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075A7">
      <w:pPr>
        <w:autoSpaceDE w:val="0"/>
        <w:autoSpaceDN w:val="0"/>
        <w:adjustRightInd w:val="0"/>
        <w:spacing w:before="13" w:line="100" w:lineRule="exact"/>
        <w:jc w:val="left"/>
        <w:rPr>
          <w:color w:val="000000" w:themeColor="text1"/>
          <w:kern w:val="0"/>
          <w:sz w:val="10"/>
          <w:szCs w:val="10"/>
          <w14:textFill>
            <w14:solidFill>
              <w14:schemeClr w14:val="tx1"/>
            </w14:solidFill>
          </w14:textFill>
        </w:rPr>
      </w:pPr>
    </w:p>
    <w:p w14:paraId="450FD8D7">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1A7B0D8D">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5ABB2C69">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286AECF9">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3BFFD3C5">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51C713E4">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1993083E">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1764B88A">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50AE3AF1">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066713D3">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202EA996">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32F00FC0">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0F690E7F">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5FDC5435">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1C2C4FA3">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0D5E1F2B">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25BE2E70">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707F1E8F">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0B1C0DC0">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410101DB">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20A145B3">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4D243915">
      <w:pPr>
        <w:tabs>
          <w:tab w:val="left" w:pos="5840"/>
        </w:tabs>
        <w:autoSpaceDE w:val="0"/>
        <w:autoSpaceDN w:val="0"/>
        <w:adjustRightInd w:val="0"/>
        <w:spacing w:line="720" w:lineRule="exact"/>
        <w:ind w:firstLine="1"/>
        <w:jc w:val="center"/>
        <w:rPr>
          <w:rFonts w:ascii="Arial" w:hAnsi="Arial" w:cs="Arial"/>
          <w:color w:val="000000" w:themeColor="text1"/>
          <w:kern w:val="0"/>
          <w:sz w:val="72"/>
          <w:szCs w:val="72"/>
          <w14:textFill>
            <w14:solidFill>
              <w14:schemeClr w14:val="tx1"/>
            </w14:solidFill>
          </w14:textFill>
        </w:rPr>
      </w:pPr>
      <w:r>
        <w:rPr>
          <w:rFonts w:hint="eastAsia" w:ascii="Arial" w:hAnsi="Arial" w:cs="Arial"/>
          <w:b/>
          <w:bCs/>
          <w:color w:val="000000" w:themeColor="text1"/>
          <w:kern w:val="0"/>
          <w:position w:val="1"/>
          <w:sz w:val="72"/>
          <w:szCs w:val="72"/>
          <w14:textFill>
            <w14:solidFill>
              <w14:schemeClr w14:val="tx1"/>
            </w14:solidFill>
          </w14:textFill>
        </w:rPr>
        <w:t>CHAPTER 1</w:t>
      </w:r>
    </w:p>
    <w:p w14:paraId="50BBF064">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6C8F6D99">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6AE4A9D1">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54442382">
      <w:pPr>
        <w:autoSpaceDE w:val="0"/>
        <w:autoSpaceDN w:val="0"/>
        <w:adjustRightInd w:val="0"/>
        <w:spacing w:before="8" w:line="220" w:lineRule="exact"/>
        <w:jc w:val="left"/>
        <w:rPr>
          <w:rFonts w:ascii="Arial" w:hAnsi="Arial" w:cs="Arial"/>
          <w:color w:val="000000" w:themeColor="text1"/>
          <w:kern w:val="0"/>
          <w:sz w:val="22"/>
          <w14:textFill>
            <w14:solidFill>
              <w14:schemeClr w14:val="tx1"/>
            </w14:solidFill>
          </w14:textFill>
        </w:rPr>
      </w:pPr>
    </w:p>
    <w:p w14:paraId="137B3410">
      <w:pPr>
        <w:autoSpaceDE w:val="0"/>
        <w:autoSpaceDN w:val="0"/>
        <w:adjustRightInd w:val="0"/>
        <w:ind w:left="3117"/>
        <w:jc w:val="left"/>
        <w:rPr>
          <w:rFonts w:ascii="Arial" w:hAnsi="Arial" w:cs="Arial"/>
          <w:color w:val="000000" w:themeColor="text1"/>
          <w:kern w:val="0"/>
          <w:sz w:val="72"/>
          <w:szCs w:val="72"/>
          <w14:textFill>
            <w14:solidFill>
              <w14:schemeClr w14:val="tx1"/>
            </w14:solidFill>
          </w14:textFill>
        </w:rPr>
      </w:pPr>
      <w:r>
        <w:rPr>
          <w:rFonts w:ascii="Arial" w:hAnsi="Arial" w:cs="Arial"/>
          <w:b/>
          <w:bCs/>
          <w:color w:val="000000" w:themeColor="text1"/>
          <w:kern w:val="0"/>
          <w:sz w:val="72"/>
          <w:szCs w:val="72"/>
          <w14:textFill>
            <w14:solidFill>
              <w14:schemeClr w14:val="tx1"/>
            </w14:solidFill>
          </w14:textFill>
        </w:rPr>
        <w:t>GENERAL</w:t>
      </w:r>
    </w:p>
    <w:p w14:paraId="4696E766">
      <w:pPr>
        <w:autoSpaceDE w:val="0"/>
        <w:autoSpaceDN w:val="0"/>
        <w:adjustRightInd w:val="0"/>
        <w:spacing w:before="10" w:line="140" w:lineRule="exact"/>
        <w:jc w:val="left"/>
        <w:rPr>
          <w:rFonts w:ascii="Arial" w:hAnsi="Arial" w:cs="Arial"/>
          <w:color w:val="000000" w:themeColor="text1"/>
          <w:kern w:val="0"/>
          <w:sz w:val="14"/>
          <w:szCs w:val="14"/>
          <w14:textFill>
            <w14:solidFill>
              <w14:schemeClr w14:val="tx1"/>
            </w14:solidFill>
          </w14:textFill>
        </w:rPr>
      </w:pPr>
    </w:p>
    <w:p w14:paraId="3BCE78EC">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4B30B1B6">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6DBC890A">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2FA31CDE">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0B519841">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0FAE9786">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36525114">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0DC707EA">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7DE2536C">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31A58E0F">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759DF5A4">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5669BD53">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1675D951">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7AE5FA1C">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12694607">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7BD9D0D4">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4A350CAA">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5042F406">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5AC5F351">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2098DA92">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7F25C70B">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7CC2217D">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01D35457">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1A40111A">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6EA60AA4">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00F0779A">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46EF1148">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12012BA1">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5596AA21">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7CD3BC6C">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5A056D28">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28FD12E2">
      <w:pPr>
        <w:ind w:left="420" w:leftChars="200"/>
        <w:jc w:val="left"/>
        <w:rPr>
          <w:rFonts w:ascii="Arial" w:hAnsi="Arial" w:cs="Arial"/>
          <w:szCs w:val="21"/>
        </w:rPr>
      </w:pPr>
      <w:r>
        <w:rPr>
          <w:rFonts w:ascii="Arial" w:hAnsi="Arial" w:cs="Arial"/>
          <w:szCs w:val="21"/>
        </w:rPr>
        <w:t>Version:A</w:t>
      </w:r>
    </w:p>
    <w:p w14:paraId="517ADB6A">
      <w:pPr>
        <w:ind w:left="420" w:leftChars="200"/>
        <w:jc w:val="left"/>
        <w:rPr>
          <w:rFonts w:ascii="Arial" w:hAnsi="Arial" w:cs="Arial"/>
          <w:szCs w:val="21"/>
        </w:rPr>
      </w:pPr>
      <w:r>
        <w:rPr>
          <w:rFonts w:ascii="Arial" w:hAnsi="Arial" w:cs="Arial"/>
          <w:szCs w:val="21"/>
        </w:rPr>
        <w:t>Key words: Breadth 2</w:t>
      </w:r>
      <w:r>
        <w:rPr>
          <w:rFonts w:hint="eastAsia" w:ascii="Arial" w:hAnsi="Arial" w:cs="Arial"/>
          <w:szCs w:val="21"/>
        </w:rPr>
        <w:t>7</w:t>
      </w:r>
      <w:r>
        <w:rPr>
          <w:rFonts w:ascii="Arial" w:hAnsi="Arial" w:cs="Arial"/>
          <w:szCs w:val="21"/>
        </w:rPr>
        <w:t>.</w:t>
      </w:r>
      <w:r>
        <w:rPr>
          <w:rFonts w:hint="eastAsia" w:ascii="Arial" w:hAnsi="Arial" w:cs="Arial"/>
          <w:szCs w:val="21"/>
        </w:rPr>
        <w:t>5</w:t>
      </w:r>
      <w:r>
        <w:rPr>
          <w:rFonts w:ascii="Arial" w:hAnsi="Arial" w:cs="Arial"/>
          <w:szCs w:val="21"/>
        </w:rPr>
        <w:t>m, Gearless, 6S60ME-C10.5 Tier II, 2</w:t>
      </w:r>
      <w:r>
        <w:rPr>
          <w:rFonts w:hint="eastAsia" w:ascii="Arial" w:hAnsi="Arial" w:cs="Arial"/>
          <w:szCs w:val="21"/>
        </w:rPr>
        <w:t>2</w:t>
      </w:r>
      <w:r>
        <w:rPr>
          <w:rFonts w:ascii="Arial" w:hAnsi="Arial" w:cs="Arial"/>
          <w:szCs w:val="21"/>
        </w:rPr>
        <w:t>0</w:t>
      </w:r>
      <w:r>
        <w:rPr>
          <w:rFonts w:hint="eastAsia" w:ascii="Arial" w:hAnsi="Arial" w:cs="Arial"/>
          <w:szCs w:val="21"/>
        </w:rPr>
        <w:t xml:space="preserve"> </w:t>
      </w:r>
      <w:r>
        <w:rPr>
          <w:rFonts w:ascii="Arial" w:hAnsi="Arial" w:cs="Arial"/>
          <w:szCs w:val="21"/>
        </w:rPr>
        <w:t>Reefer</w:t>
      </w:r>
      <w:r>
        <w:rPr>
          <w:rFonts w:hint="eastAsia" w:ascii="Arial" w:hAnsi="Arial" w:cs="Arial"/>
          <w:szCs w:val="21"/>
        </w:rPr>
        <w:t xml:space="preserve"> </w:t>
      </w:r>
      <w:r>
        <w:rPr>
          <w:rFonts w:ascii="Arial" w:hAnsi="Arial" w:cs="Arial"/>
          <w:szCs w:val="21"/>
        </w:rPr>
        <w:t>Plugs</w:t>
      </w:r>
      <w:r>
        <w:rPr>
          <w:rFonts w:hint="eastAsia" w:ascii="Arial" w:hAnsi="Arial" w:cs="Arial"/>
          <w:szCs w:val="21"/>
        </w:rPr>
        <w:t>, Open loop scrubber</w:t>
      </w:r>
    </w:p>
    <w:p w14:paraId="26511569">
      <w:pPr>
        <w:autoSpaceDE w:val="0"/>
        <w:autoSpaceDN w:val="0"/>
        <w:adjustRightInd w:val="0"/>
        <w:jc w:val="center"/>
        <w:rPr>
          <w:rFonts w:ascii="Arial" w:hAnsi="Arial" w:cs="Arial"/>
          <w:b/>
          <w:color w:val="000000" w:themeColor="text1"/>
          <w:kern w:val="0"/>
          <w:sz w:val="32"/>
          <w:szCs w:val="32"/>
          <w14:textFill>
            <w14:solidFill>
              <w14:schemeClr w14:val="tx1"/>
            </w14:solidFill>
          </w14:textFill>
        </w:rPr>
      </w:pPr>
      <w:r>
        <w:rPr>
          <w:rFonts w:ascii="Arial" w:hAnsi="Arial" w:cs="Arial"/>
          <w:color w:val="000000" w:themeColor="text1"/>
          <w:kern w:val="0"/>
          <w:sz w:val="20"/>
          <w:szCs w:val="20"/>
          <w14:textFill>
            <w14:solidFill>
              <w14:schemeClr w14:val="tx1"/>
            </w14:solidFill>
          </w14:textFill>
        </w:rPr>
        <w:br w:type="page"/>
      </w:r>
      <w:r>
        <w:rPr>
          <w:rFonts w:hint="eastAsia" w:ascii="Arial" w:hAnsi="Arial" w:cs="Arial"/>
          <w:b/>
          <w:color w:val="000000" w:themeColor="text1"/>
          <w:kern w:val="0"/>
          <w:sz w:val="32"/>
          <w:szCs w:val="32"/>
          <w14:textFill>
            <w14:solidFill>
              <w14:schemeClr w14:val="tx1"/>
            </w14:solidFill>
          </w14:textFill>
        </w:rPr>
        <w:t>CONTENT</w:t>
      </w:r>
    </w:p>
    <w:p w14:paraId="4CD0F3AD">
      <w:pPr>
        <w:autoSpaceDE w:val="0"/>
        <w:autoSpaceDN w:val="0"/>
        <w:adjustRightInd w:val="0"/>
        <w:spacing w:line="200" w:lineRule="exact"/>
        <w:jc w:val="left"/>
        <w:rPr>
          <w:rFonts w:ascii="Arial" w:hAnsi="Arial" w:cs="Arial"/>
          <w:color w:val="000000" w:themeColor="text1"/>
          <w:kern w:val="0"/>
          <w:sz w:val="20"/>
          <w:szCs w:val="20"/>
          <w14:textFill>
            <w14:solidFill>
              <w14:schemeClr w14:val="tx1"/>
            </w14:solidFill>
          </w14:textFill>
        </w:rPr>
      </w:pPr>
    </w:p>
    <w:p w14:paraId="6BF9880A">
      <w:pPr>
        <w:autoSpaceDE w:val="0"/>
        <w:autoSpaceDN w:val="0"/>
        <w:adjustRightInd w:val="0"/>
        <w:spacing w:before="13" w:line="100" w:lineRule="exact"/>
        <w:jc w:val="left"/>
        <w:rPr>
          <w:rFonts w:ascii="Arial" w:hAnsi="Arial" w:cs="Arial"/>
          <w:color w:val="000000" w:themeColor="text1"/>
          <w:kern w:val="0"/>
          <w:sz w:val="10"/>
          <w:szCs w:val="10"/>
          <w14:textFill>
            <w14:solidFill>
              <w14:schemeClr w14:val="tx1"/>
            </w14:solidFill>
          </w14:textFill>
        </w:rPr>
      </w:pPr>
    </w:p>
    <w:p w14:paraId="5D4252AA">
      <w:pPr>
        <w:pStyle w:val="27"/>
        <w:rPr>
          <w:rFonts w:asciiTheme="minorHAnsi" w:hAnsiTheme="minorHAnsi" w:eastAsiaTheme="minorEastAsia" w:cstheme="minorBidi"/>
          <w:b w:val="0"/>
          <w:caps w:val="0"/>
          <w:kern w:val="2"/>
          <w:sz w:val="21"/>
          <w:szCs w:val="22"/>
          <w:lang w:val="en-US"/>
        </w:rPr>
      </w:pPr>
      <w:bookmarkStart w:id="0" w:name="OLE_LINK1"/>
      <w:r>
        <w:rPr>
          <w:rFonts w:cs="Arial"/>
          <w:color w:val="000000" w:themeColor="text1"/>
          <w14:textFill>
            <w14:solidFill>
              <w14:schemeClr w14:val="tx1"/>
            </w14:solidFill>
          </w14:textFill>
        </w:rPr>
        <w:fldChar w:fldCharType="begin"/>
      </w:r>
      <w:r>
        <w:rPr>
          <w:rFonts w:cs="Arial"/>
          <w:color w:val="000000" w:themeColor="text1"/>
          <w14:textFill>
            <w14:solidFill>
              <w14:schemeClr w14:val="tx1"/>
            </w14:solidFill>
          </w14:textFill>
        </w:rPr>
        <w:instrText xml:space="preserve"> TOC \o "1-3" \h \z </w:instrText>
      </w:r>
      <w:r>
        <w:rPr>
          <w:rFonts w:cs="Arial"/>
          <w:color w:val="000000" w:themeColor="text1"/>
          <w14:textFill>
            <w14:solidFill>
              <w14:schemeClr w14:val="tx1"/>
            </w14:solidFill>
          </w14:textFill>
        </w:rPr>
        <w:fldChar w:fldCharType="separate"/>
      </w:r>
      <w:r>
        <w:fldChar w:fldCharType="begin"/>
      </w:r>
      <w:r>
        <w:instrText xml:space="preserve"> HYPERLINK \l "_Toc50642513" </w:instrText>
      </w:r>
      <w:r>
        <w:fldChar w:fldCharType="separate"/>
      </w:r>
      <w:r>
        <w:rPr>
          <w:rStyle w:val="45"/>
        </w:rPr>
        <w:t>CHAPTER 1 GENERAL</w:t>
      </w:r>
      <w:r>
        <w:tab/>
      </w:r>
      <w:r>
        <w:fldChar w:fldCharType="begin"/>
      </w:r>
      <w:r>
        <w:instrText xml:space="preserve"> PAGEREF _Toc50642513 \h </w:instrText>
      </w:r>
      <w:r>
        <w:fldChar w:fldCharType="separate"/>
      </w:r>
      <w:r>
        <w:t>3</w:t>
      </w:r>
      <w:r>
        <w:fldChar w:fldCharType="end"/>
      </w:r>
      <w:r>
        <w:fldChar w:fldCharType="end"/>
      </w:r>
    </w:p>
    <w:p w14:paraId="384B62DC">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"_Toc50642514" </w:instrText>
      </w:r>
      <w:r>
        <w:fldChar w:fldCharType="separate"/>
      </w:r>
      <w:r>
        <w:rPr>
          <w:rStyle w:val="45"/>
        </w:rPr>
        <w:t>1.1      GENERAL PROVISIONS</w:t>
      </w:r>
      <w:r>
        <w:tab/>
      </w:r>
      <w:r>
        <w:fldChar w:fldCharType="begin"/>
      </w:r>
      <w:r>
        <w:instrText xml:space="preserve"> PAGEREF _Toc50642514 \h </w:instrText>
      </w:r>
      <w:r>
        <w:fldChar w:fldCharType="separate"/>
      </w:r>
      <w:r>
        <w:t>3</w:t>
      </w:r>
      <w:r>
        <w:fldChar w:fldCharType="end"/>
      </w:r>
      <w:r>
        <w:fldChar w:fldCharType="end"/>
      </w:r>
    </w:p>
    <w:p w14:paraId="6B758866">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"_Toc50642515" </w:instrText>
      </w:r>
      <w:r>
        <w:fldChar w:fldCharType="separate"/>
      </w:r>
      <w:r>
        <w:rPr>
          <w:rStyle w:val="45"/>
        </w:rPr>
        <w:t>1.1.1</w:t>
      </w:r>
      <w:r>
        <w:rPr>
          <w:rFonts w:asciiTheme="minorHAnsi" w:hAnsiTheme="minorHAnsi" w:eastAsiaTheme="minorEastAsia" w:cstheme="minorBidi"/>
          <w:caps w:val="0"/>
          <w:kern w:val="2"/>
          <w:sz w:val="21"/>
          <w:szCs w:val="22"/>
          <w:lang w:val="en-US"/>
        </w:rPr>
        <w:tab/>
      </w:r>
      <w:r>
        <w:rPr>
          <w:rStyle w:val="45"/>
        </w:rPr>
        <w:t>GENERAL</w:t>
      </w:r>
      <w:r>
        <w:tab/>
      </w:r>
      <w:r>
        <w:fldChar w:fldCharType="begin"/>
      </w:r>
      <w:r>
        <w:instrText xml:space="preserve"> PAGEREF _Toc50642515 \h </w:instrText>
      </w:r>
      <w:r>
        <w:fldChar w:fldCharType="separate"/>
      </w:r>
      <w:r>
        <w:t>3</w:t>
      </w:r>
      <w:r>
        <w:fldChar w:fldCharType="end"/>
      </w:r>
      <w:r>
        <w:fldChar w:fldCharType="end"/>
      </w:r>
    </w:p>
    <w:p w14:paraId="4CFCEB59">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"_Toc50642516" </w:instrText>
      </w:r>
      <w:r>
        <w:fldChar w:fldCharType="separate"/>
      </w:r>
      <w:r>
        <w:rPr>
          <w:rStyle w:val="45"/>
        </w:rPr>
        <w:t>1.1.2</w:t>
      </w:r>
      <w:r>
        <w:rPr>
          <w:rFonts w:asciiTheme="minorHAnsi" w:hAnsiTheme="minorHAnsi" w:eastAsiaTheme="minorEastAsia" w:cstheme="minorBidi"/>
          <w:caps w:val="0"/>
          <w:kern w:val="2"/>
          <w:sz w:val="21"/>
          <w:szCs w:val="22"/>
          <w:lang w:val="en-US"/>
        </w:rPr>
        <w:tab/>
      </w:r>
      <w:r>
        <w:rPr>
          <w:rStyle w:val="45"/>
        </w:rPr>
        <w:t>design AMBIENT TEMPERATURE</w:t>
      </w:r>
      <w:r>
        <w:tab/>
      </w:r>
      <w:r>
        <w:fldChar w:fldCharType="begin"/>
      </w:r>
      <w:r>
        <w:instrText xml:space="preserve"> PAGEREF _Toc50642516 \h </w:instrText>
      </w:r>
      <w:r>
        <w:fldChar w:fldCharType="separate"/>
      </w:r>
      <w:r>
        <w:t>5</w:t>
      </w:r>
      <w:r>
        <w:fldChar w:fldCharType="end"/>
      </w:r>
      <w:r>
        <w:fldChar w:fldCharType="end"/>
      </w:r>
    </w:p>
    <w:p w14:paraId="58612DBE">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"_Toc50642517" </w:instrText>
      </w:r>
      <w:r>
        <w:fldChar w:fldCharType="separate"/>
      </w:r>
      <w:r>
        <w:rPr>
          <w:rStyle w:val="45"/>
        </w:rPr>
        <w:t>1.1.3</w:t>
      </w:r>
      <w:r>
        <w:rPr>
          <w:rFonts w:asciiTheme="minorHAnsi" w:hAnsiTheme="minorHAnsi" w:eastAsiaTheme="minorEastAsia" w:cstheme="minorBidi"/>
          <w:caps w:val="0"/>
          <w:kern w:val="2"/>
          <w:sz w:val="21"/>
          <w:szCs w:val="22"/>
          <w:lang w:val="en-US"/>
        </w:rPr>
        <w:tab/>
      </w:r>
      <w:r>
        <w:rPr>
          <w:rStyle w:val="45"/>
        </w:rPr>
        <w:t>MATERIAL AND WORKMANSHIP</w:t>
      </w:r>
      <w:r>
        <w:tab/>
      </w:r>
      <w:r>
        <w:fldChar w:fldCharType="begin"/>
      </w:r>
      <w:r>
        <w:instrText xml:space="preserve"> PAGEREF _Toc50642517 \h </w:instrText>
      </w:r>
      <w:r>
        <w:fldChar w:fldCharType="separate"/>
      </w:r>
      <w:r>
        <w:t>7</w:t>
      </w:r>
      <w:r>
        <w:fldChar w:fldCharType="end"/>
      </w:r>
      <w:r>
        <w:fldChar w:fldCharType="end"/>
      </w:r>
    </w:p>
    <w:p w14:paraId="2FF9DDC4">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"_Toc50642518" </w:instrText>
      </w:r>
      <w:r>
        <w:fldChar w:fldCharType="separate"/>
      </w:r>
      <w:r>
        <w:rPr>
          <w:rStyle w:val="45"/>
        </w:rPr>
        <w:t>1.1.4</w:t>
      </w:r>
      <w:r>
        <w:rPr>
          <w:rFonts w:asciiTheme="minorHAnsi" w:hAnsiTheme="minorHAnsi" w:eastAsiaTheme="minorEastAsia" w:cstheme="minorBidi"/>
          <w:caps w:val="0"/>
          <w:kern w:val="2"/>
          <w:sz w:val="21"/>
          <w:szCs w:val="22"/>
          <w:lang w:val="en-US"/>
        </w:rPr>
        <w:tab/>
      </w:r>
      <w:r>
        <w:rPr>
          <w:rStyle w:val="45"/>
        </w:rPr>
        <w:t>STANDARD</w:t>
      </w:r>
      <w:r>
        <w:tab/>
      </w:r>
      <w:r>
        <w:fldChar w:fldCharType="begin"/>
      </w:r>
      <w:r>
        <w:instrText xml:space="preserve"> PAGEREF _Toc50642518 \h </w:instrText>
      </w:r>
      <w:r>
        <w:fldChar w:fldCharType="separate"/>
      </w:r>
      <w:r>
        <w:t>8</w:t>
      </w:r>
      <w:r>
        <w:fldChar w:fldCharType="end"/>
      </w:r>
      <w:r>
        <w:fldChar w:fldCharType="end"/>
      </w:r>
    </w:p>
    <w:p w14:paraId="0921B5F0">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"_Toc50642519" </w:instrText>
      </w:r>
      <w:r>
        <w:fldChar w:fldCharType="separate"/>
      </w:r>
      <w:r>
        <w:rPr>
          <w:rStyle w:val="45"/>
        </w:rPr>
        <w:t>1.1.5</w:t>
      </w:r>
      <w:r>
        <w:rPr>
          <w:rFonts w:asciiTheme="minorHAnsi" w:hAnsiTheme="minorHAnsi" w:eastAsiaTheme="minorEastAsia" w:cstheme="minorBidi"/>
          <w:caps w:val="0"/>
          <w:kern w:val="2"/>
          <w:sz w:val="21"/>
          <w:szCs w:val="22"/>
          <w:lang w:val="en-US"/>
        </w:rPr>
        <w:tab/>
      </w:r>
      <w:r>
        <w:rPr>
          <w:rStyle w:val="45"/>
        </w:rPr>
        <w:t>MEASUREMENT UNIT AND LANGUAGE</w:t>
      </w:r>
      <w:r>
        <w:tab/>
      </w:r>
      <w:r>
        <w:fldChar w:fldCharType="begin"/>
      </w:r>
      <w:r>
        <w:instrText xml:space="preserve"> PAGEREF _Toc50642519 \h </w:instrText>
      </w:r>
      <w:r>
        <w:fldChar w:fldCharType="separate"/>
      </w:r>
      <w:r>
        <w:t>8</w:t>
      </w:r>
      <w:r>
        <w:fldChar w:fldCharType="end"/>
      </w:r>
      <w:r>
        <w:fldChar w:fldCharType="end"/>
      </w:r>
    </w:p>
    <w:p w14:paraId="455018E4">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"_Toc50642520" </w:instrText>
      </w:r>
      <w:r>
        <w:fldChar w:fldCharType="separate"/>
      </w:r>
      <w:r>
        <w:rPr>
          <w:rStyle w:val="45"/>
        </w:rPr>
        <w:t>1.1.6</w:t>
      </w:r>
      <w:r>
        <w:rPr>
          <w:rFonts w:asciiTheme="minorHAnsi" w:hAnsiTheme="minorHAnsi" w:eastAsiaTheme="minorEastAsia" w:cstheme="minorBidi"/>
          <w:caps w:val="0"/>
          <w:kern w:val="2"/>
          <w:sz w:val="21"/>
          <w:szCs w:val="22"/>
          <w:lang w:val="en-US"/>
        </w:rPr>
        <w:tab/>
      </w:r>
      <w:r>
        <w:rPr>
          <w:rStyle w:val="45"/>
        </w:rPr>
        <w:t>BUYER'S SUPPLY</w:t>
      </w:r>
      <w:r>
        <w:tab/>
      </w:r>
      <w:r>
        <w:fldChar w:fldCharType="begin"/>
      </w:r>
      <w:r>
        <w:instrText xml:space="preserve"> PAGEREF _Toc50642520 \h </w:instrText>
      </w:r>
      <w:r>
        <w:fldChar w:fldCharType="separate"/>
      </w:r>
      <w:r>
        <w:t>9</w:t>
      </w:r>
      <w:r>
        <w:fldChar w:fldCharType="end"/>
      </w:r>
      <w:r>
        <w:fldChar w:fldCharType="end"/>
      </w:r>
    </w:p>
    <w:p w14:paraId="2BCF29A0">
      <w:pPr>
        <w:pStyle w:val="34"/>
        <w:tabs>
          <w:tab w:val="left" w:pos="84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"_Toc50642521" </w:instrText>
      </w:r>
      <w:r>
        <w:fldChar w:fldCharType="separate"/>
      </w:r>
      <w:r>
        <w:rPr>
          <w:rStyle w:val="45"/>
        </w:rPr>
        <w:t>1.2</w:t>
      </w:r>
      <w:r>
        <w:rPr>
          <w:rFonts w:asciiTheme="minorHAnsi" w:hAnsiTheme="minorHAnsi" w:eastAsiaTheme="minorEastAsia" w:cstheme="minorBidi"/>
          <w:b w:val="0"/>
          <w:caps w:val="0"/>
          <w:kern w:val="2"/>
          <w:sz w:val="21"/>
          <w:szCs w:val="22"/>
          <w:lang w:val="en-US"/>
        </w:rPr>
        <w:tab/>
      </w:r>
      <w:r>
        <w:rPr>
          <w:rStyle w:val="45"/>
        </w:rPr>
        <w:t xml:space="preserve">   DESCRIPTION OF THE VESSEL</w:t>
      </w:r>
      <w:r>
        <w:tab/>
      </w:r>
      <w:r>
        <w:fldChar w:fldCharType="begin"/>
      </w:r>
      <w:r>
        <w:instrText xml:space="preserve"> PAGEREF _Toc50642521 \h </w:instrText>
      </w:r>
      <w:r>
        <w:fldChar w:fldCharType="separate"/>
      </w:r>
      <w:r>
        <w:t>12</w:t>
      </w:r>
      <w:r>
        <w:fldChar w:fldCharType="end"/>
      </w:r>
      <w:r>
        <w:fldChar w:fldCharType="end"/>
      </w:r>
    </w:p>
    <w:p w14:paraId="4B6283E1">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"_Toc50642522" </w:instrText>
      </w:r>
      <w:r>
        <w:fldChar w:fldCharType="separate"/>
      </w:r>
      <w:r>
        <w:rPr>
          <w:rStyle w:val="45"/>
        </w:rPr>
        <w:t>1.2.1</w:t>
      </w:r>
      <w:r>
        <w:rPr>
          <w:rFonts w:asciiTheme="minorHAnsi" w:hAnsiTheme="minorHAnsi" w:eastAsiaTheme="minorEastAsia" w:cstheme="minorBidi"/>
          <w:caps w:val="0"/>
          <w:kern w:val="2"/>
          <w:sz w:val="21"/>
          <w:szCs w:val="22"/>
          <w:lang w:val="en-US"/>
        </w:rPr>
        <w:tab/>
      </w:r>
      <w:r>
        <w:rPr>
          <w:rStyle w:val="45"/>
        </w:rPr>
        <w:t>GENERAL ARRANGEMENT</w:t>
      </w:r>
      <w:r>
        <w:tab/>
      </w:r>
      <w:r>
        <w:fldChar w:fldCharType="begin"/>
      </w:r>
      <w:r>
        <w:instrText xml:space="preserve"> PAGEREF _Toc50642522 \h </w:instrText>
      </w:r>
      <w:r>
        <w:fldChar w:fldCharType="separate"/>
      </w:r>
      <w:r>
        <w:t>12</w:t>
      </w:r>
      <w:r>
        <w:fldChar w:fldCharType="end"/>
      </w:r>
      <w:r>
        <w:fldChar w:fldCharType="end"/>
      </w:r>
    </w:p>
    <w:p w14:paraId="41748351">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"_Toc50642523" </w:instrText>
      </w:r>
      <w:r>
        <w:fldChar w:fldCharType="separate"/>
      </w:r>
      <w:r>
        <w:rPr>
          <w:rStyle w:val="45"/>
        </w:rPr>
        <w:t>1.2.2</w:t>
      </w:r>
      <w:r>
        <w:rPr>
          <w:rFonts w:asciiTheme="minorHAnsi" w:hAnsiTheme="minorHAnsi" w:eastAsiaTheme="minorEastAsia" w:cstheme="minorBidi"/>
          <w:caps w:val="0"/>
          <w:kern w:val="2"/>
          <w:sz w:val="21"/>
          <w:szCs w:val="22"/>
          <w:lang w:val="en-US"/>
        </w:rPr>
        <w:tab/>
      </w:r>
      <w:r>
        <w:rPr>
          <w:rStyle w:val="45"/>
        </w:rPr>
        <w:t>intended cargo</w:t>
      </w:r>
      <w:r>
        <w:tab/>
      </w:r>
      <w:r>
        <w:fldChar w:fldCharType="begin"/>
      </w:r>
      <w:r>
        <w:instrText xml:space="preserve"> PAGEREF _Toc50642523 \h </w:instrText>
      </w:r>
      <w:r>
        <w:fldChar w:fldCharType="separate"/>
      </w:r>
      <w:r>
        <w:t>13</w:t>
      </w:r>
      <w:r>
        <w:fldChar w:fldCharType="end"/>
      </w:r>
      <w:r>
        <w:fldChar w:fldCharType="end"/>
      </w:r>
    </w:p>
    <w:p w14:paraId="76B13C7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"_Toc50642524" </w:instrText>
      </w:r>
      <w:r>
        <w:fldChar w:fldCharType="separate"/>
      </w:r>
      <w:r>
        <w:rPr>
          <w:rStyle w:val="45"/>
        </w:rPr>
        <w:t>1.2.3</w:t>
      </w:r>
      <w:r>
        <w:rPr>
          <w:rFonts w:asciiTheme="minorHAnsi" w:hAnsiTheme="minorHAnsi" w:eastAsiaTheme="minorEastAsia" w:cstheme="minorBidi"/>
          <w:caps w:val="0"/>
          <w:kern w:val="2"/>
          <w:sz w:val="21"/>
          <w:szCs w:val="22"/>
          <w:lang w:val="en-US"/>
        </w:rPr>
        <w:tab/>
      </w:r>
      <w:r>
        <w:rPr>
          <w:rStyle w:val="45"/>
        </w:rPr>
        <w:t>principalDIMENSIONs</w:t>
      </w:r>
      <w:r>
        <w:tab/>
      </w:r>
      <w:r>
        <w:fldChar w:fldCharType="begin"/>
      </w:r>
      <w:r>
        <w:instrText xml:space="preserve"> PAGEREF _Toc50642524 \h </w:instrText>
      </w:r>
      <w:r>
        <w:fldChar w:fldCharType="separate"/>
      </w:r>
      <w:r>
        <w:t>15</w:t>
      </w:r>
      <w:r>
        <w:fldChar w:fldCharType="end"/>
      </w:r>
      <w:r>
        <w:fldChar w:fldCharType="end"/>
      </w:r>
    </w:p>
    <w:p w14:paraId="07008F26">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"_Toc50642525" </w:instrText>
      </w:r>
      <w:r>
        <w:fldChar w:fldCharType="separate"/>
      </w:r>
      <w:r>
        <w:rPr>
          <w:rStyle w:val="45"/>
        </w:rPr>
        <w:t>1.2.4</w:t>
      </w:r>
      <w:r>
        <w:rPr>
          <w:rFonts w:asciiTheme="minorHAnsi" w:hAnsiTheme="minorHAnsi" w:eastAsiaTheme="minorEastAsia" w:cstheme="minorBidi"/>
          <w:caps w:val="0"/>
          <w:kern w:val="2"/>
          <w:sz w:val="21"/>
          <w:szCs w:val="22"/>
          <w:lang w:val="en-US"/>
        </w:rPr>
        <w:tab/>
      </w:r>
      <w:r>
        <w:rPr>
          <w:rStyle w:val="45"/>
        </w:rPr>
        <w:t>DECK HEIGHT, SHEER AND CAMBER</w:t>
      </w:r>
      <w:r>
        <w:tab/>
      </w:r>
      <w:r>
        <w:fldChar w:fldCharType="begin"/>
      </w:r>
      <w:r>
        <w:instrText xml:space="preserve"> PAGEREF _Toc50642525 \h </w:instrText>
      </w:r>
      <w:r>
        <w:fldChar w:fldCharType="separate"/>
      </w:r>
      <w:r>
        <w:t>15</w:t>
      </w:r>
      <w:r>
        <w:fldChar w:fldCharType="end"/>
      </w:r>
      <w:r>
        <w:fldChar w:fldCharType="end"/>
      </w:r>
    </w:p>
    <w:p w14:paraId="218606EE">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"_Toc50642526" </w:instrText>
      </w:r>
      <w:r>
        <w:fldChar w:fldCharType="separate"/>
      </w:r>
      <w:r>
        <w:rPr>
          <w:rStyle w:val="45"/>
        </w:rPr>
        <w:t>1.2.5</w:t>
      </w:r>
      <w:r>
        <w:rPr>
          <w:rFonts w:asciiTheme="minorHAnsi" w:hAnsiTheme="minorHAnsi" w:eastAsiaTheme="minorEastAsia" w:cstheme="minorBidi"/>
          <w:caps w:val="0"/>
          <w:kern w:val="2"/>
          <w:sz w:val="21"/>
          <w:szCs w:val="22"/>
          <w:lang w:val="en-US"/>
        </w:rPr>
        <w:tab/>
      </w:r>
      <w:r>
        <w:rPr>
          <w:rStyle w:val="45"/>
        </w:rPr>
        <w:t>DEADWEIGHT, AND CAPACITY</w:t>
      </w:r>
      <w:r>
        <w:tab/>
      </w:r>
      <w:r>
        <w:fldChar w:fldCharType="begin"/>
      </w:r>
      <w:r>
        <w:instrText xml:space="preserve"> PAGEREF _Toc50642526 \h </w:instrText>
      </w:r>
      <w:r>
        <w:fldChar w:fldCharType="separate"/>
      </w:r>
      <w:r>
        <w:t>16</w:t>
      </w:r>
      <w:r>
        <w:fldChar w:fldCharType="end"/>
      </w:r>
      <w:r>
        <w:fldChar w:fldCharType="end"/>
      </w:r>
    </w:p>
    <w:p w14:paraId="133C1BB3">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"_Toc50642527" </w:instrText>
      </w:r>
      <w:r>
        <w:fldChar w:fldCharType="separate"/>
      </w:r>
      <w:r>
        <w:rPr>
          <w:rStyle w:val="45"/>
        </w:rPr>
        <w:t>1.2.6</w:t>
      </w:r>
      <w:r>
        <w:rPr>
          <w:rFonts w:asciiTheme="minorHAnsi" w:hAnsiTheme="minorHAnsi" w:eastAsiaTheme="minorEastAsia" w:cstheme="minorBidi"/>
          <w:caps w:val="0"/>
          <w:kern w:val="2"/>
          <w:sz w:val="21"/>
          <w:szCs w:val="22"/>
          <w:lang w:val="en-US"/>
        </w:rPr>
        <w:tab/>
      </w:r>
      <w:r>
        <w:rPr>
          <w:rStyle w:val="45"/>
        </w:rPr>
        <w:t>COMPLEMENT</w:t>
      </w:r>
      <w:r>
        <w:tab/>
      </w:r>
      <w:r>
        <w:fldChar w:fldCharType="begin"/>
      </w:r>
      <w:r>
        <w:instrText xml:space="preserve"> PAGEREF _Toc50642527 \h </w:instrText>
      </w:r>
      <w:r>
        <w:fldChar w:fldCharType="separate"/>
      </w:r>
      <w:r>
        <w:t>17</w:t>
      </w:r>
      <w:r>
        <w:fldChar w:fldCharType="end"/>
      </w:r>
      <w:r>
        <w:fldChar w:fldCharType="end"/>
      </w:r>
    </w:p>
    <w:p w14:paraId="717C940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"_Toc50642528" </w:instrText>
      </w:r>
      <w:r>
        <w:fldChar w:fldCharType="separate"/>
      </w:r>
      <w:r>
        <w:rPr>
          <w:rStyle w:val="45"/>
        </w:rPr>
        <w:t>1.2.7</w:t>
      </w:r>
      <w:r>
        <w:rPr>
          <w:rFonts w:asciiTheme="minorHAnsi" w:hAnsiTheme="minorHAnsi" w:eastAsiaTheme="minorEastAsia" w:cstheme="minorBidi"/>
          <w:caps w:val="0"/>
          <w:kern w:val="2"/>
          <w:sz w:val="21"/>
          <w:szCs w:val="22"/>
          <w:lang w:val="en-US"/>
        </w:rPr>
        <w:tab/>
      </w:r>
      <w:r>
        <w:rPr>
          <w:rStyle w:val="45"/>
        </w:rPr>
        <w:t>main engine, propellerAND SPEED</w:t>
      </w:r>
      <w:r>
        <w:tab/>
      </w:r>
      <w:r>
        <w:fldChar w:fldCharType="begin"/>
      </w:r>
      <w:r>
        <w:instrText xml:space="preserve"> PAGEREF _Toc50642528 \h </w:instrText>
      </w:r>
      <w:r>
        <w:fldChar w:fldCharType="separate"/>
      </w:r>
      <w:r>
        <w:t>18</w:t>
      </w:r>
      <w:r>
        <w:fldChar w:fldCharType="end"/>
      </w:r>
      <w:r>
        <w:fldChar w:fldCharType="end"/>
      </w:r>
    </w:p>
    <w:p w14:paraId="68450764">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"_Toc50642529" </w:instrText>
      </w:r>
      <w:r>
        <w:fldChar w:fldCharType="separate"/>
      </w:r>
      <w:r>
        <w:rPr>
          <w:rStyle w:val="45"/>
        </w:rPr>
        <w:t>1.2.8</w:t>
      </w:r>
      <w:r>
        <w:rPr>
          <w:rFonts w:asciiTheme="minorHAnsi" w:hAnsiTheme="minorHAnsi" w:eastAsiaTheme="minorEastAsia" w:cstheme="minorBidi"/>
          <w:caps w:val="0"/>
          <w:kern w:val="2"/>
          <w:sz w:val="21"/>
          <w:szCs w:val="22"/>
          <w:lang w:val="en-US"/>
        </w:rPr>
        <w:tab/>
      </w:r>
      <w:r>
        <w:rPr>
          <w:rStyle w:val="45"/>
        </w:rPr>
        <w:t>m/e FUEL CONSUMPTION</w:t>
      </w:r>
      <w:r>
        <w:tab/>
      </w:r>
      <w:r>
        <w:fldChar w:fldCharType="begin"/>
      </w:r>
      <w:r>
        <w:instrText xml:space="preserve"> PAGEREF _Toc50642529 \h </w:instrText>
      </w:r>
      <w:r>
        <w:fldChar w:fldCharType="separate"/>
      </w:r>
      <w:r>
        <w:t>18</w:t>
      </w:r>
      <w:r>
        <w:fldChar w:fldCharType="end"/>
      </w:r>
      <w:r>
        <w:fldChar w:fldCharType="end"/>
      </w:r>
    </w:p>
    <w:p w14:paraId="0061EB1D">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"_Toc50642530" </w:instrText>
      </w:r>
      <w:r>
        <w:fldChar w:fldCharType="separate"/>
      </w:r>
      <w:r>
        <w:rPr>
          <w:rStyle w:val="45"/>
        </w:rPr>
        <w:t>1.2.9</w:t>
      </w:r>
      <w:r>
        <w:rPr>
          <w:rFonts w:asciiTheme="minorHAnsi" w:hAnsiTheme="minorHAnsi" w:eastAsiaTheme="minorEastAsia" w:cstheme="minorBidi"/>
          <w:caps w:val="0"/>
          <w:kern w:val="2"/>
          <w:sz w:val="21"/>
          <w:szCs w:val="22"/>
          <w:lang w:val="en-US"/>
        </w:rPr>
        <w:tab/>
      </w:r>
      <w:r>
        <w:rPr>
          <w:rStyle w:val="45"/>
        </w:rPr>
        <w:t>CRUISING rANGE</w:t>
      </w:r>
      <w:r>
        <w:tab/>
      </w:r>
      <w:r>
        <w:fldChar w:fldCharType="begin"/>
      </w:r>
      <w:r>
        <w:instrText xml:space="preserve"> PAGEREF _Toc50642530 \h </w:instrText>
      </w:r>
      <w:r>
        <w:fldChar w:fldCharType="separate"/>
      </w:r>
      <w:r>
        <w:t>19</w:t>
      </w:r>
      <w:r>
        <w:fldChar w:fldCharType="end"/>
      </w:r>
      <w:r>
        <w:fldChar w:fldCharType="end"/>
      </w:r>
    </w:p>
    <w:p w14:paraId="3BF7F5A7">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"_Toc50642531" </w:instrText>
      </w:r>
      <w:r>
        <w:fldChar w:fldCharType="separate"/>
      </w:r>
      <w:r>
        <w:rPr>
          <w:rStyle w:val="45"/>
        </w:rPr>
        <w:t>1.2.10</w:t>
      </w:r>
      <w:r>
        <w:rPr>
          <w:rFonts w:asciiTheme="minorHAnsi" w:hAnsiTheme="minorHAnsi" w:eastAsiaTheme="minorEastAsia" w:cstheme="minorBidi"/>
          <w:caps w:val="0"/>
          <w:kern w:val="2"/>
          <w:sz w:val="21"/>
          <w:szCs w:val="22"/>
          <w:lang w:val="en-US"/>
        </w:rPr>
        <w:tab/>
      </w:r>
      <w:r>
        <w:rPr>
          <w:rStyle w:val="45"/>
        </w:rPr>
        <w:t>FREEBOARD</w:t>
      </w:r>
      <w:r>
        <w:tab/>
      </w:r>
      <w:r>
        <w:fldChar w:fldCharType="begin"/>
      </w:r>
      <w:r>
        <w:instrText xml:space="preserve"> PAGEREF _Toc50642531 \h </w:instrText>
      </w:r>
      <w:r>
        <w:fldChar w:fldCharType="separate"/>
      </w:r>
      <w:r>
        <w:t>19</w:t>
      </w:r>
      <w:r>
        <w:fldChar w:fldCharType="end"/>
      </w:r>
      <w:r>
        <w:fldChar w:fldCharType="end"/>
      </w:r>
    </w:p>
    <w:p w14:paraId="4524C480">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"_Toc50642532" </w:instrText>
      </w:r>
      <w:r>
        <w:fldChar w:fldCharType="separate"/>
      </w:r>
      <w:r>
        <w:rPr>
          <w:rStyle w:val="45"/>
        </w:rPr>
        <w:t>1.3      RULES AND REGULATIONS</w:t>
      </w:r>
      <w:r>
        <w:tab/>
      </w:r>
      <w:r>
        <w:fldChar w:fldCharType="begin"/>
      </w:r>
      <w:r>
        <w:instrText xml:space="preserve"> PAGEREF _Toc50642532 \h </w:instrText>
      </w:r>
      <w:r>
        <w:fldChar w:fldCharType="separate"/>
      </w:r>
      <w:r>
        <w:t>20</w:t>
      </w:r>
      <w:r>
        <w:fldChar w:fldCharType="end"/>
      </w:r>
      <w:r>
        <w:fldChar w:fldCharType="end"/>
      </w:r>
    </w:p>
    <w:p w14:paraId="07C8F470">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"_Toc50642533" </w:instrText>
      </w:r>
      <w:r>
        <w:fldChar w:fldCharType="separate"/>
      </w:r>
      <w:r>
        <w:rPr>
          <w:rStyle w:val="45"/>
        </w:rPr>
        <w:t>1.3.1</w:t>
      </w:r>
      <w:r>
        <w:rPr>
          <w:rFonts w:asciiTheme="minorHAnsi" w:hAnsiTheme="minorHAnsi" w:eastAsiaTheme="minorEastAsia" w:cstheme="minorBidi"/>
          <w:caps w:val="0"/>
          <w:kern w:val="2"/>
          <w:sz w:val="21"/>
          <w:szCs w:val="22"/>
          <w:lang w:val="en-US"/>
        </w:rPr>
        <w:tab/>
      </w:r>
      <w:r>
        <w:rPr>
          <w:rStyle w:val="45"/>
        </w:rPr>
        <w:t>CLASSIFICATION</w:t>
      </w:r>
      <w:r>
        <w:tab/>
      </w:r>
      <w:r>
        <w:fldChar w:fldCharType="begin"/>
      </w:r>
      <w:r>
        <w:instrText xml:space="preserve"> PAGEREF _Toc50642533 \h </w:instrText>
      </w:r>
      <w:r>
        <w:fldChar w:fldCharType="separate"/>
      </w:r>
      <w:r>
        <w:t>20</w:t>
      </w:r>
      <w:r>
        <w:fldChar w:fldCharType="end"/>
      </w:r>
      <w:r>
        <w:fldChar w:fldCharType="end"/>
      </w:r>
    </w:p>
    <w:p w14:paraId="2F3FC613">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"_Toc50642534" </w:instrText>
      </w:r>
      <w:r>
        <w:fldChar w:fldCharType="separate"/>
      </w:r>
      <w:r>
        <w:rPr>
          <w:rStyle w:val="45"/>
        </w:rPr>
        <w:t>1.3.2</w:t>
      </w:r>
      <w:r>
        <w:rPr>
          <w:rFonts w:asciiTheme="minorHAnsi" w:hAnsiTheme="minorHAnsi" w:eastAsiaTheme="minorEastAsia" w:cstheme="minorBidi"/>
          <w:caps w:val="0"/>
          <w:kern w:val="2"/>
          <w:sz w:val="21"/>
          <w:szCs w:val="22"/>
          <w:lang w:val="en-US"/>
        </w:rPr>
        <w:tab/>
      </w:r>
      <w:r>
        <w:rPr>
          <w:rStyle w:val="45"/>
        </w:rPr>
        <w:t>FLAG</w:t>
      </w:r>
      <w:r>
        <w:tab/>
      </w:r>
      <w:r>
        <w:fldChar w:fldCharType="begin"/>
      </w:r>
      <w:r>
        <w:instrText xml:space="preserve"> PAGEREF _Toc50642534 \h </w:instrText>
      </w:r>
      <w:r>
        <w:fldChar w:fldCharType="separate"/>
      </w:r>
      <w:r>
        <w:t>20</w:t>
      </w:r>
      <w:r>
        <w:fldChar w:fldCharType="end"/>
      </w:r>
      <w:r>
        <w:fldChar w:fldCharType="end"/>
      </w:r>
    </w:p>
    <w:p w14:paraId="572C3D68">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"_Toc50642535" </w:instrText>
      </w:r>
      <w:r>
        <w:fldChar w:fldCharType="separate"/>
      </w:r>
      <w:r>
        <w:rPr>
          <w:rStyle w:val="45"/>
        </w:rPr>
        <w:t>1.3.3</w:t>
      </w:r>
      <w:r>
        <w:rPr>
          <w:rFonts w:asciiTheme="minorHAnsi" w:hAnsiTheme="minorHAnsi" w:eastAsiaTheme="minorEastAsia" w:cstheme="minorBidi"/>
          <w:caps w:val="0"/>
          <w:kern w:val="2"/>
          <w:sz w:val="21"/>
          <w:szCs w:val="22"/>
          <w:lang w:val="en-US"/>
        </w:rPr>
        <w:tab/>
      </w:r>
      <w:r>
        <w:rPr>
          <w:rStyle w:val="45"/>
        </w:rPr>
        <w:t>RULES AND REGULATIONS</w:t>
      </w:r>
      <w:r>
        <w:tab/>
      </w:r>
      <w:r>
        <w:fldChar w:fldCharType="begin"/>
      </w:r>
      <w:r>
        <w:instrText xml:space="preserve"> PAGEREF _Toc50642535 \h </w:instrText>
      </w:r>
      <w:r>
        <w:fldChar w:fldCharType="separate"/>
      </w:r>
      <w:r>
        <w:t>20</w:t>
      </w:r>
      <w:r>
        <w:fldChar w:fldCharType="end"/>
      </w:r>
      <w:r>
        <w:fldChar w:fldCharType="end"/>
      </w:r>
    </w:p>
    <w:p w14:paraId="394D551A">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"_Toc50642536" </w:instrText>
      </w:r>
      <w:r>
        <w:fldChar w:fldCharType="separate"/>
      </w:r>
      <w:r>
        <w:rPr>
          <w:rStyle w:val="45"/>
        </w:rPr>
        <w:t>1.3.4</w:t>
      </w:r>
      <w:r>
        <w:rPr>
          <w:rFonts w:asciiTheme="minorHAnsi" w:hAnsiTheme="minorHAnsi" w:eastAsiaTheme="minorEastAsia" w:cstheme="minorBidi"/>
          <w:caps w:val="0"/>
          <w:kern w:val="2"/>
          <w:sz w:val="21"/>
          <w:szCs w:val="22"/>
          <w:lang w:val="en-US"/>
        </w:rPr>
        <w:tab/>
      </w:r>
      <w:r>
        <w:rPr>
          <w:rStyle w:val="45"/>
        </w:rPr>
        <w:t>guidelines and recommendations</w:t>
      </w:r>
      <w:r>
        <w:tab/>
      </w:r>
      <w:r>
        <w:fldChar w:fldCharType="begin"/>
      </w:r>
      <w:r>
        <w:instrText xml:space="preserve"> PAGEREF _Toc50642536 \h </w:instrText>
      </w:r>
      <w:r>
        <w:fldChar w:fldCharType="separate"/>
      </w:r>
      <w:r>
        <w:t>22</w:t>
      </w:r>
      <w:r>
        <w:fldChar w:fldCharType="end"/>
      </w:r>
      <w:r>
        <w:fldChar w:fldCharType="end"/>
      </w:r>
    </w:p>
    <w:p w14:paraId="41018A23">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"_Toc50642537" </w:instrText>
      </w:r>
      <w:r>
        <w:fldChar w:fldCharType="separate"/>
      </w:r>
      <w:r>
        <w:rPr>
          <w:rStyle w:val="45"/>
        </w:rPr>
        <w:t>1.3.5</w:t>
      </w:r>
      <w:r>
        <w:rPr>
          <w:rFonts w:asciiTheme="minorHAnsi" w:hAnsiTheme="minorHAnsi" w:eastAsiaTheme="minorEastAsia" w:cstheme="minorBidi"/>
          <w:caps w:val="0"/>
          <w:kern w:val="2"/>
          <w:sz w:val="21"/>
          <w:szCs w:val="22"/>
          <w:lang w:val="en-US"/>
        </w:rPr>
        <w:tab/>
      </w:r>
      <w:r>
        <w:rPr>
          <w:rStyle w:val="45"/>
        </w:rPr>
        <w:t>CERTIFICATEs</w:t>
      </w:r>
      <w:r>
        <w:tab/>
      </w:r>
      <w:r>
        <w:fldChar w:fldCharType="begin"/>
      </w:r>
      <w:r>
        <w:instrText xml:space="preserve"> PAGEREF _Toc50642537 \h </w:instrText>
      </w:r>
      <w:r>
        <w:fldChar w:fldCharType="separate"/>
      </w:r>
      <w:r>
        <w:t>23</w:t>
      </w:r>
      <w:r>
        <w:fldChar w:fldCharType="end"/>
      </w:r>
      <w:r>
        <w:fldChar w:fldCharType="end"/>
      </w:r>
    </w:p>
    <w:p w14:paraId="7B852C8B">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"_Toc50642538" </w:instrText>
      </w:r>
      <w:r>
        <w:fldChar w:fldCharType="separate"/>
      </w:r>
      <w:r>
        <w:rPr>
          <w:rStyle w:val="45"/>
        </w:rPr>
        <w:t>1.4      PROPERTIES OF THE VESSEL</w:t>
      </w:r>
      <w:r>
        <w:tab/>
      </w:r>
      <w:r>
        <w:fldChar w:fldCharType="begin"/>
      </w:r>
      <w:r>
        <w:instrText xml:space="preserve"> PAGEREF _Toc50642538 \h </w:instrText>
      </w:r>
      <w:r>
        <w:fldChar w:fldCharType="separate"/>
      </w:r>
      <w:r>
        <w:t>27</w:t>
      </w:r>
      <w:r>
        <w:fldChar w:fldCharType="end"/>
      </w:r>
      <w:r>
        <w:fldChar w:fldCharType="end"/>
      </w:r>
    </w:p>
    <w:p w14:paraId="7834DCB3">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"_Toc50642539" </w:instrText>
      </w:r>
      <w:r>
        <w:fldChar w:fldCharType="separate"/>
      </w:r>
      <w:r>
        <w:rPr>
          <w:rStyle w:val="45"/>
        </w:rPr>
        <w:t>1.4.1</w:t>
      </w:r>
      <w:r>
        <w:rPr>
          <w:rFonts w:asciiTheme="minorHAnsi" w:hAnsiTheme="minorHAnsi" w:eastAsiaTheme="minorEastAsia" w:cstheme="minorBidi"/>
          <w:caps w:val="0"/>
          <w:kern w:val="2"/>
          <w:sz w:val="21"/>
          <w:szCs w:val="22"/>
          <w:lang w:val="en-US"/>
        </w:rPr>
        <w:tab/>
      </w:r>
      <w:r>
        <w:rPr>
          <w:rStyle w:val="45"/>
        </w:rPr>
        <w:t>MODEL TEST</w:t>
      </w:r>
      <w:r>
        <w:tab/>
      </w:r>
      <w:r>
        <w:fldChar w:fldCharType="begin"/>
      </w:r>
      <w:r>
        <w:instrText xml:space="preserve"> PAGEREF _Toc50642539 \h </w:instrText>
      </w:r>
      <w:r>
        <w:fldChar w:fldCharType="separate"/>
      </w:r>
      <w:r>
        <w:t>27</w:t>
      </w:r>
      <w:r>
        <w:fldChar w:fldCharType="end"/>
      </w:r>
      <w:r>
        <w:fldChar w:fldCharType="end"/>
      </w:r>
    </w:p>
    <w:p w14:paraId="77387D2A">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"_Toc50642540" </w:instrText>
      </w:r>
      <w:r>
        <w:fldChar w:fldCharType="separate"/>
      </w:r>
      <w:r>
        <w:rPr>
          <w:rStyle w:val="45"/>
        </w:rPr>
        <w:t>1.4.2</w:t>
      </w:r>
      <w:r>
        <w:rPr>
          <w:rFonts w:asciiTheme="minorHAnsi" w:hAnsiTheme="minorHAnsi" w:eastAsiaTheme="minorEastAsia" w:cstheme="minorBidi"/>
          <w:caps w:val="0"/>
          <w:kern w:val="2"/>
          <w:sz w:val="21"/>
          <w:szCs w:val="22"/>
          <w:lang w:val="en-US"/>
        </w:rPr>
        <w:tab/>
      </w:r>
      <w:r>
        <w:rPr>
          <w:rStyle w:val="45"/>
        </w:rPr>
        <w:t>deadweight and lightweight</w:t>
      </w:r>
      <w:r>
        <w:tab/>
      </w:r>
      <w:r>
        <w:fldChar w:fldCharType="begin"/>
      </w:r>
      <w:r>
        <w:instrText xml:space="preserve"> PAGEREF _Toc50642540 \h </w:instrText>
      </w:r>
      <w:r>
        <w:fldChar w:fldCharType="separate"/>
      </w:r>
      <w:r>
        <w:t>27</w:t>
      </w:r>
      <w:r>
        <w:fldChar w:fldCharType="end"/>
      </w:r>
      <w:r>
        <w:fldChar w:fldCharType="end"/>
      </w:r>
    </w:p>
    <w:p w14:paraId="538D6431">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"_Toc50642541" </w:instrText>
      </w:r>
      <w:r>
        <w:fldChar w:fldCharType="separate"/>
      </w:r>
      <w:r>
        <w:rPr>
          <w:rStyle w:val="45"/>
        </w:rPr>
        <w:t>1.4.3</w:t>
      </w:r>
      <w:r>
        <w:rPr>
          <w:rFonts w:asciiTheme="minorHAnsi" w:hAnsiTheme="minorHAnsi" w:eastAsiaTheme="minorEastAsia" w:cstheme="minorBidi"/>
          <w:caps w:val="0"/>
          <w:kern w:val="2"/>
          <w:sz w:val="21"/>
          <w:szCs w:val="22"/>
          <w:lang w:val="en-US"/>
        </w:rPr>
        <w:tab/>
      </w:r>
      <w:r>
        <w:rPr>
          <w:rStyle w:val="45"/>
        </w:rPr>
        <w:t>TRIM AND STABILITY</w:t>
      </w:r>
      <w:r>
        <w:tab/>
      </w:r>
      <w:r>
        <w:fldChar w:fldCharType="begin"/>
      </w:r>
      <w:r>
        <w:instrText xml:space="preserve"> PAGEREF _Toc50642541 \h </w:instrText>
      </w:r>
      <w:r>
        <w:fldChar w:fldCharType="separate"/>
      </w:r>
      <w:r>
        <w:t>28</w:t>
      </w:r>
      <w:r>
        <w:fldChar w:fldCharType="end"/>
      </w:r>
      <w:r>
        <w:fldChar w:fldCharType="end"/>
      </w:r>
    </w:p>
    <w:p w14:paraId="5EECC965">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"_Toc50642542" </w:instrText>
      </w:r>
      <w:r>
        <w:fldChar w:fldCharType="separate"/>
      </w:r>
      <w:r>
        <w:rPr>
          <w:rStyle w:val="45"/>
        </w:rPr>
        <w:t>1.4.4</w:t>
      </w:r>
      <w:r>
        <w:rPr>
          <w:rFonts w:asciiTheme="minorHAnsi" w:hAnsiTheme="minorHAnsi" w:eastAsiaTheme="minorEastAsia" w:cstheme="minorBidi"/>
          <w:caps w:val="0"/>
          <w:kern w:val="2"/>
          <w:sz w:val="21"/>
          <w:szCs w:val="22"/>
          <w:lang w:val="en-US"/>
        </w:rPr>
        <w:tab/>
      </w:r>
      <w:r>
        <w:rPr>
          <w:rStyle w:val="45"/>
        </w:rPr>
        <w:t>VIBRATION AND NOISE LEVEL</w:t>
      </w:r>
      <w:r>
        <w:tab/>
      </w:r>
      <w:r>
        <w:fldChar w:fldCharType="begin"/>
      </w:r>
      <w:r>
        <w:instrText xml:space="preserve"> PAGEREF _Toc50642542 \h </w:instrText>
      </w:r>
      <w:r>
        <w:fldChar w:fldCharType="separate"/>
      </w:r>
      <w:r>
        <w:t>29</w:t>
      </w:r>
      <w:r>
        <w:fldChar w:fldCharType="end"/>
      </w:r>
      <w:r>
        <w:fldChar w:fldCharType="end"/>
      </w:r>
    </w:p>
    <w:p w14:paraId="18F05B2B">
      <w:pPr>
        <w:pStyle w:val="34"/>
        <w:tabs>
          <w:tab w:val="left" w:pos="84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"_Toc50642543" </w:instrText>
      </w:r>
      <w:r>
        <w:fldChar w:fldCharType="separate"/>
      </w:r>
      <w:r>
        <w:rPr>
          <w:rStyle w:val="45"/>
        </w:rPr>
        <w:t>1.5</w:t>
      </w:r>
      <w:r>
        <w:rPr>
          <w:rFonts w:asciiTheme="minorHAnsi" w:hAnsiTheme="minorHAnsi" w:eastAsiaTheme="minorEastAsia" w:cstheme="minorBidi"/>
          <w:b w:val="0"/>
          <w:caps w:val="0"/>
          <w:kern w:val="2"/>
          <w:sz w:val="21"/>
          <w:szCs w:val="22"/>
          <w:lang w:val="en-US"/>
        </w:rPr>
        <w:tab/>
      </w:r>
      <w:r>
        <w:rPr>
          <w:rStyle w:val="45"/>
        </w:rPr>
        <w:t xml:space="preserve">   INSPECTION, TESTING AND TRIAL</w:t>
      </w:r>
      <w:r>
        <w:tab/>
      </w:r>
      <w:r>
        <w:fldChar w:fldCharType="begin"/>
      </w:r>
      <w:r>
        <w:instrText xml:space="preserve"> PAGEREF _Toc50642543 \h </w:instrText>
      </w:r>
      <w:r>
        <w:fldChar w:fldCharType="separate"/>
      </w:r>
      <w:r>
        <w:t>31</w:t>
      </w:r>
      <w:r>
        <w:fldChar w:fldCharType="end"/>
      </w:r>
      <w:r>
        <w:fldChar w:fldCharType="end"/>
      </w:r>
    </w:p>
    <w:p w14:paraId="117E1896">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"_Toc50642544" </w:instrText>
      </w:r>
      <w:r>
        <w:fldChar w:fldCharType="separate"/>
      </w:r>
      <w:r>
        <w:rPr>
          <w:rStyle w:val="45"/>
        </w:rPr>
        <w:t>1.5.1</w:t>
      </w:r>
      <w:r>
        <w:rPr>
          <w:rFonts w:asciiTheme="minorHAnsi" w:hAnsiTheme="minorHAnsi" w:eastAsiaTheme="minorEastAsia" w:cstheme="minorBidi"/>
          <w:caps w:val="0"/>
          <w:kern w:val="2"/>
          <w:sz w:val="21"/>
          <w:szCs w:val="22"/>
          <w:lang w:val="en-US"/>
        </w:rPr>
        <w:tab/>
      </w:r>
      <w:r>
        <w:rPr>
          <w:rStyle w:val="45"/>
        </w:rPr>
        <w:t>GENERAL</w:t>
      </w:r>
      <w:r>
        <w:tab/>
      </w:r>
      <w:r>
        <w:fldChar w:fldCharType="begin"/>
      </w:r>
      <w:r>
        <w:instrText xml:space="preserve"> PAGEREF _Toc50642544 \h </w:instrText>
      </w:r>
      <w:r>
        <w:fldChar w:fldCharType="separate"/>
      </w:r>
      <w:r>
        <w:t>31</w:t>
      </w:r>
      <w:r>
        <w:fldChar w:fldCharType="end"/>
      </w:r>
      <w:r>
        <w:fldChar w:fldCharType="end"/>
      </w:r>
    </w:p>
    <w:p w14:paraId="1A577B69">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"_Toc50642545" </w:instrText>
      </w:r>
      <w:r>
        <w:fldChar w:fldCharType="separate"/>
      </w:r>
      <w:r>
        <w:rPr>
          <w:rStyle w:val="45"/>
        </w:rPr>
        <w:t>1.5.2</w:t>
      </w:r>
      <w:r>
        <w:rPr>
          <w:rFonts w:asciiTheme="minorHAnsi" w:hAnsiTheme="minorHAnsi" w:eastAsiaTheme="minorEastAsia" w:cstheme="minorBidi"/>
          <w:caps w:val="0"/>
          <w:kern w:val="2"/>
          <w:sz w:val="21"/>
          <w:szCs w:val="22"/>
          <w:lang w:val="en-US"/>
        </w:rPr>
        <w:tab/>
      </w:r>
      <w:r>
        <w:rPr>
          <w:rStyle w:val="45"/>
        </w:rPr>
        <w:t>INSPECTION AND TEST OF CONSTRUCTION</w:t>
      </w:r>
      <w:r>
        <w:tab/>
      </w:r>
      <w:r>
        <w:fldChar w:fldCharType="begin"/>
      </w:r>
      <w:r>
        <w:instrText xml:space="preserve"> PAGEREF _Toc50642545 \h </w:instrText>
      </w:r>
      <w:r>
        <w:fldChar w:fldCharType="separate"/>
      </w:r>
      <w:r>
        <w:t>31</w:t>
      </w:r>
      <w:r>
        <w:fldChar w:fldCharType="end"/>
      </w:r>
      <w:r>
        <w:fldChar w:fldCharType="end"/>
      </w:r>
    </w:p>
    <w:p w14:paraId="27F856D8">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"_Toc50642546" </w:instrText>
      </w:r>
      <w:r>
        <w:fldChar w:fldCharType="separate"/>
      </w:r>
      <w:r>
        <w:rPr>
          <w:rStyle w:val="45"/>
        </w:rPr>
        <w:t>1.5.3</w:t>
      </w:r>
      <w:r>
        <w:rPr>
          <w:rFonts w:asciiTheme="minorHAnsi" w:hAnsiTheme="minorHAnsi" w:eastAsiaTheme="minorEastAsia" w:cstheme="minorBidi"/>
          <w:caps w:val="0"/>
          <w:kern w:val="2"/>
          <w:sz w:val="21"/>
          <w:szCs w:val="22"/>
          <w:lang w:val="en-US"/>
        </w:rPr>
        <w:tab/>
      </w:r>
      <w:r>
        <w:rPr>
          <w:rStyle w:val="45"/>
        </w:rPr>
        <w:t>SHOP TESTS</w:t>
      </w:r>
      <w:r>
        <w:tab/>
      </w:r>
      <w:r>
        <w:fldChar w:fldCharType="begin"/>
      </w:r>
      <w:r>
        <w:instrText xml:space="preserve"> PAGEREF _Toc50642546 \h </w:instrText>
      </w:r>
      <w:r>
        <w:fldChar w:fldCharType="separate"/>
      </w:r>
      <w:r>
        <w:t>32</w:t>
      </w:r>
      <w:r>
        <w:fldChar w:fldCharType="end"/>
      </w:r>
      <w:r>
        <w:fldChar w:fldCharType="end"/>
      </w:r>
    </w:p>
    <w:p w14:paraId="78013FA6">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"_Toc50642547" </w:instrText>
      </w:r>
      <w:r>
        <w:fldChar w:fldCharType="separate"/>
      </w:r>
      <w:r>
        <w:rPr>
          <w:rStyle w:val="45"/>
        </w:rPr>
        <w:t>1.5.4</w:t>
      </w:r>
      <w:r>
        <w:rPr>
          <w:rFonts w:asciiTheme="minorHAnsi" w:hAnsiTheme="minorHAnsi" w:eastAsiaTheme="minorEastAsia" w:cstheme="minorBidi"/>
          <w:caps w:val="0"/>
          <w:kern w:val="2"/>
          <w:sz w:val="21"/>
          <w:szCs w:val="22"/>
          <w:lang w:val="en-US"/>
        </w:rPr>
        <w:tab/>
      </w:r>
      <w:r>
        <w:rPr>
          <w:rStyle w:val="45"/>
        </w:rPr>
        <w:t>MOORING TEST and lifting test of container</w:t>
      </w:r>
      <w:r>
        <w:tab/>
      </w:r>
      <w:r>
        <w:fldChar w:fldCharType="begin"/>
      </w:r>
      <w:r>
        <w:instrText xml:space="preserve"> PAGEREF _Toc50642547 \h </w:instrText>
      </w:r>
      <w:r>
        <w:fldChar w:fldCharType="separate"/>
      </w:r>
      <w:r>
        <w:t>32</w:t>
      </w:r>
      <w:r>
        <w:fldChar w:fldCharType="end"/>
      </w:r>
      <w:r>
        <w:fldChar w:fldCharType="end"/>
      </w:r>
    </w:p>
    <w:p w14:paraId="09221EF9">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"_Toc50642548" </w:instrText>
      </w:r>
      <w:r>
        <w:fldChar w:fldCharType="separate"/>
      </w:r>
      <w:r>
        <w:rPr>
          <w:rStyle w:val="45"/>
        </w:rPr>
        <w:t>1.5.5</w:t>
      </w:r>
      <w:r>
        <w:rPr>
          <w:rFonts w:asciiTheme="minorHAnsi" w:hAnsiTheme="minorHAnsi" w:eastAsiaTheme="minorEastAsia" w:cstheme="minorBidi"/>
          <w:caps w:val="0"/>
          <w:kern w:val="2"/>
          <w:sz w:val="21"/>
          <w:szCs w:val="22"/>
          <w:lang w:val="en-US"/>
        </w:rPr>
        <w:tab/>
      </w:r>
      <w:r>
        <w:rPr>
          <w:rStyle w:val="45"/>
        </w:rPr>
        <w:t>INCLINING TEST AND lightWEIGHT MEASUREMENT</w:t>
      </w:r>
      <w:r>
        <w:tab/>
      </w:r>
      <w:r>
        <w:fldChar w:fldCharType="begin"/>
      </w:r>
      <w:r>
        <w:instrText xml:space="preserve"> PAGEREF _Toc50642548 \h </w:instrText>
      </w:r>
      <w:r>
        <w:fldChar w:fldCharType="separate"/>
      </w:r>
      <w:r>
        <w:t>32</w:t>
      </w:r>
      <w:r>
        <w:fldChar w:fldCharType="end"/>
      </w:r>
      <w:r>
        <w:fldChar w:fldCharType="end"/>
      </w:r>
    </w:p>
    <w:p w14:paraId="0ABA9A83">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"_Toc50642549" </w:instrText>
      </w:r>
      <w:r>
        <w:fldChar w:fldCharType="separate"/>
      </w:r>
      <w:r>
        <w:rPr>
          <w:rStyle w:val="45"/>
        </w:rPr>
        <w:t>1.5.6</w:t>
      </w:r>
      <w:r>
        <w:rPr>
          <w:rFonts w:asciiTheme="minorHAnsi" w:hAnsiTheme="minorHAnsi" w:eastAsiaTheme="minorEastAsia" w:cstheme="minorBidi"/>
          <w:caps w:val="0"/>
          <w:kern w:val="2"/>
          <w:sz w:val="21"/>
          <w:szCs w:val="22"/>
          <w:lang w:val="en-US"/>
        </w:rPr>
        <w:tab/>
      </w:r>
      <w:r>
        <w:rPr>
          <w:rStyle w:val="45"/>
        </w:rPr>
        <w:t>QUAY TRIAL and sea trial</w:t>
      </w:r>
      <w:r>
        <w:tab/>
      </w:r>
      <w:r>
        <w:fldChar w:fldCharType="begin"/>
      </w:r>
      <w:r>
        <w:instrText xml:space="preserve"> PAGEREF _Toc50642549 \h </w:instrText>
      </w:r>
      <w:r>
        <w:fldChar w:fldCharType="separate"/>
      </w:r>
      <w:r>
        <w:t>33</w:t>
      </w:r>
      <w:r>
        <w:fldChar w:fldCharType="end"/>
      </w:r>
      <w:r>
        <w:fldChar w:fldCharType="end"/>
      </w:r>
    </w:p>
    <w:p w14:paraId="3B52B363">
      <w:pPr>
        <w:pStyle w:val="34"/>
        <w:tabs>
          <w:tab w:val="left" w:pos="84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"_Toc50642550" </w:instrText>
      </w:r>
      <w:r>
        <w:fldChar w:fldCharType="separate"/>
      </w:r>
      <w:r>
        <w:rPr>
          <w:rStyle w:val="45"/>
        </w:rPr>
        <w:t>1.6</w:t>
      </w:r>
      <w:r>
        <w:rPr>
          <w:rFonts w:asciiTheme="minorHAnsi" w:hAnsiTheme="minorHAnsi" w:eastAsiaTheme="minorEastAsia" w:cstheme="minorBidi"/>
          <w:b w:val="0"/>
          <w:caps w:val="0"/>
          <w:kern w:val="2"/>
          <w:sz w:val="21"/>
          <w:szCs w:val="22"/>
          <w:lang w:val="en-US"/>
        </w:rPr>
        <w:tab/>
      </w:r>
      <w:r>
        <w:rPr>
          <w:rStyle w:val="45"/>
        </w:rPr>
        <w:t xml:space="preserve">   DOCUMENTATION</w:t>
      </w:r>
      <w:r>
        <w:tab/>
      </w:r>
      <w:r>
        <w:fldChar w:fldCharType="begin"/>
      </w:r>
      <w:r>
        <w:instrText xml:space="preserve"> PAGEREF _Toc50642550 \h </w:instrText>
      </w:r>
      <w:r>
        <w:fldChar w:fldCharType="separate"/>
      </w:r>
      <w:r>
        <w:t>37</w:t>
      </w:r>
      <w:r>
        <w:fldChar w:fldCharType="end"/>
      </w:r>
      <w:r>
        <w:fldChar w:fldCharType="end"/>
      </w:r>
    </w:p>
    <w:p w14:paraId="5CC316DE">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"_Toc50642551" </w:instrText>
      </w:r>
      <w:r>
        <w:fldChar w:fldCharType="separate"/>
      </w:r>
      <w:r>
        <w:rPr>
          <w:rStyle w:val="45"/>
        </w:rPr>
        <w:t>1.6.1</w:t>
      </w:r>
      <w:r>
        <w:rPr>
          <w:rFonts w:asciiTheme="minorHAnsi" w:hAnsiTheme="minorHAnsi" w:eastAsiaTheme="minorEastAsia" w:cstheme="minorBidi"/>
          <w:caps w:val="0"/>
          <w:kern w:val="2"/>
          <w:sz w:val="21"/>
          <w:szCs w:val="22"/>
          <w:lang w:val="en-US"/>
        </w:rPr>
        <w:tab/>
      </w:r>
      <w:r>
        <w:rPr>
          <w:rStyle w:val="45"/>
        </w:rPr>
        <w:t>PLANS FOR APPROVAL</w:t>
      </w:r>
      <w:r>
        <w:tab/>
      </w:r>
      <w:r>
        <w:fldChar w:fldCharType="begin"/>
      </w:r>
      <w:r>
        <w:instrText xml:space="preserve"> PAGEREF _Toc50642551 \h </w:instrText>
      </w:r>
      <w:r>
        <w:fldChar w:fldCharType="separate"/>
      </w:r>
      <w:r>
        <w:t>37</w:t>
      </w:r>
      <w:r>
        <w:fldChar w:fldCharType="end"/>
      </w:r>
      <w:r>
        <w:fldChar w:fldCharType="end"/>
      </w:r>
    </w:p>
    <w:p w14:paraId="2FF03240">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"_Toc50642552" </w:instrText>
      </w:r>
      <w:r>
        <w:fldChar w:fldCharType="separate"/>
      </w:r>
      <w:r>
        <w:rPr>
          <w:rStyle w:val="45"/>
        </w:rPr>
        <w:t>1.6.2</w:t>
      </w:r>
      <w:r>
        <w:rPr>
          <w:rFonts w:asciiTheme="minorHAnsi" w:hAnsiTheme="minorHAnsi" w:eastAsiaTheme="minorEastAsia" w:cstheme="minorBidi"/>
          <w:caps w:val="0"/>
          <w:kern w:val="2"/>
          <w:sz w:val="21"/>
          <w:szCs w:val="22"/>
          <w:lang w:val="en-US"/>
        </w:rPr>
        <w:tab/>
      </w:r>
      <w:r>
        <w:rPr>
          <w:rStyle w:val="45"/>
        </w:rPr>
        <w:t>FINISHED DRAWINGS</w:t>
      </w:r>
      <w:r>
        <w:tab/>
      </w:r>
      <w:r>
        <w:fldChar w:fldCharType="begin"/>
      </w:r>
      <w:r>
        <w:instrText xml:space="preserve"> PAGEREF _Toc50642552 \h </w:instrText>
      </w:r>
      <w:r>
        <w:fldChar w:fldCharType="separate"/>
      </w:r>
      <w:r>
        <w:t>37</w:t>
      </w:r>
      <w:r>
        <w:fldChar w:fldCharType="end"/>
      </w:r>
      <w:r>
        <w:fldChar w:fldCharType="end"/>
      </w:r>
    </w:p>
    <w:p w14:paraId="1C9107BE">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"_Toc50642553" </w:instrText>
      </w:r>
      <w:r>
        <w:fldChar w:fldCharType="separate"/>
      </w:r>
      <w:r>
        <w:rPr>
          <w:rStyle w:val="45"/>
        </w:rPr>
        <w:t>1.6.3</w:t>
      </w:r>
      <w:r>
        <w:rPr>
          <w:rFonts w:asciiTheme="minorHAnsi" w:hAnsiTheme="minorHAnsi" w:eastAsiaTheme="minorEastAsia" w:cstheme="minorBidi"/>
          <w:caps w:val="0"/>
          <w:kern w:val="2"/>
          <w:sz w:val="21"/>
          <w:szCs w:val="22"/>
          <w:lang w:val="en-US"/>
        </w:rPr>
        <w:tab/>
      </w:r>
      <w:r>
        <w:rPr>
          <w:rStyle w:val="45"/>
        </w:rPr>
        <w:t>EXHIBITION MODEL</w:t>
      </w:r>
      <w:r>
        <w:tab/>
      </w:r>
      <w:r>
        <w:fldChar w:fldCharType="begin"/>
      </w:r>
      <w:r>
        <w:instrText xml:space="preserve"> PAGEREF _Toc50642553 \h </w:instrText>
      </w:r>
      <w:r>
        <w:fldChar w:fldCharType="separate"/>
      </w:r>
      <w:r>
        <w:t>38</w:t>
      </w:r>
      <w:r>
        <w:fldChar w:fldCharType="end"/>
      </w:r>
      <w:r>
        <w:fldChar w:fldCharType="end"/>
      </w:r>
    </w:p>
    <w:p w14:paraId="3ABF1164">
      <w:pPr>
        <w:pStyle w:val="34"/>
        <w:tabs>
          <w:tab w:val="left" w:pos="84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"_Toc50642554" </w:instrText>
      </w:r>
      <w:r>
        <w:fldChar w:fldCharType="separate"/>
      </w:r>
      <w:r>
        <w:rPr>
          <w:rStyle w:val="45"/>
        </w:rPr>
        <w:t>1.7</w:t>
      </w:r>
      <w:r>
        <w:rPr>
          <w:rFonts w:asciiTheme="minorHAnsi" w:hAnsiTheme="minorHAnsi" w:eastAsiaTheme="minorEastAsia" w:cstheme="minorBidi"/>
          <w:b w:val="0"/>
          <w:caps w:val="0"/>
          <w:kern w:val="2"/>
          <w:sz w:val="21"/>
          <w:szCs w:val="22"/>
          <w:lang w:val="en-US"/>
        </w:rPr>
        <w:tab/>
      </w:r>
      <w:r>
        <w:rPr>
          <w:rStyle w:val="45"/>
        </w:rPr>
        <w:t xml:space="preserve">    DRY DOCKING</w:t>
      </w:r>
      <w:r>
        <w:tab/>
      </w:r>
      <w:r>
        <w:fldChar w:fldCharType="begin"/>
      </w:r>
      <w:r>
        <w:instrText xml:space="preserve"> PAGEREF _Toc50642554 \h </w:instrText>
      </w:r>
      <w:r>
        <w:fldChar w:fldCharType="separate"/>
      </w:r>
      <w:r>
        <w:t>38</w:t>
      </w:r>
      <w:r>
        <w:fldChar w:fldCharType="end"/>
      </w:r>
      <w:r>
        <w:fldChar w:fldCharType="end"/>
      </w:r>
    </w:p>
    <w:p w14:paraId="1A8CD0FF">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"_Toc50642555" </w:instrText>
      </w:r>
      <w:r>
        <w:fldChar w:fldCharType="separate"/>
      </w:r>
      <w:r>
        <w:rPr>
          <w:rStyle w:val="45"/>
        </w:rPr>
        <w:t>1.8      LOAD instrument</w:t>
      </w:r>
      <w:r>
        <w:tab/>
      </w:r>
      <w:r>
        <w:fldChar w:fldCharType="begin"/>
      </w:r>
      <w:r>
        <w:instrText xml:space="preserve"> PAGEREF _Toc50642555 \h </w:instrText>
      </w:r>
      <w:r>
        <w:fldChar w:fldCharType="separate"/>
      </w:r>
      <w:r>
        <w:t>39</w:t>
      </w:r>
      <w:r>
        <w:fldChar w:fldCharType="end"/>
      </w:r>
      <w:r>
        <w:fldChar w:fldCharType="end"/>
      </w:r>
    </w:p>
    <w:p w14:paraId="564B5A15">
      <w:pPr>
        <w:autoSpaceDE w:val="0"/>
        <w:autoSpaceDN w:val="0"/>
        <w:adjustRightInd w:val="0"/>
        <w:spacing w:before="1" w:line="220" w:lineRule="exact"/>
        <w:jc w:val="left"/>
        <w:rPr>
          <w:rFonts w:ascii="Arial" w:hAnsi="Arial" w:cs="Arial"/>
          <w:color w:val="000000" w:themeColor="text1"/>
          <w:kern w:val="0"/>
          <w:sz w:val="22"/>
          <w14:textFill>
            <w14:solidFill>
              <w14:schemeClr w14:val="tx1"/>
            </w14:solidFill>
          </w14:textFill>
        </w:rPr>
      </w:pPr>
      <w:r>
        <w:rPr>
          <w:rFonts w:ascii="Arial" w:hAnsi="Arial" w:cs="Arial"/>
          <w:color w:val="000000" w:themeColor="text1"/>
          <w:kern w:val="0"/>
          <w:sz w:val="24"/>
          <w14:textFill>
            <w14:solidFill>
              <w14:schemeClr w14:val="tx1"/>
            </w14:solidFill>
          </w14:textFill>
        </w:rPr>
        <w:fldChar w:fldCharType="end"/>
      </w:r>
      <w:r>
        <w:rPr>
          <w:rFonts w:ascii="Arial" w:hAnsi="Arial" w:cs="Arial"/>
          <w:color w:val="000000" w:themeColor="text1"/>
          <w:kern w:val="0"/>
          <w:sz w:val="22"/>
          <w14:textFill>
            <w14:solidFill>
              <w14:schemeClr w14:val="tx1"/>
            </w14:solidFill>
          </w14:textFill>
        </w:rPr>
        <w:br w:type="page"/>
      </w:r>
    </w:p>
    <w:p w14:paraId="44F7E899">
      <w:pPr>
        <w:pStyle w:val="2"/>
        <w:ind w:left="3" w:hanging="3" w:hangingChars="1"/>
        <w:jc w:val="left"/>
        <w:rPr>
          <w:color w:val="000000" w:themeColor="text1"/>
          <w:sz w:val="28"/>
          <w14:textFill>
            <w14:solidFill>
              <w14:schemeClr w14:val="tx1"/>
            </w14:solidFill>
          </w14:textFill>
        </w:rPr>
      </w:pPr>
      <w:bookmarkStart w:id="1" w:name="_Toc150162163"/>
      <w:bookmarkStart w:id="2" w:name="_Toc50642513"/>
      <w:r>
        <w:rPr>
          <w:rFonts w:hint="eastAsia"/>
          <w:color w:val="000000" w:themeColor="text1"/>
          <w:sz w:val="28"/>
          <w14:textFill>
            <w14:solidFill>
              <w14:schemeClr w14:val="tx1"/>
            </w14:solidFill>
          </w14:textFill>
        </w:rPr>
        <w:t xml:space="preserve">CHAPTER 1 </w:t>
      </w:r>
      <w:r>
        <w:rPr>
          <w:color w:val="000000" w:themeColor="text1"/>
          <w:sz w:val="28"/>
          <w14:textFill>
            <w14:solidFill>
              <w14:schemeClr w14:val="tx1"/>
            </w14:solidFill>
          </w14:textFill>
        </w:rPr>
        <w:t>GENERAL</w:t>
      </w:r>
      <w:bookmarkEnd w:id="1"/>
      <w:bookmarkEnd w:id="2"/>
    </w:p>
    <w:p w14:paraId="046C3F95">
      <w:pPr>
        <w:pStyle w:val="3"/>
        <w:tabs>
          <w:tab w:val="center" w:pos="4873"/>
        </w:tabs>
        <w:jc w:val="left"/>
        <w:rPr>
          <w:color w:val="000000" w:themeColor="text1"/>
          <w14:textFill>
            <w14:solidFill>
              <w14:schemeClr w14:val="tx1"/>
            </w14:solidFill>
          </w14:textFill>
        </w:rPr>
      </w:pPr>
      <w:bookmarkStart w:id="3" w:name="_Toc150162164"/>
      <w:bookmarkStart w:id="4" w:name="_Toc50642514"/>
      <w:r>
        <w:rPr>
          <w:rFonts w:hint="eastAsia"/>
          <w:color w:val="000000" w:themeColor="text1"/>
          <w14:textFill>
            <w14:solidFill>
              <w14:schemeClr w14:val="tx1"/>
            </w14:solidFill>
          </w14:textFill>
        </w:rPr>
        <w:t xml:space="preserve">1.1      </w:t>
      </w:r>
      <w:r>
        <w:rPr>
          <w:color w:val="000000" w:themeColor="text1"/>
          <w14:textFill>
            <w14:solidFill>
              <w14:schemeClr w14:val="tx1"/>
            </w14:solidFill>
          </w14:textFill>
        </w:rPr>
        <w:t>GENERAL PROVISIONS</w:t>
      </w:r>
      <w:bookmarkEnd w:id="3"/>
      <w:bookmarkEnd w:id="4"/>
      <w:r>
        <w:rPr>
          <w:color w:val="000000" w:themeColor="text1"/>
          <w14:textFill>
            <w14:solidFill>
              <w14:schemeClr w14:val="tx1"/>
            </w14:solidFill>
          </w14:textFill>
        </w:rPr>
        <w:tab/>
      </w:r>
    </w:p>
    <w:p w14:paraId="799E0BE0">
      <w:pPr>
        <w:pStyle w:val="56"/>
        <w:spacing w:before="312" w:after="312"/>
        <w:rPr>
          <w:color w:val="000000" w:themeColor="text1"/>
          <w:w w:val="100"/>
          <w14:textFill>
            <w14:solidFill>
              <w14:schemeClr w14:val="tx1"/>
            </w14:solidFill>
          </w14:textFill>
        </w:rPr>
      </w:pPr>
      <w:bookmarkStart w:id="5" w:name="_Toc150162165"/>
      <w:bookmarkStart w:id="6" w:name="_Toc50642515"/>
      <w:r>
        <w:rPr>
          <w:rFonts w:hint="eastAsia"/>
          <w:color w:val="000000" w:themeColor="text1"/>
          <w:w w:val="100"/>
          <w14:textFill>
            <w14:solidFill>
              <w14:schemeClr w14:val="tx1"/>
            </w14:solidFill>
          </w14:textFill>
        </w:rPr>
        <w:t>1.1.</w:t>
      </w:r>
      <w:r>
        <w:rPr>
          <w:color w:val="000000" w:themeColor="text1"/>
          <w:w w:val="100"/>
          <w14:textFill>
            <w14:solidFill>
              <w14:schemeClr w14:val="tx1"/>
            </w14:solidFill>
          </w14:textFill>
        </w:rPr>
        <w:t>1</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GENERAL</w:t>
      </w:r>
      <w:bookmarkEnd w:id="5"/>
      <w:bookmarkEnd w:id="6"/>
    </w:p>
    <w:p w14:paraId="1EE503AA">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It is the intent of this Specification and accompanying plan</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s</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 xml:space="preserve"> to describe and set forth the design, performance, capacities, construction, equipment and material required for the construction of a Container Vessel (hereinafter called the “Vessel”).</w:t>
      </w:r>
    </w:p>
    <w:p w14:paraId="5C89DE4D">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2741F5E6">
      <w:pPr>
        <w:autoSpaceDE w:val="0"/>
        <w:autoSpaceDN w:val="0"/>
        <w:adjustRightInd w:val="0"/>
        <w:ind w:left="1107"/>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Following accompanying plan</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s</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 xml:space="preserve"> shall form an integral part of this Specification:</w:t>
      </w:r>
    </w:p>
    <w:p w14:paraId="34566AD6">
      <w:pPr>
        <w:autoSpaceDE w:val="0"/>
        <w:autoSpaceDN w:val="0"/>
        <w:adjustRightInd w:val="0"/>
        <w:spacing w:line="120" w:lineRule="exact"/>
        <w:jc w:val="left"/>
        <w:rPr>
          <w:color w:val="000000" w:themeColor="text1"/>
          <w:kern w:val="0"/>
          <w:sz w:val="12"/>
          <w:szCs w:val="12"/>
          <w14:textFill>
            <w14:solidFill>
              <w14:schemeClr w14:val="tx1"/>
            </w14:solidFill>
          </w14:textFill>
        </w:rPr>
      </w:pPr>
    </w:p>
    <w:p w14:paraId="09A37C32">
      <w:pPr>
        <w:autoSpaceDE w:val="0"/>
        <w:autoSpaceDN w:val="0"/>
        <w:adjustRightInd w:val="0"/>
        <w:spacing w:line="200" w:lineRule="exact"/>
        <w:jc w:val="left"/>
        <w:rPr>
          <w:color w:val="000000" w:themeColor="text1"/>
          <w:kern w:val="0"/>
          <w:sz w:val="20"/>
          <w:szCs w:val="20"/>
          <w14:textFill>
            <w14:solidFill>
              <w14:schemeClr w14:val="tx1"/>
            </w14:solidFill>
          </w14:textFill>
        </w:rPr>
      </w:pPr>
    </w:p>
    <w:tbl>
      <w:tblPr>
        <w:tblStyle w:val="40"/>
        <w:tblW w:w="10517" w:type="dxa"/>
        <w:tblInd w:w="1107" w:type="dxa"/>
        <w:tblLayout w:type="fixed"/>
        <w:tblCellMar>
          <w:top w:w="0" w:type="dxa"/>
          <w:left w:w="0" w:type="dxa"/>
          <w:bottom w:w="0" w:type="dxa"/>
          <w:right w:w="0" w:type="dxa"/>
        </w:tblCellMar>
      </w:tblPr>
      <w:tblGrid>
        <w:gridCol w:w="311"/>
        <w:gridCol w:w="2958"/>
        <w:gridCol w:w="7248"/>
      </w:tblGrid>
      <w:tr w14:paraId="3CA919FB">
        <w:tblPrEx>
          <w:tblCellMar>
            <w:top w:w="0" w:type="dxa"/>
            <w:left w:w="0" w:type="dxa"/>
            <w:bottom w:w="0" w:type="dxa"/>
            <w:right w:w="0" w:type="dxa"/>
          </w:tblCellMar>
        </w:tblPrEx>
        <w:trPr>
          <w:trHeight w:val="449" w:hRule="exact"/>
        </w:trPr>
        <w:tc>
          <w:tcPr>
            <w:tcW w:w="311" w:type="dxa"/>
            <w:tcBorders>
              <w:top w:val="nil"/>
              <w:left w:val="nil"/>
              <w:bottom w:val="nil"/>
              <w:right w:val="nil"/>
            </w:tcBorders>
          </w:tcPr>
          <w:p w14:paraId="35ADBB59">
            <w:pPr>
              <w:autoSpaceDE w:val="0"/>
              <w:autoSpaceDN w:val="0"/>
              <w:adjustRightInd w:val="0"/>
              <w:spacing w:line="250" w:lineRule="exact"/>
              <w:jc w:val="left"/>
              <w:rPr>
                <w:color w:val="000000" w:themeColor="text1"/>
                <w:kern w:val="0"/>
                <w:sz w:val="24"/>
                <w14:textFill>
                  <w14:solidFill>
                    <w14:schemeClr w14:val="tx1"/>
                  </w14:solidFill>
                </w14:textFill>
              </w:rPr>
            </w:pPr>
          </w:p>
        </w:tc>
        <w:tc>
          <w:tcPr>
            <w:tcW w:w="2958" w:type="dxa"/>
            <w:tcBorders>
              <w:top w:val="nil"/>
              <w:left w:val="nil"/>
              <w:bottom w:val="nil"/>
              <w:right w:val="nil"/>
            </w:tcBorders>
          </w:tcPr>
          <w:p w14:paraId="379EF139">
            <w:pPr>
              <w:keepNext/>
              <w:keepLines/>
              <w:kinsoku w:val="0"/>
              <w:overflowPunct w:val="0"/>
              <w:autoSpaceDE w:val="0"/>
              <w:autoSpaceDN w:val="0"/>
              <w:adjustRightInd w:val="0"/>
              <w:spacing w:before="120" w:after="120" w:line="250" w:lineRule="exact"/>
              <w:ind w:left="157"/>
              <w:jc w:val="left"/>
              <w:textAlignment w:val="baseline"/>
              <w:outlineLvl w:val="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General Arrangement Plan</w:t>
            </w:r>
          </w:p>
        </w:tc>
        <w:tc>
          <w:tcPr>
            <w:tcW w:w="7248" w:type="dxa"/>
            <w:tcBorders>
              <w:top w:val="nil"/>
              <w:left w:val="nil"/>
              <w:bottom w:val="nil"/>
              <w:right w:val="nil"/>
            </w:tcBorders>
          </w:tcPr>
          <w:p w14:paraId="77F2EF1C">
            <w:pPr>
              <w:keepNext/>
              <w:keepLines/>
              <w:kinsoku w:val="0"/>
              <w:overflowPunct w:val="0"/>
              <w:autoSpaceDE w:val="0"/>
              <w:autoSpaceDN w:val="0"/>
              <w:adjustRightInd w:val="0"/>
              <w:spacing w:before="120" w:after="120" w:line="250" w:lineRule="exact"/>
              <w:ind w:left="272"/>
              <w:jc w:val="left"/>
              <w:textAlignment w:val="baseline"/>
              <w:outlineLvl w:val="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Drawing No. </w:t>
            </w:r>
            <w:r>
              <w:rPr>
                <w:rFonts w:hint="eastAsia"/>
                <w:color w:val="000000" w:themeColor="text1"/>
                <w:kern w:val="0"/>
                <w:sz w:val="24"/>
                <w14:textFill>
                  <w14:solidFill>
                    <w14:schemeClr w14:val="tx1"/>
                  </w14:solidFill>
                </w14:textFill>
              </w:rPr>
              <w:t>HP4102-100-04</w:t>
            </w:r>
          </w:p>
        </w:tc>
      </w:tr>
      <w:tr w14:paraId="75D9D836">
        <w:tblPrEx>
          <w:tblCellMar>
            <w:top w:w="0" w:type="dxa"/>
            <w:left w:w="0" w:type="dxa"/>
            <w:bottom w:w="0" w:type="dxa"/>
            <w:right w:w="0" w:type="dxa"/>
          </w:tblCellMar>
        </w:tblPrEx>
        <w:trPr>
          <w:trHeight w:val="427" w:hRule="exact"/>
        </w:trPr>
        <w:tc>
          <w:tcPr>
            <w:tcW w:w="311" w:type="dxa"/>
            <w:tcBorders>
              <w:top w:val="nil"/>
              <w:left w:val="nil"/>
              <w:bottom w:val="nil"/>
              <w:right w:val="nil"/>
            </w:tcBorders>
          </w:tcPr>
          <w:p w14:paraId="72950EB4">
            <w:pPr>
              <w:autoSpaceDE w:val="0"/>
              <w:autoSpaceDN w:val="0"/>
              <w:adjustRightInd w:val="0"/>
              <w:spacing w:line="270" w:lineRule="exact"/>
              <w:jc w:val="left"/>
              <w:rPr>
                <w:color w:val="000000" w:themeColor="text1"/>
                <w:kern w:val="0"/>
                <w:sz w:val="24"/>
                <w14:textFill>
                  <w14:solidFill>
                    <w14:schemeClr w14:val="tx1"/>
                  </w14:solidFill>
                </w14:textFill>
              </w:rPr>
            </w:pPr>
          </w:p>
        </w:tc>
        <w:tc>
          <w:tcPr>
            <w:tcW w:w="2958" w:type="dxa"/>
            <w:tcBorders>
              <w:top w:val="nil"/>
              <w:left w:val="nil"/>
              <w:bottom w:val="nil"/>
              <w:right w:val="nil"/>
            </w:tcBorders>
          </w:tcPr>
          <w:p w14:paraId="343EC19A">
            <w:pPr>
              <w:keepNext/>
              <w:keepLines/>
              <w:kinsoku w:val="0"/>
              <w:overflowPunct w:val="0"/>
              <w:autoSpaceDE w:val="0"/>
              <w:autoSpaceDN w:val="0"/>
              <w:adjustRightInd w:val="0"/>
              <w:spacing w:before="120" w:after="120" w:line="270" w:lineRule="exact"/>
              <w:ind w:left="157"/>
              <w:jc w:val="left"/>
              <w:textAlignment w:val="baseline"/>
              <w:outlineLvl w:val="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Midship Section Plan</w:t>
            </w:r>
          </w:p>
        </w:tc>
        <w:tc>
          <w:tcPr>
            <w:tcW w:w="7248" w:type="dxa"/>
            <w:tcBorders>
              <w:top w:val="nil"/>
              <w:left w:val="nil"/>
              <w:bottom w:val="nil"/>
              <w:right w:val="nil"/>
            </w:tcBorders>
          </w:tcPr>
          <w:p w14:paraId="37250214">
            <w:pPr>
              <w:keepNext/>
              <w:keepLines/>
              <w:kinsoku w:val="0"/>
              <w:overflowPunct w:val="0"/>
              <w:autoSpaceDE w:val="0"/>
              <w:autoSpaceDN w:val="0"/>
              <w:adjustRightInd w:val="0"/>
              <w:spacing w:before="120" w:after="120" w:line="270" w:lineRule="exact"/>
              <w:ind w:left="272"/>
              <w:jc w:val="left"/>
              <w:textAlignment w:val="baseline"/>
              <w:outlineLvl w:val="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Drawing No. </w:t>
            </w:r>
            <w:r>
              <w:rPr>
                <w:rFonts w:hint="eastAsia"/>
                <w:color w:val="000000" w:themeColor="text1"/>
                <w:kern w:val="0"/>
                <w:sz w:val="24"/>
                <w14:textFill>
                  <w14:solidFill>
                    <w14:schemeClr w14:val="tx1"/>
                  </w14:solidFill>
                </w14:textFill>
              </w:rPr>
              <w:t>HP4102-110-03</w:t>
            </w:r>
          </w:p>
          <w:p w14:paraId="7D691148">
            <w:pPr>
              <w:keepNext/>
              <w:keepLines/>
              <w:kinsoku w:val="0"/>
              <w:overflowPunct w:val="0"/>
              <w:autoSpaceDE w:val="0"/>
              <w:autoSpaceDN w:val="0"/>
              <w:adjustRightInd w:val="0"/>
              <w:spacing w:before="120" w:after="120" w:line="270" w:lineRule="exact"/>
              <w:ind w:left="272"/>
              <w:jc w:val="left"/>
              <w:textAlignment w:val="baseline"/>
              <w:outlineLvl w:val="0"/>
              <w:rPr>
                <w:color w:val="000000" w:themeColor="text1"/>
                <w:kern w:val="0"/>
                <w:sz w:val="24"/>
                <w14:textFill>
                  <w14:solidFill>
                    <w14:schemeClr w14:val="tx1"/>
                  </w14:solidFill>
                </w14:textFill>
              </w:rPr>
            </w:pPr>
          </w:p>
          <w:p w14:paraId="365205B5">
            <w:pPr>
              <w:keepNext/>
              <w:keepLines/>
              <w:kinsoku w:val="0"/>
              <w:overflowPunct w:val="0"/>
              <w:autoSpaceDE w:val="0"/>
              <w:autoSpaceDN w:val="0"/>
              <w:adjustRightInd w:val="0"/>
              <w:spacing w:before="120" w:after="120" w:line="270" w:lineRule="exact"/>
              <w:ind w:left="272"/>
              <w:jc w:val="left"/>
              <w:textAlignment w:val="baseline"/>
              <w:outlineLvl w:val="0"/>
              <w:rPr>
                <w:color w:val="000000" w:themeColor="text1"/>
                <w:kern w:val="0"/>
                <w:sz w:val="24"/>
                <w14:textFill>
                  <w14:solidFill>
                    <w14:schemeClr w14:val="tx1"/>
                  </w14:solidFill>
                </w14:textFill>
              </w:rPr>
            </w:pPr>
          </w:p>
          <w:p w14:paraId="1074C53C">
            <w:pPr>
              <w:keepNext/>
              <w:keepLines/>
              <w:kinsoku w:val="0"/>
              <w:overflowPunct w:val="0"/>
              <w:autoSpaceDE w:val="0"/>
              <w:autoSpaceDN w:val="0"/>
              <w:adjustRightInd w:val="0"/>
              <w:spacing w:before="120" w:after="120" w:line="270" w:lineRule="exact"/>
              <w:ind w:left="272"/>
              <w:jc w:val="left"/>
              <w:textAlignment w:val="baseline"/>
              <w:outlineLvl w:val="0"/>
              <w:rPr>
                <w:color w:val="000000" w:themeColor="text1"/>
                <w:kern w:val="0"/>
                <w:sz w:val="24"/>
                <w14:textFill>
                  <w14:solidFill>
                    <w14:schemeClr w14:val="tx1"/>
                  </w14:solidFill>
                </w14:textFill>
              </w:rPr>
            </w:pPr>
          </w:p>
          <w:p w14:paraId="55BD8592">
            <w:pPr>
              <w:keepNext/>
              <w:keepLines/>
              <w:kinsoku w:val="0"/>
              <w:overflowPunct w:val="0"/>
              <w:autoSpaceDE w:val="0"/>
              <w:autoSpaceDN w:val="0"/>
              <w:adjustRightInd w:val="0"/>
              <w:spacing w:before="120" w:after="120" w:line="270" w:lineRule="exact"/>
              <w:ind w:left="272"/>
              <w:jc w:val="left"/>
              <w:textAlignment w:val="baseline"/>
              <w:outlineLvl w:val="0"/>
              <w:rPr>
                <w:color w:val="000000" w:themeColor="text1"/>
                <w:kern w:val="0"/>
                <w:sz w:val="24"/>
                <w14:textFill>
                  <w14:solidFill>
                    <w14:schemeClr w14:val="tx1"/>
                  </w14:solidFill>
                </w14:textFill>
              </w:rPr>
            </w:pPr>
          </w:p>
          <w:p w14:paraId="07356F98">
            <w:pPr>
              <w:keepNext/>
              <w:keepLines/>
              <w:kinsoku w:val="0"/>
              <w:overflowPunct w:val="0"/>
              <w:autoSpaceDE w:val="0"/>
              <w:autoSpaceDN w:val="0"/>
              <w:adjustRightInd w:val="0"/>
              <w:spacing w:before="120" w:after="120" w:line="270" w:lineRule="exact"/>
              <w:ind w:left="272"/>
              <w:jc w:val="left"/>
              <w:textAlignment w:val="baseline"/>
              <w:outlineLvl w:val="0"/>
              <w:rPr>
                <w:color w:val="000000" w:themeColor="text1"/>
                <w:kern w:val="0"/>
                <w:sz w:val="24"/>
                <w14:textFill>
                  <w14:solidFill>
                    <w14:schemeClr w14:val="tx1"/>
                  </w14:solidFill>
                </w14:textFill>
              </w:rPr>
            </w:pPr>
          </w:p>
          <w:p w14:paraId="406FFCAE">
            <w:pPr>
              <w:keepNext/>
              <w:keepLines/>
              <w:kinsoku w:val="0"/>
              <w:overflowPunct w:val="0"/>
              <w:autoSpaceDE w:val="0"/>
              <w:autoSpaceDN w:val="0"/>
              <w:adjustRightInd w:val="0"/>
              <w:spacing w:before="120" w:after="120" w:line="270" w:lineRule="exact"/>
              <w:ind w:left="272"/>
              <w:jc w:val="left"/>
              <w:textAlignment w:val="baseline"/>
              <w:outlineLvl w:val="0"/>
              <w:rPr>
                <w:color w:val="000000" w:themeColor="text1"/>
                <w:kern w:val="0"/>
                <w:sz w:val="24"/>
                <w14:textFill>
                  <w14:solidFill>
                    <w14:schemeClr w14:val="tx1"/>
                  </w14:solidFill>
                </w14:textFill>
              </w:rPr>
            </w:pPr>
          </w:p>
          <w:p w14:paraId="264B0ABB">
            <w:pPr>
              <w:keepNext/>
              <w:keepLines/>
              <w:kinsoku w:val="0"/>
              <w:overflowPunct w:val="0"/>
              <w:autoSpaceDE w:val="0"/>
              <w:autoSpaceDN w:val="0"/>
              <w:adjustRightInd w:val="0"/>
              <w:spacing w:before="120" w:after="120" w:line="270" w:lineRule="exact"/>
              <w:ind w:left="272"/>
              <w:jc w:val="left"/>
              <w:textAlignment w:val="baseline"/>
              <w:outlineLvl w:val="0"/>
              <w:rPr>
                <w:color w:val="000000" w:themeColor="text1"/>
                <w:kern w:val="0"/>
                <w:sz w:val="24"/>
                <w14:textFill>
                  <w14:solidFill>
                    <w14:schemeClr w14:val="tx1"/>
                  </w14:solidFill>
                </w14:textFill>
              </w:rPr>
            </w:pPr>
          </w:p>
          <w:p w14:paraId="0130978B">
            <w:pPr>
              <w:keepNext/>
              <w:keepLines/>
              <w:kinsoku w:val="0"/>
              <w:overflowPunct w:val="0"/>
              <w:autoSpaceDE w:val="0"/>
              <w:autoSpaceDN w:val="0"/>
              <w:adjustRightInd w:val="0"/>
              <w:spacing w:before="120" w:after="120" w:line="270" w:lineRule="exact"/>
              <w:ind w:left="272"/>
              <w:jc w:val="left"/>
              <w:textAlignment w:val="baseline"/>
              <w:outlineLvl w:val="0"/>
              <w:rPr>
                <w:color w:val="000000" w:themeColor="text1"/>
                <w:kern w:val="0"/>
                <w:sz w:val="24"/>
                <w14:textFill>
                  <w14:solidFill>
                    <w14:schemeClr w14:val="tx1"/>
                  </w14:solidFill>
                </w14:textFill>
              </w:rPr>
            </w:pPr>
          </w:p>
          <w:p w14:paraId="7E5E4EFA">
            <w:pPr>
              <w:keepNext/>
              <w:keepLines/>
              <w:kinsoku w:val="0"/>
              <w:overflowPunct w:val="0"/>
              <w:autoSpaceDE w:val="0"/>
              <w:autoSpaceDN w:val="0"/>
              <w:adjustRightInd w:val="0"/>
              <w:spacing w:before="120" w:after="120" w:line="270" w:lineRule="exact"/>
              <w:ind w:left="272"/>
              <w:jc w:val="left"/>
              <w:textAlignment w:val="baseline"/>
              <w:outlineLvl w:val="0"/>
              <w:rPr>
                <w:color w:val="000000" w:themeColor="text1"/>
                <w:kern w:val="0"/>
                <w:sz w:val="24"/>
                <w14:textFill>
                  <w14:solidFill>
                    <w14:schemeClr w14:val="tx1"/>
                  </w14:solidFill>
                </w14:textFill>
              </w:rPr>
            </w:pPr>
          </w:p>
          <w:p w14:paraId="35E567B2">
            <w:pPr>
              <w:autoSpaceDE w:val="0"/>
              <w:autoSpaceDN w:val="0"/>
              <w:adjustRightInd w:val="0"/>
              <w:spacing w:line="270" w:lineRule="exact"/>
              <w:ind w:left="272"/>
              <w:jc w:val="left"/>
              <w:rPr>
                <w:color w:val="000000" w:themeColor="text1"/>
                <w:kern w:val="0"/>
                <w:sz w:val="24"/>
                <w14:textFill>
                  <w14:solidFill>
                    <w14:schemeClr w14:val="tx1"/>
                  </w14:solidFill>
                </w14:textFill>
              </w:rPr>
            </w:pPr>
          </w:p>
        </w:tc>
      </w:tr>
      <w:tr w14:paraId="438E86F2">
        <w:tblPrEx>
          <w:tblCellMar>
            <w:top w:w="0" w:type="dxa"/>
            <w:left w:w="0" w:type="dxa"/>
            <w:bottom w:w="0" w:type="dxa"/>
            <w:right w:w="0" w:type="dxa"/>
          </w:tblCellMar>
        </w:tblPrEx>
        <w:trPr>
          <w:trHeight w:val="427" w:hRule="exact"/>
        </w:trPr>
        <w:tc>
          <w:tcPr>
            <w:tcW w:w="311" w:type="dxa"/>
            <w:tcBorders>
              <w:top w:val="nil"/>
              <w:left w:val="nil"/>
              <w:bottom w:val="nil"/>
              <w:right w:val="nil"/>
            </w:tcBorders>
          </w:tcPr>
          <w:p w14:paraId="29FA4E04">
            <w:pPr>
              <w:autoSpaceDE w:val="0"/>
              <w:autoSpaceDN w:val="0"/>
              <w:adjustRightInd w:val="0"/>
              <w:spacing w:line="270" w:lineRule="exact"/>
              <w:jc w:val="left"/>
              <w:rPr>
                <w:color w:val="000000" w:themeColor="text1"/>
                <w:kern w:val="0"/>
                <w:sz w:val="24"/>
                <w14:textFill>
                  <w14:solidFill>
                    <w14:schemeClr w14:val="tx1"/>
                  </w14:solidFill>
                </w14:textFill>
              </w:rPr>
            </w:pPr>
          </w:p>
        </w:tc>
        <w:tc>
          <w:tcPr>
            <w:tcW w:w="2958" w:type="dxa"/>
            <w:tcBorders>
              <w:top w:val="nil"/>
              <w:left w:val="nil"/>
              <w:bottom w:val="nil"/>
              <w:right w:val="nil"/>
            </w:tcBorders>
          </w:tcPr>
          <w:p w14:paraId="001152E8">
            <w:pPr>
              <w:keepNext/>
              <w:keepLines/>
              <w:kinsoku w:val="0"/>
              <w:overflowPunct w:val="0"/>
              <w:autoSpaceDE w:val="0"/>
              <w:autoSpaceDN w:val="0"/>
              <w:adjustRightInd w:val="0"/>
              <w:spacing w:before="120" w:after="120" w:line="270" w:lineRule="exact"/>
              <w:ind w:left="157"/>
              <w:jc w:val="left"/>
              <w:textAlignment w:val="baseline"/>
              <w:outlineLvl w:val="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Maker's List   No.GW4001-014-03</w:t>
            </w:r>
          </w:p>
        </w:tc>
        <w:tc>
          <w:tcPr>
            <w:tcW w:w="7248" w:type="dxa"/>
            <w:tcBorders>
              <w:top w:val="nil"/>
              <w:left w:val="nil"/>
              <w:bottom w:val="nil"/>
              <w:right w:val="nil"/>
            </w:tcBorders>
          </w:tcPr>
          <w:p w14:paraId="602E37C9">
            <w:pPr>
              <w:keepNext/>
              <w:keepLines/>
              <w:kinsoku w:val="0"/>
              <w:overflowPunct w:val="0"/>
              <w:autoSpaceDE w:val="0"/>
              <w:autoSpaceDN w:val="0"/>
              <w:adjustRightInd w:val="0"/>
              <w:spacing w:before="120" w:after="120" w:line="270" w:lineRule="exact"/>
              <w:ind w:left="272"/>
              <w:jc w:val="left"/>
              <w:textAlignment w:val="baseline"/>
              <w:outlineLvl w:val="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Drawing No. </w:t>
            </w:r>
            <w:r>
              <w:rPr>
                <w:rFonts w:hint="eastAsia"/>
                <w:color w:val="000000" w:themeColor="text1"/>
                <w:kern w:val="0"/>
                <w:sz w:val="24"/>
                <w14:textFill>
                  <w14:solidFill>
                    <w14:schemeClr w14:val="tx1"/>
                  </w14:solidFill>
                </w14:textFill>
              </w:rPr>
              <w:t>HP4102</w:t>
            </w:r>
            <w:r>
              <w:rPr>
                <w:color w:val="000000" w:themeColor="text1"/>
                <w:kern w:val="0"/>
                <w:sz w:val="24"/>
                <w14:textFill>
                  <w14:solidFill>
                    <w14:schemeClr w14:val="tx1"/>
                  </w14:solidFill>
                </w14:textFill>
              </w:rPr>
              <w:t>-014-03</w:t>
            </w:r>
          </w:p>
        </w:tc>
      </w:tr>
    </w:tbl>
    <w:p w14:paraId="6A4C2FE1">
      <w:pPr>
        <w:autoSpaceDE w:val="0"/>
        <w:autoSpaceDN w:val="0"/>
        <w:adjustRightInd w:val="0"/>
        <w:spacing w:before="19" w:line="100" w:lineRule="exact"/>
        <w:jc w:val="left"/>
        <w:rPr>
          <w:color w:val="000000" w:themeColor="text1"/>
          <w:kern w:val="0"/>
          <w:sz w:val="10"/>
          <w:szCs w:val="10"/>
          <w14:textFill>
            <w14:solidFill>
              <w14:schemeClr w14:val="tx1"/>
            </w14:solidFill>
          </w14:textFill>
        </w:rPr>
      </w:pPr>
    </w:p>
    <w:p w14:paraId="47A86AAF">
      <w:pPr>
        <w:autoSpaceDE w:val="0"/>
        <w:autoSpaceDN w:val="0"/>
        <w:adjustRightInd w:val="0"/>
        <w:spacing w:line="200" w:lineRule="exact"/>
        <w:jc w:val="left"/>
        <w:rPr>
          <w:color w:val="000000" w:themeColor="text1"/>
          <w:kern w:val="0"/>
          <w:sz w:val="20"/>
          <w:szCs w:val="20"/>
          <w14:textFill>
            <w14:solidFill>
              <w14:schemeClr w14:val="tx1"/>
            </w14:solidFill>
          </w14:textFill>
        </w:rPr>
      </w:pPr>
    </w:p>
    <w:p w14:paraId="2D5C69FE">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This Specification with above mentioned accompanying plan</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shall form an integral part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of the Building Contract of the Vessel.</w:t>
      </w:r>
    </w:p>
    <w:p w14:paraId="6BB8DF89">
      <w:pPr>
        <w:autoSpaceDE w:val="0"/>
        <w:autoSpaceDN w:val="0"/>
        <w:adjustRightInd w:val="0"/>
        <w:spacing w:before="3" w:line="280" w:lineRule="exact"/>
        <w:jc w:val="left"/>
        <w:rPr>
          <w:color w:val="000000" w:themeColor="text1"/>
          <w:kern w:val="0"/>
          <w:sz w:val="28"/>
          <w:szCs w:val="28"/>
          <w14:textFill>
            <w14:solidFill>
              <w14:schemeClr w14:val="tx1"/>
            </w14:solidFill>
          </w14:textFill>
        </w:rPr>
      </w:pPr>
    </w:p>
    <w:p w14:paraId="7890639D">
      <w:pPr>
        <w:autoSpaceDE w:val="0"/>
        <w:autoSpaceDN w:val="0"/>
        <w:adjustRightInd w:val="0"/>
        <w:spacing w:line="243" w:lineRule="auto"/>
        <w:ind w:left="1107"/>
        <w:rPr>
          <w:b/>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Details in design, construction, installation, inspection, test and workmanship not covered by this Specification and the accompanying plan</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shall be performed under the working plans and Builder’s practice.</w:t>
      </w:r>
      <w:r>
        <w:t xml:space="preserve"> </w:t>
      </w:r>
      <w:r>
        <w:rPr>
          <w:b/>
          <w:color w:val="000000" w:themeColor="text1"/>
          <w:kern w:val="0"/>
          <w:sz w:val="24"/>
          <w14:textFill>
            <w14:solidFill>
              <w14:schemeClr w14:val="tx1"/>
            </w14:solidFill>
          </w14:textFill>
        </w:rPr>
        <w:t>List of Builder’s standards and practices to be submitted to</w:t>
      </w:r>
      <w:r>
        <w:rPr>
          <w:rFonts w:hint="eastAsia"/>
          <w:b/>
          <w:color w:val="000000" w:themeColor="text1"/>
          <w:kern w:val="0"/>
          <w:sz w:val="24"/>
          <w14:textFill>
            <w14:solidFill>
              <w14:schemeClr w14:val="tx1"/>
            </w14:solidFill>
          </w14:textFill>
        </w:rPr>
        <w:t xml:space="preserve"> </w:t>
      </w:r>
      <w:r>
        <w:rPr>
          <w:b/>
          <w:color w:val="000000" w:themeColor="text1"/>
          <w:kern w:val="0"/>
          <w:sz w:val="24"/>
          <w14:textFill>
            <w14:solidFill>
              <w14:schemeClr w14:val="tx1"/>
            </w14:solidFill>
          </w14:textFill>
        </w:rPr>
        <w:t>the Buyer for reference at the time of plan approval.</w:t>
      </w:r>
    </w:p>
    <w:p w14:paraId="0EE62291">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6248CA4D">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Builder shall furnish </w:t>
      </w:r>
      <w:r>
        <w:rPr>
          <w:rFonts w:hint="eastAsia"/>
          <w:color w:val="000000" w:themeColor="text1"/>
          <w:kern w:val="0"/>
          <w:sz w:val="24"/>
          <w14:textFill>
            <w14:solidFill>
              <w14:schemeClr w14:val="tx1"/>
            </w14:solidFill>
          </w14:textFill>
        </w:rPr>
        <w:t xml:space="preserve">the Vessel with </w:t>
      </w:r>
      <w:r>
        <w:rPr>
          <w:color w:val="000000" w:themeColor="text1"/>
          <w:kern w:val="0"/>
          <w:sz w:val="24"/>
          <w14:textFill>
            <w14:solidFill>
              <w14:schemeClr w14:val="tx1"/>
            </w14:solidFill>
          </w14:textFill>
        </w:rPr>
        <w:t xml:space="preserve">all items required </w:t>
      </w:r>
      <w:r>
        <w:rPr>
          <w:rFonts w:hint="eastAsia"/>
          <w:color w:val="000000" w:themeColor="text1"/>
          <w:kern w:val="0"/>
          <w:sz w:val="24"/>
          <w14:textFill>
            <w14:solidFill>
              <w14:schemeClr w14:val="tx1"/>
            </w14:solidFill>
          </w14:textFill>
        </w:rPr>
        <w:t>by the Rules and Regulations as specified in section 3.</w:t>
      </w:r>
      <w:r>
        <w:rPr>
          <w:color w:val="000000" w:themeColor="text1"/>
          <w:kern w:val="0"/>
          <w:sz w:val="24"/>
          <w14:textFill>
            <w14:solidFill>
              <w14:schemeClr w14:val="tx1"/>
            </w14:solidFill>
          </w14:textFill>
        </w:rPr>
        <w:t>3 “R</w:t>
      </w:r>
      <w:r>
        <w:rPr>
          <w:rFonts w:hint="eastAsia"/>
          <w:color w:val="000000" w:themeColor="text1"/>
          <w:kern w:val="0"/>
          <w:sz w:val="24"/>
          <w14:textFill>
            <w14:solidFill>
              <w14:schemeClr w14:val="tx1"/>
            </w14:solidFill>
          </w14:textFill>
        </w:rPr>
        <w:t>ules and</w:t>
      </w:r>
      <w:r>
        <w:rPr>
          <w:color w:val="000000" w:themeColor="text1"/>
          <w:kern w:val="0"/>
          <w:sz w:val="24"/>
          <w14:textFill>
            <w14:solidFill>
              <w14:schemeClr w14:val="tx1"/>
            </w14:solidFill>
          </w14:textFill>
        </w:rPr>
        <w:t xml:space="preserve"> R</w:t>
      </w:r>
      <w:r>
        <w:rPr>
          <w:rFonts w:hint="eastAsia"/>
          <w:color w:val="000000" w:themeColor="text1"/>
          <w:kern w:val="0"/>
          <w:sz w:val="24"/>
          <w14:textFill>
            <w14:solidFill>
              <w14:schemeClr w14:val="tx1"/>
            </w14:solidFill>
          </w14:textFill>
        </w:rPr>
        <w:t>egulations</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 xml:space="preserve">and 3.4 </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Guidelines and Recommendations</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except items specifically stated herein as shall be furnished and supplied by the Buyer.</w:t>
      </w:r>
    </w:p>
    <w:p w14:paraId="78B9598E">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4646EBB7">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Any items repeated by mentioning twice or more in this Specification shall be supplied and/or applied only once. Any items, which are not called for explicitly in this Specification, shall not be furnished nor supplied by the Builder. Any items missing but required by Classification Society or Regulatory Bodies concerned which set force at the date of Contract signing, shall be supplied and/or equipped by the Builder.</w:t>
      </w:r>
      <w:r>
        <w:rPr>
          <w:rFonts w:hint="eastAsia"/>
          <w:color w:val="000000" w:themeColor="text1"/>
          <w:kern w:val="0"/>
          <w:sz w:val="24"/>
          <w14:textFill>
            <w14:solidFill>
              <w14:schemeClr w14:val="tx1"/>
            </w14:solidFill>
          </w14:textFill>
        </w:rPr>
        <w:t xml:space="preserve"> </w:t>
      </w:r>
    </w:p>
    <w:p w14:paraId="6FCD5875">
      <w:pPr>
        <w:autoSpaceDE w:val="0"/>
        <w:autoSpaceDN w:val="0"/>
        <w:adjustRightInd w:val="0"/>
        <w:spacing w:line="243" w:lineRule="auto"/>
        <w:ind w:left="1107"/>
        <w:rPr>
          <w:color w:val="000000" w:themeColor="text1"/>
          <w:kern w:val="0"/>
          <w:sz w:val="24"/>
          <w14:textFill>
            <w14:solidFill>
              <w14:schemeClr w14:val="tx1"/>
            </w14:solidFill>
          </w14:textFill>
        </w:rPr>
      </w:pPr>
    </w:p>
    <w:p w14:paraId="315FD930">
      <w:pPr>
        <w:autoSpaceDE w:val="0"/>
        <w:autoSpaceDN w:val="0"/>
        <w:adjustRightInd w:val="0"/>
        <w:spacing w:line="243" w:lineRule="auto"/>
        <w:ind w:left="1107"/>
        <w:rPr>
          <w:color w:val="000000" w:themeColor="text1"/>
          <w:kern w:val="0"/>
          <w:sz w:val="26"/>
          <w:szCs w:val="26"/>
          <w14:textFill>
            <w14:solidFill>
              <w14:schemeClr w14:val="tx1"/>
            </w14:solidFill>
          </w14:textFill>
        </w:rPr>
      </w:pPr>
      <w:r>
        <w:rPr>
          <w:color w:val="000000" w:themeColor="text1"/>
          <w:kern w:val="0"/>
          <w:sz w:val="24"/>
          <w14:textFill>
            <w14:solidFill>
              <w14:schemeClr w14:val="tx1"/>
            </w14:solidFill>
          </w14:textFill>
        </w:rPr>
        <w:t xml:space="preserve">Any requirement of the Buyer, which is in excess of the requirements of Rules and Regulations as specified in Section </w:t>
      </w:r>
      <w:r>
        <w:rPr>
          <w:rFonts w:hint="eastAsia"/>
          <w:color w:val="000000" w:themeColor="text1"/>
          <w:kern w:val="0"/>
          <w:sz w:val="24"/>
          <w14:textFill>
            <w14:solidFill>
              <w14:schemeClr w14:val="tx1"/>
            </w14:solidFill>
          </w14:textFill>
        </w:rPr>
        <w:t>3.</w:t>
      </w:r>
      <w:r>
        <w:rPr>
          <w:color w:val="000000" w:themeColor="text1"/>
          <w:kern w:val="0"/>
          <w:sz w:val="24"/>
          <w14:textFill>
            <w14:solidFill>
              <w14:schemeClr w14:val="tx1"/>
            </w14:solidFill>
          </w14:textFill>
        </w:rPr>
        <w:t>3 “R</w:t>
      </w:r>
      <w:r>
        <w:rPr>
          <w:rFonts w:hint="eastAsia"/>
          <w:color w:val="000000" w:themeColor="text1"/>
          <w:kern w:val="0"/>
          <w:sz w:val="24"/>
          <w14:textFill>
            <w14:solidFill>
              <w14:schemeClr w14:val="tx1"/>
            </w14:solidFill>
          </w14:textFill>
        </w:rPr>
        <w:t>ules and</w:t>
      </w:r>
      <w:r>
        <w:rPr>
          <w:color w:val="000000" w:themeColor="text1"/>
          <w:kern w:val="0"/>
          <w:sz w:val="24"/>
          <w14:textFill>
            <w14:solidFill>
              <w14:schemeClr w14:val="tx1"/>
            </w14:solidFill>
          </w14:textFill>
        </w:rPr>
        <w:t xml:space="preserve"> R</w:t>
      </w:r>
      <w:r>
        <w:rPr>
          <w:rFonts w:hint="eastAsia"/>
          <w:color w:val="000000" w:themeColor="text1"/>
          <w:kern w:val="0"/>
          <w:sz w:val="24"/>
          <w14:textFill>
            <w14:solidFill>
              <w14:schemeClr w14:val="tx1"/>
            </w14:solidFill>
          </w14:textFill>
        </w:rPr>
        <w:t>egulations</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 xml:space="preserve">and 3.4 </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Guidelines and Recommendations</w:t>
      </w:r>
      <w:r>
        <w:rPr>
          <w:color w:val="000000" w:themeColor="text1"/>
          <w:kern w:val="0"/>
          <w:sz w:val="24"/>
          <w14:textFill>
            <w14:solidFill>
              <w14:schemeClr w14:val="tx1"/>
            </w14:solidFill>
          </w14:textFill>
        </w:rPr>
        <w:t xml:space="preserve">” and/or the content of this Specification, shall be subject to the adjustment to the Contract price, scheduled delivery date, </w:t>
      </w:r>
      <w:r>
        <w:rPr>
          <w:rFonts w:hint="eastAsia"/>
          <w:color w:val="000000" w:themeColor="text1"/>
          <w:kern w:val="0"/>
          <w:sz w:val="24"/>
          <w14:textFill>
            <w14:solidFill>
              <w14:schemeClr w14:val="tx1"/>
            </w14:solidFill>
          </w14:textFill>
        </w:rPr>
        <w:t xml:space="preserve">contract speed, </w:t>
      </w:r>
      <w:r>
        <w:rPr>
          <w:color w:val="000000" w:themeColor="text1"/>
          <w:kern w:val="0"/>
          <w:sz w:val="24"/>
          <w14:textFill>
            <w14:solidFill>
              <w14:schemeClr w14:val="tx1"/>
            </w14:solidFill>
          </w14:textFill>
        </w:rPr>
        <w:t>deadweight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homogeneous</w:t>
      </w:r>
      <w:r>
        <w:rPr>
          <w:rFonts w:hint="eastAsia"/>
          <w:color w:val="000000" w:themeColor="text1"/>
          <w:kern w:val="0"/>
          <w:sz w:val="24"/>
          <w14:textFill>
            <w14:solidFill>
              <w14:schemeClr w14:val="tx1"/>
            </w14:solidFill>
          </w14:textFill>
        </w:rPr>
        <w:t xml:space="preserve"> intake </w:t>
      </w:r>
      <w:r>
        <w:rPr>
          <w:color w:val="000000" w:themeColor="text1"/>
          <w:kern w:val="0"/>
          <w:sz w:val="24"/>
          <w14:textFill>
            <w14:solidFill>
              <w14:schemeClr w14:val="tx1"/>
            </w14:solidFill>
          </w14:textFill>
        </w:rPr>
        <w:t xml:space="preserve">and any other items which may be </w:t>
      </w:r>
      <w:r>
        <w:rPr>
          <w:rFonts w:hint="eastAsia"/>
          <w:color w:val="000000" w:themeColor="text1"/>
          <w:kern w:val="0"/>
          <w:sz w:val="24"/>
          <w14:textFill>
            <w14:solidFill>
              <w14:schemeClr w14:val="tx1"/>
            </w14:solidFill>
          </w14:textFill>
        </w:rPr>
        <w:t>a</w:t>
      </w:r>
      <w:r>
        <w:rPr>
          <w:color w:val="000000" w:themeColor="text1"/>
          <w:kern w:val="0"/>
          <w:sz w:val="24"/>
          <w14:textFill>
            <w14:solidFill>
              <w14:schemeClr w14:val="tx1"/>
            </w14:solidFill>
          </w14:textFill>
        </w:rPr>
        <w:t>ffected.</w:t>
      </w:r>
      <w:r>
        <w:rPr>
          <w:rFonts w:hint="eastAsia"/>
          <w:color w:val="000000" w:themeColor="text1"/>
          <w:kern w:val="0"/>
          <w:sz w:val="24"/>
          <w14:textFill>
            <w14:solidFill>
              <w14:schemeClr w14:val="tx1"/>
            </w14:solidFill>
          </w14:textFill>
        </w:rPr>
        <w:t xml:space="preserve"> </w:t>
      </w:r>
    </w:p>
    <w:p w14:paraId="4AF107A5">
      <w:pPr>
        <w:autoSpaceDE w:val="0"/>
        <w:autoSpaceDN w:val="0"/>
        <w:adjustRightInd w:val="0"/>
        <w:spacing w:line="243" w:lineRule="auto"/>
        <w:ind w:left="1107"/>
        <w:rPr>
          <w:color w:val="000000" w:themeColor="text1"/>
          <w:kern w:val="0"/>
          <w:sz w:val="24"/>
          <w14:textFill>
            <w14:solidFill>
              <w14:schemeClr w14:val="tx1"/>
            </w14:solidFill>
          </w14:textFill>
        </w:rPr>
      </w:pPr>
    </w:p>
    <w:p w14:paraId="35A62DB5">
      <w:pPr>
        <w:autoSpaceDE w:val="0"/>
        <w:autoSpaceDN w:val="0"/>
        <w:adjustRightInd w:val="0"/>
        <w:spacing w:line="243" w:lineRule="auto"/>
        <w:ind w:left="1107"/>
        <w:rPr>
          <w:color w:val="000000"/>
          <w:kern w:val="0"/>
          <w:sz w:val="24"/>
        </w:rPr>
      </w:pPr>
      <w:r>
        <w:rPr>
          <w:color w:val="000000"/>
          <w:kern w:val="0"/>
          <w:sz w:val="24"/>
        </w:rPr>
        <w:t xml:space="preserve">If any inconsistency is found between the </w:t>
      </w:r>
      <w:r>
        <w:rPr>
          <w:rFonts w:hint="eastAsia"/>
          <w:color w:val="000000"/>
          <w:kern w:val="0"/>
          <w:sz w:val="24"/>
        </w:rPr>
        <w:t xml:space="preserve">Building </w:t>
      </w:r>
      <w:r>
        <w:rPr>
          <w:color w:val="000000"/>
          <w:kern w:val="0"/>
          <w:sz w:val="24"/>
        </w:rPr>
        <w:t>Contract and this Specification</w:t>
      </w:r>
      <w:r>
        <w:rPr>
          <w:rFonts w:hint="eastAsia"/>
          <w:color w:val="000000"/>
          <w:kern w:val="0"/>
          <w:sz w:val="24"/>
        </w:rPr>
        <w:t xml:space="preserve"> and/or this Specification and accompanying plans, the former shall </w:t>
      </w:r>
      <w:r>
        <w:rPr>
          <w:color w:val="000000"/>
          <w:kern w:val="0"/>
          <w:sz w:val="24"/>
        </w:rPr>
        <w:t xml:space="preserve">prevail </w:t>
      </w:r>
      <w:r>
        <w:rPr>
          <w:rFonts w:hint="eastAsia"/>
          <w:color w:val="000000"/>
          <w:kern w:val="0"/>
          <w:sz w:val="24"/>
        </w:rPr>
        <w:t>in any case</w:t>
      </w:r>
      <w:r>
        <w:rPr>
          <w:color w:val="000000"/>
          <w:kern w:val="0"/>
          <w:sz w:val="24"/>
        </w:rPr>
        <w:t>.</w:t>
      </w:r>
    </w:p>
    <w:p w14:paraId="4EDCBD5E">
      <w:pPr>
        <w:autoSpaceDE w:val="0"/>
        <w:autoSpaceDN w:val="0"/>
        <w:adjustRightInd w:val="0"/>
        <w:spacing w:line="243" w:lineRule="auto"/>
        <w:rPr>
          <w:color w:val="000000" w:themeColor="text1"/>
          <w:kern w:val="0"/>
          <w:sz w:val="24"/>
          <w14:textFill>
            <w14:solidFill>
              <w14:schemeClr w14:val="tx1"/>
            </w14:solidFill>
          </w14:textFill>
        </w:rPr>
      </w:pPr>
    </w:p>
    <w:p w14:paraId="1FFCB94C">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description in </w:t>
      </w:r>
      <w:r>
        <w:rPr>
          <w:rFonts w:hint="eastAsia"/>
          <w:color w:val="000000" w:themeColor="text1"/>
          <w:kern w:val="0"/>
          <w:sz w:val="24"/>
          <w14:textFill>
            <w14:solidFill>
              <w14:schemeClr w14:val="tx1"/>
            </w14:solidFill>
          </w14:textFill>
        </w:rPr>
        <w:t>CHAPTER 1</w:t>
      </w:r>
      <w:r>
        <w:rPr>
          <w:color w:val="000000" w:themeColor="text1"/>
          <w:kern w:val="0"/>
          <w:sz w:val="24"/>
          <w14:textFill>
            <w14:solidFill>
              <w14:schemeClr w14:val="tx1"/>
            </w14:solidFill>
          </w14:textFill>
        </w:rPr>
        <w:t xml:space="preserve"> “General” shall be applied to all parts of this Specification, whereas in the other parts the descriptions shall be applied the respective parts, if not stated otherwise. In the event of any conflict or inconsistency between the parts of this Specification, the hull part shall prevail in respect of hull items, the outfitting part shall prevail in respect of outfitting items, the machinery part shall prevail in respect of machinery items and the electrical part shall prevail in respect of electrical items.</w:t>
      </w:r>
    </w:p>
    <w:p w14:paraId="3F77F9D1">
      <w:pPr>
        <w:autoSpaceDE w:val="0"/>
        <w:autoSpaceDN w:val="0"/>
        <w:adjustRightInd w:val="0"/>
        <w:spacing w:line="243" w:lineRule="auto"/>
        <w:rPr>
          <w:color w:val="000000" w:themeColor="text1"/>
          <w:kern w:val="0"/>
          <w:sz w:val="24"/>
          <w14:textFill>
            <w14:solidFill>
              <w14:schemeClr w14:val="tx1"/>
            </w14:solidFill>
          </w14:textFill>
        </w:rPr>
      </w:pPr>
    </w:p>
    <w:p w14:paraId="5A58F7E6">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In the event of any inconsistency between the description in 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Specification and Rules and/or Regulation</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listed in the Specification, Rules and/or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Regulation</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shall prevail.</w:t>
      </w:r>
    </w:p>
    <w:p w14:paraId="34666C6E">
      <w:pPr>
        <w:autoSpaceDE w:val="0"/>
        <w:autoSpaceDN w:val="0"/>
        <w:adjustRightInd w:val="0"/>
        <w:spacing w:line="243" w:lineRule="auto"/>
        <w:ind w:left="1107"/>
        <w:rPr>
          <w:color w:val="000000" w:themeColor="text1"/>
          <w:kern w:val="0"/>
          <w:sz w:val="24"/>
          <w14:textFill>
            <w14:solidFill>
              <w14:schemeClr w14:val="tx1"/>
            </w14:solidFill>
          </w14:textFill>
        </w:rPr>
      </w:pPr>
    </w:p>
    <w:p w14:paraId="24B85563">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If d</w:t>
      </w:r>
      <w:r>
        <w:rPr>
          <w:color w:val="000000" w:themeColor="text1"/>
          <w:kern w:val="0"/>
          <w:sz w:val="24"/>
          <w14:textFill>
            <w14:solidFill>
              <w14:schemeClr w14:val="tx1"/>
            </w14:solidFill>
          </w14:textFill>
        </w:rPr>
        <w:t>uring approval of plans, both parties agree to a design which differs from 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Specification, </w:t>
      </w:r>
      <w:r>
        <w:rPr>
          <w:rFonts w:hint="eastAsia"/>
          <w:color w:val="000000" w:themeColor="text1"/>
          <w:kern w:val="0"/>
          <w:sz w:val="24"/>
          <w14:textFill>
            <w14:solidFill>
              <w14:schemeClr w14:val="tx1"/>
            </w14:solidFill>
          </w14:textFill>
        </w:rPr>
        <w:t>i</w:t>
      </w:r>
      <w:r>
        <w:rPr>
          <w:color w:val="000000" w:themeColor="text1"/>
          <w:kern w:val="0"/>
          <w:sz w:val="24"/>
          <w14:textFill>
            <w14:solidFill>
              <w14:schemeClr w14:val="tx1"/>
            </w14:solidFill>
          </w14:textFill>
        </w:rPr>
        <w:t>t is understood that terms in the Specification concerning these alterations</w:t>
      </w:r>
      <w:r>
        <w:rPr>
          <w:rFonts w:hint="eastAsia"/>
          <w:color w:val="000000" w:themeColor="text1"/>
          <w:kern w:val="0"/>
          <w:sz w:val="24"/>
          <w14:textFill>
            <w14:solidFill>
              <w14:schemeClr w14:val="tx1"/>
            </w14:solidFill>
          </w14:textFill>
        </w:rPr>
        <w:t xml:space="preserve"> shall</w:t>
      </w:r>
      <w:r>
        <w:rPr>
          <w:color w:val="000000" w:themeColor="text1"/>
          <w:kern w:val="0"/>
          <w:sz w:val="24"/>
          <w14:textFill>
            <w14:solidFill>
              <w14:schemeClr w14:val="tx1"/>
            </w14:solidFill>
          </w14:textFill>
        </w:rPr>
        <w:t xml:space="preserve"> be no longer applicable, and consequently in these cases the approved drawings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shall be supplementary to the Specification.</w:t>
      </w:r>
    </w:p>
    <w:p w14:paraId="0CD929CD">
      <w:pPr>
        <w:autoSpaceDE w:val="0"/>
        <w:autoSpaceDN w:val="0"/>
        <w:adjustRightInd w:val="0"/>
        <w:spacing w:line="243" w:lineRule="auto"/>
        <w:ind w:left="1107"/>
        <w:rPr>
          <w:color w:val="000000" w:themeColor="text1"/>
          <w:kern w:val="0"/>
          <w:sz w:val="24"/>
          <w14:textFill>
            <w14:solidFill>
              <w14:schemeClr w14:val="tx1"/>
            </w14:solidFill>
          </w14:textFill>
        </w:rPr>
      </w:pPr>
    </w:p>
    <w:p w14:paraId="621502CC">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Any alterations of Rules and Regulations as specified in Part</w:t>
      </w:r>
      <w:r>
        <w:rPr>
          <w:rFonts w:hint="eastAsia"/>
          <w:color w:val="000000" w:themeColor="text1"/>
          <w:kern w:val="0"/>
          <w:sz w:val="24"/>
          <w14:textFill>
            <w14:solidFill>
              <w14:schemeClr w14:val="tx1"/>
            </w14:solidFill>
          </w14:textFill>
        </w:rPr>
        <w:t xml:space="preserve"> 1</w:t>
      </w:r>
      <w:r>
        <w:rPr>
          <w:color w:val="000000" w:themeColor="text1"/>
          <w:kern w:val="0"/>
          <w:sz w:val="24"/>
          <w14:textFill>
            <w14:solidFill>
              <w14:schemeClr w14:val="tx1"/>
            </w14:solidFill>
          </w14:textFill>
        </w:rPr>
        <w:t>, Section 3</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3 and Section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3</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4 of this Specification coming into effect between the date of Contract signing and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ship’s delivery may be carried out subject to adjustment to the Contract price, Contract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guaranteed technical data (Speed, Deadweight, Homogeneous intake</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 xml:space="preserve"> etc.), delivery date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and any other item(s) which may be affected.</w:t>
      </w:r>
    </w:p>
    <w:p w14:paraId="76C88BAB">
      <w:pPr>
        <w:autoSpaceDE w:val="0"/>
        <w:autoSpaceDN w:val="0"/>
        <w:adjustRightInd w:val="0"/>
        <w:spacing w:line="243" w:lineRule="auto"/>
        <w:ind w:left="1107" w:leftChars="527" w:firstLine="26" w:firstLineChars="11"/>
        <w:rPr>
          <w:color w:val="000000"/>
          <w:kern w:val="0"/>
          <w:sz w:val="24"/>
        </w:rPr>
      </w:pPr>
    </w:p>
    <w:p w14:paraId="28174788">
      <w:pPr>
        <w:autoSpaceDE w:val="0"/>
        <w:autoSpaceDN w:val="0"/>
        <w:adjustRightInd w:val="0"/>
        <w:spacing w:line="243" w:lineRule="auto"/>
        <w:ind w:left="1107" w:leftChars="527" w:firstLine="26" w:firstLineChars="11"/>
        <w:rPr>
          <w:color w:val="000000"/>
          <w:kern w:val="0"/>
          <w:sz w:val="24"/>
        </w:rPr>
      </w:pPr>
      <w:r>
        <w:rPr>
          <w:color w:val="000000"/>
          <w:kern w:val="0"/>
          <w:sz w:val="24"/>
        </w:rPr>
        <w:t xml:space="preserve">Any amendments </w:t>
      </w:r>
      <w:r>
        <w:rPr>
          <w:color w:val="000000" w:themeColor="text1"/>
          <w:kern w:val="0"/>
          <w:sz w:val="24"/>
          <w14:textFill>
            <w14:solidFill>
              <w14:schemeClr w14:val="tx1"/>
            </w14:solidFill>
          </w14:textFill>
        </w:rPr>
        <w:t>and/or modification</w:t>
      </w:r>
      <w:r>
        <w:rPr>
          <w:rFonts w:hint="eastAsia"/>
          <w:color w:val="000000" w:themeColor="text1"/>
          <w:kern w:val="0"/>
          <w:sz w:val="24"/>
          <w14:textFill>
            <w14:solidFill>
              <w14:schemeClr w14:val="tx1"/>
            </w14:solidFill>
          </w14:textFill>
        </w:rPr>
        <w:t>s</w:t>
      </w:r>
      <w:r>
        <w:rPr>
          <w:color w:val="000000"/>
          <w:kern w:val="0"/>
          <w:sz w:val="24"/>
        </w:rPr>
        <w:t xml:space="preserve"> in this Specification and/or Contract Plan(s) to be</w:t>
      </w:r>
      <w:r>
        <w:rPr>
          <w:rFonts w:hint="eastAsia"/>
          <w:color w:val="000000"/>
          <w:kern w:val="0"/>
          <w:sz w:val="24"/>
        </w:rPr>
        <w:t xml:space="preserve"> treated similar to above. </w:t>
      </w:r>
    </w:p>
    <w:p w14:paraId="0E276547">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5A221AE5">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If the Buyer desire</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to apply the said amendment and/or modification to the Vessel, the Buyer will inform the Builder in written document, and the Builder </w:t>
      </w:r>
      <w:r>
        <w:rPr>
          <w:rFonts w:hint="eastAsia"/>
          <w:color w:val="000000" w:themeColor="text1"/>
          <w:kern w:val="0"/>
          <w:sz w:val="24"/>
          <w14:textFill>
            <w14:solidFill>
              <w14:schemeClr w14:val="tx1"/>
            </w14:solidFill>
          </w14:textFill>
        </w:rPr>
        <w:t>shall</w:t>
      </w:r>
      <w:r>
        <w:rPr>
          <w:color w:val="000000" w:themeColor="text1"/>
          <w:kern w:val="0"/>
          <w:sz w:val="24"/>
          <w14:textFill>
            <w14:solidFill>
              <w14:schemeClr w14:val="tx1"/>
            </w14:solidFill>
          </w14:textFill>
        </w:rPr>
        <w:t xml:space="preserve"> submit a written document</w:t>
      </w:r>
      <w:r>
        <w:rPr>
          <w:rFonts w:hint="eastAsia"/>
          <w:color w:val="000000" w:themeColor="text1"/>
          <w:kern w:val="0"/>
          <w:sz w:val="24"/>
          <w14:textFill>
            <w14:solidFill>
              <w14:schemeClr w14:val="tx1"/>
            </w14:solidFill>
          </w14:textFill>
        </w:rPr>
        <w:t xml:space="preserve"> about their</w:t>
      </w:r>
      <w:r>
        <w:rPr>
          <w:color w:val="000000" w:themeColor="text1"/>
          <w:kern w:val="0"/>
          <w:sz w:val="24"/>
          <w14:textFill>
            <w14:solidFill>
              <w14:schemeClr w14:val="tx1"/>
            </w14:solidFill>
          </w14:textFill>
        </w:rPr>
        <w:t xml:space="preserve"> effect on the Vessel's Contract price,</w:t>
      </w:r>
      <w:r>
        <w:rPr>
          <w:rFonts w:hint="eastAsia"/>
          <w:color w:val="000000" w:themeColor="text1"/>
          <w:kern w:val="0"/>
          <w:sz w:val="24"/>
          <w14:textFill>
            <w14:solidFill>
              <w14:schemeClr w14:val="tx1"/>
            </w14:solidFill>
          </w14:textFill>
        </w:rPr>
        <w:t xml:space="preserve"> Contract guaranteed technical data (Speed, Deadweight, </w:t>
      </w:r>
      <w:r>
        <w:rPr>
          <w:color w:val="000000" w:themeColor="text1"/>
          <w:kern w:val="0"/>
          <w:sz w:val="24"/>
          <w14:textFill>
            <w14:solidFill>
              <w14:schemeClr w14:val="tx1"/>
            </w14:solidFill>
          </w14:textFill>
        </w:rPr>
        <w:t>Homogeneous</w:t>
      </w:r>
      <w:r>
        <w:rPr>
          <w:rFonts w:hint="eastAsia"/>
          <w:color w:val="000000" w:themeColor="text1"/>
          <w:kern w:val="0"/>
          <w:sz w:val="24"/>
          <w14:textFill>
            <w14:solidFill>
              <w14:schemeClr w14:val="tx1"/>
            </w14:solidFill>
          </w14:textFill>
        </w:rPr>
        <w:t xml:space="preserve"> intake, etc.),</w:t>
      </w:r>
      <w:r>
        <w:rPr>
          <w:color w:val="000000" w:themeColor="text1"/>
          <w:kern w:val="0"/>
          <w:sz w:val="24"/>
          <w14:textFill>
            <w14:solidFill>
              <w14:schemeClr w14:val="tx1"/>
            </w14:solidFill>
          </w14:textFill>
        </w:rPr>
        <w:t xml:space="preserve"> delivery date and any other item</w:t>
      </w:r>
      <w:r>
        <w:rPr>
          <w:rFonts w:hint="eastAsia"/>
          <w:color w:val="000000" w:themeColor="text1"/>
          <w:kern w:val="0"/>
          <w:sz w:val="24"/>
          <w14:textFill>
            <w14:solidFill>
              <w14:schemeClr w14:val="tx1"/>
            </w14:solidFill>
          </w14:textFill>
        </w:rPr>
        <w:t>(s), which may affect the Contract</w:t>
      </w:r>
      <w:r>
        <w:rPr>
          <w:color w:val="000000" w:themeColor="text1"/>
          <w:kern w:val="0"/>
          <w:sz w:val="24"/>
          <w14:textFill>
            <w14:solidFill>
              <w14:schemeClr w14:val="tx1"/>
            </w14:solidFill>
          </w14:textFill>
        </w:rPr>
        <w:t xml:space="preserve">. </w:t>
      </w:r>
    </w:p>
    <w:p w14:paraId="28F356C5">
      <w:pPr>
        <w:autoSpaceDE w:val="0"/>
        <w:autoSpaceDN w:val="0"/>
        <w:adjustRightInd w:val="0"/>
        <w:spacing w:line="243" w:lineRule="auto"/>
        <w:ind w:left="1107"/>
        <w:rPr>
          <w:color w:val="000000" w:themeColor="text1"/>
          <w:kern w:val="0"/>
          <w:sz w:val="24"/>
          <w14:textFill>
            <w14:solidFill>
              <w14:schemeClr w14:val="tx1"/>
            </w14:solidFill>
          </w14:textFill>
        </w:rPr>
      </w:pPr>
    </w:p>
    <w:p w14:paraId="45CF35D5">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amendment</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and/or modification</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shall come into effect after agreement has been reached between the Buyer and </w:t>
      </w:r>
      <w:r>
        <w:rPr>
          <w:rFonts w:hint="eastAsia"/>
          <w:color w:val="000000" w:themeColor="text1"/>
          <w:kern w:val="0"/>
          <w:sz w:val="24"/>
          <w14:textFill>
            <w14:solidFill>
              <w14:schemeClr w14:val="tx1"/>
            </w14:solidFill>
          </w14:textFill>
        </w:rPr>
        <w:t xml:space="preserve">the </w:t>
      </w:r>
      <w:r>
        <w:rPr>
          <w:color w:val="000000" w:themeColor="text1"/>
          <w:kern w:val="0"/>
          <w:sz w:val="24"/>
          <w14:textFill>
            <w14:solidFill>
              <w14:schemeClr w14:val="tx1"/>
            </w14:solidFill>
          </w14:textFill>
        </w:rPr>
        <w:t>Builder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and a written consent has been signed </w:t>
      </w:r>
      <w:r>
        <w:rPr>
          <w:rFonts w:hint="eastAsia"/>
          <w:color w:val="000000" w:themeColor="text1"/>
          <w:kern w:val="0"/>
          <w:sz w:val="24"/>
          <w14:textFill>
            <w14:solidFill>
              <w14:schemeClr w14:val="tx1"/>
            </w14:solidFill>
          </w14:textFill>
        </w:rPr>
        <w:t>between</w:t>
      </w:r>
      <w:r>
        <w:rPr>
          <w:color w:val="000000" w:themeColor="text1"/>
          <w:kern w:val="0"/>
          <w:sz w:val="24"/>
          <w14:textFill>
            <w14:solidFill>
              <w14:schemeClr w14:val="tx1"/>
            </w14:solidFill>
          </w14:textFill>
        </w:rPr>
        <w:t xml:space="preserve"> both parties.</w:t>
      </w:r>
    </w:p>
    <w:p w14:paraId="51565320">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04A26501">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A</w:t>
      </w:r>
      <w:r>
        <w:rPr>
          <w:color w:val="000000" w:themeColor="text1"/>
          <w:kern w:val="0"/>
          <w:sz w:val="24"/>
          <w14:textFill>
            <w14:solidFill>
              <w14:schemeClr w14:val="tx1"/>
            </w14:solidFill>
          </w14:textFill>
        </w:rPr>
        <w:t>mendment</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and/or modification</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shall be recorded in a memorandum or a written document signed by the Buyer and the Builder</w:t>
      </w:r>
      <w:r>
        <w:rPr>
          <w:rFonts w:hint="eastAsia"/>
          <w:color w:val="000000" w:themeColor="text1"/>
          <w:kern w:val="0"/>
          <w:sz w:val="24"/>
          <w14:textFill>
            <w14:solidFill>
              <w14:schemeClr w14:val="tx1"/>
            </w14:solidFill>
          </w14:textFill>
        </w:rPr>
        <w:t>. T</w:t>
      </w:r>
      <w:r>
        <w:rPr>
          <w:color w:val="000000" w:themeColor="text1"/>
          <w:kern w:val="0"/>
          <w:sz w:val="24"/>
          <w14:textFill>
            <w14:solidFill>
              <w14:schemeClr w14:val="tx1"/>
            </w14:solidFill>
          </w14:textFill>
        </w:rPr>
        <w:t>he</w:t>
      </w:r>
      <w:r>
        <w:rPr>
          <w:rFonts w:hint="eastAsia"/>
          <w:color w:val="000000" w:themeColor="text1"/>
          <w:kern w:val="0"/>
          <w:sz w:val="24"/>
          <w14:textFill>
            <w14:solidFill>
              <w14:schemeClr w14:val="tx1"/>
            </w14:solidFill>
          </w14:textFill>
        </w:rPr>
        <w:t>se</w:t>
      </w:r>
      <w:r>
        <w:rPr>
          <w:color w:val="000000" w:themeColor="text1"/>
          <w:kern w:val="0"/>
          <w:sz w:val="24"/>
          <w14:textFill>
            <w14:solidFill>
              <w14:schemeClr w14:val="tx1"/>
            </w14:solidFill>
          </w14:textFill>
        </w:rPr>
        <w:t xml:space="preserve"> documents </w:t>
      </w:r>
      <w:r>
        <w:rPr>
          <w:rFonts w:hint="eastAsia"/>
          <w:color w:val="000000" w:themeColor="text1"/>
          <w:kern w:val="0"/>
          <w:sz w:val="24"/>
          <w14:textFill>
            <w14:solidFill>
              <w14:schemeClr w14:val="tx1"/>
            </w14:solidFill>
          </w14:textFill>
        </w:rPr>
        <w:t xml:space="preserve">shall be </w:t>
      </w:r>
      <w:r>
        <w:rPr>
          <w:color w:val="000000" w:themeColor="text1"/>
          <w:kern w:val="0"/>
          <w:sz w:val="24"/>
          <w14:textFill>
            <w14:solidFill>
              <w14:schemeClr w14:val="tx1"/>
            </w14:solidFill>
          </w14:textFill>
        </w:rPr>
        <w:t xml:space="preserve">a supplement to </w:t>
      </w:r>
      <w:r>
        <w:rPr>
          <w:rFonts w:hint="eastAsia"/>
          <w:color w:val="000000" w:themeColor="text1"/>
          <w:kern w:val="0"/>
          <w:sz w:val="24"/>
          <w14:textFill>
            <w14:solidFill>
              <w14:schemeClr w14:val="tx1"/>
            </w14:solidFill>
          </w14:textFill>
        </w:rPr>
        <w:t>the Contract</w:t>
      </w:r>
      <w:r>
        <w:rPr>
          <w:color w:val="000000" w:themeColor="text1"/>
          <w:kern w:val="0"/>
          <w:sz w:val="24"/>
          <w14:textFill>
            <w14:solidFill>
              <w14:schemeClr w14:val="tx1"/>
            </w14:solidFill>
          </w14:textFill>
        </w:rPr>
        <w:t xml:space="preserve"> Specification.</w:t>
      </w:r>
    </w:p>
    <w:p w14:paraId="0B11A63B">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65B9BFC8">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Whenever the terms "or equal" or “or equivalent” is used after a brand or a type of machinery equipment or component, the term "or equal" or “or equivalent” mean</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that </w:t>
      </w:r>
      <w:r>
        <w:rPr>
          <w:rFonts w:hint="eastAsia"/>
          <w:color w:val="000000" w:themeColor="text1"/>
          <w:kern w:val="0"/>
          <w:sz w:val="24"/>
          <w14:textFill>
            <w14:solidFill>
              <w14:schemeClr w14:val="tx1"/>
            </w14:solidFill>
          </w14:textFill>
        </w:rPr>
        <w:t>the</w:t>
      </w:r>
      <w:r>
        <w:rPr>
          <w:color w:val="000000" w:themeColor="text1"/>
          <w:kern w:val="0"/>
          <w:sz w:val="24"/>
          <w14:textFill>
            <w14:solidFill>
              <w14:schemeClr w14:val="tx1"/>
            </w14:solidFill>
          </w14:textFill>
        </w:rPr>
        <w:t xml:space="preserve"> substitute shall be of equivalent standard and quality</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and should not affect the contracted performance or compliance of the revised system. </w:t>
      </w:r>
      <w:r>
        <w:rPr>
          <w:rFonts w:hint="eastAsia"/>
          <w:color w:val="000000" w:themeColor="text1"/>
          <w:kern w:val="0"/>
          <w:sz w:val="24"/>
          <w14:textFill>
            <w14:solidFill>
              <w14:schemeClr w14:val="tx1"/>
            </w14:solidFill>
          </w14:textFill>
        </w:rPr>
        <w:t xml:space="preserve">The Buyer </w:t>
      </w:r>
      <w:r>
        <w:rPr>
          <w:color w:val="000000" w:themeColor="text1"/>
          <w:kern w:val="0"/>
          <w:sz w:val="24"/>
          <w14:textFill>
            <w14:solidFill>
              <w14:schemeClr w14:val="tx1"/>
            </w14:solidFill>
          </w14:textFill>
        </w:rPr>
        <w:t>must agree to such a change.</w:t>
      </w:r>
    </w:p>
    <w:p w14:paraId="7FE56A49">
      <w:pPr>
        <w:autoSpaceDE w:val="0"/>
        <w:autoSpaceDN w:val="0"/>
        <w:adjustRightInd w:val="0"/>
        <w:spacing w:line="243" w:lineRule="auto"/>
        <w:ind w:left="1107"/>
        <w:rPr>
          <w:color w:val="000000" w:themeColor="text1"/>
          <w:kern w:val="0"/>
          <w:sz w:val="24"/>
          <w14:textFill>
            <w14:solidFill>
              <w14:schemeClr w14:val="tx1"/>
            </w14:solidFill>
          </w14:textFill>
        </w:rPr>
      </w:pPr>
    </w:p>
    <w:p w14:paraId="419BD67A">
      <w:pPr>
        <w:autoSpaceDE w:val="0"/>
        <w:autoSpaceDN w:val="0"/>
        <w:adjustRightInd w:val="0"/>
        <w:spacing w:line="243" w:lineRule="auto"/>
        <w:ind w:left="1107"/>
        <w:rPr>
          <w:b/>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Wherever the terms such as “or”, “and/or”, “similar”, “where necessary”, “if any”, “may” and other similar expressions are mentioned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in this Specification, application of alternative </w:t>
      </w:r>
      <w:r>
        <w:rPr>
          <w:rFonts w:hint="eastAsia"/>
          <w:color w:val="000000" w:themeColor="text1"/>
          <w:kern w:val="0"/>
          <w:sz w:val="24"/>
          <w14:textFill>
            <w14:solidFill>
              <w14:schemeClr w14:val="tx1"/>
            </w14:solidFill>
          </w14:textFill>
        </w:rPr>
        <w:t xml:space="preserve">item(s) </w:t>
      </w:r>
      <w:r>
        <w:rPr>
          <w:color w:val="000000" w:themeColor="text1"/>
          <w:kern w:val="0"/>
          <w:sz w:val="24"/>
          <w14:textFill>
            <w14:solidFill>
              <w14:schemeClr w14:val="tx1"/>
            </w14:solidFill>
          </w14:textFill>
        </w:rPr>
        <w:t xml:space="preserve">shall be respected to opinion of </w:t>
      </w:r>
      <w:r>
        <w:rPr>
          <w:rFonts w:hint="eastAsia"/>
          <w:color w:val="000000" w:themeColor="text1"/>
          <w:kern w:val="0"/>
          <w:sz w:val="24"/>
          <w14:textFill>
            <w14:solidFill>
              <w14:schemeClr w14:val="tx1"/>
            </w14:solidFill>
          </w14:textFill>
        </w:rPr>
        <w:t xml:space="preserve">the </w:t>
      </w:r>
      <w:r>
        <w:rPr>
          <w:color w:val="000000" w:themeColor="text1"/>
          <w:kern w:val="0"/>
          <w:sz w:val="24"/>
          <w14:textFill>
            <w14:solidFill>
              <w14:schemeClr w14:val="tx1"/>
            </w14:solidFill>
          </w14:textFill>
        </w:rPr>
        <w:t>Builder.</w:t>
      </w:r>
      <w:r>
        <w:t xml:space="preserve"> </w:t>
      </w:r>
      <w:r>
        <w:rPr>
          <w:b/>
          <w:color w:val="000000" w:themeColor="text1"/>
          <w:kern w:val="0"/>
          <w:sz w:val="24"/>
          <w14:textFill>
            <w14:solidFill>
              <w14:schemeClr w14:val="tx1"/>
            </w14:solidFill>
          </w14:textFill>
        </w:rPr>
        <w:t>And the result will be</w:t>
      </w:r>
    </w:p>
    <w:p w14:paraId="1FF44C7E">
      <w:pPr>
        <w:autoSpaceDE w:val="0"/>
        <w:autoSpaceDN w:val="0"/>
        <w:adjustRightInd w:val="0"/>
        <w:spacing w:line="243" w:lineRule="auto"/>
        <w:ind w:left="1107"/>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informed to owner.</w:t>
      </w:r>
    </w:p>
    <w:p w14:paraId="5C089B4F">
      <w:pPr>
        <w:autoSpaceDE w:val="0"/>
        <w:autoSpaceDN w:val="0"/>
        <w:adjustRightInd w:val="0"/>
        <w:spacing w:line="243" w:lineRule="auto"/>
        <w:ind w:left="1107"/>
        <w:rPr>
          <w:color w:val="000000" w:themeColor="text1"/>
          <w:kern w:val="0"/>
          <w:sz w:val="26"/>
          <w:szCs w:val="26"/>
          <w14:textFill>
            <w14:solidFill>
              <w14:schemeClr w14:val="tx1"/>
            </w14:solidFill>
          </w14:textFill>
        </w:rPr>
      </w:pPr>
    </w:p>
    <w:p w14:paraId="15853D2E">
      <w:pPr>
        <w:autoSpaceDE w:val="0"/>
        <w:autoSpaceDN w:val="0"/>
        <w:adjustRightInd w:val="0"/>
        <w:spacing w:line="243" w:lineRule="auto"/>
        <w:ind w:left="1107" w:hanging="2"/>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Unless otherwise stipulated by the Contract and/or specifically described in this Specification, all figures </w:t>
      </w:r>
      <w:r>
        <w:rPr>
          <w:rFonts w:hint="eastAsia"/>
          <w:color w:val="000000" w:themeColor="text1"/>
          <w:kern w:val="0"/>
          <w:sz w:val="24"/>
          <w14:textFill>
            <w14:solidFill>
              <w14:schemeClr w14:val="tx1"/>
            </w14:solidFill>
          </w14:textFill>
        </w:rPr>
        <w:t>stated</w:t>
      </w:r>
      <w:r>
        <w:rPr>
          <w:color w:val="000000" w:themeColor="text1"/>
          <w:kern w:val="0"/>
          <w:sz w:val="24"/>
          <w14:textFill>
            <w14:solidFill>
              <w14:schemeClr w14:val="tx1"/>
            </w14:solidFill>
          </w14:textFill>
        </w:rPr>
        <w:t xml:space="preserve"> in this Specification shall be understood as approximate ones and determined in accordance with the design development except those which are of countable nature.</w:t>
      </w:r>
    </w:p>
    <w:p w14:paraId="21C4CAFA">
      <w:pPr>
        <w:autoSpaceDE w:val="0"/>
        <w:autoSpaceDN w:val="0"/>
        <w:adjustRightInd w:val="0"/>
        <w:spacing w:line="243" w:lineRule="auto"/>
        <w:ind w:left="1107" w:hanging="2"/>
        <w:rPr>
          <w:color w:val="000000" w:themeColor="text1"/>
          <w:kern w:val="0"/>
          <w:sz w:val="24"/>
          <w14:textFill>
            <w14:solidFill>
              <w14:schemeClr w14:val="tx1"/>
            </w14:solidFill>
          </w14:textFill>
        </w:rPr>
      </w:pPr>
    </w:p>
    <w:p w14:paraId="7CAC0E59">
      <w:pPr>
        <w:autoSpaceDE w:val="0"/>
        <w:autoSpaceDN w:val="0"/>
        <w:adjustRightInd w:val="0"/>
        <w:spacing w:line="243" w:lineRule="auto"/>
        <w:ind w:left="1107" w:hanging="2"/>
        <w:rPr>
          <w:color w:val="000000" w:themeColor="text1"/>
          <w:kern w:val="0"/>
          <w:sz w:val="24"/>
          <w14:textFill>
            <w14:solidFill>
              <w14:schemeClr w14:val="tx1"/>
            </w14:solidFill>
          </w14:textFill>
        </w:rPr>
      </w:pPr>
    </w:p>
    <w:p w14:paraId="5F371165">
      <w:pPr>
        <w:autoSpaceDE w:val="0"/>
        <w:autoSpaceDN w:val="0"/>
        <w:adjustRightInd w:val="0"/>
        <w:spacing w:line="243" w:lineRule="auto"/>
        <w:ind w:left="1107" w:hanging="2"/>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Spare Parts, </w:t>
      </w:r>
      <w:r>
        <w:rPr>
          <w:rFonts w:hint="eastAsia"/>
          <w:color w:val="000000" w:themeColor="text1"/>
          <w:kern w:val="0"/>
          <w:sz w:val="24"/>
          <w14:textFill>
            <w14:solidFill>
              <w14:schemeClr w14:val="tx1"/>
            </w14:solidFill>
          </w14:textFill>
        </w:rPr>
        <w:t>t</w:t>
      </w:r>
      <w:r>
        <w:rPr>
          <w:color w:val="000000" w:themeColor="text1"/>
          <w:kern w:val="0"/>
          <w:sz w:val="24"/>
          <w14:textFill>
            <w14:solidFill>
              <w14:schemeClr w14:val="tx1"/>
            </w14:solidFill>
          </w14:textFill>
        </w:rPr>
        <w:t xml:space="preserve">ools and </w:t>
      </w:r>
      <w:r>
        <w:rPr>
          <w:rFonts w:hint="eastAsia"/>
          <w:color w:val="000000" w:themeColor="text1"/>
          <w:kern w:val="0"/>
          <w:sz w:val="24"/>
          <w14:textFill>
            <w14:solidFill>
              <w14:schemeClr w14:val="tx1"/>
            </w14:solidFill>
          </w14:textFill>
        </w:rPr>
        <w:t>a</w:t>
      </w:r>
      <w:r>
        <w:rPr>
          <w:color w:val="000000" w:themeColor="text1"/>
          <w:kern w:val="0"/>
          <w:sz w:val="24"/>
          <w14:textFill>
            <w14:solidFill>
              <w14:schemeClr w14:val="tx1"/>
            </w14:solidFill>
          </w14:textFill>
        </w:rPr>
        <w:t xml:space="preserve">ccessories shall be furnished as per </w:t>
      </w:r>
      <w:r>
        <w:rPr>
          <w:rFonts w:hint="eastAsia"/>
          <w:color w:val="000000" w:themeColor="text1"/>
          <w:kern w:val="0"/>
          <w:sz w:val="24"/>
          <w14:textFill>
            <w14:solidFill>
              <w14:schemeClr w14:val="tx1"/>
            </w14:solidFill>
          </w14:textFill>
        </w:rPr>
        <w:t xml:space="preserve">rules </w:t>
      </w:r>
      <w:r>
        <w:rPr>
          <w:color w:val="000000" w:themeColor="text1"/>
          <w:kern w:val="0"/>
          <w:sz w:val="24"/>
          <w14:textFill>
            <w14:solidFill>
              <w14:schemeClr w14:val="tx1"/>
            </w14:solidFill>
          </w14:textFill>
        </w:rPr>
        <w:t>of Classification Society</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and Regulatory Bodies concerned and in accordance with the Makers’ normal standard or as listed throughout these Specifications. Any additional spares required by the Buyer shall be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supplied by the Builder on the Buyer’s account unless otherwise agreed or stated herein.</w:t>
      </w:r>
    </w:p>
    <w:p w14:paraId="67A609BF">
      <w:pPr>
        <w:autoSpaceDE w:val="0"/>
        <w:autoSpaceDN w:val="0"/>
        <w:adjustRightInd w:val="0"/>
        <w:spacing w:line="243" w:lineRule="auto"/>
        <w:ind w:left="1107" w:hanging="2"/>
        <w:rPr>
          <w:color w:val="000000" w:themeColor="text1"/>
          <w:kern w:val="0"/>
          <w:sz w:val="24"/>
          <w14:textFill>
            <w14:solidFill>
              <w14:schemeClr w14:val="tx1"/>
            </w14:solidFill>
          </w14:textFill>
        </w:rPr>
      </w:pPr>
    </w:p>
    <w:p w14:paraId="2DCC2F42">
      <w:pPr>
        <w:autoSpaceDE w:val="0"/>
        <w:autoSpaceDN w:val="0"/>
        <w:adjustRightInd w:val="0"/>
        <w:spacing w:line="243" w:lineRule="auto"/>
        <w:ind w:left="1107" w:hanging="2"/>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Spare parts, </w:t>
      </w:r>
      <w:r>
        <w:rPr>
          <w:rFonts w:hint="eastAsia"/>
          <w:color w:val="000000" w:themeColor="text1"/>
          <w:kern w:val="0"/>
          <w:sz w:val="24"/>
          <w14:textFill>
            <w14:solidFill>
              <w14:schemeClr w14:val="tx1"/>
            </w14:solidFill>
          </w14:textFill>
        </w:rPr>
        <w:t>T</w:t>
      </w:r>
      <w:r>
        <w:rPr>
          <w:color w:val="000000" w:themeColor="text1"/>
          <w:kern w:val="0"/>
          <w:sz w:val="24"/>
          <w14:textFill>
            <w14:solidFill>
              <w14:schemeClr w14:val="tx1"/>
            </w14:solidFill>
          </w14:textFill>
        </w:rPr>
        <w:t xml:space="preserve">ools and </w:t>
      </w:r>
      <w:r>
        <w:rPr>
          <w:rFonts w:hint="eastAsia"/>
          <w:color w:val="000000" w:themeColor="text1"/>
          <w:kern w:val="0"/>
          <w:sz w:val="24"/>
          <w14:textFill>
            <w14:solidFill>
              <w14:schemeClr w14:val="tx1"/>
            </w14:solidFill>
          </w14:textFill>
        </w:rPr>
        <w:t>a</w:t>
      </w:r>
      <w:r>
        <w:rPr>
          <w:color w:val="000000" w:themeColor="text1"/>
          <w:kern w:val="0"/>
          <w:sz w:val="24"/>
          <w14:textFill>
            <w14:solidFill>
              <w14:schemeClr w14:val="tx1"/>
            </w14:solidFill>
          </w14:textFill>
        </w:rPr>
        <w:t>ccessories shall be properly protected and stored in a way which guides easy access and control depending on its type and size.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However, heavy component</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of main engine to be arranged under overhead crane working range</w:t>
      </w:r>
      <w:r>
        <w:rPr>
          <w:b/>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Steel cabinets, shelves and drawers shall be used for storing spare parts in accordance with the Builder’s practice and recommendations of the </w:t>
      </w:r>
      <w:r>
        <w:rPr>
          <w:rFonts w:hint="eastAsia"/>
          <w:color w:val="000000" w:themeColor="text1"/>
          <w:kern w:val="0"/>
          <w:sz w:val="24"/>
          <w14:textFill>
            <w14:solidFill>
              <w14:schemeClr w14:val="tx1"/>
            </w14:solidFill>
          </w14:textFill>
        </w:rPr>
        <w:t>M</w:t>
      </w:r>
      <w:r>
        <w:rPr>
          <w:color w:val="000000" w:themeColor="text1"/>
          <w:kern w:val="0"/>
          <w:sz w:val="24"/>
          <w14:textFill>
            <w14:solidFill>
              <w14:schemeClr w14:val="tx1"/>
            </w14:solidFill>
          </w14:textFill>
        </w:rPr>
        <w:t>akers.</w:t>
      </w:r>
    </w:p>
    <w:p w14:paraId="1778F1F8">
      <w:pPr>
        <w:autoSpaceDE w:val="0"/>
        <w:autoSpaceDN w:val="0"/>
        <w:adjustRightInd w:val="0"/>
        <w:spacing w:line="243" w:lineRule="auto"/>
        <w:ind w:left="1107" w:hanging="2"/>
        <w:rPr>
          <w:color w:val="000000" w:themeColor="text1"/>
          <w:kern w:val="0"/>
          <w:sz w:val="24"/>
          <w14:textFill>
            <w14:solidFill>
              <w14:schemeClr w14:val="tx1"/>
            </w14:solidFill>
          </w14:textFill>
        </w:rPr>
      </w:pPr>
    </w:p>
    <w:p w14:paraId="001463DB">
      <w:pPr>
        <w:autoSpaceDE w:val="0"/>
        <w:autoSpaceDN w:val="0"/>
        <w:adjustRightInd w:val="0"/>
        <w:spacing w:line="243" w:lineRule="auto"/>
        <w:ind w:left="1107" w:hanging="2"/>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During the tests and trials, the Builder may use some of the supplied spare parts, tool</w:t>
      </w:r>
      <w:r>
        <w:rPr>
          <w:rFonts w:hint="eastAsia"/>
          <w:color w:val="000000" w:themeColor="text1"/>
          <w:kern w:val="0"/>
          <w:sz w:val="24"/>
          <w14:textFill>
            <w14:solidFill>
              <w14:schemeClr w14:val="tx1"/>
            </w14:solidFill>
          </w14:textFill>
        </w:rPr>
        <w:t xml:space="preserve">s </w:t>
      </w:r>
      <w:r>
        <w:rPr>
          <w:color w:val="000000" w:themeColor="text1"/>
          <w:kern w:val="0"/>
          <w:sz w:val="24"/>
          <w14:textFill>
            <w14:solidFill>
              <w14:schemeClr w14:val="tx1"/>
            </w14:solidFill>
          </w14:textFill>
        </w:rPr>
        <w:t>and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accessories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to the Vessel if necessary</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subject to Buyer’s approval, and the Builder </w:t>
      </w:r>
      <w:r>
        <w:rPr>
          <w:rFonts w:hint="eastAsia"/>
          <w:color w:val="000000" w:themeColor="text1"/>
          <w:kern w:val="0"/>
          <w:sz w:val="24"/>
          <w14:textFill>
            <w14:solidFill>
              <w14:schemeClr w14:val="tx1"/>
            </w14:solidFill>
          </w14:textFill>
        </w:rPr>
        <w:t>shall</w:t>
      </w:r>
      <w:r>
        <w:rPr>
          <w:color w:val="000000" w:themeColor="text1"/>
          <w:kern w:val="0"/>
          <w:sz w:val="24"/>
          <w14:textFill>
            <w14:solidFill>
              <w14:schemeClr w14:val="tx1"/>
            </w14:solidFill>
          </w14:textFill>
        </w:rPr>
        <w:t xml:space="preserve"> furnish them back to the Vessel upon ship’s delivery</w:t>
      </w:r>
      <w:r>
        <w:rPr>
          <w:rFonts w:hint="eastAsia"/>
          <w:color w:val="000000" w:themeColor="text1"/>
          <w:kern w:val="0"/>
          <w:sz w:val="24"/>
          <w14:textFill>
            <w14:solidFill>
              <w14:schemeClr w14:val="tx1"/>
            </w14:solidFill>
          </w14:textFill>
        </w:rPr>
        <w:t xml:space="preserve"> </w:t>
      </w:r>
      <w:r>
        <w:rPr>
          <w:b/>
          <w:color w:val="000000" w:themeColor="text1"/>
          <w:kern w:val="0"/>
          <w:sz w:val="24"/>
          <w14:textFill>
            <w14:solidFill>
              <w14:schemeClr w14:val="tx1"/>
            </w14:solidFill>
          </w14:textFill>
        </w:rPr>
        <w:t>if deemed critical by Buyers</w:t>
      </w:r>
      <w:r>
        <w:rPr>
          <w:b/>
          <w:i/>
          <w:color w:val="000000" w:themeColor="text1"/>
          <w:kern w:val="0"/>
          <w:sz w:val="24"/>
          <w14:textFill>
            <w14:solidFill>
              <w14:schemeClr w14:val="tx1"/>
            </w14:solidFill>
          </w14:textFill>
        </w:rPr>
        <w:t>.</w:t>
      </w:r>
    </w:p>
    <w:p w14:paraId="1BD2A019">
      <w:pPr>
        <w:autoSpaceDE w:val="0"/>
        <w:autoSpaceDN w:val="0"/>
        <w:adjustRightInd w:val="0"/>
        <w:spacing w:line="243" w:lineRule="auto"/>
        <w:ind w:left="1107" w:hanging="2"/>
        <w:rPr>
          <w:color w:val="000000" w:themeColor="text1"/>
          <w:kern w:val="0"/>
          <w:sz w:val="24"/>
          <w14:textFill>
            <w14:solidFill>
              <w14:schemeClr w14:val="tx1"/>
            </w14:solidFill>
          </w14:textFill>
        </w:rPr>
      </w:pPr>
    </w:p>
    <w:p w14:paraId="54C6595F">
      <w:pPr>
        <w:autoSpaceDE w:val="0"/>
        <w:autoSpaceDN w:val="0"/>
        <w:adjustRightInd w:val="0"/>
        <w:spacing w:line="243" w:lineRule="auto"/>
        <w:ind w:left="1107" w:hanging="2"/>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Builder may make changes and improvements to the Specification, if found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necessary</w:t>
      </w:r>
      <w:r>
        <w:rPr>
          <w:rFonts w:hint="eastAsia"/>
          <w:color w:val="000000" w:themeColor="text1"/>
          <w:kern w:val="0"/>
          <w:sz w:val="24"/>
          <w14:textFill>
            <w14:solidFill>
              <w14:schemeClr w14:val="tx1"/>
            </w14:solidFill>
          </w14:textFill>
        </w:rPr>
        <w:t xml:space="preserve"> in good condition</w:t>
      </w:r>
      <w:r>
        <w:rPr>
          <w:color w:val="000000" w:themeColor="text1"/>
          <w:kern w:val="0"/>
          <w:sz w:val="24"/>
          <w14:textFill>
            <w14:solidFill>
              <w14:schemeClr w14:val="tx1"/>
            </w14:solidFill>
          </w14:textFill>
        </w:rPr>
        <w:t>, provided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that the Builder shall first obtain the Buyer's approval which shall not be unreasonably</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withheld.</w:t>
      </w:r>
    </w:p>
    <w:p w14:paraId="2A7D7CA7">
      <w:pPr>
        <w:pStyle w:val="56"/>
        <w:spacing w:before="312" w:after="312"/>
        <w:rPr>
          <w:color w:val="000000" w:themeColor="text1"/>
          <w:w w:val="100"/>
          <w14:textFill>
            <w14:solidFill>
              <w14:schemeClr w14:val="tx1"/>
            </w14:solidFill>
          </w14:textFill>
        </w:rPr>
      </w:pPr>
      <w:bookmarkStart w:id="7" w:name="_Toc50642516"/>
      <w:r>
        <w:rPr>
          <w:rFonts w:hint="eastAsia"/>
          <w:color w:val="000000" w:themeColor="text1"/>
          <w:w w:val="100"/>
          <w14:textFill>
            <w14:solidFill>
              <w14:schemeClr w14:val="tx1"/>
            </w14:solidFill>
          </w14:textFill>
        </w:rPr>
        <w:t>1.1.2</w:t>
      </w:r>
      <w:r>
        <w:rPr>
          <w:color w:val="000000" w:themeColor="text1"/>
          <w:w w:val="100"/>
          <w14:textFill>
            <w14:solidFill>
              <w14:schemeClr w14:val="tx1"/>
            </w14:solidFill>
          </w14:textFill>
        </w:rPr>
        <w:tab/>
      </w:r>
      <w:r>
        <w:rPr>
          <w:rFonts w:hint="eastAsia"/>
          <w:color w:val="000000" w:themeColor="text1"/>
          <w:w w:val="100"/>
          <w14:textFill>
            <w14:solidFill>
              <w14:schemeClr w14:val="tx1"/>
            </w14:solidFill>
          </w14:textFill>
        </w:rPr>
        <w:t>design AMBIENT TEMPERATURE</w:t>
      </w:r>
      <w:bookmarkEnd w:id="7"/>
    </w:p>
    <w:p w14:paraId="6C824AED">
      <w:pPr>
        <w:autoSpaceDE w:val="0"/>
        <w:autoSpaceDN w:val="0"/>
        <w:adjustRightInd w:val="0"/>
        <w:spacing w:line="243" w:lineRule="auto"/>
        <w:ind w:left="1107" w:hanging="2"/>
        <w:rPr>
          <w:color w:val="000000" w:themeColor="text1"/>
          <w:kern w:val="0"/>
          <w:sz w:val="24"/>
          <w14:textFill>
            <w14:solidFill>
              <w14:schemeClr w14:val="tx1"/>
            </w14:solidFill>
          </w14:textFill>
        </w:rPr>
      </w:pPr>
    </w:p>
    <w:p w14:paraId="3E4CF5B2">
      <w:pPr>
        <w:autoSpaceDE w:val="0"/>
        <w:autoSpaceDN w:val="0"/>
        <w:adjustRightInd w:val="0"/>
        <w:spacing w:line="243" w:lineRule="auto"/>
        <w:ind w:left="1107" w:hanging="2"/>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If not otherwise stated, the equipment and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machinery to be installed and operated in accordance with following ambient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conditions:</w:t>
      </w:r>
    </w:p>
    <w:p w14:paraId="07158B08">
      <w:pPr>
        <w:autoSpaceDE w:val="0"/>
        <w:autoSpaceDN w:val="0"/>
        <w:adjustRightInd w:val="0"/>
        <w:spacing w:line="243" w:lineRule="auto"/>
        <w:rPr>
          <w:color w:val="000000" w:themeColor="text1"/>
          <w:kern w:val="0"/>
          <w:sz w:val="24"/>
          <w14:textFill>
            <w14:solidFill>
              <w14:schemeClr w14:val="tx1"/>
            </w14:solidFill>
          </w14:textFill>
        </w:rPr>
      </w:pPr>
    </w:p>
    <w:tbl>
      <w:tblPr>
        <w:tblStyle w:val="40"/>
        <w:tblW w:w="8778" w:type="dxa"/>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1"/>
        <w:gridCol w:w="2694"/>
        <w:gridCol w:w="2693"/>
      </w:tblGrid>
      <w:tr w14:paraId="5A31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1" w:type="dxa"/>
          </w:tcPr>
          <w:p w14:paraId="1E0DDA56">
            <w:pPr>
              <w:widowControl/>
              <w:overflowPunct w:val="0"/>
              <w:autoSpaceDE w:val="0"/>
              <w:autoSpaceDN w:val="0"/>
              <w:adjustRightInd w:val="0"/>
              <w:spacing w:after="120" w:line="312" w:lineRule="atLeast"/>
              <w:textAlignment w:val="baseline"/>
              <w:rPr>
                <w:kern w:val="0"/>
                <w:sz w:val="24"/>
              </w:rPr>
            </w:pPr>
            <w:r>
              <w:rPr>
                <w:rFonts w:hint="eastAsia"/>
                <w:color w:val="000000"/>
                <w:kern w:val="0"/>
                <w:sz w:val="24"/>
              </w:rPr>
              <w:t>O</w:t>
            </w:r>
            <w:r>
              <w:rPr>
                <w:color w:val="000000"/>
                <w:kern w:val="0"/>
                <w:sz w:val="24"/>
              </w:rPr>
              <w:t xml:space="preserve">utside </w:t>
            </w:r>
            <w:r>
              <w:rPr>
                <w:rFonts w:hint="eastAsia"/>
                <w:color w:val="000000"/>
                <w:kern w:val="0"/>
                <w:sz w:val="24"/>
              </w:rPr>
              <w:t>a</w:t>
            </w:r>
            <w:r>
              <w:rPr>
                <w:color w:val="000000"/>
                <w:kern w:val="0"/>
                <w:sz w:val="24"/>
              </w:rPr>
              <w:t xml:space="preserve">ir </w:t>
            </w:r>
            <w:r>
              <w:rPr>
                <w:rFonts w:hint="eastAsia"/>
                <w:color w:val="000000"/>
                <w:kern w:val="0"/>
                <w:sz w:val="24"/>
              </w:rPr>
              <w:t>temperature</w:t>
            </w:r>
          </w:p>
        </w:tc>
        <w:tc>
          <w:tcPr>
            <w:tcW w:w="5387" w:type="dxa"/>
            <w:gridSpan w:val="2"/>
          </w:tcPr>
          <w:p w14:paraId="5EE5AF67">
            <w:pPr>
              <w:widowControl/>
              <w:overflowPunct w:val="0"/>
              <w:autoSpaceDE w:val="0"/>
              <w:autoSpaceDN w:val="0"/>
              <w:adjustRightInd w:val="0"/>
              <w:spacing w:after="120" w:line="312" w:lineRule="atLeast"/>
              <w:textAlignment w:val="baseline"/>
              <w:rPr>
                <w:color w:val="FF0000"/>
                <w:kern w:val="0"/>
                <w:sz w:val="24"/>
              </w:rPr>
            </w:pPr>
            <w:r>
              <w:rPr>
                <w:color w:val="000000" w:themeColor="text1"/>
                <w:kern w:val="0"/>
                <w:sz w:val="24"/>
                <w14:textFill>
                  <w14:solidFill>
                    <w14:schemeClr w14:val="tx1"/>
                  </w14:solidFill>
                </w14:textFill>
              </w:rPr>
              <w:t>–19</w:t>
            </w:r>
            <w:r>
              <w:rPr>
                <w:color w:val="000000" w:themeColor="text1"/>
                <w:kern w:val="0"/>
                <w:sz w:val="24"/>
                <w:vertAlign w:val="superscript"/>
                <w14:textFill>
                  <w14:solidFill>
                    <w14:schemeClr w14:val="tx1"/>
                  </w14:solidFill>
                </w14:textFill>
              </w:rPr>
              <w:t>o</w:t>
            </w:r>
            <w:r>
              <w:rPr>
                <w:color w:val="000000" w:themeColor="text1"/>
                <w:kern w:val="0"/>
                <w:sz w:val="24"/>
                <w14:textFill>
                  <w14:solidFill>
                    <w14:schemeClr w14:val="tx1"/>
                  </w14:solidFill>
                </w14:textFill>
              </w:rPr>
              <w:t>C ~ + 35</w:t>
            </w:r>
            <w:r>
              <w:rPr>
                <w:color w:val="000000" w:themeColor="text1"/>
                <w:kern w:val="0"/>
                <w:sz w:val="24"/>
                <w:vertAlign w:val="superscript"/>
                <w14:textFill>
                  <w14:solidFill>
                    <w14:schemeClr w14:val="tx1"/>
                  </w14:solidFill>
                </w14:textFill>
              </w:rPr>
              <w:t>o</w:t>
            </w:r>
            <w:r>
              <w:rPr>
                <w:color w:val="000000" w:themeColor="text1"/>
                <w:kern w:val="0"/>
                <w:sz w:val="24"/>
                <w14:textFill>
                  <w14:solidFill>
                    <w14:schemeClr w14:val="tx1"/>
                  </w14:solidFill>
                </w14:textFill>
              </w:rPr>
              <w:t>C</w:t>
            </w:r>
          </w:p>
        </w:tc>
      </w:tr>
      <w:tr w14:paraId="7008F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1" w:type="dxa"/>
          </w:tcPr>
          <w:p w14:paraId="74D89D26">
            <w:pPr>
              <w:widowControl/>
              <w:overflowPunct w:val="0"/>
              <w:autoSpaceDE w:val="0"/>
              <w:autoSpaceDN w:val="0"/>
              <w:adjustRightInd w:val="0"/>
              <w:spacing w:after="120" w:line="312" w:lineRule="atLeast"/>
              <w:textAlignment w:val="baseline"/>
              <w:rPr>
                <w:kern w:val="0"/>
                <w:sz w:val="24"/>
              </w:rPr>
            </w:pPr>
            <w:r>
              <w:rPr>
                <w:kern w:val="0"/>
                <w:sz w:val="24"/>
              </w:rPr>
              <w:t>Sea Water temperature</w:t>
            </w:r>
          </w:p>
        </w:tc>
        <w:tc>
          <w:tcPr>
            <w:tcW w:w="5387" w:type="dxa"/>
            <w:gridSpan w:val="2"/>
          </w:tcPr>
          <w:p w14:paraId="6467E127">
            <w:pPr>
              <w:widowControl/>
              <w:overflowPunct w:val="0"/>
              <w:autoSpaceDE w:val="0"/>
              <w:autoSpaceDN w:val="0"/>
              <w:adjustRightInd w:val="0"/>
              <w:spacing w:after="120" w:line="312" w:lineRule="atLeast"/>
              <w:textAlignment w:val="baseline"/>
              <w:rPr>
                <w:kern w:val="0"/>
                <w:sz w:val="24"/>
              </w:rPr>
            </w:pPr>
            <w:r>
              <w:rPr>
                <w:rFonts w:hint="eastAsia"/>
                <w:kern w:val="0"/>
                <w:sz w:val="24"/>
              </w:rPr>
              <w:t>0</w:t>
            </w:r>
            <w:r>
              <w:rPr>
                <w:kern w:val="0"/>
                <w:sz w:val="24"/>
                <w:vertAlign w:val="superscript"/>
              </w:rPr>
              <w:t>o</w:t>
            </w:r>
            <w:r>
              <w:rPr>
                <w:kern w:val="0"/>
                <w:sz w:val="24"/>
              </w:rPr>
              <w:t xml:space="preserve">C </w:t>
            </w:r>
            <w:r>
              <w:rPr>
                <w:rFonts w:hint="eastAsia"/>
                <w:kern w:val="0"/>
                <w:sz w:val="24"/>
              </w:rPr>
              <w:t>~</w:t>
            </w:r>
            <w:r>
              <w:rPr>
                <w:kern w:val="0"/>
                <w:sz w:val="24"/>
              </w:rPr>
              <w:t xml:space="preserve"> + 32</w:t>
            </w:r>
            <w:r>
              <w:rPr>
                <w:kern w:val="0"/>
                <w:sz w:val="24"/>
                <w:vertAlign w:val="superscript"/>
              </w:rPr>
              <w:t>o</w:t>
            </w:r>
            <w:r>
              <w:rPr>
                <w:kern w:val="0"/>
                <w:sz w:val="24"/>
              </w:rPr>
              <w:t>C</w:t>
            </w:r>
          </w:p>
        </w:tc>
      </w:tr>
      <w:tr w14:paraId="649FF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1" w:type="dxa"/>
            <w:tcBorders>
              <w:bottom w:val="single" w:color="auto" w:sz="4" w:space="0"/>
            </w:tcBorders>
          </w:tcPr>
          <w:p w14:paraId="1D39F15B">
            <w:pPr>
              <w:widowControl/>
              <w:overflowPunct w:val="0"/>
              <w:autoSpaceDE w:val="0"/>
              <w:autoSpaceDN w:val="0"/>
              <w:adjustRightInd w:val="0"/>
              <w:spacing w:after="120" w:line="312" w:lineRule="atLeast"/>
              <w:jc w:val="left"/>
              <w:textAlignment w:val="baseline"/>
              <w:rPr>
                <w:kern w:val="0"/>
                <w:sz w:val="24"/>
              </w:rPr>
            </w:pPr>
            <w:r>
              <w:rPr>
                <w:kern w:val="0"/>
                <w:sz w:val="24"/>
              </w:rPr>
              <w:t>Reference conditions for machinery equipment:</w:t>
            </w:r>
          </w:p>
        </w:tc>
        <w:tc>
          <w:tcPr>
            <w:tcW w:w="5387" w:type="dxa"/>
            <w:gridSpan w:val="2"/>
            <w:tcBorders>
              <w:bottom w:val="single" w:color="auto" w:sz="4" w:space="0"/>
            </w:tcBorders>
          </w:tcPr>
          <w:p w14:paraId="03B718E5">
            <w:pPr>
              <w:widowControl/>
              <w:overflowPunct w:val="0"/>
              <w:autoSpaceDE w:val="0"/>
              <w:autoSpaceDN w:val="0"/>
              <w:adjustRightInd w:val="0"/>
              <w:spacing w:after="120" w:line="312" w:lineRule="atLeast"/>
              <w:textAlignment w:val="baseline"/>
              <w:rPr>
                <w:kern w:val="0"/>
                <w:sz w:val="24"/>
              </w:rPr>
            </w:pPr>
            <w:r>
              <w:rPr>
                <w:kern w:val="0"/>
                <w:sz w:val="24"/>
              </w:rPr>
              <w:t>Max. air temperature in engine room: + 45</w:t>
            </w:r>
            <w:r>
              <w:rPr>
                <w:kern w:val="0"/>
                <w:sz w:val="24"/>
                <w:vertAlign w:val="superscript"/>
              </w:rPr>
              <w:t>o</w:t>
            </w:r>
            <w:r>
              <w:rPr>
                <w:kern w:val="0"/>
                <w:sz w:val="24"/>
              </w:rPr>
              <w:t>C</w:t>
            </w:r>
          </w:p>
          <w:p w14:paraId="126BD31A">
            <w:pPr>
              <w:widowControl/>
              <w:overflowPunct w:val="0"/>
              <w:autoSpaceDE w:val="0"/>
              <w:autoSpaceDN w:val="0"/>
              <w:adjustRightInd w:val="0"/>
              <w:spacing w:after="120" w:line="312" w:lineRule="atLeast"/>
              <w:textAlignment w:val="baseline"/>
              <w:rPr>
                <w:kern w:val="0"/>
                <w:sz w:val="24"/>
              </w:rPr>
            </w:pPr>
            <w:r>
              <w:rPr>
                <w:kern w:val="0"/>
                <w:sz w:val="24"/>
              </w:rPr>
              <w:t>L.T. cooling F.W. temperature: + 36</w:t>
            </w:r>
            <w:r>
              <w:rPr>
                <w:kern w:val="0"/>
                <w:sz w:val="24"/>
                <w:vertAlign w:val="superscript"/>
              </w:rPr>
              <w:t>o</w:t>
            </w:r>
            <w:r>
              <w:rPr>
                <w:kern w:val="0"/>
                <w:sz w:val="24"/>
              </w:rPr>
              <w:t>C</w:t>
            </w:r>
          </w:p>
          <w:p w14:paraId="7651409A">
            <w:pPr>
              <w:widowControl/>
              <w:overflowPunct w:val="0"/>
              <w:autoSpaceDE w:val="0"/>
              <w:autoSpaceDN w:val="0"/>
              <w:adjustRightInd w:val="0"/>
              <w:spacing w:after="120" w:line="312" w:lineRule="atLeast"/>
              <w:textAlignment w:val="baseline"/>
              <w:rPr>
                <w:kern w:val="0"/>
                <w:sz w:val="24"/>
              </w:rPr>
            </w:pPr>
            <w:r>
              <w:rPr>
                <w:kern w:val="0"/>
                <w:sz w:val="24"/>
              </w:rPr>
              <w:t>Barometric pressure</w:t>
            </w:r>
            <w:r>
              <w:rPr>
                <w:rFonts w:hint="eastAsia"/>
                <w:kern w:val="0"/>
                <w:sz w:val="24"/>
              </w:rPr>
              <w:t>:</w:t>
            </w:r>
            <w:r>
              <w:rPr>
                <w:kern w:val="0"/>
                <w:sz w:val="24"/>
              </w:rPr>
              <w:t xml:space="preserve"> 0.1 M</w:t>
            </w:r>
            <w:r>
              <w:rPr>
                <w:rFonts w:hint="eastAsia"/>
                <w:kern w:val="0"/>
                <w:sz w:val="24"/>
              </w:rPr>
              <w:t>P</w:t>
            </w:r>
            <w:r>
              <w:rPr>
                <w:kern w:val="0"/>
                <w:sz w:val="24"/>
              </w:rPr>
              <w:t>a</w:t>
            </w:r>
          </w:p>
          <w:p w14:paraId="53D39E33">
            <w:pPr>
              <w:widowControl/>
              <w:overflowPunct w:val="0"/>
              <w:autoSpaceDE w:val="0"/>
              <w:autoSpaceDN w:val="0"/>
              <w:adjustRightInd w:val="0"/>
              <w:spacing w:after="120" w:line="312" w:lineRule="atLeast"/>
              <w:textAlignment w:val="baseline"/>
              <w:rPr>
                <w:kern w:val="0"/>
                <w:sz w:val="24"/>
              </w:rPr>
            </w:pPr>
            <w:r>
              <w:rPr>
                <w:rFonts w:hint="eastAsia"/>
                <w:kern w:val="0"/>
                <w:sz w:val="24"/>
              </w:rPr>
              <w:t>R</w:t>
            </w:r>
            <w:r>
              <w:rPr>
                <w:kern w:val="0"/>
                <w:sz w:val="24"/>
              </w:rPr>
              <w:t>el</w:t>
            </w:r>
            <w:r>
              <w:rPr>
                <w:rFonts w:hint="eastAsia"/>
                <w:kern w:val="0"/>
                <w:sz w:val="24"/>
              </w:rPr>
              <w:t>ative</w:t>
            </w:r>
            <w:r>
              <w:rPr>
                <w:kern w:val="0"/>
                <w:sz w:val="24"/>
              </w:rPr>
              <w:t xml:space="preserve"> humidity: 60%</w:t>
            </w:r>
          </w:p>
        </w:tc>
      </w:tr>
      <w:tr w14:paraId="3FA7B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8" w:hRule="exact"/>
        </w:trPr>
        <w:tc>
          <w:tcPr>
            <w:tcW w:w="3391" w:type="dxa"/>
            <w:tcBorders>
              <w:top w:val="single" w:color="auto" w:sz="4" w:space="0"/>
              <w:left w:val="single" w:color="auto" w:sz="4" w:space="0"/>
              <w:bottom w:val="single" w:color="auto" w:sz="4" w:space="0"/>
              <w:right w:val="single" w:color="auto" w:sz="4" w:space="0"/>
            </w:tcBorders>
          </w:tcPr>
          <w:p w14:paraId="03FA891A">
            <w:pPr>
              <w:widowControl/>
              <w:overflowPunct w:val="0"/>
              <w:autoSpaceDE w:val="0"/>
              <w:autoSpaceDN w:val="0"/>
              <w:adjustRightInd w:val="0"/>
              <w:spacing w:after="120" w:line="312" w:lineRule="atLeast"/>
              <w:textAlignment w:val="baseline"/>
              <w:rPr>
                <w:kern w:val="0"/>
                <w:sz w:val="24"/>
              </w:rPr>
            </w:pPr>
            <w:r>
              <w:rPr>
                <w:kern w:val="0"/>
                <w:sz w:val="24"/>
              </w:rPr>
              <w:t>Reference condition for HVAC – plant for accommodation:</w:t>
            </w:r>
          </w:p>
        </w:tc>
        <w:tc>
          <w:tcPr>
            <w:tcW w:w="2694" w:type="dxa"/>
            <w:tcBorders>
              <w:top w:val="single" w:color="auto" w:sz="4" w:space="0"/>
              <w:left w:val="single" w:color="auto" w:sz="4" w:space="0"/>
              <w:bottom w:val="single" w:color="auto" w:sz="4" w:space="0"/>
              <w:right w:val="single" w:color="auto" w:sz="4" w:space="0"/>
            </w:tcBorders>
          </w:tcPr>
          <w:p w14:paraId="5DE22E3E">
            <w:pPr>
              <w:widowControl/>
              <w:overflowPunct w:val="0"/>
              <w:autoSpaceDE w:val="0"/>
              <w:autoSpaceDN w:val="0"/>
              <w:adjustRightInd w:val="0"/>
              <w:spacing w:after="120" w:line="312" w:lineRule="atLeast"/>
              <w:textAlignment w:val="baseline"/>
              <w:rPr>
                <w:kern w:val="0"/>
                <w:sz w:val="24"/>
                <w:u w:val="single"/>
              </w:rPr>
            </w:pPr>
            <w:r>
              <w:rPr>
                <w:kern w:val="0"/>
                <w:sz w:val="24"/>
                <w:u w:val="single"/>
              </w:rPr>
              <w:t>Summer cycle</w:t>
            </w:r>
          </w:p>
          <w:p w14:paraId="2B5E788F">
            <w:pPr>
              <w:widowControl/>
              <w:tabs>
                <w:tab w:val="left" w:pos="2855"/>
              </w:tabs>
              <w:overflowPunct w:val="0"/>
              <w:autoSpaceDE w:val="0"/>
              <w:autoSpaceDN w:val="0"/>
              <w:adjustRightInd w:val="0"/>
              <w:spacing w:after="120" w:line="312" w:lineRule="atLeast"/>
              <w:textAlignment w:val="baseline"/>
              <w:rPr>
                <w:kern w:val="0"/>
                <w:sz w:val="24"/>
              </w:rPr>
            </w:pPr>
            <w:r>
              <w:rPr>
                <w:kern w:val="0"/>
                <w:sz w:val="24"/>
              </w:rPr>
              <w:t>Outside atmosphere:</w:t>
            </w:r>
          </w:p>
          <w:p w14:paraId="06B150FF">
            <w:pPr>
              <w:widowControl/>
              <w:tabs>
                <w:tab w:val="left" w:pos="2855"/>
              </w:tabs>
              <w:overflowPunct w:val="0"/>
              <w:autoSpaceDE w:val="0"/>
              <w:autoSpaceDN w:val="0"/>
              <w:adjustRightInd w:val="0"/>
              <w:spacing w:after="120" w:line="312" w:lineRule="atLeast"/>
              <w:textAlignment w:val="baseline"/>
              <w:rPr>
                <w:kern w:val="0"/>
                <w:sz w:val="24"/>
              </w:rPr>
            </w:pPr>
            <w:r>
              <w:rPr>
                <w:kern w:val="0"/>
                <w:sz w:val="24"/>
              </w:rPr>
              <w:t xml:space="preserve">Inside atmosphere:  </w:t>
            </w:r>
          </w:p>
          <w:p w14:paraId="3E7C37B7">
            <w:pPr>
              <w:widowControl/>
              <w:tabs>
                <w:tab w:val="left" w:pos="2855"/>
              </w:tabs>
              <w:overflowPunct w:val="0"/>
              <w:autoSpaceDE w:val="0"/>
              <w:autoSpaceDN w:val="0"/>
              <w:adjustRightInd w:val="0"/>
              <w:spacing w:after="120" w:line="312" w:lineRule="atLeast"/>
              <w:textAlignment w:val="baseline"/>
              <w:rPr>
                <w:kern w:val="0"/>
                <w:sz w:val="24"/>
                <w:u w:val="single"/>
              </w:rPr>
            </w:pPr>
            <w:r>
              <w:rPr>
                <w:kern w:val="0"/>
                <w:sz w:val="24"/>
                <w:u w:val="single"/>
              </w:rPr>
              <w:t>Winter cycle</w:t>
            </w:r>
          </w:p>
          <w:p w14:paraId="6D3263A1">
            <w:pPr>
              <w:widowControl/>
              <w:tabs>
                <w:tab w:val="left" w:pos="2855"/>
              </w:tabs>
              <w:overflowPunct w:val="0"/>
              <w:autoSpaceDE w:val="0"/>
              <w:autoSpaceDN w:val="0"/>
              <w:adjustRightInd w:val="0"/>
              <w:spacing w:after="120" w:line="312" w:lineRule="atLeast"/>
              <w:textAlignment w:val="baseline"/>
              <w:rPr>
                <w:kern w:val="0"/>
                <w:sz w:val="24"/>
              </w:rPr>
            </w:pPr>
            <w:r>
              <w:rPr>
                <w:kern w:val="0"/>
                <w:sz w:val="24"/>
              </w:rPr>
              <w:t>Outside atmosphere:</w:t>
            </w:r>
          </w:p>
          <w:p w14:paraId="2E4E78BF">
            <w:pPr>
              <w:widowControl/>
              <w:tabs>
                <w:tab w:val="left" w:pos="2855"/>
              </w:tabs>
              <w:overflowPunct w:val="0"/>
              <w:autoSpaceDE w:val="0"/>
              <w:autoSpaceDN w:val="0"/>
              <w:adjustRightInd w:val="0"/>
              <w:spacing w:after="120" w:line="312" w:lineRule="atLeast"/>
              <w:textAlignment w:val="baseline"/>
              <w:rPr>
                <w:kern w:val="0"/>
                <w:sz w:val="24"/>
              </w:rPr>
            </w:pPr>
            <w:r>
              <w:rPr>
                <w:kern w:val="0"/>
                <w:sz w:val="24"/>
              </w:rPr>
              <w:t>Inside atmosphere:</w:t>
            </w:r>
          </w:p>
        </w:tc>
        <w:tc>
          <w:tcPr>
            <w:tcW w:w="2693" w:type="dxa"/>
            <w:tcBorders>
              <w:top w:val="single" w:color="auto" w:sz="4" w:space="0"/>
              <w:left w:val="single" w:color="auto" w:sz="4" w:space="0"/>
              <w:bottom w:val="single" w:color="auto" w:sz="4" w:space="0"/>
              <w:right w:val="single" w:color="auto" w:sz="4" w:space="0"/>
            </w:tcBorders>
          </w:tcPr>
          <w:p w14:paraId="43C647EC">
            <w:pPr>
              <w:widowControl/>
              <w:tabs>
                <w:tab w:val="left" w:pos="2855"/>
              </w:tabs>
              <w:overflowPunct w:val="0"/>
              <w:autoSpaceDE w:val="0"/>
              <w:autoSpaceDN w:val="0"/>
              <w:adjustRightInd w:val="0"/>
              <w:spacing w:after="120" w:line="312" w:lineRule="atLeast"/>
              <w:textAlignment w:val="baseline"/>
              <w:rPr>
                <w:kern w:val="0"/>
                <w:sz w:val="24"/>
              </w:rPr>
            </w:pPr>
          </w:p>
          <w:p w14:paraId="725AB662">
            <w:pPr>
              <w:widowControl/>
              <w:tabs>
                <w:tab w:val="left" w:pos="2855"/>
              </w:tabs>
              <w:overflowPunct w:val="0"/>
              <w:autoSpaceDE w:val="0"/>
              <w:autoSpaceDN w:val="0"/>
              <w:adjustRightInd w:val="0"/>
              <w:spacing w:after="120" w:line="312" w:lineRule="atLeast"/>
              <w:textAlignment w:val="baseline"/>
              <w:rPr>
                <w:kern w:val="0"/>
                <w:sz w:val="24"/>
              </w:rPr>
            </w:pPr>
            <w:r>
              <w:rPr>
                <w:kern w:val="0"/>
                <w:sz w:val="24"/>
              </w:rPr>
              <w:t>+35</w:t>
            </w:r>
            <w:r>
              <w:rPr>
                <w:kern w:val="0"/>
                <w:sz w:val="24"/>
                <w:vertAlign w:val="superscript"/>
              </w:rPr>
              <w:t>o</w:t>
            </w:r>
            <w:r>
              <w:rPr>
                <w:kern w:val="0"/>
                <w:sz w:val="24"/>
              </w:rPr>
              <w:t>C;</w:t>
            </w:r>
            <w:r>
              <w:rPr>
                <w:rFonts w:hint="eastAsia"/>
                <w:kern w:val="0"/>
                <w:sz w:val="24"/>
              </w:rPr>
              <w:t>70</w:t>
            </w:r>
            <w:r>
              <w:rPr>
                <w:kern w:val="0"/>
                <w:sz w:val="24"/>
              </w:rPr>
              <w:t xml:space="preserve">% </w:t>
            </w:r>
            <w:r>
              <w:rPr>
                <w:rFonts w:hint="eastAsia"/>
                <w:kern w:val="0"/>
                <w:sz w:val="24"/>
              </w:rPr>
              <w:t>R</w:t>
            </w:r>
            <w:r>
              <w:rPr>
                <w:kern w:val="0"/>
                <w:sz w:val="24"/>
              </w:rPr>
              <w:t>.</w:t>
            </w:r>
            <w:r>
              <w:rPr>
                <w:rFonts w:hint="eastAsia"/>
                <w:kern w:val="0"/>
                <w:sz w:val="24"/>
              </w:rPr>
              <w:t>H</w:t>
            </w:r>
            <w:r>
              <w:rPr>
                <w:kern w:val="0"/>
                <w:sz w:val="24"/>
              </w:rPr>
              <w:t>.</w:t>
            </w:r>
          </w:p>
          <w:p w14:paraId="14A20DE4">
            <w:pPr>
              <w:widowControl/>
              <w:tabs>
                <w:tab w:val="left" w:pos="2855"/>
              </w:tabs>
              <w:overflowPunct w:val="0"/>
              <w:autoSpaceDE w:val="0"/>
              <w:autoSpaceDN w:val="0"/>
              <w:adjustRightInd w:val="0"/>
              <w:spacing w:after="120" w:line="312" w:lineRule="atLeast"/>
              <w:textAlignment w:val="baseline"/>
              <w:rPr>
                <w:kern w:val="0"/>
                <w:sz w:val="24"/>
              </w:rPr>
            </w:pPr>
            <w:r>
              <w:rPr>
                <w:kern w:val="0"/>
                <w:sz w:val="24"/>
              </w:rPr>
              <w:t>+27</w:t>
            </w:r>
            <w:r>
              <w:rPr>
                <w:kern w:val="0"/>
                <w:sz w:val="24"/>
                <w:vertAlign w:val="superscript"/>
              </w:rPr>
              <w:t>o</w:t>
            </w:r>
            <w:r>
              <w:rPr>
                <w:kern w:val="0"/>
                <w:sz w:val="24"/>
              </w:rPr>
              <w:t xml:space="preserve">C; 50% </w:t>
            </w:r>
            <w:r>
              <w:rPr>
                <w:rFonts w:hint="eastAsia"/>
                <w:kern w:val="0"/>
                <w:sz w:val="24"/>
              </w:rPr>
              <w:t>R</w:t>
            </w:r>
            <w:r>
              <w:rPr>
                <w:kern w:val="0"/>
                <w:sz w:val="24"/>
              </w:rPr>
              <w:t>.</w:t>
            </w:r>
            <w:r>
              <w:rPr>
                <w:rFonts w:hint="eastAsia"/>
                <w:kern w:val="0"/>
                <w:sz w:val="24"/>
              </w:rPr>
              <w:t>H</w:t>
            </w:r>
            <w:r>
              <w:rPr>
                <w:kern w:val="0"/>
                <w:sz w:val="24"/>
              </w:rPr>
              <w:t>.</w:t>
            </w:r>
          </w:p>
          <w:p w14:paraId="3CC6BDCC">
            <w:pPr>
              <w:widowControl/>
              <w:tabs>
                <w:tab w:val="left" w:pos="2855"/>
              </w:tabs>
              <w:overflowPunct w:val="0"/>
              <w:autoSpaceDE w:val="0"/>
              <w:autoSpaceDN w:val="0"/>
              <w:adjustRightInd w:val="0"/>
              <w:spacing w:after="120" w:line="312" w:lineRule="atLeast"/>
              <w:textAlignment w:val="baseline"/>
              <w:rPr>
                <w:kern w:val="0"/>
                <w:sz w:val="24"/>
              </w:rPr>
            </w:pPr>
          </w:p>
          <w:p w14:paraId="73A2BE67">
            <w:pPr>
              <w:widowControl/>
              <w:tabs>
                <w:tab w:val="left" w:pos="2855"/>
              </w:tabs>
              <w:overflowPunct w:val="0"/>
              <w:autoSpaceDE w:val="0"/>
              <w:autoSpaceDN w:val="0"/>
              <w:adjustRightInd w:val="0"/>
              <w:spacing w:after="120" w:line="312" w:lineRule="atLeast"/>
              <w:textAlignment w:val="baseline"/>
              <w:rPr>
                <w:kern w:val="0"/>
                <w:sz w:val="24"/>
              </w:rPr>
            </w:pPr>
            <w:r>
              <w:rPr>
                <w:kern w:val="0"/>
                <w:sz w:val="24"/>
              </w:rPr>
              <w:t>–</w:t>
            </w:r>
            <w:r>
              <w:rPr>
                <w:rFonts w:hint="eastAsia"/>
                <w:kern w:val="0"/>
                <w:sz w:val="24"/>
              </w:rPr>
              <w:t>20</w:t>
            </w:r>
            <w:r>
              <w:rPr>
                <w:kern w:val="0"/>
                <w:sz w:val="24"/>
                <w:vertAlign w:val="superscript"/>
              </w:rPr>
              <w:t>o</w:t>
            </w:r>
            <w:r>
              <w:rPr>
                <w:kern w:val="0"/>
                <w:sz w:val="24"/>
              </w:rPr>
              <w:t xml:space="preserve">C; </w:t>
            </w:r>
            <w:r>
              <w:rPr>
                <w:rFonts w:hint="eastAsia"/>
                <w:kern w:val="0"/>
                <w:sz w:val="24"/>
              </w:rPr>
              <w:t>5</w:t>
            </w:r>
            <w:r>
              <w:rPr>
                <w:kern w:val="0"/>
                <w:sz w:val="24"/>
              </w:rPr>
              <w:t>0%</w:t>
            </w:r>
            <w:r>
              <w:rPr>
                <w:rFonts w:hint="eastAsia"/>
                <w:kern w:val="0"/>
                <w:sz w:val="24"/>
              </w:rPr>
              <w:t xml:space="preserve"> R</w:t>
            </w:r>
            <w:r>
              <w:rPr>
                <w:kern w:val="0"/>
                <w:sz w:val="24"/>
              </w:rPr>
              <w:t>.</w:t>
            </w:r>
            <w:r>
              <w:rPr>
                <w:rFonts w:hint="eastAsia"/>
                <w:kern w:val="0"/>
                <w:sz w:val="24"/>
              </w:rPr>
              <w:t>H</w:t>
            </w:r>
            <w:r>
              <w:rPr>
                <w:kern w:val="0"/>
                <w:sz w:val="24"/>
              </w:rPr>
              <w:t>.</w:t>
            </w:r>
          </w:p>
          <w:p w14:paraId="2C286B75">
            <w:pPr>
              <w:widowControl/>
              <w:tabs>
                <w:tab w:val="left" w:pos="2855"/>
              </w:tabs>
              <w:overflowPunct w:val="0"/>
              <w:autoSpaceDE w:val="0"/>
              <w:autoSpaceDN w:val="0"/>
              <w:adjustRightInd w:val="0"/>
              <w:spacing w:after="120" w:line="312" w:lineRule="atLeast"/>
              <w:textAlignment w:val="baseline"/>
              <w:rPr>
                <w:kern w:val="0"/>
                <w:sz w:val="24"/>
              </w:rPr>
            </w:pPr>
            <w:r>
              <w:rPr>
                <w:kern w:val="0"/>
                <w:sz w:val="24"/>
              </w:rPr>
              <w:t>+2</w:t>
            </w:r>
            <w:r>
              <w:rPr>
                <w:rFonts w:hint="eastAsia"/>
                <w:kern w:val="0"/>
                <w:sz w:val="24"/>
              </w:rPr>
              <w:t>0</w:t>
            </w:r>
            <w:r>
              <w:rPr>
                <w:kern w:val="0"/>
                <w:sz w:val="24"/>
                <w:vertAlign w:val="superscript"/>
              </w:rPr>
              <w:t>o</w:t>
            </w:r>
            <w:r>
              <w:rPr>
                <w:kern w:val="0"/>
                <w:sz w:val="24"/>
              </w:rPr>
              <w:t xml:space="preserve">C; </w:t>
            </w:r>
            <w:r>
              <w:rPr>
                <w:rFonts w:hint="eastAsia"/>
                <w:kern w:val="0"/>
                <w:sz w:val="24"/>
              </w:rPr>
              <w:t>5</w:t>
            </w:r>
            <w:r>
              <w:rPr>
                <w:kern w:val="0"/>
                <w:sz w:val="24"/>
              </w:rPr>
              <w:t>0%</w:t>
            </w:r>
            <w:r>
              <w:rPr>
                <w:rFonts w:hint="eastAsia"/>
                <w:kern w:val="0"/>
                <w:sz w:val="24"/>
              </w:rPr>
              <w:t xml:space="preserve"> R</w:t>
            </w:r>
            <w:r>
              <w:rPr>
                <w:kern w:val="0"/>
                <w:sz w:val="24"/>
              </w:rPr>
              <w:t>.</w:t>
            </w:r>
            <w:r>
              <w:rPr>
                <w:rFonts w:hint="eastAsia"/>
                <w:kern w:val="0"/>
                <w:sz w:val="24"/>
              </w:rPr>
              <w:t>H</w:t>
            </w:r>
            <w:r>
              <w:rPr>
                <w:kern w:val="0"/>
                <w:sz w:val="24"/>
              </w:rPr>
              <w:t>.</w:t>
            </w:r>
          </w:p>
        </w:tc>
      </w:tr>
    </w:tbl>
    <w:p w14:paraId="7944DDF7">
      <w:pPr>
        <w:autoSpaceDE w:val="0"/>
        <w:autoSpaceDN w:val="0"/>
        <w:adjustRightInd w:val="0"/>
        <w:spacing w:line="243" w:lineRule="auto"/>
        <w:ind w:left="1107" w:hanging="2"/>
        <w:rPr>
          <w:color w:val="000000" w:themeColor="text1"/>
          <w:kern w:val="0"/>
          <w:sz w:val="24"/>
          <w14:textFill>
            <w14:solidFill>
              <w14:schemeClr w14:val="tx1"/>
            </w14:solidFill>
          </w14:textFill>
        </w:rPr>
      </w:pPr>
    </w:p>
    <w:p w14:paraId="533E4F6A">
      <w:pPr>
        <w:autoSpaceDE w:val="0"/>
        <w:autoSpaceDN w:val="0"/>
        <w:adjustRightInd w:val="0"/>
        <w:spacing w:line="243" w:lineRule="auto"/>
        <w:ind w:left="1107" w:hanging="2"/>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Note:  </w:t>
      </w:r>
    </w:p>
    <w:p w14:paraId="6C92CD42">
      <w:pPr>
        <w:autoSpaceDE w:val="0"/>
        <w:autoSpaceDN w:val="0"/>
        <w:adjustRightInd w:val="0"/>
        <w:spacing w:line="243" w:lineRule="auto"/>
        <w:ind w:left="1107" w:hanging="2"/>
        <w:rPr>
          <w:color w:val="000000" w:themeColor="text1"/>
          <w:kern w:val="0"/>
          <w:sz w:val="24"/>
          <w14:textFill>
            <w14:solidFill>
              <w14:schemeClr w14:val="tx1"/>
            </w14:solidFill>
          </w14:textFill>
        </w:rPr>
      </w:pPr>
    </w:p>
    <w:p w14:paraId="1D64E3DF">
      <w:pPr>
        <w:autoSpaceDE w:val="0"/>
        <w:autoSpaceDN w:val="0"/>
        <w:adjustRightInd w:val="0"/>
        <w:spacing w:line="243" w:lineRule="auto"/>
        <w:ind w:left="1107" w:hanging="2"/>
        <w:rPr>
          <w:kern w:val="0"/>
          <w:sz w:val="24"/>
        </w:rPr>
      </w:pPr>
      <w:r>
        <w:rPr>
          <w:rFonts w:hint="eastAsia"/>
          <w:color w:val="000000" w:themeColor="text1"/>
          <w:kern w:val="0"/>
          <w:sz w:val="24"/>
          <w14:textFill>
            <w14:solidFill>
              <w14:schemeClr w14:val="tx1"/>
            </w14:solidFill>
          </w14:textFill>
        </w:rPr>
        <w:t xml:space="preserve">1.R.H.: </w:t>
      </w:r>
      <w:r>
        <w:rPr>
          <w:rFonts w:hint="eastAsia"/>
          <w:kern w:val="0"/>
          <w:sz w:val="24"/>
        </w:rPr>
        <w:t>R</w:t>
      </w:r>
      <w:r>
        <w:rPr>
          <w:kern w:val="0"/>
          <w:sz w:val="24"/>
        </w:rPr>
        <w:t>el</w:t>
      </w:r>
      <w:r>
        <w:rPr>
          <w:rFonts w:hint="eastAsia"/>
          <w:kern w:val="0"/>
          <w:sz w:val="24"/>
        </w:rPr>
        <w:t>ative</w:t>
      </w:r>
      <w:r>
        <w:rPr>
          <w:kern w:val="0"/>
          <w:sz w:val="24"/>
        </w:rPr>
        <w:t xml:space="preserve"> humidity</w:t>
      </w:r>
    </w:p>
    <w:p w14:paraId="6A7219C6">
      <w:pPr>
        <w:autoSpaceDE w:val="0"/>
        <w:autoSpaceDN w:val="0"/>
        <w:adjustRightInd w:val="0"/>
        <w:spacing w:line="243" w:lineRule="auto"/>
        <w:ind w:left="1107" w:hanging="2"/>
        <w:rPr>
          <w:kern w:val="0"/>
          <w:sz w:val="24"/>
        </w:rPr>
      </w:pPr>
    </w:p>
    <w:p w14:paraId="472D7217">
      <w:pPr>
        <w:autoSpaceDE w:val="0"/>
        <w:autoSpaceDN w:val="0"/>
        <w:adjustRightInd w:val="0"/>
        <w:spacing w:line="243" w:lineRule="auto"/>
        <w:ind w:left="1107" w:hanging="2"/>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2. </w:t>
      </w:r>
      <w:r>
        <w:rPr>
          <w:color w:val="000000" w:themeColor="text1"/>
          <w:kern w:val="0"/>
          <w:sz w:val="24"/>
          <w14:textFill>
            <w14:solidFill>
              <w14:schemeClr w14:val="tx1"/>
            </w14:solidFill>
          </w14:textFill>
        </w:rPr>
        <w:t>For</w:t>
      </w:r>
      <w:r>
        <w:rPr>
          <w:rFonts w:hint="eastAsia"/>
          <w:color w:val="000000" w:themeColor="text1"/>
          <w:kern w:val="0"/>
          <w:sz w:val="24"/>
          <w14:textFill>
            <w14:solidFill>
              <w14:schemeClr w14:val="tx1"/>
            </w14:solidFill>
          </w14:textFill>
        </w:rPr>
        <w:t xml:space="preserve"> the materials of hull steel of structures exposed to low air temperatures shall be based on the design temperature t</w:t>
      </w:r>
      <w:r>
        <w:rPr>
          <w:color w:val="000000" w:themeColor="text1"/>
          <w:kern w:val="0"/>
          <w:sz w:val="24"/>
          <w:vertAlign w:val="subscript"/>
          <w14:textFill>
            <w14:solidFill>
              <w14:schemeClr w14:val="tx1"/>
            </w14:solidFill>
          </w14:textFill>
        </w:rPr>
        <w:t>D</w:t>
      </w:r>
      <w:r>
        <w:rPr>
          <w:rFonts w:hint="eastAsia"/>
          <w:color w:val="000000" w:themeColor="text1"/>
          <w:kern w:val="0"/>
          <w:sz w:val="24"/>
          <w14:textFill>
            <w14:solidFill>
              <w14:schemeClr w14:val="tx1"/>
            </w14:solidFill>
          </w14:textFill>
        </w:rPr>
        <w:t xml:space="preserve"> (t</w:t>
      </w:r>
      <w:r>
        <w:rPr>
          <w:color w:val="000000" w:themeColor="text1"/>
          <w:kern w:val="0"/>
          <w:sz w:val="24"/>
          <w14:textFill>
            <w14:solidFill>
              <w14:schemeClr w14:val="tx1"/>
            </w14:solidFill>
          </w14:textFill>
        </w:rPr>
        <w:t xml:space="preserve">he lowest mean daily average air temperature in the area of </w:t>
      </w:r>
      <w:r>
        <w:rPr>
          <w:rFonts w:hint="eastAsia"/>
          <w:color w:val="000000" w:themeColor="text1"/>
          <w:kern w:val="0"/>
          <w:sz w:val="24"/>
          <w14:textFill>
            <w14:solidFill>
              <w14:schemeClr w14:val="tx1"/>
            </w14:solidFill>
          </w14:textFill>
        </w:rPr>
        <w:t>o</w:t>
      </w:r>
      <w:r>
        <w:rPr>
          <w:color w:val="000000" w:themeColor="text1"/>
          <w:kern w:val="0"/>
          <w:sz w:val="24"/>
          <w14:textFill>
            <w14:solidFill>
              <w14:schemeClr w14:val="tx1"/>
            </w14:solidFill>
          </w14:textFill>
        </w:rPr>
        <w:t>peration</w:t>
      </w:r>
      <w:r>
        <w:rPr>
          <w:rFonts w:hint="eastAsia"/>
          <w:color w:val="000000" w:themeColor="text1"/>
          <w:kern w:val="0"/>
          <w:sz w:val="24"/>
          <w14:textFill>
            <w14:solidFill>
              <w14:schemeClr w14:val="tx1"/>
            </w14:solidFill>
          </w14:textFill>
        </w:rPr>
        <w:t>) of -10℃. (refer to IACS UR S6)</w:t>
      </w:r>
      <w:r>
        <w:t xml:space="preserve"> </w:t>
      </w:r>
      <w:r>
        <w:rPr>
          <w:b/>
          <w:i/>
          <w:color w:val="000000" w:themeColor="text1"/>
          <w:kern w:val="0"/>
          <w:sz w:val="24"/>
          <w14:textFill>
            <w14:solidFill>
              <w14:schemeClr w14:val="tx1"/>
            </w14:solidFill>
          </w14:textFill>
        </w:rPr>
        <w:t>(Rev 9 July 2018)</w:t>
      </w:r>
    </w:p>
    <w:p w14:paraId="5C180572">
      <w:pPr>
        <w:pStyle w:val="56"/>
        <w:spacing w:before="312" w:after="312"/>
        <w:rPr>
          <w:color w:val="000000" w:themeColor="text1"/>
          <w:w w:val="100"/>
          <w14:textFill>
            <w14:solidFill>
              <w14:schemeClr w14:val="tx1"/>
            </w14:solidFill>
          </w14:textFill>
        </w:rPr>
      </w:pPr>
      <w:bookmarkStart w:id="8" w:name="_Toc150162166"/>
      <w:r>
        <w:rPr>
          <w:color w:val="000000" w:themeColor="text1"/>
          <w:w w:val="100"/>
          <w14:textFill>
            <w14:solidFill>
              <w14:schemeClr w14:val="tx1"/>
            </w14:solidFill>
          </w14:textFill>
        </w:rPr>
        <w:br w:type="page"/>
      </w:r>
      <w:bookmarkStart w:id="9" w:name="_Toc50642517"/>
      <w:r>
        <w:rPr>
          <w:rFonts w:hint="eastAsia"/>
          <w:color w:val="000000" w:themeColor="text1"/>
          <w:w w:val="100"/>
          <w14:textFill>
            <w14:solidFill>
              <w14:schemeClr w14:val="tx1"/>
            </w14:solidFill>
          </w14:textFill>
        </w:rPr>
        <w:t>1.1.3</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MATERIAL AND WORKMANSHIP</w:t>
      </w:r>
      <w:bookmarkEnd w:id="8"/>
      <w:bookmarkEnd w:id="9"/>
    </w:p>
    <w:p w14:paraId="06035065">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Materials supplied and used for construction of the Vessel shall be of such quality as approved by the Classification Society where required.</w:t>
      </w:r>
    </w:p>
    <w:p w14:paraId="2C43E942">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5B0A2A0C">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Ordering of materials, machinery and equipment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sh</w:t>
      </w:r>
      <w:r>
        <w:rPr>
          <w:rFonts w:hint="eastAsia"/>
          <w:color w:val="000000" w:themeColor="text1"/>
          <w:kern w:val="0"/>
          <w:sz w:val="24"/>
          <w14:textFill>
            <w14:solidFill>
              <w14:schemeClr w14:val="tx1"/>
            </w14:solidFill>
          </w14:textFill>
        </w:rPr>
        <w:t xml:space="preserve">all </w:t>
      </w:r>
      <w:r>
        <w:rPr>
          <w:color w:val="000000" w:themeColor="text1"/>
          <w:kern w:val="0"/>
          <w:sz w:val="24"/>
          <w14:textFill>
            <w14:solidFill>
              <w14:schemeClr w14:val="tx1"/>
            </w14:solidFill>
          </w14:textFill>
        </w:rPr>
        <w:t xml:space="preserve">comply with this Specification and </w:t>
      </w:r>
      <w:r>
        <w:rPr>
          <w:kern w:val="0"/>
          <w:sz w:val="24"/>
        </w:rPr>
        <w:t>Maker List</w:t>
      </w:r>
      <w:r>
        <w:rPr>
          <w:color w:val="000000" w:themeColor="text1"/>
          <w:kern w:val="0"/>
          <w:sz w:val="24"/>
          <w14:textFill>
            <w14:solidFill>
              <w14:schemeClr w14:val="tx1"/>
            </w14:solidFill>
          </w14:textFill>
        </w:rPr>
        <w:t>.</w:t>
      </w:r>
    </w:p>
    <w:p w14:paraId="37BE0AC6">
      <w:pPr>
        <w:autoSpaceDE w:val="0"/>
        <w:autoSpaceDN w:val="0"/>
        <w:adjustRightInd w:val="0"/>
        <w:spacing w:line="243" w:lineRule="auto"/>
        <w:ind w:left="1107"/>
        <w:rPr>
          <w:color w:val="000000" w:themeColor="text1"/>
          <w:kern w:val="0"/>
          <w:sz w:val="24"/>
          <w14:textFill>
            <w14:solidFill>
              <w14:schemeClr w14:val="tx1"/>
            </w14:solidFill>
          </w14:textFill>
        </w:rPr>
      </w:pPr>
    </w:p>
    <w:p w14:paraId="5384C038">
      <w:pPr>
        <w:autoSpaceDE w:val="0"/>
        <w:autoSpaceDN w:val="0"/>
        <w:adjustRightInd w:val="0"/>
        <w:spacing w:line="243" w:lineRule="auto"/>
        <w:ind w:left="1107"/>
        <w:rPr>
          <w:b/>
          <w:i/>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All structural steel used for the construction of the vessel including forgings and castings</w:t>
      </w:r>
      <w:r>
        <w:rPr>
          <w:rFonts w:hint="eastAsia"/>
          <w:b/>
          <w:color w:val="000000" w:themeColor="text1"/>
          <w:kern w:val="0"/>
          <w:sz w:val="24"/>
          <w14:textFill>
            <w14:solidFill>
              <w14:schemeClr w14:val="tx1"/>
            </w14:solidFill>
          </w14:textFill>
        </w:rPr>
        <w:t xml:space="preserve"> </w:t>
      </w:r>
      <w:r>
        <w:rPr>
          <w:b/>
          <w:color w:val="000000" w:themeColor="text1"/>
          <w:kern w:val="0"/>
          <w:sz w:val="24"/>
          <w14:textFill>
            <w14:solidFill>
              <w14:schemeClr w14:val="tx1"/>
            </w14:solidFill>
          </w14:textFill>
        </w:rPr>
        <w:t>to be of the shipbuilding and marine engineering quality, tested, inspected and certified</w:t>
      </w:r>
      <w:r>
        <w:rPr>
          <w:rFonts w:hint="eastAsia"/>
          <w:b/>
          <w:color w:val="000000" w:themeColor="text1"/>
          <w:kern w:val="0"/>
          <w:sz w:val="24"/>
          <w14:textFill>
            <w14:solidFill>
              <w14:schemeClr w14:val="tx1"/>
            </w14:solidFill>
          </w14:textFill>
        </w:rPr>
        <w:t xml:space="preserve"> </w:t>
      </w:r>
      <w:r>
        <w:rPr>
          <w:b/>
          <w:color w:val="000000" w:themeColor="text1"/>
          <w:kern w:val="0"/>
          <w:sz w:val="24"/>
          <w14:textFill>
            <w14:solidFill>
              <w14:schemeClr w14:val="tx1"/>
            </w14:solidFill>
          </w14:textFill>
        </w:rPr>
        <w:t>as required by the Classification Society. In addition, steel plates certificates to be</w:t>
      </w:r>
      <w:r>
        <w:rPr>
          <w:rFonts w:hint="eastAsia"/>
          <w:b/>
          <w:color w:val="000000" w:themeColor="text1"/>
          <w:kern w:val="0"/>
          <w:sz w:val="24"/>
          <w14:textFill>
            <w14:solidFill>
              <w14:schemeClr w14:val="tx1"/>
            </w14:solidFill>
          </w14:textFill>
        </w:rPr>
        <w:t xml:space="preserve"> </w:t>
      </w:r>
      <w:r>
        <w:rPr>
          <w:b/>
          <w:color w:val="000000" w:themeColor="text1"/>
          <w:kern w:val="0"/>
          <w:sz w:val="24"/>
          <w14:textFill>
            <w14:solidFill>
              <w14:schemeClr w14:val="tx1"/>
            </w14:solidFill>
          </w14:textFill>
        </w:rPr>
        <w:t xml:space="preserve">provided to the Site Team before </w:t>
      </w:r>
      <w:r>
        <w:rPr>
          <w:rFonts w:hint="eastAsia"/>
          <w:b/>
          <w:color w:val="000000" w:themeColor="text1"/>
          <w:kern w:val="0"/>
          <w:sz w:val="24"/>
          <w14:textFill>
            <w14:solidFill>
              <w14:schemeClr w14:val="tx1"/>
            </w14:solidFill>
          </w14:textFill>
        </w:rPr>
        <w:t xml:space="preserve">inspection </w:t>
      </w:r>
      <w:r>
        <w:rPr>
          <w:b/>
          <w:i/>
          <w:color w:val="000000" w:themeColor="text1"/>
          <w:kern w:val="0"/>
          <w:sz w:val="24"/>
          <w14:textFill>
            <w14:solidFill>
              <w14:schemeClr w14:val="tx1"/>
            </w14:solidFill>
          </w14:textFill>
        </w:rPr>
        <w:t>by group.</w:t>
      </w:r>
      <w:r>
        <w:rPr>
          <w:i/>
        </w:rPr>
        <w:t xml:space="preserve"> </w:t>
      </w:r>
      <w:r>
        <w:rPr>
          <w:b/>
          <w:i/>
          <w:color w:val="000000" w:themeColor="text1"/>
          <w:kern w:val="0"/>
          <w:sz w:val="24"/>
          <w14:textFill>
            <w14:solidFill>
              <w14:schemeClr w14:val="tx1"/>
            </w14:solidFill>
          </w14:textFill>
        </w:rPr>
        <w:t>the first group will submit before steel cut.</w:t>
      </w:r>
    </w:p>
    <w:p w14:paraId="3B0493A5">
      <w:pPr>
        <w:autoSpaceDE w:val="0"/>
        <w:autoSpaceDN w:val="0"/>
        <w:adjustRightInd w:val="0"/>
        <w:spacing w:line="243" w:lineRule="auto"/>
        <w:ind w:left="1107"/>
        <w:rPr>
          <w:color w:val="000000" w:themeColor="text1"/>
          <w:kern w:val="0"/>
          <w:sz w:val="24"/>
          <w14:textFill>
            <w14:solidFill>
              <w14:schemeClr w14:val="tx1"/>
            </w14:solidFill>
          </w14:textFill>
        </w:rPr>
      </w:pPr>
    </w:p>
    <w:p w14:paraId="1C5FC108">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For any materials, machinery and equipment specified in the Maker List, selection of the</w:t>
      </w:r>
    </w:p>
    <w:p w14:paraId="54788BE9">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final Makers shall be as per the signed Maker List.. For other materials, machinery and equipment not specified in the Maker List, </w:t>
      </w:r>
      <w:r>
        <w:rPr>
          <w:rFonts w:hint="eastAsia"/>
          <w:color w:val="000000" w:themeColor="text1"/>
          <w:kern w:val="0"/>
          <w:sz w:val="24"/>
          <w14:textFill>
            <w14:solidFill>
              <w14:schemeClr w14:val="tx1"/>
            </w14:solidFill>
          </w14:textFill>
        </w:rPr>
        <w:t xml:space="preserve">the </w:t>
      </w:r>
      <w:r>
        <w:rPr>
          <w:color w:val="000000" w:themeColor="text1"/>
          <w:kern w:val="0"/>
          <w:sz w:val="24"/>
          <w14:textFill>
            <w14:solidFill>
              <w14:schemeClr w14:val="tx1"/>
            </w14:solidFill>
          </w14:textFill>
        </w:rPr>
        <w:t xml:space="preserve">Builder shall have the right to decide the Maker and/or supplier according to </w:t>
      </w:r>
      <w:r>
        <w:rPr>
          <w:kern w:val="0"/>
          <w:sz w:val="24"/>
        </w:rPr>
        <w:t>Builder’s</w:t>
      </w:r>
      <w:r>
        <w:rPr>
          <w:color w:val="000000" w:themeColor="text1"/>
          <w:kern w:val="0"/>
          <w:sz w:val="24"/>
          <w14:textFill>
            <w14:solidFill>
              <w14:schemeClr w14:val="tx1"/>
            </w14:solidFill>
          </w14:textFill>
        </w:rPr>
        <w:t xml:space="preserve"> own knowledge and experience</w:t>
      </w:r>
      <w:r>
        <w:rPr>
          <w:rFonts w:hint="eastAsia"/>
          <w:color w:val="000000" w:themeColor="text1"/>
          <w:kern w:val="0"/>
          <w:sz w:val="24"/>
          <w14:textFill>
            <w14:solidFill>
              <w14:schemeClr w14:val="tx1"/>
            </w14:solidFill>
          </w14:textFill>
        </w:rPr>
        <w:t>.</w:t>
      </w:r>
    </w:p>
    <w:p w14:paraId="7F5D1353">
      <w:pPr>
        <w:autoSpaceDE w:val="0"/>
        <w:autoSpaceDN w:val="0"/>
        <w:adjustRightInd w:val="0"/>
        <w:spacing w:line="243" w:lineRule="auto"/>
        <w:ind w:left="1107"/>
        <w:rPr>
          <w:color w:val="000000" w:themeColor="text1"/>
          <w:kern w:val="0"/>
          <w:sz w:val="24"/>
          <w14:textFill>
            <w14:solidFill>
              <w14:schemeClr w14:val="tx1"/>
            </w14:solidFill>
          </w14:textFill>
        </w:rPr>
      </w:pPr>
    </w:p>
    <w:p w14:paraId="05553035">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Manufacturer’s standard type, size and material</w:t>
      </w:r>
      <w:r>
        <w:rPr>
          <w:rFonts w:hint="eastAsia"/>
          <w:color w:val="000000" w:themeColor="text1"/>
          <w:kern w:val="0"/>
          <w:sz w:val="24"/>
          <w14:textFill>
            <w14:solidFill>
              <w14:schemeClr w14:val="tx1"/>
            </w14:solidFill>
          </w14:textFill>
        </w:rPr>
        <w:t xml:space="preserve"> of machinery, equipment and fittings shall be adopted unless otherwise described in this Specification.</w:t>
      </w:r>
    </w:p>
    <w:p w14:paraId="1D2BCCC0">
      <w:pPr>
        <w:autoSpaceDE w:val="0"/>
        <w:autoSpaceDN w:val="0"/>
        <w:adjustRightInd w:val="0"/>
        <w:spacing w:line="243" w:lineRule="auto"/>
        <w:ind w:left="1107"/>
        <w:rPr>
          <w:color w:val="000000" w:themeColor="text1"/>
          <w:kern w:val="0"/>
          <w:sz w:val="24"/>
          <w14:textFill>
            <w14:solidFill>
              <w14:schemeClr w14:val="tx1"/>
            </w14:solidFill>
          </w14:textFill>
        </w:rPr>
      </w:pPr>
    </w:p>
    <w:p w14:paraId="7CDED1DF">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manufacture</w:t>
      </w:r>
      <w:r>
        <w:rPr>
          <w:rFonts w:hint="eastAsia"/>
          <w:color w:val="000000" w:themeColor="text1"/>
          <w:kern w:val="0"/>
          <w:sz w:val="24"/>
          <w14:textFill>
            <w14:solidFill>
              <w14:schemeClr w14:val="tx1"/>
            </w14:solidFill>
          </w14:textFill>
        </w:rPr>
        <w:t>r</w:t>
      </w:r>
      <w:r>
        <w:rPr>
          <w:color w:val="000000" w:themeColor="text1"/>
          <w:kern w:val="0"/>
          <w:sz w:val="24"/>
          <w14:textFill>
            <w14:solidFill>
              <w14:schemeClr w14:val="tx1"/>
            </w14:solidFill>
          </w14:textFill>
        </w:rPr>
        <w:t xml:space="preserve"> or Maker of equipment has the right to improve or update 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production after the contract has been made between the Maker and the Builder</w:t>
      </w:r>
      <w:r>
        <w:rPr>
          <w:rFonts w:hint="eastAsia"/>
          <w:color w:val="000000" w:themeColor="text1"/>
          <w:kern w:val="0"/>
          <w:sz w:val="24"/>
          <w14:textFill>
            <w14:solidFill>
              <w14:schemeClr w14:val="tx1"/>
            </w14:solidFill>
          </w14:textFill>
        </w:rPr>
        <w:t xml:space="preserve"> which shall not be un</w:t>
      </w:r>
      <w:r>
        <w:rPr>
          <w:color w:val="000000" w:themeColor="text1"/>
          <w:kern w:val="0"/>
          <w:sz w:val="24"/>
          <w14:textFill>
            <w14:solidFill>
              <w14:schemeClr w14:val="tx1"/>
            </w14:solidFill>
          </w14:textFill>
        </w:rPr>
        <w:t>reasonabl</w:t>
      </w:r>
      <w:r>
        <w:rPr>
          <w:rFonts w:hint="eastAsia"/>
          <w:color w:val="000000" w:themeColor="text1"/>
          <w:kern w:val="0"/>
          <w:sz w:val="24"/>
          <w14:textFill>
            <w14:solidFill>
              <w14:schemeClr w14:val="tx1"/>
            </w14:solidFill>
          </w14:textFill>
        </w:rPr>
        <w:t xml:space="preserve">y </w:t>
      </w:r>
      <w:r>
        <w:rPr>
          <w:color w:val="000000" w:themeColor="text1"/>
          <w:kern w:val="0"/>
          <w:sz w:val="24"/>
          <w14:textFill>
            <w14:solidFill>
              <w14:schemeClr w14:val="tx1"/>
            </w14:solidFill>
          </w14:textFill>
        </w:rPr>
        <w:t xml:space="preserve">withheld </w:t>
      </w:r>
      <w:r>
        <w:rPr>
          <w:rFonts w:hint="eastAsia"/>
          <w:color w:val="000000" w:themeColor="text1"/>
          <w:kern w:val="0"/>
          <w:sz w:val="24"/>
          <w14:textFill>
            <w14:solidFill>
              <w14:schemeClr w14:val="tx1"/>
            </w14:solidFill>
          </w14:textFill>
        </w:rPr>
        <w:t xml:space="preserve">by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Buyer.</w:t>
      </w:r>
    </w:p>
    <w:p w14:paraId="7186C6A2">
      <w:pPr>
        <w:autoSpaceDE w:val="0"/>
        <w:autoSpaceDN w:val="0"/>
        <w:adjustRightInd w:val="0"/>
        <w:spacing w:line="243" w:lineRule="auto"/>
        <w:rPr>
          <w:color w:val="000000" w:themeColor="text1"/>
          <w:kern w:val="0"/>
          <w:sz w:val="24"/>
          <w14:textFill>
            <w14:solidFill>
              <w14:schemeClr w14:val="tx1"/>
            </w14:solidFill>
          </w14:textFill>
        </w:rPr>
      </w:pPr>
    </w:p>
    <w:p w14:paraId="593891BE">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Builder may employ sub-contractors for carrying out works of the Vessel at the</w:t>
      </w:r>
    </w:p>
    <w:p w14:paraId="57732341">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Builder’s responsibility and the Builder shall guarantee the work / quality of subcontractors.</w:t>
      </w:r>
    </w:p>
    <w:p w14:paraId="073640E9">
      <w:pPr>
        <w:autoSpaceDE w:val="0"/>
        <w:autoSpaceDN w:val="0"/>
        <w:adjustRightInd w:val="0"/>
        <w:spacing w:line="243" w:lineRule="auto"/>
        <w:ind w:left="1107"/>
        <w:rPr>
          <w:kern w:val="0"/>
          <w:sz w:val="24"/>
        </w:rPr>
      </w:pPr>
    </w:p>
    <w:p w14:paraId="650FFEDD">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If any material</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and equipment described in this </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pecification is</w:t>
      </w:r>
      <w:r>
        <w:rPr>
          <w:rFonts w:hint="eastAsia"/>
          <w:color w:val="000000" w:themeColor="text1"/>
          <w:kern w:val="0"/>
          <w:sz w:val="24"/>
          <w14:textFill>
            <w14:solidFill>
              <w14:schemeClr w14:val="tx1"/>
            </w14:solidFill>
          </w14:textFill>
        </w:rPr>
        <w:t xml:space="preserve"> not available</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 t</w:t>
      </w:r>
      <w:r>
        <w:rPr>
          <w:color w:val="000000" w:themeColor="text1"/>
          <w:kern w:val="0"/>
          <w:sz w:val="24"/>
          <w14:textFill>
            <w14:solidFill>
              <w14:schemeClr w14:val="tx1"/>
            </w14:solidFill>
          </w14:textFill>
        </w:rPr>
        <w: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Builder shall substitute equivalent materials and equipment capable of satisfying the</w:t>
      </w:r>
    </w:p>
    <w:p w14:paraId="4EA73BCD">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requirements of Classification Society and relevant Regulations and subject to prior</w:t>
      </w:r>
    </w:p>
    <w:p w14:paraId="09140FAB">
      <w:pPr>
        <w:autoSpaceDE w:val="0"/>
        <w:autoSpaceDN w:val="0"/>
        <w:adjustRightInd w:val="0"/>
        <w:spacing w:line="243" w:lineRule="auto"/>
        <w:ind w:left="1107"/>
        <w:rPr>
          <w:color w:val="000000" w:themeColor="text1"/>
          <w:kern w:val="0"/>
          <w:sz w:val="24"/>
          <w14:textFill>
            <w14:solidFill>
              <w14:schemeClr w14:val="tx1"/>
            </w14:solidFill>
          </w14:textFill>
        </w:rPr>
      </w:pPr>
      <w:r>
        <w:rPr>
          <w:kern w:val="0"/>
          <w:sz w:val="24"/>
        </w:rPr>
        <w:t>acceptance of the Buyer.</w:t>
      </w:r>
    </w:p>
    <w:p w14:paraId="2D19010E">
      <w:pPr>
        <w:autoSpaceDE w:val="0"/>
        <w:autoSpaceDN w:val="0"/>
        <w:adjustRightInd w:val="0"/>
        <w:spacing w:line="243" w:lineRule="auto"/>
        <w:ind w:left="1107"/>
        <w:rPr>
          <w:color w:val="000000" w:themeColor="text1"/>
          <w:kern w:val="0"/>
          <w:sz w:val="24"/>
          <w14:textFill>
            <w14:solidFill>
              <w14:schemeClr w14:val="tx1"/>
            </w14:solidFill>
          </w14:textFill>
        </w:rPr>
      </w:pPr>
    </w:p>
    <w:p w14:paraId="27A6AB08">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If any of the specific description for the machinery or equipment in this Specification is not consistent with the finally selected manufacturer</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s specifications, such description shall be readily corrected to follow the manufacturer</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s specification</w:t>
      </w:r>
      <w:r>
        <w:rPr>
          <w:color w:val="000000" w:themeColor="text1"/>
          <w:kern w:val="0"/>
          <w:sz w:val="24"/>
          <w14:textFill>
            <w14:solidFill>
              <w14:schemeClr w14:val="tx1"/>
            </w14:solidFill>
          </w14:textFill>
        </w:rPr>
        <w:t>.</w:t>
      </w:r>
    </w:p>
    <w:p w14:paraId="7130234D">
      <w:pPr>
        <w:autoSpaceDE w:val="0"/>
        <w:autoSpaceDN w:val="0"/>
        <w:adjustRightInd w:val="0"/>
        <w:spacing w:line="243" w:lineRule="auto"/>
        <w:rPr>
          <w:color w:val="000000" w:themeColor="text1"/>
          <w:kern w:val="0"/>
          <w:sz w:val="24"/>
          <w14:textFill>
            <w14:solidFill>
              <w14:schemeClr w14:val="tx1"/>
            </w14:solidFill>
          </w14:textFill>
        </w:rPr>
      </w:pPr>
    </w:p>
    <w:p w14:paraId="4FE17A11">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Wherever stainless steel is mentioned in the specifications and unless otherwise specified,</w:t>
      </w:r>
    </w:p>
    <w:p w14:paraId="191053FD">
      <w:pPr>
        <w:autoSpaceDE w:val="0"/>
        <w:autoSpaceDN w:val="0"/>
        <w:adjustRightInd w:val="0"/>
        <w:spacing w:line="243" w:lineRule="auto"/>
        <w:ind w:left="1107"/>
        <w:rPr>
          <w:b/>
          <w:i/>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this means quality of SUS304, or corresponding Maker’s standard may be applied.</w:t>
      </w:r>
      <w:r>
        <w:t xml:space="preserve"> </w:t>
      </w:r>
      <w:r>
        <w:rPr>
          <w:b/>
          <w:color w:val="000000" w:themeColor="text1"/>
          <w:kern w:val="0"/>
          <w:sz w:val="24"/>
          <w14:textFill>
            <w14:solidFill>
              <w14:schemeClr w14:val="tx1"/>
            </w14:solidFill>
          </w14:textFill>
        </w:rPr>
        <w:t>However, SS 301 shall not be used. In case of maker standard, quality shall be SUS 304</w:t>
      </w:r>
      <w:r>
        <w:rPr>
          <w:rFonts w:hint="eastAsia"/>
          <w:b/>
          <w:color w:val="000000" w:themeColor="text1"/>
          <w:kern w:val="0"/>
          <w:sz w:val="24"/>
          <w14:textFill>
            <w14:solidFill>
              <w14:schemeClr w14:val="tx1"/>
            </w14:solidFill>
          </w14:textFill>
        </w:rPr>
        <w:t xml:space="preserve"> </w:t>
      </w:r>
      <w:r>
        <w:rPr>
          <w:b/>
          <w:i/>
          <w:color w:val="000000" w:themeColor="text1"/>
          <w:kern w:val="0"/>
          <w:sz w:val="24"/>
          <w14:textFill>
            <w14:solidFill>
              <w14:schemeClr w14:val="tx1"/>
            </w14:solidFill>
          </w14:textFill>
        </w:rPr>
        <w:t>or above</w:t>
      </w:r>
      <w:r>
        <w:rPr>
          <w:b/>
          <w:color w:val="000000" w:themeColor="text1"/>
          <w:kern w:val="0"/>
          <w:sz w:val="24"/>
          <w14:textFill>
            <w14:solidFill>
              <w14:schemeClr w14:val="tx1"/>
            </w14:solidFill>
          </w14:textFill>
        </w:rPr>
        <w:t>.</w:t>
      </w:r>
    </w:p>
    <w:p w14:paraId="724FE1D8">
      <w:pPr>
        <w:autoSpaceDE w:val="0"/>
        <w:autoSpaceDN w:val="0"/>
        <w:adjustRightInd w:val="0"/>
        <w:spacing w:line="243" w:lineRule="auto"/>
        <w:ind w:left="1107"/>
        <w:rPr>
          <w:color w:val="000000" w:themeColor="text1"/>
          <w:kern w:val="0"/>
          <w:sz w:val="24"/>
          <w14:textFill>
            <w14:solidFill>
              <w14:schemeClr w14:val="tx1"/>
            </w14:solidFill>
          </w14:textFill>
        </w:rPr>
      </w:pPr>
    </w:p>
    <w:p w14:paraId="061C6762">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Workmanship shall be carried out in accordance with the descriptions in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this Specification, China Shipbuilding Quality Standard (CSQS) </w:t>
      </w:r>
      <w:r>
        <w:rPr>
          <w:rFonts w:hint="eastAsia"/>
          <w:color w:val="000000" w:themeColor="text1"/>
          <w:kern w:val="0"/>
          <w:sz w:val="24"/>
          <w14:textFill>
            <w14:solidFill>
              <w14:schemeClr w14:val="tx1"/>
            </w14:solidFill>
          </w14:textFill>
        </w:rPr>
        <w:t xml:space="preserve">(GB/T34000-2016) </w:t>
      </w:r>
      <w:r>
        <w:rPr>
          <w:color w:val="000000" w:themeColor="text1"/>
          <w:kern w:val="0"/>
          <w:sz w:val="24"/>
          <w14:textFill>
            <w14:solidFill>
              <w14:schemeClr w14:val="tx1"/>
            </w14:solidFill>
          </w14:textFill>
        </w:rPr>
        <w:t>and Builder's Engineering Standard.</w:t>
      </w:r>
    </w:p>
    <w:p w14:paraId="34E8D103">
      <w:pPr>
        <w:autoSpaceDE w:val="0"/>
        <w:autoSpaceDN w:val="0"/>
        <w:adjustRightInd w:val="0"/>
        <w:spacing w:line="243" w:lineRule="auto"/>
        <w:ind w:left="1107"/>
        <w:rPr>
          <w:color w:val="000000" w:themeColor="text1"/>
          <w:kern w:val="0"/>
          <w:sz w:val="24"/>
          <w14:textFill>
            <w14:solidFill>
              <w14:schemeClr w14:val="tx1"/>
            </w14:solidFill>
          </w14:textFill>
        </w:rPr>
      </w:pPr>
    </w:p>
    <w:p w14:paraId="0E98D668">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Asbestos, Refrigerant (R 12 / R 22), HALON, Lead-based paint and Tin-based antifouling</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paint shall not be used.</w:t>
      </w:r>
    </w:p>
    <w:p w14:paraId="22D9B6D2">
      <w:pPr>
        <w:autoSpaceDE w:val="0"/>
        <w:autoSpaceDN w:val="0"/>
        <w:adjustRightInd w:val="0"/>
        <w:spacing w:line="243" w:lineRule="auto"/>
        <w:ind w:left="1107"/>
        <w:rPr>
          <w:color w:val="000000" w:themeColor="text1"/>
          <w:kern w:val="0"/>
          <w:sz w:val="24"/>
          <w14:textFill>
            <w14:solidFill>
              <w14:schemeClr w14:val="tx1"/>
            </w14:solidFill>
          </w14:textFill>
        </w:rPr>
      </w:pPr>
    </w:p>
    <w:p w14:paraId="7A2CB323">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All wood to be well seasoned and free from defect. </w:t>
      </w:r>
    </w:p>
    <w:p w14:paraId="68E7DEF3">
      <w:pPr>
        <w:pStyle w:val="56"/>
        <w:spacing w:before="312" w:after="312"/>
        <w:rPr>
          <w:color w:val="000000" w:themeColor="text1"/>
          <w:w w:val="100"/>
          <w14:textFill>
            <w14:solidFill>
              <w14:schemeClr w14:val="tx1"/>
            </w14:solidFill>
          </w14:textFill>
        </w:rPr>
      </w:pPr>
      <w:bookmarkStart w:id="10" w:name="_Toc150162167"/>
      <w:bookmarkStart w:id="11" w:name="_Toc50642518"/>
      <w:r>
        <w:rPr>
          <w:rFonts w:hint="eastAsia"/>
          <w:color w:val="000000" w:themeColor="text1"/>
          <w:w w:val="100"/>
          <w14:textFill>
            <w14:solidFill>
              <w14:schemeClr w14:val="tx1"/>
            </w14:solidFill>
          </w14:textFill>
        </w:rPr>
        <w:t>1.1.4</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STANDARD</w:t>
      </w:r>
      <w:bookmarkEnd w:id="10"/>
      <w:bookmarkEnd w:id="11"/>
    </w:p>
    <w:p w14:paraId="5D7B44BC">
      <w:pPr>
        <w:autoSpaceDE w:val="0"/>
        <w:autoSpaceDN w:val="0"/>
        <w:adjustRightInd w:val="0"/>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following standards shall be applied to the construction of the </w:t>
      </w:r>
      <w:r>
        <w:rPr>
          <w:rFonts w:hint="eastAsia"/>
          <w:color w:val="000000" w:themeColor="text1"/>
          <w:kern w:val="0"/>
          <w:sz w:val="24"/>
          <w14:textFill>
            <w14:solidFill>
              <w14:schemeClr w14:val="tx1"/>
            </w14:solidFill>
          </w14:textFill>
        </w:rPr>
        <w:t>V</w:t>
      </w:r>
      <w:r>
        <w:rPr>
          <w:color w:val="000000" w:themeColor="text1"/>
          <w:kern w:val="0"/>
          <w:sz w:val="24"/>
          <w14:textFill>
            <w14:solidFill>
              <w14:schemeClr w14:val="tx1"/>
            </w14:solidFill>
          </w14:textFill>
        </w:rPr>
        <w:t>essel</w:t>
      </w:r>
      <w:r>
        <w:rPr>
          <w:rFonts w:hint="eastAsia"/>
          <w:color w:val="000000" w:themeColor="text1"/>
          <w:kern w:val="0"/>
          <w:sz w:val="24"/>
          <w14:textFill>
            <w14:solidFill>
              <w14:schemeClr w14:val="tx1"/>
            </w14:solidFill>
          </w14:textFill>
        </w:rPr>
        <w:t xml:space="preserve">. </w:t>
      </w:r>
    </w:p>
    <w:p w14:paraId="02F800A8">
      <w:pPr>
        <w:autoSpaceDE w:val="0"/>
        <w:autoSpaceDN w:val="0"/>
        <w:adjustRightInd w:val="0"/>
        <w:spacing w:before="3" w:line="280" w:lineRule="exact"/>
        <w:jc w:val="left"/>
        <w:rPr>
          <w:color w:val="000000" w:themeColor="text1"/>
          <w:kern w:val="0"/>
          <w:sz w:val="28"/>
          <w:szCs w:val="28"/>
          <w14:textFill>
            <w14:solidFill>
              <w14:schemeClr w14:val="tx1"/>
            </w14:solidFill>
          </w14:textFill>
        </w:rPr>
      </w:pPr>
    </w:p>
    <w:p w14:paraId="221EECE0">
      <w:pPr>
        <w:tabs>
          <w:tab w:val="left" w:pos="1520"/>
        </w:tabs>
        <w:autoSpaceDE w:val="0"/>
        <w:autoSpaceDN w:val="0"/>
        <w:adjustRightInd w:val="0"/>
        <w:ind w:left="1106"/>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1)</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Chinese Industrial Standard (GB</w:t>
      </w:r>
      <w:r>
        <w:rPr>
          <w:rFonts w:hint="eastAsia"/>
          <w:color w:val="000000" w:themeColor="text1"/>
          <w:kern w:val="0"/>
          <w:sz w:val="24"/>
          <w14:textFill>
            <w14:solidFill>
              <w14:schemeClr w14:val="tx1"/>
            </w14:solidFill>
          </w14:textFill>
        </w:rPr>
        <w:t>, GB/T, YB</w:t>
      </w:r>
      <w:r>
        <w:rPr>
          <w:color w:val="000000" w:themeColor="text1"/>
          <w:kern w:val="0"/>
          <w:sz w:val="24"/>
          <w14:textFill>
            <w14:solidFill>
              <w14:schemeClr w14:val="tx1"/>
            </w14:solidFill>
          </w14:textFill>
        </w:rPr>
        <w:t>)</w:t>
      </w:r>
    </w:p>
    <w:p w14:paraId="4C7EFF01">
      <w:pPr>
        <w:tabs>
          <w:tab w:val="left" w:pos="1520"/>
        </w:tabs>
        <w:autoSpaceDE w:val="0"/>
        <w:autoSpaceDN w:val="0"/>
        <w:adjustRightInd w:val="0"/>
        <w:spacing w:before="4"/>
        <w:ind w:left="1106"/>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2)</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 xml:space="preserve">Chinese Shipbuilding Standard (CB, </w:t>
      </w:r>
      <w:r>
        <w:rPr>
          <w:rFonts w:hint="eastAsia"/>
          <w:color w:val="000000" w:themeColor="text1"/>
          <w:kern w:val="0"/>
          <w:sz w:val="24"/>
          <w14:textFill>
            <w14:solidFill>
              <w14:schemeClr w14:val="tx1"/>
            </w14:solidFill>
          </w14:textFill>
        </w:rPr>
        <w:t xml:space="preserve">CB/T, </w:t>
      </w:r>
      <w:r>
        <w:rPr>
          <w:color w:val="000000" w:themeColor="text1"/>
          <w:kern w:val="0"/>
          <w:sz w:val="24"/>
          <w14:textFill>
            <w14:solidFill>
              <w14:schemeClr w14:val="tx1"/>
            </w14:solidFill>
          </w14:textFill>
        </w:rPr>
        <w:t>CBM)</w:t>
      </w:r>
    </w:p>
    <w:p w14:paraId="57CED12A">
      <w:pPr>
        <w:tabs>
          <w:tab w:val="left" w:pos="1520"/>
        </w:tabs>
        <w:autoSpaceDE w:val="0"/>
        <w:autoSpaceDN w:val="0"/>
        <w:adjustRightInd w:val="0"/>
        <w:spacing w:before="4"/>
        <w:ind w:left="1106"/>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3)</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China Shipbuilding Quality Standard (CSQS)</w:t>
      </w:r>
      <w:r>
        <w:rPr>
          <w:rFonts w:hint="eastAsia"/>
          <w:color w:val="000000" w:themeColor="text1"/>
          <w:kern w:val="0"/>
          <w:sz w:val="24"/>
          <w14:textFill>
            <w14:solidFill>
              <w14:schemeClr w14:val="tx1"/>
            </w14:solidFill>
          </w14:textFill>
        </w:rPr>
        <w:t xml:space="preserve">(GB/T34000-2016) </w:t>
      </w:r>
    </w:p>
    <w:p w14:paraId="23F11BD8">
      <w:pPr>
        <w:tabs>
          <w:tab w:val="left" w:pos="1520"/>
        </w:tabs>
        <w:autoSpaceDE w:val="0"/>
        <w:autoSpaceDN w:val="0"/>
        <w:adjustRightInd w:val="0"/>
        <w:spacing w:before="4"/>
        <w:ind w:left="1587" w:leftChars="527" w:hanging="480" w:hangingChars="200"/>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4</w:t>
      </w:r>
      <w:r>
        <w:rPr>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 xml:space="preserve">Builder's Engineering Standard and Builder's standard practice or </w:t>
      </w:r>
      <w:r>
        <w:rPr>
          <w:rFonts w:hint="eastAsia"/>
          <w:color w:val="000000" w:themeColor="text1"/>
          <w:kern w:val="0"/>
          <w:sz w:val="24"/>
          <w14:textFill>
            <w14:solidFill>
              <w14:schemeClr w14:val="tx1"/>
            </w14:solidFill>
          </w14:textFill>
        </w:rPr>
        <w:t>M</w:t>
      </w:r>
      <w:r>
        <w:rPr>
          <w:color w:val="000000" w:themeColor="text1"/>
          <w:kern w:val="0"/>
          <w:sz w:val="24"/>
          <w14:textFill>
            <w14:solidFill>
              <w14:schemeClr w14:val="tx1"/>
            </w14:solidFill>
          </w14:textFill>
        </w:rPr>
        <w:t>anufacturer’s standards unless otherwise described in the Specification</w:t>
      </w:r>
      <w:r>
        <w:rPr>
          <w:rFonts w:hint="eastAsia"/>
          <w:color w:val="000000" w:themeColor="text1"/>
          <w:kern w:val="0"/>
          <w:sz w:val="24"/>
          <w14:textFill>
            <w14:solidFill>
              <w14:schemeClr w14:val="tx1"/>
            </w14:solidFill>
          </w14:textFill>
        </w:rPr>
        <w:t>.</w:t>
      </w:r>
    </w:p>
    <w:p w14:paraId="3BF6BA5C">
      <w:pPr>
        <w:tabs>
          <w:tab w:val="left" w:pos="1520"/>
        </w:tabs>
        <w:autoSpaceDE w:val="0"/>
        <w:autoSpaceDN w:val="0"/>
        <w:adjustRightInd w:val="0"/>
        <w:spacing w:before="4"/>
        <w:ind w:left="1106"/>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5</w:t>
      </w:r>
      <w:r>
        <w:rPr>
          <w:color w:val="000000" w:themeColor="text1"/>
          <w:kern w:val="0"/>
          <w:sz w:val="24"/>
          <w14:textFill>
            <w14:solidFill>
              <w14:schemeClr w14:val="tx1"/>
            </w14:solidFill>
          </w14:textFill>
        </w:rPr>
        <w:t>)  ISO standard</w:t>
      </w:r>
    </w:p>
    <w:p w14:paraId="0F711015">
      <w:pPr>
        <w:tabs>
          <w:tab w:val="left" w:pos="1520"/>
        </w:tabs>
        <w:autoSpaceDE w:val="0"/>
        <w:autoSpaceDN w:val="0"/>
        <w:adjustRightInd w:val="0"/>
        <w:spacing w:before="4"/>
        <w:ind w:left="1106"/>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6)</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 IACS Rec.47 Shipbuilding and Repair Quality Standard</w:t>
      </w:r>
      <w:r>
        <w:rPr>
          <w:rFonts w:hint="eastAsia"/>
          <w:color w:val="000000" w:themeColor="text1"/>
          <w:kern w:val="0"/>
          <w:sz w:val="24"/>
          <w14:textFill>
            <w14:solidFill>
              <w14:schemeClr w14:val="tx1"/>
            </w14:solidFill>
          </w14:textFill>
        </w:rPr>
        <w:t>(Part A)</w:t>
      </w:r>
    </w:p>
    <w:p w14:paraId="1DD9E697">
      <w:pPr>
        <w:tabs>
          <w:tab w:val="left" w:pos="1520"/>
        </w:tabs>
        <w:autoSpaceDE w:val="0"/>
        <w:autoSpaceDN w:val="0"/>
        <w:adjustRightInd w:val="0"/>
        <w:spacing w:before="4"/>
        <w:ind w:left="1106"/>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7</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JIS or DIN standard</w:t>
      </w:r>
    </w:p>
    <w:p w14:paraId="2DF6565C">
      <w:pPr>
        <w:autoSpaceDE w:val="0"/>
        <w:autoSpaceDN w:val="0"/>
        <w:adjustRightInd w:val="0"/>
        <w:spacing w:line="243" w:lineRule="auto"/>
        <w:ind w:left="1107"/>
        <w:rPr>
          <w:color w:val="000000" w:themeColor="text1"/>
          <w:kern w:val="0"/>
          <w:sz w:val="24"/>
          <w14:textFill>
            <w14:solidFill>
              <w14:schemeClr w14:val="tx1"/>
            </w14:solidFill>
          </w14:textFill>
        </w:rPr>
      </w:pPr>
    </w:p>
    <w:p w14:paraId="0D73BEC2">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connection dimension of flange shall be in accordance with ISO standard</w:t>
      </w:r>
      <w:r>
        <w:rPr>
          <w:rFonts w:hint="eastAsia"/>
          <w:color w:val="000000" w:themeColor="text1"/>
          <w:kern w:val="0"/>
          <w:sz w:val="24"/>
          <w14:textFill>
            <w14:solidFill>
              <w14:schemeClr w14:val="tx1"/>
            </w14:solidFill>
          </w14:textFill>
        </w:rPr>
        <w:t xml:space="preserve"> e</w:t>
      </w:r>
      <w:r>
        <w:rPr>
          <w:color w:val="000000" w:themeColor="text1"/>
          <w:kern w:val="0"/>
          <w:sz w:val="24"/>
          <w14:textFill>
            <w14:solidFill>
              <w14:schemeClr w14:val="tx1"/>
            </w14:solidFill>
          </w14:textFill>
        </w:rPr>
        <w:t xml:space="preserve">xcept those flange attached on the imported equipment, which </w:t>
      </w:r>
      <w:r>
        <w:rPr>
          <w:rFonts w:hint="eastAsia"/>
          <w:color w:val="000000" w:themeColor="text1"/>
          <w:kern w:val="0"/>
          <w:sz w:val="24"/>
          <w14:textFill>
            <w14:solidFill>
              <w14:schemeClr w14:val="tx1"/>
            </w14:solidFill>
          </w14:textFill>
        </w:rPr>
        <w:t xml:space="preserve">shall </w:t>
      </w:r>
      <w:r>
        <w:rPr>
          <w:color w:val="000000" w:themeColor="text1"/>
          <w:kern w:val="0"/>
          <w:sz w:val="24"/>
          <w14:textFill>
            <w14:solidFill>
              <w14:schemeClr w14:val="tx1"/>
            </w14:solidFill>
          </w14:textFill>
        </w:rPr>
        <w:t xml:space="preserve">be as per </w:t>
      </w:r>
      <w:r>
        <w:rPr>
          <w:rFonts w:hint="eastAsia"/>
          <w:color w:val="000000" w:themeColor="text1"/>
          <w:kern w:val="0"/>
          <w:sz w:val="24"/>
          <w14:textFill>
            <w14:solidFill>
              <w14:schemeClr w14:val="tx1"/>
            </w14:solidFill>
          </w14:textFill>
        </w:rPr>
        <w:t>M</w:t>
      </w:r>
      <w:r>
        <w:rPr>
          <w:color w:val="000000" w:themeColor="text1"/>
          <w:kern w:val="0"/>
          <w:sz w:val="24"/>
          <w14:textFill>
            <w14:solidFill>
              <w14:schemeClr w14:val="tx1"/>
            </w14:solidFill>
          </w14:textFill>
        </w:rPr>
        <w:t>aker's standard.</w:t>
      </w:r>
    </w:p>
    <w:p w14:paraId="06FDB0A2">
      <w:pPr>
        <w:autoSpaceDE w:val="0"/>
        <w:autoSpaceDN w:val="0"/>
        <w:adjustRightInd w:val="0"/>
        <w:spacing w:line="243" w:lineRule="auto"/>
        <w:ind w:left="1107"/>
        <w:rPr>
          <w:color w:val="000000" w:themeColor="text1"/>
          <w:kern w:val="0"/>
          <w:sz w:val="24"/>
          <w14:textFill>
            <w14:solidFill>
              <w14:schemeClr w14:val="tx1"/>
            </w14:solidFill>
          </w14:textFill>
        </w:rPr>
      </w:pPr>
    </w:p>
    <w:p w14:paraId="79B896C3">
      <w:pPr>
        <w:autoSpaceDE w:val="0"/>
        <w:autoSpaceDN w:val="0"/>
        <w:adjustRightInd w:val="0"/>
        <w:spacing w:line="243" w:lineRule="auto"/>
        <w:ind w:left="1107"/>
        <w:rPr>
          <w:color w:val="000000"/>
          <w:kern w:val="0"/>
          <w:sz w:val="24"/>
        </w:rPr>
      </w:pPr>
      <w:r>
        <w:rPr>
          <w:color w:val="000000"/>
          <w:kern w:val="0"/>
          <w:sz w:val="24"/>
        </w:rPr>
        <w:t>The grease nipples shall be of flat type (CB/T 3762-1996 eqv ISO7824-1986, Material: brass) or the Maker's standard which is provided by the equipment supplier as a package.</w:t>
      </w:r>
    </w:p>
    <w:p w14:paraId="4DFE3D69">
      <w:pPr>
        <w:autoSpaceDE w:val="0"/>
        <w:autoSpaceDN w:val="0"/>
        <w:adjustRightInd w:val="0"/>
        <w:spacing w:line="243" w:lineRule="auto"/>
        <w:rPr>
          <w:color w:val="000000" w:themeColor="text1"/>
          <w:kern w:val="0"/>
          <w:sz w:val="24"/>
          <w14:textFill>
            <w14:solidFill>
              <w14:schemeClr w14:val="tx1"/>
            </w14:solidFill>
          </w14:textFill>
        </w:rPr>
      </w:pPr>
    </w:p>
    <w:p w14:paraId="0E608C75">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In addition to above, other standards may be applied for the items or equipment which</w:t>
      </w:r>
      <w:r>
        <w:rPr>
          <w:rFonts w:hint="eastAsia"/>
          <w:color w:val="000000" w:themeColor="text1"/>
          <w:kern w:val="0"/>
          <w:sz w:val="24"/>
          <w14:textFill>
            <w14:solidFill>
              <w14:schemeClr w14:val="tx1"/>
            </w14:solidFill>
          </w14:textFill>
        </w:rPr>
        <w:t xml:space="preserve"> is</w:t>
      </w:r>
      <w:r>
        <w:rPr>
          <w:color w:val="000000" w:themeColor="text1"/>
          <w:kern w:val="0"/>
          <w:sz w:val="24"/>
          <w14:textFill>
            <w14:solidFill>
              <w14:schemeClr w14:val="tx1"/>
            </w14:solidFill>
          </w14:textFill>
        </w:rPr>
        <w:t xml:space="preserve"> described hereinafter in this Specification except those grease nipples attached on the imported equipment, which will be as per Maker's standard.</w:t>
      </w:r>
    </w:p>
    <w:p w14:paraId="10081D75">
      <w:pPr>
        <w:pStyle w:val="56"/>
        <w:spacing w:before="312" w:after="312"/>
        <w:rPr>
          <w:color w:val="000000" w:themeColor="text1"/>
          <w:w w:val="100"/>
          <w14:textFill>
            <w14:solidFill>
              <w14:schemeClr w14:val="tx1"/>
            </w14:solidFill>
          </w14:textFill>
        </w:rPr>
      </w:pPr>
      <w:bookmarkStart w:id="12" w:name="_Toc150162168"/>
      <w:bookmarkStart w:id="13" w:name="_Toc50642519"/>
      <w:r>
        <w:rPr>
          <w:rFonts w:hint="eastAsia"/>
          <w:color w:val="000000" w:themeColor="text1"/>
          <w:w w:val="100"/>
          <w14:textFill>
            <w14:solidFill>
              <w14:schemeClr w14:val="tx1"/>
            </w14:solidFill>
          </w14:textFill>
        </w:rPr>
        <w:t>1.1.5</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MEASUREMENT UNIT AND LANGUAGE</w:t>
      </w:r>
      <w:bookmarkEnd w:id="12"/>
      <w:bookmarkEnd w:id="13"/>
    </w:p>
    <w:p w14:paraId="79CB84F8">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Metric </w:t>
      </w:r>
      <w:r>
        <w:rPr>
          <w:color w:val="000000" w:themeColor="text1"/>
          <w:kern w:val="0"/>
          <w:sz w:val="24"/>
          <w14:textFill>
            <w14:solidFill>
              <w14:schemeClr w14:val="tx1"/>
            </w14:solidFill>
          </w14:textFill>
        </w:rPr>
        <w:t>system shall be adopted for design and construction of hull, machiner</w:t>
      </w:r>
      <w:r>
        <w:rPr>
          <w:rFonts w:hint="eastAsia"/>
          <w:color w:val="000000" w:themeColor="text1"/>
          <w:kern w:val="0"/>
          <w:sz w:val="24"/>
          <w14:textFill>
            <w14:solidFill>
              <w14:schemeClr w14:val="tx1"/>
            </w14:solidFill>
          </w14:textFill>
        </w:rPr>
        <w:t>y and</w:t>
      </w:r>
      <w:r>
        <w:rPr>
          <w:color w:val="000000" w:themeColor="text1"/>
          <w:kern w:val="0"/>
          <w:sz w:val="24"/>
          <w14:textFill>
            <w14:solidFill>
              <w14:schemeClr w14:val="tx1"/>
            </w14:solidFill>
          </w14:textFill>
        </w:rPr>
        <w:t xml:space="preserve"> equipment</w:t>
      </w:r>
      <w:r>
        <w:rPr>
          <w:rFonts w:hint="eastAsia"/>
          <w:color w:val="000000" w:themeColor="text1"/>
          <w:kern w:val="0"/>
          <w:sz w:val="24"/>
          <w14:textFill>
            <w14:solidFill>
              <w14:schemeClr w14:val="tx1"/>
            </w14:solidFill>
          </w14:textFill>
        </w:rPr>
        <w:t xml:space="preserve"> unless specially specified in the Specification</w:t>
      </w:r>
      <w:r>
        <w:rPr>
          <w:color w:val="000000" w:themeColor="text1"/>
          <w:kern w:val="0"/>
          <w:sz w:val="24"/>
          <w14:textFill>
            <w14:solidFill>
              <w14:schemeClr w14:val="tx1"/>
            </w14:solidFill>
          </w14:textFill>
        </w:rPr>
        <w:t>.</w:t>
      </w:r>
    </w:p>
    <w:p w14:paraId="18E277E0">
      <w:pPr>
        <w:autoSpaceDE w:val="0"/>
        <w:autoSpaceDN w:val="0"/>
        <w:adjustRightInd w:val="0"/>
        <w:spacing w:before="20" w:line="260" w:lineRule="exact"/>
        <w:rPr>
          <w:color w:val="000000" w:themeColor="text1"/>
          <w:kern w:val="0"/>
          <w:sz w:val="26"/>
          <w:szCs w:val="26"/>
          <w14:textFill>
            <w14:solidFill>
              <w14:schemeClr w14:val="tx1"/>
            </w14:solidFill>
          </w14:textFill>
        </w:rPr>
      </w:pPr>
    </w:p>
    <w:p w14:paraId="286696AB">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All measuring units such as power, pressure gauge, thermometer, volume gauge, </w:t>
      </w:r>
      <w:r>
        <w:rPr>
          <w:rFonts w:hint="eastAsia"/>
          <w:color w:val="000000" w:themeColor="text1"/>
          <w:kern w:val="0"/>
          <w:sz w:val="24"/>
          <w14:textFill>
            <w14:solidFill>
              <w14:schemeClr w14:val="tx1"/>
            </w14:solidFill>
          </w14:textFill>
        </w:rPr>
        <w:t xml:space="preserve">and </w:t>
      </w:r>
      <w:r>
        <w:rPr>
          <w:color w:val="000000" w:themeColor="text1"/>
          <w:kern w:val="0"/>
          <w:sz w:val="24"/>
          <w14:textFill>
            <w14:solidFill>
              <w14:schemeClr w14:val="tx1"/>
            </w14:solidFill>
          </w14:textFill>
        </w:rPr>
        <w:t>tank scales, etc., shall be</w:t>
      </w:r>
      <w:r>
        <w:rPr>
          <w:rFonts w:hint="eastAsia"/>
          <w:color w:val="000000" w:themeColor="text1"/>
          <w:kern w:val="0"/>
          <w:sz w:val="24"/>
          <w14:textFill>
            <w14:solidFill>
              <w14:schemeClr w14:val="tx1"/>
            </w14:solidFill>
          </w14:textFill>
        </w:rPr>
        <w:t xml:space="preserve"> of metric system</w:t>
      </w:r>
      <w:r>
        <w:rPr>
          <w:color w:val="000000" w:themeColor="text1"/>
          <w:kern w:val="0"/>
          <w:sz w:val="24"/>
          <w14:textFill>
            <w14:solidFill>
              <w14:schemeClr w14:val="tx1"/>
            </w14:solidFill>
          </w14:textFill>
        </w:rPr>
        <w:t>. However, some conventional units are also to substitute the corresponding SI units or metric units as common customs in shipbuilding and shipping</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metric threads to be generally applied to the </w:t>
      </w:r>
      <w:r>
        <w:rPr>
          <w:rFonts w:hint="eastAsia"/>
          <w:color w:val="000000" w:themeColor="text1"/>
          <w:kern w:val="0"/>
          <w:sz w:val="24"/>
          <w14:textFill>
            <w14:solidFill>
              <w14:schemeClr w14:val="tx1"/>
            </w14:solidFill>
          </w14:textFill>
        </w:rPr>
        <w:t>V</w:t>
      </w:r>
      <w:r>
        <w:rPr>
          <w:color w:val="000000" w:themeColor="text1"/>
          <w:kern w:val="0"/>
          <w:sz w:val="24"/>
          <w14:textFill>
            <w14:solidFill>
              <w14:schemeClr w14:val="tx1"/>
            </w14:solidFill>
          </w14:textFill>
        </w:rPr>
        <w:t>essel, however, the British measurement also may be applied where ISO is not adopted. For pressure, M</w:t>
      </w:r>
      <w:r>
        <w:rPr>
          <w:rFonts w:hint="eastAsia"/>
          <w:color w:val="000000" w:themeColor="text1"/>
          <w:kern w:val="0"/>
          <w:sz w:val="24"/>
          <w14:textFill>
            <w14:solidFill>
              <w14:schemeClr w14:val="tx1"/>
            </w14:solidFill>
          </w14:textFill>
        </w:rPr>
        <w:t>P</w:t>
      </w:r>
      <w:r>
        <w:rPr>
          <w:color w:val="000000" w:themeColor="text1"/>
          <w:kern w:val="0"/>
          <w:sz w:val="24"/>
          <w14:textFill>
            <w14:solidFill>
              <w14:schemeClr w14:val="tx1"/>
            </w14:solidFill>
          </w14:textFill>
        </w:rPr>
        <w:t>a</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or bar </w:t>
      </w:r>
      <w:r>
        <w:rPr>
          <w:rFonts w:hint="eastAsia"/>
          <w:color w:val="000000" w:themeColor="text1"/>
          <w:kern w:val="0"/>
          <w:sz w:val="24"/>
          <w14:textFill>
            <w14:solidFill>
              <w14:schemeClr w14:val="tx1"/>
            </w14:solidFill>
          </w14:textFill>
        </w:rPr>
        <w:t xml:space="preserve">shall </w:t>
      </w:r>
      <w:r>
        <w:rPr>
          <w:color w:val="000000" w:themeColor="text1"/>
          <w:kern w:val="0"/>
          <w:sz w:val="24"/>
          <w14:textFill>
            <w14:solidFill>
              <w14:schemeClr w14:val="tx1"/>
            </w14:solidFill>
          </w14:textFill>
        </w:rPr>
        <w:t>be used throughout</w:t>
      </w:r>
      <w:r>
        <w:rPr>
          <w:b/>
          <w:color w:val="000000" w:themeColor="text1"/>
          <w:kern w:val="0"/>
          <w:sz w:val="24"/>
          <w14:textFill>
            <w14:solidFill>
              <w14:schemeClr w14:val="tx1"/>
            </w14:solidFill>
          </w14:textFill>
        </w:rPr>
        <w:t>.</w:t>
      </w:r>
    </w:p>
    <w:p w14:paraId="5E6CA55B">
      <w:pPr>
        <w:autoSpaceDE w:val="0"/>
        <w:autoSpaceDN w:val="0"/>
        <w:adjustRightInd w:val="0"/>
        <w:spacing w:line="243" w:lineRule="auto"/>
        <w:ind w:left="1107"/>
        <w:rPr>
          <w:color w:val="000000" w:themeColor="text1"/>
          <w:kern w:val="0"/>
          <w:sz w:val="24"/>
          <w14:textFill>
            <w14:solidFill>
              <w14:schemeClr w14:val="tx1"/>
            </w14:solidFill>
          </w14:textFill>
        </w:rPr>
      </w:pPr>
    </w:p>
    <w:p w14:paraId="7645AAAF">
      <w:pPr>
        <w:autoSpaceDE w:val="0"/>
        <w:autoSpaceDN w:val="0"/>
        <w:adjustRightInd w:val="0"/>
        <w:spacing w:line="243" w:lineRule="auto"/>
        <w:ind w:left="1107"/>
        <w:rPr>
          <w:b/>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Types, sizes and materials of fittings, equipment and machinery to be in accordance with</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ISO or equivalent standard</w:t>
      </w:r>
      <w:r>
        <w:rPr>
          <w:rFonts w:hint="eastAsia"/>
          <w:color w:val="000000" w:themeColor="text1"/>
          <w:kern w:val="0"/>
          <w:sz w:val="24"/>
          <w14:textFill>
            <w14:solidFill>
              <w14:schemeClr w14:val="tx1"/>
            </w14:solidFill>
          </w14:textFill>
        </w:rPr>
        <w:t xml:space="preserve">. Where no applicable ISO or national standard exists, </w:t>
      </w:r>
      <w:r>
        <w:rPr>
          <w:color w:val="000000" w:themeColor="text1"/>
          <w:kern w:val="0"/>
          <w:sz w:val="24"/>
          <w14:textFill>
            <w14:solidFill>
              <w14:schemeClr w14:val="tx1"/>
            </w14:solidFill>
          </w14:textFill>
        </w:rPr>
        <w:t>the Builder's standard and/or Manufacturer's standard</w:t>
      </w:r>
      <w:r>
        <w:rPr>
          <w:rFonts w:hint="eastAsia"/>
          <w:color w:val="000000" w:themeColor="text1"/>
          <w:kern w:val="0"/>
          <w:sz w:val="24"/>
          <w14:textFill>
            <w14:solidFill>
              <w14:schemeClr w14:val="tx1"/>
            </w14:solidFill>
          </w14:textFill>
        </w:rPr>
        <w:t xml:space="preserve"> may be used</w:t>
      </w:r>
      <w:r>
        <w:rPr>
          <w:color w:val="000000" w:themeColor="text1"/>
          <w:kern w:val="0"/>
          <w:sz w:val="24"/>
          <w14:textFill>
            <w14:solidFill>
              <w14:schemeClr w14:val="tx1"/>
            </w14:solidFill>
          </w14:textFill>
        </w:rPr>
        <w:t>.</w:t>
      </w:r>
      <w:r>
        <w:t xml:space="preserve"> </w:t>
      </w:r>
    </w:p>
    <w:p w14:paraId="111CB202">
      <w:pPr>
        <w:autoSpaceDE w:val="0"/>
        <w:autoSpaceDN w:val="0"/>
        <w:adjustRightInd w:val="0"/>
        <w:spacing w:line="243" w:lineRule="auto"/>
        <w:ind w:left="1107"/>
        <w:rPr>
          <w:color w:val="000000" w:themeColor="text1"/>
          <w:kern w:val="0"/>
          <w:sz w:val="24"/>
          <w14:textFill>
            <w14:solidFill>
              <w14:schemeClr w14:val="tx1"/>
            </w14:solidFill>
          </w14:textFill>
        </w:rPr>
      </w:pPr>
    </w:p>
    <w:p w14:paraId="2ACFD58E">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draught of the </w:t>
      </w:r>
      <w:r>
        <w:rPr>
          <w:rFonts w:hint="eastAsia"/>
          <w:color w:val="000000" w:themeColor="text1"/>
          <w:kern w:val="0"/>
          <w:sz w:val="24"/>
          <w14:textFill>
            <w14:solidFill>
              <w14:schemeClr w14:val="tx1"/>
            </w14:solidFill>
          </w14:textFill>
        </w:rPr>
        <w:t>V</w:t>
      </w:r>
      <w:r>
        <w:rPr>
          <w:color w:val="000000" w:themeColor="text1"/>
          <w:kern w:val="0"/>
          <w:sz w:val="24"/>
          <w14:textFill>
            <w14:solidFill>
              <w14:schemeClr w14:val="tx1"/>
            </w14:solidFill>
          </w14:textFill>
        </w:rPr>
        <w:t>essel specified in this Specification shall be of moulded figure unless specifically stated.</w:t>
      </w:r>
    </w:p>
    <w:p w14:paraId="10003CFD">
      <w:pPr>
        <w:autoSpaceDE w:val="0"/>
        <w:autoSpaceDN w:val="0"/>
        <w:adjustRightInd w:val="0"/>
        <w:spacing w:line="243" w:lineRule="auto"/>
        <w:ind w:left="1107"/>
        <w:rPr>
          <w:color w:val="000000" w:themeColor="text1"/>
          <w:kern w:val="0"/>
          <w:sz w:val="24"/>
          <w14:textFill>
            <w14:solidFill>
              <w14:schemeClr w14:val="tx1"/>
            </w14:solidFill>
          </w14:textFill>
        </w:rPr>
      </w:pPr>
    </w:p>
    <w:p w14:paraId="5BDFAFEB">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All necessary documents and drawings, calculations, instruction manuals, etc. to be written in English or in both English and other language (English part shall prevail) for approval by the Buyer, Classification Society and Authorities. All final plans and drawings shall be in English or in both English and other language.</w:t>
      </w:r>
    </w:p>
    <w:p w14:paraId="099C9DDF">
      <w:pPr>
        <w:autoSpaceDE w:val="0"/>
        <w:autoSpaceDN w:val="0"/>
        <w:adjustRightInd w:val="0"/>
        <w:spacing w:line="243" w:lineRule="auto"/>
        <w:ind w:left="1107"/>
        <w:rPr>
          <w:color w:val="000000" w:themeColor="text1"/>
          <w:kern w:val="0"/>
          <w:sz w:val="24"/>
          <w14:textFill>
            <w14:solidFill>
              <w14:schemeClr w14:val="tx1"/>
            </w14:solidFill>
          </w14:textFill>
        </w:rPr>
      </w:pPr>
    </w:p>
    <w:p w14:paraId="29445AC7">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All plans, booklets, name plates, caution/identification plates and whatever documents required for implementation of the Specification shall be in English.</w:t>
      </w:r>
    </w:p>
    <w:p w14:paraId="0E59182E">
      <w:pPr>
        <w:autoSpaceDE w:val="0"/>
        <w:autoSpaceDN w:val="0"/>
        <w:adjustRightInd w:val="0"/>
        <w:spacing w:line="243" w:lineRule="auto"/>
        <w:ind w:left="1107"/>
        <w:rPr>
          <w:color w:val="000000" w:themeColor="text1"/>
          <w:kern w:val="0"/>
          <w:sz w:val="24"/>
          <w14:textFill>
            <w14:solidFill>
              <w14:schemeClr w14:val="tx1"/>
            </w14:solidFill>
          </w14:textFill>
        </w:rPr>
      </w:pPr>
    </w:p>
    <w:p w14:paraId="109BFAC1">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If any language other than English is required by any reason whatever, the text of translation shall be provided by the Buyer.</w:t>
      </w:r>
    </w:p>
    <w:p w14:paraId="4092C827">
      <w:pPr>
        <w:pStyle w:val="56"/>
        <w:spacing w:before="312" w:after="312"/>
        <w:rPr>
          <w:color w:val="000000" w:themeColor="text1"/>
          <w:w w:val="100"/>
          <w14:textFill>
            <w14:solidFill>
              <w14:schemeClr w14:val="tx1"/>
            </w14:solidFill>
          </w14:textFill>
        </w:rPr>
      </w:pPr>
      <w:bookmarkStart w:id="14" w:name="_Toc150162169"/>
      <w:bookmarkStart w:id="15" w:name="_Toc50642520"/>
      <w:r>
        <w:rPr>
          <w:rFonts w:hint="eastAsia"/>
          <w:color w:val="000000" w:themeColor="text1"/>
          <w:w w:val="100"/>
          <w14:textFill>
            <w14:solidFill>
              <w14:schemeClr w14:val="tx1"/>
            </w14:solidFill>
          </w14:textFill>
        </w:rPr>
        <w:t>1.1.6</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BUYER'S SUPPLY</w:t>
      </w:r>
      <w:bookmarkEnd w:id="14"/>
      <w:bookmarkEnd w:id="15"/>
    </w:p>
    <w:p w14:paraId="089F4FD3">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Following items including their accessories and spares to be furnished and supplied by the Buyer at Buyer’</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own expense, and installed on the Vessel by the Builder, at the time designated by the Builder to meet the Builder’s construction schedule of the Vessel.</w:t>
      </w:r>
    </w:p>
    <w:p w14:paraId="46582755">
      <w:pPr>
        <w:autoSpaceDE w:val="0"/>
        <w:autoSpaceDN w:val="0"/>
        <w:adjustRightInd w:val="0"/>
        <w:spacing w:line="243" w:lineRule="auto"/>
        <w:ind w:left="1107"/>
        <w:rPr>
          <w:color w:val="000000" w:themeColor="text1"/>
          <w:kern w:val="0"/>
          <w:sz w:val="24"/>
          <w14:textFill>
            <w14:solidFill>
              <w14:schemeClr w14:val="tx1"/>
            </w14:solidFill>
          </w14:textFill>
        </w:rPr>
      </w:pPr>
    </w:p>
    <w:p w14:paraId="7093FDBF">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Buyer shall furnish the necessary </w:t>
      </w:r>
      <w:r>
        <w:rPr>
          <w:rFonts w:hint="eastAsia"/>
          <w:color w:val="000000" w:themeColor="text1"/>
          <w:kern w:val="0"/>
          <w:sz w:val="24"/>
          <w14:textFill>
            <w14:solidFill>
              <w14:schemeClr w14:val="tx1"/>
            </w14:solidFill>
          </w14:textFill>
        </w:rPr>
        <w:t xml:space="preserve">specifications, </w:t>
      </w:r>
      <w:r>
        <w:rPr>
          <w:color w:val="000000" w:themeColor="text1"/>
          <w:kern w:val="0"/>
          <w:sz w:val="24"/>
          <w14:textFill>
            <w14:solidFill>
              <w14:schemeClr w14:val="tx1"/>
            </w14:solidFill>
          </w14:textFill>
        </w:rPr>
        <w:t>plans instruction books, manuals, test reports</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 xml:space="preserve"> test certificates</w:t>
      </w:r>
      <w:r>
        <w:rPr>
          <w:rFonts w:hint="eastAsia"/>
          <w:color w:val="000000" w:themeColor="text1"/>
          <w:kern w:val="0"/>
          <w:sz w:val="24"/>
          <w14:textFill>
            <w14:solidFill>
              <w14:schemeClr w14:val="tx1"/>
            </w14:solidFill>
          </w14:textFill>
        </w:rPr>
        <w:t xml:space="preserve"> and the manufacturer</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s service </w:t>
      </w:r>
      <w:r>
        <w:rPr>
          <w:color w:val="000000" w:themeColor="text1"/>
          <w:kern w:val="0"/>
          <w:sz w:val="24"/>
          <w14:textFill>
            <w14:solidFill>
              <w14:schemeClr w14:val="tx1"/>
            </w14:solidFill>
          </w14:textFill>
        </w:rPr>
        <w:t>engineer</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etc.</w:t>
      </w:r>
      <w:r>
        <w:rPr>
          <w:rFonts w:hint="eastAsia"/>
          <w:color w:val="000000" w:themeColor="text1"/>
          <w:kern w:val="0"/>
          <w:sz w:val="24"/>
          <w14:textFill>
            <w14:solidFill>
              <w14:schemeClr w14:val="tx1"/>
            </w14:solidFill>
          </w14:textFill>
        </w:rPr>
        <w:t xml:space="preserve"> of the listed items as required by the Builder, which shall form an integral part of the Buyer</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s supplies.</w:t>
      </w:r>
    </w:p>
    <w:p w14:paraId="44AF4838">
      <w:pPr>
        <w:autoSpaceDE w:val="0"/>
        <w:autoSpaceDN w:val="0"/>
        <w:adjustRightInd w:val="0"/>
        <w:spacing w:line="243" w:lineRule="auto"/>
        <w:ind w:left="1107"/>
        <w:rPr>
          <w:color w:val="000000" w:themeColor="text1"/>
          <w:kern w:val="0"/>
          <w:sz w:val="24"/>
          <w14:textFill>
            <w14:solidFill>
              <w14:schemeClr w14:val="tx1"/>
            </w14:solidFill>
          </w14:textFill>
        </w:rPr>
      </w:pPr>
    </w:p>
    <w:p w14:paraId="4374CF23">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supervision fees related to final </w:t>
      </w:r>
      <w:r>
        <w:rPr>
          <w:kern w:val="0"/>
          <w:sz w:val="24"/>
        </w:rPr>
        <w:t>commissioning</w:t>
      </w:r>
      <w:r>
        <w:rPr>
          <w:color w:val="000000" w:themeColor="text1"/>
          <w:kern w:val="0"/>
          <w:sz w:val="24"/>
          <w14:textFill>
            <w14:solidFill>
              <w14:schemeClr w14:val="tx1"/>
            </w14:solidFill>
          </w14:textFill>
        </w:rPr>
        <w:t>, inspection and certifications of the Buyer’s supply items shall be paid by the Buyer. The Buyer shall be responsible for the adjustment, inspection and certifications of the Buyer’s supply items with Builder’s assistance.</w:t>
      </w:r>
    </w:p>
    <w:p w14:paraId="713A9FD5">
      <w:pPr>
        <w:autoSpaceDE w:val="0"/>
        <w:autoSpaceDN w:val="0"/>
        <w:adjustRightInd w:val="0"/>
        <w:spacing w:line="243" w:lineRule="auto"/>
        <w:ind w:left="1107"/>
        <w:rPr>
          <w:color w:val="000000" w:themeColor="text1"/>
          <w:kern w:val="0"/>
          <w:sz w:val="24"/>
          <w14:textFill>
            <w14:solidFill>
              <w14:schemeClr w14:val="tx1"/>
            </w14:solidFill>
          </w14:textFill>
        </w:rPr>
      </w:pPr>
    </w:p>
    <w:p w14:paraId="7856344E">
      <w:pPr>
        <w:autoSpaceDE w:val="0"/>
        <w:autoSpaceDN w:val="0"/>
        <w:adjustRightInd w:val="0"/>
        <w:spacing w:line="243" w:lineRule="auto"/>
        <w:ind w:left="1107"/>
        <w:rPr>
          <w:b/>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Builder shall be responsible for storing and handling of Owner's supply items after delivery to the Builder's yard and shall store those items in the Vessel</w:t>
      </w:r>
      <w:r>
        <w:rPr>
          <w:rFonts w:hint="eastAsia"/>
          <w:color w:val="000000" w:themeColor="text1"/>
          <w:kern w:val="0"/>
          <w:sz w:val="24"/>
          <w14:textFill>
            <w14:solidFill>
              <w14:schemeClr w14:val="tx1"/>
            </w14:solidFill>
          </w14:textFill>
        </w:rPr>
        <w:t>.</w:t>
      </w:r>
    </w:p>
    <w:p w14:paraId="6A3DEAD9">
      <w:pPr>
        <w:autoSpaceDE w:val="0"/>
        <w:autoSpaceDN w:val="0"/>
        <w:adjustRightInd w:val="0"/>
        <w:spacing w:line="243" w:lineRule="auto"/>
        <w:rPr>
          <w:color w:val="000000" w:themeColor="text1"/>
          <w:kern w:val="0"/>
          <w:sz w:val="24"/>
          <w14:textFill>
            <w14:solidFill>
              <w14:schemeClr w14:val="tx1"/>
            </w14:solidFill>
          </w14:textFill>
        </w:rPr>
      </w:pPr>
    </w:p>
    <w:p w14:paraId="3353E09A">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Buyer’s supply items shall be as follows:</w:t>
      </w:r>
    </w:p>
    <w:p w14:paraId="06234A91">
      <w:pPr>
        <w:autoSpaceDE w:val="0"/>
        <w:autoSpaceDN w:val="0"/>
        <w:adjustRightInd w:val="0"/>
        <w:spacing w:line="243" w:lineRule="auto"/>
        <w:ind w:left="1107"/>
        <w:rPr>
          <w:color w:val="000000" w:themeColor="text1"/>
          <w:kern w:val="0"/>
          <w:sz w:val="24"/>
          <w14:textFill>
            <w14:solidFill>
              <w14:schemeClr w14:val="tx1"/>
            </w14:solidFill>
          </w14:textFill>
        </w:rPr>
      </w:pPr>
    </w:p>
    <w:p w14:paraId="0C2D4F29">
      <w:pPr>
        <w:numPr>
          <w:ilvl w:val="0"/>
          <w:numId w:val="1"/>
        </w:numPr>
        <w:autoSpaceDE w:val="0"/>
        <w:autoSpaceDN w:val="0"/>
        <w:adjustRightInd w:val="0"/>
        <w:spacing w:line="310" w:lineRule="exact"/>
        <w:ind w:left="1417" w:leftChars="540" w:hanging="283" w:hangingChars="118"/>
        <w:rPr>
          <w:kern w:val="0"/>
          <w:sz w:val="24"/>
        </w:rPr>
      </w:pPr>
      <w:r>
        <w:rPr>
          <w:kern w:val="0"/>
          <w:sz w:val="24"/>
        </w:rPr>
        <w:t>Charts in general and all nautical books (nautical almanacs, international signal books, ITU books, register tide table, etc.).</w:t>
      </w:r>
    </w:p>
    <w:p w14:paraId="618E0DF5">
      <w:pPr>
        <w:numPr>
          <w:ilvl w:val="0"/>
          <w:numId w:val="1"/>
        </w:numPr>
        <w:autoSpaceDE w:val="0"/>
        <w:autoSpaceDN w:val="0"/>
        <w:adjustRightInd w:val="0"/>
        <w:spacing w:line="310" w:lineRule="exact"/>
        <w:ind w:left="1417" w:leftChars="540" w:hanging="283" w:hangingChars="118"/>
        <w:rPr>
          <w:kern w:val="0"/>
          <w:sz w:val="24"/>
        </w:rPr>
      </w:pPr>
      <w:r>
        <w:rPr>
          <w:kern w:val="0"/>
          <w:sz w:val="24"/>
        </w:rPr>
        <w:t>Electronic charts for ECDIS.</w:t>
      </w:r>
    </w:p>
    <w:p w14:paraId="2F8683C0">
      <w:pPr>
        <w:numPr>
          <w:ilvl w:val="0"/>
          <w:numId w:val="1"/>
        </w:numPr>
        <w:autoSpaceDE w:val="0"/>
        <w:autoSpaceDN w:val="0"/>
        <w:adjustRightInd w:val="0"/>
        <w:spacing w:line="310" w:lineRule="exact"/>
        <w:ind w:left="1417" w:leftChars="540" w:hanging="283" w:hangingChars="118"/>
        <w:rPr>
          <w:kern w:val="0"/>
          <w:sz w:val="24"/>
        </w:rPr>
      </w:pPr>
      <w:r>
        <w:rPr>
          <w:kern w:val="0"/>
          <w:sz w:val="24"/>
        </w:rPr>
        <w:t>Flags, signals and nautical instrument</w:t>
      </w:r>
      <w:r>
        <w:rPr>
          <w:rFonts w:hint="eastAsia"/>
          <w:kern w:val="0"/>
          <w:sz w:val="24"/>
        </w:rPr>
        <w:t>s</w:t>
      </w:r>
      <w:r>
        <w:rPr>
          <w:kern w:val="0"/>
          <w:sz w:val="24"/>
        </w:rPr>
        <w:t xml:space="preserve"> in excess of those specified in the Specification.</w:t>
      </w:r>
    </w:p>
    <w:p w14:paraId="32A2815B">
      <w:pPr>
        <w:numPr>
          <w:ilvl w:val="0"/>
          <w:numId w:val="1"/>
        </w:numPr>
        <w:autoSpaceDE w:val="0"/>
        <w:autoSpaceDN w:val="0"/>
        <w:adjustRightInd w:val="0"/>
        <w:spacing w:line="310" w:lineRule="exact"/>
        <w:ind w:left="1417" w:leftChars="540" w:hanging="283" w:hangingChars="118"/>
        <w:rPr>
          <w:kern w:val="0"/>
          <w:sz w:val="24"/>
        </w:rPr>
      </w:pPr>
      <w:r>
        <w:rPr>
          <w:kern w:val="0"/>
          <w:sz w:val="24"/>
        </w:rPr>
        <w:t>Hobby equipment such as T.V, broadcasting video, etc. in excess of those specified in Specification.</w:t>
      </w:r>
    </w:p>
    <w:p w14:paraId="50AC2704">
      <w:pPr>
        <w:numPr>
          <w:ilvl w:val="0"/>
          <w:numId w:val="1"/>
        </w:numPr>
        <w:autoSpaceDE w:val="0"/>
        <w:autoSpaceDN w:val="0"/>
        <w:adjustRightInd w:val="0"/>
        <w:spacing w:line="310" w:lineRule="exact"/>
        <w:rPr>
          <w:kern w:val="0"/>
          <w:sz w:val="24"/>
        </w:rPr>
      </w:pPr>
      <w:r>
        <w:rPr>
          <w:kern w:val="0"/>
          <w:sz w:val="24"/>
        </w:rPr>
        <w:t>Steel wire</w:t>
      </w:r>
      <w:r>
        <w:rPr>
          <w:rFonts w:hint="eastAsia"/>
          <w:kern w:val="0"/>
          <w:sz w:val="24"/>
        </w:rPr>
        <w:t xml:space="preserve">, </w:t>
      </w:r>
      <w:r>
        <w:rPr>
          <w:kern w:val="0"/>
          <w:sz w:val="24"/>
        </w:rPr>
        <w:t>mooring ropes</w:t>
      </w:r>
      <w:r>
        <w:rPr>
          <w:rFonts w:hint="eastAsia"/>
          <w:kern w:val="0"/>
          <w:sz w:val="24"/>
        </w:rPr>
        <w:t xml:space="preserve">, </w:t>
      </w:r>
      <w:r>
        <w:rPr>
          <w:kern w:val="0"/>
          <w:sz w:val="24"/>
        </w:rPr>
        <w:t xml:space="preserve">towing </w:t>
      </w:r>
      <w:r>
        <w:rPr>
          <w:rFonts w:hint="eastAsia"/>
          <w:kern w:val="0"/>
          <w:sz w:val="24"/>
        </w:rPr>
        <w:t>rope and ETA fittings</w:t>
      </w:r>
      <w:r>
        <w:rPr>
          <w:kern w:val="0"/>
          <w:sz w:val="24"/>
        </w:rPr>
        <w:t xml:space="preserve"> in excess of </w:t>
      </w:r>
      <w:r>
        <w:rPr>
          <w:b/>
          <w:i/>
          <w:kern w:val="0"/>
          <w:sz w:val="24"/>
        </w:rPr>
        <w:t xml:space="preserve">Class Rules and Flag Authority and those specified in </w:t>
      </w:r>
      <w:r>
        <w:rPr>
          <w:kern w:val="0"/>
          <w:sz w:val="24"/>
        </w:rPr>
        <w:t xml:space="preserve">the </w:t>
      </w:r>
      <w:r>
        <w:rPr>
          <w:rFonts w:hint="eastAsia"/>
          <w:kern w:val="0"/>
          <w:sz w:val="24"/>
        </w:rPr>
        <w:t xml:space="preserve">Building </w:t>
      </w:r>
      <w:r>
        <w:rPr>
          <w:kern w:val="0"/>
          <w:sz w:val="24"/>
        </w:rPr>
        <w:t>Specification</w:t>
      </w:r>
      <w:r>
        <w:rPr>
          <w:rFonts w:hint="eastAsia"/>
          <w:kern w:val="0"/>
          <w:sz w:val="24"/>
        </w:rPr>
        <w:t xml:space="preserve">. </w:t>
      </w:r>
    </w:p>
    <w:p w14:paraId="6D257084">
      <w:pPr>
        <w:numPr>
          <w:ilvl w:val="0"/>
          <w:numId w:val="1"/>
        </w:numPr>
        <w:autoSpaceDE w:val="0"/>
        <w:autoSpaceDN w:val="0"/>
        <w:adjustRightInd w:val="0"/>
        <w:spacing w:line="310" w:lineRule="exact"/>
        <w:ind w:left="1417" w:leftChars="540" w:hanging="283" w:hangingChars="118"/>
        <w:rPr>
          <w:kern w:val="0"/>
          <w:sz w:val="24"/>
        </w:rPr>
      </w:pPr>
      <w:r>
        <w:rPr>
          <w:kern w:val="0"/>
          <w:sz w:val="24"/>
        </w:rPr>
        <w:t>Personal computers and printers with peripheral devices for computer network system. Computer network cables and sockets to be provided by Builder.</w:t>
      </w:r>
    </w:p>
    <w:p w14:paraId="6E9594BE">
      <w:pPr>
        <w:numPr>
          <w:ilvl w:val="0"/>
          <w:numId w:val="1"/>
        </w:numPr>
        <w:autoSpaceDE w:val="0"/>
        <w:autoSpaceDN w:val="0"/>
        <w:adjustRightInd w:val="0"/>
        <w:spacing w:line="310" w:lineRule="exact"/>
        <w:ind w:left="1417" w:leftChars="540" w:hanging="283" w:hangingChars="118"/>
        <w:rPr>
          <w:kern w:val="0"/>
          <w:sz w:val="24"/>
        </w:rPr>
      </w:pPr>
      <w:r>
        <w:rPr>
          <w:kern w:val="0"/>
          <w:sz w:val="24"/>
        </w:rPr>
        <w:t>Painting and pictures including frames and other decorations. (Builder to frame and position).</w:t>
      </w:r>
    </w:p>
    <w:p w14:paraId="770F7EEA">
      <w:pPr>
        <w:numPr>
          <w:ilvl w:val="0"/>
          <w:numId w:val="1"/>
        </w:numPr>
        <w:autoSpaceDE w:val="0"/>
        <w:autoSpaceDN w:val="0"/>
        <w:adjustRightInd w:val="0"/>
        <w:spacing w:line="310" w:lineRule="exact"/>
        <w:ind w:left="1417" w:leftChars="540" w:hanging="283" w:hangingChars="118"/>
        <w:rPr>
          <w:kern w:val="0"/>
          <w:sz w:val="24"/>
        </w:rPr>
      </w:pPr>
      <w:r>
        <w:rPr>
          <w:kern w:val="0"/>
          <w:sz w:val="24"/>
        </w:rPr>
        <w:t>Suez Canal searchlight excluding bridge wing search light (the foundation, power socket and manual operated davit for Suez Canal search light shall be installed by the Builder).</w:t>
      </w:r>
    </w:p>
    <w:p w14:paraId="19F064BA">
      <w:pPr>
        <w:numPr>
          <w:ilvl w:val="0"/>
          <w:numId w:val="1"/>
        </w:numPr>
        <w:autoSpaceDE w:val="0"/>
        <w:autoSpaceDN w:val="0"/>
        <w:adjustRightInd w:val="0"/>
        <w:spacing w:line="310" w:lineRule="exact"/>
        <w:ind w:left="1417" w:leftChars="540" w:hanging="283" w:hangingChars="118"/>
        <w:rPr>
          <w:kern w:val="0"/>
          <w:sz w:val="24"/>
        </w:rPr>
      </w:pPr>
      <w:r>
        <w:rPr>
          <w:kern w:val="0"/>
          <w:sz w:val="24"/>
        </w:rPr>
        <w:t>All office machine including copy machine, fax machine and stationery including pencils, rulers, papers, etc.</w:t>
      </w:r>
    </w:p>
    <w:p w14:paraId="779EA73B">
      <w:pPr>
        <w:numPr>
          <w:ilvl w:val="0"/>
          <w:numId w:val="1"/>
        </w:numPr>
        <w:tabs>
          <w:tab w:val="left" w:pos="1560"/>
        </w:tabs>
        <w:autoSpaceDE w:val="0"/>
        <w:autoSpaceDN w:val="0"/>
        <w:adjustRightInd w:val="0"/>
        <w:spacing w:line="310" w:lineRule="exact"/>
        <w:ind w:left="1417" w:leftChars="540" w:hanging="283" w:hangingChars="118"/>
        <w:rPr>
          <w:kern w:val="0"/>
          <w:sz w:val="24"/>
        </w:rPr>
      </w:pPr>
      <w:r>
        <w:rPr>
          <w:rFonts w:hint="eastAsia"/>
          <w:kern w:val="0"/>
          <w:sz w:val="24"/>
        </w:rPr>
        <w:t>All g</w:t>
      </w:r>
      <w:r>
        <w:rPr>
          <w:kern w:val="0"/>
          <w:sz w:val="24"/>
        </w:rPr>
        <w:t>ymnastic apparatus.</w:t>
      </w:r>
    </w:p>
    <w:p w14:paraId="505B9D45">
      <w:pPr>
        <w:numPr>
          <w:ilvl w:val="0"/>
          <w:numId w:val="1"/>
        </w:numPr>
        <w:tabs>
          <w:tab w:val="left" w:pos="1560"/>
        </w:tabs>
        <w:autoSpaceDE w:val="0"/>
        <w:autoSpaceDN w:val="0"/>
        <w:adjustRightInd w:val="0"/>
        <w:spacing w:line="310" w:lineRule="exact"/>
        <w:ind w:left="1417" w:leftChars="540" w:hanging="283" w:hangingChars="118"/>
        <w:rPr>
          <w:kern w:val="0"/>
          <w:sz w:val="24"/>
        </w:rPr>
      </w:pPr>
      <w:r>
        <w:rPr>
          <w:kern w:val="0"/>
          <w:sz w:val="24"/>
        </w:rPr>
        <w:t>All medicine and medical equipment.</w:t>
      </w:r>
    </w:p>
    <w:p w14:paraId="0BBF69FD">
      <w:pPr>
        <w:numPr>
          <w:ilvl w:val="0"/>
          <w:numId w:val="1"/>
        </w:numPr>
        <w:tabs>
          <w:tab w:val="left" w:pos="1560"/>
        </w:tabs>
        <w:autoSpaceDE w:val="0"/>
        <w:autoSpaceDN w:val="0"/>
        <w:adjustRightInd w:val="0"/>
        <w:spacing w:line="310" w:lineRule="exact"/>
        <w:ind w:left="1417" w:leftChars="540" w:hanging="283" w:hangingChars="118"/>
        <w:rPr>
          <w:kern w:val="0"/>
          <w:sz w:val="24"/>
        </w:rPr>
      </w:pPr>
      <w:r>
        <w:rPr>
          <w:kern w:val="0"/>
          <w:sz w:val="24"/>
        </w:rPr>
        <w:t>Galley and pantry utensils including pans, cutlery, crockery, and glassware.</w:t>
      </w:r>
    </w:p>
    <w:p w14:paraId="3EC302D0">
      <w:pPr>
        <w:numPr>
          <w:ilvl w:val="0"/>
          <w:numId w:val="1"/>
        </w:numPr>
        <w:tabs>
          <w:tab w:val="left" w:pos="1560"/>
        </w:tabs>
        <w:autoSpaceDE w:val="0"/>
        <w:autoSpaceDN w:val="0"/>
        <w:adjustRightInd w:val="0"/>
        <w:spacing w:line="310" w:lineRule="exact"/>
        <w:ind w:left="1417" w:leftChars="540" w:hanging="283" w:hangingChars="118"/>
        <w:rPr>
          <w:kern w:val="0"/>
          <w:sz w:val="24"/>
        </w:rPr>
      </w:pPr>
      <w:r>
        <w:rPr>
          <w:kern w:val="0"/>
          <w:sz w:val="24"/>
        </w:rPr>
        <w:t>Linen including blanket, carpets, bed sheets, pillows, towels and table cloth, etc.</w:t>
      </w:r>
    </w:p>
    <w:p w14:paraId="4339C86E">
      <w:pPr>
        <w:numPr>
          <w:ilvl w:val="0"/>
          <w:numId w:val="1"/>
        </w:numPr>
        <w:tabs>
          <w:tab w:val="left" w:pos="1560"/>
        </w:tabs>
        <w:autoSpaceDE w:val="0"/>
        <w:autoSpaceDN w:val="0"/>
        <w:adjustRightInd w:val="0"/>
        <w:spacing w:line="310" w:lineRule="exact"/>
        <w:ind w:left="1417" w:leftChars="540" w:hanging="283" w:hangingChars="118"/>
        <w:rPr>
          <w:kern w:val="0"/>
          <w:sz w:val="24"/>
        </w:rPr>
      </w:pPr>
      <w:r>
        <w:rPr>
          <w:kern w:val="0"/>
          <w:sz w:val="24"/>
        </w:rPr>
        <w:t>Bedding except mattresses.</w:t>
      </w:r>
    </w:p>
    <w:p w14:paraId="651D98EA">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 xml:space="preserve">Brooms, brushes, vacuum cleaners, </w:t>
      </w:r>
      <w:r>
        <w:rPr>
          <w:rFonts w:hint="eastAsia"/>
          <w:kern w:val="0"/>
          <w:sz w:val="24"/>
        </w:rPr>
        <w:t xml:space="preserve">and </w:t>
      </w:r>
      <w:r>
        <w:rPr>
          <w:kern w:val="0"/>
          <w:sz w:val="24"/>
        </w:rPr>
        <w:t xml:space="preserve">waste baskets, etc. for accommodation and all portable hoses and clean devices not mentioned in the </w:t>
      </w:r>
      <w:r>
        <w:rPr>
          <w:rFonts w:hint="eastAsia"/>
          <w:kern w:val="0"/>
          <w:sz w:val="24"/>
        </w:rPr>
        <w:t>S</w:t>
      </w:r>
      <w:r>
        <w:rPr>
          <w:kern w:val="0"/>
          <w:sz w:val="24"/>
        </w:rPr>
        <w:t>pecification.</w:t>
      </w:r>
    </w:p>
    <w:p w14:paraId="0F270D98">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Boatswain’s and carpenter’s tools and inventory other than those specified in the Specification.</w:t>
      </w:r>
    </w:p>
    <w:p w14:paraId="4B9E44DC">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Fuel oil (</w:t>
      </w:r>
      <w:r>
        <w:rPr>
          <w:rFonts w:hint="eastAsia"/>
          <w:kern w:val="0"/>
          <w:sz w:val="24"/>
        </w:rPr>
        <w:t>HFO,</w:t>
      </w:r>
      <w:r>
        <w:rPr>
          <w:kern w:val="0"/>
          <w:sz w:val="24"/>
        </w:rPr>
        <w:t>LSHFO</w:t>
      </w:r>
      <w:r>
        <w:rPr>
          <w:rFonts w:hint="eastAsia"/>
          <w:kern w:val="0"/>
          <w:sz w:val="24"/>
        </w:rPr>
        <w:t xml:space="preserve"> / ULSFO/</w:t>
      </w:r>
      <w:r>
        <w:rPr>
          <w:kern w:val="0"/>
          <w:sz w:val="24"/>
        </w:rPr>
        <w:t>MGO) for actual service after delivery at Builder yard.</w:t>
      </w:r>
    </w:p>
    <w:p w14:paraId="7C449482">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 xml:space="preserve">Lubrication oil, greases and operating oils of all machinery and equipment for actual service after </w:t>
      </w:r>
      <w:r>
        <w:rPr>
          <w:rFonts w:hint="eastAsia"/>
          <w:kern w:val="0"/>
          <w:sz w:val="24"/>
        </w:rPr>
        <w:t>ship</w:t>
      </w:r>
      <w:r>
        <w:rPr>
          <w:kern w:val="0"/>
          <w:sz w:val="24"/>
        </w:rPr>
        <w:t>’</w:t>
      </w:r>
      <w:r>
        <w:rPr>
          <w:rFonts w:hint="eastAsia"/>
          <w:kern w:val="0"/>
          <w:sz w:val="24"/>
        </w:rPr>
        <w:t xml:space="preserve">s </w:t>
      </w:r>
      <w:r>
        <w:rPr>
          <w:kern w:val="0"/>
          <w:sz w:val="24"/>
        </w:rPr>
        <w:t xml:space="preserve">delivery at Builder’s </w:t>
      </w:r>
      <w:r>
        <w:rPr>
          <w:rFonts w:hint="eastAsia"/>
          <w:kern w:val="0"/>
          <w:sz w:val="24"/>
        </w:rPr>
        <w:t>ship</w:t>
      </w:r>
      <w:r>
        <w:rPr>
          <w:kern w:val="0"/>
          <w:sz w:val="24"/>
        </w:rPr>
        <w:t>yard. However lubrication oil, greases and operating oils shall be purchased by the Buyer on behalf of the Builder prior to the test</w:t>
      </w:r>
      <w:r>
        <w:rPr>
          <w:rFonts w:hint="eastAsia"/>
          <w:kern w:val="0"/>
          <w:sz w:val="24"/>
        </w:rPr>
        <w:t>s</w:t>
      </w:r>
      <w:r>
        <w:rPr>
          <w:kern w:val="0"/>
          <w:sz w:val="24"/>
        </w:rPr>
        <w:t xml:space="preserve"> and trials, </w:t>
      </w:r>
      <w:r>
        <w:rPr>
          <w:rFonts w:hint="eastAsia"/>
          <w:kern w:val="0"/>
          <w:sz w:val="24"/>
        </w:rPr>
        <w:t xml:space="preserve">and </w:t>
      </w:r>
      <w:r>
        <w:rPr>
          <w:kern w:val="0"/>
          <w:sz w:val="24"/>
        </w:rPr>
        <w:t xml:space="preserve">the Builder shall calculate and pay back the cost </w:t>
      </w:r>
      <w:r>
        <w:rPr>
          <w:rFonts w:hint="eastAsia"/>
          <w:kern w:val="0"/>
          <w:sz w:val="24"/>
        </w:rPr>
        <w:t>based on the</w:t>
      </w:r>
      <w:r>
        <w:rPr>
          <w:kern w:val="0"/>
          <w:sz w:val="24"/>
        </w:rPr>
        <w:t xml:space="preserve"> quantity consumed during the test</w:t>
      </w:r>
      <w:r>
        <w:rPr>
          <w:rFonts w:hint="eastAsia"/>
          <w:kern w:val="0"/>
          <w:sz w:val="24"/>
        </w:rPr>
        <w:t>s</w:t>
      </w:r>
      <w:r>
        <w:rPr>
          <w:kern w:val="0"/>
          <w:sz w:val="24"/>
        </w:rPr>
        <w:t xml:space="preserve"> and trial</w:t>
      </w:r>
      <w:r>
        <w:rPr>
          <w:rFonts w:hint="eastAsia"/>
          <w:kern w:val="0"/>
          <w:sz w:val="24"/>
        </w:rPr>
        <w:t>s</w:t>
      </w:r>
      <w:r>
        <w:rPr>
          <w:kern w:val="0"/>
          <w:sz w:val="24"/>
        </w:rPr>
        <w:t xml:space="preserve"> in accordance with the Contract.</w:t>
      </w:r>
    </w:p>
    <w:p w14:paraId="3927F40D">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Consumable stores including sanitary</w:t>
      </w:r>
      <w:r>
        <w:rPr>
          <w:rFonts w:hint="eastAsia"/>
          <w:kern w:val="0"/>
          <w:sz w:val="24"/>
        </w:rPr>
        <w:t xml:space="preserve"> and </w:t>
      </w:r>
      <w:r>
        <w:rPr>
          <w:kern w:val="0"/>
          <w:sz w:val="24"/>
        </w:rPr>
        <w:t>all chandlery</w:t>
      </w:r>
      <w:r>
        <w:rPr>
          <w:color w:val="FF0000"/>
          <w:kern w:val="0"/>
          <w:sz w:val="24"/>
        </w:rPr>
        <w:t xml:space="preserve"> </w:t>
      </w:r>
      <w:r>
        <w:rPr>
          <w:color w:val="000000" w:themeColor="text1"/>
          <w:kern w:val="0"/>
          <w:sz w:val="24"/>
          <w14:textFill>
            <w14:solidFill>
              <w14:schemeClr w14:val="tx1"/>
            </w14:solidFill>
          </w14:textFill>
        </w:rPr>
        <w:t>(soap, etc.).</w:t>
      </w:r>
    </w:p>
    <w:p w14:paraId="74ACAC67">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Boiler feed water test kit and chemical compounds for the treatment of feed water and cooling fresh water. And test kit for fuel oil and lubrication oil, hydraulic oil.</w:t>
      </w:r>
    </w:p>
    <w:p w14:paraId="19C0F5DD">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Cable for power feeding circuits between reefer container and receptacle.</w:t>
      </w:r>
    </w:p>
    <w:p w14:paraId="7EF59405">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 xml:space="preserve">Container loose fittings </w:t>
      </w:r>
    </w:p>
    <w:p w14:paraId="0B3DA158">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Container spreader, if necessary.</w:t>
      </w:r>
    </w:p>
    <w:p w14:paraId="43599DF6">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Garbage compactor.</w:t>
      </w:r>
    </w:p>
    <w:p w14:paraId="1E998941">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Cable for electrical power shore connection.</w:t>
      </w:r>
    </w:p>
    <w:p w14:paraId="408F022C">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 xml:space="preserve">Test kit for </w:t>
      </w:r>
      <w:r>
        <w:rPr>
          <w:rFonts w:hint="eastAsia"/>
          <w:kern w:val="0"/>
          <w:sz w:val="24"/>
        </w:rPr>
        <w:t>C</w:t>
      </w:r>
      <w:r>
        <w:rPr>
          <w:kern w:val="0"/>
          <w:sz w:val="24"/>
        </w:rPr>
        <w:t>lass notation</w:t>
      </w:r>
      <w:r>
        <w:rPr>
          <w:rFonts w:hint="eastAsia"/>
          <w:kern w:val="0"/>
          <w:sz w:val="24"/>
        </w:rPr>
        <w:t xml:space="preserve"> on shaft condition monitoring</w:t>
      </w:r>
      <w:r>
        <w:rPr>
          <w:kern w:val="0"/>
          <w:sz w:val="24"/>
        </w:rPr>
        <w:t>.</w:t>
      </w:r>
    </w:p>
    <w:p w14:paraId="5E7F9897">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Portable atmosphere testing instrument for measuring concentration of oxygen, flammable gases or vapors, hydrogen sulphide and carbon monoxide.</w:t>
      </w:r>
    </w:p>
    <w:p w14:paraId="7BF7B6EB">
      <w:pPr>
        <w:numPr>
          <w:ilvl w:val="0"/>
          <w:numId w:val="1"/>
        </w:numPr>
        <w:tabs>
          <w:tab w:val="left" w:pos="1560"/>
        </w:tabs>
        <w:autoSpaceDE w:val="0"/>
        <w:autoSpaceDN w:val="0"/>
        <w:adjustRightInd w:val="0"/>
        <w:spacing w:line="310" w:lineRule="exact"/>
        <w:rPr>
          <w:kern w:val="0"/>
          <w:sz w:val="24"/>
        </w:rPr>
      </w:pPr>
      <w:r>
        <w:rPr>
          <w:kern w:val="0"/>
          <w:sz w:val="24"/>
        </w:rPr>
        <w:t xml:space="preserve">Portable toilet, potable water, cable and antenna of the Iridium radio for the </w:t>
      </w:r>
      <w:r>
        <w:rPr>
          <w:rFonts w:hint="eastAsia"/>
          <w:kern w:val="0"/>
          <w:sz w:val="24"/>
        </w:rPr>
        <w:t xml:space="preserve">anti-piracy </w:t>
      </w:r>
      <w:r>
        <w:rPr>
          <w:kern w:val="0"/>
          <w:sz w:val="24"/>
        </w:rPr>
        <w:t>citadel.</w:t>
      </w:r>
    </w:p>
    <w:p w14:paraId="2393675A">
      <w:pPr>
        <w:numPr>
          <w:ilvl w:val="0"/>
          <w:numId w:val="1"/>
        </w:numPr>
        <w:tabs>
          <w:tab w:val="left" w:pos="1560"/>
        </w:tabs>
        <w:autoSpaceDE w:val="0"/>
        <w:autoSpaceDN w:val="0"/>
        <w:adjustRightInd w:val="0"/>
        <w:spacing w:line="310" w:lineRule="exact"/>
        <w:ind w:left="1558" w:leftChars="540" w:hanging="424" w:hangingChars="177"/>
        <w:rPr>
          <w:kern w:val="0"/>
        </w:rPr>
      </w:pPr>
      <w:r>
        <w:rPr>
          <w:kern w:val="0"/>
          <w:sz w:val="24"/>
        </w:rPr>
        <w:t>Fire ropes for Suez Canal</w:t>
      </w:r>
    </w:p>
    <w:p w14:paraId="2F84E301">
      <w:pPr>
        <w:numPr>
          <w:ilvl w:val="0"/>
          <w:numId w:val="1"/>
        </w:numPr>
        <w:tabs>
          <w:tab w:val="left" w:pos="1560"/>
        </w:tabs>
        <w:autoSpaceDE w:val="0"/>
        <w:autoSpaceDN w:val="0"/>
        <w:adjustRightInd w:val="0"/>
        <w:spacing w:line="310" w:lineRule="exact"/>
        <w:ind w:left="1558" w:leftChars="540" w:hanging="424" w:hangingChars="177"/>
        <w:rPr>
          <w:kern w:val="0"/>
        </w:rPr>
      </w:pPr>
      <w:r>
        <w:rPr>
          <w:kern w:val="0"/>
          <w:sz w:val="24"/>
        </w:rPr>
        <w:t>Ship’s local area network</w:t>
      </w:r>
    </w:p>
    <w:p w14:paraId="2C5196FA">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All hoses, etc., other than those required by the Rules, or mentioned in these specifications.</w:t>
      </w:r>
    </w:p>
    <w:p w14:paraId="79F39060">
      <w:pPr>
        <w:numPr>
          <w:ilvl w:val="0"/>
          <w:numId w:val="1"/>
        </w:numPr>
        <w:tabs>
          <w:tab w:val="left" w:pos="1560"/>
        </w:tabs>
        <w:autoSpaceDE w:val="0"/>
        <w:autoSpaceDN w:val="0"/>
        <w:adjustRightInd w:val="0"/>
        <w:spacing w:line="310" w:lineRule="exact"/>
        <w:ind w:left="1558" w:leftChars="540" w:hanging="424" w:hangingChars="177"/>
        <w:rPr>
          <w:kern w:val="0"/>
          <w:sz w:val="24"/>
        </w:rPr>
      </w:pPr>
      <w:r>
        <w:rPr>
          <w:kern w:val="0"/>
          <w:sz w:val="24"/>
        </w:rPr>
        <w:t>All other spares, store and equipment in excess of Rule</w:t>
      </w:r>
      <w:r>
        <w:rPr>
          <w:rFonts w:hint="eastAsia"/>
          <w:kern w:val="0"/>
          <w:sz w:val="24"/>
        </w:rPr>
        <w:t xml:space="preserve"> guidelines</w:t>
      </w:r>
      <w:r>
        <w:rPr>
          <w:kern w:val="0"/>
          <w:sz w:val="24"/>
        </w:rPr>
        <w:t xml:space="preserve">, </w:t>
      </w:r>
      <w:r>
        <w:rPr>
          <w:rFonts w:hint="eastAsia"/>
          <w:kern w:val="0"/>
          <w:sz w:val="24"/>
        </w:rPr>
        <w:t>M</w:t>
      </w:r>
      <w:r>
        <w:rPr>
          <w:kern w:val="0"/>
          <w:sz w:val="24"/>
        </w:rPr>
        <w:t xml:space="preserve">aker’s standard and those listed </w:t>
      </w:r>
      <w:r>
        <w:rPr>
          <w:rFonts w:hint="eastAsia"/>
          <w:kern w:val="0"/>
          <w:sz w:val="24"/>
        </w:rPr>
        <w:t>in</w:t>
      </w:r>
      <w:r>
        <w:rPr>
          <w:kern w:val="0"/>
          <w:sz w:val="24"/>
        </w:rPr>
        <w:t xml:space="preserve"> the Specification.</w:t>
      </w:r>
    </w:p>
    <w:p w14:paraId="61C344BD">
      <w:pPr>
        <w:numPr>
          <w:ilvl w:val="0"/>
          <w:numId w:val="1"/>
        </w:numPr>
        <w:tabs>
          <w:tab w:val="left" w:pos="1560"/>
        </w:tabs>
        <w:autoSpaceDE w:val="0"/>
        <w:autoSpaceDN w:val="0"/>
        <w:adjustRightInd w:val="0"/>
        <w:spacing w:line="310" w:lineRule="exact"/>
        <w:ind w:left="1558" w:leftChars="540" w:hanging="424" w:hangingChars="177"/>
        <w:rPr>
          <w:kern w:val="0"/>
          <w:sz w:val="24"/>
        </w:rPr>
      </w:pPr>
      <w:r>
        <w:rPr>
          <w:rFonts w:hint="eastAsia"/>
          <w:kern w:val="0"/>
          <w:sz w:val="24"/>
        </w:rPr>
        <w:t xml:space="preserve">VSAT </w:t>
      </w:r>
      <w:r>
        <w:rPr>
          <w:kern w:val="0"/>
          <w:sz w:val="24"/>
        </w:rPr>
        <w:t>equipment</w:t>
      </w:r>
      <w:r>
        <w:rPr>
          <w:rFonts w:hint="eastAsia"/>
          <w:kern w:val="0"/>
          <w:sz w:val="24"/>
        </w:rPr>
        <w:t xml:space="preserve"> (</w:t>
      </w:r>
      <w:r>
        <w:rPr>
          <w:kern w:val="0"/>
          <w:sz w:val="24"/>
        </w:rPr>
        <w:t>Builder to</w:t>
      </w:r>
      <w:r>
        <w:rPr>
          <w:rFonts w:hint="eastAsia"/>
          <w:kern w:val="0"/>
          <w:sz w:val="24"/>
        </w:rPr>
        <w:t xml:space="preserve"> install).</w:t>
      </w:r>
    </w:p>
    <w:p w14:paraId="66770253">
      <w:pPr>
        <w:tabs>
          <w:tab w:val="left" w:pos="1560"/>
        </w:tabs>
        <w:autoSpaceDE w:val="0"/>
        <w:autoSpaceDN w:val="0"/>
        <w:adjustRightInd w:val="0"/>
        <w:spacing w:line="310" w:lineRule="exact"/>
        <w:ind w:left="1559"/>
        <w:rPr>
          <w:kern w:val="0"/>
          <w:sz w:val="24"/>
        </w:rPr>
      </w:pPr>
    </w:p>
    <w:p w14:paraId="681A48AD">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Buyer to supply following documents approved by Classification Society with the Builder’s assistance:</w:t>
      </w:r>
    </w:p>
    <w:p w14:paraId="78E79411">
      <w:pPr>
        <w:autoSpaceDE w:val="0"/>
        <w:autoSpaceDN w:val="0"/>
        <w:adjustRightInd w:val="0"/>
        <w:spacing w:line="243" w:lineRule="auto"/>
        <w:ind w:left="1107"/>
        <w:rPr>
          <w:color w:val="000000" w:themeColor="text1"/>
          <w:kern w:val="0"/>
          <w:sz w:val="24"/>
          <w14:textFill>
            <w14:solidFill>
              <w14:schemeClr w14:val="tx1"/>
            </w14:solidFill>
          </w14:textFill>
        </w:rPr>
      </w:pPr>
    </w:p>
    <w:p w14:paraId="2FF96E9E">
      <w:pPr>
        <w:numPr>
          <w:ilvl w:val="0"/>
          <w:numId w:val="2"/>
        </w:numPr>
        <w:tabs>
          <w:tab w:val="left" w:pos="1560"/>
        </w:tabs>
        <w:autoSpaceDE w:val="0"/>
        <w:autoSpaceDN w:val="0"/>
        <w:adjustRightInd w:val="0"/>
        <w:spacing w:line="310" w:lineRule="exact"/>
        <w:rPr>
          <w:kern w:val="0"/>
          <w:sz w:val="24"/>
        </w:rPr>
      </w:pPr>
      <w:r>
        <w:rPr>
          <w:kern w:val="0"/>
          <w:sz w:val="24"/>
        </w:rPr>
        <w:t>Training Manual</w:t>
      </w:r>
    </w:p>
    <w:p w14:paraId="1741B1DB">
      <w:pPr>
        <w:pStyle w:val="58"/>
        <w:numPr>
          <w:ilvl w:val="0"/>
          <w:numId w:val="2"/>
        </w:numPr>
        <w:ind w:firstLineChars="0"/>
        <w:rPr>
          <w:kern w:val="0"/>
          <w:sz w:val="24"/>
        </w:rPr>
      </w:pPr>
      <w:r>
        <w:rPr>
          <w:kern w:val="0"/>
          <w:sz w:val="24"/>
        </w:rPr>
        <w:t>Fire fighting fixed and portable system manual and maintenance manual, and train manual</w:t>
      </w:r>
    </w:p>
    <w:p w14:paraId="020B2E23">
      <w:pPr>
        <w:numPr>
          <w:ilvl w:val="0"/>
          <w:numId w:val="2"/>
        </w:numPr>
        <w:tabs>
          <w:tab w:val="left" w:pos="1560"/>
        </w:tabs>
        <w:autoSpaceDE w:val="0"/>
        <w:autoSpaceDN w:val="0"/>
        <w:adjustRightInd w:val="0"/>
        <w:spacing w:line="310" w:lineRule="exact"/>
        <w:rPr>
          <w:kern w:val="0"/>
          <w:sz w:val="24"/>
        </w:rPr>
      </w:pPr>
      <w:r>
        <w:rPr>
          <w:kern w:val="0"/>
          <w:sz w:val="24"/>
        </w:rPr>
        <w:t>-Garbage Management Plan and Garbage Record Book</w:t>
      </w:r>
    </w:p>
    <w:p w14:paraId="03E0F490">
      <w:pPr>
        <w:numPr>
          <w:ilvl w:val="0"/>
          <w:numId w:val="2"/>
        </w:numPr>
        <w:tabs>
          <w:tab w:val="left" w:pos="1560"/>
        </w:tabs>
        <w:autoSpaceDE w:val="0"/>
        <w:autoSpaceDN w:val="0"/>
        <w:adjustRightInd w:val="0"/>
        <w:spacing w:line="310" w:lineRule="exact"/>
        <w:rPr>
          <w:kern w:val="0"/>
          <w:sz w:val="24"/>
        </w:rPr>
      </w:pPr>
      <w:r>
        <w:rPr>
          <w:kern w:val="0"/>
          <w:sz w:val="24"/>
        </w:rPr>
        <w:t>- Safety Management Certificate (SMC) and Document of Compliance (DOC) for deck, engine and cabin stores supplied by the Buyer.</w:t>
      </w:r>
    </w:p>
    <w:p w14:paraId="1C09AA6D">
      <w:pPr>
        <w:numPr>
          <w:ilvl w:val="0"/>
          <w:numId w:val="2"/>
        </w:numPr>
        <w:tabs>
          <w:tab w:val="left" w:pos="1560"/>
        </w:tabs>
        <w:autoSpaceDE w:val="0"/>
        <w:autoSpaceDN w:val="0"/>
        <w:adjustRightInd w:val="0"/>
        <w:spacing w:line="310" w:lineRule="exact"/>
        <w:rPr>
          <w:kern w:val="0"/>
          <w:sz w:val="24"/>
        </w:rPr>
      </w:pPr>
      <w:r>
        <w:rPr>
          <w:kern w:val="0"/>
          <w:sz w:val="24"/>
        </w:rPr>
        <w:t>-</w:t>
      </w:r>
      <w:r>
        <w:rPr>
          <w:kern w:val="0"/>
          <w:sz w:val="24"/>
        </w:rPr>
        <w:tab/>
      </w:r>
      <w:r>
        <w:rPr>
          <w:kern w:val="0"/>
          <w:sz w:val="24"/>
        </w:rPr>
        <w:t>Minimum Safe Manning Document</w:t>
      </w:r>
    </w:p>
    <w:p w14:paraId="73F1B943">
      <w:pPr>
        <w:numPr>
          <w:ilvl w:val="0"/>
          <w:numId w:val="2"/>
        </w:numPr>
        <w:tabs>
          <w:tab w:val="left" w:pos="1560"/>
        </w:tabs>
        <w:autoSpaceDE w:val="0"/>
        <w:autoSpaceDN w:val="0"/>
        <w:adjustRightInd w:val="0"/>
        <w:spacing w:line="310" w:lineRule="exact"/>
        <w:rPr>
          <w:kern w:val="0"/>
          <w:sz w:val="24"/>
        </w:rPr>
      </w:pPr>
      <w:r>
        <w:rPr>
          <w:kern w:val="0"/>
          <w:sz w:val="24"/>
        </w:rPr>
        <w:t>-</w:t>
      </w:r>
      <w:r>
        <w:rPr>
          <w:kern w:val="0"/>
          <w:sz w:val="24"/>
        </w:rPr>
        <w:tab/>
      </w:r>
      <w:r>
        <w:rPr>
          <w:kern w:val="0"/>
          <w:sz w:val="24"/>
        </w:rPr>
        <w:t>Container Securing Manual(CSM)</w:t>
      </w:r>
    </w:p>
    <w:p w14:paraId="3258F2A3">
      <w:pPr>
        <w:pStyle w:val="58"/>
        <w:numPr>
          <w:ilvl w:val="0"/>
          <w:numId w:val="2"/>
        </w:numPr>
        <w:ind w:firstLineChars="0"/>
        <w:rPr>
          <w:kern w:val="0"/>
          <w:sz w:val="24"/>
        </w:rPr>
      </w:pPr>
      <w:r>
        <w:rPr>
          <w:kern w:val="0"/>
          <w:sz w:val="24"/>
        </w:rPr>
        <w:t>Ship Energy Efficiency Management Plan (SEEMP) (Builder to assist Buyer with necessary plans)</w:t>
      </w:r>
    </w:p>
    <w:p w14:paraId="79E21375">
      <w:pPr>
        <w:pStyle w:val="58"/>
        <w:numPr>
          <w:ilvl w:val="0"/>
          <w:numId w:val="2"/>
        </w:numPr>
        <w:ind w:firstLineChars="0"/>
        <w:rPr>
          <w:kern w:val="0"/>
          <w:sz w:val="24"/>
        </w:rPr>
      </w:pPr>
      <w:r>
        <w:rPr>
          <w:kern w:val="0"/>
          <w:sz w:val="24"/>
        </w:rPr>
        <w:t>International Ship Security Certificate (ISSC) and Ship Security Plan (SSP) covering the requirement of ISPS Code except Automatic Identification System (AIS), ship security alert System (SSAS) and Ship’s Identification number (IMO number)</w:t>
      </w:r>
    </w:p>
    <w:p w14:paraId="3AEC9D97">
      <w:pPr>
        <w:numPr>
          <w:ilvl w:val="0"/>
          <w:numId w:val="2"/>
        </w:numPr>
        <w:tabs>
          <w:tab w:val="left" w:pos="1560"/>
        </w:tabs>
        <w:autoSpaceDE w:val="0"/>
        <w:autoSpaceDN w:val="0"/>
        <w:adjustRightInd w:val="0"/>
        <w:spacing w:line="310" w:lineRule="exact"/>
        <w:rPr>
          <w:kern w:val="0"/>
          <w:sz w:val="24"/>
        </w:rPr>
      </w:pPr>
      <w:r>
        <w:rPr>
          <w:kern w:val="0"/>
          <w:sz w:val="24"/>
        </w:rPr>
        <w:t>-</w:t>
      </w:r>
      <w:r>
        <w:rPr>
          <w:kern w:val="0"/>
          <w:sz w:val="24"/>
        </w:rPr>
        <w:tab/>
      </w:r>
      <w:r>
        <w:rPr>
          <w:kern w:val="0"/>
          <w:sz w:val="24"/>
        </w:rPr>
        <w:t>Fuel Oil Changeover Procedure and Logbook</w:t>
      </w:r>
    </w:p>
    <w:p w14:paraId="42A3E2E3">
      <w:pPr>
        <w:numPr>
          <w:ilvl w:val="0"/>
          <w:numId w:val="2"/>
        </w:numPr>
        <w:tabs>
          <w:tab w:val="left" w:pos="1560"/>
        </w:tabs>
        <w:autoSpaceDE w:val="0"/>
        <w:autoSpaceDN w:val="0"/>
        <w:adjustRightInd w:val="0"/>
        <w:spacing w:line="310" w:lineRule="exact"/>
        <w:rPr>
          <w:kern w:val="0"/>
          <w:sz w:val="24"/>
        </w:rPr>
      </w:pPr>
      <w:r>
        <w:rPr>
          <w:kern w:val="0"/>
          <w:sz w:val="24"/>
        </w:rPr>
        <w:t>-</w:t>
      </w:r>
      <w:r>
        <w:rPr>
          <w:kern w:val="0"/>
          <w:sz w:val="24"/>
        </w:rPr>
        <w:tab/>
      </w:r>
      <w:r>
        <w:rPr>
          <w:kern w:val="0"/>
          <w:sz w:val="24"/>
        </w:rPr>
        <w:t>Ship-specific Plans and Procedures Recovery Persons from the Water</w:t>
      </w:r>
    </w:p>
    <w:p w14:paraId="5FEA5D78">
      <w:pPr>
        <w:numPr>
          <w:ilvl w:val="0"/>
          <w:numId w:val="2"/>
        </w:numPr>
        <w:tabs>
          <w:tab w:val="left" w:pos="1560"/>
        </w:tabs>
        <w:autoSpaceDE w:val="0"/>
        <w:autoSpaceDN w:val="0"/>
        <w:adjustRightInd w:val="0"/>
        <w:spacing w:line="310" w:lineRule="exact"/>
        <w:rPr>
          <w:kern w:val="0"/>
          <w:sz w:val="24"/>
        </w:rPr>
      </w:pPr>
      <w:r>
        <w:rPr>
          <w:kern w:val="0"/>
          <w:sz w:val="24"/>
        </w:rPr>
        <w:t>-</w:t>
      </w:r>
      <w:r>
        <w:rPr>
          <w:kern w:val="0"/>
          <w:sz w:val="24"/>
        </w:rPr>
        <w:tab/>
      </w:r>
      <w:r>
        <w:rPr>
          <w:kern w:val="0"/>
          <w:sz w:val="24"/>
        </w:rPr>
        <w:t>Pilot Card</w:t>
      </w:r>
    </w:p>
    <w:p w14:paraId="17D4EE13">
      <w:pPr>
        <w:numPr>
          <w:ilvl w:val="0"/>
          <w:numId w:val="2"/>
        </w:numPr>
        <w:tabs>
          <w:tab w:val="left" w:pos="1560"/>
        </w:tabs>
        <w:autoSpaceDE w:val="0"/>
        <w:autoSpaceDN w:val="0"/>
        <w:adjustRightInd w:val="0"/>
        <w:spacing w:line="310" w:lineRule="exact"/>
        <w:rPr>
          <w:kern w:val="0"/>
          <w:sz w:val="24"/>
        </w:rPr>
      </w:pPr>
      <w:r>
        <w:rPr>
          <w:kern w:val="0"/>
          <w:sz w:val="24"/>
        </w:rPr>
        <w:t>-</w:t>
      </w:r>
      <w:r>
        <w:rPr>
          <w:kern w:val="0"/>
          <w:sz w:val="24"/>
        </w:rPr>
        <w:tab/>
      </w:r>
      <w:r>
        <w:rPr>
          <w:kern w:val="0"/>
          <w:sz w:val="24"/>
        </w:rPr>
        <w:t>Maneuvering Booklet</w:t>
      </w:r>
    </w:p>
    <w:p w14:paraId="7BFCF6DC">
      <w:pPr>
        <w:numPr>
          <w:ilvl w:val="0"/>
          <w:numId w:val="2"/>
        </w:numPr>
        <w:tabs>
          <w:tab w:val="left" w:pos="1560"/>
        </w:tabs>
        <w:autoSpaceDE w:val="0"/>
        <w:autoSpaceDN w:val="0"/>
        <w:adjustRightInd w:val="0"/>
        <w:spacing w:line="310" w:lineRule="exact"/>
        <w:rPr>
          <w:kern w:val="0"/>
          <w:sz w:val="24"/>
        </w:rPr>
      </w:pPr>
      <w:r>
        <w:rPr>
          <w:kern w:val="0"/>
          <w:sz w:val="24"/>
        </w:rPr>
        <w:t>-</w:t>
      </w:r>
      <w:r>
        <w:rPr>
          <w:kern w:val="0"/>
          <w:sz w:val="24"/>
        </w:rPr>
        <w:tab/>
      </w:r>
      <w:r>
        <w:rPr>
          <w:kern w:val="0"/>
          <w:sz w:val="24"/>
        </w:rPr>
        <w:t>Muster List</w:t>
      </w:r>
    </w:p>
    <w:p w14:paraId="3803529A">
      <w:pPr>
        <w:tabs>
          <w:tab w:val="left" w:pos="1560"/>
        </w:tabs>
        <w:autoSpaceDE w:val="0"/>
        <w:autoSpaceDN w:val="0"/>
        <w:adjustRightInd w:val="0"/>
        <w:spacing w:line="310" w:lineRule="exact"/>
        <w:ind w:left="1527"/>
        <w:rPr>
          <w:kern w:val="0"/>
          <w:sz w:val="24"/>
        </w:rPr>
      </w:pPr>
    </w:p>
    <w:p w14:paraId="4D106AE8">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Emergency Towing Procedure and Maneuvering Booklet</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 xml:space="preserve"> Shipboard Oil Pollution Emergency Plan (SOPEP)</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Inventory of Hazardous Materials</w:t>
      </w:r>
      <w:r>
        <w:rPr>
          <w:rFonts w:hint="eastAsia"/>
          <w:color w:val="000000" w:themeColor="text1"/>
          <w:kern w:val="0"/>
          <w:sz w:val="24"/>
          <w14:textFill>
            <w14:solidFill>
              <w14:schemeClr w14:val="tx1"/>
            </w14:solidFill>
          </w14:textFill>
        </w:rPr>
        <w:t xml:space="preserve"> (IHM) </w:t>
      </w:r>
      <w:r>
        <w:rPr>
          <w:color w:val="000000" w:themeColor="text1"/>
          <w:kern w:val="0"/>
          <w:sz w:val="24"/>
          <w14:textFill>
            <w14:solidFill>
              <w14:schemeClr w14:val="tx1"/>
            </w14:solidFill>
          </w14:textFill>
        </w:rPr>
        <w:t>to be provided by builder with</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Buyer’s assistance. The buyer provided a sample.</w:t>
      </w:r>
    </w:p>
    <w:p w14:paraId="71F0206C">
      <w:pPr>
        <w:pStyle w:val="3"/>
        <w:rPr>
          <w:i/>
        </w:rPr>
      </w:pPr>
      <w:r>
        <w:br w:type="page"/>
      </w:r>
      <w:bookmarkStart w:id="16" w:name="_Toc50642521"/>
      <w:bookmarkStart w:id="17" w:name="_Toc150162170"/>
      <w:r>
        <w:t>1.2</w:t>
      </w:r>
      <w:r>
        <w:tab/>
      </w:r>
      <w:r>
        <w:t xml:space="preserve">   DESCRIPTION OF THE VESSEL</w:t>
      </w:r>
      <w:bookmarkEnd w:id="16"/>
      <w:bookmarkEnd w:id="17"/>
    </w:p>
    <w:p w14:paraId="37699D8E">
      <w:pPr>
        <w:pStyle w:val="56"/>
        <w:spacing w:before="312" w:after="312"/>
        <w:rPr>
          <w:color w:val="000000" w:themeColor="text1"/>
          <w:w w:val="100"/>
          <w14:textFill>
            <w14:solidFill>
              <w14:schemeClr w14:val="tx1"/>
            </w14:solidFill>
          </w14:textFill>
        </w:rPr>
      </w:pPr>
      <w:bookmarkStart w:id="18" w:name="_Toc50642522"/>
      <w:bookmarkStart w:id="19" w:name="_Toc150162171"/>
      <w:r>
        <w:rPr>
          <w:rFonts w:hint="eastAsia"/>
          <w:color w:val="000000" w:themeColor="text1"/>
          <w:w w:val="100"/>
          <w14:textFill>
            <w14:solidFill>
              <w14:schemeClr w14:val="tx1"/>
            </w14:solidFill>
          </w14:textFill>
        </w:rPr>
        <w:t>1.2.</w:t>
      </w:r>
      <w:r>
        <w:rPr>
          <w:color w:val="000000" w:themeColor="text1"/>
          <w:w w:val="100"/>
          <w14:textFill>
            <w14:solidFill>
              <w14:schemeClr w14:val="tx1"/>
            </w14:solidFill>
          </w14:textFill>
        </w:rPr>
        <w:t>1</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GENERAL ARRANGEMENT</w:t>
      </w:r>
      <w:bookmarkEnd w:id="18"/>
      <w:bookmarkEnd w:id="19"/>
    </w:p>
    <w:p w14:paraId="27D5B503">
      <w:pPr>
        <w:autoSpaceDE w:val="0"/>
        <w:autoSpaceDN w:val="0"/>
        <w:adjustRightInd w:val="0"/>
        <w:spacing w:line="243" w:lineRule="auto"/>
        <w:ind w:left="1071"/>
      </w:pPr>
      <w:r>
        <w:rPr>
          <w:color w:val="000000" w:themeColor="text1"/>
          <w:kern w:val="0"/>
          <w:sz w:val="24"/>
          <w14:textFill>
            <w14:solidFill>
              <w14:schemeClr w14:val="tx1"/>
            </w14:solidFill>
          </w14:textFill>
        </w:rPr>
        <w:t>T</w:t>
      </w:r>
      <w:r>
        <w:rPr>
          <w:rFonts w:hint="eastAsia"/>
          <w:color w:val="000000" w:themeColor="text1"/>
          <w:kern w:val="0"/>
          <w:sz w:val="24"/>
          <w14:textFill>
            <w14:solidFill>
              <w14:schemeClr w14:val="tx1"/>
            </w14:solidFill>
          </w14:textFill>
        </w:rPr>
        <w:t xml:space="preserve">he Vessel to be designed and constructed as a full cellular container carrier for unrestricted world-wide </w:t>
      </w:r>
      <w:r>
        <w:rPr>
          <w:color w:val="000000" w:themeColor="text1"/>
          <w:kern w:val="0"/>
          <w:sz w:val="24"/>
          <w14:textFill>
            <w14:solidFill>
              <w14:schemeClr w14:val="tx1"/>
            </w14:solidFill>
          </w14:textFill>
        </w:rPr>
        <w:t>ocean going</w:t>
      </w:r>
      <w:r>
        <w:rPr>
          <w:rFonts w:hint="eastAsia"/>
          <w:color w:val="000000" w:themeColor="text1"/>
          <w:kern w:val="0"/>
          <w:sz w:val="24"/>
          <w14:textFill>
            <w14:solidFill>
              <w14:schemeClr w14:val="tx1"/>
            </w14:solidFill>
          </w14:textFill>
        </w:rPr>
        <w:t xml:space="preserve"> service </w:t>
      </w:r>
      <w:r>
        <w:rPr>
          <w:color w:val="000000" w:themeColor="text1"/>
          <w:kern w:val="0"/>
          <w:sz w:val="24"/>
          <w14:textFill>
            <w14:solidFill>
              <w14:schemeClr w14:val="tx1"/>
            </w14:solidFill>
          </w14:textFill>
        </w:rPr>
        <w:t>(except NOx ECA Tier III area and other areas which are stated or limited by the rules and regulation in section 1.3.3, the design and equipment condition of the specification),</w:t>
      </w:r>
      <w:r>
        <w:rPr>
          <w:rFonts w:hint="eastAsia"/>
          <w:color w:val="000000" w:themeColor="text1"/>
          <w:kern w:val="0"/>
          <w:sz w:val="24"/>
          <w14:textFill>
            <w14:solidFill>
              <w14:schemeClr w14:val="tx1"/>
            </w14:solidFill>
          </w14:textFill>
        </w:rPr>
        <w:t xml:space="preserve"> suitable for carrying dry cargo containers, reefer containers and specified dangerous cargo in closed containers </w:t>
      </w:r>
      <w:r>
        <w:rPr>
          <w:color w:val="000000" w:themeColor="text1"/>
          <w:kern w:val="0"/>
          <w:sz w:val="24"/>
          <w14:textFill>
            <w14:solidFill>
              <w14:schemeClr w14:val="tx1"/>
            </w14:solidFill>
          </w14:textFill>
        </w:rPr>
        <w:t>w</w:t>
      </w:r>
      <w:r>
        <w:rPr>
          <w:rFonts w:hint="eastAsia"/>
          <w:color w:val="000000" w:themeColor="text1"/>
          <w:kern w:val="0"/>
          <w:sz w:val="24"/>
          <w14:textFill>
            <w14:solidFill>
              <w14:schemeClr w14:val="tx1"/>
            </w14:solidFill>
          </w14:textFill>
        </w:rPr>
        <w:t>ithin the scope of the Specification.</w:t>
      </w:r>
    </w:p>
    <w:p w14:paraId="0AC83D94">
      <w:pPr>
        <w:autoSpaceDE w:val="0"/>
        <w:autoSpaceDN w:val="0"/>
        <w:adjustRightInd w:val="0"/>
        <w:spacing w:line="243" w:lineRule="auto"/>
        <w:ind w:left="1071"/>
      </w:pPr>
    </w:p>
    <w:p w14:paraId="6B04D16B">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vessel to be an ocean-going gearless container vessel </w:t>
      </w:r>
      <w:r>
        <w:rPr>
          <w:rFonts w:hint="eastAsia"/>
          <w:color w:val="000000" w:themeColor="text1"/>
          <w:kern w:val="0"/>
          <w:sz w:val="24"/>
          <w14:textFill>
            <w14:solidFill>
              <w14:schemeClr w14:val="tx1"/>
            </w14:solidFill>
          </w14:textFill>
        </w:rPr>
        <w:t xml:space="preserve">with </w:t>
      </w:r>
      <w:r>
        <w:rPr>
          <w:color w:val="000000" w:themeColor="text1"/>
          <w:kern w:val="0"/>
          <w:sz w:val="24"/>
          <w14:textFill>
            <w14:solidFill>
              <w14:schemeClr w14:val="tx1"/>
            </w14:solidFill>
          </w14:textFill>
        </w:rPr>
        <w:t xml:space="preserve">a single-acting two stroke </w:t>
      </w:r>
      <w:r>
        <w:rPr>
          <w:rFonts w:hint="eastAsia"/>
          <w:color w:val="000000" w:themeColor="text1"/>
          <w:kern w:val="0"/>
          <w:sz w:val="24"/>
          <w14:textFill>
            <w14:solidFill>
              <w14:schemeClr w14:val="tx1"/>
            </w14:solidFill>
          </w14:textFill>
        </w:rPr>
        <w:t>t</w:t>
      </w:r>
      <w:r>
        <w:rPr>
          <w:color w:val="000000" w:themeColor="text1"/>
          <w:kern w:val="0"/>
          <w:sz w:val="24"/>
          <w14:textFill>
            <w14:solidFill>
              <w14:schemeClr w14:val="tx1"/>
            </w14:solidFill>
          </w14:textFill>
        </w:rPr>
        <w:t>urbo</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charged </w:t>
      </w:r>
      <w:r>
        <w:rPr>
          <w:rFonts w:hint="eastAsia"/>
          <w:color w:val="000000" w:themeColor="text1"/>
          <w:kern w:val="0"/>
          <w:sz w:val="24"/>
          <w14:textFill>
            <w14:solidFill>
              <w14:schemeClr w14:val="tx1"/>
            </w14:solidFill>
          </w14:textFill>
        </w:rPr>
        <w:t>d</w:t>
      </w:r>
      <w:r>
        <w:rPr>
          <w:color w:val="000000" w:themeColor="text1"/>
          <w:kern w:val="0"/>
          <w:sz w:val="24"/>
          <w14:textFill>
            <w14:solidFill>
              <w14:schemeClr w14:val="tx1"/>
            </w14:solidFill>
          </w14:textFill>
        </w:rPr>
        <w:t xml:space="preserve">iesel </w:t>
      </w:r>
      <w:r>
        <w:rPr>
          <w:rFonts w:hint="eastAsia"/>
          <w:color w:val="000000" w:themeColor="text1"/>
          <w:kern w:val="0"/>
          <w:sz w:val="24"/>
          <w14:textFill>
            <w14:solidFill>
              <w14:schemeClr w14:val="tx1"/>
            </w14:solidFill>
          </w14:textFill>
        </w:rPr>
        <w:t>e</w:t>
      </w:r>
      <w:r>
        <w:rPr>
          <w:color w:val="000000" w:themeColor="text1"/>
          <w:kern w:val="0"/>
          <w:sz w:val="24"/>
          <w14:textFill>
            <w14:solidFill>
              <w14:schemeClr w14:val="tx1"/>
            </w14:solidFill>
          </w14:textFill>
        </w:rPr>
        <w:t>ngine, a fixed pitch</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propeller</w:t>
      </w:r>
      <w:r>
        <w:rPr>
          <w:rFonts w:hint="eastAsia"/>
          <w:color w:val="000000" w:themeColor="text1"/>
          <w:kern w:val="0"/>
          <w:sz w:val="24"/>
          <w14:textFill>
            <w14:solidFill>
              <w14:schemeClr w14:val="tx1"/>
            </w14:solidFill>
          </w14:textFill>
        </w:rPr>
        <w:t xml:space="preserve"> and </w:t>
      </w:r>
      <w:r>
        <w:rPr>
          <w:color w:val="000000" w:themeColor="text1"/>
          <w:kern w:val="0"/>
          <w:sz w:val="24"/>
          <w14:textFill>
            <w14:solidFill>
              <w14:schemeClr w14:val="tx1"/>
            </w14:solidFill>
          </w14:textFill>
        </w:rPr>
        <w:t xml:space="preserve">a </w:t>
      </w:r>
      <w:r>
        <w:rPr>
          <w:rFonts w:hint="eastAsia"/>
          <w:color w:val="000000" w:themeColor="text1"/>
          <w:kern w:val="0"/>
          <w:sz w:val="24"/>
          <w14:textFill>
            <w14:solidFill>
              <w14:schemeClr w14:val="tx1"/>
            </w14:solidFill>
          </w14:textFill>
        </w:rPr>
        <w:t>semi-spade</w:t>
      </w:r>
      <w:r>
        <w:rPr>
          <w:color w:val="000000" w:themeColor="text1"/>
          <w:kern w:val="0"/>
          <w:sz w:val="24"/>
          <w14:textFill>
            <w14:solidFill>
              <w14:schemeClr w14:val="tx1"/>
            </w14:solidFill>
          </w14:textFill>
        </w:rPr>
        <w:t xml:space="preserve"> rudder. .</w:t>
      </w:r>
    </w:p>
    <w:p w14:paraId="51C3B941">
      <w:pPr>
        <w:autoSpaceDE w:val="0"/>
        <w:autoSpaceDN w:val="0"/>
        <w:adjustRightInd w:val="0"/>
        <w:spacing w:line="243" w:lineRule="auto"/>
        <w:ind w:left="1071"/>
        <w:rPr>
          <w:color w:val="000000" w:themeColor="text1"/>
          <w:kern w:val="0"/>
          <w:sz w:val="24"/>
          <w14:textFill>
            <w14:solidFill>
              <w14:schemeClr w14:val="tx1"/>
            </w14:solidFill>
          </w14:textFill>
        </w:rPr>
      </w:pPr>
    </w:p>
    <w:p w14:paraId="64EE1B45">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vessel is not service for NOx ECA (Tier III) area and do not comply with the rules and regulations regarding NOx Tier III. The vessel shall be built on the basis of Tier II regulation with the certificate of International Air Pollution Protection Certificate (IAPP) and Statement of compliance with the NOx technical code for main &amp; aux. engine (EIAPP) in compliance with Tier II criterion.</w:t>
      </w:r>
    </w:p>
    <w:p w14:paraId="1E411858">
      <w:pPr>
        <w:autoSpaceDE w:val="0"/>
        <w:autoSpaceDN w:val="0"/>
        <w:adjustRightInd w:val="0"/>
        <w:spacing w:line="243" w:lineRule="auto"/>
        <w:ind w:left="1071"/>
        <w:rPr>
          <w:color w:val="000000" w:themeColor="text1"/>
          <w:kern w:val="0"/>
          <w:sz w:val="24"/>
          <w14:textFill>
            <w14:solidFill>
              <w14:schemeClr w14:val="tx1"/>
            </w14:solidFill>
          </w14:textFill>
        </w:rPr>
      </w:pPr>
    </w:p>
    <w:p w14:paraId="36DE138A">
      <w:pPr>
        <w:autoSpaceDE w:val="0"/>
        <w:autoSpaceDN w:val="0"/>
        <w:adjustRightInd w:val="0"/>
        <w:spacing w:line="243" w:lineRule="auto"/>
        <w:ind w:left="1071"/>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Open loop scrubber to be provided to satisfy the requirements of Global Sulfur Cap 2020</w:t>
      </w:r>
      <w:r>
        <w:rPr>
          <w:rFonts w:hint="eastAsia"/>
          <w:b/>
          <w:color w:val="000000" w:themeColor="text1"/>
          <w:kern w:val="0"/>
          <w:sz w:val="24"/>
          <w14:textFill>
            <w14:solidFill>
              <w14:schemeClr w14:val="tx1"/>
            </w14:solidFill>
          </w14:textFill>
        </w:rPr>
        <w:t xml:space="preserve"> </w:t>
      </w:r>
      <w:r>
        <w:rPr>
          <w:b/>
          <w:color w:val="000000" w:themeColor="text1"/>
          <w:kern w:val="0"/>
          <w:sz w:val="24"/>
          <w14:textFill>
            <w14:solidFill>
              <w14:schemeClr w14:val="tx1"/>
            </w14:solidFill>
          </w14:textFill>
        </w:rPr>
        <w:t xml:space="preserve">(option requirement of SECA). </w:t>
      </w:r>
    </w:p>
    <w:p w14:paraId="32A986BE">
      <w:pPr>
        <w:autoSpaceDE w:val="0"/>
        <w:autoSpaceDN w:val="0"/>
        <w:adjustRightInd w:val="0"/>
        <w:spacing w:line="243" w:lineRule="auto"/>
        <w:ind w:left="1071"/>
        <w:rPr>
          <w:b/>
          <w:i/>
          <w:color w:val="000000" w:themeColor="text1"/>
          <w:kern w:val="0"/>
          <w:sz w:val="24"/>
          <w14:textFill>
            <w14:solidFill>
              <w14:schemeClr w14:val="tx1"/>
            </w14:solidFill>
          </w14:textFill>
        </w:rPr>
      </w:pPr>
    </w:p>
    <w:p w14:paraId="1449F302">
      <w:pPr>
        <w:autoSpaceDE w:val="0"/>
        <w:autoSpaceDN w:val="0"/>
        <w:adjustRightInd w:val="0"/>
        <w:spacing w:line="243" w:lineRule="auto"/>
        <w:ind w:left="1071"/>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 xml:space="preserve">HFO (&lt; 3.5% Sulphur), LSHFO (&lt; 0.5% Sulphur)/ULSFO (&lt; 0.1% Sulphur) and MGO(&lt; 0.1% Sulphur) to be loaded on board. </w:t>
      </w:r>
    </w:p>
    <w:p w14:paraId="7235F451">
      <w:pPr>
        <w:autoSpaceDE w:val="0"/>
        <w:autoSpaceDN w:val="0"/>
        <w:adjustRightInd w:val="0"/>
        <w:spacing w:line="243" w:lineRule="auto"/>
        <w:ind w:left="1071"/>
        <w:rPr>
          <w:b/>
          <w:color w:val="000000" w:themeColor="text1"/>
          <w:kern w:val="0"/>
          <w:sz w:val="24"/>
          <w14:textFill>
            <w14:solidFill>
              <w14:schemeClr w14:val="tx1"/>
            </w14:solidFill>
          </w14:textFill>
        </w:rPr>
      </w:pPr>
    </w:p>
    <w:p w14:paraId="71888736">
      <w:pPr>
        <w:autoSpaceDE w:val="0"/>
        <w:autoSpaceDN w:val="0"/>
        <w:adjustRightInd w:val="0"/>
        <w:spacing w:line="243" w:lineRule="auto"/>
        <w:ind w:left="1071"/>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ULSFO (&lt; 0.1% Sulphur), MGO (&lt; 0.1% Sulphur) shall be adopted for on SOx Emission</w:t>
      </w:r>
      <w:r>
        <w:rPr>
          <w:rFonts w:hint="eastAsia"/>
          <w:b/>
          <w:color w:val="000000" w:themeColor="text1"/>
          <w:kern w:val="0"/>
          <w:sz w:val="24"/>
          <w14:textFill>
            <w14:solidFill>
              <w14:schemeClr w14:val="tx1"/>
            </w14:solidFill>
          </w14:textFill>
        </w:rPr>
        <w:t xml:space="preserve"> </w:t>
      </w:r>
      <w:r>
        <w:rPr>
          <w:b/>
          <w:color w:val="000000" w:themeColor="text1"/>
          <w:kern w:val="0"/>
          <w:sz w:val="24"/>
          <w14:textFill>
            <w14:solidFill>
              <w14:schemeClr w14:val="tx1"/>
            </w14:solidFill>
          </w14:textFill>
        </w:rPr>
        <w:t>Control Area (SECA).</w:t>
      </w:r>
    </w:p>
    <w:p w14:paraId="0363741F">
      <w:pPr>
        <w:autoSpaceDE w:val="0"/>
        <w:autoSpaceDN w:val="0"/>
        <w:adjustRightInd w:val="0"/>
        <w:spacing w:line="243" w:lineRule="auto"/>
        <w:ind w:left="1071"/>
        <w:rPr>
          <w:color w:val="000000" w:themeColor="text1"/>
          <w:kern w:val="0"/>
          <w:sz w:val="24"/>
          <w14:textFill>
            <w14:solidFill>
              <w14:schemeClr w14:val="tx1"/>
            </w14:solidFill>
          </w14:textFill>
        </w:rPr>
      </w:pPr>
    </w:p>
    <w:p w14:paraId="41FB9AB1">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vessel to have a continuous main deck with a detached forecastle, eight (8) tiers of deck house</w:t>
      </w:r>
      <w:r>
        <w:rPr>
          <w:rFonts w:hint="eastAsia"/>
          <w:color w:val="000000" w:themeColor="text1"/>
          <w:kern w:val="0"/>
          <w:sz w:val="24"/>
          <w14:textFill>
            <w14:solidFill>
              <w14:schemeClr w14:val="tx1"/>
            </w14:solidFill>
          </w14:textFill>
        </w:rPr>
        <w:t>.</w:t>
      </w:r>
    </w:p>
    <w:p w14:paraId="48F86F46">
      <w:pPr>
        <w:autoSpaceDE w:val="0"/>
        <w:autoSpaceDN w:val="0"/>
        <w:adjustRightInd w:val="0"/>
        <w:spacing w:line="243" w:lineRule="auto"/>
        <w:ind w:left="1071"/>
        <w:rPr>
          <w:color w:val="000000" w:themeColor="text1"/>
          <w:kern w:val="0"/>
          <w:sz w:val="24"/>
          <w14:textFill>
            <w14:solidFill>
              <w14:schemeClr w14:val="tx1"/>
            </w14:solidFill>
          </w14:textFill>
        </w:rPr>
      </w:pPr>
    </w:p>
    <w:p w14:paraId="239432BD">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propulsion machinery and </w:t>
      </w:r>
      <w:r>
        <w:rPr>
          <w:rFonts w:hint="eastAsia"/>
          <w:color w:val="000000" w:themeColor="text1"/>
          <w:kern w:val="0"/>
          <w:sz w:val="24"/>
          <w14:textFill>
            <w14:solidFill>
              <w14:schemeClr w14:val="tx1"/>
            </w14:solidFill>
          </w14:textFill>
        </w:rPr>
        <w:t xml:space="preserve">living quarters </w:t>
      </w:r>
      <w:r>
        <w:rPr>
          <w:color w:val="000000" w:themeColor="text1"/>
          <w:kern w:val="0"/>
          <w:sz w:val="24"/>
          <w14:textFill>
            <w14:solidFill>
              <w14:schemeClr w14:val="tx1"/>
            </w14:solidFill>
          </w14:textFill>
        </w:rPr>
        <w:t xml:space="preserve">including navigation bridge shall be located semi-aft as shown on the </w:t>
      </w:r>
      <w:r>
        <w:rPr>
          <w:kern w:val="0"/>
          <w:sz w:val="24"/>
        </w:rPr>
        <w:t>General Arrangement Plan (hereinafter called as the "G.A. plan").</w:t>
      </w:r>
    </w:p>
    <w:p w14:paraId="37BC3016">
      <w:pPr>
        <w:autoSpaceDE w:val="0"/>
        <w:autoSpaceDN w:val="0"/>
        <w:adjustRightInd w:val="0"/>
        <w:spacing w:line="243" w:lineRule="auto"/>
        <w:ind w:left="1071"/>
        <w:rPr>
          <w:color w:val="000000" w:themeColor="text1"/>
          <w:kern w:val="0"/>
          <w:sz w:val="24"/>
          <w14:textFill>
            <w14:solidFill>
              <w14:schemeClr w14:val="tx1"/>
            </w14:solidFill>
          </w14:textFill>
        </w:rPr>
      </w:pPr>
    </w:p>
    <w:p w14:paraId="4EA6D92F">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Containers, cargo holds, ballast water tanks, fuel oil tanks, fresh water tanks, bow thruster room, steering gear room and engine room etc. shall be arranged as shown on the G.A. plan.</w:t>
      </w:r>
    </w:p>
    <w:p w14:paraId="60FFE5ED">
      <w:pPr>
        <w:autoSpaceDE w:val="0"/>
        <w:autoSpaceDN w:val="0"/>
        <w:adjustRightInd w:val="0"/>
        <w:spacing w:line="243" w:lineRule="auto"/>
        <w:ind w:left="1071"/>
        <w:rPr>
          <w:color w:val="000000" w:themeColor="text1"/>
          <w:kern w:val="0"/>
          <w:sz w:val="24"/>
          <w14:textFill>
            <w14:solidFill>
              <w14:schemeClr w14:val="tx1"/>
            </w14:solidFill>
          </w14:textFill>
        </w:rPr>
      </w:pPr>
    </w:p>
    <w:p w14:paraId="38A5ECAF">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w:t>
      </w:r>
      <w:r>
        <w:rPr>
          <w:rFonts w:hint="eastAsia"/>
          <w:color w:val="000000" w:themeColor="text1"/>
          <w:kern w:val="0"/>
          <w:sz w:val="24"/>
          <w14:textFill>
            <w14:solidFill>
              <w14:schemeClr w14:val="tx1"/>
            </w14:solidFill>
          </w14:textFill>
        </w:rPr>
        <w:t>V</w:t>
      </w:r>
      <w:r>
        <w:rPr>
          <w:color w:val="000000" w:themeColor="text1"/>
          <w:kern w:val="0"/>
          <w:sz w:val="24"/>
          <w14:textFill>
            <w14:solidFill>
              <w14:schemeClr w14:val="tx1"/>
            </w14:solidFill>
          </w14:textFill>
        </w:rPr>
        <w:t xml:space="preserve">essel shall </w:t>
      </w:r>
      <w:r>
        <w:rPr>
          <w:kern w:val="0"/>
          <w:sz w:val="24"/>
        </w:rPr>
        <w:t xml:space="preserve">have </w:t>
      </w:r>
      <w:r>
        <w:rPr>
          <w:rFonts w:hint="eastAsia"/>
          <w:kern w:val="0"/>
          <w:sz w:val="24"/>
        </w:rPr>
        <w:t>four</w:t>
      </w:r>
      <w:r>
        <w:rPr>
          <w:kern w:val="0"/>
          <w:sz w:val="24"/>
        </w:rPr>
        <w:t xml:space="preserve"> (</w:t>
      </w:r>
      <w:r>
        <w:rPr>
          <w:rFonts w:hint="eastAsia"/>
          <w:kern w:val="0"/>
          <w:sz w:val="24"/>
        </w:rPr>
        <w:t>4</w:t>
      </w:r>
      <w:r>
        <w:rPr>
          <w:kern w:val="0"/>
          <w:sz w:val="24"/>
        </w:rPr>
        <w:t xml:space="preserve">) cargo holds. </w:t>
      </w:r>
      <w:r>
        <w:rPr>
          <w:rFonts w:hint="eastAsia"/>
          <w:kern w:val="0"/>
          <w:sz w:val="24"/>
        </w:rPr>
        <w:t xml:space="preserve">each </w:t>
      </w:r>
      <w:r>
        <w:rPr>
          <w:kern w:val="0"/>
          <w:sz w:val="24"/>
        </w:rPr>
        <w:t>cargo</w:t>
      </w:r>
      <w:r>
        <w:rPr>
          <w:rFonts w:hint="eastAsia"/>
          <w:kern w:val="0"/>
          <w:sz w:val="24"/>
        </w:rPr>
        <w:t xml:space="preserve"> hold </w:t>
      </w:r>
      <w:r>
        <w:rPr>
          <w:kern w:val="0"/>
          <w:sz w:val="24"/>
        </w:rPr>
        <w:t>have two (2) hatches</w:t>
      </w:r>
      <w:r>
        <w:rPr>
          <w:rFonts w:hint="eastAsia"/>
          <w:kern w:val="0"/>
          <w:sz w:val="24"/>
        </w:rPr>
        <w:t xml:space="preserve"> each.</w:t>
      </w:r>
    </w:p>
    <w:p w14:paraId="1CAE7309">
      <w:pPr>
        <w:autoSpaceDE w:val="0"/>
        <w:autoSpaceDN w:val="0"/>
        <w:adjustRightInd w:val="0"/>
        <w:spacing w:before="3" w:line="280" w:lineRule="exact"/>
        <w:jc w:val="left"/>
        <w:rPr>
          <w:color w:val="000000" w:themeColor="text1"/>
          <w:kern w:val="0"/>
          <w:sz w:val="24"/>
          <w14:textFill>
            <w14:solidFill>
              <w14:schemeClr w14:val="tx1"/>
            </w14:solidFill>
          </w14:textFill>
        </w:rPr>
      </w:pPr>
    </w:p>
    <w:p w14:paraId="4EDB649D">
      <w:pPr>
        <w:autoSpaceDE w:val="0"/>
        <w:autoSpaceDN w:val="0"/>
        <w:adjustRightInd w:val="0"/>
        <w:spacing w:before="3" w:line="280" w:lineRule="exact"/>
        <w:ind w:left="1132" w:leftChars="539"/>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double hull and double bottom space shall be arranged as ballast water tanks or void</w:t>
      </w:r>
      <w:r>
        <w:rPr>
          <w:rFonts w:hint="eastAsia"/>
          <w:color w:val="000000" w:themeColor="text1"/>
          <w:kern w:val="0"/>
          <w:sz w:val="24"/>
          <w14:textFill>
            <w14:solidFill>
              <w14:schemeClr w14:val="tx1"/>
            </w14:solidFill>
          </w14:textFill>
        </w:rPr>
        <w:t xml:space="preserve"> space</w:t>
      </w:r>
      <w:r>
        <w:rPr>
          <w:color w:val="000000" w:themeColor="text1"/>
          <w:kern w:val="0"/>
          <w:sz w:val="24"/>
          <w14:textFill>
            <w14:solidFill>
              <w14:schemeClr w14:val="tx1"/>
            </w14:solidFill>
          </w14:textFill>
        </w:rPr>
        <w:t xml:space="preserve">. Fore peak tank shall be designed as </w:t>
      </w:r>
      <w:r>
        <w:rPr>
          <w:rFonts w:hint="eastAsia"/>
          <w:color w:val="000000" w:themeColor="text1"/>
          <w:kern w:val="0"/>
          <w:sz w:val="24"/>
          <w14:textFill>
            <w14:solidFill>
              <w14:schemeClr w14:val="tx1"/>
            </w14:solidFill>
          </w14:textFill>
        </w:rPr>
        <w:t>ballast tank</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 xml:space="preserve">Aft peak tank </w:t>
      </w:r>
      <w:r>
        <w:rPr>
          <w:color w:val="000000" w:themeColor="text1"/>
          <w:kern w:val="0"/>
          <w:sz w:val="24"/>
          <w14:textFill>
            <w14:solidFill>
              <w14:schemeClr w14:val="tx1"/>
            </w14:solidFill>
          </w14:textFill>
        </w:rPr>
        <w:t>shall be designed as</w:t>
      </w:r>
      <w:r>
        <w:rPr>
          <w:rFonts w:hint="eastAsia"/>
          <w:color w:val="000000" w:themeColor="text1"/>
          <w:kern w:val="0"/>
          <w:sz w:val="24"/>
          <w14:textFill>
            <w14:solidFill>
              <w14:schemeClr w14:val="tx1"/>
            </w14:solidFill>
          </w14:textFill>
        </w:rPr>
        <w:t>ballast tank</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One pair of anti-heeling tank</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to be arranged at midship area port and starboard sides as shown on GA plan</w:t>
      </w:r>
      <w:r>
        <w:rPr>
          <w:rFonts w:hint="eastAsia"/>
          <w:color w:val="000000" w:themeColor="text1"/>
          <w:kern w:val="0"/>
          <w:sz w:val="24"/>
          <w14:textFill>
            <w14:solidFill>
              <w14:schemeClr w14:val="tx1"/>
            </w14:solidFill>
          </w14:textFill>
        </w:rPr>
        <w:t xml:space="preserve">. </w:t>
      </w:r>
    </w:p>
    <w:p w14:paraId="0D5E0283">
      <w:pPr>
        <w:autoSpaceDE w:val="0"/>
        <w:autoSpaceDN w:val="0"/>
        <w:adjustRightInd w:val="0"/>
        <w:spacing w:line="243" w:lineRule="auto"/>
        <w:ind w:left="1071"/>
        <w:rPr>
          <w:color w:val="000000" w:themeColor="text1"/>
          <w:kern w:val="0"/>
          <w:sz w:val="28"/>
          <w:szCs w:val="28"/>
          <w14:textFill>
            <w14:solidFill>
              <w14:schemeClr w14:val="tx1"/>
            </w14:solidFill>
          </w14:textFill>
        </w:rPr>
      </w:pPr>
    </w:p>
    <w:p w14:paraId="45DD75B9">
      <w:pPr>
        <w:autoSpaceDE w:val="0"/>
        <w:autoSpaceDN w:val="0"/>
        <w:adjustRightInd w:val="0"/>
        <w:spacing w:line="243" w:lineRule="auto"/>
        <w:ind w:left="1071"/>
        <w:rPr>
          <w:b/>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Double hull construction shall be provided f</w:t>
      </w:r>
      <w:r>
        <w:rPr>
          <w:rFonts w:hint="eastAsia"/>
          <w:color w:val="000000" w:themeColor="text1"/>
          <w:kern w:val="0"/>
          <w:sz w:val="24"/>
          <w14:textFill>
            <w14:solidFill>
              <w14:schemeClr w14:val="tx1"/>
            </w14:solidFill>
          </w14:textFill>
        </w:rPr>
        <w:t xml:space="preserve">or all </w:t>
      </w:r>
      <w:r>
        <w:rPr>
          <w:color w:val="000000" w:themeColor="text1"/>
          <w:kern w:val="0"/>
          <w:sz w:val="24"/>
          <w14:textFill>
            <w14:solidFill>
              <w14:schemeClr w14:val="tx1"/>
            </w14:solidFill>
          </w14:textFill>
        </w:rPr>
        <w:t xml:space="preserve">cargo holds. </w:t>
      </w:r>
      <w:r>
        <w:rPr>
          <w:rFonts w:hint="eastAsia"/>
          <w:color w:val="000000" w:themeColor="text1"/>
          <w:kern w:val="0"/>
          <w:sz w:val="24"/>
          <w14:textFill>
            <w14:solidFill>
              <w14:schemeClr w14:val="tx1"/>
            </w14:solidFill>
          </w14:textFill>
        </w:rPr>
        <w:t>A d</w:t>
      </w:r>
      <w:r>
        <w:rPr>
          <w:color w:val="000000" w:themeColor="text1"/>
          <w:kern w:val="0"/>
          <w:sz w:val="24"/>
          <w14:textFill>
            <w14:solidFill>
              <w14:schemeClr w14:val="tx1"/>
            </w14:solidFill>
          </w14:textFill>
        </w:rPr>
        <w:t>ouble bottom shall be fitted extending from the collision bulkhead to 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aft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peak bulk</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head</w:t>
      </w:r>
      <w:r>
        <w:rPr>
          <w:b/>
          <w:color w:val="000000" w:themeColor="text1"/>
          <w:kern w:val="0"/>
          <w:sz w:val="24"/>
          <w14:textFill>
            <w14:solidFill>
              <w14:schemeClr w14:val="tx1"/>
            </w14:solidFill>
          </w14:textFill>
        </w:rPr>
        <w:t xml:space="preserve"> </w:t>
      </w:r>
      <w:r>
        <w:rPr>
          <w:rFonts w:hint="eastAsia"/>
          <w:b/>
          <w:color w:val="000000" w:themeColor="text1"/>
          <w:kern w:val="0"/>
          <w:sz w:val="24"/>
          <w14:textFill>
            <w14:solidFill>
              <w14:schemeClr w14:val="tx1"/>
            </w14:solidFill>
          </w14:textFill>
        </w:rPr>
        <w:t>.</w:t>
      </w:r>
    </w:p>
    <w:p w14:paraId="4D0B5B6E">
      <w:pPr>
        <w:autoSpaceDE w:val="0"/>
        <w:autoSpaceDN w:val="0"/>
        <w:adjustRightInd w:val="0"/>
        <w:spacing w:line="243" w:lineRule="auto"/>
        <w:ind w:left="1071"/>
        <w:rPr>
          <w:b/>
          <w:color w:val="000000" w:themeColor="text1"/>
          <w:kern w:val="0"/>
          <w:sz w:val="24"/>
          <w14:textFill>
            <w14:solidFill>
              <w14:schemeClr w14:val="tx1"/>
            </w14:solidFill>
          </w14:textFill>
        </w:rPr>
      </w:pPr>
    </w:p>
    <w:p w14:paraId="539D5C0D">
      <w:pPr>
        <w:autoSpaceDE w:val="0"/>
        <w:autoSpaceDN w:val="0"/>
        <w:adjustRightInd w:val="0"/>
        <w:spacing w:line="243" w:lineRule="auto"/>
        <w:ind w:left="1071"/>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Cargo holds to be designed to have access from upper deck to cargo hold walkways and</w:t>
      </w:r>
      <w:r>
        <w:rPr>
          <w:rFonts w:hint="eastAsia"/>
          <w:b/>
          <w:color w:val="000000" w:themeColor="text1"/>
          <w:kern w:val="0"/>
          <w:sz w:val="24"/>
          <w14:textFill>
            <w14:solidFill>
              <w14:schemeClr w14:val="tx1"/>
            </w14:solidFill>
          </w14:textFill>
        </w:rPr>
        <w:t xml:space="preserve"> </w:t>
      </w:r>
      <w:r>
        <w:rPr>
          <w:b/>
          <w:color w:val="000000" w:themeColor="text1"/>
          <w:kern w:val="0"/>
          <w:sz w:val="24"/>
          <w14:textFill>
            <w14:solidFill>
              <w14:schemeClr w14:val="tx1"/>
            </w14:solidFill>
          </w14:textFill>
        </w:rPr>
        <w:t>bilge wells in the aft end. Stringer to be provided as walkway location for each</w:t>
      </w:r>
      <w:r>
        <w:rPr>
          <w:rFonts w:hint="eastAsia"/>
          <w:b/>
          <w:color w:val="000000" w:themeColor="text1"/>
          <w:kern w:val="0"/>
          <w:sz w:val="24"/>
          <w14:textFill>
            <w14:solidFill>
              <w14:schemeClr w14:val="tx1"/>
            </w14:solidFill>
          </w14:textFill>
        </w:rPr>
        <w:t xml:space="preserve"> </w:t>
      </w:r>
      <w:r>
        <w:rPr>
          <w:b/>
          <w:color w:val="000000" w:themeColor="text1"/>
          <w:kern w:val="0"/>
          <w:sz w:val="24"/>
          <w14:textFill>
            <w14:solidFill>
              <w14:schemeClr w14:val="tx1"/>
            </w14:solidFill>
          </w14:textFill>
        </w:rPr>
        <w:t>8’6’’ standard container tier</w:t>
      </w:r>
      <w:r>
        <w:rPr>
          <w:rFonts w:hint="eastAsia"/>
          <w:b/>
          <w:color w:val="000000" w:themeColor="text1"/>
          <w:kern w:val="0"/>
          <w:sz w:val="24"/>
          <w14:textFill>
            <w14:solidFill>
              <w14:schemeClr w14:val="tx1"/>
            </w14:solidFill>
          </w14:textFill>
        </w:rPr>
        <w:t>s</w:t>
      </w:r>
      <w:r>
        <w:rPr>
          <w:b/>
          <w:color w:val="000000" w:themeColor="text1"/>
          <w:kern w:val="0"/>
          <w:sz w:val="24"/>
          <w14:textFill>
            <w14:solidFill>
              <w14:schemeClr w14:val="tx1"/>
            </w14:solidFill>
          </w14:textFill>
        </w:rPr>
        <w:t xml:space="preserve"> in hold.</w:t>
      </w:r>
    </w:p>
    <w:p w14:paraId="1607BB6D">
      <w:pPr>
        <w:autoSpaceDE w:val="0"/>
        <w:autoSpaceDN w:val="0"/>
        <w:adjustRightInd w:val="0"/>
        <w:spacing w:line="243" w:lineRule="auto"/>
        <w:ind w:left="1071"/>
        <w:rPr>
          <w:b/>
          <w:color w:val="000000" w:themeColor="text1"/>
          <w:kern w:val="0"/>
          <w:sz w:val="24"/>
          <w14:textFill>
            <w14:solidFill>
              <w14:schemeClr w14:val="tx1"/>
            </w14:solidFill>
          </w14:textFill>
        </w:rPr>
      </w:pPr>
    </w:p>
    <w:p w14:paraId="6AA1AFEE">
      <w:pPr>
        <w:autoSpaceDE w:val="0"/>
        <w:autoSpaceDN w:val="0"/>
        <w:adjustRightInd w:val="0"/>
        <w:spacing w:line="243" w:lineRule="auto"/>
        <w:ind w:left="1071"/>
        <w:rPr>
          <w:b/>
          <w:i/>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One (1) pipe duct shall be provided in double bottom from </w:t>
      </w:r>
      <w:r>
        <w:rPr>
          <w:rFonts w:hint="eastAsia"/>
          <w:color w:val="000000" w:themeColor="text1"/>
          <w:kern w:val="0"/>
          <w:sz w:val="24"/>
          <w14:textFill>
            <w14:solidFill>
              <w14:schemeClr w14:val="tx1"/>
            </w14:solidFill>
          </w14:textFill>
        </w:rPr>
        <w:t xml:space="preserve">aft end </w:t>
      </w:r>
      <w:r>
        <w:rPr>
          <w:color w:val="000000" w:themeColor="text1"/>
          <w:kern w:val="0"/>
          <w:sz w:val="24"/>
          <w14:textFill>
            <w14:solidFill>
              <w14:schemeClr w14:val="tx1"/>
            </w14:solidFill>
          </w14:textFill>
        </w:rPr>
        <w:t>of No.</w:t>
      </w:r>
      <w:r>
        <w:rPr>
          <w:rFonts w:hint="eastAsia"/>
          <w:color w:val="000000" w:themeColor="text1"/>
          <w:kern w:val="0"/>
          <w:sz w:val="24"/>
          <w14:textFill>
            <w14:solidFill>
              <w14:schemeClr w14:val="tx1"/>
            </w14:solidFill>
          </w14:textFill>
        </w:rPr>
        <w:t xml:space="preserve">2 </w:t>
      </w:r>
      <w:r>
        <w:rPr>
          <w:color w:val="000000" w:themeColor="text1"/>
          <w:kern w:val="0"/>
          <w:sz w:val="24"/>
          <w14:textFill>
            <w14:solidFill>
              <w14:schemeClr w14:val="tx1"/>
            </w14:solidFill>
          </w14:textFill>
        </w:rPr>
        <w:t>cargo hold compartment to fore end of engine room.</w:t>
      </w:r>
      <w:r>
        <w:rPr>
          <w:rFonts w:hint="eastAsia"/>
          <w:color w:val="000000" w:themeColor="text1"/>
          <w:kern w:val="0"/>
          <w:sz w:val="24"/>
          <w14:textFill>
            <w14:solidFill>
              <w14:schemeClr w14:val="tx1"/>
            </w14:solidFill>
          </w14:textFill>
        </w:rPr>
        <w:t xml:space="preserve"> </w:t>
      </w:r>
      <w:r>
        <w:rPr>
          <w:b/>
          <w:i/>
          <w:color w:val="000000" w:themeColor="text1"/>
          <w:kern w:val="0"/>
          <w:sz w:val="24"/>
          <w14:textFill>
            <w14:solidFill>
              <w14:schemeClr w14:val="tx1"/>
            </w14:solidFill>
          </w14:textFill>
        </w:rPr>
        <w:t>Small hatch cover</w:t>
      </w:r>
      <w:r>
        <w:rPr>
          <w:rFonts w:hint="eastAsia"/>
          <w:b/>
          <w:i/>
          <w:color w:val="000000" w:themeColor="text1"/>
          <w:kern w:val="0"/>
          <w:sz w:val="24"/>
          <w14:textFill>
            <w14:solidFill>
              <w14:schemeClr w14:val="tx1"/>
            </w14:solidFill>
          </w14:textFill>
        </w:rPr>
        <w:t>s</w:t>
      </w:r>
      <w:r>
        <w:rPr>
          <w:b/>
          <w:i/>
          <w:color w:val="000000" w:themeColor="text1"/>
          <w:kern w:val="0"/>
          <w:sz w:val="24"/>
          <w14:textFill>
            <w14:solidFill>
              <w14:schemeClr w14:val="tx1"/>
            </w14:solidFill>
          </w14:textFill>
        </w:rPr>
        <w:t xml:space="preserve"> in place in fore and aft</w:t>
      </w:r>
      <w:r>
        <w:rPr>
          <w:rFonts w:hint="eastAsia"/>
          <w:b/>
          <w:i/>
          <w:color w:val="000000" w:themeColor="text1"/>
          <w:kern w:val="0"/>
          <w:sz w:val="24"/>
          <w14:textFill>
            <w14:solidFill>
              <w14:schemeClr w14:val="tx1"/>
            </w14:solidFill>
          </w14:textFill>
        </w:rPr>
        <w:t xml:space="preserve"> end</w:t>
      </w:r>
      <w:r>
        <w:rPr>
          <w:b/>
          <w:i/>
          <w:color w:val="000000" w:themeColor="text1"/>
          <w:kern w:val="0"/>
          <w:sz w:val="24"/>
          <w14:textFill>
            <w14:solidFill>
              <w14:schemeClr w14:val="tx1"/>
            </w14:solidFill>
          </w14:textFill>
        </w:rPr>
        <w:t xml:space="preserve"> of pipe duct.</w:t>
      </w:r>
    </w:p>
    <w:p w14:paraId="595FF977">
      <w:pPr>
        <w:autoSpaceDE w:val="0"/>
        <w:autoSpaceDN w:val="0"/>
        <w:adjustRightInd w:val="0"/>
        <w:spacing w:line="243" w:lineRule="auto"/>
        <w:ind w:left="1071"/>
        <w:rPr>
          <w:color w:val="000000" w:themeColor="text1"/>
          <w:kern w:val="0"/>
          <w:sz w:val="24"/>
          <w14:textFill>
            <w14:solidFill>
              <w14:schemeClr w14:val="tx1"/>
            </w14:solidFill>
          </w14:textFill>
        </w:rPr>
      </w:pPr>
    </w:p>
    <w:p w14:paraId="7A6BCDD1">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Pipe duct to be fitted with trolley and sufficient lighting to be also provided.</w:t>
      </w:r>
    </w:p>
    <w:p w14:paraId="1FC5D9C3">
      <w:pPr>
        <w:autoSpaceDE w:val="0"/>
        <w:autoSpaceDN w:val="0"/>
        <w:adjustRightInd w:val="0"/>
        <w:spacing w:line="243" w:lineRule="auto"/>
        <w:rPr>
          <w:color w:val="000000" w:themeColor="text1"/>
          <w:kern w:val="0"/>
          <w:sz w:val="24"/>
          <w14:textFill>
            <w14:solidFill>
              <w14:schemeClr w14:val="tx1"/>
            </w14:solidFill>
          </w14:textFill>
        </w:rPr>
      </w:pPr>
    </w:p>
    <w:p w14:paraId="3454B12E">
      <w:pPr>
        <w:autoSpaceDE w:val="0"/>
        <w:autoSpaceDN w:val="0"/>
        <w:adjustRightInd w:val="0"/>
        <w:spacing w:line="243" w:lineRule="auto"/>
        <w:ind w:left="1071"/>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One (1) set of bow thruster to be installed </w:t>
      </w:r>
      <w:r>
        <w:rPr>
          <w:color w:val="000000" w:themeColor="text1"/>
          <w:kern w:val="0"/>
          <w:sz w:val="24"/>
          <w14:textFill>
            <w14:solidFill>
              <w14:schemeClr w14:val="tx1"/>
            </w14:solidFill>
          </w14:textFill>
        </w:rPr>
        <w:t>in bow thruster room.</w:t>
      </w:r>
      <w:r>
        <w:rPr>
          <w:rFonts w:hint="eastAsia"/>
          <w:color w:val="000000" w:themeColor="text1"/>
          <w:kern w:val="0"/>
          <w:sz w:val="24"/>
          <w14:textFill>
            <w14:solidFill>
              <w14:schemeClr w14:val="tx1"/>
            </w14:solidFill>
          </w14:textFill>
        </w:rPr>
        <w:t>.</w:t>
      </w:r>
    </w:p>
    <w:p w14:paraId="529BBA36">
      <w:pPr>
        <w:autoSpaceDE w:val="0"/>
        <w:autoSpaceDN w:val="0"/>
        <w:adjustRightInd w:val="0"/>
        <w:spacing w:line="243" w:lineRule="auto"/>
        <w:rPr>
          <w:color w:val="000000" w:themeColor="text1"/>
          <w:kern w:val="0"/>
          <w:sz w:val="24"/>
          <w14:textFill>
            <w14:solidFill>
              <w14:schemeClr w14:val="tx1"/>
            </w14:solidFill>
          </w14:textFill>
        </w:rPr>
      </w:pPr>
    </w:p>
    <w:p w14:paraId="074830F0">
      <w:pPr>
        <w:autoSpaceDE w:val="0"/>
        <w:autoSpaceDN w:val="0"/>
        <w:adjustRightInd w:val="0"/>
        <w:spacing w:line="243" w:lineRule="auto"/>
        <w:ind w:left="1071"/>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Mooring </w:t>
      </w:r>
      <w:r>
        <w:rPr>
          <w:color w:val="000000" w:themeColor="text1"/>
          <w:kern w:val="0"/>
          <w:sz w:val="24"/>
          <w14:textFill>
            <w14:solidFill>
              <w14:schemeClr w14:val="tx1"/>
            </w14:solidFill>
          </w14:textFill>
        </w:rPr>
        <w:t>facilit</w:t>
      </w:r>
      <w:r>
        <w:rPr>
          <w:rFonts w:hint="eastAsia"/>
          <w:color w:val="000000" w:themeColor="text1"/>
          <w:kern w:val="0"/>
          <w:sz w:val="24"/>
          <w14:textFill>
            <w14:solidFill>
              <w14:schemeClr w14:val="tx1"/>
            </w14:solidFill>
          </w14:textFill>
        </w:rPr>
        <w:t>ies shall be arranged as shown on the G.A. plan.</w:t>
      </w:r>
    </w:p>
    <w:p w14:paraId="2ACFFA26">
      <w:pPr>
        <w:autoSpaceDE w:val="0"/>
        <w:autoSpaceDN w:val="0"/>
        <w:adjustRightInd w:val="0"/>
        <w:spacing w:line="243" w:lineRule="auto"/>
        <w:ind w:left="1071"/>
        <w:rPr>
          <w:color w:val="000000" w:themeColor="text1"/>
          <w:kern w:val="0"/>
          <w:sz w:val="24"/>
          <w14:textFill>
            <w14:solidFill>
              <w14:schemeClr w14:val="tx1"/>
            </w14:solidFill>
          </w14:textFill>
        </w:rPr>
      </w:pPr>
    </w:p>
    <w:p w14:paraId="5EAED810">
      <w:pPr>
        <w:pStyle w:val="56"/>
        <w:spacing w:before="312" w:after="312"/>
        <w:rPr>
          <w:color w:val="000000" w:themeColor="text1"/>
          <w:w w:val="100"/>
          <w14:textFill>
            <w14:solidFill>
              <w14:schemeClr w14:val="tx1"/>
            </w14:solidFill>
          </w14:textFill>
        </w:rPr>
      </w:pPr>
      <w:bookmarkStart w:id="20" w:name="_Toc50642523"/>
      <w:r>
        <w:rPr>
          <w:rFonts w:hint="eastAsia"/>
          <w:color w:val="000000" w:themeColor="text1"/>
          <w:w w:val="100"/>
          <w14:textFill>
            <w14:solidFill>
              <w14:schemeClr w14:val="tx1"/>
            </w14:solidFill>
          </w14:textFill>
        </w:rPr>
        <w:t>1.2.2</w:t>
      </w:r>
      <w:r>
        <w:rPr>
          <w:color w:val="000000" w:themeColor="text1"/>
          <w:w w:val="100"/>
          <w14:textFill>
            <w14:solidFill>
              <w14:schemeClr w14:val="tx1"/>
            </w14:solidFill>
          </w14:textFill>
        </w:rPr>
        <w:tab/>
      </w:r>
      <w:r>
        <w:rPr>
          <w:rFonts w:hint="eastAsia"/>
          <w:color w:val="000000" w:themeColor="text1"/>
          <w:w w:val="100"/>
          <w14:textFill>
            <w14:solidFill>
              <w14:schemeClr w14:val="tx1"/>
            </w14:solidFill>
          </w14:textFill>
        </w:rPr>
        <w:t>intended cargo</w:t>
      </w:r>
      <w:bookmarkEnd w:id="20"/>
    </w:p>
    <w:p w14:paraId="1AD050C4">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w:t>
      </w:r>
      <w:r>
        <w:rPr>
          <w:rFonts w:hint="eastAsia"/>
          <w:color w:val="000000" w:themeColor="text1"/>
          <w:kern w:val="0"/>
          <w:sz w:val="24"/>
          <w14:textFill>
            <w14:solidFill>
              <w14:schemeClr w14:val="tx1"/>
            </w14:solidFill>
          </w14:textFill>
        </w:rPr>
        <w:t>he Vessel shall be designed for carrying container in all cargo holds and on deck.</w:t>
      </w:r>
    </w:p>
    <w:p w14:paraId="39A43091">
      <w:pPr>
        <w:autoSpaceDE w:val="0"/>
        <w:autoSpaceDN w:val="0"/>
        <w:adjustRightInd w:val="0"/>
        <w:spacing w:line="243" w:lineRule="auto"/>
        <w:ind w:left="1071"/>
        <w:rPr>
          <w:color w:val="000000" w:themeColor="text1"/>
          <w:kern w:val="0"/>
          <w:sz w:val="24"/>
          <w14:textFill>
            <w14:solidFill>
              <w14:schemeClr w14:val="tx1"/>
            </w14:solidFill>
          </w14:textFill>
        </w:rPr>
      </w:pPr>
    </w:p>
    <w:p w14:paraId="590EE8C1">
      <w:pPr>
        <w:autoSpaceDE w:val="0"/>
        <w:autoSpaceDN w:val="0"/>
        <w:adjustRightInd w:val="0"/>
        <w:spacing w:line="243" w:lineRule="auto"/>
        <w:ind w:left="1071"/>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The types and dimensions of dry cargo containers to be shown as below:</w:t>
      </w:r>
    </w:p>
    <w:p w14:paraId="112564FF">
      <w:pPr>
        <w:autoSpaceDE w:val="0"/>
        <w:autoSpaceDN w:val="0"/>
        <w:adjustRightInd w:val="0"/>
        <w:spacing w:line="243" w:lineRule="auto"/>
        <w:ind w:left="1071"/>
        <w:rPr>
          <w:color w:val="000000" w:themeColor="text1"/>
          <w:kern w:val="0"/>
          <w:sz w:val="24"/>
          <w14:textFill>
            <w14:solidFill>
              <w14:schemeClr w14:val="tx1"/>
            </w14:solidFill>
          </w14:textFill>
        </w:rPr>
      </w:pPr>
    </w:p>
    <w:p w14:paraId="501A4437">
      <w:pPr>
        <w:autoSpaceDE w:val="0"/>
        <w:autoSpaceDN w:val="0"/>
        <w:adjustRightInd w:val="0"/>
        <w:spacing w:line="243" w:lineRule="auto"/>
        <w:ind w:left="1071"/>
        <w:rPr>
          <w:color w:val="000000" w:themeColor="text1"/>
          <w:kern w:val="0"/>
          <w:sz w:val="24"/>
          <w:u w:val="single"/>
          <w14:textFill>
            <w14:solidFill>
              <w14:schemeClr w14:val="tx1"/>
            </w14:solidFill>
          </w14:textFill>
        </w:rPr>
      </w:pPr>
      <w:r>
        <w:rPr>
          <w:color w:val="000000" w:themeColor="text1"/>
          <w:kern w:val="0"/>
          <w:sz w:val="24"/>
          <w:u w:val="single"/>
          <w14:textFill>
            <w14:solidFill>
              <w14:schemeClr w14:val="tx1"/>
            </w14:solidFill>
          </w14:textFill>
        </w:rPr>
        <w:t>T</w:t>
      </w:r>
      <w:r>
        <w:rPr>
          <w:rFonts w:hint="eastAsia"/>
          <w:color w:val="000000" w:themeColor="text1"/>
          <w:kern w:val="0"/>
          <w:sz w:val="24"/>
          <w:u w:val="single"/>
          <w14:textFill>
            <w14:solidFill>
              <w14:schemeClr w14:val="tx1"/>
            </w14:solidFill>
          </w14:textFill>
        </w:rPr>
        <w:t>ype of container</w:t>
      </w:r>
    </w:p>
    <w:p w14:paraId="7D4AAB30">
      <w:pPr>
        <w:autoSpaceDE w:val="0"/>
        <w:autoSpaceDN w:val="0"/>
        <w:adjustRightInd w:val="0"/>
        <w:spacing w:line="243" w:lineRule="auto"/>
        <w:ind w:left="1071"/>
        <w:rPr>
          <w:color w:val="000000" w:themeColor="text1"/>
          <w:kern w:val="0"/>
          <w:sz w:val="24"/>
          <w:u w:val="single"/>
          <w14:textFill>
            <w14:solidFill>
              <w14:schemeClr w14:val="tx1"/>
            </w14:solidFill>
          </w14:textFill>
        </w:rPr>
      </w:pPr>
    </w:p>
    <w:tbl>
      <w:tblPr>
        <w:tblStyle w:val="40"/>
        <w:tblW w:w="0" w:type="auto"/>
        <w:tblInd w:w="1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84"/>
        <w:gridCol w:w="1856"/>
        <w:gridCol w:w="1855"/>
        <w:gridCol w:w="1856"/>
      </w:tblGrid>
      <w:tr w14:paraId="374AB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4" w:type="dxa"/>
          </w:tcPr>
          <w:p w14:paraId="0A45C098">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w:t>
            </w:r>
            <w:r>
              <w:rPr>
                <w:rFonts w:hint="eastAsia"/>
                <w:color w:val="000000" w:themeColor="text1"/>
                <w:kern w:val="0"/>
                <w:sz w:val="24"/>
                <w14:textFill>
                  <w14:solidFill>
                    <w14:schemeClr w14:val="tx1"/>
                  </w14:solidFill>
                </w14:textFill>
              </w:rPr>
              <w:t>ype</w:t>
            </w:r>
          </w:p>
        </w:tc>
        <w:tc>
          <w:tcPr>
            <w:tcW w:w="2205" w:type="dxa"/>
          </w:tcPr>
          <w:p w14:paraId="65FC3CB0">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H</w:t>
            </w:r>
            <w:r>
              <w:rPr>
                <w:rFonts w:hint="eastAsia"/>
                <w:color w:val="000000" w:themeColor="text1"/>
                <w:kern w:val="0"/>
                <w:sz w:val="24"/>
                <w14:textFill>
                  <w14:solidFill>
                    <w14:schemeClr w14:val="tx1"/>
                  </w14:solidFill>
                </w14:textFill>
              </w:rPr>
              <w:t>eight</w:t>
            </w:r>
          </w:p>
          <w:p w14:paraId="0556D2EC">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ft-inches</w:t>
            </w:r>
          </w:p>
        </w:tc>
        <w:tc>
          <w:tcPr>
            <w:tcW w:w="2204" w:type="dxa"/>
          </w:tcPr>
          <w:p w14:paraId="3D723DA1">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w:t>
            </w:r>
            <w:r>
              <w:rPr>
                <w:rFonts w:hint="eastAsia"/>
                <w:color w:val="000000" w:themeColor="text1"/>
                <w:kern w:val="0"/>
                <w:sz w:val="24"/>
                <w14:textFill>
                  <w14:solidFill>
                    <w14:schemeClr w14:val="tx1"/>
                  </w14:solidFill>
                </w14:textFill>
              </w:rPr>
              <w:t>idth</w:t>
            </w:r>
          </w:p>
          <w:p w14:paraId="7FD930BB">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ft-inches</w:t>
            </w:r>
          </w:p>
        </w:tc>
        <w:tc>
          <w:tcPr>
            <w:tcW w:w="2205" w:type="dxa"/>
          </w:tcPr>
          <w:p w14:paraId="10682884">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Length</w:t>
            </w:r>
          </w:p>
          <w:p w14:paraId="71F6BBE9">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ft-inches</w:t>
            </w:r>
          </w:p>
        </w:tc>
      </w:tr>
      <w:tr w14:paraId="2BF08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2" w:hRule="atLeast"/>
        </w:trPr>
        <w:tc>
          <w:tcPr>
            <w:tcW w:w="2204" w:type="dxa"/>
          </w:tcPr>
          <w:p w14:paraId="019CD2C1">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ISO-1AA</w:t>
            </w:r>
          </w:p>
        </w:tc>
        <w:tc>
          <w:tcPr>
            <w:tcW w:w="2205" w:type="dxa"/>
          </w:tcPr>
          <w:p w14:paraId="493FD998">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8 - 6</w:t>
            </w:r>
          </w:p>
        </w:tc>
        <w:tc>
          <w:tcPr>
            <w:tcW w:w="2204" w:type="dxa"/>
          </w:tcPr>
          <w:p w14:paraId="6302FE8C">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8</w:t>
            </w:r>
          </w:p>
        </w:tc>
        <w:tc>
          <w:tcPr>
            <w:tcW w:w="2205" w:type="dxa"/>
          </w:tcPr>
          <w:p w14:paraId="0269177D">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40</w:t>
            </w:r>
          </w:p>
        </w:tc>
      </w:tr>
      <w:tr w14:paraId="07D94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2" w:hRule="atLeast"/>
        </w:trPr>
        <w:tc>
          <w:tcPr>
            <w:tcW w:w="2204" w:type="dxa"/>
          </w:tcPr>
          <w:p w14:paraId="2D7ACF41">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ISO-1CC</w:t>
            </w:r>
          </w:p>
        </w:tc>
        <w:tc>
          <w:tcPr>
            <w:tcW w:w="2205" w:type="dxa"/>
          </w:tcPr>
          <w:p w14:paraId="68469187">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8 - 6</w:t>
            </w:r>
          </w:p>
        </w:tc>
        <w:tc>
          <w:tcPr>
            <w:tcW w:w="2204" w:type="dxa"/>
          </w:tcPr>
          <w:p w14:paraId="2F7D5301">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8</w:t>
            </w:r>
          </w:p>
        </w:tc>
        <w:tc>
          <w:tcPr>
            <w:tcW w:w="2205" w:type="dxa"/>
          </w:tcPr>
          <w:p w14:paraId="07B777BC">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20</w:t>
            </w:r>
          </w:p>
        </w:tc>
      </w:tr>
      <w:tr w14:paraId="2F0FF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2" w:hRule="atLeast"/>
        </w:trPr>
        <w:tc>
          <w:tcPr>
            <w:tcW w:w="2204" w:type="dxa"/>
          </w:tcPr>
          <w:p w14:paraId="71E9072F">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ISO-1AAA</w:t>
            </w:r>
          </w:p>
        </w:tc>
        <w:tc>
          <w:tcPr>
            <w:tcW w:w="2205" w:type="dxa"/>
          </w:tcPr>
          <w:p w14:paraId="4A94E776">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9 - 6</w:t>
            </w:r>
          </w:p>
        </w:tc>
        <w:tc>
          <w:tcPr>
            <w:tcW w:w="2204" w:type="dxa"/>
          </w:tcPr>
          <w:p w14:paraId="3B3A5FA7">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8</w:t>
            </w:r>
          </w:p>
        </w:tc>
        <w:tc>
          <w:tcPr>
            <w:tcW w:w="2205" w:type="dxa"/>
          </w:tcPr>
          <w:p w14:paraId="12C1918C">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40</w:t>
            </w:r>
          </w:p>
        </w:tc>
      </w:tr>
      <w:tr w14:paraId="2BB2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2" w:hRule="atLeast"/>
        </w:trPr>
        <w:tc>
          <w:tcPr>
            <w:tcW w:w="2204" w:type="dxa"/>
          </w:tcPr>
          <w:p w14:paraId="37BF557D">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ISO-1EEE</w:t>
            </w:r>
          </w:p>
        </w:tc>
        <w:tc>
          <w:tcPr>
            <w:tcW w:w="2205" w:type="dxa"/>
          </w:tcPr>
          <w:p w14:paraId="17D19E9C">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9 - 6</w:t>
            </w:r>
          </w:p>
        </w:tc>
        <w:tc>
          <w:tcPr>
            <w:tcW w:w="2204" w:type="dxa"/>
          </w:tcPr>
          <w:p w14:paraId="17D44AE3">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8</w:t>
            </w:r>
          </w:p>
        </w:tc>
        <w:tc>
          <w:tcPr>
            <w:tcW w:w="2205" w:type="dxa"/>
          </w:tcPr>
          <w:p w14:paraId="696D6651">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45</w:t>
            </w:r>
          </w:p>
        </w:tc>
      </w:tr>
    </w:tbl>
    <w:p w14:paraId="27F57283">
      <w:pPr>
        <w:autoSpaceDE w:val="0"/>
        <w:autoSpaceDN w:val="0"/>
        <w:adjustRightInd w:val="0"/>
        <w:spacing w:line="243" w:lineRule="auto"/>
        <w:ind w:left="1071"/>
        <w:rPr>
          <w:color w:val="000000" w:themeColor="text1"/>
          <w:kern w:val="0"/>
          <w:sz w:val="24"/>
          <w14:textFill>
            <w14:solidFill>
              <w14:schemeClr w14:val="tx1"/>
            </w14:solidFill>
          </w14:textFill>
        </w:rPr>
      </w:pPr>
    </w:p>
    <w:p w14:paraId="3B439A28">
      <w:pPr>
        <w:autoSpaceDE w:val="0"/>
        <w:autoSpaceDN w:val="0"/>
        <w:adjustRightInd w:val="0"/>
        <w:spacing w:line="243" w:lineRule="auto"/>
        <w:ind w:left="1071"/>
        <w:rPr>
          <w:color w:val="000000" w:themeColor="text1"/>
          <w:kern w:val="0"/>
          <w:sz w:val="24"/>
          <w:u w:val="single"/>
          <w14:textFill>
            <w14:solidFill>
              <w14:schemeClr w14:val="tx1"/>
            </w14:solidFill>
          </w14:textFill>
        </w:rPr>
      </w:pPr>
      <w:r>
        <w:rPr>
          <w:color w:val="000000" w:themeColor="text1"/>
          <w:kern w:val="0"/>
          <w:sz w:val="24"/>
          <w:u w:val="single"/>
          <w14:textFill>
            <w14:solidFill>
              <w14:schemeClr w14:val="tx1"/>
            </w14:solidFill>
          </w14:textFill>
        </w:rPr>
        <w:t>Dimension of container</w:t>
      </w:r>
    </w:p>
    <w:p w14:paraId="233A570E">
      <w:pPr>
        <w:autoSpaceDE w:val="0"/>
        <w:autoSpaceDN w:val="0"/>
        <w:adjustRightInd w:val="0"/>
        <w:spacing w:line="243" w:lineRule="auto"/>
        <w:ind w:left="1071"/>
        <w:rPr>
          <w:color w:val="000000" w:themeColor="text1"/>
          <w:kern w:val="0"/>
          <w:sz w:val="24"/>
          <w:u w:val="single"/>
          <w14:textFill>
            <w14:solidFill>
              <w14:schemeClr w14:val="tx1"/>
            </w14:solidFill>
          </w14:textFill>
        </w:rPr>
      </w:pPr>
    </w:p>
    <w:tbl>
      <w:tblPr>
        <w:tblStyle w:val="40"/>
        <w:tblW w:w="0" w:type="auto"/>
        <w:tblInd w:w="1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31"/>
        <w:gridCol w:w="968"/>
        <w:gridCol w:w="969"/>
        <w:gridCol w:w="968"/>
        <w:gridCol w:w="969"/>
        <w:gridCol w:w="968"/>
        <w:gridCol w:w="969"/>
        <w:gridCol w:w="1276"/>
      </w:tblGrid>
      <w:tr w14:paraId="0A573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31" w:type="dxa"/>
            <w:vMerge w:val="restart"/>
          </w:tcPr>
          <w:p w14:paraId="0F4E6246">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Type</w:t>
            </w:r>
          </w:p>
        </w:tc>
        <w:tc>
          <w:tcPr>
            <w:tcW w:w="1937" w:type="dxa"/>
            <w:gridSpan w:val="2"/>
          </w:tcPr>
          <w:p w14:paraId="348BB03C">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Height</w:t>
            </w:r>
          </w:p>
        </w:tc>
        <w:tc>
          <w:tcPr>
            <w:tcW w:w="1937" w:type="dxa"/>
            <w:gridSpan w:val="2"/>
          </w:tcPr>
          <w:p w14:paraId="71A63C35">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Width</w:t>
            </w:r>
          </w:p>
        </w:tc>
        <w:tc>
          <w:tcPr>
            <w:tcW w:w="1937" w:type="dxa"/>
            <w:gridSpan w:val="2"/>
          </w:tcPr>
          <w:p w14:paraId="145B0584">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Length</w:t>
            </w:r>
          </w:p>
        </w:tc>
        <w:tc>
          <w:tcPr>
            <w:tcW w:w="1276" w:type="dxa"/>
          </w:tcPr>
          <w:p w14:paraId="12C4A906">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Weight</w:t>
            </w:r>
          </w:p>
        </w:tc>
      </w:tr>
      <w:tr w14:paraId="081CB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31" w:type="dxa"/>
            <w:vMerge w:val="continue"/>
          </w:tcPr>
          <w:p w14:paraId="1D0EB406">
            <w:pPr>
              <w:autoSpaceDE w:val="0"/>
              <w:autoSpaceDN w:val="0"/>
              <w:adjustRightInd w:val="0"/>
              <w:spacing w:line="243" w:lineRule="auto"/>
              <w:jc w:val="center"/>
              <w:rPr>
                <w:color w:val="000000" w:themeColor="text1"/>
                <w:kern w:val="0"/>
                <w:sz w:val="24"/>
                <w14:textFill>
                  <w14:solidFill>
                    <w14:schemeClr w14:val="tx1"/>
                  </w14:solidFill>
                </w14:textFill>
              </w:rPr>
            </w:pPr>
          </w:p>
        </w:tc>
        <w:tc>
          <w:tcPr>
            <w:tcW w:w="968" w:type="dxa"/>
          </w:tcPr>
          <w:p w14:paraId="60BB9F76">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(mm)</w:t>
            </w:r>
          </w:p>
        </w:tc>
        <w:tc>
          <w:tcPr>
            <w:tcW w:w="969" w:type="dxa"/>
          </w:tcPr>
          <w:p w14:paraId="0D728FB5">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Tole-rance</w:t>
            </w:r>
          </w:p>
          <w:p w14:paraId="131D15F0">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(mm)</w:t>
            </w:r>
          </w:p>
        </w:tc>
        <w:tc>
          <w:tcPr>
            <w:tcW w:w="968" w:type="dxa"/>
          </w:tcPr>
          <w:p w14:paraId="4B6C59C4">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(mm)</w:t>
            </w:r>
          </w:p>
        </w:tc>
        <w:tc>
          <w:tcPr>
            <w:tcW w:w="969" w:type="dxa"/>
          </w:tcPr>
          <w:p w14:paraId="012A9044">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Tole-rance</w:t>
            </w:r>
          </w:p>
          <w:p w14:paraId="6C2013F8">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(mm)</w:t>
            </w:r>
          </w:p>
        </w:tc>
        <w:tc>
          <w:tcPr>
            <w:tcW w:w="968" w:type="dxa"/>
          </w:tcPr>
          <w:p w14:paraId="434ADC23">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(mm)</w:t>
            </w:r>
          </w:p>
        </w:tc>
        <w:tc>
          <w:tcPr>
            <w:tcW w:w="969" w:type="dxa"/>
          </w:tcPr>
          <w:p w14:paraId="74B7DEF0">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Tole-rance</w:t>
            </w:r>
          </w:p>
          <w:p w14:paraId="58ADF606">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(mm)</w:t>
            </w:r>
          </w:p>
        </w:tc>
        <w:tc>
          <w:tcPr>
            <w:tcW w:w="1276" w:type="dxa"/>
          </w:tcPr>
          <w:p w14:paraId="08B8D72B">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Gross Max.</w:t>
            </w:r>
          </w:p>
          <w:p w14:paraId="29C9A0C6">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(MT)</w:t>
            </w:r>
          </w:p>
        </w:tc>
      </w:tr>
      <w:tr w14:paraId="5C619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8" w:hRule="atLeast"/>
        </w:trPr>
        <w:tc>
          <w:tcPr>
            <w:tcW w:w="1731" w:type="dxa"/>
          </w:tcPr>
          <w:p w14:paraId="49228607">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ISO-1AA</w:t>
            </w:r>
          </w:p>
        </w:tc>
        <w:tc>
          <w:tcPr>
            <w:tcW w:w="968" w:type="dxa"/>
          </w:tcPr>
          <w:p w14:paraId="2B9D89AB">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2,591</w:t>
            </w:r>
          </w:p>
        </w:tc>
        <w:tc>
          <w:tcPr>
            <w:tcW w:w="969" w:type="dxa"/>
            <w:vMerge w:val="restart"/>
            <w:vAlign w:val="center"/>
          </w:tcPr>
          <w:p w14:paraId="1AA2C880">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+0</w:t>
            </w:r>
          </w:p>
          <w:p w14:paraId="05E5F2AE">
            <w:pPr>
              <w:autoSpaceDE w:val="0"/>
              <w:autoSpaceDN w:val="0"/>
              <w:adjustRightInd w:val="0"/>
              <w:spacing w:line="243" w:lineRule="auto"/>
              <w:jc w:val="center"/>
              <w:rPr>
                <w:color w:val="000000" w:themeColor="text1"/>
                <w:kern w:val="0"/>
                <w:sz w:val="24"/>
                <w14:textFill>
                  <w14:solidFill>
                    <w14:schemeClr w14:val="tx1"/>
                  </w14:solidFill>
                </w14:textFill>
              </w:rPr>
            </w:pPr>
          </w:p>
          <w:p w14:paraId="717E069B">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–5</w:t>
            </w:r>
          </w:p>
        </w:tc>
        <w:tc>
          <w:tcPr>
            <w:tcW w:w="968" w:type="dxa"/>
            <w:vMerge w:val="restart"/>
            <w:vAlign w:val="center"/>
          </w:tcPr>
          <w:p w14:paraId="154E60E1">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2438</w:t>
            </w:r>
          </w:p>
        </w:tc>
        <w:tc>
          <w:tcPr>
            <w:tcW w:w="969" w:type="dxa"/>
            <w:vMerge w:val="restart"/>
            <w:vAlign w:val="center"/>
          </w:tcPr>
          <w:p w14:paraId="67E8465F">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+0</w:t>
            </w:r>
          </w:p>
          <w:p w14:paraId="67EA5ADB">
            <w:pPr>
              <w:autoSpaceDE w:val="0"/>
              <w:autoSpaceDN w:val="0"/>
              <w:adjustRightInd w:val="0"/>
              <w:spacing w:line="243" w:lineRule="auto"/>
              <w:jc w:val="center"/>
              <w:rPr>
                <w:color w:val="000000" w:themeColor="text1"/>
                <w:kern w:val="0"/>
                <w:sz w:val="24"/>
                <w14:textFill>
                  <w14:solidFill>
                    <w14:schemeClr w14:val="tx1"/>
                  </w14:solidFill>
                </w14:textFill>
              </w:rPr>
            </w:pPr>
          </w:p>
          <w:p w14:paraId="7FE352D9">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–5</w:t>
            </w:r>
          </w:p>
        </w:tc>
        <w:tc>
          <w:tcPr>
            <w:tcW w:w="968" w:type="dxa"/>
          </w:tcPr>
          <w:p w14:paraId="6FE7EAE6">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12,192</w:t>
            </w:r>
          </w:p>
        </w:tc>
        <w:tc>
          <w:tcPr>
            <w:tcW w:w="969" w:type="dxa"/>
          </w:tcPr>
          <w:p w14:paraId="14FFE055">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+0,-10</w:t>
            </w:r>
          </w:p>
        </w:tc>
        <w:tc>
          <w:tcPr>
            <w:tcW w:w="1276" w:type="dxa"/>
          </w:tcPr>
          <w:p w14:paraId="3D912436">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30.48</w:t>
            </w:r>
          </w:p>
        </w:tc>
      </w:tr>
      <w:tr w14:paraId="1FC9E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2" w:hRule="atLeast"/>
        </w:trPr>
        <w:tc>
          <w:tcPr>
            <w:tcW w:w="1731" w:type="dxa"/>
          </w:tcPr>
          <w:p w14:paraId="1BA44A2C">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ISO-1CC</w:t>
            </w:r>
          </w:p>
        </w:tc>
        <w:tc>
          <w:tcPr>
            <w:tcW w:w="968" w:type="dxa"/>
          </w:tcPr>
          <w:p w14:paraId="3D10BD5D">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2,591</w:t>
            </w:r>
          </w:p>
        </w:tc>
        <w:tc>
          <w:tcPr>
            <w:tcW w:w="969" w:type="dxa"/>
            <w:vMerge w:val="continue"/>
          </w:tcPr>
          <w:p w14:paraId="78BC961C">
            <w:pPr>
              <w:autoSpaceDE w:val="0"/>
              <w:autoSpaceDN w:val="0"/>
              <w:adjustRightInd w:val="0"/>
              <w:spacing w:line="243" w:lineRule="auto"/>
              <w:jc w:val="center"/>
              <w:rPr>
                <w:color w:val="000000" w:themeColor="text1"/>
                <w:kern w:val="0"/>
                <w:sz w:val="24"/>
                <w14:textFill>
                  <w14:solidFill>
                    <w14:schemeClr w14:val="tx1"/>
                  </w14:solidFill>
                </w14:textFill>
              </w:rPr>
            </w:pPr>
          </w:p>
        </w:tc>
        <w:tc>
          <w:tcPr>
            <w:tcW w:w="968" w:type="dxa"/>
            <w:vMerge w:val="continue"/>
          </w:tcPr>
          <w:p w14:paraId="60C251C7">
            <w:pPr>
              <w:autoSpaceDE w:val="0"/>
              <w:autoSpaceDN w:val="0"/>
              <w:adjustRightInd w:val="0"/>
              <w:spacing w:line="243" w:lineRule="auto"/>
              <w:jc w:val="center"/>
              <w:rPr>
                <w:color w:val="000000" w:themeColor="text1"/>
                <w:kern w:val="0"/>
                <w:sz w:val="24"/>
                <w14:textFill>
                  <w14:solidFill>
                    <w14:schemeClr w14:val="tx1"/>
                  </w14:solidFill>
                </w14:textFill>
              </w:rPr>
            </w:pPr>
          </w:p>
        </w:tc>
        <w:tc>
          <w:tcPr>
            <w:tcW w:w="969" w:type="dxa"/>
            <w:vMerge w:val="continue"/>
          </w:tcPr>
          <w:p w14:paraId="23208A7B">
            <w:pPr>
              <w:autoSpaceDE w:val="0"/>
              <w:autoSpaceDN w:val="0"/>
              <w:adjustRightInd w:val="0"/>
              <w:spacing w:line="243" w:lineRule="auto"/>
              <w:jc w:val="center"/>
              <w:rPr>
                <w:color w:val="000000" w:themeColor="text1"/>
                <w:kern w:val="0"/>
                <w:sz w:val="24"/>
                <w14:textFill>
                  <w14:solidFill>
                    <w14:schemeClr w14:val="tx1"/>
                  </w14:solidFill>
                </w14:textFill>
              </w:rPr>
            </w:pPr>
          </w:p>
        </w:tc>
        <w:tc>
          <w:tcPr>
            <w:tcW w:w="968" w:type="dxa"/>
          </w:tcPr>
          <w:p w14:paraId="72D0E767">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6,058</w:t>
            </w:r>
          </w:p>
        </w:tc>
        <w:tc>
          <w:tcPr>
            <w:tcW w:w="969" w:type="dxa"/>
          </w:tcPr>
          <w:p w14:paraId="535D4FCD">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+0,-6</w:t>
            </w:r>
          </w:p>
        </w:tc>
        <w:tc>
          <w:tcPr>
            <w:tcW w:w="1276" w:type="dxa"/>
          </w:tcPr>
          <w:p w14:paraId="5985FFF2">
            <w:pPr>
              <w:autoSpaceDE w:val="0"/>
              <w:autoSpaceDN w:val="0"/>
              <w:adjustRightInd w:val="0"/>
              <w:spacing w:line="243"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30.48</w:t>
            </w:r>
          </w:p>
        </w:tc>
      </w:tr>
      <w:tr w14:paraId="7AF47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1731" w:type="dxa"/>
          </w:tcPr>
          <w:p w14:paraId="0D74BAF1">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ISO-1AAA</w:t>
            </w:r>
          </w:p>
        </w:tc>
        <w:tc>
          <w:tcPr>
            <w:tcW w:w="968" w:type="dxa"/>
          </w:tcPr>
          <w:p w14:paraId="42A15038">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2,896</w:t>
            </w:r>
          </w:p>
        </w:tc>
        <w:tc>
          <w:tcPr>
            <w:tcW w:w="969" w:type="dxa"/>
            <w:vMerge w:val="continue"/>
          </w:tcPr>
          <w:p w14:paraId="2E002642">
            <w:pPr>
              <w:autoSpaceDE w:val="0"/>
              <w:autoSpaceDN w:val="0"/>
              <w:adjustRightInd w:val="0"/>
              <w:spacing w:line="243" w:lineRule="auto"/>
              <w:jc w:val="center"/>
              <w:rPr>
                <w:color w:val="000000" w:themeColor="text1"/>
                <w:kern w:val="0"/>
                <w:sz w:val="24"/>
                <w14:textFill>
                  <w14:solidFill>
                    <w14:schemeClr w14:val="tx1"/>
                  </w14:solidFill>
                </w14:textFill>
              </w:rPr>
            </w:pPr>
          </w:p>
        </w:tc>
        <w:tc>
          <w:tcPr>
            <w:tcW w:w="968" w:type="dxa"/>
            <w:vMerge w:val="continue"/>
          </w:tcPr>
          <w:p w14:paraId="3BE4CDB0">
            <w:pPr>
              <w:autoSpaceDE w:val="0"/>
              <w:autoSpaceDN w:val="0"/>
              <w:adjustRightInd w:val="0"/>
              <w:spacing w:line="243" w:lineRule="auto"/>
              <w:jc w:val="center"/>
              <w:rPr>
                <w:color w:val="000000" w:themeColor="text1"/>
                <w:kern w:val="0"/>
                <w:sz w:val="24"/>
                <w14:textFill>
                  <w14:solidFill>
                    <w14:schemeClr w14:val="tx1"/>
                  </w14:solidFill>
                </w14:textFill>
              </w:rPr>
            </w:pPr>
          </w:p>
        </w:tc>
        <w:tc>
          <w:tcPr>
            <w:tcW w:w="969" w:type="dxa"/>
            <w:vMerge w:val="continue"/>
          </w:tcPr>
          <w:p w14:paraId="598F43BC">
            <w:pPr>
              <w:autoSpaceDE w:val="0"/>
              <w:autoSpaceDN w:val="0"/>
              <w:adjustRightInd w:val="0"/>
              <w:spacing w:line="243" w:lineRule="auto"/>
              <w:jc w:val="center"/>
              <w:rPr>
                <w:color w:val="000000" w:themeColor="text1"/>
                <w:kern w:val="0"/>
                <w:sz w:val="24"/>
                <w14:textFill>
                  <w14:solidFill>
                    <w14:schemeClr w14:val="tx1"/>
                  </w14:solidFill>
                </w14:textFill>
              </w:rPr>
            </w:pPr>
          </w:p>
        </w:tc>
        <w:tc>
          <w:tcPr>
            <w:tcW w:w="968" w:type="dxa"/>
          </w:tcPr>
          <w:p w14:paraId="37B371EE">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12,192</w:t>
            </w:r>
          </w:p>
        </w:tc>
        <w:tc>
          <w:tcPr>
            <w:tcW w:w="969" w:type="dxa"/>
          </w:tcPr>
          <w:p w14:paraId="29E85DAB">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+0,-10</w:t>
            </w:r>
          </w:p>
        </w:tc>
        <w:tc>
          <w:tcPr>
            <w:tcW w:w="1276" w:type="dxa"/>
          </w:tcPr>
          <w:p w14:paraId="7576BA77">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30.48</w:t>
            </w:r>
          </w:p>
        </w:tc>
      </w:tr>
      <w:tr w14:paraId="63667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trPr>
        <w:tc>
          <w:tcPr>
            <w:tcW w:w="1731" w:type="dxa"/>
          </w:tcPr>
          <w:p w14:paraId="1DAD9910">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ISO-1EEE</w:t>
            </w:r>
          </w:p>
        </w:tc>
        <w:tc>
          <w:tcPr>
            <w:tcW w:w="968" w:type="dxa"/>
          </w:tcPr>
          <w:p w14:paraId="2478A2FD">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2,896</w:t>
            </w:r>
          </w:p>
        </w:tc>
        <w:tc>
          <w:tcPr>
            <w:tcW w:w="969" w:type="dxa"/>
            <w:vMerge w:val="continue"/>
          </w:tcPr>
          <w:p w14:paraId="6EFF42EE">
            <w:pPr>
              <w:autoSpaceDE w:val="0"/>
              <w:autoSpaceDN w:val="0"/>
              <w:adjustRightInd w:val="0"/>
              <w:spacing w:line="243" w:lineRule="auto"/>
              <w:jc w:val="center"/>
              <w:rPr>
                <w:color w:val="000000" w:themeColor="text1"/>
                <w:kern w:val="0"/>
                <w:sz w:val="24"/>
                <w14:textFill>
                  <w14:solidFill>
                    <w14:schemeClr w14:val="tx1"/>
                  </w14:solidFill>
                </w14:textFill>
              </w:rPr>
            </w:pPr>
          </w:p>
        </w:tc>
        <w:tc>
          <w:tcPr>
            <w:tcW w:w="968" w:type="dxa"/>
            <w:vMerge w:val="continue"/>
          </w:tcPr>
          <w:p w14:paraId="3A78318E">
            <w:pPr>
              <w:autoSpaceDE w:val="0"/>
              <w:autoSpaceDN w:val="0"/>
              <w:adjustRightInd w:val="0"/>
              <w:spacing w:line="243" w:lineRule="auto"/>
              <w:jc w:val="center"/>
              <w:rPr>
                <w:color w:val="000000" w:themeColor="text1"/>
                <w:kern w:val="0"/>
                <w:sz w:val="24"/>
                <w14:textFill>
                  <w14:solidFill>
                    <w14:schemeClr w14:val="tx1"/>
                  </w14:solidFill>
                </w14:textFill>
              </w:rPr>
            </w:pPr>
          </w:p>
        </w:tc>
        <w:tc>
          <w:tcPr>
            <w:tcW w:w="969" w:type="dxa"/>
            <w:vMerge w:val="continue"/>
          </w:tcPr>
          <w:p w14:paraId="1C06DAB6">
            <w:pPr>
              <w:autoSpaceDE w:val="0"/>
              <w:autoSpaceDN w:val="0"/>
              <w:adjustRightInd w:val="0"/>
              <w:spacing w:line="243" w:lineRule="auto"/>
              <w:jc w:val="center"/>
              <w:rPr>
                <w:color w:val="000000" w:themeColor="text1"/>
                <w:kern w:val="0"/>
                <w:sz w:val="24"/>
                <w14:textFill>
                  <w14:solidFill>
                    <w14:schemeClr w14:val="tx1"/>
                  </w14:solidFill>
                </w14:textFill>
              </w:rPr>
            </w:pPr>
          </w:p>
        </w:tc>
        <w:tc>
          <w:tcPr>
            <w:tcW w:w="968" w:type="dxa"/>
          </w:tcPr>
          <w:p w14:paraId="07DE4FFB">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13,716</w:t>
            </w:r>
          </w:p>
        </w:tc>
        <w:tc>
          <w:tcPr>
            <w:tcW w:w="969" w:type="dxa"/>
          </w:tcPr>
          <w:p w14:paraId="1C044496">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+0,-10</w:t>
            </w:r>
          </w:p>
        </w:tc>
        <w:tc>
          <w:tcPr>
            <w:tcW w:w="1276" w:type="dxa"/>
          </w:tcPr>
          <w:p w14:paraId="0DDC584C">
            <w:pPr>
              <w:autoSpaceDE w:val="0"/>
              <w:autoSpaceDN w:val="0"/>
              <w:adjustRightInd w:val="0"/>
              <w:spacing w:line="243" w:lineRule="auto"/>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30.48</w:t>
            </w:r>
          </w:p>
        </w:tc>
      </w:tr>
    </w:tbl>
    <w:p w14:paraId="662EEE6B">
      <w:pPr>
        <w:autoSpaceDE w:val="0"/>
        <w:autoSpaceDN w:val="0"/>
        <w:adjustRightInd w:val="0"/>
        <w:spacing w:line="243" w:lineRule="auto"/>
        <w:ind w:left="1071"/>
        <w:rPr>
          <w:color w:val="000000" w:themeColor="text1"/>
          <w:kern w:val="0"/>
          <w:sz w:val="24"/>
          <w14:textFill>
            <w14:solidFill>
              <w14:schemeClr w14:val="tx1"/>
            </w14:solidFill>
          </w14:textFill>
        </w:rPr>
      </w:pPr>
    </w:p>
    <w:p w14:paraId="4C3C7746">
      <w:pPr>
        <w:autoSpaceDE w:val="0"/>
        <w:autoSpaceDN w:val="0"/>
        <w:adjustRightInd w:val="0"/>
        <w:spacing w:line="243" w:lineRule="auto"/>
        <w:ind w:left="1071"/>
        <w:rPr>
          <w:color w:val="000000" w:themeColor="text1"/>
          <w:kern w:val="0"/>
          <w:sz w:val="24"/>
          <w:u w:val="single"/>
          <w14:textFill>
            <w14:solidFill>
              <w14:schemeClr w14:val="tx1"/>
            </w14:solidFill>
          </w14:textFill>
        </w:rPr>
      </w:pPr>
      <w:r>
        <w:rPr>
          <w:color w:val="000000" w:themeColor="text1"/>
          <w:kern w:val="0"/>
          <w:sz w:val="24"/>
          <w:u w:val="single"/>
          <w14:textFill>
            <w14:solidFill>
              <w14:schemeClr w14:val="tx1"/>
            </w14:solidFill>
          </w14:textFill>
        </w:rPr>
        <w:t>Dangerous goods</w:t>
      </w:r>
    </w:p>
    <w:p w14:paraId="73C67560">
      <w:pPr>
        <w:autoSpaceDE w:val="0"/>
        <w:autoSpaceDN w:val="0"/>
        <w:adjustRightInd w:val="0"/>
        <w:spacing w:line="243" w:lineRule="auto"/>
        <w:ind w:firstLine="1080" w:firstLineChars="450"/>
        <w:rPr>
          <w:color w:val="000000" w:themeColor="text1"/>
          <w:kern w:val="0"/>
          <w:sz w:val="24"/>
          <w14:textFill>
            <w14:solidFill>
              <w14:schemeClr w14:val="tx1"/>
            </w14:solidFill>
          </w14:textFill>
        </w:rPr>
      </w:pPr>
    </w:p>
    <w:p w14:paraId="0452D45E">
      <w:pPr>
        <w:autoSpaceDE w:val="0"/>
        <w:autoSpaceDN w:val="0"/>
        <w:adjustRightInd w:val="0"/>
        <w:spacing w:line="243" w:lineRule="auto"/>
        <w:ind w:left="1050" w:leftChars="500" w:firstLine="2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Dangerous goods can be carried in closed freight containers in hold and on deck as qualified as follows.</w:t>
      </w:r>
    </w:p>
    <w:p w14:paraId="3D3E4C80">
      <w:pPr>
        <w:autoSpaceDE w:val="0"/>
        <w:autoSpaceDN w:val="0"/>
        <w:adjustRightInd w:val="0"/>
        <w:spacing w:line="243" w:lineRule="auto"/>
        <w:ind w:left="1050" w:leftChars="500" w:firstLine="20"/>
        <w:rPr>
          <w:rFonts w:eastAsia="Arial Unicode MS"/>
          <w:color w:val="000000" w:themeColor="text1"/>
          <w:kern w:val="0"/>
          <w:sz w:val="28"/>
          <w:szCs w:val="28"/>
          <w14:textFill>
            <w14:solidFill>
              <w14:schemeClr w14:val="tx1"/>
            </w14:solidFill>
          </w14:textFill>
        </w:rPr>
      </w:pPr>
    </w:p>
    <w:tbl>
      <w:tblPr>
        <w:tblStyle w:val="40"/>
        <w:tblW w:w="8079" w:type="dxa"/>
        <w:tblInd w:w="998" w:type="dxa"/>
        <w:tblLayout w:type="fixed"/>
        <w:tblCellMar>
          <w:top w:w="0" w:type="dxa"/>
          <w:left w:w="0" w:type="dxa"/>
          <w:bottom w:w="0" w:type="dxa"/>
          <w:right w:w="0" w:type="dxa"/>
        </w:tblCellMar>
      </w:tblPr>
      <w:tblGrid>
        <w:gridCol w:w="12"/>
        <w:gridCol w:w="2761"/>
        <w:gridCol w:w="1337"/>
        <w:gridCol w:w="1418"/>
        <w:gridCol w:w="1417"/>
        <w:gridCol w:w="1134"/>
      </w:tblGrid>
      <w:tr w14:paraId="5F74F714">
        <w:tblPrEx>
          <w:tblCellMar>
            <w:top w:w="0" w:type="dxa"/>
            <w:left w:w="0" w:type="dxa"/>
            <w:bottom w:w="0" w:type="dxa"/>
            <w:right w:w="0" w:type="dxa"/>
          </w:tblCellMar>
        </w:tblPrEx>
        <w:trPr>
          <w:gridBefore w:val="1"/>
          <w:wBefore w:w="12" w:type="dxa"/>
          <w:trHeight w:val="1079" w:hRule="exact"/>
          <w:tblHeader/>
        </w:trPr>
        <w:tc>
          <w:tcPr>
            <w:tcW w:w="276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5C4EC055">
            <w:pPr>
              <w:autoSpaceDE w:val="0"/>
              <w:autoSpaceDN w:val="0"/>
              <w:adjustRightInd w:val="0"/>
              <w:spacing w:before="6"/>
              <w:ind w:left="103"/>
              <w:jc w:val="center"/>
              <w:rPr>
                <w:rFonts w:eastAsia="方正姚体"/>
                <w:color w:val="000000" w:themeColor="text1"/>
                <w:kern w:val="0"/>
                <w:sz w:val="24"/>
                <w14:textFill>
                  <w14:solidFill>
                    <w14:schemeClr w14:val="tx1"/>
                  </w14:solidFill>
                </w14:textFill>
              </w:rPr>
            </w:pPr>
            <w:r>
              <w:rPr>
                <w:rFonts w:hint="eastAsia" w:ascii="Arial" w:hAnsi="Arial" w:eastAsia="方正姚体"/>
                <w:bCs/>
                <w:caps/>
                <w:color w:val="000000" w:themeColor="text1"/>
                <w:kern w:val="0"/>
                <w:sz w:val="24"/>
                <w14:textFill>
                  <w14:solidFill>
                    <w14:schemeClr w14:val="tx1"/>
                  </w14:solidFill>
                </w14:textFill>
              </w:rPr>
              <w:t xml:space="preserve">     </w:t>
            </w:r>
            <w:r>
              <w:rPr>
                <w:rFonts w:ascii="Arial" w:hAnsi="Arial" w:eastAsia="方正姚体"/>
                <w:bCs/>
                <w:caps/>
                <w:color w:val="000000" w:themeColor="text1"/>
                <w:kern w:val="0"/>
                <w:sz w:val="24"/>
                <w14:textFill>
                  <w14:solidFill>
                    <w14:schemeClr w14:val="tx1"/>
                  </w14:solidFill>
                </w14:textFill>
              </w:rPr>
              <w:t>Loading space</w:t>
            </w:r>
          </w:p>
          <w:p w14:paraId="35DC3E6C">
            <w:pPr>
              <w:autoSpaceDE w:val="0"/>
              <w:autoSpaceDN w:val="0"/>
              <w:adjustRightInd w:val="0"/>
              <w:spacing w:before="6"/>
              <w:ind w:left="103"/>
              <w:rPr>
                <w:rFonts w:eastAsia="方正姚体"/>
                <w:color w:val="000000" w:themeColor="text1"/>
                <w:kern w:val="0"/>
                <w:sz w:val="24"/>
                <w14:textFill>
                  <w14:solidFill>
                    <w14:schemeClr w14:val="tx1"/>
                  </w14:solidFill>
                </w14:textFill>
              </w:rPr>
            </w:pPr>
          </w:p>
          <w:p w14:paraId="2532C9BF">
            <w:pPr>
              <w:autoSpaceDE w:val="0"/>
              <w:autoSpaceDN w:val="0"/>
              <w:adjustRightInd w:val="0"/>
              <w:spacing w:before="6"/>
              <w:ind w:left="103"/>
              <w:rPr>
                <w:rFonts w:eastAsia="方正姚体"/>
                <w:color w:val="000000" w:themeColor="text1"/>
                <w:kern w:val="0"/>
                <w:sz w:val="24"/>
                <w14:textFill>
                  <w14:solidFill>
                    <w14:schemeClr w14:val="tx1"/>
                  </w14:solidFill>
                </w14:textFill>
              </w:rPr>
            </w:pPr>
            <w:r>
              <w:rPr>
                <w:rFonts w:ascii="Arial" w:hAnsi="Arial" w:eastAsia="方正姚体"/>
                <w:bCs/>
                <w:caps/>
                <w:color w:val="000000" w:themeColor="text1"/>
                <w:kern w:val="0"/>
                <w:sz w:val="24"/>
                <w14:textFill>
                  <w14:solidFill>
                    <w14:schemeClr w14:val="tx1"/>
                  </w14:solidFill>
                </w14:textFill>
              </w:rPr>
              <w:t>IMO Class</w:t>
            </w:r>
          </w:p>
        </w:tc>
        <w:tc>
          <w:tcPr>
            <w:tcW w:w="1337" w:type="dxa"/>
            <w:tcBorders>
              <w:top w:val="single" w:color="000000" w:sz="4" w:space="0"/>
              <w:left w:val="single" w:color="000000" w:sz="4" w:space="0"/>
              <w:bottom w:val="single" w:color="000000" w:sz="4" w:space="0"/>
              <w:right w:val="single" w:color="000000" w:sz="4" w:space="0"/>
            </w:tcBorders>
            <w:vAlign w:val="center"/>
          </w:tcPr>
          <w:p w14:paraId="708C3FD5">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ascii="Arial" w:hAnsi="Arial" w:eastAsia="方正姚体"/>
                <w:bCs/>
                <w:caps/>
                <w:color w:val="000000" w:themeColor="text1"/>
                <w:kern w:val="0"/>
                <w:sz w:val="24"/>
                <w14:textFill>
                  <w14:solidFill>
                    <w14:schemeClr w14:val="tx1"/>
                  </w14:solidFill>
                </w14:textFill>
              </w:rPr>
              <w:t xml:space="preserve">In cargo hold No.1 </w:t>
            </w:r>
          </w:p>
          <w:p w14:paraId="357F753F">
            <w:pPr>
              <w:autoSpaceDE w:val="0"/>
              <w:autoSpaceDN w:val="0"/>
              <w:adjustRightInd w:val="0"/>
              <w:spacing w:before="6"/>
              <w:jc w:val="center"/>
              <w:rPr>
                <w:rFonts w:eastAsia="方正姚体"/>
                <w:color w:val="000000" w:themeColor="text1"/>
                <w:kern w:val="0"/>
                <w:szCs w:val="21"/>
                <w:vertAlign w:val="superscript"/>
                <w14:textFill>
                  <w14:solidFill>
                    <w14:schemeClr w14:val="tx1"/>
                  </w14:solidFill>
                </w14:textFill>
              </w:rPr>
            </w:pPr>
            <w:r>
              <w:rPr>
                <w:rFonts w:ascii="Arial" w:hAnsi="Arial" w:eastAsia="方正姚体"/>
                <w:bCs/>
                <w:caps/>
                <w:color w:val="000000" w:themeColor="text1"/>
                <w:kern w:val="0"/>
                <w:sz w:val="24"/>
                <w:szCs w:val="21"/>
                <w:vertAlign w:val="superscript"/>
                <w14:textFill>
                  <w14:solidFill>
                    <w14:schemeClr w14:val="tx1"/>
                  </w14:solidFill>
                </w14:textFill>
              </w:rPr>
              <w:t>*1)</w:t>
            </w:r>
          </w:p>
        </w:tc>
        <w:tc>
          <w:tcPr>
            <w:tcW w:w="1418" w:type="dxa"/>
            <w:tcBorders>
              <w:top w:val="single" w:color="000000" w:sz="4" w:space="0"/>
              <w:left w:val="single" w:color="000000" w:sz="4" w:space="0"/>
              <w:bottom w:val="single" w:color="000000" w:sz="4" w:space="0"/>
              <w:right w:val="single" w:color="000000" w:sz="4" w:space="0"/>
            </w:tcBorders>
          </w:tcPr>
          <w:p w14:paraId="42518747">
            <w:pPr>
              <w:autoSpaceDE w:val="0"/>
              <w:autoSpaceDN w:val="0"/>
              <w:adjustRightInd w:val="0"/>
              <w:spacing w:before="6"/>
              <w:jc w:val="left"/>
              <w:rPr>
                <w:rFonts w:eastAsia="方正姚体"/>
                <w:color w:val="000000" w:themeColor="text1"/>
                <w:kern w:val="0"/>
                <w:sz w:val="24"/>
                <w14:textFill>
                  <w14:solidFill>
                    <w14:schemeClr w14:val="tx1"/>
                  </w14:solidFill>
                </w14:textFill>
              </w:rPr>
            </w:pPr>
            <w:r>
              <w:rPr>
                <w:rFonts w:ascii="Arial" w:hAnsi="Arial" w:eastAsia="方正姚体"/>
                <w:bCs/>
                <w:caps/>
                <w:color w:val="000000" w:themeColor="text1"/>
                <w:kern w:val="0"/>
                <w:sz w:val="24"/>
                <w14:textFill>
                  <w14:solidFill>
                    <w14:schemeClr w14:val="tx1"/>
                  </w14:solidFill>
                </w14:textFill>
              </w:rPr>
              <w:t>In cargo hold No.2 ~ No.</w:t>
            </w:r>
            <w:r>
              <w:rPr>
                <w:rFonts w:hint="eastAsia" w:ascii="Arial" w:hAnsi="Arial" w:eastAsia="方正姚体"/>
                <w:bCs/>
                <w:caps/>
                <w:color w:val="000000" w:themeColor="text1"/>
                <w:kern w:val="0"/>
                <w:sz w:val="24"/>
                <w14:textFill>
                  <w14:solidFill>
                    <w14:schemeClr w14:val="tx1"/>
                  </w14:solidFill>
                </w14:textFill>
              </w:rPr>
              <w:t>4</w:t>
            </w:r>
          </w:p>
          <w:p w14:paraId="46586DE9">
            <w:pPr>
              <w:autoSpaceDE w:val="0"/>
              <w:autoSpaceDN w:val="0"/>
              <w:adjustRightInd w:val="0"/>
              <w:spacing w:before="6"/>
              <w:jc w:val="center"/>
              <w:rPr>
                <w:rFonts w:eastAsia="方正姚体"/>
                <w:color w:val="000000" w:themeColor="text1"/>
                <w:kern w:val="0"/>
                <w:sz w:val="24"/>
                <w:vertAlign w:val="superscript"/>
                <w14:textFill>
                  <w14:solidFill>
                    <w14:schemeClr w14:val="tx1"/>
                  </w14:solidFill>
                </w14:textFill>
              </w:rPr>
            </w:pPr>
            <w:r>
              <w:rPr>
                <w:rFonts w:ascii="Arial" w:hAnsi="Arial" w:eastAsia="方正姚体"/>
                <w:bCs/>
                <w:caps/>
                <w:color w:val="000000" w:themeColor="text1"/>
                <w:kern w:val="0"/>
                <w:sz w:val="24"/>
                <w:szCs w:val="21"/>
                <w:vertAlign w:val="superscript"/>
                <w14:textFill>
                  <w14:solidFill>
                    <w14:schemeClr w14:val="tx1"/>
                  </w14:solidFill>
                </w14:textFill>
              </w:rPr>
              <w:t>*</w:t>
            </w:r>
            <w:r>
              <w:rPr>
                <w:rFonts w:hint="eastAsia" w:ascii="Arial" w:hAnsi="Arial" w:eastAsia="方正姚体"/>
                <w:bCs/>
                <w:caps/>
                <w:color w:val="000000" w:themeColor="text1"/>
                <w:kern w:val="0"/>
                <w:sz w:val="24"/>
                <w:szCs w:val="21"/>
                <w:vertAlign w:val="superscript"/>
                <w14:textFill>
                  <w14:solidFill>
                    <w14:schemeClr w14:val="tx1"/>
                  </w14:solidFill>
                </w14:textFill>
              </w:rPr>
              <w:t>2,4</w:t>
            </w:r>
            <w:r>
              <w:rPr>
                <w:rFonts w:ascii="Arial" w:hAnsi="Arial" w:eastAsia="方正姚体"/>
                <w:bCs/>
                <w:caps/>
                <w:color w:val="000000" w:themeColor="text1"/>
                <w:kern w:val="0"/>
                <w:sz w:val="24"/>
                <w:szCs w:val="21"/>
                <w:vertAlign w:val="superscript"/>
                <w14:textFill>
                  <w14:solidFill>
                    <w14:schemeClr w14:val="tx1"/>
                  </w14:solidFill>
                </w14:textFill>
              </w:rPr>
              <w:t>)</w:t>
            </w:r>
          </w:p>
        </w:tc>
        <w:tc>
          <w:tcPr>
            <w:tcW w:w="1417" w:type="dxa"/>
            <w:tcBorders>
              <w:top w:val="single" w:color="000000" w:sz="4" w:space="0"/>
              <w:left w:val="single" w:color="000000" w:sz="4" w:space="0"/>
              <w:bottom w:val="single" w:color="000000" w:sz="4" w:space="0"/>
              <w:right w:val="single" w:color="000000" w:sz="4" w:space="0"/>
            </w:tcBorders>
            <w:vAlign w:val="center"/>
          </w:tcPr>
          <w:p w14:paraId="6329E11E">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ascii="Arial" w:hAnsi="Arial" w:eastAsia="方正姚体"/>
                <w:bCs/>
                <w:caps/>
                <w:color w:val="000000" w:themeColor="text1"/>
                <w:kern w:val="0"/>
                <w:sz w:val="24"/>
                <w14:textFill>
                  <w14:solidFill>
                    <w14:schemeClr w14:val="tx1"/>
                  </w14:solidFill>
                </w14:textFill>
              </w:rPr>
              <w:t>On hatch covers</w:t>
            </w:r>
            <w:r>
              <w:rPr>
                <w:rFonts w:ascii="Arial" w:hAnsi="Arial" w:eastAsia="方正姚体"/>
                <w:bCs/>
                <w:caps/>
                <w:color w:val="000000" w:themeColor="text1"/>
                <w:kern w:val="0"/>
                <w:sz w:val="24"/>
                <w:vertAlign w:val="superscript"/>
                <w14:textFill>
                  <w14:solidFill>
                    <w14:schemeClr w14:val="tx1"/>
                  </w14:solidFill>
                </w14:textFill>
              </w:rPr>
              <w:t xml:space="preserve"> *</w:t>
            </w:r>
            <w:r>
              <w:rPr>
                <w:rFonts w:hint="eastAsia" w:ascii="Arial" w:hAnsi="Arial" w:eastAsia="方正姚体"/>
                <w:bCs/>
                <w:caps/>
                <w:color w:val="000000" w:themeColor="text1"/>
                <w:kern w:val="0"/>
                <w:sz w:val="24"/>
                <w:vertAlign w:val="superscript"/>
                <w14:textFill>
                  <w14:solidFill>
                    <w14:schemeClr w14:val="tx1"/>
                  </w14:solidFill>
                </w14:textFill>
              </w:rPr>
              <w:t>3</w:t>
            </w:r>
            <w:r>
              <w:rPr>
                <w:rFonts w:ascii="Arial" w:hAnsi="Arial" w:eastAsia="方正姚体"/>
                <w:bCs/>
                <w:caps/>
                <w:color w:val="000000" w:themeColor="text1"/>
                <w:kern w:val="0"/>
                <w:sz w:val="24"/>
                <w:vertAlign w:val="superscript"/>
                <w14:textFill>
                  <w14:solidFill>
                    <w14:schemeClr w14:val="tx1"/>
                  </w14:solidFill>
                </w14:textFill>
              </w:rPr>
              <w:t>)</w:t>
            </w:r>
          </w:p>
        </w:tc>
        <w:tc>
          <w:tcPr>
            <w:tcW w:w="1134" w:type="dxa"/>
            <w:tcBorders>
              <w:top w:val="single" w:color="000000" w:sz="4" w:space="0"/>
              <w:left w:val="single" w:color="000000" w:sz="4" w:space="0"/>
              <w:bottom w:val="single" w:color="000000" w:sz="4" w:space="0"/>
              <w:right w:val="single" w:color="000000" w:sz="4" w:space="0"/>
            </w:tcBorders>
            <w:vAlign w:val="center"/>
          </w:tcPr>
          <w:p w14:paraId="0F273477">
            <w:pPr>
              <w:autoSpaceDE w:val="0"/>
              <w:autoSpaceDN w:val="0"/>
              <w:adjustRightInd w:val="0"/>
              <w:spacing w:before="6"/>
              <w:rPr>
                <w:rFonts w:eastAsia="方正姚体"/>
                <w:color w:val="000000" w:themeColor="text1"/>
                <w:kern w:val="0"/>
                <w:sz w:val="24"/>
                <w14:textFill>
                  <w14:solidFill>
                    <w14:schemeClr w14:val="tx1"/>
                  </w14:solidFill>
                </w14:textFill>
              </w:rPr>
            </w:pPr>
            <w:r>
              <w:rPr>
                <w:rFonts w:ascii="Arial" w:hAnsi="Arial" w:eastAsia="方正姚体"/>
                <w:bCs/>
                <w:caps/>
                <w:color w:val="000000" w:themeColor="text1"/>
                <w:kern w:val="0"/>
                <w:sz w:val="24"/>
                <w14:textFill>
                  <w14:solidFill>
                    <w14:schemeClr w14:val="tx1"/>
                  </w14:solidFill>
                </w14:textFill>
              </w:rPr>
              <w:t>Above E/R</w:t>
            </w:r>
          </w:p>
        </w:tc>
      </w:tr>
      <w:tr w14:paraId="7C06BAB6">
        <w:tblPrEx>
          <w:tblCellMar>
            <w:top w:w="0" w:type="dxa"/>
            <w:left w:w="0" w:type="dxa"/>
            <w:bottom w:w="0" w:type="dxa"/>
            <w:right w:w="0" w:type="dxa"/>
          </w:tblCellMar>
        </w:tblPrEx>
        <w:trPr>
          <w:gridBefore w:val="1"/>
          <w:wBefore w:w="12" w:type="dxa"/>
          <w:trHeight w:val="322" w:hRule="exact"/>
        </w:trPr>
        <w:tc>
          <w:tcPr>
            <w:tcW w:w="2761" w:type="dxa"/>
            <w:tcBorders>
              <w:top w:val="single" w:color="000000" w:sz="4" w:space="0"/>
              <w:left w:val="single" w:color="000000" w:sz="4" w:space="0"/>
              <w:bottom w:val="single" w:color="000000" w:sz="4" w:space="0"/>
              <w:right w:val="single" w:color="000000" w:sz="4" w:space="0"/>
            </w:tcBorders>
          </w:tcPr>
          <w:p w14:paraId="4D1455C4">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1.1 to 1.6 explosives</w:t>
            </w:r>
          </w:p>
        </w:tc>
        <w:tc>
          <w:tcPr>
            <w:tcW w:w="1337" w:type="dxa"/>
            <w:tcBorders>
              <w:top w:val="single" w:color="000000" w:sz="4" w:space="0"/>
              <w:left w:val="single" w:color="000000" w:sz="4" w:space="0"/>
              <w:bottom w:val="single" w:color="000000" w:sz="4" w:space="0"/>
              <w:right w:val="single" w:color="000000" w:sz="4" w:space="0"/>
            </w:tcBorders>
          </w:tcPr>
          <w:p w14:paraId="67323B7E">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8" w:type="dxa"/>
            <w:tcBorders>
              <w:top w:val="single" w:color="000000" w:sz="4" w:space="0"/>
              <w:left w:val="single" w:color="000000" w:sz="4" w:space="0"/>
              <w:bottom w:val="single" w:color="000000" w:sz="4" w:space="0"/>
              <w:right w:val="single" w:color="000000" w:sz="4" w:space="0"/>
            </w:tcBorders>
          </w:tcPr>
          <w:p w14:paraId="1B88A7FA">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7" w:type="dxa"/>
            <w:tcBorders>
              <w:top w:val="single" w:color="000000" w:sz="4" w:space="0"/>
              <w:left w:val="single" w:color="000000" w:sz="4" w:space="0"/>
              <w:bottom w:val="single" w:color="000000" w:sz="4" w:space="0"/>
              <w:right w:val="single" w:color="000000" w:sz="4" w:space="0"/>
            </w:tcBorders>
          </w:tcPr>
          <w:p w14:paraId="40720D0D">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P</w:t>
            </w:r>
            <w:r>
              <w:rPr>
                <w:rFonts w:eastAsia="方正姚体"/>
                <w:color w:val="000000" w:themeColor="text1"/>
                <w:kern w:val="0"/>
                <w:sz w:val="24"/>
                <w:vertAlign w:val="superscript"/>
                <w14:textFill>
                  <w14:solidFill>
                    <w14:schemeClr w14:val="tx1"/>
                  </w14:solidFill>
                </w14:textFill>
              </w:rPr>
              <w:t xml:space="preserve"> *</w:t>
            </w:r>
            <w:r>
              <w:rPr>
                <w:rFonts w:hint="eastAsia" w:eastAsia="方正姚体"/>
                <w:color w:val="000000" w:themeColor="text1"/>
                <w:kern w:val="0"/>
                <w:sz w:val="24"/>
                <w:vertAlign w:val="superscript"/>
                <w14:textFill>
                  <w14:solidFill>
                    <w14:schemeClr w14:val="tx1"/>
                  </w14:solidFill>
                </w14:textFill>
              </w:rPr>
              <w:t>4</w:t>
            </w:r>
            <w:r>
              <w:rPr>
                <w:rFonts w:eastAsia="方正姚体"/>
                <w:color w:val="000000" w:themeColor="text1"/>
                <w:kern w:val="0"/>
                <w:sz w:val="24"/>
                <w:vertAlign w:val="superscript"/>
                <w14:textFill>
                  <w14:solidFill>
                    <w14:schemeClr w14:val="tx1"/>
                  </w14:solidFill>
                </w14:textFill>
              </w:rPr>
              <w:t>)</w:t>
            </w:r>
            <w:r>
              <w:rPr>
                <w:rFonts w:hint="eastAsia" w:eastAsia="方正姚体"/>
                <w:color w:val="000000" w:themeColor="text1"/>
                <w:kern w:val="0"/>
                <w:sz w:val="24"/>
                <w:vertAlign w:val="superscript"/>
                <w14:textFill>
                  <w14:solidFill>
                    <w14:schemeClr w14:val="tx1"/>
                  </w14:solidFill>
                </w14:textFill>
              </w:rPr>
              <w:t>7)</w:t>
            </w:r>
          </w:p>
        </w:tc>
        <w:tc>
          <w:tcPr>
            <w:tcW w:w="1134" w:type="dxa"/>
            <w:tcBorders>
              <w:top w:val="single" w:color="000000" w:sz="4" w:space="0"/>
              <w:left w:val="single" w:color="000000" w:sz="4" w:space="0"/>
              <w:bottom w:val="single" w:color="000000" w:sz="4" w:space="0"/>
              <w:right w:val="single" w:color="000000" w:sz="4" w:space="0"/>
            </w:tcBorders>
          </w:tcPr>
          <w:p w14:paraId="7CAE4EE4">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57F0A692">
        <w:tblPrEx>
          <w:tblCellMar>
            <w:top w:w="0" w:type="dxa"/>
            <w:left w:w="0" w:type="dxa"/>
            <w:bottom w:w="0" w:type="dxa"/>
            <w:right w:w="0" w:type="dxa"/>
          </w:tblCellMar>
        </w:tblPrEx>
        <w:trPr>
          <w:gridBefore w:val="1"/>
          <w:wBefore w:w="12" w:type="dxa"/>
          <w:trHeight w:val="322" w:hRule="exact"/>
        </w:trPr>
        <w:tc>
          <w:tcPr>
            <w:tcW w:w="2761" w:type="dxa"/>
            <w:tcBorders>
              <w:top w:val="single" w:color="000000" w:sz="4" w:space="0"/>
              <w:left w:val="single" w:color="000000" w:sz="4" w:space="0"/>
              <w:bottom w:val="single" w:color="000000" w:sz="4" w:space="0"/>
              <w:right w:val="single" w:color="000000" w:sz="4" w:space="0"/>
            </w:tcBorders>
          </w:tcPr>
          <w:p w14:paraId="781E6589">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1.4S</w:t>
            </w:r>
          </w:p>
        </w:tc>
        <w:tc>
          <w:tcPr>
            <w:tcW w:w="1337" w:type="dxa"/>
            <w:tcBorders>
              <w:top w:val="single" w:color="000000" w:sz="4" w:space="0"/>
              <w:left w:val="single" w:color="000000" w:sz="4" w:space="0"/>
              <w:bottom w:val="single" w:color="000000" w:sz="4" w:space="0"/>
              <w:right w:val="single" w:color="000000" w:sz="4" w:space="0"/>
            </w:tcBorders>
          </w:tcPr>
          <w:p w14:paraId="2258534E">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0F74DD72">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310895AA">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7899ED94">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hint="eastAsia" w:eastAsia="方正姚体"/>
                <w:color w:val="000000" w:themeColor="text1"/>
                <w:kern w:val="0"/>
                <w:sz w:val="24"/>
                <w14:textFill>
                  <w14:solidFill>
                    <w14:schemeClr w14:val="tx1"/>
                  </w14:solidFill>
                </w14:textFill>
              </w:rPr>
              <w:t>C</w:t>
            </w:r>
          </w:p>
        </w:tc>
      </w:tr>
      <w:tr w14:paraId="698B7175">
        <w:tblPrEx>
          <w:tblCellMar>
            <w:top w:w="0" w:type="dxa"/>
            <w:left w:w="0" w:type="dxa"/>
            <w:bottom w:w="0" w:type="dxa"/>
            <w:right w:w="0" w:type="dxa"/>
          </w:tblCellMar>
        </w:tblPrEx>
        <w:trPr>
          <w:gridBefore w:val="1"/>
          <w:wBefore w:w="12" w:type="dxa"/>
          <w:trHeight w:val="640" w:hRule="exact"/>
        </w:trPr>
        <w:tc>
          <w:tcPr>
            <w:tcW w:w="2761" w:type="dxa"/>
            <w:tcBorders>
              <w:top w:val="single" w:color="000000" w:sz="4" w:space="0"/>
              <w:left w:val="single" w:color="000000" w:sz="4" w:space="0"/>
              <w:bottom w:val="single" w:color="000000" w:sz="4" w:space="0"/>
              <w:right w:val="single" w:color="000000" w:sz="4" w:space="0"/>
            </w:tcBorders>
          </w:tcPr>
          <w:p w14:paraId="4A082940">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2.1 including hydrogen and hydrogen mixtures</w:t>
            </w:r>
          </w:p>
        </w:tc>
        <w:tc>
          <w:tcPr>
            <w:tcW w:w="1337" w:type="dxa"/>
            <w:tcBorders>
              <w:top w:val="single" w:color="000000" w:sz="4" w:space="0"/>
              <w:left w:val="single" w:color="000000" w:sz="4" w:space="0"/>
              <w:bottom w:val="single" w:color="000000" w:sz="4" w:space="0"/>
              <w:right w:val="single" w:color="000000" w:sz="4" w:space="0"/>
            </w:tcBorders>
          </w:tcPr>
          <w:p w14:paraId="499AB300">
            <w:pPr>
              <w:autoSpaceDE w:val="0"/>
              <w:autoSpaceDN w:val="0"/>
              <w:adjustRightInd w:val="0"/>
              <w:spacing w:before="6"/>
              <w:jc w:val="center"/>
              <w:rPr>
                <w:rFonts w:eastAsia="方正姚体"/>
                <w:color w:val="FF0000"/>
                <w:kern w:val="0"/>
                <w:sz w:val="24"/>
              </w:rPr>
            </w:pPr>
            <w:r>
              <w:rPr>
                <w:rFonts w:eastAsia="方正姚体"/>
                <w:color w:val="000000" w:themeColor="text1"/>
                <w:kern w:val="0"/>
                <w:sz w:val="24"/>
                <w14:textFill>
                  <w14:solidFill>
                    <w14:schemeClr w14:val="tx1"/>
                  </w14:solidFill>
                </w14:textFill>
              </w:rPr>
              <w:t>X</w:t>
            </w:r>
          </w:p>
        </w:tc>
        <w:tc>
          <w:tcPr>
            <w:tcW w:w="1418" w:type="dxa"/>
            <w:tcBorders>
              <w:top w:val="single" w:color="000000" w:sz="4" w:space="0"/>
              <w:left w:val="single" w:color="000000" w:sz="4" w:space="0"/>
              <w:bottom w:val="single" w:color="000000" w:sz="4" w:space="0"/>
              <w:right w:val="single" w:color="000000" w:sz="4" w:space="0"/>
            </w:tcBorders>
          </w:tcPr>
          <w:p w14:paraId="57EBDCDE">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7" w:type="dxa"/>
            <w:tcBorders>
              <w:top w:val="single" w:color="000000" w:sz="4" w:space="0"/>
              <w:left w:val="single" w:color="000000" w:sz="4" w:space="0"/>
              <w:bottom w:val="single" w:color="000000" w:sz="4" w:space="0"/>
              <w:right w:val="single" w:color="000000" w:sz="4" w:space="0"/>
            </w:tcBorders>
          </w:tcPr>
          <w:p w14:paraId="0FA1521C">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6AB0584B">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2FAD8BC8">
        <w:tblPrEx>
          <w:tblCellMar>
            <w:top w:w="0" w:type="dxa"/>
            <w:left w:w="0" w:type="dxa"/>
            <w:bottom w:w="0" w:type="dxa"/>
            <w:right w:w="0" w:type="dxa"/>
          </w:tblCellMar>
        </w:tblPrEx>
        <w:trPr>
          <w:gridBefore w:val="1"/>
          <w:wBefore w:w="12" w:type="dxa"/>
          <w:trHeight w:val="640" w:hRule="exact"/>
        </w:trPr>
        <w:tc>
          <w:tcPr>
            <w:tcW w:w="2761" w:type="dxa"/>
            <w:tcBorders>
              <w:top w:val="single" w:color="000000" w:sz="4" w:space="0"/>
              <w:left w:val="single" w:color="000000" w:sz="4" w:space="0"/>
              <w:bottom w:val="single" w:color="000000" w:sz="4" w:space="0"/>
              <w:right w:val="single" w:color="000000" w:sz="4" w:space="0"/>
            </w:tcBorders>
          </w:tcPr>
          <w:p w14:paraId="2DA6662B">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2.1 excluding hydrogen and hydrogen mixtures</w:t>
            </w:r>
          </w:p>
        </w:tc>
        <w:tc>
          <w:tcPr>
            <w:tcW w:w="1337" w:type="dxa"/>
            <w:tcBorders>
              <w:top w:val="single" w:color="000000" w:sz="4" w:space="0"/>
              <w:left w:val="single" w:color="000000" w:sz="4" w:space="0"/>
              <w:bottom w:val="single" w:color="000000" w:sz="4" w:space="0"/>
              <w:right w:val="single" w:color="000000" w:sz="4" w:space="0"/>
            </w:tcBorders>
          </w:tcPr>
          <w:p w14:paraId="1286E62A">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316FB24C">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7" w:type="dxa"/>
            <w:tcBorders>
              <w:top w:val="single" w:color="000000" w:sz="4" w:space="0"/>
              <w:left w:val="single" w:color="000000" w:sz="4" w:space="0"/>
              <w:bottom w:val="single" w:color="000000" w:sz="4" w:space="0"/>
              <w:right w:val="single" w:color="000000" w:sz="4" w:space="0"/>
            </w:tcBorders>
          </w:tcPr>
          <w:p w14:paraId="5BE72CCC">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401350D5">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087D1CA2">
        <w:tblPrEx>
          <w:tblCellMar>
            <w:top w:w="0" w:type="dxa"/>
            <w:left w:w="0" w:type="dxa"/>
            <w:bottom w:w="0" w:type="dxa"/>
            <w:right w:w="0" w:type="dxa"/>
          </w:tblCellMar>
        </w:tblPrEx>
        <w:trPr>
          <w:trHeight w:val="322" w:hRule="exact"/>
        </w:trPr>
        <w:tc>
          <w:tcPr>
            <w:tcW w:w="2773" w:type="dxa"/>
            <w:gridSpan w:val="2"/>
            <w:tcBorders>
              <w:top w:val="single" w:color="000000" w:sz="4" w:space="0"/>
              <w:left w:val="single" w:color="000000" w:sz="4" w:space="0"/>
              <w:bottom w:val="single" w:color="000000" w:sz="4" w:space="0"/>
              <w:right w:val="single" w:color="000000" w:sz="4" w:space="0"/>
            </w:tcBorders>
          </w:tcPr>
          <w:p w14:paraId="7542CD03">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2.2</w:t>
            </w:r>
          </w:p>
        </w:tc>
        <w:tc>
          <w:tcPr>
            <w:tcW w:w="1337" w:type="dxa"/>
            <w:tcBorders>
              <w:top w:val="single" w:color="000000" w:sz="4" w:space="0"/>
              <w:left w:val="single" w:color="000000" w:sz="4" w:space="0"/>
              <w:bottom w:val="single" w:color="000000" w:sz="4" w:space="0"/>
              <w:right w:val="single" w:color="000000" w:sz="4" w:space="0"/>
            </w:tcBorders>
          </w:tcPr>
          <w:p w14:paraId="245F4365">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0B1B6557">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316C65D2">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20C3BEF0">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12E10A93">
        <w:tblPrEx>
          <w:tblCellMar>
            <w:top w:w="0" w:type="dxa"/>
            <w:left w:w="0" w:type="dxa"/>
            <w:bottom w:w="0" w:type="dxa"/>
            <w:right w:w="0" w:type="dxa"/>
          </w:tblCellMar>
        </w:tblPrEx>
        <w:trPr>
          <w:gridBefore w:val="1"/>
          <w:wBefore w:w="12" w:type="dxa"/>
          <w:trHeight w:val="322" w:hRule="exact"/>
        </w:trPr>
        <w:tc>
          <w:tcPr>
            <w:tcW w:w="2761" w:type="dxa"/>
            <w:tcBorders>
              <w:top w:val="single" w:color="000000" w:sz="4" w:space="0"/>
              <w:left w:val="single" w:color="000000" w:sz="4" w:space="0"/>
              <w:bottom w:val="single" w:color="000000" w:sz="4" w:space="0"/>
              <w:right w:val="single" w:color="000000" w:sz="4" w:space="0"/>
            </w:tcBorders>
          </w:tcPr>
          <w:p w14:paraId="48D77DCB">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2.3 flammable</w:t>
            </w:r>
          </w:p>
        </w:tc>
        <w:tc>
          <w:tcPr>
            <w:tcW w:w="1337" w:type="dxa"/>
            <w:tcBorders>
              <w:top w:val="single" w:color="000000" w:sz="4" w:space="0"/>
              <w:left w:val="single" w:color="000000" w:sz="4" w:space="0"/>
              <w:bottom w:val="single" w:color="000000" w:sz="4" w:space="0"/>
              <w:right w:val="single" w:color="000000" w:sz="4" w:space="0"/>
            </w:tcBorders>
          </w:tcPr>
          <w:p w14:paraId="6747CEA8">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8" w:type="dxa"/>
            <w:tcBorders>
              <w:top w:val="single" w:color="000000" w:sz="4" w:space="0"/>
              <w:left w:val="single" w:color="000000" w:sz="4" w:space="0"/>
              <w:bottom w:val="single" w:color="000000" w:sz="4" w:space="0"/>
              <w:right w:val="single" w:color="000000" w:sz="4" w:space="0"/>
            </w:tcBorders>
          </w:tcPr>
          <w:p w14:paraId="19A964D2">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7" w:type="dxa"/>
            <w:tcBorders>
              <w:top w:val="single" w:color="000000" w:sz="4" w:space="0"/>
              <w:left w:val="single" w:color="000000" w:sz="4" w:space="0"/>
              <w:bottom w:val="single" w:color="000000" w:sz="4" w:space="0"/>
              <w:right w:val="single" w:color="000000" w:sz="4" w:space="0"/>
            </w:tcBorders>
          </w:tcPr>
          <w:p w14:paraId="183E7829">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2E4137C4">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346AAC7E">
        <w:tblPrEx>
          <w:tblCellMar>
            <w:top w:w="0" w:type="dxa"/>
            <w:left w:w="0" w:type="dxa"/>
            <w:bottom w:w="0" w:type="dxa"/>
            <w:right w:w="0" w:type="dxa"/>
          </w:tblCellMar>
        </w:tblPrEx>
        <w:trPr>
          <w:gridBefore w:val="1"/>
          <w:wBefore w:w="12" w:type="dxa"/>
          <w:trHeight w:val="322" w:hRule="exact"/>
        </w:trPr>
        <w:tc>
          <w:tcPr>
            <w:tcW w:w="2761" w:type="dxa"/>
            <w:tcBorders>
              <w:top w:val="single" w:color="000000" w:sz="4" w:space="0"/>
              <w:left w:val="single" w:color="000000" w:sz="4" w:space="0"/>
              <w:bottom w:val="single" w:color="000000" w:sz="4" w:space="0"/>
              <w:right w:val="single" w:color="000000" w:sz="4" w:space="0"/>
            </w:tcBorders>
          </w:tcPr>
          <w:p w14:paraId="44A2001F">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2.3 non-flammable</w:t>
            </w:r>
          </w:p>
        </w:tc>
        <w:tc>
          <w:tcPr>
            <w:tcW w:w="1337" w:type="dxa"/>
            <w:tcBorders>
              <w:top w:val="single" w:color="000000" w:sz="4" w:space="0"/>
              <w:left w:val="single" w:color="000000" w:sz="4" w:space="0"/>
              <w:bottom w:val="single" w:color="000000" w:sz="4" w:space="0"/>
              <w:right w:val="single" w:color="000000" w:sz="4" w:space="0"/>
            </w:tcBorders>
          </w:tcPr>
          <w:p w14:paraId="346D3E40">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8" w:type="dxa"/>
            <w:tcBorders>
              <w:top w:val="single" w:color="000000" w:sz="4" w:space="0"/>
              <w:left w:val="single" w:color="000000" w:sz="4" w:space="0"/>
              <w:bottom w:val="single" w:color="000000" w:sz="4" w:space="0"/>
              <w:right w:val="single" w:color="000000" w:sz="4" w:space="0"/>
            </w:tcBorders>
          </w:tcPr>
          <w:p w14:paraId="60827859">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7" w:type="dxa"/>
            <w:tcBorders>
              <w:top w:val="single" w:color="000000" w:sz="4" w:space="0"/>
              <w:left w:val="single" w:color="000000" w:sz="4" w:space="0"/>
              <w:bottom w:val="single" w:color="000000" w:sz="4" w:space="0"/>
              <w:right w:val="single" w:color="000000" w:sz="4" w:space="0"/>
            </w:tcBorders>
          </w:tcPr>
          <w:p w14:paraId="5D81FFDB">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5E06E0E7">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30401145">
        <w:tblPrEx>
          <w:tblCellMar>
            <w:top w:w="0" w:type="dxa"/>
            <w:left w:w="0" w:type="dxa"/>
            <w:bottom w:w="0" w:type="dxa"/>
            <w:right w:w="0" w:type="dxa"/>
          </w:tblCellMar>
        </w:tblPrEx>
        <w:trPr>
          <w:gridBefore w:val="1"/>
          <w:wBefore w:w="12" w:type="dxa"/>
          <w:trHeight w:val="322" w:hRule="exact"/>
        </w:trPr>
        <w:tc>
          <w:tcPr>
            <w:tcW w:w="2761" w:type="dxa"/>
            <w:tcBorders>
              <w:top w:val="single" w:color="000000" w:sz="4" w:space="0"/>
              <w:left w:val="single" w:color="000000" w:sz="4" w:space="0"/>
              <w:bottom w:val="single" w:color="000000" w:sz="4" w:space="0"/>
              <w:right w:val="single" w:color="000000" w:sz="4" w:space="0"/>
            </w:tcBorders>
          </w:tcPr>
          <w:p w14:paraId="33265530">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3  F.P.&lt;23</w:t>
            </w:r>
            <w:r>
              <w:rPr>
                <w:rFonts w:hint="eastAsia" w:ascii="宋体" w:hAnsi="宋体" w:cs="宋体"/>
                <w:color w:val="000000" w:themeColor="text1"/>
                <w:kern w:val="0"/>
                <w:sz w:val="24"/>
                <w14:textFill>
                  <w14:solidFill>
                    <w14:schemeClr w14:val="tx1"/>
                  </w14:solidFill>
                </w14:textFill>
              </w:rPr>
              <w:t>℃</w:t>
            </w:r>
          </w:p>
        </w:tc>
        <w:tc>
          <w:tcPr>
            <w:tcW w:w="1337" w:type="dxa"/>
            <w:tcBorders>
              <w:top w:val="single" w:color="000000" w:sz="4" w:space="0"/>
              <w:left w:val="single" w:color="000000" w:sz="4" w:space="0"/>
              <w:bottom w:val="single" w:color="000000" w:sz="4" w:space="0"/>
              <w:right w:val="single" w:color="000000" w:sz="4" w:space="0"/>
            </w:tcBorders>
          </w:tcPr>
          <w:p w14:paraId="713D17FA">
            <w:pPr>
              <w:autoSpaceDE w:val="0"/>
              <w:autoSpaceDN w:val="0"/>
              <w:adjustRightInd w:val="0"/>
              <w:spacing w:before="6"/>
              <w:jc w:val="center"/>
              <w:rPr>
                <w:rFonts w:eastAsia="方正姚体"/>
                <w:color w:val="FF0000"/>
                <w:kern w:val="0"/>
                <w:sz w:val="24"/>
              </w:rPr>
            </w:pPr>
            <w:r>
              <w:rPr>
                <w:rFonts w:hint="eastAsia" w:eastAsia="方正姚体"/>
                <w:color w:val="000000" w:themeColor="text1"/>
                <w:kern w:val="0"/>
                <w:sz w:val="24"/>
                <w14:textFill>
                  <w14:solidFill>
                    <w14:schemeClr w14:val="tx1"/>
                  </w14:solidFill>
                </w14:textFill>
              </w:rPr>
              <w:t>C</w:t>
            </w:r>
            <w:r>
              <w:rPr>
                <w:rFonts w:eastAsia="方正姚体"/>
                <w:color w:val="FF0000"/>
                <w:kern w:val="0"/>
                <w:sz w:val="24"/>
              </w:rPr>
              <w:t xml:space="preserve"> </w:t>
            </w:r>
          </w:p>
        </w:tc>
        <w:tc>
          <w:tcPr>
            <w:tcW w:w="1418" w:type="dxa"/>
            <w:tcBorders>
              <w:top w:val="single" w:color="000000" w:sz="4" w:space="0"/>
              <w:left w:val="single" w:color="000000" w:sz="4" w:space="0"/>
              <w:bottom w:val="single" w:color="000000" w:sz="4" w:space="0"/>
              <w:right w:val="single" w:color="000000" w:sz="4" w:space="0"/>
            </w:tcBorders>
          </w:tcPr>
          <w:p w14:paraId="2AD6744F">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7" w:type="dxa"/>
            <w:tcBorders>
              <w:top w:val="single" w:color="000000" w:sz="4" w:space="0"/>
              <w:left w:val="single" w:color="000000" w:sz="4" w:space="0"/>
              <w:bottom w:val="single" w:color="000000" w:sz="4" w:space="0"/>
              <w:right w:val="single" w:color="000000" w:sz="4" w:space="0"/>
            </w:tcBorders>
          </w:tcPr>
          <w:p w14:paraId="203F562F">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47797E27">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486AC72F">
        <w:tblPrEx>
          <w:tblCellMar>
            <w:top w:w="0" w:type="dxa"/>
            <w:left w:w="0" w:type="dxa"/>
            <w:bottom w:w="0" w:type="dxa"/>
            <w:right w:w="0" w:type="dxa"/>
          </w:tblCellMar>
        </w:tblPrEx>
        <w:trPr>
          <w:trHeight w:val="322" w:hRule="exact"/>
        </w:trPr>
        <w:tc>
          <w:tcPr>
            <w:tcW w:w="2773" w:type="dxa"/>
            <w:gridSpan w:val="2"/>
            <w:tcBorders>
              <w:top w:val="single" w:color="000000" w:sz="4" w:space="0"/>
              <w:left w:val="single" w:color="000000" w:sz="4" w:space="0"/>
              <w:bottom w:val="single" w:color="000000" w:sz="4" w:space="0"/>
              <w:right w:val="single" w:color="000000" w:sz="4" w:space="0"/>
            </w:tcBorders>
          </w:tcPr>
          <w:p w14:paraId="259FEAF6">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3  23</w:t>
            </w:r>
            <w:r>
              <w:rPr>
                <w:rFonts w:hint="eastAsia" w:ascii="宋体" w:hAnsi="宋体" w:cs="宋体"/>
                <w:color w:val="000000" w:themeColor="text1"/>
                <w:kern w:val="0"/>
                <w:sz w:val="24"/>
                <w14:textFill>
                  <w14:solidFill>
                    <w14:schemeClr w14:val="tx1"/>
                  </w14:solidFill>
                </w14:textFill>
              </w:rPr>
              <w:t>℃</w:t>
            </w:r>
            <w:r>
              <w:rPr>
                <w:rFonts w:hint="eastAsia" w:eastAsia="方正舒体"/>
                <w:color w:val="000000" w:themeColor="text1"/>
                <w:kern w:val="0"/>
                <w:sz w:val="24"/>
                <w14:textFill>
                  <w14:solidFill>
                    <w14:schemeClr w14:val="tx1"/>
                  </w14:solidFill>
                </w14:textFill>
              </w:rPr>
              <w:t>≤</w:t>
            </w:r>
            <w:r>
              <w:rPr>
                <w:rFonts w:eastAsia="方正姚体"/>
                <w:color w:val="000000" w:themeColor="text1"/>
                <w:kern w:val="0"/>
                <w:sz w:val="24"/>
                <w14:textFill>
                  <w14:solidFill>
                    <w14:schemeClr w14:val="tx1"/>
                  </w14:solidFill>
                </w14:textFill>
              </w:rPr>
              <w:t>F.P.</w:t>
            </w:r>
            <w:r>
              <w:rPr>
                <w:rFonts w:hint="eastAsia" w:eastAsia="方正舒体"/>
                <w:color w:val="000000" w:themeColor="text1"/>
                <w:kern w:val="0"/>
                <w:sz w:val="24"/>
                <w14:textFill>
                  <w14:solidFill>
                    <w14:schemeClr w14:val="tx1"/>
                  </w14:solidFill>
                </w14:textFill>
              </w:rPr>
              <w:t>≤</w:t>
            </w:r>
            <w:r>
              <w:rPr>
                <w:rFonts w:eastAsia="方正姚体"/>
                <w:color w:val="000000" w:themeColor="text1"/>
                <w:kern w:val="0"/>
                <w:sz w:val="24"/>
                <w14:textFill>
                  <w14:solidFill>
                    <w14:schemeClr w14:val="tx1"/>
                  </w14:solidFill>
                </w14:textFill>
              </w:rPr>
              <w:t>60</w:t>
            </w:r>
            <w:r>
              <w:rPr>
                <w:rFonts w:hint="eastAsia" w:ascii="宋体" w:hAnsi="宋体" w:cs="宋体"/>
                <w:color w:val="000000" w:themeColor="text1"/>
                <w:kern w:val="0"/>
                <w:sz w:val="24"/>
                <w14:textFill>
                  <w14:solidFill>
                    <w14:schemeClr w14:val="tx1"/>
                  </w14:solidFill>
                </w14:textFill>
              </w:rPr>
              <w:t>℃</w:t>
            </w:r>
          </w:p>
        </w:tc>
        <w:tc>
          <w:tcPr>
            <w:tcW w:w="1337" w:type="dxa"/>
            <w:tcBorders>
              <w:top w:val="single" w:color="000000" w:sz="4" w:space="0"/>
              <w:left w:val="single" w:color="000000" w:sz="4" w:space="0"/>
              <w:bottom w:val="single" w:color="000000" w:sz="4" w:space="0"/>
              <w:right w:val="single" w:color="000000" w:sz="4" w:space="0"/>
            </w:tcBorders>
          </w:tcPr>
          <w:p w14:paraId="3EEADF73">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212EE7D1">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5B65DEE7">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0570BB06">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674A1EA9">
        <w:tblPrEx>
          <w:tblCellMar>
            <w:top w:w="0" w:type="dxa"/>
            <w:left w:w="0" w:type="dxa"/>
            <w:bottom w:w="0" w:type="dxa"/>
            <w:right w:w="0" w:type="dxa"/>
          </w:tblCellMar>
        </w:tblPrEx>
        <w:trPr>
          <w:trHeight w:val="322" w:hRule="exact"/>
        </w:trPr>
        <w:tc>
          <w:tcPr>
            <w:tcW w:w="2773" w:type="dxa"/>
            <w:gridSpan w:val="2"/>
            <w:tcBorders>
              <w:top w:val="single" w:color="000000" w:sz="4" w:space="0"/>
              <w:left w:val="single" w:color="000000" w:sz="4" w:space="0"/>
              <w:bottom w:val="single" w:color="000000" w:sz="4" w:space="0"/>
              <w:right w:val="single" w:color="000000" w:sz="4" w:space="0"/>
            </w:tcBorders>
          </w:tcPr>
          <w:p w14:paraId="361DA691">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4.1</w:t>
            </w:r>
          </w:p>
        </w:tc>
        <w:tc>
          <w:tcPr>
            <w:tcW w:w="1337" w:type="dxa"/>
            <w:tcBorders>
              <w:top w:val="single" w:color="000000" w:sz="4" w:space="0"/>
              <w:left w:val="single" w:color="000000" w:sz="4" w:space="0"/>
              <w:bottom w:val="single" w:color="000000" w:sz="4" w:space="0"/>
              <w:right w:val="single" w:color="000000" w:sz="4" w:space="0"/>
            </w:tcBorders>
          </w:tcPr>
          <w:p w14:paraId="55E49F1F">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1034C9F2">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097E9CBC">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69646694">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207865AE">
        <w:trPr>
          <w:trHeight w:val="322" w:hRule="exact"/>
        </w:trPr>
        <w:tc>
          <w:tcPr>
            <w:tcW w:w="2773" w:type="dxa"/>
            <w:gridSpan w:val="2"/>
            <w:tcBorders>
              <w:top w:val="single" w:color="000000" w:sz="4" w:space="0"/>
              <w:left w:val="single" w:color="000000" w:sz="4" w:space="0"/>
              <w:bottom w:val="single" w:color="000000" w:sz="4" w:space="0"/>
              <w:right w:val="single" w:color="000000" w:sz="4" w:space="0"/>
            </w:tcBorders>
          </w:tcPr>
          <w:p w14:paraId="484AC51D">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4.2</w:t>
            </w:r>
          </w:p>
        </w:tc>
        <w:tc>
          <w:tcPr>
            <w:tcW w:w="1337" w:type="dxa"/>
            <w:tcBorders>
              <w:top w:val="single" w:color="000000" w:sz="4" w:space="0"/>
              <w:left w:val="single" w:color="000000" w:sz="4" w:space="0"/>
              <w:bottom w:val="single" w:color="000000" w:sz="4" w:space="0"/>
              <w:right w:val="single" w:color="000000" w:sz="4" w:space="0"/>
            </w:tcBorders>
          </w:tcPr>
          <w:p w14:paraId="40A69D09">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40821AF1">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3663792F">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354E1B43">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7AD60596">
        <w:tblPrEx>
          <w:tblCellMar>
            <w:top w:w="0" w:type="dxa"/>
            <w:left w:w="0" w:type="dxa"/>
            <w:bottom w:w="0" w:type="dxa"/>
            <w:right w:w="0" w:type="dxa"/>
          </w:tblCellMar>
        </w:tblPrEx>
        <w:trPr>
          <w:gridBefore w:val="1"/>
          <w:wBefore w:w="12" w:type="dxa"/>
          <w:trHeight w:val="322" w:hRule="exact"/>
        </w:trPr>
        <w:tc>
          <w:tcPr>
            <w:tcW w:w="2761" w:type="dxa"/>
            <w:tcBorders>
              <w:top w:val="single" w:color="000000" w:sz="4" w:space="0"/>
              <w:left w:val="single" w:color="000000" w:sz="4" w:space="0"/>
              <w:bottom w:val="single" w:color="000000" w:sz="4" w:space="0"/>
              <w:right w:val="single" w:color="000000" w:sz="4" w:space="0"/>
            </w:tcBorders>
          </w:tcPr>
          <w:p w14:paraId="7E88DBA2">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4.3 liquids F.P.&lt;23</w:t>
            </w:r>
            <w:r>
              <w:rPr>
                <w:rFonts w:hint="eastAsia" w:ascii="宋体" w:hAnsi="宋体" w:cs="宋体"/>
                <w:color w:val="000000" w:themeColor="text1"/>
                <w:kern w:val="0"/>
                <w:sz w:val="24"/>
                <w14:textFill>
                  <w14:solidFill>
                    <w14:schemeClr w14:val="tx1"/>
                  </w14:solidFill>
                </w14:textFill>
              </w:rPr>
              <w:t>℃</w:t>
            </w:r>
          </w:p>
        </w:tc>
        <w:tc>
          <w:tcPr>
            <w:tcW w:w="1337" w:type="dxa"/>
            <w:tcBorders>
              <w:top w:val="single" w:color="000000" w:sz="4" w:space="0"/>
              <w:left w:val="single" w:color="000000" w:sz="4" w:space="0"/>
              <w:bottom w:val="single" w:color="000000" w:sz="4" w:space="0"/>
              <w:right w:val="single" w:color="000000" w:sz="4" w:space="0"/>
            </w:tcBorders>
          </w:tcPr>
          <w:p w14:paraId="425F67E2">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8" w:type="dxa"/>
            <w:tcBorders>
              <w:top w:val="single" w:color="000000" w:sz="4" w:space="0"/>
              <w:left w:val="single" w:color="000000" w:sz="4" w:space="0"/>
              <w:bottom w:val="single" w:color="000000" w:sz="4" w:space="0"/>
              <w:right w:val="single" w:color="000000" w:sz="4" w:space="0"/>
            </w:tcBorders>
          </w:tcPr>
          <w:p w14:paraId="4111BA3F">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7" w:type="dxa"/>
            <w:tcBorders>
              <w:top w:val="single" w:color="000000" w:sz="4" w:space="0"/>
              <w:left w:val="single" w:color="000000" w:sz="4" w:space="0"/>
              <w:bottom w:val="single" w:color="000000" w:sz="4" w:space="0"/>
              <w:right w:val="single" w:color="000000" w:sz="4" w:space="0"/>
            </w:tcBorders>
          </w:tcPr>
          <w:p w14:paraId="3325F028">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46651C6C">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1F50D1FE">
        <w:tblPrEx>
          <w:tblCellMar>
            <w:top w:w="0" w:type="dxa"/>
            <w:left w:w="0" w:type="dxa"/>
            <w:bottom w:w="0" w:type="dxa"/>
            <w:right w:w="0" w:type="dxa"/>
          </w:tblCellMar>
        </w:tblPrEx>
        <w:trPr>
          <w:trHeight w:val="322" w:hRule="exact"/>
        </w:trPr>
        <w:tc>
          <w:tcPr>
            <w:tcW w:w="2773" w:type="dxa"/>
            <w:gridSpan w:val="2"/>
            <w:tcBorders>
              <w:top w:val="single" w:color="000000" w:sz="4" w:space="0"/>
              <w:left w:val="single" w:color="000000" w:sz="4" w:space="0"/>
              <w:bottom w:val="single" w:color="000000" w:sz="4" w:space="0"/>
              <w:right w:val="single" w:color="000000" w:sz="4" w:space="0"/>
            </w:tcBorders>
          </w:tcPr>
          <w:p w14:paraId="4305F0E8">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4.3 liquids F.P.</w:t>
            </w:r>
            <w:r>
              <w:rPr>
                <w:rFonts w:hint="eastAsia" w:ascii="方正姚体" w:eastAsia="方正姚体"/>
                <w:color w:val="000000" w:themeColor="text1"/>
                <w:kern w:val="0"/>
                <w:sz w:val="24"/>
                <w14:textFill>
                  <w14:solidFill>
                    <w14:schemeClr w14:val="tx1"/>
                  </w14:solidFill>
                </w14:textFill>
              </w:rPr>
              <w:t>≥</w:t>
            </w:r>
            <w:r>
              <w:rPr>
                <w:rFonts w:eastAsia="方正姚体"/>
                <w:color w:val="000000" w:themeColor="text1"/>
                <w:kern w:val="0"/>
                <w:sz w:val="24"/>
                <w14:textFill>
                  <w14:solidFill>
                    <w14:schemeClr w14:val="tx1"/>
                  </w14:solidFill>
                </w14:textFill>
              </w:rPr>
              <w:t>23</w:t>
            </w:r>
            <w:r>
              <w:rPr>
                <w:rFonts w:hint="eastAsia" w:ascii="宋体" w:hAnsi="宋体" w:cs="宋体"/>
                <w:color w:val="000000" w:themeColor="text1"/>
                <w:kern w:val="0"/>
                <w:sz w:val="24"/>
                <w14:textFill>
                  <w14:solidFill>
                    <w14:schemeClr w14:val="tx1"/>
                  </w14:solidFill>
                </w14:textFill>
              </w:rPr>
              <w:t>℃</w:t>
            </w:r>
          </w:p>
        </w:tc>
        <w:tc>
          <w:tcPr>
            <w:tcW w:w="1337" w:type="dxa"/>
            <w:tcBorders>
              <w:top w:val="single" w:color="000000" w:sz="4" w:space="0"/>
              <w:left w:val="single" w:color="000000" w:sz="4" w:space="0"/>
              <w:bottom w:val="single" w:color="000000" w:sz="4" w:space="0"/>
              <w:right w:val="single" w:color="000000" w:sz="4" w:space="0"/>
            </w:tcBorders>
          </w:tcPr>
          <w:p w14:paraId="3A86499F">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5C0FEC57">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2E088522">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5B1EA558">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547F6889">
        <w:tblPrEx>
          <w:tblCellMar>
            <w:top w:w="0" w:type="dxa"/>
            <w:left w:w="0" w:type="dxa"/>
            <w:bottom w:w="0" w:type="dxa"/>
            <w:right w:w="0" w:type="dxa"/>
          </w:tblCellMar>
        </w:tblPrEx>
        <w:trPr>
          <w:trHeight w:val="322" w:hRule="exact"/>
        </w:trPr>
        <w:tc>
          <w:tcPr>
            <w:tcW w:w="2773" w:type="dxa"/>
            <w:gridSpan w:val="2"/>
            <w:tcBorders>
              <w:top w:val="single" w:color="000000" w:sz="4" w:space="0"/>
              <w:left w:val="single" w:color="000000" w:sz="4" w:space="0"/>
              <w:bottom w:val="single" w:color="000000" w:sz="4" w:space="0"/>
              <w:right w:val="single" w:color="000000" w:sz="4" w:space="0"/>
            </w:tcBorders>
          </w:tcPr>
          <w:p w14:paraId="41F3F47D">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4.3 solids</w:t>
            </w:r>
          </w:p>
        </w:tc>
        <w:tc>
          <w:tcPr>
            <w:tcW w:w="1337" w:type="dxa"/>
            <w:tcBorders>
              <w:top w:val="single" w:color="000000" w:sz="4" w:space="0"/>
              <w:left w:val="single" w:color="000000" w:sz="4" w:space="0"/>
              <w:bottom w:val="single" w:color="000000" w:sz="4" w:space="0"/>
              <w:right w:val="single" w:color="000000" w:sz="4" w:space="0"/>
            </w:tcBorders>
          </w:tcPr>
          <w:p w14:paraId="38F5F42E">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2174D112">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2099D472">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6A41DB24">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11D139FD">
        <w:tblPrEx>
          <w:tblCellMar>
            <w:top w:w="0" w:type="dxa"/>
            <w:left w:w="0" w:type="dxa"/>
            <w:bottom w:w="0" w:type="dxa"/>
            <w:right w:w="0" w:type="dxa"/>
          </w:tblCellMar>
        </w:tblPrEx>
        <w:trPr>
          <w:trHeight w:val="322" w:hRule="exact"/>
        </w:trPr>
        <w:tc>
          <w:tcPr>
            <w:tcW w:w="2773" w:type="dxa"/>
            <w:gridSpan w:val="2"/>
            <w:tcBorders>
              <w:top w:val="single" w:color="000000" w:sz="4" w:space="0"/>
              <w:left w:val="single" w:color="000000" w:sz="4" w:space="0"/>
              <w:bottom w:val="single" w:color="000000" w:sz="4" w:space="0"/>
              <w:right w:val="single" w:color="000000" w:sz="4" w:space="0"/>
            </w:tcBorders>
          </w:tcPr>
          <w:p w14:paraId="66B46A4A">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5.1</w:t>
            </w:r>
          </w:p>
        </w:tc>
        <w:tc>
          <w:tcPr>
            <w:tcW w:w="1337" w:type="dxa"/>
            <w:tcBorders>
              <w:top w:val="single" w:color="000000" w:sz="4" w:space="0"/>
              <w:left w:val="single" w:color="000000" w:sz="4" w:space="0"/>
              <w:bottom w:val="single" w:color="000000" w:sz="4" w:space="0"/>
              <w:right w:val="single" w:color="000000" w:sz="4" w:space="0"/>
            </w:tcBorders>
          </w:tcPr>
          <w:p w14:paraId="0292AEE8">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6CE11C20">
            <w:pPr>
              <w:autoSpaceDE w:val="0"/>
              <w:autoSpaceDN w:val="0"/>
              <w:adjustRightInd w:val="0"/>
              <w:spacing w:before="6"/>
              <w:ind w:left="19"/>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6E5E563C">
            <w:pPr>
              <w:autoSpaceDE w:val="0"/>
              <w:autoSpaceDN w:val="0"/>
              <w:adjustRightInd w:val="0"/>
              <w:spacing w:before="6"/>
              <w:ind w:left="19"/>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73014B5C">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hint="eastAsia" w:eastAsia="方正姚体"/>
                <w:color w:val="000000" w:themeColor="text1"/>
                <w:kern w:val="0"/>
                <w:sz w:val="24"/>
                <w14:textFill>
                  <w14:solidFill>
                    <w14:schemeClr w14:val="tx1"/>
                  </w14:solidFill>
                </w14:textFill>
              </w:rPr>
              <w:t>P</w:t>
            </w:r>
            <w:r>
              <w:rPr>
                <w:rFonts w:eastAsia="方正姚体"/>
                <w:color w:val="000000" w:themeColor="text1"/>
                <w:kern w:val="0"/>
                <w:sz w:val="24"/>
                <w:vertAlign w:val="superscript"/>
                <w14:textFill>
                  <w14:solidFill>
                    <w14:schemeClr w14:val="tx1"/>
                  </w14:solidFill>
                </w14:textFill>
              </w:rPr>
              <w:t>*</w:t>
            </w:r>
            <w:r>
              <w:rPr>
                <w:rFonts w:hint="eastAsia" w:eastAsia="方正姚体"/>
                <w:color w:val="000000" w:themeColor="text1"/>
                <w:kern w:val="0"/>
                <w:sz w:val="24"/>
                <w:vertAlign w:val="superscript"/>
                <w14:textFill>
                  <w14:solidFill>
                    <w14:schemeClr w14:val="tx1"/>
                  </w14:solidFill>
                </w14:textFill>
              </w:rPr>
              <w:t>5)</w:t>
            </w:r>
          </w:p>
        </w:tc>
      </w:tr>
      <w:tr w14:paraId="585E66AA">
        <w:tblPrEx>
          <w:tblCellMar>
            <w:top w:w="0" w:type="dxa"/>
            <w:left w:w="0" w:type="dxa"/>
            <w:bottom w:w="0" w:type="dxa"/>
            <w:right w:w="0" w:type="dxa"/>
          </w:tblCellMar>
        </w:tblPrEx>
        <w:trPr>
          <w:gridBefore w:val="1"/>
          <w:wBefore w:w="12" w:type="dxa"/>
          <w:trHeight w:val="322" w:hRule="exact"/>
        </w:trPr>
        <w:tc>
          <w:tcPr>
            <w:tcW w:w="2761" w:type="dxa"/>
            <w:tcBorders>
              <w:top w:val="single" w:color="000000" w:sz="4" w:space="0"/>
              <w:left w:val="single" w:color="000000" w:sz="4" w:space="0"/>
              <w:bottom w:val="single" w:color="000000" w:sz="4" w:space="0"/>
              <w:right w:val="single" w:color="000000" w:sz="4" w:space="0"/>
            </w:tcBorders>
          </w:tcPr>
          <w:p w14:paraId="75D58AB7">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5.2</w:t>
            </w:r>
          </w:p>
        </w:tc>
        <w:tc>
          <w:tcPr>
            <w:tcW w:w="1337" w:type="dxa"/>
            <w:tcBorders>
              <w:top w:val="single" w:color="000000" w:sz="4" w:space="0"/>
              <w:left w:val="single" w:color="000000" w:sz="4" w:space="0"/>
              <w:bottom w:val="single" w:color="000000" w:sz="4" w:space="0"/>
              <w:right w:val="single" w:color="000000" w:sz="4" w:space="0"/>
            </w:tcBorders>
          </w:tcPr>
          <w:p w14:paraId="5F2FC1FD">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8" w:type="dxa"/>
            <w:tcBorders>
              <w:top w:val="single" w:color="000000" w:sz="4" w:space="0"/>
              <w:left w:val="single" w:color="000000" w:sz="4" w:space="0"/>
              <w:bottom w:val="single" w:color="000000" w:sz="4" w:space="0"/>
              <w:right w:val="single" w:color="000000" w:sz="4" w:space="0"/>
            </w:tcBorders>
          </w:tcPr>
          <w:p w14:paraId="4EF4902A">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7" w:type="dxa"/>
            <w:tcBorders>
              <w:top w:val="single" w:color="000000" w:sz="4" w:space="0"/>
              <w:left w:val="single" w:color="000000" w:sz="4" w:space="0"/>
              <w:bottom w:val="single" w:color="000000" w:sz="4" w:space="0"/>
              <w:right w:val="single" w:color="000000" w:sz="4" w:space="0"/>
            </w:tcBorders>
          </w:tcPr>
          <w:p w14:paraId="2043ED33">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62260A6B">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67C7210B">
        <w:tblPrEx>
          <w:tblCellMar>
            <w:top w:w="0" w:type="dxa"/>
            <w:left w:w="0" w:type="dxa"/>
            <w:bottom w:w="0" w:type="dxa"/>
            <w:right w:w="0" w:type="dxa"/>
          </w:tblCellMar>
        </w:tblPrEx>
        <w:trPr>
          <w:gridBefore w:val="1"/>
          <w:wBefore w:w="12" w:type="dxa"/>
          <w:trHeight w:val="322" w:hRule="exact"/>
        </w:trPr>
        <w:tc>
          <w:tcPr>
            <w:tcW w:w="2761" w:type="dxa"/>
            <w:tcBorders>
              <w:top w:val="single" w:color="000000" w:sz="4" w:space="0"/>
              <w:left w:val="single" w:color="000000" w:sz="4" w:space="0"/>
              <w:bottom w:val="single" w:color="000000" w:sz="4" w:space="0"/>
              <w:right w:val="single" w:color="000000" w:sz="4" w:space="0"/>
            </w:tcBorders>
          </w:tcPr>
          <w:p w14:paraId="49F0B1E8">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6.1 liquids F.P.&lt;23</w:t>
            </w:r>
            <w:r>
              <w:rPr>
                <w:rFonts w:hint="eastAsia" w:ascii="宋体" w:hAnsi="宋体" w:cs="宋体"/>
                <w:color w:val="000000" w:themeColor="text1"/>
                <w:kern w:val="0"/>
                <w:sz w:val="24"/>
                <w14:textFill>
                  <w14:solidFill>
                    <w14:schemeClr w14:val="tx1"/>
                  </w14:solidFill>
                </w14:textFill>
              </w:rPr>
              <w:t>℃</w:t>
            </w:r>
          </w:p>
        </w:tc>
        <w:tc>
          <w:tcPr>
            <w:tcW w:w="1337" w:type="dxa"/>
            <w:tcBorders>
              <w:top w:val="single" w:color="000000" w:sz="4" w:space="0"/>
              <w:left w:val="single" w:color="000000" w:sz="4" w:space="0"/>
              <w:bottom w:val="single" w:color="000000" w:sz="4" w:space="0"/>
              <w:right w:val="single" w:color="000000" w:sz="4" w:space="0"/>
            </w:tcBorders>
          </w:tcPr>
          <w:p w14:paraId="3231695E">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hint="eastAsia"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4FF5C5A5">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7" w:type="dxa"/>
            <w:tcBorders>
              <w:top w:val="single" w:color="000000" w:sz="4" w:space="0"/>
              <w:left w:val="single" w:color="000000" w:sz="4" w:space="0"/>
              <w:bottom w:val="single" w:color="000000" w:sz="4" w:space="0"/>
              <w:right w:val="single" w:color="000000" w:sz="4" w:space="0"/>
            </w:tcBorders>
          </w:tcPr>
          <w:p w14:paraId="1379A1EF">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59D8C251">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1D0105EC">
        <w:tblPrEx>
          <w:tblCellMar>
            <w:top w:w="0" w:type="dxa"/>
            <w:left w:w="0" w:type="dxa"/>
            <w:bottom w:w="0" w:type="dxa"/>
            <w:right w:w="0" w:type="dxa"/>
          </w:tblCellMar>
        </w:tblPrEx>
        <w:trPr>
          <w:gridBefore w:val="1"/>
          <w:wBefore w:w="12" w:type="dxa"/>
          <w:trHeight w:val="322" w:hRule="exact"/>
        </w:trPr>
        <w:tc>
          <w:tcPr>
            <w:tcW w:w="2761" w:type="dxa"/>
            <w:tcBorders>
              <w:top w:val="single" w:color="000000" w:sz="4" w:space="0"/>
              <w:left w:val="single" w:color="000000" w:sz="4" w:space="0"/>
              <w:bottom w:val="single" w:color="000000" w:sz="4" w:space="0"/>
              <w:right w:val="single" w:color="000000" w:sz="4" w:space="0"/>
            </w:tcBorders>
          </w:tcPr>
          <w:p w14:paraId="3DE442A7">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6.1 liquids 23</w:t>
            </w:r>
            <w:r>
              <w:rPr>
                <w:rFonts w:hint="eastAsia" w:ascii="宋体" w:hAnsi="宋体" w:cs="宋体"/>
                <w:color w:val="000000" w:themeColor="text1"/>
                <w:kern w:val="0"/>
                <w:sz w:val="24"/>
                <w14:textFill>
                  <w14:solidFill>
                    <w14:schemeClr w14:val="tx1"/>
                  </w14:solidFill>
                </w14:textFill>
              </w:rPr>
              <w:t>℃</w:t>
            </w:r>
            <w:r>
              <w:rPr>
                <w:rFonts w:hint="eastAsia" w:eastAsia="方正舒体"/>
                <w:color w:val="000000" w:themeColor="text1"/>
                <w:kern w:val="0"/>
                <w:sz w:val="24"/>
                <w14:textFill>
                  <w14:solidFill>
                    <w14:schemeClr w14:val="tx1"/>
                  </w14:solidFill>
                </w14:textFill>
              </w:rPr>
              <w:t>≤</w:t>
            </w:r>
            <w:r>
              <w:rPr>
                <w:rFonts w:eastAsia="方正姚体"/>
                <w:color w:val="000000" w:themeColor="text1"/>
                <w:kern w:val="0"/>
                <w:sz w:val="24"/>
                <w14:textFill>
                  <w14:solidFill>
                    <w14:schemeClr w14:val="tx1"/>
                  </w14:solidFill>
                </w14:textFill>
              </w:rPr>
              <w:t>F.P.</w:t>
            </w:r>
            <w:r>
              <w:rPr>
                <w:rFonts w:hint="eastAsia" w:eastAsia="方正舒体"/>
                <w:color w:val="000000" w:themeColor="text1"/>
                <w:kern w:val="0"/>
                <w:sz w:val="24"/>
                <w14:textFill>
                  <w14:solidFill>
                    <w14:schemeClr w14:val="tx1"/>
                  </w14:solidFill>
                </w14:textFill>
              </w:rPr>
              <w:t>≤</w:t>
            </w:r>
            <w:r>
              <w:rPr>
                <w:rFonts w:eastAsia="方正姚体"/>
                <w:color w:val="000000" w:themeColor="text1"/>
                <w:kern w:val="0"/>
                <w:sz w:val="24"/>
                <w14:textFill>
                  <w14:solidFill>
                    <w14:schemeClr w14:val="tx1"/>
                  </w14:solidFill>
                </w14:textFill>
              </w:rPr>
              <w:t>60</w:t>
            </w:r>
            <w:r>
              <w:rPr>
                <w:rFonts w:hint="eastAsia" w:ascii="宋体" w:hAnsi="宋体" w:cs="宋体"/>
                <w:color w:val="000000" w:themeColor="text1"/>
                <w:kern w:val="0"/>
                <w:sz w:val="24"/>
                <w14:textFill>
                  <w14:solidFill>
                    <w14:schemeClr w14:val="tx1"/>
                  </w14:solidFill>
                </w14:textFill>
              </w:rPr>
              <w:t>℃</w:t>
            </w:r>
          </w:p>
        </w:tc>
        <w:tc>
          <w:tcPr>
            <w:tcW w:w="1337" w:type="dxa"/>
            <w:tcBorders>
              <w:top w:val="single" w:color="000000" w:sz="4" w:space="0"/>
              <w:left w:val="single" w:color="000000" w:sz="4" w:space="0"/>
              <w:bottom w:val="single" w:color="000000" w:sz="4" w:space="0"/>
              <w:right w:val="single" w:color="000000" w:sz="4" w:space="0"/>
            </w:tcBorders>
          </w:tcPr>
          <w:p w14:paraId="643BC132">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7447DEBD">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hint="eastAsia"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129ECBBF">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37B29A0E">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340F095B">
        <w:tblPrEx>
          <w:tblCellMar>
            <w:top w:w="0" w:type="dxa"/>
            <w:left w:w="0" w:type="dxa"/>
            <w:bottom w:w="0" w:type="dxa"/>
            <w:right w:w="0" w:type="dxa"/>
          </w:tblCellMar>
        </w:tblPrEx>
        <w:trPr>
          <w:gridBefore w:val="1"/>
          <w:wBefore w:w="12" w:type="dxa"/>
          <w:trHeight w:val="340" w:hRule="exact"/>
        </w:trPr>
        <w:tc>
          <w:tcPr>
            <w:tcW w:w="2761" w:type="dxa"/>
            <w:tcBorders>
              <w:top w:val="single" w:color="000000" w:sz="4" w:space="0"/>
              <w:left w:val="single" w:color="000000" w:sz="4" w:space="0"/>
              <w:bottom w:val="single" w:color="000000" w:sz="4" w:space="0"/>
              <w:right w:val="single" w:color="000000" w:sz="4" w:space="0"/>
            </w:tcBorders>
          </w:tcPr>
          <w:p w14:paraId="52A69C04">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 xml:space="preserve">6.1 liquids </w:t>
            </w:r>
            <w:r>
              <w:rPr>
                <w:rFonts w:eastAsia="方正姚体"/>
                <w:color w:val="000000"/>
                <w:kern w:val="0"/>
                <w:sz w:val="24"/>
              </w:rPr>
              <w:t>non-flammable</w:t>
            </w:r>
          </w:p>
        </w:tc>
        <w:tc>
          <w:tcPr>
            <w:tcW w:w="1337" w:type="dxa"/>
            <w:tcBorders>
              <w:top w:val="single" w:color="000000" w:sz="4" w:space="0"/>
              <w:left w:val="single" w:color="000000" w:sz="4" w:space="0"/>
              <w:bottom w:val="single" w:color="000000" w:sz="4" w:space="0"/>
              <w:right w:val="single" w:color="000000" w:sz="4" w:space="0"/>
            </w:tcBorders>
          </w:tcPr>
          <w:p w14:paraId="1F10B65A">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110A8ADA">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hint="eastAsia"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19583340">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58F93F64">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hint="eastAsia" w:eastAsia="方正姚体"/>
                <w:color w:val="000000" w:themeColor="text1"/>
                <w:kern w:val="0"/>
                <w:sz w:val="24"/>
                <w14:textFill>
                  <w14:solidFill>
                    <w14:schemeClr w14:val="tx1"/>
                  </w14:solidFill>
                </w14:textFill>
              </w:rPr>
              <w:t>C</w:t>
            </w:r>
          </w:p>
        </w:tc>
      </w:tr>
      <w:tr w14:paraId="6EE58E9B">
        <w:tblPrEx>
          <w:tblCellMar>
            <w:top w:w="0" w:type="dxa"/>
            <w:left w:w="0" w:type="dxa"/>
            <w:bottom w:w="0" w:type="dxa"/>
            <w:right w:w="0" w:type="dxa"/>
          </w:tblCellMar>
        </w:tblPrEx>
        <w:trPr>
          <w:trHeight w:val="322" w:hRule="exact"/>
        </w:trPr>
        <w:tc>
          <w:tcPr>
            <w:tcW w:w="2773" w:type="dxa"/>
            <w:gridSpan w:val="2"/>
            <w:tcBorders>
              <w:top w:val="single" w:color="000000" w:sz="4" w:space="0"/>
              <w:left w:val="single" w:color="000000" w:sz="4" w:space="0"/>
              <w:bottom w:val="single" w:color="000000" w:sz="4" w:space="0"/>
              <w:right w:val="single" w:color="000000" w:sz="4" w:space="0"/>
            </w:tcBorders>
          </w:tcPr>
          <w:p w14:paraId="688B2DCF">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6.1 solids</w:t>
            </w:r>
          </w:p>
        </w:tc>
        <w:tc>
          <w:tcPr>
            <w:tcW w:w="1337" w:type="dxa"/>
            <w:tcBorders>
              <w:top w:val="single" w:color="000000" w:sz="4" w:space="0"/>
              <w:left w:val="single" w:color="000000" w:sz="4" w:space="0"/>
              <w:bottom w:val="single" w:color="000000" w:sz="4" w:space="0"/>
              <w:right w:val="single" w:color="000000" w:sz="4" w:space="0"/>
            </w:tcBorders>
          </w:tcPr>
          <w:p w14:paraId="5CAA2544">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7461A9A0">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5DD01F0E">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0E749847">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hint="eastAsia" w:eastAsia="方正姚体"/>
                <w:color w:val="000000" w:themeColor="text1"/>
                <w:kern w:val="0"/>
                <w:sz w:val="24"/>
                <w14:textFill>
                  <w14:solidFill>
                    <w14:schemeClr w14:val="tx1"/>
                  </w14:solidFill>
                </w14:textFill>
              </w:rPr>
              <w:t>C</w:t>
            </w:r>
          </w:p>
        </w:tc>
      </w:tr>
      <w:tr w14:paraId="59AE2B0A">
        <w:tblPrEx>
          <w:tblCellMar>
            <w:top w:w="0" w:type="dxa"/>
            <w:left w:w="0" w:type="dxa"/>
            <w:bottom w:w="0" w:type="dxa"/>
            <w:right w:w="0" w:type="dxa"/>
          </w:tblCellMar>
        </w:tblPrEx>
        <w:trPr>
          <w:gridBefore w:val="1"/>
          <w:wBefore w:w="12" w:type="dxa"/>
          <w:trHeight w:val="322" w:hRule="exact"/>
        </w:trPr>
        <w:tc>
          <w:tcPr>
            <w:tcW w:w="2761" w:type="dxa"/>
            <w:tcBorders>
              <w:top w:val="single" w:color="000000" w:sz="4" w:space="0"/>
              <w:left w:val="single" w:color="000000" w:sz="4" w:space="0"/>
              <w:bottom w:val="single" w:color="000000" w:sz="4" w:space="0"/>
              <w:right w:val="single" w:color="000000" w:sz="4" w:space="0"/>
            </w:tcBorders>
          </w:tcPr>
          <w:p w14:paraId="5C1533DD">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8 liquids F.P.&lt;23</w:t>
            </w:r>
            <w:r>
              <w:rPr>
                <w:rFonts w:hint="eastAsia" w:ascii="宋体" w:hAnsi="宋体" w:cs="宋体"/>
                <w:color w:val="000000" w:themeColor="text1"/>
                <w:kern w:val="0"/>
                <w:sz w:val="24"/>
                <w14:textFill>
                  <w14:solidFill>
                    <w14:schemeClr w14:val="tx1"/>
                  </w14:solidFill>
                </w14:textFill>
              </w:rPr>
              <w:t>℃</w:t>
            </w:r>
          </w:p>
        </w:tc>
        <w:tc>
          <w:tcPr>
            <w:tcW w:w="1337" w:type="dxa"/>
            <w:tcBorders>
              <w:top w:val="single" w:color="000000" w:sz="4" w:space="0"/>
              <w:left w:val="single" w:color="000000" w:sz="4" w:space="0"/>
              <w:bottom w:val="single" w:color="000000" w:sz="4" w:space="0"/>
              <w:right w:val="single" w:color="000000" w:sz="4" w:space="0"/>
            </w:tcBorders>
          </w:tcPr>
          <w:p w14:paraId="60E15724">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hint="eastAsia"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27583FBD">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7" w:type="dxa"/>
            <w:tcBorders>
              <w:top w:val="single" w:color="000000" w:sz="4" w:space="0"/>
              <w:left w:val="single" w:color="000000" w:sz="4" w:space="0"/>
              <w:bottom w:val="single" w:color="000000" w:sz="4" w:space="0"/>
              <w:right w:val="single" w:color="000000" w:sz="4" w:space="0"/>
            </w:tcBorders>
          </w:tcPr>
          <w:p w14:paraId="442BB874">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7B206D6F">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11AC02D4">
        <w:tblPrEx>
          <w:tblCellMar>
            <w:top w:w="0" w:type="dxa"/>
            <w:left w:w="0" w:type="dxa"/>
            <w:bottom w:w="0" w:type="dxa"/>
            <w:right w:w="0" w:type="dxa"/>
          </w:tblCellMar>
        </w:tblPrEx>
        <w:trPr>
          <w:gridBefore w:val="1"/>
          <w:wBefore w:w="12" w:type="dxa"/>
          <w:trHeight w:val="322" w:hRule="exact"/>
        </w:trPr>
        <w:tc>
          <w:tcPr>
            <w:tcW w:w="2761" w:type="dxa"/>
            <w:tcBorders>
              <w:top w:val="single" w:color="000000" w:sz="4" w:space="0"/>
              <w:left w:val="single" w:color="000000" w:sz="4" w:space="0"/>
              <w:bottom w:val="single" w:color="000000" w:sz="4" w:space="0"/>
              <w:right w:val="single" w:color="000000" w:sz="4" w:space="0"/>
            </w:tcBorders>
          </w:tcPr>
          <w:p w14:paraId="35E779CC">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8 liquids 23</w:t>
            </w:r>
            <w:r>
              <w:rPr>
                <w:rFonts w:hint="eastAsia" w:ascii="宋体" w:hAnsi="宋体" w:cs="宋体"/>
                <w:color w:val="000000" w:themeColor="text1"/>
                <w:kern w:val="0"/>
                <w:sz w:val="24"/>
                <w14:textFill>
                  <w14:solidFill>
                    <w14:schemeClr w14:val="tx1"/>
                  </w14:solidFill>
                </w14:textFill>
              </w:rPr>
              <w:t>℃</w:t>
            </w:r>
            <w:r>
              <w:rPr>
                <w:rFonts w:hint="eastAsia" w:eastAsia="方正舒体"/>
                <w:color w:val="000000" w:themeColor="text1"/>
                <w:kern w:val="0"/>
                <w:sz w:val="24"/>
                <w14:textFill>
                  <w14:solidFill>
                    <w14:schemeClr w14:val="tx1"/>
                  </w14:solidFill>
                </w14:textFill>
              </w:rPr>
              <w:t>≤</w:t>
            </w:r>
            <w:r>
              <w:rPr>
                <w:rFonts w:eastAsia="方正姚体"/>
                <w:color w:val="000000" w:themeColor="text1"/>
                <w:kern w:val="0"/>
                <w:sz w:val="24"/>
                <w14:textFill>
                  <w14:solidFill>
                    <w14:schemeClr w14:val="tx1"/>
                  </w14:solidFill>
                </w14:textFill>
              </w:rPr>
              <w:t>F.P.</w:t>
            </w:r>
            <w:r>
              <w:rPr>
                <w:rFonts w:hint="eastAsia" w:eastAsia="方正舒体"/>
                <w:color w:val="000000" w:themeColor="text1"/>
                <w:kern w:val="0"/>
                <w:sz w:val="24"/>
                <w14:textFill>
                  <w14:solidFill>
                    <w14:schemeClr w14:val="tx1"/>
                  </w14:solidFill>
                </w14:textFill>
              </w:rPr>
              <w:t>≤</w:t>
            </w:r>
            <w:r>
              <w:rPr>
                <w:rFonts w:eastAsia="方正姚体"/>
                <w:color w:val="000000" w:themeColor="text1"/>
                <w:kern w:val="0"/>
                <w:sz w:val="24"/>
                <w14:textFill>
                  <w14:solidFill>
                    <w14:schemeClr w14:val="tx1"/>
                  </w14:solidFill>
                </w14:textFill>
              </w:rPr>
              <w:t>60</w:t>
            </w:r>
            <w:r>
              <w:rPr>
                <w:rFonts w:hint="eastAsia" w:ascii="宋体" w:hAnsi="宋体" w:cs="宋体"/>
                <w:color w:val="000000" w:themeColor="text1"/>
                <w:kern w:val="0"/>
                <w:sz w:val="24"/>
                <w14:textFill>
                  <w14:solidFill>
                    <w14:schemeClr w14:val="tx1"/>
                  </w14:solidFill>
                </w14:textFill>
              </w:rPr>
              <w:t>℃</w:t>
            </w:r>
          </w:p>
        </w:tc>
        <w:tc>
          <w:tcPr>
            <w:tcW w:w="1337" w:type="dxa"/>
            <w:tcBorders>
              <w:top w:val="single" w:color="000000" w:sz="4" w:space="0"/>
              <w:left w:val="single" w:color="000000" w:sz="4" w:space="0"/>
              <w:bottom w:val="single" w:color="000000" w:sz="4" w:space="0"/>
              <w:right w:val="single" w:color="000000" w:sz="4" w:space="0"/>
            </w:tcBorders>
          </w:tcPr>
          <w:p w14:paraId="2CAA981A">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087FB53F">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hint="eastAsia"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690E8ECF">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7EB84464">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66D58BFE">
        <w:tblPrEx>
          <w:tblCellMar>
            <w:top w:w="0" w:type="dxa"/>
            <w:left w:w="0" w:type="dxa"/>
            <w:bottom w:w="0" w:type="dxa"/>
            <w:right w:w="0" w:type="dxa"/>
          </w:tblCellMar>
        </w:tblPrEx>
        <w:trPr>
          <w:gridBefore w:val="1"/>
          <w:wBefore w:w="12" w:type="dxa"/>
          <w:trHeight w:val="857" w:hRule="exact"/>
        </w:trPr>
        <w:tc>
          <w:tcPr>
            <w:tcW w:w="2761" w:type="dxa"/>
            <w:tcBorders>
              <w:top w:val="single" w:color="000000" w:sz="4" w:space="0"/>
              <w:left w:val="single" w:color="000000" w:sz="4" w:space="0"/>
              <w:bottom w:val="single" w:color="000000" w:sz="4" w:space="0"/>
              <w:right w:val="single" w:color="000000" w:sz="4" w:space="0"/>
            </w:tcBorders>
          </w:tcPr>
          <w:p w14:paraId="401053DB">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8 liquids</w:t>
            </w:r>
            <w:r>
              <w:rPr>
                <w:rFonts w:eastAsia="方正姚体"/>
                <w:color w:val="000000"/>
                <w:kern w:val="0"/>
                <w:sz w:val="24"/>
              </w:rPr>
              <w:t xml:space="preserve"> non-flammable having a subsidiary risk class 6.1</w:t>
            </w:r>
          </w:p>
        </w:tc>
        <w:tc>
          <w:tcPr>
            <w:tcW w:w="1337" w:type="dxa"/>
            <w:tcBorders>
              <w:top w:val="single" w:color="000000" w:sz="4" w:space="0"/>
              <w:left w:val="single" w:color="000000" w:sz="4" w:space="0"/>
              <w:bottom w:val="single" w:color="000000" w:sz="4" w:space="0"/>
              <w:right w:val="single" w:color="000000" w:sz="4" w:space="0"/>
            </w:tcBorders>
          </w:tcPr>
          <w:p w14:paraId="33EFCBBE">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0B7BF6C1">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hint="eastAsia"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77B0DA73">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39E4D48B">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hint="eastAsia" w:eastAsia="方正姚体"/>
                <w:color w:val="000000" w:themeColor="text1"/>
                <w:kern w:val="0"/>
                <w:sz w:val="24"/>
                <w14:textFill>
                  <w14:solidFill>
                    <w14:schemeClr w14:val="tx1"/>
                  </w14:solidFill>
                </w14:textFill>
              </w:rPr>
              <w:t>C</w:t>
            </w:r>
          </w:p>
        </w:tc>
      </w:tr>
      <w:tr w14:paraId="1B7C22DC">
        <w:tblPrEx>
          <w:tblCellMar>
            <w:top w:w="0" w:type="dxa"/>
            <w:left w:w="0" w:type="dxa"/>
            <w:bottom w:w="0" w:type="dxa"/>
            <w:right w:w="0" w:type="dxa"/>
          </w:tblCellMar>
        </w:tblPrEx>
        <w:trPr>
          <w:trHeight w:val="322" w:hRule="exact"/>
        </w:trPr>
        <w:tc>
          <w:tcPr>
            <w:tcW w:w="2773" w:type="dxa"/>
            <w:gridSpan w:val="2"/>
            <w:tcBorders>
              <w:top w:val="single" w:color="000000" w:sz="4" w:space="0"/>
              <w:left w:val="single" w:color="000000" w:sz="4" w:space="0"/>
              <w:bottom w:val="single" w:color="000000" w:sz="4" w:space="0"/>
              <w:right w:val="single" w:color="000000" w:sz="4" w:space="0"/>
            </w:tcBorders>
          </w:tcPr>
          <w:p w14:paraId="6A718421">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8 solids</w:t>
            </w:r>
          </w:p>
        </w:tc>
        <w:tc>
          <w:tcPr>
            <w:tcW w:w="1337" w:type="dxa"/>
            <w:tcBorders>
              <w:top w:val="single" w:color="000000" w:sz="4" w:space="0"/>
              <w:left w:val="single" w:color="000000" w:sz="4" w:space="0"/>
              <w:bottom w:val="single" w:color="000000" w:sz="4" w:space="0"/>
              <w:right w:val="single" w:color="000000" w:sz="4" w:space="0"/>
            </w:tcBorders>
          </w:tcPr>
          <w:p w14:paraId="2756054C">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1F1FDBE2">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36A3FFB8">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40B7BE3E">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hint="eastAsia" w:eastAsia="方正姚体"/>
                <w:color w:val="000000" w:themeColor="text1"/>
                <w:kern w:val="0"/>
                <w:sz w:val="24"/>
                <w14:textFill>
                  <w14:solidFill>
                    <w14:schemeClr w14:val="tx1"/>
                  </w14:solidFill>
                </w14:textFill>
              </w:rPr>
              <w:t>C</w:t>
            </w:r>
          </w:p>
        </w:tc>
      </w:tr>
      <w:tr w14:paraId="69760E7D">
        <w:tblPrEx>
          <w:tblCellMar>
            <w:top w:w="0" w:type="dxa"/>
            <w:left w:w="0" w:type="dxa"/>
            <w:bottom w:w="0" w:type="dxa"/>
            <w:right w:w="0" w:type="dxa"/>
          </w:tblCellMar>
        </w:tblPrEx>
        <w:trPr>
          <w:gridBefore w:val="1"/>
          <w:wBefore w:w="12" w:type="dxa"/>
          <w:trHeight w:val="589" w:hRule="exact"/>
        </w:trPr>
        <w:tc>
          <w:tcPr>
            <w:tcW w:w="2761" w:type="dxa"/>
            <w:tcBorders>
              <w:top w:val="single" w:color="000000" w:sz="4" w:space="0"/>
              <w:left w:val="single" w:color="000000" w:sz="4" w:space="0"/>
              <w:bottom w:val="single" w:color="000000" w:sz="4" w:space="0"/>
              <w:right w:val="single" w:color="000000" w:sz="4" w:space="0"/>
            </w:tcBorders>
          </w:tcPr>
          <w:p w14:paraId="6322A334">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9 including goods evolving flammable vapour</w:t>
            </w:r>
          </w:p>
        </w:tc>
        <w:tc>
          <w:tcPr>
            <w:tcW w:w="1337" w:type="dxa"/>
            <w:tcBorders>
              <w:top w:val="single" w:color="000000" w:sz="4" w:space="0"/>
              <w:left w:val="single" w:color="000000" w:sz="4" w:space="0"/>
              <w:bottom w:val="single" w:color="000000" w:sz="4" w:space="0"/>
              <w:right w:val="single" w:color="000000" w:sz="4" w:space="0"/>
            </w:tcBorders>
          </w:tcPr>
          <w:p w14:paraId="14DCB4F0">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hint="eastAsia" w:eastAsia="方正姚体"/>
                <w:color w:val="000000" w:themeColor="text1"/>
                <w:kern w:val="0"/>
                <w:sz w:val="24"/>
                <w14:textFill>
                  <w14:solidFill>
                    <w14:schemeClr w14:val="tx1"/>
                  </w14:solidFill>
                </w14:textFill>
              </w:rPr>
              <w:t>X</w:t>
            </w:r>
          </w:p>
        </w:tc>
        <w:tc>
          <w:tcPr>
            <w:tcW w:w="1418" w:type="dxa"/>
            <w:tcBorders>
              <w:top w:val="single" w:color="000000" w:sz="4" w:space="0"/>
              <w:left w:val="single" w:color="000000" w:sz="4" w:space="0"/>
              <w:bottom w:val="single" w:color="000000" w:sz="4" w:space="0"/>
              <w:right w:val="single" w:color="000000" w:sz="4" w:space="0"/>
            </w:tcBorders>
          </w:tcPr>
          <w:p w14:paraId="159E1ECC">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c>
          <w:tcPr>
            <w:tcW w:w="1417" w:type="dxa"/>
            <w:tcBorders>
              <w:top w:val="single" w:color="000000" w:sz="4" w:space="0"/>
              <w:left w:val="single" w:color="000000" w:sz="4" w:space="0"/>
              <w:bottom w:val="single" w:color="000000" w:sz="4" w:space="0"/>
              <w:right w:val="single" w:color="000000" w:sz="4" w:space="0"/>
            </w:tcBorders>
          </w:tcPr>
          <w:p w14:paraId="1E29015C">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4632CF02">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X</w:t>
            </w:r>
          </w:p>
        </w:tc>
      </w:tr>
      <w:tr w14:paraId="3D31B89D">
        <w:tblPrEx>
          <w:tblCellMar>
            <w:top w:w="0" w:type="dxa"/>
            <w:left w:w="0" w:type="dxa"/>
            <w:bottom w:w="0" w:type="dxa"/>
            <w:right w:w="0" w:type="dxa"/>
          </w:tblCellMar>
        </w:tblPrEx>
        <w:trPr>
          <w:gridBefore w:val="1"/>
          <w:wBefore w:w="12" w:type="dxa"/>
          <w:trHeight w:val="589" w:hRule="exact"/>
        </w:trPr>
        <w:tc>
          <w:tcPr>
            <w:tcW w:w="2761" w:type="dxa"/>
            <w:tcBorders>
              <w:top w:val="single" w:color="000000" w:sz="4" w:space="0"/>
              <w:left w:val="single" w:color="000000" w:sz="4" w:space="0"/>
              <w:bottom w:val="single" w:color="000000" w:sz="4" w:space="0"/>
              <w:right w:val="single" w:color="000000" w:sz="4" w:space="0"/>
            </w:tcBorders>
          </w:tcPr>
          <w:p w14:paraId="02DBC4E7">
            <w:pPr>
              <w:autoSpaceDE w:val="0"/>
              <w:autoSpaceDN w:val="0"/>
              <w:adjustRightInd w:val="0"/>
              <w:spacing w:before="6"/>
              <w:ind w:left="150"/>
              <w:jc w:val="left"/>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9 except goods evolving flammable vapour</w:t>
            </w:r>
            <w:r>
              <w:rPr>
                <w:rFonts w:hint="eastAsia" w:eastAsia="方正姚体"/>
                <w:color w:val="000000" w:themeColor="text1"/>
                <w:kern w:val="0"/>
                <w:sz w:val="24"/>
                <w14:textFill>
                  <w14:solidFill>
                    <w14:schemeClr w14:val="tx1"/>
                  </w14:solidFill>
                </w14:textFill>
              </w:rPr>
              <w:t xml:space="preserve"> </w:t>
            </w:r>
            <w:r>
              <w:rPr>
                <w:rFonts w:hint="eastAsia" w:eastAsia="方正姚体"/>
                <w:color w:val="000000" w:themeColor="text1"/>
                <w:kern w:val="0"/>
                <w:sz w:val="24"/>
                <w:vertAlign w:val="superscript"/>
                <w14:textFill>
                  <w14:solidFill>
                    <w14:schemeClr w14:val="tx1"/>
                  </w14:solidFill>
                </w14:textFill>
              </w:rPr>
              <w:t>*6)</w:t>
            </w:r>
          </w:p>
        </w:tc>
        <w:tc>
          <w:tcPr>
            <w:tcW w:w="1337" w:type="dxa"/>
            <w:tcBorders>
              <w:top w:val="single" w:color="000000" w:sz="4" w:space="0"/>
              <w:left w:val="single" w:color="000000" w:sz="4" w:space="0"/>
              <w:bottom w:val="single" w:color="000000" w:sz="4" w:space="0"/>
              <w:right w:val="single" w:color="000000" w:sz="4" w:space="0"/>
            </w:tcBorders>
          </w:tcPr>
          <w:p w14:paraId="7FD22095">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8" w:type="dxa"/>
            <w:tcBorders>
              <w:top w:val="single" w:color="000000" w:sz="4" w:space="0"/>
              <w:left w:val="single" w:color="000000" w:sz="4" w:space="0"/>
              <w:bottom w:val="single" w:color="000000" w:sz="4" w:space="0"/>
              <w:right w:val="single" w:color="000000" w:sz="4" w:space="0"/>
            </w:tcBorders>
          </w:tcPr>
          <w:p w14:paraId="7F0B0B4A">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417" w:type="dxa"/>
            <w:tcBorders>
              <w:top w:val="single" w:color="000000" w:sz="4" w:space="0"/>
              <w:left w:val="single" w:color="000000" w:sz="4" w:space="0"/>
              <w:bottom w:val="single" w:color="000000" w:sz="4" w:space="0"/>
              <w:right w:val="single" w:color="000000" w:sz="4" w:space="0"/>
            </w:tcBorders>
          </w:tcPr>
          <w:p w14:paraId="658A5B79">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c>
          <w:tcPr>
            <w:tcW w:w="1134" w:type="dxa"/>
            <w:tcBorders>
              <w:top w:val="single" w:color="000000" w:sz="4" w:space="0"/>
              <w:left w:val="single" w:color="000000" w:sz="4" w:space="0"/>
              <w:bottom w:val="single" w:color="000000" w:sz="4" w:space="0"/>
              <w:right w:val="single" w:color="000000" w:sz="4" w:space="0"/>
            </w:tcBorders>
          </w:tcPr>
          <w:p w14:paraId="4E18A70B">
            <w:pPr>
              <w:autoSpaceDE w:val="0"/>
              <w:autoSpaceDN w:val="0"/>
              <w:adjustRightInd w:val="0"/>
              <w:spacing w:before="6"/>
              <w:jc w:val="center"/>
              <w:rPr>
                <w:rFonts w:eastAsia="方正姚体"/>
                <w:color w:val="000000" w:themeColor="text1"/>
                <w:kern w:val="0"/>
                <w:sz w:val="24"/>
                <w14:textFill>
                  <w14:solidFill>
                    <w14:schemeClr w14:val="tx1"/>
                  </w14:solidFill>
                </w14:textFill>
              </w:rPr>
            </w:pPr>
            <w:r>
              <w:rPr>
                <w:rFonts w:eastAsia="方正姚体"/>
                <w:color w:val="000000" w:themeColor="text1"/>
                <w:kern w:val="0"/>
                <w:sz w:val="24"/>
                <w14:textFill>
                  <w14:solidFill>
                    <w14:schemeClr w14:val="tx1"/>
                  </w14:solidFill>
                </w14:textFill>
              </w:rPr>
              <w:t>C</w:t>
            </w:r>
          </w:p>
        </w:tc>
      </w:tr>
    </w:tbl>
    <w:p w14:paraId="78D979DB">
      <w:pPr>
        <w:autoSpaceDE w:val="0"/>
        <w:autoSpaceDN w:val="0"/>
        <w:adjustRightInd w:val="0"/>
        <w:spacing w:line="243" w:lineRule="auto"/>
        <w:ind w:left="1071"/>
        <w:rPr>
          <w:color w:val="000000" w:themeColor="text1"/>
          <w:kern w:val="0"/>
          <w:sz w:val="24"/>
          <w14:textFill>
            <w14:solidFill>
              <w14:schemeClr w14:val="tx1"/>
            </w14:solidFill>
          </w14:textFill>
        </w:rPr>
      </w:pPr>
    </w:p>
    <w:p w14:paraId="63B5FDE8">
      <w:pPr>
        <w:tabs>
          <w:tab w:val="left" w:pos="6135"/>
        </w:tabs>
        <w:autoSpaceDE w:val="0"/>
        <w:autoSpaceDN w:val="0"/>
        <w:adjustRightInd w:val="0"/>
        <w:spacing w:line="370" w:lineRule="auto"/>
        <w:ind w:left="1105" w:firstLine="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Note</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w:t>
      </w:r>
    </w:p>
    <w:p w14:paraId="320A7CA7">
      <w:pPr>
        <w:tabs>
          <w:tab w:val="left" w:pos="6135"/>
        </w:tabs>
        <w:autoSpaceDE w:val="0"/>
        <w:autoSpaceDN w:val="0"/>
        <w:adjustRightInd w:val="0"/>
        <w:spacing w:line="370" w:lineRule="auto"/>
        <w:ind w:left="1105" w:firstLine="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F.P.: Flash point</w:t>
      </w:r>
    </w:p>
    <w:p w14:paraId="236323D6">
      <w:pPr>
        <w:tabs>
          <w:tab w:val="left" w:pos="6135"/>
        </w:tabs>
        <w:autoSpaceDE w:val="0"/>
        <w:autoSpaceDN w:val="0"/>
        <w:adjustRightInd w:val="0"/>
        <w:spacing w:line="370" w:lineRule="auto"/>
        <w:ind w:left="1105" w:firstLine="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 Intended for carriage</w:t>
      </w:r>
    </w:p>
    <w:p w14:paraId="62525557">
      <w:pPr>
        <w:tabs>
          <w:tab w:val="left" w:pos="6135"/>
        </w:tabs>
        <w:autoSpaceDE w:val="0"/>
        <w:autoSpaceDN w:val="0"/>
        <w:adjustRightInd w:val="0"/>
        <w:spacing w:line="370" w:lineRule="auto"/>
        <w:ind w:left="1105" w:firstLine="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X: Not intended</w:t>
      </w:r>
    </w:p>
    <w:p w14:paraId="4131440C">
      <w:pPr>
        <w:tabs>
          <w:tab w:val="left" w:pos="6135"/>
        </w:tabs>
        <w:autoSpaceDE w:val="0"/>
        <w:autoSpaceDN w:val="0"/>
        <w:adjustRightInd w:val="0"/>
        <w:spacing w:line="370" w:lineRule="auto"/>
        <w:ind w:left="1105" w:firstLine="1"/>
        <w:rPr>
          <w:color w:val="000000" w:themeColor="text1"/>
          <w:kern w:val="0"/>
          <w:sz w:val="24"/>
          <w14:textFill>
            <w14:solidFill>
              <w14:schemeClr w14:val="tx1"/>
            </w14:solidFill>
          </w14:textFill>
        </w:rPr>
      </w:pPr>
      <w:r>
        <w:rPr>
          <w:rFonts w:hint="eastAsia" w:eastAsia="方正姚体"/>
          <w:color w:val="000000" w:themeColor="text1"/>
          <w:kern w:val="0"/>
          <w:sz w:val="24"/>
          <w14:textFill>
            <w14:solidFill>
              <w14:schemeClr w14:val="tx1"/>
            </w14:solidFill>
          </w14:textFill>
        </w:rPr>
        <w:t>P</w:t>
      </w:r>
      <w:r>
        <w:rPr>
          <w:rFonts w:eastAsia="方正姚体"/>
          <w:color w:val="000000" w:themeColor="text1"/>
          <w:kern w:val="0"/>
          <w:sz w:val="24"/>
          <w:vertAlign w:val="superscript"/>
          <w14:textFill>
            <w14:solidFill>
              <w14:schemeClr w14:val="tx1"/>
            </w14:solidFill>
          </w14:textFill>
        </w:rPr>
        <w:t xml:space="preserve"> *</w:t>
      </w:r>
      <w:r>
        <w:rPr>
          <w:rFonts w:hint="eastAsia" w:eastAsia="方正姚体"/>
          <w:color w:val="000000" w:themeColor="text1"/>
          <w:kern w:val="0"/>
          <w:sz w:val="24"/>
          <w:vertAlign w:val="superscript"/>
          <w14:textFill>
            <w14:solidFill>
              <w14:schemeClr w14:val="tx1"/>
            </w14:solidFill>
          </w14:textFill>
        </w:rPr>
        <w:t>x</w:t>
      </w:r>
      <w:r>
        <w:rPr>
          <w:rFonts w:eastAsia="方正姚体"/>
          <w:color w:val="000000" w:themeColor="text1"/>
          <w:kern w:val="0"/>
          <w:sz w:val="24"/>
          <w:vertAlign w:val="superscript"/>
          <w14:textFill>
            <w14:solidFill>
              <w14:schemeClr w14:val="tx1"/>
            </w14:solidFill>
          </w14:textFill>
        </w:rPr>
        <w:t>)</w:t>
      </w:r>
      <w:r>
        <w:rPr>
          <w:rFonts w:hint="eastAsia" w:eastAsia="方正姚体"/>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 xml:space="preserve"> Intended for carriage subject to</w:t>
      </w:r>
      <w:r>
        <w:rPr>
          <w:rFonts w:hint="eastAsia"/>
          <w:color w:val="000000" w:themeColor="text1"/>
          <w:kern w:val="0"/>
          <w:sz w:val="24"/>
          <w14:textFill>
            <w14:solidFill>
              <w14:schemeClr w14:val="tx1"/>
            </w14:solidFill>
          </w14:textFill>
        </w:rPr>
        <w:t xml:space="preserve"> *x)</w:t>
      </w:r>
    </w:p>
    <w:p w14:paraId="7A49F6BF">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1</w:t>
      </w:r>
      <w:r>
        <w:rPr>
          <w:color w:val="000000" w:themeColor="text1"/>
          <w:kern w:val="0"/>
          <w:sz w:val="24"/>
          <w14:textFill>
            <w14:solidFill>
              <w14:schemeClr w14:val="tx1"/>
            </w14:solidFill>
          </w14:textFill>
        </w:rPr>
        <w:t>) For</w:t>
      </w:r>
      <w:r>
        <w:rPr>
          <w:rFonts w:hint="eastAsia"/>
          <w:color w:val="000000" w:themeColor="text1"/>
          <w:kern w:val="0"/>
          <w:sz w:val="24"/>
          <w14:textFill>
            <w14:solidFill>
              <w14:schemeClr w14:val="tx1"/>
            </w14:solidFill>
          </w14:textFill>
        </w:rPr>
        <w:t xml:space="preserve"> cargo hold No.1, e</w:t>
      </w:r>
      <w:r>
        <w:rPr>
          <w:color w:val="000000" w:themeColor="text1"/>
          <w:kern w:val="0"/>
          <w:sz w:val="24"/>
          <w14:textFill>
            <w14:solidFill>
              <w14:schemeClr w14:val="tx1"/>
            </w14:solidFill>
          </w14:textFill>
        </w:rPr>
        <w:t>xplosion-proof type fans to be of IIB-T4 grade or equivalent. If any dangerous cargoes require explosion-proof grade higher than IIB-T4, such cargoes cannot be loaded (i.e. hydrogen, hydrogen mixture, ethyl nitrite, ethyl nitrate, etc.).</w:t>
      </w:r>
    </w:p>
    <w:p w14:paraId="5719F926">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*2) For cargo hold No.2~ No.</w:t>
      </w:r>
      <w:r>
        <w:rPr>
          <w:rFonts w:hint="eastAsia"/>
          <w:color w:val="000000" w:themeColor="text1"/>
          <w:kern w:val="0"/>
          <w:sz w:val="24"/>
          <w14:textFill>
            <w14:solidFill>
              <w14:schemeClr w14:val="tx1"/>
            </w14:solidFill>
          </w14:textFill>
        </w:rPr>
        <w:t>4</w:t>
      </w:r>
      <w:r>
        <w:rPr>
          <w:color w:val="000000" w:themeColor="text1"/>
          <w:kern w:val="0"/>
          <w:sz w:val="24"/>
          <w14:textFill>
            <w14:solidFill>
              <w14:schemeClr w14:val="tx1"/>
            </w14:solidFill>
          </w14:textFill>
        </w:rPr>
        <w:t>, fans to be of non-explosion-proof type.</w:t>
      </w:r>
    </w:p>
    <w:p w14:paraId="202AD397">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3</w:t>
      </w:r>
      <w:r>
        <w:rPr>
          <w:color w:val="000000" w:themeColor="text1"/>
          <w:kern w:val="0"/>
          <w:sz w:val="24"/>
          <w14:textFill>
            <w14:solidFill>
              <w14:schemeClr w14:val="tx1"/>
            </w14:solidFill>
          </w14:textFill>
        </w:rPr>
        <w:t>) Reefer containers on weather deck to be stowed 3m away from the mechanical</w:t>
      </w:r>
    </w:p>
    <w:p w14:paraId="55A4E4B0">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ventilation outlet of dangerous cargo hold (No.1) where dangerous cargo is loaded.</w:t>
      </w:r>
    </w:p>
    <w:p w14:paraId="496460C6">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4</w:t>
      </w:r>
      <w:r>
        <w:rPr>
          <w:color w:val="000000" w:themeColor="text1"/>
          <w:kern w:val="0"/>
          <w:sz w:val="24"/>
          <w14:textFill>
            <w14:solidFill>
              <w14:schemeClr w14:val="tx1"/>
            </w14:solidFill>
          </w14:textFill>
        </w:rPr>
        <w:t>) Stow 3m horizontally away from the machinery space boundaries and not be</w:t>
      </w:r>
    </w:p>
    <w:p w14:paraId="4C79CA72">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stowed within a horizontal distance of 6 m from potential sources of ignition in all case.</w:t>
      </w:r>
    </w:p>
    <w:p w14:paraId="0E34F6C8">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5</w:t>
      </w:r>
      <w:r>
        <w:rPr>
          <w:color w:val="000000" w:themeColor="text1"/>
          <w:kern w:val="0"/>
          <w:sz w:val="24"/>
          <w14:textFill>
            <w14:solidFill>
              <w14:schemeClr w14:val="tx1"/>
            </w14:solidFill>
          </w14:textFill>
        </w:rPr>
        <w:t>) Except goods stowage away from sources of heat.</w:t>
      </w:r>
    </w:p>
    <w:p w14:paraId="1A459DC9">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6</w:t>
      </w:r>
      <w:r>
        <w:rPr>
          <w:color w:val="000000" w:themeColor="text1"/>
          <w:kern w:val="0"/>
          <w:sz w:val="24"/>
          <w14:textFill>
            <w14:solidFill>
              <w14:schemeClr w14:val="tx1"/>
            </w14:solidFill>
          </w14:textFill>
        </w:rPr>
        <w:t>) On examination into nature of dangerous goods and equipment of this vessel, judge</w:t>
      </w:r>
    </w:p>
    <w:p w14:paraId="74EC7E3B">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whether is able to stow or not.</w:t>
      </w:r>
    </w:p>
    <w:p w14:paraId="0AB9F425">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7</w:t>
      </w:r>
      <w:r>
        <w:rPr>
          <w:color w:val="000000" w:themeColor="text1"/>
          <w:kern w:val="0"/>
          <w:sz w:val="24"/>
          <w14:textFill>
            <w14:solidFill>
              <w14:schemeClr w14:val="tx1"/>
            </w14:solidFill>
          </w14:textFill>
        </w:rPr>
        <w:t>) Class 1 (except 1.4S) not to be stowed within a horizontal distance of 6 m from</w:t>
      </w:r>
    </w:p>
    <w:p w14:paraId="14913B40">
      <w:pPr>
        <w:tabs>
          <w:tab w:val="left" w:pos="6135"/>
        </w:tabs>
        <w:autoSpaceDE w:val="0"/>
        <w:autoSpaceDN w:val="0"/>
        <w:adjustRightInd w:val="0"/>
        <w:spacing w:line="300" w:lineRule="exact"/>
        <w:ind w:left="1106"/>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potential sources of ignition in all case.</w:t>
      </w:r>
    </w:p>
    <w:p w14:paraId="67E55B50">
      <w:pPr>
        <w:tabs>
          <w:tab w:val="left" w:pos="6135"/>
        </w:tabs>
        <w:autoSpaceDE w:val="0"/>
        <w:autoSpaceDN w:val="0"/>
        <w:adjustRightInd w:val="0"/>
        <w:spacing w:line="300" w:lineRule="exact"/>
        <w:rPr>
          <w:color w:val="000000" w:themeColor="text1"/>
          <w:kern w:val="0"/>
          <w:sz w:val="24"/>
          <w14:textFill>
            <w14:solidFill>
              <w14:schemeClr w14:val="tx1"/>
            </w14:solidFill>
          </w14:textFill>
        </w:rPr>
      </w:pPr>
    </w:p>
    <w:p w14:paraId="78F42A7B">
      <w:pPr>
        <w:pStyle w:val="56"/>
        <w:spacing w:before="312" w:after="312"/>
        <w:rPr>
          <w:color w:val="000000" w:themeColor="text1"/>
          <w:w w:val="100"/>
          <w14:textFill>
            <w14:solidFill>
              <w14:schemeClr w14:val="tx1"/>
            </w14:solidFill>
          </w14:textFill>
        </w:rPr>
      </w:pPr>
      <w:bookmarkStart w:id="21" w:name="_Toc150162172"/>
      <w:bookmarkStart w:id="22" w:name="_Toc50642524"/>
      <w:r>
        <w:rPr>
          <w:rFonts w:hint="eastAsia"/>
          <w:color w:val="000000" w:themeColor="text1"/>
          <w:w w:val="100"/>
          <w14:textFill>
            <w14:solidFill>
              <w14:schemeClr w14:val="tx1"/>
            </w14:solidFill>
          </w14:textFill>
        </w:rPr>
        <w:t>1.2.3</w:t>
      </w:r>
      <w:r>
        <w:rPr>
          <w:color w:val="000000" w:themeColor="text1"/>
          <w:w w:val="100"/>
          <w14:textFill>
            <w14:solidFill>
              <w14:schemeClr w14:val="tx1"/>
            </w14:solidFill>
          </w14:textFill>
        </w:rPr>
        <w:tab/>
      </w:r>
      <w:r>
        <w:rPr>
          <w:rFonts w:hint="eastAsia"/>
          <w:color w:val="000000" w:themeColor="text1"/>
          <w:w w:val="100"/>
          <w14:textFill>
            <w14:solidFill>
              <w14:schemeClr w14:val="tx1"/>
            </w14:solidFill>
          </w14:textFill>
        </w:rPr>
        <w:t>principal</w:t>
      </w:r>
      <w:r>
        <w:rPr>
          <w:color w:val="000000" w:themeColor="text1"/>
          <w:w w:val="100"/>
          <w14:textFill>
            <w14:solidFill>
              <w14:schemeClr w14:val="tx1"/>
            </w14:solidFill>
          </w14:textFill>
        </w:rPr>
        <w:t>DIMENSION</w:t>
      </w:r>
      <w:r>
        <w:rPr>
          <w:rFonts w:hint="eastAsia"/>
          <w:color w:val="000000" w:themeColor="text1"/>
          <w:w w:val="100"/>
          <w14:textFill>
            <w14:solidFill>
              <w14:schemeClr w14:val="tx1"/>
            </w14:solidFill>
          </w14:textFill>
        </w:rPr>
        <w:t>s</w:t>
      </w:r>
      <w:bookmarkEnd w:id="21"/>
      <w:bookmarkEnd w:id="22"/>
    </w:p>
    <w:p w14:paraId="5C3A2BAC">
      <w:pPr>
        <w:tabs>
          <w:tab w:val="left" w:pos="6375"/>
        </w:tabs>
        <w:autoSpaceDE w:val="0"/>
        <w:autoSpaceDN w:val="0"/>
        <w:adjustRightInd w:val="0"/>
        <w:spacing w:line="370" w:lineRule="auto"/>
        <w:ind w:left="1105" w:firstLine="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Length over all</w:t>
      </w:r>
      <w:r>
        <w:rPr>
          <w:rFonts w:hint="eastAsia"/>
          <w:color w:val="000000" w:themeColor="text1"/>
          <w:kern w:val="0"/>
          <w:sz w:val="24"/>
          <w14:textFill>
            <w14:solidFill>
              <w14:schemeClr w14:val="tx1"/>
            </w14:solidFill>
          </w14:textFill>
        </w:rPr>
        <w:t xml:space="preserve"> (L.O.A.)</w:t>
      </w:r>
      <w:r>
        <w:rPr>
          <w:color w:val="000000" w:themeColor="text1"/>
          <w:kern w:val="0"/>
          <w:sz w:val="24"/>
          <w14:textFill>
            <w14:solidFill>
              <w14:schemeClr w14:val="tx1"/>
            </w14:solidFill>
          </w14:textFill>
        </w:rPr>
        <w:tab/>
      </w:r>
      <w:r>
        <w:rPr>
          <w:rFonts w:hint="eastAsia"/>
          <w:color w:val="000000" w:themeColor="text1"/>
          <w:kern w:val="0"/>
          <w:sz w:val="24"/>
          <w14:textFill>
            <w14:solidFill>
              <w14:schemeClr w14:val="tx1"/>
            </w14:solidFill>
          </w14:textFill>
        </w:rPr>
        <w:t>max</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172.00</w:t>
      </w:r>
      <w:r>
        <w:rPr>
          <w:color w:val="000000" w:themeColor="text1"/>
          <w:kern w:val="0"/>
          <w:sz w:val="24"/>
          <w14:textFill>
            <w14:solidFill>
              <w14:schemeClr w14:val="tx1"/>
            </w14:solidFill>
          </w14:textFill>
        </w:rPr>
        <w:t>m</w:t>
      </w:r>
    </w:p>
    <w:p w14:paraId="77A3B14A">
      <w:pPr>
        <w:tabs>
          <w:tab w:val="left" w:pos="6135"/>
        </w:tabs>
        <w:autoSpaceDE w:val="0"/>
        <w:autoSpaceDN w:val="0"/>
        <w:adjustRightInd w:val="0"/>
        <w:spacing w:line="370" w:lineRule="auto"/>
        <w:ind w:left="1105" w:firstLine="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Length</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between perpendiculars</w:t>
      </w:r>
      <w:r>
        <w:rPr>
          <w:rFonts w:hint="eastAsia"/>
          <w:color w:val="000000" w:themeColor="text1"/>
          <w:kern w:val="0"/>
          <w:sz w:val="24"/>
          <w14:textFill>
            <w14:solidFill>
              <w14:schemeClr w14:val="tx1"/>
            </w14:solidFill>
          </w14:textFill>
        </w:rPr>
        <w:t xml:space="preserve"> (L.B.P.)</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approx.</w:t>
      </w:r>
      <w:r>
        <w:rPr>
          <w:rFonts w:hint="eastAsia"/>
          <w:color w:val="000000" w:themeColor="text1"/>
          <w:kern w:val="0"/>
          <w:sz w:val="24"/>
          <w14:textFill>
            <w14:solidFill>
              <w14:schemeClr w14:val="tx1"/>
            </w14:solidFill>
          </w14:textFill>
        </w:rPr>
        <w:t>168.7</w:t>
      </w:r>
      <w:r>
        <w:rPr>
          <w:color w:val="000000" w:themeColor="text1"/>
          <w:kern w:val="0"/>
          <w:sz w:val="24"/>
          <w14:textFill>
            <w14:solidFill>
              <w14:schemeClr w14:val="tx1"/>
            </w14:solidFill>
          </w14:textFill>
        </w:rPr>
        <w:t>0 m</w:t>
      </w:r>
    </w:p>
    <w:p w14:paraId="0BFB2E4F">
      <w:pPr>
        <w:tabs>
          <w:tab w:val="left" w:pos="6375"/>
        </w:tabs>
        <w:autoSpaceDE w:val="0"/>
        <w:autoSpaceDN w:val="0"/>
        <w:adjustRightInd w:val="0"/>
        <w:spacing w:line="370" w:lineRule="auto"/>
        <w:ind w:left="1105" w:firstLine="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Breadth, moulded</w:t>
      </w:r>
      <w:r>
        <w:rPr>
          <w:color w:val="000000" w:themeColor="text1"/>
          <w:kern w:val="0"/>
          <w:sz w:val="24"/>
          <w14:textFill>
            <w14:solidFill>
              <w14:schemeClr w14:val="tx1"/>
            </w14:solidFill>
          </w14:textFill>
        </w:rPr>
        <w:tab/>
      </w:r>
      <w:r>
        <w:rPr>
          <w:rFonts w:hint="eastAsia"/>
          <w:color w:val="000000" w:themeColor="text1"/>
          <w:kern w:val="0"/>
          <w:sz w:val="24"/>
          <w14:textFill>
            <w14:solidFill>
              <w14:schemeClr w14:val="tx1"/>
            </w14:solidFill>
          </w14:textFill>
        </w:rPr>
        <w:tab/>
      </w:r>
      <w:r>
        <w:rPr>
          <w:rFonts w:hint="eastAsia"/>
          <w:color w:val="000000" w:themeColor="text1"/>
          <w:kern w:val="0"/>
          <w:sz w:val="24"/>
          <w14:textFill>
            <w14:solidFill>
              <w14:schemeClr w14:val="tx1"/>
            </w14:solidFill>
          </w14:textFill>
        </w:rPr>
        <w:t xml:space="preserve">     27.50</w:t>
      </w:r>
      <w:r>
        <w:rPr>
          <w:color w:val="000000" w:themeColor="text1"/>
          <w:kern w:val="0"/>
          <w:sz w:val="24"/>
          <w14:textFill>
            <w14:solidFill>
              <w14:schemeClr w14:val="tx1"/>
            </w14:solidFill>
          </w14:textFill>
        </w:rPr>
        <w:t>m</w:t>
      </w:r>
    </w:p>
    <w:p w14:paraId="33809324">
      <w:pPr>
        <w:tabs>
          <w:tab w:val="left" w:pos="6375"/>
        </w:tabs>
        <w:autoSpaceDE w:val="0"/>
        <w:autoSpaceDN w:val="0"/>
        <w:adjustRightInd w:val="0"/>
        <w:spacing w:line="370" w:lineRule="auto"/>
        <w:ind w:left="1105" w:firstLine="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Depth,</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moulded</w:t>
      </w:r>
      <w:r>
        <w:rPr>
          <w:color w:val="000000" w:themeColor="text1"/>
          <w:kern w:val="0"/>
          <w:sz w:val="24"/>
          <w14:textFill>
            <w14:solidFill>
              <w14:schemeClr w14:val="tx1"/>
            </w14:solidFill>
          </w14:textFill>
        </w:rPr>
        <w:tab/>
      </w:r>
      <w:r>
        <w:rPr>
          <w:rFonts w:hint="eastAsia"/>
          <w:color w:val="000000" w:themeColor="text1"/>
          <w:kern w:val="0"/>
          <w:sz w:val="24"/>
          <w14:textFill>
            <w14:solidFill>
              <w14:schemeClr w14:val="tx1"/>
            </w14:solidFill>
          </w14:textFill>
        </w:rPr>
        <w:tab/>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1</w:t>
      </w:r>
      <w:r>
        <w:rPr>
          <w:rFonts w:hint="eastAsia"/>
          <w:color w:val="000000" w:themeColor="text1"/>
          <w:kern w:val="0"/>
          <w:sz w:val="24"/>
          <w14:textFill>
            <w14:solidFill>
              <w14:schemeClr w14:val="tx1"/>
            </w14:solidFill>
          </w14:textFill>
        </w:rPr>
        <w:t>4</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6</w:t>
      </w:r>
      <w:r>
        <w:rPr>
          <w:color w:val="000000" w:themeColor="text1"/>
          <w:kern w:val="0"/>
          <w:sz w:val="24"/>
          <w14:textFill>
            <w14:solidFill>
              <w14:schemeClr w14:val="tx1"/>
            </w14:solidFill>
          </w14:textFill>
        </w:rPr>
        <w:t>0 m</w:t>
      </w:r>
    </w:p>
    <w:p w14:paraId="72433C8A">
      <w:pPr>
        <w:tabs>
          <w:tab w:val="left" w:pos="6615"/>
        </w:tabs>
        <w:autoSpaceDE w:val="0"/>
        <w:autoSpaceDN w:val="0"/>
        <w:adjustRightInd w:val="0"/>
        <w:spacing w:line="370" w:lineRule="auto"/>
        <w:ind w:left="1105" w:firstLine="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Design draught, moulded</w:t>
      </w:r>
      <w:r>
        <w:rPr>
          <w:color w:val="000000" w:themeColor="text1"/>
          <w:kern w:val="0"/>
          <w:sz w:val="24"/>
          <w14:textFill>
            <w14:solidFill>
              <w14:schemeClr w14:val="tx1"/>
            </w14:solidFill>
          </w14:textFill>
        </w:rPr>
        <w:tab/>
      </w:r>
      <w:r>
        <w:rPr>
          <w:rFonts w:hint="eastAsia"/>
          <w:color w:val="000000" w:themeColor="text1"/>
          <w:kern w:val="0"/>
          <w:sz w:val="24"/>
          <w14:textFill>
            <w14:solidFill>
              <w14:schemeClr w14:val="tx1"/>
            </w14:solidFill>
          </w14:textFill>
        </w:rPr>
        <w:tab/>
      </w:r>
      <w:r>
        <w:rPr>
          <w:rFonts w:hint="eastAsia"/>
          <w:color w:val="000000" w:themeColor="text1"/>
          <w:kern w:val="0"/>
          <w:sz w:val="24"/>
          <w14:textFill>
            <w14:solidFill>
              <w14:schemeClr w14:val="tx1"/>
            </w14:solidFill>
          </w14:textFill>
        </w:rPr>
        <w:t xml:space="preserve">8.50 </w:t>
      </w:r>
      <w:r>
        <w:rPr>
          <w:color w:val="000000" w:themeColor="text1"/>
          <w:kern w:val="0"/>
          <w:sz w:val="24"/>
          <w14:textFill>
            <w14:solidFill>
              <w14:schemeClr w14:val="tx1"/>
            </w14:solidFill>
          </w14:textFill>
        </w:rPr>
        <w:t>m</w:t>
      </w:r>
    </w:p>
    <w:p w14:paraId="7B48BC7C">
      <w:pPr>
        <w:tabs>
          <w:tab w:val="left" w:pos="6375"/>
        </w:tabs>
        <w:autoSpaceDE w:val="0"/>
        <w:autoSpaceDN w:val="0"/>
        <w:adjustRightInd w:val="0"/>
        <w:spacing w:line="370" w:lineRule="auto"/>
        <w:ind w:left="1105" w:firstLine="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Scantling draught, moulded</w:t>
      </w:r>
      <w:r>
        <w:rPr>
          <w:color w:val="000000" w:themeColor="text1"/>
          <w:kern w:val="0"/>
          <w:sz w:val="24"/>
          <w14:textFill>
            <w14:solidFill>
              <w14:schemeClr w14:val="tx1"/>
            </w14:solidFill>
          </w14:textFill>
        </w:rPr>
        <w:tab/>
      </w:r>
      <w:r>
        <w:rPr>
          <w:rFonts w:hint="eastAsia"/>
          <w:color w:val="000000" w:themeColor="text1"/>
          <w:kern w:val="0"/>
          <w:sz w:val="24"/>
          <w14:textFill>
            <w14:solidFill>
              <w14:schemeClr w14:val="tx1"/>
            </w14:solidFill>
          </w14:textFill>
        </w:rPr>
        <w:tab/>
      </w:r>
      <w:r>
        <w:rPr>
          <w:rFonts w:hint="eastAsia"/>
          <w:color w:val="000000" w:themeColor="text1"/>
          <w:kern w:val="0"/>
          <w:sz w:val="24"/>
          <w14:textFill>
            <w14:solidFill>
              <w14:schemeClr w14:val="tx1"/>
            </w14:solidFill>
          </w14:textFill>
        </w:rPr>
        <w:t xml:space="preserve">     10.00</w:t>
      </w:r>
      <w:r>
        <w:rPr>
          <w:color w:val="000000" w:themeColor="text1"/>
          <w:kern w:val="0"/>
          <w:sz w:val="24"/>
          <w14:textFill>
            <w14:solidFill>
              <w14:schemeClr w14:val="tx1"/>
            </w14:solidFill>
          </w14:textFill>
        </w:rPr>
        <w:t>m</w:t>
      </w:r>
    </w:p>
    <w:p w14:paraId="361A1BEE">
      <w:pPr>
        <w:tabs>
          <w:tab w:val="left" w:pos="6375"/>
        </w:tabs>
        <w:autoSpaceDE w:val="0"/>
        <w:autoSpaceDN w:val="0"/>
        <w:adjustRightInd w:val="0"/>
        <w:spacing w:line="370" w:lineRule="auto"/>
        <w:ind w:left="1105" w:firstLine="1"/>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Total height (from baseline to top of </w:t>
      </w:r>
      <w:r>
        <w:rPr>
          <w:color w:val="000000" w:themeColor="text1"/>
          <w:kern w:val="0"/>
          <w:sz w:val="24"/>
          <w14:textFill>
            <w14:solidFill>
              <w14:schemeClr w14:val="tx1"/>
            </w14:solidFill>
          </w14:textFill>
        </w:rPr>
        <w:t>antenna</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approx.</w:t>
      </w:r>
      <w:r>
        <w:rPr>
          <w:rFonts w:hint="eastAsia"/>
          <w:color w:val="000000" w:themeColor="text1"/>
          <w:kern w:val="0"/>
          <w:sz w:val="24"/>
          <w14:textFill>
            <w14:solidFill>
              <w14:schemeClr w14:val="tx1"/>
            </w14:solidFill>
          </w14:textFill>
        </w:rPr>
        <w:t>49</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0</w:t>
      </w:r>
      <w:r>
        <w:rPr>
          <w:color w:val="000000" w:themeColor="text1"/>
          <w:kern w:val="0"/>
          <w:sz w:val="24"/>
          <w14:textFill>
            <w14:solidFill>
              <w14:schemeClr w14:val="tx1"/>
            </w14:solidFill>
          </w14:textFill>
        </w:rPr>
        <w:t>0 m</w:t>
      </w:r>
    </w:p>
    <w:p w14:paraId="65D94B67">
      <w:pPr>
        <w:tabs>
          <w:tab w:val="left" w:pos="6375"/>
        </w:tabs>
        <w:autoSpaceDE w:val="0"/>
        <w:autoSpaceDN w:val="0"/>
        <w:adjustRightInd w:val="0"/>
        <w:spacing w:line="370" w:lineRule="auto"/>
        <w:ind w:left="1105" w:firstLine="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Note: The length between perpendiculars may be adjusted according to hull form</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optimization results.</w:t>
      </w:r>
    </w:p>
    <w:p w14:paraId="3F42B7E6">
      <w:pPr>
        <w:pStyle w:val="56"/>
        <w:spacing w:before="312" w:after="312"/>
        <w:rPr>
          <w:color w:val="000000" w:themeColor="text1"/>
          <w:w w:val="100"/>
          <w14:textFill>
            <w14:solidFill>
              <w14:schemeClr w14:val="tx1"/>
            </w14:solidFill>
          </w14:textFill>
        </w:rPr>
      </w:pPr>
      <w:bookmarkStart w:id="23" w:name="_Toc50642525"/>
      <w:bookmarkStart w:id="24" w:name="_Toc150162173"/>
      <w:r>
        <w:rPr>
          <w:rFonts w:hint="eastAsia"/>
          <w:color w:val="000000" w:themeColor="text1"/>
          <w:w w:val="100"/>
          <w14:textFill>
            <w14:solidFill>
              <w14:schemeClr w14:val="tx1"/>
            </w14:solidFill>
          </w14:textFill>
        </w:rPr>
        <w:t>1.2.4</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DECK HEIGHT, SHEER AND CAMBER</w:t>
      </w:r>
      <w:bookmarkEnd w:id="23"/>
      <w:bookmarkEnd w:id="24"/>
    </w:p>
    <w:p w14:paraId="38234916">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1.2.4</w:t>
      </w:r>
      <w:r>
        <w:rPr>
          <w:color w:val="000000" w:themeColor="text1"/>
          <w14:textFill>
            <w14:solidFill>
              <w14:schemeClr w14:val="tx1"/>
            </w14:solidFill>
          </w14:textFill>
        </w:rPr>
        <w:t>.1</w:t>
      </w:r>
      <w:r>
        <w:rPr>
          <w:color w:val="000000" w:themeColor="text1"/>
          <w14:textFill>
            <w14:solidFill>
              <w14:schemeClr w14:val="tx1"/>
            </w14:solidFill>
          </w14:textFill>
        </w:rPr>
        <w:tab/>
      </w:r>
      <w:r>
        <w:rPr>
          <w:color w:val="000000" w:themeColor="text1"/>
          <w14:textFill>
            <w14:solidFill>
              <w14:schemeClr w14:val="tx1"/>
            </w14:solidFill>
          </w14:textFill>
        </w:rPr>
        <w:t>Height between Decks</w:t>
      </w:r>
    </w:p>
    <w:p w14:paraId="655E3EFA">
      <w:pPr>
        <w:autoSpaceDE w:val="0"/>
        <w:autoSpaceDN w:val="0"/>
        <w:adjustRightInd w:val="0"/>
        <w:spacing w:before="7" w:line="240" w:lineRule="exact"/>
        <w:jc w:val="left"/>
        <w:rPr>
          <w:color w:val="000000" w:themeColor="text1"/>
          <w:kern w:val="0"/>
          <w:sz w:val="24"/>
          <w14:textFill>
            <w14:solidFill>
              <w14:schemeClr w14:val="tx1"/>
            </w14:solidFill>
          </w14:textFill>
        </w:rPr>
      </w:pPr>
    </w:p>
    <w:tbl>
      <w:tblPr>
        <w:tblStyle w:val="40"/>
        <w:tblW w:w="0" w:type="auto"/>
        <w:tblInd w:w="13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20"/>
        <w:gridCol w:w="3780"/>
      </w:tblGrid>
      <w:tr w14:paraId="6374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auto" w:sz="4" w:space="0"/>
              <w:left w:val="single" w:color="auto" w:sz="4" w:space="0"/>
              <w:bottom w:val="single" w:color="auto" w:sz="4" w:space="0"/>
              <w:right w:val="single" w:color="auto" w:sz="4" w:space="0"/>
            </w:tcBorders>
          </w:tcPr>
          <w:p w14:paraId="57C9B4A7">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Upper deck to </w:t>
            </w:r>
            <w:r>
              <w:rPr>
                <w:rFonts w:hint="eastAsia"/>
                <w:color w:val="000000" w:themeColor="text1"/>
                <w:kern w:val="0"/>
                <w:sz w:val="24"/>
                <w14:textFill>
                  <w14:solidFill>
                    <w14:schemeClr w14:val="tx1"/>
                  </w14:solidFill>
                </w14:textFill>
              </w:rPr>
              <w:t>A deck</w:t>
            </w:r>
          </w:p>
        </w:tc>
        <w:tc>
          <w:tcPr>
            <w:tcW w:w="420" w:type="dxa"/>
            <w:tcBorders>
              <w:top w:val="single" w:color="auto" w:sz="4" w:space="0"/>
              <w:left w:val="single" w:color="auto" w:sz="4" w:space="0"/>
              <w:bottom w:val="single" w:color="auto" w:sz="4" w:space="0"/>
              <w:right w:val="single" w:color="auto" w:sz="4" w:space="0"/>
            </w:tcBorders>
          </w:tcPr>
          <w:p w14:paraId="40520058">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t>
            </w:r>
          </w:p>
        </w:tc>
        <w:tc>
          <w:tcPr>
            <w:tcW w:w="3780" w:type="dxa"/>
            <w:tcBorders>
              <w:top w:val="single" w:color="auto" w:sz="4" w:space="0"/>
              <w:left w:val="single" w:color="auto" w:sz="4" w:space="0"/>
              <w:bottom w:val="single" w:color="auto" w:sz="4" w:space="0"/>
              <w:right w:val="single" w:color="auto" w:sz="4" w:space="0"/>
            </w:tcBorders>
          </w:tcPr>
          <w:p w14:paraId="1DB213DB">
            <w:pPr>
              <w:pBdr>
                <w:bottom w:val="single" w:color="auto" w:sz="6" w:space="1"/>
              </w:pBdr>
              <w:tabs>
                <w:tab w:val="center" w:pos="4153"/>
                <w:tab w:val="right" w:pos="8306"/>
              </w:tabs>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Approx. </w:t>
            </w:r>
            <w:r>
              <w:rPr>
                <w:rFonts w:hint="eastAsia"/>
                <w:color w:val="000000" w:themeColor="text1"/>
                <w:kern w:val="0"/>
                <w:sz w:val="24"/>
                <w14:textFill>
                  <w14:solidFill>
                    <w14:schemeClr w14:val="tx1"/>
                  </w14:solidFill>
                </w14:textFill>
              </w:rPr>
              <w:t>3.30</w:t>
            </w:r>
            <w:r>
              <w:rPr>
                <w:color w:val="000000" w:themeColor="text1"/>
                <w:kern w:val="0"/>
                <w:sz w:val="24"/>
                <w14:textFill>
                  <w14:solidFill>
                    <w14:schemeClr w14:val="tx1"/>
                  </w14:solidFill>
                </w14:textFill>
              </w:rPr>
              <w:t xml:space="preserve"> m</w:t>
            </w:r>
          </w:p>
        </w:tc>
      </w:tr>
      <w:tr w14:paraId="77844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auto" w:sz="4" w:space="0"/>
              <w:left w:val="single" w:color="auto" w:sz="4" w:space="0"/>
              <w:bottom w:val="single" w:color="auto" w:sz="4" w:space="0"/>
              <w:right w:val="single" w:color="auto" w:sz="4" w:space="0"/>
            </w:tcBorders>
          </w:tcPr>
          <w:p w14:paraId="64A73594">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A</w:t>
            </w:r>
            <w:r>
              <w:rPr>
                <w:color w:val="000000" w:themeColor="text1"/>
                <w:kern w:val="0"/>
                <w:sz w:val="24"/>
                <w14:textFill>
                  <w14:solidFill>
                    <w14:schemeClr w14:val="tx1"/>
                  </w14:solidFill>
                </w14:textFill>
              </w:rPr>
              <w:t xml:space="preserve"> deck to B deck</w:t>
            </w:r>
          </w:p>
        </w:tc>
        <w:tc>
          <w:tcPr>
            <w:tcW w:w="420" w:type="dxa"/>
            <w:tcBorders>
              <w:top w:val="single" w:color="auto" w:sz="4" w:space="0"/>
              <w:left w:val="single" w:color="auto" w:sz="4" w:space="0"/>
              <w:bottom w:val="single" w:color="auto" w:sz="4" w:space="0"/>
              <w:right w:val="single" w:color="auto" w:sz="4" w:space="0"/>
            </w:tcBorders>
          </w:tcPr>
          <w:p w14:paraId="1714B406">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t>
            </w:r>
          </w:p>
        </w:tc>
        <w:tc>
          <w:tcPr>
            <w:tcW w:w="3780" w:type="dxa"/>
            <w:tcBorders>
              <w:top w:val="single" w:color="auto" w:sz="4" w:space="0"/>
              <w:left w:val="single" w:color="auto" w:sz="4" w:space="0"/>
              <w:bottom w:val="single" w:color="auto" w:sz="4" w:space="0"/>
              <w:right w:val="single" w:color="auto" w:sz="4" w:space="0"/>
            </w:tcBorders>
          </w:tcPr>
          <w:p w14:paraId="5DCDECBA">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Approx. 3.10 m</w:t>
            </w:r>
          </w:p>
        </w:tc>
      </w:tr>
      <w:tr w14:paraId="4EDB3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auto" w:sz="4" w:space="0"/>
              <w:left w:val="single" w:color="auto" w:sz="4" w:space="0"/>
              <w:bottom w:val="single" w:color="auto" w:sz="4" w:space="0"/>
              <w:right w:val="single" w:color="auto" w:sz="4" w:space="0"/>
            </w:tcBorders>
          </w:tcPr>
          <w:p w14:paraId="1DA07EA3">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B deck to bridge deck</w:t>
            </w:r>
          </w:p>
        </w:tc>
        <w:tc>
          <w:tcPr>
            <w:tcW w:w="420" w:type="dxa"/>
            <w:tcBorders>
              <w:top w:val="single" w:color="auto" w:sz="4" w:space="0"/>
              <w:left w:val="single" w:color="auto" w:sz="4" w:space="0"/>
              <w:bottom w:val="single" w:color="auto" w:sz="4" w:space="0"/>
              <w:right w:val="single" w:color="auto" w:sz="4" w:space="0"/>
            </w:tcBorders>
          </w:tcPr>
          <w:p w14:paraId="2C8030D3">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t>
            </w:r>
          </w:p>
        </w:tc>
        <w:tc>
          <w:tcPr>
            <w:tcW w:w="3780" w:type="dxa"/>
            <w:tcBorders>
              <w:top w:val="single" w:color="auto" w:sz="4" w:space="0"/>
              <w:left w:val="single" w:color="auto" w:sz="4" w:space="0"/>
              <w:bottom w:val="single" w:color="auto" w:sz="4" w:space="0"/>
              <w:right w:val="single" w:color="auto" w:sz="4" w:space="0"/>
            </w:tcBorders>
          </w:tcPr>
          <w:p w14:paraId="02D174AE">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Approx.5X2.90 m</w:t>
            </w:r>
          </w:p>
        </w:tc>
      </w:tr>
      <w:tr w14:paraId="13F2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auto" w:sz="4" w:space="0"/>
              <w:left w:val="single" w:color="auto" w:sz="4" w:space="0"/>
              <w:bottom w:val="single" w:color="auto" w:sz="4" w:space="0"/>
              <w:right w:val="single" w:color="auto" w:sz="4" w:space="0"/>
            </w:tcBorders>
          </w:tcPr>
          <w:p w14:paraId="66EFEFBB">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Bridge deck to Compass deck</w:t>
            </w:r>
          </w:p>
        </w:tc>
        <w:tc>
          <w:tcPr>
            <w:tcW w:w="420" w:type="dxa"/>
            <w:tcBorders>
              <w:top w:val="single" w:color="auto" w:sz="4" w:space="0"/>
              <w:left w:val="single" w:color="auto" w:sz="4" w:space="0"/>
              <w:bottom w:val="single" w:color="auto" w:sz="4" w:space="0"/>
              <w:right w:val="single" w:color="auto" w:sz="4" w:space="0"/>
            </w:tcBorders>
          </w:tcPr>
          <w:p w14:paraId="4A97A0D4">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t>
            </w:r>
          </w:p>
        </w:tc>
        <w:tc>
          <w:tcPr>
            <w:tcW w:w="3780" w:type="dxa"/>
            <w:tcBorders>
              <w:top w:val="single" w:color="auto" w:sz="4" w:space="0"/>
              <w:left w:val="single" w:color="auto" w:sz="4" w:space="0"/>
              <w:bottom w:val="single" w:color="auto" w:sz="4" w:space="0"/>
              <w:right w:val="single" w:color="auto" w:sz="4" w:space="0"/>
            </w:tcBorders>
          </w:tcPr>
          <w:p w14:paraId="27816E17">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Approx. 3.00 m</w:t>
            </w:r>
          </w:p>
        </w:tc>
      </w:tr>
    </w:tbl>
    <w:p w14:paraId="08629A4B">
      <w:pPr>
        <w:autoSpaceDE w:val="0"/>
        <w:autoSpaceDN w:val="0"/>
        <w:adjustRightInd w:val="0"/>
        <w:spacing w:line="200" w:lineRule="exact"/>
        <w:jc w:val="left"/>
        <w:rPr>
          <w:color w:val="000000" w:themeColor="text1"/>
          <w:kern w:val="0"/>
          <w:sz w:val="20"/>
          <w:szCs w:val="20"/>
          <w14:textFill>
            <w14:solidFill>
              <w14:schemeClr w14:val="tx1"/>
            </w14:solidFill>
          </w14:textFill>
        </w:rPr>
      </w:pPr>
    </w:p>
    <w:p w14:paraId="049AC0A4">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1.2.4</w:t>
      </w:r>
      <w:r>
        <w:rPr>
          <w:color w:val="000000" w:themeColor="text1"/>
          <w14:textFill>
            <w14:solidFill>
              <w14:schemeClr w14:val="tx1"/>
            </w14:solidFill>
          </w14:textFill>
        </w:rPr>
        <w:t>.2</w:t>
      </w:r>
      <w:r>
        <w:rPr>
          <w:color w:val="000000" w:themeColor="text1"/>
          <w14:textFill>
            <w14:solidFill>
              <w14:schemeClr w14:val="tx1"/>
            </w14:solidFill>
          </w14:textFill>
        </w:rPr>
        <w:tab/>
      </w:r>
      <w:r>
        <w:rPr>
          <w:color w:val="000000" w:themeColor="text1"/>
          <w14:textFill>
            <w14:solidFill>
              <w14:schemeClr w14:val="tx1"/>
            </w14:solidFill>
          </w14:textFill>
        </w:rPr>
        <w:t>Sheer of Deck</w:t>
      </w:r>
    </w:p>
    <w:p w14:paraId="5ABF9355">
      <w:pPr>
        <w:autoSpaceDE w:val="0"/>
        <w:autoSpaceDN w:val="0"/>
        <w:adjustRightInd w:val="0"/>
        <w:spacing w:before="4" w:line="240" w:lineRule="exact"/>
        <w:jc w:val="left"/>
        <w:rPr>
          <w:color w:val="000000" w:themeColor="text1"/>
          <w:kern w:val="0"/>
          <w:sz w:val="24"/>
          <w14:textFill>
            <w14:solidFill>
              <w14:schemeClr w14:val="tx1"/>
            </w14:solidFill>
          </w14:textFill>
        </w:rPr>
      </w:pPr>
    </w:p>
    <w:p w14:paraId="051B386B">
      <w:pPr>
        <w:tabs>
          <w:tab w:val="left" w:pos="3360"/>
        </w:tabs>
        <w:autoSpaceDE w:val="0"/>
        <w:autoSpaceDN w:val="0"/>
        <w:adjustRightInd w:val="0"/>
        <w:ind w:left="1105"/>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Upper deck</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Nil</w:t>
      </w:r>
    </w:p>
    <w:p w14:paraId="1D2C45BA">
      <w:pPr>
        <w:tabs>
          <w:tab w:val="left" w:pos="3360"/>
        </w:tabs>
        <w:autoSpaceDE w:val="0"/>
        <w:autoSpaceDN w:val="0"/>
        <w:adjustRightInd w:val="0"/>
        <w:spacing w:before="4"/>
        <w:ind w:left="1105"/>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Deckhouse</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Nil</w:t>
      </w:r>
    </w:p>
    <w:p w14:paraId="69790D0A">
      <w:pPr>
        <w:tabs>
          <w:tab w:val="left" w:pos="3360"/>
        </w:tabs>
        <w:autoSpaceDE w:val="0"/>
        <w:autoSpaceDN w:val="0"/>
        <w:adjustRightInd w:val="0"/>
        <w:spacing w:before="4"/>
        <w:ind w:left="1105"/>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Forecastle deck</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Approx. 0.15 m</w:t>
      </w:r>
    </w:p>
    <w:p w14:paraId="7F3BC4F6">
      <w:pPr>
        <w:autoSpaceDE w:val="0"/>
        <w:autoSpaceDN w:val="0"/>
        <w:adjustRightInd w:val="0"/>
        <w:spacing w:before="3" w:line="280" w:lineRule="exact"/>
        <w:jc w:val="left"/>
        <w:rPr>
          <w:color w:val="000000" w:themeColor="text1"/>
          <w:kern w:val="0"/>
          <w:sz w:val="28"/>
          <w:szCs w:val="28"/>
          <w14:textFill>
            <w14:solidFill>
              <w14:schemeClr w14:val="tx1"/>
            </w14:solidFill>
          </w14:textFill>
        </w:rPr>
      </w:pPr>
    </w:p>
    <w:p w14:paraId="4D55C6C5">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1.2.4</w:t>
      </w:r>
      <w:r>
        <w:rPr>
          <w:color w:val="000000" w:themeColor="text1"/>
          <w14:textFill>
            <w14:solidFill>
              <w14:schemeClr w14:val="tx1"/>
            </w14:solidFill>
          </w14:textFill>
        </w:rPr>
        <w:t>.3</w:t>
      </w:r>
      <w:r>
        <w:rPr>
          <w:color w:val="000000" w:themeColor="text1"/>
          <w14:textFill>
            <w14:solidFill>
              <w14:schemeClr w14:val="tx1"/>
            </w14:solidFill>
          </w14:textFill>
        </w:rPr>
        <w:tab/>
      </w:r>
      <w:r>
        <w:rPr>
          <w:color w:val="000000" w:themeColor="text1"/>
          <w14:textFill>
            <w14:solidFill>
              <w14:schemeClr w14:val="tx1"/>
            </w14:solidFill>
          </w14:textFill>
        </w:rPr>
        <w:t>Camber of Deck</w:t>
      </w:r>
    </w:p>
    <w:p w14:paraId="00777FC4">
      <w:pPr>
        <w:autoSpaceDE w:val="0"/>
        <w:autoSpaceDN w:val="0"/>
        <w:adjustRightInd w:val="0"/>
        <w:spacing w:before="7" w:line="240" w:lineRule="exact"/>
        <w:jc w:val="left"/>
        <w:rPr>
          <w:color w:val="000000" w:themeColor="text1"/>
          <w:kern w:val="0"/>
          <w:sz w:val="24"/>
          <w14:textFill>
            <w14:solidFill>
              <w14:schemeClr w14:val="tx1"/>
            </w14:solidFill>
          </w14:textFill>
        </w:rPr>
      </w:pPr>
    </w:p>
    <w:tbl>
      <w:tblPr>
        <w:tblStyle w:val="40"/>
        <w:tblW w:w="0" w:type="auto"/>
        <w:tblInd w:w="1010" w:type="dxa"/>
        <w:tblLayout w:type="fixed"/>
        <w:tblCellMar>
          <w:top w:w="0" w:type="dxa"/>
          <w:left w:w="0" w:type="dxa"/>
          <w:bottom w:w="0" w:type="dxa"/>
          <w:right w:w="0" w:type="dxa"/>
        </w:tblCellMar>
      </w:tblPr>
      <w:tblGrid>
        <w:gridCol w:w="4491"/>
        <w:gridCol w:w="3118"/>
      </w:tblGrid>
      <w:tr w14:paraId="66E2CBFE">
        <w:tblPrEx>
          <w:tblCellMar>
            <w:top w:w="0" w:type="dxa"/>
            <w:left w:w="0" w:type="dxa"/>
            <w:bottom w:w="0" w:type="dxa"/>
            <w:right w:w="0" w:type="dxa"/>
          </w:tblCellMar>
        </w:tblPrEx>
        <w:trPr>
          <w:trHeight w:val="289" w:hRule="exact"/>
        </w:trPr>
        <w:tc>
          <w:tcPr>
            <w:tcW w:w="4491" w:type="dxa"/>
            <w:tcBorders>
              <w:top w:val="single" w:color="000000" w:sz="4" w:space="0"/>
              <w:left w:val="single" w:color="000000" w:sz="4" w:space="0"/>
              <w:bottom w:val="single" w:color="000000" w:sz="4" w:space="0"/>
              <w:right w:val="single" w:color="000000" w:sz="4" w:space="0"/>
            </w:tcBorders>
          </w:tcPr>
          <w:p w14:paraId="06095F09">
            <w:pPr>
              <w:autoSpaceDE w:val="0"/>
              <w:autoSpaceDN w:val="0"/>
              <w:adjustRightInd w:val="0"/>
              <w:spacing w:before="6"/>
              <w:ind w:left="113"/>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Deck</w:t>
            </w:r>
          </w:p>
        </w:tc>
        <w:tc>
          <w:tcPr>
            <w:tcW w:w="3118" w:type="dxa"/>
            <w:tcBorders>
              <w:top w:val="single" w:color="000000" w:sz="4" w:space="0"/>
              <w:left w:val="single" w:color="000000" w:sz="4" w:space="0"/>
              <w:bottom w:val="single" w:color="000000" w:sz="4" w:space="0"/>
              <w:right w:val="single" w:color="000000" w:sz="4" w:space="0"/>
            </w:tcBorders>
          </w:tcPr>
          <w:p w14:paraId="31FFE02C">
            <w:pPr>
              <w:autoSpaceDE w:val="0"/>
              <w:autoSpaceDN w:val="0"/>
              <w:adjustRightInd w:val="0"/>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Camber</w:t>
            </w:r>
          </w:p>
        </w:tc>
      </w:tr>
      <w:tr w14:paraId="46D7C53D">
        <w:tblPrEx>
          <w:tblCellMar>
            <w:top w:w="0" w:type="dxa"/>
            <w:left w:w="0" w:type="dxa"/>
            <w:bottom w:w="0" w:type="dxa"/>
            <w:right w:w="0" w:type="dxa"/>
          </w:tblCellMar>
        </w:tblPrEx>
        <w:trPr>
          <w:trHeight w:val="283" w:hRule="atLeast"/>
        </w:trPr>
        <w:tc>
          <w:tcPr>
            <w:tcW w:w="4491" w:type="dxa"/>
            <w:tcBorders>
              <w:top w:val="single" w:color="000000" w:sz="4" w:space="0"/>
              <w:left w:val="single" w:color="000000" w:sz="4" w:space="0"/>
              <w:bottom w:val="single" w:color="000000" w:sz="4" w:space="0"/>
              <w:right w:val="single" w:color="000000" w:sz="4" w:space="0"/>
            </w:tcBorders>
          </w:tcPr>
          <w:p w14:paraId="768CBFE9">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Upper deck</w:t>
            </w:r>
          </w:p>
        </w:tc>
        <w:tc>
          <w:tcPr>
            <w:tcW w:w="3118" w:type="dxa"/>
            <w:tcBorders>
              <w:top w:val="single" w:color="000000" w:sz="4" w:space="0"/>
              <w:left w:val="single" w:color="000000" w:sz="4" w:space="0"/>
              <w:bottom w:val="single" w:color="000000" w:sz="4" w:space="0"/>
              <w:right w:val="single" w:color="000000" w:sz="4" w:space="0"/>
            </w:tcBorders>
          </w:tcPr>
          <w:p w14:paraId="559D1D16">
            <w:pPr>
              <w:autoSpaceDE w:val="0"/>
              <w:autoSpaceDN w:val="0"/>
              <w:adjustRightInd w:val="0"/>
              <w:spacing w:before="6"/>
              <w:ind w:left="102"/>
              <w:jc w:val="left"/>
              <w:rPr>
                <w:color w:val="000000" w:themeColor="text1"/>
                <w:kern w:val="0"/>
                <w:sz w:val="24"/>
                <w14:textFill>
                  <w14:solidFill>
                    <w14:schemeClr w14:val="tx1"/>
                  </w14:solidFill>
                </w14:textFill>
              </w:rPr>
            </w:pPr>
            <w:r>
              <w:rPr>
                <w:rFonts w:hint="eastAsia"/>
                <w:color w:val="000000"/>
                <w:kern w:val="0"/>
                <w:sz w:val="24"/>
              </w:rPr>
              <w:t>100</w:t>
            </w:r>
            <w:r>
              <w:rPr>
                <w:color w:val="000000"/>
                <w:kern w:val="0"/>
                <w:sz w:val="24"/>
              </w:rPr>
              <w:t>m</w:t>
            </w:r>
            <w:r>
              <w:rPr>
                <w:rFonts w:hint="eastAsia"/>
                <w:color w:val="000000"/>
                <w:kern w:val="0"/>
                <w:sz w:val="24"/>
              </w:rPr>
              <w:t>m</w:t>
            </w:r>
          </w:p>
        </w:tc>
      </w:tr>
      <w:tr w14:paraId="0CA196C9">
        <w:tblPrEx>
          <w:tblCellMar>
            <w:top w:w="0" w:type="dxa"/>
            <w:left w:w="0" w:type="dxa"/>
            <w:bottom w:w="0" w:type="dxa"/>
            <w:right w:w="0" w:type="dxa"/>
          </w:tblCellMar>
        </w:tblPrEx>
        <w:trPr>
          <w:trHeight w:val="283" w:hRule="atLeast"/>
        </w:trPr>
        <w:tc>
          <w:tcPr>
            <w:tcW w:w="4491" w:type="dxa"/>
            <w:tcBorders>
              <w:top w:val="single" w:color="000000" w:sz="4" w:space="0"/>
              <w:left w:val="single" w:color="000000" w:sz="4" w:space="0"/>
              <w:bottom w:val="single" w:color="000000" w:sz="4" w:space="0"/>
              <w:right w:val="single" w:color="000000" w:sz="4" w:space="0"/>
            </w:tcBorders>
          </w:tcPr>
          <w:p w14:paraId="66E02754">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kern w:val="0"/>
                <w:sz w:val="24"/>
              </w:rPr>
              <w:t xml:space="preserve">Compass </w:t>
            </w:r>
            <w:r>
              <w:rPr>
                <w:rFonts w:hint="eastAsia"/>
                <w:color w:val="000000"/>
                <w:kern w:val="0"/>
                <w:sz w:val="24"/>
              </w:rPr>
              <w:t>deck</w:t>
            </w:r>
          </w:p>
        </w:tc>
        <w:tc>
          <w:tcPr>
            <w:tcW w:w="3118" w:type="dxa"/>
            <w:tcBorders>
              <w:top w:val="single" w:color="000000" w:sz="4" w:space="0"/>
              <w:left w:val="single" w:color="000000" w:sz="4" w:space="0"/>
              <w:bottom w:val="single" w:color="000000" w:sz="4" w:space="0"/>
              <w:right w:val="single" w:color="000000" w:sz="4" w:space="0"/>
            </w:tcBorders>
          </w:tcPr>
          <w:p w14:paraId="444C97EB">
            <w:pPr>
              <w:autoSpaceDE w:val="0"/>
              <w:autoSpaceDN w:val="0"/>
              <w:adjustRightInd w:val="0"/>
              <w:spacing w:before="6"/>
              <w:ind w:left="102"/>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Nil</w:t>
            </w:r>
          </w:p>
        </w:tc>
      </w:tr>
      <w:tr w14:paraId="4B503624">
        <w:tblPrEx>
          <w:tblCellMar>
            <w:top w:w="0" w:type="dxa"/>
            <w:left w:w="0" w:type="dxa"/>
            <w:bottom w:w="0" w:type="dxa"/>
            <w:right w:w="0" w:type="dxa"/>
          </w:tblCellMar>
        </w:tblPrEx>
        <w:trPr>
          <w:trHeight w:val="283" w:hRule="atLeast"/>
        </w:trPr>
        <w:tc>
          <w:tcPr>
            <w:tcW w:w="4491" w:type="dxa"/>
            <w:tcBorders>
              <w:top w:val="single" w:color="000000" w:sz="4" w:space="0"/>
              <w:left w:val="single" w:color="000000" w:sz="4" w:space="0"/>
              <w:bottom w:val="single" w:color="000000" w:sz="4" w:space="0"/>
              <w:right w:val="single" w:color="000000" w:sz="4" w:space="0"/>
            </w:tcBorders>
          </w:tcPr>
          <w:p w14:paraId="60A1C64E">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Forecastle deck </w:t>
            </w:r>
          </w:p>
        </w:tc>
        <w:tc>
          <w:tcPr>
            <w:tcW w:w="3118" w:type="dxa"/>
            <w:tcBorders>
              <w:top w:val="single" w:color="000000" w:sz="4" w:space="0"/>
              <w:left w:val="single" w:color="000000" w:sz="4" w:space="0"/>
              <w:bottom w:val="single" w:color="000000" w:sz="4" w:space="0"/>
              <w:right w:val="single" w:color="000000" w:sz="4" w:space="0"/>
            </w:tcBorders>
          </w:tcPr>
          <w:p w14:paraId="45BACF5F">
            <w:pPr>
              <w:autoSpaceDE w:val="0"/>
              <w:autoSpaceDN w:val="0"/>
              <w:adjustRightInd w:val="0"/>
              <w:spacing w:before="6"/>
              <w:ind w:left="101"/>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Nil</w:t>
            </w:r>
          </w:p>
        </w:tc>
      </w:tr>
      <w:tr w14:paraId="73F8C0D4">
        <w:tblPrEx>
          <w:tblCellMar>
            <w:top w:w="0" w:type="dxa"/>
            <w:left w:w="0" w:type="dxa"/>
            <w:bottom w:w="0" w:type="dxa"/>
            <w:right w:w="0" w:type="dxa"/>
          </w:tblCellMar>
        </w:tblPrEx>
        <w:trPr>
          <w:trHeight w:val="283" w:hRule="atLeast"/>
        </w:trPr>
        <w:tc>
          <w:tcPr>
            <w:tcW w:w="4491" w:type="dxa"/>
            <w:tcBorders>
              <w:top w:val="single" w:color="000000" w:sz="4" w:space="0"/>
              <w:left w:val="single" w:color="000000" w:sz="4" w:space="0"/>
              <w:bottom w:val="single" w:color="000000" w:sz="4" w:space="0"/>
              <w:right w:val="single" w:color="000000" w:sz="4" w:space="0"/>
            </w:tcBorders>
          </w:tcPr>
          <w:p w14:paraId="16DC6C29">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kern w:val="0"/>
                <w:sz w:val="24"/>
              </w:rPr>
              <w:t>E</w:t>
            </w:r>
            <w:r>
              <w:rPr>
                <w:color w:val="000000"/>
                <w:kern w:val="0"/>
                <w:sz w:val="24"/>
              </w:rPr>
              <w:t xml:space="preserve">xposed </w:t>
            </w:r>
            <w:r>
              <w:rPr>
                <w:rFonts w:hint="eastAsia"/>
                <w:color w:val="000000"/>
                <w:kern w:val="0"/>
                <w:sz w:val="24"/>
              </w:rPr>
              <w:t xml:space="preserve">part of </w:t>
            </w:r>
            <w:r>
              <w:rPr>
                <w:color w:val="000000"/>
                <w:kern w:val="0"/>
                <w:sz w:val="24"/>
              </w:rPr>
              <w:t xml:space="preserve">Navigation bridge </w:t>
            </w:r>
            <w:r>
              <w:rPr>
                <w:rFonts w:hint="eastAsia"/>
                <w:color w:val="000000"/>
                <w:kern w:val="0"/>
                <w:sz w:val="24"/>
              </w:rPr>
              <w:t>deck</w:t>
            </w:r>
          </w:p>
        </w:tc>
        <w:tc>
          <w:tcPr>
            <w:tcW w:w="3118" w:type="dxa"/>
            <w:tcBorders>
              <w:top w:val="single" w:color="000000" w:sz="4" w:space="0"/>
              <w:left w:val="single" w:color="000000" w:sz="4" w:space="0"/>
              <w:bottom w:val="single" w:color="000000" w:sz="4" w:space="0"/>
              <w:right w:val="single" w:color="000000" w:sz="4" w:space="0"/>
            </w:tcBorders>
          </w:tcPr>
          <w:p w14:paraId="5C317467">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kern w:val="0"/>
                <w:sz w:val="24"/>
              </w:rPr>
              <w:t>Nil</w:t>
            </w:r>
          </w:p>
        </w:tc>
      </w:tr>
      <w:tr w14:paraId="64A62B97">
        <w:tblPrEx>
          <w:tblCellMar>
            <w:top w:w="0" w:type="dxa"/>
            <w:left w:w="0" w:type="dxa"/>
            <w:bottom w:w="0" w:type="dxa"/>
            <w:right w:w="0" w:type="dxa"/>
          </w:tblCellMar>
        </w:tblPrEx>
        <w:trPr>
          <w:trHeight w:val="283" w:hRule="atLeast"/>
        </w:trPr>
        <w:tc>
          <w:tcPr>
            <w:tcW w:w="4491" w:type="dxa"/>
            <w:tcBorders>
              <w:top w:val="single" w:color="000000" w:sz="4" w:space="0"/>
              <w:left w:val="single" w:color="000000" w:sz="4" w:space="0"/>
              <w:bottom w:val="single" w:color="000000" w:sz="4" w:space="0"/>
              <w:right w:val="single" w:color="000000" w:sz="4" w:space="0"/>
            </w:tcBorders>
          </w:tcPr>
          <w:p w14:paraId="576A1C20">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Platform deck(s) in engine room</w:t>
            </w:r>
          </w:p>
        </w:tc>
        <w:tc>
          <w:tcPr>
            <w:tcW w:w="3118" w:type="dxa"/>
            <w:tcBorders>
              <w:top w:val="single" w:color="000000" w:sz="4" w:space="0"/>
              <w:left w:val="single" w:color="000000" w:sz="4" w:space="0"/>
              <w:bottom w:val="single" w:color="000000" w:sz="4" w:space="0"/>
              <w:right w:val="single" w:color="000000" w:sz="4" w:space="0"/>
            </w:tcBorders>
          </w:tcPr>
          <w:p w14:paraId="01B5C060">
            <w:pPr>
              <w:autoSpaceDE w:val="0"/>
              <w:autoSpaceDN w:val="0"/>
              <w:adjustRightInd w:val="0"/>
              <w:spacing w:before="6"/>
              <w:ind w:left="104"/>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Nil</w:t>
            </w:r>
          </w:p>
        </w:tc>
      </w:tr>
    </w:tbl>
    <w:p w14:paraId="6D4FDEA9">
      <w:pPr>
        <w:autoSpaceDE w:val="0"/>
        <w:autoSpaceDN w:val="0"/>
        <w:adjustRightInd w:val="0"/>
        <w:spacing w:line="200" w:lineRule="exact"/>
        <w:jc w:val="left"/>
        <w:rPr>
          <w:color w:val="000000" w:themeColor="text1"/>
          <w:kern w:val="0"/>
          <w:sz w:val="20"/>
          <w:szCs w:val="20"/>
          <w14:textFill>
            <w14:solidFill>
              <w14:schemeClr w14:val="tx1"/>
            </w14:solidFill>
          </w14:textFill>
        </w:rPr>
      </w:pPr>
    </w:p>
    <w:p w14:paraId="1C1F701E">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1.2.4</w:t>
      </w:r>
      <w:r>
        <w:rPr>
          <w:color w:val="000000" w:themeColor="text1"/>
          <w14:textFill>
            <w14:solidFill>
              <w14:schemeClr w14:val="tx1"/>
            </w14:solidFill>
          </w14:textFill>
        </w:rPr>
        <w:t>.4</w:t>
      </w:r>
      <w:r>
        <w:rPr>
          <w:color w:val="000000" w:themeColor="text1"/>
          <w14:textFill>
            <w14:solidFill>
              <w14:schemeClr w14:val="tx1"/>
            </w14:solidFill>
          </w14:textFill>
        </w:rPr>
        <w:tab/>
      </w:r>
      <w:r>
        <w:rPr>
          <w:color w:val="000000" w:themeColor="text1"/>
          <w14:textFill>
            <w14:solidFill>
              <w14:schemeClr w14:val="tx1"/>
            </w14:solidFill>
          </w14:textFill>
        </w:rPr>
        <w:t>Rise of Floor</w:t>
      </w:r>
    </w:p>
    <w:p w14:paraId="63651484">
      <w:pPr>
        <w:autoSpaceDE w:val="0"/>
        <w:autoSpaceDN w:val="0"/>
        <w:adjustRightInd w:val="0"/>
        <w:spacing w:before="4" w:line="240" w:lineRule="exact"/>
        <w:jc w:val="left"/>
        <w:rPr>
          <w:color w:val="000000" w:themeColor="text1"/>
          <w:kern w:val="0"/>
          <w:sz w:val="24"/>
          <w14:textFill>
            <w14:solidFill>
              <w14:schemeClr w14:val="tx1"/>
            </w14:solidFill>
          </w14:textFill>
        </w:rPr>
      </w:pPr>
    </w:p>
    <w:p w14:paraId="265EE9A9">
      <w:pPr>
        <w:autoSpaceDE w:val="0"/>
        <w:autoSpaceDN w:val="0"/>
        <w:adjustRightInd w:val="0"/>
        <w:ind w:left="1071"/>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Nil</w:t>
      </w:r>
    </w:p>
    <w:p w14:paraId="4994EF92">
      <w:pPr>
        <w:pStyle w:val="56"/>
        <w:spacing w:before="312" w:after="312"/>
        <w:rPr>
          <w:color w:val="000000" w:themeColor="text1"/>
          <w:w w:val="100"/>
          <w14:textFill>
            <w14:solidFill>
              <w14:schemeClr w14:val="tx1"/>
            </w14:solidFill>
          </w14:textFill>
        </w:rPr>
      </w:pPr>
      <w:bookmarkStart w:id="25" w:name="_Toc150162174"/>
      <w:bookmarkStart w:id="26" w:name="_Toc50642526"/>
      <w:r>
        <w:rPr>
          <w:rFonts w:hint="eastAsia"/>
          <w:color w:val="000000" w:themeColor="text1"/>
          <w:w w:val="100"/>
          <w14:textFill>
            <w14:solidFill>
              <w14:schemeClr w14:val="tx1"/>
            </w14:solidFill>
          </w14:textFill>
        </w:rPr>
        <w:t>1.2.5</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DEADWEIGHT</w:t>
      </w:r>
      <w:r>
        <w:rPr>
          <w:rFonts w:hint="eastAsia"/>
          <w:color w:val="000000" w:themeColor="text1"/>
          <w:w w:val="100"/>
          <w14:textFill>
            <w14:solidFill>
              <w14:schemeClr w14:val="tx1"/>
            </w14:solidFill>
          </w14:textFill>
        </w:rPr>
        <w:t xml:space="preserve">, </w:t>
      </w:r>
      <w:r>
        <w:rPr>
          <w:color w:val="000000" w:themeColor="text1"/>
          <w:w w:val="100"/>
          <w14:textFill>
            <w14:solidFill>
              <w14:schemeClr w14:val="tx1"/>
            </w14:solidFill>
          </w14:textFill>
        </w:rPr>
        <w:t xml:space="preserve">AND </w:t>
      </w:r>
      <w:bookmarkEnd w:id="25"/>
      <w:r>
        <w:rPr>
          <w:color w:val="000000" w:themeColor="text1"/>
          <w:w w:val="100"/>
          <w14:textFill>
            <w14:solidFill>
              <w14:schemeClr w14:val="tx1"/>
            </w14:solidFill>
          </w14:textFill>
        </w:rPr>
        <w:t>CAPACIT</w:t>
      </w:r>
      <w:r>
        <w:rPr>
          <w:rFonts w:hint="eastAsia"/>
          <w:color w:val="000000" w:themeColor="text1"/>
          <w:w w:val="100"/>
          <w14:textFill>
            <w14:solidFill>
              <w14:schemeClr w14:val="tx1"/>
            </w14:solidFill>
          </w14:textFill>
        </w:rPr>
        <w:t>Y</w:t>
      </w:r>
      <w:bookmarkEnd w:id="26"/>
    </w:p>
    <w:p w14:paraId="05A273C1">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1.2.5</w:t>
      </w:r>
      <w:r>
        <w:rPr>
          <w:color w:val="000000" w:themeColor="text1"/>
          <w14:textFill>
            <w14:solidFill>
              <w14:schemeClr w14:val="tx1"/>
            </w14:solidFill>
          </w14:textFill>
        </w:rPr>
        <w:t>.1</w:t>
      </w:r>
      <w:r>
        <w:rPr>
          <w:color w:val="000000" w:themeColor="text1"/>
          <w14:textFill>
            <w14:solidFill>
              <w14:schemeClr w14:val="tx1"/>
            </w14:solidFill>
          </w14:textFill>
        </w:rPr>
        <w:tab/>
      </w:r>
      <w:r>
        <w:rPr>
          <w:color w:val="000000" w:themeColor="text1"/>
          <w14:textFill>
            <w14:solidFill>
              <w14:schemeClr w14:val="tx1"/>
            </w14:solidFill>
          </w14:textFill>
        </w:rPr>
        <w:t>Deadweight</w:t>
      </w:r>
    </w:p>
    <w:p w14:paraId="572B27E6">
      <w:pPr>
        <w:autoSpaceDE w:val="0"/>
        <w:autoSpaceDN w:val="0"/>
        <w:adjustRightInd w:val="0"/>
        <w:spacing w:line="243" w:lineRule="auto"/>
        <w:rPr>
          <w:color w:val="000000"/>
          <w:kern w:val="0"/>
          <w:sz w:val="24"/>
        </w:rPr>
      </w:pPr>
    </w:p>
    <w:p w14:paraId="0827254F">
      <w:pPr>
        <w:autoSpaceDE w:val="0"/>
        <w:autoSpaceDN w:val="0"/>
        <w:adjustRightInd w:val="0"/>
        <w:spacing w:line="243" w:lineRule="auto"/>
        <w:ind w:left="1071"/>
        <w:rPr>
          <w:color w:val="000000"/>
          <w:kern w:val="0"/>
          <w:sz w:val="24"/>
        </w:rPr>
      </w:pPr>
      <w:r>
        <w:rPr>
          <w:color w:val="000000"/>
          <w:kern w:val="0"/>
          <w:sz w:val="24"/>
        </w:rPr>
        <w:t>The</w:t>
      </w:r>
      <w:r>
        <w:rPr>
          <w:rFonts w:hint="eastAsia"/>
          <w:color w:val="000000"/>
          <w:kern w:val="0"/>
          <w:sz w:val="24"/>
        </w:rPr>
        <w:t xml:space="preserve"> </w:t>
      </w:r>
      <w:r>
        <w:rPr>
          <w:color w:val="000000"/>
          <w:kern w:val="0"/>
          <w:sz w:val="24"/>
        </w:rPr>
        <w:t xml:space="preserve">deadweight of the Vessel shall be </w:t>
      </w:r>
      <w:r>
        <w:rPr>
          <w:rFonts w:hint="eastAsia"/>
          <w:color w:val="000000"/>
          <w:kern w:val="0"/>
          <w:sz w:val="24"/>
        </w:rPr>
        <w:t>approx</w:t>
      </w:r>
      <w:r>
        <w:rPr>
          <w:color w:val="000000"/>
          <w:kern w:val="0"/>
          <w:sz w:val="24"/>
        </w:rPr>
        <w:t>.</w:t>
      </w:r>
      <w:r>
        <w:rPr>
          <w:color w:val="000000" w:themeColor="text1"/>
          <w:kern w:val="0"/>
          <w:sz w:val="24"/>
          <w14:textFill>
            <w14:solidFill>
              <w14:schemeClr w14:val="tx1"/>
            </w14:solidFill>
          </w14:textFill>
        </w:rPr>
        <w:t>239</w:t>
      </w:r>
      <w:r>
        <w:rPr>
          <w:rFonts w:hint="eastAsia"/>
          <w:color w:val="000000" w:themeColor="text1"/>
          <w:kern w:val="0"/>
          <w:sz w:val="24"/>
          <w14:textFill>
            <w14:solidFill>
              <w14:schemeClr w14:val="tx1"/>
            </w14:solidFill>
          </w14:textFill>
        </w:rPr>
        <w:t>4</w:t>
      </w:r>
      <w:r>
        <w:rPr>
          <w:color w:val="000000" w:themeColor="text1"/>
          <w:kern w:val="0"/>
          <w:sz w:val="24"/>
          <w14:textFill>
            <w14:solidFill>
              <w14:schemeClr w14:val="tx1"/>
            </w14:solidFill>
          </w14:textFill>
        </w:rPr>
        <w:t xml:space="preserve">0 </w:t>
      </w:r>
      <w:r>
        <w:rPr>
          <w:color w:val="000000"/>
          <w:kern w:val="0"/>
          <w:sz w:val="24"/>
        </w:rPr>
        <w:t xml:space="preserve">tons at scantling draught </w:t>
      </w:r>
      <w:r>
        <w:rPr>
          <w:rFonts w:hint="eastAsia"/>
          <w:color w:val="000000"/>
          <w:kern w:val="0"/>
          <w:sz w:val="24"/>
        </w:rPr>
        <w:t>10.0</w:t>
      </w:r>
      <w:r>
        <w:rPr>
          <w:color w:val="000000"/>
          <w:kern w:val="0"/>
          <w:sz w:val="24"/>
        </w:rPr>
        <w:t>m, with</w:t>
      </w:r>
      <w:r>
        <w:rPr>
          <w:rFonts w:hint="eastAsia"/>
          <w:color w:val="000000"/>
          <w:kern w:val="0"/>
          <w:sz w:val="24"/>
        </w:rPr>
        <w:t xml:space="preserve"> even keel</w:t>
      </w:r>
      <w:r>
        <w:rPr>
          <w:color w:val="000000"/>
          <w:kern w:val="0"/>
          <w:sz w:val="24"/>
        </w:rPr>
        <w:t xml:space="preserve">, with the </w:t>
      </w:r>
      <w:r>
        <w:rPr>
          <w:rFonts w:hint="eastAsia"/>
          <w:color w:val="000000"/>
          <w:kern w:val="0"/>
          <w:sz w:val="24"/>
        </w:rPr>
        <w:t>v</w:t>
      </w:r>
      <w:r>
        <w:rPr>
          <w:color w:val="000000"/>
          <w:kern w:val="0"/>
          <w:sz w:val="24"/>
        </w:rPr>
        <w:t>essel afloat in sea water with specific gravity of 1.025.</w:t>
      </w:r>
    </w:p>
    <w:p w14:paraId="206B3434">
      <w:pPr>
        <w:autoSpaceDE w:val="0"/>
        <w:autoSpaceDN w:val="0"/>
        <w:adjustRightInd w:val="0"/>
        <w:spacing w:line="243" w:lineRule="auto"/>
        <w:ind w:left="1071"/>
        <w:rPr>
          <w:color w:val="000000"/>
          <w:kern w:val="0"/>
          <w:sz w:val="24"/>
        </w:rPr>
      </w:pPr>
    </w:p>
    <w:p w14:paraId="2D63C7F7">
      <w:pPr>
        <w:autoSpaceDE w:val="0"/>
        <w:autoSpaceDN w:val="0"/>
        <w:adjustRightInd w:val="0"/>
        <w:spacing w:line="243" w:lineRule="auto"/>
        <w:ind w:left="1071"/>
        <w:rPr>
          <w:color w:val="000000"/>
          <w:kern w:val="0"/>
          <w:sz w:val="24"/>
        </w:rPr>
      </w:pPr>
    </w:p>
    <w:p w14:paraId="61A2FD88">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1.2.5</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ab/>
      </w:r>
      <w:r>
        <w:rPr>
          <w:color w:val="000000" w:themeColor="text1"/>
          <w14:textFill>
            <w14:solidFill>
              <w14:schemeClr w14:val="tx1"/>
            </w14:solidFill>
          </w14:textFill>
        </w:rPr>
        <w:t>Container Capacity</w:t>
      </w:r>
    </w:p>
    <w:p w14:paraId="16D2F303">
      <w:pPr>
        <w:autoSpaceDE w:val="0"/>
        <w:autoSpaceDN w:val="0"/>
        <w:adjustRightInd w:val="0"/>
        <w:spacing w:before="4" w:line="240" w:lineRule="exact"/>
        <w:jc w:val="left"/>
        <w:rPr>
          <w:color w:val="000000" w:themeColor="text1"/>
          <w:kern w:val="0"/>
          <w:sz w:val="24"/>
          <w14:textFill>
            <w14:solidFill>
              <w14:schemeClr w14:val="tx1"/>
            </w14:solidFill>
          </w14:textFill>
        </w:rPr>
      </w:pPr>
    </w:p>
    <w:tbl>
      <w:tblPr>
        <w:tblStyle w:val="40"/>
        <w:tblW w:w="8789" w:type="dxa"/>
        <w:tblInd w:w="12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92"/>
        <w:gridCol w:w="2266"/>
        <w:gridCol w:w="2267"/>
        <w:gridCol w:w="2164"/>
      </w:tblGrid>
      <w:tr w14:paraId="5C66F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89" w:type="dxa"/>
            <w:gridSpan w:val="4"/>
          </w:tcPr>
          <w:p w14:paraId="6CE60C61">
            <w:pPr>
              <w:autoSpaceDE w:val="0"/>
              <w:autoSpaceDN w:val="0"/>
              <w:adjustRightInd w:val="0"/>
              <w:spacing w:line="243" w:lineRule="auto"/>
              <w:jc w:val="left"/>
              <w:rPr>
                <w:color w:val="000000"/>
                <w:kern w:val="0"/>
                <w:sz w:val="24"/>
              </w:rPr>
            </w:pPr>
            <w:bookmarkStart w:id="27" w:name="OLE_LINK5"/>
            <w:bookmarkStart w:id="28" w:name="OLE_LINK4"/>
            <w:r>
              <w:rPr>
                <w:sz w:val="24"/>
                <w:lang w:val="en-GB"/>
              </w:rPr>
              <w:t xml:space="preserve">Capacity of Maximized  Container </w:t>
            </w:r>
          </w:p>
        </w:tc>
      </w:tr>
      <w:tr w14:paraId="12877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2" w:type="dxa"/>
          </w:tcPr>
          <w:p w14:paraId="22C4F1EA">
            <w:pPr>
              <w:autoSpaceDE w:val="0"/>
              <w:autoSpaceDN w:val="0"/>
              <w:adjustRightInd w:val="0"/>
              <w:spacing w:line="243" w:lineRule="auto"/>
              <w:jc w:val="center"/>
              <w:rPr>
                <w:color w:val="000000"/>
                <w:kern w:val="0"/>
                <w:sz w:val="24"/>
              </w:rPr>
            </w:pPr>
          </w:p>
        </w:tc>
        <w:tc>
          <w:tcPr>
            <w:tcW w:w="2266" w:type="dxa"/>
          </w:tcPr>
          <w:p w14:paraId="386420F2">
            <w:pPr>
              <w:autoSpaceDE w:val="0"/>
              <w:autoSpaceDN w:val="0"/>
              <w:adjustRightInd w:val="0"/>
              <w:spacing w:line="243" w:lineRule="auto"/>
              <w:jc w:val="center"/>
              <w:rPr>
                <w:color w:val="000000"/>
                <w:kern w:val="0"/>
                <w:sz w:val="24"/>
              </w:rPr>
            </w:pPr>
            <w:r>
              <w:rPr>
                <w:color w:val="000000"/>
                <w:kern w:val="0"/>
                <w:sz w:val="24"/>
              </w:rPr>
              <w:t>20ft</w:t>
            </w:r>
          </w:p>
        </w:tc>
        <w:tc>
          <w:tcPr>
            <w:tcW w:w="2267" w:type="dxa"/>
          </w:tcPr>
          <w:p w14:paraId="505755E4">
            <w:pPr>
              <w:autoSpaceDE w:val="0"/>
              <w:autoSpaceDN w:val="0"/>
              <w:adjustRightInd w:val="0"/>
              <w:spacing w:line="243" w:lineRule="auto"/>
              <w:jc w:val="center"/>
              <w:rPr>
                <w:color w:val="000000"/>
                <w:kern w:val="0"/>
                <w:sz w:val="24"/>
              </w:rPr>
            </w:pPr>
            <w:r>
              <w:rPr>
                <w:color w:val="000000"/>
                <w:kern w:val="0"/>
                <w:sz w:val="24"/>
              </w:rPr>
              <w:t>40ft</w:t>
            </w:r>
          </w:p>
        </w:tc>
        <w:tc>
          <w:tcPr>
            <w:tcW w:w="2164" w:type="dxa"/>
          </w:tcPr>
          <w:p w14:paraId="18E3844D">
            <w:pPr>
              <w:autoSpaceDE w:val="0"/>
              <w:autoSpaceDN w:val="0"/>
              <w:adjustRightInd w:val="0"/>
              <w:spacing w:line="243" w:lineRule="auto"/>
              <w:jc w:val="center"/>
              <w:rPr>
                <w:color w:val="000000"/>
                <w:kern w:val="0"/>
                <w:sz w:val="24"/>
              </w:rPr>
            </w:pPr>
            <w:r>
              <w:rPr>
                <w:color w:val="000000"/>
                <w:kern w:val="0"/>
                <w:sz w:val="24"/>
              </w:rPr>
              <w:t xml:space="preserve">Total </w:t>
            </w:r>
          </w:p>
          <w:p w14:paraId="0CEB6708">
            <w:pPr>
              <w:autoSpaceDE w:val="0"/>
              <w:autoSpaceDN w:val="0"/>
              <w:adjustRightInd w:val="0"/>
              <w:spacing w:line="243" w:lineRule="auto"/>
              <w:jc w:val="center"/>
              <w:rPr>
                <w:color w:val="000000"/>
                <w:kern w:val="0"/>
                <w:sz w:val="24"/>
              </w:rPr>
            </w:pPr>
            <w:r>
              <w:rPr>
                <w:color w:val="000000"/>
                <w:kern w:val="0"/>
                <w:sz w:val="24"/>
              </w:rPr>
              <w:t>(equivalent to TEU)</w:t>
            </w:r>
          </w:p>
        </w:tc>
      </w:tr>
      <w:tr w14:paraId="0A0E2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2" w:type="dxa"/>
          </w:tcPr>
          <w:p w14:paraId="5A777D55">
            <w:pPr>
              <w:autoSpaceDE w:val="0"/>
              <w:autoSpaceDN w:val="0"/>
              <w:adjustRightInd w:val="0"/>
              <w:spacing w:line="243" w:lineRule="auto"/>
              <w:jc w:val="center"/>
              <w:rPr>
                <w:color w:val="000000"/>
                <w:kern w:val="0"/>
                <w:sz w:val="24"/>
              </w:rPr>
            </w:pPr>
            <w:r>
              <w:rPr>
                <w:color w:val="000000"/>
                <w:kern w:val="0"/>
                <w:sz w:val="24"/>
              </w:rPr>
              <w:t>On deck</w:t>
            </w:r>
          </w:p>
        </w:tc>
        <w:tc>
          <w:tcPr>
            <w:tcW w:w="2266" w:type="dxa"/>
          </w:tcPr>
          <w:p w14:paraId="68621BEE">
            <w:pPr>
              <w:autoSpaceDE w:val="0"/>
              <w:autoSpaceDN w:val="0"/>
              <w:adjustRightInd w:val="0"/>
              <w:spacing w:line="243" w:lineRule="auto"/>
              <w:jc w:val="center"/>
              <w:rPr>
                <w:color w:val="000000"/>
                <w:kern w:val="0"/>
                <w:sz w:val="24"/>
              </w:rPr>
            </w:pPr>
            <w:r>
              <w:rPr>
                <w:rFonts w:hint="eastAsia"/>
                <w:color w:val="000000"/>
                <w:kern w:val="0"/>
                <w:sz w:val="24"/>
              </w:rPr>
              <w:t>1245</w:t>
            </w:r>
          </w:p>
        </w:tc>
        <w:tc>
          <w:tcPr>
            <w:tcW w:w="2267" w:type="dxa"/>
          </w:tcPr>
          <w:p w14:paraId="19ADA2A0">
            <w:pPr>
              <w:autoSpaceDE w:val="0"/>
              <w:autoSpaceDN w:val="0"/>
              <w:adjustRightInd w:val="0"/>
              <w:spacing w:line="243" w:lineRule="auto"/>
              <w:jc w:val="center"/>
              <w:rPr>
                <w:color w:val="000000"/>
                <w:kern w:val="0"/>
                <w:sz w:val="24"/>
              </w:rPr>
            </w:pPr>
          </w:p>
        </w:tc>
        <w:tc>
          <w:tcPr>
            <w:tcW w:w="2164" w:type="dxa"/>
          </w:tcPr>
          <w:p w14:paraId="1B91F803">
            <w:pPr>
              <w:autoSpaceDE w:val="0"/>
              <w:autoSpaceDN w:val="0"/>
              <w:adjustRightInd w:val="0"/>
              <w:spacing w:line="243" w:lineRule="auto"/>
              <w:jc w:val="center"/>
              <w:rPr>
                <w:color w:val="000000"/>
                <w:kern w:val="0"/>
                <w:sz w:val="24"/>
              </w:rPr>
            </w:pPr>
            <w:r>
              <w:rPr>
                <w:rFonts w:hint="eastAsia"/>
                <w:color w:val="000000"/>
                <w:kern w:val="0"/>
                <w:sz w:val="24"/>
              </w:rPr>
              <w:t>1245</w:t>
            </w:r>
          </w:p>
        </w:tc>
      </w:tr>
      <w:tr w14:paraId="03EC4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2" w:type="dxa"/>
            <w:tcBorders>
              <w:bottom w:val="single" w:color="000000" w:sz="4" w:space="0"/>
            </w:tcBorders>
          </w:tcPr>
          <w:p w14:paraId="0F839B83">
            <w:pPr>
              <w:autoSpaceDE w:val="0"/>
              <w:autoSpaceDN w:val="0"/>
              <w:adjustRightInd w:val="0"/>
              <w:spacing w:line="243" w:lineRule="auto"/>
              <w:jc w:val="center"/>
              <w:rPr>
                <w:color w:val="000000"/>
                <w:kern w:val="0"/>
                <w:sz w:val="24"/>
              </w:rPr>
            </w:pPr>
            <w:r>
              <w:rPr>
                <w:color w:val="000000"/>
                <w:kern w:val="0"/>
                <w:sz w:val="24"/>
              </w:rPr>
              <w:t>In hold</w:t>
            </w:r>
          </w:p>
        </w:tc>
        <w:tc>
          <w:tcPr>
            <w:tcW w:w="2266" w:type="dxa"/>
            <w:tcBorders>
              <w:bottom w:val="single" w:color="000000" w:sz="4" w:space="0"/>
            </w:tcBorders>
          </w:tcPr>
          <w:p w14:paraId="2AF924E7">
            <w:pPr>
              <w:autoSpaceDE w:val="0"/>
              <w:autoSpaceDN w:val="0"/>
              <w:adjustRightInd w:val="0"/>
              <w:spacing w:line="243" w:lineRule="auto"/>
              <w:jc w:val="center"/>
              <w:rPr>
                <w:color w:val="000000"/>
                <w:kern w:val="0"/>
                <w:sz w:val="24"/>
              </w:rPr>
            </w:pPr>
            <w:r>
              <w:rPr>
                <w:rFonts w:hint="eastAsia"/>
                <w:color w:val="000000"/>
                <w:kern w:val="0"/>
                <w:sz w:val="24"/>
              </w:rPr>
              <w:t>644</w:t>
            </w:r>
          </w:p>
        </w:tc>
        <w:tc>
          <w:tcPr>
            <w:tcW w:w="2267" w:type="dxa"/>
            <w:tcBorders>
              <w:bottom w:val="single" w:color="000000" w:sz="4" w:space="0"/>
            </w:tcBorders>
          </w:tcPr>
          <w:p w14:paraId="3CD60029">
            <w:pPr>
              <w:autoSpaceDE w:val="0"/>
              <w:autoSpaceDN w:val="0"/>
              <w:adjustRightInd w:val="0"/>
              <w:spacing w:line="243" w:lineRule="auto"/>
              <w:jc w:val="center"/>
              <w:rPr>
                <w:color w:val="000000"/>
                <w:kern w:val="0"/>
                <w:sz w:val="24"/>
              </w:rPr>
            </w:pPr>
            <w:r>
              <w:rPr>
                <w:color w:val="000000"/>
                <w:kern w:val="0"/>
                <w:sz w:val="24"/>
              </w:rPr>
              <w:t>-</w:t>
            </w:r>
          </w:p>
        </w:tc>
        <w:tc>
          <w:tcPr>
            <w:tcW w:w="2164" w:type="dxa"/>
            <w:tcBorders>
              <w:bottom w:val="single" w:color="000000" w:sz="4" w:space="0"/>
            </w:tcBorders>
          </w:tcPr>
          <w:p w14:paraId="2C47D6FC">
            <w:pPr>
              <w:autoSpaceDE w:val="0"/>
              <w:autoSpaceDN w:val="0"/>
              <w:adjustRightInd w:val="0"/>
              <w:spacing w:line="243" w:lineRule="auto"/>
              <w:jc w:val="center"/>
              <w:rPr>
                <w:color w:val="000000"/>
                <w:kern w:val="0"/>
                <w:sz w:val="24"/>
              </w:rPr>
            </w:pPr>
            <w:r>
              <w:rPr>
                <w:rFonts w:hint="eastAsia"/>
                <w:color w:val="000000"/>
                <w:kern w:val="0"/>
                <w:sz w:val="24"/>
              </w:rPr>
              <w:t>644</w:t>
            </w:r>
          </w:p>
        </w:tc>
      </w:tr>
      <w:tr w14:paraId="3380A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2" w:type="dxa"/>
            <w:tcBorders>
              <w:bottom w:val="double" w:color="auto" w:sz="4" w:space="0"/>
            </w:tcBorders>
          </w:tcPr>
          <w:p w14:paraId="07CE4B0E">
            <w:pPr>
              <w:autoSpaceDE w:val="0"/>
              <w:autoSpaceDN w:val="0"/>
              <w:adjustRightInd w:val="0"/>
              <w:spacing w:line="243" w:lineRule="auto"/>
              <w:jc w:val="center"/>
              <w:rPr>
                <w:color w:val="000000"/>
                <w:kern w:val="0"/>
                <w:sz w:val="24"/>
              </w:rPr>
            </w:pPr>
            <w:r>
              <w:rPr>
                <w:color w:val="000000"/>
                <w:kern w:val="0"/>
                <w:sz w:val="24"/>
              </w:rPr>
              <w:t>Total</w:t>
            </w:r>
          </w:p>
        </w:tc>
        <w:tc>
          <w:tcPr>
            <w:tcW w:w="2266" w:type="dxa"/>
            <w:tcBorders>
              <w:bottom w:val="double" w:color="auto" w:sz="4" w:space="0"/>
            </w:tcBorders>
          </w:tcPr>
          <w:p w14:paraId="3E675EF3">
            <w:pPr>
              <w:autoSpaceDE w:val="0"/>
              <w:autoSpaceDN w:val="0"/>
              <w:adjustRightInd w:val="0"/>
              <w:spacing w:line="243" w:lineRule="auto"/>
              <w:jc w:val="center"/>
              <w:rPr>
                <w:color w:val="000000"/>
                <w:kern w:val="0"/>
                <w:sz w:val="24"/>
              </w:rPr>
            </w:pPr>
            <w:r>
              <w:rPr>
                <w:rFonts w:hint="eastAsia"/>
                <w:color w:val="000000"/>
                <w:kern w:val="0"/>
                <w:sz w:val="24"/>
              </w:rPr>
              <w:t>1889</w:t>
            </w:r>
          </w:p>
        </w:tc>
        <w:tc>
          <w:tcPr>
            <w:tcW w:w="2267" w:type="dxa"/>
            <w:tcBorders>
              <w:bottom w:val="double" w:color="auto" w:sz="4" w:space="0"/>
            </w:tcBorders>
          </w:tcPr>
          <w:p w14:paraId="3507CC99">
            <w:pPr>
              <w:autoSpaceDE w:val="0"/>
              <w:autoSpaceDN w:val="0"/>
              <w:adjustRightInd w:val="0"/>
              <w:spacing w:line="243" w:lineRule="auto"/>
              <w:jc w:val="center"/>
              <w:rPr>
                <w:color w:val="000000"/>
                <w:kern w:val="0"/>
                <w:sz w:val="24"/>
              </w:rPr>
            </w:pPr>
          </w:p>
        </w:tc>
        <w:tc>
          <w:tcPr>
            <w:tcW w:w="2164" w:type="dxa"/>
            <w:tcBorders>
              <w:bottom w:val="double" w:color="auto" w:sz="4" w:space="0"/>
            </w:tcBorders>
          </w:tcPr>
          <w:p w14:paraId="2986C17C">
            <w:pPr>
              <w:autoSpaceDE w:val="0"/>
              <w:autoSpaceDN w:val="0"/>
              <w:adjustRightInd w:val="0"/>
              <w:spacing w:line="243" w:lineRule="auto"/>
              <w:jc w:val="center"/>
              <w:rPr>
                <w:color w:val="000000"/>
                <w:kern w:val="0"/>
                <w:sz w:val="24"/>
              </w:rPr>
            </w:pPr>
            <w:r>
              <w:rPr>
                <w:rFonts w:hint="eastAsia"/>
                <w:color w:val="000000"/>
                <w:kern w:val="0"/>
                <w:sz w:val="24"/>
              </w:rPr>
              <w:t>1889</w:t>
            </w:r>
          </w:p>
        </w:tc>
      </w:tr>
      <w:bookmarkEnd w:id="27"/>
      <w:bookmarkEnd w:id="28"/>
      <w:tr w14:paraId="7CE7F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89" w:type="dxa"/>
            <w:gridSpan w:val="4"/>
            <w:tcBorders>
              <w:top w:val="double" w:color="auto" w:sz="4" w:space="0"/>
              <w:bottom w:val="single" w:color="000000" w:sz="4" w:space="0"/>
            </w:tcBorders>
          </w:tcPr>
          <w:p w14:paraId="1F387C7A">
            <w:pPr>
              <w:autoSpaceDE w:val="0"/>
              <w:autoSpaceDN w:val="0"/>
              <w:adjustRightInd w:val="0"/>
              <w:spacing w:line="243" w:lineRule="auto"/>
              <w:jc w:val="center"/>
              <w:rPr>
                <w:color w:val="000000"/>
                <w:kern w:val="0"/>
                <w:sz w:val="24"/>
              </w:rPr>
            </w:pPr>
            <w:bookmarkStart w:id="29" w:name="OLE_LINK9"/>
            <w:bookmarkStart w:id="30" w:name="OLE_LINK11"/>
            <w:bookmarkStart w:id="31" w:name="OLE_LINK13"/>
            <w:bookmarkStart w:id="32" w:name="OLE_LINK6"/>
            <w:bookmarkStart w:id="33" w:name="OLE_LINK10"/>
            <w:bookmarkStart w:id="34" w:name="OLE_LINK8"/>
            <w:bookmarkStart w:id="35" w:name="OLE_LINK7"/>
            <w:bookmarkStart w:id="36" w:name="OLE_LINK12"/>
          </w:p>
        </w:tc>
      </w:tr>
      <w:bookmarkEnd w:id="29"/>
      <w:bookmarkEnd w:id="30"/>
      <w:bookmarkEnd w:id="31"/>
      <w:bookmarkEnd w:id="32"/>
      <w:bookmarkEnd w:id="33"/>
      <w:bookmarkEnd w:id="34"/>
      <w:bookmarkEnd w:id="35"/>
      <w:bookmarkEnd w:id="36"/>
    </w:tbl>
    <w:p w14:paraId="08711DFB">
      <w:pPr>
        <w:autoSpaceDE w:val="0"/>
        <w:autoSpaceDN w:val="0"/>
        <w:adjustRightInd w:val="0"/>
        <w:spacing w:before="7" w:line="280" w:lineRule="exact"/>
        <w:jc w:val="left"/>
        <w:rPr>
          <w:color w:val="000000" w:themeColor="text1"/>
          <w:kern w:val="0"/>
          <w:sz w:val="28"/>
          <w:szCs w:val="28"/>
          <w14:textFill>
            <w14:solidFill>
              <w14:schemeClr w14:val="tx1"/>
            </w14:solidFill>
          </w14:textFill>
        </w:rPr>
      </w:pPr>
    </w:p>
    <w:tbl>
      <w:tblPr>
        <w:tblStyle w:val="40"/>
        <w:tblW w:w="8789" w:type="dxa"/>
        <w:tblInd w:w="12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23"/>
        <w:gridCol w:w="2193"/>
        <w:gridCol w:w="3373"/>
      </w:tblGrid>
      <w:tr w14:paraId="729C0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89" w:type="dxa"/>
            <w:gridSpan w:val="3"/>
            <w:tcBorders>
              <w:top w:val="single" w:color="000000" w:sz="4" w:space="0"/>
            </w:tcBorders>
            <w:shd w:val="clear" w:color="auto" w:fill="auto"/>
          </w:tcPr>
          <w:p w14:paraId="3E15E0CD">
            <w:pPr>
              <w:autoSpaceDE w:val="0"/>
              <w:autoSpaceDN w:val="0"/>
              <w:adjustRightInd w:val="0"/>
              <w:spacing w:line="243" w:lineRule="auto"/>
              <w:jc w:val="left"/>
              <w:rPr>
                <w:sz w:val="24"/>
                <w:lang w:val="en-GB"/>
              </w:rPr>
            </w:pPr>
            <w:r>
              <w:rPr>
                <w:sz w:val="24"/>
                <w:lang w:val="en-GB"/>
              </w:rPr>
              <w:t>Capacity of Self-contained Reefer Container (</w:t>
            </w:r>
            <w:r>
              <w:rPr>
                <w:color w:val="000000" w:themeColor="text1"/>
                <w:kern w:val="0"/>
                <w:sz w:val="24"/>
                <w14:textFill>
                  <w14:solidFill>
                    <w14:schemeClr w14:val="tx1"/>
                  </w14:solidFill>
                </w14:textFill>
              </w:rPr>
              <w:t>ISO-1AAA type</w:t>
            </w:r>
            <w:r>
              <w:rPr>
                <w:sz w:val="24"/>
                <w:lang w:val="en-GB"/>
              </w:rPr>
              <w:t>)</w:t>
            </w:r>
          </w:p>
        </w:tc>
      </w:tr>
      <w:tr w14:paraId="4FFAD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6" w:hRule="atLeast"/>
        </w:trPr>
        <w:tc>
          <w:tcPr>
            <w:tcW w:w="3223" w:type="dxa"/>
          </w:tcPr>
          <w:p w14:paraId="2D8D9F9C">
            <w:pPr>
              <w:autoSpaceDE w:val="0"/>
              <w:autoSpaceDN w:val="0"/>
              <w:adjustRightInd w:val="0"/>
              <w:spacing w:line="243" w:lineRule="auto"/>
              <w:jc w:val="center"/>
              <w:rPr>
                <w:color w:val="000000"/>
                <w:kern w:val="0"/>
                <w:sz w:val="24"/>
              </w:rPr>
            </w:pPr>
          </w:p>
        </w:tc>
        <w:tc>
          <w:tcPr>
            <w:tcW w:w="2193" w:type="dxa"/>
          </w:tcPr>
          <w:p w14:paraId="1100F4B9">
            <w:pPr>
              <w:autoSpaceDE w:val="0"/>
              <w:autoSpaceDN w:val="0"/>
              <w:adjustRightInd w:val="0"/>
              <w:spacing w:line="243" w:lineRule="auto"/>
              <w:jc w:val="center"/>
              <w:rPr>
                <w:color w:val="000000"/>
                <w:kern w:val="0"/>
                <w:sz w:val="24"/>
              </w:rPr>
            </w:pPr>
            <w:r>
              <w:rPr>
                <w:color w:val="000000"/>
                <w:kern w:val="0"/>
                <w:sz w:val="24"/>
              </w:rPr>
              <w:t>Cooling type</w:t>
            </w:r>
          </w:p>
        </w:tc>
        <w:tc>
          <w:tcPr>
            <w:tcW w:w="3373" w:type="dxa"/>
          </w:tcPr>
          <w:p w14:paraId="6DE1E33B">
            <w:pPr>
              <w:autoSpaceDE w:val="0"/>
              <w:autoSpaceDN w:val="0"/>
              <w:adjustRightInd w:val="0"/>
              <w:spacing w:line="243" w:lineRule="auto"/>
              <w:jc w:val="center"/>
              <w:rPr>
                <w:color w:val="000000"/>
                <w:kern w:val="0"/>
                <w:sz w:val="24"/>
              </w:rPr>
            </w:pPr>
            <w:r>
              <w:rPr>
                <w:color w:val="000000"/>
                <w:kern w:val="0"/>
                <w:sz w:val="24"/>
              </w:rPr>
              <w:t>40ft high cube</w:t>
            </w:r>
          </w:p>
        </w:tc>
      </w:tr>
      <w:tr w14:paraId="6D90A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3" w:type="dxa"/>
          </w:tcPr>
          <w:p w14:paraId="1E00F47A">
            <w:pPr>
              <w:autoSpaceDE w:val="0"/>
              <w:autoSpaceDN w:val="0"/>
              <w:adjustRightInd w:val="0"/>
              <w:spacing w:line="243" w:lineRule="auto"/>
              <w:jc w:val="center"/>
              <w:rPr>
                <w:color w:val="000000"/>
                <w:kern w:val="0"/>
                <w:sz w:val="24"/>
              </w:rPr>
            </w:pPr>
            <w:r>
              <w:rPr>
                <w:color w:val="000000"/>
                <w:kern w:val="0"/>
                <w:sz w:val="24"/>
              </w:rPr>
              <w:t>On deck</w:t>
            </w:r>
          </w:p>
        </w:tc>
        <w:tc>
          <w:tcPr>
            <w:tcW w:w="2193" w:type="dxa"/>
          </w:tcPr>
          <w:p w14:paraId="014827C3">
            <w:pPr>
              <w:autoSpaceDE w:val="0"/>
              <w:autoSpaceDN w:val="0"/>
              <w:adjustRightInd w:val="0"/>
              <w:spacing w:line="243" w:lineRule="auto"/>
              <w:jc w:val="center"/>
              <w:rPr>
                <w:color w:val="000000"/>
                <w:kern w:val="0"/>
                <w:sz w:val="24"/>
              </w:rPr>
            </w:pPr>
            <w:r>
              <w:rPr>
                <w:color w:val="000000"/>
                <w:kern w:val="0"/>
                <w:sz w:val="24"/>
              </w:rPr>
              <w:t>Air cooled</w:t>
            </w:r>
          </w:p>
        </w:tc>
        <w:tc>
          <w:tcPr>
            <w:tcW w:w="3373" w:type="dxa"/>
          </w:tcPr>
          <w:p w14:paraId="4A5C2C3B">
            <w:pPr>
              <w:autoSpaceDE w:val="0"/>
              <w:autoSpaceDN w:val="0"/>
              <w:adjustRightInd w:val="0"/>
              <w:spacing w:line="243" w:lineRule="auto"/>
              <w:jc w:val="center"/>
              <w:rPr>
                <w:color w:val="000000"/>
                <w:kern w:val="0"/>
                <w:sz w:val="24"/>
              </w:rPr>
            </w:pPr>
            <w:r>
              <w:rPr>
                <w:rFonts w:hint="eastAsia"/>
                <w:color w:val="000000"/>
                <w:kern w:val="0"/>
                <w:sz w:val="24"/>
              </w:rPr>
              <w:t>220</w:t>
            </w:r>
          </w:p>
        </w:tc>
      </w:tr>
      <w:tr w14:paraId="22A23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3" w:type="dxa"/>
          </w:tcPr>
          <w:p w14:paraId="51074A15">
            <w:pPr>
              <w:autoSpaceDE w:val="0"/>
              <w:autoSpaceDN w:val="0"/>
              <w:adjustRightInd w:val="0"/>
              <w:spacing w:line="243" w:lineRule="auto"/>
              <w:jc w:val="center"/>
              <w:rPr>
                <w:color w:val="000000"/>
                <w:kern w:val="0"/>
                <w:sz w:val="24"/>
              </w:rPr>
            </w:pPr>
            <w:r>
              <w:rPr>
                <w:color w:val="000000"/>
                <w:kern w:val="0"/>
                <w:sz w:val="24"/>
              </w:rPr>
              <w:t>In hold</w:t>
            </w:r>
          </w:p>
        </w:tc>
        <w:tc>
          <w:tcPr>
            <w:tcW w:w="2193" w:type="dxa"/>
          </w:tcPr>
          <w:p w14:paraId="537BCF39">
            <w:pPr>
              <w:autoSpaceDE w:val="0"/>
              <w:autoSpaceDN w:val="0"/>
              <w:adjustRightInd w:val="0"/>
              <w:spacing w:line="243" w:lineRule="auto"/>
              <w:jc w:val="center"/>
              <w:rPr>
                <w:color w:val="000000"/>
                <w:kern w:val="0"/>
                <w:sz w:val="24"/>
              </w:rPr>
            </w:pPr>
            <w:r>
              <w:rPr>
                <w:color w:val="000000"/>
                <w:kern w:val="0"/>
                <w:sz w:val="24"/>
              </w:rPr>
              <w:t>Air cooled</w:t>
            </w:r>
          </w:p>
        </w:tc>
        <w:tc>
          <w:tcPr>
            <w:tcW w:w="3373" w:type="dxa"/>
          </w:tcPr>
          <w:p w14:paraId="3D60AF95">
            <w:pPr>
              <w:autoSpaceDE w:val="0"/>
              <w:autoSpaceDN w:val="0"/>
              <w:adjustRightInd w:val="0"/>
              <w:spacing w:line="243" w:lineRule="auto"/>
              <w:jc w:val="center"/>
              <w:rPr>
                <w:color w:val="000000"/>
                <w:kern w:val="0"/>
                <w:sz w:val="24"/>
              </w:rPr>
            </w:pPr>
            <w:r>
              <w:rPr>
                <w:rFonts w:hint="eastAsia"/>
                <w:color w:val="000000"/>
                <w:kern w:val="0"/>
                <w:sz w:val="24"/>
              </w:rPr>
              <w:t>0</w:t>
            </w:r>
          </w:p>
        </w:tc>
      </w:tr>
      <w:tr w14:paraId="08B5B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23" w:type="dxa"/>
          </w:tcPr>
          <w:p w14:paraId="175CD005">
            <w:pPr>
              <w:autoSpaceDE w:val="0"/>
              <w:autoSpaceDN w:val="0"/>
              <w:adjustRightInd w:val="0"/>
              <w:spacing w:line="243" w:lineRule="auto"/>
              <w:jc w:val="center"/>
              <w:rPr>
                <w:color w:val="000000"/>
                <w:kern w:val="0"/>
                <w:sz w:val="24"/>
              </w:rPr>
            </w:pPr>
            <w:r>
              <w:rPr>
                <w:color w:val="000000"/>
                <w:kern w:val="0"/>
                <w:sz w:val="24"/>
              </w:rPr>
              <w:t>Total</w:t>
            </w:r>
          </w:p>
        </w:tc>
        <w:tc>
          <w:tcPr>
            <w:tcW w:w="2193" w:type="dxa"/>
          </w:tcPr>
          <w:p w14:paraId="37A78333">
            <w:pPr>
              <w:autoSpaceDE w:val="0"/>
              <w:autoSpaceDN w:val="0"/>
              <w:adjustRightInd w:val="0"/>
              <w:spacing w:line="243" w:lineRule="auto"/>
              <w:jc w:val="center"/>
              <w:rPr>
                <w:color w:val="000000"/>
                <w:kern w:val="0"/>
                <w:sz w:val="24"/>
              </w:rPr>
            </w:pPr>
          </w:p>
        </w:tc>
        <w:tc>
          <w:tcPr>
            <w:tcW w:w="3373" w:type="dxa"/>
          </w:tcPr>
          <w:p w14:paraId="185F6842">
            <w:pPr>
              <w:autoSpaceDE w:val="0"/>
              <w:autoSpaceDN w:val="0"/>
              <w:adjustRightInd w:val="0"/>
              <w:spacing w:line="243" w:lineRule="auto"/>
              <w:jc w:val="center"/>
              <w:rPr>
                <w:color w:val="000000"/>
                <w:kern w:val="0"/>
                <w:sz w:val="24"/>
              </w:rPr>
            </w:pPr>
            <w:r>
              <w:rPr>
                <w:rFonts w:hint="eastAsia"/>
                <w:color w:val="000000"/>
                <w:kern w:val="0"/>
                <w:sz w:val="24"/>
              </w:rPr>
              <w:t>220</w:t>
            </w:r>
          </w:p>
        </w:tc>
      </w:tr>
    </w:tbl>
    <w:p w14:paraId="54AD878E">
      <w:pPr>
        <w:tabs>
          <w:tab w:val="left" w:pos="1520"/>
        </w:tabs>
        <w:autoSpaceDE w:val="0"/>
        <w:autoSpaceDN w:val="0"/>
        <w:adjustRightInd w:val="0"/>
        <w:spacing w:line="243" w:lineRule="auto"/>
        <w:jc w:val="left"/>
        <w:rPr>
          <w:color w:val="000000" w:themeColor="text1"/>
          <w:kern w:val="0"/>
          <w:sz w:val="24"/>
          <w14:textFill>
            <w14:solidFill>
              <w14:schemeClr w14:val="tx1"/>
            </w14:solidFill>
          </w14:textFill>
        </w:rPr>
      </w:pPr>
    </w:p>
    <w:p w14:paraId="1FD71A19">
      <w:pPr>
        <w:pStyle w:val="58"/>
        <w:numPr>
          <w:ilvl w:val="0"/>
          <w:numId w:val="3"/>
        </w:numPr>
        <w:tabs>
          <w:tab w:val="left" w:pos="1520"/>
        </w:tabs>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IMO visibility requirement at the </w:t>
      </w:r>
      <w:r>
        <w:rPr>
          <w:rFonts w:hint="eastAsia"/>
          <w:color w:val="000000" w:themeColor="text1"/>
          <w:kern w:val="0"/>
          <w:sz w:val="24"/>
          <w14:textFill>
            <w14:solidFill>
              <w14:schemeClr w14:val="tx1"/>
            </w14:solidFill>
          </w14:textFill>
        </w:rPr>
        <w:t xml:space="preserve">scantling </w:t>
      </w:r>
      <w:r>
        <w:rPr>
          <w:color w:val="000000" w:themeColor="text1"/>
          <w:kern w:val="0"/>
          <w:sz w:val="24"/>
          <w14:textFill>
            <w14:solidFill>
              <w14:schemeClr w14:val="tx1"/>
            </w14:solidFill>
          </w14:textFill>
        </w:rPr>
        <w:t xml:space="preserve">draught with even keel </w:t>
      </w:r>
      <w:r>
        <w:rPr>
          <w:rFonts w:hint="eastAsia"/>
          <w:color w:val="000000" w:themeColor="text1"/>
          <w:kern w:val="0"/>
          <w:sz w:val="24"/>
          <w14:textFill>
            <w14:solidFill>
              <w14:schemeClr w14:val="tx1"/>
            </w14:solidFill>
          </w14:textFill>
        </w:rPr>
        <w:t>is</w:t>
      </w:r>
      <w:r>
        <w:rPr>
          <w:color w:val="000000" w:themeColor="text1"/>
          <w:kern w:val="0"/>
          <w:sz w:val="24"/>
          <w14:textFill>
            <w14:solidFill>
              <w14:schemeClr w14:val="tx1"/>
            </w14:solidFill>
          </w14:textFill>
        </w:rPr>
        <w:t xml:space="preserve"> considered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in the above mentioned container capacity.</w:t>
      </w:r>
    </w:p>
    <w:p w14:paraId="200E98AC">
      <w:pPr>
        <w:pStyle w:val="58"/>
        <w:tabs>
          <w:tab w:val="left" w:pos="1520"/>
        </w:tabs>
        <w:autoSpaceDE w:val="0"/>
        <w:autoSpaceDN w:val="0"/>
        <w:adjustRightInd w:val="0"/>
        <w:spacing w:line="243" w:lineRule="auto"/>
        <w:ind w:left="1432" w:firstLine="0" w:firstLineChars="0"/>
        <w:rPr>
          <w:color w:val="000000" w:themeColor="text1"/>
          <w:kern w:val="0"/>
          <w:sz w:val="24"/>
          <w14:textFill>
            <w14:solidFill>
              <w14:schemeClr w14:val="tx1"/>
            </w14:solidFill>
          </w14:textFill>
        </w:rPr>
      </w:pPr>
    </w:p>
    <w:p w14:paraId="6AA20025">
      <w:pPr>
        <w:pStyle w:val="58"/>
        <w:numPr>
          <w:ilvl w:val="0"/>
          <w:numId w:val="3"/>
        </w:numPr>
        <w:tabs>
          <w:tab w:val="left" w:pos="1520"/>
        </w:tabs>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Containers shall be stowed in </w:t>
      </w:r>
      <w:r>
        <w:rPr>
          <w:rFonts w:hint="eastAsia"/>
          <w:color w:val="000000" w:themeColor="text1"/>
          <w:kern w:val="0"/>
          <w:sz w:val="24"/>
          <w14:textFill>
            <w14:solidFill>
              <w14:schemeClr w14:val="tx1"/>
            </w14:solidFill>
          </w14:textFill>
        </w:rPr>
        <w:t>maximum five</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5</w:t>
      </w:r>
      <w:r>
        <w:rPr>
          <w:color w:val="000000" w:themeColor="text1"/>
          <w:kern w:val="0"/>
          <w:sz w:val="24"/>
          <w14:textFill>
            <w14:solidFill>
              <w14:schemeClr w14:val="tx1"/>
            </w14:solidFill>
          </w14:textFill>
        </w:rPr>
        <w:t xml:space="preserve">) tiers by </w:t>
      </w:r>
      <w:r>
        <w:rPr>
          <w:rFonts w:hint="eastAsia"/>
          <w:color w:val="000000" w:themeColor="text1"/>
          <w:kern w:val="0"/>
          <w:sz w:val="24"/>
          <w14:textFill>
            <w14:solidFill>
              <w14:schemeClr w14:val="tx1"/>
            </w14:solidFill>
          </w14:textFill>
        </w:rPr>
        <w:t xml:space="preserve">ten </w:t>
      </w:r>
      <w:r>
        <w:rPr>
          <w:color w:val="000000" w:themeColor="text1"/>
          <w:kern w:val="0"/>
          <w:sz w:val="24"/>
          <w14:textFill>
            <w14:solidFill>
              <w14:schemeClr w14:val="tx1"/>
            </w14:solidFill>
          </w14:textFill>
        </w:rPr>
        <w:t>(1</w:t>
      </w:r>
      <w:r>
        <w:rPr>
          <w:rFonts w:hint="eastAsia"/>
          <w:color w:val="000000" w:themeColor="text1"/>
          <w:kern w:val="0"/>
          <w:sz w:val="24"/>
          <w14:textFill>
            <w14:solidFill>
              <w14:schemeClr w14:val="tx1"/>
            </w14:solidFill>
          </w14:textFill>
        </w:rPr>
        <w:t>0</w:t>
      </w:r>
      <w:r>
        <w:rPr>
          <w:color w:val="000000" w:themeColor="text1"/>
          <w:kern w:val="0"/>
          <w:sz w:val="24"/>
          <w14:textFill>
            <w14:solidFill>
              <w14:schemeClr w14:val="tx1"/>
            </w14:solidFill>
          </w14:textFill>
        </w:rPr>
        <w:t xml:space="preserve">) rows in holds and maximum </w:t>
      </w:r>
      <w:r>
        <w:rPr>
          <w:rFonts w:hint="eastAsia"/>
          <w:color w:val="000000" w:themeColor="text1"/>
          <w:kern w:val="0"/>
          <w:sz w:val="24"/>
          <w14:textFill>
            <w14:solidFill>
              <w14:schemeClr w14:val="tx1"/>
            </w14:solidFill>
          </w14:textFill>
        </w:rPr>
        <w:t>seven</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7</w:t>
      </w:r>
      <w:r>
        <w:rPr>
          <w:color w:val="000000" w:themeColor="text1"/>
          <w:kern w:val="0"/>
          <w:sz w:val="24"/>
          <w14:textFill>
            <w14:solidFill>
              <w14:schemeClr w14:val="tx1"/>
            </w14:solidFill>
          </w14:textFill>
        </w:rPr>
        <w:t xml:space="preserve">) tiers by </w:t>
      </w:r>
      <w:r>
        <w:rPr>
          <w:rFonts w:hint="eastAsia"/>
          <w:color w:val="000000" w:themeColor="text1"/>
          <w:kern w:val="0"/>
          <w:sz w:val="24"/>
          <w14:textFill>
            <w14:solidFill>
              <w14:schemeClr w14:val="tx1"/>
            </w14:solidFill>
          </w14:textFill>
        </w:rPr>
        <w:t>eleven</w:t>
      </w:r>
      <w:r>
        <w:rPr>
          <w:color w:val="000000" w:themeColor="text1"/>
          <w:kern w:val="0"/>
          <w:sz w:val="24"/>
          <w14:textFill>
            <w14:solidFill>
              <w14:schemeClr w14:val="tx1"/>
            </w14:solidFill>
          </w14:textFill>
        </w:rPr>
        <w:t>(1</w:t>
      </w:r>
      <w:r>
        <w:rPr>
          <w:rFonts w:hint="eastAsia"/>
          <w:color w:val="000000" w:themeColor="text1"/>
          <w:kern w:val="0"/>
          <w:sz w:val="24"/>
          <w14:textFill>
            <w14:solidFill>
              <w14:schemeClr w14:val="tx1"/>
            </w14:solidFill>
          </w14:textFill>
        </w:rPr>
        <w:t>1</w:t>
      </w:r>
      <w:r>
        <w:rPr>
          <w:color w:val="000000" w:themeColor="text1"/>
          <w:kern w:val="0"/>
          <w:sz w:val="24"/>
          <w14:textFill>
            <w14:solidFill>
              <w14:schemeClr w14:val="tx1"/>
            </w14:solidFill>
          </w14:textFill>
        </w:rPr>
        <w:t>) rows on hatch covers and maximum</w:t>
      </w:r>
      <w:r>
        <w:rPr>
          <w:rFonts w:hint="eastAsia"/>
          <w:color w:val="000000" w:themeColor="text1"/>
          <w:kern w:val="0"/>
          <w:sz w:val="24"/>
          <w14:textFill>
            <w14:solidFill>
              <w14:schemeClr w14:val="tx1"/>
            </w14:solidFill>
          </w14:textFill>
        </w:rPr>
        <w:t xml:space="preserve"> seven</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7</w:t>
      </w:r>
      <w:r>
        <w:rPr>
          <w:color w:val="000000" w:themeColor="text1"/>
          <w:kern w:val="0"/>
          <w:sz w:val="24"/>
          <w14:textFill>
            <w14:solidFill>
              <w14:schemeClr w14:val="tx1"/>
            </w14:solidFill>
          </w14:textFill>
        </w:rPr>
        <w:t xml:space="preserve">)tiers by </w:t>
      </w:r>
      <w:r>
        <w:rPr>
          <w:rFonts w:hint="eastAsia"/>
          <w:color w:val="000000" w:themeColor="text1"/>
          <w:kern w:val="0"/>
          <w:sz w:val="24"/>
          <w14:textFill>
            <w14:solidFill>
              <w14:schemeClr w14:val="tx1"/>
            </w14:solidFill>
          </w14:textFill>
        </w:rPr>
        <w:t>eleven</w:t>
      </w:r>
      <w:r>
        <w:rPr>
          <w:color w:val="000000" w:themeColor="text1"/>
          <w:kern w:val="0"/>
          <w:sz w:val="24"/>
          <w14:textFill>
            <w14:solidFill>
              <w14:schemeClr w14:val="tx1"/>
            </w14:solidFill>
          </w14:textFill>
        </w:rPr>
        <w:t xml:space="preserve"> (1</w:t>
      </w:r>
      <w:r>
        <w:rPr>
          <w:rFonts w:hint="eastAsia"/>
          <w:color w:val="000000" w:themeColor="text1"/>
          <w:kern w:val="0"/>
          <w:sz w:val="24"/>
          <w14:textFill>
            <w14:solidFill>
              <w14:schemeClr w14:val="tx1"/>
            </w14:solidFill>
          </w14:textFill>
        </w:rPr>
        <w:t>1</w:t>
      </w:r>
      <w:r>
        <w:rPr>
          <w:color w:val="000000" w:themeColor="text1"/>
          <w:kern w:val="0"/>
          <w:sz w:val="24"/>
          <w14:textFill>
            <w14:solidFill>
              <w14:schemeClr w14:val="tx1"/>
            </w14:solidFill>
          </w14:textFill>
        </w:rPr>
        <w:t>) rows on upper deck.</w:t>
      </w:r>
    </w:p>
    <w:p w14:paraId="604199FD">
      <w:pPr>
        <w:pStyle w:val="58"/>
        <w:tabs>
          <w:tab w:val="left" w:pos="1520"/>
        </w:tabs>
        <w:autoSpaceDE w:val="0"/>
        <w:autoSpaceDN w:val="0"/>
        <w:adjustRightInd w:val="0"/>
        <w:spacing w:line="243" w:lineRule="auto"/>
        <w:ind w:left="1432" w:firstLine="0" w:firstLineChars="0"/>
        <w:rPr>
          <w:color w:val="000000" w:themeColor="text1"/>
          <w:kern w:val="0"/>
          <w:sz w:val="24"/>
          <w14:textFill>
            <w14:solidFill>
              <w14:schemeClr w14:val="tx1"/>
            </w14:solidFill>
          </w14:textFill>
        </w:rPr>
      </w:pPr>
    </w:p>
    <w:p w14:paraId="0823CF9F">
      <w:pPr>
        <w:pStyle w:val="58"/>
        <w:numPr>
          <w:ilvl w:val="0"/>
          <w:numId w:val="3"/>
        </w:numPr>
        <w:tabs>
          <w:tab w:val="left" w:pos="1520"/>
        </w:tabs>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45ft container (45’ x 8’ x 9’6”) could be stowed on top of 40ft container above hatch</w:t>
      </w:r>
    </w:p>
    <w:p w14:paraId="00CA99BD">
      <w:pPr>
        <w:pStyle w:val="58"/>
        <w:tabs>
          <w:tab w:val="left" w:pos="1520"/>
        </w:tabs>
        <w:autoSpaceDE w:val="0"/>
        <w:autoSpaceDN w:val="0"/>
        <w:adjustRightInd w:val="0"/>
        <w:spacing w:line="243" w:lineRule="auto"/>
        <w:ind w:left="1432" w:firstLine="0"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covers where available as shown on the G.A. plan.</w:t>
      </w:r>
    </w:p>
    <w:p w14:paraId="3E802995">
      <w:pPr>
        <w:pStyle w:val="58"/>
        <w:tabs>
          <w:tab w:val="left" w:pos="1520"/>
        </w:tabs>
        <w:autoSpaceDE w:val="0"/>
        <w:autoSpaceDN w:val="0"/>
        <w:adjustRightInd w:val="0"/>
        <w:spacing w:line="243" w:lineRule="auto"/>
        <w:ind w:left="1432" w:firstLine="0" w:firstLineChars="0"/>
        <w:rPr>
          <w:color w:val="000000" w:themeColor="text1"/>
          <w:kern w:val="0"/>
          <w:sz w:val="24"/>
          <w14:textFill>
            <w14:solidFill>
              <w14:schemeClr w14:val="tx1"/>
            </w14:solidFill>
          </w14:textFill>
        </w:rPr>
      </w:pPr>
    </w:p>
    <w:p w14:paraId="79AF57B6">
      <w:pPr>
        <w:pStyle w:val="58"/>
        <w:numPr>
          <w:ilvl w:val="0"/>
          <w:numId w:val="3"/>
        </w:numPr>
        <w:tabs>
          <w:tab w:val="left" w:pos="1520"/>
        </w:tabs>
        <w:autoSpaceDE w:val="0"/>
        <w:autoSpaceDN w:val="0"/>
        <w:adjustRightInd w:val="0"/>
        <w:spacing w:line="243" w:lineRule="auto"/>
        <w:ind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Maximum clear height of cargo hold shall be based on three </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3</w:t>
      </w:r>
      <w:r>
        <w:rPr>
          <w:color w:val="000000" w:themeColor="text1"/>
          <w:kern w:val="0"/>
          <w:sz w:val="24"/>
          <w14:textFill>
            <w14:solidFill>
              <w14:schemeClr w14:val="tx1"/>
            </w14:solidFill>
          </w14:textFill>
        </w:rPr>
        <w:t>) tiers of 9’6” high cube</w:t>
      </w:r>
      <w:r>
        <w:rPr>
          <w:rFonts w:hint="eastAsia"/>
          <w:color w:val="000000" w:themeColor="text1"/>
          <w:kern w:val="0"/>
          <w:sz w:val="24"/>
          <w14:textFill>
            <w14:solidFill>
              <w14:schemeClr w14:val="tx1"/>
            </w14:solidFill>
          </w14:textFill>
        </w:rPr>
        <w:t xml:space="preserve"> container and two </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2</w:t>
      </w:r>
      <w:r>
        <w:rPr>
          <w:color w:val="000000" w:themeColor="text1"/>
          <w:kern w:val="0"/>
          <w:sz w:val="24"/>
          <w14:textFill>
            <w14:solidFill>
              <w14:schemeClr w14:val="tx1"/>
            </w14:solidFill>
          </w14:textFill>
        </w:rPr>
        <w:t xml:space="preserve">) tiers of </w:t>
      </w:r>
      <w:r>
        <w:rPr>
          <w:rFonts w:hint="eastAsia"/>
          <w:color w:val="000000" w:themeColor="text1"/>
          <w:kern w:val="0"/>
          <w:sz w:val="24"/>
          <w14:textFill>
            <w14:solidFill>
              <w14:schemeClr w14:val="tx1"/>
            </w14:solidFill>
          </w14:textFill>
        </w:rPr>
        <w:t>8</w:t>
      </w:r>
      <w:r>
        <w:rPr>
          <w:color w:val="000000" w:themeColor="text1"/>
          <w:kern w:val="0"/>
          <w:sz w:val="24"/>
          <w14:textFill>
            <w14:solidFill>
              <w14:schemeClr w14:val="tx1"/>
            </w14:solidFill>
          </w14:textFill>
        </w:rPr>
        <w:t>’6”</w:t>
      </w:r>
      <w:r>
        <w:rPr>
          <w:rFonts w:hint="eastAsia"/>
          <w:color w:val="000000" w:themeColor="text1"/>
          <w:kern w:val="0"/>
          <w:sz w:val="24"/>
          <w14:textFill>
            <w14:solidFill>
              <w14:schemeClr w14:val="tx1"/>
            </w14:solidFill>
          </w14:textFill>
        </w:rPr>
        <w:t xml:space="preserve"> container.</w:t>
      </w:r>
    </w:p>
    <w:p w14:paraId="0FE456D2">
      <w:pPr>
        <w:pStyle w:val="58"/>
        <w:tabs>
          <w:tab w:val="left" w:pos="1520"/>
        </w:tabs>
        <w:autoSpaceDE w:val="0"/>
        <w:autoSpaceDN w:val="0"/>
        <w:adjustRightInd w:val="0"/>
        <w:spacing w:line="243" w:lineRule="auto"/>
        <w:ind w:left="1432" w:firstLine="0" w:firstLineChars="0"/>
        <w:rPr>
          <w:color w:val="000000" w:themeColor="text1"/>
          <w:kern w:val="0"/>
          <w:sz w:val="24"/>
          <w14:textFill>
            <w14:solidFill>
              <w14:schemeClr w14:val="tx1"/>
            </w14:solidFill>
          </w14:textFill>
        </w:rPr>
      </w:pPr>
    </w:p>
    <w:p w14:paraId="2ADA5A55">
      <w:pPr>
        <w:pStyle w:val="58"/>
        <w:numPr>
          <w:ilvl w:val="0"/>
          <w:numId w:val="3"/>
        </w:numPr>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Reefer slots shall be provided in </w:t>
      </w:r>
      <w:r>
        <w:rPr>
          <w:rFonts w:hint="eastAsia"/>
          <w:color w:val="000000" w:themeColor="text1"/>
          <w:kern w:val="0"/>
          <w:sz w:val="24"/>
          <w14:textFill>
            <w14:solidFill>
              <w14:schemeClr w14:val="tx1"/>
            </w14:solidFill>
          </w14:textFill>
        </w:rPr>
        <w:t>two</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2</w:t>
      </w:r>
      <w:r>
        <w:rPr>
          <w:color w:val="000000" w:themeColor="text1"/>
          <w:kern w:val="0"/>
          <w:sz w:val="24"/>
          <w14:textFill>
            <w14:solidFill>
              <w14:schemeClr w14:val="tx1"/>
            </w14:solidFill>
          </w14:textFill>
        </w:rPr>
        <w:t>) tiers on hatch covers and on upper deck as shown on the G.A. plan</w:t>
      </w:r>
    </w:p>
    <w:p w14:paraId="59920323"/>
    <w:p w14:paraId="3EE286F3">
      <w:pPr>
        <w:pStyle w:val="58"/>
        <w:numPr>
          <w:ilvl w:val="0"/>
          <w:numId w:val="3"/>
        </w:numPr>
        <w:tabs>
          <w:tab w:val="left" w:pos="1520"/>
        </w:tabs>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Number of tiers </w:t>
      </w:r>
      <w:r>
        <w:rPr>
          <w:rFonts w:hint="eastAsia"/>
          <w:color w:val="000000" w:themeColor="text1"/>
          <w:kern w:val="0"/>
          <w:sz w:val="24"/>
          <w14:textFill>
            <w14:solidFill>
              <w14:schemeClr w14:val="tx1"/>
            </w14:solidFill>
          </w14:textFill>
        </w:rPr>
        <w:t xml:space="preserve">in the </w:t>
      </w:r>
      <w:r>
        <w:rPr>
          <w:color w:val="000000" w:themeColor="text1"/>
          <w:kern w:val="0"/>
          <w:sz w:val="24"/>
          <w14:textFill>
            <w14:solidFill>
              <w14:schemeClr w14:val="tx1"/>
            </w14:solidFill>
          </w14:textFill>
        </w:rPr>
        <w:t xml:space="preserve">outmost </w:t>
      </w:r>
      <w:r>
        <w:rPr>
          <w:rFonts w:hint="eastAsia"/>
          <w:color w:val="000000" w:themeColor="text1"/>
          <w:kern w:val="0"/>
          <w:sz w:val="24"/>
          <w14:textFill>
            <w14:solidFill>
              <w14:schemeClr w14:val="tx1"/>
            </w14:solidFill>
          </w14:textFill>
        </w:rPr>
        <w:t xml:space="preserve">rows of containers </w:t>
      </w:r>
      <w:r>
        <w:rPr>
          <w:color w:val="000000" w:themeColor="text1"/>
          <w:kern w:val="0"/>
          <w:sz w:val="24"/>
          <w14:textFill>
            <w14:solidFill>
              <w14:schemeClr w14:val="tx1"/>
            </w14:solidFill>
          </w14:textFill>
        </w:rPr>
        <w:t xml:space="preserve">on </w:t>
      </w:r>
      <w:r>
        <w:rPr>
          <w:rFonts w:hint="eastAsia"/>
          <w:color w:val="000000" w:themeColor="text1"/>
          <w:kern w:val="0"/>
          <w:sz w:val="24"/>
          <w14:textFill>
            <w14:solidFill>
              <w14:schemeClr w14:val="tx1"/>
            </w14:solidFill>
          </w14:textFill>
        </w:rPr>
        <w:t xml:space="preserve">hatch cover / upper </w:t>
      </w:r>
      <w:r>
        <w:rPr>
          <w:color w:val="000000" w:themeColor="text1"/>
          <w:kern w:val="0"/>
          <w:sz w:val="24"/>
          <w14:textFill>
            <w14:solidFill>
              <w14:schemeClr w14:val="tx1"/>
            </w14:solidFill>
          </w14:textFill>
        </w:rPr>
        <w:t>deck</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may be adjusted according to Maker's lashing force calculation result.</w:t>
      </w:r>
    </w:p>
    <w:p w14:paraId="221D236F">
      <w:pPr>
        <w:pStyle w:val="58"/>
        <w:numPr>
          <w:ilvl w:val="0"/>
          <w:numId w:val="3"/>
        </w:numPr>
        <w:tabs>
          <w:tab w:val="left" w:pos="1520"/>
        </w:tabs>
        <w:autoSpaceDE w:val="0"/>
        <w:autoSpaceDN w:val="0"/>
        <w:adjustRightInd w:val="0"/>
        <w:spacing w:line="243" w:lineRule="auto"/>
        <w:ind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The final stack weight and weight distribution of the containers on upper deck /hatch covers shall be determined according to lashing force calculation result.</w:t>
      </w:r>
    </w:p>
    <w:p w14:paraId="76409482">
      <w:pPr>
        <w:tabs>
          <w:tab w:val="left" w:pos="1520"/>
        </w:tabs>
        <w:autoSpaceDE w:val="0"/>
        <w:autoSpaceDN w:val="0"/>
        <w:adjustRightInd w:val="0"/>
        <w:spacing w:line="243" w:lineRule="auto"/>
        <w:ind w:left="1072"/>
        <w:rPr>
          <w:color w:val="000000" w:themeColor="text1"/>
          <w:kern w:val="0"/>
          <w:sz w:val="24"/>
          <w14:textFill>
            <w14:solidFill>
              <w14:schemeClr w14:val="tx1"/>
            </w14:solidFill>
          </w14:textFill>
        </w:rPr>
      </w:pPr>
    </w:p>
    <w:p w14:paraId="25774624">
      <w:pPr>
        <w:pStyle w:val="58"/>
        <w:numPr>
          <w:ilvl w:val="0"/>
          <w:numId w:val="3"/>
        </w:numPr>
        <w:tabs>
          <w:tab w:val="left" w:pos="1520"/>
        </w:tabs>
        <w:autoSpaceDE w:val="0"/>
        <w:autoSpaceDN w:val="0"/>
        <w:adjustRightInd w:val="0"/>
        <w:spacing w:line="243" w:lineRule="auto"/>
        <w:ind w:firstLineChars="0"/>
      </w:pPr>
      <w:r>
        <w:rPr>
          <w:color w:val="000000" w:themeColor="text1"/>
          <w:kern w:val="0"/>
          <w:sz w:val="24"/>
          <w14:textFill>
            <w14:solidFill>
              <w14:schemeClr w14:val="tx1"/>
            </w14:solidFill>
          </w14:textFill>
        </w:rPr>
        <w:t>Above mentioned number of containers may be decreased/increased in the course of the design development</w:t>
      </w:r>
      <w:r>
        <w:rPr>
          <w:rFonts w:hint="eastAsia"/>
          <w:color w:val="000000" w:themeColor="text1"/>
          <w:kern w:val="0"/>
          <w:sz w:val="24"/>
          <w14:textFill>
            <w14:solidFill>
              <w14:schemeClr w14:val="tx1"/>
            </w14:solidFill>
          </w14:textFill>
        </w:rPr>
        <w:t xml:space="preserve"> according to final hull lines and G.A. plan.</w:t>
      </w:r>
    </w:p>
    <w:p w14:paraId="62EE471D">
      <w:pPr>
        <w:tabs>
          <w:tab w:val="left" w:pos="1520"/>
        </w:tabs>
        <w:autoSpaceDE w:val="0"/>
        <w:autoSpaceDN w:val="0"/>
        <w:adjustRightInd w:val="0"/>
        <w:spacing w:line="243" w:lineRule="auto"/>
        <w:rPr>
          <w:color w:val="000000" w:themeColor="text1"/>
          <w:kern w:val="0"/>
          <w:sz w:val="24"/>
          <w14:textFill>
            <w14:solidFill>
              <w14:schemeClr w14:val="tx1"/>
            </w14:solidFill>
          </w14:textFill>
        </w:rPr>
      </w:pPr>
    </w:p>
    <w:p w14:paraId="44FCD153">
      <w:pPr>
        <w:pStyle w:val="5"/>
        <w:ind w:left="42"/>
        <w:rPr>
          <w:color w:val="000000"/>
        </w:rPr>
      </w:pPr>
      <w:r>
        <w:rPr>
          <w:rFonts w:hint="eastAsia"/>
          <w:color w:val="000000"/>
        </w:rPr>
        <w:t>1.2.5</w:t>
      </w:r>
      <w:r>
        <w:rPr>
          <w:color w:val="000000"/>
        </w:rPr>
        <w:t>.</w:t>
      </w:r>
      <w:r>
        <w:rPr>
          <w:rFonts w:hint="eastAsia"/>
          <w:color w:val="000000"/>
        </w:rPr>
        <w:t>3</w:t>
      </w:r>
      <w:r>
        <w:rPr>
          <w:color w:val="000000"/>
        </w:rPr>
        <w:tab/>
      </w:r>
      <w:r>
        <w:rPr>
          <w:color w:val="000000"/>
        </w:rPr>
        <w:t>Container Homogeneous</w:t>
      </w:r>
      <w:r>
        <w:rPr>
          <w:rFonts w:hint="eastAsia"/>
          <w:color w:val="000000"/>
        </w:rPr>
        <w:t xml:space="preserve"> Intake</w:t>
      </w:r>
    </w:p>
    <w:p w14:paraId="2F841101">
      <w:pPr>
        <w:autoSpaceDE w:val="0"/>
        <w:autoSpaceDN w:val="0"/>
        <w:adjustRightInd w:val="0"/>
        <w:spacing w:line="243" w:lineRule="auto"/>
        <w:ind w:left="1107"/>
        <w:rPr>
          <w:color w:val="000000"/>
          <w:kern w:val="0"/>
          <w:sz w:val="24"/>
        </w:rPr>
      </w:pPr>
    </w:p>
    <w:p w14:paraId="5F9B943B">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number of loadable containers of </w:t>
      </w:r>
      <w:r>
        <w:rPr>
          <w:rFonts w:hint="eastAsia"/>
          <w:color w:val="000000" w:themeColor="text1"/>
          <w:kern w:val="0"/>
          <w:sz w:val="24"/>
          <w14:textFill>
            <w14:solidFill>
              <w14:schemeClr w14:val="tx1"/>
            </w14:solidFill>
          </w14:textFill>
        </w:rPr>
        <w:t>h</w:t>
      </w:r>
      <w:r>
        <w:rPr>
          <w:color w:val="000000" w:themeColor="text1"/>
          <w:kern w:val="0"/>
          <w:sz w:val="24"/>
          <w14:textFill>
            <w14:solidFill>
              <w14:schemeClr w14:val="tx1"/>
            </w14:solidFill>
          </w14:textFill>
        </w:rPr>
        <w:t xml:space="preserve">omogeneous </w:t>
      </w:r>
      <w:r>
        <w:rPr>
          <w:rFonts w:hint="eastAsia"/>
          <w:color w:val="000000" w:themeColor="text1"/>
          <w:kern w:val="0"/>
          <w:sz w:val="24"/>
          <w14:textFill>
            <w14:solidFill>
              <w14:schemeClr w14:val="tx1"/>
            </w14:solidFill>
          </w14:textFill>
        </w:rPr>
        <w:t>14MT</w:t>
      </w:r>
      <w:r>
        <w:rPr>
          <w:color w:val="000000" w:themeColor="text1"/>
          <w:kern w:val="0"/>
          <w:sz w:val="24"/>
          <w14:textFill>
            <w14:solidFill>
              <w14:schemeClr w14:val="tx1"/>
            </w14:solidFill>
          </w14:textFill>
        </w:rPr>
        <w:t xml:space="preserve"> / </w:t>
      </w:r>
      <w:r>
        <w:rPr>
          <w:rFonts w:hint="eastAsia"/>
          <w:color w:val="000000" w:themeColor="text1"/>
          <w:kern w:val="0"/>
          <w:sz w:val="24"/>
          <w14:textFill>
            <w14:solidFill>
              <w14:schemeClr w14:val="tx1"/>
            </w14:solidFill>
          </w14:textFill>
        </w:rPr>
        <w:t>T</w:t>
      </w:r>
      <w:r>
        <w:rPr>
          <w:color w:val="000000" w:themeColor="text1"/>
          <w:kern w:val="0"/>
          <w:sz w:val="24"/>
          <w14:textFill>
            <w14:solidFill>
              <w14:schemeClr w14:val="tx1"/>
            </w14:solidFill>
          </w14:textFill>
        </w:rPr>
        <w:t xml:space="preserve">EU (ISO </w:t>
      </w:r>
      <w:r>
        <w:rPr>
          <w:rFonts w:hint="eastAsia"/>
          <w:color w:val="000000" w:themeColor="text1"/>
          <w:kern w:val="0"/>
          <w:sz w:val="24"/>
          <w14:textFill>
            <w14:solidFill>
              <w14:schemeClr w14:val="tx1"/>
            </w14:solidFill>
          </w14:textFill>
        </w:rPr>
        <w:t>2</w:t>
      </w:r>
      <w:r>
        <w:rPr>
          <w:color w:val="000000" w:themeColor="text1"/>
          <w:kern w:val="0"/>
          <w:sz w:val="24"/>
          <w14:textFill>
            <w14:solidFill>
              <w14:schemeClr w14:val="tx1"/>
            </w14:solidFill>
          </w14:textFill>
        </w:rPr>
        <w:t xml:space="preserve">0’ x 8’ x </w:t>
      </w:r>
      <w:r>
        <w:rPr>
          <w:rFonts w:hint="eastAsia"/>
          <w:color w:val="000000" w:themeColor="text1"/>
          <w:kern w:val="0"/>
          <w:sz w:val="24"/>
          <w14:textFill>
            <w14:solidFill>
              <w14:schemeClr w14:val="tx1"/>
            </w14:solidFill>
          </w14:textFill>
        </w:rPr>
        <w:t>8</w:t>
      </w:r>
      <w:r>
        <w:rPr>
          <w:color w:val="000000" w:themeColor="text1"/>
          <w:kern w:val="0"/>
          <w:sz w:val="24"/>
          <w14:textFill>
            <w14:solidFill>
              <w14:schemeClr w14:val="tx1"/>
            </w14:solidFill>
          </w14:textFill>
        </w:rPr>
        <w:t>’6’’) at</w:t>
      </w:r>
      <w:r>
        <w:rPr>
          <w:rFonts w:hint="eastAsia"/>
          <w:color w:val="000000" w:themeColor="text1"/>
          <w:kern w:val="0"/>
          <w:sz w:val="24"/>
          <w14:textFill>
            <w14:solidFill>
              <w14:schemeClr w14:val="tx1"/>
            </w14:solidFill>
          </w14:textFill>
        </w:rPr>
        <w:t xml:space="preserve"> scantling </w:t>
      </w:r>
      <w:r>
        <w:rPr>
          <w:color w:val="000000" w:themeColor="text1"/>
          <w:kern w:val="0"/>
          <w:sz w:val="24"/>
          <w14:textFill>
            <w14:solidFill>
              <w14:schemeClr w14:val="tx1"/>
            </w14:solidFill>
          </w14:textFill>
        </w:rPr>
        <w:t xml:space="preserve">draught </w:t>
      </w:r>
      <w:r>
        <w:rPr>
          <w:rFonts w:hint="eastAsia"/>
          <w:color w:val="000000" w:themeColor="text1"/>
          <w:kern w:val="0"/>
          <w:sz w:val="24"/>
          <w14:textFill>
            <w14:solidFill>
              <w14:schemeClr w14:val="tx1"/>
            </w14:solidFill>
          </w14:textFill>
        </w:rPr>
        <w:t>10.0</w:t>
      </w:r>
      <w:r>
        <w:rPr>
          <w:color w:val="000000" w:themeColor="text1"/>
          <w:kern w:val="0"/>
          <w:sz w:val="24"/>
          <w14:textFill>
            <w14:solidFill>
              <w14:schemeClr w14:val="tx1"/>
            </w14:solidFill>
          </w14:textFill>
        </w:rPr>
        <w:t xml:space="preserve">m with moderate trim by stern (not more than 1.0% L.O.A.) shall be about 1332TEU with </w:t>
      </w:r>
      <w:r>
        <w:rPr>
          <w:rFonts w:hint="eastAsia"/>
          <w:color w:val="000000" w:themeColor="text1"/>
          <w:kern w:val="0"/>
          <w:sz w:val="24"/>
          <w14:textFill>
            <w14:solidFill>
              <w14:schemeClr w14:val="tx1"/>
            </w14:solidFill>
          </w14:textFill>
        </w:rPr>
        <w:t>10</w:t>
      </w:r>
      <w:r>
        <w:rPr>
          <w:color w:val="000000" w:themeColor="text1"/>
          <w:kern w:val="0"/>
          <w:sz w:val="24"/>
          <w14:textFill>
            <w14:solidFill>
              <w14:schemeClr w14:val="tx1"/>
            </w14:solidFill>
          </w14:textFill>
        </w:rPr>
        <w:t>0% consumables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at departure</w:t>
      </w:r>
      <w:r>
        <w:rPr>
          <w:rFonts w:hint="eastAsia"/>
          <w:color w:val="000000" w:themeColor="text1"/>
          <w:kern w:val="0"/>
          <w:sz w:val="24"/>
          <w14:textFill>
            <w14:solidFill>
              <w14:schemeClr w14:val="tx1"/>
            </w14:solidFill>
          </w14:textFill>
        </w:rPr>
        <w:t xml:space="preserve"> and VCG of 45% container height.</w:t>
      </w:r>
    </w:p>
    <w:p w14:paraId="5321BC5F">
      <w:pPr>
        <w:tabs>
          <w:tab w:val="left" w:pos="1520"/>
        </w:tabs>
        <w:autoSpaceDE w:val="0"/>
        <w:autoSpaceDN w:val="0"/>
        <w:adjustRightInd w:val="0"/>
        <w:spacing w:line="243" w:lineRule="auto"/>
        <w:rPr>
          <w:color w:val="000000" w:themeColor="text1"/>
          <w:kern w:val="0"/>
          <w:sz w:val="24"/>
          <w14:textFill>
            <w14:solidFill>
              <w14:schemeClr w14:val="tx1"/>
            </w14:solidFill>
          </w14:textFill>
        </w:rPr>
      </w:pPr>
    </w:p>
    <w:p w14:paraId="624F9BAC">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1.2.5</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w:t>
      </w:r>
      <w:r>
        <w:rPr>
          <w:color w:val="000000" w:themeColor="text1"/>
          <w14:textFill>
            <w14:solidFill>
              <w14:schemeClr w14:val="tx1"/>
            </w14:solidFill>
          </w14:textFill>
        </w:rPr>
        <w:tab/>
      </w:r>
      <w:r>
        <w:rPr>
          <w:color w:val="000000" w:themeColor="text1"/>
          <w14:textFill>
            <w14:solidFill>
              <w14:schemeClr w14:val="tx1"/>
            </w14:solidFill>
          </w14:textFill>
        </w:rPr>
        <w:t>Tank Capacity</w:t>
      </w:r>
    </w:p>
    <w:p w14:paraId="702EC0A8">
      <w:pPr>
        <w:autoSpaceDE w:val="0"/>
        <w:autoSpaceDN w:val="0"/>
        <w:adjustRightInd w:val="0"/>
        <w:spacing w:before="7" w:line="240" w:lineRule="exact"/>
        <w:jc w:val="left"/>
        <w:rPr>
          <w:rFonts w:eastAsia="Arial Unicode MS"/>
          <w:color w:val="000000" w:themeColor="text1"/>
          <w:kern w:val="0"/>
          <w:sz w:val="24"/>
          <w14:textFill>
            <w14:solidFill>
              <w14:schemeClr w14:val="tx1"/>
            </w14:solidFill>
          </w14:textFill>
        </w:rPr>
      </w:pPr>
    </w:p>
    <w:tbl>
      <w:tblPr>
        <w:tblStyle w:val="40"/>
        <w:tblW w:w="8773" w:type="dxa"/>
        <w:tblInd w:w="1013" w:type="dxa"/>
        <w:tblLayout w:type="fixed"/>
        <w:tblCellMar>
          <w:top w:w="0" w:type="dxa"/>
          <w:left w:w="0" w:type="dxa"/>
          <w:bottom w:w="0" w:type="dxa"/>
          <w:right w:w="0" w:type="dxa"/>
        </w:tblCellMar>
      </w:tblPr>
      <w:tblGrid>
        <w:gridCol w:w="6222"/>
        <w:gridCol w:w="2551"/>
      </w:tblGrid>
      <w:tr w14:paraId="55FE7379">
        <w:tblPrEx>
          <w:tblCellMar>
            <w:top w:w="0" w:type="dxa"/>
            <w:left w:w="0" w:type="dxa"/>
            <w:bottom w:w="0" w:type="dxa"/>
            <w:right w:w="0" w:type="dxa"/>
          </w:tblCellMar>
        </w:tblPrEx>
        <w:trPr>
          <w:trHeight w:val="624" w:hRule="atLeast"/>
        </w:trPr>
        <w:tc>
          <w:tcPr>
            <w:tcW w:w="6222" w:type="dxa"/>
            <w:tcBorders>
              <w:top w:val="single" w:color="000000" w:sz="4" w:space="0"/>
              <w:left w:val="single" w:color="000000" w:sz="4" w:space="0"/>
              <w:bottom w:val="single" w:color="000000" w:sz="4" w:space="0"/>
              <w:right w:val="single" w:color="000000" w:sz="4" w:space="0"/>
            </w:tcBorders>
          </w:tcPr>
          <w:p w14:paraId="4D5EC5BB">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Heavy fuel oil /low sulpher heavy fuel oil/Ultra low sulphur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fuel oil tanks</w:t>
            </w:r>
          </w:p>
          <w:p w14:paraId="70176BAA">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(including</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settling, service tank</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w:t>
            </w:r>
          </w:p>
        </w:tc>
        <w:tc>
          <w:tcPr>
            <w:tcW w:w="2551" w:type="dxa"/>
            <w:tcBorders>
              <w:top w:val="single" w:color="000000" w:sz="4" w:space="0"/>
              <w:left w:val="single" w:color="000000" w:sz="4" w:space="0"/>
              <w:bottom w:val="single" w:color="000000" w:sz="4" w:space="0"/>
              <w:right w:val="single" w:color="000000" w:sz="4" w:space="0"/>
            </w:tcBorders>
          </w:tcPr>
          <w:p w14:paraId="65DFEFF7">
            <w:pPr>
              <w:ind w:firstLine="120" w:firstLineChars="5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approx.1,</w:t>
            </w:r>
            <w:r>
              <w:rPr>
                <w:rFonts w:hint="eastAsia"/>
                <w:color w:val="000000" w:themeColor="text1"/>
                <w:kern w:val="0"/>
                <w:sz w:val="24"/>
                <w14:textFill>
                  <w14:solidFill>
                    <w14:schemeClr w14:val="tx1"/>
                  </w14:solidFill>
                </w14:textFill>
              </w:rPr>
              <w:t>10</w:t>
            </w:r>
            <w:r>
              <w:rPr>
                <w:color w:val="000000" w:themeColor="text1"/>
                <w:kern w:val="0"/>
                <w:sz w:val="24"/>
                <w14:textFill>
                  <w14:solidFill>
                    <w14:schemeClr w14:val="tx1"/>
                  </w14:solidFill>
                </w14:textFill>
              </w:rPr>
              <w:t>0 m</w:t>
            </w:r>
            <w:r>
              <w:rPr>
                <w:color w:val="000000" w:themeColor="text1"/>
                <w:kern w:val="0"/>
                <w:position w:val="6"/>
                <w:sz w:val="16"/>
                <w:szCs w:val="16"/>
                <w14:textFill>
                  <w14:solidFill>
                    <w14:schemeClr w14:val="tx1"/>
                  </w14:solidFill>
                </w14:textFill>
              </w:rPr>
              <w:t>3</w:t>
            </w:r>
          </w:p>
        </w:tc>
      </w:tr>
      <w:tr w14:paraId="5347F293">
        <w:tblPrEx>
          <w:tblCellMar>
            <w:top w:w="0" w:type="dxa"/>
            <w:left w:w="0" w:type="dxa"/>
            <w:bottom w:w="0" w:type="dxa"/>
            <w:right w:w="0" w:type="dxa"/>
          </w:tblCellMar>
        </w:tblPrEx>
        <w:trPr>
          <w:trHeight w:val="340" w:hRule="atLeast"/>
        </w:trPr>
        <w:tc>
          <w:tcPr>
            <w:tcW w:w="6222" w:type="dxa"/>
            <w:tcBorders>
              <w:top w:val="single" w:color="000000" w:sz="4" w:space="0"/>
              <w:left w:val="single" w:color="000000" w:sz="4" w:space="0"/>
              <w:bottom w:val="single" w:color="000000" w:sz="4" w:space="0"/>
              <w:right w:val="single" w:color="000000" w:sz="4" w:space="0"/>
            </w:tcBorders>
          </w:tcPr>
          <w:p w14:paraId="6483D78A">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Marine </w:t>
            </w:r>
            <w:r>
              <w:rPr>
                <w:rFonts w:hint="eastAsia"/>
                <w:color w:val="000000" w:themeColor="text1"/>
                <w:kern w:val="0"/>
                <w:sz w:val="24"/>
                <w14:textFill>
                  <w14:solidFill>
                    <w14:schemeClr w14:val="tx1"/>
                  </w14:solidFill>
                </w14:textFill>
              </w:rPr>
              <w:t>Gas O</w:t>
            </w:r>
            <w:r>
              <w:rPr>
                <w:color w:val="000000" w:themeColor="text1"/>
                <w:kern w:val="0"/>
                <w:sz w:val="24"/>
                <w14:textFill>
                  <w14:solidFill>
                    <w14:schemeClr w14:val="tx1"/>
                  </w14:solidFill>
                </w14:textFill>
              </w:rPr>
              <w:t>il tank</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(including service tank)</w:t>
            </w:r>
          </w:p>
        </w:tc>
        <w:tc>
          <w:tcPr>
            <w:tcW w:w="2551" w:type="dxa"/>
            <w:tcBorders>
              <w:top w:val="single" w:color="000000" w:sz="4" w:space="0"/>
              <w:left w:val="single" w:color="000000" w:sz="4" w:space="0"/>
              <w:bottom w:val="single" w:color="000000" w:sz="4" w:space="0"/>
              <w:right w:val="single" w:color="000000" w:sz="4" w:space="0"/>
            </w:tcBorders>
          </w:tcPr>
          <w:p w14:paraId="11618C8F">
            <w:pPr>
              <w:ind w:firstLine="120" w:firstLineChars="5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approx.</w:t>
            </w:r>
            <w:r>
              <w:rPr>
                <w:rFonts w:hint="eastAsia"/>
                <w:color w:val="000000" w:themeColor="text1"/>
                <w:kern w:val="0"/>
                <w:sz w:val="24"/>
                <w14:textFill>
                  <w14:solidFill>
                    <w14:schemeClr w14:val="tx1"/>
                  </w14:solidFill>
                </w14:textFill>
              </w:rPr>
              <w:t>20</w:t>
            </w:r>
            <w:r>
              <w:rPr>
                <w:color w:val="000000" w:themeColor="text1"/>
                <w:kern w:val="0"/>
                <w:sz w:val="24"/>
                <w14:textFill>
                  <w14:solidFill>
                    <w14:schemeClr w14:val="tx1"/>
                  </w14:solidFill>
                </w14:textFill>
              </w:rPr>
              <w:t>0m</w:t>
            </w:r>
            <w:r>
              <w:rPr>
                <w:color w:val="000000" w:themeColor="text1"/>
                <w:kern w:val="0"/>
                <w:position w:val="6"/>
                <w:sz w:val="16"/>
                <w:szCs w:val="16"/>
                <w14:textFill>
                  <w14:solidFill>
                    <w14:schemeClr w14:val="tx1"/>
                  </w14:solidFill>
                </w14:textFill>
              </w:rPr>
              <w:t>3</w:t>
            </w:r>
          </w:p>
        </w:tc>
      </w:tr>
      <w:tr w14:paraId="1C695CD5">
        <w:tblPrEx>
          <w:tblCellMar>
            <w:top w:w="0" w:type="dxa"/>
            <w:left w:w="0" w:type="dxa"/>
            <w:bottom w:w="0" w:type="dxa"/>
            <w:right w:w="0" w:type="dxa"/>
          </w:tblCellMar>
        </w:tblPrEx>
        <w:trPr>
          <w:trHeight w:val="340" w:hRule="atLeast"/>
        </w:trPr>
        <w:tc>
          <w:tcPr>
            <w:tcW w:w="6222" w:type="dxa"/>
            <w:tcBorders>
              <w:top w:val="single" w:color="000000" w:sz="4" w:space="0"/>
              <w:left w:val="single" w:color="000000" w:sz="4" w:space="0"/>
              <w:bottom w:val="single" w:color="000000" w:sz="4" w:space="0"/>
              <w:right w:val="single" w:color="000000" w:sz="4" w:space="0"/>
            </w:tcBorders>
          </w:tcPr>
          <w:p w14:paraId="0AE28BB4">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Fresh </w:t>
            </w:r>
            <w:r>
              <w:rPr>
                <w:rFonts w:hint="eastAsia"/>
                <w:color w:val="000000" w:themeColor="text1"/>
                <w:kern w:val="0"/>
                <w:sz w:val="24"/>
                <w14:textFill>
                  <w14:solidFill>
                    <w14:schemeClr w14:val="tx1"/>
                  </w14:solidFill>
                </w14:textFill>
              </w:rPr>
              <w:t>W</w:t>
            </w:r>
            <w:r>
              <w:rPr>
                <w:color w:val="000000" w:themeColor="text1"/>
                <w:kern w:val="0"/>
                <w:sz w:val="24"/>
                <w14:textFill>
                  <w14:solidFill>
                    <w14:schemeClr w14:val="tx1"/>
                  </w14:solidFill>
                </w14:textFill>
              </w:rPr>
              <w:t>ater tank</w:t>
            </w:r>
            <w:r>
              <w:rPr>
                <w:rFonts w:hint="eastAsia"/>
                <w:color w:val="000000" w:themeColor="text1"/>
                <w:kern w:val="0"/>
                <w:sz w:val="24"/>
                <w14:textFill>
                  <w14:solidFill>
                    <w14:schemeClr w14:val="tx1"/>
                  </w14:solidFill>
                </w14:textFill>
              </w:rPr>
              <w:t>s</w:t>
            </w:r>
          </w:p>
        </w:tc>
        <w:tc>
          <w:tcPr>
            <w:tcW w:w="2551" w:type="dxa"/>
            <w:tcBorders>
              <w:top w:val="single" w:color="000000" w:sz="4" w:space="0"/>
              <w:left w:val="single" w:color="000000" w:sz="4" w:space="0"/>
              <w:bottom w:val="single" w:color="000000" w:sz="4" w:space="0"/>
              <w:right w:val="single" w:color="000000" w:sz="4" w:space="0"/>
            </w:tcBorders>
          </w:tcPr>
          <w:p w14:paraId="1C891E22">
            <w:pPr>
              <w:tabs>
                <w:tab w:val="left" w:pos="1740"/>
              </w:tabs>
              <w:autoSpaceDE w:val="0"/>
              <w:autoSpaceDN w:val="0"/>
              <w:adjustRightInd w:val="0"/>
              <w:spacing w:before="6"/>
              <w:ind w:left="102"/>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approx.200m</w:t>
            </w:r>
            <w:r>
              <w:rPr>
                <w:color w:val="000000" w:themeColor="text1"/>
                <w:kern w:val="0"/>
                <w:position w:val="6"/>
                <w:sz w:val="16"/>
                <w:szCs w:val="16"/>
                <w14:textFill>
                  <w14:solidFill>
                    <w14:schemeClr w14:val="tx1"/>
                  </w14:solidFill>
                </w14:textFill>
              </w:rPr>
              <w:t>3</w:t>
            </w:r>
          </w:p>
        </w:tc>
      </w:tr>
      <w:tr w14:paraId="1992C0C4">
        <w:tblPrEx>
          <w:tblCellMar>
            <w:top w:w="0" w:type="dxa"/>
            <w:left w:w="0" w:type="dxa"/>
            <w:bottom w:w="0" w:type="dxa"/>
            <w:right w:w="0" w:type="dxa"/>
          </w:tblCellMar>
        </w:tblPrEx>
        <w:trPr>
          <w:trHeight w:val="340" w:hRule="atLeast"/>
        </w:trPr>
        <w:tc>
          <w:tcPr>
            <w:tcW w:w="6222" w:type="dxa"/>
            <w:tcBorders>
              <w:top w:val="single" w:color="000000" w:sz="4" w:space="0"/>
              <w:left w:val="single" w:color="000000" w:sz="4" w:space="0"/>
              <w:bottom w:val="single" w:color="000000" w:sz="4" w:space="0"/>
              <w:right w:val="single" w:color="000000" w:sz="4" w:space="0"/>
            </w:tcBorders>
          </w:tcPr>
          <w:p w14:paraId="1170AB1A">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Ballast </w:t>
            </w:r>
            <w:r>
              <w:rPr>
                <w:rFonts w:hint="eastAsia"/>
                <w:color w:val="000000" w:themeColor="text1"/>
                <w:kern w:val="0"/>
                <w:sz w:val="24"/>
                <w14:textFill>
                  <w14:solidFill>
                    <w14:schemeClr w14:val="tx1"/>
                  </w14:solidFill>
                </w14:textFill>
              </w:rPr>
              <w:t>W</w:t>
            </w:r>
            <w:r>
              <w:rPr>
                <w:color w:val="000000" w:themeColor="text1"/>
                <w:kern w:val="0"/>
                <w:sz w:val="24"/>
                <w14:textFill>
                  <w14:solidFill>
                    <w14:schemeClr w14:val="tx1"/>
                  </w14:solidFill>
                </w14:textFill>
              </w:rPr>
              <w:t>ater tank</w:t>
            </w:r>
            <w:r>
              <w:rPr>
                <w:rFonts w:hint="eastAsia"/>
                <w:color w:val="000000" w:themeColor="text1"/>
                <w:kern w:val="0"/>
                <w:sz w:val="24"/>
                <w14:textFill>
                  <w14:solidFill>
                    <w14:schemeClr w14:val="tx1"/>
                  </w14:solidFill>
                </w14:textFill>
              </w:rPr>
              <w:t>s (including anti-heeling tanks)</w:t>
            </w:r>
          </w:p>
        </w:tc>
        <w:tc>
          <w:tcPr>
            <w:tcW w:w="2551" w:type="dxa"/>
            <w:tcBorders>
              <w:top w:val="single" w:color="000000" w:sz="4" w:space="0"/>
              <w:left w:val="single" w:color="000000" w:sz="4" w:space="0"/>
              <w:bottom w:val="single" w:color="000000" w:sz="4" w:space="0"/>
              <w:right w:val="single" w:color="000000" w:sz="4" w:space="0"/>
            </w:tcBorders>
          </w:tcPr>
          <w:p w14:paraId="7AEAE572">
            <w:pPr>
              <w:tabs>
                <w:tab w:val="left" w:pos="1740"/>
              </w:tabs>
              <w:autoSpaceDE w:val="0"/>
              <w:autoSpaceDN w:val="0"/>
              <w:adjustRightInd w:val="0"/>
              <w:spacing w:before="6"/>
              <w:ind w:left="102"/>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approx.</w:t>
            </w:r>
            <w:r>
              <w:rPr>
                <w:rFonts w:hint="eastAsia"/>
                <w:color w:val="000000" w:themeColor="text1"/>
                <w:kern w:val="0"/>
                <w:sz w:val="24"/>
                <w14:textFill>
                  <w14:solidFill>
                    <w14:schemeClr w14:val="tx1"/>
                  </w14:solidFill>
                </w14:textFill>
              </w:rPr>
              <w:t xml:space="preserve">8300 </w:t>
            </w:r>
            <w:r>
              <w:rPr>
                <w:color w:val="000000" w:themeColor="text1"/>
                <w:kern w:val="0"/>
                <w:sz w:val="24"/>
                <w14:textFill>
                  <w14:solidFill>
                    <w14:schemeClr w14:val="tx1"/>
                  </w14:solidFill>
                </w14:textFill>
              </w:rPr>
              <w:t>m</w:t>
            </w:r>
            <w:r>
              <w:rPr>
                <w:color w:val="000000" w:themeColor="text1"/>
                <w:kern w:val="0"/>
                <w:position w:val="6"/>
                <w:sz w:val="16"/>
                <w:szCs w:val="16"/>
                <w14:textFill>
                  <w14:solidFill>
                    <w14:schemeClr w14:val="tx1"/>
                  </w14:solidFill>
                </w14:textFill>
              </w:rPr>
              <w:t>3</w:t>
            </w:r>
          </w:p>
        </w:tc>
      </w:tr>
    </w:tbl>
    <w:p w14:paraId="238E60E1">
      <w:pPr>
        <w:autoSpaceDE w:val="0"/>
        <w:autoSpaceDN w:val="0"/>
        <w:adjustRightInd w:val="0"/>
        <w:ind w:left="1107"/>
        <w:rPr>
          <w:color w:val="000000" w:themeColor="text1"/>
          <w:kern w:val="0"/>
          <w:sz w:val="24"/>
          <w14:textFill>
            <w14:solidFill>
              <w14:schemeClr w14:val="tx1"/>
            </w14:solidFill>
          </w14:textFill>
        </w:rPr>
      </w:pPr>
    </w:p>
    <w:p w14:paraId="0B4A70E7">
      <w:pPr>
        <w:autoSpaceDE w:val="0"/>
        <w:autoSpaceDN w:val="0"/>
        <w:adjustRightInd w:val="0"/>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Notes:</w:t>
      </w:r>
    </w:p>
    <w:p w14:paraId="488C10F3">
      <w:pPr>
        <w:autoSpaceDE w:val="0"/>
        <w:autoSpaceDN w:val="0"/>
        <w:adjustRightInd w:val="0"/>
        <w:ind w:left="1107"/>
        <w:rPr>
          <w:color w:val="000000" w:themeColor="text1"/>
          <w:kern w:val="0"/>
          <w:sz w:val="24"/>
          <w14:textFill>
            <w14:solidFill>
              <w14:schemeClr w14:val="tx1"/>
            </w14:solidFill>
          </w14:textFill>
        </w:rPr>
      </w:pPr>
    </w:p>
    <w:p w14:paraId="33065751">
      <w:pPr>
        <w:pStyle w:val="58"/>
        <w:numPr>
          <w:ilvl w:val="0"/>
          <w:numId w:val="4"/>
        </w:numPr>
        <w:autoSpaceDE w:val="0"/>
        <w:autoSpaceDN w:val="0"/>
        <w:adjustRightInd w:val="0"/>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All the </w:t>
      </w:r>
      <w:r>
        <w:rPr>
          <w:rFonts w:hint="eastAsia"/>
          <w:color w:val="000000" w:themeColor="text1"/>
          <w:kern w:val="0"/>
          <w:sz w:val="24"/>
          <w14:textFill>
            <w14:solidFill>
              <w14:schemeClr w14:val="tx1"/>
            </w14:solidFill>
          </w14:textFill>
        </w:rPr>
        <w:t>volumes of tanks</w:t>
      </w:r>
      <w:r>
        <w:rPr>
          <w:color w:val="000000" w:themeColor="text1"/>
          <w:kern w:val="0"/>
          <w:sz w:val="24"/>
          <w14:textFill>
            <w14:solidFill>
              <w14:schemeClr w14:val="tx1"/>
            </w14:solidFill>
          </w14:textFill>
        </w:rPr>
        <w:t xml:space="preserve"> in above table to be of </w:t>
      </w:r>
      <w:r>
        <w:rPr>
          <w:rFonts w:hint="eastAsia"/>
          <w:color w:val="000000" w:themeColor="text1"/>
          <w:kern w:val="0"/>
          <w:sz w:val="24"/>
          <w14:textFill>
            <w14:solidFill>
              <w14:schemeClr w14:val="tx1"/>
            </w14:solidFill>
          </w14:textFill>
        </w:rPr>
        <w:t xml:space="preserve">geometric </w:t>
      </w:r>
      <w:r>
        <w:rPr>
          <w:color w:val="000000" w:themeColor="text1"/>
          <w:kern w:val="0"/>
          <w:sz w:val="24"/>
          <w14:textFill>
            <w14:solidFill>
              <w14:schemeClr w14:val="tx1"/>
            </w14:solidFill>
          </w14:textFill>
        </w:rPr>
        <w:t>net volume</w:t>
      </w:r>
      <w:r>
        <w:rPr>
          <w:rFonts w:hint="eastAsia"/>
          <w:color w:val="000000" w:themeColor="text1"/>
          <w:kern w:val="0"/>
          <w:sz w:val="24"/>
          <w14:textFill>
            <w14:solidFill>
              <w14:schemeClr w14:val="tx1"/>
            </w14:solidFill>
          </w14:textFill>
        </w:rPr>
        <w:t xml:space="preserve"> without actual filling ratio considered.</w:t>
      </w:r>
    </w:p>
    <w:p w14:paraId="028F0AD1">
      <w:pPr>
        <w:pStyle w:val="58"/>
        <w:numPr>
          <w:ilvl w:val="0"/>
          <w:numId w:val="4"/>
        </w:numPr>
        <w:autoSpaceDE w:val="0"/>
        <w:autoSpaceDN w:val="0"/>
        <w:adjustRightInd w:val="0"/>
        <w:ind w:firstLineChars="0"/>
        <w:rPr>
          <w:rFonts w:ascii="Arial" w:hAnsi="Arial" w:cs="宋体"/>
          <w:b/>
          <w:bCs/>
          <w:caps/>
          <w:color w:val="000000" w:themeColor="text1"/>
          <w:kern w:val="0"/>
          <w:sz w:val="24"/>
          <w:szCs w:val="20"/>
          <w14:textFill>
            <w14:solidFill>
              <w14:schemeClr w14:val="tx1"/>
            </w14:solidFill>
          </w14:textFill>
        </w:rPr>
      </w:pPr>
      <w:r>
        <w:rPr>
          <w:rFonts w:hint="eastAsia"/>
          <w:color w:val="000000" w:themeColor="text1"/>
          <w:kern w:val="0"/>
          <w:sz w:val="24"/>
          <w14:textFill>
            <w14:solidFill>
              <w14:schemeClr w14:val="tx1"/>
            </w14:solidFill>
          </w14:textFill>
        </w:rPr>
        <w:t xml:space="preserve">The volume of water ballast tanks specified above means only total geometric volume and some of the specified volume may not be utilized in ballast conditions to achieve proper trim and to avoid any excessive structural stress with the detail design </w:t>
      </w:r>
      <w:r>
        <w:rPr>
          <w:color w:val="000000" w:themeColor="text1"/>
          <w:kern w:val="0"/>
          <w:sz w:val="24"/>
          <w14:textFill>
            <w14:solidFill>
              <w14:schemeClr w14:val="tx1"/>
            </w14:solidFill>
          </w14:textFill>
        </w:rPr>
        <w:t>development</w:t>
      </w:r>
      <w:r>
        <w:rPr>
          <w:rFonts w:hint="eastAsia"/>
          <w:color w:val="000000" w:themeColor="text1"/>
          <w:kern w:val="0"/>
          <w:sz w:val="24"/>
          <w14:textFill>
            <w14:solidFill>
              <w14:schemeClr w14:val="tx1"/>
            </w14:solidFill>
          </w14:textFill>
        </w:rPr>
        <w:t>.</w:t>
      </w:r>
      <w:bookmarkStart w:id="37" w:name="_Toc150162175"/>
    </w:p>
    <w:p w14:paraId="32799AD8">
      <w:pPr>
        <w:pStyle w:val="56"/>
        <w:spacing w:before="312" w:after="312"/>
        <w:rPr>
          <w:color w:val="000000" w:themeColor="text1"/>
          <w:w w:val="100"/>
          <w14:textFill>
            <w14:solidFill>
              <w14:schemeClr w14:val="tx1"/>
            </w14:solidFill>
          </w14:textFill>
        </w:rPr>
      </w:pPr>
      <w:bookmarkStart w:id="38" w:name="_Toc50642527"/>
      <w:r>
        <w:rPr>
          <w:rFonts w:hint="eastAsia"/>
          <w:color w:val="000000" w:themeColor="text1"/>
          <w:w w:val="100"/>
          <w14:textFill>
            <w14:solidFill>
              <w14:schemeClr w14:val="tx1"/>
            </w14:solidFill>
          </w14:textFill>
        </w:rPr>
        <w:t>1.2.6</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COMPLEMENT</w:t>
      </w:r>
      <w:bookmarkEnd w:id="37"/>
      <w:bookmarkEnd w:id="38"/>
    </w:p>
    <w:tbl>
      <w:tblPr>
        <w:tblStyle w:val="40"/>
        <w:tblW w:w="7639" w:type="dxa"/>
        <w:tblInd w:w="1101" w:type="dxa"/>
        <w:tblLayout w:type="fixed"/>
        <w:tblCellMar>
          <w:top w:w="0" w:type="dxa"/>
          <w:left w:w="108" w:type="dxa"/>
          <w:bottom w:w="0" w:type="dxa"/>
          <w:right w:w="108" w:type="dxa"/>
        </w:tblCellMar>
      </w:tblPr>
      <w:tblGrid>
        <w:gridCol w:w="2217"/>
        <w:gridCol w:w="2126"/>
        <w:gridCol w:w="2410"/>
        <w:gridCol w:w="886"/>
      </w:tblGrid>
      <w:tr w14:paraId="22831CEA">
        <w:tblPrEx>
          <w:tblCellMar>
            <w:top w:w="0" w:type="dxa"/>
            <w:left w:w="108" w:type="dxa"/>
            <w:bottom w:w="0" w:type="dxa"/>
            <w:right w:w="108" w:type="dxa"/>
          </w:tblCellMar>
        </w:tblPrEx>
        <w:trPr>
          <w:cantSplit/>
        </w:trPr>
        <w:tc>
          <w:tcPr>
            <w:tcW w:w="2217" w:type="dxa"/>
            <w:tcBorders>
              <w:top w:val="single" w:color="auto" w:sz="6" w:space="0"/>
              <w:left w:val="single" w:color="auto" w:sz="6" w:space="0"/>
              <w:bottom w:val="single" w:color="auto" w:sz="6" w:space="0"/>
              <w:right w:val="single" w:color="auto" w:sz="6" w:space="0"/>
              <w:tl2br w:val="single" w:color="auto" w:sz="6" w:space="0"/>
            </w:tcBorders>
          </w:tcPr>
          <w:p w14:paraId="26483D5C">
            <w:pPr>
              <w:spacing w:line="280" w:lineRule="exact"/>
              <w:jc w:val="right"/>
              <w:rPr>
                <w:sz w:val="24"/>
              </w:rPr>
            </w:pPr>
            <w:r>
              <w:rPr>
                <w:sz w:val="24"/>
              </w:rPr>
              <w:t xml:space="preserve">Dep. </w:t>
            </w:r>
            <w:r>
              <w:rPr>
                <w:rFonts w:hint="eastAsia"/>
                <w:sz w:val="24"/>
              </w:rPr>
              <w:t>N</w:t>
            </w:r>
            <w:r>
              <w:rPr>
                <w:sz w:val="24"/>
              </w:rPr>
              <w:t>ame</w:t>
            </w:r>
          </w:p>
          <w:p w14:paraId="541C4388">
            <w:pPr>
              <w:spacing w:line="280" w:lineRule="exact"/>
              <w:rPr>
                <w:sz w:val="24"/>
              </w:rPr>
            </w:pPr>
            <w:r>
              <w:rPr>
                <w:sz w:val="24"/>
              </w:rPr>
              <w:t>Class</w:t>
            </w:r>
          </w:p>
        </w:tc>
        <w:tc>
          <w:tcPr>
            <w:tcW w:w="2126" w:type="dxa"/>
            <w:tcBorders>
              <w:top w:val="single" w:color="auto" w:sz="6" w:space="0"/>
              <w:left w:val="single" w:color="auto" w:sz="6" w:space="0"/>
              <w:bottom w:val="single" w:color="auto" w:sz="6" w:space="0"/>
              <w:right w:val="single" w:color="auto" w:sz="6" w:space="0"/>
            </w:tcBorders>
          </w:tcPr>
          <w:p w14:paraId="2D9C3252">
            <w:pPr>
              <w:spacing w:line="280" w:lineRule="exact"/>
              <w:rPr>
                <w:sz w:val="24"/>
              </w:rPr>
            </w:pPr>
            <w:r>
              <w:rPr>
                <w:sz w:val="24"/>
              </w:rPr>
              <w:t>Deck Dep.</w:t>
            </w:r>
          </w:p>
        </w:tc>
        <w:tc>
          <w:tcPr>
            <w:tcW w:w="2410" w:type="dxa"/>
            <w:tcBorders>
              <w:top w:val="single" w:color="auto" w:sz="6" w:space="0"/>
              <w:left w:val="single" w:color="auto" w:sz="6" w:space="0"/>
              <w:bottom w:val="single" w:color="auto" w:sz="6" w:space="0"/>
              <w:right w:val="single" w:color="auto" w:sz="6" w:space="0"/>
            </w:tcBorders>
          </w:tcPr>
          <w:p w14:paraId="5181BB1F">
            <w:pPr>
              <w:spacing w:line="280" w:lineRule="exact"/>
              <w:rPr>
                <w:sz w:val="24"/>
              </w:rPr>
            </w:pPr>
            <w:r>
              <w:rPr>
                <w:sz w:val="24"/>
              </w:rPr>
              <w:t>Engine Dep.</w:t>
            </w:r>
          </w:p>
        </w:tc>
        <w:tc>
          <w:tcPr>
            <w:tcW w:w="886" w:type="dxa"/>
            <w:tcBorders>
              <w:top w:val="single" w:color="auto" w:sz="6" w:space="0"/>
              <w:left w:val="single" w:color="auto" w:sz="6" w:space="0"/>
              <w:bottom w:val="single" w:color="auto" w:sz="6" w:space="0"/>
              <w:right w:val="single" w:color="auto" w:sz="6" w:space="0"/>
            </w:tcBorders>
          </w:tcPr>
          <w:p w14:paraId="1F72FE2D">
            <w:pPr>
              <w:spacing w:line="280" w:lineRule="exact"/>
              <w:rPr>
                <w:sz w:val="24"/>
              </w:rPr>
            </w:pPr>
            <w:r>
              <w:rPr>
                <w:sz w:val="24"/>
              </w:rPr>
              <w:t>Total</w:t>
            </w:r>
          </w:p>
        </w:tc>
      </w:tr>
      <w:tr w14:paraId="3D36C177">
        <w:tblPrEx>
          <w:tblCellMar>
            <w:top w:w="0" w:type="dxa"/>
            <w:left w:w="108" w:type="dxa"/>
            <w:bottom w:w="0" w:type="dxa"/>
            <w:right w:w="108" w:type="dxa"/>
          </w:tblCellMar>
        </w:tblPrEx>
        <w:trPr>
          <w:cantSplit/>
          <w:trHeight w:val="283" w:hRule="atLeast"/>
        </w:trPr>
        <w:tc>
          <w:tcPr>
            <w:tcW w:w="2217" w:type="dxa"/>
            <w:tcBorders>
              <w:top w:val="single" w:color="auto" w:sz="6" w:space="0"/>
              <w:left w:val="single" w:color="auto" w:sz="6" w:space="0"/>
              <w:bottom w:val="single" w:color="auto" w:sz="6" w:space="0"/>
              <w:right w:val="single" w:color="auto" w:sz="6" w:space="0"/>
            </w:tcBorders>
          </w:tcPr>
          <w:p w14:paraId="31C4EFF6">
            <w:pPr>
              <w:spacing w:line="280" w:lineRule="exact"/>
              <w:rPr>
                <w:sz w:val="24"/>
              </w:rPr>
            </w:pPr>
            <w:r>
              <w:rPr>
                <w:sz w:val="24"/>
              </w:rPr>
              <w:t>Captain Class</w:t>
            </w:r>
          </w:p>
        </w:tc>
        <w:tc>
          <w:tcPr>
            <w:tcW w:w="2126" w:type="dxa"/>
            <w:tcBorders>
              <w:top w:val="single" w:color="auto" w:sz="6" w:space="0"/>
              <w:left w:val="single" w:color="auto" w:sz="6" w:space="0"/>
              <w:bottom w:val="single" w:color="auto" w:sz="6" w:space="0"/>
              <w:right w:val="single" w:color="auto" w:sz="6" w:space="0"/>
            </w:tcBorders>
          </w:tcPr>
          <w:p w14:paraId="3F136427">
            <w:pPr>
              <w:spacing w:line="280" w:lineRule="exact"/>
              <w:rPr>
                <w:sz w:val="24"/>
              </w:rPr>
            </w:pPr>
            <w:r>
              <w:rPr>
                <w:sz w:val="24"/>
              </w:rPr>
              <w:t xml:space="preserve">1-Captain </w:t>
            </w:r>
          </w:p>
        </w:tc>
        <w:tc>
          <w:tcPr>
            <w:tcW w:w="2410" w:type="dxa"/>
            <w:tcBorders>
              <w:top w:val="single" w:color="auto" w:sz="6" w:space="0"/>
              <w:left w:val="single" w:color="auto" w:sz="6" w:space="0"/>
              <w:bottom w:val="single" w:color="auto" w:sz="6" w:space="0"/>
              <w:right w:val="single" w:color="auto" w:sz="6" w:space="0"/>
            </w:tcBorders>
          </w:tcPr>
          <w:p w14:paraId="3B380653">
            <w:pPr>
              <w:spacing w:line="280" w:lineRule="exact"/>
              <w:rPr>
                <w:sz w:val="24"/>
              </w:rPr>
            </w:pPr>
            <w:r>
              <w:rPr>
                <w:sz w:val="24"/>
              </w:rPr>
              <w:t>1-Chief engineer</w:t>
            </w:r>
          </w:p>
        </w:tc>
        <w:tc>
          <w:tcPr>
            <w:tcW w:w="886" w:type="dxa"/>
            <w:tcBorders>
              <w:top w:val="single" w:color="auto" w:sz="6" w:space="0"/>
              <w:left w:val="single" w:color="auto" w:sz="6" w:space="0"/>
              <w:bottom w:val="single" w:color="auto" w:sz="6" w:space="0"/>
              <w:right w:val="single" w:color="auto" w:sz="6" w:space="0"/>
            </w:tcBorders>
          </w:tcPr>
          <w:p w14:paraId="2767E160">
            <w:pPr>
              <w:spacing w:line="280" w:lineRule="exact"/>
              <w:jc w:val="center"/>
              <w:rPr>
                <w:sz w:val="24"/>
              </w:rPr>
            </w:pPr>
            <w:r>
              <w:rPr>
                <w:sz w:val="24"/>
              </w:rPr>
              <w:t>2</w:t>
            </w:r>
          </w:p>
        </w:tc>
      </w:tr>
      <w:tr w14:paraId="07E30AD0">
        <w:tblPrEx>
          <w:tblCellMar>
            <w:top w:w="0" w:type="dxa"/>
            <w:left w:w="108" w:type="dxa"/>
            <w:bottom w:w="0" w:type="dxa"/>
            <w:right w:w="108" w:type="dxa"/>
          </w:tblCellMar>
        </w:tblPrEx>
        <w:trPr>
          <w:cantSplit/>
          <w:trHeight w:val="283" w:hRule="atLeast"/>
        </w:trPr>
        <w:tc>
          <w:tcPr>
            <w:tcW w:w="2217" w:type="dxa"/>
            <w:tcBorders>
              <w:top w:val="single" w:color="auto" w:sz="6" w:space="0"/>
              <w:left w:val="single" w:color="auto" w:sz="6" w:space="0"/>
              <w:bottom w:val="single" w:color="auto" w:sz="6" w:space="0"/>
              <w:right w:val="single" w:color="auto" w:sz="6" w:space="0"/>
            </w:tcBorders>
          </w:tcPr>
          <w:p w14:paraId="67C50902">
            <w:pPr>
              <w:spacing w:line="280" w:lineRule="exact"/>
              <w:rPr>
                <w:sz w:val="24"/>
              </w:rPr>
            </w:pPr>
            <w:r>
              <w:rPr>
                <w:sz w:val="24"/>
              </w:rPr>
              <w:t>Senior officer</w:t>
            </w:r>
          </w:p>
        </w:tc>
        <w:tc>
          <w:tcPr>
            <w:tcW w:w="2126" w:type="dxa"/>
            <w:tcBorders>
              <w:top w:val="single" w:color="auto" w:sz="6" w:space="0"/>
              <w:left w:val="single" w:color="auto" w:sz="6" w:space="0"/>
              <w:bottom w:val="single" w:color="auto" w:sz="6" w:space="0"/>
              <w:right w:val="single" w:color="auto" w:sz="6" w:space="0"/>
            </w:tcBorders>
          </w:tcPr>
          <w:p w14:paraId="75261BED">
            <w:pPr>
              <w:spacing w:line="280" w:lineRule="exact"/>
              <w:rPr>
                <w:sz w:val="24"/>
              </w:rPr>
            </w:pPr>
            <w:r>
              <w:rPr>
                <w:sz w:val="24"/>
              </w:rPr>
              <w:t>1-Chief officer</w:t>
            </w:r>
          </w:p>
        </w:tc>
        <w:tc>
          <w:tcPr>
            <w:tcW w:w="2410" w:type="dxa"/>
            <w:tcBorders>
              <w:top w:val="single" w:color="auto" w:sz="6" w:space="0"/>
              <w:left w:val="single" w:color="auto" w:sz="6" w:space="0"/>
              <w:bottom w:val="single" w:color="auto" w:sz="6" w:space="0"/>
              <w:right w:val="single" w:color="auto" w:sz="6" w:space="0"/>
            </w:tcBorders>
          </w:tcPr>
          <w:p w14:paraId="6AC04D81">
            <w:pPr>
              <w:spacing w:line="280" w:lineRule="exact"/>
              <w:rPr>
                <w:sz w:val="24"/>
              </w:rPr>
            </w:pPr>
            <w:r>
              <w:rPr>
                <w:sz w:val="24"/>
              </w:rPr>
              <w:t>1-Second engineer</w:t>
            </w:r>
          </w:p>
        </w:tc>
        <w:tc>
          <w:tcPr>
            <w:tcW w:w="886" w:type="dxa"/>
            <w:tcBorders>
              <w:top w:val="single" w:color="auto" w:sz="6" w:space="0"/>
              <w:left w:val="single" w:color="auto" w:sz="6" w:space="0"/>
              <w:bottom w:val="single" w:color="auto" w:sz="6" w:space="0"/>
              <w:right w:val="single" w:color="auto" w:sz="6" w:space="0"/>
            </w:tcBorders>
          </w:tcPr>
          <w:p w14:paraId="02E4881C">
            <w:pPr>
              <w:spacing w:line="280" w:lineRule="exact"/>
              <w:jc w:val="center"/>
              <w:rPr>
                <w:sz w:val="24"/>
              </w:rPr>
            </w:pPr>
            <w:r>
              <w:rPr>
                <w:sz w:val="24"/>
              </w:rPr>
              <w:t>2</w:t>
            </w:r>
          </w:p>
        </w:tc>
      </w:tr>
      <w:tr w14:paraId="25E5BD54">
        <w:tblPrEx>
          <w:tblCellMar>
            <w:top w:w="0" w:type="dxa"/>
            <w:left w:w="108" w:type="dxa"/>
            <w:bottom w:w="0" w:type="dxa"/>
            <w:right w:w="108" w:type="dxa"/>
          </w:tblCellMar>
        </w:tblPrEx>
        <w:trPr>
          <w:cantSplit/>
          <w:trHeight w:val="737" w:hRule="atLeast"/>
        </w:trPr>
        <w:tc>
          <w:tcPr>
            <w:tcW w:w="2217" w:type="dxa"/>
            <w:tcBorders>
              <w:top w:val="single" w:color="auto" w:sz="6" w:space="0"/>
              <w:left w:val="single" w:color="auto" w:sz="6" w:space="0"/>
              <w:bottom w:val="single" w:color="auto" w:sz="6" w:space="0"/>
              <w:right w:val="single" w:color="auto" w:sz="6" w:space="0"/>
            </w:tcBorders>
          </w:tcPr>
          <w:p w14:paraId="07030CCB">
            <w:pPr>
              <w:spacing w:line="280" w:lineRule="exact"/>
              <w:rPr>
                <w:sz w:val="24"/>
              </w:rPr>
            </w:pPr>
            <w:r>
              <w:rPr>
                <w:sz w:val="24"/>
              </w:rPr>
              <w:t>Junior officer</w:t>
            </w:r>
          </w:p>
        </w:tc>
        <w:tc>
          <w:tcPr>
            <w:tcW w:w="2126" w:type="dxa"/>
            <w:tcBorders>
              <w:top w:val="single" w:color="auto" w:sz="6" w:space="0"/>
              <w:left w:val="single" w:color="auto" w:sz="6" w:space="0"/>
              <w:bottom w:val="single" w:color="auto" w:sz="6" w:space="0"/>
              <w:right w:val="single" w:color="auto" w:sz="6" w:space="0"/>
            </w:tcBorders>
          </w:tcPr>
          <w:p w14:paraId="7F698A4A">
            <w:pPr>
              <w:spacing w:line="280" w:lineRule="exact"/>
              <w:rPr>
                <w:sz w:val="24"/>
              </w:rPr>
            </w:pPr>
            <w:r>
              <w:rPr>
                <w:sz w:val="24"/>
              </w:rPr>
              <w:t>1-Second officer</w:t>
            </w:r>
          </w:p>
          <w:p w14:paraId="63A2856F">
            <w:pPr>
              <w:spacing w:line="280" w:lineRule="exact"/>
              <w:rPr>
                <w:sz w:val="24"/>
              </w:rPr>
            </w:pPr>
            <w:r>
              <w:rPr>
                <w:sz w:val="24"/>
              </w:rPr>
              <w:t>1-Third officer</w:t>
            </w:r>
          </w:p>
          <w:p w14:paraId="43811FF6">
            <w:pPr>
              <w:spacing w:line="280" w:lineRule="exact"/>
              <w:rPr>
                <w:sz w:val="24"/>
              </w:rPr>
            </w:pPr>
          </w:p>
        </w:tc>
        <w:tc>
          <w:tcPr>
            <w:tcW w:w="2410" w:type="dxa"/>
            <w:tcBorders>
              <w:top w:val="single" w:color="auto" w:sz="6" w:space="0"/>
              <w:left w:val="single" w:color="auto" w:sz="6" w:space="0"/>
              <w:bottom w:val="single" w:color="auto" w:sz="6" w:space="0"/>
              <w:right w:val="single" w:color="auto" w:sz="6" w:space="0"/>
            </w:tcBorders>
          </w:tcPr>
          <w:p w14:paraId="5BBDD83A">
            <w:pPr>
              <w:spacing w:line="280" w:lineRule="exact"/>
              <w:rPr>
                <w:sz w:val="24"/>
              </w:rPr>
            </w:pPr>
            <w:r>
              <w:rPr>
                <w:sz w:val="24"/>
              </w:rPr>
              <w:t>1-Third engineer</w:t>
            </w:r>
          </w:p>
          <w:p w14:paraId="2BE8D5B6">
            <w:pPr>
              <w:spacing w:line="280" w:lineRule="exact"/>
              <w:rPr>
                <w:sz w:val="24"/>
              </w:rPr>
            </w:pPr>
            <w:r>
              <w:rPr>
                <w:sz w:val="24"/>
              </w:rPr>
              <w:t>1-Electric</w:t>
            </w:r>
            <w:r>
              <w:rPr>
                <w:rFonts w:hint="eastAsia"/>
                <w:sz w:val="24"/>
              </w:rPr>
              <w:t>i</w:t>
            </w:r>
            <w:r>
              <w:rPr>
                <w:sz w:val="24"/>
              </w:rPr>
              <w:t>a</w:t>
            </w:r>
            <w:r>
              <w:rPr>
                <w:rFonts w:hint="eastAsia"/>
                <w:sz w:val="24"/>
              </w:rPr>
              <w:t>n</w:t>
            </w:r>
          </w:p>
          <w:p w14:paraId="71A228B6">
            <w:pPr>
              <w:spacing w:line="280" w:lineRule="exact"/>
              <w:rPr>
                <w:sz w:val="24"/>
              </w:rPr>
            </w:pPr>
            <w:r>
              <w:rPr>
                <w:sz w:val="24"/>
              </w:rPr>
              <w:t>1-Fourth engineer</w:t>
            </w:r>
          </w:p>
        </w:tc>
        <w:tc>
          <w:tcPr>
            <w:tcW w:w="886" w:type="dxa"/>
            <w:tcBorders>
              <w:top w:val="single" w:color="auto" w:sz="6" w:space="0"/>
              <w:left w:val="single" w:color="auto" w:sz="6" w:space="0"/>
              <w:bottom w:val="single" w:color="auto" w:sz="6" w:space="0"/>
              <w:right w:val="single" w:color="auto" w:sz="6" w:space="0"/>
            </w:tcBorders>
          </w:tcPr>
          <w:p w14:paraId="5E49D0A6">
            <w:pPr>
              <w:spacing w:line="280" w:lineRule="exact"/>
              <w:jc w:val="center"/>
              <w:rPr>
                <w:sz w:val="24"/>
              </w:rPr>
            </w:pPr>
            <w:r>
              <w:rPr>
                <w:sz w:val="24"/>
              </w:rPr>
              <w:t>5</w:t>
            </w:r>
          </w:p>
        </w:tc>
      </w:tr>
      <w:tr w14:paraId="13B6686C">
        <w:tblPrEx>
          <w:tblCellMar>
            <w:top w:w="0" w:type="dxa"/>
            <w:left w:w="108" w:type="dxa"/>
            <w:bottom w:w="0" w:type="dxa"/>
            <w:right w:w="108" w:type="dxa"/>
          </w:tblCellMar>
        </w:tblPrEx>
        <w:trPr>
          <w:cantSplit/>
          <w:trHeight w:val="283" w:hRule="atLeast"/>
        </w:trPr>
        <w:tc>
          <w:tcPr>
            <w:tcW w:w="2217" w:type="dxa"/>
            <w:tcBorders>
              <w:top w:val="single" w:color="auto" w:sz="6" w:space="0"/>
              <w:left w:val="single" w:color="auto" w:sz="6" w:space="0"/>
              <w:bottom w:val="single" w:color="auto" w:sz="6" w:space="0"/>
              <w:right w:val="single" w:color="auto" w:sz="6" w:space="0"/>
            </w:tcBorders>
          </w:tcPr>
          <w:p w14:paraId="5DA15E8F">
            <w:pPr>
              <w:spacing w:line="280" w:lineRule="exact"/>
              <w:rPr>
                <w:sz w:val="24"/>
              </w:rPr>
            </w:pPr>
            <w:r>
              <w:rPr>
                <w:sz w:val="24"/>
              </w:rPr>
              <w:t>Petty officer</w:t>
            </w:r>
          </w:p>
        </w:tc>
        <w:tc>
          <w:tcPr>
            <w:tcW w:w="2126" w:type="dxa"/>
            <w:tcBorders>
              <w:top w:val="single" w:color="auto" w:sz="6" w:space="0"/>
              <w:left w:val="single" w:color="auto" w:sz="6" w:space="0"/>
              <w:bottom w:val="single" w:color="auto" w:sz="6" w:space="0"/>
              <w:right w:val="single" w:color="auto" w:sz="6" w:space="0"/>
            </w:tcBorders>
          </w:tcPr>
          <w:p w14:paraId="61019E3F">
            <w:pPr>
              <w:spacing w:line="280" w:lineRule="exact"/>
              <w:rPr>
                <w:sz w:val="24"/>
              </w:rPr>
            </w:pPr>
            <w:r>
              <w:rPr>
                <w:sz w:val="24"/>
              </w:rPr>
              <w:t>1-Boatswain</w:t>
            </w:r>
          </w:p>
        </w:tc>
        <w:tc>
          <w:tcPr>
            <w:tcW w:w="2410" w:type="dxa"/>
            <w:tcBorders>
              <w:top w:val="single" w:color="auto" w:sz="6" w:space="0"/>
              <w:left w:val="single" w:color="auto" w:sz="6" w:space="0"/>
              <w:bottom w:val="single" w:color="auto" w:sz="6" w:space="0"/>
              <w:right w:val="single" w:color="auto" w:sz="6" w:space="0"/>
            </w:tcBorders>
          </w:tcPr>
          <w:p w14:paraId="4D41EFFC">
            <w:pPr>
              <w:spacing w:line="280" w:lineRule="exact"/>
              <w:rPr>
                <w:sz w:val="24"/>
              </w:rPr>
            </w:pPr>
            <w:r>
              <w:rPr>
                <w:sz w:val="24"/>
              </w:rPr>
              <w:t>1-Chief Motorman</w:t>
            </w:r>
          </w:p>
        </w:tc>
        <w:tc>
          <w:tcPr>
            <w:tcW w:w="886" w:type="dxa"/>
            <w:tcBorders>
              <w:top w:val="single" w:color="auto" w:sz="6" w:space="0"/>
              <w:left w:val="single" w:color="auto" w:sz="6" w:space="0"/>
              <w:bottom w:val="single" w:color="auto" w:sz="6" w:space="0"/>
              <w:right w:val="single" w:color="auto" w:sz="6" w:space="0"/>
            </w:tcBorders>
          </w:tcPr>
          <w:p w14:paraId="166B7F66">
            <w:pPr>
              <w:spacing w:line="280" w:lineRule="exact"/>
              <w:jc w:val="center"/>
              <w:rPr>
                <w:sz w:val="24"/>
              </w:rPr>
            </w:pPr>
            <w:r>
              <w:rPr>
                <w:sz w:val="24"/>
              </w:rPr>
              <w:t>2</w:t>
            </w:r>
          </w:p>
        </w:tc>
      </w:tr>
      <w:tr w14:paraId="53F798CC">
        <w:tblPrEx>
          <w:tblCellMar>
            <w:top w:w="0" w:type="dxa"/>
            <w:left w:w="108" w:type="dxa"/>
            <w:bottom w:w="0" w:type="dxa"/>
            <w:right w:w="108" w:type="dxa"/>
          </w:tblCellMar>
        </w:tblPrEx>
        <w:trPr>
          <w:cantSplit/>
          <w:trHeight w:val="680" w:hRule="atLeast"/>
        </w:trPr>
        <w:tc>
          <w:tcPr>
            <w:tcW w:w="2217" w:type="dxa"/>
            <w:tcBorders>
              <w:top w:val="single" w:color="auto" w:sz="6" w:space="0"/>
              <w:left w:val="single" w:color="auto" w:sz="6" w:space="0"/>
              <w:bottom w:val="single" w:color="auto" w:sz="6" w:space="0"/>
              <w:right w:val="single" w:color="auto" w:sz="6" w:space="0"/>
            </w:tcBorders>
          </w:tcPr>
          <w:p w14:paraId="2D74495B">
            <w:pPr>
              <w:spacing w:line="280" w:lineRule="exact"/>
              <w:rPr>
                <w:sz w:val="24"/>
              </w:rPr>
            </w:pPr>
            <w:r>
              <w:rPr>
                <w:sz w:val="24"/>
              </w:rPr>
              <w:t>Rating</w:t>
            </w:r>
          </w:p>
        </w:tc>
        <w:tc>
          <w:tcPr>
            <w:tcW w:w="2126" w:type="dxa"/>
            <w:tcBorders>
              <w:top w:val="single" w:color="auto" w:sz="6" w:space="0"/>
              <w:left w:val="single" w:color="auto" w:sz="6" w:space="0"/>
              <w:bottom w:val="single" w:color="auto" w:sz="6" w:space="0"/>
              <w:right w:val="single" w:color="auto" w:sz="6" w:space="0"/>
            </w:tcBorders>
          </w:tcPr>
          <w:p w14:paraId="06C573A6">
            <w:pPr>
              <w:spacing w:line="280" w:lineRule="exact"/>
              <w:rPr>
                <w:sz w:val="24"/>
              </w:rPr>
            </w:pPr>
            <w:r>
              <w:rPr>
                <w:rFonts w:hint="eastAsia"/>
                <w:sz w:val="24"/>
              </w:rPr>
              <w:t>5</w:t>
            </w:r>
            <w:r>
              <w:rPr>
                <w:sz w:val="24"/>
              </w:rPr>
              <w:t>-Seaman</w:t>
            </w:r>
          </w:p>
          <w:p w14:paraId="77CE28C2">
            <w:pPr>
              <w:spacing w:line="280" w:lineRule="exact"/>
              <w:rPr>
                <w:sz w:val="24"/>
              </w:rPr>
            </w:pPr>
            <w:r>
              <w:rPr>
                <w:sz w:val="24"/>
              </w:rPr>
              <w:t>1-Cook</w:t>
            </w:r>
          </w:p>
        </w:tc>
        <w:tc>
          <w:tcPr>
            <w:tcW w:w="2410" w:type="dxa"/>
            <w:tcBorders>
              <w:top w:val="single" w:color="auto" w:sz="6" w:space="0"/>
              <w:left w:val="single" w:color="auto" w:sz="6" w:space="0"/>
              <w:bottom w:val="single" w:color="auto" w:sz="6" w:space="0"/>
              <w:right w:val="single" w:color="auto" w:sz="6" w:space="0"/>
            </w:tcBorders>
          </w:tcPr>
          <w:p w14:paraId="73C9DE5D">
            <w:pPr>
              <w:spacing w:line="280" w:lineRule="exact"/>
              <w:rPr>
                <w:sz w:val="24"/>
              </w:rPr>
            </w:pPr>
            <w:r>
              <w:rPr>
                <w:rFonts w:hint="eastAsia"/>
                <w:sz w:val="24"/>
              </w:rPr>
              <w:t>5</w:t>
            </w:r>
            <w:r>
              <w:rPr>
                <w:sz w:val="24"/>
              </w:rPr>
              <w:t>-Motorman</w:t>
            </w:r>
          </w:p>
          <w:p w14:paraId="5EE07C29">
            <w:pPr>
              <w:spacing w:line="280" w:lineRule="exact"/>
              <w:rPr>
                <w:sz w:val="24"/>
              </w:rPr>
            </w:pPr>
          </w:p>
        </w:tc>
        <w:tc>
          <w:tcPr>
            <w:tcW w:w="886" w:type="dxa"/>
            <w:tcBorders>
              <w:top w:val="single" w:color="auto" w:sz="6" w:space="0"/>
              <w:left w:val="single" w:color="auto" w:sz="6" w:space="0"/>
              <w:bottom w:val="single" w:color="auto" w:sz="6" w:space="0"/>
              <w:right w:val="single" w:color="auto" w:sz="6" w:space="0"/>
            </w:tcBorders>
          </w:tcPr>
          <w:p w14:paraId="3EB322D4">
            <w:pPr>
              <w:spacing w:line="280" w:lineRule="exact"/>
              <w:jc w:val="center"/>
              <w:rPr>
                <w:sz w:val="24"/>
              </w:rPr>
            </w:pPr>
            <w:r>
              <w:rPr>
                <w:rFonts w:hint="eastAsia"/>
                <w:sz w:val="24"/>
              </w:rPr>
              <w:t>11</w:t>
            </w:r>
          </w:p>
        </w:tc>
      </w:tr>
      <w:tr w14:paraId="4B650525">
        <w:tblPrEx>
          <w:tblCellMar>
            <w:top w:w="0" w:type="dxa"/>
            <w:left w:w="108" w:type="dxa"/>
            <w:bottom w:w="0" w:type="dxa"/>
            <w:right w:w="108" w:type="dxa"/>
          </w:tblCellMar>
        </w:tblPrEx>
        <w:trPr>
          <w:cantSplit/>
          <w:trHeight w:val="283" w:hRule="atLeast"/>
        </w:trPr>
        <w:tc>
          <w:tcPr>
            <w:tcW w:w="2217" w:type="dxa"/>
            <w:tcBorders>
              <w:top w:val="single" w:color="auto" w:sz="6" w:space="0"/>
              <w:left w:val="single" w:color="auto" w:sz="6" w:space="0"/>
              <w:bottom w:val="single" w:color="auto" w:sz="6" w:space="0"/>
              <w:right w:val="single" w:color="auto" w:sz="6" w:space="0"/>
            </w:tcBorders>
          </w:tcPr>
          <w:p w14:paraId="771BE9D7">
            <w:pPr>
              <w:spacing w:line="280" w:lineRule="exact"/>
              <w:rPr>
                <w:sz w:val="24"/>
              </w:rPr>
            </w:pPr>
            <w:r>
              <w:rPr>
                <w:sz w:val="24"/>
              </w:rPr>
              <w:t>Others</w:t>
            </w:r>
          </w:p>
        </w:tc>
        <w:tc>
          <w:tcPr>
            <w:tcW w:w="4536" w:type="dxa"/>
            <w:gridSpan w:val="2"/>
            <w:tcBorders>
              <w:top w:val="single" w:color="auto" w:sz="6" w:space="0"/>
              <w:left w:val="single" w:color="auto" w:sz="6" w:space="0"/>
              <w:bottom w:val="single" w:color="auto" w:sz="6" w:space="0"/>
              <w:right w:val="single" w:color="auto" w:sz="6" w:space="0"/>
            </w:tcBorders>
          </w:tcPr>
          <w:p w14:paraId="0B43ED20">
            <w:pPr>
              <w:spacing w:line="280" w:lineRule="exact"/>
              <w:rPr>
                <w:sz w:val="24"/>
              </w:rPr>
            </w:pPr>
            <w:r>
              <w:rPr>
                <w:sz w:val="24"/>
              </w:rPr>
              <w:t>1-Pilot (Junior officer class)</w:t>
            </w:r>
          </w:p>
        </w:tc>
        <w:tc>
          <w:tcPr>
            <w:tcW w:w="886" w:type="dxa"/>
            <w:tcBorders>
              <w:top w:val="single" w:color="auto" w:sz="6" w:space="0"/>
              <w:left w:val="single" w:color="auto" w:sz="6" w:space="0"/>
              <w:bottom w:val="single" w:color="auto" w:sz="6" w:space="0"/>
              <w:right w:val="single" w:color="auto" w:sz="6" w:space="0"/>
            </w:tcBorders>
          </w:tcPr>
          <w:p w14:paraId="188743CD">
            <w:pPr>
              <w:spacing w:line="280" w:lineRule="exact"/>
              <w:jc w:val="center"/>
              <w:rPr>
                <w:sz w:val="24"/>
              </w:rPr>
            </w:pPr>
            <w:r>
              <w:rPr>
                <w:sz w:val="24"/>
              </w:rPr>
              <w:t>1</w:t>
            </w:r>
          </w:p>
        </w:tc>
      </w:tr>
      <w:tr w14:paraId="3688B324">
        <w:tblPrEx>
          <w:tblCellMar>
            <w:top w:w="0" w:type="dxa"/>
            <w:left w:w="108" w:type="dxa"/>
            <w:bottom w:w="0" w:type="dxa"/>
            <w:right w:w="108" w:type="dxa"/>
          </w:tblCellMar>
        </w:tblPrEx>
        <w:trPr>
          <w:cantSplit/>
          <w:trHeight w:val="283" w:hRule="atLeast"/>
        </w:trPr>
        <w:tc>
          <w:tcPr>
            <w:tcW w:w="2217" w:type="dxa"/>
            <w:tcBorders>
              <w:top w:val="single" w:color="auto" w:sz="6" w:space="0"/>
              <w:left w:val="single" w:color="auto" w:sz="6" w:space="0"/>
              <w:bottom w:val="single" w:color="auto" w:sz="6" w:space="0"/>
              <w:right w:val="single" w:color="auto" w:sz="6" w:space="0"/>
            </w:tcBorders>
          </w:tcPr>
          <w:p w14:paraId="475042B9">
            <w:pPr>
              <w:spacing w:line="280" w:lineRule="exact"/>
              <w:rPr>
                <w:sz w:val="24"/>
              </w:rPr>
            </w:pPr>
          </w:p>
        </w:tc>
        <w:tc>
          <w:tcPr>
            <w:tcW w:w="4536" w:type="dxa"/>
            <w:gridSpan w:val="2"/>
            <w:tcBorders>
              <w:top w:val="single" w:color="auto" w:sz="6" w:space="0"/>
              <w:left w:val="single" w:color="auto" w:sz="6" w:space="0"/>
              <w:bottom w:val="single" w:color="auto" w:sz="6" w:space="0"/>
              <w:right w:val="single" w:color="auto" w:sz="6" w:space="0"/>
            </w:tcBorders>
          </w:tcPr>
          <w:p w14:paraId="7CC34C17">
            <w:pPr>
              <w:spacing w:line="280" w:lineRule="exact"/>
              <w:rPr>
                <w:sz w:val="24"/>
              </w:rPr>
            </w:pPr>
            <w:r>
              <w:rPr>
                <w:sz w:val="24"/>
              </w:rPr>
              <w:t>1-Owner (Junior officer class)</w:t>
            </w:r>
          </w:p>
        </w:tc>
        <w:tc>
          <w:tcPr>
            <w:tcW w:w="886" w:type="dxa"/>
            <w:tcBorders>
              <w:top w:val="single" w:color="auto" w:sz="6" w:space="0"/>
              <w:left w:val="single" w:color="auto" w:sz="6" w:space="0"/>
              <w:bottom w:val="single" w:color="auto" w:sz="6" w:space="0"/>
              <w:right w:val="single" w:color="auto" w:sz="6" w:space="0"/>
            </w:tcBorders>
          </w:tcPr>
          <w:p w14:paraId="62646365">
            <w:pPr>
              <w:spacing w:line="280" w:lineRule="exact"/>
              <w:jc w:val="center"/>
              <w:rPr>
                <w:sz w:val="24"/>
              </w:rPr>
            </w:pPr>
            <w:r>
              <w:rPr>
                <w:sz w:val="24"/>
              </w:rPr>
              <w:t>1</w:t>
            </w:r>
          </w:p>
        </w:tc>
      </w:tr>
      <w:tr w14:paraId="0D011C8A">
        <w:tblPrEx>
          <w:tblCellMar>
            <w:top w:w="0" w:type="dxa"/>
            <w:left w:w="108" w:type="dxa"/>
            <w:bottom w:w="0" w:type="dxa"/>
            <w:right w:w="108" w:type="dxa"/>
          </w:tblCellMar>
        </w:tblPrEx>
        <w:trPr>
          <w:cantSplit/>
          <w:trHeight w:val="283" w:hRule="atLeast"/>
        </w:trPr>
        <w:tc>
          <w:tcPr>
            <w:tcW w:w="2217" w:type="dxa"/>
            <w:tcBorders>
              <w:top w:val="single" w:color="auto" w:sz="6" w:space="0"/>
              <w:left w:val="single" w:color="auto" w:sz="6" w:space="0"/>
              <w:bottom w:val="single" w:color="auto" w:sz="6" w:space="0"/>
              <w:right w:val="single" w:color="auto" w:sz="6" w:space="0"/>
            </w:tcBorders>
          </w:tcPr>
          <w:p w14:paraId="0852E2B8">
            <w:pPr>
              <w:spacing w:line="280" w:lineRule="exact"/>
              <w:rPr>
                <w:sz w:val="24"/>
              </w:rPr>
            </w:pPr>
            <w:r>
              <w:rPr>
                <w:sz w:val="24"/>
              </w:rPr>
              <w:t>Total</w:t>
            </w:r>
          </w:p>
        </w:tc>
        <w:tc>
          <w:tcPr>
            <w:tcW w:w="2126" w:type="dxa"/>
            <w:tcBorders>
              <w:top w:val="single" w:color="auto" w:sz="6" w:space="0"/>
              <w:left w:val="single" w:color="auto" w:sz="6" w:space="0"/>
              <w:bottom w:val="single" w:color="auto" w:sz="6" w:space="0"/>
              <w:right w:val="single" w:color="auto" w:sz="6" w:space="0"/>
            </w:tcBorders>
          </w:tcPr>
          <w:p w14:paraId="2A962B11">
            <w:pPr>
              <w:spacing w:line="280" w:lineRule="exact"/>
              <w:jc w:val="center"/>
              <w:rPr>
                <w:sz w:val="24"/>
              </w:rPr>
            </w:pPr>
          </w:p>
        </w:tc>
        <w:tc>
          <w:tcPr>
            <w:tcW w:w="2410" w:type="dxa"/>
            <w:tcBorders>
              <w:top w:val="single" w:color="auto" w:sz="6" w:space="0"/>
              <w:left w:val="single" w:color="auto" w:sz="6" w:space="0"/>
              <w:bottom w:val="single" w:color="auto" w:sz="6" w:space="0"/>
              <w:right w:val="single" w:color="auto" w:sz="6" w:space="0"/>
            </w:tcBorders>
          </w:tcPr>
          <w:p w14:paraId="175B9A72">
            <w:pPr>
              <w:spacing w:line="280" w:lineRule="exact"/>
              <w:jc w:val="center"/>
              <w:rPr>
                <w:sz w:val="24"/>
              </w:rPr>
            </w:pPr>
          </w:p>
        </w:tc>
        <w:tc>
          <w:tcPr>
            <w:tcW w:w="886" w:type="dxa"/>
            <w:tcBorders>
              <w:top w:val="single" w:color="auto" w:sz="6" w:space="0"/>
              <w:left w:val="single" w:color="auto" w:sz="6" w:space="0"/>
              <w:bottom w:val="single" w:color="auto" w:sz="6" w:space="0"/>
              <w:right w:val="single" w:color="auto" w:sz="6" w:space="0"/>
            </w:tcBorders>
          </w:tcPr>
          <w:p w14:paraId="3F70D30B">
            <w:pPr>
              <w:spacing w:line="280" w:lineRule="exact"/>
              <w:jc w:val="center"/>
              <w:rPr>
                <w:sz w:val="24"/>
              </w:rPr>
            </w:pPr>
            <w:r>
              <w:rPr>
                <w:sz w:val="24"/>
              </w:rPr>
              <w:t>2</w:t>
            </w:r>
            <w:r>
              <w:rPr>
                <w:rFonts w:hint="eastAsia"/>
                <w:sz w:val="24"/>
              </w:rPr>
              <w:t>4</w:t>
            </w:r>
          </w:p>
        </w:tc>
      </w:tr>
      <w:tr w14:paraId="6DA802BE">
        <w:tblPrEx>
          <w:tblCellMar>
            <w:top w:w="0" w:type="dxa"/>
            <w:left w:w="108" w:type="dxa"/>
            <w:bottom w:w="0" w:type="dxa"/>
            <w:right w:w="108" w:type="dxa"/>
          </w:tblCellMar>
        </w:tblPrEx>
        <w:trPr>
          <w:cantSplit/>
          <w:trHeight w:val="283" w:hRule="atLeast"/>
        </w:trPr>
        <w:tc>
          <w:tcPr>
            <w:tcW w:w="7639" w:type="dxa"/>
            <w:gridSpan w:val="4"/>
            <w:tcBorders>
              <w:top w:val="single" w:color="auto" w:sz="6" w:space="0"/>
              <w:left w:val="single" w:color="auto" w:sz="6" w:space="0"/>
              <w:bottom w:val="single" w:color="auto" w:sz="6" w:space="0"/>
              <w:right w:val="single" w:color="auto" w:sz="6" w:space="0"/>
            </w:tcBorders>
          </w:tcPr>
          <w:p w14:paraId="789D0B90">
            <w:pPr>
              <w:spacing w:line="280" w:lineRule="exact"/>
              <w:jc w:val="center"/>
              <w:rPr>
                <w:sz w:val="24"/>
              </w:rPr>
            </w:pPr>
          </w:p>
        </w:tc>
      </w:tr>
      <w:tr w14:paraId="446997E8">
        <w:tblPrEx>
          <w:tblCellMar>
            <w:top w:w="0" w:type="dxa"/>
            <w:left w:w="108" w:type="dxa"/>
            <w:bottom w:w="0" w:type="dxa"/>
            <w:right w:w="108" w:type="dxa"/>
          </w:tblCellMar>
        </w:tblPrEx>
        <w:trPr>
          <w:cantSplit/>
          <w:trHeight w:val="680" w:hRule="atLeast"/>
        </w:trPr>
        <w:tc>
          <w:tcPr>
            <w:tcW w:w="2217" w:type="dxa"/>
            <w:tcBorders>
              <w:top w:val="single" w:color="auto" w:sz="6" w:space="0"/>
              <w:left w:val="single" w:color="auto" w:sz="6" w:space="0"/>
              <w:bottom w:val="single" w:color="auto" w:sz="6" w:space="0"/>
              <w:right w:val="single" w:color="auto" w:sz="6" w:space="0"/>
            </w:tcBorders>
          </w:tcPr>
          <w:p w14:paraId="0364B693">
            <w:pPr>
              <w:spacing w:line="280" w:lineRule="exact"/>
              <w:rPr>
                <w:sz w:val="24"/>
              </w:rPr>
            </w:pPr>
            <w:r>
              <w:rPr>
                <w:sz w:val="24"/>
              </w:rPr>
              <w:t>Suez crew (not included in the complement )</w:t>
            </w:r>
          </w:p>
        </w:tc>
        <w:tc>
          <w:tcPr>
            <w:tcW w:w="2126" w:type="dxa"/>
            <w:tcBorders>
              <w:top w:val="single" w:color="auto" w:sz="6" w:space="0"/>
              <w:left w:val="single" w:color="auto" w:sz="6" w:space="0"/>
              <w:bottom w:val="single" w:color="auto" w:sz="6" w:space="0"/>
              <w:right w:val="single" w:color="auto" w:sz="6" w:space="0"/>
            </w:tcBorders>
          </w:tcPr>
          <w:p w14:paraId="3262ADD4">
            <w:pPr>
              <w:spacing w:line="280" w:lineRule="exact"/>
              <w:jc w:val="center"/>
              <w:rPr>
                <w:sz w:val="24"/>
              </w:rPr>
            </w:pPr>
          </w:p>
        </w:tc>
        <w:tc>
          <w:tcPr>
            <w:tcW w:w="2410" w:type="dxa"/>
            <w:tcBorders>
              <w:top w:val="single" w:color="auto" w:sz="6" w:space="0"/>
              <w:left w:val="single" w:color="auto" w:sz="6" w:space="0"/>
              <w:bottom w:val="single" w:color="auto" w:sz="6" w:space="0"/>
              <w:right w:val="single" w:color="auto" w:sz="6" w:space="0"/>
            </w:tcBorders>
          </w:tcPr>
          <w:p w14:paraId="307B3E96">
            <w:pPr>
              <w:spacing w:line="280" w:lineRule="exact"/>
              <w:jc w:val="center"/>
              <w:rPr>
                <w:sz w:val="24"/>
              </w:rPr>
            </w:pPr>
          </w:p>
        </w:tc>
        <w:tc>
          <w:tcPr>
            <w:tcW w:w="886" w:type="dxa"/>
            <w:tcBorders>
              <w:top w:val="single" w:color="auto" w:sz="6" w:space="0"/>
              <w:left w:val="single" w:color="auto" w:sz="6" w:space="0"/>
              <w:bottom w:val="single" w:color="auto" w:sz="6" w:space="0"/>
              <w:right w:val="single" w:color="auto" w:sz="6" w:space="0"/>
            </w:tcBorders>
          </w:tcPr>
          <w:p w14:paraId="169B9A63">
            <w:pPr>
              <w:spacing w:line="280" w:lineRule="exact"/>
              <w:jc w:val="center"/>
              <w:rPr>
                <w:sz w:val="24"/>
              </w:rPr>
            </w:pPr>
            <w:r>
              <w:rPr>
                <w:sz w:val="24"/>
              </w:rPr>
              <w:t>6</w:t>
            </w:r>
          </w:p>
        </w:tc>
      </w:tr>
    </w:tbl>
    <w:p w14:paraId="488849FB">
      <w:pPr>
        <w:tabs>
          <w:tab w:val="left" w:pos="5640"/>
        </w:tabs>
        <w:autoSpaceDE w:val="0"/>
        <w:autoSpaceDN w:val="0"/>
        <w:adjustRightInd w:val="0"/>
        <w:spacing w:line="243" w:lineRule="auto"/>
        <w:ind w:left="1107"/>
        <w:jc w:val="left"/>
        <w:rPr>
          <w:color w:val="000000" w:themeColor="text1"/>
          <w:kern w:val="0"/>
          <w:sz w:val="24"/>
          <w:u w:val="single"/>
          <w14:textFill>
            <w14:solidFill>
              <w14:schemeClr w14:val="tx1"/>
            </w14:solidFill>
          </w14:textFill>
        </w:rPr>
      </w:pPr>
    </w:p>
    <w:p w14:paraId="6460ACAF">
      <w:pPr>
        <w:pStyle w:val="56"/>
        <w:spacing w:before="312" w:after="312"/>
        <w:rPr>
          <w:color w:val="000000" w:themeColor="text1"/>
          <w:w w:val="100"/>
          <w14:textFill>
            <w14:solidFill>
              <w14:schemeClr w14:val="tx1"/>
            </w14:solidFill>
          </w14:textFill>
        </w:rPr>
      </w:pPr>
      <w:bookmarkStart w:id="39" w:name="_Toc150162176"/>
      <w:bookmarkStart w:id="40" w:name="_Toc50642528"/>
      <w:r>
        <w:rPr>
          <w:rFonts w:hint="eastAsia"/>
          <w:color w:val="000000" w:themeColor="text1"/>
          <w:w w:val="100"/>
          <w14:textFill>
            <w14:solidFill>
              <w14:schemeClr w14:val="tx1"/>
            </w14:solidFill>
          </w14:textFill>
        </w:rPr>
        <w:t>1.2.7</w:t>
      </w:r>
      <w:r>
        <w:rPr>
          <w:color w:val="000000" w:themeColor="text1"/>
          <w:w w:val="100"/>
          <w14:textFill>
            <w14:solidFill>
              <w14:schemeClr w14:val="tx1"/>
            </w14:solidFill>
          </w14:textFill>
        </w:rPr>
        <w:tab/>
      </w:r>
      <w:r>
        <w:rPr>
          <w:rFonts w:hint="eastAsia"/>
          <w:color w:val="000000" w:themeColor="text1"/>
          <w:w w:val="100"/>
          <w14:textFill>
            <w14:solidFill>
              <w14:schemeClr w14:val="tx1"/>
            </w14:solidFill>
          </w14:textFill>
        </w:rPr>
        <w:t>main engine, propeller</w:t>
      </w:r>
      <w:r>
        <w:rPr>
          <w:color w:val="000000" w:themeColor="text1"/>
          <w:w w:val="100"/>
          <w14:textFill>
            <w14:solidFill>
              <w14:schemeClr w14:val="tx1"/>
            </w14:solidFill>
          </w14:textFill>
        </w:rPr>
        <w:t>AND SPEED</w:t>
      </w:r>
      <w:bookmarkEnd w:id="39"/>
      <w:bookmarkEnd w:id="40"/>
    </w:p>
    <w:p w14:paraId="19BF96BF">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1.2.7</w:t>
      </w:r>
      <w:r>
        <w:rPr>
          <w:color w:val="000000" w:themeColor="text1"/>
          <w14:textFill>
            <w14:solidFill>
              <w14:schemeClr w14:val="tx1"/>
            </w14:solidFill>
          </w14:textFill>
        </w:rPr>
        <w:t>.1</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Main Engine</w:t>
      </w:r>
    </w:p>
    <w:p w14:paraId="0E2D4F83"/>
    <w:tbl>
      <w:tblPr>
        <w:tblStyle w:val="40"/>
        <w:tblW w:w="8364" w:type="dxa"/>
        <w:tblInd w:w="1101" w:type="dxa"/>
        <w:tblLayout w:type="fixed"/>
        <w:tblCellMar>
          <w:top w:w="0" w:type="dxa"/>
          <w:left w:w="108" w:type="dxa"/>
          <w:bottom w:w="0" w:type="dxa"/>
          <w:right w:w="108" w:type="dxa"/>
        </w:tblCellMar>
      </w:tblPr>
      <w:tblGrid>
        <w:gridCol w:w="3969"/>
        <w:gridCol w:w="4395"/>
      </w:tblGrid>
      <w:tr w14:paraId="1DA4A3F1">
        <w:tblPrEx>
          <w:tblCellMar>
            <w:top w:w="0" w:type="dxa"/>
            <w:left w:w="108" w:type="dxa"/>
            <w:bottom w:w="0" w:type="dxa"/>
            <w:right w:w="108" w:type="dxa"/>
          </w:tblCellMar>
        </w:tblPrEx>
        <w:trPr>
          <w:trHeight w:val="340" w:hRule="atLeast"/>
        </w:trPr>
        <w:tc>
          <w:tcPr>
            <w:tcW w:w="3969" w:type="dxa"/>
          </w:tcPr>
          <w:p w14:paraId="5E3B9DFB">
            <w:pPr>
              <w:pStyle w:val="14"/>
              <w:ind w:right="-34" w:rightChars="-16"/>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Model</w:t>
            </w:r>
          </w:p>
        </w:tc>
        <w:tc>
          <w:tcPr>
            <w:tcW w:w="4395" w:type="dxa"/>
          </w:tcPr>
          <w:p w14:paraId="629BDBF0">
            <w:pPr>
              <w:pStyle w:val="14"/>
              <w:widowControl/>
              <w:overflowPunct w:val="0"/>
              <w:autoSpaceDE w:val="0"/>
              <w:autoSpaceDN w:val="0"/>
              <w:snapToGrid/>
              <w:spacing w:line="240" w:lineRule="atLeast"/>
              <w:ind w:right="-34" w:rightChars="-16"/>
              <w:textAlignment w:val="baseline"/>
              <w:rPr>
                <w:color w:val="000000" w:themeColor="text1"/>
                <w:sz w:val="24"/>
                <w:szCs w:val="24"/>
                <w14:textFill>
                  <w14:solidFill>
                    <w14:schemeClr w14:val="tx1"/>
                  </w14:solidFill>
                </w14:textFill>
              </w:rPr>
            </w:pPr>
            <w:r>
              <w:rPr>
                <w:color w:val="000000" w:themeColor="text1"/>
                <w:kern w:val="0"/>
                <w:sz w:val="24"/>
                <w14:textFill>
                  <w14:solidFill>
                    <w14:schemeClr w14:val="tx1"/>
                  </w14:solidFill>
                </w14:textFill>
              </w:rPr>
              <w:t>MAN B&amp;W 6S60ME-C10.5 Tier II</w:t>
            </w:r>
          </w:p>
        </w:tc>
      </w:tr>
      <w:tr w14:paraId="7272C8D4">
        <w:tblPrEx>
          <w:tblCellMar>
            <w:top w:w="0" w:type="dxa"/>
            <w:left w:w="108" w:type="dxa"/>
            <w:bottom w:w="0" w:type="dxa"/>
            <w:right w:w="108" w:type="dxa"/>
          </w:tblCellMar>
        </w:tblPrEx>
        <w:trPr>
          <w:trHeight w:val="340" w:hRule="atLeast"/>
        </w:trPr>
        <w:tc>
          <w:tcPr>
            <w:tcW w:w="3969" w:type="dxa"/>
          </w:tcPr>
          <w:p w14:paraId="300C6243">
            <w:pPr>
              <w:pStyle w:val="14"/>
              <w:ind w:right="-34" w:rightChars="-16"/>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No. of set</w:t>
            </w:r>
          </w:p>
        </w:tc>
        <w:tc>
          <w:tcPr>
            <w:tcW w:w="4395" w:type="dxa"/>
          </w:tcPr>
          <w:p w14:paraId="404AA31A">
            <w:pPr>
              <w:pStyle w:val="14"/>
              <w:widowControl/>
              <w:overflowPunct w:val="0"/>
              <w:autoSpaceDE w:val="0"/>
              <w:autoSpaceDN w:val="0"/>
              <w:snapToGrid/>
              <w:spacing w:line="240" w:lineRule="atLeast"/>
              <w:ind w:right="-34" w:rightChars="-16"/>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One (1)</w:t>
            </w:r>
          </w:p>
        </w:tc>
      </w:tr>
      <w:tr w14:paraId="6348FD55">
        <w:tblPrEx>
          <w:tblCellMar>
            <w:top w:w="0" w:type="dxa"/>
            <w:left w:w="108" w:type="dxa"/>
            <w:bottom w:w="0" w:type="dxa"/>
            <w:right w:w="108" w:type="dxa"/>
          </w:tblCellMar>
        </w:tblPrEx>
        <w:trPr>
          <w:trHeight w:val="340" w:hRule="atLeast"/>
        </w:trPr>
        <w:tc>
          <w:tcPr>
            <w:tcW w:w="3969" w:type="dxa"/>
          </w:tcPr>
          <w:p w14:paraId="7C0C4C43">
            <w:pPr>
              <w:pStyle w:val="14"/>
              <w:ind w:right="-34" w:rightChars="-16"/>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Tuning method</w:t>
            </w:r>
          </w:p>
        </w:tc>
        <w:tc>
          <w:tcPr>
            <w:tcW w:w="4395" w:type="dxa"/>
          </w:tcPr>
          <w:p w14:paraId="048C7180">
            <w:pPr>
              <w:pStyle w:val="14"/>
              <w:widowControl/>
              <w:overflowPunct w:val="0"/>
              <w:autoSpaceDE w:val="0"/>
              <w:autoSpaceDN w:val="0"/>
              <w:snapToGrid/>
              <w:spacing w:line="240" w:lineRule="atLeast"/>
              <w:ind w:right="-34" w:rightChars="-16"/>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Low</w:t>
            </w:r>
            <w:r>
              <w:rPr>
                <w:rFonts w:hint="eastAsia"/>
                <w:color w:val="000000" w:themeColor="text1"/>
                <w:sz w:val="24"/>
                <w:szCs w:val="24"/>
                <w14:textFill>
                  <w14:solidFill>
                    <w14:schemeClr w14:val="tx1"/>
                  </w14:solidFill>
                </w14:textFill>
              </w:rPr>
              <w:t xml:space="preserve"> </w:t>
            </w:r>
            <w:r>
              <w:rPr>
                <w:color w:val="000000" w:themeColor="text1"/>
                <w:sz w:val="24"/>
                <w:szCs w:val="24"/>
                <w14:textFill>
                  <w14:solidFill>
                    <w14:schemeClr w14:val="tx1"/>
                  </w14:solidFill>
                </w14:textFill>
              </w:rPr>
              <w:t>Load</w:t>
            </w:r>
            <w:r>
              <w:rPr>
                <w:rFonts w:hint="eastAsia"/>
                <w:color w:val="000000" w:themeColor="text1"/>
                <w:sz w:val="24"/>
                <w:szCs w:val="24"/>
                <w14:textFill>
                  <w14:solidFill>
                    <w14:schemeClr w14:val="tx1"/>
                  </w14:solidFill>
                </w14:textFill>
              </w:rPr>
              <w:t xml:space="preserve"> with EGB</w:t>
            </w:r>
          </w:p>
        </w:tc>
      </w:tr>
      <w:tr w14:paraId="6674334A">
        <w:tblPrEx>
          <w:tblCellMar>
            <w:top w:w="0" w:type="dxa"/>
            <w:left w:w="108" w:type="dxa"/>
            <w:bottom w:w="0" w:type="dxa"/>
            <w:right w:w="108" w:type="dxa"/>
          </w:tblCellMar>
        </w:tblPrEx>
        <w:trPr>
          <w:trHeight w:val="340" w:hRule="atLeast"/>
        </w:trPr>
        <w:tc>
          <w:tcPr>
            <w:tcW w:w="3969" w:type="dxa"/>
          </w:tcPr>
          <w:p w14:paraId="671AF504">
            <w:pPr>
              <w:pStyle w:val="14"/>
              <w:ind w:right="-34" w:rightChars="-16"/>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M.C.R.</w:t>
            </w:r>
          </w:p>
        </w:tc>
        <w:tc>
          <w:tcPr>
            <w:tcW w:w="4395" w:type="dxa"/>
          </w:tcPr>
          <w:p w14:paraId="2B0DC8CE">
            <w:pPr>
              <w:pStyle w:val="14"/>
              <w:widowControl/>
              <w:overflowPunct w:val="0"/>
              <w:autoSpaceDE w:val="0"/>
              <w:autoSpaceDN w:val="0"/>
              <w:snapToGrid/>
              <w:spacing w:line="240" w:lineRule="atLeast"/>
              <w:ind w:right="-34" w:rightChars="-16"/>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14940KW x </w:t>
            </w:r>
            <w:r>
              <w:rPr>
                <w:rFonts w:hint="eastAsia"/>
                <w:color w:val="000000" w:themeColor="text1"/>
                <w:sz w:val="24"/>
                <w:szCs w:val="24"/>
                <w14:textFill>
                  <w14:solidFill>
                    <w14:schemeClr w14:val="tx1"/>
                  </w14:solidFill>
                </w14:textFill>
              </w:rPr>
              <w:t>105</w:t>
            </w:r>
            <w:r>
              <w:rPr>
                <w:color w:val="000000" w:themeColor="text1"/>
                <w:sz w:val="24"/>
                <w:szCs w:val="24"/>
                <w14:textFill>
                  <w14:solidFill>
                    <w14:schemeClr w14:val="tx1"/>
                  </w14:solidFill>
                </w14:textFill>
              </w:rPr>
              <w:t>rpm</w:t>
            </w:r>
          </w:p>
        </w:tc>
      </w:tr>
      <w:tr w14:paraId="3EBA53E1">
        <w:tblPrEx>
          <w:tblCellMar>
            <w:top w:w="0" w:type="dxa"/>
            <w:left w:w="108" w:type="dxa"/>
            <w:bottom w:w="0" w:type="dxa"/>
            <w:right w:w="108" w:type="dxa"/>
          </w:tblCellMar>
        </w:tblPrEx>
        <w:trPr>
          <w:trHeight w:val="340" w:hRule="atLeast"/>
        </w:trPr>
        <w:tc>
          <w:tcPr>
            <w:tcW w:w="3969" w:type="dxa"/>
          </w:tcPr>
          <w:p w14:paraId="558ECA8B">
            <w:pPr>
              <w:pStyle w:val="14"/>
              <w:ind w:right="-34" w:rightChars="-16"/>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S</w:t>
            </w:r>
            <w:r>
              <w:rPr>
                <w:color w:val="000000" w:themeColor="text1"/>
                <w:sz w:val="24"/>
                <w:szCs w:val="24"/>
                <w14:textFill>
                  <w14:solidFill>
                    <w14:schemeClr w14:val="tx1"/>
                  </w14:solidFill>
                </w14:textFill>
              </w:rPr>
              <w:t>.M.C.R.</w:t>
            </w:r>
          </w:p>
        </w:tc>
        <w:tc>
          <w:tcPr>
            <w:tcW w:w="4395" w:type="dxa"/>
          </w:tcPr>
          <w:p w14:paraId="37F640C5">
            <w:pPr>
              <w:pStyle w:val="14"/>
              <w:ind w:right="-34" w:rightChars="-16"/>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10380KW x 96 rpm</w:t>
            </w:r>
          </w:p>
        </w:tc>
      </w:tr>
      <w:tr w14:paraId="78E48767">
        <w:tblPrEx>
          <w:tblCellMar>
            <w:top w:w="0" w:type="dxa"/>
            <w:left w:w="108" w:type="dxa"/>
            <w:bottom w:w="0" w:type="dxa"/>
            <w:right w:w="108" w:type="dxa"/>
          </w:tblCellMar>
        </w:tblPrEx>
        <w:trPr>
          <w:trHeight w:val="340" w:hRule="atLeast"/>
        </w:trPr>
        <w:tc>
          <w:tcPr>
            <w:tcW w:w="3969" w:type="dxa"/>
          </w:tcPr>
          <w:p w14:paraId="1955A1B9">
            <w:pPr>
              <w:pStyle w:val="14"/>
              <w:ind w:right="-34" w:rightChars="-16"/>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C.S.R. (</w:t>
            </w:r>
            <w:r>
              <w:rPr>
                <w:rFonts w:hint="eastAsia"/>
                <w:color w:val="000000" w:themeColor="text1"/>
                <w:sz w:val="24"/>
                <w:szCs w:val="24"/>
                <w14:textFill>
                  <w14:solidFill>
                    <w14:schemeClr w14:val="tx1"/>
                  </w14:solidFill>
                </w14:textFill>
              </w:rPr>
              <w:t>90</w:t>
            </w:r>
            <w:r>
              <w:rPr>
                <w:color w:val="000000" w:themeColor="text1"/>
                <w:sz w:val="24"/>
                <w:szCs w:val="24"/>
                <w14:textFill>
                  <w14:solidFill>
                    <w14:schemeClr w14:val="tx1"/>
                  </w14:solidFill>
                </w14:textFill>
              </w:rPr>
              <w:t xml:space="preserve">% </w:t>
            </w:r>
            <w:r>
              <w:rPr>
                <w:rFonts w:hint="eastAsia"/>
                <w:color w:val="000000" w:themeColor="text1"/>
                <w:sz w:val="24"/>
                <w:szCs w:val="24"/>
                <w14:textFill>
                  <w14:solidFill>
                    <w14:schemeClr w14:val="tx1"/>
                  </w14:solidFill>
                </w14:textFill>
              </w:rPr>
              <w:t>S</w:t>
            </w:r>
            <w:r>
              <w:rPr>
                <w:color w:val="000000" w:themeColor="text1"/>
                <w:sz w:val="24"/>
                <w:szCs w:val="24"/>
                <w14:textFill>
                  <w14:solidFill>
                    <w14:schemeClr w14:val="tx1"/>
                  </w14:solidFill>
                </w14:textFill>
              </w:rPr>
              <w:t>.M.C.R.)</w:t>
            </w:r>
          </w:p>
        </w:tc>
        <w:tc>
          <w:tcPr>
            <w:tcW w:w="4395" w:type="dxa"/>
          </w:tcPr>
          <w:p w14:paraId="3CBED758">
            <w:pPr>
              <w:pStyle w:val="14"/>
              <w:ind w:right="-34" w:rightChars="-16"/>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9342KW x 92.7 rpm</w:t>
            </w:r>
          </w:p>
        </w:tc>
      </w:tr>
    </w:tbl>
    <w:p w14:paraId="400D8076">
      <w:pPr>
        <w:tabs>
          <w:tab w:val="left" w:pos="3402"/>
        </w:tabs>
        <w:autoSpaceDE w:val="0"/>
        <w:autoSpaceDN w:val="0"/>
        <w:adjustRightInd w:val="0"/>
        <w:jc w:val="left"/>
        <w:rPr>
          <w:b/>
          <w:i/>
          <w:color w:val="000000" w:themeColor="text1"/>
          <w:kern w:val="0"/>
          <w:sz w:val="24"/>
          <w14:textFill>
            <w14:solidFill>
              <w14:schemeClr w14:val="tx1"/>
            </w14:solidFill>
          </w14:textFill>
        </w:rPr>
      </w:pPr>
    </w:p>
    <w:p w14:paraId="7DAC666C">
      <w:pPr>
        <w:pStyle w:val="5"/>
        <w:ind w:left="0" w:leftChars="0"/>
        <w:rPr>
          <w:color w:val="000000" w:themeColor="text1"/>
          <w14:textFill>
            <w14:solidFill>
              <w14:schemeClr w14:val="tx1"/>
            </w14:solidFill>
          </w14:textFill>
        </w:rPr>
      </w:pPr>
      <w:r>
        <w:rPr>
          <w:rFonts w:hint="eastAsia"/>
          <w:color w:val="000000" w:themeColor="text1"/>
          <w14:textFill>
            <w14:solidFill>
              <w14:schemeClr w14:val="tx1"/>
            </w14:solidFill>
          </w14:textFill>
        </w:rPr>
        <w:t>1.2.7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Propeller</w:t>
      </w:r>
    </w:p>
    <w:p w14:paraId="2D2CC5F5"/>
    <w:tbl>
      <w:tblPr>
        <w:tblStyle w:val="40"/>
        <w:tblW w:w="8364" w:type="dxa"/>
        <w:tblInd w:w="1101" w:type="dxa"/>
        <w:tblLayout w:type="fixed"/>
        <w:tblCellMar>
          <w:top w:w="0" w:type="dxa"/>
          <w:left w:w="108" w:type="dxa"/>
          <w:bottom w:w="0" w:type="dxa"/>
          <w:right w:w="108" w:type="dxa"/>
        </w:tblCellMar>
      </w:tblPr>
      <w:tblGrid>
        <w:gridCol w:w="3969"/>
        <w:gridCol w:w="4395"/>
      </w:tblGrid>
      <w:tr w14:paraId="412653F9">
        <w:tblPrEx>
          <w:tblCellMar>
            <w:top w:w="0" w:type="dxa"/>
            <w:left w:w="108" w:type="dxa"/>
            <w:bottom w:w="0" w:type="dxa"/>
            <w:right w:w="108" w:type="dxa"/>
          </w:tblCellMar>
        </w:tblPrEx>
        <w:trPr>
          <w:trHeight w:val="340" w:hRule="atLeast"/>
        </w:trPr>
        <w:tc>
          <w:tcPr>
            <w:tcW w:w="3969" w:type="dxa"/>
          </w:tcPr>
          <w:p w14:paraId="113438A8">
            <w:pPr>
              <w:pStyle w:val="14"/>
              <w:ind w:right="-34" w:rightChars="-16"/>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No. of set</w:t>
            </w:r>
          </w:p>
        </w:tc>
        <w:tc>
          <w:tcPr>
            <w:tcW w:w="4395" w:type="dxa"/>
          </w:tcPr>
          <w:p w14:paraId="75EE64D2">
            <w:pPr>
              <w:pStyle w:val="14"/>
              <w:widowControl/>
              <w:overflowPunct w:val="0"/>
              <w:autoSpaceDE w:val="0"/>
              <w:autoSpaceDN w:val="0"/>
              <w:snapToGrid/>
              <w:spacing w:line="240" w:lineRule="atLeast"/>
              <w:ind w:right="-34" w:rightChars="-16"/>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O</w:t>
            </w:r>
            <w:r>
              <w:rPr>
                <w:rFonts w:hint="eastAsia"/>
                <w:color w:val="000000" w:themeColor="text1"/>
                <w:sz w:val="24"/>
                <w:szCs w:val="24"/>
                <w14:textFill>
                  <w14:solidFill>
                    <w14:schemeClr w14:val="tx1"/>
                  </w14:solidFill>
                </w14:textFill>
              </w:rPr>
              <w:t>ne (1)</w:t>
            </w:r>
          </w:p>
        </w:tc>
      </w:tr>
      <w:tr w14:paraId="73A6AAEF">
        <w:tblPrEx>
          <w:tblCellMar>
            <w:top w:w="0" w:type="dxa"/>
            <w:left w:w="108" w:type="dxa"/>
            <w:bottom w:w="0" w:type="dxa"/>
            <w:right w:w="108" w:type="dxa"/>
          </w:tblCellMar>
        </w:tblPrEx>
        <w:trPr>
          <w:trHeight w:val="567" w:hRule="atLeast"/>
        </w:trPr>
        <w:tc>
          <w:tcPr>
            <w:tcW w:w="3969" w:type="dxa"/>
          </w:tcPr>
          <w:p w14:paraId="544B2E2F">
            <w:pPr>
              <w:pStyle w:val="14"/>
              <w:ind w:right="-34" w:rightChars="-16"/>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w:t>
            </w:r>
            <w:r>
              <w:rPr>
                <w:rFonts w:hint="eastAsia"/>
                <w:color w:val="000000" w:themeColor="text1"/>
                <w:sz w:val="24"/>
                <w:szCs w:val="24"/>
                <w14:textFill>
                  <w14:solidFill>
                    <w14:schemeClr w14:val="tx1"/>
                  </w14:solidFill>
                </w14:textFill>
              </w:rPr>
              <w:t>ype</w:t>
            </w:r>
          </w:p>
        </w:tc>
        <w:tc>
          <w:tcPr>
            <w:tcW w:w="4395" w:type="dxa"/>
          </w:tcPr>
          <w:p w14:paraId="2EFB3869">
            <w:pPr>
              <w:pStyle w:val="14"/>
              <w:widowControl/>
              <w:overflowPunct w:val="0"/>
              <w:autoSpaceDE w:val="0"/>
              <w:autoSpaceDN w:val="0"/>
              <w:snapToGrid/>
              <w:spacing w:line="240" w:lineRule="atLeast"/>
              <w:ind w:right="-34" w:rightChars="-16"/>
              <w:textAlignment w:val="baseline"/>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 xml:space="preserve">Four (4) or five (5) </w:t>
            </w:r>
            <w:r>
              <w:rPr>
                <w:color w:val="000000" w:themeColor="text1"/>
                <w:sz w:val="24"/>
                <w:szCs w:val="24"/>
                <w14:textFill>
                  <w14:solidFill>
                    <w14:schemeClr w14:val="tx1"/>
                  </w14:solidFill>
                </w14:textFill>
              </w:rPr>
              <w:t>blades, fixed pitch, skew type and keyless</w:t>
            </w:r>
          </w:p>
        </w:tc>
      </w:tr>
      <w:tr w14:paraId="62B2B432">
        <w:tblPrEx>
          <w:tblCellMar>
            <w:top w:w="0" w:type="dxa"/>
            <w:left w:w="108" w:type="dxa"/>
            <w:bottom w:w="0" w:type="dxa"/>
            <w:right w:w="108" w:type="dxa"/>
          </w:tblCellMar>
        </w:tblPrEx>
        <w:trPr>
          <w:trHeight w:val="340" w:hRule="atLeast"/>
        </w:trPr>
        <w:tc>
          <w:tcPr>
            <w:tcW w:w="3969" w:type="dxa"/>
          </w:tcPr>
          <w:p w14:paraId="6FCD484D">
            <w:pPr>
              <w:pStyle w:val="14"/>
              <w:ind w:right="-34" w:rightChars="-16"/>
              <w:rPr>
                <w:color w:val="000000" w:themeColor="text1"/>
                <w:sz w:val="24"/>
                <w:szCs w:val="24"/>
                <w14:textFill>
                  <w14:solidFill>
                    <w14:schemeClr w14:val="tx1"/>
                  </w14:solidFill>
                </w14:textFill>
              </w:rPr>
            </w:pPr>
            <w:r>
              <w:rPr>
                <w:kern w:val="0"/>
                <w:sz w:val="24"/>
                <w:szCs w:val="24"/>
              </w:rPr>
              <w:t>Material</w:t>
            </w:r>
          </w:p>
        </w:tc>
        <w:tc>
          <w:tcPr>
            <w:tcW w:w="4395" w:type="dxa"/>
          </w:tcPr>
          <w:p w14:paraId="427BB9F2">
            <w:pPr>
              <w:pStyle w:val="14"/>
              <w:widowControl/>
              <w:overflowPunct w:val="0"/>
              <w:autoSpaceDE w:val="0"/>
              <w:autoSpaceDN w:val="0"/>
              <w:snapToGrid/>
              <w:spacing w:line="240" w:lineRule="atLeast"/>
              <w:ind w:right="-34" w:rightChars="-16"/>
              <w:textAlignment w:val="baseline"/>
              <w:rPr>
                <w:color w:val="000000" w:themeColor="text1"/>
                <w:sz w:val="24"/>
                <w:szCs w:val="24"/>
                <w14:textFill>
                  <w14:solidFill>
                    <w14:schemeClr w14:val="tx1"/>
                  </w14:solidFill>
                </w14:textFill>
              </w:rPr>
            </w:pPr>
            <w:r>
              <w:rPr>
                <w:kern w:val="0"/>
                <w:sz w:val="24"/>
                <w:szCs w:val="24"/>
              </w:rPr>
              <w:t>Nickel</w:t>
            </w:r>
            <w:r>
              <w:rPr>
                <w:rFonts w:hint="eastAsia"/>
                <w:kern w:val="0"/>
                <w:sz w:val="24"/>
                <w:szCs w:val="24"/>
              </w:rPr>
              <w:t>-A</w:t>
            </w:r>
            <w:r>
              <w:rPr>
                <w:kern w:val="0"/>
                <w:sz w:val="24"/>
                <w:szCs w:val="24"/>
              </w:rPr>
              <w:t>luminum</w:t>
            </w:r>
            <w:r>
              <w:rPr>
                <w:rFonts w:hint="eastAsia"/>
                <w:kern w:val="0"/>
                <w:sz w:val="24"/>
                <w:szCs w:val="24"/>
              </w:rPr>
              <w:t>-B</w:t>
            </w:r>
            <w:r>
              <w:rPr>
                <w:kern w:val="0"/>
                <w:sz w:val="24"/>
                <w:szCs w:val="24"/>
              </w:rPr>
              <w:t>ronze</w:t>
            </w:r>
          </w:p>
        </w:tc>
      </w:tr>
    </w:tbl>
    <w:p w14:paraId="507388F7">
      <w:pPr>
        <w:tabs>
          <w:tab w:val="left" w:pos="3402"/>
        </w:tabs>
        <w:autoSpaceDE w:val="0"/>
        <w:autoSpaceDN w:val="0"/>
        <w:adjustRightInd w:val="0"/>
        <w:jc w:val="left"/>
        <w:rPr>
          <w:color w:val="000000" w:themeColor="text1"/>
          <w:kern w:val="0"/>
          <w:sz w:val="24"/>
          <w14:textFill>
            <w14:solidFill>
              <w14:schemeClr w14:val="tx1"/>
            </w14:solidFill>
          </w14:textFill>
        </w:rPr>
      </w:pPr>
    </w:p>
    <w:p w14:paraId="41ADD35C">
      <w:pPr>
        <w:autoSpaceDE w:val="0"/>
        <w:autoSpaceDN w:val="0"/>
        <w:adjustRightInd w:val="0"/>
        <w:spacing w:line="243" w:lineRule="auto"/>
        <w:ind w:left="1107"/>
        <w:rPr>
          <w:color w:val="000000"/>
          <w:kern w:val="0"/>
          <w:sz w:val="24"/>
        </w:rPr>
      </w:pPr>
      <w:r>
        <w:rPr>
          <w:color w:val="000000" w:themeColor="text1"/>
          <w:kern w:val="0"/>
          <w:sz w:val="24"/>
          <w14:textFill>
            <w14:solidFill>
              <w14:schemeClr w14:val="tx1"/>
            </w14:solidFill>
          </w14:textFill>
        </w:rPr>
        <w:t>T</w:t>
      </w:r>
      <w:r>
        <w:rPr>
          <w:rFonts w:hint="eastAsia"/>
          <w:color w:val="000000" w:themeColor="text1"/>
          <w:kern w:val="0"/>
          <w:sz w:val="24"/>
          <w14:textFill>
            <w14:solidFill>
              <w14:schemeClr w14:val="tx1"/>
            </w14:solidFill>
          </w14:textFill>
        </w:rPr>
        <w:t xml:space="preserve">he propeller shall be designed at the power of ME CSR and revolution with about 4%-7% light running margin </w:t>
      </w:r>
      <w:r>
        <w:rPr>
          <w:rFonts w:hint="eastAsia"/>
          <w:color w:val="000000"/>
          <w:kern w:val="0"/>
          <w:sz w:val="24"/>
        </w:rPr>
        <w:t>at design draught 8.50 m with clean hull and propeller in open calm sea.</w:t>
      </w:r>
    </w:p>
    <w:p w14:paraId="45F1CA2A">
      <w:pPr>
        <w:autoSpaceDE w:val="0"/>
        <w:autoSpaceDN w:val="0"/>
        <w:adjustRightInd w:val="0"/>
        <w:spacing w:line="243" w:lineRule="auto"/>
        <w:ind w:left="1107"/>
        <w:rPr>
          <w:color w:val="000000"/>
          <w:kern w:val="0"/>
          <w:sz w:val="24"/>
        </w:rPr>
      </w:pPr>
    </w:p>
    <w:p w14:paraId="07883BBB">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Propeller strength </w:t>
      </w:r>
      <w:r>
        <w:rPr>
          <w:rFonts w:hint="eastAsia"/>
          <w:color w:val="000000" w:themeColor="text1"/>
          <w:kern w:val="0"/>
          <w:sz w:val="24"/>
          <w14:textFill>
            <w14:solidFill>
              <w14:schemeClr w14:val="tx1"/>
            </w14:solidFill>
          </w14:textFill>
        </w:rPr>
        <w:t xml:space="preserve">shall </w:t>
      </w:r>
      <w:r>
        <w:rPr>
          <w:color w:val="000000" w:themeColor="text1"/>
          <w:kern w:val="0"/>
          <w:sz w:val="24"/>
          <w14:textFill>
            <w14:solidFill>
              <w14:schemeClr w14:val="tx1"/>
            </w14:solidFill>
          </w14:textFill>
        </w:rPr>
        <w:t xml:space="preserve">be designed based on </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MCR of M/E.</w:t>
      </w:r>
    </w:p>
    <w:p w14:paraId="0B23E937">
      <w:pPr>
        <w:autoSpaceDE w:val="0"/>
        <w:autoSpaceDN w:val="0"/>
        <w:adjustRightInd w:val="0"/>
        <w:spacing w:line="243" w:lineRule="auto"/>
        <w:ind w:left="1107"/>
        <w:rPr>
          <w:color w:val="000000" w:themeColor="text1"/>
          <w:kern w:val="0"/>
          <w:sz w:val="24"/>
          <w14:textFill>
            <w14:solidFill>
              <w14:schemeClr w14:val="tx1"/>
            </w14:solidFill>
          </w14:textFill>
        </w:rPr>
      </w:pPr>
    </w:p>
    <w:p w14:paraId="02E6E6B6">
      <w:pPr>
        <w:tabs>
          <w:tab w:val="left" w:pos="3402"/>
        </w:tabs>
        <w:autoSpaceDE w:val="0"/>
        <w:autoSpaceDN w:val="0"/>
        <w:adjustRightInd w:val="0"/>
        <w:jc w:val="left"/>
        <w:rPr>
          <w:color w:val="000000" w:themeColor="text1"/>
          <w:kern w:val="0"/>
          <w:sz w:val="24"/>
          <w14:textFill>
            <w14:solidFill>
              <w14:schemeClr w14:val="tx1"/>
            </w14:solidFill>
          </w14:textFill>
        </w:rPr>
      </w:pPr>
    </w:p>
    <w:p w14:paraId="1D9D2FF4">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1.2.7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Service S</w:t>
      </w:r>
      <w:r>
        <w:rPr>
          <w:color w:val="000000" w:themeColor="text1"/>
          <w14:textFill>
            <w14:solidFill>
              <w14:schemeClr w14:val="tx1"/>
            </w14:solidFill>
          </w14:textFill>
        </w:rPr>
        <w:t>peed</w:t>
      </w:r>
    </w:p>
    <w:p w14:paraId="12EF0608">
      <w:pPr>
        <w:autoSpaceDE w:val="0"/>
        <w:autoSpaceDN w:val="0"/>
        <w:adjustRightInd w:val="0"/>
        <w:spacing w:line="243" w:lineRule="auto"/>
        <w:rPr>
          <w:color w:val="000000" w:themeColor="text1"/>
          <w:kern w:val="0"/>
          <w:sz w:val="24"/>
          <w14:textFill>
            <w14:solidFill>
              <w14:schemeClr w14:val="tx1"/>
            </w14:solidFill>
          </w14:textFill>
        </w:rPr>
      </w:pPr>
    </w:p>
    <w:p w14:paraId="3A094961">
      <w:pPr>
        <w:tabs>
          <w:tab w:val="left" w:pos="8923"/>
        </w:tabs>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The design service </w:t>
      </w:r>
      <w:r>
        <w:rPr>
          <w:color w:val="000000" w:themeColor="text1"/>
          <w:kern w:val="0"/>
          <w:sz w:val="24"/>
          <w14:textFill>
            <w14:solidFill>
              <w14:schemeClr w14:val="tx1"/>
            </w14:solidFill>
          </w14:textFill>
        </w:rPr>
        <w:t xml:space="preserve">speed </w:t>
      </w:r>
      <w:r>
        <w:rPr>
          <w:rFonts w:hint="eastAsia"/>
          <w:color w:val="000000" w:themeColor="text1"/>
          <w:kern w:val="0"/>
          <w:sz w:val="24"/>
          <w14:textFill>
            <w14:solidFill>
              <w14:schemeClr w14:val="tx1"/>
            </w14:solidFill>
          </w14:textFill>
        </w:rPr>
        <w:t>is</w:t>
      </w:r>
      <w:r>
        <w:rPr>
          <w:color w:val="000000" w:themeColor="text1"/>
          <w:kern w:val="0"/>
          <w:sz w:val="24"/>
          <w14:textFill>
            <w14:solidFill>
              <w14:schemeClr w14:val="tx1"/>
            </w14:solidFill>
          </w14:textFill>
        </w:rPr>
        <w:t xml:space="preserve"> a</w:t>
      </w:r>
      <w:r>
        <w:rPr>
          <w:rFonts w:hint="eastAsia"/>
          <w:color w:val="000000" w:themeColor="text1"/>
          <w:kern w:val="0"/>
          <w:sz w:val="24"/>
          <w14:textFill>
            <w14:solidFill>
              <w14:schemeClr w14:val="tx1"/>
            </w14:solidFill>
          </w14:textFill>
        </w:rPr>
        <w:t xml:space="preserve">bout18.5 </w:t>
      </w:r>
      <w:r>
        <w:rPr>
          <w:color w:val="000000" w:themeColor="text1"/>
          <w:kern w:val="0"/>
          <w:sz w:val="24"/>
          <w14:textFill>
            <w14:solidFill>
              <w14:schemeClr w14:val="tx1"/>
            </w14:solidFill>
          </w14:textFill>
        </w:rPr>
        <w:t>knots</w:t>
      </w:r>
      <w:r>
        <w:rPr>
          <w:b/>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 based on:</w:t>
      </w:r>
    </w:p>
    <w:p w14:paraId="2313F6A0">
      <w:pPr>
        <w:autoSpaceDE w:val="0"/>
        <w:autoSpaceDN w:val="0"/>
        <w:adjustRightInd w:val="0"/>
        <w:spacing w:line="243" w:lineRule="auto"/>
        <w:ind w:left="1107"/>
        <w:rPr>
          <w:color w:val="000000" w:themeColor="text1"/>
          <w:kern w:val="0"/>
          <w:sz w:val="24"/>
          <w14:textFill>
            <w14:solidFill>
              <w14:schemeClr w14:val="tx1"/>
            </w14:solidFill>
          </w14:textFill>
        </w:rPr>
      </w:pPr>
    </w:p>
    <w:p w14:paraId="2D68FEFC">
      <w:pPr>
        <w:pStyle w:val="58"/>
        <w:numPr>
          <w:ilvl w:val="0"/>
          <w:numId w:val="5"/>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On design draught </w:t>
      </w:r>
      <w:r>
        <w:rPr>
          <w:rFonts w:hint="eastAsia"/>
          <w:color w:val="000000" w:themeColor="text1"/>
          <w:kern w:val="0"/>
          <w:sz w:val="24"/>
          <w14:textFill>
            <w14:solidFill>
              <w14:schemeClr w14:val="tx1"/>
            </w14:solidFill>
          </w14:textFill>
        </w:rPr>
        <w:t>8.50</w:t>
      </w:r>
      <w:r>
        <w:rPr>
          <w:color w:val="000000" w:themeColor="text1"/>
          <w:kern w:val="0"/>
          <w:sz w:val="24"/>
          <w14:textFill>
            <w14:solidFill>
              <w14:schemeClr w14:val="tx1"/>
            </w14:solidFill>
          </w14:textFill>
        </w:rPr>
        <w:t xml:space="preserve"> m</w:t>
      </w:r>
    </w:p>
    <w:p w14:paraId="4B4BA2F2">
      <w:pPr>
        <w:pStyle w:val="58"/>
        <w:numPr>
          <w:ilvl w:val="0"/>
          <w:numId w:val="5"/>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Main Engine running at CSR (</w:t>
      </w:r>
      <w:r>
        <w:rPr>
          <w:rFonts w:hint="eastAsia"/>
          <w:color w:val="000000" w:themeColor="text1"/>
          <w:kern w:val="0"/>
          <w:sz w:val="24"/>
          <w14:textFill>
            <w14:solidFill>
              <w14:schemeClr w14:val="tx1"/>
            </w14:solidFill>
          </w14:textFill>
        </w:rPr>
        <w:t>90</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MCR)</w:t>
      </w:r>
    </w:p>
    <w:p w14:paraId="042CA8FB">
      <w:pPr>
        <w:pStyle w:val="58"/>
        <w:numPr>
          <w:ilvl w:val="0"/>
          <w:numId w:val="5"/>
        </w:numPr>
        <w:autoSpaceDE w:val="0"/>
        <w:autoSpaceDN w:val="0"/>
        <w:adjustRightInd w:val="0"/>
        <w:spacing w:line="243" w:lineRule="auto"/>
        <w:ind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With 15% sea margin</w:t>
      </w:r>
    </w:p>
    <w:p w14:paraId="0BA04AF0">
      <w:pPr>
        <w:pStyle w:val="58"/>
        <w:numPr>
          <w:ilvl w:val="0"/>
          <w:numId w:val="5"/>
        </w:numPr>
        <w:autoSpaceDE w:val="0"/>
        <w:autoSpaceDN w:val="0"/>
        <w:adjustRightInd w:val="0"/>
        <w:spacing w:line="243" w:lineRule="auto"/>
        <w:ind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C</w:t>
      </w:r>
      <w:r>
        <w:rPr>
          <w:color w:val="000000" w:themeColor="text1"/>
          <w:kern w:val="0"/>
          <w:sz w:val="24"/>
          <w14:textFill>
            <w14:solidFill>
              <w14:schemeClr w14:val="tx1"/>
            </w14:solidFill>
          </w14:textFill>
        </w:rPr>
        <w:t>lean hull</w:t>
      </w:r>
    </w:p>
    <w:p w14:paraId="2289FE63">
      <w:pPr>
        <w:pStyle w:val="58"/>
        <w:numPr>
          <w:ilvl w:val="0"/>
          <w:numId w:val="5"/>
        </w:numPr>
        <w:autoSpaceDE w:val="0"/>
        <w:autoSpaceDN w:val="0"/>
        <w:adjustRightInd w:val="0"/>
        <w:spacing w:line="243" w:lineRule="auto"/>
        <w:ind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I</w:t>
      </w:r>
      <w:r>
        <w:rPr>
          <w:color w:val="000000" w:themeColor="text1"/>
          <w:kern w:val="0"/>
          <w:sz w:val="24"/>
          <w14:textFill>
            <w14:solidFill>
              <w14:schemeClr w14:val="tx1"/>
            </w14:solidFill>
          </w14:textFill>
        </w:rPr>
        <w:t xml:space="preserve">n </w:t>
      </w:r>
      <w:r>
        <w:rPr>
          <w:rFonts w:hint="eastAsia"/>
          <w:color w:val="000000" w:themeColor="text1"/>
          <w:kern w:val="0"/>
          <w:sz w:val="24"/>
          <w14:textFill>
            <w14:solidFill>
              <w14:schemeClr w14:val="tx1"/>
            </w14:solidFill>
          </w14:textFill>
        </w:rPr>
        <w:t xml:space="preserve">open, </w:t>
      </w:r>
      <w:r>
        <w:rPr>
          <w:color w:val="000000" w:themeColor="text1"/>
          <w:kern w:val="0"/>
          <w:sz w:val="24"/>
          <w14:textFill>
            <w14:solidFill>
              <w14:schemeClr w14:val="tx1"/>
            </w14:solidFill>
          </w14:textFill>
        </w:rPr>
        <w:t>deep</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sea</w:t>
      </w:r>
      <w:r>
        <w:rPr>
          <w:rFonts w:hint="eastAsia"/>
          <w:color w:val="000000" w:themeColor="text1"/>
          <w:kern w:val="0"/>
          <w:sz w:val="24"/>
          <w14:textFill>
            <w14:solidFill>
              <w14:schemeClr w14:val="tx1"/>
            </w14:solidFill>
          </w14:textFill>
        </w:rPr>
        <w:t xml:space="preserve"> with </w:t>
      </w:r>
      <w:r>
        <w:rPr>
          <w:color w:val="000000" w:themeColor="text1"/>
          <w:kern w:val="0"/>
          <w:sz w:val="24"/>
          <w14:textFill>
            <w14:solidFill>
              <w14:schemeClr w14:val="tx1"/>
            </w14:solidFill>
          </w14:textFill>
        </w:rPr>
        <w:t>Beaufort 0, Douglas sea state 0</w:t>
      </w:r>
    </w:p>
    <w:p w14:paraId="5DA8A6E5">
      <w:pPr>
        <w:autoSpaceDE w:val="0"/>
        <w:autoSpaceDN w:val="0"/>
        <w:adjustRightInd w:val="0"/>
        <w:spacing w:line="243" w:lineRule="auto"/>
        <w:ind w:left="1107"/>
        <w:rPr>
          <w:color w:val="000000" w:themeColor="text1"/>
          <w:kern w:val="0"/>
          <w:sz w:val="24"/>
          <w14:textFill>
            <w14:solidFill>
              <w14:schemeClr w14:val="tx1"/>
            </w14:solidFill>
          </w14:textFill>
        </w:rPr>
      </w:pPr>
    </w:p>
    <w:p w14:paraId="5259E75B">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Energy saving </w:t>
      </w:r>
      <w:r>
        <w:rPr>
          <w:rFonts w:hint="eastAsia"/>
          <w:color w:val="000000" w:themeColor="text1"/>
          <w:kern w:val="0"/>
          <w:sz w:val="24"/>
          <w14:textFill>
            <w14:solidFill>
              <w14:schemeClr w14:val="tx1"/>
            </w14:solidFill>
          </w14:textFill>
        </w:rPr>
        <w:t>design</w:t>
      </w:r>
      <w:r>
        <w:rPr>
          <w:color w:val="000000" w:themeColor="text1"/>
          <w:kern w:val="0"/>
          <w:sz w:val="24"/>
          <w14:textFill>
            <w14:solidFill>
              <w14:schemeClr w14:val="tx1"/>
            </w14:solidFill>
          </w14:textFill>
        </w:rPr>
        <w:t>:</w:t>
      </w:r>
    </w:p>
    <w:p w14:paraId="112D9C65">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The rudder bulb to be designed optimized together with propeller. The hull lines, propeller and rudder with rudder bulb to be finally decided by towing tank test.</w:t>
      </w:r>
    </w:p>
    <w:p w14:paraId="447367FE">
      <w:pPr>
        <w:autoSpaceDE w:val="0"/>
        <w:autoSpaceDN w:val="0"/>
        <w:adjustRightInd w:val="0"/>
        <w:spacing w:line="243" w:lineRule="auto"/>
        <w:rPr>
          <w:color w:val="000000" w:themeColor="text1"/>
          <w:kern w:val="0"/>
          <w:sz w:val="24"/>
          <w14:textFill>
            <w14:solidFill>
              <w14:schemeClr w14:val="tx1"/>
            </w14:solidFill>
          </w14:textFill>
        </w:rPr>
      </w:pPr>
    </w:p>
    <w:p w14:paraId="0E9E7D50">
      <w:pPr>
        <w:pStyle w:val="56"/>
        <w:spacing w:before="312" w:after="312"/>
        <w:rPr>
          <w:color w:val="000000" w:themeColor="text1"/>
          <w:w w:val="100"/>
          <w14:textFill>
            <w14:solidFill>
              <w14:schemeClr w14:val="tx1"/>
            </w14:solidFill>
          </w14:textFill>
        </w:rPr>
      </w:pPr>
      <w:bookmarkStart w:id="41" w:name="_Toc150162177"/>
      <w:bookmarkStart w:id="42" w:name="_Toc50642529"/>
      <w:r>
        <w:rPr>
          <w:rFonts w:hint="eastAsia"/>
          <w:color w:val="000000" w:themeColor="text1"/>
          <w:w w:val="100"/>
          <w14:textFill>
            <w14:solidFill>
              <w14:schemeClr w14:val="tx1"/>
            </w14:solidFill>
          </w14:textFill>
        </w:rPr>
        <w:t>1.2.8</w:t>
      </w:r>
      <w:r>
        <w:rPr>
          <w:color w:val="000000" w:themeColor="text1"/>
          <w:w w:val="100"/>
          <w14:textFill>
            <w14:solidFill>
              <w14:schemeClr w14:val="tx1"/>
            </w14:solidFill>
          </w14:textFill>
        </w:rPr>
        <w:tab/>
      </w:r>
      <w:r>
        <w:rPr>
          <w:rFonts w:hint="eastAsia"/>
          <w:color w:val="000000" w:themeColor="text1"/>
          <w:w w:val="100"/>
          <w14:textFill>
            <w14:solidFill>
              <w14:schemeClr w14:val="tx1"/>
            </w14:solidFill>
          </w14:textFill>
        </w:rPr>
        <w:t xml:space="preserve">m/e </w:t>
      </w:r>
      <w:r>
        <w:rPr>
          <w:color w:val="000000" w:themeColor="text1"/>
          <w:w w:val="100"/>
          <w14:textFill>
            <w14:solidFill>
              <w14:schemeClr w14:val="tx1"/>
            </w14:solidFill>
          </w14:textFill>
        </w:rPr>
        <w:t>FUEL CONSUMPTION</w:t>
      </w:r>
      <w:bookmarkEnd w:id="41"/>
      <w:bookmarkEnd w:id="42"/>
    </w:p>
    <w:p w14:paraId="29D910F7">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The designed M/E </w:t>
      </w:r>
      <w:r>
        <w:rPr>
          <w:color w:val="000000" w:themeColor="text1"/>
          <w:kern w:val="0"/>
          <w:sz w:val="24"/>
          <w14:textFill>
            <w14:solidFill>
              <w14:schemeClr w14:val="tx1"/>
            </w14:solidFill>
          </w14:textFill>
        </w:rPr>
        <w:t>Daily fuel oil consumption (</w:t>
      </w:r>
      <w:r>
        <w:rPr>
          <w:rFonts w:hint="eastAsia"/>
          <w:color w:val="000000" w:themeColor="text1"/>
          <w:kern w:val="0"/>
          <w:sz w:val="24"/>
          <w14:textFill>
            <w14:solidFill>
              <w14:schemeClr w14:val="tx1"/>
            </w14:solidFill>
          </w14:textFill>
        </w:rPr>
        <w:t>D.</w:t>
      </w:r>
      <w:r>
        <w:rPr>
          <w:color w:val="000000" w:themeColor="text1"/>
          <w:kern w:val="0"/>
          <w:sz w:val="24"/>
          <w14:textFill>
            <w14:solidFill>
              <w14:schemeClr w14:val="tx1"/>
            </w14:solidFill>
          </w14:textFill>
        </w:rPr>
        <w:t xml:space="preserve">F.O.C.) </w:t>
      </w:r>
      <w:r>
        <w:rPr>
          <w:rFonts w:hint="eastAsia"/>
          <w:color w:val="000000" w:themeColor="text1"/>
          <w:kern w:val="0"/>
          <w:sz w:val="24"/>
          <w14:textFill>
            <w14:solidFill>
              <w14:schemeClr w14:val="tx1"/>
            </w14:solidFill>
          </w14:textFill>
        </w:rPr>
        <w:t xml:space="preserve">is </w:t>
      </w:r>
      <w:r>
        <w:rPr>
          <w:color w:val="000000" w:themeColor="text1"/>
          <w:kern w:val="0"/>
          <w:sz w:val="24"/>
          <w14:textFill>
            <w14:solidFill>
              <w14:schemeClr w14:val="tx1"/>
            </w14:solidFill>
          </w14:textFill>
        </w:rPr>
        <w:t>about</w:t>
      </w:r>
      <w:r>
        <w:rPr>
          <w:rFonts w:hint="eastAsia"/>
          <w:color w:val="000000" w:themeColor="text1"/>
          <w:kern w:val="0"/>
          <w:sz w:val="24"/>
          <w14:textFill>
            <w14:solidFill>
              <w14:schemeClr w14:val="tx1"/>
            </w14:solidFill>
          </w14:textFill>
        </w:rPr>
        <w:t xml:space="preserve"> 35.69</w:t>
      </w:r>
      <w:r>
        <w:rPr>
          <w:color w:val="000000" w:themeColor="text1"/>
          <w:kern w:val="0"/>
          <w:sz w:val="24"/>
          <w14:textFill>
            <w14:solidFill>
              <w14:schemeClr w14:val="tx1"/>
            </w14:solidFill>
          </w14:textFill>
        </w:rPr>
        <w:t>t</w:t>
      </w:r>
      <w:r>
        <w:rPr>
          <w:rFonts w:hint="eastAsia"/>
          <w:color w:val="000000" w:themeColor="text1"/>
          <w:kern w:val="0"/>
          <w:sz w:val="24"/>
          <w14:textFill>
            <w14:solidFill>
              <w14:schemeClr w14:val="tx1"/>
            </w14:solidFill>
          </w14:textFill>
        </w:rPr>
        <w:t>，based on</w:t>
      </w:r>
      <w:r>
        <w:rPr>
          <w:color w:val="000000" w:themeColor="text1"/>
          <w:kern w:val="0"/>
          <w:sz w:val="24"/>
          <w14:textFill>
            <w14:solidFill>
              <w14:schemeClr w14:val="tx1"/>
            </w14:solidFill>
          </w14:textFill>
        </w:rPr>
        <w:t>:</w:t>
      </w:r>
    </w:p>
    <w:p w14:paraId="7109D3DA">
      <w:pPr>
        <w:autoSpaceDE w:val="0"/>
        <w:autoSpaceDN w:val="0"/>
        <w:adjustRightInd w:val="0"/>
        <w:spacing w:line="243" w:lineRule="auto"/>
        <w:rPr>
          <w:color w:val="000000" w:themeColor="text1"/>
          <w:kern w:val="0"/>
          <w:sz w:val="24"/>
          <w14:textFill>
            <w14:solidFill>
              <w14:schemeClr w14:val="tx1"/>
            </w14:solidFill>
          </w14:textFill>
        </w:rPr>
      </w:pPr>
    </w:p>
    <w:p w14:paraId="630F33D1">
      <w:pPr>
        <w:pStyle w:val="58"/>
        <w:autoSpaceDE w:val="0"/>
        <w:autoSpaceDN w:val="0"/>
        <w:adjustRightInd w:val="0"/>
        <w:ind w:left="1107" w:firstLine="0"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w:t>
      </w:r>
      <w:bookmarkStart w:id="43" w:name="OLE_LINK20"/>
      <w:bookmarkStart w:id="44" w:name="OLE_LINK21"/>
      <w:r>
        <w:rPr>
          <w:color w:val="000000" w:themeColor="text1"/>
          <w:kern w:val="0"/>
          <w:sz w:val="24"/>
          <w14:textFill>
            <w14:solidFill>
              <w14:schemeClr w14:val="tx1"/>
            </w14:solidFill>
          </w14:textFill>
        </w:rPr>
        <w:t>Brake Specified Fuel Consumption (B.S.F.C) of the main engine</w:t>
      </w:r>
      <w:bookmarkEnd w:id="43"/>
      <w:bookmarkEnd w:id="44"/>
      <w:r>
        <w:rPr>
          <w:color w:val="000000" w:themeColor="text1"/>
          <w:kern w:val="0"/>
          <w:sz w:val="24"/>
          <w14:textFill>
            <w14:solidFill>
              <w14:schemeClr w14:val="tx1"/>
            </w14:solidFill>
          </w14:textFill>
        </w:rPr>
        <w:t xml:space="preserve"> is about 159.0 grams/kWh (excluding M/E supplier’s tolerance) at CSR</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9342kW</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 xml:space="preserve"> based on the use of fuel oil with L.C.V. of 42,700 kJ/kg at ISO 3046-1:2002(E) and ISO 15550:2002(E) ambient condition and fulfilling the IMO NOx emission limitation Tier II (ME back pressure max. 60mbar), which shall be determined by shop test.</w:t>
      </w:r>
    </w:p>
    <w:p w14:paraId="6680DFFD">
      <w:pPr>
        <w:pStyle w:val="58"/>
        <w:autoSpaceDE w:val="0"/>
        <w:autoSpaceDN w:val="0"/>
        <w:adjustRightInd w:val="0"/>
        <w:ind w:left="1107" w:firstLine="0" w:firstLineChars="0"/>
        <w:rPr>
          <w:color w:val="000000" w:themeColor="text1"/>
          <w:kern w:val="0"/>
          <w:sz w:val="24"/>
          <w14:textFill>
            <w14:solidFill>
              <w14:schemeClr w14:val="tx1"/>
            </w14:solidFill>
          </w14:textFill>
        </w:rPr>
      </w:pPr>
    </w:p>
    <w:p w14:paraId="5DB00420">
      <w:pPr>
        <w:pStyle w:val="58"/>
        <w:autoSpaceDE w:val="0"/>
        <w:autoSpaceDN w:val="0"/>
        <w:adjustRightInd w:val="0"/>
        <w:ind w:left="1107" w:firstLine="0"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Only </w:t>
      </w:r>
      <w:r>
        <w:rPr>
          <w:color w:val="000000" w:themeColor="text1"/>
          <w:kern w:val="0"/>
          <w:sz w:val="24"/>
          <w14:textFill>
            <w14:solidFill>
              <w14:schemeClr w14:val="tx1"/>
            </w14:solidFill>
          </w14:textFill>
        </w:rPr>
        <w:t>Brake</w:t>
      </w:r>
      <w:r>
        <w:rPr>
          <w:rFonts w:hint="eastAsia"/>
          <w:color w:val="000000" w:themeColor="text1"/>
          <w:kern w:val="0"/>
          <w:sz w:val="24"/>
          <w14:textFill>
            <w14:solidFill>
              <w14:schemeClr w14:val="tx1"/>
            </w14:solidFill>
          </w14:textFill>
        </w:rPr>
        <w:t xml:space="preserve"> Specified Fuel Consumption (B.S.F.C) of the main engine based on above-mentioned conditions determined by shop test shall be Contract </w:t>
      </w:r>
      <w:r>
        <w:rPr>
          <w:color w:val="000000" w:themeColor="text1"/>
          <w:kern w:val="0"/>
          <w:sz w:val="24"/>
          <w14:textFill>
            <w14:solidFill>
              <w14:schemeClr w14:val="tx1"/>
            </w14:solidFill>
          </w14:textFill>
        </w:rPr>
        <w:t>guarantee</w:t>
      </w:r>
      <w:r>
        <w:rPr>
          <w:rFonts w:hint="eastAsia"/>
          <w:color w:val="000000" w:themeColor="text1"/>
          <w:kern w:val="0"/>
          <w:sz w:val="24"/>
          <w14:textFill>
            <w14:solidFill>
              <w14:schemeClr w14:val="tx1"/>
            </w14:solidFill>
          </w14:textFill>
        </w:rPr>
        <w:t>d.</w:t>
      </w:r>
    </w:p>
    <w:p w14:paraId="3E4073BF">
      <w:pPr>
        <w:autoSpaceDE w:val="0"/>
        <w:autoSpaceDN w:val="0"/>
        <w:adjustRightInd w:val="0"/>
        <w:spacing w:line="243" w:lineRule="auto"/>
        <w:jc w:val="left"/>
        <w:rPr>
          <w:color w:val="000000" w:themeColor="text1"/>
          <w:kern w:val="0"/>
          <w:sz w:val="24"/>
          <w14:textFill>
            <w14:solidFill>
              <w14:schemeClr w14:val="tx1"/>
            </w14:solidFill>
          </w14:textFill>
        </w:rPr>
      </w:pPr>
    </w:p>
    <w:p w14:paraId="55EAC66B">
      <w:pPr>
        <w:autoSpaceDE w:val="0"/>
        <w:autoSpaceDN w:val="0"/>
        <w:adjustRightInd w:val="0"/>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w:t>
      </w:r>
      <w:r>
        <w:rPr>
          <w:rFonts w:hint="eastAsia"/>
          <w:color w:val="000000" w:themeColor="text1"/>
          <w:kern w:val="0"/>
          <w:sz w:val="24"/>
          <w14:textFill>
            <w14:solidFill>
              <w14:schemeClr w14:val="tx1"/>
            </w14:solidFill>
          </w14:textFill>
        </w:rPr>
        <w:t xml:space="preserve">n case the shop test conditions are different from the above, the results shall be corrected in </w:t>
      </w:r>
      <w:r>
        <w:rPr>
          <w:color w:val="000000" w:themeColor="text1"/>
          <w:kern w:val="0"/>
          <w:sz w:val="24"/>
          <w14:textFill>
            <w14:solidFill>
              <w14:schemeClr w14:val="tx1"/>
            </w14:solidFill>
          </w14:textFill>
        </w:rPr>
        <w:t>accordance</w:t>
      </w:r>
      <w:r>
        <w:rPr>
          <w:rFonts w:hint="eastAsia"/>
          <w:color w:val="000000" w:themeColor="text1"/>
          <w:kern w:val="0"/>
          <w:sz w:val="24"/>
          <w14:textFill>
            <w14:solidFill>
              <w14:schemeClr w14:val="tx1"/>
            </w14:solidFill>
          </w14:textFill>
        </w:rPr>
        <w:t xml:space="preserve"> with the manufacture</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s standards.</w:t>
      </w:r>
    </w:p>
    <w:p w14:paraId="3F257D8D">
      <w:pPr>
        <w:pStyle w:val="58"/>
        <w:autoSpaceDE w:val="0"/>
        <w:autoSpaceDN w:val="0"/>
        <w:adjustRightInd w:val="0"/>
        <w:ind w:left="1107" w:firstLine="0" w:firstLineChars="0"/>
        <w:rPr>
          <w:color w:val="000000" w:themeColor="text1"/>
          <w:kern w:val="0"/>
          <w:sz w:val="24"/>
          <w14:textFill>
            <w14:solidFill>
              <w14:schemeClr w14:val="tx1"/>
            </w14:solidFill>
          </w14:textFill>
        </w:rPr>
      </w:pPr>
    </w:p>
    <w:p w14:paraId="3BA9E5DF">
      <w:pPr>
        <w:pStyle w:val="56"/>
        <w:spacing w:before="312" w:after="312"/>
        <w:rPr>
          <w:color w:val="000000" w:themeColor="text1"/>
          <w:w w:val="100"/>
          <w14:textFill>
            <w14:solidFill>
              <w14:schemeClr w14:val="tx1"/>
            </w14:solidFill>
          </w14:textFill>
        </w:rPr>
      </w:pPr>
      <w:bookmarkStart w:id="45" w:name="_Toc404775525"/>
      <w:bookmarkStart w:id="46" w:name="_Toc50642530"/>
      <w:r>
        <w:rPr>
          <w:rFonts w:hint="eastAsia"/>
          <w:color w:val="000000" w:themeColor="text1"/>
          <w:w w:val="100"/>
          <w14:textFill>
            <w14:solidFill>
              <w14:schemeClr w14:val="tx1"/>
            </w14:solidFill>
          </w14:textFill>
        </w:rPr>
        <w:t>1.2.9</w:t>
      </w:r>
      <w:r>
        <w:rPr>
          <w:rFonts w:hint="eastAsia"/>
          <w:color w:val="000000" w:themeColor="text1"/>
          <w:w w:val="100"/>
          <w14:textFill>
            <w14:solidFill>
              <w14:schemeClr w14:val="tx1"/>
            </w14:solidFill>
          </w14:textFill>
        </w:rPr>
        <w:tab/>
      </w:r>
      <w:r>
        <w:rPr>
          <w:rFonts w:hint="eastAsia"/>
          <w:color w:val="000000" w:themeColor="text1"/>
          <w:w w:val="100"/>
          <w14:textFill>
            <w14:solidFill>
              <w14:schemeClr w14:val="tx1"/>
            </w14:solidFill>
          </w14:textFill>
        </w:rPr>
        <w:t>CRUISING rANGE</w:t>
      </w:r>
      <w:bookmarkEnd w:id="45"/>
      <w:bookmarkEnd w:id="46"/>
    </w:p>
    <w:p w14:paraId="2D5571BC">
      <w:pPr>
        <w:autoSpaceDE w:val="0"/>
        <w:autoSpaceDN w:val="0"/>
        <w:adjustRightInd w:val="0"/>
        <w:spacing w:line="243" w:lineRule="auto"/>
        <w:ind w:left="1107"/>
        <w:rPr>
          <w:color w:val="000000"/>
          <w:kern w:val="0"/>
          <w:sz w:val="24"/>
        </w:rPr>
      </w:pPr>
      <w:r>
        <w:rPr>
          <w:rFonts w:hint="eastAsia"/>
          <w:color w:val="000000"/>
          <w:kern w:val="0"/>
          <w:sz w:val="24"/>
        </w:rPr>
        <w:t>A</w:t>
      </w:r>
      <w:r>
        <w:rPr>
          <w:color w:val="000000"/>
          <w:kern w:val="0"/>
          <w:sz w:val="24"/>
        </w:rPr>
        <w:t xml:space="preserve">bout </w:t>
      </w:r>
      <w:r>
        <w:rPr>
          <w:rFonts w:hint="eastAsia"/>
          <w:color w:val="000000"/>
          <w:kern w:val="0"/>
          <w:sz w:val="24"/>
        </w:rPr>
        <w:t>11,000n</w:t>
      </w:r>
      <w:r>
        <w:rPr>
          <w:color w:val="000000"/>
          <w:kern w:val="0"/>
          <w:sz w:val="24"/>
        </w:rPr>
        <w:t>.</w:t>
      </w:r>
      <w:r>
        <w:rPr>
          <w:rFonts w:hint="eastAsia"/>
          <w:color w:val="000000"/>
          <w:kern w:val="0"/>
          <w:sz w:val="24"/>
        </w:rPr>
        <w:t>miles, assuming:</w:t>
      </w:r>
    </w:p>
    <w:p w14:paraId="4669EA71">
      <w:pPr>
        <w:autoSpaceDE w:val="0"/>
        <w:autoSpaceDN w:val="0"/>
        <w:adjustRightInd w:val="0"/>
        <w:spacing w:line="243" w:lineRule="auto"/>
        <w:ind w:left="1107"/>
        <w:rPr>
          <w:color w:val="000000"/>
          <w:kern w:val="0"/>
          <w:sz w:val="24"/>
        </w:rPr>
      </w:pPr>
    </w:p>
    <w:p w14:paraId="5C31C4F7">
      <w:pPr>
        <w:autoSpaceDE w:val="0"/>
        <w:autoSpaceDN w:val="0"/>
        <w:adjustRightInd w:val="0"/>
        <w:spacing w:line="243" w:lineRule="auto"/>
        <w:ind w:left="1107"/>
        <w:rPr>
          <w:color w:val="000000"/>
          <w:kern w:val="0"/>
          <w:sz w:val="24"/>
        </w:rPr>
      </w:pPr>
      <w:r>
        <w:rPr>
          <w:rFonts w:hint="eastAsia"/>
          <w:color w:val="000000"/>
          <w:kern w:val="0"/>
          <w:sz w:val="24"/>
        </w:rPr>
        <w:t>-</w:t>
      </w:r>
      <w:r>
        <w:rPr>
          <w:rFonts w:hint="eastAsia"/>
          <w:color w:val="000000"/>
          <w:kern w:val="0"/>
          <w:sz w:val="24"/>
        </w:rPr>
        <w:tab/>
      </w:r>
      <w:r>
        <w:rPr>
          <w:rFonts w:hint="eastAsia"/>
          <w:color w:val="000000"/>
          <w:kern w:val="0"/>
          <w:sz w:val="24"/>
        </w:rPr>
        <w:t xml:space="preserve">ISO </w:t>
      </w:r>
      <w:r>
        <w:rPr>
          <w:rFonts w:hint="eastAsia"/>
          <w:color w:val="000000" w:themeColor="text1"/>
          <w:kern w:val="0"/>
          <w:sz w:val="24"/>
          <w14:textFill>
            <w14:solidFill>
              <w14:schemeClr w14:val="tx1"/>
            </w14:solidFill>
          </w14:textFill>
        </w:rPr>
        <w:t>ambient</w:t>
      </w:r>
      <w:r>
        <w:rPr>
          <w:rFonts w:hint="eastAsia"/>
          <w:color w:val="000000"/>
          <w:kern w:val="0"/>
          <w:sz w:val="24"/>
        </w:rPr>
        <w:t xml:space="preserve"> conditions</w:t>
      </w:r>
    </w:p>
    <w:p w14:paraId="6E2647DA">
      <w:pPr>
        <w:autoSpaceDE w:val="0"/>
        <w:autoSpaceDN w:val="0"/>
        <w:adjustRightInd w:val="0"/>
        <w:spacing w:line="243" w:lineRule="auto"/>
        <w:ind w:left="1107"/>
        <w:rPr>
          <w:color w:val="000000"/>
          <w:kern w:val="0"/>
          <w:sz w:val="24"/>
        </w:rPr>
      </w:pPr>
      <w:r>
        <w:rPr>
          <w:color w:val="000000"/>
          <w:kern w:val="0"/>
          <w:sz w:val="24"/>
        </w:rPr>
        <w:t>-</w:t>
      </w:r>
      <w:r>
        <w:rPr>
          <w:color w:val="000000"/>
          <w:kern w:val="0"/>
          <w:sz w:val="24"/>
        </w:rPr>
        <w:tab/>
      </w:r>
      <w:r>
        <w:rPr>
          <w:color w:val="000000"/>
          <w:kern w:val="0"/>
          <w:sz w:val="24"/>
        </w:rPr>
        <w:t>Main Engine running at CSR (</w:t>
      </w:r>
      <w:r>
        <w:rPr>
          <w:rFonts w:hint="eastAsia"/>
          <w:color w:val="000000"/>
          <w:kern w:val="0"/>
          <w:sz w:val="24"/>
        </w:rPr>
        <w:t>90</w:t>
      </w:r>
      <w:r>
        <w:rPr>
          <w:color w:val="000000"/>
          <w:kern w:val="0"/>
          <w:sz w:val="24"/>
        </w:rPr>
        <w:t xml:space="preserve">% </w:t>
      </w:r>
      <w:r>
        <w:rPr>
          <w:rFonts w:hint="eastAsia"/>
          <w:color w:val="000000"/>
          <w:kern w:val="0"/>
          <w:sz w:val="24"/>
        </w:rPr>
        <w:t>SMCR</w:t>
      </w:r>
      <w:r>
        <w:rPr>
          <w:color w:val="000000"/>
          <w:kern w:val="0"/>
          <w:sz w:val="24"/>
        </w:rPr>
        <w:t>)</w:t>
      </w:r>
    </w:p>
    <w:p w14:paraId="0651993D">
      <w:pPr>
        <w:autoSpaceDE w:val="0"/>
        <w:autoSpaceDN w:val="0"/>
        <w:adjustRightInd w:val="0"/>
        <w:spacing w:line="243" w:lineRule="auto"/>
        <w:ind w:left="1107"/>
        <w:rPr>
          <w:color w:val="000000"/>
          <w:kern w:val="0"/>
          <w:sz w:val="24"/>
        </w:rPr>
      </w:pPr>
      <w:r>
        <w:rPr>
          <w:rFonts w:hint="eastAsia"/>
          <w:color w:val="000000"/>
          <w:kern w:val="0"/>
          <w:sz w:val="24"/>
        </w:rPr>
        <w:t>-  Service speed of 18.5 knots on design draught</w:t>
      </w:r>
    </w:p>
    <w:p w14:paraId="7E1D2BF0">
      <w:pPr>
        <w:autoSpaceDE w:val="0"/>
        <w:autoSpaceDN w:val="0"/>
        <w:adjustRightInd w:val="0"/>
        <w:spacing w:line="243" w:lineRule="auto"/>
        <w:ind w:left="1467" w:leftChars="527" w:hanging="360" w:hangingChars="150"/>
        <w:rPr>
          <w:color w:val="000000"/>
          <w:kern w:val="0"/>
          <w:sz w:val="24"/>
        </w:rPr>
      </w:pPr>
      <w:r>
        <w:rPr>
          <w:color w:val="000000"/>
          <w:kern w:val="0"/>
          <w:sz w:val="24"/>
        </w:rPr>
        <w:t>-</w:t>
      </w:r>
      <w:r>
        <w:rPr>
          <w:color w:val="000000"/>
          <w:kern w:val="0"/>
          <w:sz w:val="24"/>
        </w:rPr>
        <w:tab/>
      </w:r>
      <w:r>
        <w:rPr>
          <w:color w:val="000000"/>
          <w:kern w:val="0"/>
          <w:sz w:val="24"/>
        </w:rPr>
        <w:t xml:space="preserve">Fuel oil consumption for main engine and </w:t>
      </w:r>
      <w:r>
        <w:rPr>
          <w:rFonts w:hint="eastAsia"/>
          <w:color w:val="000000"/>
          <w:kern w:val="0"/>
          <w:sz w:val="24"/>
        </w:rPr>
        <w:t xml:space="preserve">one </w:t>
      </w:r>
      <w:r>
        <w:rPr>
          <w:color w:val="000000"/>
          <w:kern w:val="0"/>
          <w:sz w:val="24"/>
        </w:rPr>
        <w:t>(</w:t>
      </w:r>
      <w:r>
        <w:rPr>
          <w:rFonts w:hint="eastAsia"/>
          <w:color w:val="000000"/>
          <w:kern w:val="0"/>
          <w:sz w:val="24"/>
        </w:rPr>
        <w:t>1</w:t>
      </w:r>
      <w:r>
        <w:rPr>
          <w:color w:val="000000"/>
          <w:kern w:val="0"/>
          <w:sz w:val="24"/>
        </w:rPr>
        <w:t xml:space="preserve">) </w:t>
      </w:r>
      <w:r>
        <w:rPr>
          <w:rFonts w:hint="eastAsia"/>
          <w:color w:val="000000"/>
          <w:kern w:val="0"/>
          <w:sz w:val="24"/>
        </w:rPr>
        <w:t>set of generator engine</w:t>
      </w:r>
      <w:r>
        <w:rPr>
          <w:color w:val="000000"/>
          <w:kern w:val="0"/>
          <w:sz w:val="24"/>
        </w:rPr>
        <w:t xml:space="preserve"> power supply </w:t>
      </w:r>
      <w:r>
        <w:rPr>
          <w:rFonts w:hint="eastAsia"/>
          <w:color w:val="000000"/>
          <w:kern w:val="0"/>
          <w:sz w:val="24"/>
        </w:rPr>
        <w:t xml:space="preserve">at basic hotel load </w:t>
      </w:r>
      <w:r>
        <w:rPr>
          <w:color w:val="000000"/>
          <w:kern w:val="0"/>
          <w:sz w:val="24"/>
        </w:rPr>
        <w:t xml:space="preserve">(including tolerance </w:t>
      </w:r>
      <w:r>
        <w:rPr>
          <w:rFonts w:hint="eastAsia"/>
          <w:color w:val="000000"/>
          <w:kern w:val="0"/>
          <w:sz w:val="24"/>
        </w:rPr>
        <w:t>5% of SFOC</w:t>
      </w:r>
      <w:r>
        <w:rPr>
          <w:color w:val="000000"/>
          <w:kern w:val="0"/>
          <w:sz w:val="24"/>
        </w:rPr>
        <w:t>)</w:t>
      </w:r>
    </w:p>
    <w:p w14:paraId="55D67E28">
      <w:pPr>
        <w:autoSpaceDE w:val="0"/>
        <w:autoSpaceDN w:val="0"/>
        <w:adjustRightInd w:val="0"/>
        <w:spacing w:line="243" w:lineRule="auto"/>
        <w:ind w:left="1467" w:leftChars="527" w:hanging="360" w:hangingChars="150"/>
        <w:rPr>
          <w:color w:val="000000"/>
          <w:kern w:val="0"/>
          <w:sz w:val="24"/>
        </w:rPr>
      </w:pPr>
      <w:r>
        <w:rPr>
          <w:color w:val="000000"/>
          <w:kern w:val="0"/>
          <w:sz w:val="24"/>
        </w:rPr>
        <w:t>-</w:t>
      </w:r>
      <w:r>
        <w:rPr>
          <w:color w:val="000000"/>
          <w:kern w:val="0"/>
          <w:sz w:val="24"/>
        </w:rPr>
        <w:tab/>
      </w:r>
      <w:r>
        <w:rPr>
          <w:color w:val="000000"/>
          <w:kern w:val="0"/>
          <w:sz w:val="24"/>
        </w:rPr>
        <w:t xml:space="preserve">Fuel oil with specific gravity of </w:t>
      </w:r>
      <w:r>
        <w:rPr>
          <w:rFonts w:hint="eastAsia"/>
          <w:color w:val="000000"/>
          <w:kern w:val="0"/>
          <w:sz w:val="24"/>
        </w:rPr>
        <w:t>1.01</w:t>
      </w:r>
      <w:r>
        <w:rPr>
          <w:color w:val="000000"/>
          <w:kern w:val="0"/>
          <w:sz w:val="24"/>
        </w:rPr>
        <w:t xml:space="preserve"> tons/ m</w:t>
      </w:r>
      <w:r>
        <w:rPr>
          <w:color w:val="000000"/>
          <w:kern w:val="0"/>
          <w:sz w:val="24"/>
          <w:vertAlign w:val="superscript"/>
        </w:rPr>
        <w:t>3</w:t>
      </w:r>
      <w:r>
        <w:rPr>
          <w:color w:val="000000"/>
          <w:kern w:val="0"/>
          <w:sz w:val="24"/>
        </w:rPr>
        <w:t xml:space="preserve"> for </w:t>
      </w:r>
      <w:r>
        <w:rPr>
          <w:rFonts w:hint="eastAsia"/>
          <w:color w:val="000000"/>
          <w:kern w:val="0"/>
          <w:sz w:val="24"/>
        </w:rPr>
        <w:t xml:space="preserve">HFO, 0.99 tons/m3 for </w:t>
      </w:r>
      <w:r>
        <w:rPr>
          <w:color w:val="000000"/>
          <w:kern w:val="0"/>
          <w:sz w:val="24"/>
        </w:rPr>
        <w:t>LSHFO</w:t>
      </w:r>
      <w:r>
        <w:rPr>
          <w:rFonts w:hint="eastAsia"/>
          <w:color w:val="000000"/>
          <w:kern w:val="0"/>
          <w:sz w:val="24"/>
        </w:rPr>
        <w:t>/ULSFO</w:t>
      </w:r>
      <w:r>
        <w:rPr>
          <w:color w:val="000000"/>
          <w:kern w:val="0"/>
          <w:sz w:val="24"/>
        </w:rPr>
        <w:t>, 40,600kJ/kg in L.C.V. and 0.89 tons/ m</w:t>
      </w:r>
      <w:r>
        <w:rPr>
          <w:color w:val="000000"/>
          <w:kern w:val="0"/>
          <w:sz w:val="24"/>
          <w:vertAlign w:val="superscript"/>
        </w:rPr>
        <w:t>3</w:t>
      </w:r>
      <w:r>
        <w:rPr>
          <w:color w:val="000000"/>
          <w:kern w:val="0"/>
          <w:sz w:val="24"/>
        </w:rPr>
        <w:t xml:space="preserve"> for MGO, 42,707kJ/kg in L.C.V.</w:t>
      </w:r>
    </w:p>
    <w:p w14:paraId="4428E428">
      <w:pPr>
        <w:autoSpaceDE w:val="0"/>
        <w:autoSpaceDN w:val="0"/>
        <w:adjustRightInd w:val="0"/>
        <w:spacing w:line="243" w:lineRule="auto"/>
        <w:ind w:left="1107"/>
        <w:rPr>
          <w:color w:val="000000"/>
          <w:kern w:val="0"/>
          <w:sz w:val="24"/>
        </w:rPr>
      </w:pPr>
      <w:r>
        <w:rPr>
          <w:color w:val="000000"/>
          <w:kern w:val="0"/>
          <w:sz w:val="24"/>
        </w:rPr>
        <w:t>-</w:t>
      </w:r>
      <w:r>
        <w:rPr>
          <w:color w:val="000000"/>
          <w:kern w:val="0"/>
          <w:sz w:val="24"/>
        </w:rPr>
        <w:tab/>
      </w:r>
      <w:r>
        <w:rPr>
          <w:color w:val="000000"/>
          <w:kern w:val="0"/>
          <w:sz w:val="24"/>
        </w:rPr>
        <w:t xml:space="preserve">98% full of </w:t>
      </w:r>
      <w:r>
        <w:rPr>
          <w:rFonts w:hint="eastAsia"/>
          <w:color w:val="000000"/>
          <w:kern w:val="0"/>
          <w:sz w:val="24"/>
        </w:rPr>
        <w:t>f</w:t>
      </w:r>
      <w:r>
        <w:rPr>
          <w:color w:val="000000"/>
          <w:kern w:val="0"/>
          <w:sz w:val="24"/>
        </w:rPr>
        <w:t>uel oil tanks</w:t>
      </w:r>
    </w:p>
    <w:p w14:paraId="334B1920">
      <w:pPr>
        <w:autoSpaceDE w:val="0"/>
        <w:autoSpaceDN w:val="0"/>
        <w:adjustRightInd w:val="0"/>
        <w:spacing w:line="243" w:lineRule="auto"/>
        <w:ind w:left="1107"/>
        <w:rPr>
          <w:color w:val="000000"/>
          <w:kern w:val="0"/>
          <w:sz w:val="24"/>
        </w:rPr>
      </w:pPr>
      <w:r>
        <w:rPr>
          <w:color w:val="000000"/>
          <w:kern w:val="0"/>
          <w:sz w:val="24"/>
        </w:rPr>
        <w:t>-</w:t>
      </w:r>
      <w:r>
        <w:rPr>
          <w:color w:val="000000"/>
          <w:kern w:val="0"/>
          <w:sz w:val="24"/>
        </w:rPr>
        <w:tab/>
      </w:r>
      <w:r>
        <w:rPr>
          <w:color w:val="000000"/>
          <w:kern w:val="0"/>
          <w:sz w:val="24"/>
        </w:rPr>
        <w:t xml:space="preserve">Including </w:t>
      </w:r>
      <w:r>
        <w:rPr>
          <w:rFonts w:hint="eastAsia"/>
          <w:color w:val="000000"/>
          <w:kern w:val="0"/>
          <w:sz w:val="24"/>
        </w:rPr>
        <w:t>all HFO,</w:t>
      </w:r>
      <w:r>
        <w:rPr>
          <w:color w:val="000000"/>
          <w:kern w:val="0"/>
          <w:sz w:val="24"/>
        </w:rPr>
        <w:t xml:space="preserve">LSHFO/ULSFO /MGO </w:t>
      </w:r>
      <w:r>
        <w:rPr>
          <w:rFonts w:hint="eastAsia"/>
          <w:color w:val="000000"/>
          <w:kern w:val="0"/>
          <w:sz w:val="24"/>
        </w:rPr>
        <w:t xml:space="preserve">storage, settling and </w:t>
      </w:r>
      <w:r>
        <w:rPr>
          <w:color w:val="000000"/>
          <w:kern w:val="0"/>
          <w:sz w:val="24"/>
        </w:rPr>
        <w:t>service</w:t>
      </w:r>
      <w:r>
        <w:rPr>
          <w:rFonts w:hint="eastAsia"/>
          <w:color w:val="000000"/>
          <w:kern w:val="0"/>
          <w:sz w:val="24"/>
        </w:rPr>
        <w:t xml:space="preserve"> </w:t>
      </w:r>
      <w:r>
        <w:rPr>
          <w:color w:val="000000"/>
          <w:kern w:val="0"/>
          <w:sz w:val="24"/>
        </w:rPr>
        <w:t>tanks</w:t>
      </w:r>
    </w:p>
    <w:p w14:paraId="7AC3AB85">
      <w:pPr>
        <w:pStyle w:val="56"/>
        <w:spacing w:before="312" w:after="312"/>
        <w:rPr>
          <w:color w:val="000000" w:themeColor="text1"/>
          <w:w w:val="100"/>
          <w14:textFill>
            <w14:solidFill>
              <w14:schemeClr w14:val="tx1"/>
            </w14:solidFill>
          </w14:textFill>
        </w:rPr>
      </w:pPr>
      <w:bookmarkStart w:id="47" w:name="_Toc150162178"/>
      <w:bookmarkStart w:id="48" w:name="_Toc50642531"/>
      <w:r>
        <w:rPr>
          <w:rFonts w:hint="eastAsia"/>
          <w:color w:val="000000" w:themeColor="text1"/>
          <w:w w:val="100"/>
          <w14:textFill>
            <w14:solidFill>
              <w14:schemeClr w14:val="tx1"/>
            </w14:solidFill>
          </w14:textFill>
        </w:rPr>
        <w:t>1.2.10</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FREEBOARD</w:t>
      </w:r>
      <w:bookmarkEnd w:id="47"/>
      <w:bookmarkEnd w:id="48"/>
    </w:p>
    <w:p w14:paraId="2B724D1C">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Vessel shall be designed according to the requirement of the International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Convention on Load Lines</w:t>
      </w:r>
      <w:r>
        <w:rPr>
          <w:rFonts w:hint="eastAsia"/>
          <w:color w:val="000000" w:themeColor="text1"/>
          <w:kern w:val="0"/>
          <w:sz w:val="24"/>
          <w14:textFill>
            <w14:solidFill>
              <w14:schemeClr w14:val="tx1"/>
            </w14:solidFill>
          </w14:textFill>
        </w:rPr>
        <w:t xml:space="preserve"> (ICLL)</w:t>
      </w:r>
      <w:r>
        <w:rPr>
          <w:color w:val="000000" w:themeColor="text1"/>
          <w:kern w:val="0"/>
          <w:sz w:val="24"/>
          <w14:textFill>
            <w14:solidFill>
              <w14:schemeClr w14:val="tx1"/>
            </w14:solidFill>
          </w14:textFill>
        </w:rPr>
        <w:t xml:space="preserve">, 1966 revised by protocol 1988 and all </w:t>
      </w:r>
      <w:r>
        <w:rPr>
          <w:rFonts w:hint="eastAsia"/>
          <w:color w:val="000000" w:themeColor="text1"/>
          <w:kern w:val="0"/>
          <w:sz w:val="24"/>
          <w14:textFill>
            <w14:solidFill>
              <w14:schemeClr w14:val="tx1"/>
            </w14:solidFill>
          </w14:textFill>
        </w:rPr>
        <w:t xml:space="preserve">latest </w:t>
      </w:r>
      <w:r>
        <w:rPr>
          <w:color w:val="000000" w:themeColor="text1"/>
          <w:kern w:val="0"/>
          <w:sz w:val="24"/>
          <w14:textFill>
            <w14:solidFill>
              <w14:schemeClr w14:val="tx1"/>
            </w14:solidFill>
          </w14:textFill>
        </w:rPr>
        <w:t>amendments for type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 ship.</w:t>
      </w:r>
    </w:p>
    <w:p w14:paraId="39679C72">
      <w:pPr>
        <w:autoSpaceDE w:val="0"/>
        <w:autoSpaceDN w:val="0"/>
        <w:adjustRightInd w:val="0"/>
        <w:ind w:left="1107"/>
        <w:jc w:val="left"/>
        <w:rPr>
          <w:color w:val="000000" w:themeColor="text1"/>
          <w:kern w:val="0"/>
          <w:sz w:val="24"/>
          <w14:textFill>
            <w14:solidFill>
              <w14:schemeClr w14:val="tx1"/>
            </w14:solidFill>
          </w14:textFill>
        </w:rPr>
      </w:pPr>
    </w:p>
    <w:p w14:paraId="39DB3D9D">
      <w:pPr>
        <w:pStyle w:val="3"/>
        <w:jc w:val="left"/>
        <w:rPr>
          <w:color w:val="000000" w:themeColor="text1"/>
          <w14:textFill>
            <w14:solidFill>
              <w14:schemeClr w14:val="tx1"/>
            </w14:solidFill>
          </w14:textFill>
        </w:rPr>
      </w:pPr>
      <w:r>
        <w:rPr>
          <w:color w:val="000000" w:themeColor="text1"/>
          <w14:textFill>
            <w14:solidFill>
              <w14:schemeClr w14:val="tx1"/>
            </w14:solidFill>
          </w14:textFill>
        </w:rPr>
        <w:br w:type="page"/>
      </w:r>
      <w:bookmarkEnd w:id="0"/>
      <w:bookmarkStart w:id="49" w:name="_Toc150162183"/>
      <w:bookmarkStart w:id="50" w:name="_Toc50642532"/>
      <w:r>
        <w:rPr>
          <w:rFonts w:hint="eastAsia"/>
          <w:color w:val="000000" w:themeColor="text1"/>
          <w14:textFill>
            <w14:solidFill>
              <w14:schemeClr w14:val="tx1"/>
            </w14:solidFill>
          </w14:textFill>
        </w:rPr>
        <w:t xml:space="preserve">1.3      </w:t>
      </w:r>
      <w:r>
        <w:rPr>
          <w:color w:val="000000" w:themeColor="text1"/>
          <w14:textFill>
            <w14:solidFill>
              <w14:schemeClr w14:val="tx1"/>
            </w14:solidFill>
          </w14:textFill>
        </w:rPr>
        <w:t>RULES AND REGULATIONS</w:t>
      </w:r>
      <w:bookmarkEnd w:id="49"/>
      <w:bookmarkEnd w:id="50"/>
    </w:p>
    <w:p w14:paraId="4BF153EE">
      <w:pPr>
        <w:pStyle w:val="56"/>
        <w:spacing w:before="312" w:after="312" w:line="360" w:lineRule="exact"/>
        <w:rPr>
          <w:color w:val="000000" w:themeColor="text1"/>
          <w:w w:val="100"/>
          <w14:textFill>
            <w14:solidFill>
              <w14:schemeClr w14:val="tx1"/>
            </w14:solidFill>
          </w14:textFill>
        </w:rPr>
      </w:pPr>
      <w:bookmarkStart w:id="51" w:name="_Toc150162184"/>
      <w:bookmarkStart w:id="52" w:name="_Toc50642533"/>
      <w:r>
        <w:rPr>
          <w:rFonts w:hint="eastAsia"/>
          <w:color w:val="000000" w:themeColor="text1"/>
          <w:w w:val="100"/>
          <w14:textFill>
            <w14:solidFill>
              <w14:schemeClr w14:val="tx1"/>
            </w14:solidFill>
          </w14:textFill>
        </w:rPr>
        <w:t>1.3.</w:t>
      </w:r>
      <w:r>
        <w:rPr>
          <w:color w:val="000000" w:themeColor="text1"/>
          <w:w w:val="100"/>
          <w14:textFill>
            <w14:solidFill>
              <w14:schemeClr w14:val="tx1"/>
            </w14:solidFill>
          </w14:textFill>
        </w:rPr>
        <w:t>1</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CLASSIFICATION</w:t>
      </w:r>
      <w:bookmarkEnd w:id="51"/>
      <w:bookmarkEnd w:id="52"/>
    </w:p>
    <w:p w14:paraId="081E332B">
      <w:pPr>
        <w:autoSpaceDE w:val="0"/>
        <w:autoSpaceDN w:val="0"/>
        <w:adjustRightInd w:val="0"/>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Vessel including its hull, machinery, equipment and outfitting shall be built under the supervision of Classification Society (hereinafter called the "Class") and shall be distinguished in the record by the notation of:</w:t>
      </w:r>
    </w:p>
    <w:p w14:paraId="3737A79D">
      <w:pPr>
        <w:autoSpaceDE w:val="0"/>
        <w:autoSpaceDN w:val="0"/>
        <w:adjustRightInd w:val="0"/>
        <w:rPr>
          <w:rFonts w:eastAsia="Arial Unicode MS"/>
          <w:color w:val="000000" w:themeColor="text1"/>
          <w:kern w:val="0"/>
          <w:sz w:val="24"/>
          <w14:textFill>
            <w14:solidFill>
              <w14:schemeClr w14:val="tx1"/>
            </w14:solidFill>
          </w14:textFill>
        </w:rPr>
      </w:pPr>
    </w:p>
    <w:p w14:paraId="57559FE9">
      <w:pPr>
        <w:autoSpaceDE w:val="0"/>
        <w:autoSpaceDN w:val="0"/>
        <w:adjustRightInd w:val="0"/>
        <w:ind w:left="1107"/>
        <w:rPr>
          <w:rFonts w:eastAsia="Arial Unicode MS"/>
          <w:b/>
          <w:i/>
          <w:color w:val="000000" w:themeColor="text1"/>
          <w:kern w:val="0"/>
          <w:sz w:val="24"/>
          <w14:textFill>
            <w14:solidFill>
              <w14:schemeClr w14:val="tx1"/>
            </w14:solidFill>
          </w14:textFill>
        </w:rPr>
      </w:pPr>
      <w:r>
        <w:rPr>
          <w:rFonts w:eastAsia="Arial Unicode MS"/>
          <w:b/>
          <w:i/>
          <w:color w:val="000000" w:themeColor="text1"/>
          <w:kern w:val="0"/>
          <w:sz w:val="24"/>
          <w14:textFill>
            <w14:solidFill>
              <w14:schemeClr w14:val="tx1"/>
            </w14:solidFill>
          </w14:textFill>
        </w:rPr>
        <w:t>NK NS* (CNC, EQ C DG, PSPC-WBT, NC) (IWS) (PSCM) (EA) (CSSA-R) (IHM) (Sox(EGCS)) MNS*(M0)</w:t>
      </w:r>
    </w:p>
    <w:p w14:paraId="794A3828">
      <w:pPr>
        <w:autoSpaceDE w:val="0"/>
        <w:autoSpaceDN w:val="0"/>
        <w:adjustRightInd w:val="0"/>
        <w:ind w:left="1107"/>
        <w:rPr>
          <w:rFonts w:eastAsia="Arial Unicode MS"/>
          <w:b/>
          <w:i/>
          <w:color w:val="000000" w:themeColor="text1"/>
          <w:kern w:val="0"/>
          <w:sz w:val="24"/>
          <w14:textFill>
            <w14:solidFill>
              <w14:schemeClr w14:val="tx1"/>
            </w14:solidFill>
          </w14:textFill>
        </w:rPr>
      </w:pPr>
      <w:r>
        <w:rPr>
          <w:rFonts w:eastAsia="Arial Unicode MS"/>
          <w:b/>
          <w:i/>
          <w:color w:val="000000" w:themeColor="text1"/>
          <w:kern w:val="0"/>
          <w:sz w:val="24"/>
          <w14:textFill>
            <w14:solidFill>
              <w14:schemeClr w14:val="tx1"/>
            </w14:solidFill>
          </w14:textFill>
        </w:rPr>
        <w:t>Installation Character(s): BWM, MPP, LSA, RCF, M0, AFS</w:t>
      </w:r>
    </w:p>
    <w:p w14:paraId="0F2A1C79">
      <w:pPr>
        <w:autoSpaceDE w:val="0"/>
        <w:autoSpaceDN w:val="0"/>
        <w:adjustRightInd w:val="0"/>
        <w:ind w:left="1107"/>
        <w:rPr>
          <w:rFonts w:eastAsia="Arial Unicode MS"/>
          <w:b/>
          <w:i/>
          <w:color w:val="000000" w:themeColor="text1"/>
          <w:kern w:val="0"/>
          <w:sz w:val="24"/>
          <w14:textFill>
            <w14:solidFill>
              <w14:schemeClr w14:val="tx1"/>
            </w14:solidFill>
          </w14:textFill>
        </w:rPr>
      </w:pPr>
      <w:r>
        <w:rPr>
          <w:rFonts w:hint="eastAsia" w:eastAsia="Arial Unicode MS"/>
          <w:b/>
          <w:i/>
          <w:color w:val="000000" w:themeColor="text1"/>
          <w:kern w:val="0"/>
          <w:sz w:val="24"/>
          <w14:textFill>
            <w14:solidFill>
              <w14:schemeClr w14:val="tx1"/>
            </w14:solidFill>
          </w14:textFill>
        </w:rPr>
        <w:t>L</w:t>
      </w:r>
      <w:r>
        <w:rPr>
          <w:rFonts w:eastAsia="Arial Unicode MS"/>
          <w:b/>
          <w:i/>
          <w:color w:val="000000" w:themeColor="text1"/>
          <w:kern w:val="0"/>
          <w:sz w:val="24"/>
          <w14:textFill>
            <w14:solidFill>
              <w14:schemeClr w14:val="tx1"/>
            </w14:solidFill>
          </w14:textFill>
        </w:rPr>
        <w:t>oading computer will be approved by class.</w:t>
      </w:r>
    </w:p>
    <w:p w14:paraId="52A8831F">
      <w:pPr>
        <w:autoSpaceDE w:val="0"/>
        <w:autoSpaceDN w:val="0"/>
        <w:adjustRightInd w:val="0"/>
        <w:ind w:left="1107"/>
        <w:rPr>
          <w:rFonts w:eastAsia="Arial Unicode MS"/>
          <w:color w:val="000000" w:themeColor="text1"/>
          <w:kern w:val="0"/>
          <w:sz w:val="24"/>
          <w14:textFill>
            <w14:solidFill>
              <w14:schemeClr w14:val="tx1"/>
            </w14:solidFill>
          </w14:textFill>
        </w:rPr>
      </w:pPr>
    </w:p>
    <w:p w14:paraId="5173EBF4">
      <w:pPr>
        <w:autoSpaceDE w:val="0"/>
        <w:autoSpaceDN w:val="0"/>
        <w:adjustRightInd w:val="0"/>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However, the Class rule shall be applied with the latest version at the date of the Contract signing.</w:t>
      </w:r>
    </w:p>
    <w:p w14:paraId="27371507">
      <w:pPr>
        <w:autoSpaceDE w:val="0"/>
        <w:autoSpaceDN w:val="0"/>
        <w:adjustRightInd w:val="0"/>
        <w:ind w:left="1107"/>
        <w:rPr>
          <w:rFonts w:eastAsia="Arial Unicode MS"/>
          <w:color w:val="000000" w:themeColor="text1"/>
          <w:kern w:val="0"/>
          <w:sz w:val="24"/>
          <w14:textFill>
            <w14:solidFill>
              <w14:schemeClr w14:val="tx1"/>
            </w14:solidFill>
          </w14:textFill>
        </w:rPr>
      </w:pPr>
    </w:p>
    <w:p w14:paraId="414C9FAD">
      <w:pPr>
        <w:pStyle w:val="56"/>
        <w:spacing w:before="312" w:after="312"/>
        <w:rPr>
          <w:color w:val="000000" w:themeColor="text1"/>
          <w:w w:val="100"/>
          <w14:textFill>
            <w14:solidFill>
              <w14:schemeClr w14:val="tx1"/>
            </w14:solidFill>
          </w14:textFill>
        </w:rPr>
      </w:pPr>
      <w:bookmarkStart w:id="53" w:name="_Toc50642534"/>
      <w:bookmarkStart w:id="54" w:name="_Toc150162185"/>
      <w:r>
        <w:rPr>
          <w:rFonts w:hint="eastAsia"/>
          <w:color w:val="000000" w:themeColor="text1"/>
          <w:w w:val="100"/>
          <w14:textFill>
            <w14:solidFill>
              <w14:schemeClr w14:val="tx1"/>
            </w14:solidFill>
          </w14:textFill>
        </w:rPr>
        <w:t>1.3.</w:t>
      </w:r>
      <w:r>
        <w:rPr>
          <w:color w:val="000000" w:themeColor="text1"/>
          <w:w w:val="100"/>
          <w14:textFill>
            <w14:solidFill>
              <w14:schemeClr w14:val="tx1"/>
            </w14:solidFill>
          </w14:textFill>
        </w:rPr>
        <w:t>2</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FLAG</w:t>
      </w:r>
      <w:bookmarkEnd w:id="53"/>
      <w:bookmarkEnd w:id="54"/>
    </w:p>
    <w:p w14:paraId="63F0F2EB">
      <w:pPr>
        <w:autoSpaceDE w:val="0"/>
        <w:autoSpaceDN w:val="0"/>
        <w:adjustRightInd w:val="0"/>
        <w:ind w:left="1107"/>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The Vessel shall be registered under the flag of</w:t>
      </w:r>
      <w:r>
        <w:rPr>
          <w:rFonts w:hint="eastAsia" w:eastAsia="Arial Unicode MS"/>
          <w:color w:val="000000" w:themeColor="text1"/>
          <w:kern w:val="0"/>
          <w:sz w:val="24"/>
          <w14:textFill>
            <w14:solidFill>
              <w14:schemeClr w14:val="tx1"/>
            </w14:solidFill>
          </w14:textFill>
        </w:rPr>
        <w:t xml:space="preserve"> </w:t>
      </w:r>
      <w:r>
        <w:rPr>
          <w:rFonts w:eastAsia="Arial Unicode MS"/>
          <w:b/>
          <w:i/>
          <w:color w:val="000000" w:themeColor="text1"/>
          <w:kern w:val="0"/>
          <w:sz w:val="24"/>
          <w14:textFill>
            <w14:solidFill>
              <w14:schemeClr w14:val="tx1"/>
            </w14:solidFill>
          </w14:textFill>
        </w:rPr>
        <w:t>Marshall</w:t>
      </w:r>
      <w:r>
        <w:rPr>
          <w:rFonts w:hint="eastAsia" w:eastAsia="Arial Unicode MS"/>
          <w:b/>
          <w:i/>
          <w:color w:val="000000" w:themeColor="text1"/>
          <w:kern w:val="0"/>
          <w:sz w:val="24"/>
          <w14:textFill>
            <w14:solidFill>
              <w14:schemeClr w14:val="tx1"/>
            </w14:solidFill>
          </w14:textFill>
        </w:rPr>
        <w:t xml:space="preserve"> </w:t>
      </w:r>
      <w:r>
        <w:rPr>
          <w:rFonts w:hint="eastAsia" w:eastAsia="Arial Unicode MS"/>
          <w:color w:val="000000" w:themeColor="text1"/>
          <w:kern w:val="0"/>
          <w:sz w:val="24"/>
          <w14:textFill>
            <w14:solidFill>
              <w14:schemeClr w14:val="tx1"/>
            </w14:solidFill>
          </w14:textFill>
        </w:rPr>
        <w:t xml:space="preserve">. </w:t>
      </w:r>
    </w:p>
    <w:p w14:paraId="6D6F9FF3">
      <w:pPr>
        <w:pStyle w:val="56"/>
        <w:spacing w:before="312" w:after="312"/>
        <w:rPr>
          <w:color w:val="000000" w:themeColor="text1"/>
          <w:w w:val="100"/>
          <w14:textFill>
            <w14:solidFill>
              <w14:schemeClr w14:val="tx1"/>
            </w14:solidFill>
          </w14:textFill>
        </w:rPr>
      </w:pPr>
      <w:bookmarkStart w:id="55" w:name="_Toc150162186"/>
      <w:bookmarkStart w:id="56" w:name="_Toc50642535"/>
      <w:r>
        <w:rPr>
          <w:rFonts w:hint="eastAsia"/>
          <w:color w:val="000000" w:themeColor="text1"/>
          <w:w w:val="100"/>
          <w14:textFill>
            <w14:solidFill>
              <w14:schemeClr w14:val="tx1"/>
            </w14:solidFill>
          </w14:textFill>
        </w:rPr>
        <w:t>1.3.</w:t>
      </w:r>
      <w:r>
        <w:rPr>
          <w:color w:val="000000" w:themeColor="text1"/>
          <w:w w:val="100"/>
          <w14:textFill>
            <w14:solidFill>
              <w14:schemeClr w14:val="tx1"/>
            </w14:solidFill>
          </w14:textFill>
        </w:rPr>
        <w:t>3</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RULES AND REGULATIONS</w:t>
      </w:r>
      <w:bookmarkEnd w:id="55"/>
      <w:bookmarkEnd w:id="56"/>
    </w:p>
    <w:p w14:paraId="1008CF11">
      <w:pPr>
        <w:autoSpaceDE w:val="0"/>
        <w:autoSpaceDN w:val="0"/>
        <w:adjustRightInd w:val="0"/>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Vessel shall comply with the following Rules and Regulations including amendments which have entered into force upon the date of signing this contract and are compulsorily applied to the vessel</w:t>
      </w:r>
      <w:r>
        <w:rPr>
          <w:rFonts w:hint="eastAsia"/>
          <w:color w:val="000000" w:themeColor="text1"/>
          <w:kern w:val="0"/>
          <w:sz w:val="24"/>
          <w14:textFill>
            <w14:solidFill>
              <w14:schemeClr w14:val="tx1"/>
            </w14:solidFill>
          </w14:textFill>
        </w:rPr>
        <w:t>.. (</w:t>
      </w:r>
      <w:r>
        <w:rPr>
          <w:i/>
          <w:color w:val="000000" w:themeColor="text1"/>
          <w:kern w:val="0"/>
          <w:sz w:val="24"/>
          <w14:textFill>
            <w14:solidFill>
              <w14:schemeClr w14:val="tx1"/>
            </w14:solidFill>
          </w14:textFill>
        </w:rPr>
        <w:t>except Rules and Regulations regarding NOx Tier III</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w:t>
      </w:r>
    </w:p>
    <w:p w14:paraId="1807BEF9">
      <w:pPr>
        <w:autoSpaceDE w:val="0"/>
        <w:autoSpaceDN w:val="0"/>
        <w:adjustRightInd w:val="0"/>
        <w:spacing w:before="18"/>
        <w:jc w:val="left"/>
        <w:rPr>
          <w:rFonts w:eastAsia="Arial Unicode MS"/>
          <w:color w:val="000000" w:themeColor="text1"/>
          <w:kern w:val="0"/>
          <w:sz w:val="26"/>
          <w:szCs w:val="26"/>
          <w14:textFill>
            <w14:solidFill>
              <w14:schemeClr w14:val="tx1"/>
            </w14:solidFill>
          </w14:textFill>
        </w:rPr>
      </w:pPr>
    </w:p>
    <w:p w14:paraId="45C1FFE7">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 xml:space="preserve">Maritime Regulation of </w:t>
      </w:r>
      <w:r>
        <w:rPr>
          <w:rFonts w:hint="eastAsia" w:eastAsia="Arial Unicode MS"/>
          <w:color w:val="000000" w:themeColor="text1"/>
          <w:kern w:val="0"/>
          <w:sz w:val="24"/>
          <w14:textFill>
            <w14:solidFill>
              <w14:schemeClr w14:val="tx1"/>
            </w14:solidFill>
          </w14:textFill>
        </w:rPr>
        <w:t>Country or Region of Registry</w:t>
      </w:r>
      <w:r>
        <w:rPr>
          <w:rFonts w:eastAsia="Arial Unicode MS"/>
          <w:color w:val="000000" w:themeColor="text1"/>
          <w:kern w:val="0"/>
          <w:sz w:val="24"/>
          <w14:textFill>
            <w14:solidFill>
              <w14:schemeClr w14:val="tx1"/>
            </w14:solidFill>
          </w14:textFill>
        </w:rPr>
        <w:t>.</w:t>
      </w:r>
    </w:p>
    <w:p w14:paraId="2D9BBDDD">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Rules of the Classification Society.</w:t>
      </w:r>
    </w:p>
    <w:p w14:paraId="0FE3AA74">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IACS UR-S11A Longitudinal Strength Standard for Container Ships and UR-S34 Functional Requirements on Load Cases for Strength Assessment of Container Ships by Finite Element Analysis.</w:t>
      </w:r>
    </w:p>
    <w:p w14:paraId="1B79F967">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IACS URA1 Rev.6 for Anchoring equipment, URA2 Rev.4 for Towing/Mooring Equipment, URA3 for Windlass.</w:t>
      </w:r>
    </w:p>
    <w:p w14:paraId="7C2E58E6">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 xml:space="preserve">International Convention on Load Lines 1966, </w:t>
      </w:r>
      <w:r>
        <w:rPr>
          <w:rFonts w:hint="eastAsia" w:eastAsia="Arial Unicode MS"/>
          <w:color w:val="000000" w:themeColor="text1"/>
          <w:kern w:val="0"/>
          <w:sz w:val="24"/>
          <w14:textFill>
            <w14:solidFill>
              <w14:schemeClr w14:val="tx1"/>
            </w14:solidFill>
          </w14:textFill>
        </w:rPr>
        <w:t xml:space="preserve">including </w:t>
      </w:r>
      <w:r>
        <w:rPr>
          <w:rFonts w:eastAsia="Arial Unicode MS"/>
          <w:color w:val="000000" w:themeColor="text1"/>
          <w:kern w:val="0"/>
          <w:sz w:val="24"/>
          <w14:textFill>
            <w14:solidFill>
              <w14:schemeClr w14:val="tx1"/>
            </w14:solidFill>
          </w14:textFill>
        </w:rPr>
        <w:t>Protocol</w:t>
      </w:r>
      <w:r>
        <w:rPr>
          <w:rFonts w:hint="eastAsia" w:eastAsia="Arial Unicode MS"/>
          <w:color w:val="000000" w:themeColor="text1"/>
          <w:kern w:val="0"/>
          <w:sz w:val="24"/>
          <w14:textFill>
            <w14:solidFill>
              <w14:schemeClr w14:val="tx1"/>
            </w14:solidFill>
          </w14:textFill>
        </w:rPr>
        <w:t xml:space="preserve"> 1988 and A</w:t>
      </w:r>
      <w:r>
        <w:rPr>
          <w:rFonts w:eastAsia="Arial Unicode MS"/>
          <w:color w:val="000000" w:themeColor="text1"/>
          <w:kern w:val="0"/>
          <w:sz w:val="24"/>
          <w14:textFill>
            <w14:solidFill>
              <w14:schemeClr w14:val="tx1"/>
            </w14:solidFill>
          </w14:textFill>
        </w:rPr>
        <w:t>mendments.</w:t>
      </w:r>
    </w:p>
    <w:p w14:paraId="412E25BA">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International Convention for the Safety of Life at Sea</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 xml:space="preserve">1974, </w:t>
      </w:r>
      <w:r>
        <w:rPr>
          <w:rFonts w:hint="eastAsia" w:eastAsia="Arial Unicode MS"/>
          <w:color w:val="000000" w:themeColor="text1"/>
          <w:kern w:val="0"/>
          <w:sz w:val="24"/>
          <w14:textFill>
            <w14:solidFill>
              <w14:schemeClr w14:val="tx1"/>
            </w14:solidFill>
          </w14:textFill>
        </w:rPr>
        <w:t>and Protocol 1988,and Amendments.</w:t>
      </w:r>
    </w:p>
    <w:p w14:paraId="2F76F743">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International Convention for the Prevention of Pollution from ships, 73</w:t>
      </w:r>
      <w:r>
        <w:rPr>
          <w:rFonts w:hint="eastAsia" w:eastAsia="Arial Unicode MS"/>
          <w:color w:val="000000" w:themeColor="text1"/>
          <w:kern w:val="0"/>
          <w:sz w:val="24"/>
          <w14:textFill>
            <w14:solidFill>
              <w14:schemeClr w14:val="tx1"/>
            </w14:solidFill>
          </w14:textFill>
        </w:rPr>
        <w:t>/</w:t>
      </w:r>
      <w:r>
        <w:rPr>
          <w:rFonts w:eastAsia="Arial Unicode MS"/>
          <w:color w:val="000000" w:themeColor="text1"/>
          <w:kern w:val="0"/>
          <w:sz w:val="24"/>
          <w14:textFill>
            <w14:solidFill>
              <w14:schemeClr w14:val="tx1"/>
            </w14:solidFill>
          </w14:textFill>
        </w:rPr>
        <w:t xml:space="preserve">78 </w:t>
      </w:r>
      <w:r>
        <w:rPr>
          <w:rFonts w:hint="eastAsia" w:eastAsia="Arial Unicode MS"/>
          <w:color w:val="000000" w:themeColor="text1"/>
          <w:kern w:val="0"/>
          <w:sz w:val="24"/>
          <w14:textFill>
            <w14:solidFill>
              <w14:schemeClr w14:val="tx1"/>
            </w14:solidFill>
          </w14:textFill>
        </w:rPr>
        <w:t>(</w:t>
      </w:r>
      <w:r>
        <w:rPr>
          <w:rFonts w:eastAsia="Arial Unicode MS"/>
          <w:color w:val="000000" w:themeColor="text1"/>
          <w:kern w:val="0"/>
          <w:sz w:val="24"/>
          <w14:textFill>
            <w14:solidFill>
              <w14:schemeClr w14:val="tx1"/>
            </w14:solidFill>
          </w14:textFill>
        </w:rPr>
        <w:t>Annex I</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IV</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V</w:t>
      </w:r>
      <w:r>
        <w:rPr>
          <w:rFonts w:hint="eastAsia" w:eastAsia="Arial Unicode MS"/>
          <w:color w:val="000000" w:themeColor="text1"/>
          <w:kern w:val="0"/>
          <w:sz w:val="24"/>
          <w14:textFill>
            <w14:solidFill>
              <w14:schemeClr w14:val="tx1"/>
            </w14:solidFill>
          </w14:textFill>
        </w:rPr>
        <w:t>&amp; VI) and A</w:t>
      </w:r>
      <w:r>
        <w:rPr>
          <w:rFonts w:eastAsia="Arial Unicode MS"/>
          <w:color w:val="000000" w:themeColor="text1"/>
          <w:kern w:val="0"/>
          <w:sz w:val="24"/>
          <w14:textFill>
            <w14:solidFill>
              <w14:schemeClr w14:val="tx1"/>
            </w14:solidFill>
          </w14:textFill>
        </w:rPr>
        <w:t>mendments</w:t>
      </w:r>
      <w:r>
        <w:rPr>
          <w:rFonts w:hint="eastAsia" w:eastAsia="Arial Unicode MS"/>
          <w:color w:val="000000" w:themeColor="text1"/>
          <w:kern w:val="0"/>
          <w:sz w:val="24"/>
          <w14:textFill>
            <w14:solidFill>
              <w14:schemeClr w14:val="tx1"/>
            </w14:solidFill>
          </w14:textFill>
        </w:rPr>
        <w:t>.</w:t>
      </w:r>
    </w:p>
    <w:p w14:paraId="584EBF8C">
      <w:pPr>
        <w:autoSpaceDE w:val="0"/>
        <w:autoSpaceDN w:val="0"/>
        <w:adjustRightInd w:val="0"/>
        <w:spacing w:after="156" w:afterLines="50"/>
        <w:ind w:left="1560"/>
        <w:rPr>
          <w:rFonts w:eastAsia="Arial Unicode MS"/>
          <w:i/>
          <w:color w:val="000000" w:themeColor="text1"/>
          <w:kern w:val="0"/>
          <w:sz w:val="24"/>
          <w14:textFill>
            <w14:solidFill>
              <w14:schemeClr w14:val="tx1"/>
            </w14:solidFill>
          </w14:textFill>
        </w:rPr>
      </w:pPr>
      <w:r>
        <w:rPr>
          <w:rFonts w:eastAsia="Arial Unicode MS"/>
          <w:i/>
          <w:color w:val="000000" w:themeColor="text1"/>
          <w:kern w:val="0"/>
          <w:sz w:val="24"/>
          <w14:textFill>
            <w14:solidFill>
              <w14:schemeClr w14:val="tx1"/>
            </w14:solidFill>
          </w14:textFill>
        </w:rPr>
        <w:t>(The requirement of NOx Tier III is not applied in the scope of this Specification.)</w:t>
      </w:r>
    </w:p>
    <w:p w14:paraId="28BEC75A">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International</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Regulations</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for</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Preventing</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Collisions</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at</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Sea</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(London,</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1972)</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and all</w:t>
      </w:r>
      <w:r>
        <w:rPr>
          <w:rFonts w:hint="eastAsia" w:eastAsia="Arial Unicode MS"/>
          <w:color w:val="000000" w:themeColor="text1"/>
          <w:kern w:val="0"/>
          <w:sz w:val="24"/>
          <w14:textFill>
            <w14:solidFill>
              <w14:schemeClr w14:val="tx1"/>
            </w14:solidFill>
          </w14:textFill>
        </w:rPr>
        <w:t xml:space="preserve"> Amendments</w:t>
      </w:r>
      <w:r>
        <w:rPr>
          <w:rFonts w:eastAsia="Arial Unicode MS"/>
          <w:color w:val="000000" w:themeColor="text1"/>
          <w:kern w:val="0"/>
          <w:sz w:val="24"/>
          <w14:textFill>
            <w14:solidFill>
              <w14:schemeClr w14:val="tx1"/>
            </w14:solidFill>
          </w14:textFill>
        </w:rPr>
        <w:t>.</w:t>
      </w:r>
    </w:p>
    <w:p w14:paraId="792D60DE">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International Convention for Tonnage Measurement of Ships 1969.</w:t>
      </w:r>
    </w:p>
    <w:p w14:paraId="48AF5223">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w:t>
      </w:r>
      <w:r>
        <w:rPr>
          <w:rFonts w:hint="eastAsia" w:eastAsia="Arial Unicode MS"/>
          <w:color w:val="000000" w:themeColor="text1"/>
          <w:kern w:val="0"/>
          <w:sz w:val="24"/>
          <w14:textFill>
            <w14:solidFill>
              <w14:schemeClr w14:val="tx1"/>
            </w14:solidFill>
          </w14:textFill>
        </w:rPr>
        <w:t>nternational Convention on the control of Harmful Anti-fouling System on Ships, 2001.</w:t>
      </w:r>
    </w:p>
    <w:p w14:paraId="5C9D5FEF">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 xml:space="preserve">International Telecommunication Union Radio Regulation, </w:t>
      </w:r>
      <w:r>
        <w:rPr>
          <w:rFonts w:hint="eastAsia" w:eastAsia="Arial Unicode MS"/>
          <w:color w:val="000000" w:themeColor="text1"/>
          <w:kern w:val="0"/>
          <w:sz w:val="24"/>
          <w14:textFill>
            <w14:solidFill>
              <w14:schemeClr w14:val="tx1"/>
            </w14:solidFill>
          </w14:textFill>
        </w:rPr>
        <w:t>2008</w:t>
      </w:r>
      <w:r>
        <w:rPr>
          <w:rFonts w:eastAsia="Arial Unicode MS"/>
          <w:color w:val="000000" w:themeColor="text1"/>
          <w:kern w:val="0"/>
          <w:sz w:val="24"/>
          <w14:textFill>
            <w14:solidFill>
              <w14:schemeClr w14:val="tx1"/>
            </w14:solidFill>
          </w14:textFill>
        </w:rPr>
        <w:t>.</w:t>
      </w:r>
    </w:p>
    <w:p w14:paraId="178DD923">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IMO "Code on Alerts and Indicators, 2009". (Resolution A.1021(26))</w:t>
      </w:r>
    </w:p>
    <w:p w14:paraId="55FD1E95">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International Ship and Port Facility Security Code (Equipment only)</w:t>
      </w:r>
      <w:r>
        <w:rPr>
          <w:rFonts w:hint="eastAsia" w:eastAsia="Arial Unicode MS"/>
          <w:color w:val="000000" w:themeColor="text1"/>
          <w:kern w:val="0"/>
          <w:sz w:val="24"/>
          <w14:textFill>
            <w14:solidFill>
              <w14:schemeClr w14:val="tx1"/>
            </w14:solidFill>
          </w14:textFill>
        </w:rPr>
        <w:t>.</w:t>
      </w:r>
    </w:p>
    <w:p w14:paraId="31D3CB6A">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International Maritime</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Dangerous Goods Code</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IMDG Code</w:t>
      </w:r>
      <w:r>
        <w:rPr>
          <w:rFonts w:hint="eastAsia" w:eastAsia="Arial Unicode MS"/>
          <w:color w:val="000000" w:themeColor="text1"/>
          <w:kern w:val="0"/>
          <w:sz w:val="24"/>
          <w14:textFill>
            <w14:solidFill>
              <w14:schemeClr w14:val="tx1"/>
            </w14:solidFill>
          </w14:textFill>
        </w:rPr>
        <w:t>)</w:t>
      </w:r>
      <w:r>
        <w:rPr>
          <w:rFonts w:eastAsia="Arial Unicode MS"/>
          <w:color w:val="000000" w:themeColor="text1"/>
          <w:kern w:val="0"/>
          <w:sz w:val="24"/>
          <w14:textFill>
            <w14:solidFill>
              <w14:schemeClr w14:val="tx1"/>
            </w14:solidFill>
          </w14:textFill>
        </w:rPr>
        <w:t>.</w:t>
      </w:r>
    </w:p>
    <w:p w14:paraId="697E3A15">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IMO Res. MSC.267(85)</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“International Code on Intact Stability, 2008 (IS code 2008)”(except Ch.1,2 Dynamic stability Phenomena in Waves).</w:t>
      </w:r>
    </w:p>
    <w:p w14:paraId="1025E52B">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IMO Resolution MSC.1/Circ.1352</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“Amendments to the code of safe practice for cargo stowage and securing (CSS Code)”.</w:t>
      </w:r>
    </w:p>
    <w:p w14:paraId="6C067295">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IMO Resolution MSC.337(91)</w:t>
      </w:r>
      <w:r>
        <w:rPr>
          <w:rFonts w:hint="eastAsia" w:eastAsia="Arial Unicode MS"/>
          <w:color w:val="000000" w:themeColor="text1"/>
          <w:kern w:val="0"/>
          <w:sz w:val="24"/>
          <w14:textFill>
            <w14:solidFill>
              <w14:schemeClr w14:val="tx1"/>
            </w14:solidFill>
          </w14:textFill>
        </w:rPr>
        <w:t>,</w:t>
      </w:r>
      <w:r>
        <w:rPr>
          <w:rFonts w:eastAsia="Arial Unicode MS"/>
          <w:color w:val="000000" w:themeColor="text1"/>
          <w:kern w:val="0"/>
          <w:sz w:val="24"/>
          <w14:textFill>
            <w14:solidFill>
              <w14:schemeClr w14:val="tx1"/>
            </w14:solidFill>
          </w14:textFill>
        </w:rPr>
        <w:t xml:space="preserve"> “Adoption of the code on noise levels on board ships”</w:t>
      </w:r>
      <w:r>
        <w:rPr>
          <w:rFonts w:hint="eastAsia" w:eastAsia="Arial Unicode MS"/>
          <w:color w:val="000000" w:themeColor="text1"/>
          <w:kern w:val="0"/>
          <w:sz w:val="24"/>
          <w14:textFill>
            <w14:solidFill>
              <w14:schemeClr w14:val="tx1"/>
            </w14:solidFill>
          </w14:textFill>
        </w:rPr>
        <w:t xml:space="preserve"> (only </w:t>
      </w:r>
      <w:r>
        <w:rPr>
          <w:rFonts w:eastAsia="Arial Unicode MS"/>
          <w:color w:val="000000" w:themeColor="text1"/>
          <w:kern w:val="0"/>
          <w:sz w:val="24"/>
          <w14:textFill>
            <w14:solidFill>
              <w14:schemeClr w14:val="tx1"/>
            </w14:solidFill>
          </w14:textFill>
        </w:rPr>
        <w:t>mandatory</w:t>
      </w:r>
      <w:r>
        <w:rPr>
          <w:rFonts w:hint="eastAsia" w:eastAsia="Arial Unicode MS"/>
          <w:color w:val="000000" w:themeColor="text1"/>
          <w:kern w:val="0"/>
          <w:sz w:val="24"/>
          <w14:textFill>
            <w14:solidFill>
              <w14:schemeClr w14:val="tx1"/>
            </w14:solidFill>
          </w14:textFill>
        </w:rPr>
        <w:t xml:space="preserve"> part)</w:t>
      </w:r>
      <w:r>
        <w:rPr>
          <w:rFonts w:eastAsia="Arial Unicode MS"/>
          <w:color w:val="000000" w:themeColor="text1"/>
          <w:kern w:val="0"/>
          <w:sz w:val="24"/>
          <w14:textFill>
            <w14:solidFill>
              <w14:schemeClr w14:val="tx1"/>
            </w14:solidFill>
          </w14:textFill>
        </w:rPr>
        <w:t xml:space="preserve"> (Except bridge wing)</w:t>
      </w:r>
      <w:r>
        <w:rPr>
          <w:rFonts w:hint="eastAsia" w:eastAsia="Arial Unicode MS"/>
          <w:color w:val="000000" w:themeColor="text1"/>
          <w:kern w:val="0"/>
          <w:sz w:val="24"/>
          <w14:textFill>
            <w14:solidFill>
              <w14:schemeClr w14:val="tx1"/>
            </w14:solidFill>
          </w14:textFill>
        </w:rPr>
        <w:t>.</w:t>
      </w:r>
    </w:p>
    <w:p w14:paraId="6D6741C2">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IMO Resolution MSC.339(91)</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“Amendments to the FSS Code”.</w:t>
      </w:r>
    </w:p>
    <w:p w14:paraId="7953D171">
      <w:pPr>
        <w:numPr>
          <w:ilvl w:val="0"/>
          <w:numId w:val="6"/>
        </w:numPr>
        <w:autoSpaceDE w:val="0"/>
        <w:autoSpaceDN w:val="0"/>
        <w:adjustRightInd w:val="0"/>
        <w:spacing w:after="156" w:afterLines="50"/>
        <w:rPr>
          <w:rFonts w:eastAsia="Arial Unicode MS"/>
          <w:color w:val="000000" w:themeColor="text1"/>
          <w14:textFill>
            <w14:solidFill>
              <w14:schemeClr w14:val="tx1"/>
            </w14:solidFill>
          </w14:textFill>
        </w:rPr>
      </w:pPr>
      <w:r>
        <w:rPr>
          <w:rFonts w:hint="eastAsia" w:eastAsia="Arial Unicode MS"/>
          <w:color w:val="000000" w:themeColor="text1"/>
          <w:kern w:val="0"/>
          <w:sz w:val="24"/>
          <w14:textFill>
            <w14:solidFill>
              <w14:schemeClr w14:val="tx1"/>
            </w14:solidFill>
          </w14:textFill>
        </w:rPr>
        <w:t xml:space="preserve">IMO Resolution MSC.365(93), </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Amendments to the International Convention for the Safety of Life at Sea (SOLAS), 1974, as Amended.</w:t>
      </w:r>
      <w:r>
        <w:rPr>
          <w:rFonts w:eastAsia="Arial Unicode MS"/>
          <w:color w:val="000000" w:themeColor="text1"/>
          <w:kern w:val="0"/>
          <w:sz w:val="24"/>
          <w14:textFill>
            <w14:solidFill>
              <w14:schemeClr w14:val="tx1"/>
            </w14:solidFill>
          </w14:textFill>
        </w:rPr>
        <w:t>”</w:t>
      </w:r>
    </w:p>
    <w:p w14:paraId="07965579">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hint="eastAsia" w:eastAsia="Arial Unicode MS"/>
          <w:color w:val="000000" w:themeColor="text1"/>
          <w:kern w:val="0"/>
          <w:sz w:val="24"/>
          <w14:textFill>
            <w14:solidFill>
              <w14:schemeClr w14:val="tx1"/>
            </w14:solidFill>
          </w14:textFill>
        </w:rPr>
        <w:t>Maritime Labor Convention (MLC) 2006, Title 3, Regulation Standard A3.1 (except swimming pool).</w:t>
      </w:r>
    </w:p>
    <w:p w14:paraId="6D61F993">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ILO Convention 152 Occupational Safety and Health (Dock Work) Convention, 1979 Including Register of Lifting Appliances and Items of loose gear - Model Form and Certificates as required by Article 25(2)</w:t>
      </w:r>
      <w:r>
        <w:rPr>
          <w:rFonts w:hint="eastAsia" w:eastAsia="Arial Unicode MS"/>
          <w:color w:val="000000" w:themeColor="text1"/>
          <w:kern w:val="0"/>
          <w:sz w:val="24"/>
          <w14:textFill>
            <w14:solidFill>
              <w14:schemeClr w14:val="tx1"/>
            </w14:solidFill>
          </w14:textFill>
        </w:rPr>
        <w:t>.</w:t>
      </w:r>
    </w:p>
    <w:p w14:paraId="300EC2E8">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U.S.</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Coast</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Guard</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Regulations</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Applying</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to</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foreign</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flag</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vessel</w:t>
      </w:r>
      <w:r>
        <w:rPr>
          <w:rFonts w:hint="eastAsia" w:eastAsia="Arial Unicode MS"/>
          <w:color w:val="000000" w:themeColor="text1"/>
          <w:kern w:val="0"/>
          <w:sz w:val="24"/>
          <w14:textFill>
            <w14:solidFill>
              <w14:schemeClr w14:val="tx1"/>
            </w14:solidFill>
          </w14:textFill>
        </w:rPr>
        <w:t xml:space="preserve"> operating in </w:t>
      </w:r>
      <w:r>
        <w:rPr>
          <w:rFonts w:eastAsia="Arial Unicode MS"/>
          <w:color w:val="000000" w:themeColor="text1"/>
          <w:kern w:val="0"/>
          <w:sz w:val="24"/>
          <w14:textFill>
            <w14:solidFill>
              <w14:schemeClr w14:val="tx1"/>
            </w14:solidFill>
          </w14:textFill>
        </w:rPr>
        <w:t>navigable waters</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of</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the</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United</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States</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(CFRTitle33 – Part</w:t>
      </w:r>
      <w:r>
        <w:rPr>
          <w:rFonts w:hint="eastAsia" w:eastAsia="Arial Unicode MS"/>
          <w:color w:val="000000" w:themeColor="text1"/>
          <w:kern w:val="0"/>
          <w:sz w:val="24"/>
          <w14:textFill>
            <w14:solidFill>
              <w14:schemeClr w14:val="tx1"/>
            </w14:solidFill>
          </w14:textFill>
        </w:rPr>
        <w:t xml:space="preserve">151, </w:t>
      </w:r>
      <w:r>
        <w:rPr>
          <w:rFonts w:eastAsia="Arial Unicode MS"/>
          <w:color w:val="000000" w:themeColor="text1"/>
          <w:kern w:val="0"/>
          <w:sz w:val="24"/>
          <w14:textFill>
            <w14:solidFill>
              <w14:schemeClr w14:val="tx1"/>
            </w14:solidFill>
          </w14:textFill>
        </w:rPr>
        <w:t>155,159and164</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 xml:space="preserve">CFR </w:t>
      </w:r>
      <w:r>
        <w:rPr>
          <w:rFonts w:hint="eastAsia" w:eastAsia="Arial Unicode MS"/>
          <w:color w:val="000000" w:themeColor="text1"/>
          <w:kern w:val="0"/>
          <w:sz w:val="24"/>
          <w14:textFill>
            <w14:solidFill>
              <w14:schemeClr w14:val="tx1"/>
            </w14:solidFill>
          </w14:textFill>
        </w:rPr>
        <w:t>46</w:t>
      </w:r>
      <w:r>
        <w:rPr>
          <w:rFonts w:eastAsia="Arial Unicode MS"/>
          <w:color w:val="000000" w:themeColor="text1"/>
          <w:kern w:val="0"/>
          <w:sz w:val="24"/>
          <w14:textFill>
            <w14:solidFill>
              <w14:schemeClr w14:val="tx1"/>
            </w14:solidFill>
          </w14:textFill>
        </w:rPr>
        <w:t xml:space="preserve"> – Part </w:t>
      </w:r>
      <w:r>
        <w:rPr>
          <w:rFonts w:hint="eastAsia" w:eastAsia="Arial Unicode MS"/>
          <w:color w:val="000000" w:themeColor="text1"/>
          <w:kern w:val="0"/>
          <w:sz w:val="24"/>
          <w14:textFill>
            <w14:solidFill>
              <w14:schemeClr w14:val="tx1"/>
            </w14:solidFill>
          </w14:textFill>
        </w:rPr>
        <w:t xml:space="preserve">162), </w:t>
      </w:r>
      <w:r>
        <w:rPr>
          <w:rFonts w:eastAsia="Arial Unicode MS"/>
          <w:color w:val="000000" w:themeColor="text1"/>
          <w:kern w:val="0"/>
          <w:sz w:val="24"/>
          <w14:textFill>
            <w14:solidFill>
              <w14:schemeClr w14:val="tx1"/>
            </w14:solidFill>
          </w14:textFill>
        </w:rPr>
        <w:t>with</w:t>
      </w:r>
      <w:r>
        <w:rPr>
          <w:rFonts w:hint="eastAsia" w:eastAsia="Arial Unicode MS"/>
          <w:color w:val="000000" w:themeColor="text1"/>
          <w:kern w:val="0"/>
          <w:sz w:val="24"/>
          <w14:textFill>
            <w14:solidFill>
              <w14:schemeClr w14:val="tx1"/>
            </w14:solidFill>
          </w14:textFill>
        </w:rPr>
        <w:t xml:space="preserve"> neither </w:t>
      </w:r>
      <w:r>
        <w:rPr>
          <w:rFonts w:eastAsia="Arial Unicode MS"/>
          <w:color w:val="000000" w:themeColor="text1"/>
          <w:kern w:val="0"/>
          <w:sz w:val="24"/>
          <w14:textFill>
            <w14:solidFill>
              <w14:schemeClr w14:val="tx1"/>
            </w14:solidFill>
          </w14:textFill>
        </w:rPr>
        <w:t>certificate</w:t>
      </w:r>
      <w:r>
        <w:rPr>
          <w:rFonts w:hint="eastAsia" w:eastAsia="Arial Unicode MS"/>
          <w:color w:val="000000" w:themeColor="text1"/>
          <w:kern w:val="0"/>
          <w:sz w:val="24"/>
          <w14:textFill>
            <w14:solidFill>
              <w14:schemeClr w14:val="tx1"/>
            </w14:solidFill>
          </w14:textFill>
        </w:rPr>
        <w:t xml:space="preserve"> n</w:t>
      </w:r>
      <w:r>
        <w:rPr>
          <w:rFonts w:eastAsia="Arial Unicode MS"/>
          <w:color w:val="000000" w:themeColor="text1"/>
          <w:kern w:val="0"/>
          <w:sz w:val="24"/>
          <w14:textFill>
            <w14:solidFill>
              <w14:schemeClr w14:val="tx1"/>
            </w14:solidFill>
          </w14:textFill>
        </w:rPr>
        <w:t>or inspection.</w:t>
      </w:r>
    </w:p>
    <w:p w14:paraId="489989AB">
      <w:pPr>
        <w:numPr>
          <w:ilvl w:val="4"/>
          <w:numId w:val="7"/>
        </w:numPr>
        <w:tabs>
          <w:tab w:val="left" w:pos="1560"/>
        </w:tabs>
        <w:autoSpaceDE w:val="0"/>
        <w:autoSpaceDN w:val="0"/>
        <w:adjustRightInd w:val="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CFR title 33 – part 151 and CFR 46- Part 162: Standard for Living Organisms in Ship’s Ballast Water Discharged in US waters (BWDS)</w:t>
      </w:r>
    </w:p>
    <w:p w14:paraId="0D8E9832">
      <w:pPr>
        <w:numPr>
          <w:ilvl w:val="4"/>
          <w:numId w:val="7"/>
        </w:numPr>
        <w:tabs>
          <w:tab w:val="left" w:pos="1560"/>
        </w:tabs>
        <w:autoSpaceDE w:val="0"/>
        <w:autoSpaceDN w:val="0"/>
        <w:adjustRightInd w:val="0"/>
        <w:rPr>
          <w:rFonts w:eastAsia="Arial Unicode MS"/>
          <w:color w:val="000000" w:themeColor="text1"/>
          <w:kern w:val="0"/>
          <w:sz w:val="24"/>
          <w14:textFill>
            <w14:solidFill>
              <w14:schemeClr w14:val="tx1"/>
            </w14:solidFill>
          </w14:textFill>
        </w:rPr>
      </w:pPr>
      <w:r>
        <w:rPr>
          <w:rFonts w:hint="eastAsia" w:eastAsia="Arial Unicode MS"/>
          <w:color w:val="000000" w:themeColor="text1"/>
          <w:kern w:val="0"/>
          <w:sz w:val="24"/>
          <w14:textFill>
            <w14:solidFill>
              <w14:schemeClr w14:val="tx1"/>
            </w14:solidFill>
          </w14:textFill>
        </w:rPr>
        <w:t xml:space="preserve">CFR title 33 </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 xml:space="preserve"> part 155: Oil Pollution Prevention Regulations of Vessels</w:t>
      </w:r>
    </w:p>
    <w:p w14:paraId="7B61C186">
      <w:pPr>
        <w:numPr>
          <w:ilvl w:val="4"/>
          <w:numId w:val="7"/>
        </w:numPr>
        <w:tabs>
          <w:tab w:val="left" w:pos="1560"/>
        </w:tabs>
        <w:autoSpaceDE w:val="0"/>
        <w:autoSpaceDN w:val="0"/>
        <w:adjustRightInd w:val="0"/>
        <w:rPr>
          <w:rFonts w:eastAsia="Arial Unicode MS"/>
          <w:color w:val="000000" w:themeColor="text1"/>
          <w:kern w:val="0"/>
          <w:sz w:val="24"/>
          <w14:textFill>
            <w14:solidFill>
              <w14:schemeClr w14:val="tx1"/>
            </w14:solidFill>
          </w14:textFill>
        </w:rPr>
      </w:pPr>
      <w:r>
        <w:rPr>
          <w:rFonts w:hint="eastAsia" w:eastAsia="Arial Unicode MS"/>
          <w:color w:val="000000" w:themeColor="text1"/>
          <w:kern w:val="0"/>
          <w:sz w:val="24"/>
          <w14:textFill>
            <w14:solidFill>
              <w14:schemeClr w14:val="tx1"/>
            </w14:solidFill>
          </w14:textFill>
        </w:rPr>
        <w:t xml:space="preserve">CFR title 33 </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 xml:space="preserve"> part 159: Marine Sanitation Devices</w:t>
      </w:r>
    </w:p>
    <w:p w14:paraId="17AF6681">
      <w:pPr>
        <w:numPr>
          <w:ilvl w:val="4"/>
          <w:numId w:val="7"/>
        </w:numPr>
        <w:tabs>
          <w:tab w:val="left" w:pos="1560"/>
        </w:tabs>
        <w:autoSpaceDE w:val="0"/>
        <w:autoSpaceDN w:val="0"/>
        <w:adjustRightInd w:val="0"/>
        <w:rPr>
          <w:rFonts w:eastAsia="Arial Unicode MS"/>
          <w:color w:val="000000" w:themeColor="text1"/>
          <w:kern w:val="0"/>
          <w:sz w:val="24"/>
          <w14:textFill>
            <w14:solidFill>
              <w14:schemeClr w14:val="tx1"/>
            </w14:solidFill>
          </w14:textFill>
        </w:rPr>
      </w:pPr>
      <w:r>
        <w:rPr>
          <w:rFonts w:hint="eastAsia" w:eastAsia="Arial Unicode MS"/>
          <w:color w:val="000000" w:themeColor="text1"/>
          <w:kern w:val="0"/>
          <w:sz w:val="24"/>
          <w14:textFill>
            <w14:solidFill>
              <w14:schemeClr w14:val="tx1"/>
            </w14:solidFill>
          </w14:textFill>
        </w:rPr>
        <w:t xml:space="preserve">CFR title 33 </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 xml:space="preserve"> part 164: Navigation Safety Regulation only for Section 164.35 Equipment</w:t>
      </w:r>
    </w:p>
    <w:p w14:paraId="73FFEB42">
      <w:pPr>
        <w:tabs>
          <w:tab w:val="left" w:pos="1560"/>
        </w:tabs>
        <w:autoSpaceDE w:val="0"/>
        <w:autoSpaceDN w:val="0"/>
        <w:adjustRightInd w:val="0"/>
        <w:rPr>
          <w:rFonts w:eastAsia="Arial Unicode MS"/>
          <w:color w:val="000000" w:themeColor="text1"/>
          <w:kern w:val="0"/>
          <w:sz w:val="24"/>
          <w14:textFill>
            <w14:solidFill>
              <w14:schemeClr w14:val="tx1"/>
            </w14:solidFill>
          </w14:textFill>
        </w:rPr>
      </w:pPr>
    </w:p>
    <w:p w14:paraId="45850E8E">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U</w:t>
      </w:r>
      <w:r>
        <w:rPr>
          <w:rFonts w:hint="eastAsia" w:eastAsia="Arial Unicode MS"/>
          <w:color w:val="000000" w:themeColor="text1"/>
          <w:kern w:val="0"/>
          <w:sz w:val="24"/>
          <w14:textFill>
            <w14:solidFill>
              <w14:schemeClr w14:val="tx1"/>
            </w14:solidFill>
          </w14:textFill>
        </w:rPr>
        <w:t>.</w:t>
      </w:r>
      <w:r>
        <w:rPr>
          <w:rFonts w:eastAsia="Arial Unicode MS"/>
          <w:color w:val="000000" w:themeColor="text1"/>
          <w:kern w:val="0"/>
          <w:sz w:val="24"/>
          <w14:textFill>
            <w14:solidFill>
              <w14:schemeClr w14:val="tx1"/>
            </w14:solidFill>
          </w14:textFill>
        </w:rPr>
        <w:t>S</w:t>
      </w:r>
      <w:r>
        <w:rPr>
          <w:rFonts w:hint="eastAsia" w:eastAsia="Arial Unicode MS"/>
          <w:color w:val="000000" w:themeColor="text1"/>
          <w:kern w:val="0"/>
          <w:sz w:val="24"/>
          <w14:textFill>
            <w14:solidFill>
              <w14:schemeClr w14:val="tx1"/>
            </w14:solidFill>
          </w14:textFill>
        </w:rPr>
        <w:t>.</w:t>
      </w:r>
      <w:r>
        <w:rPr>
          <w:rFonts w:eastAsia="Arial Unicode MS"/>
          <w:color w:val="000000" w:themeColor="text1"/>
          <w:kern w:val="0"/>
          <w:sz w:val="24"/>
          <w14:textFill>
            <w14:solidFill>
              <w14:schemeClr w14:val="tx1"/>
            </w14:solidFill>
          </w14:textFill>
        </w:rPr>
        <w:t xml:space="preserve"> Department of Labor Occupational Society and Health Administration (OSHA) safety and health regulation for Long</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 xml:space="preserve">shoring (CFT, Title 29, part 1918) regarding Containerized Cargo (Container lashing system) </w:t>
      </w:r>
      <w:r>
        <w:rPr>
          <w:sz w:val="24"/>
        </w:rPr>
        <w:t>with neither certificate</w:t>
      </w:r>
      <w:r>
        <w:rPr>
          <w:rFonts w:hint="eastAsia"/>
          <w:sz w:val="24"/>
        </w:rPr>
        <w:t xml:space="preserve"> / statement of compliance</w:t>
      </w:r>
      <w:r>
        <w:rPr>
          <w:sz w:val="24"/>
        </w:rPr>
        <w:t xml:space="preserve"> nor inspection</w:t>
      </w:r>
      <w:r>
        <w:rPr>
          <w:rFonts w:eastAsia="Arial Unicode MS"/>
          <w:color w:val="000000" w:themeColor="text1"/>
          <w:kern w:val="0"/>
          <w:sz w:val="24"/>
          <w14:textFill>
            <w14:solidFill>
              <w14:schemeClr w14:val="tx1"/>
            </w14:solidFill>
          </w14:textFill>
        </w:rPr>
        <w:t>.</w:t>
      </w:r>
    </w:p>
    <w:p w14:paraId="4B0DEF84">
      <w:pPr>
        <w:numPr>
          <w:ilvl w:val="0"/>
          <w:numId w:val="6"/>
        </w:numPr>
        <w:autoSpaceDE w:val="0"/>
        <w:autoSpaceDN w:val="0"/>
        <w:adjustRightInd w:val="0"/>
        <w:spacing w:after="156" w:afterLines="5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 xml:space="preserve">Regulation (EU) No. 1257/2013 of the European Parliament and of the Council of 20 November 2013 on ship recycling and amending Regulation (EC) No. 1013/2006 and Directive 2009/16/EC(only </w:t>
      </w:r>
      <w:r>
        <w:rPr>
          <w:rFonts w:hint="eastAsia" w:eastAsia="Arial Unicode MS"/>
          <w:color w:val="000000" w:themeColor="text1"/>
          <w:kern w:val="0"/>
          <w:sz w:val="24"/>
          <w14:textFill>
            <w14:solidFill>
              <w14:schemeClr w14:val="tx1"/>
            </w14:solidFill>
          </w14:textFill>
        </w:rPr>
        <w:t>S</w:t>
      </w:r>
      <w:r>
        <w:rPr>
          <w:rFonts w:eastAsia="Arial Unicode MS"/>
          <w:color w:val="000000" w:themeColor="text1"/>
          <w:kern w:val="0"/>
          <w:sz w:val="24"/>
          <w14:textFill>
            <w14:solidFill>
              <w14:schemeClr w14:val="tx1"/>
            </w14:solidFill>
          </w14:textFill>
        </w:rPr>
        <w:t xml:space="preserve">tatement of </w:t>
      </w:r>
      <w:r>
        <w:rPr>
          <w:rFonts w:hint="eastAsia" w:eastAsia="Arial Unicode MS"/>
          <w:color w:val="000000" w:themeColor="text1"/>
          <w:kern w:val="0"/>
          <w:sz w:val="24"/>
          <w14:textFill>
            <w14:solidFill>
              <w14:schemeClr w14:val="tx1"/>
            </w14:solidFill>
          </w14:textFill>
        </w:rPr>
        <w:t>C</w:t>
      </w:r>
      <w:r>
        <w:rPr>
          <w:rFonts w:eastAsia="Arial Unicode MS"/>
          <w:color w:val="000000" w:themeColor="text1"/>
          <w:kern w:val="0"/>
          <w:sz w:val="24"/>
          <w14:textFill>
            <w14:solidFill>
              <w14:schemeClr w14:val="tx1"/>
            </w14:solidFill>
          </w14:textFill>
        </w:rPr>
        <w:t>ompliance)</w:t>
      </w:r>
      <w:r>
        <w:rPr>
          <w:rFonts w:hint="eastAsia" w:eastAsia="Arial Unicode MS"/>
          <w:color w:val="000000" w:themeColor="text1"/>
          <w:kern w:val="0"/>
          <w:sz w:val="24"/>
          <w14:textFill>
            <w14:solidFill>
              <w14:schemeClr w14:val="tx1"/>
            </w14:solidFill>
          </w14:textFill>
        </w:rPr>
        <w:t>.</w:t>
      </w:r>
    </w:p>
    <w:p w14:paraId="17C809F7">
      <w:pPr>
        <w:numPr>
          <w:ilvl w:val="0"/>
          <w:numId w:val="6"/>
        </w:numPr>
        <w:autoSpaceDE w:val="0"/>
        <w:autoSpaceDN w:val="0"/>
        <w:adjustRightInd w:val="0"/>
        <w:spacing w:after="156" w:afterLines="50" w:line="300" w:lineRule="exact"/>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EU Directive 1999/32/EC, amended by 2005/33/EC and 2012/33/EU with regards to Operation within European Territory in relating to introduce 0.1% sulfur limit for marine fuel</w:t>
      </w:r>
      <w:r>
        <w:rPr>
          <w:rFonts w:hint="eastAsia" w:eastAsia="Arial Unicode MS"/>
          <w:color w:val="000000" w:themeColor="text1"/>
          <w:kern w:val="0"/>
          <w:sz w:val="24"/>
          <w14:textFill>
            <w14:solidFill>
              <w14:schemeClr w14:val="tx1"/>
            </w14:solidFill>
          </w14:textFill>
        </w:rPr>
        <w:t>.</w:t>
      </w:r>
    </w:p>
    <w:p w14:paraId="285D556C">
      <w:pPr>
        <w:numPr>
          <w:ilvl w:val="0"/>
          <w:numId w:val="6"/>
        </w:numPr>
        <w:autoSpaceDE w:val="0"/>
        <w:autoSpaceDN w:val="0"/>
        <w:adjustRightInd w:val="0"/>
        <w:spacing w:after="156" w:afterLines="50" w:line="300" w:lineRule="exact"/>
        <w:rPr>
          <w:rFonts w:eastAsia="Arial Unicode MS"/>
          <w:color w:val="000000" w:themeColor="text1"/>
          <w14:textFill>
            <w14:solidFill>
              <w14:schemeClr w14:val="tx1"/>
            </w14:solidFill>
          </w14:textFill>
        </w:rPr>
      </w:pPr>
      <w:r>
        <w:rPr>
          <w:rFonts w:eastAsia="Arial Unicode MS"/>
          <w:color w:val="000000" w:themeColor="text1"/>
          <w:kern w:val="0"/>
          <w:sz w:val="24"/>
          <w14:textFill>
            <w14:solidFill>
              <w14:schemeClr w14:val="tx1"/>
            </w14:solidFill>
          </w14:textFill>
        </w:rPr>
        <w:t>California</w:t>
      </w:r>
      <w:r>
        <w:rPr>
          <w:rFonts w:hint="eastAsia" w:eastAsia="Arial Unicode MS"/>
          <w:color w:val="000000" w:themeColor="text1"/>
          <w:kern w:val="0"/>
          <w:sz w:val="24"/>
          <w14:textFill>
            <w14:solidFill>
              <w14:schemeClr w14:val="tx1"/>
            </w14:solidFill>
          </w14:textFill>
        </w:rPr>
        <w:t xml:space="preserve"> Code of Regulation, Title 13, Section 2299.2, </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Fuel Sulfur and Other  Operation Requirement for Ocean-going Vessel within California Waters and 24 Nautical Miles of the California Baseline</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 xml:space="preserve"> of California Air </w:t>
      </w:r>
      <w:r>
        <w:rPr>
          <w:rFonts w:eastAsia="Arial Unicode MS"/>
          <w:color w:val="000000" w:themeColor="text1"/>
          <w:kern w:val="0"/>
          <w:sz w:val="24"/>
          <w14:textFill>
            <w14:solidFill>
              <w14:schemeClr w14:val="tx1"/>
            </w14:solidFill>
          </w14:textFill>
        </w:rPr>
        <w:t>Resources</w:t>
      </w:r>
      <w:r>
        <w:rPr>
          <w:rFonts w:hint="eastAsia" w:eastAsia="Arial Unicode MS"/>
          <w:color w:val="000000" w:themeColor="text1"/>
          <w:kern w:val="0"/>
          <w:sz w:val="24"/>
          <w14:textFill>
            <w14:solidFill>
              <w14:schemeClr w14:val="tx1"/>
            </w14:solidFill>
          </w14:textFill>
        </w:rPr>
        <w:t xml:space="preserve"> Board (CARB).</w:t>
      </w:r>
    </w:p>
    <w:p w14:paraId="4D7FBAF8">
      <w:pPr>
        <w:numPr>
          <w:ilvl w:val="0"/>
          <w:numId w:val="6"/>
        </w:numPr>
        <w:autoSpaceDE w:val="0"/>
        <w:autoSpaceDN w:val="0"/>
        <w:adjustRightInd w:val="0"/>
        <w:spacing w:after="156" w:afterLines="50" w:line="300" w:lineRule="exact"/>
        <w:rPr>
          <w:rFonts w:eastAsia="Arial Unicode MS"/>
          <w:color w:val="000000" w:themeColor="text1"/>
          <w:sz w:val="24"/>
          <w14:textFill>
            <w14:solidFill>
              <w14:schemeClr w14:val="tx1"/>
            </w14:solidFill>
          </w14:textFill>
        </w:rPr>
      </w:pPr>
      <w:r>
        <w:rPr>
          <w:rFonts w:eastAsia="Arial Unicode MS"/>
          <w:color w:val="000000" w:themeColor="text1"/>
          <w:kern w:val="0"/>
          <w:sz w:val="24"/>
          <w14:textFill>
            <w14:solidFill>
              <w14:schemeClr w14:val="tx1"/>
            </w14:solidFill>
          </w14:textFill>
        </w:rPr>
        <w:t>2013 VGP issued by U</w:t>
      </w:r>
      <w:r>
        <w:rPr>
          <w:rFonts w:hint="eastAsia" w:eastAsia="Arial Unicode MS"/>
          <w:color w:val="000000" w:themeColor="text1"/>
          <w:kern w:val="0"/>
          <w:sz w:val="24"/>
          <w14:textFill>
            <w14:solidFill>
              <w14:schemeClr w14:val="tx1"/>
            </w14:solidFill>
          </w14:textFill>
        </w:rPr>
        <w:t>.</w:t>
      </w:r>
      <w:r>
        <w:rPr>
          <w:rFonts w:eastAsia="Arial Unicode MS"/>
          <w:color w:val="000000" w:themeColor="text1"/>
          <w:kern w:val="0"/>
          <w:sz w:val="24"/>
          <w14:textFill>
            <w14:solidFill>
              <w14:schemeClr w14:val="tx1"/>
            </w14:solidFill>
          </w14:textFill>
        </w:rPr>
        <w:t>S</w:t>
      </w:r>
      <w:r>
        <w:rPr>
          <w:rFonts w:hint="eastAsia" w:eastAsia="Arial Unicode MS"/>
          <w:color w:val="000000" w:themeColor="text1"/>
          <w:kern w:val="0"/>
          <w:sz w:val="24"/>
          <w14:textFill>
            <w14:solidFill>
              <w14:schemeClr w14:val="tx1"/>
            </w14:solidFill>
          </w14:textFill>
        </w:rPr>
        <w:t>.</w:t>
      </w:r>
      <w:r>
        <w:rPr>
          <w:rFonts w:eastAsia="Arial Unicode MS"/>
          <w:color w:val="000000" w:themeColor="text1"/>
          <w:kern w:val="0"/>
          <w:sz w:val="24"/>
          <w14:textFill>
            <w14:solidFill>
              <w14:schemeClr w14:val="tx1"/>
            </w14:solidFill>
          </w14:textFill>
        </w:rPr>
        <w:t xml:space="preserve"> EPA, the requirement compulsorily applicable to foreign flag vessel calling US ports, on Environmentally Acceptable Lubricants (EALs) for bow thruster, stern tube (except air seal applied), rudder bearing (expect water lubricated) and stern tube of lifeboat.</w:t>
      </w:r>
    </w:p>
    <w:p w14:paraId="5B389BDD">
      <w:pPr>
        <w:numPr>
          <w:ilvl w:val="0"/>
          <w:numId w:val="6"/>
        </w:numPr>
        <w:autoSpaceDE w:val="0"/>
        <w:autoSpaceDN w:val="0"/>
        <w:adjustRightInd w:val="0"/>
        <w:spacing w:after="156" w:afterLines="50" w:line="300" w:lineRule="exact"/>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Suez Canal Navigation Rules, including Tonnage Measurement.</w:t>
      </w:r>
    </w:p>
    <w:p w14:paraId="4D768110">
      <w:pPr>
        <w:numPr>
          <w:ilvl w:val="0"/>
          <w:numId w:val="6"/>
        </w:numPr>
        <w:autoSpaceDE w:val="0"/>
        <w:autoSpaceDN w:val="0"/>
        <w:adjustRightInd w:val="0"/>
        <w:spacing w:after="156" w:afterLines="50" w:line="300" w:lineRule="exact"/>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Panama Canal Navigation Rules and Regulation OP NOTICE TO SHIPPING No.</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N-1-2019 including Tonnage measurement, Panama chock, mooring arrangement,</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visibility, etc. (Except paragraph 2.f.(b)</w:t>
      </w:r>
      <w:r>
        <w:rPr>
          <w:rFonts w:hint="eastAsia" w:eastAsia="Arial Unicode MS"/>
          <w:color w:val="000000" w:themeColor="text1"/>
          <w:kern w:val="0"/>
          <w:sz w:val="24"/>
          <w14:textFill>
            <w14:solidFill>
              <w14:schemeClr w14:val="tx1"/>
            </w14:solidFill>
          </w14:textFill>
        </w:rPr>
        <w:t>(f)</w:t>
      </w:r>
      <w:r>
        <w:rPr>
          <w:rFonts w:eastAsia="Arial Unicode MS"/>
          <w:color w:val="000000" w:themeColor="text1"/>
          <w:kern w:val="0"/>
          <w:sz w:val="24"/>
          <w14:textFill>
            <w14:solidFill>
              <w14:schemeClr w14:val="tx1"/>
            </w14:solidFill>
          </w14:textFill>
        </w:rPr>
        <w:t>: the requirement of minimum required</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draught under ballast condition</w:t>
      </w:r>
      <w:r>
        <w:rPr>
          <w:rFonts w:hint="eastAsia" w:eastAsia="Arial Unicode MS"/>
          <w:color w:val="000000" w:themeColor="text1"/>
          <w:kern w:val="0"/>
          <w:sz w:val="24"/>
          <w14:textFill>
            <w14:solidFill>
              <w14:schemeClr w14:val="tx1"/>
            </w14:solidFill>
          </w14:textFill>
        </w:rPr>
        <w:t xml:space="preserve"> and Pilot ladder accommodation</w:t>
      </w:r>
      <w:r>
        <w:rPr>
          <w:rFonts w:eastAsia="Arial Unicode MS"/>
          <w:color w:val="000000" w:themeColor="text1"/>
          <w:kern w:val="0"/>
          <w:sz w:val="24"/>
          <w14:textFill>
            <w14:solidFill>
              <w14:schemeClr w14:val="tx1"/>
            </w14:solidFill>
          </w14:textFill>
        </w:rPr>
        <w:t>) It is Buyer’s obligation/risk to apply for an</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exemption of any rules from the ACP Authority which require minimum required</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draught</w:t>
      </w:r>
      <w:r>
        <w:rPr>
          <w:rFonts w:hint="eastAsia" w:eastAsia="Arial Unicode MS"/>
          <w:color w:val="000000" w:themeColor="text1"/>
          <w:kern w:val="0"/>
          <w:sz w:val="24"/>
          <w14:textFill>
            <w14:solidFill>
              <w14:schemeClr w14:val="tx1"/>
            </w14:solidFill>
          </w14:textFill>
        </w:rPr>
        <w:t xml:space="preserve"> and pilot accommodation ladder</w:t>
      </w:r>
      <w:r>
        <w:rPr>
          <w:rFonts w:eastAsia="Arial Unicode MS"/>
          <w:color w:val="000000" w:themeColor="text1"/>
          <w:kern w:val="0"/>
          <w:sz w:val="24"/>
          <w14:textFill>
            <w14:solidFill>
              <w14:schemeClr w14:val="tx1"/>
            </w14:solidFill>
          </w14:textFill>
        </w:rPr>
        <w:t>.</w:t>
      </w:r>
    </w:p>
    <w:p w14:paraId="2A9A15A4">
      <w:pPr>
        <w:numPr>
          <w:ilvl w:val="0"/>
          <w:numId w:val="6"/>
        </w:numPr>
        <w:autoSpaceDE w:val="0"/>
        <w:autoSpaceDN w:val="0"/>
        <w:adjustRightInd w:val="0"/>
        <w:spacing w:after="156" w:afterLines="50" w:line="300" w:lineRule="exact"/>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 xml:space="preserve">Australian Maritime Safety Authority, Marine Orders, Part 32 “Cargo Handling Equipment” 2016, regarding </w:t>
      </w:r>
      <w:r>
        <w:rPr>
          <w:rFonts w:hint="eastAsia" w:eastAsia="Arial Unicode MS"/>
          <w:color w:val="000000" w:themeColor="text1"/>
          <w:kern w:val="0"/>
          <w:sz w:val="24"/>
          <w14:textFill>
            <w14:solidFill>
              <w14:schemeClr w14:val="tx1"/>
            </w14:solidFill>
          </w14:textFill>
        </w:rPr>
        <w:t>Cargo gear, c</w:t>
      </w:r>
      <w:r>
        <w:rPr>
          <w:rFonts w:eastAsia="Arial Unicode MS"/>
          <w:color w:val="000000" w:themeColor="text1"/>
          <w:kern w:val="0"/>
          <w:sz w:val="24"/>
          <w14:textFill>
            <w14:solidFill>
              <w14:schemeClr w14:val="tx1"/>
            </w14:solidFill>
          </w14:textFill>
        </w:rPr>
        <w:t>argo Hold/Deck and access to container onboard for loading and unloading and for material handling equipment.</w:t>
      </w:r>
    </w:p>
    <w:p w14:paraId="6CDF7A09">
      <w:pPr>
        <w:numPr>
          <w:ilvl w:val="0"/>
          <w:numId w:val="6"/>
        </w:numPr>
        <w:autoSpaceDE w:val="0"/>
        <w:autoSpaceDN w:val="0"/>
        <w:adjustRightInd w:val="0"/>
        <w:spacing w:after="156" w:afterLines="50" w:line="300" w:lineRule="exact"/>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IMO Resolution MSC 282 (86), “SOLAS V, Reg. 19, requirement of ECDIS”.</w:t>
      </w:r>
    </w:p>
    <w:p w14:paraId="0B743DBD">
      <w:pPr>
        <w:pStyle w:val="56"/>
        <w:spacing w:before="312" w:after="312"/>
        <w:rPr>
          <w:color w:val="000000" w:themeColor="text1"/>
          <w:w w:val="100"/>
          <w14:textFill>
            <w14:solidFill>
              <w14:schemeClr w14:val="tx1"/>
            </w14:solidFill>
          </w14:textFill>
        </w:rPr>
      </w:pPr>
      <w:bookmarkStart w:id="57" w:name="_Toc356052297"/>
      <w:bookmarkStart w:id="58" w:name="_Toc354996394"/>
      <w:bookmarkStart w:id="59" w:name="_Toc385579042"/>
      <w:bookmarkStart w:id="60" w:name="_Toc50642536"/>
      <w:r>
        <w:rPr>
          <w:rFonts w:hint="eastAsia"/>
          <w:color w:val="000000" w:themeColor="text1"/>
          <w:w w:val="100"/>
          <w14:textFill>
            <w14:solidFill>
              <w14:schemeClr w14:val="tx1"/>
            </w14:solidFill>
          </w14:textFill>
        </w:rPr>
        <w:t>1.3.4</w:t>
      </w:r>
      <w:r>
        <w:rPr>
          <w:color w:val="000000" w:themeColor="text1"/>
          <w:w w:val="100"/>
          <w14:textFill>
            <w14:solidFill>
              <w14:schemeClr w14:val="tx1"/>
            </w14:solidFill>
          </w14:textFill>
        </w:rPr>
        <w:tab/>
      </w:r>
      <w:r>
        <w:rPr>
          <w:rFonts w:hint="eastAsia"/>
          <w:color w:val="000000" w:themeColor="text1"/>
          <w:w w:val="100"/>
          <w14:textFill>
            <w14:solidFill>
              <w14:schemeClr w14:val="tx1"/>
            </w14:solidFill>
          </w14:textFill>
        </w:rPr>
        <w:t>guidelines and recommendations</w:t>
      </w:r>
      <w:bookmarkEnd w:id="57"/>
      <w:bookmarkEnd w:id="58"/>
      <w:bookmarkEnd w:id="59"/>
      <w:bookmarkEnd w:id="60"/>
    </w:p>
    <w:p w14:paraId="42C6B532">
      <w:pPr>
        <w:autoSpaceDE w:val="0"/>
        <w:autoSpaceDN w:val="0"/>
        <w:adjustRightInd w:val="0"/>
        <w:ind w:left="1071"/>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T</w:t>
      </w:r>
      <w:r>
        <w:rPr>
          <w:rFonts w:hint="eastAsia" w:eastAsia="Arial Unicode MS"/>
          <w:color w:val="000000" w:themeColor="text1"/>
          <w:kern w:val="0"/>
          <w:sz w:val="24"/>
          <w14:textFill>
            <w14:solidFill>
              <w14:schemeClr w14:val="tx1"/>
            </w14:solidFill>
          </w14:textFill>
        </w:rPr>
        <w:t xml:space="preserve">he Vessel to be built in compliance with following </w:t>
      </w:r>
      <w:r>
        <w:rPr>
          <w:rFonts w:eastAsia="Arial Unicode MS"/>
          <w:color w:val="000000" w:themeColor="text1"/>
          <w:kern w:val="0"/>
          <w:sz w:val="24"/>
          <w14:textFill>
            <w14:solidFill>
              <w14:schemeClr w14:val="tx1"/>
            </w14:solidFill>
          </w14:textFill>
        </w:rPr>
        <w:t>Guidelines</w:t>
      </w:r>
      <w:r>
        <w:rPr>
          <w:rFonts w:hint="eastAsia" w:eastAsia="Arial Unicode MS"/>
          <w:color w:val="000000" w:themeColor="text1"/>
          <w:kern w:val="0"/>
          <w:sz w:val="24"/>
          <w14:textFill>
            <w14:solidFill>
              <w14:schemeClr w14:val="tx1"/>
            </w14:solidFill>
          </w14:textFill>
        </w:rPr>
        <w:t xml:space="preserve"> and Recommendations.</w:t>
      </w:r>
    </w:p>
    <w:p w14:paraId="48E28716">
      <w:pPr>
        <w:autoSpaceDE w:val="0"/>
        <w:autoSpaceDN w:val="0"/>
        <w:adjustRightInd w:val="0"/>
        <w:spacing w:line="200" w:lineRule="exact"/>
        <w:jc w:val="left"/>
        <w:rPr>
          <w:rStyle w:val="46"/>
          <w:color w:val="000000" w:themeColor="text1"/>
          <w14:textFill>
            <w14:solidFill>
              <w14:schemeClr w14:val="tx1"/>
            </w14:solidFill>
          </w14:textFill>
        </w:rPr>
      </w:pPr>
    </w:p>
    <w:p w14:paraId="7671D92A">
      <w:pPr>
        <w:numPr>
          <w:ilvl w:val="0"/>
          <w:numId w:val="8"/>
        </w:numPr>
        <w:autoSpaceDE w:val="0"/>
        <w:autoSpaceDN w:val="0"/>
        <w:adjustRightInd w:val="0"/>
        <w:spacing w:after="156" w:afterLines="50" w:line="300" w:lineRule="exact"/>
        <w:ind w:hanging="454"/>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IEC Publication No.60092, Electrical installation in ships where required by the</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Classification Society.</w:t>
      </w:r>
    </w:p>
    <w:p w14:paraId="30D358CB">
      <w:pPr>
        <w:numPr>
          <w:ilvl w:val="0"/>
          <w:numId w:val="8"/>
        </w:numPr>
        <w:autoSpaceDE w:val="0"/>
        <w:autoSpaceDN w:val="0"/>
        <w:adjustRightInd w:val="0"/>
        <w:spacing w:after="156" w:afterLines="50" w:line="300" w:lineRule="exact"/>
        <w:ind w:hanging="454"/>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IMO Res</w:t>
      </w:r>
      <w:r>
        <w:rPr>
          <w:rFonts w:hint="eastAsia" w:eastAsia="Arial Unicode MS"/>
          <w:color w:val="000000" w:themeColor="text1"/>
          <w:kern w:val="0"/>
          <w:sz w:val="24"/>
          <w14:textFill>
            <w14:solidFill>
              <w14:schemeClr w14:val="tx1"/>
            </w14:solidFill>
          </w14:textFill>
        </w:rPr>
        <w:t>olution</w:t>
      </w:r>
      <w:r>
        <w:rPr>
          <w:rFonts w:eastAsia="Arial Unicode MS"/>
          <w:color w:val="000000" w:themeColor="text1"/>
          <w:kern w:val="0"/>
          <w:sz w:val="24"/>
          <w14:textFill>
            <w14:solidFill>
              <w14:schemeClr w14:val="tx1"/>
            </w14:solidFill>
          </w14:textFill>
        </w:rPr>
        <w:t>A</w:t>
      </w:r>
      <w:r>
        <w:rPr>
          <w:rFonts w:hint="eastAsia" w:eastAsia="Arial Unicode MS"/>
          <w:color w:val="000000" w:themeColor="text1"/>
          <w:kern w:val="0"/>
          <w:sz w:val="24"/>
          <w14:textFill>
            <w14:solidFill>
              <w14:schemeClr w14:val="tx1"/>
            </w14:solidFill>
          </w14:textFill>
        </w:rPr>
        <w:t>.</w:t>
      </w:r>
      <w:r>
        <w:rPr>
          <w:rFonts w:eastAsia="Arial Unicode MS"/>
          <w:color w:val="000000" w:themeColor="text1"/>
          <w:kern w:val="0"/>
          <w:sz w:val="24"/>
          <w14:textFill>
            <w14:solidFill>
              <w14:schemeClr w14:val="tx1"/>
            </w14:solidFill>
          </w14:textFill>
        </w:rPr>
        <w:t>868 (20), “Guidelines for the control and Management of Ship’s Ballast</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Water to Minimize the Transfer of Harmful Aquatic Organisms and Pathogens.”</w:t>
      </w:r>
    </w:p>
    <w:p w14:paraId="3A501684">
      <w:pPr>
        <w:numPr>
          <w:ilvl w:val="0"/>
          <w:numId w:val="8"/>
        </w:numPr>
        <w:autoSpaceDE w:val="0"/>
        <w:autoSpaceDN w:val="0"/>
        <w:adjustRightInd w:val="0"/>
        <w:spacing w:after="156" w:afterLines="50" w:line="300" w:lineRule="exact"/>
        <w:ind w:hanging="454"/>
        <w:rPr>
          <w:rFonts w:eastAsia="Arial Unicode MS"/>
          <w:color w:val="000000" w:themeColor="text1"/>
          <w:kern w:val="0"/>
          <w:sz w:val="24"/>
          <w14:textFill>
            <w14:solidFill>
              <w14:schemeClr w14:val="tx1"/>
            </w14:solidFill>
          </w14:textFill>
        </w:rPr>
      </w:pPr>
      <w:r>
        <w:rPr>
          <w:rFonts w:hint="eastAsia" w:eastAsia="Arial Unicode MS"/>
          <w:color w:val="000000" w:themeColor="text1"/>
          <w:kern w:val="0"/>
          <w:sz w:val="24"/>
          <w14:textFill>
            <w14:solidFill>
              <w14:schemeClr w14:val="tx1"/>
            </w14:solidFill>
          </w14:textFill>
        </w:rPr>
        <w:t>International Convention for the Control and Management of Ship</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s Ballast Water and Sediments, 2004 according to Regulation D-2</w:t>
      </w:r>
      <w:r>
        <w:rPr>
          <w:rFonts w:eastAsia="Arial Unicode MS"/>
          <w:color w:val="000000" w:themeColor="text1"/>
          <w:kern w:val="0"/>
          <w:sz w:val="24"/>
          <w14:textFill>
            <w14:solidFill>
              <w14:schemeClr w14:val="tx1"/>
            </w14:solidFill>
          </w14:textFill>
        </w:rPr>
        <w:t xml:space="preserve"> of Ballast water Treatment System</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 xml:space="preserve">Ballast Exchange Standard (Regulation D-1)is </w:t>
      </w:r>
      <w:r>
        <w:rPr>
          <w:rFonts w:hint="eastAsia" w:eastAsia="Arial Unicode MS"/>
          <w:color w:val="000000" w:themeColor="text1"/>
          <w:kern w:val="0"/>
          <w:sz w:val="24"/>
          <w14:textFill>
            <w14:solidFill>
              <w14:schemeClr w14:val="tx1"/>
            </w14:solidFill>
          </w14:textFill>
        </w:rPr>
        <w:t xml:space="preserve">not </w:t>
      </w:r>
      <w:r>
        <w:rPr>
          <w:rFonts w:eastAsia="Arial Unicode MS"/>
          <w:color w:val="000000" w:themeColor="text1"/>
          <w:kern w:val="0"/>
          <w:sz w:val="24"/>
          <w14:textFill>
            <w14:solidFill>
              <w14:schemeClr w14:val="tx1"/>
            </w14:solidFill>
          </w14:textFill>
        </w:rPr>
        <w:t>included</w:t>
      </w:r>
      <w:r>
        <w:rPr>
          <w:rFonts w:hint="eastAsia" w:eastAsia="Arial Unicode MS"/>
          <w:color w:val="000000" w:themeColor="text1"/>
          <w:kern w:val="0"/>
          <w:sz w:val="24"/>
          <w14:textFill>
            <w14:solidFill>
              <w14:schemeClr w14:val="tx1"/>
            </w14:solidFill>
          </w14:textFill>
        </w:rPr>
        <w:t>.</w:t>
      </w:r>
    </w:p>
    <w:p w14:paraId="6C557641">
      <w:pPr>
        <w:numPr>
          <w:ilvl w:val="0"/>
          <w:numId w:val="8"/>
        </w:numPr>
        <w:autoSpaceDE w:val="0"/>
        <w:autoSpaceDN w:val="0"/>
        <w:adjustRightInd w:val="0"/>
        <w:spacing w:after="156" w:afterLines="50" w:line="300" w:lineRule="exact"/>
        <w:ind w:hanging="454"/>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ISO 6954-2000(E)</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“Mechanical vibration – Guidelines for the measurement, reporting and evaluation of vibration with regard to habitability on passenger and merchant ships”</w:t>
      </w:r>
      <w:r>
        <w:rPr>
          <w:rFonts w:hint="eastAsia" w:eastAsia="Arial Unicode MS"/>
          <w:color w:val="000000" w:themeColor="text1"/>
          <w:kern w:val="0"/>
          <w:sz w:val="24"/>
          <w14:textFill>
            <w14:solidFill>
              <w14:schemeClr w14:val="tx1"/>
            </w14:solidFill>
          </w14:textFill>
        </w:rPr>
        <w:t xml:space="preserve"> (except bridge wings)</w:t>
      </w:r>
      <w:r>
        <w:rPr>
          <w:rFonts w:eastAsia="Arial Unicode MS"/>
          <w:color w:val="000000" w:themeColor="text1"/>
          <w:kern w:val="0"/>
          <w:sz w:val="24"/>
          <w14:textFill>
            <w14:solidFill>
              <w14:schemeClr w14:val="tx1"/>
            </w14:solidFill>
          </w14:textFill>
        </w:rPr>
        <w:t>.</w:t>
      </w:r>
    </w:p>
    <w:p w14:paraId="751211F2">
      <w:pPr>
        <w:numPr>
          <w:ilvl w:val="0"/>
          <w:numId w:val="8"/>
        </w:numPr>
        <w:autoSpaceDE w:val="0"/>
        <w:autoSpaceDN w:val="0"/>
        <w:adjustRightInd w:val="0"/>
        <w:spacing w:after="156" w:afterLines="50" w:line="300" w:lineRule="exact"/>
        <w:rPr>
          <w:rFonts w:eastAsia="Arial Unicode MS"/>
          <w:color w:val="000000" w:themeColor="text1"/>
          <w:kern w:val="0"/>
          <w:sz w:val="24"/>
          <w14:textFill>
            <w14:solidFill>
              <w14:schemeClr w14:val="tx1"/>
            </w14:solidFill>
          </w14:textFill>
        </w:rPr>
      </w:pPr>
      <w:r>
        <w:rPr>
          <w:rFonts w:hint="eastAsia" w:eastAsia="Arial Unicode MS"/>
          <w:color w:val="000000" w:themeColor="text1"/>
          <w:kern w:val="0"/>
          <w:sz w:val="24"/>
          <w14:textFill>
            <w14:solidFill>
              <w14:schemeClr w14:val="tx1"/>
            </w14:solidFill>
          </w14:textFill>
        </w:rPr>
        <w:t xml:space="preserve">IMO Resolution A.601(15), </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 xml:space="preserve">Provision and display of </w:t>
      </w:r>
      <w:r>
        <w:rPr>
          <w:rFonts w:eastAsia="Arial Unicode MS"/>
          <w:color w:val="000000" w:themeColor="text1"/>
          <w:kern w:val="0"/>
          <w:sz w:val="24"/>
          <w14:textFill>
            <w14:solidFill>
              <w14:schemeClr w14:val="tx1"/>
            </w14:solidFill>
          </w14:textFill>
        </w:rPr>
        <w:t>maneuvering</w:t>
      </w:r>
      <w:r>
        <w:rPr>
          <w:rFonts w:hint="eastAsia" w:eastAsia="Arial Unicode MS"/>
          <w:color w:val="000000" w:themeColor="text1"/>
          <w:kern w:val="0"/>
          <w:sz w:val="24"/>
          <w14:textFill>
            <w14:solidFill>
              <w14:schemeClr w14:val="tx1"/>
            </w14:solidFill>
          </w14:textFill>
        </w:rPr>
        <w:t xml:space="preserve"> information on board ships</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(Only Appendix 1,Appendix 2 and Appendix 3).</w:t>
      </w:r>
    </w:p>
    <w:p w14:paraId="2FE6D7E7">
      <w:pPr>
        <w:numPr>
          <w:ilvl w:val="0"/>
          <w:numId w:val="8"/>
        </w:numPr>
        <w:autoSpaceDE w:val="0"/>
        <w:autoSpaceDN w:val="0"/>
        <w:adjustRightInd w:val="0"/>
        <w:spacing w:after="156" w:afterLines="50" w:line="300" w:lineRule="exact"/>
        <w:ind w:hanging="454"/>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IMO Resolution MSC.137(76)</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“Standards for ship maneuverability”</w:t>
      </w:r>
      <w:r>
        <w:rPr>
          <w:rFonts w:hint="eastAsia" w:eastAsia="Arial Unicode MS"/>
          <w:color w:val="000000" w:themeColor="text1"/>
          <w:kern w:val="0"/>
          <w:sz w:val="24"/>
          <w14:textFill>
            <w14:solidFill>
              <w14:schemeClr w14:val="tx1"/>
            </w14:solidFill>
          </w14:textFill>
        </w:rPr>
        <w:t>.</w:t>
      </w:r>
    </w:p>
    <w:p w14:paraId="0331563B">
      <w:pPr>
        <w:numPr>
          <w:ilvl w:val="0"/>
          <w:numId w:val="8"/>
        </w:numPr>
        <w:autoSpaceDE w:val="0"/>
        <w:autoSpaceDN w:val="0"/>
        <w:adjustRightInd w:val="0"/>
        <w:spacing w:after="156" w:afterLines="50" w:line="300" w:lineRule="exact"/>
        <w:ind w:hanging="454"/>
        <w:jc w:val="left"/>
        <w:rPr>
          <w:rFonts w:eastAsia="Arial Unicode MS"/>
          <w:color w:val="000000" w:themeColor="text1"/>
          <w:kern w:val="0"/>
          <w:sz w:val="24"/>
          <w14:textFill>
            <w14:solidFill>
              <w14:schemeClr w14:val="tx1"/>
            </w14:solidFill>
          </w14:textFill>
        </w:rPr>
      </w:pPr>
      <w:r>
        <w:rPr>
          <w:rFonts w:hint="eastAsia" w:eastAsia="Arial Unicode MS"/>
          <w:color w:val="000000" w:themeColor="text1"/>
          <w:kern w:val="0"/>
          <w:sz w:val="24"/>
          <w14:textFill>
            <w14:solidFill>
              <w14:schemeClr w14:val="tx1"/>
            </w14:solidFill>
          </w14:textFill>
        </w:rPr>
        <w:t xml:space="preserve">IMO </w:t>
      </w:r>
      <w:r>
        <w:rPr>
          <w:rFonts w:eastAsia="Arial Unicode MS"/>
          <w:color w:val="000000" w:themeColor="text1"/>
          <w:kern w:val="0"/>
          <w:sz w:val="24"/>
          <w14:textFill>
            <w14:solidFill>
              <w14:schemeClr w14:val="tx1"/>
            </w14:solidFill>
          </w14:textFill>
        </w:rPr>
        <w:t>MSC/Circ.1053</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“Explanatory Notes to the Standards for Ship</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Maneuverability”</w:t>
      </w:r>
      <w:r>
        <w:rPr>
          <w:rFonts w:hint="eastAsia" w:eastAsia="Arial Unicode MS"/>
          <w:color w:val="000000" w:themeColor="text1"/>
          <w:kern w:val="0"/>
          <w:sz w:val="24"/>
          <w14:textFill>
            <w14:solidFill>
              <w14:schemeClr w14:val="tx1"/>
            </w14:solidFill>
          </w14:textFill>
        </w:rPr>
        <w:t>.</w:t>
      </w:r>
    </w:p>
    <w:p w14:paraId="43B36CC0">
      <w:pPr>
        <w:numPr>
          <w:ilvl w:val="0"/>
          <w:numId w:val="8"/>
        </w:numPr>
        <w:autoSpaceDE w:val="0"/>
        <w:autoSpaceDN w:val="0"/>
        <w:adjustRightInd w:val="0"/>
        <w:spacing w:after="156" w:afterLines="50" w:line="300" w:lineRule="exact"/>
        <w:ind w:hanging="454"/>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IMO Resolution MSC.1/Circ.1353, “Revised guidelines for the preparation of the cargo securing manual”.(To be prepared by the Buyer)</w:t>
      </w:r>
    </w:p>
    <w:p w14:paraId="2E9BF3A8">
      <w:pPr>
        <w:numPr>
          <w:ilvl w:val="0"/>
          <w:numId w:val="8"/>
        </w:numPr>
        <w:autoSpaceDE w:val="0"/>
        <w:autoSpaceDN w:val="0"/>
        <w:adjustRightInd w:val="0"/>
        <w:spacing w:after="156" w:afterLines="50" w:line="300" w:lineRule="exact"/>
        <w:ind w:hanging="454"/>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 xml:space="preserve">IMO </w:t>
      </w:r>
      <w:r>
        <w:rPr>
          <w:rFonts w:hint="eastAsia" w:eastAsia="Arial Unicode MS"/>
          <w:color w:val="000000" w:themeColor="text1"/>
          <w:kern w:val="0"/>
          <w:sz w:val="24"/>
          <w14:textFill>
            <w14:solidFill>
              <w14:schemeClr w14:val="tx1"/>
            </w14:solidFill>
          </w14:textFill>
        </w:rPr>
        <w:t xml:space="preserve">Resolution </w:t>
      </w:r>
      <w:r>
        <w:rPr>
          <w:rFonts w:eastAsia="Arial Unicode MS"/>
          <w:color w:val="000000" w:themeColor="text1"/>
          <w:kern w:val="0"/>
          <w:sz w:val="24"/>
          <w14:textFill>
            <w14:solidFill>
              <w14:schemeClr w14:val="tx1"/>
            </w14:solidFill>
          </w14:textFill>
        </w:rPr>
        <w:t xml:space="preserve">MEPC.227 (64), “2012 Guidelines on implantation of effluent standards and performance tests for sewage treatment plants” and amendments </w:t>
      </w:r>
      <w:r>
        <w:rPr>
          <w:rFonts w:hint="eastAsia" w:eastAsia="Arial Unicode MS"/>
          <w:color w:val="000000" w:themeColor="text1"/>
          <w:kern w:val="0"/>
          <w:sz w:val="24"/>
          <w14:textFill>
            <w14:solidFill>
              <w14:schemeClr w14:val="tx1"/>
            </w14:solidFill>
          </w14:textFill>
        </w:rPr>
        <w:t xml:space="preserve">by Resolution </w:t>
      </w:r>
      <w:r>
        <w:rPr>
          <w:rFonts w:eastAsia="Arial Unicode MS"/>
          <w:color w:val="000000" w:themeColor="text1"/>
          <w:kern w:val="0"/>
          <w:sz w:val="24"/>
          <w14:textFill>
            <w14:solidFill>
              <w14:schemeClr w14:val="tx1"/>
            </w14:solidFill>
          </w14:textFill>
        </w:rPr>
        <w:t>MEPC.284(70).</w:t>
      </w:r>
    </w:p>
    <w:p w14:paraId="3AF593DA">
      <w:pPr>
        <w:numPr>
          <w:ilvl w:val="0"/>
          <w:numId w:val="8"/>
        </w:numPr>
        <w:autoSpaceDE w:val="0"/>
        <w:autoSpaceDN w:val="0"/>
        <w:adjustRightInd w:val="0"/>
        <w:spacing w:after="156" w:afterLines="50" w:line="300" w:lineRule="exact"/>
        <w:ind w:hanging="454"/>
        <w:rPr>
          <w:rFonts w:eastAsia="Arial Unicode MS"/>
          <w:color w:val="000000" w:themeColor="text1"/>
          <w:kern w:val="0"/>
          <w:sz w:val="24"/>
          <w14:textFill>
            <w14:solidFill>
              <w14:schemeClr w14:val="tx1"/>
            </w14:solidFill>
          </w14:textFill>
        </w:rPr>
      </w:pPr>
      <w:r>
        <w:rPr>
          <w:rFonts w:hint="eastAsia" w:eastAsia="Arial Unicode MS"/>
          <w:color w:val="000000" w:themeColor="text1"/>
          <w:kern w:val="0"/>
          <w:sz w:val="24"/>
          <w14:textFill>
            <w14:solidFill>
              <w14:schemeClr w14:val="tx1"/>
            </w14:solidFill>
          </w14:textFill>
        </w:rPr>
        <w:t>IMO Resolution MEPC.231(65),</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Guidelines for calculation of reference lines for use with the energy efficiency design index (EEDI)</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w:t>
      </w:r>
    </w:p>
    <w:p w14:paraId="30AFA9B6">
      <w:pPr>
        <w:numPr>
          <w:ilvl w:val="0"/>
          <w:numId w:val="8"/>
        </w:numPr>
        <w:autoSpaceDE w:val="0"/>
        <w:autoSpaceDN w:val="0"/>
        <w:adjustRightInd w:val="0"/>
        <w:spacing w:after="156" w:afterLines="50" w:line="300" w:lineRule="exact"/>
        <w:rPr>
          <w:rFonts w:eastAsia="Arial Unicode MS"/>
          <w:color w:val="000000" w:themeColor="text1"/>
          <w:kern w:val="0"/>
          <w:sz w:val="24"/>
          <w14:textFill>
            <w14:solidFill>
              <w14:schemeClr w14:val="tx1"/>
            </w14:solidFill>
          </w14:textFill>
        </w:rPr>
      </w:pPr>
      <w:r>
        <w:rPr>
          <w:rFonts w:hint="eastAsia" w:eastAsia="Arial Unicode MS"/>
          <w:color w:val="000000" w:themeColor="text1"/>
          <w:kern w:val="0"/>
          <w:sz w:val="24"/>
          <w14:textFill>
            <w14:solidFill>
              <w14:schemeClr w14:val="tx1"/>
            </w14:solidFill>
          </w14:textFill>
        </w:rPr>
        <w:t>IMO Resolution MEPC.245(66),</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 xml:space="preserve">2014 Guidelines on the method of calculation of the attained </w:t>
      </w:r>
      <w:r>
        <w:rPr>
          <w:rFonts w:eastAsia="Arial Unicode MS"/>
          <w:color w:val="000000" w:themeColor="text1"/>
          <w:kern w:val="0"/>
          <w:sz w:val="24"/>
          <w14:textFill>
            <w14:solidFill>
              <w14:schemeClr w14:val="tx1"/>
            </w14:solidFill>
          </w14:textFill>
        </w:rPr>
        <w:t>energy</w:t>
      </w:r>
      <w:r>
        <w:rPr>
          <w:rFonts w:hint="eastAsia" w:eastAsia="Arial Unicode MS"/>
          <w:color w:val="000000" w:themeColor="text1"/>
          <w:kern w:val="0"/>
          <w:sz w:val="24"/>
          <w14:textFill>
            <w14:solidFill>
              <w14:schemeClr w14:val="tx1"/>
            </w14:solidFill>
          </w14:textFill>
        </w:rPr>
        <w:t xml:space="preserve"> efficiency design index (EEDI) for new ships</w:t>
      </w:r>
      <w:r>
        <w:rPr>
          <w:rFonts w:eastAsia="Arial Unicode MS"/>
          <w:color w:val="000000" w:themeColor="text1"/>
          <w:kern w:val="0"/>
          <w:sz w:val="24"/>
          <w14:textFill>
            <w14:solidFill>
              <w14:schemeClr w14:val="tx1"/>
            </w14:solidFill>
          </w14:textFill>
        </w:rPr>
        <w:t xml:space="preserve">” and amendments by </w:t>
      </w:r>
      <w:r>
        <w:rPr>
          <w:rFonts w:hint="eastAsia" w:eastAsia="Arial Unicode MS"/>
          <w:color w:val="000000" w:themeColor="text1"/>
          <w:kern w:val="0"/>
          <w:sz w:val="24"/>
          <w14:textFill>
            <w14:solidFill>
              <w14:schemeClr w14:val="tx1"/>
            </w14:solidFill>
          </w14:textFill>
        </w:rPr>
        <w:t xml:space="preserve">Resolution </w:t>
      </w:r>
      <w:r>
        <w:rPr>
          <w:rFonts w:eastAsia="Arial Unicode MS"/>
          <w:color w:val="000000" w:themeColor="text1"/>
          <w:kern w:val="0"/>
          <w:sz w:val="24"/>
          <w14:textFill>
            <w14:solidFill>
              <w14:schemeClr w14:val="tx1"/>
            </w14:solidFill>
          </w14:textFill>
        </w:rPr>
        <w:t xml:space="preserve">MEPC.263(68) and </w:t>
      </w:r>
      <w:r>
        <w:rPr>
          <w:rFonts w:hint="eastAsia" w:eastAsia="Arial Unicode MS"/>
          <w:color w:val="000000" w:themeColor="text1"/>
          <w:kern w:val="0"/>
          <w:sz w:val="24"/>
          <w14:textFill>
            <w14:solidFill>
              <w14:schemeClr w14:val="tx1"/>
            </w14:solidFill>
          </w14:textFill>
        </w:rPr>
        <w:t>Resolution</w:t>
      </w:r>
      <w:r>
        <w:rPr>
          <w:rFonts w:eastAsia="Arial Unicode MS"/>
          <w:color w:val="000000" w:themeColor="text1"/>
          <w:kern w:val="0"/>
          <w:sz w:val="24"/>
          <w14:textFill>
            <w14:solidFill>
              <w14:schemeClr w14:val="tx1"/>
            </w14:solidFill>
          </w14:textFill>
        </w:rPr>
        <w:t xml:space="preserve"> MEPC.281(70).</w:t>
      </w:r>
    </w:p>
    <w:p w14:paraId="3666B074">
      <w:pPr>
        <w:numPr>
          <w:ilvl w:val="0"/>
          <w:numId w:val="8"/>
        </w:numPr>
        <w:autoSpaceDE w:val="0"/>
        <w:autoSpaceDN w:val="0"/>
        <w:adjustRightInd w:val="0"/>
        <w:spacing w:after="156" w:afterLines="50" w:line="300" w:lineRule="exact"/>
        <w:ind w:hanging="454"/>
        <w:rPr>
          <w:rFonts w:eastAsia="Arial Unicode MS"/>
          <w:color w:val="000000" w:themeColor="text1"/>
          <w:kern w:val="0"/>
          <w:sz w:val="24"/>
          <w14:textFill>
            <w14:solidFill>
              <w14:schemeClr w14:val="tx1"/>
            </w14:solidFill>
          </w14:textFill>
        </w:rPr>
      </w:pPr>
      <w:r>
        <w:rPr>
          <w:rFonts w:hint="eastAsia" w:eastAsia="Arial Unicode MS"/>
          <w:color w:val="000000" w:themeColor="text1"/>
          <w:kern w:val="0"/>
          <w:sz w:val="24"/>
          <w14:textFill>
            <w14:solidFill>
              <w14:schemeClr w14:val="tx1"/>
            </w14:solidFill>
          </w14:textFill>
        </w:rPr>
        <w:t>IMO Resolution MEPC.285(70),</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2016 Guidelines for the Development of a Ship Energy Efficiency Management Plan (SEEMP)</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 xml:space="preserve"> and Amendments. (to be prepared by the Buyer)</w:t>
      </w:r>
    </w:p>
    <w:p w14:paraId="5D4792DB">
      <w:pPr>
        <w:numPr>
          <w:ilvl w:val="0"/>
          <w:numId w:val="8"/>
        </w:numPr>
        <w:autoSpaceDE w:val="0"/>
        <w:autoSpaceDN w:val="0"/>
        <w:adjustRightInd w:val="0"/>
        <w:spacing w:after="156" w:afterLines="50" w:line="300" w:lineRule="exact"/>
        <w:ind w:hanging="454"/>
        <w:rPr>
          <w:rFonts w:eastAsia="Arial Unicode MS"/>
          <w:color w:val="000000" w:themeColor="text1"/>
          <w:kern w:val="0"/>
          <w:sz w:val="24"/>
          <w14:textFill>
            <w14:solidFill>
              <w14:schemeClr w14:val="tx1"/>
            </w14:solidFill>
          </w14:textFill>
        </w:rPr>
      </w:pPr>
      <w:r>
        <w:rPr>
          <w:rFonts w:hint="eastAsia" w:eastAsia="Arial Unicode MS"/>
          <w:color w:val="000000" w:themeColor="text1"/>
          <w:kern w:val="0"/>
          <w:sz w:val="24"/>
          <w14:textFill>
            <w14:solidFill>
              <w14:schemeClr w14:val="tx1"/>
            </w14:solidFill>
          </w14:textFill>
        </w:rPr>
        <w:t>IMO Resolution MEPC.254(67),</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2014 Guidelines on survey and certification of the energy efficiency design index (EEDI)</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 xml:space="preserve"> and Amendments.</w:t>
      </w:r>
    </w:p>
    <w:p w14:paraId="45A90DFC">
      <w:pPr>
        <w:numPr>
          <w:ilvl w:val="0"/>
          <w:numId w:val="8"/>
        </w:numPr>
        <w:autoSpaceDE w:val="0"/>
        <w:autoSpaceDN w:val="0"/>
        <w:adjustRightInd w:val="0"/>
        <w:spacing w:after="156" w:afterLines="50" w:line="300" w:lineRule="exact"/>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 xml:space="preserve">IMO </w:t>
      </w:r>
      <w:r>
        <w:rPr>
          <w:rFonts w:hint="eastAsia" w:eastAsia="Arial Unicode MS"/>
          <w:color w:val="000000" w:themeColor="text1"/>
          <w:kern w:val="0"/>
          <w:sz w:val="24"/>
          <w14:textFill>
            <w14:solidFill>
              <w14:schemeClr w14:val="tx1"/>
            </w14:solidFill>
          </w14:textFill>
        </w:rPr>
        <w:t>Resolution</w:t>
      </w:r>
      <w:r>
        <w:rPr>
          <w:rFonts w:eastAsia="Arial Unicode MS"/>
          <w:color w:val="000000" w:themeColor="text1"/>
          <w:kern w:val="0"/>
          <w:sz w:val="24"/>
          <w14:textFill>
            <w14:solidFill>
              <w14:schemeClr w14:val="tx1"/>
            </w14:solidFill>
          </w14:textFill>
        </w:rPr>
        <w:t>A.962(23)</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 xml:space="preserve">IMO </w:t>
      </w:r>
      <w:r>
        <w:rPr>
          <w:rFonts w:eastAsia="Arial Unicode MS"/>
          <w:color w:val="000000" w:themeColor="text1"/>
          <w:kern w:val="0"/>
          <w:sz w:val="24"/>
          <w14:textFill>
            <w14:solidFill>
              <w14:schemeClr w14:val="tx1"/>
            </w14:solidFill>
          </w14:textFill>
        </w:rPr>
        <w:t xml:space="preserve">Guidelines on Ship Recycling Convention 2009”, amended by </w:t>
      </w:r>
      <w:r>
        <w:rPr>
          <w:rFonts w:hint="eastAsia" w:eastAsia="Arial Unicode MS"/>
          <w:color w:val="000000" w:themeColor="text1"/>
          <w:kern w:val="0"/>
          <w:sz w:val="24"/>
          <w14:textFill>
            <w14:solidFill>
              <w14:schemeClr w14:val="tx1"/>
            </w14:solidFill>
          </w14:textFill>
        </w:rPr>
        <w:t>Resolution</w:t>
      </w:r>
      <w:r>
        <w:rPr>
          <w:rFonts w:eastAsia="Arial Unicode MS"/>
          <w:color w:val="000000" w:themeColor="text1"/>
          <w:kern w:val="0"/>
          <w:sz w:val="24"/>
          <w14:textFill>
            <w14:solidFill>
              <w14:schemeClr w14:val="tx1"/>
            </w14:solidFill>
          </w14:textFill>
        </w:rPr>
        <w:t xml:space="preserve"> A.980(24) (Inventory of Hazardous Materials Only)</w:t>
      </w:r>
      <w:r>
        <w:rPr>
          <w:rFonts w:hint="eastAsia" w:eastAsia="Arial Unicode MS"/>
          <w:color w:val="000000" w:themeColor="text1"/>
          <w:kern w:val="0"/>
          <w:sz w:val="24"/>
          <w14:textFill>
            <w14:solidFill>
              <w14:schemeClr w14:val="tx1"/>
            </w14:solidFill>
          </w14:textFill>
        </w:rPr>
        <w:t>.</w:t>
      </w:r>
    </w:p>
    <w:p w14:paraId="23570341">
      <w:pPr>
        <w:pStyle w:val="58"/>
        <w:numPr>
          <w:ilvl w:val="0"/>
          <w:numId w:val="8"/>
        </w:numPr>
        <w:spacing w:after="156" w:afterLines="50"/>
        <w:ind w:firstLineChars="0"/>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IMO Res. MEPC.269 (68), “2015 Guidelines for the Development of the Inventory of Hazardous Materials”.</w:t>
      </w:r>
    </w:p>
    <w:p w14:paraId="2B03FDB2">
      <w:pPr>
        <w:numPr>
          <w:ilvl w:val="0"/>
          <w:numId w:val="8"/>
        </w:numPr>
        <w:autoSpaceDE w:val="0"/>
        <w:autoSpaceDN w:val="0"/>
        <w:adjustRightInd w:val="0"/>
        <w:spacing w:after="156" w:afterLines="50" w:line="300" w:lineRule="exact"/>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Maritime</w:t>
      </w:r>
      <w:r>
        <w:rPr>
          <w:rFonts w:hint="eastAsia" w:eastAsia="Arial Unicode MS"/>
          <w:color w:val="000000" w:themeColor="text1"/>
          <w:kern w:val="0"/>
          <w:sz w:val="24"/>
          <w14:textFill>
            <w14:solidFill>
              <w14:schemeClr w14:val="tx1"/>
            </w14:solidFill>
          </w14:textFill>
        </w:rPr>
        <w:t xml:space="preserve"> and Port Authorities (</w:t>
      </w:r>
      <w:r>
        <w:rPr>
          <w:rFonts w:eastAsia="Arial Unicode MS"/>
          <w:color w:val="000000" w:themeColor="text1"/>
          <w:kern w:val="0"/>
          <w:sz w:val="24"/>
          <w14:textFill>
            <w14:solidFill>
              <w14:schemeClr w14:val="tx1"/>
            </w14:solidFill>
          </w14:textFill>
        </w:rPr>
        <w:t>MPA</w:t>
      </w:r>
      <w:r>
        <w:rPr>
          <w:rFonts w:hint="eastAsia" w:eastAsia="Arial Unicode MS"/>
          <w:color w:val="000000" w:themeColor="text1"/>
          <w:kern w:val="0"/>
          <w:sz w:val="24"/>
          <w14:textFill>
            <w14:solidFill>
              <w14:schemeClr w14:val="tx1"/>
            </w14:solidFill>
          </w14:textFill>
        </w:rPr>
        <w:t xml:space="preserve">)of </w:t>
      </w:r>
      <w:r>
        <w:rPr>
          <w:rFonts w:eastAsia="Arial Unicode MS"/>
          <w:color w:val="000000" w:themeColor="text1"/>
          <w:kern w:val="0"/>
          <w:sz w:val="24"/>
          <w14:textFill>
            <w14:solidFill>
              <w14:schemeClr w14:val="tx1"/>
            </w14:solidFill>
          </w14:textFill>
        </w:rPr>
        <w:t xml:space="preserve">Singapore, Recommendation on </w:t>
      </w:r>
      <w:r>
        <w:rPr>
          <w:rFonts w:hint="eastAsia" w:eastAsia="Arial Unicode MS"/>
          <w:color w:val="000000" w:themeColor="text1"/>
          <w:kern w:val="0"/>
          <w:sz w:val="24"/>
          <w14:textFill>
            <w14:solidFill>
              <w14:schemeClr w14:val="tx1"/>
            </w14:solidFill>
          </w14:textFill>
        </w:rPr>
        <w:t xml:space="preserve">night signal </w:t>
      </w:r>
      <w:r>
        <w:rPr>
          <w:rFonts w:eastAsia="Arial Unicode MS"/>
          <w:color w:val="000000" w:themeColor="text1"/>
          <w:kern w:val="0"/>
          <w:sz w:val="24"/>
          <w14:textFill>
            <w14:solidFill>
              <w14:schemeClr w14:val="tx1"/>
            </w14:solidFill>
          </w14:textFill>
        </w:rPr>
        <w:t xml:space="preserve">(3 </w:t>
      </w:r>
      <w:r>
        <w:rPr>
          <w:rFonts w:hint="eastAsia" w:eastAsia="Arial Unicode MS"/>
          <w:color w:val="000000" w:themeColor="text1"/>
          <w:kern w:val="0"/>
          <w:sz w:val="24"/>
          <w14:textFill>
            <w14:solidFill>
              <w14:schemeClr w14:val="tx1"/>
            </w14:solidFill>
          </w14:textFill>
        </w:rPr>
        <w:t>all-</w:t>
      </w:r>
      <w:r>
        <w:rPr>
          <w:rFonts w:eastAsia="Arial Unicode MS"/>
          <w:color w:val="000000" w:themeColor="text1"/>
          <w:kern w:val="0"/>
          <w:sz w:val="24"/>
          <w14:textFill>
            <w14:solidFill>
              <w14:schemeClr w14:val="tx1"/>
            </w14:solidFill>
          </w14:textFill>
        </w:rPr>
        <w:t>round green lights</w:t>
      </w:r>
      <w:r>
        <w:rPr>
          <w:rFonts w:hint="eastAsia" w:eastAsia="Arial Unicode MS"/>
          <w:color w:val="000000" w:themeColor="text1"/>
          <w:kern w:val="0"/>
          <w:sz w:val="24"/>
          <w14:textFill>
            <w14:solidFill>
              <w14:schemeClr w14:val="tx1"/>
            </w14:solidFill>
          </w14:textFill>
        </w:rPr>
        <w:t xml:space="preserve">) for vessels </w:t>
      </w:r>
      <w:r>
        <w:rPr>
          <w:rFonts w:eastAsia="Arial Unicode MS"/>
          <w:color w:val="000000" w:themeColor="text1"/>
          <w:kern w:val="0"/>
          <w:sz w:val="24"/>
          <w14:textFill>
            <w14:solidFill>
              <w14:schemeClr w14:val="tx1"/>
            </w14:solidFill>
          </w14:textFill>
        </w:rPr>
        <w:t>cross</w:t>
      </w:r>
      <w:r>
        <w:rPr>
          <w:rFonts w:hint="eastAsia" w:eastAsia="Arial Unicode MS"/>
          <w:color w:val="000000" w:themeColor="text1"/>
          <w:kern w:val="0"/>
          <w:sz w:val="24"/>
          <w14:textFill>
            <w14:solidFill>
              <w14:schemeClr w14:val="tx1"/>
            </w14:solidFill>
          </w14:textFill>
        </w:rPr>
        <w:t>ing</w:t>
      </w:r>
      <w:r>
        <w:rPr>
          <w:rFonts w:eastAsia="Arial Unicode MS"/>
          <w:color w:val="000000" w:themeColor="text1"/>
          <w:kern w:val="0"/>
          <w:sz w:val="24"/>
          <w14:textFill>
            <w14:solidFill>
              <w14:schemeClr w14:val="tx1"/>
            </w14:solidFill>
          </w14:textFill>
        </w:rPr>
        <w:t xml:space="preserve"> the Traffic Separation Scheme (TSS) and precautionary areas in the Singapore Strait</w:t>
      </w:r>
      <w:r>
        <w:rPr>
          <w:rFonts w:hint="eastAsia" w:eastAsia="Arial Unicode MS"/>
          <w:color w:val="000000" w:themeColor="text1"/>
          <w:kern w:val="0"/>
          <w:sz w:val="24"/>
          <w14:textFill>
            <w14:solidFill>
              <w14:schemeClr w14:val="tx1"/>
            </w14:solidFill>
          </w14:textFill>
        </w:rPr>
        <w:t xml:space="preserve"> during the hours of darkness</w:t>
      </w:r>
      <w:r>
        <w:rPr>
          <w:rFonts w:eastAsia="Arial Unicode MS"/>
          <w:color w:val="000000" w:themeColor="text1"/>
          <w:kern w:val="0"/>
          <w:sz w:val="24"/>
          <w14:textFill>
            <w14:solidFill>
              <w14:schemeClr w14:val="tx1"/>
            </w14:solidFill>
          </w14:textFill>
        </w:rPr>
        <w:t>.</w:t>
      </w:r>
    </w:p>
    <w:p w14:paraId="55F51194">
      <w:pPr>
        <w:numPr>
          <w:ilvl w:val="0"/>
          <w:numId w:val="8"/>
        </w:numPr>
        <w:autoSpaceDE w:val="0"/>
        <w:autoSpaceDN w:val="0"/>
        <w:adjustRightInd w:val="0"/>
        <w:spacing w:after="156" w:afterLines="50" w:line="300" w:lineRule="exact"/>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MSC/Circ.1175 Shipboard equipment, fittings and supporting hull structures associated with towing and mooring for vessels keel laid after 1 July 2007</w:t>
      </w:r>
    </w:p>
    <w:p w14:paraId="6FB16B41">
      <w:pPr>
        <w:numPr>
          <w:ilvl w:val="0"/>
          <w:numId w:val="8"/>
        </w:numPr>
        <w:autoSpaceDE w:val="0"/>
        <w:autoSpaceDN w:val="0"/>
        <w:adjustRightInd w:val="0"/>
        <w:spacing w:after="156" w:afterLines="50" w:line="300" w:lineRule="exact"/>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ISPS Code – ref security locks of doors and hatches.</w:t>
      </w:r>
    </w:p>
    <w:p w14:paraId="2209B7CD">
      <w:pPr>
        <w:numPr>
          <w:ilvl w:val="0"/>
          <w:numId w:val="8"/>
        </w:numPr>
        <w:autoSpaceDE w:val="0"/>
        <w:autoSpaceDN w:val="0"/>
        <w:adjustRightInd w:val="0"/>
        <w:spacing w:after="156" w:afterLines="50" w:line="300" w:lineRule="exact"/>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MSC.1/Circ.1321 GUIDELINES FOR MEASURES TO PREVENT FIRES IN ENGINE ROOMS AND CARGO PUMP ROOMS"</w:t>
      </w:r>
    </w:p>
    <w:p w14:paraId="03A22541">
      <w:pPr>
        <w:numPr>
          <w:ilvl w:val="0"/>
          <w:numId w:val="8"/>
        </w:numPr>
        <w:autoSpaceDE w:val="0"/>
        <w:autoSpaceDN w:val="0"/>
        <w:adjustRightInd w:val="0"/>
        <w:spacing w:after="156" w:afterLines="50" w:line="300" w:lineRule="exact"/>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Resolution A.1021(26) Adopted on 2 December 2009 “CODE ON ALERTS AND INDICATORS, 2009</w:t>
      </w:r>
    </w:p>
    <w:p w14:paraId="557F6833">
      <w:pPr>
        <w:numPr>
          <w:ilvl w:val="0"/>
          <w:numId w:val="8"/>
        </w:numPr>
        <w:autoSpaceDE w:val="0"/>
        <w:autoSpaceDN w:val="0"/>
        <w:adjustRightInd w:val="0"/>
        <w:spacing w:after="156" w:afterLines="50" w:line="300" w:lineRule="exact"/>
        <w:rPr>
          <w:rFonts w:eastAsia="Arial Unicode MS"/>
          <w:b/>
          <w:i/>
          <w:color w:val="000000" w:themeColor="text1"/>
          <w:kern w:val="0"/>
          <w:sz w:val="24"/>
          <w14:textFill>
            <w14:solidFill>
              <w14:schemeClr w14:val="tx1"/>
            </w14:solidFill>
          </w14:textFill>
        </w:rPr>
      </w:pPr>
      <w:r>
        <w:rPr>
          <w:rFonts w:eastAsia="Arial Unicode MS"/>
          <w:b/>
          <w:i/>
          <w:color w:val="000000" w:themeColor="text1"/>
          <w:kern w:val="0"/>
          <w:sz w:val="24"/>
          <w14:textFill>
            <w14:solidFill>
              <w14:schemeClr w14:val="tx1"/>
            </w14:solidFill>
          </w14:textFill>
        </w:rPr>
        <w:t>Maritime Traffic Safety Law of Japan for foreign vessels (flash lamps without certification request).</w:t>
      </w:r>
    </w:p>
    <w:p w14:paraId="5BB52542">
      <w:pPr>
        <w:numPr>
          <w:ilvl w:val="0"/>
          <w:numId w:val="8"/>
        </w:numPr>
        <w:autoSpaceDE w:val="0"/>
        <w:autoSpaceDN w:val="0"/>
        <w:adjustRightInd w:val="0"/>
        <w:spacing w:after="156" w:afterLines="50" w:line="300" w:lineRule="exact"/>
        <w:rPr>
          <w:rFonts w:eastAsia="Arial Unicode MS"/>
          <w:b/>
          <w:i/>
          <w:color w:val="000000" w:themeColor="text1"/>
          <w:kern w:val="0"/>
          <w:sz w:val="24"/>
          <w14:textFill>
            <w14:solidFill>
              <w14:schemeClr w14:val="tx1"/>
            </w14:solidFill>
          </w14:textFill>
        </w:rPr>
      </w:pPr>
      <w:r>
        <w:rPr>
          <w:rFonts w:eastAsia="Arial Unicode MS"/>
          <w:b/>
          <w:i/>
          <w:color w:val="000000" w:themeColor="text1"/>
          <w:kern w:val="0"/>
          <w:sz w:val="24"/>
          <w14:textFill>
            <w14:solidFill>
              <w14:schemeClr w14:val="tx1"/>
            </w14:solidFill>
          </w14:textFill>
        </w:rPr>
        <w:t xml:space="preserve">ISO/FDIS 14726 </w:t>
      </w:r>
      <w:r>
        <w:rPr>
          <w:rFonts w:hint="eastAsia" w:eastAsia="Arial Unicode MS"/>
          <w:b/>
          <w:i/>
          <w:color w:val="000000" w:themeColor="text1"/>
          <w:kern w:val="0"/>
          <w:sz w:val="24"/>
          <w14:textFill>
            <w14:solidFill>
              <w14:schemeClr w14:val="tx1"/>
            </w14:solidFill>
          </w14:textFill>
        </w:rPr>
        <w:t>(</w:t>
      </w:r>
      <w:r>
        <w:rPr>
          <w:rFonts w:eastAsia="Arial Unicode MS"/>
          <w:b/>
          <w:i/>
          <w:color w:val="000000" w:themeColor="text1"/>
          <w:kern w:val="0"/>
          <w:sz w:val="24"/>
          <w14:textFill>
            <w14:solidFill>
              <w14:schemeClr w14:val="tx1"/>
            </w14:solidFill>
          </w14:textFill>
        </w:rPr>
        <w:t>2008</w:t>
      </w:r>
      <w:r>
        <w:rPr>
          <w:rFonts w:hint="eastAsia" w:eastAsia="Arial Unicode MS"/>
          <w:b/>
          <w:i/>
          <w:color w:val="000000" w:themeColor="text1"/>
          <w:kern w:val="0"/>
          <w:sz w:val="24"/>
          <w14:textFill>
            <w14:solidFill>
              <w14:schemeClr w14:val="tx1"/>
            </w14:solidFill>
          </w14:textFill>
        </w:rPr>
        <w:t>)</w:t>
      </w:r>
    </w:p>
    <w:p w14:paraId="3FFB8A4B">
      <w:pPr>
        <w:autoSpaceDE w:val="0"/>
        <w:autoSpaceDN w:val="0"/>
        <w:adjustRightInd w:val="0"/>
        <w:spacing w:after="156" w:afterLines="50" w:line="300" w:lineRule="exact"/>
        <w:ind w:left="1560"/>
        <w:rPr>
          <w:rFonts w:eastAsia="Arial Unicode MS"/>
          <w:b/>
          <w:color w:val="000000" w:themeColor="text1"/>
          <w:kern w:val="0"/>
          <w:sz w:val="24"/>
          <w14:textFill>
            <w14:solidFill>
              <w14:schemeClr w14:val="tx1"/>
            </w14:solidFill>
          </w14:textFill>
        </w:rPr>
      </w:pPr>
    </w:p>
    <w:p w14:paraId="70F5F69F">
      <w:pPr>
        <w:pStyle w:val="56"/>
        <w:spacing w:before="312" w:after="312"/>
        <w:rPr>
          <w:color w:val="000000" w:themeColor="text1"/>
          <w:w w:val="100"/>
          <w14:textFill>
            <w14:solidFill>
              <w14:schemeClr w14:val="tx1"/>
            </w14:solidFill>
          </w14:textFill>
        </w:rPr>
      </w:pPr>
      <w:bookmarkStart w:id="61" w:name="_Toc150162187"/>
      <w:bookmarkStart w:id="62" w:name="_Toc50642537"/>
      <w:r>
        <w:rPr>
          <w:rFonts w:hint="eastAsia"/>
          <w:color w:val="000000" w:themeColor="text1"/>
          <w:w w:val="100"/>
          <w14:textFill>
            <w14:solidFill>
              <w14:schemeClr w14:val="tx1"/>
            </w14:solidFill>
          </w14:textFill>
        </w:rPr>
        <w:t>1.3.5</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CERTIFICATE</w:t>
      </w:r>
      <w:bookmarkEnd w:id="61"/>
      <w:r>
        <w:rPr>
          <w:rFonts w:hint="eastAsia"/>
          <w:color w:val="000000" w:themeColor="text1"/>
          <w:w w:val="100"/>
          <w14:textFill>
            <w14:solidFill>
              <w14:schemeClr w14:val="tx1"/>
            </w14:solidFill>
          </w14:textFill>
        </w:rPr>
        <w:t>s</w:t>
      </w:r>
      <w:bookmarkEnd w:id="62"/>
    </w:p>
    <w:p w14:paraId="53308CFF">
      <w:pPr>
        <w:autoSpaceDE w:val="0"/>
        <w:autoSpaceDN w:val="0"/>
        <w:adjustRightInd w:val="0"/>
        <w:ind w:left="1071"/>
        <w:rPr>
          <w:rFonts w:eastAsia="Arial Unicode MS"/>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 xml:space="preserve">The Builder shall obtain the following certificates and deliver to the </w:t>
      </w:r>
      <w:r>
        <w:rPr>
          <w:rFonts w:hint="eastAsia" w:eastAsia="Arial Unicode MS"/>
          <w:color w:val="000000" w:themeColor="text1"/>
          <w:kern w:val="0"/>
          <w:sz w:val="24"/>
          <w14:textFill>
            <w14:solidFill>
              <w14:schemeClr w14:val="tx1"/>
            </w14:solidFill>
          </w14:textFill>
        </w:rPr>
        <w:t>Buy</w:t>
      </w:r>
      <w:r>
        <w:rPr>
          <w:rFonts w:eastAsia="Arial Unicode MS"/>
          <w:color w:val="000000" w:themeColor="text1"/>
          <w:kern w:val="0"/>
          <w:sz w:val="24"/>
          <w14:textFill>
            <w14:solidFill>
              <w14:schemeClr w14:val="tx1"/>
            </w14:solidFill>
          </w14:textFill>
        </w:rPr>
        <w:t>er at the time</w:t>
      </w:r>
      <w:r>
        <w:rPr>
          <w:rFonts w:hint="eastAsia" w:eastAsia="Arial Unicode MS"/>
          <w:color w:val="000000" w:themeColor="text1"/>
          <w:kern w:val="0"/>
          <w:sz w:val="24"/>
          <w14:textFill>
            <w14:solidFill>
              <w14:schemeClr w14:val="tx1"/>
            </w14:solidFill>
          </w14:textFill>
        </w:rPr>
        <w:t xml:space="preserve"> </w:t>
      </w:r>
      <w:r>
        <w:rPr>
          <w:rFonts w:eastAsia="Arial Unicode MS"/>
          <w:color w:val="000000" w:themeColor="text1"/>
          <w:kern w:val="0"/>
          <w:sz w:val="24"/>
          <w14:textFill>
            <w14:solidFill>
              <w14:schemeClr w14:val="tx1"/>
            </w14:solidFill>
          </w14:textFill>
        </w:rPr>
        <w:t>of the Vessel's delivery in triplicate, one (1) original and two (2) copies.</w:t>
      </w:r>
      <w:r>
        <w:t xml:space="preserve"> </w:t>
      </w:r>
      <w:r>
        <w:rPr>
          <w:rFonts w:eastAsia="Arial Unicode MS"/>
          <w:b/>
          <w:i/>
          <w:color w:val="000000" w:themeColor="text1"/>
          <w:kern w:val="0"/>
          <w:sz w:val="24"/>
          <w14:textFill>
            <w14:solidFill>
              <w14:schemeClr w14:val="tx1"/>
            </w14:solidFill>
          </w14:textFill>
        </w:rPr>
        <w:t>All certificates issued by classification or authority party to be free of remarks except the exemption items.</w:t>
      </w:r>
    </w:p>
    <w:p w14:paraId="4ED060D4">
      <w:pPr>
        <w:autoSpaceDE w:val="0"/>
        <w:autoSpaceDN w:val="0"/>
        <w:adjustRightInd w:val="0"/>
        <w:spacing w:before="6" w:line="280" w:lineRule="exact"/>
        <w:jc w:val="left"/>
        <w:rPr>
          <w:rFonts w:eastAsia="Arial Unicode MS"/>
          <w:color w:val="000000" w:themeColor="text1"/>
          <w:kern w:val="0"/>
          <w:sz w:val="28"/>
          <w:szCs w:val="28"/>
          <w14:textFill>
            <w14:solidFill>
              <w14:schemeClr w14:val="tx1"/>
            </w14:solidFill>
          </w14:textFill>
        </w:rPr>
      </w:pPr>
    </w:p>
    <w:tbl>
      <w:tblPr>
        <w:tblStyle w:val="40"/>
        <w:tblW w:w="0" w:type="auto"/>
        <w:tblInd w:w="965" w:type="dxa"/>
        <w:tblLayout w:type="fixed"/>
        <w:tblCellMar>
          <w:top w:w="0" w:type="dxa"/>
          <w:left w:w="0" w:type="dxa"/>
          <w:bottom w:w="0" w:type="dxa"/>
          <w:right w:w="0" w:type="dxa"/>
        </w:tblCellMar>
      </w:tblPr>
      <w:tblGrid>
        <w:gridCol w:w="6237"/>
        <w:gridCol w:w="2551"/>
      </w:tblGrid>
      <w:tr w14:paraId="7BF3A8FB">
        <w:tblPrEx>
          <w:tblCellMar>
            <w:top w:w="0" w:type="dxa"/>
            <w:left w:w="0" w:type="dxa"/>
            <w:bottom w:w="0" w:type="dxa"/>
            <w:right w:w="0" w:type="dxa"/>
          </w:tblCellMar>
        </w:tblPrEx>
        <w:trPr>
          <w:trHeight w:val="569" w:hRule="exact"/>
        </w:trPr>
        <w:tc>
          <w:tcPr>
            <w:tcW w:w="6237" w:type="dxa"/>
            <w:tcBorders>
              <w:top w:val="single" w:color="000000" w:sz="4" w:space="0"/>
              <w:left w:val="single" w:color="000000" w:sz="4" w:space="0"/>
              <w:bottom w:val="single" w:color="000000" w:sz="4" w:space="0"/>
              <w:right w:val="single" w:color="000000" w:sz="4" w:space="0"/>
            </w:tcBorders>
          </w:tcPr>
          <w:p w14:paraId="203002DE">
            <w:pPr>
              <w:autoSpaceDE w:val="0"/>
              <w:autoSpaceDN w:val="0"/>
              <w:adjustRightInd w:val="0"/>
              <w:spacing w:before="6"/>
              <w:ind w:left="103"/>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Certificate</w:t>
            </w:r>
          </w:p>
        </w:tc>
        <w:tc>
          <w:tcPr>
            <w:tcW w:w="2551" w:type="dxa"/>
            <w:tcBorders>
              <w:top w:val="single" w:color="000000" w:sz="4" w:space="0"/>
              <w:left w:val="single" w:color="000000" w:sz="4" w:space="0"/>
              <w:bottom w:val="single" w:color="000000" w:sz="4" w:space="0"/>
              <w:right w:val="single" w:color="000000" w:sz="4" w:space="0"/>
            </w:tcBorders>
          </w:tcPr>
          <w:p w14:paraId="621F0CF4">
            <w:pPr>
              <w:autoSpaceDE w:val="0"/>
              <w:autoSpaceDN w:val="0"/>
              <w:adjustRightInd w:val="0"/>
              <w:spacing w:before="6"/>
              <w:ind w:left="103"/>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Issued by</w:t>
            </w:r>
          </w:p>
        </w:tc>
      </w:tr>
      <w:tr w14:paraId="2C5B26E4">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39312931">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Classification Certificate </w:t>
            </w:r>
          </w:p>
        </w:tc>
        <w:tc>
          <w:tcPr>
            <w:tcW w:w="2551" w:type="dxa"/>
            <w:tcBorders>
              <w:top w:val="single" w:color="000000" w:sz="4" w:space="0"/>
              <w:left w:val="single" w:color="000000" w:sz="4" w:space="0"/>
              <w:bottom w:val="single" w:color="000000" w:sz="4" w:space="0"/>
              <w:right w:val="single" w:color="000000" w:sz="4" w:space="0"/>
            </w:tcBorders>
          </w:tcPr>
          <w:p w14:paraId="567A44F3">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2B18C0F1">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086DDCC6">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International Load Line Certificate</w:t>
            </w:r>
          </w:p>
        </w:tc>
        <w:tc>
          <w:tcPr>
            <w:tcW w:w="2551" w:type="dxa"/>
            <w:tcBorders>
              <w:top w:val="single" w:color="000000" w:sz="4" w:space="0"/>
              <w:left w:val="single" w:color="000000" w:sz="4" w:space="0"/>
              <w:bottom w:val="single" w:color="000000" w:sz="4" w:space="0"/>
              <w:right w:val="single" w:color="000000" w:sz="4" w:space="0"/>
            </w:tcBorders>
          </w:tcPr>
          <w:p w14:paraId="547DF5DF">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015C03F6">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30DBDEE3">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Cargo Ship Safety Radio Certificate</w:t>
            </w:r>
          </w:p>
        </w:tc>
        <w:tc>
          <w:tcPr>
            <w:tcW w:w="2551" w:type="dxa"/>
            <w:tcBorders>
              <w:top w:val="single" w:color="000000" w:sz="4" w:space="0"/>
              <w:left w:val="single" w:color="000000" w:sz="4" w:space="0"/>
              <w:bottom w:val="single" w:color="000000" w:sz="4" w:space="0"/>
              <w:right w:val="single" w:color="000000" w:sz="4" w:space="0"/>
            </w:tcBorders>
          </w:tcPr>
          <w:p w14:paraId="6EDBFB9A">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r>
              <w:rPr>
                <w:rFonts w:hint="eastAsia"/>
                <w:color w:val="000000" w:themeColor="text1"/>
                <w:kern w:val="0"/>
                <w:sz w:val="24"/>
                <w14:textFill>
                  <w14:solidFill>
                    <w14:schemeClr w14:val="tx1"/>
                  </w14:solidFill>
                </w14:textFill>
              </w:rPr>
              <w:t xml:space="preserve"> (or Authorized party)</w:t>
            </w:r>
          </w:p>
        </w:tc>
      </w:tr>
      <w:tr w14:paraId="3920F556">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5FC54354">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Cargo Ship Safety Construction Certificate</w:t>
            </w:r>
          </w:p>
        </w:tc>
        <w:tc>
          <w:tcPr>
            <w:tcW w:w="2551" w:type="dxa"/>
            <w:tcBorders>
              <w:top w:val="single" w:color="000000" w:sz="4" w:space="0"/>
              <w:left w:val="single" w:color="000000" w:sz="4" w:space="0"/>
              <w:bottom w:val="single" w:color="000000" w:sz="4" w:space="0"/>
              <w:right w:val="single" w:color="000000" w:sz="4" w:space="0"/>
            </w:tcBorders>
          </w:tcPr>
          <w:p w14:paraId="220D5478">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r>
              <w:rPr>
                <w:rFonts w:hint="eastAsia"/>
                <w:color w:val="000000" w:themeColor="text1"/>
                <w:kern w:val="0"/>
                <w:sz w:val="24"/>
                <w14:textFill>
                  <w14:solidFill>
                    <w14:schemeClr w14:val="tx1"/>
                  </w14:solidFill>
                </w14:textFill>
              </w:rPr>
              <w:t xml:space="preserve"> (or Authorized party)</w:t>
            </w:r>
          </w:p>
        </w:tc>
      </w:tr>
      <w:tr w14:paraId="076A62C1">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39B59C34">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Cargo Ship Safety Equipment Certificate</w:t>
            </w:r>
          </w:p>
        </w:tc>
        <w:tc>
          <w:tcPr>
            <w:tcW w:w="2551" w:type="dxa"/>
            <w:tcBorders>
              <w:top w:val="single" w:color="000000" w:sz="4" w:space="0"/>
              <w:left w:val="single" w:color="000000" w:sz="4" w:space="0"/>
              <w:bottom w:val="single" w:color="000000" w:sz="4" w:space="0"/>
              <w:right w:val="single" w:color="000000" w:sz="4" w:space="0"/>
            </w:tcBorders>
          </w:tcPr>
          <w:p w14:paraId="31AAA035">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r>
              <w:rPr>
                <w:rFonts w:hint="eastAsia"/>
                <w:color w:val="000000" w:themeColor="text1"/>
                <w:kern w:val="0"/>
                <w:sz w:val="24"/>
                <w14:textFill>
                  <w14:solidFill>
                    <w14:schemeClr w14:val="tx1"/>
                  </w14:solidFill>
                </w14:textFill>
              </w:rPr>
              <w:t xml:space="preserve"> (or Authorized party)</w:t>
            </w:r>
          </w:p>
        </w:tc>
      </w:tr>
      <w:tr w14:paraId="2E95FA46">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44FDC2C4">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International Tonnage Certificate</w:t>
            </w:r>
          </w:p>
        </w:tc>
        <w:tc>
          <w:tcPr>
            <w:tcW w:w="2551" w:type="dxa"/>
            <w:tcBorders>
              <w:top w:val="single" w:color="000000" w:sz="4" w:space="0"/>
              <w:left w:val="single" w:color="000000" w:sz="4" w:space="0"/>
              <w:bottom w:val="single" w:color="000000" w:sz="4" w:space="0"/>
              <w:right w:val="single" w:color="000000" w:sz="4" w:space="0"/>
            </w:tcBorders>
          </w:tcPr>
          <w:p w14:paraId="032ACF30">
            <w:pPr>
              <w:autoSpaceDE w:val="0"/>
              <w:autoSpaceDN w:val="0"/>
              <w:adjustRightInd w:val="0"/>
              <w:spacing w:before="6"/>
              <w:ind w:left="104"/>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r>
              <w:rPr>
                <w:rFonts w:hint="eastAsia"/>
                <w:color w:val="000000" w:themeColor="text1"/>
                <w:kern w:val="0"/>
                <w:sz w:val="24"/>
                <w14:textFill>
                  <w14:solidFill>
                    <w14:schemeClr w14:val="tx1"/>
                  </w14:solidFill>
                </w14:textFill>
              </w:rPr>
              <w:t xml:space="preserve"> (or Authorized party)</w:t>
            </w:r>
          </w:p>
        </w:tc>
      </w:tr>
      <w:tr w14:paraId="252B603E">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2109944C">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International Oil Pollution Prevention Certificate</w:t>
            </w:r>
            <w:r>
              <w:rPr>
                <w:rFonts w:hint="eastAsia"/>
                <w:color w:val="000000" w:themeColor="text1"/>
                <w:kern w:val="0"/>
                <w:sz w:val="24"/>
                <w14:textFill>
                  <w14:solidFill>
                    <w14:schemeClr w14:val="tx1"/>
                  </w14:solidFill>
                </w14:textFill>
              </w:rPr>
              <w:t xml:space="preserve"> (IOPP)</w:t>
            </w:r>
          </w:p>
        </w:tc>
        <w:tc>
          <w:tcPr>
            <w:tcW w:w="2551" w:type="dxa"/>
            <w:tcBorders>
              <w:top w:val="single" w:color="000000" w:sz="4" w:space="0"/>
              <w:left w:val="single" w:color="000000" w:sz="4" w:space="0"/>
              <w:bottom w:val="single" w:color="000000" w:sz="4" w:space="0"/>
              <w:right w:val="single" w:color="000000" w:sz="4" w:space="0"/>
            </w:tcBorders>
          </w:tcPr>
          <w:p w14:paraId="0474E35C">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033F5639">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088220BF">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International Sewage Pollution Prevention Certificate</w:t>
            </w:r>
            <w:r>
              <w:rPr>
                <w:rFonts w:hint="eastAsia"/>
                <w:color w:val="000000" w:themeColor="text1"/>
                <w:kern w:val="0"/>
                <w:sz w:val="24"/>
                <w14:textFill>
                  <w14:solidFill>
                    <w14:schemeClr w14:val="tx1"/>
                  </w14:solidFill>
                </w14:textFill>
              </w:rPr>
              <w:t xml:space="preserve"> (ISPP)</w:t>
            </w:r>
          </w:p>
        </w:tc>
        <w:tc>
          <w:tcPr>
            <w:tcW w:w="2551" w:type="dxa"/>
            <w:tcBorders>
              <w:top w:val="single" w:color="000000" w:sz="4" w:space="0"/>
              <w:left w:val="single" w:color="000000" w:sz="4" w:space="0"/>
              <w:bottom w:val="single" w:color="000000" w:sz="4" w:space="0"/>
              <w:right w:val="single" w:color="000000" w:sz="4" w:space="0"/>
            </w:tcBorders>
          </w:tcPr>
          <w:p w14:paraId="2AC8E323">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555F2ADC">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4D750526">
            <w:pPr>
              <w:autoSpaceDE w:val="0"/>
              <w:autoSpaceDN w:val="0"/>
              <w:adjustRightInd w:val="0"/>
              <w:spacing w:before="6"/>
              <w:ind w:left="103"/>
              <w:jc w:val="left"/>
              <w:rPr>
                <w:color w:val="000000" w:themeColor="text1"/>
                <w:kern w:val="0"/>
                <w:sz w:val="24"/>
                <w:lang w:val="fr-FR"/>
                <w14:textFill>
                  <w14:solidFill>
                    <w14:schemeClr w14:val="tx1"/>
                  </w14:solidFill>
                </w14:textFill>
              </w:rPr>
            </w:pPr>
            <w:r>
              <w:rPr>
                <w:color w:val="000000" w:themeColor="text1"/>
                <w:kern w:val="0"/>
                <w:sz w:val="24"/>
                <w:lang w:val="fr-FR"/>
                <w14:textFill>
                  <w14:solidFill>
                    <w14:schemeClr w14:val="tx1"/>
                  </w14:solidFill>
                </w14:textFill>
              </w:rPr>
              <w:t>International Air Pollution Protection Certificate</w:t>
            </w:r>
            <w:r>
              <w:rPr>
                <w:rFonts w:hint="eastAsia"/>
                <w:color w:val="000000" w:themeColor="text1"/>
                <w:kern w:val="0"/>
                <w:sz w:val="24"/>
                <w:lang w:val="fr-FR"/>
                <w14:textFill>
                  <w14:solidFill>
                    <w14:schemeClr w14:val="tx1"/>
                  </w14:solidFill>
                </w14:textFill>
              </w:rPr>
              <w:t xml:space="preserve"> (IAPP) </w:t>
            </w:r>
          </w:p>
          <w:p w14:paraId="08F8CA68">
            <w:pPr>
              <w:autoSpaceDE w:val="0"/>
              <w:autoSpaceDN w:val="0"/>
              <w:adjustRightInd w:val="0"/>
              <w:spacing w:before="6"/>
              <w:ind w:left="103"/>
              <w:jc w:val="left"/>
              <w:rPr>
                <w:color w:val="000000" w:themeColor="text1"/>
                <w:kern w:val="0"/>
                <w:sz w:val="24"/>
                <w:lang w:val="fr-FR"/>
                <w14:textFill>
                  <w14:solidFill>
                    <w14:schemeClr w14:val="tx1"/>
                  </w14:solidFill>
                </w14:textFill>
              </w:rPr>
            </w:pPr>
            <w:r>
              <w:rPr>
                <w:color w:val="000000" w:themeColor="text1"/>
                <w:kern w:val="0"/>
                <w:sz w:val="24"/>
                <w:lang w:val="fr-FR"/>
                <w14:textFill>
                  <w14:solidFill>
                    <w14:schemeClr w14:val="tx1"/>
                  </w14:solidFill>
                </w14:textFill>
              </w:rPr>
              <w:t>(Tier II)</w:t>
            </w:r>
          </w:p>
        </w:tc>
        <w:tc>
          <w:tcPr>
            <w:tcW w:w="2551" w:type="dxa"/>
            <w:tcBorders>
              <w:top w:val="single" w:color="000000" w:sz="4" w:space="0"/>
              <w:left w:val="single" w:color="000000" w:sz="4" w:space="0"/>
              <w:bottom w:val="single" w:color="000000" w:sz="4" w:space="0"/>
              <w:right w:val="single" w:color="000000" w:sz="4" w:space="0"/>
            </w:tcBorders>
          </w:tcPr>
          <w:p w14:paraId="06027CF5">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5C69CFE0">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2E940FD9">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Statement of </w:t>
            </w:r>
            <w:r>
              <w:rPr>
                <w:rFonts w:hint="eastAsia"/>
                <w:color w:val="000000" w:themeColor="text1"/>
                <w:kern w:val="0"/>
                <w:sz w:val="24"/>
                <w14:textFill>
                  <w14:solidFill>
                    <w14:schemeClr w14:val="tx1"/>
                  </w14:solidFill>
                </w14:textFill>
              </w:rPr>
              <w:t>C</w:t>
            </w:r>
            <w:r>
              <w:rPr>
                <w:color w:val="000000" w:themeColor="text1"/>
                <w:kern w:val="0"/>
                <w:sz w:val="24"/>
                <w14:textFill>
                  <w14:solidFill>
                    <w14:schemeClr w14:val="tx1"/>
                  </w14:solidFill>
                </w14:textFill>
              </w:rPr>
              <w:t>ompliance of International Prevention of</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Pollution by Garbage</w:t>
            </w:r>
          </w:p>
        </w:tc>
        <w:tc>
          <w:tcPr>
            <w:tcW w:w="2551" w:type="dxa"/>
            <w:tcBorders>
              <w:top w:val="single" w:color="000000" w:sz="4" w:space="0"/>
              <w:left w:val="single" w:color="000000" w:sz="4" w:space="0"/>
              <w:bottom w:val="single" w:color="000000" w:sz="4" w:space="0"/>
              <w:right w:val="single" w:color="000000" w:sz="4" w:space="0"/>
            </w:tcBorders>
          </w:tcPr>
          <w:p w14:paraId="6885A1E3">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kern w:val="0"/>
                <w:sz w:val="24"/>
              </w:rPr>
              <w:t>Classification Society</w:t>
            </w:r>
          </w:p>
        </w:tc>
      </w:tr>
      <w:tr w14:paraId="7E58819D">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7C6B4F08">
            <w:pPr>
              <w:autoSpaceDE w:val="0"/>
              <w:autoSpaceDN w:val="0"/>
              <w:adjustRightInd w:val="0"/>
              <w:spacing w:before="6"/>
              <w:ind w:left="103"/>
              <w:jc w:val="left"/>
              <w:rPr>
                <w:color w:val="000000"/>
                <w:kern w:val="0"/>
                <w:sz w:val="23"/>
                <w:szCs w:val="23"/>
              </w:rPr>
            </w:pPr>
            <w:r>
              <w:rPr>
                <w:color w:val="000000" w:themeColor="text1"/>
                <w:kern w:val="0"/>
                <w:sz w:val="24"/>
                <w14:textFill>
                  <w14:solidFill>
                    <w14:schemeClr w14:val="tx1"/>
                  </w14:solidFill>
                </w14:textFill>
              </w:rPr>
              <w:t>Statement of compliance with the NOx technical code for main &amp; aux. engine (EIAPP)</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(Tier II)</w:t>
            </w:r>
          </w:p>
        </w:tc>
        <w:tc>
          <w:tcPr>
            <w:tcW w:w="2551" w:type="dxa"/>
            <w:tcBorders>
              <w:top w:val="single" w:color="000000" w:sz="4" w:space="0"/>
              <w:left w:val="single" w:color="000000" w:sz="4" w:space="0"/>
              <w:bottom w:val="single" w:color="000000" w:sz="4" w:space="0"/>
              <w:right w:val="single" w:color="000000" w:sz="4" w:space="0"/>
            </w:tcBorders>
          </w:tcPr>
          <w:p w14:paraId="5E52D906">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kern w:val="0"/>
                <w:sz w:val="24"/>
              </w:rPr>
              <w:t>Classification Society</w:t>
            </w:r>
          </w:p>
        </w:tc>
      </w:tr>
      <w:tr w14:paraId="20CFE4C3">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7AF3B992">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International B</w:t>
            </w:r>
            <w:r>
              <w:rPr>
                <w:rFonts w:hint="eastAsia"/>
                <w:color w:val="000000" w:themeColor="text1"/>
                <w:kern w:val="0"/>
                <w:sz w:val="24"/>
                <w14:textFill>
                  <w14:solidFill>
                    <w14:schemeClr w14:val="tx1"/>
                  </w14:solidFill>
                </w14:textFill>
              </w:rPr>
              <w:t xml:space="preserve">allast Water Management </w:t>
            </w:r>
            <w:r>
              <w:rPr>
                <w:color w:val="000000" w:themeColor="text1"/>
                <w:kern w:val="0"/>
                <w:sz w:val="24"/>
                <w14:textFill>
                  <w14:solidFill>
                    <w14:schemeClr w14:val="tx1"/>
                  </w14:solidFill>
                </w14:textFill>
              </w:rPr>
              <w:t xml:space="preserve">Certificate </w:t>
            </w:r>
          </w:p>
        </w:tc>
        <w:tc>
          <w:tcPr>
            <w:tcW w:w="2551" w:type="dxa"/>
            <w:tcBorders>
              <w:top w:val="single" w:color="000000" w:sz="4" w:space="0"/>
              <w:left w:val="single" w:color="000000" w:sz="4" w:space="0"/>
              <w:bottom w:val="single" w:color="000000" w:sz="4" w:space="0"/>
              <w:right w:val="single" w:color="000000" w:sz="4" w:space="0"/>
            </w:tcBorders>
          </w:tcPr>
          <w:p w14:paraId="2F1A6615">
            <w:pPr>
              <w:autoSpaceDE w:val="0"/>
              <w:autoSpaceDN w:val="0"/>
              <w:adjustRightInd w:val="0"/>
              <w:spacing w:before="6"/>
              <w:ind w:left="103"/>
              <w:jc w:val="left"/>
              <w:rPr>
                <w:color w:val="000000"/>
                <w:kern w:val="0"/>
                <w:sz w:val="24"/>
              </w:rPr>
            </w:pPr>
            <w:r>
              <w:rPr>
                <w:color w:val="000000"/>
                <w:kern w:val="0"/>
                <w:sz w:val="24"/>
              </w:rPr>
              <w:t>Classification Society</w:t>
            </w:r>
          </w:p>
        </w:tc>
      </w:tr>
      <w:tr w14:paraId="7A70F740">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282D5D5B">
            <w:pPr>
              <w:autoSpaceDE w:val="0"/>
              <w:autoSpaceDN w:val="0"/>
              <w:adjustRightInd w:val="0"/>
              <w:spacing w:before="6" w:line="243" w:lineRule="auto"/>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Certificate of Potable Water</w:t>
            </w:r>
          </w:p>
        </w:tc>
        <w:tc>
          <w:tcPr>
            <w:tcW w:w="2551" w:type="dxa"/>
            <w:tcBorders>
              <w:top w:val="single" w:color="000000" w:sz="4" w:space="0"/>
              <w:left w:val="single" w:color="000000" w:sz="4" w:space="0"/>
              <w:bottom w:val="single" w:color="000000" w:sz="4" w:space="0"/>
              <w:right w:val="single" w:color="000000" w:sz="4" w:space="0"/>
            </w:tcBorders>
          </w:tcPr>
          <w:p w14:paraId="45017D9D">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R.G.</w:t>
            </w:r>
          </w:p>
        </w:tc>
      </w:tr>
      <w:tr w14:paraId="1E533177">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2D673DD0">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Panama </w:t>
            </w:r>
            <w:r>
              <w:rPr>
                <w:color w:val="000000" w:themeColor="text1"/>
                <w:kern w:val="0"/>
                <w:sz w:val="24"/>
                <w14:textFill>
                  <w14:solidFill>
                    <w14:schemeClr w14:val="tx1"/>
                  </w14:solidFill>
                </w14:textFill>
              </w:rPr>
              <w:t xml:space="preserve">Canal Tonnage </w:t>
            </w:r>
            <w:r>
              <w:rPr>
                <w:rFonts w:hint="eastAsia"/>
                <w:color w:val="000000" w:themeColor="text1"/>
                <w:kern w:val="0"/>
                <w:sz w:val="24"/>
                <w14:textFill>
                  <w14:solidFill>
                    <w14:schemeClr w14:val="tx1"/>
                  </w14:solidFill>
                </w14:textFill>
              </w:rPr>
              <w:t>C</w:t>
            </w:r>
            <w:r>
              <w:rPr>
                <w:color w:val="000000" w:themeColor="text1"/>
                <w:kern w:val="0"/>
                <w:sz w:val="24"/>
                <w14:textFill>
                  <w14:solidFill>
                    <w14:schemeClr w14:val="tx1"/>
                  </w14:solidFill>
                </w14:textFill>
              </w:rPr>
              <w:t>ertificate</w:t>
            </w:r>
          </w:p>
        </w:tc>
        <w:tc>
          <w:tcPr>
            <w:tcW w:w="2551" w:type="dxa"/>
            <w:tcBorders>
              <w:top w:val="single" w:color="000000" w:sz="4" w:space="0"/>
              <w:left w:val="single" w:color="000000" w:sz="4" w:space="0"/>
              <w:bottom w:val="single" w:color="000000" w:sz="4" w:space="0"/>
              <w:right w:val="single" w:color="000000" w:sz="4" w:space="0"/>
            </w:tcBorders>
          </w:tcPr>
          <w:p w14:paraId="167867D4">
            <w:pPr>
              <w:autoSpaceDE w:val="0"/>
              <w:autoSpaceDN w:val="0"/>
              <w:adjustRightInd w:val="0"/>
              <w:spacing w:before="6"/>
              <w:ind w:left="105"/>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307F55CD">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4C49D7EE">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Suez Canal Tonnage </w:t>
            </w:r>
            <w:r>
              <w:rPr>
                <w:rFonts w:hint="eastAsia"/>
                <w:color w:val="000000" w:themeColor="text1"/>
                <w:kern w:val="0"/>
                <w:sz w:val="24"/>
                <w14:textFill>
                  <w14:solidFill>
                    <w14:schemeClr w14:val="tx1"/>
                  </w14:solidFill>
                </w14:textFill>
              </w:rPr>
              <w:t>C</w:t>
            </w:r>
            <w:r>
              <w:rPr>
                <w:color w:val="000000" w:themeColor="text1"/>
                <w:kern w:val="0"/>
                <w:sz w:val="24"/>
                <w14:textFill>
                  <w14:solidFill>
                    <w14:schemeClr w14:val="tx1"/>
                  </w14:solidFill>
                </w14:textFill>
              </w:rPr>
              <w:t>ertificate</w:t>
            </w:r>
          </w:p>
        </w:tc>
        <w:tc>
          <w:tcPr>
            <w:tcW w:w="2551" w:type="dxa"/>
            <w:tcBorders>
              <w:top w:val="single" w:color="000000" w:sz="4" w:space="0"/>
              <w:left w:val="single" w:color="000000" w:sz="4" w:space="0"/>
              <w:bottom w:val="single" w:color="000000" w:sz="4" w:space="0"/>
              <w:right w:val="single" w:color="000000" w:sz="4" w:space="0"/>
            </w:tcBorders>
          </w:tcPr>
          <w:p w14:paraId="1C358C85">
            <w:pPr>
              <w:autoSpaceDE w:val="0"/>
              <w:autoSpaceDN w:val="0"/>
              <w:adjustRightInd w:val="0"/>
              <w:spacing w:before="6"/>
              <w:ind w:left="105"/>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r>
              <w:rPr>
                <w:rFonts w:hint="eastAsia"/>
                <w:color w:val="000000" w:themeColor="text1"/>
                <w:kern w:val="0"/>
                <w:sz w:val="24"/>
                <w14:textFill>
                  <w14:solidFill>
                    <w14:schemeClr w14:val="tx1"/>
                  </w14:solidFill>
                </w14:textFill>
              </w:rPr>
              <w:t>(or Authorized party)</w:t>
            </w:r>
          </w:p>
        </w:tc>
      </w:tr>
      <w:tr w14:paraId="06E5A7BB">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2E11F67E">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Documents of compliance regarding Suez Canal Authority</w:t>
            </w:r>
          </w:p>
          <w:p w14:paraId="5648EA6C">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Regulations (Rules of Navigation)</w:t>
            </w:r>
          </w:p>
        </w:tc>
        <w:tc>
          <w:tcPr>
            <w:tcW w:w="2551" w:type="dxa"/>
            <w:tcBorders>
              <w:top w:val="single" w:color="000000" w:sz="4" w:space="0"/>
              <w:left w:val="single" w:color="000000" w:sz="4" w:space="0"/>
              <w:bottom w:val="single" w:color="000000" w:sz="4" w:space="0"/>
              <w:right w:val="single" w:color="000000" w:sz="4" w:space="0"/>
            </w:tcBorders>
          </w:tcPr>
          <w:p w14:paraId="03ABCEA3">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r>
              <w:rPr>
                <w:rFonts w:hint="eastAsia"/>
                <w:color w:val="000000" w:themeColor="text1"/>
                <w:kern w:val="0"/>
                <w:sz w:val="24"/>
                <w14:textFill>
                  <w14:solidFill>
                    <w14:schemeClr w14:val="tx1"/>
                  </w14:solidFill>
                </w14:textFill>
              </w:rPr>
              <w:t xml:space="preserve"> (or Authorized party)</w:t>
            </w:r>
          </w:p>
        </w:tc>
      </w:tr>
      <w:tr w14:paraId="48B72B6A">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22E05EE2">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Builder's </w:t>
            </w:r>
            <w:r>
              <w:rPr>
                <w:rFonts w:hint="eastAsia"/>
                <w:color w:val="000000" w:themeColor="text1"/>
                <w:kern w:val="0"/>
                <w:sz w:val="24"/>
                <w14:textFill>
                  <w14:solidFill>
                    <w14:schemeClr w14:val="tx1"/>
                  </w14:solidFill>
                </w14:textFill>
              </w:rPr>
              <w:t>C</w:t>
            </w:r>
            <w:r>
              <w:rPr>
                <w:color w:val="000000" w:themeColor="text1"/>
                <w:kern w:val="0"/>
                <w:sz w:val="24"/>
                <w14:textFill>
                  <w14:solidFill>
                    <w14:schemeClr w14:val="tx1"/>
                  </w14:solidFill>
                </w14:textFill>
              </w:rPr>
              <w:t>ertificate</w:t>
            </w:r>
          </w:p>
        </w:tc>
        <w:tc>
          <w:tcPr>
            <w:tcW w:w="2551" w:type="dxa"/>
            <w:tcBorders>
              <w:top w:val="single" w:color="000000" w:sz="4" w:space="0"/>
              <w:left w:val="single" w:color="000000" w:sz="4" w:space="0"/>
              <w:bottom w:val="single" w:color="000000" w:sz="4" w:space="0"/>
              <w:right w:val="single" w:color="000000" w:sz="4" w:space="0"/>
            </w:tcBorders>
          </w:tcPr>
          <w:p w14:paraId="6B0C29C6">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Builder</w:t>
            </w:r>
          </w:p>
        </w:tc>
      </w:tr>
      <w:tr w14:paraId="59AF8E86">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0DBB3A84">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Statement of C</w:t>
            </w:r>
            <w:r>
              <w:rPr>
                <w:color w:val="000000" w:themeColor="text1"/>
                <w:kern w:val="0"/>
                <w:sz w:val="24"/>
                <w14:textFill>
                  <w14:solidFill>
                    <w14:schemeClr w14:val="tx1"/>
                  </w14:solidFill>
                </w14:textFill>
              </w:rPr>
              <w:t>ompliance</w:t>
            </w:r>
            <w:r>
              <w:rPr>
                <w:rFonts w:hint="eastAsia"/>
                <w:color w:val="000000" w:themeColor="text1"/>
                <w:kern w:val="0"/>
                <w:sz w:val="24"/>
                <w14:textFill>
                  <w14:solidFill>
                    <w14:schemeClr w14:val="tx1"/>
                  </w14:solidFill>
                </w14:textFill>
              </w:rPr>
              <w:t xml:space="preserve"> of Asbestos free</w:t>
            </w:r>
          </w:p>
        </w:tc>
        <w:tc>
          <w:tcPr>
            <w:tcW w:w="2551" w:type="dxa"/>
            <w:tcBorders>
              <w:top w:val="single" w:color="000000" w:sz="4" w:space="0"/>
              <w:left w:val="single" w:color="000000" w:sz="4" w:space="0"/>
              <w:bottom w:val="single" w:color="000000" w:sz="4" w:space="0"/>
              <w:right w:val="single" w:color="000000" w:sz="4" w:space="0"/>
            </w:tcBorders>
          </w:tcPr>
          <w:p w14:paraId="636A9339">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Builder</w:t>
            </w:r>
          </w:p>
        </w:tc>
      </w:tr>
      <w:tr w14:paraId="41BC798A">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6CB6329A">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Ship Sanitation Control Exemption C</w:t>
            </w:r>
            <w:r>
              <w:rPr>
                <w:color w:val="000000" w:themeColor="text1"/>
                <w:kern w:val="0"/>
                <w:sz w:val="24"/>
                <w14:textFill>
                  <w14:solidFill>
                    <w14:schemeClr w14:val="tx1"/>
                  </w14:solidFill>
                </w14:textFill>
              </w:rPr>
              <w:t>ertificate</w:t>
            </w:r>
          </w:p>
        </w:tc>
        <w:tc>
          <w:tcPr>
            <w:tcW w:w="2551" w:type="dxa"/>
            <w:tcBorders>
              <w:top w:val="single" w:color="000000" w:sz="4" w:space="0"/>
              <w:left w:val="single" w:color="000000" w:sz="4" w:space="0"/>
              <w:bottom w:val="single" w:color="000000" w:sz="4" w:space="0"/>
              <w:right w:val="single" w:color="000000" w:sz="4" w:space="0"/>
            </w:tcBorders>
          </w:tcPr>
          <w:p w14:paraId="638DA64E">
            <w:pPr>
              <w:autoSpaceDE w:val="0"/>
              <w:autoSpaceDN w:val="0"/>
              <w:adjustRightInd w:val="0"/>
              <w:spacing w:before="6"/>
              <w:ind w:left="102"/>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C</w:t>
            </w:r>
            <w:r>
              <w:rPr>
                <w:color w:val="000000" w:themeColor="text1"/>
                <w:kern w:val="0"/>
                <w:sz w:val="24"/>
                <w14:textFill>
                  <w14:solidFill>
                    <w14:schemeClr w14:val="tx1"/>
                  </w14:solidFill>
                </w14:textFill>
              </w:rPr>
              <w:t>hines</w:t>
            </w:r>
            <w:r>
              <w:rPr>
                <w:rFonts w:hint="eastAsia"/>
                <w:color w:val="000000" w:themeColor="text1"/>
                <w:kern w:val="0"/>
                <w:sz w:val="24"/>
                <w14:textFill>
                  <w14:solidFill>
                    <w14:schemeClr w14:val="tx1"/>
                  </w14:solidFill>
                </w14:textFill>
              </w:rPr>
              <w:t>e Government</w:t>
            </w:r>
          </w:p>
        </w:tc>
      </w:tr>
      <w:tr w14:paraId="27973DB7">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3AA67F0A">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Inclining Test Report and Lightweight Survey Report</w:t>
            </w:r>
          </w:p>
        </w:tc>
        <w:tc>
          <w:tcPr>
            <w:tcW w:w="2551" w:type="dxa"/>
            <w:tcBorders>
              <w:top w:val="single" w:color="000000" w:sz="4" w:space="0"/>
              <w:left w:val="single" w:color="000000" w:sz="4" w:space="0"/>
              <w:bottom w:val="single" w:color="000000" w:sz="4" w:space="0"/>
              <w:right w:val="single" w:color="000000" w:sz="4" w:space="0"/>
            </w:tcBorders>
          </w:tcPr>
          <w:p w14:paraId="69283FE7">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Classification Society</w:t>
            </w:r>
          </w:p>
        </w:tc>
      </w:tr>
      <w:tr w14:paraId="09BBCEFE">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24303316">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Deadweight Certificate</w:t>
            </w:r>
          </w:p>
        </w:tc>
        <w:tc>
          <w:tcPr>
            <w:tcW w:w="2551" w:type="dxa"/>
            <w:tcBorders>
              <w:top w:val="single" w:color="000000" w:sz="4" w:space="0"/>
              <w:left w:val="single" w:color="000000" w:sz="4" w:space="0"/>
              <w:bottom w:val="single" w:color="000000" w:sz="4" w:space="0"/>
              <w:right w:val="single" w:color="000000" w:sz="4" w:space="0"/>
            </w:tcBorders>
          </w:tcPr>
          <w:p w14:paraId="51324261">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Builder</w:t>
            </w:r>
          </w:p>
        </w:tc>
      </w:tr>
      <w:tr w14:paraId="2D47C8AD">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66057666">
            <w:pPr>
              <w:autoSpaceDE w:val="0"/>
              <w:autoSpaceDN w:val="0"/>
              <w:adjustRightInd w:val="0"/>
              <w:spacing w:before="6"/>
              <w:ind w:left="103" w:right="107" w:rightChars="51"/>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Statement </w:t>
            </w:r>
            <w:r>
              <w:rPr>
                <w:rFonts w:hint="eastAsia"/>
                <w:color w:val="000000" w:themeColor="text1"/>
                <w:kern w:val="0"/>
                <w:sz w:val="24"/>
                <w14:textFill>
                  <w14:solidFill>
                    <w14:schemeClr w14:val="tx1"/>
                  </w14:solidFill>
                </w14:textFill>
              </w:rPr>
              <w:t xml:space="preserve">of Compliance MLC2006, Title 3.1 Regulation A 3.1 mandatory requirement </w:t>
            </w:r>
            <w:r>
              <w:rPr>
                <w:kern w:val="0"/>
                <w:sz w:val="24"/>
              </w:rPr>
              <w:t>only (except swimming pool)</w:t>
            </w:r>
          </w:p>
        </w:tc>
        <w:tc>
          <w:tcPr>
            <w:tcW w:w="2551" w:type="dxa"/>
            <w:tcBorders>
              <w:top w:val="single" w:color="000000" w:sz="4" w:space="0"/>
              <w:left w:val="single" w:color="000000" w:sz="4" w:space="0"/>
              <w:bottom w:val="single" w:color="000000" w:sz="4" w:space="0"/>
              <w:right w:val="single" w:color="000000" w:sz="4" w:space="0"/>
            </w:tcBorders>
          </w:tcPr>
          <w:p w14:paraId="7E826C8C">
            <w:pPr>
              <w:autoSpaceDE w:val="0"/>
              <w:autoSpaceDN w:val="0"/>
              <w:adjustRightInd w:val="0"/>
              <w:spacing w:before="6"/>
              <w:ind w:left="105"/>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32CD2E05">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37ACB46B">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Declaration of Compliance foreign vessel Operation in The Navigable Waters of The US</w:t>
            </w:r>
          </w:p>
        </w:tc>
        <w:tc>
          <w:tcPr>
            <w:tcW w:w="2551" w:type="dxa"/>
            <w:tcBorders>
              <w:top w:val="single" w:color="000000" w:sz="4" w:space="0"/>
              <w:left w:val="single" w:color="000000" w:sz="4" w:space="0"/>
              <w:bottom w:val="single" w:color="000000" w:sz="4" w:space="0"/>
              <w:right w:val="single" w:color="000000" w:sz="4" w:space="0"/>
            </w:tcBorders>
          </w:tcPr>
          <w:p w14:paraId="5912BB64">
            <w:pPr>
              <w:autoSpaceDE w:val="0"/>
              <w:autoSpaceDN w:val="0"/>
              <w:adjustRightInd w:val="0"/>
              <w:spacing w:before="6"/>
              <w:ind w:left="104"/>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6EFF8F8D">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4548FF55">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 International Ballast Water Management Certificate</w:t>
            </w:r>
          </w:p>
        </w:tc>
        <w:tc>
          <w:tcPr>
            <w:tcW w:w="2551" w:type="dxa"/>
            <w:tcBorders>
              <w:top w:val="single" w:color="000000" w:sz="4" w:space="0"/>
              <w:left w:val="single" w:color="000000" w:sz="4" w:space="0"/>
              <w:bottom w:val="single" w:color="000000" w:sz="4" w:space="0"/>
              <w:right w:val="single" w:color="000000" w:sz="4" w:space="0"/>
            </w:tcBorders>
          </w:tcPr>
          <w:p w14:paraId="71074EB2">
            <w:pPr>
              <w:autoSpaceDE w:val="0"/>
              <w:autoSpaceDN w:val="0"/>
              <w:adjustRightInd w:val="0"/>
              <w:spacing w:before="6"/>
              <w:ind w:left="104"/>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p w14:paraId="694B0580">
            <w:pPr>
              <w:autoSpaceDE w:val="0"/>
              <w:autoSpaceDN w:val="0"/>
              <w:adjustRightInd w:val="0"/>
              <w:spacing w:before="6"/>
              <w:ind w:left="104"/>
              <w:jc w:val="left"/>
              <w:rPr>
                <w:color w:val="000000" w:themeColor="text1"/>
                <w:kern w:val="0"/>
                <w:sz w:val="24"/>
                <w14:textFill>
                  <w14:solidFill>
                    <w14:schemeClr w14:val="tx1"/>
                  </w14:solidFill>
                </w14:textFill>
              </w:rPr>
            </w:pPr>
          </w:p>
        </w:tc>
      </w:tr>
      <w:tr w14:paraId="08BA72CA">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10E76FBB">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Statement for US VGP (EAL Only)</w:t>
            </w:r>
          </w:p>
        </w:tc>
        <w:tc>
          <w:tcPr>
            <w:tcW w:w="2551" w:type="dxa"/>
            <w:tcBorders>
              <w:top w:val="single" w:color="000000" w:sz="4" w:space="0"/>
              <w:left w:val="single" w:color="000000" w:sz="4" w:space="0"/>
              <w:bottom w:val="single" w:color="000000" w:sz="4" w:space="0"/>
              <w:right w:val="single" w:color="000000" w:sz="4" w:space="0"/>
            </w:tcBorders>
          </w:tcPr>
          <w:p w14:paraId="4DE2F202">
            <w:pPr>
              <w:autoSpaceDE w:val="0"/>
              <w:autoSpaceDN w:val="0"/>
              <w:adjustRightInd w:val="0"/>
              <w:spacing w:before="6"/>
              <w:ind w:left="104"/>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2A7E13CA">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09B5D5BC">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Statement</w:t>
            </w:r>
            <w:r>
              <w:rPr>
                <w:color w:val="000000" w:themeColor="text1"/>
                <w:kern w:val="0"/>
                <w:sz w:val="24"/>
                <w14:textFill>
                  <w14:solidFill>
                    <w14:schemeClr w14:val="tx1"/>
                  </w14:solidFill>
                </w14:textFill>
              </w:rPr>
              <w:t xml:space="preserve"> of Compliance with AMSA (Australia)</w:t>
            </w:r>
            <w:r>
              <w:rPr>
                <w:rFonts w:hint="eastAsia"/>
                <w:color w:val="000000" w:themeColor="text1"/>
                <w:kern w:val="0"/>
                <w:sz w:val="24"/>
                <w14:textFill>
                  <w14:solidFill>
                    <w14:schemeClr w14:val="tx1"/>
                  </w14:solidFill>
                </w14:textFill>
              </w:rPr>
              <w:t xml:space="preserve"> for cargo hold access</w:t>
            </w:r>
          </w:p>
        </w:tc>
        <w:tc>
          <w:tcPr>
            <w:tcW w:w="2551" w:type="dxa"/>
            <w:tcBorders>
              <w:top w:val="single" w:color="000000" w:sz="4" w:space="0"/>
              <w:left w:val="single" w:color="000000" w:sz="4" w:space="0"/>
              <w:bottom w:val="single" w:color="000000" w:sz="4" w:space="0"/>
              <w:right w:val="single" w:color="000000" w:sz="4" w:space="0"/>
            </w:tcBorders>
          </w:tcPr>
          <w:p w14:paraId="177F0018">
            <w:pPr>
              <w:autoSpaceDE w:val="0"/>
              <w:autoSpaceDN w:val="0"/>
              <w:adjustRightInd w:val="0"/>
              <w:spacing w:before="6"/>
              <w:ind w:left="104"/>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p w14:paraId="7B8B3631">
            <w:pPr>
              <w:autoSpaceDE w:val="0"/>
              <w:autoSpaceDN w:val="0"/>
              <w:adjustRightInd w:val="0"/>
              <w:spacing w:before="6"/>
              <w:ind w:left="104"/>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(or Authorized party)</w:t>
            </w:r>
          </w:p>
        </w:tc>
      </w:tr>
      <w:tr w14:paraId="71E736BD">
        <w:tblPrEx>
          <w:tblCellMar>
            <w:top w:w="0" w:type="dxa"/>
            <w:left w:w="0" w:type="dxa"/>
            <w:bottom w:w="0" w:type="dxa"/>
            <w:right w:w="0" w:type="dxa"/>
          </w:tblCellMar>
        </w:tblPrEx>
        <w:trPr>
          <w:trHeight w:val="850" w:hRule="atLeast"/>
        </w:trPr>
        <w:tc>
          <w:tcPr>
            <w:tcW w:w="6237" w:type="dxa"/>
            <w:tcBorders>
              <w:top w:val="single" w:color="000000" w:sz="4" w:space="0"/>
              <w:left w:val="single" w:color="000000" w:sz="4" w:space="0"/>
              <w:bottom w:val="single" w:color="000000" w:sz="4" w:space="0"/>
              <w:right w:val="single" w:color="000000" w:sz="4" w:space="0"/>
            </w:tcBorders>
          </w:tcPr>
          <w:p w14:paraId="00A44504">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Document</w:t>
            </w:r>
            <w:r>
              <w:rPr>
                <w:color w:val="000000" w:themeColor="text1"/>
                <w:kern w:val="0"/>
                <w:sz w:val="24"/>
                <w14:textFill>
                  <w14:solidFill>
                    <w14:schemeClr w14:val="tx1"/>
                  </w14:solidFill>
                </w14:textFill>
              </w:rPr>
              <w:t xml:space="preserve"> of Compliance </w:t>
            </w:r>
            <w:r>
              <w:rPr>
                <w:rFonts w:hint="eastAsia"/>
                <w:color w:val="000000" w:themeColor="text1"/>
                <w:kern w:val="0"/>
                <w:sz w:val="24"/>
                <w14:textFill>
                  <w14:solidFill>
                    <w14:schemeClr w14:val="tx1"/>
                  </w14:solidFill>
                </w14:textFill>
              </w:rPr>
              <w:t xml:space="preserve">with the special requirement </w:t>
            </w:r>
            <w:r>
              <w:rPr>
                <w:color w:val="000000" w:themeColor="text1"/>
                <w:kern w:val="0"/>
                <w:sz w:val="24"/>
                <w14:textFill>
                  <w14:solidFill>
                    <w14:schemeClr w14:val="tx1"/>
                  </w14:solidFill>
                </w14:textFill>
              </w:rPr>
              <w:t xml:space="preserve">for </w:t>
            </w:r>
            <w:r>
              <w:rPr>
                <w:rFonts w:hint="eastAsia"/>
                <w:color w:val="000000" w:themeColor="text1"/>
                <w:kern w:val="0"/>
                <w:sz w:val="24"/>
                <w14:textFill>
                  <w14:solidFill>
                    <w14:schemeClr w14:val="tx1"/>
                  </w14:solidFill>
                </w14:textFill>
              </w:rPr>
              <w:t xml:space="preserve">Ships </w:t>
            </w:r>
            <w:r>
              <w:rPr>
                <w:color w:val="000000" w:themeColor="text1"/>
                <w:kern w:val="0"/>
                <w:sz w:val="24"/>
                <w14:textFill>
                  <w14:solidFill>
                    <w14:schemeClr w14:val="tx1"/>
                  </w14:solidFill>
                </w14:textFill>
              </w:rPr>
              <w:t>Carriage of Dangerous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Good</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(SOLAS 74, as amended, Regulation II-2/19)</w:t>
            </w:r>
          </w:p>
        </w:tc>
        <w:tc>
          <w:tcPr>
            <w:tcW w:w="2551" w:type="dxa"/>
            <w:tcBorders>
              <w:top w:val="single" w:color="000000" w:sz="4" w:space="0"/>
              <w:left w:val="single" w:color="000000" w:sz="4" w:space="0"/>
              <w:bottom w:val="single" w:color="000000" w:sz="4" w:space="0"/>
              <w:right w:val="single" w:color="000000" w:sz="4" w:space="0"/>
            </w:tcBorders>
          </w:tcPr>
          <w:p w14:paraId="0F8866D3">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044B7604">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52C34CA8">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Statement of Compliance for Anti-Fouling Systems</w:t>
            </w:r>
          </w:p>
        </w:tc>
        <w:tc>
          <w:tcPr>
            <w:tcW w:w="2551" w:type="dxa"/>
            <w:tcBorders>
              <w:top w:val="single" w:color="000000" w:sz="4" w:space="0"/>
              <w:left w:val="single" w:color="000000" w:sz="4" w:space="0"/>
              <w:bottom w:val="single" w:color="000000" w:sz="4" w:space="0"/>
              <w:right w:val="single" w:color="000000" w:sz="4" w:space="0"/>
            </w:tcBorders>
          </w:tcPr>
          <w:p w14:paraId="48738C5F">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64C3608C">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157D7167">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Test Certificate of Windlass, Anchor, Anchor Chain,  Mooring Rope</w:t>
            </w:r>
          </w:p>
        </w:tc>
        <w:tc>
          <w:tcPr>
            <w:tcW w:w="2551" w:type="dxa"/>
            <w:tcBorders>
              <w:top w:val="single" w:color="000000" w:sz="4" w:space="0"/>
              <w:left w:val="single" w:color="000000" w:sz="4" w:space="0"/>
              <w:bottom w:val="single" w:color="000000" w:sz="4" w:space="0"/>
              <w:right w:val="single" w:color="000000" w:sz="4" w:space="0"/>
            </w:tcBorders>
          </w:tcPr>
          <w:p w14:paraId="0A01F838">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46339F0A">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3CDD9F46">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Certificate for Provision Crane, Engine Room Crane and lifeboat Davit</w:t>
            </w:r>
          </w:p>
        </w:tc>
        <w:tc>
          <w:tcPr>
            <w:tcW w:w="2551" w:type="dxa"/>
            <w:tcBorders>
              <w:top w:val="single" w:color="000000" w:sz="4" w:space="0"/>
              <w:left w:val="single" w:color="000000" w:sz="4" w:space="0"/>
              <w:bottom w:val="single" w:color="000000" w:sz="4" w:space="0"/>
              <w:right w:val="single" w:color="000000" w:sz="4" w:space="0"/>
            </w:tcBorders>
          </w:tcPr>
          <w:p w14:paraId="128C437B">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28F463F3">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5D0EEB5D">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International Energy Efficiency Certification including EEDI Technical file</w:t>
            </w:r>
          </w:p>
        </w:tc>
        <w:tc>
          <w:tcPr>
            <w:tcW w:w="2551" w:type="dxa"/>
            <w:tcBorders>
              <w:top w:val="single" w:color="000000" w:sz="4" w:space="0"/>
              <w:left w:val="single" w:color="000000" w:sz="4" w:space="0"/>
              <w:bottom w:val="single" w:color="000000" w:sz="4" w:space="0"/>
              <w:right w:val="single" w:color="000000" w:sz="4" w:space="0"/>
            </w:tcBorders>
          </w:tcPr>
          <w:p w14:paraId="68793CFB">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41F3B755">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38B90F68">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tatement of </w:t>
            </w:r>
            <w:r>
              <w:rPr>
                <w:rFonts w:hint="eastAsia"/>
                <w:color w:val="000000" w:themeColor="text1"/>
                <w:kern w:val="0"/>
                <w:sz w:val="24"/>
                <w14:textFill>
                  <w14:solidFill>
                    <w14:schemeClr w14:val="tx1"/>
                  </w14:solidFill>
                </w14:textFill>
              </w:rPr>
              <w:t>C</w:t>
            </w:r>
            <w:r>
              <w:rPr>
                <w:color w:val="000000" w:themeColor="text1"/>
                <w:kern w:val="0"/>
                <w:sz w:val="24"/>
                <w14:textFill>
                  <w14:solidFill>
                    <w14:schemeClr w14:val="tx1"/>
                  </w14:solidFill>
                </w14:textFill>
              </w:rPr>
              <w:t>ompliance</w:t>
            </w:r>
            <w:r>
              <w:rPr>
                <w:rFonts w:hint="eastAsia"/>
                <w:color w:val="000000" w:themeColor="text1"/>
                <w:kern w:val="0"/>
                <w:sz w:val="24"/>
                <w14:textFill>
                  <w14:solidFill>
                    <w14:schemeClr w14:val="tx1"/>
                  </w14:solidFill>
                </w14:textFill>
              </w:rPr>
              <w:t xml:space="preserve"> for </w:t>
            </w:r>
            <w:r>
              <w:rPr>
                <w:color w:val="000000" w:themeColor="text1"/>
                <w:kern w:val="0"/>
                <w:sz w:val="24"/>
                <w14:textFill>
                  <w14:solidFill>
                    <w14:schemeClr w14:val="tx1"/>
                  </w14:solidFill>
                </w14:textFill>
              </w:rPr>
              <w:t>Noise</w:t>
            </w:r>
          </w:p>
        </w:tc>
        <w:tc>
          <w:tcPr>
            <w:tcW w:w="2551" w:type="dxa"/>
            <w:tcBorders>
              <w:top w:val="single" w:color="000000" w:sz="4" w:space="0"/>
              <w:left w:val="single" w:color="000000" w:sz="4" w:space="0"/>
              <w:bottom w:val="single" w:color="000000" w:sz="4" w:space="0"/>
              <w:right w:val="single" w:color="000000" w:sz="4" w:space="0"/>
            </w:tcBorders>
          </w:tcPr>
          <w:p w14:paraId="2413FF1D">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Classification Society</w:t>
            </w:r>
          </w:p>
        </w:tc>
      </w:tr>
      <w:tr w14:paraId="6CACB293">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1919610F">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Statement of Compliance on Inventory of Hazardous Materials</w:t>
            </w:r>
          </w:p>
        </w:tc>
        <w:tc>
          <w:tcPr>
            <w:tcW w:w="2551" w:type="dxa"/>
            <w:tcBorders>
              <w:top w:val="single" w:color="000000" w:sz="4" w:space="0"/>
              <w:left w:val="single" w:color="000000" w:sz="4" w:space="0"/>
              <w:bottom w:val="single" w:color="000000" w:sz="4" w:space="0"/>
              <w:right w:val="single" w:color="000000" w:sz="4" w:space="0"/>
            </w:tcBorders>
          </w:tcPr>
          <w:p w14:paraId="039DCC02">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Classification Society</w:t>
            </w:r>
          </w:p>
        </w:tc>
      </w:tr>
      <w:tr w14:paraId="4A56FA4A">
        <w:tblPrEx>
          <w:tblCellMar>
            <w:top w:w="0" w:type="dxa"/>
            <w:left w:w="0" w:type="dxa"/>
            <w:bottom w:w="0" w:type="dxa"/>
            <w:right w:w="0" w:type="dxa"/>
          </w:tblCellMar>
        </w:tblPrEx>
        <w:trPr>
          <w:trHeight w:val="567" w:hRule="atLeast"/>
        </w:trPr>
        <w:tc>
          <w:tcPr>
            <w:tcW w:w="6237" w:type="dxa"/>
            <w:tcBorders>
              <w:top w:val="single" w:color="000000" w:sz="4" w:space="0"/>
              <w:left w:val="single" w:color="000000" w:sz="4" w:space="0"/>
              <w:bottom w:val="single" w:color="000000" w:sz="4" w:space="0"/>
              <w:right w:val="single" w:color="000000" w:sz="4" w:space="0"/>
            </w:tcBorders>
          </w:tcPr>
          <w:p w14:paraId="7214C293">
            <w:pPr>
              <w:autoSpaceDE w:val="0"/>
              <w:autoSpaceDN w:val="0"/>
              <w:adjustRightInd w:val="0"/>
              <w:spacing w:before="6"/>
              <w:ind w:left="103"/>
              <w:jc w:val="left"/>
              <w:rPr>
                <w:b/>
                <w:i/>
                <w:color w:val="000000" w:themeColor="text1"/>
                <w:kern w:val="0"/>
                <w:sz w:val="24"/>
                <w14:textFill>
                  <w14:solidFill>
                    <w14:schemeClr w14:val="tx1"/>
                  </w14:solidFill>
                </w14:textFill>
              </w:rPr>
            </w:pPr>
            <w:r>
              <w:rPr>
                <w:b/>
                <w:i/>
                <w:color w:val="000000" w:themeColor="text1"/>
                <w:kern w:val="0"/>
                <w:sz w:val="24"/>
                <w14:textFill>
                  <w14:solidFill>
                    <w14:schemeClr w14:val="tx1"/>
                  </w14:solidFill>
                </w14:textFill>
              </w:rPr>
              <w:t>Fumigation statement of Wooden grating</w:t>
            </w:r>
          </w:p>
        </w:tc>
        <w:tc>
          <w:tcPr>
            <w:tcW w:w="2551" w:type="dxa"/>
            <w:tcBorders>
              <w:top w:val="single" w:color="000000" w:sz="4" w:space="0"/>
              <w:left w:val="single" w:color="000000" w:sz="4" w:space="0"/>
              <w:bottom w:val="single" w:color="000000" w:sz="4" w:space="0"/>
              <w:right w:val="single" w:color="000000" w:sz="4" w:space="0"/>
            </w:tcBorders>
          </w:tcPr>
          <w:p w14:paraId="2F84A386">
            <w:pPr>
              <w:autoSpaceDE w:val="0"/>
              <w:autoSpaceDN w:val="0"/>
              <w:adjustRightInd w:val="0"/>
              <w:spacing w:before="6"/>
              <w:ind w:left="103"/>
              <w:jc w:val="left"/>
              <w:rPr>
                <w:b/>
                <w:i/>
                <w:color w:val="000000" w:themeColor="text1"/>
                <w:kern w:val="0"/>
                <w:sz w:val="24"/>
                <w14:textFill>
                  <w14:solidFill>
                    <w14:schemeClr w14:val="tx1"/>
                  </w14:solidFill>
                </w14:textFill>
              </w:rPr>
            </w:pPr>
            <w:r>
              <w:rPr>
                <w:b/>
                <w:i/>
                <w:color w:val="000000" w:themeColor="text1"/>
                <w:kern w:val="0"/>
                <w:sz w:val="24"/>
                <w14:textFill>
                  <w14:solidFill>
                    <w14:schemeClr w14:val="tx1"/>
                  </w14:solidFill>
                </w14:textFill>
              </w:rPr>
              <w:t>Builder</w:t>
            </w:r>
          </w:p>
        </w:tc>
      </w:tr>
    </w:tbl>
    <w:p w14:paraId="01A84F9A">
      <w:pPr>
        <w:autoSpaceDE w:val="0"/>
        <w:autoSpaceDN w:val="0"/>
        <w:adjustRightInd w:val="0"/>
        <w:spacing w:before="17" w:line="100" w:lineRule="exact"/>
        <w:jc w:val="left"/>
        <w:rPr>
          <w:color w:val="000000" w:themeColor="text1"/>
          <w:kern w:val="0"/>
          <w:sz w:val="10"/>
          <w:szCs w:val="10"/>
          <w14:textFill>
            <w14:solidFill>
              <w14:schemeClr w14:val="tx1"/>
            </w14:solidFill>
          </w14:textFill>
        </w:rPr>
      </w:pPr>
    </w:p>
    <w:p w14:paraId="09C4B7B5">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R.G.: </w:t>
      </w:r>
      <w:r>
        <w:rPr>
          <w:color w:val="000000" w:themeColor="text1"/>
          <w:kern w:val="0"/>
          <w:sz w:val="24"/>
          <w14:textFill>
            <w14:solidFill>
              <w14:schemeClr w14:val="tx1"/>
            </w14:solidFill>
          </w14:textFill>
        </w:rPr>
        <w:t>Registry</w:t>
      </w:r>
      <w:r>
        <w:rPr>
          <w:rFonts w:hint="eastAsia"/>
          <w:color w:val="000000" w:themeColor="text1"/>
          <w:kern w:val="0"/>
          <w:sz w:val="24"/>
          <w14:textFill>
            <w14:solidFill>
              <w14:schemeClr w14:val="tx1"/>
            </w14:solidFill>
          </w14:textFill>
        </w:rPr>
        <w:t xml:space="preserve"> Government or Authorized party when applicable</w:t>
      </w:r>
    </w:p>
    <w:p w14:paraId="5D9FE5EB">
      <w:pPr>
        <w:tabs>
          <w:tab w:val="left" w:pos="1560"/>
        </w:tabs>
        <w:autoSpaceDE w:val="0"/>
        <w:autoSpaceDN w:val="0"/>
        <w:adjustRightInd w:val="0"/>
        <w:ind w:left="1107"/>
        <w:rPr>
          <w:rFonts w:eastAsia="Arial Unicode MS"/>
          <w:color w:val="000000" w:themeColor="text1"/>
          <w:kern w:val="0"/>
          <w:sz w:val="24"/>
          <w14:textFill>
            <w14:solidFill>
              <w14:schemeClr w14:val="tx1"/>
            </w14:solidFill>
          </w14:textFill>
        </w:rPr>
      </w:pPr>
    </w:p>
    <w:p w14:paraId="7AFD3D25">
      <w:pPr>
        <w:tabs>
          <w:tab w:val="left" w:pos="1560"/>
        </w:tabs>
        <w:autoSpaceDE w:val="0"/>
        <w:autoSpaceDN w:val="0"/>
        <w:adjustRightInd w:val="0"/>
        <w:ind w:left="1107"/>
        <w:rPr>
          <w:rFonts w:eastAsia="Arial Unicode MS"/>
          <w:color w:val="000000" w:themeColor="text1"/>
          <w:kern w:val="0"/>
          <w:sz w:val="24"/>
          <w14:textFill>
            <w14:solidFill>
              <w14:schemeClr w14:val="tx1"/>
            </w14:solidFill>
          </w14:textFill>
        </w:rPr>
      </w:pPr>
      <w:r>
        <w:rPr>
          <w:rFonts w:hint="eastAsia" w:eastAsia="Arial Unicode MS"/>
          <w:color w:val="000000" w:themeColor="text1"/>
          <w:kern w:val="0"/>
          <w:sz w:val="24"/>
          <w14:textFill>
            <w14:solidFill>
              <w14:schemeClr w14:val="tx1"/>
            </w14:solidFill>
          </w14:textFill>
        </w:rPr>
        <w:t>T</w:t>
      </w:r>
      <w:r>
        <w:rPr>
          <w:rFonts w:eastAsia="Arial Unicode MS"/>
          <w:color w:val="000000" w:themeColor="text1"/>
          <w:kern w:val="0"/>
          <w:sz w:val="24"/>
          <w14:textFill>
            <w14:solidFill>
              <w14:schemeClr w14:val="tx1"/>
            </w14:solidFill>
          </w14:textFill>
        </w:rPr>
        <w:t xml:space="preserve">he registration </w:t>
      </w:r>
      <w:r>
        <w:rPr>
          <w:rFonts w:hint="eastAsia" w:eastAsia="Arial Unicode MS"/>
          <w:color w:val="000000" w:themeColor="text1"/>
          <w:kern w:val="0"/>
          <w:sz w:val="24"/>
          <w14:textFill>
            <w14:solidFill>
              <w14:schemeClr w14:val="tx1"/>
            </w14:solidFill>
          </w14:textFill>
        </w:rPr>
        <w:t xml:space="preserve">of the Vessel to flag state </w:t>
      </w:r>
      <w:r>
        <w:rPr>
          <w:rFonts w:eastAsia="Arial Unicode MS"/>
          <w:color w:val="000000" w:themeColor="text1"/>
          <w:kern w:val="0"/>
          <w:sz w:val="24"/>
          <w14:textFill>
            <w14:solidFill>
              <w14:schemeClr w14:val="tx1"/>
            </w14:solidFill>
          </w14:textFill>
        </w:rPr>
        <w:t>sh</w:t>
      </w:r>
      <w:r>
        <w:rPr>
          <w:rFonts w:hint="eastAsia" w:eastAsia="Arial Unicode MS"/>
          <w:color w:val="000000" w:themeColor="text1"/>
          <w:kern w:val="0"/>
          <w:sz w:val="24"/>
          <w14:textFill>
            <w14:solidFill>
              <w14:schemeClr w14:val="tx1"/>
            </w14:solidFill>
          </w14:textFill>
        </w:rPr>
        <w:t xml:space="preserve">all </w:t>
      </w:r>
      <w:r>
        <w:rPr>
          <w:rFonts w:eastAsia="Arial Unicode MS"/>
          <w:color w:val="000000" w:themeColor="text1"/>
          <w:kern w:val="0"/>
          <w:sz w:val="24"/>
          <w14:textFill>
            <w14:solidFill>
              <w14:schemeClr w14:val="tx1"/>
            </w14:solidFill>
          </w14:textFill>
        </w:rPr>
        <w:t xml:space="preserve">be </w:t>
      </w:r>
      <w:r>
        <w:rPr>
          <w:rFonts w:hint="eastAsia" w:eastAsia="Arial Unicode MS"/>
          <w:color w:val="000000" w:themeColor="text1"/>
          <w:kern w:val="0"/>
          <w:sz w:val="24"/>
          <w14:textFill>
            <w14:solidFill>
              <w14:schemeClr w14:val="tx1"/>
            </w14:solidFill>
          </w14:textFill>
        </w:rPr>
        <w:t>of B</w:t>
      </w:r>
      <w:r>
        <w:rPr>
          <w:rFonts w:eastAsia="Arial Unicode MS"/>
          <w:color w:val="000000" w:themeColor="text1"/>
          <w:kern w:val="0"/>
          <w:sz w:val="24"/>
          <w14:textFill>
            <w14:solidFill>
              <w14:schemeClr w14:val="tx1"/>
            </w14:solidFill>
          </w14:textFill>
        </w:rPr>
        <w:t>uyer's responsibility and all expenses sh</w:t>
      </w:r>
      <w:r>
        <w:rPr>
          <w:rFonts w:hint="eastAsia" w:eastAsia="Arial Unicode MS"/>
          <w:color w:val="000000" w:themeColor="text1"/>
          <w:kern w:val="0"/>
          <w:sz w:val="24"/>
          <w14:textFill>
            <w14:solidFill>
              <w14:schemeClr w14:val="tx1"/>
            </w14:solidFill>
          </w14:textFill>
        </w:rPr>
        <w:t xml:space="preserve">all </w:t>
      </w:r>
      <w:r>
        <w:rPr>
          <w:rFonts w:eastAsia="Arial Unicode MS"/>
          <w:color w:val="000000" w:themeColor="text1"/>
          <w:kern w:val="0"/>
          <w:sz w:val="24"/>
          <w14:textFill>
            <w14:solidFill>
              <w14:schemeClr w14:val="tx1"/>
            </w14:solidFill>
          </w14:textFill>
        </w:rPr>
        <w:t xml:space="preserve">be borne by </w:t>
      </w:r>
      <w:r>
        <w:rPr>
          <w:rFonts w:hint="eastAsia" w:eastAsia="Arial Unicode MS"/>
          <w:color w:val="000000" w:themeColor="text1"/>
          <w:kern w:val="0"/>
          <w:sz w:val="24"/>
          <w14:textFill>
            <w14:solidFill>
              <w14:schemeClr w14:val="tx1"/>
            </w14:solidFill>
          </w14:textFill>
        </w:rPr>
        <w:t>the B</w:t>
      </w:r>
      <w:r>
        <w:rPr>
          <w:rFonts w:eastAsia="Arial Unicode MS"/>
          <w:color w:val="000000" w:themeColor="text1"/>
          <w:kern w:val="0"/>
          <w:sz w:val="24"/>
          <w14:textFill>
            <w14:solidFill>
              <w14:schemeClr w14:val="tx1"/>
            </w14:solidFill>
          </w14:textFill>
        </w:rPr>
        <w:t>uyer</w:t>
      </w:r>
      <w:r>
        <w:rPr>
          <w:rFonts w:hint="eastAsia" w:eastAsia="Arial Unicode MS"/>
          <w:color w:val="000000" w:themeColor="text1"/>
          <w:kern w:val="0"/>
          <w:sz w:val="24"/>
          <w14:textFill>
            <w14:solidFill>
              <w14:schemeClr w14:val="tx1"/>
            </w14:solidFill>
          </w14:textFill>
        </w:rPr>
        <w:t>.</w:t>
      </w:r>
    </w:p>
    <w:p w14:paraId="0759C552">
      <w:pPr>
        <w:tabs>
          <w:tab w:val="left" w:pos="4170"/>
        </w:tabs>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b/>
      </w:r>
    </w:p>
    <w:p w14:paraId="024CEC8D">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Buyer to supply following documents approved by Classification Society with the Builder’s assistance:</w:t>
      </w:r>
    </w:p>
    <w:p w14:paraId="6F5530C5">
      <w:pPr>
        <w:autoSpaceDE w:val="0"/>
        <w:autoSpaceDN w:val="0"/>
        <w:adjustRightInd w:val="0"/>
        <w:spacing w:line="243" w:lineRule="auto"/>
        <w:ind w:left="1107"/>
        <w:rPr>
          <w:rFonts w:ascii="Arial" w:hAnsi="Arial"/>
          <w:color w:val="000000" w:themeColor="text1"/>
          <w:sz w:val="22"/>
          <w14:textFill>
            <w14:solidFill>
              <w14:schemeClr w14:val="tx1"/>
            </w14:solidFill>
          </w14:textFill>
        </w:rPr>
      </w:pPr>
    </w:p>
    <w:p w14:paraId="0B7BA8CB">
      <w:pPr>
        <w:pStyle w:val="58"/>
        <w:numPr>
          <w:ilvl w:val="4"/>
          <w:numId w:val="7"/>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Shipboard Oil Pollution Emergency Plan (SOPEP)</w:t>
      </w:r>
    </w:p>
    <w:p w14:paraId="0E5BFD2F">
      <w:pPr>
        <w:pStyle w:val="58"/>
        <w:numPr>
          <w:ilvl w:val="4"/>
          <w:numId w:val="7"/>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Training Manual</w:t>
      </w:r>
    </w:p>
    <w:p w14:paraId="4CC4E37C">
      <w:pPr>
        <w:pStyle w:val="58"/>
        <w:numPr>
          <w:ilvl w:val="4"/>
          <w:numId w:val="7"/>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Fire Safety Training Manual and Operational Booklet</w:t>
      </w:r>
    </w:p>
    <w:p w14:paraId="29E510AA">
      <w:pPr>
        <w:pStyle w:val="58"/>
        <w:numPr>
          <w:ilvl w:val="4"/>
          <w:numId w:val="7"/>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Garbage Management Plan and Garbage Record Book</w:t>
      </w:r>
    </w:p>
    <w:p w14:paraId="1B82CA66">
      <w:pPr>
        <w:pStyle w:val="58"/>
        <w:numPr>
          <w:ilvl w:val="4"/>
          <w:numId w:val="7"/>
        </w:numPr>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International Ship Security Certificate (ISSC) and Ship Security Plan (SSP) covering the requirement of ISPS Code except Automatic Identification System (AIS), ship security alert System (SSAS) and Ship’s Identification number (IMO number)</w:t>
      </w:r>
    </w:p>
    <w:p w14:paraId="70D70434">
      <w:pPr>
        <w:pStyle w:val="58"/>
        <w:numPr>
          <w:ilvl w:val="4"/>
          <w:numId w:val="7"/>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Minimum Safe Manning Document</w:t>
      </w:r>
    </w:p>
    <w:p w14:paraId="4FDA2270">
      <w:pPr>
        <w:pStyle w:val="58"/>
        <w:numPr>
          <w:ilvl w:val="4"/>
          <w:numId w:val="7"/>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Safety Management Certificate (SMC)</w:t>
      </w:r>
    </w:p>
    <w:p w14:paraId="0B28A3EA">
      <w:pPr>
        <w:pStyle w:val="58"/>
        <w:numPr>
          <w:ilvl w:val="4"/>
          <w:numId w:val="7"/>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Container Securing Manual(CSM)</w:t>
      </w:r>
    </w:p>
    <w:p w14:paraId="50AC4080">
      <w:pPr>
        <w:pStyle w:val="58"/>
        <w:numPr>
          <w:ilvl w:val="4"/>
          <w:numId w:val="7"/>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Emergency Towing Procedure</w:t>
      </w:r>
    </w:p>
    <w:p w14:paraId="1AE3149D">
      <w:pPr>
        <w:pStyle w:val="58"/>
        <w:numPr>
          <w:ilvl w:val="4"/>
          <w:numId w:val="7"/>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Ship Energy Efficiency Management Plan (SEEMP)</w:t>
      </w:r>
    </w:p>
    <w:p w14:paraId="65D3F053">
      <w:pPr>
        <w:pStyle w:val="58"/>
        <w:numPr>
          <w:ilvl w:val="4"/>
          <w:numId w:val="7"/>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Fuel Oil Changeover Procedure and Logbook</w:t>
      </w:r>
    </w:p>
    <w:p w14:paraId="283BB675">
      <w:pPr>
        <w:pStyle w:val="58"/>
        <w:numPr>
          <w:ilvl w:val="4"/>
          <w:numId w:val="7"/>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Ship-specific Plans and Procedures Recovery Persons from the Water</w:t>
      </w:r>
    </w:p>
    <w:p w14:paraId="50A0F600">
      <w:pPr>
        <w:pStyle w:val="58"/>
        <w:numPr>
          <w:ilvl w:val="4"/>
          <w:numId w:val="7"/>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Pilot Card</w:t>
      </w:r>
    </w:p>
    <w:p w14:paraId="51EA9068">
      <w:pPr>
        <w:pStyle w:val="58"/>
        <w:numPr>
          <w:ilvl w:val="4"/>
          <w:numId w:val="7"/>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Maneuvering Booklet</w:t>
      </w:r>
    </w:p>
    <w:p w14:paraId="486D3922">
      <w:pPr>
        <w:pStyle w:val="58"/>
        <w:numPr>
          <w:ilvl w:val="4"/>
          <w:numId w:val="7"/>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Muster List</w:t>
      </w:r>
    </w:p>
    <w:p w14:paraId="50F36443">
      <w:pPr>
        <w:autoSpaceDE w:val="0"/>
        <w:autoSpaceDN w:val="0"/>
        <w:adjustRightInd w:val="0"/>
        <w:spacing w:line="243" w:lineRule="auto"/>
        <w:ind w:left="1107"/>
        <w:rPr>
          <w:color w:val="000000" w:themeColor="text1"/>
          <w:kern w:val="0"/>
          <w:sz w:val="24"/>
          <w14:textFill>
            <w14:solidFill>
              <w14:schemeClr w14:val="tx1"/>
            </w14:solidFill>
          </w14:textFill>
        </w:rPr>
      </w:pPr>
    </w:p>
    <w:p w14:paraId="05820899">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Other Certificates not listed in the Specifications, but required by the herewith listed Rules and Regulations as compulsory shall be provided by Builder. </w:t>
      </w:r>
    </w:p>
    <w:p w14:paraId="1D1F7DE4">
      <w:pPr>
        <w:autoSpaceDE w:val="0"/>
        <w:autoSpaceDN w:val="0"/>
        <w:adjustRightInd w:val="0"/>
        <w:spacing w:line="243" w:lineRule="auto"/>
        <w:ind w:left="1107"/>
        <w:rPr>
          <w:color w:val="000000" w:themeColor="text1"/>
          <w:kern w:val="0"/>
          <w:sz w:val="24"/>
          <w14:textFill>
            <w14:solidFill>
              <w14:schemeClr w14:val="tx1"/>
            </w14:solidFill>
          </w14:textFill>
        </w:rPr>
      </w:pPr>
    </w:p>
    <w:p w14:paraId="4A41ED12">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Other miscellaneous certificates including manufacturer’s certificates which are normally issued for machinery, equipment and outfit of the Vessel</w:t>
      </w:r>
      <w:r>
        <w:rPr>
          <w:rFonts w:hint="eastAsia"/>
          <w:color w:val="000000" w:themeColor="text1"/>
          <w:kern w:val="0"/>
          <w:sz w:val="24"/>
          <w14:textFill>
            <w14:solidFill>
              <w14:schemeClr w14:val="tx1"/>
            </w14:solidFill>
          </w14:textFill>
        </w:rPr>
        <w:t xml:space="preserve"> to be supplied</w:t>
      </w:r>
      <w:r>
        <w:rPr>
          <w:color w:val="000000" w:themeColor="text1"/>
          <w:kern w:val="0"/>
          <w:sz w:val="24"/>
          <w14:textFill>
            <w14:solidFill>
              <w14:schemeClr w14:val="tx1"/>
            </w14:solidFill>
          </w14:textFill>
        </w:rPr>
        <w:t>.</w:t>
      </w:r>
    </w:p>
    <w:p w14:paraId="0CAE17F5">
      <w:pPr>
        <w:autoSpaceDE w:val="0"/>
        <w:autoSpaceDN w:val="0"/>
        <w:adjustRightInd w:val="0"/>
        <w:spacing w:line="243" w:lineRule="auto"/>
        <w:ind w:left="1107"/>
        <w:rPr>
          <w:color w:val="000000" w:themeColor="text1"/>
          <w:kern w:val="0"/>
          <w:sz w:val="24"/>
          <w14:textFill>
            <w14:solidFill>
              <w14:schemeClr w14:val="tx1"/>
            </w14:solidFill>
          </w14:textFill>
        </w:rPr>
      </w:pPr>
    </w:p>
    <w:p w14:paraId="61F73F69">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However, if formal certificate(s) cannot be obtained at the Vessel's delivery, the Builder shall furnish provisional certificate(s) to the Buyer to substitute the formal certificate(s).</w:t>
      </w:r>
    </w:p>
    <w:p w14:paraId="68D3533A">
      <w:pPr>
        <w:autoSpaceDE w:val="0"/>
        <w:autoSpaceDN w:val="0"/>
        <w:adjustRightInd w:val="0"/>
        <w:spacing w:line="243" w:lineRule="auto"/>
        <w:ind w:left="1107"/>
        <w:rPr>
          <w:color w:val="000000" w:themeColor="text1"/>
          <w:kern w:val="0"/>
          <w:sz w:val="24"/>
          <w14:textFill>
            <w14:solidFill>
              <w14:schemeClr w14:val="tx1"/>
            </w14:solidFill>
          </w14:textFill>
        </w:rPr>
      </w:pPr>
    </w:p>
    <w:p w14:paraId="6411FC1B">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In such case, the Builder shall deliver formal certificate(s) to the Buyer to replace the provisional certificate(s) to the Buyer as soon as practicable after the Vessel's delivery</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but in any case prior to the expiration of the validity of the provisional certificates.</w:t>
      </w:r>
    </w:p>
    <w:p w14:paraId="37F678AC">
      <w:pPr>
        <w:pStyle w:val="3"/>
        <w:jc w:val="left"/>
        <w:rPr>
          <w:color w:val="000000" w:themeColor="text1"/>
          <w14:textFill>
            <w14:solidFill>
              <w14:schemeClr w14:val="tx1"/>
            </w14:solidFill>
          </w14:textFill>
        </w:rPr>
      </w:pPr>
      <w:bookmarkStart w:id="63" w:name="_Toc150162188"/>
      <w:r>
        <w:rPr>
          <w:color w:val="000000" w:themeColor="text1"/>
          <w14:textFill>
            <w14:solidFill>
              <w14:schemeClr w14:val="tx1"/>
            </w14:solidFill>
          </w14:textFill>
        </w:rPr>
        <w:br w:type="page"/>
      </w:r>
      <w:bookmarkStart w:id="64" w:name="_Toc50642538"/>
      <w:r>
        <w:rPr>
          <w:rFonts w:hint="eastAsia"/>
          <w:color w:val="000000" w:themeColor="text1"/>
          <w14:textFill>
            <w14:solidFill>
              <w14:schemeClr w14:val="tx1"/>
            </w14:solidFill>
          </w14:textFill>
        </w:rPr>
        <w:t>1.4</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PROPERTIES OF THE VESSEL</w:t>
      </w:r>
      <w:bookmarkEnd w:id="63"/>
      <w:bookmarkEnd w:id="64"/>
    </w:p>
    <w:p w14:paraId="59FDC14D">
      <w:pPr>
        <w:pStyle w:val="56"/>
        <w:spacing w:before="312" w:after="312"/>
        <w:rPr>
          <w:color w:val="000000" w:themeColor="text1"/>
          <w:w w:val="100"/>
          <w14:textFill>
            <w14:solidFill>
              <w14:schemeClr w14:val="tx1"/>
            </w14:solidFill>
          </w14:textFill>
        </w:rPr>
      </w:pPr>
      <w:bookmarkStart w:id="65" w:name="_Toc50642539"/>
      <w:bookmarkStart w:id="66" w:name="_Toc150162189"/>
      <w:r>
        <w:rPr>
          <w:rFonts w:hint="eastAsia"/>
          <w:color w:val="000000" w:themeColor="text1"/>
          <w:w w:val="100"/>
          <w14:textFill>
            <w14:solidFill>
              <w14:schemeClr w14:val="tx1"/>
            </w14:solidFill>
          </w14:textFill>
        </w:rPr>
        <w:t>1.4.</w:t>
      </w:r>
      <w:r>
        <w:rPr>
          <w:color w:val="000000" w:themeColor="text1"/>
          <w:w w:val="100"/>
          <w14:textFill>
            <w14:solidFill>
              <w14:schemeClr w14:val="tx1"/>
            </w14:solidFill>
          </w14:textFill>
        </w:rPr>
        <w:t>1</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MODEL TEST</w:t>
      </w:r>
      <w:bookmarkEnd w:id="65"/>
      <w:bookmarkEnd w:id="66"/>
    </w:p>
    <w:p w14:paraId="3603830A">
      <w:pPr>
        <w:autoSpaceDE w:val="0"/>
        <w:autoSpaceDN w:val="0"/>
        <w:adjustRightInd w:val="0"/>
        <w:spacing w:line="243" w:lineRule="auto"/>
        <w:ind w:left="1107"/>
        <w:rPr>
          <w:color w:val="000000" w:themeColor="text1"/>
          <w:kern w:val="0"/>
          <w:sz w:val="24"/>
          <w14:textFill>
            <w14:solidFill>
              <w14:schemeClr w14:val="tx1"/>
            </w14:solidFill>
          </w14:textFill>
        </w:rPr>
      </w:pPr>
    </w:p>
    <w:p w14:paraId="3E6D504A">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w:t>
      </w:r>
      <w:r>
        <w:rPr>
          <w:rFonts w:hint="eastAsia"/>
          <w:color w:val="000000" w:themeColor="text1"/>
          <w:kern w:val="0"/>
          <w:sz w:val="24"/>
          <w14:textFill>
            <w14:solidFill>
              <w14:schemeClr w14:val="tx1"/>
            </w14:solidFill>
          </w14:textFill>
        </w:rPr>
        <w:t xml:space="preserve">model </w:t>
      </w:r>
      <w:r>
        <w:rPr>
          <w:color w:val="000000" w:themeColor="text1"/>
          <w:kern w:val="0"/>
          <w:sz w:val="24"/>
          <w14:textFill>
            <w14:solidFill>
              <w14:schemeClr w14:val="tx1"/>
            </w14:solidFill>
          </w14:textFill>
        </w:rPr>
        <w:t>test</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consist of the following items</w:t>
      </w:r>
      <w:r>
        <w:rPr>
          <w:rFonts w:hint="eastAsia"/>
          <w:color w:val="000000" w:themeColor="text1"/>
          <w:kern w:val="0"/>
          <w:sz w:val="24"/>
          <w14:textFill>
            <w14:solidFill>
              <w14:schemeClr w14:val="tx1"/>
            </w14:solidFill>
          </w14:textFill>
        </w:rPr>
        <w:t xml:space="preserve"> which shall be carried out at SSSRI (Shanghai Ship&amp; Shipping Research </w:t>
      </w:r>
      <w:r>
        <w:rPr>
          <w:color w:val="000000" w:themeColor="text1"/>
          <w:kern w:val="0"/>
          <w:sz w:val="24"/>
          <w14:textFill>
            <w14:solidFill>
              <w14:schemeClr w14:val="tx1"/>
            </w14:solidFill>
          </w14:textFill>
        </w:rPr>
        <w:t>Institute</w:t>
      </w:r>
      <w:r>
        <w:rPr>
          <w:rFonts w:hint="eastAsia"/>
          <w:color w:val="000000" w:themeColor="text1"/>
          <w:kern w:val="0"/>
          <w:sz w:val="24"/>
          <w14:textFill>
            <w14:solidFill>
              <w14:schemeClr w14:val="tx1"/>
            </w14:solidFill>
          </w14:textFill>
        </w:rPr>
        <w:t>) and / or CSSRC (</w:t>
      </w:r>
      <w:r>
        <w:rPr>
          <w:color w:val="000000" w:themeColor="text1"/>
          <w:kern w:val="0"/>
          <w:sz w:val="24"/>
          <w14:textFill>
            <w14:solidFill>
              <w14:schemeClr w14:val="tx1"/>
            </w14:solidFill>
          </w14:textFill>
        </w:rPr>
        <w:t>China Ship Scientific Research Center)</w:t>
      </w:r>
      <w:r>
        <w:rPr>
          <w:rFonts w:hint="eastAsia"/>
          <w:color w:val="000000" w:themeColor="text1"/>
          <w:kern w:val="0"/>
          <w:sz w:val="24"/>
          <w14:textFill>
            <w14:solidFill>
              <w14:schemeClr w14:val="tx1"/>
            </w14:solidFill>
          </w14:textFill>
        </w:rPr>
        <w:t>.</w:t>
      </w:r>
    </w:p>
    <w:p w14:paraId="5A8F80DE">
      <w:pPr>
        <w:autoSpaceDE w:val="0"/>
        <w:autoSpaceDN w:val="0"/>
        <w:adjustRightInd w:val="0"/>
        <w:spacing w:line="243" w:lineRule="auto"/>
        <w:rPr>
          <w:color w:val="000000" w:themeColor="text1"/>
          <w:kern w:val="0"/>
          <w:sz w:val="24"/>
          <w14:textFill>
            <w14:solidFill>
              <w14:schemeClr w14:val="tx1"/>
            </w14:solidFill>
          </w14:textFill>
        </w:rPr>
      </w:pPr>
    </w:p>
    <w:p w14:paraId="14550647">
      <w:pPr>
        <w:pStyle w:val="58"/>
        <w:numPr>
          <w:ilvl w:val="0"/>
          <w:numId w:val="9"/>
        </w:numPr>
        <w:tabs>
          <w:tab w:val="left" w:pos="1800"/>
        </w:tabs>
        <w:autoSpaceDE w:val="0"/>
        <w:autoSpaceDN w:val="0"/>
        <w:adjustRightInd w:val="0"/>
        <w:spacing w:line="300" w:lineRule="exact"/>
        <w:ind w:left="1746" w:hanging="357" w:firstLineChars="0"/>
        <w:rPr>
          <w:color w:val="000000" w:themeColor="text1"/>
          <w:kern w:val="0"/>
          <w:sz w:val="24"/>
          <w14:textFill>
            <w14:solidFill>
              <w14:schemeClr w14:val="tx1"/>
            </w14:solidFill>
          </w14:textFill>
        </w:rPr>
      </w:pPr>
      <w:r>
        <w:rPr>
          <w:rFonts w:eastAsia="Arial Unicode MS"/>
          <w:color w:val="000000" w:themeColor="text1"/>
          <w:kern w:val="0"/>
          <w:sz w:val="24"/>
          <w14:textFill>
            <w14:solidFill>
              <w14:schemeClr w14:val="tx1"/>
            </w14:solidFill>
          </w14:textFill>
        </w:rPr>
        <w:t xml:space="preserve">Resistance test, at the sea trial ballast draught / EEDI draught / design draught </w:t>
      </w:r>
      <w:r>
        <w:rPr>
          <w:rFonts w:hint="eastAsia" w:eastAsia="Arial Unicode MS"/>
          <w:color w:val="000000" w:themeColor="text1"/>
          <w:kern w:val="0"/>
          <w:sz w:val="24"/>
          <w14:textFill>
            <w14:solidFill>
              <w14:schemeClr w14:val="tx1"/>
            </w14:solidFill>
          </w14:textFill>
        </w:rPr>
        <w:t>/ scantling</w:t>
      </w:r>
      <w:r>
        <w:rPr>
          <w:rFonts w:eastAsia="Arial Unicode MS"/>
          <w:color w:val="000000" w:themeColor="text1"/>
          <w:kern w:val="0"/>
          <w:sz w:val="24"/>
          <w14:textFill>
            <w14:solidFill>
              <w14:schemeClr w14:val="tx1"/>
            </w14:solidFill>
          </w14:textFill>
        </w:rPr>
        <w:t xml:space="preserve"> draught (</w:t>
      </w:r>
      <w:r>
        <w:rPr>
          <w:rFonts w:hint="eastAsia" w:eastAsia="Arial Unicode MS"/>
          <w:color w:val="000000" w:themeColor="text1"/>
          <w:kern w:val="0"/>
          <w:sz w:val="24"/>
          <w14:textFill>
            <w14:solidFill>
              <w14:schemeClr w14:val="tx1"/>
            </w14:solidFill>
          </w14:textFill>
        </w:rPr>
        <w:t>4</w:t>
      </w:r>
      <w:r>
        <w:rPr>
          <w:rFonts w:eastAsia="Arial Unicode MS"/>
          <w:color w:val="000000" w:themeColor="text1"/>
          <w:kern w:val="0"/>
          <w:sz w:val="24"/>
          <w14:textFill>
            <w14:solidFill>
              <w14:schemeClr w14:val="tx1"/>
            </w14:solidFill>
          </w14:textFill>
        </w:rPr>
        <w:t xml:space="preserve">draughts), </w:t>
      </w:r>
      <w:r>
        <w:rPr>
          <w:rFonts w:eastAsia="Arial Unicode MS"/>
          <w:color w:val="000000"/>
          <w:kern w:val="0"/>
          <w:sz w:val="24"/>
        </w:rPr>
        <w:t>six (6) speeds.</w:t>
      </w:r>
    </w:p>
    <w:p w14:paraId="117C723D">
      <w:pPr>
        <w:pStyle w:val="58"/>
        <w:numPr>
          <w:ilvl w:val="0"/>
          <w:numId w:val="9"/>
        </w:numPr>
        <w:tabs>
          <w:tab w:val="left" w:pos="1800"/>
        </w:tabs>
        <w:autoSpaceDE w:val="0"/>
        <w:autoSpaceDN w:val="0"/>
        <w:adjustRightInd w:val="0"/>
        <w:spacing w:line="300" w:lineRule="exact"/>
        <w:ind w:left="1746" w:hanging="357"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Self-propulsion test with design propeller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at sea trial ballast draught / EEDI draught / design draught </w:t>
      </w:r>
      <w:r>
        <w:rPr>
          <w:rFonts w:hint="eastAsia" w:eastAsia="Arial Unicode MS"/>
          <w:color w:val="000000" w:themeColor="text1"/>
          <w:kern w:val="0"/>
          <w:sz w:val="24"/>
          <w14:textFill>
            <w14:solidFill>
              <w14:schemeClr w14:val="tx1"/>
            </w14:solidFill>
          </w14:textFill>
        </w:rPr>
        <w:t>/ scantling</w:t>
      </w:r>
      <w:r>
        <w:rPr>
          <w:rFonts w:eastAsia="Arial Unicode MS"/>
          <w:color w:val="000000" w:themeColor="text1"/>
          <w:kern w:val="0"/>
          <w:sz w:val="24"/>
          <w14:textFill>
            <w14:solidFill>
              <w14:schemeClr w14:val="tx1"/>
            </w14:solidFill>
          </w14:textFill>
        </w:rPr>
        <w:t xml:space="preserve"> draught</w:t>
      </w:r>
      <w:r>
        <w:rPr>
          <w:rFonts w:hint="eastAsia" w:eastAsia="Arial Unicode MS"/>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4</w:t>
      </w:r>
      <w:r>
        <w:rPr>
          <w:color w:val="000000" w:themeColor="text1"/>
          <w:kern w:val="0"/>
          <w:sz w:val="24"/>
          <w14:textFill>
            <w14:solidFill>
              <w14:schemeClr w14:val="tx1"/>
            </w14:solidFill>
          </w14:textFill>
        </w:rPr>
        <w:t>draughts), six (6) speeds.</w:t>
      </w:r>
    </w:p>
    <w:p w14:paraId="605FBE2C">
      <w:pPr>
        <w:pStyle w:val="58"/>
        <w:numPr>
          <w:ilvl w:val="0"/>
          <w:numId w:val="9"/>
        </w:numPr>
        <w:tabs>
          <w:tab w:val="left" w:pos="1800"/>
        </w:tabs>
        <w:autoSpaceDE w:val="0"/>
        <w:autoSpaceDN w:val="0"/>
        <w:adjustRightInd w:val="0"/>
        <w:spacing w:line="300" w:lineRule="exact"/>
        <w:ind w:left="1746" w:hanging="357"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Open water test of design propeller</w:t>
      </w:r>
    </w:p>
    <w:p w14:paraId="1B0ED26C">
      <w:pPr>
        <w:pStyle w:val="58"/>
        <w:numPr>
          <w:ilvl w:val="0"/>
          <w:numId w:val="9"/>
        </w:numPr>
        <w:tabs>
          <w:tab w:val="left" w:pos="1800"/>
        </w:tabs>
        <w:autoSpaceDE w:val="0"/>
        <w:autoSpaceDN w:val="0"/>
        <w:adjustRightInd w:val="0"/>
        <w:spacing w:line="300" w:lineRule="exact"/>
        <w:ind w:left="1746" w:hanging="357"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Stream line paint test for bilge keel </w:t>
      </w:r>
      <w:r>
        <w:rPr>
          <w:color w:val="000000" w:themeColor="text1"/>
          <w:kern w:val="0"/>
          <w:sz w:val="24"/>
          <w14:textFill>
            <w14:solidFill>
              <w14:schemeClr w14:val="tx1"/>
            </w14:solidFill>
          </w14:textFill>
        </w:rPr>
        <w:t xml:space="preserve">at service speed </w:t>
      </w:r>
      <w:r>
        <w:rPr>
          <w:rFonts w:hint="eastAsia"/>
          <w:color w:val="000000" w:themeColor="text1"/>
          <w:kern w:val="0"/>
          <w:sz w:val="24"/>
          <w14:textFill>
            <w14:solidFill>
              <w14:schemeClr w14:val="tx1"/>
            </w14:solidFill>
          </w14:textFill>
        </w:rPr>
        <w:t xml:space="preserve">on </w:t>
      </w:r>
      <w:r>
        <w:rPr>
          <w:color w:val="000000" w:themeColor="text1"/>
          <w:kern w:val="0"/>
          <w:sz w:val="24"/>
          <w14:textFill>
            <w14:solidFill>
              <w14:schemeClr w14:val="tx1"/>
            </w14:solidFill>
          </w14:textFill>
        </w:rPr>
        <w:t>design draught</w:t>
      </w:r>
    </w:p>
    <w:p w14:paraId="47567E09">
      <w:pPr>
        <w:pStyle w:val="58"/>
        <w:numPr>
          <w:ilvl w:val="0"/>
          <w:numId w:val="9"/>
        </w:numPr>
        <w:tabs>
          <w:tab w:val="left" w:pos="1800"/>
        </w:tabs>
        <w:autoSpaceDE w:val="0"/>
        <w:autoSpaceDN w:val="0"/>
        <w:adjustRightInd w:val="0"/>
        <w:spacing w:line="300" w:lineRule="exact"/>
        <w:ind w:left="1746" w:hanging="357"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3-D </w:t>
      </w:r>
      <w:r>
        <w:rPr>
          <w:color w:val="000000" w:themeColor="text1"/>
          <w:kern w:val="0"/>
          <w:sz w:val="24"/>
          <w14:textFill>
            <w14:solidFill>
              <w14:schemeClr w14:val="tx1"/>
            </w14:solidFill>
          </w14:textFill>
        </w:rPr>
        <w:t xml:space="preserve">Wake field measurement at service speed </w:t>
      </w:r>
      <w:r>
        <w:rPr>
          <w:rFonts w:hint="eastAsia"/>
          <w:color w:val="000000" w:themeColor="text1"/>
          <w:kern w:val="0"/>
          <w:sz w:val="24"/>
          <w14:textFill>
            <w14:solidFill>
              <w14:schemeClr w14:val="tx1"/>
            </w14:solidFill>
          </w14:textFill>
        </w:rPr>
        <w:t xml:space="preserve">on </w:t>
      </w:r>
      <w:r>
        <w:rPr>
          <w:color w:val="000000" w:themeColor="text1"/>
          <w:kern w:val="0"/>
          <w:sz w:val="24"/>
          <w14:textFill>
            <w14:solidFill>
              <w14:schemeClr w14:val="tx1"/>
            </w14:solidFill>
          </w14:textFill>
        </w:rPr>
        <w:t>design draught</w:t>
      </w:r>
    </w:p>
    <w:p w14:paraId="2AF1CBA6">
      <w:pPr>
        <w:pStyle w:val="58"/>
        <w:numPr>
          <w:ilvl w:val="0"/>
          <w:numId w:val="9"/>
        </w:numPr>
        <w:tabs>
          <w:tab w:val="left" w:pos="1800"/>
        </w:tabs>
        <w:autoSpaceDE w:val="0"/>
        <w:autoSpaceDN w:val="0"/>
        <w:adjustRightInd w:val="0"/>
        <w:spacing w:line="300" w:lineRule="exact"/>
        <w:ind w:firstLineChars="0"/>
        <w:rPr>
          <w:b/>
          <w:i/>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Designed propeller cavitation test with pressure fluctuation measurement at service speed on design draught</w:t>
      </w:r>
      <w:r>
        <w:rPr>
          <w:rFonts w:hint="eastAsia"/>
          <w:color w:val="000000" w:themeColor="text1"/>
          <w:kern w:val="0"/>
          <w:sz w:val="24"/>
          <w14:textFill>
            <w14:solidFill>
              <w14:schemeClr w14:val="tx1"/>
            </w14:solidFill>
          </w14:textFill>
        </w:rPr>
        <w:t xml:space="preserve"> and trial ballast draught.</w:t>
      </w:r>
      <w:r>
        <w:rPr>
          <w:rFonts w:eastAsia="Microsoft JhengHei" w:cs="Arial"/>
          <w:sz w:val="24"/>
        </w:rPr>
        <w:t xml:space="preserve"> </w:t>
      </w:r>
      <w:r>
        <w:rPr>
          <w:rFonts w:eastAsia="Microsoft JhengHei" w:cs="Arial"/>
          <w:b/>
          <w:i/>
          <w:sz w:val="24"/>
        </w:rPr>
        <w:t xml:space="preserve">The rudder cavitation can be observed together, and </w:t>
      </w:r>
      <w:r>
        <w:rPr>
          <w:rFonts w:hint="eastAsia" w:cs="Arial" w:eastAsiaTheme="minorEastAsia"/>
          <w:b/>
          <w:i/>
          <w:sz w:val="24"/>
        </w:rPr>
        <w:t>the</w:t>
      </w:r>
      <w:r>
        <w:rPr>
          <w:rFonts w:eastAsia="Microsoft JhengHei" w:cs="Arial"/>
          <w:b/>
          <w:i/>
          <w:sz w:val="24"/>
        </w:rPr>
        <w:t xml:space="preserve"> cavitation report will  be provided including the rudder cavitation description.</w:t>
      </w:r>
    </w:p>
    <w:p w14:paraId="6651957C">
      <w:pPr>
        <w:autoSpaceDE w:val="0"/>
        <w:autoSpaceDN w:val="0"/>
        <w:adjustRightInd w:val="0"/>
        <w:spacing w:line="243" w:lineRule="auto"/>
        <w:rPr>
          <w:color w:val="000000" w:themeColor="text1"/>
          <w:kern w:val="0"/>
          <w:sz w:val="24"/>
          <w14:textFill>
            <w14:solidFill>
              <w14:schemeClr w14:val="tx1"/>
            </w14:solidFill>
          </w14:textFill>
        </w:rPr>
      </w:pPr>
    </w:p>
    <w:p w14:paraId="6784A240">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M</w:t>
      </w:r>
      <w:r>
        <w:rPr>
          <w:color w:val="000000" w:themeColor="text1"/>
          <w:kern w:val="0"/>
          <w:sz w:val="24"/>
          <w14:textFill>
            <w14:solidFill>
              <w14:schemeClr w14:val="tx1"/>
            </w14:solidFill>
          </w14:textFill>
        </w:rPr>
        <w:t xml:space="preserve">odel test </w:t>
      </w:r>
      <w:r>
        <w:rPr>
          <w:rFonts w:hint="eastAsia"/>
          <w:color w:val="000000" w:themeColor="text1"/>
          <w:kern w:val="0"/>
          <w:sz w:val="24"/>
          <w14:textFill>
            <w14:solidFill>
              <w14:schemeClr w14:val="tx1"/>
            </w14:solidFill>
          </w14:textFill>
        </w:rPr>
        <w:t>reports shall be submitted</w:t>
      </w:r>
      <w:r>
        <w:rPr>
          <w:color w:val="000000" w:themeColor="text1"/>
          <w:kern w:val="0"/>
          <w:sz w:val="24"/>
          <w14:textFill>
            <w14:solidFill>
              <w14:schemeClr w14:val="tx1"/>
            </w14:solidFill>
          </w14:textFill>
        </w:rPr>
        <w:t xml:space="preserve"> to </w:t>
      </w:r>
      <w:r>
        <w:rPr>
          <w:rFonts w:hint="eastAsia"/>
          <w:color w:val="000000" w:themeColor="text1"/>
          <w:kern w:val="0"/>
          <w:sz w:val="24"/>
          <w14:textFill>
            <w14:solidFill>
              <w14:schemeClr w14:val="tx1"/>
            </w14:solidFill>
          </w14:textFill>
        </w:rPr>
        <w:t>the Buy</w:t>
      </w:r>
      <w:r>
        <w:rPr>
          <w:color w:val="000000" w:themeColor="text1"/>
          <w:kern w:val="0"/>
          <w:sz w:val="24"/>
          <w14:textFill>
            <w14:solidFill>
              <w14:schemeClr w14:val="tx1"/>
            </w14:solidFill>
          </w14:textFill>
        </w:rPr>
        <w:t>er for reference</w:t>
      </w:r>
      <w:r>
        <w:rPr>
          <w:rFonts w:hint="eastAsia"/>
          <w:color w:val="000000" w:themeColor="text1"/>
          <w:kern w:val="0"/>
          <w:sz w:val="24"/>
          <w14:textFill>
            <w14:solidFill>
              <w14:schemeClr w14:val="tx1"/>
            </w14:solidFill>
          </w14:textFill>
        </w:rPr>
        <w:t xml:space="preserve"> only</w:t>
      </w:r>
      <w:r>
        <w:rPr>
          <w:color w:val="000000" w:themeColor="text1"/>
          <w:kern w:val="0"/>
          <w:sz w:val="24"/>
          <w14:textFill>
            <w14:solidFill>
              <w14:schemeClr w14:val="tx1"/>
            </w14:solidFill>
          </w14:textFill>
        </w:rPr>
        <w:t>.</w:t>
      </w:r>
    </w:p>
    <w:p w14:paraId="01B3A8A4">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5DAED601">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EEDI verification shall be carried out according to </w:t>
      </w:r>
      <w:r>
        <w:rPr>
          <w:rFonts w:eastAsia="Arial Unicode MS"/>
          <w:color w:val="000000" w:themeColor="text1"/>
          <w:kern w:val="0"/>
          <w:sz w:val="24"/>
          <w14:textFill>
            <w14:solidFill>
              <w14:schemeClr w14:val="tx1"/>
            </w14:solidFill>
          </w14:textFill>
        </w:rPr>
        <w:t>IMO Resolution MEPC.2</w:t>
      </w:r>
      <w:r>
        <w:rPr>
          <w:rFonts w:hint="eastAsia" w:eastAsia="Arial Unicode MS"/>
          <w:color w:val="000000" w:themeColor="text1"/>
          <w:kern w:val="0"/>
          <w:sz w:val="24"/>
          <w14:textFill>
            <w14:solidFill>
              <w14:schemeClr w14:val="tx1"/>
            </w14:solidFill>
          </w14:textFill>
        </w:rPr>
        <w:t>54</w:t>
      </w:r>
      <w:r>
        <w:rPr>
          <w:rFonts w:eastAsia="Arial Unicode MS"/>
          <w:color w:val="000000" w:themeColor="text1"/>
          <w:kern w:val="0"/>
          <w:sz w:val="24"/>
          <w14:textFill>
            <w14:solidFill>
              <w14:schemeClr w14:val="tx1"/>
            </w14:solidFill>
          </w14:textFill>
        </w:rPr>
        <w:t>(6</w:t>
      </w:r>
      <w:r>
        <w:rPr>
          <w:rFonts w:hint="eastAsia" w:eastAsia="Arial Unicode MS"/>
          <w:color w:val="000000" w:themeColor="text1"/>
          <w:kern w:val="0"/>
          <w:sz w:val="24"/>
          <w14:textFill>
            <w14:solidFill>
              <w14:schemeClr w14:val="tx1"/>
            </w14:solidFill>
          </w14:textFill>
        </w:rPr>
        <w:t>7</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 xml:space="preserve"> and </w:t>
      </w:r>
      <w:r>
        <w:rPr>
          <w:rFonts w:eastAsia="Arial Unicode MS"/>
          <w:color w:val="000000" w:themeColor="text1"/>
          <w:kern w:val="0"/>
          <w:sz w:val="24"/>
          <w14:textFill>
            <w14:solidFill>
              <w14:schemeClr w14:val="tx1"/>
            </w14:solidFill>
          </w14:textFill>
        </w:rPr>
        <w:t>ISO 15016:2015</w:t>
      </w:r>
      <w:r>
        <w:rPr>
          <w:rFonts w:hint="eastAsia" w:eastAsia="Arial Unicode MS"/>
          <w:color w:val="000000" w:themeColor="text1"/>
          <w:kern w:val="0"/>
          <w:sz w:val="24"/>
          <w14:textFill>
            <w14:solidFill>
              <w14:schemeClr w14:val="tx1"/>
            </w14:solidFill>
          </w14:textFill>
        </w:rPr>
        <w:t>(E)</w:t>
      </w:r>
      <w:r>
        <w:rPr>
          <w:color w:val="000000" w:themeColor="text1"/>
          <w:kern w:val="0"/>
          <w:sz w:val="24"/>
          <w14:textFill>
            <w14:solidFill>
              <w14:schemeClr w14:val="tx1"/>
            </w14:solidFill>
          </w14:textFill>
        </w:rPr>
        <w:t>.</w:t>
      </w:r>
    </w:p>
    <w:p w14:paraId="3DDEADE5">
      <w:pPr>
        <w:autoSpaceDE w:val="0"/>
        <w:autoSpaceDN w:val="0"/>
        <w:adjustRightInd w:val="0"/>
        <w:spacing w:line="243" w:lineRule="auto"/>
        <w:ind w:left="1107"/>
        <w:rPr>
          <w:color w:val="000000" w:themeColor="text1"/>
          <w:kern w:val="0"/>
          <w:sz w:val="24"/>
          <w14:textFill>
            <w14:solidFill>
              <w14:schemeClr w14:val="tx1"/>
            </w14:solidFill>
          </w14:textFill>
        </w:rPr>
      </w:pPr>
    </w:p>
    <w:p w14:paraId="59B421A1">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Builder will inform the Buyer to attend model test. The fee that Buyer attend model test are on Buyer’s account.</w:t>
      </w:r>
    </w:p>
    <w:p w14:paraId="2DD439BD">
      <w:pPr>
        <w:autoSpaceDE w:val="0"/>
        <w:autoSpaceDN w:val="0"/>
        <w:adjustRightInd w:val="0"/>
        <w:spacing w:line="243" w:lineRule="auto"/>
        <w:ind w:left="1107"/>
        <w:rPr>
          <w:color w:val="000000" w:themeColor="text1"/>
          <w:kern w:val="0"/>
          <w:sz w:val="24"/>
          <w14:textFill>
            <w14:solidFill>
              <w14:schemeClr w14:val="tx1"/>
            </w14:solidFill>
          </w14:textFill>
        </w:rPr>
      </w:pPr>
    </w:p>
    <w:p w14:paraId="5CAF7B7F">
      <w:pPr>
        <w:pStyle w:val="56"/>
        <w:spacing w:before="312" w:after="312"/>
        <w:rPr>
          <w:color w:val="000000" w:themeColor="text1"/>
          <w:w w:val="100"/>
          <w14:textFill>
            <w14:solidFill>
              <w14:schemeClr w14:val="tx1"/>
            </w14:solidFill>
          </w14:textFill>
        </w:rPr>
      </w:pPr>
      <w:bookmarkStart w:id="67" w:name="_Toc50642540"/>
      <w:r>
        <w:rPr>
          <w:rFonts w:hint="eastAsia"/>
          <w:color w:val="000000" w:themeColor="text1"/>
          <w:w w:val="100"/>
          <w14:textFill>
            <w14:solidFill>
              <w14:schemeClr w14:val="tx1"/>
            </w14:solidFill>
          </w14:textFill>
        </w:rPr>
        <w:t>1.4.2</w:t>
      </w:r>
      <w:r>
        <w:rPr>
          <w:color w:val="000000" w:themeColor="text1"/>
          <w:w w:val="100"/>
          <w14:textFill>
            <w14:solidFill>
              <w14:schemeClr w14:val="tx1"/>
            </w14:solidFill>
          </w14:textFill>
        </w:rPr>
        <w:tab/>
      </w:r>
      <w:r>
        <w:rPr>
          <w:rFonts w:hint="eastAsia"/>
          <w:color w:val="000000" w:themeColor="text1"/>
          <w:w w:val="100"/>
          <w14:textFill>
            <w14:solidFill>
              <w14:schemeClr w14:val="tx1"/>
            </w14:solidFill>
          </w14:textFill>
        </w:rPr>
        <w:t>deadweight and lightweight</w:t>
      </w:r>
      <w:bookmarkEnd w:id="67"/>
    </w:p>
    <w:p w14:paraId="583EAD0A">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w:t>
      </w:r>
      <w:r>
        <w:rPr>
          <w:rFonts w:hint="eastAsia"/>
          <w:color w:val="000000" w:themeColor="text1"/>
          <w:kern w:val="0"/>
          <w:sz w:val="24"/>
          <w14:textFill>
            <w14:solidFill>
              <w14:schemeClr w14:val="tx1"/>
            </w14:solidFill>
          </w14:textFill>
        </w:rPr>
        <w:t>he deadweight shall be the difference between the lightweight and fully loaded displacement in sea water of specific gravity of 1.025.</w:t>
      </w:r>
    </w:p>
    <w:p w14:paraId="67C3BBD6">
      <w:pPr>
        <w:autoSpaceDE w:val="0"/>
        <w:autoSpaceDN w:val="0"/>
        <w:adjustRightInd w:val="0"/>
        <w:spacing w:line="243" w:lineRule="auto"/>
        <w:ind w:left="1107"/>
        <w:rPr>
          <w:color w:val="000000" w:themeColor="text1"/>
          <w:kern w:val="0"/>
          <w:sz w:val="24"/>
          <w14:textFill>
            <w14:solidFill>
              <w14:schemeClr w14:val="tx1"/>
            </w14:solidFill>
          </w14:textFill>
        </w:rPr>
      </w:pPr>
    </w:p>
    <w:p w14:paraId="598A5497">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Fully loaded displacement</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 is the total displacement in metric tons at the draught specified in </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1.2.3 Principal Dimensions</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 in sea water of specific gravity of 1.025 including shell and all appendages, under the </w:t>
      </w:r>
      <w:r>
        <w:rPr>
          <w:color w:val="000000" w:themeColor="text1"/>
          <w:kern w:val="0"/>
          <w:sz w:val="24"/>
          <w14:textFill>
            <w14:solidFill>
              <w14:schemeClr w14:val="tx1"/>
            </w14:solidFill>
          </w14:textFill>
        </w:rPr>
        <w:t>condition</w:t>
      </w:r>
      <w:r>
        <w:rPr>
          <w:rFonts w:hint="eastAsia"/>
          <w:color w:val="000000" w:themeColor="text1"/>
          <w:kern w:val="0"/>
          <w:sz w:val="24"/>
          <w14:textFill>
            <w14:solidFill>
              <w14:schemeClr w14:val="tx1"/>
            </w14:solidFill>
          </w14:textFill>
        </w:rPr>
        <w:t xml:space="preserve"> of even keel, no heel, no deflection of the Vessel.</w:t>
      </w:r>
    </w:p>
    <w:p w14:paraId="0A7CD47B">
      <w:pPr>
        <w:autoSpaceDE w:val="0"/>
        <w:autoSpaceDN w:val="0"/>
        <w:adjustRightInd w:val="0"/>
        <w:spacing w:line="243" w:lineRule="auto"/>
        <w:ind w:left="1107"/>
        <w:rPr>
          <w:color w:val="000000" w:themeColor="text1"/>
          <w:kern w:val="0"/>
          <w:sz w:val="24"/>
          <w14:textFill>
            <w14:solidFill>
              <w14:schemeClr w14:val="tx1"/>
            </w14:solidFill>
          </w14:textFill>
        </w:rPr>
      </w:pPr>
    </w:p>
    <w:p w14:paraId="06A302C1">
      <w:pPr>
        <w:ind w:firstLine="1080" w:firstLineChars="45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following items shall belong to the lightweight: </w:t>
      </w:r>
    </w:p>
    <w:p w14:paraId="2A262A57">
      <w:pPr>
        <w:ind w:firstLine="1050" w:firstLineChars="500"/>
      </w:pPr>
    </w:p>
    <w:p w14:paraId="26B1EB70">
      <w:pPr>
        <w:pStyle w:val="58"/>
        <w:numPr>
          <w:ilvl w:val="0"/>
          <w:numId w:val="10"/>
        </w:numPr>
        <w:autoSpaceDE w:val="0"/>
        <w:autoSpaceDN w:val="0"/>
        <w:adjustRightInd w:val="0"/>
        <w:spacing w:line="243" w:lineRule="auto"/>
        <w:ind w:left="1418" w:hanging="311"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Hull, outfitting, machinery and electric weights, including the weight of fittings and equipment as stated in the Specification; </w:t>
      </w:r>
    </w:p>
    <w:p w14:paraId="673AEDE3">
      <w:pPr>
        <w:pStyle w:val="58"/>
        <w:numPr>
          <w:ilvl w:val="0"/>
          <w:numId w:val="10"/>
        </w:numPr>
        <w:autoSpaceDE w:val="0"/>
        <w:autoSpaceDN w:val="0"/>
        <w:adjustRightInd w:val="0"/>
        <w:spacing w:line="243" w:lineRule="auto"/>
        <w:ind w:left="1418" w:hanging="311"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Spare parts and inventories </w:t>
      </w:r>
      <w:r>
        <w:rPr>
          <w:color w:val="000000" w:themeColor="text1"/>
          <w:kern w:val="0"/>
          <w:sz w:val="24"/>
          <w14:textFill>
            <w14:solidFill>
              <w14:schemeClr w14:val="tx1"/>
            </w14:solidFill>
          </w14:textFill>
        </w:rPr>
        <w:t>according</w:t>
      </w:r>
      <w:r>
        <w:rPr>
          <w:rFonts w:hint="eastAsia"/>
          <w:color w:val="000000" w:themeColor="text1"/>
          <w:kern w:val="0"/>
          <w:sz w:val="24"/>
          <w14:textFill>
            <w14:solidFill>
              <w14:schemeClr w14:val="tx1"/>
            </w14:solidFill>
          </w14:textFill>
        </w:rPr>
        <w:t xml:space="preserve"> to the requirement of Classification Society and other contractual Regulatory Bodies;</w:t>
      </w:r>
    </w:p>
    <w:p w14:paraId="21435625">
      <w:pPr>
        <w:pStyle w:val="58"/>
        <w:numPr>
          <w:ilvl w:val="0"/>
          <w:numId w:val="10"/>
        </w:numPr>
        <w:autoSpaceDE w:val="0"/>
        <w:autoSpaceDN w:val="0"/>
        <w:adjustRightInd w:val="0"/>
        <w:spacing w:line="243" w:lineRule="auto"/>
        <w:ind w:left="1418" w:hanging="311"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Oil and water inside the machinery, heat exchangers, supplying/circulating piping and valves in engine room directly related to main engine based on the minimum quantity necessary for main engine starting.</w:t>
      </w:r>
    </w:p>
    <w:p w14:paraId="5A71309E">
      <w:pPr>
        <w:pStyle w:val="58"/>
        <w:numPr>
          <w:ilvl w:val="0"/>
          <w:numId w:val="10"/>
        </w:numPr>
        <w:autoSpaceDE w:val="0"/>
        <w:autoSpaceDN w:val="0"/>
        <w:adjustRightInd w:val="0"/>
        <w:spacing w:line="243" w:lineRule="auto"/>
        <w:ind w:left="1418" w:hanging="311"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Fixed fire-fighting mediums (CO</w:t>
      </w:r>
      <w:r>
        <w:rPr>
          <w:color w:val="000000" w:themeColor="text1"/>
          <w:kern w:val="0"/>
          <w:sz w:val="24"/>
          <w:vertAlign w:val="subscript"/>
          <w14:textFill>
            <w14:solidFill>
              <w14:schemeClr w14:val="tx1"/>
            </w14:solidFill>
          </w14:textFill>
        </w:rPr>
        <w:t>2</w:t>
      </w:r>
      <w:r>
        <w:rPr>
          <w:color w:val="000000" w:themeColor="text1"/>
          <w:kern w:val="0"/>
          <w:sz w:val="24"/>
          <w14:textFill>
            <w14:solidFill>
              <w14:schemeClr w14:val="tx1"/>
            </w14:solidFill>
          </w14:textFill>
        </w:rPr>
        <w:t xml:space="preserve">, dry </w:t>
      </w:r>
      <w:bookmarkStart w:id="1168" w:name="_GoBack"/>
      <w:r>
        <w:rPr>
          <w:color w:val="000000" w:themeColor="text1"/>
          <w:kern w:val="0"/>
          <w:sz w:val="24"/>
          <w14:textFill>
            <w14:solidFill>
              <w14:schemeClr w14:val="tx1"/>
            </w14:solidFill>
          </w14:textFill>
        </w:rPr>
        <w:t>chemical</w:t>
      </w:r>
      <w:bookmarkEnd w:id="1168"/>
      <w:r>
        <w:rPr>
          <w:color w:val="000000" w:themeColor="text1"/>
          <w:kern w:val="0"/>
          <w:sz w:val="24"/>
          <w14:textFill>
            <w14:solidFill>
              <w14:schemeClr w14:val="tx1"/>
            </w14:solidFill>
          </w14:textFill>
        </w:rPr>
        <w:t xml:space="preserve"> powder, foam concentrate, fresh water, etc.) as per IMO MSC.1/Circ.1539</w:t>
      </w:r>
    </w:p>
    <w:p w14:paraId="778DC5DA">
      <w:pPr>
        <w:autoSpaceDE w:val="0"/>
        <w:autoSpaceDN w:val="0"/>
        <w:adjustRightInd w:val="0"/>
        <w:spacing w:line="243" w:lineRule="auto"/>
        <w:ind w:left="1107"/>
        <w:rPr>
          <w:color w:val="000000" w:themeColor="text1"/>
          <w:kern w:val="0"/>
          <w:sz w:val="24"/>
          <w14:textFill>
            <w14:solidFill>
              <w14:schemeClr w14:val="tx1"/>
            </w14:solidFill>
          </w14:textFill>
        </w:rPr>
      </w:pPr>
    </w:p>
    <w:p w14:paraId="3C435F3B">
      <w:pPr>
        <w:ind w:left="1050" w:leftChars="5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All weight including the following other than those mentioned above shall belong to the deadweight:</w:t>
      </w:r>
    </w:p>
    <w:p w14:paraId="2E48B45F">
      <w:pPr>
        <w:ind w:left="1050" w:leftChars="500"/>
        <w:rPr>
          <w:color w:val="000000" w:themeColor="text1"/>
          <w:kern w:val="0"/>
          <w:sz w:val="24"/>
          <w14:textFill>
            <w14:solidFill>
              <w14:schemeClr w14:val="tx1"/>
            </w14:solidFill>
          </w14:textFill>
        </w:rPr>
      </w:pPr>
    </w:p>
    <w:p w14:paraId="02C51AD7">
      <w:pPr>
        <w:pStyle w:val="58"/>
        <w:numPr>
          <w:ilvl w:val="0"/>
          <w:numId w:val="10"/>
        </w:numPr>
        <w:autoSpaceDE w:val="0"/>
        <w:autoSpaceDN w:val="0"/>
        <w:adjustRightInd w:val="0"/>
        <w:spacing w:line="243" w:lineRule="auto"/>
        <w:ind w:left="1418" w:hanging="311"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Cargo and/or ballast water (including water in ballast pipe);</w:t>
      </w:r>
    </w:p>
    <w:p w14:paraId="0964C6CA">
      <w:pPr>
        <w:pStyle w:val="58"/>
        <w:numPr>
          <w:ilvl w:val="0"/>
          <w:numId w:val="10"/>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w:t>
      </w:r>
      <w:r>
        <w:rPr>
          <w:rFonts w:hint="eastAsia"/>
          <w:color w:val="000000" w:themeColor="text1"/>
          <w:kern w:val="0"/>
          <w:sz w:val="24"/>
          <w14:textFill>
            <w14:solidFill>
              <w14:schemeClr w14:val="tx1"/>
            </w14:solidFill>
          </w14:textFill>
        </w:rPr>
        <w:t>ll fuel oil</w:t>
      </w:r>
      <w:r>
        <w:rPr>
          <w:color w:val="000000" w:themeColor="text1"/>
          <w:kern w:val="0"/>
          <w:sz w:val="24"/>
          <w14:textFill>
            <w14:solidFill>
              <w14:schemeClr w14:val="tx1"/>
            </w14:solidFill>
          </w14:textFill>
        </w:rPr>
        <w:t>(HFO/</w:t>
      </w:r>
      <w:r>
        <w:rPr>
          <w:rFonts w:hint="eastAsia"/>
          <w:color w:val="000000" w:themeColor="text1"/>
          <w:kern w:val="0"/>
          <w:sz w:val="24"/>
          <w14:textFill>
            <w14:solidFill>
              <w14:schemeClr w14:val="tx1"/>
            </w14:solidFill>
          </w14:textFill>
        </w:rPr>
        <w:t>LSHFO/ULSFO</w:t>
      </w:r>
      <w:r>
        <w:rPr>
          <w:color w:val="000000" w:themeColor="text1"/>
          <w:kern w:val="0"/>
          <w:sz w:val="24"/>
          <w14:textFill>
            <w14:solidFill>
              <w14:schemeClr w14:val="tx1"/>
            </w14:solidFill>
          </w14:textFill>
        </w:rPr>
        <w:t>/MGO)</w:t>
      </w:r>
      <w:r>
        <w:rPr>
          <w:rFonts w:hint="eastAsia"/>
          <w:color w:val="000000" w:themeColor="text1"/>
          <w:kern w:val="0"/>
          <w:sz w:val="24"/>
          <w14:textFill>
            <w14:solidFill>
              <w14:schemeClr w14:val="tx1"/>
            </w14:solidFill>
          </w14:textFill>
        </w:rPr>
        <w:t>, lubrication oil and fresh water including stern tube cooling water;</w:t>
      </w:r>
    </w:p>
    <w:p w14:paraId="561C0E43">
      <w:pPr>
        <w:pStyle w:val="58"/>
        <w:numPr>
          <w:ilvl w:val="0"/>
          <w:numId w:val="10"/>
        </w:numPr>
        <w:autoSpaceDE w:val="0"/>
        <w:autoSpaceDN w:val="0"/>
        <w:adjustRightInd w:val="0"/>
        <w:spacing w:line="243" w:lineRule="auto"/>
        <w:ind w:left="1418" w:hanging="311"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Spare parts and inventories in excess of the requirement of the Classification Society and other contractual Regulatory Bodies;</w:t>
      </w:r>
    </w:p>
    <w:p w14:paraId="146F56A2">
      <w:pPr>
        <w:pStyle w:val="58"/>
        <w:numPr>
          <w:ilvl w:val="0"/>
          <w:numId w:val="10"/>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Equipment, spare parts and tools supplied by the Buyer in excess of the Rules and Regulations;</w:t>
      </w:r>
    </w:p>
    <w:p w14:paraId="416F32B1">
      <w:pPr>
        <w:pStyle w:val="58"/>
        <w:numPr>
          <w:ilvl w:val="0"/>
          <w:numId w:val="10"/>
        </w:numPr>
        <w:autoSpaceDE w:val="0"/>
        <w:autoSpaceDN w:val="0"/>
        <w:adjustRightInd w:val="0"/>
        <w:spacing w:line="243" w:lineRule="auto"/>
        <w:ind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Tools and test equipment;</w:t>
      </w:r>
    </w:p>
    <w:p w14:paraId="2EC8068C">
      <w:pPr>
        <w:pStyle w:val="58"/>
        <w:numPr>
          <w:ilvl w:val="0"/>
          <w:numId w:val="10"/>
        </w:numPr>
        <w:autoSpaceDE w:val="0"/>
        <w:autoSpaceDN w:val="0"/>
        <w:adjustRightInd w:val="0"/>
        <w:spacing w:line="243" w:lineRule="auto"/>
        <w:ind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Crew, luggage and effects on board;</w:t>
      </w:r>
    </w:p>
    <w:p w14:paraId="5D2A0CEE">
      <w:pPr>
        <w:pStyle w:val="58"/>
        <w:numPr>
          <w:ilvl w:val="0"/>
          <w:numId w:val="10"/>
        </w:numPr>
        <w:autoSpaceDE w:val="0"/>
        <w:autoSpaceDN w:val="0"/>
        <w:adjustRightInd w:val="0"/>
        <w:spacing w:line="243" w:lineRule="auto"/>
        <w:ind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Provisions;</w:t>
      </w:r>
    </w:p>
    <w:p w14:paraId="5C096E4B">
      <w:pPr>
        <w:pStyle w:val="58"/>
        <w:numPr>
          <w:ilvl w:val="0"/>
          <w:numId w:val="10"/>
        </w:numPr>
        <w:autoSpaceDE w:val="0"/>
        <w:autoSpaceDN w:val="0"/>
        <w:adjustRightInd w:val="0"/>
        <w:spacing w:line="243" w:lineRule="auto"/>
        <w:ind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Stores of all kinds;</w:t>
      </w:r>
    </w:p>
    <w:p w14:paraId="5C71558F">
      <w:pPr>
        <w:pStyle w:val="58"/>
        <w:numPr>
          <w:ilvl w:val="0"/>
          <w:numId w:val="10"/>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w:t>
      </w:r>
      <w:r>
        <w:rPr>
          <w:rFonts w:hint="eastAsia"/>
          <w:color w:val="000000" w:themeColor="text1"/>
          <w:kern w:val="0"/>
          <w:sz w:val="24"/>
          <w14:textFill>
            <w14:solidFill>
              <w14:schemeClr w14:val="tx1"/>
            </w14:solidFill>
          </w14:textFill>
        </w:rPr>
        <w:t>ll loose fittings for containers lashing and securing;</w:t>
      </w:r>
    </w:p>
    <w:p w14:paraId="288DD6EF">
      <w:pPr>
        <w:pStyle w:val="58"/>
        <w:numPr>
          <w:ilvl w:val="0"/>
          <w:numId w:val="10"/>
        </w:numPr>
        <w:autoSpaceDE w:val="0"/>
        <w:autoSpaceDN w:val="0"/>
        <w:adjustRightInd w:val="0"/>
        <w:spacing w:line="243" w:lineRule="auto"/>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Cargo lifting beam</w:t>
      </w:r>
      <w:r>
        <w:rPr>
          <w:rFonts w:hint="eastAsia"/>
          <w:color w:val="000000" w:themeColor="text1"/>
          <w:kern w:val="0"/>
          <w:sz w:val="24"/>
          <w14:textFill>
            <w14:solidFill>
              <w14:schemeClr w14:val="tx1"/>
            </w14:solidFill>
          </w14:textFill>
        </w:rPr>
        <w:t>s and grommets;</w:t>
      </w:r>
    </w:p>
    <w:p w14:paraId="05CFDA65">
      <w:pPr>
        <w:pStyle w:val="58"/>
        <w:numPr>
          <w:ilvl w:val="0"/>
          <w:numId w:val="10"/>
        </w:numPr>
        <w:autoSpaceDE w:val="0"/>
        <w:autoSpaceDN w:val="0"/>
        <w:adjustRightInd w:val="0"/>
        <w:spacing w:line="243" w:lineRule="auto"/>
        <w:ind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All other outfitting items supplied by the Buyer, if any.</w:t>
      </w:r>
    </w:p>
    <w:p w14:paraId="4A2E3BD3">
      <w:pPr>
        <w:pStyle w:val="56"/>
        <w:spacing w:before="312" w:after="312"/>
        <w:rPr>
          <w:color w:val="000000" w:themeColor="text1"/>
          <w:w w:val="100"/>
          <w14:textFill>
            <w14:solidFill>
              <w14:schemeClr w14:val="tx1"/>
            </w14:solidFill>
          </w14:textFill>
        </w:rPr>
      </w:pPr>
      <w:bookmarkStart w:id="68" w:name="_Toc50642541"/>
      <w:bookmarkStart w:id="69" w:name="_Toc150162190"/>
      <w:r>
        <w:rPr>
          <w:rFonts w:hint="eastAsia"/>
          <w:color w:val="000000" w:themeColor="text1"/>
          <w:w w:val="100"/>
          <w14:textFill>
            <w14:solidFill>
              <w14:schemeClr w14:val="tx1"/>
            </w14:solidFill>
          </w14:textFill>
        </w:rPr>
        <w:t>1.4.3</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TRIM AND STABILITY</w:t>
      </w:r>
      <w:bookmarkEnd w:id="68"/>
      <w:bookmarkEnd w:id="69"/>
    </w:p>
    <w:p w14:paraId="0897DFF0">
      <w:pPr>
        <w:ind w:left="1050" w:leftChars="50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The Builder shall carry out trim and stability calculation based on the following criteria and loading conditions.</w:t>
      </w:r>
    </w:p>
    <w:p w14:paraId="718117E0">
      <w:pPr>
        <w:autoSpaceDE w:val="0"/>
        <w:autoSpaceDN w:val="0"/>
        <w:adjustRightInd w:val="0"/>
        <w:spacing w:line="243" w:lineRule="auto"/>
        <w:ind w:left="1107"/>
        <w:rPr>
          <w:color w:val="000000" w:themeColor="text1"/>
          <w:kern w:val="0"/>
          <w:sz w:val="24"/>
          <w14:textFill>
            <w14:solidFill>
              <w14:schemeClr w14:val="tx1"/>
            </w14:solidFill>
          </w14:textFill>
        </w:rPr>
      </w:pPr>
    </w:p>
    <w:p w14:paraId="3328FE63">
      <w:pPr>
        <w:autoSpaceDE w:val="0"/>
        <w:autoSpaceDN w:val="0"/>
        <w:adjustRightInd w:val="0"/>
        <w:spacing w:line="243" w:lineRule="auto"/>
        <w:ind w:left="1107"/>
        <w:rPr>
          <w:color w:val="000000" w:themeColor="text1"/>
          <w:kern w:val="0"/>
          <w:sz w:val="24"/>
          <w:u w:val="single"/>
          <w14:textFill>
            <w14:solidFill>
              <w14:schemeClr w14:val="tx1"/>
            </w14:solidFill>
          </w14:textFill>
        </w:rPr>
      </w:pPr>
      <w:r>
        <w:rPr>
          <w:rFonts w:hint="eastAsia"/>
          <w:color w:val="000000" w:themeColor="text1"/>
          <w:kern w:val="0"/>
          <w:sz w:val="24"/>
          <w:u w:val="single"/>
          <w14:textFill>
            <w14:solidFill>
              <w14:schemeClr w14:val="tx1"/>
            </w14:solidFill>
          </w14:textFill>
        </w:rPr>
        <w:t>Criteria (Only for Seagoing conditions):</w:t>
      </w:r>
    </w:p>
    <w:p w14:paraId="311BB27D">
      <w:pPr>
        <w:numPr>
          <w:ilvl w:val="0"/>
          <w:numId w:val="11"/>
        </w:numPr>
        <w:autoSpaceDE w:val="0"/>
        <w:autoSpaceDN w:val="0"/>
        <w:adjustRightInd w:val="0"/>
        <w:spacing w:line="243" w:lineRule="auto"/>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2008 IS Code Part A Chapter 2.2&amp;2.3</w:t>
      </w:r>
    </w:p>
    <w:p w14:paraId="4F2EE18A">
      <w:pPr>
        <w:numPr>
          <w:ilvl w:val="0"/>
          <w:numId w:val="11"/>
        </w:numPr>
        <w:autoSpaceDE w:val="0"/>
        <w:autoSpaceDN w:val="0"/>
        <w:adjustRightInd w:val="0"/>
        <w:spacing w:line="243" w:lineRule="auto"/>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IMO SOLAS II-1, Part B-1 Subdivision and Damage Stability of Cargo Ships</w:t>
      </w:r>
    </w:p>
    <w:p w14:paraId="1A94BEAD">
      <w:pPr>
        <w:numPr>
          <w:ilvl w:val="0"/>
          <w:numId w:val="11"/>
        </w:numPr>
        <w:autoSpaceDE w:val="0"/>
        <w:autoSpaceDN w:val="0"/>
        <w:adjustRightInd w:val="0"/>
        <w:spacing w:line="243" w:lineRule="auto"/>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Trim by stern limited to 1.0%LOA(except ballast conditions)</w:t>
      </w:r>
    </w:p>
    <w:p w14:paraId="356538ED">
      <w:pPr>
        <w:autoSpaceDE w:val="0"/>
        <w:autoSpaceDN w:val="0"/>
        <w:adjustRightInd w:val="0"/>
        <w:spacing w:line="243" w:lineRule="auto"/>
        <w:ind w:left="1107"/>
        <w:rPr>
          <w:color w:val="000000" w:themeColor="text1"/>
          <w:kern w:val="0"/>
          <w:sz w:val="16"/>
          <w:szCs w:val="16"/>
          <w14:textFill>
            <w14:solidFill>
              <w14:schemeClr w14:val="tx1"/>
            </w14:solidFill>
          </w14:textFill>
        </w:rPr>
      </w:pPr>
      <w:r>
        <w:rPr>
          <w:rFonts w:hint="eastAsia"/>
          <w:color w:val="000000" w:themeColor="text1"/>
          <w:kern w:val="0"/>
          <w:sz w:val="24"/>
          <w:u w:val="single"/>
          <w14:textFill>
            <w14:solidFill>
              <w14:schemeClr w14:val="tx1"/>
            </w14:solidFill>
          </w14:textFill>
        </w:rPr>
        <w:t>Loading Conditions:</w:t>
      </w:r>
    </w:p>
    <w:p w14:paraId="289D5ECB">
      <w:pPr>
        <w:pStyle w:val="58"/>
        <w:numPr>
          <w:ilvl w:val="0"/>
          <w:numId w:val="12"/>
        </w:numPr>
        <w:tabs>
          <w:tab w:val="left" w:pos="1520"/>
        </w:tabs>
        <w:autoSpaceDE w:val="0"/>
        <w:autoSpaceDN w:val="0"/>
        <w:adjustRightInd w:val="0"/>
        <w:spacing w:after="156" w:afterLines="50" w:line="280" w:lineRule="exact"/>
        <w:ind w:left="1509" w:hanging="403"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Lightship</w:t>
      </w:r>
      <w:r>
        <w:rPr>
          <w:rFonts w:hint="eastAsia"/>
          <w:color w:val="000000" w:themeColor="text1"/>
          <w:kern w:val="0"/>
          <w:sz w:val="24"/>
          <w14:textFill>
            <w14:solidFill>
              <w14:schemeClr w14:val="tx1"/>
            </w14:solidFill>
          </w14:textFill>
        </w:rPr>
        <w:t xml:space="preserve"> condition.</w:t>
      </w:r>
    </w:p>
    <w:p w14:paraId="596FCC41">
      <w:pPr>
        <w:pStyle w:val="58"/>
        <w:numPr>
          <w:ilvl w:val="0"/>
          <w:numId w:val="12"/>
        </w:numPr>
        <w:tabs>
          <w:tab w:val="left" w:pos="1520"/>
        </w:tabs>
        <w:autoSpaceDE w:val="0"/>
        <w:autoSpaceDN w:val="0"/>
        <w:adjustRightInd w:val="0"/>
        <w:spacing w:after="156" w:afterLines="50" w:line="280" w:lineRule="exact"/>
        <w:ind w:left="1509" w:hanging="403"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Docking condition with zero cargo and arrival bunker.</w:t>
      </w:r>
    </w:p>
    <w:p w14:paraId="597C6B41">
      <w:pPr>
        <w:pStyle w:val="58"/>
        <w:numPr>
          <w:ilvl w:val="0"/>
          <w:numId w:val="12"/>
        </w:numPr>
        <w:tabs>
          <w:tab w:val="left" w:pos="1520"/>
        </w:tabs>
        <w:autoSpaceDE w:val="0"/>
        <w:autoSpaceDN w:val="0"/>
        <w:adjustRightInd w:val="0"/>
        <w:spacing w:after="156" w:afterLines="50" w:line="280" w:lineRule="exact"/>
        <w:ind w:left="1509" w:hanging="403"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Ballast condition</w:t>
      </w:r>
      <w:r>
        <w:rPr>
          <w:rFonts w:hint="eastAsia"/>
          <w:color w:val="000000" w:themeColor="text1"/>
          <w:kern w:val="0"/>
          <w:sz w:val="24"/>
          <w14:textFill>
            <w14:solidFill>
              <w14:schemeClr w14:val="tx1"/>
            </w14:solidFill>
          </w14:textFill>
        </w:rPr>
        <w:t xml:space="preserve"> with zero cargo</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at d</w:t>
      </w:r>
      <w:r>
        <w:rPr>
          <w:color w:val="000000" w:themeColor="text1"/>
          <w:kern w:val="0"/>
          <w:sz w:val="24"/>
          <w14:textFill>
            <w14:solidFill>
              <w14:schemeClr w14:val="tx1"/>
            </w14:solidFill>
          </w14:textFill>
        </w:rPr>
        <w:t xml:space="preserve">eparture and </w:t>
      </w:r>
      <w:r>
        <w:rPr>
          <w:rFonts w:hint="eastAsia"/>
          <w:color w:val="000000" w:themeColor="text1"/>
          <w:kern w:val="0"/>
          <w:sz w:val="24"/>
          <w14:textFill>
            <w14:solidFill>
              <w14:schemeClr w14:val="tx1"/>
            </w14:solidFill>
          </w14:textFill>
        </w:rPr>
        <w:t>a</w:t>
      </w:r>
      <w:r>
        <w:rPr>
          <w:color w:val="000000" w:themeColor="text1"/>
          <w:kern w:val="0"/>
          <w:sz w:val="24"/>
          <w14:textFill>
            <w14:solidFill>
              <w14:schemeClr w14:val="tx1"/>
            </w14:solidFill>
          </w14:textFill>
        </w:rPr>
        <w:t>rrival.</w:t>
      </w:r>
    </w:p>
    <w:p w14:paraId="24BB4878">
      <w:pPr>
        <w:pStyle w:val="58"/>
        <w:numPr>
          <w:ilvl w:val="0"/>
          <w:numId w:val="12"/>
        </w:numPr>
        <w:tabs>
          <w:tab w:val="left" w:pos="1520"/>
        </w:tabs>
        <w:autoSpaceDE w:val="0"/>
        <w:autoSpaceDN w:val="0"/>
        <w:adjustRightInd w:val="0"/>
        <w:spacing w:after="156" w:afterLines="50" w:line="280" w:lineRule="exact"/>
        <w:ind w:left="1509" w:hanging="403"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Ballast condition</w:t>
      </w:r>
      <w:r>
        <w:rPr>
          <w:rFonts w:hint="eastAsia"/>
          <w:color w:val="000000" w:themeColor="text1"/>
          <w:kern w:val="0"/>
          <w:sz w:val="24"/>
          <w14:textFill>
            <w14:solidFill>
              <w14:schemeClr w14:val="tx1"/>
            </w14:solidFill>
          </w14:textFill>
        </w:rPr>
        <w:t xml:space="preserve"> with cargo for Panama Canal transit</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at d</w:t>
      </w:r>
      <w:r>
        <w:rPr>
          <w:color w:val="000000" w:themeColor="text1"/>
          <w:kern w:val="0"/>
          <w:sz w:val="24"/>
          <w14:textFill>
            <w14:solidFill>
              <w14:schemeClr w14:val="tx1"/>
            </w14:solidFill>
          </w14:textFill>
        </w:rPr>
        <w:t xml:space="preserve">eparture and </w:t>
      </w:r>
      <w:r>
        <w:rPr>
          <w:rFonts w:hint="eastAsia"/>
          <w:color w:val="000000" w:themeColor="text1"/>
          <w:kern w:val="0"/>
          <w:sz w:val="24"/>
          <w14:textFill>
            <w14:solidFill>
              <w14:schemeClr w14:val="tx1"/>
            </w14:solidFill>
          </w14:textFill>
        </w:rPr>
        <w:t>a</w:t>
      </w:r>
      <w:r>
        <w:rPr>
          <w:color w:val="000000" w:themeColor="text1"/>
          <w:kern w:val="0"/>
          <w:sz w:val="24"/>
          <w14:textFill>
            <w14:solidFill>
              <w14:schemeClr w14:val="tx1"/>
            </w14:solidFill>
          </w14:textFill>
        </w:rPr>
        <w:t>rrival.</w:t>
      </w:r>
    </w:p>
    <w:p w14:paraId="25837629">
      <w:pPr>
        <w:pStyle w:val="58"/>
        <w:numPr>
          <w:ilvl w:val="0"/>
          <w:numId w:val="12"/>
        </w:numPr>
        <w:tabs>
          <w:tab w:val="left" w:pos="1520"/>
        </w:tabs>
        <w:autoSpaceDE w:val="0"/>
        <w:autoSpaceDN w:val="0"/>
        <w:adjustRightInd w:val="0"/>
        <w:spacing w:after="156" w:afterLines="50" w:line="280" w:lineRule="exact"/>
        <w:ind w:left="1509" w:hanging="403"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H</w:t>
      </w:r>
      <w:r>
        <w:rPr>
          <w:color w:val="000000" w:themeColor="text1"/>
          <w:kern w:val="0"/>
          <w:sz w:val="24"/>
          <w14:textFill>
            <w14:solidFill>
              <w14:schemeClr w14:val="tx1"/>
            </w14:solidFill>
          </w14:textFill>
        </w:rPr>
        <w:t>omogeneous</w:t>
      </w:r>
      <w:r>
        <w:rPr>
          <w:rFonts w:hint="eastAsia"/>
          <w:color w:val="000000" w:themeColor="text1"/>
          <w:kern w:val="0"/>
          <w:sz w:val="24"/>
          <w14:textFill>
            <w14:solidFill>
              <w14:schemeClr w14:val="tx1"/>
            </w14:solidFill>
          </w14:textFill>
        </w:rPr>
        <w:t>10</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12, 14</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 xml:space="preserve">16, 18 </w:t>
      </w:r>
      <w:r>
        <w:rPr>
          <w:color w:val="000000" w:themeColor="text1"/>
          <w:kern w:val="0"/>
          <w:sz w:val="24"/>
          <w14:textFill>
            <w14:solidFill>
              <w14:schemeClr w14:val="tx1"/>
            </w14:solidFill>
          </w14:textFill>
        </w:rPr>
        <w:t>MT/</w:t>
      </w:r>
      <w:r>
        <w:rPr>
          <w:rFonts w:hint="eastAsia"/>
          <w:color w:val="000000" w:themeColor="text1"/>
          <w:kern w:val="0"/>
          <w:sz w:val="24"/>
          <w14:textFill>
            <w14:solidFill>
              <w14:schemeClr w14:val="tx1"/>
            </w14:solidFill>
          </w14:textFill>
        </w:rPr>
        <w:t>T</w:t>
      </w:r>
      <w:r>
        <w:rPr>
          <w:color w:val="000000" w:themeColor="text1"/>
          <w:kern w:val="0"/>
          <w:sz w:val="24"/>
          <w14:textFill>
            <w14:solidFill>
              <w14:schemeClr w14:val="tx1"/>
            </w14:solidFill>
          </w14:textFill>
        </w:rPr>
        <w:t xml:space="preserve">EU </w:t>
      </w:r>
      <w:r>
        <w:rPr>
          <w:rFonts w:hint="eastAsia"/>
          <w:color w:val="000000" w:themeColor="text1"/>
          <w:kern w:val="0"/>
          <w:sz w:val="24"/>
          <w14:textFill>
            <w14:solidFill>
              <w14:schemeClr w14:val="tx1"/>
            </w14:solidFill>
          </w14:textFill>
        </w:rPr>
        <w:t>container (8</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6</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 height) </w:t>
      </w:r>
      <w:r>
        <w:rPr>
          <w:color w:val="000000" w:themeColor="text1"/>
          <w:kern w:val="0"/>
          <w:sz w:val="24"/>
          <w14:textFill>
            <w14:solidFill>
              <w14:schemeClr w14:val="tx1"/>
            </w14:solidFill>
          </w14:textFill>
        </w:rPr>
        <w:t xml:space="preserve">loading </w:t>
      </w:r>
      <w:r>
        <w:rPr>
          <w:rFonts w:hint="eastAsia"/>
          <w:color w:val="000000" w:themeColor="text1"/>
          <w:kern w:val="0"/>
          <w:sz w:val="24"/>
          <w14:textFill>
            <w14:solidFill>
              <w14:schemeClr w14:val="tx1"/>
            </w14:solidFill>
          </w14:textFill>
        </w:rPr>
        <w:t xml:space="preserve">condition, </w:t>
      </w:r>
      <w:r>
        <w:rPr>
          <w:color w:val="000000" w:themeColor="text1"/>
          <w:kern w:val="0"/>
          <w:sz w:val="24"/>
          <w14:textFill>
            <w14:solidFill>
              <w14:schemeClr w14:val="tx1"/>
            </w14:solidFill>
          </w14:textFill>
        </w:rPr>
        <w:t xml:space="preserve">at design draught, </w:t>
      </w:r>
      <w:r>
        <w:rPr>
          <w:rFonts w:hint="eastAsia"/>
          <w:color w:val="000000" w:themeColor="text1"/>
          <w:kern w:val="0"/>
          <w:sz w:val="24"/>
          <w14:textFill>
            <w14:solidFill>
              <w14:schemeClr w14:val="tx1"/>
            </w14:solidFill>
          </w14:textFill>
        </w:rPr>
        <w:t>at d</w:t>
      </w:r>
      <w:r>
        <w:rPr>
          <w:color w:val="000000" w:themeColor="text1"/>
          <w:kern w:val="0"/>
          <w:sz w:val="24"/>
          <w14:textFill>
            <w14:solidFill>
              <w14:schemeClr w14:val="tx1"/>
            </w14:solidFill>
          </w14:textFill>
        </w:rPr>
        <w:t>eparture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and </w:t>
      </w:r>
      <w:r>
        <w:rPr>
          <w:rFonts w:hint="eastAsia"/>
          <w:color w:val="000000" w:themeColor="text1"/>
          <w:kern w:val="0"/>
          <w:sz w:val="24"/>
          <w14:textFill>
            <w14:solidFill>
              <w14:schemeClr w14:val="tx1"/>
            </w14:solidFill>
          </w14:textFill>
        </w:rPr>
        <w:t>a</w:t>
      </w:r>
      <w:r>
        <w:rPr>
          <w:color w:val="000000" w:themeColor="text1"/>
          <w:kern w:val="0"/>
          <w:sz w:val="24"/>
          <w14:textFill>
            <w14:solidFill>
              <w14:schemeClr w14:val="tx1"/>
            </w14:solidFill>
          </w14:textFill>
        </w:rPr>
        <w:t>rrival.</w:t>
      </w:r>
    </w:p>
    <w:p w14:paraId="1701C65F">
      <w:pPr>
        <w:pStyle w:val="58"/>
        <w:numPr>
          <w:ilvl w:val="0"/>
          <w:numId w:val="12"/>
        </w:numPr>
        <w:tabs>
          <w:tab w:val="left" w:pos="1520"/>
        </w:tabs>
        <w:autoSpaceDE w:val="0"/>
        <w:autoSpaceDN w:val="0"/>
        <w:adjustRightInd w:val="0"/>
        <w:spacing w:after="156" w:afterLines="50" w:line="280" w:lineRule="exact"/>
        <w:ind w:left="1509" w:hanging="403"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H</w:t>
      </w:r>
      <w:r>
        <w:rPr>
          <w:color w:val="000000" w:themeColor="text1"/>
          <w:kern w:val="0"/>
          <w:sz w:val="24"/>
          <w14:textFill>
            <w14:solidFill>
              <w14:schemeClr w14:val="tx1"/>
            </w14:solidFill>
          </w14:textFill>
        </w:rPr>
        <w:t>omogeneous</w:t>
      </w:r>
      <w:r>
        <w:rPr>
          <w:rFonts w:hint="eastAsia"/>
          <w:color w:val="000000" w:themeColor="text1"/>
          <w:kern w:val="0"/>
          <w:sz w:val="24"/>
          <w14:textFill>
            <w14:solidFill>
              <w14:schemeClr w14:val="tx1"/>
            </w14:solidFill>
          </w14:textFill>
        </w:rPr>
        <w:t>10</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12, 14</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16, 18</w:t>
      </w:r>
      <w:r>
        <w:rPr>
          <w:color w:val="000000" w:themeColor="text1"/>
          <w:kern w:val="0"/>
          <w:sz w:val="24"/>
          <w14:textFill>
            <w14:solidFill>
              <w14:schemeClr w14:val="tx1"/>
            </w14:solidFill>
          </w14:textFill>
        </w:rPr>
        <w:t>MT/</w:t>
      </w:r>
      <w:r>
        <w:rPr>
          <w:rFonts w:hint="eastAsia"/>
          <w:color w:val="000000" w:themeColor="text1"/>
          <w:kern w:val="0"/>
          <w:sz w:val="24"/>
          <w14:textFill>
            <w14:solidFill>
              <w14:schemeClr w14:val="tx1"/>
            </w14:solidFill>
          </w14:textFill>
        </w:rPr>
        <w:t xml:space="preserve"> T</w:t>
      </w:r>
      <w:r>
        <w:rPr>
          <w:color w:val="000000" w:themeColor="text1"/>
          <w:kern w:val="0"/>
          <w:sz w:val="24"/>
          <w14:textFill>
            <w14:solidFill>
              <w14:schemeClr w14:val="tx1"/>
            </w14:solidFill>
          </w14:textFill>
        </w:rPr>
        <w:t>EU</w:t>
      </w:r>
      <w:r>
        <w:rPr>
          <w:rFonts w:hint="eastAsia"/>
          <w:color w:val="000000" w:themeColor="text1"/>
          <w:kern w:val="0"/>
          <w:sz w:val="24"/>
          <w14:textFill>
            <w14:solidFill>
              <w14:schemeClr w14:val="tx1"/>
            </w14:solidFill>
          </w14:textFill>
        </w:rPr>
        <w:t xml:space="preserve"> container (8</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6</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 height) </w:t>
      </w:r>
      <w:r>
        <w:rPr>
          <w:color w:val="000000" w:themeColor="text1"/>
          <w:kern w:val="0"/>
          <w:sz w:val="24"/>
          <w14:textFill>
            <w14:solidFill>
              <w14:schemeClr w14:val="tx1"/>
            </w14:solidFill>
          </w14:textFill>
        </w:rPr>
        <w:t xml:space="preserve">loading </w:t>
      </w:r>
      <w:r>
        <w:rPr>
          <w:rFonts w:hint="eastAsia"/>
          <w:color w:val="000000" w:themeColor="text1"/>
          <w:kern w:val="0"/>
          <w:sz w:val="24"/>
          <w14:textFill>
            <w14:solidFill>
              <w14:schemeClr w14:val="tx1"/>
            </w14:solidFill>
          </w14:textFill>
        </w:rPr>
        <w:t xml:space="preserve">condition, </w:t>
      </w:r>
      <w:r>
        <w:rPr>
          <w:color w:val="000000" w:themeColor="text1"/>
          <w:kern w:val="0"/>
          <w:sz w:val="24"/>
          <w14:textFill>
            <w14:solidFill>
              <w14:schemeClr w14:val="tx1"/>
            </w14:solidFill>
          </w14:textFill>
        </w:rPr>
        <w:t xml:space="preserve">at </w:t>
      </w:r>
      <w:r>
        <w:rPr>
          <w:rFonts w:hint="eastAsia"/>
          <w:color w:val="000000" w:themeColor="text1"/>
          <w:kern w:val="0"/>
          <w:sz w:val="24"/>
          <w14:textFill>
            <w14:solidFill>
              <w14:schemeClr w14:val="tx1"/>
            </w14:solidFill>
          </w14:textFill>
        </w:rPr>
        <w:t>scantling</w:t>
      </w:r>
      <w:r>
        <w:rPr>
          <w:color w:val="000000" w:themeColor="text1"/>
          <w:kern w:val="0"/>
          <w:sz w:val="24"/>
          <w14:textFill>
            <w14:solidFill>
              <w14:schemeClr w14:val="tx1"/>
            </w14:solidFill>
          </w14:textFill>
        </w:rPr>
        <w:t xml:space="preserve"> draught, </w:t>
      </w:r>
      <w:r>
        <w:rPr>
          <w:rFonts w:hint="eastAsia"/>
          <w:color w:val="000000" w:themeColor="text1"/>
          <w:kern w:val="0"/>
          <w:sz w:val="24"/>
          <w14:textFill>
            <w14:solidFill>
              <w14:schemeClr w14:val="tx1"/>
            </w14:solidFill>
          </w14:textFill>
        </w:rPr>
        <w:t>at d</w:t>
      </w:r>
      <w:r>
        <w:rPr>
          <w:color w:val="000000" w:themeColor="text1"/>
          <w:kern w:val="0"/>
          <w:sz w:val="24"/>
          <w14:textFill>
            <w14:solidFill>
              <w14:schemeClr w14:val="tx1"/>
            </w14:solidFill>
          </w14:textFill>
        </w:rPr>
        <w:t>eparture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and </w:t>
      </w:r>
      <w:r>
        <w:rPr>
          <w:rFonts w:hint="eastAsia"/>
          <w:color w:val="000000" w:themeColor="text1"/>
          <w:kern w:val="0"/>
          <w:sz w:val="24"/>
          <w14:textFill>
            <w14:solidFill>
              <w14:schemeClr w14:val="tx1"/>
            </w14:solidFill>
          </w14:textFill>
        </w:rPr>
        <w:t>a</w:t>
      </w:r>
      <w:r>
        <w:rPr>
          <w:color w:val="000000" w:themeColor="text1"/>
          <w:kern w:val="0"/>
          <w:sz w:val="24"/>
          <w14:textFill>
            <w14:solidFill>
              <w14:schemeClr w14:val="tx1"/>
            </w14:solidFill>
          </w14:textFill>
        </w:rPr>
        <w:t>rrival.</w:t>
      </w:r>
    </w:p>
    <w:p w14:paraId="1331D908">
      <w:pPr>
        <w:autoSpaceDE w:val="0"/>
        <w:autoSpaceDN w:val="0"/>
        <w:adjustRightInd w:val="0"/>
        <w:ind w:left="1107"/>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Note:</w:t>
      </w:r>
    </w:p>
    <w:p w14:paraId="24357CC3">
      <w:pPr>
        <w:autoSpaceDE w:val="0"/>
        <w:autoSpaceDN w:val="0"/>
        <w:adjustRightInd w:val="0"/>
        <w:spacing w:before="4" w:after="156" w:afterLines="50" w:line="280" w:lineRule="exact"/>
        <w:ind w:left="1530" w:hanging="338"/>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1)</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loadable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number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of</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containers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shall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limited</w:t>
      </w:r>
      <w:r>
        <w:rPr>
          <w:rFonts w:hint="eastAsia"/>
          <w:color w:val="000000" w:themeColor="text1"/>
          <w:kern w:val="0"/>
          <w:sz w:val="24"/>
          <w14:textFill>
            <w14:solidFill>
              <w14:schemeClr w14:val="tx1"/>
            </w14:solidFill>
          </w14:textFill>
        </w:rPr>
        <w:t xml:space="preserve"> only by </w:t>
      </w:r>
      <w:r>
        <w:rPr>
          <w:color w:val="000000" w:themeColor="text1"/>
          <w:kern w:val="0"/>
          <w:sz w:val="24"/>
          <w14:textFill>
            <w14:solidFill>
              <w14:schemeClr w14:val="tx1"/>
            </w14:solidFill>
          </w14:textFill>
        </w:rPr>
        <w:t>visibility requirements</w:t>
      </w:r>
      <w:r>
        <w:rPr>
          <w:rFonts w:hint="eastAsia"/>
          <w:color w:val="000000" w:themeColor="text1"/>
          <w:kern w:val="0"/>
          <w:sz w:val="24"/>
          <w14:textFill>
            <w14:solidFill>
              <w14:schemeClr w14:val="tx1"/>
            </w14:solidFill>
          </w14:textFill>
        </w:rPr>
        <w:t>. The restrictions by capability of container lashing and securing system to be not taken into account</w:t>
      </w:r>
      <w:r>
        <w:rPr>
          <w:color w:val="000000" w:themeColor="text1"/>
          <w:kern w:val="0"/>
          <w:sz w:val="24"/>
          <w14:textFill>
            <w14:solidFill>
              <w14:schemeClr w14:val="tx1"/>
            </w14:solidFill>
          </w14:textFill>
        </w:rPr>
        <w:t>.</w:t>
      </w:r>
    </w:p>
    <w:p w14:paraId="2F52655B">
      <w:pPr>
        <w:autoSpaceDE w:val="0"/>
        <w:autoSpaceDN w:val="0"/>
        <w:adjustRightInd w:val="0"/>
        <w:spacing w:after="156" w:afterLines="50" w:line="280" w:lineRule="exact"/>
        <w:ind w:left="1527" w:hanging="341"/>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2</w:t>
      </w:r>
      <w:r>
        <w:rPr>
          <w:color w:val="000000" w:themeColor="text1"/>
          <w:kern w:val="0"/>
          <w:sz w:val="24"/>
          <w14:textFill>
            <w14:solidFill>
              <w14:schemeClr w14:val="tx1"/>
            </w14:solidFill>
          </w14:textFill>
        </w:rPr>
        <w:t>) Transverse metacentric height after free surface correction (G</w:t>
      </w:r>
      <w:r>
        <w:rPr>
          <w:rFonts w:hint="eastAsia"/>
          <w:color w:val="000000" w:themeColor="text1"/>
          <w:kern w:val="0"/>
          <w:sz w:val="24"/>
          <w:vertAlign w:val="subscript"/>
          <w14:textFill>
            <w14:solidFill>
              <w14:schemeClr w14:val="tx1"/>
            </w14:solidFill>
          </w14:textFill>
        </w:rPr>
        <w:t>0</w:t>
      </w:r>
      <w:r>
        <w:rPr>
          <w:color w:val="000000" w:themeColor="text1"/>
          <w:kern w:val="0"/>
          <w:sz w:val="24"/>
          <w14:textFill>
            <w14:solidFill>
              <w14:schemeClr w14:val="tx1"/>
            </w14:solidFill>
          </w14:textFill>
        </w:rPr>
        <w:t>M) shall not be less than</w:t>
      </w:r>
      <w:r>
        <w:rPr>
          <w:rFonts w:hint="eastAsia"/>
          <w:color w:val="000000" w:themeColor="text1"/>
          <w:kern w:val="0"/>
          <w:sz w:val="24"/>
          <w14:textFill>
            <w14:solidFill>
              <w14:schemeClr w14:val="tx1"/>
            </w14:solidFill>
          </w14:textFill>
        </w:rPr>
        <w:t xml:space="preserve"> the minimum GM value required by damage stability</w:t>
      </w:r>
      <w:r>
        <w:rPr>
          <w:color w:val="000000" w:themeColor="text1"/>
          <w:kern w:val="0"/>
          <w:sz w:val="24"/>
          <w14:textFill>
            <w14:solidFill>
              <w14:schemeClr w14:val="tx1"/>
            </w14:solidFill>
          </w14:textFill>
        </w:rPr>
        <w:t>.</w:t>
      </w:r>
    </w:p>
    <w:p w14:paraId="78109F5B">
      <w:pPr>
        <w:autoSpaceDE w:val="0"/>
        <w:autoSpaceDN w:val="0"/>
        <w:adjustRightInd w:val="0"/>
        <w:spacing w:after="156" w:afterLines="50" w:line="280" w:lineRule="exact"/>
        <w:ind w:left="1527" w:hanging="341"/>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3) </w:t>
      </w:r>
      <w:r>
        <w:rPr>
          <w:color w:val="000000" w:themeColor="text1"/>
          <w:kern w:val="0"/>
          <w:sz w:val="24"/>
          <w14:textFill>
            <w14:solidFill>
              <w14:schemeClr w14:val="tx1"/>
            </w14:solidFill>
          </w14:textFill>
        </w:rPr>
        <w:t>For each calculation, bunker and other consumable supplies shall be as follow</w:t>
      </w:r>
      <w:r>
        <w:rPr>
          <w:rFonts w:hint="eastAsia"/>
          <w:color w:val="000000" w:themeColor="text1"/>
          <w:kern w:val="0"/>
          <w:sz w:val="24"/>
          <w14:textFill>
            <w14:solidFill>
              <w14:schemeClr w14:val="tx1"/>
            </w14:solidFill>
          </w14:textFill>
        </w:rPr>
        <w:t xml:space="preserve"> </w:t>
      </w:r>
    </w:p>
    <w:p w14:paraId="2C11021F">
      <w:pPr>
        <w:tabs>
          <w:tab w:val="left" w:pos="4220"/>
        </w:tabs>
        <w:autoSpaceDE w:val="0"/>
        <w:autoSpaceDN w:val="0"/>
        <w:adjustRightInd w:val="0"/>
        <w:spacing w:line="243" w:lineRule="auto"/>
        <w:ind w:left="4883" w:leftChars="840" w:hanging="3119"/>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At departure:</w:t>
      </w:r>
      <w:r>
        <w:rPr>
          <w:color w:val="000000" w:themeColor="text1"/>
          <w:kern w:val="0"/>
          <w:sz w:val="24"/>
          <w14:textFill>
            <w14:solidFill>
              <w14:schemeClr w14:val="tx1"/>
            </w14:solidFill>
          </w14:textFill>
        </w:rPr>
        <w:tab/>
      </w:r>
      <w:r>
        <w:rPr>
          <w:rFonts w:hint="eastAsia"/>
          <w:color w:val="000000" w:themeColor="text1"/>
          <w:kern w:val="0"/>
          <w:sz w:val="24"/>
          <w14:textFill>
            <w14:solidFill>
              <w14:schemeClr w14:val="tx1"/>
            </w14:solidFill>
          </w14:textFill>
        </w:rPr>
        <w:t xml:space="preserve">100% </w:t>
      </w:r>
      <w:r>
        <w:rPr>
          <w:color w:val="000000" w:themeColor="text1"/>
          <w:kern w:val="0"/>
          <w:sz w:val="24"/>
          <w14:textFill>
            <w14:solidFill>
              <w14:schemeClr w14:val="tx1"/>
            </w14:solidFill>
          </w14:textFill>
        </w:rPr>
        <w:t>consumables supplies</w:t>
      </w:r>
    </w:p>
    <w:p w14:paraId="6D03CCD8">
      <w:pPr>
        <w:tabs>
          <w:tab w:val="left" w:pos="4220"/>
        </w:tabs>
        <w:autoSpaceDE w:val="0"/>
        <w:autoSpaceDN w:val="0"/>
        <w:adjustRightInd w:val="0"/>
        <w:spacing w:line="243" w:lineRule="auto"/>
        <w:ind w:left="4253" w:leftChars="840" w:hanging="2489"/>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At arrival:</w:t>
      </w:r>
      <w:r>
        <w:rPr>
          <w:color w:val="000000" w:themeColor="text1"/>
          <w:kern w:val="0"/>
          <w:sz w:val="24"/>
          <w14:textFill>
            <w14:solidFill>
              <w14:schemeClr w14:val="tx1"/>
            </w14:solidFill>
          </w14:textFill>
        </w:rPr>
        <w:tab/>
      </w:r>
      <w:r>
        <w:rPr>
          <w:rFonts w:hint="eastAsia"/>
          <w:color w:val="000000" w:themeColor="text1"/>
          <w:kern w:val="0"/>
          <w:sz w:val="24"/>
          <w14:textFill>
            <w14:solidFill>
              <w14:schemeClr w14:val="tx1"/>
            </w14:solidFill>
          </w14:textFill>
        </w:rPr>
        <w:t>Approx. 1</w:t>
      </w:r>
      <w:r>
        <w:rPr>
          <w:color w:val="000000" w:themeColor="text1"/>
          <w:kern w:val="0"/>
          <w:sz w:val="24"/>
          <w14:textFill>
            <w14:solidFill>
              <w14:schemeClr w14:val="tx1"/>
            </w14:solidFill>
          </w14:textFill>
        </w:rPr>
        <w:t>0%</w:t>
      </w:r>
      <w:r>
        <w:rPr>
          <w:rFonts w:hint="eastAsia"/>
          <w:color w:val="000000" w:themeColor="text1"/>
          <w:kern w:val="0"/>
          <w:sz w:val="24"/>
          <w14:textFill>
            <w14:solidFill>
              <w14:schemeClr w14:val="tx1"/>
            </w14:solidFill>
          </w14:textFill>
        </w:rPr>
        <w:t xml:space="preserve"> supplies forHFO/LSFO/ULSFO/MGO/FW and </w:t>
      </w:r>
      <w:r>
        <w:rPr>
          <w:color w:val="000000" w:themeColor="text1"/>
          <w:kern w:val="0"/>
          <w:sz w:val="24"/>
          <w14:textFill>
            <w14:solidFill>
              <w14:schemeClr w14:val="tx1"/>
            </w14:solidFill>
          </w14:textFill>
        </w:rPr>
        <w:t>approx. 70%~85% supplies for LO of the total amount at departure</w:t>
      </w:r>
    </w:p>
    <w:p w14:paraId="3A48BB6B">
      <w:pPr>
        <w:autoSpaceDE w:val="0"/>
        <w:autoSpaceDN w:val="0"/>
        <w:adjustRightInd w:val="0"/>
        <w:spacing w:before="4" w:after="156" w:afterLines="50" w:line="280" w:lineRule="exact"/>
        <w:ind w:left="1530" w:hanging="338"/>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4) </w:t>
      </w:r>
      <w:r>
        <w:rPr>
          <w:color w:val="000000" w:themeColor="text1"/>
          <w:kern w:val="0"/>
          <w:sz w:val="24"/>
          <w14:textFill>
            <w14:solidFill>
              <w14:schemeClr w14:val="tx1"/>
            </w14:solidFill>
          </w14:textFill>
        </w:rPr>
        <w:t>The vertical cente</w:t>
      </w:r>
      <w:r>
        <w:rPr>
          <w:rFonts w:hint="eastAsia"/>
          <w:color w:val="000000" w:themeColor="text1"/>
          <w:kern w:val="0"/>
          <w:sz w:val="24"/>
          <w14:textFill>
            <w14:solidFill>
              <w14:schemeClr w14:val="tx1"/>
            </w14:solidFill>
          </w14:textFill>
        </w:rPr>
        <w:t>r</w:t>
      </w:r>
      <w:r>
        <w:rPr>
          <w:color w:val="000000" w:themeColor="text1"/>
          <w:kern w:val="0"/>
          <w:sz w:val="24"/>
          <w14:textFill>
            <w14:solidFill>
              <w14:schemeClr w14:val="tx1"/>
            </w14:solidFill>
          </w14:textFill>
        </w:rPr>
        <w:t xml:space="preserve"> of gravity </w:t>
      </w:r>
      <w:r>
        <w:rPr>
          <w:rFonts w:hint="eastAsia"/>
          <w:color w:val="000000" w:themeColor="text1"/>
          <w:kern w:val="0"/>
          <w:sz w:val="24"/>
          <w14:textFill>
            <w14:solidFill>
              <w14:schemeClr w14:val="tx1"/>
            </w14:solidFill>
          </w14:textFill>
        </w:rPr>
        <w:t xml:space="preserve">(VCG) </w:t>
      </w:r>
      <w:r>
        <w:rPr>
          <w:color w:val="000000" w:themeColor="text1"/>
          <w:kern w:val="0"/>
          <w:sz w:val="24"/>
          <w14:textFill>
            <w14:solidFill>
              <w14:schemeClr w14:val="tx1"/>
            </w14:solidFill>
          </w14:textFill>
        </w:rPr>
        <w:t>for stability calculations shall be assumed 45% of the container height.</w:t>
      </w:r>
    </w:p>
    <w:p w14:paraId="20BB78BB">
      <w:pPr>
        <w:autoSpaceDE w:val="0"/>
        <w:autoSpaceDN w:val="0"/>
        <w:adjustRightInd w:val="0"/>
        <w:ind w:firstLine="1200" w:firstLineChars="500"/>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5) </w:t>
      </w:r>
      <w:r>
        <w:rPr>
          <w:color w:val="000000" w:themeColor="text1"/>
          <w:kern w:val="0"/>
          <w:sz w:val="24"/>
          <w14:textFill>
            <w14:solidFill>
              <w14:schemeClr w14:val="tx1"/>
            </w14:solidFill>
          </w14:textFill>
        </w:rPr>
        <w:t>Following values shall be used for the trim and stability calculation:</w:t>
      </w:r>
    </w:p>
    <w:p w14:paraId="439BD05C">
      <w:pPr>
        <w:autoSpaceDE w:val="0"/>
        <w:autoSpaceDN w:val="0"/>
        <w:adjustRightInd w:val="0"/>
        <w:spacing w:before="3" w:line="280" w:lineRule="exact"/>
        <w:jc w:val="left"/>
        <w:rPr>
          <w:color w:val="000000" w:themeColor="text1"/>
          <w:kern w:val="0"/>
          <w:sz w:val="28"/>
          <w:szCs w:val="28"/>
          <w14:textFill>
            <w14:solidFill>
              <w14:schemeClr w14:val="tx1"/>
            </w14:solidFill>
          </w14:textFill>
        </w:rPr>
      </w:pPr>
    </w:p>
    <w:p w14:paraId="5589E922">
      <w:pPr>
        <w:tabs>
          <w:tab w:val="left" w:pos="3828"/>
        </w:tabs>
        <w:autoSpaceDE w:val="0"/>
        <w:autoSpaceDN w:val="0"/>
        <w:adjustRightInd w:val="0"/>
        <w:ind w:left="1276" w:firstLine="240" w:firstLineChars="100"/>
        <w:jc w:val="left"/>
        <w:rPr>
          <w:color w:val="000000" w:themeColor="text1"/>
          <w:kern w:val="0"/>
          <w:sz w:val="24"/>
          <w14:textFill>
            <w14:solidFill>
              <w14:schemeClr w14:val="tx1"/>
            </w14:solidFill>
          </w14:textFill>
        </w:rPr>
      </w:pPr>
      <w:r>
        <w:rPr>
          <w:rFonts w:hint="eastAsia"/>
          <w:color w:val="000000" w:themeColor="text1"/>
          <w:kern w:val="0"/>
          <w:sz w:val="24"/>
          <w:u w:val="single"/>
          <w14:textFill>
            <w14:solidFill>
              <w14:schemeClr w14:val="tx1"/>
            </w14:solidFill>
          </w14:textFill>
        </w:rPr>
        <w:t>Kind of liquid</w:t>
      </w:r>
      <w:r>
        <w:rPr>
          <w:rFonts w:hint="eastAsia"/>
          <w:color w:val="000000" w:themeColor="text1"/>
          <w:kern w:val="0"/>
          <w:sz w:val="24"/>
          <w14:textFill>
            <w14:solidFill>
              <w14:schemeClr w14:val="tx1"/>
            </w14:solidFill>
          </w14:textFill>
        </w:rPr>
        <w:tab/>
      </w:r>
      <w:r>
        <w:rPr>
          <w:rFonts w:hint="eastAsia"/>
          <w:color w:val="000000" w:themeColor="text1"/>
          <w:kern w:val="0"/>
          <w:sz w:val="24"/>
          <w14:textFill>
            <w14:solidFill>
              <w14:schemeClr w14:val="tx1"/>
            </w14:solidFill>
          </w14:textFill>
        </w:rPr>
        <w:tab/>
      </w:r>
      <w:r>
        <w:rPr>
          <w:color w:val="000000" w:themeColor="text1"/>
          <w:kern w:val="0"/>
          <w:sz w:val="24"/>
          <w:u w:val="single"/>
          <w14:textFill>
            <w14:solidFill>
              <w14:schemeClr w14:val="tx1"/>
            </w14:solidFill>
          </w14:textFill>
        </w:rPr>
        <w:t>Specific gravity</w:t>
      </w:r>
      <w:r>
        <w:rPr>
          <w:color w:val="000000" w:themeColor="text1"/>
          <w:kern w:val="0"/>
          <w:sz w:val="24"/>
          <w14:textFill>
            <w14:solidFill>
              <w14:schemeClr w14:val="tx1"/>
            </w14:solidFill>
          </w14:textFill>
        </w:rPr>
        <w:tab/>
      </w:r>
      <w:r>
        <w:rPr>
          <w:rFonts w:hint="eastAsia"/>
          <w:color w:val="000000" w:themeColor="text1"/>
          <w:kern w:val="0"/>
          <w:sz w:val="24"/>
          <w:u w:val="single"/>
          <w14:textFill>
            <w14:solidFill>
              <w14:schemeClr w14:val="tx1"/>
            </w14:solidFill>
          </w14:textFill>
        </w:rPr>
        <w:t>F</w:t>
      </w:r>
      <w:r>
        <w:rPr>
          <w:color w:val="000000" w:themeColor="text1"/>
          <w:kern w:val="0"/>
          <w:sz w:val="24"/>
          <w:u w:val="single"/>
          <w14:textFill>
            <w14:solidFill>
              <w14:schemeClr w14:val="tx1"/>
            </w14:solidFill>
          </w14:textFill>
        </w:rPr>
        <w:t>ull filling ratio (%)</w:t>
      </w:r>
    </w:p>
    <w:tbl>
      <w:tblPr>
        <w:tblStyle w:val="40"/>
        <w:tblW w:w="0" w:type="auto"/>
        <w:tblInd w:w="1532" w:type="dxa"/>
        <w:tblLayout w:type="fixed"/>
        <w:tblCellMar>
          <w:top w:w="0" w:type="dxa"/>
          <w:left w:w="0" w:type="dxa"/>
          <w:bottom w:w="0" w:type="dxa"/>
          <w:right w:w="0" w:type="dxa"/>
        </w:tblCellMar>
      </w:tblPr>
      <w:tblGrid>
        <w:gridCol w:w="2863"/>
        <w:gridCol w:w="2139"/>
        <w:gridCol w:w="1334"/>
      </w:tblGrid>
      <w:tr w14:paraId="6F230F48">
        <w:tblPrEx>
          <w:tblCellMar>
            <w:top w:w="0" w:type="dxa"/>
            <w:left w:w="0" w:type="dxa"/>
            <w:bottom w:w="0" w:type="dxa"/>
            <w:right w:w="0" w:type="dxa"/>
          </w:tblCellMar>
        </w:tblPrEx>
        <w:trPr>
          <w:trHeight w:val="260" w:hRule="exact"/>
        </w:trPr>
        <w:tc>
          <w:tcPr>
            <w:tcW w:w="2863" w:type="dxa"/>
            <w:tcBorders>
              <w:top w:val="nil"/>
              <w:left w:val="nil"/>
              <w:bottom w:val="nil"/>
              <w:right w:val="nil"/>
            </w:tcBorders>
          </w:tcPr>
          <w:p w14:paraId="4846454D">
            <w:pPr>
              <w:autoSpaceDE w:val="0"/>
              <w:autoSpaceDN w:val="0"/>
              <w:adjustRightInd w:val="0"/>
              <w:spacing w:line="240" w:lineRule="exact"/>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Ballast </w:t>
            </w:r>
            <w:r>
              <w:rPr>
                <w:color w:val="000000" w:themeColor="text1"/>
                <w:kern w:val="0"/>
                <w:sz w:val="24"/>
                <w14:textFill>
                  <w14:solidFill>
                    <w14:schemeClr w14:val="tx1"/>
                  </w14:solidFill>
                </w14:textFill>
              </w:rPr>
              <w:t>water:</w:t>
            </w:r>
          </w:p>
        </w:tc>
        <w:tc>
          <w:tcPr>
            <w:tcW w:w="2139" w:type="dxa"/>
            <w:tcBorders>
              <w:top w:val="nil"/>
              <w:left w:val="nil"/>
              <w:bottom w:val="nil"/>
              <w:right w:val="nil"/>
            </w:tcBorders>
          </w:tcPr>
          <w:p w14:paraId="659B1EB1">
            <w:pPr>
              <w:autoSpaceDE w:val="0"/>
              <w:autoSpaceDN w:val="0"/>
              <w:adjustRightInd w:val="0"/>
              <w:spacing w:line="240" w:lineRule="exact"/>
              <w:ind w:left="626"/>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1.025</w:t>
            </w:r>
          </w:p>
        </w:tc>
        <w:tc>
          <w:tcPr>
            <w:tcW w:w="1334" w:type="dxa"/>
            <w:tcBorders>
              <w:top w:val="nil"/>
              <w:left w:val="nil"/>
              <w:bottom w:val="nil"/>
              <w:right w:val="nil"/>
            </w:tcBorders>
          </w:tcPr>
          <w:p w14:paraId="73FAB17F">
            <w:pPr>
              <w:autoSpaceDE w:val="0"/>
              <w:autoSpaceDN w:val="0"/>
              <w:adjustRightInd w:val="0"/>
              <w:spacing w:line="240" w:lineRule="exact"/>
              <w:ind w:left="2" w:leftChars="-85" w:right="126" w:rightChars="60" w:hanging="180" w:hangingChars="75"/>
              <w:jc w:val="righ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100</w:t>
            </w:r>
          </w:p>
        </w:tc>
      </w:tr>
      <w:tr w14:paraId="4EA3786E">
        <w:tblPrEx>
          <w:tblCellMar>
            <w:top w:w="0" w:type="dxa"/>
            <w:left w:w="0" w:type="dxa"/>
            <w:bottom w:w="0" w:type="dxa"/>
            <w:right w:w="0" w:type="dxa"/>
          </w:tblCellMar>
        </w:tblPrEx>
        <w:trPr>
          <w:trHeight w:val="280" w:hRule="exact"/>
        </w:trPr>
        <w:tc>
          <w:tcPr>
            <w:tcW w:w="2863" w:type="dxa"/>
            <w:tcBorders>
              <w:top w:val="nil"/>
              <w:left w:val="nil"/>
              <w:bottom w:val="nil"/>
              <w:right w:val="nil"/>
            </w:tcBorders>
          </w:tcPr>
          <w:p w14:paraId="595605C0">
            <w:pPr>
              <w:autoSpaceDE w:val="0"/>
              <w:autoSpaceDN w:val="0"/>
              <w:adjustRightInd w:val="0"/>
              <w:spacing w:line="260" w:lineRule="exact"/>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Fresh water:</w:t>
            </w:r>
          </w:p>
        </w:tc>
        <w:tc>
          <w:tcPr>
            <w:tcW w:w="2139" w:type="dxa"/>
            <w:tcBorders>
              <w:top w:val="nil"/>
              <w:left w:val="nil"/>
              <w:bottom w:val="nil"/>
              <w:right w:val="nil"/>
            </w:tcBorders>
          </w:tcPr>
          <w:p w14:paraId="352F8D2F">
            <w:pPr>
              <w:autoSpaceDE w:val="0"/>
              <w:autoSpaceDN w:val="0"/>
              <w:adjustRightInd w:val="0"/>
              <w:spacing w:line="260" w:lineRule="exact"/>
              <w:ind w:left="625"/>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1.000</w:t>
            </w:r>
          </w:p>
        </w:tc>
        <w:tc>
          <w:tcPr>
            <w:tcW w:w="1334" w:type="dxa"/>
            <w:tcBorders>
              <w:top w:val="nil"/>
              <w:left w:val="nil"/>
              <w:bottom w:val="nil"/>
              <w:right w:val="nil"/>
            </w:tcBorders>
          </w:tcPr>
          <w:p w14:paraId="360FB16D">
            <w:pPr>
              <w:autoSpaceDE w:val="0"/>
              <w:autoSpaceDN w:val="0"/>
              <w:adjustRightInd w:val="0"/>
              <w:spacing w:line="260" w:lineRule="exact"/>
              <w:ind w:left="2" w:leftChars="-85" w:right="126" w:rightChars="60" w:hanging="180" w:hangingChars="75"/>
              <w:jc w:val="righ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100</w:t>
            </w:r>
          </w:p>
        </w:tc>
      </w:tr>
      <w:tr w14:paraId="037FB551">
        <w:tblPrEx>
          <w:tblCellMar>
            <w:top w:w="0" w:type="dxa"/>
            <w:left w:w="0" w:type="dxa"/>
            <w:bottom w:w="0" w:type="dxa"/>
            <w:right w:w="0" w:type="dxa"/>
          </w:tblCellMar>
        </w:tblPrEx>
        <w:trPr>
          <w:trHeight w:val="280" w:hRule="exact"/>
        </w:trPr>
        <w:tc>
          <w:tcPr>
            <w:tcW w:w="2863" w:type="dxa"/>
            <w:tcBorders>
              <w:top w:val="nil"/>
              <w:left w:val="nil"/>
              <w:bottom w:val="nil"/>
              <w:right w:val="nil"/>
            </w:tcBorders>
          </w:tcPr>
          <w:p w14:paraId="391D848E">
            <w:pPr>
              <w:autoSpaceDE w:val="0"/>
              <w:autoSpaceDN w:val="0"/>
              <w:adjustRightInd w:val="0"/>
              <w:spacing w:line="260" w:lineRule="exact"/>
              <w:jc w:val="left"/>
              <w:rPr>
                <w:color w:val="000000" w:themeColor="text1"/>
                <w:kern w:val="0"/>
                <w:sz w:val="24"/>
                <w14:textFill>
                  <w14:solidFill>
                    <w14:schemeClr w14:val="tx1"/>
                  </w14:solidFill>
                </w14:textFill>
              </w:rPr>
            </w:pPr>
            <w:r>
              <w:rPr>
                <w:kern w:val="0"/>
                <w:sz w:val="24"/>
              </w:rPr>
              <w:t>Heavy fuel oil:</w:t>
            </w:r>
          </w:p>
        </w:tc>
        <w:tc>
          <w:tcPr>
            <w:tcW w:w="2139" w:type="dxa"/>
            <w:tcBorders>
              <w:top w:val="nil"/>
              <w:left w:val="nil"/>
              <w:bottom w:val="nil"/>
              <w:right w:val="nil"/>
            </w:tcBorders>
          </w:tcPr>
          <w:p w14:paraId="6E2FBAD2">
            <w:pPr>
              <w:autoSpaceDE w:val="0"/>
              <w:autoSpaceDN w:val="0"/>
              <w:adjustRightInd w:val="0"/>
              <w:spacing w:line="260" w:lineRule="exact"/>
              <w:ind w:left="626"/>
              <w:jc w:val="left"/>
              <w:rPr>
                <w:color w:val="000000" w:themeColor="text1"/>
                <w:kern w:val="0"/>
                <w:sz w:val="24"/>
                <w14:textFill>
                  <w14:solidFill>
                    <w14:schemeClr w14:val="tx1"/>
                  </w14:solidFill>
                </w14:textFill>
              </w:rPr>
            </w:pPr>
            <w:r>
              <w:rPr>
                <w:kern w:val="0"/>
                <w:sz w:val="24"/>
              </w:rPr>
              <w:t>1.01</w:t>
            </w:r>
          </w:p>
        </w:tc>
        <w:tc>
          <w:tcPr>
            <w:tcW w:w="1334" w:type="dxa"/>
            <w:tcBorders>
              <w:top w:val="nil"/>
              <w:left w:val="nil"/>
              <w:bottom w:val="nil"/>
              <w:right w:val="nil"/>
            </w:tcBorders>
          </w:tcPr>
          <w:p w14:paraId="31FA2604">
            <w:pPr>
              <w:autoSpaceDE w:val="0"/>
              <w:autoSpaceDN w:val="0"/>
              <w:adjustRightInd w:val="0"/>
              <w:spacing w:line="260" w:lineRule="exact"/>
              <w:ind w:left="2" w:leftChars="-85" w:right="126" w:rightChars="60" w:hanging="180" w:hangingChars="75"/>
              <w:jc w:val="right"/>
              <w:rPr>
                <w:color w:val="000000" w:themeColor="text1"/>
                <w:kern w:val="0"/>
                <w:sz w:val="24"/>
                <w14:textFill>
                  <w14:solidFill>
                    <w14:schemeClr w14:val="tx1"/>
                  </w14:solidFill>
                </w14:textFill>
              </w:rPr>
            </w:pPr>
            <w:r>
              <w:rPr>
                <w:kern w:val="0"/>
                <w:sz w:val="24"/>
              </w:rPr>
              <w:t>98</w:t>
            </w:r>
          </w:p>
        </w:tc>
      </w:tr>
      <w:tr w14:paraId="3789B34B">
        <w:tblPrEx>
          <w:tblCellMar>
            <w:top w:w="0" w:type="dxa"/>
            <w:left w:w="0" w:type="dxa"/>
            <w:bottom w:w="0" w:type="dxa"/>
            <w:right w:w="0" w:type="dxa"/>
          </w:tblCellMar>
        </w:tblPrEx>
        <w:trPr>
          <w:trHeight w:val="559" w:hRule="exact"/>
        </w:trPr>
        <w:tc>
          <w:tcPr>
            <w:tcW w:w="2863" w:type="dxa"/>
            <w:tcBorders>
              <w:top w:val="nil"/>
              <w:left w:val="nil"/>
              <w:bottom w:val="nil"/>
              <w:right w:val="nil"/>
            </w:tcBorders>
          </w:tcPr>
          <w:p w14:paraId="2448C330">
            <w:pPr>
              <w:autoSpaceDE w:val="0"/>
              <w:autoSpaceDN w:val="0"/>
              <w:adjustRightInd w:val="0"/>
              <w:spacing w:line="260" w:lineRule="exact"/>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Low Sulphur</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 xml:space="preserve">Heavy </w:t>
            </w:r>
            <w:r>
              <w:rPr>
                <w:color w:val="000000" w:themeColor="text1"/>
                <w:kern w:val="0"/>
                <w:sz w:val="24"/>
                <w14:textFill>
                  <w14:solidFill>
                    <w14:schemeClr w14:val="tx1"/>
                  </w14:solidFill>
                </w14:textFill>
              </w:rPr>
              <w:t>fuel</w:t>
            </w:r>
            <w:r>
              <w:rPr>
                <w:rFonts w:hint="eastAsia"/>
                <w:color w:val="000000" w:themeColor="text1"/>
                <w:kern w:val="0"/>
                <w:sz w:val="24"/>
                <w14:textFill>
                  <w14:solidFill>
                    <w14:schemeClr w14:val="tx1"/>
                  </w14:solidFill>
                </w14:textFill>
              </w:rPr>
              <w:t xml:space="preserve"> oil/</w:t>
            </w:r>
          </w:p>
          <w:p w14:paraId="42E9DD11">
            <w:pPr>
              <w:autoSpaceDE w:val="0"/>
              <w:autoSpaceDN w:val="0"/>
              <w:adjustRightInd w:val="0"/>
              <w:spacing w:line="260" w:lineRule="exact"/>
              <w:jc w:val="left"/>
              <w:rPr>
                <w:color w:val="000000" w:themeColor="text1"/>
                <w:kern w:val="0"/>
                <w:sz w:val="24"/>
                <w14:textFill>
                  <w14:solidFill>
                    <w14:schemeClr w14:val="tx1"/>
                  </w14:solidFill>
                </w14:textFill>
              </w:rPr>
            </w:pPr>
            <w:r>
              <w:rPr>
                <w:kern w:val="0"/>
                <w:sz w:val="24"/>
              </w:rPr>
              <w:t>Ultra Low Sulphur fuel oil</w:t>
            </w:r>
          </w:p>
        </w:tc>
        <w:tc>
          <w:tcPr>
            <w:tcW w:w="2139" w:type="dxa"/>
            <w:tcBorders>
              <w:top w:val="nil"/>
              <w:left w:val="nil"/>
              <w:bottom w:val="nil"/>
              <w:right w:val="nil"/>
            </w:tcBorders>
          </w:tcPr>
          <w:p w14:paraId="119DFAC5">
            <w:pPr>
              <w:autoSpaceDE w:val="0"/>
              <w:autoSpaceDN w:val="0"/>
              <w:adjustRightInd w:val="0"/>
              <w:spacing w:line="260" w:lineRule="exact"/>
              <w:ind w:left="625"/>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0. 990</w:t>
            </w:r>
          </w:p>
        </w:tc>
        <w:tc>
          <w:tcPr>
            <w:tcW w:w="1334" w:type="dxa"/>
            <w:tcBorders>
              <w:top w:val="nil"/>
              <w:left w:val="nil"/>
              <w:bottom w:val="nil"/>
              <w:right w:val="nil"/>
            </w:tcBorders>
          </w:tcPr>
          <w:p w14:paraId="61540220">
            <w:pPr>
              <w:autoSpaceDE w:val="0"/>
              <w:autoSpaceDN w:val="0"/>
              <w:adjustRightInd w:val="0"/>
              <w:spacing w:line="260" w:lineRule="exact"/>
              <w:ind w:left="2" w:leftChars="-85" w:right="126" w:rightChars="60" w:hanging="180" w:hangingChars="75"/>
              <w:jc w:val="righ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98</w:t>
            </w:r>
          </w:p>
        </w:tc>
      </w:tr>
      <w:tr w14:paraId="0A253B9D">
        <w:tblPrEx>
          <w:tblCellMar>
            <w:top w:w="0" w:type="dxa"/>
            <w:left w:w="0" w:type="dxa"/>
            <w:bottom w:w="0" w:type="dxa"/>
            <w:right w:w="0" w:type="dxa"/>
          </w:tblCellMar>
        </w:tblPrEx>
        <w:trPr>
          <w:trHeight w:val="280" w:hRule="exact"/>
        </w:trPr>
        <w:tc>
          <w:tcPr>
            <w:tcW w:w="2863" w:type="dxa"/>
            <w:tcBorders>
              <w:top w:val="nil"/>
              <w:left w:val="nil"/>
              <w:bottom w:val="nil"/>
              <w:right w:val="nil"/>
            </w:tcBorders>
          </w:tcPr>
          <w:p w14:paraId="30DBF017">
            <w:pPr>
              <w:autoSpaceDE w:val="0"/>
              <w:autoSpaceDN w:val="0"/>
              <w:adjustRightInd w:val="0"/>
              <w:spacing w:line="260" w:lineRule="exact"/>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Marine Gas</w:t>
            </w:r>
            <w:r>
              <w:rPr>
                <w:color w:val="000000" w:themeColor="text1"/>
                <w:kern w:val="0"/>
                <w:sz w:val="24"/>
                <w14:textFill>
                  <w14:solidFill>
                    <w14:schemeClr w14:val="tx1"/>
                  </w14:solidFill>
                </w14:textFill>
              </w:rPr>
              <w:t xml:space="preserve"> oil:</w:t>
            </w:r>
          </w:p>
        </w:tc>
        <w:tc>
          <w:tcPr>
            <w:tcW w:w="2139" w:type="dxa"/>
            <w:tcBorders>
              <w:top w:val="nil"/>
              <w:left w:val="nil"/>
              <w:bottom w:val="nil"/>
              <w:right w:val="nil"/>
            </w:tcBorders>
          </w:tcPr>
          <w:p w14:paraId="2D7109BE">
            <w:pPr>
              <w:autoSpaceDE w:val="0"/>
              <w:autoSpaceDN w:val="0"/>
              <w:adjustRightInd w:val="0"/>
              <w:spacing w:line="260" w:lineRule="exact"/>
              <w:ind w:left="625"/>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0.890</w:t>
            </w:r>
          </w:p>
        </w:tc>
        <w:tc>
          <w:tcPr>
            <w:tcW w:w="1334" w:type="dxa"/>
            <w:tcBorders>
              <w:top w:val="nil"/>
              <w:left w:val="nil"/>
              <w:bottom w:val="nil"/>
              <w:right w:val="nil"/>
            </w:tcBorders>
          </w:tcPr>
          <w:p w14:paraId="1F628F05">
            <w:pPr>
              <w:autoSpaceDE w:val="0"/>
              <w:autoSpaceDN w:val="0"/>
              <w:adjustRightInd w:val="0"/>
              <w:spacing w:line="260" w:lineRule="exact"/>
              <w:ind w:left="2" w:leftChars="-85" w:right="126" w:rightChars="60" w:hanging="180" w:hangingChars="75"/>
              <w:jc w:val="righ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98</w:t>
            </w:r>
          </w:p>
        </w:tc>
      </w:tr>
      <w:tr w14:paraId="619352A3">
        <w:tblPrEx>
          <w:tblCellMar>
            <w:top w:w="0" w:type="dxa"/>
            <w:left w:w="0" w:type="dxa"/>
            <w:bottom w:w="0" w:type="dxa"/>
            <w:right w:w="0" w:type="dxa"/>
          </w:tblCellMar>
        </w:tblPrEx>
        <w:trPr>
          <w:trHeight w:val="260" w:hRule="exact"/>
        </w:trPr>
        <w:tc>
          <w:tcPr>
            <w:tcW w:w="2863" w:type="dxa"/>
            <w:tcBorders>
              <w:top w:val="nil"/>
              <w:left w:val="nil"/>
              <w:bottom w:val="nil"/>
              <w:right w:val="nil"/>
            </w:tcBorders>
          </w:tcPr>
          <w:p w14:paraId="1F386D78">
            <w:pPr>
              <w:autoSpaceDE w:val="0"/>
              <w:autoSpaceDN w:val="0"/>
              <w:adjustRightInd w:val="0"/>
              <w:spacing w:line="260" w:lineRule="exact"/>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Lube. Oil:</w:t>
            </w:r>
          </w:p>
        </w:tc>
        <w:tc>
          <w:tcPr>
            <w:tcW w:w="2139" w:type="dxa"/>
            <w:tcBorders>
              <w:top w:val="nil"/>
              <w:left w:val="nil"/>
              <w:bottom w:val="nil"/>
              <w:right w:val="nil"/>
            </w:tcBorders>
          </w:tcPr>
          <w:p w14:paraId="18B1AC00">
            <w:pPr>
              <w:autoSpaceDE w:val="0"/>
              <w:autoSpaceDN w:val="0"/>
              <w:adjustRightInd w:val="0"/>
              <w:spacing w:line="260" w:lineRule="exact"/>
              <w:ind w:left="626"/>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0.900</w:t>
            </w:r>
          </w:p>
        </w:tc>
        <w:tc>
          <w:tcPr>
            <w:tcW w:w="1334" w:type="dxa"/>
            <w:tcBorders>
              <w:top w:val="nil"/>
              <w:left w:val="nil"/>
              <w:bottom w:val="nil"/>
              <w:right w:val="nil"/>
            </w:tcBorders>
          </w:tcPr>
          <w:p w14:paraId="3223EC0D">
            <w:pPr>
              <w:autoSpaceDE w:val="0"/>
              <w:autoSpaceDN w:val="0"/>
              <w:adjustRightInd w:val="0"/>
              <w:spacing w:line="260" w:lineRule="exact"/>
              <w:ind w:left="2" w:leftChars="-85" w:right="126" w:rightChars="60" w:hanging="180" w:hangingChars="75"/>
              <w:jc w:val="righ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98</w:t>
            </w:r>
          </w:p>
        </w:tc>
      </w:tr>
    </w:tbl>
    <w:p w14:paraId="66EFF5BC">
      <w:pPr>
        <w:autoSpaceDE w:val="0"/>
        <w:autoSpaceDN w:val="0"/>
        <w:adjustRightInd w:val="0"/>
        <w:spacing w:line="243" w:lineRule="auto"/>
        <w:ind w:left="1107"/>
        <w:rPr>
          <w:color w:val="000000" w:themeColor="text1"/>
          <w:kern w:val="0"/>
          <w:sz w:val="24"/>
          <w14:textFill>
            <w14:solidFill>
              <w14:schemeClr w14:val="tx1"/>
            </w14:solidFill>
          </w14:textFill>
        </w:rPr>
      </w:pPr>
    </w:p>
    <w:p w14:paraId="099826A3">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B</w:t>
      </w:r>
      <w:r>
        <w:rPr>
          <w:color w:val="000000" w:themeColor="text1"/>
          <w:kern w:val="0"/>
          <w:sz w:val="24"/>
          <w14:textFill>
            <w14:solidFill>
              <w14:schemeClr w14:val="tx1"/>
            </w14:solidFill>
          </w14:textFill>
        </w:rPr>
        <w:t xml:space="preserve">allast </w:t>
      </w:r>
      <w:r>
        <w:rPr>
          <w:rFonts w:hint="eastAsia"/>
          <w:color w:val="000000" w:themeColor="text1"/>
          <w:kern w:val="0"/>
          <w:sz w:val="24"/>
          <w14:textFill>
            <w14:solidFill>
              <w14:schemeClr w14:val="tx1"/>
            </w14:solidFill>
          </w14:textFill>
        </w:rPr>
        <w:t xml:space="preserve">water </w:t>
      </w:r>
      <w:r>
        <w:rPr>
          <w:color w:val="000000" w:themeColor="text1"/>
          <w:kern w:val="0"/>
          <w:sz w:val="24"/>
          <w14:textFill>
            <w14:solidFill>
              <w14:schemeClr w14:val="tx1"/>
            </w14:solidFill>
          </w14:textFill>
        </w:rPr>
        <w:t>may be loaded fully and/or partially to obtain suitable trim and stability</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within the permissible she</w:t>
      </w:r>
      <w:r>
        <w:rPr>
          <w:rFonts w:hint="eastAsia"/>
          <w:color w:val="000000" w:themeColor="text1"/>
          <w:kern w:val="0"/>
          <w:sz w:val="24"/>
          <w14:textFill>
            <w14:solidFill>
              <w14:schemeClr w14:val="tx1"/>
            </w14:solidFill>
          </w14:textFill>
        </w:rPr>
        <w:t>a</w:t>
      </w:r>
      <w:r>
        <w:rPr>
          <w:color w:val="000000" w:themeColor="text1"/>
          <w:kern w:val="0"/>
          <w:sz w:val="24"/>
          <w14:textFill>
            <w14:solidFill>
              <w14:schemeClr w14:val="tx1"/>
            </w14:solidFill>
          </w14:textFill>
        </w:rPr>
        <w:t>r force and bending moments assigned by the Class</w:t>
      </w:r>
      <w:r>
        <w:rPr>
          <w:rFonts w:hint="eastAsia"/>
          <w:color w:val="000000" w:themeColor="text1"/>
          <w:kern w:val="0"/>
          <w:sz w:val="24"/>
          <w14:textFill>
            <w14:solidFill>
              <w14:schemeClr w14:val="tx1"/>
            </w14:solidFill>
          </w14:textFill>
        </w:rPr>
        <w:t>ification Society</w:t>
      </w:r>
      <w:r>
        <w:rPr>
          <w:color w:val="000000" w:themeColor="text1"/>
          <w:kern w:val="0"/>
          <w:sz w:val="24"/>
          <w14:textFill>
            <w14:solidFill>
              <w14:schemeClr w14:val="tx1"/>
            </w14:solidFill>
          </w14:textFill>
        </w:rPr>
        <w:t>.</w:t>
      </w:r>
    </w:p>
    <w:p w14:paraId="0C3AC8FF">
      <w:pPr>
        <w:autoSpaceDE w:val="0"/>
        <w:autoSpaceDN w:val="0"/>
        <w:adjustRightInd w:val="0"/>
        <w:spacing w:line="243" w:lineRule="auto"/>
        <w:ind w:left="1107"/>
        <w:rPr>
          <w:color w:val="000000" w:themeColor="text1"/>
          <w:kern w:val="0"/>
          <w:sz w:val="24"/>
          <w14:textFill>
            <w14:solidFill>
              <w14:schemeClr w14:val="tx1"/>
            </w14:solidFill>
          </w14:textFill>
        </w:rPr>
      </w:pPr>
    </w:p>
    <w:p w14:paraId="34DA1476">
      <w:pPr>
        <w:autoSpaceDE w:val="0"/>
        <w:autoSpaceDN w:val="0"/>
        <w:adjustRightInd w:val="0"/>
        <w:spacing w:line="243" w:lineRule="auto"/>
        <w:ind w:left="1107"/>
        <w:rPr>
          <w:b/>
          <w:i/>
          <w:color w:val="000000" w:themeColor="text1"/>
          <w:kern w:val="0"/>
          <w:sz w:val="24"/>
          <w14:textFill>
            <w14:solidFill>
              <w14:schemeClr w14:val="tx1"/>
            </w14:solidFill>
          </w14:textFill>
        </w:rPr>
      </w:pPr>
      <w:r>
        <w:rPr>
          <w:b/>
          <w:i/>
          <w:color w:val="000000" w:themeColor="text1"/>
          <w:kern w:val="0"/>
          <w:sz w:val="24"/>
          <w14:textFill>
            <w14:solidFill>
              <w14:schemeClr w14:val="tx1"/>
            </w14:solidFill>
          </w14:textFill>
        </w:rPr>
        <w:t>The load conditions in the Trim and Stability Booklet shall show the values for each</w:t>
      </w:r>
    </w:p>
    <w:p w14:paraId="771ED2DC">
      <w:pPr>
        <w:autoSpaceDE w:val="0"/>
        <w:autoSpaceDN w:val="0"/>
        <w:adjustRightInd w:val="0"/>
        <w:spacing w:line="243" w:lineRule="auto"/>
        <w:ind w:left="1107"/>
        <w:rPr>
          <w:b/>
          <w:i/>
          <w:color w:val="000000" w:themeColor="text1"/>
          <w:kern w:val="0"/>
          <w:sz w:val="24"/>
          <w14:textFill>
            <w14:solidFill>
              <w14:schemeClr w14:val="tx1"/>
            </w14:solidFill>
          </w14:textFill>
        </w:rPr>
      </w:pPr>
      <w:r>
        <w:rPr>
          <w:b/>
          <w:i/>
          <w:color w:val="000000" w:themeColor="text1"/>
          <w:kern w:val="0"/>
          <w:sz w:val="24"/>
          <w14:textFill>
            <w14:solidFill>
              <w14:schemeClr w14:val="tx1"/>
            </w14:solidFill>
          </w14:textFill>
        </w:rPr>
        <w:t>read-out frame, given by the SF&amp;BM&amp;TM limit approval letter. Shear force, bending moment and cargo torsional moment to be used with the same unit as used at the Class approval letter (kN for force and kN.m for moment to be used).</w:t>
      </w:r>
    </w:p>
    <w:p w14:paraId="10B7D027">
      <w:pPr>
        <w:autoSpaceDE w:val="0"/>
        <w:autoSpaceDN w:val="0"/>
        <w:adjustRightInd w:val="0"/>
        <w:spacing w:before="20" w:line="260" w:lineRule="exact"/>
        <w:rPr>
          <w:color w:val="000000" w:themeColor="text1"/>
          <w:kern w:val="0"/>
          <w:sz w:val="26"/>
          <w:szCs w:val="26"/>
          <w14:textFill>
            <w14:solidFill>
              <w14:schemeClr w14:val="tx1"/>
            </w14:solidFill>
          </w14:textFill>
        </w:rPr>
      </w:pPr>
    </w:p>
    <w:p w14:paraId="33AF2D65">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Builder shall furnish the final Trim and Stability Booklet based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on the lightship property obtained from inclining test </w:t>
      </w:r>
      <w:r>
        <w:rPr>
          <w:rFonts w:hint="eastAsia"/>
          <w:color w:val="000000" w:themeColor="text1"/>
          <w:kern w:val="0"/>
          <w:sz w:val="24"/>
          <w14:textFill>
            <w14:solidFill>
              <w14:schemeClr w14:val="tx1"/>
            </w14:solidFill>
          </w14:textFill>
        </w:rPr>
        <w:t>or lightweight test.</w:t>
      </w:r>
    </w:p>
    <w:p w14:paraId="745DCCAF">
      <w:pPr>
        <w:autoSpaceDE w:val="0"/>
        <w:autoSpaceDN w:val="0"/>
        <w:adjustRightInd w:val="0"/>
        <w:spacing w:line="243" w:lineRule="auto"/>
        <w:ind w:left="1107"/>
        <w:rPr>
          <w:color w:val="000000" w:themeColor="text1"/>
          <w:kern w:val="0"/>
          <w:sz w:val="24"/>
          <w14:textFill>
            <w14:solidFill>
              <w14:schemeClr w14:val="tx1"/>
            </w14:solidFill>
          </w14:textFill>
        </w:rPr>
      </w:pPr>
    </w:p>
    <w:p w14:paraId="0000C20C">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If the final trim and stability booklet is under the approval stage by the Class or Authority at the delivery time of the Vessel, the preliminary one shall be onboard for provisional use.</w:t>
      </w:r>
    </w:p>
    <w:p w14:paraId="7647C768">
      <w:pPr>
        <w:pStyle w:val="56"/>
        <w:spacing w:before="312" w:after="312"/>
        <w:rPr>
          <w:color w:val="000000" w:themeColor="text1"/>
          <w:w w:val="100"/>
          <w14:textFill>
            <w14:solidFill>
              <w14:schemeClr w14:val="tx1"/>
            </w14:solidFill>
          </w14:textFill>
        </w:rPr>
      </w:pPr>
      <w:bookmarkStart w:id="70" w:name="_Toc150162191"/>
      <w:bookmarkStart w:id="71" w:name="_Toc50642542"/>
      <w:r>
        <w:rPr>
          <w:rFonts w:hint="eastAsia"/>
          <w:color w:val="000000" w:themeColor="text1"/>
          <w:w w:val="100"/>
          <w14:textFill>
            <w14:solidFill>
              <w14:schemeClr w14:val="tx1"/>
            </w14:solidFill>
          </w14:textFill>
        </w:rPr>
        <w:t>1.4.4</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VIBRATION AND NOISE LEVEL</w:t>
      </w:r>
      <w:bookmarkEnd w:id="70"/>
      <w:bookmarkEnd w:id="71"/>
    </w:p>
    <w:p w14:paraId="61498E53">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1.4.4</w:t>
      </w:r>
      <w:r>
        <w:rPr>
          <w:color w:val="000000" w:themeColor="text1"/>
          <w14:textFill>
            <w14:solidFill>
              <w14:schemeClr w14:val="tx1"/>
            </w14:solidFill>
          </w14:textFill>
        </w:rPr>
        <w:t>.1</w:t>
      </w:r>
      <w:r>
        <w:rPr>
          <w:color w:val="000000" w:themeColor="text1"/>
          <w14:textFill>
            <w14:solidFill>
              <w14:schemeClr w14:val="tx1"/>
            </w14:solidFill>
          </w14:textFill>
        </w:rPr>
        <w:tab/>
      </w:r>
      <w:r>
        <w:rPr>
          <w:color w:val="000000" w:themeColor="text1"/>
          <w14:textFill>
            <w14:solidFill>
              <w14:schemeClr w14:val="tx1"/>
            </w14:solidFill>
          </w14:textFill>
        </w:rPr>
        <w:t>Vibration</w:t>
      </w:r>
      <w:r>
        <w:rPr>
          <w:rFonts w:hint="eastAsia"/>
          <w:color w:val="000000" w:themeColor="text1"/>
          <w14:textFill>
            <w14:solidFill>
              <w14:schemeClr w14:val="tx1"/>
            </w14:solidFill>
          </w14:textFill>
        </w:rPr>
        <w:t xml:space="preserve"> Level</w:t>
      </w:r>
    </w:p>
    <w:p w14:paraId="0994FFD7">
      <w:pPr>
        <w:autoSpaceDE w:val="0"/>
        <w:autoSpaceDN w:val="0"/>
        <w:adjustRightInd w:val="0"/>
        <w:spacing w:before="4" w:line="240" w:lineRule="exact"/>
        <w:jc w:val="left"/>
        <w:rPr>
          <w:color w:val="000000" w:themeColor="text1"/>
          <w:kern w:val="0"/>
          <w:sz w:val="24"/>
          <w14:textFill>
            <w14:solidFill>
              <w14:schemeClr w14:val="tx1"/>
            </w14:solidFill>
          </w14:textFill>
        </w:rPr>
      </w:pPr>
    </w:p>
    <w:p w14:paraId="270C7E13">
      <w:pPr>
        <w:autoSpaceDE w:val="0"/>
        <w:autoSpaceDN w:val="0"/>
        <w:adjustRightInd w:val="0"/>
        <w:spacing w:line="243" w:lineRule="auto"/>
        <w:ind w:left="1107"/>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International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standard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ISO6954-2000(E)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“Mechanical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vibration-Guidelines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for 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measurement,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reporting</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and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evaluation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of</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vibration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with</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regard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to</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habitability</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on passenger and merchant ships” shall be used as criteria for the vibrating evaluation in the </w:t>
      </w:r>
      <w:r>
        <w:rPr>
          <w:rFonts w:hint="eastAsia"/>
          <w:color w:val="000000" w:themeColor="text1"/>
          <w:kern w:val="0"/>
          <w:sz w:val="24"/>
          <w14:textFill>
            <w14:solidFill>
              <w14:schemeClr w14:val="tx1"/>
            </w14:solidFill>
          </w14:textFill>
        </w:rPr>
        <w:t>accommodation</w:t>
      </w:r>
      <w:r>
        <w:rPr>
          <w:color w:val="000000" w:themeColor="text1"/>
          <w:kern w:val="0"/>
          <w:sz w:val="24"/>
          <w14:textFill>
            <w14:solidFill>
              <w14:schemeClr w14:val="tx1"/>
            </w14:solidFill>
          </w14:textFill>
        </w:rPr>
        <w:t xml:space="preserve"> and </w:t>
      </w:r>
      <w:r>
        <w:rPr>
          <w:rFonts w:hint="eastAsia"/>
          <w:color w:val="000000" w:themeColor="text1"/>
          <w:kern w:val="0"/>
          <w:sz w:val="24"/>
          <w14:textFill>
            <w14:solidFill>
              <w14:schemeClr w14:val="tx1"/>
            </w14:solidFill>
          </w14:textFill>
        </w:rPr>
        <w:t>working area (except bridge wings)</w:t>
      </w:r>
      <w:r>
        <w:rPr>
          <w:color w:val="000000" w:themeColor="text1"/>
          <w:kern w:val="0"/>
          <w:sz w:val="24"/>
          <w14:textFill>
            <w14:solidFill>
              <w14:schemeClr w14:val="tx1"/>
            </w14:solidFill>
          </w14:textFill>
        </w:rPr>
        <w:t>.</w:t>
      </w:r>
    </w:p>
    <w:p w14:paraId="7EF754B2">
      <w:pPr>
        <w:autoSpaceDE w:val="0"/>
        <w:autoSpaceDN w:val="0"/>
        <w:adjustRightInd w:val="0"/>
        <w:spacing w:line="243" w:lineRule="auto"/>
        <w:ind w:left="1107"/>
        <w:rPr>
          <w:color w:val="000000" w:themeColor="text1"/>
          <w:kern w:val="0"/>
          <w:sz w:val="24"/>
          <w14:textFill>
            <w14:solidFill>
              <w14:schemeClr w14:val="tx1"/>
            </w14:solidFill>
          </w14:textFill>
        </w:rPr>
      </w:pPr>
    </w:p>
    <w:p w14:paraId="5C7BA4A4">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w:t>
      </w:r>
      <w:r>
        <w:rPr>
          <w:rFonts w:hint="eastAsia"/>
          <w:color w:val="000000" w:themeColor="text1"/>
          <w:kern w:val="0"/>
          <w:sz w:val="24"/>
          <w14:textFill>
            <w14:solidFill>
              <w14:schemeClr w14:val="tx1"/>
            </w14:solidFill>
          </w14:textFill>
        </w:rPr>
        <w:t xml:space="preserve">design target for </w:t>
      </w:r>
      <w:r>
        <w:rPr>
          <w:color w:val="000000" w:themeColor="text1"/>
          <w:kern w:val="0"/>
          <w:sz w:val="24"/>
          <w14:textFill>
            <w14:solidFill>
              <w14:schemeClr w14:val="tx1"/>
            </w14:solidFill>
          </w14:textFill>
        </w:rPr>
        <w:t xml:space="preserve">vibration level shall be below the </w:t>
      </w:r>
      <w:r>
        <w:rPr>
          <w:rFonts w:hint="eastAsia"/>
          <w:color w:val="000000" w:themeColor="text1"/>
          <w:kern w:val="0"/>
          <w:sz w:val="24"/>
          <w14:textFill>
            <w14:solidFill>
              <w14:schemeClr w14:val="tx1"/>
            </w14:solidFill>
          </w14:textFill>
        </w:rPr>
        <w:t xml:space="preserve">upper </w:t>
      </w:r>
      <w:r>
        <w:rPr>
          <w:color w:val="000000" w:themeColor="text1"/>
          <w:kern w:val="0"/>
          <w:sz w:val="24"/>
          <w14:textFill>
            <w14:solidFill>
              <w14:schemeClr w14:val="tx1"/>
            </w14:solidFill>
          </w14:textFill>
        </w:rPr>
        <w:t>limit of the "stippled zone" on the figure of the mentioned ISO standard</w:t>
      </w:r>
      <w:r>
        <w:rPr>
          <w:rFonts w:hint="eastAsia"/>
          <w:color w:val="000000" w:themeColor="text1"/>
          <w:kern w:val="0"/>
          <w:sz w:val="24"/>
          <w14:textFill>
            <w14:solidFill>
              <w14:schemeClr w14:val="tx1"/>
            </w14:solidFill>
          </w14:textFill>
        </w:rPr>
        <w:t xml:space="preserve"> as far as possible</w:t>
      </w:r>
      <w:r>
        <w:rPr>
          <w:color w:val="000000" w:themeColor="text1"/>
          <w:kern w:val="0"/>
          <w:sz w:val="24"/>
          <w14:textFill>
            <w14:solidFill>
              <w14:schemeClr w14:val="tx1"/>
            </w14:solidFill>
          </w14:textFill>
        </w:rPr>
        <w:t>. The vibration levels in living quarters shall be below 6.0 mm/sec for area classification B (crew accommodation areas) and below 8.0 mm/sec for area classification C (working areas) as defined in ISO 6954-2000(E).</w:t>
      </w:r>
    </w:p>
    <w:p w14:paraId="2AEA4CDA">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51CFBB8A">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vibration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measurement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shall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carried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out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during</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sea</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trial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in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condition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of</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smooth</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water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with</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main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engine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running</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at</w:t>
      </w:r>
      <w:r>
        <w:rPr>
          <w:rFonts w:hint="eastAsia"/>
          <w:color w:val="000000" w:themeColor="text1"/>
          <w:kern w:val="0"/>
          <w:sz w:val="24"/>
          <w14:textFill>
            <w14:solidFill>
              <w14:schemeClr w14:val="tx1"/>
            </w14:solidFill>
          </w14:textFill>
        </w:rPr>
        <w:t xml:space="preserve"> the operating rpm specified in CSR condition (1.2.7) of main engine </w:t>
      </w:r>
      <w:r>
        <w:rPr>
          <w:color w:val="000000" w:themeColor="text1"/>
          <w:kern w:val="0"/>
          <w:sz w:val="24"/>
          <w14:textFill>
            <w14:solidFill>
              <w14:schemeClr w14:val="tx1"/>
            </w14:solidFill>
          </w14:textFill>
        </w:rPr>
        <w:t>as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per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Builder’s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practice</w:t>
      </w:r>
      <w:r>
        <w:rPr>
          <w:rFonts w:hint="eastAsia"/>
          <w:color w:val="000000" w:themeColor="text1"/>
          <w:kern w:val="0"/>
          <w:sz w:val="24"/>
          <w14:textFill>
            <w14:solidFill>
              <w14:schemeClr w14:val="tx1"/>
            </w14:solidFill>
          </w14:textFill>
        </w:rPr>
        <w:t xml:space="preserve"> according to </w:t>
      </w:r>
      <w:r>
        <w:rPr>
          <w:color w:val="000000" w:themeColor="text1"/>
          <w:kern w:val="0"/>
          <w:sz w:val="24"/>
          <w14:textFill>
            <w14:solidFill>
              <w14:schemeClr w14:val="tx1"/>
            </w14:solidFill>
          </w14:textFill>
        </w:rPr>
        <w:t>ISO 6954-2000(E).</w:t>
      </w:r>
    </w:p>
    <w:p w14:paraId="6806E279">
      <w:pPr>
        <w:autoSpaceDE w:val="0"/>
        <w:autoSpaceDN w:val="0"/>
        <w:adjustRightInd w:val="0"/>
        <w:spacing w:line="243" w:lineRule="auto"/>
        <w:ind w:left="1107"/>
        <w:rPr>
          <w:color w:val="000000" w:themeColor="text1"/>
          <w:kern w:val="0"/>
          <w:sz w:val="24"/>
          <w14:textFill>
            <w14:solidFill>
              <w14:schemeClr w14:val="tx1"/>
            </w14:solidFill>
          </w14:textFill>
        </w:rPr>
      </w:pPr>
    </w:p>
    <w:p w14:paraId="519B944E">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vibrations deriving from abnormal sailing conditions such as bad weather, maneuv</w:t>
      </w:r>
      <w:r>
        <w:rPr>
          <w:rFonts w:hint="eastAsia"/>
          <w:color w:val="000000" w:themeColor="text1"/>
          <w:kern w:val="0"/>
          <w:sz w:val="24"/>
          <w14:textFill>
            <w14:solidFill>
              <w14:schemeClr w14:val="tx1"/>
            </w14:solidFill>
          </w14:textFill>
        </w:rPr>
        <w:t>e</w:t>
      </w:r>
      <w:r>
        <w:rPr>
          <w:color w:val="000000" w:themeColor="text1"/>
          <w:kern w:val="0"/>
          <w:sz w:val="24"/>
          <w14:textFill>
            <w14:solidFill>
              <w14:schemeClr w14:val="tx1"/>
            </w14:solidFill>
          </w14:textFill>
        </w:rPr>
        <w:t>r</w:t>
      </w:r>
      <w:r>
        <w:rPr>
          <w:rFonts w:hint="eastAsia"/>
          <w:color w:val="000000" w:themeColor="text1"/>
          <w:kern w:val="0"/>
          <w:sz w:val="24"/>
          <w14:textFill>
            <w14:solidFill>
              <w14:schemeClr w14:val="tx1"/>
            </w14:solidFill>
          </w14:textFill>
        </w:rPr>
        <w:t>ing</w:t>
      </w:r>
      <w:r>
        <w:rPr>
          <w:color w:val="000000" w:themeColor="text1"/>
          <w:kern w:val="0"/>
          <w:sz w:val="24"/>
          <w14:textFill>
            <w14:solidFill>
              <w14:schemeClr w14:val="tx1"/>
            </w14:solidFill>
          </w14:textFill>
        </w:rPr>
        <w:t>, running astern, etc. shall not be taken into account.</w:t>
      </w:r>
    </w:p>
    <w:p w14:paraId="680D1F56">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66DE0858">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If vibration level exceeds the limit </w:t>
      </w:r>
      <w:r>
        <w:rPr>
          <w:rFonts w:hint="eastAsia"/>
          <w:color w:val="000000" w:themeColor="text1"/>
          <w:kern w:val="0"/>
          <w:sz w:val="24"/>
          <w14:textFill>
            <w14:solidFill>
              <w14:schemeClr w14:val="tx1"/>
            </w14:solidFill>
          </w14:textFill>
        </w:rPr>
        <w:t>as defined by ISO 6954-2000(E)</w:t>
      </w:r>
      <w:r>
        <w:rPr>
          <w:color w:val="000000" w:themeColor="text1"/>
          <w:kern w:val="0"/>
          <w:sz w:val="24"/>
          <w14:textFill>
            <w14:solidFill>
              <w14:schemeClr w14:val="tx1"/>
            </w14:solidFill>
          </w14:textFill>
        </w:rPr>
        <w:t xml:space="preserve">, the Builder shall make necessary improvement to a practical extent mutually agreed between the </w:t>
      </w:r>
      <w:r>
        <w:rPr>
          <w:rFonts w:hint="eastAsia"/>
          <w:color w:val="000000" w:themeColor="text1"/>
          <w:kern w:val="0"/>
          <w:sz w:val="24"/>
          <w14:textFill>
            <w14:solidFill>
              <w14:schemeClr w14:val="tx1"/>
            </w14:solidFill>
          </w14:textFill>
        </w:rPr>
        <w:t>Buy</w:t>
      </w:r>
      <w:r>
        <w:rPr>
          <w:color w:val="000000" w:themeColor="text1"/>
          <w:kern w:val="0"/>
          <w:sz w:val="24"/>
          <w14:textFill>
            <w14:solidFill>
              <w14:schemeClr w14:val="tx1"/>
            </w14:solidFill>
          </w14:textFill>
        </w:rPr>
        <w:t>er and the Builder,</w:t>
      </w:r>
      <w:r>
        <w:t xml:space="preserve"> </w:t>
      </w:r>
      <w:r>
        <w:rPr>
          <w:color w:val="000000" w:themeColor="text1"/>
          <w:kern w:val="0"/>
          <w:sz w:val="24"/>
          <w14:textFill>
            <w14:solidFill>
              <w14:schemeClr w14:val="tx1"/>
            </w14:solidFill>
          </w14:textFill>
        </w:rPr>
        <w:t>but without second sea trial unless Flag requires.</w:t>
      </w:r>
    </w:p>
    <w:p w14:paraId="2AC49A90">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2EE46E91">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1.4.4</w:t>
      </w:r>
      <w:r>
        <w:rPr>
          <w:color w:val="000000" w:themeColor="text1"/>
          <w14:textFill>
            <w14:solidFill>
              <w14:schemeClr w14:val="tx1"/>
            </w14:solidFill>
          </w14:textFill>
        </w:rPr>
        <w:t>.2</w:t>
      </w:r>
      <w:r>
        <w:rPr>
          <w:color w:val="000000" w:themeColor="text1"/>
          <w14:textFill>
            <w14:solidFill>
              <w14:schemeClr w14:val="tx1"/>
            </w14:solidFill>
          </w14:textFill>
        </w:rPr>
        <w:tab/>
      </w:r>
      <w:r>
        <w:rPr>
          <w:color w:val="000000" w:themeColor="text1"/>
          <w14:textFill>
            <w14:solidFill>
              <w14:schemeClr w14:val="tx1"/>
            </w14:solidFill>
          </w14:textFill>
        </w:rPr>
        <w:t>Noise</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Level</w:t>
      </w:r>
    </w:p>
    <w:p w14:paraId="09E6C1B6">
      <w:pPr>
        <w:autoSpaceDE w:val="0"/>
        <w:autoSpaceDN w:val="0"/>
        <w:adjustRightInd w:val="0"/>
        <w:spacing w:before="4" w:line="240" w:lineRule="exact"/>
        <w:jc w:val="left"/>
        <w:rPr>
          <w:color w:val="000000" w:themeColor="text1"/>
          <w:kern w:val="0"/>
          <w:sz w:val="24"/>
          <w14:textFill>
            <w14:solidFill>
              <w14:schemeClr w14:val="tx1"/>
            </w14:solidFill>
          </w14:textFill>
        </w:rPr>
      </w:pPr>
    </w:p>
    <w:p w14:paraId="1DF18325">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Sound insulation and isolation treatment shall be provided as necessary to keep noise levels within the following values at normal sea going condition within the </w:t>
      </w:r>
      <w:r>
        <w:rPr>
          <w:rFonts w:hint="eastAsia"/>
          <w:color w:val="000000" w:themeColor="text1"/>
          <w:kern w:val="0"/>
          <w:sz w:val="24"/>
          <w14:textFill>
            <w14:solidFill>
              <w14:schemeClr w14:val="tx1"/>
            </w14:solidFill>
          </w14:textFill>
        </w:rPr>
        <w:t xml:space="preserve">limit </w:t>
      </w:r>
      <w:r>
        <w:rPr>
          <w:color w:val="000000" w:themeColor="text1"/>
          <w:kern w:val="0"/>
          <w:sz w:val="24"/>
          <w14:textFill>
            <w14:solidFill>
              <w14:schemeClr w14:val="tx1"/>
            </w14:solidFill>
          </w14:textFill>
        </w:rPr>
        <w:t xml:space="preserve">as defined by </w:t>
      </w:r>
      <w:r>
        <w:rPr>
          <w:rFonts w:eastAsia="Arial Unicode MS"/>
          <w:color w:val="000000" w:themeColor="text1"/>
          <w:kern w:val="0"/>
          <w:sz w:val="24"/>
          <w14:textFill>
            <w14:solidFill>
              <w14:schemeClr w14:val="tx1"/>
            </w14:solidFill>
          </w14:textFill>
        </w:rPr>
        <w:t>IMO Resolution M</w:t>
      </w:r>
      <w:r>
        <w:rPr>
          <w:rFonts w:hint="eastAsia" w:eastAsia="Arial Unicode MS"/>
          <w:color w:val="000000" w:themeColor="text1"/>
          <w:kern w:val="0"/>
          <w:sz w:val="24"/>
          <w14:textFill>
            <w14:solidFill>
              <w14:schemeClr w14:val="tx1"/>
            </w14:solidFill>
          </w14:textFill>
        </w:rPr>
        <w:t>S</w:t>
      </w:r>
      <w:r>
        <w:rPr>
          <w:rFonts w:eastAsia="Arial Unicode MS"/>
          <w:color w:val="000000" w:themeColor="text1"/>
          <w:kern w:val="0"/>
          <w:sz w:val="24"/>
          <w14:textFill>
            <w14:solidFill>
              <w14:schemeClr w14:val="tx1"/>
            </w14:solidFill>
          </w14:textFill>
        </w:rPr>
        <w:t>C.</w:t>
      </w:r>
      <w:r>
        <w:rPr>
          <w:rFonts w:hint="eastAsia" w:eastAsia="Arial Unicode MS"/>
          <w:color w:val="000000" w:themeColor="text1"/>
          <w:kern w:val="0"/>
          <w:sz w:val="24"/>
          <w14:textFill>
            <w14:solidFill>
              <w14:schemeClr w14:val="tx1"/>
            </w14:solidFill>
          </w14:textFill>
        </w:rPr>
        <w:t>337</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91</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Adoption of the code on noise levels on board ships</w:t>
      </w:r>
      <w:r>
        <w:rPr>
          <w:rFonts w:eastAsia="Arial Unicode MS"/>
          <w:color w:val="000000" w:themeColor="text1"/>
          <w:kern w:val="0"/>
          <w:sz w:val="24"/>
          <w14:textFill>
            <w14:solidFill>
              <w14:schemeClr w14:val="tx1"/>
            </w14:solidFill>
          </w14:textFill>
        </w:rPr>
        <w:t>”</w:t>
      </w:r>
      <w:r>
        <w:rPr>
          <w:rFonts w:hint="eastAsia" w:eastAsia="Arial Unicode MS"/>
          <w:color w:val="000000" w:themeColor="text1"/>
          <w:kern w:val="0"/>
          <w:sz w:val="24"/>
          <w14:textFill>
            <w14:solidFill>
              <w14:schemeClr w14:val="tx1"/>
            </w14:solidFill>
          </w14:textFill>
        </w:rPr>
        <w:t xml:space="preserve"> (only </w:t>
      </w:r>
      <w:r>
        <w:rPr>
          <w:rFonts w:eastAsia="Arial Unicode MS"/>
          <w:color w:val="000000" w:themeColor="text1"/>
          <w:kern w:val="0"/>
          <w:sz w:val="24"/>
          <w14:textFill>
            <w14:solidFill>
              <w14:schemeClr w14:val="tx1"/>
            </w14:solidFill>
          </w14:textFill>
        </w:rPr>
        <w:t>mandatory</w:t>
      </w:r>
      <w:r>
        <w:rPr>
          <w:rFonts w:hint="eastAsia" w:eastAsia="Arial Unicode MS"/>
          <w:color w:val="000000" w:themeColor="text1"/>
          <w:kern w:val="0"/>
          <w:sz w:val="24"/>
          <w14:textFill>
            <w14:solidFill>
              <w14:schemeClr w14:val="tx1"/>
            </w14:solidFill>
          </w14:textFill>
        </w:rPr>
        <w:t xml:space="preserve"> part)</w:t>
      </w:r>
      <w:r>
        <w:rPr>
          <w:color w:val="000000" w:themeColor="text1"/>
          <w:kern w:val="0"/>
          <w:sz w:val="24"/>
          <w14:textFill>
            <w14:solidFill>
              <w14:schemeClr w14:val="tx1"/>
            </w14:solidFill>
          </w14:textFill>
        </w:rPr>
        <w:t xml:space="preserve"> (Except bridge wing)</w:t>
      </w:r>
      <w:r>
        <w:rPr>
          <w:rFonts w:hint="eastAsia"/>
          <w:color w:val="000000" w:themeColor="text1"/>
          <w:kern w:val="0"/>
          <w:sz w:val="24"/>
          <w14:textFill>
            <w14:solidFill>
              <w14:schemeClr w14:val="tx1"/>
            </w14:solidFill>
          </w14:textFill>
        </w:rPr>
        <w:t>.</w:t>
      </w:r>
    </w:p>
    <w:p w14:paraId="109E14D2">
      <w:pPr>
        <w:autoSpaceDE w:val="0"/>
        <w:autoSpaceDN w:val="0"/>
        <w:adjustRightInd w:val="0"/>
        <w:spacing w:line="243" w:lineRule="auto"/>
        <w:ind w:left="1071"/>
        <w:rPr>
          <w:color w:val="000000" w:themeColor="text1"/>
          <w:kern w:val="0"/>
          <w:sz w:val="24"/>
          <w14:textFill>
            <w14:solidFill>
              <w14:schemeClr w14:val="tx1"/>
            </w14:solidFill>
          </w14:textFill>
        </w:rPr>
      </w:pPr>
    </w:p>
    <w:tbl>
      <w:tblPr>
        <w:tblStyle w:val="40"/>
        <w:tblW w:w="0" w:type="auto"/>
        <w:tblInd w:w="1139" w:type="dxa"/>
        <w:tblLayout w:type="fixed"/>
        <w:tblCellMar>
          <w:top w:w="0" w:type="dxa"/>
          <w:left w:w="0" w:type="dxa"/>
          <w:bottom w:w="0" w:type="dxa"/>
          <w:right w:w="0" w:type="dxa"/>
        </w:tblCellMar>
      </w:tblPr>
      <w:tblGrid>
        <w:gridCol w:w="7087"/>
        <w:gridCol w:w="1418"/>
      </w:tblGrid>
      <w:tr w14:paraId="68A2BFD1">
        <w:tblPrEx>
          <w:tblCellMar>
            <w:top w:w="0" w:type="dxa"/>
            <w:left w:w="0" w:type="dxa"/>
            <w:bottom w:w="0" w:type="dxa"/>
            <w:right w:w="0" w:type="dxa"/>
          </w:tblCellMar>
        </w:tblPrEx>
        <w:trPr>
          <w:trHeight w:val="289" w:hRule="exact"/>
        </w:trPr>
        <w:tc>
          <w:tcPr>
            <w:tcW w:w="7087" w:type="dxa"/>
            <w:tcBorders>
              <w:top w:val="single" w:color="auto" w:sz="4" w:space="0"/>
              <w:left w:val="single" w:color="auto" w:sz="4" w:space="0"/>
              <w:bottom w:val="single" w:color="000000" w:sz="4" w:space="0"/>
              <w:right w:val="single" w:color="000000" w:sz="4" w:space="0"/>
            </w:tcBorders>
          </w:tcPr>
          <w:p w14:paraId="421AEA3B">
            <w:pPr>
              <w:autoSpaceDE w:val="0"/>
              <w:autoSpaceDN w:val="0"/>
              <w:adjustRightInd w:val="0"/>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Designation of rooms and spaces</w:t>
            </w:r>
          </w:p>
        </w:tc>
        <w:tc>
          <w:tcPr>
            <w:tcW w:w="1418" w:type="dxa"/>
            <w:tcBorders>
              <w:top w:val="single" w:color="000000" w:sz="4" w:space="0"/>
              <w:left w:val="single" w:color="000000" w:sz="4" w:space="0"/>
              <w:bottom w:val="single" w:color="000000" w:sz="4" w:space="0"/>
              <w:right w:val="single" w:color="000000" w:sz="4" w:space="0"/>
            </w:tcBorders>
          </w:tcPr>
          <w:p w14:paraId="1307BB17">
            <w:pPr>
              <w:autoSpaceDE w:val="0"/>
              <w:autoSpaceDN w:val="0"/>
              <w:adjustRightInd w:val="0"/>
              <w:spacing w:before="6"/>
              <w:ind w:left="397"/>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dB(A)</w:t>
            </w:r>
          </w:p>
        </w:tc>
      </w:tr>
      <w:tr w14:paraId="444B6248">
        <w:tblPrEx>
          <w:tblCellMar>
            <w:top w:w="0" w:type="dxa"/>
            <w:left w:w="0" w:type="dxa"/>
            <w:bottom w:w="0" w:type="dxa"/>
            <w:right w:w="0" w:type="dxa"/>
          </w:tblCellMar>
        </w:tblPrEx>
        <w:trPr>
          <w:trHeight w:val="289" w:hRule="exact"/>
        </w:trPr>
        <w:tc>
          <w:tcPr>
            <w:tcW w:w="7087" w:type="dxa"/>
            <w:tcBorders>
              <w:top w:val="single" w:color="000000" w:sz="4" w:space="0"/>
              <w:left w:val="single" w:color="000000" w:sz="4" w:space="0"/>
              <w:bottom w:val="single" w:color="000000" w:sz="4" w:space="0"/>
              <w:right w:val="single" w:color="000000" w:sz="4" w:space="0"/>
            </w:tcBorders>
          </w:tcPr>
          <w:p w14:paraId="0683FF72">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Machinery space</w:t>
            </w:r>
          </w:p>
        </w:tc>
        <w:tc>
          <w:tcPr>
            <w:tcW w:w="1418" w:type="dxa"/>
            <w:tcBorders>
              <w:top w:val="single" w:color="000000" w:sz="4" w:space="0"/>
              <w:left w:val="single" w:color="000000" w:sz="4" w:space="0"/>
              <w:bottom w:val="single" w:color="000000" w:sz="4" w:space="0"/>
              <w:right w:val="single" w:color="000000" w:sz="4" w:space="0"/>
            </w:tcBorders>
          </w:tcPr>
          <w:p w14:paraId="6A560151">
            <w:pPr>
              <w:autoSpaceDE w:val="0"/>
              <w:autoSpaceDN w:val="0"/>
              <w:adjustRightInd w:val="0"/>
              <w:spacing w:before="6"/>
              <w:ind w:leftChars="-161" w:hanging="338" w:hangingChars="141"/>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110</w:t>
            </w:r>
          </w:p>
        </w:tc>
      </w:tr>
      <w:tr w14:paraId="7A8680DB">
        <w:tblPrEx>
          <w:tblCellMar>
            <w:top w:w="0" w:type="dxa"/>
            <w:left w:w="0" w:type="dxa"/>
            <w:bottom w:w="0" w:type="dxa"/>
            <w:right w:w="0" w:type="dxa"/>
          </w:tblCellMar>
        </w:tblPrEx>
        <w:trPr>
          <w:trHeight w:val="289" w:hRule="exact"/>
        </w:trPr>
        <w:tc>
          <w:tcPr>
            <w:tcW w:w="7087" w:type="dxa"/>
            <w:tcBorders>
              <w:top w:val="single" w:color="000000" w:sz="4" w:space="0"/>
              <w:left w:val="single" w:color="000000" w:sz="4" w:space="0"/>
              <w:bottom w:val="single" w:color="000000" w:sz="4" w:space="0"/>
              <w:right w:val="single" w:color="000000" w:sz="4" w:space="0"/>
            </w:tcBorders>
          </w:tcPr>
          <w:p w14:paraId="1CFA3D3D">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Engine control room</w:t>
            </w:r>
          </w:p>
        </w:tc>
        <w:tc>
          <w:tcPr>
            <w:tcW w:w="1418" w:type="dxa"/>
            <w:tcBorders>
              <w:top w:val="single" w:color="000000" w:sz="4" w:space="0"/>
              <w:left w:val="single" w:color="000000" w:sz="4" w:space="0"/>
              <w:bottom w:val="single" w:color="000000" w:sz="4" w:space="0"/>
              <w:right w:val="single" w:color="000000" w:sz="4" w:space="0"/>
            </w:tcBorders>
          </w:tcPr>
          <w:p w14:paraId="7F6F2EBA">
            <w:pPr>
              <w:autoSpaceDE w:val="0"/>
              <w:autoSpaceDN w:val="0"/>
              <w:adjustRightInd w:val="0"/>
              <w:spacing w:before="6"/>
              <w:ind w:leftChars="-161" w:hanging="338" w:hangingChars="141"/>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75</w:t>
            </w:r>
          </w:p>
          <w:p w14:paraId="73CEF35D">
            <w:pPr>
              <w:autoSpaceDE w:val="0"/>
              <w:autoSpaceDN w:val="0"/>
              <w:adjustRightInd w:val="0"/>
              <w:spacing w:before="6"/>
              <w:ind w:leftChars="-161" w:hanging="338" w:hangingChars="141"/>
              <w:jc w:val="center"/>
              <w:rPr>
                <w:color w:val="000000" w:themeColor="text1"/>
                <w:kern w:val="0"/>
                <w:sz w:val="24"/>
                <w14:textFill>
                  <w14:solidFill>
                    <w14:schemeClr w14:val="tx1"/>
                  </w14:solidFill>
                </w14:textFill>
              </w:rPr>
            </w:pPr>
          </w:p>
        </w:tc>
      </w:tr>
      <w:tr w14:paraId="274CCD96">
        <w:tblPrEx>
          <w:tblCellMar>
            <w:top w:w="0" w:type="dxa"/>
            <w:left w:w="0" w:type="dxa"/>
            <w:bottom w:w="0" w:type="dxa"/>
            <w:right w:w="0" w:type="dxa"/>
          </w:tblCellMar>
        </w:tblPrEx>
        <w:trPr>
          <w:trHeight w:val="289" w:hRule="exact"/>
        </w:trPr>
        <w:tc>
          <w:tcPr>
            <w:tcW w:w="7087" w:type="dxa"/>
            <w:tcBorders>
              <w:top w:val="single" w:color="000000" w:sz="4" w:space="0"/>
              <w:left w:val="single" w:color="000000" w:sz="4" w:space="0"/>
              <w:bottom w:val="single" w:color="000000" w:sz="4" w:space="0"/>
              <w:right w:val="single" w:color="000000" w:sz="4" w:space="0"/>
            </w:tcBorders>
          </w:tcPr>
          <w:p w14:paraId="7F7F83CF">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w:t>
            </w:r>
            <w:r>
              <w:rPr>
                <w:rFonts w:hint="eastAsia"/>
                <w:color w:val="000000" w:themeColor="text1"/>
                <w:kern w:val="0"/>
                <w:sz w:val="24"/>
                <w14:textFill>
                  <w14:solidFill>
                    <w14:schemeClr w14:val="tx1"/>
                  </w14:solidFill>
                </w14:textFill>
              </w:rPr>
              <w:t>ork shop out of machinery space</w:t>
            </w:r>
          </w:p>
        </w:tc>
        <w:tc>
          <w:tcPr>
            <w:tcW w:w="1418" w:type="dxa"/>
            <w:tcBorders>
              <w:top w:val="single" w:color="000000" w:sz="4" w:space="0"/>
              <w:left w:val="single" w:color="000000" w:sz="4" w:space="0"/>
              <w:bottom w:val="single" w:color="000000" w:sz="4" w:space="0"/>
              <w:right w:val="single" w:color="000000" w:sz="4" w:space="0"/>
            </w:tcBorders>
          </w:tcPr>
          <w:p w14:paraId="0919C76D">
            <w:pPr>
              <w:autoSpaceDE w:val="0"/>
              <w:autoSpaceDN w:val="0"/>
              <w:adjustRightInd w:val="0"/>
              <w:spacing w:before="6"/>
              <w:ind w:leftChars="-161" w:hanging="338" w:hangingChars="141"/>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85</w:t>
            </w:r>
          </w:p>
        </w:tc>
      </w:tr>
      <w:tr w14:paraId="62F2069E">
        <w:tblPrEx>
          <w:tblCellMar>
            <w:top w:w="0" w:type="dxa"/>
            <w:left w:w="0" w:type="dxa"/>
            <w:bottom w:w="0" w:type="dxa"/>
            <w:right w:w="0" w:type="dxa"/>
          </w:tblCellMar>
        </w:tblPrEx>
        <w:trPr>
          <w:trHeight w:val="289" w:hRule="exact"/>
        </w:trPr>
        <w:tc>
          <w:tcPr>
            <w:tcW w:w="7087" w:type="dxa"/>
            <w:tcBorders>
              <w:top w:val="single" w:color="000000" w:sz="4" w:space="0"/>
              <w:left w:val="single" w:color="000000" w:sz="4" w:space="0"/>
              <w:bottom w:val="single" w:color="000000" w:sz="4" w:space="0"/>
              <w:right w:val="single" w:color="000000" w:sz="4" w:space="0"/>
            </w:tcBorders>
          </w:tcPr>
          <w:p w14:paraId="101A6027">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Wheelhouse including chart space</w:t>
            </w:r>
          </w:p>
        </w:tc>
        <w:tc>
          <w:tcPr>
            <w:tcW w:w="1418" w:type="dxa"/>
            <w:tcBorders>
              <w:top w:val="single" w:color="000000" w:sz="4" w:space="0"/>
              <w:left w:val="single" w:color="000000" w:sz="4" w:space="0"/>
              <w:bottom w:val="single" w:color="000000" w:sz="4" w:space="0"/>
              <w:right w:val="single" w:color="000000" w:sz="4" w:space="0"/>
            </w:tcBorders>
          </w:tcPr>
          <w:p w14:paraId="4573939E">
            <w:pPr>
              <w:autoSpaceDE w:val="0"/>
              <w:autoSpaceDN w:val="0"/>
              <w:adjustRightInd w:val="0"/>
              <w:spacing w:before="6"/>
              <w:ind w:leftChars="-161" w:hanging="338" w:hangingChars="141"/>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65</w:t>
            </w:r>
          </w:p>
        </w:tc>
      </w:tr>
      <w:tr w14:paraId="0208EFD3">
        <w:tblPrEx>
          <w:tblCellMar>
            <w:top w:w="0" w:type="dxa"/>
            <w:left w:w="0" w:type="dxa"/>
            <w:bottom w:w="0" w:type="dxa"/>
            <w:right w:w="0" w:type="dxa"/>
          </w:tblCellMar>
        </w:tblPrEx>
        <w:trPr>
          <w:trHeight w:val="289" w:hRule="exact"/>
        </w:trPr>
        <w:tc>
          <w:tcPr>
            <w:tcW w:w="7087" w:type="dxa"/>
            <w:tcBorders>
              <w:top w:val="single" w:color="000000" w:sz="4" w:space="0"/>
              <w:left w:val="single" w:color="000000" w:sz="4" w:space="0"/>
              <w:bottom w:val="single" w:color="000000" w:sz="4" w:space="0"/>
              <w:right w:val="single" w:color="000000" w:sz="4" w:space="0"/>
            </w:tcBorders>
          </w:tcPr>
          <w:p w14:paraId="4628C52E">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Private cabin</w:t>
            </w:r>
          </w:p>
        </w:tc>
        <w:tc>
          <w:tcPr>
            <w:tcW w:w="1418" w:type="dxa"/>
            <w:tcBorders>
              <w:top w:val="single" w:color="000000" w:sz="4" w:space="0"/>
              <w:left w:val="single" w:color="000000" w:sz="4" w:space="0"/>
              <w:bottom w:val="single" w:color="000000" w:sz="4" w:space="0"/>
              <w:right w:val="single" w:color="000000" w:sz="4" w:space="0"/>
            </w:tcBorders>
          </w:tcPr>
          <w:p w14:paraId="3AF63FEC">
            <w:pPr>
              <w:autoSpaceDE w:val="0"/>
              <w:autoSpaceDN w:val="0"/>
              <w:adjustRightInd w:val="0"/>
              <w:spacing w:before="6"/>
              <w:ind w:leftChars="-161" w:hanging="338" w:hangingChars="141"/>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55</w:t>
            </w:r>
          </w:p>
        </w:tc>
      </w:tr>
      <w:tr w14:paraId="10193BEC">
        <w:tblPrEx>
          <w:tblCellMar>
            <w:top w:w="0" w:type="dxa"/>
            <w:left w:w="0" w:type="dxa"/>
            <w:bottom w:w="0" w:type="dxa"/>
            <w:right w:w="0" w:type="dxa"/>
          </w:tblCellMar>
        </w:tblPrEx>
        <w:trPr>
          <w:trHeight w:val="289" w:hRule="exact"/>
        </w:trPr>
        <w:tc>
          <w:tcPr>
            <w:tcW w:w="7087" w:type="dxa"/>
            <w:tcBorders>
              <w:top w:val="single" w:color="000000" w:sz="4" w:space="0"/>
              <w:left w:val="single" w:color="000000" w:sz="4" w:space="0"/>
              <w:bottom w:val="single" w:color="000000" w:sz="4" w:space="0"/>
              <w:right w:val="single" w:color="000000" w:sz="4" w:space="0"/>
            </w:tcBorders>
          </w:tcPr>
          <w:p w14:paraId="77A6ECB5">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Mess</w:t>
            </w:r>
            <w:r>
              <w:rPr>
                <w:rFonts w:hint="eastAsia"/>
                <w:color w:val="000000" w:themeColor="text1"/>
                <w:kern w:val="0"/>
                <w:sz w:val="24"/>
                <w14:textFill>
                  <w14:solidFill>
                    <w14:schemeClr w14:val="tx1"/>
                  </w14:solidFill>
                </w14:textFill>
              </w:rPr>
              <w:t xml:space="preserve"> room,</w:t>
            </w:r>
            <w:r>
              <w:rPr>
                <w:color w:val="000000" w:themeColor="text1"/>
                <w:kern w:val="0"/>
                <w:sz w:val="24"/>
                <w14:textFill>
                  <w14:solidFill>
                    <w14:schemeClr w14:val="tx1"/>
                  </w14:solidFill>
                </w14:textFill>
              </w:rPr>
              <w:t xml:space="preserve"> recreation room and office</w:t>
            </w:r>
          </w:p>
        </w:tc>
        <w:tc>
          <w:tcPr>
            <w:tcW w:w="1418" w:type="dxa"/>
            <w:tcBorders>
              <w:top w:val="single" w:color="000000" w:sz="4" w:space="0"/>
              <w:left w:val="single" w:color="000000" w:sz="4" w:space="0"/>
              <w:bottom w:val="single" w:color="000000" w:sz="4" w:space="0"/>
              <w:right w:val="single" w:color="000000" w:sz="4" w:space="0"/>
            </w:tcBorders>
          </w:tcPr>
          <w:p w14:paraId="04C08F8E">
            <w:pPr>
              <w:autoSpaceDE w:val="0"/>
              <w:autoSpaceDN w:val="0"/>
              <w:adjustRightInd w:val="0"/>
              <w:spacing w:before="6"/>
              <w:ind w:leftChars="-161" w:hanging="338" w:hangingChars="141"/>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60</w:t>
            </w:r>
          </w:p>
        </w:tc>
      </w:tr>
      <w:tr w14:paraId="312C0D68">
        <w:tblPrEx>
          <w:tblCellMar>
            <w:top w:w="0" w:type="dxa"/>
            <w:left w:w="0" w:type="dxa"/>
            <w:bottom w:w="0" w:type="dxa"/>
            <w:right w:w="0" w:type="dxa"/>
          </w:tblCellMar>
        </w:tblPrEx>
        <w:trPr>
          <w:trHeight w:val="289" w:hRule="exact"/>
        </w:trPr>
        <w:tc>
          <w:tcPr>
            <w:tcW w:w="7087" w:type="dxa"/>
            <w:tcBorders>
              <w:top w:val="single" w:color="000000" w:sz="4" w:space="0"/>
              <w:left w:val="single" w:color="000000" w:sz="4" w:space="0"/>
              <w:bottom w:val="single" w:color="000000" w:sz="4" w:space="0"/>
              <w:right w:val="single" w:color="000000" w:sz="4" w:space="0"/>
            </w:tcBorders>
          </w:tcPr>
          <w:p w14:paraId="5FF0A26C">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Hospital</w:t>
            </w:r>
          </w:p>
        </w:tc>
        <w:tc>
          <w:tcPr>
            <w:tcW w:w="1418" w:type="dxa"/>
            <w:tcBorders>
              <w:top w:val="single" w:color="000000" w:sz="4" w:space="0"/>
              <w:left w:val="single" w:color="000000" w:sz="4" w:space="0"/>
              <w:bottom w:val="single" w:color="000000" w:sz="4" w:space="0"/>
              <w:right w:val="single" w:color="000000" w:sz="4" w:space="0"/>
            </w:tcBorders>
          </w:tcPr>
          <w:p w14:paraId="7F501609">
            <w:pPr>
              <w:autoSpaceDE w:val="0"/>
              <w:autoSpaceDN w:val="0"/>
              <w:adjustRightInd w:val="0"/>
              <w:spacing w:before="6"/>
              <w:ind w:leftChars="-161" w:hanging="338" w:hangingChars="141"/>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55</w:t>
            </w:r>
          </w:p>
        </w:tc>
      </w:tr>
      <w:tr w14:paraId="098867BA">
        <w:tblPrEx>
          <w:tblCellMar>
            <w:top w:w="0" w:type="dxa"/>
            <w:left w:w="0" w:type="dxa"/>
            <w:bottom w:w="0" w:type="dxa"/>
            <w:right w:w="0" w:type="dxa"/>
          </w:tblCellMar>
        </w:tblPrEx>
        <w:trPr>
          <w:trHeight w:val="289" w:hRule="exact"/>
        </w:trPr>
        <w:tc>
          <w:tcPr>
            <w:tcW w:w="7087" w:type="dxa"/>
            <w:tcBorders>
              <w:top w:val="single" w:color="000000" w:sz="4" w:space="0"/>
              <w:left w:val="single" w:color="000000" w:sz="4" w:space="0"/>
              <w:bottom w:val="single" w:color="000000" w:sz="4" w:space="0"/>
              <w:right w:val="single" w:color="000000" w:sz="4" w:space="0"/>
            </w:tcBorders>
          </w:tcPr>
          <w:p w14:paraId="1F6F1641">
            <w:pPr>
              <w:autoSpaceDE w:val="0"/>
              <w:autoSpaceDN w:val="0"/>
              <w:adjustRightInd w:val="0"/>
              <w:spacing w:before="6"/>
              <w:ind w:left="103"/>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Galley and pantry (without food processing equipment operating)</w:t>
            </w:r>
          </w:p>
        </w:tc>
        <w:tc>
          <w:tcPr>
            <w:tcW w:w="1418" w:type="dxa"/>
            <w:tcBorders>
              <w:top w:val="single" w:color="000000" w:sz="4" w:space="0"/>
              <w:left w:val="single" w:color="000000" w:sz="4" w:space="0"/>
              <w:bottom w:val="single" w:color="000000" w:sz="4" w:space="0"/>
              <w:right w:val="single" w:color="000000" w:sz="4" w:space="0"/>
            </w:tcBorders>
          </w:tcPr>
          <w:p w14:paraId="50EB52B5">
            <w:pPr>
              <w:autoSpaceDE w:val="0"/>
              <w:autoSpaceDN w:val="0"/>
              <w:adjustRightInd w:val="0"/>
              <w:spacing w:before="6"/>
              <w:ind w:leftChars="-161" w:hanging="338" w:hangingChars="141"/>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75</w:t>
            </w:r>
          </w:p>
        </w:tc>
      </w:tr>
      <w:tr w14:paraId="63716508">
        <w:tblPrEx>
          <w:tblCellMar>
            <w:top w:w="0" w:type="dxa"/>
            <w:left w:w="0" w:type="dxa"/>
            <w:bottom w:w="0" w:type="dxa"/>
            <w:right w:w="0" w:type="dxa"/>
          </w:tblCellMar>
        </w:tblPrEx>
        <w:trPr>
          <w:trHeight w:val="289" w:hRule="exact"/>
        </w:trPr>
        <w:tc>
          <w:tcPr>
            <w:tcW w:w="7087" w:type="dxa"/>
            <w:tcBorders>
              <w:top w:val="single" w:color="000000" w:sz="4" w:space="0"/>
              <w:left w:val="single" w:color="000000" w:sz="4" w:space="0"/>
              <w:bottom w:val="single" w:color="000000" w:sz="4" w:space="0"/>
              <w:right w:val="single" w:color="000000" w:sz="4" w:space="0"/>
            </w:tcBorders>
          </w:tcPr>
          <w:p w14:paraId="03A1D04F">
            <w:pPr>
              <w:autoSpaceDE w:val="0"/>
              <w:autoSpaceDN w:val="0"/>
              <w:adjustRightInd w:val="0"/>
              <w:spacing w:before="6"/>
              <w:ind w:left="103"/>
              <w:jc w:val="left"/>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Look-out posts including bridge wings and windows</w:t>
            </w:r>
          </w:p>
        </w:tc>
        <w:tc>
          <w:tcPr>
            <w:tcW w:w="1418" w:type="dxa"/>
            <w:tcBorders>
              <w:top w:val="single" w:color="000000" w:sz="4" w:space="0"/>
              <w:left w:val="single" w:color="000000" w:sz="4" w:space="0"/>
              <w:bottom w:val="single" w:color="000000" w:sz="4" w:space="0"/>
              <w:right w:val="single" w:color="000000" w:sz="4" w:space="0"/>
            </w:tcBorders>
          </w:tcPr>
          <w:p w14:paraId="0A90CF93">
            <w:pPr>
              <w:autoSpaceDE w:val="0"/>
              <w:autoSpaceDN w:val="0"/>
              <w:adjustRightInd w:val="0"/>
              <w:spacing w:before="6"/>
              <w:ind w:leftChars="-161" w:hanging="338" w:hangingChars="141"/>
              <w:jc w:val="cente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70</w:t>
            </w:r>
          </w:p>
        </w:tc>
      </w:tr>
    </w:tbl>
    <w:p w14:paraId="219CF96B">
      <w:pPr>
        <w:autoSpaceDE w:val="0"/>
        <w:autoSpaceDN w:val="0"/>
        <w:adjustRightInd w:val="0"/>
        <w:spacing w:before="17" w:line="100" w:lineRule="exact"/>
        <w:jc w:val="left"/>
        <w:rPr>
          <w:color w:val="000000" w:themeColor="text1"/>
          <w:kern w:val="0"/>
          <w:sz w:val="10"/>
          <w:szCs w:val="10"/>
          <w14:textFill>
            <w14:solidFill>
              <w14:schemeClr w14:val="tx1"/>
            </w14:solidFill>
          </w14:textFill>
        </w:rPr>
      </w:pPr>
    </w:p>
    <w:p w14:paraId="66154918">
      <w:pPr>
        <w:autoSpaceDE w:val="0"/>
        <w:autoSpaceDN w:val="0"/>
        <w:adjustRightInd w:val="0"/>
        <w:spacing w:line="243" w:lineRule="auto"/>
        <w:ind w:left="1107"/>
        <w:rPr>
          <w:color w:val="000000" w:themeColor="text1"/>
          <w:kern w:val="0"/>
          <w:sz w:val="24"/>
          <w14:textFill>
            <w14:solidFill>
              <w14:schemeClr w14:val="tx1"/>
            </w14:solidFill>
          </w14:textFill>
        </w:rPr>
      </w:pPr>
    </w:p>
    <w:p w14:paraId="0DBB4522">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noise level measurement shall be carried out according to IMO Resolution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MSC.337(91)</w:t>
      </w:r>
      <w:r>
        <w:rPr>
          <w:rFonts w:hint="eastAsia"/>
          <w:color w:val="000000" w:themeColor="text1"/>
          <w:kern w:val="0"/>
          <w:sz w:val="24"/>
          <w14:textFill>
            <w14:solidFill>
              <w14:schemeClr w14:val="tx1"/>
            </w14:solidFill>
          </w14:textFill>
        </w:rPr>
        <w:t>. D</w:t>
      </w:r>
      <w:r>
        <w:rPr>
          <w:color w:val="000000" w:themeColor="text1"/>
          <w:kern w:val="0"/>
          <w:sz w:val="24"/>
          <w14:textFill>
            <w14:solidFill>
              <w14:schemeClr w14:val="tx1"/>
            </w14:solidFill>
          </w14:textFill>
        </w:rPr>
        <w:t>uring sea trial</w:t>
      </w:r>
      <w:r>
        <w:rPr>
          <w:rFonts w:hint="eastAsia"/>
          <w:color w:val="000000" w:themeColor="text1"/>
          <w:kern w:val="0"/>
          <w:sz w:val="24"/>
          <w14:textFill>
            <w14:solidFill>
              <w14:schemeClr w14:val="tx1"/>
            </w14:solidFill>
          </w14:textFill>
        </w:rPr>
        <w:t>, t</w:t>
      </w:r>
      <w:r>
        <w:rPr>
          <w:color w:val="000000" w:themeColor="text1"/>
          <w:kern w:val="0"/>
          <w:sz w:val="24"/>
          <w14:textFill>
            <w14:solidFill>
              <w14:schemeClr w14:val="tx1"/>
            </w14:solidFill>
          </w14:textFill>
        </w:rPr>
        <w: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Vessel </w:t>
      </w:r>
      <w:r>
        <w:rPr>
          <w:rFonts w:hint="eastAsia"/>
          <w:color w:val="000000" w:themeColor="text1"/>
          <w:kern w:val="0"/>
          <w:sz w:val="24"/>
          <w14:textFill>
            <w14:solidFill>
              <w14:schemeClr w14:val="tx1"/>
            </w14:solidFill>
          </w14:textFill>
        </w:rPr>
        <w:t>shall be</w:t>
      </w:r>
      <w:r>
        <w:rPr>
          <w:color w:val="000000" w:themeColor="text1"/>
          <w:kern w:val="0"/>
          <w:sz w:val="24"/>
          <w14:textFill>
            <w14:solidFill>
              <w14:schemeClr w14:val="tx1"/>
            </w14:solidFill>
          </w14:textFill>
        </w:rPr>
        <w:t xml:space="preserve"> running ahead steadily at the operating rpm specified </w:t>
      </w:r>
      <w:r>
        <w:rPr>
          <w:rFonts w:hint="eastAsia"/>
          <w:color w:val="000000" w:themeColor="text1"/>
          <w:kern w:val="0"/>
          <w:sz w:val="24"/>
          <w14:textFill>
            <w14:solidFill>
              <w14:schemeClr w14:val="tx1"/>
            </w14:solidFill>
          </w14:textFill>
        </w:rPr>
        <w:t>at</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CSR</w:t>
      </w:r>
      <w:r>
        <w:rPr>
          <w:color w:val="000000" w:themeColor="text1"/>
          <w:kern w:val="0"/>
          <w:sz w:val="24"/>
          <w14:textFill>
            <w14:solidFill>
              <w14:schemeClr w14:val="tx1"/>
            </w14:solidFill>
          </w14:textFill>
        </w:rPr>
        <w:t xml:space="preserve"> of main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engine</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 xml:space="preserve"> and not less than 80% of the </w:t>
      </w:r>
      <w:r>
        <w:rPr>
          <w:rFonts w:hint="eastAsia"/>
          <w:color w:val="000000" w:themeColor="text1"/>
          <w:kern w:val="0"/>
          <w:sz w:val="24"/>
          <w14:textFill>
            <w14:solidFill>
              <w14:schemeClr w14:val="tx1"/>
            </w14:solidFill>
          </w14:textFill>
        </w:rPr>
        <w:t xml:space="preserve">specified </w:t>
      </w:r>
      <w:r>
        <w:rPr>
          <w:color w:val="000000" w:themeColor="text1"/>
          <w:kern w:val="0"/>
          <w:sz w:val="24"/>
          <w14:textFill>
            <w14:solidFill>
              <w14:schemeClr w14:val="tx1"/>
            </w14:solidFill>
          </w14:textFill>
        </w:rPr>
        <w:t>maximum continuous rating (</w:t>
      </w:r>
      <w:r>
        <w:rPr>
          <w:rFonts w:hint="eastAsia"/>
          <w:color w:val="000000" w:themeColor="text1"/>
          <w:kern w:val="0"/>
          <w:sz w:val="24"/>
          <w14:textFill>
            <w14:solidFill>
              <w14:schemeClr w14:val="tx1"/>
            </w14:solidFill>
          </w14:textFill>
        </w:rPr>
        <w:t>SMCR</w:t>
      </w:r>
      <w:r>
        <w:rPr>
          <w:color w:val="000000" w:themeColor="text1"/>
          <w:kern w:val="0"/>
          <w:sz w:val="24"/>
          <w14:textFill>
            <w14:solidFill>
              <w14:schemeClr w14:val="tx1"/>
            </w14:solidFill>
          </w14:textFill>
        </w:rPr>
        <w:t>), under the following conditions, and the bedding and linen as well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as personal goods shall </w:t>
      </w:r>
      <w:r>
        <w:rPr>
          <w:rFonts w:hint="eastAsia"/>
          <w:color w:val="000000" w:themeColor="text1"/>
          <w:kern w:val="0"/>
          <w:sz w:val="24"/>
          <w14:textFill>
            <w14:solidFill>
              <w14:schemeClr w14:val="tx1"/>
            </w14:solidFill>
          </w14:textFill>
        </w:rPr>
        <w:t xml:space="preserve">not </w:t>
      </w:r>
      <w:r>
        <w:rPr>
          <w:color w:val="000000" w:themeColor="text1"/>
          <w:kern w:val="0"/>
          <w:sz w:val="24"/>
          <w14:textFill>
            <w14:solidFill>
              <w14:schemeClr w14:val="tx1"/>
            </w14:solidFill>
          </w14:textFill>
        </w:rPr>
        <w:t>be removed during these measurements:</w:t>
      </w:r>
    </w:p>
    <w:p w14:paraId="15640435">
      <w:pPr>
        <w:numPr>
          <w:ilvl w:val="0"/>
          <w:numId w:val="13"/>
        </w:numPr>
        <w:autoSpaceDE w:val="0"/>
        <w:autoSpaceDN w:val="0"/>
        <w:adjustRightInd w:val="0"/>
        <w:spacing w:line="280" w:lineRule="exac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Auxiliary engine</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s</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 xml:space="preserve"> shall be operated in normal sea going condition without reefer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containers.</w:t>
      </w:r>
    </w:p>
    <w:p w14:paraId="16FF1A50">
      <w:pPr>
        <w:numPr>
          <w:ilvl w:val="0"/>
          <w:numId w:val="13"/>
        </w:numPr>
        <w:autoSpaceDE w:val="0"/>
        <w:autoSpaceDN w:val="0"/>
        <w:adjustRightInd w:val="0"/>
        <w:spacing w:line="280" w:lineRule="exac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Machinery unnecessary for normal navigation shall be stopped.</w:t>
      </w:r>
    </w:p>
    <w:p w14:paraId="55D24395">
      <w:pPr>
        <w:numPr>
          <w:ilvl w:val="0"/>
          <w:numId w:val="13"/>
        </w:numPr>
        <w:autoSpaceDE w:val="0"/>
        <w:autoSpaceDN w:val="0"/>
        <w:adjustRightInd w:val="0"/>
        <w:spacing w:line="280" w:lineRule="exac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Mechanical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ventilation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and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air-conditioning</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equipment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shall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in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normal operation.</w:t>
      </w:r>
    </w:p>
    <w:p w14:paraId="3B293A9A">
      <w:pPr>
        <w:numPr>
          <w:ilvl w:val="0"/>
          <w:numId w:val="13"/>
        </w:numPr>
        <w:autoSpaceDE w:val="0"/>
        <w:autoSpaceDN w:val="0"/>
        <w:adjustRightInd w:val="0"/>
        <w:spacing w:line="280" w:lineRule="exac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All doors and windows of the room</w:t>
      </w:r>
      <w:r>
        <w:rPr>
          <w:rFonts w:hint="eastAsia"/>
          <w:color w:val="000000" w:themeColor="text1"/>
          <w:kern w:val="0"/>
          <w:sz w:val="24"/>
          <w14:textFill>
            <w14:solidFill>
              <w14:schemeClr w14:val="tx1"/>
            </w14:solidFill>
          </w14:textFill>
        </w:rPr>
        <w:t xml:space="preserve">s </w:t>
      </w:r>
      <w:r>
        <w:rPr>
          <w:color w:val="000000" w:themeColor="text1"/>
          <w:kern w:val="0"/>
          <w:sz w:val="24"/>
          <w14:textFill>
            <w14:solidFill>
              <w14:schemeClr w14:val="tx1"/>
            </w14:solidFill>
          </w14:textFill>
        </w:rPr>
        <w:t>shall be closed.</w:t>
      </w:r>
    </w:p>
    <w:p w14:paraId="354610B4">
      <w:pPr>
        <w:numPr>
          <w:ilvl w:val="0"/>
          <w:numId w:val="13"/>
        </w:numPr>
        <w:autoSpaceDE w:val="0"/>
        <w:autoSpaceDN w:val="0"/>
        <w:adjustRightInd w:val="0"/>
        <w:spacing w:line="280" w:lineRule="exac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No</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intermittent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sound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and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noise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shall be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included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(i.e.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from</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air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horn,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sanitary flushing,</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laundry</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machine,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emergency</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generator,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telephone,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speaker,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foot-step noise in stair and corridor space, etc.)</w:t>
      </w:r>
    </w:p>
    <w:p w14:paraId="2A5EA4B5">
      <w:pPr>
        <w:numPr>
          <w:ilvl w:val="0"/>
          <w:numId w:val="13"/>
        </w:numPr>
        <w:autoSpaceDE w:val="0"/>
        <w:autoSpaceDN w:val="0"/>
        <w:adjustRightInd w:val="0"/>
        <w:spacing w:line="280" w:lineRule="exac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measurement shall be taken at a height of 1.2 m to 1.6 m above deck</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platform</w:t>
      </w:r>
      <w:r>
        <w:rPr>
          <w:rFonts w:hint="eastAsia"/>
          <w:color w:val="000000" w:themeColor="text1"/>
          <w:kern w:val="0"/>
          <w:sz w:val="24"/>
          <w14:textFill>
            <w14:solidFill>
              <w14:schemeClr w14:val="tx1"/>
            </w14:solidFill>
          </w14:textFill>
        </w:rPr>
        <w:t xml:space="preserve"> or walkway according to IMO Regulation</w:t>
      </w:r>
      <w:r>
        <w:rPr>
          <w:color w:val="000000" w:themeColor="text1"/>
          <w:kern w:val="0"/>
          <w:sz w:val="24"/>
          <w14:textFill>
            <w14:solidFill>
              <w14:schemeClr w14:val="tx1"/>
            </w14:solidFill>
          </w14:textFill>
        </w:rPr>
        <w:t>.</w:t>
      </w:r>
    </w:p>
    <w:p w14:paraId="48947866">
      <w:pPr>
        <w:autoSpaceDE w:val="0"/>
        <w:autoSpaceDN w:val="0"/>
        <w:adjustRightInd w:val="0"/>
        <w:spacing w:before="2" w:line="200" w:lineRule="exact"/>
        <w:jc w:val="left"/>
        <w:rPr>
          <w:color w:val="000000" w:themeColor="text1"/>
          <w:kern w:val="0"/>
          <w:sz w:val="20"/>
          <w:szCs w:val="20"/>
          <w14:textFill>
            <w14:solidFill>
              <w14:schemeClr w14:val="tx1"/>
            </w14:solidFill>
          </w14:textFill>
        </w:rPr>
      </w:pPr>
    </w:p>
    <w:p w14:paraId="2AD58733">
      <w:pPr>
        <w:autoSpaceDE w:val="0"/>
        <w:autoSpaceDN w:val="0"/>
        <w:adjustRightInd w:val="0"/>
        <w:spacing w:line="243" w:lineRule="auto"/>
        <w:ind w:left="1071"/>
        <w:rPr>
          <w:color w:val="000000" w:themeColor="text1"/>
          <w:kern w:val="0"/>
          <w:sz w:val="24"/>
          <w14:textFill>
            <w14:solidFill>
              <w14:schemeClr w14:val="tx1"/>
            </w14:solidFill>
          </w14:textFill>
        </w:rPr>
      </w:pPr>
    </w:p>
    <w:p w14:paraId="4D1C3A42">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If</w:t>
      </w:r>
      <w:r>
        <w:rPr>
          <w:color w:val="000000" w:themeColor="text1"/>
          <w:kern w:val="0"/>
          <w:sz w:val="24"/>
          <w14:textFill>
            <w14:solidFill>
              <w14:schemeClr w14:val="tx1"/>
            </w14:solidFill>
          </w14:textFill>
        </w:rPr>
        <w:t xml:space="preserve"> the measured noise  level  exceeds  the  specified  value as  required  by  Resolution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MSC.337(91) by more than 3 dB(A), the Builder shall make necessary improvement to a practical  extent  mutually  agreed  between  the  Buyer  and  the Builder</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 xml:space="preserve"> but without second sea trial.</w:t>
      </w:r>
    </w:p>
    <w:p w14:paraId="4FBD761E">
      <w:pPr>
        <w:autoSpaceDE w:val="0"/>
        <w:autoSpaceDN w:val="0"/>
        <w:adjustRightInd w:val="0"/>
        <w:spacing w:line="243" w:lineRule="auto"/>
        <w:ind w:left="1107"/>
        <w:rPr>
          <w:color w:val="000000" w:themeColor="text1"/>
          <w:kern w:val="0"/>
          <w:sz w:val="24"/>
          <w14:textFill>
            <w14:solidFill>
              <w14:schemeClr w14:val="tx1"/>
            </w14:solidFill>
          </w14:textFill>
        </w:rPr>
      </w:pPr>
      <w:bookmarkStart w:id="72" w:name="_Toc150162192"/>
      <w:r>
        <w:rPr>
          <w:color w:val="000000" w:themeColor="text1"/>
          <w:kern w:val="0"/>
          <w:sz w:val="24"/>
          <w14:textFill>
            <w14:solidFill>
              <w14:schemeClr w14:val="tx1"/>
            </w14:solidFill>
          </w14:textFill>
        </w:rPr>
        <w:br w:type="page"/>
      </w:r>
    </w:p>
    <w:p w14:paraId="26C86B64">
      <w:pPr>
        <w:pStyle w:val="3"/>
        <w:jc w:val="both"/>
        <w:rPr>
          <w:color w:val="000000" w:themeColor="text1"/>
          <w14:textFill>
            <w14:solidFill>
              <w14:schemeClr w14:val="tx1"/>
            </w14:solidFill>
          </w14:textFill>
        </w:rPr>
      </w:pPr>
      <w:bookmarkStart w:id="73" w:name="_Toc50642543"/>
      <w:r>
        <w:rPr>
          <w:rFonts w:hint="eastAsia"/>
          <w:color w:val="000000" w:themeColor="text1"/>
          <w14:textFill>
            <w14:solidFill>
              <w14:schemeClr w14:val="tx1"/>
            </w14:solidFill>
          </w14:textFill>
        </w:rPr>
        <w:t>1.5</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INSPECTION, TESTING AND TRIAL</w:t>
      </w:r>
      <w:bookmarkEnd w:id="72"/>
      <w:bookmarkEnd w:id="73"/>
    </w:p>
    <w:p w14:paraId="07F7DA03">
      <w:pPr>
        <w:pStyle w:val="56"/>
        <w:spacing w:before="312" w:after="312"/>
        <w:rPr>
          <w:color w:val="000000" w:themeColor="text1"/>
          <w:w w:val="100"/>
          <w14:textFill>
            <w14:solidFill>
              <w14:schemeClr w14:val="tx1"/>
            </w14:solidFill>
          </w14:textFill>
        </w:rPr>
      </w:pPr>
      <w:bookmarkStart w:id="74" w:name="_Toc50642544"/>
      <w:bookmarkStart w:id="75" w:name="_Toc150162193"/>
      <w:r>
        <w:rPr>
          <w:rFonts w:hint="eastAsia"/>
          <w:color w:val="000000" w:themeColor="text1"/>
          <w:w w:val="100"/>
          <w14:textFill>
            <w14:solidFill>
              <w14:schemeClr w14:val="tx1"/>
            </w14:solidFill>
          </w14:textFill>
        </w:rPr>
        <w:t>1.5.</w:t>
      </w:r>
      <w:r>
        <w:rPr>
          <w:color w:val="000000" w:themeColor="text1"/>
          <w:w w:val="100"/>
          <w14:textFill>
            <w14:solidFill>
              <w14:schemeClr w14:val="tx1"/>
            </w14:solidFill>
          </w14:textFill>
        </w:rPr>
        <w:t>1</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GENERAL</w:t>
      </w:r>
      <w:bookmarkEnd w:id="74"/>
      <w:bookmarkEnd w:id="75"/>
    </w:p>
    <w:p w14:paraId="67AAA25C">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inspection, testing and trial during construction of the Vessel shall be carried out by the Builder and/or the </w:t>
      </w:r>
      <w:r>
        <w:rPr>
          <w:rFonts w:hint="eastAsia"/>
          <w:color w:val="000000" w:themeColor="text1"/>
          <w:kern w:val="0"/>
          <w:sz w:val="24"/>
          <w14:textFill>
            <w14:solidFill>
              <w14:schemeClr w14:val="tx1"/>
            </w14:solidFill>
          </w14:textFill>
        </w:rPr>
        <w:t>M</w:t>
      </w:r>
      <w:r>
        <w:rPr>
          <w:color w:val="000000" w:themeColor="text1"/>
          <w:kern w:val="0"/>
          <w:sz w:val="24"/>
          <w14:textFill>
            <w14:solidFill>
              <w14:schemeClr w14:val="tx1"/>
            </w14:solidFill>
          </w14:textFill>
        </w:rPr>
        <w:t>aker at Maker’s shop or onboard as per the Builder’s and/or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M</w:t>
      </w:r>
      <w:r>
        <w:rPr>
          <w:color w:val="000000" w:themeColor="text1"/>
          <w:kern w:val="0"/>
          <w:sz w:val="24"/>
          <w14:textFill>
            <w14:solidFill>
              <w14:schemeClr w14:val="tx1"/>
            </w14:solidFill>
          </w14:textFill>
        </w:rPr>
        <w:t>aker’s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practice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in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compliance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with</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Rules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requirements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of</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 Classification Society under the presence of the Buyer's supervisor(s) and/or the Surveyor of the Classification Society.</w:t>
      </w:r>
    </w:p>
    <w:p w14:paraId="0832C35C">
      <w:pPr>
        <w:autoSpaceDE w:val="0"/>
        <w:autoSpaceDN w:val="0"/>
        <w:adjustRightInd w:val="0"/>
        <w:spacing w:line="243" w:lineRule="auto"/>
        <w:ind w:left="1071"/>
        <w:rPr>
          <w:color w:val="000000" w:themeColor="text1"/>
          <w:kern w:val="0"/>
          <w:sz w:val="24"/>
          <w14:textFill>
            <w14:solidFill>
              <w14:schemeClr w14:val="tx1"/>
            </w14:solidFill>
          </w14:textFill>
        </w:rPr>
      </w:pPr>
    </w:p>
    <w:p w14:paraId="509F7783">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list of items for inspection and testing shall be submitted to the </w:t>
      </w:r>
      <w:r>
        <w:rPr>
          <w:rFonts w:hint="eastAsia"/>
          <w:color w:val="000000" w:themeColor="text1"/>
          <w:kern w:val="0"/>
          <w:sz w:val="24"/>
          <w14:textFill>
            <w14:solidFill>
              <w14:schemeClr w14:val="tx1"/>
            </w14:solidFill>
          </w14:textFill>
        </w:rPr>
        <w:t>Buy</w:t>
      </w:r>
      <w:r>
        <w:rPr>
          <w:color w:val="000000" w:themeColor="text1"/>
          <w:kern w:val="0"/>
          <w:sz w:val="24"/>
          <w14:textFill>
            <w14:solidFill>
              <w14:schemeClr w14:val="tx1"/>
            </w14:solidFill>
          </w14:textFill>
        </w:rPr>
        <w:t xml:space="preserve">er </w:t>
      </w:r>
      <w:r>
        <w:rPr>
          <w:rFonts w:hint="eastAsia"/>
          <w:color w:val="000000" w:themeColor="text1"/>
          <w:kern w:val="0"/>
          <w:sz w:val="24"/>
          <w14:textFill>
            <w14:solidFill>
              <w14:schemeClr w14:val="tx1"/>
            </w14:solidFill>
          </w14:textFill>
        </w:rPr>
        <w:t xml:space="preserve">for approval </w:t>
      </w:r>
      <w:r>
        <w:rPr>
          <w:color w:val="000000" w:themeColor="text1"/>
          <w:kern w:val="0"/>
          <w:sz w:val="24"/>
          <w14:textFill>
            <w14:solidFill>
              <w14:schemeClr w14:val="tx1"/>
            </w14:solidFill>
          </w14:textFill>
        </w:rPr>
        <w:t>in advance.</w:t>
      </w:r>
    </w:p>
    <w:p w14:paraId="63CA1B97">
      <w:pPr>
        <w:autoSpaceDE w:val="0"/>
        <w:autoSpaceDN w:val="0"/>
        <w:adjustRightInd w:val="0"/>
        <w:spacing w:line="243" w:lineRule="auto"/>
        <w:ind w:left="1071"/>
        <w:rPr>
          <w:color w:val="000000" w:themeColor="text1"/>
          <w:kern w:val="0"/>
          <w:sz w:val="24"/>
          <w14:textFill>
            <w14:solidFill>
              <w14:schemeClr w14:val="tx1"/>
            </w14:solidFill>
          </w14:textFill>
        </w:rPr>
      </w:pPr>
    </w:p>
    <w:p w14:paraId="191991ED">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section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schedule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shall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submitted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to</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Buy</w:t>
      </w:r>
      <w:r>
        <w:rPr>
          <w:color w:val="000000" w:themeColor="text1"/>
          <w:kern w:val="0"/>
          <w:sz w:val="24"/>
          <w14:textFill>
            <w14:solidFill>
              <w14:schemeClr w14:val="tx1"/>
            </w14:solidFill>
          </w14:textFill>
        </w:rPr>
        <w:t>er's supervisor(s)</w:t>
      </w:r>
      <w:r>
        <w:rPr>
          <w:rFonts w:hint="eastAsia"/>
          <w:color w:val="000000" w:themeColor="text1"/>
          <w:kern w:val="0"/>
          <w:sz w:val="24"/>
          <w14:textFill>
            <w14:solidFill>
              <w14:schemeClr w14:val="tx1"/>
            </w14:solidFill>
          </w14:textFill>
        </w:rPr>
        <w:t xml:space="preserve"> one</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1</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 xml:space="preserve">working </w:t>
      </w:r>
      <w:r>
        <w:rPr>
          <w:color w:val="000000" w:themeColor="text1"/>
          <w:kern w:val="0"/>
          <w:sz w:val="24"/>
          <w14:textFill>
            <w14:solidFill>
              <w14:schemeClr w14:val="tx1"/>
            </w14:solidFill>
          </w14:textFill>
        </w:rPr>
        <w:t>day</w:t>
      </w:r>
      <w:r>
        <w:rPr>
          <w:rFonts w:hint="eastAsia"/>
          <w:color w:val="000000" w:themeColor="text1"/>
          <w:kern w:val="0"/>
          <w:sz w:val="24"/>
          <w14:textFill>
            <w14:solidFill>
              <w14:schemeClr w14:val="tx1"/>
            </w14:solidFill>
          </w14:textFill>
        </w:rPr>
        <w:t xml:space="preserve"> in advance,</w:t>
      </w:r>
      <w:r>
        <w:rPr>
          <w:color w:val="000000" w:themeColor="text1"/>
          <w:kern w:val="0"/>
          <w:sz w:val="24"/>
          <w14:textFill>
            <w14:solidFill>
              <w14:schemeClr w14:val="tx1"/>
            </w14:solidFill>
          </w14:textFill>
        </w:rPr>
        <w:t xml:space="preserve"> if inspection </w:t>
      </w:r>
      <w:r>
        <w:rPr>
          <w:rFonts w:hint="eastAsia"/>
          <w:color w:val="000000" w:themeColor="text1"/>
          <w:kern w:val="0"/>
          <w:sz w:val="24"/>
          <w14:textFill>
            <w14:solidFill>
              <w14:schemeClr w14:val="tx1"/>
            </w14:solidFill>
          </w14:textFill>
        </w:rPr>
        <w:t xml:space="preserve">takes place </w:t>
      </w:r>
      <w:r>
        <w:rPr>
          <w:color w:val="000000" w:themeColor="text1"/>
          <w:kern w:val="0"/>
          <w:sz w:val="24"/>
          <w14:textFill>
            <w14:solidFill>
              <w14:schemeClr w14:val="tx1"/>
            </w14:solidFill>
          </w14:textFill>
        </w:rPr>
        <w:t xml:space="preserve">inside shipyard </w:t>
      </w:r>
      <w:r>
        <w:rPr>
          <w:rFonts w:hint="eastAsia"/>
          <w:color w:val="000000" w:themeColor="text1"/>
          <w:kern w:val="0"/>
          <w:sz w:val="24"/>
          <w14:textFill>
            <w14:solidFill>
              <w14:schemeClr w14:val="tx1"/>
            </w14:solidFill>
          </w14:textFill>
        </w:rPr>
        <w:t>or near shipyard. A</w:t>
      </w:r>
      <w:r>
        <w:rPr>
          <w:color w:val="000000" w:themeColor="text1"/>
          <w:kern w:val="0"/>
          <w:sz w:val="24"/>
          <w14:textFill>
            <w14:solidFill>
              <w14:schemeClr w14:val="tx1"/>
            </w14:solidFill>
          </w14:textFill>
        </w:rPr>
        <w:t xml:space="preserve">nd </w:t>
      </w:r>
      <w:r>
        <w:rPr>
          <w:rFonts w:hint="eastAsia"/>
          <w:color w:val="000000" w:themeColor="text1"/>
          <w:kern w:val="0"/>
          <w:sz w:val="24"/>
          <w14:textFill>
            <w14:solidFill>
              <w14:schemeClr w14:val="tx1"/>
            </w14:solidFill>
          </w14:textFill>
        </w:rPr>
        <w:t xml:space="preserve">seven </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7</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 xml:space="preserve">working </w:t>
      </w:r>
      <w:r>
        <w:rPr>
          <w:color w:val="000000" w:themeColor="text1"/>
          <w:kern w:val="0"/>
          <w:sz w:val="24"/>
          <w14:textFill>
            <w14:solidFill>
              <w14:schemeClr w14:val="tx1"/>
            </w14:solidFill>
          </w14:textFill>
        </w:rPr>
        <w:t xml:space="preserve">days </w:t>
      </w:r>
      <w:r>
        <w:rPr>
          <w:rFonts w:hint="eastAsia"/>
          <w:color w:val="000000" w:themeColor="text1"/>
          <w:kern w:val="0"/>
          <w:sz w:val="24"/>
          <w14:textFill>
            <w14:solidFill>
              <w14:schemeClr w14:val="tx1"/>
            </w14:solidFill>
          </w14:textFill>
        </w:rPr>
        <w:t>in advance for the</w:t>
      </w:r>
      <w:r>
        <w:rPr>
          <w:color w:val="000000" w:themeColor="text1"/>
          <w:kern w:val="0"/>
          <w:sz w:val="24"/>
          <w14:textFill>
            <w14:solidFill>
              <w14:schemeClr w14:val="tx1"/>
            </w14:solidFill>
          </w14:textFill>
        </w:rPr>
        <w:t xml:space="preserve"> inspection outside shipyard</w:t>
      </w:r>
      <w:r>
        <w:rPr>
          <w:rFonts w:hint="eastAsia"/>
          <w:color w:val="000000" w:themeColor="text1"/>
          <w:kern w:val="0"/>
          <w:sz w:val="24"/>
          <w14:textFill>
            <w14:solidFill>
              <w14:schemeClr w14:val="tx1"/>
            </w14:solidFill>
          </w14:textFill>
        </w:rPr>
        <w:t xml:space="preserve"> in China, and fourteen</w:t>
      </w:r>
      <w:r>
        <w:rPr>
          <w:color w:val="000000" w:themeColor="text1"/>
          <w:kern w:val="0"/>
          <w:sz w:val="24"/>
          <w14:textFill>
            <w14:solidFill>
              <w14:schemeClr w14:val="tx1"/>
            </w14:solidFill>
          </w14:textFill>
        </w:rPr>
        <w:t xml:space="preserve"> (1</w:t>
      </w:r>
      <w:r>
        <w:rPr>
          <w:rFonts w:hint="eastAsia"/>
          <w:color w:val="000000" w:themeColor="text1"/>
          <w:kern w:val="0"/>
          <w:sz w:val="24"/>
          <w14:textFill>
            <w14:solidFill>
              <w14:schemeClr w14:val="tx1"/>
            </w14:solidFill>
          </w14:textFill>
        </w:rPr>
        <w:t>4</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 calendar days in advance for the inspection out of China. </w:t>
      </w:r>
      <w:r>
        <w:rPr>
          <w:color w:val="000000" w:themeColor="text1"/>
          <w:kern w:val="0"/>
          <w:sz w:val="24"/>
          <w14:textFill>
            <w14:solidFill>
              <w14:schemeClr w14:val="tx1"/>
            </w14:solidFill>
          </w14:textFill>
        </w:rPr>
        <w:t>Builder will provide the weekly schedule in advance.</w:t>
      </w:r>
    </w:p>
    <w:p w14:paraId="53E0A1A4">
      <w:pPr>
        <w:autoSpaceDE w:val="0"/>
        <w:autoSpaceDN w:val="0"/>
        <w:adjustRightInd w:val="0"/>
        <w:spacing w:line="243" w:lineRule="auto"/>
        <w:ind w:left="1071"/>
        <w:rPr>
          <w:color w:val="000000" w:themeColor="text1"/>
          <w:kern w:val="0"/>
          <w:sz w:val="24"/>
          <w14:textFill>
            <w14:solidFill>
              <w14:schemeClr w14:val="tx1"/>
            </w14:solidFill>
          </w14:textFill>
        </w:rPr>
      </w:pPr>
    </w:p>
    <w:p w14:paraId="7BEF436B">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Failure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of</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Buy</w:t>
      </w:r>
      <w:r>
        <w:rPr>
          <w:color w:val="000000" w:themeColor="text1"/>
          <w:kern w:val="0"/>
          <w:sz w:val="24"/>
          <w14:textFill>
            <w14:solidFill>
              <w14:schemeClr w14:val="tx1"/>
            </w14:solidFill>
          </w14:textFill>
        </w:rPr>
        <w:t>er's supervisor</w:t>
      </w:r>
      <w:r>
        <w:rPr>
          <w:rFonts w:hint="eastAsia"/>
          <w:color w:val="000000" w:themeColor="text1"/>
          <w:kern w:val="0"/>
          <w:sz w:val="24"/>
          <w14:textFill>
            <w14:solidFill>
              <w14:schemeClr w14:val="tx1"/>
            </w14:solidFill>
          </w14:textFill>
        </w:rPr>
        <w:t xml:space="preserve">(s) </w:t>
      </w:r>
      <w:r>
        <w:rPr>
          <w:color w:val="000000" w:themeColor="text1"/>
          <w:kern w:val="0"/>
          <w:sz w:val="24"/>
          <w14:textFill>
            <w14:solidFill>
              <w14:schemeClr w14:val="tx1"/>
            </w14:solidFill>
          </w14:textFill>
        </w:rPr>
        <w:t>present,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without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justifiable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reason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after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due notice as above, shall be deemed</w:t>
      </w:r>
      <w:r>
        <w:rPr>
          <w:rFonts w:hint="eastAsia"/>
          <w:color w:val="000000" w:themeColor="text1"/>
          <w:kern w:val="0"/>
          <w:sz w:val="24"/>
          <w14:textFill>
            <w14:solidFill>
              <w14:schemeClr w14:val="tx1"/>
            </w14:solidFill>
          </w14:textFill>
        </w:rPr>
        <w:t xml:space="preserve"> as</w:t>
      </w:r>
      <w:r>
        <w:rPr>
          <w:color w:val="000000" w:themeColor="text1"/>
          <w:kern w:val="0"/>
          <w:sz w:val="24"/>
          <w14:textFill>
            <w14:solidFill>
              <w14:schemeClr w14:val="tx1"/>
            </w14:solidFill>
          </w14:textFill>
        </w:rPr>
        <w:t xml:space="preserve"> the waiver of the right, and in such case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Buy</w:t>
      </w:r>
      <w:r>
        <w:rPr>
          <w:color w:val="000000" w:themeColor="text1"/>
          <w:kern w:val="0"/>
          <w:sz w:val="24"/>
          <w14:textFill>
            <w14:solidFill>
              <w14:schemeClr w14:val="tx1"/>
            </w14:solidFill>
          </w14:textFill>
        </w:rPr>
        <w:t>er shall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obliged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to</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accept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result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so</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such</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test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basis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of</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 Builder's and the Classification Society’s reports on the said results.</w:t>
      </w:r>
    </w:p>
    <w:p w14:paraId="5AF87F91">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19476569">
      <w:pPr>
        <w:autoSpaceDE w:val="0"/>
        <w:autoSpaceDN w:val="0"/>
        <w:adjustRightInd w:val="0"/>
        <w:spacing w:line="243" w:lineRule="auto"/>
        <w:ind w:left="1071"/>
      </w:pPr>
      <w:r>
        <w:rPr>
          <w:rFonts w:hint="eastAsia"/>
          <w:color w:val="000000" w:themeColor="text1"/>
          <w:kern w:val="0"/>
          <w:sz w:val="24"/>
          <w14:textFill>
            <w14:solidFill>
              <w14:schemeClr w14:val="tx1"/>
            </w14:solidFill>
          </w14:textFill>
        </w:rPr>
        <w:t>Any different opinion of inspection or test between the Buyer</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s supervisor and the Builder</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s supervisor shall </w:t>
      </w:r>
      <w:r>
        <w:rPr>
          <w:color w:val="000000" w:themeColor="text1"/>
          <w:kern w:val="0"/>
          <w:sz w:val="24"/>
          <w14:textFill>
            <w14:solidFill>
              <w14:schemeClr w14:val="tx1"/>
            </w14:solidFill>
          </w14:textFill>
        </w:rPr>
        <w:t xml:space="preserve">refer to </w:t>
      </w:r>
      <w:r>
        <w:rPr>
          <w:rFonts w:hint="eastAsia"/>
          <w:color w:val="000000" w:themeColor="text1"/>
          <w:kern w:val="0"/>
          <w:sz w:val="24"/>
          <w14:textFill>
            <w14:solidFill>
              <w14:schemeClr w14:val="tx1"/>
            </w14:solidFill>
          </w14:textFill>
        </w:rPr>
        <w:t xml:space="preserve">the opinion of Classification Society Surveyor as the settlement. </w:t>
      </w:r>
    </w:p>
    <w:p w14:paraId="3CCD5D02">
      <w:pPr>
        <w:autoSpaceDE w:val="0"/>
        <w:autoSpaceDN w:val="0"/>
        <w:adjustRightInd w:val="0"/>
        <w:spacing w:line="243" w:lineRule="auto"/>
        <w:jc w:val="left"/>
        <w:rPr>
          <w:color w:val="000000" w:themeColor="text1"/>
          <w:kern w:val="0"/>
          <w:sz w:val="24"/>
          <w14:textFill>
            <w14:solidFill>
              <w14:schemeClr w14:val="tx1"/>
            </w14:solidFill>
          </w14:textFill>
        </w:rPr>
      </w:pPr>
    </w:p>
    <w:p w14:paraId="2A48D05F">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As to the details of testing of hull, machinery and electric</w:t>
      </w:r>
      <w:r>
        <w:rPr>
          <w:rFonts w:hint="eastAsia"/>
          <w:color w:val="000000" w:themeColor="text1"/>
          <w:kern w:val="0"/>
          <w:sz w:val="24"/>
          <w14:textFill>
            <w14:solidFill>
              <w14:schemeClr w14:val="tx1"/>
            </w14:solidFill>
          </w14:textFill>
        </w:rPr>
        <w:t>al</w:t>
      </w:r>
      <w:r>
        <w:rPr>
          <w:color w:val="000000" w:themeColor="text1"/>
          <w:kern w:val="0"/>
          <w:sz w:val="24"/>
          <w14:textFill>
            <w14:solidFill>
              <w14:schemeClr w14:val="tx1"/>
            </w14:solidFill>
          </w14:textFill>
        </w:rPr>
        <w:t xml:space="preserve"> equipment and installations, refer to relevant Parts.</w:t>
      </w:r>
    </w:p>
    <w:p w14:paraId="7CEF0299">
      <w:pPr>
        <w:pStyle w:val="56"/>
        <w:spacing w:before="312" w:after="312"/>
        <w:rPr>
          <w:color w:val="000000" w:themeColor="text1"/>
          <w:w w:val="100"/>
          <w14:textFill>
            <w14:solidFill>
              <w14:schemeClr w14:val="tx1"/>
            </w14:solidFill>
          </w14:textFill>
        </w:rPr>
      </w:pPr>
      <w:bookmarkStart w:id="76" w:name="_Toc150162194"/>
      <w:bookmarkStart w:id="77" w:name="_Toc50642545"/>
      <w:r>
        <w:rPr>
          <w:rFonts w:hint="eastAsia"/>
          <w:color w:val="000000" w:themeColor="text1"/>
          <w:w w:val="100"/>
          <w14:textFill>
            <w14:solidFill>
              <w14:schemeClr w14:val="tx1"/>
            </w14:solidFill>
          </w14:textFill>
        </w:rPr>
        <w:t>1.5.</w:t>
      </w:r>
      <w:r>
        <w:rPr>
          <w:color w:val="000000" w:themeColor="text1"/>
          <w:w w:val="100"/>
          <w14:textFill>
            <w14:solidFill>
              <w14:schemeClr w14:val="tx1"/>
            </w14:solidFill>
          </w14:textFill>
        </w:rPr>
        <w:t>2</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INSPECTION AND TEST OF CONSTRUCTION</w:t>
      </w:r>
      <w:bookmarkEnd w:id="76"/>
      <w:bookmarkEnd w:id="77"/>
    </w:p>
    <w:p w14:paraId="21A0ACEC">
      <w:pPr>
        <w:autoSpaceDE w:val="0"/>
        <w:autoSpaceDN w:val="0"/>
        <w:adjustRightInd w:val="0"/>
        <w:spacing w:line="243" w:lineRule="auto"/>
        <w:ind w:left="1107"/>
        <w:rPr>
          <w:b/>
          <w:i/>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Tests and inspection for hull structure shall be conducted in accordance with the Rules requirement of the Classification Society</w:t>
      </w:r>
      <w:r>
        <w:rPr>
          <w:rFonts w:hint="eastAsia"/>
          <w:color w:val="000000" w:themeColor="text1"/>
          <w:kern w:val="0"/>
          <w:sz w:val="24"/>
          <w14:textFill>
            <w14:solidFill>
              <w14:schemeClr w14:val="tx1"/>
            </w14:solidFill>
          </w14:textFill>
        </w:rPr>
        <w:t>, IACS Rec.47 and the agreed CSQS</w:t>
      </w:r>
      <w:r>
        <w:rPr>
          <w:color w:val="000000" w:themeColor="text1"/>
          <w:kern w:val="0"/>
          <w:sz w:val="24"/>
          <w14:textFill>
            <w14:solidFill>
              <w14:schemeClr w14:val="tx1"/>
            </w14:solidFill>
          </w14:textFill>
        </w:rPr>
        <w:t xml:space="preserve"> and/or the Builder’s standard</w:t>
      </w:r>
      <w:r>
        <w:rPr>
          <w:rFonts w:hint="eastAsia"/>
          <w:color w:val="000000" w:themeColor="text1"/>
          <w:kern w:val="0"/>
          <w:sz w:val="24"/>
          <w14:textFill>
            <w14:solidFill>
              <w14:schemeClr w14:val="tx1"/>
            </w14:solidFill>
          </w14:textFill>
        </w:rPr>
        <w:t xml:space="preserve"> at time of Contract</w:t>
      </w:r>
      <w:r>
        <w:rPr>
          <w:color w:val="000000" w:themeColor="text1"/>
          <w:kern w:val="0"/>
          <w:sz w:val="24"/>
          <w14:textFill>
            <w14:solidFill>
              <w14:schemeClr w14:val="tx1"/>
            </w14:solidFill>
          </w14:textFill>
        </w:rPr>
        <w:t>.</w:t>
      </w:r>
      <w:r>
        <w:t xml:space="preserve"> </w:t>
      </w:r>
      <w:r>
        <w:rPr>
          <w:rFonts w:hint="eastAsia"/>
          <w:b/>
          <w:i/>
          <w:color w:val="000000" w:themeColor="text1"/>
          <w:kern w:val="0"/>
          <w:sz w:val="24"/>
          <w14:textFill>
            <w14:solidFill>
              <w14:schemeClr w14:val="tx1"/>
            </w14:solidFill>
          </w14:textFill>
        </w:rPr>
        <w:t>L</w:t>
      </w:r>
      <w:r>
        <w:rPr>
          <w:b/>
          <w:i/>
          <w:color w:val="000000" w:themeColor="text1"/>
          <w:kern w:val="0"/>
          <w:sz w:val="24"/>
          <w14:textFill>
            <w14:solidFill>
              <w14:schemeClr w14:val="tx1"/>
            </w14:solidFill>
          </w14:textFill>
        </w:rPr>
        <w:t xml:space="preserve">ist of item for inspection </w:t>
      </w:r>
      <w:r>
        <w:rPr>
          <w:rFonts w:hint="eastAsia"/>
          <w:b/>
          <w:i/>
          <w:color w:val="000000" w:themeColor="text1"/>
          <w:kern w:val="0"/>
          <w:sz w:val="24"/>
          <w14:textFill>
            <w14:solidFill>
              <w14:schemeClr w14:val="tx1"/>
            </w14:solidFill>
          </w14:textFill>
        </w:rPr>
        <w:t xml:space="preserve">to be </w:t>
      </w:r>
      <w:r>
        <w:rPr>
          <w:b/>
          <w:i/>
          <w:color w:val="000000" w:themeColor="text1"/>
          <w:kern w:val="0"/>
          <w:sz w:val="24"/>
          <w14:textFill>
            <w14:solidFill>
              <w14:schemeClr w14:val="tx1"/>
            </w14:solidFill>
          </w14:textFill>
        </w:rPr>
        <w:t>submit</w:t>
      </w:r>
      <w:r>
        <w:rPr>
          <w:rFonts w:hint="eastAsia"/>
          <w:b/>
          <w:i/>
          <w:color w:val="000000" w:themeColor="text1"/>
          <w:kern w:val="0"/>
          <w:sz w:val="24"/>
          <w14:textFill>
            <w14:solidFill>
              <w14:schemeClr w14:val="tx1"/>
            </w14:solidFill>
          </w14:textFill>
        </w:rPr>
        <w:t>ted</w:t>
      </w:r>
      <w:r>
        <w:rPr>
          <w:b/>
          <w:i/>
          <w:color w:val="000000" w:themeColor="text1"/>
          <w:kern w:val="0"/>
          <w:sz w:val="24"/>
          <w14:textFill>
            <w14:solidFill>
              <w14:schemeClr w14:val="tx1"/>
            </w14:solidFill>
          </w14:textFill>
        </w:rPr>
        <w:t xml:space="preserve"> to owner.</w:t>
      </w:r>
    </w:p>
    <w:p w14:paraId="32E91561">
      <w:pPr>
        <w:autoSpaceDE w:val="0"/>
        <w:autoSpaceDN w:val="0"/>
        <w:adjustRightInd w:val="0"/>
        <w:spacing w:line="243" w:lineRule="auto"/>
        <w:ind w:left="1107"/>
        <w:rPr>
          <w:color w:val="000000" w:themeColor="text1"/>
          <w:kern w:val="0"/>
          <w:sz w:val="24"/>
          <w14:textFill>
            <w14:solidFill>
              <w14:schemeClr w14:val="tx1"/>
            </w14:solidFill>
          </w14:textFill>
        </w:rPr>
      </w:pPr>
    </w:p>
    <w:p w14:paraId="6A4991EF">
      <w:pPr>
        <w:autoSpaceDE w:val="0"/>
        <w:autoSpaceDN w:val="0"/>
        <w:adjustRightInd w:val="0"/>
        <w:spacing w:line="243" w:lineRule="auto"/>
        <w:ind w:left="1107"/>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Records with all measurements during inspections, tests and trials (for all hull /machinery / outfitting /electrical fields) to be prepared by the builder and submitted to the Buyer as a single finished quality booklet.</w:t>
      </w:r>
    </w:p>
    <w:p w14:paraId="501AE184">
      <w:pPr>
        <w:autoSpaceDE w:val="0"/>
        <w:autoSpaceDN w:val="0"/>
        <w:adjustRightInd w:val="0"/>
        <w:spacing w:line="243" w:lineRule="auto"/>
        <w:ind w:left="1107"/>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The Builder/ Subcontractor is to ensure safe access for all inspections.</w:t>
      </w:r>
    </w:p>
    <w:p w14:paraId="47DBF24B">
      <w:pPr>
        <w:autoSpaceDE w:val="0"/>
        <w:autoSpaceDN w:val="0"/>
        <w:adjustRightInd w:val="0"/>
        <w:spacing w:line="243" w:lineRule="auto"/>
        <w:ind w:left="1107"/>
        <w:rPr>
          <w:color w:val="000000" w:themeColor="text1"/>
          <w:kern w:val="0"/>
          <w:sz w:val="24"/>
          <w14:textFill>
            <w14:solidFill>
              <w14:schemeClr w14:val="tx1"/>
            </w14:solidFill>
          </w14:textFill>
        </w:rPr>
      </w:pPr>
    </w:p>
    <w:p w14:paraId="26B5BEF7">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block inspection to be carried out after completion of hull block steel works. Even if fittings are fitted wholly or partially to the hull blocks, the inspection for the hull blocks </w:t>
      </w:r>
      <w:r>
        <w:rPr>
          <w:rFonts w:hint="eastAsia"/>
          <w:color w:val="000000" w:themeColor="text1"/>
          <w:kern w:val="0"/>
          <w:sz w:val="24"/>
          <w14:textFill>
            <w14:solidFill>
              <w14:schemeClr w14:val="tx1"/>
            </w14:solidFill>
          </w14:textFill>
        </w:rPr>
        <w:t xml:space="preserve">shall </w:t>
      </w:r>
      <w:r>
        <w:rPr>
          <w:color w:val="000000" w:themeColor="text1"/>
          <w:kern w:val="0"/>
          <w:sz w:val="24"/>
          <w14:textFill>
            <w14:solidFill>
              <w14:schemeClr w14:val="tx1"/>
            </w14:solidFill>
          </w14:textFill>
        </w:rPr>
        <w:t>be carried out without dismantling such fittings unless the block inspection is obstructed by such fittings.</w:t>
      </w:r>
    </w:p>
    <w:p w14:paraId="39342D00">
      <w:pPr>
        <w:autoSpaceDE w:val="0"/>
        <w:autoSpaceDN w:val="0"/>
        <w:adjustRightInd w:val="0"/>
        <w:spacing w:line="243" w:lineRule="auto"/>
        <w:ind w:left="1107"/>
        <w:rPr>
          <w:b/>
          <w:color w:val="000000" w:themeColor="text1"/>
          <w:kern w:val="0"/>
          <w:sz w:val="24"/>
          <w14:textFill>
            <w14:solidFill>
              <w14:schemeClr w14:val="tx1"/>
            </w14:solidFill>
          </w14:textFill>
        </w:rPr>
      </w:pPr>
    </w:p>
    <w:p w14:paraId="3B54344D">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Castings of stern frame and rudder to be tested by magnaflux or equivalent according to rule's requirement.</w:t>
      </w:r>
    </w:p>
    <w:p w14:paraId="003E7577">
      <w:pPr>
        <w:autoSpaceDE w:val="0"/>
        <w:autoSpaceDN w:val="0"/>
        <w:adjustRightInd w:val="0"/>
        <w:spacing w:line="243" w:lineRule="auto"/>
        <w:ind w:left="1107"/>
        <w:rPr>
          <w:color w:val="000000" w:themeColor="text1"/>
          <w:kern w:val="0"/>
          <w:sz w:val="24"/>
          <w14:textFill>
            <w14:solidFill>
              <w14:schemeClr w14:val="tx1"/>
            </w14:solidFill>
          </w14:textFill>
        </w:rPr>
      </w:pPr>
    </w:p>
    <w:p w14:paraId="4161592E">
      <w:pPr>
        <w:autoSpaceDE w:val="0"/>
        <w:autoSpaceDN w:val="0"/>
        <w:adjustRightInd w:val="0"/>
        <w:spacing w:line="243" w:lineRule="auto"/>
        <w:ind w:left="1107"/>
        <w:rPr>
          <w:b/>
          <w:i/>
          <w:color w:val="000000" w:themeColor="text1"/>
          <w:kern w:val="0"/>
          <w:sz w:val="24"/>
          <w14:textFill>
            <w14:solidFill>
              <w14:schemeClr w14:val="tx1"/>
            </w14:solidFill>
          </w14:textFill>
        </w:rPr>
      </w:pPr>
      <w:r>
        <w:rPr>
          <w:b/>
          <w:i/>
          <w:color w:val="000000" w:themeColor="text1"/>
          <w:kern w:val="0"/>
          <w:sz w:val="24"/>
          <w14:textFill>
            <w14:solidFill>
              <w14:schemeClr w14:val="tx1"/>
            </w14:solidFill>
          </w14:textFill>
        </w:rPr>
        <w:t>Up to total 20 X-rays/UT in addition to class requirements will be taken upon request of Buyer's supervisors and will be marked by Buyer's supervisors on the NDT drawing. if any defect area(such as working hole/or repair area), to be done NDT inspection according to class requirement.</w:t>
      </w:r>
    </w:p>
    <w:p w14:paraId="5B6FE080">
      <w:pPr>
        <w:autoSpaceDE w:val="0"/>
        <w:autoSpaceDN w:val="0"/>
        <w:adjustRightInd w:val="0"/>
        <w:spacing w:line="243" w:lineRule="auto"/>
        <w:ind w:left="1107"/>
        <w:rPr>
          <w:color w:val="000000" w:themeColor="text1"/>
          <w:kern w:val="0"/>
          <w:sz w:val="24"/>
          <w14:textFill>
            <w14:solidFill>
              <w14:schemeClr w14:val="tx1"/>
            </w14:solidFill>
          </w14:textFill>
        </w:rPr>
      </w:pPr>
    </w:p>
    <w:p w14:paraId="1CD6AC02">
      <w:pPr>
        <w:autoSpaceDE w:val="0"/>
        <w:autoSpaceDN w:val="0"/>
        <w:adjustRightInd w:val="0"/>
        <w:spacing w:line="243" w:lineRule="auto"/>
        <w:ind w:left="1107"/>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List of tanks that will not be hydrostatically tested shall be provided to buyer during plan</w:t>
      </w:r>
      <w:r>
        <w:rPr>
          <w:rFonts w:hint="eastAsia"/>
          <w:b/>
          <w:color w:val="000000" w:themeColor="text1"/>
          <w:kern w:val="0"/>
          <w:sz w:val="24"/>
          <w14:textFill>
            <w14:solidFill>
              <w14:schemeClr w14:val="tx1"/>
            </w14:solidFill>
          </w14:textFill>
        </w:rPr>
        <w:t xml:space="preserve"> </w:t>
      </w:r>
      <w:r>
        <w:rPr>
          <w:b/>
          <w:color w:val="000000" w:themeColor="text1"/>
          <w:kern w:val="0"/>
          <w:sz w:val="24"/>
          <w14:textFill>
            <w14:solidFill>
              <w14:schemeClr w14:val="tx1"/>
            </w14:solidFill>
          </w14:textFill>
        </w:rPr>
        <w:t>approval.</w:t>
      </w:r>
    </w:p>
    <w:p w14:paraId="3DD777A9">
      <w:pPr>
        <w:autoSpaceDE w:val="0"/>
        <w:autoSpaceDN w:val="0"/>
        <w:adjustRightInd w:val="0"/>
        <w:ind w:left="1107"/>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Piping tests to be carried out in two steps: Checking of system’s construction and flushing or blowing. Tightness test as per Class and Maker’s requirements and</w:t>
      </w:r>
      <w:r>
        <w:rPr>
          <w:rFonts w:hint="eastAsia"/>
          <w:b/>
          <w:color w:val="000000" w:themeColor="text1"/>
          <w:kern w:val="0"/>
          <w:sz w:val="24"/>
          <w14:textFill>
            <w14:solidFill>
              <w14:schemeClr w14:val="tx1"/>
            </w14:solidFill>
          </w14:textFill>
        </w:rPr>
        <w:t xml:space="preserve"> </w:t>
      </w:r>
      <w:r>
        <w:rPr>
          <w:b/>
          <w:color w:val="000000" w:themeColor="text1"/>
          <w:kern w:val="0"/>
          <w:sz w:val="24"/>
          <w14:textFill>
            <w14:solidFill>
              <w14:schemeClr w14:val="tx1"/>
            </w14:solidFill>
          </w14:textFill>
        </w:rPr>
        <w:t>recommendations.</w:t>
      </w:r>
    </w:p>
    <w:p w14:paraId="73E2DD4B">
      <w:pPr>
        <w:autoSpaceDE w:val="0"/>
        <w:autoSpaceDN w:val="0"/>
        <w:adjustRightInd w:val="0"/>
        <w:spacing w:line="243" w:lineRule="auto"/>
        <w:ind w:left="1107"/>
        <w:rPr>
          <w:color w:val="000000" w:themeColor="text1"/>
          <w:kern w:val="0"/>
          <w:sz w:val="24"/>
          <w14:textFill>
            <w14:solidFill>
              <w14:schemeClr w14:val="tx1"/>
            </w14:solidFill>
          </w14:textFill>
        </w:rPr>
      </w:pPr>
    </w:p>
    <w:p w14:paraId="33F9C4FC">
      <w:pPr>
        <w:pStyle w:val="56"/>
        <w:spacing w:before="312" w:after="312"/>
        <w:rPr>
          <w:color w:val="000000" w:themeColor="text1"/>
          <w:w w:val="100"/>
          <w14:textFill>
            <w14:solidFill>
              <w14:schemeClr w14:val="tx1"/>
            </w14:solidFill>
          </w14:textFill>
        </w:rPr>
      </w:pPr>
      <w:bookmarkStart w:id="78" w:name="_Toc150162195"/>
      <w:bookmarkStart w:id="79" w:name="_Toc50642546"/>
      <w:r>
        <w:rPr>
          <w:rFonts w:hint="eastAsia"/>
          <w:color w:val="000000" w:themeColor="text1"/>
          <w:w w:val="100"/>
          <w14:textFill>
            <w14:solidFill>
              <w14:schemeClr w14:val="tx1"/>
            </w14:solidFill>
          </w14:textFill>
        </w:rPr>
        <w:t>1.5.</w:t>
      </w:r>
      <w:r>
        <w:rPr>
          <w:color w:val="000000" w:themeColor="text1"/>
          <w:w w:val="100"/>
          <w14:textFill>
            <w14:solidFill>
              <w14:schemeClr w14:val="tx1"/>
            </w14:solidFill>
          </w14:textFill>
        </w:rPr>
        <w:t>3</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SHOP TESTS</w:t>
      </w:r>
      <w:bookmarkEnd w:id="78"/>
      <w:bookmarkEnd w:id="79"/>
    </w:p>
    <w:p w14:paraId="76D7972D">
      <w:pPr>
        <w:autoSpaceDE w:val="0"/>
        <w:autoSpaceDN w:val="0"/>
        <w:adjustRightInd w:val="0"/>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Shop tests for main engine, auxiliary machineries, boiler, deck machineries, provision crane, steering gear, boat davit, control console, etc.</w:t>
      </w:r>
      <w:r>
        <w:rPr>
          <w:rFonts w:hint="eastAsia"/>
          <w:color w:val="000000" w:themeColor="text1"/>
          <w:kern w:val="0"/>
          <w:sz w:val="24"/>
          <w14:textFill>
            <w14:solidFill>
              <w14:schemeClr w14:val="tx1"/>
            </w14:solidFill>
          </w14:textFill>
        </w:rPr>
        <w:t xml:space="preserve"> to </w:t>
      </w:r>
      <w:r>
        <w:rPr>
          <w:color w:val="000000" w:themeColor="text1"/>
          <w:kern w:val="0"/>
          <w:sz w:val="24"/>
          <w14:textFill>
            <w14:solidFill>
              <w14:schemeClr w14:val="tx1"/>
            </w14:solidFill>
          </w14:textFill>
        </w:rPr>
        <w:t>be performed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in accordance with the Rule’s requirement and/or the </w:t>
      </w:r>
      <w:r>
        <w:rPr>
          <w:rFonts w:hint="eastAsia"/>
          <w:color w:val="000000" w:themeColor="text1"/>
          <w:kern w:val="0"/>
          <w:sz w:val="24"/>
          <w14:textFill>
            <w14:solidFill>
              <w14:schemeClr w14:val="tx1"/>
            </w14:solidFill>
          </w14:textFill>
        </w:rPr>
        <w:t>M</w:t>
      </w:r>
      <w:r>
        <w:rPr>
          <w:color w:val="000000" w:themeColor="text1"/>
          <w:kern w:val="0"/>
          <w:sz w:val="24"/>
          <w14:textFill>
            <w14:solidFill>
              <w14:schemeClr w14:val="tx1"/>
            </w14:solidFill>
          </w14:textFill>
        </w:rPr>
        <w:t>aker’s standard.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 items of shop test to be acc</w:t>
      </w:r>
      <w:r>
        <w:rPr>
          <w:rFonts w:hint="eastAsia"/>
          <w:color w:val="000000" w:themeColor="text1"/>
          <w:kern w:val="0"/>
          <w:sz w:val="24"/>
          <w14:textFill>
            <w14:solidFill>
              <w14:schemeClr w14:val="tx1"/>
            </w14:solidFill>
          </w14:textFill>
        </w:rPr>
        <w:t xml:space="preserve">ording </w:t>
      </w:r>
      <w:r>
        <w:rPr>
          <w:color w:val="000000" w:themeColor="text1"/>
          <w:kern w:val="0"/>
          <w:sz w:val="24"/>
          <w14:textFill>
            <w14:solidFill>
              <w14:schemeClr w14:val="tx1"/>
            </w14:solidFill>
          </w14:textFill>
        </w:rPr>
        <w:t xml:space="preserve">to </w:t>
      </w:r>
      <w:r>
        <w:rPr>
          <w:rFonts w:hint="eastAsia"/>
          <w:color w:val="000000" w:themeColor="text1"/>
          <w:kern w:val="0"/>
          <w:sz w:val="24"/>
          <w14:textFill>
            <w14:solidFill>
              <w14:schemeClr w14:val="tx1"/>
            </w14:solidFill>
          </w14:textFill>
        </w:rPr>
        <w:t>C</w:t>
      </w:r>
      <w:r>
        <w:rPr>
          <w:color w:val="000000" w:themeColor="text1"/>
          <w:kern w:val="0"/>
          <w:sz w:val="24"/>
          <w14:textFill>
            <w14:solidFill>
              <w14:schemeClr w14:val="tx1"/>
            </w14:solidFill>
          </w14:textFill>
        </w:rPr>
        <w:t>lass’</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requirement and </w:t>
      </w:r>
      <w:r>
        <w:rPr>
          <w:rFonts w:hint="eastAsia"/>
          <w:color w:val="000000" w:themeColor="text1"/>
          <w:kern w:val="0"/>
          <w:sz w:val="24"/>
          <w14:textFill>
            <w14:solidFill>
              <w14:schemeClr w14:val="tx1"/>
            </w14:solidFill>
          </w14:textFill>
        </w:rPr>
        <w:t>M</w:t>
      </w:r>
      <w:r>
        <w:rPr>
          <w:color w:val="000000" w:themeColor="text1"/>
          <w:kern w:val="0"/>
          <w:sz w:val="24"/>
          <w14:textFill>
            <w14:solidFill>
              <w14:schemeClr w14:val="tx1"/>
            </w14:solidFill>
          </w14:textFill>
        </w:rPr>
        <w:t>aker's standard.</w:t>
      </w:r>
      <w:r>
        <w:t xml:space="preserve"> </w:t>
      </w:r>
      <w:r>
        <w:rPr>
          <w:b/>
          <w:i/>
          <w:color w:val="000000" w:themeColor="text1"/>
          <w:kern w:val="0"/>
          <w:sz w:val="24"/>
          <w14:textFill>
            <w14:solidFill>
              <w14:schemeClr w14:val="tx1"/>
            </w14:solidFill>
          </w14:textFill>
        </w:rPr>
        <w:t>Other machineries also same the M/E+G/E must inform to owner shop test day and test record.</w:t>
      </w:r>
    </w:p>
    <w:p w14:paraId="6CECAE3E">
      <w:pPr>
        <w:autoSpaceDE w:val="0"/>
        <w:autoSpaceDN w:val="0"/>
        <w:adjustRightInd w:val="0"/>
        <w:spacing w:before="3" w:line="280" w:lineRule="exact"/>
        <w:jc w:val="left"/>
        <w:rPr>
          <w:color w:val="000000" w:themeColor="text1"/>
          <w:kern w:val="0"/>
          <w:sz w:val="28"/>
          <w:szCs w:val="28"/>
          <w14:textFill>
            <w14:solidFill>
              <w14:schemeClr w14:val="tx1"/>
            </w14:solidFill>
          </w14:textFill>
        </w:rPr>
      </w:pPr>
    </w:p>
    <w:p w14:paraId="316102F7">
      <w:pPr>
        <w:autoSpaceDE w:val="0"/>
        <w:autoSpaceDN w:val="0"/>
        <w:adjustRightInd w:val="0"/>
        <w:ind w:left="1107"/>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shop tests of main engine, main generator sets and main switchboard to be attended by the Buyer. </w:t>
      </w:r>
      <w:r>
        <w:rPr>
          <w:rFonts w:hint="eastAsia"/>
          <w:color w:val="000000" w:themeColor="text1"/>
          <w:kern w:val="0"/>
          <w:sz w:val="24"/>
          <w14:textFill>
            <w14:solidFill>
              <w14:schemeClr w14:val="tx1"/>
            </w14:solidFill>
          </w14:textFill>
        </w:rPr>
        <w:t xml:space="preserve">The Buyer shall be informed of the shop test schedule at least fourteen (14) </w:t>
      </w:r>
      <w:r>
        <w:rPr>
          <w:color w:val="000000" w:themeColor="text1"/>
          <w:kern w:val="0"/>
          <w:sz w:val="24"/>
          <w14:textFill>
            <w14:solidFill>
              <w14:schemeClr w14:val="tx1"/>
            </w14:solidFill>
          </w14:textFill>
        </w:rPr>
        <w:t>calendar</w:t>
      </w:r>
      <w:r>
        <w:rPr>
          <w:rFonts w:hint="eastAsia"/>
          <w:color w:val="000000" w:themeColor="text1"/>
          <w:kern w:val="0"/>
          <w:sz w:val="24"/>
          <w14:textFill>
            <w14:solidFill>
              <w14:schemeClr w14:val="tx1"/>
            </w14:solidFill>
          </w14:textFill>
        </w:rPr>
        <w:t xml:space="preserve"> days in advance </w:t>
      </w:r>
      <w:r>
        <w:rPr>
          <w:color w:val="000000" w:themeColor="text1"/>
          <w:kern w:val="0"/>
          <w:sz w:val="24"/>
          <w14:textFill>
            <w14:solidFill>
              <w14:schemeClr w14:val="tx1"/>
            </w14:solidFill>
          </w14:textFill>
        </w:rPr>
        <w:t xml:space="preserve">out of China and </w:t>
      </w:r>
      <w:r>
        <w:rPr>
          <w:rFonts w:hint="eastAsia"/>
          <w:color w:val="000000" w:themeColor="text1"/>
          <w:kern w:val="0"/>
          <w:sz w:val="24"/>
          <w14:textFill>
            <w14:solidFill>
              <w14:schemeClr w14:val="tx1"/>
            </w14:solidFill>
          </w14:textFill>
        </w:rPr>
        <w:t>seven (7) calendar</w:t>
      </w:r>
      <w:r>
        <w:rPr>
          <w:color w:val="000000" w:themeColor="text1"/>
          <w:kern w:val="0"/>
          <w:sz w:val="24"/>
          <w14:textFill>
            <w14:solidFill>
              <w14:schemeClr w14:val="tx1"/>
            </w14:solidFill>
          </w14:textFill>
        </w:rPr>
        <w:t xml:space="preserve"> days in advance in China</w:t>
      </w:r>
      <w:r>
        <w:rPr>
          <w:rFonts w:hint="eastAsia"/>
          <w:color w:val="000000" w:themeColor="text1"/>
          <w:kern w:val="0"/>
          <w:sz w:val="24"/>
          <w14:textFill>
            <w14:solidFill>
              <w14:schemeClr w14:val="tx1"/>
            </w14:solidFill>
          </w14:textFill>
        </w:rPr>
        <w:t xml:space="preserve"> in general of the expected date of the shop tests. The Buyer</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s attendance shall be confirmed to the Builder at least seven (7) </w:t>
      </w:r>
      <w:r>
        <w:rPr>
          <w:color w:val="000000" w:themeColor="text1"/>
          <w:kern w:val="0"/>
          <w:sz w:val="24"/>
          <w14:textFill>
            <w14:solidFill>
              <w14:schemeClr w14:val="tx1"/>
            </w14:solidFill>
          </w14:textFill>
        </w:rPr>
        <w:t>calendar</w:t>
      </w:r>
      <w:r>
        <w:rPr>
          <w:rFonts w:hint="eastAsia"/>
          <w:color w:val="000000" w:themeColor="text1"/>
          <w:kern w:val="0"/>
          <w:sz w:val="24"/>
          <w14:textFill>
            <w14:solidFill>
              <w14:schemeClr w14:val="tx1"/>
            </w14:solidFill>
          </w14:textFill>
        </w:rPr>
        <w:t xml:space="preserve"> days in advance </w:t>
      </w:r>
      <w:r>
        <w:rPr>
          <w:color w:val="000000" w:themeColor="text1"/>
          <w:kern w:val="0"/>
          <w:sz w:val="24"/>
          <w14:textFill>
            <w14:solidFill>
              <w14:schemeClr w14:val="tx1"/>
            </w14:solidFill>
          </w14:textFill>
        </w:rPr>
        <w:t xml:space="preserve">out of China and two(2) </w:t>
      </w:r>
      <w:r>
        <w:rPr>
          <w:rFonts w:hint="eastAsia"/>
          <w:color w:val="000000" w:themeColor="text1"/>
          <w:kern w:val="0"/>
          <w:sz w:val="24"/>
          <w14:textFill>
            <w14:solidFill>
              <w14:schemeClr w14:val="tx1"/>
            </w14:solidFill>
          </w14:textFill>
        </w:rPr>
        <w:t>working</w:t>
      </w:r>
      <w:r>
        <w:rPr>
          <w:color w:val="000000" w:themeColor="text1"/>
          <w:kern w:val="0"/>
          <w:sz w:val="24"/>
          <w14:textFill>
            <w14:solidFill>
              <w14:schemeClr w14:val="tx1"/>
            </w14:solidFill>
          </w14:textFill>
        </w:rPr>
        <w:t xml:space="preserve"> days in advance in China </w:t>
      </w:r>
      <w:r>
        <w:rPr>
          <w:rFonts w:hint="eastAsia"/>
          <w:color w:val="000000" w:themeColor="text1"/>
          <w:kern w:val="0"/>
          <w:sz w:val="24"/>
          <w14:textFill>
            <w14:solidFill>
              <w14:schemeClr w14:val="tx1"/>
            </w14:solidFill>
          </w14:textFill>
        </w:rPr>
        <w:t>of the expected date of the shop test. The list of the Buyer plans to join shop test will be mutually agreed by both sides and submitted later.</w:t>
      </w:r>
      <w:r>
        <w:t xml:space="preserve"> </w:t>
      </w:r>
      <w:r>
        <w:rPr>
          <w:b/>
          <w:i/>
          <w:color w:val="000000" w:themeColor="text1"/>
          <w:kern w:val="0"/>
          <w:sz w:val="24"/>
          <w14:textFill>
            <w14:solidFill>
              <w14:schemeClr w14:val="tx1"/>
            </w14:solidFill>
          </w14:textFill>
        </w:rPr>
        <w:t>Other machineries test must inform to owner shop test day and test record.</w:t>
      </w:r>
    </w:p>
    <w:p w14:paraId="2ABB7B5E">
      <w:pPr>
        <w:autoSpaceDE w:val="0"/>
        <w:autoSpaceDN w:val="0"/>
        <w:adjustRightInd w:val="0"/>
        <w:ind w:left="1107"/>
        <w:rPr>
          <w:color w:val="000000" w:themeColor="text1"/>
          <w:kern w:val="0"/>
          <w:sz w:val="24"/>
          <w14:textFill>
            <w14:solidFill>
              <w14:schemeClr w14:val="tx1"/>
            </w14:solidFill>
          </w14:textFill>
        </w:rPr>
      </w:pPr>
    </w:p>
    <w:p w14:paraId="0C8F29A0">
      <w:pPr>
        <w:autoSpaceDE w:val="0"/>
        <w:autoSpaceDN w:val="0"/>
        <w:adjustRightInd w:val="0"/>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detailed descriptions of shop tests shall be also referred to </w:t>
      </w:r>
      <w:r>
        <w:rPr>
          <w:rFonts w:hint="eastAsia"/>
          <w:color w:val="000000" w:themeColor="text1"/>
          <w:kern w:val="0"/>
          <w:sz w:val="24"/>
          <w14:textFill>
            <w14:solidFill>
              <w14:schemeClr w14:val="tx1"/>
            </w14:solidFill>
          </w14:textFill>
        </w:rPr>
        <w:t>respective Specifications</w:t>
      </w:r>
      <w:r>
        <w:rPr>
          <w:color w:val="000000" w:themeColor="text1"/>
          <w:kern w:val="0"/>
          <w:sz w:val="24"/>
          <w14:textFill>
            <w14:solidFill>
              <w14:schemeClr w14:val="tx1"/>
            </w14:solidFill>
          </w14:textFill>
        </w:rPr>
        <w:t>.</w:t>
      </w:r>
    </w:p>
    <w:p w14:paraId="1B6E71E8">
      <w:pPr>
        <w:autoSpaceDE w:val="0"/>
        <w:autoSpaceDN w:val="0"/>
        <w:adjustRightInd w:val="0"/>
        <w:ind w:left="1107"/>
        <w:rPr>
          <w:color w:val="000000" w:themeColor="text1"/>
          <w:kern w:val="0"/>
          <w:sz w:val="24"/>
          <w14:textFill>
            <w14:solidFill>
              <w14:schemeClr w14:val="tx1"/>
            </w14:solidFill>
          </w14:textFill>
        </w:rPr>
      </w:pPr>
    </w:p>
    <w:p w14:paraId="409C425A">
      <w:pPr>
        <w:autoSpaceDE w:val="0"/>
        <w:autoSpaceDN w:val="0"/>
        <w:adjustRightInd w:val="0"/>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guarantee fuel consumption of the main engine to be certified at the Maker’s shop</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test.</w:t>
      </w:r>
    </w:p>
    <w:p w14:paraId="6AF5E100">
      <w:pPr>
        <w:pStyle w:val="56"/>
        <w:spacing w:before="312" w:after="312"/>
        <w:rPr>
          <w:color w:val="000000" w:themeColor="text1"/>
          <w:w w:val="100"/>
          <w14:textFill>
            <w14:solidFill>
              <w14:schemeClr w14:val="tx1"/>
            </w14:solidFill>
          </w14:textFill>
        </w:rPr>
      </w:pPr>
      <w:bookmarkStart w:id="80" w:name="_Toc404775542"/>
      <w:bookmarkStart w:id="81" w:name="_Toc50642547"/>
      <w:bookmarkStart w:id="82" w:name="_Toc150162197"/>
      <w:r>
        <w:rPr>
          <w:rFonts w:hint="eastAsia"/>
          <w:color w:val="000000" w:themeColor="text1"/>
          <w:w w:val="100"/>
          <w14:textFill>
            <w14:solidFill>
              <w14:schemeClr w14:val="tx1"/>
            </w14:solidFill>
          </w14:textFill>
        </w:rPr>
        <w:t>1.5.</w:t>
      </w:r>
      <w:r>
        <w:rPr>
          <w:color w:val="000000" w:themeColor="text1"/>
          <w:w w:val="100"/>
          <w14:textFill>
            <w14:solidFill>
              <w14:schemeClr w14:val="tx1"/>
            </w14:solidFill>
          </w14:textFill>
        </w:rPr>
        <w:t>4</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MOORING TEST</w:t>
      </w:r>
      <w:bookmarkEnd w:id="80"/>
      <w:r>
        <w:rPr>
          <w:rFonts w:hint="eastAsia"/>
          <w:color w:val="000000" w:themeColor="text1"/>
          <w:w w:val="100"/>
          <w14:textFill>
            <w14:solidFill>
              <w14:schemeClr w14:val="tx1"/>
            </w14:solidFill>
          </w14:textFill>
        </w:rPr>
        <w:t xml:space="preserve"> and lifting test of container</w:t>
      </w:r>
      <w:bookmarkEnd w:id="81"/>
    </w:p>
    <w:p w14:paraId="520646A8">
      <w:pPr>
        <w:autoSpaceDE w:val="0"/>
        <w:autoSpaceDN w:val="0"/>
        <w:adjustRightInd w:val="0"/>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Items for mooring test to be submitted to the Buyer four (4) weeks ahead of the test. </w:t>
      </w:r>
      <w:r>
        <w:rPr>
          <w:color w:val="000000" w:themeColor="text1"/>
          <w:kern w:val="0"/>
          <w:sz w:val="24"/>
          <w14:textFill>
            <w14:solidFill>
              <w14:schemeClr w14:val="tx1"/>
            </w14:solidFill>
          </w14:textFill>
        </w:rPr>
        <w:t xml:space="preserve">Procedure for mooring test of the Vessel shall be submitted to the </w:t>
      </w:r>
      <w:r>
        <w:rPr>
          <w:rFonts w:hint="eastAsia"/>
          <w:color w:val="000000" w:themeColor="text1"/>
          <w:kern w:val="0"/>
          <w:sz w:val="24"/>
          <w14:textFill>
            <w14:solidFill>
              <w14:schemeClr w14:val="tx1"/>
            </w14:solidFill>
          </w14:textFill>
        </w:rPr>
        <w:t>Buye</w:t>
      </w:r>
      <w:r>
        <w:rPr>
          <w:color w:val="000000" w:themeColor="text1"/>
          <w:kern w:val="0"/>
          <w:sz w:val="24"/>
          <w14:textFill>
            <w14:solidFill>
              <w14:schemeClr w14:val="tx1"/>
            </w14:solidFill>
          </w14:textFill>
        </w:rPr>
        <w:t>r for review.</w:t>
      </w:r>
    </w:p>
    <w:p w14:paraId="0A2AA8BF">
      <w:pPr>
        <w:autoSpaceDE w:val="0"/>
        <w:autoSpaceDN w:val="0"/>
        <w:adjustRightInd w:val="0"/>
        <w:ind w:left="1107"/>
        <w:rPr>
          <w:color w:val="000000" w:themeColor="text1"/>
          <w:kern w:val="0"/>
          <w:sz w:val="24"/>
          <w14:textFill>
            <w14:solidFill>
              <w14:schemeClr w14:val="tx1"/>
            </w14:solidFill>
          </w14:textFill>
        </w:rPr>
      </w:pPr>
    </w:p>
    <w:p w14:paraId="74E29BBA">
      <w:pPr>
        <w:autoSpaceDE w:val="0"/>
        <w:autoSpaceDN w:val="0"/>
        <w:adjustRightInd w:val="0"/>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container stowage test for cell-guide in cargo holds and container sockets on deck to be carried out for each 20ftand 40ft socket.</w:t>
      </w:r>
    </w:p>
    <w:p w14:paraId="7D00A720">
      <w:pPr>
        <w:autoSpaceDE w:val="0"/>
        <w:autoSpaceDN w:val="0"/>
        <w:adjustRightInd w:val="0"/>
        <w:ind w:left="1107"/>
        <w:rPr>
          <w:color w:val="000000" w:themeColor="text1"/>
          <w:kern w:val="0"/>
          <w:sz w:val="24"/>
          <w14:textFill>
            <w14:solidFill>
              <w14:schemeClr w14:val="tx1"/>
            </w14:solidFill>
          </w14:textFill>
        </w:rPr>
      </w:pPr>
    </w:p>
    <w:p w14:paraId="624089FB">
      <w:pPr>
        <w:autoSpaceDE w:val="0"/>
        <w:autoSpaceDN w:val="0"/>
        <w:adjustRightInd w:val="0"/>
        <w:ind w:left="1107"/>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Calibrated container to be used and test carried out in the presence of buyer representative. In case the container test for hatch cover is done at factory, the test to be</w:t>
      </w:r>
      <w:r>
        <w:rPr>
          <w:rFonts w:hint="eastAsia"/>
          <w:b/>
          <w:color w:val="000000" w:themeColor="text1"/>
          <w:kern w:val="0"/>
          <w:sz w:val="24"/>
          <w14:textFill>
            <w14:solidFill>
              <w14:schemeClr w14:val="tx1"/>
            </w14:solidFill>
          </w14:textFill>
        </w:rPr>
        <w:t xml:space="preserve"> </w:t>
      </w:r>
      <w:r>
        <w:rPr>
          <w:b/>
          <w:color w:val="000000" w:themeColor="text1"/>
          <w:kern w:val="0"/>
          <w:sz w:val="24"/>
          <w14:textFill>
            <w14:solidFill>
              <w14:schemeClr w14:val="tx1"/>
            </w14:solidFill>
          </w14:textFill>
        </w:rPr>
        <w:t>repeated at random on board for not less than 30% of sockets.</w:t>
      </w:r>
      <w:r>
        <w:rPr>
          <w:rFonts w:hint="eastAsia"/>
          <w:b/>
          <w:color w:val="000000" w:themeColor="text1"/>
          <w:kern w:val="0"/>
          <w:sz w:val="24"/>
          <w14:textFill>
            <w14:solidFill>
              <w14:schemeClr w14:val="tx1"/>
            </w14:solidFill>
          </w14:textFill>
        </w:rPr>
        <w:t xml:space="preserve"> </w:t>
      </w:r>
      <w:r>
        <w:rPr>
          <w:b/>
          <w:i/>
          <w:color w:val="000000" w:themeColor="text1"/>
          <w:kern w:val="0"/>
          <w:sz w:val="24"/>
          <w14:textFill>
            <w14:solidFill>
              <w14:schemeClr w14:val="tx1"/>
            </w14:solidFill>
          </w14:textFill>
        </w:rPr>
        <w:t>Others socket will be check by scanner or total station equipment.</w:t>
      </w:r>
    </w:p>
    <w:p w14:paraId="62C6E61C">
      <w:pPr>
        <w:pStyle w:val="56"/>
        <w:spacing w:before="312" w:after="312"/>
        <w:rPr>
          <w:color w:val="000000" w:themeColor="text1"/>
          <w:w w:val="100"/>
          <w14:textFill>
            <w14:solidFill>
              <w14:schemeClr w14:val="tx1"/>
            </w14:solidFill>
          </w14:textFill>
        </w:rPr>
      </w:pPr>
      <w:bookmarkStart w:id="83" w:name="_Toc50642548"/>
      <w:r>
        <w:rPr>
          <w:rFonts w:hint="eastAsia"/>
          <w:color w:val="000000" w:themeColor="text1"/>
          <w:w w:val="100"/>
          <w14:textFill>
            <w14:solidFill>
              <w14:schemeClr w14:val="tx1"/>
            </w14:solidFill>
          </w14:textFill>
        </w:rPr>
        <w:t>1.5.5</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 xml:space="preserve">INCLINING TEST AND </w:t>
      </w:r>
      <w:r>
        <w:rPr>
          <w:rFonts w:hint="eastAsia"/>
          <w:color w:val="000000" w:themeColor="text1"/>
          <w:w w:val="100"/>
          <w14:textFill>
            <w14:solidFill>
              <w14:schemeClr w14:val="tx1"/>
            </w14:solidFill>
          </w14:textFill>
        </w:rPr>
        <w:t>light</w:t>
      </w:r>
      <w:r>
        <w:rPr>
          <w:color w:val="000000" w:themeColor="text1"/>
          <w:w w:val="100"/>
          <w14:textFill>
            <w14:solidFill>
              <w14:schemeClr w14:val="tx1"/>
            </w14:solidFill>
          </w14:textFill>
        </w:rPr>
        <w:t>WEIGHT MEASUREMENT</w:t>
      </w:r>
      <w:bookmarkEnd w:id="82"/>
      <w:bookmarkEnd w:id="83"/>
    </w:p>
    <w:p w14:paraId="0221BD11">
      <w:pPr>
        <w:autoSpaceDE w:val="0"/>
        <w:autoSpaceDN w:val="0"/>
        <w:adjustRightInd w:val="0"/>
        <w:spacing w:line="243" w:lineRule="auto"/>
        <w:ind w:left="1074"/>
        <w:rPr>
          <w:b/>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When the Vessel is substantially completed except minor items of work, an inclining test and deadweight measurement shall be carried out in order to determine the lightship weight</w:t>
      </w:r>
      <w:r>
        <w:rPr>
          <w:rFonts w:hint="eastAsia"/>
          <w:color w:val="000000" w:themeColor="text1"/>
          <w:kern w:val="0"/>
          <w:sz w:val="24"/>
          <w14:textFill>
            <w14:solidFill>
              <w14:schemeClr w14:val="tx1"/>
            </w14:solidFill>
          </w14:textFill>
        </w:rPr>
        <w:t xml:space="preserve"> and </w:t>
      </w:r>
      <w:r>
        <w:rPr>
          <w:color w:val="000000" w:themeColor="text1"/>
          <w:kern w:val="0"/>
          <w:sz w:val="24"/>
          <w14:textFill>
            <w14:solidFill>
              <w14:schemeClr w14:val="tx1"/>
            </w14:solidFill>
          </w14:textFill>
        </w:rPr>
        <w:t>center of gravity of the Vessel as per the Builder’s practice.</w:t>
      </w:r>
      <w:r>
        <w:t xml:space="preserve"> </w:t>
      </w:r>
      <w:r>
        <w:rPr>
          <w:b/>
          <w:color w:val="000000" w:themeColor="text1"/>
          <w:kern w:val="0"/>
          <w:sz w:val="24"/>
          <w14:textFill>
            <w14:solidFill>
              <w14:schemeClr w14:val="tx1"/>
            </w14:solidFill>
          </w14:textFill>
        </w:rPr>
        <w:t>Inclining Test Procedure to be prepared by the Shipyard according to Class requirements and in line with IACS REC.031.</w:t>
      </w:r>
    </w:p>
    <w:p w14:paraId="7A4B2E5D">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2D805144">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1.5.5</w:t>
      </w:r>
      <w:r>
        <w:rPr>
          <w:color w:val="000000" w:themeColor="text1"/>
          <w14:textFill>
            <w14:solidFill>
              <w14:schemeClr w14:val="tx1"/>
            </w14:solidFill>
          </w14:textFill>
        </w:rPr>
        <w:t>.1</w:t>
      </w:r>
      <w:r>
        <w:rPr>
          <w:color w:val="000000" w:themeColor="text1"/>
          <w14:textFill>
            <w14:solidFill>
              <w14:schemeClr w14:val="tx1"/>
            </w14:solidFill>
          </w14:textFill>
        </w:rPr>
        <w:tab/>
      </w:r>
      <w:r>
        <w:rPr>
          <w:color w:val="000000" w:themeColor="text1"/>
          <w14:textFill>
            <w14:solidFill>
              <w14:schemeClr w14:val="tx1"/>
            </w14:solidFill>
          </w14:textFill>
        </w:rPr>
        <w:t>Inclining Test</w:t>
      </w:r>
    </w:p>
    <w:p w14:paraId="727F7639">
      <w:pPr>
        <w:autoSpaceDE w:val="0"/>
        <w:autoSpaceDN w:val="0"/>
        <w:adjustRightInd w:val="0"/>
        <w:spacing w:before="4" w:line="240" w:lineRule="exact"/>
        <w:jc w:val="left"/>
        <w:rPr>
          <w:color w:val="000000" w:themeColor="text1"/>
          <w:kern w:val="0"/>
          <w:sz w:val="24"/>
          <w14:textFill>
            <w14:solidFill>
              <w14:schemeClr w14:val="tx1"/>
            </w14:solidFill>
          </w14:textFill>
        </w:rPr>
      </w:pPr>
    </w:p>
    <w:p w14:paraId="0EE7C6CF">
      <w:pPr>
        <w:autoSpaceDE w:val="0"/>
        <w:autoSpaceDN w:val="0"/>
        <w:adjustRightInd w:val="0"/>
        <w:spacing w:line="243" w:lineRule="auto"/>
        <w:ind w:left="1105"/>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inclining</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test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shall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carried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out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in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presence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of</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Buy</w:t>
      </w:r>
      <w:r>
        <w:rPr>
          <w:color w:val="000000" w:themeColor="text1"/>
          <w:kern w:val="0"/>
          <w:sz w:val="24"/>
          <w14:textFill>
            <w14:solidFill>
              <w14:schemeClr w14:val="tx1"/>
            </w14:solidFill>
          </w14:textFill>
        </w:rPr>
        <w:t>er's Supervisor</w:t>
      </w:r>
      <w:r>
        <w:rPr>
          <w:rFonts w:hint="eastAsia"/>
          <w:color w:val="000000" w:themeColor="text1"/>
          <w:kern w:val="0"/>
          <w:sz w:val="24"/>
          <w14:textFill>
            <w14:solidFill>
              <w14:schemeClr w14:val="tx1"/>
            </w14:solidFill>
          </w14:textFill>
        </w:rPr>
        <w:t xml:space="preserve">(s) </w:t>
      </w:r>
      <w:r>
        <w:rPr>
          <w:color w:val="000000" w:themeColor="text1"/>
          <w:kern w:val="0"/>
          <w:sz w:val="24"/>
          <w14:textFill>
            <w14:solidFill>
              <w14:schemeClr w14:val="tx1"/>
            </w14:solidFill>
          </w14:textFill>
        </w:rPr>
        <w:t>and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the Classification Society’s </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urveyor in accordance with the procedure of inclining test and deadweight measurement.</w:t>
      </w:r>
    </w:p>
    <w:p w14:paraId="6BC09B8C">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1FFF433B">
      <w:pPr>
        <w:autoSpaceDE w:val="0"/>
        <w:autoSpaceDN w:val="0"/>
        <w:adjustRightInd w:val="0"/>
        <w:spacing w:line="243" w:lineRule="auto"/>
        <w:ind w:left="1105"/>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inclining test shall be conducted by shifting solid portable weight</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on upper deck</w:t>
      </w:r>
      <w:r>
        <w:rPr>
          <w:rFonts w:hint="eastAsia"/>
          <w:color w:val="000000" w:themeColor="text1"/>
          <w:kern w:val="0"/>
          <w:sz w:val="24"/>
          <w14:textFill>
            <w14:solidFill>
              <w14:schemeClr w14:val="tx1"/>
            </w14:solidFill>
          </w14:textFill>
        </w:rPr>
        <w:t xml:space="preserve"> or hatch cover </w:t>
      </w:r>
      <w:r>
        <w:rPr>
          <w:color w:val="000000" w:themeColor="text1"/>
          <w:kern w:val="0"/>
          <w:sz w:val="24"/>
          <w14:textFill>
            <w14:solidFill>
              <w14:schemeClr w14:val="tx1"/>
            </w14:solidFill>
          </w14:textFill>
        </w:rPr>
        <w:t>and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by</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measuring</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V</w:t>
      </w:r>
      <w:r>
        <w:rPr>
          <w:color w:val="000000" w:themeColor="text1"/>
          <w:kern w:val="0"/>
          <w:sz w:val="24"/>
          <w14:textFill>
            <w14:solidFill>
              <w14:schemeClr w14:val="tx1"/>
            </w14:solidFill>
          </w14:textFill>
        </w:rPr>
        <w:t>essel's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heel</w:t>
      </w:r>
      <w:r>
        <w:rPr>
          <w:rFonts w:hint="eastAsia"/>
          <w:color w:val="000000" w:themeColor="text1"/>
          <w:kern w:val="0"/>
          <w:sz w:val="24"/>
          <w14:textFill>
            <w14:solidFill>
              <w14:schemeClr w14:val="tx1"/>
            </w14:solidFill>
          </w14:textFill>
        </w:rPr>
        <w:t xml:space="preserve">ing angle </w:t>
      </w:r>
      <w:r>
        <w:rPr>
          <w:color w:val="000000" w:themeColor="text1"/>
          <w:kern w:val="0"/>
          <w:sz w:val="24"/>
          <w14:textFill>
            <w14:solidFill>
              <w14:schemeClr w14:val="tx1"/>
            </w14:solidFill>
          </w14:textFill>
        </w:rPr>
        <w:t>using</w:t>
      </w:r>
      <w:r>
        <w:rPr>
          <w:rFonts w:hint="eastAsia"/>
          <w:color w:val="000000" w:themeColor="text1"/>
          <w:kern w:val="0"/>
          <w:sz w:val="24"/>
          <w14:textFill>
            <w14:solidFill>
              <w14:schemeClr w14:val="tx1"/>
            </w14:solidFill>
          </w14:textFill>
        </w:rPr>
        <w:t xml:space="preserve"> U-tubes or </w:t>
      </w:r>
      <w:r>
        <w:rPr>
          <w:color w:val="000000" w:themeColor="text1"/>
          <w:kern w:val="0"/>
          <w:sz w:val="24"/>
          <w14:textFill>
            <w14:solidFill>
              <w14:schemeClr w14:val="tx1"/>
            </w14:solidFill>
          </w14:textFill>
        </w:rPr>
        <w:t>pendulum</w:t>
      </w:r>
      <w:r>
        <w:rPr>
          <w:rFonts w:hint="eastAsia"/>
          <w:color w:val="000000" w:themeColor="text1"/>
          <w:kern w:val="0"/>
          <w:sz w:val="24"/>
          <w14:textFill>
            <w14:solidFill>
              <w14:schemeClr w14:val="tx1"/>
            </w14:solidFill>
          </w14:textFill>
        </w:rPr>
        <w:t xml:space="preserve">s </w:t>
      </w:r>
      <w:r>
        <w:rPr>
          <w:color w:val="000000" w:themeColor="text1"/>
          <w:kern w:val="0"/>
          <w:sz w:val="24"/>
          <w14:textFill>
            <w14:solidFill>
              <w14:schemeClr w14:val="tx1"/>
            </w14:solidFill>
          </w14:textFill>
        </w:rPr>
        <w:t xml:space="preserve">which placed forward and aft of the </w:t>
      </w:r>
      <w:r>
        <w:rPr>
          <w:rFonts w:hint="eastAsia"/>
          <w:color w:val="000000" w:themeColor="text1"/>
          <w:kern w:val="0"/>
          <w:sz w:val="24"/>
          <w14:textFill>
            <w14:solidFill>
              <w14:schemeClr w14:val="tx1"/>
            </w14:solidFill>
          </w14:textFill>
        </w:rPr>
        <w:t>cargo hold region</w:t>
      </w:r>
      <w:r>
        <w:rPr>
          <w:color w:val="000000" w:themeColor="text1"/>
          <w:kern w:val="0"/>
          <w:sz w:val="24"/>
          <w14:textFill>
            <w14:solidFill>
              <w14:schemeClr w14:val="tx1"/>
            </w14:solidFill>
          </w14:textFill>
        </w:rPr>
        <w:t>.</w:t>
      </w:r>
    </w:p>
    <w:p w14:paraId="042F3A10">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45FDECA8">
      <w:pPr>
        <w:autoSpaceDE w:val="0"/>
        <w:autoSpaceDN w:val="0"/>
        <w:adjustRightInd w:val="0"/>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results shall be submitted to the Classification Society for approval. The report shall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be furnished to the </w:t>
      </w:r>
      <w:r>
        <w:rPr>
          <w:rFonts w:hint="eastAsia"/>
          <w:color w:val="000000" w:themeColor="text1"/>
          <w:kern w:val="0"/>
          <w:sz w:val="24"/>
          <w14:textFill>
            <w14:solidFill>
              <w14:schemeClr w14:val="tx1"/>
            </w14:solidFill>
          </w14:textFill>
        </w:rPr>
        <w:t>Buy</w:t>
      </w:r>
      <w:r>
        <w:rPr>
          <w:color w:val="000000" w:themeColor="text1"/>
          <w:kern w:val="0"/>
          <w:sz w:val="24"/>
          <w14:textFill>
            <w14:solidFill>
              <w14:schemeClr w14:val="tx1"/>
            </w14:solidFill>
          </w14:textFill>
        </w:rPr>
        <w:t>er.</w:t>
      </w:r>
    </w:p>
    <w:p w14:paraId="64DCFB3B">
      <w:pPr>
        <w:autoSpaceDE w:val="0"/>
        <w:autoSpaceDN w:val="0"/>
        <w:adjustRightInd w:val="0"/>
        <w:spacing w:before="3" w:line="280" w:lineRule="exact"/>
        <w:jc w:val="left"/>
        <w:rPr>
          <w:color w:val="000000" w:themeColor="text1"/>
          <w:kern w:val="0"/>
          <w:sz w:val="28"/>
          <w:szCs w:val="28"/>
          <w14:textFill>
            <w14:solidFill>
              <w14:schemeClr w14:val="tx1"/>
            </w14:solidFill>
          </w14:textFill>
        </w:rPr>
      </w:pPr>
    </w:p>
    <w:p w14:paraId="0142CB40">
      <w:pPr>
        <w:autoSpaceDE w:val="0"/>
        <w:autoSpaceDN w:val="0"/>
        <w:adjustRightInd w:val="0"/>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For subsequent vessel(s) of this series, the inclining test </w:t>
      </w:r>
      <w:r>
        <w:rPr>
          <w:rFonts w:hint="eastAsia"/>
          <w:color w:val="000000" w:themeColor="text1"/>
          <w:kern w:val="0"/>
          <w:sz w:val="24"/>
          <w14:textFill>
            <w14:solidFill>
              <w14:schemeClr w14:val="tx1"/>
            </w14:solidFill>
          </w14:textFill>
        </w:rPr>
        <w:t xml:space="preserve">except lightweight survey </w:t>
      </w:r>
      <w:r>
        <w:rPr>
          <w:color w:val="000000" w:themeColor="text1"/>
          <w:kern w:val="0"/>
          <w:sz w:val="24"/>
          <w14:textFill>
            <w14:solidFill>
              <w14:schemeClr w14:val="tx1"/>
            </w14:solidFill>
          </w14:textFill>
        </w:rPr>
        <w:t xml:space="preserve">shall not be carried out </w:t>
      </w:r>
      <w:r>
        <w:rPr>
          <w:rFonts w:hint="eastAsia"/>
          <w:color w:val="000000" w:themeColor="text1"/>
          <w:kern w:val="0"/>
          <w:sz w:val="24"/>
          <w14:textFill>
            <w14:solidFill>
              <w14:schemeClr w14:val="tx1"/>
            </w14:solidFill>
          </w14:textFill>
        </w:rPr>
        <w:t>and t</w:t>
      </w:r>
      <w:r>
        <w:rPr>
          <w:color w:val="000000" w:themeColor="text1"/>
          <w:kern w:val="0"/>
          <w:sz w:val="24"/>
          <w14:textFill>
            <w14:solidFill>
              <w14:schemeClr w14:val="tx1"/>
            </w14:solidFill>
          </w14:textFill>
        </w:rPr>
        <w:t xml:space="preserve">he results of the first Vessel </w:t>
      </w:r>
      <w:r>
        <w:rPr>
          <w:rFonts w:hint="eastAsia"/>
          <w:color w:val="000000" w:themeColor="text1"/>
          <w:kern w:val="0"/>
          <w:sz w:val="24"/>
          <w14:textFill>
            <w14:solidFill>
              <w14:schemeClr w14:val="tx1"/>
            </w14:solidFill>
          </w14:textFill>
        </w:rPr>
        <w:t>shall</w:t>
      </w:r>
      <w:r>
        <w:rPr>
          <w:color w:val="000000" w:themeColor="text1"/>
          <w:kern w:val="0"/>
          <w:sz w:val="24"/>
          <w14:textFill>
            <w14:solidFill>
              <w14:schemeClr w14:val="tx1"/>
            </w14:solidFill>
          </w14:textFill>
        </w:rPr>
        <w:t xml:space="preserve"> be referred to</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subject to approval by the Classification Society.</w:t>
      </w:r>
    </w:p>
    <w:p w14:paraId="7393326C">
      <w:pPr>
        <w:autoSpaceDE w:val="0"/>
        <w:autoSpaceDN w:val="0"/>
        <w:adjustRightInd w:val="0"/>
        <w:ind w:left="1107"/>
        <w:rPr>
          <w:color w:val="000000" w:themeColor="text1"/>
          <w:kern w:val="0"/>
          <w:sz w:val="24"/>
          <w14:textFill>
            <w14:solidFill>
              <w14:schemeClr w14:val="tx1"/>
            </w14:solidFill>
          </w14:textFill>
        </w:rPr>
      </w:pPr>
    </w:p>
    <w:p w14:paraId="3B63795D">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1.5.5</w:t>
      </w:r>
      <w:r>
        <w:rPr>
          <w:color w:val="000000" w:themeColor="text1"/>
          <w14:textFill>
            <w14:solidFill>
              <w14:schemeClr w14:val="tx1"/>
            </w14:solidFill>
          </w14:textFill>
        </w:rPr>
        <w:t>.2</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Light</w:t>
      </w:r>
      <w:r>
        <w:rPr>
          <w:color w:val="000000" w:themeColor="text1"/>
          <w14:textFill>
            <w14:solidFill>
              <w14:schemeClr w14:val="tx1"/>
            </w14:solidFill>
          </w14:textFill>
        </w:rPr>
        <w:t xml:space="preserve">weight </w:t>
      </w:r>
      <w:r>
        <w:rPr>
          <w:rFonts w:hint="eastAsia"/>
          <w:color w:val="000000" w:themeColor="text1"/>
          <w14:textFill>
            <w14:solidFill>
              <w14:schemeClr w14:val="tx1"/>
            </w14:solidFill>
          </w14:textFill>
        </w:rPr>
        <w:t>Survey</w:t>
      </w:r>
    </w:p>
    <w:p w14:paraId="6B133291">
      <w:pPr>
        <w:autoSpaceDE w:val="0"/>
        <w:autoSpaceDN w:val="0"/>
        <w:adjustRightInd w:val="0"/>
        <w:spacing w:before="4" w:line="240" w:lineRule="exact"/>
        <w:jc w:val="left"/>
        <w:rPr>
          <w:color w:val="000000" w:themeColor="text1"/>
          <w:kern w:val="0"/>
          <w:sz w:val="24"/>
          <w14:textFill>
            <w14:solidFill>
              <w14:schemeClr w14:val="tx1"/>
            </w14:solidFill>
          </w14:textFill>
        </w:rPr>
      </w:pPr>
    </w:p>
    <w:p w14:paraId="0321F9F4">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For subsequent vessel(s) of this series, the inclining test except lightweight survey shall not be carried out and the results of the first Vessel shall be referred to subject to approval by the Classification Society if the deviation of lightweight of sister vessel(s) with first Vessel is not more than 1%.</w:t>
      </w:r>
    </w:p>
    <w:p w14:paraId="7786FCD4">
      <w:pPr>
        <w:autoSpaceDE w:val="0"/>
        <w:autoSpaceDN w:val="0"/>
        <w:adjustRightInd w:val="0"/>
        <w:spacing w:line="243" w:lineRule="auto"/>
        <w:ind w:left="1107"/>
        <w:rPr>
          <w:color w:val="000000" w:themeColor="text1"/>
          <w:kern w:val="0"/>
          <w:sz w:val="24"/>
          <w14:textFill>
            <w14:solidFill>
              <w14:schemeClr w14:val="tx1"/>
            </w14:solidFill>
          </w14:textFill>
        </w:rPr>
      </w:pPr>
    </w:p>
    <w:p w14:paraId="69B0648A">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Light</w:t>
      </w:r>
      <w:r>
        <w:rPr>
          <w:color w:val="000000" w:themeColor="text1"/>
          <w:kern w:val="0"/>
          <w:sz w:val="24"/>
          <w14:textFill>
            <w14:solidFill>
              <w14:schemeClr w14:val="tx1"/>
            </w14:solidFill>
          </w14:textFill>
        </w:rPr>
        <w:t xml:space="preserve">weight </w:t>
      </w:r>
      <w:r>
        <w:rPr>
          <w:rFonts w:hint="eastAsia"/>
          <w:color w:val="000000" w:themeColor="text1"/>
          <w:kern w:val="0"/>
          <w:sz w:val="24"/>
          <w14:textFill>
            <w14:solidFill>
              <w14:schemeClr w14:val="tx1"/>
            </w14:solidFill>
          </w14:textFill>
        </w:rPr>
        <w:t xml:space="preserve">survey </w:t>
      </w:r>
      <w:r>
        <w:rPr>
          <w:color w:val="000000" w:themeColor="text1"/>
          <w:kern w:val="0"/>
          <w:sz w:val="24"/>
          <w14:textFill>
            <w14:solidFill>
              <w14:schemeClr w14:val="tx1"/>
            </w14:solidFill>
          </w14:textFill>
        </w:rPr>
        <w:t xml:space="preserve">shall be carried out by </w:t>
      </w:r>
      <w:r>
        <w:rPr>
          <w:rFonts w:hint="eastAsia"/>
          <w:color w:val="000000" w:themeColor="text1"/>
          <w:kern w:val="0"/>
          <w:sz w:val="24"/>
          <w14:textFill>
            <w14:solidFill>
              <w14:schemeClr w14:val="tx1"/>
            </w14:solidFill>
          </w14:textFill>
        </w:rPr>
        <w:t>visual reading the</w:t>
      </w:r>
      <w:r>
        <w:rPr>
          <w:color w:val="000000" w:themeColor="text1"/>
          <w:kern w:val="0"/>
          <w:sz w:val="24"/>
          <w14:textFill>
            <w14:solidFill>
              <w14:schemeClr w14:val="tx1"/>
            </w14:solidFill>
          </w14:textFill>
        </w:rPr>
        <w:t xml:space="preserve"> draught of the Vessel, </w:t>
      </w:r>
      <w:r>
        <w:rPr>
          <w:rFonts w:hint="eastAsia"/>
          <w:color w:val="000000" w:themeColor="text1"/>
          <w:kern w:val="0"/>
          <w:sz w:val="24"/>
          <w14:textFill>
            <w14:solidFill>
              <w14:schemeClr w14:val="tx1"/>
            </w14:solidFill>
          </w14:textFill>
        </w:rPr>
        <w:t xml:space="preserve">by </w:t>
      </w:r>
      <w:r>
        <w:rPr>
          <w:color w:val="000000" w:themeColor="text1"/>
          <w:kern w:val="0"/>
          <w:sz w:val="24"/>
          <w14:textFill>
            <w14:solidFill>
              <w14:schemeClr w14:val="tx1"/>
            </w14:solidFill>
          </w14:textFill>
        </w:rPr>
        <w:t xml:space="preserve">measuring specific gravity of water and </w:t>
      </w:r>
      <w:r>
        <w:rPr>
          <w:rFonts w:hint="eastAsia"/>
          <w:color w:val="000000" w:themeColor="text1"/>
          <w:kern w:val="0"/>
          <w:sz w:val="24"/>
          <w14:textFill>
            <w14:solidFill>
              <w14:schemeClr w14:val="tx1"/>
            </w14:solidFill>
          </w14:textFill>
        </w:rPr>
        <w:t xml:space="preserve">by subtracting the weight temporarily loaded items on board and adding the weight of unfurnished items at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time of lightweight survey </w:t>
      </w:r>
      <w:r>
        <w:rPr>
          <w:color w:val="000000" w:themeColor="text1"/>
          <w:kern w:val="0"/>
          <w:sz w:val="24"/>
          <w14:textFill>
            <w14:solidFill>
              <w14:schemeClr w14:val="tx1"/>
            </w14:solidFill>
          </w14:textFill>
        </w:rPr>
        <w:t xml:space="preserve">in the presence of the </w:t>
      </w:r>
      <w:r>
        <w:rPr>
          <w:rFonts w:hint="eastAsia"/>
          <w:color w:val="000000" w:themeColor="text1"/>
          <w:kern w:val="0"/>
          <w:sz w:val="24"/>
          <w14:textFill>
            <w14:solidFill>
              <w14:schemeClr w14:val="tx1"/>
            </w14:solidFill>
          </w14:textFill>
        </w:rPr>
        <w:t>Buyer</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s </w:t>
      </w:r>
      <w:r>
        <w:rPr>
          <w:color w:val="000000" w:themeColor="text1"/>
          <w:kern w:val="0"/>
          <w:sz w:val="24"/>
          <w14:textFill>
            <w14:solidFill>
              <w14:schemeClr w14:val="tx1"/>
            </w14:solidFill>
          </w14:textFill>
        </w:rPr>
        <w:t>Supervisor</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 xml:space="preserve"> and the Classification Society’s </w:t>
      </w:r>
      <w:r>
        <w:rPr>
          <w:rFonts w:hint="eastAsia"/>
          <w:color w:val="000000" w:themeColor="text1"/>
          <w:kern w:val="0"/>
          <w:sz w:val="24"/>
          <w14:textFill>
            <w14:solidFill>
              <w14:schemeClr w14:val="tx1"/>
            </w14:solidFill>
          </w14:textFill>
        </w:rPr>
        <w:t>S</w:t>
      </w:r>
      <w:r>
        <w:rPr>
          <w:color w:val="000000" w:themeColor="text1"/>
          <w:kern w:val="0"/>
          <w:sz w:val="24"/>
          <w14:textFill>
            <w14:solidFill>
              <w14:schemeClr w14:val="tx1"/>
            </w14:solidFill>
          </w14:textFill>
        </w:rPr>
        <w:t>urveyor.</w:t>
      </w:r>
    </w:p>
    <w:p w14:paraId="5124A887">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433F5FA1">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Dra</w:t>
      </w:r>
      <w:r>
        <w:rPr>
          <w:rFonts w:hint="eastAsia"/>
          <w:color w:val="000000" w:themeColor="text1"/>
          <w:kern w:val="0"/>
          <w:sz w:val="24"/>
          <w14:textFill>
            <w14:solidFill>
              <w14:schemeClr w14:val="tx1"/>
            </w14:solidFill>
          </w14:textFill>
        </w:rPr>
        <w:t xml:space="preserve">ught of the Vessel shall be read </w:t>
      </w:r>
      <w:r>
        <w:rPr>
          <w:color w:val="000000" w:themeColor="text1"/>
          <w:kern w:val="0"/>
          <w:sz w:val="24"/>
          <w14:textFill>
            <w14:solidFill>
              <w14:schemeClr w14:val="tx1"/>
            </w14:solidFill>
          </w14:textFill>
        </w:rPr>
        <w:t>at the port and starboard side in way of fore, midship and aft draught marks.</w:t>
      </w:r>
    </w:p>
    <w:p w14:paraId="1C73A4C5">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1BFB0B7D">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displacement of the Vessel shall be determined from the hydrostatic tables based on the measured dra</w:t>
      </w:r>
      <w:r>
        <w:rPr>
          <w:rFonts w:hint="eastAsia"/>
          <w:color w:val="000000" w:themeColor="text1"/>
          <w:kern w:val="0"/>
          <w:sz w:val="24"/>
          <w14:textFill>
            <w14:solidFill>
              <w14:schemeClr w14:val="tx1"/>
            </w14:solidFill>
          </w14:textFill>
        </w:rPr>
        <w:t>ught</w:t>
      </w:r>
      <w:r>
        <w:rPr>
          <w:color w:val="000000" w:themeColor="text1"/>
          <w:kern w:val="0"/>
          <w:sz w:val="24"/>
          <w14:textFill>
            <w14:solidFill>
              <w14:schemeClr w14:val="tx1"/>
            </w14:solidFill>
          </w14:textFill>
        </w:rPr>
        <w:t xml:space="preserve">s with due corrections for </w:t>
      </w:r>
      <w:r>
        <w:rPr>
          <w:rFonts w:hint="eastAsia"/>
          <w:color w:val="000000" w:themeColor="text1"/>
          <w:kern w:val="0"/>
          <w:sz w:val="24"/>
          <w14:textFill>
            <w14:solidFill>
              <w14:schemeClr w14:val="tx1"/>
            </w14:solidFill>
          </w14:textFill>
        </w:rPr>
        <w:t xml:space="preserve">trim, heel, </w:t>
      </w:r>
      <w:r>
        <w:rPr>
          <w:color w:val="000000" w:themeColor="text1"/>
          <w:kern w:val="0"/>
          <w:sz w:val="24"/>
          <w14:textFill>
            <w14:solidFill>
              <w14:schemeClr w14:val="tx1"/>
            </w14:solidFill>
          </w14:textFill>
        </w:rPr>
        <w:t>deflection</w:t>
      </w:r>
      <w:r>
        <w:rPr>
          <w:rFonts w:hint="eastAsia"/>
          <w:color w:val="000000" w:themeColor="text1"/>
          <w:kern w:val="0"/>
          <w:sz w:val="24"/>
          <w14:textFill>
            <w14:solidFill>
              <w14:schemeClr w14:val="tx1"/>
            </w14:solidFill>
          </w14:textFill>
        </w:rPr>
        <w:t xml:space="preserve"> of the Vessel and specific gravity of </w:t>
      </w:r>
      <w:r>
        <w:rPr>
          <w:color w:val="000000" w:themeColor="text1"/>
          <w:kern w:val="0"/>
          <w:sz w:val="24"/>
          <w14:textFill>
            <w14:solidFill>
              <w14:schemeClr w14:val="tx1"/>
            </w14:solidFill>
          </w14:textFill>
        </w:rPr>
        <w:t xml:space="preserve">water </w:t>
      </w:r>
      <w:r>
        <w:rPr>
          <w:rFonts w:hint="eastAsia"/>
          <w:color w:val="000000" w:themeColor="text1"/>
          <w:kern w:val="0"/>
          <w:sz w:val="24"/>
          <w14:textFill>
            <w14:solidFill>
              <w14:schemeClr w14:val="tx1"/>
            </w14:solidFill>
          </w14:textFill>
        </w:rPr>
        <w:t xml:space="preserve">at the measurement </w:t>
      </w:r>
      <w:r>
        <w:rPr>
          <w:color w:val="000000" w:themeColor="text1"/>
          <w:kern w:val="0"/>
          <w:sz w:val="24"/>
          <w14:textFill>
            <w14:solidFill>
              <w14:schemeClr w14:val="tx1"/>
            </w14:solidFill>
          </w14:textFill>
        </w:rPr>
        <w:t xml:space="preserve">according to the Builder’s practice. </w:t>
      </w:r>
    </w:p>
    <w:p w14:paraId="7A194527">
      <w:pPr>
        <w:pStyle w:val="56"/>
        <w:spacing w:before="312" w:after="312"/>
        <w:rPr>
          <w:color w:val="000000" w:themeColor="text1"/>
          <w:w w:val="100"/>
          <w14:textFill>
            <w14:solidFill>
              <w14:schemeClr w14:val="tx1"/>
            </w14:solidFill>
          </w14:textFill>
        </w:rPr>
      </w:pPr>
      <w:bookmarkStart w:id="84" w:name="_Toc150162196"/>
      <w:bookmarkStart w:id="85" w:name="_Toc50642549"/>
      <w:r>
        <w:rPr>
          <w:rFonts w:hint="eastAsia"/>
          <w:color w:val="000000" w:themeColor="text1"/>
          <w:w w:val="100"/>
          <w14:textFill>
            <w14:solidFill>
              <w14:schemeClr w14:val="tx1"/>
            </w14:solidFill>
          </w14:textFill>
        </w:rPr>
        <w:t>1.5.6</w:t>
      </w:r>
      <w:r>
        <w:rPr>
          <w:color w:val="000000" w:themeColor="text1"/>
          <w:w w:val="100"/>
          <w14:textFill>
            <w14:solidFill>
              <w14:schemeClr w14:val="tx1"/>
            </w14:solidFill>
          </w14:textFill>
        </w:rPr>
        <w:tab/>
      </w:r>
      <w:bookmarkEnd w:id="84"/>
      <w:r>
        <w:rPr>
          <w:rFonts w:hint="eastAsia"/>
          <w:color w:val="000000" w:themeColor="text1"/>
          <w:w w:val="100"/>
          <w14:textFill>
            <w14:solidFill>
              <w14:schemeClr w14:val="tx1"/>
            </w14:solidFill>
          </w14:textFill>
        </w:rPr>
        <w:t>QUAY TRIAL and sea trial</w:t>
      </w:r>
      <w:bookmarkEnd w:id="85"/>
    </w:p>
    <w:p w14:paraId="557B4AF5">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1.5.6.1 Quay Trial</w:t>
      </w:r>
    </w:p>
    <w:p w14:paraId="02A2FB09">
      <w:pPr>
        <w:rPr>
          <w:color w:val="000000" w:themeColor="text1"/>
          <w14:textFill>
            <w14:solidFill>
              <w14:schemeClr w14:val="tx1"/>
            </w14:solidFill>
          </w14:textFill>
        </w:rPr>
      </w:pPr>
    </w:p>
    <w:p w14:paraId="5B41638B">
      <w:pPr>
        <w:autoSpaceDE w:val="0"/>
        <w:autoSpaceDN w:val="0"/>
        <w:adjustRightInd w:val="0"/>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Quay trial for the main engine shall be carried out to check the starting and running of main engine with associated auxiliary machinery prior to the sea trials while the Vessel is moored at the Builder's quay according to Builder’s practice.</w:t>
      </w:r>
    </w:p>
    <w:p w14:paraId="2EB4F110">
      <w:pPr>
        <w:pStyle w:val="58"/>
        <w:autoSpaceDE w:val="0"/>
        <w:autoSpaceDN w:val="0"/>
        <w:adjustRightInd w:val="0"/>
        <w:ind w:left="1440" w:firstLine="0" w:firstLineChars="0"/>
        <w:rPr>
          <w:color w:val="000000" w:themeColor="text1"/>
          <w:kern w:val="0"/>
          <w:sz w:val="24"/>
          <w14:textFill>
            <w14:solidFill>
              <w14:schemeClr w14:val="tx1"/>
            </w14:solidFill>
          </w14:textFill>
        </w:rPr>
      </w:pPr>
    </w:p>
    <w:p w14:paraId="7F136F3F">
      <w:pPr>
        <w:pStyle w:val="58"/>
        <w:numPr>
          <w:ilvl w:val="0"/>
          <w:numId w:val="14"/>
        </w:numPr>
        <w:autoSpaceDE w:val="0"/>
        <w:autoSpaceDN w:val="0"/>
        <w:adjustRightInd w:val="0"/>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w:t>
      </w:r>
      <w:r>
        <w:rPr>
          <w:rFonts w:hint="eastAsia"/>
          <w:color w:val="000000" w:themeColor="text1"/>
          <w:kern w:val="0"/>
          <w:sz w:val="24"/>
          <w14:textFill>
            <w14:solidFill>
              <w14:schemeClr w14:val="tx1"/>
            </w14:solidFill>
          </w14:textFill>
        </w:rPr>
        <w:t>onfirmation of starting position</w:t>
      </w:r>
    </w:p>
    <w:p w14:paraId="3A79C2A8">
      <w:pPr>
        <w:pStyle w:val="58"/>
        <w:numPr>
          <w:ilvl w:val="0"/>
          <w:numId w:val="14"/>
        </w:numPr>
        <w:autoSpaceDE w:val="0"/>
        <w:autoSpaceDN w:val="0"/>
        <w:adjustRightInd w:val="0"/>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w:t>
      </w:r>
      <w:r>
        <w:rPr>
          <w:rFonts w:hint="eastAsia"/>
          <w:color w:val="000000" w:themeColor="text1"/>
          <w:kern w:val="0"/>
          <w:sz w:val="24"/>
          <w14:textFill>
            <w14:solidFill>
              <w14:schemeClr w14:val="tx1"/>
            </w14:solidFill>
          </w14:textFill>
        </w:rPr>
        <w:t>urning gear interlock test</w:t>
      </w:r>
    </w:p>
    <w:p w14:paraId="49685A0C">
      <w:pPr>
        <w:pStyle w:val="58"/>
        <w:numPr>
          <w:ilvl w:val="0"/>
          <w:numId w:val="14"/>
        </w:numPr>
        <w:autoSpaceDE w:val="0"/>
        <w:autoSpaceDN w:val="0"/>
        <w:adjustRightInd w:val="0"/>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w:t>
      </w:r>
      <w:r>
        <w:rPr>
          <w:rFonts w:hint="eastAsia"/>
          <w:color w:val="000000" w:themeColor="text1"/>
          <w:kern w:val="0"/>
          <w:sz w:val="24"/>
          <w14:textFill>
            <w14:solidFill>
              <w14:schemeClr w14:val="tx1"/>
            </w14:solidFill>
          </w14:textFill>
        </w:rPr>
        <w:t>onfirmation of control test</w:t>
      </w:r>
    </w:p>
    <w:p w14:paraId="6B4173FC">
      <w:pPr>
        <w:pStyle w:val="58"/>
        <w:numPr>
          <w:ilvl w:val="0"/>
          <w:numId w:val="14"/>
        </w:numPr>
        <w:autoSpaceDE w:val="0"/>
        <w:autoSpaceDN w:val="0"/>
        <w:adjustRightInd w:val="0"/>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S</w:t>
      </w:r>
      <w:r>
        <w:rPr>
          <w:rFonts w:hint="eastAsia"/>
          <w:color w:val="000000" w:themeColor="text1"/>
          <w:kern w:val="0"/>
          <w:sz w:val="24"/>
          <w14:textFill>
            <w14:solidFill>
              <w14:schemeClr w14:val="tx1"/>
            </w14:solidFill>
          </w14:textFill>
        </w:rPr>
        <w:t>afety device test (automatic trip by simulation)</w:t>
      </w:r>
    </w:p>
    <w:p w14:paraId="1F44ECEB">
      <w:pPr>
        <w:pStyle w:val="58"/>
        <w:numPr>
          <w:ilvl w:val="0"/>
          <w:numId w:val="14"/>
        </w:numPr>
        <w:autoSpaceDE w:val="0"/>
        <w:autoSpaceDN w:val="0"/>
        <w:adjustRightInd w:val="0"/>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w:t>
      </w:r>
      <w:r>
        <w:rPr>
          <w:rFonts w:hint="eastAsia"/>
          <w:color w:val="000000" w:themeColor="text1"/>
          <w:kern w:val="0"/>
          <w:sz w:val="24"/>
          <w14:textFill>
            <w14:solidFill>
              <w14:schemeClr w14:val="tx1"/>
            </w14:solidFill>
          </w14:textFill>
        </w:rPr>
        <w:t>inimum revolution test</w:t>
      </w:r>
    </w:p>
    <w:p w14:paraId="00EF51DF">
      <w:pPr>
        <w:pStyle w:val="58"/>
        <w:numPr>
          <w:ilvl w:val="0"/>
          <w:numId w:val="14"/>
        </w:numPr>
        <w:autoSpaceDE w:val="0"/>
        <w:autoSpaceDN w:val="0"/>
        <w:adjustRightInd w:val="0"/>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I</w:t>
      </w:r>
      <w:r>
        <w:rPr>
          <w:rFonts w:hint="eastAsia"/>
          <w:color w:val="000000" w:themeColor="text1"/>
          <w:kern w:val="0"/>
          <w:sz w:val="24"/>
          <w14:textFill>
            <w14:solidFill>
              <w14:schemeClr w14:val="tx1"/>
            </w14:solidFill>
          </w14:textFill>
        </w:rPr>
        <w:t>nspection of crankcase</w:t>
      </w:r>
    </w:p>
    <w:p w14:paraId="5E50D683">
      <w:pPr>
        <w:pStyle w:val="58"/>
        <w:numPr>
          <w:ilvl w:val="0"/>
          <w:numId w:val="14"/>
        </w:numPr>
        <w:autoSpaceDE w:val="0"/>
        <w:autoSpaceDN w:val="0"/>
        <w:adjustRightInd w:val="0"/>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w:t>
      </w:r>
      <w:r>
        <w:rPr>
          <w:rFonts w:hint="eastAsia"/>
          <w:color w:val="000000" w:themeColor="text1"/>
          <w:kern w:val="0"/>
          <w:sz w:val="24"/>
          <w14:textFill>
            <w14:solidFill>
              <w14:schemeClr w14:val="tx1"/>
            </w14:solidFill>
          </w14:textFill>
        </w:rPr>
        <w:t>est of starting air capacity</w:t>
      </w:r>
    </w:p>
    <w:p w14:paraId="3C3D944A">
      <w:pPr>
        <w:autoSpaceDE w:val="0"/>
        <w:autoSpaceDN w:val="0"/>
        <w:adjustRightInd w:val="0"/>
        <w:rPr>
          <w:color w:val="000000" w:themeColor="text1"/>
          <w:kern w:val="0"/>
          <w:sz w:val="24"/>
          <w14:textFill>
            <w14:solidFill>
              <w14:schemeClr w14:val="tx1"/>
            </w14:solidFill>
          </w14:textFill>
        </w:rPr>
      </w:pPr>
    </w:p>
    <w:p w14:paraId="63CEA367">
      <w:pPr>
        <w:tabs>
          <w:tab w:val="left" w:pos="1540"/>
        </w:tabs>
        <w:autoSpaceDE w:val="0"/>
        <w:autoSpaceDN w:val="0"/>
        <w:adjustRightInd w:val="0"/>
        <w:ind w:left="1102"/>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Following test shall be carried out during Quay trial or Official Sea trial.</w:t>
      </w:r>
    </w:p>
    <w:p w14:paraId="4CB12273">
      <w:pPr>
        <w:tabs>
          <w:tab w:val="left" w:pos="1540"/>
        </w:tabs>
        <w:autoSpaceDE w:val="0"/>
        <w:autoSpaceDN w:val="0"/>
        <w:adjustRightInd w:val="0"/>
        <w:ind w:left="1102"/>
        <w:rPr>
          <w:color w:val="000000" w:themeColor="text1"/>
          <w:kern w:val="0"/>
          <w:sz w:val="24"/>
          <w14:textFill>
            <w14:solidFill>
              <w14:schemeClr w14:val="tx1"/>
            </w14:solidFill>
          </w14:textFill>
        </w:rPr>
      </w:pPr>
    </w:p>
    <w:p w14:paraId="5F7DBC97">
      <w:pPr>
        <w:pStyle w:val="58"/>
        <w:numPr>
          <w:ilvl w:val="0"/>
          <w:numId w:val="14"/>
        </w:numPr>
        <w:autoSpaceDE w:val="0"/>
        <w:autoSpaceDN w:val="0"/>
        <w:adjustRightInd w:val="0"/>
        <w:ind w:left="1843" w:hanging="545"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w:t>
      </w:r>
      <w:r>
        <w:rPr>
          <w:rFonts w:hint="eastAsia"/>
          <w:color w:val="000000" w:themeColor="text1"/>
          <w:kern w:val="0"/>
          <w:sz w:val="24"/>
          <w14:textFill>
            <w14:solidFill>
              <w14:schemeClr w14:val="tx1"/>
            </w14:solidFill>
          </w14:textFill>
        </w:rPr>
        <w:t>nchoring test</w:t>
      </w:r>
    </w:p>
    <w:p w14:paraId="1E12AAD2">
      <w:pPr>
        <w:pStyle w:val="58"/>
        <w:numPr>
          <w:ilvl w:val="0"/>
          <w:numId w:val="14"/>
        </w:numPr>
        <w:autoSpaceDE w:val="0"/>
        <w:autoSpaceDN w:val="0"/>
        <w:adjustRightInd w:val="0"/>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L</w:t>
      </w:r>
      <w:r>
        <w:rPr>
          <w:rFonts w:hint="eastAsia"/>
          <w:color w:val="000000" w:themeColor="text1"/>
          <w:kern w:val="0"/>
          <w:sz w:val="24"/>
          <w14:textFill>
            <w14:solidFill>
              <w14:schemeClr w14:val="tx1"/>
            </w14:solidFill>
          </w14:textFill>
        </w:rPr>
        <w:t>ifeboat and davit operation test, launching test</w:t>
      </w:r>
    </w:p>
    <w:p w14:paraId="360437BA">
      <w:pPr>
        <w:pStyle w:val="58"/>
        <w:numPr>
          <w:ilvl w:val="0"/>
          <w:numId w:val="14"/>
        </w:numPr>
        <w:autoSpaceDE w:val="0"/>
        <w:autoSpaceDN w:val="0"/>
        <w:adjustRightInd w:val="0"/>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R</w:t>
      </w:r>
      <w:r>
        <w:rPr>
          <w:rFonts w:hint="eastAsia"/>
          <w:color w:val="000000" w:themeColor="text1"/>
          <w:kern w:val="0"/>
          <w:sz w:val="24"/>
          <w14:textFill>
            <w14:solidFill>
              <w14:schemeClr w14:val="tx1"/>
            </w14:solidFill>
          </w14:textFill>
        </w:rPr>
        <w:t>efrigerating system test</w:t>
      </w:r>
    </w:p>
    <w:p w14:paraId="228688BE">
      <w:pPr>
        <w:pStyle w:val="58"/>
        <w:numPr>
          <w:ilvl w:val="0"/>
          <w:numId w:val="14"/>
        </w:numPr>
        <w:autoSpaceDE w:val="0"/>
        <w:autoSpaceDN w:val="0"/>
        <w:adjustRightInd w:val="0"/>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w:t>
      </w:r>
      <w:r>
        <w:rPr>
          <w:rFonts w:hint="eastAsia"/>
          <w:color w:val="000000" w:themeColor="text1"/>
          <w:kern w:val="0"/>
          <w:sz w:val="24"/>
          <w14:textFill>
            <w14:solidFill>
              <w14:schemeClr w14:val="tx1"/>
            </w14:solidFill>
          </w14:textFill>
        </w:rPr>
        <w:t xml:space="preserve">ir conditioning system test </w:t>
      </w:r>
    </w:p>
    <w:p w14:paraId="52801A1C">
      <w:pPr>
        <w:pStyle w:val="58"/>
        <w:numPr>
          <w:ilvl w:val="0"/>
          <w:numId w:val="14"/>
        </w:numPr>
        <w:autoSpaceDE w:val="0"/>
        <w:autoSpaceDN w:val="0"/>
        <w:adjustRightInd w:val="0"/>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B</w:t>
      </w:r>
      <w:r>
        <w:rPr>
          <w:rFonts w:hint="eastAsia"/>
          <w:color w:val="000000" w:themeColor="text1"/>
          <w:kern w:val="0"/>
          <w:sz w:val="24"/>
          <w14:textFill>
            <w14:solidFill>
              <w14:schemeClr w14:val="tx1"/>
            </w14:solidFill>
          </w14:textFill>
        </w:rPr>
        <w:t>allast and bilge system test</w:t>
      </w:r>
    </w:p>
    <w:p w14:paraId="6DA67B32">
      <w:pPr>
        <w:pStyle w:val="58"/>
        <w:numPr>
          <w:ilvl w:val="0"/>
          <w:numId w:val="14"/>
        </w:numPr>
        <w:autoSpaceDE w:val="0"/>
        <w:autoSpaceDN w:val="0"/>
        <w:adjustRightInd w:val="0"/>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B</w:t>
      </w:r>
      <w:r>
        <w:rPr>
          <w:rFonts w:hint="eastAsia"/>
          <w:color w:val="000000" w:themeColor="text1"/>
          <w:kern w:val="0"/>
          <w:sz w:val="24"/>
          <w14:textFill>
            <w14:solidFill>
              <w14:schemeClr w14:val="tx1"/>
            </w14:solidFill>
          </w14:textFill>
        </w:rPr>
        <w:t>allast water treatment plant test</w:t>
      </w:r>
    </w:p>
    <w:p w14:paraId="05E199C4">
      <w:pPr>
        <w:pStyle w:val="58"/>
        <w:numPr>
          <w:ilvl w:val="0"/>
          <w:numId w:val="14"/>
        </w:numPr>
        <w:autoSpaceDE w:val="0"/>
        <w:autoSpaceDN w:val="0"/>
        <w:adjustRightInd w:val="0"/>
        <w:ind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E</w:t>
      </w:r>
      <w:r>
        <w:rPr>
          <w:rFonts w:hint="eastAsia"/>
          <w:color w:val="000000" w:themeColor="text1"/>
          <w:kern w:val="0"/>
          <w:sz w:val="24"/>
          <w14:textFill>
            <w14:solidFill>
              <w14:schemeClr w14:val="tx1"/>
            </w14:solidFill>
          </w14:textFill>
        </w:rPr>
        <w:t>mergency fire pump test</w:t>
      </w:r>
    </w:p>
    <w:p w14:paraId="23101130">
      <w:pPr>
        <w:pStyle w:val="58"/>
        <w:numPr>
          <w:ilvl w:val="0"/>
          <w:numId w:val="14"/>
        </w:numPr>
        <w:autoSpaceDE w:val="0"/>
        <w:autoSpaceDN w:val="0"/>
        <w:adjustRightInd w:val="0"/>
        <w:ind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 Black-out test</w:t>
      </w:r>
    </w:p>
    <w:p w14:paraId="41818BD5">
      <w:pPr>
        <w:autoSpaceDE w:val="0"/>
        <w:autoSpaceDN w:val="0"/>
        <w:adjustRightInd w:val="0"/>
        <w:rPr>
          <w:color w:val="000000" w:themeColor="text1"/>
          <w:kern w:val="0"/>
          <w:sz w:val="24"/>
          <w14:textFill>
            <w14:solidFill>
              <w14:schemeClr w14:val="tx1"/>
            </w14:solidFill>
          </w14:textFill>
        </w:rPr>
      </w:pPr>
    </w:p>
    <w:p w14:paraId="07361455">
      <w:pPr>
        <w:pStyle w:val="5"/>
        <w:ind w:left="42"/>
        <w:rPr>
          <w:color w:val="000000" w:themeColor="text1"/>
          <w14:textFill>
            <w14:solidFill>
              <w14:schemeClr w14:val="tx1"/>
            </w14:solidFill>
          </w14:textFill>
        </w:rPr>
      </w:pPr>
      <w:r>
        <w:rPr>
          <w:rFonts w:hint="eastAsia"/>
          <w:color w:val="000000" w:themeColor="text1"/>
          <w14:textFill>
            <w14:solidFill>
              <w14:schemeClr w14:val="tx1"/>
            </w14:solidFill>
          </w14:textFill>
        </w:rPr>
        <w:t>1.5.6.2 Sea Trial</w:t>
      </w:r>
    </w:p>
    <w:p w14:paraId="0CE4CEBA">
      <w:pPr>
        <w:autoSpaceDE w:val="0"/>
        <w:autoSpaceDN w:val="0"/>
        <w:adjustRightInd w:val="0"/>
        <w:spacing w:line="243" w:lineRule="auto"/>
        <w:ind w:left="1071"/>
        <w:rPr>
          <w:color w:val="000000" w:themeColor="text1"/>
          <w:kern w:val="0"/>
          <w:sz w:val="24"/>
          <w14:textFill>
            <w14:solidFill>
              <w14:schemeClr w14:val="tx1"/>
            </w14:solidFill>
          </w14:textFill>
        </w:rPr>
      </w:pPr>
    </w:p>
    <w:p w14:paraId="0CC458CC">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When the vessel is substantially completed and ready for sea trial (excluding works which can be made after sea trial), sea trial to be performed by the Builder</w:t>
      </w:r>
      <w:r>
        <w:rPr>
          <w:b/>
        </w:rPr>
        <w:t xml:space="preserve"> </w:t>
      </w:r>
      <w:r>
        <w:rPr>
          <w:color w:val="000000" w:themeColor="text1"/>
          <w:kern w:val="0"/>
          <w:sz w:val="24"/>
          <w14:textFill>
            <w14:solidFill>
              <w14:schemeClr w14:val="tx1"/>
            </w14:solidFill>
          </w14:textFill>
        </w:rPr>
        <w:t>and mutually agreed program in the presence of the Owner’s representative and the Class surveyor.</w:t>
      </w:r>
    </w:p>
    <w:p w14:paraId="2FAF6F2C">
      <w:pPr>
        <w:autoSpaceDE w:val="0"/>
        <w:autoSpaceDN w:val="0"/>
        <w:adjustRightInd w:val="0"/>
        <w:spacing w:line="243" w:lineRule="auto"/>
        <w:ind w:left="1071"/>
        <w:rPr>
          <w:color w:val="000000" w:themeColor="text1"/>
          <w:kern w:val="0"/>
          <w:sz w:val="24"/>
          <w14:textFill>
            <w14:solidFill>
              <w14:schemeClr w14:val="tx1"/>
            </w14:solidFill>
          </w14:textFill>
        </w:rPr>
      </w:pPr>
    </w:p>
    <w:p w14:paraId="2DC43DFC">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Reports of official sea trial shall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be submitted to the </w:t>
      </w:r>
      <w:r>
        <w:rPr>
          <w:rFonts w:hint="eastAsia"/>
          <w:color w:val="000000" w:themeColor="text1"/>
          <w:kern w:val="0"/>
          <w:sz w:val="24"/>
          <w14:textFill>
            <w14:solidFill>
              <w14:schemeClr w14:val="tx1"/>
            </w14:solidFill>
          </w14:textFill>
        </w:rPr>
        <w:t>Buy</w:t>
      </w:r>
      <w:r>
        <w:rPr>
          <w:color w:val="000000" w:themeColor="text1"/>
          <w:kern w:val="0"/>
          <w:sz w:val="24"/>
          <w14:textFill>
            <w14:solidFill>
              <w14:schemeClr w14:val="tx1"/>
            </w14:solidFill>
          </w14:textFill>
        </w:rPr>
        <w:t>er.</w:t>
      </w:r>
    </w:p>
    <w:p w14:paraId="0E21E8FD">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After sea trial, working parts of main engine and auxiliary machinery to be opened for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 Buyer's inspection on Buyer’s request which cylinder to be opened in accordance with</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 standard of the Builder, approved by Buyer and refitted to working condition. A</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confirmation dock run after overhaul for 1/2 hours at low load to be carried out before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delivery.</w:t>
      </w:r>
    </w:p>
    <w:p w14:paraId="3FDB1E45">
      <w:pPr>
        <w:autoSpaceDE w:val="0"/>
        <w:autoSpaceDN w:val="0"/>
        <w:adjustRightInd w:val="0"/>
        <w:spacing w:before="3" w:line="280" w:lineRule="exact"/>
        <w:jc w:val="left"/>
        <w:rPr>
          <w:color w:val="000000" w:themeColor="text1"/>
          <w:kern w:val="0"/>
          <w:sz w:val="28"/>
          <w:szCs w:val="28"/>
          <w14:textFill>
            <w14:solidFill>
              <w14:schemeClr w14:val="tx1"/>
            </w14:solidFill>
          </w14:textFill>
        </w:rPr>
      </w:pPr>
    </w:p>
    <w:p w14:paraId="394714BA">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Marine diesel oil (MDO) and heavy fuel oil (HFO) of RMK380 available viscosity in</w:t>
      </w:r>
    </w:p>
    <w:p w14:paraId="0E0FD4B3">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Chinese domestic commercial market shall be used for the sea trial at the Builder’s</w:t>
      </w:r>
    </w:p>
    <w:p w14:paraId="177D73BE">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decision.</w:t>
      </w:r>
      <w:r>
        <w:rPr>
          <w:rFonts w:hint="eastAsia"/>
          <w:color w:val="000000" w:themeColor="text1"/>
          <w:kern w:val="0"/>
          <w:sz w:val="24"/>
          <w14:textFill>
            <w14:solidFill>
              <w14:schemeClr w14:val="tx1"/>
            </w14:solidFill>
          </w14:textFill>
        </w:rPr>
        <w:t xml:space="preserve"> MDO </w:t>
      </w:r>
      <w:r>
        <w:rPr>
          <w:b/>
          <w:i/>
          <w:color w:val="000000" w:themeColor="text1"/>
          <w:kern w:val="0"/>
          <w:sz w:val="24"/>
          <w14:textFill>
            <w14:solidFill>
              <w14:schemeClr w14:val="tx1"/>
            </w14:solidFill>
          </w14:textFill>
        </w:rPr>
        <w:t xml:space="preserve">(viscosity is 3~6 cSt/40oC (Sulfur content &lt;0.1% m/m) </w:t>
      </w:r>
      <w:r>
        <w:rPr>
          <w:rFonts w:hint="eastAsia"/>
          <w:color w:val="000000" w:themeColor="text1"/>
          <w:kern w:val="0"/>
          <w:sz w:val="24"/>
          <w14:textFill>
            <w14:solidFill>
              <w14:schemeClr w14:val="tx1"/>
            </w14:solidFill>
          </w14:textFill>
        </w:rPr>
        <w:t>will be used instead of MGO for MGO system function test.</w:t>
      </w:r>
    </w:p>
    <w:p w14:paraId="452D6A37">
      <w:pPr>
        <w:autoSpaceDE w:val="0"/>
        <w:autoSpaceDN w:val="0"/>
        <w:adjustRightInd w:val="0"/>
        <w:spacing w:line="243" w:lineRule="auto"/>
        <w:ind w:left="1107"/>
        <w:rPr>
          <w:color w:val="000000" w:themeColor="text1"/>
          <w:kern w:val="0"/>
          <w:sz w:val="24"/>
          <w14:textFill>
            <w14:solidFill>
              <w14:schemeClr w14:val="tx1"/>
            </w14:solidFill>
          </w14:textFill>
        </w:rPr>
      </w:pPr>
    </w:p>
    <w:p w14:paraId="50856770">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test condition of Scrubber in sea trial should be done as below:</w:t>
      </w:r>
    </w:p>
    <w:p w14:paraId="2398EDAF">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1) The alkalinity of the sea water: according to the actual sea trail area.</w:t>
      </w:r>
    </w:p>
    <w:p w14:paraId="565D4C8B">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2) The sulphur value of the fuel oil: according to the actual filling fuel oil (2.5~3.5%.).</w:t>
      </w:r>
    </w:p>
    <w:p w14:paraId="07CB9485">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3) The engine loading to be as following</w:t>
      </w:r>
    </w:p>
    <w:p w14:paraId="2C60A3D9">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For ME: 100%SMCR (to be carried out as per engine output power or engine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revolution which reach first).</w:t>
      </w:r>
    </w:p>
    <w:p w14:paraId="07351761">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For AE: according to the actual consumption in the sea trial condition.</w:t>
      </w:r>
    </w:p>
    <w:p w14:paraId="00AB9C4E">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Duration: One(1) hour</w:t>
      </w:r>
    </w:p>
    <w:p w14:paraId="538180C2">
      <w:pPr>
        <w:autoSpaceDE w:val="0"/>
        <w:autoSpaceDN w:val="0"/>
        <w:adjustRightInd w:val="0"/>
        <w:spacing w:line="243" w:lineRule="auto"/>
        <w:ind w:left="1107"/>
        <w:rPr>
          <w:color w:val="000000" w:themeColor="text1"/>
          <w:kern w:val="0"/>
          <w:sz w:val="24"/>
          <w14:textFill>
            <w14:solidFill>
              <w14:schemeClr w14:val="tx1"/>
            </w14:solidFill>
          </w14:textFill>
        </w:rPr>
      </w:pPr>
    </w:p>
    <w:p w14:paraId="202F27DA">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Sea trial shall be carried out at the ballast condition </w:t>
      </w:r>
      <w:r>
        <w:rPr>
          <w:rFonts w:hint="eastAsia"/>
          <w:color w:val="000000" w:themeColor="text1"/>
          <w:kern w:val="0"/>
          <w:sz w:val="24"/>
          <w14:textFill>
            <w14:solidFill>
              <w14:schemeClr w14:val="tx1"/>
            </w14:solidFill>
          </w14:textFill>
        </w:rPr>
        <w:t>corresponding</w:t>
      </w:r>
      <w:r>
        <w:rPr>
          <w:color w:val="000000" w:themeColor="text1"/>
          <w:kern w:val="0"/>
          <w:sz w:val="24"/>
          <w14:textFill>
            <w14:solidFill>
              <w14:schemeClr w14:val="tx1"/>
            </w14:solidFill>
          </w14:textFill>
        </w:rPr>
        <w:t xml:space="preserve"> to model test.</w:t>
      </w:r>
    </w:p>
    <w:p w14:paraId="07CC3CF3">
      <w:pPr>
        <w:autoSpaceDE w:val="0"/>
        <w:autoSpaceDN w:val="0"/>
        <w:adjustRightInd w:val="0"/>
        <w:spacing w:line="243" w:lineRule="auto"/>
        <w:ind w:left="1071"/>
        <w:rPr>
          <w:color w:val="000000" w:themeColor="text1"/>
          <w:kern w:val="0"/>
          <w:sz w:val="24"/>
          <w14:textFill>
            <w14:solidFill>
              <w14:schemeClr w14:val="tx1"/>
            </w14:solidFill>
          </w14:textFill>
        </w:rPr>
      </w:pPr>
    </w:p>
    <w:p w14:paraId="4902857A">
      <w:pPr>
        <w:autoSpaceDE w:val="0"/>
        <w:autoSpaceDN w:val="0"/>
        <w:adjustRightInd w:val="0"/>
        <w:spacing w:line="243" w:lineRule="auto"/>
        <w:ind w:left="1071"/>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measured trial speed shall be corrected</w:t>
      </w:r>
      <w:r>
        <w:rPr>
          <w:rFonts w:hint="eastAsia"/>
          <w:color w:val="000000" w:themeColor="text1"/>
          <w:kern w:val="0"/>
          <w:sz w:val="24"/>
          <w14:textFill>
            <w14:solidFill>
              <w14:schemeClr w14:val="tx1"/>
            </w14:solidFill>
          </w14:textFill>
        </w:rPr>
        <w:t xml:space="preserve"> to no wind and no wave, open, deep and current less sea conditions </w:t>
      </w:r>
      <w:r>
        <w:rPr>
          <w:color w:val="000000" w:themeColor="text1"/>
          <w:kern w:val="0"/>
          <w:sz w:val="24"/>
          <w14:textFill>
            <w14:solidFill>
              <w14:schemeClr w14:val="tx1"/>
            </w14:solidFill>
          </w14:textFill>
        </w:rPr>
        <w:t>as per ISO 15016:2015</w:t>
      </w:r>
      <w:r>
        <w:rPr>
          <w:rFonts w:hint="eastAsia"/>
          <w:color w:val="000000" w:themeColor="text1"/>
          <w:kern w:val="0"/>
          <w:sz w:val="24"/>
          <w14:textFill>
            <w14:solidFill>
              <w14:schemeClr w14:val="tx1"/>
            </w14:solidFill>
          </w14:textFill>
        </w:rPr>
        <w:t xml:space="preserve">(E) - </w:t>
      </w:r>
      <w:r>
        <w:rPr>
          <w:color w:val="000000" w:themeColor="text1"/>
          <w:kern w:val="0"/>
          <w:sz w:val="24"/>
          <w14:textFill>
            <w14:solidFill>
              <w14:schemeClr w14:val="tx1"/>
            </w14:solidFill>
          </w14:textFill>
        </w:rPr>
        <w:t>"Guidelines for the assessment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of speed and power performance by analysis of speed trial data".</w:t>
      </w:r>
    </w:p>
    <w:p w14:paraId="5E3CEF9D">
      <w:pPr>
        <w:tabs>
          <w:tab w:val="left" w:pos="1540"/>
        </w:tabs>
        <w:autoSpaceDE w:val="0"/>
        <w:autoSpaceDN w:val="0"/>
        <w:adjustRightInd w:val="0"/>
        <w:jc w:val="left"/>
        <w:rPr>
          <w:color w:val="000000" w:themeColor="text1"/>
          <w:kern w:val="0"/>
          <w:sz w:val="24"/>
          <w14:textFill>
            <w14:solidFill>
              <w14:schemeClr w14:val="tx1"/>
            </w14:solidFill>
          </w14:textFill>
        </w:rPr>
      </w:pPr>
    </w:p>
    <w:p w14:paraId="5207430F">
      <w:pPr>
        <w:tabs>
          <w:tab w:val="left" w:pos="1540"/>
        </w:tabs>
        <w:autoSpaceDE w:val="0"/>
        <w:autoSpaceDN w:val="0"/>
        <w:adjustRightInd w:val="0"/>
        <w:ind w:left="1102"/>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w:t>
      </w:r>
      <w:r>
        <w:rPr>
          <w:rFonts w:hint="eastAsia"/>
          <w:color w:val="000000" w:themeColor="text1"/>
          <w:kern w:val="0"/>
          <w:sz w:val="24"/>
          <w14:textFill>
            <w14:solidFill>
              <w14:schemeClr w14:val="tx1"/>
            </w14:solidFill>
          </w14:textFill>
        </w:rPr>
        <w:t>he service speed at design draught under the conditions defined in Section 2-7.3 shall be obtained by means of extrapolation based on the above corrected speed and model test results.</w:t>
      </w:r>
    </w:p>
    <w:p w14:paraId="1F03DD52">
      <w:pPr>
        <w:tabs>
          <w:tab w:val="left" w:pos="1540"/>
        </w:tabs>
        <w:autoSpaceDE w:val="0"/>
        <w:autoSpaceDN w:val="0"/>
        <w:adjustRightInd w:val="0"/>
        <w:ind w:left="1102"/>
        <w:jc w:val="left"/>
        <w:rPr>
          <w:color w:val="000000" w:themeColor="text1"/>
          <w:kern w:val="0"/>
          <w:sz w:val="24"/>
          <w14:textFill>
            <w14:solidFill>
              <w14:schemeClr w14:val="tx1"/>
            </w14:solidFill>
          </w14:textFill>
        </w:rPr>
      </w:pPr>
    </w:p>
    <w:p w14:paraId="26BA6F84">
      <w:pPr>
        <w:tabs>
          <w:tab w:val="left" w:pos="1540"/>
        </w:tabs>
        <w:autoSpaceDE w:val="0"/>
        <w:autoSpaceDN w:val="0"/>
        <w:adjustRightInd w:val="0"/>
        <w:ind w:left="1102"/>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Durin</w:t>
      </w:r>
      <w:r>
        <w:rPr>
          <w:rFonts w:hint="eastAsia"/>
          <w:color w:val="000000" w:themeColor="text1"/>
          <w:kern w:val="0"/>
          <w:sz w:val="24"/>
          <w14:textFill>
            <w14:solidFill>
              <w14:schemeClr w14:val="tx1"/>
            </w14:solidFill>
          </w14:textFill>
        </w:rPr>
        <w:t xml:space="preserve">g the sea trial </w:t>
      </w:r>
      <w:r>
        <w:rPr>
          <w:color w:val="000000" w:themeColor="text1"/>
          <w:kern w:val="0"/>
          <w:sz w:val="24"/>
          <w14:textFill>
            <w14:solidFill>
              <w14:schemeClr w14:val="tx1"/>
            </w14:solidFill>
          </w14:textFill>
        </w:rPr>
        <w:t>following</w:t>
      </w:r>
      <w:r>
        <w:rPr>
          <w:rFonts w:hint="eastAsia"/>
          <w:color w:val="000000" w:themeColor="text1"/>
          <w:kern w:val="0"/>
          <w:sz w:val="24"/>
          <w14:textFill>
            <w14:solidFill>
              <w14:schemeClr w14:val="tx1"/>
            </w14:solidFill>
          </w14:textFill>
        </w:rPr>
        <w:t xml:space="preserve"> test and trial, as well as other items required by the Classification Society and/or the Regulation Bodies concerned shall be conducted.</w:t>
      </w:r>
    </w:p>
    <w:p w14:paraId="163CACAC">
      <w:pPr>
        <w:tabs>
          <w:tab w:val="left" w:pos="1540"/>
        </w:tabs>
        <w:autoSpaceDE w:val="0"/>
        <w:autoSpaceDN w:val="0"/>
        <w:adjustRightInd w:val="0"/>
        <w:jc w:val="left"/>
        <w:rPr>
          <w:color w:val="000000" w:themeColor="text1"/>
          <w:kern w:val="0"/>
          <w:sz w:val="24"/>
          <w14:textFill>
            <w14:solidFill>
              <w14:schemeClr w14:val="tx1"/>
            </w14:solidFill>
          </w14:textFill>
        </w:rPr>
      </w:pPr>
    </w:p>
    <w:tbl>
      <w:tblPr>
        <w:tblStyle w:val="40"/>
        <w:tblW w:w="8930" w:type="dxa"/>
        <w:tblInd w:w="95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99" w:type="dxa"/>
          <w:bottom w:w="0" w:type="dxa"/>
          <w:right w:w="99" w:type="dxa"/>
        </w:tblCellMar>
      </w:tblPr>
      <w:tblGrid>
        <w:gridCol w:w="4111"/>
        <w:gridCol w:w="1080"/>
        <w:gridCol w:w="1329"/>
        <w:gridCol w:w="1332"/>
        <w:gridCol w:w="1078"/>
      </w:tblGrid>
      <w:tr w14:paraId="13FFE8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tblHeader/>
        </w:trPr>
        <w:tc>
          <w:tcPr>
            <w:tcW w:w="4111" w:type="dxa"/>
          </w:tcPr>
          <w:p w14:paraId="6DDA09DF">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Item</w:t>
            </w:r>
          </w:p>
        </w:tc>
        <w:tc>
          <w:tcPr>
            <w:tcW w:w="1080" w:type="dxa"/>
          </w:tcPr>
          <w:p w14:paraId="0DCA40BD">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M/E Load</w:t>
            </w:r>
          </w:p>
        </w:tc>
        <w:tc>
          <w:tcPr>
            <w:tcW w:w="1329" w:type="dxa"/>
          </w:tcPr>
          <w:p w14:paraId="33A231DB">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1</w:t>
            </w:r>
            <w:r>
              <w:rPr>
                <w:rFonts w:eastAsia="黑体"/>
                <w:snapToGrid w:val="0"/>
                <w:color w:val="000000" w:themeColor="text1"/>
                <w:sz w:val="24"/>
                <w:vertAlign w:val="superscript"/>
                <w14:textFill>
                  <w14:solidFill>
                    <w14:schemeClr w14:val="tx1"/>
                  </w14:solidFill>
                </w14:textFill>
              </w:rPr>
              <w:t>st</w:t>
            </w:r>
            <w:r>
              <w:rPr>
                <w:rFonts w:eastAsia="黑体"/>
                <w:snapToGrid w:val="0"/>
                <w:color w:val="000000" w:themeColor="text1"/>
                <w:sz w:val="24"/>
                <w14:textFill>
                  <w14:solidFill>
                    <w14:schemeClr w14:val="tx1"/>
                  </w14:solidFill>
                </w14:textFill>
              </w:rPr>
              <w:t xml:space="preserve"> Vessel</w:t>
            </w:r>
          </w:p>
        </w:tc>
        <w:tc>
          <w:tcPr>
            <w:tcW w:w="1332" w:type="dxa"/>
          </w:tcPr>
          <w:p w14:paraId="64038608">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Subsequent Vessel (s)</w:t>
            </w:r>
          </w:p>
        </w:tc>
        <w:tc>
          <w:tcPr>
            <w:tcW w:w="1078" w:type="dxa"/>
          </w:tcPr>
          <w:p w14:paraId="75470BBB">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Remark</w:t>
            </w:r>
          </w:p>
        </w:tc>
      </w:tr>
      <w:tr w14:paraId="101D20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Pr>
          <w:p w14:paraId="62B2E3F4">
            <w:pPr>
              <w:tabs>
                <w:tab w:val="left" w:pos="-720"/>
              </w:tabs>
              <w:suppressAutoHyphens/>
              <w:spacing w:before="100" w:beforeAutospacing="1" w:after="100" w:afterAutospacing="1" w:line="320" w:lineRule="exac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Test condition</w:t>
            </w:r>
          </w:p>
        </w:tc>
        <w:tc>
          <w:tcPr>
            <w:tcW w:w="1080" w:type="dxa"/>
          </w:tcPr>
          <w:p w14:paraId="146976D9">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w:t>
            </w:r>
          </w:p>
        </w:tc>
        <w:tc>
          <w:tcPr>
            <w:tcW w:w="1329" w:type="dxa"/>
          </w:tcPr>
          <w:p w14:paraId="06CB4F1D">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Ballast draught</w:t>
            </w:r>
          </w:p>
        </w:tc>
        <w:tc>
          <w:tcPr>
            <w:tcW w:w="1332" w:type="dxa"/>
          </w:tcPr>
          <w:p w14:paraId="548E2546">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Ballast draught</w:t>
            </w:r>
          </w:p>
        </w:tc>
        <w:tc>
          <w:tcPr>
            <w:tcW w:w="1078" w:type="dxa"/>
          </w:tcPr>
          <w:p w14:paraId="407F05C7">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w:t>
            </w:r>
          </w:p>
        </w:tc>
      </w:tr>
      <w:tr w14:paraId="26F1D57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Pr>
        <w:tc>
          <w:tcPr>
            <w:tcW w:w="4111" w:type="dxa"/>
            <w:vMerge w:val="restart"/>
          </w:tcPr>
          <w:p w14:paraId="48BE88CE">
            <w:pPr>
              <w:tabs>
                <w:tab w:val="left" w:pos="-720"/>
              </w:tabs>
              <w:suppressAutoHyphens/>
              <w:spacing w:before="100" w:beforeAutospacing="1" w:after="100" w:afterAutospacing="1" w:line="320" w:lineRule="exac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Progressive speed</w:t>
            </w:r>
          </w:p>
        </w:tc>
        <w:tc>
          <w:tcPr>
            <w:tcW w:w="1080" w:type="dxa"/>
          </w:tcPr>
          <w:p w14:paraId="527BBFB3">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c>
          <w:tcPr>
            <w:tcW w:w="1329" w:type="dxa"/>
          </w:tcPr>
          <w:p w14:paraId="1FEB3EDF">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c>
          <w:tcPr>
            <w:tcW w:w="1332" w:type="dxa"/>
          </w:tcPr>
          <w:p w14:paraId="185B88FF">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c>
          <w:tcPr>
            <w:tcW w:w="1078" w:type="dxa"/>
          </w:tcPr>
          <w:p w14:paraId="78C6052D">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r>
      <w:tr w14:paraId="7AFD00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Pr>
        <w:tc>
          <w:tcPr>
            <w:tcW w:w="4111" w:type="dxa"/>
            <w:vMerge w:val="continue"/>
          </w:tcPr>
          <w:p w14:paraId="76657C4E">
            <w:pPr>
              <w:tabs>
                <w:tab w:val="left" w:pos="-720"/>
              </w:tabs>
              <w:suppressAutoHyphens/>
              <w:spacing w:before="100" w:beforeAutospacing="1" w:after="100" w:afterAutospacing="1" w:line="320" w:lineRule="exact"/>
              <w:rPr>
                <w:rFonts w:eastAsia="黑体"/>
                <w:snapToGrid w:val="0"/>
                <w:color w:val="000000" w:themeColor="text1"/>
                <w:sz w:val="24"/>
                <w14:textFill>
                  <w14:solidFill>
                    <w14:schemeClr w14:val="tx1"/>
                  </w14:solidFill>
                </w14:textFill>
              </w:rPr>
            </w:pPr>
          </w:p>
        </w:tc>
        <w:tc>
          <w:tcPr>
            <w:tcW w:w="1080" w:type="dxa"/>
          </w:tcPr>
          <w:p w14:paraId="16C6756F">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65%</w:t>
            </w:r>
          </w:p>
        </w:tc>
        <w:tc>
          <w:tcPr>
            <w:tcW w:w="1329" w:type="dxa"/>
          </w:tcPr>
          <w:p w14:paraId="2E08BCBF">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4CE7FFDB">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Pr>
          <w:p w14:paraId="0AA92532">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*1</w:t>
            </w:r>
          </w:p>
        </w:tc>
      </w:tr>
      <w:tr w14:paraId="37FDA3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Pr>
        <w:tc>
          <w:tcPr>
            <w:tcW w:w="4111" w:type="dxa"/>
            <w:vMerge w:val="continue"/>
          </w:tcPr>
          <w:p w14:paraId="77A0AD8B">
            <w:pPr>
              <w:tabs>
                <w:tab w:val="left" w:pos="-720"/>
              </w:tabs>
              <w:suppressAutoHyphens/>
              <w:spacing w:before="100" w:beforeAutospacing="1" w:after="100" w:afterAutospacing="1" w:line="320" w:lineRule="exact"/>
              <w:rPr>
                <w:rFonts w:eastAsia="黑体"/>
                <w:snapToGrid w:val="0"/>
                <w:color w:val="000000" w:themeColor="text1"/>
                <w:sz w:val="24"/>
                <w14:textFill>
                  <w14:solidFill>
                    <w14:schemeClr w14:val="tx1"/>
                  </w14:solidFill>
                </w14:textFill>
              </w:rPr>
            </w:pPr>
          </w:p>
        </w:tc>
        <w:tc>
          <w:tcPr>
            <w:tcW w:w="1080" w:type="dxa"/>
          </w:tcPr>
          <w:p w14:paraId="661B5A86">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75%</w:t>
            </w:r>
          </w:p>
        </w:tc>
        <w:tc>
          <w:tcPr>
            <w:tcW w:w="1329" w:type="dxa"/>
          </w:tcPr>
          <w:p w14:paraId="3221396B">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7EDFC897">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Pr>
          <w:p w14:paraId="24A07841">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*1</w:t>
            </w:r>
          </w:p>
        </w:tc>
      </w:tr>
      <w:tr w14:paraId="793E41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Pr>
        <w:tc>
          <w:tcPr>
            <w:tcW w:w="4111" w:type="dxa"/>
            <w:vMerge w:val="continue"/>
          </w:tcPr>
          <w:p w14:paraId="44AA15C1">
            <w:pPr>
              <w:tabs>
                <w:tab w:val="left" w:pos="-720"/>
              </w:tabs>
              <w:suppressAutoHyphens/>
              <w:spacing w:before="100" w:beforeAutospacing="1" w:after="100" w:afterAutospacing="1" w:line="320" w:lineRule="exact"/>
              <w:rPr>
                <w:rFonts w:eastAsia="黑体"/>
                <w:snapToGrid w:val="0"/>
                <w:color w:val="000000" w:themeColor="text1"/>
                <w:sz w:val="24"/>
                <w14:textFill>
                  <w14:solidFill>
                    <w14:schemeClr w14:val="tx1"/>
                  </w14:solidFill>
                </w14:textFill>
              </w:rPr>
            </w:pPr>
          </w:p>
        </w:tc>
        <w:tc>
          <w:tcPr>
            <w:tcW w:w="1080" w:type="dxa"/>
          </w:tcPr>
          <w:p w14:paraId="71854E86">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themeColor="text1"/>
                <w:sz w:val="24"/>
                <w14:textFill>
                  <w14:solidFill>
                    <w14:schemeClr w14:val="tx1"/>
                  </w14:solidFill>
                </w14:textFill>
              </w:rPr>
              <w:t>CS</w:t>
            </w:r>
            <w:r>
              <w:rPr>
                <w:rFonts w:eastAsia="黑体"/>
                <w:snapToGrid w:val="0"/>
                <w:color w:val="000000" w:themeColor="text1"/>
                <w:sz w:val="24"/>
                <w14:textFill>
                  <w14:solidFill>
                    <w14:schemeClr w14:val="tx1"/>
                  </w14:solidFill>
                </w14:textFill>
              </w:rPr>
              <w:t>R</w:t>
            </w:r>
          </w:p>
        </w:tc>
        <w:tc>
          <w:tcPr>
            <w:tcW w:w="1329" w:type="dxa"/>
          </w:tcPr>
          <w:p w14:paraId="12B6A6BA">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29DFA8E3">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Pr>
          <w:p w14:paraId="5C25F9F0">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*1*</w:t>
            </w:r>
            <w:r>
              <w:rPr>
                <w:rFonts w:hint="eastAsia" w:eastAsia="黑体"/>
                <w:snapToGrid w:val="0"/>
                <w:color w:val="000000" w:themeColor="text1"/>
                <w:sz w:val="24"/>
                <w14:textFill>
                  <w14:solidFill>
                    <w14:schemeClr w14:val="tx1"/>
                  </w14:solidFill>
                </w14:textFill>
              </w:rPr>
              <w:t>8</w:t>
            </w:r>
          </w:p>
        </w:tc>
      </w:tr>
      <w:tr w14:paraId="267C5C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Pr>
        <w:tc>
          <w:tcPr>
            <w:tcW w:w="4111" w:type="dxa"/>
            <w:vMerge w:val="continue"/>
          </w:tcPr>
          <w:p w14:paraId="4C651C08">
            <w:pPr>
              <w:tabs>
                <w:tab w:val="left" w:pos="-720"/>
              </w:tabs>
              <w:suppressAutoHyphens/>
              <w:spacing w:before="100" w:beforeAutospacing="1" w:after="100" w:afterAutospacing="1" w:line="320" w:lineRule="exact"/>
              <w:rPr>
                <w:rFonts w:eastAsia="黑体"/>
                <w:snapToGrid w:val="0"/>
                <w:color w:val="000000" w:themeColor="text1"/>
                <w:sz w:val="24"/>
                <w14:textFill>
                  <w14:solidFill>
                    <w14:schemeClr w14:val="tx1"/>
                  </w14:solidFill>
                </w14:textFill>
              </w:rPr>
            </w:pPr>
          </w:p>
        </w:tc>
        <w:tc>
          <w:tcPr>
            <w:tcW w:w="1080" w:type="dxa"/>
          </w:tcPr>
          <w:p w14:paraId="59989886">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themeColor="text1"/>
                <w:sz w:val="24"/>
                <w14:textFill>
                  <w14:solidFill>
                    <w14:schemeClr w14:val="tx1"/>
                  </w14:solidFill>
                </w14:textFill>
              </w:rPr>
              <w:t>SMCR</w:t>
            </w:r>
          </w:p>
        </w:tc>
        <w:tc>
          <w:tcPr>
            <w:tcW w:w="1329" w:type="dxa"/>
          </w:tcPr>
          <w:p w14:paraId="7BB57E7F">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3110DB0D">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themeColor="text1"/>
                <w:sz w:val="24"/>
                <w14:textFill>
                  <w14:solidFill>
                    <w14:schemeClr w14:val="tx1"/>
                  </w14:solidFill>
                </w14:textFill>
              </w:rPr>
              <w:t>O</w:t>
            </w:r>
          </w:p>
        </w:tc>
        <w:tc>
          <w:tcPr>
            <w:tcW w:w="1078" w:type="dxa"/>
          </w:tcPr>
          <w:p w14:paraId="0FA413C1">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*1*</w:t>
            </w:r>
            <w:r>
              <w:rPr>
                <w:rFonts w:hint="eastAsia" w:eastAsia="黑体"/>
                <w:snapToGrid w:val="0"/>
                <w:color w:val="000000" w:themeColor="text1"/>
                <w:sz w:val="24"/>
                <w14:textFill>
                  <w14:solidFill>
                    <w14:schemeClr w14:val="tx1"/>
                  </w14:solidFill>
                </w14:textFill>
              </w:rPr>
              <w:t>8</w:t>
            </w:r>
          </w:p>
        </w:tc>
      </w:tr>
      <w:tr w14:paraId="20B1A2B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Pr>
          <w:p w14:paraId="6878C0B2">
            <w:pPr>
              <w:tabs>
                <w:tab w:val="left" w:pos="-720"/>
              </w:tabs>
              <w:suppressAutoHyphens/>
              <w:spacing w:line="320" w:lineRule="exac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Endurance test</w:t>
            </w:r>
          </w:p>
          <w:p w14:paraId="024F8882">
            <w:pPr>
              <w:tabs>
                <w:tab w:val="left" w:pos="-720"/>
              </w:tabs>
              <w:suppressAutoHyphens/>
              <w:spacing w:line="320" w:lineRule="exact"/>
              <w:jc w:val="lef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(Duration: two (2) hours at CSR and four (4) hours at SMCR plus 30 minutes at 103.2% normal propeller speed where engine adjustment permits.</w:t>
            </w:r>
            <w:r>
              <w:rPr>
                <w:rFonts w:hint="eastAsia" w:eastAsia="黑体"/>
                <w:snapToGrid w:val="0"/>
                <w:color w:val="000000" w:themeColor="text1"/>
                <w:sz w:val="24"/>
                <w14:textFill>
                  <w14:solidFill>
                    <w14:schemeClr w14:val="tx1"/>
                  </w14:solidFill>
                </w14:textFill>
              </w:rPr>
              <w:t>)</w:t>
            </w:r>
          </w:p>
        </w:tc>
        <w:tc>
          <w:tcPr>
            <w:tcW w:w="1080" w:type="dxa"/>
          </w:tcPr>
          <w:p w14:paraId="0C728AE5">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themeColor="text1"/>
                <w:sz w:val="24"/>
                <w14:textFill>
                  <w14:solidFill>
                    <w14:schemeClr w14:val="tx1"/>
                  </w14:solidFill>
                </w14:textFill>
              </w:rPr>
              <w:t>CS</w:t>
            </w:r>
            <w:r>
              <w:rPr>
                <w:rFonts w:eastAsia="黑体"/>
                <w:snapToGrid w:val="0"/>
                <w:color w:val="000000" w:themeColor="text1"/>
                <w:sz w:val="24"/>
                <w14:textFill>
                  <w14:solidFill>
                    <w14:schemeClr w14:val="tx1"/>
                  </w14:solidFill>
                </w14:textFill>
              </w:rPr>
              <w:t>R</w:t>
            </w:r>
          </w:p>
          <w:p w14:paraId="0E3F16AC">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c>
          <w:tcPr>
            <w:tcW w:w="1329" w:type="dxa"/>
          </w:tcPr>
          <w:p w14:paraId="798A1F13">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255C90BB">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Pr>
          <w:p w14:paraId="59C767FD">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*2</w:t>
            </w:r>
          </w:p>
          <w:p w14:paraId="1F43879B">
            <w:pPr>
              <w:tabs>
                <w:tab w:val="left" w:pos="-720"/>
              </w:tabs>
              <w:suppressAutoHyphens/>
              <w:spacing w:before="100" w:beforeAutospacing="1" w:after="100" w:afterAutospacing="1" w:line="320" w:lineRule="exact"/>
              <w:rPr>
                <w:rFonts w:eastAsia="黑体"/>
                <w:snapToGrid w:val="0"/>
                <w:color w:val="000000" w:themeColor="text1"/>
                <w:sz w:val="24"/>
                <w14:textFill>
                  <w14:solidFill>
                    <w14:schemeClr w14:val="tx1"/>
                  </w14:solidFill>
                </w14:textFill>
              </w:rPr>
            </w:pPr>
          </w:p>
        </w:tc>
      </w:tr>
      <w:tr w14:paraId="78623B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Pr>
        <w:tc>
          <w:tcPr>
            <w:tcW w:w="7852" w:type="dxa"/>
            <w:gridSpan w:val="4"/>
          </w:tcPr>
          <w:p w14:paraId="5D3ED07F">
            <w:pPr>
              <w:pStyle w:val="64"/>
              <w:tabs>
                <w:tab w:val="left" w:pos="-720"/>
              </w:tabs>
              <w:suppressAutoHyphens/>
              <w:spacing w:before="100" w:beforeAutospacing="1" w:after="100" w:afterAutospacing="1" w:line="320" w:lineRule="exact"/>
              <w:rPr>
                <w:rFonts w:ascii="Times New Roman" w:eastAsia="黑体"/>
                <w:snapToGrid w:val="0"/>
                <w:color w:val="000000" w:themeColor="text1"/>
                <w:szCs w:val="24"/>
                <w:lang w:eastAsia="zh-CN"/>
                <w14:textFill>
                  <w14:solidFill>
                    <w14:schemeClr w14:val="tx1"/>
                  </w14:solidFill>
                </w14:textFill>
              </w:rPr>
            </w:pPr>
            <w:r>
              <w:rPr>
                <w:rFonts w:ascii="Times New Roman" w:eastAsia="黑体"/>
                <w:snapToGrid w:val="0"/>
                <w:color w:val="000000" w:themeColor="text1"/>
                <w:szCs w:val="24"/>
                <w:lang w:eastAsia="zh-CN"/>
                <w14:textFill>
                  <w14:solidFill>
                    <w14:schemeClr w14:val="tx1"/>
                  </w14:solidFill>
                </w14:textFill>
              </w:rPr>
              <w:t>Maneuvering test</w:t>
            </w:r>
          </w:p>
        </w:tc>
        <w:tc>
          <w:tcPr>
            <w:tcW w:w="1078" w:type="dxa"/>
          </w:tcPr>
          <w:p w14:paraId="1B8B6C6E">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r>
      <w:tr w14:paraId="266AE86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cantSplit/>
          <w:trHeight w:val="443" w:hRule="atLeast"/>
        </w:trPr>
        <w:tc>
          <w:tcPr>
            <w:tcW w:w="4111" w:type="dxa"/>
          </w:tcPr>
          <w:p w14:paraId="3C695179">
            <w:pPr>
              <w:pStyle w:val="23"/>
              <w:tabs>
                <w:tab w:val="left" w:pos="-720"/>
              </w:tabs>
              <w:suppressAutoHyphens/>
              <w:spacing w:before="100" w:beforeAutospacing="1" w:after="100" w:afterAutospacing="1" w:line="320" w:lineRule="exact"/>
              <w:ind w:firstLine="240" w:firstLineChars="100"/>
              <w:rPr>
                <w:rFonts w:ascii="Times New Roman" w:hAnsi="Times New Roman" w:eastAsia="黑体"/>
                <w:snapToGrid w:val="0"/>
                <w:color w:val="000000" w:themeColor="text1"/>
                <w:szCs w:val="24"/>
                <w:lang w:val="en-US" w:eastAsia="zh-CN"/>
                <w14:textFill>
                  <w14:solidFill>
                    <w14:schemeClr w14:val="tx1"/>
                  </w14:solidFill>
                </w14:textFill>
              </w:rPr>
            </w:pPr>
            <w:r>
              <w:rPr>
                <w:rFonts w:ascii="Times New Roman" w:hAnsi="Times New Roman" w:eastAsia="黑体"/>
                <w:snapToGrid w:val="0"/>
                <w:color w:val="000000" w:themeColor="text1"/>
                <w:szCs w:val="24"/>
                <w:lang w:val="en-US" w:eastAsia="zh-CN"/>
                <w14:textFill>
                  <w14:solidFill>
                    <w14:schemeClr w14:val="tx1"/>
                  </w14:solidFill>
                </w14:textFill>
              </w:rPr>
              <w:t>- Turning circle test</w:t>
            </w:r>
          </w:p>
        </w:tc>
        <w:tc>
          <w:tcPr>
            <w:tcW w:w="1080" w:type="dxa"/>
          </w:tcPr>
          <w:p w14:paraId="24C9A91E">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*3</w:t>
            </w:r>
          </w:p>
        </w:tc>
        <w:tc>
          <w:tcPr>
            <w:tcW w:w="1329" w:type="dxa"/>
          </w:tcPr>
          <w:p w14:paraId="6D217243">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25D19532">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X</w:t>
            </w:r>
          </w:p>
        </w:tc>
        <w:tc>
          <w:tcPr>
            <w:tcW w:w="1078" w:type="dxa"/>
          </w:tcPr>
          <w:p w14:paraId="20F99675">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*5</w:t>
            </w:r>
          </w:p>
        </w:tc>
      </w:tr>
      <w:tr w14:paraId="02C29AE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Pr>
          <w:p w14:paraId="44DD901C">
            <w:pPr>
              <w:tabs>
                <w:tab w:val="left" w:pos="-720"/>
              </w:tabs>
              <w:suppressAutoHyphens/>
              <w:spacing w:before="100" w:beforeAutospacing="1" w:after="100" w:afterAutospacing="1" w:line="320" w:lineRule="exact"/>
              <w:ind w:firstLine="240" w:firstLineChars="100"/>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Zig-Zag test</w:t>
            </w:r>
          </w:p>
        </w:tc>
        <w:tc>
          <w:tcPr>
            <w:tcW w:w="1080" w:type="dxa"/>
          </w:tcPr>
          <w:p w14:paraId="0ECD9CAC">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*3</w:t>
            </w:r>
          </w:p>
        </w:tc>
        <w:tc>
          <w:tcPr>
            <w:tcW w:w="1329" w:type="dxa"/>
          </w:tcPr>
          <w:p w14:paraId="79D05F19">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30A94B2A">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X</w:t>
            </w:r>
          </w:p>
        </w:tc>
        <w:tc>
          <w:tcPr>
            <w:tcW w:w="1078" w:type="dxa"/>
          </w:tcPr>
          <w:p w14:paraId="02693508">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10</w:t>
            </w:r>
            <w:r>
              <w:rPr>
                <w:rFonts w:eastAsia="黑体"/>
                <w:snapToGrid w:val="0"/>
                <w:color w:val="000000" w:themeColor="text1"/>
                <w:sz w:val="24"/>
                <w14:textFill>
                  <w14:solidFill>
                    <w14:schemeClr w14:val="tx1"/>
                  </w14:solidFill>
                </w14:textFill>
              </w:rPr>
              <w:sym w:font="Symbol" w:char="F0B0"/>
            </w:r>
            <w:r>
              <w:rPr>
                <w:rFonts w:eastAsia="黑体"/>
                <w:snapToGrid w:val="0"/>
                <w:color w:val="000000" w:themeColor="text1"/>
                <w:sz w:val="24"/>
                <w14:textFill>
                  <w14:solidFill>
                    <w14:schemeClr w14:val="tx1"/>
                  </w14:solidFill>
                </w14:textFill>
              </w:rPr>
              <w:t>/10</w:t>
            </w:r>
            <w:r>
              <w:rPr>
                <w:rFonts w:eastAsia="黑体"/>
                <w:snapToGrid w:val="0"/>
                <w:color w:val="000000" w:themeColor="text1"/>
                <w:sz w:val="24"/>
                <w14:textFill>
                  <w14:solidFill>
                    <w14:schemeClr w14:val="tx1"/>
                  </w14:solidFill>
                </w14:textFill>
              </w:rPr>
              <w:sym w:font="Symbol" w:char="F0B0"/>
            </w:r>
          </w:p>
        </w:tc>
      </w:tr>
      <w:tr w14:paraId="68535E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Pr>
          <w:p w14:paraId="3BD109BB">
            <w:pPr>
              <w:tabs>
                <w:tab w:val="left" w:pos="-720"/>
              </w:tabs>
              <w:suppressAutoHyphens/>
              <w:spacing w:before="100" w:beforeAutospacing="1" w:after="100" w:afterAutospacing="1" w:line="320" w:lineRule="exact"/>
              <w:ind w:firstLine="240" w:firstLineChars="100"/>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Crash stop astern test</w:t>
            </w:r>
          </w:p>
        </w:tc>
        <w:tc>
          <w:tcPr>
            <w:tcW w:w="1080" w:type="dxa"/>
          </w:tcPr>
          <w:p w14:paraId="4B071003">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xml:space="preserve">*3 cond. To full astern </w:t>
            </w:r>
          </w:p>
        </w:tc>
        <w:tc>
          <w:tcPr>
            <w:tcW w:w="1329" w:type="dxa"/>
          </w:tcPr>
          <w:p w14:paraId="19B096CE">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61F82BFC">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Pr>
          <w:p w14:paraId="30953F27">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*4</w:t>
            </w:r>
          </w:p>
        </w:tc>
      </w:tr>
      <w:tr w14:paraId="484CFCC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Pr>
          <w:p w14:paraId="19668295">
            <w:pPr>
              <w:tabs>
                <w:tab w:val="left" w:pos="-720"/>
              </w:tabs>
              <w:suppressAutoHyphens/>
              <w:spacing w:before="100" w:beforeAutospacing="1" w:after="100" w:afterAutospacing="1" w:line="320" w:lineRule="exact"/>
              <w:ind w:firstLine="240" w:firstLineChars="100"/>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xml:space="preserve">- </w:t>
            </w:r>
            <w:r>
              <w:rPr>
                <w:rFonts w:hint="eastAsia" w:eastAsia="黑体"/>
                <w:snapToGrid w:val="0"/>
                <w:color w:val="000000" w:themeColor="text1"/>
                <w:sz w:val="24"/>
                <w14:textFill>
                  <w14:solidFill>
                    <w14:schemeClr w14:val="tx1"/>
                  </w14:solidFill>
                </w14:textFill>
              </w:rPr>
              <w:t>I</w:t>
            </w:r>
            <w:r>
              <w:rPr>
                <w:rFonts w:eastAsia="黑体"/>
                <w:snapToGrid w:val="0"/>
                <w:color w:val="000000" w:themeColor="text1"/>
                <w:sz w:val="24"/>
                <w14:textFill>
                  <w14:solidFill>
                    <w14:schemeClr w14:val="tx1"/>
                  </w14:solidFill>
                </w14:textFill>
              </w:rPr>
              <w:t>nertia test</w:t>
            </w:r>
          </w:p>
        </w:tc>
        <w:tc>
          <w:tcPr>
            <w:tcW w:w="1080" w:type="dxa"/>
          </w:tcPr>
          <w:p w14:paraId="06112389">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themeColor="text1"/>
                <w:sz w:val="24"/>
                <w14:textFill>
                  <w14:solidFill>
                    <w14:schemeClr w14:val="tx1"/>
                  </w14:solidFill>
                </w14:textFill>
              </w:rPr>
              <w:t>CS</w:t>
            </w:r>
            <w:r>
              <w:rPr>
                <w:rFonts w:eastAsia="黑体"/>
                <w:snapToGrid w:val="0"/>
                <w:color w:val="000000" w:themeColor="text1"/>
                <w:sz w:val="24"/>
                <w14:textFill>
                  <w14:solidFill>
                    <w14:schemeClr w14:val="tx1"/>
                  </w14:solidFill>
                </w14:textFill>
              </w:rPr>
              <w:t>R</w:t>
            </w:r>
          </w:p>
        </w:tc>
        <w:tc>
          <w:tcPr>
            <w:tcW w:w="1329" w:type="dxa"/>
          </w:tcPr>
          <w:p w14:paraId="0F91B7A6">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165F8985">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X</w:t>
            </w:r>
          </w:p>
        </w:tc>
        <w:tc>
          <w:tcPr>
            <w:tcW w:w="1078" w:type="dxa"/>
          </w:tcPr>
          <w:p w14:paraId="61E455D8">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*7, *</w:t>
            </w:r>
            <w:r>
              <w:rPr>
                <w:rFonts w:hint="eastAsia" w:eastAsia="黑体"/>
                <w:snapToGrid w:val="0"/>
                <w:color w:val="000000" w:themeColor="text1"/>
                <w:sz w:val="24"/>
                <w14:textFill>
                  <w14:solidFill>
                    <w14:schemeClr w14:val="tx1"/>
                  </w14:solidFill>
                </w14:textFill>
              </w:rPr>
              <w:t>9</w:t>
            </w:r>
          </w:p>
        </w:tc>
      </w:tr>
      <w:tr w14:paraId="410AA0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Pr>
          <w:p w14:paraId="3571441D">
            <w:pPr>
              <w:tabs>
                <w:tab w:val="left" w:pos="-720"/>
              </w:tabs>
              <w:suppressAutoHyphens/>
              <w:spacing w:before="100" w:beforeAutospacing="1" w:after="100" w:afterAutospacing="1" w:line="320" w:lineRule="exact"/>
              <w:ind w:firstLine="240" w:firstLineChars="100"/>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Williamson turning test</w:t>
            </w:r>
          </w:p>
        </w:tc>
        <w:tc>
          <w:tcPr>
            <w:tcW w:w="1080" w:type="dxa"/>
          </w:tcPr>
          <w:p w14:paraId="22CE204C">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sz w:val="24"/>
              </w:rPr>
              <w:t>CSR</w:t>
            </w:r>
          </w:p>
        </w:tc>
        <w:tc>
          <w:tcPr>
            <w:tcW w:w="1329" w:type="dxa"/>
          </w:tcPr>
          <w:p w14:paraId="2556C87E">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sz w:val="24"/>
              </w:rPr>
              <w:t>O</w:t>
            </w:r>
          </w:p>
        </w:tc>
        <w:tc>
          <w:tcPr>
            <w:tcW w:w="1332" w:type="dxa"/>
          </w:tcPr>
          <w:p w14:paraId="7EAB0F5A">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sz w:val="24"/>
              </w:rPr>
              <w:t>X</w:t>
            </w:r>
          </w:p>
        </w:tc>
        <w:tc>
          <w:tcPr>
            <w:tcW w:w="1078" w:type="dxa"/>
          </w:tcPr>
          <w:p w14:paraId="15960BAF">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sz w:val="24"/>
              </w:rPr>
              <w:t>*7</w:t>
            </w:r>
          </w:p>
        </w:tc>
      </w:tr>
      <w:tr w14:paraId="591DC1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Pr>
          <w:p w14:paraId="17EE5644">
            <w:pPr>
              <w:pStyle w:val="64"/>
              <w:tabs>
                <w:tab w:val="left" w:pos="-720"/>
              </w:tabs>
              <w:suppressAutoHyphens/>
              <w:spacing w:before="100" w:beforeAutospacing="1" w:after="100" w:afterAutospacing="1" w:line="320" w:lineRule="exact"/>
              <w:rPr>
                <w:rFonts w:ascii="Times New Roman" w:eastAsia="黑体"/>
                <w:snapToGrid w:val="0"/>
                <w:color w:val="000000" w:themeColor="text1"/>
                <w:szCs w:val="24"/>
                <w:lang w:eastAsia="zh-CN"/>
                <w14:textFill>
                  <w14:solidFill>
                    <w14:schemeClr w14:val="tx1"/>
                  </w14:solidFill>
                </w14:textFill>
              </w:rPr>
            </w:pPr>
            <w:r>
              <w:rPr>
                <w:rFonts w:ascii="Times New Roman" w:eastAsia="黑体"/>
                <w:snapToGrid w:val="0"/>
                <w:color w:val="000000" w:themeColor="text1"/>
                <w:szCs w:val="24"/>
                <w:lang w:eastAsia="zh-CN"/>
                <w14:textFill>
                  <w14:solidFill>
                    <w14:schemeClr w14:val="tx1"/>
                  </w14:solidFill>
                </w14:textFill>
              </w:rPr>
              <w:t>Measurement of noise level</w:t>
            </w:r>
            <w:r>
              <w:rPr>
                <w:rFonts w:hint="eastAsia" w:ascii="Times New Roman" w:eastAsia="黑体"/>
                <w:snapToGrid w:val="0"/>
                <w:color w:val="000000" w:themeColor="text1"/>
                <w:szCs w:val="24"/>
                <w:lang w:eastAsia="zh-CN"/>
                <w14:textFill>
                  <w14:solidFill>
                    <w14:schemeClr w14:val="tx1"/>
                  </w14:solidFill>
                </w14:textFill>
              </w:rPr>
              <w:t xml:space="preserve"> (during endurance test)</w:t>
            </w:r>
          </w:p>
        </w:tc>
        <w:tc>
          <w:tcPr>
            <w:tcW w:w="1080" w:type="dxa"/>
          </w:tcPr>
          <w:p w14:paraId="1B8E8BB7">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themeColor="text1"/>
                <w:sz w:val="24"/>
                <w14:textFill>
                  <w14:solidFill>
                    <w14:schemeClr w14:val="tx1"/>
                  </w14:solidFill>
                </w14:textFill>
              </w:rPr>
              <w:t>CSR</w:t>
            </w:r>
          </w:p>
        </w:tc>
        <w:tc>
          <w:tcPr>
            <w:tcW w:w="1329" w:type="dxa"/>
          </w:tcPr>
          <w:p w14:paraId="4F045335">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25AC0B35">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themeColor="text1"/>
                <w:sz w:val="24"/>
                <w14:textFill>
                  <w14:solidFill>
                    <w14:schemeClr w14:val="tx1"/>
                  </w14:solidFill>
                </w14:textFill>
              </w:rPr>
              <w:t>O</w:t>
            </w:r>
          </w:p>
        </w:tc>
        <w:tc>
          <w:tcPr>
            <w:tcW w:w="1078" w:type="dxa"/>
          </w:tcPr>
          <w:p w14:paraId="55E6F8C0">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*7</w:t>
            </w:r>
          </w:p>
        </w:tc>
      </w:tr>
      <w:tr w14:paraId="3EC728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Pr>
          <w:p w14:paraId="2EAA7EB0">
            <w:pPr>
              <w:tabs>
                <w:tab w:val="left" w:pos="-720"/>
              </w:tabs>
              <w:suppressAutoHyphens/>
              <w:spacing w:before="100" w:beforeAutospacing="1" w:after="100" w:afterAutospacing="1" w:line="320" w:lineRule="exact"/>
              <w:jc w:val="lef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Measurement of hull local vibration</w:t>
            </w:r>
          </w:p>
        </w:tc>
        <w:tc>
          <w:tcPr>
            <w:tcW w:w="1080" w:type="dxa"/>
          </w:tcPr>
          <w:p w14:paraId="535BE8F7">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themeColor="text1"/>
                <w:sz w:val="24"/>
                <w14:textFill>
                  <w14:solidFill>
                    <w14:schemeClr w14:val="tx1"/>
                  </w14:solidFill>
                </w14:textFill>
              </w:rPr>
              <w:t>CS</w:t>
            </w:r>
            <w:r>
              <w:rPr>
                <w:rFonts w:eastAsia="黑体"/>
                <w:snapToGrid w:val="0"/>
                <w:color w:val="000000" w:themeColor="text1"/>
                <w:sz w:val="24"/>
                <w14:textFill>
                  <w14:solidFill>
                    <w14:schemeClr w14:val="tx1"/>
                  </w14:solidFill>
                </w14:textFill>
              </w:rPr>
              <w:t>R</w:t>
            </w:r>
          </w:p>
        </w:tc>
        <w:tc>
          <w:tcPr>
            <w:tcW w:w="1329" w:type="dxa"/>
          </w:tcPr>
          <w:p w14:paraId="22C535EC">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09A9C33C">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sz w:val="24"/>
              </w:rPr>
              <w:t>X</w:t>
            </w:r>
          </w:p>
        </w:tc>
        <w:tc>
          <w:tcPr>
            <w:tcW w:w="1078" w:type="dxa"/>
          </w:tcPr>
          <w:p w14:paraId="141370A9">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*7</w:t>
            </w:r>
          </w:p>
        </w:tc>
      </w:tr>
      <w:tr w14:paraId="79C618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rPr>
          <w:trHeight w:val="337" w:hRule="atLeast"/>
        </w:trPr>
        <w:tc>
          <w:tcPr>
            <w:tcW w:w="4111" w:type="dxa"/>
          </w:tcPr>
          <w:p w14:paraId="140A1628">
            <w:pPr>
              <w:tabs>
                <w:tab w:val="left" w:pos="-720"/>
              </w:tabs>
              <w:suppressAutoHyphens/>
              <w:spacing w:before="100" w:beforeAutospacing="1" w:after="100" w:afterAutospacing="1" w:line="320" w:lineRule="exac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Steering gear</w:t>
            </w:r>
            <w:r>
              <w:rPr>
                <w:rFonts w:hint="eastAsia" w:eastAsia="黑体"/>
                <w:snapToGrid w:val="0"/>
                <w:color w:val="000000" w:themeColor="text1"/>
                <w:sz w:val="24"/>
                <w14:textFill>
                  <w14:solidFill>
                    <w14:schemeClr w14:val="tx1"/>
                  </w14:solidFill>
                </w14:textFill>
              </w:rPr>
              <w:t xml:space="preserve"> test</w:t>
            </w:r>
          </w:p>
        </w:tc>
        <w:tc>
          <w:tcPr>
            <w:tcW w:w="1080" w:type="dxa"/>
          </w:tcPr>
          <w:p w14:paraId="28B28E51">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themeColor="text1"/>
                <w:sz w:val="24"/>
                <w14:textFill>
                  <w14:solidFill>
                    <w14:schemeClr w14:val="tx1"/>
                  </w14:solidFill>
                </w14:textFill>
              </w:rPr>
              <w:t>SMCR</w:t>
            </w:r>
          </w:p>
        </w:tc>
        <w:tc>
          <w:tcPr>
            <w:tcW w:w="1329" w:type="dxa"/>
          </w:tcPr>
          <w:p w14:paraId="03828540">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78B532B0">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Pr>
          <w:p w14:paraId="51D3A648">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*7</w:t>
            </w:r>
          </w:p>
        </w:tc>
      </w:tr>
      <w:tr w14:paraId="1683CA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Pr>
          <w:p w14:paraId="5C521D92">
            <w:pPr>
              <w:tabs>
                <w:tab w:val="left" w:pos="-720"/>
              </w:tabs>
              <w:suppressAutoHyphens/>
              <w:spacing w:before="100" w:beforeAutospacing="1" w:after="100" w:afterAutospacing="1" w:line="320" w:lineRule="exac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Anchor</w:t>
            </w:r>
            <w:r>
              <w:rPr>
                <w:rFonts w:hint="eastAsia" w:eastAsia="黑体"/>
                <w:snapToGrid w:val="0"/>
                <w:color w:val="000000" w:themeColor="text1"/>
                <w:sz w:val="24"/>
                <w14:textFill>
                  <w14:solidFill>
                    <w14:schemeClr w14:val="tx1"/>
                  </w14:solidFill>
                </w14:textFill>
              </w:rPr>
              <w:t>ing equipment test</w:t>
            </w:r>
          </w:p>
        </w:tc>
        <w:tc>
          <w:tcPr>
            <w:tcW w:w="1080" w:type="dxa"/>
          </w:tcPr>
          <w:p w14:paraId="2CD399B1">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w:t>
            </w:r>
          </w:p>
        </w:tc>
        <w:tc>
          <w:tcPr>
            <w:tcW w:w="1329" w:type="dxa"/>
          </w:tcPr>
          <w:p w14:paraId="3CC1DD7E">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1A2EB176">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Pr>
          <w:p w14:paraId="1FC30439">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r>
      <w:tr w14:paraId="0E4207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Borders>
              <w:top w:val="single" w:color="auto" w:sz="6" w:space="0"/>
              <w:left w:val="single" w:color="auto" w:sz="6" w:space="0"/>
              <w:bottom w:val="single" w:color="auto" w:sz="6" w:space="0"/>
              <w:right w:val="single" w:color="auto" w:sz="6" w:space="0"/>
            </w:tcBorders>
          </w:tcPr>
          <w:p w14:paraId="66AE6AEA">
            <w:pPr>
              <w:tabs>
                <w:tab w:val="left" w:pos="-720"/>
              </w:tabs>
              <w:suppressAutoHyphens/>
              <w:spacing w:before="100" w:beforeAutospacing="1" w:after="100" w:afterAutospacing="1" w:line="320" w:lineRule="exac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Bow thruster test</w:t>
            </w:r>
          </w:p>
        </w:tc>
        <w:tc>
          <w:tcPr>
            <w:tcW w:w="1080" w:type="dxa"/>
            <w:tcBorders>
              <w:top w:val="single" w:color="auto" w:sz="6" w:space="0"/>
              <w:left w:val="single" w:color="auto" w:sz="6" w:space="0"/>
              <w:bottom w:val="single" w:color="auto" w:sz="6" w:space="0"/>
              <w:right w:val="single" w:color="auto" w:sz="6" w:space="0"/>
            </w:tcBorders>
          </w:tcPr>
          <w:p w14:paraId="2EAD597E">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w:t>
            </w:r>
          </w:p>
        </w:tc>
        <w:tc>
          <w:tcPr>
            <w:tcW w:w="1329" w:type="dxa"/>
            <w:tcBorders>
              <w:top w:val="single" w:color="auto" w:sz="6" w:space="0"/>
              <w:left w:val="single" w:color="auto" w:sz="6" w:space="0"/>
              <w:bottom w:val="single" w:color="auto" w:sz="6" w:space="0"/>
              <w:right w:val="single" w:color="auto" w:sz="6" w:space="0"/>
            </w:tcBorders>
          </w:tcPr>
          <w:p w14:paraId="3CF7E598">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Borders>
              <w:top w:val="single" w:color="auto" w:sz="6" w:space="0"/>
              <w:left w:val="single" w:color="auto" w:sz="6" w:space="0"/>
              <w:bottom w:val="single" w:color="auto" w:sz="6" w:space="0"/>
              <w:right w:val="single" w:color="auto" w:sz="6" w:space="0"/>
            </w:tcBorders>
          </w:tcPr>
          <w:p w14:paraId="5A6CE331">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Borders>
              <w:top w:val="single" w:color="auto" w:sz="6" w:space="0"/>
              <w:left w:val="single" w:color="auto" w:sz="6" w:space="0"/>
              <w:bottom w:val="single" w:color="auto" w:sz="6" w:space="0"/>
              <w:right w:val="single" w:color="auto" w:sz="6" w:space="0"/>
            </w:tcBorders>
          </w:tcPr>
          <w:p w14:paraId="22EB3D66">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r>
      <w:tr w14:paraId="16CF31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Pr>
          <w:p w14:paraId="2F940A29">
            <w:pPr>
              <w:tabs>
                <w:tab w:val="left" w:pos="-720"/>
              </w:tabs>
              <w:suppressAutoHyphens/>
              <w:spacing w:before="100" w:beforeAutospacing="1" w:after="100" w:afterAutospacing="1" w:line="320" w:lineRule="exact"/>
              <w:jc w:val="lef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Tests and calibration or adjustment of navigation equipment and instruments such as magnetic compass, auto pilot, echo sounder, speed log and radar, etc.</w:t>
            </w:r>
          </w:p>
        </w:tc>
        <w:tc>
          <w:tcPr>
            <w:tcW w:w="1080" w:type="dxa"/>
          </w:tcPr>
          <w:p w14:paraId="716A3199">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p w14:paraId="1AEC4BB8">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w:t>
            </w:r>
          </w:p>
        </w:tc>
        <w:tc>
          <w:tcPr>
            <w:tcW w:w="1329" w:type="dxa"/>
          </w:tcPr>
          <w:p w14:paraId="6FD502D7">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p w14:paraId="60E644B2">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5A5FD04C">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p w14:paraId="38946DE1">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Pr>
          <w:p w14:paraId="66FC71EF">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r>
      <w:tr w14:paraId="128913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Pr>
          <w:p w14:paraId="7BB0F110">
            <w:pPr>
              <w:tabs>
                <w:tab w:val="left" w:pos="-720"/>
              </w:tabs>
              <w:suppressAutoHyphens/>
              <w:spacing w:before="100" w:beforeAutospacing="1" w:after="100" w:afterAutospacing="1" w:line="320" w:lineRule="exac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xml:space="preserve">Lowest revolution test of </w:t>
            </w:r>
            <w:r>
              <w:rPr>
                <w:rFonts w:hint="eastAsia" w:eastAsia="黑体"/>
                <w:snapToGrid w:val="0"/>
                <w:color w:val="000000" w:themeColor="text1"/>
                <w:sz w:val="24"/>
                <w14:textFill>
                  <w14:solidFill>
                    <w14:schemeClr w14:val="tx1"/>
                  </w14:solidFill>
                </w14:textFill>
              </w:rPr>
              <w:t>m</w:t>
            </w:r>
            <w:r>
              <w:rPr>
                <w:rFonts w:eastAsia="黑体"/>
                <w:snapToGrid w:val="0"/>
                <w:color w:val="000000" w:themeColor="text1"/>
                <w:sz w:val="24"/>
                <w14:textFill>
                  <w14:solidFill>
                    <w14:schemeClr w14:val="tx1"/>
                  </w14:solidFill>
                </w14:textFill>
              </w:rPr>
              <w:t xml:space="preserve">ain </w:t>
            </w:r>
            <w:r>
              <w:rPr>
                <w:rFonts w:hint="eastAsia" w:eastAsia="黑体"/>
                <w:snapToGrid w:val="0"/>
                <w:color w:val="000000" w:themeColor="text1"/>
                <w:sz w:val="24"/>
                <w14:textFill>
                  <w14:solidFill>
                    <w14:schemeClr w14:val="tx1"/>
                  </w14:solidFill>
                </w14:textFill>
              </w:rPr>
              <w:t>e</w:t>
            </w:r>
            <w:r>
              <w:rPr>
                <w:rFonts w:eastAsia="黑体"/>
                <w:snapToGrid w:val="0"/>
                <w:color w:val="000000" w:themeColor="text1"/>
                <w:sz w:val="24"/>
                <w14:textFill>
                  <w14:solidFill>
                    <w14:schemeClr w14:val="tx1"/>
                  </w14:solidFill>
                </w14:textFill>
              </w:rPr>
              <w:t>ngine</w:t>
            </w:r>
          </w:p>
        </w:tc>
        <w:tc>
          <w:tcPr>
            <w:tcW w:w="1080" w:type="dxa"/>
          </w:tcPr>
          <w:p w14:paraId="77947C84">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Lowest RPM</w:t>
            </w:r>
          </w:p>
        </w:tc>
        <w:tc>
          <w:tcPr>
            <w:tcW w:w="1329" w:type="dxa"/>
          </w:tcPr>
          <w:p w14:paraId="28F4D7DB">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1DB77C06">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Pr>
          <w:p w14:paraId="6FD0FE89">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r>
      <w:tr w14:paraId="28CE5A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Pr>
          <w:p w14:paraId="60902917">
            <w:pPr>
              <w:tabs>
                <w:tab w:val="left" w:pos="-720"/>
              </w:tabs>
              <w:suppressAutoHyphens/>
              <w:spacing w:before="100" w:beforeAutospacing="1" w:after="100" w:afterAutospacing="1" w:line="320" w:lineRule="exact"/>
              <w:jc w:val="lef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Remote control test of main engine such as main engine maneuver, load up and down, slow down, shut down and emergency stop test, etc.</w:t>
            </w:r>
          </w:p>
        </w:tc>
        <w:tc>
          <w:tcPr>
            <w:tcW w:w="1080" w:type="dxa"/>
          </w:tcPr>
          <w:p w14:paraId="016F87EF">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p w14:paraId="0CA83E9F">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w:t>
            </w:r>
          </w:p>
        </w:tc>
        <w:tc>
          <w:tcPr>
            <w:tcW w:w="1329" w:type="dxa"/>
          </w:tcPr>
          <w:p w14:paraId="1FAB41C9">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p w14:paraId="6E04E52F">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0CBB459C">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p w14:paraId="19101648">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Pr>
          <w:p w14:paraId="2C4AF6BD">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r>
      <w:tr w14:paraId="10979E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Pr>
          <w:p w14:paraId="7DB72902">
            <w:pPr>
              <w:tabs>
                <w:tab w:val="left" w:pos="-720"/>
              </w:tabs>
              <w:suppressAutoHyphens/>
              <w:spacing w:before="100" w:beforeAutospacing="1" w:after="100" w:afterAutospacing="1" w:line="320" w:lineRule="exac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Fire alarm and general alarm test</w:t>
            </w:r>
          </w:p>
        </w:tc>
        <w:tc>
          <w:tcPr>
            <w:tcW w:w="1080" w:type="dxa"/>
          </w:tcPr>
          <w:p w14:paraId="724DA128">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w:t>
            </w:r>
          </w:p>
        </w:tc>
        <w:tc>
          <w:tcPr>
            <w:tcW w:w="1329" w:type="dxa"/>
          </w:tcPr>
          <w:p w14:paraId="685C3063">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27EA6882">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Pr>
          <w:p w14:paraId="7F06854F">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r>
      <w:tr w14:paraId="55D873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Pr>
          <w:p w14:paraId="2643D5D1">
            <w:pPr>
              <w:tabs>
                <w:tab w:val="left" w:pos="-720"/>
              </w:tabs>
              <w:suppressAutoHyphens/>
              <w:spacing w:before="100" w:beforeAutospacing="1" w:after="100" w:afterAutospacing="1" w:line="320" w:lineRule="exact"/>
              <w:rPr>
                <w:rFonts w:eastAsia="黑体"/>
                <w:snapToGrid w:val="0"/>
                <w:color w:val="000000" w:themeColor="text1"/>
                <w:sz w:val="24"/>
                <w14:textFill>
                  <w14:solidFill>
                    <w14:schemeClr w14:val="tx1"/>
                  </w14:solidFill>
                </w14:textFill>
              </w:rPr>
            </w:pPr>
            <w:r>
              <w:rPr>
                <w:rFonts w:hint="eastAsia" w:eastAsia="黑体"/>
                <w:snapToGrid w:val="0"/>
                <w:color w:val="000000" w:themeColor="text1"/>
                <w:sz w:val="24"/>
                <w14:textFill>
                  <w14:solidFill>
                    <w14:schemeClr w14:val="tx1"/>
                  </w14:solidFill>
                </w14:textFill>
              </w:rPr>
              <w:t xml:space="preserve">Unattended operation </w:t>
            </w:r>
            <w:r>
              <w:rPr>
                <w:rFonts w:eastAsia="黑体"/>
                <w:snapToGrid w:val="0"/>
                <w:color w:val="000000" w:themeColor="text1"/>
                <w:sz w:val="24"/>
                <w14:textFill>
                  <w14:solidFill>
                    <w14:schemeClr w14:val="tx1"/>
                  </w14:solidFill>
                </w14:textFill>
              </w:rPr>
              <w:t>test</w:t>
            </w:r>
            <w:r>
              <w:rPr>
                <w:rFonts w:hint="eastAsia" w:eastAsia="黑体"/>
                <w:snapToGrid w:val="0"/>
                <w:color w:val="000000" w:themeColor="text1"/>
                <w:sz w:val="24"/>
                <w14:textFill>
                  <w14:solidFill>
                    <w14:schemeClr w14:val="tx1"/>
                  </w14:solidFill>
                </w14:textFill>
              </w:rPr>
              <w:t xml:space="preserve"> (Duration: four (4) hours)</w:t>
            </w:r>
          </w:p>
        </w:tc>
        <w:tc>
          <w:tcPr>
            <w:tcW w:w="1080" w:type="dxa"/>
          </w:tcPr>
          <w:p w14:paraId="510518C2">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themeColor="text1"/>
                <w:sz w:val="24"/>
                <w14:textFill>
                  <w14:solidFill>
                    <w14:schemeClr w14:val="tx1"/>
                  </w14:solidFill>
                </w14:textFill>
              </w:rPr>
              <w:t>CS</w:t>
            </w:r>
            <w:r>
              <w:rPr>
                <w:rFonts w:eastAsia="黑体"/>
                <w:snapToGrid w:val="0"/>
                <w:color w:val="000000" w:themeColor="text1"/>
                <w:sz w:val="24"/>
                <w14:textFill>
                  <w14:solidFill>
                    <w14:schemeClr w14:val="tx1"/>
                  </w14:solidFill>
                </w14:textFill>
              </w:rPr>
              <w:t>R</w:t>
            </w:r>
          </w:p>
        </w:tc>
        <w:tc>
          <w:tcPr>
            <w:tcW w:w="1329" w:type="dxa"/>
          </w:tcPr>
          <w:p w14:paraId="241D6289">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Pr>
          <w:p w14:paraId="73B6DDAD">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Pr>
          <w:p w14:paraId="5809950E">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*7</w:t>
            </w:r>
          </w:p>
        </w:tc>
      </w:tr>
      <w:tr w14:paraId="6D9940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Borders>
              <w:top w:val="single" w:color="auto" w:sz="6" w:space="0"/>
              <w:left w:val="single" w:color="auto" w:sz="6" w:space="0"/>
              <w:bottom w:val="single" w:color="auto" w:sz="6" w:space="0"/>
              <w:right w:val="single" w:color="auto" w:sz="6" w:space="0"/>
            </w:tcBorders>
          </w:tcPr>
          <w:p w14:paraId="6DB9DC0C">
            <w:pPr>
              <w:tabs>
                <w:tab w:val="left" w:pos="-720"/>
              </w:tabs>
              <w:suppressAutoHyphens/>
              <w:spacing w:before="100" w:beforeAutospacing="1" w:after="100" w:afterAutospacing="1" w:line="320" w:lineRule="exact"/>
              <w:jc w:val="lef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xml:space="preserve">Exhaust gas </w:t>
            </w:r>
            <w:r>
              <w:rPr>
                <w:rFonts w:hint="eastAsia" w:eastAsia="黑体"/>
                <w:snapToGrid w:val="0"/>
                <w:color w:val="000000" w:themeColor="text1"/>
                <w:sz w:val="24"/>
                <w14:textFill>
                  <w14:solidFill>
                    <w14:schemeClr w14:val="tx1"/>
                  </w14:solidFill>
                </w14:textFill>
              </w:rPr>
              <w:t xml:space="preserve">section of </w:t>
            </w:r>
            <w:r>
              <w:rPr>
                <w:rFonts w:eastAsia="黑体"/>
                <w:snapToGrid w:val="0"/>
                <w:color w:val="000000" w:themeColor="text1"/>
                <w:sz w:val="24"/>
                <w14:textFill>
                  <w14:solidFill>
                    <w14:schemeClr w14:val="tx1"/>
                  </w14:solidFill>
                </w14:textFill>
              </w:rPr>
              <w:t xml:space="preserve">boiler </w:t>
            </w:r>
            <w:r>
              <w:rPr>
                <w:rFonts w:hint="eastAsia" w:eastAsia="黑体"/>
                <w:snapToGrid w:val="0"/>
                <w:color w:val="000000" w:themeColor="text1"/>
                <w:sz w:val="24"/>
                <w14:textFill>
                  <w14:solidFill>
                    <w14:schemeClr w14:val="tx1"/>
                  </w14:solidFill>
                </w14:textFill>
              </w:rPr>
              <w:t>d</w:t>
            </w:r>
            <w:r>
              <w:rPr>
                <w:rFonts w:eastAsia="黑体"/>
                <w:snapToGrid w:val="0"/>
                <w:color w:val="000000" w:themeColor="text1"/>
                <w:sz w:val="24"/>
                <w14:textFill>
                  <w14:solidFill>
                    <w14:schemeClr w14:val="tx1"/>
                  </w14:solidFill>
                </w14:textFill>
              </w:rPr>
              <w:t>emonstration</w:t>
            </w:r>
          </w:p>
        </w:tc>
        <w:tc>
          <w:tcPr>
            <w:tcW w:w="1080" w:type="dxa"/>
            <w:tcBorders>
              <w:top w:val="single" w:color="auto" w:sz="6" w:space="0"/>
              <w:left w:val="single" w:color="auto" w:sz="6" w:space="0"/>
              <w:bottom w:val="single" w:color="auto" w:sz="6" w:space="0"/>
              <w:right w:val="single" w:color="auto" w:sz="6" w:space="0"/>
            </w:tcBorders>
          </w:tcPr>
          <w:p w14:paraId="4F4E9CFD">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w:t>
            </w:r>
          </w:p>
        </w:tc>
        <w:tc>
          <w:tcPr>
            <w:tcW w:w="1329" w:type="dxa"/>
            <w:tcBorders>
              <w:top w:val="single" w:color="auto" w:sz="6" w:space="0"/>
              <w:left w:val="single" w:color="auto" w:sz="6" w:space="0"/>
              <w:bottom w:val="single" w:color="auto" w:sz="6" w:space="0"/>
              <w:right w:val="single" w:color="auto" w:sz="6" w:space="0"/>
            </w:tcBorders>
          </w:tcPr>
          <w:p w14:paraId="5D38ED73">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Borders>
              <w:top w:val="single" w:color="auto" w:sz="6" w:space="0"/>
              <w:left w:val="single" w:color="auto" w:sz="6" w:space="0"/>
              <w:bottom w:val="single" w:color="auto" w:sz="6" w:space="0"/>
              <w:right w:val="single" w:color="auto" w:sz="6" w:space="0"/>
            </w:tcBorders>
          </w:tcPr>
          <w:p w14:paraId="26C87441">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Borders>
              <w:top w:val="single" w:color="auto" w:sz="6" w:space="0"/>
              <w:left w:val="single" w:color="auto" w:sz="6" w:space="0"/>
              <w:bottom w:val="single" w:color="auto" w:sz="6" w:space="0"/>
              <w:right w:val="single" w:color="auto" w:sz="6" w:space="0"/>
            </w:tcBorders>
          </w:tcPr>
          <w:p w14:paraId="4163B5FA">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r>
      <w:tr w14:paraId="0B7BE0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Borders>
              <w:top w:val="single" w:color="auto" w:sz="6" w:space="0"/>
              <w:left w:val="single" w:color="auto" w:sz="6" w:space="0"/>
              <w:bottom w:val="single" w:color="auto" w:sz="6" w:space="0"/>
              <w:right w:val="single" w:color="auto" w:sz="6" w:space="0"/>
            </w:tcBorders>
          </w:tcPr>
          <w:p w14:paraId="300FAD60">
            <w:pPr>
              <w:tabs>
                <w:tab w:val="left" w:pos="-720"/>
              </w:tabs>
              <w:suppressAutoHyphens/>
              <w:spacing w:before="100" w:beforeAutospacing="1" w:after="100" w:afterAutospacing="1" w:line="320" w:lineRule="exact"/>
              <w:jc w:val="lef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xml:space="preserve">Fresh </w:t>
            </w:r>
            <w:r>
              <w:rPr>
                <w:rFonts w:hint="eastAsia" w:eastAsia="黑体"/>
                <w:snapToGrid w:val="0"/>
                <w:color w:val="000000" w:themeColor="text1"/>
                <w:sz w:val="24"/>
                <w14:textFill>
                  <w14:solidFill>
                    <w14:schemeClr w14:val="tx1"/>
                  </w14:solidFill>
                </w14:textFill>
              </w:rPr>
              <w:t>w</w:t>
            </w:r>
            <w:r>
              <w:rPr>
                <w:rFonts w:eastAsia="黑体"/>
                <w:snapToGrid w:val="0"/>
                <w:color w:val="000000" w:themeColor="text1"/>
                <w:sz w:val="24"/>
                <w14:textFill>
                  <w14:solidFill>
                    <w14:schemeClr w14:val="tx1"/>
                  </w14:solidFill>
                </w14:textFill>
              </w:rPr>
              <w:t xml:space="preserve">ater </w:t>
            </w:r>
            <w:r>
              <w:rPr>
                <w:rFonts w:hint="eastAsia" w:eastAsia="黑体"/>
                <w:snapToGrid w:val="0"/>
                <w:color w:val="000000" w:themeColor="text1"/>
                <w:sz w:val="24"/>
                <w14:textFill>
                  <w14:solidFill>
                    <w14:schemeClr w14:val="tx1"/>
                  </w14:solidFill>
                </w14:textFill>
              </w:rPr>
              <w:t>e</w:t>
            </w:r>
            <w:r>
              <w:rPr>
                <w:rFonts w:eastAsia="黑体"/>
                <w:snapToGrid w:val="0"/>
                <w:color w:val="000000" w:themeColor="text1"/>
                <w:sz w:val="24"/>
                <w14:textFill>
                  <w14:solidFill>
                    <w14:schemeClr w14:val="tx1"/>
                  </w14:solidFill>
                </w14:textFill>
              </w:rPr>
              <w:t xml:space="preserve">vaporator </w:t>
            </w:r>
            <w:r>
              <w:rPr>
                <w:rFonts w:hint="eastAsia" w:eastAsia="黑体"/>
                <w:snapToGrid w:val="0"/>
                <w:color w:val="000000" w:themeColor="text1"/>
                <w:sz w:val="24"/>
                <w14:textFill>
                  <w14:solidFill>
                    <w14:schemeClr w14:val="tx1"/>
                  </w14:solidFill>
                </w14:textFill>
              </w:rPr>
              <w:t>c</w:t>
            </w:r>
            <w:r>
              <w:rPr>
                <w:rFonts w:eastAsia="黑体"/>
                <w:snapToGrid w:val="0"/>
                <w:color w:val="000000" w:themeColor="text1"/>
                <w:sz w:val="24"/>
                <w14:textFill>
                  <w14:solidFill>
                    <w14:schemeClr w14:val="tx1"/>
                  </w14:solidFill>
                </w14:textFill>
              </w:rPr>
              <w:t xml:space="preserve">apacity </w:t>
            </w:r>
            <w:r>
              <w:rPr>
                <w:rFonts w:hint="eastAsia" w:eastAsia="黑体"/>
                <w:snapToGrid w:val="0"/>
                <w:color w:val="000000" w:themeColor="text1"/>
                <w:sz w:val="24"/>
                <w14:textFill>
                  <w14:solidFill>
                    <w14:schemeClr w14:val="tx1"/>
                  </w14:solidFill>
                </w14:textFill>
              </w:rPr>
              <w:t>t</w:t>
            </w:r>
            <w:r>
              <w:rPr>
                <w:rFonts w:eastAsia="黑体"/>
                <w:snapToGrid w:val="0"/>
                <w:color w:val="000000" w:themeColor="text1"/>
                <w:sz w:val="24"/>
                <w14:textFill>
                  <w14:solidFill>
                    <w14:schemeClr w14:val="tx1"/>
                  </w14:solidFill>
                </w14:textFill>
              </w:rPr>
              <w:t>est</w:t>
            </w:r>
          </w:p>
        </w:tc>
        <w:tc>
          <w:tcPr>
            <w:tcW w:w="1080" w:type="dxa"/>
            <w:tcBorders>
              <w:top w:val="single" w:color="auto" w:sz="6" w:space="0"/>
              <w:left w:val="single" w:color="auto" w:sz="6" w:space="0"/>
              <w:bottom w:val="single" w:color="auto" w:sz="6" w:space="0"/>
              <w:right w:val="single" w:color="auto" w:sz="6" w:space="0"/>
            </w:tcBorders>
          </w:tcPr>
          <w:p w14:paraId="0B6DB409">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w:t>
            </w:r>
          </w:p>
        </w:tc>
        <w:tc>
          <w:tcPr>
            <w:tcW w:w="1329" w:type="dxa"/>
            <w:tcBorders>
              <w:top w:val="single" w:color="auto" w:sz="6" w:space="0"/>
              <w:left w:val="single" w:color="auto" w:sz="6" w:space="0"/>
              <w:bottom w:val="single" w:color="auto" w:sz="6" w:space="0"/>
              <w:right w:val="single" w:color="auto" w:sz="6" w:space="0"/>
            </w:tcBorders>
          </w:tcPr>
          <w:p w14:paraId="31A12B75">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Borders>
              <w:top w:val="single" w:color="auto" w:sz="6" w:space="0"/>
              <w:left w:val="single" w:color="auto" w:sz="6" w:space="0"/>
              <w:bottom w:val="single" w:color="auto" w:sz="6" w:space="0"/>
              <w:right w:val="single" w:color="auto" w:sz="6" w:space="0"/>
            </w:tcBorders>
          </w:tcPr>
          <w:p w14:paraId="61864BC5">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Borders>
              <w:top w:val="single" w:color="auto" w:sz="6" w:space="0"/>
              <w:left w:val="single" w:color="auto" w:sz="6" w:space="0"/>
              <w:bottom w:val="single" w:color="auto" w:sz="6" w:space="0"/>
              <w:right w:val="single" w:color="auto" w:sz="6" w:space="0"/>
            </w:tcBorders>
          </w:tcPr>
          <w:p w14:paraId="06E0C81F">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r>
      <w:tr w14:paraId="10C3F5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Borders>
              <w:top w:val="single" w:color="auto" w:sz="6" w:space="0"/>
              <w:left w:val="single" w:color="auto" w:sz="6" w:space="0"/>
              <w:bottom w:val="single" w:color="auto" w:sz="6" w:space="0"/>
              <w:right w:val="single" w:color="auto" w:sz="6" w:space="0"/>
            </w:tcBorders>
          </w:tcPr>
          <w:p w14:paraId="43B20763">
            <w:pPr>
              <w:tabs>
                <w:tab w:val="left" w:pos="-720"/>
              </w:tabs>
              <w:suppressAutoHyphens/>
              <w:spacing w:before="100" w:beforeAutospacing="1" w:after="100" w:afterAutospacing="1" w:line="320" w:lineRule="exact"/>
              <w:jc w:val="lef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Torsional vibration measurement in shafting</w:t>
            </w:r>
          </w:p>
        </w:tc>
        <w:tc>
          <w:tcPr>
            <w:tcW w:w="1080" w:type="dxa"/>
            <w:tcBorders>
              <w:top w:val="single" w:color="auto" w:sz="6" w:space="0"/>
              <w:left w:val="single" w:color="auto" w:sz="6" w:space="0"/>
              <w:bottom w:val="single" w:color="auto" w:sz="6" w:space="0"/>
              <w:right w:val="single" w:color="auto" w:sz="6" w:space="0"/>
            </w:tcBorders>
          </w:tcPr>
          <w:p w14:paraId="282CB899">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*6</w:t>
            </w:r>
          </w:p>
        </w:tc>
        <w:tc>
          <w:tcPr>
            <w:tcW w:w="1329" w:type="dxa"/>
            <w:tcBorders>
              <w:top w:val="single" w:color="auto" w:sz="6" w:space="0"/>
              <w:left w:val="single" w:color="auto" w:sz="6" w:space="0"/>
              <w:bottom w:val="single" w:color="auto" w:sz="6" w:space="0"/>
              <w:right w:val="single" w:color="auto" w:sz="6" w:space="0"/>
            </w:tcBorders>
          </w:tcPr>
          <w:p w14:paraId="2F0EBCD1">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Borders>
              <w:top w:val="single" w:color="auto" w:sz="6" w:space="0"/>
              <w:left w:val="single" w:color="auto" w:sz="6" w:space="0"/>
              <w:bottom w:val="single" w:color="auto" w:sz="6" w:space="0"/>
              <w:right w:val="single" w:color="auto" w:sz="6" w:space="0"/>
            </w:tcBorders>
          </w:tcPr>
          <w:p w14:paraId="603C6491">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hint="eastAsia" w:eastAsia="黑体"/>
                <w:snapToGrid w:val="0"/>
                <w:color w:val="000000" w:themeColor="text1"/>
                <w:sz w:val="24"/>
                <w14:textFill>
                  <w14:solidFill>
                    <w14:schemeClr w14:val="tx1"/>
                  </w14:solidFill>
                </w14:textFill>
              </w:rPr>
              <w:t>X</w:t>
            </w:r>
          </w:p>
        </w:tc>
        <w:tc>
          <w:tcPr>
            <w:tcW w:w="1078" w:type="dxa"/>
            <w:tcBorders>
              <w:top w:val="single" w:color="auto" w:sz="6" w:space="0"/>
              <w:left w:val="single" w:color="auto" w:sz="6" w:space="0"/>
              <w:bottom w:val="single" w:color="auto" w:sz="6" w:space="0"/>
              <w:right w:val="single" w:color="auto" w:sz="6" w:space="0"/>
            </w:tcBorders>
          </w:tcPr>
          <w:p w14:paraId="2BAA7B95">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r>
      <w:tr w14:paraId="38A15A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Borders>
              <w:top w:val="single" w:color="auto" w:sz="6" w:space="0"/>
              <w:left w:val="single" w:color="auto" w:sz="6" w:space="0"/>
              <w:bottom w:val="single" w:color="auto" w:sz="6" w:space="0"/>
              <w:right w:val="single" w:color="auto" w:sz="6" w:space="0"/>
            </w:tcBorders>
          </w:tcPr>
          <w:p w14:paraId="2111B879">
            <w:pPr>
              <w:tabs>
                <w:tab w:val="left" w:pos="-720"/>
              </w:tabs>
              <w:suppressAutoHyphens/>
              <w:spacing w:before="100" w:beforeAutospacing="1" w:after="100" w:afterAutospacing="1" w:line="320" w:lineRule="exact"/>
              <w:jc w:val="lef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xml:space="preserve">Main </w:t>
            </w:r>
            <w:r>
              <w:rPr>
                <w:rFonts w:hint="eastAsia" w:eastAsia="黑体"/>
                <w:snapToGrid w:val="0"/>
                <w:color w:val="000000" w:themeColor="text1"/>
                <w:sz w:val="24"/>
                <w14:textFill>
                  <w14:solidFill>
                    <w14:schemeClr w14:val="tx1"/>
                  </w14:solidFill>
                </w14:textFill>
              </w:rPr>
              <w:t>e</w:t>
            </w:r>
            <w:r>
              <w:rPr>
                <w:rFonts w:eastAsia="黑体"/>
                <w:snapToGrid w:val="0"/>
                <w:color w:val="000000" w:themeColor="text1"/>
                <w:sz w:val="24"/>
                <w14:textFill>
                  <w14:solidFill>
                    <w14:schemeClr w14:val="tx1"/>
                  </w14:solidFill>
                </w14:textFill>
              </w:rPr>
              <w:t xml:space="preserve">ngine </w:t>
            </w:r>
            <w:r>
              <w:rPr>
                <w:rFonts w:hint="eastAsia" w:eastAsia="黑体"/>
                <w:snapToGrid w:val="0"/>
                <w:color w:val="000000" w:themeColor="text1"/>
                <w:sz w:val="24"/>
                <w14:textFill>
                  <w14:solidFill>
                    <w14:schemeClr w14:val="tx1"/>
                  </w14:solidFill>
                </w14:textFill>
              </w:rPr>
              <w:t>o</w:t>
            </w:r>
            <w:r>
              <w:rPr>
                <w:rFonts w:eastAsia="黑体"/>
                <w:snapToGrid w:val="0"/>
                <w:color w:val="000000" w:themeColor="text1"/>
                <w:sz w:val="24"/>
                <w14:textFill>
                  <w14:solidFill>
                    <w14:schemeClr w14:val="tx1"/>
                  </w14:solidFill>
                </w14:textFill>
              </w:rPr>
              <w:t xml:space="preserve">verhaul </w:t>
            </w:r>
            <w:r>
              <w:rPr>
                <w:rFonts w:hint="eastAsia" w:eastAsia="黑体"/>
                <w:snapToGrid w:val="0"/>
                <w:color w:val="000000" w:themeColor="text1"/>
                <w:sz w:val="24"/>
                <w14:textFill>
                  <w14:solidFill>
                    <w14:schemeClr w14:val="tx1"/>
                  </w14:solidFill>
                </w14:textFill>
              </w:rPr>
              <w:t>i</w:t>
            </w:r>
            <w:r>
              <w:rPr>
                <w:rFonts w:eastAsia="黑体"/>
                <w:snapToGrid w:val="0"/>
                <w:color w:val="000000" w:themeColor="text1"/>
                <w:sz w:val="24"/>
                <w14:textFill>
                  <w14:solidFill>
                    <w14:schemeClr w14:val="tx1"/>
                  </w14:solidFill>
                </w14:textFill>
              </w:rPr>
              <w:t>nspection after sea trial *9</w:t>
            </w:r>
          </w:p>
        </w:tc>
        <w:tc>
          <w:tcPr>
            <w:tcW w:w="1080" w:type="dxa"/>
            <w:tcBorders>
              <w:top w:val="single" w:color="auto" w:sz="6" w:space="0"/>
              <w:left w:val="single" w:color="auto" w:sz="6" w:space="0"/>
              <w:bottom w:val="single" w:color="auto" w:sz="6" w:space="0"/>
              <w:right w:val="single" w:color="auto" w:sz="6" w:space="0"/>
            </w:tcBorders>
          </w:tcPr>
          <w:p w14:paraId="4EA8CD60">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w:t>
            </w:r>
          </w:p>
        </w:tc>
        <w:tc>
          <w:tcPr>
            <w:tcW w:w="1329" w:type="dxa"/>
            <w:tcBorders>
              <w:top w:val="single" w:color="auto" w:sz="6" w:space="0"/>
              <w:left w:val="single" w:color="auto" w:sz="6" w:space="0"/>
              <w:bottom w:val="single" w:color="auto" w:sz="6" w:space="0"/>
              <w:right w:val="single" w:color="auto" w:sz="6" w:space="0"/>
            </w:tcBorders>
          </w:tcPr>
          <w:p w14:paraId="6409913F">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Borders>
              <w:top w:val="single" w:color="auto" w:sz="6" w:space="0"/>
              <w:left w:val="single" w:color="auto" w:sz="6" w:space="0"/>
              <w:bottom w:val="single" w:color="auto" w:sz="6" w:space="0"/>
              <w:right w:val="single" w:color="auto" w:sz="6" w:space="0"/>
            </w:tcBorders>
          </w:tcPr>
          <w:p w14:paraId="6FB3ACA3">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Borders>
              <w:top w:val="single" w:color="auto" w:sz="6" w:space="0"/>
              <w:left w:val="single" w:color="auto" w:sz="6" w:space="0"/>
              <w:bottom w:val="single" w:color="auto" w:sz="6" w:space="0"/>
              <w:right w:val="single" w:color="auto" w:sz="6" w:space="0"/>
            </w:tcBorders>
          </w:tcPr>
          <w:p w14:paraId="2B8CBE6E">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r>
      <w:tr w14:paraId="38F30BE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Borders>
              <w:top w:val="single" w:color="auto" w:sz="6" w:space="0"/>
              <w:left w:val="single" w:color="auto" w:sz="6" w:space="0"/>
              <w:bottom w:val="single" w:color="auto" w:sz="6" w:space="0"/>
              <w:right w:val="single" w:color="auto" w:sz="6" w:space="0"/>
            </w:tcBorders>
          </w:tcPr>
          <w:p w14:paraId="50A7BA82">
            <w:pPr>
              <w:tabs>
                <w:tab w:val="left" w:pos="-720"/>
              </w:tabs>
              <w:suppressAutoHyphens/>
              <w:spacing w:before="100" w:beforeAutospacing="1" w:after="100" w:afterAutospacing="1" w:line="320" w:lineRule="exac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Dead ship recovery test</w:t>
            </w:r>
          </w:p>
        </w:tc>
        <w:tc>
          <w:tcPr>
            <w:tcW w:w="1080" w:type="dxa"/>
            <w:tcBorders>
              <w:top w:val="single" w:color="auto" w:sz="6" w:space="0"/>
              <w:left w:val="single" w:color="auto" w:sz="6" w:space="0"/>
              <w:bottom w:val="single" w:color="auto" w:sz="6" w:space="0"/>
              <w:right w:val="single" w:color="auto" w:sz="6" w:space="0"/>
            </w:tcBorders>
          </w:tcPr>
          <w:p w14:paraId="0F7989C6">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c>
          <w:tcPr>
            <w:tcW w:w="1329" w:type="dxa"/>
            <w:tcBorders>
              <w:top w:val="single" w:color="auto" w:sz="6" w:space="0"/>
              <w:left w:val="single" w:color="auto" w:sz="6" w:space="0"/>
              <w:bottom w:val="single" w:color="auto" w:sz="6" w:space="0"/>
              <w:right w:val="single" w:color="auto" w:sz="6" w:space="0"/>
            </w:tcBorders>
          </w:tcPr>
          <w:p w14:paraId="2A1AC930">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Borders>
              <w:top w:val="single" w:color="auto" w:sz="6" w:space="0"/>
              <w:left w:val="single" w:color="auto" w:sz="6" w:space="0"/>
              <w:bottom w:val="single" w:color="auto" w:sz="6" w:space="0"/>
              <w:right w:val="single" w:color="auto" w:sz="6" w:space="0"/>
            </w:tcBorders>
          </w:tcPr>
          <w:p w14:paraId="324A9E4A">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Borders>
              <w:top w:val="single" w:color="auto" w:sz="6" w:space="0"/>
              <w:left w:val="single" w:color="auto" w:sz="6" w:space="0"/>
              <w:bottom w:val="single" w:color="auto" w:sz="6" w:space="0"/>
              <w:right w:val="single" w:color="auto" w:sz="6" w:space="0"/>
            </w:tcBorders>
          </w:tcPr>
          <w:p w14:paraId="297E7366">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r>
      <w:tr w14:paraId="61A354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99" w:type="dxa"/>
            <w:bottom w:w="0" w:type="dxa"/>
            <w:right w:w="99" w:type="dxa"/>
          </w:tblCellMar>
        </w:tblPrEx>
        <w:tc>
          <w:tcPr>
            <w:tcW w:w="4111" w:type="dxa"/>
            <w:tcBorders>
              <w:top w:val="single" w:color="auto" w:sz="6" w:space="0"/>
              <w:left w:val="single" w:color="auto" w:sz="6" w:space="0"/>
              <w:bottom w:val="single" w:color="auto" w:sz="6" w:space="0"/>
              <w:right w:val="single" w:color="auto" w:sz="6" w:space="0"/>
            </w:tcBorders>
          </w:tcPr>
          <w:p w14:paraId="5C202743">
            <w:pPr>
              <w:tabs>
                <w:tab w:val="left" w:pos="-720"/>
              </w:tabs>
              <w:suppressAutoHyphens/>
              <w:spacing w:before="100" w:beforeAutospacing="1" w:after="100" w:afterAutospacing="1" w:line="320" w:lineRule="exact"/>
              <w:jc w:val="lef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xml:space="preserve">Change over for M/E,G/Es and boiler from HFO-MDO </w:t>
            </w:r>
            <w:r>
              <w:rPr>
                <w:rFonts w:hint="eastAsia" w:eastAsia="黑体"/>
                <w:snapToGrid w:val="0"/>
                <w:color w:val="000000" w:themeColor="text1"/>
                <w:sz w:val="24"/>
                <w14:textFill>
                  <w14:solidFill>
                    <w14:schemeClr w14:val="tx1"/>
                  </w14:solidFill>
                </w14:textFill>
              </w:rPr>
              <w:t>(S</w:t>
            </w:r>
            <w:r>
              <w:rPr>
                <w:rFonts w:eastAsia="黑体"/>
                <w:snapToGrid w:val="0"/>
                <w:color w:val="000000" w:themeColor="text1"/>
                <w:sz w:val="24"/>
                <w14:textFill>
                  <w14:solidFill>
                    <w14:schemeClr w14:val="tx1"/>
                  </w14:solidFill>
                </w14:textFill>
              </w:rPr>
              <w:t>tatement to be certified by Class</w:t>
            </w:r>
            <w:r>
              <w:rPr>
                <w:rFonts w:hint="eastAsia" w:eastAsia="黑体"/>
                <w:snapToGrid w:val="0"/>
                <w:color w:val="000000" w:themeColor="text1"/>
                <w:sz w:val="24"/>
                <w14:textFill>
                  <w14:solidFill>
                    <w14:schemeClr w14:val="tx1"/>
                  </w14:solidFill>
                </w14:textFill>
              </w:rPr>
              <w:t>ification Society)</w:t>
            </w:r>
          </w:p>
        </w:tc>
        <w:tc>
          <w:tcPr>
            <w:tcW w:w="1080" w:type="dxa"/>
            <w:tcBorders>
              <w:top w:val="single" w:color="auto" w:sz="6" w:space="0"/>
              <w:left w:val="single" w:color="auto" w:sz="6" w:space="0"/>
              <w:bottom w:val="single" w:color="auto" w:sz="6" w:space="0"/>
              <w:right w:val="single" w:color="auto" w:sz="6" w:space="0"/>
            </w:tcBorders>
          </w:tcPr>
          <w:p w14:paraId="4B764C08">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c>
          <w:tcPr>
            <w:tcW w:w="1329" w:type="dxa"/>
            <w:tcBorders>
              <w:top w:val="single" w:color="auto" w:sz="6" w:space="0"/>
              <w:left w:val="single" w:color="auto" w:sz="6" w:space="0"/>
              <w:bottom w:val="single" w:color="auto" w:sz="6" w:space="0"/>
              <w:right w:val="single" w:color="auto" w:sz="6" w:space="0"/>
            </w:tcBorders>
          </w:tcPr>
          <w:p w14:paraId="409B4721">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332" w:type="dxa"/>
            <w:tcBorders>
              <w:top w:val="single" w:color="auto" w:sz="6" w:space="0"/>
              <w:left w:val="single" w:color="auto" w:sz="6" w:space="0"/>
              <w:bottom w:val="single" w:color="auto" w:sz="6" w:space="0"/>
              <w:right w:val="single" w:color="auto" w:sz="6" w:space="0"/>
            </w:tcBorders>
          </w:tcPr>
          <w:p w14:paraId="66C33B01">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w:t>
            </w:r>
          </w:p>
        </w:tc>
        <w:tc>
          <w:tcPr>
            <w:tcW w:w="1078" w:type="dxa"/>
            <w:tcBorders>
              <w:top w:val="single" w:color="auto" w:sz="6" w:space="0"/>
              <w:left w:val="single" w:color="auto" w:sz="6" w:space="0"/>
              <w:bottom w:val="single" w:color="auto" w:sz="6" w:space="0"/>
              <w:right w:val="single" w:color="auto" w:sz="6" w:space="0"/>
            </w:tcBorders>
          </w:tcPr>
          <w:p w14:paraId="67AECA87">
            <w:pPr>
              <w:tabs>
                <w:tab w:val="left" w:pos="-720"/>
              </w:tabs>
              <w:suppressAutoHyphens/>
              <w:spacing w:before="100" w:beforeAutospacing="1" w:after="100" w:afterAutospacing="1" w:line="320" w:lineRule="exact"/>
              <w:jc w:val="center"/>
              <w:rPr>
                <w:rFonts w:eastAsia="黑体"/>
                <w:snapToGrid w:val="0"/>
                <w:color w:val="000000" w:themeColor="text1"/>
                <w:sz w:val="24"/>
                <w14:textFill>
                  <w14:solidFill>
                    <w14:schemeClr w14:val="tx1"/>
                  </w14:solidFill>
                </w14:textFill>
              </w:rPr>
            </w:pPr>
          </w:p>
        </w:tc>
      </w:tr>
    </w:tbl>
    <w:p w14:paraId="4B3A15C7">
      <w:pPr>
        <w:snapToGrid w:val="0"/>
        <w:spacing w:before="240" w:line="240" w:lineRule="exac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Note</w:t>
      </w:r>
      <w:r>
        <w:rPr>
          <w:rFonts w:hint="eastAsia" w:eastAsia="黑体"/>
          <w:snapToGrid w:val="0"/>
          <w:color w:val="000000" w:themeColor="text1"/>
          <w:sz w:val="24"/>
          <w14:textFill>
            <w14:solidFill>
              <w14:schemeClr w14:val="tx1"/>
            </w14:solidFill>
          </w14:textFill>
        </w:rPr>
        <w:t>s</w:t>
      </w:r>
      <w:r>
        <w:rPr>
          <w:rFonts w:eastAsia="黑体"/>
          <w:snapToGrid w:val="0"/>
          <w:color w:val="000000" w:themeColor="text1"/>
          <w:sz w:val="24"/>
          <w14:textFill>
            <w14:solidFill>
              <w14:schemeClr w14:val="tx1"/>
            </w14:solidFill>
          </w14:textFill>
        </w:rPr>
        <w:t>:</w:t>
      </w:r>
    </w:p>
    <w:p w14:paraId="35E18F8E">
      <w:pPr>
        <w:spacing w:before="240" w:line="240" w:lineRule="exact"/>
        <w:ind w:left="1071"/>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“O” means “do”</w:t>
      </w:r>
      <w:r>
        <w:rPr>
          <w:rFonts w:hint="eastAsia" w:eastAsia="黑体"/>
          <w:snapToGrid w:val="0"/>
          <w:color w:val="000000" w:themeColor="text1"/>
          <w:sz w:val="24"/>
          <w14:textFill>
            <w14:solidFill>
              <w14:schemeClr w14:val="tx1"/>
            </w14:solidFill>
          </w14:textFill>
        </w:rPr>
        <w:t xml:space="preserve">; </w:t>
      </w:r>
      <w:r>
        <w:rPr>
          <w:rFonts w:eastAsia="黑体"/>
          <w:snapToGrid w:val="0"/>
          <w:color w:val="000000" w:themeColor="text1"/>
          <w:sz w:val="24"/>
          <w14:textFill>
            <w14:solidFill>
              <w14:schemeClr w14:val="tx1"/>
            </w14:solidFill>
          </w14:textFill>
        </w:rPr>
        <w:t>“</w:t>
      </w:r>
      <w:r>
        <w:rPr>
          <w:rFonts w:hint="eastAsia" w:eastAsia="黑体"/>
          <w:snapToGrid w:val="0"/>
          <w:color w:val="000000" w:themeColor="text1"/>
          <w:sz w:val="24"/>
          <w14:textFill>
            <w14:solidFill>
              <w14:schemeClr w14:val="tx1"/>
            </w14:solidFill>
          </w14:textFill>
        </w:rPr>
        <w:t>X</w:t>
      </w:r>
      <w:r>
        <w:rPr>
          <w:rFonts w:eastAsia="黑体"/>
          <w:snapToGrid w:val="0"/>
          <w:color w:val="000000" w:themeColor="text1"/>
          <w:sz w:val="24"/>
          <w14:textFill>
            <w14:solidFill>
              <w14:schemeClr w14:val="tx1"/>
            </w14:solidFill>
          </w14:textFill>
        </w:rPr>
        <w:t>” means “not do”</w:t>
      </w:r>
    </w:p>
    <w:p w14:paraId="58B14A05">
      <w:pPr>
        <w:spacing w:before="156" w:beforeLines="50" w:line="280" w:lineRule="exact"/>
        <w:ind w:left="1071"/>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xml:space="preserve">*1: Trial running on each load </w:t>
      </w:r>
      <w:r>
        <w:rPr>
          <w:rFonts w:hint="eastAsia" w:eastAsia="黑体"/>
          <w:snapToGrid w:val="0"/>
          <w:color w:val="000000" w:themeColor="text1"/>
          <w:sz w:val="24"/>
          <w14:textFill>
            <w14:solidFill>
              <w14:schemeClr w14:val="tx1"/>
            </w14:solidFill>
          </w14:textFill>
        </w:rPr>
        <w:t xml:space="preserve">of </w:t>
      </w:r>
      <w:r>
        <w:rPr>
          <w:rFonts w:eastAsia="黑体"/>
          <w:snapToGrid w:val="0"/>
          <w:color w:val="000000" w:themeColor="text1"/>
          <w:sz w:val="24"/>
          <w14:textFill>
            <w14:solidFill>
              <w14:schemeClr w14:val="tx1"/>
            </w14:solidFill>
          </w14:textFill>
        </w:rPr>
        <w:t xml:space="preserve">main engine shall </w:t>
      </w:r>
      <w:r>
        <w:rPr>
          <w:rFonts w:hint="eastAsia" w:eastAsia="黑体"/>
          <w:snapToGrid w:val="0"/>
          <w:color w:val="000000" w:themeColor="text1"/>
          <w:sz w:val="24"/>
          <w14:textFill>
            <w14:solidFill>
              <w14:schemeClr w14:val="tx1"/>
            </w14:solidFill>
          </w14:textFill>
        </w:rPr>
        <w:t xml:space="preserve">be of at least one (1) double run consisting of </w:t>
      </w:r>
      <w:r>
        <w:rPr>
          <w:rFonts w:eastAsia="黑体"/>
          <w:snapToGrid w:val="0"/>
          <w:color w:val="000000" w:themeColor="text1"/>
          <w:sz w:val="24"/>
          <w14:textFill>
            <w14:solidFill>
              <w14:schemeClr w14:val="tx1"/>
            </w14:solidFill>
          </w14:textFill>
        </w:rPr>
        <w:t>one (1) run in a direction on the course and one (1) run in the opposite direction.</w:t>
      </w:r>
    </w:p>
    <w:p w14:paraId="65A15506">
      <w:pPr>
        <w:spacing w:before="156" w:beforeLines="50" w:line="280" w:lineRule="exact"/>
        <w:ind w:left="1071"/>
        <w:rPr>
          <w:rFonts w:eastAsia="黑体"/>
          <w:snapToGrid w:val="0"/>
          <w:color w:val="000000" w:themeColor="text1"/>
          <w:sz w:val="24"/>
          <w14:textFill>
            <w14:solidFill>
              <w14:schemeClr w14:val="tx1"/>
            </w14:solidFill>
          </w14:textFill>
        </w:rPr>
      </w:pPr>
      <w:r>
        <w:rPr>
          <w:rFonts w:hint="eastAsia" w:eastAsia="黑体"/>
          <w:snapToGrid w:val="0"/>
          <w:color w:val="000000" w:themeColor="text1"/>
          <w:sz w:val="24"/>
          <w14:textFill>
            <w14:solidFill>
              <w14:schemeClr w14:val="tx1"/>
            </w14:solidFill>
          </w14:textFill>
        </w:rPr>
        <w:t>S</w:t>
      </w:r>
      <w:r>
        <w:rPr>
          <w:rFonts w:eastAsia="黑体"/>
          <w:snapToGrid w:val="0"/>
          <w:color w:val="000000" w:themeColor="text1"/>
          <w:sz w:val="24"/>
          <w14:textFill>
            <w14:solidFill>
              <w14:schemeClr w14:val="tx1"/>
            </w14:solidFill>
          </w14:textFill>
        </w:rPr>
        <w:t xml:space="preserve">peed tests </w:t>
      </w:r>
      <w:r>
        <w:rPr>
          <w:rFonts w:hint="eastAsia" w:eastAsia="黑体"/>
          <w:snapToGrid w:val="0"/>
          <w:color w:val="000000" w:themeColor="text1"/>
          <w:sz w:val="24"/>
          <w14:textFill>
            <w14:solidFill>
              <w14:schemeClr w14:val="tx1"/>
            </w14:solidFill>
          </w14:textFill>
        </w:rPr>
        <w:t xml:space="preserve">for final </w:t>
      </w:r>
      <w:r>
        <w:rPr>
          <w:rFonts w:eastAsia="黑体"/>
          <w:snapToGrid w:val="0"/>
          <w:color w:val="000000" w:themeColor="text1"/>
          <w:sz w:val="24"/>
          <w14:textFill>
            <w14:solidFill>
              <w14:schemeClr w14:val="tx1"/>
            </w14:solidFill>
          </w14:textFill>
        </w:rPr>
        <w:t xml:space="preserve">verification </w:t>
      </w:r>
      <w:r>
        <w:rPr>
          <w:rFonts w:hint="eastAsia" w:eastAsia="黑体"/>
          <w:snapToGrid w:val="0"/>
          <w:color w:val="000000" w:themeColor="text1"/>
          <w:sz w:val="24"/>
          <w14:textFill>
            <w14:solidFill>
              <w14:schemeClr w14:val="tx1"/>
            </w14:solidFill>
          </w14:textFill>
        </w:rPr>
        <w:t xml:space="preserve">of attained </w:t>
      </w:r>
      <w:r>
        <w:rPr>
          <w:rFonts w:eastAsia="黑体"/>
          <w:snapToGrid w:val="0"/>
          <w:color w:val="000000" w:themeColor="text1"/>
          <w:sz w:val="24"/>
          <w14:textFill>
            <w14:solidFill>
              <w14:schemeClr w14:val="tx1"/>
            </w14:solidFill>
          </w14:textFill>
        </w:rPr>
        <w:t xml:space="preserve">EEDI </w:t>
      </w:r>
      <w:r>
        <w:rPr>
          <w:rFonts w:hint="eastAsia" w:eastAsia="黑体"/>
          <w:snapToGrid w:val="0"/>
          <w:color w:val="000000" w:themeColor="text1"/>
          <w:sz w:val="24"/>
          <w14:textFill>
            <w14:solidFill>
              <w14:schemeClr w14:val="tx1"/>
            </w14:solidFill>
          </w14:textFill>
        </w:rPr>
        <w:t xml:space="preserve">to be </w:t>
      </w:r>
      <w:r>
        <w:rPr>
          <w:rFonts w:eastAsia="黑体"/>
          <w:snapToGrid w:val="0"/>
          <w:color w:val="000000" w:themeColor="text1"/>
          <w:sz w:val="24"/>
          <w14:textFill>
            <w14:solidFill>
              <w14:schemeClr w14:val="tx1"/>
            </w14:solidFill>
          </w14:textFill>
        </w:rPr>
        <w:t>during progressive speed tests.</w:t>
      </w:r>
    </w:p>
    <w:p w14:paraId="770EC016">
      <w:pPr>
        <w:spacing w:before="156" w:beforeLines="50" w:line="280" w:lineRule="exact"/>
        <w:ind w:left="1072"/>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xml:space="preserve">The Vessel's speed shall be measured by means of </w:t>
      </w:r>
      <w:r>
        <w:rPr>
          <w:rFonts w:hint="eastAsia" w:eastAsia="黑体"/>
          <w:snapToGrid w:val="0"/>
          <w:color w:val="000000" w:themeColor="text1"/>
          <w:sz w:val="24"/>
          <w14:textFill>
            <w14:solidFill>
              <w14:schemeClr w14:val="tx1"/>
            </w14:solidFill>
          </w14:textFill>
        </w:rPr>
        <w:t>D</w:t>
      </w:r>
      <w:r>
        <w:rPr>
          <w:rFonts w:eastAsia="黑体"/>
          <w:snapToGrid w:val="0"/>
          <w:color w:val="000000" w:themeColor="text1"/>
          <w:sz w:val="24"/>
          <w14:textFill>
            <w14:solidFill>
              <w14:schemeClr w14:val="tx1"/>
            </w14:solidFill>
          </w14:textFill>
        </w:rPr>
        <w:t xml:space="preserve">ifferential </w:t>
      </w:r>
      <w:r>
        <w:rPr>
          <w:rFonts w:hint="eastAsia" w:eastAsia="黑体"/>
          <w:snapToGrid w:val="0"/>
          <w:color w:val="000000" w:themeColor="text1"/>
          <w:sz w:val="24"/>
          <w14:textFill>
            <w14:solidFill>
              <w14:schemeClr w14:val="tx1"/>
            </w14:solidFill>
          </w14:textFill>
        </w:rPr>
        <w:t>G</w:t>
      </w:r>
      <w:r>
        <w:rPr>
          <w:rFonts w:eastAsia="黑体"/>
          <w:snapToGrid w:val="0"/>
          <w:color w:val="000000" w:themeColor="text1"/>
          <w:sz w:val="24"/>
          <w14:textFill>
            <w14:solidFill>
              <w14:schemeClr w14:val="tx1"/>
            </w14:solidFill>
          </w14:textFill>
        </w:rPr>
        <w:t xml:space="preserve">lobal </w:t>
      </w:r>
      <w:r>
        <w:rPr>
          <w:rFonts w:hint="eastAsia" w:eastAsia="黑体"/>
          <w:snapToGrid w:val="0"/>
          <w:color w:val="000000" w:themeColor="text1"/>
          <w:sz w:val="24"/>
          <w14:textFill>
            <w14:solidFill>
              <w14:schemeClr w14:val="tx1"/>
            </w14:solidFill>
          </w14:textFill>
        </w:rPr>
        <w:t>P</w:t>
      </w:r>
      <w:r>
        <w:rPr>
          <w:rFonts w:eastAsia="黑体"/>
          <w:snapToGrid w:val="0"/>
          <w:color w:val="000000" w:themeColor="text1"/>
          <w:sz w:val="24"/>
          <w14:textFill>
            <w14:solidFill>
              <w14:schemeClr w14:val="tx1"/>
            </w14:solidFill>
          </w14:textFill>
        </w:rPr>
        <w:t xml:space="preserve">ositioning </w:t>
      </w:r>
      <w:r>
        <w:rPr>
          <w:rFonts w:hint="eastAsia" w:eastAsia="黑体"/>
          <w:snapToGrid w:val="0"/>
          <w:color w:val="000000" w:themeColor="text1"/>
          <w:sz w:val="24"/>
          <w14:textFill>
            <w14:solidFill>
              <w14:schemeClr w14:val="tx1"/>
            </w14:solidFill>
          </w14:textFill>
        </w:rPr>
        <w:t>S</w:t>
      </w:r>
      <w:r>
        <w:rPr>
          <w:rFonts w:eastAsia="黑体"/>
          <w:snapToGrid w:val="0"/>
          <w:color w:val="000000" w:themeColor="text1"/>
          <w:sz w:val="24"/>
          <w14:textFill>
            <w14:solidFill>
              <w14:schemeClr w14:val="tx1"/>
            </w14:solidFill>
          </w14:textFill>
        </w:rPr>
        <w:t xml:space="preserve">ystem (DGPS). </w:t>
      </w:r>
    </w:p>
    <w:p w14:paraId="39F13CC4">
      <w:pPr>
        <w:spacing w:before="156" w:beforeLines="50" w:line="280" w:lineRule="exact"/>
        <w:ind w:left="1072"/>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xml:space="preserve">Weather condition of wind velocity and significant wave height shall be in accordance with requirement of ISO 15016:2015(E). The speed trial shall be carried out under the weather condition </w:t>
      </w:r>
      <w:r>
        <w:rPr>
          <w:rFonts w:hint="eastAsia" w:eastAsia="黑体"/>
          <w:snapToGrid w:val="0"/>
          <w:color w:val="000000" w:themeColor="text1"/>
          <w:sz w:val="24"/>
          <w14:textFill>
            <w14:solidFill>
              <w14:schemeClr w14:val="tx1"/>
            </w14:solidFill>
          </w14:textFill>
        </w:rPr>
        <w:t xml:space="preserve">of </w:t>
      </w:r>
      <w:r>
        <w:rPr>
          <w:rFonts w:eastAsia="黑体"/>
          <w:snapToGrid w:val="0"/>
          <w:color w:val="000000" w:themeColor="text1"/>
          <w:sz w:val="24"/>
          <w14:textFill>
            <w14:solidFill>
              <w14:schemeClr w14:val="tx1"/>
            </w14:solidFill>
          </w14:textFill>
        </w:rPr>
        <w:t>maximum</w:t>
      </w:r>
      <w:r>
        <w:rPr>
          <w:rFonts w:hint="eastAsia" w:eastAsia="黑体"/>
          <w:snapToGrid w:val="0"/>
          <w:color w:val="000000" w:themeColor="text1"/>
          <w:sz w:val="24"/>
          <w14:textFill>
            <w14:solidFill>
              <w14:schemeClr w14:val="tx1"/>
            </w14:solidFill>
          </w14:textFill>
        </w:rPr>
        <w:t xml:space="preserve"> </w:t>
      </w:r>
      <w:r>
        <w:rPr>
          <w:rFonts w:eastAsia="黑体"/>
          <w:snapToGrid w:val="0"/>
          <w:color w:val="000000" w:themeColor="text1"/>
          <w:sz w:val="24"/>
          <w14:textFill>
            <w14:solidFill>
              <w14:schemeClr w14:val="tx1"/>
            </w14:solidFill>
          </w14:textFill>
        </w:rPr>
        <w:t xml:space="preserve">Beaufort Scale </w:t>
      </w:r>
      <w:r>
        <w:rPr>
          <w:rFonts w:hint="eastAsia" w:eastAsia="黑体"/>
          <w:snapToGrid w:val="0"/>
          <w:color w:val="000000" w:themeColor="text1"/>
          <w:sz w:val="24"/>
          <w14:textFill>
            <w14:solidFill>
              <w14:schemeClr w14:val="tx1"/>
            </w14:solidFill>
          </w14:textFill>
        </w:rPr>
        <w:t>5.</w:t>
      </w:r>
    </w:p>
    <w:p w14:paraId="6E77B088">
      <w:pPr>
        <w:spacing w:before="156" w:beforeLines="50" w:line="280" w:lineRule="exact"/>
        <w:ind w:left="1072"/>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xml:space="preserve">The measuring of main engine power of the Vessel shall be done by the </w:t>
      </w:r>
      <w:r>
        <w:rPr>
          <w:rFonts w:hint="eastAsia" w:eastAsia="黑体"/>
          <w:snapToGrid w:val="0"/>
          <w:color w:val="000000" w:themeColor="text1"/>
          <w:sz w:val="24"/>
          <w14:textFill>
            <w14:solidFill>
              <w14:schemeClr w14:val="tx1"/>
            </w14:solidFill>
          </w14:textFill>
        </w:rPr>
        <w:t>Builder</w:t>
      </w:r>
      <w:r>
        <w:rPr>
          <w:rFonts w:eastAsia="黑体"/>
          <w:snapToGrid w:val="0"/>
          <w:color w:val="000000" w:themeColor="text1"/>
          <w:sz w:val="24"/>
          <w14:textFill>
            <w14:solidFill>
              <w14:schemeClr w14:val="tx1"/>
            </w14:solidFill>
          </w14:textFill>
        </w:rPr>
        <w:t>’s torsion meter.</w:t>
      </w:r>
    </w:p>
    <w:p w14:paraId="554F461C">
      <w:pPr>
        <w:pStyle w:val="58"/>
        <w:autoSpaceDE w:val="0"/>
        <w:autoSpaceDN w:val="0"/>
        <w:adjustRightInd w:val="0"/>
        <w:ind w:left="1107" w:firstLine="0" w:firstLineChars="0"/>
        <w:rPr>
          <w:rFonts w:eastAsia="黑体"/>
          <w:snapToGrid w:val="0"/>
          <w:color w:val="000000" w:themeColor="text1"/>
          <w:sz w:val="24"/>
          <w14:textFill>
            <w14:solidFill>
              <w14:schemeClr w14:val="tx1"/>
            </w14:solidFill>
          </w14:textFill>
        </w:rPr>
      </w:pPr>
    </w:p>
    <w:p w14:paraId="1F529E0E">
      <w:pPr>
        <w:pStyle w:val="58"/>
        <w:autoSpaceDE w:val="0"/>
        <w:autoSpaceDN w:val="0"/>
        <w:adjustRightInd w:val="0"/>
        <w:ind w:left="1107" w:firstLine="0" w:firstLineChars="0"/>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xml:space="preserve">*2: Fuel consumption of main engine shall be measured for ten (10) minutes at CSR during the endurance test for reference. </w:t>
      </w:r>
      <w:r>
        <w:rPr>
          <w:color w:val="000000" w:themeColor="text1"/>
          <w:kern w:val="0"/>
          <w:sz w:val="24"/>
          <w14:textFill>
            <w14:solidFill>
              <w14:schemeClr w14:val="tx1"/>
            </w14:solidFill>
          </w14:textFill>
        </w:rPr>
        <w:t>The Brake Specified Fuel Consumption (B.S.F.C) of the main engine at shop test to be guaranteed.</w:t>
      </w:r>
      <w:r>
        <w:rPr>
          <w:rFonts w:ascii="Arial" w:hAnsi="Arial" w:eastAsia="黑体"/>
          <w:b/>
          <w:snapToGrid w:val="0"/>
          <w:sz w:val="20"/>
        </w:rPr>
        <w:t xml:space="preserve"> </w:t>
      </w:r>
      <w:r>
        <w:rPr>
          <w:rFonts w:eastAsia="黑体"/>
          <w:snapToGrid w:val="0"/>
          <w:color w:val="000000" w:themeColor="text1"/>
          <w:sz w:val="24"/>
          <w14:textFill>
            <w14:solidFill>
              <w14:schemeClr w14:val="tx1"/>
            </w14:solidFill>
          </w14:textFill>
        </w:rPr>
        <w:t xml:space="preserve">Endurance trial to be carried to be carried out as per engine output power instead of engine revolution except that Endurance trial at </w:t>
      </w:r>
      <w:r>
        <w:rPr>
          <w:rFonts w:hint="eastAsia" w:eastAsia="黑体"/>
          <w:snapToGrid w:val="0"/>
          <w:color w:val="000000" w:themeColor="text1"/>
          <w:sz w:val="24"/>
          <w14:textFill>
            <w14:solidFill>
              <w14:schemeClr w14:val="tx1"/>
            </w14:solidFill>
          </w14:textFill>
        </w:rPr>
        <w:t xml:space="preserve">90%SMCR and </w:t>
      </w:r>
      <w:r>
        <w:rPr>
          <w:rFonts w:eastAsia="黑体"/>
          <w:snapToGrid w:val="0"/>
          <w:color w:val="000000" w:themeColor="text1"/>
          <w:sz w:val="24"/>
          <w14:textFill>
            <w14:solidFill>
              <w14:schemeClr w14:val="tx1"/>
            </w14:solidFill>
          </w14:textFill>
        </w:rPr>
        <w:t>100% SMCR to be carried out as per engine output power or engine revolution which reach first.</w:t>
      </w:r>
    </w:p>
    <w:p w14:paraId="3D4736A4">
      <w:pPr>
        <w:spacing w:before="120" w:line="280" w:lineRule="exact"/>
        <w:ind w:left="1071"/>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xml:space="preserve">*3: The test speed for Maneuvering test is at the operating rpm specified at CSR of main engine </w:t>
      </w:r>
      <w:r>
        <w:rPr>
          <w:rFonts w:hint="eastAsia" w:eastAsia="黑体"/>
          <w:snapToGrid w:val="0"/>
          <w:color w:val="000000" w:themeColor="text1"/>
          <w:sz w:val="24"/>
          <w14:textFill>
            <w14:solidFill>
              <w14:schemeClr w14:val="tx1"/>
            </w14:solidFill>
          </w14:textFill>
        </w:rPr>
        <w:t>and complying with the IMO MSC.137(76)</w:t>
      </w:r>
      <w:r>
        <w:rPr>
          <w:rFonts w:eastAsia="黑体"/>
          <w:snapToGrid w:val="0"/>
          <w:color w:val="000000" w:themeColor="text1"/>
          <w:sz w:val="24"/>
          <w14:textFill>
            <w14:solidFill>
              <w14:schemeClr w14:val="tx1"/>
            </w14:solidFill>
          </w14:textFill>
        </w:rPr>
        <w:t>.</w:t>
      </w:r>
    </w:p>
    <w:p w14:paraId="1917DE89">
      <w:pPr>
        <w:spacing w:before="120" w:line="280" w:lineRule="exact"/>
        <w:ind w:left="1071"/>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*4: To stop the Vessel (Until ahead speed becomes zero)</w:t>
      </w:r>
      <w:r>
        <w:rPr>
          <w:rFonts w:hint="eastAsia" w:eastAsia="黑体"/>
          <w:snapToGrid w:val="0"/>
          <w:color w:val="000000" w:themeColor="text1"/>
          <w:sz w:val="24"/>
          <w14:textFill>
            <w14:solidFill>
              <w14:schemeClr w14:val="tx1"/>
            </w14:solidFill>
          </w14:textFill>
        </w:rPr>
        <w:t>.</w:t>
      </w:r>
    </w:p>
    <w:p w14:paraId="7AE43C53">
      <w:pPr>
        <w:spacing w:before="120" w:line="280" w:lineRule="exact"/>
        <w:ind w:left="1071"/>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 xml:space="preserve">*5: To port and starboard with </w:t>
      </w:r>
      <w:r>
        <w:rPr>
          <w:rFonts w:hint="eastAsia" w:eastAsia="黑体"/>
          <w:snapToGrid w:val="0"/>
          <w:color w:val="000000" w:themeColor="text1"/>
          <w:sz w:val="24"/>
          <w14:textFill>
            <w14:solidFill>
              <w14:schemeClr w14:val="tx1"/>
            </w14:solidFill>
          </w14:textFill>
        </w:rPr>
        <w:t>3</w:t>
      </w:r>
      <w:r>
        <w:rPr>
          <w:rFonts w:eastAsia="黑体"/>
          <w:snapToGrid w:val="0"/>
          <w:color w:val="000000" w:themeColor="text1"/>
          <w:sz w:val="24"/>
          <w14:textFill>
            <w14:solidFill>
              <w14:schemeClr w14:val="tx1"/>
            </w14:solidFill>
          </w14:textFill>
        </w:rPr>
        <w:t xml:space="preserve">5 deg. of </w:t>
      </w:r>
      <w:r>
        <w:rPr>
          <w:rFonts w:hint="eastAsia" w:eastAsia="黑体"/>
          <w:snapToGrid w:val="0"/>
          <w:color w:val="000000" w:themeColor="text1"/>
          <w:sz w:val="24"/>
          <w14:textFill>
            <w14:solidFill>
              <w14:schemeClr w14:val="tx1"/>
            </w14:solidFill>
          </w14:textFill>
        </w:rPr>
        <w:t>r</w:t>
      </w:r>
      <w:r>
        <w:rPr>
          <w:rFonts w:eastAsia="黑体"/>
          <w:snapToGrid w:val="0"/>
          <w:color w:val="000000" w:themeColor="text1"/>
          <w:sz w:val="24"/>
          <w14:textFill>
            <w14:solidFill>
              <w14:schemeClr w14:val="tx1"/>
            </w14:solidFill>
          </w14:textFill>
        </w:rPr>
        <w:t>udder angle.</w:t>
      </w:r>
    </w:p>
    <w:p w14:paraId="5FA75A07">
      <w:pPr>
        <w:spacing w:before="120" w:line="280" w:lineRule="exact"/>
        <w:ind w:left="1071"/>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*6: Main engine RPM range for torsional vibration test to be decided according to manufacturer’s recommendation.</w:t>
      </w:r>
    </w:p>
    <w:p w14:paraId="47AC33FC">
      <w:pPr>
        <w:spacing w:before="120" w:line="280" w:lineRule="exact"/>
        <w:ind w:left="1071"/>
      </w:pPr>
      <w:r>
        <w:rPr>
          <w:rFonts w:eastAsia="黑体"/>
          <w:snapToGrid w:val="0"/>
          <w:color w:val="000000" w:themeColor="text1"/>
          <w:sz w:val="24"/>
          <w14:textFill>
            <w14:solidFill>
              <w14:schemeClr w14:val="tx1"/>
            </w14:solidFill>
          </w14:textFill>
        </w:rPr>
        <w:t>*7: Operating RPM at the specified power</w:t>
      </w:r>
      <w:r>
        <w:t xml:space="preserve"> </w:t>
      </w:r>
    </w:p>
    <w:p w14:paraId="0F8D0F1C">
      <w:pPr>
        <w:spacing w:before="120" w:line="280" w:lineRule="exact"/>
        <w:ind w:left="1071"/>
        <w:rPr>
          <w:rFonts w:eastAsia="黑体"/>
          <w:snapToGrid w:val="0"/>
          <w:color w:val="000000" w:themeColor="text1"/>
          <w:sz w:val="24"/>
          <w14:textFill>
            <w14:solidFill>
              <w14:schemeClr w14:val="tx1"/>
            </w14:solidFill>
          </w14:textFill>
        </w:rPr>
      </w:pPr>
      <w:r>
        <w:rPr>
          <w:rFonts w:hint="eastAsia" w:eastAsia="黑体"/>
          <w:snapToGrid w:val="0"/>
          <w:color w:val="000000" w:themeColor="text1"/>
          <w:sz w:val="24"/>
          <w14:textFill>
            <w14:solidFill>
              <w14:schemeClr w14:val="tx1"/>
            </w14:solidFill>
          </w14:textFill>
        </w:rPr>
        <w:t>*8: A</w:t>
      </w:r>
      <w:r>
        <w:rPr>
          <w:rFonts w:eastAsia="黑体"/>
          <w:snapToGrid w:val="0"/>
          <w:color w:val="000000" w:themeColor="text1"/>
          <w:sz w:val="24"/>
          <w14:textFill>
            <w14:solidFill>
              <w14:schemeClr w14:val="tx1"/>
            </w14:solidFill>
          </w14:textFill>
        </w:rPr>
        <w:t xml:space="preserve">s per engine output power or engine revolution </w:t>
      </w:r>
      <w:r>
        <w:rPr>
          <w:rFonts w:hint="eastAsia" w:eastAsia="黑体"/>
          <w:snapToGrid w:val="0"/>
          <w:color w:val="000000" w:themeColor="text1"/>
          <w:sz w:val="24"/>
          <w14:textFill>
            <w14:solidFill>
              <w14:schemeClr w14:val="tx1"/>
            </w14:solidFill>
          </w14:textFill>
        </w:rPr>
        <w:t xml:space="preserve">at the specified power </w:t>
      </w:r>
      <w:r>
        <w:rPr>
          <w:rFonts w:eastAsia="黑体"/>
          <w:snapToGrid w:val="0"/>
          <w:color w:val="000000" w:themeColor="text1"/>
          <w:sz w:val="24"/>
          <w14:textFill>
            <w14:solidFill>
              <w14:schemeClr w14:val="tx1"/>
            </w14:solidFill>
          </w14:textFill>
        </w:rPr>
        <w:t xml:space="preserve">which reach first. </w:t>
      </w:r>
    </w:p>
    <w:p w14:paraId="58800E6F">
      <w:pPr>
        <w:tabs>
          <w:tab w:val="left" w:pos="1540"/>
        </w:tabs>
        <w:spacing w:before="120" w:line="280" w:lineRule="exact"/>
        <w:ind w:left="1102"/>
        <w:jc w:val="left"/>
        <w:rPr>
          <w:rFonts w:eastAsia="黑体"/>
          <w:snapToGrid w:val="0"/>
          <w:color w:val="000000" w:themeColor="text1"/>
          <w:sz w:val="24"/>
          <w14:textFill>
            <w14:solidFill>
              <w14:schemeClr w14:val="tx1"/>
            </w14:solidFill>
          </w14:textFill>
        </w:rPr>
      </w:pPr>
      <w:r>
        <w:rPr>
          <w:rFonts w:eastAsia="黑体"/>
          <w:snapToGrid w:val="0"/>
          <w:color w:val="000000" w:themeColor="text1"/>
          <w:sz w:val="24"/>
          <w14:textFill>
            <w14:solidFill>
              <w14:schemeClr w14:val="tx1"/>
            </w14:solidFill>
          </w14:textFill>
        </w:rPr>
        <w:t>*</w:t>
      </w:r>
      <w:r>
        <w:rPr>
          <w:rFonts w:hint="eastAsia" w:eastAsia="黑体"/>
          <w:snapToGrid w:val="0"/>
          <w:color w:val="000000" w:themeColor="text1"/>
          <w:sz w:val="24"/>
          <w14:textFill>
            <w14:solidFill>
              <w14:schemeClr w14:val="tx1"/>
            </w14:solidFill>
          </w14:textFill>
        </w:rPr>
        <w:t>9</w:t>
      </w:r>
      <w:r>
        <w:rPr>
          <w:rFonts w:eastAsia="黑体"/>
          <w:snapToGrid w:val="0"/>
          <w:color w:val="000000" w:themeColor="text1"/>
          <w:sz w:val="24"/>
          <w14:textFill>
            <w14:solidFill>
              <w14:schemeClr w14:val="tx1"/>
            </w14:solidFill>
          </w14:textFill>
        </w:rPr>
        <w:t xml:space="preserve">: To stop the Vessel (Until ahead speed </w:t>
      </w:r>
      <w:r>
        <w:rPr>
          <w:rFonts w:hint="eastAsia" w:eastAsia="黑体"/>
          <w:snapToGrid w:val="0"/>
          <w:color w:val="000000" w:themeColor="text1"/>
          <w:sz w:val="24"/>
          <w14:textFill>
            <w14:solidFill>
              <w14:schemeClr w14:val="tx1"/>
            </w14:solidFill>
          </w14:textFill>
        </w:rPr>
        <w:t xml:space="preserve">to </w:t>
      </w:r>
      <w:r>
        <w:rPr>
          <w:rFonts w:eastAsia="黑体"/>
          <w:snapToGrid w:val="0"/>
          <w:color w:val="000000" w:themeColor="text1"/>
          <w:sz w:val="24"/>
          <w14:textFill>
            <w14:solidFill>
              <w14:schemeClr w14:val="tx1"/>
            </w14:solidFill>
          </w14:textFill>
        </w:rPr>
        <w:t>become approx. 6 knots)</w:t>
      </w:r>
    </w:p>
    <w:p w14:paraId="6D5A78FD">
      <w:pPr>
        <w:widowControl/>
        <w:jc w:val="left"/>
        <w:rPr>
          <w:rFonts w:eastAsia="黑体"/>
          <w:snapToGrid w:val="0"/>
          <w:color w:val="000000" w:themeColor="text1"/>
          <w:sz w:val="24"/>
          <w14:textFill>
            <w14:solidFill>
              <w14:schemeClr w14:val="tx1"/>
            </w14:solidFill>
          </w14:textFill>
        </w:rPr>
      </w:pPr>
      <w:bookmarkStart w:id="86" w:name="_Toc150162200"/>
    </w:p>
    <w:p w14:paraId="2689E7B7">
      <w:pPr>
        <w:pStyle w:val="3"/>
        <w:jc w:val="left"/>
        <w:rPr>
          <w:color w:val="000000" w:themeColor="text1"/>
          <w14:textFill>
            <w14:solidFill>
              <w14:schemeClr w14:val="tx1"/>
            </w14:solidFill>
          </w14:textFill>
        </w:rPr>
      </w:pPr>
      <w:bookmarkStart w:id="87" w:name="_Toc50642550"/>
      <w:r>
        <w:rPr>
          <w:rFonts w:hint="eastAsia"/>
          <w:color w:val="000000" w:themeColor="text1"/>
          <w14:textFill>
            <w14:solidFill>
              <w14:schemeClr w14:val="tx1"/>
            </w14:solidFill>
          </w14:textFill>
        </w:rPr>
        <w:t>1.6</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DOCUMENTATION</w:t>
      </w:r>
      <w:bookmarkEnd w:id="86"/>
      <w:bookmarkEnd w:id="87"/>
    </w:p>
    <w:p w14:paraId="3D6734AC">
      <w:pPr>
        <w:pStyle w:val="56"/>
        <w:spacing w:before="312" w:after="312"/>
        <w:rPr>
          <w:color w:val="000000" w:themeColor="text1"/>
          <w:w w:val="100"/>
          <w14:textFill>
            <w14:solidFill>
              <w14:schemeClr w14:val="tx1"/>
            </w14:solidFill>
          </w14:textFill>
        </w:rPr>
      </w:pPr>
      <w:bookmarkStart w:id="88" w:name="_Toc50642551"/>
      <w:bookmarkStart w:id="89" w:name="_Toc150162201"/>
      <w:r>
        <w:rPr>
          <w:rFonts w:hint="eastAsia"/>
          <w:color w:val="000000" w:themeColor="text1"/>
          <w:w w:val="100"/>
          <w14:textFill>
            <w14:solidFill>
              <w14:schemeClr w14:val="tx1"/>
            </w14:solidFill>
          </w14:textFill>
        </w:rPr>
        <w:t>1.6.</w:t>
      </w:r>
      <w:r>
        <w:rPr>
          <w:color w:val="000000" w:themeColor="text1"/>
          <w:w w:val="100"/>
          <w14:textFill>
            <w14:solidFill>
              <w14:schemeClr w14:val="tx1"/>
            </w14:solidFill>
          </w14:textFill>
        </w:rPr>
        <w:t>1</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PLANS FOR APPROVAL</w:t>
      </w:r>
      <w:bookmarkEnd w:id="88"/>
      <w:bookmarkEnd w:id="89"/>
    </w:p>
    <w:p w14:paraId="2DACFFA4">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plans for Buyer's approval shall be in accordance with the “List of drawing for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Buyer's approval” </w:t>
      </w:r>
      <w:r>
        <w:rPr>
          <w:b/>
          <w:i/>
          <w:color w:val="000000" w:themeColor="text1"/>
          <w:kern w:val="0"/>
          <w:sz w:val="24"/>
          <w14:textFill>
            <w14:solidFill>
              <w14:schemeClr w14:val="tx1"/>
            </w14:solidFill>
          </w14:textFill>
        </w:rPr>
        <w:t>with approximate dates</w:t>
      </w:r>
      <w:r>
        <w:rPr>
          <w:color w:val="000000" w:themeColor="text1"/>
          <w:kern w:val="0"/>
          <w:sz w:val="24"/>
          <w14:textFill>
            <w14:solidFill>
              <w14:schemeClr w14:val="tx1"/>
            </w14:solidFill>
          </w14:textFill>
        </w:rPr>
        <w:t xml:space="preserve"> as agreed between Builder and Buyer and submitted to the Buyer for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approval after the Building Contract of the Vessel.</w:t>
      </w:r>
    </w:p>
    <w:p w14:paraId="3D750198">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30F9572C">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Electronic copy (PDF format) </w:t>
      </w:r>
      <w:r>
        <w:rPr>
          <w:color w:val="000000" w:themeColor="text1"/>
          <w:kern w:val="0"/>
          <w:sz w:val="24"/>
          <w14:textFill>
            <w14:solidFill>
              <w14:schemeClr w14:val="tx1"/>
            </w14:solidFill>
          </w14:textFill>
        </w:rPr>
        <w:t xml:space="preserve">of the plans </w:t>
      </w:r>
      <w:r>
        <w:rPr>
          <w:rFonts w:hint="eastAsia"/>
          <w:color w:val="000000" w:themeColor="text1"/>
          <w:kern w:val="0"/>
          <w:sz w:val="24"/>
          <w14:textFill>
            <w14:solidFill>
              <w14:schemeClr w14:val="tx1"/>
            </w14:solidFill>
          </w14:textFill>
        </w:rPr>
        <w:t xml:space="preserve">for approval shall be submitted </w:t>
      </w:r>
      <w:r>
        <w:rPr>
          <w:color w:val="000000" w:themeColor="text1"/>
          <w:kern w:val="0"/>
          <w:sz w:val="24"/>
          <w14:textFill>
            <w14:solidFill>
              <w14:schemeClr w14:val="tx1"/>
            </w14:solidFill>
          </w14:textFill>
        </w:rPr>
        <w:t xml:space="preserve">to the </w:t>
      </w:r>
      <w:r>
        <w:rPr>
          <w:rFonts w:hint="eastAsia"/>
          <w:color w:val="000000" w:themeColor="text1"/>
          <w:kern w:val="0"/>
          <w:sz w:val="24"/>
          <w14:textFill>
            <w14:solidFill>
              <w14:schemeClr w14:val="tx1"/>
            </w14:solidFill>
          </w14:textFill>
        </w:rPr>
        <w:t>Buy</w:t>
      </w:r>
      <w:r>
        <w:rPr>
          <w:color w:val="000000" w:themeColor="text1"/>
          <w:kern w:val="0"/>
          <w:sz w:val="24"/>
          <w14:textFill>
            <w14:solidFill>
              <w14:schemeClr w14:val="tx1"/>
            </w14:solidFill>
          </w14:textFill>
        </w:rPr>
        <w:t xml:space="preserve">er and </w:t>
      </w:r>
      <w:r>
        <w:rPr>
          <w:rFonts w:hint="eastAsia"/>
          <w:color w:val="000000" w:themeColor="text1"/>
          <w:kern w:val="0"/>
          <w:sz w:val="24"/>
          <w14:textFill>
            <w14:solidFill>
              <w14:schemeClr w14:val="tx1"/>
            </w14:solidFill>
          </w14:textFill>
        </w:rPr>
        <w:t xml:space="preserve">the plans </w:t>
      </w:r>
      <w:r>
        <w:rPr>
          <w:color w:val="000000" w:themeColor="text1"/>
          <w:kern w:val="0"/>
          <w:sz w:val="24"/>
          <w14:textFill>
            <w14:solidFill>
              <w14:schemeClr w14:val="tx1"/>
            </w14:solidFill>
          </w14:textFill>
        </w:rPr>
        <w:t xml:space="preserve">with the </w:t>
      </w:r>
      <w:r>
        <w:rPr>
          <w:rFonts w:hint="eastAsia"/>
          <w:color w:val="000000" w:themeColor="text1"/>
          <w:kern w:val="0"/>
          <w:sz w:val="24"/>
          <w14:textFill>
            <w14:solidFill>
              <w14:schemeClr w14:val="tx1"/>
            </w14:solidFill>
          </w14:textFill>
        </w:rPr>
        <w:t>Buy</w:t>
      </w:r>
      <w:r>
        <w:rPr>
          <w:color w:val="000000" w:themeColor="text1"/>
          <w:kern w:val="0"/>
          <w:sz w:val="24"/>
          <w14:textFill>
            <w14:solidFill>
              <w14:schemeClr w14:val="tx1"/>
            </w14:solidFill>
          </w14:textFill>
        </w:rPr>
        <w:t>er's appro</w:t>
      </w:r>
      <w:r>
        <w:rPr>
          <w:rFonts w:hint="eastAsia"/>
          <w:color w:val="000000" w:themeColor="text1"/>
          <w:kern w:val="0"/>
          <w:sz w:val="24"/>
          <w14:textFill>
            <w14:solidFill>
              <w14:schemeClr w14:val="tx1"/>
            </w14:solidFill>
          </w14:textFill>
        </w:rPr>
        <w:t xml:space="preserve">ved signature shall be </w:t>
      </w:r>
      <w:r>
        <w:rPr>
          <w:color w:val="000000" w:themeColor="text1"/>
          <w:kern w:val="0"/>
          <w:sz w:val="24"/>
          <w14:textFill>
            <w14:solidFill>
              <w14:schemeClr w14:val="tx1"/>
            </w14:solidFill>
          </w14:textFill>
        </w:rPr>
        <w:t>returned</w:t>
      </w:r>
      <w:r>
        <w:rPr>
          <w:rFonts w:hint="eastAsia"/>
          <w:color w:val="000000" w:themeColor="text1"/>
          <w:kern w:val="0"/>
          <w:sz w:val="24"/>
          <w14:textFill>
            <w14:solidFill>
              <w14:schemeClr w14:val="tx1"/>
            </w14:solidFill>
          </w14:textFill>
        </w:rPr>
        <w:t xml:space="preserve"> to the Builder</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And these returned plans should be clearly marked with</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approved” or “approved with comments” or “not approved”</w:t>
      </w:r>
      <w:r>
        <w:rPr>
          <w:rFonts w:hint="eastAsia"/>
          <w:color w:val="000000" w:themeColor="text1"/>
          <w:kern w:val="0"/>
          <w:sz w:val="24"/>
          <w14:textFill>
            <w14:solidFill>
              <w14:schemeClr w14:val="tx1"/>
            </w14:solidFill>
          </w14:textFill>
        </w:rPr>
        <w:t>.</w:t>
      </w:r>
    </w:p>
    <w:p w14:paraId="5BAAFA4E">
      <w:pPr>
        <w:autoSpaceDE w:val="0"/>
        <w:autoSpaceDN w:val="0"/>
        <w:adjustRightInd w:val="0"/>
        <w:spacing w:before="20" w:line="260" w:lineRule="exact"/>
        <w:jc w:val="left"/>
        <w:rPr>
          <w:color w:val="000000" w:themeColor="text1"/>
          <w:kern w:val="0"/>
          <w:sz w:val="26"/>
          <w:szCs w:val="26"/>
          <w14:textFill>
            <w14:solidFill>
              <w14:schemeClr w14:val="tx1"/>
            </w14:solidFill>
          </w14:textFill>
        </w:rPr>
      </w:pPr>
    </w:p>
    <w:p w14:paraId="2F193CB6">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Builder’s standard Plans and subcontractor’s or Maker’s Plans may be used as working </w:t>
      </w:r>
      <w:r>
        <w:rPr>
          <w:rFonts w:hint="eastAsia"/>
          <w:color w:val="000000" w:themeColor="text1"/>
          <w:kern w:val="0"/>
          <w:sz w:val="24"/>
          <w14:textFill>
            <w14:solidFill>
              <w14:schemeClr w14:val="tx1"/>
            </w14:solidFill>
          </w14:textFill>
        </w:rPr>
        <w:t>p</w:t>
      </w:r>
      <w:r>
        <w:rPr>
          <w:color w:val="000000" w:themeColor="text1"/>
          <w:kern w:val="0"/>
          <w:sz w:val="24"/>
          <w14:textFill>
            <w14:solidFill>
              <w14:schemeClr w14:val="tx1"/>
            </w14:solidFill>
          </w14:textFill>
        </w:rPr>
        <w:t xml:space="preserve">lans or </w:t>
      </w:r>
      <w:r>
        <w:rPr>
          <w:rFonts w:hint="eastAsia"/>
          <w:color w:val="000000" w:themeColor="text1"/>
          <w:kern w:val="0"/>
          <w:sz w:val="24"/>
          <w14:textFill>
            <w14:solidFill>
              <w14:schemeClr w14:val="tx1"/>
            </w14:solidFill>
          </w14:textFill>
        </w:rPr>
        <w:t>p</w:t>
      </w:r>
      <w:r>
        <w:rPr>
          <w:color w:val="000000" w:themeColor="text1"/>
          <w:kern w:val="0"/>
          <w:sz w:val="24"/>
          <w14:textFill>
            <w14:solidFill>
              <w14:schemeClr w14:val="tx1"/>
            </w14:solidFill>
          </w14:textFill>
        </w:rPr>
        <w:t>lans for approval.</w:t>
      </w:r>
    </w:p>
    <w:p w14:paraId="5FA41AAA">
      <w:pPr>
        <w:autoSpaceDE w:val="0"/>
        <w:autoSpaceDN w:val="0"/>
        <w:adjustRightInd w:val="0"/>
        <w:spacing w:line="243" w:lineRule="auto"/>
        <w:rPr>
          <w:color w:val="000000" w:themeColor="text1"/>
          <w:kern w:val="0"/>
          <w:sz w:val="24"/>
          <w14:textFill>
            <w14:solidFill>
              <w14:schemeClr w14:val="tx1"/>
            </w14:solidFill>
          </w14:textFill>
        </w:rPr>
      </w:pPr>
    </w:p>
    <w:p w14:paraId="16109513">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T</w:t>
      </w:r>
      <w:r>
        <w:rPr>
          <w:color w:val="000000" w:themeColor="text1"/>
          <w:kern w:val="0"/>
          <w:sz w:val="24"/>
          <w14:textFill>
            <w14:solidFill>
              <w14:schemeClr w14:val="tx1"/>
            </w14:solidFill>
          </w14:textFill>
        </w:rPr>
        <w: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plans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submitted </w:t>
      </w:r>
      <w:r>
        <w:rPr>
          <w:rFonts w:hint="eastAsia"/>
          <w:color w:val="000000" w:themeColor="text1"/>
          <w:kern w:val="0"/>
          <w:sz w:val="24"/>
          <w14:textFill>
            <w14:solidFill>
              <w14:schemeClr w14:val="tx1"/>
            </w14:solidFill>
          </w14:textFill>
        </w:rPr>
        <w:t xml:space="preserve">for approval </w:t>
      </w:r>
      <w:r>
        <w:rPr>
          <w:color w:val="000000" w:themeColor="text1"/>
          <w:kern w:val="0"/>
          <w:sz w:val="24"/>
          <w14:textFill>
            <w14:solidFill>
              <w14:schemeClr w14:val="tx1"/>
            </w14:solidFill>
          </w14:textFill>
        </w:rPr>
        <w:t>shall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be deemed to have been approved </w:t>
      </w:r>
      <w:r>
        <w:rPr>
          <w:rFonts w:hint="eastAsia"/>
          <w:color w:val="000000" w:themeColor="text1"/>
          <w:kern w:val="0"/>
          <w:sz w:val="24"/>
          <w14:textFill>
            <w14:solidFill>
              <w14:schemeClr w14:val="tx1"/>
            </w14:solidFill>
          </w14:textFill>
        </w:rPr>
        <w:t xml:space="preserve">without any comment when the Buyer does not dispatch the </w:t>
      </w:r>
      <w:r>
        <w:rPr>
          <w:color w:val="000000" w:themeColor="text1"/>
          <w:kern w:val="0"/>
          <w:sz w:val="24"/>
          <w14:textFill>
            <w14:solidFill>
              <w14:schemeClr w14:val="tx1"/>
            </w14:solidFill>
          </w14:textFill>
        </w:rPr>
        <w:t>approved plan within</w:t>
      </w:r>
      <w:r>
        <w:rPr>
          <w:rFonts w:hint="eastAsia"/>
          <w:color w:val="000000" w:themeColor="text1"/>
          <w:kern w:val="0"/>
          <w:sz w:val="24"/>
          <w14:textFill>
            <w14:solidFill>
              <w14:schemeClr w14:val="tx1"/>
            </w14:solidFill>
          </w14:textFill>
        </w:rPr>
        <w:t xml:space="preserve"> </w:t>
      </w:r>
      <w:r>
        <w:rPr>
          <w:rFonts w:eastAsia="Times New Roman"/>
          <w:sz w:val="24"/>
        </w:rPr>
        <w:t>fou</w:t>
      </w:r>
      <w:r>
        <w:rPr>
          <w:rFonts w:eastAsia="Times New Roman"/>
          <w:spacing w:val="-1"/>
          <w:sz w:val="24"/>
        </w:rPr>
        <w:t>r</w:t>
      </w:r>
      <w:r>
        <w:rPr>
          <w:rFonts w:eastAsia="Times New Roman"/>
          <w:sz w:val="24"/>
        </w:rPr>
        <w:t>te</w:t>
      </w:r>
      <w:r>
        <w:rPr>
          <w:rFonts w:eastAsia="Times New Roman"/>
          <w:spacing w:val="-1"/>
          <w:sz w:val="24"/>
        </w:rPr>
        <w:t>e</w:t>
      </w:r>
      <w:r>
        <w:rPr>
          <w:rFonts w:eastAsia="Times New Roman"/>
          <w:sz w:val="24"/>
        </w:rPr>
        <w:t xml:space="preserve">n(14) </w:t>
      </w:r>
      <w:r>
        <w:rPr>
          <w:color w:val="000000" w:themeColor="text1"/>
          <w:kern w:val="0"/>
          <w:sz w:val="24"/>
          <w14:textFill>
            <w14:solidFill>
              <w14:schemeClr w14:val="tx1"/>
            </w14:solidFill>
          </w14:textFill>
        </w:rPr>
        <w:t xml:space="preserve"> calendar </w:t>
      </w:r>
      <w:r>
        <w:rPr>
          <w:rFonts w:hint="eastAsia"/>
          <w:color w:val="000000" w:themeColor="text1"/>
          <w:kern w:val="0"/>
          <w:sz w:val="24"/>
          <w14:textFill>
            <w14:solidFill>
              <w14:schemeClr w14:val="tx1"/>
            </w14:solidFill>
          </w14:textFill>
        </w:rPr>
        <w:t>days after receipt the electronic copy plans.</w:t>
      </w:r>
    </w:p>
    <w:p w14:paraId="1A3EE225">
      <w:pPr>
        <w:autoSpaceDE w:val="0"/>
        <w:autoSpaceDN w:val="0"/>
        <w:adjustRightInd w:val="0"/>
        <w:spacing w:line="243" w:lineRule="auto"/>
        <w:ind w:left="1107"/>
        <w:rPr>
          <w:color w:val="000000" w:themeColor="text1"/>
          <w:kern w:val="0"/>
          <w:sz w:val="24"/>
          <w14:textFill>
            <w14:solidFill>
              <w14:schemeClr w14:val="tx1"/>
            </w14:solidFill>
          </w14:textFill>
        </w:rPr>
      </w:pPr>
    </w:p>
    <w:p w14:paraId="4A348A88">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After the mutual agreement of each drawing's/manual's comments, included in 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relevant PCF form, a revised drawing called "Final Agreed Drawing", should be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submitted to Owners which will include all the modifications agreed during the plan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approval stage and all class comments, if any. This "Final Agreed Drawing", shall be the</w:t>
      </w:r>
    </w:p>
    <w:p w14:paraId="15DB7E6D">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one to be used during the vessel's construction stage.</w:t>
      </w:r>
    </w:p>
    <w:p w14:paraId="5E312C06">
      <w:pPr>
        <w:autoSpaceDE w:val="0"/>
        <w:autoSpaceDN w:val="0"/>
        <w:adjustRightInd w:val="0"/>
        <w:spacing w:line="243" w:lineRule="auto"/>
        <w:ind w:left="1107"/>
        <w:rPr>
          <w:color w:val="000000" w:themeColor="text1"/>
          <w:kern w:val="0"/>
          <w:sz w:val="24"/>
          <w14:textFill>
            <w14:solidFill>
              <w14:schemeClr w14:val="tx1"/>
            </w14:solidFill>
          </w14:textFill>
        </w:rPr>
      </w:pPr>
    </w:p>
    <w:p w14:paraId="59938F49">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During the phase of class plan approval, Builder will provide the Class approval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drawing with class’ comments to the Buyer.</w:t>
      </w:r>
    </w:p>
    <w:p w14:paraId="4E4FB16C">
      <w:pPr>
        <w:autoSpaceDE w:val="0"/>
        <w:autoSpaceDN w:val="0"/>
        <w:adjustRightInd w:val="0"/>
        <w:spacing w:line="243" w:lineRule="auto"/>
        <w:ind w:left="1107"/>
        <w:rPr>
          <w:color w:val="000000" w:themeColor="text1"/>
          <w:kern w:val="0"/>
          <w:sz w:val="24"/>
          <w14:textFill>
            <w14:solidFill>
              <w14:schemeClr w14:val="tx1"/>
            </w14:solidFill>
          </w14:textFill>
        </w:rPr>
      </w:pPr>
    </w:p>
    <w:p w14:paraId="464F64C9">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Final Approved drawings as clean version shall be submitted in one set of hard copy and</w:t>
      </w:r>
    </w:p>
    <w:p w14:paraId="46CE9F88">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PDF electronic format to the Site office well in advance before onsite inspections. These</w:t>
      </w:r>
    </w:p>
    <w:p w14:paraId="1C402540">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drawings to be in English.</w:t>
      </w:r>
    </w:p>
    <w:p w14:paraId="158BBFEB">
      <w:pPr>
        <w:autoSpaceDE w:val="0"/>
        <w:autoSpaceDN w:val="0"/>
        <w:adjustRightInd w:val="0"/>
        <w:spacing w:line="243" w:lineRule="auto"/>
        <w:ind w:left="1107"/>
        <w:rPr>
          <w:color w:val="000000" w:themeColor="text1"/>
          <w:kern w:val="0"/>
          <w:sz w:val="24"/>
          <w14:textFill>
            <w14:solidFill>
              <w14:schemeClr w14:val="tx1"/>
            </w14:solidFill>
          </w14:textFill>
        </w:rPr>
      </w:pPr>
    </w:p>
    <w:p w14:paraId="416BA6D6">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For sister vessels, if any, the plans and documents of first vessel shall be used, so no duplication of drawing approval shall be necessary in general.</w:t>
      </w:r>
    </w:p>
    <w:p w14:paraId="009E8B4D">
      <w:pPr>
        <w:autoSpaceDE w:val="0"/>
        <w:autoSpaceDN w:val="0"/>
        <w:adjustRightInd w:val="0"/>
        <w:spacing w:line="243" w:lineRule="auto"/>
        <w:ind w:left="1107"/>
        <w:rPr>
          <w:color w:val="000000" w:themeColor="text1"/>
          <w:kern w:val="0"/>
          <w:sz w:val="24"/>
          <w14:textFill>
            <w14:solidFill>
              <w14:schemeClr w14:val="tx1"/>
            </w14:solidFill>
          </w14:textFill>
        </w:rPr>
      </w:pPr>
    </w:p>
    <w:p w14:paraId="0871ED4A">
      <w:pPr>
        <w:pStyle w:val="56"/>
        <w:spacing w:before="312" w:after="312"/>
        <w:rPr>
          <w:color w:val="000000" w:themeColor="text1"/>
          <w:w w:val="100"/>
          <w14:textFill>
            <w14:solidFill>
              <w14:schemeClr w14:val="tx1"/>
            </w14:solidFill>
          </w14:textFill>
        </w:rPr>
      </w:pPr>
      <w:bookmarkStart w:id="90" w:name="_Toc150162202"/>
      <w:bookmarkStart w:id="91" w:name="_Toc50642552"/>
      <w:r>
        <w:rPr>
          <w:rFonts w:hint="eastAsia"/>
          <w:color w:val="000000" w:themeColor="text1"/>
          <w:w w:val="100"/>
          <w14:textFill>
            <w14:solidFill>
              <w14:schemeClr w14:val="tx1"/>
            </w14:solidFill>
          </w14:textFill>
        </w:rPr>
        <w:t>1.6.</w:t>
      </w:r>
      <w:r>
        <w:rPr>
          <w:color w:val="000000" w:themeColor="text1"/>
          <w:w w:val="100"/>
          <w14:textFill>
            <w14:solidFill>
              <w14:schemeClr w14:val="tx1"/>
            </w14:solidFill>
          </w14:textFill>
        </w:rPr>
        <w:t>2</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FINISHED DRAWINGS</w:t>
      </w:r>
      <w:bookmarkEnd w:id="90"/>
      <w:bookmarkEnd w:id="91"/>
    </w:p>
    <w:p w14:paraId="74509269">
      <w:pPr>
        <w:autoSpaceDE w:val="0"/>
        <w:autoSpaceDN w:val="0"/>
        <w:adjustRightInd w:val="0"/>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Upon</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delivery</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of</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Vessel,</w:t>
      </w:r>
      <w:r>
        <w:rPr>
          <w:rFonts w:hint="eastAsia"/>
          <w:color w:val="000000" w:themeColor="text1"/>
          <w:kern w:val="0"/>
          <w:sz w:val="24"/>
          <w14:textFill>
            <w14:solidFill>
              <w14:schemeClr w14:val="tx1"/>
            </w14:solidFill>
          </w14:textFill>
        </w:rPr>
        <w:t xml:space="preserve"> </w:t>
      </w:r>
      <w:r>
        <w:rPr>
          <w:b/>
          <w:i/>
          <w:color w:val="000000" w:themeColor="text1"/>
          <w:kern w:val="0"/>
          <w:sz w:val="24"/>
          <w14:textFill>
            <w14:solidFill>
              <w14:schemeClr w14:val="tx1"/>
            </w14:solidFill>
          </w14:textFill>
        </w:rPr>
        <w:t xml:space="preserve">four (4) </w:t>
      </w:r>
      <w:r>
        <w:rPr>
          <w:color w:val="000000" w:themeColor="text1"/>
          <w:kern w:val="0"/>
          <w:sz w:val="24"/>
          <w14:textFill>
            <w14:solidFill>
              <w14:schemeClr w14:val="tx1"/>
            </w14:solidFill>
          </w14:textFill>
        </w:rPr>
        <w:t>copies</w:t>
      </w:r>
      <w:r>
        <w:rPr>
          <w:rFonts w:hint="eastAsia"/>
          <w:color w:val="000000" w:themeColor="text1"/>
          <w:kern w:val="0"/>
          <w:sz w:val="24"/>
          <w14:textFill>
            <w14:solidFill>
              <w14:schemeClr w14:val="tx1"/>
            </w14:solidFill>
          </w14:textFill>
        </w:rPr>
        <w:t xml:space="preserve"> in black and white </w:t>
      </w:r>
      <w:r>
        <w:rPr>
          <w:color w:val="000000" w:themeColor="text1"/>
          <w:kern w:val="0"/>
          <w:sz w:val="24"/>
          <w14:textFill>
            <w14:solidFill>
              <w14:schemeClr w14:val="tx1"/>
            </w14:solidFill>
          </w14:textFill>
        </w:rPr>
        <w:t>of</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finished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plans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shall</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be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furnished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to</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the</w:t>
      </w:r>
      <w:r>
        <w:rPr>
          <w:rFonts w:hint="eastAsia"/>
          <w:color w:val="000000" w:themeColor="text1"/>
          <w:kern w:val="0"/>
          <w:sz w:val="24"/>
          <w14:textFill>
            <w14:solidFill>
              <w14:schemeClr w14:val="tx1"/>
            </w14:solidFill>
          </w14:textFill>
        </w:rPr>
        <w:t xml:space="preserve"> Buy</w:t>
      </w:r>
      <w:r>
        <w:rPr>
          <w:color w:val="000000" w:themeColor="text1"/>
          <w:kern w:val="0"/>
          <w:sz w:val="24"/>
          <w14:textFill>
            <w14:solidFill>
              <w14:schemeClr w14:val="tx1"/>
            </w14:solidFill>
          </w14:textFill>
        </w:rPr>
        <w:t>er</w:t>
      </w:r>
      <w:r>
        <w:rPr>
          <w:rFonts w:hint="eastAsia"/>
          <w:color w:val="000000" w:themeColor="text1"/>
          <w:kern w:val="0"/>
          <w:sz w:val="24"/>
          <w14:textFill>
            <w14:solidFill>
              <w14:schemeClr w14:val="tx1"/>
            </w14:solidFill>
          </w14:textFill>
        </w:rPr>
        <w:t xml:space="preserve"> in accordance with </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List of finished plans</w:t>
      </w:r>
      <w:r>
        <w:rPr>
          <w:color w:val="000000" w:themeColor="text1"/>
          <w:kern w:val="0"/>
          <w:sz w:val="24"/>
          <w14:textFill>
            <w14:solidFill>
              <w14:schemeClr w14:val="tx1"/>
            </w14:solidFill>
          </w14:textFill>
        </w:rPr>
        <w:t xml:space="preserve">”, one (1) copy to the </w:t>
      </w:r>
      <w:r>
        <w:rPr>
          <w:rFonts w:hint="eastAsia"/>
          <w:color w:val="000000" w:themeColor="text1"/>
          <w:kern w:val="0"/>
          <w:sz w:val="24"/>
          <w14:textFill>
            <w14:solidFill>
              <w14:schemeClr w14:val="tx1"/>
            </w14:solidFill>
          </w14:textFill>
        </w:rPr>
        <w:t>Buy</w:t>
      </w:r>
      <w:r>
        <w:rPr>
          <w:color w:val="000000" w:themeColor="text1"/>
          <w:kern w:val="0"/>
          <w:sz w:val="24"/>
          <w14:textFill>
            <w14:solidFill>
              <w14:schemeClr w14:val="tx1"/>
            </w14:solidFill>
          </w14:textFill>
        </w:rPr>
        <w:t>er’s office and two (2) copies to the Vessel.</w:t>
      </w:r>
    </w:p>
    <w:p w14:paraId="2E180619">
      <w:pPr>
        <w:autoSpaceDE w:val="0"/>
        <w:autoSpaceDN w:val="0"/>
        <w:adjustRightInd w:val="0"/>
        <w:spacing w:before="3" w:line="280" w:lineRule="exact"/>
        <w:rPr>
          <w:color w:val="000000" w:themeColor="text1"/>
          <w:kern w:val="0"/>
          <w:sz w:val="28"/>
          <w:szCs w:val="28"/>
          <w14:textFill>
            <w14:solidFill>
              <w14:schemeClr w14:val="tx1"/>
            </w14:solidFill>
          </w14:textFill>
        </w:rPr>
      </w:pPr>
    </w:p>
    <w:p w14:paraId="3DF310DB">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The scope and form of the finished </w:t>
      </w:r>
      <w:r>
        <w:rPr>
          <w:rFonts w:hint="eastAsia"/>
          <w:color w:val="000000" w:themeColor="text1"/>
          <w:kern w:val="0"/>
          <w:sz w:val="24"/>
          <w14:textFill>
            <w14:solidFill>
              <w14:schemeClr w14:val="tx1"/>
            </w14:solidFill>
          </w14:textFill>
        </w:rPr>
        <w:t>plan</w:t>
      </w:r>
      <w:r>
        <w:rPr>
          <w:color w:val="000000" w:themeColor="text1"/>
          <w:kern w:val="0"/>
          <w:sz w:val="24"/>
          <w14:textFill>
            <w14:solidFill>
              <w14:schemeClr w14:val="tx1"/>
            </w14:solidFill>
          </w14:textFill>
        </w:rPr>
        <w:t xml:space="preserve">s shall be in accordance with the </w:t>
      </w:r>
      <w:r>
        <w:rPr>
          <w:rFonts w:hint="eastAsia"/>
          <w:color w:val="000000" w:themeColor="text1"/>
          <w:kern w:val="0"/>
          <w:sz w:val="24"/>
          <w14:textFill>
            <w14:solidFill>
              <w14:schemeClr w14:val="tx1"/>
            </w14:solidFill>
          </w14:textFill>
        </w:rPr>
        <w:t>Builder</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s </w:t>
      </w:r>
      <w:r>
        <w:rPr>
          <w:color w:val="000000" w:themeColor="text1"/>
          <w:kern w:val="0"/>
          <w:sz w:val="24"/>
          <w14:textFill>
            <w14:solidFill>
              <w14:schemeClr w14:val="tx1"/>
            </w14:solidFill>
          </w14:textFill>
        </w:rPr>
        <w:t>standard and</w:t>
      </w:r>
      <w:r>
        <w:rPr>
          <w:rFonts w:hint="eastAsia"/>
          <w:color w:val="000000" w:themeColor="text1"/>
          <w:kern w:val="0"/>
          <w:sz w:val="24"/>
          <w14:textFill>
            <w14:solidFill>
              <w14:schemeClr w14:val="tx1"/>
            </w14:solidFill>
          </w14:textFill>
        </w:rPr>
        <w:t xml:space="preserve"> the list of finished plans shall be submitted to the Buyer for approval in due course</w:t>
      </w:r>
      <w:r>
        <w:rPr>
          <w:color w:val="000000" w:themeColor="text1"/>
          <w:kern w:val="0"/>
          <w:sz w:val="24"/>
          <w14:textFill>
            <w14:solidFill>
              <w14:schemeClr w14:val="tx1"/>
            </w14:solidFill>
          </w14:textFill>
        </w:rPr>
        <w:t>.</w:t>
      </w:r>
    </w:p>
    <w:p w14:paraId="262136B2">
      <w:pPr>
        <w:autoSpaceDE w:val="0"/>
        <w:autoSpaceDN w:val="0"/>
        <w:adjustRightInd w:val="0"/>
        <w:spacing w:line="243" w:lineRule="auto"/>
        <w:ind w:left="1107"/>
        <w:rPr>
          <w:color w:val="000000" w:themeColor="text1"/>
          <w:kern w:val="0"/>
          <w:sz w:val="26"/>
          <w:szCs w:val="26"/>
          <w14:textFill>
            <w14:solidFill>
              <w14:schemeClr w14:val="tx1"/>
            </w14:solidFill>
          </w14:textFill>
        </w:rPr>
      </w:pPr>
    </w:p>
    <w:p w14:paraId="0B18856A">
      <w:pPr>
        <w:autoSpaceDE w:val="0"/>
        <w:autoSpaceDN w:val="0"/>
        <w:adjustRightInd w:val="0"/>
        <w:spacing w:line="243" w:lineRule="auto"/>
        <w:ind w:left="1105"/>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O</w:t>
      </w:r>
      <w:r>
        <w:rPr>
          <w:rFonts w:hint="eastAsia"/>
          <w:color w:val="000000" w:themeColor="text1"/>
          <w:kern w:val="0"/>
          <w:sz w:val="24"/>
          <w14:textFill>
            <w14:solidFill>
              <w14:schemeClr w14:val="tx1"/>
            </w14:solidFill>
          </w14:textFill>
        </w:rPr>
        <w:t xml:space="preserve">ne </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1</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set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of</w:t>
      </w:r>
      <w:r>
        <w:rPr>
          <w:rFonts w:hint="eastAsia"/>
          <w:color w:val="000000" w:themeColor="text1"/>
          <w:kern w:val="0"/>
          <w:sz w:val="24"/>
          <w14:textFill>
            <w14:solidFill>
              <w14:schemeClr w14:val="tx1"/>
            </w14:solidFill>
          </w14:textFill>
        </w:rPr>
        <w:t xml:space="preserve"> the final plans except Maker</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s plans shall be furnished to the Buyer in electronic PDF format (CD-ROM </w:t>
      </w:r>
      <w:r>
        <w:rPr>
          <w:color w:val="000000" w:themeColor="text1"/>
          <w:kern w:val="0"/>
          <w:sz w:val="24"/>
          <w14:textFill>
            <w14:solidFill>
              <w14:schemeClr w14:val="tx1"/>
            </w14:solidFill>
          </w14:textFill>
        </w:rPr>
        <w:t>or equivalent</w:t>
      </w:r>
      <w:r>
        <w:rPr>
          <w:rFonts w:hint="eastAsia"/>
          <w:color w:val="000000" w:themeColor="text1"/>
          <w:kern w:val="0"/>
          <w:sz w:val="24"/>
          <w14:textFill>
            <w14:solidFill>
              <w14:schemeClr w14:val="tx1"/>
            </w14:solidFill>
          </w14:textFill>
        </w:rPr>
        <w:t xml:space="preserve">) in accordance with </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List of finished plans</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 for the first vessel</w:t>
      </w:r>
      <w:r>
        <w:rPr>
          <w:color w:val="000000" w:themeColor="text1"/>
          <w:kern w:val="0"/>
          <w:sz w:val="24"/>
          <w14:textFill>
            <w14:solidFill>
              <w14:schemeClr w14:val="tx1"/>
            </w14:solidFill>
          </w14:textFill>
        </w:rPr>
        <w:t>.</w:t>
      </w:r>
    </w:p>
    <w:p w14:paraId="47FDCF80">
      <w:pPr>
        <w:autoSpaceDE w:val="0"/>
        <w:autoSpaceDN w:val="0"/>
        <w:adjustRightInd w:val="0"/>
        <w:spacing w:before="20" w:line="260" w:lineRule="exact"/>
        <w:rPr>
          <w:color w:val="000000" w:themeColor="text1"/>
          <w:kern w:val="0"/>
          <w:sz w:val="26"/>
          <w:szCs w:val="26"/>
          <w14:textFill>
            <w14:solidFill>
              <w14:schemeClr w14:val="tx1"/>
            </w14:solidFill>
          </w14:textFill>
        </w:rPr>
      </w:pPr>
    </w:p>
    <w:p w14:paraId="101A9BEB">
      <w:pPr>
        <w:autoSpaceDE w:val="0"/>
        <w:autoSpaceDN w:val="0"/>
        <w:adjustRightInd w:val="0"/>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Instruction books shall be furnished for equipment </w:t>
      </w:r>
      <w:r>
        <w:rPr>
          <w:rFonts w:hint="eastAsia"/>
          <w:color w:val="000000" w:themeColor="text1"/>
          <w:kern w:val="0"/>
          <w:sz w:val="24"/>
          <w14:textFill>
            <w14:solidFill>
              <w14:schemeClr w14:val="tx1"/>
            </w14:solidFill>
          </w14:textFill>
        </w:rPr>
        <w:t xml:space="preserve">and </w:t>
      </w:r>
      <w:r>
        <w:rPr>
          <w:color w:val="000000" w:themeColor="text1"/>
          <w:kern w:val="0"/>
          <w:sz w:val="24"/>
          <w14:textFill>
            <w14:solidFill>
              <w14:schemeClr w14:val="tx1"/>
            </w14:solidFill>
          </w14:textFill>
        </w:rPr>
        <w:t>machinery</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as </w:t>
      </w:r>
      <w:r>
        <w:rPr>
          <w:rFonts w:hint="eastAsia"/>
          <w:color w:val="000000" w:themeColor="text1"/>
          <w:kern w:val="0"/>
          <w:sz w:val="24"/>
          <w14:textFill>
            <w14:solidFill>
              <w14:schemeClr w14:val="tx1"/>
            </w14:solidFill>
          </w14:textFill>
        </w:rPr>
        <w:t>supplied by manufacturer</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Electronic manual of M/E and A/E to be provided by Maker.</w:t>
      </w:r>
    </w:p>
    <w:p w14:paraId="4C6A806D">
      <w:pPr>
        <w:autoSpaceDE w:val="0"/>
        <w:autoSpaceDN w:val="0"/>
        <w:adjustRightInd w:val="0"/>
        <w:spacing w:before="3" w:line="280" w:lineRule="exact"/>
        <w:rPr>
          <w:color w:val="000000" w:themeColor="text1"/>
          <w:kern w:val="0"/>
          <w:sz w:val="28"/>
          <w:szCs w:val="28"/>
          <w14:textFill>
            <w14:solidFill>
              <w14:schemeClr w14:val="tx1"/>
            </w14:solidFill>
          </w14:textFill>
        </w:rPr>
      </w:pPr>
    </w:p>
    <w:p w14:paraId="241DF429">
      <w:pPr>
        <w:autoSpaceDE w:val="0"/>
        <w:autoSpaceDN w:val="0"/>
        <w:adjustRightInd w:val="0"/>
        <w:spacing w:line="243" w:lineRule="auto"/>
        <w:ind w:left="1107"/>
        <w:rPr>
          <w:b/>
          <w:i/>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The following plans</w:t>
      </w:r>
      <w:r>
        <w:rPr>
          <w:rFonts w:hint="eastAsia"/>
          <w:color w:val="000000" w:themeColor="text1"/>
          <w:kern w:val="0"/>
          <w:sz w:val="24"/>
          <w14:textFill>
            <w14:solidFill>
              <w14:schemeClr w14:val="tx1"/>
            </w14:solidFill>
          </w14:textFill>
        </w:rPr>
        <w:t xml:space="preserve">, one (1) copy for each, mounted in aluminum alloy frame with glass shall be </w:t>
      </w:r>
      <w:r>
        <w:rPr>
          <w:color w:val="000000" w:themeColor="text1"/>
          <w:kern w:val="0"/>
          <w:sz w:val="24"/>
          <w14:textFill>
            <w14:solidFill>
              <w14:schemeClr w14:val="tx1"/>
            </w14:solidFill>
          </w14:textFill>
        </w:rPr>
        <w:t xml:space="preserve">arranged at suitable places on board as directed by </w:t>
      </w:r>
      <w:r>
        <w:rPr>
          <w:rFonts w:hint="eastAsia"/>
          <w:color w:val="000000" w:themeColor="text1"/>
          <w:kern w:val="0"/>
          <w:sz w:val="24"/>
          <w14:textFill>
            <w14:solidFill>
              <w14:schemeClr w14:val="tx1"/>
            </w14:solidFill>
          </w14:textFill>
        </w:rPr>
        <w:t>Buy</w:t>
      </w:r>
      <w:r>
        <w:rPr>
          <w:color w:val="000000" w:themeColor="text1"/>
          <w:kern w:val="0"/>
          <w:sz w:val="24"/>
          <w14:textFill>
            <w14:solidFill>
              <w14:schemeClr w14:val="tx1"/>
            </w14:solidFill>
          </w14:textFill>
        </w:rPr>
        <w:t xml:space="preserve">er's </w:t>
      </w:r>
      <w:r>
        <w:rPr>
          <w:rFonts w:hint="eastAsia"/>
          <w:color w:val="000000" w:themeColor="text1"/>
          <w:kern w:val="0"/>
          <w:sz w:val="24"/>
          <w14:textFill>
            <w14:solidFill>
              <w14:schemeClr w14:val="tx1"/>
            </w14:solidFill>
          </w14:textFill>
        </w:rPr>
        <w:t>supervisor</w:t>
      </w:r>
      <w:r>
        <w:rPr>
          <w:color w:val="000000" w:themeColor="text1"/>
          <w:kern w:val="0"/>
          <w:sz w:val="24"/>
          <w14:textFill>
            <w14:solidFill>
              <w14:schemeClr w14:val="tx1"/>
            </w14:solidFill>
          </w14:textFill>
        </w:rPr>
        <w:t>.</w:t>
      </w:r>
      <w:r>
        <w:rPr>
          <w:b/>
          <w:i/>
          <w:color w:val="000000" w:themeColor="text1"/>
          <w:kern w:val="0"/>
          <w:sz w:val="24"/>
          <w14:textFill>
            <w14:solidFill>
              <w14:schemeClr w14:val="tx1"/>
            </w14:solidFill>
          </w14:textFill>
        </w:rPr>
        <w:t xml:space="preserve"> Except GA Plan and Fire Control and Safety Plan submit three(3) copy for Bridge, A-deck and ECR.</w:t>
      </w:r>
    </w:p>
    <w:p w14:paraId="031C665D">
      <w:pPr>
        <w:autoSpaceDE w:val="0"/>
        <w:autoSpaceDN w:val="0"/>
        <w:adjustRightInd w:val="0"/>
        <w:spacing w:before="20" w:line="260" w:lineRule="exact"/>
        <w:rPr>
          <w:color w:val="000000" w:themeColor="text1"/>
          <w:kern w:val="0"/>
          <w:sz w:val="26"/>
          <w:szCs w:val="26"/>
          <w14:textFill>
            <w14:solidFill>
              <w14:schemeClr w14:val="tx1"/>
            </w14:solidFill>
          </w14:textFill>
        </w:rPr>
      </w:pPr>
    </w:p>
    <w:p w14:paraId="4C0D5B8A">
      <w:pPr>
        <w:pStyle w:val="58"/>
        <w:numPr>
          <w:ilvl w:val="0"/>
          <w:numId w:val="15"/>
        </w:numPr>
        <w:tabs>
          <w:tab w:val="left" w:pos="1540"/>
        </w:tabs>
        <w:autoSpaceDE w:val="0"/>
        <w:autoSpaceDN w:val="0"/>
        <w:adjustRightInd w:val="0"/>
        <w:spacing w:line="280" w:lineRule="exact"/>
        <w:ind w:left="1509" w:hanging="403" w:firstLineChars="0"/>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General Arrangement Plan</w:t>
      </w:r>
    </w:p>
    <w:p w14:paraId="49776145">
      <w:pPr>
        <w:pStyle w:val="58"/>
        <w:numPr>
          <w:ilvl w:val="0"/>
          <w:numId w:val="15"/>
        </w:numPr>
        <w:tabs>
          <w:tab w:val="left" w:pos="1540"/>
        </w:tabs>
        <w:autoSpaceDE w:val="0"/>
        <w:autoSpaceDN w:val="0"/>
        <w:adjustRightInd w:val="0"/>
        <w:spacing w:line="280" w:lineRule="exact"/>
        <w:ind w:left="1509" w:hanging="403"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Tank </w:t>
      </w:r>
      <w:r>
        <w:rPr>
          <w:color w:val="000000" w:themeColor="text1"/>
          <w:kern w:val="0"/>
          <w:sz w:val="24"/>
          <w14:textFill>
            <w14:solidFill>
              <w14:schemeClr w14:val="tx1"/>
            </w14:solidFill>
          </w14:textFill>
        </w:rPr>
        <w:t>Capacity Plan with Deadweight Scale</w:t>
      </w:r>
    </w:p>
    <w:p w14:paraId="1920A368">
      <w:pPr>
        <w:pStyle w:val="58"/>
        <w:numPr>
          <w:ilvl w:val="0"/>
          <w:numId w:val="15"/>
        </w:numPr>
        <w:tabs>
          <w:tab w:val="left" w:pos="1540"/>
        </w:tabs>
        <w:autoSpaceDE w:val="0"/>
        <w:autoSpaceDN w:val="0"/>
        <w:adjustRightInd w:val="0"/>
        <w:spacing w:line="280" w:lineRule="exact"/>
        <w:ind w:left="1509" w:hanging="403"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Container Stowage Plan</w:t>
      </w:r>
    </w:p>
    <w:p w14:paraId="08FC32BE">
      <w:pPr>
        <w:pStyle w:val="58"/>
        <w:numPr>
          <w:ilvl w:val="0"/>
          <w:numId w:val="15"/>
        </w:numPr>
        <w:tabs>
          <w:tab w:val="left" w:pos="1540"/>
        </w:tabs>
        <w:autoSpaceDE w:val="0"/>
        <w:autoSpaceDN w:val="0"/>
        <w:adjustRightInd w:val="0"/>
        <w:spacing w:line="280" w:lineRule="exact"/>
        <w:ind w:left="1509" w:hanging="403"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Fire </w:t>
      </w:r>
      <w:r>
        <w:rPr>
          <w:rFonts w:hint="eastAsia"/>
          <w:color w:val="000000" w:themeColor="text1"/>
          <w:kern w:val="0"/>
          <w:sz w:val="24"/>
          <w14:textFill>
            <w14:solidFill>
              <w14:schemeClr w14:val="tx1"/>
            </w14:solidFill>
          </w14:textFill>
        </w:rPr>
        <w:t>C</w:t>
      </w:r>
      <w:r>
        <w:rPr>
          <w:color w:val="000000" w:themeColor="text1"/>
          <w:kern w:val="0"/>
          <w:sz w:val="24"/>
          <w14:textFill>
            <w14:solidFill>
              <w14:schemeClr w14:val="tx1"/>
            </w14:solidFill>
          </w14:textFill>
        </w:rPr>
        <w:t xml:space="preserve">ontrol </w:t>
      </w:r>
      <w:r>
        <w:rPr>
          <w:rFonts w:hint="eastAsia"/>
          <w:color w:val="000000" w:themeColor="text1"/>
          <w:kern w:val="0"/>
          <w:sz w:val="24"/>
          <w14:textFill>
            <w14:solidFill>
              <w14:schemeClr w14:val="tx1"/>
            </w14:solidFill>
          </w14:textFill>
        </w:rPr>
        <w:t>and Safety P</w:t>
      </w:r>
      <w:r>
        <w:rPr>
          <w:color w:val="000000" w:themeColor="text1"/>
          <w:kern w:val="0"/>
          <w:sz w:val="24"/>
          <w14:textFill>
            <w14:solidFill>
              <w14:schemeClr w14:val="tx1"/>
            </w14:solidFill>
          </w14:textFill>
        </w:rPr>
        <w:t>lan in color coding (Class approved)</w:t>
      </w:r>
    </w:p>
    <w:p w14:paraId="28DABFCE">
      <w:pPr>
        <w:pStyle w:val="58"/>
        <w:numPr>
          <w:ilvl w:val="0"/>
          <w:numId w:val="15"/>
        </w:numPr>
        <w:tabs>
          <w:tab w:val="left" w:pos="1540"/>
        </w:tabs>
        <w:autoSpaceDE w:val="0"/>
        <w:autoSpaceDN w:val="0"/>
        <w:adjustRightInd w:val="0"/>
        <w:spacing w:line="280" w:lineRule="exact"/>
        <w:ind w:left="1509" w:hanging="403"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Damage </w:t>
      </w:r>
      <w:r>
        <w:rPr>
          <w:rFonts w:hint="eastAsia"/>
          <w:color w:val="000000" w:themeColor="text1"/>
          <w:kern w:val="0"/>
          <w:sz w:val="24"/>
          <w14:textFill>
            <w14:solidFill>
              <w14:schemeClr w14:val="tx1"/>
            </w14:solidFill>
          </w14:textFill>
        </w:rPr>
        <w:t>C</w:t>
      </w:r>
      <w:r>
        <w:rPr>
          <w:color w:val="000000" w:themeColor="text1"/>
          <w:kern w:val="0"/>
          <w:sz w:val="24"/>
          <w14:textFill>
            <w14:solidFill>
              <w14:schemeClr w14:val="tx1"/>
            </w14:solidFill>
          </w14:textFill>
        </w:rPr>
        <w:t xml:space="preserve">ontrol </w:t>
      </w:r>
      <w:r>
        <w:rPr>
          <w:rFonts w:hint="eastAsia"/>
          <w:color w:val="000000" w:themeColor="text1"/>
          <w:kern w:val="0"/>
          <w:sz w:val="24"/>
          <w14:textFill>
            <w14:solidFill>
              <w14:schemeClr w14:val="tx1"/>
            </w14:solidFill>
          </w14:textFill>
        </w:rPr>
        <w:t>P</w:t>
      </w:r>
      <w:r>
        <w:rPr>
          <w:color w:val="000000" w:themeColor="text1"/>
          <w:kern w:val="0"/>
          <w:sz w:val="24"/>
          <w14:textFill>
            <w14:solidFill>
              <w14:schemeClr w14:val="tx1"/>
            </w14:solidFill>
          </w14:textFill>
        </w:rPr>
        <w:t>lan (1:200)</w:t>
      </w:r>
    </w:p>
    <w:p w14:paraId="731D8C96">
      <w:pPr>
        <w:pStyle w:val="58"/>
        <w:numPr>
          <w:ilvl w:val="0"/>
          <w:numId w:val="15"/>
        </w:numPr>
        <w:tabs>
          <w:tab w:val="left" w:pos="1540"/>
        </w:tabs>
        <w:autoSpaceDE w:val="0"/>
        <w:autoSpaceDN w:val="0"/>
        <w:adjustRightInd w:val="0"/>
        <w:spacing w:line="280" w:lineRule="exact"/>
        <w:ind w:left="1509" w:hanging="403"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Ballast and </w:t>
      </w:r>
      <w:r>
        <w:rPr>
          <w:rFonts w:hint="eastAsia"/>
          <w:color w:val="000000" w:themeColor="text1"/>
          <w:kern w:val="0"/>
          <w:sz w:val="24"/>
          <w14:textFill>
            <w14:solidFill>
              <w14:schemeClr w14:val="tx1"/>
            </w14:solidFill>
          </w14:textFill>
        </w:rPr>
        <w:t>B</w:t>
      </w:r>
      <w:r>
        <w:rPr>
          <w:color w:val="000000" w:themeColor="text1"/>
          <w:kern w:val="0"/>
          <w:sz w:val="24"/>
          <w14:textFill>
            <w14:solidFill>
              <w14:schemeClr w14:val="tx1"/>
            </w14:solidFill>
          </w14:textFill>
        </w:rPr>
        <w:t xml:space="preserve">ilge </w:t>
      </w:r>
      <w:r>
        <w:rPr>
          <w:rFonts w:hint="eastAsia"/>
          <w:color w:val="000000" w:themeColor="text1"/>
          <w:kern w:val="0"/>
          <w:sz w:val="24"/>
          <w14:textFill>
            <w14:solidFill>
              <w14:schemeClr w14:val="tx1"/>
            </w14:solidFill>
          </w14:textFill>
        </w:rPr>
        <w:t>P</w:t>
      </w:r>
      <w:r>
        <w:rPr>
          <w:color w:val="000000" w:themeColor="text1"/>
          <w:kern w:val="0"/>
          <w:sz w:val="24"/>
          <w14:textFill>
            <w14:solidFill>
              <w14:schemeClr w14:val="tx1"/>
            </w14:solidFill>
          </w14:textFill>
        </w:rPr>
        <w:t xml:space="preserve">umping </w:t>
      </w:r>
      <w:r>
        <w:rPr>
          <w:rFonts w:hint="eastAsia"/>
          <w:color w:val="000000" w:themeColor="text1"/>
          <w:kern w:val="0"/>
          <w:sz w:val="24"/>
          <w14:textFill>
            <w14:solidFill>
              <w14:schemeClr w14:val="tx1"/>
            </w14:solidFill>
          </w14:textFill>
        </w:rPr>
        <w:t>P</w:t>
      </w:r>
      <w:r>
        <w:rPr>
          <w:color w:val="000000" w:themeColor="text1"/>
          <w:kern w:val="0"/>
          <w:sz w:val="24"/>
          <w14:textFill>
            <w14:solidFill>
              <w14:schemeClr w14:val="tx1"/>
            </w14:solidFill>
          </w14:textFill>
        </w:rPr>
        <w:t>lan</w:t>
      </w:r>
    </w:p>
    <w:p w14:paraId="21F76303">
      <w:pPr>
        <w:pStyle w:val="58"/>
        <w:numPr>
          <w:ilvl w:val="0"/>
          <w:numId w:val="15"/>
        </w:numPr>
        <w:tabs>
          <w:tab w:val="left" w:pos="1540"/>
        </w:tabs>
        <w:autoSpaceDE w:val="0"/>
        <w:autoSpaceDN w:val="0"/>
        <w:adjustRightInd w:val="0"/>
        <w:spacing w:line="280" w:lineRule="exact"/>
        <w:ind w:left="1509" w:hanging="403"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Fuel Oil Bunker Procedure</w:t>
      </w:r>
    </w:p>
    <w:p w14:paraId="30C8331F">
      <w:pPr>
        <w:pStyle w:val="58"/>
        <w:numPr>
          <w:ilvl w:val="0"/>
          <w:numId w:val="15"/>
        </w:numPr>
        <w:tabs>
          <w:tab w:val="left" w:pos="1540"/>
        </w:tabs>
        <w:autoSpaceDE w:val="0"/>
        <w:autoSpaceDN w:val="0"/>
        <w:adjustRightInd w:val="0"/>
        <w:spacing w:line="280" w:lineRule="exact"/>
        <w:ind w:left="1509" w:hanging="403"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Fuel </w:t>
      </w:r>
      <w:r>
        <w:rPr>
          <w:rFonts w:hint="eastAsia"/>
          <w:color w:val="000000" w:themeColor="text1"/>
          <w:kern w:val="0"/>
          <w:sz w:val="24"/>
          <w14:textFill>
            <w14:solidFill>
              <w14:schemeClr w14:val="tx1"/>
            </w14:solidFill>
          </w14:textFill>
        </w:rPr>
        <w:t>O</w:t>
      </w:r>
      <w:r>
        <w:rPr>
          <w:color w:val="000000" w:themeColor="text1"/>
          <w:kern w:val="0"/>
          <w:sz w:val="24"/>
          <w14:textFill>
            <w14:solidFill>
              <w14:schemeClr w14:val="tx1"/>
            </w14:solidFill>
          </w14:textFill>
        </w:rPr>
        <w:t xml:space="preserve">il </w:t>
      </w:r>
      <w:r>
        <w:rPr>
          <w:rFonts w:hint="eastAsia"/>
          <w:color w:val="000000" w:themeColor="text1"/>
          <w:kern w:val="0"/>
          <w:sz w:val="24"/>
          <w14:textFill>
            <w14:solidFill>
              <w14:schemeClr w14:val="tx1"/>
            </w14:solidFill>
          </w14:textFill>
        </w:rPr>
        <w:t>Transfer System P</w:t>
      </w:r>
      <w:r>
        <w:rPr>
          <w:color w:val="000000" w:themeColor="text1"/>
          <w:kern w:val="0"/>
          <w:sz w:val="24"/>
          <w14:textFill>
            <w14:solidFill>
              <w14:schemeClr w14:val="tx1"/>
            </w14:solidFill>
          </w14:textFill>
        </w:rPr>
        <w:t>lan</w:t>
      </w:r>
    </w:p>
    <w:p w14:paraId="342E4DF0">
      <w:pPr>
        <w:pStyle w:val="58"/>
        <w:numPr>
          <w:ilvl w:val="0"/>
          <w:numId w:val="15"/>
        </w:numPr>
        <w:tabs>
          <w:tab w:val="left" w:pos="1540"/>
        </w:tabs>
        <w:autoSpaceDE w:val="0"/>
        <w:autoSpaceDN w:val="0"/>
        <w:adjustRightInd w:val="0"/>
        <w:spacing w:line="280" w:lineRule="exact"/>
        <w:ind w:left="1509" w:hanging="403" w:firstLineChars="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Muster List (Buyer supply)</w:t>
      </w:r>
    </w:p>
    <w:p w14:paraId="2D9B82CD">
      <w:pPr>
        <w:pStyle w:val="58"/>
        <w:numPr>
          <w:ilvl w:val="0"/>
          <w:numId w:val="15"/>
        </w:numPr>
        <w:tabs>
          <w:tab w:val="left" w:pos="1540"/>
        </w:tabs>
        <w:autoSpaceDE w:val="0"/>
        <w:autoSpaceDN w:val="0"/>
        <w:adjustRightInd w:val="0"/>
        <w:spacing w:line="300" w:lineRule="exact"/>
        <w:ind w:left="1509" w:hanging="403"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Maneuvering </w:t>
      </w:r>
      <w:r>
        <w:rPr>
          <w:rFonts w:hint="eastAsia"/>
          <w:color w:val="000000" w:themeColor="text1"/>
          <w:kern w:val="0"/>
          <w:sz w:val="24"/>
          <w14:textFill>
            <w14:solidFill>
              <w14:schemeClr w14:val="tx1"/>
            </w14:solidFill>
          </w14:textFill>
        </w:rPr>
        <w:t>C</w:t>
      </w:r>
      <w:r>
        <w:rPr>
          <w:color w:val="000000" w:themeColor="text1"/>
          <w:kern w:val="0"/>
          <w:sz w:val="24"/>
          <w14:textFill>
            <w14:solidFill>
              <w14:schemeClr w14:val="tx1"/>
            </w14:solidFill>
          </w14:textFill>
        </w:rPr>
        <w:t xml:space="preserve">haracteristics </w:t>
      </w:r>
      <w:r>
        <w:rPr>
          <w:rFonts w:hint="eastAsia"/>
          <w:color w:val="000000" w:themeColor="text1"/>
          <w:kern w:val="0"/>
          <w:sz w:val="24"/>
          <w14:textFill>
            <w14:solidFill>
              <w14:schemeClr w14:val="tx1"/>
            </w14:solidFill>
          </w14:textFill>
        </w:rPr>
        <w:t>D</w:t>
      </w:r>
      <w:r>
        <w:rPr>
          <w:color w:val="000000" w:themeColor="text1"/>
          <w:kern w:val="0"/>
          <w:sz w:val="24"/>
          <w14:textFill>
            <w14:solidFill>
              <w14:schemeClr w14:val="tx1"/>
            </w14:solidFill>
          </w14:textFill>
        </w:rPr>
        <w:t>iagram with time and distance (</w:t>
      </w:r>
      <w:r>
        <w:rPr>
          <w:rFonts w:hint="eastAsia"/>
          <w:color w:val="000000" w:themeColor="text1"/>
          <w:kern w:val="0"/>
          <w:sz w:val="24"/>
          <w14:textFill>
            <w14:solidFill>
              <w14:schemeClr w14:val="tx1"/>
            </w14:solidFill>
          </w14:textFill>
        </w:rPr>
        <w:t>comply with IMO Res.A601</w:t>
      </w:r>
      <w:r>
        <w:rPr>
          <w:color w:val="000000" w:themeColor="text1"/>
          <w:kern w:val="0"/>
          <w:sz w:val="24"/>
          <w14:textFill>
            <w14:solidFill>
              <w14:schemeClr w14:val="tx1"/>
            </w14:solidFill>
          </w14:textFill>
        </w:rPr>
        <w:t>)</w:t>
      </w:r>
    </w:p>
    <w:p w14:paraId="1F1BEFF7">
      <w:pPr>
        <w:pStyle w:val="56"/>
        <w:spacing w:before="312" w:after="312"/>
        <w:rPr>
          <w:color w:val="000000" w:themeColor="text1"/>
          <w:w w:val="100"/>
          <w14:textFill>
            <w14:solidFill>
              <w14:schemeClr w14:val="tx1"/>
            </w14:solidFill>
          </w14:textFill>
        </w:rPr>
      </w:pPr>
      <w:bookmarkStart w:id="92" w:name="_Toc150162203"/>
      <w:bookmarkStart w:id="93" w:name="_Toc50642553"/>
      <w:r>
        <w:rPr>
          <w:rFonts w:hint="eastAsia"/>
          <w:color w:val="000000" w:themeColor="text1"/>
          <w:w w:val="100"/>
          <w14:textFill>
            <w14:solidFill>
              <w14:schemeClr w14:val="tx1"/>
            </w14:solidFill>
          </w14:textFill>
        </w:rPr>
        <w:t>1.6.</w:t>
      </w:r>
      <w:r>
        <w:rPr>
          <w:color w:val="000000" w:themeColor="text1"/>
          <w:w w:val="100"/>
          <w14:textFill>
            <w14:solidFill>
              <w14:schemeClr w14:val="tx1"/>
            </w14:solidFill>
          </w14:textFill>
        </w:rPr>
        <w:t>3</w:t>
      </w:r>
      <w:r>
        <w:rPr>
          <w:color w:val="000000" w:themeColor="text1"/>
          <w:w w:val="100"/>
          <w14:textFill>
            <w14:solidFill>
              <w14:schemeClr w14:val="tx1"/>
            </w14:solidFill>
          </w14:textFill>
        </w:rPr>
        <w:tab/>
      </w:r>
      <w:r>
        <w:rPr>
          <w:color w:val="000000" w:themeColor="text1"/>
          <w:w w:val="100"/>
          <w14:textFill>
            <w14:solidFill>
              <w14:schemeClr w14:val="tx1"/>
            </w14:solidFill>
          </w14:textFill>
        </w:rPr>
        <w:t>EXHIBITION MODEL</w:t>
      </w:r>
      <w:bookmarkEnd w:id="92"/>
      <w:bookmarkEnd w:id="93"/>
    </w:p>
    <w:p w14:paraId="3396B3A0">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One </w:t>
      </w:r>
      <w:r>
        <w:rPr>
          <w:rFonts w:hint="eastAsia"/>
          <w:color w:val="000000" w:themeColor="text1"/>
          <w:kern w:val="0"/>
          <w:sz w:val="24"/>
          <w14:textFill>
            <w14:solidFill>
              <w14:schemeClr w14:val="tx1"/>
            </w14:solidFill>
          </w14:textFill>
        </w:rPr>
        <w:t xml:space="preserve">(1) </w:t>
      </w:r>
      <w:r>
        <w:rPr>
          <w:color w:val="000000" w:themeColor="text1"/>
          <w:kern w:val="0"/>
          <w:sz w:val="24"/>
          <w14:textFill>
            <w14:solidFill>
              <w14:schemeClr w14:val="tx1"/>
            </w14:solidFill>
          </w14:textFill>
        </w:rPr>
        <w:t xml:space="preserve">exhibition model </w:t>
      </w:r>
      <w:r>
        <w:rPr>
          <w:rFonts w:hint="eastAsia"/>
          <w:color w:val="000000" w:themeColor="text1"/>
          <w:kern w:val="0"/>
          <w:sz w:val="24"/>
          <w14:textFill>
            <w14:solidFill>
              <w14:schemeClr w14:val="tx1"/>
            </w14:solidFill>
          </w14:textFill>
        </w:rPr>
        <w:t xml:space="preserve">for series vessel </w:t>
      </w:r>
      <w:r>
        <w:rPr>
          <w:color w:val="000000" w:themeColor="text1"/>
          <w:kern w:val="0"/>
          <w:sz w:val="24"/>
          <w14:textFill>
            <w14:solidFill>
              <w14:schemeClr w14:val="tx1"/>
            </w14:solidFill>
          </w14:textFill>
        </w:rPr>
        <w:t>in the scale of 1:</w:t>
      </w:r>
      <w:r>
        <w:rPr>
          <w:rFonts w:hint="eastAsia"/>
          <w:color w:val="000000" w:themeColor="text1"/>
          <w:kern w:val="0"/>
          <w:sz w:val="24"/>
          <w14:textFill>
            <w14:solidFill>
              <w14:schemeClr w14:val="tx1"/>
            </w14:solidFill>
          </w14:textFill>
        </w:rPr>
        <w:t xml:space="preserve"> 20</w:t>
      </w:r>
      <w:r>
        <w:rPr>
          <w:color w:val="000000" w:themeColor="text1"/>
          <w:kern w:val="0"/>
          <w:sz w:val="24"/>
          <w14:textFill>
            <w14:solidFill>
              <w14:schemeClr w14:val="tx1"/>
            </w14:solidFill>
          </w14:textFill>
        </w:rPr>
        <w:t>0 shall be supplied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to the Buyer’</w:t>
      </w:r>
      <w:r>
        <w:rPr>
          <w:rFonts w:hint="eastAsia"/>
          <w:color w:val="000000" w:themeColor="text1"/>
          <w:kern w:val="0"/>
          <w:sz w:val="24"/>
          <w14:textFill>
            <w14:solidFill>
              <w14:schemeClr w14:val="tx1"/>
            </w14:solidFill>
          </w14:textFill>
        </w:rPr>
        <w:t>s site office.</w:t>
      </w:r>
    </w:p>
    <w:p w14:paraId="2AB77A5E">
      <w:pPr>
        <w:widowControl/>
        <w:jc w:val="left"/>
        <w:rPr>
          <w:rFonts w:ascii="Arial" w:hAnsi="Arial" w:eastAsia="黑体"/>
          <w:b/>
          <w:bCs/>
          <w:caps/>
          <w:color w:val="000000" w:themeColor="text1"/>
          <w:kern w:val="0"/>
          <w:sz w:val="24"/>
          <w14:textFill>
            <w14:solidFill>
              <w14:schemeClr w14:val="tx1"/>
            </w14:solidFill>
          </w14:textFill>
        </w:rPr>
      </w:pPr>
      <w:bookmarkStart w:id="94" w:name="_Toc150162204"/>
    </w:p>
    <w:p w14:paraId="20E1857B">
      <w:pPr>
        <w:pStyle w:val="3"/>
        <w:jc w:val="left"/>
        <w:rPr>
          <w:color w:val="000000" w:themeColor="text1"/>
          <w14:textFill>
            <w14:solidFill>
              <w14:schemeClr w14:val="tx1"/>
            </w14:solidFill>
          </w14:textFill>
        </w:rPr>
      </w:pPr>
      <w:bookmarkStart w:id="95" w:name="_Toc50642554"/>
      <w:r>
        <w:rPr>
          <w:rFonts w:hint="eastAsia"/>
          <w:color w:val="000000" w:themeColor="text1"/>
          <w14:textFill>
            <w14:solidFill>
              <w14:schemeClr w14:val="tx1"/>
            </w14:solidFill>
          </w14:textFill>
        </w:rPr>
        <w:t>1.7</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DRY DOCKING</w:t>
      </w:r>
      <w:bookmarkEnd w:id="94"/>
      <w:bookmarkEnd w:id="95"/>
      <w:r>
        <w:rPr>
          <w:rFonts w:hint="eastAsia" w:eastAsiaTheme="minorEastAsia"/>
        </w:rPr>
        <w:t xml:space="preserve">                                                                                   </w:t>
      </w:r>
    </w:p>
    <w:p w14:paraId="10B36BD8">
      <w:pPr>
        <w:autoSpaceDE w:val="0"/>
        <w:autoSpaceDN w:val="0"/>
        <w:adjustRightInd w:val="0"/>
        <w:spacing w:line="243" w:lineRule="auto"/>
        <w:ind w:left="1107"/>
      </w:pPr>
      <w:r>
        <w:rPr>
          <w:color w:val="000000" w:themeColor="text1"/>
          <w:kern w:val="0"/>
          <w:sz w:val="24"/>
          <w14:textFill>
            <w14:solidFill>
              <w14:schemeClr w14:val="tx1"/>
            </w14:solidFill>
          </w14:textFill>
        </w:rPr>
        <w:t>In the event that the period between the launching and the delivery date of the</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Vessel is more than </w:t>
      </w:r>
      <w:r>
        <w:rPr>
          <w:rFonts w:hint="eastAsia"/>
          <w:color w:val="000000" w:themeColor="text1"/>
          <w:kern w:val="0"/>
          <w:sz w:val="24"/>
          <w14:textFill>
            <w14:solidFill>
              <w14:schemeClr w14:val="tx1"/>
            </w14:solidFill>
          </w14:textFill>
        </w:rPr>
        <w:t>six</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 xml:space="preserve">(6) </w:t>
      </w:r>
      <w:r>
        <w:rPr>
          <w:color w:val="000000" w:themeColor="text1"/>
          <w:kern w:val="0"/>
          <w:sz w:val="24"/>
          <w14:textFill>
            <w14:solidFill>
              <w14:schemeClr w14:val="tx1"/>
            </w14:solidFill>
          </w14:textFill>
        </w:rPr>
        <w:t>months, an underwater survey shall be carried out.</w:t>
      </w:r>
      <w:r>
        <w:rPr>
          <w:rFonts w:hint="eastAsia"/>
          <w:color w:val="000000" w:themeColor="text1"/>
          <w:kern w:val="0"/>
          <w:sz w:val="24"/>
          <w14:textFill>
            <w14:solidFill>
              <w14:schemeClr w14:val="tx1"/>
            </w14:solidFill>
          </w14:textFill>
        </w:rPr>
        <w:t xml:space="preserve"> T</w:t>
      </w:r>
      <w:r>
        <w:rPr>
          <w:color w:val="000000" w:themeColor="text1"/>
          <w:kern w:val="0"/>
          <w:sz w:val="24"/>
          <w14:textFill>
            <w14:solidFill>
              <w14:schemeClr w14:val="tx1"/>
            </w14:solidFill>
          </w14:textFill>
        </w:rPr>
        <w:t>he diving company should be certified by Class</w:t>
      </w:r>
      <w:r>
        <w:rPr>
          <w:rFonts w:hint="eastAsia"/>
          <w:color w:val="000000" w:themeColor="text1"/>
          <w:kern w:val="0"/>
          <w:sz w:val="24"/>
          <w14:textFill>
            <w14:solidFill>
              <w14:schemeClr w14:val="tx1"/>
            </w14:solidFill>
          </w14:textFill>
        </w:rPr>
        <w:t>. I</w:t>
      </w:r>
      <w:r>
        <w:rPr>
          <w:color w:val="000000" w:themeColor="text1"/>
          <w:kern w:val="0"/>
          <w:sz w:val="24"/>
          <w14:textFill>
            <w14:solidFill>
              <w14:schemeClr w14:val="tx1"/>
            </w14:solidFill>
          </w14:textFill>
        </w:rPr>
        <w:t>f the condition of the underwater survey is</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acceptable</w:t>
      </w:r>
      <w:r>
        <w:rPr>
          <w:rFonts w:hint="eastAsia"/>
          <w:color w:val="000000" w:themeColor="text1"/>
          <w:kern w:val="0"/>
          <w:sz w:val="24"/>
          <w14:textFill>
            <w14:solidFill>
              <w14:schemeClr w14:val="tx1"/>
            </w14:solidFill>
          </w14:textFill>
        </w:rPr>
        <w:t xml:space="preserve"> by painting maker</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 xml:space="preserve"> and</w:t>
      </w:r>
      <w:r>
        <w:rPr>
          <w:color w:val="000000" w:themeColor="text1"/>
          <w:kern w:val="0"/>
          <w:sz w:val="24"/>
          <w14:textFill>
            <w14:solidFill>
              <w14:schemeClr w14:val="tx1"/>
            </w14:solidFill>
          </w14:textFill>
        </w:rPr>
        <w:t xml:space="preserve"> maker</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provide 60 months guarantee,</w:t>
      </w:r>
      <w:r>
        <w:rPr>
          <w:rFonts w:hint="eastAsia"/>
          <w:color w:val="000000" w:themeColor="text1"/>
          <w:kern w:val="0"/>
          <w:sz w:val="24"/>
          <w14:textFill>
            <w14:solidFill>
              <w14:schemeClr w14:val="tx1"/>
            </w14:solidFill>
          </w14:textFill>
        </w:rPr>
        <w:t xml:space="preserve"> then</w:t>
      </w:r>
      <w:r>
        <w:rPr>
          <w:color w:val="000000" w:themeColor="text1"/>
          <w:kern w:val="0"/>
          <w:sz w:val="24"/>
          <w14:textFill>
            <w14:solidFill>
              <w14:schemeClr w14:val="tx1"/>
            </w14:solidFill>
          </w14:textFill>
        </w:rPr>
        <w:t xml:space="preserve"> no dry docking will be carried out</w:t>
      </w:r>
      <w:r>
        <w:rPr>
          <w:rFonts w:hint="eastAsia"/>
          <w:color w:val="000000" w:themeColor="text1"/>
          <w:kern w:val="0"/>
          <w:sz w:val="24"/>
          <w14:textFill>
            <w14:solidFill>
              <w14:schemeClr w14:val="tx1"/>
            </w14:solidFill>
          </w14:textFill>
        </w:rPr>
        <w:t xml:space="preserve">. Otherwise, </w:t>
      </w:r>
      <w:r>
        <w:rPr>
          <w:color w:val="000000" w:themeColor="text1"/>
          <w:kern w:val="0"/>
          <w:sz w:val="24"/>
          <w14:textFill>
            <w14:solidFill>
              <w14:schemeClr w14:val="tx1"/>
            </w14:solidFill>
          </w14:textFill>
        </w:rPr>
        <w:t>docking and hull cleaning at Builder's cost and</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time is to be carried out.</w:t>
      </w:r>
      <w:r>
        <w:t xml:space="preserve"> </w:t>
      </w:r>
      <w:r>
        <w:rPr>
          <w:b/>
        </w:rPr>
        <w:t>The Paint maker must give a guarantee that vessel can remain 6 months in water prior delivery and 60 month Guarantee is applicable from date of delivery.</w:t>
      </w:r>
    </w:p>
    <w:p w14:paraId="1929CC6C">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 </w:t>
      </w:r>
    </w:p>
    <w:p w14:paraId="686D8506">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I</w:t>
      </w:r>
      <w:r>
        <w:rPr>
          <w:color w:val="000000" w:themeColor="text1"/>
          <w:kern w:val="0"/>
          <w:sz w:val="24"/>
          <w14:textFill>
            <w14:solidFill>
              <w14:schemeClr w14:val="tx1"/>
            </w14:solidFill>
          </w14:textFill>
        </w:rPr>
        <w:t>f the period from launching to delivery exceed more than 8 months, the vessel will be dry docking.</w:t>
      </w:r>
    </w:p>
    <w:p w14:paraId="784F0EA3">
      <w:pPr>
        <w:autoSpaceDE w:val="0"/>
        <w:autoSpaceDN w:val="0"/>
        <w:adjustRightInd w:val="0"/>
        <w:spacing w:line="243" w:lineRule="auto"/>
        <w:ind w:left="1107"/>
        <w:rPr>
          <w:color w:val="000000" w:themeColor="text1"/>
          <w:kern w:val="0"/>
          <w:sz w:val="24"/>
          <w14:textFill>
            <w14:solidFill>
              <w14:schemeClr w14:val="tx1"/>
            </w14:solidFill>
          </w14:textFill>
        </w:rPr>
      </w:pPr>
    </w:p>
    <w:p w14:paraId="167385B5">
      <w:pPr>
        <w:pStyle w:val="3"/>
        <w:jc w:val="left"/>
        <w:rPr>
          <w:color w:val="000000" w:themeColor="text1"/>
          <w14:textFill>
            <w14:solidFill>
              <w14:schemeClr w14:val="tx1"/>
            </w14:solidFill>
          </w14:textFill>
        </w:rPr>
      </w:pPr>
      <w:bookmarkStart w:id="96" w:name="_Toc50642555"/>
      <w:bookmarkStart w:id="97" w:name="_Toc266537967"/>
      <w:r>
        <w:rPr>
          <w:caps w:val="0"/>
          <w:color w:val="000000" w:themeColor="text1"/>
          <w14:textFill>
            <w14:solidFill>
              <w14:schemeClr w14:val="tx1"/>
            </w14:solidFill>
          </w14:textFill>
        </w:rPr>
        <w:t>1</w:t>
      </w:r>
      <w:r>
        <w:rPr>
          <w:rFonts w:hint="eastAsia"/>
          <w:color w:val="000000" w:themeColor="text1"/>
          <w14:textFill>
            <w14:solidFill>
              <w14:schemeClr w14:val="tx1"/>
            </w14:solidFill>
          </w14:textFill>
        </w:rPr>
        <w:t xml:space="preserve">.8      </w:t>
      </w:r>
      <w:r>
        <w:rPr>
          <w:color w:val="000000" w:themeColor="text1"/>
          <w14:textFill>
            <w14:solidFill>
              <w14:schemeClr w14:val="tx1"/>
            </w14:solidFill>
          </w14:textFill>
        </w:rPr>
        <w:t>LOAD instrument</w:t>
      </w:r>
      <w:bookmarkEnd w:id="96"/>
      <w:bookmarkEnd w:id="97"/>
      <w:r>
        <w:rPr>
          <w:color w:val="000000" w:themeColor="text1"/>
          <w14:textFill>
            <w14:solidFill>
              <w14:schemeClr w14:val="tx1"/>
            </w14:solidFill>
          </w14:textFill>
        </w:rPr>
        <w:t xml:space="preserve"> </w:t>
      </w:r>
    </w:p>
    <w:p w14:paraId="29C4A184">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One </w:t>
      </w:r>
      <w:r>
        <w:rPr>
          <w:rFonts w:hint="eastAsia"/>
          <w:color w:val="000000" w:themeColor="text1"/>
          <w:kern w:val="0"/>
          <w:sz w:val="24"/>
          <w14:textFill>
            <w14:solidFill>
              <w14:schemeClr w14:val="tx1"/>
            </w14:solidFill>
          </w14:textFill>
        </w:rPr>
        <w:t xml:space="preserve">(1) </w:t>
      </w:r>
      <w:r>
        <w:rPr>
          <w:color w:val="000000" w:themeColor="text1"/>
          <w:kern w:val="0"/>
          <w:sz w:val="24"/>
          <w14:textFill>
            <w14:solidFill>
              <w14:schemeClr w14:val="tx1"/>
            </w14:solidFill>
          </w14:textFill>
        </w:rPr>
        <w:t xml:space="preserve">set of </w:t>
      </w:r>
      <w:r>
        <w:rPr>
          <w:rFonts w:hint="eastAsia"/>
          <w:color w:val="000000" w:themeColor="text1"/>
          <w:kern w:val="0"/>
          <w:sz w:val="24"/>
          <w14:textFill>
            <w14:solidFill>
              <w14:schemeClr w14:val="tx1"/>
            </w14:solidFill>
          </w14:textFill>
        </w:rPr>
        <w:t>loading computer with software approved by the class with certificate to be supplied by buyer.</w:t>
      </w:r>
    </w:p>
    <w:p w14:paraId="272EE16C">
      <w:pPr>
        <w:autoSpaceDE w:val="0"/>
        <w:autoSpaceDN w:val="0"/>
        <w:adjustRightInd w:val="0"/>
        <w:spacing w:line="243" w:lineRule="auto"/>
        <w:ind w:left="1107"/>
        <w:rPr>
          <w:color w:val="000000" w:themeColor="text1"/>
          <w:kern w:val="0"/>
          <w:sz w:val="24"/>
          <w14:textFill>
            <w14:solidFill>
              <w14:schemeClr w14:val="tx1"/>
            </w14:solidFill>
          </w14:textFill>
        </w:rPr>
      </w:pPr>
    </w:p>
    <w:p w14:paraId="25CFA1B4">
      <w:pPr>
        <w:autoSpaceDE w:val="0"/>
        <w:autoSpaceDN w:val="0"/>
        <w:adjustRightInd w:val="0"/>
        <w:spacing w:line="243" w:lineRule="auto"/>
        <w:ind w:left="1107"/>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UPS to be supplied for loading computer. Loading computer with printer to be provided in ship</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s office.</w:t>
      </w:r>
    </w:p>
    <w:p w14:paraId="03BB0ED9">
      <w:pPr>
        <w:autoSpaceDE w:val="0"/>
        <w:autoSpaceDN w:val="0"/>
        <w:adjustRightInd w:val="0"/>
        <w:spacing w:line="243" w:lineRule="auto"/>
        <w:ind w:left="1107"/>
        <w:rPr>
          <w:color w:val="000000" w:themeColor="text1"/>
          <w:kern w:val="0"/>
          <w:sz w:val="24"/>
          <w14:textFill>
            <w14:solidFill>
              <w14:schemeClr w14:val="tx1"/>
            </w14:solidFill>
          </w14:textFill>
        </w:rPr>
      </w:pPr>
    </w:p>
    <w:p w14:paraId="3C9AFA71">
      <w:pPr>
        <w:autoSpaceDE w:val="0"/>
        <w:autoSpaceDN w:val="0"/>
        <w:adjustRightInd w:val="0"/>
        <w:spacing w:line="243" w:lineRule="auto"/>
        <w:ind w:left="110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w:t>
      </w:r>
      <w:r>
        <w:rPr>
          <w:rFonts w:hint="eastAsia"/>
          <w:color w:val="000000" w:themeColor="text1"/>
          <w:kern w:val="0"/>
          <w:sz w:val="24"/>
          <w14:textFill>
            <w14:solidFill>
              <w14:schemeClr w14:val="tx1"/>
            </w14:solidFill>
          </w14:textFill>
        </w:rPr>
        <w:t>he calculation functions and display of the loading computer shall consist of:</w:t>
      </w:r>
    </w:p>
    <w:p w14:paraId="608DB5AF">
      <w:pPr>
        <w:numPr>
          <w:ilvl w:val="0"/>
          <w:numId w:val="16"/>
        </w:numPr>
        <w:autoSpaceDE w:val="0"/>
        <w:autoSpaceDN w:val="0"/>
        <w:adjustRightInd w:val="0"/>
        <w:spacing w:line="320" w:lineRule="exact"/>
        <w:ind w:left="1463" w:hanging="35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w:t>
      </w:r>
      <w:r>
        <w:rPr>
          <w:rFonts w:hint="eastAsia"/>
          <w:color w:val="000000" w:themeColor="text1"/>
          <w:kern w:val="0"/>
          <w:sz w:val="24"/>
          <w14:textFill>
            <w14:solidFill>
              <w14:schemeClr w14:val="tx1"/>
            </w14:solidFill>
          </w14:textFill>
        </w:rPr>
        <w:t>isplacement</w:t>
      </w:r>
    </w:p>
    <w:p w14:paraId="6B91423B">
      <w:pPr>
        <w:numPr>
          <w:ilvl w:val="0"/>
          <w:numId w:val="16"/>
        </w:numPr>
        <w:autoSpaceDE w:val="0"/>
        <w:autoSpaceDN w:val="0"/>
        <w:adjustRightInd w:val="0"/>
        <w:spacing w:line="320" w:lineRule="exact"/>
        <w:ind w:left="1463" w:hanging="35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w:t>
      </w:r>
      <w:r>
        <w:rPr>
          <w:rFonts w:hint="eastAsia"/>
          <w:color w:val="000000" w:themeColor="text1"/>
          <w:kern w:val="0"/>
          <w:sz w:val="24"/>
          <w14:textFill>
            <w14:solidFill>
              <w14:schemeClr w14:val="tx1"/>
            </w14:solidFill>
          </w14:textFill>
        </w:rPr>
        <w:t>rim/draught (fore and aft)</w:t>
      </w:r>
    </w:p>
    <w:p w14:paraId="41F564DA">
      <w:pPr>
        <w:numPr>
          <w:ilvl w:val="0"/>
          <w:numId w:val="16"/>
        </w:numPr>
        <w:autoSpaceDE w:val="0"/>
        <w:autoSpaceDN w:val="0"/>
        <w:adjustRightInd w:val="0"/>
        <w:spacing w:line="320" w:lineRule="exact"/>
        <w:ind w:left="1463" w:hanging="35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w:t>
      </w:r>
      <w:r>
        <w:rPr>
          <w:rFonts w:hint="eastAsia"/>
          <w:color w:val="000000" w:themeColor="text1"/>
          <w:kern w:val="0"/>
          <w:sz w:val="24"/>
          <w14:textFill>
            <w14:solidFill>
              <w14:schemeClr w14:val="tx1"/>
            </w14:solidFill>
          </w14:textFill>
        </w:rPr>
        <w:t>raft correction (fore and aft) due to difference of sea water density</w:t>
      </w:r>
    </w:p>
    <w:p w14:paraId="2E6A3FC9">
      <w:pPr>
        <w:numPr>
          <w:ilvl w:val="0"/>
          <w:numId w:val="16"/>
        </w:numPr>
        <w:autoSpaceDE w:val="0"/>
        <w:autoSpaceDN w:val="0"/>
        <w:adjustRightInd w:val="0"/>
        <w:spacing w:line="320" w:lineRule="exact"/>
        <w:ind w:left="1463" w:hanging="35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S</w:t>
      </w:r>
      <w:r>
        <w:rPr>
          <w:rFonts w:hint="eastAsia"/>
          <w:color w:val="000000" w:themeColor="text1"/>
          <w:kern w:val="0"/>
          <w:sz w:val="24"/>
          <w14:textFill>
            <w14:solidFill>
              <w14:schemeClr w14:val="tx1"/>
            </w14:solidFill>
          </w14:textFill>
        </w:rPr>
        <w:t>hear force and bending moment at the prescribed frame points</w:t>
      </w:r>
    </w:p>
    <w:p w14:paraId="39194E07">
      <w:pPr>
        <w:numPr>
          <w:ilvl w:val="0"/>
          <w:numId w:val="16"/>
        </w:numPr>
        <w:autoSpaceDE w:val="0"/>
        <w:autoSpaceDN w:val="0"/>
        <w:adjustRightInd w:val="0"/>
        <w:spacing w:line="320" w:lineRule="exact"/>
        <w:ind w:left="1463" w:hanging="35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w:t>
      </w:r>
      <w:r>
        <w:rPr>
          <w:rFonts w:hint="eastAsia"/>
          <w:color w:val="000000" w:themeColor="text1"/>
          <w:kern w:val="0"/>
          <w:sz w:val="24"/>
          <w14:textFill>
            <w14:solidFill>
              <w14:schemeClr w14:val="tx1"/>
            </w14:solidFill>
          </w14:textFill>
        </w:rPr>
        <w:t>aximum value of shear force and bending moment at the frame point</w:t>
      </w:r>
    </w:p>
    <w:p w14:paraId="60C6F1A4">
      <w:pPr>
        <w:numPr>
          <w:ilvl w:val="0"/>
          <w:numId w:val="16"/>
        </w:numPr>
        <w:autoSpaceDE w:val="0"/>
        <w:autoSpaceDN w:val="0"/>
        <w:adjustRightInd w:val="0"/>
        <w:spacing w:line="320" w:lineRule="exact"/>
        <w:ind w:left="1463" w:hanging="35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Intact </w:t>
      </w:r>
      <w:r>
        <w:rPr>
          <w:rFonts w:hint="eastAsia"/>
          <w:color w:val="000000" w:themeColor="text1"/>
          <w:kern w:val="0"/>
          <w:sz w:val="24"/>
          <w14:textFill>
            <w14:solidFill>
              <w14:schemeClr w14:val="tx1"/>
            </w14:solidFill>
          </w14:textFill>
        </w:rPr>
        <w:t xml:space="preserve">stability calculation and check of damage stability(by </w:t>
      </w:r>
      <w:r>
        <w:rPr>
          <w:color w:val="000000" w:themeColor="text1"/>
          <w:kern w:val="0"/>
          <w:sz w:val="24"/>
          <w14:textFill>
            <w14:solidFill>
              <w14:schemeClr w14:val="tx1"/>
            </w14:solidFill>
          </w14:textFill>
        </w:rPr>
        <w:t>minimum</w:t>
      </w:r>
      <w:r>
        <w:rPr>
          <w:rFonts w:hint="eastAsia"/>
          <w:color w:val="000000" w:themeColor="text1"/>
          <w:kern w:val="0"/>
          <w:sz w:val="24"/>
          <w14:textFill>
            <w14:solidFill>
              <w14:schemeClr w14:val="tx1"/>
            </w14:solidFill>
          </w14:textFill>
        </w:rPr>
        <w:t xml:space="preserve"> GM/ maximum KG)</w:t>
      </w:r>
    </w:p>
    <w:p w14:paraId="4680456D">
      <w:pPr>
        <w:numPr>
          <w:ilvl w:val="0"/>
          <w:numId w:val="16"/>
        </w:numPr>
        <w:autoSpaceDE w:val="0"/>
        <w:autoSpaceDN w:val="0"/>
        <w:adjustRightInd w:val="0"/>
        <w:spacing w:line="320" w:lineRule="exact"/>
        <w:ind w:left="1463" w:hanging="35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w:t>
      </w:r>
      <w:r>
        <w:rPr>
          <w:rFonts w:hint="eastAsia"/>
          <w:color w:val="000000" w:themeColor="text1"/>
          <w:kern w:val="0"/>
          <w:sz w:val="24"/>
          <w14:textFill>
            <w14:solidFill>
              <w14:schemeClr w14:val="tx1"/>
            </w14:solidFill>
          </w14:textFill>
        </w:rPr>
        <w:t>orsional strength</w:t>
      </w:r>
    </w:p>
    <w:p w14:paraId="2BE1B7BB">
      <w:pPr>
        <w:numPr>
          <w:ilvl w:val="0"/>
          <w:numId w:val="16"/>
        </w:numPr>
        <w:autoSpaceDE w:val="0"/>
        <w:autoSpaceDN w:val="0"/>
        <w:adjustRightInd w:val="0"/>
        <w:spacing w:line="320" w:lineRule="exact"/>
        <w:ind w:left="1463" w:hanging="35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S</w:t>
      </w:r>
      <w:r>
        <w:rPr>
          <w:rFonts w:hint="eastAsia"/>
          <w:color w:val="000000" w:themeColor="text1"/>
          <w:kern w:val="0"/>
          <w:sz w:val="24"/>
          <w14:textFill>
            <w14:solidFill>
              <w14:schemeClr w14:val="tx1"/>
            </w14:solidFill>
          </w14:textFill>
        </w:rPr>
        <w:t>ummary of loading condition</w:t>
      </w:r>
    </w:p>
    <w:p w14:paraId="5D16FC78">
      <w:pPr>
        <w:numPr>
          <w:ilvl w:val="0"/>
          <w:numId w:val="16"/>
        </w:numPr>
        <w:autoSpaceDE w:val="0"/>
        <w:autoSpaceDN w:val="0"/>
        <w:adjustRightInd w:val="0"/>
        <w:spacing w:line="320" w:lineRule="exact"/>
        <w:ind w:left="1463" w:hanging="35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T</w:t>
      </w:r>
      <w:r>
        <w:rPr>
          <w:rFonts w:hint="eastAsia"/>
          <w:color w:val="000000" w:themeColor="text1"/>
          <w:kern w:val="0"/>
          <w:sz w:val="24"/>
          <w14:textFill>
            <w14:solidFill>
              <w14:schemeClr w14:val="tx1"/>
            </w14:solidFill>
          </w14:textFill>
        </w:rPr>
        <w:t>rim adjustment by ballast tank (program)</w:t>
      </w:r>
    </w:p>
    <w:p w14:paraId="19479A64">
      <w:pPr>
        <w:numPr>
          <w:ilvl w:val="0"/>
          <w:numId w:val="16"/>
        </w:numPr>
        <w:autoSpaceDE w:val="0"/>
        <w:autoSpaceDN w:val="0"/>
        <w:adjustRightInd w:val="0"/>
        <w:spacing w:line="320" w:lineRule="exact"/>
        <w:ind w:left="1463" w:hanging="35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N</w:t>
      </w:r>
      <w:r>
        <w:rPr>
          <w:rFonts w:hint="eastAsia"/>
          <w:color w:val="000000" w:themeColor="text1"/>
          <w:kern w:val="0"/>
          <w:sz w:val="24"/>
          <w14:textFill>
            <w14:solidFill>
              <w14:schemeClr w14:val="tx1"/>
            </w14:solidFill>
          </w14:textFill>
        </w:rPr>
        <w:t>avigation bridge visibility</w:t>
      </w:r>
    </w:p>
    <w:p w14:paraId="61E43D03">
      <w:pPr>
        <w:autoSpaceDE w:val="0"/>
        <w:autoSpaceDN w:val="0"/>
        <w:adjustRightInd w:val="0"/>
        <w:spacing w:line="320" w:lineRule="exact"/>
        <w:ind w:left="1106"/>
        <w:rPr>
          <w:color w:val="000000" w:themeColor="text1"/>
          <w:kern w:val="0"/>
          <w:sz w:val="24"/>
          <w14:textFill>
            <w14:solidFill>
              <w14:schemeClr w14:val="tx1"/>
            </w14:solidFill>
          </w14:textFill>
        </w:rPr>
      </w:pPr>
    </w:p>
    <w:p w14:paraId="025951E1">
      <w:pPr>
        <w:autoSpaceDE w:val="0"/>
        <w:autoSpaceDN w:val="0"/>
        <w:adjustRightInd w:val="0"/>
        <w:spacing w:line="320" w:lineRule="exact"/>
        <w:ind w:left="1106"/>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L</w:t>
      </w:r>
      <w:r>
        <w:rPr>
          <w:rFonts w:hint="eastAsia"/>
          <w:color w:val="000000" w:themeColor="text1"/>
          <w:kern w:val="0"/>
          <w:sz w:val="24"/>
          <w14:textFill>
            <w14:solidFill>
              <w14:schemeClr w14:val="tx1"/>
            </w14:solidFill>
          </w14:textFill>
        </w:rPr>
        <w:t>ashing (if required):</w:t>
      </w:r>
    </w:p>
    <w:p w14:paraId="5590BBCA">
      <w:pPr>
        <w:numPr>
          <w:ilvl w:val="0"/>
          <w:numId w:val="16"/>
        </w:numPr>
        <w:autoSpaceDE w:val="0"/>
        <w:autoSpaceDN w:val="0"/>
        <w:adjustRightInd w:val="0"/>
        <w:spacing w:line="320" w:lineRule="exact"/>
        <w:ind w:left="1463" w:hanging="35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w:t>
      </w:r>
      <w:r>
        <w:rPr>
          <w:rFonts w:hint="eastAsia"/>
          <w:color w:val="000000" w:themeColor="text1"/>
          <w:kern w:val="0"/>
          <w:sz w:val="24"/>
          <w14:textFill>
            <w14:solidFill>
              <w14:schemeClr w14:val="tx1"/>
            </w14:solidFill>
          </w14:textFill>
        </w:rPr>
        <w:t>ontainer loading calculation by weight</w:t>
      </w:r>
    </w:p>
    <w:p w14:paraId="71858926">
      <w:pPr>
        <w:numPr>
          <w:ilvl w:val="0"/>
          <w:numId w:val="16"/>
        </w:numPr>
        <w:autoSpaceDE w:val="0"/>
        <w:autoSpaceDN w:val="0"/>
        <w:adjustRightInd w:val="0"/>
        <w:spacing w:line="320" w:lineRule="exact"/>
        <w:ind w:left="1463" w:hanging="35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L</w:t>
      </w:r>
      <w:r>
        <w:rPr>
          <w:rFonts w:hint="eastAsia"/>
          <w:color w:val="000000" w:themeColor="text1"/>
          <w:kern w:val="0"/>
          <w:sz w:val="24"/>
          <w14:textFill>
            <w14:solidFill>
              <w14:schemeClr w14:val="tx1"/>
            </w14:solidFill>
          </w14:textFill>
        </w:rPr>
        <w:t>ashing strength and racking force calculation</w:t>
      </w:r>
    </w:p>
    <w:p w14:paraId="2B806C9D">
      <w:pPr>
        <w:numPr>
          <w:ilvl w:val="0"/>
          <w:numId w:val="16"/>
        </w:numPr>
        <w:autoSpaceDE w:val="0"/>
        <w:autoSpaceDN w:val="0"/>
        <w:adjustRightInd w:val="0"/>
        <w:spacing w:line="320" w:lineRule="exact"/>
        <w:ind w:left="1463" w:hanging="35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w:t>
      </w:r>
      <w:r>
        <w:rPr>
          <w:rFonts w:hint="eastAsia"/>
          <w:color w:val="000000" w:themeColor="text1"/>
          <w:kern w:val="0"/>
          <w:sz w:val="24"/>
          <w14:textFill>
            <w14:solidFill>
              <w14:schemeClr w14:val="tx1"/>
            </w14:solidFill>
          </w14:textFill>
        </w:rPr>
        <w:t>ontainer control program</w:t>
      </w:r>
    </w:p>
    <w:p w14:paraId="5EAAE889">
      <w:pPr>
        <w:autoSpaceDE w:val="0"/>
        <w:autoSpaceDN w:val="0"/>
        <w:adjustRightInd w:val="0"/>
        <w:spacing w:line="320" w:lineRule="exact"/>
        <w:rPr>
          <w:color w:val="000000" w:themeColor="text1"/>
          <w:kern w:val="0"/>
          <w:sz w:val="24"/>
          <w14:textFill>
            <w14:solidFill>
              <w14:schemeClr w14:val="tx1"/>
            </w14:solidFill>
          </w14:textFill>
        </w:rPr>
      </w:pPr>
    </w:p>
    <w:p w14:paraId="1A9901D7">
      <w:pPr>
        <w:autoSpaceDE w:val="0"/>
        <w:autoSpaceDN w:val="0"/>
        <w:adjustRightInd w:val="0"/>
        <w:spacing w:line="320" w:lineRule="exact"/>
        <w:ind w:left="1080" w:hanging="1080" w:hangingChars="45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 xml:space="preserve">         Data of tank level to be automatically transmitted from the ballast and bunkering control system.</w:t>
      </w:r>
    </w:p>
    <w:p w14:paraId="54B32F9C">
      <w:pPr>
        <w:widowControl/>
        <w:jc w:val="left"/>
        <w:rPr>
          <w:rFonts w:ascii="Arial" w:hAnsi="Arial" w:eastAsia="黑体"/>
          <w:b/>
          <w:bCs/>
          <w:caps/>
          <w:color w:val="000000" w:themeColor="text1"/>
          <w:kern w:val="0"/>
          <w:sz w:val="24"/>
          <w14:textFill>
            <w14:solidFill>
              <w14:schemeClr w14:val="tx1"/>
            </w14:solidFill>
          </w14:textFill>
        </w:rPr>
      </w:pPr>
      <w:bookmarkStart w:id="98" w:name="_Toc404775553"/>
    </w:p>
    <w:bookmarkEnd w:id="98"/>
    <w:p w14:paraId="2B4D90BF">
      <w:pPr>
        <w:autoSpaceDE w:val="0"/>
        <w:autoSpaceDN w:val="0"/>
        <w:adjustRightInd w:val="0"/>
        <w:spacing w:line="243" w:lineRule="auto"/>
        <w:ind w:left="1107"/>
        <w:rPr>
          <w:color w:val="000000" w:themeColor="text1"/>
          <w:kern w:val="0"/>
          <w:sz w:val="24"/>
          <w14:textFill>
            <w14:solidFill>
              <w14:schemeClr w14:val="tx1"/>
            </w14:solidFill>
          </w14:textFill>
        </w:rPr>
      </w:pPr>
    </w:p>
    <w:p w14:paraId="30ADA473">
      <w:pPr>
        <w:widowControl/>
        <w:jc w:val="left"/>
      </w:pPr>
      <w:r>
        <w:br w:type="page"/>
      </w:r>
    </w:p>
    <w:p w14:paraId="2598A004">
      <w:pPr>
        <w:autoSpaceDE w:val="0"/>
        <w:autoSpaceDN w:val="0"/>
        <w:adjustRightInd w:val="0"/>
        <w:spacing w:line="200" w:lineRule="exact"/>
        <w:jc w:val="left"/>
        <w:rPr>
          <w:rFonts w:ascii="Arial" w:hAnsi="Arial" w:cs="Arial"/>
          <w:kern w:val="0"/>
          <w:sz w:val="20"/>
          <w:szCs w:val="20"/>
        </w:rPr>
      </w:pPr>
    </w:p>
    <w:p w14:paraId="2491FC45">
      <w:pPr>
        <w:autoSpaceDE w:val="0"/>
        <w:autoSpaceDN w:val="0"/>
        <w:adjustRightInd w:val="0"/>
        <w:spacing w:line="200" w:lineRule="exact"/>
        <w:jc w:val="left"/>
        <w:rPr>
          <w:rFonts w:ascii="Arial" w:hAnsi="Arial" w:cs="Arial"/>
          <w:kern w:val="0"/>
          <w:sz w:val="20"/>
          <w:szCs w:val="20"/>
        </w:rPr>
      </w:pPr>
    </w:p>
    <w:p w14:paraId="1F744998">
      <w:pPr>
        <w:autoSpaceDE w:val="0"/>
        <w:autoSpaceDN w:val="0"/>
        <w:adjustRightInd w:val="0"/>
        <w:spacing w:line="200" w:lineRule="exact"/>
        <w:jc w:val="left"/>
        <w:rPr>
          <w:rFonts w:ascii="Arial" w:hAnsi="Arial" w:cs="Arial"/>
          <w:kern w:val="0"/>
          <w:sz w:val="20"/>
          <w:szCs w:val="20"/>
        </w:rPr>
      </w:pPr>
    </w:p>
    <w:p w14:paraId="6781178C">
      <w:pPr>
        <w:autoSpaceDE w:val="0"/>
        <w:autoSpaceDN w:val="0"/>
        <w:adjustRightInd w:val="0"/>
        <w:spacing w:line="200" w:lineRule="exact"/>
        <w:jc w:val="left"/>
        <w:rPr>
          <w:rFonts w:ascii="Arial" w:hAnsi="Arial" w:cs="Arial"/>
          <w:kern w:val="0"/>
          <w:sz w:val="20"/>
          <w:szCs w:val="20"/>
        </w:rPr>
      </w:pPr>
    </w:p>
    <w:p w14:paraId="2F597070">
      <w:pPr>
        <w:autoSpaceDE w:val="0"/>
        <w:autoSpaceDN w:val="0"/>
        <w:adjustRightInd w:val="0"/>
        <w:spacing w:line="200" w:lineRule="exact"/>
        <w:jc w:val="left"/>
        <w:rPr>
          <w:rFonts w:ascii="Arial" w:hAnsi="Arial" w:cs="Arial"/>
          <w:kern w:val="0"/>
          <w:sz w:val="20"/>
          <w:szCs w:val="20"/>
        </w:rPr>
      </w:pPr>
    </w:p>
    <w:p w14:paraId="06C25E51">
      <w:pPr>
        <w:autoSpaceDE w:val="0"/>
        <w:autoSpaceDN w:val="0"/>
        <w:adjustRightInd w:val="0"/>
        <w:spacing w:line="200" w:lineRule="exact"/>
        <w:jc w:val="left"/>
        <w:rPr>
          <w:rFonts w:ascii="Arial" w:hAnsi="Arial" w:cs="Arial"/>
          <w:kern w:val="0"/>
          <w:sz w:val="20"/>
          <w:szCs w:val="20"/>
        </w:rPr>
      </w:pPr>
    </w:p>
    <w:p w14:paraId="74CC783C">
      <w:pPr>
        <w:autoSpaceDE w:val="0"/>
        <w:autoSpaceDN w:val="0"/>
        <w:adjustRightInd w:val="0"/>
        <w:spacing w:line="200" w:lineRule="exact"/>
        <w:jc w:val="left"/>
        <w:rPr>
          <w:rFonts w:ascii="Arial" w:hAnsi="Arial" w:cs="Arial"/>
          <w:kern w:val="0"/>
          <w:sz w:val="20"/>
          <w:szCs w:val="20"/>
        </w:rPr>
      </w:pPr>
    </w:p>
    <w:p w14:paraId="42164AB2">
      <w:pPr>
        <w:autoSpaceDE w:val="0"/>
        <w:autoSpaceDN w:val="0"/>
        <w:adjustRightInd w:val="0"/>
        <w:spacing w:line="200" w:lineRule="exact"/>
        <w:jc w:val="left"/>
        <w:rPr>
          <w:rFonts w:ascii="Arial" w:hAnsi="Arial" w:cs="Arial"/>
          <w:kern w:val="0"/>
          <w:sz w:val="20"/>
          <w:szCs w:val="20"/>
        </w:rPr>
      </w:pPr>
    </w:p>
    <w:p w14:paraId="033B8E9A">
      <w:pPr>
        <w:autoSpaceDE w:val="0"/>
        <w:autoSpaceDN w:val="0"/>
        <w:adjustRightInd w:val="0"/>
        <w:spacing w:line="200" w:lineRule="exact"/>
        <w:jc w:val="left"/>
        <w:rPr>
          <w:rFonts w:ascii="Arial" w:hAnsi="Arial" w:cs="Arial"/>
          <w:kern w:val="0"/>
          <w:sz w:val="20"/>
          <w:szCs w:val="20"/>
        </w:rPr>
      </w:pPr>
    </w:p>
    <w:p w14:paraId="3FE22EB9">
      <w:pPr>
        <w:autoSpaceDE w:val="0"/>
        <w:autoSpaceDN w:val="0"/>
        <w:adjustRightInd w:val="0"/>
        <w:spacing w:line="200" w:lineRule="exact"/>
        <w:jc w:val="left"/>
        <w:rPr>
          <w:rFonts w:ascii="Arial" w:hAnsi="Arial" w:cs="Arial"/>
          <w:kern w:val="0"/>
          <w:sz w:val="20"/>
          <w:szCs w:val="20"/>
        </w:rPr>
      </w:pPr>
    </w:p>
    <w:p w14:paraId="48205198">
      <w:pPr>
        <w:autoSpaceDE w:val="0"/>
        <w:autoSpaceDN w:val="0"/>
        <w:adjustRightInd w:val="0"/>
        <w:spacing w:line="200" w:lineRule="exact"/>
        <w:jc w:val="left"/>
        <w:rPr>
          <w:rFonts w:ascii="Arial" w:hAnsi="Arial" w:cs="Arial"/>
          <w:kern w:val="0"/>
          <w:sz w:val="20"/>
          <w:szCs w:val="20"/>
        </w:rPr>
      </w:pPr>
    </w:p>
    <w:p w14:paraId="6D38BE15">
      <w:pPr>
        <w:autoSpaceDE w:val="0"/>
        <w:autoSpaceDN w:val="0"/>
        <w:adjustRightInd w:val="0"/>
        <w:spacing w:line="200" w:lineRule="exact"/>
        <w:jc w:val="left"/>
        <w:rPr>
          <w:rFonts w:ascii="Arial" w:hAnsi="Arial" w:cs="Arial"/>
          <w:kern w:val="0"/>
          <w:sz w:val="20"/>
          <w:szCs w:val="20"/>
        </w:rPr>
      </w:pPr>
    </w:p>
    <w:p w14:paraId="2DCFDF85">
      <w:pPr>
        <w:autoSpaceDE w:val="0"/>
        <w:autoSpaceDN w:val="0"/>
        <w:adjustRightInd w:val="0"/>
        <w:spacing w:line="200" w:lineRule="exact"/>
        <w:jc w:val="left"/>
        <w:rPr>
          <w:rFonts w:ascii="Arial" w:hAnsi="Arial" w:cs="Arial"/>
          <w:kern w:val="0"/>
          <w:sz w:val="20"/>
          <w:szCs w:val="20"/>
        </w:rPr>
      </w:pPr>
    </w:p>
    <w:p w14:paraId="068B53FF">
      <w:pPr>
        <w:autoSpaceDE w:val="0"/>
        <w:autoSpaceDN w:val="0"/>
        <w:adjustRightInd w:val="0"/>
        <w:spacing w:line="200" w:lineRule="exact"/>
        <w:jc w:val="left"/>
        <w:rPr>
          <w:rFonts w:ascii="Arial" w:hAnsi="Arial" w:cs="Arial"/>
          <w:kern w:val="0"/>
          <w:sz w:val="20"/>
          <w:szCs w:val="20"/>
        </w:rPr>
      </w:pPr>
    </w:p>
    <w:p w14:paraId="15E71EBB">
      <w:pPr>
        <w:autoSpaceDE w:val="0"/>
        <w:autoSpaceDN w:val="0"/>
        <w:adjustRightInd w:val="0"/>
        <w:spacing w:line="200" w:lineRule="exact"/>
        <w:jc w:val="left"/>
        <w:rPr>
          <w:rFonts w:ascii="Arial" w:hAnsi="Arial" w:cs="Arial"/>
          <w:kern w:val="0"/>
          <w:sz w:val="20"/>
          <w:szCs w:val="20"/>
        </w:rPr>
      </w:pPr>
    </w:p>
    <w:p w14:paraId="37FF8D78">
      <w:pPr>
        <w:autoSpaceDE w:val="0"/>
        <w:autoSpaceDN w:val="0"/>
        <w:adjustRightInd w:val="0"/>
        <w:spacing w:line="200" w:lineRule="exact"/>
        <w:jc w:val="left"/>
        <w:rPr>
          <w:rFonts w:ascii="Arial" w:hAnsi="Arial" w:cs="Arial"/>
          <w:kern w:val="0"/>
          <w:sz w:val="20"/>
          <w:szCs w:val="20"/>
        </w:rPr>
      </w:pPr>
    </w:p>
    <w:p w14:paraId="02666A21">
      <w:pPr>
        <w:autoSpaceDE w:val="0"/>
        <w:autoSpaceDN w:val="0"/>
        <w:adjustRightInd w:val="0"/>
        <w:spacing w:line="200" w:lineRule="exact"/>
        <w:jc w:val="left"/>
        <w:rPr>
          <w:rFonts w:ascii="Arial" w:hAnsi="Arial" w:cs="Arial"/>
          <w:kern w:val="0"/>
          <w:sz w:val="20"/>
          <w:szCs w:val="20"/>
        </w:rPr>
      </w:pPr>
    </w:p>
    <w:p w14:paraId="519EEFD8">
      <w:pPr>
        <w:autoSpaceDE w:val="0"/>
        <w:autoSpaceDN w:val="0"/>
        <w:adjustRightInd w:val="0"/>
        <w:spacing w:line="200" w:lineRule="exact"/>
        <w:jc w:val="left"/>
        <w:rPr>
          <w:rFonts w:ascii="Arial" w:hAnsi="Arial" w:cs="Arial"/>
          <w:kern w:val="0"/>
          <w:sz w:val="20"/>
          <w:szCs w:val="20"/>
        </w:rPr>
      </w:pPr>
    </w:p>
    <w:p w14:paraId="6D14238A">
      <w:pPr>
        <w:autoSpaceDE w:val="0"/>
        <w:autoSpaceDN w:val="0"/>
        <w:adjustRightInd w:val="0"/>
        <w:spacing w:line="200" w:lineRule="exact"/>
        <w:jc w:val="left"/>
        <w:rPr>
          <w:rFonts w:ascii="Arial" w:hAnsi="Arial" w:cs="Arial"/>
          <w:kern w:val="0"/>
          <w:sz w:val="20"/>
          <w:szCs w:val="20"/>
        </w:rPr>
      </w:pPr>
    </w:p>
    <w:p w14:paraId="082CCD6C">
      <w:pPr>
        <w:autoSpaceDE w:val="0"/>
        <w:autoSpaceDN w:val="0"/>
        <w:adjustRightInd w:val="0"/>
        <w:spacing w:line="200" w:lineRule="exact"/>
        <w:jc w:val="left"/>
        <w:rPr>
          <w:rFonts w:ascii="Arial" w:hAnsi="Arial" w:cs="Arial"/>
          <w:kern w:val="0"/>
          <w:sz w:val="20"/>
          <w:szCs w:val="20"/>
        </w:rPr>
      </w:pPr>
    </w:p>
    <w:p w14:paraId="58353EE5">
      <w:pPr>
        <w:autoSpaceDE w:val="0"/>
        <w:autoSpaceDN w:val="0"/>
        <w:adjustRightInd w:val="0"/>
        <w:spacing w:line="200" w:lineRule="exact"/>
        <w:jc w:val="left"/>
        <w:rPr>
          <w:rFonts w:ascii="Arial" w:hAnsi="Arial" w:cs="Arial"/>
          <w:kern w:val="0"/>
          <w:sz w:val="20"/>
          <w:szCs w:val="20"/>
        </w:rPr>
      </w:pPr>
    </w:p>
    <w:p w14:paraId="5E752040">
      <w:pPr>
        <w:autoSpaceDE w:val="0"/>
        <w:autoSpaceDN w:val="0"/>
        <w:adjustRightInd w:val="0"/>
        <w:spacing w:line="720" w:lineRule="exact"/>
        <w:jc w:val="center"/>
        <w:rPr>
          <w:rFonts w:ascii="Arial" w:hAnsi="Arial" w:cs="Arial"/>
          <w:kern w:val="0"/>
          <w:sz w:val="72"/>
          <w:szCs w:val="72"/>
        </w:rPr>
      </w:pPr>
      <w:r>
        <w:rPr>
          <w:rFonts w:hint="eastAsia" w:ascii="Arial" w:hAnsi="Arial" w:cs="Arial"/>
          <w:b/>
          <w:bCs/>
          <w:kern w:val="0"/>
          <w:position w:val="1"/>
          <w:sz w:val="72"/>
          <w:szCs w:val="72"/>
        </w:rPr>
        <w:t>CHAPTER 2</w:t>
      </w:r>
    </w:p>
    <w:p w14:paraId="06AD0915">
      <w:pPr>
        <w:autoSpaceDE w:val="0"/>
        <w:autoSpaceDN w:val="0"/>
        <w:adjustRightInd w:val="0"/>
        <w:spacing w:line="200" w:lineRule="exact"/>
        <w:jc w:val="left"/>
        <w:rPr>
          <w:rFonts w:ascii="Arial" w:hAnsi="Arial" w:cs="Arial"/>
          <w:kern w:val="0"/>
          <w:sz w:val="20"/>
          <w:szCs w:val="20"/>
        </w:rPr>
      </w:pPr>
    </w:p>
    <w:p w14:paraId="34190E2D">
      <w:pPr>
        <w:autoSpaceDE w:val="0"/>
        <w:autoSpaceDN w:val="0"/>
        <w:adjustRightInd w:val="0"/>
        <w:spacing w:line="200" w:lineRule="exact"/>
        <w:jc w:val="left"/>
        <w:rPr>
          <w:rFonts w:ascii="Arial" w:hAnsi="Arial" w:cs="Arial"/>
          <w:kern w:val="0"/>
          <w:sz w:val="20"/>
          <w:szCs w:val="20"/>
        </w:rPr>
      </w:pPr>
    </w:p>
    <w:p w14:paraId="2D307113">
      <w:pPr>
        <w:autoSpaceDE w:val="0"/>
        <w:autoSpaceDN w:val="0"/>
        <w:adjustRightInd w:val="0"/>
        <w:spacing w:line="200" w:lineRule="exact"/>
        <w:jc w:val="left"/>
        <w:rPr>
          <w:rFonts w:ascii="Arial" w:hAnsi="Arial" w:cs="Arial"/>
          <w:kern w:val="0"/>
          <w:sz w:val="20"/>
          <w:szCs w:val="20"/>
        </w:rPr>
      </w:pPr>
    </w:p>
    <w:p w14:paraId="73701A35">
      <w:pPr>
        <w:autoSpaceDE w:val="0"/>
        <w:autoSpaceDN w:val="0"/>
        <w:adjustRightInd w:val="0"/>
        <w:spacing w:before="8" w:line="220" w:lineRule="exact"/>
        <w:jc w:val="left"/>
        <w:rPr>
          <w:rFonts w:ascii="Arial" w:hAnsi="Arial" w:cs="Arial"/>
          <w:kern w:val="0"/>
          <w:sz w:val="22"/>
        </w:rPr>
      </w:pPr>
    </w:p>
    <w:p w14:paraId="32641381">
      <w:pPr>
        <w:autoSpaceDE w:val="0"/>
        <w:autoSpaceDN w:val="0"/>
        <w:adjustRightInd w:val="0"/>
        <w:jc w:val="center"/>
        <w:rPr>
          <w:rFonts w:ascii="Arial" w:hAnsi="Arial" w:cs="Arial"/>
          <w:kern w:val="0"/>
          <w:sz w:val="72"/>
          <w:szCs w:val="72"/>
        </w:rPr>
      </w:pPr>
      <w:r>
        <w:rPr>
          <w:rFonts w:ascii="Arial" w:hAnsi="Arial" w:cs="Arial"/>
          <w:b/>
          <w:bCs/>
          <w:kern w:val="0"/>
          <w:sz w:val="72"/>
          <w:szCs w:val="72"/>
        </w:rPr>
        <w:t>HULL</w:t>
      </w:r>
    </w:p>
    <w:p w14:paraId="14C865B4">
      <w:pPr>
        <w:autoSpaceDE w:val="0"/>
        <w:autoSpaceDN w:val="0"/>
        <w:adjustRightInd w:val="0"/>
        <w:spacing w:before="18" w:line="120" w:lineRule="exact"/>
        <w:jc w:val="left"/>
        <w:rPr>
          <w:rFonts w:ascii="Arial" w:hAnsi="Arial" w:cs="Arial"/>
          <w:kern w:val="0"/>
          <w:sz w:val="12"/>
          <w:szCs w:val="12"/>
        </w:rPr>
      </w:pPr>
    </w:p>
    <w:p w14:paraId="5CFF5C04">
      <w:pPr>
        <w:autoSpaceDE w:val="0"/>
        <w:autoSpaceDN w:val="0"/>
        <w:adjustRightInd w:val="0"/>
        <w:spacing w:line="200" w:lineRule="exact"/>
        <w:jc w:val="left"/>
        <w:rPr>
          <w:rFonts w:ascii="Arial" w:hAnsi="Arial" w:cs="Arial"/>
          <w:kern w:val="0"/>
          <w:sz w:val="20"/>
          <w:szCs w:val="20"/>
        </w:rPr>
      </w:pPr>
    </w:p>
    <w:p w14:paraId="625324B6">
      <w:pPr>
        <w:autoSpaceDE w:val="0"/>
        <w:autoSpaceDN w:val="0"/>
        <w:adjustRightInd w:val="0"/>
        <w:spacing w:line="200" w:lineRule="exact"/>
        <w:jc w:val="left"/>
        <w:rPr>
          <w:rFonts w:ascii="Arial" w:hAnsi="Arial" w:cs="Arial"/>
          <w:kern w:val="0"/>
          <w:sz w:val="20"/>
          <w:szCs w:val="20"/>
        </w:rPr>
      </w:pPr>
    </w:p>
    <w:p w14:paraId="1B040430">
      <w:pPr>
        <w:autoSpaceDE w:val="0"/>
        <w:autoSpaceDN w:val="0"/>
        <w:adjustRightInd w:val="0"/>
        <w:spacing w:line="200" w:lineRule="exact"/>
        <w:jc w:val="left"/>
        <w:rPr>
          <w:rFonts w:ascii="Arial" w:hAnsi="Arial" w:cs="Arial"/>
          <w:kern w:val="0"/>
          <w:sz w:val="20"/>
          <w:szCs w:val="20"/>
        </w:rPr>
      </w:pPr>
    </w:p>
    <w:p w14:paraId="0443169E">
      <w:pPr>
        <w:autoSpaceDE w:val="0"/>
        <w:autoSpaceDN w:val="0"/>
        <w:adjustRightInd w:val="0"/>
        <w:spacing w:line="200" w:lineRule="exact"/>
        <w:jc w:val="left"/>
        <w:rPr>
          <w:rFonts w:ascii="Arial" w:hAnsi="Arial" w:cs="Arial"/>
          <w:kern w:val="0"/>
          <w:sz w:val="20"/>
          <w:szCs w:val="20"/>
        </w:rPr>
      </w:pPr>
    </w:p>
    <w:p w14:paraId="2EA181D8">
      <w:pPr>
        <w:autoSpaceDE w:val="0"/>
        <w:autoSpaceDN w:val="0"/>
        <w:adjustRightInd w:val="0"/>
        <w:spacing w:line="200" w:lineRule="exact"/>
        <w:jc w:val="left"/>
        <w:rPr>
          <w:rFonts w:ascii="Arial" w:hAnsi="Arial" w:cs="Arial"/>
          <w:kern w:val="0"/>
          <w:sz w:val="20"/>
          <w:szCs w:val="20"/>
        </w:rPr>
      </w:pPr>
    </w:p>
    <w:p w14:paraId="1EC7DE76">
      <w:pPr>
        <w:autoSpaceDE w:val="0"/>
        <w:autoSpaceDN w:val="0"/>
        <w:adjustRightInd w:val="0"/>
        <w:spacing w:line="200" w:lineRule="exact"/>
        <w:jc w:val="left"/>
        <w:rPr>
          <w:rFonts w:ascii="Arial" w:hAnsi="Arial" w:cs="Arial"/>
          <w:kern w:val="0"/>
          <w:sz w:val="20"/>
          <w:szCs w:val="20"/>
        </w:rPr>
      </w:pPr>
    </w:p>
    <w:p w14:paraId="2C9B1B28">
      <w:pPr>
        <w:autoSpaceDE w:val="0"/>
        <w:autoSpaceDN w:val="0"/>
        <w:adjustRightInd w:val="0"/>
        <w:spacing w:line="200" w:lineRule="exact"/>
        <w:jc w:val="left"/>
        <w:rPr>
          <w:rFonts w:ascii="Arial" w:hAnsi="Arial" w:cs="Arial"/>
          <w:kern w:val="0"/>
          <w:sz w:val="20"/>
          <w:szCs w:val="20"/>
        </w:rPr>
      </w:pPr>
    </w:p>
    <w:p w14:paraId="6AD8E6F6">
      <w:pPr>
        <w:autoSpaceDE w:val="0"/>
        <w:autoSpaceDN w:val="0"/>
        <w:adjustRightInd w:val="0"/>
        <w:spacing w:line="200" w:lineRule="exact"/>
        <w:jc w:val="left"/>
        <w:rPr>
          <w:rFonts w:ascii="Arial" w:hAnsi="Arial" w:cs="Arial"/>
          <w:kern w:val="0"/>
          <w:sz w:val="20"/>
          <w:szCs w:val="20"/>
        </w:rPr>
      </w:pPr>
    </w:p>
    <w:p w14:paraId="4D71CDB3">
      <w:pPr>
        <w:autoSpaceDE w:val="0"/>
        <w:autoSpaceDN w:val="0"/>
        <w:adjustRightInd w:val="0"/>
        <w:spacing w:line="200" w:lineRule="exact"/>
        <w:jc w:val="left"/>
        <w:rPr>
          <w:rFonts w:ascii="Arial" w:hAnsi="Arial" w:cs="Arial"/>
          <w:kern w:val="0"/>
          <w:sz w:val="20"/>
          <w:szCs w:val="20"/>
        </w:rPr>
      </w:pPr>
    </w:p>
    <w:p w14:paraId="2E15DB65">
      <w:pPr>
        <w:autoSpaceDE w:val="0"/>
        <w:autoSpaceDN w:val="0"/>
        <w:adjustRightInd w:val="0"/>
        <w:spacing w:line="200" w:lineRule="exact"/>
        <w:jc w:val="left"/>
        <w:rPr>
          <w:rFonts w:ascii="Arial" w:hAnsi="Arial" w:cs="Arial"/>
          <w:kern w:val="0"/>
          <w:sz w:val="20"/>
          <w:szCs w:val="20"/>
        </w:rPr>
      </w:pPr>
    </w:p>
    <w:p w14:paraId="48DD5178">
      <w:pPr>
        <w:autoSpaceDE w:val="0"/>
        <w:autoSpaceDN w:val="0"/>
        <w:adjustRightInd w:val="0"/>
        <w:spacing w:line="200" w:lineRule="exact"/>
        <w:jc w:val="left"/>
        <w:rPr>
          <w:rFonts w:ascii="Arial" w:hAnsi="Arial" w:cs="Arial"/>
          <w:kern w:val="0"/>
          <w:sz w:val="20"/>
          <w:szCs w:val="20"/>
        </w:rPr>
      </w:pPr>
    </w:p>
    <w:p w14:paraId="4F789BD8">
      <w:pPr>
        <w:autoSpaceDE w:val="0"/>
        <w:autoSpaceDN w:val="0"/>
        <w:adjustRightInd w:val="0"/>
        <w:spacing w:line="200" w:lineRule="exact"/>
        <w:jc w:val="left"/>
        <w:rPr>
          <w:rFonts w:ascii="Arial" w:hAnsi="Arial" w:cs="Arial"/>
          <w:kern w:val="0"/>
          <w:sz w:val="20"/>
          <w:szCs w:val="20"/>
        </w:rPr>
      </w:pPr>
    </w:p>
    <w:p w14:paraId="17E1232C">
      <w:pPr>
        <w:autoSpaceDE w:val="0"/>
        <w:autoSpaceDN w:val="0"/>
        <w:adjustRightInd w:val="0"/>
        <w:spacing w:line="200" w:lineRule="exact"/>
        <w:jc w:val="left"/>
        <w:rPr>
          <w:rFonts w:ascii="Arial" w:hAnsi="Arial" w:cs="Arial"/>
          <w:kern w:val="0"/>
          <w:sz w:val="20"/>
          <w:szCs w:val="20"/>
        </w:rPr>
      </w:pPr>
    </w:p>
    <w:p w14:paraId="1C2B8EC5">
      <w:pPr>
        <w:autoSpaceDE w:val="0"/>
        <w:autoSpaceDN w:val="0"/>
        <w:adjustRightInd w:val="0"/>
        <w:spacing w:line="200" w:lineRule="exact"/>
        <w:jc w:val="left"/>
        <w:rPr>
          <w:rFonts w:ascii="Arial" w:hAnsi="Arial" w:cs="Arial"/>
          <w:kern w:val="0"/>
          <w:sz w:val="20"/>
          <w:szCs w:val="20"/>
        </w:rPr>
      </w:pPr>
    </w:p>
    <w:p w14:paraId="2E4A3E3C">
      <w:pPr>
        <w:autoSpaceDE w:val="0"/>
        <w:autoSpaceDN w:val="0"/>
        <w:adjustRightInd w:val="0"/>
        <w:spacing w:line="200" w:lineRule="exact"/>
        <w:jc w:val="left"/>
        <w:rPr>
          <w:rFonts w:ascii="Arial" w:hAnsi="Arial" w:cs="Arial"/>
          <w:kern w:val="0"/>
          <w:sz w:val="20"/>
          <w:szCs w:val="20"/>
        </w:rPr>
      </w:pPr>
    </w:p>
    <w:p w14:paraId="4C605F73">
      <w:pPr>
        <w:autoSpaceDE w:val="0"/>
        <w:autoSpaceDN w:val="0"/>
        <w:adjustRightInd w:val="0"/>
        <w:spacing w:line="200" w:lineRule="exact"/>
        <w:jc w:val="left"/>
        <w:rPr>
          <w:rFonts w:ascii="Arial" w:hAnsi="Arial" w:cs="Arial"/>
          <w:kern w:val="0"/>
          <w:sz w:val="20"/>
          <w:szCs w:val="20"/>
        </w:rPr>
      </w:pPr>
    </w:p>
    <w:p w14:paraId="266AA9BC">
      <w:pPr>
        <w:autoSpaceDE w:val="0"/>
        <w:autoSpaceDN w:val="0"/>
        <w:adjustRightInd w:val="0"/>
        <w:spacing w:line="200" w:lineRule="exact"/>
        <w:jc w:val="left"/>
        <w:rPr>
          <w:rFonts w:ascii="Arial" w:hAnsi="Arial" w:cs="Arial"/>
          <w:kern w:val="0"/>
          <w:sz w:val="20"/>
          <w:szCs w:val="20"/>
        </w:rPr>
      </w:pPr>
    </w:p>
    <w:p w14:paraId="29BB6CC5">
      <w:pPr>
        <w:autoSpaceDE w:val="0"/>
        <w:autoSpaceDN w:val="0"/>
        <w:adjustRightInd w:val="0"/>
        <w:spacing w:line="200" w:lineRule="exact"/>
        <w:jc w:val="left"/>
        <w:rPr>
          <w:rFonts w:ascii="Arial" w:hAnsi="Arial" w:cs="Arial"/>
          <w:kern w:val="0"/>
          <w:sz w:val="20"/>
          <w:szCs w:val="20"/>
        </w:rPr>
      </w:pPr>
    </w:p>
    <w:p w14:paraId="1C0D1F0E">
      <w:pPr>
        <w:autoSpaceDE w:val="0"/>
        <w:autoSpaceDN w:val="0"/>
        <w:adjustRightInd w:val="0"/>
        <w:spacing w:line="200" w:lineRule="exact"/>
        <w:jc w:val="left"/>
        <w:rPr>
          <w:rFonts w:ascii="Arial" w:hAnsi="Arial" w:cs="Arial"/>
          <w:kern w:val="0"/>
          <w:sz w:val="20"/>
          <w:szCs w:val="20"/>
        </w:rPr>
      </w:pPr>
    </w:p>
    <w:p w14:paraId="7B1CCE0D">
      <w:pPr>
        <w:autoSpaceDE w:val="0"/>
        <w:autoSpaceDN w:val="0"/>
        <w:adjustRightInd w:val="0"/>
        <w:spacing w:line="200" w:lineRule="exact"/>
        <w:jc w:val="left"/>
        <w:rPr>
          <w:rFonts w:ascii="Arial" w:hAnsi="Arial" w:cs="Arial"/>
          <w:kern w:val="0"/>
          <w:sz w:val="20"/>
          <w:szCs w:val="20"/>
        </w:rPr>
      </w:pPr>
    </w:p>
    <w:p w14:paraId="75198295">
      <w:pPr>
        <w:autoSpaceDE w:val="0"/>
        <w:autoSpaceDN w:val="0"/>
        <w:adjustRightInd w:val="0"/>
        <w:spacing w:line="200" w:lineRule="exact"/>
        <w:jc w:val="left"/>
        <w:rPr>
          <w:rFonts w:ascii="Arial" w:hAnsi="Arial" w:cs="Arial"/>
          <w:kern w:val="0"/>
          <w:sz w:val="20"/>
          <w:szCs w:val="20"/>
        </w:rPr>
      </w:pPr>
    </w:p>
    <w:p w14:paraId="405950CE">
      <w:pPr>
        <w:autoSpaceDE w:val="0"/>
        <w:autoSpaceDN w:val="0"/>
        <w:adjustRightInd w:val="0"/>
        <w:spacing w:line="200" w:lineRule="exact"/>
        <w:jc w:val="left"/>
        <w:rPr>
          <w:rFonts w:ascii="Arial" w:hAnsi="Arial" w:cs="Arial"/>
          <w:kern w:val="0"/>
          <w:sz w:val="20"/>
          <w:szCs w:val="20"/>
        </w:rPr>
      </w:pPr>
    </w:p>
    <w:p w14:paraId="5B544B63">
      <w:pPr>
        <w:autoSpaceDE w:val="0"/>
        <w:autoSpaceDN w:val="0"/>
        <w:adjustRightInd w:val="0"/>
        <w:spacing w:line="200" w:lineRule="exact"/>
        <w:jc w:val="left"/>
        <w:rPr>
          <w:rFonts w:ascii="Arial" w:hAnsi="Arial" w:cs="Arial"/>
          <w:kern w:val="0"/>
          <w:sz w:val="20"/>
          <w:szCs w:val="20"/>
        </w:rPr>
      </w:pPr>
    </w:p>
    <w:p w14:paraId="6CA0CA76">
      <w:pPr>
        <w:autoSpaceDE w:val="0"/>
        <w:autoSpaceDN w:val="0"/>
        <w:adjustRightInd w:val="0"/>
        <w:spacing w:line="200" w:lineRule="exact"/>
        <w:jc w:val="left"/>
        <w:rPr>
          <w:rFonts w:ascii="Arial" w:hAnsi="Arial" w:cs="Arial"/>
          <w:kern w:val="0"/>
          <w:sz w:val="20"/>
          <w:szCs w:val="20"/>
        </w:rPr>
      </w:pPr>
    </w:p>
    <w:p w14:paraId="11CFCEA0">
      <w:pPr>
        <w:autoSpaceDE w:val="0"/>
        <w:autoSpaceDN w:val="0"/>
        <w:adjustRightInd w:val="0"/>
        <w:spacing w:line="200" w:lineRule="exact"/>
        <w:jc w:val="left"/>
        <w:rPr>
          <w:rFonts w:ascii="Arial" w:hAnsi="Arial" w:cs="Arial"/>
          <w:kern w:val="0"/>
          <w:sz w:val="20"/>
          <w:szCs w:val="20"/>
        </w:rPr>
      </w:pPr>
    </w:p>
    <w:p w14:paraId="64989CDC">
      <w:pPr>
        <w:autoSpaceDE w:val="0"/>
        <w:autoSpaceDN w:val="0"/>
        <w:adjustRightInd w:val="0"/>
        <w:spacing w:line="200" w:lineRule="exact"/>
        <w:jc w:val="left"/>
        <w:rPr>
          <w:rFonts w:ascii="Arial" w:hAnsi="Arial" w:cs="Arial"/>
          <w:kern w:val="0"/>
          <w:sz w:val="20"/>
          <w:szCs w:val="20"/>
        </w:rPr>
      </w:pPr>
    </w:p>
    <w:p w14:paraId="08D57631">
      <w:pPr>
        <w:autoSpaceDE w:val="0"/>
        <w:autoSpaceDN w:val="0"/>
        <w:adjustRightInd w:val="0"/>
        <w:spacing w:line="200" w:lineRule="exact"/>
        <w:jc w:val="left"/>
        <w:rPr>
          <w:rFonts w:ascii="Arial" w:hAnsi="Arial" w:cs="Arial"/>
          <w:kern w:val="0"/>
          <w:sz w:val="20"/>
          <w:szCs w:val="20"/>
        </w:rPr>
      </w:pPr>
    </w:p>
    <w:p w14:paraId="4AA91BB4">
      <w:pPr>
        <w:autoSpaceDE w:val="0"/>
        <w:autoSpaceDN w:val="0"/>
        <w:adjustRightInd w:val="0"/>
        <w:spacing w:line="200" w:lineRule="exact"/>
        <w:jc w:val="left"/>
        <w:rPr>
          <w:rFonts w:ascii="Arial" w:hAnsi="Arial" w:cs="Arial"/>
          <w:kern w:val="0"/>
          <w:sz w:val="20"/>
          <w:szCs w:val="20"/>
        </w:rPr>
      </w:pPr>
    </w:p>
    <w:p w14:paraId="47BD3E60">
      <w:pPr>
        <w:autoSpaceDE w:val="0"/>
        <w:autoSpaceDN w:val="0"/>
        <w:adjustRightInd w:val="0"/>
        <w:spacing w:line="200" w:lineRule="exact"/>
        <w:jc w:val="left"/>
        <w:rPr>
          <w:rFonts w:ascii="Arial" w:hAnsi="Arial" w:cs="Arial"/>
          <w:kern w:val="0"/>
          <w:sz w:val="20"/>
          <w:szCs w:val="20"/>
        </w:rPr>
      </w:pPr>
    </w:p>
    <w:p w14:paraId="24023476">
      <w:pPr>
        <w:autoSpaceDE w:val="0"/>
        <w:autoSpaceDN w:val="0"/>
        <w:adjustRightInd w:val="0"/>
        <w:spacing w:line="200" w:lineRule="exact"/>
        <w:jc w:val="left"/>
        <w:rPr>
          <w:rFonts w:ascii="Arial" w:hAnsi="Arial" w:cs="Arial"/>
          <w:kern w:val="0"/>
          <w:sz w:val="20"/>
          <w:szCs w:val="20"/>
        </w:rPr>
      </w:pPr>
    </w:p>
    <w:p w14:paraId="535DC948">
      <w:pPr>
        <w:autoSpaceDE w:val="0"/>
        <w:autoSpaceDN w:val="0"/>
        <w:adjustRightInd w:val="0"/>
        <w:spacing w:line="200" w:lineRule="exact"/>
        <w:jc w:val="left"/>
        <w:rPr>
          <w:rFonts w:ascii="Arial" w:hAnsi="Arial" w:cs="Arial"/>
          <w:kern w:val="0"/>
          <w:sz w:val="20"/>
          <w:szCs w:val="20"/>
        </w:rPr>
      </w:pPr>
    </w:p>
    <w:p w14:paraId="50A10095">
      <w:pPr>
        <w:autoSpaceDE w:val="0"/>
        <w:autoSpaceDN w:val="0"/>
        <w:adjustRightInd w:val="0"/>
        <w:spacing w:line="200" w:lineRule="exact"/>
        <w:jc w:val="left"/>
        <w:rPr>
          <w:rFonts w:ascii="Arial" w:hAnsi="Arial" w:cs="Arial"/>
          <w:kern w:val="0"/>
          <w:sz w:val="20"/>
          <w:szCs w:val="20"/>
        </w:rPr>
      </w:pPr>
    </w:p>
    <w:p w14:paraId="631FB1FB">
      <w:pPr>
        <w:autoSpaceDE w:val="0"/>
        <w:autoSpaceDN w:val="0"/>
        <w:adjustRightInd w:val="0"/>
        <w:spacing w:line="200" w:lineRule="exact"/>
        <w:jc w:val="left"/>
        <w:rPr>
          <w:rFonts w:ascii="Arial" w:hAnsi="Arial" w:cs="Arial"/>
          <w:kern w:val="0"/>
          <w:sz w:val="20"/>
          <w:szCs w:val="20"/>
        </w:rPr>
      </w:pPr>
    </w:p>
    <w:p w14:paraId="25C71A4A">
      <w:pPr>
        <w:autoSpaceDE w:val="0"/>
        <w:autoSpaceDN w:val="0"/>
        <w:adjustRightInd w:val="0"/>
        <w:spacing w:line="200" w:lineRule="exact"/>
        <w:jc w:val="left"/>
        <w:rPr>
          <w:rFonts w:ascii="Arial" w:hAnsi="Arial" w:cs="Arial"/>
          <w:kern w:val="0"/>
          <w:sz w:val="20"/>
          <w:szCs w:val="20"/>
        </w:rPr>
      </w:pPr>
    </w:p>
    <w:p w14:paraId="06BAE47E">
      <w:pPr>
        <w:autoSpaceDE w:val="0"/>
        <w:autoSpaceDN w:val="0"/>
        <w:adjustRightInd w:val="0"/>
        <w:spacing w:line="200" w:lineRule="exact"/>
        <w:jc w:val="left"/>
        <w:rPr>
          <w:rFonts w:ascii="Arial" w:hAnsi="Arial" w:cs="Arial"/>
          <w:kern w:val="0"/>
          <w:sz w:val="20"/>
          <w:szCs w:val="20"/>
        </w:rPr>
      </w:pPr>
      <w:r>
        <w:rPr>
          <w:rFonts w:ascii="Arial" w:hAnsi="Arial" w:cs="Arial"/>
          <w:kern w:val="0"/>
          <w:sz w:val="20"/>
          <w:szCs w:val="20"/>
        </w:rPr>
        <w:t>Version:A</w:t>
      </w:r>
    </w:p>
    <w:p w14:paraId="45DE5D0A">
      <w:pPr>
        <w:autoSpaceDE w:val="0"/>
        <w:autoSpaceDN w:val="0"/>
        <w:adjustRightInd w:val="0"/>
        <w:spacing w:line="200" w:lineRule="exact"/>
        <w:jc w:val="left"/>
        <w:rPr>
          <w:rFonts w:ascii="Arial" w:hAnsi="Arial" w:cs="Arial"/>
          <w:kern w:val="0"/>
          <w:sz w:val="20"/>
          <w:szCs w:val="20"/>
        </w:rPr>
      </w:pPr>
      <w:r>
        <w:rPr>
          <w:rFonts w:ascii="Arial" w:hAnsi="Arial" w:cs="Arial"/>
          <w:kern w:val="0"/>
          <w:sz w:val="20"/>
          <w:szCs w:val="20"/>
        </w:rPr>
        <w:t>Key words: Breadth 27.5m, Gearless, 6S60ME-C10.5 Tier II, 220ReeferPlugs, Open loop scrubber</w:t>
      </w:r>
    </w:p>
    <w:p w14:paraId="431E6276">
      <w:pPr>
        <w:autoSpaceDE w:val="0"/>
        <w:autoSpaceDN w:val="0"/>
        <w:adjustRightInd w:val="0"/>
        <w:spacing w:line="200" w:lineRule="exact"/>
        <w:jc w:val="left"/>
        <w:rPr>
          <w:rFonts w:ascii="Arial" w:hAnsi="Arial" w:cs="Arial"/>
          <w:kern w:val="0"/>
          <w:sz w:val="20"/>
          <w:szCs w:val="20"/>
        </w:rPr>
      </w:pPr>
      <w:r>
        <w:rPr>
          <w:rFonts w:ascii="Arial" w:hAnsi="Arial" w:cs="Arial"/>
          <w:kern w:val="0"/>
          <w:sz w:val="20"/>
          <w:szCs w:val="20"/>
        </w:rPr>
        <w:br w:type="page"/>
      </w:r>
    </w:p>
    <w:p w14:paraId="678FCE21">
      <w:pPr>
        <w:autoSpaceDE w:val="0"/>
        <w:autoSpaceDN w:val="0"/>
        <w:adjustRightInd w:val="0"/>
        <w:jc w:val="center"/>
        <w:rPr>
          <w:rFonts w:ascii="Arial" w:hAnsi="Arial" w:cs="Arial"/>
          <w:b/>
          <w:kern w:val="0"/>
          <w:sz w:val="32"/>
          <w:szCs w:val="32"/>
        </w:rPr>
      </w:pPr>
      <w:r>
        <w:rPr>
          <w:rFonts w:ascii="Arial" w:hAnsi="Arial" w:cs="Arial"/>
          <w:b/>
          <w:kern w:val="0"/>
          <w:sz w:val="32"/>
          <w:szCs w:val="32"/>
        </w:rPr>
        <w:t>CONTENT</w:t>
      </w:r>
    </w:p>
    <w:p w14:paraId="5DE30B48">
      <w:pPr>
        <w:autoSpaceDE w:val="0"/>
        <w:autoSpaceDN w:val="0"/>
        <w:adjustRightInd w:val="0"/>
        <w:spacing w:line="200" w:lineRule="exact"/>
        <w:jc w:val="left"/>
        <w:rPr>
          <w:rFonts w:ascii="Arial" w:hAnsi="Arial" w:cs="Arial"/>
          <w:kern w:val="0"/>
          <w:sz w:val="20"/>
          <w:szCs w:val="20"/>
        </w:rPr>
      </w:pPr>
    </w:p>
    <w:p w14:paraId="2A73A3BB">
      <w:pPr>
        <w:pStyle w:val="27"/>
        <w:tabs>
          <w:tab w:val="left" w:pos="1680"/>
        </w:tabs>
        <w:rPr>
          <w:rFonts w:asciiTheme="minorHAnsi" w:hAnsiTheme="minorHAnsi" w:eastAsiaTheme="minorEastAsia" w:cstheme="minorBidi"/>
          <w:b w:val="0"/>
          <w:caps w:val="0"/>
          <w:kern w:val="2"/>
          <w:sz w:val="21"/>
          <w:szCs w:val="22"/>
          <w:lang w:val="en-US"/>
        </w:rPr>
      </w:pPr>
      <w:r>
        <w:rPr>
          <w:rFonts w:cs="Arial"/>
          <w:b w:val="0"/>
          <w:bCs/>
        </w:rPr>
        <w:fldChar w:fldCharType="begin"/>
      </w:r>
      <w:r>
        <w:rPr>
          <w:rFonts w:cs="Arial"/>
          <w:b w:val="0"/>
          <w:bCs/>
        </w:rPr>
        <w:instrText xml:space="preserve"> TOC \o "1-3" \h \z </w:instrText>
      </w:r>
      <w:r>
        <w:rPr>
          <w:rFonts w:cs="Arial"/>
          <w:b w:val="0"/>
          <w:bCs/>
        </w:rPr>
        <w:fldChar w:fldCharType="separate"/>
      </w:r>
      <w:r>
        <w:fldChar w:fldCharType="begin"/>
      </w:r>
      <w:r>
        <w:instrText xml:space="preserve"> HYPERLINK \l "_Toc50573340" </w:instrText>
      </w:r>
      <w:r>
        <w:fldChar w:fldCharType="separate"/>
      </w:r>
      <w:r>
        <w:rPr>
          <w:rStyle w:val="45"/>
        </w:rPr>
        <w:t xml:space="preserve">CHAPTER 2 </w:t>
      </w:r>
      <w:r>
        <w:rPr>
          <w:rFonts w:asciiTheme="minorHAnsi" w:hAnsiTheme="minorHAnsi" w:eastAsiaTheme="minorEastAsia" w:cstheme="minorBidi"/>
          <w:b w:val="0"/>
          <w:caps w:val="0"/>
          <w:kern w:val="2"/>
          <w:sz w:val="21"/>
          <w:szCs w:val="22"/>
          <w:lang w:val="en-US"/>
        </w:rPr>
        <w:tab/>
      </w:r>
      <w:r>
        <w:rPr>
          <w:rStyle w:val="45"/>
        </w:rPr>
        <w:t>HULL</w:t>
      </w:r>
      <w:r>
        <w:tab/>
      </w:r>
      <w:r>
        <w:fldChar w:fldCharType="begin"/>
      </w:r>
      <w:r>
        <w:instrText xml:space="preserve"> PAGEREF _Toc50573340 \h </w:instrText>
      </w:r>
      <w:r>
        <w:fldChar w:fldCharType="separate"/>
      </w:r>
      <w:r>
        <w:t>3</w:t>
      </w:r>
      <w:r>
        <w:fldChar w:fldCharType="end"/>
      </w:r>
      <w:r>
        <w:fldChar w:fldCharType="end"/>
      </w:r>
    </w:p>
    <w:p w14:paraId="2D573E82">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"_Toc50573341" </w:instrText>
      </w:r>
      <w:r>
        <w:fldChar w:fldCharType="separate"/>
      </w:r>
      <w:r>
        <w:rPr>
          <w:rStyle w:val="45"/>
          <w:rFonts w:eastAsia="黑体"/>
        </w:rPr>
        <w:t>2.1      HULL CONSTRUCTION</w:t>
      </w:r>
      <w:r>
        <w:tab/>
      </w:r>
      <w:r>
        <w:fldChar w:fldCharType="begin"/>
      </w:r>
      <w:r>
        <w:instrText xml:space="preserve"> PAGEREF _Toc50573341 \h </w:instrText>
      </w:r>
      <w:r>
        <w:fldChar w:fldCharType="separate"/>
      </w:r>
      <w:r>
        <w:t>3</w:t>
      </w:r>
      <w:r>
        <w:fldChar w:fldCharType="end"/>
      </w:r>
      <w:r>
        <w:fldChar w:fldCharType="end"/>
      </w:r>
    </w:p>
    <w:p w14:paraId="16A0E595">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"_Toc50573342" </w:instrText>
      </w:r>
      <w:r>
        <w:fldChar w:fldCharType="separate"/>
      </w:r>
      <w:r>
        <w:rPr>
          <w:rStyle w:val="45"/>
        </w:rPr>
        <w:t>2.1.1</w:t>
      </w:r>
      <w:r>
        <w:rPr>
          <w:rFonts w:asciiTheme="minorHAnsi" w:hAnsiTheme="minorHAnsi" w:eastAsiaTheme="minorEastAsia" w:cstheme="minorBidi"/>
          <w:caps w:val="0"/>
          <w:kern w:val="2"/>
          <w:sz w:val="21"/>
          <w:szCs w:val="22"/>
          <w:lang w:val="en-US"/>
        </w:rPr>
        <w:tab/>
      </w:r>
      <w:r>
        <w:rPr>
          <w:rStyle w:val="45"/>
        </w:rPr>
        <w:t>GENERAL</w:t>
      </w:r>
      <w:r>
        <w:tab/>
      </w:r>
      <w:r>
        <w:fldChar w:fldCharType="begin"/>
      </w:r>
      <w:r>
        <w:instrText xml:space="preserve"> PAGEREF _Toc50573342 \h </w:instrText>
      </w:r>
      <w:r>
        <w:fldChar w:fldCharType="separate"/>
      </w:r>
      <w:r>
        <w:t>3</w:t>
      </w:r>
      <w:r>
        <w:fldChar w:fldCharType="end"/>
      </w:r>
      <w:r>
        <w:fldChar w:fldCharType="end"/>
      </w:r>
    </w:p>
    <w:p w14:paraId="0DB292D0">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"_Toc50573343" </w:instrText>
      </w:r>
      <w:r>
        <w:fldChar w:fldCharType="separate"/>
      </w:r>
      <w:r>
        <w:rPr>
          <w:rStyle w:val="45"/>
        </w:rPr>
        <w:t>2.1.2</w:t>
      </w:r>
      <w:r>
        <w:rPr>
          <w:rFonts w:asciiTheme="minorHAnsi" w:hAnsiTheme="minorHAnsi" w:eastAsiaTheme="minorEastAsia" w:cstheme="minorBidi"/>
          <w:caps w:val="0"/>
          <w:kern w:val="2"/>
          <w:sz w:val="21"/>
          <w:szCs w:val="22"/>
          <w:lang w:val="en-US"/>
        </w:rPr>
        <w:tab/>
      </w:r>
      <w:r>
        <w:rPr>
          <w:rStyle w:val="45"/>
        </w:rPr>
        <w:t>MAIN HULL</w:t>
      </w:r>
      <w:r>
        <w:tab/>
      </w:r>
      <w:r>
        <w:fldChar w:fldCharType="begin"/>
      </w:r>
      <w:r>
        <w:instrText xml:space="preserve"> PAGEREF _Toc50573343 \h </w:instrText>
      </w:r>
      <w:r>
        <w:fldChar w:fldCharType="separate"/>
      </w:r>
      <w:r>
        <w:t>5</w:t>
      </w:r>
      <w:r>
        <w:fldChar w:fldCharType="end"/>
      </w:r>
      <w:r>
        <w:fldChar w:fldCharType="end"/>
      </w:r>
    </w:p>
    <w:p w14:paraId="68E55206">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"_Toc50573344" </w:instrText>
      </w:r>
      <w:r>
        <w:fldChar w:fldCharType="separate"/>
      </w:r>
      <w:r>
        <w:rPr>
          <w:rStyle w:val="45"/>
        </w:rPr>
        <w:t>2.1.3</w:t>
      </w:r>
      <w:r>
        <w:rPr>
          <w:rFonts w:asciiTheme="minorHAnsi" w:hAnsiTheme="minorHAnsi" w:eastAsiaTheme="minorEastAsia" w:cstheme="minorBidi"/>
          <w:caps w:val="0"/>
          <w:kern w:val="2"/>
          <w:sz w:val="21"/>
          <w:szCs w:val="22"/>
          <w:lang w:val="en-US"/>
        </w:rPr>
        <w:tab/>
      </w:r>
      <w:r>
        <w:rPr>
          <w:rStyle w:val="45"/>
        </w:rPr>
        <w:t>Deck House</w:t>
      </w:r>
      <w:r>
        <w:tab/>
      </w:r>
      <w:r>
        <w:fldChar w:fldCharType="begin"/>
      </w:r>
      <w:r>
        <w:instrText xml:space="preserve"> PAGEREF _Toc50573344 \h </w:instrText>
      </w:r>
      <w:r>
        <w:fldChar w:fldCharType="separate"/>
      </w:r>
      <w:r>
        <w:t>10</w:t>
      </w:r>
      <w:r>
        <w:fldChar w:fldCharType="end"/>
      </w:r>
      <w:r>
        <w:fldChar w:fldCharType="end"/>
      </w:r>
    </w:p>
    <w:p w14:paraId="7954E7F9">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"_Toc50573345" </w:instrText>
      </w:r>
      <w:r>
        <w:fldChar w:fldCharType="separate"/>
      </w:r>
      <w:r>
        <w:rPr>
          <w:rStyle w:val="45"/>
        </w:rPr>
        <w:t>2.1.4</w:t>
      </w:r>
      <w:r>
        <w:rPr>
          <w:rFonts w:asciiTheme="minorHAnsi" w:hAnsiTheme="minorHAnsi" w:eastAsiaTheme="minorEastAsia" w:cstheme="minorBidi"/>
          <w:caps w:val="0"/>
          <w:kern w:val="2"/>
          <w:sz w:val="21"/>
          <w:szCs w:val="22"/>
          <w:lang w:val="en-US"/>
        </w:rPr>
        <w:tab/>
      </w:r>
      <w:r>
        <w:rPr>
          <w:rStyle w:val="45"/>
        </w:rPr>
        <w:t>MISCELLANEOUS</w:t>
      </w:r>
      <w:r>
        <w:tab/>
      </w:r>
      <w:r>
        <w:fldChar w:fldCharType="begin"/>
      </w:r>
      <w:r>
        <w:instrText xml:space="preserve"> PAGEREF _Toc50573345 \h </w:instrText>
      </w:r>
      <w:r>
        <w:fldChar w:fldCharType="separate"/>
      </w:r>
      <w:r>
        <w:t>10</w:t>
      </w:r>
      <w:r>
        <w:fldChar w:fldCharType="end"/>
      </w:r>
      <w:r>
        <w:fldChar w:fldCharType="end"/>
      </w:r>
    </w:p>
    <w:p w14:paraId="2C3F1CBB">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"_Toc50573346" </w:instrText>
      </w:r>
      <w:r>
        <w:fldChar w:fldCharType="separate"/>
      </w:r>
      <w:r>
        <w:rPr>
          <w:rStyle w:val="45"/>
          <w:rFonts w:eastAsia="黑体"/>
        </w:rPr>
        <w:t>2.2     PAINTING CORROSION PROTECTION</w:t>
      </w:r>
      <w:r>
        <w:tab/>
      </w:r>
      <w:r>
        <w:fldChar w:fldCharType="begin"/>
      </w:r>
      <w:r>
        <w:instrText xml:space="preserve"> PAGEREF _Toc50573346 \h </w:instrText>
      </w:r>
      <w:r>
        <w:fldChar w:fldCharType="separate"/>
      </w:r>
      <w:r>
        <w:t>13</w:t>
      </w:r>
      <w:r>
        <w:fldChar w:fldCharType="end"/>
      </w:r>
      <w:r>
        <w:fldChar w:fldCharType="end"/>
      </w:r>
    </w:p>
    <w:p w14:paraId="425A589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"_Toc50573347" </w:instrText>
      </w:r>
      <w:r>
        <w:fldChar w:fldCharType="separate"/>
      </w:r>
      <w:r>
        <w:rPr>
          <w:rStyle w:val="45"/>
        </w:rPr>
        <w:t>2.2.1</w:t>
      </w:r>
      <w:r>
        <w:rPr>
          <w:rFonts w:asciiTheme="minorHAnsi" w:hAnsiTheme="minorHAnsi" w:eastAsiaTheme="minorEastAsia" w:cstheme="minorBidi"/>
          <w:caps w:val="0"/>
          <w:kern w:val="2"/>
          <w:sz w:val="21"/>
          <w:szCs w:val="22"/>
          <w:lang w:val="en-US"/>
        </w:rPr>
        <w:tab/>
      </w:r>
      <w:r>
        <w:rPr>
          <w:rStyle w:val="45"/>
        </w:rPr>
        <w:t>GENERAL</w:t>
      </w:r>
      <w:r>
        <w:tab/>
      </w:r>
      <w:r>
        <w:fldChar w:fldCharType="begin"/>
      </w:r>
      <w:r>
        <w:instrText xml:space="preserve"> PAGEREF _Toc50573347 \h </w:instrText>
      </w:r>
      <w:r>
        <w:fldChar w:fldCharType="separate"/>
      </w:r>
      <w:r>
        <w:t>13</w:t>
      </w:r>
      <w:r>
        <w:fldChar w:fldCharType="end"/>
      </w:r>
      <w:r>
        <w:fldChar w:fldCharType="end"/>
      </w:r>
    </w:p>
    <w:p w14:paraId="2E005228">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"_Toc50573348" </w:instrText>
      </w:r>
      <w:r>
        <w:fldChar w:fldCharType="separate"/>
      </w:r>
      <w:r>
        <w:rPr>
          <w:rStyle w:val="45"/>
        </w:rPr>
        <w:t>2.2.2</w:t>
      </w:r>
      <w:r>
        <w:rPr>
          <w:rFonts w:asciiTheme="minorHAnsi" w:hAnsiTheme="minorHAnsi" w:eastAsiaTheme="minorEastAsia" w:cstheme="minorBidi"/>
          <w:caps w:val="0"/>
          <w:kern w:val="2"/>
          <w:sz w:val="21"/>
          <w:szCs w:val="22"/>
          <w:lang w:val="en-US"/>
        </w:rPr>
        <w:tab/>
      </w:r>
      <w:r>
        <w:rPr>
          <w:rStyle w:val="45"/>
        </w:rPr>
        <w:t>SURFACE PREPARATION</w:t>
      </w:r>
      <w:r>
        <w:tab/>
      </w:r>
      <w:r>
        <w:fldChar w:fldCharType="begin"/>
      </w:r>
      <w:r>
        <w:instrText xml:space="preserve"> PAGEREF _Toc50573348 \h </w:instrText>
      </w:r>
      <w:r>
        <w:fldChar w:fldCharType="separate"/>
      </w:r>
      <w:r>
        <w:t>14</w:t>
      </w:r>
      <w:r>
        <w:fldChar w:fldCharType="end"/>
      </w:r>
      <w:r>
        <w:fldChar w:fldCharType="end"/>
      </w:r>
    </w:p>
    <w:p w14:paraId="620B93EC">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"_Toc50573349" </w:instrText>
      </w:r>
      <w:r>
        <w:fldChar w:fldCharType="separate"/>
      </w:r>
      <w:r>
        <w:rPr>
          <w:rStyle w:val="45"/>
        </w:rPr>
        <w:t>2.2.3</w:t>
      </w:r>
      <w:r>
        <w:rPr>
          <w:rFonts w:asciiTheme="minorHAnsi" w:hAnsiTheme="minorHAnsi" w:eastAsiaTheme="minorEastAsia" w:cstheme="minorBidi"/>
          <w:caps w:val="0"/>
          <w:kern w:val="2"/>
          <w:sz w:val="21"/>
          <w:szCs w:val="22"/>
          <w:lang w:val="en-US"/>
        </w:rPr>
        <w:tab/>
      </w:r>
      <w:r>
        <w:rPr>
          <w:rStyle w:val="45"/>
        </w:rPr>
        <w:t>PAINTING WORK</w:t>
      </w:r>
      <w:r>
        <w:tab/>
      </w:r>
      <w:r>
        <w:fldChar w:fldCharType="begin"/>
      </w:r>
      <w:r>
        <w:instrText xml:space="preserve"> PAGEREF _Toc50573349 \h </w:instrText>
      </w:r>
      <w:r>
        <w:fldChar w:fldCharType="separate"/>
      </w:r>
      <w:r>
        <w:t>15</w:t>
      </w:r>
      <w:r>
        <w:fldChar w:fldCharType="end"/>
      </w:r>
      <w:r>
        <w:fldChar w:fldCharType="end"/>
      </w:r>
    </w:p>
    <w:p w14:paraId="4F0366CB">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"_Toc50573350" </w:instrText>
      </w:r>
      <w:r>
        <w:fldChar w:fldCharType="separate"/>
      </w:r>
      <w:r>
        <w:rPr>
          <w:rStyle w:val="45"/>
        </w:rPr>
        <w:t>2.2.4</w:t>
      </w:r>
      <w:r>
        <w:rPr>
          <w:rFonts w:asciiTheme="minorHAnsi" w:hAnsiTheme="minorHAnsi" w:eastAsiaTheme="minorEastAsia" w:cstheme="minorBidi"/>
          <w:caps w:val="0"/>
          <w:kern w:val="2"/>
          <w:sz w:val="21"/>
          <w:szCs w:val="22"/>
          <w:lang w:val="en-US"/>
        </w:rPr>
        <w:tab/>
      </w:r>
      <w:r>
        <w:rPr>
          <w:rStyle w:val="45"/>
        </w:rPr>
        <w:t>INSPECTION OF THE FILM THICKNESS</w:t>
      </w:r>
      <w:r>
        <w:tab/>
      </w:r>
      <w:r>
        <w:fldChar w:fldCharType="begin"/>
      </w:r>
      <w:r>
        <w:instrText xml:space="preserve"> PAGEREF _Toc50573350 \h </w:instrText>
      </w:r>
      <w:r>
        <w:fldChar w:fldCharType="separate"/>
      </w:r>
      <w:r>
        <w:t>15</w:t>
      </w:r>
      <w:r>
        <w:fldChar w:fldCharType="end"/>
      </w:r>
      <w:r>
        <w:fldChar w:fldCharType="end"/>
      </w:r>
    </w:p>
    <w:p w14:paraId="2F4C47C5">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"_Toc50573351" </w:instrText>
      </w:r>
      <w:r>
        <w:fldChar w:fldCharType="separate"/>
      </w:r>
      <w:r>
        <w:rPr>
          <w:rStyle w:val="45"/>
        </w:rPr>
        <w:t>2.2.5</w:t>
      </w:r>
      <w:r>
        <w:rPr>
          <w:rFonts w:asciiTheme="minorHAnsi" w:hAnsiTheme="minorHAnsi" w:eastAsiaTheme="minorEastAsia" w:cstheme="minorBidi"/>
          <w:caps w:val="0"/>
          <w:kern w:val="2"/>
          <w:sz w:val="21"/>
          <w:szCs w:val="22"/>
          <w:lang w:val="en-US"/>
        </w:rPr>
        <w:tab/>
      </w:r>
      <w:r>
        <w:rPr>
          <w:rStyle w:val="45"/>
        </w:rPr>
        <w:t>control</w:t>
      </w:r>
      <w:r>
        <w:tab/>
      </w:r>
      <w:r>
        <w:fldChar w:fldCharType="begin"/>
      </w:r>
      <w:r>
        <w:instrText xml:space="preserve"> PAGEREF _Toc50573351 \h </w:instrText>
      </w:r>
      <w:r>
        <w:fldChar w:fldCharType="separate"/>
      </w:r>
      <w:r>
        <w:t>16</w:t>
      </w:r>
      <w:r>
        <w:fldChar w:fldCharType="end"/>
      </w:r>
      <w:r>
        <w:fldChar w:fldCharType="end"/>
      </w:r>
    </w:p>
    <w:p w14:paraId="1AB55014">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"_Toc50573352" </w:instrText>
      </w:r>
      <w:r>
        <w:fldChar w:fldCharType="separate"/>
      </w:r>
      <w:r>
        <w:rPr>
          <w:rStyle w:val="45"/>
        </w:rPr>
        <w:t>2.2.6</w:t>
      </w:r>
      <w:r>
        <w:rPr>
          <w:rFonts w:asciiTheme="minorHAnsi" w:hAnsiTheme="minorHAnsi" w:eastAsiaTheme="minorEastAsia" w:cstheme="minorBidi"/>
          <w:caps w:val="0"/>
          <w:kern w:val="2"/>
          <w:sz w:val="21"/>
          <w:szCs w:val="22"/>
          <w:lang w:val="en-US"/>
        </w:rPr>
        <w:tab/>
      </w:r>
      <w:r>
        <w:rPr>
          <w:rStyle w:val="45"/>
        </w:rPr>
        <w:t>Painting Scheme</w:t>
      </w:r>
      <w:r>
        <w:tab/>
      </w:r>
      <w:r>
        <w:fldChar w:fldCharType="begin"/>
      </w:r>
      <w:r>
        <w:instrText xml:space="preserve"> PAGEREF _Toc50573352 \h </w:instrText>
      </w:r>
      <w:r>
        <w:fldChar w:fldCharType="separate"/>
      </w:r>
      <w:r>
        <w:t>16</w:t>
      </w:r>
      <w:r>
        <w:fldChar w:fldCharType="end"/>
      </w:r>
      <w:r>
        <w:fldChar w:fldCharType="end"/>
      </w:r>
    </w:p>
    <w:p w14:paraId="4F04C8D4">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"_Toc50573353" </w:instrText>
      </w:r>
      <w:r>
        <w:fldChar w:fldCharType="separate"/>
      </w:r>
      <w:r>
        <w:rPr>
          <w:rStyle w:val="45"/>
        </w:rPr>
        <w:t>2.2.7</w:t>
      </w:r>
      <w:r>
        <w:rPr>
          <w:rFonts w:asciiTheme="minorHAnsi" w:hAnsiTheme="minorHAnsi" w:eastAsiaTheme="minorEastAsia" w:cstheme="minorBidi"/>
          <w:caps w:val="0"/>
          <w:kern w:val="2"/>
          <w:sz w:val="21"/>
          <w:szCs w:val="22"/>
          <w:lang w:val="en-US"/>
        </w:rPr>
        <w:tab/>
      </w:r>
      <w:r>
        <w:rPr>
          <w:rStyle w:val="45"/>
        </w:rPr>
        <w:t>GALVANIZING</w:t>
      </w:r>
      <w:r>
        <w:tab/>
      </w:r>
      <w:r>
        <w:fldChar w:fldCharType="begin"/>
      </w:r>
      <w:r>
        <w:instrText xml:space="preserve"> PAGEREF _Toc50573353 \h </w:instrText>
      </w:r>
      <w:r>
        <w:fldChar w:fldCharType="separate"/>
      </w:r>
      <w:r>
        <w:t>20</w:t>
      </w:r>
      <w:r>
        <w:fldChar w:fldCharType="end"/>
      </w:r>
      <w:r>
        <w:fldChar w:fldCharType="end"/>
      </w:r>
    </w:p>
    <w:p w14:paraId="0222A3D5">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"_Toc50573354" </w:instrText>
      </w:r>
      <w:r>
        <w:fldChar w:fldCharType="separate"/>
      </w:r>
      <w:r>
        <w:rPr>
          <w:rStyle w:val="45"/>
        </w:rPr>
        <w:t>2.2.8</w:t>
      </w:r>
      <w:r>
        <w:rPr>
          <w:rFonts w:asciiTheme="minorHAnsi" w:hAnsiTheme="minorHAnsi" w:eastAsiaTheme="minorEastAsia" w:cstheme="minorBidi"/>
          <w:caps w:val="0"/>
          <w:kern w:val="2"/>
          <w:sz w:val="21"/>
          <w:szCs w:val="22"/>
          <w:lang w:val="en-US"/>
        </w:rPr>
        <w:tab/>
      </w:r>
      <w:r>
        <w:rPr>
          <w:rStyle w:val="45"/>
        </w:rPr>
        <w:t>CATHODIC PROTECTION</w:t>
      </w:r>
      <w:r>
        <w:tab/>
      </w:r>
      <w:r>
        <w:fldChar w:fldCharType="begin"/>
      </w:r>
      <w:r>
        <w:instrText xml:space="preserve"> PAGEREF _Toc50573354 \h </w:instrText>
      </w:r>
      <w:r>
        <w:fldChar w:fldCharType="separate"/>
      </w:r>
      <w:r>
        <w:t>21</w:t>
      </w:r>
      <w:r>
        <w:fldChar w:fldCharType="end"/>
      </w:r>
      <w:r>
        <w:fldChar w:fldCharType="end"/>
      </w:r>
    </w:p>
    <w:p w14:paraId="7872EB23">
      <w:pPr>
        <w:pStyle w:val="2"/>
        <w:ind w:left="2" w:hanging="2" w:hangingChars="1"/>
        <w:jc w:val="left"/>
      </w:pPr>
      <w:r>
        <w:rPr>
          <w:rFonts w:cs="Arial"/>
          <w:b w:val="0"/>
          <w:bCs w:val="0"/>
        </w:rPr>
        <w:fldChar w:fldCharType="end"/>
      </w:r>
      <w:r>
        <w:rPr>
          <w:rFonts w:cs="Arial"/>
        </w:rPr>
        <w:br w:type="page"/>
      </w:r>
      <w:bookmarkStart w:id="99" w:name="_Toc492561744"/>
      <w:bookmarkStart w:id="100" w:name="_Toc50573340"/>
      <w:r>
        <w:rPr>
          <w:rFonts w:hint="eastAsia"/>
          <w:sz w:val="28"/>
        </w:rPr>
        <w:t xml:space="preserve">CHAPTER 2 </w:t>
      </w:r>
      <w:r>
        <w:rPr>
          <w:sz w:val="28"/>
        </w:rPr>
        <w:tab/>
      </w:r>
      <w:r>
        <w:rPr>
          <w:sz w:val="28"/>
        </w:rPr>
        <w:t>HULL</w:t>
      </w:r>
      <w:bookmarkEnd w:id="99"/>
      <w:bookmarkEnd w:id="100"/>
    </w:p>
    <w:p w14:paraId="6F2A0FF7">
      <w:pPr>
        <w:pStyle w:val="3"/>
        <w:jc w:val="left"/>
        <w:rPr>
          <w:caps w:val="0"/>
        </w:rPr>
      </w:pPr>
      <w:bookmarkStart w:id="101" w:name="_Toc50573341"/>
      <w:bookmarkStart w:id="102" w:name="_Toc492561745"/>
      <w:r>
        <w:rPr>
          <w:rFonts w:hint="eastAsia"/>
        </w:rPr>
        <w:t>2.1</w:t>
      </w:r>
      <w:r>
        <w:t xml:space="preserve">  </w:t>
      </w:r>
      <w:r>
        <w:rPr>
          <w:rFonts w:hint="eastAsia"/>
        </w:rPr>
        <w:t xml:space="preserve">    </w:t>
      </w:r>
      <w:r>
        <w:t>HULL CONSTRUCTION</w:t>
      </w:r>
      <w:bookmarkEnd w:id="101"/>
      <w:bookmarkEnd w:id="102"/>
    </w:p>
    <w:p w14:paraId="16A0AE57">
      <w:pPr>
        <w:pStyle w:val="56"/>
        <w:tabs>
          <w:tab w:val="left" w:pos="975"/>
          <w:tab w:val="clear" w:pos="1092"/>
        </w:tabs>
        <w:spacing w:before="312" w:after="312"/>
        <w:rPr>
          <w:w w:val="100"/>
        </w:rPr>
      </w:pPr>
      <w:bookmarkStart w:id="103" w:name="_Toc50573342"/>
      <w:bookmarkStart w:id="104" w:name="_Toc492561746"/>
      <w:r>
        <w:rPr>
          <w:rFonts w:hint="eastAsia"/>
          <w:w w:val="100"/>
        </w:rPr>
        <w:t>2.1.</w:t>
      </w:r>
      <w:r>
        <w:rPr>
          <w:w w:val="100"/>
        </w:rPr>
        <w:t>1</w:t>
      </w:r>
      <w:r>
        <w:rPr>
          <w:w w:val="100"/>
        </w:rPr>
        <w:tab/>
      </w:r>
      <w:r>
        <w:rPr>
          <w:w w:val="100"/>
        </w:rPr>
        <w:t>GENERAL</w:t>
      </w:r>
      <w:bookmarkEnd w:id="103"/>
      <w:bookmarkEnd w:id="104"/>
    </w:p>
    <w:p w14:paraId="6836B55F">
      <w:pPr>
        <w:autoSpaceDE w:val="0"/>
        <w:autoSpaceDN w:val="0"/>
        <w:adjustRightInd w:val="0"/>
        <w:ind w:left="963"/>
        <w:rPr>
          <w:kern w:val="0"/>
          <w:sz w:val="24"/>
        </w:rPr>
      </w:pPr>
      <w:r>
        <w:rPr>
          <w:kern w:val="0"/>
          <w:sz w:val="24"/>
        </w:rPr>
        <w:t>For the materials of hull steel of structures exposed to low air temperatures shall be based on the design temperature tD (the lowest mean daily average air temperature in the area of operation) of -1</w:t>
      </w:r>
      <w:r>
        <w:rPr>
          <w:rFonts w:hint="eastAsia"/>
          <w:kern w:val="0"/>
          <w:sz w:val="24"/>
        </w:rPr>
        <w:t>0℃</w:t>
      </w:r>
      <w:r>
        <w:rPr>
          <w:kern w:val="0"/>
          <w:sz w:val="24"/>
        </w:rPr>
        <w:t>. (refer to IACS UR S6)</w:t>
      </w:r>
      <w:r>
        <w:rPr>
          <w:b/>
          <w:i/>
        </w:rPr>
        <w:t xml:space="preserve"> (</w:t>
      </w:r>
      <w:r>
        <w:rPr>
          <w:b/>
          <w:i/>
          <w:kern w:val="0"/>
          <w:sz w:val="24"/>
        </w:rPr>
        <w:t>Rev 9 July 2018)</w:t>
      </w:r>
    </w:p>
    <w:p w14:paraId="33B73564">
      <w:pPr>
        <w:autoSpaceDE w:val="0"/>
        <w:autoSpaceDN w:val="0"/>
        <w:adjustRightInd w:val="0"/>
        <w:ind w:left="963"/>
      </w:pPr>
    </w:p>
    <w:p w14:paraId="5C78A0AE">
      <w:pPr>
        <w:pStyle w:val="5"/>
        <w:tabs>
          <w:tab w:val="left" w:pos="975"/>
        </w:tabs>
        <w:ind w:left="42"/>
        <w:rPr>
          <w:b/>
          <w:bCs/>
        </w:rPr>
      </w:pPr>
      <w:r>
        <w:rPr>
          <w:rFonts w:hint="eastAsia"/>
        </w:rPr>
        <w:t>2.1.</w:t>
      </w:r>
      <w:r>
        <w:t>1.1</w:t>
      </w:r>
      <w:r>
        <w:tab/>
      </w:r>
      <w:r>
        <w:t>Scantling</w:t>
      </w:r>
    </w:p>
    <w:p w14:paraId="6301F8A6">
      <w:pPr>
        <w:autoSpaceDE w:val="0"/>
        <w:autoSpaceDN w:val="0"/>
        <w:adjustRightInd w:val="0"/>
        <w:spacing w:before="4" w:line="240" w:lineRule="exact"/>
        <w:jc w:val="left"/>
        <w:rPr>
          <w:kern w:val="0"/>
          <w:sz w:val="24"/>
        </w:rPr>
      </w:pPr>
    </w:p>
    <w:p w14:paraId="6E1CAED2">
      <w:pPr>
        <w:autoSpaceDE w:val="0"/>
        <w:autoSpaceDN w:val="0"/>
        <w:adjustRightInd w:val="0"/>
        <w:ind w:left="963"/>
        <w:rPr>
          <w:kern w:val="0"/>
          <w:sz w:val="24"/>
        </w:rPr>
      </w:pPr>
      <w:r>
        <w:rPr>
          <w:kern w:val="0"/>
          <w:sz w:val="24"/>
        </w:rPr>
        <w:t>The scantling of hull structure members shall be based on the scantling draught of the Vessel in compliance with the Rules requirements of the Classification Society.</w:t>
      </w:r>
    </w:p>
    <w:p w14:paraId="66D86CB0">
      <w:pPr>
        <w:autoSpaceDE w:val="0"/>
        <w:autoSpaceDN w:val="0"/>
        <w:adjustRightInd w:val="0"/>
        <w:spacing w:line="243" w:lineRule="auto"/>
        <w:rPr>
          <w:color w:val="000000"/>
          <w:kern w:val="0"/>
          <w:sz w:val="24"/>
        </w:rPr>
      </w:pPr>
    </w:p>
    <w:p w14:paraId="18930016">
      <w:pPr>
        <w:autoSpaceDE w:val="0"/>
        <w:autoSpaceDN w:val="0"/>
        <w:adjustRightInd w:val="0"/>
        <w:spacing w:line="243" w:lineRule="auto"/>
        <w:ind w:left="963"/>
        <w:rPr>
          <w:color w:val="000000"/>
          <w:kern w:val="0"/>
          <w:sz w:val="24"/>
        </w:rPr>
      </w:pPr>
    </w:p>
    <w:p w14:paraId="096BFF31">
      <w:pPr>
        <w:autoSpaceDE w:val="0"/>
        <w:autoSpaceDN w:val="0"/>
        <w:adjustRightInd w:val="0"/>
        <w:spacing w:line="243" w:lineRule="auto"/>
        <w:ind w:left="963"/>
        <w:rPr>
          <w:color w:val="000000"/>
          <w:kern w:val="0"/>
          <w:sz w:val="24"/>
        </w:rPr>
      </w:pPr>
      <w:r>
        <w:rPr>
          <w:color w:val="000000"/>
          <w:kern w:val="0"/>
          <w:sz w:val="24"/>
        </w:rPr>
        <w:t>Design stack load in cargo holds to be as follows.</w:t>
      </w:r>
    </w:p>
    <w:p w14:paraId="55885CAC">
      <w:pPr>
        <w:autoSpaceDE w:val="0"/>
        <w:autoSpaceDN w:val="0"/>
        <w:adjustRightInd w:val="0"/>
        <w:spacing w:line="243" w:lineRule="auto"/>
        <w:ind w:left="963"/>
        <w:rPr>
          <w:color w:val="000000"/>
          <w:kern w:val="0"/>
          <w:sz w:val="24"/>
        </w:rPr>
      </w:pPr>
    </w:p>
    <w:p w14:paraId="2264CA26">
      <w:pPr>
        <w:autoSpaceDE w:val="0"/>
        <w:autoSpaceDN w:val="0"/>
        <w:adjustRightInd w:val="0"/>
        <w:spacing w:line="243" w:lineRule="auto"/>
        <w:ind w:left="1384" w:leftChars="659"/>
        <w:rPr>
          <w:color w:val="000000"/>
          <w:kern w:val="0"/>
          <w:sz w:val="24"/>
        </w:rPr>
      </w:pPr>
      <w:r>
        <w:rPr>
          <w:color w:val="000000"/>
          <w:kern w:val="0"/>
          <w:sz w:val="24"/>
        </w:rPr>
        <w:t>20ft container:     30.5 MT / TEU (1</w:t>
      </w:r>
      <w:r>
        <w:rPr>
          <w:rFonts w:hint="eastAsia"/>
          <w:color w:val="000000"/>
          <w:kern w:val="0"/>
          <w:sz w:val="24"/>
        </w:rPr>
        <w:t>52.5</w:t>
      </w:r>
      <w:r>
        <w:rPr>
          <w:color w:val="000000"/>
          <w:kern w:val="0"/>
          <w:sz w:val="24"/>
        </w:rPr>
        <w:t xml:space="preserve"> MT/Stack)</w:t>
      </w:r>
    </w:p>
    <w:p w14:paraId="7EF6B5C3">
      <w:pPr>
        <w:autoSpaceDE w:val="0"/>
        <w:autoSpaceDN w:val="0"/>
        <w:adjustRightInd w:val="0"/>
        <w:spacing w:line="243" w:lineRule="auto"/>
        <w:ind w:left="1384" w:leftChars="659"/>
        <w:rPr>
          <w:color w:val="000000"/>
          <w:kern w:val="0"/>
          <w:sz w:val="24"/>
        </w:rPr>
      </w:pPr>
      <w:r>
        <w:rPr>
          <w:color w:val="000000"/>
          <w:kern w:val="0"/>
          <w:sz w:val="24"/>
        </w:rPr>
        <w:t xml:space="preserve">40ft container:     30.5 MT / </w:t>
      </w:r>
      <w:r>
        <w:rPr>
          <w:rFonts w:hint="eastAsia"/>
          <w:color w:val="000000"/>
          <w:kern w:val="0"/>
          <w:sz w:val="24"/>
        </w:rPr>
        <w:t>F</w:t>
      </w:r>
      <w:r>
        <w:rPr>
          <w:color w:val="000000"/>
          <w:kern w:val="0"/>
          <w:sz w:val="24"/>
        </w:rPr>
        <w:t>EU (1</w:t>
      </w:r>
      <w:r>
        <w:rPr>
          <w:rFonts w:hint="eastAsia"/>
          <w:color w:val="000000"/>
          <w:kern w:val="0"/>
          <w:sz w:val="24"/>
        </w:rPr>
        <w:t>52.5</w:t>
      </w:r>
      <w:r>
        <w:rPr>
          <w:color w:val="000000"/>
          <w:kern w:val="0"/>
          <w:sz w:val="24"/>
        </w:rPr>
        <w:t xml:space="preserve"> MT/Stack)</w:t>
      </w:r>
    </w:p>
    <w:p w14:paraId="626D63D1">
      <w:pPr>
        <w:autoSpaceDE w:val="0"/>
        <w:autoSpaceDN w:val="0"/>
        <w:adjustRightInd w:val="0"/>
        <w:spacing w:line="243" w:lineRule="auto"/>
        <w:ind w:left="963"/>
        <w:rPr>
          <w:color w:val="000000"/>
          <w:kern w:val="0"/>
          <w:sz w:val="24"/>
        </w:rPr>
      </w:pPr>
    </w:p>
    <w:p w14:paraId="3C0F6F63">
      <w:pPr>
        <w:autoSpaceDE w:val="0"/>
        <w:autoSpaceDN w:val="0"/>
        <w:adjustRightInd w:val="0"/>
        <w:spacing w:line="243" w:lineRule="auto"/>
        <w:ind w:left="963"/>
        <w:rPr>
          <w:color w:val="000000"/>
          <w:kern w:val="0"/>
          <w:sz w:val="24"/>
        </w:rPr>
      </w:pPr>
      <w:r>
        <w:rPr>
          <w:color w:val="000000"/>
          <w:kern w:val="0"/>
          <w:sz w:val="24"/>
        </w:rPr>
        <w:t>the design stack load for container on upper deck shall be as follows:</w:t>
      </w:r>
    </w:p>
    <w:p w14:paraId="44C9FFC5">
      <w:pPr>
        <w:autoSpaceDE w:val="0"/>
        <w:autoSpaceDN w:val="0"/>
        <w:adjustRightInd w:val="0"/>
        <w:spacing w:line="243" w:lineRule="auto"/>
        <w:ind w:left="963"/>
        <w:rPr>
          <w:color w:val="000000"/>
          <w:kern w:val="0"/>
          <w:sz w:val="24"/>
        </w:rPr>
      </w:pPr>
    </w:p>
    <w:p w14:paraId="2CE65DFF">
      <w:pPr>
        <w:autoSpaceDE w:val="0"/>
        <w:autoSpaceDN w:val="0"/>
        <w:adjustRightInd w:val="0"/>
        <w:spacing w:line="243" w:lineRule="auto"/>
        <w:ind w:left="1384" w:leftChars="659"/>
        <w:rPr>
          <w:color w:val="000000"/>
          <w:kern w:val="0"/>
          <w:sz w:val="24"/>
        </w:rPr>
      </w:pPr>
      <w:r>
        <w:rPr>
          <w:color w:val="000000"/>
          <w:kern w:val="0"/>
          <w:sz w:val="24"/>
        </w:rPr>
        <w:t xml:space="preserve">20ft container:      </w:t>
      </w:r>
      <w:r>
        <w:rPr>
          <w:rFonts w:hint="eastAsia"/>
          <w:b/>
          <w:color w:val="000000"/>
          <w:kern w:val="0"/>
          <w:sz w:val="24"/>
        </w:rPr>
        <w:t>90</w:t>
      </w:r>
      <w:r>
        <w:rPr>
          <w:color w:val="000000"/>
          <w:kern w:val="0"/>
          <w:sz w:val="24"/>
        </w:rPr>
        <w:t xml:space="preserve"> MT/Stack</w:t>
      </w:r>
    </w:p>
    <w:p w14:paraId="14799B98">
      <w:pPr>
        <w:autoSpaceDE w:val="0"/>
        <w:autoSpaceDN w:val="0"/>
        <w:adjustRightInd w:val="0"/>
        <w:spacing w:line="243" w:lineRule="auto"/>
        <w:ind w:left="1384" w:leftChars="659"/>
        <w:rPr>
          <w:color w:val="000000"/>
          <w:kern w:val="0"/>
          <w:sz w:val="24"/>
        </w:rPr>
      </w:pPr>
      <w:r>
        <w:rPr>
          <w:color w:val="000000"/>
          <w:kern w:val="0"/>
          <w:sz w:val="24"/>
        </w:rPr>
        <w:t xml:space="preserve">40ft container:     </w:t>
      </w:r>
      <w:r>
        <w:rPr>
          <w:b/>
          <w:color w:val="000000"/>
          <w:kern w:val="0"/>
          <w:sz w:val="24"/>
        </w:rPr>
        <w:t>120</w:t>
      </w:r>
      <w:r>
        <w:rPr>
          <w:color w:val="000000"/>
          <w:kern w:val="0"/>
          <w:sz w:val="24"/>
        </w:rPr>
        <w:t xml:space="preserve"> MT/Stack</w:t>
      </w:r>
    </w:p>
    <w:p w14:paraId="3101F83A">
      <w:pPr>
        <w:autoSpaceDE w:val="0"/>
        <w:autoSpaceDN w:val="0"/>
        <w:adjustRightInd w:val="0"/>
        <w:spacing w:line="243" w:lineRule="auto"/>
        <w:rPr>
          <w:kern w:val="0"/>
          <w:sz w:val="24"/>
        </w:rPr>
      </w:pPr>
    </w:p>
    <w:p w14:paraId="5DC4D3F1">
      <w:pPr>
        <w:autoSpaceDE w:val="0"/>
        <w:autoSpaceDN w:val="0"/>
        <w:adjustRightInd w:val="0"/>
        <w:spacing w:line="243" w:lineRule="auto"/>
        <w:ind w:left="963"/>
        <w:rPr>
          <w:kern w:val="0"/>
          <w:sz w:val="24"/>
        </w:rPr>
      </w:pPr>
      <w:r>
        <w:rPr>
          <w:kern w:val="0"/>
          <w:sz w:val="24"/>
        </w:rPr>
        <w:t>The scantlings, which are not specified by the Classification Society, shall be in accordance with the Builder’s practice.</w:t>
      </w:r>
    </w:p>
    <w:p w14:paraId="3AD58E99">
      <w:pPr>
        <w:autoSpaceDE w:val="0"/>
        <w:autoSpaceDN w:val="0"/>
        <w:adjustRightInd w:val="0"/>
        <w:spacing w:before="20" w:line="260" w:lineRule="exact"/>
        <w:rPr>
          <w:kern w:val="0"/>
          <w:sz w:val="26"/>
          <w:szCs w:val="26"/>
        </w:rPr>
      </w:pPr>
    </w:p>
    <w:p w14:paraId="6E6FB31C">
      <w:pPr>
        <w:autoSpaceDE w:val="0"/>
        <w:autoSpaceDN w:val="0"/>
        <w:adjustRightInd w:val="0"/>
        <w:spacing w:before="4"/>
        <w:ind w:left="963"/>
        <w:rPr>
          <w:kern w:val="0"/>
          <w:sz w:val="24"/>
        </w:rPr>
      </w:pPr>
      <w:r>
        <w:rPr>
          <w:kern w:val="0"/>
          <w:sz w:val="24"/>
        </w:rPr>
        <w:t xml:space="preserve">Finite element analysis </w:t>
      </w:r>
      <w:r>
        <w:rPr>
          <w:rFonts w:hint="eastAsia"/>
          <w:kern w:val="0"/>
          <w:sz w:val="24"/>
        </w:rPr>
        <w:t>and f</w:t>
      </w:r>
      <w:r>
        <w:rPr>
          <w:kern w:val="0"/>
          <w:sz w:val="24"/>
        </w:rPr>
        <w:t xml:space="preserve">atigue strength </w:t>
      </w:r>
      <w:r>
        <w:rPr>
          <w:rFonts w:hint="eastAsia"/>
          <w:kern w:val="0"/>
          <w:sz w:val="24"/>
        </w:rPr>
        <w:t xml:space="preserve">analysis </w:t>
      </w:r>
      <w:r>
        <w:rPr>
          <w:kern w:val="0"/>
          <w:sz w:val="24"/>
        </w:rPr>
        <w:t xml:space="preserve">shall be performed according to the Rules </w:t>
      </w:r>
      <w:r>
        <w:rPr>
          <w:rFonts w:hint="eastAsia"/>
          <w:kern w:val="0"/>
          <w:sz w:val="24"/>
        </w:rPr>
        <w:t xml:space="preserve">requirement </w:t>
      </w:r>
      <w:r>
        <w:rPr>
          <w:kern w:val="0"/>
          <w:sz w:val="24"/>
        </w:rPr>
        <w:t>of the Classification Society.</w:t>
      </w:r>
    </w:p>
    <w:p w14:paraId="43112A4B">
      <w:pPr>
        <w:autoSpaceDE w:val="0"/>
        <w:autoSpaceDN w:val="0"/>
        <w:adjustRightInd w:val="0"/>
        <w:spacing w:before="4"/>
        <w:ind w:left="963"/>
        <w:rPr>
          <w:kern w:val="0"/>
          <w:sz w:val="24"/>
        </w:rPr>
      </w:pPr>
    </w:p>
    <w:p w14:paraId="73BC666A">
      <w:pPr>
        <w:autoSpaceDE w:val="0"/>
        <w:autoSpaceDN w:val="0"/>
        <w:adjustRightInd w:val="0"/>
        <w:spacing w:before="4"/>
        <w:ind w:left="963"/>
        <w:rPr>
          <w:b/>
          <w:kern w:val="0"/>
          <w:sz w:val="24"/>
        </w:rPr>
      </w:pPr>
      <w:r>
        <w:rPr>
          <w:b/>
          <w:kern w:val="0"/>
          <w:sz w:val="24"/>
        </w:rPr>
        <w:t>The fatigue life of hull structure to be in accordance with Class requirement for 25 years</w:t>
      </w:r>
      <w:r>
        <w:rPr>
          <w:rFonts w:hint="eastAsia"/>
          <w:b/>
          <w:kern w:val="0"/>
          <w:sz w:val="24"/>
        </w:rPr>
        <w:t xml:space="preserve"> </w:t>
      </w:r>
      <w:r>
        <w:rPr>
          <w:b/>
          <w:kern w:val="0"/>
          <w:sz w:val="24"/>
        </w:rPr>
        <w:t>worldwide service.</w:t>
      </w:r>
    </w:p>
    <w:p w14:paraId="064F1D3C">
      <w:pPr>
        <w:autoSpaceDE w:val="0"/>
        <w:autoSpaceDN w:val="0"/>
        <w:adjustRightInd w:val="0"/>
        <w:spacing w:before="4"/>
        <w:ind w:left="963"/>
        <w:rPr>
          <w:b/>
          <w:kern w:val="0"/>
          <w:sz w:val="24"/>
        </w:rPr>
      </w:pPr>
    </w:p>
    <w:p w14:paraId="19AE0872">
      <w:pPr>
        <w:autoSpaceDE w:val="0"/>
        <w:autoSpaceDN w:val="0"/>
        <w:adjustRightInd w:val="0"/>
        <w:ind w:left="963"/>
        <w:rPr>
          <w:b/>
          <w:kern w:val="0"/>
          <w:sz w:val="24"/>
        </w:rPr>
      </w:pPr>
      <w:r>
        <w:rPr>
          <w:b/>
          <w:i/>
          <w:sz w:val="24"/>
        </w:rPr>
        <w:t>Still water bending moment and shear force</w:t>
      </w:r>
      <w:r>
        <w:rPr>
          <w:rFonts w:hint="eastAsia"/>
          <w:b/>
          <w:i/>
          <w:sz w:val="24"/>
        </w:rPr>
        <w:t xml:space="preserve"> </w:t>
      </w:r>
      <w:r>
        <w:rPr>
          <w:b/>
          <w:i/>
          <w:sz w:val="24"/>
        </w:rPr>
        <w:t>during cargo loading and otherwise must never exceed 92%.</w:t>
      </w:r>
    </w:p>
    <w:p w14:paraId="35F3C9CA">
      <w:pPr>
        <w:autoSpaceDE w:val="0"/>
        <w:autoSpaceDN w:val="0"/>
        <w:adjustRightInd w:val="0"/>
        <w:spacing w:before="20" w:line="260" w:lineRule="exact"/>
        <w:rPr>
          <w:kern w:val="0"/>
          <w:sz w:val="26"/>
          <w:szCs w:val="26"/>
        </w:rPr>
      </w:pPr>
    </w:p>
    <w:p w14:paraId="39E7DA27">
      <w:pPr>
        <w:pStyle w:val="5"/>
        <w:tabs>
          <w:tab w:val="left" w:pos="975"/>
        </w:tabs>
        <w:ind w:left="42"/>
        <w:rPr>
          <w:b/>
          <w:bCs/>
        </w:rPr>
      </w:pPr>
      <w:r>
        <w:rPr>
          <w:rFonts w:hint="eastAsia"/>
        </w:rPr>
        <w:t>2.1.</w:t>
      </w:r>
      <w:r>
        <w:t>1.2</w:t>
      </w:r>
      <w:r>
        <w:tab/>
      </w:r>
      <w:r>
        <w:t>Material</w:t>
      </w:r>
    </w:p>
    <w:p w14:paraId="33544944">
      <w:pPr>
        <w:autoSpaceDE w:val="0"/>
        <w:autoSpaceDN w:val="0"/>
        <w:adjustRightInd w:val="0"/>
        <w:spacing w:before="4" w:line="240" w:lineRule="exact"/>
        <w:jc w:val="left"/>
        <w:rPr>
          <w:kern w:val="0"/>
          <w:sz w:val="24"/>
        </w:rPr>
      </w:pPr>
    </w:p>
    <w:p w14:paraId="0F92CA34">
      <w:pPr>
        <w:autoSpaceDE w:val="0"/>
        <w:autoSpaceDN w:val="0"/>
        <w:adjustRightInd w:val="0"/>
        <w:ind w:left="963"/>
        <w:rPr>
          <w:kern w:val="0"/>
          <w:sz w:val="24"/>
        </w:rPr>
      </w:pPr>
      <w:r>
        <w:rPr>
          <w:kern w:val="0"/>
          <w:sz w:val="24"/>
        </w:rPr>
        <w:t xml:space="preserve">Hull structure members shall be of mild steel and high tensile steel approved by the Classification Society. The steel material including casting and forging shall </w:t>
      </w:r>
      <w:r>
        <w:rPr>
          <w:rFonts w:hint="eastAsia"/>
          <w:kern w:val="0"/>
          <w:sz w:val="24"/>
        </w:rPr>
        <w:t xml:space="preserve">be </w:t>
      </w:r>
      <w:r>
        <w:rPr>
          <w:kern w:val="0"/>
          <w:sz w:val="24"/>
        </w:rPr>
        <w:t>of qualities complying with the Rules requirements of the Classification Society.</w:t>
      </w:r>
    </w:p>
    <w:p w14:paraId="23E8DC28">
      <w:pPr>
        <w:autoSpaceDE w:val="0"/>
        <w:autoSpaceDN w:val="0"/>
        <w:adjustRightInd w:val="0"/>
        <w:spacing w:before="4" w:line="240" w:lineRule="exact"/>
        <w:rPr>
          <w:kern w:val="0"/>
          <w:sz w:val="24"/>
        </w:rPr>
      </w:pPr>
    </w:p>
    <w:p w14:paraId="322250B5">
      <w:pPr>
        <w:autoSpaceDE w:val="0"/>
        <w:autoSpaceDN w:val="0"/>
        <w:adjustRightInd w:val="0"/>
        <w:ind w:left="963"/>
        <w:rPr>
          <w:kern w:val="0"/>
          <w:sz w:val="24"/>
        </w:rPr>
      </w:pPr>
      <w:r>
        <w:rPr>
          <w:kern w:val="0"/>
          <w:sz w:val="24"/>
        </w:rPr>
        <w:t>High tensile steel with minimum yield stress of 315N/mm</w:t>
      </w:r>
      <w:r>
        <w:rPr>
          <w:kern w:val="0"/>
          <w:sz w:val="24"/>
          <w:vertAlign w:val="superscript"/>
        </w:rPr>
        <w:t>2</w:t>
      </w:r>
      <w:r>
        <w:rPr>
          <w:kern w:val="0"/>
          <w:sz w:val="24"/>
        </w:rPr>
        <w:t xml:space="preserve"> and 355N/mm</w:t>
      </w:r>
      <w:r>
        <w:rPr>
          <w:kern w:val="0"/>
          <w:sz w:val="24"/>
          <w:vertAlign w:val="superscript"/>
        </w:rPr>
        <w:t>2</w:t>
      </w:r>
      <w:r>
        <w:rPr>
          <w:kern w:val="0"/>
          <w:sz w:val="24"/>
        </w:rPr>
        <w:t xml:space="preserve"> shall be used where necessary.</w:t>
      </w:r>
    </w:p>
    <w:p w14:paraId="1D3F078F">
      <w:pPr>
        <w:autoSpaceDE w:val="0"/>
        <w:autoSpaceDN w:val="0"/>
        <w:adjustRightInd w:val="0"/>
        <w:ind w:left="963"/>
        <w:rPr>
          <w:kern w:val="0"/>
          <w:sz w:val="24"/>
        </w:rPr>
      </w:pPr>
    </w:p>
    <w:p w14:paraId="2BE2C287">
      <w:pPr>
        <w:autoSpaceDE w:val="0"/>
        <w:autoSpaceDN w:val="0"/>
        <w:adjustRightInd w:val="0"/>
        <w:spacing w:line="243" w:lineRule="auto"/>
        <w:ind w:left="963"/>
        <w:rPr>
          <w:kern w:val="0"/>
          <w:sz w:val="24"/>
        </w:rPr>
      </w:pPr>
      <w:r>
        <w:rPr>
          <w:kern w:val="0"/>
          <w:sz w:val="24"/>
        </w:rPr>
        <w:t xml:space="preserve">Steel material not specified by the Classification Society shall be </w:t>
      </w:r>
      <w:r>
        <w:rPr>
          <w:rFonts w:hint="eastAsia"/>
          <w:kern w:val="0"/>
          <w:sz w:val="24"/>
        </w:rPr>
        <w:t xml:space="preserve">of </w:t>
      </w:r>
      <w:r>
        <w:rPr>
          <w:kern w:val="0"/>
          <w:sz w:val="24"/>
        </w:rPr>
        <w:t>ordinary commercial quality in accordance with Chinese Industrial Standard as per the Builder's practice.</w:t>
      </w:r>
    </w:p>
    <w:p w14:paraId="441834DE">
      <w:pPr>
        <w:autoSpaceDE w:val="0"/>
        <w:autoSpaceDN w:val="0"/>
        <w:adjustRightInd w:val="0"/>
        <w:spacing w:before="20" w:line="260" w:lineRule="exact"/>
        <w:rPr>
          <w:kern w:val="0"/>
          <w:sz w:val="26"/>
          <w:szCs w:val="26"/>
        </w:rPr>
      </w:pPr>
    </w:p>
    <w:p w14:paraId="5519D34E">
      <w:pPr>
        <w:autoSpaceDE w:val="0"/>
        <w:autoSpaceDN w:val="0"/>
        <w:adjustRightInd w:val="0"/>
        <w:ind w:left="963"/>
        <w:rPr>
          <w:color w:val="000000"/>
          <w:kern w:val="0"/>
          <w:sz w:val="24"/>
        </w:rPr>
      </w:pPr>
      <w:r>
        <w:rPr>
          <w:color w:val="000000"/>
          <w:kern w:val="0"/>
          <w:sz w:val="24"/>
        </w:rPr>
        <w:t xml:space="preserve">All frames, beams and stiffeners to be of rolled section, </w:t>
      </w:r>
      <w:r>
        <w:rPr>
          <w:rFonts w:hint="eastAsia"/>
          <w:color w:val="000000"/>
          <w:kern w:val="0"/>
          <w:sz w:val="24"/>
        </w:rPr>
        <w:t xml:space="preserve">bulb bar, flat bar or </w:t>
      </w:r>
      <w:r>
        <w:rPr>
          <w:color w:val="000000"/>
          <w:kern w:val="0"/>
          <w:sz w:val="24"/>
        </w:rPr>
        <w:t>built-up section</w:t>
      </w:r>
      <w:r>
        <w:rPr>
          <w:rFonts w:hint="eastAsia"/>
          <w:color w:val="000000"/>
          <w:kern w:val="0"/>
          <w:sz w:val="24"/>
        </w:rPr>
        <w:t>.</w:t>
      </w:r>
    </w:p>
    <w:p w14:paraId="09F59E8F">
      <w:pPr>
        <w:autoSpaceDE w:val="0"/>
        <w:autoSpaceDN w:val="0"/>
        <w:adjustRightInd w:val="0"/>
        <w:ind w:left="963"/>
        <w:rPr>
          <w:color w:val="000000"/>
          <w:kern w:val="0"/>
          <w:sz w:val="24"/>
        </w:rPr>
      </w:pPr>
    </w:p>
    <w:p w14:paraId="0AE40182">
      <w:pPr>
        <w:autoSpaceDE w:val="0"/>
        <w:autoSpaceDN w:val="0"/>
        <w:adjustRightInd w:val="0"/>
        <w:spacing w:before="20" w:line="260" w:lineRule="exact"/>
        <w:rPr>
          <w:kern w:val="0"/>
          <w:sz w:val="26"/>
          <w:szCs w:val="26"/>
        </w:rPr>
      </w:pPr>
    </w:p>
    <w:p w14:paraId="13C4AFC1">
      <w:pPr>
        <w:pStyle w:val="5"/>
        <w:tabs>
          <w:tab w:val="left" w:pos="975"/>
        </w:tabs>
        <w:ind w:left="42"/>
        <w:rPr>
          <w:b/>
          <w:bCs/>
        </w:rPr>
      </w:pPr>
      <w:r>
        <w:rPr>
          <w:rFonts w:hint="eastAsia"/>
        </w:rPr>
        <w:t>2.1.</w:t>
      </w:r>
      <w:r>
        <w:t>1.3</w:t>
      </w:r>
      <w:r>
        <w:tab/>
      </w:r>
      <w:r>
        <w:t>Workmanship</w:t>
      </w:r>
    </w:p>
    <w:p w14:paraId="2C7C40B9">
      <w:pPr>
        <w:autoSpaceDE w:val="0"/>
        <w:autoSpaceDN w:val="0"/>
        <w:adjustRightInd w:val="0"/>
        <w:spacing w:before="4" w:line="240" w:lineRule="exact"/>
        <w:jc w:val="left"/>
        <w:rPr>
          <w:kern w:val="0"/>
          <w:sz w:val="24"/>
        </w:rPr>
      </w:pPr>
    </w:p>
    <w:p w14:paraId="7338792C">
      <w:pPr>
        <w:autoSpaceDE w:val="0"/>
        <w:autoSpaceDN w:val="0"/>
        <w:adjustRightInd w:val="0"/>
        <w:spacing w:line="240" w:lineRule="exact"/>
        <w:ind w:left="963"/>
        <w:rPr>
          <w:kern w:val="0"/>
          <w:sz w:val="24"/>
        </w:rPr>
      </w:pPr>
      <w:r>
        <w:rPr>
          <w:kern w:val="0"/>
          <w:sz w:val="24"/>
        </w:rPr>
        <w:t>The works for hull construction shall be carried out in accordance with the Builder's practice and under the survey of the Classification Society.</w:t>
      </w:r>
    </w:p>
    <w:p w14:paraId="2B970492">
      <w:pPr>
        <w:autoSpaceDE w:val="0"/>
        <w:autoSpaceDN w:val="0"/>
        <w:adjustRightInd w:val="0"/>
        <w:spacing w:before="3" w:line="280" w:lineRule="exact"/>
        <w:rPr>
          <w:kern w:val="0"/>
          <w:sz w:val="28"/>
          <w:szCs w:val="28"/>
        </w:rPr>
      </w:pPr>
    </w:p>
    <w:p w14:paraId="7BC280B4">
      <w:pPr>
        <w:autoSpaceDE w:val="0"/>
        <w:autoSpaceDN w:val="0"/>
        <w:adjustRightInd w:val="0"/>
        <w:spacing w:line="243" w:lineRule="auto"/>
        <w:ind w:left="963"/>
        <w:rPr>
          <w:kern w:val="0"/>
          <w:sz w:val="24"/>
        </w:rPr>
      </w:pPr>
      <w:r>
        <w:rPr>
          <w:color w:val="000000"/>
          <w:kern w:val="0"/>
          <w:sz w:val="24"/>
        </w:rPr>
        <w:t>Chinese Shipbuilding Quality Standard (CSQS) (GB/T34000-2016)</w:t>
      </w:r>
      <w:r>
        <w:rPr>
          <w:rFonts w:hint="eastAsia"/>
          <w:color w:val="000000"/>
          <w:kern w:val="0"/>
          <w:sz w:val="24"/>
        </w:rPr>
        <w:t xml:space="preserve"> </w:t>
      </w:r>
      <w:r>
        <w:rPr>
          <w:color w:val="000000"/>
          <w:kern w:val="0"/>
          <w:sz w:val="24"/>
        </w:rPr>
        <w:t>and/or B</w:t>
      </w:r>
      <w:r>
        <w:rPr>
          <w:kern w:val="0"/>
          <w:sz w:val="24"/>
        </w:rPr>
        <w:t>uilder's and Maker's Quality Standard shall be applied for workmanship of hull construction and outfitting.</w:t>
      </w:r>
    </w:p>
    <w:p w14:paraId="2C7A1D31">
      <w:pPr>
        <w:autoSpaceDE w:val="0"/>
        <w:autoSpaceDN w:val="0"/>
        <w:adjustRightInd w:val="0"/>
        <w:spacing w:line="243" w:lineRule="auto"/>
        <w:ind w:left="963"/>
        <w:rPr>
          <w:kern w:val="0"/>
          <w:sz w:val="24"/>
        </w:rPr>
      </w:pPr>
    </w:p>
    <w:p w14:paraId="02393B36">
      <w:pPr>
        <w:autoSpaceDE w:val="0"/>
        <w:autoSpaceDN w:val="0"/>
        <w:adjustRightInd w:val="0"/>
        <w:spacing w:line="243" w:lineRule="auto"/>
        <w:ind w:left="963"/>
        <w:rPr>
          <w:b/>
          <w:i/>
          <w:kern w:val="0"/>
          <w:sz w:val="24"/>
        </w:rPr>
      </w:pPr>
      <w:r>
        <w:rPr>
          <w:b/>
          <w:i/>
          <w:kern w:val="0"/>
          <w:sz w:val="24"/>
        </w:rPr>
        <w:t xml:space="preserve">Builder’s Standards and Practices will submit to owner </w:t>
      </w:r>
      <w:r>
        <w:rPr>
          <w:rFonts w:hint="eastAsia"/>
          <w:b/>
          <w:i/>
          <w:kern w:val="0"/>
          <w:sz w:val="24"/>
        </w:rPr>
        <w:t xml:space="preserve">for review </w:t>
      </w:r>
      <w:r>
        <w:rPr>
          <w:b/>
          <w:i/>
          <w:kern w:val="0"/>
          <w:sz w:val="24"/>
        </w:rPr>
        <w:t>at the beginning of  detail design stage.</w:t>
      </w:r>
    </w:p>
    <w:p w14:paraId="253800CD">
      <w:pPr>
        <w:autoSpaceDE w:val="0"/>
        <w:autoSpaceDN w:val="0"/>
        <w:adjustRightInd w:val="0"/>
        <w:spacing w:before="20" w:line="260" w:lineRule="exact"/>
        <w:jc w:val="left"/>
        <w:rPr>
          <w:kern w:val="0"/>
          <w:sz w:val="26"/>
          <w:szCs w:val="26"/>
        </w:rPr>
      </w:pPr>
    </w:p>
    <w:p w14:paraId="10EF2983">
      <w:pPr>
        <w:pStyle w:val="5"/>
        <w:tabs>
          <w:tab w:val="left" w:pos="975"/>
        </w:tabs>
        <w:ind w:left="42"/>
        <w:rPr>
          <w:b/>
          <w:bCs/>
        </w:rPr>
      </w:pPr>
      <w:r>
        <w:rPr>
          <w:rFonts w:hint="eastAsia"/>
        </w:rPr>
        <w:t>2.1.</w:t>
      </w:r>
      <w:r>
        <w:t>1.4</w:t>
      </w:r>
      <w:r>
        <w:tab/>
      </w:r>
      <w:r>
        <w:t>Welding</w:t>
      </w:r>
    </w:p>
    <w:p w14:paraId="5B611715">
      <w:pPr>
        <w:autoSpaceDE w:val="0"/>
        <w:autoSpaceDN w:val="0"/>
        <w:adjustRightInd w:val="0"/>
        <w:spacing w:before="4" w:line="240" w:lineRule="exact"/>
        <w:jc w:val="left"/>
        <w:rPr>
          <w:kern w:val="0"/>
          <w:sz w:val="24"/>
        </w:rPr>
      </w:pPr>
    </w:p>
    <w:p w14:paraId="7C69C93B">
      <w:pPr>
        <w:autoSpaceDE w:val="0"/>
        <w:autoSpaceDN w:val="0"/>
        <w:adjustRightInd w:val="0"/>
        <w:spacing w:line="243" w:lineRule="auto"/>
        <w:ind w:left="963"/>
        <w:rPr>
          <w:kern w:val="0"/>
          <w:sz w:val="24"/>
        </w:rPr>
      </w:pPr>
      <w:r>
        <w:rPr>
          <w:kern w:val="0"/>
          <w:sz w:val="24"/>
        </w:rPr>
        <w:t>Welding procedure including edge preparation shall be executed in accordance with the Builder's practice and approved by the Classification Society</w:t>
      </w:r>
      <w:r>
        <w:rPr>
          <w:rFonts w:hint="eastAsia"/>
          <w:kern w:val="0"/>
          <w:sz w:val="24"/>
        </w:rPr>
        <w:t xml:space="preserve"> </w:t>
      </w:r>
      <w:r>
        <w:rPr>
          <w:kern w:val="0"/>
          <w:sz w:val="24"/>
        </w:rPr>
        <w:t xml:space="preserve">except unimportant or attachment weld which shall be carried out as per </w:t>
      </w:r>
      <w:r>
        <w:rPr>
          <w:rFonts w:hint="eastAsia"/>
          <w:kern w:val="0"/>
          <w:sz w:val="24"/>
        </w:rPr>
        <w:t>B</w:t>
      </w:r>
      <w:r>
        <w:rPr>
          <w:kern w:val="0"/>
          <w:sz w:val="24"/>
        </w:rPr>
        <w:t>uilder's practice.</w:t>
      </w:r>
    </w:p>
    <w:p w14:paraId="5D01BD0E">
      <w:pPr>
        <w:autoSpaceDE w:val="0"/>
        <w:autoSpaceDN w:val="0"/>
        <w:adjustRightInd w:val="0"/>
        <w:spacing w:before="20" w:line="260" w:lineRule="exact"/>
        <w:rPr>
          <w:kern w:val="0"/>
          <w:sz w:val="26"/>
          <w:szCs w:val="26"/>
        </w:rPr>
      </w:pPr>
    </w:p>
    <w:p w14:paraId="585BF769">
      <w:pPr>
        <w:autoSpaceDE w:val="0"/>
        <w:autoSpaceDN w:val="0"/>
        <w:adjustRightInd w:val="0"/>
        <w:ind w:left="963"/>
        <w:rPr>
          <w:color w:val="000000"/>
          <w:kern w:val="0"/>
          <w:sz w:val="24"/>
        </w:rPr>
      </w:pPr>
      <w:r>
        <w:rPr>
          <w:color w:val="000000"/>
          <w:kern w:val="0"/>
          <w:sz w:val="24"/>
        </w:rPr>
        <w:t xml:space="preserve">Welding shall be performed for the entire hull structure by manual, gravity, electro </w:t>
      </w:r>
      <w:r>
        <w:rPr>
          <w:rFonts w:hint="eastAsia"/>
          <w:color w:val="000000"/>
          <w:kern w:val="0"/>
          <w:sz w:val="24"/>
        </w:rPr>
        <w:t xml:space="preserve">gas </w:t>
      </w:r>
      <w:r>
        <w:rPr>
          <w:color w:val="000000"/>
          <w:kern w:val="0"/>
          <w:sz w:val="24"/>
        </w:rPr>
        <w:t>or any other automatic welding including CO</w:t>
      </w:r>
      <w:r>
        <w:rPr>
          <w:color w:val="000000"/>
          <w:kern w:val="0"/>
          <w:sz w:val="24"/>
          <w:vertAlign w:val="subscript"/>
        </w:rPr>
        <w:t>2</w:t>
      </w:r>
      <w:r>
        <w:rPr>
          <w:color w:val="000000"/>
          <w:kern w:val="0"/>
          <w:sz w:val="24"/>
        </w:rPr>
        <w:t xml:space="preserve"> semi-automatic shall be applied as per Builder's practice.</w:t>
      </w:r>
    </w:p>
    <w:p w14:paraId="60763721">
      <w:pPr>
        <w:autoSpaceDE w:val="0"/>
        <w:autoSpaceDN w:val="0"/>
        <w:adjustRightInd w:val="0"/>
        <w:spacing w:line="243" w:lineRule="auto"/>
        <w:ind w:left="963"/>
        <w:rPr>
          <w:color w:val="000000"/>
          <w:kern w:val="0"/>
          <w:sz w:val="24"/>
        </w:rPr>
      </w:pPr>
    </w:p>
    <w:p w14:paraId="69531D1A">
      <w:pPr>
        <w:autoSpaceDE w:val="0"/>
        <w:autoSpaceDN w:val="0"/>
        <w:adjustRightInd w:val="0"/>
        <w:spacing w:line="243" w:lineRule="auto"/>
        <w:ind w:left="963"/>
        <w:rPr>
          <w:color w:val="000000"/>
          <w:kern w:val="0"/>
          <w:sz w:val="24"/>
        </w:rPr>
      </w:pPr>
      <w:r>
        <w:rPr>
          <w:color w:val="000000"/>
          <w:kern w:val="0"/>
          <w:sz w:val="24"/>
        </w:rPr>
        <w:t xml:space="preserve">Fillet welding for the entire hull structure shall be double side continuous, except </w:t>
      </w:r>
      <w:r>
        <w:rPr>
          <w:rFonts w:eastAsia="Times New Roman"/>
          <w:sz w:val="24"/>
        </w:rPr>
        <w:t>in</w:t>
      </w:r>
      <w:r>
        <w:rPr>
          <w:rFonts w:hint="eastAsia"/>
          <w:sz w:val="24"/>
        </w:rPr>
        <w:t xml:space="preserve"> </w:t>
      </w:r>
      <w:r>
        <w:rPr>
          <w:rFonts w:eastAsia="Times New Roman"/>
          <w:spacing w:val="-1"/>
          <w:sz w:val="24"/>
        </w:rPr>
        <w:t>s</w:t>
      </w:r>
      <w:r>
        <w:rPr>
          <w:rFonts w:eastAsia="Times New Roman"/>
          <w:spacing w:val="1"/>
          <w:sz w:val="24"/>
        </w:rPr>
        <w:t>o</w:t>
      </w:r>
      <w:r>
        <w:rPr>
          <w:rFonts w:eastAsia="Times New Roman"/>
          <w:spacing w:val="-2"/>
          <w:sz w:val="24"/>
        </w:rPr>
        <w:t>m</w:t>
      </w:r>
      <w:r>
        <w:rPr>
          <w:rFonts w:eastAsia="Times New Roman"/>
          <w:sz w:val="24"/>
        </w:rPr>
        <w:t>e</w:t>
      </w:r>
      <w:r>
        <w:rPr>
          <w:rFonts w:hint="eastAsia"/>
          <w:sz w:val="24"/>
        </w:rPr>
        <w:t xml:space="preserve"> </w:t>
      </w:r>
      <w:r>
        <w:rPr>
          <w:rFonts w:eastAsia="Times New Roman"/>
          <w:sz w:val="24"/>
        </w:rPr>
        <w:t>special</w:t>
      </w:r>
      <w:r>
        <w:rPr>
          <w:rFonts w:hint="eastAsia"/>
          <w:sz w:val="24"/>
        </w:rPr>
        <w:t xml:space="preserve"> </w:t>
      </w:r>
      <w:r>
        <w:rPr>
          <w:rFonts w:eastAsia="Times New Roman"/>
          <w:sz w:val="24"/>
        </w:rPr>
        <w:t>ar</w:t>
      </w:r>
      <w:r>
        <w:rPr>
          <w:rFonts w:eastAsia="Times New Roman"/>
          <w:spacing w:val="-1"/>
          <w:sz w:val="24"/>
        </w:rPr>
        <w:t>e</w:t>
      </w:r>
      <w:r>
        <w:rPr>
          <w:rFonts w:eastAsia="Times New Roman"/>
          <w:sz w:val="24"/>
        </w:rPr>
        <w:t>a</w:t>
      </w:r>
      <w:r>
        <w:rPr>
          <w:rFonts w:hint="eastAsia"/>
          <w:sz w:val="24"/>
        </w:rPr>
        <w:t xml:space="preserve"> </w:t>
      </w:r>
      <w:r>
        <w:rPr>
          <w:rFonts w:eastAsia="Times New Roman"/>
          <w:sz w:val="24"/>
        </w:rPr>
        <w:t>which</w:t>
      </w:r>
      <w:r>
        <w:rPr>
          <w:rFonts w:hint="eastAsia"/>
          <w:sz w:val="24"/>
        </w:rPr>
        <w:t xml:space="preserve"> </w:t>
      </w:r>
      <w:r>
        <w:rPr>
          <w:rFonts w:eastAsia="Times New Roman"/>
          <w:sz w:val="24"/>
        </w:rPr>
        <w:t>the</w:t>
      </w:r>
      <w:r>
        <w:rPr>
          <w:rFonts w:hint="eastAsia"/>
          <w:sz w:val="24"/>
        </w:rPr>
        <w:t xml:space="preserve"> </w:t>
      </w:r>
      <w:r>
        <w:rPr>
          <w:rFonts w:eastAsia="Times New Roman"/>
          <w:sz w:val="24"/>
        </w:rPr>
        <w:t>double</w:t>
      </w:r>
      <w:r>
        <w:rPr>
          <w:rFonts w:hint="eastAsia"/>
          <w:sz w:val="24"/>
        </w:rPr>
        <w:t xml:space="preserve"> </w:t>
      </w:r>
      <w:r>
        <w:rPr>
          <w:rFonts w:eastAsia="Times New Roman"/>
          <w:sz w:val="24"/>
        </w:rPr>
        <w:t>side</w:t>
      </w:r>
      <w:r>
        <w:rPr>
          <w:rFonts w:hint="eastAsia"/>
          <w:sz w:val="24"/>
        </w:rPr>
        <w:t xml:space="preserve"> </w:t>
      </w:r>
      <w:r>
        <w:rPr>
          <w:rFonts w:eastAsia="Times New Roman"/>
          <w:sz w:val="24"/>
        </w:rPr>
        <w:t>fillet welding</w:t>
      </w:r>
      <w:r>
        <w:rPr>
          <w:rFonts w:hint="eastAsia"/>
          <w:sz w:val="24"/>
        </w:rPr>
        <w:t xml:space="preserve"> </w:t>
      </w:r>
      <w:r>
        <w:rPr>
          <w:rFonts w:eastAsia="Times New Roman"/>
          <w:spacing w:val="-1"/>
          <w:sz w:val="24"/>
        </w:rPr>
        <w:t>c</w:t>
      </w:r>
      <w:r>
        <w:rPr>
          <w:rFonts w:eastAsia="Times New Roman"/>
          <w:sz w:val="24"/>
        </w:rPr>
        <w:t>a</w:t>
      </w:r>
      <w:r>
        <w:rPr>
          <w:rFonts w:eastAsia="Times New Roman"/>
          <w:spacing w:val="-1"/>
          <w:sz w:val="24"/>
        </w:rPr>
        <w:t>n</w:t>
      </w:r>
      <w:r>
        <w:rPr>
          <w:rFonts w:hint="eastAsia"/>
          <w:spacing w:val="-1"/>
          <w:sz w:val="24"/>
        </w:rPr>
        <w:t xml:space="preserve"> </w:t>
      </w:r>
      <w:r>
        <w:rPr>
          <w:rFonts w:eastAsia="Times New Roman"/>
          <w:sz w:val="24"/>
        </w:rPr>
        <w:t>not</w:t>
      </w:r>
      <w:r>
        <w:rPr>
          <w:rFonts w:hint="eastAsia"/>
          <w:sz w:val="24"/>
        </w:rPr>
        <w:t xml:space="preserve"> </w:t>
      </w:r>
      <w:r>
        <w:rPr>
          <w:rFonts w:eastAsia="Times New Roman"/>
          <w:sz w:val="24"/>
        </w:rPr>
        <w:t>be</w:t>
      </w:r>
      <w:r>
        <w:rPr>
          <w:rFonts w:hint="eastAsia"/>
          <w:sz w:val="24"/>
        </w:rPr>
        <w:t xml:space="preserve"> </w:t>
      </w:r>
      <w:r>
        <w:rPr>
          <w:rFonts w:eastAsia="Times New Roman"/>
          <w:sz w:val="24"/>
        </w:rPr>
        <w:t>appl</w:t>
      </w:r>
      <w:r>
        <w:rPr>
          <w:rFonts w:eastAsia="Times New Roman"/>
          <w:spacing w:val="-1"/>
          <w:sz w:val="24"/>
        </w:rPr>
        <w:t>i</w:t>
      </w:r>
      <w:r>
        <w:rPr>
          <w:rFonts w:eastAsia="Times New Roman"/>
          <w:sz w:val="24"/>
        </w:rPr>
        <w:t>ed</w:t>
      </w:r>
      <w:r>
        <w:rPr>
          <w:rFonts w:hint="eastAsia" w:asciiTheme="minorEastAsia" w:hAnsiTheme="minorEastAsia"/>
          <w:sz w:val="24"/>
        </w:rPr>
        <w:t xml:space="preserve">. </w:t>
      </w:r>
      <w:r>
        <w:rPr>
          <w:rFonts w:hint="eastAsia"/>
          <w:color w:val="000000"/>
          <w:kern w:val="0"/>
          <w:sz w:val="24"/>
        </w:rPr>
        <w:t>I</w:t>
      </w:r>
      <w:r>
        <w:rPr>
          <w:color w:val="000000"/>
          <w:kern w:val="0"/>
          <w:sz w:val="24"/>
        </w:rPr>
        <w:t>n accommodation area</w:t>
      </w:r>
      <w:r>
        <w:rPr>
          <w:rFonts w:hint="eastAsia"/>
          <w:color w:val="000000"/>
          <w:kern w:val="0"/>
          <w:sz w:val="24"/>
        </w:rPr>
        <w:t xml:space="preserve"> and ventilation pipe</w:t>
      </w:r>
      <w:r>
        <w:rPr>
          <w:color w:val="000000"/>
          <w:kern w:val="0"/>
          <w:sz w:val="24"/>
        </w:rPr>
        <w:t xml:space="preserve">, the intermittent or one side continuous fillet welding </w:t>
      </w:r>
      <w:r>
        <w:rPr>
          <w:rFonts w:hint="eastAsia"/>
          <w:color w:val="000000"/>
          <w:kern w:val="0"/>
          <w:sz w:val="24"/>
        </w:rPr>
        <w:t xml:space="preserve">can </w:t>
      </w:r>
      <w:r>
        <w:rPr>
          <w:color w:val="000000"/>
          <w:kern w:val="0"/>
          <w:sz w:val="24"/>
        </w:rPr>
        <w:t>be</w:t>
      </w:r>
      <w:r>
        <w:rPr>
          <w:rFonts w:hint="eastAsia"/>
          <w:color w:val="000000"/>
          <w:kern w:val="0"/>
          <w:sz w:val="24"/>
        </w:rPr>
        <w:t xml:space="preserve"> </w:t>
      </w:r>
      <w:r>
        <w:rPr>
          <w:color w:val="000000"/>
          <w:kern w:val="0"/>
          <w:sz w:val="24"/>
        </w:rPr>
        <w:t>adopted.</w:t>
      </w:r>
      <w:r>
        <w:rPr>
          <w:rFonts w:hint="eastAsia"/>
          <w:color w:val="000000"/>
          <w:kern w:val="0"/>
          <w:sz w:val="24"/>
        </w:rPr>
        <w:t xml:space="preserve">  </w:t>
      </w:r>
    </w:p>
    <w:p w14:paraId="10680B3E">
      <w:pPr>
        <w:autoSpaceDE w:val="0"/>
        <w:autoSpaceDN w:val="0"/>
        <w:adjustRightInd w:val="0"/>
        <w:spacing w:before="1" w:line="280" w:lineRule="exact"/>
        <w:rPr>
          <w:color w:val="000000"/>
          <w:kern w:val="0"/>
          <w:sz w:val="28"/>
          <w:szCs w:val="28"/>
        </w:rPr>
      </w:pPr>
    </w:p>
    <w:p w14:paraId="652E1A38">
      <w:pPr>
        <w:autoSpaceDE w:val="0"/>
        <w:autoSpaceDN w:val="0"/>
        <w:adjustRightInd w:val="0"/>
        <w:spacing w:line="243" w:lineRule="auto"/>
        <w:ind w:left="963"/>
        <w:rPr>
          <w:kern w:val="0"/>
          <w:sz w:val="24"/>
        </w:rPr>
      </w:pPr>
      <w:r>
        <w:rPr>
          <w:kern w:val="0"/>
          <w:sz w:val="24"/>
        </w:rPr>
        <w:t xml:space="preserve">Excessive distortion of hull structures due to welding shall be cured by means of cold press, line heating or spot heating. The </w:t>
      </w:r>
      <w:r>
        <w:rPr>
          <w:color w:val="000000"/>
          <w:kern w:val="0"/>
          <w:sz w:val="24"/>
        </w:rPr>
        <w:t>IACS Rec.47 Shipbuilding and Repair Quality Standard</w:t>
      </w:r>
      <w:r>
        <w:rPr>
          <w:rFonts w:hint="eastAsia"/>
          <w:color w:val="000000"/>
          <w:kern w:val="0"/>
          <w:sz w:val="24"/>
        </w:rPr>
        <w:t xml:space="preserve"> </w:t>
      </w:r>
      <w:r>
        <w:rPr>
          <w:kern w:val="0"/>
          <w:sz w:val="24"/>
        </w:rPr>
        <w:t>is applicable</w:t>
      </w:r>
      <w:r>
        <w:rPr>
          <w:rFonts w:hint="eastAsia"/>
          <w:kern w:val="0"/>
          <w:sz w:val="24"/>
        </w:rPr>
        <w:t xml:space="preserve"> </w:t>
      </w:r>
      <w:r>
        <w:rPr>
          <w:kern w:val="0"/>
          <w:sz w:val="24"/>
        </w:rPr>
        <w:t>as reference</w:t>
      </w:r>
      <w:r>
        <w:rPr>
          <w:rFonts w:hint="eastAsia"/>
          <w:kern w:val="0"/>
          <w:sz w:val="24"/>
        </w:rPr>
        <w:t xml:space="preserve">. </w:t>
      </w:r>
    </w:p>
    <w:p w14:paraId="44F89370">
      <w:pPr>
        <w:autoSpaceDE w:val="0"/>
        <w:autoSpaceDN w:val="0"/>
        <w:adjustRightInd w:val="0"/>
        <w:spacing w:line="243" w:lineRule="auto"/>
        <w:ind w:left="963"/>
        <w:rPr>
          <w:kern w:val="0"/>
          <w:sz w:val="24"/>
        </w:rPr>
      </w:pPr>
    </w:p>
    <w:p w14:paraId="385705A5">
      <w:pPr>
        <w:autoSpaceDE w:val="0"/>
        <w:autoSpaceDN w:val="0"/>
        <w:adjustRightInd w:val="0"/>
        <w:spacing w:line="243" w:lineRule="auto"/>
        <w:ind w:left="963"/>
        <w:rPr>
          <w:b/>
          <w:i/>
          <w:kern w:val="0"/>
          <w:sz w:val="24"/>
        </w:rPr>
      </w:pPr>
      <w:r>
        <w:rPr>
          <w:b/>
          <w:i/>
          <w:kern w:val="0"/>
          <w:sz w:val="24"/>
        </w:rPr>
        <w:t>If needed plate thickness to be increased to meet strength requirement</w:t>
      </w:r>
      <w:r>
        <w:rPr>
          <w:rFonts w:hint="eastAsia"/>
          <w:b/>
          <w:i/>
          <w:kern w:val="0"/>
          <w:sz w:val="24"/>
        </w:rPr>
        <w:t>, the treatment shall be</w:t>
      </w:r>
      <w:r>
        <w:rPr>
          <w:b/>
          <w:i/>
          <w:color w:val="000000" w:themeColor="text1"/>
          <w:kern w:val="0"/>
          <w:sz w:val="24"/>
          <w14:textFill>
            <w14:solidFill>
              <w14:schemeClr w14:val="tx1"/>
            </w14:solidFill>
          </w14:textFill>
        </w:rPr>
        <w:t xml:space="preserve"> </w:t>
      </w:r>
      <w:r>
        <w:rPr>
          <w:b/>
          <w:i/>
          <w:color w:val="000000" w:themeColor="text1"/>
          <w:sz w:val="24"/>
          <w14:textFill>
            <w14:solidFill>
              <w14:schemeClr w14:val="tx1"/>
            </w14:solidFill>
          </w14:textFill>
        </w:rPr>
        <w:t>according to class requirement</w:t>
      </w:r>
      <w:r>
        <w:rPr>
          <w:rFonts w:hint="eastAsia"/>
          <w:b/>
          <w:i/>
          <w:color w:val="000000" w:themeColor="text1"/>
          <w:sz w:val="24"/>
          <w14:textFill>
            <w14:solidFill>
              <w14:schemeClr w14:val="tx1"/>
            </w14:solidFill>
          </w14:textFill>
        </w:rPr>
        <w:t>.</w:t>
      </w:r>
    </w:p>
    <w:p w14:paraId="228DD2B0">
      <w:pPr>
        <w:autoSpaceDE w:val="0"/>
        <w:autoSpaceDN w:val="0"/>
        <w:adjustRightInd w:val="0"/>
        <w:spacing w:line="243" w:lineRule="auto"/>
        <w:rPr>
          <w:kern w:val="0"/>
          <w:sz w:val="24"/>
        </w:rPr>
      </w:pPr>
    </w:p>
    <w:p w14:paraId="189A3C23">
      <w:pPr>
        <w:pStyle w:val="5"/>
        <w:tabs>
          <w:tab w:val="left" w:pos="975"/>
        </w:tabs>
        <w:ind w:left="42"/>
        <w:rPr>
          <w:b/>
          <w:bCs/>
        </w:rPr>
      </w:pPr>
      <w:r>
        <w:rPr>
          <w:rFonts w:hint="eastAsia"/>
        </w:rPr>
        <w:t>2.1.</w:t>
      </w:r>
      <w:r>
        <w:t>1.5</w:t>
      </w:r>
      <w:r>
        <w:tab/>
      </w:r>
      <w:r>
        <w:t>Slot, Scallop and Hole</w:t>
      </w:r>
    </w:p>
    <w:p w14:paraId="4E85B262">
      <w:pPr>
        <w:autoSpaceDE w:val="0"/>
        <w:autoSpaceDN w:val="0"/>
        <w:adjustRightInd w:val="0"/>
        <w:spacing w:before="4" w:line="240" w:lineRule="exact"/>
        <w:jc w:val="left"/>
        <w:rPr>
          <w:kern w:val="0"/>
          <w:sz w:val="24"/>
        </w:rPr>
      </w:pPr>
    </w:p>
    <w:p w14:paraId="752EAF2E">
      <w:pPr>
        <w:autoSpaceDE w:val="0"/>
        <w:autoSpaceDN w:val="0"/>
        <w:adjustRightInd w:val="0"/>
        <w:spacing w:line="243" w:lineRule="auto"/>
        <w:ind w:left="963"/>
        <w:rPr>
          <w:kern w:val="0"/>
          <w:sz w:val="24"/>
        </w:rPr>
      </w:pPr>
      <w:r>
        <w:rPr>
          <w:kern w:val="0"/>
          <w:sz w:val="24"/>
        </w:rPr>
        <w:t xml:space="preserve">Slots, scallops, air holes and drain holes shall be provided where necessary in accordance with the Builder's practice and shall </w:t>
      </w:r>
      <w:r>
        <w:rPr>
          <w:rFonts w:hint="eastAsia"/>
          <w:kern w:val="0"/>
          <w:sz w:val="24"/>
        </w:rPr>
        <w:t>be avoided in</w:t>
      </w:r>
      <w:r>
        <w:rPr>
          <w:kern w:val="0"/>
          <w:sz w:val="24"/>
        </w:rPr>
        <w:t xml:space="preserve"> high stress</w:t>
      </w:r>
      <w:r>
        <w:rPr>
          <w:rFonts w:hint="eastAsia"/>
          <w:kern w:val="0"/>
          <w:sz w:val="24"/>
        </w:rPr>
        <w:t xml:space="preserve"> </w:t>
      </w:r>
      <w:r>
        <w:rPr>
          <w:kern w:val="0"/>
          <w:sz w:val="24"/>
        </w:rPr>
        <w:t>areas.</w:t>
      </w:r>
    </w:p>
    <w:p w14:paraId="0293A64B">
      <w:pPr>
        <w:autoSpaceDE w:val="0"/>
        <w:autoSpaceDN w:val="0"/>
        <w:adjustRightInd w:val="0"/>
        <w:spacing w:before="20" w:line="260" w:lineRule="exact"/>
        <w:rPr>
          <w:kern w:val="0"/>
          <w:sz w:val="26"/>
          <w:szCs w:val="26"/>
        </w:rPr>
      </w:pPr>
    </w:p>
    <w:p w14:paraId="246BCFDA">
      <w:pPr>
        <w:autoSpaceDE w:val="0"/>
        <w:autoSpaceDN w:val="0"/>
        <w:adjustRightInd w:val="0"/>
        <w:spacing w:line="243" w:lineRule="auto"/>
        <w:ind w:left="963"/>
        <w:rPr>
          <w:kern w:val="0"/>
          <w:sz w:val="24"/>
        </w:rPr>
      </w:pPr>
      <w:r>
        <w:rPr>
          <w:kern w:val="0"/>
          <w:sz w:val="24"/>
        </w:rPr>
        <w:t>In general, non-watertight structural members shall be provided with access and/or lightening holes as per</w:t>
      </w:r>
      <w:r>
        <w:rPr>
          <w:rFonts w:hint="eastAsia"/>
          <w:kern w:val="0"/>
          <w:sz w:val="24"/>
        </w:rPr>
        <w:t xml:space="preserve"> </w:t>
      </w:r>
      <w:r>
        <w:rPr>
          <w:kern w:val="0"/>
          <w:sz w:val="24"/>
        </w:rPr>
        <w:t xml:space="preserve">the Rules requirements of the Classification Society </w:t>
      </w:r>
      <w:r>
        <w:rPr>
          <w:rFonts w:hint="eastAsia"/>
          <w:kern w:val="0"/>
          <w:sz w:val="24"/>
        </w:rPr>
        <w:t>and</w:t>
      </w:r>
      <w:r>
        <w:rPr>
          <w:kern w:val="0"/>
          <w:sz w:val="24"/>
        </w:rPr>
        <w:t xml:space="preserve"> the Builder's practice, provided that such holes are not detrimental to the </w:t>
      </w:r>
      <w:r>
        <w:rPr>
          <w:rFonts w:hint="eastAsia"/>
          <w:kern w:val="0"/>
          <w:sz w:val="24"/>
        </w:rPr>
        <w:t xml:space="preserve">local </w:t>
      </w:r>
      <w:r>
        <w:rPr>
          <w:kern w:val="0"/>
          <w:sz w:val="24"/>
        </w:rPr>
        <w:t>strength of structural members.</w:t>
      </w:r>
    </w:p>
    <w:p w14:paraId="4E36ECBB">
      <w:pPr>
        <w:autoSpaceDE w:val="0"/>
        <w:autoSpaceDN w:val="0"/>
        <w:adjustRightInd w:val="0"/>
        <w:spacing w:line="243" w:lineRule="auto"/>
        <w:ind w:left="963"/>
        <w:rPr>
          <w:kern w:val="0"/>
          <w:sz w:val="24"/>
        </w:rPr>
      </w:pPr>
    </w:p>
    <w:p w14:paraId="7A5E7C8D">
      <w:pPr>
        <w:autoSpaceDE w:val="0"/>
        <w:autoSpaceDN w:val="0"/>
        <w:adjustRightInd w:val="0"/>
        <w:spacing w:line="243" w:lineRule="auto"/>
        <w:ind w:left="963"/>
        <w:rPr>
          <w:b/>
          <w:i/>
          <w:kern w:val="0"/>
          <w:sz w:val="24"/>
        </w:rPr>
      </w:pPr>
      <w:r>
        <w:rPr>
          <w:b/>
          <w:i/>
          <w:kern w:val="0"/>
          <w:sz w:val="24"/>
        </w:rPr>
        <w:t>Lightening holes on horizontal surface shall be provided with protections bars as per IACS REC 47</w:t>
      </w:r>
      <w:r>
        <w:rPr>
          <w:rFonts w:hint="eastAsia"/>
          <w:b/>
          <w:i/>
          <w:kern w:val="0"/>
          <w:sz w:val="24"/>
        </w:rPr>
        <w:t>.</w:t>
      </w:r>
    </w:p>
    <w:p w14:paraId="169F2031">
      <w:pPr>
        <w:autoSpaceDE w:val="0"/>
        <w:autoSpaceDN w:val="0"/>
        <w:adjustRightInd w:val="0"/>
        <w:spacing w:before="20" w:line="260" w:lineRule="exact"/>
        <w:rPr>
          <w:kern w:val="0"/>
          <w:sz w:val="26"/>
          <w:szCs w:val="26"/>
        </w:rPr>
      </w:pPr>
    </w:p>
    <w:p w14:paraId="7D34C4AB">
      <w:pPr>
        <w:pStyle w:val="5"/>
        <w:tabs>
          <w:tab w:val="left" w:pos="975"/>
        </w:tabs>
        <w:ind w:left="42"/>
        <w:rPr>
          <w:b/>
          <w:bCs/>
        </w:rPr>
      </w:pPr>
      <w:r>
        <w:rPr>
          <w:rFonts w:hint="eastAsia"/>
        </w:rPr>
        <w:t>2.1.</w:t>
      </w:r>
      <w:r>
        <w:t>1.6</w:t>
      </w:r>
      <w:r>
        <w:tab/>
      </w:r>
      <w:r>
        <w:t>Access Opening and Temporary Piece</w:t>
      </w:r>
    </w:p>
    <w:p w14:paraId="52828077">
      <w:pPr>
        <w:autoSpaceDE w:val="0"/>
        <w:autoSpaceDN w:val="0"/>
        <w:adjustRightInd w:val="0"/>
        <w:spacing w:before="4" w:line="240" w:lineRule="exact"/>
        <w:jc w:val="left"/>
        <w:rPr>
          <w:kern w:val="0"/>
          <w:sz w:val="24"/>
        </w:rPr>
      </w:pPr>
    </w:p>
    <w:p w14:paraId="37351FAD">
      <w:pPr>
        <w:autoSpaceDE w:val="0"/>
        <w:autoSpaceDN w:val="0"/>
        <w:adjustRightInd w:val="0"/>
        <w:spacing w:line="243" w:lineRule="auto"/>
        <w:ind w:left="963"/>
        <w:rPr>
          <w:kern w:val="0"/>
          <w:sz w:val="24"/>
        </w:rPr>
      </w:pPr>
      <w:r>
        <w:rPr>
          <w:kern w:val="0"/>
          <w:sz w:val="24"/>
        </w:rPr>
        <w:t>Access opening for Builder’s workers during construction and for future convenience shall be provided for each cellular space in the double bottom and vertical wing spaces as shown on the Midship Section Plan.</w:t>
      </w:r>
    </w:p>
    <w:p w14:paraId="0C50E939">
      <w:pPr>
        <w:autoSpaceDE w:val="0"/>
        <w:autoSpaceDN w:val="0"/>
        <w:adjustRightInd w:val="0"/>
        <w:spacing w:line="243" w:lineRule="auto"/>
        <w:ind w:left="963"/>
        <w:rPr>
          <w:kern w:val="0"/>
          <w:sz w:val="24"/>
        </w:rPr>
      </w:pPr>
    </w:p>
    <w:p w14:paraId="64B0BD01">
      <w:pPr>
        <w:autoSpaceDE w:val="0"/>
        <w:autoSpaceDN w:val="0"/>
        <w:adjustRightInd w:val="0"/>
        <w:spacing w:line="243" w:lineRule="auto"/>
        <w:ind w:left="963"/>
        <w:rPr>
          <w:b/>
          <w:kern w:val="0"/>
          <w:sz w:val="24"/>
        </w:rPr>
      </w:pPr>
      <w:r>
        <w:rPr>
          <w:kern w:val="0"/>
          <w:sz w:val="24"/>
        </w:rPr>
        <w:t>Provisional access opening may be opened where required for access, communication and/or ventilation, etc. for the Builder’s workers during construction and shall be closed by welding after completion of the construction work</w:t>
      </w:r>
      <w:r>
        <w:rPr>
          <w:rFonts w:hint="eastAsia"/>
          <w:kern w:val="0"/>
          <w:sz w:val="24"/>
        </w:rPr>
        <w:t>.</w:t>
      </w:r>
      <w:r>
        <w:rPr>
          <w:b/>
          <w:kern w:val="0"/>
          <w:sz w:val="24"/>
        </w:rPr>
        <w:t xml:space="preserve"> </w:t>
      </w:r>
    </w:p>
    <w:p w14:paraId="3C37612D">
      <w:pPr>
        <w:autoSpaceDE w:val="0"/>
        <w:autoSpaceDN w:val="0"/>
        <w:adjustRightInd w:val="0"/>
        <w:spacing w:line="243" w:lineRule="auto"/>
        <w:ind w:left="963"/>
        <w:rPr>
          <w:kern w:val="0"/>
          <w:sz w:val="24"/>
        </w:rPr>
      </w:pPr>
    </w:p>
    <w:p w14:paraId="44BD7B99">
      <w:pPr>
        <w:autoSpaceDE w:val="0"/>
        <w:autoSpaceDN w:val="0"/>
        <w:adjustRightInd w:val="0"/>
        <w:spacing w:line="243" w:lineRule="auto"/>
        <w:ind w:left="963"/>
        <w:rPr>
          <w:kern w:val="0"/>
          <w:sz w:val="24"/>
        </w:rPr>
      </w:pPr>
      <w:r>
        <w:rPr>
          <w:kern w:val="0"/>
          <w:sz w:val="24"/>
        </w:rPr>
        <w:t>Temporary pieces such as staging pieces, lifting lugs and their reinforcements, etc. fitted to</w:t>
      </w:r>
      <w:r>
        <w:rPr>
          <w:rFonts w:hint="eastAsia"/>
          <w:kern w:val="0"/>
          <w:sz w:val="24"/>
        </w:rPr>
        <w:t xml:space="preserve"> t</w:t>
      </w:r>
      <w:r>
        <w:rPr>
          <w:kern w:val="0"/>
          <w:sz w:val="24"/>
        </w:rPr>
        <w:t>he</w:t>
      </w:r>
      <w:r>
        <w:rPr>
          <w:rFonts w:hint="eastAsia"/>
          <w:kern w:val="0"/>
          <w:sz w:val="24"/>
        </w:rPr>
        <w:t xml:space="preserve"> </w:t>
      </w:r>
      <w:r>
        <w:rPr>
          <w:kern w:val="0"/>
          <w:sz w:val="24"/>
        </w:rPr>
        <w:t>hull structure for construction may remain as per the Builder's practice unless they are</w:t>
      </w:r>
      <w:r>
        <w:rPr>
          <w:rFonts w:hint="eastAsia"/>
          <w:kern w:val="0"/>
          <w:sz w:val="24"/>
        </w:rPr>
        <w:t xml:space="preserve"> </w:t>
      </w:r>
      <w:r>
        <w:rPr>
          <w:kern w:val="0"/>
          <w:sz w:val="24"/>
        </w:rPr>
        <w:t>inconvenient for the Vessel’s service and/or painting work.</w:t>
      </w:r>
      <w:r>
        <w:rPr>
          <w:rFonts w:hint="eastAsia"/>
          <w:kern w:val="0"/>
          <w:sz w:val="24"/>
        </w:rPr>
        <w:t xml:space="preserve"> </w:t>
      </w:r>
      <w:r>
        <w:rPr>
          <w:kern w:val="0"/>
          <w:sz w:val="24"/>
        </w:rPr>
        <w:t>I</w:t>
      </w:r>
      <w:r>
        <w:rPr>
          <w:rFonts w:hint="eastAsia"/>
          <w:kern w:val="0"/>
          <w:sz w:val="24"/>
        </w:rPr>
        <w:t>f temporary pieces should be removed, they will be cut off near the root and the edge to be properly finished.</w:t>
      </w:r>
    </w:p>
    <w:p w14:paraId="0823AD37">
      <w:pPr>
        <w:autoSpaceDE w:val="0"/>
        <w:autoSpaceDN w:val="0"/>
        <w:adjustRightInd w:val="0"/>
        <w:spacing w:line="243" w:lineRule="auto"/>
        <w:ind w:left="963"/>
        <w:rPr>
          <w:kern w:val="0"/>
          <w:sz w:val="24"/>
        </w:rPr>
      </w:pPr>
    </w:p>
    <w:p w14:paraId="5DFBA4EF">
      <w:pPr>
        <w:autoSpaceDE w:val="0"/>
        <w:autoSpaceDN w:val="0"/>
        <w:adjustRightInd w:val="0"/>
        <w:spacing w:line="243" w:lineRule="auto"/>
        <w:ind w:left="963"/>
        <w:rPr>
          <w:b/>
          <w:i/>
          <w:kern w:val="0"/>
          <w:sz w:val="24"/>
        </w:rPr>
      </w:pPr>
      <w:r>
        <w:rPr>
          <w:b/>
          <w:i/>
          <w:kern w:val="0"/>
          <w:sz w:val="24"/>
        </w:rPr>
        <w:t>Temporary access opening drawing will be provide</w:t>
      </w:r>
      <w:r>
        <w:rPr>
          <w:rFonts w:hint="eastAsia"/>
          <w:b/>
          <w:i/>
          <w:kern w:val="0"/>
          <w:sz w:val="24"/>
        </w:rPr>
        <w:t>d</w:t>
      </w:r>
      <w:r>
        <w:rPr>
          <w:b/>
          <w:i/>
          <w:kern w:val="0"/>
          <w:sz w:val="24"/>
        </w:rPr>
        <w:t xml:space="preserve"> to owner and the area where needs inspection to be discuss</w:t>
      </w:r>
      <w:r>
        <w:rPr>
          <w:rFonts w:hint="eastAsia"/>
          <w:b/>
          <w:i/>
          <w:kern w:val="0"/>
          <w:sz w:val="24"/>
        </w:rPr>
        <w:t>ed</w:t>
      </w:r>
      <w:r>
        <w:rPr>
          <w:b/>
          <w:i/>
          <w:kern w:val="0"/>
          <w:sz w:val="24"/>
        </w:rPr>
        <w:t xml:space="preserve"> at site.</w:t>
      </w:r>
    </w:p>
    <w:p w14:paraId="23186F44">
      <w:pPr>
        <w:autoSpaceDE w:val="0"/>
        <w:autoSpaceDN w:val="0"/>
        <w:adjustRightInd w:val="0"/>
        <w:jc w:val="left"/>
        <w:rPr>
          <w:kern w:val="0"/>
          <w:sz w:val="24"/>
        </w:rPr>
      </w:pPr>
    </w:p>
    <w:p w14:paraId="6DED77C1">
      <w:pPr>
        <w:pStyle w:val="5"/>
        <w:tabs>
          <w:tab w:val="left" w:pos="975"/>
        </w:tabs>
        <w:ind w:left="42"/>
        <w:rPr>
          <w:b/>
          <w:bCs/>
        </w:rPr>
      </w:pPr>
      <w:r>
        <w:rPr>
          <w:rFonts w:hint="eastAsia"/>
        </w:rPr>
        <w:t>2.1.</w:t>
      </w:r>
      <w:r>
        <w:t>1.7</w:t>
      </w:r>
      <w:r>
        <w:tab/>
      </w:r>
      <w:r>
        <w:t>St</w:t>
      </w:r>
      <w:r>
        <w:rPr>
          <w:rFonts w:hint="eastAsia"/>
        </w:rPr>
        <w:t xml:space="preserve">rength </w:t>
      </w:r>
      <w:r>
        <w:t xml:space="preserve">and </w:t>
      </w:r>
      <w:r>
        <w:rPr>
          <w:rFonts w:hint="eastAsia"/>
        </w:rPr>
        <w:t>L</w:t>
      </w:r>
      <w:r>
        <w:t>eak Test for Hull Tanks</w:t>
      </w:r>
    </w:p>
    <w:p w14:paraId="22FB539B">
      <w:pPr>
        <w:autoSpaceDE w:val="0"/>
        <w:autoSpaceDN w:val="0"/>
        <w:adjustRightInd w:val="0"/>
        <w:spacing w:before="4" w:line="240" w:lineRule="exact"/>
        <w:jc w:val="left"/>
        <w:rPr>
          <w:kern w:val="0"/>
          <w:sz w:val="24"/>
        </w:rPr>
      </w:pPr>
    </w:p>
    <w:p w14:paraId="01040510">
      <w:pPr>
        <w:autoSpaceDE w:val="0"/>
        <w:autoSpaceDN w:val="0"/>
        <w:adjustRightInd w:val="0"/>
        <w:spacing w:line="243" w:lineRule="auto"/>
        <w:ind w:left="963"/>
        <w:rPr>
          <w:kern w:val="0"/>
          <w:sz w:val="24"/>
        </w:rPr>
      </w:pPr>
      <w:r>
        <w:rPr>
          <w:kern w:val="0"/>
          <w:sz w:val="24"/>
        </w:rPr>
        <w:t>Structural strength test and leak test shall be carried out in compliance with the Rules requirements of the Classification Society and the Builder’s practice</w:t>
      </w:r>
      <w:r>
        <w:rPr>
          <w:rFonts w:hint="eastAsia"/>
          <w:kern w:val="0"/>
          <w:sz w:val="24"/>
        </w:rPr>
        <w:t>.</w:t>
      </w:r>
    </w:p>
    <w:p w14:paraId="1615FB27">
      <w:pPr>
        <w:autoSpaceDE w:val="0"/>
        <w:autoSpaceDN w:val="0"/>
        <w:adjustRightInd w:val="0"/>
        <w:spacing w:line="243" w:lineRule="auto"/>
        <w:ind w:left="963"/>
        <w:rPr>
          <w:kern w:val="0"/>
          <w:sz w:val="24"/>
        </w:rPr>
      </w:pPr>
    </w:p>
    <w:p w14:paraId="7789BCE5">
      <w:pPr>
        <w:autoSpaceDE w:val="0"/>
        <w:autoSpaceDN w:val="0"/>
        <w:adjustRightInd w:val="0"/>
        <w:spacing w:line="243" w:lineRule="auto"/>
        <w:ind w:left="963"/>
        <w:rPr>
          <w:kern w:val="0"/>
          <w:sz w:val="24"/>
        </w:rPr>
      </w:pPr>
      <w:r>
        <w:rPr>
          <w:kern w:val="0"/>
          <w:sz w:val="24"/>
        </w:rPr>
        <w:t>Leak test shall be carried out by pressurized air using soapy water at assembly or erection stages. However, fillet and erection joints of the tank boundaries may be tested locally by a compressed air or vacuum testing device.</w:t>
      </w:r>
    </w:p>
    <w:p w14:paraId="7D01ACCA">
      <w:pPr>
        <w:autoSpaceDE w:val="0"/>
        <w:autoSpaceDN w:val="0"/>
        <w:adjustRightInd w:val="0"/>
        <w:spacing w:line="240" w:lineRule="exact"/>
        <w:ind w:left="963"/>
        <w:rPr>
          <w:kern w:val="0"/>
          <w:sz w:val="24"/>
        </w:rPr>
      </w:pPr>
    </w:p>
    <w:p w14:paraId="21E3A987">
      <w:pPr>
        <w:autoSpaceDE w:val="0"/>
        <w:autoSpaceDN w:val="0"/>
        <w:adjustRightInd w:val="0"/>
        <w:spacing w:line="300" w:lineRule="exact"/>
        <w:ind w:left="964"/>
        <w:rPr>
          <w:kern w:val="0"/>
          <w:sz w:val="24"/>
        </w:rPr>
      </w:pPr>
      <w:r>
        <w:rPr>
          <w:kern w:val="0"/>
          <w:sz w:val="24"/>
        </w:rPr>
        <w:t xml:space="preserve">Hydrostatic structural strength test shall be carried out for </w:t>
      </w:r>
      <w:r>
        <w:rPr>
          <w:b/>
          <w:i/>
          <w:kern w:val="0"/>
          <w:sz w:val="24"/>
        </w:rPr>
        <w:t>the tanks that over 20m3 except cofferdam and void space in accordance with the requirements of Classification Society</w:t>
      </w:r>
      <w:r>
        <w:rPr>
          <w:kern w:val="0"/>
          <w:sz w:val="24"/>
        </w:rPr>
        <w:t>, by filling with water during construction or afloat at Builder’s convenience to demonstrate the structural adequacy. However the hydrostatic test may be replaced by the air test subject to the agreement with the Classification Society and the Buyer for the subsequent Vessel(s).</w:t>
      </w:r>
    </w:p>
    <w:p w14:paraId="0FC47DE8">
      <w:pPr>
        <w:autoSpaceDE w:val="0"/>
        <w:autoSpaceDN w:val="0"/>
        <w:adjustRightInd w:val="0"/>
        <w:spacing w:before="3" w:line="280" w:lineRule="exact"/>
        <w:rPr>
          <w:kern w:val="0"/>
          <w:sz w:val="28"/>
          <w:szCs w:val="28"/>
        </w:rPr>
      </w:pPr>
    </w:p>
    <w:p w14:paraId="44EA5E30">
      <w:pPr>
        <w:autoSpaceDE w:val="0"/>
        <w:autoSpaceDN w:val="0"/>
        <w:adjustRightInd w:val="0"/>
        <w:spacing w:line="243" w:lineRule="auto"/>
        <w:ind w:left="963"/>
        <w:rPr>
          <w:kern w:val="0"/>
          <w:sz w:val="24"/>
        </w:rPr>
      </w:pPr>
      <w:r>
        <w:rPr>
          <w:kern w:val="0"/>
          <w:sz w:val="24"/>
        </w:rPr>
        <w:t>Weather-tight and/or watertight doors, hatches, etc. shall be tested with water hose</w:t>
      </w:r>
      <w:r>
        <w:rPr>
          <w:rFonts w:hint="eastAsia"/>
          <w:kern w:val="0"/>
          <w:sz w:val="24"/>
        </w:rPr>
        <w:t xml:space="preserve"> or pouring</w:t>
      </w:r>
      <w:r>
        <w:rPr>
          <w:kern w:val="0"/>
          <w:sz w:val="24"/>
        </w:rPr>
        <w:t xml:space="preserve"> in accordance with </w:t>
      </w:r>
      <w:r>
        <w:rPr>
          <w:color w:val="000000"/>
          <w:kern w:val="0"/>
          <w:sz w:val="24"/>
        </w:rPr>
        <w:t>requirements of the Classification Society</w:t>
      </w:r>
      <w:r>
        <w:rPr>
          <w:kern w:val="0"/>
          <w:sz w:val="24"/>
        </w:rPr>
        <w:t>.</w:t>
      </w:r>
    </w:p>
    <w:p w14:paraId="0193368F">
      <w:pPr>
        <w:autoSpaceDE w:val="0"/>
        <w:autoSpaceDN w:val="0"/>
        <w:adjustRightInd w:val="0"/>
        <w:spacing w:line="243" w:lineRule="auto"/>
        <w:ind w:left="963"/>
        <w:rPr>
          <w:kern w:val="0"/>
          <w:sz w:val="24"/>
        </w:rPr>
      </w:pPr>
    </w:p>
    <w:p w14:paraId="27A192CF">
      <w:pPr>
        <w:autoSpaceDE w:val="0"/>
        <w:autoSpaceDN w:val="0"/>
        <w:adjustRightInd w:val="0"/>
        <w:spacing w:line="240" w:lineRule="exact"/>
        <w:ind w:left="963"/>
        <w:rPr>
          <w:kern w:val="0"/>
          <w:sz w:val="24"/>
        </w:rPr>
      </w:pPr>
      <w:r>
        <w:rPr>
          <w:kern w:val="0"/>
          <w:sz w:val="24"/>
        </w:rPr>
        <w:t>Rudder shall be leak tested with air after completion of fabrication.</w:t>
      </w:r>
    </w:p>
    <w:p w14:paraId="08C3C123">
      <w:pPr>
        <w:tabs>
          <w:tab w:val="left" w:pos="960"/>
        </w:tabs>
        <w:autoSpaceDE w:val="0"/>
        <w:autoSpaceDN w:val="0"/>
        <w:adjustRightInd w:val="0"/>
        <w:ind w:left="114"/>
        <w:jc w:val="left"/>
        <w:rPr>
          <w:kern w:val="0"/>
          <w:sz w:val="24"/>
        </w:rPr>
      </w:pPr>
    </w:p>
    <w:p w14:paraId="47C19E21">
      <w:pPr>
        <w:pStyle w:val="5"/>
        <w:tabs>
          <w:tab w:val="left" w:pos="975"/>
        </w:tabs>
        <w:ind w:left="42"/>
        <w:rPr>
          <w:b/>
          <w:bCs/>
        </w:rPr>
      </w:pPr>
      <w:r>
        <w:rPr>
          <w:rFonts w:hint="eastAsia"/>
        </w:rPr>
        <w:t>2.1.</w:t>
      </w:r>
      <w:r>
        <w:t>1.8</w:t>
      </w:r>
      <w:r>
        <w:tab/>
      </w:r>
      <w:r>
        <w:t>Welding Seam Test</w:t>
      </w:r>
    </w:p>
    <w:p w14:paraId="499D0D4B">
      <w:pPr>
        <w:autoSpaceDE w:val="0"/>
        <w:autoSpaceDN w:val="0"/>
        <w:adjustRightInd w:val="0"/>
        <w:spacing w:before="4" w:line="240" w:lineRule="exact"/>
        <w:jc w:val="left"/>
        <w:rPr>
          <w:kern w:val="0"/>
          <w:sz w:val="24"/>
        </w:rPr>
      </w:pPr>
    </w:p>
    <w:p w14:paraId="6C39631B">
      <w:pPr>
        <w:autoSpaceDE w:val="0"/>
        <w:autoSpaceDN w:val="0"/>
        <w:adjustRightInd w:val="0"/>
        <w:spacing w:line="243" w:lineRule="auto"/>
        <w:ind w:left="963"/>
        <w:rPr>
          <w:kern w:val="0"/>
          <w:sz w:val="24"/>
        </w:rPr>
      </w:pPr>
      <w:r>
        <w:rPr>
          <w:kern w:val="0"/>
          <w:sz w:val="24"/>
        </w:rPr>
        <w:t xml:space="preserve">Non-destructive test (NDT) shall be carried out in accordance with the requirements of the Classification Society. </w:t>
      </w:r>
    </w:p>
    <w:p w14:paraId="389E3727">
      <w:pPr>
        <w:autoSpaceDE w:val="0"/>
        <w:autoSpaceDN w:val="0"/>
        <w:adjustRightInd w:val="0"/>
        <w:spacing w:line="243" w:lineRule="auto"/>
        <w:ind w:left="963"/>
        <w:rPr>
          <w:kern w:val="0"/>
          <w:sz w:val="24"/>
        </w:rPr>
      </w:pPr>
    </w:p>
    <w:p w14:paraId="72A34D7B">
      <w:pPr>
        <w:autoSpaceDE w:val="0"/>
        <w:autoSpaceDN w:val="0"/>
        <w:adjustRightInd w:val="0"/>
        <w:spacing w:line="243" w:lineRule="auto"/>
        <w:ind w:left="963"/>
        <w:rPr>
          <w:kern w:val="0"/>
          <w:sz w:val="24"/>
        </w:rPr>
      </w:pPr>
      <w:r>
        <w:rPr>
          <w:kern w:val="0"/>
          <w:sz w:val="24"/>
        </w:rPr>
        <w:t>The location and extension of the NDT shall be in compliance with the requirements of the</w:t>
      </w:r>
      <w:r>
        <w:rPr>
          <w:rFonts w:hint="eastAsia"/>
          <w:kern w:val="0"/>
          <w:sz w:val="24"/>
        </w:rPr>
        <w:t xml:space="preserve"> </w:t>
      </w:r>
      <w:r>
        <w:rPr>
          <w:kern w:val="0"/>
          <w:sz w:val="24"/>
        </w:rPr>
        <w:t>Classification Society and NDT plan approved by Classification Society.</w:t>
      </w:r>
    </w:p>
    <w:p w14:paraId="18755455">
      <w:pPr>
        <w:autoSpaceDE w:val="0"/>
        <w:autoSpaceDN w:val="0"/>
        <w:adjustRightInd w:val="0"/>
        <w:spacing w:line="243" w:lineRule="auto"/>
        <w:ind w:left="963"/>
        <w:rPr>
          <w:kern w:val="0"/>
          <w:sz w:val="24"/>
        </w:rPr>
      </w:pPr>
    </w:p>
    <w:p w14:paraId="4EDC6C8A">
      <w:pPr>
        <w:autoSpaceDE w:val="0"/>
        <w:autoSpaceDN w:val="0"/>
        <w:adjustRightInd w:val="0"/>
        <w:spacing w:before="20" w:line="260" w:lineRule="exact"/>
        <w:rPr>
          <w:b/>
          <w:kern w:val="0"/>
          <w:sz w:val="26"/>
          <w:szCs w:val="26"/>
        </w:rPr>
      </w:pPr>
    </w:p>
    <w:p w14:paraId="60586921">
      <w:pPr>
        <w:pStyle w:val="56"/>
        <w:tabs>
          <w:tab w:val="left" w:pos="975"/>
          <w:tab w:val="clear" w:pos="1092"/>
        </w:tabs>
        <w:spacing w:before="312" w:after="312"/>
        <w:rPr>
          <w:w w:val="100"/>
        </w:rPr>
      </w:pPr>
      <w:bookmarkStart w:id="105" w:name="_Toc492561747"/>
      <w:bookmarkStart w:id="106" w:name="_Toc50573343"/>
      <w:r>
        <w:rPr>
          <w:rFonts w:hint="eastAsia"/>
          <w:w w:val="100"/>
        </w:rPr>
        <w:t>2.1.</w:t>
      </w:r>
      <w:r>
        <w:rPr>
          <w:w w:val="100"/>
        </w:rPr>
        <w:t>2</w:t>
      </w:r>
      <w:r>
        <w:rPr>
          <w:w w:val="100"/>
        </w:rPr>
        <w:tab/>
      </w:r>
      <w:r>
        <w:rPr>
          <w:w w:val="100"/>
        </w:rPr>
        <w:t>MAIN HULL</w:t>
      </w:r>
      <w:bookmarkEnd w:id="105"/>
      <w:bookmarkEnd w:id="106"/>
    </w:p>
    <w:p w14:paraId="69335239">
      <w:pPr>
        <w:pStyle w:val="5"/>
        <w:tabs>
          <w:tab w:val="left" w:pos="975"/>
        </w:tabs>
        <w:ind w:left="42"/>
        <w:rPr>
          <w:b/>
          <w:bCs/>
        </w:rPr>
      </w:pPr>
      <w:r>
        <w:rPr>
          <w:rFonts w:hint="eastAsia"/>
        </w:rPr>
        <w:t>2.1.</w:t>
      </w:r>
      <w:r>
        <w:t>2.1</w:t>
      </w:r>
      <w:r>
        <w:tab/>
      </w:r>
      <w:r>
        <w:t>General</w:t>
      </w:r>
    </w:p>
    <w:p w14:paraId="76CEF9A2">
      <w:pPr>
        <w:autoSpaceDE w:val="0"/>
        <w:autoSpaceDN w:val="0"/>
        <w:adjustRightInd w:val="0"/>
        <w:spacing w:before="4" w:line="240" w:lineRule="exact"/>
        <w:jc w:val="left"/>
        <w:rPr>
          <w:color w:val="000000"/>
          <w:kern w:val="0"/>
          <w:sz w:val="24"/>
        </w:rPr>
      </w:pPr>
    </w:p>
    <w:p w14:paraId="7F7FFF4C">
      <w:pPr>
        <w:autoSpaceDE w:val="0"/>
        <w:autoSpaceDN w:val="0"/>
        <w:adjustRightInd w:val="0"/>
        <w:spacing w:line="243" w:lineRule="auto"/>
        <w:ind w:left="963"/>
        <w:rPr>
          <w:color w:val="000000"/>
          <w:kern w:val="0"/>
          <w:sz w:val="24"/>
        </w:rPr>
      </w:pPr>
      <w:r>
        <w:rPr>
          <w:color w:val="000000"/>
          <w:kern w:val="0"/>
          <w:sz w:val="24"/>
        </w:rPr>
        <w:t xml:space="preserve">The structural details shall be in accordance with the Builder's </w:t>
      </w:r>
      <w:r>
        <w:rPr>
          <w:rFonts w:hint="eastAsia"/>
          <w:color w:val="000000"/>
          <w:kern w:val="0"/>
          <w:sz w:val="24"/>
        </w:rPr>
        <w:t xml:space="preserve">agreed </w:t>
      </w:r>
      <w:r>
        <w:rPr>
          <w:color w:val="000000"/>
          <w:kern w:val="0"/>
          <w:sz w:val="24"/>
        </w:rPr>
        <w:t xml:space="preserve">practice and </w:t>
      </w:r>
      <w:r>
        <w:rPr>
          <w:rFonts w:hint="eastAsia"/>
          <w:color w:val="000000"/>
          <w:kern w:val="0"/>
          <w:sz w:val="24"/>
        </w:rPr>
        <w:t xml:space="preserve">shall </w:t>
      </w:r>
      <w:r>
        <w:rPr>
          <w:color w:val="000000"/>
          <w:kern w:val="0"/>
          <w:sz w:val="24"/>
        </w:rPr>
        <w:t>be approved by the Classification Society.</w:t>
      </w:r>
    </w:p>
    <w:p w14:paraId="28E64131">
      <w:pPr>
        <w:autoSpaceDE w:val="0"/>
        <w:autoSpaceDN w:val="0"/>
        <w:adjustRightInd w:val="0"/>
        <w:spacing w:line="243" w:lineRule="auto"/>
        <w:ind w:left="963"/>
        <w:rPr>
          <w:color w:val="000000"/>
          <w:kern w:val="0"/>
          <w:sz w:val="24"/>
        </w:rPr>
      </w:pPr>
    </w:p>
    <w:p w14:paraId="0955A2EA">
      <w:pPr>
        <w:autoSpaceDE w:val="0"/>
        <w:autoSpaceDN w:val="0"/>
        <w:adjustRightInd w:val="0"/>
        <w:spacing w:line="243" w:lineRule="auto"/>
        <w:ind w:left="963"/>
        <w:rPr>
          <w:color w:val="000000"/>
          <w:kern w:val="0"/>
          <w:sz w:val="24"/>
        </w:rPr>
      </w:pPr>
      <w:r>
        <w:rPr>
          <w:color w:val="000000"/>
          <w:kern w:val="0"/>
          <w:sz w:val="24"/>
        </w:rPr>
        <w:t xml:space="preserve">Adequate drain holes and air holes shall be provided in the internal structural members in tanks to ensure free movement of contents to suctions and of air escape to vents and shall </w:t>
      </w:r>
      <w:r>
        <w:rPr>
          <w:rFonts w:hint="eastAsia"/>
          <w:color w:val="000000"/>
          <w:kern w:val="0"/>
          <w:sz w:val="24"/>
        </w:rPr>
        <w:t xml:space="preserve">keep away from </w:t>
      </w:r>
      <w:r>
        <w:rPr>
          <w:color w:val="000000"/>
          <w:kern w:val="0"/>
          <w:sz w:val="24"/>
        </w:rPr>
        <w:t>high stress</w:t>
      </w:r>
      <w:r>
        <w:rPr>
          <w:rFonts w:hint="eastAsia"/>
          <w:color w:val="000000"/>
          <w:kern w:val="0"/>
          <w:sz w:val="24"/>
        </w:rPr>
        <w:t xml:space="preserve"> areas</w:t>
      </w:r>
      <w:r>
        <w:rPr>
          <w:color w:val="000000"/>
          <w:kern w:val="0"/>
          <w:sz w:val="24"/>
        </w:rPr>
        <w:t>.</w:t>
      </w:r>
    </w:p>
    <w:p w14:paraId="330DA2DA">
      <w:pPr>
        <w:autoSpaceDE w:val="0"/>
        <w:autoSpaceDN w:val="0"/>
        <w:adjustRightInd w:val="0"/>
        <w:ind w:left="963"/>
        <w:rPr>
          <w:color w:val="000000"/>
          <w:kern w:val="0"/>
          <w:sz w:val="24"/>
        </w:rPr>
      </w:pPr>
    </w:p>
    <w:p w14:paraId="323A3232">
      <w:pPr>
        <w:autoSpaceDE w:val="0"/>
        <w:autoSpaceDN w:val="0"/>
        <w:adjustRightInd w:val="0"/>
        <w:ind w:left="963"/>
        <w:rPr>
          <w:color w:val="000000"/>
          <w:kern w:val="0"/>
          <w:sz w:val="24"/>
        </w:rPr>
      </w:pPr>
      <w:r>
        <w:rPr>
          <w:color w:val="000000"/>
          <w:kern w:val="0"/>
          <w:sz w:val="24"/>
        </w:rPr>
        <w:t>The reinforcement for docking shall be carried out in accordance with the requirement of the Classification Society.</w:t>
      </w:r>
    </w:p>
    <w:p w14:paraId="7AEB48C2">
      <w:pPr>
        <w:autoSpaceDE w:val="0"/>
        <w:autoSpaceDN w:val="0"/>
        <w:adjustRightInd w:val="0"/>
        <w:rPr>
          <w:color w:val="000000"/>
          <w:kern w:val="0"/>
          <w:sz w:val="24"/>
        </w:rPr>
      </w:pPr>
    </w:p>
    <w:p w14:paraId="093E084F">
      <w:pPr>
        <w:autoSpaceDE w:val="0"/>
        <w:autoSpaceDN w:val="0"/>
        <w:adjustRightInd w:val="0"/>
        <w:ind w:left="963"/>
        <w:rPr>
          <w:color w:val="000000"/>
          <w:kern w:val="0"/>
          <w:sz w:val="24"/>
        </w:rPr>
      </w:pPr>
      <w:r>
        <w:rPr>
          <w:color w:val="000000"/>
          <w:kern w:val="0"/>
          <w:sz w:val="24"/>
        </w:rPr>
        <w:t xml:space="preserve">The decks under machinery and other heavy concentrated loads shall be reinforced </w:t>
      </w:r>
      <w:r>
        <w:rPr>
          <w:rFonts w:hint="eastAsia"/>
          <w:color w:val="000000"/>
          <w:kern w:val="0"/>
          <w:sz w:val="24"/>
        </w:rPr>
        <w:t xml:space="preserve">according to </w:t>
      </w:r>
      <w:r>
        <w:rPr>
          <w:kern w:val="0"/>
          <w:sz w:val="24"/>
        </w:rPr>
        <w:t>the Rules requirements of the Classification Society</w:t>
      </w:r>
      <w:r>
        <w:rPr>
          <w:color w:val="000000"/>
          <w:kern w:val="0"/>
          <w:sz w:val="24"/>
        </w:rPr>
        <w:t>.</w:t>
      </w:r>
    </w:p>
    <w:p w14:paraId="2720C093">
      <w:pPr>
        <w:autoSpaceDE w:val="0"/>
        <w:autoSpaceDN w:val="0"/>
        <w:adjustRightInd w:val="0"/>
        <w:ind w:left="963"/>
        <w:rPr>
          <w:color w:val="000000"/>
          <w:kern w:val="0"/>
          <w:sz w:val="24"/>
        </w:rPr>
      </w:pPr>
    </w:p>
    <w:p w14:paraId="5ACC1F22">
      <w:pPr>
        <w:autoSpaceDE w:val="0"/>
        <w:autoSpaceDN w:val="0"/>
        <w:adjustRightInd w:val="0"/>
        <w:ind w:left="963"/>
        <w:rPr>
          <w:color w:val="000000"/>
          <w:kern w:val="0"/>
          <w:sz w:val="24"/>
        </w:rPr>
      </w:pPr>
      <w:r>
        <w:rPr>
          <w:color w:val="000000"/>
          <w:kern w:val="0"/>
          <w:sz w:val="24"/>
        </w:rPr>
        <w:t>Step and hand grips shall be provided for the access opening of which sill height is over 600 mm according to</w:t>
      </w:r>
      <w:r>
        <w:rPr>
          <w:rFonts w:hint="eastAsia"/>
          <w:color w:val="000000"/>
          <w:kern w:val="0"/>
          <w:sz w:val="24"/>
        </w:rPr>
        <w:t xml:space="preserve"> </w:t>
      </w:r>
      <w:r>
        <w:rPr>
          <w:color w:val="000000"/>
          <w:kern w:val="0"/>
          <w:sz w:val="24"/>
        </w:rPr>
        <w:t xml:space="preserve">the requirement of the Classification Society </w:t>
      </w:r>
      <w:r>
        <w:rPr>
          <w:rFonts w:hint="eastAsia"/>
          <w:color w:val="000000"/>
          <w:kern w:val="0"/>
          <w:sz w:val="24"/>
        </w:rPr>
        <w:t>and</w:t>
      </w:r>
      <w:r>
        <w:rPr>
          <w:color w:val="000000"/>
          <w:kern w:val="0"/>
          <w:sz w:val="24"/>
        </w:rPr>
        <w:t xml:space="preserve"> the Builder’s practice.</w:t>
      </w:r>
    </w:p>
    <w:p w14:paraId="5091F901">
      <w:pPr>
        <w:autoSpaceDE w:val="0"/>
        <w:autoSpaceDN w:val="0"/>
        <w:adjustRightInd w:val="0"/>
        <w:ind w:left="963"/>
        <w:rPr>
          <w:color w:val="000000"/>
          <w:kern w:val="0"/>
          <w:sz w:val="24"/>
        </w:rPr>
      </w:pPr>
    </w:p>
    <w:p w14:paraId="3EB9D891">
      <w:pPr>
        <w:autoSpaceDE w:val="0"/>
        <w:autoSpaceDN w:val="0"/>
        <w:adjustRightInd w:val="0"/>
        <w:spacing w:line="243" w:lineRule="auto"/>
        <w:ind w:left="963"/>
        <w:rPr>
          <w:color w:val="000000"/>
          <w:kern w:val="0"/>
          <w:sz w:val="24"/>
        </w:rPr>
      </w:pPr>
      <w:r>
        <w:rPr>
          <w:color w:val="000000"/>
          <w:kern w:val="0"/>
          <w:sz w:val="24"/>
        </w:rPr>
        <w:t>Lightening holes on the horizontal stringers shall be protected with steel bars to prevent personnel falling through according to the Builder’s practice.</w:t>
      </w:r>
    </w:p>
    <w:p w14:paraId="7CD783AC">
      <w:pPr>
        <w:autoSpaceDE w:val="0"/>
        <w:autoSpaceDN w:val="0"/>
        <w:adjustRightInd w:val="0"/>
        <w:spacing w:line="243" w:lineRule="auto"/>
        <w:ind w:left="963"/>
        <w:rPr>
          <w:color w:val="000000"/>
          <w:kern w:val="0"/>
          <w:sz w:val="24"/>
        </w:rPr>
      </w:pPr>
    </w:p>
    <w:p w14:paraId="3A7DEA85">
      <w:pPr>
        <w:autoSpaceDE w:val="0"/>
        <w:autoSpaceDN w:val="0"/>
        <w:adjustRightInd w:val="0"/>
        <w:spacing w:line="243" w:lineRule="auto"/>
        <w:ind w:left="963"/>
        <w:rPr>
          <w:color w:val="000000"/>
          <w:kern w:val="0"/>
          <w:sz w:val="24"/>
        </w:rPr>
      </w:pPr>
      <w:r>
        <w:rPr>
          <w:color w:val="000000"/>
          <w:kern w:val="0"/>
          <w:sz w:val="24"/>
        </w:rPr>
        <w:t>Flat plate keel shall be provided throughout the Vessel’s length and connected to the stem and stern frame.</w:t>
      </w:r>
    </w:p>
    <w:p w14:paraId="3356300A">
      <w:pPr>
        <w:autoSpaceDE w:val="0"/>
        <w:autoSpaceDN w:val="0"/>
        <w:adjustRightInd w:val="0"/>
        <w:spacing w:line="243" w:lineRule="auto"/>
        <w:ind w:left="963"/>
        <w:rPr>
          <w:color w:val="000000"/>
          <w:kern w:val="0"/>
          <w:sz w:val="24"/>
        </w:rPr>
      </w:pPr>
    </w:p>
    <w:p w14:paraId="34E6D691">
      <w:pPr>
        <w:autoSpaceDE w:val="0"/>
        <w:autoSpaceDN w:val="0"/>
        <w:adjustRightInd w:val="0"/>
        <w:spacing w:line="243" w:lineRule="auto"/>
        <w:ind w:left="963"/>
        <w:rPr>
          <w:b/>
          <w:i/>
          <w:color w:val="000000"/>
          <w:kern w:val="0"/>
          <w:sz w:val="24"/>
        </w:rPr>
      </w:pPr>
      <w:r>
        <w:rPr>
          <w:b/>
          <w:i/>
          <w:color w:val="000000"/>
          <w:kern w:val="0"/>
          <w:sz w:val="24"/>
        </w:rPr>
        <w:t xml:space="preserve">All FO tanks with capacity more than 30 m3 shall </w:t>
      </w:r>
      <w:r>
        <w:rPr>
          <w:rFonts w:hint="eastAsia"/>
          <w:b/>
          <w:i/>
          <w:color w:val="000000"/>
          <w:kern w:val="0"/>
          <w:sz w:val="24"/>
        </w:rPr>
        <w:t>b</w:t>
      </w:r>
      <w:r>
        <w:rPr>
          <w:b/>
          <w:i/>
          <w:color w:val="000000"/>
          <w:kern w:val="0"/>
          <w:sz w:val="24"/>
        </w:rPr>
        <w:t>e protected by double hull structure.</w:t>
      </w:r>
    </w:p>
    <w:p w14:paraId="3FCCBF86">
      <w:pPr>
        <w:autoSpaceDE w:val="0"/>
        <w:autoSpaceDN w:val="0"/>
        <w:adjustRightInd w:val="0"/>
        <w:spacing w:line="243" w:lineRule="auto"/>
        <w:ind w:left="963"/>
        <w:rPr>
          <w:b/>
          <w:i/>
          <w:color w:val="000000"/>
          <w:kern w:val="0"/>
          <w:sz w:val="24"/>
        </w:rPr>
      </w:pPr>
    </w:p>
    <w:p w14:paraId="7446C7B4">
      <w:pPr>
        <w:autoSpaceDE w:val="0"/>
        <w:autoSpaceDN w:val="0"/>
        <w:adjustRightInd w:val="0"/>
        <w:spacing w:line="243" w:lineRule="auto"/>
        <w:ind w:left="963"/>
        <w:rPr>
          <w:b/>
          <w:i/>
          <w:color w:val="000000"/>
          <w:kern w:val="0"/>
          <w:sz w:val="24"/>
        </w:rPr>
      </w:pPr>
      <w:r>
        <w:rPr>
          <w:b/>
          <w:i/>
          <w:color w:val="000000"/>
          <w:kern w:val="0"/>
          <w:sz w:val="24"/>
        </w:rPr>
        <w:t>Opening in the shell plating, deck girders, etc. to be rounded and reinforced by snipped end flat bar where</w:t>
      </w:r>
      <w:r>
        <w:rPr>
          <w:rFonts w:hint="eastAsia"/>
          <w:b/>
          <w:i/>
          <w:color w:val="000000"/>
          <w:kern w:val="0"/>
          <w:sz w:val="24"/>
        </w:rPr>
        <w:t xml:space="preserve"> </w:t>
      </w:r>
      <w:r>
        <w:rPr>
          <w:b/>
          <w:i/>
          <w:color w:val="000000"/>
          <w:kern w:val="0"/>
          <w:sz w:val="24"/>
        </w:rPr>
        <w:t>ever necessary.</w:t>
      </w:r>
    </w:p>
    <w:p w14:paraId="76CAD40E">
      <w:pPr>
        <w:autoSpaceDE w:val="0"/>
        <w:autoSpaceDN w:val="0"/>
        <w:adjustRightInd w:val="0"/>
        <w:spacing w:line="243" w:lineRule="auto"/>
        <w:ind w:left="963"/>
        <w:rPr>
          <w:b/>
          <w:i/>
          <w:color w:val="000000"/>
          <w:kern w:val="0"/>
          <w:sz w:val="24"/>
        </w:rPr>
      </w:pPr>
    </w:p>
    <w:p w14:paraId="71EE8A64">
      <w:pPr>
        <w:autoSpaceDE w:val="0"/>
        <w:autoSpaceDN w:val="0"/>
        <w:adjustRightInd w:val="0"/>
        <w:spacing w:line="243" w:lineRule="auto"/>
        <w:ind w:left="963"/>
        <w:rPr>
          <w:b/>
          <w:i/>
          <w:color w:val="000000" w:themeColor="text1"/>
          <w:kern w:val="0"/>
          <w:sz w:val="24"/>
          <w14:textFill>
            <w14:solidFill>
              <w14:schemeClr w14:val="tx1"/>
            </w14:solidFill>
          </w14:textFill>
        </w:rPr>
      </w:pPr>
      <w:r>
        <w:rPr>
          <w:rFonts w:hint="eastAsia"/>
          <w:b/>
          <w:i/>
          <w:color w:val="000000"/>
          <w:kern w:val="0"/>
          <w:sz w:val="24"/>
        </w:rPr>
        <w:t>H</w:t>
      </w:r>
      <w:r>
        <w:rPr>
          <w:b/>
          <w:i/>
          <w:color w:val="000000"/>
          <w:kern w:val="0"/>
          <w:sz w:val="24"/>
        </w:rPr>
        <w:t>and grip for access manhole according to shipyard standard</w:t>
      </w:r>
      <w:r>
        <w:rPr>
          <w:rFonts w:hint="eastAsia"/>
          <w:b/>
          <w:i/>
          <w:color w:val="000000"/>
          <w:kern w:val="0"/>
          <w:sz w:val="24"/>
        </w:rPr>
        <w:t>,</w:t>
      </w:r>
      <w:r>
        <w:rPr>
          <w:rFonts w:cs="Arial"/>
          <w:b/>
          <w:i/>
          <w:color w:val="000000" w:themeColor="text1"/>
          <w:sz w:val="24"/>
          <w14:textFill>
            <w14:solidFill>
              <w14:schemeClr w14:val="tx1"/>
            </w14:solidFill>
          </w14:textFill>
        </w:rPr>
        <w:t xml:space="preserve"> yard will supply standard for owner approv</w:t>
      </w:r>
      <w:r>
        <w:rPr>
          <w:rFonts w:hint="eastAsia" w:cs="Arial"/>
          <w:b/>
          <w:i/>
          <w:color w:val="000000" w:themeColor="text1"/>
          <w:sz w:val="24"/>
          <w14:textFill>
            <w14:solidFill>
              <w14:schemeClr w14:val="tx1"/>
            </w14:solidFill>
          </w14:textFill>
        </w:rPr>
        <w:t>al</w:t>
      </w:r>
      <w:r>
        <w:rPr>
          <w:rFonts w:cs="Arial"/>
          <w:b/>
          <w:i/>
          <w:color w:val="000000" w:themeColor="text1"/>
          <w:sz w:val="24"/>
          <w14:textFill>
            <w14:solidFill>
              <w14:schemeClr w14:val="tx1"/>
            </w14:solidFill>
          </w14:textFill>
        </w:rPr>
        <w:t>.</w:t>
      </w:r>
    </w:p>
    <w:p w14:paraId="23841E0E">
      <w:pPr>
        <w:autoSpaceDE w:val="0"/>
        <w:autoSpaceDN w:val="0"/>
        <w:adjustRightInd w:val="0"/>
        <w:spacing w:line="243" w:lineRule="auto"/>
        <w:ind w:left="963"/>
        <w:rPr>
          <w:color w:val="000000"/>
          <w:kern w:val="0"/>
          <w:sz w:val="24"/>
        </w:rPr>
      </w:pPr>
    </w:p>
    <w:p w14:paraId="5D49F457">
      <w:pPr>
        <w:pStyle w:val="5"/>
        <w:tabs>
          <w:tab w:val="left" w:pos="975"/>
        </w:tabs>
        <w:ind w:left="42"/>
        <w:rPr>
          <w:b/>
          <w:bCs/>
        </w:rPr>
      </w:pPr>
      <w:r>
        <w:rPr>
          <w:rFonts w:hint="eastAsia"/>
        </w:rPr>
        <w:t>2.1.</w:t>
      </w:r>
      <w:r>
        <w:t>2.</w:t>
      </w:r>
      <w:r>
        <w:rPr>
          <w:rFonts w:hint="eastAsia"/>
        </w:rPr>
        <w:t>2</w:t>
      </w:r>
      <w:r>
        <w:tab/>
      </w:r>
      <w:r>
        <w:t xml:space="preserve">Aft </w:t>
      </w:r>
      <w:r>
        <w:rPr>
          <w:rFonts w:hint="eastAsia"/>
        </w:rPr>
        <w:t>B</w:t>
      </w:r>
      <w:r>
        <w:t xml:space="preserve">ody </w:t>
      </w:r>
      <w:r>
        <w:rPr>
          <w:rFonts w:hint="eastAsia"/>
        </w:rPr>
        <w:t>C</w:t>
      </w:r>
      <w:r>
        <w:t>onstruction</w:t>
      </w:r>
    </w:p>
    <w:p w14:paraId="6448C6BE">
      <w:pPr>
        <w:autoSpaceDE w:val="0"/>
        <w:autoSpaceDN w:val="0"/>
        <w:adjustRightInd w:val="0"/>
        <w:spacing w:line="243" w:lineRule="auto"/>
        <w:ind w:left="963"/>
        <w:rPr>
          <w:color w:val="000000"/>
          <w:kern w:val="0"/>
          <w:sz w:val="24"/>
        </w:rPr>
      </w:pPr>
    </w:p>
    <w:p w14:paraId="7114A538">
      <w:pPr>
        <w:autoSpaceDE w:val="0"/>
        <w:autoSpaceDN w:val="0"/>
        <w:adjustRightInd w:val="0"/>
        <w:spacing w:line="243" w:lineRule="auto"/>
        <w:ind w:left="963"/>
        <w:rPr>
          <w:color w:val="000000"/>
          <w:kern w:val="0"/>
          <w:sz w:val="24"/>
        </w:rPr>
      </w:pPr>
      <w:r>
        <w:rPr>
          <w:color w:val="000000"/>
          <w:kern w:val="0"/>
          <w:sz w:val="24"/>
        </w:rPr>
        <w:t xml:space="preserve">The stern shall be </w:t>
      </w:r>
      <w:r>
        <w:rPr>
          <w:rFonts w:hint="eastAsia"/>
          <w:color w:val="000000"/>
          <w:kern w:val="0"/>
          <w:sz w:val="24"/>
        </w:rPr>
        <w:t xml:space="preserve">of </w:t>
      </w:r>
      <w:r>
        <w:rPr>
          <w:color w:val="000000"/>
          <w:kern w:val="0"/>
          <w:sz w:val="24"/>
        </w:rPr>
        <w:t>open water type to obtain adequate clearance for the propeller and to support the rudder.</w:t>
      </w:r>
    </w:p>
    <w:p w14:paraId="1F7BA511">
      <w:pPr>
        <w:autoSpaceDE w:val="0"/>
        <w:autoSpaceDN w:val="0"/>
        <w:adjustRightInd w:val="0"/>
        <w:spacing w:line="243" w:lineRule="auto"/>
        <w:ind w:left="963"/>
        <w:rPr>
          <w:color w:val="000000"/>
          <w:kern w:val="0"/>
          <w:sz w:val="24"/>
        </w:rPr>
      </w:pPr>
    </w:p>
    <w:p w14:paraId="63D0A893">
      <w:pPr>
        <w:autoSpaceDE w:val="0"/>
        <w:autoSpaceDN w:val="0"/>
        <w:adjustRightInd w:val="0"/>
        <w:spacing w:line="243" w:lineRule="auto"/>
        <w:ind w:left="963"/>
        <w:rPr>
          <w:color w:val="000000"/>
          <w:kern w:val="0"/>
          <w:sz w:val="24"/>
        </w:rPr>
      </w:pPr>
      <w:r>
        <w:rPr>
          <w:color w:val="000000"/>
          <w:kern w:val="0"/>
          <w:sz w:val="24"/>
        </w:rPr>
        <w:t xml:space="preserve">Steering gear </w:t>
      </w:r>
      <w:r>
        <w:rPr>
          <w:rFonts w:hint="eastAsia"/>
          <w:color w:val="000000"/>
          <w:kern w:val="0"/>
          <w:sz w:val="24"/>
        </w:rPr>
        <w:t>room</w:t>
      </w:r>
      <w:r>
        <w:rPr>
          <w:color w:val="000000"/>
          <w:kern w:val="0"/>
          <w:sz w:val="24"/>
        </w:rPr>
        <w:t xml:space="preserve"> shall be arranged on the steering gear platform above the aft peak </w:t>
      </w:r>
      <w:r>
        <w:rPr>
          <w:rFonts w:hint="eastAsia"/>
          <w:color w:val="000000"/>
          <w:kern w:val="0"/>
          <w:sz w:val="24"/>
        </w:rPr>
        <w:t>void</w:t>
      </w:r>
      <w:r>
        <w:rPr>
          <w:color w:val="000000"/>
          <w:kern w:val="0"/>
          <w:sz w:val="24"/>
        </w:rPr>
        <w:t>.</w:t>
      </w:r>
    </w:p>
    <w:p w14:paraId="2A87B3E1">
      <w:pPr>
        <w:autoSpaceDE w:val="0"/>
        <w:autoSpaceDN w:val="0"/>
        <w:adjustRightInd w:val="0"/>
        <w:spacing w:line="243" w:lineRule="auto"/>
        <w:rPr>
          <w:color w:val="000000"/>
          <w:kern w:val="0"/>
          <w:sz w:val="24"/>
        </w:rPr>
      </w:pPr>
    </w:p>
    <w:p w14:paraId="30324B87">
      <w:pPr>
        <w:autoSpaceDE w:val="0"/>
        <w:autoSpaceDN w:val="0"/>
        <w:adjustRightInd w:val="0"/>
        <w:spacing w:line="243" w:lineRule="auto"/>
        <w:ind w:left="963"/>
        <w:rPr>
          <w:color w:val="000000"/>
          <w:kern w:val="0"/>
          <w:sz w:val="24"/>
        </w:rPr>
      </w:pPr>
      <w:r>
        <w:rPr>
          <w:color w:val="000000"/>
          <w:kern w:val="0"/>
          <w:sz w:val="24"/>
        </w:rPr>
        <w:t>Necessary eye plates for lifting rudder, shaft and propeller shall be provided.</w:t>
      </w:r>
    </w:p>
    <w:p w14:paraId="3807D571">
      <w:pPr>
        <w:autoSpaceDE w:val="0"/>
        <w:autoSpaceDN w:val="0"/>
        <w:adjustRightInd w:val="0"/>
        <w:spacing w:line="243" w:lineRule="auto"/>
        <w:ind w:left="963"/>
        <w:rPr>
          <w:color w:val="000000"/>
          <w:kern w:val="0"/>
          <w:sz w:val="24"/>
        </w:rPr>
      </w:pPr>
    </w:p>
    <w:p w14:paraId="778F2B46">
      <w:pPr>
        <w:autoSpaceDE w:val="0"/>
        <w:autoSpaceDN w:val="0"/>
        <w:adjustRightInd w:val="0"/>
        <w:spacing w:line="243" w:lineRule="auto"/>
        <w:ind w:left="963"/>
        <w:rPr>
          <w:b/>
          <w:color w:val="000000"/>
          <w:kern w:val="0"/>
          <w:sz w:val="24"/>
        </w:rPr>
      </w:pPr>
      <w:r>
        <w:rPr>
          <w:b/>
          <w:color w:val="000000"/>
          <w:kern w:val="0"/>
          <w:sz w:val="24"/>
        </w:rPr>
        <w:t>The shafting shall be so designed that the propeller can be dismounted without unshipping</w:t>
      </w:r>
      <w:r>
        <w:rPr>
          <w:rFonts w:hint="eastAsia"/>
          <w:b/>
          <w:color w:val="000000"/>
          <w:kern w:val="0"/>
          <w:sz w:val="24"/>
        </w:rPr>
        <w:t xml:space="preserve"> </w:t>
      </w:r>
      <w:r>
        <w:rPr>
          <w:b/>
          <w:color w:val="000000"/>
          <w:kern w:val="0"/>
          <w:sz w:val="24"/>
        </w:rPr>
        <w:t>the rudder, but the steering gear shall be able to turn suitable degree (with dismantle limit</w:t>
      </w:r>
      <w:r>
        <w:rPr>
          <w:rFonts w:hint="eastAsia"/>
          <w:b/>
          <w:color w:val="000000"/>
          <w:kern w:val="0"/>
          <w:sz w:val="24"/>
        </w:rPr>
        <w:t xml:space="preserve"> </w:t>
      </w:r>
      <w:r>
        <w:rPr>
          <w:b/>
          <w:color w:val="000000"/>
          <w:kern w:val="0"/>
          <w:sz w:val="24"/>
        </w:rPr>
        <w:t>stopper/ram pin to release the rudder angle restriction) to enable propeller removal.</w:t>
      </w:r>
    </w:p>
    <w:p w14:paraId="5132F9BC"/>
    <w:p w14:paraId="47E3FC8D">
      <w:pPr>
        <w:autoSpaceDE w:val="0"/>
        <w:autoSpaceDN w:val="0"/>
        <w:adjustRightInd w:val="0"/>
        <w:ind w:left="963"/>
        <w:rPr>
          <w:color w:val="000000"/>
          <w:kern w:val="0"/>
          <w:sz w:val="24"/>
        </w:rPr>
      </w:pPr>
      <w:r>
        <w:rPr>
          <w:color w:val="000000"/>
          <w:kern w:val="0"/>
          <w:sz w:val="24"/>
        </w:rPr>
        <w:t>The stern frame shall be consist</w:t>
      </w:r>
      <w:r>
        <w:rPr>
          <w:rFonts w:hint="eastAsia"/>
          <w:color w:val="000000"/>
          <w:kern w:val="0"/>
          <w:sz w:val="24"/>
        </w:rPr>
        <w:t xml:space="preserve"> of</w:t>
      </w:r>
      <w:r>
        <w:rPr>
          <w:color w:val="000000"/>
          <w:kern w:val="0"/>
          <w:sz w:val="24"/>
        </w:rPr>
        <w:t xml:space="preserve"> steel plates, stern tube unit and weldable cast steel partly.</w:t>
      </w:r>
    </w:p>
    <w:p w14:paraId="1FD4D2EA">
      <w:pPr>
        <w:autoSpaceDE w:val="0"/>
        <w:autoSpaceDN w:val="0"/>
        <w:adjustRightInd w:val="0"/>
        <w:ind w:left="963"/>
        <w:rPr>
          <w:color w:val="000000"/>
          <w:kern w:val="0"/>
          <w:sz w:val="24"/>
        </w:rPr>
      </w:pPr>
    </w:p>
    <w:p w14:paraId="29C33E7B">
      <w:pPr>
        <w:autoSpaceDE w:val="0"/>
        <w:autoSpaceDN w:val="0"/>
        <w:adjustRightInd w:val="0"/>
        <w:ind w:left="963"/>
        <w:rPr>
          <w:color w:val="000000"/>
          <w:kern w:val="0"/>
          <w:sz w:val="24"/>
        </w:rPr>
      </w:pPr>
      <w:r>
        <w:rPr>
          <w:color w:val="000000"/>
          <w:kern w:val="0"/>
          <w:sz w:val="24"/>
        </w:rPr>
        <w:t xml:space="preserve">The stern tube unit shall be fixed to hull structure </w:t>
      </w:r>
      <w:r>
        <w:rPr>
          <w:rFonts w:hint="eastAsia"/>
          <w:color w:val="000000"/>
          <w:kern w:val="0"/>
          <w:sz w:val="24"/>
        </w:rPr>
        <w:t xml:space="preserve">by </w:t>
      </w:r>
      <w:r>
        <w:rPr>
          <w:color w:val="000000"/>
          <w:kern w:val="0"/>
          <w:sz w:val="24"/>
        </w:rPr>
        <w:t>stern frame bossing-piece by resin chock.</w:t>
      </w:r>
    </w:p>
    <w:p w14:paraId="6A14DAF4">
      <w:pPr>
        <w:autoSpaceDE w:val="0"/>
        <w:autoSpaceDN w:val="0"/>
        <w:adjustRightInd w:val="0"/>
        <w:spacing w:line="243" w:lineRule="auto"/>
        <w:ind w:left="963"/>
        <w:rPr>
          <w:color w:val="000000"/>
          <w:kern w:val="0"/>
          <w:sz w:val="24"/>
        </w:rPr>
      </w:pPr>
    </w:p>
    <w:p w14:paraId="434BA258">
      <w:pPr>
        <w:autoSpaceDE w:val="0"/>
        <w:autoSpaceDN w:val="0"/>
        <w:adjustRightInd w:val="0"/>
        <w:spacing w:line="243" w:lineRule="auto"/>
        <w:ind w:left="963"/>
        <w:rPr>
          <w:color w:val="000000"/>
          <w:kern w:val="0"/>
          <w:sz w:val="24"/>
        </w:rPr>
      </w:pPr>
      <w:r>
        <w:rPr>
          <w:color w:val="000000"/>
          <w:kern w:val="0"/>
          <w:sz w:val="24"/>
        </w:rPr>
        <w:t>Aft peak bulkhead shall be of plane type with adequate stiffeners.</w:t>
      </w:r>
    </w:p>
    <w:p w14:paraId="43CDCFCD">
      <w:pPr>
        <w:autoSpaceDE w:val="0"/>
        <w:autoSpaceDN w:val="0"/>
        <w:adjustRightInd w:val="0"/>
        <w:spacing w:line="243" w:lineRule="auto"/>
        <w:rPr>
          <w:color w:val="000000"/>
          <w:kern w:val="0"/>
          <w:sz w:val="24"/>
        </w:rPr>
      </w:pPr>
    </w:p>
    <w:p w14:paraId="393C98BB">
      <w:pPr>
        <w:autoSpaceDE w:val="0"/>
        <w:autoSpaceDN w:val="0"/>
        <w:adjustRightInd w:val="0"/>
        <w:spacing w:line="243" w:lineRule="auto"/>
        <w:ind w:left="963"/>
        <w:rPr>
          <w:color w:val="000000"/>
          <w:kern w:val="0"/>
          <w:sz w:val="24"/>
        </w:rPr>
      </w:pPr>
      <w:r>
        <w:rPr>
          <w:color w:val="000000"/>
          <w:kern w:val="0"/>
          <w:sz w:val="24"/>
        </w:rPr>
        <w:t xml:space="preserve">Stern tube cooling water tank shall be arranged </w:t>
      </w:r>
      <w:r>
        <w:rPr>
          <w:rFonts w:hint="eastAsia"/>
          <w:color w:val="000000"/>
          <w:kern w:val="0"/>
          <w:sz w:val="24"/>
        </w:rPr>
        <w:t>below</w:t>
      </w:r>
      <w:r>
        <w:rPr>
          <w:color w:val="000000"/>
          <w:kern w:val="0"/>
          <w:sz w:val="24"/>
        </w:rPr>
        <w:t xml:space="preserve"> the aft peak </w:t>
      </w:r>
      <w:r>
        <w:rPr>
          <w:rFonts w:hint="eastAsia"/>
          <w:color w:val="000000"/>
          <w:kern w:val="0"/>
          <w:sz w:val="24"/>
        </w:rPr>
        <w:t>void</w:t>
      </w:r>
      <w:r>
        <w:rPr>
          <w:color w:val="000000"/>
          <w:kern w:val="0"/>
          <w:sz w:val="24"/>
        </w:rPr>
        <w:t>.</w:t>
      </w:r>
    </w:p>
    <w:p w14:paraId="36E0107C">
      <w:pPr>
        <w:autoSpaceDE w:val="0"/>
        <w:autoSpaceDN w:val="0"/>
        <w:adjustRightInd w:val="0"/>
        <w:spacing w:line="243" w:lineRule="auto"/>
        <w:rPr>
          <w:color w:val="000000"/>
          <w:kern w:val="0"/>
          <w:sz w:val="24"/>
        </w:rPr>
      </w:pPr>
    </w:p>
    <w:p w14:paraId="690CB22E">
      <w:pPr>
        <w:pStyle w:val="5"/>
        <w:tabs>
          <w:tab w:val="left" w:pos="975"/>
        </w:tabs>
        <w:ind w:left="42"/>
        <w:rPr>
          <w:b/>
          <w:bCs/>
        </w:rPr>
      </w:pPr>
      <w:r>
        <w:rPr>
          <w:rFonts w:hint="eastAsia"/>
        </w:rPr>
        <w:t>2.1.</w:t>
      </w:r>
      <w:r>
        <w:t>2.</w:t>
      </w:r>
      <w:r>
        <w:rPr>
          <w:rFonts w:hint="eastAsia"/>
        </w:rPr>
        <w:t>3</w:t>
      </w:r>
      <w:r>
        <w:tab/>
      </w:r>
      <w:r>
        <w:t xml:space="preserve">Engine </w:t>
      </w:r>
      <w:r>
        <w:rPr>
          <w:rFonts w:hint="eastAsia"/>
        </w:rPr>
        <w:t>R</w:t>
      </w:r>
      <w:r>
        <w:t xml:space="preserve">oom </w:t>
      </w:r>
      <w:r>
        <w:rPr>
          <w:rFonts w:hint="eastAsia"/>
        </w:rPr>
        <w:t>C</w:t>
      </w:r>
      <w:r>
        <w:t>onstruction</w:t>
      </w:r>
    </w:p>
    <w:p w14:paraId="0D353A0C">
      <w:pPr>
        <w:autoSpaceDE w:val="0"/>
        <w:autoSpaceDN w:val="0"/>
        <w:adjustRightInd w:val="0"/>
        <w:spacing w:line="243" w:lineRule="auto"/>
        <w:ind w:left="963"/>
        <w:rPr>
          <w:color w:val="000000"/>
          <w:kern w:val="0"/>
          <w:sz w:val="24"/>
        </w:rPr>
      </w:pPr>
    </w:p>
    <w:p w14:paraId="032061F4">
      <w:pPr>
        <w:autoSpaceDE w:val="0"/>
        <w:autoSpaceDN w:val="0"/>
        <w:adjustRightInd w:val="0"/>
        <w:ind w:left="963"/>
        <w:rPr>
          <w:color w:val="000000"/>
          <w:u w:val="single"/>
        </w:rPr>
      </w:pPr>
      <w:r>
        <w:rPr>
          <w:color w:val="000000"/>
          <w:kern w:val="0"/>
          <w:sz w:val="24"/>
          <w:u w:val="single"/>
        </w:rPr>
        <w:t>Double bottom</w:t>
      </w:r>
    </w:p>
    <w:p w14:paraId="430E73B3"/>
    <w:p w14:paraId="1F47EA98">
      <w:pPr>
        <w:autoSpaceDE w:val="0"/>
        <w:autoSpaceDN w:val="0"/>
        <w:adjustRightInd w:val="0"/>
        <w:spacing w:line="243" w:lineRule="auto"/>
        <w:ind w:left="963"/>
        <w:rPr>
          <w:color w:val="000000"/>
          <w:kern w:val="0"/>
          <w:sz w:val="24"/>
        </w:rPr>
      </w:pPr>
      <w:r>
        <w:rPr>
          <w:color w:val="000000"/>
          <w:kern w:val="0"/>
          <w:sz w:val="24"/>
        </w:rPr>
        <w:t>The double bottom in the engine room shall be built on transverse framing system with solid floor in general.</w:t>
      </w:r>
    </w:p>
    <w:p w14:paraId="5E366807">
      <w:pPr>
        <w:autoSpaceDE w:val="0"/>
        <w:autoSpaceDN w:val="0"/>
        <w:adjustRightInd w:val="0"/>
        <w:spacing w:line="243" w:lineRule="auto"/>
        <w:ind w:left="963"/>
        <w:rPr>
          <w:color w:val="000000"/>
          <w:kern w:val="0"/>
          <w:sz w:val="24"/>
        </w:rPr>
      </w:pPr>
    </w:p>
    <w:p w14:paraId="5541E218">
      <w:pPr>
        <w:autoSpaceDE w:val="0"/>
        <w:autoSpaceDN w:val="0"/>
        <w:adjustRightInd w:val="0"/>
        <w:spacing w:line="243" w:lineRule="auto"/>
        <w:ind w:left="963"/>
        <w:rPr>
          <w:color w:val="000000"/>
          <w:kern w:val="0"/>
          <w:sz w:val="24"/>
        </w:rPr>
      </w:pPr>
      <w:r>
        <w:rPr>
          <w:color w:val="000000"/>
          <w:kern w:val="0"/>
          <w:sz w:val="24"/>
        </w:rPr>
        <w:t xml:space="preserve">Continuous longitudinal girders shall be provided in the double bottom so that the main engine including thrust block can be set directly on the double bottom. Main engine foundation shall be strengthened in accordance with the </w:t>
      </w:r>
      <w:r>
        <w:rPr>
          <w:rFonts w:hint="eastAsia"/>
          <w:color w:val="000000"/>
          <w:kern w:val="0"/>
          <w:sz w:val="24"/>
        </w:rPr>
        <w:t xml:space="preserve">main engine </w:t>
      </w:r>
      <w:r>
        <w:rPr>
          <w:color w:val="000000"/>
          <w:kern w:val="0"/>
          <w:sz w:val="24"/>
        </w:rPr>
        <w:t>Maker’s recommendation.</w:t>
      </w:r>
    </w:p>
    <w:p w14:paraId="2315AF7A">
      <w:pPr>
        <w:autoSpaceDE w:val="0"/>
        <w:autoSpaceDN w:val="0"/>
        <w:adjustRightInd w:val="0"/>
        <w:spacing w:line="243" w:lineRule="auto"/>
        <w:ind w:left="963"/>
        <w:rPr>
          <w:color w:val="000000"/>
          <w:kern w:val="0"/>
          <w:sz w:val="24"/>
        </w:rPr>
      </w:pPr>
    </w:p>
    <w:p w14:paraId="2EFC1D3E">
      <w:pPr>
        <w:autoSpaceDE w:val="0"/>
        <w:autoSpaceDN w:val="0"/>
        <w:adjustRightInd w:val="0"/>
        <w:spacing w:line="243" w:lineRule="auto"/>
        <w:ind w:left="963"/>
        <w:rPr>
          <w:color w:val="000000"/>
          <w:kern w:val="0"/>
          <w:sz w:val="24"/>
        </w:rPr>
      </w:pPr>
      <w:r>
        <w:rPr>
          <w:kern w:val="0"/>
          <w:sz w:val="24"/>
        </w:rPr>
        <w:t>Double bottom knuckling shall be 50mm away from main double bottom floor.</w:t>
      </w:r>
    </w:p>
    <w:p w14:paraId="342FA48A">
      <w:pPr>
        <w:autoSpaceDE w:val="0"/>
        <w:autoSpaceDN w:val="0"/>
        <w:adjustRightInd w:val="0"/>
        <w:spacing w:line="243" w:lineRule="auto"/>
        <w:ind w:left="963"/>
        <w:rPr>
          <w:color w:val="000000"/>
          <w:kern w:val="0"/>
          <w:sz w:val="24"/>
        </w:rPr>
      </w:pPr>
    </w:p>
    <w:p w14:paraId="7E936982">
      <w:pPr>
        <w:autoSpaceDE w:val="0"/>
        <w:autoSpaceDN w:val="0"/>
        <w:adjustRightInd w:val="0"/>
        <w:spacing w:line="243" w:lineRule="auto"/>
        <w:ind w:left="963"/>
        <w:rPr>
          <w:color w:val="000000"/>
          <w:kern w:val="0"/>
          <w:sz w:val="24"/>
        </w:rPr>
      </w:pPr>
      <w:r>
        <w:rPr>
          <w:color w:val="000000"/>
          <w:kern w:val="0"/>
          <w:sz w:val="24"/>
        </w:rPr>
        <w:t xml:space="preserve">L.O. sump tank </w:t>
      </w:r>
      <w:r>
        <w:rPr>
          <w:rFonts w:hint="eastAsia"/>
          <w:color w:val="000000"/>
          <w:kern w:val="0"/>
          <w:sz w:val="24"/>
        </w:rPr>
        <w:t>below</w:t>
      </w:r>
      <w:r>
        <w:rPr>
          <w:color w:val="000000"/>
          <w:kern w:val="0"/>
          <w:sz w:val="24"/>
        </w:rPr>
        <w:t xml:space="preserve"> main engine shall be surrounded by cofferdam at sides and bottom </w:t>
      </w:r>
      <w:r>
        <w:rPr>
          <w:rFonts w:hint="eastAsia"/>
          <w:color w:val="000000"/>
          <w:kern w:val="0"/>
          <w:sz w:val="24"/>
        </w:rPr>
        <w:t>to</w:t>
      </w:r>
      <w:r>
        <w:rPr>
          <w:color w:val="000000"/>
          <w:kern w:val="0"/>
          <w:sz w:val="24"/>
        </w:rPr>
        <w:t xml:space="preserve"> comply with main engine Maker’s recommendation.</w:t>
      </w:r>
    </w:p>
    <w:p w14:paraId="4C476BA6">
      <w:pPr>
        <w:autoSpaceDE w:val="0"/>
        <w:autoSpaceDN w:val="0"/>
        <w:adjustRightInd w:val="0"/>
        <w:spacing w:line="243" w:lineRule="auto"/>
        <w:ind w:left="963"/>
        <w:rPr>
          <w:color w:val="000000"/>
          <w:kern w:val="0"/>
          <w:sz w:val="24"/>
        </w:rPr>
      </w:pPr>
    </w:p>
    <w:p w14:paraId="56F3BA50">
      <w:pPr>
        <w:autoSpaceDE w:val="0"/>
        <w:autoSpaceDN w:val="0"/>
        <w:adjustRightInd w:val="0"/>
        <w:spacing w:line="243" w:lineRule="auto"/>
        <w:ind w:left="963"/>
        <w:rPr>
          <w:color w:val="000000"/>
          <w:kern w:val="0"/>
          <w:sz w:val="24"/>
        </w:rPr>
      </w:pPr>
      <w:r>
        <w:rPr>
          <w:color w:val="000000"/>
          <w:kern w:val="0"/>
          <w:sz w:val="24"/>
        </w:rPr>
        <w:t>Necessary tanks and bilge wells shall be arranged at suitable place in the double bottom.</w:t>
      </w:r>
    </w:p>
    <w:p w14:paraId="79D46455">
      <w:pPr>
        <w:autoSpaceDE w:val="0"/>
        <w:autoSpaceDN w:val="0"/>
        <w:adjustRightInd w:val="0"/>
        <w:spacing w:line="243" w:lineRule="auto"/>
        <w:ind w:left="963"/>
        <w:rPr>
          <w:b/>
          <w:color w:val="000000"/>
          <w:kern w:val="0"/>
          <w:sz w:val="24"/>
        </w:rPr>
      </w:pPr>
    </w:p>
    <w:p w14:paraId="0541D1F1">
      <w:pPr>
        <w:autoSpaceDE w:val="0"/>
        <w:autoSpaceDN w:val="0"/>
        <w:adjustRightInd w:val="0"/>
        <w:ind w:left="963"/>
        <w:rPr>
          <w:color w:val="000000"/>
          <w:u w:val="single"/>
        </w:rPr>
      </w:pPr>
      <w:r>
        <w:rPr>
          <w:color w:val="000000"/>
          <w:kern w:val="0"/>
          <w:sz w:val="24"/>
          <w:u w:val="single"/>
        </w:rPr>
        <w:t>Decks, side shell and engine casing, etc.</w:t>
      </w:r>
    </w:p>
    <w:p w14:paraId="52F892DD">
      <w:pPr>
        <w:autoSpaceDE w:val="0"/>
        <w:autoSpaceDN w:val="0"/>
        <w:adjustRightInd w:val="0"/>
        <w:spacing w:line="243" w:lineRule="auto"/>
        <w:ind w:left="963"/>
        <w:rPr>
          <w:color w:val="000000"/>
          <w:kern w:val="0"/>
          <w:sz w:val="24"/>
        </w:rPr>
      </w:pPr>
    </w:p>
    <w:p w14:paraId="03432549">
      <w:pPr>
        <w:autoSpaceDE w:val="0"/>
        <w:autoSpaceDN w:val="0"/>
        <w:adjustRightInd w:val="0"/>
        <w:spacing w:line="243" w:lineRule="auto"/>
        <w:ind w:left="963"/>
        <w:rPr>
          <w:color w:val="000000"/>
          <w:kern w:val="0"/>
          <w:sz w:val="24"/>
        </w:rPr>
      </w:pPr>
      <w:r>
        <w:rPr>
          <w:rFonts w:hint="eastAsia"/>
          <w:color w:val="000000"/>
          <w:kern w:val="0"/>
          <w:sz w:val="24"/>
        </w:rPr>
        <w:t xml:space="preserve">Upper deck and side shell shall be longitudinally framed and side shell shall be </w:t>
      </w:r>
      <w:r>
        <w:rPr>
          <w:rFonts w:eastAsia="Times New Roman"/>
          <w:sz w:val="24"/>
        </w:rPr>
        <w:t>tra</w:t>
      </w:r>
      <w:r>
        <w:rPr>
          <w:rFonts w:eastAsia="Times New Roman"/>
          <w:spacing w:val="-2"/>
          <w:sz w:val="24"/>
        </w:rPr>
        <w:t>n</w:t>
      </w:r>
      <w:r>
        <w:rPr>
          <w:rFonts w:eastAsia="Times New Roman"/>
          <w:sz w:val="24"/>
        </w:rPr>
        <w:t>sve</w:t>
      </w:r>
      <w:r>
        <w:rPr>
          <w:rFonts w:eastAsia="Times New Roman"/>
          <w:spacing w:val="1"/>
          <w:sz w:val="24"/>
        </w:rPr>
        <w:t>r</w:t>
      </w:r>
      <w:r>
        <w:rPr>
          <w:rFonts w:eastAsia="Times New Roman"/>
          <w:sz w:val="24"/>
        </w:rPr>
        <w:t>s</w:t>
      </w:r>
      <w:r>
        <w:rPr>
          <w:rFonts w:eastAsia="Times New Roman"/>
          <w:spacing w:val="-1"/>
          <w:sz w:val="24"/>
        </w:rPr>
        <w:t>e</w:t>
      </w:r>
      <w:r>
        <w:rPr>
          <w:rFonts w:eastAsia="Times New Roman"/>
          <w:sz w:val="24"/>
        </w:rPr>
        <w:t>ly or</w:t>
      </w:r>
      <w:r>
        <w:rPr>
          <w:rFonts w:hint="eastAsia"/>
          <w:sz w:val="24"/>
        </w:rPr>
        <w:t xml:space="preserve"> </w:t>
      </w:r>
      <w:r>
        <w:rPr>
          <w:rFonts w:eastAsia="Times New Roman"/>
          <w:spacing w:val="-1"/>
          <w:sz w:val="24"/>
        </w:rPr>
        <w:t>l</w:t>
      </w:r>
      <w:r>
        <w:rPr>
          <w:rFonts w:eastAsia="Times New Roman"/>
          <w:sz w:val="24"/>
        </w:rPr>
        <w:t>ongi</w:t>
      </w:r>
      <w:r>
        <w:rPr>
          <w:rFonts w:eastAsia="Times New Roman"/>
          <w:spacing w:val="1"/>
          <w:sz w:val="24"/>
        </w:rPr>
        <w:t>t</w:t>
      </w:r>
      <w:r>
        <w:rPr>
          <w:rFonts w:eastAsia="Times New Roman"/>
          <w:sz w:val="24"/>
        </w:rPr>
        <w:t>udi</w:t>
      </w:r>
      <w:r>
        <w:rPr>
          <w:rFonts w:eastAsia="Times New Roman"/>
          <w:spacing w:val="-1"/>
          <w:sz w:val="24"/>
        </w:rPr>
        <w:t>n</w:t>
      </w:r>
      <w:r>
        <w:rPr>
          <w:rFonts w:eastAsia="Times New Roman"/>
          <w:sz w:val="24"/>
        </w:rPr>
        <w:t>all</w:t>
      </w:r>
      <w:r>
        <w:rPr>
          <w:rFonts w:eastAsia="Times New Roman"/>
          <w:spacing w:val="-1"/>
          <w:sz w:val="24"/>
        </w:rPr>
        <w:t>y</w:t>
      </w:r>
      <w:r>
        <w:rPr>
          <w:rFonts w:hint="eastAsia"/>
          <w:color w:val="000000"/>
          <w:kern w:val="0"/>
          <w:sz w:val="24"/>
        </w:rPr>
        <w:t xml:space="preserve"> in general.</w:t>
      </w:r>
    </w:p>
    <w:p w14:paraId="72E09F7F">
      <w:pPr>
        <w:autoSpaceDE w:val="0"/>
        <w:autoSpaceDN w:val="0"/>
        <w:adjustRightInd w:val="0"/>
        <w:spacing w:line="243" w:lineRule="auto"/>
        <w:ind w:left="963"/>
        <w:rPr>
          <w:color w:val="000000"/>
          <w:kern w:val="0"/>
          <w:sz w:val="24"/>
        </w:rPr>
      </w:pPr>
    </w:p>
    <w:p w14:paraId="6A5ED6B0">
      <w:pPr>
        <w:autoSpaceDE w:val="0"/>
        <w:autoSpaceDN w:val="0"/>
        <w:adjustRightInd w:val="0"/>
        <w:spacing w:line="243" w:lineRule="auto"/>
        <w:ind w:left="963"/>
        <w:rPr>
          <w:color w:val="000000"/>
          <w:kern w:val="0"/>
          <w:sz w:val="24"/>
        </w:rPr>
      </w:pPr>
      <w:r>
        <w:rPr>
          <w:color w:val="000000"/>
          <w:kern w:val="0"/>
          <w:sz w:val="24"/>
        </w:rPr>
        <w:t>Platform decks shall be arranged in engine room. These decks shall be extended from side to side with opening around main engine.</w:t>
      </w:r>
      <w:r>
        <w:rPr>
          <w:rFonts w:hint="eastAsia"/>
          <w:color w:val="000000"/>
          <w:kern w:val="0"/>
          <w:sz w:val="24"/>
        </w:rPr>
        <w:t xml:space="preserve"> Openings in the engine room decks shall be fitted with coamings of 100mm height.</w:t>
      </w:r>
    </w:p>
    <w:p w14:paraId="10C4EF72">
      <w:pPr>
        <w:autoSpaceDE w:val="0"/>
        <w:autoSpaceDN w:val="0"/>
        <w:adjustRightInd w:val="0"/>
        <w:spacing w:line="243" w:lineRule="auto"/>
        <w:ind w:left="963"/>
        <w:rPr>
          <w:color w:val="000000"/>
          <w:kern w:val="0"/>
          <w:sz w:val="24"/>
        </w:rPr>
      </w:pPr>
    </w:p>
    <w:p w14:paraId="104A6CE2">
      <w:pPr>
        <w:autoSpaceDE w:val="0"/>
        <w:autoSpaceDN w:val="0"/>
        <w:adjustRightInd w:val="0"/>
        <w:spacing w:line="243" w:lineRule="auto"/>
        <w:ind w:left="963"/>
        <w:rPr>
          <w:color w:val="000000"/>
          <w:kern w:val="0"/>
          <w:sz w:val="24"/>
        </w:rPr>
      </w:pPr>
      <w:r>
        <w:rPr>
          <w:color w:val="000000"/>
          <w:kern w:val="0"/>
          <w:sz w:val="24"/>
        </w:rPr>
        <w:t xml:space="preserve">Bulkheads and </w:t>
      </w:r>
      <w:r>
        <w:rPr>
          <w:rFonts w:hint="eastAsia"/>
          <w:color w:val="000000"/>
          <w:kern w:val="0"/>
          <w:sz w:val="24"/>
        </w:rPr>
        <w:t xml:space="preserve">engine </w:t>
      </w:r>
      <w:r>
        <w:rPr>
          <w:color w:val="000000"/>
          <w:kern w:val="0"/>
          <w:sz w:val="24"/>
        </w:rPr>
        <w:t>casing shall be constructed of steel plate with stiffeners and welded to the decks.</w:t>
      </w:r>
    </w:p>
    <w:p w14:paraId="7AE8F0FC">
      <w:pPr>
        <w:autoSpaceDE w:val="0"/>
        <w:autoSpaceDN w:val="0"/>
        <w:adjustRightInd w:val="0"/>
        <w:spacing w:line="243" w:lineRule="auto"/>
        <w:ind w:left="963"/>
        <w:rPr>
          <w:color w:val="000000"/>
          <w:kern w:val="0"/>
          <w:sz w:val="24"/>
        </w:rPr>
      </w:pPr>
    </w:p>
    <w:p w14:paraId="49965EF3">
      <w:pPr>
        <w:autoSpaceDE w:val="0"/>
        <w:autoSpaceDN w:val="0"/>
        <w:adjustRightInd w:val="0"/>
        <w:spacing w:line="243" w:lineRule="auto"/>
        <w:ind w:left="963"/>
        <w:rPr>
          <w:color w:val="000000"/>
          <w:kern w:val="0"/>
          <w:sz w:val="24"/>
        </w:rPr>
      </w:pPr>
      <w:r>
        <w:rPr>
          <w:color w:val="000000"/>
          <w:kern w:val="0"/>
          <w:sz w:val="24"/>
        </w:rPr>
        <w:t>Primary structural member shall be arranged as required by the layout of machinery paying special care to minimize transmission of machinery vibration.</w:t>
      </w:r>
    </w:p>
    <w:p w14:paraId="34858DA6">
      <w:pPr>
        <w:autoSpaceDE w:val="0"/>
        <w:autoSpaceDN w:val="0"/>
        <w:adjustRightInd w:val="0"/>
        <w:spacing w:line="243" w:lineRule="auto"/>
        <w:ind w:left="963"/>
        <w:rPr>
          <w:color w:val="000000"/>
          <w:kern w:val="0"/>
          <w:sz w:val="24"/>
        </w:rPr>
      </w:pPr>
    </w:p>
    <w:p w14:paraId="1E755FC5">
      <w:pPr>
        <w:autoSpaceDE w:val="0"/>
        <w:autoSpaceDN w:val="0"/>
        <w:adjustRightInd w:val="0"/>
        <w:ind w:left="963"/>
        <w:rPr>
          <w:color w:val="000000"/>
          <w:u w:val="single"/>
        </w:rPr>
      </w:pPr>
      <w:r>
        <w:rPr>
          <w:color w:val="000000"/>
          <w:kern w:val="0"/>
          <w:sz w:val="24"/>
          <w:u w:val="single"/>
        </w:rPr>
        <w:t>Tanks</w:t>
      </w:r>
    </w:p>
    <w:p w14:paraId="74A9B1F5">
      <w:pPr>
        <w:autoSpaceDE w:val="0"/>
        <w:autoSpaceDN w:val="0"/>
        <w:adjustRightInd w:val="0"/>
        <w:spacing w:line="243" w:lineRule="auto"/>
        <w:ind w:left="963"/>
        <w:rPr>
          <w:color w:val="000000"/>
          <w:kern w:val="0"/>
          <w:sz w:val="24"/>
        </w:rPr>
      </w:pPr>
    </w:p>
    <w:p w14:paraId="2D235573">
      <w:pPr>
        <w:autoSpaceDE w:val="0"/>
        <w:autoSpaceDN w:val="0"/>
        <w:adjustRightInd w:val="0"/>
        <w:spacing w:line="243" w:lineRule="auto"/>
        <w:ind w:left="963"/>
        <w:rPr>
          <w:color w:val="000000"/>
          <w:kern w:val="0"/>
          <w:sz w:val="24"/>
        </w:rPr>
      </w:pPr>
      <w:r>
        <w:rPr>
          <w:color w:val="000000"/>
          <w:kern w:val="0"/>
          <w:sz w:val="24"/>
        </w:rPr>
        <w:t>S</w:t>
      </w:r>
      <w:r>
        <w:rPr>
          <w:rFonts w:hint="eastAsia"/>
          <w:color w:val="000000"/>
          <w:kern w:val="0"/>
          <w:sz w:val="24"/>
        </w:rPr>
        <w:t>torage, s</w:t>
      </w:r>
      <w:r>
        <w:rPr>
          <w:color w:val="000000"/>
          <w:kern w:val="0"/>
          <w:sz w:val="24"/>
        </w:rPr>
        <w:t>ettling and service tanks etc. for fuel oil</w:t>
      </w:r>
      <w:r>
        <w:rPr>
          <w:rFonts w:hint="eastAsia"/>
          <w:color w:val="000000"/>
          <w:kern w:val="0"/>
          <w:sz w:val="24"/>
        </w:rPr>
        <w:t xml:space="preserve"> and </w:t>
      </w:r>
      <w:r>
        <w:rPr>
          <w:color w:val="000000"/>
          <w:kern w:val="0"/>
          <w:sz w:val="24"/>
        </w:rPr>
        <w:t>lubricating oil shall be arranged in the engine room as shown on the G</w:t>
      </w:r>
      <w:r>
        <w:rPr>
          <w:rFonts w:hint="eastAsia"/>
          <w:color w:val="000000"/>
          <w:kern w:val="0"/>
          <w:sz w:val="24"/>
        </w:rPr>
        <w:t>.</w:t>
      </w:r>
      <w:r>
        <w:rPr>
          <w:color w:val="000000"/>
          <w:kern w:val="0"/>
          <w:sz w:val="24"/>
        </w:rPr>
        <w:t>A</w:t>
      </w:r>
      <w:r>
        <w:rPr>
          <w:rFonts w:hint="eastAsia"/>
          <w:color w:val="000000"/>
          <w:kern w:val="0"/>
          <w:sz w:val="24"/>
        </w:rPr>
        <w:t>. p</w:t>
      </w:r>
      <w:r>
        <w:rPr>
          <w:color w:val="000000"/>
          <w:kern w:val="0"/>
          <w:sz w:val="24"/>
        </w:rPr>
        <w:t>lan.</w:t>
      </w:r>
    </w:p>
    <w:p w14:paraId="6EC98AE6">
      <w:pPr>
        <w:autoSpaceDE w:val="0"/>
        <w:autoSpaceDN w:val="0"/>
        <w:adjustRightInd w:val="0"/>
        <w:spacing w:line="243" w:lineRule="auto"/>
        <w:ind w:left="963"/>
        <w:rPr>
          <w:color w:val="000000"/>
          <w:kern w:val="0"/>
          <w:sz w:val="24"/>
        </w:rPr>
      </w:pPr>
    </w:p>
    <w:p w14:paraId="5BBF2D53">
      <w:pPr>
        <w:autoSpaceDE w:val="0"/>
        <w:autoSpaceDN w:val="0"/>
        <w:adjustRightInd w:val="0"/>
        <w:spacing w:line="243" w:lineRule="auto"/>
        <w:ind w:left="963"/>
        <w:rPr>
          <w:color w:val="000000"/>
          <w:kern w:val="0"/>
          <w:sz w:val="24"/>
        </w:rPr>
      </w:pPr>
      <w:r>
        <w:rPr>
          <w:color w:val="000000"/>
          <w:kern w:val="0"/>
          <w:sz w:val="24"/>
        </w:rPr>
        <w:t xml:space="preserve">However, arrangement of small independent tanks </w:t>
      </w:r>
      <w:r>
        <w:rPr>
          <w:rFonts w:hint="eastAsia"/>
          <w:color w:val="000000"/>
          <w:kern w:val="0"/>
          <w:sz w:val="24"/>
        </w:rPr>
        <w:t>such as</w:t>
      </w:r>
      <w:r>
        <w:rPr>
          <w:color w:val="000000"/>
          <w:kern w:val="0"/>
          <w:sz w:val="24"/>
        </w:rPr>
        <w:t xml:space="preserve"> service tanks for </w:t>
      </w:r>
      <w:r>
        <w:rPr>
          <w:rFonts w:hint="eastAsia"/>
          <w:color w:val="000000"/>
          <w:kern w:val="0"/>
          <w:sz w:val="24"/>
        </w:rPr>
        <w:t>cylinder</w:t>
      </w:r>
      <w:r>
        <w:rPr>
          <w:color w:val="000000"/>
          <w:kern w:val="0"/>
          <w:sz w:val="24"/>
        </w:rPr>
        <w:t xml:space="preserve"> oil etc. to be shown on the </w:t>
      </w:r>
      <w:r>
        <w:rPr>
          <w:rFonts w:hint="eastAsia"/>
          <w:color w:val="000000"/>
          <w:kern w:val="0"/>
          <w:sz w:val="24"/>
        </w:rPr>
        <w:t xml:space="preserve">Machinery </w:t>
      </w:r>
      <w:r>
        <w:rPr>
          <w:color w:val="000000"/>
          <w:kern w:val="0"/>
          <w:sz w:val="24"/>
        </w:rPr>
        <w:t xml:space="preserve">Arrangement in E/R, which </w:t>
      </w:r>
      <w:r>
        <w:rPr>
          <w:rFonts w:hint="eastAsia"/>
          <w:color w:val="000000"/>
          <w:kern w:val="0"/>
          <w:sz w:val="24"/>
        </w:rPr>
        <w:t xml:space="preserve">to </w:t>
      </w:r>
      <w:r>
        <w:rPr>
          <w:color w:val="000000"/>
          <w:kern w:val="0"/>
          <w:sz w:val="24"/>
        </w:rPr>
        <w:t xml:space="preserve">be submitted </w:t>
      </w:r>
      <w:r>
        <w:rPr>
          <w:rFonts w:hint="eastAsia"/>
          <w:color w:val="000000"/>
          <w:kern w:val="0"/>
          <w:sz w:val="24"/>
        </w:rPr>
        <w:t>during detail design stage</w:t>
      </w:r>
      <w:r>
        <w:rPr>
          <w:color w:val="000000"/>
          <w:kern w:val="0"/>
          <w:sz w:val="24"/>
        </w:rPr>
        <w:t>.</w:t>
      </w:r>
    </w:p>
    <w:p w14:paraId="01D0364C">
      <w:pPr>
        <w:autoSpaceDE w:val="0"/>
        <w:autoSpaceDN w:val="0"/>
        <w:adjustRightInd w:val="0"/>
        <w:spacing w:line="243" w:lineRule="auto"/>
        <w:ind w:left="963"/>
        <w:rPr>
          <w:color w:val="000000"/>
          <w:kern w:val="0"/>
          <w:sz w:val="24"/>
        </w:rPr>
      </w:pPr>
    </w:p>
    <w:p w14:paraId="6AFDDA18">
      <w:pPr>
        <w:autoSpaceDE w:val="0"/>
        <w:autoSpaceDN w:val="0"/>
        <w:adjustRightInd w:val="0"/>
        <w:spacing w:line="243" w:lineRule="auto"/>
        <w:ind w:left="963"/>
        <w:rPr>
          <w:b/>
          <w:i/>
          <w:color w:val="000000"/>
          <w:kern w:val="0"/>
          <w:sz w:val="24"/>
          <w:u w:val="single"/>
        </w:rPr>
      </w:pPr>
      <w:r>
        <w:rPr>
          <w:b/>
          <w:i/>
          <w:color w:val="000000"/>
          <w:kern w:val="0"/>
          <w:sz w:val="24"/>
          <w:u w:val="single"/>
        </w:rPr>
        <w:t>Engine control room</w:t>
      </w:r>
    </w:p>
    <w:p w14:paraId="52DB30FF">
      <w:pPr>
        <w:autoSpaceDE w:val="0"/>
        <w:autoSpaceDN w:val="0"/>
        <w:adjustRightInd w:val="0"/>
        <w:spacing w:line="243" w:lineRule="auto"/>
        <w:ind w:left="963"/>
        <w:rPr>
          <w:b/>
          <w:i/>
          <w:color w:val="000000"/>
          <w:kern w:val="0"/>
          <w:sz w:val="24"/>
        </w:rPr>
      </w:pPr>
      <w:r>
        <w:rPr>
          <w:b/>
          <w:i/>
          <w:color w:val="000000"/>
          <w:kern w:val="0"/>
          <w:sz w:val="24"/>
        </w:rPr>
        <w:t xml:space="preserve">Engine control room shall be provided with two windows of size 1.2m x 0.8m to get the direct view of Main Engine from ECR.  </w:t>
      </w:r>
    </w:p>
    <w:p w14:paraId="41B35BE5">
      <w:pPr>
        <w:autoSpaceDE w:val="0"/>
        <w:autoSpaceDN w:val="0"/>
        <w:adjustRightInd w:val="0"/>
        <w:spacing w:line="243" w:lineRule="auto"/>
        <w:ind w:left="963"/>
        <w:rPr>
          <w:b/>
          <w:i/>
          <w:color w:val="000000"/>
          <w:kern w:val="0"/>
          <w:sz w:val="24"/>
        </w:rPr>
      </w:pPr>
    </w:p>
    <w:p w14:paraId="0CCB7F95">
      <w:pPr>
        <w:autoSpaceDE w:val="0"/>
        <w:autoSpaceDN w:val="0"/>
        <w:adjustRightInd w:val="0"/>
        <w:ind w:left="963"/>
        <w:rPr>
          <w:color w:val="000000"/>
          <w:kern w:val="0"/>
          <w:sz w:val="24"/>
          <w:u w:val="single"/>
        </w:rPr>
      </w:pPr>
      <w:r>
        <w:rPr>
          <w:rFonts w:hint="eastAsia"/>
          <w:color w:val="000000"/>
          <w:kern w:val="0"/>
          <w:sz w:val="24"/>
          <w:u w:val="single"/>
        </w:rPr>
        <w:t>Funnel</w:t>
      </w:r>
    </w:p>
    <w:p w14:paraId="2C0592A5">
      <w:pPr>
        <w:autoSpaceDE w:val="0"/>
        <w:autoSpaceDN w:val="0"/>
        <w:adjustRightInd w:val="0"/>
        <w:ind w:left="963"/>
        <w:rPr>
          <w:color w:val="000000"/>
          <w:u w:val="single"/>
        </w:rPr>
      </w:pPr>
    </w:p>
    <w:p w14:paraId="00CCD6F2">
      <w:pPr>
        <w:autoSpaceDE w:val="0"/>
        <w:autoSpaceDN w:val="0"/>
        <w:adjustRightInd w:val="0"/>
        <w:ind w:left="963"/>
        <w:rPr>
          <w:color w:val="000000"/>
          <w:kern w:val="0"/>
          <w:sz w:val="24"/>
        </w:rPr>
      </w:pPr>
      <w:r>
        <w:rPr>
          <w:color w:val="000000"/>
          <w:kern w:val="0"/>
          <w:sz w:val="24"/>
        </w:rPr>
        <w:t>The funnel shall be of mild steel construction with vertical stiffeners and horizontal stringers inside, and with top roof, adequate number of eye plate, scupper pipe, and steel door on it.</w:t>
      </w:r>
      <w:r>
        <w:rPr>
          <w:rFonts w:hint="eastAsia"/>
          <w:color w:val="000000"/>
          <w:kern w:val="0"/>
          <w:sz w:val="24"/>
        </w:rPr>
        <w:t xml:space="preserve"> The funnel top shall be sloped slightly aft to aid drainage to the scuppers aft.</w:t>
      </w:r>
    </w:p>
    <w:p w14:paraId="7BEB30EC">
      <w:pPr>
        <w:autoSpaceDE w:val="0"/>
        <w:autoSpaceDN w:val="0"/>
        <w:adjustRightInd w:val="0"/>
        <w:ind w:left="963"/>
        <w:rPr>
          <w:color w:val="000000"/>
          <w:kern w:val="0"/>
          <w:sz w:val="24"/>
        </w:rPr>
      </w:pPr>
    </w:p>
    <w:p w14:paraId="60E9567E">
      <w:pPr>
        <w:autoSpaceDE w:val="0"/>
        <w:autoSpaceDN w:val="0"/>
        <w:adjustRightInd w:val="0"/>
        <w:ind w:left="963"/>
        <w:rPr>
          <w:color w:val="000000"/>
          <w:kern w:val="0"/>
          <w:sz w:val="24"/>
        </w:rPr>
      </w:pPr>
      <w:r>
        <w:rPr>
          <w:color w:val="000000"/>
          <w:kern w:val="0"/>
          <w:sz w:val="24"/>
        </w:rPr>
        <w:t>Eye plates on the upper part of the funnel shall be provided in accordance with the Builder’s practice.</w:t>
      </w:r>
    </w:p>
    <w:p w14:paraId="141FDE40">
      <w:pPr>
        <w:autoSpaceDE w:val="0"/>
        <w:autoSpaceDN w:val="0"/>
        <w:adjustRightInd w:val="0"/>
        <w:spacing w:line="243" w:lineRule="auto"/>
        <w:rPr>
          <w:color w:val="000000"/>
          <w:kern w:val="0"/>
          <w:sz w:val="24"/>
        </w:rPr>
      </w:pPr>
    </w:p>
    <w:p w14:paraId="187ABFFA">
      <w:pPr>
        <w:pStyle w:val="5"/>
        <w:tabs>
          <w:tab w:val="left" w:pos="975"/>
        </w:tabs>
        <w:ind w:left="42"/>
        <w:rPr>
          <w:b/>
          <w:bCs/>
        </w:rPr>
      </w:pPr>
      <w:r>
        <w:rPr>
          <w:rFonts w:hint="eastAsia"/>
        </w:rPr>
        <w:t>2.1.</w:t>
      </w:r>
      <w:r>
        <w:t>2.</w:t>
      </w:r>
      <w:r>
        <w:rPr>
          <w:rFonts w:hint="eastAsia"/>
        </w:rPr>
        <w:t>4</w:t>
      </w:r>
      <w:r>
        <w:tab/>
      </w:r>
      <w:r>
        <w:t xml:space="preserve">Cargo </w:t>
      </w:r>
      <w:r>
        <w:rPr>
          <w:rFonts w:hint="eastAsia"/>
        </w:rPr>
        <w:t>Hold A</w:t>
      </w:r>
      <w:r>
        <w:t xml:space="preserve">rea </w:t>
      </w:r>
      <w:r>
        <w:rPr>
          <w:rFonts w:hint="eastAsia"/>
        </w:rPr>
        <w:t>C</w:t>
      </w:r>
      <w:r>
        <w:t>onstruction</w:t>
      </w:r>
    </w:p>
    <w:p w14:paraId="771512CA">
      <w:pPr>
        <w:autoSpaceDE w:val="0"/>
        <w:autoSpaceDN w:val="0"/>
        <w:adjustRightInd w:val="0"/>
        <w:spacing w:line="243" w:lineRule="auto"/>
        <w:ind w:left="963"/>
        <w:rPr>
          <w:color w:val="000000"/>
          <w:kern w:val="0"/>
          <w:sz w:val="24"/>
        </w:rPr>
      </w:pPr>
    </w:p>
    <w:p w14:paraId="1C787236">
      <w:pPr>
        <w:autoSpaceDE w:val="0"/>
        <w:autoSpaceDN w:val="0"/>
        <w:adjustRightInd w:val="0"/>
        <w:spacing w:line="243" w:lineRule="auto"/>
        <w:ind w:left="963"/>
        <w:rPr>
          <w:color w:val="000000"/>
          <w:kern w:val="0"/>
          <w:sz w:val="24"/>
        </w:rPr>
      </w:pPr>
      <w:r>
        <w:rPr>
          <w:color w:val="000000"/>
          <w:kern w:val="0"/>
          <w:sz w:val="24"/>
        </w:rPr>
        <w:t xml:space="preserve">The </w:t>
      </w:r>
      <w:r>
        <w:rPr>
          <w:rFonts w:hint="eastAsia"/>
          <w:color w:val="000000"/>
          <w:kern w:val="0"/>
          <w:sz w:val="24"/>
        </w:rPr>
        <w:t>Vessel</w:t>
      </w:r>
      <w:r>
        <w:rPr>
          <w:color w:val="000000"/>
          <w:kern w:val="0"/>
          <w:sz w:val="24"/>
        </w:rPr>
        <w:t xml:space="preserve"> to have</w:t>
      </w:r>
      <w:r>
        <w:rPr>
          <w:rFonts w:hint="eastAsia"/>
          <w:color w:val="000000"/>
          <w:kern w:val="0"/>
          <w:sz w:val="24"/>
        </w:rPr>
        <w:t xml:space="preserve"> four</w:t>
      </w:r>
      <w:r>
        <w:rPr>
          <w:color w:val="000000"/>
          <w:kern w:val="0"/>
          <w:sz w:val="24"/>
        </w:rPr>
        <w:t xml:space="preserve"> (</w:t>
      </w:r>
      <w:r>
        <w:rPr>
          <w:rFonts w:hint="eastAsia"/>
          <w:color w:val="000000"/>
          <w:kern w:val="0"/>
          <w:sz w:val="24"/>
        </w:rPr>
        <w:t>4</w:t>
      </w:r>
      <w:r>
        <w:rPr>
          <w:color w:val="000000"/>
          <w:kern w:val="0"/>
          <w:sz w:val="24"/>
        </w:rPr>
        <w:t xml:space="preserve">) individual cargo holds divided by transverse </w:t>
      </w:r>
      <w:r>
        <w:rPr>
          <w:rFonts w:hint="eastAsia"/>
          <w:color w:val="000000"/>
          <w:kern w:val="0"/>
          <w:sz w:val="24"/>
        </w:rPr>
        <w:t xml:space="preserve">watertight </w:t>
      </w:r>
      <w:r>
        <w:rPr>
          <w:color w:val="000000"/>
          <w:kern w:val="0"/>
          <w:sz w:val="24"/>
        </w:rPr>
        <w:t>bulkheads.</w:t>
      </w:r>
    </w:p>
    <w:p w14:paraId="2F1CBEB7">
      <w:pPr>
        <w:autoSpaceDE w:val="0"/>
        <w:autoSpaceDN w:val="0"/>
        <w:adjustRightInd w:val="0"/>
        <w:spacing w:line="243" w:lineRule="auto"/>
        <w:ind w:left="963"/>
        <w:rPr>
          <w:color w:val="000000"/>
          <w:kern w:val="0"/>
          <w:sz w:val="24"/>
        </w:rPr>
      </w:pPr>
    </w:p>
    <w:p w14:paraId="6ED124B5">
      <w:pPr>
        <w:autoSpaceDE w:val="0"/>
        <w:autoSpaceDN w:val="0"/>
        <w:adjustRightInd w:val="0"/>
        <w:ind w:left="963"/>
        <w:rPr>
          <w:color w:val="000000"/>
          <w:u w:val="single"/>
        </w:rPr>
      </w:pPr>
      <w:r>
        <w:rPr>
          <w:color w:val="000000"/>
          <w:kern w:val="0"/>
          <w:sz w:val="24"/>
          <w:u w:val="single"/>
        </w:rPr>
        <w:t>Double bottom</w:t>
      </w:r>
    </w:p>
    <w:p w14:paraId="5D7B7415">
      <w:pPr>
        <w:autoSpaceDE w:val="0"/>
        <w:autoSpaceDN w:val="0"/>
        <w:adjustRightInd w:val="0"/>
        <w:spacing w:line="243" w:lineRule="auto"/>
        <w:ind w:left="963"/>
        <w:rPr>
          <w:color w:val="000000"/>
          <w:kern w:val="0"/>
          <w:sz w:val="24"/>
        </w:rPr>
      </w:pPr>
    </w:p>
    <w:p w14:paraId="774E0E18">
      <w:pPr>
        <w:autoSpaceDE w:val="0"/>
        <w:autoSpaceDN w:val="0"/>
        <w:adjustRightInd w:val="0"/>
        <w:spacing w:line="243" w:lineRule="auto"/>
        <w:ind w:left="963"/>
        <w:rPr>
          <w:color w:val="000000"/>
          <w:kern w:val="0"/>
          <w:sz w:val="24"/>
        </w:rPr>
      </w:pPr>
      <w:r>
        <w:rPr>
          <w:color w:val="000000"/>
          <w:kern w:val="0"/>
          <w:sz w:val="24"/>
        </w:rPr>
        <w:t>Double bottom shall be arranged throughout cargo holds as shown on the G.A. plan.</w:t>
      </w:r>
    </w:p>
    <w:p w14:paraId="0722E358">
      <w:pPr>
        <w:autoSpaceDE w:val="0"/>
        <w:autoSpaceDN w:val="0"/>
        <w:adjustRightInd w:val="0"/>
        <w:spacing w:line="243" w:lineRule="auto"/>
        <w:ind w:left="963"/>
        <w:rPr>
          <w:color w:val="000000"/>
          <w:kern w:val="0"/>
          <w:sz w:val="24"/>
        </w:rPr>
      </w:pPr>
    </w:p>
    <w:p w14:paraId="55ECF7C7">
      <w:pPr>
        <w:autoSpaceDE w:val="0"/>
        <w:autoSpaceDN w:val="0"/>
        <w:adjustRightInd w:val="0"/>
        <w:spacing w:line="243" w:lineRule="auto"/>
        <w:ind w:left="963"/>
        <w:rPr>
          <w:color w:val="000000"/>
          <w:kern w:val="0"/>
          <w:sz w:val="24"/>
        </w:rPr>
      </w:pPr>
      <w:r>
        <w:rPr>
          <w:color w:val="000000"/>
          <w:kern w:val="0"/>
          <w:sz w:val="24"/>
        </w:rPr>
        <w:t xml:space="preserve">Double bottom under the cargo holds shall be built with longitudinal framing supported by solid floor fitted at </w:t>
      </w:r>
      <w:r>
        <w:rPr>
          <w:rFonts w:hint="eastAsia"/>
          <w:color w:val="000000"/>
          <w:kern w:val="0"/>
          <w:sz w:val="24"/>
        </w:rPr>
        <w:t>appropriate</w:t>
      </w:r>
      <w:r>
        <w:rPr>
          <w:color w:val="000000"/>
          <w:kern w:val="0"/>
          <w:sz w:val="24"/>
        </w:rPr>
        <w:t xml:space="preserve"> spac</w:t>
      </w:r>
      <w:r>
        <w:rPr>
          <w:rFonts w:hint="eastAsia"/>
          <w:color w:val="000000"/>
          <w:kern w:val="0"/>
          <w:sz w:val="24"/>
        </w:rPr>
        <w:t>ing</w:t>
      </w:r>
      <w:r>
        <w:rPr>
          <w:color w:val="000000"/>
          <w:kern w:val="0"/>
          <w:sz w:val="24"/>
        </w:rPr>
        <w:t xml:space="preserve">. Longitudinal girders shall be arranged at </w:t>
      </w:r>
      <w:r>
        <w:rPr>
          <w:rFonts w:hint="eastAsia"/>
          <w:color w:val="000000"/>
          <w:kern w:val="0"/>
          <w:sz w:val="24"/>
        </w:rPr>
        <w:t>appropriate</w:t>
      </w:r>
      <w:r>
        <w:rPr>
          <w:color w:val="000000"/>
          <w:kern w:val="0"/>
          <w:sz w:val="24"/>
        </w:rPr>
        <w:t xml:space="preserve"> spac</w:t>
      </w:r>
      <w:r>
        <w:rPr>
          <w:rFonts w:hint="eastAsia"/>
          <w:color w:val="000000"/>
          <w:kern w:val="0"/>
          <w:sz w:val="24"/>
        </w:rPr>
        <w:t>ing</w:t>
      </w:r>
      <w:r>
        <w:rPr>
          <w:color w:val="000000"/>
          <w:kern w:val="0"/>
          <w:sz w:val="24"/>
        </w:rPr>
        <w:t>.</w:t>
      </w:r>
    </w:p>
    <w:p w14:paraId="06E1A178">
      <w:pPr>
        <w:autoSpaceDE w:val="0"/>
        <w:autoSpaceDN w:val="0"/>
        <w:adjustRightInd w:val="0"/>
        <w:spacing w:line="243" w:lineRule="auto"/>
        <w:ind w:left="963"/>
        <w:rPr>
          <w:color w:val="000000"/>
          <w:kern w:val="0"/>
          <w:sz w:val="24"/>
        </w:rPr>
      </w:pPr>
    </w:p>
    <w:p w14:paraId="6FF07977">
      <w:pPr>
        <w:autoSpaceDE w:val="0"/>
        <w:autoSpaceDN w:val="0"/>
        <w:adjustRightInd w:val="0"/>
        <w:spacing w:line="243" w:lineRule="auto"/>
        <w:ind w:left="963"/>
        <w:rPr>
          <w:color w:val="000000"/>
          <w:kern w:val="0"/>
          <w:sz w:val="24"/>
        </w:rPr>
      </w:pPr>
      <w:r>
        <w:rPr>
          <w:b/>
          <w:i/>
          <w:color w:val="000000"/>
          <w:kern w:val="0"/>
          <w:sz w:val="24"/>
        </w:rPr>
        <w:t>Doublers</w:t>
      </w:r>
      <w:r>
        <w:rPr>
          <w:color w:val="000000"/>
          <w:kern w:val="0"/>
          <w:sz w:val="24"/>
        </w:rPr>
        <w:t xml:space="preserve"> shall be welded on tank top, and local stiffening shall be provided at container corners under the tank top in accordance with the Builder’s practice.</w:t>
      </w:r>
    </w:p>
    <w:p w14:paraId="13A36641">
      <w:pPr>
        <w:autoSpaceDE w:val="0"/>
        <w:autoSpaceDN w:val="0"/>
        <w:adjustRightInd w:val="0"/>
        <w:spacing w:line="243" w:lineRule="auto"/>
        <w:ind w:left="963"/>
        <w:rPr>
          <w:color w:val="000000"/>
          <w:kern w:val="0"/>
          <w:sz w:val="24"/>
        </w:rPr>
      </w:pPr>
    </w:p>
    <w:p w14:paraId="40AD6F11">
      <w:pPr>
        <w:autoSpaceDE w:val="0"/>
        <w:autoSpaceDN w:val="0"/>
        <w:adjustRightInd w:val="0"/>
        <w:ind w:left="963"/>
        <w:rPr>
          <w:color w:val="000000"/>
          <w:kern w:val="0"/>
          <w:sz w:val="24"/>
        </w:rPr>
      </w:pPr>
      <w:r>
        <w:rPr>
          <w:rFonts w:hint="eastAsia"/>
          <w:color w:val="000000"/>
          <w:kern w:val="0"/>
          <w:sz w:val="24"/>
        </w:rPr>
        <w:t>Two (2) b</w:t>
      </w:r>
      <w:r>
        <w:rPr>
          <w:color w:val="000000"/>
          <w:kern w:val="0"/>
          <w:sz w:val="24"/>
        </w:rPr>
        <w:t xml:space="preserve">ilge wells shall be provided at the aft corner of every cargo hold, outside of container </w:t>
      </w:r>
      <w:r>
        <w:rPr>
          <w:rFonts w:hint="eastAsia"/>
          <w:color w:val="000000"/>
          <w:kern w:val="0"/>
          <w:sz w:val="24"/>
        </w:rPr>
        <w:t>corner</w:t>
      </w:r>
      <w:r>
        <w:rPr>
          <w:color w:val="000000"/>
          <w:kern w:val="0"/>
          <w:sz w:val="24"/>
        </w:rPr>
        <w:t xml:space="preserve"> area and accessible.</w:t>
      </w:r>
    </w:p>
    <w:p w14:paraId="3E49E65F">
      <w:pPr>
        <w:autoSpaceDE w:val="0"/>
        <w:autoSpaceDN w:val="0"/>
        <w:adjustRightInd w:val="0"/>
        <w:spacing w:line="243" w:lineRule="auto"/>
        <w:ind w:left="963"/>
        <w:rPr>
          <w:color w:val="000000"/>
          <w:kern w:val="0"/>
          <w:sz w:val="24"/>
        </w:rPr>
      </w:pPr>
    </w:p>
    <w:p w14:paraId="2F03D429">
      <w:pPr>
        <w:autoSpaceDE w:val="0"/>
        <w:autoSpaceDN w:val="0"/>
        <w:adjustRightInd w:val="0"/>
        <w:ind w:left="963"/>
        <w:rPr>
          <w:color w:val="000000"/>
          <w:u w:val="single"/>
        </w:rPr>
      </w:pPr>
      <w:r>
        <w:rPr>
          <w:color w:val="000000"/>
          <w:kern w:val="0"/>
          <w:sz w:val="24"/>
          <w:u w:val="single"/>
        </w:rPr>
        <w:t>Side construction</w:t>
      </w:r>
    </w:p>
    <w:p w14:paraId="215198C2">
      <w:pPr>
        <w:autoSpaceDE w:val="0"/>
        <w:autoSpaceDN w:val="0"/>
        <w:adjustRightInd w:val="0"/>
        <w:spacing w:line="243" w:lineRule="auto"/>
        <w:ind w:left="963"/>
        <w:rPr>
          <w:color w:val="000000"/>
          <w:kern w:val="0"/>
          <w:sz w:val="24"/>
        </w:rPr>
      </w:pPr>
    </w:p>
    <w:p w14:paraId="70220E63">
      <w:pPr>
        <w:autoSpaceDE w:val="0"/>
        <w:autoSpaceDN w:val="0"/>
        <w:adjustRightInd w:val="0"/>
        <w:spacing w:line="243" w:lineRule="auto"/>
        <w:ind w:left="963"/>
        <w:rPr>
          <w:color w:val="000000"/>
          <w:kern w:val="0"/>
          <w:sz w:val="24"/>
        </w:rPr>
      </w:pPr>
      <w:r>
        <w:rPr>
          <w:color w:val="000000"/>
          <w:kern w:val="0"/>
          <w:sz w:val="24"/>
        </w:rPr>
        <w:t>Side shell and longitudinal bulkhead to be longitudinally framed</w:t>
      </w:r>
      <w:r>
        <w:rPr>
          <w:rFonts w:hint="eastAsia"/>
          <w:color w:val="000000"/>
          <w:kern w:val="0"/>
          <w:sz w:val="24"/>
        </w:rPr>
        <w:t xml:space="preserve">, </w:t>
      </w:r>
      <w:r>
        <w:rPr>
          <w:color w:val="000000"/>
          <w:kern w:val="0"/>
          <w:sz w:val="24"/>
        </w:rPr>
        <w:t>in general</w:t>
      </w:r>
      <w:r>
        <w:rPr>
          <w:rFonts w:hint="eastAsia"/>
          <w:color w:val="000000"/>
          <w:kern w:val="0"/>
          <w:sz w:val="24"/>
        </w:rPr>
        <w:t>.</w:t>
      </w:r>
    </w:p>
    <w:p w14:paraId="6AD438D0">
      <w:pPr>
        <w:autoSpaceDE w:val="0"/>
        <w:autoSpaceDN w:val="0"/>
        <w:adjustRightInd w:val="0"/>
        <w:spacing w:line="243" w:lineRule="auto"/>
        <w:ind w:left="963"/>
        <w:rPr>
          <w:color w:val="000000"/>
          <w:kern w:val="0"/>
          <w:sz w:val="24"/>
        </w:rPr>
      </w:pPr>
    </w:p>
    <w:p w14:paraId="529B68F9">
      <w:pPr>
        <w:autoSpaceDE w:val="0"/>
        <w:autoSpaceDN w:val="0"/>
        <w:adjustRightInd w:val="0"/>
        <w:spacing w:line="243" w:lineRule="auto"/>
        <w:ind w:left="963"/>
        <w:rPr>
          <w:color w:val="000000"/>
          <w:kern w:val="0"/>
          <w:sz w:val="24"/>
        </w:rPr>
      </w:pPr>
      <w:r>
        <w:rPr>
          <w:color w:val="000000"/>
          <w:kern w:val="0"/>
          <w:sz w:val="24"/>
        </w:rPr>
        <w:t xml:space="preserve">The ship side shall be </w:t>
      </w:r>
      <w:r>
        <w:rPr>
          <w:rFonts w:hint="eastAsia"/>
          <w:color w:val="000000"/>
          <w:kern w:val="0"/>
          <w:sz w:val="24"/>
        </w:rPr>
        <w:t xml:space="preserve">of </w:t>
      </w:r>
      <w:r>
        <w:rPr>
          <w:color w:val="000000"/>
          <w:kern w:val="0"/>
          <w:sz w:val="24"/>
        </w:rPr>
        <w:t>double hull construction in way of the cargo area.</w:t>
      </w:r>
    </w:p>
    <w:p w14:paraId="6DF9A501">
      <w:pPr>
        <w:autoSpaceDE w:val="0"/>
        <w:autoSpaceDN w:val="0"/>
        <w:adjustRightInd w:val="0"/>
        <w:spacing w:line="243" w:lineRule="auto"/>
        <w:rPr>
          <w:color w:val="000000"/>
          <w:kern w:val="0"/>
          <w:sz w:val="24"/>
        </w:rPr>
      </w:pPr>
    </w:p>
    <w:p w14:paraId="2B38D520">
      <w:pPr>
        <w:autoSpaceDE w:val="0"/>
        <w:autoSpaceDN w:val="0"/>
        <w:adjustRightInd w:val="0"/>
        <w:ind w:left="963"/>
        <w:rPr>
          <w:color w:val="000000"/>
          <w:u w:val="single"/>
        </w:rPr>
      </w:pPr>
      <w:r>
        <w:rPr>
          <w:rFonts w:hint="eastAsia"/>
          <w:color w:val="000000"/>
          <w:kern w:val="0"/>
          <w:sz w:val="24"/>
          <w:u w:val="single"/>
        </w:rPr>
        <w:t>Watertight b</w:t>
      </w:r>
      <w:r>
        <w:rPr>
          <w:color w:val="000000"/>
          <w:kern w:val="0"/>
          <w:sz w:val="24"/>
          <w:u w:val="single"/>
        </w:rPr>
        <w:t xml:space="preserve">ulkhead </w:t>
      </w:r>
    </w:p>
    <w:p w14:paraId="2D6F67C6">
      <w:pPr>
        <w:autoSpaceDE w:val="0"/>
        <w:autoSpaceDN w:val="0"/>
        <w:adjustRightInd w:val="0"/>
        <w:spacing w:line="243" w:lineRule="auto"/>
        <w:ind w:left="963"/>
        <w:rPr>
          <w:color w:val="000000"/>
          <w:kern w:val="0"/>
          <w:sz w:val="24"/>
        </w:rPr>
      </w:pPr>
    </w:p>
    <w:p w14:paraId="13FFD1E1">
      <w:pPr>
        <w:autoSpaceDE w:val="0"/>
        <w:autoSpaceDN w:val="0"/>
        <w:adjustRightInd w:val="0"/>
        <w:spacing w:line="243" w:lineRule="auto"/>
        <w:ind w:left="963"/>
        <w:rPr>
          <w:color w:val="000000"/>
          <w:kern w:val="0"/>
          <w:sz w:val="24"/>
        </w:rPr>
      </w:pPr>
      <w:r>
        <w:rPr>
          <w:color w:val="000000"/>
          <w:kern w:val="0"/>
          <w:sz w:val="24"/>
        </w:rPr>
        <w:t xml:space="preserve">The </w:t>
      </w:r>
      <w:r>
        <w:rPr>
          <w:rFonts w:hint="eastAsia"/>
          <w:color w:val="000000"/>
          <w:kern w:val="0"/>
          <w:sz w:val="24"/>
        </w:rPr>
        <w:t xml:space="preserve">watertight </w:t>
      </w:r>
      <w:r>
        <w:rPr>
          <w:color w:val="000000"/>
          <w:kern w:val="0"/>
          <w:sz w:val="24"/>
        </w:rPr>
        <w:t>transverse bulkheads shall be arranged as shown on the G.A. plan.</w:t>
      </w:r>
    </w:p>
    <w:p w14:paraId="13C74F12">
      <w:pPr>
        <w:autoSpaceDE w:val="0"/>
        <w:autoSpaceDN w:val="0"/>
        <w:adjustRightInd w:val="0"/>
        <w:spacing w:line="243" w:lineRule="auto"/>
        <w:ind w:left="963"/>
        <w:rPr>
          <w:color w:val="000000"/>
          <w:kern w:val="0"/>
          <w:sz w:val="24"/>
        </w:rPr>
      </w:pPr>
    </w:p>
    <w:p w14:paraId="589AD6B0">
      <w:pPr>
        <w:autoSpaceDE w:val="0"/>
        <w:autoSpaceDN w:val="0"/>
        <w:adjustRightInd w:val="0"/>
        <w:spacing w:line="243" w:lineRule="auto"/>
        <w:ind w:left="963"/>
        <w:rPr>
          <w:color w:val="000000"/>
          <w:kern w:val="0"/>
          <w:sz w:val="24"/>
        </w:rPr>
      </w:pPr>
      <w:r>
        <w:rPr>
          <w:color w:val="000000"/>
          <w:kern w:val="0"/>
          <w:sz w:val="24"/>
        </w:rPr>
        <w:t xml:space="preserve">The transverse bulkheads shall be </w:t>
      </w:r>
      <w:r>
        <w:rPr>
          <w:rFonts w:hint="eastAsia"/>
          <w:color w:val="000000"/>
          <w:kern w:val="0"/>
          <w:sz w:val="24"/>
        </w:rPr>
        <w:t xml:space="preserve">of </w:t>
      </w:r>
      <w:r>
        <w:rPr>
          <w:color w:val="000000"/>
          <w:kern w:val="0"/>
          <w:sz w:val="24"/>
        </w:rPr>
        <w:t>plane type construction with adequate stiffeners and primary members.</w:t>
      </w:r>
    </w:p>
    <w:p w14:paraId="09A2B06F">
      <w:pPr>
        <w:autoSpaceDE w:val="0"/>
        <w:autoSpaceDN w:val="0"/>
        <w:adjustRightInd w:val="0"/>
        <w:spacing w:line="243" w:lineRule="auto"/>
        <w:ind w:left="963"/>
        <w:rPr>
          <w:color w:val="000000"/>
          <w:kern w:val="0"/>
          <w:sz w:val="24"/>
        </w:rPr>
      </w:pPr>
    </w:p>
    <w:p w14:paraId="40537E8C">
      <w:pPr>
        <w:autoSpaceDE w:val="0"/>
        <w:autoSpaceDN w:val="0"/>
        <w:adjustRightInd w:val="0"/>
        <w:ind w:left="963"/>
        <w:rPr>
          <w:color w:val="000000"/>
          <w:u w:val="single"/>
        </w:rPr>
      </w:pPr>
      <w:r>
        <w:rPr>
          <w:color w:val="000000"/>
          <w:kern w:val="0"/>
          <w:sz w:val="24"/>
          <w:u w:val="single"/>
        </w:rPr>
        <w:t>Structur</w:t>
      </w:r>
      <w:r>
        <w:rPr>
          <w:rFonts w:hint="eastAsia"/>
          <w:color w:val="000000"/>
          <w:kern w:val="0"/>
          <w:sz w:val="24"/>
          <w:u w:val="single"/>
        </w:rPr>
        <w:t>al</w:t>
      </w:r>
      <w:r>
        <w:rPr>
          <w:color w:val="000000"/>
          <w:kern w:val="0"/>
          <w:sz w:val="24"/>
          <w:u w:val="single"/>
        </w:rPr>
        <w:t xml:space="preserve"> bulkhead</w:t>
      </w:r>
    </w:p>
    <w:p w14:paraId="45263825">
      <w:pPr>
        <w:autoSpaceDE w:val="0"/>
        <w:autoSpaceDN w:val="0"/>
        <w:adjustRightInd w:val="0"/>
        <w:spacing w:line="243" w:lineRule="auto"/>
        <w:ind w:left="963"/>
        <w:rPr>
          <w:color w:val="000000"/>
          <w:kern w:val="0"/>
          <w:sz w:val="24"/>
        </w:rPr>
      </w:pPr>
    </w:p>
    <w:p w14:paraId="1BAFF4D4">
      <w:pPr>
        <w:autoSpaceDE w:val="0"/>
        <w:autoSpaceDN w:val="0"/>
        <w:adjustRightInd w:val="0"/>
        <w:spacing w:line="243" w:lineRule="auto"/>
        <w:ind w:left="963"/>
        <w:rPr>
          <w:color w:val="000000"/>
          <w:kern w:val="0"/>
          <w:sz w:val="24"/>
        </w:rPr>
      </w:pPr>
      <w:r>
        <w:rPr>
          <w:color w:val="000000"/>
          <w:kern w:val="0"/>
          <w:sz w:val="24"/>
        </w:rPr>
        <w:t xml:space="preserve">The non-tight grillage shaped structural bulkheads shall be fitted </w:t>
      </w:r>
      <w:r>
        <w:rPr>
          <w:rFonts w:hint="eastAsia"/>
          <w:color w:val="000000"/>
          <w:kern w:val="0"/>
          <w:sz w:val="24"/>
        </w:rPr>
        <w:t xml:space="preserve">in the middle of each cargo hold </w:t>
      </w:r>
      <w:r>
        <w:rPr>
          <w:color w:val="000000"/>
          <w:kern w:val="0"/>
          <w:sz w:val="24"/>
        </w:rPr>
        <w:t>between 40ft container bays.</w:t>
      </w:r>
    </w:p>
    <w:p w14:paraId="025DB68B">
      <w:pPr>
        <w:autoSpaceDE w:val="0"/>
        <w:autoSpaceDN w:val="0"/>
        <w:adjustRightInd w:val="0"/>
        <w:spacing w:line="243" w:lineRule="auto"/>
        <w:ind w:left="963"/>
        <w:rPr>
          <w:color w:val="000000"/>
          <w:kern w:val="0"/>
          <w:sz w:val="24"/>
        </w:rPr>
      </w:pPr>
    </w:p>
    <w:p w14:paraId="58B0CE87">
      <w:pPr>
        <w:autoSpaceDE w:val="0"/>
        <w:autoSpaceDN w:val="0"/>
        <w:adjustRightInd w:val="0"/>
        <w:spacing w:line="243" w:lineRule="auto"/>
        <w:ind w:left="963"/>
        <w:rPr>
          <w:color w:val="000000"/>
          <w:kern w:val="0"/>
          <w:sz w:val="24"/>
        </w:rPr>
      </w:pPr>
      <w:r>
        <w:rPr>
          <w:color w:val="000000"/>
          <w:kern w:val="0"/>
          <w:sz w:val="24"/>
        </w:rPr>
        <w:t>The structur</w:t>
      </w:r>
      <w:r>
        <w:rPr>
          <w:rFonts w:hint="eastAsia"/>
          <w:color w:val="000000"/>
          <w:kern w:val="0"/>
          <w:sz w:val="24"/>
        </w:rPr>
        <w:t>al</w:t>
      </w:r>
      <w:r>
        <w:rPr>
          <w:color w:val="000000"/>
          <w:kern w:val="0"/>
          <w:sz w:val="24"/>
        </w:rPr>
        <w:t xml:space="preserve"> bulkhead</w:t>
      </w:r>
      <w:r>
        <w:rPr>
          <w:rFonts w:hint="eastAsia"/>
          <w:color w:val="000000"/>
          <w:kern w:val="0"/>
          <w:sz w:val="24"/>
        </w:rPr>
        <w:t>s</w:t>
      </w:r>
      <w:r>
        <w:rPr>
          <w:color w:val="000000"/>
          <w:kern w:val="0"/>
          <w:sz w:val="24"/>
        </w:rPr>
        <w:t xml:space="preserve"> shall have sufficient strength to support the container load transmitted by cell</w:t>
      </w:r>
      <w:r>
        <w:rPr>
          <w:rFonts w:hint="eastAsia"/>
          <w:color w:val="000000"/>
          <w:kern w:val="0"/>
          <w:sz w:val="24"/>
        </w:rPr>
        <w:t xml:space="preserve"> </w:t>
      </w:r>
      <w:r>
        <w:rPr>
          <w:color w:val="000000"/>
          <w:kern w:val="0"/>
          <w:sz w:val="24"/>
        </w:rPr>
        <w:t>guide</w:t>
      </w:r>
      <w:r>
        <w:rPr>
          <w:rFonts w:hint="eastAsia"/>
          <w:color w:val="000000"/>
          <w:kern w:val="0"/>
          <w:sz w:val="24"/>
        </w:rPr>
        <w:t>s</w:t>
      </w:r>
      <w:r>
        <w:rPr>
          <w:color w:val="000000"/>
          <w:kern w:val="0"/>
          <w:sz w:val="24"/>
        </w:rPr>
        <w:t xml:space="preserve"> fitted thereon.</w:t>
      </w:r>
    </w:p>
    <w:p w14:paraId="3A2E77E4">
      <w:pPr>
        <w:autoSpaceDE w:val="0"/>
        <w:autoSpaceDN w:val="0"/>
        <w:adjustRightInd w:val="0"/>
        <w:spacing w:line="243" w:lineRule="auto"/>
        <w:ind w:left="963"/>
        <w:rPr>
          <w:color w:val="000000"/>
          <w:kern w:val="0"/>
          <w:sz w:val="24"/>
        </w:rPr>
      </w:pPr>
    </w:p>
    <w:p w14:paraId="42432759">
      <w:pPr>
        <w:autoSpaceDE w:val="0"/>
        <w:autoSpaceDN w:val="0"/>
        <w:adjustRightInd w:val="0"/>
        <w:spacing w:line="243" w:lineRule="auto"/>
        <w:ind w:left="963"/>
        <w:rPr>
          <w:color w:val="000000"/>
          <w:kern w:val="0"/>
          <w:sz w:val="24"/>
        </w:rPr>
      </w:pPr>
      <w:r>
        <w:rPr>
          <w:rFonts w:hint="eastAsia"/>
          <w:color w:val="000000"/>
          <w:kern w:val="0"/>
          <w:sz w:val="24"/>
        </w:rPr>
        <w:t>S</w:t>
      </w:r>
      <w:r>
        <w:rPr>
          <w:color w:val="000000"/>
          <w:kern w:val="0"/>
          <w:sz w:val="24"/>
        </w:rPr>
        <w:t xml:space="preserve">tringer </w:t>
      </w:r>
      <w:r>
        <w:rPr>
          <w:rFonts w:hint="eastAsia"/>
          <w:color w:val="000000"/>
          <w:kern w:val="0"/>
          <w:sz w:val="24"/>
        </w:rPr>
        <w:t xml:space="preserve">decks </w:t>
      </w:r>
      <w:r>
        <w:rPr>
          <w:color w:val="000000"/>
          <w:kern w:val="0"/>
          <w:sz w:val="24"/>
        </w:rPr>
        <w:t xml:space="preserve">to be provided as walkway </w:t>
      </w:r>
      <w:r>
        <w:rPr>
          <w:rFonts w:hint="eastAsia"/>
          <w:color w:val="000000"/>
          <w:kern w:val="0"/>
          <w:sz w:val="24"/>
        </w:rPr>
        <w:t>for</w:t>
      </w:r>
      <w:r>
        <w:rPr>
          <w:color w:val="000000"/>
          <w:kern w:val="0"/>
          <w:sz w:val="24"/>
        </w:rPr>
        <w:t xml:space="preserve"> each 8'6" container tier in cargo holds.</w:t>
      </w:r>
      <w:r>
        <w:rPr>
          <w:rFonts w:hint="eastAsia"/>
          <w:color w:val="000000"/>
          <w:kern w:val="0"/>
          <w:sz w:val="24"/>
        </w:rPr>
        <w:t xml:space="preserve"> The structure to be </w:t>
      </w:r>
      <w:r>
        <w:rPr>
          <w:color w:val="000000"/>
          <w:kern w:val="0"/>
          <w:sz w:val="24"/>
        </w:rPr>
        <w:t>strengthened</w:t>
      </w:r>
      <w:r>
        <w:rPr>
          <w:rFonts w:hint="eastAsia"/>
          <w:color w:val="000000"/>
          <w:kern w:val="0"/>
          <w:sz w:val="24"/>
        </w:rPr>
        <w:t xml:space="preserve"> to allow for flexi loading capability for the high cube containers in hold. </w:t>
      </w:r>
    </w:p>
    <w:p w14:paraId="19AD9512">
      <w:pPr>
        <w:autoSpaceDE w:val="0"/>
        <w:autoSpaceDN w:val="0"/>
        <w:adjustRightInd w:val="0"/>
        <w:spacing w:line="243" w:lineRule="auto"/>
        <w:ind w:left="963"/>
        <w:rPr>
          <w:color w:val="000000"/>
          <w:kern w:val="0"/>
          <w:sz w:val="24"/>
        </w:rPr>
      </w:pPr>
    </w:p>
    <w:p w14:paraId="372A71C5">
      <w:pPr>
        <w:autoSpaceDE w:val="0"/>
        <w:autoSpaceDN w:val="0"/>
        <w:adjustRightInd w:val="0"/>
        <w:spacing w:line="243" w:lineRule="auto"/>
        <w:ind w:left="963"/>
        <w:rPr>
          <w:b/>
          <w:i/>
          <w:color w:val="000000"/>
          <w:kern w:val="0"/>
          <w:sz w:val="24"/>
        </w:rPr>
      </w:pPr>
      <w:r>
        <w:rPr>
          <w:b/>
          <w:i/>
          <w:color w:val="000000"/>
          <w:kern w:val="0"/>
          <w:sz w:val="24"/>
        </w:rPr>
        <w:t>Stiffeners used on bulkhead between ballast tank and fuel oil tank shall be on fuel tank side.</w:t>
      </w:r>
    </w:p>
    <w:p w14:paraId="72E4E010">
      <w:pPr>
        <w:autoSpaceDE w:val="0"/>
        <w:autoSpaceDN w:val="0"/>
        <w:adjustRightInd w:val="0"/>
        <w:spacing w:line="243" w:lineRule="auto"/>
        <w:ind w:left="963"/>
        <w:rPr>
          <w:color w:val="000000"/>
          <w:kern w:val="0"/>
          <w:sz w:val="24"/>
        </w:rPr>
      </w:pPr>
    </w:p>
    <w:p w14:paraId="304E23F2">
      <w:pPr>
        <w:autoSpaceDE w:val="0"/>
        <w:autoSpaceDN w:val="0"/>
        <w:adjustRightInd w:val="0"/>
        <w:ind w:left="963"/>
        <w:rPr>
          <w:color w:val="000000"/>
          <w:u w:val="single"/>
        </w:rPr>
      </w:pPr>
      <w:r>
        <w:rPr>
          <w:color w:val="000000"/>
          <w:kern w:val="0"/>
          <w:sz w:val="24"/>
          <w:u w:val="single"/>
        </w:rPr>
        <w:t>Deck construction</w:t>
      </w:r>
    </w:p>
    <w:p w14:paraId="7AE93300"/>
    <w:p w14:paraId="76F6F1CA">
      <w:pPr>
        <w:autoSpaceDE w:val="0"/>
        <w:autoSpaceDN w:val="0"/>
        <w:adjustRightInd w:val="0"/>
        <w:spacing w:line="243" w:lineRule="auto"/>
        <w:ind w:left="963"/>
        <w:rPr>
          <w:b/>
          <w:i/>
          <w:color w:val="000000"/>
          <w:kern w:val="0"/>
          <w:sz w:val="24"/>
        </w:rPr>
      </w:pPr>
      <w:r>
        <w:rPr>
          <w:color w:val="000000"/>
          <w:kern w:val="0"/>
          <w:sz w:val="24"/>
        </w:rPr>
        <w:t>The upper deck shall be connected to the shell plating by the square gunwale</w:t>
      </w:r>
      <w:r>
        <w:rPr>
          <w:rFonts w:hint="eastAsia"/>
          <w:color w:val="000000"/>
          <w:kern w:val="0"/>
          <w:sz w:val="24"/>
        </w:rPr>
        <w:t xml:space="preserve"> with 100mm extension above</w:t>
      </w:r>
      <w:r>
        <w:rPr>
          <w:color w:val="000000"/>
          <w:kern w:val="0"/>
          <w:sz w:val="24"/>
        </w:rPr>
        <w:t>.</w:t>
      </w:r>
      <w:r>
        <w:rPr>
          <w:rFonts w:hint="eastAsia"/>
          <w:color w:val="000000"/>
          <w:kern w:val="0"/>
          <w:sz w:val="24"/>
        </w:rPr>
        <w:t xml:space="preserve"> </w:t>
      </w:r>
      <w:r>
        <w:rPr>
          <w:b/>
          <w:i/>
          <w:color w:val="000000"/>
          <w:kern w:val="0"/>
          <w:sz w:val="24"/>
        </w:rPr>
        <w:t>Full/Deep penetration weld shall be used for Upper deck to Sheer strake connection (cargo hold).</w:t>
      </w:r>
    </w:p>
    <w:p w14:paraId="397F75DD">
      <w:pPr>
        <w:autoSpaceDE w:val="0"/>
        <w:autoSpaceDN w:val="0"/>
        <w:adjustRightInd w:val="0"/>
        <w:spacing w:line="243" w:lineRule="auto"/>
        <w:ind w:left="963"/>
        <w:rPr>
          <w:color w:val="000000"/>
          <w:kern w:val="0"/>
          <w:sz w:val="24"/>
        </w:rPr>
      </w:pPr>
    </w:p>
    <w:p w14:paraId="4AE4AE7F">
      <w:pPr>
        <w:autoSpaceDE w:val="0"/>
        <w:autoSpaceDN w:val="0"/>
        <w:adjustRightInd w:val="0"/>
        <w:spacing w:line="243" w:lineRule="auto"/>
        <w:ind w:left="963"/>
        <w:rPr>
          <w:color w:val="000000"/>
          <w:kern w:val="0"/>
          <w:sz w:val="24"/>
        </w:rPr>
      </w:pPr>
      <w:r>
        <w:rPr>
          <w:color w:val="000000"/>
          <w:kern w:val="0"/>
          <w:sz w:val="24"/>
        </w:rPr>
        <w:t xml:space="preserve">Upper deck plating outside of hatch openings shall be longitudinally </w:t>
      </w:r>
      <w:r>
        <w:rPr>
          <w:rFonts w:hint="eastAsia"/>
          <w:color w:val="000000"/>
          <w:kern w:val="0"/>
          <w:sz w:val="24"/>
        </w:rPr>
        <w:t xml:space="preserve">framed and </w:t>
      </w:r>
      <w:r>
        <w:rPr>
          <w:color w:val="000000"/>
          <w:kern w:val="0"/>
          <w:sz w:val="24"/>
        </w:rPr>
        <w:t>stiffened with transverse webs</w:t>
      </w:r>
      <w:r>
        <w:rPr>
          <w:rFonts w:hint="eastAsia"/>
          <w:color w:val="000000"/>
          <w:kern w:val="0"/>
          <w:sz w:val="24"/>
        </w:rPr>
        <w:t xml:space="preserve"> in way of cargo hold region</w:t>
      </w:r>
      <w:r>
        <w:rPr>
          <w:color w:val="000000"/>
          <w:kern w:val="0"/>
          <w:sz w:val="24"/>
        </w:rPr>
        <w:t>.</w:t>
      </w:r>
    </w:p>
    <w:p w14:paraId="341B965E">
      <w:pPr>
        <w:autoSpaceDE w:val="0"/>
        <w:autoSpaceDN w:val="0"/>
        <w:adjustRightInd w:val="0"/>
        <w:spacing w:line="243" w:lineRule="auto"/>
        <w:ind w:left="963"/>
        <w:rPr>
          <w:color w:val="000000"/>
          <w:kern w:val="0"/>
          <w:sz w:val="24"/>
        </w:rPr>
      </w:pPr>
    </w:p>
    <w:p w14:paraId="30D1B610">
      <w:pPr>
        <w:autoSpaceDE w:val="0"/>
        <w:autoSpaceDN w:val="0"/>
        <w:adjustRightInd w:val="0"/>
        <w:spacing w:line="243" w:lineRule="auto"/>
        <w:ind w:left="963"/>
        <w:rPr>
          <w:color w:val="000000"/>
          <w:kern w:val="0"/>
          <w:sz w:val="24"/>
        </w:rPr>
      </w:pPr>
      <w:r>
        <w:rPr>
          <w:color w:val="000000"/>
          <w:kern w:val="0"/>
          <w:sz w:val="24"/>
        </w:rPr>
        <w:t>The corner</w:t>
      </w:r>
      <w:r>
        <w:rPr>
          <w:rFonts w:hint="eastAsia"/>
          <w:color w:val="000000"/>
          <w:kern w:val="0"/>
          <w:sz w:val="24"/>
        </w:rPr>
        <w:t xml:space="preserve"> edge</w:t>
      </w:r>
      <w:r>
        <w:rPr>
          <w:color w:val="000000"/>
          <w:kern w:val="0"/>
          <w:sz w:val="24"/>
        </w:rPr>
        <w:t xml:space="preserve"> of hatch opening in the upper deck shall be </w:t>
      </w:r>
      <w:r>
        <w:rPr>
          <w:rFonts w:hint="eastAsia"/>
          <w:color w:val="000000"/>
          <w:kern w:val="0"/>
          <w:sz w:val="24"/>
        </w:rPr>
        <w:t>reinforced</w:t>
      </w:r>
      <w:r>
        <w:rPr>
          <w:color w:val="000000"/>
          <w:kern w:val="0"/>
          <w:sz w:val="24"/>
        </w:rPr>
        <w:t xml:space="preserve"> in compliance with the requirements of the Classification Society.</w:t>
      </w:r>
    </w:p>
    <w:p w14:paraId="6C157D33">
      <w:pPr>
        <w:autoSpaceDE w:val="0"/>
        <w:autoSpaceDN w:val="0"/>
        <w:adjustRightInd w:val="0"/>
        <w:spacing w:line="243" w:lineRule="auto"/>
        <w:ind w:left="963"/>
        <w:rPr>
          <w:color w:val="000000"/>
          <w:kern w:val="0"/>
          <w:sz w:val="24"/>
        </w:rPr>
      </w:pPr>
    </w:p>
    <w:p w14:paraId="79D6B365">
      <w:pPr>
        <w:autoSpaceDE w:val="0"/>
        <w:autoSpaceDN w:val="0"/>
        <w:adjustRightInd w:val="0"/>
        <w:ind w:left="963"/>
        <w:rPr>
          <w:color w:val="000000"/>
          <w:u w:val="single"/>
        </w:rPr>
      </w:pPr>
      <w:r>
        <w:rPr>
          <w:color w:val="000000"/>
          <w:kern w:val="0"/>
          <w:sz w:val="24"/>
          <w:u w:val="single"/>
        </w:rPr>
        <w:t>Hatch coaming</w:t>
      </w:r>
    </w:p>
    <w:p w14:paraId="16ED3F0A">
      <w:pPr>
        <w:autoSpaceDE w:val="0"/>
        <w:autoSpaceDN w:val="0"/>
        <w:adjustRightInd w:val="0"/>
        <w:spacing w:line="243" w:lineRule="auto"/>
        <w:ind w:left="963"/>
        <w:rPr>
          <w:color w:val="000000"/>
          <w:kern w:val="0"/>
          <w:sz w:val="24"/>
        </w:rPr>
      </w:pPr>
    </w:p>
    <w:p w14:paraId="36A73B15">
      <w:pPr>
        <w:autoSpaceDE w:val="0"/>
        <w:autoSpaceDN w:val="0"/>
        <w:adjustRightInd w:val="0"/>
        <w:spacing w:line="243" w:lineRule="auto"/>
        <w:ind w:left="963"/>
        <w:rPr>
          <w:color w:val="000000"/>
          <w:kern w:val="0"/>
          <w:sz w:val="24"/>
        </w:rPr>
      </w:pPr>
      <w:r>
        <w:rPr>
          <w:color w:val="000000"/>
          <w:kern w:val="0"/>
          <w:sz w:val="24"/>
        </w:rPr>
        <w:t>Cargo hatch shall be arranged as shown on G</w:t>
      </w:r>
      <w:r>
        <w:rPr>
          <w:rFonts w:hint="eastAsia"/>
          <w:color w:val="000000"/>
          <w:kern w:val="0"/>
          <w:sz w:val="24"/>
        </w:rPr>
        <w:t>.A p</w:t>
      </w:r>
      <w:r>
        <w:rPr>
          <w:color w:val="000000"/>
          <w:kern w:val="0"/>
          <w:sz w:val="24"/>
        </w:rPr>
        <w:t>lan. Each cargo hatch shall have steel coamings of suitable height for stowing of containers.</w:t>
      </w:r>
    </w:p>
    <w:p w14:paraId="5A5ADB06">
      <w:pPr>
        <w:autoSpaceDE w:val="0"/>
        <w:autoSpaceDN w:val="0"/>
        <w:adjustRightInd w:val="0"/>
        <w:spacing w:line="243" w:lineRule="auto"/>
        <w:ind w:left="963"/>
        <w:rPr>
          <w:color w:val="000000"/>
          <w:kern w:val="0"/>
          <w:sz w:val="24"/>
        </w:rPr>
      </w:pPr>
    </w:p>
    <w:p w14:paraId="20F02095">
      <w:pPr>
        <w:autoSpaceDE w:val="0"/>
        <w:autoSpaceDN w:val="0"/>
        <w:adjustRightInd w:val="0"/>
        <w:spacing w:line="243" w:lineRule="auto"/>
        <w:ind w:left="963"/>
        <w:rPr>
          <w:b/>
          <w:i/>
          <w:color w:val="000000"/>
          <w:kern w:val="0"/>
          <w:sz w:val="24"/>
        </w:rPr>
      </w:pPr>
      <w:r>
        <w:rPr>
          <w:color w:val="000000"/>
          <w:kern w:val="0"/>
          <w:sz w:val="24"/>
        </w:rPr>
        <w:t>The hatch coaming to be of steel construction with stays as required by the Classification Society.</w:t>
      </w:r>
      <w:r>
        <w:t xml:space="preserve"> </w:t>
      </w:r>
      <w:r>
        <w:rPr>
          <w:b/>
          <w:i/>
          <w:color w:val="000000"/>
          <w:kern w:val="0"/>
          <w:sz w:val="24"/>
        </w:rPr>
        <w:t>Hatch end bracket shall be curved with two radius type and not the straight bracket</w:t>
      </w:r>
      <w:r>
        <w:rPr>
          <w:rFonts w:hint="eastAsia"/>
          <w:b/>
          <w:i/>
          <w:color w:val="000000"/>
          <w:kern w:val="0"/>
          <w:sz w:val="24"/>
        </w:rPr>
        <w:t>.</w:t>
      </w:r>
    </w:p>
    <w:p w14:paraId="41E3F84D">
      <w:pPr>
        <w:autoSpaceDE w:val="0"/>
        <w:autoSpaceDN w:val="0"/>
        <w:adjustRightInd w:val="0"/>
        <w:spacing w:line="243" w:lineRule="auto"/>
        <w:ind w:left="963"/>
        <w:rPr>
          <w:color w:val="000000"/>
          <w:kern w:val="0"/>
          <w:sz w:val="24"/>
        </w:rPr>
      </w:pPr>
    </w:p>
    <w:p w14:paraId="4B0D2508">
      <w:pPr>
        <w:autoSpaceDE w:val="0"/>
        <w:autoSpaceDN w:val="0"/>
        <w:adjustRightInd w:val="0"/>
        <w:spacing w:line="243" w:lineRule="auto"/>
        <w:ind w:left="963"/>
        <w:rPr>
          <w:color w:val="000000"/>
          <w:kern w:val="0"/>
          <w:sz w:val="24"/>
        </w:rPr>
      </w:pPr>
      <w:r>
        <w:rPr>
          <w:color w:val="000000"/>
          <w:kern w:val="0"/>
          <w:sz w:val="24"/>
        </w:rPr>
        <w:t xml:space="preserve">Side hatch coamings shall be continuous </w:t>
      </w:r>
      <w:r>
        <w:rPr>
          <w:rFonts w:hint="eastAsia"/>
          <w:color w:val="000000"/>
          <w:kern w:val="0"/>
          <w:sz w:val="24"/>
        </w:rPr>
        <w:t>from forward to aft of</w:t>
      </w:r>
      <w:r>
        <w:rPr>
          <w:color w:val="000000"/>
          <w:kern w:val="0"/>
          <w:sz w:val="24"/>
        </w:rPr>
        <w:t xml:space="preserve"> cargo </w:t>
      </w:r>
      <w:r>
        <w:rPr>
          <w:rFonts w:hint="eastAsia"/>
          <w:color w:val="000000"/>
          <w:kern w:val="0"/>
          <w:sz w:val="24"/>
        </w:rPr>
        <w:t xml:space="preserve">hold </w:t>
      </w:r>
      <w:r>
        <w:rPr>
          <w:color w:val="000000"/>
          <w:kern w:val="0"/>
          <w:sz w:val="24"/>
        </w:rPr>
        <w:t xml:space="preserve">area and tapered at </w:t>
      </w:r>
      <w:r>
        <w:rPr>
          <w:rFonts w:hint="eastAsia"/>
          <w:color w:val="000000"/>
          <w:kern w:val="0"/>
          <w:sz w:val="24"/>
        </w:rPr>
        <w:t>each</w:t>
      </w:r>
      <w:r>
        <w:rPr>
          <w:color w:val="000000"/>
          <w:kern w:val="0"/>
          <w:sz w:val="24"/>
        </w:rPr>
        <w:t xml:space="preserve"> end</w:t>
      </w:r>
      <w:r>
        <w:rPr>
          <w:rFonts w:hint="eastAsia"/>
          <w:color w:val="000000"/>
          <w:kern w:val="0"/>
          <w:sz w:val="24"/>
        </w:rPr>
        <w:t xml:space="preserve">s </w:t>
      </w:r>
      <w:r>
        <w:rPr>
          <w:color w:val="000000"/>
          <w:kern w:val="0"/>
          <w:sz w:val="24"/>
        </w:rPr>
        <w:t>according to the requirement of the Classification Society.</w:t>
      </w:r>
    </w:p>
    <w:p w14:paraId="7126BE22">
      <w:pPr>
        <w:autoSpaceDE w:val="0"/>
        <w:autoSpaceDN w:val="0"/>
        <w:adjustRightInd w:val="0"/>
        <w:spacing w:line="243" w:lineRule="auto"/>
        <w:rPr>
          <w:color w:val="000000"/>
          <w:kern w:val="0"/>
          <w:sz w:val="24"/>
        </w:rPr>
      </w:pPr>
    </w:p>
    <w:p w14:paraId="62B2C4C5">
      <w:pPr>
        <w:pStyle w:val="5"/>
        <w:tabs>
          <w:tab w:val="left" w:pos="975"/>
        </w:tabs>
        <w:ind w:left="42"/>
        <w:rPr>
          <w:b/>
          <w:bCs/>
        </w:rPr>
      </w:pPr>
      <w:r>
        <w:rPr>
          <w:rFonts w:hint="eastAsia"/>
        </w:rPr>
        <w:t>2.1.</w:t>
      </w:r>
      <w:r>
        <w:t>2.</w:t>
      </w:r>
      <w:r>
        <w:rPr>
          <w:rFonts w:hint="eastAsia"/>
        </w:rPr>
        <w:t>5</w:t>
      </w:r>
      <w:r>
        <w:tab/>
      </w:r>
      <w:r>
        <w:t>Fore</w:t>
      </w:r>
      <w:r>
        <w:rPr>
          <w:rFonts w:hint="eastAsia"/>
        </w:rPr>
        <w:t xml:space="preserve"> B</w:t>
      </w:r>
      <w:r>
        <w:t xml:space="preserve">ody </w:t>
      </w:r>
      <w:r>
        <w:rPr>
          <w:rFonts w:hint="eastAsia"/>
        </w:rPr>
        <w:t>C</w:t>
      </w:r>
      <w:r>
        <w:t>onstruction</w:t>
      </w:r>
    </w:p>
    <w:p w14:paraId="4E8D1342"/>
    <w:p w14:paraId="3C88A46E">
      <w:pPr>
        <w:autoSpaceDE w:val="0"/>
        <w:autoSpaceDN w:val="0"/>
        <w:adjustRightInd w:val="0"/>
        <w:ind w:left="963"/>
        <w:rPr>
          <w:color w:val="000000"/>
          <w:u w:val="single"/>
        </w:rPr>
      </w:pPr>
      <w:r>
        <w:rPr>
          <w:rFonts w:hint="eastAsia"/>
          <w:color w:val="000000"/>
          <w:kern w:val="0"/>
          <w:sz w:val="24"/>
          <w:u w:val="single"/>
        </w:rPr>
        <w:t>G</w:t>
      </w:r>
      <w:r>
        <w:rPr>
          <w:color w:val="000000"/>
          <w:kern w:val="0"/>
          <w:sz w:val="24"/>
          <w:u w:val="single"/>
        </w:rPr>
        <w:t>eneral</w:t>
      </w:r>
    </w:p>
    <w:p w14:paraId="0B0572CF"/>
    <w:p w14:paraId="4ACFEB6E">
      <w:pPr>
        <w:autoSpaceDE w:val="0"/>
        <w:autoSpaceDN w:val="0"/>
        <w:adjustRightInd w:val="0"/>
        <w:spacing w:line="243" w:lineRule="auto"/>
        <w:ind w:left="963"/>
        <w:rPr>
          <w:color w:val="000000"/>
          <w:kern w:val="0"/>
          <w:sz w:val="24"/>
        </w:rPr>
      </w:pPr>
      <w:r>
        <w:rPr>
          <w:color w:val="000000"/>
          <w:kern w:val="0"/>
          <w:sz w:val="24"/>
        </w:rPr>
        <w:t xml:space="preserve">The fore body consists of store space(s), fore peak </w:t>
      </w:r>
      <w:r>
        <w:rPr>
          <w:rFonts w:hint="eastAsia"/>
          <w:color w:val="000000"/>
          <w:kern w:val="0"/>
          <w:sz w:val="24"/>
        </w:rPr>
        <w:t xml:space="preserve">tank </w:t>
      </w:r>
      <w:r>
        <w:rPr>
          <w:color w:val="000000"/>
          <w:kern w:val="0"/>
          <w:sz w:val="24"/>
        </w:rPr>
        <w:t>and chain lockers as shown on the G.A. plan.</w:t>
      </w:r>
    </w:p>
    <w:p w14:paraId="1BC672DB">
      <w:pPr>
        <w:autoSpaceDE w:val="0"/>
        <w:autoSpaceDN w:val="0"/>
        <w:adjustRightInd w:val="0"/>
        <w:spacing w:line="243" w:lineRule="auto"/>
        <w:rPr>
          <w:color w:val="000000"/>
          <w:kern w:val="0"/>
          <w:sz w:val="24"/>
        </w:rPr>
      </w:pPr>
    </w:p>
    <w:p w14:paraId="3845F32A">
      <w:pPr>
        <w:autoSpaceDE w:val="0"/>
        <w:autoSpaceDN w:val="0"/>
        <w:adjustRightInd w:val="0"/>
        <w:ind w:left="963"/>
        <w:rPr>
          <w:color w:val="000000"/>
          <w:kern w:val="0"/>
          <w:sz w:val="24"/>
        </w:rPr>
      </w:pPr>
      <w:r>
        <w:rPr>
          <w:color w:val="000000"/>
          <w:kern w:val="0"/>
          <w:sz w:val="24"/>
        </w:rPr>
        <w:t xml:space="preserve">The shell plating shall be increased in thickness at the anchor rubbing areas as per the Builder’s practice. </w:t>
      </w:r>
    </w:p>
    <w:p w14:paraId="2F665035">
      <w:pPr>
        <w:autoSpaceDE w:val="0"/>
        <w:autoSpaceDN w:val="0"/>
        <w:adjustRightInd w:val="0"/>
        <w:ind w:left="963"/>
        <w:rPr>
          <w:color w:val="000000"/>
          <w:kern w:val="0"/>
          <w:sz w:val="24"/>
        </w:rPr>
      </w:pPr>
    </w:p>
    <w:p w14:paraId="614F5433">
      <w:pPr>
        <w:autoSpaceDE w:val="0"/>
        <w:autoSpaceDN w:val="0"/>
        <w:adjustRightInd w:val="0"/>
        <w:spacing w:line="243" w:lineRule="auto"/>
        <w:ind w:left="963"/>
        <w:rPr>
          <w:color w:val="000000"/>
          <w:kern w:val="0"/>
          <w:sz w:val="24"/>
        </w:rPr>
      </w:pPr>
      <w:r>
        <w:rPr>
          <w:color w:val="000000"/>
          <w:kern w:val="0"/>
          <w:sz w:val="24"/>
        </w:rPr>
        <w:t>Framing at forward end to have deep floors, deep web frames, side stringers and breast hooks as required by the Classification Society.</w:t>
      </w:r>
    </w:p>
    <w:p w14:paraId="04C98206">
      <w:pPr>
        <w:autoSpaceDE w:val="0"/>
        <w:autoSpaceDN w:val="0"/>
        <w:adjustRightInd w:val="0"/>
        <w:spacing w:line="243" w:lineRule="auto"/>
        <w:ind w:left="963"/>
        <w:rPr>
          <w:color w:val="000000"/>
          <w:kern w:val="0"/>
          <w:sz w:val="24"/>
        </w:rPr>
      </w:pPr>
    </w:p>
    <w:p w14:paraId="7325C433">
      <w:pPr>
        <w:autoSpaceDE w:val="0"/>
        <w:autoSpaceDN w:val="0"/>
        <w:adjustRightInd w:val="0"/>
        <w:spacing w:line="243" w:lineRule="auto"/>
        <w:ind w:left="963"/>
        <w:rPr>
          <w:color w:val="000000"/>
          <w:kern w:val="0"/>
          <w:sz w:val="24"/>
        </w:rPr>
      </w:pPr>
      <w:r>
        <w:rPr>
          <w:color w:val="000000"/>
          <w:kern w:val="0"/>
          <w:sz w:val="24"/>
        </w:rPr>
        <w:t>Side frames in the fore peak tank shall be arranged transversely or longitudinally.</w:t>
      </w:r>
    </w:p>
    <w:p w14:paraId="2B6669AA">
      <w:pPr>
        <w:autoSpaceDE w:val="0"/>
        <w:autoSpaceDN w:val="0"/>
        <w:adjustRightInd w:val="0"/>
        <w:spacing w:line="243" w:lineRule="auto"/>
        <w:ind w:left="963"/>
        <w:rPr>
          <w:color w:val="000000"/>
          <w:kern w:val="0"/>
          <w:sz w:val="24"/>
        </w:rPr>
      </w:pPr>
    </w:p>
    <w:p w14:paraId="65083558">
      <w:pPr>
        <w:autoSpaceDE w:val="0"/>
        <w:autoSpaceDN w:val="0"/>
        <w:adjustRightInd w:val="0"/>
        <w:spacing w:line="243" w:lineRule="auto"/>
        <w:ind w:left="963"/>
        <w:rPr>
          <w:color w:val="000000"/>
          <w:kern w:val="0"/>
          <w:sz w:val="24"/>
        </w:rPr>
      </w:pPr>
      <w:r>
        <w:rPr>
          <w:color w:val="000000"/>
          <w:kern w:val="0"/>
          <w:sz w:val="24"/>
        </w:rPr>
        <w:t>The bulkhead of fore peak tank shall be of flat type stiffened by horizontal or vertical stiffeners supported by vertical webs or horizontal stringers fitted at suitable space.</w:t>
      </w:r>
    </w:p>
    <w:p w14:paraId="69E78D1C">
      <w:pPr>
        <w:autoSpaceDE w:val="0"/>
        <w:autoSpaceDN w:val="0"/>
        <w:adjustRightInd w:val="0"/>
        <w:spacing w:line="243" w:lineRule="auto"/>
        <w:rPr>
          <w:color w:val="000000"/>
          <w:kern w:val="0"/>
          <w:sz w:val="24"/>
        </w:rPr>
      </w:pPr>
    </w:p>
    <w:p w14:paraId="574C0A88">
      <w:pPr>
        <w:autoSpaceDE w:val="0"/>
        <w:autoSpaceDN w:val="0"/>
        <w:adjustRightInd w:val="0"/>
        <w:spacing w:line="243" w:lineRule="auto"/>
        <w:ind w:left="963"/>
        <w:rPr>
          <w:color w:val="000000"/>
          <w:kern w:val="0"/>
          <w:sz w:val="24"/>
        </w:rPr>
      </w:pPr>
      <w:r>
        <w:rPr>
          <w:color w:val="000000"/>
          <w:kern w:val="0"/>
          <w:sz w:val="24"/>
        </w:rPr>
        <w:t>The strength of the fo</w:t>
      </w:r>
      <w:r>
        <w:rPr>
          <w:rFonts w:hint="eastAsia"/>
          <w:color w:val="000000"/>
          <w:kern w:val="0"/>
          <w:sz w:val="24"/>
        </w:rPr>
        <w:t>recastle</w:t>
      </w:r>
      <w:r>
        <w:rPr>
          <w:color w:val="000000"/>
          <w:kern w:val="0"/>
          <w:sz w:val="24"/>
        </w:rPr>
        <w:t xml:space="preserve"> deck shall consider impacts from green water as per Class requirement.</w:t>
      </w:r>
    </w:p>
    <w:p w14:paraId="52D9193F">
      <w:pPr>
        <w:autoSpaceDE w:val="0"/>
        <w:autoSpaceDN w:val="0"/>
        <w:adjustRightInd w:val="0"/>
        <w:spacing w:line="243" w:lineRule="auto"/>
        <w:ind w:left="963"/>
        <w:rPr>
          <w:color w:val="000000"/>
          <w:kern w:val="0"/>
          <w:sz w:val="24"/>
        </w:rPr>
      </w:pPr>
    </w:p>
    <w:p w14:paraId="2BC33835">
      <w:pPr>
        <w:autoSpaceDE w:val="0"/>
        <w:autoSpaceDN w:val="0"/>
        <w:adjustRightInd w:val="0"/>
        <w:spacing w:line="243" w:lineRule="auto"/>
        <w:ind w:left="963"/>
        <w:rPr>
          <w:color w:val="000000"/>
          <w:kern w:val="0"/>
          <w:sz w:val="24"/>
        </w:rPr>
      </w:pPr>
      <w:r>
        <w:rPr>
          <w:color w:val="000000"/>
          <w:kern w:val="0"/>
          <w:sz w:val="24"/>
        </w:rPr>
        <w:t>Fore body construction to be designed against bow flare slamming according to the requirement of the Classification Society.</w:t>
      </w:r>
    </w:p>
    <w:p w14:paraId="1B96ADE7">
      <w:pPr>
        <w:autoSpaceDE w:val="0"/>
        <w:autoSpaceDN w:val="0"/>
        <w:adjustRightInd w:val="0"/>
        <w:spacing w:line="243" w:lineRule="auto"/>
        <w:ind w:left="963"/>
        <w:rPr>
          <w:color w:val="000000"/>
          <w:kern w:val="0"/>
          <w:sz w:val="24"/>
        </w:rPr>
      </w:pPr>
    </w:p>
    <w:p w14:paraId="6EB9E443">
      <w:pPr>
        <w:autoSpaceDE w:val="0"/>
        <w:autoSpaceDN w:val="0"/>
        <w:adjustRightInd w:val="0"/>
        <w:spacing w:line="243" w:lineRule="auto"/>
        <w:ind w:left="963"/>
        <w:rPr>
          <w:color w:val="000000"/>
          <w:kern w:val="0"/>
          <w:sz w:val="24"/>
        </w:rPr>
      </w:pPr>
      <w:r>
        <w:rPr>
          <w:color w:val="000000"/>
          <w:kern w:val="0"/>
          <w:sz w:val="24"/>
        </w:rPr>
        <w:t xml:space="preserve">The forecastle to be arranged as shown on the G.A. </w:t>
      </w:r>
      <w:r>
        <w:rPr>
          <w:rFonts w:hint="eastAsia"/>
          <w:color w:val="000000"/>
          <w:kern w:val="0"/>
          <w:sz w:val="24"/>
        </w:rPr>
        <w:t>p</w:t>
      </w:r>
      <w:r>
        <w:rPr>
          <w:color w:val="000000"/>
          <w:kern w:val="0"/>
          <w:sz w:val="24"/>
        </w:rPr>
        <w:t>lan.</w:t>
      </w:r>
    </w:p>
    <w:p w14:paraId="77E6B1BE">
      <w:pPr>
        <w:autoSpaceDE w:val="0"/>
        <w:autoSpaceDN w:val="0"/>
        <w:adjustRightInd w:val="0"/>
        <w:spacing w:line="243" w:lineRule="auto"/>
        <w:rPr>
          <w:color w:val="000000"/>
          <w:kern w:val="0"/>
          <w:sz w:val="24"/>
        </w:rPr>
      </w:pPr>
    </w:p>
    <w:p w14:paraId="1E8F617B">
      <w:pPr>
        <w:autoSpaceDE w:val="0"/>
        <w:autoSpaceDN w:val="0"/>
        <w:adjustRightInd w:val="0"/>
        <w:ind w:left="963"/>
        <w:rPr>
          <w:color w:val="000000"/>
          <w:kern w:val="0"/>
          <w:sz w:val="24"/>
          <w:u w:val="single"/>
        </w:rPr>
      </w:pPr>
      <w:r>
        <w:rPr>
          <w:color w:val="000000"/>
          <w:kern w:val="0"/>
          <w:sz w:val="24"/>
          <w:u w:val="single"/>
        </w:rPr>
        <w:t>Chain locker</w:t>
      </w:r>
      <w:r>
        <w:rPr>
          <w:rFonts w:hint="eastAsia"/>
          <w:color w:val="000000"/>
          <w:kern w:val="0"/>
          <w:sz w:val="24"/>
          <w:u w:val="single"/>
        </w:rPr>
        <w:t xml:space="preserve"> </w:t>
      </w:r>
      <w:r>
        <w:rPr>
          <w:rFonts w:eastAsia="Times New Roman"/>
          <w:position w:val="-1"/>
          <w:sz w:val="24"/>
          <w:u w:val="single" w:color="000000"/>
        </w:rPr>
        <w:t>and Hawse pipe, etc</w:t>
      </w:r>
      <w:r>
        <w:rPr>
          <w:rFonts w:hint="eastAsia"/>
          <w:position w:val="-1"/>
          <w:sz w:val="24"/>
          <w:u w:val="single" w:color="000000"/>
        </w:rPr>
        <w:t>.</w:t>
      </w:r>
    </w:p>
    <w:p w14:paraId="2EB2A094">
      <w:pPr>
        <w:autoSpaceDE w:val="0"/>
        <w:autoSpaceDN w:val="0"/>
        <w:adjustRightInd w:val="0"/>
        <w:spacing w:line="243" w:lineRule="auto"/>
        <w:rPr>
          <w:color w:val="000000"/>
          <w:kern w:val="0"/>
          <w:sz w:val="24"/>
        </w:rPr>
      </w:pPr>
    </w:p>
    <w:p w14:paraId="28AF5B76">
      <w:pPr>
        <w:autoSpaceDE w:val="0"/>
        <w:autoSpaceDN w:val="0"/>
        <w:adjustRightInd w:val="0"/>
        <w:ind w:left="963"/>
        <w:rPr>
          <w:color w:val="000000"/>
          <w:kern w:val="0"/>
          <w:sz w:val="24"/>
        </w:rPr>
      </w:pPr>
      <w:r>
        <w:rPr>
          <w:rFonts w:hint="eastAsia"/>
          <w:color w:val="000000"/>
          <w:kern w:val="0"/>
          <w:sz w:val="24"/>
        </w:rPr>
        <w:t>Two (2) s</w:t>
      </w:r>
      <w:r>
        <w:rPr>
          <w:color w:val="000000"/>
          <w:kern w:val="0"/>
          <w:sz w:val="24"/>
        </w:rPr>
        <w:t xml:space="preserve">elf-stowing </w:t>
      </w:r>
      <w:r>
        <w:rPr>
          <w:rFonts w:hint="eastAsia"/>
          <w:color w:val="000000"/>
          <w:kern w:val="0"/>
          <w:sz w:val="24"/>
        </w:rPr>
        <w:t xml:space="preserve">circular or </w:t>
      </w:r>
      <w:r>
        <w:rPr>
          <w:color w:val="000000"/>
          <w:kern w:val="0"/>
          <w:sz w:val="24"/>
        </w:rPr>
        <w:t>rectangular</w:t>
      </w:r>
      <w:r>
        <w:rPr>
          <w:rFonts w:hint="eastAsia"/>
          <w:color w:val="000000"/>
          <w:kern w:val="0"/>
          <w:sz w:val="24"/>
        </w:rPr>
        <w:t xml:space="preserve"> type </w:t>
      </w:r>
      <w:r>
        <w:rPr>
          <w:color w:val="000000"/>
          <w:kern w:val="0"/>
          <w:sz w:val="24"/>
        </w:rPr>
        <w:t xml:space="preserve">chain lockers </w:t>
      </w:r>
      <w:r>
        <w:rPr>
          <w:rFonts w:hint="eastAsia"/>
          <w:color w:val="000000"/>
          <w:kern w:val="0"/>
          <w:sz w:val="24"/>
        </w:rPr>
        <w:t>with</w:t>
      </w:r>
      <w:r>
        <w:rPr>
          <w:color w:val="000000"/>
          <w:kern w:val="0"/>
          <w:sz w:val="24"/>
        </w:rPr>
        <w:t xml:space="preserve"> sufficient capacity shall be arranged to stow the </w:t>
      </w:r>
      <w:r>
        <w:rPr>
          <w:rFonts w:hint="eastAsia"/>
          <w:color w:val="000000"/>
          <w:kern w:val="0"/>
          <w:sz w:val="24"/>
        </w:rPr>
        <w:t>anchor chains</w:t>
      </w:r>
      <w:r>
        <w:rPr>
          <w:color w:val="000000"/>
          <w:kern w:val="0"/>
          <w:sz w:val="24"/>
        </w:rPr>
        <w:t xml:space="preserve"> well clear of deck over.</w:t>
      </w:r>
    </w:p>
    <w:p w14:paraId="4C84AB2B">
      <w:pPr>
        <w:autoSpaceDE w:val="0"/>
        <w:autoSpaceDN w:val="0"/>
        <w:adjustRightInd w:val="0"/>
        <w:ind w:left="963"/>
        <w:rPr>
          <w:color w:val="000000"/>
          <w:kern w:val="0"/>
          <w:sz w:val="24"/>
        </w:rPr>
      </w:pPr>
    </w:p>
    <w:p w14:paraId="3D35DDD6">
      <w:pPr>
        <w:autoSpaceDE w:val="0"/>
        <w:autoSpaceDN w:val="0"/>
        <w:adjustRightInd w:val="0"/>
        <w:ind w:left="963"/>
        <w:rPr>
          <w:color w:val="000000"/>
          <w:kern w:val="0"/>
          <w:sz w:val="24"/>
        </w:rPr>
      </w:pPr>
      <w:r>
        <w:rPr>
          <w:color w:val="000000"/>
          <w:kern w:val="0"/>
          <w:sz w:val="24"/>
        </w:rPr>
        <w:t xml:space="preserve">The lockers shall be of watertight </w:t>
      </w:r>
      <w:r>
        <w:rPr>
          <w:rFonts w:hint="eastAsia"/>
          <w:color w:val="000000"/>
          <w:kern w:val="0"/>
          <w:sz w:val="24"/>
        </w:rPr>
        <w:t xml:space="preserve">steel </w:t>
      </w:r>
      <w:r>
        <w:rPr>
          <w:color w:val="000000"/>
          <w:kern w:val="0"/>
          <w:sz w:val="24"/>
        </w:rPr>
        <w:t xml:space="preserve">construction and fitted with perforated false bottom grating with one removable steel cover at a level approx. 800 mm above the bottom of the locker to make a bilge </w:t>
      </w:r>
      <w:r>
        <w:rPr>
          <w:rFonts w:hint="eastAsia"/>
          <w:color w:val="000000"/>
          <w:kern w:val="0"/>
          <w:sz w:val="24"/>
        </w:rPr>
        <w:t xml:space="preserve">well </w:t>
      </w:r>
      <w:r>
        <w:rPr>
          <w:color w:val="000000"/>
          <w:kern w:val="0"/>
          <w:sz w:val="24"/>
        </w:rPr>
        <w:t>space underneath.</w:t>
      </w:r>
    </w:p>
    <w:p w14:paraId="444A52F4">
      <w:pPr>
        <w:autoSpaceDE w:val="0"/>
        <w:autoSpaceDN w:val="0"/>
        <w:adjustRightInd w:val="0"/>
        <w:ind w:left="963"/>
        <w:rPr>
          <w:color w:val="000000"/>
          <w:kern w:val="0"/>
          <w:sz w:val="24"/>
        </w:rPr>
      </w:pPr>
    </w:p>
    <w:p w14:paraId="69F71597">
      <w:pPr>
        <w:autoSpaceDE w:val="0"/>
        <w:autoSpaceDN w:val="0"/>
        <w:adjustRightInd w:val="0"/>
        <w:spacing w:line="243" w:lineRule="auto"/>
        <w:ind w:left="963"/>
        <w:rPr>
          <w:color w:val="000000"/>
          <w:kern w:val="0"/>
          <w:sz w:val="24"/>
        </w:rPr>
      </w:pPr>
      <w:r>
        <w:rPr>
          <w:color w:val="000000"/>
          <w:kern w:val="0"/>
          <w:sz w:val="24"/>
        </w:rPr>
        <w:t>Chain pipe with bell mouth shall be led vertically from windlass according to the Builder’s practice. Each one (1) set of chain pipe cover shall be provided.</w:t>
      </w:r>
    </w:p>
    <w:p w14:paraId="79D4DA6F">
      <w:pPr>
        <w:autoSpaceDE w:val="0"/>
        <w:autoSpaceDN w:val="0"/>
        <w:adjustRightInd w:val="0"/>
        <w:spacing w:line="243" w:lineRule="auto"/>
        <w:ind w:left="963"/>
        <w:rPr>
          <w:color w:val="000000"/>
          <w:kern w:val="0"/>
          <w:sz w:val="24"/>
        </w:rPr>
      </w:pPr>
    </w:p>
    <w:p w14:paraId="457BF3C6">
      <w:pPr>
        <w:autoSpaceDE w:val="0"/>
        <w:autoSpaceDN w:val="0"/>
        <w:adjustRightInd w:val="0"/>
        <w:spacing w:line="243" w:lineRule="auto"/>
        <w:ind w:left="963"/>
        <w:rPr>
          <w:color w:val="000000"/>
          <w:kern w:val="0"/>
          <w:sz w:val="24"/>
        </w:rPr>
      </w:pPr>
      <w:r>
        <w:rPr>
          <w:color w:val="000000"/>
          <w:kern w:val="0"/>
          <w:sz w:val="24"/>
        </w:rPr>
        <w:t xml:space="preserve">The chain cable shall be secured by quick releasing type cable clench </w:t>
      </w:r>
      <w:r>
        <w:rPr>
          <w:rFonts w:hint="eastAsia"/>
          <w:color w:val="000000"/>
          <w:kern w:val="0"/>
          <w:sz w:val="24"/>
        </w:rPr>
        <w:t>on the side wall of the chain locker</w:t>
      </w:r>
      <w:r>
        <w:rPr>
          <w:color w:val="000000"/>
          <w:kern w:val="0"/>
          <w:sz w:val="24"/>
        </w:rPr>
        <w:t>.</w:t>
      </w:r>
      <w:r>
        <w:rPr>
          <w:rFonts w:hint="eastAsia"/>
          <w:color w:val="000000"/>
          <w:kern w:val="0"/>
          <w:sz w:val="24"/>
        </w:rPr>
        <w:t xml:space="preserve"> The cable clench shall be provided for the chain locker in </w:t>
      </w:r>
      <w:r>
        <w:rPr>
          <w:color w:val="000000"/>
          <w:kern w:val="0"/>
          <w:sz w:val="24"/>
        </w:rPr>
        <w:t>easily</w:t>
      </w:r>
      <w:r>
        <w:rPr>
          <w:rFonts w:hint="eastAsia"/>
          <w:color w:val="000000"/>
          <w:kern w:val="0"/>
          <w:sz w:val="24"/>
        </w:rPr>
        <w:t xml:space="preserve"> accessible position accordance with the Builder</w:t>
      </w:r>
      <w:r>
        <w:rPr>
          <w:color w:val="000000"/>
          <w:kern w:val="0"/>
          <w:sz w:val="24"/>
        </w:rPr>
        <w:t>’</w:t>
      </w:r>
      <w:r>
        <w:rPr>
          <w:rFonts w:hint="eastAsia"/>
          <w:color w:val="000000"/>
          <w:kern w:val="0"/>
          <w:sz w:val="24"/>
        </w:rPr>
        <w:t>s practice.</w:t>
      </w:r>
    </w:p>
    <w:p w14:paraId="6DF3F058">
      <w:pPr>
        <w:autoSpaceDE w:val="0"/>
        <w:autoSpaceDN w:val="0"/>
        <w:adjustRightInd w:val="0"/>
        <w:spacing w:line="243" w:lineRule="auto"/>
        <w:rPr>
          <w:color w:val="000000"/>
          <w:kern w:val="0"/>
          <w:sz w:val="24"/>
        </w:rPr>
      </w:pPr>
    </w:p>
    <w:p w14:paraId="4963F29B">
      <w:pPr>
        <w:autoSpaceDE w:val="0"/>
        <w:autoSpaceDN w:val="0"/>
        <w:adjustRightInd w:val="0"/>
        <w:spacing w:line="243" w:lineRule="auto"/>
        <w:ind w:left="963"/>
        <w:rPr>
          <w:color w:val="000000"/>
          <w:kern w:val="0"/>
          <w:sz w:val="24"/>
        </w:rPr>
      </w:pPr>
      <w:r>
        <w:rPr>
          <w:color w:val="000000"/>
          <w:kern w:val="0"/>
          <w:sz w:val="24"/>
        </w:rPr>
        <w:t>One (1) access manhole to be arranged on each chain locker wall in bosun store for inspecti</w:t>
      </w:r>
      <w:r>
        <w:rPr>
          <w:rFonts w:hint="eastAsia"/>
          <w:color w:val="000000"/>
          <w:kern w:val="0"/>
          <w:sz w:val="24"/>
        </w:rPr>
        <w:t>ng</w:t>
      </w:r>
      <w:r>
        <w:rPr>
          <w:color w:val="000000"/>
          <w:kern w:val="0"/>
          <w:sz w:val="24"/>
        </w:rPr>
        <w:t xml:space="preserve"> locker and cable.</w:t>
      </w:r>
    </w:p>
    <w:p w14:paraId="70DB7620">
      <w:pPr>
        <w:autoSpaceDE w:val="0"/>
        <w:autoSpaceDN w:val="0"/>
        <w:adjustRightInd w:val="0"/>
        <w:spacing w:line="243" w:lineRule="auto"/>
        <w:ind w:left="963"/>
        <w:rPr>
          <w:color w:val="000000"/>
          <w:kern w:val="0"/>
          <w:sz w:val="24"/>
        </w:rPr>
      </w:pPr>
    </w:p>
    <w:p w14:paraId="0FAA33DE">
      <w:pPr>
        <w:autoSpaceDE w:val="0"/>
        <w:autoSpaceDN w:val="0"/>
        <w:adjustRightInd w:val="0"/>
        <w:spacing w:line="243" w:lineRule="auto"/>
        <w:ind w:left="963"/>
        <w:rPr>
          <w:color w:val="000000"/>
          <w:kern w:val="0"/>
          <w:sz w:val="24"/>
        </w:rPr>
      </w:pPr>
      <w:r>
        <w:rPr>
          <w:color w:val="000000"/>
          <w:kern w:val="0"/>
          <w:sz w:val="24"/>
        </w:rPr>
        <w:t xml:space="preserve">One (1) pair of hawse pipe with </w:t>
      </w:r>
      <w:r>
        <w:rPr>
          <w:rFonts w:eastAsia="Times New Roman"/>
          <w:spacing w:val="-1"/>
          <w:sz w:val="24"/>
        </w:rPr>
        <w:t>c</w:t>
      </w:r>
      <w:r>
        <w:rPr>
          <w:rFonts w:eastAsia="Times New Roman"/>
          <w:sz w:val="24"/>
        </w:rPr>
        <w:t>ast</w:t>
      </w:r>
      <w:r>
        <w:rPr>
          <w:rFonts w:hint="eastAsia"/>
          <w:sz w:val="24"/>
        </w:rPr>
        <w:t xml:space="preserve"> </w:t>
      </w:r>
      <w:r>
        <w:rPr>
          <w:rFonts w:eastAsia="Times New Roman"/>
          <w:sz w:val="24"/>
        </w:rPr>
        <w:t>steel</w:t>
      </w:r>
      <w:r>
        <w:rPr>
          <w:rFonts w:hint="eastAsia"/>
          <w:sz w:val="24"/>
        </w:rPr>
        <w:t xml:space="preserve"> </w:t>
      </w:r>
      <w:r>
        <w:rPr>
          <w:rFonts w:eastAsia="Times New Roman"/>
          <w:sz w:val="24"/>
        </w:rPr>
        <w:t>b</w:t>
      </w:r>
      <w:r>
        <w:rPr>
          <w:rFonts w:eastAsia="Times New Roman"/>
          <w:spacing w:val="-1"/>
          <w:sz w:val="24"/>
        </w:rPr>
        <w:t>e</w:t>
      </w:r>
      <w:r>
        <w:rPr>
          <w:rFonts w:eastAsia="Times New Roman"/>
          <w:sz w:val="24"/>
        </w:rPr>
        <w:t>ll</w:t>
      </w:r>
      <w:r>
        <w:rPr>
          <w:rFonts w:hint="eastAsia"/>
          <w:sz w:val="24"/>
        </w:rPr>
        <w:t xml:space="preserve"> </w:t>
      </w:r>
      <w:r>
        <w:rPr>
          <w:rFonts w:eastAsia="Times New Roman"/>
          <w:spacing w:val="-2"/>
          <w:sz w:val="24"/>
        </w:rPr>
        <w:t>m</w:t>
      </w:r>
      <w:r>
        <w:rPr>
          <w:rFonts w:eastAsia="Times New Roman"/>
          <w:sz w:val="24"/>
        </w:rPr>
        <w:t>ouse</w:t>
      </w:r>
      <w:r>
        <w:rPr>
          <w:color w:val="000000"/>
          <w:kern w:val="0"/>
          <w:sz w:val="24"/>
        </w:rPr>
        <w:t xml:space="preserve"> shall be provided at the bow and shall allow acceptable housing of the anchor and easy lead of chain to the gypsy wheel.</w:t>
      </w:r>
    </w:p>
    <w:p w14:paraId="6B9C2338">
      <w:pPr>
        <w:autoSpaceDE w:val="0"/>
        <w:autoSpaceDN w:val="0"/>
        <w:adjustRightInd w:val="0"/>
        <w:spacing w:line="243" w:lineRule="auto"/>
        <w:ind w:left="963"/>
        <w:rPr>
          <w:color w:val="000000"/>
          <w:kern w:val="0"/>
          <w:sz w:val="24"/>
        </w:rPr>
      </w:pPr>
    </w:p>
    <w:p w14:paraId="616C0089">
      <w:pPr>
        <w:autoSpaceDE w:val="0"/>
        <w:autoSpaceDN w:val="0"/>
        <w:adjustRightInd w:val="0"/>
        <w:spacing w:line="243" w:lineRule="auto"/>
        <w:ind w:left="963"/>
        <w:rPr>
          <w:color w:val="000000"/>
          <w:kern w:val="0"/>
          <w:sz w:val="24"/>
        </w:rPr>
      </w:pPr>
      <w:r>
        <w:rPr>
          <w:rFonts w:hint="eastAsia"/>
          <w:color w:val="000000"/>
          <w:kern w:val="0"/>
          <w:sz w:val="24"/>
        </w:rPr>
        <w:t>For t</w:t>
      </w:r>
      <w:r>
        <w:rPr>
          <w:color w:val="000000"/>
          <w:kern w:val="0"/>
          <w:sz w:val="24"/>
        </w:rPr>
        <w:t>he detail</w:t>
      </w:r>
      <w:r>
        <w:rPr>
          <w:rFonts w:hint="eastAsia"/>
          <w:color w:val="000000"/>
          <w:kern w:val="0"/>
          <w:sz w:val="24"/>
        </w:rPr>
        <w:t xml:space="preserve">s, </w:t>
      </w:r>
      <w:r>
        <w:rPr>
          <w:color w:val="000000"/>
          <w:kern w:val="0"/>
          <w:sz w:val="24"/>
        </w:rPr>
        <w:t>refer to “</w:t>
      </w:r>
      <w:r>
        <w:rPr>
          <w:rFonts w:hint="eastAsia"/>
          <w:color w:val="000000"/>
          <w:kern w:val="0"/>
          <w:sz w:val="24"/>
        </w:rPr>
        <w:t>Chapter 4</w:t>
      </w:r>
      <w:r>
        <w:rPr>
          <w:color w:val="000000"/>
          <w:kern w:val="0"/>
          <w:sz w:val="24"/>
        </w:rPr>
        <w:t>–Outfitting</w:t>
      </w:r>
      <w:r>
        <w:rPr>
          <w:rFonts w:hint="eastAsia"/>
          <w:color w:val="000000"/>
          <w:kern w:val="0"/>
          <w:sz w:val="24"/>
        </w:rPr>
        <w:t xml:space="preserve"> Part</w:t>
      </w:r>
      <w:r>
        <w:rPr>
          <w:color w:val="000000"/>
          <w:kern w:val="0"/>
          <w:sz w:val="24"/>
        </w:rPr>
        <w:t>”</w:t>
      </w:r>
      <w:r>
        <w:rPr>
          <w:rFonts w:hint="eastAsia"/>
          <w:color w:val="000000"/>
          <w:kern w:val="0"/>
          <w:sz w:val="24"/>
        </w:rPr>
        <w:t xml:space="preserve"> of the Specification</w:t>
      </w:r>
      <w:r>
        <w:rPr>
          <w:color w:val="000000"/>
          <w:kern w:val="0"/>
          <w:sz w:val="24"/>
        </w:rPr>
        <w:t>.</w:t>
      </w:r>
    </w:p>
    <w:p w14:paraId="493214C5">
      <w:pPr>
        <w:pStyle w:val="56"/>
        <w:tabs>
          <w:tab w:val="left" w:pos="975"/>
          <w:tab w:val="clear" w:pos="1092"/>
        </w:tabs>
        <w:spacing w:before="312" w:after="312"/>
        <w:rPr>
          <w:b w:val="0"/>
          <w:bCs w:val="0"/>
          <w:caps w:val="0"/>
          <w:w w:val="100"/>
        </w:rPr>
      </w:pPr>
      <w:bookmarkStart w:id="107" w:name="_Toc50573344"/>
      <w:r>
        <w:rPr>
          <w:rFonts w:hint="eastAsia"/>
          <w:w w:val="100"/>
        </w:rPr>
        <w:t>2.1.</w:t>
      </w:r>
      <w:r>
        <w:rPr>
          <w:w w:val="100"/>
        </w:rPr>
        <w:t>3</w:t>
      </w:r>
      <w:r>
        <w:rPr>
          <w:w w:val="100"/>
        </w:rPr>
        <w:tab/>
      </w:r>
      <w:r>
        <w:rPr>
          <w:w w:val="100"/>
        </w:rPr>
        <w:t>Deck House</w:t>
      </w:r>
      <w:bookmarkEnd w:id="107"/>
    </w:p>
    <w:p w14:paraId="4FD34581">
      <w:pPr>
        <w:autoSpaceDE w:val="0"/>
        <w:autoSpaceDN w:val="0"/>
        <w:adjustRightInd w:val="0"/>
        <w:spacing w:line="243" w:lineRule="auto"/>
        <w:ind w:left="963"/>
        <w:rPr>
          <w:color w:val="000000"/>
          <w:kern w:val="0"/>
          <w:sz w:val="24"/>
        </w:rPr>
      </w:pPr>
      <w:r>
        <w:rPr>
          <w:color w:val="000000"/>
          <w:kern w:val="0"/>
          <w:sz w:val="24"/>
        </w:rPr>
        <w:t>Deckhouse shall be of welded steel construction</w:t>
      </w:r>
      <w:r>
        <w:rPr>
          <w:rFonts w:hint="eastAsia"/>
          <w:color w:val="000000"/>
          <w:kern w:val="0"/>
          <w:sz w:val="24"/>
        </w:rPr>
        <w:t>.</w:t>
      </w:r>
    </w:p>
    <w:p w14:paraId="117E4C0F">
      <w:pPr>
        <w:autoSpaceDE w:val="0"/>
        <w:autoSpaceDN w:val="0"/>
        <w:adjustRightInd w:val="0"/>
        <w:spacing w:line="243" w:lineRule="auto"/>
        <w:ind w:left="963"/>
        <w:rPr>
          <w:color w:val="000000"/>
          <w:kern w:val="0"/>
          <w:sz w:val="24"/>
        </w:rPr>
      </w:pPr>
    </w:p>
    <w:p w14:paraId="20EDED2F">
      <w:pPr>
        <w:autoSpaceDE w:val="0"/>
        <w:autoSpaceDN w:val="0"/>
        <w:adjustRightInd w:val="0"/>
        <w:spacing w:line="243" w:lineRule="auto"/>
        <w:ind w:left="963"/>
        <w:rPr>
          <w:color w:val="000000"/>
          <w:kern w:val="0"/>
          <w:sz w:val="24"/>
        </w:rPr>
      </w:pPr>
      <w:r>
        <w:rPr>
          <w:color w:val="000000"/>
          <w:kern w:val="0"/>
          <w:sz w:val="24"/>
        </w:rPr>
        <w:t>Exter</w:t>
      </w:r>
      <w:r>
        <w:rPr>
          <w:rFonts w:hint="eastAsia"/>
          <w:color w:val="000000"/>
          <w:kern w:val="0"/>
          <w:sz w:val="24"/>
        </w:rPr>
        <w:t>nal</w:t>
      </w:r>
      <w:r>
        <w:rPr>
          <w:color w:val="000000"/>
          <w:kern w:val="0"/>
          <w:sz w:val="24"/>
        </w:rPr>
        <w:t xml:space="preserve"> walls </w:t>
      </w:r>
      <w:r>
        <w:rPr>
          <w:rFonts w:hint="eastAsia"/>
          <w:color w:val="000000"/>
          <w:kern w:val="0"/>
          <w:sz w:val="24"/>
        </w:rPr>
        <w:t xml:space="preserve">of deckhouse </w:t>
      </w:r>
      <w:r>
        <w:rPr>
          <w:color w:val="000000"/>
          <w:kern w:val="0"/>
          <w:sz w:val="24"/>
        </w:rPr>
        <w:t xml:space="preserve">shall be of </w:t>
      </w:r>
      <w:r>
        <w:rPr>
          <w:rFonts w:hint="eastAsia"/>
          <w:color w:val="000000"/>
          <w:kern w:val="0"/>
          <w:sz w:val="24"/>
        </w:rPr>
        <w:t>flat plate type</w:t>
      </w:r>
      <w:r>
        <w:rPr>
          <w:color w:val="000000"/>
          <w:kern w:val="0"/>
          <w:sz w:val="24"/>
        </w:rPr>
        <w:t xml:space="preserve"> with vertical stiffeners</w:t>
      </w:r>
      <w:r>
        <w:rPr>
          <w:rFonts w:hint="eastAsia"/>
          <w:color w:val="000000"/>
          <w:kern w:val="0"/>
          <w:sz w:val="24"/>
        </w:rPr>
        <w:t xml:space="preserve"> inside</w:t>
      </w:r>
      <w:r>
        <w:rPr>
          <w:color w:val="000000"/>
          <w:kern w:val="0"/>
          <w:sz w:val="24"/>
        </w:rPr>
        <w:t>, and the int</w:t>
      </w:r>
      <w:r>
        <w:rPr>
          <w:rFonts w:hint="eastAsia"/>
          <w:color w:val="000000"/>
          <w:kern w:val="0"/>
          <w:sz w:val="24"/>
        </w:rPr>
        <w:t>ernal walls</w:t>
      </w:r>
      <w:r>
        <w:rPr>
          <w:color w:val="000000"/>
          <w:kern w:val="0"/>
          <w:sz w:val="24"/>
        </w:rPr>
        <w:t xml:space="preserve"> shall be of flat </w:t>
      </w:r>
      <w:r>
        <w:rPr>
          <w:rFonts w:hint="eastAsia"/>
          <w:color w:val="000000"/>
          <w:kern w:val="0"/>
          <w:sz w:val="24"/>
        </w:rPr>
        <w:t xml:space="preserve">plate </w:t>
      </w:r>
      <w:r>
        <w:rPr>
          <w:color w:val="000000"/>
          <w:kern w:val="0"/>
          <w:sz w:val="24"/>
        </w:rPr>
        <w:t>type.</w:t>
      </w:r>
    </w:p>
    <w:p w14:paraId="0D74E6A3">
      <w:pPr>
        <w:autoSpaceDE w:val="0"/>
        <w:autoSpaceDN w:val="0"/>
        <w:adjustRightInd w:val="0"/>
        <w:spacing w:line="243" w:lineRule="auto"/>
        <w:ind w:left="963"/>
        <w:rPr>
          <w:color w:val="000000"/>
          <w:kern w:val="0"/>
          <w:sz w:val="24"/>
        </w:rPr>
      </w:pPr>
    </w:p>
    <w:p w14:paraId="18508A65">
      <w:pPr>
        <w:autoSpaceDE w:val="0"/>
        <w:autoSpaceDN w:val="0"/>
        <w:adjustRightInd w:val="0"/>
        <w:spacing w:line="243" w:lineRule="auto"/>
        <w:ind w:left="963"/>
        <w:rPr>
          <w:color w:val="000000"/>
          <w:kern w:val="0"/>
          <w:sz w:val="24"/>
        </w:rPr>
      </w:pPr>
      <w:r>
        <w:rPr>
          <w:color w:val="000000"/>
          <w:kern w:val="0"/>
          <w:sz w:val="24"/>
        </w:rPr>
        <w:t>The arrangement of internal webs, pillars and steel</w:t>
      </w:r>
      <w:r>
        <w:rPr>
          <w:rFonts w:hint="eastAsia"/>
          <w:color w:val="000000"/>
          <w:kern w:val="0"/>
          <w:sz w:val="24"/>
        </w:rPr>
        <w:t xml:space="preserve"> </w:t>
      </w:r>
      <w:r>
        <w:rPr>
          <w:color w:val="000000"/>
          <w:kern w:val="0"/>
          <w:sz w:val="24"/>
        </w:rPr>
        <w:t>bulkheads to be considered to minimize vibration.</w:t>
      </w:r>
    </w:p>
    <w:p w14:paraId="64E86478">
      <w:pPr>
        <w:autoSpaceDE w:val="0"/>
        <w:autoSpaceDN w:val="0"/>
        <w:adjustRightInd w:val="0"/>
        <w:ind w:left="963"/>
        <w:rPr>
          <w:color w:val="000000"/>
          <w:kern w:val="0"/>
          <w:sz w:val="24"/>
        </w:rPr>
      </w:pPr>
    </w:p>
    <w:p w14:paraId="53B20779">
      <w:pPr>
        <w:autoSpaceDE w:val="0"/>
        <w:autoSpaceDN w:val="0"/>
        <w:adjustRightInd w:val="0"/>
        <w:ind w:left="963"/>
        <w:rPr>
          <w:color w:val="000000"/>
          <w:kern w:val="0"/>
          <w:sz w:val="24"/>
        </w:rPr>
      </w:pPr>
      <w:r>
        <w:rPr>
          <w:rFonts w:hint="eastAsia"/>
          <w:color w:val="000000"/>
          <w:kern w:val="0"/>
          <w:sz w:val="24"/>
        </w:rPr>
        <w:t>D</w:t>
      </w:r>
      <w:r>
        <w:rPr>
          <w:color w:val="000000"/>
          <w:kern w:val="0"/>
          <w:sz w:val="24"/>
        </w:rPr>
        <w:t xml:space="preserve">ecks shall be transversely </w:t>
      </w:r>
      <w:r>
        <w:rPr>
          <w:rFonts w:hint="eastAsia"/>
          <w:color w:val="000000"/>
          <w:kern w:val="0"/>
          <w:sz w:val="24"/>
        </w:rPr>
        <w:t xml:space="preserve">and/or longitudinally </w:t>
      </w:r>
      <w:r>
        <w:rPr>
          <w:color w:val="000000"/>
          <w:kern w:val="0"/>
          <w:sz w:val="24"/>
        </w:rPr>
        <w:t>stiffened</w:t>
      </w:r>
      <w:r>
        <w:rPr>
          <w:rFonts w:hint="eastAsia"/>
          <w:color w:val="000000"/>
          <w:kern w:val="0"/>
          <w:sz w:val="24"/>
        </w:rPr>
        <w:t xml:space="preserve"> with beams and girders.</w:t>
      </w:r>
    </w:p>
    <w:p w14:paraId="7FB3DDD0">
      <w:pPr>
        <w:autoSpaceDE w:val="0"/>
        <w:autoSpaceDN w:val="0"/>
        <w:adjustRightInd w:val="0"/>
        <w:spacing w:line="243" w:lineRule="auto"/>
        <w:rPr>
          <w:color w:val="000000"/>
          <w:kern w:val="0"/>
          <w:sz w:val="24"/>
        </w:rPr>
      </w:pPr>
    </w:p>
    <w:p w14:paraId="3CA5E5BB">
      <w:pPr>
        <w:autoSpaceDE w:val="0"/>
        <w:autoSpaceDN w:val="0"/>
        <w:adjustRightInd w:val="0"/>
        <w:spacing w:line="243" w:lineRule="auto"/>
        <w:ind w:left="963"/>
        <w:rPr>
          <w:color w:val="000000"/>
          <w:kern w:val="0"/>
          <w:sz w:val="24"/>
        </w:rPr>
      </w:pPr>
      <w:r>
        <w:rPr>
          <w:color w:val="000000"/>
          <w:kern w:val="0"/>
          <w:sz w:val="24"/>
        </w:rPr>
        <w:t>Bridge wing</w:t>
      </w:r>
      <w:r>
        <w:rPr>
          <w:rFonts w:hint="eastAsia"/>
          <w:color w:val="000000"/>
          <w:kern w:val="0"/>
          <w:sz w:val="24"/>
        </w:rPr>
        <w:t>s</w:t>
      </w:r>
      <w:r>
        <w:rPr>
          <w:color w:val="000000"/>
          <w:kern w:val="0"/>
          <w:sz w:val="24"/>
        </w:rPr>
        <w:t xml:space="preserve"> shall be </w:t>
      </w:r>
      <w:r>
        <w:rPr>
          <w:rFonts w:hint="eastAsia"/>
          <w:color w:val="000000"/>
          <w:kern w:val="0"/>
          <w:sz w:val="24"/>
        </w:rPr>
        <w:t>extended</w:t>
      </w:r>
      <w:r>
        <w:rPr>
          <w:color w:val="000000"/>
          <w:kern w:val="0"/>
          <w:sz w:val="24"/>
        </w:rPr>
        <w:t xml:space="preserve"> to full beam of the </w:t>
      </w:r>
      <w:r>
        <w:rPr>
          <w:rFonts w:hint="eastAsia"/>
          <w:color w:val="000000"/>
          <w:kern w:val="0"/>
          <w:sz w:val="24"/>
        </w:rPr>
        <w:t>V</w:t>
      </w:r>
      <w:r>
        <w:rPr>
          <w:color w:val="000000"/>
          <w:kern w:val="0"/>
          <w:sz w:val="24"/>
        </w:rPr>
        <w:t>essel and be suitabl</w:t>
      </w:r>
      <w:r>
        <w:rPr>
          <w:rFonts w:hint="eastAsia"/>
          <w:color w:val="000000"/>
          <w:kern w:val="0"/>
          <w:sz w:val="24"/>
        </w:rPr>
        <w:t>y</w:t>
      </w:r>
      <w:r>
        <w:rPr>
          <w:color w:val="000000"/>
          <w:kern w:val="0"/>
          <w:sz w:val="24"/>
        </w:rPr>
        <w:t xml:space="preserve"> support</w:t>
      </w:r>
      <w:r>
        <w:rPr>
          <w:rFonts w:hint="eastAsia"/>
          <w:color w:val="000000"/>
          <w:kern w:val="0"/>
          <w:sz w:val="24"/>
        </w:rPr>
        <w:t>ed with open type construction</w:t>
      </w:r>
      <w:r>
        <w:rPr>
          <w:color w:val="000000"/>
          <w:kern w:val="0"/>
          <w:sz w:val="24"/>
        </w:rPr>
        <w:t>.</w:t>
      </w:r>
    </w:p>
    <w:p w14:paraId="0EA64A12">
      <w:pPr>
        <w:autoSpaceDE w:val="0"/>
        <w:autoSpaceDN w:val="0"/>
        <w:adjustRightInd w:val="0"/>
        <w:spacing w:line="243" w:lineRule="auto"/>
        <w:rPr>
          <w:color w:val="000000"/>
          <w:kern w:val="0"/>
          <w:sz w:val="24"/>
        </w:rPr>
      </w:pPr>
    </w:p>
    <w:p w14:paraId="5C5916B2">
      <w:pPr>
        <w:autoSpaceDE w:val="0"/>
        <w:autoSpaceDN w:val="0"/>
        <w:adjustRightInd w:val="0"/>
        <w:spacing w:line="243" w:lineRule="auto"/>
        <w:ind w:left="963"/>
        <w:rPr>
          <w:color w:val="000000"/>
          <w:kern w:val="0"/>
          <w:sz w:val="24"/>
        </w:rPr>
      </w:pPr>
      <w:r>
        <w:rPr>
          <w:color w:val="000000"/>
          <w:kern w:val="0"/>
          <w:sz w:val="24"/>
        </w:rPr>
        <w:t xml:space="preserve">Wheelhouse </w:t>
      </w:r>
      <w:r>
        <w:rPr>
          <w:rFonts w:eastAsia="Times New Roman"/>
          <w:spacing w:val="-1"/>
          <w:sz w:val="24"/>
        </w:rPr>
        <w:t>f</w:t>
      </w:r>
      <w:r>
        <w:rPr>
          <w:rFonts w:eastAsia="Times New Roman"/>
          <w:sz w:val="24"/>
        </w:rPr>
        <w:t>ront</w:t>
      </w:r>
      <w:r>
        <w:rPr>
          <w:rFonts w:hint="eastAsia"/>
          <w:sz w:val="24"/>
        </w:rPr>
        <w:t xml:space="preserve"> </w:t>
      </w:r>
      <w:r>
        <w:rPr>
          <w:rFonts w:eastAsia="Times New Roman"/>
          <w:sz w:val="24"/>
        </w:rPr>
        <w:t>wall and s</w:t>
      </w:r>
      <w:r>
        <w:rPr>
          <w:rFonts w:eastAsia="Times New Roman"/>
          <w:spacing w:val="1"/>
          <w:sz w:val="24"/>
        </w:rPr>
        <w:t>i</w:t>
      </w:r>
      <w:r>
        <w:rPr>
          <w:rFonts w:eastAsia="Times New Roman"/>
          <w:sz w:val="24"/>
        </w:rPr>
        <w:t>de wall</w:t>
      </w:r>
      <w:r>
        <w:rPr>
          <w:rFonts w:hint="eastAsia"/>
          <w:sz w:val="24"/>
        </w:rPr>
        <w:t xml:space="preserve"> </w:t>
      </w:r>
      <w:r>
        <w:rPr>
          <w:rFonts w:hint="eastAsia"/>
          <w:color w:val="000000"/>
          <w:kern w:val="0"/>
          <w:sz w:val="24"/>
        </w:rPr>
        <w:t xml:space="preserve">with windows </w:t>
      </w:r>
      <w:r>
        <w:rPr>
          <w:color w:val="000000"/>
          <w:kern w:val="0"/>
          <w:sz w:val="24"/>
        </w:rPr>
        <w:t>shall be inclined outward from navigation</w:t>
      </w:r>
      <w:r>
        <w:rPr>
          <w:rFonts w:hint="eastAsia"/>
          <w:color w:val="000000"/>
          <w:kern w:val="0"/>
          <w:sz w:val="24"/>
        </w:rPr>
        <w:t xml:space="preserve"> </w:t>
      </w:r>
      <w:r>
        <w:rPr>
          <w:color w:val="000000"/>
          <w:kern w:val="0"/>
          <w:sz w:val="24"/>
        </w:rPr>
        <w:t>bridge deck as shown on the G.A.</w:t>
      </w:r>
      <w:r>
        <w:rPr>
          <w:rFonts w:hint="eastAsia"/>
          <w:color w:val="000000"/>
          <w:kern w:val="0"/>
          <w:sz w:val="24"/>
        </w:rPr>
        <w:t xml:space="preserve"> plan.</w:t>
      </w:r>
    </w:p>
    <w:p w14:paraId="64870E64">
      <w:pPr>
        <w:autoSpaceDE w:val="0"/>
        <w:autoSpaceDN w:val="0"/>
        <w:adjustRightInd w:val="0"/>
        <w:spacing w:line="243" w:lineRule="auto"/>
        <w:ind w:left="963"/>
        <w:rPr>
          <w:color w:val="000000"/>
          <w:kern w:val="0"/>
          <w:sz w:val="24"/>
        </w:rPr>
      </w:pPr>
    </w:p>
    <w:p w14:paraId="5CB26744">
      <w:pPr>
        <w:autoSpaceDE w:val="0"/>
        <w:autoSpaceDN w:val="0"/>
        <w:adjustRightInd w:val="0"/>
        <w:spacing w:line="243" w:lineRule="auto"/>
        <w:ind w:left="963"/>
        <w:rPr>
          <w:b/>
          <w:i/>
          <w:color w:val="000000"/>
          <w:kern w:val="0"/>
          <w:sz w:val="24"/>
        </w:rPr>
      </w:pPr>
      <w:r>
        <w:rPr>
          <w:b/>
          <w:i/>
          <w:color w:val="000000"/>
          <w:kern w:val="0"/>
          <w:sz w:val="24"/>
        </w:rPr>
        <w:t>As far as possible super structure exterior plates must be at least 6 mm.</w:t>
      </w:r>
    </w:p>
    <w:p w14:paraId="1253A46A">
      <w:pPr>
        <w:pStyle w:val="56"/>
        <w:tabs>
          <w:tab w:val="left" w:pos="975"/>
          <w:tab w:val="clear" w:pos="1092"/>
        </w:tabs>
        <w:spacing w:before="312" w:after="312"/>
        <w:rPr>
          <w:b w:val="0"/>
          <w:bCs w:val="0"/>
          <w:caps w:val="0"/>
          <w:w w:val="100"/>
        </w:rPr>
      </w:pPr>
      <w:bookmarkStart w:id="108" w:name="_Toc50573345"/>
      <w:r>
        <w:rPr>
          <w:rFonts w:hint="eastAsia"/>
          <w:w w:val="100"/>
        </w:rPr>
        <w:t>2.1.</w:t>
      </w:r>
      <w:r>
        <w:rPr>
          <w:w w:val="100"/>
        </w:rPr>
        <w:t>4</w:t>
      </w:r>
      <w:r>
        <w:rPr>
          <w:w w:val="100"/>
        </w:rPr>
        <w:tab/>
      </w:r>
      <w:r>
        <w:rPr>
          <w:w w:val="100"/>
        </w:rPr>
        <w:t>MISCELLANEOUS</w:t>
      </w:r>
      <w:bookmarkEnd w:id="108"/>
    </w:p>
    <w:p w14:paraId="5D43595F">
      <w:pPr>
        <w:autoSpaceDE w:val="0"/>
        <w:autoSpaceDN w:val="0"/>
        <w:adjustRightInd w:val="0"/>
        <w:ind w:left="963"/>
        <w:rPr>
          <w:color w:val="000000"/>
          <w:kern w:val="0"/>
          <w:sz w:val="24"/>
          <w:u w:val="single"/>
        </w:rPr>
      </w:pPr>
      <w:r>
        <w:rPr>
          <w:color w:val="000000"/>
          <w:kern w:val="0"/>
          <w:sz w:val="24"/>
          <w:u w:val="single"/>
        </w:rPr>
        <w:t>Foundation</w:t>
      </w:r>
    </w:p>
    <w:p w14:paraId="40095341">
      <w:pPr>
        <w:autoSpaceDE w:val="0"/>
        <w:autoSpaceDN w:val="0"/>
        <w:adjustRightInd w:val="0"/>
        <w:ind w:left="963"/>
        <w:rPr>
          <w:color w:val="000000"/>
          <w:kern w:val="0"/>
          <w:sz w:val="24"/>
          <w:u w:val="single"/>
        </w:rPr>
      </w:pPr>
    </w:p>
    <w:p w14:paraId="4DE68A59">
      <w:pPr>
        <w:autoSpaceDE w:val="0"/>
        <w:autoSpaceDN w:val="0"/>
        <w:adjustRightInd w:val="0"/>
        <w:ind w:left="963"/>
        <w:rPr>
          <w:color w:val="000000"/>
          <w:kern w:val="0"/>
          <w:sz w:val="24"/>
        </w:rPr>
      </w:pPr>
      <w:r>
        <w:rPr>
          <w:color w:val="000000"/>
          <w:kern w:val="0"/>
          <w:sz w:val="24"/>
        </w:rPr>
        <w:t>Foundation of main engine shall be of welded steel construction</w:t>
      </w:r>
      <w:r>
        <w:rPr>
          <w:rFonts w:hint="eastAsia"/>
          <w:color w:val="000000"/>
          <w:kern w:val="0"/>
          <w:sz w:val="24"/>
        </w:rPr>
        <w:t xml:space="preserve"> </w:t>
      </w:r>
      <w:r>
        <w:rPr>
          <w:color w:val="000000"/>
          <w:kern w:val="0"/>
          <w:sz w:val="24"/>
        </w:rPr>
        <w:t>in conjunction with bed plate, floors and girders of double bottom structure and</w:t>
      </w:r>
      <w:r>
        <w:rPr>
          <w:rFonts w:hint="eastAsia"/>
          <w:color w:val="000000"/>
          <w:kern w:val="0"/>
          <w:sz w:val="24"/>
        </w:rPr>
        <w:t xml:space="preserve"> </w:t>
      </w:r>
      <w:r>
        <w:rPr>
          <w:color w:val="000000"/>
          <w:kern w:val="0"/>
          <w:sz w:val="24"/>
        </w:rPr>
        <w:t>shall have adequate strength and rigidity.</w:t>
      </w:r>
    </w:p>
    <w:p w14:paraId="34DC8C28">
      <w:pPr>
        <w:autoSpaceDE w:val="0"/>
        <w:autoSpaceDN w:val="0"/>
        <w:adjustRightInd w:val="0"/>
        <w:ind w:left="963"/>
        <w:rPr>
          <w:color w:val="000000"/>
          <w:kern w:val="0"/>
          <w:sz w:val="24"/>
        </w:rPr>
      </w:pPr>
    </w:p>
    <w:p w14:paraId="7AD8CCC1">
      <w:pPr>
        <w:autoSpaceDE w:val="0"/>
        <w:autoSpaceDN w:val="0"/>
        <w:adjustRightInd w:val="0"/>
        <w:ind w:left="963"/>
        <w:rPr>
          <w:color w:val="000000"/>
          <w:kern w:val="0"/>
          <w:sz w:val="24"/>
        </w:rPr>
      </w:pPr>
      <w:r>
        <w:rPr>
          <w:color w:val="000000"/>
          <w:kern w:val="0"/>
          <w:sz w:val="24"/>
        </w:rPr>
        <w:t>Foundation of main engine shall be designed according to the Builder's practice</w:t>
      </w:r>
      <w:r>
        <w:rPr>
          <w:rFonts w:hint="eastAsia"/>
          <w:color w:val="000000"/>
          <w:kern w:val="0"/>
          <w:sz w:val="24"/>
        </w:rPr>
        <w:t xml:space="preserve"> </w:t>
      </w:r>
      <w:r>
        <w:rPr>
          <w:color w:val="000000"/>
          <w:kern w:val="0"/>
          <w:sz w:val="24"/>
        </w:rPr>
        <w:t>and the manufacturer's recommendation.</w:t>
      </w:r>
    </w:p>
    <w:p w14:paraId="0D28CFD2">
      <w:pPr>
        <w:autoSpaceDE w:val="0"/>
        <w:autoSpaceDN w:val="0"/>
        <w:adjustRightInd w:val="0"/>
        <w:ind w:left="963"/>
        <w:rPr>
          <w:color w:val="000000"/>
          <w:kern w:val="0"/>
          <w:sz w:val="24"/>
        </w:rPr>
      </w:pPr>
    </w:p>
    <w:p w14:paraId="43F3F0BD">
      <w:pPr>
        <w:autoSpaceDE w:val="0"/>
        <w:autoSpaceDN w:val="0"/>
        <w:adjustRightInd w:val="0"/>
        <w:ind w:left="963"/>
        <w:rPr>
          <w:color w:val="000000"/>
          <w:kern w:val="0"/>
          <w:sz w:val="24"/>
        </w:rPr>
      </w:pPr>
      <w:r>
        <w:rPr>
          <w:color w:val="000000"/>
          <w:kern w:val="0"/>
          <w:sz w:val="24"/>
        </w:rPr>
        <w:t>Foundation of auxiliary machinery, deck machinery, etc. shall be of welded steel</w:t>
      </w:r>
      <w:r>
        <w:rPr>
          <w:rFonts w:hint="eastAsia"/>
          <w:color w:val="000000"/>
          <w:kern w:val="0"/>
          <w:sz w:val="24"/>
        </w:rPr>
        <w:t xml:space="preserve"> </w:t>
      </w:r>
      <w:r>
        <w:rPr>
          <w:color w:val="000000"/>
          <w:kern w:val="0"/>
          <w:sz w:val="24"/>
        </w:rPr>
        <w:t>construction and shall be reinforced with girders or carlings underneath as per</w:t>
      </w:r>
      <w:r>
        <w:rPr>
          <w:rFonts w:hint="eastAsia"/>
          <w:color w:val="000000"/>
          <w:kern w:val="0"/>
          <w:sz w:val="24"/>
        </w:rPr>
        <w:t xml:space="preserve"> </w:t>
      </w:r>
      <w:r>
        <w:rPr>
          <w:color w:val="000000"/>
          <w:kern w:val="0"/>
          <w:sz w:val="24"/>
        </w:rPr>
        <w:t>manufacturer’</w:t>
      </w:r>
      <w:r>
        <w:rPr>
          <w:rFonts w:hint="eastAsia"/>
          <w:color w:val="000000"/>
          <w:kern w:val="0"/>
          <w:sz w:val="24"/>
        </w:rPr>
        <w:t>s</w:t>
      </w:r>
      <w:r>
        <w:rPr>
          <w:color w:val="000000"/>
          <w:kern w:val="0"/>
          <w:sz w:val="24"/>
        </w:rPr>
        <w:t xml:space="preserve"> recommendation and Builder’s practice.</w:t>
      </w:r>
    </w:p>
    <w:p w14:paraId="4D93B394">
      <w:pPr>
        <w:autoSpaceDE w:val="0"/>
        <w:autoSpaceDN w:val="0"/>
        <w:adjustRightInd w:val="0"/>
        <w:ind w:left="963"/>
        <w:rPr>
          <w:color w:val="000000"/>
          <w:kern w:val="0"/>
          <w:sz w:val="24"/>
        </w:rPr>
      </w:pPr>
    </w:p>
    <w:p w14:paraId="6A8BC18C">
      <w:pPr>
        <w:autoSpaceDE w:val="0"/>
        <w:autoSpaceDN w:val="0"/>
        <w:adjustRightInd w:val="0"/>
        <w:ind w:left="963"/>
        <w:rPr>
          <w:b/>
          <w:i/>
          <w:color w:val="000000"/>
          <w:sz w:val="24"/>
        </w:rPr>
      </w:pPr>
      <w:r>
        <w:rPr>
          <w:b/>
          <w:i/>
          <w:color w:val="000000"/>
          <w:sz w:val="24"/>
        </w:rPr>
        <w:t>Main Engine foundation girders and face plates shall be welded with full penetration weld or deep penetration weld if class approval.</w:t>
      </w:r>
    </w:p>
    <w:p w14:paraId="7AD29BF3">
      <w:pPr>
        <w:autoSpaceDE w:val="0"/>
        <w:autoSpaceDN w:val="0"/>
        <w:adjustRightInd w:val="0"/>
        <w:ind w:left="963"/>
        <w:rPr>
          <w:color w:val="000000"/>
          <w:u w:val="single"/>
        </w:rPr>
      </w:pPr>
    </w:p>
    <w:p w14:paraId="2DCA0267">
      <w:pPr>
        <w:autoSpaceDE w:val="0"/>
        <w:autoSpaceDN w:val="0"/>
        <w:adjustRightInd w:val="0"/>
        <w:ind w:left="963"/>
        <w:rPr>
          <w:color w:val="000000"/>
          <w:u w:val="single"/>
        </w:rPr>
      </w:pPr>
      <w:r>
        <w:rPr>
          <w:color w:val="000000"/>
          <w:kern w:val="0"/>
          <w:sz w:val="24"/>
          <w:u w:val="single"/>
        </w:rPr>
        <w:t>Bilge keel</w:t>
      </w:r>
    </w:p>
    <w:p w14:paraId="5CF56DBC">
      <w:pPr>
        <w:autoSpaceDE w:val="0"/>
        <w:autoSpaceDN w:val="0"/>
        <w:adjustRightInd w:val="0"/>
        <w:spacing w:before="4" w:line="240" w:lineRule="exact"/>
        <w:jc w:val="left"/>
        <w:rPr>
          <w:color w:val="000000"/>
          <w:kern w:val="0"/>
          <w:sz w:val="24"/>
        </w:rPr>
      </w:pPr>
    </w:p>
    <w:p w14:paraId="54240D0A">
      <w:pPr>
        <w:autoSpaceDE w:val="0"/>
        <w:autoSpaceDN w:val="0"/>
        <w:adjustRightInd w:val="0"/>
        <w:ind w:left="963"/>
        <w:rPr>
          <w:color w:val="000000"/>
          <w:kern w:val="0"/>
          <w:sz w:val="24"/>
        </w:rPr>
      </w:pPr>
      <w:r>
        <w:rPr>
          <w:color w:val="000000"/>
          <w:kern w:val="0"/>
          <w:sz w:val="24"/>
        </w:rPr>
        <w:t xml:space="preserve">Non-continuous type bilge keel shall be fitted on the bilge strake port and starboard with about </w:t>
      </w:r>
      <w:r>
        <w:rPr>
          <w:rFonts w:hint="eastAsia"/>
          <w:color w:val="000000"/>
          <w:kern w:val="0"/>
          <w:sz w:val="24"/>
        </w:rPr>
        <w:t>25</w:t>
      </w:r>
      <w:r>
        <w:rPr>
          <w:color w:val="000000"/>
          <w:kern w:val="0"/>
          <w:sz w:val="24"/>
        </w:rPr>
        <w:t>% of the Vessel’s L</w:t>
      </w:r>
      <w:r>
        <w:rPr>
          <w:rFonts w:hint="eastAsia"/>
          <w:color w:val="000000"/>
          <w:kern w:val="0"/>
          <w:sz w:val="24"/>
        </w:rPr>
        <w:t>.B.P.</w:t>
      </w:r>
      <w:r>
        <w:rPr>
          <w:color w:val="000000"/>
          <w:kern w:val="0"/>
          <w:sz w:val="24"/>
        </w:rPr>
        <w:t xml:space="preserve"> amidships.</w:t>
      </w:r>
    </w:p>
    <w:p w14:paraId="559BC00C">
      <w:pPr>
        <w:autoSpaceDE w:val="0"/>
        <w:autoSpaceDN w:val="0"/>
        <w:adjustRightInd w:val="0"/>
        <w:ind w:left="963"/>
        <w:rPr>
          <w:color w:val="000000"/>
          <w:kern w:val="0"/>
          <w:sz w:val="24"/>
        </w:rPr>
      </w:pPr>
    </w:p>
    <w:p w14:paraId="3316B303">
      <w:pPr>
        <w:autoSpaceDE w:val="0"/>
        <w:autoSpaceDN w:val="0"/>
        <w:adjustRightInd w:val="0"/>
        <w:spacing w:line="243" w:lineRule="auto"/>
        <w:ind w:left="963"/>
        <w:rPr>
          <w:color w:val="000000"/>
          <w:kern w:val="0"/>
          <w:sz w:val="24"/>
        </w:rPr>
      </w:pPr>
      <w:r>
        <w:rPr>
          <w:color w:val="000000"/>
          <w:kern w:val="0"/>
          <w:sz w:val="24"/>
        </w:rPr>
        <w:t xml:space="preserve">Bilge keel to be built up with </w:t>
      </w:r>
      <w:r>
        <w:rPr>
          <w:rFonts w:hint="eastAsia"/>
          <w:color w:val="000000"/>
          <w:kern w:val="0"/>
          <w:sz w:val="24"/>
        </w:rPr>
        <w:t>flat</w:t>
      </w:r>
      <w:r>
        <w:rPr>
          <w:color w:val="000000"/>
          <w:kern w:val="0"/>
          <w:sz w:val="24"/>
        </w:rPr>
        <w:t>-bar and bulb plate</w:t>
      </w:r>
      <w:r>
        <w:rPr>
          <w:rFonts w:hint="eastAsia"/>
          <w:color w:val="000000"/>
          <w:kern w:val="0"/>
          <w:sz w:val="24"/>
        </w:rPr>
        <w:t>. T</w:t>
      </w:r>
      <w:r>
        <w:rPr>
          <w:color w:val="000000"/>
          <w:kern w:val="0"/>
          <w:sz w:val="24"/>
        </w:rPr>
        <w:t xml:space="preserve">he bulb plate is welded to a </w:t>
      </w:r>
      <w:r>
        <w:rPr>
          <w:rFonts w:hint="eastAsia"/>
          <w:color w:val="000000"/>
          <w:kern w:val="0"/>
          <w:sz w:val="24"/>
        </w:rPr>
        <w:t>flat</w:t>
      </w:r>
      <w:r>
        <w:rPr>
          <w:color w:val="000000"/>
          <w:kern w:val="0"/>
          <w:sz w:val="24"/>
        </w:rPr>
        <w:t xml:space="preserve">-bar attached onto bilge strake by welding. The butt seams on the bilge keel </w:t>
      </w:r>
      <w:r>
        <w:rPr>
          <w:rFonts w:hint="eastAsia"/>
          <w:color w:val="000000"/>
          <w:kern w:val="0"/>
          <w:sz w:val="24"/>
        </w:rPr>
        <w:t>flat</w:t>
      </w:r>
      <w:r>
        <w:rPr>
          <w:color w:val="000000"/>
          <w:kern w:val="0"/>
          <w:sz w:val="24"/>
        </w:rPr>
        <w:t xml:space="preserve">-bars and shell plates to be staggered each other as per the </w:t>
      </w:r>
      <w:r>
        <w:rPr>
          <w:rFonts w:hint="eastAsia"/>
          <w:color w:val="000000"/>
          <w:kern w:val="0"/>
          <w:sz w:val="24"/>
        </w:rPr>
        <w:t>R</w:t>
      </w:r>
      <w:r>
        <w:rPr>
          <w:color w:val="000000"/>
          <w:kern w:val="0"/>
          <w:sz w:val="24"/>
        </w:rPr>
        <w:t>ule.</w:t>
      </w:r>
    </w:p>
    <w:p w14:paraId="264C08B8">
      <w:pPr>
        <w:autoSpaceDE w:val="0"/>
        <w:autoSpaceDN w:val="0"/>
        <w:adjustRightInd w:val="0"/>
        <w:spacing w:line="243" w:lineRule="auto"/>
        <w:ind w:left="963"/>
        <w:rPr>
          <w:color w:val="000000"/>
          <w:kern w:val="0"/>
          <w:sz w:val="24"/>
        </w:rPr>
      </w:pPr>
    </w:p>
    <w:p w14:paraId="13CA5B2B">
      <w:pPr>
        <w:autoSpaceDE w:val="0"/>
        <w:autoSpaceDN w:val="0"/>
        <w:adjustRightInd w:val="0"/>
        <w:spacing w:line="243" w:lineRule="auto"/>
        <w:ind w:left="963"/>
        <w:rPr>
          <w:color w:val="000000"/>
          <w:kern w:val="0"/>
          <w:sz w:val="24"/>
        </w:rPr>
      </w:pPr>
      <w:r>
        <w:rPr>
          <w:color w:val="000000"/>
          <w:kern w:val="0"/>
          <w:sz w:val="24"/>
        </w:rPr>
        <w:t xml:space="preserve">The </w:t>
      </w:r>
      <w:r>
        <w:rPr>
          <w:rFonts w:hint="eastAsia"/>
          <w:color w:val="000000"/>
          <w:kern w:val="0"/>
          <w:sz w:val="24"/>
        </w:rPr>
        <w:t>flat</w:t>
      </w:r>
      <w:r>
        <w:rPr>
          <w:color w:val="000000"/>
          <w:kern w:val="0"/>
          <w:sz w:val="24"/>
        </w:rPr>
        <w:t xml:space="preserve">-bar to be </w:t>
      </w:r>
      <w:r>
        <w:rPr>
          <w:rFonts w:hint="eastAsia"/>
          <w:color w:val="000000"/>
          <w:kern w:val="0"/>
          <w:sz w:val="24"/>
        </w:rPr>
        <w:t xml:space="preserve">of </w:t>
      </w:r>
      <w:r>
        <w:rPr>
          <w:color w:val="000000"/>
          <w:kern w:val="0"/>
          <w:sz w:val="24"/>
        </w:rPr>
        <w:t>continuous type.</w:t>
      </w:r>
    </w:p>
    <w:p w14:paraId="02317AEB">
      <w:pPr>
        <w:autoSpaceDE w:val="0"/>
        <w:autoSpaceDN w:val="0"/>
        <w:adjustRightInd w:val="0"/>
        <w:spacing w:line="243" w:lineRule="auto"/>
        <w:ind w:left="963"/>
        <w:rPr>
          <w:color w:val="000000"/>
          <w:kern w:val="0"/>
          <w:sz w:val="24"/>
        </w:rPr>
      </w:pPr>
    </w:p>
    <w:p w14:paraId="119894A6">
      <w:pPr>
        <w:autoSpaceDE w:val="0"/>
        <w:autoSpaceDN w:val="0"/>
        <w:adjustRightInd w:val="0"/>
        <w:spacing w:line="243" w:lineRule="auto"/>
        <w:ind w:left="963"/>
        <w:rPr>
          <w:b/>
          <w:i/>
          <w:color w:val="000000"/>
          <w:kern w:val="0"/>
          <w:sz w:val="24"/>
        </w:rPr>
      </w:pPr>
      <w:r>
        <w:rPr>
          <w:color w:val="000000"/>
          <w:kern w:val="0"/>
          <w:sz w:val="24"/>
        </w:rPr>
        <w:t>Fore and aft ends of the bilge keels shall be gradually tapered and discontinued at block butt joint.</w:t>
      </w:r>
      <w:r>
        <w:t xml:space="preserve"> </w:t>
      </w:r>
      <w:r>
        <w:rPr>
          <w:b/>
          <w:i/>
          <w:color w:val="000000"/>
          <w:kern w:val="0"/>
          <w:sz w:val="24"/>
        </w:rPr>
        <w:t>Tapering of the bilge keel at both the ends shall be done as per IACS guidelines. The ends detail to be shown in the detailed BILGE KEEL DWG.</w:t>
      </w:r>
    </w:p>
    <w:p w14:paraId="3A28AA3D">
      <w:pPr>
        <w:autoSpaceDE w:val="0"/>
        <w:autoSpaceDN w:val="0"/>
        <w:adjustRightInd w:val="0"/>
        <w:spacing w:before="3" w:line="280" w:lineRule="exact"/>
        <w:jc w:val="left"/>
        <w:rPr>
          <w:color w:val="000000"/>
          <w:kern w:val="0"/>
          <w:sz w:val="28"/>
          <w:szCs w:val="28"/>
        </w:rPr>
      </w:pPr>
    </w:p>
    <w:p w14:paraId="1C4F2F7B">
      <w:pPr>
        <w:autoSpaceDE w:val="0"/>
        <w:autoSpaceDN w:val="0"/>
        <w:adjustRightInd w:val="0"/>
        <w:ind w:left="963"/>
        <w:rPr>
          <w:color w:val="000000"/>
          <w:u w:val="single"/>
        </w:rPr>
      </w:pPr>
      <w:r>
        <w:rPr>
          <w:color w:val="000000"/>
          <w:kern w:val="0"/>
          <w:sz w:val="24"/>
          <w:u w:val="single"/>
        </w:rPr>
        <w:t>Sea chest</w:t>
      </w:r>
    </w:p>
    <w:p w14:paraId="31D32F39">
      <w:pPr>
        <w:autoSpaceDE w:val="0"/>
        <w:autoSpaceDN w:val="0"/>
        <w:adjustRightInd w:val="0"/>
        <w:spacing w:before="4" w:line="240" w:lineRule="exact"/>
        <w:jc w:val="left"/>
        <w:rPr>
          <w:color w:val="000000"/>
          <w:kern w:val="0"/>
          <w:sz w:val="24"/>
        </w:rPr>
      </w:pPr>
    </w:p>
    <w:p w14:paraId="3A112251">
      <w:pPr>
        <w:autoSpaceDE w:val="0"/>
        <w:autoSpaceDN w:val="0"/>
        <w:adjustRightInd w:val="0"/>
        <w:spacing w:line="243" w:lineRule="auto"/>
        <w:ind w:left="963"/>
        <w:rPr>
          <w:color w:val="000000"/>
          <w:kern w:val="0"/>
          <w:sz w:val="24"/>
        </w:rPr>
      </w:pPr>
      <w:r>
        <w:rPr>
          <w:color w:val="000000"/>
          <w:kern w:val="0"/>
          <w:sz w:val="24"/>
        </w:rPr>
        <w:t xml:space="preserve">One (1) high sea chest and one (1) low sea chest shall be provided to side shell in way of engine room. </w:t>
      </w:r>
      <w:r>
        <w:rPr>
          <w:rFonts w:hint="eastAsia"/>
          <w:color w:val="000000"/>
          <w:kern w:val="0"/>
          <w:sz w:val="24"/>
        </w:rPr>
        <w:t>One (1) s</w:t>
      </w:r>
      <w:r>
        <w:rPr>
          <w:color w:val="000000"/>
          <w:kern w:val="0"/>
          <w:sz w:val="24"/>
        </w:rPr>
        <w:t>eparate sea chest shall be provided for emergency fire pump.</w:t>
      </w:r>
    </w:p>
    <w:p w14:paraId="5D2397E0">
      <w:pPr>
        <w:autoSpaceDE w:val="0"/>
        <w:autoSpaceDN w:val="0"/>
        <w:adjustRightInd w:val="0"/>
        <w:ind w:left="963"/>
        <w:rPr>
          <w:color w:val="000000"/>
          <w:kern w:val="0"/>
          <w:sz w:val="24"/>
        </w:rPr>
      </w:pPr>
    </w:p>
    <w:p w14:paraId="5248D795">
      <w:pPr>
        <w:autoSpaceDE w:val="0"/>
        <w:autoSpaceDN w:val="0"/>
        <w:adjustRightInd w:val="0"/>
        <w:ind w:left="963"/>
        <w:rPr>
          <w:color w:val="000000"/>
          <w:kern w:val="0"/>
          <w:sz w:val="24"/>
        </w:rPr>
      </w:pPr>
      <w:r>
        <w:rPr>
          <w:color w:val="000000"/>
          <w:kern w:val="0"/>
          <w:sz w:val="24"/>
        </w:rPr>
        <w:t>For details</w:t>
      </w:r>
      <w:r>
        <w:rPr>
          <w:rFonts w:hint="eastAsia"/>
          <w:color w:val="000000"/>
          <w:kern w:val="0"/>
          <w:sz w:val="24"/>
        </w:rPr>
        <w:t xml:space="preserve"> about drainage, air escape etc.</w:t>
      </w:r>
      <w:r>
        <w:rPr>
          <w:color w:val="000000"/>
          <w:kern w:val="0"/>
          <w:sz w:val="24"/>
        </w:rPr>
        <w:t>, refer to “</w:t>
      </w:r>
      <w:r>
        <w:rPr>
          <w:rFonts w:hint="eastAsia"/>
          <w:color w:val="000000"/>
          <w:kern w:val="0"/>
          <w:sz w:val="24"/>
        </w:rPr>
        <w:t>Chapter 6</w:t>
      </w:r>
      <w:r>
        <w:rPr>
          <w:color w:val="000000"/>
          <w:kern w:val="0"/>
          <w:sz w:val="24"/>
        </w:rPr>
        <w:t>–Machinery</w:t>
      </w:r>
      <w:r>
        <w:rPr>
          <w:rFonts w:hint="eastAsia"/>
          <w:color w:val="000000"/>
          <w:kern w:val="0"/>
          <w:sz w:val="24"/>
        </w:rPr>
        <w:t xml:space="preserve"> Part</w:t>
      </w:r>
      <w:r>
        <w:rPr>
          <w:color w:val="000000"/>
          <w:kern w:val="0"/>
          <w:sz w:val="24"/>
        </w:rPr>
        <w:t>”</w:t>
      </w:r>
      <w:r>
        <w:rPr>
          <w:rFonts w:hint="eastAsia"/>
          <w:color w:val="000000"/>
          <w:kern w:val="0"/>
          <w:sz w:val="24"/>
        </w:rPr>
        <w:t xml:space="preserve"> of the Specification</w:t>
      </w:r>
      <w:r>
        <w:rPr>
          <w:color w:val="000000"/>
          <w:kern w:val="0"/>
          <w:sz w:val="24"/>
        </w:rPr>
        <w:t>.</w:t>
      </w:r>
    </w:p>
    <w:p w14:paraId="224AFD66">
      <w:pPr>
        <w:autoSpaceDE w:val="0"/>
        <w:autoSpaceDN w:val="0"/>
        <w:adjustRightInd w:val="0"/>
        <w:ind w:left="963"/>
        <w:rPr>
          <w:color w:val="000000"/>
          <w:kern w:val="0"/>
          <w:sz w:val="24"/>
        </w:rPr>
      </w:pPr>
    </w:p>
    <w:p w14:paraId="1715D3CC">
      <w:pPr>
        <w:autoSpaceDE w:val="0"/>
        <w:autoSpaceDN w:val="0"/>
        <w:adjustRightInd w:val="0"/>
        <w:ind w:left="963"/>
        <w:rPr>
          <w:b/>
          <w:i/>
          <w:color w:val="000000"/>
          <w:kern w:val="0"/>
          <w:sz w:val="24"/>
        </w:rPr>
      </w:pPr>
      <w:r>
        <w:rPr>
          <w:b/>
          <w:i/>
          <w:color w:val="000000"/>
          <w:kern w:val="0"/>
          <w:sz w:val="24"/>
        </w:rPr>
        <w:t>Nuts and bolts used for sea chest fittings shall be of stainless steel.</w:t>
      </w:r>
    </w:p>
    <w:p w14:paraId="05EAEF49">
      <w:pPr>
        <w:autoSpaceDE w:val="0"/>
        <w:autoSpaceDN w:val="0"/>
        <w:adjustRightInd w:val="0"/>
        <w:ind w:left="963"/>
        <w:rPr>
          <w:color w:val="000000"/>
          <w:kern w:val="0"/>
          <w:sz w:val="24"/>
        </w:rPr>
      </w:pPr>
    </w:p>
    <w:p w14:paraId="4B9B5CF5">
      <w:pPr>
        <w:autoSpaceDE w:val="0"/>
        <w:autoSpaceDN w:val="0"/>
        <w:adjustRightInd w:val="0"/>
        <w:ind w:left="963"/>
        <w:rPr>
          <w:color w:val="000000"/>
          <w:u w:val="single"/>
        </w:rPr>
      </w:pPr>
      <w:r>
        <w:rPr>
          <w:color w:val="000000"/>
          <w:kern w:val="0"/>
          <w:sz w:val="24"/>
          <w:u w:val="single"/>
        </w:rPr>
        <w:t>Bottom plug</w:t>
      </w:r>
    </w:p>
    <w:p w14:paraId="66B52D92">
      <w:pPr>
        <w:autoSpaceDE w:val="0"/>
        <w:autoSpaceDN w:val="0"/>
        <w:adjustRightInd w:val="0"/>
        <w:ind w:left="963"/>
        <w:rPr>
          <w:color w:val="000000"/>
          <w:kern w:val="0"/>
          <w:sz w:val="24"/>
        </w:rPr>
      </w:pPr>
    </w:p>
    <w:p w14:paraId="47E102B6">
      <w:pPr>
        <w:autoSpaceDE w:val="0"/>
        <w:autoSpaceDN w:val="0"/>
        <w:adjustRightInd w:val="0"/>
        <w:ind w:left="963"/>
        <w:rPr>
          <w:color w:val="000000"/>
          <w:kern w:val="0"/>
          <w:sz w:val="24"/>
        </w:rPr>
      </w:pPr>
      <w:r>
        <w:rPr>
          <w:color w:val="000000"/>
          <w:kern w:val="0"/>
          <w:sz w:val="24"/>
        </w:rPr>
        <w:t xml:space="preserve">One (1) bottom plug shall be supplied and fitted at </w:t>
      </w:r>
      <w:r>
        <w:rPr>
          <w:b/>
          <w:i/>
          <w:color w:val="000000"/>
          <w:kern w:val="0"/>
          <w:sz w:val="24"/>
        </w:rPr>
        <w:t>bottom</w:t>
      </w:r>
      <w:r>
        <w:rPr>
          <w:rFonts w:hint="eastAsia"/>
          <w:color w:val="000000"/>
          <w:kern w:val="0"/>
          <w:sz w:val="24"/>
        </w:rPr>
        <w:t xml:space="preserve"> </w:t>
      </w:r>
      <w:r>
        <w:rPr>
          <w:color w:val="000000" w:themeColor="text1"/>
          <w:kern w:val="0"/>
          <w:sz w:val="24"/>
          <w14:textFill>
            <w14:solidFill>
              <w14:schemeClr w14:val="tx1"/>
            </w14:solidFill>
          </w14:textFill>
        </w:rPr>
        <w:t>ballast water</w:t>
      </w:r>
      <w:r>
        <w:rPr>
          <w:color w:val="000000"/>
          <w:kern w:val="0"/>
          <w:sz w:val="24"/>
        </w:rPr>
        <w:t xml:space="preserve"> tank. Basically, the bottom plugs for oil tank </w:t>
      </w:r>
      <w:r>
        <w:rPr>
          <w:rFonts w:hint="eastAsia"/>
          <w:color w:val="000000"/>
          <w:kern w:val="0"/>
          <w:sz w:val="24"/>
        </w:rPr>
        <w:t>and side ballast water tanks</w:t>
      </w:r>
      <w:r>
        <w:rPr>
          <w:color w:val="000000"/>
          <w:kern w:val="0"/>
          <w:sz w:val="24"/>
        </w:rPr>
        <w:t xml:space="preserve"> shall not be provided.</w:t>
      </w:r>
    </w:p>
    <w:p w14:paraId="2E94CDC8">
      <w:pPr>
        <w:autoSpaceDE w:val="0"/>
        <w:autoSpaceDN w:val="0"/>
        <w:adjustRightInd w:val="0"/>
        <w:spacing w:line="243" w:lineRule="auto"/>
        <w:ind w:left="963"/>
        <w:jc w:val="left"/>
        <w:rPr>
          <w:color w:val="000000"/>
          <w:kern w:val="0"/>
          <w:sz w:val="24"/>
        </w:rPr>
      </w:pPr>
    </w:p>
    <w:p w14:paraId="4B22D425">
      <w:pPr>
        <w:autoSpaceDE w:val="0"/>
        <w:autoSpaceDN w:val="0"/>
        <w:adjustRightInd w:val="0"/>
        <w:spacing w:line="243" w:lineRule="auto"/>
        <w:ind w:left="963"/>
        <w:rPr>
          <w:b/>
          <w:i/>
          <w:color w:val="000000"/>
          <w:kern w:val="0"/>
          <w:sz w:val="24"/>
        </w:rPr>
      </w:pPr>
      <w:r>
        <w:rPr>
          <w:color w:val="000000"/>
          <w:kern w:val="0"/>
          <w:sz w:val="24"/>
        </w:rPr>
        <w:t>The size</w:t>
      </w:r>
      <w:r>
        <w:rPr>
          <w:rFonts w:hint="eastAsia"/>
          <w:color w:val="000000"/>
          <w:kern w:val="0"/>
          <w:sz w:val="24"/>
        </w:rPr>
        <w:t xml:space="preserve"> </w:t>
      </w:r>
      <w:r>
        <w:rPr>
          <w:color w:val="000000"/>
          <w:kern w:val="0"/>
          <w:sz w:val="24"/>
        </w:rPr>
        <w:t>(M</w:t>
      </w:r>
      <w:r>
        <w:rPr>
          <w:rFonts w:hint="eastAsia"/>
          <w:color w:val="000000"/>
          <w:kern w:val="0"/>
          <w:sz w:val="24"/>
        </w:rPr>
        <w:t>4</w:t>
      </w:r>
      <w:r>
        <w:rPr>
          <w:color w:val="000000"/>
          <w:kern w:val="0"/>
          <w:sz w:val="24"/>
        </w:rPr>
        <w:t>2), material (</w:t>
      </w:r>
      <w:r>
        <w:rPr>
          <w:rFonts w:eastAsia="Times New Roman"/>
          <w:sz w:val="24"/>
        </w:rPr>
        <w:t>plug:</w:t>
      </w:r>
      <w:r>
        <w:rPr>
          <w:rFonts w:hint="eastAsia"/>
          <w:sz w:val="24"/>
        </w:rPr>
        <w:t xml:space="preserve"> </w:t>
      </w:r>
      <w:r>
        <w:rPr>
          <w:rFonts w:eastAsia="Times New Roman"/>
          <w:sz w:val="24"/>
        </w:rPr>
        <w:t>SU</w:t>
      </w:r>
      <w:r>
        <w:rPr>
          <w:rFonts w:eastAsia="Times New Roman"/>
          <w:spacing w:val="-1"/>
          <w:sz w:val="24"/>
        </w:rPr>
        <w:t>S</w:t>
      </w:r>
      <w:r>
        <w:rPr>
          <w:rFonts w:eastAsia="Times New Roman"/>
          <w:sz w:val="24"/>
        </w:rPr>
        <w:t>316,</w:t>
      </w:r>
      <w:r>
        <w:rPr>
          <w:rFonts w:hint="eastAsia"/>
          <w:sz w:val="24"/>
        </w:rPr>
        <w:t xml:space="preserve"> </w:t>
      </w:r>
      <w:r>
        <w:rPr>
          <w:rFonts w:eastAsia="Times New Roman"/>
          <w:sz w:val="24"/>
        </w:rPr>
        <w:t>socket:</w:t>
      </w:r>
      <w:r>
        <w:rPr>
          <w:rFonts w:hint="eastAsia"/>
          <w:sz w:val="24"/>
        </w:rPr>
        <w:t xml:space="preserve"> </w:t>
      </w:r>
      <w:r>
        <w:rPr>
          <w:rFonts w:eastAsia="Times New Roman"/>
          <w:spacing w:val="-2"/>
          <w:sz w:val="24"/>
        </w:rPr>
        <w:t>m</w:t>
      </w:r>
      <w:r>
        <w:rPr>
          <w:rFonts w:eastAsia="Times New Roman"/>
          <w:sz w:val="24"/>
        </w:rPr>
        <w:t>i</w:t>
      </w:r>
      <w:r>
        <w:rPr>
          <w:rFonts w:eastAsia="Times New Roman"/>
          <w:spacing w:val="1"/>
          <w:sz w:val="24"/>
        </w:rPr>
        <w:t>l</w:t>
      </w:r>
      <w:r>
        <w:rPr>
          <w:rFonts w:eastAsia="Times New Roman"/>
          <w:sz w:val="24"/>
        </w:rPr>
        <w:t>d</w:t>
      </w:r>
      <w:r>
        <w:rPr>
          <w:rFonts w:hint="eastAsia"/>
          <w:sz w:val="24"/>
        </w:rPr>
        <w:t xml:space="preserve"> </w:t>
      </w:r>
      <w:r>
        <w:rPr>
          <w:rFonts w:eastAsia="Times New Roman"/>
          <w:sz w:val="24"/>
        </w:rPr>
        <w:t>st</w:t>
      </w:r>
      <w:r>
        <w:rPr>
          <w:rFonts w:eastAsia="Times New Roman"/>
          <w:spacing w:val="1"/>
          <w:sz w:val="24"/>
        </w:rPr>
        <w:t>e</w:t>
      </w:r>
      <w:r>
        <w:rPr>
          <w:rFonts w:eastAsia="Times New Roman"/>
          <w:sz w:val="24"/>
        </w:rPr>
        <w:t>e</w:t>
      </w:r>
      <w:r>
        <w:rPr>
          <w:rFonts w:eastAsia="Times New Roman"/>
          <w:spacing w:val="3"/>
          <w:sz w:val="24"/>
        </w:rPr>
        <w:t>l</w:t>
      </w:r>
      <w:r>
        <w:rPr>
          <w:color w:val="000000"/>
          <w:kern w:val="0"/>
          <w:sz w:val="24"/>
        </w:rPr>
        <w:t>) and design of the bottom plug shall be in accordance with the Builder’s practice.</w:t>
      </w:r>
      <w:r>
        <w:rPr>
          <w:rFonts w:hint="eastAsia"/>
          <w:color w:val="000000"/>
          <w:kern w:val="0"/>
          <w:sz w:val="24"/>
        </w:rPr>
        <w:t xml:space="preserve"> </w:t>
      </w:r>
      <w:r>
        <w:rPr>
          <w:b/>
          <w:i/>
          <w:color w:val="000000"/>
          <w:kern w:val="0"/>
          <w:sz w:val="24"/>
        </w:rPr>
        <w:t>Spare parts of SS plugs to be provided</w:t>
      </w:r>
      <w:r>
        <w:rPr>
          <w:color w:val="000000"/>
          <w:kern w:val="0"/>
          <w:sz w:val="24"/>
        </w:rPr>
        <w:t xml:space="preserve"> </w:t>
      </w:r>
      <w:r>
        <w:rPr>
          <w:b/>
          <w:i/>
          <w:color w:val="000000"/>
          <w:kern w:val="0"/>
          <w:sz w:val="24"/>
        </w:rPr>
        <w:t>according to yard practice.</w:t>
      </w:r>
    </w:p>
    <w:p w14:paraId="5EAE39D2">
      <w:pPr>
        <w:autoSpaceDE w:val="0"/>
        <w:autoSpaceDN w:val="0"/>
        <w:adjustRightInd w:val="0"/>
        <w:rPr>
          <w:color w:val="000000"/>
          <w:kern w:val="0"/>
          <w:sz w:val="24"/>
        </w:rPr>
      </w:pPr>
    </w:p>
    <w:p w14:paraId="72315659">
      <w:pPr>
        <w:autoSpaceDE w:val="0"/>
        <w:autoSpaceDN w:val="0"/>
        <w:adjustRightInd w:val="0"/>
        <w:ind w:left="963"/>
        <w:rPr>
          <w:color w:val="000000"/>
          <w:kern w:val="0"/>
          <w:sz w:val="24"/>
        </w:rPr>
      </w:pPr>
      <w:r>
        <w:rPr>
          <w:color w:val="000000"/>
          <w:kern w:val="0"/>
          <w:sz w:val="24"/>
        </w:rPr>
        <w:t>Bottom plugs shall be fitted as close as possible to the lowest point of each tank and shall be kept clear of points where the keel block is laid beneath in dry dock.</w:t>
      </w:r>
    </w:p>
    <w:p w14:paraId="017F5493">
      <w:pPr>
        <w:autoSpaceDE w:val="0"/>
        <w:autoSpaceDN w:val="0"/>
        <w:adjustRightInd w:val="0"/>
        <w:ind w:left="963"/>
        <w:rPr>
          <w:color w:val="000000"/>
          <w:kern w:val="0"/>
          <w:sz w:val="24"/>
        </w:rPr>
      </w:pPr>
    </w:p>
    <w:p w14:paraId="0CBF1260">
      <w:pPr>
        <w:autoSpaceDE w:val="0"/>
        <w:autoSpaceDN w:val="0"/>
        <w:adjustRightInd w:val="0"/>
        <w:ind w:left="963"/>
        <w:rPr>
          <w:b/>
          <w:i/>
          <w:kern w:val="0"/>
          <w:sz w:val="24"/>
        </w:rPr>
      </w:pPr>
      <w:r>
        <w:rPr>
          <w:b/>
          <w:i/>
          <w:kern w:val="0"/>
          <w:sz w:val="24"/>
        </w:rPr>
        <w:t xml:space="preserve">Bottom plug sockets to be full penetration welded to Shell plate </w:t>
      </w:r>
      <w:r>
        <w:rPr>
          <w:rFonts w:hint="eastAsia"/>
          <w:b/>
          <w:i/>
          <w:kern w:val="0"/>
          <w:sz w:val="24"/>
        </w:rPr>
        <w:t>.</w:t>
      </w:r>
      <w:r>
        <w:rPr>
          <w:b/>
          <w:i/>
          <w:kern w:val="0"/>
          <w:sz w:val="24"/>
        </w:rPr>
        <w:t>Weld plug procedure will full weld and test for UT+PT or vacuum box(submit information to owner approval)</w:t>
      </w:r>
    </w:p>
    <w:p w14:paraId="0A24F814">
      <w:pPr>
        <w:autoSpaceDE w:val="0"/>
        <w:autoSpaceDN w:val="0"/>
        <w:adjustRightInd w:val="0"/>
        <w:spacing w:line="243" w:lineRule="auto"/>
        <w:ind w:left="963"/>
        <w:jc w:val="left"/>
        <w:rPr>
          <w:color w:val="000000"/>
          <w:kern w:val="0"/>
          <w:sz w:val="24"/>
        </w:rPr>
      </w:pPr>
    </w:p>
    <w:p w14:paraId="4CF6F0D2">
      <w:pPr>
        <w:autoSpaceDE w:val="0"/>
        <w:autoSpaceDN w:val="0"/>
        <w:adjustRightInd w:val="0"/>
        <w:ind w:left="963"/>
        <w:rPr>
          <w:color w:val="000000"/>
          <w:kern w:val="0"/>
          <w:sz w:val="24"/>
        </w:rPr>
      </w:pPr>
      <w:r>
        <w:rPr>
          <w:color w:val="000000"/>
          <w:kern w:val="0"/>
          <w:sz w:val="24"/>
        </w:rPr>
        <w:t>Two (2) spanner wrenches for bottom plug</w:t>
      </w:r>
      <w:r>
        <w:rPr>
          <w:rFonts w:hint="eastAsia"/>
          <w:color w:val="000000"/>
          <w:kern w:val="0"/>
          <w:sz w:val="24"/>
        </w:rPr>
        <w:t>s</w:t>
      </w:r>
      <w:r>
        <w:rPr>
          <w:color w:val="000000"/>
          <w:kern w:val="0"/>
          <w:sz w:val="24"/>
        </w:rPr>
        <w:t xml:space="preserve"> shall be supplied for opening/closing of bottom plug</w:t>
      </w:r>
      <w:r>
        <w:rPr>
          <w:rFonts w:hint="eastAsia"/>
          <w:color w:val="000000"/>
          <w:kern w:val="0"/>
          <w:sz w:val="24"/>
        </w:rPr>
        <w:t>s</w:t>
      </w:r>
      <w:r>
        <w:rPr>
          <w:color w:val="000000"/>
          <w:kern w:val="0"/>
          <w:sz w:val="24"/>
        </w:rPr>
        <w:t>.</w:t>
      </w:r>
      <w:r>
        <w:rPr>
          <w:rFonts w:hint="eastAsia"/>
          <w:color w:val="000000"/>
          <w:kern w:val="0"/>
          <w:sz w:val="24"/>
        </w:rPr>
        <w:t xml:space="preserve"> .</w:t>
      </w:r>
    </w:p>
    <w:p w14:paraId="60953D03">
      <w:pPr>
        <w:autoSpaceDE w:val="0"/>
        <w:autoSpaceDN w:val="0"/>
        <w:adjustRightInd w:val="0"/>
        <w:spacing w:line="243" w:lineRule="auto"/>
        <w:ind w:left="963"/>
        <w:jc w:val="left"/>
        <w:rPr>
          <w:color w:val="000000"/>
        </w:rPr>
      </w:pPr>
    </w:p>
    <w:p w14:paraId="4ADBE884">
      <w:pPr>
        <w:autoSpaceDE w:val="0"/>
        <w:autoSpaceDN w:val="0"/>
        <w:adjustRightInd w:val="0"/>
        <w:ind w:left="963"/>
        <w:rPr>
          <w:color w:val="000000"/>
          <w:u w:val="single"/>
        </w:rPr>
      </w:pPr>
      <w:r>
        <w:rPr>
          <w:color w:val="000000"/>
          <w:kern w:val="0"/>
          <w:sz w:val="24"/>
          <w:u w:val="single"/>
        </w:rPr>
        <w:t>Bulwark</w:t>
      </w:r>
    </w:p>
    <w:p w14:paraId="2507A003">
      <w:pPr>
        <w:autoSpaceDE w:val="0"/>
        <w:autoSpaceDN w:val="0"/>
        <w:adjustRightInd w:val="0"/>
        <w:spacing w:before="4" w:line="240" w:lineRule="exact"/>
        <w:jc w:val="left"/>
        <w:rPr>
          <w:color w:val="000000"/>
          <w:kern w:val="0"/>
          <w:sz w:val="24"/>
        </w:rPr>
      </w:pPr>
    </w:p>
    <w:p w14:paraId="5A477916">
      <w:pPr>
        <w:autoSpaceDE w:val="0"/>
        <w:autoSpaceDN w:val="0"/>
        <w:adjustRightInd w:val="0"/>
        <w:spacing w:line="243" w:lineRule="auto"/>
        <w:ind w:left="963"/>
        <w:rPr>
          <w:color w:val="000000"/>
          <w:kern w:val="0"/>
          <w:sz w:val="24"/>
        </w:rPr>
      </w:pPr>
      <w:r>
        <w:rPr>
          <w:color w:val="000000"/>
          <w:kern w:val="0"/>
          <w:sz w:val="24"/>
        </w:rPr>
        <w:t>The bulwarks of steel plate, suitabl</w:t>
      </w:r>
      <w:r>
        <w:rPr>
          <w:rFonts w:hint="eastAsia"/>
          <w:color w:val="000000"/>
          <w:kern w:val="0"/>
          <w:sz w:val="24"/>
        </w:rPr>
        <w:t>y</w:t>
      </w:r>
      <w:r>
        <w:rPr>
          <w:color w:val="000000"/>
          <w:kern w:val="0"/>
          <w:sz w:val="24"/>
        </w:rPr>
        <w:t xml:space="preserve"> stiffened </w:t>
      </w:r>
      <w:r>
        <w:rPr>
          <w:rFonts w:hint="eastAsia"/>
          <w:color w:val="000000"/>
          <w:kern w:val="0"/>
          <w:sz w:val="24"/>
        </w:rPr>
        <w:t>by</w:t>
      </w:r>
      <w:r>
        <w:rPr>
          <w:color w:val="000000"/>
          <w:kern w:val="0"/>
          <w:sz w:val="24"/>
        </w:rPr>
        <w:t xml:space="preserve"> stays at moderate space, shall be fitted on the forecastle deck</w:t>
      </w:r>
      <w:r>
        <w:rPr>
          <w:rFonts w:hint="eastAsia"/>
          <w:color w:val="000000"/>
          <w:kern w:val="0"/>
          <w:sz w:val="24"/>
        </w:rPr>
        <w:t xml:space="preserve"> and bridge wings as shown on the G.A. plan</w:t>
      </w:r>
      <w:r>
        <w:rPr>
          <w:color w:val="000000"/>
          <w:kern w:val="0"/>
          <w:sz w:val="24"/>
        </w:rPr>
        <w:t>.</w:t>
      </w:r>
    </w:p>
    <w:p w14:paraId="503BC85D">
      <w:pPr>
        <w:autoSpaceDE w:val="0"/>
        <w:autoSpaceDN w:val="0"/>
        <w:adjustRightInd w:val="0"/>
        <w:spacing w:line="243" w:lineRule="auto"/>
        <w:ind w:left="963"/>
        <w:rPr>
          <w:color w:val="000000"/>
          <w:kern w:val="0"/>
          <w:sz w:val="24"/>
        </w:rPr>
      </w:pPr>
    </w:p>
    <w:p w14:paraId="1719D0F0">
      <w:pPr>
        <w:autoSpaceDE w:val="0"/>
        <w:autoSpaceDN w:val="0"/>
        <w:adjustRightInd w:val="0"/>
        <w:spacing w:line="243" w:lineRule="auto"/>
        <w:ind w:left="963"/>
        <w:rPr>
          <w:color w:val="000000"/>
          <w:kern w:val="0"/>
          <w:sz w:val="24"/>
        </w:rPr>
      </w:pPr>
      <w:r>
        <w:rPr>
          <w:color w:val="000000"/>
          <w:kern w:val="0"/>
          <w:sz w:val="24"/>
        </w:rPr>
        <w:t>Knuckled wind-deflector shall be provided on the front bulwarks of the navigation</w:t>
      </w:r>
      <w:r>
        <w:rPr>
          <w:rFonts w:hint="eastAsia"/>
          <w:color w:val="000000"/>
          <w:kern w:val="0"/>
          <w:sz w:val="24"/>
        </w:rPr>
        <w:t xml:space="preserve"> </w:t>
      </w:r>
      <w:r>
        <w:rPr>
          <w:color w:val="000000"/>
          <w:kern w:val="0"/>
          <w:sz w:val="24"/>
        </w:rPr>
        <w:t>bridge wings.</w:t>
      </w:r>
    </w:p>
    <w:p w14:paraId="55FE4B2B">
      <w:pPr>
        <w:autoSpaceDE w:val="0"/>
        <w:autoSpaceDN w:val="0"/>
        <w:adjustRightInd w:val="0"/>
        <w:rPr>
          <w:color w:val="000000"/>
          <w:kern w:val="0"/>
          <w:sz w:val="24"/>
        </w:rPr>
      </w:pPr>
    </w:p>
    <w:p w14:paraId="21C9C35B">
      <w:pPr>
        <w:autoSpaceDE w:val="0"/>
        <w:autoSpaceDN w:val="0"/>
        <w:adjustRightInd w:val="0"/>
        <w:ind w:left="963"/>
        <w:rPr>
          <w:color w:val="000000"/>
          <w:kern w:val="0"/>
          <w:sz w:val="24"/>
        </w:rPr>
      </w:pPr>
      <w:r>
        <w:rPr>
          <w:color w:val="000000"/>
          <w:kern w:val="0"/>
          <w:sz w:val="24"/>
        </w:rPr>
        <w:t>The bulwark plating shall be reinforced in way of openings for fairleaders, etc., if necessary.</w:t>
      </w:r>
    </w:p>
    <w:p w14:paraId="78ECEF7F">
      <w:pPr>
        <w:autoSpaceDE w:val="0"/>
        <w:autoSpaceDN w:val="0"/>
        <w:adjustRightInd w:val="0"/>
        <w:ind w:left="963"/>
        <w:rPr>
          <w:color w:val="000000"/>
          <w:kern w:val="0"/>
          <w:sz w:val="24"/>
        </w:rPr>
      </w:pPr>
    </w:p>
    <w:p w14:paraId="5BDF7A5D">
      <w:pPr>
        <w:autoSpaceDE w:val="0"/>
        <w:autoSpaceDN w:val="0"/>
        <w:adjustRightInd w:val="0"/>
        <w:spacing w:line="243" w:lineRule="auto"/>
        <w:ind w:left="963"/>
        <w:rPr>
          <w:color w:val="000000"/>
          <w:kern w:val="0"/>
          <w:sz w:val="24"/>
        </w:rPr>
      </w:pPr>
      <w:r>
        <w:rPr>
          <w:color w:val="000000"/>
          <w:kern w:val="0"/>
          <w:sz w:val="24"/>
        </w:rPr>
        <w:t>Step and safety handrail shall be provided on the bulwark for the inspection of anchor stowage and on the operation position of mooring ropes.</w:t>
      </w:r>
    </w:p>
    <w:p w14:paraId="6E2FED83">
      <w:pPr>
        <w:autoSpaceDE w:val="0"/>
        <w:autoSpaceDN w:val="0"/>
        <w:adjustRightInd w:val="0"/>
        <w:spacing w:line="243" w:lineRule="auto"/>
        <w:ind w:left="963"/>
        <w:rPr>
          <w:color w:val="000000"/>
          <w:kern w:val="0"/>
          <w:sz w:val="24"/>
        </w:rPr>
      </w:pPr>
    </w:p>
    <w:p w14:paraId="47070F5F">
      <w:pPr>
        <w:autoSpaceDE w:val="0"/>
        <w:autoSpaceDN w:val="0"/>
        <w:adjustRightInd w:val="0"/>
        <w:ind w:left="963"/>
        <w:rPr>
          <w:color w:val="000000"/>
          <w:kern w:val="0"/>
          <w:sz w:val="24"/>
          <w:u w:val="single"/>
        </w:rPr>
      </w:pPr>
      <w:r>
        <w:rPr>
          <w:color w:val="000000"/>
          <w:kern w:val="0"/>
          <w:sz w:val="24"/>
          <w:u w:val="single"/>
        </w:rPr>
        <w:t>B</w:t>
      </w:r>
      <w:r>
        <w:rPr>
          <w:rFonts w:hint="eastAsia"/>
          <w:color w:val="000000"/>
          <w:kern w:val="0"/>
          <w:sz w:val="24"/>
          <w:u w:val="single"/>
        </w:rPr>
        <w:t>reakwater</w:t>
      </w:r>
    </w:p>
    <w:p w14:paraId="1E2C1C06">
      <w:pPr>
        <w:autoSpaceDE w:val="0"/>
        <w:autoSpaceDN w:val="0"/>
        <w:adjustRightInd w:val="0"/>
        <w:spacing w:line="243" w:lineRule="auto"/>
        <w:ind w:left="963"/>
        <w:rPr>
          <w:color w:val="000000"/>
          <w:kern w:val="0"/>
          <w:sz w:val="24"/>
        </w:rPr>
      </w:pPr>
    </w:p>
    <w:p w14:paraId="333ECA2C">
      <w:pPr>
        <w:autoSpaceDE w:val="0"/>
        <w:autoSpaceDN w:val="0"/>
        <w:adjustRightInd w:val="0"/>
        <w:spacing w:line="243" w:lineRule="auto"/>
        <w:ind w:left="963"/>
        <w:rPr>
          <w:color w:val="000000"/>
          <w:sz w:val="24"/>
        </w:rPr>
      </w:pPr>
      <w:r>
        <w:rPr>
          <w:rFonts w:hint="eastAsia"/>
          <w:color w:val="000000"/>
          <w:sz w:val="24"/>
        </w:rPr>
        <w:t>Breakwater</w:t>
      </w:r>
      <w:r>
        <w:rPr>
          <w:color w:val="000000"/>
          <w:sz w:val="24"/>
        </w:rPr>
        <w:t xml:space="preserve"> to be provided as shown on the G.A. </w:t>
      </w:r>
      <w:r>
        <w:rPr>
          <w:rFonts w:hint="eastAsia"/>
          <w:color w:val="000000"/>
          <w:sz w:val="24"/>
        </w:rPr>
        <w:t>p</w:t>
      </w:r>
      <w:r>
        <w:rPr>
          <w:color w:val="000000"/>
          <w:sz w:val="24"/>
        </w:rPr>
        <w:t>lan.</w:t>
      </w:r>
      <w:r>
        <w:rPr>
          <w:rFonts w:hint="eastAsia"/>
          <w:color w:val="000000"/>
          <w:sz w:val="24"/>
        </w:rPr>
        <w:t xml:space="preserve"> The height of breakwater shall be </w:t>
      </w:r>
      <w:r>
        <w:rPr>
          <w:color w:val="000000"/>
          <w:sz w:val="24"/>
        </w:rPr>
        <w:t xml:space="preserve">determined </w:t>
      </w:r>
      <w:r>
        <w:rPr>
          <w:rFonts w:hint="eastAsia"/>
          <w:color w:val="000000"/>
          <w:sz w:val="24"/>
        </w:rPr>
        <w:t>according to ILLC and Class rule</w:t>
      </w:r>
      <w:r>
        <w:rPr>
          <w:color w:val="000000"/>
          <w:sz w:val="24"/>
        </w:rPr>
        <w:t>’</w:t>
      </w:r>
      <w:r>
        <w:rPr>
          <w:rFonts w:hint="eastAsia"/>
          <w:color w:val="000000"/>
          <w:sz w:val="24"/>
        </w:rPr>
        <w:t xml:space="preserve">s </w:t>
      </w:r>
      <w:r>
        <w:rPr>
          <w:color w:val="000000"/>
          <w:sz w:val="24"/>
        </w:rPr>
        <w:t>recommendation</w:t>
      </w:r>
      <w:r>
        <w:rPr>
          <w:rFonts w:hint="eastAsia"/>
          <w:color w:val="000000"/>
          <w:sz w:val="24"/>
        </w:rPr>
        <w:t>.</w:t>
      </w:r>
    </w:p>
    <w:p w14:paraId="23DCF051">
      <w:pPr>
        <w:autoSpaceDE w:val="0"/>
        <w:autoSpaceDN w:val="0"/>
        <w:adjustRightInd w:val="0"/>
        <w:spacing w:line="243" w:lineRule="auto"/>
        <w:ind w:left="963"/>
        <w:rPr>
          <w:color w:val="000000"/>
          <w:sz w:val="24"/>
        </w:rPr>
      </w:pPr>
    </w:p>
    <w:p w14:paraId="655EB2AA">
      <w:pPr>
        <w:pStyle w:val="5"/>
        <w:ind w:left="0" w:leftChars="0"/>
      </w:pPr>
      <w:r>
        <w:br w:type="page"/>
      </w:r>
    </w:p>
    <w:p w14:paraId="07632D03">
      <w:pPr>
        <w:pStyle w:val="3"/>
        <w:jc w:val="left"/>
        <w:rPr>
          <w:caps w:val="0"/>
        </w:rPr>
      </w:pPr>
      <w:bookmarkStart w:id="109" w:name="_Toc50573346"/>
      <w:bookmarkStart w:id="110" w:name="_Toc492561748"/>
      <w:r>
        <w:rPr>
          <w:rFonts w:hint="eastAsia"/>
        </w:rPr>
        <w:t xml:space="preserve">2.2     </w:t>
      </w:r>
      <w:r>
        <w:t>PAINTING CORROSION PROTECTION</w:t>
      </w:r>
      <w:bookmarkEnd w:id="109"/>
      <w:bookmarkEnd w:id="110"/>
    </w:p>
    <w:p w14:paraId="44712A3A">
      <w:pPr>
        <w:pStyle w:val="56"/>
        <w:tabs>
          <w:tab w:val="left" w:pos="975"/>
          <w:tab w:val="clear" w:pos="1092"/>
        </w:tabs>
        <w:spacing w:before="312" w:after="312"/>
        <w:rPr>
          <w:w w:val="100"/>
        </w:rPr>
      </w:pPr>
      <w:bookmarkStart w:id="111" w:name="_Toc50573347"/>
      <w:bookmarkStart w:id="112" w:name="_Toc492561749"/>
      <w:r>
        <w:rPr>
          <w:rFonts w:hint="eastAsia"/>
          <w:w w:val="100"/>
        </w:rPr>
        <w:t>2.2.</w:t>
      </w:r>
      <w:r>
        <w:rPr>
          <w:w w:val="100"/>
        </w:rPr>
        <w:t>1</w:t>
      </w:r>
      <w:r>
        <w:rPr>
          <w:w w:val="100"/>
        </w:rPr>
        <w:tab/>
      </w:r>
      <w:r>
        <w:rPr>
          <w:w w:val="100"/>
        </w:rPr>
        <w:t>GENERAL</w:t>
      </w:r>
      <w:bookmarkEnd w:id="111"/>
      <w:bookmarkEnd w:id="112"/>
    </w:p>
    <w:p w14:paraId="533C3553">
      <w:pPr>
        <w:autoSpaceDE w:val="0"/>
        <w:autoSpaceDN w:val="0"/>
        <w:adjustRightInd w:val="0"/>
        <w:ind w:left="963"/>
        <w:rPr>
          <w:kern w:val="0"/>
          <w:sz w:val="24"/>
        </w:rPr>
      </w:pPr>
      <w:r>
        <w:rPr>
          <w:rFonts w:hint="eastAsia"/>
          <w:kern w:val="0"/>
          <w:sz w:val="24"/>
        </w:rPr>
        <w:t>P</w:t>
      </w:r>
      <w:r>
        <w:rPr>
          <w:rFonts w:eastAsia="Times New Roman"/>
          <w:kern w:val="0"/>
          <w:sz w:val="24"/>
        </w:rPr>
        <w:t>ainting works including surface preparation and inspection shall be carried out based on this Specification.</w:t>
      </w:r>
    </w:p>
    <w:p w14:paraId="02D22EA2">
      <w:pPr>
        <w:autoSpaceDE w:val="0"/>
        <w:autoSpaceDN w:val="0"/>
        <w:adjustRightInd w:val="0"/>
        <w:ind w:left="963"/>
        <w:jc w:val="left"/>
        <w:rPr>
          <w:kern w:val="0"/>
          <w:sz w:val="24"/>
        </w:rPr>
      </w:pPr>
    </w:p>
    <w:p w14:paraId="0439787C">
      <w:pPr>
        <w:autoSpaceDE w:val="0"/>
        <w:autoSpaceDN w:val="0"/>
        <w:adjustRightInd w:val="0"/>
        <w:ind w:left="963"/>
        <w:rPr>
          <w:kern w:val="0"/>
          <w:sz w:val="24"/>
        </w:rPr>
      </w:pPr>
      <w:r>
        <w:rPr>
          <w:rFonts w:eastAsia="Times New Roman"/>
          <w:kern w:val="0"/>
          <w:sz w:val="24"/>
        </w:rPr>
        <w:t>Painting works to be executed in accordance with the Builder's painting standard,</w:t>
      </w:r>
      <w:r>
        <w:rPr>
          <w:rFonts w:hint="eastAsia"/>
          <w:kern w:val="0"/>
          <w:sz w:val="24"/>
        </w:rPr>
        <w:t xml:space="preserve"> </w:t>
      </w:r>
      <w:r>
        <w:rPr>
          <w:rFonts w:eastAsia="Times New Roman"/>
          <w:kern w:val="0"/>
          <w:sz w:val="24"/>
        </w:rPr>
        <w:t xml:space="preserve">process, practice and paint manufacturer's recommendation. </w:t>
      </w:r>
    </w:p>
    <w:p w14:paraId="6F2B4FB2">
      <w:pPr>
        <w:autoSpaceDE w:val="0"/>
        <w:autoSpaceDN w:val="0"/>
        <w:adjustRightInd w:val="0"/>
        <w:ind w:left="963"/>
        <w:rPr>
          <w:b/>
          <w:kern w:val="0"/>
          <w:sz w:val="24"/>
        </w:rPr>
      </w:pPr>
      <w:r>
        <w:rPr>
          <w:b/>
          <w:kern w:val="0"/>
          <w:sz w:val="24"/>
        </w:rPr>
        <w:t>Stripe coats to be either sprayed or applied using brush/roller, will be confirmed at painting kick off meeting.</w:t>
      </w:r>
    </w:p>
    <w:p w14:paraId="20ABB7C0">
      <w:pPr>
        <w:autoSpaceDE w:val="0"/>
        <w:autoSpaceDN w:val="0"/>
        <w:adjustRightInd w:val="0"/>
        <w:ind w:left="963"/>
        <w:rPr>
          <w:kern w:val="0"/>
          <w:sz w:val="24"/>
        </w:rPr>
      </w:pPr>
    </w:p>
    <w:p w14:paraId="7AD9016D">
      <w:pPr>
        <w:autoSpaceDE w:val="0"/>
        <w:autoSpaceDN w:val="0"/>
        <w:adjustRightInd w:val="0"/>
        <w:ind w:left="963"/>
        <w:rPr>
          <w:rFonts w:eastAsia="Times New Roman"/>
          <w:kern w:val="0"/>
          <w:sz w:val="24"/>
        </w:rPr>
      </w:pPr>
      <w:r>
        <w:rPr>
          <w:rFonts w:eastAsia="Times New Roman"/>
          <w:kern w:val="0"/>
          <w:sz w:val="24"/>
        </w:rPr>
        <w:t>Following standards</w:t>
      </w:r>
      <w:r>
        <w:rPr>
          <w:rFonts w:hint="eastAsia"/>
          <w:kern w:val="0"/>
          <w:sz w:val="24"/>
        </w:rPr>
        <w:t xml:space="preserve"> </w:t>
      </w:r>
      <w:r>
        <w:rPr>
          <w:rFonts w:eastAsia="Times New Roman"/>
          <w:kern w:val="0"/>
          <w:sz w:val="24"/>
        </w:rPr>
        <w:t>shall be performed:</w:t>
      </w:r>
    </w:p>
    <w:p w14:paraId="75DB4B32">
      <w:pPr>
        <w:autoSpaceDE w:val="0"/>
        <w:autoSpaceDN w:val="0"/>
        <w:adjustRightInd w:val="0"/>
        <w:ind w:left="963"/>
        <w:rPr>
          <w:rFonts w:eastAsia="Times New Roman"/>
          <w:kern w:val="0"/>
          <w:sz w:val="24"/>
        </w:rPr>
      </w:pPr>
    </w:p>
    <w:p w14:paraId="04C45ACF">
      <w:pPr>
        <w:autoSpaceDE w:val="0"/>
        <w:autoSpaceDN w:val="0"/>
        <w:adjustRightInd w:val="0"/>
        <w:ind w:left="963"/>
        <w:rPr>
          <w:rFonts w:eastAsia="Times New Roman"/>
          <w:kern w:val="0"/>
          <w:sz w:val="24"/>
        </w:rPr>
      </w:pPr>
      <w:r>
        <w:rPr>
          <w:rFonts w:eastAsia="Times New Roman"/>
          <w:kern w:val="0"/>
          <w:sz w:val="24"/>
        </w:rPr>
        <w:t>- ISO 8501-1, Preparation of steel substrates before application of paints and related products</w:t>
      </w:r>
      <w:r>
        <w:rPr>
          <w:rFonts w:hint="eastAsia"/>
          <w:kern w:val="0"/>
          <w:sz w:val="24"/>
        </w:rPr>
        <w:t xml:space="preserve"> - </w:t>
      </w:r>
      <w:r>
        <w:rPr>
          <w:rFonts w:eastAsia="Times New Roman"/>
          <w:kern w:val="0"/>
          <w:sz w:val="24"/>
        </w:rPr>
        <w:t>Visual assessment of surface cleanliness</w:t>
      </w:r>
    </w:p>
    <w:p w14:paraId="2F57354C">
      <w:pPr>
        <w:autoSpaceDE w:val="0"/>
        <w:autoSpaceDN w:val="0"/>
        <w:adjustRightInd w:val="0"/>
        <w:ind w:left="963"/>
        <w:rPr>
          <w:kern w:val="0"/>
          <w:sz w:val="24"/>
        </w:rPr>
      </w:pPr>
    </w:p>
    <w:p w14:paraId="09279B66">
      <w:pPr>
        <w:autoSpaceDE w:val="0"/>
        <w:autoSpaceDN w:val="0"/>
        <w:adjustRightInd w:val="0"/>
        <w:ind w:left="963"/>
        <w:rPr>
          <w:kern w:val="0"/>
          <w:sz w:val="24"/>
        </w:rPr>
      </w:pPr>
      <w:r>
        <w:rPr>
          <w:rFonts w:hint="eastAsia"/>
          <w:kern w:val="0"/>
          <w:sz w:val="24"/>
        </w:rPr>
        <w:t>Painting works in</w:t>
      </w:r>
      <w:r>
        <w:rPr>
          <w:rFonts w:eastAsia="Times New Roman"/>
          <w:kern w:val="0"/>
          <w:sz w:val="24"/>
        </w:rPr>
        <w:t xml:space="preserve"> ballast </w:t>
      </w:r>
      <w:r>
        <w:rPr>
          <w:rFonts w:hint="eastAsia" w:eastAsia="Times New Roman"/>
          <w:kern w:val="0"/>
          <w:sz w:val="24"/>
        </w:rPr>
        <w:t xml:space="preserve">water </w:t>
      </w:r>
      <w:r>
        <w:rPr>
          <w:rFonts w:eastAsia="Times New Roman"/>
          <w:kern w:val="0"/>
          <w:sz w:val="24"/>
        </w:rPr>
        <w:t>tank</w:t>
      </w:r>
      <w:r>
        <w:rPr>
          <w:rFonts w:hint="eastAsia"/>
          <w:kern w:val="0"/>
          <w:sz w:val="24"/>
        </w:rPr>
        <w:t>s</w:t>
      </w:r>
      <w:r>
        <w:rPr>
          <w:rFonts w:eastAsia="Times New Roman"/>
          <w:kern w:val="0"/>
          <w:sz w:val="24"/>
        </w:rPr>
        <w:t xml:space="preserve"> shall be carried out in compliance with IMO PSPC </w:t>
      </w:r>
      <w:r>
        <w:rPr>
          <w:rFonts w:hint="eastAsia" w:eastAsia="Times New Roman"/>
          <w:kern w:val="0"/>
          <w:sz w:val="24"/>
        </w:rPr>
        <w:t xml:space="preserve">requirement as per </w:t>
      </w:r>
      <w:r>
        <w:rPr>
          <w:rFonts w:eastAsia="Times New Roman"/>
          <w:kern w:val="0"/>
          <w:sz w:val="24"/>
        </w:rPr>
        <w:t>Resolution MSC.215(82)</w:t>
      </w:r>
      <w:r>
        <w:rPr>
          <w:rFonts w:hint="eastAsia"/>
          <w:kern w:val="0"/>
          <w:sz w:val="24"/>
        </w:rPr>
        <w:t>.</w:t>
      </w:r>
    </w:p>
    <w:p w14:paraId="62632DEC">
      <w:pPr>
        <w:autoSpaceDE w:val="0"/>
        <w:autoSpaceDN w:val="0"/>
        <w:adjustRightInd w:val="0"/>
        <w:ind w:left="963"/>
        <w:jc w:val="left"/>
        <w:rPr>
          <w:kern w:val="0"/>
          <w:sz w:val="24"/>
        </w:rPr>
      </w:pPr>
    </w:p>
    <w:p w14:paraId="6641B20B">
      <w:pPr>
        <w:autoSpaceDE w:val="0"/>
        <w:autoSpaceDN w:val="0"/>
        <w:adjustRightInd w:val="0"/>
        <w:ind w:left="963"/>
        <w:rPr>
          <w:rFonts w:eastAsia="Times New Roman"/>
          <w:kern w:val="0"/>
          <w:sz w:val="24"/>
        </w:rPr>
      </w:pPr>
      <w:r>
        <w:rPr>
          <w:rFonts w:eastAsia="Times New Roman"/>
          <w:kern w:val="0"/>
          <w:sz w:val="24"/>
        </w:rPr>
        <w:t>Technical supervision shall be provided by the paint manufacturer and the Builder during preparation and application.</w:t>
      </w:r>
    </w:p>
    <w:p w14:paraId="1A3CA4EB">
      <w:pPr>
        <w:autoSpaceDE w:val="0"/>
        <w:autoSpaceDN w:val="0"/>
        <w:adjustRightInd w:val="0"/>
        <w:ind w:left="963"/>
        <w:jc w:val="left"/>
        <w:rPr>
          <w:rFonts w:eastAsia="Times New Roman"/>
          <w:kern w:val="0"/>
          <w:sz w:val="24"/>
        </w:rPr>
      </w:pPr>
    </w:p>
    <w:p w14:paraId="52691AD8">
      <w:pPr>
        <w:autoSpaceDE w:val="0"/>
        <w:autoSpaceDN w:val="0"/>
        <w:adjustRightInd w:val="0"/>
        <w:ind w:left="963"/>
        <w:rPr>
          <w:kern w:val="0"/>
          <w:sz w:val="24"/>
        </w:rPr>
      </w:pPr>
      <w:r>
        <w:rPr>
          <w:rFonts w:eastAsia="Times New Roman"/>
          <w:kern w:val="0"/>
          <w:sz w:val="24"/>
        </w:rPr>
        <w:t>Paint shall be applied by airless spray in principle, but air spray, brush or roller may be applied where airless spraying is impracticable.</w:t>
      </w:r>
    </w:p>
    <w:p w14:paraId="796EBFB1">
      <w:pPr>
        <w:autoSpaceDE w:val="0"/>
        <w:autoSpaceDN w:val="0"/>
        <w:adjustRightInd w:val="0"/>
        <w:ind w:left="963"/>
        <w:jc w:val="left"/>
        <w:rPr>
          <w:rFonts w:eastAsia="Times New Roman"/>
          <w:kern w:val="0"/>
          <w:sz w:val="24"/>
        </w:rPr>
      </w:pPr>
    </w:p>
    <w:p w14:paraId="16E289AC">
      <w:pPr>
        <w:autoSpaceDE w:val="0"/>
        <w:autoSpaceDN w:val="0"/>
        <w:adjustRightInd w:val="0"/>
        <w:ind w:left="963"/>
        <w:rPr>
          <w:kern w:val="0"/>
          <w:sz w:val="24"/>
        </w:rPr>
      </w:pPr>
      <w:r>
        <w:rPr>
          <w:rFonts w:eastAsia="Times New Roman"/>
          <w:kern w:val="0"/>
          <w:sz w:val="24"/>
        </w:rPr>
        <w:t>No paint work shall be applied to the following, unless otherwise specified.</w:t>
      </w:r>
    </w:p>
    <w:p w14:paraId="11381428">
      <w:pPr>
        <w:autoSpaceDE w:val="0"/>
        <w:autoSpaceDN w:val="0"/>
        <w:adjustRightInd w:val="0"/>
        <w:ind w:left="1417" w:leftChars="459" w:hanging="453" w:hangingChars="189"/>
        <w:rPr>
          <w:rFonts w:eastAsia="Times New Roman"/>
          <w:color w:val="000000"/>
          <w:kern w:val="0"/>
          <w:sz w:val="24"/>
        </w:rPr>
      </w:pPr>
      <w:r>
        <w:rPr>
          <w:rFonts w:eastAsia="Times New Roman"/>
          <w:color w:val="000000"/>
          <w:kern w:val="0"/>
          <w:sz w:val="24"/>
        </w:rPr>
        <w:t>-</w:t>
      </w:r>
      <w:r>
        <w:rPr>
          <w:rFonts w:eastAsia="Times New Roman"/>
          <w:color w:val="000000"/>
          <w:kern w:val="0"/>
          <w:sz w:val="24"/>
        </w:rPr>
        <w:tab/>
      </w:r>
      <w:r>
        <w:rPr>
          <w:rFonts w:eastAsia="Times New Roman"/>
          <w:color w:val="000000"/>
          <w:kern w:val="0"/>
          <w:sz w:val="24"/>
        </w:rPr>
        <w:t>Non-ferrous material</w:t>
      </w:r>
      <w:r>
        <w:rPr>
          <w:rFonts w:hint="eastAsia"/>
          <w:color w:val="000000"/>
          <w:kern w:val="0"/>
          <w:sz w:val="24"/>
        </w:rPr>
        <w:t>s</w:t>
      </w:r>
      <w:r>
        <w:rPr>
          <w:rFonts w:eastAsia="Times New Roman"/>
          <w:color w:val="000000"/>
          <w:kern w:val="0"/>
          <w:sz w:val="24"/>
        </w:rPr>
        <w:t xml:space="preserve">, i.e. copper, copper alloy (brass, bronze), aluminum, aluminum alloy and </w:t>
      </w:r>
      <w:r>
        <w:rPr>
          <w:rFonts w:hint="eastAsia"/>
          <w:color w:val="000000"/>
          <w:kern w:val="0"/>
          <w:sz w:val="24"/>
        </w:rPr>
        <w:t xml:space="preserve">any </w:t>
      </w:r>
      <w:r>
        <w:rPr>
          <w:rFonts w:eastAsia="Times New Roman"/>
          <w:color w:val="000000"/>
          <w:kern w:val="0"/>
          <w:sz w:val="24"/>
        </w:rPr>
        <w:t>other non-corrosive metals</w:t>
      </w:r>
    </w:p>
    <w:p w14:paraId="0CE6C428">
      <w:pPr>
        <w:autoSpaceDE w:val="0"/>
        <w:autoSpaceDN w:val="0"/>
        <w:adjustRightInd w:val="0"/>
        <w:ind w:left="1417" w:leftChars="459" w:hanging="453" w:hangingChars="189"/>
        <w:rPr>
          <w:rFonts w:eastAsia="Times New Roman"/>
          <w:color w:val="000000"/>
          <w:kern w:val="0"/>
          <w:sz w:val="24"/>
        </w:rPr>
      </w:pPr>
      <w:r>
        <w:rPr>
          <w:rFonts w:eastAsia="Times New Roman"/>
          <w:color w:val="000000"/>
          <w:kern w:val="0"/>
          <w:sz w:val="24"/>
        </w:rPr>
        <w:t>-</w:t>
      </w:r>
      <w:r>
        <w:rPr>
          <w:rFonts w:eastAsia="Times New Roman"/>
          <w:color w:val="000000"/>
          <w:kern w:val="0"/>
          <w:sz w:val="24"/>
        </w:rPr>
        <w:tab/>
      </w:r>
      <w:r>
        <w:rPr>
          <w:rFonts w:eastAsia="Times New Roman"/>
          <w:color w:val="000000"/>
          <w:kern w:val="0"/>
          <w:sz w:val="24"/>
        </w:rPr>
        <w:t>Polished fittings</w:t>
      </w:r>
    </w:p>
    <w:p w14:paraId="713F3824">
      <w:pPr>
        <w:autoSpaceDE w:val="0"/>
        <w:autoSpaceDN w:val="0"/>
        <w:adjustRightInd w:val="0"/>
        <w:ind w:left="1417" w:leftChars="459" w:hanging="453" w:hangingChars="189"/>
        <w:rPr>
          <w:b/>
          <w:color w:val="000000"/>
          <w:kern w:val="0"/>
          <w:sz w:val="24"/>
        </w:rPr>
      </w:pPr>
      <w:r>
        <w:rPr>
          <w:rFonts w:eastAsia="Times New Roman"/>
          <w:color w:val="000000"/>
          <w:kern w:val="0"/>
          <w:sz w:val="24"/>
        </w:rPr>
        <w:t>-</w:t>
      </w:r>
      <w:r>
        <w:rPr>
          <w:rFonts w:eastAsia="Times New Roman"/>
          <w:color w:val="000000"/>
          <w:kern w:val="0"/>
          <w:sz w:val="24"/>
        </w:rPr>
        <w:tab/>
      </w:r>
      <w:r>
        <w:rPr>
          <w:rFonts w:eastAsia="Times New Roman"/>
          <w:color w:val="000000"/>
          <w:kern w:val="0"/>
          <w:sz w:val="24"/>
        </w:rPr>
        <w:t>Galvanized fittings</w:t>
      </w:r>
      <w:r>
        <w:rPr>
          <w:rFonts w:hint="eastAsia"/>
          <w:color w:val="000000"/>
          <w:kern w:val="0"/>
          <w:sz w:val="24"/>
        </w:rPr>
        <w:t xml:space="preserve"> inside </w:t>
      </w:r>
      <w:r>
        <w:rPr>
          <w:b/>
          <w:color w:val="000000"/>
          <w:kern w:val="0"/>
          <w:sz w:val="24"/>
        </w:rPr>
        <w:t>(Galvanized fitting on deck area needs to be carried out same as deck specification)</w:t>
      </w:r>
    </w:p>
    <w:p w14:paraId="25122691">
      <w:pPr>
        <w:autoSpaceDE w:val="0"/>
        <w:autoSpaceDN w:val="0"/>
        <w:adjustRightInd w:val="0"/>
        <w:ind w:left="1417" w:leftChars="459" w:hanging="453" w:hangingChars="189"/>
        <w:rPr>
          <w:rFonts w:eastAsia="Times New Roman"/>
          <w:color w:val="000000"/>
          <w:kern w:val="0"/>
          <w:sz w:val="24"/>
        </w:rPr>
      </w:pPr>
      <w:r>
        <w:rPr>
          <w:rFonts w:eastAsia="Times New Roman"/>
          <w:color w:val="000000"/>
          <w:kern w:val="0"/>
          <w:sz w:val="24"/>
        </w:rPr>
        <w:t>-</w:t>
      </w:r>
      <w:r>
        <w:rPr>
          <w:rFonts w:eastAsia="Times New Roman"/>
          <w:color w:val="000000"/>
          <w:kern w:val="0"/>
          <w:sz w:val="24"/>
        </w:rPr>
        <w:tab/>
      </w:r>
      <w:r>
        <w:rPr>
          <w:rFonts w:eastAsia="Times New Roman"/>
          <w:color w:val="000000"/>
          <w:kern w:val="0"/>
          <w:sz w:val="24"/>
        </w:rPr>
        <w:t>Gaskets and packing</w:t>
      </w:r>
    </w:p>
    <w:p w14:paraId="0F64C09C">
      <w:pPr>
        <w:autoSpaceDE w:val="0"/>
        <w:autoSpaceDN w:val="0"/>
        <w:adjustRightInd w:val="0"/>
        <w:ind w:left="1417" w:leftChars="459" w:hanging="453" w:hangingChars="189"/>
        <w:rPr>
          <w:rFonts w:eastAsia="Times New Roman"/>
          <w:color w:val="000000"/>
          <w:kern w:val="0"/>
          <w:sz w:val="24"/>
        </w:rPr>
      </w:pPr>
      <w:r>
        <w:rPr>
          <w:rFonts w:eastAsia="Times New Roman"/>
          <w:color w:val="000000"/>
          <w:kern w:val="0"/>
          <w:sz w:val="24"/>
        </w:rPr>
        <w:t>-</w:t>
      </w:r>
      <w:r>
        <w:rPr>
          <w:rFonts w:eastAsia="Times New Roman"/>
          <w:color w:val="000000"/>
          <w:kern w:val="0"/>
          <w:sz w:val="24"/>
        </w:rPr>
        <w:tab/>
      </w:r>
      <w:r>
        <w:rPr>
          <w:rFonts w:eastAsia="Times New Roman"/>
          <w:color w:val="000000"/>
          <w:kern w:val="0"/>
          <w:sz w:val="24"/>
        </w:rPr>
        <w:t>Wood works in stores</w:t>
      </w:r>
    </w:p>
    <w:p w14:paraId="036CF373">
      <w:pPr>
        <w:autoSpaceDE w:val="0"/>
        <w:autoSpaceDN w:val="0"/>
        <w:adjustRightInd w:val="0"/>
        <w:ind w:left="1417" w:leftChars="459" w:hanging="453" w:hangingChars="189"/>
        <w:rPr>
          <w:color w:val="000000"/>
          <w:kern w:val="0"/>
          <w:sz w:val="24"/>
        </w:rPr>
      </w:pPr>
      <w:r>
        <w:rPr>
          <w:rFonts w:eastAsia="Times New Roman"/>
          <w:color w:val="000000"/>
          <w:kern w:val="0"/>
          <w:sz w:val="24"/>
        </w:rPr>
        <w:t>-</w:t>
      </w:r>
      <w:r>
        <w:rPr>
          <w:rFonts w:eastAsia="Times New Roman"/>
          <w:color w:val="000000"/>
          <w:kern w:val="0"/>
          <w:sz w:val="24"/>
        </w:rPr>
        <w:tab/>
      </w:r>
      <w:r>
        <w:rPr>
          <w:rFonts w:eastAsia="Times New Roman"/>
          <w:color w:val="000000"/>
          <w:kern w:val="0"/>
          <w:sz w:val="24"/>
        </w:rPr>
        <w:t>Inner surfaces of doubling plates</w:t>
      </w:r>
    </w:p>
    <w:p w14:paraId="672A3365">
      <w:pPr>
        <w:autoSpaceDE w:val="0"/>
        <w:autoSpaceDN w:val="0"/>
        <w:adjustRightInd w:val="0"/>
        <w:ind w:left="1417" w:leftChars="459" w:hanging="453" w:hangingChars="189"/>
        <w:rPr>
          <w:rFonts w:eastAsia="Times New Roman"/>
          <w:b/>
          <w:color w:val="000000"/>
          <w:kern w:val="0"/>
          <w:sz w:val="24"/>
        </w:rPr>
      </w:pPr>
      <w:r>
        <w:rPr>
          <w:rFonts w:eastAsia="Times New Roman"/>
          <w:color w:val="000000"/>
          <w:kern w:val="0"/>
          <w:sz w:val="24"/>
        </w:rPr>
        <w:t>-</w:t>
      </w:r>
      <w:r>
        <w:rPr>
          <w:rFonts w:eastAsia="Times New Roman"/>
          <w:color w:val="000000"/>
          <w:kern w:val="0"/>
          <w:sz w:val="24"/>
        </w:rPr>
        <w:tab/>
      </w:r>
      <w:r>
        <w:rPr>
          <w:rFonts w:hint="eastAsia"/>
          <w:color w:val="000000"/>
          <w:kern w:val="0"/>
          <w:sz w:val="24"/>
        </w:rPr>
        <w:t>P</w:t>
      </w:r>
      <w:r>
        <w:rPr>
          <w:rFonts w:eastAsia="Times New Roman"/>
          <w:color w:val="000000"/>
          <w:kern w:val="0"/>
          <w:sz w:val="24"/>
        </w:rPr>
        <w:t>ermanently enclosed space</w:t>
      </w:r>
      <w:r>
        <w:rPr>
          <w:rFonts w:eastAsia="Times New Roman"/>
          <w:b/>
          <w:color w:val="000000"/>
          <w:kern w:val="0"/>
          <w:sz w:val="24"/>
        </w:rPr>
        <w:t>(Closed area needs to apply one coat of primer</w:t>
      </w:r>
      <w:r>
        <w:rPr>
          <w:b/>
          <w:color w:val="000000"/>
          <w:kern w:val="0"/>
          <w:sz w:val="24"/>
        </w:rPr>
        <w:t xml:space="preserve"> </w:t>
      </w:r>
      <w:r>
        <w:rPr>
          <w:rFonts w:eastAsia="Times New Roman"/>
          <w:b/>
          <w:color w:val="000000"/>
          <w:kern w:val="0"/>
          <w:sz w:val="24"/>
        </w:rPr>
        <w:t>application 100μ as far as possible)</w:t>
      </w:r>
    </w:p>
    <w:p w14:paraId="269420D6">
      <w:pPr>
        <w:autoSpaceDE w:val="0"/>
        <w:autoSpaceDN w:val="0"/>
        <w:adjustRightInd w:val="0"/>
        <w:ind w:left="1417" w:leftChars="459" w:hanging="453" w:hangingChars="189"/>
        <w:rPr>
          <w:rFonts w:eastAsia="Times New Roman"/>
          <w:b/>
          <w:color w:val="000000"/>
          <w:kern w:val="0"/>
          <w:sz w:val="24"/>
        </w:rPr>
      </w:pPr>
      <w:r>
        <w:rPr>
          <w:rFonts w:eastAsia="Times New Roman"/>
          <w:color w:val="000000"/>
          <w:kern w:val="0"/>
          <w:sz w:val="24"/>
        </w:rPr>
        <w:t>-</w:t>
      </w:r>
      <w:r>
        <w:rPr>
          <w:rFonts w:eastAsia="Times New Roman"/>
          <w:color w:val="000000"/>
          <w:kern w:val="0"/>
          <w:sz w:val="24"/>
        </w:rPr>
        <w:tab/>
      </w:r>
      <w:r>
        <w:rPr>
          <w:rFonts w:eastAsia="Times New Roman"/>
          <w:color w:val="000000"/>
          <w:kern w:val="0"/>
          <w:sz w:val="24"/>
        </w:rPr>
        <w:t>Internal steel surface under deck covering</w:t>
      </w:r>
      <w:r>
        <w:rPr>
          <w:rFonts w:hint="eastAsia"/>
          <w:color w:val="000000"/>
          <w:kern w:val="0"/>
          <w:sz w:val="24"/>
        </w:rPr>
        <w:t xml:space="preserve"> </w:t>
      </w:r>
      <w:r>
        <w:rPr>
          <w:rFonts w:eastAsia="Times New Roman"/>
          <w:b/>
          <w:color w:val="000000"/>
          <w:kern w:val="0"/>
          <w:sz w:val="24"/>
        </w:rPr>
        <w:t>(Under deck covering to be applied with</w:t>
      </w:r>
      <w:r>
        <w:rPr>
          <w:rFonts w:hint="eastAsia"/>
          <w:b/>
          <w:color w:val="000000"/>
          <w:kern w:val="0"/>
          <w:sz w:val="24"/>
        </w:rPr>
        <w:t xml:space="preserve"> </w:t>
      </w:r>
      <w:r>
        <w:rPr>
          <w:rFonts w:eastAsia="Times New Roman"/>
          <w:b/>
          <w:color w:val="000000"/>
          <w:kern w:val="0"/>
          <w:sz w:val="24"/>
        </w:rPr>
        <w:t>one coat of primer or not as per covering Maker’s requirement)</w:t>
      </w:r>
    </w:p>
    <w:p w14:paraId="65AD39CA">
      <w:pPr>
        <w:autoSpaceDE w:val="0"/>
        <w:autoSpaceDN w:val="0"/>
        <w:adjustRightInd w:val="0"/>
        <w:ind w:left="963"/>
        <w:jc w:val="left"/>
        <w:rPr>
          <w:kern w:val="0"/>
          <w:sz w:val="24"/>
        </w:rPr>
      </w:pPr>
    </w:p>
    <w:p w14:paraId="2C393DE2">
      <w:pPr>
        <w:autoSpaceDE w:val="0"/>
        <w:autoSpaceDN w:val="0"/>
        <w:adjustRightInd w:val="0"/>
        <w:ind w:left="963"/>
        <w:jc w:val="left"/>
        <w:rPr>
          <w:color w:val="000000"/>
          <w:kern w:val="0"/>
          <w:sz w:val="24"/>
        </w:rPr>
      </w:pPr>
      <w:r>
        <w:rPr>
          <w:rFonts w:eastAsia="Times New Roman"/>
          <w:color w:val="000000"/>
          <w:kern w:val="0"/>
          <w:sz w:val="24"/>
        </w:rPr>
        <w:t>Galvanized</w:t>
      </w:r>
      <w:r>
        <w:rPr>
          <w:rFonts w:hint="eastAsia"/>
          <w:color w:val="000000"/>
          <w:kern w:val="0"/>
          <w:sz w:val="24"/>
        </w:rPr>
        <w:t xml:space="preserve"> pipe and vent outside to be painted one finish coat as surrounding and inside not </w:t>
      </w:r>
      <w:r>
        <w:rPr>
          <w:color w:val="000000"/>
          <w:kern w:val="0"/>
          <w:sz w:val="24"/>
        </w:rPr>
        <w:t>painted</w:t>
      </w:r>
      <w:r>
        <w:rPr>
          <w:rFonts w:hint="eastAsia"/>
          <w:color w:val="000000"/>
          <w:kern w:val="0"/>
          <w:sz w:val="24"/>
        </w:rPr>
        <w:t>.</w:t>
      </w:r>
    </w:p>
    <w:p w14:paraId="558C5DFC">
      <w:pPr>
        <w:autoSpaceDE w:val="0"/>
        <w:autoSpaceDN w:val="0"/>
        <w:adjustRightInd w:val="0"/>
        <w:ind w:left="963"/>
        <w:jc w:val="left"/>
        <w:rPr>
          <w:kern w:val="0"/>
          <w:sz w:val="24"/>
        </w:rPr>
      </w:pPr>
    </w:p>
    <w:p w14:paraId="43923AA3">
      <w:pPr>
        <w:autoSpaceDE w:val="0"/>
        <w:autoSpaceDN w:val="0"/>
        <w:adjustRightInd w:val="0"/>
        <w:ind w:left="963"/>
        <w:jc w:val="left"/>
        <w:rPr>
          <w:b/>
          <w:kern w:val="0"/>
          <w:sz w:val="24"/>
        </w:rPr>
      </w:pPr>
      <w:r>
        <w:rPr>
          <w:b/>
          <w:kern w:val="0"/>
          <w:sz w:val="24"/>
        </w:rPr>
        <w:t>Care to be taken to protect all cables during construction to avoid paint spillage on</w:t>
      </w:r>
      <w:r>
        <w:rPr>
          <w:rFonts w:hint="eastAsia"/>
          <w:b/>
          <w:kern w:val="0"/>
          <w:sz w:val="24"/>
        </w:rPr>
        <w:t xml:space="preserve"> </w:t>
      </w:r>
      <w:r>
        <w:rPr>
          <w:b/>
          <w:kern w:val="0"/>
          <w:sz w:val="24"/>
        </w:rPr>
        <w:t>cables.</w:t>
      </w:r>
    </w:p>
    <w:p w14:paraId="5BA60725">
      <w:pPr>
        <w:autoSpaceDE w:val="0"/>
        <w:autoSpaceDN w:val="0"/>
        <w:adjustRightInd w:val="0"/>
        <w:ind w:left="963"/>
        <w:jc w:val="left"/>
        <w:rPr>
          <w:kern w:val="0"/>
          <w:sz w:val="24"/>
        </w:rPr>
      </w:pPr>
    </w:p>
    <w:p w14:paraId="19DD6DC9">
      <w:pPr>
        <w:autoSpaceDE w:val="0"/>
        <w:autoSpaceDN w:val="0"/>
        <w:adjustRightInd w:val="0"/>
        <w:ind w:left="963"/>
        <w:rPr>
          <w:rFonts w:eastAsia="Times New Roman"/>
          <w:kern w:val="0"/>
          <w:sz w:val="24"/>
        </w:rPr>
      </w:pPr>
      <w:r>
        <w:rPr>
          <w:rFonts w:hint="eastAsia"/>
          <w:kern w:val="0"/>
          <w:sz w:val="24"/>
        </w:rPr>
        <w:t xml:space="preserve">The colors of </w:t>
      </w:r>
      <w:r>
        <w:rPr>
          <w:rFonts w:eastAsia="Times New Roman"/>
          <w:kern w:val="0"/>
          <w:sz w:val="24"/>
        </w:rPr>
        <w:t>finish c</w:t>
      </w:r>
      <w:r>
        <w:rPr>
          <w:rFonts w:hint="eastAsia"/>
          <w:kern w:val="0"/>
          <w:sz w:val="24"/>
        </w:rPr>
        <w:t>oats</w:t>
      </w:r>
      <w:r>
        <w:rPr>
          <w:rFonts w:eastAsia="Times New Roman"/>
          <w:kern w:val="0"/>
          <w:sz w:val="24"/>
        </w:rPr>
        <w:t xml:space="preserve"> shall be in accordance with the Buyer’s</w:t>
      </w:r>
      <w:r>
        <w:rPr>
          <w:rFonts w:hint="eastAsia"/>
          <w:kern w:val="0"/>
          <w:sz w:val="24"/>
        </w:rPr>
        <w:t>/Charter</w:t>
      </w:r>
      <w:r>
        <w:rPr>
          <w:kern w:val="0"/>
          <w:sz w:val="24"/>
        </w:rPr>
        <w:t>’</w:t>
      </w:r>
      <w:r>
        <w:rPr>
          <w:rFonts w:hint="eastAsia"/>
          <w:kern w:val="0"/>
          <w:sz w:val="24"/>
        </w:rPr>
        <w:t>s</w:t>
      </w:r>
      <w:r>
        <w:rPr>
          <w:rFonts w:eastAsia="Times New Roman"/>
          <w:kern w:val="0"/>
          <w:sz w:val="24"/>
        </w:rPr>
        <w:t xml:space="preserve"> color scheme and subject to the Buyer’s approval.</w:t>
      </w:r>
    </w:p>
    <w:p w14:paraId="3069CEC7">
      <w:pPr>
        <w:autoSpaceDE w:val="0"/>
        <w:autoSpaceDN w:val="0"/>
        <w:adjustRightInd w:val="0"/>
        <w:ind w:left="963"/>
        <w:jc w:val="left"/>
        <w:rPr>
          <w:rFonts w:eastAsia="Times New Roman"/>
          <w:kern w:val="0"/>
          <w:sz w:val="24"/>
        </w:rPr>
      </w:pPr>
    </w:p>
    <w:p w14:paraId="4CC14227">
      <w:pPr>
        <w:autoSpaceDE w:val="0"/>
        <w:autoSpaceDN w:val="0"/>
        <w:adjustRightInd w:val="0"/>
        <w:ind w:left="963"/>
        <w:rPr>
          <w:kern w:val="0"/>
          <w:sz w:val="24"/>
        </w:rPr>
      </w:pPr>
      <w:r>
        <w:rPr>
          <w:kern w:val="0"/>
          <w:sz w:val="24"/>
        </w:rPr>
        <w:t xml:space="preserve">All machinery and equipment shall be coated in accordance with manufacturer’s standard and damaged part </w:t>
      </w:r>
      <w:r>
        <w:rPr>
          <w:rFonts w:hint="eastAsia"/>
          <w:kern w:val="0"/>
          <w:sz w:val="24"/>
        </w:rPr>
        <w:t xml:space="preserve">after installation </w:t>
      </w:r>
      <w:r>
        <w:rPr>
          <w:kern w:val="0"/>
          <w:sz w:val="24"/>
        </w:rPr>
        <w:t>shall be touched up only in accordance with Builder’s practice. The inside of radar mast and steel vent ducts to be painted with one (1) coat of</w:t>
      </w:r>
      <w:r>
        <w:rPr>
          <w:rFonts w:hint="eastAsia"/>
          <w:kern w:val="0"/>
          <w:sz w:val="24"/>
        </w:rPr>
        <w:t xml:space="preserve"> </w:t>
      </w:r>
      <w:r>
        <w:rPr>
          <w:kern w:val="0"/>
          <w:sz w:val="24"/>
        </w:rPr>
        <w:t>Builder's standard primer only</w:t>
      </w:r>
      <w:r>
        <w:rPr>
          <w:rFonts w:hint="eastAsia"/>
          <w:kern w:val="0"/>
          <w:sz w:val="24"/>
        </w:rPr>
        <w:t xml:space="preserve"> if not permanently closed</w:t>
      </w:r>
      <w:r>
        <w:rPr>
          <w:kern w:val="0"/>
          <w:sz w:val="24"/>
        </w:rPr>
        <w:t>.</w:t>
      </w:r>
    </w:p>
    <w:p w14:paraId="345AB5E6">
      <w:pPr>
        <w:autoSpaceDE w:val="0"/>
        <w:autoSpaceDN w:val="0"/>
        <w:adjustRightInd w:val="0"/>
        <w:ind w:left="963"/>
        <w:rPr>
          <w:kern w:val="0"/>
          <w:sz w:val="24"/>
        </w:rPr>
      </w:pPr>
    </w:p>
    <w:p w14:paraId="1B31BD2D">
      <w:pPr>
        <w:autoSpaceDE w:val="0"/>
        <w:autoSpaceDN w:val="0"/>
        <w:adjustRightInd w:val="0"/>
        <w:ind w:left="963"/>
        <w:rPr>
          <w:rFonts w:eastAsia="Times New Roman"/>
          <w:kern w:val="0"/>
          <w:sz w:val="24"/>
        </w:rPr>
      </w:pPr>
    </w:p>
    <w:p w14:paraId="3FC45E14">
      <w:pPr>
        <w:autoSpaceDE w:val="0"/>
        <w:autoSpaceDN w:val="0"/>
        <w:adjustRightInd w:val="0"/>
        <w:ind w:left="963"/>
        <w:rPr>
          <w:rFonts w:eastAsia="Times New Roman"/>
          <w:kern w:val="0"/>
          <w:sz w:val="24"/>
        </w:rPr>
      </w:pPr>
      <w:r>
        <w:rPr>
          <w:rFonts w:eastAsia="Times New Roman"/>
          <w:kern w:val="0"/>
          <w:sz w:val="24"/>
        </w:rPr>
        <w:t>Painting demarcation line for outside shell shall be as per the Builder’s standard.</w:t>
      </w:r>
    </w:p>
    <w:p w14:paraId="4712B047">
      <w:pPr>
        <w:autoSpaceDE w:val="0"/>
        <w:autoSpaceDN w:val="0"/>
        <w:adjustRightInd w:val="0"/>
        <w:ind w:left="963"/>
        <w:rPr>
          <w:kern w:val="0"/>
          <w:sz w:val="24"/>
        </w:rPr>
      </w:pPr>
    </w:p>
    <w:p w14:paraId="433457A9">
      <w:pPr>
        <w:autoSpaceDE w:val="0"/>
        <w:autoSpaceDN w:val="0"/>
        <w:adjustRightInd w:val="0"/>
        <w:ind w:left="963"/>
        <w:jc w:val="left"/>
        <w:rPr>
          <w:kern w:val="0"/>
          <w:sz w:val="24"/>
          <w:u w:val="single"/>
        </w:rPr>
      </w:pPr>
      <w:r>
        <w:rPr>
          <w:rFonts w:eastAsia="Times New Roman"/>
          <w:kern w:val="0"/>
          <w:sz w:val="24"/>
          <w:u w:val="single"/>
        </w:rPr>
        <w:t>Abbreviation</w:t>
      </w:r>
      <w:r>
        <w:rPr>
          <w:rFonts w:hint="eastAsia"/>
          <w:kern w:val="0"/>
          <w:sz w:val="24"/>
          <w:u w:val="single"/>
        </w:rPr>
        <w:t>:</w:t>
      </w:r>
    </w:p>
    <w:p w14:paraId="0EB90169">
      <w:pPr>
        <w:autoSpaceDE w:val="0"/>
        <w:autoSpaceDN w:val="0"/>
        <w:adjustRightInd w:val="0"/>
        <w:ind w:left="963"/>
        <w:jc w:val="left"/>
        <w:rPr>
          <w:kern w:val="0"/>
          <w:sz w:val="24"/>
        </w:rPr>
      </w:pPr>
      <w:r>
        <w:rPr>
          <w:rFonts w:eastAsia="Times New Roman"/>
          <w:kern w:val="0"/>
          <w:sz w:val="24"/>
        </w:rPr>
        <w:t>A/F : Anti-fouling paint</w:t>
      </w:r>
    </w:p>
    <w:p w14:paraId="76086626">
      <w:pPr>
        <w:autoSpaceDE w:val="0"/>
        <w:autoSpaceDN w:val="0"/>
        <w:adjustRightInd w:val="0"/>
        <w:ind w:left="963"/>
        <w:jc w:val="left"/>
        <w:rPr>
          <w:kern w:val="0"/>
          <w:sz w:val="24"/>
        </w:rPr>
      </w:pPr>
      <w:r>
        <w:rPr>
          <w:rFonts w:hint="eastAsia"/>
          <w:kern w:val="0"/>
          <w:sz w:val="24"/>
        </w:rPr>
        <w:t>Sa 2.5 : Abrasive blasting to Sa 2.5 grade (ISO 8501-1)</w:t>
      </w:r>
    </w:p>
    <w:p w14:paraId="3304F871">
      <w:pPr>
        <w:autoSpaceDE w:val="0"/>
        <w:autoSpaceDN w:val="0"/>
        <w:adjustRightInd w:val="0"/>
        <w:ind w:left="963"/>
        <w:jc w:val="left"/>
        <w:rPr>
          <w:rFonts w:eastAsia="Times New Roman"/>
          <w:kern w:val="0"/>
          <w:sz w:val="24"/>
        </w:rPr>
      </w:pPr>
      <w:r>
        <w:rPr>
          <w:rFonts w:eastAsia="Times New Roman"/>
          <w:kern w:val="0"/>
          <w:sz w:val="24"/>
        </w:rPr>
        <w:t>St 2 : Power tool cleaning to St 2 grade (</w:t>
      </w:r>
      <w:r>
        <w:rPr>
          <w:rFonts w:hint="eastAsia"/>
          <w:kern w:val="0"/>
          <w:sz w:val="24"/>
        </w:rPr>
        <w:t>ISO 8501-1</w:t>
      </w:r>
      <w:r>
        <w:rPr>
          <w:rFonts w:eastAsia="Times New Roman"/>
          <w:kern w:val="0"/>
          <w:sz w:val="24"/>
        </w:rPr>
        <w:t>)</w:t>
      </w:r>
    </w:p>
    <w:p w14:paraId="63A4CB45">
      <w:pPr>
        <w:autoSpaceDE w:val="0"/>
        <w:autoSpaceDN w:val="0"/>
        <w:adjustRightInd w:val="0"/>
        <w:ind w:left="963"/>
        <w:jc w:val="left"/>
        <w:rPr>
          <w:rFonts w:eastAsia="Times New Roman"/>
          <w:kern w:val="0"/>
          <w:sz w:val="24"/>
        </w:rPr>
      </w:pPr>
      <w:r>
        <w:rPr>
          <w:rFonts w:eastAsia="Times New Roman"/>
          <w:kern w:val="0"/>
          <w:sz w:val="24"/>
        </w:rPr>
        <w:t>St 3 : Power tool cleaning to St 3 grade (</w:t>
      </w:r>
      <w:r>
        <w:rPr>
          <w:rFonts w:hint="eastAsia"/>
          <w:kern w:val="0"/>
          <w:sz w:val="24"/>
        </w:rPr>
        <w:t>ISO 8501-1</w:t>
      </w:r>
      <w:r>
        <w:rPr>
          <w:rFonts w:eastAsia="Times New Roman"/>
          <w:kern w:val="0"/>
          <w:sz w:val="24"/>
        </w:rPr>
        <w:t>)</w:t>
      </w:r>
    </w:p>
    <w:p w14:paraId="540E293F">
      <w:pPr>
        <w:pStyle w:val="56"/>
        <w:spacing w:before="312" w:after="312"/>
        <w:rPr>
          <w:w w:val="100"/>
        </w:rPr>
      </w:pPr>
      <w:bookmarkStart w:id="113" w:name="_Toc492561750"/>
      <w:bookmarkStart w:id="114" w:name="_Toc50573348"/>
      <w:r>
        <w:rPr>
          <w:rFonts w:hint="eastAsia"/>
          <w:w w:val="100"/>
        </w:rPr>
        <w:t>2.2.</w:t>
      </w:r>
      <w:r>
        <w:rPr>
          <w:w w:val="100"/>
        </w:rPr>
        <w:t>2</w:t>
      </w:r>
      <w:r>
        <w:rPr>
          <w:w w:val="100"/>
        </w:rPr>
        <w:tab/>
      </w:r>
      <w:r>
        <w:rPr>
          <w:w w:val="100"/>
        </w:rPr>
        <w:t>SURFACE PREPARATION</w:t>
      </w:r>
      <w:bookmarkEnd w:id="113"/>
      <w:bookmarkEnd w:id="114"/>
    </w:p>
    <w:p w14:paraId="6D98DC4F">
      <w:pPr>
        <w:tabs>
          <w:tab w:val="left" w:pos="960"/>
        </w:tabs>
        <w:autoSpaceDE w:val="0"/>
        <w:autoSpaceDN w:val="0"/>
        <w:adjustRightInd w:val="0"/>
        <w:jc w:val="left"/>
        <w:rPr>
          <w:rFonts w:eastAsia="Times New Roman"/>
          <w:kern w:val="0"/>
          <w:sz w:val="24"/>
        </w:rPr>
      </w:pPr>
      <w:r>
        <w:rPr>
          <w:rFonts w:hint="eastAsia"/>
          <w:kern w:val="0"/>
          <w:sz w:val="24"/>
        </w:rPr>
        <w:t>2.2.</w:t>
      </w:r>
      <w:r>
        <w:rPr>
          <w:rFonts w:eastAsia="Times New Roman"/>
          <w:kern w:val="0"/>
          <w:sz w:val="24"/>
        </w:rPr>
        <w:t>2.1</w:t>
      </w:r>
      <w:r>
        <w:rPr>
          <w:rFonts w:eastAsia="Times New Roman"/>
          <w:kern w:val="0"/>
          <w:sz w:val="24"/>
        </w:rPr>
        <w:tab/>
      </w:r>
      <w:r>
        <w:rPr>
          <w:rFonts w:eastAsia="Times New Roman"/>
          <w:kern w:val="0"/>
          <w:sz w:val="24"/>
        </w:rPr>
        <w:t>Primary Surface Preparation</w:t>
      </w:r>
    </w:p>
    <w:p w14:paraId="048CE6B4">
      <w:pPr>
        <w:autoSpaceDE w:val="0"/>
        <w:autoSpaceDN w:val="0"/>
        <w:adjustRightInd w:val="0"/>
        <w:spacing w:before="4" w:line="240" w:lineRule="exact"/>
        <w:jc w:val="left"/>
        <w:rPr>
          <w:rFonts w:eastAsia="Times New Roman"/>
          <w:kern w:val="0"/>
          <w:sz w:val="24"/>
        </w:rPr>
      </w:pPr>
    </w:p>
    <w:p w14:paraId="1DB275C0">
      <w:pPr>
        <w:autoSpaceDE w:val="0"/>
        <w:autoSpaceDN w:val="0"/>
        <w:adjustRightInd w:val="0"/>
        <w:spacing w:line="243" w:lineRule="auto"/>
        <w:ind w:left="963"/>
        <w:rPr>
          <w:kern w:val="0"/>
          <w:sz w:val="24"/>
        </w:rPr>
      </w:pPr>
      <w:r>
        <w:rPr>
          <w:kern w:val="0"/>
          <w:sz w:val="24"/>
        </w:rPr>
        <w:t>All steel plates and sections equal to or greater than 6 mm in thickness shall be shot blasted</w:t>
      </w:r>
    </w:p>
    <w:p w14:paraId="7D9E704E">
      <w:pPr>
        <w:autoSpaceDE w:val="0"/>
        <w:autoSpaceDN w:val="0"/>
        <w:adjustRightInd w:val="0"/>
        <w:spacing w:line="243" w:lineRule="auto"/>
        <w:ind w:left="963"/>
        <w:rPr>
          <w:kern w:val="0"/>
          <w:sz w:val="24"/>
        </w:rPr>
      </w:pPr>
      <w:r>
        <w:rPr>
          <w:kern w:val="0"/>
          <w:sz w:val="24"/>
        </w:rPr>
        <w:t>to ISO8501-1:1988 Sa 2.5 or sand blasting to SA 2.5 or pickling or ST3 may be applied instead of shot blasting when shot blasting is considered impractical.</w:t>
      </w:r>
    </w:p>
    <w:p w14:paraId="7610E9CC">
      <w:pPr>
        <w:autoSpaceDE w:val="0"/>
        <w:autoSpaceDN w:val="0"/>
        <w:adjustRightInd w:val="0"/>
        <w:spacing w:line="243" w:lineRule="auto"/>
        <w:ind w:left="963"/>
        <w:rPr>
          <w:kern w:val="0"/>
          <w:sz w:val="24"/>
        </w:rPr>
      </w:pPr>
    </w:p>
    <w:p w14:paraId="26683DB1">
      <w:pPr>
        <w:tabs>
          <w:tab w:val="left" w:pos="960"/>
        </w:tabs>
        <w:autoSpaceDE w:val="0"/>
        <w:autoSpaceDN w:val="0"/>
        <w:adjustRightInd w:val="0"/>
        <w:jc w:val="left"/>
        <w:rPr>
          <w:rFonts w:eastAsia="Times New Roman"/>
          <w:kern w:val="0"/>
          <w:sz w:val="24"/>
        </w:rPr>
      </w:pPr>
      <w:r>
        <w:rPr>
          <w:rFonts w:hint="eastAsia"/>
          <w:kern w:val="0"/>
          <w:sz w:val="24"/>
        </w:rPr>
        <w:t>2.2.</w:t>
      </w:r>
      <w:r>
        <w:rPr>
          <w:rFonts w:eastAsia="Times New Roman"/>
          <w:kern w:val="0"/>
          <w:sz w:val="24"/>
        </w:rPr>
        <w:t>2.2</w:t>
      </w:r>
      <w:r>
        <w:rPr>
          <w:rFonts w:eastAsia="Times New Roman"/>
          <w:kern w:val="0"/>
          <w:sz w:val="24"/>
        </w:rPr>
        <w:tab/>
      </w:r>
      <w:r>
        <w:rPr>
          <w:rFonts w:eastAsia="Times New Roman"/>
          <w:kern w:val="0"/>
          <w:sz w:val="24"/>
        </w:rPr>
        <w:t>Shop priming</w:t>
      </w:r>
    </w:p>
    <w:p w14:paraId="4A74C27D">
      <w:pPr>
        <w:autoSpaceDE w:val="0"/>
        <w:autoSpaceDN w:val="0"/>
        <w:adjustRightInd w:val="0"/>
        <w:spacing w:before="20" w:line="260" w:lineRule="exact"/>
        <w:jc w:val="left"/>
        <w:rPr>
          <w:kern w:val="0"/>
          <w:sz w:val="26"/>
          <w:szCs w:val="26"/>
        </w:rPr>
      </w:pPr>
    </w:p>
    <w:p w14:paraId="0B5E32DA">
      <w:pPr>
        <w:autoSpaceDE w:val="0"/>
        <w:autoSpaceDN w:val="0"/>
        <w:adjustRightInd w:val="0"/>
        <w:spacing w:line="243" w:lineRule="auto"/>
        <w:ind w:left="963"/>
        <w:rPr>
          <w:kern w:val="0"/>
          <w:sz w:val="24"/>
        </w:rPr>
      </w:pPr>
      <w:r>
        <w:rPr>
          <w:kern w:val="0"/>
          <w:sz w:val="24"/>
        </w:rPr>
        <w:t>Just after primary surface preparation one coat of 15 microns silicate type shop primer to be applied. The shop primer to have good compatibility with the succeeding coats. Different color shop primer to be used for mild and high tensile steel plates and sections.</w:t>
      </w:r>
    </w:p>
    <w:p w14:paraId="22F46F3D">
      <w:pPr>
        <w:autoSpaceDE w:val="0"/>
        <w:autoSpaceDN w:val="0"/>
        <w:adjustRightInd w:val="0"/>
        <w:spacing w:line="243" w:lineRule="auto"/>
        <w:ind w:left="963"/>
        <w:rPr>
          <w:kern w:val="0"/>
          <w:sz w:val="26"/>
          <w:szCs w:val="26"/>
        </w:rPr>
      </w:pPr>
    </w:p>
    <w:p w14:paraId="6A6087AA">
      <w:pPr>
        <w:tabs>
          <w:tab w:val="left" w:pos="960"/>
        </w:tabs>
        <w:autoSpaceDE w:val="0"/>
        <w:autoSpaceDN w:val="0"/>
        <w:adjustRightInd w:val="0"/>
        <w:jc w:val="left"/>
        <w:rPr>
          <w:rFonts w:eastAsia="Times New Roman"/>
          <w:kern w:val="0"/>
          <w:sz w:val="24"/>
        </w:rPr>
      </w:pPr>
      <w:r>
        <w:rPr>
          <w:rFonts w:hint="eastAsia"/>
          <w:kern w:val="0"/>
          <w:sz w:val="24"/>
        </w:rPr>
        <w:t>2.2.</w:t>
      </w:r>
      <w:r>
        <w:rPr>
          <w:rFonts w:eastAsia="Times New Roman"/>
          <w:kern w:val="0"/>
          <w:sz w:val="24"/>
        </w:rPr>
        <w:t>2.</w:t>
      </w:r>
      <w:r>
        <w:rPr>
          <w:rFonts w:hint="eastAsia"/>
          <w:kern w:val="0"/>
          <w:sz w:val="24"/>
        </w:rPr>
        <w:t>3</w:t>
      </w:r>
      <w:r>
        <w:rPr>
          <w:rFonts w:eastAsia="Times New Roman"/>
          <w:kern w:val="0"/>
          <w:sz w:val="24"/>
        </w:rPr>
        <w:tab/>
      </w:r>
      <w:r>
        <w:rPr>
          <w:rFonts w:eastAsia="Times New Roman"/>
          <w:kern w:val="0"/>
          <w:sz w:val="24"/>
        </w:rPr>
        <w:t>Secondary Surface Preparation</w:t>
      </w:r>
    </w:p>
    <w:p w14:paraId="5A634C85">
      <w:pPr>
        <w:autoSpaceDE w:val="0"/>
        <w:autoSpaceDN w:val="0"/>
        <w:adjustRightInd w:val="0"/>
        <w:spacing w:before="4" w:line="240" w:lineRule="exact"/>
        <w:jc w:val="left"/>
        <w:rPr>
          <w:rFonts w:eastAsia="Times New Roman"/>
          <w:kern w:val="0"/>
          <w:sz w:val="24"/>
        </w:rPr>
      </w:pPr>
    </w:p>
    <w:p w14:paraId="2E28246E">
      <w:pPr>
        <w:autoSpaceDE w:val="0"/>
        <w:autoSpaceDN w:val="0"/>
        <w:adjustRightInd w:val="0"/>
        <w:spacing w:line="243" w:lineRule="auto"/>
        <w:ind w:left="963"/>
        <w:rPr>
          <w:kern w:val="0"/>
          <w:sz w:val="24"/>
        </w:rPr>
      </w:pPr>
      <w:r>
        <w:rPr>
          <w:kern w:val="0"/>
          <w:sz w:val="24"/>
        </w:rPr>
        <w:t>Before the first coat is applied, damages by welding, burning, rubbing, etc. and rusted steel surface shall be prepared in accordance with the following table.</w:t>
      </w:r>
      <w:r>
        <w:t xml:space="preserve"> </w:t>
      </w:r>
      <w:r>
        <w:rPr>
          <w:kern w:val="0"/>
          <w:sz w:val="24"/>
        </w:rPr>
        <w:t>Intact shop primer to be sweep blasting or brush disk cleaning</w:t>
      </w:r>
      <w:r>
        <w:rPr>
          <w:rFonts w:hint="eastAsia"/>
          <w:kern w:val="0"/>
          <w:sz w:val="24"/>
        </w:rPr>
        <w:t>.</w:t>
      </w:r>
    </w:p>
    <w:p w14:paraId="55FD6449">
      <w:pPr>
        <w:rPr>
          <w:rFonts w:eastAsia="±A¼­A¼"/>
        </w:rPr>
      </w:pPr>
    </w:p>
    <w:p w14:paraId="576CC473"/>
    <w:tbl>
      <w:tblPr>
        <w:tblStyle w:val="40"/>
        <w:tblW w:w="8363" w:type="dxa"/>
        <w:tblInd w:w="1021" w:type="dxa"/>
        <w:tblLayout w:type="fixed"/>
        <w:tblCellMar>
          <w:top w:w="0" w:type="dxa"/>
          <w:left w:w="28" w:type="dxa"/>
          <w:bottom w:w="0" w:type="dxa"/>
          <w:right w:w="28" w:type="dxa"/>
        </w:tblCellMar>
      </w:tblPr>
      <w:tblGrid>
        <w:gridCol w:w="3827"/>
        <w:gridCol w:w="2268"/>
        <w:gridCol w:w="2268"/>
      </w:tblGrid>
      <w:tr w14:paraId="496AE69A">
        <w:tblPrEx>
          <w:tblCellMar>
            <w:top w:w="0" w:type="dxa"/>
            <w:left w:w="28" w:type="dxa"/>
            <w:bottom w:w="0" w:type="dxa"/>
            <w:right w:w="28" w:type="dxa"/>
          </w:tblCellMar>
        </w:tblPrEx>
        <w:trPr>
          <w:cantSplit/>
        </w:trPr>
        <w:tc>
          <w:tcPr>
            <w:tcW w:w="3827" w:type="dxa"/>
            <w:tcBorders>
              <w:top w:val="single" w:color="auto" w:sz="6" w:space="0"/>
              <w:left w:val="single" w:color="auto" w:sz="6" w:space="0"/>
              <w:bottom w:val="single" w:color="auto" w:sz="6" w:space="0"/>
              <w:right w:val="single" w:color="auto" w:sz="6" w:space="0"/>
            </w:tcBorders>
          </w:tcPr>
          <w:p w14:paraId="43F58923">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Area</w:t>
            </w:r>
          </w:p>
        </w:tc>
        <w:tc>
          <w:tcPr>
            <w:tcW w:w="2268" w:type="dxa"/>
            <w:tcBorders>
              <w:top w:val="single" w:color="auto" w:sz="6" w:space="0"/>
              <w:left w:val="single" w:color="auto" w:sz="6" w:space="0"/>
              <w:bottom w:val="single" w:color="auto" w:sz="6" w:space="0"/>
              <w:right w:val="single" w:color="auto" w:sz="6" w:space="0"/>
            </w:tcBorders>
          </w:tcPr>
          <w:p w14:paraId="0273E278">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In Block Stage</w:t>
            </w:r>
          </w:p>
        </w:tc>
        <w:tc>
          <w:tcPr>
            <w:tcW w:w="2268" w:type="dxa"/>
            <w:tcBorders>
              <w:top w:val="single" w:color="auto" w:sz="6" w:space="0"/>
              <w:left w:val="single" w:color="auto" w:sz="6" w:space="0"/>
              <w:bottom w:val="single" w:color="auto" w:sz="6" w:space="0"/>
              <w:right w:val="single" w:color="auto" w:sz="6" w:space="0"/>
            </w:tcBorders>
          </w:tcPr>
          <w:p w14:paraId="228C22FB">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In Pre-erection, Dock &amp; Quay Stage</w:t>
            </w:r>
          </w:p>
        </w:tc>
      </w:tr>
      <w:tr w14:paraId="2C4B2A16">
        <w:tblPrEx>
          <w:tblCellMar>
            <w:top w:w="0" w:type="dxa"/>
            <w:left w:w="28" w:type="dxa"/>
            <w:bottom w:w="0" w:type="dxa"/>
            <w:right w:w="28" w:type="dxa"/>
          </w:tblCellMar>
        </w:tblPrEx>
        <w:trPr>
          <w:cantSplit/>
        </w:trPr>
        <w:tc>
          <w:tcPr>
            <w:tcW w:w="3827" w:type="dxa"/>
            <w:tcBorders>
              <w:top w:val="single" w:color="auto" w:sz="6" w:space="0"/>
              <w:left w:val="single" w:color="auto" w:sz="6" w:space="0"/>
              <w:bottom w:val="single" w:color="auto" w:sz="6" w:space="0"/>
              <w:right w:val="single" w:color="auto" w:sz="6" w:space="0"/>
            </w:tcBorders>
          </w:tcPr>
          <w:p w14:paraId="71463AE5">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Bottom and boot top</w:t>
            </w:r>
          </w:p>
        </w:tc>
        <w:tc>
          <w:tcPr>
            <w:tcW w:w="2268" w:type="dxa"/>
            <w:tcBorders>
              <w:top w:val="single" w:color="auto" w:sz="6" w:space="0"/>
              <w:left w:val="single" w:color="auto" w:sz="6" w:space="0"/>
              <w:bottom w:val="single" w:color="auto" w:sz="6" w:space="0"/>
              <w:right w:val="single" w:color="auto" w:sz="6" w:space="0"/>
            </w:tcBorders>
          </w:tcPr>
          <w:p w14:paraId="6B287568">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 xml:space="preserve"> Sa 2.5</w:t>
            </w:r>
          </w:p>
        </w:tc>
        <w:tc>
          <w:tcPr>
            <w:tcW w:w="2268" w:type="dxa"/>
            <w:tcBorders>
              <w:top w:val="single" w:color="auto" w:sz="6" w:space="0"/>
              <w:left w:val="single" w:color="auto" w:sz="6" w:space="0"/>
              <w:bottom w:val="single" w:color="auto" w:sz="6" w:space="0"/>
              <w:right w:val="single" w:color="auto" w:sz="6" w:space="0"/>
            </w:tcBorders>
          </w:tcPr>
          <w:p w14:paraId="1F006371">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ST3</w:t>
            </w:r>
          </w:p>
        </w:tc>
      </w:tr>
      <w:tr w14:paraId="3A6CFB6B">
        <w:tblPrEx>
          <w:tblCellMar>
            <w:top w:w="0" w:type="dxa"/>
            <w:left w:w="28" w:type="dxa"/>
            <w:bottom w:w="0" w:type="dxa"/>
            <w:right w:w="28" w:type="dxa"/>
          </w:tblCellMar>
        </w:tblPrEx>
        <w:trPr>
          <w:cantSplit/>
        </w:trPr>
        <w:tc>
          <w:tcPr>
            <w:tcW w:w="3827" w:type="dxa"/>
            <w:tcBorders>
              <w:top w:val="single" w:color="auto" w:sz="6" w:space="0"/>
              <w:left w:val="single" w:color="auto" w:sz="6" w:space="0"/>
              <w:bottom w:val="single" w:color="auto" w:sz="6" w:space="0"/>
              <w:right w:val="single" w:color="auto" w:sz="6" w:space="0"/>
            </w:tcBorders>
          </w:tcPr>
          <w:p w14:paraId="66FB666E">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Topsides</w:t>
            </w:r>
          </w:p>
        </w:tc>
        <w:tc>
          <w:tcPr>
            <w:tcW w:w="2268" w:type="dxa"/>
            <w:tcBorders>
              <w:top w:val="single" w:color="auto" w:sz="6" w:space="0"/>
              <w:left w:val="single" w:color="auto" w:sz="6" w:space="0"/>
              <w:bottom w:val="single" w:color="auto" w:sz="6" w:space="0"/>
              <w:right w:val="single" w:color="auto" w:sz="6" w:space="0"/>
            </w:tcBorders>
          </w:tcPr>
          <w:p w14:paraId="20967B28">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 xml:space="preserve"> Sa 2.5</w:t>
            </w:r>
          </w:p>
        </w:tc>
        <w:tc>
          <w:tcPr>
            <w:tcW w:w="2268" w:type="dxa"/>
            <w:tcBorders>
              <w:top w:val="single" w:color="auto" w:sz="6" w:space="0"/>
              <w:left w:val="single" w:color="auto" w:sz="6" w:space="0"/>
              <w:bottom w:val="single" w:color="auto" w:sz="6" w:space="0"/>
              <w:right w:val="single" w:color="auto" w:sz="6" w:space="0"/>
            </w:tcBorders>
          </w:tcPr>
          <w:p w14:paraId="3D6AB911">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ST3</w:t>
            </w:r>
          </w:p>
        </w:tc>
      </w:tr>
      <w:tr w14:paraId="16FEAB21">
        <w:tblPrEx>
          <w:tblCellMar>
            <w:top w:w="0" w:type="dxa"/>
            <w:left w:w="28" w:type="dxa"/>
            <w:bottom w:w="0" w:type="dxa"/>
            <w:right w:w="28" w:type="dxa"/>
          </w:tblCellMar>
        </w:tblPrEx>
        <w:trPr>
          <w:cantSplit/>
        </w:trPr>
        <w:tc>
          <w:tcPr>
            <w:tcW w:w="3827" w:type="dxa"/>
            <w:tcBorders>
              <w:top w:val="single" w:color="auto" w:sz="6" w:space="0"/>
              <w:left w:val="single" w:color="auto" w:sz="6" w:space="0"/>
              <w:bottom w:val="single" w:color="auto" w:sz="6" w:space="0"/>
              <w:right w:val="single" w:color="auto" w:sz="6" w:space="0"/>
            </w:tcBorders>
          </w:tcPr>
          <w:p w14:paraId="02210C7D">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Weather deck</w:t>
            </w:r>
            <w:r>
              <w:rPr>
                <w:rFonts w:hint="eastAsia" w:ascii="Arial" w:hAnsi="Arial"/>
                <w:kern w:val="0"/>
                <w:sz w:val="20"/>
                <w:szCs w:val="20"/>
              </w:rPr>
              <w:t xml:space="preserve"> and hatch coaming</w:t>
            </w:r>
          </w:p>
        </w:tc>
        <w:tc>
          <w:tcPr>
            <w:tcW w:w="2268" w:type="dxa"/>
            <w:tcBorders>
              <w:top w:val="single" w:color="auto" w:sz="6" w:space="0"/>
              <w:left w:val="single" w:color="auto" w:sz="6" w:space="0"/>
              <w:bottom w:val="single" w:color="auto" w:sz="6" w:space="0"/>
              <w:right w:val="single" w:color="auto" w:sz="6" w:space="0"/>
            </w:tcBorders>
          </w:tcPr>
          <w:p w14:paraId="1EFD2F75">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 xml:space="preserve"> Sa 2.5</w:t>
            </w:r>
          </w:p>
        </w:tc>
        <w:tc>
          <w:tcPr>
            <w:tcW w:w="2268" w:type="dxa"/>
            <w:tcBorders>
              <w:top w:val="single" w:color="auto" w:sz="6" w:space="0"/>
              <w:left w:val="single" w:color="auto" w:sz="6" w:space="0"/>
              <w:bottom w:val="single" w:color="auto" w:sz="6" w:space="0"/>
              <w:right w:val="single" w:color="auto" w:sz="6" w:space="0"/>
            </w:tcBorders>
          </w:tcPr>
          <w:p w14:paraId="6693B1C4">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ST3</w:t>
            </w:r>
          </w:p>
        </w:tc>
      </w:tr>
      <w:tr w14:paraId="2CF6528E">
        <w:tblPrEx>
          <w:tblCellMar>
            <w:top w:w="0" w:type="dxa"/>
            <w:left w:w="28" w:type="dxa"/>
            <w:bottom w:w="0" w:type="dxa"/>
            <w:right w:w="28" w:type="dxa"/>
          </w:tblCellMar>
        </w:tblPrEx>
        <w:trPr>
          <w:cantSplit/>
        </w:trPr>
        <w:tc>
          <w:tcPr>
            <w:tcW w:w="3827" w:type="dxa"/>
            <w:vMerge w:val="restart"/>
            <w:tcBorders>
              <w:top w:val="single" w:color="auto" w:sz="6" w:space="0"/>
              <w:left w:val="single" w:color="auto" w:sz="6" w:space="0"/>
              <w:right w:val="single" w:color="auto" w:sz="6" w:space="0"/>
            </w:tcBorders>
          </w:tcPr>
          <w:p w14:paraId="1E11296C">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Hatch cover</w:t>
            </w:r>
          </w:p>
        </w:tc>
        <w:tc>
          <w:tcPr>
            <w:tcW w:w="2268" w:type="dxa"/>
            <w:tcBorders>
              <w:top w:val="single" w:color="auto" w:sz="6" w:space="0"/>
              <w:left w:val="single" w:color="auto" w:sz="6" w:space="0"/>
              <w:bottom w:val="single" w:color="auto" w:sz="6" w:space="0"/>
              <w:right w:val="single" w:color="auto" w:sz="6" w:space="0"/>
            </w:tcBorders>
          </w:tcPr>
          <w:p w14:paraId="56F36748">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Sa 2.5</w:t>
            </w:r>
            <w:r>
              <w:rPr>
                <w:rFonts w:ascii="Arial" w:hAnsi="Arial"/>
                <w:kern w:val="0"/>
                <w:sz w:val="20"/>
                <w:szCs w:val="20"/>
              </w:rPr>
              <w:t xml:space="preserve"> (outside)</w:t>
            </w:r>
          </w:p>
        </w:tc>
        <w:tc>
          <w:tcPr>
            <w:tcW w:w="2268" w:type="dxa"/>
            <w:tcBorders>
              <w:top w:val="single" w:color="auto" w:sz="6" w:space="0"/>
              <w:left w:val="single" w:color="auto" w:sz="6" w:space="0"/>
              <w:bottom w:val="single" w:color="auto" w:sz="6" w:space="0"/>
              <w:right w:val="single" w:color="auto" w:sz="6" w:space="0"/>
            </w:tcBorders>
          </w:tcPr>
          <w:p w14:paraId="4E95E7F0">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ST3</w:t>
            </w:r>
            <w:r>
              <w:rPr>
                <w:rFonts w:ascii="Arial" w:hAnsi="Arial"/>
                <w:kern w:val="0"/>
                <w:sz w:val="20"/>
                <w:szCs w:val="20"/>
              </w:rPr>
              <w:t>(outside)</w:t>
            </w:r>
          </w:p>
        </w:tc>
      </w:tr>
      <w:tr w14:paraId="2C6378E4">
        <w:tblPrEx>
          <w:tblCellMar>
            <w:top w:w="0" w:type="dxa"/>
            <w:left w:w="28" w:type="dxa"/>
            <w:bottom w:w="0" w:type="dxa"/>
            <w:right w:w="28" w:type="dxa"/>
          </w:tblCellMar>
        </w:tblPrEx>
        <w:trPr>
          <w:cantSplit/>
        </w:trPr>
        <w:tc>
          <w:tcPr>
            <w:tcW w:w="3827" w:type="dxa"/>
            <w:vMerge w:val="continue"/>
            <w:tcBorders>
              <w:left w:val="single" w:color="auto" w:sz="6" w:space="0"/>
              <w:bottom w:val="single" w:color="auto" w:sz="6" w:space="0"/>
              <w:right w:val="single" w:color="auto" w:sz="6" w:space="0"/>
            </w:tcBorders>
          </w:tcPr>
          <w:p w14:paraId="4AF41A4A">
            <w:pPr>
              <w:widowControl/>
              <w:overflowPunct w:val="0"/>
              <w:autoSpaceDE w:val="0"/>
              <w:autoSpaceDN w:val="0"/>
              <w:adjustRightInd w:val="0"/>
              <w:spacing w:before="20" w:after="20" w:line="240" w:lineRule="exact"/>
              <w:textAlignment w:val="baseline"/>
              <w:rPr>
                <w:rFonts w:ascii="Arial" w:hAnsi="Arial"/>
                <w:kern w:val="0"/>
                <w:sz w:val="20"/>
                <w:szCs w:val="20"/>
              </w:rPr>
            </w:pPr>
          </w:p>
        </w:tc>
        <w:tc>
          <w:tcPr>
            <w:tcW w:w="2268" w:type="dxa"/>
            <w:tcBorders>
              <w:top w:val="single" w:color="auto" w:sz="6" w:space="0"/>
              <w:left w:val="single" w:color="auto" w:sz="6" w:space="0"/>
              <w:bottom w:val="single" w:color="auto" w:sz="6" w:space="0"/>
              <w:right w:val="single" w:color="auto" w:sz="6" w:space="0"/>
            </w:tcBorders>
          </w:tcPr>
          <w:p w14:paraId="28A04DA2">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Sa 2.0</w:t>
            </w:r>
            <w:r>
              <w:rPr>
                <w:rFonts w:ascii="Arial" w:hAnsi="Arial"/>
                <w:kern w:val="0"/>
                <w:sz w:val="20"/>
                <w:szCs w:val="20"/>
              </w:rPr>
              <w:t xml:space="preserve"> (</w:t>
            </w:r>
            <w:r>
              <w:rPr>
                <w:rFonts w:hint="eastAsia" w:ascii="Arial" w:hAnsi="Arial"/>
                <w:kern w:val="0"/>
                <w:sz w:val="20"/>
                <w:szCs w:val="20"/>
              </w:rPr>
              <w:t>in</w:t>
            </w:r>
            <w:r>
              <w:rPr>
                <w:rFonts w:ascii="Arial" w:hAnsi="Arial"/>
                <w:kern w:val="0"/>
                <w:sz w:val="20"/>
                <w:szCs w:val="20"/>
              </w:rPr>
              <w:t>side)</w:t>
            </w:r>
          </w:p>
        </w:tc>
        <w:tc>
          <w:tcPr>
            <w:tcW w:w="2268" w:type="dxa"/>
            <w:tcBorders>
              <w:top w:val="single" w:color="auto" w:sz="6" w:space="0"/>
              <w:left w:val="single" w:color="auto" w:sz="6" w:space="0"/>
              <w:bottom w:val="single" w:color="auto" w:sz="6" w:space="0"/>
              <w:right w:val="single" w:color="auto" w:sz="6" w:space="0"/>
            </w:tcBorders>
          </w:tcPr>
          <w:p w14:paraId="281493ED">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ST2</w:t>
            </w:r>
            <w:r>
              <w:rPr>
                <w:rFonts w:ascii="Arial" w:hAnsi="Arial"/>
                <w:kern w:val="0"/>
                <w:sz w:val="20"/>
                <w:szCs w:val="20"/>
              </w:rPr>
              <w:t>(</w:t>
            </w:r>
            <w:r>
              <w:rPr>
                <w:rFonts w:hint="eastAsia" w:ascii="Arial" w:hAnsi="Arial"/>
                <w:kern w:val="0"/>
                <w:sz w:val="20"/>
                <w:szCs w:val="20"/>
              </w:rPr>
              <w:t>in</w:t>
            </w:r>
            <w:r>
              <w:rPr>
                <w:rFonts w:ascii="Arial" w:hAnsi="Arial"/>
                <w:kern w:val="0"/>
                <w:sz w:val="20"/>
                <w:szCs w:val="20"/>
              </w:rPr>
              <w:t>side)</w:t>
            </w:r>
          </w:p>
        </w:tc>
      </w:tr>
      <w:tr w14:paraId="23F198D9">
        <w:tblPrEx>
          <w:tblCellMar>
            <w:top w:w="0" w:type="dxa"/>
            <w:left w:w="28" w:type="dxa"/>
            <w:bottom w:w="0" w:type="dxa"/>
            <w:right w:w="28" w:type="dxa"/>
          </w:tblCellMar>
        </w:tblPrEx>
        <w:trPr>
          <w:cantSplit/>
        </w:trPr>
        <w:tc>
          <w:tcPr>
            <w:tcW w:w="3827" w:type="dxa"/>
            <w:tcBorders>
              <w:top w:val="single" w:color="auto" w:sz="6" w:space="0"/>
              <w:left w:val="single" w:color="auto" w:sz="6" w:space="0"/>
              <w:bottom w:val="single" w:color="auto" w:sz="6" w:space="0"/>
              <w:right w:val="single" w:color="auto" w:sz="6" w:space="0"/>
            </w:tcBorders>
          </w:tcPr>
          <w:p w14:paraId="58398920">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Deckhouse exterior</w:t>
            </w:r>
          </w:p>
        </w:tc>
        <w:tc>
          <w:tcPr>
            <w:tcW w:w="2268" w:type="dxa"/>
            <w:tcBorders>
              <w:top w:val="single" w:color="auto" w:sz="6" w:space="0"/>
              <w:left w:val="single" w:color="auto" w:sz="6" w:space="0"/>
              <w:bottom w:val="single" w:color="auto" w:sz="6" w:space="0"/>
              <w:right w:val="single" w:color="auto" w:sz="6" w:space="0"/>
            </w:tcBorders>
          </w:tcPr>
          <w:p w14:paraId="3CB73D8D">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ST 3</w:t>
            </w:r>
          </w:p>
        </w:tc>
        <w:tc>
          <w:tcPr>
            <w:tcW w:w="2268" w:type="dxa"/>
            <w:tcBorders>
              <w:top w:val="single" w:color="auto" w:sz="6" w:space="0"/>
              <w:left w:val="single" w:color="auto" w:sz="6" w:space="0"/>
              <w:bottom w:val="single" w:color="auto" w:sz="6" w:space="0"/>
              <w:right w:val="single" w:color="auto" w:sz="6" w:space="0"/>
            </w:tcBorders>
          </w:tcPr>
          <w:p w14:paraId="47D9503D">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 xml:space="preserve">ST </w:t>
            </w:r>
            <w:r>
              <w:rPr>
                <w:rFonts w:hint="eastAsia" w:ascii="Arial" w:hAnsi="Arial"/>
                <w:kern w:val="0"/>
                <w:sz w:val="20"/>
                <w:szCs w:val="20"/>
              </w:rPr>
              <w:t>2</w:t>
            </w:r>
          </w:p>
        </w:tc>
      </w:tr>
      <w:tr w14:paraId="41391068">
        <w:tblPrEx>
          <w:tblCellMar>
            <w:top w:w="0" w:type="dxa"/>
            <w:left w:w="28" w:type="dxa"/>
            <w:bottom w:w="0" w:type="dxa"/>
            <w:right w:w="28" w:type="dxa"/>
          </w:tblCellMar>
        </w:tblPrEx>
        <w:trPr>
          <w:cantSplit/>
        </w:trPr>
        <w:tc>
          <w:tcPr>
            <w:tcW w:w="3827" w:type="dxa"/>
            <w:tcBorders>
              <w:top w:val="single" w:color="auto" w:sz="6" w:space="0"/>
              <w:left w:val="single" w:color="auto" w:sz="6" w:space="0"/>
              <w:bottom w:val="single" w:color="auto" w:sz="6" w:space="0"/>
              <w:right w:val="single" w:color="auto" w:sz="6" w:space="0"/>
            </w:tcBorders>
          </w:tcPr>
          <w:p w14:paraId="14516490">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Deckhouse interior</w:t>
            </w:r>
          </w:p>
        </w:tc>
        <w:tc>
          <w:tcPr>
            <w:tcW w:w="2268" w:type="dxa"/>
            <w:tcBorders>
              <w:top w:val="single" w:color="auto" w:sz="6" w:space="0"/>
              <w:left w:val="single" w:color="auto" w:sz="6" w:space="0"/>
              <w:bottom w:val="single" w:color="auto" w:sz="6" w:space="0"/>
              <w:right w:val="single" w:color="auto" w:sz="6" w:space="0"/>
            </w:tcBorders>
          </w:tcPr>
          <w:p w14:paraId="7285E354">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ST 2</w:t>
            </w:r>
          </w:p>
        </w:tc>
        <w:tc>
          <w:tcPr>
            <w:tcW w:w="2268" w:type="dxa"/>
            <w:tcBorders>
              <w:top w:val="single" w:color="auto" w:sz="6" w:space="0"/>
              <w:left w:val="single" w:color="auto" w:sz="6" w:space="0"/>
              <w:bottom w:val="single" w:color="auto" w:sz="6" w:space="0"/>
              <w:right w:val="single" w:color="auto" w:sz="6" w:space="0"/>
            </w:tcBorders>
          </w:tcPr>
          <w:p w14:paraId="47D9941E">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ST 2</w:t>
            </w:r>
          </w:p>
        </w:tc>
      </w:tr>
      <w:tr w14:paraId="0D204016">
        <w:tblPrEx>
          <w:tblCellMar>
            <w:top w:w="0" w:type="dxa"/>
            <w:left w:w="28" w:type="dxa"/>
            <w:bottom w:w="0" w:type="dxa"/>
            <w:right w:w="28" w:type="dxa"/>
          </w:tblCellMar>
        </w:tblPrEx>
        <w:trPr>
          <w:cantSplit/>
        </w:trPr>
        <w:tc>
          <w:tcPr>
            <w:tcW w:w="3827" w:type="dxa"/>
            <w:tcBorders>
              <w:top w:val="single" w:color="auto" w:sz="6" w:space="0"/>
              <w:left w:val="single" w:color="auto" w:sz="6" w:space="0"/>
              <w:bottom w:val="single" w:color="auto" w:sz="6" w:space="0"/>
              <w:right w:val="single" w:color="auto" w:sz="6" w:space="0"/>
            </w:tcBorders>
          </w:tcPr>
          <w:p w14:paraId="45250C71">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E/R interior</w:t>
            </w:r>
          </w:p>
        </w:tc>
        <w:tc>
          <w:tcPr>
            <w:tcW w:w="2268" w:type="dxa"/>
            <w:tcBorders>
              <w:top w:val="single" w:color="auto" w:sz="6" w:space="0"/>
              <w:left w:val="single" w:color="auto" w:sz="6" w:space="0"/>
              <w:bottom w:val="single" w:color="auto" w:sz="6" w:space="0"/>
              <w:right w:val="single" w:color="auto" w:sz="6" w:space="0"/>
            </w:tcBorders>
          </w:tcPr>
          <w:p w14:paraId="167AF7F5">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ST 2</w:t>
            </w:r>
          </w:p>
        </w:tc>
        <w:tc>
          <w:tcPr>
            <w:tcW w:w="2268" w:type="dxa"/>
            <w:tcBorders>
              <w:top w:val="single" w:color="auto" w:sz="6" w:space="0"/>
              <w:left w:val="single" w:color="auto" w:sz="6" w:space="0"/>
              <w:bottom w:val="single" w:color="auto" w:sz="6" w:space="0"/>
              <w:right w:val="single" w:color="auto" w:sz="6" w:space="0"/>
            </w:tcBorders>
          </w:tcPr>
          <w:p w14:paraId="08F6441E">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ST 2</w:t>
            </w:r>
          </w:p>
        </w:tc>
      </w:tr>
      <w:tr w14:paraId="32F48C3E">
        <w:tblPrEx>
          <w:tblCellMar>
            <w:top w:w="0" w:type="dxa"/>
            <w:left w:w="28" w:type="dxa"/>
            <w:bottom w:w="0" w:type="dxa"/>
            <w:right w:w="28" w:type="dxa"/>
          </w:tblCellMar>
        </w:tblPrEx>
        <w:trPr>
          <w:cantSplit/>
        </w:trPr>
        <w:tc>
          <w:tcPr>
            <w:tcW w:w="3827" w:type="dxa"/>
            <w:tcBorders>
              <w:top w:val="single" w:color="auto" w:sz="6" w:space="0"/>
              <w:left w:val="single" w:color="auto" w:sz="6" w:space="0"/>
              <w:bottom w:val="single" w:color="auto" w:sz="6" w:space="0"/>
              <w:right w:val="single" w:color="auto" w:sz="6" w:space="0"/>
            </w:tcBorders>
          </w:tcPr>
          <w:p w14:paraId="0B04B3FE">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Water ballast tanks</w:t>
            </w:r>
          </w:p>
        </w:tc>
        <w:tc>
          <w:tcPr>
            <w:tcW w:w="2268" w:type="dxa"/>
            <w:tcBorders>
              <w:top w:val="single" w:color="auto" w:sz="6" w:space="0"/>
              <w:left w:val="single" w:color="auto" w:sz="6" w:space="0"/>
              <w:bottom w:val="single" w:color="auto" w:sz="6" w:space="0"/>
              <w:right w:val="single" w:color="auto" w:sz="6" w:space="0"/>
            </w:tcBorders>
          </w:tcPr>
          <w:p w14:paraId="43D23985">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Sa 2.5</w:t>
            </w:r>
          </w:p>
        </w:tc>
        <w:tc>
          <w:tcPr>
            <w:tcW w:w="2268" w:type="dxa"/>
            <w:tcBorders>
              <w:top w:val="single" w:color="auto" w:sz="6" w:space="0"/>
              <w:left w:val="single" w:color="auto" w:sz="6" w:space="0"/>
              <w:bottom w:val="single" w:color="auto" w:sz="6" w:space="0"/>
              <w:right w:val="single" w:color="auto" w:sz="6" w:space="0"/>
            </w:tcBorders>
          </w:tcPr>
          <w:p w14:paraId="6F21E79B">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ST3</w:t>
            </w:r>
          </w:p>
        </w:tc>
      </w:tr>
      <w:tr w14:paraId="505D6F1F">
        <w:tblPrEx>
          <w:tblCellMar>
            <w:top w:w="0" w:type="dxa"/>
            <w:left w:w="28" w:type="dxa"/>
            <w:bottom w:w="0" w:type="dxa"/>
            <w:right w:w="28" w:type="dxa"/>
          </w:tblCellMar>
        </w:tblPrEx>
        <w:trPr>
          <w:cantSplit/>
        </w:trPr>
        <w:tc>
          <w:tcPr>
            <w:tcW w:w="3827" w:type="dxa"/>
            <w:tcBorders>
              <w:top w:val="single" w:color="auto" w:sz="6" w:space="0"/>
              <w:left w:val="single" w:color="auto" w:sz="6" w:space="0"/>
              <w:bottom w:val="single" w:color="auto" w:sz="6" w:space="0"/>
              <w:right w:val="single" w:color="auto" w:sz="6" w:space="0"/>
            </w:tcBorders>
          </w:tcPr>
          <w:p w14:paraId="7124B874">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Fresh water tanks</w:t>
            </w:r>
          </w:p>
        </w:tc>
        <w:tc>
          <w:tcPr>
            <w:tcW w:w="2268" w:type="dxa"/>
            <w:tcBorders>
              <w:top w:val="single" w:color="auto" w:sz="6" w:space="0"/>
              <w:left w:val="single" w:color="auto" w:sz="6" w:space="0"/>
              <w:bottom w:val="single" w:color="auto" w:sz="6" w:space="0"/>
              <w:right w:val="single" w:color="auto" w:sz="6" w:space="0"/>
            </w:tcBorders>
          </w:tcPr>
          <w:p w14:paraId="56B5C11D">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Sa 2.5</w:t>
            </w:r>
          </w:p>
        </w:tc>
        <w:tc>
          <w:tcPr>
            <w:tcW w:w="2268" w:type="dxa"/>
            <w:tcBorders>
              <w:top w:val="single" w:color="auto" w:sz="6" w:space="0"/>
              <w:left w:val="single" w:color="auto" w:sz="6" w:space="0"/>
              <w:bottom w:val="single" w:color="auto" w:sz="6" w:space="0"/>
              <w:right w:val="single" w:color="auto" w:sz="6" w:space="0"/>
            </w:tcBorders>
          </w:tcPr>
          <w:p w14:paraId="781B5936">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hint="eastAsia" w:ascii="Arial" w:hAnsi="Arial"/>
                <w:kern w:val="0"/>
                <w:sz w:val="20"/>
                <w:szCs w:val="20"/>
              </w:rPr>
              <w:t>ST3</w:t>
            </w:r>
          </w:p>
        </w:tc>
      </w:tr>
      <w:tr w14:paraId="553E5FC1">
        <w:tblPrEx>
          <w:tblCellMar>
            <w:top w:w="0" w:type="dxa"/>
            <w:left w:w="28" w:type="dxa"/>
            <w:bottom w:w="0" w:type="dxa"/>
            <w:right w:w="28" w:type="dxa"/>
          </w:tblCellMar>
        </w:tblPrEx>
        <w:trPr>
          <w:cantSplit/>
        </w:trPr>
        <w:tc>
          <w:tcPr>
            <w:tcW w:w="3827" w:type="dxa"/>
            <w:tcBorders>
              <w:top w:val="single" w:color="auto" w:sz="6" w:space="0"/>
              <w:left w:val="single" w:color="auto" w:sz="6" w:space="0"/>
              <w:bottom w:val="single" w:color="auto" w:sz="6" w:space="0"/>
              <w:right w:val="single" w:color="auto" w:sz="6" w:space="0"/>
            </w:tcBorders>
          </w:tcPr>
          <w:p w14:paraId="45336F8C">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Cargo holds</w:t>
            </w:r>
          </w:p>
        </w:tc>
        <w:tc>
          <w:tcPr>
            <w:tcW w:w="2268" w:type="dxa"/>
            <w:tcBorders>
              <w:top w:val="single" w:color="auto" w:sz="6" w:space="0"/>
              <w:left w:val="single" w:color="auto" w:sz="6" w:space="0"/>
              <w:bottom w:val="single" w:color="auto" w:sz="6" w:space="0"/>
              <w:right w:val="single" w:color="auto" w:sz="6" w:space="0"/>
            </w:tcBorders>
          </w:tcPr>
          <w:p w14:paraId="35EAD459">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 xml:space="preserve">ST </w:t>
            </w:r>
            <w:r>
              <w:rPr>
                <w:rFonts w:hint="eastAsia" w:ascii="Arial" w:hAnsi="Arial"/>
                <w:kern w:val="0"/>
                <w:sz w:val="20"/>
                <w:szCs w:val="20"/>
              </w:rPr>
              <w:t>2</w:t>
            </w:r>
          </w:p>
        </w:tc>
        <w:tc>
          <w:tcPr>
            <w:tcW w:w="2268" w:type="dxa"/>
            <w:tcBorders>
              <w:top w:val="single" w:color="auto" w:sz="6" w:space="0"/>
              <w:left w:val="single" w:color="auto" w:sz="6" w:space="0"/>
              <w:bottom w:val="single" w:color="auto" w:sz="6" w:space="0"/>
              <w:right w:val="single" w:color="auto" w:sz="6" w:space="0"/>
            </w:tcBorders>
          </w:tcPr>
          <w:p w14:paraId="5B334122">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 xml:space="preserve">ST </w:t>
            </w:r>
            <w:r>
              <w:rPr>
                <w:rFonts w:hint="eastAsia" w:ascii="Arial" w:hAnsi="Arial"/>
                <w:kern w:val="0"/>
                <w:sz w:val="20"/>
                <w:szCs w:val="20"/>
              </w:rPr>
              <w:t>2</w:t>
            </w:r>
          </w:p>
        </w:tc>
      </w:tr>
      <w:tr w14:paraId="4F166353">
        <w:tblPrEx>
          <w:tblCellMar>
            <w:top w:w="0" w:type="dxa"/>
            <w:left w:w="28" w:type="dxa"/>
            <w:bottom w:w="0" w:type="dxa"/>
            <w:right w:w="28" w:type="dxa"/>
          </w:tblCellMar>
        </w:tblPrEx>
        <w:trPr>
          <w:cantSplit/>
        </w:trPr>
        <w:tc>
          <w:tcPr>
            <w:tcW w:w="3827" w:type="dxa"/>
            <w:tcBorders>
              <w:top w:val="single" w:color="auto" w:sz="6" w:space="0"/>
              <w:left w:val="single" w:color="auto" w:sz="6" w:space="0"/>
              <w:bottom w:val="single" w:color="auto" w:sz="6" w:space="0"/>
              <w:right w:val="single" w:color="auto" w:sz="6" w:space="0"/>
            </w:tcBorders>
          </w:tcPr>
          <w:p w14:paraId="08A7CE7B">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F.O</w:t>
            </w:r>
            <w:r>
              <w:rPr>
                <w:rFonts w:hint="eastAsia" w:ascii="Arial" w:hAnsi="Arial"/>
                <w:kern w:val="0"/>
                <w:sz w:val="20"/>
                <w:szCs w:val="20"/>
              </w:rPr>
              <w:t xml:space="preserve"> &amp;</w:t>
            </w:r>
            <w:r>
              <w:rPr>
                <w:rFonts w:ascii="Arial" w:hAnsi="Arial"/>
                <w:kern w:val="0"/>
                <w:sz w:val="20"/>
                <w:szCs w:val="20"/>
              </w:rPr>
              <w:t>.,D.O.tanks</w:t>
            </w:r>
          </w:p>
        </w:tc>
        <w:tc>
          <w:tcPr>
            <w:tcW w:w="2268" w:type="dxa"/>
            <w:tcBorders>
              <w:top w:val="single" w:color="auto" w:sz="6" w:space="0"/>
              <w:left w:val="single" w:color="auto" w:sz="6" w:space="0"/>
              <w:bottom w:val="single" w:color="auto" w:sz="6" w:space="0"/>
              <w:right w:val="single" w:color="auto" w:sz="6" w:space="0"/>
            </w:tcBorders>
          </w:tcPr>
          <w:p w14:paraId="6500C924">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No trea</w:t>
            </w:r>
            <w:r>
              <w:rPr>
                <w:rFonts w:hint="eastAsia" w:ascii="Arial" w:hAnsi="Arial"/>
                <w:kern w:val="0"/>
                <w:sz w:val="20"/>
                <w:szCs w:val="20"/>
              </w:rPr>
              <w:t>t</w:t>
            </w:r>
            <w:r>
              <w:rPr>
                <w:rFonts w:ascii="Arial" w:hAnsi="Arial"/>
                <w:kern w:val="0"/>
                <w:sz w:val="20"/>
                <w:szCs w:val="20"/>
              </w:rPr>
              <w:t>ment</w:t>
            </w:r>
          </w:p>
        </w:tc>
        <w:tc>
          <w:tcPr>
            <w:tcW w:w="2268" w:type="dxa"/>
            <w:tcBorders>
              <w:top w:val="single" w:color="auto" w:sz="6" w:space="0"/>
              <w:left w:val="single" w:color="auto" w:sz="6" w:space="0"/>
              <w:bottom w:val="single" w:color="auto" w:sz="6" w:space="0"/>
              <w:right w:val="single" w:color="auto" w:sz="6" w:space="0"/>
            </w:tcBorders>
          </w:tcPr>
          <w:p w14:paraId="0B75ED0C">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 xml:space="preserve">ST </w:t>
            </w:r>
            <w:r>
              <w:rPr>
                <w:rFonts w:hint="eastAsia" w:ascii="Arial" w:hAnsi="Arial"/>
                <w:kern w:val="0"/>
                <w:sz w:val="20"/>
                <w:szCs w:val="20"/>
              </w:rPr>
              <w:t>1</w:t>
            </w:r>
          </w:p>
        </w:tc>
      </w:tr>
      <w:tr w14:paraId="18268CC1">
        <w:tblPrEx>
          <w:tblCellMar>
            <w:top w:w="0" w:type="dxa"/>
            <w:left w:w="28" w:type="dxa"/>
            <w:bottom w:w="0" w:type="dxa"/>
            <w:right w:w="28" w:type="dxa"/>
          </w:tblCellMar>
        </w:tblPrEx>
        <w:trPr>
          <w:cantSplit/>
        </w:trPr>
        <w:tc>
          <w:tcPr>
            <w:tcW w:w="3827" w:type="dxa"/>
            <w:tcBorders>
              <w:top w:val="single" w:color="auto" w:sz="6" w:space="0"/>
              <w:left w:val="single" w:color="auto" w:sz="6" w:space="0"/>
              <w:bottom w:val="single" w:color="auto" w:sz="6" w:space="0"/>
              <w:right w:val="single" w:color="auto" w:sz="6" w:space="0"/>
            </w:tcBorders>
          </w:tcPr>
          <w:p w14:paraId="1B151C7A">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L.O. tanks</w:t>
            </w:r>
          </w:p>
        </w:tc>
        <w:tc>
          <w:tcPr>
            <w:tcW w:w="2268" w:type="dxa"/>
            <w:tcBorders>
              <w:top w:val="single" w:color="auto" w:sz="6" w:space="0"/>
              <w:left w:val="single" w:color="auto" w:sz="6" w:space="0"/>
              <w:bottom w:val="single" w:color="auto" w:sz="6" w:space="0"/>
              <w:right w:val="single" w:color="auto" w:sz="6" w:space="0"/>
            </w:tcBorders>
          </w:tcPr>
          <w:p w14:paraId="14BB206E">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No trea</w:t>
            </w:r>
            <w:r>
              <w:rPr>
                <w:rFonts w:hint="eastAsia" w:ascii="Arial" w:hAnsi="Arial"/>
                <w:kern w:val="0"/>
                <w:sz w:val="20"/>
                <w:szCs w:val="20"/>
              </w:rPr>
              <w:t>t</w:t>
            </w:r>
            <w:r>
              <w:rPr>
                <w:rFonts w:ascii="Arial" w:hAnsi="Arial"/>
                <w:kern w:val="0"/>
                <w:sz w:val="20"/>
                <w:szCs w:val="20"/>
              </w:rPr>
              <w:t>ment</w:t>
            </w:r>
          </w:p>
        </w:tc>
        <w:tc>
          <w:tcPr>
            <w:tcW w:w="2268" w:type="dxa"/>
            <w:tcBorders>
              <w:top w:val="single" w:color="auto" w:sz="6" w:space="0"/>
              <w:left w:val="single" w:color="auto" w:sz="6" w:space="0"/>
              <w:bottom w:val="single" w:color="auto" w:sz="6" w:space="0"/>
              <w:right w:val="single" w:color="auto" w:sz="6" w:space="0"/>
            </w:tcBorders>
          </w:tcPr>
          <w:p w14:paraId="3B791232">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 xml:space="preserve">Wiping with system oil after cleaning              </w:t>
            </w:r>
          </w:p>
        </w:tc>
      </w:tr>
      <w:tr w14:paraId="49E83E98">
        <w:tblPrEx>
          <w:tblCellMar>
            <w:top w:w="0" w:type="dxa"/>
            <w:left w:w="28" w:type="dxa"/>
            <w:bottom w:w="0" w:type="dxa"/>
            <w:right w:w="28" w:type="dxa"/>
          </w:tblCellMar>
        </w:tblPrEx>
        <w:trPr>
          <w:cantSplit/>
        </w:trPr>
        <w:tc>
          <w:tcPr>
            <w:tcW w:w="3827" w:type="dxa"/>
            <w:tcBorders>
              <w:top w:val="single" w:color="auto" w:sz="6" w:space="0"/>
              <w:left w:val="single" w:color="auto" w:sz="6" w:space="0"/>
              <w:bottom w:val="single" w:color="auto" w:sz="6" w:space="0"/>
              <w:right w:val="single" w:color="auto" w:sz="6" w:space="0"/>
            </w:tcBorders>
          </w:tcPr>
          <w:p w14:paraId="5A65E5DA">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Others</w:t>
            </w:r>
          </w:p>
        </w:tc>
        <w:tc>
          <w:tcPr>
            <w:tcW w:w="2268" w:type="dxa"/>
            <w:tcBorders>
              <w:top w:val="single" w:color="auto" w:sz="6" w:space="0"/>
              <w:left w:val="single" w:color="auto" w:sz="6" w:space="0"/>
              <w:bottom w:val="single" w:color="auto" w:sz="6" w:space="0"/>
              <w:right w:val="single" w:color="auto" w:sz="6" w:space="0"/>
            </w:tcBorders>
          </w:tcPr>
          <w:p w14:paraId="62AFAE41">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SIS ST 2</w:t>
            </w:r>
          </w:p>
        </w:tc>
        <w:tc>
          <w:tcPr>
            <w:tcW w:w="2268" w:type="dxa"/>
            <w:tcBorders>
              <w:top w:val="single" w:color="auto" w:sz="6" w:space="0"/>
              <w:left w:val="single" w:color="auto" w:sz="6" w:space="0"/>
              <w:bottom w:val="single" w:color="auto" w:sz="6" w:space="0"/>
              <w:right w:val="single" w:color="auto" w:sz="6" w:space="0"/>
            </w:tcBorders>
          </w:tcPr>
          <w:p w14:paraId="22FF3659">
            <w:pPr>
              <w:widowControl/>
              <w:overflowPunct w:val="0"/>
              <w:autoSpaceDE w:val="0"/>
              <w:autoSpaceDN w:val="0"/>
              <w:adjustRightInd w:val="0"/>
              <w:spacing w:before="20" w:after="20" w:line="240" w:lineRule="exact"/>
              <w:textAlignment w:val="baseline"/>
              <w:rPr>
                <w:rFonts w:ascii="Arial" w:hAnsi="Arial"/>
                <w:kern w:val="0"/>
                <w:sz w:val="20"/>
                <w:szCs w:val="20"/>
              </w:rPr>
            </w:pPr>
            <w:r>
              <w:rPr>
                <w:rFonts w:ascii="Arial" w:hAnsi="Arial"/>
                <w:kern w:val="0"/>
                <w:sz w:val="20"/>
                <w:szCs w:val="20"/>
              </w:rPr>
              <w:t>SIS ST 2</w:t>
            </w:r>
          </w:p>
        </w:tc>
      </w:tr>
    </w:tbl>
    <w:p w14:paraId="5425505D">
      <w:pPr>
        <w:autoSpaceDE w:val="0"/>
        <w:autoSpaceDN w:val="0"/>
        <w:adjustRightInd w:val="0"/>
        <w:spacing w:before="4"/>
        <w:ind w:left="963"/>
        <w:rPr>
          <w:kern w:val="0"/>
          <w:sz w:val="24"/>
        </w:rPr>
      </w:pPr>
    </w:p>
    <w:p w14:paraId="1893E3C7">
      <w:pPr>
        <w:autoSpaceDE w:val="0"/>
        <w:autoSpaceDN w:val="0"/>
        <w:adjustRightInd w:val="0"/>
        <w:spacing w:before="3" w:line="280" w:lineRule="exact"/>
        <w:jc w:val="left"/>
        <w:rPr>
          <w:kern w:val="0"/>
          <w:sz w:val="28"/>
          <w:szCs w:val="28"/>
        </w:rPr>
      </w:pPr>
    </w:p>
    <w:p w14:paraId="3FED1973">
      <w:pPr>
        <w:tabs>
          <w:tab w:val="left" w:pos="960"/>
        </w:tabs>
        <w:autoSpaceDE w:val="0"/>
        <w:autoSpaceDN w:val="0"/>
        <w:adjustRightInd w:val="0"/>
        <w:ind w:left="114"/>
        <w:jc w:val="left"/>
        <w:rPr>
          <w:kern w:val="0"/>
          <w:sz w:val="24"/>
        </w:rPr>
      </w:pPr>
      <w:r>
        <w:rPr>
          <w:rFonts w:hint="eastAsia"/>
          <w:kern w:val="0"/>
          <w:sz w:val="24"/>
        </w:rPr>
        <w:t>2.2.</w:t>
      </w:r>
      <w:r>
        <w:rPr>
          <w:kern w:val="0"/>
          <w:sz w:val="24"/>
        </w:rPr>
        <w:t>2.</w:t>
      </w:r>
      <w:r>
        <w:rPr>
          <w:rFonts w:hint="eastAsia"/>
          <w:kern w:val="0"/>
          <w:sz w:val="24"/>
        </w:rPr>
        <w:t>4</w:t>
      </w:r>
      <w:r>
        <w:rPr>
          <w:kern w:val="0"/>
          <w:sz w:val="24"/>
        </w:rPr>
        <w:tab/>
      </w:r>
      <w:r>
        <w:rPr>
          <w:kern w:val="0"/>
          <w:sz w:val="24"/>
        </w:rPr>
        <w:t>Surface Cleaning Before Over-Coating</w:t>
      </w:r>
    </w:p>
    <w:p w14:paraId="05FE1B60">
      <w:pPr>
        <w:autoSpaceDE w:val="0"/>
        <w:autoSpaceDN w:val="0"/>
        <w:adjustRightInd w:val="0"/>
        <w:spacing w:before="4" w:line="240" w:lineRule="exact"/>
        <w:jc w:val="left"/>
        <w:rPr>
          <w:kern w:val="0"/>
          <w:sz w:val="24"/>
        </w:rPr>
      </w:pPr>
    </w:p>
    <w:p w14:paraId="2C35B639">
      <w:pPr>
        <w:autoSpaceDE w:val="0"/>
        <w:autoSpaceDN w:val="0"/>
        <w:adjustRightInd w:val="0"/>
        <w:spacing w:line="243" w:lineRule="auto"/>
        <w:ind w:left="963"/>
        <w:rPr>
          <w:kern w:val="0"/>
          <w:sz w:val="24"/>
        </w:rPr>
      </w:pPr>
      <w:r>
        <w:rPr>
          <w:kern w:val="0"/>
          <w:sz w:val="24"/>
        </w:rPr>
        <w:t>The surfaces shall be cleaned of oil, moisture, dust, and other foreign materials with thinner, fresh water, wire brush, or compressed air prior to coating.</w:t>
      </w:r>
      <w:r>
        <w:rPr>
          <w:rFonts w:hint="eastAsia"/>
          <w:kern w:val="0"/>
          <w:sz w:val="24"/>
        </w:rPr>
        <w:t xml:space="preserve"> </w:t>
      </w:r>
    </w:p>
    <w:p w14:paraId="305F71D9">
      <w:pPr>
        <w:pStyle w:val="56"/>
        <w:tabs>
          <w:tab w:val="left" w:pos="975"/>
          <w:tab w:val="clear" w:pos="1092"/>
        </w:tabs>
        <w:spacing w:before="312" w:after="312"/>
        <w:rPr>
          <w:w w:val="100"/>
        </w:rPr>
      </w:pPr>
      <w:bookmarkStart w:id="115" w:name="_Toc50573349"/>
      <w:bookmarkStart w:id="116" w:name="_Toc492561751"/>
      <w:r>
        <w:rPr>
          <w:rFonts w:hint="eastAsia"/>
          <w:w w:val="100"/>
        </w:rPr>
        <w:t>2.2.</w:t>
      </w:r>
      <w:r>
        <w:rPr>
          <w:w w:val="100"/>
        </w:rPr>
        <w:t>3</w:t>
      </w:r>
      <w:r>
        <w:rPr>
          <w:w w:val="100"/>
        </w:rPr>
        <w:tab/>
      </w:r>
      <w:r>
        <w:rPr>
          <w:w w:val="100"/>
        </w:rPr>
        <w:t>PAINTING WORK</w:t>
      </w:r>
      <w:bookmarkEnd w:id="115"/>
      <w:bookmarkEnd w:id="116"/>
    </w:p>
    <w:p w14:paraId="463D2CF3">
      <w:pPr>
        <w:autoSpaceDE w:val="0"/>
        <w:autoSpaceDN w:val="0"/>
        <w:adjustRightInd w:val="0"/>
        <w:spacing w:line="243" w:lineRule="auto"/>
        <w:ind w:left="963"/>
        <w:rPr>
          <w:kern w:val="0"/>
          <w:sz w:val="24"/>
        </w:rPr>
      </w:pPr>
      <w:r>
        <w:rPr>
          <w:kern w:val="0"/>
          <w:sz w:val="24"/>
        </w:rPr>
        <w:t>The painting shall be carried out by airless spray, in general. Where the spraying is impracticable, the brush or roller shall be used.</w:t>
      </w:r>
    </w:p>
    <w:p w14:paraId="5BB53097">
      <w:pPr>
        <w:autoSpaceDE w:val="0"/>
        <w:autoSpaceDN w:val="0"/>
        <w:adjustRightInd w:val="0"/>
        <w:spacing w:line="243" w:lineRule="auto"/>
        <w:ind w:left="963"/>
        <w:rPr>
          <w:kern w:val="0"/>
          <w:sz w:val="24"/>
        </w:rPr>
      </w:pPr>
    </w:p>
    <w:p w14:paraId="2D98CA26">
      <w:pPr>
        <w:autoSpaceDE w:val="0"/>
        <w:autoSpaceDN w:val="0"/>
        <w:adjustRightInd w:val="0"/>
        <w:spacing w:line="243" w:lineRule="auto"/>
        <w:ind w:left="963"/>
        <w:rPr>
          <w:b/>
          <w:kern w:val="0"/>
          <w:sz w:val="24"/>
        </w:rPr>
      </w:pPr>
      <w:r>
        <w:rPr>
          <w:b/>
          <w:kern w:val="0"/>
          <w:sz w:val="24"/>
        </w:rPr>
        <w:t>The first full coat shall be spray, then roller and brush can be used. Roller and brush can</w:t>
      </w:r>
      <w:r>
        <w:rPr>
          <w:rFonts w:hint="eastAsia"/>
          <w:b/>
          <w:kern w:val="0"/>
          <w:sz w:val="24"/>
        </w:rPr>
        <w:t xml:space="preserve"> </w:t>
      </w:r>
      <w:r>
        <w:rPr>
          <w:b/>
          <w:kern w:val="0"/>
          <w:sz w:val="24"/>
        </w:rPr>
        <w:t>be used in difficult and narrow area.</w:t>
      </w:r>
    </w:p>
    <w:p w14:paraId="557A7EA6">
      <w:pPr>
        <w:autoSpaceDE w:val="0"/>
        <w:autoSpaceDN w:val="0"/>
        <w:adjustRightInd w:val="0"/>
        <w:spacing w:line="243" w:lineRule="auto"/>
        <w:ind w:left="963"/>
        <w:rPr>
          <w:kern w:val="0"/>
          <w:sz w:val="24"/>
        </w:rPr>
      </w:pPr>
    </w:p>
    <w:p w14:paraId="751A390C">
      <w:pPr>
        <w:autoSpaceDE w:val="0"/>
        <w:autoSpaceDN w:val="0"/>
        <w:adjustRightInd w:val="0"/>
        <w:spacing w:line="243" w:lineRule="auto"/>
        <w:ind w:left="963"/>
        <w:rPr>
          <w:kern w:val="0"/>
          <w:sz w:val="24"/>
        </w:rPr>
      </w:pPr>
      <w:r>
        <w:rPr>
          <w:kern w:val="0"/>
          <w:sz w:val="24"/>
        </w:rPr>
        <w:t>Mixing and thinning of paint material, conditions/methods of application and minimum and maximum over coating time of painting application shall be in accordance with paint manufacturer's recommendation and data sheets.</w:t>
      </w:r>
    </w:p>
    <w:p w14:paraId="6D07B28B">
      <w:pPr>
        <w:autoSpaceDE w:val="0"/>
        <w:autoSpaceDN w:val="0"/>
        <w:adjustRightInd w:val="0"/>
        <w:spacing w:line="243" w:lineRule="auto"/>
        <w:ind w:left="963"/>
        <w:rPr>
          <w:kern w:val="0"/>
          <w:sz w:val="24"/>
        </w:rPr>
      </w:pPr>
    </w:p>
    <w:p w14:paraId="33927940">
      <w:pPr>
        <w:autoSpaceDE w:val="0"/>
        <w:autoSpaceDN w:val="0"/>
        <w:adjustRightInd w:val="0"/>
        <w:spacing w:line="243" w:lineRule="auto"/>
        <w:ind w:left="963"/>
        <w:rPr>
          <w:kern w:val="0"/>
          <w:sz w:val="24"/>
        </w:rPr>
      </w:pPr>
      <w:r>
        <w:rPr>
          <w:kern w:val="0"/>
          <w:sz w:val="24"/>
        </w:rPr>
        <w:t>Free-edges of steel members which have been gas cut and welding slag remains shall be ground in accordance with the Builder's practice,</w:t>
      </w:r>
      <w:r>
        <w:rPr>
          <w:rFonts w:hint="eastAsia"/>
          <w:kern w:val="0"/>
          <w:sz w:val="24"/>
        </w:rPr>
        <w:t xml:space="preserve"> </w:t>
      </w:r>
      <w:r>
        <w:rPr>
          <w:kern w:val="0"/>
          <w:sz w:val="24"/>
        </w:rPr>
        <w:t>WBT as per PSPC.</w:t>
      </w:r>
    </w:p>
    <w:p w14:paraId="3826C258">
      <w:pPr>
        <w:autoSpaceDE w:val="0"/>
        <w:autoSpaceDN w:val="0"/>
        <w:adjustRightInd w:val="0"/>
        <w:spacing w:line="243" w:lineRule="auto"/>
        <w:ind w:left="963"/>
        <w:rPr>
          <w:kern w:val="0"/>
          <w:sz w:val="24"/>
        </w:rPr>
      </w:pPr>
    </w:p>
    <w:p w14:paraId="2BE1F72B">
      <w:pPr>
        <w:autoSpaceDE w:val="0"/>
        <w:autoSpaceDN w:val="0"/>
        <w:adjustRightInd w:val="0"/>
        <w:spacing w:line="243" w:lineRule="auto"/>
        <w:ind w:left="963"/>
        <w:rPr>
          <w:kern w:val="0"/>
          <w:sz w:val="24"/>
        </w:rPr>
      </w:pPr>
      <w:r>
        <w:rPr>
          <w:kern w:val="0"/>
          <w:sz w:val="24"/>
        </w:rPr>
        <w:t>After the first coat one (1) stripe coat shall be applied on the edges of holes, scallops and frames in fresh water tanks and water/weather-exposed areas as well as cargo holds behind and between cell guides in accordance with the Builder’s practice.</w:t>
      </w:r>
      <w:r>
        <w:rPr>
          <w:rFonts w:hint="eastAsia"/>
          <w:kern w:val="0"/>
          <w:sz w:val="24"/>
        </w:rPr>
        <w:t xml:space="preserve"> </w:t>
      </w:r>
      <w:r>
        <w:rPr>
          <w:kern w:val="0"/>
          <w:sz w:val="24"/>
        </w:rPr>
        <w:t>The stripe coat colour same with the full coat colour.</w:t>
      </w:r>
    </w:p>
    <w:p w14:paraId="0D478400">
      <w:pPr>
        <w:autoSpaceDE w:val="0"/>
        <w:autoSpaceDN w:val="0"/>
        <w:adjustRightInd w:val="0"/>
        <w:spacing w:line="243" w:lineRule="auto"/>
        <w:ind w:left="963"/>
        <w:rPr>
          <w:kern w:val="0"/>
          <w:sz w:val="24"/>
        </w:rPr>
      </w:pPr>
    </w:p>
    <w:p w14:paraId="08974CED">
      <w:pPr>
        <w:autoSpaceDE w:val="0"/>
        <w:autoSpaceDN w:val="0"/>
        <w:adjustRightInd w:val="0"/>
        <w:spacing w:line="243" w:lineRule="auto"/>
        <w:ind w:left="963"/>
        <w:rPr>
          <w:kern w:val="0"/>
          <w:sz w:val="24"/>
        </w:rPr>
      </w:pPr>
      <w:r>
        <w:rPr>
          <w:kern w:val="0"/>
          <w:sz w:val="24"/>
        </w:rPr>
        <w:t>Watertight weld lines by manual welding shall be painted after air test has been finished, but adhesive tape</w:t>
      </w:r>
      <w:r>
        <w:rPr>
          <w:rFonts w:hint="eastAsia"/>
          <w:kern w:val="0"/>
          <w:sz w:val="24"/>
        </w:rPr>
        <w:t xml:space="preserve"> and</w:t>
      </w:r>
      <w:r>
        <w:rPr>
          <w:kern w:val="0"/>
          <w:sz w:val="24"/>
        </w:rPr>
        <w:t xml:space="preserve"> touch up of shop-primer may be performed </w:t>
      </w:r>
      <w:r>
        <w:rPr>
          <w:rFonts w:hint="eastAsia"/>
          <w:kern w:val="0"/>
          <w:sz w:val="24"/>
        </w:rPr>
        <w:t>during painting application</w:t>
      </w:r>
      <w:r>
        <w:rPr>
          <w:kern w:val="0"/>
          <w:sz w:val="24"/>
        </w:rPr>
        <w:t>.</w:t>
      </w:r>
    </w:p>
    <w:p w14:paraId="59E69633">
      <w:pPr>
        <w:pStyle w:val="56"/>
        <w:tabs>
          <w:tab w:val="left" w:pos="975"/>
          <w:tab w:val="clear" w:pos="1092"/>
        </w:tabs>
        <w:spacing w:before="312" w:after="312"/>
        <w:rPr>
          <w:w w:val="100"/>
        </w:rPr>
      </w:pPr>
      <w:bookmarkStart w:id="117" w:name="_Toc492561752"/>
      <w:bookmarkStart w:id="118" w:name="_Toc50573350"/>
      <w:r>
        <w:rPr>
          <w:rFonts w:hint="eastAsia"/>
          <w:w w:val="100"/>
        </w:rPr>
        <w:t>2.2.</w:t>
      </w:r>
      <w:r>
        <w:rPr>
          <w:w w:val="100"/>
        </w:rPr>
        <w:t>4</w:t>
      </w:r>
      <w:r>
        <w:rPr>
          <w:w w:val="100"/>
        </w:rPr>
        <w:tab/>
      </w:r>
      <w:r>
        <w:rPr>
          <w:w w:val="100"/>
        </w:rPr>
        <w:t>INSPECTION OF THE FILM THICKNESS</w:t>
      </w:r>
      <w:bookmarkEnd w:id="117"/>
      <w:bookmarkEnd w:id="118"/>
    </w:p>
    <w:p w14:paraId="144C0F31">
      <w:pPr>
        <w:pStyle w:val="73"/>
        <w:ind w:left="991" w:leftChars="472"/>
        <w:rPr>
          <w:b/>
        </w:rPr>
      </w:pPr>
      <w:r>
        <w:rPr>
          <w:b/>
        </w:rPr>
        <w:t>Paint work will not start unless a block has been accepted or a written waiver is given by</w:t>
      </w:r>
      <w:r>
        <w:rPr>
          <w:rFonts w:hint="eastAsia"/>
          <w:b/>
        </w:rPr>
        <w:t xml:space="preserve"> </w:t>
      </w:r>
      <w:r>
        <w:rPr>
          <w:b/>
        </w:rPr>
        <w:t>the Buyer’s representative.</w:t>
      </w:r>
    </w:p>
    <w:p w14:paraId="10F25AF0">
      <w:pPr>
        <w:pStyle w:val="73"/>
        <w:ind w:left="991" w:leftChars="472"/>
        <w:rPr>
          <w:b/>
        </w:rPr>
      </w:pPr>
    </w:p>
    <w:p w14:paraId="24CC1C13">
      <w:pPr>
        <w:pStyle w:val="73"/>
        <w:ind w:left="991" w:leftChars="472"/>
        <w:rPr>
          <w:b/>
        </w:rPr>
      </w:pPr>
      <w:r>
        <w:rPr>
          <w:b/>
        </w:rPr>
        <w:t>For the paint, date of manufacture, batch number, shelf life and expiry dates to be provide</w:t>
      </w:r>
      <w:r>
        <w:rPr>
          <w:rFonts w:hint="eastAsia"/>
          <w:b/>
        </w:rPr>
        <w:t xml:space="preserve"> </w:t>
      </w:r>
      <w:r>
        <w:rPr>
          <w:b/>
        </w:rPr>
        <w:t>as per paint maker’s standard.</w:t>
      </w:r>
    </w:p>
    <w:p w14:paraId="64DDEA9E">
      <w:pPr>
        <w:pStyle w:val="73"/>
        <w:ind w:left="991" w:leftChars="472"/>
        <w:rPr>
          <w:b/>
        </w:rPr>
      </w:pPr>
    </w:p>
    <w:p w14:paraId="5D386AEB">
      <w:pPr>
        <w:pStyle w:val="73"/>
        <w:ind w:left="991" w:leftChars="472"/>
        <w:rPr>
          <w:b/>
        </w:rPr>
      </w:pPr>
      <w:r>
        <w:rPr>
          <w:b/>
        </w:rPr>
        <w:t>Paint samples will be taken by Buyer’s site team and sent to paint Maker factory for analysis to confirm Maker’s formula is used.</w:t>
      </w:r>
    </w:p>
    <w:p w14:paraId="3C09BE8F">
      <w:pPr>
        <w:pStyle w:val="73"/>
        <w:ind w:left="991" w:leftChars="472"/>
      </w:pPr>
    </w:p>
    <w:p w14:paraId="1B752134">
      <w:pPr>
        <w:pStyle w:val="73"/>
        <w:ind w:left="991" w:leftChars="472"/>
      </w:pPr>
      <w:r>
        <w:t>The checking of final paint dry film thickness shall be carried out by the Builder in the presence of Buyer's representative and paint manufacturer.</w:t>
      </w:r>
    </w:p>
    <w:p w14:paraId="23F06417">
      <w:pPr>
        <w:pStyle w:val="73"/>
        <w:ind w:left="991" w:leftChars="472"/>
      </w:pPr>
    </w:p>
    <w:p w14:paraId="56853E7B">
      <w:pPr>
        <w:pStyle w:val="73"/>
        <w:ind w:left="991" w:leftChars="472"/>
        <w:rPr>
          <w:u w:val="single"/>
        </w:rPr>
      </w:pPr>
      <w:r>
        <w:rPr>
          <w:u w:val="single"/>
        </w:rPr>
        <w:t>Measuring</w:t>
      </w:r>
    </w:p>
    <w:p w14:paraId="4C6074E5">
      <w:pPr>
        <w:pStyle w:val="73"/>
        <w:ind w:left="991" w:leftChars="472"/>
      </w:pPr>
    </w:p>
    <w:p w14:paraId="76E4E544">
      <w:pPr>
        <w:pStyle w:val="73"/>
        <w:ind w:left="991" w:leftChars="472"/>
      </w:pPr>
      <w:r>
        <w:t xml:space="preserve">The cleaning condition and dry film thickness between coats shall be inspected by </w:t>
      </w:r>
      <w:r>
        <w:rPr>
          <w:rFonts w:hint="eastAsia"/>
        </w:rPr>
        <w:t>two</w:t>
      </w:r>
      <w:r>
        <w:t xml:space="preserve"> (</w:t>
      </w:r>
      <w:r>
        <w:rPr>
          <w:rFonts w:hint="eastAsia"/>
        </w:rPr>
        <w:t>2</w:t>
      </w:r>
      <w:r>
        <w:t xml:space="preserve">) parties, the Builder and the paint maker. </w:t>
      </w:r>
      <w:r>
        <w:rPr>
          <w:b/>
        </w:rPr>
        <w:t>Builder will provide daily schedule to Buyer’s site office in the morning time.</w:t>
      </w:r>
      <w:r>
        <w:rPr>
          <w:rFonts w:hint="eastAsia"/>
        </w:rPr>
        <w:t xml:space="preserve"> </w:t>
      </w:r>
      <w:r>
        <w:t>The Buyer will carry out the patrolling inspection.</w:t>
      </w:r>
      <w:r>
        <w:rPr>
          <w:rFonts w:hint="eastAsia"/>
        </w:rPr>
        <w:t xml:space="preserve"> </w:t>
      </w:r>
    </w:p>
    <w:p w14:paraId="3CA6DA94">
      <w:pPr>
        <w:pStyle w:val="73"/>
        <w:ind w:left="991" w:leftChars="472"/>
      </w:pPr>
    </w:p>
    <w:p w14:paraId="6833EAD2">
      <w:pPr>
        <w:pStyle w:val="73"/>
        <w:ind w:left="991" w:leftChars="472"/>
        <w:rPr>
          <w:b/>
        </w:rPr>
      </w:pPr>
      <w:r>
        <w:t xml:space="preserve">In general, </w:t>
      </w:r>
      <w:r>
        <w:rPr>
          <w:rFonts w:hint="eastAsia"/>
        </w:rPr>
        <w:t>two</w:t>
      </w:r>
      <w:r>
        <w:t xml:space="preserve"> (</w:t>
      </w:r>
      <w:r>
        <w:rPr>
          <w:rFonts w:hint="eastAsia"/>
        </w:rPr>
        <w:t>2</w:t>
      </w:r>
      <w:r>
        <w:t>) separate spot measurements shall be made over every 10 m</w:t>
      </w:r>
      <w:r>
        <w:rPr>
          <w:vertAlign w:val="superscript"/>
        </w:rPr>
        <w:t>2</w:t>
      </w:r>
      <w:r>
        <w:t xml:space="preserve"> in tanks, and for each 20 m</w:t>
      </w:r>
      <w:r>
        <w:rPr>
          <w:vertAlign w:val="superscript"/>
        </w:rPr>
        <w:t>2</w:t>
      </w:r>
      <w:r>
        <w:t xml:space="preserve"> in other spaces. The average of five (5) separate spot measurements must be within the specified thickness. For PSPC areas and fresh water and technical water tanks areas, rule 90%-90% shall apply as acceptance criteria for DFT measurement</w:t>
      </w:r>
      <w:r>
        <w:rPr>
          <w:rFonts w:hint="eastAsia"/>
        </w:rPr>
        <w:t>.</w:t>
      </w:r>
      <w:r>
        <w:t xml:space="preserve"> </w:t>
      </w:r>
      <w:r>
        <w:rPr>
          <w:b/>
        </w:rPr>
        <w:t>Total</w:t>
      </w:r>
    </w:p>
    <w:p w14:paraId="50BE7E40">
      <w:pPr>
        <w:pStyle w:val="73"/>
        <w:ind w:left="991" w:leftChars="472"/>
        <w:rPr>
          <w:b/>
        </w:rPr>
      </w:pPr>
      <w:r>
        <w:rPr>
          <w:b/>
        </w:rPr>
        <w:t>DFT specified in painting schedule shall be attained in at least 85% of the painted area</w:t>
      </w:r>
      <w:r>
        <w:rPr>
          <w:rFonts w:hint="eastAsia"/>
          <w:b/>
        </w:rPr>
        <w:t xml:space="preserve"> </w:t>
      </w:r>
      <w:r>
        <w:rPr>
          <w:b/>
        </w:rPr>
        <w:t>and balance 15% measured should be not less than 85% of specified DFT.</w:t>
      </w:r>
    </w:p>
    <w:p w14:paraId="2FFA3161">
      <w:pPr>
        <w:pStyle w:val="73"/>
        <w:ind w:left="991" w:leftChars="472"/>
      </w:pPr>
    </w:p>
    <w:p w14:paraId="6D906CF1">
      <w:pPr>
        <w:pStyle w:val="73"/>
        <w:ind w:left="991" w:leftChars="472"/>
      </w:pPr>
      <w:r>
        <w:t>In any measurement there is a certain level of uncertainty. Two inspectors using the same gage will not necessarily record the exact same number for given spot measurement. To allow for this natural fluctuation, an individual spot measurement is permitted to be below the 8</w:t>
      </w:r>
      <w:r>
        <w:rPr>
          <w:rFonts w:hint="eastAsia"/>
        </w:rPr>
        <w:t>5</w:t>
      </w:r>
      <w:r>
        <w:t>% of specified minimum thickness, however The average of the means(3 points in the same 4cm diameter circle) shall not be less than the specified 8</w:t>
      </w:r>
      <w:r>
        <w:rPr>
          <w:rFonts w:hint="eastAsia"/>
        </w:rPr>
        <w:t>5</w:t>
      </w:r>
      <w:r>
        <w:t>% of minimum thickness.</w:t>
      </w:r>
    </w:p>
    <w:p w14:paraId="392FAC91">
      <w:pPr>
        <w:pStyle w:val="73"/>
        <w:ind w:left="991" w:leftChars="472"/>
      </w:pPr>
    </w:p>
    <w:p w14:paraId="3344DFC7">
      <w:pPr>
        <w:pStyle w:val="73"/>
        <w:ind w:left="991" w:leftChars="472"/>
      </w:pPr>
      <w:r>
        <w:t>No measurement shall be made for about 100mm breadth from free edges of painted steel members, machinery, equipment, outfitting, pipes with nominal diameter of 250 mm and below, pipe supports, machinery seats, small fittings, etc.</w:t>
      </w:r>
    </w:p>
    <w:p w14:paraId="58058454">
      <w:pPr>
        <w:pStyle w:val="73"/>
        <w:ind w:left="991" w:leftChars="472"/>
        <w:rPr>
          <w:b/>
          <w:i/>
        </w:rPr>
      </w:pPr>
      <w:r>
        <w:rPr>
          <w:b/>
          <w:i/>
        </w:rPr>
        <w:t>Dry Film thickness always to be measured at every stage of coating, final confirm will be done after anti-corrsion paint finish.</w:t>
      </w:r>
    </w:p>
    <w:p w14:paraId="4A9D5063">
      <w:pPr>
        <w:pStyle w:val="56"/>
        <w:tabs>
          <w:tab w:val="left" w:pos="975"/>
          <w:tab w:val="clear" w:pos="1092"/>
        </w:tabs>
        <w:spacing w:before="312" w:after="312"/>
        <w:rPr>
          <w:w w:val="100"/>
        </w:rPr>
      </w:pPr>
      <w:bookmarkStart w:id="119" w:name="_Toc50573351"/>
      <w:bookmarkStart w:id="120" w:name="_Toc492561753"/>
      <w:r>
        <w:rPr>
          <w:rFonts w:hint="eastAsia"/>
          <w:w w:val="100"/>
        </w:rPr>
        <w:t>2.2.</w:t>
      </w:r>
      <w:r>
        <w:rPr>
          <w:w w:val="100"/>
        </w:rPr>
        <w:t>5</w:t>
      </w:r>
      <w:r>
        <w:rPr>
          <w:w w:val="100"/>
        </w:rPr>
        <w:tab/>
      </w:r>
      <w:r>
        <w:rPr>
          <w:w w:val="100"/>
        </w:rPr>
        <w:t>control</w:t>
      </w:r>
      <w:bookmarkEnd w:id="119"/>
      <w:bookmarkEnd w:id="120"/>
    </w:p>
    <w:p w14:paraId="229512E2">
      <w:pPr>
        <w:tabs>
          <w:tab w:val="left" w:pos="960"/>
        </w:tabs>
        <w:autoSpaceDE w:val="0"/>
        <w:autoSpaceDN w:val="0"/>
        <w:adjustRightInd w:val="0"/>
        <w:jc w:val="left"/>
        <w:rPr>
          <w:kern w:val="0"/>
          <w:sz w:val="24"/>
        </w:rPr>
      </w:pPr>
      <w:r>
        <w:rPr>
          <w:rFonts w:hint="eastAsia"/>
          <w:kern w:val="0"/>
          <w:sz w:val="24"/>
        </w:rPr>
        <w:t>2.2.</w:t>
      </w:r>
      <w:r>
        <w:rPr>
          <w:kern w:val="0"/>
          <w:sz w:val="24"/>
        </w:rPr>
        <w:t>5.1</w:t>
      </w:r>
      <w:r>
        <w:rPr>
          <w:kern w:val="0"/>
          <w:sz w:val="24"/>
        </w:rPr>
        <w:tab/>
      </w:r>
      <w:r>
        <w:rPr>
          <w:kern w:val="0"/>
          <w:sz w:val="24"/>
        </w:rPr>
        <w:t>Painting Work</w:t>
      </w:r>
    </w:p>
    <w:p w14:paraId="544518DE">
      <w:pPr>
        <w:autoSpaceDE w:val="0"/>
        <w:autoSpaceDN w:val="0"/>
        <w:adjustRightInd w:val="0"/>
        <w:spacing w:line="200" w:lineRule="exact"/>
        <w:jc w:val="left"/>
        <w:rPr>
          <w:kern w:val="0"/>
          <w:sz w:val="20"/>
          <w:szCs w:val="20"/>
        </w:rPr>
      </w:pPr>
    </w:p>
    <w:p w14:paraId="449B8B45">
      <w:pPr>
        <w:pStyle w:val="73"/>
        <w:ind w:left="991" w:leftChars="472"/>
      </w:pPr>
      <w:r>
        <w:t>Mixing and thinning of paint material, conditions/methods of application and time interval between each coat shall be observed to the paint manufacturer's recommendation.</w:t>
      </w:r>
    </w:p>
    <w:p w14:paraId="4BFED0CE">
      <w:pPr>
        <w:pStyle w:val="73"/>
        <w:ind w:left="991" w:leftChars="472"/>
      </w:pPr>
    </w:p>
    <w:p w14:paraId="6438A841">
      <w:pPr>
        <w:pStyle w:val="73"/>
        <w:ind w:left="991" w:leftChars="472"/>
      </w:pPr>
      <w:r>
        <w:t>Paint works shall not be performed in the open air during the periods of rain, snow, fog or mist and also shall not be carried out when the weather conditions may cause condensation i.e., relative humidity above 85% and steel temperature is lower than the dew point by three (3) degrees in centigrade except the case that paint maker has confirmed that a particular paint can be applied at such weather condition</w:t>
      </w:r>
      <w:r>
        <w:rPr>
          <w:rFonts w:hint="eastAsia"/>
        </w:rPr>
        <w:t>.</w:t>
      </w:r>
    </w:p>
    <w:p w14:paraId="3F4C0181">
      <w:pPr>
        <w:ind w:left="1031" w:leftChars="491"/>
        <w:jc w:val="left"/>
        <w:rPr>
          <w:kern w:val="0"/>
          <w:sz w:val="24"/>
        </w:rPr>
      </w:pPr>
    </w:p>
    <w:p w14:paraId="7FBC2558">
      <w:pPr>
        <w:ind w:left="1031" w:leftChars="491"/>
        <w:jc w:val="left"/>
        <w:rPr>
          <w:kern w:val="0"/>
          <w:sz w:val="24"/>
        </w:rPr>
      </w:pPr>
      <w:r>
        <w:rPr>
          <w:kern w:val="0"/>
          <w:sz w:val="24"/>
        </w:rPr>
        <w:t>During coating processes, when dispute happen, the final arbitration shall come from the painting maker.</w:t>
      </w:r>
    </w:p>
    <w:p w14:paraId="765F7490">
      <w:pPr>
        <w:ind w:left="1031" w:leftChars="491"/>
        <w:jc w:val="left"/>
        <w:rPr>
          <w:kern w:val="0"/>
          <w:sz w:val="24"/>
        </w:rPr>
      </w:pPr>
    </w:p>
    <w:p w14:paraId="6C3BBD42">
      <w:pPr>
        <w:ind w:left="1031" w:leftChars="491"/>
        <w:jc w:val="left"/>
        <w:rPr>
          <w:b/>
          <w:kern w:val="0"/>
          <w:sz w:val="24"/>
        </w:rPr>
      </w:pPr>
      <w:r>
        <w:rPr>
          <w:b/>
          <w:kern w:val="0"/>
          <w:sz w:val="24"/>
        </w:rPr>
        <w:t>Any condition deviation from Paint’s MDS for application in relation to RH and Steel</w:t>
      </w:r>
      <w:r>
        <w:rPr>
          <w:rFonts w:hint="eastAsia"/>
          <w:b/>
          <w:kern w:val="0"/>
          <w:sz w:val="24"/>
        </w:rPr>
        <w:t xml:space="preserve"> </w:t>
      </w:r>
      <w:r>
        <w:rPr>
          <w:b/>
          <w:kern w:val="0"/>
          <w:sz w:val="24"/>
        </w:rPr>
        <w:t>temperature must be given by Maker’s Office in writing and stamped. E-Mail correspondence is not acceptable.</w:t>
      </w:r>
    </w:p>
    <w:p w14:paraId="77CE2495">
      <w:pPr>
        <w:pStyle w:val="73"/>
        <w:ind w:left="991" w:leftChars="472"/>
      </w:pPr>
    </w:p>
    <w:p w14:paraId="4ED21F7E">
      <w:pPr>
        <w:tabs>
          <w:tab w:val="left" w:pos="960"/>
        </w:tabs>
        <w:autoSpaceDE w:val="0"/>
        <w:autoSpaceDN w:val="0"/>
        <w:adjustRightInd w:val="0"/>
        <w:jc w:val="left"/>
        <w:rPr>
          <w:kern w:val="0"/>
          <w:sz w:val="24"/>
        </w:rPr>
      </w:pPr>
      <w:r>
        <w:rPr>
          <w:rFonts w:hint="eastAsia"/>
          <w:kern w:val="0"/>
          <w:sz w:val="24"/>
        </w:rPr>
        <w:t>2.2.</w:t>
      </w:r>
      <w:r>
        <w:rPr>
          <w:kern w:val="0"/>
          <w:sz w:val="24"/>
        </w:rPr>
        <w:t>5.2</w:t>
      </w:r>
      <w:r>
        <w:rPr>
          <w:kern w:val="0"/>
          <w:sz w:val="24"/>
        </w:rPr>
        <w:tab/>
      </w:r>
      <w:r>
        <w:rPr>
          <w:kern w:val="0"/>
          <w:sz w:val="24"/>
        </w:rPr>
        <w:t>Dry Film Thickness</w:t>
      </w:r>
    </w:p>
    <w:p w14:paraId="134B5B4D">
      <w:pPr>
        <w:tabs>
          <w:tab w:val="left" w:pos="960"/>
        </w:tabs>
        <w:autoSpaceDE w:val="0"/>
        <w:autoSpaceDN w:val="0"/>
        <w:adjustRightInd w:val="0"/>
        <w:ind w:left="114"/>
        <w:jc w:val="left"/>
        <w:rPr>
          <w:kern w:val="0"/>
          <w:sz w:val="24"/>
        </w:rPr>
      </w:pPr>
    </w:p>
    <w:p w14:paraId="01267A8F">
      <w:pPr>
        <w:pStyle w:val="73"/>
        <w:ind w:left="991" w:leftChars="472"/>
      </w:pPr>
      <w:r>
        <w:t xml:space="preserve">In general, </w:t>
      </w:r>
      <w:r>
        <w:rPr>
          <w:rFonts w:hint="eastAsia"/>
        </w:rPr>
        <w:t>two</w:t>
      </w:r>
      <w:r>
        <w:t xml:space="preserve"> (</w:t>
      </w:r>
      <w:r>
        <w:rPr>
          <w:rFonts w:hint="eastAsia"/>
        </w:rPr>
        <w:t>2</w:t>
      </w:r>
      <w:r>
        <w:t>) spot measurements for each 10</w:t>
      </w:r>
      <w:r>
        <w:rPr>
          <w:rFonts w:hint="eastAsia"/>
        </w:rPr>
        <w:t xml:space="preserve"> </w:t>
      </w:r>
      <w:r>
        <w:t>m</w:t>
      </w:r>
      <w:r>
        <w:rPr>
          <w:vertAlign w:val="superscript"/>
        </w:rPr>
        <w:t>2</w:t>
      </w:r>
      <w:r>
        <w:t xml:space="preserve"> in tanks and holds, and for each 20m</w:t>
      </w:r>
      <w:r>
        <w:rPr>
          <w:vertAlign w:val="superscript"/>
        </w:rPr>
        <w:t>2</w:t>
      </w:r>
      <w:r>
        <w:t xml:space="preserve"> in other spaces shall be measured.</w:t>
      </w:r>
    </w:p>
    <w:p w14:paraId="50896C9D">
      <w:pPr>
        <w:pStyle w:val="56"/>
        <w:spacing w:before="312" w:after="312"/>
        <w:rPr>
          <w:w w:val="100"/>
        </w:rPr>
      </w:pPr>
      <w:bookmarkStart w:id="121" w:name="_Toc119142602"/>
      <w:bookmarkStart w:id="122" w:name="_Toc50573352"/>
      <w:bookmarkStart w:id="123" w:name="_Toc492561754"/>
      <w:bookmarkStart w:id="124" w:name="_Toc125945982"/>
      <w:r>
        <w:rPr>
          <w:rFonts w:hint="eastAsia"/>
          <w:w w:val="100"/>
        </w:rPr>
        <w:t>2.2.</w:t>
      </w:r>
      <w:r>
        <w:rPr>
          <w:w w:val="100"/>
        </w:rPr>
        <w:t>6</w:t>
      </w:r>
      <w:r>
        <w:rPr>
          <w:w w:val="100"/>
        </w:rPr>
        <w:tab/>
      </w:r>
      <w:r>
        <w:rPr>
          <w:w w:val="100"/>
        </w:rPr>
        <w:t>Painting Scheme</w:t>
      </w:r>
      <w:bookmarkEnd w:id="121"/>
      <w:bookmarkEnd w:id="122"/>
      <w:bookmarkEnd w:id="123"/>
      <w:bookmarkEnd w:id="124"/>
    </w:p>
    <w:p w14:paraId="20127EDF">
      <w:pPr>
        <w:pStyle w:val="73"/>
        <w:ind w:left="991" w:leftChars="472"/>
      </w:pPr>
      <w:r>
        <w:t>Painting scheme for the parts and spaces, which are not specified herein, shall be similar to surrounding space or comparable spaces.</w:t>
      </w:r>
    </w:p>
    <w:p w14:paraId="7D1952E1">
      <w:pPr>
        <w:pStyle w:val="73"/>
        <w:ind w:left="991" w:leftChars="472"/>
      </w:pPr>
    </w:p>
    <w:p w14:paraId="468A1999">
      <w:pPr>
        <w:pStyle w:val="73"/>
        <w:ind w:left="991" w:leftChars="472"/>
      </w:pPr>
      <w:r>
        <w:t>Epoxy finishes will chalk and exposed deck to have a Polyurethane finish coat.</w:t>
      </w:r>
    </w:p>
    <w:p w14:paraId="08B3B423">
      <w:pPr>
        <w:pStyle w:val="73"/>
        <w:ind w:left="991" w:leftChars="472"/>
      </w:pPr>
    </w:p>
    <w:p w14:paraId="177DDC65">
      <w:pPr>
        <w:pStyle w:val="73"/>
        <w:ind w:left="991" w:leftChars="472"/>
      </w:pPr>
      <w:r>
        <w:rPr>
          <w:rFonts w:hint="eastAsia"/>
        </w:rPr>
        <w:t>Final dry film thickness and painting system shall be as listed below in the specification, changeable according to paint manufacturer</w:t>
      </w:r>
      <w:r>
        <w:t>’</w:t>
      </w:r>
      <w:r>
        <w:rPr>
          <w:rFonts w:hint="eastAsia"/>
        </w:rPr>
        <w:t>s recommendation subject to the Buyer</w:t>
      </w:r>
      <w:r>
        <w:t>’</w:t>
      </w:r>
      <w:r>
        <w:rPr>
          <w:rFonts w:hint="eastAsia"/>
        </w:rPr>
        <w:t>s approval.</w:t>
      </w:r>
    </w:p>
    <w:p w14:paraId="75D50B64">
      <w:pPr>
        <w:pStyle w:val="73"/>
        <w:ind w:left="991" w:leftChars="472"/>
      </w:pPr>
    </w:p>
    <w:tbl>
      <w:tblPr>
        <w:tblStyle w:val="40"/>
        <w:tblW w:w="8930" w:type="dxa"/>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906"/>
        <w:gridCol w:w="310"/>
        <w:gridCol w:w="1478"/>
        <w:gridCol w:w="102"/>
        <w:gridCol w:w="34"/>
        <w:gridCol w:w="1848"/>
        <w:gridCol w:w="497"/>
        <w:gridCol w:w="81"/>
        <w:gridCol w:w="1254"/>
        <w:gridCol w:w="11"/>
        <w:gridCol w:w="245"/>
        <w:gridCol w:w="1456"/>
      </w:tblGrid>
      <w:tr w14:paraId="332CB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3BD02A41">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Code</w:t>
            </w:r>
          </w:p>
        </w:tc>
        <w:tc>
          <w:tcPr>
            <w:tcW w:w="2694" w:type="dxa"/>
            <w:gridSpan w:val="3"/>
          </w:tcPr>
          <w:p w14:paraId="03FAFF5B">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Painting Area</w:t>
            </w:r>
          </w:p>
        </w:tc>
        <w:tc>
          <w:tcPr>
            <w:tcW w:w="1984" w:type="dxa"/>
            <w:gridSpan w:val="3"/>
          </w:tcPr>
          <w:p w14:paraId="088B0E6A">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Paint System</w:t>
            </w:r>
          </w:p>
        </w:tc>
        <w:tc>
          <w:tcPr>
            <w:tcW w:w="1843" w:type="dxa"/>
            <w:gridSpan w:val="4"/>
          </w:tcPr>
          <w:p w14:paraId="5BF63B0A">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No. of Coat</w:t>
            </w:r>
          </w:p>
        </w:tc>
        <w:tc>
          <w:tcPr>
            <w:tcW w:w="1701" w:type="dxa"/>
            <w:gridSpan w:val="2"/>
          </w:tcPr>
          <w:p w14:paraId="31F8B31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DFT (micron)</w:t>
            </w:r>
          </w:p>
        </w:tc>
      </w:tr>
      <w:tr w14:paraId="0B809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gridSpan w:val="4"/>
          </w:tcPr>
          <w:p w14:paraId="4924501B">
            <w:pPr>
              <w:widowControl/>
              <w:overflowPunct w:val="0"/>
              <w:autoSpaceDE w:val="0"/>
              <w:autoSpaceDN w:val="0"/>
              <w:adjustRightInd w:val="0"/>
              <w:spacing w:line="240" w:lineRule="exact"/>
              <w:textAlignment w:val="baseline"/>
              <w:rPr>
                <w:rFonts w:ascii="Arial" w:hAnsi="Arial"/>
                <w:b/>
                <w:kern w:val="0"/>
                <w:sz w:val="20"/>
                <w:szCs w:val="20"/>
              </w:rPr>
            </w:pPr>
            <w:r>
              <w:rPr>
                <w:rFonts w:hint="eastAsia" w:ascii="Arial" w:hAnsi="Arial"/>
                <w:b/>
                <w:kern w:val="0"/>
                <w:sz w:val="20"/>
                <w:szCs w:val="20"/>
              </w:rPr>
              <w:t>Flat bottom</w:t>
            </w:r>
          </w:p>
          <w:p w14:paraId="3D035195">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(up to bilge keel level)</w:t>
            </w:r>
          </w:p>
        </w:tc>
        <w:tc>
          <w:tcPr>
            <w:tcW w:w="1984" w:type="dxa"/>
            <w:gridSpan w:val="3"/>
          </w:tcPr>
          <w:p w14:paraId="5F3EBB2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ME (HB) A/C</w:t>
            </w:r>
          </w:p>
          <w:p w14:paraId="6D037EAE">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A/F</w:t>
            </w:r>
          </w:p>
          <w:p w14:paraId="2C7FA244">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(tin free)</w:t>
            </w:r>
          </w:p>
        </w:tc>
        <w:tc>
          <w:tcPr>
            <w:tcW w:w="1843" w:type="dxa"/>
            <w:gridSpan w:val="4"/>
          </w:tcPr>
          <w:p w14:paraId="1FCD9287">
            <w:pPr>
              <w:widowControl/>
              <w:overflowPunct w:val="0"/>
              <w:autoSpaceDE w:val="0"/>
              <w:autoSpaceDN w:val="0"/>
              <w:adjustRightInd w:val="0"/>
              <w:spacing w:line="240" w:lineRule="exact"/>
              <w:jc w:val="center"/>
              <w:textAlignment w:val="baseline"/>
              <w:rPr>
                <w:rFonts w:ascii="Arial" w:hAnsi="Arial" w:eastAsia="黑体"/>
                <w:snapToGrid w:val="0"/>
                <w:kern w:val="0"/>
                <w:sz w:val="20"/>
                <w:szCs w:val="20"/>
              </w:rPr>
            </w:pPr>
            <w:r>
              <w:rPr>
                <w:rFonts w:ascii="Arial" w:hAnsi="Arial" w:eastAsia="黑体"/>
                <w:snapToGrid w:val="0"/>
                <w:kern w:val="0"/>
                <w:sz w:val="20"/>
                <w:szCs w:val="20"/>
              </w:rPr>
              <w:t>A</w:t>
            </w:r>
            <w:r>
              <w:rPr>
                <w:rFonts w:hint="eastAsia" w:ascii="Arial" w:hAnsi="Arial" w:eastAsia="黑体"/>
                <w:snapToGrid w:val="0"/>
                <w:kern w:val="0"/>
                <w:sz w:val="20"/>
                <w:szCs w:val="20"/>
              </w:rPr>
              <w:t xml:space="preserve">ccording to maker </w:t>
            </w:r>
            <w:r>
              <w:rPr>
                <w:rFonts w:ascii="Arial" w:hAnsi="Arial" w:eastAsia="黑体"/>
                <w:snapToGrid w:val="0"/>
                <w:kern w:val="0"/>
                <w:sz w:val="20"/>
                <w:szCs w:val="20"/>
              </w:rPr>
              <w:t>‘</w:t>
            </w:r>
            <w:r>
              <w:rPr>
                <w:rFonts w:hint="eastAsia" w:ascii="Arial" w:hAnsi="Arial" w:eastAsia="黑体"/>
                <w:snapToGrid w:val="0"/>
                <w:kern w:val="0"/>
                <w:sz w:val="20"/>
                <w:szCs w:val="20"/>
              </w:rPr>
              <w:t xml:space="preserve">s </w:t>
            </w:r>
            <w:r>
              <w:rPr>
                <w:rFonts w:ascii="Arial" w:hAnsi="Arial" w:eastAsia="黑体"/>
                <w:snapToGrid w:val="0"/>
                <w:kern w:val="0"/>
                <w:sz w:val="20"/>
                <w:szCs w:val="20"/>
              </w:rPr>
              <w:t>recommendation</w:t>
            </w:r>
          </w:p>
          <w:p w14:paraId="291F6E95">
            <w:pPr>
              <w:widowControl/>
              <w:overflowPunct w:val="0"/>
              <w:autoSpaceDE w:val="0"/>
              <w:autoSpaceDN w:val="0"/>
              <w:adjustRightInd w:val="0"/>
              <w:spacing w:line="240" w:lineRule="exact"/>
              <w:jc w:val="center"/>
              <w:textAlignment w:val="baseline"/>
              <w:rPr>
                <w:rFonts w:ascii="Arial" w:hAnsi="Arial" w:eastAsia="黑体"/>
                <w:snapToGrid w:val="0"/>
                <w:kern w:val="0"/>
                <w:sz w:val="20"/>
                <w:szCs w:val="20"/>
              </w:rPr>
            </w:pPr>
            <w:r>
              <w:rPr>
                <w:rFonts w:hint="eastAsia" w:ascii="Arial" w:hAnsi="Arial" w:eastAsia="黑体"/>
                <w:snapToGrid w:val="0"/>
                <w:kern w:val="0"/>
                <w:sz w:val="20"/>
                <w:szCs w:val="20"/>
              </w:rPr>
              <w:t>5 year life design</w:t>
            </w:r>
          </w:p>
        </w:tc>
        <w:tc>
          <w:tcPr>
            <w:tcW w:w="1701" w:type="dxa"/>
            <w:gridSpan w:val="2"/>
          </w:tcPr>
          <w:p w14:paraId="2CA06C6B">
            <w:pPr>
              <w:widowControl/>
              <w:overflowPunct w:val="0"/>
              <w:autoSpaceDE w:val="0"/>
              <w:autoSpaceDN w:val="0"/>
              <w:adjustRightInd w:val="0"/>
              <w:spacing w:line="240" w:lineRule="exact"/>
              <w:jc w:val="center"/>
              <w:textAlignment w:val="baseline"/>
              <w:rPr>
                <w:rFonts w:ascii="Arial" w:hAnsi="Arial" w:eastAsia="黑体"/>
                <w:snapToGrid w:val="0"/>
                <w:kern w:val="0"/>
                <w:sz w:val="20"/>
                <w:szCs w:val="20"/>
              </w:rPr>
            </w:pPr>
            <w:r>
              <w:rPr>
                <w:rFonts w:ascii="Arial" w:hAnsi="Arial" w:eastAsia="黑体"/>
                <w:snapToGrid w:val="0"/>
                <w:kern w:val="0"/>
                <w:sz w:val="20"/>
                <w:szCs w:val="20"/>
              </w:rPr>
              <w:t>A</w:t>
            </w:r>
            <w:r>
              <w:rPr>
                <w:rFonts w:hint="eastAsia" w:ascii="Arial" w:hAnsi="Arial" w:eastAsia="黑体"/>
                <w:snapToGrid w:val="0"/>
                <w:kern w:val="0"/>
                <w:sz w:val="20"/>
                <w:szCs w:val="20"/>
              </w:rPr>
              <w:t xml:space="preserve">ccording to maker </w:t>
            </w:r>
            <w:r>
              <w:rPr>
                <w:rFonts w:ascii="Arial" w:hAnsi="Arial" w:eastAsia="黑体"/>
                <w:snapToGrid w:val="0"/>
                <w:kern w:val="0"/>
                <w:sz w:val="20"/>
                <w:szCs w:val="20"/>
              </w:rPr>
              <w:t>‘</w:t>
            </w:r>
            <w:r>
              <w:rPr>
                <w:rFonts w:hint="eastAsia" w:ascii="Arial" w:hAnsi="Arial" w:eastAsia="黑体"/>
                <w:snapToGrid w:val="0"/>
                <w:kern w:val="0"/>
                <w:sz w:val="20"/>
                <w:szCs w:val="20"/>
              </w:rPr>
              <w:t xml:space="preserve">s </w:t>
            </w:r>
            <w:r>
              <w:rPr>
                <w:rFonts w:ascii="Arial" w:hAnsi="Arial" w:eastAsia="黑体"/>
                <w:snapToGrid w:val="0"/>
                <w:kern w:val="0"/>
                <w:sz w:val="20"/>
                <w:szCs w:val="20"/>
              </w:rPr>
              <w:t>recommendation</w:t>
            </w:r>
          </w:p>
          <w:p w14:paraId="1587D524">
            <w:pPr>
              <w:widowControl/>
              <w:overflowPunct w:val="0"/>
              <w:autoSpaceDE w:val="0"/>
              <w:autoSpaceDN w:val="0"/>
              <w:adjustRightInd w:val="0"/>
              <w:spacing w:line="240" w:lineRule="exact"/>
              <w:jc w:val="center"/>
              <w:textAlignment w:val="baseline"/>
              <w:rPr>
                <w:rFonts w:ascii="Arial" w:hAnsi="Arial" w:eastAsia="黑体"/>
                <w:snapToGrid w:val="0"/>
                <w:kern w:val="0"/>
                <w:sz w:val="20"/>
                <w:szCs w:val="20"/>
              </w:rPr>
            </w:pPr>
            <w:r>
              <w:rPr>
                <w:rFonts w:hint="eastAsia" w:ascii="Arial" w:hAnsi="Arial" w:eastAsia="黑体"/>
                <w:snapToGrid w:val="0"/>
                <w:kern w:val="0"/>
                <w:sz w:val="20"/>
                <w:szCs w:val="20"/>
              </w:rPr>
              <w:t xml:space="preserve"> 5 year life design</w:t>
            </w:r>
          </w:p>
        </w:tc>
      </w:tr>
      <w:tr w14:paraId="5A122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gridSpan w:val="4"/>
          </w:tcPr>
          <w:p w14:paraId="3153D654">
            <w:pPr>
              <w:widowControl/>
              <w:overflowPunct w:val="0"/>
              <w:autoSpaceDE w:val="0"/>
              <w:autoSpaceDN w:val="0"/>
              <w:adjustRightInd w:val="0"/>
              <w:spacing w:line="240" w:lineRule="exact"/>
              <w:textAlignment w:val="baseline"/>
              <w:rPr>
                <w:rFonts w:ascii="Arial" w:hAnsi="Arial"/>
                <w:b/>
                <w:kern w:val="0"/>
                <w:sz w:val="20"/>
                <w:szCs w:val="20"/>
              </w:rPr>
            </w:pPr>
            <w:r>
              <w:rPr>
                <w:rFonts w:hint="eastAsia" w:ascii="Arial" w:hAnsi="Arial"/>
                <w:b/>
                <w:kern w:val="0"/>
                <w:sz w:val="20"/>
                <w:szCs w:val="20"/>
              </w:rPr>
              <w:t>Side  bottom</w:t>
            </w:r>
          </w:p>
          <w:p w14:paraId="756B3F77">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 xml:space="preserve">(from bilge keel to </w:t>
            </w:r>
            <w:r>
              <w:rPr>
                <w:rFonts w:ascii="Arial" w:hAnsi="Arial"/>
                <w:kern w:val="0"/>
                <w:sz w:val="20"/>
                <w:szCs w:val="20"/>
              </w:rPr>
              <w:t>scantling</w:t>
            </w:r>
            <w:r>
              <w:rPr>
                <w:rFonts w:hint="eastAsia" w:ascii="Arial" w:hAnsi="Arial"/>
                <w:kern w:val="0"/>
                <w:sz w:val="20"/>
                <w:szCs w:val="20"/>
              </w:rPr>
              <w:t xml:space="preserve"> draught)</w:t>
            </w:r>
          </w:p>
        </w:tc>
        <w:tc>
          <w:tcPr>
            <w:tcW w:w="1984" w:type="dxa"/>
            <w:gridSpan w:val="3"/>
          </w:tcPr>
          <w:p w14:paraId="30127D66">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ME (HB) A/C</w:t>
            </w:r>
          </w:p>
          <w:p w14:paraId="2FCD0E61">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 xml:space="preserve">  A/F</w:t>
            </w:r>
          </w:p>
          <w:p w14:paraId="0659F158">
            <w:pPr>
              <w:widowControl/>
              <w:overflowPunct w:val="0"/>
              <w:autoSpaceDE w:val="0"/>
              <w:autoSpaceDN w:val="0"/>
              <w:adjustRightInd w:val="0"/>
              <w:spacing w:line="240" w:lineRule="exact"/>
              <w:textAlignment w:val="baseline"/>
              <w:rPr>
                <w:rFonts w:ascii="Arial" w:hAnsi="Arial"/>
                <w:kern w:val="0"/>
                <w:sz w:val="20"/>
                <w:szCs w:val="20"/>
              </w:rPr>
            </w:pPr>
            <w:r>
              <w:rPr>
                <w:rFonts w:ascii="Arial" w:hAnsi="Arial"/>
                <w:kern w:val="0"/>
                <w:sz w:val="20"/>
                <w:szCs w:val="20"/>
              </w:rPr>
              <w:t>(tin free)</w:t>
            </w:r>
          </w:p>
        </w:tc>
        <w:tc>
          <w:tcPr>
            <w:tcW w:w="1843" w:type="dxa"/>
            <w:gridSpan w:val="4"/>
          </w:tcPr>
          <w:p w14:paraId="4F99E4C1">
            <w:pPr>
              <w:widowControl/>
              <w:overflowPunct w:val="0"/>
              <w:autoSpaceDE w:val="0"/>
              <w:autoSpaceDN w:val="0"/>
              <w:adjustRightInd w:val="0"/>
              <w:spacing w:line="240" w:lineRule="exact"/>
              <w:jc w:val="center"/>
              <w:textAlignment w:val="baseline"/>
              <w:rPr>
                <w:rFonts w:ascii="Arial" w:hAnsi="Arial" w:eastAsia="黑体"/>
                <w:snapToGrid w:val="0"/>
                <w:kern w:val="0"/>
                <w:sz w:val="20"/>
                <w:szCs w:val="20"/>
              </w:rPr>
            </w:pPr>
            <w:r>
              <w:rPr>
                <w:rFonts w:ascii="Arial" w:hAnsi="Arial" w:eastAsia="黑体"/>
                <w:snapToGrid w:val="0"/>
                <w:kern w:val="0"/>
                <w:sz w:val="20"/>
                <w:szCs w:val="20"/>
              </w:rPr>
              <w:t>A</w:t>
            </w:r>
            <w:r>
              <w:rPr>
                <w:rFonts w:hint="eastAsia" w:ascii="Arial" w:hAnsi="Arial" w:eastAsia="黑体"/>
                <w:snapToGrid w:val="0"/>
                <w:kern w:val="0"/>
                <w:sz w:val="20"/>
                <w:szCs w:val="20"/>
              </w:rPr>
              <w:t xml:space="preserve">ccording to maker </w:t>
            </w:r>
            <w:r>
              <w:rPr>
                <w:rFonts w:ascii="Arial" w:hAnsi="Arial" w:eastAsia="黑体"/>
                <w:snapToGrid w:val="0"/>
                <w:kern w:val="0"/>
                <w:sz w:val="20"/>
                <w:szCs w:val="20"/>
              </w:rPr>
              <w:t>‘</w:t>
            </w:r>
            <w:r>
              <w:rPr>
                <w:rFonts w:hint="eastAsia" w:ascii="Arial" w:hAnsi="Arial" w:eastAsia="黑体"/>
                <w:snapToGrid w:val="0"/>
                <w:kern w:val="0"/>
                <w:sz w:val="20"/>
                <w:szCs w:val="20"/>
              </w:rPr>
              <w:t xml:space="preserve">s </w:t>
            </w:r>
            <w:r>
              <w:rPr>
                <w:rFonts w:ascii="Arial" w:hAnsi="Arial" w:eastAsia="黑体"/>
                <w:snapToGrid w:val="0"/>
                <w:kern w:val="0"/>
                <w:sz w:val="20"/>
                <w:szCs w:val="20"/>
              </w:rPr>
              <w:t>recommendation</w:t>
            </w:r>
          </w:p>
          <w:p w14:paraId="303A3B2E">
            <w:pPr>
              <w:widowControl/>
              <w:overflowPunct w:val="0"/>
              <w:autoSpaceDE w:val="0"/>
              <w:autoSpaceDN w:val="0"/>
              <w:adjustRightInd w:val="0"/>
              <w:spacing w:line="240" w:lineRule="exact"/>
              <w:jc w:val="center"/>
              <w:textAlignment w:val="baseline"/>
              <w:rPr>
                <w:rFonts w:ascii="Arial" w:hAnsi="Arial" w:eastAsia="黑体"/>
                <w:snapToGrid w:val="0"/>
                <w:kern w:val="0"/>
                <w:sz w:val="20"/>
                <w:szCs w:val="20"/>
              </w:rPr>
            </w:pPr>
            <w:r>
              <w:rPr>
                <w:rFonts w:hint="eastAsia" w:ascii="Arial" w:hAnsi="Arial" w:eastAsia="黑体"/>
                <w:snapToGrid w:val="0"/>
                <w:kern w:val="0"/>
                <w:sz w:val="20"/>
                <w:szCs w:val="20"/>
              </w:rPr>
              <w:t>5 year life design</w:t>
            </w:r>
          </w:p>
        </w:tc>
        <w:tc>
          <w:tcPr>
            <w:tcW w:w="1701" w:type="dxa"/>
            <w:gridSpan w:val="2"/>
          </w:tcPr>
          <w:p w14:paraId="6933F852">
            <w:pPr>
              <w:widowControl/>
              <w:overflowPunct w:val="0"/>
              <w:autoSpaceDE w:val="0"/>
              <w:autoSpaceDN w:val="0"/>
              <w:adjustRightInd w:val="0"/>
              <w:spacing w:line="240" w:lineRule="exact"/>
              <w:jc w:val="center"/>
              <w:textAlignment w:val="baseline"/>
              <w:rPr>
                <w:rFonts w:ascii="Arial" w:hAnsi="Arial" w:eastAsia="黑体"/>
                <w:snapToGrid w:val="0"/>
                <w:kern w:val="0"/>
                <w:sz w:val="20"/>
                <w:szCs w:val="20"/>
              </w:rPr>
            </w:pPr>
            <w:r>
              <w:rPr>
                <w:rFonts w:ascii="Arial" w:hAnsi="Arial" w:eastAsia="黑体"/>
                <w:snapToGrid w:val="0"/>
                <w:kern w:val="0"/>
                <w:sz w:val="20"/>
                <w:szCs w:val="20"/>
              </w:rPr>
              <w:t>A</w:t>
            </w:r>
            <w:r>
              <w:rPr>
                <w:rFonts w:hint="eastAsia" w:ascii="Arial" w:hAnsi="Arial" w:eastAsia="黑体"/>
                <w:snapToGrid w:val="0"/>
                <w:kern w:val="0"/>
                <w:sz w:val="20"/>
                <w:szCs w:val="20"/>
              </w:rPr>
              <w:t xml:space="preserve">ccording to maker </w:t>
            </w:r>
            <w:r>
              <w:rPr>
                <w:rFonts w:ascii="Arial" w:hAnsi="Arial" w:eastAsia="黑体"/>
                <w:snapToGrid w:val="0"/>
                <w:kern w:val="0"/>
                <w:sz w:val="20"/>
                <w:szCs w:val="20"/>
              </w:rPr>
              <w:t>‘</w:t>
            </w:r>
            <w:r>
              <w:rPr>
                <w:rFonts w:hint="eastAsia" w:ascii="Arial" w:hAnsi="Arial" w:eastAsia="黑体"/>
                <w:snapToGrid w:val="0"/>
                <w:kern w:val="0"/>
                <w:sz w:val="20"/>
                <w:szCs w:val="20"/>
              </w:rPr>
              <w:t xml:space="preserve">s </w:t>
            </w:r>
            <w:r>
              <w:rPr>
                <w:rFonts w:ascii="Arial" w:hAnsi="Arial" w:eastAsia="黑体"/>
                <w:snapToGrid w:val="0"/>
                <w:kern w:val="0"/>
                <w:sz w:val="20"/>
                <w:szCs w:val="20"/>
              </w:rPr>
              <w:t>recommendation</w:t>
            </w:r>
          </w:p>
          <w:p w14:paraId="77D1DC28">
            <w:pPr>
              <w:widowControl/>
              <w:overflowPunct w:val="0"/>
              <w:autoSpaceDE w:val="0"/>
              <w:autoSpaceDN w:val="0"/>
              <w:adjustRightInd w:val="0"/>
              <w:spacing w:line="240" w:lineRule="exact"/>
              <w:jc w:val="center"/>
              <w:textAlignment w:val="baseline"/>
              <w:rPr>
                <w:rFonts w:ascii="Arial" w:hAnsi="Arial" w:eastAsia="黑体"/>
                <w:snapToGrid w:val="0"/>
                <w:kern w:val="0"/>
                <w:sz w:val="20"/>
                <w:szCs w:val="20"/>
              </w:rPr>
            </w:pPr>
            <w:r>
              <w:rPr>
                <w:rFonts w:hint="eastAsia" w:ascii="Arial" w:hAnsi="Arial" w:eastAsia="黑体"/>
                <w:snapToGrid w:val="0"/>
                <w:kern w:val="0"/>
                <w:sz w:val="20"/>
                <w:szCs w:val="20"/>
              </w:rPr>
              <w:t>5 year life design</w:t>
            </w:r>
          </w:p>
        </w:tc>
      </w:tr>
      <w:tr w14:paraId="71C0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gridSpan w:val="4"/>
          </w:tcPr>
          <w:p w14:paraId="1FF1B6AD">
            <w:pPr>
              <w:widowControl/>
              <w:overflowPunct w:val="0"/>
              <w:autoSpaceDE w:val="0"/>
              <w:autoSpaceDN w:val="0"/>
              <w:adjustRightInd w:val="0"/>
              <w:spacing w:line="240" w:lineRule="exact"/>
              <w:textAlignment w:val="baseline"/>
              <w:rPr>
                <w:rFonts w:ascii="Arial" w:hAnsi="Arial"/>
                <w:b/>
                <w:kern w:val="0"/>
                <w:sz w:val="20"/>
                <w:szCs w:val="20"/>
              </w:rPr>
            </w:pPr>
            <w:r>
              <w:rPr>
                <w:rFonts w:ascii="Arial" w:hAnsi="Arial"/>
                <w:b/>
                <w:kern w:val="0"/>
                <w:sz w:val="20"/>
                <w:szCs w:val="20"/>
              </w:rPr>
              <w:t>Shellplate Scrubber area</w:t>
            </w:r>
          </w:p>
        </w:tc>
        <w:tc>
          <w:tcPr>
            <w:tcW w:w="1984" w:type="dxa"/>
            <w:gridSpan w:val="3"/>
          </w:tcPr>
          <w:p w14:paraId="2C22014C">
            <w:pPr>
              <w:widowControl/>
              <w:overflowPunct w:val="0"/>
              <w:autoSpaceDE w:val="0"/>
              <w:autoSpaceDN w:val="0"/>
              <w:adjustRightInd w:val="0"/>
              <w:spacing w:line="240" w:lineRule="exact"/>
              <w:ind w:firstLine="400" w:firstLineChars="200"/>
              <w:jc w:val="left"/>
              <w:textAlignment w:val="baseline"/>
              <w:rPr>
                <w:rFonts w:ascii="Arial" w:hAnsi="Arial"/>
                <w:kern w:val="0"/>
                <w:sz w:val="20"/>
                <w:szCs w:val="20"/>
              </w:rPr>
            </w:pPr>
            <w:r>
              <w:rPr>
                <w:rFonts w:ascii="Arial" w:hAnsi="Arial"/>
                <w:kern w:val="0"/>
                <w:sz w:val="20"/>
                <w:szCs w:val="20"/>
              </w:rPr>
              <w:t>Phenolic epoxy</w:t>
            </w:r>
          </w:p>
        </w:tc>
        <w:tc>
          <w:tcPr>
            <w:tcW w:w="1843" w:type="dxa"/>
            <w:gridSpan w:val="4"/>
          </w:tcPr>
          <w:p w14:paraId="17CBD5F4">
            <w:pPr>
              <w:widowControl/>
              <w:overflowPunct w:val="0"/>
              <w:autoSpaceDE w:val="0"/>
              <w:autoSpaceDN w:val="0"/>
              <w:adjustRightInd w:val="0"/>
              <w:spacing w:line="240" w:lineRule="exact"/>
              <w:jc w:val="center"/>
              <w:textAlignment w:val="baseline"/>
              <w:rPr>
                <w:rFonts w:ascii="Arial" w:hAnsi="Arial" w:eastAsia="黑体"/>
                <w:snapToGrid w:val="0"/>
                <w:kern w:val="0"/>
                <w:sz w:val="20"/>
                <w:szCs w:val="20"/>
              </w:rPr>
            </w:pPr>
            <w:r>
              <w:rPr>
                <w:rFonts w:hint="eastAsia" w:ascii="Arial" w:hAnsi="Arial" w:eastAsia="黑体"/>
                <w:snapToGrid w:val="0"/>
                <w:kern w:val="0"/>
                <w:sz w:val="20"/>
                <w:szCs w:val="20"/>
              </w:rPr>
              <w:t>2</w:t>
            </w:r>
          </w:p>
        </w:tc>
        <w:tc>
          <w:tcPr>
            <w:tcW w:w="1701" w:type="dxa"/>
            <w:gridSpan w:val="2"/>
          </w:tcPr>
          <w:p w14:paraId="10130250">
            <w:pPr>
              <w:widowControl/>
              <w:overflowPunct w:val="0"/>
              <w:autoSpaceDE w:val="0"/>
              <w:autoSpaceDN w:val="0"/>
              <w:adjustRightInd w:val="0"/>
              <w:spacing w:line="240" w:lineRule="exact"/>
              <w:jc w:val="center"/>
              <w:textAlignment w:val="baseline"/>
              <w:rPr>
                <w:rFonts w:ascii="Arial" w:hAnsi="Arial" w:eastAsia="黑体"/>
                <w:snapToGrid w:val="0"/>
                <w:kern w:val="0"/>
                <w:sz w:val="20"/>
                <w:szCs w:val="20"/>
              </w:rPr>
            </w:pPr>
            <w:r>
              <w:rPr>
                <w:rFonts w:ascii="Arial" w:hAnsi="Arial" w:eastAsia="黑体"/>
                <w:snapToGrid w:val="0"/>
                <w:kern w:val="0"/>
                <w:sz w:val="20"/>
                <w:szCs w:val="20"/>
              </w:rPr>
              <w:t>400</w:t>
            </w:r>
          </w:p>
          <w:p w14:paraId="098AAC57">
            <w:pPr>
              <w:widowControl/>
              <w:overflowPunct w:val="0"/>
              <w:autoSpaceDE w:val="0"/>
              <w:autoSpaceDN w:val="0"/>
              <w:adjustRightInd w:val="0"/>
              <w:spacing w:line="240" w:lineRule="exact"/>
              <w:jc w:val="center"/>
              <w:textAlignment w:val="baseline"/>
              <w:rPr>
                <w:rFonts w:ascii="Arial" w:hAnsi="Arial" w:eastAsia="黑体"/>
                <w:snapToGrid w:val="0"/>
                <w:kern w:val="0"/>
                <w:sz w:val="20"/>
                <w:szCs w:val="20"/>
              </w:rPr>
            </w:pPr>
            <w:r>
              <w:rPr>
                <w:rFonts w:ascii="Arial" w:hAnsi="Arial" w:eastAsia="黑体"/>
                <w:snapToGrid w:val="0"/>
                <w:kern w:val="0"/>
                <w:sz w:val="20"/>
                <w:szCs w:val="20"/>
              </w:rPr>
              <w:t>Antifouling same as surrounding</w:t>
            </w:r>
          </w:p>
        </w:tc>
      </w:tr>
      <w:tr w14:paraId="30E6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gridSpan w:val="4"/>
          </w:tcPr>
          <w:p w14:paraId="79004B56">
            <w:pPr>
              <w:widowControl/>
              <w:overflowPunct w:val="0"/>
              <w:autoSpaceDE w:val="0"/>
              <w:autoSpaceDN w:val="0"/>
              <w:adjustRightInd w:val="0"/>
              <w:spacing w:line="240" w:lineRule="exact"/>
              <w:textAlignment w:val="baseline"/>
              <w:rPr>
                <w:rFonts w:ascii="Arial" w:hAnsi="Arial"/>
                <w:b/>
                <w:kern w:val="0"/>
                <w:sz w:val="20"/>
                <w:szCs w:val="20"/>
              </w:rPr>
            </w:pPr>
            <w:r>
              <w:rPr>
                <w:rFonts w:hint="eastAsia" w:ascii="Arial" w:hAnsi="Arial"/>
                <w:b/>
                <w:kern w:val="0"/>
                <w:sz w:val="20"/>
                <w:szCs w:val="20"/>
              </w:rPr>
              <w:t>Topside</w:t>
            </w:r>
          </w:p>
          <w:p w14:paraId="523CCCE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 xml:space="preserve">(from </w:t>
            </w:r>
            <w:r>
              <w:rPr>
                <w:rFonts w:ascii="Arial" w:hAnsi="Arial"/>
                <w:kern w:val="0"/>
                <w:sz w:val="20"/>
                <w:szCs w:val="20"/>
              </w:rPr>
              <w:t>scantling</w:t>
            </w:r>
            <w:r>
              <w:rPr>
                <w:rFonts w:hint="eastAsia" w:ascii="Arial" w:hAnsi="Arial"/>
                <w:kern w:val="0"/>
                <w:sz w:val="20"/>
                <w:szCs w:val="20"/>
              </w:rPr>
              <w:t xml:space="preserve"> draught to upper deck)</w:t>
            </w:r>
          </w:p>
        </w:tc>
        <w:tc>
          <w:tcPr>
            <w:tcW w:w="1984" w:type="dxa"/>
            <w:gridSpan w:val="3"/>
          </w:tcPr>
          <w:p w14:paraId="31F82B64">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ME (HB) A/C</w:t>
            </w:r>
          </w:p>
          <w:p w14:paraId="0CF57854">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PU F/C</w:t>
            </w:r>
          </w:p>
          <w:p w14:paraId="71E6F6EA">
            <w:pPr>
              <w:widowControl/>
              <w:overflowPunct w:val="0"/>
              <w:autoSpaceDE w:val="0"/>
              <w:autoSpaceDN w:val="0"/>
              <w:adjustRightInd w:val="0"/>
              <w:spacing w:line="240" w:lineRule="exact"/>
              <w:textAlignment w:val="baseline"/>
              <w:rPr>
                <w:rFonts w:ascii="Arial" w:hAnsi="Arial"/>
                <w:kern w:val="0"/>
                <w:sz w:val="20"/>
                <w:szCs w:val="20"/>
              </w:rPr>
            </w:pPr>
          </w:p>
        </w:tc>
        <w:tc>
          <w:tcPr>
            <w:tcW w:w="1843" w:type="dxa"/>
            <w:gridSpan w:val="4"/>
          </w:tcPr>
          <w:p w14:paraId="5AEDC25E">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w:t>
            </w:r>
          </w:p>
          <w:p w14:paraId="2B381DD0">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p w14:paraId="2015CEA1">
            <w:pPr>
              <w:widowControl/>
              <w:overflowPunct w:val="0"/>
              <w:autoSpaceDE w:val="0"/>
              <w:autoSpaceDN w:val="0"/>
              <w:adjustRightInd w:val="0"/>
              <w:spacing w:line="240" w:lineRule="exact"/>
              <w:jc w:val="center"/>
              <w:textAlignment w:val="baseline"/>
              <w:rPr>
                <w:rFonts w:ascii="Arial" w:hAnsi="Arial"/>
                <w:kern w:val="0"/>
                <w:sz w:val="20"/>
                <w:szCs w:val="20"/>
              </w:rPr>
            </w:pPr>
          </w:p>
        </w:tc>
        <w:tc>
          <w:tcPr>
            <w:tcW w:w="1701" w:type="dxa"/>
            <w:gridSpan w:val="2"/>
          </w:tcPr>
          <w:p w14:paraId="1F1AD2C1">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200</w:t>
            </w:r>
          </w:p>
          <w:p w14:paraId="28460FC0">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50</w:t>
            </w:r>
          </w:p>
          <w:p w14:paraId="4078F8FD">
            <w:pPr>
              <w:widowControl/>
              <w:overflowPunct w:val="0"/>
              <w:autoSpaceDE w:val="0"/>
              <w:autoSpaceDN w:val="0"/>
              <w:adjustRightInd w:val="0"/>
              <w:spacing w:line="240" w:lineRule="exact"/>
              <w:jc w:val="center"/>
              <w:textAlignment w:val="baseline"/>
              <w:rPr>
                <w:rFonts w:ascii="Arial" w:hAnsi="Arial"/>
                <w:i/>
                <w:kern w:val="0"/>
                <w:sz w:val="20"/>
                <w:szCs w:val="20"/>
              </w:rPr>
            </w:pPr>
            <w:r>
              <w:rPr>
                <w:rFonts w:ascii="Arial" w:hAnsi="Arial"/>
                <w:i/>
                <w:kern w:val="0"/>
                <w:sz w:val="20"/>
                <w:szCs w:val="20"/>
              </w:rPr>
              <w:t>250</w:t>
            </w:r>
          </w:p>
        </w:tc>
      </w:tr>
      <w:tr w14:paraId="0ADBC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8930" w:type="dxa"/>
            <w:gridSpan w:val="13"/>
          </w:tcPr>
          <w:p w14:paraId="162DC4D2">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b/>
                <w:kern w:val="0"/>
                <w:sz w:val="20"/>
                <w:szCs w:val="20"/>
              </w:rPr>
              <w:t>E</w:t>
            </w:r>
            <w:r>
              <w:rPr>
                <w:rFonts w:ascii="Arial" w:hAnsi="Arial"/>
                <w:b/>
                <w:kern w:val="0"/>
                <w:sz w:val="20"/>
                <w:szCs w:val="20"/>
              </w:rPr>
              <w:t>x</w:t>
            </w:r>
            <w:r>
              <w:rPr>
                <w:rFonts w:hint="eastAsia" w:ascii="Arial" w:hAnsi="Arial"/>
                <w:b/>
                <w:kern w:val="0"/>
                <w:sz w:val="20"/>
                <w:szCs w:val="20"/>
              </w:rPr>
              <w:t>posed area and hull outfitting</w:t>
            </w:r>
          </w:p>
        </w:tc>
      </w:tr>
      <w:tr w14:paraId="36C16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708" w:type="dxa"/>
          </w:tcPr>
          <w:p w14:paraId="1039C0C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1)</w:t>
            </w:r>
          </w:p>
        </w:tc>
        <w:tc>
          <w:tcPr>
            <w:tcW w:w="8222" w:type="dxa"/>
            <w:gridSpan w:val="12"/>
          </w:tcPr>
          <w:p w14:paraId="14020678">
            <w:pPr>
              <w:widowControl/>
              <w:overflowPunct w:val="0"/>
              <w:autoSpaceDE w:val="0"/>
              <w:autoSpaceDN w:val="0"/>
              <w:adjustRightInd w:val="0"/>
              <w:spacing w:line="240" w:lineRule="exact"/>
              <w:textAlignment w:val="baseline"/>
              <w:rPr>
                <w:rFonts w:ascii="Arial" w:hAnsi="Arial"/>
                <w:b/>
                <w:kern w:val="0"/>
                <w:sz w:val="20"/>
                <w:szCs w:val="20"/>
              </w:rPr>
            </w:pPr>
            <w:r>
              <w:rPr>
                <w:rFonts w:hint="eastAsia" w:ascii="Arial" w:hAnsi="Arial"/>
                <w:kern w:val="0"/>
                <w:sz w:val="20"/>
                <w:szCs w:val="20"/>
              </w:rPr>
              <w:t>Weather deck</w:t>
            </w:r>
          </w:p>
        </w:tc>
      </w:tr>
      <w:tr w14:paraId="2F07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708" w:type="dxa"/>
          </w:tcPr>
          <w:p w14:paraId="34860375">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329E7054">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Hatch cover outside only</w:t>
            </w:r>
          </w:p>
        </w:tc>
        <w:tc>
          <w:tcPr>
            <w:tcW w:w="2426" w:type="dxa"/>
            <w:gridSpan w:val="3"/>
          </w:tcPr>
          <w:p w14:paraId="423057BD">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w:t>
            </w:r>
            <w:r>
              <w:rPr>
                <w:rFonts w:ascii="Arial" w:hAnsi="Arial"/>
                <w:kern w:val="0"/>
                <w:sz w:val="20"/>
                <w:szCs w:val="20"/>
              </w:rPr>
              <w:t>poxy</w:t>
            </w:r>
            <w:r>
              <w:rPr>
                <w:rFonts w:hint="eastAsia" w:ascii="Arial" w:hAnsi="Arial"/>
                <w:kern w:val="0"/>
                <w:sz w:val="20"/>
                <w:szCs w:val="20"/>
              </w:rPr>
              <w:t xml:space="preserve"> A/C </w:t>
            </w:r>
          </w:p>
          <w:p w14:paraId="71B113FC">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PU F/C</w:t>
            </w:r>
          </w:p>
        </w:tc>
        <w:tc>
          <w:tcPr>
            <w:tcW w:w="1510" w:type="dxa"/>
            <w:gridSpan w:val="3"/>
          </w:tcPr>
          <w:p w14:paraId="725D5AC7">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p w14:paraId="22F22D01">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0B1431DA">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100</w:t>
            </w:r>
          </w:p>
          <w:p w14:paraId="5C7298BE">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50</w:t>
            </w:r>
          </w:p>
          <w:p w14:paraId="3CC18412">
            <w:pPr>
              <w:widowControl/>
              <w:overflowPunct w:val="0"/>
              <w:autoSpaceDE w:val="0"/>
              <w:autoSpaceDN w:val="0"/>
              <w:adjustRightInd w:val="0"/>
              <w:spacing w:line="240" w:lineRule="exact"/>
              <w:jc w:val="center"/>
              <w:textAlignment w:val="baseline"/>
              <w:rPr>
                <w:rFonts w:ascii="Arial" w:hAnsi="Arial"/>
                <w:kern w:val="0"/>
                <w:sz w:val="20"/>
                <w:szCs w:val="20"/>
              </w:rPr>
            </w:pPr>
            <w:r>
              <w:rPr>
                <w:rFonts w:ascii="Arial" w:hAnsi="Arial"/>
                <w:i/>
                <w:kern w:val="0"/>
                <w:sz w:val="20"/>
                <w:szCs w:val="20"/>
              </w:rPr>
              <w:t>250</w:t>
            </w:r>
          </w:p>
        </w:tc>
      </w:tr>
      <w:tr w14:paraId="51CF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EEB40D2">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63B4A05B">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Other weather deck</w:t>
            </w:r>
          </w:p>
        </w:tc>
        <w:tc>
          <w:tcPr>
            <w:tcW w:w="2426" w:type="dxa"/>
            <w:gridSpan w:val="3"/>
          </w:tcPr>
          <w:p w14:paraId="1699699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 xml:space="preserve">Epoxy A/C </w:t>
            </w:r>
          </w:p>
          <w:p w14:paraId="2CCBA83E">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PU F/C</w:t>
            </w:r>
          </w:p>
        </w:tc>
        <w:tc>
          <w:tcPr>
            <w:tcW w:w="1510" w:type="dxa"/>
            <w:gridSpan w:val="3"/>
          </w:tcPr>
          <w:p w14:paraId="5B5D758D">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w:t>
            </w:r>
          </w:p>
          <w:p w14:paraId="2D6158F0">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516A4DD3">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200</w:t>
            </w:r>
          </w:p>
          <w:p w14:paraId="673FB48E">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50</w:t>
            </w:r>
          </w:p>
          <w:p w14:paraId="4D8CD2B4">
            <w:pPr>
              <w:widowControl/>
              <w:overflowPunct w:val="0"/>
              <w:autoSpaceDE w:val="0"/>
              <w:autoSpaceDN w:val="0"/>
              <w:adjustRightInd w:val="0"/>
              <w:spacing w:line="240" w:lineRule="exact"/>
              <w:jc w:val="center"/>
              <w:textAlignment w:val="baseline"/>
              <w:rPr>
                <w:rFonts w:ascii="Arial" w:hAnsi="Arial"/>
                <w:i/>
                <w:kern w:val="0"/>
                <w:sz w:val="20"/>
                <w:szCs w:val="20"/>
              </w:rPr>
            </w:pPr>
            <w:r>
              <w:rPr>
                <w:rFonts w:ascii="Arial" w:hAnsi="Arial"/>
                <w:i/>
                <w:kern w:val="0"/>
                <w:sz w:val="20"/>
                <w:szCs w:val="20"/>
              </w:rPr>
              <w:t>250</w:t>
            </w:r>
          </w:p>
        </w:tc>
      </w:tr>
      <w:tr w14:paraId="12052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53D8026">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2)</w:t>
            </w:r>
          </w:p>
        </w:tc>
        <w:tc>
          <w:tcPr>
            <w:tcW w:w="2830" w:type="dxa"/>
            <w:gridSpan w:val="5"/>
          </w:tcPr>
          <w:p w14:paraId="3B3D5672">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Deck house</w:t>
            </w:r>
          </w:p>
        </w:tc>
        <w:tc>
          <w:tcPr>
            <w:tcW w:w="2426" w:type="dxa"/>
            <w:gridSpan w:val="3"/>
          </w:tcPr>
          <w:p w14:paraId="43CE3158">
            <w:pPr>
              <w:widowControl/>
              <w:overflowPunct w:val="0"/>
              <w:autoSpaceDE w:val="0"/>
              <w:autoSpaceDN w:val="0"/>
              <w:adjustRightInd w:val="0"/>
              <w:spacing w:line="240" w:lineRule="exact"/>
              <w:textAlignment w:val="baseline"/>
              <w:rPr>
                <w:rFonts w:ascii="Arial" w:hAnsi="Arial"/>
                <w:kern w:val="0"/>
                <w:sz w:val="20"/>
                <w:szCs w:val="20"/>
              </w:rPr>
            </w:pPr>
          </w:p>
        </w:tc>
        <w:tc>
          <w:tcPr>
            <w:tcW w:w="1510" w:type="dxa"/>
            <w:gridSpan w:val="3"/>
          </w:tcPr>
          <w:p w14:paraId="135B73E3">
            <w:pPr>
              <w:widowControl/>
              <w:overflowPunct w:val="0"/>
              <w:autoSpaceDE w:val="0"/>
              <w:autoSpaceDN w:val="0"/>
              <w:adjustRightInd w:val="0"/>
              <w:spacing w:line="240" w:lineRule="exact"/>
              <w:jc w:val="center"/>
              <w:textAlignment w:val="baseline"/>
              <w:rPr>
                <w:rFonts w:ascii="Arial" w:hAnsi="Arial"/>
                <w:kern w:val="0"/>
                <w:sz w:val="20"/>
                <w:szCs w:val="20"/>
              </w:rPr>
            </w:pPr>
          </w:p>
        </w:tc>
        <w:tc>
          <w:tcPr>
            <w:tcW w:w="1456" w:type="dxa"/>
          </w:tcPr>
          <w:p w14:paraId="477FFAB3">
            <w:pPr>
              <w:widowControl/>
              <w:overflowPunct w:val="0"/>
              <w:autoSpaceDE w:val="0"/>
              <w:autoSpaceDN w:val="0"/>
              <w:adjustRightInd w:val="0"/>
              <w:spacing w:line="240" w:lineRule="exact"/>
              <w:jc w:val="center"/>
              <w:textAlignment w:val="baseline"/>
              <w:rPr>
                <w:rFonts w:ascii="Arial" w:hAnsi="Arial"/>
                <w:kern w:val="0"/>
                <w:sz w:val="20"/>
                <w:szCs w:val="20"/>
              </w:rPr>
            </w:pPr>
          </w:p>
        </w:tc>
      </w:tr>
      <w:tr w14:paraId="4DEB9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5986FA3">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6EC10C7D">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Outside wall</w:t>
            </w:r>
          </w:p>
        </w:tc>
        <w:tc>
          <w:tcPr>
            <w:tcW w:w="2426" w:type="dxa"/>
            <w:gridSpan w:val="3"/>
          </w:tcPr>
          <w:p w14:paraId="710F9F0E">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A/C</w:t>
            </w:r>
          </w:p>
          <w:p w14:paraId="27A6ABDA">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Polyurethane F/C</w:t>
            </w:r>
          </w:p>
        </w:tc>
        <w:tc>
          <w:tcPr>
            <w:tcW w:w="1510" w:type="dxa"/>
            <w:gridSpan w:val="3"/>
          </w:tcPr>
          <w:p w14:paraId="4FF0ABAE">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w:t>
            </w:r>
          </w:p>
          <w:p w14:paraId="6463D45A">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589B0067">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200</w:t>
            </w:r>
          </w:p>
          <w:p w14:paraId="01BA9043">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50</w:t>
            </w:r>
          </w:p>
          <w:p w14:paraId="12BEF552">
            <w:pPr>
              <w:widowControl/>
              <w:overflowPunct w:val="0"/>
              <w:autoSpaceDE w:val="0"/>
              <w:autoSpaceDN w:val="0"/>
              <w:adjustRightInd w:val="0"/>
              <w:spacing w:line="240" w:lineRule="exact"/>
              <w:jc w:val="center"/>
              <w:textAlignment w:val="baseline"/>
              <w:rPr>
                <w:rFonts w:ascii="Arial" w:hAnsi="Arial"/>
                <w:i/>
                <w:kern w:val="0"/>
                <w:sz w:val="20"/>
                <w:szCs w:val="20"/>
              </w:rPr>
            </w:pPr>
            <w:r>
              <w:rPr>
                <w:rFonts w:ascii="Arial" w:hAnsi="Arial"/>
                <w:i/>
                <w:kern w:val="0"/>
                <w:sz w:val="20"/>
                <w:szCs w:val="20"/>
              </w:rPr>
              <w:t>250</w:t>
            </w:r>
          </w:p>
        </w:tc>
      </w:tr>
      <w:tr w14:paraId="6095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02BECE41">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4A0E6A1E">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Exposed decks</w:t>
            </w:r>
          </w:p>
        </w:tc>
        <w:tc>
          <w:tcPr>
            <w:tcW w:w="2426" w:type="dxa"/>
            <w:gridSpan w:val="3"/>
          </w:tcPr>
          <w:p w14:paraId="2154AF2A">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A/C</w:t>
            </w:r>
          </w:p>
          <w:p w14:paraId="159BA9F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PU F/C</w:t>
            </w:r>
          </w:p>
        </w:tc>
        <w:tc>
          <w:tcPr>
            <w:tcW w:w="1510" w:type="dxa"/>
            <w:gridSpan w:val="3"/>
          </w:tcPr>
          <w:p w14:paraId="05FA0037">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w:t>
            </w:r>
          </w:p>
          <w:p w14:paraId="749BF13F">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68A3D296">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200</w:t>
            </w:r>
          </w:p>
          <w:p w14:paraId="0AE0550C">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50</w:t>
            </w:r>
          </w:p>
          <w:p w14:paraId="2E6FEDFD">
            <w:pPr>
              <w:widowControl/>
              <w:overflowPunct w:val="0"/>
              <w:autoSpaceDE w:val="0"/>
              <w:autoSpaceDN w:val="0"/>
              <w:adjustRightInd w:val="0"/>
              <w:spacing w:line="240" w:lineRule="exact"/>
              <w:jc w:val="center"/>
              <w:textAlignment w:val="baseline"/>
              <w:rPr>
                <w:rFonts w:ascii="Arial" w:hAnsi="Arial"/>
                <w:i/>
                <w:kern w:val="0"/>
                <w:sz w:val="20"/>
                <w:szCs w:val="20"/>
              </w:rPr>
            </w:pPr>
            <w:r>
              <w:rPr>
                <w:rFonts w:ascii="Arial" w:hAnsi="Arial"/>
                <w:i/>
                <w:kern w:val="0"/>
                <w:sz w:val="20"/>
                <w:szCs w:val="20"/>
              </w:rPr>
              <w:t>250</w:t>
            </w:r>
          </w:p>
        </w:tc>
      </w:tr>
      <w:tr w14:paraId="41681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00B378C6">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3)</w:t>
            </w:r>
          </w:p>
        </w:tc>
        <w:tc>
          <w:tcPr>
            <w:tcW w:w="2830" w:type="dxa"/>
            <w:gridSpan w:val="5"/>
          </w:tcPr>
          <w:p w14:paraId="2B5A1AE5">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Funnel</w:t>
            </w:r>
          </w:p>
        </w:tc>
        <w:tc>
          <w:tcPr>
            <w:tcW w:w="2426" w:type="dxa"/>
            <w:gridSpan w:val="3"/>
          </w:tcPr>
          <w:p w14:paraId="390CC39C">
            <w:pPr>
              <w:widowControl/>
              <w:overflowPunct w:val="0"/>
              <w:autoSpaceDE w:val="0"/>
              <w:autoSpaceDN w:val="0"/>
              <w:adjustRightInd w:val="0"/>
              <w:spacing w:line="240" w:lineRule="exact"/>
              <w:textAlignment w:val="baseline"/>
              <w:rPr>
                <w:rFonts w:ascii="Arial" w:hAnsi="Arial"/>
                <w:kern w:val="0"/>
                <w:sz w:val="20"/>
                <w:szCs w:val="20"/>
              </w:rPr>
            </w:pPr>
          </w:p>
        </w:tc>
        <w:tc>
          <w:tcPr>
            <w:tcW w:w="1510" w:type="dxa"/>
            <w:gridSpan w:val="3"/>
          </w:tcPr>
          <w:p w14:paraId="7C6210AD">
            <w:pPr>
              <w:widowControl/>
              <w:overflowPunct w:val="0"/>
              <w:autoSpaceDE w:val="0"/>
              <w:autoSpaceDN w:val="0"/>
              <w:adjustRightInd w:val="0"/>
              <w:spacing w:line="240" w:lineRule="exact"/>
              <w:jc w:val="center"/>
              <w:textAlignment w:val="baseline"/>
              <w:rPr>
                <w:rFonts w:ascii="Arial" w:hAnsi="Arial"/>
                <w:kern w:val="0"/>
                <w:sz w:val="20"/>
                <w:szCs w:val="20"/>
              </w:rPr>
            </w:pPr>
          </w:p>
        </w:tc>
        <w:tc>
          <w:tcPr>
            <w:tcW w:w="1456" w:type="dxa"/>
          </w:tcPr>
          <w:p w14:paraId="0596E9D9">
            <w:pPr>
              <w:widowControl/>
              <w:overflowPunct w:val="0"/>
              <w:autoSpaceDE w:val="0"/>
              <w:autoSpaceDN w:val="0"/>
              <w:adjustRightInd w:val="0"/>
              <w:spacing w:line="240" w:lineRule="exact"/>
              <w:jc w:val="center"/>
              <w:textAlignment w:val="baseline"/>
              <w:rPr>
                <w:rFonts w:ascii="Arial" w:hAnsi="Arial"/>
                <w:kern w:val="0"/>
                <w:sz w:val="20"/>
                <w:szCs w:val="20"/>
              </w:rPr>
            </w:pPr>
          </w:p>
        </w:tc>
      </w:tr>
      <w:tr w14:paraId="73588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702114ED">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1C716AE1">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Outside</w:t>
            </w:r>
          </w:p>
        </w:tc>
        <w:tc>
          <w:tcPr>
            <w:tcW w:w="2426" w:type="dxa"/>
            <w:gridSpan w:val="3"/>
          </w:tcPr>
          <w:p w14:paraId="7CD2B1A1">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A/C</w:t>
            </w:r>
          </w:p>
          <w:p w14:paraId="6C56CA17">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Polyurethane F/C</w:t>
            </w:r>
          </w:p>
        </w:tc>
        <w:tc>
          <w:tcPr>
            <w:tcW w:w="1510" w:type="dxa"/>
            <w:gridSpan w:val="3"/>
          </w:tcPr>
          <w:p w14:paraId="7D26091B">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w:t>
            </w:r>
          </w:p>
          <w:p w14:paraId="46E73865">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61179307">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200</w:t>
            </w:r>
          </w:p>
          <w:p w14:paraId="3CD97F0B">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50</w:t>
            </w:r>
          </w:p>
          <w:p w14:paraId="12E64424">
            <w:pPr>
              <w:widowControl/>
              <w:overflowPunct w:val="0"/>
              <w:autoSpaceDE w:val="0"/>
              <w:autoSpaceDN w:val="0"/>
              <w:adjustRightInd w:val="0"/>
              <w:spacing w:line="240" w:lineRule="exact"/>
              <w:jc w:val="center"/>
              <w:textAlignment w:val="baseline"/>
              <w:rPr>
                <w:rFonts w:ascii="Arial" w:hAnsi="Arial"/>
                <w:i/>
                <w:kern w:val="0"/>
                <w:sz w:val="20"/>
                <w:szCs w:val="20"/>
              </w:rPr>
            </w:pPr>
            <w:r>
              <w:rPr>
                <w:rFonts w:ascii="Arial" w:hAnsi="Arial"/>
                <w:i/>
                <w:kern w:val="0"/>
                <w:sz w:val="20"/>
                <w:szCs w:val="20"/>
              </w:rPr>
              <w:t>250</w:t>
            </w:r>
          </w:p>
        </w:tc>
      </w:tr>
      <w:tr w14:paraId="6F924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48C0584">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785942E9">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Inside</w:t>
            </w:r>
          </w:p>
        </w:tc>
        <w:tc>
          <w:tcPr>
            <w:tcW w:w="2426" w:type="dxa"/>
            <w:gridSpan w:val="3"/>
          </w:tcPr>
          <w:p w14:paraId="08D1B8EE">
            <w:pPr>
              <w:widowControl/>
              <w:overflowPunct w:val="0"/>
              <w:autoSpaceDE w:val="0"/>
              <w:autoSpaceDN w:val="0"/>
              <w:adjustRightInd w:val="0"/>
              <w:spacing w:line="240" w:lineRule="exact"/>
              <w:textAlignment w:val="baseline"/>
              <w:rPr>
                <w:rFonts w:ascii="Arial" w:hAnsi="Arial"/>
                <w:kern w:val="0"/>
                <w:sz w:val="20"/>
                <w:szCs w:val="20"/>
              </w:rPr>
            </w:pPr>
            <w:r>
              <w:rPr>
                <w:rFonts w:ascii="Arial" w:hAnsi="Arial"/>
                <w:kern w:val="0"/>
                <w:sz w:val="20"/>
                <w:szCs w:val="20"/>
              </w:rPr>
              <w:t>epoxy primer/finish</w:t>
            </w:r>
            <w:r>
              <w:rPr>
                <w:rFonts w:hint="eastAsia" w:ascii="Arial" w:hAnsi="Arial"/>
                <w:kern w:val="0"/>
                <w:sz w:val="20"/>
                <w:szCs w:val="20"/>
              </w:rPr>
              <w:t xml:space="preserve"> Heat resistance paint</w:t>
            </w:r>
          </w:p>
        </w:tc>
        <w:tc>
          <w:tcPr>
            <w:tcW w:w="1510" w:type="dxa"/>
            <w:gridSpan w:val="3"/>
          </w:tcPr>
          <w:p w14:paraId="1FFFFDA5">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p w14:paraId="2CDB5983">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w:t>
            </w:r>
          </w:p>
        </w:tc>
        <w:tc>
          <w:tcPr>
            <w:tcW w:w="1456" w:type="dxa"/>
          </w:tcPr>
          <w:p w14:paraId="685A66BB">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75</w:t>
            </w:r>
          </w:p>
          <w:p w14:paraId="53D79D20">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25</w:t>
            </w:r>
          </w:p>
          <w:p w14:paraId="09576A5F">
            <w:pPr>
              <w:widowControl/>
              <w:overflowPunct w:val="0"/>
              <w:autoSpaceDE w:val="0"/>
              <w:autoSpaceDN w:val="0"/>
              <w:adjustRightInd w:val="0"/>
              <w:spacing w:line="240" w:lineRule="exact"/>
              <w:jc w:val="center"/>
              <w:textAlignment w:val="baseline"/>
              <w:rPr>
                <w:rFonts w:ascii="Arial" w:hAnsi="Arial"/>
                <w:kern w:val="0"/>
                <w:sz w:val="20"/>
                <w:szCs w:val="20"/>
              </w:rPr>
            </w:pPr>
            <w:r>
              <w:rPr>
                <w:rFonts w:ascii="Arial" w:hAnsi="Arial"/>
                <w:i/>
                <w:kern w:val="0"/>
                <w:sz w:val="20"/>
                <w:szCs w:val="20"/>
              </w:rPr>
              <w:t>100</w:t>
            </w:r>
          </w:p>
        </w:tc>
      </w:tr>
      <w:tr w14:paraId="4ECA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30A00E9A">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4)</w:t>
            </w:r>
          </w:p>
        </w:tc>
        <w:tc>
          <w:tcPr>
            <w:tcW w:w="8222" w:type="dxa"/>
            <w:gridSpan w:val="12"/>
          </w:tcPr>
          <w:p w14:paraId="11A619EE">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Handrails, stanchion and outside of steel pipe</w:t>
            </w:r>
          </w:p>
        </w:tc>
      </w:tr>
      <w:tr w14:paraId="1256A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780390A">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183E9BC2">
            <w:pPr>
              <w:widowControl/>
              <w:overflowPunct w:val="0"/>
              <w:autoSpaceDE w:val="0"/>
              <w:autoSpaceDN w:val="0"/>
              <w:adjustRightInd w:val="0"/>
              <w:spacing w:line="240" w:lineRule="exact"/>
              <w:textAlignment w:val="baseline"/>
              <w:rPr>
                <w:rFonts w:ascii="Arial" w:hAnsi="Arial"/>
                <w:kern w:val="0"/>
                <w:sz w:val="20"/>
                <w:szCs w:val="20"/>
              </w:rPr>
            </w:pPr>
            <w:r>
              <w:rPr>
                <w:rFonts w:ascii="Arial" w:hAnsi="Arial"/>
                <w:kern w:val="0"/>
                <w:sz w:val="20"/>
                <w:szCs w:val="20"/>
              </w:rPr>
              <w:t>Galvanized</w:t>
            </w:r>
          </w:p>
        </w:tc>
        <w:tc>
          <w:tcPr>
            <w:tcW w:w="2426" w:type="dxa"/>
            <w:gridSpan w:val="3"/>
          </w:tcPr>
          <w:p w14:paraId="6F124EB2">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A/C</w:t>
            </w:r>
          </w:p>
          <w:p w14:paraId="695CB68C">
            <w:pPr>
              <w:widowControl/>
              <w:overflowPunct w:val="0"/>
              <w:autoSpaceDE w:val="0"/>
              <w:autoSpaceDN w:val="0"/>
              <w:adjustRightInd w:val="0"/>
              <w:spacing w:line="240" w:lineRule="exact"/>
              <w:textAlignment w:val="baseline"/>
              <w:rPr>
                <w:rFonts w:ascii="Arial" w:hAnsi="Arial"/>
                <w:kern w:val="0"/>
                <w:sz w:val="20"/>
                <w:szCs w:val="20"/>
              </w:rPr>
            </w:pPr>
            <w:r>
              <w:rPr>
                <w:rFonts w:ascii="Arial" w:hAnsi="Arial"/>
                <w:kern w:val="0"/>
                <w:sz w:val="20"/>
                <w:szCs w:val="20"/>
              </w:rPr>
              <w:t>S</w:t>
            </w:r>
            <w:r>
              <w:rPr>
                <w:rFonts w:hint="eastAsia" w:ascii="Arial" w:hAnsi="Arial"/>
                <w:kern w:val="0"/>
                <w:sz w:val="20"/>
                <w:szCs w:val="20"/>
              </w:rPr>
              <w:t xml:space="preserve">ame as </w:t>
            </w:r>
            <w:r>
              <w:rPr>
                <w:rFonts w:ascii="Arial" w:hAnsi="Arial"/>
                <w:kern w:val="0"/>
                <w:sz w:val="20"/>
                <w:szCs w:val="20"/>
              </w:rPr>
              <w:t>surrounding</w:t>
            </w:r>
          </w:p>
        </w:tc>
        <w:tc>
          <w:tcPr>
            <w:tcW w:w="1510" w:type="dxa"/>
            <w:gridSpan w:val="3"/>
          </w:tcPr>
          <w:p w14:paraId="24D95E7F">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p w14:paraId="3E402A02">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58186421">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40</w:t>
            </w:r>
          </w:p>
          <w:p w14:paraId="2A5BADFD">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50</w:t>
            </w:r>
          </w:p>
          <w:p w14:paraId="720CC5BC">
            <w:pPr>
              <w:widowControl/>
              <w:overflowPunct w:val="0"/>
              <w:autoSpaceDE w:val="0"/>
              <w:autoSpaceDN w:val="0"/>
              <w:adjustRightInd w:val="0"/>
              <w:spacing w:line="240" w:lineRule="exact"/>
              <w:jc w:val="center"/>
              <w:textAlignment w:val="baseline"/>
              <w:rPr>
                <w:rFonts w:ascii="Arial" w:hAnsi="Arial"/>
                <w:kern w:val="0"/>
                <w:sz w:val="20"/>
                <w:szCs w:val="20"/>
              </w:rPr>
            </w:pPr>
            <w:r>
              <w:rPr>
                <w:rFonts w:ascii="Arial" w:hAnsi="Arial"/>
                <w:i/>
                <w:kern w:val="0"/>
                <w:sz w:val="20"/>
                <w:szCs w:val="20"/>
              </w:rPr>
              <w:t>90</w:t>
            </w:r>
          </w:p>
        </w:tc>
      </w:tr>
      <w:tr w14:paraId="25CB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F5A83E1">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78263502">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Bare steel</w:t>
            </w:r>
          </w:p>
        </w:tc>
        <w:tc>
          <w:tcPr>
            <w:tcW w:w="2426" w:type="dxa"/>
            <w:gridSpan w:val="3"/>
          </w:tcPr>
          <w:p w14:paraId="711EF1F8">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A/C</w:t>
            </w:r>
          </w:p>
          <w:p w14:paraId="07080EF0">
            <w:pPr>
              <w:widowControl/>
              <w:overflowPunct w:val="0"/>
              <w:autoSpaceDE w:val="0"/>
              <w:autoSpaceDN w:val="0"/>
              <w:adjustRightInd w:val="0"/>
              <w:spacing w:line="240" w:lineRule="exact"/>
              <w:textAlignment w:val="baseline"/>
              <w:rPr>
                <w:rFonts w:ascii="Arial" w:hAnsi="Arial"/>
                <w:kern w:val="0"/>
                <w:sz w:val="20"/>
                <w:szCs w:val="20"/>
              </w:rPr>
            </w:pPr>
            <w:r>
              <w:rPr>
                <w:rFonts w:ascii="Arial" w:hAnsi="Arial"/>
                <w:kern w:val="0"/>
                <w:sz w:val="20"/>
                <w:szCs w:val="20"/>
              </w:rPr>
              <w:t>S</w:t>
            </w:r>
            <w:r>
              <w:rPr>
                <w:rFonts w:hint="eastAsia" w:ascii="Arial" w:hAnsi="Arial"/>
                <w:kern w:val="0"/>
                <w:sz w:val="20"/>
                <w:szCs w:val="20"/>
              </w:rPr>
              <w:t xml:space="preserve">ame as </w:t>
            </w:r>
            <w:r>
              <w:rPr>
                <w:rFonts w:ascii="Arial" w:hAnsi="Arial"/>
                <w:kern w:val="0"/>
                <w:sz w:val="20"/>
                <w:szCs w:val="20"/>
              </w:rPr>
              <w:t>surrounding</w:t>
            </w:r>
          </w:p>
        </w:tc>
        <w:tc>
          <w:tcPr>
            <w:tcW w:w="1510" w:type="dxa"/>
            <w:gridSpan w:val="3"/>
          </w:tcPr>
          <w:p w14:paraId="208CF063">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p w14:paraId="0F4EB299">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1EE90BE7">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150</w:t>
            </w:r>
          </w:p>
          <w:p w14:paraId="58F228C8">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50</w:t>
            </w:r>
          </w:p>
          <w:p w14:paraId="7E87A939">
            <w:pPr>
              <w:widowControl/>
              <w:overflowPunct w:val="0"/>
              <w:autoSpaceDE w:val="0"/>
              <w:autoSpaceDN w:val="0"/>
              <w:adjustRightInd w:val="0"/>
              <w:spacing w:line="240" w:lineRule="exact"/>
              <w:jc w:val="center"/>
              <w:textAlignment w:val="baseline"/>
              <w:rPr>
                <w:rFonts w:ascii="Arial" w:hAnsi="Arial"/>
                <w:kern w:val="0"/>
                <w:sz w:val="20"/>
                <w:szCs w:val="20"/>
              </w:rPr>
            </w:pPr>
            <w:r>
              <w:rPr>
                <w:rFonts w:ascii="Arial" w:hAnsi="Arial"/>
                <w:i/>
                <w:kern w:val="0"/>
                <w:sz w:val="20"/>
                <w:szCs w:val="20"/>
              </w:rPr>
              <w:t>200</w:t>
            </w:r>
          </w:p>
        </w:tc>
      </w:tr>
      <w:tr w14:paraId="72240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FE380DC">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5)</w:t>
            </w:r>
          </w:p>
        </w:tc>
        <w:tc>
          <w:tcPr>
            <w:tcW w:w="8222" w:type="dxa"/>
            <w:gridSpan w:val="12"/>
          </w:tcPr>
          <w:p w14:paraId="72B3310B">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Vent duct</w:t>
            </w:r>
          </w:p>
        </w:tc>
      </w:tr>
      <w:tr w14:paraId="6E090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81532C0">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4D950164">
            <w:pPr>
              <w:widowControl/>
              <w:overflowPunct w:val="0"/>
              <w:autoSpaceDE w:val="0"/>
              <w:autoSpaceDN w:val="0"/>
              <w:adjustRightInd w:val="0"/>
              <w:spacing w:line="240" w:lineRule="exact"/>
              <w:textAlignment w:val="baseline"/>
              <w:rPr>
                <w:rFonts w:ascii="Arial" w:hAnsi="Arial"/>
                <w:kern w:val="0"/>
                <w:sz w:val="20"/>
                <w:szCs w:val="20"/>
              </w:rPr>
            </w:pPr>
            <w:r>
              <w:rPr>
                <w:rFonts w:ascii="Arial" w:hAnsi="Arial"/>
                <w:kern w:val="0"/>
                <w:sz w:val="20"/>
                <w:szCs w:val="20"/>
              </w:rPr>
              <w:t>O</w:t>
            </w:r>
            <w:r>
              <w:rPr>
                <w:rFonts w:hint="eastAsia" w:ascii="Arial" w:hAnsi="Arial"/>
                <w:kern w:val="0"/>
                <w:sz w:val="20"/>
                <w:szCs w:val="20"/>
              </w:rPr>
              <w:t>utside</w:t>
            </w:r>
          </w:p>
        </w:tc>
        <w:tc>
          <w:tcPr>
            <w:tcW w:w="2426" w:type="dxa"/>
            <w:gridSpan w:val="3"/>
          </w:tcPr>
          <w:p w14:paraId="15AE237A">
            <w:pPr>
              <w:widowControl/>
              <w:overflowPunct w:val="0"/>
              <w:autoSpaceDE w:val="0"/>
              <w:autoSpaceDN w:val="0"/>
              <w:adjustRightInd w:val="0"/>
              <w:spacing w:line="240" w:lineRule="exact"/>
              <w:textAlignment w:val="baseline"/>
              <w:rPr>
                <w:rFonts w:ascii="Arial" w:hAnsi="Arial"/>
                <w:kern w:val="0"/>
                <w:sz w:val="20"/>
                <w:szCs w:val="20"/>
              </w:rPr>
            </w:pPr>
            <w:r>
              <w:rPr>
                <w:rFonts w:ascii="Arial" w:hAnsi="Arial"/>
                <w:kern w:val="0"/>
                <w:sz w:val="20"/>
                <w:szCs w:val="20"/>
              </w:rPr>
              <w:t>S</w:t>
            </w:r>
            <w:r>
              <w:rPr>
                <w:rFonts w:hint="eastAsia" w:ascii="Arial" w:hAnsi="Arial"/>
                <w:kern w:val="0"/>
                <w:sz w:val="20"/>
                <w:szCs w:val="20"/>
              </w:rPr>
              <w:t xml:space="preserve">ame as </w:t>
            </w:r>
            <w:r>
              <w:rPr>
                <w:rFonts w:ascii="Arial" w:hAnsi="Arial"/>
                <w:kern w:val="0"/>
                <w:sz w:val="20"/>
                <w:szCs w:val="20"/>
              </w:rPr>
              <w:t>surrounding</w:t>
            </w:r>
          </w:p>
        </w:tc>
        <w:tc>
          <w:tcPr>
            <w:tcW w:w="1510" w:type="dxa"/>
            <w:gridSpan w:val="3"/>
          </w:tcPr>
          <w:p w14:paraId="7FEA225B">
            <w:pPr>
              <w:widowControl/>
              <w:overflowPunct w:val="0"/>
              <w:autoSpaceDE w:val="0"/>
              <w:autoSpaceDN w:val="0"/>
              <w:adjustRightInd w:val="0"/>
              <w:spacing w:line="240" w:lineRule="exact"/>
              <w:jc w:val="center"/>
              <w:textAlignment w:val="baseline"/>
              <w:rPr>
                <w:rFonts w:ascii="Arial" w:hAnsi="Arial"/>
                <w:kern w:val="0"/>
                <w:sz w:val="20"/>
                <w:szCs w:val="20"/>
              </w:rPr>
            </w:pPr>
          </w:p>
        </w:tc>
        <w:tc>
          <w:tcPr>
            <w:tcW w:w="1456" w:type="dxa"/>
          </w:tcPr>
          <w:p w14:paraId="77385CFC">
            <w:pPr>
              <w:widowControl/>
              <w:overflowPunct w:val="0"/>
              <w:autoSpaceDE w:val="0"/>
              <w:autoSpaceDN w:val="0"/>
              <w:adjustRightInd w:val="0"/>
              <w:spacing w:line="240" w:lineRule="exact"/>
              <w:jc w:val="center"/>
              <w:textAlignment w:val="baseline"/>
              <w:rPr>
                <w:rFonts w:ascii="Arial" w:hAnsi="Arial"/>
                <w:i/>
                <w:kern w:val="0"/>
                <w:sz w:val="20"/>
                <w:szCs w:val="20"/>
              </w:rPr>
            </w:pPr>
          </w:p>
        </w:tc>
      </w:tr>
      <w:tr w14:paraId="2016D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0787DC19">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6D7D3EEA">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Inside</w:t>
            </w:r>
          </w:p>
        </w:tc>
        <w:tc>
          <w:tcPr>
            <w:tcW w:w="2426" w:type="dxa"/>
            <w:gridSpan w:val="3"/>
          </w:tcPr>
          <w:p w14:paraId="65BD36DA">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primer</w:t>
            </w:r>
          </w:p>
        </w:tc>
        <w:tc>
          <w:tcPr>
            <w:tcW w:w="1510" w:type="dxa"/>
            <w:gridSpan w:val="3"/>
          </w:tcPr>
          <w:p w14:paraId="79814F5B">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16F62ABC">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100</w:t>
            </w:r>
          </w:p>
        </w:tc>
      </w:tr>
      <w:tr w14:paraId="73F42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0" w:type="dxa"/>
            <w:gridSpan w:val="13"/>
          </w:tcPr>
          <w:p w14:paraId="5D54F9D6">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b/>
                <w:kern w:val="0"/>
                <w:sz w:val="20"/>
                <w:szCs w:val="20"/>
              </w:rPr>
              <w:t>Cargo areas</w:t>
            </w:r>
          </w:p>
        </w:tc>
      </w:tr>
      <w:tr w14:paraId="72CBE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7F42E279">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1)</w:t>
            </w:r>
          </w:p>
        </w:tc>
        <w:tc>
          <w:tcPr>
            <w:tcW w:w="8222" w:type="dxa"/>
            <w:gridSpan w:val="12"/>
          </w:tcPr>
          <w:p w14:paraId="76F8D155">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Cargo holds</w:t>
            </w:r>
          </w:p>
        </w:tc>
      </w:tr>
      <w:tr w14:paraId="0039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754583FA">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08CC794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Wall and overhead, hatch cover underside and cell guide</w:t>
            </w:r>
          </w:p>
        </w:tc>
        <w:tc>
          <w:tcPr>
            <w:tcW w:w="2426" w:type="dxa"/>
            <w:gridSpan w:val="3"/>
          </w:tcPr>
          <w:p w14:paraId="14846295">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A/C</w:t>
            </w:r>
          </w:p>
          <w:p w14:paraId="6EE17417">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F/C</w:t>
            </w:r>
          </w:p>
        </w:tc>
        <w:tc>
          <w:tcPr>
            <w:tcW w:w="1510" w:type="dxa"/>
            <w:gridSpan w:val="3"/>
          </w:tcPr>
          <w:p w14:paraId="438699DD">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p w14:paraId="7B8CFBA3">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2103177A">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100</w:t>
            </w:r>
          </w:p>
          <w:p w14:paraId="318D2D3A">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100</w:t>
            </w:r>
          </w:p>
          <w:p w14:paraId="0A29060A">
            <w:pPr>
              <w:widowControl/>
              <w:overflowPunct w:val="0"/>
              <w:autoSpaceDE w:val="0"/>
              <w:autoSpaceDN w:val="0"/>
              <w:adjustRightInd w:val="0"/>
              <w:spacing w:line="240" w:lineRule="exact"/>
              <w:jc w:val="center"/>
              <w:textAlignment w:val="baseline"/>
              <w:rPr>
                <w:rFonts w:ascii="Arial" w:hAnsi="Arial"/>
                <w:i/>
                <w:kern w:val="0"/>
                <w:sz w:val="20"/>
                <w:szCs w:val="20"/>
              </w:rPr>
            </w:pPr>
            <w:r>
              <w:rPr>
                <w:rFonts w:ascii="Arial" w:hAnsi="Arial"/>
                <w:i/>
                <w:kern w:val="0"/>
                <w:sz w:val="20"/>
                <w:szCs w:val="20"/>
              </w:rPr>
              <w:t>200</w:t>
            </w:r>
          </w:p>
        </w:tc>
      </w:tr>
      <w:tr w14:paraId="572DE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BF43812">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0DDF2046">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 xml:space="preserve">Hold Bottom </w:t>
            </w:r>
          </w:p>
        </w:tc>
        <w:tc>
          <w:tcPr>
            <w:tcW w:w="2426" w:type="dxa"/>
            <w:gridSpan w:val="3"/>
          </w:tcPr>
          <w:p w14:paraId="22E1CC51">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A/C (HB)</w:t>
            </w:r>
          </w:p>
          <w:p w14:paraId="082F1A9B">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F/C</w:t>
            </w:r>
          </w:p>
        </w:tc>
        <w:tc>
          <w:tcPr>
            <w:tcW w:w="1510" w:type="dxa"/>
            <w:gridSpan w:val="3"/>
          </w:tcPr>
          <w:p w14:paraId="4120F695">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p w14:paraId="2E633571">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566EF30E">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100</w:t>
            </w:r>
          </w:p>
          <w:p w14:paraId="51C1AF03">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100</w:t>
            </w:r>
          </w:p>
          <w:p w14:paraId="6F57B450">
            <w:pPr>
              <w:widowControl/>
              <w:overflowPunct w:val="0"/>
              <w:autoSpaceDE w:val="0"/>
              <w:autoSpaceDN w:val="0"/>
              <w:adjustRightInd w:val="0"/>
              <w:spacing w:line="240" w:lineRule="exact"/>
              <w:jc w:val="center"/>
              <w:textAlignment w:val="baseline"/>
              <w:rPr>
                <w:rFonts w:ascii="Arial" w:hAnsi="Arial"/>
                <w:i/>
                <w:kern w:val="0"/>
                <w:sz w:val="20"/>
                <w:szCs w:val="20"/>
              </w:rPr>
            </w:pPr>
            <w:r>
              <w:rPr>
                <w:rFonts w:ascii="Arial" w:hAnsi="Arial"/>
                <w:i/>
                <w:kern w:val="0"/>
                <w:sz w:val="20"/>
                <w:szCs w:val="20"/>
              </w:rPr>
              <w:t>200</w:t>
            </w:r>
          </w:p>
        </w:tc>
      </w:tr>
      <w:tr w14:paraId="2490B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4A90213">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04941FC5">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Bilge well</w:t>
            </w:r>
          </w:p>
        </w:tc>
        <w:tc>
          <w:tcPr>
            <w:tcW w:w="2426" w:type="dxa"/>
            <w:gridSpan w:val="3"/>
          </w:tcPr>
          <w:p w14:paraId="6360CCEB">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A/C</w:t>
            </w:r>
          </w:p>
        </w:tc>
        <w:tc>
          <w:tcPr>
            <w:tcW w:w="1510" w:type="dxa"/>
            <w:gridSpan w:val="3"/>
          </w:tcPr>
          <w:p w14:paraId="52899CE1">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w:t>
            </w:r>
          </w:p>
        </w:tc>
        <w:tc>
          <w:tcPr>
            <w:tcW w:w="1456" w:type="dxa"/>
          </w:tcPr>
          <w:p w14:paraId="1866D304">
            <w:pPr>
              <w:widowControl/>
              <w:overflowPunct w:val="0"/>
              <w:autoSpaceDE w:val="0"/>
              <w:autoSpaceDN w:val="0"/>
              <w:adjustRightInd w:val="0"/>
              <w:spacing w:line="240" w:lineRule="exact"/>
              <w:jc w:val="center"/>
              <w:textAlignment w:val="baseline"/>
              <w:rPr>
                <w:rFonts w:ascii="Arial" w:hAnsi="Arial"/>
                <w:i/>
                <w:kern w:val="0"/>
                <w:sz w:val="20"/>
                <w:szCs w:val="20"/>
              </w:rPr>
            </w:pPr>
            <w:r>
              <w:rPr>
                <w:rFonts w:ascii="Arial" w:hAnsi="Arial"/>
                <w:i/>
                <w:kern w:val="0"/>
                <w:sz w:val="20"/>
                <w:szCs w:val="20"/>
              </w:rPr>
              <w:t>300</w:t>
            </w:r>
          </w:p>
        </w:tc>
      </w:tr>
      <w:tr w14:paraId="34286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7BCE27B">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2)</w:t>
            </w:r>
          </w:p>
        </w:tc>
        <w:tc>
          <w:tcPr>
            <w:tcW w:w="2830" w:type="dxa"/>
            <w:gridSpan w:val="5"/>
          </w:tcPr>
          <w:p w14:paraId="2A166C07">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Hatch coaming</w:t>
            </w:r>
          </w:p>
        </w:tc>
        <w:tc>
          <w:tcPr>
            <w:tcW w:w="2426" w:type="dxa"/>
            <w:gridSpan w:val="3"/>
          </w:tcPr>
          <w:p w14:paraId="55777D88">
            <w:pPr>
              <w:widowControl/>
              <w:overflowPunct w:val="0"/>
              <w:autoSpaceDE w:val="0"/>
              <w:autoSpaceDN w:val="0"/>
              <w:adjustRightInd w:val="0"/>
              <w:spacing w:line="240" w:lineRule="exact"/>
              <w:textAlignment w:val="baseline"/>
              <w:rPr>
                <w:rFonts w:ascii="Arial" w:hAnsi="Arial"/>
                <w:kern w:val="0"/>
                <w:sz w:val="20"/>
                <w:szCs w:val="20"/>
              </w:rPr>
            </w:pPr>
          </w:p>
        </w:tc>
        <w:tc>
          <w:tcPr>
            <w:tcW w:w="1510" w:type="dxa"/>
            <w:gridSpan w:val="3"/>
          </w:tcPr>
          <w:p w14:paraId="2C13D942">
            <w:pPr>
              <w:widowControl/>
              <w:overflowPunct w:val="0"/>
              <w:autoSpaceDE w:val="0"/>
              <w:autoSpaceDN w:val="0"/>
              <w:adjustRightInd w:val="0"/>
              <w:spacing w:line="240" w:lineRule="exact"/>
              <w:textAlignment w:val="baseline"/>
              <w:rPr>
                <w:rFonts w:ascii="Arial" w:hAnsi="Arial"/>
                <w:kern w:val="0"/>
                <w:sz w:val="20"/>
                <w:szCs w:val="20"/>
              </w:rPr>
            </w:pPr>
          </w:p>
        </w:tc>
        <w:tc>
          <w:tcPr>
            <w:tcW w:w="1456" w:type="dxa"/>
          </w:tcPr>
          <w:p w14:paraId="4EDB7441">
            <w:pPr>
              <w:widowControl/>
              <w:overflowPunct w:val="0"/>
              <w:autoSpaceDE w:val="0"/>
              <w:autoSpaceDN w:val="0"/>
              <w:adjustRightInd w:val="0"/>
              <w:spacing w:line="240" w:lineRule="exact"/>
              <w:textAlignment w:val="baseline"/>
              <w:rPr>
                <w:rFonts w:ascii="Arial" w:hAnsi="Arial"/>
                <w:kern w:val="0"/>
                <w:sz w:val="20"/>
                <w:szCs w:val="20"/>
              </w:rPr>
            </w:pPr>
          </w:p>
        </w:tc>
      </w:tr>
      <w:tr w14:paraId="6F58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37BD989C">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36B898D1">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Outside</w:t>
            </w:r>
          </w:p>
        </w:tc>
        <w:tc>
          <w:tcPr>
            <w:tcW w:w="2426" w:type="dxa"/>
            <w:gridSpan w:val="3"/>
          </w:tcPr>
          <w:p w14:paraId="6ABF0848">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A/C</w:t>
            </w:r>
          </w:p>
          <w:p w14:paraId="3A9FB66D">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PU F/C</w:t>
            </w:r>
          </w:p>
        </w:tc>
        <w:tc>
          <w:tcPr>
            <w:tcW w:w="1510" w:type="dxa"/>
            <w:gridSpan w:val="3"/>
          </w:tcPr>
          <w:p w14:paraId="6F702C05">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w:t>
            </w:r>
          </w:p>
          <w:p w14:paraId="6BA0A899">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571B32CF">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200</w:t>
            </w:r>
          </w:p>
          <w:p w14:paraId="5C760A5A">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50</w:t>
            </w:r>
          </w:p>
          <w:p w14:paraId="39D9F0AD">
            <w:pPr>
              <w:widowControl/>
              <w:overflowPunct w:val="0"/>
              <w:autoSpaceDE w:val="0"/>
              <w:autoSpaceDN w:val="0"/>
              <w:adjustRightInd w:val="0"/>
              <w:spacing w:line="240" w:lineRule="exact"/>
              <w:jc w:val="center"/>
              <w:textAlignment w:val="baseline"/>
              <w:rPr>
                <w:rFonts w:ascii="Arial" w:hAnsi="Arial"/>
                <w:i/>
                <w:kern w:val="0"/>
                <w:sz w:val="20"/>
                <w:szCs w:val="20"/>
              </w:rPr>
            </w:pPr>
            <w:r>
              <w:rPr>
                <w:rFonts w:ascii="Arial" w:hAnsi="Arial"/>
                <w:i/>
                <w:kern w:val="0"/>
                <w:sz w:val="20"/>
                <w:szCs w:val="20"/>
              </w:rPr>
              <w:t>250</w:t>
            </w:r>
          </w:p>
        </w:tc>
      </w:tr>
      <w:tr w14:paraId="1DCCB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0F74311">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7D43E382">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Inside</w:t>
            </w:r>
          </w:p>
        </w:tc>
        <w:tc>
          <w:tcPr>
            <w:tcW w:w="2426" w:type="dxa"/>
            <w:gridSpan w:val="3"/>
          </w:tcPr>
          <w:p w14:paraId="1BA849ED">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A/C</w:t>
            </w:r>
          </w:p>
          <w:p w14:paraId="6BD19805">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F/C</w:t>
            </w:r>
          </w:p>
        </w:tc>
        <w:tc>
          <w:tcPr>
            <w:tcW w:w="1510" w:type="dxa"/>
            <w:gridSpan w:val="3"/>
          </w:tcPr>
          <w:p w14:paraId="4A57E82E">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p w14:paraId="36D30AC5">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5CD86F9D">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100</w:t>
            </w:r>
          </w:p>
          <w:p w14:paraId="763DF95F">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100</w:t>
            </w:r>
          </w:p>
          <w:p w14:paraId="1A20203E">
            <w:pPr>
              <w:widowControl/>
              <w:overflowPunct w:val="0"/>
              <w:autoSpaceDE w:val="0"/>
              <w:autoSpaceDN w:val="0"/>
              <w:adjustRightInd w:val="0"/>
              <w:spacing w:line="240" w:lineRule="exact"/>
              <w:jc w:val="center"/>
              <w:textAlignment w:val="baseline"/>
              <w:rPr>
                <w:rFonts w:ascii="Arial" w:hAnsi="Arial"/>
                <w:i/>
                <w:kern w:val="0"/>
                <w:sz w:val="20"/>
                <w:szCs w:val="20"/>
              </w:rPr>
            </w:pPr>
            <w:r>
              <w:rPr>
                <w:rFonts w:ascii="Arial" w:hAnsi="Arial"/>
                <w:i/>
                <w:kern w:val="0"/>
                <w:sz w:val="20"/>
                <w:szCs w:val="20"/>
              </w:rPr>
              <w:t>200</w:t>
            </w:r>
          </w:p>
        </w:tc>
      </w:tr>
      <w:tr w14:paraId="51519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4B80F47">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3)</w:t>
            </w:r>
          </w:p>
        </w:tc>
        <w:tc>
          <w:tcPr>
            <w:tcW w:w="2830" w:type="dxa"/>
            <w:gridSpan w:val="5"/>
          </w:tcPr>
          <w:p w14:paraId="414DBDEF">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Transverse box inside in way of bulkhead</w:t>
            </w:r>
          </w:p>
        </w:tc>
        <w:tc>
          <w:tcPr>
            <w:tcW w:w="2426" w:type="dxa"/>
            <w:gridSpan w:val="3"/>
          </w:tcPr>
          <w:p w14:paraId="1027E93C">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A/C</w:t>
            </w:r>
          </w:p>
        </w:tc>
        <w:tc>
          <w:tcPr>
            <w:tcW w:w="1510" w:type="dxa"/>
            <w:gridSpan w:val="3"/>
          </w:tcPr>
          <w:p w14:paraId="0776A6B9">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3ABCEA82">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150</w:t>
            </w:r>
          </w:p>
        </w:tc>
      </w:tr>
      <w:tr w14:paraId="40BB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8930" w:type="dxa"/>
            <w:gridSpan w:val="13"/>
          </w:tcPr>
          <w:p w14:paraId="4B4DFB30">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b/>
                <w:kern w:val="0"/>
                <w:sz w:val="20"/>
                <w:szCs w:val="20"/>
              </w:rPr>
              <w:t>Accommodation areas</w:t>
            </w:r>
          </w:p>
        </w:tc>
      </w:tr>
      <w:tr w14:paraId="233A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08" w:type="dxa"/>
          </w:tcPr>
          <w:p w14:paraId="6C2CE068">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1)</w:t>
            </w:r>
          </w:p>
        </w:tc>
        <w:tc>
          <w:tcPr>
            <w:tcW w:w="8222" w:type="dxa"/>
            <w:gridSpan w:val="12"/>
          </w:tcPr>
          <w:p w14:paraId="6F76500E">
            <w:pPr>
              <w:widowControl/>
              <w:overflowPunct w:val="0"/>
              <w:autoSpaceDE w:val="0"/>
              <w:autoSpaceDN w:val="0"/>
              <w:adjustRightInd w:val="0"/>
              <w:spacing w:line="240" w:lineRule="exact"/>
              <w:textAlignment w:val="baseline"/>
              <w:rPr>
                <w:rFonts w:ascii="Arial" w:hAnsi="Arial"/>
                <w:b/>
                <w:kern w:val="0"/>
                <w:sz w:val="20"/>
                <w:szCs w:val="20"/>
              </w:rPr>
            </w:pPr>
            <w:r>
              <w:rPr>
                <w:rFonts w:hint="eastAsia" w:ascii="Arial" w:hAnsi="Arial"/>
                <w:kern w:val="0"/>
                <w:sz w:val="20"/>
                <w:szCs w:val="20"/>
              </w:rPr>
              <w:t>Accommodation and store</w:t>
            </w:r>
          </w:p>
        </w:tc>
      </w:tr>
      <w:tr w14:paraId="3B2C5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8" w:type="dxa"/>
            <w:vMerge w:val="restart"/>
          </w:tcPr>
          <w:p w14:paraId="593D78EF">
            <w:pPr>
              <w:widowControl/>
              <w:overflowPunct w:val="0"/>
              <w:autoSpaceDE w:val="0"/>
              <w:autoSpaceDN w:val="0"/>
              <w:adjustRightInd w:val="0"/>
              <w:spacing w:line="240" w:lineRule="exact"/>
              <w:textAlignment w:val="baseline"/>
              <w:rPr>
                <w:rFonts w:ascii="Arial" w:hAnsi="Arial"/>
                <w:kern w:val="0"/>
                <w:sz w:val="20"/>
                <w:szCs w:val="20"/>
              </w:rPr>
            </w:pPr>
          </w:p>
        </w:tc>
        <w:tc>
          <w:tcPr>
            <w:tcW w:w="906" w:type="dxa"/>
            <w:vMerge w:val="restart"/>
          </w:tcPr>
          <w:p w14:paraId="3CE6D64E">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Wall and overhead</w:t>
            </w:r>
          </w:p>
        </w:tc>
        <w:tc>
          <w:tcPr>
            <w:tcW w:w="1924" w:type="dxa"/>
            <w:gridSpan w:val="4"/>
          </w:tcPr>
          <w:p w14:paraId="68D4E9D0">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Bare steel</w:t>
            </w:r>
          </w:p>
        </w:tc>
        <w:tc>
          <w:tcPr>
            <w:tcW w:w="2426" w:type="dxa"/>
            <w:gridSpan w:val="3"/>
          </w:tcPr>
          <w:p w14:paraId="0B3FAC61">
            <w:pPr>
              <w:widowControl/>
              <w:overflowPunct w:val="0"/>
              <w:autoSpaceDE w:val="0"/>
              <w:autoSpaceDN w:val="0"/>
              <w:adjustRightInd w:val="0"/>
              <w:spacing w:line="240" w:lineRule="exact"/>
              <w:textAlignment w:val="baseline"/>
              <w:rPr>
                <w:rFonts w:ascii="Arial" w:hAnsi="Arial"/>
                <w:kern w:val="0"/>
                <w:sz w:val="20"/>
                <w:szCs w:val="20"/>
                <w:lang w:val="da-DK"/>
              </w:rPr>
            </w:pPr>
            <w:r>
              <w:rPr>
                <w:rFonts w:hint="eastAsia" w:ascii="Arial" w:hAnsi="Arial"/>
                <w:kern w:val="0"/>
                <w:sz w:val="20"/>
                <w:szCs w:val="20"/>
                <w:lang w:val="da-DK"/>
              </w:rPr>
              <w:t>Epoxy primer/finish</w:t>
            </w:r>
          </w:p>
        </w:tc>
        <w:tc>
          <w:tcPr>
            <w:tcW w:w="1510" w:type="dxa"/>
            <w:gridSpan w:val="3"/>
          </w:tcPr>
          <w:p w14:paraId="09D8FB01">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p w14:paraId="49FCE1C7">
            <w:pPr>
              <w:widowControl/>
              <w:overflowPunct w:val="0"/>
              <w:autoSpaceDE w:val="0"/>
              <w:autoSpaceDN w:val="0"/>
              <w:adjustRightInd w:val="0"/>
              <w:spacing w:line="240" w:lineRule="exact"/>
              <w:jc w:val="center"/>
              <w:textAlignment w:val="baseline"/>
              <w:rPr>
                <w:rFonts w:ascii="Arial" w:hAnsi="Arial"/>
                <w:kern w:val="0"/>
                <w:sz w:val="20"/>
                <w:szCs w:val="20"/>
              </w:rPr>
            </w:pPr>
          </w:p>
        </w:tc>
        <w:tc>
          <w:tcPr>
            <w:tcW w:w="1456" w:type="dxa"/>
          </w:tcPr>
          <w:p w14:paraId="6FB69CCF">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120</w:t>
            </w:r>
          </w:p>
        </w:tc>
      </w:tr>
      <w:tr w14:paraId="12DCC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8" w:type="dxa"/>
            <w:vMerge w:val="continue"/>
          </w:tcPr>
          <w:p w14:paraId="63D17DE0">
            <w:pPr>
              <w:widowControl/>
              <w:overflowPunct w:val="0"/>
              <w:autoSpaceDE w:val="0"/>
              <w:autoSpaceDN w:val="0"/>
              <w:adjustRightInd w:val="0"/>
              <w:spacing w:line="240" w:lineRule="exact"/>
              <w:textAlignment w:val="baseline"/>
              <w:rPr>
                <w:rFonts w:ascii="Arial" w:hAnsi="Arial"/>
                <w:kern w:val="0"/>
                <w:sz w:val="20"/>
                <w:szCs w:val="20"/>
              </w:rPr>
            </w:pPr>
          </w:p>
        </w:tc>
        <w:tc>
          <w:tcPr>
            <w:tcW w:w="906" w:type="dxa"/>
            <w:vMerge w:val="continue"/>
          </w:tcPr>
          <w:p w14:paraId="4BEFA4E9">
            <w:pPr>
              <w:widowControl/>
              <w:overflowPunct w:val="0"/>
              <w:autoSpaceDE w:val="0"/>
              <w:autoSpaceDN w:val="0"/>
              <w:adjustRightInd w:val="0"/>
              <w:spacing w:line="240" w:lineRule="exact"/>
              <w:textAlignment w:val="baseline"/>
              <w:rPr>
                <w:rFonts w:ascii="Arial" w:hAnsi="Arial"/>
                <w:kern w:val="0"/>
                <w:sz w:val="20"/>
                <w:szCs w:val="20"/>
              </w:rPr>
            </w:pPr>
          </w:p>
        </w:tc>
        <w:tc>
          <w:tcPr>
            <w:tcW w:w="1924" w:type="dxa"/>
            <w:gridSpan w:val="4"/>
          </w:tcPr>
          <w:p w14:paraId="1703F10B">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Behind lining/insulation</w:t>
            </w:r>
          </w:p>
        </w:tc>
        <w:tc>
          <w:tcPr>
            <w:tcW w:w="5392" w:type="dxa"/>
            <w:gridSpan w:val="7"/>
          </w:tcPr>
          <w:p w14:paraId="59EB3745">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lang w:val="da-DK"/>
              </w:rPr>
              <w:t>Epoxy primer/finish</w:t>
            </w:r>
            <w:r>
              <w:rPr>
                <w:rFonts w:hint="eastAsia" w:ascii="Arial" w:hAnsi="Arial"/>
                <w:kern w:val="0"/>
                <w:sz w:val="20"/>
                <w:szCs w:val="20"/>
              </w:rPr>
              <w:t xml:space="preserve">             1             80</w:t>
            </w:r>
          </w:p>
        </w:tc>
      </w:tr>
      <w:tr w14:paraId="590E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8" w:type="dxa"/>
            <w:vMerge w:val="restart"/>
          </w:tcPr>
          <w:p w14:paraId="7329EB09">
            <w:pPr>
              <w:widowControl/>
              <w:overflowPunct w:val="0"/>
              <w:autoSpaceDE w:val="0"/>
              <w:autoSpaceDN w:val="0"/>
              <w:adjustRightInd w:val="0"/>
              <w:spacing w:line="240" w:lineRule="exact"/>
              <w:textAlignment w:val="baseline"/>
              <w:rPr>
                <w:rFonts w:ascii="Arial" w:hAnsi="Arial"/>
                <w:kern w:val="0"/>
                <w:sz w:val="20"/>
                <w:szCs w:val="20"/>
              </w:rPr>
            </w:pPr>
          </w:p>
        </w:tc>
        <w:tc>
          <w:tcPr>
            <w:tcW w:w="906" w:type="dxa"/>
            <w:vMerge w:val="restart"/>
          </w:tcPr>
          <w:p w14:paraId="51D8B49D">
            <w:pPr>
              <w:widowControl/>
              <w:overflowPunct w:val="0"/>
              <w:autoSpaceDE w:val="0"/>
              <w:autoSpaceDN w:val="0"/>
              <w:adjustRightInd w:val="0"/>
              <w:spacing w:line="240" w:lineRule="exact"/>
              <w:textAlignment w:val="baseline"/>
              <w:rPr>
                <w:rFonts w:ascii="Arial" w:hAnsi="Arial"/>
                <w:kern w:val="0"/>
                <w:sz w:val="20"/>
                <w:szCs w:val="20"/>
              </w:rPr>
            </w:pPr>
            <w:r>
              <w:rPr>
                <w:rFonts w:ascii="Arial" w:hAnsi="Arial"/>
                <w:kern w:val="0"/>
                <w:sz w:val="20"/>
                <w:szCs w:val="20"/>
              </w:rPr>
              <w:t>Floor head</w:t>
            </w:r>
          </w:p>
        </w:tc>
        <w:tc>
          <w:tcPr>
            <w:tcW w:w="1924" w:type="dxa"/>
            <w:gridSpan w:val="4"/>
          </w:tcPr>
          <w:p w14:paraId="16915CA9">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Bare steel</w:t>
            </w:r>
          </w:p>
        </w:tc>
        <w:tc>
          <w:tcPr>
            <w:tcW w:w="2426" w:type="dxa"/>
            <w:gridSpan w:val="3"/>
          </w:tcPr>
          <w:p w14:paraId="3BE1FC2A">
            <w:pPr>
              <w:widowControl/>
              <w:overflowPunct w:val="0"/>
              <w:autoSpaceDE w:val="0"/>
              <w:autoSpaceDN w:val="0"/>
              <w:adjustRightInd w:val="0"/>
              <w:spacing w:line="240" w:lineRule="exact"/>
              <w:textAlignment w:val="baseline"/>
              <w:rPr>
                <w:rFonts w:ascii="Arial" w:hAnsi="Arial"/>
                <w:kern w:val="0"/>
                <w:sz w:val="20"/>
                <w:szCs w:val="20"/>
                <w:lang w:val="da-DK"/>
              </w:rPr>
            </w:pPr>
            <w:r>
              <w:rPr>
                <w:rFonts w:hint="eastAsia" w:ascii="Arial" w:hAnsi="Arial"/>
                <w:kern w:val="0"/>
                <w:sz w:val="20"/>
                <w:szCs w:val="20"/>
                <w:lang w:val="da-DK"/>
              </w:rPr>
              <w:t>Epoxy primer/finish</w:t>
            </w:r>
          </w:p>
        </w:tc>
        <w:tc>
          <w:tcPr>
            <w:tcW w:w="1510" w:type="dxa"/>
            <w:gridSpan w:val="3"/>
          </w:tcPr>
          <w:p w14:paraId="05EE1B3C">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p w14:paraId="44B7AB67">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1890309F">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80</w:t>
            </w:r>
          </w:p>
          <w:p w14:paraId="552BB7E1">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40</w:t>
            </w:r>
          </w:p>
          <w:p w14:paraId="0BB757FA">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120</w:t>
            </w:r>
          </w:p>
        </w:tc>
      </w:tr>
      <w:tr w14:paraId="7D641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8" w:type="dxa"/>
            <w:vMerge w:val="continue"/>
          </w:tcPr>
          <w:p w14:paraId="0BCFCED3">
            <w:pPr>
              <w:widowControl/>
              <w:overflowPunct w:val="0"/>
              <w:autoSpaceDE w:val="0"/>
              <w:autoSpaceDN w:val="0"/>
              <w:adjustRightInd w:val="0"/>
              <w:spacing w:line="240" w:lineRule="exact"/>
              <w:textAlignment w:val="baseline"/>
              <w:rPr>
                <w:rFonts w:ascii="Arial" w:hAnsi="Arial"/>
                <w:kern w:val="0"/>
                <w:sz w:val="20"/>
                <w:szCs w:val="20"/>
              </w:rPr>
            </w:pPr>
          </w:p>
        </w:tc>
        <w:tc>
          <w:tcPr>
            <w:tcW w:w="906" w:type="dxa"/>
            <w:vMerge w:val="continue"/>
          </w:tcPr>
          <w:p w14:paraId="03FFD443">
            <w:pPr>
              <w:widowControl/>
              <w:overflowPunct w:val="0"/>
              <w:autoSpaceDE w:val="0"/>
              <w:autoSpaceDN w:val="0"/>
              <w:adjustRightInd w:val="0"/>
              <w:spacing w:line="240" w:lineRule="exact"/>
              <w:textAlignment w:val="baseline"/>
              <w:rPr>
                <w:rFonts w:ascii="Arial" w:hAnsi="Arial"/>
                <w:kern w:val="0"/>
                <w:sz w:val="20"/>
                <w:szCs w:val="20"/>
              </w:rPr>
            </w:pPr>
          </w:p>
        </w:tc>
        <w:tc>
          <w:tcPr>
            <w:tcW w:w="1924" w:type="dxa"/>
            <w:gridSpan w:val="4"/>
          </w:tcPr>
          <w:p w14:paraId="6E78167F">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Under covering</w:t>
            </w:r>
          </w:p>
        </w:tc>
        <w:tc>
          <w:tcPr>
            <w:tcW w:w="5392" w:type="dxa"/>
            <w:gridSpan w:val="7"/>
          </w:tcPr>
          <w:p w14:paraId="116A6350">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No coating (Shop-priming)</w:t>
            </w:r>
          </w:p>
        </w:tc>
      </w:tr>
      <w:tr w14:paraId="7B50F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F35A410">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2)</w:t>
            </w:r>
          </w:p>
        </w:tc>
        <w:tc>
          <w:tcPr>
            <w:tcW w:w="2830" w:type="dxa"/>
            <w:gridSpan w:val="5"/>
          </w:tcPr>
          <w:p w14:paraId="59B07ED2">
            <w:pPr>
              <w:widowControl/>
              <w:overflowPunct w:val="0"/>
              <w:autoSpaceDE w:val="0"/>
              <w:autoSpaceDN w:val="0"/>
              <w:adjustRightInd w:val="0"/>
              <w:spacing w:line="240" w:lineRule="exact"/>
              <w:jc w:val="left"/>
              <w:textAlignment w:val="baseline"/>
              <w:rPr>
                <w:rFonts w:ascii="Arial" w:hAnsi="Arial"/>
                <w:kern w:val="0"/>
                <w:sz w:val="20"/>
                <w:szCs w:val="20"/>
              </w:rPr>
            </w:pPr>
            <w:r>
              <w:rPr>
                <w:rFonts w:hint="eastAsia" w:ascii="Arial" w:hAnsi="Arial"/>
                <w:kern w:val="0"/>
                <w:sz w:val="20"/>
                <w:szCs w:val="20"/>
              </w:rPr>
              <w:t>Refrigerated provision chamber converter room</w:t>
            </w:r>
          </w:p>
        </w:tc>
        <w:tc>
          <w:tcPr>
            <w:tcW w:w="2426" w:type="dxa"/>
            <w:gridSpan w:val="3"/>
          </w:tcPr>
          <w:p w14:paraId="217192F8">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lang w:val="da-DK"/>
              </w:rPr>
              <w:t>Epoxy primer/finish</w:t>
            </w:r>
          </w:p>
        </w:tc>
        <w:tc>
          <w:tcPr>
            <w:tcW w:w="1510" w:type="dxa"/>
            <w:gridSpan w:val="3"/>
          </w:tcPr>
          <w:p w14:paraId="30C6D3AD">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4C7056CF">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125</w:t>
            </w:r>
          </w:p>
        </w:tc>
      </w:tr>
      <w:tr w14:paraId="1209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0" w:type="dxa"/>
            <w:gridSpan w:val="13"/>
          </w:tcPr>
          <w:p w14:paraId="399C5609">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b/>
                <w:kern w:val="0"/>
                <w:sz w:val="20"/>
                <w:szCs w:val="20"/>
              </w:rPr>
              <w:t>Engine room and steering gear room</w:t>
            </w:r>
          </w:p>
        </w:tc>
      </w:tr>
      <w:tr w14:paraId="5EB9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7D888BE9">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1)</w:t>
            </w:r>
          </w:p>
        </w:tc>
        <w:tc>
          <w:tcPr>
            <w:tcW w:w="2830" w:type="dxa"/>
            <w:gridSpan w:val="5"/>
          </w:tcPr>
          <w:p w14:paraId="4C70E2AD">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Wall and overhead</w:t>
            </w:r>
          </w:p>
        </w:tc>
        <w:tc>
          <w:tcPr>
            <w:tcW w:w="2426" w:type="dxa"/>
            <w:gridSpan w:val="3"/>
          </w:tcPr>
          <w:p w14:paraId="19F38E54">
            <w:pPr>
              <w:widowControl/>
              <w:overflowPunct w:val="0"/>
              <w:autoSpaceDE w:val="0"/>
              <w:autoSpaceDN w:val="0"/>
              <w:adjustRightInd w:val="0"/>
              <w:spacing w:line="240" w:lineRule="exact"/>
              <w:textAlignment w:val="baseline"/>
              <w:rPr>
                <w:rFonts w:ascii="Arial" w:hAnsi="Arial"/>
                <w:kern w:val="0"/>
                <w:sz w:val="20"/>
                <w:szCs w:val="20"/>
                <w:lang w:val="da-DK"/>
              </w:rPr>
            </w:pPr>
            <w:r>
              <w:rPr>
                <w:rFonts w:hint="eastAsia" w:ascii="Arial" w:hAnsi="Arial"/>
                <w:kern w:val="0"/>
                <w:sz w:val="20"/>
                <w:szCs w:val="20"/>
                <w:lang w:val="da-DK"/>
              </w:rPr>
              <w:t>Epoxy primer/finish</w:t>
            </w:r>
          </w:p>
        </w:tc>
        <w:tc>
          <w:tcPr>
            <w:tcW w:w="1510" w:type="dxa"/>
            <w:gridSpan w:val="3"/>
          </w:tcPr>
          <w:p w14:paraId="6A870F1C">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5734B258">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120</w:t>
            </w:r>
          </w:p>
        </w:tc>
      </w:tr>
      <w:tr w14:paraId="26E17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FEE46DA">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2)</w:t>
            </w:r>
          </w:p>
        </w:tc>
        <w:tc>
          <w:tcPr>
            <w:tcW w:w="2830" w:type="dxa"/>
            <w:gridSpan w:val="5"/>
          </w:tcPr>
          <w:p w14:paraId="01A11A2A">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Deck and flat</w:t>
            </w:r>
          </w:p>
        </w:tc>
        <w:tc>
          <w:tcPr>
            <w:tcW w:w="2426" w:type="dxa"/>
            <w:gridSpan w:val="3"/>
          </w:tcPr>
          <w:p w14:paraId="7CC78ADC">
            <w:pPr>
              <w:widowControl/>
              <w:overflowPunct w:val="0"/>
              <w:autoSpaceDE w:val="0"/>
              <w:autoSpaceDN w:val="0"/>
              <w:adjustRightInd w:val="0"/>
              <w:spacing w:line="240" w:lineRule="exact"/>
              <w:textAlignment w:val="baseline"/>
              <w:rPr>
                <w:rFonts w:ascii="Arial" w:hAnsi="Arial"/>
                <w:kern w:val="0"/>
                <w:sz w:val="20"/>
                <w:szCs w:val="20"/>
                <w:lang w:val="da-DK"/>
              </w:rPr>
            </w:pPr>
            <w:r>
              <w:rPr>
                <w:rFonts w:hint="eastAsia" w:ascii="Arial" w:hAnsi="Arial"/>
                <w:kern w:val="0"/>
                <w:sz w:val="20"/>
                <w:szCs w:val="20"/>
                <w:lang w:val="da-DK"/>
              </w:rPr>
              <w:t>Epoxy primer/finish</w:t>
            </w:r>
          </w:p>
        </w:tc>
        <w:tc>
          <w:tcPr>
            <w:tcW w:w="1510" w:type="dxa"/>
            <w:gridSpan w:val="3"/>
          </w:tcPr>
          <w:p w14:paraId="7548BB75">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p w14:paraId="794E7109">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1BF87EF1">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80</w:t>
            </w:r>
          </w:p>
          <w:p w14:paraId="1F704C2D">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40</w:t>
            </w:r>
          </w:p>
          <w:p w14:paraId="4F630585">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120</w:t>
            </w:r>
          </w:p>
        </w:tc>
      </w:tr>
      <w:tr w14:paraId="3B8E2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069B22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3)</w:t>
            </w:r>
          </w:p>
        </w:tc>
        <w:tc>
          <w:tcPr>
            <w:tcW w:w="2830" w:type="dxa"/>
            <w:gridSpan w:val="5"/>
          </w:tcPr>
          <w:p w14:paraId="75DB6F52">
            <w:pPr>
              <w:widowControl/>
              <w:overflowPunct w:val="0"/>
              <w:autoSpaceDE w:val="0"/>
              <w:autoSpaceDN w:val="0"/>
              <w:adjustRightInd w:val="0"/>
              <w:spacing w:line="240" w:lineRule="exact"/>
              <w:jc w:val="left"/>
              <w:textAlignment w:val="baseline"/>
              <w:rPr>
                <w:rFonts w:ascii="Arial" w:hAnsi="Arial"/>
                <w:kern w:val="0"/>
                <w:sz w:val="20"/>
                <w:szCs w:val="20"/>
              </w:rPr>
            </w:pPr>
            <w:r>
              <w:rPr>
                <w:rFonts w:hint="eastAsia" w:ascii="Arial" w:hAnsi="Arial"/>
                <w:kern w:val="0"/>
                <w:sz w:val="20"/>
                <w:szCs w:val="20"/>
              </w:rPr>
              <w:t>Tank top (below lowest gratings)</w:t>
            </w:r>
          </w:p>
        </w:tc>
        <w:tc>
          <w:tcPr>
            <w:tcW w:w="2426" w:type="dxa"/>
            <w:gridSpan w:val="3"/>
          </w:tcPr>
          <w:p w14:paraId="245626ED">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primer</w:t>
            </w:r>
          </w:p>
          <w:p w14:paraId="5522065F">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F/C</w:t>
            </w:r>
          </w:p>
        </w:tc>
        <w:tc>
          <w:tcPr>
            <w:tcW w:w="1510" w:type="dxa"/>
            <w:gridSpan w:val="3"/>
          </w:tcPr>
          <w:p w14:paraId="633257F0">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p w14:paraId="1AC99981">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65E3C3AB">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100</w:t>
            </w:r>
          </w:p>
          <w:p w14:paraId="502191B0">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100</w:t>
            </w:r>
          </w:p>
          <w:p w14:paraId="71BE79DD">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200</w:t>
            </w:r>
          </w:p>
        </w:tc>
      </w:tr>
      <w:tr w14:paraId="7E0B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E9DDAED">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4)</w:t>
            </w:r>
          </w:p>
        </w:tc>
        <w:tc>
          <w:tcPr>
            <w:tcW w:w="2830" w:type="dxa"/>
            <w:gridSpan w:val="5"/>
          </w:tcPr>
          <w:p w14:paraId="156E6A81">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Behind lining</w:t>
            </w:r>
          </w:p>
        </w:tc>
        <w:tc>
          <w:tcPr>
            <w:tcW w:w="2426" w:type="dxa"/>
            <w:gridSpan w:val="3"/>
          </w:tcPr>
          <w:p w14:paraId="2CFE35C4">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lang w:val="da-DK"/>
              </w:rPr>
              <w:t>Epoxy primer/finish</w:t>
            </w:r>
          </w:p>
        </w:tc>
        <w:tc>
          <w:tcPr>
            <w:tcW w:w="1510" w:type="dxa"/>
            <w:gridSpan w:val="3"/>
          </w:tcPr>
          <w:p w14:paraId="46E73FA3">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5A94587A">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80</w:t>
            </w:r>
          </w:p>
        </w:tc>
      </w:tr>
      <w:tr w14:paraId="33FA1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0" w:type="dxa"/>
            <w:gridSpan w:val="13"/>
          </w:tcPr>
          <w:p w14:paraId="11CD50E8">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b/>
                <w:kern w:val="0"/>
                <w:sz w:val="20"/>
                <w:szCs w:val="20"/>
              </w:rPr>
              <w:t>Tanks</w:t>
            </w:r>
          </w:p>
        </w:tc>
      </w:tr>
      <w:tr w14:paraId="0342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06C66C57">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1)</w:t>
            </w:r>
          </w:p>
        </w:tc>
        <w:tc>
          <w:tcPr>
            <w:tcW w:w="2830" w:type="dxa"/>
            <w:gridSpan w:val="5"/>
          </w:tcPr>
          <w:p w14:paraId="45F255DD">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Water ballast tanks</w:t>
            </w:r>
          </w:p>
        </w:tc>
        <w:tc>
          <w:tcPr>
            <w:tcW w:w="3936" w:type="dxa"/>
            <w:gridSpan w:val="6"/>
          </w:tcPr>
          <w:p w14:paraId="4C491FB6">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as per PSPC Standard with approved coating system</w:t>
            </w:r>
          </w:p>
          <w:p w14:paraId="4B6E7F0F">
            <w:pPr>
              <w:widowControl/>
              <w:overflowPunct w:val="0"/>
              <w:autoSpaceDE w:val="0"/>
              <w:autoSpaceDN w:val="0"/>
              <w:adjustRightInd w:val="0"/>
              <w:spacing w:line="240" w:lineRule="exact"/>
              <w:jc w:val="center"/>
              <w:textAlignment w:val="baseline"/>
              <w:rPr>
                <w:rFonts w:ascii="Arial" w:hAnsi="Arial"/>
                <w:kern w:val="0"/>
                <w:sz w:val="20"/>
                <w:szCs w:val="20"/>
              </w:rPr>
            </w:pPr>
          </w:p>
        </w:tc>
        <w:tc>
          <w:tcPr>
            <w:tcW w:w="1456" w:type="dxa"/>
          </w:tcPr>
          <w:p w14:paraId="3697DD23">
            <w:pPr>
              <w:widowControl/>
              <w:overflowPunct w:val="0"/>
              <w:autoSpaceDE w:val="0"/>
              <w:autoSpaceDN w:val="0"/>
              <w:adjustRightInd w:val="0"/>
              <w:spacing w:line="240" w:lineRule="exact"/>
              <w:jc w:val="center"/>
              <w:textAlignment w:val="baseline"/>
              <w:rPr>
                <w:rFonts w:ascii="Arial" w:hAnsi="Arial"/>
                <w:i/>
                <w:kern w:val="0"/>
                <w:sz w:val="20"/>
                <w:szCs w:val="20"/>
              </w:rPr>
            </w:pPr>
            <w:r>
              <w:rPr>
                <w:rFonts w:ascii="Arial" w:hAnsi="Arial"/>
                <w:i/>
                <w:kern w:val="0"/>
                <w:sz w:val="20"/>
                <w:szCs w:val="20"/>
              </w:rPr>
              <w:t>320</w:t>
            </w:r>
          </w:p>
        </w:tc>
      </w:tr>
      <w:tr w14:paraId="2B53B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758C9E8">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2)</w:t>
            </w:r>
          </w:p>
        </w:tc>
        <w:tc>
          <w:tcPr>
            <w:tcW w:w="2830" w:type="dxa"/>
            <w:gridSpan w:val="5"/>
          </w:tcPr>
          <w:p w14:paraId="695017AE">
            <w:pPr>
              <w:widowControl/>
              <w:overflowPunct w:val="0"/>
              <w:autoSpaceDE w:val="0"/>
              <w:autoSpaceDN w:val="0"/>
              <w:adjustRightInd w:val="0"/>
              <w:spacing w:line="240" w:lineRule="exact"/>
              <w:jc w:val="left"/>
              <w:textAlignment w:val="baseline"/>
              <w:rPr>
                <w:rFonts w:ascii="Arial" w:hAnsi="Arial"/>
                <w:kern w:val="0"/>
                <w:sz w:val="20"/>
                <w:szCs w:val="20"/>
              </w:rPr>
            </w:pPr>
            <w:r>
              <w:rPr>
                <w:rFonts w:hint="eastAsia" w:ascii="Arial" w:hAnsi="Arial"/>
                <w:kern w:val="0"/>
                <w:sz w:val="20"/>
                <w:szCs w:val="20"/>
              </w:rPr>
              <w:t>Fresh water/drinking water tanks</w:t>
            </w:r>
          </w:p>
        </w:tc>
        <w:tc>
          <w:tcPr>
            <w:tcW w:w="2426" w:type="dxa"/>
            <w:gridSpan w:val="3"/>
          </w:tcPr>
          <w:p w14:paraId="6A6B1A99">
            <w:pPr>
              <w:widowControl/>
              <w:overflowPunct w:val="0"/>
              <w:autoSpaceDE w:val="0"/>
              <w:autoSpaceDN w:val="0"/>
              <w:adjustRightInd w:val="0"/>
              <w:spacing w:line="240" w:lineRule="exact"/>
              <w:textAlignment w:val="baseline"/>
              <w:rPr>
                <w:rFonts w:ascii="Arial" w:hAnsi="Arial"/>
                <w:kern w:val="0"/>
                <w:sz w:val="20"/>
                <w:szCs w:val="20"/>
              </w:rPr>
            </w:pPr>
            <w:r>
              <w:rPr>
                <w:rFonts w:ascii="Arial" w:hAnsi="Arial"/>
                <w:kern w:val="0"/>
                <w:sz w:val="20"/>
                <w:szCs w:val="20"/>
              </w:rPr>
              <w:t>H</w:t>
            </w:r>
            <w:r>
              <w:rPr>
                <w:rFonts w:hint="eastAsia" w:ascii="Arial" w:hAnsi="Arial"/>
                <w:kern w:val="0"/>
                <w:sz w:val="20"/>
                <w:szCs w:val="20"/>
              </w:rPr>
              <w:t>olding primer 40 at block stage</w:t>
            </w:r>
          </w:p>
          <w:p w14:paraId="219FC258">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Pure epoxy (Solvent Free)</w:t>
            </w:r>
          </w:p>
        </w:tc>
        <w:tc>
          <w:tcPr>
            <w:tcW w:w="1510" w:type="dxa"/>
            <w:gridSpan w:val="3"/>
          </w:tcPr>
          <w:p w14:paraId="1EDCF6AF">
            <w:pPr>
              <w:widowControl/>
              <w:overflowPunct w:val="0"/>
              <w:autoSpaceDE w:val="0"/>
              <w:autoSpaceDN w:val="0"/>
              <w:adjustRightInd w:val="0"/>
              <w:spacing w:line="240" w:lineRule="exact"/>
              <w:jc w:val="center"/>
              <w:textAlignment w:val="baseline"/>
              <w:rPr>
                <w:rFonts w:ascii="Arial" w:hAnsi="Arial"/>
                <w:kern w:val="0"/>
                <w:sz w:val="20"/>
                <w:szCs w:val="20"/>
              </w:rPr>
            </w:pPr>
          </w:p>
          <w:p w14:paraId="7E4849B6">
            <w:pPr>
              <w:widowControl/>
              <w:overflowPunct w:val="0"/>
              <w:autoSpaceDE w:val="0"/>
              <w:autoSpaceDN w:val="0"/>
              <w:adjustRightInd w:val="0"/>
              <w:spacing w:line="240" w:lineRule="exact"/>
              <w:jc w:val="center"/>
              <w:textAlignment w:val="baseline"/>
              <w:rPr>
                <w:rFonts w:ascii="Arial" w:hAnsi="Arial"/>
                <w:kern w:val="0"/>
                <w:sz w:val="20"/>
                <w:szCs w:val="20"/>
              </w:rPr>
            </w:pPr>
          </w:p>
          <w:p w14:paraId="0F17499A">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2796F7B7">
            <w:pPr>
              <w:widowControl/>
              <w:overflowPunct w:val="0"/>
              <w:autoSpaceDE w:val="0"/>
              <w:autoSpaceDN w:val="0"/>
              <w:adjustRightInd w:val="0"/>
              <w:spacing w:line="240" w:lineRule="exact"/>
              <w:jc w:val="center"/>
              <w:textAlignment w:val="baseline"/>
              <w:rPr>
                <w:rFonts w:ascii="Arial" w:hAnsi="Arial"/>
                <w:b/>
                <w:i/>
                <w:kern w:val="0"/>
                <w:sz w:val="20"/>
                <w:szCs w:val="20"/>
              </w:rPr>
            </w:pPr>
          </w:p>
          <w:p w14:paraId="1DA854F2">
            <w:pPr>
              <w:widowControl/>
              <w:overflowPunct w:val="0"/>
              <w:autoSpaceDE w:val="0"/>
              <w:autoSpaceDN w:val="0"/>
              <w:adjustRightInd w:val="0"/>
              <w:spacing w:line="240" w:lineRule="exact"/>
              <w:jc w:val="center"/>
              <w:textAlignment w:val="baseline"/>
              <w:rPr>
                <w:rFonts w:ascii="Arial" w:hAnsi="Arial"/>
                <w:b/>
                <w:i/>
                <w:kern w:val="0"/>
                <w:sz w:val="20"/>
                <w:szCs w:val="20"/>
              </w:rPr>
            </w:pPr>
          </w:p>
          <w:p w14:paraId="1489D84B">
            <w:pPr>
              <w:widowControl/>
              <w:overflowPunct w:val="0"/>
              <w:autoSpaceDE w:val="0"/>
              <w:autoSpaceDN w:val="0"/>
              <w:adjustRightInd w:val="0"/>
              <w:spacing w:line="240" w:lineRule="exact"/>
              <w:ind w:firstLine="588" w:firstLineChars="294"/>
              <w:textAlignment w:val="baseline"/>
              <w:rPr>
                <w:rFonts w:ascii="Arial" w:hAnsi="Arial"/>
                <w:i/>
                <w:kern w:val="0"/>
                <w:sz w:val="20"/>
                <w:szCs w:val="20"/>
              </w:rPr>
            </w:pPr>
            <w:r>
              <w:rPr>
                <w:rFonts w:ascii="Arial" w:hAnsi="Arial"/>
                <w:i/>
                <w:kern w:val="0"/>
                <w:sz w:val="20"/>
                <w:szCs w:val="20"/>
              </w:rPr>
              <w:t>300</w:t>
            </w:r>
          </w:p>
        </w:tc>
      </w:tr>
      <w:tr w14:paraId="5B5E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B128794">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3)</w:t>
            </w:r>
          </w:p>
        </w:tc>
        <w:tc>
          <w:tcPr>
            <w:tcW w:w="2830" w:type="dxa"/>
            <w:gridSpan w:val="5"/>
          </w:tcPr>
          <w:p w14:paraId="14561CBE">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Fuel oil tanks</w:t>
            </w:r>
          </w:p>
        </w:tc>
        <w:tc>
          <w:tcPr>
            <w:tcW w:w="5392" w:type="dxa"/>
            <w:gridSpan w:val="7"/>
          </w:tcPr>
          <w:p w14:paraId="0E4629BD">
            <w:pPr>
              <w:widowControl/>
              <w:overflowPunct w:val="0"/>
              <w:autoSpaceDE w:val="0"/>
              <w:autoSpaceDN w:val="0"/>
              <w:adjustRightInd w:val="0"/>
              <w:spacing w:line="240" w:lineRule="exact"/>
              <w:textAlignment w:val="baseline"/>
              <w:rPr>
                <w:rFonts w:ascii="Arial" w:hAnsi="Arial"/>
                <w:kern w:val="0"/>
                <w:sz w:val="20"/>
                <w:szCs w:val="20"/>
              </w:rPr>
            </w:pPr>
            <w:r>
              <w:rPr>
                <w:rFonts w:ascii="Arial" w:hAnsi="Arial"/>
                <w:kern w:val="0"/>
                <w:sz w:val="20"/>
                <w:szCs w:val="20"/>
              </w:rPr>
              <w:t>D</w:t>
            </w:r>
            <w:r>
              <w:rPr>
                <w:rFonts w:hint="eastAsia" w:ascii="Arial" w:hAnsi="Arial"/>
                <w:kern w:val="0"/>
                <w:sz w:val="20"/>
                <w:szCs w:val="20"/>
              </w:rPr>
              <w:t>ry and clean with inhibitive oil</w:t>
            </w:r>
          </w:p>
        </w:tc>
      </w:tr>
      <w:tr w14:paraId="44148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3C250B8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4)</w:t>
            </w:r>
          </w:p>
        </w:tc>
        <w:tc>
          <w:tcPr>
            <w:tcW w:w="2830" w:type="dxa"/>
            <w:gridSpan w:val="5"/>
          </w:tcPr>
          <w:p w14:paraId="67EEF7B9">
            <w:pPr>
              <w:widowControl/>
              <w:overflowPunct w:val="0"/>
              <w:autoSpaceDE w:val="0"/>
              <w:autoSpaceDN w:val="0"/>
              <w:adjustRightInd w:val="0"/>
              <w:spacing w:line="240" w:lineRule="exact"/>
              <w:jc w:val="left"/>
              <w:textAlignment w:val="baseline"/>
              <w:rPr>
                <w:rFonts w:ascii="Arial" w:hAnsi="Arial"/>
                <w:kern w:val="0"/>
                <w:sz w:val="20"/>
                <w:szCs w:val="20"/>
              </w:rPr>
            </w:pPr>
            <w:r>
              <w:rPr>
                <w:rFonts w:hint="eastAsia" w:ascii="Arial" w:hAnsi="Arial"/>
                <w:kern w:val="0"/>
                <w:sz w:val="20"/>
                <w:szCs w:val="20"/>
              </w:rPr>
              <w:t>Engine cooling water expansion tanks and boiler cascade tank</w:t>
            </w:r>
          </w:p>
        </w:tc>
        <w:tc>
          <w:tcPr>
            <w:tcW w:w="2426" w:type="dxa"/>
            <w:gridSpan w:val="3"/>
          </w:tcPr>
          <w:p w14:paraId="7F43605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Pure epoxy</w:t>
            </w:r>
          </w:p>
          <w:p w14:paraId="131E3370">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Pure epoxy</w:t>
            </w:r>
          </w:p>
        </w:tc>
        <w:tc>
          <w:tcPr>
            <w:tcW w:w="1510" w:type="dxa"/>
            <w:gridSpan w:val="3"/>
          </w:tcPr>
          <w:p w14:paraId="7E456581">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p w14:paraId="36A5E862">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7D0E31DD">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125</w:t>
            </w:r>
          </w:p>
          <w:p w14:paraId="3040CAC0">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125</w:t>
            </w:r>
          </w:p>
          <w:p w14:paraId="761DAB03">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250</w:t>
            </w:r>
          </w:p>
        </w:tc>
      </w:tr>
      <w:tr w14:paraId="78A62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4BBC2C2">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5)</w:t>
            </w:r>
          </w:p>
        </w:tc>
        <w:tc>
          <w:tcPr>
            <w:tcW w:w="2830" w:type="dxa"/>
            <w:gridSpan w:val="5"/>
          </w:tcPr>
          <w:p w14:paraId="75FDED7A">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 xml:space="preserve">Lub. </w:t>
            </w:r>
            <w:r>
              <w:rPr>
                <w:rFonts w:ascii="Arial" w:hAnsi="Arial"/>
                <w:kern w:val="0"/>
                <w:sz w:val="20"/>
                <w:szCs w:val="20"/>
              </w:rPr>
              <w:t>O</w:t>
            </w:r>
            <w:r>
              <w:rPr>
                <w:rFonts w:hint="eastAsia" w:ascii="Arial" w:hAnsi="Arial"/>
                <w:kern w:val="0"/>
                <w:sz w:val="20"/>
                <w:szCs w:val="20"/>
              </w:rPr>
              <w:t>il tanks</w:t>
            </w:r>
          </w:p>
        </w:tc>
        <w:tc>
          <w:tcPr>
            <w:tcW w:w="5392" w:type="dxa"/>
            <w:gridSpan w:val="7"/>
          </w:tcPr>
          <w:p w14:paraId="7B34BCFF">
            <w:pPr>
              <w:widowControl/>
              <w:overflowPunct w:val="0"/>
              <w:autoSpaceDE w:val="0"/>
              <w:autoSpaceDN w:val="0"/>
              <w:adjustRightInd w:val="0"/>
              <w:spacing w:line="240" w:lineRule="exact"/>
              <w:textAlignment w:val="baseline"/>
              <w:rPr>
                <w:rFonts w:ascii="Arial" w:hAnsi="Arial"/>
                <w:kern w:val="0"/>
                <w:sz w:val="20"/>
                <w:szCs w:val="20"/>
              </w:rPr>
            </w:pPr>
            <w:r>
              <w:rPr>
                <w:rFonts w:ascii="Arial" w:hAnsi="Arial"/>
                <w:kern w:val="0"/>
                <w:sz w:val="20"/>
                <w:szCs w:val="20"/>
              </w:rPr>
              <w:t>Wiping :system oil after cleaning</w:t>
            </w:r>
          </w:p>
        </w:tc>
      </w:tr>
      <w:tr w14:paraId="068F6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779E5537">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6)</w:t>
            </w:r>
          </w:p>
        </w:tc>
        <w:tc>
          <w:tcPr>
            <w:tcW w:w="2830" w:type="dxa"/>
            <w:gridSpan w:val="5"/>
          </w:tcPr>
          <w:p w14:paraId="5AED5216">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Bilge tanks in engine room</w:t>
            </w:r>
          </w:p>
        </w:tc>
        <w:tc>
          <w:tcPr>
            <w:tcW w:w="2426" w:type="dxa"/>
            <w:gridSpan w:val="3"/>
          </w:tcPr>
          <w:p w14:paraId="277019F7">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w:t>
            </w:r>
          </w:p>
        </w:tc>
        <w:tc>
          <w:tcPr>
            <w:tcW w:w="1510" w:type="dxa"/>
            <w:gridSpan w:val="3"/>
          </w:tcPr>
          <w:p w14:paraId="5E2CBB47">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w:t>
            </w:r>
          </w:p>
        </w:tc>
        <w:tc>
          <w:tcPr>
            <w:tcW w:w="1456" w:type="dxa"/>
          </w:tcPr>
          <w:p w14:paraId="64C3E040">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250</w:t>
            </w:r>
          </w:p>
        </w:tc>
      </w:tr>
      <w:tr w14:paraId="4ACD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782905F9">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7)</w:t>
            </w:r>
          </w:p>
        </w:tc>
        <w:tc>
          <w:tcPr>
            <w:tcW w:w="2830" w:type="dxa"/>
            <w:gridSpan w:val="5"/>
          </w:tcPr>
          <w:p w14:paraId="4B3C24F8">
            <w:pPr>
              <w:widowControl/>
              <w:overflowPunct w:val="0"/>
              <w:autoSpaceDE w:val="0"/>
              <w:autoSpaceDN w:val="0"/>
              <w:adjustRightInd w:val="0"/>
              <w:spacing w:line="240" w:lineRule="exact"/>
              <w:textAlignment w:val="baseline"/>
              <w:rPr>
                <w:rFonts w:ascii="Arial" w:hAnsi="Arial"/>
                <w:kern w:val="0"/>
                <w:sz w:val="20"/>
                <w:szCs w:val="20"/>
              </w:rPr>
            </w:pPr>
            <w:r>
              <w:t>R</w:t>
            </w:r>
            <w:r>
              <w:rPr>
                <w:rFonts w:hint="eastAsia"/>
              </w:rPr>
              <w:t xml:space="preserve">elated </w:t>
            </w:r>
            <w:r>
              <w:t>Scrubber</w:t>
            </w:r>
            <w:r>
              <w:rPr>
                <w:rFonts w:hint="eastAsia"/>
              </w:rPr>
              <w:t xml:space="preserve"> tanks</w:t>
            </w:r>
          </w:p>
        </w:tc>
        <w:tc>
          <w:tcPr>
            <w:tcW w:w="2426" w:type="dxa"/>
            <w:gridSpan w:val="3"/>
          </w:tcPr>
          <w:p w14:paraId="495D078C">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Pure epoxy</w:t>
            </w:r>
          </w:p>
          <w:p w14:paraId="04B584D4">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Pure epoxy</w:t>
            </w:r>
          </w:p>
        </w:tc>
        <w:tc>
          <w:tcPr>
            <w:tcW w:w="1510" w:type="dxa"/>
            <w:gridSpan w:val="3"/>
          </w:tcPr>
          <w:p w14:paraId="13E8E094">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p w14:paraId="2378A144">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593E4DF6">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150</w:t>
            </w:r>
          </w:p>
          <w:p w14:paraId="6A61C7AF">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150</w:t>
            </w:r>
          </w:p>
          <w:p w14:paraId="5E187821">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300</w:t>
            </w:r>
          </w:p>
        </w:tc>
      </w:tr>
      <w:tr w14:paraId="7C542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0" w:type="dxa"/>
            <w:gridSpan w:val="13"/>
          </w:tcPr>
          <w:p w14:paraId="5793785A">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b/>
                <w:kern w:val="0"/>
                <w:sz w:val="20"/>
                <w:szCs w:val="20"/>
              </w:rPr>
              <w:t>Machinery and equipment</w:t>
            </w:r>
          </w:p>
        </w:tc>
      </w:tr>
      <w:tr w14:paraId="1E17A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4CBB03B">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17DEE6DE">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 Deck machinery</w:t>
            </w:r>
          </w:p>
        </w:tc>
        <w:tc>
          <w:tcPr>
            <w:tcW w:w="5392" w:type="dxa"/>
            <w:gridSpan w:val="7"/>
            <w:tcBorders>
              <w:top w:val="nil"/>
            </w:tcBorders>
          </w:tcPr>
          <w:p w14:paraId="7249831B">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According to Manufacturer</w:t>
            </w:r>
            <w:r>
              <w:rPr>
                <w:rFonts w:ascii="Arial" w:hAnsi="Arial"/>
                <w:kern w:val="0"/>
                <w:sz w:val="20"/>
                <w:szCs w:val="20"/>
              </w:rPr>
              <w:t>’</w:t>
            </w:r>
            <w:r>
              <w:rPr>
                <w:rFonts w:hint="eastAsia" w:ascii="Arial" w:hAnsi="Arial"/>
                <w:kern w:val="0"/>
                <w:sz w:val="20"/>
                <w:szCs w:val="20"/>
              </w:rPr>
              <w:t>s standard)</w:t>
            </w:r>
          </w:p>
        </w:tc>
      </w:tr>
      <w:tr w14:paraId="4FEB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BD42177">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0CE97AB6">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 Engine room machinery</w:t>
            </w:r>
          </w:p>
        </w:tc>
        <w:tc>
          <w:tcPr>
            <w:tcW w:w="5392" w:type="dxa"/>
            <w:gridSpan w:val="7"/>
          </w:tcPr>
          <w:p w14:paraId="1E146B21">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According to Manufacturer</w:t>
            </w:r>
            <w:r>
              <w:rPr>
                <w:rFonts w:ascii="Arial" w:hAnsi="Arial"/>
                <w:kern w:val="0"/>
                <w:sz w:val="20"/>
                <w:szCs w:val="20"/>
              </w:rPr>
              <w:t>’</w:t>
            </w:r>
            <w:r>
              <w:rPr>
                <w:rFonts w:hint="eastAsia" w:ascii="Arial" w:hAnsi="Arial"/>
                <w:kern w:val="0"/>
                <w:sz w:val="20"/>
                <w:szCs w:val="20"/>
              </w:rPr>
              <w:t>s standard</w:t>
            </w:r>
          </w:p>
        </w:tc>
      </w:tr>
      <w:tr w14:paraId="5AFE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EA22BB5">
            <w:pPr>
              <w:widowControl/>
              <w:overflowPunct w:val="0"/>
              <w:autoSpaceDE w:val="0"/>
              <w:autoSpaceDN w:val="0"/>
              <w:adjustRightInd w:val="0"/>
              <w:spacing w:line="240" w:lineRule="exact"/>
              <w:textAlignment w:val="baseline"/>
              <w:rPr>
                <w:rFonts w:ascii="Arial" w:hAnsi="Arial"/>
                <w:kern w:val="0"/>
                <w:sz w:val="20"/>
                <w:szCs w:val="20"/>
              </w:rPr>
            </w:pPr>
          </w:p>
        </w:tc>
        <w:tc>
          <w:tcPr>
            <w:tcW w:w="2830" w:type="dxa"/>
            <w:gridSpan w:val="5"/>
          </w:tcPr>
          <w:p w14:paraId="158734D0">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 Electric equipment</w:t>
            </w:r>
          </w:p>
        </w:tc>
        <w:tc>
          <w:tcPr>
            <w:tcW w:w="5392" w:type="dxa"/>
            <w:gridSpan w:val="7"/>
          </w:tcPr>
          <w:p w14:paraId="0A1273D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According to Manufacturer</w:t>
            </w:r>
            <w:r>
              <w:rPr>
                <w:rFonts w:ascii="Arial" w:hAnsi="Arial"/>
                <w:kern w:val="0"/>
                <w:sz w:val="20"/>
                <w:szCs w:val="20"/>
              </w:rPr>
              <w:t>’</w:t>
            </w:r>
            <w:r>
              <w:rPr>
                <w:rFonts w:hint="eastAsia" w:ascii="Arial" w:hAnsi="Arial"/>
                <w:kern w:val="0"/>
                <w:sz w:val="20"/>
                <w:szCs w:val="20"/>
              </w:rPr>
              <w:t>s standard</w:t>
            </w:r>
          </w:p>
        </w:tc>
      </w:tr>
      <w:tr w14:paraId="09BE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0" w:type="dxa"/>
            <w:gridSpan w:val="13"/>
          </w:tcPr>
          <w:p w14:paraId="34EDD60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b/>
                <w:kern w:val="0"/>
                <w:sz w:val="20"/>
                <w:szCs w:val="20"/>
              </w:rPr>
              <w:t>Miscellaneous</w:t>
            </w:r>
          </w:p>
        </w:tc>
      </w:tr>
      <w:tr w14:paraId="70AA8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EE6850E">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1)</w:t>
            </w:r>
          </w:p>
        </w:tc>
        <w:tc>
          <w:tcPr>
            <w:tcW w:w="2830" w:type="dxa"/>
            <w:gridSpan w:val="5"/>
          </w:tcPr>
          <w:p w14:paraId="468162A9">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Void space and cofferdam</w:t>
            </w:r>
          </w:p>
        </w:tc>
        <w:tc>
          <w:tcPr>
            <w:tcW w:w="2426" w:type="dxa"/>
            <w:gridSpan w:val="3"/>
          </w:tcPr>
          <w:p w14:paraId="652CCE31">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w:t>
            </w:r>
          </w:p>
        </w:tc>
        <w:tc>
          <w:tcPr>
            <w:tcW w:w="1510" w:type="dxa"/>
            <w:gridSpan w:val="3"/>
          </w:tcPr>
          <w:p w14:paraId="52EF9E2C">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w:t>
            </w:r>
          </w:p>
        </w:tc>
        <w:tc>
          <w:tcPr>
            <w:tcW w:w="1456" w:type="dxa"/>
          </w:tcPr>
          <w:p w14:paraId="26859605">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150</w:t>
            </w:r>
          </w:p>
        </w:tc>
      </w:tr>
      <w:tr w14:paraId="32E84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5496AA5">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2)</w:t>
            </w:r>
          </w:p>
        </w:tc>
        <w:tc>
          <w:tcPr>
            <w:tcW w:w="2830" w:type="dxa"/>
            <w:gridSpan w:val="5"/>
          </w:tcPr>
          <w:p w14:paraId="7C94373E">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Pipe duct inside</w:t>
            </w:r>
          </w:p>
        </w:tc>
        <w:tc>
          <w:tcPr>
            <w:tcW w:w="2426" w:type="dxa"/>
            <w:gridSpan w:val="3"/>
          </w:tcPr>
          <w:p w14:paraId="4C255571">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 F/C (HB)</w:t>
            </w:r>
          </w:p>
        </w:tc>
        <w:tc>
          <w:tcPr>
            <w:tcW w:w="1510" w:type="dxa"/>
            <w:gridSpan w:val="3"/>
          </w:tcPr>
          <w:p w14:paraId="42E1ED5E">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w:t>
            </w:r>
          </w:p>
        </w:tc>
        <w:tc>
          <w:tcPr>
            <w:tcW w:w="1456" w:type="dxa"/>
          </w:tcPr>
          <w:p w14:paraId="61B75932">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200</w:t>
            </w:r>
          </w:p>
        </w:tc>
      </w:tr>
      <w:tr w14:paraId="7D2F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BD08E0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3)</w:t>
            </w:r>
          </w:p>
        </w:tc>
        <w:tc>
          <w:tcPr>
            <w:tcW w:w="2830" w:type="dxa"/>
            <w:gridSpan w:val="5"/>
          </w:tcPr>
          <w:p w14:paraId="39390B05">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Chain locker</w:t>
            </w:r>
          </w:p>
        </w:tc>
        <w:tc>
          <w:tcPr>
            <w:tcW w:w="2426" w:type="dxa"/>
            <w:gridSpan w:val="3"/>
          </w:tcPr>
          <w:p w14:paraId="20DC3B46">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Epoxy</w:t>
            </w:r>
          </w:p>
        </w:tc>
        <w:tc>
          <w:tcPr>
            <w:tcW w:w="1510" w:type="dxa"/>
            <w:gridSpan w:val="3"/>
          </w:tcPr>
          <w:p w14:paraId="372A6E80">
            <w:pPr>
              <w:widowControl/>
              <w:overflowPunct w:val="0"/>
              <w:autoSpaceDE w:val="0"/>
              <w:autoSpaceDN w:val="0"/>
              <w:adjustRightInd w:val="0"/>
              <w:spacing w:line="240" w:lineRule="exact"/>
              <w:jc w:val="center"/>
              <w:textAlignment w:val="baseline"/>
              <w:rPr>
                <w:rFonts w:ascii="Arial" w:hAnsi="Arial"/>
                <w:kern w:val="0"/>
                <w:sz w:val="20"/>
                <w:szCs w:val="20"/>
              </w:rPr>
            </w:pPr>
            <w:r>
              <w:rPr>
                <w:rFonts w:hint="eastAsia" w:ascii="Arial" w:hAnsi="Arial"/>
                <w:kern w:val="0"/>
                <w:sz w:val="20"/>
                <w:szCs w:val="20"/>
              </w:rPr>
              <w:t>2</w:t>
            </w:r>
          </w:p>
        </w:tc>
        <w:tc>
          <w:tcPr>
            <w:tcW w:w="1456" w:type="dxa"/>
          </w:tcPr>
          <w:p w14:paraId="1FCABBDB">
            <w:pPr>
              <w:widowControl/>
              <w:overflowPunct w:val="0"/>
              <w:autoSpaceDE w:val="0"/>
              <w:autoSpaceDN w:val="0"/>
              <w:adjustRightInd w:val="0"/>
              <w:spacing w:line="240" w:lineRule="exact"/>
              <w:jc w:val="center"/>
              <w:textAlignment w:val="baseline"/>
              <w:rPr>
                <w:rFonts w:ascii="Arial" w:hAnsi="Arial"/>
                <w:i/>
                <w:kern w:val="0"/>
                <w:sz w:val="20"/>
                <w:szCs w:val="20"/>
              </w:rPr>
            </w:pPr>
            <w:r>
              <w:rPr>
                <w:rFonts w:ascii="Arial" w:hAnsi="Arial"/>
                <w:i/>
                <w:kern w:val="0"/>
                <w:sz w:val="20"/>
                <w:szCs w:val="20"/>
              </w:rPr>
              <w:t>250</w:t>
            </w:r>
          </w:p>
        </w:tc>
      </w:tr>
      <w:tr w14:paraId="141D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8" w:type="dxa"/>
            <w:vMerge w:val="restart"/>
          </w:tcPr>
          <w:p w14:paraId="62D7D4D4">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4)</w:t>
            </w:r>
          </w:p>
        </w:tc>
        <w:tc>
          <w:tcPr>
            <w:tcW w:w="1216" w:type="dxa"/>
            <w:gridSpan w:val="2"/>
            <w:vMerge w:val="restart"/>
          </w:tcPr>
          <w:p w14:paraId="57C5B61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Rudder</w:t>
            </w:r>
          </w:p>
        </w:tc>
        <w:tc>
          <w:tcPr>
            <w:tcW w:w="1614" w:type="dxa"/>
            <w:gridSpan w:val="3"/>
          </w:tcPr>
          <w:p w14:paraId="01CBDC24">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Outside</w:t>
            </w:r>
          </w:p>
        </w:tc>
        <w:tc>
          <w:tcPr>
            <w:tcW w:w="5392" w:type="dxa"/>
            <w:gridSpan w:val="7"/>
          </w:tcPr>
          <w:p w14:paraId="0960CDB8">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Same as Bottom</w:t>
            </w:r>
          </w:p>
        </w:tc>
      </w:tr>
      <w:tr w14:paraId="16EF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8" w:type="dxa"/>
            <w:vMerge w:val="continue"/>
          </w:tcPr>
          <w:p w14:paraId="4E4B3B9B">
            <w:pPr>
              <w:widowControl/>
              <w:overflowPunct w:val="0"/>
              <w:autoSpaceDE w:val="0"/>
              <w:autoSpaceDN w:val="0"/>
              <w:adjustRightInd w:val="0"/>
              <w:spacing w:line="240" w:lineRule="exact"/>
              <w:textAlignment w:val="baseline"/>
              <w:rPr>
                <w:rFonts w:ascii="Arial" w:hAnsi="Arial"/>
                <w:kern w:val="0"/>
                <w:sz w:val="20"/>
                <w:szCs w:val="20"/>
              </w:rPr>
            </w:pPr>
          </w:p>
        </w:tc>
        <w:tc>
          <w:tcPr>
            <w:tcW w:w="1216" w:type="dxa"/>
            <w:gridSpan w:val="2"/>
            <w:vMerge w:val="continue"/>
          </w:tcPr>
          <w:p w14:paraId="3EEC1FAB">
            <w:pPr>
              <w:widowControl/>
              <w:overflowPunct w:val="0"/>
              <w:autoSpaceDE w:val="0"/>
              <w:autoSpaceDN w:val="0"/>
              <w:adjustRightInd w:val="0"/>
              <w:spacing w:line="240" w:lineRule="exact"/>
              <w:textAlignment w:val="baseline"/>
              <w:rPr>
                <w:rFonts w:ascii="Arial" w:hAnsi="Arial"/>
                <w:kern w:val="0"/>
                <w:sz w:val="20"/>
                <w:szCs w:val="20"/>
              </w:rPr>
            </w:pPr>
          </w:p>
        </w:tc>
        <w:tc>
          <w:tcPr>
            <w:tcW w:w="1614" w:type="dxa"/>
            <w:gridSpan w:val="3"/>
          </w:tcPr>
          <w:p w14:paraId="7382D420">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Inside</w:t>
            </w:r>
          </w:p>
        </w:tc>
        <w:tc>
          <w:tcPr>
            <w:tcW w:w="5392" w:type="dxa"/>
            <w:gridSpan w:val="7"/>
          </w:tcPr>
          <w:p w14:paraId="386089AE">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Volatile corrosion inhibitors</w:t>
            </w:r>
          </w:p>
        </w:tc>
      </w:tr>
      <w:tr w14:paraId="59D78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0B383E4">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5)</w:t>
            </w:r>
          </w:p>
        </w:tc>
        <w:tc>
          <w:tcPr>
            <w:tcW w:w="2830" w:type="dxa"/>
            <w:gridSpan w:val="5"/>
          </w:tcPr>
          <w:p w14:paraId="47F4C993">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Rudder trunk</w:t>
            </w:r>
          </w:p>
        </w:tc>
        <w:tc>
          <w:tcPr>
            <w:tcW w:w="5392" w:type="dxa"/>
            <w:gridSpan w:val="7"/>
          </w:tcPr>
          <w:p w14:paraId="19EAB080">
            <w:pPr>
              <w:widowControl/>
              <w:overflowPunct w:val="0"/>
              <w:autoSpaceDE w:val="0"/>
              <w:autoSpaceDN w:val="0"/>
              <w:adjustRightInd w:val="0"/>
              <w:spacing w:line="240" w:lineRule="exact"/>
              <w:textAlignment w:val="baseline"/>
              <w:rPr>
                <w:rFonts w:ascii="Arial" w:hAnsi="Arial"/>
                <w:kern w:val="0"/>
                <w:sz w:val="20"/>
                <w:szCs w:val="20"/>
              </w:rPr>
            </w:pPr>
            <w:r>
              <w:rPr>
                <w:rFonts w:hint="eastAsia" w:ascii="Arial" w:hAnsi="Arial"/>
                <w:kern w:val="0"/>
                <w:sz w:val="20"/>
                <w:szCs w:val="20"/>
              </w:rPr>
              <w:t>Same as Bottom</w:t>
            </w:r>
          </w:p>
        </w:tc>
      </w:tr>
      <w:tr w14:paraId="7EEA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09DB47F9">
            <w:pPr>
              <w:spacing w:line="240" w:lineRule="exact"/>
              <w:rPr>
                <w:rFonts w:ascii="Arial" w:hAnsi="Arial"/>
                <w:sz w:val="20"/>
              </w:rPr>
            </w:pPr>
            <w:r>
              <w:rPr>
                <w:rFonts w:hint="eastAsia" w:ascii="Arial" w:hAnsi="Arial"/>
                <w:sz w:val="20"/>
              </w:rPr>
              <w:t>6)</w:t>
            </w:r>
          </w:p>
        </w:tc>
        <w:tc>
          <w:tcPr>
            <w:tcW w:w="2796" w:type="dxa"/>
            <w:gridSpan w:val="4"/>
          </w:tcPr>
          <w:p w14:paraId="7518CEB5">
            <w:pPr>
              <w:spacing w:line="240" w:lineRule="exact"/>
              <w:rPr>
                <w:rFonts w:ascii="Arial" w:hAnsi="Arial"/>
                <w:sz w:val="20"/>
              </w:rPr>
            </w:pPr>
            <w:r>
              <w:rPr>
                <w:rFonts w:hint="eastAsia" w:ascii="Arial" w:hAnsi="Arial"/>
                <w:sz w:val="20"/>
              </w:rPr>
              <w:t>Sea chest inside</w:t>
            </w:r>
          </w:p>
        </w:tc>
        <w:tc>
          <w:tcPr>
            <w:tcW w:w="5426" w:type="dxa"/>
            <w:gridSpan w:val="8"/>
          </w:tcPr>
          <w:p w14:paraId="52E8268F">
            <w:pPr>
              <w:spacing w:line="240" w:lineRule="exact"/>
              <w:rPr>
                <w:rFonts w:ascii="Arial" w:hAnsi="Arial"/>
                <w:sz w:val="20"/>
              </w:rPr>
            </w:pPr>
            <w:r>
              <w:rPr>
                <w:rFonts w:hint="eastAsia" w:ascii="Arial" w:hAnsi="Arial"/>
                <w:sz w:val="20"/>
              </w:rPr>
              <w:t>Same as Bottom</w:t>
            </w:r>
          </w:p>
        </w:tc>
      </w:tr>
      <w:tr w14:paraId="1E89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0A15047">
            <w:pPr>
              <w:spacing w:line="240" w:lineRule="exact"/>
              <w:rPr>
                <w:rFonts w:ascii="Arial" w:hAnsi="Arial"/>
                <w:sz w:val="20"/>
              </w:rPr>
            </w:pPr>
            <w:r>
              <w:rPr>
                <w:rFonts w:hint="eastAsia" w:ascii="Arial" w:hAnsi="Arial"/>
                <w:sz w:val="20"/>
              </w:rPr>
              <w:t>7)</w:t>
            </w:r>
          </w:p>
        </w:tc>
        <w:tc>
          <w:tcPr>
            <w:tcW w:w="2796" w:type="dxa"/>
            <w:gridSpan w:val="4"/>
          </w:tcPr>
          <w:p w14:paraId="49B9FE0C">
            <w:pPr>
              <w:spacing w:line="240" w:lineRule="exact"/>
              <w:rPr>
                <w:rFonts w:ascii="Arial" w:hAnsi="Arial"/>
                <w:sz w:val="20"/>
              </w:rPr>
            </w:pPr>
            <w:r>
              <w:rPr>
                <w:rFonts w:hint="eastAsia" w:ascii="Arial" w:hAnsi="Arial"/>
                <w:sz w:val="20"/>
              </w:rPr>
              <w:t>Draught mark and freeboard mark</w:t>
            </w:r>
          </w:p>
        </w:tc>
        <w:tc>
          <w:tcPr>
            <w:tcW w:w="5426" w:type="dxa"/>
            <w:gridSpan w:val="8"/>
          </w:tcPr>
          <w:p w14:paraId="0BD959FB">
            <w:pPr>
              <w:spacing w:line="240" w:lineRule="exact"/>
              <w:rPr>
                <w:rFonts w:ascii="Arial" w:hAnsi="Arial"/>
                <w:sz w:val="20"/>
              </w:rPr>
            </w:pPr>
            <w:r>
              <w:rPr>
                <w:rFonts w:hint="eastAsia" w:ascii="Arial" w:hAnsi="Arial"/>
                <w:sz w:val="20"/>
              </w:rPr>
              <w:t>Same as surroundings with or PU. marking paint</w:t>
            </w:r>
          </w:p>
        </w:tc>
      </w:tr>
      <w:tr w14:paraId="306A0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B0DE72E">
            <w:pPr>
              <w:spacing w:line="240" w:lineRule="exact"/>
              <w:rPr>
                <w:rFonts w:ascii="Arial" w:hAnsi="Arial"/>
                <w:sz w:val="20"/>
              </w:rPr>
            </w:pPr>
            <w:r>
              <w:rPr>
                <w:rFonts w:hint="eastAsia" w:ascii="Arial" w:hAnsi="Arial"/>
                <w:sz w:val="20"/>
              </w:rPr>
              <w:t>8)</w:t>
            </w:r>
          </w:p>
        </w:tc>
        <w:tc>
          <w:tcPr>
            <w:tcW w:w="2796" w:type="dxa"/>
            <w:gridSpan w:val="4"/>
          </w:tcPr>
          <w:p w14:paraId="7BD5462C">
            <w:pPr>
              <w:spacing w:line="240" w:lineRule="exact"/>
              <w:rPr>
                <w:rFonts w:ascii="Arial" w:hAnsi="Arial"/>
                <w:sz w:val="20"/>
              </w:rPr>
            </w:pPr>
            <w:r>
              <w:rPr>
                <w:rFonts w:hint="eastAsia" w:ascii="Arial" w:hAnsi="Arial"/>
                <w:sz w:val="20"/>
              </w:rPr>
              <w:t>Vessel</w:t>
            </w:r>
            <w:r>
              <w:rPr>
                <w:rFonts w:ascii="Arial" w:hAnsi="Arial"/>
                <w:sz w:val="20"/>
              </w:rPr>
              <w:t>’</w:t>
            </w:r>
            <w:r>
              <w:rPr>
                <w:rFonts w:hint="eastAsia" w:ascii="Arial" w:hAnsi="Arial"/>
                <w:sz w:val="20"/>
              </w:rPr>
              <w:t>s identification</w:t>
            </w:r>
          </w:p>
        </w:tc>
        <w:tc>
          <w:tcPr>
            <w:tcW w:w="5426" w:type="dxa"/>
            <w:gridSpan w:val="8"/>
          </w:tcPr>
          <w:p w14:paraId="599D4BC2">
            <w:pPr>
              <w:spacing w:line="240" w:lineRule="exact"/>
              <w:rPr>
                <w:rFonts w:ascii="Arial" w:hAnsi="Arial"/>
                <w:sz w:val="20"/>
              </w:rPr>
            </w:pPr>
            <w:r>
              <w:rPr>
                <w:rFonts w:hint="eastAsia" w:ascii="Arial" w:hAnsi="Arial"/>
                <w:sz w:val="20"/>
              </w:rPr>
              <w:t>P.U C.R. F/C or epoxy F/C</w:t>
            </w:r>
          </w:p>
        </w:tc>
      </w:tr>
      <w:tr w14:paraId="61B62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A7084FA">
            <w:pPr>
              <w:spacing w:line="240" w:lineRule="exact"/>
              <w:rPr>
                <w:rFonts w:ascii="Arial" w:hAnsi="Arial"/>
                <w:sz w:val="20"/>
              </w:rPr>
            </w:pPr>
            <w:r>
              <w:rPr>
                <w:rFonts w:hint="eastAsia" w:ascii="Arial" w:hAnsi="Arial"/>
                <w:sz w:val="20"/>
              </w:rPr>
              <w:t>9)</w:t>
            </w:r>
          </w:p>
        </w:tc>
        <w:tc>
          <w:tcPr>
            <w:tcW w:w="2796" w:type="dxa"/>
            <w:gridSpan w:val="4"/>
          </w:tcPr>
          <w:p w14:paraId="141306EA">
            <w:pPr>
              <w:spacing w:line="240" w:lineRule="exact"/>
              <w:rPr>
                <w:rFonts w:ascii="Arial" w:hAnsi="Arial"/>
                <w:sz w:val="20"/>
              </w:rPr>
            </w:pPr>
            <w:r>
              <w:rPr>
                <w:rFonts w:hint="eastAsia" w:ascii="Arial" w:hAnsi="Arial"/>
                <w:sz w:val="20"/>
              </w:rPr>
              <w:t>Void below upper deck</w:t>
            </w:r>
          </w:p>
        </w:tc>
        <w:tc>
          <w:tcPr>
            <w:tcW w:w="2379" w:type="dxa"/>
            <w:gridSpan w:val="3"/>
          </w:tcPr>
          <w:p w14:paraId="4F602793">
            <w:pPr>
              <w:spacing w:line="240" w:lineRule="exact"/>
              <w:rPr>
                <w:rFonts w:ascii="Arial" w:hAnsi="Arial"/>
                <w:sz w:val="20"/>
              </w:rPr>
            </w:pPr>
            <w:r>
              <w:rPr>
                <w:rFonts w:hint="eastAsia" w:ascii="Arial" w:hAnsi="Arial"/>
                <w:sz w:val="20"/>
              </w:rPr>
              <w:t>Epoxy A/C (HB)</w:t>
            </w:r>
          </w:p>
        </w:tc>
        <w:tc>
          <w:tcPr>
            <w:tcW w:w="1335" w:type="dxa"/>
            <w:gridSpan w:val="2"/>
          </w:tcPr>
          <w:p w14:paraId="4AB8CC45">
            <w:pPr>
              <w:spacing w:line="240" w:lineRule="exact"/>
              <w:jc w:val="center"/>
              <w:rPr>
                <w:rFonts w:ascii="Arial" w:hAnsi="Arial"/>
                <w:sz w:val="20"/>
              </w:rPr>
            </w:pPr>
            <w:r>
              <w:rPr>
                <w:rFonts w:hint="eastAsia" w:ascii="Arial" w:hAnsi="Arial"/>
                <w:sz w:val="20"/>
              </w:rPr>
              <w:t>1</w:t>
            </w:r>
          </w:p>
        </w:tc>
        <w:tc>
          <w:tcPr>
            <w:tcW w:w="1712" w:type="dxa"/>
            <w:gridSpan w:val="3"/>
          </w:tcPr>
          <w:p w14:paraId="08F4FCB7">
            <w:pPr>
              <w:spacing w:line="240" w:lineRule="exact"/>
              <w:jc w:val="center"/>
              <w:rPr>
                <w:rFonts w:ascii="Arial" w:hAnsi="Arial"/>
                <w:sz w:val="20"/>
              </w:rPr>
            </w:pPr>
            <w:r>
              <w:rPr>
                <w:rFonts w:hint="eastAsia" w:ascii="Arial" w:hAnsi="Arial"/>
                <w:sz w:val="20"/>
              </w:rPr>
              <w:t>150</w:t>
            </w:r>
          </w:p>
        </w:tc>
      </w:tr>
      <w:tr w14:paraId="72767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D1E92F0">
            <w:pPr>
              <w:spacing w:line="240" w:lineRule="exact"/>
              <w:rPr>
                <w:rFonts w:ascii="Arial" w:hAnsi="Arial"/>
                <w:sz w:val="20"/>
              </w:rPr>
            </w:pPr>
            <w:r>
              <w:rPr>
                <w:rFonts w:hint="eastAsia" w:ascii="Arial" w:hAnsi="Arial"/>
                <w:sz w:val="20"/>
              </w:rPr>
              <w:t>10)</w:t>
            </w:r>
          </w:p>
        </w:tc>
        <w:tc>
          <w:tcPr>
            <w:tcW w:w="2796" w:type="dxa"/>
            <w:gridSpan w:val="4"/>
          </w:tcPr>
          <w:p w14:paraId="35C35420">
            <w:pPr>
              <w:spacing w:line="240" w:lineRule="exact"/>
              <w:rPr>
                <w:rFonts w:ascii="Arial" w:hAnsi="Arial"/>
                <w:sz w:val="20"/>
              </w:rPr>
            </w:pPr>
            <w:r>
              <w:rPr>
                <w:rFonts w:hint="eastAsia" w:ascii="Arial" w:hAnsi="Arial"/>
                <w:sz w:val="20"/>
              </w:rPr>
              <w:t>Other store and workshop</w:t>
            </w:r>
          </w:p>
        </w:tc>
        <w:tc>
          <w:tcPr>
            <w:tcW w:w="2379" w:type="dxa"/>
            <w:gridSpan w:val="3"/>
          </w:tcPr>
          <w:p w14:paraId="245A3A5B">
            <w:pPr>
              <w:spacing w:line="240" w:lineRule="exact"/>
              <w:rPr>
                <w:rFonts w:ascii="Arial" w:hAnsi="Arial"/>
                <w:sz w:val="20"/>
                <w:lang w:val="da-DK"/>
              </w:rPr>
            </w:pPr>
            <w:r>
              <w:rPr>
                <w:rFonts w:hint="eastAsia" w:ascii="Arial" w:hAnsi="Arial"/>
                <w:kern w:val="0"/>
                <w:sz w:val="20"/>
                <w:szCs w:val="20"/>
                <w:lang w:val="da-DK"/>
              </w:rPr>
              <w:t>Epoxy primer/finish</w:t>
            </w:r>
          </w:p>
        </w:tc>
        <w:tc>
          <w:tcPr>
            <w:tcW w:w="1335" w:type="dxa"/>
            <w:gridSpan w:val="2"/>
          </w:tcPr>
          <w:p w14:paraId="31101BDF">
            <w:pPr>
              <w:spacing w:line="240" w:lineRule="exact"/>
              <w:jc w:val="center"/>
              <w:rPr>
                <w:rFonts w:ascii="Arial" w:hAnsi="Arial"/>
                <w:sz w:val="20"/>
              </w:rPr>
            </w:pPr>
            <w:r>
              <w:rPr>
                <w:rFonts w:hint="eastAsia" w:ascii="Arial" w:hAnsi="Arial"/>
                <w:sz w:val="20"/>
              </w:rPr>
              <w:t>1</w:t>
            </w:r>
          </w:p>
        </w:tc>
        <w:tc>
          <w:tcPr>
            <w:tcW w:w="1712" w:type="dxa"/>
            <w:gridSpan w:val="3"/>
          </w:tcPr>
          <w:p w14:paraId="123CED04">
            <w:pPr>
              <w:spacing w:line="240" w:lineRule="exact"/>
              <w:jc w:val="center"/>
              <w:rPr>
                <w:rFonts w:ascii="Arial" w:hAnsi="Arial"/>
                <w:sz w:val="20"/>
              </w:rPr>
            </w:pPr>
            <w:r>
              <w:rPr>
                <w:rFonts w:hint="eastAsia" w:ascii="Arial" w:hAnsi="Arial"/>
                <w:sz w:val="20"/>
              </w:rPr>
              <w:t>120</w:t>
            </w:r>
          </w:p>
        </w:tc>
      </w:tr>
      <w:tr w14:paraId="6DD96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D643424">
            <w:pPr>
              <w:spacing w:line="240" w:lineRule="exact"/>
              <w:rPr>
                <w:rFonts w:ascii="Arial" w:hAnsi="Arial"/>
                <w:sz w:val="20"/>
              </w:rPr>
            </w:pPr>
            <w:r>
              <w:rPr>
                <w:rFonts w:hint="eastAsia" w:ascii="Arial" w:hAnsi="Arial"/>
                <w:sz w:val="20"/>
              </w:rPr>
              <w:t>11)</w:t>
            </w:r>
          </w:p>
        </w:tc>
        <w:tc>
          <w:tcPr>
            <w:tcW w:w="2796" w:type="dxa"/>
            <w:gridSpan w:val="4"/>
          </w:tcPr>
          <w:p w14:paraId="2DA68044">
            <w:pPr>
              <w:spacing w:line="240" w:lineRule="exact"/>
              <w:rPr>
                <w:rFonts w:ascii="Arial" w:hAnsi="Arial"/>
                <w:sz w:val="20"/>
              </w:rPr>
            </w:pPr>
            <w:r>
              <w:rPr>
                <w:rFonts w:hint="eastAsia" w:ascii="Arial" w:hAnsi="Arial"/>
                <w:sz w:val="20"/>
              </w:rPr>
              <w:t>Entry guide piece of cell guide head</w:t>
            </w:r>
          </w:p>
        </w:tc>
        <w:tc>
          <w:tcPr>
            <w:tcW w:w="5426" w:type="dxa"/>
            <w:gridSpan w:val="8"/>
          </w:tcPr>
          <w:p w14:paraId="60E76E5A">
            <w:pPr>
              <w:spacing w:line="240" w:lineRule="exact"/>
              <w:rPr>
                <w:rFonts w:ascii="Arial" w:hAnsi="Arial"/>
                <w:sz w:val="20"/>
              </w:rPr>
            </w:pPr>
            <w:r>
              <w:rPr>
                <w:rFonts w:hint="eastAsia" w:ascii="Arial" w:hAnsi="Arial"/>
                <w:sz w:val="20"/>
              </w:rPr>
              <w:t>Finished with fluorescent type paint</w:t>
            </w:r>
          </w:p>
        </w:tc>
      </w:tr>
      <w:tr w14:paraId="681A9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1778838">
            <w:pPr>
              <w:spacing w:line="240" w:lineRule="exact"/>
              <w:rPr>
                <w:rFonts w:ascii="Arial" w:hAnsi="Arial"/>
                <w:sz w:val="20"/>
              </w:rPr>
            </w:pPr>
            <w:r>
              <w:rPr>
                <w:rFonts w:hint="eastAsia" w:ascii="Arial" w:hAnsi="Arial"/>
                <w:sz w:val="20"/>
              </w:rPr>
              <w:t>12)</w:t>
            </w:r>
          </w:p>
        </w:tc>
        <w:tc>
          <w:tcPr>
            <w:tcW w:w="2796" w:type="dxa"/>
            <w:gridSpan w:val="4"/>
          </w:tcPr>
          <w:p w14:paraId="66A342DD">
            <w:pPr>
              <w:spacing w:line="240" w:lineRule="exact"/>
              <w:rPr>
                <w:rFonts w:ascii="Arial" w:hAnsi="Arial"/>
                <w:sz w:val="20"/>
              </w:rPr>
            </w:pPr>
            <w:r>
              <w:rPr>
                <w:rFonts w:hint="eastAsia" w:ascii="Arial" w:hAnsi="Arial"/>
                <w:sz w:val="20"/>
              </w:rPr>
              <w:t>Anchor and anchor chain</w:t>
            </w:r>
          </w:p>
        </w:tc>
        <w:tc>
          <w:tcPr>
            <w:tcW w:w="5426" w:type="dxa"/>
            <w:gridSpan w:val="8"/>
          </w:tcPr>
          <w:p w14:paraId="23C3C6CE">
            <w:pPr>
              <w:spacing w:line="240" w:lineRule="exact"/>
              <w:rPr>
                <w:rFonts w:ascii="Arial" w:hAnsi="Arial"/>
                <w:sz w:val="20"/>
              </w:rPr>
            </w:pPr>
            <w:r>
              <w:rPr>
                <w:rFonts w:hint="eastAsia" w:ascii="Arial" w:hAnsi="Arial"/>
                <w:sz w:val="20"/>
              </w:rPr>
              <w:t>AS per manufacturer</w:t>
            </w:r>
            <w:r>
              <w:rPr>
                <w:rFonts w:ascii="Arial" w:hAnsi="Arial"/>
                <w:sz w:val="20"/>
              </w:rPr>
              <w:t>’</w:t>
            </w:r>
            <w:r>
              <w:rPr>
                <w:rFonts w:hint="eastAsia" w:ascii="Arial" w:hAnsi="Arial"/>
                <w:sz w:val="20"/>
              </w:rPr>
              <w:t>s standard</w:t>
            </w:r>
          </w:p>
        </w:tc>
      </w:tr>
    </w:tbl>
    <w:p w14:paraId="39941BE3">
      <w:pPr>
        <w:pStyle w:val="73"/>
        <w:ind w:left="0" w:leftChars="0"/>
      </w:pPr>
    </w:p>
    <w:p w14:paraId="52448D90">
      <w:pPr>
        <w:pStyle w:val="73"/>
        <w:ind w:left="0" w:leftChars="0" w:firstLine="960" w:firstLineChars="400"/>
      </w:pPr>
      <w:r>
        <w:rPr>
          <w:rFonts w:hint="eastAsia"/>
        </w:rPr>
        <w:t>Notes:</w:t>
      </w:r>
    </w:p>
    <w:p w14:paraId="048023ED">
      <w:pPr>
        <w:pStyle w:val="73"/>
        <w:numPr>
          <w:ilvl w:val="0"/>
          <w:numId w:val="17"/>
        </w:numPr>
        <w:ind w:leftChars="0"/>
      </w:pPr>
      <w:r>
        <w:t>Dry film thickness of tin free type antifouling paint shall be in accordance with manufacturers’ standard for 60 months life time.</w:t>
      </w:r>
    </w:p>
    <w:p w14:paraId="5BB4CE15">
      <w:pPr>
        <w:pStyle w:val="73"/>
        <w:numPr>
          <w:ilvl w:val="0"/>
          <w:numId w:val="17"/>
        </w:numPr>
        <w:ind w:leftChars="0"/>
      </w:pPr>
      <w:r>
        <w:t xml:space="preserve">Non-slip paint shall be applied </w:t>
      </w:r>
      <w:r>
        <w:rPr>
          <w:rFonts w:hint="eastAsia"/>
        </w:rPr>
        <w:t>for upper deck passageway and mooring surrounding</w:t>
      </w:r>
      <w:r>
        <w:t>, forecastle deck, and for the deck in steering gear room</w:t>
      </w:r>
      <w:r>
        <w:rPr>
          <w:rFonts w:hint="eastAsia"/>
        </w:rPr>
        <w:t>, other anti-slip method may instead</w:t>
      </w:r>
      <w:r>
        <w:t>.</w:t>
      </w:r>
    </w:p>
    <w:p w14:paraId="16E963E7">
      <w:pPr>
        <w:pStyle w:val="73"/>
        <w:numPr>
          <w:ilvl w:val="0"/>
          <w:numId w:val="17"/>
        </w:numPr>
        <w:ind w:leftChars="0"/>
      </w:pPr>
      <w:r>
        <w:t>Painting scheme to be in accordance with the following specification or equivalent products</w:t>
      </w:r>
      <w:r>
        <w:rPr>
          <w:rFonts w:hint="eastAsia"/>
        </w:rPr>
        <w:t xml:space="preserve">, </w:t>
      </w:r>
      <w:r>
        <w:t>from the makers in Maker’s List. The positions not mentioned hereinafter should be</w:t>
      </w:r>
      <w:r>
        <w:rPr>
          <w:rFonts w:hint="eastAsia"/>
        </w:rPr>
        <w:t xml:space="preserve"> </w:t>
      </w:r>
      <w:r>
        <w:t>painted same as the surrounding area or similar positions. Number of coats and total DFT (dry film thickness) might be adjusted according to paint manufacturer’s recommendation.</w:t>
      </w:r>
    </w:p>
    <w:p w14:paraId="45BF3336">
      <w:pPr>
        <w:pStyle w:val="73"/>
        <w:numPr>
          <w:ilvl w:val="0"/>
          <w:numId w:val="17"/>
        </w:numPr>
        <w:ind w:leftChars="0"/>
      </w:pPr>
      <w:r>
        <w:t xml:space="preserve"> Welding defect such as  blow hole or pore  and  undercut where not affect the structure strengthen will be applied the epoxy filler which recommended by paint maker.</w:t>
      </w:r>
    </w:p>
    <w:p w14:paraId="439AFA90">
      <w:pPr>
        <w:pStyle w:val="73"/>
        <w:numPr>
          <w:ilvl w:val="0"/>
          <w:numId w:val="17"/>
        </w:numPr>
        <w:ind w:leftChars="0"/>
      </w:pPr>
      <w:r>
        <w:t xml:space="preserve">The paint on the shell outside will be finished before launch, if the period between the launch and delivery is not more than </w:t>
      </w:r>
      <w:r>
        <w:rPr>
          <w:rFonts w:hint="eastAsia"/>
        </w:rPr>
        <w:t>8</w:t>
      </w:r>
      <w:r>
        <w:t xml:space="preserve"> months and if paint manufacturer will give anti fouling system a guarantee for five(5) years, no final dry</w:t>
      </w:r>
      <w:r>
        <w:rPr>
          <w:rFonts w:hint="eastAsia"/>
        </w:rPr>
        <w:t xml:space="preserve"> </w:t>
      </w:r>
      <w:r>
        <w:t xml:space="preserve">docking to be carried out for the vessel. </w:t>
      </w:r>
    </w:p>
    <w:p w14:paraId="3C7203D4">
      <w:pPr>
        <w:pStyle w:val="73"/>
        <w:numPr>
          <w:ilvl w:val="0"/>
          <w:numId w:val="17"/>
        </w:numPr>
        <w:ind w:leftChars="0"/>
      </w:pPr>
      <w:r>
        <w:t xml:space="preserve">In any measurement there is a certain level of uncertainty. Two inspectors using the same gage will not necessarily record the exact same number for given spot measurement. To allow for this natural fluctuation, an individual spot measurement is permitted to be below the </w:t>
      </w:r>
      <w:r>
        <w:rPr>
          <w:b/>
          <w:i/>
        </w:rPr>
        <w:t>85%</w:t>
      </w:r>
      <w:r>
        <w:t xml:space="preserve"> of specified minimum thickness, however The average of the means(3 points in the same 4cm diameter circle) shall not be less than the specified </w:t>
      </w:r>
      <w:r>
        <w:rPr>
          <w:b/>
          <w:i/>
        </w:rPr>
        <w:t>85%</w:t>
      </w:r>
      <w:r>
        <w:t xml:space="preserve"> of minimum thickness.</w:t>
      </w:r>
    </w:p>
    <w:p w14:paraId="41DCDE5E">
      <w:pPr>
        <w:pStyle w:val="73"/>
        <w:numPr>
          <w:ilvl w:val="0"/>
          <w:numId w:val="17"/>
        </w:numPr>
        <w:ind w:leftChars="0"/>
      </w:pPr>
      <w:r>
        <w:t>Dry film thickness shall be measured after each coat for quality control purpose and the total dry film thickness shall be confirmed after completion of final coat. The quality control shall be carried out by shipyard and paint maker.</w:t>
      </w:r>
    </w:p>
    <w:p w14:paraId="5DD1CB6B">
      <w:pPr>
        <w:pStyle w:val="73"/>
        <w:numPr>
          <w:ilvl w:val="0"/>
          <w:numId w:val="17"/>
        </w:numPr>
        <w:ind w:leftChars="0"/>
        <w:rPr>
          <w:b/>
        </w:rPr>
      </w:pPr>
      <w:r>
        <w:rPr>
          <w:rFonts w:hint="eastAsia"/>
        </w:rPr>
        <w:t xml:space="preserve">The E/R, accommodation, free board, cargo hold，main deck etc. area only apply one coat,  </w:t>
      </w:r>
      <w:r>
        <w:rPr>
          <w:b/>
          <w:i/>
        </w:rPr>
        <w:t>No DFT measurement for E/R, ACC C/H etc., only one primer as holding primer at block stage. Final DTF to be measured and confirmed at erection/dock/quay stage</w:t>
      </w:r>
      <w:r>
        <w:rPr>
          <w:rFonts w:hint="eastAsia"/>
          <w:b/>
          <w:i/>
        </w:rPr>
        <w:t>,</w:t>
      </w:r>
      <w:r>
        <w:t xml:space="preserve"> </w:t>
      </w:r>
      <w:r>
        <w:rPr>
          <w:b/>
          <w:i/>
        </w:rPr>
        <w:t>Void, WBT , shellplate etc., which will be finished final coat at block stage need to be DFT measurement.</w:t>
      </w:r>
      <w:r>
        <w:t xml:space="preserve"> </w:t>
      </w:r>
      <w:r>
        <w:rPr>
          <w:b/>
        </w:rPr>
        <w:t>Buyers should be informed the final coat before equipment installed on board.</w:t>
      </w:r>
    </w:p>
    <w:p w14:paraId="47565317">
      <w:pPr>
        <w:pStyle w:val="73"/>
        <w:numPr>
          <w:ilvl w:val="0"/>
          <w:numId w:val="17"/>
        </w:numPr>
        <w:ind w:leftChars="0"/>
      </w:pPr>
      <w:r>
        <w:t>Time schedule for application of each coat to be decided according to builder's construction schedule, all inspections without disturbing builder's construction schedule. Painting inspection schedule to be submitted to Buyer at the same day morning.</w:t>
      </w:r>
    </w:p>
    <w:p w14:paraId="747B09C4">
      <w:pPr>
        <w:pStyle w:val="73"/>
        <w:numPr>
          <w:ilvl w:val="0"/>
          <w:numId w:val="17"/>
        </w:numPr>
        <w:ind w:leftChars="0"/>
        <w:rPr>
          <w:b/>
        </w:rPr>
      </w:pPr>
      <w:r>
        <w:t>Some outfitting, some small area painting job which will affect other department schedule will be carried out de-rusting and painting by shipyard self.</w:t>
      </w:r>
      <w:r>
        <w:rPr>
          <w:b/>
        </w:rPr>
        <w:t xml:space="preserve"> Shipyard to carry out the final coat for cable tray/cable supports and control panel supports before installation of the cable/panels.</w:t>
      </w:r>
    </w:p>
    <w:p w14:paraId="62DAB3FB">
      <w:pPr>
        <w:pStyle w:val="73"/>
        <w:numPr>
          <w:ilvl w:val="0"/>
          <w:numId w:val="17"/>
        </w:numPr>
        <w:ind w:leftChars="0"/>
      </w:pPr>
      <w:r>
        <w:t>The intermediate coat and stripe coat to be inspected by Builder QC and Paint Manufacturer's representative , the inspection of final coat/surface preparation are</w:t>
      </w:r>
      <w:r>
        <w:rPr>
          <w:rFonts w:hint="eastAsia"/>
        </w:rPr>
        <w:t xml:space="preserve"> </w:t>
      </w:r>
      <w:r>
        <w:t>to be done by Builder QC and Paint Manufacturer's representative and owners supervisor .</w:t>
      </w:r>
    </w:p>
    <w:p w14:paraId="5ED061F8">
      <w:pPr>
        <w:pStyle w:val="73"/>
        <w:numPr>
          <w:ilvl w:val="0"/>
          <w:numId w:val="17"/>
        </w:numPr>
        <w:ind w:leftChars="0"/>
      </w:pPr>
      <w:r>
        <w:t>The spray dust of adjacent painting may be left as it is where it is considered harmless</w:t>
      </w:r>
      <w:r>
        <w:rPr>
          <w:rFonts w:hint="eastAsia"/>
        </w:rPr>
        <w:t xml:space="preserve"> </w:t>
      </w:r>
      <w:r>
        <w:t>to the performance or to the appearance.</w:t>
      </w:r>
    </w:p>
    <w:p w14:paraId="56144359">
      <w:pPr>
        <w:pStyle w:val="73"/>
        <w:numPr>
          <w:ilvl w:val="0"/>
          <w:numId w:val="17"/>
        </w:numPr>
        <w:ind w:leftChars="0"/>
      </w:pPr>
      <w:r>
        <w:rPr>
          <w:rFonts w:hint="eastAsia"/>
        </w:rPr>
        <w:t xml:space="preserve"> When owner chose the </w:t>
      </w:r>
      <w:r>
        <w:t>Scrubber</w:t>
      </w:r>
      <w:r>
        <w:rPr>
          <w:rFonts w:hint="eastAsia"/>
        </w:rPr>
        <w:t xml:space="preserve"> maker, the discharge PH in tanks should be &gt;5. </w:t>
      </w:r>
    </w:p>
    <w:p w14:paraId="7D22BA37">
      <w:pPr>
        <w:pStyle w:val="73"/>
        <w:numPr>
          <w:ilvl w:val="0"/>
          <w:numId w:val="17"/>
        </w:numPr>
        <w:ind w:leftChars="0"/>
      </w:pPr>
      <w:r>
        <w:rPr>
          <w:rFonts w:hint="eastAsia"/>
        </w:rPr>
        <w:t xml:space="preserve"> </w:t>
      </w:r>
      <w:r>
        <w:t>Minor paint contamination need not to be cleaned.</w:t>
      </w:r>
    </w:p>
    <w:p w14:paraId="33DB3F87">
      <w:pPr>
        <w:pStyle w:val="73"/>
        <w:numPr>
          <w:ilvl w:val="0"/>
          <w:numId w:val="17"/>
        </w:numPr>
        <w:ind w:leftChars="0"/>
        <w:rPr>
          <w:b/>
        </w:rPr>
      </w:pPr>
      <w:r>
        <w:rPr>
          <w:b/>
        </w:rPr>
        <w:t xml:space="preserve"> The fore mast inside to be painted as far as possible</w:t>
      </w:r>
      <w:r>
        <w:rPr>
          <w:rFonts w:hint="eastAsia"/>
          <w:b/>
        </w:rPr>
        <w:t xml:space="preserve"> </w:t>
      </w:r>
      <w:r>
        <w:rPr>
          <w:b/>
        </w:rPr>
        <w:t>(no blasting due to grit can clean inside).</w:t>
      </w:r>
    </w:p>
    <w:p w14:paraId="20905E94">
      <w:pPr>
        <w:pStyle w:val="73"/>
        <w:numPr>
          <w:ilvl w:val="0"/>
          <w:numId w:val="17"/>
        </w:numPr>
        <w:ind w:leftChars="0"/>
        <w:rPr>
          <w:b/>
        </w:rPr>
      </w:pPr>
      <w:r>
        <w:rPr>
          <w:b/>
        </w:rPr>
        <w:t>If maker require, Report providing data of surface roughness will submit as per Anti</w:t>
      </w:r>
      <w:r>
        <w:rPr>
          <w:rFonts w:hint="eastAsia"/>
          <w:b/>
        </w:rPr>
        <w:t xml:space="preserve"> </w:t>
      </w:r>
      <w:r>
        <w:rPr>
          <w:b/>
        </w:rPr>
        <w:t>Fouling maker’s standard after application of anti-fouling paint prior launching. Shipyard will assistant maker if maker required.</w:t>
      </w:r>
    </w:p>
    <w:p w14:paraId="4887C1DD">
      <w:pPr>
        <w:pStyle w:val="73"/>
        <w:numPr>
          <w:ilvl w:val="0"/>
          <w:numId w:val="17"/>
        </w:numPr>
        <w:ind w:leftChars="0"/>
        <w:rPr>
          <w:b/>
        </w:rPr>
      </w:pPr>
      <w:r>
        <w:rPr>
          <w:b/>
        </w:rPr>
        <w:t>PSPC Tri-Partite Agreement to be developed by the Builder and submitted for the Buyer’s review and acceptance prior to final signing by the Builder, Buyer and Paint Maker.</w:t>
      </w:r>
    </w:p>
    <w:p w14:paraId="7BA512E5">
      <w:pPr>
        <w:pStyle w:val="73"/>
        <w:numPr>
          <w:ilvl w:val="0"/>
          <w:numId w:val="17"/>
        </w:numPr>
        <w:ind w:leftChars="0"/>
        <w:rPr>
          <w:b/>
        </w:rPr>
      </w:pPr>
      <w:r>
        <w:rPr>
          <w:b/>
        </w:rPr>
        <w:t>Coating Technical File (CTF) will be developed by the yard and sent to the Buyers</w:t>
      </w:r>
      <w:r>
        <w:rPr>
          <w:rFonts w:hint="eastAsia"/>
          <w:b/>
        </w:rPr>
        <w:t xml:space="preserve"> </w:t>
      </w:r>
      <w:r>
        <w:rPr>
          <w:b/>
        </w:rPr>
        <w:t>for review.</w:t>
      </w:r>
    </w:p>
    <w:p w14:paraId="1613D655">
      <w:pPr>
        <w:pStyle w:val="73"/>
        <w:numPr>
          <w:ilvl w:val="0"/>
          <w:numId w:val="17"/>
        </w:numPr>
        <w:ind w:leftChars="0"/>
        <w:rPr>
          <w:b/>
        </w:rPr>
      </w:pPr>
      <w:r>
        <w:rPr>
          <w:b/>
        </w:rPr>
        <w:t>The painting of the exposed structural steel surface such as outsides of shell, deckhouse, funnel, etc., and of living space and passages in living quarters to be free from obvious sags and runs.</w:t>
      </w:r>
    </w:p>
    <w:p w14:paraId="1F9E491D">
      <w:pPr>
        <w:pStyle w:val="73"/>
        <w:numPr>
          <w:ilvl w:val="0"/>
          <w:numId w:val="17"/>
        </w:numPr>
        <w:ind w:leftChars="0"/>
        <w:rPr>
          <w:b/>
        </w:rPr>
      </w:pPr>
      <w:r>
        <w:rPr>
          <w:b/>
        </w:rPr>
        <w:t>The steel structure surfaces including all welded seams to be painted before the leak test, in general. However, fillet welding joint and erection butt joint forming tank boundary to be painted after joint has been examined either by compressed air test, vacuum test or tank air test as appropriate.</w:t>
      </w:r>
    </w:p>
    <w:p w14:paraId="6CCD432F">
      <w:pPr>
        <w:pStyle w:val="73"/>
        <w:numPr>
          <w:ilvl w:val="0"/>
          <w:numId w:val="17"/>
        </w:numPr>
        <w:ind w:leftChars="0"/>
        <w:rPr>
          <w:b/>
        </w:rPr>
      </w:pPr>
      <w:r>
        <w:rPr>
          <w:b/>
        </w:rPr>
        <w:t>Pre-erection joint of hull block which is erected at any location, to be painted before leak test and not to be considered as block erection joint.</w:t>
      </w:r>
    </w:p>
    <w:p w14:paraId="2FFFBD49">
      <w:pPr>
        <w:pStyle w:val="73"/>
        <w:numPr>
          <w:ilvl w:val="0"/>
          <w:numId w:val="17"/>
        </w:numPr>
        <w:ind w:leftChars="0"/>
        <w:rPr>
          <w:b/>
        </w:rPr>
      </w:pPr>
      <w:r>
        <w:rPr>
          <w:b/>
        </w:rPr>
        <w:t>Under water hull paint thickness to be checked before and after application of antifouling paint and recorded</w:t>
      </w:r>
      <w:r>
        <w:rPr>
          <w:rFonts w:hint="eastAsia"/>
          <w:b/>
        </w:rPr>
        <w:t xml:space="preserve"> at dock stage</w:t>
      </w:r>
      <w:r>
        <w:rPr>
          <w:b/>
        </w:rPr>
        <w:t>.</w:t>
      </w:r>
    </w:p>
    <w:p w14:paraId="7E04C5C1">
      <w:pPr>
        <w:pStyle w:val="73"/>
        <w:numPr>
          <w:ilvl w:val="0"/>
          <w:numId w:val="17"/>
        </w:numPr>
        <w:ind w:leftChars="0"/>
        <w:rPr>
          <w:b/>
        </w:rPr>
      </w:pPr>
      <w:r>
        <w:rPr>
          <w:b/>
        </w:rPr>
        <w:t>For the F.W.TK ventilation and washing, the Builder will accord paint maker's recommendation. The chemical component analyzes of water sample in these tanks to be carried out by authorized office and the report should be submitted to owner together with the delivery certificates.</w:t>
      </w:r>
    </w:p>
    <w:p w14:paraId="78A0392C">
      <w:pPr>
        <w:pStyle w:val="73"/>
        <w:numPr>
          <w:ilvl w:val="0"/>
          <w:numId w:val="17"/>
        </w:numPr>
        <w:ind w:leftChars="0"/>
        <w:rPr>
          <w:b/>
        </w:rPr>
      </w:pPr>
      <w:r>
        <w:rPr>
          <w:b/>
        </w:rPr>
        <w:t>Main sea water filter body internals will be coated with anti-fouling paint.</w:t>
      </w:r>
    </w:p>
    <w:p w14:paraId="7350CE48">
      <w:pPr>
        <w:pStyle w:val="73"/>
        <w:numPr>
          <w:ilvl w:val="0"/>
          <w:numId w:val="17"/>
        </w:numPr>
        <w:ind w:leftChars="0"/>
        <w:rPr>
          <w:b/>
        </w:rPr>
      </w:pPr>
      <w:r>
        <w:rPr>
          <w:b/>
        </w:rPr>
        <w:t>Exhaust pipes outside will be coated with temperature resistant paint before placing</w:t>
      </w:r>
      <w:r>
        <w:rPr>
          <w:rFonts w:hint="eastAsia"/>
          <w:b/>
        </w:rPr>
        <w:t xml:space="preserve"> </w:t>
      </w:r>
      <w:r>
        <w:rPr>
          <w:b/>
        </w:rPr>
        <w:t>the insulation</w:t>
      </w:r>
      <w:r>
        <w:rPr>
          <w:rFonts w:hint="eastAsia"/>
          <w:b/>
        </w:rPr>
        <w:t>,</w:t>
      </w:r>
      <w:r>
        <w:t xml:space="preserve"> </w:t>
      </w:r>
      <w:r>
        <w:rPr>
          <w:b/>
        </w:rPr>
        <w:t>the area under insulation no need to paint.</w:t>
      </w:r>
    </w:p>
    <w:p w14:paraId="345A1C42">
      <w:pPr>
        <w:pStyle w:val="73"/>
        <w:numPr>
          <w:ilvl w:val="0"/>
          <w:numId w:val="17"/>
        </w:numPr>
        <w:ind w:leftChars="0"/>
        <w:rPr>
          <w:b/>
        </w:rPr>
      </w:pPr>
      <w:r>
        <w:rPr>
          <w:b/>
        </w:rPr>
        <w:t>PSPC blocks will be treated as PSPC requirements.</w:t>
      </w:r>
    </w:p>
    <w:p w14:paraId="0DD7E999">
      <w:pPr>
        <w:pStyle w:val="73"/>
        <w:numPr>
          <w:ilvl w:val="0"/>
          <w:numId w:val="17"/>
        </w:numPr>
        <w:ind w:leftChars="0"/>
        <w:rPr>
          <w:b/>
        </w:rPr>
      </w:pPr>
      <w:r>
        <w:rPr>
          <w:b/>
        </w:rPr>
        <w:t>All the bilge well in passageway/cargo hold/Chain locker to be applied 150*2.</w:t>
      </w:r>
    </w:p>
    <w:p w14:paraId="4B9B27F5">
      <w:pPr>
        <w:pStyle w:val="73"/>
        <w:numPr>
          <w:ilvl w:val="0"/>
          <w:numId w:val="17"/>
        </w:numPr>
        <w:ind w:leftChars="0"/>
        <w:rPr>
          <w:b/>
          <w:i/>
        </w:rPr>
      </w:pPr>
      <w:r>
        <w:rPr>
          <w:b/>
          <w:i/>
        </w:rPr>
        <w:t>Maker of Anti Fouling to submit a report providing data of surface roughness after application of anti fouling paint if maker has this requirement.</w:t>
      </w:r>
    </w:p>
    <w:p w14:paraId="680BB95A">
      <w:pPr>
        <w:pStyle w:val="73"/>
        <w:numPr>
          <w:ilvl w:val="0"/>
          <w:numId w:val="17"/>
        </w:numPr>
        <w:ind w:leftChars="0"/>
        <w:rPr>
          <w:b/>
          <w:i/>
        </w:rPr>
      </w:pPr>
      <w:r>
        <w:rPr>
          <w:b/>
          <w:i/>
        </w:rPr>
        <w:t>TSL: outfitting / cable/supports and some small area Owner will be informed the plan before install the equipment.</w:t>
      </w:r>
    </w:p>
    <w:p w14:paraId="2E52AB83">
      <w:pPr>
        <w:pStyle w:val="73"/>
        <w:numPr>
          <w:ilvl w:val="0"/>
          <w:numId w:val="17"/>
        </w:numPr>
        <w:ind w:leftChars="0"/>
        <w:rPr>
          <w:b/>
          <w:i/>
        </w:rPr>
      </w:pPr>
      <w:r>
        <w:rPr>
          <w:b/>
          <w:i/>
        </w:rPr>
        <w:t>Minor/spots paint need not to be removed if under insulation/lining.</w:t>
      </w:r>
    </w:p>
    <w:p w14:paraId="7C000922">
      <w:pPr>
        <w:pStyle w:val="56"/>
        <w:tabs>
          <w:tab w:val="left" w:pos="975"/>
          <w:tab w:val="clear" w:pos="1092"/>
        </w:tabs>
        <w:spacing w:before="312" w:after="312"/>
        <w:rPr>
          <w:w w:val="100"/>
        </w:rPr>
      </w:pPr>
      <w:bookmarkStart w:id="125" w:name="_Toc471303105"/>
      <w:bookmarkStart w:id="126" w:name="_Toc492561756"/>
      <w:bookmarkStart w:id="127" w:name="_Toc50573353"/>
      <w:r>
        <w:rPr>
          <w:rFonts w:hint="eastAsia"/>
          <w:w w:val="100"/>
        </w:rPr>
        <w:t>2.2.7</w:t>
      </w:r>
      <w:r>
        <w:rPr>
          <w:w w:val="100"/>
        </w:rPr>
        <w:tab/>
      </w:r>
      <w:r>
        <w:rPr>
          <w:w w:val="100"/>
        </w:rPr>
        <w:t>GALVANIZING</w:t>
      </w:r>
      <w:bookmarkEnd w:id="125"/>
      <w:bookmarkEnd w:id="126"/>
      <w:bookmarkEnd w:id="127"/>
    </w:p>
    <w:p w14:paraId="3BF39214">
      <w:pPr>
        <w:autoSpaceDE w:val="0"/>
        <w:autoSpaceDN w:val="0"/>
        <w:adjustRightInd w:val="0"/>
        <w:ind w:left="963"/>
        <w:rPr>
          <w:kern w:val="0"/>
          <w:sz w:val="24"/>
        </w:rPr>
      </w:pPr>
      <w:r>
        <w:rPr>
          <w:kern w:val="0"/>
          <w:sz w:val="24"/>
        </w:rPr>
        <w:t>Galvanizing shall be applied for items as described throughout this Specification and following outfitting shall also be galvanized:</w:t>
      </w:r>
    </w:p>
    <w:p w14:paraId="3550FF2F">
      <w:pPr>
        <w:autoSpaceDE w:val="0"/>
        <w:autoSpaceDN w:val="0"/>
        <w:adjustRightInd w:val="0"/>
        <w:spacing w:before="2" w:line="280" w:lineRule="exact"/>
        <w:jc w:val="left"/>
        <w:rPr>
          <w:kern w:val="0"/>
          <w:sz w:val="28"/>
          <w:szCs w:val="28"/>
        </w:rPr>
      </w:pPr>
    </w:p>
    <w:p w14:paraId="761C6310">
      <w:pPr>
        <w:numPr>
          <w:ilvl w:val="0"/>
          <w:numId w:val="18"/>
        </w:numPr>
        <w:tabs>
          <w:tab w:val="left" w:pos="1380"/>
          <w:tab w:val="clear" w:pos="1837"/>
        </w:tabs>
        <w:autoSpaceDE w:val="0"/>
        <w:autoSpaceDN w:val="0"/>
        <w:adjustRightInd w:val="0"/>
        <w:ind w:left="1418" w:hanging="425"/>
        <w:jc w:val="left"/>
        <w:rPr>
          <w:kern w:val="0"/>
          <w:sz w:val="24"/>
        </w:rPr>
      </w:pPr>
      <w:r>
        <w:rPr>
          <w:kern w:val="0"/>
          <w:sz w:val="24"/>
        </w:rPr>
        <w:t>Handles and clips of steel doors</w:t>
      </w:r>
    </w:p>
    <w:p w14:paraId="683EC282">
      <w:pPr>
        <w:numPr>
          <w:ilvl w:val="0"/>
          <w:numId w:val="18"/>
        </w:numPr>
        <w:tabs>
          <w:tab w:val="left" w:pos="1380"/>
          <w:tab w:val="clear" w:pos="1837"/>
        </w:tabs>
        <w:autoSpaceDE w:val="0"/>
        <w:autoSpaceDN w:val="0"/>
        <w:adjustRightInd w:val="0"/>
        <w:ind w:left="1418" w:hanging="425"/>
        <w:jc w:val="left"/>
        <w:rPr>
          <w:kern w:val="0"/>
          <w:sz w:val="24"/>
        </w:rPr>
      </w:pPr>
      <w:r>
        <w:rPr>
          <w:kern w:val="0"/>
          <w:sz w:val="24"/>
        </w:rPr>
        <w:t>Small chains (8mm dia. and below)</w:t>
      </w:r>
    </w:p>
    <w:p w14:paraId="629C489A">
      <w:pPr>
        <w:numPr>
          <w:ilvl w:val="0"/>
          <w:numId w:val="18"/>
        </w:numPr>
        <w:tabs>
          <w:tab w:val="left" w:pos="1380"/>
          <w:tab w:val="clear" w:pos="1837"/>
        </w:tabs>
        <w:autoSpaceDE w:val="0"/>
        <w:autoSpaceDN w:val="0"/>
        <w:adjustRightInd w:val="0"/>
        <w:ind w:left="1418" w:hanging="425"/>
        <w:jc w:val="left"/>
        <w:rPr>
          <w:kern w:val="0"/>
          <w:sz w:val="24"/>
        </w:rPr>
      </w:pPr>
      <w:r>
        <w:rPr>
          <w:kern w:val="0"/>
          <w:sz w:val="24"/>
        </w:rPr>
        <w:t>Small shackles and thimbles (8mm dia. and below)</w:t>
      </w:r>
    </w:p>
    <w:p w14:paraId="2D43C979">
      <w:pPr>
        <w:numPr>
          <w:ilvl w:val="0"/>
          <w:numId w:val="18"/>
        </w:numPr>
        <w:tabs>
          <w:tab w:val="left" w:pos="1380"/>
          <w:tab w:val="clear" w:pos="1837"/>
        </w:tabs>
        <w:autoSpaceDE w:val="0"/>
        <w:autoSpaceDN w:val="0"/>
        <w:adjustRightInd w:val="0"/>
        <w:ind w:left="1418" w:hanging="425"/>
        <w:jc w:val="left"/>
        <w:rPr>
          <w:kern w:val="0"/>
          <w:sz w:val="24"/>
        </w:rPr>
      </w:pPr>
      <w:r>
        <w:rPr>
          <w:kern w:val="0"/>
          <w:sz w:val="24"/>
        </w:rPr>
        <w:t>Hinges, small bolts and nuts under 12mm dia</w:t>
      </w:r>
      <w:r>
        <w:rPr>
          <w:rFonts w:hint="eastAsia"/>
          <w:kern w:val="0"/>
          <w:sz w:val="24"/>
        </w:rPr>
        <w:t>.</w:t>
      </w:r>
      <w:r>
        <w:rPr>
          <w:kern w:val="0"/>
          <w:sz w:val="24"/>
        </w:rPr>
        <w:t xml:space="preserve"> exposed to weather</w:t>
      </w:r>
    </w:p>
    <w:p w14:paraId="46DC4C7E">
      <w:pPr>
        <w:numPr>
          <w:ilvl w:val="0"/>
          <w:numId w:val="18"/>
        </w:numPr>
        <w:tabs>
          <w:tab w:val="left" w:pos="1380"/>
          <w:tab w:val="clear" w:pos="1837"/>
        </w:tabs>
        <w:autoSpaceDE w:val="0"/>
        <w:autoSpaceDN w:val="0"/>
        <w:adjustRightInd w:val="0"/>
        <w:ind w:left="1418" w:hanging="425"/>
        <w:jc w:val="left"/>
        <w:rPr>
          <w:kern w:val="0"/>
          <w:sz w:val="24"/>
        </w:rPr>
      </w:pPr>
      <w:r>
        <w:rPr>
          <w:kern w:val="0"/>
          <w:sz w:val="24"/>
        </w:rPr>
        <w:t>Standing rigging for masts</w:t>
      </w:r>
    </w:p>
    <w:p w14:paraId="67FC336E">
      <w:pPr>
        <w:numPr>
          <w:ilvl w:val="0"/>
          <w:numId w:val="18"/>
        </w:numPr>
        <w:tabs>
          <w:tab w:val="left" w:pos="1380"/>
          <w:tab w:val="clear" w:pos="1837"/>
        </w:tabs>
        <w:autoSpaceDE w:val="0"/>
        <w:autoSpaceDN w:val="0"/>
        <w:adjustRightInd w:val="0"/>
        <w:ind w:left="1418" w:hanging="425"/>
        <w:jc w:val="left"/>
        <w:rPr>
          <w:kern w:val="0"/>
          <w:sz w:val="24"/>
        </w:rPr>
      </w:pPr>
      <w:r>
        <w:rPr>
          <w:kern w:val="0"/>
          <w:sz w:val="24"/>
        </w:rPr>
        <w:t>Ventilator ducts (thickness below 2 mm)</w:t>
      </w:r>
      <w:r>
        <w:rPr>
          <w:rFonts w:hint="eastAsia"/>
          <w:kern w:val="0"/>
          <w:sz w:val="24"/>
        </w:rPr>
        <w:t xml:space="preserve"> (refer to </w:t>
      </w:r>
      <w:r>
        <w:rPr>
          <w:kern w:val="0"/>
          <w:sz w:val="24"/>
        </w:rPr>
        <w:t>galvanized thin plate spire ducts, mainly</w:t>
      </w:r>
      <w:r>
        <w:rPr>
          <w:rFonts w:hint="eastAsia"/>
          <w:kern w:val="0"/>
          <w:sz w:val="24"/>
        </w:rPr>
        <w:t xml:space="preserve"> </w:t>
      </w:r>
      <w:r>
        <w:rPr>
          <w:kern w:val="0"/>
          <w:sz w:val="24"/>
        </w:rPr>
        <w:t>used for accommodation etc.)</w:t>
      </w:r>
    </w:p>
    <w:p w14:paraId="7558A9E8">
      <w:pPr>
        <w:numPr>
          <w:ilvl w:val="0"/>
          <w:numId w:val="18"/>
        </w:numPr>
        <w:tabs>
          <w:tab w:val="left" w:pos="1380"/>
          <w:tab w:val="clear" w:pos="1837"/>
        </w:tabs>
        <w:autoSpaceDE w:val="0"/>
        <w:autoSpaceDN w:val="0"/>
        <w:adjustRightInd w:val="0"/>
        <w:ind w:left="1418" w:hanging="425"/>
        <w:jc w:val="left"/>
        <w:rPr>
          <w:kern w:val="0"/>
          <w:sz w:val="24"/>
        </w:rPr>
      </w:pPr>
      <w:r>
        <w:rPr>
          <w:kern w:val="0"/>
          <w:sz w:val="24"/>
        </w:rPr>
        <w:t xml:space="preserve">Steps of inclining </w:t>
      </w:r>
      <w:r>
        <w:rPr>
          <w:rFonts w:hint="eastAsia"/>
          <w:kern w:val="0"/>
          <w:sz w:val="24"/>
        </w:rPr>
        <w:t xml:space="preserve">and vertical </w:t>
      </w:r>
      <w:r>
        <w:rPr>
          <w:kern w:val="0"/>
          <w:sz w:val="24"/>
        </w:rPr>
        <w:t>ladder</w:t>
      </w:r>
      <w:r>
        <w:rPr>
          <w:rFonts w:hint="eastAsia"/>
          <w:kern w:val="0"/>
          <w:sz w:val="24"/>
        </w:rPr>
        <w:t xml:space="preserve">s on </w:t>
      </w:r>
      <w:r>
        <w:rPr>
          <w:kern w:val="0"/>
          <w:sz w:val="24"/>
        </w:rPr>
        <w:t>weather deck</w:t>
      </w:r>
    </w:p>
    <w:p w14:paraId="03C00922">
      <w:pPr>
        <w:numPr>
          <w:ilvl w:val="0"/>
          <w:numId w:val="18"/>
        </w:numPr>
        <w:tabs>
          <w:tab w:val="left" w:pos="1380"/>
          <w:tab w:val="clear" w:pos="1837"/>
        </w:tabs>
        <w:autoSpaceDE w:val="0"/>
        <w:autoSpaceDN w:val="0"/>
        <w:adjustRightInd w:val="0"/>
        <w:ind w:left="1418" w:hanging="425"/>
        <w:jc w:val="left"/>
        <w:rPr>
          <w:kern w:val="0"/>
          <w:sz w:val="24"/>
        </w:rPr>
      </w:pPr>
      <w:r>
        <w:rPr>
          <w:kern w:val="0"/>
          <w:sz w:val="24"/>
        </w:rPr>
        <w:t>Chain pipe and hawse pipe covers</w:t>
      </w:r>
    </w:p>
    <w:p w14:paraId="7367FCEB">
      <w:pPr>
        <w:numPr>
          <w:ilvl w:val="0"/>
          <w:numId w:val="18"/>
        </w:numPr>
        <w:tabs>
          <w:tab w:val="left" w:pos="1380"/>
        </w:tabs>
        <w:autoSpaceDE w:val="0"/>
        <w:autoSpaceDN w:val="0"/>
        <w:adjustRightInd w:val="0"/>
        <w:jc w:val="left"/>
        <w:rPr>
          <w:b/>
          <w:i/>
          <w:kern w:val="0"/>
          <w:sz w:val="24"/>
        </w:rPr>
      </w:pPr>
      <w:r>
        <w:rPr>
          <w:b/>
          <w:i/>
          <w:kern w:val="0"/>
          <w:sz w:val="24"/>
        </w:rPr>
        <w:t>outfitting in WBT to be galvanized.</w:t>
      </w:r>
    </w:p>
    <w:p w14:paraId="23D20FCD">
      <w:pPr>
        <w:autoSpaceDE w:val="0"/>
        <w:autoSpaceDN w:val="0"/>
        <w:adjustRightInd w:val="0"/>
        <w:spacing w:line="240" w:lineRule="exact"/>
        <w:ind w:left="963"/>
        <w:jc w:val="left"/>
        <w:rPr>
          <w:kern w:val="0"/>
          <w:sz w:val="24"/>
        </w:rPr>
      </w:pPr>
    </w:p>
    <w:p w14:paraId="7B05C607">
      <w:pPr>
        <w:autoSpaceDE w:val="0"/>
        <w:autoSpaceDN w:val="0"/>
        <w:adjustRightInd w:val="0"/>
        <w:spacing w:line="240" w:lineRule="exact"/>
        <w:ind w:left="963"/>
        <w:jc w:val="left"/>
        <w:rPr>
          <w:kern w:val="0"/>
          <w:sz w:val="24"/>
        </w:rPr>
      </w:pPr>
    </w:p>
    <w:p w14:paraId="1DCB4923">
      <w:pPr>
        <w:autoSpaceDE w:val="0"/>
        <w:autoSpaceDN w:val="0"/>
        <w:adjustRightInd w:val="0"/>
        <w:spacing w:line="300" w:lineRule="exact"/>
        <w:ind w:left="964"/>
        <w:rPr>
          <w:kern w:val="0"/>
          <w:sz w:val="24"/>
        </w:rPr>
      </w:pPr>
      <w:r>
        <w:rPr>
          <w:kern w:val="0"/>
          <w:sz w:val="24"/>
        </w:rPr>
        <w:t>Outfitting may apply one universal epoxy coat according to</w:t>
      </w:r>
      <w:r>
        <w:rPr>
          <w:rFonts w:hint="eastAsia"/>
          <w:kern w:val="0"/>
          <w:sz w:val="24"/>
        </w:rPr>
        <w:t xml:space="preserve"> Builder</w:t>
      </w:r>
      <w:r>
        <w:rPr>
          <w:kern w:val="0"/>
          <w:sz w:val="24"/>
        </w:rPr>
        <w:t>’</w:t>
      </w:r>
      <w:r>
        <w:rPr>
          <w:rFonts w:hint="eastAsia"/>
          <w:kern w:val="0"/>
          <w:sz w:val="24"/>
        </w:rPr>
        <w:t>s</w:t>
      </w:r>
      <w:r>
        <w:rPr>
          <w:kern w:val="0"/>
          <w:sz w:val="24"/>
        </w:rPr>
        <w:t xml:space="preserve"> practice</w:t>
      </w:r>
      <w:r>
        <w:rPr>
          <w:rFonts w:hint="eastAsia"/>
          <w:kern w:val="0"/>
          <w:sz w:val="24"/>
        </w:rPr>
        <w:t>.</w:t>
      </w:r>
    </w:p>
    <w:p w14:paraId="43062F6E">
      <w:pPr>
        <w:autoSpaceDE w:val="0"/>
        <w:autoSpaceDN w:val="0"/>
        <w:adjustRightInd w:val="0"/>
        <w:spacing w:line="240" w:lineRule="exact"/>
        <w:ind w:left="963"/>
        <w:jc w:val="left"/>
        <w:rPr>
          <w:kern w:val="0"/>
          <w:sz w:val="24"/>
        </w:rPr>
      </w:pPr>
    </w:p>
    <w:p w14:paraId="772A71C6">
      <w:pPr>
        <w:autoSpaceDE w:val="0"/>
        <w:autoSpaceDN w:val="0"/>
        <w:adjustRightInd w:val="0"/>
        <w:spacing w:line="300" w:lineRule="exact"/>
        <w:ind w:left="964"/>
        <w:rPr>
          <w:kern w:val="0"/>
          <w:sz w:val="24"/>
        </w:rPr>
      </w:pPr>
      <w:r>
        <w:rPr>
          <w:kern w:val="0"/>
          <w:sz w:val="24"/>
        </w:rPr>
        <w:t>The galvanizing shall be done by hot dip</w:t>
      </w:r>
      <w:r>
        <w:rPr>
          <w:rFonts w:hint="eastAsia"/>
          <w:kern w:val="0"/>
          <w:sz w:val="24"/>
        </w:rPr>
        <w:t xml:space="preserve"> </w:t>
      </w:r>
      <w:r>
        <w:rPr>
          <w:kern w:val="0"/>
          <w:sz w:val="24"/>
        </w:rPr>
        <w:t>method in general except bolts, nuts, screws, etc. which are to be electroplated, unless otherwise specified in this Specification. Damaged area of galvanizing part caused by the electric welding, mechanical damage, etc. shall be touched-up by one (1) coat of</w:t>
      </w:r>
      <w:r>
        <w:rPr>
          <w:rFonts w:hint="eastAsia"/>
          <w:kern w:val="0"/>
          <w:sz w:val="24"/>
        </w:rPr>
        <w:t xml:space="preserve"> </w:t>
      </w:r>
      <w:r>
        <w:rPr>
          <w:kern w:val="0"/>
          <w:sz w:val="24"/>
        </w:rPr>
        <w:t>Zinc Rich or epoxy primer as far as practicable</w:t>
      </w:r>
      <w:r>
        <w:rPr>
          <w:rFonts w:hint="eastAsia"/>
          <w:kern w:val="0"/>
          <w:sz w:val="24"/>
        </w:rPr>
        <w:t>.</w:t>
      </w:r>
    </w:p>
    <w:p w14:paraId="3070A3D3">
      <w:pPr>
        <w:autoSpaceDE w:val="0"/>
        <w:autoSpaceDN w:val="0"/>
        <w:adjustRightInd w:val="0"/>
        <w:spacing w:line="300" w:lineRule="exact"/>
        <w:ind w:left="964"/>
        <w:rPr>
          <w:kern w:val="0"/>
          <w:sz w:val="24"/>
        </w:rPr>
      </w:pPr>
    </w:p>
    <w:p w14:paraId="046FBB15">
      <w:pPr>
        <w:autoSpaceDE w:val="0"/>
        <w:autoSpaceDN w:val="0"/>
        <w:adjustRightInd w:val="0"/>
        <w:spacing w:line="300" w:lineRule="exact"/>
        <w:ind w:left="964"/>
        <w:rPr>
          <w:kern w:val="0"/>
          <w:sz w:val="24"/>
        </w:rPr>
      </w:pPr>
      <w:r>
        <w:rPr>
          <w:rFonts w:hint="eastAsia"/>
          <w:kern w:val="0"/>
          <w:sz w:val="24"/>
        </w:rPr>
        <w:t>In general, the steel outfittings to be painted with one (1) coat of the Builder</w:t>
      </w:r>
      <w:r>
        <w:rPr>
          <w:kern w:val="0"/>
          <w:sz w:val="24"/>
        </w:rPr>
        <w:t>’</w:t>
      </w:r>
      <w:r>
        <w:rPr>
          <w:rFonts w:hint="eastAsia"/>
          <w:kern w:val="0"/>
          <w:sz w:val="24"/>
        </w:rPr>
        <w:t>s standard epoxy primer.</w:t>
      </w:r>
    </w:p>
    <w:p w14:paraId="686F2033">
      <w:pPr>
        <w:pStyle w:val="56"/>
        <w:numPr>
          <w:ilvl w:val="2"/>
          <w:numId w:val="19"/>
        </w:numPr>
        <w:spacing w:before="312" w:after="312"/>
        <w:rPr>
          <w:w w:val="100"/>
        </w:rPr>
      </w:pPr>
      <w:bookmarkStart w:id="128" w:name="_Toc492561757"/>
      <w:bookmarkStart w:id="129" w:name="_Toc471303106"/>
      <w:r>
        <w:rPr>
          <w:rFonts w:hint="eastAsia"/>
          <w:w w:val="100"/>
        </w:rPr>
        <w:t xml:space="preserve">  </w:t>
      </w:r>
      <w:bookmarkStart w:id="130" w:name="_Toc50573354"/>
      <w:r>
        <w:rPr>
          <w:w w:val="100"/>
        </w:rPr>
        <w:t>CATHODIC PROTECTION</w:t>
      </w:r>
      <w:bookmarkEnd w:id="128"/>
      <w:bookmarkEnd w:id="129"/>
      <w:bookmarkEnd w:id="130"/>
    </w:p>
    <w:p w14:paraId="26EBDDAC">
      <w:pPr>
        <w:pStyle w:val="58"/>
        <w:numPr>
          <w:ilvl w:val="0"/>
          <w:numId w:val="20"/>
        </w:numPr>
        <w:autoSpaceDE w:val="0"/>
        <w:autoSpaceDN w:val="0"/>
        <w:adjustRightInd w:val="0"/>
        <w:spacing w:line="300" w:lineRule="exact"/>
        <w:ind w:firstLineChars="0"/>
        <w:rPr>
          <w:kern w:val="0"/>
          <w:sz w:val="24"/>
        </w:rPr>
      </w:pPr>
      <w:r>
        <w:rPr>
          <w:rFonts w:hint="eastAsia"/>
          <w:kern w:val="0"/>
          <w:sz w:val="24"/>
        </w:rPr>
        <w:t xml:space="preserve">The </w:t>
      </w:r>
      <w:r>
        <w:rPr>
          <w:kern w:val="0"/>
          <w:sz w:val="24"/>
        </w:rPr>
        <w:t>underwater hull</w:t>
      </w:r>
      <w:r>
        <w:rPr>
          <w:rFonts w:hint="eastAsia"/>
          <w:kern w:val="0"/>
          <w:sz w:val="24"/>
        </w:rPr>
        <w:t xml:space="preserve"> and appendages shall be protected by a</w:t>
      </w:r>
      <w:r>
        <w:rPr>
          <w:kern w:val="0"/>
          <w:sz w:val="24"/>
        </w:rPr>
        <w:t>n automatically controlled Impressed Current Cathodic Protection (ICCP) system</w:t>
      </w:r>
      <w:r>
        <w:rPr>
          <w:rFonts w:hint="eastAsia"/>
          <w:kern w:val="0"/>
          <w:sz w:val="24"/>
        </w:rPr>
        <w:t>.</w:t>
      </w:r>
    </w:p>
    <w:p w14:paraId="65A07278">
      <w:pPr>
        <w:autoSpaceDE w:val="0"/>
        <w:autoSpaceDN w:val="0"/>
        <w:adjustRightInd w:val="0"/>
        <w:spacing w:line="300" w:lineRule="exact"/>
        <w:ind w:left="1384" w:leftChars="659"/>
        <w:rPr>
          <w:kern w:val="0"/>
          <w:sz w:val="24"/>
        </w:rPr>
      </w:pPr>
    </w:p>
    <w:p w14:paraId="67FFE230">
      <w:pPr>
        <w:autoSpaceDE w:val="0"/>
        <w:autoSpaceDN w:val="0"/>
        <w:adjustRightInd w:val="0"/>
        <w:spacing w:line="300" w:lineRule="exact"/>
        <w:ind w:left="1384" w:leftChars="659"/>
        <w:rPr>
          <w:kern w:val="0"/>
          <w:sz w:val="24"/>
        </w:rPr>
      </w:pPr>
      <w:r>
        <w:rPr>
          <w:kern w:val="0"/>
          <w:sz w:val="24"/>
        </w:rPr>
        <w:t>Mean current density:</w:t>
      </w:r>
      <w:r>
        <w:rPr>
          <w:rFonts w:hint="eastAsia"/>
          <w:kern w:val="0"/>
          <w:sz w:val="24"/>
        </w:rPr>
        <w:t xml:space="preserve">       </w:t>
      </w:r>
      <w:r>
        <w:rPr>
          <w:kern w:val="0"/>
          <w:sz w:val="24"/>
        </w:rPr>
        <w:t>35 mA/m</w:t>
      </w:r>
      <w:r>
        <w:rPr>
          <w:rFonts w:hint="eastAsia"/>
          <w:kern w:val="0"/>
          <w:sz w:val="24"/>
          <w:vertAlign w:val="superscript"/>
        </w:rPr>
        <w:t>2</w:t>
      </w:r>
      <w:r>
        <w:rPr>
          <w:rFonts w:hint="eastAsia"/>
          <w:kern w:val="0"/>
          <w:sz w:val="24"/>
        </w:rPr>
        <w:t>for underwater hull</w:t>
      </w:r>
    </w:p>
    <w:p w14:paraId="394304DD">
      <w:pPr>
        <w:autoSpaceDE w:val="0"/>
        <w:autoSpaceDN w:val="0"/>
        <w:adjustRightInd w:val="0"/>
        <w:spacing w:line="300" w:lineRule="exact"/>
        <w:ind w:left="1384" w:leftChars="659" w:firstLine="2880" w:firstLineChars="1200"/>
        <w:rPr>
          <w:kern w:val="0"/>
          <w:sz w:val="24"/>
        </w:rPr>
      </w:pPr>
      <w:r>
        <w:rPr>
          <w:kern w:val="0"/>
          <w:sz w:val="24"/>
        </w:rPr>
        <w:t>600 mA/m</w:t>
      </w:r>
      <w:r>
        <w:rPr>
          <w:rFonts w:hint="eastAsia"/>
          <w:kern w:val="0"/>
          <w:sz w:val="24"/>
          <w:vertAlign w:val="superscript"/>
        </w:rPr>
        <w:t>2</w:t>
      </w:r>
      <w:r>
        <w:rPr>
          <w:rFonts w:hint="eastAsia"/>
          <w:kern w:val="0"/>
          <w:sz w:val="24"/>
        </w:rPr>
        <w:t>for propeller</w:t>
      </w:r>
    </w:p>
    <w:p w14:paraId="7A516BF3">
      <w:pPr>
        <w:autoSpaceDE w:val="0"/>
        <w:autoSpaceDN w:val="0"/>
        <w:adjustRightInd w:val="0"/>
        <w:spacing w:line="300" w:lineRule="exact"/>
        <w:ind w:left="1384" w:leftChars="659" w:firstLine="2880" w:firstLineChars="1200"/>
        <w:rPr>
          <w:kern w:val="0"/>
          <w:sz w:val="24"/>
        </w:rPr>
      </w:pPr>
      <w:r>
        <w:rPr>
          <w:rFonts w:hint="eastAsia"/>
          <w:kern w:val="0"/>
          <w:sz w:val="24"/>
        </w:rPr>
        <w:t>12</w:t>
      </w:r>
      <w:r>
        <w:rPr>
          <w:kern w:val="0"/>
          <w:sz w:val="24"/>
        </w:rPr>
        <w:t>0 mA/m</w:t>
      </w:r>
      <w:r>
        <w:rPr>
          <w:rFonts w:hint="eastAsia"/>
          <w:kern w:val="0"/>
          <w:sz w:val="24"/>
          <w:vertAlign w:val="superscript"/>
        </w:rPr>
        <w:t>2</w:t>
      </w:r>
      <w:r>
        <w:rPr>
          <w:rFonts w:hint="eastAsia"/>
          <w:kern w:val="0"/>
          <w:sz w:val="24"/>
        </w:rPr>
        <w:t>for rudder</w:t>
      </w:r>
    </w:p>
    <w:p w14:paraId="235E7192">
      <w:pPr>
        <w:autoSpaceDE w:val="0"/>
        <w:autoSpaceDN w:val="0"/>
        <w:adjustRightInd w:val="0"/>
        <w:spacing w:line="300" w:lineRule="exact"/>
        <w:ind w:left="964"/>
        <w:rPr>
          <w:kern w:val="0"/>
          <w:sz w:val="24"/>
        </w:rPr>
      </w:pPr>
    </w:p>
    <w:p w14:paraId="2DDEAE64">
      <w:pPr>
        <w:pStyle w:val="58"/>
        <w:numPr>
          <w:ilvl w:val="0"/>
          <w:numId w:val="20"/>
        </w:numPr>
        <w:autoSpaceDE w:val="0"/>
        <w:autoSpaceDN w:val="0"/>
        <w:adjustRightInd w:val="0"/>
        <w:spacing w:line="300" w:lineRule="exact"/>
        <w:ind w:firstLineChars="0"/>
        <w:rPr>
          <w:kern w:val="0"/>
          <w:sz w:val="24"/>
        </w:rPr>
      </w:pPr>
      <w:r>
        <w:rPr>
          <w:kern w:val="0"/>
          <w:sz w:val="24"/>
        </w:rPr>
        <w:t>Aluminum alloy anodes shall be fitted inside sea chests and bow thruster tunnel</w:t>
      </w:r>
      <w:r>
        <w:rPr>
          <w:rFonts w:hint="eastAsia"/>
          <w:kern w:val="0"/>
          <w:sz w:val="24"/>
        </w:rPr>
        <w:t>.</w:t>
      </w:r>
    </w:p>
    <w:p w14:paraId="23877860">
      <w:pPr>
        <w:autoSpaceDE w:val="0"/>
        <w:autoSpaceDN w:val="0"/>
        <w:adjustRightInd w:val="0"/>
        <w:spacing w:line="300" w:lineRule="exact"/>
        <w:ind w:left="964"/>
        <w:rPr>
          <w:kern w:val="0"/>
          <w:sz w:val="24"/>
        </w:rPr>
      </w:pPr>
    </w:p>
    <w:p w14:paraId="6A97100A">
      <w:pPr>
        <w:tabs>
          <w:tab w:val="left" w:pos="1420"/>
        </w:tabs>
        <w:autoSpaceDE w:val="0"/>
        <w:autoSpaceDN w:val="0"/>
        <w:adjustRightInd w:val="0"/>
        <w:spacing w:line="243" w:lineRule="auto"/>
        <w:ind w:left="420" w:leftChars="200" w:firstLine="960" w:firstLineChars="400"/>
        <w:rPr>
          <w:kern w:val="0"/>
          <w:sz w:val="24"/>
          <w:vertAlign w:val="superscript"/>
        </w:rPr>
      </w:pPr>
      <w:r>
        <w:rPr>
          <w:kern w:val="0"/>
          <w:sz w:val="24"/>
        </w:rPr>
        <w:t>Mean current density:</w:t>
      </w:r>
      <w:r>
        <w:rPr>
          <w:rFonts w:hint="eastAsia"/>
          <w:kern w:val="0"/>
          <w:sz w:val="24"/>
        </w:rPr>
        <w:t xml:space="preserve">      </w:t>
      </w:r>
      <w:r>
        <w:rPr>
          <w:kern w:val="0"/>
          <w:sz w:val="24"/>
        </w:rPr>
        <w:t>35 mA/m</w:t>
      </w:r>
      <w:r>
        <w:rPr>
          <w:rFonts w:hint="eastAsia"/>
          <w:kern w:val="0"/>
          <w:sz w:val="24"/>
          <w:vertAlign w:val="superscript"/>
        </w:rPr>
        <w:t>2</w:t>
      </w:r>
    </w:p>
    <w:p w14:paraId="126E4C3D">
      <w:pPr>
        <w:tabs>
          <w:tab w:val="left" w:pos="1420"/>
        </w:tabs>
        <w:autoSpaceDE w:val="0"/>
        <w:autoSpaceDN w:val="0"/>
        <w:adjustRightInd w:val="0"/>
        <w:spacing w:line="243" w:lineRule="auto"/>
        <w:ind w:left="420" w:leftChars="200" w:firstLine="960" w:firstLineChars="400"/>
        <w:rPr>
          <w:kern w:val="0"/>
          <w:sz w:val="24"/>
        </w:rPr>
      </w:pPr>
      <w:r>
        <w:rPr>
          <w:kern w:val="0"/>
          <w:sz w:val="24"/>
        </w:rPr>
        <w:t>Life time</w:t>
      </w:r>
      <w:r>
        <w:rPr>
          <w:rFonts w:hint="eastAsia"/>
          <w:kern w:val="0"/>
          <w:sz w:val="24"/>
        </w:rPr>
        <w:t>:                f</w:t>
      </w:r>
      <w:r>
        <w:rPr>
          <w:kern w:val="0"/>
          <w:sz w:val="24"/>
        </w:rPr>
        <w:t>ive (5) years</w:t>
      </w:r>
    </w:p>
    <w:p w14:paraId="6E8A407C">
      <w:pPr>
        <w:autoSpaceDE w:val="0"/>
        <w:autoSpaceDN w:val="0"/>
        <w:adjustRightInd w:val="0"/>
        <w:spacing w:before="19" w:line="100" w:lineRule="exact"/>
        <w:ind w:left="420" w:leftChars="200"/>
        <w:jc w:val="left"/>
        <w:rPr>
          <w:kern w:val="0"/>
          <w:sz w:val="10"/>
          <w:szCs w:val="10"/>
        </w:rPr>
      </w:pPr>
    </w:p>
    <w:p w14:paraId="16D4B3A4">
      <w:pPr>
        <w:autoSpaceDE w:val="0"/>
        <w:autoSpaceDN w:val="0"/>
        <w:adjustRightInd w:val="0"/>
        <w:spacing w:line="300" w:lineRule="exact"/>
        <w:ind w:left="964"/>
        <w:rPr>
          <w:kern w:val="0"/>
          <w:sz w:val="24"/>
        </w:rPr>
      </w:pPr>
      <w:r>
        <w:rPr>
          <w:kern w:val="0"/>
          <w:sz w:val="24"/>
        </w:rPr>
        <w:t>Sea chest filter sh</w:t>
      </w:r>
      <w:r>
        <w:rPr>
          <w:rFonts w:hint="eastAsia"/>
          <w:kern w:val="0"/>
          <w:sz w:val="24"/>
        </w:rPr>
        <w:t xml:space="preserve">all </w:t>
      </w:r>
      <w:r>
        <w:rPr>
          <w:kern w:val="0"/>
          <w:sz w:val="24"/>
        </w:rPr>
        <w:t xml:space="preserve">be protected </w:t>
      </w:r>
      <w:r>
        <w:rPr>
          <w:rFonts w:hint="eastAsia"/>
          <w:kern w:val="0"/>
          <w:sz w:val="24"/>
        </w:rPr>
        <w:t xml:space="preserve">by </w:t>
      </w:r>
      <w:r>
        <w:rPr>
          <w:kern w:val="0"/>
          <w:sz w:val="24"/>
        </w:rPr>
        <w:t xml:space="preserve">MGPS </w:t>
      </w:r>
      <w:r>
        <w:rPr>
          <w:rFonts w:hint="eastAsia"/>
          <w:kern w:val="0"/>
          <w:sz w:val="24"/>
        </w:rPr>
        <w:t>a</w:t>
      </w:r>
      <w:r>
        <w:rPr>
          <w:kern w:val="0"/>
          <w:sz w:val="24"/>
        </w:rPr>
        <w:t xml:space="preserve">luminum and </w:t>
      </w:r>
      <w:r>
        <w:rPr>
          <w:rFonts w:hint="eastAsia"/>
          <w:kern w:val="0"/>
          <w:sz w:val="24"/>
        </w:rPr>
        <w:t>c</w:t>
      </w:r>
      <w:r>
        <w:rPr>
          <w:kern w:val="0"/>
          <w:sz w:val="24"/>
        </w:rPr>
        <w:t>opper anodes.</w:t>
      </w:r>
    </w:p>
    <w:p w14:paraId="277BE031">
      <w:pPr>
        <w:autoSpaceDE w:val="0"/>
        <w:autoSpaceDN w:val="0"/>
        <w:adjustRightInd w:val="0"/>
        <w:spacing w:line="300" w:lineRule="exact"/>
        <w:ind w:left="964"/>
        <w:rPr>
          <w:kern w:val="0"/>
          <w:sz w:val="24"/>
        </w:rPr>
      </w:pPr>
    </w:p>
    <w:p w14:paraId="51AF9994">
      <w:pPr>
        <w:autoSpaceDE w:val="0"/>
        <w:autoSpaceDN w:val="0"/>
        <w:adjustRightInd w:val="0"/>
        <w:spacing w:line="300" w:lineRule="exact"/>
        <w:ind w:left="964"/>
        <w:rPr>
          <w:sz w:val="24"/>
        </w:rPr>
      </w:pPr>
    </w:p>
    <w:p w14:paraId="167339EE">
      <w:pPr>
        <w:autoSpaceDE w:val="0"/>
        <w:autoSpaceDN w:val="0"/>
        <w:adjustRightInd w:val="0"/>
        <w:spacing w:line="300" w:lineRule="exact"/>
        <w:ind w:left="964"/>
        <w:rPr>
          <w:kern w:val="0"/>
          <w:sz w:val="24"/>
        </w:rPr>
      </w:pPr>
      <w:r>
        <w:rPr>
          <w:kern w:val="0"/>
          <w:sz w:val="24"/>
        </w:rPr>
        <w:t xml:space="preserve">The size, quantity and fitting method of ICCP system and anodes shall be as per the Builder’s practice and/or </w:t>
      </w:r>
      <w:r>
        <w:rPr>
          <w:rFonts w:hint="eastAsia"/>
          <w:kern w:val="0"/>
          <w:sz w:val="24"/>
        </w:rPr>
        <w:t>M</w:t>
      </w:r>
      <w:r>
        <w:rPr>
          <w:kern w:val="0"/>
          <w:sz w:val="24"/>
        </w:rPr>
        <w:t>aker’s recommendation</w:t>
      </w:r>
      <w:r>
        <w:rPr>
          <w:rFonts w:hint="eastAsia"/>
          <w:kern w:val="0"/>
          <w:sz w:val="24"/>
        </w:rPr>
        <w:t>.</w:t>
      </w:r>
    </w:p>
    <w:p w14:paraId="2F69C520">
      <w:pPr>
        <w:widowControl/>
        <w:jc w:val="left"/>
      </w:pPr>
      <w:r>
        <w:br w:type="page"/>
      </w:r>
    </w:p>
    <w:p w14:paraId="6C4A8CD1">
      <w:pPr>
        <w:autoSpaceDE w:val="0"/>
        <w:autoSpaceDN w:val="0"/>
        <w:adjustRightInd w:val="0"/>
        <w:spacing w:line="200" w:lineRule="exact"/>
        <w:jc w:val="left"/>
        <w:rPr>
          <w:rFonts w:ascii="Arial" w:hAnsi="Arial" w:cs="Arial"/>
          <w:kern w:val="0"/>
          <w:sz w:val="20"/>
          <w:szCs w:val="20"/>
        </w:rPr>
      </w:pPr>
    </w:p>
    <w:p w14:paraId="5891A4BA">
      <w:pPr>
        <w:autoSpaceDE w:val="0"/>
        <w:autoSpaceDN w:val="0"/>
        <w:adjustRightInd w:val="0"/>
        <w:spacing w:line="200" w:lineRule="exact"/>
        <w:jc w:val="left"/>
        <w:rPr>
          <w:rFonts w:ascii="Arial" w:hAnsi="Arial" w:cs="Arial"/>
          <w:kern w:val="0"/>
          <w:sz w:val="20"/>
          <w:szCs w:val="20"/>
        </w:rPr>
      </w:pPr>
    </w:p>
    <w:p w14:paraId="45F1F95D">
      <w:pPr>
        <w:autoSpaceDE w:val="0"/>
        <w:autoSpaceDN w:val="0"/>
        <w:adjustRightInd w:val="0"/>
        <w:spacing w:line="200" w:lineRule="exact"/>
        <w:jc w:val="left"/>
        <w:rPr>
          <w:rFonts w:ascii="Arial" w:hAnsi="Arial" w:cs="Arial"/>
          <w:kern w:val="0"/>
          <w:sz w:val="20"/>
          <w:szCs w:val="20"/>
        </w:rPr>
      </w:pPr>
    </w:p>
    <w:p w14:paraId="1EFFE8AA">
      <w:pPr>
        <w:autoSpaceDE w:val="0"/>
        <w:autoSpaceDN w:val="0"/>
        <w:adjustRightInd w:val="0"/>
        <w:spacing w:line="200" w:lineRule="exact"/>
        <w:jc w:val="left"/>
        <w:rPr>
          <w:rFonts w:ascii="Arial" w:hAnsi="Arial" w:cs="Arial"/>
          <w:kern w:val="0"/>
          <w:sz w:val="20"/>
          <w:szCs w:val="20"/>
        </w:rPr>
      </w:pPr>
    </w:p>
    <w:p w14:paraId="487C5ACC">
      <w:pPr>
        <w:autoSpaceDE w:val="0"/>
        <w:autoSpaceDN w:val="0"/>
        <w:adjustRightInd w:val="0"/>
        <w:spacing w:line="200" w:lineRule="exact"/>
        <w:jc w:val="left"/>
        <w:rPr>
          <w:rFonts w:ascii="Arial" w:hAnsi="Arial" w:cs="Arial"/>
          <w:kern w:val="0"/>
          <w:sz w:val="20"/>
          <w:szCs w:val="20"/>
        </w:rPr>
      </w:pPr>
    </w:p>
    <w:p w14:paraId="39A448B3">
      <w:pPr>
        <w:autoSpaceDE w:val="0"/>
        <w:autoSpaceDN w:val="0"/>
        <w:adjustRightInd w:val="0"/>
        <w:spacing w:line="200" w:lineRule="exact"/>
        <w:jc w:val="left"/>
        <w:rPr>
          <w:rFonts w:ascii="Arial" w:hAnsi="Arial" w:cs="Arial"/>
          <w:kern w:val="0"/>
          <w:sz w:val="20"/>
          <w:szCs w:val="20"/>
        </w:rPr>
      </w:pPr>
    </w:p>
    <w:p w14:paraId="0D5B3F68">
      <w:pPr>
        <w:autoSpaceDE w:val="0"/>
        <w:autoSpaceDN w:val="0"/>
        <w:adjustRightInd w:val="0"/>
        <w:spacing w:line="200" w:lineRule="exact"/>
        <w:jc w:val="left"/>
        <w:rPr>
          <w:rFonts w:ascii="Arial" w:hAnsi="Arial" w:cs="Arial"/>
          <w:kern w:val="0"/>
          <w:sz w:val="20"/>
          <w:szCs w:val="20"/>
        </w:rPr>
      </w:pPr>
    </w:p>
    <w:p w14:paraId="70EBC56B">
      <w:pPr>
        <w:autoSpaceDE w:val="0"/>
        <w:autoSpaceDN w:val="0"/>
        <w:adjustRightInd w:val="0"/>
        <w:spacing w:line="200" w:lineRule="exact"/>
        <w:jc w:val="left"/>
        <w:rPr>
          <w:rFonts w:ascii="Arial" w:hAnsi="Arial" w:cs="Arial"/>
          <w:kern w:val="0"/>
          <w:sz w:val="20"/>
          <w:szCs w:val="20"/>
        </w:rPr>
      </w:pPr>
    </w:p>
    <w:p w14:paraId="2045545F">
      <w:pPr>
        <w:autoSpaceDE w:val="0"/>
        <w:autoSpaceDN w:val="0"/>
        <w:adjustRightInd w:val="0"/>
        <w:spacing w:line="200" w:lineRule="exact"/>
        <w:jc w:val="left"/>
        <w:rPr>
          <w:rFonts w:ascii="Arial" w:hAnsi="Arial" w:cs="Arial"/>
          <w:kern w:val="0"/>
          <w:sz w:val="20"/>
          <w:szCs w:val="20"/>
        </w:rPr>
      </w:pPr>
    </w:p>
    <w:p w14:paraId="3F7A791D">
      <w:pPr>
        <w:autoSpaceDE w:val="0"/>
        <w:autoSpaceDN w:val="0"/>
        <w:adjustRightInd w:val="0"/>
        <w:spacing w:line="200" w:lineRule="exact"/>
        <w:jc w:val="left"/>
        <w:rPr>
          <w:rFonts w:ascii="Arial" w:hAnsi="Arial" w:cs="Arial"/>
          <w:kern w:val="0"/>
          <w:sz w:val="20"/>
          <w:szCs w:val="20"/>
        </w:rPr>
      </w:pPr>
    </w:p>
    <w:p w14:paraId="2AB01E2F">
      <w:pPr>
        <w:autoSpaceDE w:val="0"/>
        <w:autoSpaceDN w:val="0"/>
        <w:adjustRightInd w:val="0"/>
        <w:spacing w:line="200" w:lineRule="exact"/>
        <w:jc w:val="left"/>
        <w:rPr>
          <w:rFonts w:ascii="Arial" w:hAnsi="Arial" w:cs="Arial"/>
          <w:kern w:val="0"/>
          <w:sz w:val="20"/>
          <w:szCs w:val="20"/>
        </w:rPr>
      </w:pPr>
    </w:p>
    <w:p w14:paraId="6A8DBED9">
      <w:pPr>
        <w:autoSpaceDE w:val="0"/>
        <w:autoSpaceDN w:val="0"/>
        <w:adjustRightInd w:val="0"/>
        <w:spacing w:line="200" w:lineRule="exact"/>
        <w:jc w:val="left"/>
        <w:rPr>
          <w:rFonts w:ascii="Arial" w:hAnsi="Arial" w:cs="Arial"/>
          <w:kern w:val="0"/>
          <w:sz w:val="20"/>
          <w:szCs w:val="20"/>
        </w:rPr>
      </w:pPr>
    </w:p>
    <w:p w14:paraId="23D30FB4">
      <w:pPr>
        <w:autoSpaceDE w:val="0"/>
        <w:autoSpaceDN w:val="0"/>
        <w:adjustRightInd w:val="0"/>
        <w:spacing w:line="200" w:lineRule="exact"/>
        <w:jc w:val="left"/>
        <w:rPr>
          <w:rFonts w:ascii="Arial" w:hAnsi="Arial" w:cs="Arial"/>
          <w:kern w:val="0"/>
          <w:sz w:val="20"/>
          <w:szCs w:val="20"/>
        </w:rPr>
      </w:pPr>
    </w:p>
    <w:p w14:paraId="34141EAA">
      <w:pPr>
        <w:autoSpaceDE w:val="0"/>
        <w:autoSpaceDN w:val="0"/>
        <w:adjustRightInd w:val="0"/>
        <w:spacing w:line="200" w:lineRule="exact"/>
        <w:jc w:val="left"/>
        <w:rPr>
          <w:rFonts w:ascii="Arial" w:hAnsi="Arial" w:cs="Arial"/>
          <w:kern w:val="0"/>
          <w:sz w:val="20"/>
          <w:szCs w:val="20"/>
        </w:rPr>
      </w:pPr>
    </w:p>
    <w:p w14:paraId="1F639B6E">
      <w:pPr>
        <w:autoSpaceDE w:val="0"/>
        <w:autoSpaceDN w:val="0"/>
        <w:adjustRightInd w:val="0"/>
        <w:spacing w:line="200" w:lineRule="exact"/>
        <w:jc w:val="left"/>
        <w:rPr>
          <w:rFonts w:ascii="Arial" w:hAnsi="Arial" w:cs="Arial"/>
          <w:kern w:val="0"/>
          <w:sz w:val="20"/>
          <w:szCs w:val="20"/>
        </w:rPr>
      </w:pPr>
    </w:p>
    <w:p w14:paraId="0D1FFF2A">
      <w:pPr>
        <w:autoSpaceDE w:val="0"/>
        <w:autoSpaceDN w:val="0"/>
        <w:adjustRightInd w:val="0"/>
        <w:spacing w:line="200" w:lineRule="exact"/>
        <w:jc w:val="left"/>
        <w:rPr>
          <w:rFonts w:ascii="Arial" w:hAnsi="Arial" w:cs="Arial"/>
          <w:kern w:val="0"/>
          <w:sz w:val="20"/>
          <w:szCs w:val="20"/>
        </w:rPr>
      </w:pPr>
    </w:p>
    <w:p w14:paraId="3E572CE3">
      <w:pPr>
        <w:autoSpaceDE w:val="0"/>
        <w:autoSpaceDN w:val="0"/>
        <w:adjustRightInd w:val="0"/>
        <w:spacing w:line="200" w:lineRule="exact"/>
        <w:jc w:val="left"/>
        <w:rPr>
          <w:rFonts w:ascii="Arial" w:hAnsi="Arial" w:cs="Arial"/>
          <w:kern w:val="0"/>
          <w:sz w:val="20"/>
          <w:szCs w:val="20"/>
        </w:rPr>
      </w:pPr>
    </w:p>
    <w:p w14:paraId="1C24B095">
      <w:pPr>
        <w:autoSpaceDE w:val="0"/>
        <w:autoSpaceDN w:val="0"/>
        <w:adjustRightInd w:val="0"/>
        <w:spacing w:line="200" w:lineRule="exact"/>
        <w:jc w:val="left"/>
        <w:rPr>
          <w:rFonts w:ascii="Arial" w:hAnsi="Arial" w:cs="Arial"/>
          <w:kern w:val="0"/>
          <w:sz w:val="20"/>
          <w:szCs w:val="20"/>
        </w:rPr>
      </w:pPr>
    </w:p>
    <w:p w14:paraId="71216654">
      <w:pPr>
        <w:autoSpaceDE w:val="0"/>
        <w:autoSpaceDN w:val="0"/>
        <w:adjustRightInd w:val="0"/>
        <w:spacing w:line="200" w:lineRule="exact"/>
        <w:jc w:val="left"/>
        <w:rPr>
          <w:rFonts w:ascii="Arial" w:hAnsi="Arial" w:cs="Arial"/>
          <w:kern w:val="0"/>
          <w:sz w:val="20"/>
          <w:szCs w:val="20"/>
        </w:rPr>
      </w:pPr>
    </w:p>
    <w:p w14:paraId="752D3C51">
      <w:pPr>
        <w:autoSpaceDE w:val="0"/>
        <w:autoSpaceDN w:val="0"/>
        <w:adjustRightInd w:val="0"/>
        <w:spacing w:line="200" w:lineRule="exact"/>
        <w:jc w:val="left"/>
        <w:rPr>
          <w:rFonts w:ascii="Arial" w:hAnsi="Arial" w:cs="Arial"/>
          <w:kern w:val="0"/>
          <w:sz w:val="20"/>
          <w:szCs w:val="20"/>
        </w:rPr>
      </w:pPr>
    </w:p>
    <w:p w14:paraId="23EDD993">
      <w:pPr>
        <w:tabs>
          <w:tab w:val="left" w:pos="5640"/>
        </w:tabs>
        <w:autoSpaceDE w:val="0"/>
        <w:autoSpaceDN w:val="0"/>
        <w:adjustRightInd w:val="0"/>
        <w:spacing w:line="720" w:lineRule="exact"/>
        <w:ind w:firstLine="1"/>
        <w:jc w:val="center"/>
        <w:rPr>
          <w:rFonts w:ascii="Arial" w:hAnsi="Arial" w:cs="Arial"/>
          <w:kern w:val="0"/>
          <w:sz w:val="72"/>
          <w:szCs w:val="72"/>
        </w:rPr>
      </w:pPr>
      <w:r>
        <w:rPr>
          <w:rFonts w:hint="eastAsia" w:ascii="Arial" w:hAnsi="Arial" w:cs="Arial"/>
          <w:b/>
          <w:bCs/>
          <w:kern w:val="0"/>
          <w:position w:val="1"/>
          <w:sz w:val="72"/>
          <w:szCs w:val="72"/>
        </w:rPr>
        <w:t>CHAPTER 3</w:t>
      </w:r>
    </w:p>
    <w:p w14:paraId="515A4663">
      <w:pPr>
        <w:autoSpaceDE w:val="0"/>
        <w:autoSpaceDN w:val="0"/>
        <w:adjustRightInd w:val="0"/>
        <w:spacing w:line="200" w:lineRule="exact"/>
        <w:jc w:val="left"/>
        <w:rPr>
          <w:rFonts w:ascii="Arial" w:hAnsi="Arial" w:cs="Arial"/>
          <w:kern w:val="0"/>
          <w:sz w:val="20"/>
          <w:szCs w:val="20"/>
        </w:rPr>
      </w:pPr>
    </w:p>
    <w:p w14:paraId="1721DD5C">
      <w:pPr>
        <w:autoSpaceDE w:val="0"/>
        <w:autoSpaceDN w:val="0"/>
        <w:adjustRightInd w:val="0"/>
        <w:spacing w:line="200" w:lineRule="exact"/>
        <w:jc w:val="left"/>
        <w:rPr>
          <w:rFonts w:ascii="Arial" w:hAnsi="Arial" w:cs="Arial"/>
          <w:kern w:val="0"/>
          <w:sz w:val="20"/>
          <w:szCs w:val="20"/>
        </w:rPr>
      </w:pPr>
    </w:p>
    <w:p w14:paraId="2A8D8019">
      <w:pPr>
        <w:autoSpaceDE w:val="0"/>
        <w:autoSpaceDN w:val="0"/>
        <w:adjustRightInd w:val="0"/>
        <w:spacing w:line="200" w:lineRule="exact"/>
        <w:jc w:val="left"/>
        <w:rPr>
          <w:rFonts w:ascii="Arial" w:hAnsi="Arial" w:cs="Arial"/>
          <w:kern w:val="0"/>
          <w:sz w:val="20"/>
          <w:szCs w:val="20"/>
        </w:rPr>
      </w:pPr>
    </w:p>
    <w:p w14:paraId="43358584">
      <w:pPr>
        <w:autoSpaceDE w:val="0"/>
        <w:autoSpaceDN w:val="0"/>
        <w:adjustRightInd w:val="0"/>
        <w:spacing w:before="8" w:line="220" w:lineRule="exact"/>
        <w:jc w:val="left"/>
        <w:rPr>
          <w:rFonts w:ascii="Arial" w:hAnsi="Arial" w:cs="Arial"/>
          <w:kern w:val="0"/>
          <w:sz w:val="22"/>
        </w:rPr>
      </w:pPr>
    </w:p>
    <w:p w14:paraId="32319A9D">
      <w:pPr>
        <w:autoSpaceDE w:val="0"/>
        <w:autoSpaceDN w:val="0"/>
        <w:adjustRightInd w:val="0"/>
        <w:ind w:left="1557"/>
        <w:jc w:val="left"/>
        <w:rPr>
          <w:rFonts w:ascii="Arial" w:hAnsi="Arial" w:cs="Arial"/>
          <w:b/>
          <w:bCs/>
          <w:kern w:val="0"/>
          <w:sz w:val="72"/>
          <w:szCs w:val="72"/>
        </w:rPr>
      </w:pPr>
      <w:r>
        <w:rPr>
          <w:rFonts w:ascii="Arial" w:hAnsi="Arial" w:cs="Arial"/>
          <w:b/>
          <w:bCs/>
          <w:kern w:val="0"/>
          <w:sz w:val="72"/>
          <w:szCs w:val="72"/>
        </w:rPr>
        <w:t>ACCOMMODATION</w:t>
      </w:r>
    </w:p>
    <w:p w14:paraId="5A40624B">
      <w:pPr>
        <w:autoSpaceDE w:val="0"/>
        <w:autoSpaceDN w:val="0"/>
        <w:adjustRightInd w:val="0"/>
        <w:spacing w:line="140" w:lineRule="exact"/>
        <w:jc w:val="left"/>
        <w:rPr>
          <w:rFonts w:ascii="Arial" w:hAnsi="Arial" w:cs="Arial"/>
          <w:kern w:val="0"/>
          <w:sz w:val="14"/>
          <w:szCs w:val="14"/>
        </w:rPr>
      </w:pPr>
    </w:p>
    <w:p w14:paraId="59C181A2">
      <w:pPr>
        <w:autoSpaceDE w:val="0"/>
        <w:autoSpaceDN w:val="0"/>
        <w:adjustRightInd w:val="0"/>
        <w:spacing w:line="200" w:lineRule="exact"/>
        <w:jc w:val="left"/>
        <w:rPr>
          <w:rFonts w:ascii="Arial" w:hAnsi="Arial" w:cs="Arial"/>
          <w:kern w:val="0"/>
          <w:sz w:val="20"/>
          <w:szCs w:val="20"/>
        </w:rPr>
      </w:pPr>
    </w:p>
    <w:p w14:paraId="1934DF0F">
      <w:pPr>
        <w:autoSpaceDE w:val="0"/>
        <w:autoSpaceDN w:val="0"/>
        <w:adjustRightInd w:val="0"/>
        <w:spacing w:line="200" w:lineRule="exact"/>
        <w:jc w:val="left"/>
        <w:rPr>
          <w:rFonts w:ascii="Arial" w:hAnsi="Arial" w:cs="Arial"/>
          <w:kern w:val="0"/>
          <w:sz w:val="20"/>
          <w:szCs w:val="20"/>
        </w:rPr>
      </w:pPr>
    </w:p>
    <w:p w14:paraId="16B4F7E0">
      <w:pPr>
        <w:autoSpaceDE w:val="0"/>
        <w:autoSpaceDN w:val="0"/>
        <w:adjustRightInd w:val="0"/>
        <w:spacing w:line="200" w:lineRule="exact"/>
        <w:jc w:val="left"/>
        <w:rPr>
          <w:rFonts w:ascii="Arial" w:hAnsi="Arial" w:cs="Arial"/>
          <w:kern w:val="0"/>
          <w:sz w:val="20"/>
          <w:szCs w:val="20"/>
        </w:rPr>
      </w:pPr>
    </w:p>
    <w:p w14:paraId="61D90BFE">
      <w:pPr>
        <w:autoSpaceDE w:val="0"/>
        <w:autoSpaceDN w:val="0"/>
        <w:adjustRightInd w:val="0"/>
        <w:spacing w:line="200" w:lineRule="exact"/>
        <w:jc w:val="left"/>
        <w:rPr>
          <w:rFonts w:ascii="Arial" w:hAnsi="Arial" w:cs="Arial"/>
          <w:kern w:val="0"/>
          <w:sz w:val="20"/>
          <w:szCs w:val="20"/>
        </w:rPr>
      </w:pPr>
    </w:p>
    <w:p w14:paraId="734A0E35">
      <w:pPr>
        <w:autoSpaceDE w:val="0"/>
        <w:autoSpaceDN w:val="0"/>
        <w:adjustRightInd w:val="0"/>
        <w:spacing w:line="200" w:lineRule="exact"/>
        <w:jc w:val="left"/>
        <w:rPr>
          <w:rFonts w:ascii="Arial" w:hAnsi="Arial" w:cs="Arial"/>
          <w:kern w:val="0"/>
          <w:sz w:val="20"/>
          <w:szCs w:val="20"/>
        </w:rPr>
      </w:pPr>
    </w:p>
    <w:p w14:paraId="31FBC83D">
      <w:pPr>
        <w:autoSpaceDE w:val="0"/>
        <w:autoSpaceDN w:val="0"/>
        <w:adjustRightInd w:val="0"/>
        <w:spacing w:line="200" w:lineRule="exact"/>
        <w:jc w:val="left"/>
        <w:rPr>
          <w:rFonts w:ascii="Arial" w:hAnsi="Arial" w:cs="Arial"/>
          <w:kern w:val="0"/>
          <w:sz w:val="20"/>
          <w:szCs w:val="20"/>
        </w:rPr>
      </w:pPr>
    </w:p>
    <w:p w14:paraId="003E8EC9">
      <w:pPr>
        <w:autoSpaceDE w:val="0"/>
        <w:autoSpaceDN w:val="0"/>
        <w:adjustRightInd w:val="0"/>
        <w:spacing w:line="200" w:lineRule="exact"/>
        <w:jc w:val="left"/>
        <w:rPr>
          <w:rFonts w:ascii="Arial" w:hAnsi="Arial" w:cs="Arial"/>
          <w:kern w:val="0"/>
          <w:sz w:val="20"/>
          <w:szCs w:val="20"/>
        </w:rPr>
      </w:pPr>
    </w:p>
    <w:p w14:paraId="35FC098D">
      <w:pPr>
        <w:autoSpaceDE w:val="0"/>
        <w:autoSpaceDN w:val="0"/>
        <w:adjustRightInd w:val="0"/>
        <w:spacing w:line="200" w:lineRule="exact"/>
        <w:jc w:val="left"/>
        <w:rPr>
          <w:rFonts w:ascii="Arial" w:hAnsi="Arial" w:cs="Arial"/>
          <w:kern w:val="0"/>
          <w:sz w:val="20"/>
          <w:szCs w:val="20"/>
        </w:rPr>
      </w:pPr>
    </w:p>
    <w:p w14:paraId="5573B97C">
      <w:pPr>
        <w:autoSpaceDE w:val="0"/>
        <w:autoSpaceDN w:val="0"/>
        <w:adjustRightInd w:val="0"/>
        <w:spacing w:line="200" w:lineRule="exact"/>
        <w:jc w:val="left"/>
        <w:rPr>
          <w:rFonts w:ascii="Arial" w:hAnsi="Arial" w:cs="Arial"/>
          <w:kern w:val="0"/>
          <w:sz w:val="20"/>
          <w:szCs w:val="20"/>
        </w:rPr>
      </w:pPr>
    </w:p>
    <w:p w14:paraId="5E738C63">
      <w:pPr>
        <w:autoSpaceDE w:val="0"/>
        <w:autoSpaceDN w:val="0"/>
        <w:adjustRightInd w:val="0"/>
        <w:spacing w:line="200" w:lineRule="exact"/>
        <w:jc w:val="left"/>
        <w:rPr>
          <w:rFonts w:ascii="Arial" w:hAnsi="Arial" w:cs="Arial"/>
          <w:kern w:val="0"/>
          <w:sz w:val="20"/>
          <w:szCs w:val="20"/>
        </w:rPr>
      </w:pPr>
    </w:p>
    <w:p w14:paraId="056BD19E">
      <w:pPr>
        <w:autoSpaceDE w:val="0"/>
        <w:autoSpaceDN w:val="0"/>
        <w:adjustRightInd w:val="0"/>
        <w:spacing w:line="200" w:lineRule="exact"/>
        <w:jc w:val="left"/>
        <w:rPr>
          <w:rFonts w:ascii="Arial" w:hAnsi="Arial" w:cs="Arial"/>
          <w:kern w:val="0"/>
          <w:sz w:val="20"/>
          <w:szCs w:val="20"/>
        </w:rPr>
      </w:pPr>
    </w:p>
    <w:p w14:paraId="62F8B914">
      <w:pPr>
        <w:autoSpaceDE w:val="0"/>
        <w:autoSpaceDN w:val="0"/>
        <w:adjustRightInd w:val="0"/>
        <w:spacing w:line="200" w:lineRule="exact"/>
        <w:jc w:val="left"/>
        <w:rPr>
          <w:rFonts w:ascii="Arial" w:hAnsi="Arial" w:cs="Arial"/>
          <w:kern w:val="0"/>
          <w:sz w:val="20"/>
          <w:szCs w:val="20"/>
        </w:rPr>
      </w:pPr>
    </w:p>
    <w:p w14:paraId="2C2F72AD">
      <w:pPr>
        <w:autoSpaceDE w:val="0"/>
        <w:autoSpaceDN w:val="0"/>
        <w:adjustRightInd w:val="0"/>
        <w:spacing w:line="200" w:lineRule="exact"/>
        <w:jc w:val="left"/>
        <w:rPr>
          <w:rFonts w:ascii="Arial" w:hAnsi="Arial" w:cs="Arial"/>
          <w:kern w:val="0"/>
          <w:sz w:val="20"/>
          <w:szCs w:val="20"/>
        </w:rPr>
      </w:pPr>
    </w:p>
    <w:p w14:paraId="2B58D41C">
      <w:pPr>
        <w:autoSpaceDE w:val="0"/>
        <w:autoSpaceDN w:val="0"/>
        <w:adjustRightInd w:val="0"/>
        <w:spacing w:line="200" w:lineRule="exact"/>
        <w:jc w:val="left"/>
        <w:rPr>
          <w:rFonts w:ascii="Arial" w:hAnsi="Arial" w:cs="Arial"/>
          <w:kern w:val="0"/>
          <w:sz w:val="20"/>
          <w:szCs w:val="20"/>
        </w:rPr>
      </w:pPr>
    </w:p>
    <w:p w14:paraId="14C97546">
      <w:pPr>
        <w:autoSpaceDE w:val="0"/>
        <w:autoSpaceDN w:val="0"/>
        <w:adjustRightInd w:val="0"/>
        <w:spacing w:line="200" w:lineRule="exact"/>
        <w:jc w:val="left"/>
        <w:rPr>
          <w:rFonts w:ascii="Arial" w:hAnsi="Arial" w:cs="Arial"/>
          <w:kern w:val="0"/>
          <w:sz w:val="20"/>
          <w:szCs w:val="20"/>
        </w:rPr>
      </w:pPr>
    </w:p>
    <w:p w14:paraId="41F19CE6">
      <w:pPr>
        <w:autoSpaceDE w:val="0"/>
        <w:autoSpaceDN w:val="0"/>
        <w:adjustRightInd w:val="0"/>
        <w:spacing w:line="200" w:lineRule="exact"/>
        <w:jc w:val="left"/>
        <w:rPr>
          <w:rFonts w:ascii="Arial" w:hAnsi="Arial" w:cs="Arial"/>
          <w:kern w:val="0"/>
          <w:sz w:val="20"/>
          <w:szCs w:val="20"/>
        </w:rPr>
      </w:pPr>
    </w:p>
    <w:p w14:paraId="733ADDC2">
      <w:pPr>
        <w:autoSpaceDE w:val="0"/>
        <w:autoSpaceDN w:val="0"/>
        <w:adjustRightInd w:val="0"/>
        <w:spacing w:line="200" w:lineRule="exact"/>
        <w:jc w:val="left"/>
        <w:rPr>
          <w:rFonts w:ascii="Arial" w:hAnsi="Arial" w:cs="Arial"/>
          <w:kern w:val="0"/>
          <w:sz w:val="20"/>
          <w:szCs w:val="20"/>
        </w:rPr>
      </w:pPr>
    </w:p>
    <w:p w14:paraId="5CC1550E">
      <w:pPr>
        <w:autoSpaceDE w:val="0"/>
        <w:autoSpaceDN w:val="0"/>
        <w:adjustRightInd w:val="0"/>
        <w:spacing w:line="200" w:lineRule="exact"/>
        <w:jc w:val="left"/>
        <w:rPr>
          <w:rFonts w:ascii="Arial" w:hAnsi="Arial" w:cs="Arial"/>
          <w:kern w:val="0"/>
          <w:sz w:val="20"/>
          <w:szCs w:val="20"/>
        </w:rPr>
      </w:pPr>
    </w:p>
    <w:p w14:paraId="6DB3683A">
      <w:pPr>
        <w:autoSpaceDE w:val="0"/>
        <w:autoSpaceDN w:val="0"/>
        <w:adjustRightInd w:val="0"/>
        <w:spacing w:line="200" w:lineRule="exact"/>
        <w:jc w:val="left"/>
        <w:rPr>
          <w:rFonts w:ascii="Arial" w:hAnsi="Arial" w:cs="Arial"/>
          <w:kern w:val="0"/>
          <w:sz w:val="20"/>
          <w:szCs w:val="20"/>
        </w:rPr>
      </w:pPr>
    </w:p>
    <w:p w14:paraId="59E0127C">
      <w:pPr>
        <w:autoSpaceDE w:val="0"/>
        <w:autoSpaceDN w:val="0"/>
        <w:adjustRightInd w:val="0"/>
        <w:spacing w:line="200" w:lineRule="exact"/>
        <w:jc w:val="left"/>
        <w:rPr>
          <w:rFonts w:ascii="Arial" w:hAnsi="Arial" w:cs="Arial"/>
          <w:kern w:val="0"/>
          <w:sz w:val="20"/>
          <w:szCs w:val="20"/>
        </w:rPr>
      </w:pPr>
    </w:p>
    <w:p w14:paraId="67EB5CC1">
      <w:pPr>
        <w:autoSpaceDE w:val="0"/>
        <w:autoSpaceDN w:val="0"/>
        <w:adjustRightInd w:val="0"/>
        <w:spacing w:line="200" w:lineRule="exact"/>
        <w:jc w:val="left"/>
        <w:rPr>
          <w:rFonts w:ascii="Arial" w:hAnsi="Arial" w:cs="Arial"/>
          <w:kern w:val="0"/>
          <w:sz w:val="20"/>
          <w:szCs w:val="20"/>
        </w:rPr>
      </w:pPr>
    </w:p>
    <w:p w14:paraId="63FD0E1B">
      <w:pPr>
        <w:autoSpaceDE w:val="0"/>
        <w:autoSpaceDN w:val="0"/>
        <w:adjustRightInd w:val="0"/>
        <w:spacing w:line="200" w:lineRule="exact"/>
        <w:jc w:val="left"/>
        <w:rPr>
          <w:rFonts w:ascii="Arial" w:hAnsi="Arial" w:cs="Arial"/>
          <w:kern w:val="0"/>
          <w:sz w:val="20"/>
          <w:szCs w:val="20"/>
        </w:rPr>
      </w:pPr>
    </w:p>
    <w:p w14:paraId="534426DE">
      <w:pPr>
        <w:autoSpaceDE w:val="0"/>
        <w:autoSpaceDN w:val="0"/>
        <w:adjustRightInd w:val="0"/>
        <w:spacing w:line="200" w:lineRule="exact"/>
        <w:jc w:val="left"/>
        <w:rPr>
          <w:rFonts w:ascii="Arial" w:hAnsi="Arial" w:cs="Arial"/>
          <w:kern w:val="0"/>
          <w:sz w:val="20"/>
          <w:szCs w:val="20"/>
        </w:rPr>
      </w:pPr>
    </w:p>
    <w:p w14:paraId="0BA5889E">
      <w:pPr>
        <w:autoSpaceDE w:val="0"/>
        <w:autoSpaceDN w:val="0"/>
        <w:adjustRightInd w:val="0"/>
        <w:spacing w:line="200" w:lineRule="exact"/>
        <w:jc w:val="left"/>
        <w:rPr>
          <w:rFonts w:ascii="Arial" w:hAnsi="Arial" w:cs="Arial"/>
          <w:kern w:val="0"/>
          <w:sz w:val="20"/>
          <w:szCs w:val="20"/>
        </w:rPr>
      </w:pPr>
    </w:p>
    <w:p w14:paraId="01E4B1E1">
      <w:pPr>
        <w:autoSpaceDE w:val="0"/>
        <w:autoSpaceDN w:val="0"/>
        <w:adjustRightInd w:val="0"/>
        <w:spacing w:line="200" w:lineRule="exact"/>
        <w:jc w:val="left"/>
        <w:rPr>
          <w:rFonts w:ascii="Arial" w:hAnsi="Arial" w:cs="Arial"/>
          <w:kern w:val="0"/>
          <w:sz w:val="20"/>
          <w:szCs w:val="20"/>
        </w:rPr>
      </w:pPr>
    </w:p>
    <w:p w14:paraId="78C334AB">
      <w:pPr>
        <w:autoSpaceDE w:val="0"/>
        <w:autoSpaceDN w:val="0"/>
        <w:adjustRightInd w:val="0"/>
        <w:spacing w:line="200" w:lineRule="exact"/>
        <w:jc w:val="left"/>
        <w:rPr>
          <w:rFonts w:ascii="Arial" w:hAnsi="Arial" w:cs="Arial"/>
          <w:kern w:val="0"/>
          <w:sz w:val="20"/>
          <w:szCs w:val="20"/>
        </w:rPr>
      </w:pPr>
    </w:p>
    <w:p w14:paraId="034EC90C">
      <w:pPr>
        <w:autoSpaceDE w:val="0"/>
        <w:autoSpaceDN w:val="0"/>
        <w:adjustRightInd w:val="0"/>
        <w:spacing w:line="200" w:lineRule="exact"/>
        <w:jc w:val="left"/>
        <w:rPr>
          <w:rFonts w:ascii="Arial" w:hAnsi="Arial" w:cs="Arial"/>
          <w:kern w:val="0"/>
          <w:sz w:val="20"/>
          <w:szCs w:val="20"/>
        </w:rPr>
      </w:pPr>
    </w:p>
    <w:p w14:paraId="52F891EE">
      <w:pPr>
        <w:autoSpaceDE w:val="0"/>
        <w:autoSpaceDN w:val="0"/>
        <w:adjustRightInd w:val="0"/>
        <w:spacing w:line="200" w:lineRule="exact"/>
        <w:jc w:val="left"/>
        <w:rPr>
          <w:rFonts w:ascii="Arial" w:hAnsi="Arial" w:cs="Arial"/>
          <w:kern w:val="0"/>
          <w:sz w:val="20"/>
          <w:szCs w:val="20"/>
        </w:rPr>
      </w:pPr>
    </w:p>
    <w:p w14:paraId="05D4D062">
      <w:pPr>
        <w:autoSpaceDE w:val="0"/>
        <w:autoSpaceDN w:val="0"/>
        <w:adjustRightInd w:val="0"/>
        <w:spacing w:line="200" w:lineRule="exact"/>
        <w:jc w:val="left"/>
        <w:rPr>
          <w:rFonts w:ascii="Arial" w:hAnsi="Arial" w:cs="Arial"/>
          <w:kern w:val="0"/>
          <w:sz w:val="20"/>
          <w:szCs w:val="20"/>
        </w:rPr>
      </w:pPr>
    </w:p>
    <w:p w14:paraId="6133CA2D">
      <w:pPr>
        <w:autoSpaceDE w:val="0"/>
        <w:autoSpaceDN w:val="0"/>
        <w:adjustRightInd w:val="0"/>
        <w:spacing w:line="200" w:lineRule="exact"/>
        <w:jc w:val="left"/>
        <w:rPr>
          <w:rFonts w:ascii="Arial" w:hAnsi="Arial" w:cs="Arial"/>
          <w:kern w:val="0"/>
          <w:sz w:val="20"/>
          <w:szCs w:val="20"/>
        </w:rPr>
      </w:pPr>
    </w:p>
    <w:p w14:paraId="070157E0">
      <w:pPr>
        <w:autoSpaceDE w:val="0"/>
        <w:autoSpaceDN w:val="0"/>
        <w:adjustRightInd w:val="0"/>
        <w:spacing w:line="200" w:lineRule="exact"/>
        <w:jc w:val="left"/>
        <w:rPr>
          <w:rFonts w:ascii="Arial" w:hAnsi="Arial" w:cs="Arial"/>
          <w:kern w:val="0"/>
          <w:sz w:val="20"/>
          <w:szCs w:val="20"/>
        </w:rPr>
      </w:pPr>
    </w:p>
    <w:p w14:paraId="10B74D20">
      <w:pPr>
        <w:autoSpaceDE w:val="0"/>
        <w:autoSpaceDN w:val="0"/>
        <w:adjustRightInd w:val="0"/>
        <w:spacing w:line="200" w:lineRule="exact"/>
        <w:jc w:val="left"/>
        <w:rPr>
          <w:rFonts w:ascii="Arial" w:hAnsi="Arial" w:cs="Arial"/>
          <w:kern w:val="0"/>
          <w:sz w:val="20"/>
          <w:szCs w:val="20"/>
        </w:rPr>
      </w:pPr>
    </w:p>
    <w:p w14:paraId="49CF02C4">
      <w:pPr>
        <w:autoSpaceDE w:val="0"/>
        <w:autoSpaceDN w:val="0"/>
        <w:adjustRightInd w:val="0"/>
        <w:spacing w:line="200" w:lineRule="exact"/>
        <w:jc w:val="left"/>
        <w:rPr>
          <w:rFonts w:ascii="Arial" w:hAnsi="Arial" w:cs="Arial"/>
          <w:kern w:val="0"/>
          <w:sz w:val="20"/>
          <w:szCs w:val="20"/>
        </w:rPr>
      </w:pPr>
    </w:p>
    <w:p w14:paraId="50CCA9D3">
      <w:pPr>
        <w:autoSpaceDE w:val="0"/>
        <w:autoSpaceDN w:val="0"/>
        <w:adjustRightInd w:val="0"/>
        <w:spacing w:line="200" w:lineRule="exact"/>
        <w:jc w:val="left"/>
        <w:rPr>
          <w:rFonts w:ascii="Arial" w:hAnsi="Arial" w:cs="Arial"/>
          <w:kern w:val="0"/>
          <w:sz w:val="20"/>
          <w:szCs w:val="20"/>
        </w:rPr>
      </w:pPr>
    </w:p>
    <w:p w14:paraId="1FBD9D3B">
      <w:pPr>
        <w:autoSpaceDE w:val="0"/>
        <w:autoSpaceDN w:val="0"/>
        <w:adjustRightInd w:val="0"/>
        <w:spacing w:line="200" w:lineRule="exact"/>
        <w:jc w:val="left"/>
        <w:rPr>
          <w:rFonts w:ascii="Arial" w:hAnsi="Arial" w:cs="Arial"/>
          <w:kern w:val="0"/>
          <w:sz w:val="20"/>
          <w:szCs w:val="20"/>
        </w:rPr>
      </w:pPr>
    </w:p>
    <w:p w14:paraId="6F526899">
      <w:pPr>
        <w:autoSpaceDE w:val="0"/>
        <w:autoSpaceDN w:val="0"/>
        <w:adjustRightInd w:val="0"/>
        <w:spacing w:line="200" w:lineRule="exact"/>
        <w:jc w:val="left"/>
        <w:rPr>
          <w:rFonts w:ascii="Arial" w:hAnsi="Arial" w:cs="Arial"/>
          <w:kern w:val="0"/>
          <w:sz w:val="20"/>
          <w:szCs w:val="20"/>
        </w:rPr>
      </w:pPr>
    </w:p>
    <w:p w14:paraId="646028BE">
      <w:pPr>
        <w:autoSpaceDE w:val="0"/>
        <w:autoSpaceDN w:val="0"/>
        <w:adjustRightInd w:val="0"/>
        <w:spacing w:line="200" w:lineRule="exact"/>
        <w:jc w:val="left"/>
        <w:rPr>
          <w:rFonts w:ascii="Arial" w:hAnsi="Arial" w:cs="Arial"/>
          <w:kern w:val="0"/>
          <w:sz w:val="20"/>
          <w:szCs w:val="20"/>
        </w:rPr>
      </w:pPr>
      <w:r>
        <w:rPr>
          <w:rFonts w:ascii="Arial" w:hAnsi="Arial" w:cs="Arial"/>
          <w:kern w:val="0"/>
          <w:sz w:val="20"/>
          <w:szCs w:val="20"/>
        </w:rPr>
        <w:t>Version:A</w:t>
      </w:r>
    </w:p>
    <w:p w14:paraId="5B753BD7">
      <w:pPr>
        <w:autoSpaceDE w:val="0"/>
        <w:autoSpaceDN w:val="0"/>
        <w:adjustRightInd w:val="0"/>
        <w:spacing w:line="200" w:lineRule="exact"/>
        <w:jc w:val="left"/>
        <w:rPr>
          <w:rFonts w:ascii="Arial" w:hAnsi="Arial" w:cs="Arial"/>
          <w:kern w:val="0"/>
          <w:sz w:val="20"/>
          <w:szCs w:val="20"/>
        </w:rPr>
      </w:pPr>
      <w:r>
        <w:rPr>
          <w:rFonts w:ascii="Arial" w:hAnsi="Arial" w:cs="Arial"/>
          <w:kern w:val="0"/>
          <w:sz w:val="20"/>
          <w:szCs w:val="20"/>
        </w:rPr>
        <w:t>Key words: Breadth 27.5m, Gearless, 6S60ME-C10.5 Tier II, 220ReeferPlugs, Open loop scrubber</w:t>
      </w:r>
    </w:p>
    <w:p w14:paraId="0D9E98C7">
      <w:pPr>
        <w:autoSpaceDE w:val="0"/>
        <w:autoSpaceDN w:val="0"/>
        <w:adjustRightInd w:val="0"/>
        <w:jc w:val="center"/>
        <w:rPr>
          <w:rFonts w:ascii="Arial" w:hAnsi="Arial" w:cs="Arial"/>
          <w:b/>
          <w:sz w:val="44"/>
          <w:szCs w:val="44"/>
        </w:rPr>
      </w:pPr>
      <w:r>
        <w:br w:type="page"/>
      </w:r>
      <w:r>
        <w:rPr>
          <w:rFonts w:ascii="Arial" w:hAnsi="Arial" w:cs="Arial"/>
          <w:b/>
          <w:kern w:val="0"/>
          <w:sz w:val="32"/>
          <w:szCs w:val="32"/>
        </w:rPr>
        <w:t>CONTENT</w:t>
      </w:r>
    </w:p>
    <w:p w14:paraId="17CC408E">
      <w:pPr>
        <w:pStyle w:val="27"/>
        <w:tabs>
          <w:tab w:val="left" w:pos="1260"/>
        </w:tabs>
      </w:pPr>
    </w:p>
    <w:p w14:paraId="4DED159A">
      <w:pPr>
        <w:pStyle w:val="27"/>
        <w:tabs>
          <w:tab w:val="left" w:pos="1680"/>
        </w:tabs>
        <w:rPr>
          <w:rFonts w:asciiTheme="minorHAnsi" w:hAnsiTheme="minorHAnsi" w:eastAsiaTheme="minorEastAsia" w:cstheme="minorBidi"/>
          <w:b w:val="0"/>
          <w:caps w:val="0"/>
          <w:kern w:val="2"/>
          <w:sz w:val="21"/>
          <w:szCs w:val="22"/>
          <w:lang w:val="en-US"/>
        </w:rPr>
      </w:pPr>
      <w:r>
        <w:fldChar w:fldCharType="begin"/>
      </w:r>
      <w:r>
        <w:instrText xml:space="preserve"> TOC \o "1-3" \h \z \u </w:instrText>
      </w:r>
      <w:r>
        <w:fldChar w:fldCharType="separate"/>
      </w:r>
      <w:r>
        <w:fldChar w:fldCharType="begin"/>
      </w:r>
      <w:r>
        <w:instrText xml:space="preserve"> HYPERLINK \l "_Toc50573607" </w:instrText>
      </w:r>
      <w:r>
        <w:fldChar w:fldCharType="separate"/>
      </w:r>
      <w:r>
        <w:rPr>
          <w:rStyle w:val="45"/>
        </w:rPr>
        <w:t>CHAPTER 3</w:t>
      </w:r>
      <w:r>
        <w:rPr>
          <w:rFonts w:asciiTheme="minorHAnsi" w:hAnsiTheme="minorHAnsi" w:eastAsiaTheme="minorEastAsia" w:cstheme="minorBidi"/>
          <w:b w:val="0"/>
          <w:caps w:val="0"/>
          <w:kern w:val="2"/>
          <w:sz w:val="21"/>
          <w:szCs w:val="22"/>
          <w:lang w:val="en-US"/>
        </w:rPr>
        <w:tab/>
      </w:r>
      <w:r>
        <w:rPr>
          <w:rStyle w:val="45"/>
        </w:rPr>
        <w:t>ACCOMMODATION</w:t>
      </w:r>
      <w:r>
        <w:tab/>
      </w:r>
      <w:r>
        <w:fldChar w:fldCharType="begin"/>
      </w:r>
      <w:r>
        <w:instrText xml:space="preserve"> PAGEREF _Toc50573607 \h </w:instrText>
      </w:r>
      <w:r>
        <w:fldChar w:fldCharType="separate"/>
      </w:r>
      <w:r>
        <w:t>3</w:t>
      </w:r>
      <w:r>
        <w:fldChar w:fldCharType="end"/>
      </w:r>
      <w:r>
        <w:fldChar w:fldCharType="end"/>
      </w:r>
    </w:p>
    <w:p w14:paraId="059CC02B">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"_Toc50573608" </w:instrText>
      </w:r>
      <w:r>
        <w:fldChar w:fldCharType="separate"/>
      </w:r>
      <w:r>
        <w:rPr>
          <w:rStyle w:val="45"/>
        </w:rPr>
        <w:t>3.1</w:t>
      </w:r>
      <w:r>
        <w:rPr>
          <w:rFonts w:asciiTheme="minorHAnsi" w:hAnsiTheme="minorHAnsi" w:eastAsiaTheme="minorEastAsia" w:cstheme="minorBidi"/>
          <w:b w:val="0"/>
          <w:caps w:val="0"/>
          <w:kern w:val="2"/>
          <w:sz w:val="21"/>
          <w:szCs w:val="22"/>
          <w:lang w:val="en-US"/>
        </w:rPr>
        <w:tab/>
      </w:r>
      <w:r>
        <w:rPr>
          <w:rStyle w:val="45"/>
        </w:rPr>
        <w:t xml:space="preserve">  COMPLEMENTAND CLASSIFICATION OF ACCOMMODATION</w:t>
      </w:r>
      <w:r>
        <w:tab/>
      </w:r>
      <w:r>
        <w:fldChar w:fldCharType="begin"/>
      </w:r>
      <w:r>
        <w:instrText xml:space="preserve"> PAGEREF _Toc50573608 \h </w:instrText>
      </w:r>
      <w:r>
        <w:fldChar w:fldCharType="separate"/>
      </w:r>
      <w:r>
        <w:t>3</w:t>
      </w:r>
      <w:r>
        <w:fldChar w:fldCharType="end"/>
      </w:r>
      <w:r>
        <w:fldChar w:fldCharType="end"/>
      </w:r>
    </w:p>
    <w:p w14:paraId="7BBA4D8C">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"_Toc50573609" </w:instrText>
      </w:r>
      <w:r>
        <w:fldChar w:fldCharType="separate"/>
      </w:r>
      <w:r>
        <w:rPr>
          <w:rStyle w:val="45"/>
        </w:rPr>
        <w:t>3.1.1</w:t>
      </w:r>
      <w:r>
        <w:rPr>
          <w:rFonts w:asciiTheme="minorHAnsi" w:hAnsiTheme="minorHAnsi" w:eastAsiaTheme="minorEastAsia" w:cstheme="minorBidi"/>
          <w:caps w:val="0"/>
          <w:kern w:val="2"/>
          <w:sz w:val="21"/>
          <w:szCs w:val="22"/>
          <w:lang w:val="en-US"/>
        </w:rPr>
        <w:tab/>
      </w:r>
      <w:r>
        <w:rPr>
          <w:rStyle w:val="45"/>
        </w:rPr>
        <w:t>COMPLEMENT</w:t>
      </w:r>
      <w:r>
        <w:tab/>
      </w:r>
      <w:r>
        <w:fldChar w:fldCharType="begin"/>
      </w:r>
      <w:r>
        <w:instrText xml:space="preserve"> PAGEREF _Toc50573609 \h </w:instrText>
      </w:r>
      <w:r>
        <w:fldChar w:fldCharType="separate"/>
      </w:r>
      <w:r>
        <w:t>3</w:t>
      </w:r>
      <w:r>
        <w:fldChar w:fldCharType="end"/>
      </w:r>
      <w:r>
        <w:fldChar w:fldCharType="end"/>
      </w:r>
    </w:p>
    <w:p w14:paraId="39ABDBDB">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"_Toc50573610" </w:instrText>
      </w:r>
      <w:r>
        <w:fldChar w:fldCharType="separate"/>
      </w:r>
      <w:r>
        <w:rPr>
          <w:rStyle w:val="45"/>
          <w:rFonts w:cs="Arial"/>
        </w:rPr>
        <w:t>3.1.2</w:t>
      </w:r>
      <w:r>
        <w:rPr>
          <w:rFonts w:asciiTheme="minorHAnsi" w:hAnsiTheme="minorHAnsi" w:eastAsiaTheme="minorEastAsia" w:cstheme="minorBidi"/>
          <w:caps w:val="0"/>
          <w:kern w:val="2"/>
          <w:sz w:val="21"/>
          <w:szCs w:val="22"/>
          <w:lang w:val="en-US"/>
        </w:rPr>
        <w:tab/>
      </w:r>
      <w:r>
        <w:rPr>
          <w:rStyle w:val="45"/>
          <w:rFonts w:cs="Arial"/>
        </w:rPr>
        <w:t>CLASSIFICATION OF ACCOMMODATION</w:t>
      </w:r>
      <w:r>
        <w:tab/>
      </w:r>
      <w:r>
        <w:fldChar w:fldCharType="begin"/>
      </w:r>
      <w:r>
        <w:instrText xml:space="preserve"> PAGEREF _Toc50573610 \h </w:instrText>
      </w:r>
      <w:r>
        <w:fldChar w:fldCharType="separate"/>
      </w:r>
      <w:r>
        <w:t>3</w:t>
      </w:r>
      <w:r>
        <w:fldChar w:fldCharType="end"/>
      </w:r>
      <w:r>
        <w:fldChar w:fldCharType="end"/>
      </w:r>
    </w:p>
    <w:p w14:paraId="07527241">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"_Toc50573611" </w:instrText>
      </w:r>
      <w:r>
        <w:fldChar w:fldCharType="separate"/>
      </w:r>
      <w:r>
        <w:rPr>
          <w:rStyle w:val="45"/>
          <w:rFonts w:cs="Arial"/>
        </w:rPr>
        <w:t>3.1.3</w:t>
      </w:r>
      <w:r>
        <w:rPr>
          <w:rFonts w:asciiTheme="minorHAnsi" w:hAnsiTheme="minorHAnsi" w:eastAsiaTheme="minorEastAsia" w:cstheme="minorBidi"/>
          <w:caps w:val="0"/>
          <w:kern w:val="2"/>
          <w:sz w:val="21"/>
          <w:szCs w:val="22"/>
          <w:lang w:val="en-US"/>
        </w:rPr>
        <w:tab/>
      </w:r>
      <w:r>
        <w:rPr>
          <w:rStyle w:val="45"/>
          <w:rFonts w:cs="Arial"/>
        </w:rPr>
        <w:t>NAME PLATE &amp; IDENTIFICATION</w:t>
      </w:r>
      <w:r>
        <w:tab/>
      </w:r>
      <w:r>
        <w:fldChar w:fldCharType="begin"/>
      </w:r>
      <w:r>
        <w:instrText xml:space="preserve"> PAGEREF _Toc50573611 \h </w:instrText>
      </w:r>
      <w:r>
        <w:fldChar w:fldCharType="separate"/>
      </w:r>
      <w:r>
        <w:t>5</w:t>
      </w:r>
      <w:r>
        <w:fldChar w:fldCharType="end"/>
      </w:r>
      <w:r>
        <w:fldChar w:fldCharType="end"/>
      </w:r>
    </w:p>
    <w:p w14:paraId="22C3D472">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"_Toc50573612" </w:instrText>
      </w:r>
      <w:r>
        <w:fldChar w:fldCharType="separate"/>
      </w:r>
      <w:r>
        <w:rPr>
          <w:rStyle w:val="45"/>
        </w:rPr>
        <w:t>3.2     JOINER WORK</w:t>
      </w:r>
      <w:r>
        <w:tab/>
      </w:r>
      <w:r>
        <w:fldChar w:fldCharType="begin"/>
      </w:r>
      <w:r>
        <w:instrText xml:space="preserve"> PAGEREF _Toc50573612 \h </w:instrText>
      </w:r>
      <w:r>
        <w:fldChar w:fldCharType="separate"/>
      </w:r>
      <w:r>
        <w:t>6</w:t>
      </w:r>
      <w:r>
        <w:fldChar w:fldCharType="end"/>
      </w:r>
      <w:r>
        <w:fldChar w:fldCharType="end"/>
      </w:r>
    </w:p>
    <w:p w14:paraId="0CF15071">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"_Toc50573613" </w:instrText>
      </w:r>
      <w:r>
        <w:fldChar w:fldCharType="separate"/>
      </w:r>
      <w:r>
        <w:rPr>
          <w:rStyle w:val="45"/>
          <w:rFonts w:cs="Arial"/>
        </w:rPr>
        <w:t>3.2.1</w:t>
      </w:r>
      <w:r>
        <w:rPr>
          <w:rFonts w:asciiTheme="minorHAnsi" w:hAnsiTheme="minorHAnsi" w:eastAsiaTheme="minorEastAsia" w:cstheme="minorBidi"/>
          <w:caps w:val="0"/>
          <w:kern w:val="2"/>
          <w:sz w:val="21"/>
          <w:szCs w:val="22"/>
          <w:lang w:val="en-US"/>
        </w:rPr>
        <w:tab/>
      </w:r>
      <w:r>
        <w:rPr>
          <w:rStyle w:val="45"/>
          <w:rFonts w:cs="Arial"/>
        </w:rPr>
        <w:t>DIVISIONAL BULKHEAD, LINING AND CEILING</w:t>
      </w:r>
      <w:r>
        <w:tab/>
      </w:r>
      <w:r>
        <w:fldChar w:fldCharType="begin"/>
      </w:r>
      <w:r>
        <w:instrText xml:space="preserve"> PAGEREF _Toc50573613 \h </w:instrText>
      </w:r>
      <w:r>
        <w:fldChar w:fldCharType="separate"/>
      </w:r>
      <w:r>
        <w:t>6</w:t>
      </w:r>
      <w:r>
        <w:fldChar w:fldCharType="end"/>
      </w:r>
      <w:r>
        <w:fldChar w:fldCharType="end"/>
      </w:r>
    </w:p>
    <w:p w14:paraId="6BC0D498">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"_Toc50573614" </w:instrText>
      </w:r>
      <w:r>
        <w:fldChar w:fldCharType="separate"/>
      </w:r>
      <w:r>
        <w:rPr>
          <w:rStyle w:val="45"/>
          <w:rFonts w:cs="Arial"/>
        </w:rPr>
        <w:t>3.2.2</w:t>
      </w:r>
      <w:r>
        <w:rPr>
          <w:rFonts w:asciiTheme="minorHAnsi" w:hAnsiTheme="minorHAnsi" w:eastAsiaTheme="minorEastAsia" w:cstheme="minorBidi"/>
          <w:caps w:val="0"/>
          <w:kern w:val="2"/>
          <w:sz w:val="21"/>
          <w:szCs w:val="22"/>
          <w:lang w:val="en-US"/>
        </w:rPr>
        <w:tab/>
      </w:r>
      <w:r>
        <w:rPr>
          <w:rStyle w:val="45"/>
          <w:rFonts w:cs="Arial"/>
        </w:rPr>
        <w:t>FIRE INSULATION, HEAT INSULATION AND SOUND ISOLATION</w:t>
      </w:r>
      <w:r>
        <w:tab/>
      </w:r>
      <w:r>
        <w:fldChar w:fldCharType="begin"/>
      </w:r>
      <w:r>
        <w:instrText xml:space="preserve"> PAGEREF _Toc50573614 \h </w:instrText>
      </w:r>
      <w:r>
        <w:fldChar w:fldCharType="separate"/>
      </w:r>
      <w:r>
        <w:t>8</w:t>
      </w:r>
      <w:r>
        <w:fldChar w:fldCharType="end"/>
      </w:r>
      <w:r>
        <w:fldChar w:fldCharType="end"/>
      </w:r>
    </w:p>
    <w:p w14:paraId="0549CB30">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"_Toc50573615" </w:instrText>
      </w:r>
      <w:r>
        <w:fldChar w:fldCharType="separate"/>
      </w:r>
      <w:r>
        <w:rPr>
          <w:rStyle w:val="45"/>
          <w:rFonts w:cs="Arial"/>
        </w:rPr>
        <w:t>3.2.3</w:t>
      </w:r>
      <w:r>
        <w:rPr>
          <w:rFonts w:asciiTheme="minorHAnsi" w:hAnsiTheme="minorHAnsi" w:eastAsiaTheme="minorEastAsia" w:cstheme="minorBidi"/>
          <w:caps w:val="0"/>
          <w:kern w:val="2"/>
          <w:sz w:val="21"/>
          <w:szCs w:val="22"/>
          <w:lang w:val="en-US"/>
        </w:rPr>
        <w:tab/>
      </w:r>
      <w:r>
        <w:rPr>
          <w:rStyle w:val="45"/>
          <w:rFonts w:cs="Arial"/>
        </w:rPr>
        <w:t>DECK COVERING</w:t>
      </w:r>
      <w:r>
        <w:tab/>
      </w:r>
      <w:r>
        <w:fldChar w:fldCharType="begin"/>
      </w:r>
      <w:r>
        <w:instrText xml:space="preserve"> PAGEREF _Toc50573615 \h </w:instrText>
      </w:r>
      <w:r>
        <w:fldChar w:fldCharType="separate"/>
      </w:r>
      <w:r>
        <w:t>9</w:t>
      </w:r>
      <w:r>
        <w:fldChar w:fldCharType="end"/>
      </w:r>
      <w:r>
        <w:fldChar w:fldCharType="end"/>
      </w:r>
    </w:p>
    <w:p w14:paraId="5857251B">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"_Toc50573616" </w:instrText>
      </w:r>
      <w:r>
        <w:fldChar w:fldCharType="separate"/>
      </w:r>
      <w:r>
        <w:rPr>
          <w:rStyle w:val="45"/>
        </w:rPr>
        <w:t>3.3</w:t>
      </w:r>
      <w:r>
        <w:rPr>
          <w:rFonts w:asciiTheme="minorHAnsi" w:hAnsiTheme="minorHAnsi" w:eastAsiaTheme="minorEastAsia" w:cstheme="minorBidi"/>
          <w:b w:val="0"/>
          <w:caps w:val="0"/>
          <w:kern w:val="2"/>
          <w:sz w:val="21"/>
          <w:szCs w:val="22"/>
          <w:lang w:val="en-US"/>
        </w:rPr>
        <w:tab/>
      </w:r>
      <w:r>
        <w:rPr>
          <w:rStyle w:val="45"/>
        </w:rPr>
        <w:t>WINDOW, DOOR, STAIRWAY, ETC.</w:t>
      </w:r>
      <w:r>
        <w:tab/>
      </w:r>
      <w:r>
        <w:fldChar w:fldCharType="begin"/>
      </w:r>
      <w:r>
        <w:instrText xml:space="preserve"> PAGEREF _Toc50573616 \h </w:instrText>
      </w:r>
      <w:r>
        <w:fldChar w:fldCharType="separate"/>
      </w:r>
      <w:r>
        <w:t>10</w:t>
      </w:r>
      <w:r>
        <w:fldChar w:fldCharType="end"/>
      </w:r>
      <w:r>
        <w:fldChar w:fldCharType="end"/>
      </w:r>
    </w:p>
    <w:p w14:paraId="54D484D0">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"_Toc50573617" </w:instrText>
      </w:r>
      <w:r>
        <w:fldChar w:fldCharType="separate"/>
      </w:r>
      <w:r>
        <w:rPr>
          <w:rStyle w:val="45"/>
          <w:rFonts w:cs="Arial"/>
        </w:rPr>
        <w:t>3.3.1</w:t>
      </w:r>
      <w:r>
        <w:rPr>
          <w:rFonts w:asciiTheme="minorHAnsi" w:hAnsiTheme="minorHAnsi" w:eastAsiaTheme="minorEastAsia" w:cstheme="minorBidi"/>
          <w:caps w:val="0"/>
          <w:kern w:val="2"/>
          <w:sz w:val="21"/>
          <w:szCs w:val="22"/>
          <w:lang w:val="en-US"/>
        </w:rPr>
        <w:tab/>
      </w:r>
      <w:r>
        <w:rPr>
          <w:rStyle w:val="45"/>
          <w:rFonts w:cs="Arial"/>
        </w:rPr>
        <w:t>WINDOW</w:t>
      </w:r>
      <w:r>
        <w:tab/>
      </w:r>
      <w:r>
        <w:fldChar w:fldCharType="begin"/>
      </w:r>
      <w:r>
        <w:instrText xml:space="preserve"> PAGEREF _Toc50573617 \h </w:instrText>
      </w:r>
      <w:r>
        <w:fldChar w:fldCharType="separate"/>
      </w:r>
      <w:r>
        <w:t>10</w:t>
      </w:r>
      <w:r>
        <w:fldChar w:fldCharType="end"/>
      </w:r>
      <w:r>
        <w:fldChar w:fldCharType="end"/>
      </w:r>
    </w:p>
    <w:p w14:paraId="52D6F679">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"_Toc50573618" </w:instrText>
      </w:r>
      <w:r>
        <w:fldChar w:fldCharType="separate"/>
      </w:r>
      <w:r>
        <w:rPr>
          <w:rStyle w:val="45"/>
          <w:rFonts w:cs="Arial"/>
        </w:rPr>
        <w:t>.3.3.2</w:t>
      </w:r>
      <w:r>
        <w:rPr>
          <w:rFonts w:asciiTheme="minorHAnsi" w:hAnsiTheme="minorHAnsi" w:eastAsiaTheme="minorEastAsia" w:cstheme="minorBidi"/>
          <w:caps w:val="0"/>
          <w:kern w:val="2"/>
          <w:sz w:val="21"/>
          <w:szCs w:val="22"/>
          <w:lang w:val="en-US"/>
        </w:rPr>
        <w:tab/>
      </w:r>
      <w:r>
        <w:rPr>
          <w:rStyle w:val="45"/>
          <w:rFonts w:cs="Arial"/>
        </w:rPr>
        <w:t>DOOR</w:t>
      </w:r>
      <w:r>
        <w:tab/>
      </w:r>
      <w:r>
        <w:fldChar w:fldCharType="begin"/>
      </w:r>
      <w:r>
        <w:instrText xml:space="preserve"> PAGEREF _Toc50573618 \h </w:instrText>
      </w:r>
      <w:r>
        <w:fldChar w:fldCharType="separate"/>
      </w:r>
      <w:r>
        <w:t>11</w:t>
      </w:r>
      <w:r>
        <w:fldChar w:fldCharType="end"/>
      </w:r>
      <w:r>
        <w:fldChar w:fldCharType="end"/>
      </w:r>
    </w:p>
    <w:p w14:paraId="5243C41C">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"_Toc50573619" </w:instrText>
      </w:r>
      <w:r>
        <w:fldChar w:fldCharType="separate"/>
      </w:r>
      <w:r>
        <w:rPr>
          <w:rStyle w:val="45"/>
          <w:rFonts w:cs="Arial"/>
        </w:rPr>
        <w:t>3.3.3</w:t>
      </w:r>
      <w:r>
        <w:rPr>
          <w:rFonts w:asciiTheme="minorHAnsi" w:hAnsiTheme="minorHAnsi" w:eastAsiaTheme="minorEastAsia" w:cstheme="minorBidi"/>
          <w:caps w:val="0"/>
          <w:kern w:val="2"/>
          <w:sz w:val="21"/>
          <w:szCs w:val="22"/>
          <w:lang w:val="en-US"/>
        </w:rPr>
        <w:tab/>
      </w:r>
      <w:r>
        <w:rPr>
          <w:rStyle w:val="45"/>
          <w:rFonts w:cs="Arial"/>
        </w:rPr>
        <w:t>STAIRWAY AND STORM RAIL IN ACCOMMODATION QUARTER</w:t>
      </w:r>
      <w:r>
        <w:tab/>
      </w:r>
      <w:r>
        <w:fldChar w:fldCharType="begin"/>
      </w:r>
      <w:r>
        <w:instrText xml:space="preserve"> PAGEREF _Toc50573619 \h </w:instrText>
      </w:r>
      <w:r>
        <w:fldChar w:fldCharType="separate"/>
      </w:r>
      <w:r>
        <w:t>15</w:t>
      </w:r>
      <w:r>
        <w:fldChar w:fldCharType="end"/>
      </w:r>
      <w:r>
        <w:fldChar w:fldCharType="end"/>
      </w:r>
    </w:p>
    <w:p w14:paraId="21EEF4E7">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"_Toc50573620" </w:instrText>
      </w:r>
      <w:r>
        <w:fldChar w:fldCharType="separate"/>
      </w:r>
      <w:r>
        <w:rPr>
          <w:rStyle w:val="45"/>
        </w:rPr>
        <w:t xml:space="preserve">3.4     FURNITURE AND </w:t>
      </w:r>
      <w:r>
        <w:rPr>
          <w:rStyle w:val="45"/>
          <w:rFonts w:cs="Arial"/>
        </w:rPr>
        <w:t>UPHOLSTERY</w:t>
      </w:r>
      <w:r>
        <w:tab/>
      </w:r>
      <w:r>
        <w:fldChar w:fldCharType="begin"/>
      </w:r>
      <w:r>
        <w:instrText xml:space="preserve"> PAGEREF _Toc50573620 \h </w:instrText>
      </w:r>
      <w:r>
        <w:fldChar w:fldCharType="separate"/>
      </w:r>
      <w:r>
        <w:t>16</w:t>
      </w:r>
      <w:r>
        <w:fldChar w:fldCharType="end"/>
      </w:r>
      <w:r>
        <w:fldChar w:fldCharType="end"/>
      </w:r>
    </w:p>
    <w:p w14:paraId="44ABBEB3">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"_Toc50573621" </w:instrText>
      </w:r>
      <w:r>
        <w:fldChar w:fldCharType="separate"/>
      </w:r>
      <w:r>
        <w:rPr>
          <w:rStyle w:val="45"/>
          <w:rFonts w:cs="Arial"/>
        </w:rPr>
        <w:t>3.4.1</w:t>
      </w:r>
      <w:r>
        <w:rPr>
          <w:rFonts w:asciiTheme="minorHAnsi" w:hAnsiTheme="minorHAnsi" w:eastAsiaTheme="minorEastAsia" w:cstheme="minorBidi"/>
          <w:caps w:val="0"/>
          <w:kern w:val="2"/>
          <w:sz w:val="21"/>
          <w:szCs w:val="22"/>
          <w:lang w:val="en-US"/>
        </w:rPr>
        <w:tab/>
      </w:r>
      <w:r>
        <w:rPr>
          <w:rStyle w:val="45"/>
          <w:rFonts w:cs="Arial"/>
        </w:rPr>
        <w:t>FURNITURE</w:t>
      </w:r>
      <w:r>
        <w:tab/>
      </w:r>
      <w:r>
        <w:fldChar w:fldCharType="begin"/>
      </w:r>
      <w:r>
        <w:instrText xml:space="preserve"> PAGEREF _Toc50573621 \h </w:instrText>
      </w:r>
      <w:r>
        <w:fldChar w:fldCharType="separate"/>
      </w:r>
      <w:r>
        <w:t>16</w:t>
      </w:r>
      <w:r>
        <w:fldChar w:fldCharType="end"/>
      </w:r>
      <w:r>
        <w:fldChar w:fldCharType="end"/>
      </w:r>
    </w:p>
    <w:p w14:paraId="07EB2C40">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"_Toc50573622" </w:instrText>
      </w:r>
      <w:r>
        <w:fldChar w:fldCharType="separate"/>
      </w:r>
      <w:r>
        <w:rPr>
          <w:rStyle w:val="45"/>
          <w:rFonts w:cs="Arial"/>
        </w:rPr>
        <w:t>3.4.2</w:t>
      </w:r>
      <w:r>
        <w:rPr>
          <w:rFonts w:asciiTheme="minorHAnsi" w:hAnsiTheme="minorHAnsi" w:eastAsiaTheme="minorEastAsia" w:cstheme="minorBidi"/>
          <w:caps w:val="0"/>
          <w:kern w:val="2"/>
          <w:sz w:val="21"/>
          <w:szCs w:val="22"/>
          <w:lang w:val="en-US"/>
        </w:rPr>
        <w:tab/>
      </w:r>
      <w:r>
        <w:rPr>
          <w:rStyle w:val="45"/>
          <w:rFonts w:cs="Arial"/>
        </w:rPr>
        <w:t>UPHOLSTERY</w:t>
      </w:r>
      <w:r>
        <w:tab/>
      </w:r>
      <w:r>
        <w:fldChar w:fldCharType="begin"/>
      </w:r>
      <w:r>
        <w:instrText xml:space="preserve"> PAGEREF _Toc50573622 \h </w:instrText>
      </w:r>
      <w:r>
        <w:fldChar w:fldCharType="separate"/>
      </w:r>
      <w:r>
        <w:t>20</w:t>
      </w:r>
      <w:r>
        <w:fldChar w:fldCharType="end"/>
      </w:r>
      <w:r>
        <w:fldChar w:fldCharType="end"/>
      </w:r>
    </w:p>
    <w:p w14:paraId="72B346D7">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"_Toc50573623" </w:instrText>
      </w:r>
      <w:r>
        <w:fldChar w:fldCharType="separate"/>
      </w:r>
      <w:r>
        <w:rPr>
          <w:rStyle w:val="45"/>
        </w:rPr>
        <w:t>3.5</w:t>
      </w:r>
      <w:r>
        <w:rPr>
          <w:rFonts w:asciiTheme="minorHAnsi" w:hAnsiTheme="minorHAnsi" w:eastAsiaTheme="minorEastAsia" w:cstheme="minorBidi"/>
          <w:b w:val="0"/>
          <w:caps w:val="0"/>
          <w:kern w:val="2"/>
          <w:sz w:val="21"/>
          <w:szCs w:val="22"/>
          <w:lang w:val="en-US"/>
        </w:rPr>
        <w:tab/>
      </w:r>
      <w:r>
        <w:rPr>
          <w:rStyle w:val="45"/>
        </w:rPr>
        <w:t>COMMISSARY AND SANITARY OUTFIT</w:t>
      </w:r>
      <w:r>
        <w:tab/>
      </w:r>
      <w:r>
        <w:fldChar w:fldCharType="begin"/>
      </w:r>
      <w:r>
        <w:instrText xml:space="preserve"> PAGEREF _Toc50573623 \h </w:instrText>
      </w:r>
      <w:r>
        <w:fldChar w:fldCharType="separate"/>
      </w:r>
      <w:r>
        <w:t>21</w:t>
      </w:r>
      <w:r>
        <w:fldChar w:fldCharType="end"/>
      </w:r>
      <w:r>
        <w:fldChar w:fldCharType="end"/>
      </w:r>
    </w:p>
    <w:p w14:paraId="0EF518F2">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"_Toc50573624" </w:instrText>
      </w:r>
      <w:r>
        <w:fldChar w:fldCharType="separate"/>
      </w:r>
      <w:r>
        <w:rPr>
          <w:rStyle w:val="45"/>
          <w:rFonts w:cs="Arial"/>
        </w:rPr>
        <w:t>3.5.1</w:t>
      </w:r>
      <w:r>
        <w:rPr>
          <w:rFonts w:asciiTheme="minorHAnsi" w:hAnsiTheme="minorHAnsi" w:eastAsiaTheme="minorEastAsia" w:cstheme="minorBidi"/>
          <w:caps w:val="0"/>
          <w:kern w:val="2"/>
          <w:sz w:val="21"/>
          <w:szCs w:val="22"/>
          <w:lang w:val="en-US"/>
        </w:rPr>
        <w:tab/>
      </w:r>
      <w:r>
        <w:rPr>
          <w:rStyle w:val="45"/>
          <w:rFonts w:cs="Arial"/>
        </w:rPr>
        <w:t>COMMISSARY EQUIPMENT</w:t>
      </w:r>
      <w:r>
        <w:tab/>
      </w:r>
      <w:r>
        <w:fldChar w:fldCharType="begin"/>
      </w:r>
      <w:r>
        <w:instrText xml:space="preserve"> PAGEREF _Toc50573624 \h </w:instrText>
      </w:r>
      <w:r>
        <w:fldChar w:fldCharType="separate"/>
      </w:r>
      <w:r>
        <w:t>21</w:t>
      </w:r>
      <w:r>
        <w:fldChar w:fldCharType="end"/>
      </w:r>
      <w:r>
        <w:fldChar w:fldCharType="end"/>
      </w:r>
    </w:p>
    <w:p w14:paraId="159213B1">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"_Toc50573625" </w:instrText>
      </w:r>
      <w:r>
        <w:fldChar w:fldCharType="separate"/>
      </w:r>
      <w:r>
        <w:rPr>
          <w:rStyle w:val="45"/>
          <w:rFonts w:cs="Arial"/>
        </w:rPr>
        <w:t>3.5.2</w:t>
      </w:r>
      <w:r>
        <w:rPr>
          <w:rFonts w:asciiTheme="minorHAnsi" w:hAnsiTheme="minorHAnsi" w:eastAsiaTheme="minorEastAsia" w:cstheme="minorBidi"/>
          <w:caps w:val="0"/>
          <w:kern w:val="2"/>
          <w:sz w:val="21"/>
          <w:szCs w:val="22"/>
          <w:lang w:val="en-US"/>
        </w:rPr>
        <w:tab/>
      </w:r>
      <w:r>
        <w:rPr>
          <w:rStyle w:val="45"/>
          <w:rFonts w:cs="Arial"/>
        </w:rPr>
        <w:t>SANITARY OUTFIT</w:t>
      </w:r>
      <w:r>
        <w:tab/>
      </w:r>
      <w:r>
        <w:fldChar w:fldCharType="begin"/>
      </w:r>
      <w:r>
        <w:instrText xml:space="preserve"> PAGEREF _Toc50573625 \h </w:instrText>
      </w:r>
      <w:r>
        <w:fldChar w:fldCharType="separate"/>
      </w:r>
      <w:r>
        <w:t>22</w:t>
      </w:r>
      <w:r>
        <w:fldChar w:fldCharType="end"/>
      </w:r>
      <w:r>
        <w:fldChar w:fldCharType="end"/>
      </w:r>
    </w:p>
    <w:p w14:paraId="16759DC5">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"_Toc50573626" </w:instrText>
      </w:r>
      <w:r>
        <w:fldChar w:fldCharType="separate"/>
      </w:r>
      <w:r>
        <w:rPr>
          <w:rStyle w:val="45"/>
          <w:rFonts w:cs="Arial"/>
        </w:rPr>
        <w:t>3.5.3</w:t>
      </w:r>
      <w:r>
        <w:rPr>
          <w:rFonts w:asciiTheme="minorHAnsi" w:hAnsiTheme="minorHAnsi" w:eastAsiaTheme="minorEastAsia" w:cstheme="minorBidi"/>
          <w:caps w:val="0"/>
          <w:kern w:val="2"/>
          <w:sz w:val="21"/>
          <w:szCs w:val="22"/>
          <w:lang w:val="en-US"/>
        </w:rPr>
        <w:tab/>
      </w:r>
      <w:r>
        <w:rPr>
          <w:rStyle w:val="45"/>
          <w:rFonts w:cs="Arial"/>
        </w:rPr>
        <w:t>DRINK WATER FOUNTAIN</w:t>
      </w:r>
      <w:r>
        <w:tab/>
      </w:r>
      <w:r>
        <w:fldChar w:fldCharType="begin"/>
      </w:r>
      <w:r>
        <w:instrText xml:space="preserve"> PAGEREF _Toc50573626 \h </w:instrText>
      </w:r>
      <w:r>
        <w:fldChar w:fldCharType="separate"/>
      </w:r>
      <w:r>
        <w:t>23</w:t>
      </w:r>
      <w:r>
        <w:fldChar w:fldCharType="end"/>
      </w:r>
      <w:r>
        <w:fldChar w:fldCharType="end"/>
      </w:r>
    </w:p>
    <w:p w14:paraId="244B5587">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"_Toc50573627" </w:instrText>
      </w:r>
      <w:r>
        <w:fldChar w:fldCharType="separate"/>
      </w:r>
      <w:r>
        <w:rPr>
          <w:rStyle w:val="45"/>
        </w:rPr>
        <w:t>3.6</w:t>
      </w:r>
      <w:r>
        <w:rPr>
          <w:rFonts w:asciiTheme="minorHAnsi" w:hAnsiTheme="minorHAnsi" w:eastAsiaTheme="minorEastAsia" w:cstheme="minorBidi"/>
          <w:b w:val="0"/>
          <w:caps w:val="0"/>
          <w:kern w:val="2"/>
          <w:sz w:val="21"/>
          <w:szCs w:val="22"/>
          <w:lang w:val="en-US"/>
        </w:rPr>
        <w:tab/>
      </w:r>
      <w:r>
        <w:rPr>
          <w:rStyle w:val="45"/>
        </w:rPr>
        <w:t xml:space="preserve">  STORE</w:t>
      </w:r>
      <w:r>
        <w:tab/>
      </w:r>
      <w:r>
        <w:fldChar w:fldCharType="begin"/>
      </w:r>
      <w:r>
        <w:instrText xml:space="preserve"> PAGEREF _Toc50573627 \h </w:instrText>
      </w:r>
      <w:r>
        <w:fldChar w:fldCharType="separate"/>
      </w:r>
      <w:r>
        <w:t>24</w:t>
      </w:r>
      <w:r>
        <w:fldChar w:fldCharType="end"/>
      </w:r>
      <w:r>
        <w:fldChar w:fldCharType="end"/>
      </w:r>
    </w:p>
    <w:p w14:paraId="6BC4ECB2">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"_Toc50573628" </w:instrText>
      </w:r>
      <w:r>
        <w:fldChar w:fldCharType="separate"/>
      </w:r>
      <w:r>
        <w:rPr>
          <w:rStyle w:val="45"/>
          <w:rFonts w:cs="Arial"/>
        </w:rPr>
        <w:t>3.6.1</w:t>
      </w:r>
      <w:r>
        <w:rPr>
          <w:rFonts w:asciiTheme="minorHAnsi" w:hAnsiTheme="minorHAnsi" w:eastAsiaTheme="minorEastAsia" w:cstheme="minorBidi"/>
          <w:caps w:val="0"/>
          <w:kern w:val="2"/>
          <w:sz w:val="21"/>
          <w:szCs w:val="22"/>
          <w:lang w:val="en-US"/>
        </w:rPr>
        <w:tab/>
      </w:r>
      <w:r>
        <w:rPr>
          <w:rStyle w:val="45"/>
          <w:rFonts w:cs="Arial"/>
        </w:rPr>
        <w:t>REFRIGERATED PROVISION STORE</w:t>
      </w:r>
      <w:r>
        <w:tab/>
      </w:r>
      <w:r>
        <w:fldChar w:fldCharType="begin"/>
      </w:r>
      <w:r>
        <w:instrText xml:space="preserve"> PAGEREF _Toc50573628 \h </w:instrText>
      </w:r>
      <w:r>
        <w:fldChar w:fldCharType="separate"/>
      </w:r>
      <w:r>
        <w:t>24</w:t>
      </w:r>
      <w:r>
        <w:fldChar w:fldCharType="end"/>
      </w:r>
      <w:r>
        <w:fldChar w:fldCharType="end"/>
      </w:r>
    </w:p>
    <w:p w14:paraId="3124208D">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"_Toc50573629" </w:instrText>
      </w:r>
      <w:r>
        <w:fldChar w:fldCharType="separate"/>
      </w:r>
      <w:r>
        <w:rPr>
          <w:rStyle w:val="45"/>
          <w:rFonts w:cs="Arial"/>
        </w:rPr>
        <w:t>3.6.2</w:t>
      </w:r>
      <w:r>
        <w:rPr>
          <w:rFonts w:asciiTheme="minorHAnsi" w:hAnsiTheme="minorHAnsi" w:eastAsiaTheme="minorEastAsia" w:cstheme="minorBidi"/>
          <w:caps w:val="0"/>
          <w:kern w:val="2"/>
          <w:sz w:val="21"/>
          <w:szCs w:val="22"/>
          <w:lang w:val="en-US"/>
        </w:rPr>
        <w:tab/>
      </w:r>
      <w:r>
        <w:rPr>
          <w:rStyle w:val="45"/>
          <w:rFonts w:cs="Arial"/>
        </w:rPr>
        <w:t>DRY PROVISION STORE</w:t>
      </w:r>
      <w:r>
        <w:tab/>
      </w:r>
      <w:r>
        <w:fldChar w:fldCharType="begin"/>
      </w:r>
      <w:r>
        <w:instrText xml:space="preserve"> PAGEREF _Toc50573629 \h </w:instrText>
      </w:r>
      <w:r>
        <w:fldChar w:fldCharType="separate"/>
      </w:r>
      <w:r>
        <w:t>26</w:t>
      </w:r>
      <w:r>
        <w:fldChar w:fldCharType="end"/>
      </w:r>
      <w:r>
        <w:fldChar w:fldCharType="end"/>
      </w:r>
    </w:p>
    <w:p w14:paraId="715A7A66">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"_Toc50573630" </w:instrText>
      </w:r>
      <w:r>
        <w:fldChar w:fldCharType="separate"/>
      </w:r>
      <w:r>
        <w:rPr>
          <w:rStyle w:val="45"/>
          <w:rFonts w:cs="Arial"/>
        </w:rPr>
        <w:t>3.6.3</w:t>
      </w:r>
      <w:r>
        <w:rPr>
          <w:rFonts w:asciiTheme="minorHAnsi" w:hAnsiTheme="minorHAnsi" w:eastAsiaTheme="minorEastAsia" w:cstheme="minorBidi"/>
          <w:caps w:val="0"/>
          <w:kern w:val="2"/>
          <w:sz w:val="21"/>
          <w:szCs w:val="22"/>
          <w:lang w:val="en-US"/>
        </w:rPr>
        <w:tab/>
      </w:r>
      <w:r>
        <w:rPr>
          <w:rStyle w:val="45"/>
          <w:rFonts w:cs="Arial"/>
        </w:rPr>
        <w:t>MISCELLANEOUS STORES</w:t>
      </w:r>
      <w:r>
        <w:tab/>
      </w:r>
      <w:r>
        <w:fldChar w:fldCharType="begin"/>
      </w:r>
      <w:r>
        <w:instrText xml:space="preserve"> PAGEREF _Toc50573630 \h </w:instrText>
      </w:r>
      <w:r>
        <w:fldChar w:fldCharType="separate"/>
      </w:r>
      <w:r>
        <w:t>26</w:t>
      </w:r>
      <w:r>
        <w:fldChar w:fldCharType="end"/>
      </w:r>
      <w:r>
        <w:fldChar w:fldCharType="end"/>
      </w:r>
    </w:p>
    <w:p w14:paraId="3B3549AC">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"_Toc50573631" </w:instrText>
      </w:r>
      <w:r>
        <w:fldChar w:fldCharType="separate"/>
      </w:r>
      <w:r>
        <w:rPr>
          <w:rStyle w:val="45"/>
        </w:rPr>
        <w:t>3.7  ELEVATOR</w:t>
      </w:r>
      <w:r>
        <w:tab/>
      </w:r>
      <w:r>
        <w:fldChar w:fldCharType="begin"/>
      </w:r>
      <w:r>
        <w:instrText xml:space="preserve"> PAGEREF _Toc50573631 \h </w:instrText>
      </w:r>
      <w:r>
        <w:fldChar w:fldCharType="separate"/>
      </w:r>
      <w:r>
        <w:t>26</w:t>
      </w:r>
      <w:r>
        <w:fldChar w:fldCharType="end"/>
      </w:r>
      <w:r>
        <w:fldChar w:fldCharType="end"/>
      </w:r>
    </w:p>
    <w:p w14:paraId="20B49035">
      <w:pPr>
        <w:pStyle w:val="2"/>
        <w:jc w:val="left"/>
        <w:rPr>
          <w:sz w:val="28"/>
        </w:rPr>
      </w:pPr>
      <w:r>
        <w:fldChar w:fldCharType="end"/>
      </w:r>
      <w:r>
        <w:br w:type="page"/>
      </w:r>
      <w:bookmarkStart w:id="131" w:name="_Toc50573607"/>
      <w:r>
        <w:rPr>
          <w:rFonts w:hint="eastAsia"/>
          <w:sz w:val="28"/>
        </w:rPr>
        <w:t>CHAPTER 3</w:t>
      </w:r>
      <w:r>
        <w:rPr>
          <w:sz w:val="28"/>
        </w:rPr>
        <w:tab/>
      </w:r>
      <w:r>
        <w:rPr>
          <w:sz w:val="28"/>
        </w:rPr>
        <w:t>ACCOMMODATION</w:t>
      </w:r>
      <w:bookmarkEnd w:id="131"/>
    </w:p>
    <w:p w14:paraId="1BEF3BC9">
      <w:pPr>
        <w:autoSpaceDE w:val="0"/>
        <w:autoSpaceDN w:val="0"/>
        <w:adjustRightInd w:val="0"/>
        <w:spacing w:before="2" w:line="120" w:lineRule="exact"/>
        <w:jc w:val="left"/>
        <w:rPr>
          <w:rFonts w:ascii="Arial" w:hAnsi="Arial" w:cs="Arial"/>
          <w:kern w:val="0"/>
          <w:sz w:val="12"/>
          <w:szCs w:val="12"/>
        </w:rPr>
      </w:pPr>
    </w:p>
    <w:p w14:paraId="538F791E">
      <w:pPr>
        <w:autoSpaceDE w:val="0"/>
        <w:autoSpaceDN w:val="0"/>
        <w:adjustRightInd w:val="0"/>
        <w:ind w:left="1012"/>
        <w:jc w:val="left"/>
        <w:rPr>
          <w:kern w:val="0"/>
          <w:sz w:val="24"/>
        </w:rPr>
      </w:pPr>
      <w:r>
        <w:rPr>
          <w:kern w:val="0"/>
          <w:sz w:val="24"/>
        </w:rPr>
        <w:t xml:space="preserve">Cabin arrangement shall be as shown </w:t>
      </w:r>
      <w:r>
        <w:rPr>
          <w:rFonts w:hint="eastAsia"/>
          <w:kern w:val="0"/>
          <w:sz w:val="24"/>
        </w:rPr>
        <w:t>on G.A. plan.</w:t>
      </w:r>
    </w:p>
    <w:p w14:paraId="77743F9A">
      <w:pPr>
        <w:autoSpaceDE w:val="0"/>
        <w:autoSpaceDN w:val="0"/>
        <w:adjustRightInd w:val="0"/>
        <w:ind w:left="1012"/>
        <w:jc w:val="left"/>
        <w:rPr>
          <w:kern w:val="0"/>
          <w:sz w:val="24"/>
        </w:rPr>
      </w:pPr>
    </w:p>
    <w:p w14:paraId="231A67CB">
      <w:pPr>
        <w:autoSpaceDE w:val="0"/>
        <w:autoSpaceDN w:val="0"/>
        <w:adjustRightInd w:val="0"/>
        <w:ind w:left="1012"/>
        <w:rPr>
          <w:kern w:val="0"/>
          <w:sz w:val="24"/>
        </w:rPr>
      </w:pPr>
      <w:r>
        <w:rPr>
          <w:kern w:val="0"/>
          <w:sz w:val="24"/>
        </w:rPr>
        <w:t xml:space="preserve">The clear height </w:t>
      </w:r>
      <w:r>
        <w:rPr>
          <w:rFonts w:hint="eastAsia"/>
          <w:kern w:val="0"/>
          <w:sz w:val="24"/>
        </w:rPr>
        <w:t>of</w:t>
      </w:r>
      <w:r>
        <w:rPr>
          <w:kern w:val="0"/>
          <w:sz w:val="24"/>
        </w:rPr>
        <w:t xml:space="preserve"> accommodation spaces </w:t>
      </w:r>
      <w:r>
        <w:rPr>
          <w:rFonts w:eastAsia="Times New Roman"/>
          <w:sz w:val="24"/>
        </w:rPr>
        <w:t>b</w:t>
      </w:r>
      <w:r>
        <w:rPr>
          <w:rFonts w:eastAsia="Times New Roman"/>
          <w:spacing w:val="-1"/>
          <w:sz w:val="24"/>
        </w:rPr>
        <w:t>e</w:t>
      </w:r>
      <w:r>
        <w:rPr>
          <w:rFonts w:eastAsia="Times New Roman"/>
          <w:spacing w:val="3"/>
          <w:sz w:val="24"/>
        </w:rPr>
        <w:t>t</w:t>
      </w:r>
      <w:r>
        <w:rPr>
          <w:rFonts w:eastAsia="Times New Roman"/>
          <w:sz w:val="24"/>
        </w:rPr>
        <w:t>w</w:t>
      </w:r>
      <w:r>
        <w:rPr>
          <w:rFonts w:eastAsia="Times New Roman"/>
          <w:spacing w:val="-1"/>
          <w:sz w:val="24"/>
        </w:rPr>
        <w:t>ee</w:t>
      </w:r>
      <w:r>
        <w:rPr>
          <w:rFonts w:eastAsia="Times New Roman"/>
          <w:sz w:val="24"/>
        </w:rPr>
        <w:t>n</w:t>
      </w:r>
      <w:r>
        <w:rPr>
          <w:kern w:val="0"/>
          <w:sz w:val="24"/>
        </w:rPr>
        <w:t xml:space="preserve"> the deck </w:t>
      </w:r>
      <w:r>
        <w:rPr>
          <w:rFonts w:eastAsia="Times New Roman"/>
          <w:sz w:val="24"/>
        </w:rPr>
        <w:t>sur</w:t>
      </w:r>
      <w:r>
        <w:rPr>
          <w:rFonts w:eastAsia="Times New Roman"/>
          <w:spacing w:val="1"/>
          <w:sz w:val="24"/>
        </w:rPr>
        <w:t>f</w:t>
      </w:r>
      <w:r>
        <w:rPr>
          <w:rFonts w:eastAsia="Times New Roman"/>
          <w:spacing w:val="-1"/>
          <w:sz w:val="24"/>
        </w:rPr>
        <w:t>ac</w:t>
      </w:r>
      <w:r>
        <w:rPr>
          <w:rFonts w:eastAsia="Times New Roman"/>
          <w:sz w:val="24"/>
        </w:rPr>
        <w:t>e</w:t>
      </w:r>
      <w:r>
        <w:rPr>
          <w:rFonts w:hint="eastAsia"/>
          <w:sz w:val="24"/>
        </w:rPr>
        <w:t xml:space="preserve"> </w:t>
      </w:r>
      <w:r>
        <w:rPr>
          <w:rFonts w:eastAsia="Times New Roman"/>
          <w:spacing w:val="-1"/>
          <w:sz w:val="24"/>
        </w:rPr>
        <w:t>c</w:t>
      </w:r>
      <w:r>
        <w:rPr>
          <w:rFonts w:eastAsia="Times New Roman"/>
          <w:sz w:val="24"/>
        </w:rPr>
        <w:t>ov</w:t>
      </w:r>
      <w:r>
        <w:rPr>
          <w:rFonts w:eastAsia="Times New Roman"/>
          <w:spacing w:val="-1"/>
          <w:sz w:val="24"/>
        </w:rPr>
        <w:t>e</w:t>
      </w:r>
      <w:r>
        <w:rPr>
          <w:rFonts w:eastAsia="Times New Roman"/>
          <w:sz w:val="24"/>
        </w:rPr>
        <w:t>ri</w:t>
      </w:r>
      <w:r>
        <w:rPr>
          <w:rFonts w:eastAsia="Times New Roman"/>
          <w:spacing w:val="2"/>
          <w:sz w:val="24"/>
        </w:rPr>
        <w:t>n</w:t>
      </w:r>
      <w:r>
        <w:rPr>
          <w:rFonts w:eastAsia="Times New Roman"/>
          <w:sz w:val="24"/>
        </w:rPr>
        <w:t>g</w:t>
      </w:r>
      <w:r>
        <w:rPr>
          <w:rFonts w:hint="eastAsia"/>
          <w:sz w:val="24"/>
        </w:rPr>
        <w:t xml:space="preserve"> </w:t>
      </w:r>
      <w:r>
        <w:rPr>
          <w:rFonts w:hint="eastAsia"/>
          <w:kern w:val="0"/>
          <w:sz w:val="24"/>
        </w:rPr>
        <w:t xml:space="preserve">and </w:t>
      </w:r>
      <w:r>
        <w:rPr>
          <w:kern w:val="0"/>
          <w:sz w:val="24"/>
        </w:rPr>
        <w:t xml:space="preserve">the </w:t>
      </w:r>
      <w:r>
        <w:rPr>
          <w:rFonts w:hint="eastAsia"/>
          <w:kern w:val="0"/>
          <w:sz w:val="24"/>
        </w:rPr>
        <w:t>underside</w:t>
      </w:r>
      <w:r>
        <w:rPr>
          <w:kern w:val="0"/>
          <w:sz w:val="24"/>
        </w:rPr>
        <w:t xml:space="preserve"> of deck</w:t>
      </w:r>
      <w:r>
        <w:rPr>
          <w:rFonts w:hint="eastAsia"/>
          <w:kern w:val="0"/>
          <w:sz w:val="24"/>
        </w:rPr>
        <w:t xml:space="preserve"> head beam </w:t>
      </w:r>
      <w:r>
        <w:rPr>
          <w:kern w:val="0"/>
          <w:sz w:val="24"/>
        </w:rPr>
        <w:t>or ceiling shall be about 2</w:t>
      </w:r>
      <w:r>
        <w:rPr>
          <w:rFonts w:hint="eastAsia"/>
          <w:kern w:val="0"/>
          <w:sz w:val="24"/>
        </w:rPr>
        <w:t>,</w:t>
      </w:r>
      <w:r>
        <w:rPr>
          <w:kern w:val="0"/>
          <w:sz w:val="24"/>
        </w:rPr>
        <w:t>100</w:t>
      </w:r>
      <w:r>
        <w:rPr>
          <w:rFonts w:hint="eastAsia"/>
          <w:kern w:val="0"/>
          <w:sz w:val="24"/>
        </w:rPr>
        <w:t xml:space="preserve"> </w:t>
      </w:r>
      <w:r>
        <w:rPr>
          <w:kern w:val="0"/>
          <w:sz w:val="24"/>
        </w:rPr>
        <w:t>mm</w:t>
      </w:r>
      <w:r>
        <w:rPr>
          <w:rFonts w:hint="eastAsia"/>
          <w:kern w:val="0"/>
          <w:sz w:val="24"/>
        </w:rPr>
        <w:t xml:space="preserve"> in general, </w:t>
      </w:r>
      <w:r>
        <w:rPr>
          <w:kern w:val="0"/>
          <w:sz w:val="24"/>
        </w:rPr>
        <w:t xml:space="preserve">except that </w:t>
      </w:r>
      <w:r>
        <w:rPr>
          <w:rFonts w:hint="eastAsia"/>
          <w:kern w:val="0"/>
          <w:sz w:val="24"/>
        </w:rPr>
        <w:t xml:space="preserve">to be </w:t>
      </w:r>
      <w:r>
        <w:rPr>
          <w:kern w:val="0"/>
          <w:sz w:val="24"/>
        </w:rPr>
        <w:t>about 2</w:t>
      </w:r>
      <w:r>
        <w:rPr>
          <w:rFonts w:hint="eastAsia"/>
          <w:kern w:val="0"/>
          <w:sz w:val="24"/>
        </w:rPr>
        <w:t>,</w:t>
      </w:r>
      <w:r>
        <w:rPr>
          <w:kern w:val="0"/>
          <w:sz w:val="24"/>
        </w:rPr>
        <w:t>0</w:t>
      </w:r>
      <w:r>
        <w:rPr>
          <w:rFonts w:hint="eastAsia"/>
          <w:kern w:val="0"/>
          <w:sz w:val="24"/>
        </w:rPr>
        <w:t>3</w:t>
      </w:r>
      <w:r>
        <w:rPr>
          <w:kern w:val="0"/>
          <w:sz w:val="24"/>
        </w:rPr>
        <w:t>0</w:t>
      </w:r>
      <w:r>
        <w:rPr>
          <w:rFonts w:hint="eastAsia"/>
          <w:kern w:val="0"/>
          <w:sz w:val="24"/>
        </w:rPr>
        <w:t xml:space="preserve"> </w:t>
      </w:r>
      <w:r>
        <w:rPr>
          <w:kern w:val="0"/>
          <w:sz w:val="24"/>
        </w:rPr>
        <w:t>mm in sanitary</w:t>
      </w:r>
      <w:r>
        <w:rPr>
          <w:rFonts w:hint="eastAsia"/>
          <w:kern w:val="0"/>
          <w:sz w:val="24"/>
        </w:rPr>
        <w:t xml:space="preserve">, </w:t>
      </w:r>
      <w:r>
        <w:rPr>
          <w:kern w:val="0"/>
          <w:sz w:val="24"/>
        </w:rPr>
        <w:t>catering spaces</w:t>
      </w:r>
      <w:r>
        <w:rPr>
          <w:rFonts w:hint="eastAsia"/>
          <w:kern w:val="0"/>
          <w:sz w:val="24"/>
        </w:rPr>
        <w:t>, r</w:t>
      </w:r>
      <w:r>
        <w:rPr>
          <w:kern w:val="0"/>
          <w:sz w:val="24"/>
        </w:rPr>
        <w:t>efrigerated provision stores</w:t>
      </w:r>
      <w:r>
        <w:rPr>
          <w:rFonts w:hint="eastAsia"/>
          <w:kern w:val="0"/>
          <w:sz w:val="24"/>
        </w:rPr>
        <w:t xml:space="preserve">, </w:t>
      </w:r>
      <w:r>
        <w:rPr>
          <w:b/>
          <w:i/>
          <w:kern w:val="0"/>
          <w:sz w:val="24"/>
        </w:rPr>
        <w:t>2300mm for Gymnasium if possible.</w:t>
      </w:r>
      <w:r>
        <w:rPr>
          <w:rFonts w:hint="eastAsia"/>
          <w:kern w:val="0"/>
          <w:sz w:val="24"/>
        </w:rPr>
        <w:t xml:space="preserve"> </w:t>
      </w:r>
      <w:r>
        <w:rPr>
          <w:kern w:val="0"/>
          <w:sz w:val="24"/>
        </w:rPr>
        <w:t>However, the protruding parts shall be excluded from the measurement.</w:t>
      </w:r>
    </w:p>
    <w:p w14:paraId="0CD1DCD5">
      <w:pPr>
        <w:autoSpaceDE w:val="0"/>
        <w:autoSpaceDN w:val="0"/>
        <w:adjustRightInd w:val="0"/>
        <w:ind w:left="1012"/>
        <w:rPr>
          <w:kern w:val="0"/>
          <w:sz w:val="24"/>
        </w:rPr>
      </w:pPr>
    </w:p>
    <w:p w14:paraId="7D3AFB89">
      <w:pPr>
        <w:autoSpaceDE w:val="0"/>
        <w:autoSpaceDN w:val="0"/>
        <w:adjustRightInd w:val="0"/>
        <w:ind w:left="1012"/>
        <w:rPr>
          <w:kern w:val="0"/>
          <w:sz w:val="24"/>
        </w:rPr>
      </w:pPr>
      <w:r>
        <w:rPr>
          <w:rFonts w:hint="eastAsia"/>
          <w:kern w:val="0"/>
          <w:sz w:val="24"/>
        </w:rPr>
        <w:t xml:space="preserve">In wheelhouse, </w:t>
      </w:r>
      <w:r>
        <w:rPr>
          <w:kern w:val="0"/>
          <w:sz w:val="24"/>
        </w:rPr>
        <w:t>the clear height between the bridge deck surface covering and the underside of the deck head beam or ceiling</w:t>
      </w:r>
      <w:r>
        <w:rPr>
          <w:rFonts w:hint="eastAsia"/>
          <w:kern w:val="0"/>
          <w:sz w:val="24"/>
        </w:rPr>
        <w:t xml:space="preserve"> </w:t>
      </w:r>
      <w:r>
        <w:rPr>
          <w:kern w:val="0"/>
          <w:sz w:val="24"/>
        </w:rPr>
        <w:t>shall be at least 2</w:t>
      </w:r>
      <w:r>
        <w:rPr>
          <w:rFonts w:hint="eastAsia"/>
          <w:kern w:val="0"/>
          <w:sz w:val="24"/>
        </w:rPr>
        <w:t>,</w:t>
      </w:r>
      <w:r>
        <w:rPr>
          <w:kern w:val="0"/>
          <w:sz w:val="24"/>
        </w:rPr>
        <w:t>2</w:t>
      </w:r>
      <w:r>
        <w:rPr>
          <w:rFonts w:hint="eastAsia"/>
          <w:kern w:val="0"/>
          <w:sz w:val="24"/>
        </w:rPr>
        <w:t>0</w:t>
      </w:r>
      <w:r>
        <w:rPr>
          <w:kern w:val="0"/>
          <w:sz w:val="24"/>
        </w:rPr>
        <w:t>0</w:t>
      </w:r>
      <w:r>
        <w:rPr>
          <w:rFonts w:hint="eastAsia"/>
          <w:kern w:val="0"/>
          <w:sz w:val="24"/>
        </w:rPr>
        <w:t xml:space="preserve"> </w:t>
      </w:r>
      <w:r>
        <w:rPr>
          <w:kern w:val="0"/>
          <w:sz w:val="24"/>
        </w:rPr>
        <w:t xml:space="preserve">mm, and </w:t>
      </w:r>
      <w:r>
        <w:rPr>
          <w:rFonts w:hint="eastAsia"/>
          <w:kern w:val="0"/>
          <w:sz w:val="24"/>
        </w:rPr>
        <w:t xml:space="preserve">the lower edge of deck head mounted equipment shall be </w:t>
      </w:r>
      <w:r>
        <w:rPr>
          <w:kern w:val="0"/>
          <w:sz w:val="24"/>
        </w:rPr>
        <w:t>about</w:t>
      </w:r>
      <w:r>
        <w:rPr>
          <w:rFonts w:hint="eastAsia"/>
          <w:kern w:val="0"/>
          <w:sz w:val="24"/>
        </w:rPr>
        <w:t xml:space="preserve"> 2,100 mm. </w:t>
      </w:r>
    </w:p>
    <w:p w14:paraId="71C7A3EA">
      <w:pPr>
        <w:autoSpaceDE w:val="0"/>
        <w:autoSpaceDN w:val="0"/>
        <w:adjustRightInd w:val="0"/>
        <w:spacing w:line="243" w:lineRule="auto"/>
        <w:ind w:left="1012"/>
        <w:rPr>
          <w:kern w:val="0"/>
          <w:sz w:val="24"/>
        </w:rPr>
      </w:pPr>
    </w:p>
    <w:p w14:paraId="27EE6871">
      <w:pPr>
        <w:pStyle w:val="3"/>
        <w:jc w:val="left"/>
      </w:pPr>
      <w:bookmarkStart w:id="132" w:name="_Toc50573608"/>
      <w:r>
        <w:rPr>
          <w:rFonts w:hint="eastAsia"/>
        </w:rPr>
        <w:t>3.1</w:t>
      </w:r>
      <w:r>
        <w:tab/>
      </w:r>
      <w:r>
        <w:rPr>
          <w:rFonts w:hint="eastAsia"/>
        </w:rPr>
        <w:t xml:space="preserve">  </w:t>
      </w:r>
      <w:r>
        <w:t>COMPLEMENTAND</w:t>
      </w:r>
      <w:r>
        <w:rPr>
          <w:rFonts w:hint="eastAsia"/>
        </w:rPr>
        <w:t xml:space="preserve"> </w:t>
      </w:r>
      <w:r>
        <w:t>CLASSIFICATION</w:t>
      </w:r>
      <w:r>
        <w:rPr>
          <w:rFonts w:hint="eastAsia"/>
        </w:rPr>
        <w:t xml:space="preserve"> </w:t>
      </w:r>
      <w:r>
        <w:t>OF</w:t>
      </w:r>
      <w:r>
        <w:rPr>
          <w:rFonts w:hint="eastAsia"/>
        </w:rPr>
        <w:t xml:space="preserve"> </w:t>
      </w:r>
      <w:r>
        <w:t>ACC</w:t>
      </w:r>
      <w:r>
        <w:rPr>
          <w:rFonts w:hint="eastAsia"/>
        </w:rPr>
        <w:t>O</w:t>
      </w:r>
      <w:r>
        <w:t>MMODATION</w:t>
      </w:r>
      <w:bookmarkEnd w:id="132"/>
    </w:p>
    <w:p w14:paraId="251FE998">
      <w:pPr>
        <w:pStyle w:val="4"/>
      </w:pPr>
      <w:bookmarkStart w:id="133" w:name="_Toc50573609"/>
      <w:r>
        <w:rPr>
          <w:rFonts w:hint="eastAsia"/>
        </w:rPr>
        <w:t>3.1.</w:t>
      </w:r>
      <w:r>
        <w:t>1</w:t>
      </w:r>
      <w:r>
        <w:tab/>
      </w:r>
      <w:r>
        <w:t>COMPLEMENT</w:t>
      </w:r>
      <w:bookmarkEnd w:id="133"/>
    </w:p>
    <w:tbl>
      <w:tblPr>
        <w:tblStyle w:val="40"/>
        <w:tblW w:w="7639" w:type="dxa"/>
        <w:tblInd w:w="1101" w:type="dxa"/>
        <w:tblLayout w:type="fixed"/>
        <w:tblCellMar>
          <w:top w:w="0" w:type="dxa"/>
          <w:left w:w="108" w:type="dxa"/>
          <w:bottom w:w="0" w:type="dxa"/>
          <w:right w:w="108" w:type="dxa"/>
        </w:tblCellMar>
      </w:tblPr>
      <w:tblGrid>
        <w:gridCol w:w="2217"/>
        <w:gridCol w:w="2126"/>
        <w:gridCol w:w="2410"/>
        <w:gridCol w:w="886"/>
      </w:tblGrid>
      <w:tr w14:paraId="4B591DF7">
        <w:tblPrEx>
          <w:tblCellMar>
            <w:top w:w="0" w:type="dxa"/>
            <w:left w:w="108" w:type="dxa"/>
            <w:bottom w:w="0" w:type="dxa"/>
            <w:right w:w="108" w:type="dxa"/>
          </w:tblCellMar>
        </w:tblPrEx>
        <w:trPr>
          <w:cantSplit/>
        </w:trPr>
        <w:tc>
          <w:tcPr>
            <w:tcW w:w="2217" w:type="dxa"/>
            <w:tcBorders>
              <w:top w:val="single" w:color="auto" w:sz="6" w:space="0"/>
              <w:left w:val="single" w:color="auto" w:sz="6" w:space="0"/>
              <w:bottom w:val="single" w:color="auto" w:sz="6" w:space="0"/>
              <w:right w:val="single" w:color="auto" w:sz="6" w:space="0"/>
              <w:tl2br w:val="single" w:color="auto" w:sz="6" w:space="0"/>
            </w:tcBorders>
          </w:tcPr>
          <w:p w14:paraId="42578CEA">
            <w:pPr>
              <w:spacing w:line="280" w:lineRule="exact"/>
              <w:jc w:val="right"/>
              <w:rPr>
                <w:sz w:val="24"/>
              </w:rPr>
            </w:pPr>
            <w:r>
              <w:rPr>
                <w:sz w:val="24"/>
              </w:rPr>
              <w:t xml:space="preserve">Dep. </w:t>
            </w:r>
            <w:r>
              <w:rPr>
                <w:rFonts w:hint="eastAsia"/>
                <w:sz w:val="24"/>
              </w:rPr>
              <w:t>N</w:t>
            </w:r>
            <w:r>
              <w:rPr>
                <w:sz w:val="24"/>
              </w:rPr>
              <w:t>ame</w:t>
            </w:r>
          </w:p>
          <w:p w14:paraId="132E5B10">
            <w:pPr>
              <w:spacing w:line="280" w:lineRule="exact"/>
              <w:rPr>
                <w:sz w:val="24"/>
              </w:rPr>
            </w:pPr>
            <w:r>
              <w:rPr>
                <w:sz w:val="24"/>
              </w:rPr>
              <w:t>Class</w:t>
            </w:r>
          </w:p>
        </w:tc>
        <w:tc>
          <w:tcPr>
            <w:tcW w:w="2126" w:type="dxa"/>
            <w:tcBorders>
              <w:top w:val="single" w:color="auto" w:sz="6" w:space="0"/>
              <w:left w:val="single" w:color="auto" w:sz="6" w:space="0"/>
              <w:bottom w:val="single" w:color="auto" w:sz="6" w:space="0"/>
              <w:right w:val="single" w:color="auto" w:sz="6" w:space="0"/>
            </w:tcBorders>
          </w:tcPr>
          <w:p w14:paraId="7EC933C8">
            <w:pPr>
              <w:spacing w:line="280" w:lineRule="exact"/>
              <w:rPr>
                <w:sz w:val="24"/>
              </w:rPr>
            </w:pPr>
            <w:r>
              <w:rPr>
                <w:sz w:val="24"/>
              </w:rPr>
              <w:t>Deck Dep.</w:t>
            </w:r>
          </w:p>
        </w:tc>
        <w:tc>
          <w:tcPr>
            <w:tcW w:w="2410" w:type="dxa"/>
            <w:tcBorders>
              <w:top w:val="single" w:color="auto" w:sz="6" w:space="0"/>
              <w:left w:val="single" w:color="auto" w:sz="6" w:space="0"/>
              <w:bottom w:val="single" w:color="auto" w:sz="6" w:space="0"/>
              <w:right w:val="single" w:color="auto" w:sz="6" w:space="0"/>
            </w:tcBorders>
          </w:tcPr>
          <w:p w14:paraId="0883477A">
            <w:pPr>
              <w:spacing w:line="280" w:lineRule="exact"/>
              <w:rPr>
                <w:sz w:val="24"/>
              </w:rPr>
            </w:pPr>
            <w:r>
              <w:rPr>
                <w:sz w:val="24"/>
              </w:rPr>
              <w:t>Engine Dep.</w:t>
            </w:r>
          </w:p>
        </w:tc>
        <w:tc>
          <w:tcPr>
            <w:tcW w:w="886" w:type="dxa"/>
            <w:tcBorders>
              <w:top w:val="single" w:color="auto" w:sz="6" w:space="0"/>
              <w:left w:val="single" w:color="auto" w:sz="6" w:space="0"/>
              <w:bottom w:val="single" w:color="auto" w:sz="6" w:space="0"/>
              <w:right w:val="single" w:color="auto" w:sz="6" w:space="0"/>
            </w:tcBorders>
          </w:tcPr>
          <w:p w14:paraId="6573CDF7">
            <w:pPr>
              <w:spacing w:line="280" w:lineRule="exact"/>
              <w:rPr>
                <w:sz w:val="24"/>
              </w:rPr>
            </w:pPr>
            <w:r>
              <w:rPr>
                <w:sz w:val="24"/>
              </w:rPr>
              <w:t>Total</w:t>
            </w:r>
          </w:p>
        </w:tc>
      </w:tr>
      <w:tr w14:paraId="70A9AD11">
        <w:tblPrEx>
          <w:tblCellMar>
            <w:top w:w="0" w:type="dxa"/>
            <w:left w:w="108" w:type="dxa"/>
            <w:bottom w:w="0" w:type="dxa"/>
            <w:right w:w="108" w:type="dxa"/>
          </w:tblCellMar>
        </w:tblPrEx>
        <w:trPr>
          <w:cantSplit/>
          <w:trHeight w:val="283" w:hRule="atLeast"/>
        </w:trPr>
        <w:tc>
          <w:tcPr>
            <w:tcW w:w="2217" w:type="dxa"/>
            <w:tcBorders>
              <w:top w:val="single" w:color="auto" w:sz="6" w:space="0"/>
              <w:left w:val="single" w:color="auto" w:sz="6" w:space="0"/>
              <w:bottom w:val="single" w:color="auto" w:sz="6" w:space="0"/>
              <w:right w:val="single" w:color="auto" w:sz="6" w:space="0"/>
            </w:tcBorders>
          </w:tcPr>
          <w:p w14:paraId="302F7114">
            <w:pPr>
              <w:spacing w:line="280" w:lineRule="exact"/>
              <w:rPr>
                <w:sz w:val="24"/>
              </w:rPr>
            </w:pPr>
            <w:r>
              <w:rPr>
                <w:sz w:val="24"/>
              </w:rPr>
              <w:t>Captain Class</w:t>
            </w:r>
          </w:p>
        </w:tc>
        <w:tc>
          <w:tcPr>
            <w:tcW w:w="2126" w:type="dxa"/>
            <w:tcBorders>
              <w:top w:val="single" w:color="auto" w:sz="6" w:space="0"/>
              <w:left w:val="single" w:color="auto" w:sz="6" w:space="0"/>
              <w:bottom w:val="single" w:color="auto" w:sz="6" w:space="0"/>
              <w:right w:val="single" w:color="auto" w:sz="6" w:space="0"/>
            </w:tcBorders>
          </w:tcPr>
          <w:p w14:paraId="26405289">
            <w:pPr>
              <w:spacing w:line="280" w:lineRule="exact"/>
              <w:rPr>
                <w:sz w:val="24"/>
              </w:rPr>
            </w:pPr>
            <w:r>
              <w:rPr>
                <w:sz w:val="24"/>
              </w:rPr>
              <w:t xml:space="preserve">1-Captain </w:t>
            </w:r>
          </w:p>
        </w:tc>
        <w:tc>
          <w:tcPr>
            <w:tcW w:w="2410" w:type="dxa"/>
            <w:tcBorders>
              <w:top w:val="single" w:color="auto" w:sz="6" w:space="0"/>
              <w:left w:val="single" w:color="auto" w:sz="6" w:space="0"/>
              <w:bottom w:val="single" w:color="auto" w:sz="6" w:space="0"/>
              <w:right w:val="single" w:color="auto" w:sz="6" w:space="0"/>
            </w:tcBorders>
          </w:tcPr>
          <w:p w14:paraId="1DEF8ECE">
            <w:pPr>
              <w:spacing w:line="280" w:lineRule="exact"/>
              <w:rPr>
                <w:sz w:val="24"/>
              </w:rPr>
            </w:pPr>
            <w:r>
              <w:rPr>
                <w:sz w:val="24"/>
              </w:rPr>
              <w:t>1-Chief engineer</w:t>
            </w:r>
          </w:p>
        </w:tc>
        <w:tc>
          <w:tcPr>
            <w:tcW w:w="886" w:type="dxa"/>
            <w:tcBorders>
              <w:top w:val="single" w:color="auto" w:sz="6" w:space="0"/>
              <w:left w:val="single" w:color="auto" w:sz="6" w:space="0"/>
              <w:bottom w:val="single" w:color="auto" w:sz="6" w:space="0"/>
              <w:right w:val="single" w:color="auto" w:sz="6" w:space="0"/>
            </w:tcBorders>
          </w:tcPr>
          <w:p w14:paraId="5A370304">
            <w:pPr>
              <w:spacing w:line="280" w:lineRule="exact"/>
              <w:jc w:val="center"/>
              <w:rPr>
                <w:sz w:val="24"/>
              </w:rPr>
            </w:pPr>
            <w:r>
              <w:rPr>
                <w:sz w:val="24"/>
              </w:rPr>
              <w:t>2</w:t>
            </w:r>
          </w:p>
        </w:tc>
      </w:tr>
      <w:tr w14:paraId="5C0536CC">
        <w:tblPrEx>
          <w:tblCellMar>
            <w:top w:w="0" w:type="dxa"/>
            <w:left w:w="108" w:type="dxa"/>
            <w:bottom w:w="0" w:type="dxa"/>
            <w:right w:w="108" w:type="dxa"/>
          </w:tblCellMar>
        </w:tblPrEx>
        <w:trPr>
          <w:cantSplit/>
          <w:trHeight w:val="283" w:hRule="atLeast"/>
        </w:trPr>
        <w:tc>
          <w:tcPr>
            <w:tcW w:w="2217" w:type="dxa"/>
            <w:tcBorders>
              <w:top w:val="single" w:color="auto" w:sz="6" w:space="0"/>
              <w:left w:val="single" w:color="auto" w:sz="6" w:space="0"/>
              <w:bottom w:val="single" w:color="auto" w:sz="6" w:space="0"/>
              <w:right w:val="single" w:color="auto" w:sz="6" w:space="0"/>
            </w:tcBorders>
          </w:tcPr>
          <w:p w14:paraId="0D3C52FF">
            <w:pPr>
              <w:spacing w:line="280" w:lineRule="exact"/>
              <w:rPr>
                <w:sz w:val="24"/>
              </w:rPr>
            </w:pPr>
            <w:r>
              <w:rPr>
                <w:sz w:val="24"/>
              </w:rPr>
              <w:t>Senior officer</w:t>
            </w:r>
          </w:p>
        </w:tc>
        <w:tc>
          <w:tcPr>
            <w:tcW w:w="2126" w:type="dxa"/>
            <w:tcBorders>
              <w:top w:val="single" w:color="auto" w:sz="6" w:space="0"/>
              <w:left w:val="single" w:color="auto" w:sz="6" w:space="0"/>
              <w:bottom w:val="single" w:color="auto" w:sz="6" w:space="0"/>
              <w:right w:val="single" w:color="auto" w:sz="6" w:space="0"/>
            </w:tcBorders>
          </w:tcPr>
          <w:p w14:paraId="790D52DB">
            <w:pPr>
              <w:spacing w:line="280" w:lineRule="exact"/>
              <w:rPr>
                <w:sz w:val="24"/>
              </w:rPr>
            </w:pPr>
            <w:r>
              <w:rPr>
                <w:sz w:val="24"/>
              </w:rPr>
              <w:t>1-Chief officer</w:t>
            </w:r>
          </w:p>
        </w:tc>
        <w:tc>
          <w:tcPr>
            <w:tcW w:w="2410" w:type="dxa"/>
            <w:tcBorders>
              <w:top w:val="single" w:color="auto" w:sz="6" w:space="0"/>
              <w:left w:val="single" w:color="auto" w:sz="6" w:space="0"/>
              <w:bottom w:val="single" w:color="auto" w:sz="6" w:space="0"/>
              <w:right w:val="single" w:color="auto" w:sz="6" w:space="0"/>
            </w:tcBorders>
          </w:tcPr>
          <w:p w14:paraId="2BEF7695">
            <w:pPr>
              <w:spacing w:line="280" w:lineRule="exact"/>
              <w:rPr>
                <w:sz w:val="24"/>
              </w:rPr>
            </w:pPr>
            <w:r>
              <w:rPr>
                <w:sz w:val="24"/>
              </w:rPr>
              <w:t>1-Second engineer</w:t>
            </w:r>
          </w:p>
        </w:tc>
        <w:tc>
          <w:tcPr>
            <w:tcW w:w="886" w:type="dxa"/>
            <w:tcBorders>
              <w:top w:val="single" w:color="auto" w:sz="6" w:space="0"/>
              <w:left w:val="single" w:color="auto" w:sz="6" w:space="0"/>
              <w:bottom w:val="single" w:color="auto" w:sz="6" w:space="0"/>
              <w:right w:val="single" w:color="auto" w:sz="6" w:space="0"/>
            </w:tcBorders>
          </w:tcPr>
          <w:p w14:paraId="6C1F0616">
            <w:pPr>
              <w:spacing w:line="280" w:lineRule="exact"/>
              <w:jc w:val="center"/>
              <w:rPr>
                <w:sz w:val="24"/>
              </w:rPr>
            </w:pPr>
            <w:r>
              <w:rPr>
                <w:sz w:val="24"/>
              </w:rPr>
              <w:t>2</w:t>
            </w:r>
          </w:p>
        </w:tc>
      </w:tr>
      <w:tr w14:paraId="7AAAD500">
        <w:tblPrEx>
          <w:tblCellMar>
            <w:top w:w="0" w:type="dxa"/>
            <w:left w:w="108" w:type="dxa"/>
            <w:bottom w:w="0" w:type="dxa"/>
            <w:right w:w="108" w:type="dxa"/>
          </w:tblCellMar>
        </w:tblPrEx>
        <w:trPr>
          <w:cantSplit/>
          <w:trHeight w:val="737" w:hRule="atLeast"/>
        </w:trPr>
        <w:tc>
          <w:tcPr>
            <w:tcW w:w="2217" w:type="dxa"/>
            <w:tcBorders>
              <w:top w:val="single" w:color="auto" w:sz="6" w:space="0"/>
              <w:left w:val="single" w:color="auto" w:sz="6" w:space="0"/>
              <w:bottom w:val="single" w:color="auto" w:sz="6" w:space="0"/>
              <w:right w:val="single" w:color="auto" w:sz="6" w:space="0"/>
            </w:tcBorders>
          </w:tcPr>
          <w:p w14:paraId="2D349C71">
            <w:pPr>
              <w:spacing w:line="280" w:lineRule="exact"/>
              <w:rPr>
                <w:sz w:val="24"/>
              </w:rPr>
            </w:pPr>
            <w:r>
              <w:rPr>
                <w:sz w:val="24"/>
              </w:rPr>
              <w:t>Junior officer</w:t>
            </w:r>
          </w:p>
        </w:tc>
        <w:tc>
          <w:tcPr>
            <w:tcW w:w="2126" w:type="dxa"/>
            <w:tcBorders>
              <w:top w:val="single" w:color="auto" w:sz="6" w:space="0"/>
              <w:left w:val="single" w:color="auto" w:sz="6" w:space="0"/>
              <w:bottom w:val="single" w:color="auto" w:sz="6" w:space="0"/>
              <w:right w:val="single" w:color="auto" w:sz="6" w:space="0"/>
            </w:tcBorders>
          </w:tcPr>
          <w:p w14:paraId="6E4C5CF5">
            <w:pPr>
              <w:spacing w:line="280" w:lineRule="exact"/>
              <w:rPr>
                <w:sz w:val="24"/>
              </w:rPr>
            </w:pPr>
            <w:r>
              <w:rPr>
                <w:sz w:val="24"/>
              </w:rPr>
              <w:t>1-Second officer</w:t>
            </w:r>
          </w:p>
          <w:p w14:paraId="24925F66">
            <w:pPr>
              <w:spacing w:line="280" w:lineRule="exact"/>
              <w:rPr>
                <w:sz w:val="24"/>
              </w:rPr>
            </w:pPr>
            <w:r>
              <w:rPr>
                <w:sz w:val="24"/>
              </w:rPr>
              <w:t>1-Third officer</w:t>
            </w:r>
          </w:p>
          <w:p w14:paraId="17B1B08A">
            <w:pPr>
              <w:spacing w:line="280" w:lineRule="exact"/>
              <w:rPr>
                <w:sz w:val="24"/>
              </w:rPr>
            </w:pPr>
          </w:p>
        </w:tc>
        <w:tc>
          <w:tcPr>
            <w:tcW w:w="2410" w:type="dxa"/>
            <w:tcBorders>
              <w:top w:val="single" w:color="auto" w:sz="6" w:space="0"/>
              <w:left w:val="single" w:color="auto" w:sz="6" w:space="0"/>
              <w:bottom w:val="single" w:color="auto" w:sz="6" w:space="0"/>
              <w:right w:val="single" w:color="auto" w:sz="6" w:space="0"/>
            </w:tcBorders>
          </w:tcPr>
          <w:p w14:paraId="1E27C648">
            <w:pPr>
              <w:spacing w:line="280" w:lineRule="exact"/>
              <w:rPr>
                <w:sz w:val="24"/>
              </w:rPr>
            </w:pPr>
            <w:r>
              <w:rPr>
                <w:sz w:val="24"/>
              </w:rPr>
              <w:t>1-Third engineer</w:t>
            </w:r>
          </w:p>
          <w:p w14:paraId="4B7FF800">
            <w:pPr>
              <w:spacing w:line="280" w:lineRule="exact"/>
              <w:rPr>
                <w:sz w:val="24"/>
              </w:rPr>
            </w:pPr>
            <w:r>
              <w:rPr>
                <w:sz w:val="24"/>
              </w:rPr>
              <w:t>1-Electric</w:t>
            </w:r>
            <w:r>
              <w:rPr>
                <w:rFonts w:hint="eastAsia"/>
                <w:sz w:val="24"/>
              </w:rPr>
              <w:t>i</w:t>
            </w:r>
            <w:r>
              <w:rPr>
                <w:sz w:val="24"/>
              </w:rPr>
              <w:t>a</w:t>
            </w:r>
            <w:r>
              <w:rPr>
                <w:rFonts w:hint="eastAsia"/>
                <w:sz w:val="24"/>
              </w:rPr>
              <w:t>n</w:t>
            </w:r>
          </w:p>
          <w:p w14:paraId="72F420AD">
            <w:pPr>
              <w:spacing w:line="280" w:lineRule="exact"/>
              <w:rPr>
                <w:sz w:val="24"/>
              </w:rPr>
            </w:pPr>
            <w:r>
              <w:rPr>
                <w:sz w:val="24"/>
              </w:rPr>
              <w:t>1-Fourth engineer</w:t>
            </w:r>
          </w:p>
        </w:tc>
        <w:tc>
          <w:tcPr>
            <w:tcW w:w="886" w:type="dxa"/>
            <w:tcBorders>
              <w:top w:val="single" w:color="auto" w:sz="6" w:space="0"/>
              <w:left w:val="single" w:color="auto" w:sz="6" w:space="0"/>
              <w:bottom w:val="single" w:color="auto" w:sz="6" w:space="0"/>
              <w:right w:val="single" w:color="auto" w:sz="6" w:space="0"/>
            </w:tcBorders>
          </w:tcPr>
          <w:p w14:paraId="36A6383C">
            <w:pPr>
              <w:spacing w:line="280" w:lineRule="exact"/>
              <w:jc w:val="center"/>
              <w:rPr>
                <w:sz w:val="24"/>
              </w:rPr>
            </w:pPr>
            <w:r>
              <w:rPr>
                <w:sz w:val="24"/>
              </w:rPr>
              <w:t>5</w:t>
            </w:r>
          </w:p>
        </w:tc>
      </w:tr>
      <w:tr w14:paraId="535EC602">
        <w:tblPrEx>
          <w:tblCellMar>
            <w:top w:w="0" w:type="dxa"/>
            <w:left w:w="108" w:type="dxa"/>
            <w:bottom w:w="0" w:type="dxa"/>
            <w:right w:w="108" w:type="dxa"/>
          </w:tblCellMar>
        </w:tblPrEx>
        <w:trPr>
          <w:cantSplit/>
          <w:trHeight w:val="283" w:hRule="atLeast"/>
        </w:trPr>
        <w:tc>
          <w:tcPr>
            <w:tcW w:w="2217" w:type="dxa"/>
            <w:tcBorders>
              <w:top w:val="single" w:color="auto" w:sz="6" w:space="0"/>
              <w:left w:val="single" w:color="auto" w:sz="6" w:space="0"/>
              <w:bottom w:val="single" w:color="auto" w:sz="6" w:space="0"/>
              <w:right w:val="single" w:color="auto" w:sz="6" w:space="0"/>
            </w:tcBorders>
          </w:tcPr>
          <w:p w14:paraId="3D1B008B">
            <w:pPr>
              <w:spacing w:line="280" w:lineRule="exact"/>
              <w:rPr>
                <w:sz w:val="24"/>
              </w:rPr>
            </w:pPr>
            <w:r>
              <w:rPr>
                <w:sz w:val="24"/>
              </w:rPr>
              <w:t>Petty officer</w:t>
            </w:r>
          </w:p>
        </w:tc>
        <w:tc>
          <w:tcPr>
            <w:tcW w:w="2126" w:type="dxa"/>
            <w:tcBorders>
              <w:top w:val="single" w:color="auto" w:sz="6" w:space="0"/>
              <w:left w:val="single" w:color="auto" w:sz="6" w:space="0"/>
              <w:bottom w:val="single" w:color="auto" w:sz="6" w:space="0"/>
              <w:right w:val="single" w:color="auto" w:sz="6" w:space="0"/>
            </w:tcBorders>
          </w:tcPr>
          <w:p w14:paraId="3865ADC5">
            <w:pPr>
              <w:spacing w:line="280" w:lineRule="exact"/>
              <w:rPr>
                <w:sz w:val="24"/>
              </w:rPr>
            </w:pPr>
            <w:r>
              <w:rPr>
                <w:sz w:val="24"/>
              </w:rPr>
              <w:t>1-Boatswain</w:t>
            </w:r>
          </w:p>
        </w:tc>
        <w:tc>
          <w:tcPr>
            <w:tcW w:w="2410" w:type="dxa"/>
            <w:tcBorders>
              <w:top w:val="single" w:color="auto" w:sz="6" w:space="0"/>
              <w:left w:val="single" w:color="auto" w:sz="6" w:space="0"/>
              <w:bottom w:val="single" w:color="auto" w:sz="6" w:space="0"/>
              <w:right w:val="single" w:color="auto" w:sz="6" w:space="0"/>
            </w:tcBorders>
          </w:tcPr>
          <w:p w14:paraId="6A3EF449">
            <w:pPr>
              <w:spacing w:line="280" w:lineRule="exact"/>
              <w:rPr>
                <w:sz w:val="24"/>
              </w:rPr>
            </w:pPr>
            <w:r>
              <w:rPr>
                <w:sz w:val="24"/>
              </w:rPr>
              <w:t>1-Chief Motorman</w:t>
            </w:r>
          </w:p>
        </w:tc>
        <w:tc>
          <w:tcPr>
            <w:tcW w:w="886" w:type="dxa"/>
            <w:tcBorders>
              <w:top w:val="single" w:color="auto" w:sz="6" w:space="0"/>
              <w:left w:val="single" w:color="auto" w:sz="6" w:space="0"/>
              <w:bottom w:val="single" w:color="auto" w:sz="6" w:space="0"/>
              <w:right w:val="single" w:color="auto" w:sz="6" w:space="0"/>
            </w:tcBorders>
          </w:tcPr>
          <w:p w14:paraId="1DC846A0">
            <w:pPr>
              <w:spacing w:line="280" w:lineRule="exact"/>
              <w:jc w:val="center"/>
              <w:rPr>
                <w:sz w:val="24"/>
              </w:rPr>
            </w:pPr>
            <w:r>
              <w:rPr>
                <w:sz w:val="24"/>
              </w:rPr>
              <w:t>2</w:t>
            </w:r>
          </w:p>
        </w:tc>
      </w:tr>
      <w:tr w14:paraId="385924ED">
        <w:tblPrEx>
          <w:tblCellMar>
            <w:top w:w="0" w:type="dxa"/>
            <w:left w:w="108" w:type="dxa"/>
            <w:bottom w:w="0" w:type="dxa"/>
            <w:right w:w="108" w:type="dxa"/>
          </w:tblCellMar>
        </w:tblPrEx>
        <w:trPr>
          <w:cantSplit/>
          <w:trHeight w:val="680" w:hRule="atLeast"/>
        </w:trPr>
        <w:tc>
          <w:tcPr>
            <w:tcW w:w="2217" w:type="dxa"/>
            <w:tcBorders>
              <w:top w:val="single" w:color="auto" w:sz="6" w:space="0"/>
              <w:left w:val="single" w:color="auto" w:sz="6" w:space="0"/>
              <w:bottom w:val="single" w:color="auto" w:sz="6" w:space="0"/>
              <w:right w:val="single" w:color="auto" w:sz="6" w:space="0"/>
            </w:tcBorders>
          </w:tcPr>
          <w:p w14:paraId="74943762">
            <w:pPr>
              <w:spacing w:line="280" w:lineRule="exact"/>
              <w:rPr>
                <w:sz w:val="24"/>
              </w:rPr>
            </w:pPr>
            <w:r>
              <w:rPr>
                <w:sz w:val="24"/>
              </w:rPr>
              <w:t>Rating</w:t>
            </w:r>
          </w:p>
        </w:tc>
        <w:tc>
          <w:tcPr>
            <w:tcW w:w="2126" w:type="dxa"/>
            <w:tcBorders>
              <w:top w:val="single" w:color="auto" w:sz="6" w:space="0"/>
              <w:left w:val="single" w:color="auto" w:sz="6" w:space="0"/>
              <w:bottom w:val="single" w:color="auto" w:sz="6" w:space="0"/>
              <w:right w:val="single" w:color="auto" w:sz="6" w:space="0"/>
            </w:tcBorders>
          </w:tcPr>
          <w:p w14:paraId="17A2687F">
            <w:pPr>
              <w:spacing w:line="280" w:lineRule="exact"/>
              <w:rPr>
                <w:sz w:val="24"/>
              </w:rPr>
            </w:pPr>
            <w:r>
              <w:rPr>
                <w:rFonts w:hint="eastAsia"/>
                <w:sz w:val="24"/>
              </w:rPr>
              <w:t>5</w:t>
            </w:r>
            <w:r>
              <w:rPr>
                <w:sz w:val="24"/>
              </w:rPr>
              <w:t>-Seaman</w:t>
            </w:r>
          </w:p>
          <w:p w14:paraId="13B0BBB5">
            <w:pPr>
              <w:spacing w:line="280" w:lineRule="exact"/>
              <w:rPr>
                <w:sz w:val="24"/>
              </w:rPr>
            </w:pPr>
            <w:r>
              <w:rPr>
                <w:sz w:val="24"/>
              </w:rPr>
              <w:t>1-Cook</w:t>
            </w:r>
          </w:p>
        </w:tc>
        <w:tc>
          <w:tcPr>
            <w:tcW w:w="2410" w:type="dxa"/>
            <w:tcBorders>
              <w:top w:val="single" w:color="auto" w:sz="6" w:space="0"/>
              <w:left w:val="single" w:color="auto" w:sz="6" w:space="0"/>
              <w:bottom w:val="single" w:color="auto" w:sz="6" w:space="0"/>
              <w:right w:val="single" w:color="auto" w:sz="6" w:space="0"/>
            </w:tcBorders>
          </w:tcPr>
          <w:p w14:paraId="599F5782">
            <w:pPr>
              <w:spacing w:line="280" w:lineRule="exact"/>
              <w:rPr>
                <w:sz w:val="24"/>
              </w:rPr>
            </w:pPr>
            <w:r>
              <w:rPr>
                <w:rFonts w:hint="eastAsia"/>
                <w:sz w:val="24"/>
              </w:rPr>
              <w:t>5</w:t>
            </w:r>
            <w:r>
              <w:rPr>
                <w:sz w:val="24"/>
              </w:rPr>
              <w:t>-Motorman</w:t>
            </w:r>
          </w:p>
          <w:p w14:paraId="5A03F880">
            <w:pPr>
              <w:spacing w:line="280" w:lineRule="exact"/>
              <w:rPr>
                <w:sz w:val="24"/>
              </w:rPr>
            </w:pPr>
          </w:p>
        </w:tc>
        <w:tc>
          <w:tcPr>
            <w:tcW w:w="886" w:type="dxa"/>
            <w:tcBorders>
              <w:top w:val="single" w:color="auto" w:sz="6" w:space="0"/>
              <w:left w:val="single" w:color="auto" w:sz="6" w:space="0"/>
              <w:bottom w:val="single" w:color="auto" w:sz="6" w:space="0"/>
              <w:right w:val="single" w:color="auto" w:sz="6" w:space="0"/>
            </w:tcBorders>
          </w:tcPr>
          <w:p w14:paraId="7F341DE5">
            <w:pPr>
              <w:spacing w:line="280" w:lineRule="exact"/>
              <w:jc w:val="center"/>
              <w:rPr>
                <w:sz w:val="24"/>
              </w:rPr>
            </w:pPr>
            <w:r>
              <w:rPr>
                <w:rFonts w:hint="eastAsia"/>
                <w:sz w:val="24"/>
              </w:rPr>
              <w:t>11</w:t>
            </w:r>
          </w:p>
        </w:tc>
      </w:tr>
      <w:tr w14:paraId="40CDC644">
        <w:tblPrEx>
          <w:tblCellMar>
            <w:top w:w="0" w:type="dxa"/>
            <w:left w:w="108" w:type="dxa"/>
            <w:bottom w:w="0" w:type="dxa"/>
            <w:right w:w="108" w:type="dxa"/>
          </w:tblCellMar>
        </w:tblPrEx>
        <w:trPr>
          <w:cantSplit/>
          <w:trHeight w:val="283" w:hRule="atLeast"/>
        </w:trPr>
        <w:tc>
          <w:tcPr>
            <w:tcW w:w="2217" w:type="dxa"/>
            <w:tcBorders>
              <w:top w:val="single" w:color="auto" w:sz="6" w:space="0"/>
              <w:left w:val="single" w:color="auto" w:sz="6" w:space="0"/>
              <w:bottom w:val="single" w:color="auto" w:sz="6" w:space="0"/>
              <w:right w:val="single" w:color="auto" w:sz="6" w:space="0"/>
            </w:tcBorders>
          </w:tcPr>
          <w:p w14:paraId="6135755C">
            <w:pPr>
              <w:spacing w:line="280" w:lineRule="exact"/>
              <w:rPr>
                <w:sz w:val="24"/>
              </w:rPr>
            </w:pPr>
            <w:r>
              <w:rPr>
                <w:sz w:val="24"/>
              </w:rPr>
              <w:t>Others</w:t>
            </w:r>
          </w:p>
        </w:tc>
        <w:tc>
          <w:tcPr>
            <w:tcW w:w="4536" w:type="dxa"/>
            <w:gridSpan w:val="2"/>
            <w:tcBorders>
              <w:top w:val="single" w:color="auto" w:sz="6" w:space="0"/>
              <w:left w:val="single" w:color="auto" w:sz="6" w:space="0"/>
              <w:bottom w:val="single" w:color="auto" w:sz="6" w:space="0"/>
              <w:right w:val="single" w:color="auto" w:sz="6" w:space="0"/>
            </w:tcBorders>
          </w:tcPr>
          <w:p w14:paraId="4C6105C7">
            <w:pPr>
              <w:spacing w:line="280" w:lineRule="exact"/>
              <w:rPr>
                <w:sz w:val="24"/>
              </w:rPr>
            </w:pPr>
            <w:r>
              <w:rPr>
                <w:sz w:val="24"/>
              </w:rPr>
              <w:t>1-Pilot (Junior officer class)</w:t>
            </w:r>
          </w:p>
        </w:tc>
        <w:tc>
          <w:tcPr>
            <w:tcW w:w="886" w:type="dxa"/>
            <w:tcBorders>
              <w:top w:val="single" w:color="auto" w:sz="6" w:space="0"/>
              <w:left w:val="single" w:color="auto" w:sz="6" w:space="0"/>
              <w:bottom w:val="single" w:color="auto" w:sz="6" w:space="0"/>
              <w:right w:val="single" w:color="auto" w:sz="6" w:space="0"/>
            </w:tcBorders>
          </w:tcPr>
          <w:p w14:paraId="2DFD00F5">
            <w:pPr>
              <w:spacing w:line="280" w:lineRule="exact"/>
              <w:jc w:val="center"/>
              <w:rPr>
                <w:sz w:val="24"/>
              </w:rPr>
            </w:pPr>
            <w:r>
              <w:rPr>
                <w:sz w:val="24"/>
              </w:rPr>
              <w:t>1</w:t>
            </w:r>
          </w:p>
        </w:tc>
      </w:tr>
      <w:tr w14:paraId="69E5DBDB">
        <w:tblPrEx>
          <w:tblCellMar>
            <w:top w:w="0" w:type="dxa"/>
            <w:left w:w="108" w:type="dxa"/>
            <w:bottom w:w="0" w:type="dxa"/>
            <w:right w:w="108" w:type="dxa"/>
          </w:tblCellMar>
        </w:tblPrEx>
        <w:trPr>
          <w:cantSplit/>
          <w:trHeight w:val="283" w:hRule="atLeast"/>
        </w:trPr>
        <w:tc>
          <w:tcPr>
            <w:tcW w:w="2217" w:type="dxa"/>
            <w:tcBorders>
              <w:top w:val="single" w:color="auto" w:sz="6" w:space="0"/>
              <w:left w:val="single" w:color="auto" w:sz="6" w:space="0"/>
              <w:bottom w:val="single" w:color="auto" w:sz="6" w:space="0"/>
              <w:right w:val="single" w:color="auto" w:sz="6" w:space="0"/>
            </w:tcBorders>
          </w:tcPr>
          <w:p w14:paraId="4356A6B1">
            <w:pPr>
              <w:spacing w:line="280" w:lineRule="exact"/>
              <w:rPr>
                <w:sz w:val="24"/>
              </w:rPr>
            </w:pPr>
          </w:p>
        </w:tc>
        <w:tc>
          <w:tcPr>
            <w:tcW w:w="4536" w:type="dxa"/>
            <w:gridSpan w:val="2"/>
            <w:tcBorders>
              <w:top w:val="single" w:color="auto" w:sz="6" w:space="0"/>
              <w:left w:val="single" w:color="auto" w:sz="6" w:space="0"/>
              <w:bottom w:val="single" w:color="auto" w:sz="6" w:space="0"/>
              <w:right w:val="single" w:color="auto" w:sz="6" w:space="0"/>
            </w:tcBorders>
          </w:tcPr>
          <w:p w14:paraId="00E9C66A">
            <w:pPr>
              <w:spacing w:line="280" w:lineRule="exact"/>
              <w:rPr>
                <w:sz w:val="24"/>
              </w:rPr>
            </w:pPr>
            <w:r>
              <w:rPr>
                <w:sz w:val="24"/>
              </w:rPr>
              <w:t>1-Owner (Junior officer class)</w:t>
            </w:r>
          </w:p>
        </w:tc>
        <w:tc>
          <w:tcPr>
            <w:tcW w:w="886" w:type="dxa"/>
            <w:tcBorders>
              <w:top w:val="single" w:color="auto" w:sz="6" w:space="0"/>
              <w:left w:val="single" w:color="auto" w:sz="6" w:space="0"/>
              <w:bottom w:val="single" w:color="auto" w:sz="6" w:space="0"/>
              <w:right w:val="single" w:color="auto" w:sz="6" w:space="0"/>
            </w:tcBorders>
          </w:tcPr>
          <w:p w14:paraId="3DD6A19B">
            <w:pPr>
              <w:spacing w:line="280" w:lineRule="exact"/>
              <w:jc w:val="center"/>
              <w:rPr>
                <w:sz w:val="24"/>
              </w:rPr>
            </w:pPr>
            <w:r>
              <w:rPr>
                <w:sz w:val="24"/>
              </w:rPr>
              <w:t>1</w:t>
            </w:r>
          </w:p>
        </w:tc>
      </w:tr>
      <w:tr w14:paraId="26133AD4">
        <w:tblPrEx>
          <w:tblCellMar>
            <w:top w:w="0" w:type="dxa"/>
            <w:left w:w="108" w:type="dxa"/>
            <w:bottom w:w="0" w:type="dxa"/>
            <w:right w:w="108" w:type="dxa"/>
          </w:tblCellMar>
        </w:tblPrEx>
        <w:trPr>
          <w:cantSplit/>
          <w:trHeight w:val="283" w:hRule="atLeast"/>
        </w:trPr>
        <w:tc>
          <w:tcPr>
            <w:tcW w:w="2217" w:type="dxa"/>
            <w:tcBorders>
              <w:top w:val="single" w:color="auto" w:sz="6" w:space="0"/>
              <w:left w:val="single" w:color="auto" w:sz="6" w:space="0"/>
              <w:bottom w:val="single" w:color="auto" w:sz="6" w:space="0"/>
              <w:right w:val="single" w:color="auto" w:sz="6" w:space="0"/>
            </w:tcBorders>
          </w:tcPr>
          <w:p w14:paraId="284E82D1">
            <w:pPr>
              <w:spacing w:line="280" w:lineRule="exact"/>
              <w:rPr>
                <w:sz w:val="24"/>
              </w:rPr>
            </w:pPr>
            <w:r>
              <w:rPr>
                <w:sz w:val="24"/>
              </w:rPr>
              <w:t>Total</w:t>
            </w:r>
          </w:p>
        </w:tc>
        <w:tc>
          <w:tcPr>
            <w:tcW w:w="2126" w:type="dxa"/>
            <w:tcBorders>
              <w:top w:val="single" w:color="auto" w:sz="6" w:space="0"/>
              <w:left w:val="single" w:color="auto" w:sz="6" w:space="0"/>
              <w:bottom w:val="single" w:color="auto" w:sz="6" w:space="0"/>
              <w:right w:val="single" w:color="auto" w:sz="6" w:space="0"/>
            </w:tcBorders>
          </w:tcPr>
          <w:p w14:paraId="5AF7C479">
            <w:pPr>
              <w:spacing w:line="280" w:lineRule="exact"/>
              <w:jc w:val="center"/>
              <w:rPr>
                <w:sz w:val="24"/>
              </w:rPr>
            </w:pPr>
          </w:p>
        </w:tc>
        <w:tc>
          <w:tcPr>
            <w:tcW w:w="2410" w:type="dxa"/>
            <w:tcBorders>
              <w:top w:val="single" w:color="auto" w:sz="6" w:space="0"/>
              <w:left w:val="single" w:color="auto" w:sz="6" w:space="0"/>
              <w:bottom w:val="single" w:color="auto" w:sz="6" w:space="0"/>
              <w:right w:val="single" w:color="auto" w:sz="6" w:space="0"/>
            </w:tcBorders>
          </w:tcPr>
          <w:p w14:paraId="673060AF">
            <w:pPr>
              <w:spacing w:line="280" w:lineRule="exact"/>
              <w:jc w:val="center"/>
              <w:rPr>
                <w:sz w:val="24"/>
              </w:rPr>
            </w:pPr>
          </w:p>
        </w:tc>
        <w:tc>
          <w:tcPr>
            <w:tcW w:w="886" w:type="dxa"/>
            <w:tcBorders>
              <w:top w:val="single" w:color="auto" w:sz="6" w:space="0"/>
              <w:left w:val="single" w:color="auto" w:sz="6" w:space="0"/>
              <w:bottom w:val="single" w:color="auto" w:sz="6" w:space="0"/>
              <w:right w:val="single" w:color="auto" w:sz="6" w:space="0"/>
            </w:tcBorders>
          </w:tcPr>
          <w:p w14:paraId="54793105">
            <w:pPr>
              <w:spacing w:line="280" w:lineRule="exact"/>
              <w:jc w:val="center"/>
              <w:rPr>
                <w:sz w:val="24"/>
              </w:rPr>
            </w:pPr>
            <w:r>
              <w:rPr>
                <w:sz w:val="24"/>
              </w:rPr>
              <w:t>2</w:t>
            </w:r>
            <w:r>
              <w:rPr>
                <w:rFonts w:hint="eastAsia"/>
                <w:sz w:val="24"/>
              </w:rPr>
              <w:t>4</w:t>
            </w:r>
          </w:p>
        </w:tc>
      </w:tr>
      <w:tr w14:paraId="35656C06">
        <w:tblPrEx>
          <w:tblCellMar>
            <w:top w:w="0" w:type="dxa"/>
            <w:left w:w="108" w:type="dxa"/>
            <w:bottom w:w="0" w:type="dxa"/>
            <w:right w:w="108" w:type="dxa"/>
          </w:tblCellMar>
        </w:tblPrEx>
        <w:trPr>
          <w:cantSplit/>
          <w:trHeight w:val="283" w:hRule="atLeast"/>
        </w:trPr>
        <w:tc>
          <w:tcPr>
            <w:tcW w:w="7639" w:type="dxa"/>
            <w:gridSpan w:val="4"/>
            <w:tcBorders>
              <w:top w:val="single" w:color="auto" w:sz="6" w:space="0"/>
              <w:left w:val="single" w:color="auto" w:sz="6" w:space="0"/>
              <w:bottom w:val="single" w:color="auto" w:sz="6" w:space="0"/>
              <w:right w:val="single" w:color="auto" w:sz="6" w:space="0"/>
            </w:tcBorders>
          </w:tcPr>
          <w:p w14:paraId="1C91AE63">
            <w:pPr>
              <w:spacing w:line="280" w:lineRule="exact"/>
              <w:jc w:val="center"/>
              <w:rPr>
                <w:sz w:val="24"/>
              </w:rPr>
            </w:pPr>
          </w:p>
        </w:tc>
      </w:tr>
      <w:tr w14:paraId="23C78EEF">
        <w:tblPrEx>
          <w:tblCellMar>
            <w:top w:w="0" w:type="dxa"/>
            <w:left w:w="108" w:type="dxa"/>
            <w:bottom w:w="0" w:type="dxa"/>
            <w:right w:w="108" w:type="dxa"/>
          </w:tblCellMar>
        </w:tblPrEx>
        <w:trPr>
          <w:cantSplit/>
          <w:trHeight w:val="680" w:hRule="atLeast"/>
        </w:trPr>
        <w:tc>
          <w:tcPr>
            <w:tcW w:w="2217" w:type="dxa"/>
            <w:tcBorders>
              <w:top w:val="single" w:color="auto" w:sz="6" w:space="0"/>
              <w:left w:val="single" w:color="auto" w:sz="6" w:space="0"/>
              <w:bottom w:val="single" w:color="auto" w:sz="6" w:space="0"/>
              <w:right w:val="single" w:color="auto" w:sz="6" w:space="0"/>
            </w:tcBorders>
          </w:tcPr>
          <w:p w14:paraId="586EB982">
            <w:pPr>
              <w:spacing w:line="280" w:lineRule="exact"/>
              <w:rPr>
                <w:sz w:val="24"/>
              </w:rPr>
            </w:pPr>
            <w:r>
              <w:rPr>
                <w:sz w:val="24"/>
              </w:rPr>
              <w:t>Suez crew (not included in the complement )</w:t>
            </w:r>
          </w:p>
        </w:tc>
        <w:tc>
          <w:tcPr>
            <w:tcW w:w="2126" w:type="dxa"/>
            <w:tcBorders>
              <w:top w:val="single" w:color="auto" w:sz="6" w:space="0"/>
              <w:left w:val="single" w:color="auto" w:sz="6" w:space="0"/>
              <w:bottom w:val="single" w:color="auto" w:sz="6" w:space="0"/>
              <w:right w:val="single" w:color="auto" w:sz="6" w:space="0"/>
            </w:tcBorders>
          </w:tcPr>
          <w:p w14:paraId="6A91DCAA">
            <w:pPr>
              <w:spacing w:line="280" w:lineRule="exact"/>
              <w:jc w:val="center"/>
              <w:rPr>
                <w:sz w:val="24"/>
              </w:rPr>
            </w:pPr>
          </w:p>
        </w:tc>
        <w:tc>
          <w:tcPr>
            <w:tcW w:w="2410" w:type="dxa"/>
            <w:tcBorders>
              <w:top w:val="single" w:color="auto" w:sz="6" w:space="0"/>
              <w:left w:val="single" w:color="auto" w:sz="6" w:space="0"/>
              <w:bottom w:val="single" w:color="auto" w:sz="6" w:space="0"/>
              <w:right w:val="single" w:color="auto" w:sz="6" w:space="0"/>
            </w:tcBorders>
          </w:tcPr>
          <w:p w14:paraId="23DFBE26">
            <w:pPr>
              <w:spacing w:line="280" w:lineRule="exact"/>
              <w:jc w:val="center"/>
              <w:rPr>
                <w:sz w:val="24"/>
              </w:rPr>
            </w:pPr>
          </w:p>
        </w:tc>
        <w:tc>
          <w:tcPr>
            <w:tcW w:w="886" w:type="dxa"/>
            <w:tcBorders>
              <w:top w:val="single" w:color="auto" w:sz="6" w:space="0"/>
              <w:left w:val="single" w:color="auto" w:sz="6" w:space="0"/>
              <w:bottom w:val="single" w:color="auto" w:sz="6" w:space="0"/>
              <w:right w:val="single" w:color="auto" w:sz="6" w:space="0"/>
            </w:tcBorders>
          </w:tcPr>
          <w:p w14:paraId="6F3D7384">
            <w:pPr>
              <w:spacing w:line="280" w:lineRule="exact"/>
              <w:jc w:val="center"/>
              <w:rPr>
                <w:sz w:val="24"/>
              </w:rPr>
            </w:pPr>
            <w:r>
              <w:rPr>
                <w:sz w:val="24"/>
              </w:rPr>
              <w:t>6</w:t>
            </w:r>
          </w:p>
        </w:tc>
      </w:tr>
    </w:tbl>
    <w:p w14:paraId="37E0D31B">
      <w:pPr>
        <w:autoSpaceDE w:val="0"/>
        <w:autoSpaceDN w:val="0"/>
        <w:adjustRightInd w:val="0"/>
        <w:ind w:left="1012"/>
        <w:jc w:val="left"/>
        <w:rPr>
          <w:kern w:val="0"/>
          <w:sz w:val="24"/>
        </w:rPr>
      </w:pPr>
    </w:p>
    <w:p w14:paraId="29B2F128">
      <w:pPr>
        <w:pStyle w:val="4"/>
        <w:spacing w:before="0" w:after="0"/>
        <w:rPr>
          <w:rFonts w:cs="Arial"/>
        </w:rPr>
      </w:pPr>
      <w:bookmarkStart w:id="134" w:name="_Toc50573610"/>
      <w:r>
        <w:rPr>
          <w:rFonts w:hint="eastAsia" w:cs="Arial"/>
        </w:rPr>
        <w:t>3.1.</w:t>
      </w:r>
      <w:r>
        <w:rPr>
          <w:rFonts w:cs="Arial"/>
        </w:rPr>
        <w:t>2</w:t>
      </w:r>
      <w:r>
        <w:rPr>
          <w:rFonts w:cs="Arial"/>
        </w:rPr>
        <w:tab/>
      </w:r>
      <w:r>
        <w:rPr>
          <w:rFonts w:cs="Arial"/>
        </w:rPr>
        <w:t>CLASSIFICATION OF ACCOMMODATION</w:t>
      </w:r>
      <w:bookmarkEnd w:id="134"/>
    </w:p>
    <w:p w14:paraId="14DB4E98">
      <w:pPr>
        <w:autoSpaceDE w:val="0"/>
        <w:autoSpaceDN w:val="0"/>
        <w:adjustRightInd w:val="0"/>
        <w:jc w:val="left"/>
        <w:rPr>
          <w:kern w:val="0"/>
          <w:sz w:val="24"/>
        </w:rPr>
      </w:pPr>
    </w:p>
    <w:p w14:paraId="0F51E99F">
      <w:pPr>
        <w:tabs>
          <w:tab w:val="left" w:pos="1000"/>
        </w:tabs>
        <w:autoSpaceDE w:val="0"/>
        <w:autoSpaceDN w:val="0"/>
        <w:adjustRightInd w:val="0"/>
        <w:ind w:left="114"/>
        <w:jc w:val="left"/>
        <w:rPr>
          <w:kern w:val="0"/>
          <w:sz w:val="24"/>
        </w:rPr>
      </w:pPr>
      <w:r>
        <w:rPr>
          <w:rFonts w:hint="eastAsia"/>
          <w:kern w:val="0"/>
          <w:sz w:val="24"/>
        </w:rPr>
        <w:t>3.1.</w:t>
      </w:r>
      <w:r>
        <w:rPr>
          <w:kern w:val="0"/>
          <w:sz w:val="24"/>
        </w:rPr>
        <w:t>2.1</w:t>
      </w:r>
      <w:r>
        <w:rPr>
          <w:kern w:val="0"/>
          <w:sz w:val="24"/>
        </w:rPr>
        <w:tab/>
      </w:r>
      <w:r>
        <w:rPr>
          <w:kern w:val="0"/>
          <w:sz w:val="24"/>
        </w:rPr>
        <w:t xml:space="preserve">Living </w:t>
      </w:r>
      <w:r>
        <w:rPr>
          <w:rFonts w:hint="eastAsia"/>
          <w:kern w:val="0"/>
          <w:sz w:val="24"/>
        </w:rPr>
        <w:t>S</w:t>
      </w:r>
      <w:r>
        <w:rPr>
          <w:kern w:val="0"/>
          <w:sz w:val="24"/>
        </w:rPr>
        <w:t>pace</w:t>
      </w:r>
    </w:p>
    <w:p w14:paraId="0F54C218">
      <w:pPr>
        <w:autoSpaceDE w:val="0"/>
        <w:autoSpaceDN w:val="0"/>
        <w:adjustRightInd w:val="0"/>
        <w:spacing w:before="4" w:line="240" w:lineRule="exact"/>
        <w:jc w:val="left"/>
        <w:rPr>
          <w:kern w:val="0"/>
          <w:sz w:val="24"/>
        </w:rPr>
      </w:pPr>
    </w:p>
    <w:p w14:paraId="57673557">
      <w:pPr>
        <w:autoSpaceDE w:val="0"/>
        <w:autoSpaceDN w:val="0"/>
        <w:adjustRightInd w:val="0"/>
        <w:spacing w:before="4" w:line="240" w:lineRule="exact"/>
        <w:jc w:val="left"/>
        <w:rPr>
          <w:kern w:val="0"/>
          <w:sz w:val="24"/>
        </w:rPr>
      </w:pPr>
    </w:p>
    <w:p w14:paraId="4711B00B">
      <w:pPr>
        <w:widowControl/>
        <w:jc w:val="left"/>
        <w:rPr>
          <w:kern w:val="0"/>
          <w:sz w:val="24"/>
        </w:rPr>
      </w:pPr>
      <w:r>
        <w:rPr>
          <w:kern w:val="0"/>
          <w:sz w:val="24"/>
        </w:rPr>
        <w:br w:type="page"/>
      </w:r>
    </w:p>
    <w:p w14:paraId="513FE2DB">
      <w:pPr>
        <w:pStyle w:val="58"/>
        <w:numPr>
          <w:ilvl w:val="4"/>
          <w:numId w:val="21"/>
        </w:numPr>
        <w:autoSpaceDE w:val="0"/>
        <w:autoSpaceDN w:val="0"/>
        <w:adjustRightInd w:val="0"/>
        <w:ind w:firstLineChars="0"/>
        <w:jc w:val="left"/>
        <w:rPr>
          <w:kern w:val="0"/>
          <w:sz w:val="24"/>
        </w:rPr>
      </w:pPr>
      <w:r>
        <w:rPr>
          <w:kern w:val="0"/>
          <w:sz w:val="24"/>
        </w:rPr>
        <w:t>Cabin</w:t>
      </w:r>
    </w:p>
    <w:p w14:paraId="5E2F3E14">
      <w:pPr>
        <w:tabs>
          <w:tab w:val="left" w:pos="1000"/>
        </w:tabs>
        <w:autoSpaceDE w:val="0"/>
        <w:autoSpaceDN w:val="0"/>
        <w:adjustRightInd w:val="0"/>
        <w:spacing w:before="4" w:line="240" w:lineRule="exact"/>
        <w:jc w:val="left"/>
        <w:rPr>
          <w:kern w:val="0"/>
          <w:sz w:val="24"/>
        </w:rPr>
      </w:pPr>
    </w:p>
    <w:tbl>
      <w:tblPr>
        <w:tblStyle w:val="40"/>
        <w:tblW w:w="0" w:type="auto"/>
        <w:tblInd w:w="963" w:type="dxa"/>
        <w:tblLayout w:type="fixed"/>
        <w:tblCellMar>
          <w:top w:w="0" w:type="dxa"/>
          <w:left w:w="0" w:type="dxa"/>
          <w:bottom w:w="0" w:type="dxa"/>
          <w:right w:w="0" w:type="dxa"/>
        </w:tblCellMar>
      </w:tblPr>
      <w:tblGrid>
        <w:gridCol w:w="2127"/>
        <w:gridCol w:w="2594"/>
        <w:gridCol w:w="4068"/>
      </w:tblGrid>
      <w:tr w14:paraId="47360CF0">
        <w:tblPrEx>
          <w:tblCellMar>
            <w:top w:w="0" w:type="dxa"/>
            <w:left w:w="0" w:type="dxa"/>
            <w:bottom w:w="0" w:type="dxa"/>
            <w:right w:w="0" w:type="dxa"/>
          </w:tblCellMar>
        </w:tblPrEx>
        <w:trPr>
          <w:trHeight w:val="283" w:hRule="atLeast"/>
        </w:trPr>
        <w:tc>
          <w:tcPr>
            <w:tcW w:w="2127" w:type="dxa"/>
            <w:tcBorders>
              <w:top w:val="single" w:color="000000" w:sz="6" w:space="0"/>
              <w:left w:val="single" w:color="000000" w:sz="4" w:space="0"/>
              <w:bottom w:val="single" w:color="000000" w:sz="6" w:space="0"/>
              <w:right w:val="single" w:color="000000" w:sz="4" w:space="0"/>
            </w:tcBorders>
          </w:tcPr>
          <w:p w14:paraId="097F0AA3">
            <w:pPr>
              <w:autoSpaceDE w:val="0"/>
              <w:autoSpaceDN w:val="0"/>
              <w:adjustRightInd w:val="0"/>
              <w:spacing w:before="30"/>
              <w:ind w:left="101"/>
              <w:jc w:val="center"/>
              <w:rPr>
                <w:kern w:val="0"/>
                <w:sz w:val="24"/>
              </w:rPr>
            </w:pPr>
            <w:r>
              <w:rPr>
                <w:kern w:val="0"/>
                <w:sz w:val="24"/>
              </w:rPr>
              <w:t>Na</w:t>
            </w:r>
            <w:r>
              <w:rPr>
                <w:spacing w:val="-2"/>
                <w:kern w:val="0"/>
                <w:sz w:val="24"/>
              </w:rPr>
              <w:t>m</w:t>
            </w:r>
            <w:r>
              <w:rPr>
                <w:kern w:val="0"/>
                <w:sz w:val="24"/>
              </w:rPr>
              <w:t>e of Class</w:t>
            </w:r>
          </w:p>
        </w:tc>
        <w:tc>
          <w:tcPr>
            <w:tcW w:w="2594" w:type="dxa"/>
            <w:tcBorders>
              <w:top w:val="single" w:color="000000" w:sz="6" w:space="0"/>
              <w:left w:val="single" w:color="000000" w:sz="4" w:space="0"/>
              <w:bottom w:val="single" w:color="000000" w:sz="6" w:space="0"/>
              <w:right w:val="single" w:color="000000" w:sz="4" w:space="0"/>
            </w:tcBorders>
          </w:tcPr>
          <w:p w14:paraId="516C2580">
            <w:pPr>
              <w:autoSpaceDE w:val="0"/>
              <w:autoSpaceDN w:val="0"/>
              <w:adjustRightInd w:val="0"/>
              <w:spacing w:before="30"/>
              <w:ind w:left="35"/>
              <w:jc w:val="center"/>
              <w:rPr>
                <w:kern w:val="0"/>
                <w:sz w:val="24"/>
              </w:rPr>
            </w:pPr>
            <w:r>
              <w:rPr>
                <w:kern w:val="0"/>
                <w:sz w:val="24"/>
              </w:rPr>
              <w:t>Room</w:t>
            </w:r>
          </w:p>
        </w:tc>
        <w:tc>
          <w:tcPr>
            <w:tcW w:w="4068" w:type="dxa"/>
            <w:tcBorders>
              <w:top w:val="single" w:color="000000" w:sz="6" w:space="0"/>
              <w:left w:val="single" w:color="000000" w:sz="4" w:space="0"/>
              <w:bottom w:val="single" w:color="000000" w:sz="6" w:space="0"/>
              <w:right w:val="single" w:color="000000" w:sz="4" w:space="0"/>
            </w:tcBorders>
          </w:tcPr>
          <w:p w14:paraId="73A005EB">
            <w:pPr>
              <w:autoSpaceDE w:val="0"/>
              <w:autoSpaceDN w:val="0"/>
              <w:adjustRightInd w:val="0"/>
              <w:spacing w:before="30"/>
              <w:ind w:left="35"/>
              <w:jc w:val="center"/>
              <w:rPr>
                <w:kern w:val="0"/>
                <w:sz w:val="24"/>
              </w:rPr>
            </w:pPr>
            <w:r>
              <w:rPr>
                <w:kern w:val="0"/>
                <w:sz w:val="24"/>
              </w:rPr>
              <w:t>Lavatory</w:t>
            </w:r>
          </w:p>
        </w:tc>
      </w:tr>
      <w:tr w14:paraId="092708A9">
        <w:tblPrEx>
          <w:tblCellMar>
            <w:top w:w="0" w:type="dxa"/>
            <w:left w:w="0" w:type="dxa"/>
            <w:bottom w:w="0" w:type="dxa"/>
            <w:right w:w="0" w:type="dxa"/>
          </w:tblCellMar>
        </w:tblPrEx>
        <w:trPr>
          <w:trHeight w:val="283" w:hRule="atLeast"/>
        </w:trPr>
        <w:tc>
          <w:tcPr>
            <w:tcW w:w="2127" w:type="dxa"/>
            <w:tcBorders>
              <w:top w:val="single" w:color="000000" w:sz="6" w:space="0"/>
              <w:left w:val="single" w:color="000000" w:sz="4" w:space="0"/>
              <w:bottom w:val="single" w:color="000000" w:sz="6" w:space="0"/>
              <w:right w:val="single" w:color="000000" w:sz="4" w:space="0"/>
            </w:tcBorders>
          </w:tcPr>
          <w:p w14:paraId="50159319">
            <w:pPr>
              <w:autoSpaceDE w:val="0"/>
              <w:autoSpaceDN w:val="0"/>
              <w:adjustRightInd w:val="0"/>
              <w:spacing w:before="30"/>
              <w:ind w:left="101"/>
              <w:jc w:val="left"/>
              <w:rPr>
                <w:kern w:val="0"/>
                <w:sz w:val="24"/>
              </w:rPr>
            </w:pPr>
            <w:r>
              <w:rPr>
                <w:kern w:val="0"/>
                <w:sz w:val="24"/>
              </w:rPr>
              <w:t>Captain class</w:t>
            </w:r>
          </w:p>
        </w:tc>
        <w:tc>
          <w:tcPr>
            <w:tcW w:w="2594" w:type="dxa"/>
            <w:tcBorders>
              <w:top w:val="single" w:color="000000" w:sz="6" w:space="0"/>
              <w:left w:val="single" w:color="000000" w:sz="4" w:space="0"/>
              <w:bottom w:val="single" w:color="000000" w:sz="6" w:space="0"/>
              <w:right w:val="single" w:color="000000" w:sz="4" w:space="0"/>
            </w:tcBorders>
          </w:tcPr>
          <w:p w14:paraId="016577A0">
            <w:pPr>
              <w:autoSpaceDE w:val="0"/>
              <w:autoSpaceDN w:val="0"/>
              <w:adjustRightInd w:val="0"/>
              <w:spacing w:before="30"/>
              <w:ind w:left="35"/>
              <w:jc w:val="center"/>
              <w:rPr>
                <w:kern w:val="0"/>
                <w:sz w:val="24"/>
              </w:rPr>
            </w:pPr>
            <w:r>
              <w:rPr>
                <w:kern w:val="0"/>
                <w:sz w:val="24"/>
              </w:rPr>
              <w:t>Day roo</w:t>
            </w:r>
            <w:r>
              <w:rPr>
                <w:spacing w:val="-2"/>
                <w:kern w:val="0"/>
                <w:sz w:val="24"/>
              </w:rPr>
              <w:t>m</w:t>
            </w:r>
            <w:r>
              <w:rPr>
                <w:kern w:val="0"/>
                <w:sz w:val="24"/>
              </w:rPr>
              <w:t>, bed room</w:t>
            </w:r>
          </w:p>
        </w:tc>
        <w:tc>
          <w:tcPr>
            <w:tcW w:w="4068" w:type="dxa"/>
            <w:tcBorders>
              <w:top w:val="single" w:color="000000" w:sz="6" w:space="0"/>
              <w:left w:val="single" w:color="000000" w:sz="4" w:space="0"/>
              <w:bottom w:val="single" w:color="000000" w:sz="6" w:space="0"/>
              <w:right w:val="single" w:color="000000" w:sz="4" w:space="0"/>
            </w:tcBorders>
          </w:tcPr>
          <w:p w14:paraId="76D119D8">
            <w:pPr>
              <w:autoSpaceDE w:val="0"/>
              <w:autoSpaceDN w:val="0"/>
              <w:adjustRightInd w:val="0"/>
              <w:spacing w:before="30"/>
              <w:ind w:left="35"/>
              <w:jc w:val="center"/>
              <w:rPr>
                <w:kern w:val="0"/>
                <w:sz w:val="24"/>
              </w:rPr>
            </w:pPr>
            <w:r>
              <w:rPr>
                <w:kern w:val="0"/>
                <w:sz w:val="24"/>
              </w:rPr>
              <w:t>Private lavatory with shower</w:t>
            </w:r>
          </w:p>
        </w:tc>
      </w:tr>
      <w:tr w14:paraId="4089CD0E">
        <w:tblPrEx>
          <w:tblCellMar>
            <w:top w:w="0" w:type="dxa"/>
            <w:left w:w="0" w:type="dxa"/>
            <w:bottom w:w="0" w:type="dxa"/>
            <w:right w:w="0" w:type="dxa"/>
          </w:tblCellMar>
        </w:tblPrEx>
        <w:trPr>
          <w:trHeight w:val="283" w:hRule="atLeast"/>
        </w:trPr>
        <w:tc>
          <w:tcPr>
            <w:tcW w:w="2127" w:type="dxa"/>
            <w:tcBorders>
              <w:top w:val="single" w:color="000000" w:sz="6" w:space="0"/>
              <w:left w:val="single" w:color="000000" w:sz="4" w:space="0"/>
              <w:bottom w:val="single" w:color="000000" w:sz="6" w:space="0"/>
              <w:right w:val="single" w:color="000000" w:sz="4" w:space="0"/>
            </w:tcBorders>
          </w:tcPr>
          <w:p w14:paraId="3FA8D459">
            <w:pPr>
              <w:autoSpaceDE w:val="0"/>
              <w:autoSpaceDN w:val="0"/>
              <w:adjustRightInd w:val="0"/>
              <w:spacing w:before="30"/>
              <w:ind w:left="101"/>
              <w:jc w:val="left"/>
              <w:rPr>
                <w:kern w:val="0"/>
                <w:sz w:val="24"/>
              </w:rPr>
            </w:pPr>
            <w:r>
              <w:rPr>
                <w:kern w:val="0"/>
                <w:sz w:val="24"/>
              </w:rPr>
              <w:t>Senior officer</w:t>
            </w:r>
          </w:p>
        </w:tc>
        <w:tc>
          <w:tcPr>
            <w:tcW w:w="2594" w:type="dxa"/>
            <w:tcBorders>
              <w:top w:val="single" w:color="000000" w:sz="6" w:space="0"/>
              <w:left w:val="single" w:color="000000" w:sz="4" w:space="0"/>
              <w:bottom w:val="single" w:color="000000" w:sz="6" w:space="0"/>
              <w:right w:val="single" w:color="000000" w:sz="4" w:space="0"/>
            </w:tcBorders>
          </w:tcPr>
          <w:p w14:paraId="797CF141">
            <w:pPr>
              <w:autoSpaceDE w:val="0"/>
              <w:autoSpaceDN w:val="0"/>
              <w:adjustRightInd w:val="0"/>
              <w:spacing w:before="30"/>
              <w:ind w:left="35"/>
              <w:jc w:val="center"/>
              <w:rPr>
                <w:kern w:val="0"/>
                <w:sz w:val="24"/>
              </w:rPr>
            </w:pPr>
            <w:r>
              <w:rPr>
                <w:kern w:val="0"/>
                <w:sz w:val="24"/>
              </w:rPr>
              <w:t>Day roo</w:t>
            </w:r>
            <w:r>
              <w:rPr>
                <w:spacing w:val="-2"/>
                <w:kern w:val="0"/>
                <w:sz w:val="24"/>
              </w:rPr>
              <w:t>m</w:t>
            </w:r>
            <w:r>
              <w:rPr>
                <w:kern w:val="0"/>
                <w:sz w:val="24"/>
              </w:rPr>
              <w:t>, bed room</w:t>
            </w:r>
          </w:p>
        </w:tc>
        <w:tc>
          <w:tcPr>
            <w:tcW w:w="4068" w:type="dxa"/>
            <w:tcBorders>
              <w:top w:val="single" w:color="000000" w:sz="6" w:space="0"/>
              <w:left w:val="single" w:color="000000" w:sz="4" w:space="0"/>
              <w:bottom w:val="single" w:color="000000" w:sz="6" w:space="0"/>
              <w:right w:val="single" w:color="000000" w:sz="4" w:space="0"/>
            </w:tcBorders>
          </w:tcPr>
          <w:p w14:paraId="715E699C">
            <w:pPr>
              <w:autoSpaceDE w:val="0"/>
              <w:autoSpaceDN w:val="0"/>
              <w:adjustRightInd w:val="0"/>
              <w:spacing w:before="30"/>
              <w:ind w:left="35"/>
              <w:jc w:val="center"/>
              <w:rPr>
                <w:kern w:val="0"/>
                <w:sz w:val="24"/>
              </w:rPr>
            </w:pPr>
            <w:r>
              <w:rPr>
                <w:kern w:val="0"/>
                <w:sz w:val="24"/>
              </w:rPr>
              <w:t>Private lavatory with shower</w:t>
            </w:r>
          </w:p>
        </w:tc>
      </w:tr>
      <w:tr w14:paraId="678987C2">
        <w:tblPrEx>
          <w:tblCellMar>
            <w:top w:w="0" w:type="dxa"/>
            <w:left w:w="0" w:type="dxa"/>
            <w:bottom w:w="0" w:type="dxa"/>
            <w:right w:w="0" w:type="dxa"/>
          </w:tblCellMar>
        </w:tblPrEx>
        <w:trPr>
          <w:trHeight w:val="283" w:hRule="atLeast"/>
        </w:trPr>
        <w:tc>
          <w:tcPr>
            <w:tcW w:w="2127" w:type="dxa"/>
            <w:tcBorders>
              <w:top w:val="single" w:color="000000" w:sz="6" w:space="0"/>
              <w:left w:val="single" w:color="000000" w:sz="4" w:space="0"/>
              <w:bottom w:val="single" w:color="000000" w:sz="6" w:space="0"/>
              <w:right w:val="single" w:color="000000" w:sz="4" w:space="0"/>
            </w:tcBorders>
          </w:tcPr>
          <w:p w14:paraId="668A426F">
            <w:pPr>
              <w:autoSpaceDE w:val="0"/>
              <w:autoSpaceDN w:val="0"/>
              <w:adjustRightInd w:val="0"/>
              <w:spacing w:before="30"/>
              <w:ind w:left="101"/>
              <w:jc w:val="left"/>
              <w:rPr>
                <w:kern w:val="0"/>
                <w:sz w:val="24"/>
              </w:rPr>
            </w:pPr>
            <w:r>
              <w:rPr>
                <w:kern w:val="0"/>
                <w:sz w:val="24"/>
              </w:rPr>
              <w:t>Junior officer</w:t>
            </w:r>
          </w:p>
        </w:tc>
        <w:tc>
          <w:tcPr>
            <w:tcW w:w="2594" w:type="dxa"/>
            <w:tcBorders>
              <w:top w:val="single" w:color="000000" w:sz="6" w:space="0"/>
              <w:left w:val="single" w:color="000000" w:sz="4" w:space="0"/>
              <w:bottom w:val="single" w:color="000000" w:sz="6" w:space="0"/>
              <w:right w:val="single" w:color="000000" w:sz="4" w:space="0"/>
            </w:tcBorders>
          </w:tcPr>
          <w:p w14:paraId="193D12E1">
            <w:pPr>
              <w:autoSpaceDE w:val="0"/>
              <w:autoSpaceDN w:val="0"/>
              <w:adjustRightInd w:val="0"/>
              <w:spacing w:before="30"/>
              <w:ind w:left="35"/>
              <w:jc w:val="center"/>
              <w:rPr>
                <w:kern w:val="0"/>
                <w:sz w:val="24"/>
              </w:rPr>
            </w:pPr>
            <w:r>
              <w:rPr>
                <w:kern w:val="0"/>
                <w:sz w:val="24"/>
              </w:rPr>
              <w:t>Single- berthed</w:t>
            </w:r>
          </w:p>
        </w:tc>
        <w:tc>
          <w:tcPr>
            <w:tcW w:w="4068" w:type="dxa"/>
            <w:tcBorders>
              <w:top w:val="single" w:color="000000" w:sz="6" w:space="0"/>
              <w:left w:val="single" w:color="000000" w:sz="4" w:space="0"/>
              <w:bottom w:val="single" w:color="000000" w:sz="6" w:space="0"/>
              <w:right w:val="single" w:color="000000" w:sz="4" w:space="0"/>
            </w:tcBorders>
          </w:tcPr>
          <w:p w14:paraId="09C904DA">
            <w:pPr>
              <w:autoSpaceDE w:val="0"/>
              <w:autoSpaceDN w:val="0"/>
              <w:adjustRightInd w:val="0"/>
              <w:spacing w:before="30"/>
              <w:ind w:left="35"/>
              <w:jc w:val="center"/>
              <w:rPr>
                <w:kern w:val="0"/>
                <w:sz w:val="24"/>
              </w:rPr>
            </w:pPr>
            <w:r>
              <w:rPr>
                <w:kern w:val="0"/>
                <w:sz w:val="24"/>
              </w:rPr>
              <w:t>Private lavatory with shower</w:t>
            </w:r>
          </w:p>
        </w:tc>
      </w:tr>
      <w:tr w14:paraId="1B9DC453">
        <w:tblPrEx>
          <w:tblCellMar>
            <w:top w:w="0" w:type="dxa"/>
            <w:left w:w="0" w:type="dxa"/>
            <w:bottom w:w="0" w:type="dxa"/>
            <w:right w:w="0" w:type="dxa"/>
          </w:tblCellMar>
        </w:tblPrEx>
        <w:trPr>
          <w:trHeight w:val="283" w:hRule="atLeast"/>
        </w:trPr>
        <w:tc>
          <w:tcPr>
            <w:tcW w:w="2127" w:type="dxa"/>
            <w:tcBorders>
              <w:top w:val="single" w:color="000000" w:sz="6" w:space="0"/>
              <w:left w:val="single" w:color="000000" w:sz="4" w:space="0"/>
              <w:bottom w:val="single" w:color="000000" w:sz="6" w:space="0"/>
              <w:right w:val="single" w:color="000000" w:sz="4" w:space="0"/>
            </w:tcBorders>
          </w:tcPr>
          <w:p w14:paraId="729945CD">
            <w:pPr>
              <w:autoSpaceDE w:val="0"/>
              <w:autoSpaceDN w:val="0"/>
              <w:adjustRightInd w:val="0"/>
              <w:spacing w:before="30"/>
              <w:ind w:left="101"/>
              <w:jc w:val="left"/>
              <w:rPr>
                <w:kern w:val="0"/>
                <w:sz w:val="24"/>
              </w:rPr>
            </w:pPr>
            <w:r>
              <w:rPr>
                <w:rFonts w:hint="eastAsia"/>
                <w:kern w:val="0"/>
                <w:sz w:val="24"/>
              </w:rPr>
              <w:t>Petty</w:t>
            </w:r>
            <w:r>
              <w:rPr>
                <w:kern w:val="0"/>
                <w:sz w:val="24"/>
              </w:rPr>
              <w:t xml:space="preserve"> officer</w:t>
            </w:r>
          </w:p>
        </w:tc>
        <w:tc>
          <w:tcPr>
            <w:tcW w:w="2594" w:type="dxa"/>
            <w:tcBorders>
              <w:top w:val="single" w:color="000000" w:sz="6" w:space="0"/>
              <w:left w:val="single" w:color="000000" w:sz="4" w:space="0"/>
              <w:bottom w:val="single" w:color="000000" w:sz="6" w:space="0"/>
              <w:right w:val="single" w:color="000000" w:sz="4" w:space="0"/>
            </w:tcBorders>
          </w:tcPr>
          <w:p w14:paraId="2F3D71EF">
            <w:pPr>
              <w:autoSpaceDE w:val="0"/>
              <w:autoSpaceDN w:val="0"/>
              <w:adjustRightInd w:val="0"/>
              <w:spacing w:before="30"/>
              <w:ind w:left="35"/>
              <w:jc w:val="center"/>
              <w:rPr>
                <w:kern w:val="0"/>
                <w:sz w:val="24"/>
              </w:rPr>
            </w:pPr>
            <w:r>
              <w:rPr>
                <w:kern w:val="0"/>
                <w:sz w:val="24"/>
              </w:rPr>
              <w:t>Single- berthed</w:t>
            </w:r>
          </w:p>
        </w:tc>
        <w:tc>
          <w:tcPr>
            <w:tcW w:w="4068" w:type="dxa"/>
            <w:tcBorders>
              <w:top w:val="single" w:color="000000" w:sz="6" w:space="0"/>
              <w:left w:val="single" w:color="000000" w:sz="4" w:space="0"/>
              <w:bottom w:val="single" w:color="000000" w:sz="6" w:space="0"/>
              <w:right w:val="single" w:color="000000" w:sz="4" w:space="0"/>
            </w:tcBorders>
          </w:tcPr>
          <w:p w14:paraId="43028792">
            <w:pPr>
              <w:autoSpaceDE w:val="0"/>
              <w:autoSpaceDN w:val="0"/>
              <w:adjustRightInd w:val="0"/>
              <w:spacing w:before="30"/>
              <w:ind w:left="35"/>
              <w:jc w:val="center"/>
              <w:rPr>
                <w:kern w:val="0"/>
                <w:sz w:val="24"/>
              </w:rPr>
            </w:pPr>
            <w:r>
              <w:rPr>
                <w:kern w:val="0"/>
                <w:sz w:val="24"/>
              </w:rPr>
              <w:t>Private lavatory with shower</w:t>
            </w:r>
          </w:p>
        </w:tc>
      </w:tr>
      <w:tr w14:paraId="0DD34DF7">
        <w:tblPrEx>
          <w:tblCellMar>
            <w:top w:w="0" w:type="dxa"/>
            <w:left w:w="0" w:type="dxa"/>
            <w:bottom w:w="0" w:type="dxa"/>
            <w:right w:w="0" w:type="dxa"/>
          </w:tblCellMar>
        </w:tblPrEx>
        <w:trPr>
          <w:trHeight w:val="283" w:hRule="atLeast"/>
        </w:trPr>
        <w:tc>
          <w:tcPr>
            <w:tcW w:w="2127" w:type="dxa"/>
            <w:tcBorders>
              <w:top w:val="single" w:color="000000" w:sz="6" w:space="0"/>
              <w:left w:val="single" w:color="000000" w:sz="4" w:space="0"/>
              <w:bottom w:val="single" w:color="000000" w:sz="6" w:space="0"/>
              <w:right w:val="single" w:color="000000" w:sz="4" w:space="0"/>
            </w:tcBorders>
          </w:tcPr>
          <w:p w14:paraId="4B2C72A9">
            <w:pPr>
              <w:autoSpaceDE w:val="0"/>
              <w:autoSpaceDN w:val="0"/>
              <w:adjustRightInd w:val="0"/>
              <w:spacing w:before="30"/>
              <w:ind w:left="101"/>
              <w:jc w:val="left"/>
              <w:rPr>
                <w:kern w:val="0"/>
                <w:sz w:val="24"/>
              </w:rPr>
            </w:pPr>
            <w:r>
              <w:rPr>
                <w:rFonts w:hint="eastAsia"/>
                <w:kern w:val="0"/>
                <w:sz w:val="24"/>
              </w:rPr>
              <w:t>Rating</w:t>
            </w:r>
          </w:p>
        </w:tc>
        <w:tc>
          <w:tcPr>
            <w:tcW w:w="2594" w:type="dxa"/>
            <w:tcBorders>
              <w:top w:val="single" w:color="000000" w:sz="6" w:space="0"/>
              <w:left w:val="single" w:color="000000" w:sz="4" w:space="0"/>
              <w:bottom w:val="single" w:color="000000" w:sz="6" w:space="0"/>
              <w:right w:val="single" w:color="000000" w:sz="4" w:space="0"/>
            </w:tcBorders>
          </w:tcPr>
          <w:p w14:paraId="519A2138">
            <w:pPr>
              <w:autoSpaceDE w:val="0"/>
              <w:autoSpaceDN w:val="0"/>
              <w:adjustRightInd w:val="0"/>
              <w:spacing w:before="30"/>
              <w:ind w:left="35"/>
              <w:jc w:val="center"/>
              <w:rPr>
                <w:kern w:val="0"/>
                <w:sz w:val="24"/>
              </w:rPr>
            </w:pPr>
            <w:r>
              <w:rPr>
                <w:kern w:val="0"/>
                <w:sz w:val="24"/>
              </w:rPr>
              <w:t>Single- berthed</w:t>
            </w:r>
          </w:p>
        </w:tc>
        <w:tc>
          <w:tcPr>
            <w:tcW w:w="4068" w:type="dxa"/>
            <w:tcBorders>
              <w:top w:val="single" w:color="000000" w:sz="6" w:space="0"/>
              <w:left w:val="single" w:color="000000" w:sz="4" w:space="0"/>
              <w:bottom w:val="single" w:color="000000" w:sz="6" w:space="0"/>
              <w:right w:val="single" w:color="000000" w:sz="4" w:space="0"/>
            </w:tcBorders>
          </w:tcPr>
          <w:p w14:paraId="14FC86F1">
            <w:pPr>
              <w:autoSpaceDE w:val="0"/>
              <w:autoSpaceDN w:val="0"/>
              <w:adjustRightInd w:val="0"/>
              <w:spacing w:before="30"/>
              <w:ind w:left="35"/>
              <w:jc w:val="center"/>
              <w:rPr>
                <w:kern w:val="0"/>
                <w:sz w:val="24"/>
              </w:rPr>
            </w:pPr>
            <w:r>
              <w:rPr>
                <w:kern w:val="0"/>
                <w:sz w:val="24"/>
              </w:rPr>
              <w:t>Private lavatory with shower</w:t>
            </w:r>
          </w:p>
        </w:tc>
      </w:tr>
      <w:tr w14:paraId="073608F7">
        <w:tblPrEx>
          <w:tblCellMar>
            <w:top w:w="0" w:type="dxa"/>
            <w:left w:w="0" w:type="dxa"/>
            <w:bottom w:w="0" w:type="dxa"/>
            <w:right w:w="0" w:type="dxa"/>
          </w:tblCellMar>
        </w:tblPrEx>
        <w:trPr>
          <w:trHeight w:val="283" w:hRule="atLeast"/>
        </w:trPr>
        <w:tc>
          <w:tcPr>
            <w:tcW w:w="2127" w:type="dxa"/>
            <w:tcBorders>
              <w:top w:val="single" w:color="000000" w:sz="6" w:space="0"/>
              <w:left w:val="single" w:color="000000" w:sz="4" w:space="0"/>
              <w:bottom w:val="single" w:color="000000" w:sz="6" w:space="0"/>
              <w:right w:val="single" w:color="000000" w:sz="4" w:space="0"/>
            </w:tcBorders>
          </w:tcPr>
          <w:p w14:paraId="65E077E3">
            <w:pPr>
              <w:autoSpaceDE w:val="0"/>
              <w:autoSpaceDN w:val="0"/>
              <w:adjustRightInd w:val="0"/>
              <w:spacing w:before="30"/>
              <w:ind w:left="101"/>
              <w:jc w:val="left"/>
              <w:rPr>
                <w:kern w:val="0"/>
                <w:sz w:val="24"/>
              </w:rPr>
            </w:pPr>
            <w:r>
              <w:rPr>
                <w:rFonts w:hint="eastAsia"/>
                <w:kern w:val="0"/>
                <w:sz w:val="24"/>
              </w:rPr>
              <w:t>Pilot</w:t>
            </w:r>
          </w:p>
        </w:tc>
        <w:tc>
          <w:tcPr>
            <w:tcW w:w="2594" w:type="dxa"/>
            <w:tcBorders>
              <w:top w:val="single" w:color="000000" w:sz="6" w:space="0"/>
              <w:left w:val="single" w:color="000000" w:sz="4" w:space="0"/>
              <w:bottom w:val="single" w:color="000000" w:sz="6" w:space="0"/>
              <w:right w:val="single" w:color="000000" w:sz="4" w:space="0"/>
            </w:tcBorders>
          </w:tcPr>
          <w:p w14:paraId="502D8529">
            <w:pPr>
              <w:autoSpaceDE w:val="0"/>
              <w:autoSpaceDN w:val="0"/>
              <w:adjustRightInd w:val="0"/>
              <w:spacing w:before="30"/>
              <w:ind w:left="35"/>
              <w:jc w:val="center"/>
              <w:rPr>
                <w:kern w:val="0"/>
                <w:sz w:val="24"/>
              </w:rPr>
            </w:pPr>
            <w:r>
              <w:rPr>
                <w:kern w:val="0"/>
                <w:sz w:val="24"/>
              </w:rPr>
              <w:t>Single- berthed</w:t>
            </w:r>
          </w:p>
        </w:tc>
        <w:tc>
          <w:tcPr>
            <w:tcW w:w="4068" w:type="dxa"/>
            <w:tcBorders>
              <w:top w:val="single" w:color="000000" w:sz="6" w:space="0"/>
              <w:left w:val="single" w:color="000000" w:sz="4" w:space="0"/>
              <w:bottom w:val="single" w:color="000000" w:sz="6" w:space="0"/>
              <w:right w:val="single" w:color="000000" w:sz="4" w:space="0"/>
            </w:tcBorders>
          </w:tcPr>
          <w:p w14:paraId="57898240">
            <w:pPr>
              <w:autoSpaceDE w:val="0"/>
              <w:autoSpaceDN w:val="0"/>
              <w:adjustRightInd w:val="0"/>
              <w:spacing w:before="30"/>
              <w:ind w:left="35"/>
              <w:jc w:val="center"/>
              <w:rPr>
                <w:kern w:val="0"/>
                <w:sz w:val="24"/>
              </w:rPr>
            </w:pPr>
            <w:r>
              <w:rPr>
                <w:kern w:val="0"/>
                <w:sz w:val="24"/>
              </w:rPr>
              <w:t>Private lavatory with shower</w:t>
            </w:r>
          </w:p>
        </w:tc>
      </w:tr>
      <w:tr w14:paraId="6C397B69">
        <w:tblPrEx>
          <w:tblCellMar>
            <w:top w:w="0" w:type="dxa"/>
            <w:left w:w="0" w:type="dxa"/>
            <w:bottom w:w="0" w:type="dxa"/>
            <w:right w:w="0" w:type="dxa"/>
          </w:tblCellMar>
        </w:tblPrEx>
        <w:trPr>
          <w:trHeight w:val="283" w:hRule="atLeast"/>
        </w:trPr>
        <w:tc>
          <w:tcPr>
            <w:tcW w:w="2127" w:type="dxa"/>
            <w:tcBorders>
              <w:top w:val="single" w:color="000000" w:sz="6" w:space="0"/>
              <w:left w:val="single" w:color="000000" w:sz="4" w:space="0"/>
              <w:bottom w:val="single" w:color="000000" w:sz="6" w:space="0"/>
              <w:right w:val="single" w:color="000000" w:sz="4" w:space="0"/>
            </w:tcBorders>
          </w:tcPr>
          <w:p w14:paraId="1ADED484">
            <w:pPr>
              <w:autoSpaceDE w:val="0"/>
              <w:autoSpaceDN w:val="0"/>
              <w:adjustRightInd w:val="0"/>
              <w:spacing w:before="30"/>
              <w:ind w:left="101"/>
              <w:jc w:val="left"/>
              <w:rPr>
                <w:kern w:val="0"/>
                <w:sz w:val="24"/>
              </w:rPr>
            </w:pPr>
            <w:r>
              <w:rPr>
                <w:kern w:val="0"/>
                <w:sz w:val="24"/>
              </w:rPr>
              <w:t>O</w:t>
            </w:r>
            <w:r>
              <w:rPr>
                <w:rFonts w:hint="eastAsia"/>
                <w:kern w:val="0"/>
                <w:sz w:val="24"/>
              </w:rPr>
              <w:t>wner</w:t>
            </w:r>
          </w:p>
        </w:tc>
        <w:tc>
          <w:tcPr>
            <w:tcW w:w="2594" w:type="dxa"/>
            <w:tcBorders>
              <w:top w:val="single" w:color="000000" w:sz="6" w:space="0"/>
              <w:left w:val="single" w:color="000000" w:sz="4" w:space="0"/>
              <w:bottom w:val="single" w:color="000000" w:sz="6" w:space="0"/>
              <w:right w:val="single" w:color="000000" w:sz="4" w:space="0"/>
            </w:tcBorders>
          </w:tcPr>
          <w:p w14:paraId="40636A0A">
            <w:pPr>
              <w:autoSpaceDE w:val="0"/>
              <w:autoSpaceDN w:val="0"/>
              <w:adjustRightInd w:val="0"/>
              <w:spacing w:before="30"/>
              <w:ind w:left="35"/>
              <w:jc w:val="center"/>
              <w:rPr>
                <w:kern w:val="0"/>
                <w:sz w:val="24"/>
              </w:rPr>
            </w:pPr>
            <w:r>
              <w:rPr>
                <w:kern w:val="0"/>
                <w:sz w:val="24"/>
              </w:rPr>
              <w:t>Single- berthed</w:t>
            </w:r>
          </w:p>
        </w:tc>
        <w:tc>
          <w:tcPr>
            <w:tcW w:w="4068" w:type="dxa"/>
            <w:tcBorders>
              <w:top w:val="single" w:color="000000" w:sz="6" w:space="0"/>
              <w:left w:val="single" w:color="000000" w:sz="4" w:space="0"/>
              <w:bottom w:val="single" w:color="000000" w:sz="6" w:space="0"/>
              <w:right w:val="single" w:color="000000" w:sz="4" w:space="0"/>
            </w:tcBorders>
          </w:tcPr>
          <w:p w14:paraId="484D3E48">
            <w:pPr>
              <w:autoSpaceDE w:val="0"/>
              <w:autoSpaceDN w:val="0"/>
              <w:adjustRightInd w:val="0"/>
              <w:spacing w:before="30"/>
              <w:ind w:left="35"/>
              <w:jc w:val="center"/>
              <w:rPr>
                <w:kern w:val="0"/>
                <w:sz w:val="24"/>
              </w:rPr>
            </w:pPr>
            <w:r>
              <w:rPr>
                <w:kern w:val="0"/>
                <w:sz w:val="24"/>
              </w:rPr>
              <w:t>Private lavatory with shower</w:t>
            </w:r>
          </w:p>
        </w:tc>
      </w:tr>
      <w:tr w14:paraId="5CE643C8">
        <w:tblPrEx>
          <w:tblCellMar>
            <w:top w:w="0" w:type="dxa"/>
            <w:left w:w="0" w:type="dxa"/>
            <w:bottom w:w="0" w:type="dxa"/>
            <w:right w:w="0" w:type="dxa"/>
          </w:tblCellMar>
        </w:tblPrEx>
        <w:trPr>
          <w:trHeight w:val="283" w:hRule="atLeast"/>
        </w:trPr>
        <w:tc>
          <w:tcPr>
            <w:tcW w:w="2127" w:type="dxa"/>
            <w:tcBorders>
              <w:top w:val="single" w:color="000000" w:sz="6" w:space="0"/>
              <w:left w:val="single" w:color="000000" w:sz="4" w:space="0"/>
              <w:bottom w:val="single" w:color="000000" w:sz="6" w:space="0"/>
              <w:right w:val="single" w:color="000000" w:sz="4" w:space="0"/>
            </w:tcBorders>
          </w:tcPr>
          <w:p w14:paraId="0DAFE609">
            <w:pPr>
              <w:autoSpaceDE w:val="0"/>
              <w:autoSpaceDN w:val="0"/>
              <w:adjustRightInd w:val="0"/>
              <w:spacing w:before="30"/>
              <w:ind w:left="101"/>
              <w:jc w:val="left"/>
              <w:rPr>
                <w:kern w:val="0"/>
                <w:sz w:val="24"/>
              </w:rPr>
            </w:pPr>
            <w:r>
              <w:rPr>
                <w:kern w:val="0"/>
                <w:sz w:val="24"/>
              </w:rPr>
              <w:t>Hospital</w:t>
            </w:r>
          </w:p>
        </w:tc>
        <w:tc>
          <w:tcPr>
            <w:tcW w:w="2594" w:type="dxa"/>
            <w:tcBorders>
              <w:top w:val="single" w:color="000000" w:sz="6" w:space="0"/>
              <w:left w:val="single" w:color="000000" w:sz="4" w:space="0"/>
              <w:bottom w:val="single" w:color="000000" w:sz="6" w:space="0"/>
              <w:right w:val="single" w:color="000000" w:sz="4" w:space="0"/>
            </w:tcBorders>
          </w:tcPr>
          <w:p w14:paraId="4A3CAA68">
            <w:pPr>
              <w:autoSpaceDE w:val="0"/>
              <w:autoSpaceDN w:val="0"/>
              <w:adjustRightInd w:val="0"/>
              <w:spacing w:before="30"/>
              <w:ind w:left="35"/>
              <w:jc w:val="center"/>
              <w:rPr>
                <w:kern w:val="0"/>
                <w:sz w:val="24"/>
              </w:rPr>
            </w:pPr>
            <w:r>
              <w:rPr>
                <w:kern w:val="0"/>
                <w:sz w:val="24"/>
              </w:rPr>
              <w:t>Single- berthed</w:t>
            </w:r>
          </w:p>
        </w:tc>
        <w:tc>
          <w:tcPr>
            <w:tcW w:w="4068" w:type="dxa"/>
            <w:tcBorders>
              <w:top w:val="single" w:color="000000" w:sz="6" w:space="0"/>
              <w:left w:val="single" w:color="000000" w:sz="4" w:space="0"/>
              <w:bottom w:val="single" w:color="000000" w:sz="6" w:space="0"/>
              <w:right w:val="single" w:color="000000" w:sz="4" w:space="0"/>
            </w:tcBorders>
          </w:tcPr>
          <w:p w14:paraId="2ED3CA2B">
            <w:pPr>
              <w:autoSpaceDE w:val="0"/>
              <w:autoSpaceDN w:val="0"/>
              <w:adjustRightInd w:val="0"/>
              <w:spacing w:before="30"/>
              <w:ind w:left="35"/>
              <w:jc w:val="center"/>
              <w:rPr>
                <w:kern w:val="0"/>
                <w:sz w:val="24"/>
              </w:rPr>
            </w:pPr>
            <w:r>
              <w:rPr>
                <w:rFonts w:hint="eastAsia"/>
                <w:kern w:val="0"/>
                <w:sz w:val="24"/>
              </w:rPr>
              <w:t xml:space="preserve"> </w:t>
            </w:r>
            <w:r>
              <w:rPr>
                <w:kern w:val="0"/>
                <w:sz w:val="24"/>
              </w:rPr>
              <w:t xml:space="preserve">Private lavatory with </w:t>
            </w:r>
            <w:r>
              <w:rPr>
                <w:rFonts w:hint="eastAsia"/>
                <w:kern w:val="0"/>
                <w:sz w:val="24"/>
              </w:rPr>
              <w:t>b</w:t>
            </w:r>
            <w:r>
              <w:rPr>
                <w:kern w:val="0"/>
                <w:sz w:val="24"/>
              </w:rPr>
              <w:t>ath tub</w:t>
            </w:r>
          </w:p>
        </w:tc>
      </w:tr>
      <w:tr w14:paraId="2A9EA09D">
        <w:tblPrEx>
          <w:tblCellMar>
            <w:top w:w="0" w:type="dxa"/>
            <w:left w:w="0" w:type="dxa"/>
            <w:bottom w:w="0" w:type="dxa"/>
            <w:right w:w="0" w:type="dxa"/>
          </w:tblCellMar>
        </w:tblPrEx>
        <w:trPr>
          <w:trHeight w:val="283" w:hRule="atLeast"/>
        </w:trPr>
        <w:tc>
          <w:tcPr>
            <w:tcW w:w="2127" w:type="dxa"/>
            <w:tcBorders>
              <w:top w:val="single" w:color="000000" w:sz="6" w:space="0"/>
              <w:left w:val="single" w:color="000000" w:sz="4" w:space="0"/>
              <w:bottom w:val="single" w:color="000000" w:sz="4" w:space="0"/>
              <w:right w:val="single" w:color="000000" w:sz="4" w:space="0"/>
            </w:tcBorders>
          </w:tcPr>
          <w:p w14:paraId="1C50C094">
            <w:pPr>
              <w:autoSpaceDE w:val="0"/>
              <w:autoSpaceDN w:val="0"/>
              <w:adjustRightInd w:val="0"/>
              <w:spacing w:before="30"/>
              <w:ind w:left="35"/>
              <w:jc w:val="left"/>
              <w:rPr>
                <w:kern w:val="0"/>
                <w:sz w:val="24"/>
              </w:rPr>
            </w:pPr>
            <w:r>
              <w:rPr>
                <w:kern w:val="0"/>
                <w:sz w:val="24"/>
              </w:rPr>
              <w:t>Suez crew</w:t>
            </w:r>
          </w:p>
        </w:tc>
        <w:tc>
          <w:tcPr>
            <w:tcW w:w="2594" w:type="dxa"/>
            <w:tcBorders>
              <w:top w:val="single" w:color="000000" w:sz="6" w:space="0"/>
              <w:left w:val="single" w:color="000000" w:sz="4" w:space="0"/>
              <w:bottom w:val="single" w:color="000000" w:sz="4" w:space="0"/>
              <w:right w:val="single" w:color="000000" w:sz="4" w:space="0"/>
            </w:tcBorders>
          </w:tcPr>
          <w:p w14:paraId="7B728E9A">
            <w:pPr>
              <w:autoSpaceDE w:val="0"/>
              <w:autoSpaceDN w:val="0"/>
              <w:adjustRightInd w:val="0"/>
              <w:spacing w:before="30"/>
              <w:ind w:left="35"/>
              <w:jc w:val="center"/>
              <w:rPr>
                <w:kern w:val="0"/>
                <w:sz w:val="24"/>
              </w:rPr>
            </w:pPr>
            <w:r>
              <w:rPr>
                <w:rFonts w:hint="eastAsia"/>
                <w:kern w:val="0"/>
                <w:sz w:val="24"/>
              </w:rPr>
              <w:t>Six(6) steel folding beds</w:t>
            </w:r>
          </w:p>
        </w:tc>
        <w:tc>
          <w:tcPr>
            <w:tcW w:w="4068" w:type="dxa"/>
            <w:tcBorders>
              <w:top w:val="single" w:color="000000" w:sz="6" w:space="0"/>
              <w:left w:val="single" w:color="000000" w:sz="4" w:space="0"/>
              <w:bottom w:val="single" w:color="000000" w:sz="4" w:space="0"/>
              <w:right w:val="single" w:color="000000" w:sz="4" w:space="0"/>
            </w:tcBorders>
          </w:tcPr>
          <w:p w14:paraId="038F2ED6">
            <w:pPr>
              <w:autoSpaceDE w:val="0"/>
              <w:autoSpaceDN w:val="0"/>
              <w:adjustRightInd w:val="0"/>
              <w:ind w:firstLine="600" w:firstLineChars="250"/>
              <w:jc w:val="left"/>
              <w:rPr>
                <w:kern w:val="0"/>
                <w:sz w:val="24"/>
              </w:rPr>
            </w:pPr>
            <w:r>
              <w:rPr>
                <w:kern w:val="0"/>
                <w:sz w:val="24"/>
              </w:rPr>
              <w:t>Stevedore’s toilet</w:t>
            </w:r>
          </w:p>
        </w:tc>
      </w:tr>
    </w:tbl>
    <w:p w14:paraId="66651839">
      <w:pPr>
        <w:autoSpaceDE w:val="0"/>
        <w:autoSpaceDN w:val="0"/>
        <w:adjustRightInd w:val="0"/>
        <w:spacing w:line="200" w:lineRule="exact"/>
        <w:jc w:val="left"/>
        <w:rPr>
          <w:rFonts w:ascii="Arial" w:hAnsi="Arial" w:cs="Arial"/>
          <w:kern w:val="0"/>
          <w:sz w:val="20"/>
          <w:szCs w:val="20"/>
        </w:rPr>
      </w:pPr>
    </w:p>
    <w:p w14:paraId="7D5B5413">
      <w:pPr>
        <w:pStyle w:val="58"/>
        <w:numPr>
          <w:ilvl w:val="4"/>
          <w:numId w:val="21"/>
        </w:numPr>
        <w:ind w:firstLineChars="0"/>
        <w:rPr>
          <w:sz w:val="24"/>
        </w:rPr>
      </w:pPr>
      <w:r>
        <w:rPr>
          <w:sz w:val="24"/>
        </w:rPr>
        <w:t>Other</w:t>
      </w:r>
      <w:r>
        <w:rPr>
          <w:rFonts w:hint="eastAsia"/>
          <w:sz w:val="24"/>
        </w:rPr>
        <w:t xml:space="preserve"> compartments</w:t>
      </w:r>
    </w:p>
    <w:p w14:paraId="34EEC044">
      <w:pPr>
        <w:autoSpaceDE w:val="0"/>
        <w:autoSpaceDN w:val="0"/>
        <w:adjustRightInd w:val="0"/>
        <w:spacing w:line="200" w:lineRule="exact"/>
        <w:jc w:val="left"/>
        <w:rPr>
          <w:kern w:val="0"/>
          <w:sz w:val="20"/>
          <w:szCs w:val="20"/>
        </w:rPr>
      </w:pPr>
    </w:p>
    <w:tbl>
      <w:tblPr>
        <w:tblStyle w:val="40"/>
        <w:tblW w:w="8821" w:type="dxa"/>
        <w:tblInd w:w="965" w:type="dxa"/>
        <w:tblLayout w:type="fixed"/>
        <w:tblCellMar>
          <w:top w:w="0" w:type="dxa"/>
          <w:left w:w="0" w:type="dxa"/>
          <w:bottom w:w="0" w:type="dxa"/>
          <w:right w:w="0" w:type="dxa"/>
        </w:tblCellMar>
      </w:tblPr>
      <w:tblGrid>
        <w:gridCol w:w="6"/>
        <w:gridCol w:w="1819"/>
        <w:gridCol w:w="6987"/>
        <w:gridCol w:w="9"/>
      </w:tblGrid>
      <w:tr w14:paraId="19D348C1">
        <w:tblPrEx>
          <w:tblCellMar>
            <w:top w:w="0" w:type="dxa"/>
            <w:left w:w="0" w:type="dxa"/>
            <w:bottom w:w="0" w:type="dxa"/>
            <w:right w:w="0" w:type="dxa"/>
          </w:tblCellMar>
        </w:tblPrEx>
        <w:trPr>
          <w:trHeight w:val="2035" w:hRule="exact"/>
        </w:trPr>
        <w:tc>
          <w:tcPr>
            <w:tcW w:w="1825" w:type="dxa"/>
            <w:gridSpan w:val="2"/>
            <w:tcBorders>
              <w:top w:val="single" w:color="000000" w:sz="4" w:space="0"/>
              <w:left w:val="single" w:color="000000" w:sz="4" w:space="0"/>
              <w:bottom w:val="single" w:color="000000" w:sz="4" w:space="0"/>
              <w:right w:val="single" w:color="000000" w:sz="4" w:space="0"/>
            </w:tcBorders>
          </w:tcPr>
          <w:p w14:paraId="1117E0AE">
            <w:pPr>
              <w:autoSpaceDE w:val="0"/>
              <w:autoSpaceDN w:val="0"/>
              <w:adjustRightInd w:val="0"/>
              <w:spacing w:before="6" w:line="280" w:lineRule="exact"/>
              <w:ind w:left="104"/>
              <w:jc w:val="left"/>
              <w:rPr>
                <w:kern w:val="0"/>
                <w:sz w:val="24"/>
              </w:rPr>
            </w:pPr>
            <w:r>
              <w:rPr>
                <w:kern w:val="0"/>
                <w:sz w:val="24"/>
              </w:rPr>
              <w:t>Public space</w:t>
            </w:r>
          </w:p>
        </w:tc>
        <w:tc>
          <w:tcPr>
            <w:tcW w:w="6996" w:type="dxa"/>
            <w:gridSpan w:val="2"/>
            <w:tcBorders>
              <w:top w:val="single" w:color="000000" w:sz="4" w:space="0"/>
              <w:left w:val="single" w:color="000000" w:sz="4" w:space="0"/>
              <w:bottom w:val="single" w:color="000000" w:sz="4" w:space="0"/>
              <w:right w:val="single" w:color="000000" w:sz="4" w:space="0"/>
            </w:tcBorders>
          </w:tcPr>
          <w:p w14:paraId="1093E769">
            <w:pPr>
              <w:spacing w:line="280" w:lineRule="exact"/>
              <w:ind w:left="104"/>
              <w:rPr>
                <w:kern w:val="0"/>
                <w:sz w:val="24"/>
              </w:rPr>
            </w:pPr>
            <w:r>
              <w:rPr>
                <w:rFonts w:hint="eastAsia"/>
                <w:kern w:val="0"/>
                <w:sz w:val="24"/>
              </w:rPr>
              <w:t>Officer</w:t>
            </w:r>
            <w:r>
              <w:rPr>
                <w:kern w:val="0"/>
                <w:sz w:val="24"/>
              </w:rPr>
              <w:t>’</w:t>
            </w:r>
            <w:r>
              <w:rPr>
                <w:rFonts w:hint="eastAsia"/>
                <w:kern w:val="0"/>
                <w:sz w:val="24"/>
              </w:rPr>
              <w:t>s mess room</w:t>
            </w:r>
          </w:p>
          <w:p w14:paraId="0B1D006D">
            <w:pPr>
              <w:spacing w:line="280" w:lineRule="exact"/>
              <w:ind w:left="104"/>
              <w:rPr>
                <w:kern w:val="0"/>
                <w:sz w:val="24"/>
              </w:rPr>
            </w:pPr>
            <w:r>
              <w:rPr>
                <w:rFonts w:hint="eastAsia"/>
                <w:kern w:val="0"/>
                <w:sz w:val="24"/>
              </w:rPr>
              <w:t>Crew</w:t>
            </w:r>
            <w:r>
              <w:rPr>
                <w:kern w:val="0"/>
                <w:sz w:val="24"/>
              </w:rPr>
              <w:t>’</w:t>
            </w:r>
            <w:r>
              <w:rPr>
                <w:rFonts w:hint="eastAsia"/>
                <w:kern w:val="0"/>
                <w:sz w:val="24"/>
              </w:rPr>
              <w:t>s mess room</w:t>
            </w:r>
          </w:p>
          <w:p w14:paraId="0F92BB30">
            <w:pPr>
              <w:spacing w:line="280" w:lineRule="exact"/>
              <w:ind w:left="104"/>
              <w:rPr>
                <w:b/>
                <w:kern w:val="0"/>
                <w:sz w:val="24"/>
              </w:rPr>
            </w:pPr>
            <w:r>
              <w:rPr>
                <w:kern w:val="0"/>
                <w:sz w:val="24"/>
              </w:rPr>
              <w:t>Recreation room,</w:t>
            </w:r>
          </w:p>
          <w:p w14:paraId="196871D6">
            <w:pPr>
              <w:spacing w:line="280" w:lineRule="exact"/>
              <w:ind w:left="104"/>
              <w:rPr>
                <w:kern w:val="0"/>
                <w:sz w:val="24"/>
              </w:rPr>
            </w:pPr>
            <w:r>
              <w:rPr>
                <w:kern w:val="0"/>
                <w:sz w:val="24"/>
              </w:rPr>
              <w:t>Gymnasium</w:t>
            </w:r>
          </w:p>
          <w:p w14:paraId="26AB9B8E">
            <w:pPr>
              <w:spacing w:line="280" w:lineRule="exact"/>
              <w:ind w:left="104"/>
              <w:rPr>
                <w:kern w:val="0"/>
                <w:sz w:val="24"/>
              </w:rPr>
            </w:pPr>
            <w:r>
              <w:rPr>
                <w:rFonts w:hint="eastAsia"/>
                <w:kern w:val="0"/>
                <w:sz w:val="24"/>
              </w:rPr>
              <w:t>Meeting room</w:t>
            </w:r>
          </w:p>
          <w:p w14:paraId="6FCD6971">
            <w:pPr>
              <w:spacing w:line="280" w:lineRule="exact"/>
              <w:ind w:firstLine="120" w:firstLineChars="50"/>
              <w:rPr>
                <w:kern w:val="0"/>
                <w:sz w:val="24"/>
              </w:rPr>
            </w:pPr>
            <w:r>
              <w:rPr>
                <w:rFonts w:hint="eastAsia"/>
                <w:kern w:val="0"/>
                <w:sz w:val="24"/>
              </w:rPr>
              <w:t xml:space="preserve">Dispensary </w:t>
            </w:r>
            <w:r>
              <w:rPr>
                <w:rFonts w:eastAsia="Times New Roman"/>
                <w:sz w:val="24"/>
              </w:rPr>
              <w:t>and Medi</w:t>
            </w:r>
            <w:r>
              <w:rPr>
                <w:rFonts w:eastAsia="Times New Roman"/>
                <w:spacing w:val="-1"/>
                <w:sz w:val="24"/>
              </w:rPr>
              <w:t>c</w:t>
            </w:r>
            <w:r>
              <w:rPr>
                <w:rFonts w:eastAsia="Times New Roman"/>
                <w:sz w:val="24"/>
              </w:rPr>
              <w:t>ine l</w:t>
            </w:r>
            <w:r>
              <w:rPr>
                <w:rFonts w:eastAsia="Times New Roman"/>
                <w:spacing w:val="2"/>
                <w:sz w:val="24"/>
              </w:rPr>
              <w:t>o</w:t>
            </w:r>
            <w:r>
              <w:rPr>
                <w:rFonts w:eastAsia="Times New Roman"/>
                <w:spacing w:val="-1"/>
                <w:sz w:val="24"/>
              </w:rPr>
              <w:t>c</w:t>
            </w:r>
            <w:r>
              <w:rPr>
                <w:rFonts w:eastAsia="Times New Roman"/>
                <w:sz w:val="24"/>
              </w:rPr>
              <w:t>k</w:t>
            </w:r>
            <w:r>
              <w:rPr>
                <w:rFonts w:eastAsia="Times New Roman"/>
                <w:spacing w:val="-1"/>
                <w:sz w:val="24"/>
              </w:rPr>
              <w:t>e</w:t>
            </w:r>
            <w:r>
              <w:rPr>
                <w:rFonts w:eastAsia="Times New Roman"/>
                <w:sz w:val="24"/>
              </w:rPr>
              <w:t>r</w:t>
            </w:r>
          </w:p>
          <w:p w14:paraId="6DEA5998">
            <w:pPr>
              <w:autoSpaceDE w:val="0"/>
              <w:autoSpaceDN w:val="0"/>
              <w:adjustRightInd w:val="0"/>
              <w:spacing w:before="36" w:line="280" w:lineRule="exact"/>
              <w:jc w:val="left"/>
              <w:rPr>
                <w:kern w:val="0"/>
                <w:sz w:val="24"/>
              </w:rPr>
            </w:pPr>
          </w:p>
        </w:tc>
      </w:tr>
      <w:tr w14:paraId="1AED3F87">
        <w:tblPrEx>
          <w:tblCellMar>
            <w:top w:w="0" w:type="dxa"/>
            <w:left w:w="0" w:type="dxa"/>
            <w:bottom w:w="0" w:type="dxa"/>
            <w:right w:w="0" w:type="dxa"/>
          </w:tblCellMar>
        </w:tblPrEx>
        <w:trPr>
          <w:gridBefore w:val="1"/>
          <w:gridAfter w:val="1"/>
          <w:wBefore w:w="6" w:type="dxa"/>
          <w:wAfter w:w="9" w:type="dxa"/>
          <w:trHeight w:val="845" w:hRule="exact"/>
        </w:trPr>
        <w:tc>
          <w:tcPr>
            <w:tcW w:w="1819" w:type="dxa"/>
            <w:tcBorders>
              <w:top w:val="single" w:color="000000" w:sz="4" w:space="0"/>
              <w:left w:val="single" w:color="000000" w:sz="4" w:space="0"/>
              <w:bottom w:val="single" w:color="000000" w:sz="4" w:space="0"/>
              <w:right w:val="single" w:color="000000" w:sz="4" w:space="0"/>
            </w:tcBorders>
          </w:tcPr>
          <w:p w14:paraId="3D6CE5DB">
            <w:pPr>
              <w:autoSpaceDE w:val="0"/>
              <w:autoSpaceDN w:val="0"/>
              <w:adjustRightInd w:val="0"/>
              <w:spacing w:before="6" w:line="280" w:lineRule="exact"/>
              <w:ind w:left="103"/>
              <w:jc w:val="left"/>
              <w:rPr>
                <w:kern w:val="0"/>
                <w:sz w:val="24"/>
              </w:rPr>
            </w:pPr>
            <w:r>
              <w:rPr>
                <w:kern w:val="0"/>
                <w:sz w:val="24"/>
              </w:rPr>
              <w:t>Office space</w:t>
            </w:r>
          </w:p>
        </w:tc>
        <w:tc>
          <w:tcPr>
            <w:tcW w:w="6987" w:type="dxa"/>
            <w:tcBorders>
              <w:top w:val="single" w:color="000000" w:sz="4" w:space="0"/>
              <w:left w:val="single" w:color="000000" w:sz="4" w:space="0"/>
              <w:bottom w:val="single" w:color="000000" w:sz="4" w:space="0"/>
              <w:right w:val="single" w:color="000000" w:sz="4" w:space="0"/>
            </w:tcBorders>
          </w:tcPr>
          <w:p w14:paraId="5EA75DEF">
            <w:pPr>
              <w:autoSpaceDE w:val="0"/>
              <w:autoSpaceDN w:val="0"/>
              <w:adjustRightInd w:val="0"/>
              <w:spacing w:before="6" w:line="280" w:lineRule="exact"/>
              <w:ind w:left="104"/>
              <w:jc w:val="left"/>
              <w:rPr>
                <w:kern w:val="0"/>
                <w:sz w:val="24"/>
              </w:rPr>
            </w:pPr>
            <w:r>
              <w:rPr>
                <w:kern w:val="0"/>
                <w:sz w:val="24"/>
              </w:rPr>
              <w:t>Tally office</w:t>
            </w:r>
          </w:p>
          <w:p w14:paraId="2688D898">
            <w:pPr>
              <w:autoSpaceDE w:val="0"/>
              <w:autoSpaceDN w:val="0"/>
              <w:adjustRightInd w:val="0"/>
              <w:spacing w:before="4" w:line="280" w:lineRule="exact"/>
              <w:ind w:left="103"/>
              <w:jc w:val="left"/>
              <w:rPr>
                <w:kern w:val="0"/>
                <w:sz w:val="24"/>
              </w:rPr>
            </w:pPr>
            <w:r>
              <w:rPr>
                <w:kern w:val="0"/>
                <w:sz w:val="24"/>
              </w:rPr>
              <w:t xml:space="preserve">Ship office </w:t>
            </w:r>
            <w:r>
              <w:rPr>
                <w:rFonts w:hint="eastAsia"/>
                <w:kern w:val="0"/>
                <w:sz w:val="24"/>
              </w:rPr>
              <w:t>and ballast control station</w:t>
            </w:r>
          </w:p>
          <w:p w14:paraId="10952461">
            <w:pPr>
              <w:autoSpaceDE w:val="0"/>
              <w:autoSpaceDN w:val="0"/>
              <w:adjustRightInd w:val="0"/>
              <w:spacing w:before="4" w:line="280" w:lineRule="exact"/>
              <w:ind w:left="103"/>
              <w:jc w:val="left"/>
              <w:rPr>
                <w:kern w:val="0"/>
                <w:sz w:val="24"/>
              </w:rPr>
            </w:pPr>
          </w:p>
        </w:tc>
      </w:tr>
      <w:tr w14:paraId="625D25CB">
        <w:tblPrEx>
          <w:tblCellMar>
            <w:top w:w="0" w:type="dxa"/>
            <w:left w:w="0" w:type="dxa"/>
            <w:bottom w:w="0" w:type="dxa"/>
            <w:right w:w="0" w:type="dxa"/>
          </w:tblCellMar>
        </w:tblPrEx>
        <w:trPr>
          <w:gridBefore w:val="1"/>
          <w:gridAfter w:val="1"/>
          <w:wBefore w:w="6" w:type="dxa"/>
          <w:wAfter w:w="9" w:type="dxa"/>
          <w:trHeight w:val="1977" w:hRule="exact"/>
        </w:trPr>
        <w:tc>
          <w:tcPr>
            <w:tcW w:w="1819" w:type="dxa"/>
            <w:tcBorders>
              <w:top w:val="single" w:color="000000" w:sz="4" w:space="0"/>
              <w:left w:val="single" w:color="000000" w:sz="4" w:space="0"/>
              <w:bottom w:val="single" w:color="000000" w:sz="4" w:space="0"/>
              <w:right w:val="single" w:color="000000" w:sz="4" w:space="0"/>
            </w:tcBorders>
          </w:tcPr>
          <w:p w14:paraId="2C6C205A">
            <w:pPr>
              <w:autoSpaceDE w:val="0"/>
              <w:autoSpaceDN w:val="0"/>
              <w:adjustRightInd w:val="0"/>
              <w:spacing w:before="6" w:line="280" w:lineRule="exact"/>
              <w:ind w:left="103"/>
              <w:jc w:val="left"/>
              <w:rPr>
                <w:kern w:val="0"/>
                <w:sz w:val="24"/>
              </w:rPr>
            </w:pPr>
            <w:r>
              <w:rPr>
                <w:kern w:val="0"/>
                <w:sz w:val="24"/>
              </w:rPr>
              <w:t>Sanitary space</w:t>
            </w:r>
          </w:p>
        </w:tc>
        <w:tc>
          <w:tcPr>
            <w:tcW w:w="6987" w:type="dxa"/>
            <w:tcBorders>
              <w:top w:val="single" w:color="000000" w:sz="4" w:space="0"/>
              <w:left w:val="single" w:color="000000" w:sz="4" w:space="0"/>
              <w:bottom w:val="single" w:color="000000" w:sz="4" w:space="0"/>
              <w:right w:val="single" w:color="000000" w:sz="4" w:space="0"/>
            </w:tcBorders>
          </w:tcPr>
          <w:p w14:paraId="7BC37895">
            <w:pPr>
              <w:spacing w:line="280" w:lineRule="exact"/>
              <w:ind w:firstLine="120" w:firstLineChars="50"/>
              <w:rPr>
                <w:kern w:val="0"/>
                <w:sz w:val="24"/>
              </w:rPr>
            </w:pPr>
            <w:r>
              <w:rPr>
                <w:rFonts w:hint="eastAsia"/>
                <w:kern w:val="0"/>
                <w:sz w:val="24"/>
              </w:rPr>
              <w:t>Private lavatory</w:t>
            </w:r>
          </w:p>
          <w:p w14:paraId="3DC97D0C">
            <w:pPr>
              <w:spacing w:line="280" w:lineRule="exact"/>
              <w:ind w:firstLine="120" w:firstLineChars="50"/>
              <w:rPr>
                <w:kern w:val="0"/>
                <w:sz w:val="24"/>
              </w:rPr>
            </w:pPr>
            <w:r>
              <w:rPr>
                <w:rFonts w:hint="eastAsia"/>
                <w:kern w:val="0"/>
                <w:sz w:val="24"/>
              </w:rPr>
              <w:t>Public toilet</w:t>
            </w:r>
          </w:p>
          <w:p w14:paraId="287A2E43">
            <w:pPr>
              <w:spacing w:line="280" w:lineRule="exact"/>
              <w:ind w:firstLine="120" w:firstLineChars="50"/>
              <w:rPr>
                <w:kern w:val="0"/>
                <w:sz w:val="24"/>
              </w:rPr>
            </w:pPr>
            <w:r>
              <w:rPr>
                <w:rFonts w:hint="eastAsia"/>
                <w:kern w:val="0"/>
                <w:sz w:val="24"/>
              </w:rPr>
              <w:t>Stevedore</w:t>
            </w:r>
            <w:r>
              <w:rPr>
                <w:kern w:val="0"/>
                <w:sz w:val="24"/>
              </w:rPr>
              <w:t>’</w:t>
            </w:r>
            <w:r>
              <w:rPr>
                <w:rFonts w:hint="eastAsia"/>
                <w:kern w:val="0"/>
                <w:sz w:val="24"/>
              </w:rPr>
              <w:t>s toilet</w:t>
            </w:r>
          </w:p>
          <w:p w14:paraId="3C143D06">
            <w:pPr>
              <w:spacing w:line="280" w:lineRule="exact"/>
              <w:ind w:firstLine="120" w:firstLineChars="50"/>
              <w:rPr>
                <w:kern w:val="0"/>
                <w:sz w:val="24"/>
              </w:rPr>
            </w:pPr>
            <w:r>
              <w:rPr>
                <w:kern w:val="0"/>
                <w:sz w:val="24"/>
              </w:rPr>
              <w:t>Officer’s laundry with drying room</w:t>
            </w:r>
          </w:p>
          <w:p w14:paraId="0ED64E6D">
            <w:pPr>
              <w:spacing w:line="280" w:lineRule="exact"/>
              <w:ind w:firstLine="120" w:firstLineChars="50"/>
              <w:rPr>
                <w:kern w:val="0"/>
                <w:sz w:val="24"/>
              </w:rPr>
            </w:pPr>
            <w:r>
              <w:rPr>
                <w:rFonts w:hint="eastAsia"/>
                <w:kern w:val="0"/>
                <w:sz w:val="24"/>
              </w:rPr>
              <w:t>Crew</w:t>
            </w:r>
            <w:r>
              <w:rPr>
                <w:kern w:val="0"/>
                <w:sz w:val="24"/>
              </w:rPr>
              <w:t>’</w:t>
            </w:r>
            <w:r>
              <w:rPr>
                <w:rFonts w:hint="eastAsia"/>
                <w:kern w:val="0"/>
                <w:sz w:val="24"/>
              </w:rPr>
              <w:t>s laundry with drying room</w:t>
            </w:r>
          </w:p>
          <w:p w14:paraId="09255160">
            <w:pPr>
              <w:autoSpaceDE w:val="0"/>
              <w:autoSpaceDN w:val="0"/>
              <w:adjustRightInd w:val="0"/>
              <w:spacing w:before="4" w:line="280" w:lineRule="exact"/>
              <w:ind w:firstLine="120" w:firstLineChars="50"/>
              <w:rPr>
                <w:b/>
                <w:kern w:val="0"/>
                <w:sz w:val="24"/>
              </w:rPr>
            </w:pPr>
            <w:r>
              <w:rPr>
                <w:kern w:val="0"/>
                <w:sz w:val="24"/>
              </w:rPr>
              <w:t xml:space="preserve">changing room </w:t>
            </w:r>
          </w:p>
          <w:p w14:paraId="512F5BE5">
            <w:pPr>
              <w:autoSpaceDE w:val="0"/>
              <w:autoSpaceDN w:val="0"/>
              <w:adjustRightInd w:val="0"/>
              <w:spacing w:before="4" w:line="280" w:lineRule="exact"/>
              <w:ind w:firstLine="120" w:firstLineChars="50"/>
              <w:rPr>
                <w:kern w:val="0"/>
                <w:sz w:val="24"/>
              </w:rPr>
            </w:pPr>
          </w:p>
        </w:tc>
      </w:tr>
      <w:tr w14:paraId="1468CF60">
        <w:tblPrEx>
          <w:tblCellMar>
            <w:top w:w="0" w:type="dxa"/>
            <w:left w:w="0" w:type="dxa"/>
            <w:bottom w:w="0" w:type="dxa"/>
            <w:right w:w="0" w:type="dxa"/>
          </w:tblCellMar>
        </w:tblPrEx>
        <w:trPr>
          <w:gridBefore w:val="1"/>
          <w:gridAfter w:val="1"/>
          <w:wBefore w:w="6" w:type="dxa"/>
          <w:wAfter w:w="9" w:type="dxa"/>
          <w:trHeight w:val="701" w:hRule="exact"/>
        </w:trPr>
        <w:tc>
          <w:tcPr>
            <w:tcW w:w="1819" w:type="dxa"/>
            <w:tcBorders>
              <w:top w:val="single" w:color="000000" w:sz="4" w:space="0"/>
              <w:left w:val="single" w:color="000000" w:sz="4" w:space="0"/>
              <w:bottom w:val="single" w:color="000000" w:sz="4" w:space="0"/>
              <w:right w:val="single" w:color="000000" w:sz="4" w:space="0"/>
            </w:tcBorders>
          </w:tcPr>
          <w:p w14:paraId="4D98CA3E">
            <w:pPr>
              <w:autoSpaceDE w:val="0"/>
              <w:autoSpaceDN w:val="0"/>
              <w:adjustRightInd w:val="0"/>
              <w:spacing w:before="6" w:line="280" w:lineRule="exact"/>
              <w:ind w:left="103"/>
              <w:jc w:val="left"/>
              <w:rPr>
                <w:kern w:val="0"/>
                <w:sz w:val="24"/>
              </w:rPr>
            </w:pPr>
            <w:r>
              <w:rPr>
                <w:kern w:val="0"/>
                <w:sz w:val="24"/>
              </w:rPr>
              <w:t>Catering space</w:t>
            </w:r>
          </w:p>
        </w:tc>
        <w:tc>
          <w:tcPr>
            <w:tcW w:w="6987" w:type="dxa"/>
            <w:tcBorders>
              <w:top w:val="single" w:color="000000" w:sz="4" w:space="0"/>
              <w:left w:val="single" w:color="000000" w:sz="4" w:space="0"/>
              <w:bottom w:val="single" w:color="000000" w:sz="4" w:space="0"/>
              <w:right w:val="single" w:color="000000" w:sz="4" w:space="0"/>
            </w:tcBorders>
          </w:tcPr>
          <w:p w14:paraId="03AAF0B3">
            <w:pPr>
              <w:autoSpaceDE w:val="0"/>
              <w:autoSpaceDN w:val="0"/>
              <w:adjustRightInd w:val="0"/>
              <w:spacing w:before="6" w:line="280" w:lineRule="exact"/>
              <w:ind w:left="103"/>
              <w:jc w:val="left"/>
              <w:rPr>
                <w:kern w:val="0"/>
                <w:sz w:val="24"/>
              </w:rPr>
            </w:pPr>
            <w:r>
              <w:rPr>
                <w:kern w:val="0"/>
                <w:sz w:val="24"/>
              </w:rPr>
              <w:t>Galley</w:t>
            </w:r>
          </w:p>
          <w:p w14:paraId="528F0463">
            <w:pPr>
              <w:autoSpaceDE w:val="0"/>
              <w:autoSpaceDN w:val="0"/>
              <w:adjustRightInd w:val="0"/>
              <w:spacing w:before="4" w:line="280" w:lineRule="exact"/>
              <w:ind w:left="103"/>
              <w:jc w:val="left"/>
              <w:rPr>
                <w:kern w:val="0"/>
                <w:sz w:val="24"/>
              </w:rPr>
            </w:pPr>
            <w:r>
              <w:rPr>
                <w:rFonts w:hint="eastAsia"/>
                <w:kern w:val="0"/>
                <w:sz w:val="24"/>
              </w:rPr>
              <w:t>p</w:t>
            </w:r>
            <w:r>
              <w:rPr>
                <w:kern w:val="0"/>
                <w:sz w:val="24"/>
              </w:rPr>
              <w:t>antry</w:t>
            </w:r>
          </w:p>
        </w:tc>
      </w:tr>
      <w:tr w14:paraId="27499E31">
        <w:tblPrEx>
          <w:tblCellMar>
            <w:top w:w="0" w:type="dxa"/>
            <w:left w:w="0" w:type="dxa"/>
            <w:bottom w:w="0" w:type="dxa"/>
            <w:right w:w="0" w:type="dxa"/>
          </w:tblCellMar>
        </w:tblPrEx>
        <w:trPr>
          <w:gridBefore w:val="1"/>
          <w:gridAfter w:val="1"/>
          <w:wBefore w:w="6" w:type="dxa"/>
          <w:wAfter w:w="9" w:type="dxa"/>
          <w:trHeight w:val="611" w:hRule="exact"/>
        </w:trPr>
        <w:tc>
          <w:tcPr>
            <w:tcW w:w="1819" w:type="dxa"/>
            <w:tcBorders>
              <w:top w:val="single" w:color="000000" w:sz="4" w:space="0"/>
              <w:left w:val="single" w:color="000000" w:sz="4" w:space="0"/>
              <w:bottom w:val="single" w:color="000000" w:sz="4" w:space="0"/>
              <w:right w:val="single" w:color="000000" w:sz="4" w:space="0"/>
            </w:tcBorders>
          </w:tcPr>
          <w:p w14:paraId="48C818DE">
            <w:pPr>
              <w:autoSpaceDE w:val="0"/>
              <w:autoSpaceDN w:val="0"/>
              <w:adjustRightInd w:val="0"/>
              <w:spacing w:before="6" w:line="280" w:lineRule="exact"/>
              <w:ind w:left="103"/>
              <w:jc w:val="left"/>
              <w:rPr>
                <w:kern w:val="0"/>
                <w:sz w:val="24"/>
              </w:rPr>
            </w:pPr>
            <w:r>
              <w:rPr>
                <w:kern w:val="0"/>
                <w:sz w:val="24"/>
              </w:rPr>
              <w:t>Corridor space</w:t>
            </w:r>
          </w:p>
        </w:tc>
        <w:tc>
          <w:tcPr>
            <w:tcW w:w="6987" w:type="dxa"/>
            <w:tcBorders>
              <w:top w:val="single" w:color="000000" w:sz="4" w:space="0"/>
              <w:left w:val="single" w:color="000000" w:sz="4" w:space="0"/>
              <w:bottom w:val="single" w:color="000000" w:sz="4" w:space="0"/>
              <w:right w:val="single" w:color="000000" w:sz="4" w:space="0"/>
            </w:tcBorders>
          </w:tcPr>
          <w:p w14:paraId="644081E0">
            <w:pPr>
              <w:autoSpaceDE w:val="0"/>
              <w:autoSpaceDN w:val="0"/>
              <w:adjustRightInd w:val="0"/>
              <w:spacing w:before="6" w:line="280" w:lineRule="exact"/>
              <w:ind w:left="103"/>
              <w:jc w:val="left"/>
              <w:rPr>
                <w:kern w:val="0"/>
                <w:sz w:val="24"/>
              </w:rPr>
            </w:pPr>
            <w:r>
              <w:rPr>
                <w:kern w:val="0"/>
                <w:sz w:val="24"/>
              </w:rPr>
              <w:t>Corridor</w:t>
            </w:r>
          </w:p>
          <w:p w14:paraId="7E465A34">
            <w:pPr>
              <w:autoSpaceDE w:val="0"/>
              <w:autoSpaceDN w:val="0"/>
              <w:adjustRightInd w:val="0"/>
              <w:spacing w:before="4" w:line="280" w:lineRule="exact"/>
              <w:ind w:left="103"/>
              <w:jc w:val="left"/>
              <w:rPr>
                <w:kern w:val="0"/>
                <w:sz w:val="24"/>
              </w:rPr>
            </w:pPr>
            <w:r>
              <w:rPr>
                <w:kern w:val="0"/>
                <w:sz w:val="24"/>
              </w:rPr>
              <w:t>Stairway</w:t>
            </w:r>
          </w:p>
        </w:tc>
      </w:tr>
      <w:tr w14:paraId="6903C8C9">
        <w:tblPrEx>
          <w:tblCellMar>
            <w:top w:w="0" w:type="dxa"/>
            <w:left w:w="0" w:type="dxa"/>
            <w:bottom w:w="0" w:type="dxa"/>
            <w:right w:w="0" w:type="dxa"/>
          </w:tblCellMar>
        </w:tblPrEx>
        <w:trPr>
          <w:gridBefore w:val="1"/>
          <w:gridAfter w:val="1"/>
          <w:wBefore w:w="6" w:type="dxa"/>
          <w:wAfter w:w="9" w:type="dxa"/>
          <w:trHeight w:val="1074" w:hRule="exact"/>
        </w:trPr>
        <w:tc>
          <w:tcPr>
            <w:tcW w:w="1819" w:type="dxa"/>
            <w:tcBorders>
              <w:top w:val="single" w:color="000000" w:sz="4" w:space="0"/>
              <w:left w:val="single" w:color="000000" w:sz="4" w:space="0"/>
              <w:bottom w:val="single" w:color="000000" w:sz="4" w:space="0"/>
              <w:right w:val="single" w:color="000000" w:sz="4" w:space="0"/>
            </w:tcBorders>
          </w:tcPr>
          <w:p w14:paraId="0069B843">
            <w:pPr>
              <w:autoSpaceDE w:val="0"/>
              <w:autoSpaceDN w:val="0"/>
              <w:adjustRightInd w:val="0"/>
              <w:spacing w:before="6" w:line="280" w:lineRule="exact"/>
              <w:ind w:left="103"/>
              <w:jc w:val="left"/>
              <w:rPr>
                <w:kern w:val="0"/>
                <w:sz w:val="24"/>
              </w:rPr>
            </w:pPr>
            <w:r>
              <w:rPr>
                <w:kern w:val="0"/>
                <w:sz w:val="24"/>
              </w:rPr>
              <w:t>Control space</w:t>
            </w:r>
          </w:p>
        </w:tc>
        <w:tc>
          <w:tcPr>
            <w:tcW w:w="6987" w:type="dxa"/>
            <w:tcBorders>
              <w:top w:val="single" w:color="000000" w:sz="4" w:space="0"/>
              <w:left w:val="single" w:color="000000" w:sz="4" w:space="0"/>
              <w:bottom w:val="single" w:color="000000" w:sz="4" w:space="0"/>
              <w:right w:val="single" w:color="000000" w:sz="4" w:space="0"/>
            </w:tcBorders>
          </w:tcPr>
          <w:p w14:paraId="4CC000D6">
            <w:pPr>
              <w:autoSpaceDE w:val="0"/>
              <w:autoSpaceDN w:val="0"/>
              <w:adjustRightInd w:val="0"/>
              <w:spacing w:before="6" w:line="280" w:lineRule="exact"/>
              <w:ind w:left="103"/>
              <w:jc w:val="left"/>
              <w:rPr>
                <w:kern w:val="0"/>
                <w:sz w:val="24"/>
              </w:rPr>
            </w:pPr>
            <w:r>
              <w:rPr>
                <w:spacing w:val="-2"/>
                <w:kern w:val="0"/>
                <w:sz w:val="24"/>
              </w:rPr>
              <w:t>W</w:t>
            </w:r>
            <w:r>
              <w:rPr>
                <w:kern w:val="0"/>
                <w:sz w:val="24"/>
              </w:rPr>
              <w:t>heelhouse (incl. radio space and chart space)</w:t>
            </w:r>
          </w:p>
          <w:p w14:paraId="5F558291">
            <w:pPr>
              <w:autoSpaceDE w:val="0"/>
              <w:autoSpaceDN w:val="0"/>
              <w:adjustRightInd w:val="0"/>
              <w:spacing w:before="6" w:line="280" w:lineRule="exact"/>
              <w:ind w:left="103"/>
              <w:jc w:val="left"/>
              <w:rPr>
                <w:kern w:val="0"/>
                <w:sz w:val="24"/>
              </w:rPr>
            </w:pPr>
            <w:r>
              <w:rPr>
                <w:kern w:val="0"/>
                <w:sz w:val="24"/>
              </w:rPr>
              <w:t>Engine control room</w:t>
            </w:r>
          </w:p>
          <w:p w14:paraId="7FB8C3FD">
            <w:pPr>
              <w:autoSpaceDE w:val="0"/>
              <w:autoSpaceDN w:val="0"/>
              <w:adjustRightInd w:val="0"/>
              <w:spacing w:before="4" w:line="280" w:lineRule="exact"/>
              <w:ind w:left="103"/>
              <w:jc w:val="left"/>
              <w:rPr>
                <w:kern w:val="0"/>
                <w:sz w:val="24"/>
              </w:rPr>
            </w:pPr>
            <w:r>
              <w:rPr>
                <w:kern w:val="0"/>
                <w:sz w:val="24"/>
              </w:rPr>
              <w:t xml:space="preserve">Fire </w:t>
            </w:r>
            <w:r>
              <w:rPr>
                <w:rFonts w:hint="eastAsia"/>
                <w:kern w:val="0"/>
                <w:sz w:val="24"/>
              </w:rPr>
              <w:t xml:space="preserve">control </w:t>
            </w:r>
            <w:r>
              <w:rPr>
                <w:kern w:val="0"/>
                <w:sz w:val="24"/>
              </w:rPr>
              <w:t>station</w:t>
            </w:r>
          </w:p>
        </w:tc>
      </w:tr>
      <w:tr w14:paraId="41ABA8AD">
        <w:tblPrEx>
          <w:tblCellMar>
            <w:top w:w="0" w:type="dxa"/>
            <w:left w:w="0" w:type="dxa"/>
            <w:bottom w:w="0" w:type="dxa"/>
            <w:right w:w="0" w:type="dxa"/>
          </w:tblCellMar>
        </w:tblPrEx>
        <w:trPr>
          <w:gridBefore w:val="1"/>
          <w:gridAfter w:val="1"/>
          <w:wBefore w:w="6" w:type="dxa"/>
          <w:wAfter w:w="9" w:type="dxa"/>
          <w:trHeight w:val="680" w:hRule="exact"/>
        </w:trPr>
        <w:tc>
          <w:tcPr>
            <w:tcW w:w="1819" w:type="dxa"/>
            <w:tcBorders>
              <w:top w:val="single" w:color="000000" w:sz="4" w:space="0"/>
              <w:left w:val="single" w:color="000000" w:sz="4" w:space="0"/>
              <w:bottom w:val="single" w:color="000000" w:sz="4" w:space="0"/>
              <w:right w:val="single" w:color="000000" w:sz="4" w:space="0"/>
            </w:tcBorders>
          </w:tcPr>
          <w:p w14:paraId="1D9310B5">
            <w:pPr>
              <w:autoSpaceDE w:val="0"/>
              <w:autoSpaceDN w:val="0"/>
              <w:adjustRightInd w:val="0"/>
              <w:spacing w:before="6" w:line="280" w:lineRule="exact"/>
              <w:ind w:left="103"/>
              <w:jc w:val="left"/>
              <w:rPr>
                <w:kern w:val="0"/>
                <w:sz w:val="24"/>
              </w:rPr>
            </w:pPr>
            <w:r>
              <w:rPr>
                <w:kern w:val="0"/>
                <w:sz w:val="24"/>
              </w:rPr>
              <w:t>Machinery space</w:t>
            </w:r>
          </w:p>
        </w:tc>
        <w:tc>
          <w:tcPr>
            <w:tcW w:w="6987" w:type="dxa"/>
            <w:tcBorders>
              <w:top w:val="single" w:color="000000" w:sz="4" w:space="0"/>
              <w:left w:val="single" w:color="000000" w:sz="4" w:space="0"/>
              <w:bottom w:val="single" w:color="000000" w:sz="4" w:space="0"/>
              <w:right w:val="single" w:color="000000" w:sz="4" w:space="0"/>
            </w:tcBorders>
          </w:tcPr>
          <w:p w14:paraId="5502E788">
            <w:pPr>
              <w:autoSpaceDE w:val="0"/>
              <w:autoSpaceDN w:val="0"/>
              <w:adjustRightInd w:val="0"/>
              <w:spacing w:before="6" w:line="280" w:lineRule="exact"/>
              <w:ind w:left="103"/>
              <w:rPr>
                <w:kern w:val="0"/>
                <w:sz w:val="24"/>
              </w:rPr>
            </w:pPr>
            <w:r>
              <w:rPr>
                <w:kern w:val="0"/>
                <w:sz w:val="24"/>
              </w:rPr>
              <w:t xml:space="preserve">Air conditioning unit room </w:t>
            </w:r>
          </w:p>
          <w:p w14:paraId="5676D7A5">
            <w:pPr>
              <w:autoSpaceDE w:val="0"/>
              <w:autoSpaceDN w:val="0"/>
              <w:adjustRightInd w:val="0"/>
              <w:spacing w:before="6" w:line="280" w:lineRule="exact"/>
              <w:ind w:left="103"/>
              <w:rPr>
                <w:kern w:val="0"/>
                <w:sz w:val="24"/>
              </w:rPr>
            </w:pPr>
            <w:r>
              <w:rPr>
                <w:kern w:val="0"/>
                <w:sz w:val="24"/>
              </w:rPr>
              <w:t>E</w:t>
            </w:r>
            <w:r>
              <w:rPr>
                <w:spacing w:val="-2"/>
                <w:kern w:val="0"/>
                <w:sz w:val="24"/>
              </w:rPr>
              <w:t>m</w:t>
            </w:r>
            <w:r>
              <w:rPr>
                <w:kern w:val="0"/>
                <w:sz w:val="24"/>
              </w:rPr>
              <w:t xml:space="preserve">ergency generator room </w:t>
            </w:r>
          </w:p>
        </w:tc>
      </w:tr>
      <w:tr w14:paraId="6083A6A6">
        <w:tblPrEx>
          <w:tblCellMar>
            <w:top w:w="0" w:type="dxa"/>
            <w:left w:w="0" w:type="dxa"/>
            <w:bottom w:w="0" w:type="dxa"/>
            <w:right w:w="0" w:type="dxa"/>
          </w:tblCellMar>
        </w:tblPrEx>
        <w:trPr>
          <w:gridBefore w:val="1"/>
          <w:gridAfter w:val="1"/>
          <w:wBefore w:w="6" w:type="dxa"/>
          <w:wAfter w:w="9" w:type="dxa"/>
          <w:trHeight w:val="885" w:hRule="exact"/>
        </w:trPr>
        <w:tc>
          <w:tcPr>
            <w:tcW w:w="1819" w:type="dxa"/>
            <w:tcBorders>
              <w:top w:val="single" w:color="000000" w:sz="4" w:space="0"/>
              <w:left w:val="single" w:color="000000" w:sz="4" w:space="0"/>
              <w:bottom w:val="single" w:color="000000" w:sz="4" w:space="0"/>
              <w:right w:val="single" w:color="000000" w:sz="4" w:space="0"/>
            </w:tcBorders>
          </w:tcPr>
          <w:p w14:paraId="699AE0A6">
            <w:pPr>
              <w:autoSpaceDE w:val="0"/>
              <w:autoSpaceDN w:val="0"/>
              <w:adjustRightInd w:val="0"/>
              <w:spacing w:before="6" w:line="280" w:lineRule="exact"/>
              <w:ind w:left="103"/>
              <w:jc w:val="left"/>
              <w:rPr>
                <w:kern w:val="0"/>
                <w:sz w:val="24"/>
              </w:rPr>
            </w:pPr>
            <w:r>
              <w:rPr>
                <w:rFonts w:hint="eastAsia"/>
                <w:kern w:val="0"/>
                <w:sz w:val="24"/>
              </w:rPr>
              <w:t>Working space</w:t>
            </w:r>
          </w:p>
        </w:tc>
        <w:tc>
          <w:tcPr>
            <w:tcW w:w="6987" w:type="dxa"/>
            <w:tcBorders>
              <w:top w:val="single" w:color="000000" w:sz="4" w:space="0"/>
              <w:left w:val="single" w:color="000000" w:sz="4" w:space="0"/>
              <w:bottom w:val="single" w:color="000000" w:sz="4" w:space="0"/>
              <w:right w:val="single" w:color="000000" w:sz="4" w:space="0"/>
            </w:tcBorders>
          </w:tcPr>
          <w:p w14:paraId="6248DD31">
            <w:pPr>
              <w:spacing w:line="280" w:lineRule="exact"/>
              <w:ind w:firstLine="120" w:firstLineChars="50"/>
              <w:rPr>
                <w:kern w:val="0"/>
                <w:sz w:val="24"/>
              </w:rPr>
            </w:pPr>
            <w:r>
              <w:rPr>
                <w:rFonts w:hint="eastAsia"/>
                <w:kern w:val="0"/>
                <w:sz w:val="24"/>
              </w:rPr>
              <w:t>Deck workshop</w:t>
            </w:r>
          </w:p>
          <w:p w14:paraId="55791A01">
            <w:pPr>
              <w:spacing w:line="280" w:lineRule="exact"/>
              <w:ind w:firstLine="120" w:firstLineChars="50"/>
              <w:rPr>
                <w:kern w:val="0"/>
                <w:sz w:val="24"/>
              </w:rPr>
            </w:pPr>
            <w:r>
              <w:rPr>
                <w:rFonts w:hint="eastAsia"/>
                <w:kern w:val="0"/>
                <w:sz w:val="24"/>
              </w:rPr>
              <w:t>Electrical workshop</w:t>
            </w:r>
          </w:p>
          <w:p w14:paraId="4E830D97">
            <w:pPr>
              <w:autoSpaceDE w:val="0"/>
              <w:autoSpaceDN w:val="0"/>
              <w:adjustRightInd w:val="0"/>
              <w:spacing w:before="6" w:line="280" w:lineRule="exact"/>
              <w:ind w:left="103"/>
              <w:jc w:val="left"/>
              <w:rPr>
                <w:kern w:val="0"/>
                <w:sz w:val="24"/>
              </w:rPr>
            </w:pPr>
            <w:r>
              <w:rPr>
                <w:kern w:val="0"/>
                <w:sz w:val="24"/>
              </w:rPr>
              <w:t>E</w:t>
            </w:r>
            <w:r>
              <w:rPr>
                <w:rFonts w:hint="eastAsia"/>
                <w:kern w:val="0"/>
                <w:sz w:val="24"/>
              </w:rPr>
              <w:t>/R workshop</w:t>
            </w:r>
          </w:p>
        </w:tc>
      </w:tr>
      <w:tr w14:paraId="7367B46D">
        <w:tblPrEx>
          <w:tblCellMar>
            <w:top w:w="0" w:type="dxa"/>
            <w:left w:w="0" w:type="dxa"/>
            <w:bottom w:w="0" w:type="dxa"/>
            <w:right w:w="0" w:type="dxa"/>
          </w:tblCellMar>
        </w:tblPrEx>
        <w:trPr>
          <w:gridBefore w:val="1"/>
          <w:gridAfter w:val="1"/>
          <w:wBefore w:w="6" w:type="dxa"/>
          <w:wAfter w:w="9" w:type="dxa"/>
          <w:trHeight w:val="680" w:hRule="exact"/>
        </w:trPr>
        <w:tc>
          <w:tcPr>
            <w:tcW w:w="1819" w:type="dxa"/>
            <w:tcBorders>
              <w:top w:val="single" w:color="000000" w:sz="4" w:space="0"/>
              <w:left w:val="single" w:color="000000" w:sz="4" w:space="0"/>
              <w:bottom w:val="single" w:color="000000" w:sz="4" w:space="0"/>
              <w:right w:val="single" w:color="000000" w:sz="4" w:space="0"/>
            </w:tcBorders>
          </w:tcPr>
          <w:p w14:paraId="21BEE606">
            <w:pPr>
              <w:autoSpaceDE w:val="0"/>
              <w:autoSpaceDN w:val="0"/>
              <w:adjustRightInd w:val="0"/>
              <w:spacing w:before="6" w:line="280" w:lineRule="exact"/>
              <w:ind w:left="103"/>
              <w:jc w:val="left"/>
              <w:rPr>
                <w:kern w:val="0"/>
                <w:sz w:val="24"/>
              </w:rPr>
            </w:pPr>
            <w:r>
              <w:rPr>
                <w:kern w:val="0"/>
                <w:sz w:val="24"/>
              </w:rPr>
              <w:t>Provision space</w:t>
            </w:r>
          </w:p>
        </w:tc>
        <w:tc>
          <w:tcPr>
            <w:tcW w:w="6987" w:type="dxa"/>
            <w:tcBorders>
              <w:top w:val="single" w:color="000000" w:sz="4" w:space="0"/>
              <w:left w:val="single" w:color="000000" w:sz="4" w:space="0"/>
              <w:bottom w:val="single" w:color="000000" w:sz="4" w:space="0"/>
              <w:right w:val="single" w:color="000000" w:sz="4" w:space="0"/>
            </w:tcBorders>
          </w:tcPr>
          <w:p w14:paraId="3F0BB9E8">
            <w:pPr>
              <w:autoSpaceDE w:val="0"/>
              <w:autoSpaceDN w:val="0"/>
              <w:adjustRightInd w:val="0"/>
              <w:spacing w:before="6" w:line="280" w:lineRule="exact"/>
              <w:ind w:left="103"/>
              <w:jc w:val="left"/>
              <w:rPr>
                <w:kern w:val="0"/>
                <w:sz w:val="24"/>
              </w:rPr>
            </w:pPr>
            <w:r>
              <w:rPr>
                <w:kern w:val="0"/>
                <w:sz w:val="24"/>
              </w:rPr>
              <w:t>Dry provision store</w:t>
            </w:r>
          </w:p>
          <w:p w14:paraId="6C6539B3">
            <w:pPr>
              <w:autoSpaceDE w:val="0"/>
              <w:autoSpaceDN w:val="0"/>
              <w:adjustRightInd w:val="0"/>
              <w:spacing w:before="4" w:line="280" w:lineRule="exact"/>
              <w:ind w:left="103"/>
              <w:jc w:val="left"/>
              <w:rPr>
                <w:kern w:val="0"/>
                <w:sz w:val="24"/>
              </w:rPr>
            </w:pPr>
            <w:r>
              <w:rPr>
                <w:kern w:val="0"/>
                <w:sz w:val="24"/>
              </w:rPr>
              <w:t>Refrigerated provision stores</w:t>
            </w:r>
          </w:p>
        </w:tc>
      </w:tr>
      <w:tr w14:paraId="02473028">
        <w:tblPrEx>
          <w:tblCellMar>
            <w:top w:w="0" w:type="dxa"/>
            <w:left w:w="0" w:type="dxa"/>
            <w:bottom w:w="0" w:type="dxa"/>
            <w:right w:w="0" w:type="dxa"/>
          </w:tblCellMar>
        </w:tblPrEx>
        <w:trPr>
          <w:gridBefore w:val="1"/>
          <w:gridAfter w:val="1"/>
          <w:wBefore w:w="6" w:type="dxa"/>
          <w:wAfter w:w="9" w:type="dxa"/>
          <w:trHeight w:val="4191" w:hRule="exact"/>
        </w:trPr>
        <w:tc>
          <w:tcPr>
            <w:tcW w:w="1819" w:type="dxa"/>
            <w:tcBorders>
              <w:top w:val="single" w:color="000000" w:sz="4" w:space="0"/>
              <w:left w:val="single" w:color="000000" w:sz="4" w:space="0"/>
              <w:bottom w:val="single" w:color="000000" w:sz="4" w:space="0"/>
              <w:right w:val="single" w:color="000000" w:sz="4" w:space="0"/>
            </w:tcBorders>
          </w:tcPr>
          <w:p w14:paraId="022F1AD2">
            <w:pPr>
              <w:autoSpaceDE w:val="0"/>
              <w:autoSpaceDN w:val="0"/>
              <w:adjustRightInd w:val="0"/>
              <w:spacing w:before="6" w:line="280" w:lineRule="exact"/>
              <w:ind w:left="103"/>
              <w:jc w:val="left"/>
              <w:rPr>
                <w:kern w:val="0"/>
                <w:sz w:val="24"/>
              </w:rPr>
            </w:pPr>
            <w:r>
              <w:rPr>
                <w:kern w:val="0"/>
                <w:sz w:val="24"/>
              </w:rPr>
              <w:t>Sundry space</w:t>
            </w:r>
          </w:p>
        </w:tc>
        <w:tc>
          <w:tcPr>
            <w:tcW w:w="6987" w:type="dxa"/>
            <w:tcBorders>
              <w:top w:val="single" w:color="000000" w:sz="4" w:space="0"/>
              <w:left w:val="single" w:color="000000" w:sz="4" w:space="0"/>
              <w:bottom w:val="single" w:color="000000" w:sz="4" w:space="0"/>
              <w:right w:val="single" w:color="000000" w:sz="4" w:space="0"/>
            </w:tcBorders>
          </w:tcPr>
          <w:p w14:paraId="475EF5BA">
            <w:pPr>
              <w:spacing w:line="280" w:lineRule="exact"/>
              <w:ind w:firstLine="120" w:firstLineChars="50"/>
              <w:rPr>
                <w:kern w:val="0"/>
                <w:sz w:val="24"/>
              </w:rPr>
            </w:pPr>
            <w:r>
              <w:rPr>
                <w:rFonts w:hint="eastAsia"/>
                <w:kern w:val="0"/>
                <w:sz w:val="24"/>
              </w:rPr>
              <w:t>CO</w:t>
            </w:r>
            <w:r>
              <w:rPr>
                <w:kern w:val="0"/>
                <w:sz w:val="24"/>
                <w:vertAlign w:val="subscript"/>
              </w:rPr>
              <w:t>2</w:t>
            </w:r>
            <w:r>
              <w:rPr>
                <w:rFonts w:hint="eastAsia"/>
                <w:kern w:val="0"/>
                <w:sz w:val="24"/>
              </w:rPr>
              <w:t xml:space="preserve"> room</w:t>
            </w:r>
          </w:p>
          <w:p w14:paraId="6D64A0F7">
            <w:pPr>
              <w:tabs>
                <w:tab w:val="left" w:pos="1800"/>
              </w:tabs>
              <w:spacing w:line="280" w:lineRule="exact"/>
              <w:ind w:firstLine="120" w:firstLineChars="50"/>
              <w:rPr>
                <w:kern w:val="0"/>
                <w:sz w:val="24"/>
              </w:rPr>
            </w:pPr>
            <w:r>
              <w:rPr>
                <w:rFonts w:hint="eastAsia"/>
                <w:kern w:val="0"/>
                <w:sz w:val="24"/>
              </w:rPr>
              <w:t>Paint store</w:t>
            </w:r>
          </w:p>
          <w:p w14:paraId="0A8051FF">
            <w:pPr>
              <w:spacing w:line="280" w:lineRule="exact"/>
              <w:ind w:firstLine="120" w:firstLineChars="50"/>
              <w:rPr>
                <w:kern w:val="0"/>
                <w:sz w:val="24"/>
              </w:rPr>
            </w:pPr>
            <w:r>
              <w:rPr>
                <w:rFonts w:hint="eastAsia"/>
                <w:kern w:val="0"/>
                <w:sz w:val="24"/>
              </w:rPr>
              <w:t>Deck store</w:t>
            </w:r>
          </w:p>
          <w:p w14:paraId="1FB656D1">
            <w:pPr>
              <w:spacing w:line="280" w:lineRule="exact"/>
              <w:ind w:firstLine="120" w:firstLineChars="50"/>
              <w:rPr>
                <w:kern w:val="0"/>
                <w:sz w:val="24"/>
              </w:rPr>
            </w:pPr>
            <w:r>
              <w:rPr>
                <w:rFonts w:hint="eastAsia"/>
                <w:kern w:val="0"/>
                <w:sz w:val="24"/>
              </w:rPr>
              <w:t>Bosun store</w:t>
            </w:r>
          </w:p>
          <w:p w14:paraId="75836B21">
            <w:pPr>
              <w:spacing w:line="280" w:lineRule="exact"/>
              <w:ind w:firstLine="120" w:firstLineChars="50"/>
              <w:rPr>
                <w:kern w:val="0"/>
                <w:sz w:val="24"/>
              </w:rPr>
            </w:pPr>
            <w:r>
              <w:rPr>
                <w:rFonts w:hint="eastAsia"/>
                <w:kern w:val="0"/>
                <w:sz w:val="24"/>
              </w:rPr>
              <w:t>Safety equipment store</w:t>
            </w:r>
          </w:p>
          <w:p w14:paraId="64C1691A">
            <w:pPr>
              <w:spacing w:line="280" w:lineRule="exact"/>
              <w:ind w:firstLine="120" w:firstLineChars="50"/>
              <w:rPr>
                <w:kern w:val="0"/>
                <w:sz w:val="24"/>
              </w:rPr>
            </w:pPr>
            <w:r>
              <w:rPr>
                <w:rFonts w:hint="eastAsia"/>
                <w:kern w:val="0"/>
                <w:sz w:val="24"/>
              </w:rPr>
              <w:t>Rope store</w:t>
            </w:r>
          </w:p>
          <w:p w14:paraId="2DE0F045">
            <w:pPr>
              <w:spacing w:line="280" w:lineRule="exact"/>
              <w:ind w:firstLine="120" w:firstLineChars="50"/>
              <w:rPr>
                <w:kern w:val="0"/>
                <w:sz w:val="24"/>
              </w:rPr>
            </w:pPr>
            <w:r>
              <w:rPr>
                <w:rFonts w:hint="eastAsia"/>
                <w:kern w:val="0"/>
                <w:sz w:val="24"/>
              </w:rPr>
              <w:t>Bonded locker</w:t>
            </w:r>
          </w:p>
          <w:p w14:paraId="1D7908F6">
            <w:pPr>
              <w:spacing w:line="280" w:lineRule="exact"/>
              <w:ind w:firstLine="120" w:firstLineChars="50"/>
              <w:rPr>
                <w:kern w:val="0"/>
                <w:sz w:val="24"/>
              </w:rPr>
            </w:pPr>
            <w:r>
              <w:rPr>
                <w:kern w:val="0"/>
                <w:sz w:val="24"/>
              </w:rPr>
              <w:t>Oxygen</w:t>
            </w:r>
            <w:r>
              <w:rPr>
                <w:rFonts w:hint="eastAsia"/>
                <w:kern w:val="0"/>
                <w:sz w:val="24"/>
              </w:rPr>
              <w:t>/Acetylene bottle store</w:t>
            </w:r>
          </w:p>
          <w:p w14:paraId="37ED5A3C">
            <w:pPr>
              <w:spacing w:line="280" w:lineRule="exact"/>
              <w:ind w:firstLine="120" w:firstLineChars="50"/>
              <w:rPr>
                <w:kern w:val="0"/>
                <w:sz w:val="24"/>
              </w:rPr>
            </w:pPr>
            <w:r>
              <w:rPr>
                <w:rFonts w:hint="eastAsia"/>
                <w:kern w:val="0"/>
                <w:sz w:val="24"/>
              </w:rPr>
              <w:t>SOPEP store</w:t>
            </w:r>
          </w:p>
          <w:p w14:paraId="19CF8E9C">
            <w:pPr>
              <w:spacing w:line="280" w:lineRule="exact"/>
              <w:ind w:firstLine="120" w:firstLineChars="50"/>
              <w:rPr>
                <w:kern w:val="0"/>
                <w:sz w:val="24"/>
              </w:rPr>
            </w:pPr>
            <w:r>
              <w:rPr>
                <w:rFonts w:hint="eastAsia"/>
                <w:kern w:val="0"/>
                <w:sz w:val="24"/>
              </w:rPr>
              <w:t>Electrical equipment store</w:t>
            </w:r>
          </w:p>
          <w:p w14:paraId="3A417878">
            <w:pPr>
              <w:spacing w:line="280" w:lineRule="exact"/>
              <w:ind w:firstLine="120" w:firstLineChars="50"/>
              <w:rPr>
                <w:kern w:val="0"/>
                <w:sz w:val="24"/>
              </w:rPr>
            </w:pPr>
            <w:r>
              <w:rPr>
                <w:rFonts w:hint="eastAsia"/>
                <w:kern w:val="0"/>
                <w:sz w:val="24"/>
              </w:rPr>
              <w:t>Battery store</w:t>
            </w:r>
          </w:p>
          <w:p w14:paraId="73EE61A1">
            <w:pPr>
              <w:spacing w:line="280" w:lineRule="exact"/>
              <w:ind w:firstLine="120" w:firstLineChars="50"/>
              <w:rPr>
                <w:kern w:val="0"/>
                <w:sz w:val="24"/>
              </w:rPr>
            </w:pPr>
            <w:r>
              <w:rPr>
                <w:rFonts w:hint="eastAsia"/>
                <w:kern w:val="0"/>
                <w:sz w:val="24"/>
              </w:rPr>
              <w:t>Garbage store</w:t>
            </w:r>
          </w:p>
          <w:p w14:paraId="341B7265">
            <w:pPr>
              <w:spacing w:line="280" w:lineRule="exact"/>
              <w:ind w:firstLine="120" w:firstLineChars="50"/>
              <w:rPr>
                <w:kern w:val="0"/>
                <w:sz w:val="24"/>
              </w:rPr>
            </w:pPr>
            <w:r>
              <w:rPr>
                <w:rFonts w:hint="eastAsia"/>
                <w:kern w:val="0"/>
                <w:sz w:val="24"/>
              </w:rPr>
              <w:t>Bonded store</w:t>
            </w:r>
          </w:p>
          <w:p w14:paraId="768B8E82">
            <w:pPr>
              <w:spacing w:line="280" w:lineRule="exact"/>
              <w:ind w:firstLine="120" w:firstLineChars="50"/>
              <w:rPr>
                <w:kern w:val="0"/>
                <w:sz w:val="24"/>
              </w:rPr>
            </w:pPr>
            <w:r>
              <w:rPr>
                <w:rFonts w:hint="eastAsia"/>
                <w:kern w:val="0"/>
                <w:sz w:val="24"/>
              </w:rPr>
              <w:t>Linen store and other lockers</w:t>
            </w:r>
          </w:p>
          <w:p w14:paraId="089D7006">
            <w:pPr>
              <w:autoSpaceDE w:val="0"/>
              <w:autoSpaceDN w:val="0"/>
              <w:adjustRightInd w:val="0"/>
              <w:spacing w:line="280" w:lineRule="exact"/>
              <w:ind w:left="103"/>
              <w:jc w:val="left"/>
              <w:rPr>
                <w:kern w:val="0"/>
                <w:sz w:val="24"/>
              </w:rPr>
            </w:pPr>
          </w:p>
        </w:tc>
      </w:tr>
    </w:tbl>
    <w:p w14:paraId="07E6D42E">
      <w:pPr>
        <w:autoSpaceDE w:val="0"/>
        <w:autoSpaceDN w:val="0"/>
        <w:adjustRightInd w:val="0"/>
        <w:spacing w:line="200" w:lineRule="exact"/>
        <w:jc w:val="left"/>
        <w:rPr>
          <w:rFonts w:ascii="Arial" w:hAnsi="Arial" w:cs="Arial"/>
          <w:kern w:val="0"/>
          <w:sz w:val="20"/>
          <w:szCs w:val="20"/>
        </w:rPr>
      </w:pPr>
    </w:p>
    <w:p w14:paraId="71AC0DF9">
      <w:pPr>
        <w:autoSpaceDE w:val="0"/>
        <w:autoSpaceDN w:val="0"/>
        <w:adjustRightInd w:val="0"/>
        <w:spacing w:line="200" w:lineRule="exact"/>
        <w:ind w:left="937" w:leftChars="446"/>
        <w:jc w:val="left"/>
        <w:rPr>
          <w:b/>
          <w:i/>
          <w:kern w:val="0"/>
          <w:sz w:val="24"/>
        </w:rPr>
      </w:pPr>
      <w:r>
        <w:rPr>
          <w:rFonts w:hint="eastAsia"/>
          <w:b/>
          <w:i/>
          <w:kern w:val="0"/>
          <w:sz w:val="24"/>
        </w:rPr>
        <w:t>R</w:t>
      </w:r>
      <w:r>
        <w:rPr>
          <w:b/>
          <w:i/>
          <w:kern w:val="0"/>
          <w:sz w:val="24"/>
        </w:rPr>
        <w:t>ecreation room</w:t>
      </w:r>
      <w:r>
        <w:rPr>
          <w:rFonts w:hint="eastAsia"/>
          <w:b/>
          <w:i/>
          <w:kern w:val="0"/>
          <w:sz w:val="24"/>
        </w:rPr>
        <w:t xml:space="preserve"> will </w:t>
      </w:r>
      <w:r>
        <w:rPr>
          <w:b/>
          <w:i/>
          <w:kern w:val="0"/>
          <w:sz w:val="24"/>
        </w:rPr>
        <w:t>use as smoking area</w:t>
      </w:r>
      <w:r>
        <w:rPr>
          <w:rFonts w:hint="eastAsia"/>
          <w:b/>
          <w:i/>
          <w:kern w:val="0"/>
          <w:sz w:val="24"/>
        </w:rPr>
        <w:t xml:space="preserve"> with </w:t>
      </w:r>
      <w:r>
        <w:rPr>
          <w:b/>
          <w:i/>
          <w:kern w:val="0"/>
          <w:sz w:val="24"/>
        </w:rPr>
        <w:t>an exhaust equal to about 12 air changes an hour.</w:t>
      </w:r>
    </w:p>
    <w:p w14:paraId="6A41FBEA">
      <w:pPr>
        <w:autoSpaceDE w:val="0"/>
        <w:autoSpaceDN w:val="0"/>
        <w:adjustRightInd w:val="0"/>
        <w:spacing w:line="200" w:lineRule="exact"/>
        <w:jc w:val="left"/>
        <w:rPr>
          <w:rFonts w:ascii="Arial" w:hAnsi="Arial" w:cs="Arial"/>
          <w:kern w:val="0"/>
          <w:sz w:val="20"/>
          <w:szCs w:val="20"/>
        </w:rPr>
      </w:pPr>
    </w:p>
    <w:p w14:paraId="2F98C0E2">
      <w:pPr>
        <w:pStyle w:val="58"/>
        <w:numPr>
          <w:ilvl w:val="3"/>
          <w:numId w:val="21"/>
        </w:numPr>
        <w:tabs>
          <w:tab w:val="left" w:pos="1000"/>
        </w:tabs>
        <w:autoSpaceDE w:val="0"/>
        <w:autoSpaceDN w:val="0"/>
        <w:adjustRightInd w:val="0"/>
        <w:ind w:firstLineChars="0"/>
        <w:jc w:val="left"/>
        <w:rPr>
          <w:kern w:val="0"/>
          <w:sz w:val="24"/>
        </w:rPr>
      </w:pPr>
      <w:r>
        <w:rPr>
          <w:rFonts w:hint="eastAsia"/>
          <w:kern w:val="0"/>
          <w:sz w:val="24"/>
        </w:rPr>
        <w:t xml:space="preserve"> </w:t>
      </w:r>
      <w:r>
        <w:rPr>
          <w:kern w:val="0"/>
          <w:sz w:val="24"/>
        </w:rPr>
        <w:t>Anti-Pira</w:t>
      </w:r>
      <w:r>
        <w:rPr>
          <w:rFonts w:hint="eastAsia"/>
          <w:kern w:val="0"/>
          <w:sz w:val="24"/>
        </w:rPr>
        <w:t>te</w:t>
      </w:r>
      <w:r>
        <w:rPr>
          <w:kern w:val="0"/>
          <w:sz w:val="24"/>
        </w:rPr>
        <w:t xml:space="preserve"> Citadel</w:t>
      </w:r>
    </w:p>
    <w:p w14:paraId="1BFED905">
      <w:pPr>
        <w:autoSpaceDE w:val="0"/>
        <w:autoSpaceDN w:val="0"/>
        <w:adjustRightInd w:val="0"/>
        <w:spacing w:line="243" w:lineRule="auto"/>
        <w:ind w:left="1012"/>
        <w:rPr>
          <w:kern w:val="0"/>
          <w:sz w:val="24"/>
        </w:rPr>
      </w:pPr>
    </w:p>
    <w:p w14:paraId="3177A601">
      <w:pPr>
        <w:autoSpaceDE w:val="0"/>
        <w:autoSpaceDN w:val="0"/>
        <w:adjustRightInd w:val="0"/>
        <w:spacing w:line="243" w:lineRule="auto"/>
        <w:ind w:left="1012"/>
        <w:rPr>
          <w:kern w:val="0"/>
          <w:sz w:val="24"/>
        </w:rPr>
      </w:pPr>
      <w:r>
        <w:rPr>
          <w:rFonts w:hint="eastAsia"/>
          <w:kern w:val="0"/>
          <w:sz w:val="24"/>
        </w:rPr>
        <w:t xml:space="preserve">A citadel to be provided in steering gear room withpermanently installed </w:t>
      </w:r>
      <w:r>
        <w:rPr>
          <w:kern w:val="0"/>
          <w:sz w:val="24"/>
        </w:rPr>
        <w:t>ventilation</w:t>
      </w:r>
      <w:r>
        <w:rPr>
          <w:rFonts w:hint="eastAsia"/>
          <w:kern w:val="0"/>
          <w:sz w:val="24"/>
        </w:rPr>
        <w:t xml:space="preserve">, potable water, </w:t>
      </w:r>
      <w:r>
        <w:rPr>
          <w:b/>
          <w:i/>
          <w:kern w:val="0"/>
          <w:sz w:val="24"/>
        </w:rPr>
        <w:t>steel door with anti-piracy device</w:t>
      </w:r>
      <w:r>
        <w:rPr>
          <w:rFonts w:hint="eastAsia"/>
          <w:b/>
          <w:i/>
          <w:kern w:val="0"/>
          <w:sz w:val="24"/>
        </w:rPr>
        <w:t xml:space="preserve">and </w:t>
      </w:r>
      <w:r>
        <w:rPr>
          <w:rFonts w:hint="eastAsia"/>
          <w:kern w:val="0"/>
          <w:sz w:val="24"/>
        </w:rPr>
        <w:t>VSAT cable.</w:t>
      </w:r>
    </w:p>
    <w:p w14:paraId="693F899F">
      <w:pPr>
        <w:autoSpaceDE w:val="0"/>
        <w:autoSpaceDN w:val="0"/>
        <w:adjustRightInd w:val="0"/>
        <w:spacing w:line="243" w:lineRule="auto"/>
        <w:ind w:left="1012"/>
        <w:rPr>
          <w:kern w:val="0"/>
          <w:sz w:val="24"/>
        </w:rPr>
      </w:pPr>
    </w:p>
    <w:p w14:paraId="4A4AC0D3">
      <w:pPr>
        <w:autoSpaceDE w:val="0"/>
        <w:autoSpaceDN w:val="0"/>
        <w:adjustRightInd w:val="0"/>
        <w:spacing w:line="243" w:lineRule="auto"/>
        <w:ind w:left="1012"/>
        <w:rPr>
          <w:kern w:val="0"/>
          <w:sz w:val="24"/>
        </w:rPr>
      </w:pPr>
    </w:p>
    <w:p w14:paraId="08103900">
      <w:pPr>
        <w:autoSpaceDE w:val="0"/>
        <w:autoSpaceDN w:val="0"/>
        <w:adjustRightInd w:val="0"/>
        <w:spacing w:line="243" w:lineRule="auto"/>
        <w:ind w:left="1012"/>
        <w:rPr>
          <w:kern w:val="0"/>
          <w:sz w:val="24"/>
        </w:rPr>
      </w:pPr>
      <w:r>
        <w:rPr>
          <w:kern w:val="0"/>
          <w:sz w:val="24"/>
        </w:rPr>
        <w:t>Portable toilet, portable battery lantern</w:t>
      </w:r>
      <w:r>
        <w:rPr>
          <w:rFonts w:hint="eastAsia"/>
        </w:rPr>
        <w:t xml:space="preserve">, </w:t>
      </w:r>
      <w:r>
        <w:rPr>
          <w:b/>
          <w:i/>
        </w:rPr>
        <w:t xml:space="preserve">VSAT, medical first aid kit, emergency food and blanket </w:t>
      </w:r>
      <w:r>
        <w:rPr>
          <w:rFonts w:hint="eastAsia"/>
          <w:kern w:val="0"/>
          <w:sz w:val="24"/>
        </w:rPr>
        <w:t>antenna of the Iridium radio which to be supplied by Buyer.</w:t>
      </w:r>
    </w:p>
    <w:p w14:paraId="769F5693">
      <w:pPr>
        <w:autoSpaceDE w:val="0"/>
        <w:autoSpaceDN w:val="0"/>
        <w:adjustRightInd w:val="0"/>
        <w:spacing w:line="243" w:lineRule="auto"/>
        <w:ind w:left="1012"/>
        <w:rPr>
          <w:kern w:val="0"/>
          <w:sz w:val="24"/>
        </w:rPr>
      </w:pPr>
    </w:p>
    <w:p w14:paraId="4F457C7F">
      <w:pPr>
        <w:autoSpaceDE w:val="0"/>
        <w:autoSpaceDN w:val="0"/>
        <w:adjustRightInd w:val="0"/>
        <w:spacing w:line="243" w:lineRule="auto"/>
        <w:ind w:left="1012"/>
        <w:rPr>
          <w:kern w:val="0"/>
          <w:sz w:val="24"/>
        </w:rPr>
      </w:pPr>
    </w:p>
    <w:p w14:paraId="66827843">
      <w:pPr>
        <w:autoSpaceDE w:val="0"/>
        <w:autoSpaceDN w:val="0"/>
        <w:adjustRightInd w:val="0"/>
        <w:spacing w:line="200" w:lineRule="exact"/>
        <w:jc w:val="left"/>
        <w:rPr>
          <w:kern w:val="0"/>
          <w:sz w:val="24"/>
        </w:rPr>
      </w:pPr>
    </w:p>
    <w:p w14:paraId="5081603C">
      <w:pPr>
        <w:pStyle w:val="4"/>
        <w:spacing w:before="0" w:after="0"/>
        <w:rPr>
          <w:rFonts w:cs="Arial"/>
        </w:rPr>
      </w:pPr>
      <w:bookmarkStart w:id="135" w:name="_Toc50573611"/>
      <w:r>
        <w:rPr>
          <w:rFonts w:hint="eastAsia" w:cs="Arial"/>
        </w:rPr>
        <w:t>3.1.</w:t>
      </w:r>
      <w:r>
        <w:rPr>
          <w:rFonts w:cs="Arial"/>
        </w:rPr>
        <w:t>3</w:t>
      </w:r>
      <w:r>
        <w:rPr>
          <w:rFonts w:cs="Arial"/>
        </w:rPr>
        <w:tab/>
      </w:r>
      <w:r>
        <w:rPr>
          <w:rFonts w:cs="Arial"/>
        </w:rPr>
        <w:t>NAME PLATE &amp; IDENTIFICATION</w:t>
      </w:r>
      <w:bookmarkEnd w:id="135"/>
    </w:p>
    <w:p w14:paraId="2B4E80B0">
      <w:pPr>
        <w:autoSpaceDE w:val="0"/>
        <w:autoSpaceDN w:val="0"/>
        <w:adjustRightInd w:val="0"/>
        <w:spacing w:before="2" w:line="240" w:lineRule="exact"/>
        <w:jc w:val="left"/>
        <w:rPr>
          <w:rFonts w:ascii="Arial" w:hAnsi="Arial" w:cs="Arial"/>
          <w:kern w:val="0"/>
          <w:sz w:val="24"/>
        </w:rPr>
      </w:pPr>
    </w:p>
    <w:p w14:paraId="3B7F85F2">
      <w:pPr>
        <w:autoSpaceDE w:val="0"/>
        <w:autoSpaceDN w:val="0"/>
        <w:adjustRightInd w:val="0"/>
        <w:ind w:left="1012"/>
        <w:jc w:val="left"/>
        <w:rPr>
          <w:kern w:val="0"/>
          <w:sz w:val="24"/>
        </w:rPr>
      </w:pPr>
      <w:r>
        <w:rPr>
          <w:kern w:val="0"/>
          <w:sz w:val="24"/>
        </w:rPr>
        <w:t>Na</w:t>
      </w:r>
      <w:r>
        <w:rPr>
          <w:spacing w:val="-2"/>
          <w:kern w:val="0"/>
          <w:sz w:val="24"/>
        </w:rPr>
        <w:t>m</w:t>
      </w:r>
      <w:r>
        <w:rPr>
          <w:kern w:val="0"/>
          <w:sz w:val="24"/>
        </w:rPr>
        <w:t>e plate &amp; identification shall be provided as follows:</w:t>
      </w:r>
    </w:p>
    <w:p w14:paraId="4F8A4493">
      <w:pPr>
        <w:autoSpaceDE w:val="0"/>
        <w:autoSpaceDN w:val="0"/>
        <w:adjustRightInd w:val="0"/>
        <w:spacing w:before="9" w:line="280" w:lineRule="exact"/>
        <w:jc w:val="left"/>
        <w:rPr>
          <w:kern w:val="0"/>
          <w:sz w:val="28"/>
          <w:szCs w:val="28"/>
        </w:rPr>
      </w:pPr>
    </w:p>
    <w:tbl>
      <w:tblPr>
        <w:tblStyle w:val="40"/>
        <w:tblW w:w="0" w:type="auto"/>
        <w:tblInd w:w="963" w:type="dxa"/>
        <w:tblLayout w:type="fixed"/>
        <w:tblCellMar>
          <w:top w:w="0" w:type="dxa"/>
          <w:left w:w="0" w:type="dxa"/>
          <w:bottom w:w="0" w:type="dxa"/>
          <w:right w:w="0" w:type="dxa"/>
        </w:tblCellMar>
      </w:tblPr>
      <w:tblGrid>
        <w:gridCol w:w="2411"/>
        <w:gridCol w:w="3907"/>
        <w:gridCol w:w="2471"/>
      </w:tblGrid>
      <w:tr w14:paraId="6B9488B9">
        <w:tblPrEx>
          <w:tblCellMar>
            <w:top w:w="0" w:type="dxa"/>
            <w:left w:w="0" w:type="dxa"/>
            <w:bottom w:w="0" w:type="dxa"/>
            <w:right w:w="0" w:type="dxa"/>
          </w:tblCellMar>
        </w:tblPrEx>
        <w:trPr>
          <w:trHeight w:val="336" w:hRule="exact"/>
        </w:trPr>
        <w:tc>
          <w:tcPr>
            <w:tcW w:w="2411" w:type="dxa"/>
            <w:tcBorders>
              <w:top w:val="single" w:color="000000" w:sz="6" w:space="0"/>
              <w:left w:val="single" w:color="000000" w:sz="4" w:space="0"/>
              <w:bottom w:val="single" w:color="000000" w:sz="6" w:space="0"/>
              <w:right w:val="single" w:color="000000" w:sz="4" w:space="0"/>
            </w:tcBorders>
          </w:tcPr>
          <w:p w14:paraId="12DF5D3A">
            <w:pPr>
              <w:autoSpaceDE w:val="0"/>
              <w:autoSpaceDN w:val="0"/>
              <w:adjustRightInd w:val="0"/>
              <w:spacing w:before="30" w:line="280" w:lineRule="exact"/>
              <w:ind w:left="92" w:leftChars="44"/>
              <w:jc w:val="left"/>
              <w:rPr>
                <w:kern w:val="0"/>
                <w:sz w:val="24"/>
              </w:rPr>
            </w:pPr>
            <w:r>
              <w:rPr>
                <w:kern w:val="0"/>
                <w:sz w:val="24"/>
              </w:rPr>
              <w:t>Material</w:t>
            </w:r>
          </w:p>
        </w:tc>
        <w:tc>
          <w:tcPr>
            <w:tcW w:w="3907" w:type="dxa"/>
            <w:tcBorders>
              <w:top w:val="single" w:color="000000" w:sz="6" w:space="0"/>
              <w:left w:val="single" w:color="000000" w:sz="4" w:space="0"/>
              <w:bottom w:val="single" w:color="000000" w:sz="6" w:space="0"/>
              <w:right w:val="single" w:color="000000" w:sz="4" w:space="0"/>
            </w:tcBorders>
          </w:tcPr>
          <w:p w14:paraId="7D24AC80">
            <w:pPr>
              <w:autoSpaceDE w:val="0"/>
              <w:autoSpaceDN w:val="0"/>
              <w:adjustRightInd w:val="0"/>
              <w:spacing w:before="30" w:line="280" w:lineRule="exact"/>
              <w:jc w:val="center"/>
              <w:rPr>
                <w:kern w:val="0"/>
                <w:sz w:val="24"/>
              </w:rPr>
            </w:pPr>
            <w:r>
              <w:rPr>
                <w:kern w:val="0"/>
                <w:sz w:val="24"/>
              </w:rPr>
              <w:t>Location</w:t>
            </w:r>
          </w:p>
        </w:tc>
        <w:tc>
          <w:tcPr>
            <w:tcW w:w="2471" w:type="dxa"/>
            <w:tcBorders>
              <w:top w:val="single" w:color="000000" w:sz="6" w:space="0"/>
              <w:left w:val="single" w:color="000000" w:sz="4" w:space="0"/>
              <w:bottom w:val="single" w:color="000000" w:sz="6" w:space="0"/>
              <w:right w:val="single" w:color="000000" w:sz="4" w:space="0"/>
            </w:tcBorders>
          </w:tcPr>
          <w:p w14:paraId="7C00D43B">
            <w:pPr>
              <w:autoSpaceDE w:val="0"/>
              <w:autoSpaceDN w:val="0"/>
              <w:adjustRightInd w:val="0"/>
              <w:spacing w:before="30" w:line="280" w:lineRule="exact"/>
              <w:jc w:val="center"/>
              <w:rPr>
                <w:kern w:val="0"/>
                <w:sz w:val="24"/>
              </w:rPr>
            </w:pPr>
            <w:r>
              <w:rPr>
                <w:kern w:val="0"/>
                <w:sz w:val="24"/>
              </w:rPr>
              <w:t>Letter</w:t>
            </w:r>
          </w:p>
        </w:tc>
      </w:tr>
      <w:tr w14:paraId="20A619CE">
        <w:tblPrEx>
          <w:tblCellMar>
            <w:top w:w="0" w:type="dxa"/>
            <w:left w:w="0" w:type="dxa"/>
            <w:bottom w:w="0" w:type="dxa"/>
            <w:right w:w="0" w:type="dxa"/>
          </w:tblCellMar>
        </w:tblPrEx>
        <w:trPr>
          <w:trHeight w:val="575" w:hRule="exact"/>
        </w:trPr>
        <w:tc>
          <w:tcPr>
            <w:tcW w:w="2411" w:type="dxa"/>
            <w:tcBorders>
              <w:top w:val="single" w:color="000000" w:sz="6" w:space="0"/>
              <w:left w:val="single" w:color="000000" w:sz="4" w:space="0"/>
              <w:bottom w:val="single" w:color="000000" w:sz="6" w:space="0"/>
              <w:right w:val="single" w:color="000000" w:sz="4" w:space="0"/>
            </w:tcBorders>
          </w:tcPr>
          <w:p w14:paraId="78D00348">
            <w:pPr>
              <w:autoSpaceDE w:val="0"/>
              <w:autoSpaceDN w:val="0"/>
              <w:adjustRightInd w:val="0"/>
              <w:spacing w:before="9" w:line="280" w:lineRule="exact"/>
              <w:ind w:left="92" w:leftChars="44"/>
              <w:jc w:val="left"/>
              <w:rPr>
                <w:kern w:val="0"/>
                <w:sz w:val="24"/>
              </w:rPr>
            </w:pPr>
            <w:r>
              <w:rPr>
                <w:b/>
                <w:i/>
                <w:kern w:val="0"/>
                <w:sz w:val="24"/>
              </w:rPr>
              <w:t>Stainless plate</w:t>
            </w:r>
          </w:p>
        </w:tc>
        <w:tc>
          <w:tcPr>
            <w:tcW w:w="3907" w:type="dxa"/>
            <w:tcBorders>
              <w:top w:val="single" w:color="000000" w:sz="6" w:space="0"/>
              <w:left w:val="single" w:color="000000" w:sz="4" w:space="0"/>
              <w:bottom w:val="single" w:color="000000" w:sz="6" w:space="0"/>
              <w:right w:val="single" w:color="000000" w:sz="4" w:space="0"/>
            </w:tcBorders>
          </w:tcPr>
          <w:p w14:paraId="01452A6C">
            <w:pPr>
              <w:autoSpaceDE w:val="0"/>
              <w:autoSpaceDN w:val="0"/>
              <w:adjustRightInd w:val="0"/>
              <w:spacing w:before="4" w:line="280" w:lineRule="exact"/>
              <w:ind w:left="130" w:leftChars="62"/>
              <w:jc w:val="left"/>
              <w:rPr>
                <w:kern w:val="0"/>
                <w:sz w:val="24"/>
              </w:rPr>
            </w:pPr>
            <w:r>
              <w:rPr>
                <w:kern w:val="0"/>
                <w:sz w:val="24"/>
              </w:rPr>
              <w:t>Na</w:t>
            </w:r>
            <w:r>
              <w:rPr>
                <w:spacing w:val="-2"/>
                <w:kern w:val="0"/>
                <w:sz w:val="24"/>
              </w:rPr>
              <w:t>m</w:t>
            </w:r>
            <w:r>
              <w:rPr>
                <w:kern w:val="0"/>
                <w:sz w:val="24"/>
              </w:rPr>
              <w:t>e plate of roo</w:t>
            </w:r>
            <w:r>
              <w:rPr>
                <w:spacing w:val="-2"/>
                <w:kern w:val="0"/>
                <w:sz w:val="24"/>
              </w:rPr>
              <w:t>m</w:t>
            </w:r>
            <w:r>
              <w:rPr>
                <w:kern w:val="0"/>
                <w:sz w:val="24"/>
              </w:rPr>
              <w:t>, guide</w:t>
            </w:r>
            <w:r>
              <w:rPr>
                <w:rFonts w:hint="eastAsia"/>
                <w:kern w:val="0"/>
                <w:sz w:val="24"/>
              </w:rPr>
              <w:t xml:space="preserve"> p</w:t>
            </w:r>
            <w:r>
              <w:rPr>
                <w:kern w:val="0"/>
                <w:sz w:val="24"/>
              </w:rPr>
              <w:t xml:space="preserve">late (in </w:t>
            </w:r>
            <w:r>
              <w:rPr>
                <w:rFonts w:hint="eastAsia"/>
                <w:kern w:val="0"/>
                <w:sz w:val="24"/>
              </w:rPr>
              <w:t>living</w:t>
            </w:r>
            <w:r>
              <w:rPr>
                <w:kern w:val="0"/>
                <w:sz w:val="24"/>
              </w:rPr>
              <w:t xml:space="preserve"> quarter)</w:t>
            </w:r>
          </w:p>
        </w:tc>
        <w:tc>
          <w:tcPr>
            <w:tcW w:w="2471" w:type="dxa"/>
            <w:tcBorders>
              <w:top w:val="single" w:color="000000" w:sz="6" w:space="0"/>
              <w:left w:val="single" w:color="000000" w:sz="4" w:space="0"/>
              <w:bottom w:val="single" w:color="000000" w:sz="6" w:space="0"/>
              <w:right w:val="single" w:color="000000" w:sz="4" w:space="0"/>
            </w:tcBorders>
          </w:tcPr>
          <w:p w14:paraId="5D5A25DE">
            <w:pPr>
              <w:autoSpaceDE w:val="0"/>
              <w:autoSpaceDN w:val="0"/>
              <w:adjustRightInd w:val="0"/>
              <w:spacing w:before="9" w:line="280" w:lineRule="exact"/>
              <w:jc w:val="center"/>
              <w:rPr>
                <w:kern w:val="0"/>
                <w:sz w:val="24"/>
              </w:rPr>
            </w:pPr>
            <w:r>
              <w:rPr>
                <w:kern w:val="0"/>
                <w:sz w:val="24"/>
              </w:rPr>
              <w:t>English</w:t>
            </w:r>
          </w:p>
        </w:tc>
      </w:tr>
      <w:tr w14:paraId="47124703">
        <w:tblPrEx>
          <w:tblCellMar>
            <w:top w:w="0" w:type="dxa"/>
            <w:left w:w="0" w:type="dxa"/>
            <w:bottom w:w="0" w:type="dxa"/>
            <w:right w:w="0" w:type="dxa"/>
          </w:tblCellMar>
        </w:tblPrEx>
        <w:trPr>
          <w:trHeight w:val="575" w:hRule="exact"/>
        </w:trPr>
        <w:tc>
          <w:tcPr>
            <w:tcW w:w="2411" w:type="dxa"/>
            <w:tcBorders>
              <w:top w:val="single" w:color="000000" w:sz="6" w:space="0"/>
              <w:left w:val="single" w:color="000000" w:sz="4" w:space="0"/>
              <w:bottom w:val="single" w:color="000000" w:sz="6" w:space="0"/>
              <w:right w:val="single" w:color="000000" w:sz="4" w:space="0"/>
            </w:tcBorders>
          </w:tcPr>
          <w:p w14:paraId="6000A364">
            <w:pPr>
              <w:autoSpaceDE w:val="0"/>
              <w:autoSpaceDN w:val="0"/>
              <w:adjustRightInd w:val="0"/>
              <w:spacing w:before="9" w:line="280" w:lineRule="exact"/>
              <w:ind w:left="92" w:leftChars="44"/>
              <w:jc w:val="left"/>
              <w:rPr>
                <w:kern w:val="0"/>
                <w:sz w:val="24"/>
              </w:rPr>
            </w:pPr>
            <w:r>
              <w:rPr>
                <w:kern w:val="0"/>
                <w:sz w:val="24"/>
              </w:rPr>
              <w:t>Stainless plate</w:t>
            </w:r>
          </w:p>
        </w:tc>
        <w:tc>
          <w:tcPr>
            <w:tcW w:w="3907" w:type="dxa"/>
            <w:tcBorders>
              <w:top w:val="single" w:color="000000" w:sz="6" w:space="0"/>
              <w:left w:val="single" w:color="000000" w:sz="4" w:space="0"/>
              <w:bottom w:val="single" w:color="000000" w:sz="6" w:space="0"/>
              <w:right w:val="single" w:color="000000" w:sz="4" w:space="0"/>
            </w:tcBorders>
          </w:tcPr>
          <w:p w14:paraId="62E2A30B">
            <w:pPr>
              <w:autoSpaceDE w:val="0"/>
              <w:autoSpaceDN w:val="0"/>
              <w:adjustRightInd w:val="0"/>
              <w:spacing w:before="9" w:line="280" w:lineRule="exact"/>
              <w:ind w:left="130" w:leftChars="62"/>
              <w:jc w:val="left"/>
              <w:rPr>
                <w:kern w:val="0"/>
                <w:sz w:val="24"/>
              </w:rPr>
            </w:pPr>
            <w:r>
              <w:rPr>
                <w:kern w:val="0"/>
                <w:sz w:val="24"/>
              </w:rPr>
              <w:t>Na</w:t>
            </w:r>
            <w:r>
              <w:rPr>
                <w:spacing w:val="-2"/>
                <w:kern w:val="0"/>
                <w:sz w:val="24"/>
              </w:rPr>
              <w:t>m</w:t>
            </w:r>
            <w:r>
              <w:rPr>
                <w:kern w:val="0"/>
                <w:sz w:val="24"/>
              </w:rPr>
              <w:t>e plate of room</w:t>
            </w:r>
          </w:p>
          <w:p w14:paraId="5930A461">
            <w:pPr>
              <w:autoSpaceDE w:val="0"/>
              <w:autoSpaceDN w:val="0"/>
              <w:adjustRightInd w:val="0"/>
              <w:spacing w:before="4" w:line="280" w:lineRule="exact"/>
              <w:ind w:left="130" w:leftChars="62"/>
              <w:jc w:val="left"/>
              <w:rPr>
                <w:kern w:val="0"/>
                <w:sz w:val="24"/>
              </w:rPr>
            </w:pPr>
            <w:r>
              <w:rPr>
                <w:kern w:val="0"/>
                <w:sz w:val="24"/>
              </w:rPr>
              <w:t>(exposed to weather)</w:t>
            </w:r>
          </w:p>
        </w:tc>
        <w:tc>
          <w:tcPr>
            <w:tcW w:w="2471" w:type="dxa"/>
            <w:tcBorders>
              <w:top w:val="single" w:color="000000" w:sz="6" w:space="0"/>
              <w:left w:val="single" w:color="000000" w:sz="4" w:space="0"/>
              <w:bottom w:val="single" w:color="000000" w:sz="6" w:space="0"/>
              <w:right w:val="single" w:color="000000" w:sz="4" w:space="0"/>
            </w:tcBorders>
          </w:tcPr>
          <w:p w14:paraId="5849BE59">
            <w:pPr>
              <w:autoSpaceDE w:val="0"/>
              <w:autoSpaceDN w:val="0"/>
              <w:adjustRightInd w:val="0"/>
              <w:spacing w:before="9" w:line="280" w:lineRule="exact"/>
              <w:jc w:val="center"/>
              <w:rPr>
                <w:kern w:val="0"/>
                <w:sz w:val="24"/>
              </w:rPr>
            </w:pPr>
            <w:r>
              <w:rPr>
                <w:kern w:val="0"/>
                <w:sz w:val="24"/>
              </w:rPr>
              <w:t>English</w:t>
            </w:r>
          </w:p>
        </w:tc>
      </w:tr>
      <w:tr w14:paraId="53904743">
        <w:tblPrEx>
          <w:tblCellMar>
            <w:top w:w="0" w:type="dxa"/>
            <w:left w:w="0" w:type="dxa"/>
            <w:bottom w:w="0" w:type="dxa"/>
            <w:right w:w="0" w:type="dxa"/>
          </w:tblCellMar>
        </w:tblPrEx>
        <w:trPr>
          <w:trHeight w:val="618" w:hRule="exact"/>
        </w:trPr>
        <w:tc>
          <w:tcPr>
            <w:tcW w:w="2411" w:type="dxa"/>
            <w:tcBorders>
              <w:top w:val="single" w:color="000000" w:sz="6" w:space="0"/>
              <w:left w:val="single" w:color="000000" w:sz="4" w:space="0"/>
              <w:bottom w:val="single" w:color="000000" w:sz="4" w:space="0"/>
              <w:right w:val="single" w:color="000000" w:sz="4" w:space="0"/>
            </w:tcBorders>
          </w:tcPr>
          <w:p w14:paraId="1FE06DA1">
            <w:pPr>
              <w:autoSpaceDE w:val="0"/>
              <w:autoSpaceDN w:val="0"/>
              <w:adjustRightInd w:val="0"/>
              <w:spacing w:before="9" w:line="280" w:lineRule="exact"/>
              <w:ind w:left="92" w:leftChars="44"/>
              <w:jc w:val="left"/>
              <w:rPr>
                <w:kern w:val="0"/>
                <w:sz w:val="24"/>
              </w:rPr>
            </w:pPr>
            <w:r>
              <w:rPr>
                <w:kern w:val="0"/>
                <w:sz w:val="24"/>
              </w:rPr>
              <w:t>Plastic plate</w:t>
            </w:r>
          </w:p>
        </w:tc>
        <w:tc>
          <w:tcPr>
            <w:tcW w:w="3907" w:type="dxa"/>
            <w:tcBorders>
              <w:top w:val="single" w:color="000000" w:sz="6" w:space="0"/>
              <w:left w:val="single" w:color="000000" w:sz="4" w:space="0"/>
              <w:bottom w:val="single" w:color="000000" w:sz="4" w:space="0"/>
              <w:right w:val="single" w:color="000000" w:sz="4" w:space="0"/>
            </w:tcBorders>
          </w:tcPr>
          <w:p w14:paraId="2F0DF836">
            <w:pPr>
              <w:autoSpaceDE w:val="0"/>
              <w:autoSpaceDN w:val="0"/>
              <w:adjustRightInd w:val="0"/>
              <w:spacing w:before="9" w:line="280" w:lineRule="exact"/>
              <w:ind w:left="128" w:leftChars="61"/>
              <w:jc w:val="left"/>
              <w:rPr>
                <w:kern w:val="0"/>
                <w:sz w:val="24"/>
              </w:rPr>
            </w:pPr>
            <w:r>
              <w:rPr>
                <w:kern w:val="0"/>
                <w:sz w:val="24"/>
              </w:rPr>
              <w:t>In stairway of every deck showing deck na</w:t>
            </w:r>
            <w:r>
              <w:rPr>
                <w:spacing w:val="-2"/>
                <w:kern w:val="0"/>
                <w:sz w:val="24"/>
              </w:rPr>
              <w:t>m</w:t>
            </w:r>
            <w:r>
              <w:rPr>
                <w:kern w:val="0"/>
                <w:sz w:val="24"/>
              </w:rPr>
              <w:t xml:space="preserve">e. Various safety </w:t>
            </w:r>
            <w:r>
              <w:rPr>
                <w:spacing w:val="-2"/>
                <w:kern w:val="0"/>
                <w:sz w:val="24"/>
              </w:rPr>
              <w:t>m</w:t>
            </w:r>
            <w:r>
              <w:rPr>
                <w:kern w:val="0"/>
                <w:sz w:val="24"/>
              </w:rPr>
              <w:t>arks.</w:t>
            </w:r>
          </w:p>
        </w:tc>
        <w:tc>
          <w:tcPr>
            <w:tcW w:w="2471" w:type="dxa"/>
            <w:tcBorders>
              <w:top w:val="single" w:color="000000" w:sz="6" w:space="0"/>
              <w:left w:val="single" w:color="000000" w:sz="4" w:space="0"/>
              <w:bottom w:val="single" w:color="000000" w:sz="4" w:space="0"/>
              <w:right w:val="single" w:color="000000" w:sz="4" w:space="0"/>
            </w:tcBorders>
          </w:tcPr>
          <w:p w14:paraId="4B2C600A">
            <w:pPr>
              <w:autoSpaceDE w:val="0"/>
              <w:autoSpaceDN w:val="0"/>
              <w:adjustRightInd w:val="0"/>
              <w:spacing w:before="9" w:line="280" w:lineRule="exact"/>
              <w:jc w:val="center"/>
              <w:rPr>
                <w:kern w:val="0"/>
                <w:sz w:val="24"/>
              </w:rPr>
            </w:pPr>
            <w:r>
              <w:rPr>
                <w:kern w:val="0"/>
                <w:sz w:val="24"/>
              </w:rPr>
              <w:t>English</w:t>
            </w:r>
          </w:p>
        </w:tc>
      </w:tr>
    </w:tbl>
    <w:p w14:paraId="01BE4612">
      <w:pPr>
        <w:autoSpaceDE w:val="0"/>
        <w:autoSpaceDN w:val="0"/>
        <w:adjustRightInd w:val="0"/>
        <w:spacing w:before="2" w:line="240" w:lineRule="exact"/>
        <w:jc w:val="left"/>
        <w:rPr>
          <w:rFonts w:ascii="Arial" w:hAnsi="Arial" w:cs="Arial"/>
          <w:kern w:val="0"/>
          <w:sz w:val="24"/>
        </w:rPr>
      </w:pPr>
    </w:p>
    <w:p w14:paraId="1ABA064E">
      <w:pPr>
        <w:pStyle w:val="3"/>
        <w:spacing w:before="0" w:after="0"/>
        <w:jc w:val="left"/>
      </w:pPr>
      <w:r>
        <w:br w:type="page"/>
      </w:r>
      <w:bookmarkStart w:id="136" w:name="_Toc50573612"/>
      <w:r>
        <w:rPr>
          <w:rFonts w:hint="eastAsia"/>
        </w:rPr>
        <w:t xml:space="preserve">3.2     </w:t>
      </w:r>
      <w:r>
        <w:t>JOINER WORK</w:t>
      </w:r>
      <w:bookmarkEnd w:id="136"/>
    </w:p>
    <w:p w14:paraId="16E04647">
      <w:pPr>
        <w:autoSpaceDE w:val="0"/>
        <w:autoSpaceDN w:val="0"/>
        <w:adjustRightInd w:val="0"/>
        <w:spacing w:line="200" w:lineRule="exact"/>
        <w:jc w:val="left"/>
        <w:rPr>
          <w:rFonts w:ascii="Arial" w:hAnsi="Arial" w:cs="Arial"/>
          <w:kern w:val="0"/>
          <w:sz w:val="20"/>
          <w:szCs w:val="20"/>
        </w:rPr>
      </w:pPr>
    </w:p>
    <w:p w14:paraId="14C501E2">
      <w:pPr>
        <w:autoSpaceDE w:val="0"/>
        <w:autoSpaceDN w:val="0"/>
        <w:adjustRightInd w:val="0"/>
        <w:spacing w:line="200" w:lineRule="exact"/>
        <w:jc w:val="left"/>
        <w:rPr>
          <w:rFonts w:ascii="Arial" w:hAnsi="Arial" w:cs="Arial"/>
          <w:kern w:val="0"/>
          <w:sz w:val="20"/>
          <w:szCs w:val="20"/>
        </w:rPr>
      </w:pPr>
    </w:p>
    <w:p w14:paraId="1EEAC5FA">
      <w:pPr>
        <w:pStyle w:val="4"/>
        <w:spacing w:before="0" w:after="0"/>
        <w:rPr>
          <w:rFonts w:cs="Arial"/>
        </w:rPr>
      </w:pPr>
      <w:bookmarkStart w:id="137" w:name="_Toc50573613"/>
      <w:r>
        <w:rPr>
          <w:rFonts w:hint="eastAsia" w:cs="Arial"/>
        </w:rPr>
        <w:t>3.2.</w:t>
      </w:r>
      <w:r>
        <w:rPr>
          <w:rFonts w:cs="Arial"/>
        </w:rPr>
        <w:t>1</w:t>
      </w:r>
      <w:r>
        <w:rPr>
          <w:rFonts w:cs="Arial"/>
        </w:rPr>
        <w:tab/>
      </w:r>
      <w:r>
        <w:rPr>
          <w:rFonts w:cs="Arial"/>
        </w:rPr>
        <w:t>DIVISIONAL BULKHEAD, LINING AND CEILING</w:t>
      </w:r>
      <w:bookmarkEnd w:id="137"/>
    </w:p>
    <w:p w14:paraId="1017ABC6">
      <w:pPr>
        <w:autoSpaceDE w:val="0"/>
        <w:autoSpaceDN w:val="0"/>
        <w:adjustRightInd w:val="0"/>
        <w:spacing w:before="2" w:line="240" w:lineRule="exact"/>
        <w:jc w:val="left"/>
        <w:rPr>
          <w:rFonts w:ascii="Arial" w:hAnsi="Arial" w:cs="Arial"/>
          <w:kern w:val="0"/>
          <w:sz w:val="24"/>
        </w:rPr>
      </w:pPr>
    </w:p>
    <w:p w14:paraId="00AB754E">
      <w:pPr>
        <w:autoSpaceDE w:val="0"/>
        <w:autoSpaceDN w:val="0"/>
        <w:adjustRightInd w:val="0"/>
        <w:ind w:left="1012"/>
        <w:rPr>
          <w:kern w:val="0"/>
          <w:sz w:val="24"/>
        </w:rPr>
      </w:pPr>
      <w:r>
        <w:rPr>
          <w:kern w:val="0"/>
          <w:sz w:val="24"/>
        </w:rPr>
        <w:t>The</w:t>
      </w:r>
      <w:r>
        <w:rPr>
          <w:rFonts w:hint="eastAsia"/>
          <w:kern w:val="0"/>
          <w:sz w:val="24"/>
        </w:rPr>
        <w:t xml:space="preserve"> </w:t>
      </w:r>
      <w:r>
        <w:rPr>
          <w:kern w:val="0"/>
          <w:sz w:val="24"/>
        </w:rPr>
        <w:t>arrange</w:t>
      </w:r>
      <w:r>
        <w:rPr>
          <w:spacing w:val="-2"/>
          <w:kern w:val="0"/>
          <w:sz w:val="24"/>
        </w:rPr>
        <w:t>m</w:t>
      </w:r>
      <w:r>
        <w:rPr>
          <w:kern w:val="0"/>
          <w:sz w:val="24"/>
        </w:rPr>
        <w:t>ent</w:t>
      </w:r>
      <w:r>
        <w:rPr>
          <w:rFonts w:hint="eastAsia"/>
          <w:kern w:val="0"/>
          <w:sz w:val="24"/>
        </w:rPr>
        <w:t xml:space="preserve"> </w:t>
      </w:r>
      <w:r>
        <w:rPr>
          <w:kern w:val="0"/>
          <w:sz w:val="24"/>
        </w:rPr>
        <w:t>of</w:t>
      </w:r>
      <w:r>
        <w:rPr>
          <w:rFonts w:hint="eastAsia"/>
          <w:kern w:val="0"/>
          <w:sz w:val="24"/>
        </w:rPr>
        <w:t xml:space="preserve"> </w:t>
      </w:r>
      <w:r>
        <w:rPr>
          <w:kern w:val="0"/>
          <w:sz w:val="24"/>
        </w:rPr>
        <w:t>all</w:t>
      </w:r>
      <w:r>
        <w:rPr>
          <w:rFonts w:hint="eastAsia"/>
          <w:kern w:val="0"/>
          <w:sz w:val="24"/>
        </w:rPr>
        <w:t xml:space="preserve"> </w:t>
      </w:r>
      <w:r>
        <w:rPr>
          <w:kern w:val="0"/>
          <w:sz w:val="24"/>
        </w:rPr>
        <w:t>walls,</w:t>
      </w:r>
      <w:r>
        <w:rPr>
          <w:rFonts w:hint="eastAsia"/>
          <w:kern w:val="0"/>
          <w:sz w:val="24"/>
        </w:rPr>
        <w:t xml:space="preserve"> </w:t>
      </w:r>
      <w:r>
        <w:rPr>
          <w:kern w:val="0"/>
          <w:sz w:val="24"/>
        </w:rPr>
        <w:t>bulkheads,</w:t>
      </w:r>
      <w:r>
        <w:rPr>
          <w:rFonts w:hint="eastAsia"/>
          <w:kern w:val="0"/>
          <w:sz w:val="24"/>
        </w:rPr>
        <w:t xml:space="preserve"> </w:t>
      </w:r>
      <w:r>
        <w:rPr>
          <w:kern w:val="0"/>
          <w:sz w:val="24"/>
        </w:rPr>
        <w:t>li</w:t>
      </w:r>
      <w:r>
        <w:rPr>
          <w:spacing w:val="-1"/>
          <w:kern w:val="0"/>
          <w:sz w:val="24"/>
        </w:rPr>
        <w:t>n</w:t>
      </w:r>
      <w:r>
        <w:rPr>
          <w:kern w:val="0"/>
          <w:sz w:val="24"/>
        </w:rPr>
        <w:t>ing</w:t>
      </w:r>
      <w:r>
        <w:rPr>
          <w:rFonts w:hint="eastAsia"/>
          <w:kern w:val="0"/>
          <w:sz w:val="24"/>
        </w:rPr>
        <w:t xml:space="preserve"> </w:t>
      </w:r>
      <w:r>
        <w:rPr>
          <w:kern w:val="0"/>
          <w:sz w:val="24"/>
        </w:rPr>
        <w:t>and</w:t>
      </w:r>
      <w:r>
        <w:rPr>
          <w:rFonts w:hint="eastAsia"/>
          <w:kern w:val="0"/>
          <w:sz w:val="24"/>
        </w:rPr>
        <w:t xml:space="preserve"> </w:t>
      </w:r>
      <w:r>
        <w:rPr>
          <w:kern w:val="0"/>
          <w:sz w:val="24"/>
        </w:rPr>
        <w:t>ceilings</w:t>
      </w:r>
      <w:r>
        <w:rPr>
          <w:rFonts w:hint="eastAsia"/>
          <w:kern w:val="0"/>
          <w:sz w:val="24"/>
        </w:rPr>
        <w:t xml:space="preserve"> </w:t>
      </w:r>
      <w:r>
        <w:rPr>
          <w:kern w:val="0"/>
          <w:sz w:val="24"/>
        </w:rPr>
        <w:t>in</w:t>
      </w:r>
      <w:r>
        <w:rPr>
          <w:rFonts w:hint="eastAsia"/>
          <w:kern w:val="0"/>
          <w:sz w:val="24"/>
        </w:rPr>
        <w:t xml:space="preserve"> </w:t>
      </w:r>
      <w:r>
        <w:rPr>
          <w:rFonts w:eastAsia="Times New Roman"/>
          <w:sz w:val="24"/>
        </w:rPr>
        <w:t>l</w:t>
      </w:r>
      <w:r>
        <w:rPr>
          <w:rFonts w:eastAsia="Times New Roman"/>
          <w:spacing w:val="1"/>
          <w:sz w:val="24"/>
        </w:rPr>
        <w:t>i</w:t>
      </w:r>
      <w:r>
        <w:rPr>
          <w:rFonts w:eastAsia="Times New Roman"/>
          <w:sz w:val="24"/>
        </w:rPr>
        <w:t>ving q</w:t>
      </w:r>
      <w:r>
        <w:rPr>
          <w:rFonts w:eastAsia="Times New Roman"/>
          <w:spacing w:val="2"/>
          <w:sz w:val="24"/>
        </w:rPr>
        <w:t>u</w:t>
      </w:r>
      <w:r>
        <w:rPr>
          <w:rFonts w:eastAsia="Times New Roman"/>
          <w:spacing w:val="-1"/>
          <w:sz w:val="24"/>
        </w:rPr>
        <w:t>a</w:t>
      </w:r>
      <w:r>
        <w:rPr>
          <w:rFonts w:eastAsia="Times New Roman"/>
          <w:sz w:val="24"/>
        </w:rPr>
        <w:t>rt</w:t>
      </w:r>
      <w:r>
        <w:rPr>
          <w:rFonts w:eastAsia="Times New Roman"/>
          <w:spacing w:val="-1"/>
          <w:sz w:val="24"/>
        </w:rPr>
        <w:t>e</w:t>
      </w:r>
      <w:r>
        <w:rPr>
          <w:rFonts w:eastAsia="Times New Roman"/>
          <w:sz w:val="24"/>
        </w:rPr>
        <w:t>rs</w:t>
      </w:r>
      <w:r>
        <w:rPr>
          <w:rFonts w:hint="eastAsia"/>
          <w:sz w:val="24"/>
        </w:rPr>
        <w:t xml:space="preserve"> </w:t>
      </w:r>
      <w:r>
        <w:rPr>
          <w:rFonts w:hint="eastAsia"/>
          <w:kern w:val="0"/>
          <w:sz w:val="24"/>
        </w:rPr>
        <w:t xml:space="preserve">shall </w:t>
      </w:r>
      <w:r>
        <w:rPr>
          <w:kern w:val="0"/>
          <w:sz w:val="24"/>
        </w:rPr>
        <w:t xml:space="preserve">be in accordance with </w:t>
      </w:r>
      <w:r>
        <w:rPr>
          <w:rFonts w:hint="eastAsia"/>
          <w:spacing w:val="-2"/>
          <w:kern w:val="0"/>
          <w:sz w:val="24"/>
        </w:rPr>
        <w:t>M</w:t>
      </w:r>
      <w:r>
        <w:rPr>
          <w:kern w:val="0"/>
          <w:sz w:val="24"/>
        </w:rPr>
        <w:t>ethod “</w:t>
      </w:r>
      <w:r>
        <w:rPr>
          <w:rFonts w:hint="eastAsia"/>
          <w:kern w:val="0"/>
          <w:sz w:val="24"/>
        </w:rPr>
        <w:t>I</w:t>
      </w:r>
      <w:r>
        <w:rPr>
          <w:kern w:val="0"/>
          <w:sz w:val="24"/>
        </w:rPr>
        <w:t xml:space="preserve">C” </w:t>
      </w:r>
      <w:r>
        <w:rPr>
          <w:rFonts w:hint="eastAsia"/>
          <w:kern w:val="0"/>
          <w:sz w:val="24"/>
        </w:rPr>
        <w:t xml:space="preserve">as </w:t>
      </w:r>
      <w:r>
        <w:rPr>
          <w:kern w:val="0"/>
          <w:sz w:val="24"/>
        </w:rPr>
        <w:t>specified in SOLAS.</w:t>
      </w:r>
    </w:p>
    <w:p w14:paraId="64472605">
      <w:pPr>
        <w:autoSpaceDE w:val="0"/>
        <w:autoSpaceDN w:val="0"/>
        <w:adjustRightInd w:val="0"/>
        <w:spacing w:before="3" w:line="280" w:lineRule="exact"/>
        <w:jc w:val="left"/>
        <w:rPr>
          <w:kern w:val="0"/>
          <w:sz w:val="28"/>
          <w:szCs w:val="28"/>
        </w:rPr>
      </w:pPr>
    </w:p>
    <w:p w14:paraId="63A8A504">
      <w:pPr>
        <w:autoSpaceDE w:val="0"/>
        <w:autoSpaceDN w:val="0"/>
        <w:adjustRightInd w:val="0"/>
        <w:spacing w:line="243" w:lineRule="auto"/>
        <w:ind w:left="1012"/>
        <w:jc w:val="left"/>
        <w:rPr>
          <w:kern w:val="0"/>
          <w:sz w:val="24"/>
        </w:rPr>
      </w:pPr>
      <w:r>
        <w:rPr>
          <w:kern w:val="0"/>
          <w:sz w:val="24"/>
        </w:rPr>
        <w:t>Corridor bulkheads, except steel wall shall be constructed of “B” class fire retarding panel.</w:t>
      </w:r>
    </w:p>
    <w:p w14:paraId="7C462645">
      <w:pPr>
        <w:autoSpaceDE w:val="0"/>
        <w:autoSpaceDN w:val="0"/>
        <w:adjustRightInd w:val="0"/>
        <w:spacing w:before="20" w:line="260" w:lineRule="exact"/>
        <w:jc w:val="left"/>
        <w:rPr>
          <w:kern w:val="0"/>
          <w:sz w:val="26"/>
          <w:szCs w:val="26"/>
        </w:rPr>
      </w:pPr>
    </w:p>
    <w:p w14:paraId="680D1059">
      <w:pPr>
        <w:autoSpaceDE w:val="0"/>
        <w:autoSpaceDN w:val="0"/>
        <w:adjustRightInd w:val="0"/>
        <w:spacing w:line="243" w:lineRule="auto"/>
        <w:ind w:left="1012"/>
        <w:rPr>
          <w:kern w:val="0"/>
          <w:sz w:val="24"/>
        </w:rPr>
      </w:pPr>
      <w:r>
        <w:rPr>
          <w:kern w:val="0"/>
          <w:sz w:val="24"/>
        </w:rPr>
        <w:t xml:space="preserve">Internal </w:t>
      </w:r>
      <w:r>
        <w:rPr>
          <w:rFonts w:hint="eastAsia"/>
          <w:kern w:val="0"/>
          <w:sz w:val="24"/>
        </w:rPr>
        <w:t xml:space="preserve">division </w:t>
      </w:r>
      <w:r>
        <w:rPr>
          <w:kern w:val="0"/>
          <w:sz w:val="24"/>
        </w:rPr>
        <w:t>bulkheads between cabins shall be “C” class panel. Non-co</w:t>
      </w:r>
      <w:r>
        <w:rPr>
          <w:spacing w:val="-2"/>
          <w:kern w:val="0"/>
          <w:sz w:val="24"/>
        </w:rPr>
        <w:t>m</w:t>
      </w:r>
      <w:r>
        <w:rPr>
          <w:kern w:val="0"/>
          <w:sz w:val="24"/>
        </w:rPr>
        <w:t>bustible ceiling shall be provided in all cabins, public space and wheelhouse and “B” class non- co</w:t>
      </w:r>
      <w:r>
        <w:rPr>
          <w:spacing w:val="-2"/>
          <w:kern w:val="0"/>
          <w:sz w:val="24"/>
        </w:rPr>
        <w:t>m</w:t>
      </w:r>
      <w:r>
        <w:rPr>
          <w:kern w:val="0"/>
          <w:sz w:val="24"/>
        </w:rPr>
        <w:t>bustible ceiling shall be provided in corridor of living space.</w:t>
      </w:r>
    </w:p>
    <w:p w14:paraId="0197ED21">
      <w:pPr>
        <w:autoSpaceDE w:val="0"/>
        <w:autoSpaceDN w:val="0"/>
        <w:adjustRightInd w:val="0"/>
        <w:spacing w:before="20" w:line="260" w:lineRule="exact"/>
        <w:jc w:val="left"/>
        <w:rPr>
          <w:kern w:val="0"/>
          <w:sz w:val="26"/>
          <w:szCs w:val="26"/>
        </w:rPr>
      </w:pPr>
    </w:p>
    <w:p w14:paraId="5DFFADA6">
      <w:pPr>
        <w:autoSpaceDE w:val="0"/>
        <w:autoSpaceDN w:val="0"/>
        <w:adjustRightInd w:val="0"/>
        <w:ind w:left="1012"/>
        <w:rPr>
          <w:kern w:val="0"/>
          <w:sz w:val="24"/>
        </w:rPr>
      </w:pPr>
      <w:r>
        <w:rPr>
          <w:rFonts w:hint="eastAsia"/>
          <w:kern w:val="0"/>
          <w:sz w:val="24"/>
        </w:rPr>
        <w:t>Partition wall, lining and ceiling shall be a</w:t>
      </w:r>
      <w:r>
        <w:rPr>
          <w:kern w:val="0"/>
          <w:sz w:val="24"/>
        </w:rPr>
        <w:t xml:space="preserve">ccording </w:t>
      </w:r>
      <w:r>
        <w:rPr>
          <w:rFonts w:hint="eastAsia"/>
          <w:kern w:val="0"/>
          <w:sz w:val="24"/>
        </w:rPr>
        <w:t>to Rule</w:t>
      </w:r>
      <w:r>
        <w:rPr>
          <w:kern w:val="0"/>
          <w:sz w:val="24"/>
        </w:rPr>
        <w:t>’</w:t>
      </w:r>
      <w:r>
        <w:rPr>
          <w:rFonts w:hint="eastAsia"/>
          <w:kern w:val="0"/>
          <w:sz w:val="24"/>
        </w:rPr>
        <w:t xml:space="preserve">s </w:t>
      </w:r>
      <w:r>
        <w:rPr>
          <w:kern w:val="0"/>
          <w:sz w:val="24"/>
        </w:rPr>
        <w:t>requirement</w:t>
      </w:r>
      <w:r>
        <w:rPr>
          <w:rFonts w:hint="eastAsia"/>
          <w:kern w:val="0"/>
          <w:sz w:val="24"/>
        </w:rPr>
        <w:t>.</w:t>
      </w:r>
    </w:p>
    <w:p w14:paraId="5A99A558">
      <w:pPr>
        <w:autoSpaceDE w:val="0"/>
        <w:autoSpaceDN w:val="0"/>
        <w:adjustRightInd w:val="0"/>
        <w:ind w:left="1012"/>
        <w:rPr>
          <w:kern w:val="0"/>
          <w:sz w:val="24"/>
        </w:rPr>
      </w:pPr>
    </w:p>
    <w:p w14:paraId="1AEDD115">
      <w:pPr>
        <w:autoSpaceDE w:val="0"/>
        <w:autoSpaceDN w:val="0"/>
        <w:adjustRightInd w:val="0"/>
        <w:ind w:left="1012"/>
        <w:rPr>
          <w:kern w:val="0"/>
          <w:sz w:val="24"/>
        </w:rPr>
      </w:pPr>
      <w:r>
        <w:rPr>
          <w:kern w:val="0"/>
          <w:sz w:val="24"/>
        </w:rPr>
        <w:t xml:space="preserve">Watertight coaming with </w:t>
      </w:r>
      <w:r>
        <w:rPr>
          <w:rFonts w:eastAsia="Times New Roman"/>
          <w:sz w:val="24"/>
        </w:rPr>
        <w:t>one</w:t>
      </w:r>
      <w:r>
        <w:rPr>
          <w:rFonts w:hint="eastAsia"/>
          <w:sz w:val="24"/>
        </w:rPr>
        <w:t xml:space="preserve"> </w:t>
      </w:r>
      <w:r>
        <w:rPr>
          <w:rFonts w:eastAsia="Times New Roman"/>
          <w:sz w:val="24"/>
        </w:rPr>
        <w:t>side</w:t>
      </w:r>
      <w:r>
        <w:rPr>
          <w:kern w:val="0"/>
          <w:sz w:val="24"/>
        </w:rPr>
        <w:t xml:space="preserve"> continuous welding to be applied for water-tightness in way of wet space and exterior steel boundary bulkhead.</w:t>
      </w:r>
    </w:p>
    <w:p w14:paraId="76617140">
      <w:pPr>
        <w:autoSpaceDE w:val="0"/>
        <w:autoSpaceDN w:val="0"/>
        <w:adjustRightInd w:val="0"/>
        <w:ind w:left="1012"/>
        <w:rPr>
          <w:kern w:val="0"/>
          <w:sz w:val="24"/>
        </w:rPr>
      </w:pPr>
    </w:p>
    <w:p w14:paraId="6B4B10F3">
      <w:pPr>
        <w:autoSpaceDE w:val="0"/>
        <w:autoSpaceDN w:val="0"/>
        <w:adjustRightInd w:val="0"/>
        <w:ind w:left="1012"/>
        <w:rPr>
          <w:kern w:val="0"/>
          <w:sz w:val="24"/>
        </w:rPr>
      </w:pPr>
      <w:r>
        <w:rPr>
          <w:rFonts w:hint="eastAsia"/>
          <w:kern w:val="0"/>
          <w:sz w:val="24"/>
        </w:rPr>
        <w:t>Wall panels to be jointed and installed shall be in accordance with the Maker</w:t>
      </w:r>
      <w:r>
        <w:rPr>
          <w:kern w:val="0"/>
          <w:sz w:val="24"/>
        </w:rPr>
        <w:t>’</w:t>
      </w:r>
      <w:r>
        <w:rPr>
          <w:rFonts w:hint="eastAsia"/>
          <w:kern w:val="0"/>
          <w:sz w:val="24"/>
        </w:rPr>
        <w:t xml:space="preserve">s standard. </w:t>
      </w:r>
      <w:r>
        <w:rPr>
          <w:kern w:val="0"/>
          <w:sz w:val="24"/>
        </w:rPr>
        <w:t>O</w:t>
      </w:r>
      <w:r>
        <w:rPr>
          <w:rFonts w:hint="eastAsia"/>
          <w:kern w:val="0"/>
          <w:sz w:val="24"/>
        </w:rPr>
        <w:t xml:space="preserve">ther detail of securing and </w:t>
      </w:r>
      <w:r>
        <w:rPr>
          <w:kern w:val="0"/>
          <w:sz w:val="24"/>
        </w:rPr>
        <w:t>construction</w:t>
      </w:r>
      <w:r>
        <w:rPr>
          <w:rFonts w:hint="eastAsia"/>
          <w:kern w:val="0"/>
          <w:sz w:val="24"/>
        </w:rPr>
        <w:t xml:space="preserve"> shall in accordance with the Builder</w:t>
      </w:r>
      <w:r>
        <w:rPr>
          <w:kern w:val="0"/>
          <w:sz w:val="24"/>
        </w:rPr>
        <w:t>’</w:t>
      </w:r>
      <w:r>
        <w:rPr>
          <w:rFonts w:hint="eastAsia"/>
          <w:kern w:val="0"/>
          <w:sz w:val="24"/>
        </w:rPr>
        <w:t>s practice, unless otherwise required by the Rule and Regulation.</w:t>
      </w:r>
    </w:p>
    <w:p w14:paraId="3BD706C8">
      <w:pPr>
        <w:autoSpaceDE w:val="0"/>
        <w:autoSpaceDN w:val="0"/>
        <w:adjustRightInd w:val="0"/>
        <w:rPr>
          <w:kern w:val="0"/>
          <w:sz w:val="24"/>
        </w:rPr>
      </w:pPr>
    </w:p>
    <w:p w14:paraId="705AE1C6">
      <w:pPr>
        <w:autoSpaceDE w:val="0"/>
        <w:autoSpaceDN w:val="0"/>
        <w:adjustRightInd w:val="0"/>
        <w:ind w:left="1012"/>
        <w:jc w:val="left"/>
        <w:rPr>
          <w:kern w:val="0"/>
          <w:sz w:val="24"/>
        </w:rPr>
      </w:pPr>
      <w:r>
        <w:rPr>
          <w:rFonts w:hint="eastAsia"/>
          <w:kern w:val="0"/>
          <w:sz w:val="24"/>
        </w:rPr>
        <w:t xml:space="preserve">The Builder </w:t>
      </w:r>
      <w:r>
        <w:rPr>
          <w:kern w:val="0"/>
          <w:sz w:val="24"/>
        </w:rPr>
        <w:t>sh</w:t>
      </w:r>
      <w:r>
        <w:rPr>
          <w:rFonts w:hint="eastAsia"/>
          <w:kern w:val="0"/>
          <w:sz w:val="24"/>
        </w:rPr>
        <w:t xml:space="preserve">all provide </w:t>
      </w:r>
      <w:r>
        <w:rPr>
          <w:kern w:val="0"/>
          <w:sz w:val="24"/>
        </w:rPr>
        <w:t>color</w:t>
      </w:r>
      <w:r>
        <w:rPr>
          <w:rFonts w:hint="eastAsia"/>
          <w:kern w:val="0"/>
          <w:sz w:val="24"/>
        </w:rPr>
        <w:t xml:space="preserve"> samples for the Buyer</w:t>
      </w:r>
      <w:r>
        <w:rPr>
          <w:kern w:val="0"/>
          <w:sz w:val="24"/>
        </w:rPr>
        <w:t>’</w:t>
      </w:r>
      <w:r>
        <w:rPr>
          <w:rFonts w:hint="eastAsia"/>
          <w:kern w:val="0"/>
          <w:sz w:val="24"/>
        </w:rPr>
        <w:t>s selection of panel finishing.</w:t>
      </w:r>
    </w:p>
    <w:p w14:paraId="0948FD10">
      <w:pPr>
        <w:autoSpaceDE w:val="0"/>
        <w:autoSpaceDN w:val="0"/>
        <w:adjustRightInd w:val="0"/>
        <w:ind w:left="1012"/>
        <w:jc w:val="left"/>
        <w:rPr>
          <w:kern w:val="0"/>
          <w:sz w:val="24"/>
        </w:rPr>
      </w:pPr>
    </w:p>
    <w:p w14:paraId="423B98DA">
      <w:pPr>
        <w:tabs>
          <w:tab w:val="left" w:pos="1000"/>
        </w:tabs>
        <w:autoSpaceDE w:val="0"/>
        <w:autoSpaceDN w:val="0"/>
        <w:adjustRightInd w:val="0"/>
        <w:jc w:val="left"/>
        <w:rPr>
          <w:kern w:val="0"/>
          <w:sz w:val="24"/>
        </w:rPr>
      </w:pPr>
      <w:r>
        <w:rPr>
          <w:rFonts w:hint="eastAsia"/>
          <w:kern w:val="0"/>
          <w:sz w:val="24"/>
        </w:rPr>
        <w:t>3.2.</w:t>
      </w:r>
      <w:r>
        <w:rPr>
          <w:kern w:val="0"/>
          <w:sz w:val="24"/>
        </w:rPr>
        <w:t>1.1 Partition Bulkhead</w:t>
      </w:r>
    </w:p>
    <w:p w14:paraId="63B440E7">
      <w:pPr>
        <w:tabs>
          <w:tab w:val="left" w:pos="1000"/>
        </w:tabs>
        <w:autoSpaceDE w:val="0"/>
        <w:autoSpaceDN w:val="0"/>
        <w:adjustRightInd w:val="0"/>
        <w:ind w:left="114"/>
        <w:jc w:val="left"/>
        <w:rPr>
          <w:kern w:val="0"/>
          <w:sz w:val="24"/>
        </w:rPr>
      </w:pPr>
    </w:p>
    <w:p w14:paraId="4DCEA73A">
      <w:pPr>
        <w:autoSpaceDE w:val="0"/>
        <w:autoSpaceDN w:val="0"/>
        <w:adjustRightInd w:val="0"/>
        <w:ind w:left="1012"/>
        <w:rPr>
          <w:kern w:val="0"/>
          <w:sz w:val="24"/>
        </w:rPr>
      </w:pPr>
      <w:r>
        <w:rPr>
          <w:kern w:val="0"/>
          <w:sz w:val="24"/>
        </w:rPr>
        <w:t xml:space="preserve">The </w:t>
      </w:r>
      <w:r>
        <w:rPr>
          <w:rFonts w:hint="eastAsia"/>
          <w:kern w:val="0"/>
          <w:sz w:val="24"/>
        </w:rPr>
        <w:t xml:space="preserve">material and thickness of partition </w:t>
      </w:r>
      <w:r>
        <w:rPr>
          <w:kern w:val="0"/>
          <w:sz w:val="24"/>
        </w:rPr>
        <w:t>bulkhead</w:t>
      </w:r>
      <w:r>
        <w:rPr>
          <w:rFonts w:hint="eastAsia"/>
          <w:kern w:val="0"/>
          <w:sz w:val="24"/>
        </w:rPr>
        <w:t xml:space="preserve"> to be as follows.</w:t>
      </w:r>
    </w:p>
    <w:p w14:paraId="20035029">
      <w:pPr>
        <w:autoSpaceDE w:val="0"/>
        <w:autoSpaceDN w:val="0"/>
        <w:adjustRightInd w:val="0"/>
        <w:spacing w:before="1" w:line="260" w:lineRule="exact"/>
        <w:jc w:val="left"/>
        <w:rPr>
          <w:kern w:val="0"/>
          <w:sz w:val="26"/>
          <w:szCs w:val="26"/>
        </w:rPr>
      </w:pPr>
    </w:p>
    <w:tbl>
      <w:tblPr>
        <w:tblStyle w:val="40"/>
        <w:tblW w:w="0" w:type="auto"/>
        <w:tblInd w:w="965" w:type="dxa"/>
        <w:tblLayout w:type="fixed"/>
        <w:tblCellMar>
          <w:top w:w="0" w:type="dxa"/>
          <w:left w:w="0" w:type="dxa"/>
          <w:bottom w:w="0" w:type="dxa"/>
          <w:right w:w="0" w:type="dxa"/>
        </w:tblCellMar>
      </w:tblPr>
      <w:tblGrid>
        <w:gridCol w:w="3009"/>
        <w:gridCol w:w="5779"/>
      </w:tblGrid>
      <w:tr w14:paraId="0023757D">
        <w:tblPrEx>
          <w:tblCellMar>
            <w:top w:w="0" w:type="dxa"/>
            <w:left w:w="0" w:type="dxa"/>
            <w:bottom w:w="0" w:type="dxa"/>
            <w:right w:w="0" w:type="dxa"/>
          </w:tblCellMar>
        </w:tblPrEx>
        <w:trPr>
          <w:trHeight w:val="961" w:hRule="exact"/>
        </w:trPr>
        <w:tc>
          <w:tcPr>
            <w:tcW w:w="3009" w:type="dxa"/>
            <w:tcBorders>
              <w:top w:val="single" w:color="000000" w:sz="4" w:space="0"/>
              <w:left w:val="single" w:color="000000" w:sz="4" w:space="0"/>
              <w:bottom w:val="single" w:color="000000" w:sz="4" w:space="0"/>
              <w:right w:val="single" w:color="000000" w:sz="4" w:space="0"/>
            </w:tcBorders>
          </w:tcPr>
          <w:p w14:paraId="0655D004">
            <w:pPr>
              <w:autoSpaceDE w:val="0"/>
              <w:autoSpaceDN w:val="0"/>
              <w:adjustRightInd w:val="0"/>
              <w:spacing w:before="6"/>
              <w:ind w:left="103"/>
              <w:jc w:val="left"/>
              <w:rPr>
                <w:kern w:val="0"/>
                <w:sz w:val="24"/>
              </w:rPr>
            </w:pPr>
            <w:r>
              <w:rPr>
                <w:rFonts w:hint="eastAsia"/>
                <w:kern w:val="0"/>
                <w:sz w:val="24"/>
              </w:rPr>
              <w:t>Corridor bulkhead (</w:t>
            </w:r>
            <w:r>
              <w:rPr>
                <w:kern w:val="0"/>
                <w:sz w:val="24"/>
              </w:rPr>
              <w:t>“</w:t>
            </w:r>
            <w:r>
              <w:rPr>
                <w:rFonts w:hint="eastAsia"/>
                <w:kern w:val="0"/>
                <w:sz w:val="24"/>
              </w:rPr>
              <w:t>B</w:t>
            </w:r>
            <w:r>
              <w:rPr>
                <w:kern w:val="0"/>
                <w:sz w:val="24"/>
              </w:rPr>
              <w:t>”</w:t>
            </w:r>
            <w:r>
              <w:rPr>
                <w:rFonts w:hint="eastAsia"/>
                <w:kern w:val="0"/>
                <w:sz w:val="24"/>
              </w:rPr>
              <w:t xml:space="preserve"> class) and division bulkhead</w:t>
            </w:r>
          </w:p>
        </w:tc>
        <w:tc>
          <w:tcPr>
            <w:tcW w:w="5779" w:type="dxa"/>
            <w:tcBorders>
              <w:top w:val="single" w:color="000000" w:sz="4" w:space="0"/>
              <w:left w:val="single" w:color="000000" w:sz="4" w:space="0"/>
              <w:bottom w:val="single" w:color="000000" w:sz="4" w:space="0"/>
              <w:right w:val="single" w:color="000000" w:sz="4" w:space="0"/>
            </w:tcBorders>
          </w:tcPr>
          <w:p w14:paraId="0CDDDCB4">
            <w:pPr>
              <w:autoSpaceDE w:val="0"/>
              <w:autoSpaceDN w:val="0"/>
              <w:adjustRightInd w:val="0"/>
              <w:spacing w:before="6" w:line="243" w:lineRule="auto"/>
              <w:ind w:left="103"/>
              <w:jc w:val="left"/>
              <w:rPr>
                <w:kern w:val="0"/>
                <w:sz w:val="24"/>
              </w:rPr>
            </w:pPr>
            <w:r>
              <w:rPr>
                <w:rFonts w:hint="eastAsia"/>
                <w:kern w:val="0"/>
                <w:sz w:val="24"/>
              </w:rPr>
              <w:t>R</w:t>
            </w:r>
            <w:r>
              <w:rPr>
                <w:kern w:val="0"/>
                <w:sz w:val="24"/>
              </w:rPr>
              <w:t xml:space="preserve">ock </w:t>
            </w:r>
            <w:r>
              <w:rPr>
                <w:spacing w:val="-1"/>
                <w:kern w:val="0"/>
                <w:sz w:val="24"/>
              </w:rPr>
              <w:t>w</w:t>
            </w:r>
            <w:r>
              <w:rPr>
                <w:kern w:val="0"/>
                <w:sz w:val="24"/>
              </w:rPr>
              <w:t xml:space="preserve">ool </w:t>
            </w:r>
            <w:r>
              <w:rPr>
                <w:rFonts w:hint="eastAsia"/>
                <w:kern w:val="0"/>
                <w:sz w:val="24"/>
              </w:rPr>
              <w:t xml:space="preserve">insulation of </w:t>
            </w:r>
            <w:r>
              <w:rPr>
                <w:kern w:val="0"/>
                <w:sz w:val="24"/>
              </w:rPr>
              <w:t xml:space="preserve">50 </w:t>
            </w:r>
            <w:r>
              <w:rPr>
                <w:spacing w:val="-2"/>
                <w:kern w:val="0"/>
                <w:sz w:val="24"/>
              </w:rPr>
              <w:t>m</w:t>
            </w:r>
            <w:r>
              <w:rPr>
                <w:kern w:val="0"/>
                <w:sz w:val="24"/>
              </w:rPr>
              <w:t>m thickness</w:t>
            </w:r>
            <w:r>
              <w:rPr>
                <w:rFonts w:hint="eastAsia"/>
                <w:kern w:val="0"/>
                <w:sz w:val="24"/>
              </w:rPr>
              <w:t xml:space="preserve"> </w:t>
            </w:r>
            <w:r>
              <w:rPr>
                <w:kern w:val="0"/>
                <w:sz w:val="24"/>
              </w:rPr>
              <w:t>f</w:t>
            </w:r>
            <w:r>
              <w:rPr>
                <w:rFonts w:hint="eastAsia"/>
                <w:kern w:val="0"/>
                <w:sz w:val="24"/>
              </w:rPr>
              <w:t>ur</w:t>
            </w:r>
            <w:r>
              <w:rPr>
                <w:kern w:val="0"/>
                <w:sz w:val="24"/>
              </w:rPr>
              <w:t xml:space="preserve">nished with galvanized steel </w:t>
            </w:r>
            <w:r>
              <w:rPr>
                <w:rFonts w:hint="eastAsia"/>
                <w:kern w:val="0"/>
                <w:sz w:val="24"/>
              </w:rPr>
              <w:t xml:space="preserve">sheet of </w:t>
            </w:r>
            <w:r>
              <w:rPr>
                <w:kern w:val="0"/>
                <w:sz w:val="24"/>
              </w:rPr>
              <w:t xml:space="preserve">0.6 </w:t>
            </w:r>
            <w:r>
              <w:rPr>
                <w:spacing w:val="-2"/>
                <w:kern w:val="0"/>
                <w:sz w:val="24"/>
              </w:rPr>
              <w:t>m</w:t>
            </w:r>
            <w:r>
              <w:rPr>
                <w:kern w:val="0"/>
                <w:sz w:val="24"/>
              </w:rPr>
              <w:t>m thick</w:t>
            </w:r>
            <w:r>
              <w:rPr>
                <w:rFonts w:hint="eastAsia"/>
                <w:kern w:val="0"/>
                <w:sz w:val="24"/>
              </w:rPr>
              <w:t>ness</w:t>
            </w:r>
            <w:r>
              <w:rPr>
                <w:kern w:val="0"/>
                <w:sz w:val="24"/>
              </w:rPr>
              <w:t xml:space="preserve"> decorat</w:t>
            </w:r>
            <w:r>
              <w:rPr>
                <w:rFonts w:hint="eastAsia"/>
                <w:kern w:val="0"/>
                <w:sz w:val="24"/>
              </w:rPr>
              <w:t>ed with</w:t>
            </w:r>
            <w:r>
              <w:rPr>
                <w:kern w:val="0"/>
                <w:sz w:val="24"/>
              </w:rPr>
              <w:t xml:space="preserve"> PVC film</w:t>
            </w:r>
            <w:r>
              <w:rPr>
                <w:rFonts w:hint="eastAsia"/>
                <w:kern w:val="0"/>
                <w:sz w:val="24"/>
              </w:rPr>
              <w:t xml:space="preserve"> </w:t>
            </w:r>
            <w:r>
              <w:rPr>
                <w:kern w:val="0"/>
                <w:sz w:val="24"/>
              </w:rPr>
              <w:t>on both sides.</w:t>
            </w:r>
          </w:p>
        </w:tc>
      </w:tr>
      <w:tr w14:paraId="244319AA">
        <w:tblPrEx>
          <w:tblCellMar>
            <w:top w:w="0" w:type="dxa"/>
            <w:left w:w="0" w:type="dxa"/>
            <w:bottom w:w="0" w:type="dxa"/>
            <w:right w:w="0" w:type="dxa"/>
          </w:tblCellMar>
        </w:tblPrEx>
        <w:trPr>
          <w:trHeight w:val="1204" w:hRule="exact"/>
        </w:trPr>
        <w:tc>
          <w:tcPr>
            <w:tcW w:w="3009" w:type="dxa"/>
            <w:tcBorders>
              <w:top w:val="single" w:color="000000" w:sz="4" w:space="0"/>
              <w:left w:val="single" w:color="000000" w:sz="4" w:space="0"/>
              <w:bottom w:val="single" w:color="000000" w:sz="4" w:space="0"/>
              <w:right w:val="single" w:color="000000" w:sz="4" w:space="0"/>
            </w:tcBorders>
          </w:tcPr>
          <w:p w14:paraId="67400C56">
            <w:pPr>
              <w:autoSpaceDE w:val="0"/>
              <w:autoSpaceDN w:val="0"/>
              <w:adjustRightInd w:val="0"/>
              <w:spacing w:before="6"/>
              <w:ind w:left="103"/>
              <w:jc w:val="left"/>
              <w:rPr>
                <w:kern w:val="0"/>
                <w:sz w:val="24"/>
              </w:rPr>
            </w:pPr>
            <w:r>
              <w:rPr>
                <w:kern w:val="0"/>
                <w:sz w:val="24"/>
              </w:rPr>
              <w:t xml:space="preserve">Partition </w:t>
            </w:r>
            <w:r>
              <w:rPr>
                <w:rFonts w:hint="eastAsia"/>
                <w:kern w:val="0"/>
                <w:sz w:val="24"/>
              </w:rPr>
              <w:t>bulkhead between two adjacent cabins (without neighboring bed), cabin and public space</w:t>
            </w:r>
          </w:p>
        </w:tc>
        <w:tc>
          <w:tcPr>
            <w:tcW w:w="5779" w:type="dxa"/>
            <w:tcBorders>
              <w:top w:val="single" w:color="000000" w:sz="4" w:space="0"/>
              <w:left w:val="single" w:color="000000" w:sz="4" w:space="0"/>
              <w:bottom w:val="single" w:color="000000" w:sz="4" w:space="0"/>
              <w:right w:val="single" w:color="000000" w:sz="4" w:space="0"/>
            </w:tcBorders>
          </w:tcPr>
          <w:p w14:paraId="2A5A88D2">
            <w:pPr>
              <w:autoSpaceDE w:val="0"/>
              <w:autoSpaceDN w:val="0"/>
              <w:adjustRightInd w:val="0"/>
              <w:spacing w:before="6" w:line="243" w:lineRule="auto"/>
              <w:ind w:left="103"/>
              <w:jc w:val="left"/>
            </w:pPr>
            <w:r>
              <w:rPr>
                <w:rFonts w:hint="eastAsia"/>
                <w:kern w:val="0"/>
                <w:sz w:val="24"/>
              </w:rPr>
              <w:t>R</w:t>
            </w:r>
            <w:r>
              <w:rPr>
                <w:kern w:val="0"/>
                <w:sz w:val="24"/>
              </w:rPr>
              <w:t xml:space="preserve">ock </w:t>
            </w:r>
            <w:r>
              <w:rPr>
                <w:spacing w:val="-1"/>
                <w:kern w:val="0"/>
                <w:sz w:val="24"/>
              </w:rPr>
              <w:t>w</w:t>
            </w:r>
            <w:r>
              <w:rPr>
                <w:kern w:val="0"/>
                <w:sz w:val="24"/>
              </w:rPr>
              <w:t xml:space="preserve">ool </w:t>
            </w:r>
            <w:r>
              <w:rPr>
                <w:rFonts w:hint="eastAsia"/>
                <w:kern w:val="0"/>
                <w:sz w:val="24"/>
              </w:rPr>
              <w:t>insulation of 50</w:t>
            </w:r>
            <w:r>
              <w:rPr>
                <w:spacing w:val="-2"/>
                <w:kern w:val="0"/>
                <w:sz w:val="24"/>
              </w:rPr>
              <w:t>m</w:t>
            </w:r>
            <w:r>
              <w:rPr>
                <w:kern w:val="0"/>
                <w:sz w:val="24"/>
              </w:rPr>
              <w:t>m thickness</w:t>
            </w:r>
            <w:r>
              <w:rPr>
                <w:rFonts w:hint="eastAsia"/>
                <w:kern w:val="0"/>
                <w:sz w:val="24"/>
              </w:rPr>
              <w:t xml:space="preserve"> </w:t>
            </w:r>
            <w:r>
              <w:rPr>
                <w:kern w:val="0"/>
                <w:sz w:val="24"/>
              </w:rPr>
              <w:t>f</w:t>
            </w:r>
            <w:r>
              <w:rPr>
                <w:rFonts w:hint="eastAsia"/>
                <w:kern w:val="0"/>
                <w:sz w:val="24"/>
              </w:rPr>
              <w:t>ur</w:t>
            </w:r>
            <w:r>
              <w:rPr>
                <w:kern w:val="0"/>
                <w:sz w:val="24"/>
              </w:rPr>
              <w:t xml:space="preserve">nished with galvanized steel </w:t>
            </w:r>
            <w:r>
              <w:rPr>
                <w:rFonts w:hint="eastAsia"/>
                <w:kern w:val="0"/>
                <w:sz w:val="24"/>
              </w:rPr>
              <w:t xml:space="preserve">sheet of </w:t>
            </w:r>
            <w:r>
              <w:rPr>
                <w:kern w:val="0"/>
                <w:sz w:val="24"/>
              </w:rPr>
              <w:t xml:space="preserve">0.6 </w:t>
            </w:r>
            <w:r>
              <w:rPr>
                <w:spacing w:val="-2"/>
                <w:kern w:val="0"/>
                <w:sz w:val="24"/>
              </w:rPr>
              <w:t>m</w:t>
            </w:r>
            <w:r>
              <w:rPr>
                <w:kern w:val="0"/>
                <w:sz w:val="24"/>
              </w:rPr>
              <w:t>m thick</w:t>
            </w:r>
            <w:r>
              <w:rPr>
                <w:rFonts w:hint="eastAsia"/>
                <w:kern w:val="0"/>
                <w:sz w:val="24"/>
              </w:rPr>
              <w:t>ness</w:t>
            </w:r>
            <w:r>
              <w:rPr>
                <w:kern w:val="0"/>
                <w:sz w:val="24"/>
              </w:rPr>
              <w:t xml:space="preserve"> decorat</w:t>
            </w:r>
            <w:r>
              <w:rPr>
                <w:rFonts w:hint="eastAsia"/>
                <w:kern w:val="0"/>
                <w:sz w:val="24"/>
              </w:rPr>
              <w:t>ed with</w:t>
            </w:r>
            <w:r>
              <w:rPr>
                <w:kern w:val="0"/>
                <w:sz w:val="24"/>
              </w:rPr>
              <w:t xml:space="preserve"> PVC film</w:t>
            </w:r>
            <w:r>
              <w:rPr>
                <w:rFonts w:hint="eastAsia"/>
                <w:kern w:val="0"/>
                <w:sz w:val="24"/>
              </w:rPr>
              <w:t xml:space="preserve"> </w:t>
            </w:r>
            <w:r>
              <w:rPr>
                <w:kern w:val="0"/>
                <w:sz w:val="24"/>
              </w:rPr>
              <w:t>on both sides.</w:t>
            </w:r>
          </w:p>
          <w:p w14:paraId="578293FF">
            <w:pPr>
              <w:autoSpaceDE w:val="0"/>
              <w:autoSpaceDN w:val="0"/>
              <w:adjustRightInd w:val="0"/>
              <w:spacing w:before="6" w:line="243" w:lineRule="auto"/>
              <w:ind w:left="103"/>
              <w:jc w:val="left"/>
              <w:rPr>
                <w:kern w:val="0"/>
                <w:sz w:val="24"/>
              </w:rPr>
            </w:pPr>
          </w:p>
        </w:tc>
      </w:tr>
      <w:tr w14:paraId="19623F09">
        <w:tblPrEx>
          <w:tblCellMar>
            <w:top w:w="0" w:type="dxa"/>
            <w:left w:w="0" w:type="dxa"/>
            <w:bottom w:w="0" w:type="dxa"/>
            <w:right w:w="0" w:type="dxa"/>
          </w:tblCellMar>
        </w:tblPrEx>
        <w:trPr>
          <w:trHeight w:val="1689" w:hRule="exact"/>
        </w:trPr>
        <w:tc>
          <w:tcPr>
            <w:tcW w:w="3009" w:type="dxa"/>
            <w:tcBorders>
              <w:top w:val="single" w:color="000000" w:sz="4" w:space="0"/>
              <w:left w:val="single" w:color="000000" w:sz="4" w:space="0"/>
              <w:bottom w:val="single" w:color="000000" w:sz="4" w:space="0"/>
              <w:right w:val="single" w:color="000000" w:sz="4" w:space="0"/>
            </w:tcBorders>
          </w:tcPr>
          <w:p w14:paraId="208C94FD">
            <w:pPr>
              <w:autoSpaceDE w:val="0"/>
              <w:autoSpaceDN w:val="0"/>
              <w:adjustRightInd w:val="0"/>
              <w:spacing w:before="6"/>
              <w:ind w:left="103"/>
              <w:jc w:val="left"/>
              <w:rPr>
                <w:kern w:val="0"/>
                <w:sz w:val="24"/>
              </w:rPr>
            </w:pPr>
            <w:r>
              <w:rPr>
                <w:kern w:val="0"/>
                <w:sz w:val="24"/>
              </w:rPr>
              <w:t xml:space="preserve">Partition </w:t>
            </w:r>
            <w:r>
              <w:rPr>
                <w:rFonts w:hint="eastAsia"/>
                <w:kern w:val="0"/>
                <w:sz w:val="24"/>
              </w:rPr>
              <w:t>bulkhead between two adjacent cabins with neighboring bed.</w:t>
            </w:r>
          </w:p>
        </w:tc>
        <w:tc>
          <w:tcPr>
            <w:tcW w:w="5779" w:type="dxa"/>
            <w:tcBorders>
              <w:top w:val="single" w:color="000000" w:sz="4" w:space="0"/>
              <w:left w:val="single" w:color="000000" w:sz="4" w:space="0"/>
              <w:bottom w:val="single" w:color="000000" w:sz="4" w:space="0"/>
              <w:right w:val="single" w:color="000000" w:sz="4" w:space="0"/>
            </w:tcBorders>
          </w:tcPr>
          <w:p w14:paraId="5F8A3DFC">
            <w:pPr>
              <w:autoSpaceDE w:val="0"/>
              <w:autoSpaceDN w:val="0"/>
              <w:adjustRightInd w:val="0"/>
              <w:spacing w:before="6" w:line="243" w:lineRule="auto"/>
              <w:ind w:left="103"/>
              <w:jc w:val="left"/>
            </w:pPr>
            <w:r>
              <w:rPr>
                <w:kern w:val="0"/>
                <w:sz w:val="24"/>
              </w:rPr>
              <w:t>Double 25mm thick rock wool board with 30mm clearance, (the total thickness to be 80mm)</w:t>
            </w:r>
            <w:r>
              <w:rPr>
                <w:rFonts w:hint="eastAsia"/>
                <w:kern w:val="0"/>
                <w:sz w:val="24"/>
              </w:rPr>
              <w:t>, R</w:t>
            </w:r>
            <w:r>
              <w:rPr>
                <w:kern w:val="0"/>
                <w:sz w:val="24"/>
              </w:rPr>
              <w:t xml:space="preserve">ock </w:t>
            </w:r>
            <w:r>
              <w:rPr>
                <w:spacing w:val="-1"/>
                <w:kern w:val="0"/>
                <w:sz w:val="24"/>
              </w:rPr>
              <w:t>w</w:t>
            </w:r>
            <w:r>
              <w:rPr>
                <w:kern w:val="0"/>
                <w:sz w:val="24"/>
              </w:rPr>
              <w:t xml:space="preserve">ool </w:t>
            </w:r>
            <w:r>
              <w:rPr>
                <w:rFonts w:hint="eastAsia"/>
                <w:kern w:val="0"/>
                <w:sz w:val="24"/>
              </w:rPr>
              <w:t>insulation of 25</w:t>
            </w:r>
            <w:r>
              <w:rPr>
                <w:spacing w:val="-2"/>
                <w:kern w:val="0"/>
                <w:sz w:val="24"/>
              </w:rPr>
              <w:t>m</w:t>
            </w:r>
            <w:r>
              <w:rPr>
                <w:kern w:val="0"/>
                <w:sz w:val="24"/>
              </w:rPr>
              <w:t>m thickness</w:t>
            </w:r>
            <w:r>
              <w:rPr>
                <w:rFonts w:hint="eastAsia"/>
                <w:kern w:val="0"/>
                <w:sz w:val="24"/>
              </w:rPr>
              <w:t xml:space="preserve"> </w:t>
            </w:r>
            <w:r>
              <w:rPr>
                <w:kern w:val="0"/>
                <w:sz w:val="24"/>
              </w:rPr>
              <w:t>f</w:t>
            </w:r>
            <w:r>
              <w:rPr>
                <w:rFonts w:hint="eastAsia"/>
                <w:kern w:val="0"/>
                <w:sz w:val="24"/>
              </w:rPr>
              <w:t>ur</w:t>
            </w:r>
            <w:r>
              <w:rPr>
                <w:kern w:val="0"/>
                <w:sz w:val="24"/>
              </w:rPr>
              <w:t xml:space="preserve">nished with galvanized steel </w:t>
            </w:r>
            <w:r>
              <w:rPr>
                <w:rFonts w:hint="eastAsia"/>
                <w:kern w:val="0"/>
                <w:sz w:val="24"/>
              </w:rPr>
              <w:t xml:space="preserve">sheet of </w:t>
            </w:r>
            <w:r>
              <w:rPr>
                <w:kern w:val="0"/>
                <w:sz w:val="24"/>
              </w:rPr>
              <w:t xml:space="preserve">0.6 </w:t>
            </w:r>
            <w:r>
              <w:rPr>
                <w:spacing w:val="-2"/>
                <w:kern w:val="0"/>
                <w:sz w:val="24"/>
              </w:rPr>
              <w:t>m</w:t>
            </w:r>
            <w:r>
              <w:rPr>
                <w:kern w:val="0"/>
                <w:sz w:val="24"/>
              </w:rPr>
              <w:t>m thick</w:t>
            </w:r>
            <w:r>
              <w:rPr>
                <w:rFonts w:hint="eastAsia"/>
                <w:kern w:val="0"/>
                <w:sz w:val="24"/>
              </w:rPr>
              <w:t>ness</w:t>
            </w:r>
            <w:r>
              <w:rPr>
                <w:kern w:val="0"/>
                <w:sz w:val="24"/>
              </w:rPr>
              <w:t xml:space="preserve"> decorat</w:t>
            </w:r>
            <w:r>
              <w:rPr>
                <w:rFonts w:hint="eastAsia"/>
                <w:kern w:val="0"/>
                <w:sz w:val="24"/>
              </w:rPr>
              <w:t>ed with</w:t>
            </w:r>
            <w:r>
              <w:rPr>
                <w:kern w:val="0"/>
                <w:sz w:val="24"/>
              </w:rPr>
              <w:t xml:space="preserve"> PVC film</w:t>
            </w:r>
            <w:r>
              <w:rPr>
                <w:rFonts w:hint="eastAsia"/>
                <w:kern w:val="0"/>
                <w:sz w:val="24"/>
              </w:rPr>
              <w:t xml:space="preserve"> </w:t>
            </w:r>
            <w:r>
              <w:rPr>
                <w:kern w:val="0"/>
                <w:sz w:val="24"/>
              </w:rPr>
              <w:t xml:space="preserve">on </w:t>
            </w:r>
            <w:r>
              <w:rPr>
                <w:rFonts w:hint="eastAsia"/>
                <w:kern w:val="0"/>
                <w:sz w:val="24"/>
              </w:rPr>
              <w:t>visible</w:t>
            </w:r>
            <w:r>
              <w:rPr>
                <w:kern w:val="0"/>
                <w:sz w:val="24"/>
              </w:rPr>
              <w:t xml:space="preserve"> sides.</w:t>
            </w:r>
          </w:p>
          <w:p w14:paraId="605CBED9">
            <w:pPr>
              <w:autoSpaceDE w:val="0"/>
              <w:autoSpaceDN w:val="0"/>
              <w:adjustRightInd w:val="0"/>
              <w:spacing w:before="6" w:line="243" w:lineRule="auto"/>
              <w:ind w:left="103"/>
              <w:jc w:val="left"/>
              <w:rPr>
                <w:kern w:val="0"/>
                <w:sz w:val="24"/>
              </w:rPr>
            </w:pPr>
          </w:p>
        </w:tc>
      </w:tr>
    </w:tbl>
    <w:p w14:paraId="5F8EB9B7">
      <w:pPr>
        <w:autoSpaceDE w:val="0"/>
        <w:autoSpaceDN w:val="0"/>
        <w:adjustRightInd w:val="0"/>
        <w:spacing w:line="200" w:lineRule="exact"/>
        <w:jc w:val="left"/>
        <w:rPr>
          <w:rFonts w:ascii="Arial" w:hAnsi="Arial" w:cs="Arial"/>
          <w:kern w:val="0"/>
          <w:sz w:val="20"/>
          <w:szCs w:val="20"/>
        </w:rPr>
      </w:pPr>
    </w:p>
    <w:p w14:paraId="35B357BF">
      <w:pPr>
        <w:tabs>
          <w:tab w:val="left" w:pos="1000"/>
        </w:tabs>
        <w:autoSpaceDE w:val="0"/>
        <w:autoSpaceDN w:val="0"/>
        <w:adjustRightInd w:val="0"/>
        <w:jc w:val="left"/>
        <w:rPr>
          <w:kern w:val="0"/>
          <w:sz w:val="24"/>
        </w:rPr>
      </w:pPr>
    </w:p>
    <w:p w14:paraId="1ABD1606">
      <w:pPr>
        <w:tabs>
          <w:tab w:val="left" w:pos="1000"/>
        </w:tabs>
        <w:autoSpaceDE w:val="0"/>
        <w:autoSpaceDN w:val="0"/>
        <w:adjustRightInd w:val="0"/>
        <w:jc w:val="left"/>
      </w:pPr>
      <w:r>
        <w:rPr>
          <w:rFonts w:hint="eastAsia"/>
          <w:kern w:val="0"/>
          <w:sz w:val="24"/>
        </w:rPr>
        <w:t>3.2.</w:t>
      </w:r>
      <w:r>
        <w:rPr>
          <w:kern w:val="0"/>
          <w:sz w:val="24"/>
        </w:rPr>
        <w:t>1.2 Lining and Ceiling</w:t>
      </w:r>
    </w:p>
    <w:p w14:paraId="6D41EB55">
      <w:pPr>
        <w:tabs>
          <w:tab w:val="left" w:pos="1000"/>
        </w:tabs>
        <w:autoSpaceDE w:val="0"/>
        <w:autoSpaceDN w:val="0"/>
        <w:adjustRightInd w:val="0"/>
        <w:ind w:left="114"/>
        <w:jc w:val="left"/>
      </w:pPr>
    </w:p>
    <w:p w14:paraId="7CECF577">
      <w:pPr>
        <w:autoSpaceDE w:val="0"/>
        <w:autoSpaceDN w:val="0"/>
        <w:adjustRightInd w:val="0"/>
        <w:ind w:left="1009"/>
        <w:jc w:val="left"/>
        <w:rPr>
          <w:kern w:val="0"/>
          <w:sz w:val="24"/>
        </w:rPr>
      </w:pPr>
      <w:r>
        <w:rPr>
          <w:rFonts w:hint="eastAsia"/>
          <w:kern w:val="0"/>
          <w:sz w:val="24"/>
        </w:rPr>
        <w:t>The lining and ceiling to be applied as follows.</w:t>
      </w:r>
    </w:p>
    <w:p w14:paraId="1C90EEC0">
      <w:pPr>
        <w:widowControl/>
        <w:jc w:val="left"/>
        <w:rPr>
          <w:kern w:val="0"/>
          <w:sz w:val="24"/>
        </w:rPr>
      </w:pPr>
      <w:r>
        <w:rPr>
          <w:kern w:val="0"/>
          <w:sz w:val="24"/>
        </w:rPr>
        <w:br w:type="page"/>
      </w:r>
    </w:p>
    <w:p w14:paraId="5C559C88">
      <w:pPr>
        <w:autoSpaceDE w:val="0"/>
        <w:autoSpaceDN w:val="0"/>
        <w:adjustRightInd w:val="0"/>
        <w:spacing w:line="240" w:lineRule="exact"/>
        <w:jc w:val="left"/>
        <w:rPr>
          <w:kern w:val="0"/>
          <w:sz w:val="24"/>
        </w:rPr>
      </w:pPr>
    </w:p>
    <w:tbl>
      <w:tblPr>
        <w:tblStyle w:val="40"/>
        <w:tblW w:w="7971" w:type="dxa"/>
        <w:tblInd w:w="965" w:type="dxa"/>
        <w:tblLayout w:type="fixed"/>
        <w:tblCellMar>
          <w:top w:w="0" w:type="dxa"/>
          <w:left w:w="0" w:type="dxa"/>
          <w:bottom w:w="0" w:type="dxa"/>
          <w:right w:w="0" w:type="dxa"/>
        </w:tblCellMar>
      </w:tblPr>
      <w:tblGrid>
        <w:gridCol w:w="3151"/>
        <w:gridCol w:w="2410"/>
        <w:gridCol w:w="2410"/>
      </w:tblGrid>
      <w:tr w14:paraId="249A1235">
        <w:tblPrEx>
          <w:tblCellMar>
            <w:top w:w="0" w:type="dxa"/>
            <w:left w:w="0" w:type="dxa"/>
            <w:bottom w:w="0" w:type="dxa"/>
            <w:right w:w="0" w:type="dxa"/>
          </w:tblCellMar>
        </w:tblPrEx>
        <w:trPr>
          <w:trHeight w:val="842" w:hRule="exact"/>
        </w:trPr>
        <w:tc>
          <w:tcPr>
            <w:tcW w:w="3151" w:type="dxa"/>
            <w:tcBorders>
              <w:top w:val="single" w:color="000000" w:sz="4" w:space="0"/>
              <w:left w:val="single" w:color="000000" w:sz="4" w:space="0"/>
              <w:bottom w:val="single" w:color="000000" w:sz="4" w:space="0"/>
              <w:right w:val="single" w:color="000000" w:sz="4" w:space="0"/>
            </w:tcBorders>
          </w:tcPr>
          <w:p w14:paraId="555148B8">
            <w:pPr>
              <w:autoSpaceDE w:val="0"/>
              <w:autoSpaceDN w:val="0"/>
              <w:adjustRightInd w:val="0"/>
              <w:spacing w:before="6"/>
              <w:ind w:left="103"/>
              <w:jc w:val="center"/>
              <w:rPr>
                <w:kern w:val="0"/>
                <w:sz w:val="24"/>
              </w:rPr>
            </w:pPr>
            <w:r>
              <w:rPr>
                <w:rFonts w:hint="eastAsia"/>
                <w:kern w:val="0"/>
                <w:sz w:val="24"/>
              </w:rPr>
              <w:t>Compartment</w:t>
            </w:r>
          </w:p>
        </w:tc>
        <w:tc>
          <w:tcPr>
            <w:tcW w:w="2410" w:type="dxa"/>
            <w:tcBorders>
              <w:top w:val="single" w:color="000000" w:sz="4" w:space="0"/>
              <w:left w:val="single" w:color="000000" w:sz="4" w:space="0"/>
              <w:bottom w:val="single" w:color="000000" w:sz="4" w:space="0"/>
              <w:right w:val="single" w:color="000000" w:sz="4" w:space="0"/>
            </w:tcBorders>
          </w:tcPr>
          <w:p w14:paraId="6102DA0C">
            <w:pPr>
              <w:autoSpaceDE w:val="0"/>
              <w:autoSpaceDN w:val="0"/>
              <w:adjustRightInd w:val="0"/>
              <w:spacing w:before="6"/>
              <w:ind w:left="103"/>
              <w:jc w:val="center"/>
              <w:rPr>
                <w:kern w:val="0"/>
                <w:sz w:val="24"/>
              </w:rPr>
            </w:pPr>
            <w:r>
              <w:rPr>
                <w:rFonts w:hint="eastAsia"/>
                <w:kern w:val="0"/>
                <w:sz w:val="24"/>
              </w:rPr>
              <w:t>Lining</w:t>
            </w:r>
          </w:p>
        </w:tc>
        <w:tc>
          <w:tcPr>
            <w:tcW w:w="2410" w:type="dxa"/>
            <w:tcBorders>
              <w:top w:val="single" w:color="000000" w:sz="4" w:space="0"/>
              <w:left w:val="single" w:color="000000" w:sz="4" w:space="0"/>
              <w:bottom w:val="single" w:color="000000" w:sz="4" w:space="0"/>
              <w:right w:val="single" w:color="000000" w:sz="4" w:space="0"/>
            </w:tcBorders>
          </w:tcPr>
          <w:p w14:paraId="2E60F779">
            <w:pPr>
              <w:autoSpaceDE w:val="0"/>
              <w:autoSpaceDN w:val="0"/>
              <w:adjustRightInd w:val="0"/>
              <w:spacing w:before="6"/>
              <w:ind w:left="1260"/>
              <w:jc w:val="left"/>
              <w:rPr>
                <w:kern w:val="0"/>
                <w:sz w:val="24"/>
              </w:rPr>
            </w:pPr>
            <w:r>
              <w:rPr>
                <w:rFonts w:hint="eastAsia"/>
                <w:kern w:val="0"/>
                <w:sz w:val="24"/>
              </w:rPr>
              <w:t>Ceiling</w:t>
            </w:r>
          </w:p>
          <w:p w14:paraId="3022BA4D">
            <w:pPr>
              <w:autoSpaceDE w:val="0"/>
              <w:autoSpaceDN w:val="0"/>
              <w:adjustRightInd w:val="0"/>
              <w:spacing w:before="6"/>
              <w:ind w:left="103"/>
              <w:jc w:val="left"/>
              <w:rPr>
                <w:kern w:val="0"/>
                <w:sz w:val="24"/>
              </w:rPr>
            </w:pPr>
          </w:p>
        </w:tc>
      </w:tr>
      <w:tr w14:paraId="1C3DEDD9">
        <w:tblPrEx>
          <w:tblCellMar>
            <w:top w:w="0" w:type="dxa"/>
            <w:left w:w="0" w:type="dxa"/>
            <w:bottom w:w="0" w:type="dxa"/>
            <w:right w:w="0" w:type="dxa"/>
          </w:tblCellMar>
        </w:tblPrEx>
        <w:trPr>
          <w:trHeight w:val="2829" w:hRule="exact"/>
        </w:trPr>
        <w:tc>
          <w:tcPr>
            <w:tcW w:w="3151" w:type="dxa"/>
            <w:tcBorders>
              <w:top w:val="single" w:color="000000" w:sz="4" w:space="0"/>
              <w:left w:val="single" w:color="000000" w:sz="4" w:space="0"/>
              <w:bottom w:val="single" w:color="000000" w:sz="4" w:space="0"/>
              <w:right w:val="single" w:color="000000" w:sz="4" w:space="0"/>
            </w:tcBorders>
          </w:tcPr>
          <w:p w14:paraId="5C271936">
            <w:pPr>
              <w:autoSpaceDE w:val="0"/>
              <w:autoSpaceDN w:val="0"/>
              <w:adjustRightInd w:val="0"/>
              <w:spacing w:before="6"/>
              <w:ind w:left="103"/>
              <w:jc w:val="left"/>
              <w:rPr>
                <w:kern w:val="0"/>
                <w:sz w:val="24"/>
              </w:rPr>
            </w:pPr>
            <w:r>
              <w:rPr>
                <w:rFonts w:hint="eastAsia"/>
                <w:kern w:val="0"/>
                <w:sz w:val="24"/>
              </w:rPr>
              <w:t xml:space="preserve">Living </w:t>
            </w:r>
            <w:r>
              <w:rPr>
                <w:kern w:val="0"/>
                <w:sz w:val="24"/>
              </w:rPr>
              <w:t>space</w:t>
            </w:r>
          </w:p>
          <w:p w14:paraId="770BEE89">
            <w:pPr>
              <w:autoSpaceDE w:val="0"/>
              <w:autoSpaceDN w:val="0"/>
              <w:adjustRightInd w:val="0"/>
              <w:spacing w:before="6"/>
              <w:ind w:left="103"/>
              <w:jc w:val="left"/>
              <w:rPr>
                <w:kern w:val="0"/>
                <w:sz w:val="24"/>
              </w:rPr>
            </w:pPr>
            <w:r>
              <w:rPr>
                <w:rFonts w:hint="eastAsia"/>
                <w:kern w:val="0"/>
                <w:sz w:val="24"/>
              </w:rPr>
              <w:t>Public space</w:t>
            </w:r>
          </w:p>
          <w:p w14:paraId="796106E0">
            <w:pPr>
              <w:autoSpaceDE w:val="0"/>
              <w:autoSpaceDN w:val="0"/>
              <w:adjustRightInd w:val="0"/>
              <w:spacing w:before="6"/>
              <w:ind w:left="103"/>
              <w:jc w:val="left"/>
              <w:rPr>
                <w:kern w:val="0"/>
                <w:sz w:val="24"/>
              </w:rPr>
            </w:pPr>
            <w:r>
              <w:rPr>
                <w:rFonts w:hint="eastAsia"/>
                <w:kern w:val="0"/>
                <w:sz w:val="24"/>
              </w:rPr>
              <w:t>Office space</w:t>
            </w:r>
          </w:p>
          <w:p w14:paraId="47791293">
            <w:pPr>
              <w:autoSpaceDE w:val="0"/>
              <w:autoSpaceDN w:val="0"/>
              <w:adjustRightInd w:val="0"/>
              <w:spacing w:before="6"/>
              <w:ind w:left="103"/>
              <w:jc w:val="left"/>
              <w:rPr>
                <w:kern w:val="0"/>
                <w:sz w:val="24"/>
              </w:rPr>
            </w:pPr>
            <w:r>
              <w:rPr>
                <w:rFonts w:hint="eastAsia"/>
                <w:kern w:val="0"/>
                <w:sz w:val="24"/>
              </w:rPr>
              <w:t>Control space (only for Wheelhouse and ECR)</w:t>
            </w:r>
          </w:p>
          <w:p w14:paraId="64767FE0">
            <w:pPr>
              <w:autoSpaceDE w:val="0"/>
              <w:autoSpaceDN w:val="0"/>
              <w:adjustRightInd w:val="0"/>
              <w:spacing w:before="6"/>
              <w:ind w:left="103"/>
              <w:jc w:val="left"/>
              <w:rPr>
                <w:kern w:val="0"/>
                <w:sz w:val="24"/>
              </w:rPr>
            </w:pPr>
            <w:r>
              <w:rPr>
                <w:rFonts w:hint="eastAsia"/>
                <w:kern w:val="0"/>
                <w:sz w:val="24"/>
              </w:rPr>
              <w:t>Corridor space</w:t>
            </w:r>
          </w:p>
          <w:p w14:paraId="7E129441">
            <w:pPr>
              <w:autoSpaceDE w:val="0"/>
              <w:autoSpaceDN w:val="0"/>
              <w:adjustRightInd w:val="0"/>
              <w:spacing w:before="6"/>
              <w:ind w:left="103"/>
              <w:jc w:val="left"/>
              <w:rPr>
                <w:kern w:val="0"/>
                <w:sz w:val="24"/>
                <w:vertAlign w:val="superscript"/>
              </w:rPr>
            </w:pPr>
          </w:p>
          <w:p w14:paraId="67D4CC84">
            <w:pPr>
              <w:autoSpaceDE w:val="0"/>
              <w:autoSpaceDN w:val="0"/>
              <w:adjustRightInd w:val="0"/>
              <w:spacing w:before="6"/>
              <w:ind w:left="103"/>
              <w:jc w:val="left"/>
              <w:rPr>
                <w:kern w:val="0"/>
                <w:sz w:val="24"/>
              </w:rPr>
            </w:pPr>
            <w:r>
              <w:rPr>
                <w:kern w:val="0"/>
                <w:sz w:val="24"/>
              </w:rPr>
              <w:t>Private</w:t>
            </w:r>
            <w:r>
              <w:rPr>
                <w:rFonts w:hint="eastAsia"/>
                <w:kern w:val="0"/>
                <w:sz w:val="24"/>
              </w:rPr>
              <w:t xml:space="preserve"> toilet</w:t>
            </w:r>
          </w:p>
          <w:p w14:paraId="2E307C06">
            <w:pPr>
              <w:autoSpaceDE w:val="0"/>
              <w:autoSpaceDN w:val="0"/>
              <w:adjustRightInd w:val="0"/>
              <w:spacing w:before="6"/>
              <w:ind w:left="103"/>
              <w:jc w:val="left"/>
              <w:rPr>
                <w:kern w:val="0"/>
                <w:sz w:val="24"/>
              </w:rPr>
            </w:pPr>
            <w:r>
              <w:rPr>
                <w:rFonts w:hint="eastAsia"/>
                <w:kern w:val="0"/>
                <w:sz w:val="24"/>
              </w:rPr>
              <w:t>Dispensary bath room</w:t>
            </w:r>
          </w:p>
        </w:tc>
        <w:tc>
          <w:tcPr>
            <w:tcW w:w="2410" w:type="dxa"/>
            <w:tcBorders>
              <w:top w:val="single" w:color="000000" w:sz="4" w:space="0"/>
              <w:left w:val="single" w:color="000000" w:sz="4" w:space="0"/>
              <w:bottom w:val="single" w:color="000000" w:sz="4" w:space="0"/>
              <w:right w:val="single" w:color="000000" w:sz="4" w:space="0"/>
            </w:tcBorders>
          </w:tcPr>
          <w:p w14:paraId="2EC1A9BE">
            <w:pPr>
              <w:autoSpaceDE w:val="0"/>
              <w:autoSpaceDN w:val="0"/>
              <w:adjustRightInd w:val="0"/>
              <w:spacing w:before="6"/>
              <w:ind w:left="103"/>
              <w:jc w:val="left"/>
              <w:rPr>
                <w:kern w:val="0"/>
                <w:sz w:val="24"/>
              </w:rPr>
            </w:pPr>
            <w:r>
              <w:rPr>
                <w:rFonts w:hint="eastAsia"/>
                <w:kern w:val="0"/>
                <w:sz w:val="24"/>
              </w:rPr>
              <w:t>R</w:t>
            </w:r>
            <w:r>
              <w:rPr>
                <w:kern w:val="0"/>
                <w:sz w:val="24"/>
              </w:rPr>
              <w:t xml:space="preserve">ock </w:t>
            </w:r>
            <w:r>
              <w:rPr>
                <w:spacing w:val="-1"/>
                <w:kern w:val="0"/>
                <w:sz w:val="24"/>
              </w:rPr>
              <w:t>w</w:t>
            </w:r>
            <w:r>
              <w:rPr>
                <w:kern w:val="0"/>
                <w:sz w:val="24"/>
              </w:rPr>
              <w:t xml:space="preserve">ool </w:t>
            </w:r>
            <w:r>
              <w:rPr>
                <w:rFonts w:hint="eastAsia"/>
                <w:kern w:val="0"/>
                <w:sz w:val="24"/>
              </w:rPr>
              <w:t>insulation of 25</w:t>
            </w:r>
            <w:r>
              <w:rPr>
                <w:spacing w:val="-2"/>
                <w:kern w:val="0"/>
                <w:sz w:val="24"/>
              </w:rPr>
              <w:t>m</w:t>
            </w:r>
            <w:r>
              <w:rPr>
                <w:kern w:val="0"/>
                <w:sz w:val="24"/>
              </w:rPr>
              <w:t>m thickness</w:t>
            </w:r>
            <w:r>
              <w:rPr>
                <w:rFonts w:hint="eastAsia"/>
                <w:kern w:val="0"/>
                <w:sz w:val="24"/>
              </w:rPr>
              <w:t xml:space="preserve"> </w:t>
            </w:r>
            <w:r>
              <w:rPr>
                <w:kern w:val="0"/>
                <w:sz w:val="24"/>
              </w:rPr>
              <w:t>f</w:t>
            </w:r>
            <w:r>
              <w:rPr>
                <w:rFonts w:hint="eastAsia"/>
                <w:kern w:val="0"/>
                <w:sz w:val="24"/>
              </w:rPr>
              <w:t>ur</w:t>
            </w:r>
            <w:r>
              <w:rPr>
                <w:kern w:val="0"/>
                <w:sz w:val="24"/>
              </w:rPr>
              <w:t xml:space="preserve">nished with galvanized steel </w:t>
            </w:r>
            <w:r>
              <w:rPr>
                <w:rFonts w:hint="eastAsia"/>
                <w:kern w:val="0"/>
                <w:sz w:val="24"/>
              </w:rPr>
              <w:t xml:space="preserve">sheet of </w:t>
            </w:r>
            <w:r>
              <w:rPr>
                <w:kern w:val="0"/>
                <w:sz w:val="24"/>
              </w:rPr>
              <w:t xml:space="preserve">0.6 </w:t>
            </w:r>
            <w:r>
              <w:rPr>
                <w:spacing w:val="-2"/>
                <w:kern w:val="0"/>
                <w:sz w:val="24"/>
              </w:rPr>
              <w:t>m</w:t>
            </w:r>
            <w:r>
              <w:rPr>
                <w:kern w:val="0"/>
                <w:sz w:val="24"/>
              </w:rPr>
              <w:t>m thick</w:t>
            </w:r>
            <w:r>
              <w:rPr>
                <w:rFonts w:hint="eastAsia"/>
                <w:kern w:val="0"/>
                <w:sz w:val="24"/>
              </w:rPr>
              <w:t>ness</w:t>
            </w:r>
            <w:r>
              <w:rPr>
                <w:kern w:val="0"/>
                <w:sz w:val="24"/>
              </w:rPr>
              <w:t xml:space="preserve"> decorat</w:t>
            </w:r>
            <w:r>
              <w:rPr>
                <w:rFonts w:hint="eastAsia"/>
                <w:kern w:val="0"/>
                <w:sz w:val="24"/>
              </w:rPr>
              <w:t>ed with</w:t>
            </w:r>
            <w:r>
              <w:rPr>
                <w:kern w:val="0"/>
                <w:sz w:val="24"/>
              </w:rPr>
              <w:t xml:space="preserve"> PVC film</w:t>
            </w:r>
            <w:r>
              <w:rPr>
                <w:rFonts w:hint="eastAsia"/>
                <w:kern w:val="0"/>
                <w:sz w:val="24"/>
              </w:rPr>
              <w:t xml:space="preserve"> </w:t>
            </w:r>
            <w:r>
              <w:rPr>
                <w:kern w:val="0"/>
                <w:sz w:val="24"/>
              </w:rPr>
              <w:t>on visible side.</w:t>
            </w:r>
          </w:p>
        </w:tc>
        <w:tc>
          <w:tcPr>
            <w:tcW w:w="2410" w:type="dxa"/>
            <w:tcBorders>
              <w:top w:val="single" w:color="000000" w:sz="4" w:space="0"/>
              <w:left w:val="single" w:color="000000" w:sz="4" w:space="0"/>
              <w:bottom w:val="single" w:color="000000" w:sz="4" w:space="0"/>
              <w:right w:val="single" w:color="000000" w:sz="4" w:space="0"/>
            </w:tcBorders>
          </w:tcPr>
          <w:p w14:paraId="104C3647">
            <w:pPr>
              <w:autoSpaceDE w:val="0"/>
              <w:autoSpaceDN w:val="0"/>
              <w:adjustRightInd w:val="0"/>
              <w:spacing w:before="6"/>
              <w:ind w:left="103"/>
              <w:jc w:val="left"/>
              <w:rPr>
                <w:kern w:val="0"/>
                <w:sz w:val="24"/>
              </w:rPr>
            </w:pPr>
            <w:r>
              <w:rPr>
                <w:rFonts w:hint="eastAsia"/>
                <w:kern w:val="0"/>
                <w:sz w:val="24"/>
              </w:rPr>
              <w:t>R</w:t>
            </w:r>
            <w:r>
              <w:rPr>
                <w:kern w:val="0"/>
                <w:sz w:val="24"/>
              </w:rPr>
              <w:t xml:space="preserve">ock wool </w:t>
            </w:r>
            <w:r>
              <w:rPr>
                <w:rFonts w:hint="eastAsia"/>
                <w:kern w:val="0"/>
                <w:sz w:val="24"/>
              </w:rPr>
              <w:t>insulation of 25</w:t>
            </w:r>
            <w:r>
              <w:rPr>
                <w:kern w:val="0"/>
                <w:sz w:val="24"/>
              </w:rPr>
              <w:t>mm thickness</w:t>
            </w:r>
            <w:r>
              <w:rPr>
                <w:rFonts w:hint="eastAsia"/>
                <w:kern w:val="0"/>
                <w:sz w:val="24"/>
              </w:rPr>
              <w:t xml:space="preserve"> </w:t>
            </w:r>
            <w:r>
              <w:rPr>
                <w:kern w:val="0"/>
                <w:sz w:val="24"/>
              </w:rPr>
              <w:t>f</w:t>
            </w:r>
            <w:r>
              <w:rPr>
                <w:rFonts w:hint="eastAsia"/>
                <w:kern w:val="0"/>
                <w:sz w:val="24"/>
              </w:rPr>
              <w:t>ur</w:t>
            </w:r>
            <w:r>
              <w:rPr>
                <w:kern w:val="0"/>
                <w:sz w:val="24"/>
              </w:rPr>
              <w:t xml:space="preserve">nished with galvanized steel </w:t>
            </w:r>
            <w:r>
              <w:rPr>
                <w:rFonts w:hint="eastAsia"/>
                <w:kern w:val="0"/>
                <w:sz w:val="24"/>
              </w:rPr>
              <w:t xml:space="preserve">sheet of </w:t>
            </w:r>
            <w:r>
              <w:rPr>
                <w:kern w:val="0"/>
                <w:sz w:val="24"/>
              </w:rPr>
              <w:t>0.6 mm thick</w:t>
            </w:r>
            <w:r>
              <w:rPr>
                <w:rFonts w:hint="eastAsia"/>
                <w:kern w:val="0"/>
                <w:sz w:val="24"/>
              </w:rPr>
              <w:t>ness</w:t>
            </w:r>
            <w:r>
              <w:rPr>
                <w:kern w:val="0"/>
                <w:sz w:val="24"/>
              </w:rPr>
              <w:t xml:space="preserve"> decorat</w:t>
            </w:r>
            <w:r>
              <w:rPr>
                <w:rFonts w:hint="eastAsia"/>
                <w:kern w:val="0"/>
                <w:sz w:val="24"/>
              </w:rPr>
              <w:t>ed with</w:t>
            </w:r>
            <w:r>
              <w:rPr>
                <w:kern w:val="0"/>
                <w:sz w:val="24"/>
              </w:rPr>
              <w:t xml:space="preserve"> PVC film</w:t>
            </w:r>
            <w:r>
              <w:rPr>
                <w:rFonts w:hint="eastAsia"/>
                <w:kern w:val="0"/>
                <w:sz w:val="24"/>
              </w:rPr>
              <w:t xml:space="preserve"> </w:t>
            </w:r>
            <w:r>
              <w:rPr>
                <w:kern w:val="0"/>
                <w:sz w:val="24"/>
              </w:rPr>
              <w:t>on visible side.</w:t>
            </w:r>
          </w:p>
          <w:p w14:paraId="2E781650">
            <w:pPr>
              <w:autoSpaceDE w:val="0"/>
              <w:autoSpaceDN w:val="0"/>
              <w:adjustRightInd w:val="0"/>
              <w:spacing w:before="6"/>
              <w:ind w:left="103"/>
              <w:jc w:val="left"/>
              <w:rPr>
                <w:kern w:val="0"/>
                <w:sz w:val="24"/>
              </w:rPr>
            </w:pPr>
          </w:p>
        </w:tc>
      </w:tr>
      <w:tr w14:paraId="0B6295AB">
        <w:tblPrEx>
          <w:tblCellMar>
            <w:top w:w="0" w:type="dxa"/>
            <w:left w:w="0" w:type="dxa"/>
            <w:bottom w:w="0" w:type="dxa"/>
            <w:right w:w="0" w:type="dxa"/>
          </w:tblCellMar>
        </w:tblPrEx>
        <w:trPr>
          <w:trHeight w:val="1803" w:hRule="exact"/>
        </w:trPr>
        <w:tc>
          <w:tcPr>
            <w:tcW w:w="3151" w:type="dxa"/>
            <w:tcBorders>
              <w:top w:val="single" w:color="000000" w:sz="4" w:space="0"/>
              <w:left w:val="single" w:color="000000" w:sz="4" w:space="0"/>
              <w:bottom w:val="single" w:color="000000" w:sz="4" w:space="0"/>
              <w:right w:val="single" w:color="000000" w:sz="4" w:space="0"/>
            </w:tcBorders>
          </w:tcPr>
          <w:p w14:paraId="36A7637C">
            <w:pPr>
              <w:autoSpaceDE w:val="0"/>
              <w:autoSpaceDN w:val="0"/>
              <w:adjustRightInd w:val="0"/>
              <w:spacing w:before="6"/>
              <w:ind w:left="103"/>
              <w:jc w:val="left"/>
              <w:rPr>
                <w:kern w:val="0"/>
                <w:sz w:val="24"/>
              </w:rPr>
            </w:pPr>
            <w:r>
              <w:rPr>
                <w:rFonts w:hint="eastAsia"/>
                <w:kern w:val="0"/>
                <w:sz w:val="24"/>
              </w:rPr>
              <w:t>Catering space</w:t>
            </w:r>
          </w:p>
        </w:tc>
        <w:tc>
          <w:tcPr>
            <w:tcW w:w="2410" w:type="dxa"/>
            <w:tcBorders>
              <w:top w:val="single" w:color="000000" w:sz="4" w:space="0"/>
              <w:left w:val="single" w:color="000000" w:sz="4" w:space="0"/>
              <w:bottom w:val="single" w:color="000000" w:sz="4" w:space="0"/>
              <w:right w:val="single" w:color="000000" w:sz="4" w:space="0"/>
            </w:tcBorders>
          </w:tcPr>
          <w:p w14:paraId="30009669">
            <w:pPr>
              <w:autoSpaceDE w:val="0"/>
              <w:autoSpaceDN w:val="0"/>
              <w:adjustRightInd w:val="0"/>
              <w:spacing w:before="6"/>
              <w:ind w:left="103"/>
              <w:jc w:val="left"/>
              <w:rPr>
                <w:kern w:val="0"/>
                <w:sz w:val="24"/>
              </w:rPr>
            </w:pPr>
            <w:r>
              <w:rPr>
                <w:kern w:val="0"/>
                <w:sz w:val="24"/>
              </w:rPr>
              <w:t>Rock wool insulation of 25 mm thickness furnished with SUS</w:t>
            </w:r>
            <w:r>
              <w:rPr>
                <w:rFonts w:hint="eastAsia"/>
                <w:kern w:val="0"/>
                <w:sz w:val="24"/>
              </w:rPr>
              <w:t xml:space="preserve">304 </w:t>
            </w:r>
            <w:r>
              <w:rPr>
                <w:kern w:val="0"/>
                <w:sz w:val="24"/>
              </w:rPr>
              <w:t>sheet</w:t>
            </w:r>
            <w:r>
              <w:rPr>
                <w:rFonts w:hint="eastAsia"/>
                <w:kern w:val="0"/>
                <w:sz w:val="24"/>
              </w:rPr>
              <w:t xml:space="preserve"> of </w:t>
            </w:r>
            <w:r>
              <w:rPr>
                <w:kern w:val="0"/>
                <w:sz w:val="24"/>
              </w:rPr>
              <w:t>0.</w:t>
            </w:r>
            <w:r>
              <w:rPr>
                <w:rFonts w:hint="eastAsia"/>
                <w:kern w:val="0"/>
                <w:sz w:val="24"/>
              </w:rPr>
              <w:t>5</w:t>
            </w:r>
            <w:r>
              <w:rPr>
                <w:spacing w:val="-2"/>
                <w:kern w:val="0"/>
                <w:sz w:val="24"/>
              </w:rPr>
              <w:t>m</w:t>
            </w:r>
            <w:r>
              <w:rPr>
                <w:kern w:val="0"/>
                <w:sz w:val="24"/>
              </w:rPr>
              <w:t>mthickness on visible side.</w:t>
            </w:r>
          </w:p>
        </w:tc>
        <w:tc>
          <w:tcPr>
            <w:tcW w:w="2410" w:type="dxa"/>
            <w:tcBorders>
              <w:top w:val="single" w:color="000000" w:sz="4" w:space="0"/>
              <w:left w:val="single" w:color="000000" w:sz="4" w:space="0"/>
              <w:bottom w:val="single" w:color="000000" w:sz="4" w:space="0"/>
              <w:right w:val="single" w:color="000000" w:sz="4" w:space="0"/>
            </w:tcBorders>
          </w:tcPr>
          <w:p w14:paraId="3838C027">
            <w:pPr>
              <w:autoSpaceDE w:val="0"/>
              <w:autoSpaceDN w:val="0"/>
              <w:adjustRightInd w:val="0"/>
              <w:spacing w:before="6"/>
              <w:ind w:left="103"/>
              <w:jc w:val="left"/>
              <w:rPr>
                <w:kern w:val="0"/>
                <w:sz w:val="24"/>
              </w:rPr>
            </w:pPr>
            <w:r>
              <w:rPr>
                <w:kern w:val="0"/>
                <w:sz w:val="24"/>
              </w:rPr>
              <w:t>Rock wool insulation of 25 mm thickness furnished with SUS</w:t>
            </w:r>
            <w:r>
              <w:rPr>
                <w:rFonts w:hint="eastAsia"/>
                <w:kern w:val="0"/>
                <w:sz w:val="24"/>
              </w:rPr>
              <w:t xml:space="preserve">304 </w:t>
            </w:r>
            <w:r>
              <w:rPr>
                <w:kern w:val="0"/>
                <w:sz w:val="24"/>
              </w:rPr>
              <w:t>sheet</w:t>
            </w:r>
            <w:r>
              <w:rPr>
                <w:rFonts w:hint="eastAsia"/>
                <w:kern w:val="0"/>
                <w:sz w:val="24"/>
              </w:rPr>
              <w:t xml:space="preserve"> of </w:t>
            </w:r>
            <w:r>
              <w:rPr>
                <w:kern w:val="0"/>
                <w:sz w:val="24"/>
              </w:rPr>
              <w:t>0.</w:t>
            </w:r>
            <w:r>
              <w:rPr>
                <w:rFonts w:hint="eastAsia"/>
                <w:kern w:val="0"/>
                <w:sz w:val="24"/>
              </w:rPr>
              <w:t>5</w:t>
            </w:r>
            <w:r>
              <w:rPr>
                <w:spacing w:val="-2"/>
                <w:kern w:val="0"/>
                <w:sz w:val="24"/>
              </w:rPr>
              <w:t>m</w:t>
            </w:r>
            <w:r>
              <w:rPr>
                <w:kern w:val="0"/>
                <w:sz w:val="24"/>
              </w:rPr>
              <w:t>mthickness on visible side.</w:t>
            </w:r>
          </w:p>
        </w:tc>
      </w:tr>
      <w:tr w14:paraId="2B21E63D">
        <w:tblPrEx>
          <w:tblCellMar>
            <w:top w:w="0" w:type="dxa"/>
            <w:left w:w="0" w:type="dxa"/>
            <w:bottom w:w="0" w:type="dxa"/>
            <w:right w:w="0" w:type="dxa"/>
          </w:tblCellMar>
        </w:tblPrEx>
        <w:trPr>
          <w:trHeight w:val="1458" w:hRule="exact"/>
        </w:trPr>
        <w:tc>
          <w:tcPr>
            <w:tcW w:w="3151" w:type="dxa"/>
            <w:tcBorders>
              <w:top w:val="single" w:color="000000" w:sz="4" w:space="0"/>
              <w:left w:val="single" w:color="000000" w:sz="4" w:space="0"/>
              <w:bottom w:val="single" w:color="000000" w:sz="4" w:space="0"/>
              <w:right w:val="single" w:color="000000" w:sz="4" w:space="0"/>
            </w:tcBorders>
          </w:tcPr>
          <w:p w14:paraId="19111581">
            <w:pPr>
              <w:autoSpaceDE w:val="0"/>
              <w:autoSpaceDN w:val="0"/>
              <w:adjustRightInd w:val="0"/>
              <w:spacing w:before="6"/>
              <w:ind w:left="103"/>
              <w:jc w:val="left"/>
              <w:rPr>
                <w:kern w:val="0"/>
                <w:sz w:val="24"/>
              </w:rPr>
            </w:pPr>
            <w:r>
              <w:rPr>
                <w:kern w:val="0"/>
                <w:sz w:val="24"/>
              </w:rPr>
              <w:t>Stevedore’s toilet</w:t>
            </w:r>
            <w:r>
              <w:rPr>
                <w:rFonts w:hint="eastAsia"/>
                <w:kern w:val="0"/>
                <w:sz w:val="24"/>
              </w:rPr>
              <w:t xml:space="preserve">, Public toilet, </w:t>
            </w:r>
            <w:r>
              <w:rPr>
                <w:kern w:val="0"/>
                <w:sz w:val="24"/>
              </w:rPr>
              <w:t>C</w:t>
            </w:r>
            <w:r>
              <w:rPr>
                <w:rFonts w:hint="eastAsia"/>
                <w:kern w:val="0"/>
                <w:sz w:val="24"/>
              </w:rPr>
              <w:t xml:space="preserve">hanging room, </w:t>
            </w:r>
            <w:r>
              <w:rPr>
                <w:kern w:val="0"/>
                <w:sz w:val="24"/>
              </w:rPr>
              <w:t>L</w:t>
            </w:r>
            <w:r>
              <w:rPr>
                <w:rFonts w:hint="eastAsia"/>
                <w:kern w:val="0"/>
                <w:sz w:val="24"/>
              </w:rPr>
              <w:t>aundry and drying room</w:t>
            </w:r>
          </w:p>
          <w:p w14:paraId="2CBD608C">
            <w:pPr>
              <w:autoSpaceDE w:val="0"/>
              <w:autoSpaceDN w:val="0"/>
              <w:adjustRightInd w:val="0"/>
              <w:spacing w:before="6"/>
              <w:ind w:left="103"/>
              <w:jc w:val="left"/>
              <w:rPr>
                <w:kern w:val="0"/>
                <w:sz w:val="24"/>
              </w:rPr>
            </w:pPr>
          </w:p>
        </w:tc>
        <w:tc>
          <w:tcPr>
            <w:tcW w:w="2410" w:type="dxa"/>
            <w:tcBorders>
              <w:top w:val="single" w:color="000000" w:sz="4" w:space="0"/>
              <w:left w:val="single" w:color="000000" w:sz="4" w:space="0"/>
              <w:bottom w:val="single" w:color="000000" w:sz="4" w:space="0"/>
              <w:right w:val="single" w:color="000000" w:sz="4" w:space="0"/>
            </w:tcBorders>
          </w:tcPr>
          <w:p w14:paraId="73026A9C">
            <w:pPr>
              <w:autoSpaceDE w:val="0"/>
              <w:autoSpaceDN w:val="0"/>
              <w:adjustRightInd w:val="0"/>
              <w:spacing w:before="6"/>
              <w:ind w:left="103"/>
              <w:jc w:val="left"/>
              <w:rPr>
                <w:kern w:val="0"/>
                <w:sz w:val="24"/>
              </w:rPr>
            </w:pPr>
            <w:r>
              <w:rPr>
                <w:rFonts w:hint="eastAsia"/>
                <w:kern w:val="0"/>
                <w:sz w:val="24"/>
              </w:rPr>
              <w:t xml:space="preserve"> Paint finish in case of steel fabrication</w:t>
            </w:r>
          </w:p>
        </w:tc>
        <w:tc>
          <w:tcPr>
            <w:tcW w:w="2410" w:type="dxa"/>
            <w:tcBorders>
              <w:top w:val="single" w:color="000000" w:sz="4" w:space="0"/>
              <w:left w:val="single" w:color="000000" w:sz="4" w:space="0"/>
              <w:bottom w:val="single" w:color="000000" w:sz="4" w:space="0"/>
              <w:right w:val="single" w:color="000000" w:sz="4" w:space="0"/>
            </w:tcBorders>
          </w:tcPr>
          <w:p w14:paraId="3600BBDC">
            <w:pPr>
              <w:autoSpaceDE w:val="0"/>
              <w:autoSpaceDN w:val="0"/>
              <w:adjustRightInd w:val="0"/>
              <w:spacing w:before="6"/>
              <w:ind w:left="103"/>
              <w:jc w:val="left"/>
              <w:rPr>
                <w:kern w:val="0"/>
                <w:sz w:val="24"/>
              </w:rPr>
            </w:pPr>
            <w:r>
              <w:rPr>
                <w:rFonts w:hint="eastAsia"/>
                <w:kern w:val="0"/>
                <w:sz w:val="24"/>
              </w:rPr>
              <w:t xml:space="preserve"> Paint finish in case of steel fabrication</w:t>
            </w:r>
          </w:p>
          <w:p w14:paraId="40BFB4FA">
            <w:pPr>
              <w:autoSpaceDE w:val="0"/>
              <w:autoSpaceDN w:val="0"/>
              <w:adjustRightInd w:val="0"/>
              <w:spacing w:before="6"/>
              <w:ind w:left="103"/>
              <w:jc w:val="left"/>
              <w:rPr>
                <w:kern w:val="0"/>
                <w:sz w:val="24"/>
              </w:rPr>
            </w:pPr>
          </w:p>
        </w:tc>
      </w:tr>
      <w:tr w14:paraId="7EBB6091">
        <w:tblPrEx>
          <w:tblCellMar>
            <w:top w:w="0" w:type="dxa"/>
            <w:left w:w="0" w:type="dxa"/>
            <w:bottom w:w="0" w:type="dxa"/>
            <w:right w:w="0" w:type="dxa"/>
          </w:tblCellMar>
        </w:tblPrEx>
        <w:trPr>
          <w:trHeight w:val="2103" w:hRule="exact"/>
        </w:trPr>
        <w:tc>
          <w:tcPr>
            <w:tcW w:w="3151" w:type="dxa"/>
            <w:tcBorders>
              <w:top w:val="single" w:color="000000" w:sz="4" w:space="0"/>
              <w:left w:val="single" w:color="000000" w:sz="4" w:space="0"/>
              <w:bottom w:val="single" w:color="000000" w:sz="4" w:space="0"/>
              <w:right w:val="single" w:color="000000" w:sz="4" w:space="0"/>
            </w:tcBorders>
          </w:tcPr>
          <w:p w14:paraId="41CE36B3">
            <w:pPr>
              <w:autoSpaceDE w:val="0"/>
              <w:autoSpaceDN w:val="0"/>
              <w:adjustRightInd w:val="0"/>
              <w:spacing w:before="6"/>
              <w:ind w:left="103"/>
              <w:jc w:val="left"/>
              <w:rPr>
                <w:kern w:val="0"/>
                <w:sz w:val="24"/>
              </w:rPr>
            </w:pPr>
            <w:r>
              <w:rPr>
                <w:rFonts w:hint="eastAsia"/>
                <w:kern w:val="0"/>
                <w:sz w:val="24"/>
              </w:rPr>
              <w:t>Dry provision store</w:t>
            </w:r>
          </w:p>
          <w:p w14:paraId="1545DDB4">
            <w:pPr>
              <w:autoSpaceDE w:val="0"/>
              <w:autoSpaceDN w:val="0"/>
              <w:adjustRightInd w:val="0"/>
              <w:spacing w:before="6"/>
              <w:ind w:left="103"/>
              <w:jc w:val="left"/>
              <w:rPr>
                <w:kern w:val="0"/>
                <w:sz w:val="24"/>
              </w:rPr>
            </w:pPr>
            <w:r>
              <w:rPr>
                <w:rFonts w:hint="eastAsia"/>
                <w:kern w:val="0"/>
                <w:sz w:val="24"/>
              </w:rPr>
              <w:t>Machinery space</w:t>
            </w:r>
          </w:p>
          <w:p w14:paraId="14829604">
            <w:pPr>
              <w:autoSpaceDE w:val="0"/>
              <w:autoSpaceDN w:val="0"/>
              <w:adjustRightInd w:val="0"/>
              <w:spacing w:before="6"/>
              <w:ind w:left="103"/>
              <w:jc w:val="left"/>
              <w:rPr>
                <w:kern w:val="0"/>
                <w:sz w:val="24"/>
              </w:rPr>
            </w:pPr>
            <w:r>
              <w:rPr>
                <w:kern w:val="0"/>
                <w:sz w:val="24"/>
              </w:rPr>
              <w:t>F</w:t>
            </w:r>
            <w:r>
              <w:rPr>
                <w:rFonts w:hint="eastAsia"/>
                <w:kern w:val="0"/>
                <w:sz w:val="24"/>
              </w:rPr>
              <w:t>ire control station</w:t>
            </w:r>
          </w:p>
          <w:p w14:paraId="25C1659D">
            <w:pPr>
              <w:autoSpaceDE w:val="0"/>
              <w:autoSpaceDN w:val="0"/>
              <w:adjustRightInd w:val="0"/>
              <w:spacing w:before="6"/>
              <w:ind w:left="103"/>
              <w:jc w:val="left"/>
              <w:rPr>
                <w:kern w:val="0"/>
                <w:sz w:val="24"/>
                <w:vertAlign w:val="superscript"/>
              </w:rPr>
            </w:pPr>
            <w:r>
              <w:rPr>
                <w:kern w:val="0"/>
                <w:sz w:val="24"/>
              </w:rPr>
              <w:t>Sundry space</w:t>
            </w:r>
            <w:r>
              <w:rPr>
                <w:rFonts w:hint="eastAsia"/>
                <w:kern w:val="0"/>
                <w:sz w:val="24"/>
              </w:rPr>
              <w:t xml:space="preserve"> (except lockers and store-rooms having area </w:t>
            </w:r>
            <w:r>
              <w:rPr>
                <w:kern w:val="0"/>
                <w:sz w:val="24"/>
              </w:rPr>
              <w:t>less</w:t>
            </w:r>
            <w:r>
              <w:rPr>
                <w:rFonts w:hint="eastAsia"/>
                <w:kern w:val="0"/>
                <w:sz w:val="24"/>
              </w:rPr>
              <w:t xml:space="preserve"> than 4m</w:t>
            </w:r>
            <w:r>
              <w:rPr>
                <w:kern w:val="0"/>
                <w:sz w:val="24"/>
                <w:vertAlign w:val="superscript"/>
              </w:rPr>
              <w:t>2</w:t>
            </w:r>
            <w:r>
              <w:rPr>
                <w:rFonts w:hint="eastAsia"/>
                <w:kern w:val="0"/>
                <w:sz w:val="24"/>
              </w:rPr>
              <w:t>)</w:t>
            </w:r>
          </w:p>
        </w:tc>
        <w:tc>
          <w:tcPr>
            <w:tcW w:w="2410" w:type="dxa"/>
            <w:tcBorders>
              <w:top w:val="single" w:color="000000" w:sz="4" w:space="0"/>
              <w:left w:val="single" w:color="000000" w:sz="4" w:space="0"/>
              <w:bottom w:val="single" w:color="000000" w:sz="4" w:space="0"/>
              <w:right w:val="single" w:color="000000" w:sz="4" w:space="0"/>
            </w:tcBorders>
          </w:tcPr>
          <w:p w14:paraId="0F7ADD7F">
            <w:pPr>
              <w:autoSpaceDE w:val="0"/>
              <w:autoSpaceDN w:val="0"/>
              <w:adjustRightInd w:val="0"/>
              <w:spacing w:before="6"/>
              <w:ind w:left="103"/>
              <w:jc w:val="left"/>
              <w:rPr>
                <w:kern w:val="0"/>
                <w:sz w:val="24"/>
              </w:rPr>
            </w:pPr>
            <w:r>
              <w:rPr>
                <w:rFonts w:hint="eastAsia"/>
                <w:kern w:val="0"/>
                <w:sz w:val="24"/>
              </w:rPr>
              <w:t>Paint finish in case of steel fabrication</w:t>
            </w:r>
          </w:p>
        </w:tc>
        <w:tc>
          <w:tcPr>
            <w:tcW w:w="2410" w:type="dxa"/>
            <w:tcBorders>
              <w:top w:val="single" w:color="000000" w:sz="4" w:space="0"/>
              <w:left w:val="single" w:color="000000" w:sz="4" w:space="0"/>
              <w:bottom w:val="single" w:color="000000" w:sz="4" w:space="0"/>
              <w:right w:val="single" w:color="000000" w:sz="4" w:space="0"/>
            </w:tcBorders>
          </w:tcPr>
          <w:p w14:paraId="4F567E0D">
            <w:pPr>
              <w:autoSpaceDE w:val="0"/>
              <w:autoSpaceDN w:val="0"/>
              <w:adjustRightInd w:val="0"/>
              <w:spacing w:before="6"/>
              <w:ind w:left="103"/>
              <w:jc w:val="left"/>
              <w:rPr>
                <w:kern w:val="0"/>
                <w:sz w:val="24"/>
              </w:rPr>
            </w:pPr>
            <w:r>
              <w:rPr>
                <w:rFonts w:hint="eastAsia"/>
                <w:kern w:val="0"/>
                <w:sz w:val="24"/>
              </w:rPr>
              <w:t>Paint finish in case of steel fabrication</w:t>
            </w:r>
          </w:p>
        </w:tc>
      </w:tr>
    </w:tbl>
    <w:p w14:paraId="425C6D43">
      <w:pPr>
        <w:autoSpaceDE w:val="0"/>
        <w:autoSpaceDN w:val="0"/>
        <w:adjustRightInd w:val="0"/>
        <w:jc w:val="left"/>
        <w:rPr>
          <w:rFonts w:ascii="Arial" w:hAnsi="Arial" w:cs="Arial"/>
          <w:b/>
          <w:bCs/>
          <w:caps/>
          <w:kern w:val="0"/>
          <w:sz w:val="24"/>
        </w:rPr>
      </w:pPr>
      <w:r>
        <w:rPr>
          <w:rFonts w:cs="Arial"/>
          <w:b/>
        </w:rPr>
        <w:br w:type="page"/>
      </w:r>
    </w:p>
    <w:p w14:paraId="7313D304">
      <w:pPr>
        <w:pStyle w:val="4"/>
        <w:spacing w:before="0" w:after="0"/>
        <w:rPr>
          <w:rFonts w:cs="Arial"/>
        </w:rPr>
      </w:pPr>
      <w:bookmarkStart w:id="138" w:name="_Toc50573614"/>
      <w:r>
        <w:rPr>
          <w:rFonts w:hint="eastAsia" w:cs="Arial"/>
        </w:rPr>
        <w:t>3.2.</w:t>
      </w:r>
      <w:r>
        <w:rPr>
          <w:rFonts w:cs="Arial"/>
        </w:rPr>
        <w:t>2</w:t>
      </w:r>
      <w:r>
        <w:rPr>
          <w:rFonts w:cs="Arial"/>
        </w:rPr>
        <w:tab/>
      </w:r>
      <w:r>
        <w:rPr>
          <w:rFonts w:cs="Arial"/>
        </w:rPr>
        <w:t>FIRE INSULATION, HEAT INSULATION AND SOUND ISOLATION</w:t>
      </w:r>
      <w:bookmarkEnd w:id="138"/>
    </w:p>
    <w:p w14:paraId="508C6804">
      <w:pPr>
        <w:autoSpaceDE w:val="0"/>
        <w:autoSpaceDN w:val="0"/>
        <w:adjustRightInd w:val="0"/>
        <w:spacing w:before="2" w:line="240" w:lineRule="exact"/>
        <w:jc w:val="left"/>
        <w:rPr>
          <w:rFonts w:ascii="Arial" w:hAnsi="Arial" w:cs="Arial"/>
          <w:kern w:val="0"/>
          <w:sz w:val="24"/>
        </w:rPr>
      </w:pPr>
    </w:p>
    <w:p w14:paraId="3281B948">
      <w:pPr>
        <w:autoSpaceDE w:val="0"/>
        <w:autoSpaceDN w:val="0"/>
        <w:adjustRightInd w:val="0"/>
        <w:spacing w:line="243" w:lineRule="auto"/>
        <w:ind w:left="1012"/>
        <w:rPr>
          <w:kern w:val="0"/>
          <w:sz w:val="24"/>
        </w:rPr>
      </w:pPr>
      <w:r>
        <w:rPr>
          <w:kern w:val="0"/>
          <w:sz w:val="24"/>
        </w:rPr>
        <w:t xml:space="preserve">Fire insulation, heat insulation and sound insulation </w:t>
      </w:r>
      <w:r>
        <w:rPr>
          <w:rFonts w:hint="eastAsia"/>
          <w:kern w:val="0"/>
          <w:sz w:val="24"/>
        </w:rPr>
        <w:t>shall</w:t>
      </w:r>
      <w:r>
        <w:rPr>
          <w:kern w:val="0"/>
          <w:sz w:val="24"/>
        </w:rPr>
        <w:t xml:space="preserve"> be applied to acco</w:t>
      </w:r>
      <w:r>
        <w:rPr>
          <w:spacing w:val="-2"/>
          <w:kern w:val="0"/>
          <w:sz w:val="24"/>
        </w:rPr>
        <w:t>mm</w:t>
      </w:r>
      <w:r>
        <w:rPr>
          <w:kern w:val="0"/>
          <w:sz w:val="24"/>
        </w:rPr>
        <w:t xml:space="preserve">odation quarter in accordance with relevant </w:t>
      </w:r>
      <w:r>
        <w:rPr>
          <w:rFonts w:hint="eastAsia"/>
          <w:kern w:val="0"/>
          <w:sz w:val="24"/>
        </w:rPr>
        <w:t>R</w:t>
      </w:r>
      <w:r>
        <w:rPr>
          <w:kern w:val="0"/>
          <w:sz w:val="24"/>
        </w:rPr>
        <w:t>ules</w:t>
      </w:r>
      <w:r>
        <w:rPr>
          <w:rFonts w:hint="eastAsia"/>
          <w:kern w:val="0"/>
          <w:sz w:val="24"/>
        </w:rPr>
        <w:t xml:space="preserve"> and Regulations </w:t>
      </w:r>
      <w:r>
        <w:rPr>
          <w:kern w:val="0"/>
          <w:sz w:val="24"/>
        </w:rPr>
        <w:t>as follows.</w:t>
      </w:r>
    </w:p>
    <w:p w14:paraId="7DE89323">
      <w:pPr>
        <w:autoSpaceDE w:val="0"/>
        <w:autoSpaceDN w:val="0"/>
        <w:adjustRightInd w:val="0"/>
        <w:spacing w:before="20" w:line="260" w:lineRule="exact"/>
        <w:jc w:val="left"/>
        <w:rPr>
          <w:kern w:val="0"/>
          <w:sz w:val="26"/>
          <w:szCs w:val="26"/>
        </w:rPr>
      </w:pPr>
    </w:p>
    <w:p w14:paraId="0262D4C9">
      <w:pPr>
        <w:ind w:right="-20" w:firstLine="960" w:firstLineChars="400"/>
        <w:rPr>
          <w:rFonts w:eastAsia="Times New Roman"/>
          <w:sz w:val="24"/>
        </w:rPr>
      </w:pPr>
      <w:r>
        <w:rPr>
          <w:kern w:val="0"/>
          <w:sz w:val="24"/>
        </w:rPr>
        <w:t>Approxi</w:t>
      </w:r>
      <w:r>
        <w:rPr>
          <w:spacing w:val="-2"/>
          <w:kern w:val="0"/>
          <w:sz w:val="24"/>
        </w:rPr>
        <w:t>m</w:t>
      </w:r>
      <w:r>
        <w:rPr>
          <w:kern w:val="0"/>
          <w:sz w:val="24"/>
        </w:rPr>
        <w:t xml:space="preserve">ate bulk density of insulation </w:t>
      </w:r>
      <w:r>
        <w:rPr>
          <w:spacing w:val="-2"/>
          <w:kern w:val="0"/>
          <w:sz w:val="24"/>
        </w:rPr>
        <w:t>m</w:t>
      </w:r>
      <w:r>
        <w:rPr>
          <w:kern w:val="0"/>
          <w:sz w:val="24"/>
        </w:rPr>
        <w:t>aterial shall be as follows</w:t>
      </w:r>
      <w:r>
        <w:rPr>
          <w:rFonts w:hint="eastAsia"/>
          <w:kern w:val="0"/>
          <w:sz w:val="24"/>
        </w:rPr>
        <w:t xml:space="preserve"> </w:t>
      </w:r>
      <w:r>
        <w:rPr>
          <w:rFonts w:eastAsia="Times New Roman"/>
          <w:spacing w:val="2"/>
          <w:sz w:val="24"/>
        </w:rPr>
        <w:t>o</w:t>
      </w:r>
      <w:r>
        <w:rPr>
          <w:rFonts w:eastAsia="Times New Roman"/>
          <w:sz w:val="24"/>
        </w:rPr>
        <w:t xml:space="preserve">r </w:t>
      </w:r>
      <w:r>
        <w:rPr>
          <w:rFonts w:eastAsia="Times New Roman"/>
          <w:spacing w:val="-1"/>
          <w:sz w:val="24"/>
        </w:rPr>
        <w:t>a</w:t>
      </w:r>
      <w:r>
        <w:rPr>
          <w:rFonts w:eastAsia="Times New Roman"/>
          <w:spacing w:val="1"/>
          <w:sz w:val="24"/>
        </w:rPr>
        <w:t>c</w:t>
      </w:r>
      <w:r>
        <w:rPr>
          <w:rFonts w:eastAsia="Times New Roman"/>
          <w:spacing w:val="-1"/>
          <w:sz w:val="24"/>
        </w:rPr>
        <w:t>c</w:t>
      </w:r>
      <w:r>
        <w:rPr>
          <w:rFonts w:eastAsia="Times New Roman"/>
          <w:sz w:val="24"/>
        </w:rPr>
        <w:t>o</w:t>
      </w:r>
      <w:r>
        <w:rPr>
          <w:rFonts w:eastAsia="Times New Roman"/>
          <w:spacing w:val="-1"/>
          <w:sz w:val="24"/>
        </w:rPr>
        <w:t>r</w:t>
      </w:r>
      <w:r>
        <w:rPr>
          <w:rFonts w:eastAsia="Times New Roman"/>
          <w:sz w:val="24"/>
        </w:rPr>
        <w:t>di</w:t>
      </w:r>
      <w:r>
        <w:rPr>
          <w:rFonts w:eastAsia="Times New Roman"/>
          <w:spacing w:val="3"/>
          <w:sz w:val="24"/>
        </w:rPr>
        <w:t>n</w:t>
      </w:r>
      <w:r>
        <w:rPr>
          <w:rFonts w:eastAsia="Times New Roman"/>
          <w:sz w:val="24"/>
        </w:rPr>
        <w:t>g to</w:t>
      </w:r>
    </w:p>
    <w:p w14:paraId="1004878F">
      <w:pPr>
        <w:autoSpaceDE w:val="0"/>
        <w:autoSpaceDN w:val="0"/>
        <w:adjustRightInd w:val="0"/>
        <w:ind w:left="1012"/>
        <w:jc w:val="left"/>
        <w:rPr>
          <w:kern w:val="0"/>
          <w:sz w:val="24"/>
        </w:rPr>
      </w:pPr>
      <w:r>
        <w:rPr>
          <w:rFonts w:eastAsia="Times New Roman"/>
          <w:position w:val="-1"/>
          <w:sz w:val="24"/>
        </w:rPr>
        <w:t>M</w:t>
      </w:r>
      <w:r>
        <w:rPr>
          <w:rFonts w:eastAsia="Times New Roman"/>
          <w:spacing w:val="-1"/>
          <w:position w:val="-1"/>
          <w:sz w:val="24"/>
        </w:rPr>
        <w:t>a</w:t>
      </w:r>
      <w:r>
        <w:rPr>
          <w:rFonts w:eastAsia="Times New Roman"/>
          <w:position w:val="-1"/>
          <w:sz w:val="24"/>
        </w:rPr>
        <w:t>k</w:t>
      </w:r>
      <w:r>
        <w:rPr>
          <w:rFonts w:eastAsia="Times New Roman"/>
          <w:spacing w:val="-1"/>
          <w:position w:val="-1"/>
          <w:sz w:val="24"/>
        </w:rPr>
        <w:t>er’</w:t>
      </w:r>
      <w:r>
        <w:rPr>
          <w:rFonts w:eastAsia="Times New Roman"/>
          <w:position w:val="-1"/>
          <w:sz w:val="24"/>
        </w:rPr>
        <w:t>s</w:t>
      </w:r>
      <w:r>
        <w:rPr>
          <w:rFonts w:hint="eastAsia"/>
          <w:position w:val="-1"/>
          <w:sz w:val="24"/>
        </w:rPr>
        <w:t xml:space="preserve"> </w:t>
      </w:r>
      <w:r>
        <w:rPr>
          <w:rFonts w:eastAsia="Times New Roman"/>
          <w:position w:val="-1"/>
          <w:sz w:val="24"/>
        </w:rPr>
        <w:t>r</w:t>
      </w:r>
      <w:r>
        <w:rPr>
          <w:rFonts w:eastAsia="Times New Roman"/>
          <w:spacing w:val="-2"/>
          <w:position w:val="-1"/>
          <w:sz w:val="24"/>
        </w:rPr>
        <w:t>e</w:t>
      </w:r>
      <w:r>
        <w:rPr>
          <w:rFonts w:eastAsia="Times New Roman"/>
          <w:spacing w:val="-1"/>
          <w:position w:val="-1"/>
          <w:sz w:val="24"/>
        </w:rPr>
        <w:t>c</w:t>
      </w:r>
      <w:r>
        <w:rPr>
          <w:rFonts w:eastAsia="Times New Roman"/>
          <w:position w:val="-1"/>
          <w:sz w:val="24"/>
        </w:rPr>
        <w:t>om</w:t>
      </w:r>
      <w:r>
        <w:rPr>
          <w:rFonts w:eastAsia="Times New Roman"/>
          <w:spacing w:val="1"/>
          <w:position w:val="-1"/>
          <w:sz w:val="24"/>
        </w:rPr>
        <w:t>m</w:t>
      </w:r>
      <w:r>
        <w:rPr>
          <w:rFonts w:eastAsia="Times New Roman"/>
          <w:spacing w:val="-1"/>
          <w:position w:val="-1"/>
          <w:sz w:val="24"/>
        </w:rPr>
        <w:t>e</w:t>
      </w:r>
      <w:r>
        <w:rPr>
          <w:rFonts w:eastAsia="Times New Roman"/>
          <w:position w:val="-1"/>
          <w:sz w:val="24"/>
        </w:rPr>
        <w:t>n</w:t>
      </w:r>
      <w:r>
        <w:rPr>
          <w:rFonts w:eastAsia="Times New Roman"/>
          <w:spacing w:val="2"/>
          <w:position w:val="-1"/>
          <w:sz w:val="24"/>
        </w:rPr>
        <w:t>d</w:t>
      </w:r>
      <w:r>
        <w:rPr>
          <w:rFonts w:eastAsia="Times New Roman"/>
          <w:spacing w:val="-1"/>
          <w:position w:val="-1"/>
          <w:sz w:val="24"/>
        </w:rPr>
        <w:t>a</w:t>
      </w:r>
      <w:r>
        <w:rPr>
          <w:rFonts w:eastAsia="Times New Roman"/>
          <w:position w:val="-1"/>
          <w:sz w:val="24"/>
        </w:rPr>
        <w:t>t</w:t>
      </w:r>
      <w:r>
        <w:rPr>
          <w:rFonts w:eastAsia="Times New Roman"/>
          <w:spacing w:val="1"/>
          <w:position w:val="-1"/>
          <w:sz w:val="24"/>
        </w:rPr>
        <w:t>i</w:t>
      </w:r>
      <w:r>
        <w:rPr>
          <w:rFonts w:eastAsia="Times New Roman"/>
          <w:position w:val="-1"/>
          <w:sz w:val="24"/>
        </w:rPr>
        <w:t>o</w:t>
      </w:r>
      <w:r>
        <w:rPr>
          <w:rFonts w:eastAsia="Times New Roman"/>
          <w:spacing w:val="1"/>
          <w:position w:val="-1"/>
          <w:sz w:val="24"/>
        </w:rPr>
        <w:t>n</w:t>
      </w:r>
      <w:r>
        <w:rPr>
          <w:kern w:val="0"/>
          <w:sz w:val="24"/>
        </w:rPr>
        <w:t>:</w:t>
      </w:r>
    </w:p>
    <w:p w14:paraId="744E4167">
      <w:pPr>
        <w:autoSpaceDE w:val="0"/>
        <w:autoSpaceDN w:val="0"/>
        <w:adjustRightInd w:val="0"/>
        <w:spacing w:before="6" w:line="280" w:lineRule="exact"/>
        <w:jc w:val="left"/>
        <w:rPr>
          <w:kern w:val="0"/>
          <w:sz w:val="28"/>
          <w:szCs w:val="28"/>
        </w:rPr>
      </w:pPr>
    </w:p>
    <w:tbl>
      <w:tblPr>
        <w:tblStyle w:val="40"/>
        <w:tblW w:w="0" w:type="auto"/>
        <w:tblInd w:w="965" w:type="dxa"/>
        <w:tblLayout w:type="fixed"/>
        <w:tblCellMar>
          <w:top w:w="0" w:type="dxa"/>
          <w:left w:w="0" w:type="dxa"/>
          <w:bottom w:w="0" w:type="dxa"/>
          <w:right w:w="0" w:type="dxa"/>
        </w:tblCellMar>
      </w:tblPr>
      <w:tblGrid>
        <w:gridCol w:w="3576"/>
        <w:gridCol w:w="3402"/>
      </w:tblGrid>
      <w:tr w14:paraId="12263D76">
        <w:tblPrEx>
          <w:tblCellMar>
            <w:top w:w="0" w:type="dxa"/>
            <w:left w:w="0" w:type="dxa"/>
            <w:bottom w:w="0" w:type="dxa"/>
            <w:right w:w="0" w:type="dxa"/>
          </w:tblCellMar>
        </w:tblPrEx>
        <w:trPr>
          <w:trHeight w:val="340" w:hRule="atLeast"/>
        </w:trPr>
        <w:tc>
          <w:tcPr>
            <w:tcW w:w="3576" w:type="dxa"/>
            <w:tcBorders>
              <w:top w:val="single" w:color="000000" w:sz="4" w:space="0"/>
              <w:left w:val="single" w:color="000000" w:sz="4" w:space="0"/>
              <w:bottom w:val="single" w:color="000000" w:sz="4" w:space="0"/>
              <w:right w:val="single" w:color="000000" w:sz="4" w:space="0"/>
            </w:tcBorders>
          </w:tcPr>
          <w:p w14:paraId="707275AE">
            <w:pPr>
              <w:autoSpaceDE w:val="0"/>
              <w:autoSpaceDN w:val="0"/>
              <w:adjustRightInd w:val="0"/>
              <w:spacing w:before="38"/>
              <w:ind w:left="103"/>
              <w:jc w:val="left"/>
              <w:rPr>
                <w:kern w:val="0"/>
                <w:sz w:val="24"/>
              </w:rPr>
            </w:pPr>
            <w:r>
              <w:rPr>
                <w:kern w:val="0"/>
                <w:sz w:val="24"/>
              </w:rPr>
              <w:t>Heat and sound insulation</w:t>
            </w:r>
          </w:p>
        </w:tc>
        <w:tc>
          <w:tcPr>
            <w:tcW w:w="3402" w:type="dxa"/>
            <w:tcBorders>
              <w:top w:val="single" w:color="000000" w:sz="4" w:space="0"/>
              <w:left w:val="single" w:color="000000" w:sz="4" w:space="0"/>
              <w:bottom w:val="single" w:color="000000" w:sz="4" w:space="0"/>
              <w:right w:val="single" w:color="auto" w:sz="4" w:space="0"/>
            </w:tcBorders>
          </w:tcPr>
          <w:p w14:paraId="1894AFCA">
            <w:pPr>
              <w:autoSpaceDE w:val="0"/>
              <w:autoSpaceDN w:val="0"/>
              <w:adjustRightInd w:val="0"/>
              <w:spacing w:before="2"/>
              <w:ind w:left="103"/>
              <w:jc w:val="left"/>
              <w:rPr>
                <w:kern w:val="0"/>
                <w:sz w:val="24"/>
              </w:rPr>
            </w:pPr>
            <w:r>
              <w:rPr>
                <w:b/>
                <w:i/>
                <w:kern w:val="0"/>
                <w:sz w:val="24"/>
              </w:rPr>
              <w:t>Rock wool (abt.100 kg/m3) or Glass wool (abt.40 kg/m3)</w:t>
            </w:r>
          </w:p>
        </w:tc>
      </w:tr>
      <w:tr w14:paraId="3D45BB83">
        <w:tblPrEx>
          <w:tblCellMar>
            <w:top w:w="0" w:type="dxa"/>
            <w:left w:w="0" w:type="dxa"/>
            <w:bottom w:w="0" w:type="dxa"/>
            <w:right w:w="0" w:type="dxa"/>
          </w:tblCellMar>
        </w:tblPrEx>
        <w:trPr>
          <w:trHeight w:val="340" w:hRule="atLeast"/>
        </w:trPr>
        <w:tc>
          <w:tcPr>
            <w:tcW w:w="3576" w:type="dxa"/>
            <w:tcBorders>
              <w:top w:val="single" w:color="000000" w:sz="4" w:space="0"/>
              <w:left w:val="single" w:color="000000" w:sz="4" w:space="0"/>
              <w:bottom w:val="single" w:color="000000" w:sz="4" w:space="0"/>
              <w:right w:val="single" w:color="000000" w:sz="4" w:space="0"/>
            </w:tcBorders>
          </w:tcPr>
          <w:p w14:paraId="501D4754">
            <w:pPr>
              <w:autoSpaceDE w:val="0"/>
              <w:autoSpaceDN w:val="0"/>
              <w:adjustRightInd w:val="0"/>
              <w:ind w:left="103"/>
              <w:jc w:val="left"/>
              <w:rPr>
                <w:kern w:val="0"/>
                <w:sz w:val="24"/>
              </w:rPr>
            </w:pPr>
            <w:r>
              <w:rPr>
                <w:kern w:val="0"/>
                <w:sz w:val="24"/>
              </w:rPr>
              <w:t>Fire insulation</w:t>
            </w:r>
          </w:p>
        </w:tc>
        <w:tc>
          <w:tcPr>
            <w:tcW w:w="3402" w:type="dxa"/>
            <w:tcBorders>
              <w:top w:val="single" w:color="000000" w:sz="4" w:space="0"/>
              <w:left w:val="single" w:color="000000" w:sz="4" w:space="0"/>
              <w:bottom w:val="single" w:color="000000" w:sz="4" w:space="0"/>
              <w:right w:val="single" w:color="auto" w:sz="4" w:space="0"/>
            </w:tcBorders>
          </w:tcPr>
          <w:p w14:paraId="2C404A76">
            <w:pPr>
              <w:autoSpaceDE w:val="0"/>
              <w:autoSpaceDN w:val="0"/>
              <w:adjustRightInd w:val="0"/>
              <w:spacing w:before="9"/>
              <w:ind w:left="103"/>
              <w:jc w:val="left"/>
              <w:rPr>
                <w:kern w:val="0"/>
                <w:sz w:val="24"/>
              </w:rPr>
            </w:pPr>
            <w:r>
              <w:rPr>
                <w:kern w:val="0"/>
                <w:sz w:val="24"/>
              </w:rPr>
              <w:t>Ceramic fiber</w:t>
            </w:r>
            <w:r>
              <w:rPr>
                <w:b/>
                <w:i/>
                <w:kern w:val="0"/>
                <w:sz w:val="24"/>
              </w:rPr>
              <w:t xml:space="preserve"> (as per maker's standard )</w:t>
            </w:r>
          </w:p>
        </w:tc>
      </w:tr>
    </w:tbl>
    <w:p w14:paraId="54BF2EC4">
      <w:pPr>
        <w:autoSpaceDE w:val="0"/>
        <w:autoSpaceDN w:val="0"/>
        <w:adjustRightInd w:val="0"/>
        <w:spacing w:before="17" w:line="100" w:lineRule="exact"/>
        <w:jc w:val="left"/>
        <w:rPr>
          <w:kern w:val="0"/>
          <w:sz w:val="10"/>
          <w:szCs w:val="10"/>
        </w:rPr>
      </w:pPr>
    </w:p>
    <w:p w14:paraId="1622F6FB">
      <w:pPr>
        <w:autoSpaceDE w:val="0"/>
        <w:autoSpaceDN w:val="0"/>
        <w:adjustRightInd w:val="0"/>
        <w:spacing w:line="200" w:lineRule="exact"/>
        <w:jc w:val="left"/>
        <w:rPr>
          <w:kern w:val="0"/>
          <w:sz w:val="20"/>
          <w:szCs w:val="20"/>
        </w:rPr>
      </w:pPr>
      <w:r>
        <w:rPr>
          <w:rFonts w:hint="eastAsia"/>
          <w:kern w:val="0"/>
          <w:sz w:val="20"/>
          <w:szCs w:val="20"/>
        </w:rPr>
        <w:t xml:space="preserve">          </w:t>
      </w:r>
    </w:p>
    <w:p w14:paraId="6E6C22A9">
      <w:pPr>
        <w:autoSpaceDE w:val="0"/>
        <w:autoSpaceDN w:val="0"/>
        <w:adjustRightInd w:val="0"/>
        <w:spacing w:line="200" w:lineRule="exact"/>
        <w:jc w:val="left"/>
        <w:rPr>
          <w:b/>
          <w:kern w:val="0"/>
          <w:sz w:val="24"/>
        </w:rPr>
      </w:pPr>
    </w:p>
    <w:p w14:paraId="6043C4BF">
      <w:pPr>
        <w:pStyle w:val="5"/>
        <w:spacing w:after="240"/>
        <w:ind w:left="42"/>
      </w:pPr>
      <w:r>
        <w:rPr>
          <w:rFonts w:hint="eastAsia"/>
        </w:rPr>
        <w:t>3.2.</w:t>
      </w:r>
      <w:r>
        <w:t>2.1</w:t>
      </w:r>
      <w:r>
        <w:tab/>
      </w:r>
      <w:r>
        <w:t>Fire Insulation</w:t>
      </w:r>
    </w:p>
    <w:p w14:paraId="1627EE63">
      <w:pPr>
        <w:autoSpaceDE w:val="0"/>
        <w:autoSpaceDN w:val="0"/>
        <w:adjustRightInd w:val="0"/>
        <w:ind w:left="1012"/>
        <w:jc w:val="left"/>
        <w:rPr>
          <w:kern w:val="0"/>
          <w:sz w:val="24"/>
        </w:rPr>
      </w:pPr>
      <w:r>
        <w:rPr>
          <w:kern w:val="0"/>
          <w:sz w:val="24"/>
        </w:rPr>
        <w:t>Fire insulation shall be provided according to require</w:t>
      </w:r>
      <w:r>
        <w:rPr>
          <w:spacing w:val="-2"/>
          <w:kern w:val="0"/>
          <w:sz w:val="24"/>
        </w:rPr>
        <w:t>m</w:t>
      </w:r>
      <w:r>
        <w:rPr>
          <w:kern w:val="0"/>
          <w:sz w:val="24"/>
        </w:rPr>
        <w:t>ents of SOLAS.</w:t>
      </w:r>
    </w:p>
    <w:p w14:paraId="5ABD43A2">
      <w:pPr>
        <w:autoSpaceDE w:val="0"/>
        <w:autoSpaceDN w:val="0"/>
        <w:adjustRightInd w:val="0"/>
        <w:ind w:left="1012"/>
        <w:jc w:val="left"/>
        <w:rPr>
          <w:kern w:val="0"/>
          <w:sz w:val="24"/>
        </w:rPr>
      </w:pPr>
    </w:p>
    <w:p w14:paraId="45E21527">
      <w:pPr>
        <w:autoSpaceDE w:val="0"/>
        <w:autoSpaceDN w:val="0"/>
        <w:adjustRightInd w:val="0"/>
        <w:spacing w:line="243" w:lineRule="auto"/>
        <w:ind w:left="1012"/>
        <w:rPr>
          <w:kern w:val="0"/>
          <w:sz w:val="26"/>
          <w:szCs w:val="26"/>
        </w:rPr>
      </w:pPr>
    </w:p>
    <w:p w14:paraId="73AC0464">
      <w:pPr>
        <w:pStyle w:val="5"/>
        <w:spacing w:after="240"/>
        <w:ind w:left="42"/>
      </w:pPr>
      <w:r>
        <w:rPr>
          <w:rFonts w:hint="eastAsia"/>
        </w:rPr>
        <w:t>3.2.</w:t>
      </w:r>
      <w:r>
        <w:t>2.2</w:t>
      </w:r>
      <w:r>
        <w:tab/>
      </w:r>
      <w:r>
        <w:t>Heat Insulation</w:t>
      </w:r>
    </w:p>
    <w:p w14:paraId="648F37C4">
      <w:pPr>
        <w:autoSpaceDE w:val="0"/>
        <w:autoSpaceDN w:val="0"/>
        <w:adjustRightInd w:val="0"/>
        <w:ind w:left="1012"/>
        <w:jc w:val="left"/>
        <w:rPr>
          <w:spacing w:val="6"/>
          <w:kern w:val="0"/>
          <w:sz w:val="24"/>
        </w:rPr>
      </w:pPr>
      <w:r>
        <w:rPr>
          <w:spacing w:val="6"/>
          <w:kern w:val="0"/>
          <w:sz w:val="24"/>
        </w:rPr>
        <w:t>Th</w:t>
      </w:r>
      <w:r>
        <w:rPr>
          <w:kern w:val="0"/>
          <w:sz w:val="24"/>
        </w:rPr>
        <w:t>e</w:t>
      </w:r>
      <w:r>
        <w:rPr>
          <w:rFonts w:hint="eastAsia"/>
          <w:kern w:val="0"/>
          <w:sz w:val="24"/>
        </w:rPr>
        <w:t xml:space="preserve"> </w:t>
      </w:r>
      <w:r>
        <w:rPr>
          <w:spacing w:val="6"/>
          <w:kern w:val="0"/>
          <w:sz w:val="24"/>
        </w:rPr>
        <w:t>part</w:t>
      </w:r>
      <w:r>
        <w:rPr>
          <w:kern w:val="0"/>
          <w:sz w:val="24"/>
        </w:rPr>
        <w:t>s</w:t>
      </w:r>
      <w:r>
        <w:rPr>
          <w:rFonts w:hint="eastAsia"/>
          <w:kern w:val="0"/>
          <w:sz w:val="24"/>
        </w:rPr>
        <w:t xml:space="preserve"> </w:t>
      </w:r>
      <w:r>
        <w:rPr>
          <w:spacing w:val="6"/>
          <w:kern w:val="0"/>
          <w:sz w:val="24"/>
        </w:rPr>
        <w:t>o</w:t>
      </w:r>
      <w:r>
        <w:rPr>
          <w:kern w:val="0"/>
          <w:sz w:val="24"/>
        </w:rPr>
        <w:t>f</w:t>
      </w:r>
      <w:r>
        <w:rPr>
          <w:rFonts w:hint="eastAsia"/>
          <w:kern w:val="0"/>
          <w:sz w:val="24"/>
        </w:rPr>
        <w:t xml:space="preserve"> </w:t>
      </w:r>
      <w:r>
        <w:rPr>
          <w:spacing w:val="6"/>
          <w:kern w:val="0"/>
          <w:sz w:val="24"/>
        </w:rPr>
        <w:t>stee</w:t>
      </w:r>
      <w:r>
        <w:rPr>
          <w:kern w:val="0"/>
          <w:sz w:val="24"/>
        </w:rPr>
        <w:t>l</w:t>
      </w:r>
      <w:r>
        <w:rPr>
          <w:rFonts w:hint="eastAsia"/>
          <w:kern w:val="0"/>
          <w:sz w:val="24"/>
        </w:rPr>
        <w:t xml:space="preserve"> </w:t>
      </w:r>
      <w:r>
        <w:rPr>
          <w:spacing w:val="6"/>
          <w:kern w:val="0"/>
          <w:sz w:val="24"/>
        </w:rPr>
        <w:t>wall</w:t>
      </w:r>
      <w:r>
        <w:rPr>
          <w:kern w:val="0"/>
          <w:sz w:val="24"/>
        </w:rPr>
        <w:t>s</w:t>
      </w:r>
      <w:r>
        <w:rPr>
          <w:rFonts w:hint="eastAsia"/>
          <w:kern w:val="0"/>
          <w:sz w:val="24"/>
        </w:rPr>
        <w:t xml:space="preserve"> </w:t>
      </w:r>
      <w:r>
        <w:rPr>
          <w:spacing w:val="6"/>
          <w:kern w:val="0"/>
          <w:sz w:val="24"/>
        </w:rPr>
        <w:t>an</w:t>
      </w:r>
      <w:r>
        <w:rPr>
          <w:kern w:val="0"/>
          <w:sz w:val="24"/>
        </w:rPr>
        <w:t>d</w:t>
      </w:r>
      <w:r>
        <w:rPr>
          <w:rFonts w:hint="eastAsia"/>
          <w:kern w:val="0"/>
          <w:sz w:val="24"/>
        </w:rPr>
        <w:t xml:space="preserve"> </w:t>
      </w:r>
      <w:r>
        <w:rPr>
          <w:spacing w:val="6"/>
          <w:kern w:val="0"/>
          <w:sz w:val="24"/>
        </w:rPr>
        <w:t>deck</w:t>
      </w:r>
      <w:r>
        <w:rPr>
          <w:kern w:val="0"/>
          <w:sz w:val="24"/>
        </w:rPr>
        <w:t>s</w:t>
      </w:r>
      <w:r>
        <w:rPr>
          <w:rFonts w:hint="eastAsia"/>
          <w:kern w:val="0"/>
          <w:sz w:val="24"/>
        </w:rPr>
        <w:t xml:space="preserve"> </w:t>
      </w:r>
      <w:r>
        <w:rPr>
          <w:spacing w:val="6"/>
          <w:kern w:val="0"/>
          <w:sz w:val="24"/>
        </w:rPr>
        <w:t>o</w:t>
      </w:r>
      <w:r>
        <w:rPr>
          <w:kern w:val="0"/>
          <w:sz w:val="24"/>
        </w:rPr>
        <w:t>f</w:t>
      </w:r>
      <w:r>
        <w:rPr>
          <w:rFonts w:hint="eastAsia"/>
          <w:kern w:val="0"/>
          <w:sz w:val="24"/>
        </w:rPr>
        <w:t xml:space="preserve"> </w:t>
      </w:r>
      <w:r>
        <w:rPr>
          <w:spacing w:val="6"/>
          <w:kern w:val="0"/>
          <w:sz w:val="24"/>
        </w:rPr>
        <w:t>co</w:t>
      </w:r>
      <w:r>
        <w:rPr>
          <w:spacing w:val="4"/>
          <w:kern w:val="0"/>
          <w:sz w:val="24"/>
        </w:rPr>
        <w:t>m</w:t>
      </w:r>
      <w:r>
        <w:rPr>
          <w:spacing w:val="6"/>
          <w:kern w:val="0"/>
          <w:sz w:val="24"/>
        </w:rPr>
        <w:t>part</w:t>
      </w:r>
      <w:r>
        <w:rPr>
          <w:spacing w:val="4"/>
          <w:kern w:val="0"/>
          <w:sz w:val="24"/>
        </w:rPr>
        <w:t>m</w:t>
      </w:r>
      <w:r>
        <w:rPr>
          <w:spacing w:val="6"/>
          <w:kern w:val="0"/>
          <w:sz w:val="24"/>
        </w:rPr>
        <w:t>en</w:t>
      </w:r>
      <w:r>
        <w:rPr>
          <w:kern w:val="0"/>
          <w:sz w:val="24"/>
        </w:rPr>
        <w:t>t</w:t>
      </w:r>
      <w:r>
        <w:rPr>
          <w:rFonts w:hint="eastAsia"/>
          <w:kern w:val="0"/>
          <w:sz w:val="24"/>
        </w:rPr>
        <w:t xml:space="preserve"> </w:t>
      </w:r>
      <w:r>
        <w:rPr>
          <w:spacing w:val="6"/>
          <w:kern w:val="0"/>
          <w:sz w:val="24"/>
        </w:rPr>
        <w:t>i</w:t>
      </w:r>
      <w:r>
        <w:rPr>
          <w:kern w:val="0"/>
          <w:sz w:val="24"/>
        </w:rPr>
        <w:t>n</w:t>
      </w:r>
      <w:r>
        <w:rPr>
          <w:rFonts w:hint="eastAsia"/>
          <w:kern w:val="0"/>
          <w:sz w:val="24"/>
        </w:rPr>
        <w:t xml:space="preserve"> </w:t>
      </w:r>
      <w:r>
        <w:rPr>
          <w:spacing w:val="6"/>
          <w:kern w:val="0"/>
          <w:sz w:val="24"/>
        </w:rPr>
        <w:t>acco</w:t>
      </w:r>
      <w:r>
        <w:rPr>
          <w:spacing w:val="4"/>
          <w:kern w:val="0"/>
          <w:sz w:val="24"/>
        </w:rPr>
        <w:t>mm</w:t>
      </w:r>
      <w:r>
        <w:rPr>
          <w:spacing w:val="6"/>
          <w:kern w:val="0"/>
          <w:sz w:val="24"/>
        </w:rPr>
        <w:t>odatio</w:t>
      </w:r>
      <w:r>
        <w:rPr>
          <w:kern w:val="0"/>
          <w:sz w:val="24"/>
        </w:rPr>
        <w:t>n</w:t>
      </w:r>
      <w:r>
        <w:rPr>
          <w:rFonts w:hint="eastAsia"/>
          <w:kern w:val="0"/>
          <w:sz w:val="24"/>
        </w:rPr>
        <w:t xml:space="preserve"> </w:t>
      </w:r>
      <w:r>
        <w:rPr>
          <w:spacing w:val="6"/>
          <w:kern w:val="0"/>
          <w:sz w:val="24"/>
        </w:rPr>
        <w:t>spac</w:t>
      </w:r>
      <w:r>
        <w:rPr>
          <w:kern w:val="0"/>
          <w:sz w:val="24"/>
        </w:rPr>
        <w:t>e</w:t>
      </w:r>
      <w:r>
        <w:rPr>
          <w:rFonts w:hint="eastAsia"/>
          <w:kern w:val="0"/>
          <w:sz w:val="24"/>
        </w:rPr>
        <w:t xml:space="preserve"> </w:t>
      </w:r>
      <w:r>
        <w:rPr>
          <w:spacing w:val="6"/>
          <w:kern w:val="0"/>
          <w:sz w:val="24"/>
        </w:rPr>
        <w:t>exposed</w:t>
      </w:r>
      <w:r>
        <w:rPr>
          <w:rFonts w:hint="eastAsia"/>
          <w:spacing w:val="6"/>
          <w:kern w:val="0"/>
          <w:sz w:val="24"/>
        </w:rPr>
        <w:t xml:space="preserve"> </w:t>
      </w:r>
      <w:r>
        <w:rPr>
          <w:spacing w:val="6"/>
          <w:kern w:val="0"/>
          <w:sz w:val="24"/>
        </w:rPr>
        <w:t>t</w:t>
      </w:r>
      <w:r>
        <w:rPr>
          <w:kern w:val="0"/>
          <w:sz w:val="24"/>
        </w:rPr>
        <w:t>o</w:t>
      </w:r>
      <w:r>
        <w:rPr>
          <w:rFonts w:hint="eastAsia"/>
          <w:kern w:val="0"/>
          <w:sz w:val="24"/>
        </w:rPr>
        <w:t xml:space="preserve"> </w:t>
      </w:r>
      <w:r>
        <w:rPr>
          <w:spacing w:val="6"/>
          <w:kern w:val="0"/>
          <w:sz w:val="24"/>
        </w:rPr>
        <w:t>weathe</w:t>
      </w:r>
      <w:r>
        <w:rPr>
          <w:kern w:val="0"/>
          <w:sz w:val="24"/>
        </w:rPr>
        <w:t>r</w:t>
      </w:r>
      <w:r>
        <w:rPr>
          <w:rFonts w:hint="eastAsia"/>
          <w:kern w:val="0"/>
          <w:sz w:val="24"/>
        </w:rPr>
        <w:t xml:space="preserve"> </w:t>
      </w:r>
      <w:r>
        <w:rPr>
          <w:spacing w:val="6"/>
          <w:kern w:val="0"/>
          <w:sz w:val="24"/>
        </w:rPr>
        <w:t>shal</w:t>
      </w:r>
      <w:r>
        <w:rPr>
          <w:kern w:val="0"/>
          <w:sz w:val="24"/>
        </w:rPr>
        <w:t>l</w:t>
      </w:r>
      <w:r>
        <w:rPr>
          <w:rFonts w:hint="eastAsia"/>
          <w:kern w:val="0"/>
          <w:sz w:val="24"/>
        </w:rPr>
        <w:t xml:space="preserve"> </w:t>
      </w:r>
      <w:r>
        <w:rPr>
          <w:spacing w:val="6"/>
          <w:kern w:val="0"/>
          <w:sz w:val="24"/>
        </w:rPr>
        <w:t>b</w:t>
      </w:r>
      <w:r>
        <w:rPr>
          <w:kern w:val="0"/>
          <w:sz w:val="24"/>
        </w:rPr>
        <w:t>e</w:t>
      </w:r>
      <w:r>
        <w:rPr>
          <w:rFonts w:hint="eastAsia"/>
          <w:kern w:val="0"/>
          <w:sz w:val="24"/>
        </w:rPr>
        <w:t xml:space="preserve"> </w:t>
      </w:r>
      <w:r>
        <w:rPr>
          <w:spacing w:val="6"/>
          <w:kern w:val="0"/>
          <w:sz w:val="24"/>
        </w:rPr>
        <w:t>insulate</w:t>
      </w:r>
      <w:r>
        <w:rPr>
          <w:kern w:val="0"/>
          <w:sz w:val="24"/>
        </w:rPr>
        <w:t>d</w:t>
      </w:r>
      <w:r>
        <w:rPr>
          <w:rFonts w:hint="eastAsia"/>
          <w:kern w:val="0"/>
          <w:sz w:val="24"/>
        </w:rPr>
        <w:t xml:space="preserve"> </w:t>
      </w:r>
      <w:r>
        <w:rPr>
          <w:spacing w:val="6"/>
          <w:kern w:val="0"/>
          <w:sz w:val="24"/>
        </w:rPr>
        <w:t>i</w:t>
      </w:r>
      <w:r>
        <w:rPr>
          <w:kern w:val="0"/>
          <w:sz w:val="24"/>
        </w:rPr>
        <w:t>n</w:t>
      </w:r>
      <w:r>
        <w:rPr>
          <w:rFonts w:hint="eastAsia"/>
          <w:kern w:val="0"/>
          <w:sz w:val="24"/>
        </w:rPr>
        <w:t xml:space="preserve"> </w:t>
      </w:r>
      <w:r>
        <w:rPr>
          <w:spacing w:val="6"/>
          <w:kern w:val="0"/>
          <w:sz w:val="24"/>
        </w:rPr>
        <w:t>accordanc</w:t>
      </w:r>
      <w:r>
        <w:rPr>
          <w:kern w:val="0"/>
          <w:sz w:val="24"/>
        </w:rPr>
        <w:t>e</w:t>
      </w:r>
      <w:r>
        <w:rPr>
          <w:rFonts w:hint="eastAsia"/>
          <w:kern w:val="0"/>
          <w:sz w:val="24"/>
        </w:rPr>
        <w:t xml:space="preserve"> </w:t>
      </w:r>
      <w:r>
        <w:rPr>
          <w:spacing w:val="6"/>
          <w:kern w:val="0"/>
          <w:sz w:val="24"/>
        </w:rPr>
        <w:t>wit</w:t>
      </w:r>
      <w:r>
        <w:rPr>
          <w:kern w:val="0"/>
          <w:sz w:val="24"/>
        </w:rPr>
        <w:t>h</w:t>
      </w:r>
      <w:r>
        <w:rPr>
          <w:rFonts w:hint="eastAsia"/>
          <w:kern w:val="0"/>
          <w:sz w:val="24"/>
        </w:rPr>
        <w:t xml:space="preserve"> </w:t>
      </w:r>
      <w:r>
        <w:rPr>
          <w:spacing w:val="6"/>
          <w:kern w:val="0"/>
          <w:sz w:val="24"/>
        </w:rPr>
        <w:t>th</w:t>
      </w:r>
      <w:r>
        <w:rPr>
          <w:kern w:val="0"/>
          <w:sz w:val="24"/>
        </w:rPr>
        <w:t>e</w:t>
      </w:r>
      <w:r>
        <w:rPr>
          <w:rFonts w:hint="eastAsia"/>
          <w:kern w:val="0"/>
          <w:sz w:val="24"/>
        </w:rPr>
        <w:t xml:space="preserve"> </w:t>
      </w:r>
      <w:r>
        <w:rPr>
          <w:spacing w:val="5"/>
          <w:kern w:val="0"/>
          <w:sz w:val="24"/>
        </w:rPr>
        <w:t>f</w:t>
      </w:r>
      <w:r>
        <w:rPr>
          <w:spacing w:val="6"/>
          <w:kern w:val="0"/>
          <w:sz w:val="24"/>
        </w:rPr>
        <w:t>ollowin</w:t>
      </w:r>
      <w:r>
        <w:rPr>
          <w:kern w:val="0"/>
          <w:sz w:val="24"/>
        </w:rPr>
        <w:t>g</w:t>
      </w:r>
      <w:r>
        <w:rPr>
          <w:rFonts w:hint="eastAsia"/>
          <w:kern w:val="0"/>
          <w:sz w:val="24"/>
        </w:rPr>
        <w:t xml:space="preserve"> </w:t>
      </w:r>
      <w:r>
        <w:rPr>
          <w:spacing w:val="6"/>
          <w:kern w:val="0"/>
          <w:sz w:val="24"/>
        </w:rPr>
        <w:t>table:</w:t>
      </w:r>
    </w:p>
    <w:p w14:paraId="653E8428">
      <w:pPr>
        <w:autoSpaceDE w:val="0"/>
        <w:autoSpaceDN w:val="0"/>
        <w:adjustRightInd w:val="0"/>
        <w:spacing w:before="4"/>
        <w:ind w:left="1012"/>
        <w:jc w:val="left"/>
        <w:rPr>
          <w:spacing w:val="6"/>
          <w:kern w:val="0"/>
          <w:sz w:val="24"/>
        </w:rPr>
      </w:pPr>
    </w:p>
    <w:tbl>
      <w:tblPr>
        <w:tblStyle w:val="40"/>
        <w:tblW w:w="8789" w:type="dxa"/>
        <w:tblInd w:w="999" w:type="dxa"/>
        <w:tblLayout w:type="autofit"/>
        <w:tblCellMar>
          <w:top w:w="0" w:type="dxa"/>
          <w:left w:w="0" w:type="dxa"/>
          <w:bottom w:w="0" w:type="dxa"/>
          <w:right w:w="0" w:type="dxa"/>
        </w:tblCellMar>
      </w:tblPr>
      <w:tblGrid>
        <w:gridCol w:w="3685"/>
        <w:gridCol w:w="5104"/>
      </w:tblGrid>
      <w:tr w14:paraId="212DEA28">
        <w:tblPrEx>
          <w:tblCellMar>
            <w:top w:w="0" w:type="dxa"/>
            <w:left w:w="0" w:type="dxa"/>
            <w:bottom w:w="0" w:type="dxa"/>
            <w:right w:w="0" w:type="dxa"/>
          </w:tblCellMar>
        </w:tblPrEx>
        <w:trPr>
          <w:trHeight w:val="336" w:hRule="exact"/>
        </w:trPr>
        <w:tc>
          <w:tcPr>
            <w:tcW w:w="3685" w:type="dxa"/>
            <w:tcBorders>
              <w:top w:val="single" w:color="000000" w:sz="6" w:space="0"/>
              <w:left w:val="single" w:color="000000" w:sz="4" w:space="0"/>
              <w:bottom w:val="single" w:color="000000" w:sz="6" w:space="0"/>
              <w:right w:val="single" w:color="000000" w:sz="4" w:space="0"/>
            </w:tcBorders>
          </w:tcPr>
          <w:p w14:paraId="642A52D3">
            <w:pPr>
              <w:autoSpaceDE w:val="0"/>
              <w:autoSpaceDN w:val="0"/>
              <w:adjustRightInd w:val="0"/>
              <w:spacing w:before="30"/>
              <w:ind w:left="141"/>
              <w:jc w:val="center"/>
              <w:rPr>
                <w:kern w:val="0"/>
                <w:sz w:val="24"/>
              </w:rPr>
            </w:pPr>
            <w:r>
              <w:rPr>
                <w:kern w:val="0"/>
                <w:sz w:val="24"/>
              </w:rPr>
              <w:t>Material</w:t>
            </w:r>
          </w:p>
        </w:tc>
        <w:tc>
          <w:tcPr>
            <w:tcW w:w="5104" w:type="dxa"/>
            <w:tcBorders>
              <w:top w:val="single" w:color="000000" w:sz="6" w:space="0"/>
              <w:left w:val="single" w:color="000000" w:sz="4" w:space="0"/>
              <w:bottom w:val="single" w:color="000000" w:sz="6" w:space="0"/>
              <w:right w:val="single" w:color="000000" w:sz="4" w:space="0"/>
            </w:tcBorders>
          </w:tcPr>
          <w:p w14:paraId="4953DA49">
            <w:pPr>
              <w:autoSpaceDE w:val="0"/>
              <w:autoSpaceDN w:val="0"/>
              <w:adjustRightInd w:val="0"/>
              <w:spacing w:before="30"/>
              <w:ind w:left="141"/>
              <w:jc w:val="center"/>
              <w:rPr>
                <w:kern w:val="0"/>
                <w:sz w:val="24"/>
              </w:rPr>
            </w:pPr>
            <w:r>
              <w:rPr>
                <w:kern w:val="0"/>
                <w:sz w:val="24"/>
              </w:rPr>
              <w:t>Application</w:t>
            </w:r>
          </w:p>
        </w:tc>
      </w:tr>
      <w:tr w14:paraId="3A16788B">
        <w:tblPrEx>
          <w:tblCellMar>
            <w:top w:w="0" w:type="dxa"/>
            <w:left w:w="0" w:type="dxa"/>
            <w:bottom w:w="0" w:type="dxa"/>
            <w:right w:w="0" w:type="dxa"/>
          </w:tblCellMar>
        </w:tblPrEx>
        <w:trPr>
          <w:trHeight w:val="656" w:hRule="exact"/>
        </w:trPr>
        <w:tc>
          <w:tcPr>
            <w:tcW w:w="3685" w:type="dxa"/>
            <w:tcBorders>
              <w:top w:val="single" w:color="000000" w:sz="6" w:space="0"/>
              <w:left w:val="single" w:color="000000" w:sz="4" w:space="0"/>
              <w:bottom w:val="single" w:color="000000" w:sz="6" w:space="0"/>
              <w:right w:val="single" w:color="000000" w:sz="4" w:space="0"/>
            </w:tcBorders>
          </w:tcPr>
          <w:p w14:paraId="2E669DC6">
            <w:pPr>
              <w:autoSpaceDE w:val="0"/>
              <w:autoSpaceDN w:val="0"/>
              <w:adjustRightInd w:val="0"/>
              <w:spacing w:before="30" w:line="243" w:lineRule="auto"/>
              <w:ind w:left="101"/>
              <w:jc w:val="left"/>
              <w:rPr>
                <w:kern w:val="0"/>
                <w:sz w:val="24"/>
              </w:rPr>
            </w:pPr>
            <w:r>
              <w:rPr>
                <w:kern w:val="0"/>
                <w:sz w:val="24"/>
              </w:rPr>
              <w:t xml:space="preserve">50 </w:t>
            </w:r>
            <w:r>
              <w:rPr>
                <w:spacing w:val="-2"/>
                <w:kern w:val="0"/>
                <w:sz w:val="24"/>
              </w:rPr>
              <w:t>m</w:t>
            </w:r>
            <w:r>
              <w:rPr>
                <w:kern w:val="0"/>
                <w:sz w:val="24"/>
              </w:rPr>
              <w:t>m</w:t>
            </w:r>
            <w:r>
              <w:rPr>
                <w:rFonts w:hint="eastAsia"/>
                <w:kern w:val="0"/>
                <w:sz w:val="24"/>
              </w:rPr>
              <w:t xml:space="preserve"> Glass</w:t>
            </w:r>
            <w:r>
              <w:rPr>
                <w:kern w:val="0"/>
                <w:sz w:val="24"/>
              </w:rPr>
              <w:t xml:space="preserve"> wool with 25 </w:t>
            </w:r>
            <w:r>
              <w:rPr>
                <w:spacing w:val="-2"/>
                <w:kern w:val="0"/>
                <w:sz w:val="24"/>
              </w:rPr>
              <w:t>m</w:t>
            </w:r>
            <w:r>
              <w:rPr>
                <w:kern w:val="0"/>
                <w:sz w:val="24"/>
              </w:rPr>
              <w:t>m beam</w:t>
            </w:r>
            <w:r>
              <w:rPr>
                <w:rFonts w:hint="eastAsia"/>
                <w:kern w:val="0"/>
                <w:sz w:val="24"/>
              </w:rPr>
              <w:t xml:space="preserve"> </w:t>
            </w:r>
            <w:r>
              <w:rPr>
                <w:kern w:val="0"/>
                <w:sz w:val="24"/>
              </w:rPr>
              <w:t>cover.</w:t>
            </w:r>
          </w:p>
        </w:tc>
        <w:tc>
          <w:tcPr>
            <w:tcW w:w="5104" w:type="dxa"/>
            <w:tcBorders>
              <w:top w:val="single" w:color="000000" w:sz="6" w:space="0"/>
              <w:left w:val="single" w:color="000000" w:sz="4" w:space="0"/>
              <w:bottom w:val="single" w:color="000000" w:sz="6" w:space="0"/>
              <w:right w:val="single" w:color="000000" w:sz="4" w:space="0"/>
            </w:tcBorders>
          </w:tcPr>
          <w:p w14:paraId="5B7443CD">
            <w:pPr>
              <w:autoSpaceDE w:val="0"/>
              <w:autoSpaceDN w:val="0"/>
              <w:adjustRightInd w:val="0"/>
              <w:spacing w:before="30" w:line="280" w:lineRule="auto"/>
              <w:ind w:left="101"/>
              <w:jc w:val="left"/>
              <w:rPr>
                <w:kern w:val="0"/>
                <w:sz w:val="24"/>
              </w:rPr>
            </w:pPr>
            <w:r>
              <w:rPr>
                <w:kern w:val="0"/>
                <w:sz w:val="24"/>
              </w:rPr>
              <w:t>Deck head where exposed to weather of living space</w:t>
            </w:r>
          </w:p>
        </w:tc>
      </w:tr>
      <w:tr w14:paraId="56B8DC10">
        <w:tblPrEx>
          <w:tblCellMar>
            <w:top w:w="0" w:type="dxa"/>
            <w:left w:w="0" w:type="dxa"/>
            <w:bottom w:w="0" w:type="dxa"/>
            <w:right w:w="0" w:type="dxa"/>
          </w:tblCellMar>
        </w:tblPrEx>
        <w:trPr>
          <w:trHeight w:val="636" w:hRule="exact"/>
        </w:trPr>
        <w:tc>
          <w:tcPr>
            <w:tcW w:w="3685" w:type="dxa"/>
            <w:tcBorders>
              <w:top w:val="single" w:color="000000" w:sz="6" w:space="0"/>
              <w:left w:val="single" w:color="000000" w:sz="4" w:space="0"/>
              <w:bottom w:val="single" w:color="000000" w:sz="4" w:space="0"/>
              <w:right w:val="single" w:color="000000" w:sz="4" w:space="0"/>
            </w:tcBorders>
          </w:tcPr>
          <w:p w14:paraId="5F1C6AF7">
            <w:pPr>
              <w:autoSpaceDE w:val="0"/>
              <w:autoSpaceDN w:val="0"/>
              <w:adjustRightInd w:val="0"/>
              <w:spacing w:before="30"/>
              <w:ind w:left="101"/>
              <w:jc w:val="left"/>
              <w:rPr>
                <w:kern w:val="0"/>
                <w:sz w:val="24"/>
              </w:rPr>
            </w:pPr>
            <w:r>
              <w:rPr>
                <w:b/>
                <w:kern w:val="0"/>
                <w:sz w:val="24"/>
              </w:rPr>
              <w:t>100</w:t>
            </w:r>
            <w:r>
              <w:rPr>
                <w:kern w:val="0"/>
                <w:sz w:val="24"/>
              </w:rPr>
              <w:t xml:space="preserve"> </w:t>
            </w:r>
            <w:r>
              <w:rPr>
                <w:spacing w:val="-2"/>
                <w:kern w:val="0"/>
                <w:sz w:val="24"/>
              </w:rPr>
              <w:t>m</w:t>
            </w:r>
            <w:r>
              <w:rPr>
                <w:kern w:val="0"/>
                <w:sz w:val="24"/>
              </w:rPr>
              <w:t>m</w:t>
            </w:r>
            <w:r>
              <w:rPr>
                <w:rFonts w:hint="eastAsia"/>
                <w:kern w:val="0"/>
                <w:sz w:val="24"/>
              </w:rPr>
              <w:t xml:space="preserve"> Glass</w:t>
            </w:r>
            <w:r>
              <w:rPr>
                <w:kern w:val="0"/>
                <w:sz w:val="24"/>
              </w:rPr>
              <w:t xml:space="preserve"> wool with 25 </w:t>
            </w:r>
            <w:r>
              <w:rPr>
                <w:spacing w:val="-2"/>
                <w:kern w:val="0"/>
                <w:sz w:val="24"/>
              </w:rPr>
              <w:t>m</w:t>
            </w:r>
            <w:r>
              <w:rPr>
                <w:kern w:val="0"/>
                <w:sz w:val="24"/>
              </w:rPr>
              <w:t>m beam</w:t>
            </w:r>
            <w:r>
              <w:rPr>
                <w:rFonts w:hint="eastAsia"/>
                <w:kern w:val="0"/>
                <w:sz w:val="24"/>
              </w:rPr>
              <w:t xml:space="preserve"> </w:t>
            </w:r>
            <w:r>
              <w:rPr>
                <w:kern w:val="0"/>
                <w:sz w:val="24"/>
              </w:rPr>
              <w:t>cover</w:t>
            </w:r>
          </w:p>
        </w:tc>
        <w:tc>
          <w:tcPr>
            <w:tcW w:w="5104" w:type="dxa"/>
            <w:tcBorders>
              <w:top w:val="single" w:color="000000" w:sz="6" w:space="0"/>
              <w:left w:val="single" w:color="000000" w:sz="4" w:space="0"/>
              <w:bottom w:val="single" w:color="000000" w:sz="4" w:space="0"/>
              <w:right w:val="single" w:color="000000" w:sz="4" w:space="0"/>
            </w:tcBorders>
          </w:tcPr>
          <w:p w14:paraId="45EE9B89">
            <w:pPr>
              <w:autoSpaceDE w:val="0"/>
              <w:autoSpaceDN w:val="0"/>
              <w:adjustRightInd w:val="0"/>
              <w:spacing w:before="30"/>
              <w:ind w:left="101"/>
              <w:jc w:val="left"/>
              <w:rPr>
                <w:kern w:val="0"/>
                <w:sz w:val="24"/>
              </w:rPr>
            </w:pPr>
            <w:r>
              <w:rPr>
                <w:kern w:val="0"/>
                <w:sz w:val="24"/>
              </w:rPr>
              <w:t xml:space="preserve">Deck head of </w:t>
            </w:r>
            <w:r>
              <w:rPr>
                <w:rFonts w:hint="eastAsia"/>
                <w:kern w:val="0"/>
                <w:sz w:val="24"/>
              </w:rPr>
              <w:t>wheelhouse</w:t>
            </w:r>
          </w:p>
        </w:tc>
      </w:tr>
      <w:tr w14:paraId="7D36CB31">
        <w:tblPrEx>
          <w:tblCellMar>
            <w:top w:w="0" w:type="dxa"/>
            <w:left w:w="0" w:type="dxa"/>
            <w:bottom w:w="0" w:type="dxa"/>
            <w:right w:w="0" w:type="dxa"/>
          </w:tblCellMar>
        </w:tblPrEx>
        <w:trPr>
          <w:trHeight w:val="636" w:hRule="exact"/>
        </w:trPr>
        <w:tc>
          <w:tcPr>
            <w:tcW w:w="3685" w:type="dxa"/>
            <w:tcBorders>
              <w:top w:val="single" w:color="000000" w:sz="6" w:space="0"/>
              <w:left w:val="single" w:color="000000" w:sz="4" w:space="0"/>
              <w:bottom w:val="single" w:color="000000" w:sz="4" w:space="0"/>
              <w:right w:val="single" w:color="000000" w:sz="4" w:space="0"/>
            </w:tcBorders>
          </w:tcPr>
          <w:p w14:paraId="40CA1185">
            <w:pPr>
              <w:autoSpaceDE w:val="0"/>
              <w:autoSpaceDN w:val="0"/>
              <w:adjustRightInd w:val="0"/>
              <w:spacing w:before="30"/>
              <w:ind w:left="101"/>
              <w:jc w:val="left"/>
              <w:rPr>
                <w:kern w:val="0"/>
                <w:sz w:val="24"/>
              </w:rPr>
            </w:pPr>
            <w:r>
              <w:rPr>
                <w:kern w:val="0"/>
                <w:sz w:val="24"/>
              </w:rPr>
              <w:t>50</w:t>
            </w:r>
            <w:r>
              <w:rPr>
                <w:spacing w:val="-2"/>
                <w:kern w:val="0"/>
                <w:sz w:val="24"/>
              </w:rPr>
              <w:t>m</w:t>
            </w:r>
            <w:r>
              <w:rPr>
                <w:kern w:val="0"/>
                <w:sz w:val="24"/>
              </w:rPr>
              <w:t>m</w:t>
            </w:r>
            <w:r>
              <w:rPr>
                <w:rFonts w:hint="eastAsia"/>
                <w:kern w:val="0"/>
                <w:sz w:val="24"/>
              </w:rPr>
              <w:t xml:space="preserve"> Glass</w:t>
            </w:r>
            <w:r>
              <w:rPr>
                <w:kern w:val="0"/>
                <w:sz w:val="24"/>
              </w:rPr>
              <w:t xml:space="preserve"> wool</w:t>
            </w:r>
            <w:r>
              <w:rPr>
                <w:rFonts w:hint="eastAsia"/>
                <w:spacing w:val="-2"/>
                <w:kern w:val="0"/>
                <w:sz w:val="24"/>
              </w:rPr>
              <w:t xml:space="preserve"> </w:t>
            </w:r>
            <w:r>
              <w:rPr>
                <w:rFonts w:hint="eastAsia"/>
                <w:kern w:val="0"/>
                <w:sz w:val="24"/>
              </w:rPr>
              <w:t xml:space="preserve"> </w:t>
            </w:r>
            <w:r>
              <w:rPr>
                <w:kern w:val="0"/>
                <w:sz w:val="24"/>
              </w:rPr>
              <w:t xml:space="preserve">with 25 </w:t>
            </w:r>
            <w:r>
              <w:rPr>
                <w:spacing w:val="-2"/>
                <w:kern w:val="0"/>
                <w:sz w:val="24"/>
              </w:rPr>
              <w:t>m</w:t>
            </w:r>
            <w:r>
              <w:rPr>
                <w:kern w:val="0"/>
                <w:sz w:val="24"/>
              </w:rPr>
              <w:t xml:space="preserve">m </w:t>
            </w:r>
            <w:r>
              <w:rPr>
                <w:rFonts w:hint="eastAsia"/>
                <w:kern w:val="0"/>
                <w:sz w:val="24"/>
              </w:rPr>
              <w:t xml:space="preserve">stiffener </w:t>
            </w:r>
            <w:r>
              <w:rPr>
                <w:kern w:val="0"/>
                <w:sz w:val="24"/>
              </w:rPr>
              <w:t>cover.</w:t>
            </w:r>
          </w:p>
        </w:tc>
        <w:tc>
          <w:tcPr>
            <w:tcW w:w="5104" w:type="dxa"/>
            <w:tcBorders>
              <w:top w:val="single" w:color="000000" w:sz="6" w:space="0"/>
              <w:left w:val="single" w:color="000000" w:sz="4" w:space="0"/>
              <w:bottom w:val="single" w:color="000000" w:sz="4" w:space="0"/>
              <w:right w:val="single" w:color="000000" w:sz="4" w:space="0"/>
            </w:tcBorders>
          </w:tcPr>
          <w:p w14:paraId="1998178F">
            <w:pPr>
              <w:autoSpaceDE w:val="0"/>
              <w:autoSpaceDN w:val="0"/>
              <w:adjustRightInd w:val="0"/>
              <w:spacing w:before="30"/>
              <w:ind w:left="101"/>
              <w:jc w:val="left"/>
              <w:rPr>
                <w:kern w:val="0"/>
                <w:sz w:val="24"/>
              </w:rPr>
            </w:pPr>
            <w:r>
              <w:rPr>
                <w:kern w:val="0"/>
                <w:sz w:val="24"/>
              </w:rPr>
              <w:t>Bulkhead exposed to weather of living space</w:t>
            </w:r>
          </w:p>
        </w:tc>
      </w:tr>
    </w:tbl>
    <w:p w14:paraId="6CE41AF5">
      <w:pPr>
        <w:autoSpaceDE w:val="0"/>
        <w:autoSpaceDN w:val="0"/>
        <w:adjustRightInd w:val="0"/>
        <w:spacing w:line="200" w:lineRule="exact"/>
        <w:jc w:val="left"/>
        <w:rPr>
          <w:kern w:val="0"/>
          <w:sz w:val="20"/>
          <w:szCs w:val="20"/>
        </w:rPr>
      </w:pPr>
    </w:p>
    <w:p w14:paraId="0E241321">
      <w:pPr>
        <w:autoSpaceDE w:val="0"/>
        <w:autoSpaceDN w:val="0"/>
        <w:adjustRightInd w:val="0"/>
        <w:spacing w:line="240" w:lineRule="exact"/>
        <w:ind w:left="1012"/>
        <w:jc w:val="left"/>
        <w:rPr>
          <w:kern w:val="0"/>
          <w:sz w:val="24"/>
        </w:rPr>
      </w:pPr>
      <w:r>
        <w:rPr>
          <w:kern w:val="0"/>
          <w:sz w:val="24"/>
        </w:rPr>
        <w:t xml:space="preserve">The other spaces not </w:t>
      </w:r>
      <w:r>
        <w:rPr>
          <w:spacing w:val="-2"/>
          <w:kern w:val="0"/>
          <w:sz w:val="24"/>
        </w:rPr>
        <w:t>m</w:t>
      </w:r>
      <w:r>
        <w:rPr>
          <w:kern w:val="0"/>
          <w:sz w:val="24"/>
        </w:rPr>
        <w:t>entioned on the above table shall have no insulation.</w:t>
      </w:r>
    </w:p>
    <w:p w14:paraId="762B686C">
      <w:pPr>
        <w:autoSpaceDE w:val="0"/>
        <w:autoSpaceDN w:val="0"/>
        <w:adjustRightInd w:val="0"/>
        <w:spacing w:before="3" w:line="280" w:lineRule="exact"/>
        <w:jc w:val="left"/>
        <w:rPr>
          <w:kern w:val="0"/>
          <w:sz w:val="28"/>
          <w:szCs w:val="28"/>
        </w:rPr>
      </w:pPr>
    </w:p>
    <w:p w14:paraId="112AFE15">
      <w:pPr>
        <w:autoSpaceDE w:val="0"/>
        <w:autoSpaceDN w:val="0"/>
        <w:adjustRightInd w:val="0"/>
        <w:spacing w:line="243" w:lineRule="auto"/>
        <w:ind w:left="1012"/>
        <w:rPr>
          <w:kern w:val="0"/>
          <w:sz w:val="24"/>
        </w:rPr>
      </w:pPr>
      <w:r>
        <w:rPr>
          <w:kern w:val="0"/>
          <w:sz w:val="24"/>
        </w:rPr>
        <w:t>As for the spaces partially exposed to weather, the insulation shall be extended by</w:t>
      </w:r>
      <w:r>
        <w:rPr>
          <w:rFonts w:hint="eastAsia"/>
          <w:kern w:val="0"/>
          <w:sz w:val="24"/>
        </w:rPr>
        <w:t xml:space="preserve"> 450</w:t>
      </w:r>
      <w:r>
        <w:rPr>
          <w:kern w:val="0"/>
          <w:sz w:val="24"/>
        </w:rPr>
        <w:t xml:space="preserve">mm inside beyond the boundary as far as practicable. The structural members greater than </w:t>
      </w:r>
      <w:r>
        <w:rPr>
          <w:rFonts w:hint="eastAsia"/>
          <w:kern w:val="0"/>
          <w:sz w:val="24"/>
        </w:rPr>
        <w:t>45</w:t>
      </w:r>
      <w:r>
        <w:rPr>
          <w:kern w:val="0"/>
          <w:sz w:val="24"/>
        </w:rPr>
        <w:t xml:space="preserve">0mm in depth shall be insulated by </w:t>
      </w:r>
      <w:r>
        <w:rPr>
          <w:rFonts w:hint="eastAsia"/>
          <w:kern w:val="0"/>
          <w:sz w:val="24"/>
        </w:rPr>
        <w:t>45</w:t>
      </w:r>
      <w:r>
        <w:rPr>
          <w:kern w:val="0"/>
          <w:sz w:val="24"/>
        </w:rPr>
        <w:t>0mm in depth and the remaining parts shall</w:t>
      </w:r>
      <w:r>
        <w:rPr>
          <w:rFonts w:hint="eastAsia"/>
          <w:kern w:val="0"/>
          <w:sz w:val="24"/>
        </w:rPr>
        <w:t xml:space="preserve"> </w:t>
      </w:r>
      <w:r>
        <w:rPr>
          <w:kern w:val="0"/>
          <w:sz w:val="24"/>
        </w:rPr>
        <w:t>be left bare.</w:t>
      </w:r>
    </w:p>
    <w:p w14:paraId="18C043BD">
      <w:pPr>
        <w:autoSpaceDE w:val="0"/>
        <w:autoSpaceDN w:val="0"/>
        <w:adjustRightInd w:val="0"/>
        <w:spacing w:before="3" w:line="280" w:lineRule="exact"/>
        <w:jc w:val="left"/>
        <w:rPr>
          <w:kern w:val="0"/>
          <w:sz w:val="28"/>
          <w:szCs w:val="28"/>
        </w:rPr>
      </w:pPr>
    </w:p>
    <w:p w14:paraId="38A30C65">
      <w:pPr>
        <w:pStyle w:val="5"/>
        <w:spacing w:after="240"/>
        <w:ind w:left="42"/>
      </w:pPr>
      <w:r>
        <w:rPr>
          <w:rFonts w:hint="eastAsia"/>
        </w:rPr>
        <w:t>3.2.</w:t>
      </w:r>
      <w:r>
        <w:t>2.3</w:t>
      </w:r>
      <w:r>
        <w:tab/>
      </w:r>
      <w:r>
        <w:t>Sound Isolation</w:t>
      </w:r>
    </w:p>
    <w:p w14:paraId="051C67E6">
      <w:pPr>
        <w:autoSpaceDE w:val="0"/>
        <w:autoSpaceDN w:val="0"/>
        <w:adjustRightInd w:val="0"/>
        <w:spacing w:line="243" w:lineRule="auto"/>
        <w:ind w:left="1012"/>
        <w:rPr>
          <w:kern w:val="0"/>
          <w:sz w:val="24"/>
        </w:rPr>
      </w:pPr>
      <w:r>
        <w:rPr>
          <w:rFonts w:eastAsia="Times New Roman"/>
          <w:spacing w:val="1"/>
          <w:sz w:val="24"/>
        </w:rPr>
        <w:t>S</w:t>
      </w:r>
      <w:r>
        <w:rPr>
          <w:rFonts w:eastAsia="Times New Roman"/>
          <w:sz w:val="24"/>
        </w:rPr>
        <w:t>ound isolation sh</w:t>
      </w:r>
      <w:r>
        <w:rPr>
          <w:rFonts w:eastAsia="Times New Roman"/>
          <w:spacing w:val="-1"/>
          <w:sz w:val="24"/>
        </w:rPr>
        <w:t>a</w:t>
      </w:r>
      <w:r>
        <w:rPr>
          <w:rFonts w:eastAsia="Times New Roman"/>
          <w:sz w:val="24"/>
        </w:rPr>
        <w:t>ll</w:t>
      </w:r>
      <w:r>
        <w:rPr>
          <w:rFonts w:hint="eastAsia"/>
          <w:sz w:val="24"/>
        </w:rPr>
        <w:t xml:space="preserve"> </w:t>
      </w:r>
      <w:r>
        <w:rPr>
          <w:rFonts w:eastAsia="Times New Roman"/>
          <w:sz w:val="24"/>
        </w:rPr>
        <w:t>be</w:t>
      </w:r>
      <w:r>
        <w:rPr>
          <w:rFonts w:hint="eastAsia"/>
          <w:sz w:val="24"/>
        </w:rPr>
        <w:t xml:space="preserve"> </w:t>
      </w:r>
      <w:r>
        <w:rPr>
          <w:rFonts w:eastAsia="Times New Roman"/>
          <w:sz w:val="24"/>
        </w:rPr>
        <w:t>d</w:t>
      </w:r>
      <w:r>
        <w:rPr>
          <w:rFonts w:eastAsia="Times New Roman"/>
          <w:spacing w:val="-1"/>
          <w:sz w:val="24"/>
        </w:rPr>
        <w:t>e</w:t>
      </w:r>
      <w:r>
        <w:rPr>
          <w:rFonts w:eastAsia="Times New Roman"/>
          <w:sz w:val="24"/>
        </w:rPr>
        <w:t>si</w:t>
      </w:r>
      <w:r>
        <w:rPr>
          <w:rFonts w:eastAsia="Times New Roman"/>
          <w:spacing w:val="-2"/>
          <w:sz w:val="24"/>
        </w:rPr>
        <w:t>g</w:t>
      </w:r>
      <w:r>
        <w:rPr>
          <w:rFonts w:eastAsia="Times New Roman"/>
          <w:sz w:val="24"/>
        </w:rPr>
        <w:t>n</w:t>
      </w:r>
      <w:r>
        <w:rPr>
          <w:rFonts w:eastAsia="Times New Roman"/>
          <w:spacing w:val="-1"/>
          <w:sz w:val="24"/>
        </w:rPr>
        <w:t>e</w:t>
      </w:r>
      <w:r>
        <w:rPr>
          <w:rFonts w:eastAsia="Times New Roman"/>
          <w:sz w:val="24"/>
        </w:rPr>
        <w:t>d to</w:t>
      </w:r>
      <w:r>
        <w:rPr>
          <w:rFonts w:hint="eastAsia"/>
          <w:sz w:val="24"/>
        </w:rPr>
        <w:t xml:space="preserve"> </w:t>
      </w:r>
      <w:r>
        <w:rPr>
          <w:rFonts w:eastAsia="Times New Roman"/>
          <w:sz w:val="24"/>
        </w:rPr>
        <w:t>ful</w:t>
      </w:r>
      <w:r>
        <w:rPr>
          <w:rFonts w:eastAsia="Times New Roman"/>
          <w:spacing w:val="-1"/>
          <w:sz w:val="24"/>
        </w:rPr>
        <w:t>f</w:t>
      </w:r>
      <w:r>
        <w:rPr>
          <w:rFonts w:eastAsia="Times New Roman"/>
          <w:sz w:val="24"/>
        </w:rPr>
        <w:t>i</w:t>
      </w:r>
      <w:r>
        <w:rPr>
          <w:rFonts w:eastAsia="Times New Roman"/>
          <w:spacing w:val="1"/>
          <w:sz w:val="24"/>
        </w:rPr>
        <w:t>l</w:t>
      </w:r>
      <w:r>
        <w:rPr>
          <w:rFonts w:eastAsia="Times New Roman"/>
          <w:sz w:val="24"/>
        </w:rPr>
        <w:t xml:space="preserve">l </w:t>
      </w:r>
      <w:r>
        <w:rPr>
          <w:rFonts w:eastAsia="Times New Roman"/>
          <w:spacing w:val="1"/>
          <w:sz w:val="24"/>
        </w:rPr>
        <w:t>t</w:t>
      </w:r>
      <w:r>
        <w:rPr>
          <w:rFonts w:eastAsia="Times New Roman"/>
          <w:sz w:val="24"/>
        </w:rPr>
        <w:t>he</w:t>
      </w:r>
      <w:r>
        <w:rPr>
          <w:rFonts w:eastAsia="Times New Roman"/>
          <w:spacing w:val="-1"/>
          <w:sz w:val="24"/>
        </w:rPr>
        <w:t xml:space="preserve"> re</w:t>
      </w:r>
      <w:r>
        <w:rPr>
          <w:rFonts w:eastAsia="Times New Roman"/>
          <w:spacing w:val="2"/>
          <w:sz w:val="24"/>
        </w:rPr>
        <w:t>q</w:t>
      </w:r>
      <w:r>
        <w:rPr>
          <w:rFonts w:eastAsia="Times New Roman"/>
          <w:sz w:val="24"/>
        </w:rPr>
        <w:t>uir</w:t>
      </w:r>
      <w:r>
        <w:rPr>
          <w:rFonts w:eastAsia="Times New Roman"/>
          <w:spacing w:val="-1"/>
          <w:sz w:val="24"/>
        </w:rPr>
        <w:t>e</w:t>
      </w:r>
      <w:r>
        <w:rPr>
          <w:rFonts w:eastAsia="Times New Roman"/>
          <w:sz w:val="24"/>
        </w:rPr>
        <w:t>ment of</w:t>
      </w:r>
      <w:r>
        <w:rPr>
          <w:rFonts w:hint="eastAsia"/>
          <w:sz w:val="24"/>
        </w:rPr>
        <w:t xml:space="preserve"> </w:t>
      </w:r>
      <w:r>
        <w:rPr>
          <w:rFonts w:eastAsia="Times New Roman"/>
          <w:spacing w:val="-3"/>
          <w:sz w:val="24"/>
        </w:rPr>
        <w:t>I</w:t>
      </w:r>
      <w:r>
        <w:rPr>
          <w:rFonts w:eastAsia="Times New Roman"/>
          <w:sz w:val="24"/>
        </w:rPr>
        <w:t xml:space="preserve">MO Res. </w:t>
      </w:r>
      <w:r>
        <w:rPr>
          <w:rFonts w:eastAsia="Times New Roman"/>
          <w:spacing w:val="2"/>
          <w:sz w:val="24"/>
        </w:rPr>
        <w:t>M</w:t>
      </w:r>
      <w:r>
        <w:rPr>
          <w:rFonts w:eastAsia="Times New Roman"/>
          <w:spacing w:val="1"/>
          <w:sz w:val="24"/>
        </w:rPr>
        <w:t>S</w:t>
      </w:r>
      <w:r>
        <w:rPr>
          <w:rFonts w:eastAsia="Times New Roman"/>
          <w:sz w:val="24"/>
        </w:rPr>
        <w:t xml:space="preserve">C.337 </w:t>
      </w:r>
      <w:r>
        <w:rPr>
          <w:rFonts w:eastAsia="Times New Roman"/>
          <w:spacing w:val="-1"/>
          <w:sz w:val="24"/>
        </w:rPr>
        <w:t>(</w:t>
      </w:r>
      <w:r>
        <w:rPr>
          <w:rFonts w:eastAsia="Times New Roman"/>
          <w:sz w:val="24"/>
        </w:rPr>
        <w:t>91).</w:t>
      </w:r>
    </w:p>
    <w:p w14:paraId="46712AF6">
      <w:pPr>
        <w:autoSpaceDE w:val="0"/>
        <w:autoSpaceDN w:val="0"/>
        <w:adjustRightInd w:val="0"/>
        <w:spacing w:line="243" w:lineRule="auto"/>
        <w:ind w:left="1012"/>
        <w:rPr>
          <w:kern w:val="0"/>
          <w:sz w:val="24"/>
        </w:rPr>
      </w:pPr>
    </w:p>
    <w:p w14:paraId="41329BEA">
      <w:pPr>
        <w:autoSpaceDE w:val="0"/>
        <w:autoSpaceDN w:val="0"/>
        <w:adjustRightInd w:val="0"/>
        <w:spacing w:line="243" w:lineRule="auto"/>
        <w:ind w:left="1012"/>
        <w:rPr>
          <w:kern w:val="0"/>
          <w:sz w:val="24"/>
        </w:rPr>
      </w:pPr>
      <w:r>
        <w:rPr>
          <w:kern w:val="0"/>
          <w:sz w:val="24"/>
        </w:rPr>
        <w:t xml:space="preserve">About 50mm </w:t>
      </w:r>
      <w:r>
        <w:rPr>
          <w:rFonts w:hint="eastAsia"/>
          <w:kern w:val="0"/>
          <w:sz w:val="24"/>
        </w:rPr>
        <w:t>glass</w:t>
      </w:r>
      <w:r>
        <w:rPr>
          <w:kern w:val="0"/>
          <w:sz w:val="24"/>
        </w:rPr>
        <w:t xml:space="preserve"> wool covered with glass cloth shall be fitted if necessary.</w:t>
      </w:r>
      <w:r>
        <w:rPr>
          <w:rFonts w:hint="eastAsia"/>
          <w:kern w:val="0"/>
          <w:sz w:val="24"/>
        </w:rPr>
        <w:t xml:space="preserve"> </w:t>
      </w:r>
      <w:r>
        <w:rPr>
          <w:kern w:val="0"/>
          <w:sz w:val="24"/>
        </w:rPr>
        <w:t>Attachments of beams, girders, stiffeners etc. to be completely insulated with 25 mm</w:t>
      </w:r>
      <w:r>
        <w:rPr>
          <w:rFonts w:hint="eastAsia"/>
          <w:kern w:val="0"/>
          <w:sz w:val="24"/>
        </w:rPr>
        <w:t xml:space="preserve"> glass</w:t>
      </w:r>
      <w:r>
        <w:rPr>
          <w:kern w:val="0"/>
          <w:sz w:val="24"/>
        </w:rPr>
        <w:t xml:space="preserve"> wool.</w:t>
      </w:r>
    </w:p>
    <w:p w14:paraId="54CD3E7B">
      <w:pPr>
        <w:autoSpaceDE w:val="0"/>
        <w:autoSpaceDN w:val="0"/>
        <w:adjustRightInd w:val="0"/>
        <w:spacing w:line="243" w:lineRule="auto"/>
        <w:ind w:left="1012"/>
        <w:rPr>
          <w:kern w:val="0"/>
          <w:sz w:val="24"/>
        </w:rPr>
      </w:pPr>
    </w:p>
    <w:p w14:paraId="61A5E526">
      <w:pPr>
        <w:autoSpaceDE w:val="0"/>
        <w:autoSpaceDN w:val="0"/>
        <w:adjustRightInd w:val="0"/>
        <w:spacing w:line="243" w:lineRule="auto"/>
        <w:ind w:left="1012"/>
        <w:rPr>
          <w:kern w:val="0"/>
          <w:sz w:val="24"/>
        </w:rPr>
      </w:pPr>
      <w:r>
        <w:rPr>
          <w:kern w:val="0"/>
          <w:sz w:val="24"/>
        </w:rPr>
        <w:t>Sound insulation shall be provided in</w:t>
      </w:r>
      <w:r>
        <w:rPr>
          <w:rFonts w:hint="eastAsia"/>
          <w:kern w:val="0"/>
          <w:sz w:val="24"/>
        </w:rPr>
        <w:t xml:space="preserve"> Air conditioning unit room, E</w:t>
      </w:r>
      <w:r>
        <w:rPr>
          <w:kern w:val="0"/>
          <w:sz w:val="24"/>
        </w:rPr>
        <w:t xml:space="preserve">ngine </w:t>
      </w:r>
      <w:r>
        <w:rPr>
          <w:rFonts w:hint="eastAsia"/>
          <w:kern w:val="0"/>
          <w:sz w:val="24"/>
        </w:rPr>
        <w:t>c</w:t>
      </w:r>
      <w:r>
        <w:rPr>
          <w:kern w:val="0"/>
          <w:sz w:val="24"/>
        </w:rPr>
        <w:t xml:space="preserve">ontrol </w:t>
      </w:r>
      <w:r>
        <w:rPr>
          <w:rFonts w:hint="eastAsia"/>
          <w:kern w:val="0"/>
          <w:sz w:val="24"/>
        </w:rPr>
        <w:t>r</w:t>
      </w:r>
      <w:r>
        <w:rPr>
          <w:kern w:val="0"/>
          <w:sz w:val="24"/>
        </w:rPr>
        <w:t xml:space="preserve">oom </w:t>
      </w:r>
      <w:r>
        <w:rPr>
          <w:rFonts w:hint="eastAsia"/>
          <w:kern w:val="0"/>
          <w:sz w:val="24"/>
        </w:rPr>
        <w:t>and E/R fan rooms</w:t>
      </w:r>
      <w:r>
        <w:rPr>
          <w:kern w:val="0"/>
          <w:sz w:val="24"/>
        </w:rPr>
        <w:t>.</w:t>
      </w:r>
    </w:p>
    <w:p w14:paraId="1294F3A6">
      <w:pPr>
        <w:autoSpaceDE w:val="0"/>
        <w:autoSpaceDN w:val="0"/>
        <w:adjustRightInd w:val="0"/>
        <w:spacing w:line="243" w:lineRule="auto"/>
        <w:rPr>
          <w:kern w:val="0"/>
          <w:sz w:val="24"/>
        </w:rPr>
      </w:pPr>
    </w:p>
    <w:p w14:paraId="0CCAA93A">
      <w:pPr>
        <w:autoSpaceDE w:val="0"/>
        <w:autoSpaceDN w:val="0"/>
        <w:adjustRightInd w:val="0"/>
        <w:spacing w:line="243" w:lineRule="auto"/>
        <w:ind w:left="1012"/>
        <w:rPr>
          <w:kern w:val="0"/>
          <w:sz w:val="24"/>
        </w:rPr>
      </w:pPr>
      <w:r>
        <w:rPr>
          <w:kern w:val="0"/>
          <w:sz w:val="24"/>
        </w:rPr>
        <w:t>Detailed solutions of sound isolation shall be decided based on results of noise analysis</w:t>
      </w:r>
      <w:r>
        <w:rPr>
          <w:rFonts w:hint="eastAsia"/>
          <w:kern w:val="0"/>
          <w:sz w:val="24"/>
        </w:rPr>
        <w:t xml:space="preserve"> </w:t>
      </w:r>
      <w:r>
        <w:rPr>
          <w:kern w:val="0"/>
          <w:sz w:val="24"/>
        </w:rPr>
        <w:t>and</w:t>
      </w:r>
      <w:r>
        <w:rPr>
          <w:rFonts w:hint="eastAsia"/>
          <w:kern w:val="0"/>
          <w:sz w:val="24"/>
        </w:rPr>
        <w:t xml:space="preserve"> </w:t>
      </w:r>
      <w:r>
        <w:rPr>
          <w:kern w:val="0"/>
          <w:sz w:val="24"/>
        </w:rPr>
        <w:t>prediction during detail design stage.</w:t>
      </w:r>
    </w:p>
    <w:p w14:paraId="34383901">
      <w:pPr>
        <w:autoSpaceDE w:val="0"/>
        <w:autoSpaceDN w:val="0"/>
        <w:adjustRightInd w:val="0"/>
        <w:spacing w:line="243" w:lineRule="auto"/>
        <w:ind w:left="1012"/>
        <w:rPr>
          <w:kern w:val="0"/>
          <w:sz w:val="28"/>
          <w:szCs w:val="28"/>
        </w:rPr>
      </w:pPr>
    </w:p>
    <w:p w14:paraId="141858BD">
      <w:pPr>
        <w:pStyle w:val="5"/>
        <w:spacing w:after="240"/>
        <w:ind w:left="42"/>
      </w:pPr>
      <w:r>
        <w:rPr>
          <w:rFonts w:hint="eastAsia"/>
        </w:rPr>
        <w:t>3.2.</w:t>
      </w:r>
      <w:r>
        <w:t>2.4</w:t>
      </w:r>
      <w:r>
        <w:tab/>
      </w:r>
      <w:r>
        <w:t>Coverage of Insulation</w:t>
      </w:r>
    </w:p>
    <w:p w14:paraId="26822A86">
      <w:pPr>
        <w:autoSpaceDE w:val="0"/>
        <w:autoSpaceDN w:val="0"/>
        <w:adjustRightInd w:val="0"/>
        <w:ind w:left="1012"/>
        <w:jc w:val="left"/>
        <w:rPr>
          <w:kern w:val="0"/>
          <w:sz w:val="24"/>
        </w:rPr>
      </w:pPr>
      <w:r>
        <w:rPr>
          <w:kern w:val="0"/>
          <w:sz w:val="24"/>
        </w:rPr>
        <w:t xml:space="preserve">The surface of insulation </w:t>
      </w:r>
      <w:r>
        <w:rPr>
          <w:spacing w:val="-2"/>
          <w:kern w:val="0"/>
          <w:sz w:val="24"/>
        </w:rPr>
        <w:t>m</w:t>
      </w:r>
      <w:r>
        <w:rPr>
          <w:kern w:val="0"/>
          <w:sz w:val="24"/>
        </w:rPr>
        <w:t>aterial shall be covered with as follows:</w:t>
      </w:r>
    </w:p>
    <w:p w14:paraId="700B1376">
      <w:pPr>
        <w:autoSpaceDE w:val="0"/>
        <w:autoSpaceDN w:val="0"/>
        <w:adjustRightInd w:val="0"/>
        <w:ind w:left="1012"/>
        <w:jc w:val="left"/>
        <w:rPr>
          <w:kern w:val="0"/>
          <w:sz w:val="24"/>
        </w:rPr>
      </w:pPr>
    </w:p>
    <w:tbl>
      <w:tblPr>
        <w:tblStyle w:val="40"/>
        <w:tblW w:w="0" w:type="auto"/>
        <w:tblInd w:w="965" w:type="dxa"/>
        <w:tblLayout w:type="fixed"/>
        <w:tblCellMar>
          <w:top w:w="0" w:type="dxa"/>
          <w:left w:w="0" w:type="dxa"/>
          <w:bottom w:w="0" w:type="dxa"/>
          <w:right w:w="0" w:type="dxa"/>
        </w:tblCellMar>
      </w:tblPr>
      <w:tblGrid>
        <w:gridCol w:w="3354"/>
        <w:gridCol w:w="5434"/>
      </w:tblGrid>
      <w:tr w14:paraId="025A10A5">
        <w:tblPrEx>
          <w:tblCellMar>
            <w:top w:w="0" w:type="dxa"/>
            <w:left w:w="0" w:type="dxa"/>
            <w:bottom w:w="0" w:type="dxa"/>
            <w:right w:w="0" w:type="dxa"/>
          </w:tblCellMar>
        </w:tblPrEx>
        <w:trPr>
          <w:trHeight w:val="289" w:hRule="exact"/>
        </w:trPr>
        <w:tc>
          <w:tcPr>
            <w:tcW w:w="3354" w:type="dxa"/>
            <w:tcBorders>
              <w:top w:val="single" w:color="000000" w:sz="4" w:space="0"/>
              <w:left w:val="single" w:color="000000" w:sz="4" w:space="0"/>
              <w:bottom w:val="single" w:color="000000" w:sz="4" w:space="0"/>
              <w:right w:val="single" w:color="000000" w:sz="4" w:space="0"/>
            </w:tcBorders>
          </w:tcPr>
          <w:p w14:paraId="583E9E66">
            <w:pPr>
              <w:autoSpaceDE w:val="0"/>
              <w:autoSpaceDN w:val="0"/>
              <w:adjustRightInd w:val="0"/>
              <w:spacing w:before="6"/>
              <w:ind w:left="103"/>
              <w:jc w:val="center"/>
              <w:rPr>
                <w:kern w:val="0"/>
                <w:sz w:val="24"/>
              </w:rPr>
            </w:pPr>
            <w:r>
              <w:rPr>
                <w:kern w:val="0"/>
                <w:sz w:val="24"/>
              </w:rPr>
              <w:t>Material</w:t>
            </w:r>
          </w:p>
        </w:tc>
        <w:tc>
          <w:tcPr>
            <w:tcW w:w="5434" w:type="dxa"/>
            <w:tcBorders>
              <w:top w:val="single" w:color="000000" w:sz="4" w:space="0"/>
              <w:left w:val="single" w:color="000000" w:sz="4" w:space="0"/>
              <w:bottom w:val="single" w:color="000000" w:sz="4" w:space="0"/>
              <w:right w:val="single" w:color="000000" w:sz="4" w:space="0"/>
            </w:tcBorders>
          </w:tcPr>
          <w:p w14:paraId="08DDE2F6">
            <w:pPr>
              <w:autoSpaceDE w:val="0"/>
              <w:autoSpaceDN w:val="0"/>
              <w:adjustRightInd w:val="0"/>
              <w:spacing w:before="6"/>
              <w:ind w:left="102"/>
              <w:jc w:val="center"/>
              <w:rPr>
                <w:kern w:val="0"/>
                <w:sz w:val="24"/>
              </w:rPr>
            </w:pPr>
            <w:r>
              <w:rPr>
                <w:kern w:val="0"/>
                <w:sz w:val="24"/>
              </w:rPr>
              <w:t>Application</w:t>
            </w:r>
          </w:p>
        </w:tc>
      </w:tr>
      <w:tr w14:paraId="40D9DBE3">
        <w:tblPrEx>
          <w:tblCellMar>
            <w:top w:w="0" w:type="dxa"/>
            <w:left w:w="0" w:type="dxa"/>
            <w:bottom w:w="0" w:type="dxa"/>
            <w:right w:w="0" w:type="dxa"/>
          </w:tblCellMar>
        </w:tblPrEx>
        <w:trPr>
          <w:trHeight w:val="624" w:hRule="exact"/>
        </w:trPr>
        <w:tc>
          <w:tcPr>
            <w:tcW w:w="3354" w:type="dxa"/>
            <w:tcBorders>
              <w:top w:val="single" w:color="000000" w:sz="4" w:space="0"/>
              <w:left w:val="single" w:color="000000" w:sz="4" w:space="0"/>
              <w:bottom w:val="single" w:color="000000" w:sz="4" w:space="0"/>
              <w:right w:val="single" w:color="000000" w:sz="4" w:space="0"/>
            </w:tcBorders>
          </w:tcPr>
          <w:p w14:paraId="672F19DC">
            <w:pPr>
              <w:autoSpaceDE w:val="0"/>
              <w:autoSpaceDN w:val="0"/>
              <w:adjustRightInd w:val="0"/>
              <w:spacing w:before="6"/>
              <w:ind w:left="103"/>
              <w:jc w:val="left"/>
              <w:rPr>
                <w:kern w:val="0"/>
                <w:sz w:val="24"/>
              </w:rPr>
            </w:pPr>
            <w:r>
              <w:rPr>
                <w:kern w:val="0"/>
                <w:sz w:val="24"/>
              </w:rPr>
              <w:t>Glass cloth</w:t>
            </w:r>
          </w:p>
        </w:tc>
        <w:tc>
          <w:tcPr>
            <w:tcW w:w="5434" w:type="dxa"/>
            <w:tcBorders>
              <w:top w:val="single" w:color="000000" w:sz="4" w:space="0"/>
              <w:left w:val="single" w:color="000000" w:sz="4" w:space="0"/>
              <w:bottom w:val="single" w:color="000000" w:sz="4" w:space="0"/>
              <w:right w:val="single" w:color="000000" w:sz="4" w:space="0"/>
            </w:tcBorders>
          </w:tcPr>
          <w:p w14:paraId="519E66D2">
            <w:pPr>
              <w:autoSpaceDE w:val="0"/>
              <w:autoSpaceDN w:val="0"/>
              <w:adjustRightInd w:val="0"/>
              <w:spacing w:before="6"/>
              <w:ind w:left="103"/>
              <w:jc w:val="left"/>
              <w:rPr>
                <w:kern w:val="0"/>
                <w:sz w:val="24"/>
              </w:rPr>
            </w:pPr>
            <w:r>
              <w:rPr>
                <w:kern w:val="0"/>
                <w:sz w:val="24"/>
              </w:rPr>
              <w:t>Protected insulation by wall/ceiling panels</w:t>
            </w:r>
            <w:r>
              <w:rPr>
                <w:rFonts w:hint="eastAsia"/>
                <w:kern w:val="0"/>
                <w:sz w:val="24"/>
              </w:rPr>
              <w:t xml:space="preserve"> or galvanized steel sheet</w:t>
            </w:r>
          </w:p>
        </w:tc>
      </w:tr>
      <w:tr w14:paraId="6A25D77B">
        <w:tblPrEx>
          <w:tblCellMar>
            <w:top w:w="0" w:type="dxa"/>
            <w:left w:w="0" w:type="dxa"/>
            <w:bottom w:w="0" w:type="dxa"/>
            <w:right w:w="0" w:type="dxa"/>
          </w:tblCellMar>
        </w:tblPrEx>
        <w:trPr>
          <w:trHeight w:val="624" w:hRule="exact"/>
        </w:trPr>
        <w:tc>
          <w:tcPr>
            <w:tcW w:w="3354" w:type="dxa"/>
            <w:tcBorders>
              <w:top w:val="single" w:color="000000" w:sz="4" w:space="0"/>
              <w:left w:val="single" w:color="000000" w:sz="4" w:space="0"/>
              <w:bottom w:val="single" w:color="000000" w:sz="4" w:space="0"/>
              <w:right w:val="single" w:color="000000" w:sz="4" w:space="0"/>
            </w:tcBorders>
          </w:tcPr>
          <w:p w14:paraId="4865C542">
            <w:pPr>
              <w:autoSpaceDE w:val="0"/>
              <w:autoSpaceDN w:val="0"/>
              <w:adjustRightInd w:val="0"/>
              <w:spacing w:before="6" w:line="243" w:lineRule="auto"/>
              <w:ind w:left="103"/>
              <w:jc w:val="left"/>
              <w:rPr>
                <w:kern w:val="0"/>
                <w:sz w:val="24"/>
              </w:rPr>
            </w:pPr>
            <w:r>
              <w:rPr>
                <w:kern w:val="0"/>
                <w:sz w:val="24"/>
              </w:rPr>
              <w:t>Glass cloth coated with alu</w:t>
            </w:r>
            <w:r>
              <w:rPr>
                <w:spacing w:val="-2"/>
                <w:kern w:val="0"/>
                <w:sz w:val="24"/>
              </w:rPr>
              <w:t>m</w:t>
            </w:r>
            <w:r>
              <w:rPr>
                <w:kern w:val="0"/>
                <w:sz w:val="24"/>
              </w:rPr>
              <w:t>inum</w:t>
            </w:r>
            <w:r>
              <w:rPr>
                <w:rFonts w:hint="eastAsia"/>
                <w:kern w:val="0"/>
                <w:sz w:val="24"/>
              </w:rPr>
              <w:t xml:space="preserve"> </w:t>
            </w:r>
            <w:r>
              <w:rPr>
                <w:kern w:val="0"/>
                <w:sz w:val="24"/>
              </w:rPr>
              <w:t>foil</w:t>
            </w:r>
          </w:p>
        </w:tc>
        <w:tc>
          <w:tcPr>
            <w:tcW w:w="5434" w:type="dxa"/>
            <w:tcBorders>
              <w:top w:val="single" w:color="000000" w:sz="4" w:space="0"/>
              <w:left w:val="single" w:color="000000" w:sz="4" w:space="0"/>
              <w:bottom w:val="single" w:color="000000" w:sz="4" w:space="0"/>
              <w:right w:val="single" w:color="000000" w:sz="4" w:space="0"/>
            </w:tcBorders>
          </w:tcPr>
          <w:p w14:paraId="7BD72408">
            <w:pPr>
              <w:autoSpaceDE w:val="0"/>
              <w:autoSpaceDN w:val="0"/>
              <w:adjustRightInd w:val="0"/>
              <w:spacing w:before="6" w:line="243" w:lineRule="auto"/>
              <w:ind w:left="103"/>
              <w:jc w:val="left"/>
              <w:rPr>
                <w:kern w:val="0"/>
                <w:sz w:val="24"/>
              </w:rPr>
            </w:pPr>
            <w:r>
              <w:rPr>
                <w:kern w:val="0"/>
                <w:sz w:val="24"/>
              </w:rPr>
              <w:t xml:space="preserve">Unprotected insulation, </w:t>
            </w:r>
            <w:r>
              <w:rPr>
                <w:rFonts w:hint="eastAsia"/>
                <w:kern w:val="0"/>
                <w:sz w:val="24"/>
              </w:rPr>
              <w:t xml:space="preserve">which </w:t>
            </w:r>
            <w:r>
              <w:rPr>
                <w:kern w:val="0"/>
                <w:sz w:val="24"/>
              </w:rPr>
              <w:t>is covered by neither wall/ceiling panels nor galvanized steel sheet</w:t>
            </w:r>
          </w:p>
        </w:tc>
      </w:tr>
    </w:tbl>
    <w:p w14:paraId="2AD2CB3B">
      <w:pPr>
        <w:autoSpaceDE w:val="0"/>
        <w:autoSpaceDN w:val="0"/>
        <w:adjustRightInd w:val="0"/>
        <w:spacing w:before="2" w:line="240" w:lineRule="exact"/>
        <w:jc w:val="left"/>
        <w:rPr>
          <w:rFonts w:ascii="Arial" w:hAnsi="Arial" w:cs="Arial"/>
          <w:kern w:val="0"/>
          <w:sz w:val="24"/>
        </w:rPr>
      </w:pPr>
    </w:p>
    <w:p w14:paraId="5B3E0A94">
      <w:pPr>
        <w:autoSpaceDE w:val="0"/>
        <w:autoSpaceDN w:val="0"/>
        <w:adjustRightInd w:val="0"/>
        <w:spacing w:before="2" w:line="240" w:lineRule="exact"/>
        <w:jc w:val="left"/>
        <w:rPr>
          <w:rFonts w:ascii="Arial" w:hAnsi="Arial" w:cs="Arial"/>
          <w:kern w:val="0"/>
          <w:sz w:val="24"/>
        </w:rPr>
      </w:pPr>
    </w:p>
    <w:p w14:paraId="5C1A6649">
      <w:pPr>
        <w:pStyle w:val="4"/>
        <w:spacing w:before="0" w:after="0"/>
        <w:rPr>
          <w:rFonts w:cs="Arial"/>
        </w:rPr>
      </w:pPr>
      <w:bookmarkStart w:id="139" w:name="_Toc50573615"/>
      <w:r>
        <w:rPr>
          <w:rFonts w:hint="eastAsia" w:cs="Arial"/>
        </w:rPr>
        <w:t>3.2.</w:t>
      </w:r>
      <w:r>
        <w:rPr>
          <w:rFonts w:cs="Arial"/>
        </w:rPr>
        <w:t>3</w:t>
      </w:r>
      <w:r>
        <w:rPr>
          <w:rFonts w:cs="Arial"/>
        </w:rPr>
        <w:tab/>
      </w:r>
      <w:r>
        <w:rPr>
          <w:rFonts w:cs="Arial"/>
        </w:rPr>
        <w:t>DECK COVERING</w:t>
      </w:r>
      <w:bookmarkEnd w:id="139"/>
    </w:p>
    <w:p w14:paraId="4813E1E9">
      <w:pPr>
        <w:autoSpaceDE w:val="0"/>
        <w:autoSpaceDN w:val="0"/>
        <w:adjustRightInd w:val="0"/>
        <w:spacing w:before="2" w:line="240" w:lineRule="exact"/>
        <w:jc w:val="left"/>
        <w:rPr>
          <w:rFonts w:ascii="Arial" w:hAnsi="Arial" w:cs="Arial"/>
          <w:kern w:val="0"/>
          <w:sz w:val="24"/>
        </w:rPr>
      </w:pPr>
    </w:p>
    <w:p w14:paraId="126EFC70">
      <w:pPr>
        <w:autoSpaceDE w:val="0"/>
        <w:autoSpaceDN w:val="0"/>
        <w:adjustRightInd w:val="0"/>
        <w:ind w:left="1038"/>
        <w:jc w:val="left"/>
        <w:rPr>
          <w:kern w:val="0"/>
          <w:sz w:val="24"/>
        </w:rPr>
      </w:pPr>
      <w:r>
        <w:rPr>
          <w:kern w:val="0"/>
          <w:sz w:val="24"/>
        </w:rPr>
        <w:t>Deck covering shall be applied as per following list</w:t>
      </w:r>
      <w:r>
        <w:rPr>
          <w:rFonts w:hint="eastAsia"/>
          <w:kern w:val="0"/>
          <w:sz w:val="24"/>
        </w:rPr>
        <w:t>:</w:t>
      </w:r>
    </w:p>
    <w:p w14:paraId="1529F17B">
      <w:pPr>
        <w:autoSpaceDE w:val="0"/>
        <w:autoSpaceDN w:val="0"/>
        <w:adjustRightInd w:val="0"/>
        <w:ind w:left="1038"/>
        <w:jc w:val="left"/>
        <w:rPr>
          <w:kern w:val="0"/>
          <w:sz w:val="24"/>
        </w:rPr>
      </w:pPr>
    </w:p>
    <w:tbl>
      <w:tblPr>
        <w:tblStyle w:val="40"/>
        <w:tblW w:w="0" w:type="auto"/>
        <w:tblInd w:w="963" w:type="dxa"/>
        <w:tblLayout w:type="fixed"/>
        <w:tblCellMar>
          <w:top w:w="0" w:type="dxa"/>
          <w:left w:w="0" w:type="dxa"/>
          <w:bottom w:w="0" w:type="dxa"/>
          <w:right w:w="0" w:type="dxa"/>
        </w:tblCellMar>
      </w:tblPr>
      <w:tblGrid>
        <w:gridCol w:w="3685"/>
        <w:gridCol w:w="5104"/>
      </w:tblGrid>
      <w:tr w14:paraId="1C806FB3">
        <w:tblPrEx>
          <w:tblCellMar>
            <w:top w:w="0" w:type="dxa"/>
            <w:left w:w="0" w:type="dxa"/>
            <w:bottom w:w="0" w:type="dxa"/>
            <w:right w:w="0" w:type="dxa"/>
          </w:tblCellMar>
        </w:tblPrEx>
        <w:trPr>
          <w:trHeight w:val="336" w:hRule="exact"/>
          <w:tblHeader/>
        </w:trPr>
        <w:tc>
          <w:tcPr>
            <w:tcW w:w="3685" w:type="dxa"/>
            <w:tcBorders>
              <w:top w:val="single" w:color="000000" w:sz="6" w:space="0"/>
              <w:left w:val="single" w:color="000000" w:sz="4" w:space="0"/>
              <w:bottom w:val="single" w:color="000000" w:sz="6" w:space="0"/>
              <w:right w:val="single" w:color="000000" w:sz="4" w:space="0"/>
            </w:tcBorders>
          </w:tcPr>
          <w:p w14:paraId="48EA794B">
            <w:pPr>
              <w:autoSpaceDE w:val="0"/>
              <w:autoSpaceDN w:val="0"/>
              <w:adjustRightInd w:val="0"/>
              <w:spacing w:before="6"/>
              <w:ind w:left="103"/>
              <w:jc w:val="center"/>
              <w:rPr>
                <w:kern w:val="0"/>
                <w:sz w:val="24"/>
              </w:rPr>
            </w:pPr>
            <w:r>
              <w:rPr>
                <w:kern w:val="0"/>
                <w:sz w:val="24"/>
              </w:rPr>
              <w:t>Material</w:t>
            </w:r>
          </w:p>
        </w:tc>
        <w:tc>
          <w:tcPr>
            <w:tcW w:w="5104" w:type="dxa"/>
            <w:tcBorders>
              <w:top w:val="single" w:color="000000" w:sz="6" w:space="0"/>
              <w:left w:val="single" w:color="000000" w:sz="4" w:space="0"/>
              <w:bottom w:val="single" w:color="000000" w:sz="6" w:space="0"/>
              <w:right w:val="single" w:color="000000" w:sz="4" w:space="0"/>
            </w:tcBorders>
          </w:tcPr>
          <w:p w14:paraId="623108F2">
            <w:pPr>
              <w:autoSpaceDE w:val="0"/>
              <w:autoSpaceDN w:val="0"/>
              <w:adjustRightInd w:val="0"/>
              <w:spacing w:before="6"/>
              <w:ind w:left="103"/>
              <w:jc w:val="center"/>
              <w:rPr>
                <w:kern w:val="0"/>
                <w:sz w:val="24"/>
              </w:rPr>
            </w:pPr>
            <w:r>
              <w:rPr>
                <w:kern w:val="0"/>
                <w:sz w:val="24"/>
              </w:rPr>
              <w:t>Application</w:t>
            </w:r>
          </w:p>
        </w:tc>
      </w:tr>
      <w:tr w14:paraId="222F2C3B">
        <w:tblPrEx>
          <w:tblCellMar>
            <w:top w:w="0" w:type="dxa"/>
            <w:left w:w="0" w:type="dxa"/>
            <w:bottom w:w="0" w:type="dxa"/>
            <w:right w:w="0" w:type="dxa"/>
          </w:tblCellMar>
        </w:tblPrEx>
        <w:trPr>
          <w:trHeight w:val="616" w:hRule="exact"/>
        </w:trPr>
        <w:tc>
          <w:tcPr>
            <w:tcW w:w="3685" w:type="dxa"/>
            <w:tcBorders>
              <w:top w:val="single" w:color="000000" w:sz="6" w:space="0"/>
              <w:left w:val="single" w:color="000000" w:sz="4" w:space="0"/>
              <w:bottom w:val="single" w:color="000000" w:sz="6" w:space="0"/>
              <w:right w:val="single" w:color="000000" w:sz="4" w:space="0"/>
            </w:tcBorders>
          </w:tcPr>
          <w:p w14:paraId="380E1B11">
            <w:pPr>
              <w:autoSpaceDE w:val="0"/>
              <w:autoSpaceDN w:val="0"/>
              <w:adjustRightInd w:val="0"/>
              <w:spacing w:before="30"/>
              <w:ind w:left="101"/>
              <w:jc w:val="left"/>
              <w:rPr>
                <w:kern w:val="0"/>
                <w:sz w:val="24"/>
              </w:rPr>
            </w:pPr>
            <w:r>
              <w:rPr>
                <w:kern w:val="0"/>
                <w:sz w:val="24"/>
              </w:rPr>
              <w:t>A-60 deck covering</w:t>
            </w:r>
          </w:p>
        </w:tc>
        <w:tc>
          <w:tcPr>
            <w:tcW w:w="5104" w:type="dxa"/>
            <w:tcBorders>
              <w:top w:val="single" w:color="000000" w:sz="6" w:space="0"/>
              <w:left w:val="single" w:color="000000" w:sz="4" w:space="0"/>
              <w:bottom w:val="single" w:color="000000" w:sz="6" w:space="0"/>
              <w:right w:val="single" w:color="000000" w:sz="4" w:space="0"/>
            </w:tcBorders>
          </w:tcPr>
          <w:p w14:paraId="0B113E53">
            <w:pPr>
              <w:autoSpaceDE w:val="0"/>
              <w:autoSpaceDN w:val="0"/>
              <w:adjustRightInd w:val="0"/>
              <w:spacing w:before="30"/>
              <w:ind w:left="101"/>
              <w:jc w:val="left"/>
              <w:rPr>
                <w:kern w:val="0"/>
                <w:sz w:val="24"/>
              </w:rPr>
            </w:pPr>
            <w:r>
              <w:rPr>
                <w:kern w:val="0"/>
                <w:sz w:val="24"/>
              </w:rPr>
              <w:t>according to</w:t>
            </w:r>
          </w:p>
          <w:p w14:paraId="2E5891C8">
            <w:pPr>
              <w:autoSpaceDE w:val="0"/>
              <w:autoSpaceDN w:val="0"/>
              <w:adjustRightInd w:val="0"/>
              <w:spacing w:before="4"/>
              <w:ind w:left="101"/>
              <w:jc w:val="left"/>
              <w:rPr>
                <w:kern w:val="0"/>
                <w:sz w:val="24"/>
              </w:rPr>
            </w:pPr>
            <w:r>
              <w:rPr>
                <w:kern w:val="0"/>
                <w:sz w:val="24"/>
              </w:rPr>
              <w:t>SOLAS require</w:t>
            </w:r>
            <w:r>
              <w:rPr>
                <w:spacing w:val="-2"/>
                <w:kern w:val="0"/>
                <w:sz w:val="24"/>
              </w:rPr>
              <w:t>m</w:t>
            </w:r>
            <w:r>
              <w:rPr>
                <w:kern w:val="0"/>
                <w:sz w:val="24"/>
              </w:rPr>
              <w:t>ent</w:t>
            </w:r>
          </w:p>
        </w:tc>
      </w:tr>
      <w:tr w14:paraId="1317551C">
        <w:tblPrEx>
          <w:tblCellMar>
            <w:top w:w="0" w:type="dxa"/>
            <w:left w:w="0" w:type="dxa"/>
            <w:bottom w:w="0" w:type="dxa"/>
            <w:right w:w="0" w:type="dxa"/>
          </w:tblCellMar>
        </w:tblPrEx>
        <w:trPr>
          <w:trHeight w:val="1235" w:hRule="exact"/>
        </w:trPr>
        <w:tc>
          <w:tcPr>
            <w:tcW w:w="3685" w:type="dxa"/>
            <w:tcBorders>
              <w:top w:val="single" w:color="000000" w:sz="6" w:space="0"/>
              <w:left w:val="single" w:color="000000" w:sz="4" w:space="0"/>
              <w:bottom w:val="single" w:color="000000" w:sz="6" w:space="0"/>
              <w:right w:val="single" w:color="000000" w:sz="4" w:space="0"/>
            </w:tcBorders>
          </w:tcPr>
          <w:p w14:paraId="09E1E8C3">
            <w:pPr>
              <w:autoSpaceDE w:val="0"/>
              <w:autoSpaceDN w:val="0"/>
              <w:adjustRightInd w:val="0"/>
              <w:spacing w:before="30" w:line="243" w:lineRule="auto"/>
              <w:ind w:left="101" w:hanging="1"/>
              <w:jc w:val="left"/>
              <w:rPr>
                <w:kern w:val="0"/>
                <w:sz w:val="24"/>
              </w:rPr>
            </w:pPr>
            <w:r>
              <w:rPr>
                <w:rFonts w:hint="eastAsia"/>
                <w:kern w:val="0"/>
                <w:sz w:val="24"/>
              </w:rPr>
              <w:t>5</w:t>
            </w:r>
            <w:r>
              <w:rPr>
                <w:kern w:val="0"/>
                <w:sz w:val="24"/>
              </w:rPr>
              <w:t xml:space="preserve"> mm </w:t>
            </w:r>
            <w:r>
              <w:rPr>
                <w:rFonts w:hint="eastAsia"/>
                <w:kern w:val="0"/>
                <w:sz w:val="24"/>
              </w:rPr>
              <w:t xml:space="preserve">thick </w:t>
            </w:r>
            <w:r>
              <w:rPr>
                <w:kern w:val="0"/>
                <w:sz w:val="24"/>
              </w:rPr>
              <w:t xml:space="preserve">full </w:t>
            </w:r>
            <w:r>
              <w:rPr>
                <w:rFonts w:hint="eastAsia"/>
                <w:kern w:val="0"/>
                <w:sz w:val="24"/>
              </w:rPr>
              <w:t xml:space="preserve">synthetic </w:t>
            </w:r>
            <w:r>
              <w:rPr>
                <w:kern w:val="0"/>
                <w:sz w:val="24"/>
              </w:rPr>
              <w:t xml:space="preserve">carpet on </w:t>
            </w:r>
            <w:r>
              <w:rPr>
                <w:rFonts w:hint="eastAsia"/>
                <w:kern w:val="0"/>
                <w:sz w:val="24"/>
              </w:rPr>
              <w:t>10</w:t>
            </w:r>
            <w:r>
              <w:rPr>
                <w:kern w:val="0"/>
                <w:sz w:val="24"/>
              </w:rPr>
              <w:t xml:space="preserve"> mm latex type deck composition</w:t>
            </w:r>
            <w:r>
              <w:rPr>
                <w:rFonts w:hint="eastAsia"/>
                <w:kern w:val="0"/>
                <w:sz w:val="24"/>
              </w:rPr>
              <w:t xml:space="preserve">, </w:t>
            </w:r>
          </w:p>
        </w:tc>
        <w:tc>
          <w:tcPr>
            <w:tcW w:w="5104" w:type="dxa"/>
            <w:tcBorders>
              <w:top w:val="single" w:color="000000" w:sz="6" w:space="0"/>
              <w:left w:val="single" w:color="000000" w:sz="4" w:space="0"/>
              <w:bottom w:val="single" w:color="000000" w:sz="6" w:space="0"/>
              <w:right w:val="single" w:color="000000" w:sz="4" w:space="0"/>
            </w:tcBorders>
          </w:tcPr>
          <w:p w14:paraId="34693CBB">
            <w:pPr>
              <w:autoSpaceDE w:val="0"/>
              <w:autoSpaceDN w:val="0"/>
              <w:adjustRightInd w:val="0"/>
              <w:spacing w:before="30" w:line="243" w:lineRule="auto"/>
              <w:ind w:left="101"/>
              <w:jc w:val="left"/>
              <w:rPr>
                <w:kern w:val="0"/>
                <w:sz w:val="24"/>
              </w:rPr>
            </w:pPr>
            <w:r>
              <w:rPr>
                <w:rFonts w:eastAsia="Times New Roman"/>
                <w:sz w:val="24"/>
              </w:rPr>
              <w:t>C</w:t>
            </w:r>
            <w:r>
              <w:rPr>
                <w:rFonts w:eastAsia="Times New Roman"/>
                <w:spacing w:val="-1"/>
                <w:sz w:val="24"/>
              </w:rPr>
              <w:t>a</w:t>
            </w:r>
            <w:r>
              <w:rPr>
                <w:rFonts w:eastAsia="Times New Roman"/>
                <w:sz w:val="24"/>
              </w:rPr>
              <w:t xml:space="preserve">ptain </w:t>
            </w:r>
            <w:r>
              <w:rPr>
                <w:rFonts w:eastAsia="Times New Roman"/>
                <w:spacing w:val="-1"/>
                <w:sz w:val="24"/>
              </w:rPr>
              <w:t>c</w:t>
            </w:r>
            <w:r>
              <w:rPr>
                <w:rFonts w:eastAsia="Times New Roman"/>
                <w:sz w:val="24"/>
              </w:rPr>
              <w:t>lass b</w:t>
            </w:r>
            <w:r>
              <w:rPr>
                <w:rFonts w:eastAsia="Times New Roman"/>
                <w:spacing w:val="-1"/>
                <w:sz w:val="24"/>
              </w:rPr>
              <w:t>e</w:t>
            </w:r>
            <w:r>
              <w:rPr>
                <w:rFonts w:eastAsia="Times New Roman"/>
                <w:sz w:val="24"/>
              </w:rPr>
              <w:t>d room</w:t>
            </w:r>
          </w:p>
        </w:tc>
      </w:tr>
      <w:tr w14:paraId="58F35C8B">
        <w:tblPrEx>
          <w:tblCellMar>
            <w:top w:w="0" w:type="dxa"/>
            <w:left w:w="0" w:type="dxa"/>
            <w:bottom w:w="0" w:type="dxa"/>
            <w:right w:w="0" w:type="dxa"/>
          </w:tblCellMar>
        </w:tblPrEx>
        <w:trPr>
          <w:trHeight w:val="1117" w:hRule="exact"/>
        </w:trPr>
        <w:tc>
          <w:tcPr>
            <w:tcW w:w="3685" w:type="dxa"/>
            <w:tcBorders>
              <w:top w:val="single" w:color="000000" w:sz="6" w:space="0"/>
              <w:left w:val="single" w:color="000000" w:sz="4" w:space="0"/>
              <w:bottom w:val="single" w:color="000000" w:sz="6" w:space="0"/>
              <w:right w:val="single" w:color="000000" w:sz="4" w:space="0"/>
            </w:tcBorders>
          </w:tcPr>
          <w:p w14:paraId="1A3CCF8C">
            <w:pPr>
              <w:autoSpaceDE w:val="0"/>
              <w:autoSpaceDN w:val="0"/>
              <w:adjustRightInd w:val="0"/>
              <w:spacing w:before="30"/>
              <w:ind w:left="101"/>
              <w:jc w:val="left"/>
              <w:rPr>
                <w:kern w:val="0"/>
                <w:sz w:val="24"/>
              </w:rPr>
            </w:pPr>
            <w:r>
              <w:rPr>
                <w:rFonts w:hint="eastAsia"/>
                <w:kern w:val="0"/>
                <w:sz w:val="24"/>
              </w:rPr>
              <w:t>2mm PVC</w:t>
            </w:r>
            <w:r>
              <w:rPr>
                <w:kern w:val="0"/>
                <w:sz w:val="24"/>
              </w:rPr>
              <w:t xml:space="preserve"> on </w:t>
            </w:r>
            <w:r>
              <w:rPr>
                <w:rFonts w:hint="eastAsia"/>
                <w:kern w:val="0"/>
                <w:sz w:val="24"/>
              </w:rPr>
              <w:t>10</w:t>
            </w:r>
            <w:r>
              <w:rPr>
                <w:kern w:val="0"/>
                <w:sz w:val="24"/>
              </w:rPr>
              <w:t>mm latex type deck composition</w:t>
            </w:r>
            <w:r>
              <w:rPr>
                <w:rFonts w:hint="eastAsia"/>
                <w:kern w:val="0"/>
                <w:sz w:val="24"/>
              </w:rPr>
              <w:t xml:space="preserve">, </w:t>
            </w:r>
          </w:p>
        </w:tc>
        <w:tc>
          <w:tcPr>
            <w:tcW w:w="5104" w:type="dxa"/>
            <w:tcBorders>
              <w:top w:val="single" w:color="000000" w:sz="6" w:space="0"/>
              <w:left w:val="single" w:color="000000" w:sz="4" w:space="0"/>
              <w:bottom w:val="single" w:color="000000" w:sz="6" w:space="0"/>
              <w:right w:val="single" w:color="000000" w:sz="4" w:space="0"/>
            </w:tcBorders>
          </w:tcPr>
          <w:p w14:paraId="23970861">
            <w:pPr>
              <w:autoSpaceDE w:val="0"/>
              <w:autoSpaceDN w:val="0"/>
              <w:adjustRightInd w:val="0"/>
              <w:spacing w:before="30" w:line="243" w:lineRule="auto"/>
              <w:ind w:left="101" w:hanging="1"/>
              <w:jc w:val="left"/>
              <w:rPr>
                <w:kern w:val="0"/>
                <w:sz w:val="24"/>
              </w:rPr>
            </w:pPr>
            <w:r>
              <w:rPr>
                <w:rFonts w:hint="eastAsia"/>
                <w:kern w:val="0"/>
                <w:sz w:val="24"/>
              </w:rPr>
              <w:t xml:space="preserve">Other </w:t>
            </w:r>
            <w:r>
              <w:rPr>
                <w:kern w:val="0"/>
                <w:sz w:val="24"/>
              </w:rPr>
              <w:t>living space,</w:t>
            </w:r>
            <w:r>
              <w:rPr>
                <w:rFonts w:hint="eastAsia"/>
                <w:kern w:val="0"/>
                <w:sz w:val="24"/>
              </w:rPr>
              <w:t xml:space="preserve"> </w:t>
            </w:r>
            <w:r>
              <w:rPr>
                <w:kern w:val="0"/>
                <w:sz w:val="24"/>
              </w:rPr>
              <w:t xml:space="preserve">corridors, </w:t>
            </w:r>
            <w:r>
              <w:rPr>
                <w:rFonts w:hint="eastAsia"/>
                <w:kern w:val="0"/>
                <w:sz w:val="24"/>
              </w:rPr>
              <w:t>public spaces and office space</w:t>
            </w:r>
          </w:p>
        </w:tc>
      </w:tr>
      <w:tr w14:paraId="17C97C06">
        <w:tblPrEx>
          <w:tblCellMar>
            <w:top w:w="0" w:type="dxa"/>
            <w:left w:w="0" w:type="dxa"/>
            <w:bottom w:w="0" w:type="dxa"/>
            <w:right w:w="0" w:type="dxa"/>
          </w:tblCellMar>
        </w:tblPrEx>
        <w:trPr>
          <w:trHeight w:val="907" w:hRule="exact"/>
        </w:trPr>
        <w:tc>
          <w:tcPr>
            <w:tcW w:w="3685" w:type="dxa"/>
            <w:tcBorders>
              <w:top w:val="single" w:color="000000" w:sz="6" w:space="0"/>
              <w:left w:val="single" w:color="000000" w:sz="4" w:space="0"/>
              <w:bottom w:val="single" w:color="000000" w:sz="6" w:space="0"/>
              <w:right w:val="single" w:color="000000" w:sz="4" w:space="0"/>
            </w:tcBorders>
          </w:tcPr>
          <w:p w14:paraId="51EE9794">
            <w:pPr>
              <w:autoSpaceDE w:val="0"/>
              <w:autoSpaceDN w:val="0"/>
              <w:adjustRightInd w:val="0"/>
              <w:spacing w:before="30"/>
              <w:ind w:left="101"/>
              <w:jc w:val="left"/>
              <w:rPr>
                <w:kern w:val="0"/>
                <w:sz w:val="24"/>
              </w:rPr>
            </w:pPr>
            <w:r>
              <w:rPr>
                <w:rFonts w:hint="eastAsia"/>
                <w:kern w:val="0"/>
                <w:sz w:val="24"/>
              </w:rPr>
              <w:t>3</w:t>
            </w:r>
            <w:r>
              <w:rPr>
                <w:kern w:val="0"/>
                <w:sz w:val="24"/>
              </w:rPr>
              <w:t>mm</w:t>
            </w:r>
            <w:r>
              <w:rPr>
                <w:rFonts w:hint="eastAsia"/>
                <w:kern w:val="0"/>
                <w:sz w:val="24"/>
              </w:rPr>
              <w:t xml:space="preserve"> </w:t>
            </w:r>
            <w:r>
              <w:rPr>
                <w:kern w:val="0"/>
                <w:sz w:val="24"/>
              </w:rPr>
              <w:t xml:space="preserve">thick </w:t>
            </w:r>
            <w:r>
              <w:rPr>
                <w:rFonts w:hint="eastAsia"/>
                <w:sz w:val="24"/>
              </w:rPr>
              <w:t xml:space="preserve">rubber tile </w:t>
            </w:r>
            <w:r>
              <w:rPr>
                <w:rFonts w:hint="eastAsia"/>
                <w:kern w:val="0"/>
                <w:sz w:val="24"/>
              </w:rPr>
              <w:t>including studs (non</w:t>
            </w:r>
            <w:r>
              <w:rPr>
                <w:kern w:val="0"/>
                <w:sz w:val="24"/>
              </w:rPr>
              <w:t>-slip type</w:t>
            </w:r>
            <w:r>
              <w:rPr>
                <w:rFonts w:hint="eastAsia"/>
                <w:kern w:val="0"/>
                <w:sz w:val="24"/>
              </w:rPr>
              <w:t xml:space="preserve">) </w:t>
            </w:r>
            <w:r>
              <w:rPr>
                <w:kern w:val="0"/>
                <w:sz w:val="24"/>
              </w:rPr>
              <w:t xml:space="preserve">on </w:t>
            </w:r>
            <w:r>
              <w:rPr>
                <w:rFonts w:hint="eastAsia"/>
                <w:kern w:val="0"/>
                <w:sz w:val="24"/>
              </w:rPr>
              <w:t>10</w:t>
            </w:r>
            <w:r>
              <w:rPr>
                <w:kern w:val="0"/>
                <w:sz w:val="24"/>
              </w:rPr>
              <w:t>mm latex type deck composition</w:t>
            </w:r>
          </w:p>
        </w:tc>
        <w:tc>
          <w:tcPr>
            <w:tcW w:w="5104" w:type="dxa"/>
            <w:tcBorders>
              <w:top w:val="single" w:color="000000" w:sz="6" w:space="0"/>
              <w:left w:val="single" w:color="000000" w:sz="4" w:space="0"/>
              <w:bottom w:val="single" w:color="000000" w:sz="6" w:space="0"/>
              <w:right w:val="single" w:color="000000" w:sz="4" w:space="0"/>
            </w:tcBorders>
          </w:tcPr>
          <w:p w14:paraId="23239216">
            <w:pPr>
              <w:autoSpaceDE w:val="0"/>
              <w:autoSpaceDN w:val="0"/>
              <w:adjustRightInd w:val="0"/>
              <w:spacing w:before="30" w:line="243" w:lineRule="auto"/>
              <w:ind w:left="101" w:hanging="1"/>
              <w:jc w:val="left"/>
              <w:rPr>
                <w:kern w:val="0"/>
                <w:sz w:val="24"/>
              </w:rPr>
            </w:pPr>
            <w:r>
              <w:rPr>
                <w:rFonts w:hint="eastAsia"/>
                <w:kern w:val="0"/>
                <w:sz w:val="24"/>
              </w:rPr>
              <w:t>W</w:t>
            </w:r>
            <w:r>
              <w:rPr>
                <w:kern w:val="0"/>
                <w:sz w:val="24"/>
              </w:rPr>
              <w:t>heelhouse</w:t>
            </w:r>
            <w:r>
              <w:rPr>
                <w:rFonts w:hint="eastAsia"/>
                <w:kern w:val="0"/>
                <w:sz w:val="24"/>
              </w:rPr>
              <w:t xml:space="preserve"> </w:t>
            </w:r>
            <w:r>
              <w:rPr>
                <w:b/>
                <w:i/>
                <w:kern w:val="0"/>
                <w:sz w:val="24"/>
              </w:rPr>
              <w:t>and ECR</w:t>
            </w:r>
          </w:p>
        </w:tc>
      </w:tr>
      <w:tr w14:paraId="4695592B">
        <w:tblPrEx>
          <w:tblCellMar>
            <w:top w:w="0" w:type="dxa"/>
            <w:left w:w="0" w:type="dxa"/>
            <w:bottom w:w="0" w:type="dxa"/>
            <w:right w:w="0" w:type="dxa"/>
          </w:tblCellMar>
        </w:tblPrEx>
        <w:trPr>
          <w:trHeight w:val="624" w:hRule="atLeast"/>
        </w:trPr>
        <w:tc>
          <w:tcPr>
            <w:tcW w:w="3685" w:type="dxa"/>
            <w:tcBorders>
              <w:top w:val="single" w:color="000000" w:sz="6" w:space="0"/>
              <w:left w:val="single" w:color="000000" w:sz="6" w:space="0"/>
              <w:bottom w:val="single" w:color="000000" w:sz="6" w:space="0"/>
              <w:right w:val="single" w:color="000000" w:sz="6" w:space="0"/>
            </w:tcBorders>
          </w:tcPr>
          <w:p w14:paraId="606F688E">
            <w:pPr>
              <w:autoSpaceDE w:val="0"/>
              <w:autoSpaceDN w:val="0"/>
              <w:adjustRightInd w:val="0"/>
              <w:spacing w:before="30"/>
              <w:ind w:left="101"/>
              <w:jc w:val="left"/>
              <w:rPr>
                <w:kern w:val="0"/>
                <w:sz w:val="24"/>
              </w:rPr>
            </w:pPr>
            <w:r>
              <w:rPr>
                <w:kern w:val="0"/>
                <w:sz w:val="24"/>
              </w:rPr>
              <w:t>Cera</w:t>
            </w:r>
            <w:r>
              <w:rPr>
                <w:spacing w:val="-2"/>
                <w:kern w:val="0"/>
                <w:sz w:val="24"/>
              </w:rPr>
              <w:t>m</w:t>
            </w:r>
            <w:r>
              <w:rPr>
                <w:spacing w:val="1"/>
                <w:kern w:val="0"/>
                <w:sz w:val="24"/>
              </w:rPr>
              <w:t>i</w:t>
            </w:r>
            <w:r>
              <w:rPr>
                <w:kern w:val="0"/>
                <w:sz w:val="24"/>
              </w:rPr>
              <w:t xml:space="preserve">c tile on </w:t>
            </w:r>
            <w:r>
              <w:rPr>
                <w:rFonts w:hint="eastAsia"/>
                <w:kern w:val="0"/>
                <w:sz w:val="24"/>
              </w:rPr>
              <w:t>3</w:t>
            </w:r>
            <w:r>
              <w:rPr>
                <w:kern w:val="0"/>
                <w:sz w:val="24"/>
              </w:rPr>
              <w:t xml:space="preserve">0 </w:t>
            </w:r>
            <w:r>
              <w:rPr>
                <w:spacing w:val="-2"/>
                <w:kern w:val="0"/>
                <w:sz w:val="24"/>
              </w:rPr>
              <w:t>m</w:t>
            </w:r>
            <w:r>
              <w:rPr>
                <w:kern w:val="0"/>
                <w:sz w:val="24"/>
              </w:rPr>
              <w:t>m</w:t>
            </w:r>
            <w:r>
              <w:rPr>
                <w:rFonts w:hint="eastAsia"/>
                <w:kern w:val="0"/>
                <w:sz w:val="24"/>
              </w:rPr>
              <w:t xml:space="preserve"> </w:t>
            </w:r>
            <w:r>
              <w:rPr>
                <w:kern w:val="0"/>
                <w:sz w:val="24"/>
              </w:rPr>
              <w:t>ce</w:t>
            </w:r>
            <w:r>
              <w:rPr>
                <w:spacing w:val="-2"/>
                <w:kern w:val="0"/>
                <w:sz w:val="24"/>
              </w:rPr>
              <w:t>m</w:t>
            </w:r>
            <w:r>
              <w:rPr>
                <w:kern w:val="0"/>
                <w:sz w:val="24"/>
              </w:rPr>
              <w:t>ent</w:t>
            </w:r>
          </w:p>
          <w:p w14:paraId="65AA56FF">
            <w:pPr>
              <w:autoSpaceDE w:val="0"/>
              <w:autoSpaceDN w:val="0"/>
              <w:adjustRightInd w:val="0"/>
              <w:spacing w:before="4"/>
              <w:ind w:left="101"/>
              <w:jc w:val="left"/>
              <w:rPr>
                <w:kern w:val="0"/>
                <w:sz w:val="24"/>
              </w:rPr>
            </w:pPr>
            <w:r>
              <w:rPr>
                <w:kern w:val="0"/>
                <w:sz w:val="24"/>
              </w:rPr>
              <w:t>(Anti-slip type)</w:t>
            </w:r>
          </w:p>
        </w:tc>
        <w:tc>
          <w:tcPr>
            <w:tcW w:w="5104" w:type="dxa"/>
            <w:tcBorders>
              <w:top w:val="single" w:color="000000" w:sz="6" w:space="0"/>
              <w:left w:val="single" w:color="000000" w:sz="6" w:space="0"/>
              <w:bottom w:val="single" w:color="000000" w:sz="6" w:space="0"/>
              <w:right w:val="single" w:color="000000" w:sz="6" w:space="0"/>
            </w:tcBorders>
          </w:tcPr>
          <w:p w14:paraId="32318723">
            <w:pPr>
              <w:autoSpaceDE w:val="0"/>
              <w:autoSpaceDN w:val="0"/>
              <w:adjustRightInd w:val="0"/>
              <w:spacing w:before="30"/>
              <w:ind w:left="101"/>
              <w:jc w:val="left"/>
              <w:rPr>
                <w:kern w:val="0"/>
                <w:sz w:val="24"/>
              </w:rPr>
            </w:pPr>
            <w:r>
              <w:rPr>
                <w:kern w:val="0"/>
                <w:sz w:val="24"/>
              </w:rPr>
              <w:t>Galley, pantry, laundry and drying room</w:t>
            </w:r>
            <w:r>
              <w:rPr>
                <w:rFonts w:hint="eastAsia"/>
                <w:kern w:val="0"/>
                <w:sz w:val="24"/>
              </w:rPr>
              <w:t>, a</w:t>
            </w:r>
            <w:r>
              <w:rPr>
                <w:kern w:val="0"/>
                <w:sz w:val="24"/>
              </w:rPr>
              <w:t>ll toilets</w:t>
            </w:r>
            <w:r>
              <w:rPr>
                <w:rFonts w:hint="eastAsia"/>
                <w:kern w:val="0"/>
                <w:sz w:val="24"/>
              </w:rPr>
              <w:t xml:space="preserve">, </w:t>
            </w:r>
            <w:r>
              <w:rPr>
                <w:kern w:val="0"/>
                <w:sz w:val="24"/>
              </w:rPr>
              <w:t>and lavatories</w:t>
            </w:r>
            <w:r>
              <w:rPr>
                <w:rFonts w:hint="eastAsia"/>
                <w:kern w:val="0"/>
                <w:sz w:val="24"/>
              </w:rPr>
              <w:t xml:space="preserve"> (as per maker</w:t>
            </w:r>
            <w:r>
              <w:rPr>
                <w:kern w:val="0"/>
                <w:sz w:val="24"/>
              </w:rPr>
              <w:t>’</w:t>
            </w:r>
            <w:r>
              <w:rPr>
                <w:rFonts w:hint="eastAsia"/>
                <w:kern w:val="0"/>
                <w:sz w:val="24"/>
              </w:rPr>
              <w:t>s standard)</w:t>
            </w:r>
          </w:p>
        </w:tc>
      </w:tr>
      <w:tr w14:paraId="779E1669">
        <w:tblPrEx>
          <w:tblCellMar>
            <w:top w:w="0" w:type="dxa"/>
            <w:left w:w="0" w:type="dxa"/>
            <w:bottom w:w="0" w:type="dxa"/>
            <w:right w:w="0" w:type="dxa"/>
          </w:tblCellMar>
        </w:tblPrEx>
        <w:trPr>
          <w:trHeight w:val="907" w:hRule="atLeast"/>
        </w:trPr>
        <w:tc>
          <w:tcPr>
            <w:tcW w:w="3685" w:type="dxa"/>
            <w:tcBorders>
              <w:top w:val="single" w:color="000000" w:sz="6" w:space="0"/>
              <w:left w:val="single" w:color="000000" w:sz="6" w:space="0"/>
              <w:bottom w:val="single" w:color="000000" w:sz="6" w:space="0"/>
              <w:right w:val="single" w:color="000000" w:sz="6" w:space="0"/>
            </w:tcBorders>
          </w:tcPr>
          <w:p w14:paraId="4F211E29">
            <w:pPr>
              <w:autoSpaceDE w:val="0"/>
              <w:autoSpaceDN w:val="0"/>
              <w:adjustRightInd w:val="0"/>
              <w:spacing w:before="30"/>
              <w:ind w:left="101"/>
              <w:jc w:val="left"/>
              <w:rPr>
                <w:kern w:val="0"/>
                <w:sz w:val="24"/>
              </w:rPr>
            </w:pPr>
            <w:r>
              <w:rPr>
                <w:kern w:val="0"/>
                <w:sz w:val="24"/>
              </w:rPr>
              <w:t xml:space="preserve">Paint (steel deck </w:t>
            </w:r>
            <w:r>
              <w:rPr>
                <w:rFonts w:hint="eastAsia"/>
                <w:kern w:val="0"/>
                <w:sz w:val="24"/>
              </w:rPr>
              <w:t>)</w:t>
            </w:r>
          </w:p>
        </w:tc>
        <w:tc>
          <w:tcPr>
            <w:tcW w:w="5104" w:type="dxa"/>
            <w:tcBorders>
              <w:top w:val="single" w:color="000000" w:sz="6" w:space="0"/>
              <w:left w:val="single" w:color="000000" w:sz="6" w:space="0"/>
              <w:bottom w:val="single" w:color="000000" w:sz="6" w:space="0"/>
              <w:right w:val="single" w:color="000000" w:sz="6" w:space="0"/>
            </w:tcBorders>
          </w:tcPr>
          <w:p w14:paraId="4B0DA671">
            <w:pPr>
              <w:autoSpaceDE w:val="0"/>
              <w:autoSpaceDN w:val="0"/>
              <w:adjustRightInd w:val="0"/>
              <w:spacing w:before="30"/>
              <w:ind w:left="101"/>
              <w:jc w:val="left"/>
              <w:rPr>
                <w:kern w:val="0"/>
                <w:sz w:val="24"/>
              </w:rPr>
            </w:pPr>
            <w:r>
              <w:rPr>
                <w:kern w:val="0"/>
                <w:sz w:val="24"/>
              </w:rPr>
              <w:t xml:space="preserve">Store and locker space, deck workshop, </w:t>
            </w:r>
            <w:r>
              <w:rPr>
                <w:spacing w:val="-2"/>
                <w:kern w:val="0"/>
                <w:sz w:val="24"/>
              </w:rPr>
              <w:t>m</w:t>
            </w:r>
            <w:r>
              <w:rPr>
                <w:kern w:val="0"/>
                <w:sz w:val="24"/>
              </w:rPr>
              <w:t>achinery space, all exposed steel decks and other si</w:t>
            </w:r>
            <w:r>
              <w:rPr>
                <w:spacing w:val="-2"/>
                <w:kern w:val="0"/>
                <w:sz w:val="24"/>
              </w:rPr>
              <w:t>m</w:t>
            </w:r>
            <w:r>
              <w:rPr>
                <w:kern w:val="0"/>
                <w:sz w:val="24"/>
              </w:rPr>
              <w:t xml:space="preserve">ilar spaces (except </w:t>
            </w:r>
            <w:r>
              <w:rPr>
                <w:spacing w:val="-2"/>
                <w:kern w:val="0"/>
                <w:sz w:val="24"/>
              </w:rPr>
              <w:t>m</w:t>
            </w:r>
            <w:r>
              <w:rPr>
                <w:kern w:val="0"/>
                <w:sz w:val="24"/>
              </w:rPr>
              <w:t>entioned above.)</w:t>
            </w:r>
          </w:p>
        </w:tc>
      </w:tr>
    </w:tbl>
    <w:p w14:paraId="7A65AE70">
      <w:pPr>
        <w:autoSpaceDE w:val="0"/>
        <w:autoSpaceDN w:val="0"/>
        <w:adjustRightInd w:val="0"/>
        <w:spacing w:line="200" w:lineRule="exact"/>
        <w:jc w:val="left"/>
        <w:rPr>
          <w:kern w:val="0"/>
          <w:sz w:val="20"/>
          <w:szCs w:val="20"/>
        </w:rPr>
      </w:pPr>
    </w:p>
    <w:p w14:paraId="19719098">
      <w:pPr>
        <w:autoSpaceDE w:val="0"/>
        <w:autoSpaceDN w:val="0"/>
        <w:adjustRightInd w:val="0"/>
        <w:spacing w:line="300" w:lineRule="exact"/>
        <w:ind w:left="1009"/>
        <w:rPr>
          <w:kern w:val="0"/>
          <w:sz w:val="24"/>
        </w:rPr>
      </w:pPr>
    </w:p>
    <w:p w14:paraId="5E1CC9D9">
      <w:pPr>
        <w:autoSpaceDE w:val="0"/>
        <w:autoSpaceDN w:val="0"/>
        <w:adjustRightInd w:val="0"/>
        <w:spacing w:line="300" w:lineRule="exact"/>
        <w:ind w:left="1009"/>
        <w:rPr>
          <w:kern w:val="0"/>
          <w:sz w:val="24"/>
        </w:rPr>
      </w:pPr>
      <w:r>
        <w:rPr>
          <w:rFonts w:hint="eastAsia"/>
          <w:kern w:val="0"/>
          <w:sz w:val="24"/>
        </w:rPr>
        <w:t>D</w:t>
      </w:r>
      <w:r>
        <w:rPr>
          <w:kern w:val="0"/>
          <w:sz w:val="24"/>
        </w:rPr>
        <w:t>eck covering shall not be applied</w:t>
      </w:r>
      <w:r>
        <w:rPr>
          <w:rFonts w:hint="eastAsia"/>
          <w:kern w:val="0"/>
          <w:sz w:val="24"/>
        </w:rPr>
        <w:t xml:space="preserve"> on a</w:t>
      </w:r>
      <w:r>
        <w:rPr>
          <w:kern w:val="0"/>
          <w:sz w:val="24"/>
        </w:rPr>
        <w:t xml:space="preserve">ll </w:t>
      </w:r>
      <w:r>
        <w:rPr>
          <w:rFonts w:hint="eastAsia"/>
          <w:kern w:val="0"/>
          <w:sz w:val="24"/>
        </w:rPr>
        <w:t xml:space="preserve">the </w:t>
      </w:r>
      <w:r>
        <w:rPr>
          <w:kern w:val="0"/>
          <w:sz w:val="24"/>
        </w:rPr>
        <w:t>weather deck surface</w:t>
      </w:r>
      <w:r>
        <w:rPr>
          <w:rFonts w:hint="eastAsia"/>
          <w:kern w:val="0"/>
          <w:sz w:val="24"/>
        </w:rPr>
        <w:t>s.</w:t>
      </w:r>
    </w:p>
    <w:p w14:paraId="2B0178EB">
      <w:pPr>
        <w:autoSpaceDE w:val="0"/>
        <w:autoSpaceDN w:val="0"/>
        <w:adjustRightInd w:val="0"/>
        <w:spacing w:line="240" w:lineRule="exact"/>
        <w:ind w:left="1012"/>
        <w:rPr>
          <w:kern w:val="0"/>
          <w:sz w:val="24"/>
        </w:rPr>
      </w:pPr>
    </w:p>
    <w:p w14:paraId="61383675">
      <w:pPr>
        <w:autoSpaceDE w:val="0"/>
        <w:autoSpaceDN w:val="0"/>
        <w:adjustRightInd w:val="0"/>
        <w:spacing w:line="300" w:lineRule="exact"/>
        <w:ind w:left="1009"/>
        <w:rPr>
          <w:kern w:val="0"/>
          <w:sz w:val="24"/>
        </w:rPr>
      </w:pPr>
      <w:r>
        <w:rPr>
          <w:kern w:val="0"/>
          <w:sz w:val="24"/>
        </w:rPr>
        <w:t xml:space="preserve">The floor top covering or finished coat on latex type deck composition shall not be applied under </w:t>
      </w:r>
      <w:r>
        <w:rPr>
          <w:rFonts w:hint="eastAsia"/>
          <w:kern w:val="0"/>
          <w:sz w:val="24"/>
        </w:rPr>
        <w:t xml:space="preserve">fixed </w:t>
      </w:r>
      <w:r>
        <w:rPr>
          <w:kern w:val="0"/>
          <w:sz w:val="24"/>
        </w:rPr>
        <w:t>furniture with baseboard such as bed, wardrobe, locker etc.</w:t>
      </w:r>
    </w:p>
    <w:p w14:paraId="047DD083">
      <w:pPr>
        <w:autoSpaceDE w:val="0"/>
        <w:autoSpaceDN w:val="0"/>
        <w:adjustRightInd w:val="0"/>
        <w:spacing w:line="200" w:lineRule="exact"/>
        <w:rPr>
          <w:kern w:val="0"/>
          <w:sz w:val="20"/>
          <w:szCs w:val="20"/>
        </w:rPr>
      </w:pPr>
    </w:p>
    <w:p w14:paraId="725C47E0">
      <w:pPr>
        <w:autoSpaceDE w:val="0"/>
        <w:autoSpaceDN w:val="0"/>
        <w:adjustRightInd w:val="0"/>
        <w:spacing w:line="300" w:lineRule="exact"/>
        <w:ind w:left="1009"/>
        <w:rPr>
          <w:kern w:val="0"/>
          <w:sz w:val="24"/>
        </w:rPr>
      </w:pPr>
      <w:r>
        <w:rPr>
          <w:rFonts w:hint="eastAsia"/>
          <w:kern w:val="0"/>
          <w:sz w:val="24"/>
        </w:rPr>
        <w:t xml:space="preserve">Floating floor shall be applied </w:t>
      </w:r>
      <w:r>
        <w:rPr>
          <w:kern w:val="0"/>
          <w:sz w:val="24"/>
        </w:rPr>
        <w:t>for E</w:t>
      </w:r>
      <w:r>
        <w:rPr>
          <w:rFonts w:hint="eastAsia"/>
          <w:kern w:val="0"/>
          <w:sz w:val="24"/>
        </w:rPr>
        <w:t>ngine control room</w:t>
      </w:r>
      <w:r>
        <w:rPr>
          <w:kern w:val="0"/>
          <w:sz w:val="24"/>
        </w:rPr>
        <w:t>.</w:t>
      </w:r>
    </w:p>
    <w:p w14:paraId="03623943">
      <w:pPr>
        <w:autoSpaceDE w:val="0"/>
        <w:autoSpaceDN w:val="0"/>
        <w:adjustRightInd w:val="0"/>
        <w:spacing w:line="300" w:lineRule="exact"/>
        <w:ind w:left="1009"/>
        <w:rPr>
          <w:kern w:val="0"/>
          <w:sz w:val="24"/>
        </w:rPr>
      </w:pPr>
    </w:p>
    <w:p w14:paraId="6DD2A77D">
      <w:pPr>
        <w:autoSpaceDE w:val="0"/>
        <w:autoSpaceDN w:val="0"/>
        <w:adjustRightInd w:val="0"/>
        <w:spacing w:line="300" w:lineRule="exact"/>
        <w:ind w:left="1009"/>
        <w:jc w:val="left"/>
        <w:rPr>
          <w:kern w:val="0"/>
          <w:sz w:val="24"/>
        </w:rPr>
      </w:pPr>
      <w:r>
        <w:rPr>
          <w:kern w:val="0"/>
          <w:sz w:val="24"/>
        </w:rPr>
        <w:t xml:space="preserve">The type of floating floor maybe apply according to noise and vibration analyses suggestion. </w:t>
      </w:r>
    </w:p>
    <w:p w14:paraId="6B6FA628">
      <w:pPr>
        <w:autoSpaceDE w:val="0"/>
        <w:autoSpaceDN w:val="0"/>
        <w:adjustRightInd w:val="0"/>
        <w:spacing w:line="300" w:lineRule="exact"/>
        <w:ind w:left="1009"/>
        <w:rPr>
          <w:b/>
          <w:kern w:val="0"/>
          <w:sz w:val="24"/>
        </w:rPr>
      </w:pPr>
    </w:p>
    <w:p w14:paraId="75FB3D16">
      <w:pPr>
        <w:autoSpaceDE w:val="0"/>
        <w:autoSpaceDN w:val="0"/>
        <w:adjustRightInd w:val="0"/>
        <w:spacing w:before="20" w:line="260" w:lineRule="exact"/>
        <w:rPr>
          <w:kern w:val="0"/>
          <w:sz w:val="26"/>
          <w:szCs w:val="26"/>
        </w:rPr>
      </w:pPr>
    </w:p>
    <w:p w14:paraId="70CF08E8">
      <w:pPr>
        <w:autoSpaceDE w:val="0"/>
        <w:autoSpaceDN w:val="0"/>
        <w:adjustRightInd w:val="0"/>
        <w:spacing w:line="300" w:lineRule="exact"/>
        <w:ind w:left="1009"/>
        <w:rPr>
          <w:kern w:val="0"/>
          <w:sz w:val="24"/>
        </w:rPr>
      </w:pPr>
      <w:r>
        <w:rPr>
          <w:kern w:val="0"/>
          <w:sz w:val="24"/>
        </w:rPr>
        <w:t>Gutter ways shall be fitted for galley which formed by stainless steel plate and covered by stainless steel cover.</w:t>
      </w:r>
    </w:p>
    <w:p w14:paraId="432D0577">
      <w:pPr>
        <w:autoSpaceDE w:val="0"/>
        <w:autoSpaceDN w:val="0"/>
        <w:adjustRightInd w:val="0"/>
        <w:spacing w:before="20" w:line="260" w:lineRule="exact"/>
        <w:rPr>
          <w:kern w:val="0"/>
          <w:sz w:val="26"/>
          <w:szCs w:val="26"/>
        </w:rPr>
      </w:pPr>
    </w:p>
    <w:p w14:paraId="724D6C0E">
      <w:pPr>
        <w:autoSpaceDE w:val="0"/>
        <w:autoSpaceDN w:val="0"/>
        <w:adjustRightInd w:val="0"/>
        <w:spacing w:line="300" w:lineRule="exact"/>
        <w:ind w:left="1009"/>
        <w:rPr>
          <w:kern w:val="0"/>
          <w:sz w:val="24"/>
        </w:rPr>
      </w:pPr>
      <w:r>
        <w:rPr>
          <w:kern w:val="0"/>
          <w:sz w:val="24"/>
        </w:rPr>
        <w:t>The space applied with joiner lining and partition shall be provided with approx. 60mm high plastic skirting. The space applied with tile shall be provided with approx. 1</w:t>
      </w:r>
      <w:r>
        <w:rPr>
          <w:rFonts w:hint="eastAsia"/>
          <w:kern w:val="0"/>
          <w:sz w:val="24"/>
        </w:rPr>
        <w:t>5</w:t>
      </w:r>
      <w:r>
        <w:rPr>
          <w:kern w:val="0"/>
          <w:sz w:val="24"/>
        </w:rPr>
        <w:t>0mm high tile skirting.</w:t>
      </w:r>
    </w:p>
    <w:p w14:paraId="17B4EC0F">
      <w:pPr>
        <w:autoSpaceDE w:val="0"/>
        <w:autoSpaceDN w:val="0"/>
        <w:adjustRightInd w:val="0"/>
        <w:spacing w:before="20" w:line="260" w:lineRule="exact"/>
        <w:rPr>
          <w:kern w:val="0"/>
          <w:sz w:val="26"/>
          <w:szCs w:val="26"/>
        </w:rPr>
      </w:pPr>
    </w:p>
    <w:p w14:paraId="0B5E34C0">
      <w:pPr>
        <w:autoSpaceDE w:val="0"/>
        <w:autoSpaceDN w:val="0"/>
        <w:adjustRightInd w:val="0"/>
        <w:spacing w:line="300" w:lineRule="exact"/>
        <w:ind w:left="1009"/>
        <w:rPr>
          <w:kern w:val="0"/>
          <w:sz w:val="24"/>
        </w:rPr>
      </w:pPr>
      <w:r>
        <w:rPr>
          <w:kern w:val="0"/>
          <w:sz w:val="24"/>
        </w:rPr>
        <w:t>T</w:t>
      </w:r>
      <w:r>
        <w:rPr>
          <w:rFonts w:hint="eastAsia"/>
          <w:kern w:val="0"/>
          <w:sz w:val="24"/>
        </w:rPr>
        <w:t>he deck covering for wet space shall slope to scupper.</w:t>
      </w:r>
    </w:p>
    <w:p w14:paraId="0BB2F607">
      <w:pPr>
        <w:autoSpaceDE w:val="0"/>
        <w:autoSpaceDN w:val="0"/>
        <w:adjustRightInd w:val="0"/>
        <w:spacing w:before="3" w:line="280" w:lineRule="exact"/>
        <w:rPr>
          <w:kern w:val="0"/>
          <w:sz w:val="28"/>
          <w:szCs w:val="28"/>
        </w:rPr>
      </w:pPr>
    </w:p>
    <w:p w14:paraId="62BDEF22">
      <w:pPr>
        <w:autoSpaceDE w:val="0"/>
        <w:autoSpaceDN w:val="0"/>
        <w:adjustRightInd w:val="0"/>
        <w:spacing w:line="300" w:lineRule="exact"/>
        <w:ind w:left="1009"/>
        <w:rPr>
          <w:kern w:val="0"/>
          <w:sz w:val="24"/>
        </w:rPr>
      </w:pPr>
      <w:r>
        <w:rPr>
          <w:rFonts w:hint="eastAsia"/>
          <w:kern w:val="0"/>
          <w:sz w:val="24"/>
        </w:rPr>
        <w:t>Non-slip type r</w:t>
      </w:r>
      <w:r>
        <w:rPr>
          <w:kern w:val="0"/>
          <w:sz w:val="24"/>
        </w:rPr>
        <w:t>ubber mat</w:t>
      </w:r>
      <w:r>
        <w:rPr>
          <w:rFonts w:hint="eastAsia"/>
          <w:kern w:val="0"/>
          <w:sz w:val="24"/>
        </w:rPr>
        <w:t xml:space="preserve"> </w:t>
      </w:r>
      <w:r>
        <w:rPr>
          <w:kern w:val="0"/>
          <w:sz w:val="24"/>
        </w:rPr>
        <w:t>with</w:t>
      </w:r>
      <w:r>
        <w:rPr>
          <w:rFonts w:hint="eastAsia"/>
          <w:kern w:val="0"/>
          <w:sz w:val="24"/>
        </w:rPr>
        <w:t xml:space="preserve"> 1,0</w:t>
      </w:r>
      <w:r>
        <w:rPr>
          <w:kern w:val="0"/>
          <w:sz w:val="24"/>
        </w:rPr>
        <w:t>00</w:t>
      </w:r>
      <w:r>
        <w:rPr>
          <w:rFonts w:hint="eastAsia"/>
          <w:kern w:val="0"/>
          <w:sz w:val="24"/>
        </w:rPr>
        <w:t xml:space="preserve"> </w:t>
      </w:r>
      <w:r>
        <w:rPr>
          <w:kern w:val="0"/>
          <w:sz w:val="24"/>
        </w:rPr>
        <w:t xml:space="preserve">mm </w:t>
      </w:r>
      <w:r>
        <w:rPr>
          <w:rFonts w:hint="eastAsia"/>
          <w:kern w:val="0"/>
          <w:sz w:val="24"/>
        </w:rPr>
        <w:t xml:space="preserve">breath </w:t>
      </w:r>
      <w:r>
        <w:rPr>
          <w:kern w:val="0"/>
          <w:sz w:val="24"/>
        </w:rPr>
        <w:t xml:space="preserve">and </w:t>
      </w:r>
      <w:r>
        <w:rPr>
          <w:rFonts w:hint="eastAsia"/>
          <w:kern w:val="0"/>
          <w:sz w:val="24"/>
        </w:rPr>
        <w:t>3</w:t>
      </w:r>
      <w:r>
        <w:rPr>
          <w:kern w:val="0"/>
          <w:sz w:val="24"/>
        </w:rPr>
        <w:t>mm thickness shall be provided to the front</w:t>
      </w:r>
      <w:r>
        <w:rPr>
          <w:kern w:val="0"/>
          <w:sz w:val="24"/>
        </w:rPr>
        <w:pict>
          <v:shape id="Freeform 5602" o:spid="_x0000_s2050" style="position:absolute;left:0pt;margin-left:249.15pt;margin-top:13pt;height:0pt;width:3pt;mso-position-horizontal-relative:page;z-index:-251656192;mso-width-relative:page;mso-height-relative:page;" filled="f" coordsize="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" path="m0,0l60,0e">
            <v:path arrowok="t" o:connecttype="custom" o:connectlocs="0,0;24193500,0" o:connectangles="0,0"/>
            <v:fill on="f" focussize="0,0"/>
            <v:stroke weight="0.59992125984252pt"/>
            <v:imagedata o:title=""/>
            <o:lock v:ext="edit"/>
          </v:shape>
        </w:pict>
      </w:r>
      <w:r>
        <w:rPr>
          <w:rFonts w:hint="eastAsia"/>
          <w:kern w:val="0"/>
          <w:sz w:val="24"/>
        </w:rPr>
        <w:t xml:space="preserve"> and back side </w:t>
      </w:r>
      <w:r>
        <w:rPr>
          <w:kern w:val="0"/>
          <w:sz w:val="24"/>
        </w:rPr>
        <w:t xml:space="preserve">of the </w:t>
      </w:r>
      <w:r>
        <w:rPr>
          <w:rFonts w:hint="eastAsia"/>
          <w:kern w:val="0"/>
          <w:sz w:val="24"/>
        </w:rPr>
        <w:t xml:space="preserve">Main Switchboard (MSB), Transformers, </w:t>
      </w:r>
      <w:r>
        <w:rPr>
          <w:kern w:val="0"/>
          <w:sz w:val="24"/>
        </w:rPr>
        <w:t>emergency</w:t>
      </w:r>
      <w:r>
        <w:rPr>
          <w:rFonts w:hint="eastAsia"/>
          <w:kern w:val="0"/>
          <w:sz w:val="24"/>
        </w:rPr>
        <w:t xml:space="preserve"> </w:t>
      </w:r>
      <w:r>
        <w:rPr>
          <w:kern w:val="0"/>
          <w:sz w:val="24"/>
        </w:rPr>
        <w:t>switchboard</w:t>
      </w:r>
      <w:r>
        <w:rPr>
          <w:rFonts w:hint="eastAsia"/>
          <w:kern w:val="0"/>
          <w:sz w:val="24"/>
        </w:rPr>
        <w:t xml:space="preserve"> </w:t>
      </w:r>
      <w:r>
        <w:rPr>
          <w:kern w:val="0"/>
          <w:sz w:val="24"/>
        </w:rPr>
        <w:t>and local group starter panel</w:t>
      </w:r>
      <w:r>
        <w:rPr>
          <w:rFonts w:hint="eastAsia"/>
          <w:kern w:val="0"/>
          <w:sz w:val="24"/>
        </w:rPr>
        <w:t>.</w:t>
      </w:r>
      <w:r>
        <w:t xml:space="preserve"> </w:t>
      </w:r>
      <w:r>
        <w:rPr>
          <w:b/>
          <w:i/>
          <w:kern w:val="0"/>
          <w:sz w:val="24"/>
        </w:rPr>
        <w:t>These mats will be certified.</w:t>
      </w:r>
    </w:p>
    <w:p w14:paraId="08370D19">
      <w:pPr>
        <w:autoSpaceDE w:val="0"/>
        <w:autoSpaceDN w:val="0"/>
        <w:adjustRightInd w:val="0"/>
        <w:spacing w:before="20" w:line="260" w:lineRule="exact"/>
        <w:rPr>
          <w:kern w:val="0"/>
          <w:sz w:val="26"/>
          <w:szCs w:val="26"/>
        </w:rPr>
      </w:pPr>
    </w:p>
    <w:p w14:paraId="3D85A0FE">
      <w:pPr>
        <w:autoSpaceDE w:val="0"/>
        <w:autoSpaceDN w:val="0"/>
        <w:adjustRightInd w:val="0"/>
        <w:spacing w:line="300" w:lineRule="exact"/>
        <w:ind w:left="1009"/>
        <w:rPr>
          <w:kern w:val="0"/>
          <w:sz w:val="24"/>
        </w:rPr>
      </w:pPr>
      <w:r>
        <w:rPr>
          <w:kern w:val="0"/>
          <w:sz w:val="24"/>
        </w:rPr>
        <w:t>Perforated rubber mat of 15 mm thickness shall be provided on navigation bridge wing area.</w:t>
      </w:r>
    </w:p>
    <w:p w14:paraId="3B0BA3F6">
      <w:pPr>
        <w:autoSpaceDE w:val="0"/>
        <w:autoSpaceDN w:val="0"/>
        <w:adjustRightInd w:val="0"/>
        <w:spacing w:line="243" w:lineRule="auto"/>
        <w:ind w:left="1012"/>
        <w:rPr>
          <w:kern w:val="0"/>
          <w:sz w:val="24"/>
        </w:rPr>
      </w:pPr>
    </w:p>
    <w:p w14:paraId="1D7ED320">
      <w:pPr>
        <w:pStyle w:val="3"/>
        <w:numPr>
          <w:ilvl w:val="1"/>
          <w:numId w:val="22"/>
        </w:numPr>
        <w:spacing w:before="0" w:after="0"/>
        <w:jc w:val="left"/>
      </w:pPr>
      <w:r>
        <w:rPr>
          <w:rFonts w:hint="eastAsia"/>
        </w:rPr>
        <w:t xml:space="preserve">     </w:t>
      </w:r>
      <w:bookmarkStart w:id="140" w:name="_Toc50573616"/>
      <w:r>
        <w:t>WINDOW, DOOR, STAIRWAY</w:t>
      </w:r>
      <w:r>
        <w:rPr>
          <w:rFonts w:hint="eastAsia"/>
        </w:rPr>
        <w:t xml:space="preserve">, </w:t>
      </w:r>
      <w:r>
        <w:t>ETC.</w:t>
      </w:r>
      <w:bookmarkEnd w:id="140"/>
    </w:p>
    <w:p w14:paraId="60B28CAE">
      <w:pPr>
        <w:autoSpaceDE w:val="0"/>
        <w:autoSpaceDN w:val="0"/>
        <w:adjustRightInd w:val="0"/>
        <w:spacing w:line="200" w:lineRule="exact"/>
        <w:jc w:val="left"/>
        <w:rPr>
          <w:rFonts w:ascii="Arial" w:hAnsi="Arial" w:cs="Arial"/>
          <w:kern w:val="0"/>
          <w:sz w:val="20"/>
          <w:szCs w:val="20"/>
        </w:rPr>
      </w:pPr>
    </w:p>
    <w:p w14:paraId="47D5A4AB">
      <w:pPr>
        <w:autoSpaceDE w:val="0"/>
        <w:autoSpaceDN w:val="0"/>
        <w:adjustRightInd w:val="0"/>
        <w:spacing w:before="6" w:line="280" w:lineRule="exact"/>
        <w:jc w:val="left"/>
        <w:rPr>
          <w:rFonts w:ascii="Arial" w:hAnsi="Arial" w:cs="Arial"/>
          <w:kern w:val="0"/>
          <w:sz w:val="28"/>
          <w:szCs w:val="28"/>
        </w:rPr>
      </w:pPr>
    </w:p>
    <w:p w14:paraId="55428C34">
      <w:pPr>
        <w:pStyle w:val="4"/>
        <w:spacing w:before="0" w:after="0"/>
        <w:rPr>
          <w:rFonts w:cs="Arial"/>
        </w:rPr>
      </w:pPr>
      <w:bookmarkStart w:id="141" w:name="_Toc50573617"/>
      <w:r>
        <w:rPr>
          <w:rFonts w:hint="eastAsia" w:cs="Arial"/>
        </w:rPr>
        <w:t>3.3.</w:t>
      </w:r>
      <w:r>
        <w:rPr>
          <w:rFonts w:cs="Arial"/>
        </w:rPr>
        <w:t>1</w:t>
      </w:r>
      <w:r>
        <w:rPr>
          <w:rFonts w:cs="Arial"/>
        </w:rPr>
        <w:tab/>
      </w:r>
      <w:r>
        <w:rPr>
          <w:rFonts w:cs="Arial"/>
        </w:rPr>
        <w:t>WINDOW</w:t>
      </w:r>
      <w:bookmarkEnd w:id="141"/>
    </w:p>
    <w:p w14:paraId="314F8C6E">
      <w:pPr>
        <w:autoSpaceDE w:val="0"/>
        <w:autoSpaceDN w:val="0"/>
        <w:adjustRightInd w:val="0"/>
        <w:spacing w:before="2" w:line="240" w:lineRule="exact"/>
        <w:jc w:val="left"/>
        <w:rPr>
          <w:rFonts w:ascii="Arial" w:hAnsi="Arial" w:cs="Arial"/>
          <w:kern w:val="0"/>
          <w:sz w:val="24"/>
        </w:rPr>
      </w:pPr>
    </w:p>
    <w:p w14:paraId="542E19B9">
      <w:pPr>
        <w:autoSpaceDE w:val="0"/>
        <w:autoSpaceDN w:val="0"/>
        <w:adjustRightInd w:val="0"/>
        <w:spacing w:line="300" w:lineRule="exact"/>
        <w:ind w:left="1009"/>
        <w:rPr>
          <w:kern w:val="0"/>
          <w:sz w:val="24"/>
        </w:rPr>
      </w:pPr>
      <w:r>
        <w:rPr>
          <w:kern w:val="0"/>
          <w:sz w:val="24"/>
        </w:rPr>
        <w:t>T</w:t>
      </w:r>
      <w:r>
        <w:rPr>
          <w:rFonts w:hint="eastAsia"/>
          <w:kern w:val="0"/>
          <w:sz w:val="24"/>
        </w:rPr>
        <w:t xml:space="preserve">he </w:t>
      </w:r>
      <w:r>
        <w:rPr>
          <w:kern w:val="0"/>
          <w:sz w:val="24"/>
        </w:rPr>
        <w:t>quantity</w:t>
      </w:r>
      <w:r>
        <w:rPr>
          <w:rFonts w:hint="eastAsia"/>
          <w:kern w:val="0"/>
          <w:sz w:val="24"/>
        </w:rPr>
        <w:t xml:space="preserve"> of windows for cabins and rooms to be provided according to the following standard.</w:t>
      </w:r>
    </w:p>
    <w:p w14:paraId="65DA3DEF">
      <w:pPr>
        <w:autoSpaceDE w:val="0"/>
        <w:autoSpaceDN w:val="0"/>
        <w:adjustRightInd w:val="0"/>
        <w:spacing w:line="300" w:lineRule="exact"/>
        <w:ind w:left="1009"/>
        <w:rPr>
          <w:kern w:val="0"/>
          <w:sz w:val="24"/>
        </w:rPr>
      </w:pPr>
    </w:p>
    <w:tbl>
      <w:tblPr>
        <w:tblStyle w:val="40"/>
        <w:tblW w:w="8788" w:type="dxa"/>
        <w:tblInd w:w="11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371"/>
        <w:gridCol w:w="1417"/>
      </w:tblGrid>
      <w:tr w14:paraId="71E64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71" w:type="dxa"/>
          </w:tcPr>
          <w:p w14:paraId="1B0D73EC">
            <w:pPr>
              <w:autoSpaceDE w:val="0"/>
              <w:autoSpaceDN w:val="0"/>
              <w:adjustRightInd w:val="0"/>
              <w:spacing w:line="280" w:lineRule="exact"/>
              <w:jc w:val="center"/>
              <w:rPr>
                <w:kern w:val="0"/>
                <w:sz w:val="24"/>
              </w:rPr>
            </w:pPr>
            <w:r>
              <w:rPr>
                <w:kern w:val="0"/>
                <w:sz w:val="24"/>
              </w:rPr>
              <w:t>L</w:t>
            </w:r>
            <w:r>
              <w:rPr>
                <w:rFonts w:hint="eastAsia"/>
                <w:kern w:val="0"/>
                <w:sz w:val="24"/>
              </w:rPr>
              <w:t>ocation</w:t>
            </w:r>
          </w:p>
        </w:tc>
        <w:tc>
          <w:tcPr>
            <w:tcW w:w="1417" w:type="dxa"/>
          </w:tcPr>
          <w:p w14:paraId="0A89B425">
            <w:pPr>
              <w:autoSpaceDE w:val="0"/>
              <w:autoSpaceDN w:val="0"/>
              <w:adjustRightInd w:val="0"/>
              <w:spacing w:line="280" w:lineRule="exact"/>
              <w:jc w:val="center"/>
              <w:rPr>
                <w:kern w:val="0"/>
                <w:sz w:val="24"/>
              </w:rPr>
            </w:pPr>
            <w:r>
              <w:rPr>
                <w:rFonts w:hint="eastAsia"/>
                <w:kern w:val="0"/>
                <w:sz w:val="24"/>
              </w:rPr>
              <w:t>Number</w:t>
            </w:r>
          </w:p>
        </w:tc>
      </w:tr>
      <w:tr w14:paraId="42E1F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71" w:type="dxa"/>
          </w:tcPr>
          <w:p w14:paraId="2B1074BA">
            <w:pPr>
              <w:autoSpaceDE w:val="0"/>
              <w:autoSpaceDN w:val="0"/>
              <w:adjustRightInd w:val="0"/>
              <w:spacing w:line="280" w:lineRule="exact"/>
              <w:rPr>
                <w:kern w:val="0"/>
                <w:sz w:val="24"/>
              </w:rPr>
            </w:pPr>
            <w:r>
              <w:rPr>
                <w:kern w:val="0"/>
                <w:sz w:val="24"/>
              </w:rPr>
              <w:t>C</w:t>
            </w:r>
            <w:r>
              <w:rPr>
                <w:rFonts w:hint="eastAsia"/>
                <w:kern w:val="0"/>
                <w:sz w:val="24"/>
              </w:rPr>
              <w:t>aptain class dayroom (one window size will be 800x700)</w:t>
            </w:r>
          </w:p>
        </w:tc>
        <w:tc>
          <w:tcPr>
            <w:tcW w:w="1417" w:type="dxa"/>
          </w:tcPr>
          <w:p w14:paraId="573566E6">
            <w:pPr>
              <w:autoSpaceDE w:val="0"/>
              <w:autoSpaceDN w:val="0"/>
              <w:adjustRightInd w:val="0"/>
              <w:spacing w:line="280" w:lineRule="exact"/>
              <w:jc w:val="center"/>
              <w:rPr>
                <w:kern w:val="0"/>
                <w:sz w:val="24"/>
              </w:rPr>
            </w:pPr>
            <w:r>
              <w:rPr>
                <w:rFonts w:hint="eastAsia"/>
                <w:kern w:val="0"/>
                <w:sz w:val="24"/>
              </w:rPr>
              <w:t>2</w:t>
            </w:r>
          </w:p>
        </w:tc>
      </w:tr>
      <w:tr w14:paraId="0F13E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71" w:type="dxa"/>
          </w:tcPr>
          <w:p w14:paraId="12C65BDF">
            <w:pPr>
              <w:autoSpaceDE w:val="0"/>
              <w:autoSpaceDN w:val="0"/>
              <w:adjustRightInd w:val="0"/>
              <w:spacing w:line="280" w:lineRule="exact"/>
              <w:rPr>
                <w:kern w:val="0"/>
                <w:sz w:val="24"/>
              </w:rPr>
            </w:pPr>
            <w:r>
              <w:rPr>
                <w:rFonts w:hint="eastAsia"/>
                <w:kern w:val="0"/>
                <w:sz w:val="24"/>
              </w:rPr>
              <w:t>Senior officer class dayroom</w:t>
            </w:r>
          </w:p>
        </w:tc>
        <w:tc>
          <w:tcPr>
            <w:tcW w:w="1417" w:type="dxa"/>
          </w:tcPr>
          <w:p w14:paraId="7204402A">
            <w:pPr>
              <w:autoSpaceDE w:val="0"/>
              <w:autoSpaceDN w:val="0"/>
              <w:adjustRightInd w:val="0"/>
              <w:spacing w:line="280" w:lineRule="exact"/>
              <w:jc w:val="center"/>
              <w:rPr>
                <w:kern w:val="0"/>
                <w:sz w:val="24"/>
              </w:rPr>
            </w:pPr>
            <w:r>
              <w:rPr>
                <w:rFonts w:hint="eastAsia"/>
                <w:kern w:val="0"/>
                <w:sz w:val="24"/>
              </w:rPr>
              <w:t>2</w:t>
            </w:r>
          </w:p>
        </w:tc>
      </w:tr>
      <w:tr w14:paraId="3AC3B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71" w:type="dxa"/>
          </w:tcPr>
          <w:p w14:paraId="33471FB9">
            <w:pPr>
              <w:autoSpaceDE w:val="0"/>
              <w:autoSpaceDN w:val="0"/>
              <w:adjustRightInd w:val="0"/>
              <w:spacing w:line="280" w:lineRule="exact"/>
              <w:rPr>
                <w:kern w:val="0"/>
                <w:sz w:val="24"/>
              </w:rPr>
            </w:pPr>
            <w:r>
              <w:rPr>
                <w:kern w:val="0"/>
                <w:sz w:val="24"/>
              </w:rPr>
              <w:t>C</w:t>
            </w:r>
            <w:r>
              <w:rPr>
                <w:rFonts w:hint="eastAsia"/>
                <w:kern w:val="0"/>
                <w:sz w:val="24"/>
              </w:rPr>
              <w:t xml:space="preserve">aptain / Senior officer class </w:t>
            </w:r>
            <w:r>
              <w:rPr>
                <w:kern w:val="0"/>
                <w:sz w:val="24"/>
              </w:rPr>
              <w:t>bedroom</w:t>
            </w:r>
            <w:r>
              <w:rPr>
                <w:rFonts w:hint="eastAsia"/>
                <w:kern w:val="0"/>
                <w:sz w:val="24"/>
              </w:rPr>
              <w:t>,</w:t>
            </w:r>
          </w:p>
          <w:p w14:paraId="21CF8E9F">
            <w:pPr>
              <w:autoSpaceDE w:val="0"/>
              <w:autoSpaceDN w:val="0"/>
              <w:adjustRightInd w:val="0"/>
              <w:spacing w:line="280" w:lineRule="exact"/>
              <w:rPr>
                <w:kern w:val="0"/>
                <w:sz w:val="24"/>
              </w:rPr>
            </w:pPr>
            <w:r>
              <w:rPr>
                <w:rFonts w:hint="eastAsia"/>
                <w:kern w:val="0"/>
                <w:sz w:val="24"/>
              </w:rPr>
              <w:t>Junior officer / Petty officer / Rating class cabin</w:t>
            </w:r>
          </w:p>
        </w:tc>
        <w:tc>
          <w:tcPr>
            <w:tcW w:w="1417" w:type="dxa"/>
          </w:tcPr>
          <w:p w14:paraId="430FB0EB">
            <w:pPr>
              <w:autoSpaceDE w:val="0"/>
              <w:autoSpaceDN w:val="0"/>
              <w:adjustRightInd w:val="0"/>
              <w:spacing w:line="280" w:lineRule="exact"/>
              <w:jc w:val="center"/>
              <w:rPr>
                <w:kern w:val="0"/>
                <w:sz w:val="24"/>
              </w:rPr>
            </w:pPr>
            <w:r>
              <w:rPr>
                <w:rFonts w:hint="eastAsia"/>
                <w:kern w:val="0"/>
                <w:sz w:val="24"/>
              </w:rPr>
              <w:t>1</w:t>
            </w:r>
          </w:p>
        </w:tc>
      </w:tr>
      <w:tr w14:paraId="72600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71" w:type="dxa"/>
          </w:tcPr>
          <w:p w14:paraId="3DE0DEA8">
            <w:pPr>
              <w:autoSpaceDE w:val="0"/>
              <w:autoSpaceDN w:val="0"/>
              <w:adjustRightInd w:val="0"/>
              <w:spacing w:line="280" w:lineRule="exact"/>
              <w:rPr>
                <w:kern w:val="0"/>
                <w:sz w:val="24"/>
              </w:rPr>
            </w:pPr>
            <w:r>
              <w:rPr>
                <w:rFonts w:hint="eastAsia"/>
                <w:kern w:val="0"/>
                <w:sz w:val="24"/>
              </w:rPr>
              <w:t>Crew</w:t>
            </w:r>
            <w:r>
              <w:rPr>
                <w:kern w:val="0"/>
                <w:sz w:val="24"/>
              </w:rPr>
              <w:t>’</w:t>
            </w:r>
            <w:r>
              <w:rPr>
                <w:rFonts w:hint="eastAsia"/>
                <w:kern w:val="0"/>
                <w:sz w:val="24"/>
              </w:rPr>
              <w:t>s mess room, Ship office</w:t>
            </w:r>
          </w:p>
        </w:tc>
        <w:tc>
          <w:tcPr>
            <w:tcW w:w="1417" w:type="dxa"/>
          </w:tcPr>
          <w:p w14:paraId="416F7311">
            <w:pPr>
              <w:autoSpaceDE w:val="0"/>
              <w:autoSpaceDN w:val="0"/>
              <w:adjustRightInd w:val="0"/>
              <w:spacing w:line="280" w:lineRule="exact"/>
              <w:jc w:val="center"/>
              <w:rPr>
                <w:kern w:val="0"/>
                <w:sz w:val="24"/>
              </w:rPr>
            </w:pPr>
            <w:r>
              <w:rPr>
                <w:rFonts w:hint="eastAsia"/>
                <w:kern w:val="0"/>
                <w:sz w:val="24"/>
              </w:rPr>
              <w:t>3</w:t>
            </w:r>
          </w:p>
        </w:tc>
      </w:tr>
      <w:tr w14:paraId="163DD8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71" w:type="dxa"/>
          </w:tcPr>
          <w:p w14:paraId="5569EC01">
            <w:pPr>
              <w:autoSpaceDE w:val="0"/>
              <w:autoSpaceDN w:val="0"/>
              <w:adjustRightInd w:val="0"/>
              <w:spacing w:line="280" w:lineRule="exact"/>
              <w:rPr>
                <w:kern w:val="0"/>
                <w:sz w:val="24"/>
              </w:rPr>
            </w:pPr>
            <w:r>
              <w:rPr>
                <w:rFonts w:hint="eastAsia"/>
                <w:kern w:val="0"/>
                <w:sz w:val="24"/>
              </w:rPr>
              <w:t>Officer</w:t>
            </w:r>
            <w:r>
              <w:rPr>
                <w:kern w:val="0"/>
                <w:sz w:val="24"/>
              </w:rPr>
              <w:t>’</w:t>
            </w:r>
            <w:r>
              <w:rPr>
                <w:rFonts w:hint="eastAsia"/>
                <w:kern w:val="0"/>
                <w:sz w:val="24"/>
              </w:rPr>
              <w:t xml:space="preserve">s mess room, Gymnasium  </w:t>
            </w:r>
            <w:r>
              <w:rPr>
                <w:rFonts w:eastAsia="Times New Roman"/>
                <w:spacing w:val="3"/>
                <w:sz w:val="24"/>
              </w:rPr>
              <w:t>R</w:t>
            </w:r>
            <w:r>
              <w:rPr>
                <w:rFonts w:eastAsia="Times New Roman"/>
                <w:spacing w:val="-1"/>
                <w:sz w:val="24"/>
              </w:rPr>
              <w:t>ec</w:t>
            </w:r>
            <w:r>
              <w:rPr>
                <w:rFonts w:eastAsia="Times New Roman"/>
                <w:sz w:val="24"/>
              </w:rPr>
              <w:t>re</w:t>
            </w:r>
            <w:r>
              <w:rPr>
                <w:rFonts w:eastAsia="Times New Roman"/>
                <w:spacing w:val="-1"/>
                <w:sz w:val="24"/>
              </w:rPr>
              <w:t>a</w:t>
            </w:r>
            <w:r>
              <w:rPr>
                <w:rFonts w:eastAsia="Times New Roman"/>
                <w:sz w:val="24"/>
              </w:rPr>
              <w:t>t</w:t>
            </w:r>
            <w:r>
              <w:rPr>
                <w:rFonts w:eastAsia="Times New Roman"/>
                <w:spacing w:val="1"/>
                <w:sz w:val="24"/>
              </w:rPr>
              <w:t>i</w:t>
            </w:r>
            <w:r>
              <w:rPr>
                <w:rFonts w:eastAsia="Times New Roman"/>
                <w:sz w:val="24"/>
              </w:rPr>
              <w:t>on</w:t>
            </w:r>
            <w:r>
              <w:rPr>
                <w:rFonts w:hint="eastAsia"/>
                <w:sz w:val="24"/>
              </w:rPr>
              <w:t xml:space="preserve"> </w:t>
            </w:r>
            <w:r>
              <w:rPr>
                <w:rFonts w:eastAsia="Times New Roman"/>
                <w:sz w:val="24"/>
              </w:rPr>
              <w:t>room</w:t>
            </w:r>
            <w:r>
              <w:rPr>
                <w:rFonts w:hint="eastAsia"/>
                <w:sz w:val="24"/>
              </w:rPr>
              <w:t xml:space="preserve"> </w:t>
            </w:r>
            <w:r>
              <w:rPr>
                <w:rFonts w:hint="eastAsia"/>
                <w:kern w:val="0"/>
                <w:sz w:val="24"/>
              </w:rPr>
              <w:t xml:space="preserve">, Meeting room, </w:t>
            </w:r>
            <w:r>
              <w:rPr>
                <w:kern w:val="0"/>
                <w:sz w:val="24"/>
              </w:rPr>
              <w:t>H</w:t>
            </w:r>
            <w:r>
              <w:rPr>
                <w:rFonts w:hint="eastAsia"/>
                <w:kern w:val="0"/>
                <w:sz w:val="24"/>
              </w:rPr>
              <w:t>ospital, Galley</w:t>
            </w:r>
          </w:p>
        </w:tc>
        <w:tc>
          <w:tcPr>
            <w:tcW w:w="1417" w:type="dxa"/>
          </w:tcPr>
          <w:p w14:paraId="0E5B5F0E">
            <w:pPr>
              <w:autoSpaceDE w:val="0"/>
              <w:autoSpaceDN w:val="0"/>
              <w:adjustRightInd w:val="0"/>
              <w:spacing w:line="280" w:lineRule="exact"/>
              <w:jc w:val="center"/>
              <w:rPr>
                <w:kern w:val="0"/>
                <w:sz w:val="24"/>
              </w:rPr>
            </w:pPr>
            <w:r>
              <w:rPr>
                <w:rFonts w:hint="eastAsia"/>
                <w:kern w:val="0"/>
                <w:sz w:val="24"/>
              </w:rPr>
              <w:t>2</w:t>
            </w:r>
          </w:p>
        </w:tc>
      </w:tr>
      <w:tr w14:paraId="18324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71" w:type="dxa"/>
          </w:tcPr>
          <w:p w14:paraId="5C3F6764">
            <w:pPr>
              <w:autoSpaceDE w:val="0"/>
              <w:autoSpaceDN w:val="0"/>
              <w:adjustRightInd w:val="0"/>
              <w:spacing w:line="280" w:lineRule="exact"/>
              <w:rPr>
                <w:kern w:val="0"/>
                <w:sz w:val="24"/>
              </w:rPr>
            </w:pPr>
            <w:r>
              <w:rPr>
                <w:rFonts w:hint="eastAsia"/>
                <w:kern w:val="0"/>
                <w:sz w:val="24"/>
              </w:rPr>
              <w:t>pantry</w:t>
            </w:r>
          </w:p>
        </w:tc>
        <w:tc>
          <w:tcPr>
            <w:tcW w:w="1417" w:type="dxa"/>
          </w:tcPr>
          <w:p w14:paraId="3BB53FD9">
            <w:pPr>
              <w:autoSpaceDE w:val="0"/>
              <w:autoSpaceDN w:val="0"/>
              <w:adjustRightInd w:val="0"/>
              <w:spacing w:line="280" w:lineRule="exact"/>
              <w:jc w:val="center"/>
              <w:rPr>
                <w:kern w:val="0"/>
                <w:sz w:val="24"/>
              </w:rPr>
            </w:pPr>
            <w:r>
              <w:rPr>
                <w:rFonts w:hint="eastAsia"/>
                <w:kern w:val="0"/>
                <w:sz w:val="24"/>
              </w:rPr>
              <w:t>1</w:t>
            </w:r>
          </w:p>
        </w:tc>
      </w:tr>
      <w:tr w14:paraId="6964B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71" w:type="dxa"/>
          </w:tcPr>
          <w:p w14:paraId="20B6C51F">
            <w:pPr>
              <w:autoSpaceDE w:val="0"/>
              <w:autoSpaceDN w:val="0"/>
              <w:adjustRightInd w:val="0"/>
              <w:spacing w:line="280" w:lineRule="exact"/>
              <w:rPr>
                <w:kern w:val="0"/>
                <w:sz w:val="24"/>
              </w:rPr>
            </w:pPr>
            <w:r>
              <w:rPr>
                <w:sz w:val="24"/>
              </w:rPr>
              <w:t>E</w:t>
            </w:r>
            <w:r>
              <w:rPr>
                <w:rFonts w:hint="eastAsia"/>
                <w:sz w:val="24"/>
              </w:rPr>
              <w:t>ngine control room</w:t>
            </w:r>
          </w:p>
        </w:tc>
        <w:tc>
          <w:tcPr>
            <w:tcW w:w="1417" w:type="dxa"/>
          </w:tcPr>
          <w:p w14:paraId="7299E1FA">
            <w:pPr>
              <w:autoSpaceDE w:val="0"/>
              <w:autoSpaceDN w:val="0"/>
              <w:adjustRightInd w:val="0"/>
              <w:spacing w:line="280" w:lineRule="exact"/>
              <w:jc w:val="center"/>
              <w:rPr>
                <w:kern w:val="0"/>
                <w:sz w:val="24"/>
              </w:rPr>
            </w:pPr>
            <w:r>
              <w:rPr>
                <w:rFonts w:hint="eastAsia"/>
                <w:kern w:val="0"/>
                <w:sz w:val="24"/>
              </w:rPr>
              <w:t>2</w:t>
            </w:r>
          </w:p>
        </w:tc>
      </w:tr>
    </w:tbl>
    <w:p w14:paraId="7709131B">
      <w:pPr>
        <w:autoSpaceDE w:val="0"/>
        <w:autoSpaceDN w:val="0"/>
        <w:adjustRightInd w:val="0"/>
        <w:spacing w:line="300" w:lineRule="exact"/>
        <w:rPr>
          <w:kern w:val="0"/>
          <w:sz w:val="24"/>
        </w:rPr>
      </w:pPr>
    </w:p>
    <w:p w14:paraId="6DDB77A0">
      <w:pPr>
        <w:autoSpaceDE w:val="0"/>
        <w:autoSpaceDN w:val="0"/>
        <w:adjustRightInd w:val="0"/>
        <w:spacing w:line="300" w:lineRule="exact"/>
        <w:ind w:left="1009"/>
        <w:rPr>
          <w:kern w:val="0"/>
          <w:sz w:val="24"/>
        </w:rPr>
      </w:pPr>
      <w:r>
        <w:rPr>
          <w:rFonts w:hint="eastAsia"/>
          <w:kern w:val="0"/>
          <w:sz w:val="24"/>
        </w:rPr>
        <w:t xml:space="preserve">The </w:t>
      </w:r>
      <w:r>
        <w:rPr>
          <w:kern w:val="0"/>
          <w:sz w:val="24"/>
        </w:rPr>
        <w:t>size</w:t>
      </w:r>
      <w:r>
        <w:rPr>
          <w:rFonts w:hint="eastAsia"/>
          <w:kern w:val="0"/>
          <w:sz w:val="24"/>
        </w:rPr>
        <w:t xml:space="preserve">, shape </w:t>
      </w:r>
      <w:r>
        <w:rPr>
          <w:kern w:val="0"/>
          <w:sz w:val="24"/>
        </w:rPr>
        <w:t xml:space="preserve">and </w:t>
      </w:r>
      <w:r>
        <w:rPr>
          <w:rFonts w:hint="eastAsia"/>
          <w:kern w:val="0"/>
          <w:sz w:val="24"/>
        </w:rPr>
        <w:t xml:space="preserve">material of windows </w:t>
      </w:r>
      <w:r>
        <w:rPr>
          <w:kern w:val="0"/>
          <w:sz w:val="24"/>
        </w:rPr>
        <w:t>as shown in following table.</w:t>
      </w:r>
    </w:p>
    <w:p w14:paraId="6152FEAD">
      <w:pPr>
        <w:autoSpaceDE w:val="0"/>
        <w:autoSpaceDN w:val="0"/>
        <w:adjustRightInd w:val="0"/>
        <w:spacing w:line="300" w:lineRule="exact"/>
        <w:ind w:left="1009"/>
        <w:rPr>
          <w:kern w:val="0"/>
          <w:sz w:val="24"/>
        </w:rPr>
      </w:pPr>
    </w:p>
    <w:tbl>
      <w:tblPr>
        <w:tblStyle w:val="40"/>
        <w:tblW w:w="8788" w:type="dxa"/>
        <w:tblInd w:w="10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2" w:type="dxa"/>
          <w:bottom w:w="0" w:type="dxa"/>
          <w:right w:w="72" w:type="dxa"/>
        </w:tblCellMar>
      </w:tblPr>
      <w:tblGrid>
        <w:gridCol w:w="2268"/>
        <w:gridCol w:w="1559"/>
        <w:gridCol w:w="1417"/>
        <w:gridCol w:w="3544"/>
      </w:tblGrid>
      <w:tr w14:paraId="2C86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Pr>
        <w:tc>
          <w:tcPr>
            <w:tcW w:w="2268" w:type="dxa"/>
          </w:tcPr>
          <w:p w14:paraId="40A67CB9">
            <w:pPr>
              <w:spacing w:before="20" w:after="20" w:line="280" w:lineRule="exact"/>
              <w:jc w:val="center"/>
              <w:rPr>
                <w:sz w:val="24"/>
              </w:rPr>
            </w:pPr>
            <w:r>
              <w:rPr>
                <w:sz w:val="24"/>
              </w:rPr>
              <w:t>Size(mm)</w:t>
            </w:r>
          </w:p>
        </w:tc>
        <w:tc>
          <w:tcPr>
            <w:tcW w:w="1559" w:type="dxa"/>
          </w:tcPr>
          <w:p w14:paraId="65BB9D2D">
            <w:pPr>
              <w:spacing w:before="20" w:after="20" w:line="280" w:lineRule="exact"/>
              <w:jc w:val="center"/>
              <w:rPr>
                <w:sz w:val="24"/>
              </w:rPr>
            </w:pPr>
            <w:r>
              <w:rPr>
                <w:rFonts w:hint="eastAsia"/>
                <w:sz w:val="24"/>
              </w:rPr>
              <w:t>Shape</w:t>
            </w:r>
          </w:p>
        </w:tc>
        <w:tc>
          <w:tcPr>
            <w:tcW w:w="1417" w:type="dxa"/>
          </w:tcPr>
          <w:p w14:paraId="467313BB">
            <w:pPr>
              <w:spacing w:before="20" w:after="20" w:line="280" w:lineRule="exact"/>
              <w:jc w:val="center"/>
              <w:rPr>
                <w:sz w:val="24"/>
              </w:rPr>
            </w:pPr>
            <w:r>
              <w:rPr>
                <w:sz w:val="24"/>
              </w:rPr>
              <w:t>Material</w:t>
            </w:r>
          </w:p>
        </w:tc>
        <w:tc>
          <w:tcPr>
            <w:tcW w:w="3544" w:type="dxa"/>
          </w:tcPr>
          <w:p w14:paraId="0D6A1DB2">
            <w:pPr>
              <w:spacing w:before="20" w:after="20" w:line="280" w:lineRule="exact"/>
              <w:jc w:val="center"/>
              <w:rPr>
                <w:sz w:val="24"/>
              </w:rPr>
            </w:pPr>
            <w:r>
              <w:rPr>
                <w:sz w:val="24"/>
              </w:rPr>
              <w:t>Location</w:t>
            </w:r>
          </w:p>
        </w:tc>
      </w:tr>
      <w:tr w14:paraId="663C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Pr>
        <w:tc>
          <w:tcPr>
            <w:tcW w:w="2268" w:type="dxa"/>
          </w:tcPr>
          <w:p w14:paraId="49AB96ED">
            <w:pPr>
              <w:spacing w:before="20" w:after="20" w:line="280" w:lineRule="exact"/>
              <w:rPr>
                <w:sz w:val="24"/>
              </w:rPr>
            </w:pPr>
            <w:r>
              <w:rPr>
                <w:sz w:val="24"/>
              </w:rPr>
              <w:t>800 x 700</w:t>
            </w:r>
          </w:p>
        </w:tc>
        <w:tc>
          <w:tcPr>
            <w:tcW w:w="1559" w:type="dxa"/>
          </w:tcPr>
          <w:p w14:paraId="2A0CAECB">
            <w:pPr>
              <w:spacing w:before="20" w:after="20" w:line="280" w:lineRule="exact"/>
              <w:jc w:val="center"/>
              <w:rPr>
                <w:sz w:val="24"/>
              </w:rPr>
            </w:pPr>
            <w:r>
              <w:rPr>
                <w:rFonts w:hint="eastAsia"/>
                <w:sz w:val="24"/>
              </w:rPr>
              <w:t>R</w:t>
            </w:r>
            <w:r>
              <w:rPr>
                <w:sz w:val="24"/>
              </w:rPr>
              <w:t>ectangular</w:t>
            </w:r>
          </w:p>
        </w:tc>
        <w:tc>
          <w:tcPr>
            <w:tcW w:w="1417" w:type="dxa"/>
          </w:tcPr>
          <w:p w14:paraId="132C9357">
            <w:pPr>
              <w:spacing w:before="20" w:after="20" w:line="280" w:lineRule="exact"/>
              <w:jc w:val="center"/>
              <w:rPr>
                <w:sz w:val="24"/>
              </w:rPr>
            </w:pPr>
            <w:r>
              <w:rPr>
                <w:rFonts w:hint="eastAsia"/>
                <w:sz w:val="24"/>
              </w:rPr>
              <w:t>S</w:t>
            </w:r>
            <w:r>
              <w:rPr>
                <w:sz w:val="24"/>
              </w:rPr>
              <w:t>teel</w:t>
            </w:r>
          </w:p>
        </w:tc>
        <w:tc>
          <w:tcPr>
            <w:tcW w:w="3544" w:type="dxa"/>
          </w:tcPr>
          <w:p w14:paraId="0EFDB472">
            <w:pPr>
              <w:spacing w:line="280" w:lineRule="exact"/>
              <w:rPr>
                <w:kern w:val="0"/>
                <w:sz w:val="24"/>
              </w:rPr>
            </w:pPr>
            <w:r>
              <w:rPr>
                <w:kern w:val="0"/>
                <w:sz w:val="24"/>
              </w:rPr>
              <w:t>Recreation</w:t>
            </w:r>
            <w:r>
              <w:rPr>
                <w:rFonts w:hint="eastAsia"/>
                <w:kern w:val="0"/>
                <w:sz w:val="24"/>
              </w:rPr>
              <w:t xml:space="preserve"> room</w:t>
            </w:r>
            <w:r>
              <w:rPr>
                <w:sz w:val="24"/>
              </w:rPr>
              <w:t>, mess room</w:t>
            </w:r>
            <w:r>
              <w:rPr>
                <w:rFonts w:hint="eastAsia"/>
                <w:sz w:val="24"/>
              </w:rPr>
              <w:t>s</w:t>
            </w:r>
          </w:p>
        </w:tc>
      </w:tr>
      <w:tr w14:paraId="1AE1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Pr>
        <w:tc>
          <w:tcPr>
            <w:tcW w:w="2268" w:type="dxa"/>
          </w:tcPr>
          <w:p w14:paraId="03907478">
            <w:pPr>
              <w:spacing w:before="20" w:after="20" w:line="280" w:lineRule="exact"/>
              <w:rPr>
                <w:sz w:val="24"/>
              </w:rPr>
            </w:pPr>
            <w:r>
              <w:rPr>
                <w:sz w:val="24"/>
              </w:rPr>
              <w:t>450x630</w:t>
            </w:r>
          </w:p>
        </w:tc>
        <w:tc>
          <w:tcPr>
            <w:tcW w:w="1559" w:type="dxa"/>
          </w:tcPr>
          <w:p w14:paraId="42701337">
            <w:pPr>
              <w:spacing w:before="20" w:after="20" w:line="280" w:lineRule="exact"/>
              <w:jc w:val="center"/>
              <w:rPr>
                <w:sz w:val="24"/>
              </w:rPr>
            </w:pPr>
            <w:r>
              <w:rPr>
                <w:rFonts w:hint="eastAsia"/>
                <w:sz w:val="24"/>
              </w:rPr>
              <w:t>R</w:t>
            </w:r>
            <w:r>
              <w:rPr>
                <w:sz w:val="24"/>
              </w:rPr>
              <w:t>ectangular</w:t>
            </w:r>
          </w:p>
        </w:tc>
        <w:tc>
          <w:tcPr>
            <w:tcW w:w="1417" w:type="dxa"/>
          </w:tcPr>
          <w:p w14:paraId="675C1B8C">
            <w:pPr>
              <w:spacing w:before="20" w:after="20" w:line="280" w:lineRule="exact"/>
              <w:jc w:val="center"/>
              <w:rPr>
                <w:sz w:val="24"/>
              </w:rPr>
            </w:pPr>
            <w:r>
              <w:rPr>
                <w:rFonts w:hint="eastAsia"/>
                <w:sz w:val="24"/>
              </w:rPr>
              <w:t>S</w:t>
            </w:r>
            <w:r>
              <w:rPr>
                <w:sz w:val="24"/>
              </w:rPr>
              <w:t>teel</w:t>
            </w:r>
          </w:p>
        </w:tc>
        <w:tc>
          <w:tcPr>
            <w:tcW w:w="3544" w:type="dxa"/>
          </w:tcPr>
          <w:p w14:paraId="6C5D4369">
            <w:pPr>
              <w:spacing w:line="280" w:lineRule="exact"/>
              <w:rPr>
                <w:kern w:val="0"/>
                <w:sz w:val="24"/>
              </w:rPr>
            </w:pPr>
            <w:r>
              <w:rPr>
                <w:rFonts w:hint="eastAsia"/>
                <w:sz w:val="24"/>
              </w:rPr>
              <w:t>A</w:t>
            </w:r>
            <w:r>
              <w:rPr>
                <w:sz w:val="24"/>
              </w:rPr>
              <w:t>ll living space, public space</w:t>
            </w:r>
            <w:r>
              <w:rPr>
                <w:rFonts w:hint="eastAsia"/>
                <w:sz w:val="24"/>
              </w:rPr>
              <w:t xml:space="preserve"> (except above)</w:t>
            </w:r>
            <w:r>
              <w:rPr>
                <w:sz w:val="24"/>
              </w:rPr>
              <w:t xml:space="preserve">, </w:t>
            </w:r>
            <w:r>
              <w:rPr>
                <w:rFonts w:hint="eastAsia"/>
                <w:kern w:val="0"/>
                <w:sz w:val="24"/>
              </w:rPr>
              <w:t>office space and catering space</w:t>
            </w:r>
          </w:p>
        </w:tc>
      </w:tr>
      <w:tr w14:paraId="744A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Pr>
        <w:tc>
          <w:tcPr>
            <w:tcW w:w="2268" w:type="dxa"/>
          </w:tcPr>
          <w:p w14:paraId="00CB1058">
            <w:pPr>
              <w:spacing w:before="20" w:after="20" w:line="280" w:lineRule="exact"/>
              <w:jc w:val="left"/>
              <w:rPr>
                <w:sz w:val="24"/>
              </w:rPr>
            </w:pPr>
            <w:r>
              <w:rPr>
                <w:sz w:val="24"/>
              </w:rPr>
              <w:t xml:space="preserve">abt. </w:t>
            </w:r>
            <w:r>
              <w:rPr>
                <w:rFonts w:hint="eastAsia"/>
                <w:sz w:val="24"/>
              </w:rPr>
              <w:t xml:space="preserve">* </w:t>
            </w:r>
            <w:r>
              <w:rPr>
                <w:sz w:val="24"/>
              </w:rPr>
              <w:t>1,</w:t>
            </w:r>
            <w:r>
              <w:rPr>
                <w:rFonts w:hint="eastAsia"/>
                <w:sz w:val="24"/>
              </w:rPr>
              <w:t>9</w:t>
            </w:r>
            <w:r>
              <w:rPr>
                <w:sz w:val="24"/>
              </w:rPr>
              <w:t xml:space="preserve">00 x </w:t>
            </w:r>
            <w:r>
              <w:rPr>
                <w:rFonts w:hint="eastAsia"/>
                <w:sz w:val="24"/>
              </w:rPr>
              <w:t>1,2</w:t>
            </w:r>
            <w:r>
              <w:rPr>
                <w:sz w:val="24"/>
              </w:rPr>
              <w:t>00</w:t>
            </w:r>
          </w:p>
          <w:p w14:paraId="06221073">
            <w:pPr>
              <w:spacing w:before="20" w:after="20" w:line="280" w:lineRule="exact"/>
              <w:jc w:val="left"/>
              <w:rPr>
                <w:sz w:val="24"/>
              </w:rPr>
            </w:pPr>
            <w:r>
              <w:rPr>
                <w:sz w:val="24"/>
              </w:rPr>
              <w:t>fixed type</w:t>
            </w:r>
          </w:p>
        </w:tc>
        <w:tc>
          <w:tcPr>
            <w:tcW w:w="1559" w:type="dxa"/>
          </w:tcPr>
          <w:p w14:paraId="0A09872C">
            <w:pPr>
              <w:spacing w:before="20" w:after="20" w:line="280" w:lineRule="exact"/>
              <w:jc w:val="center"/>
              <w:rPr>
                <w:sz w:val="24"/>
              </w:rPr>
            </w:pPr>
            <w:r>
              <w:rPr>
                <w:rFonts w:hint="eastAsia"/>
                <w:sz w:val="24"/>
              </w:rPr>
              <w:t>R</w:t>
            </w:r>
            <w:r>
              <w:rPr>
                <w:sz w:val="24"/>
              </w:rPr>
              <w:t>ectangular</w:t>
            </w:r>
          </w:p>
        </w:tc>
        <w:tc>
          <w:tcPr>
            <w:tcW w:w="1417" w:type="dxa"/>
          </w:tcPr>
          <w:p w14:paraId="55094FA8">
            <w:pPr>
              <w:spacing w:before="20" w:after="20" w:line="280" w:lineRule="exact"/>
              <w:jc w:val="center"/>
              <w:rPr>
                <w:sz w:val="24"/>
              </w:rPr>
            </w:pPr>
            <w:r>
              <w:rPr>
                <w:rFonts w:hint="eastAsia"/>
                <w:sz w:val="24"/>
              </w:rPr>
              <w:t>S</w:t>
            </w:r>
            <w:r>
              <w:rPr>
                <w:sz w:val="24"/>
              </w:rPr>
              <w:t>teel</w:t>
            </w:r>
          </w:p>
        </w:tc>
        <w:tc>
          <w:tcPr>
            <w:tcW w:w="3544" w:type="dxa"/>
          </w:tcPr>
          <w:p w14:paraId="68A154AD">
            <w:pPr>
              <w:spacing w:before="20" w:after="20" w:line="280" w:lineRule="exact"/>
              <w:rPr>
                <w:sz w:val="24"/>
              </w:rPr>
            </w:pPr>
            <w:r>
              <w:rPr>
                <w:rFonts w:hint="eastAsia"/>
                <w:sz w:val="24"/>
              </w:rPr>
              <w:t>W</w:t>
            </w:r>
            <w:r>
              <w:rPr>
                <w:sz w:val="24"/>
              </w:rPr>
              <w:t>heelhouse front</w:t>
            </w:r>
            <w:r>
              <w:rPr>
                <w:rFonts w:hint="eastAsia"/>
                <w:sz w:val="24"/>
              </w:rPr>
              <w:t xml:space="preserve"> wall</w:t>
            </w:r>
          </w:p>
        </w:tc>
      </w:tr>
      <w:tr w14:paraId="61496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Pr>
        <w:tc>
          <w:tcPr>
            <w:tcW w:w="2268" w:type="dxa"/>
          </w:tcPr>
          <w:p w14:paraId="2031BE2D">
            <w:pPr>
              <w:spacing w:before="20" w:after="20" w:line="280" w:lineRule="exact"/>
              <w:jc w:val="left"/>
              <w:rPr>
                <w:sz w:val="24"/>
              </w:rPr>
            </w:pPr>
            <w:r>
              <w:rPr>
                <w:sz w:val="24"/>
              </w:rPr>
              <w:t xml:space="preserve">abt. </w:t>
            </w:r>
            <w:r>
              <w:rPr>
                <w:rFonts w:hint="eastAsia"/>
                <w:sz w:val="24"/>
              </w:rPr>
              <w:t>* 1,5</w:t>
            </w:r>
            <w:r>
              <w:rPr>
                <w:sz w:val="24"/>
              </w:rPr>
              <w:t>00 x</w:t>
            </w:r>
            <w:r>
              <w:rPr>
                <w:rFonts w:hint="eastAsia"/>
                <w:sz w:val="24"/>
              </w:rPr>
              <w:t xml:space="preserve"> 1,2</w:t>
            </w:r>
            <w:r>
              <w:rPr>
                <w:sz w:val="24"/>
              </w:rPr>
              <w:t>00</w:t>
            </w:r>
          </w:p>
          <w:p w14:paraId="186DB1C1">
            <w:pPr>
              <w:spacing w:before="20" w:after="20" w:line="280" w:lineRule="exact"/>
              <w:jc w:val="left"/>
              <w:rPr>
                <w:sz w:val="24"/>
              </w:rPr>
            </w:pPr>
            <w:r>
              <w:rPr>
                <w:rFonts w:hint="eastAsia"/>
                <w:sz w:val="24"/>
              </w:rPr>
              <w:t>fixed type</w:t>
            </w:r>
          </w:p>
        </w:tc>
        <w:tc>
          <w:tcPr>
            <w:tcW w:w="1559" w:type="dxa"/>
          </w:tcPr>
          <w:p w14:paraId="2F377086">
            <w:pPr>
              <w:spacing w:before="20" w:after="20" w:line="280" w:lineRule="exact"/>
              <w:jc w:val="center"/>
              <w:rPr>
                <w:sz w:val="24"/>
              </w:rPr>
            </w:pPr>
            <w:r>
              <w:rPr>
                <w:rFonts w:hint="eastAsia"/>
                <w:sz w:val="24"/>
              </w:rPr>
              <w:t>R</w:t>
            </w:r>
            <w:r>
              <w:rPr>
                <w:sz w:val="24"/>
              </w:rPr>
              <w:t>ectangular</w:t>
            </w:r>
          </w:p>
        </w:tc>
        <w:tc>
          <w:tcPr>
            <w:tcW w:w="1417" w:type="dxa"/>
          </w:tcPr>
          <w:p w14:paraId="0D655214">
            <w:pPr>
              <w:spacing w:before="20" w:after="20" w:line="280" w:lineRule="exact"/>
              <w:jc w:val="center"/>
              <w:rPr>
                <w:sz w:val="24"/>
              </w:rPr>
            </w:pPr>
            <w:r>
              <w:rPr>
                <w:rFonts w:hint="eastAsia"/>
                <w:sz w:val="24"/>
              </w:rPr>
              <w:t>S</w:t>
            </w:r>
            <w:r>
              <w:rPr>
                <w:sz w:val="24"/>
              </w:rPr>
              <w:t>teel</w:t>
            </w:r>
          </w:p>
        </w:tc>
        <w:tc>
          <w:tcPr>
            <w:tcW w:w="3544" w:type="dxa"/>
          </w:tcPr>
          <w:p w14:paraId="5775F9AE">
            <w:pPr>
              <w:spacing w:before="20" w:after="20" w:line="280" w:lineRule="exact"/>
              <w:rPr>
                <w:sz w:val="24"/>
              </w:rPr>
            </w:pPr>
            <w:r>
              <w:rPr>
                <w:rFonts w:hint="eastAsia"/>
                <w:sz w:val="24"/>
              </w:rPr>
              <w:t>W</w:t>
            </w:r>
            <w:r>
              <w:rPr>
                <w:sz w:val="24"/>
              </w:rPr>
              <w:t>heelhouse aft</w:t>
            </w:r>
            <w:r>
              <w:rPr>
                <w:rFonts w:hint="eastAsia"/>
                <w:sz w:val="24"/>
              </w:rPr>
              <w:t xml:space="preserve"> and </w:t>
            </w:r>
            <w:r>
              <w:rPr>
                <w:sz w:val="24"/>
              </w:rPr>
              <w:t>side</w:t>
            </w:r>
            <w:r>
              <w:rPr>
                <w:rFonts w:hint="eastAsia"/>
                <w:sz w:val="24"/>
              </w:rPr>
              <w:t xml:space="preserve"> wall</w:t>
            </w:r>
          </w:p>
        </w:tc>
      </w:tr>
      <w:tr w14:paraId="01CD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Pr>
        <w:tc>
          <w:tcPr>
            <w:tcW w:w="2268" w:type="dxa"/>
          </w:tcPr>
          <w:p w14:paraId="0895F128">
            <w:pPr>
              <w:spacing w:before="20" w:after="20" w:line="280" w:lineRule="exact"/>
              <w:jc w:val="left"/>
              <w:rPr>
                <w:sz w:val="24"/>
              </w:rPr>
            </w:pPr>
            <w:r>
              <w:rPr>
                <w:rFonts w:hint="eastAsia"/>
                <w:sz w:val="24"/>
              </w:rPr>
              <w:t>a</w:t>
            </w:r>
            <w:r>
              <w:rPr>
                <w:sz w:val="24"/>
              </w:rPr>
              <w:t>bt</w:t>
            </w:r>
            <w:r>
              <w:rPr>
                <w:rFonts w:hint="eastAsia"/>
                <w:sz w:val="24"/>
              </w:rPr>
              <w:t>.</w:t>
            </w:r>
            <w:r>
              <w:rPr>
                <w:sz w:val="24"/>
              </w:rPr>
              <w:t xml:space="preserve"> 1,200 x 650</w:t>
            </w:r>
          </w:p>
        </w:tc>
        <w:tc>
          <w:tcPr>
            <w:tcW w:w="1559" w:type="dxa"/>
          </w:tcPr>
          <w:p w14:paraId="44ABCABE">
            <w:pPr>
              <w:spacing w:before="20" w:after="20" w:line="280" w:lineRule="exact"/>
              <w:jc w:val="center"/>
              <w:rPr>
                <w:sz w:val="24"/>
              </w:rPr>
            </w:pPr>
            <w:r>
              <w:rPr>
                <w:rFonts w:hint="eastAsia"/>
                <w:sz w:val="24"/>
              </w:rPr>
              <w:t>R</w:t>
            </w:r>
            <w:r>
              <w:rPr>
                <w:sz w:val="24"/>
              </w:rPr>
              <w:t>ectangular</w:t>
            </w:r>
          </w:p>
        </w:tc>
        <w:tc>
          <w:tcPr>
            <w:tcW w:w="1417" w:type="dxa"/>
          </w:tcPr>
          <w:p w14:paraId="1BD2459C">
            <w:pPr>
              <w:spacing w:before="20" w:after="20" w:line="280" w:lineRule="exact"/>
              <w:jc w:val="center"/>
              <w:rPr>
                <w:sz w:val="24"/>
              </w:rPr>
            </w:pPr>
            <w:r>
              <w:rPr>
                <w:rFonts w:hint="eastAsia"/>
                <w:sz w:val="24"/>
              </w:rPr>
              <w:t>S</w:t>
            </w:r>
            <w:r>
              <w:rPr>
                <w:sz w:val="24"/>
              </w:rPr>
              <w:t>teel</w:t>
            </w:r>
          </w:p>
        </w:tc>
        <w:tc>
          <w:tcPr>
            <w:tcW w:w="3544" w:type="dxa"/>
          </w:tcPr>
          <w:p w14:paraId="46B8E311">
            <w:pPr>
              <w:spacing w:before="20" w:after="20" w:line="280" w:lineRule="exact"/>
              <w:rPr>
                <w:sz w:val="24"/>
              </w:rPr>
            </w:pPr>
            <w:r>
              <w:rPr>
                <w:sz w:val="24"/>
              </w:rPr>
              <w:t>E</w:t>
            </w:r>
            <w:r>
              <w:rPr>
                <w:rFonts w:hint="eastAsia"/>
                <w:sz w:val="24"/>
              </w:rPr>
              <w:t>ngine control room</w:t>
            </w:r>
          </w:p>
        </w:tc>
      </w:tr>
    </w:tbl>
    <w:p w14:paraId="49C5A6B3">
      <w:pPr>
        <w:autoSpaceDE w:val="0"/>
        <w:autoSpaceDN w:val="0"/>
        <w:adjustRightInd w:val="0"/>
        <w:spacing w:before="3" w:line="280" w:lineRule="exact"/>
        <w:jc w:val="left"/>
        <w:rPr>
          <w:kern w:val="0"/>
          <w:sz w:val="28"/>
          <w:szCs w:val="28"/>
        </w:rPr>
      </w:pPr>
    </w:p>
    <w:p w14:paraId="7E43E56C">
      <w:pPr>
        <w:autoSpaceDE w:val="0"/>
        <w:autoSpaceDN w:val="0"/>
        <w:adjustRightInd w:val="0"/>
        <w:spacing w:line="300" w:lineRule="exact"/>
        <w:ind w:left="1009"/>
        <w:rPr>
          <w:kern w:val="0"/>
          <w:sz w:val="24"/>
        </w:rPr>
      </w:pPr>
      <w:r>
        <w:rPr>
          <w:rFonts w:hint="eastAsia"/>
          <w:kern w:val="0"/>
          <w:sz w:val="24"/>
        </w:rPr>
        <w:t>* Size and quantity of wheelhouse window may be adjusted in accordance with the wheelhouse arrangement in detail design stage.</w:t>
      </w:r>
    </w:p>
    <w:p w14:paraId="00026C66">
      <w:pPr>
        <w:autoSpaceDE w:val="0"/>
        <w:autoSpaceDN w:val="0"/>
        <w:adjustRightInd w:val="0"/>
        <w:spacing w:line="300" w:lineRule="exact"/>
        <w:ind w:left="1009"/>
        <w:rPr>
          <w:kern w:val="0"/>
          <w:sz w:val="24"/>
        </w:rPr>
      </w:pPr>
    </w:p>
    <w:p w14:paraId="720E6560">
      <w:pPr>
        <w:autoSpaceDE w:val="0"/>
        <w:autoSpaceDN w:val="0"/>
        <w:adjustRightInd w:val="0"/>
        <w:spacing w:line="300" w:lineRule="exact"/>
        <w:ind w:left="1009"/>
        <w:rPr>
          <w:kern w:val="0"/>
          <w:sz w:val="24"/>
        </w:rPr>
      </w:pPr>
    </w:p>
    <w:p w14:paraId="111633E6">
      <w:pPr>
        <w:autoSpaceDE w:val="0"/>
        <w:autoSpaceDN w:val="0"/>
        <w:adjustRightInd w:val="0"/>
        <w:spacing w:line="300" w:lineRule="exact"/>
        <w:ind w:left="1009"/>
        <w:rPr>
          <w:kern w:val="0"/>
          <w:sz w:val="24"/>
        </w:rPr>
      </w:pPr>
      <w:r>
        <w:rPr>
          <w:kern w:val="0"/>
          <w:sz w:val="24"/>
        </w:rPr>
        <w:t>No mosquito screen to be provided.</w:t>
      </w:r>
    </w:p>
    <w:p w14:paraId="4FB2A31F">
      <w:pPr>
        <w:autoSpaceDE w:val="0"/>
        <w:autoSpaceDN w:val="0"/>
        <w:adjustRightInd w:val="0"/>
        <w:spacing w:line="300" w:lineRule="exact"/>
        <w:ind w:left="1009"/>
        <w:rPr>
          <w:kern w:val="0"/>
          <w:sz w:val="24"/>
        </w:rPr>
      </w:pPr>
    </w:p>
    <w:p w14:paraId="740AAA84">
      <w:pPr>
        <w:autoSpaceDE w:val="0"/>
        <w:autoSpaceDN w:val="0"/>
        <w:adjustRightInd w:val="0"/>
        <w:spacing w:line="300" w:lineRule="exact"/>
        <w:ind w:left="1009"/>
        <w:rPr>
          <w:kern w:val="0"/>
          <w:sz w:val="24"/>
        </w:rPr>
      </w:pPr>
      <w:r>
        <w:rPr>
          <w:rFonts w:hint="eastAsia"/>
          <w:kern w:val="0"/>
          <w:sz w:val="24"/>
        </w:rPr>
        <w:t xml:space="preserve">The glass for windows shall be of </w:t>
      </w:r>
      <w:r>
        <w:rPr>
          <w:kern w:val="0"/>
          <w:sz w:val="24"/>
        </w:rPr>
        <w:t>safety</w:t>
      </w:r>
      <w:r>
        <w:rPr>
          <w:rFonts w:hint="eastAsia"/>
          <w:kern w:val="0"/>
          <w:sz w:val="24"/>
        </w:rPr>
        <w:t xml:space="preserve"> glass </w:t>
      </w:r>
      <w:r>
        <w:rPr>
          <w:b/>
          <w:i/>
          <w:kern w:val="0"/>
          <w:sz w:val="24"/>
        </w:rPr>
        <w:t>(tempered and or shatter proof)</w:t>
      </w:r>
      <w:r>
        <w:rPr>
          <w:rFonts w:hint="eastAsia"/>
          <w:kern w:val="0"/>
          <w:sz w:val="24"/>
        </w:rPr>
        <w:t xml:space="preserve">. </w:t>
      </w:r>
      <w:r>
        <w:rPr>
          <w:kern w:val="0"/>
          <w:sz w:val="24"/>
        </w:rPr>
        <w:t>T</w:t>
      </w:r>
      <w:r>
        <w:rPr>
          <w:rFonts w:hint="eastAsia"/>
          <w:kern w:val="0"/>
          <w:sz w:val="24"/>
        </w:rPr>
        <w:t xml:space="preserve">he frame of windows shall be of painted steel and welded to steel wall, in general. Coaming to be steel type. </w:t>
      </w:r>
      <w:r>
        <w:rPr>
          <w:kern w:val="0"/>
          <w:sz w:val="24"/>
        </w:rPr>
        <w:t>T</w:t>
      </w:r>
      <w:r>
        <w:rPr>
          <w:rFonts w:hint="eastAsia"/>
          <w:kern w:val="0"/>
          <w:sz w:val="24"/>
        </w:rPr>
        <w:t xml:space="preserve">he glass retaining frame to be </w:t>
      </w:r>
      <w:r>
        <w:rPr>
          <w:kern w:val="0"/>
          <w:sz w:val="24"/>
        </w:rPr>
        <w:t>aluminum</w:t>
      </w:r>
      <w:r>
        <w:rPr>
          <w:rFonts w:hint="eastAsia"/>
          <w:kern w:val="0"/>
          <w:sz w:val="24"/>
        </w:rPr>
        <w:t xml:space="preserve"> alloy. Steel</w:t>
      </w:r>
      <w:r>
        <w:rPr>
          <w:kern w:val="0"/>
          <w:sz w:val="24"/>
        </w:rPr>
        <w:t xml:space="preserve"> window box to be fitted</w:t>
      </w:r>
      <w:r>
        <w:rPr>
          <w:rFonts w:hint="eastAsia"/>
          <w:kern w:val="0"/>
          <w:sz w:val="24"/>
        </w:rPr>
        <w:t xml:space="preserve"> </w:t>
      </w:r>
      <w:r>
        <w:rPr>
          <w:kern w:val="0"/>
          <w:sz w:val="24"/>
        </w:rPr>
        <w:t>except that wheelhouse windows</w:t>
      </w:r>
      <w:r>
        <w:rPr>
          <w:rFonts w:hint="eastAsia"/>
          <w:kern w:val="0"/>
          <w:sz w:val="24"/>
        </w:rPr>
        <w:t>.</w:t>
      </w:r>
      <w:r>
        <w:rPr>
          <w:kern w:val="0"/>
          <w:sz w:val="24"/>
        </w:rPr>
        <w:t>.</w:t>
      </w:r>
    </w:p>
    <w:p w14:paraId="02C2D0ED">
      <w:pPr>
        <w:autoSpaceDE w:val="0"/>
        <w:autoSpaceDN w:val="0"/>
        <w:adjustRightInd w:val="0"/>
        <w:spacing w:line="300" w:lineRule="exact"/>
        <w:rPr>
          <w:kern w:val="0"/>
          <w:sz w:val="24"/>
        </w:rPr>
      </w:pPr>
    </w:p>
    <w:p w14:paraId="5D9378D8">
      <w:pPr>
        <w:autoSpaceDE w:val="0"/>
        <w:autoSpaceDN w:val="0"/>
        <w:adjustRightInd w:val="0"/>
        <w:spacing w:line="300" w:lineRule="exact"/>
        <w:ind w:left="1009"/>
        <w:rPr>
          <w:kern w:val="0"/>
          <w:sz w:val="24"/>
        </w:rPr>
      </w:pPr>
      <w:r>
        <w:rPr>
          <w:rFonts w:hint="eastAsia"/>
          <w:kern w:val="0"/>
          <w:sz w:val="24"/>
        </w:rPr>
        <w:t xml:space="preserve">All opening type windows should be opened inward. Where two windows or three windows adjacent, only one to be of the opening type. </w:t>
      </w:r>
    </w:p>
    <w:p w14:paraId="690AEC27">
      <w:pPr>
        <w:autoSpaceDE w:val="0"/>
        <w:autoSpaceDN w:val="0"/>
        <w:adjustRightInd w:val="0"/>
        <w:spacing w:line="300" w:lineRule="exact"/>
        <w:ind w:left="1009"/>
        <w:rPr>
          <w:kern w:val="0"/>
          <w:sz w:val="24"/>
        </w:rPr>
      </w:pPr>
    </w:p>
    <w:p w14:paraId="64445470">
      <w:pPr>
        <w:autoSpaceDE w:val="0"/>
        <w:autoSpaceDN w:val="0"/>
        <w:adjustRightInd w:val="0"/>
        <w:spacing w:line="300" w:lineRule="exact"/>
        <w:ind w:left="1009"/>
        <w:rPr>
          <w:kern w:val="0"/>
          <w:sz w:val="24"/>
        </w:rPr>
      </w:pPr>
      <w:r>
        <w:rPr>
          <w:kern w:val="0"/>
          <w:sz w:val="24"/>
        </w:rPr>
        <w:t>Center line height of windows to be about 1,500</w:t>
      </w:r>
      <w:r>
        <w:rPr>
          <w:rFonts w:hint="eastAsia"/>
          <w:kern w:val="0"/>
          <w:sz w:val="24"/>
        </w:rPr>
        <w:t xml:space="preserve"> </w:t>
      </w:r>
      <w:r>
        <w:rPr>
          <w:kern w:val="0"/>
          <w:sz w:val="24"/>
        </w:rPr>
        <w:t>mm from steel deck.</w:t>
      </w:r>
    </w:p>
    <w:p w14:paraId="76265247">
      <w:pPr>
        <w:autoSpaceDE w:val="0"/>
        <w:autoSpaceDN w:val="0"/>
        <w:adjustRightInd w:val="0"/>
        <w:spacing w:line="300" w:lineRule="exact"/>
        <w:rPr>
          <w:kern w:val="0"/>
          <w:sz w:val="24"/>
        </w:rPr>
      </w:pPr>
    </w:p>
    <w:p w14:paraId="28D97CA8">
      <w:pPr>
        <w:autoSpaceDE w:val="0"/>
        <w:autoSpaceDN w:val="0"/>
        <w:adjustRightInd w:val="0"/>
        <w:spacing w:line="300" w:lineRule="exact"/>
        <w:ind w:left="1009"/>
        <w:rPr>
          <w:kern w:val="0"/>
          <w:sz w:val="24"/>
        </w:rPr>
      </w:pPr>
      <w:r>
        <w:rPr>
          <w:kern w:val="0"/>
          <w:sz w:val="24"/>
        </w:rPr>
        <w:t xml:space="preserve">Cleaning stage </w:t>
      </w:r>
      <w:r>
        <w:rPr>
          <w:rFonts w:hint="eastAsia"/>
          <w:kern w:val="0"/>
          <w:sz w:val="24"/>
        </w:rPr>
        <w:t xml:space="preserve">or access way of about 600 mm width </w:t>
      </w:r>
      <w:r>
        <w:rPr>
          <w:kern w:val="0"/>
          <w:sz w:val="24"/>
        </w:rPr>
        <w:t>for wheelhouse front windows shall be provided.</w:t>
      </w:r>
      <w:r>
        <w:rPr>
          <w:rFonts w:hint="eastAsia"/>
          <w:kern w:val="0"/>
          <w:sz w:val="24"/>
        </w:rPr>
        <w:t xml:space="preserve"> </w:t>
      </w:r>
      <w:r>
        <w:rPr>
          <w:kern w:val="0"/>
          <w:sz w:val="24"/>
        </w:rPr>
        <w:t>A door shall be provided for access from navigation bridge wing to cleaning stage</w:t>
      </w:r>
      <w:r>
        <w:rPr>
          <w:rFonts w:hint="eastAsia"/>
          <w:kern w:val="0"/>
          <w:sz w:val="24"/>
        </w:rPr>
        <w:t xml:space="preserve"> respectively for port side and starboard</w:t>
      </w:r>
      <w:r>
        <w:rPr>
          <w:kern w:val="0"/>
          <w:sz w:val="24"/>
        </w:rPr>
        <w:t>.</w:t>
      </w:r>
    </w:p>
    <w:p w14:paraId="1FF210F2">
      <w:pPr>
        <w:autoSpaceDE w:val="0"/>
        <w:autoSpaceDN w:val="0"/>
        <w:adjustRightInd w:val="0"/>
        <w:spacing w:line="300" w:lineRule="exact"/>
        <w:ind w:left="1009"/>
        <w:rPr>
          <w:kern w:val="0"/>
          <w:sz w:val="24"/>
        </w:rPr>
      </w:pPr>
    </w:p>
    <w:p w14:paraId="64CC6C5C">
      <w:pPr>
        <w:autoSpaceDE w:val="0"/>
        <w:autoSpaceDN w:val="0"/>
        <w:adjustRightInd w:val="0"/>
        <w:spacing w:line="243" w:lineRule="auto"/>
        <w:ind w:left="1012"/>
        <w:rPr>
          <w:kern w:val="0"/>
          <w:sz w:val="24"/>
        </w:rPr>
      </w:pPr>
      <w:r>
        <w:rPr>
          <w:kern w:val="0"/>
          <w:sz w:val="24"/>
        </w:rPr>
        <w:t>Wheelhouse front windows shall be washed by spraying fresh water from the pipe outside the windows.</w:t>
      </w:r>
    </w:p>
    <w:p w14:paraId="26746B6A">
      <w:pPr>
        <w:autoSpaceDE w:val="0"/>
        <w:autoSpaceDN w:val="0"/>
        <w:adjustRightInd w:val="0"/>
        <w:spacing w:line="243" w:lineRule="auto"/>
        <w:ind w:left="1012"/>
        <w:rPr>
          <w:kern w:val="0"/>
          <w:sz w:val="24"/>
        </w:rPr>
      </w:pPr>
    </w:p>
    <w:p w14:paraId="7252F0DD">
      <w:pPr>
        <w:autoSpaceDE w:val="0"/>
        <w:autoSpaceDN w:val="0"/>
        <w:adjustRightInd w:val="0"/>
        <w:spacing w:line="243" w:lineRule="auto"/>
        <w:ind w:left="1012"/>
        <w:rPr>
          <w:kern w:val="0"/>
          <w:sz w:val="24"/>
        </w:rPr>
      </w:pPr>
      <w:r>
        <w:rPr>
          <w:kern w:val="0"/>
          <w:sz w:val="24"/>
        </w:rPr>
        <w:t>The sun screens of roller type to be fitted on front windows of wheelhouse.</w:t>
      </w:r>
    </w:p>
    <w:p w14:paraId="502B2F1F">
      <w:pPr>
        <w:autoSpaceDE w:val="0"/>
        <w:autoSpaceDN w:val="0"/>
        <w:adjustRightInd w:val="0"/>
        <w:spacing w:line="243" w:lineRule="auto"/>
        <w:ind w:left="1012"/>
        <w:rPr>
          <w:kern w:val="0"/>
          <w:sz w:val="24"/>
        </w:rPr>
      </w:pPr>
      <w:r>
        <w:rPr>
          <w:b/>
          <w:i/>
          <w:sz w:val="24"/>
        </w:rPr>
        <w:t xml:space="preserve">The </w:t>
      </w:r>
      <w:r>
        <w:rPr>
          <w:rFonts w:eastAsia="Microsoft JhengHei"/>
          <w:b/>
          <w:i/>
          <w:sz w:val="24"/>
        </w:rPr>
        <w:t xml:space="preserve">‘Blind Sector’ </w:t>
      </w:r>
      <w:r>
        <w:rPr>
          <w:b/>
          <w:i/>
          <w:kern w:val="0"/>
          <w:sz w:val="24"/>
        </w:rPr>
        <w:t>roller type to be fitted on</w:t>
      </w:r>
      <w:r>
        <w:rPr>
          <w:rFonts w:eastAsia="Microsoft JhengHei"/>
          <w:b/>
          <w:i/>
          <w:sz w:val="24"/>
        </w:rPr>
        <w:t xml:space="preserve"> Placement </w:t>
      </w:r>
      <w:r>
        <w:rPr>
          <w:b/>
          <w:i/>
          <w:sz w:val="24"/>
        </w:rPr>
        <w:t>of c</w:t>
      </w:r>
      <w:r>
        <w:rPr>
          <w:rFonts w:eastAsia="Microsoft JhengHei"/>
          <w:b/>
          <w:i/>
          <w:sz w:val="24"/>
        </w:rPr>
        <w:t xml:space="preserve">hart </w:t>
      </w:r>
      <w:r>
        <w:rPr>
          <w:b/>
          <w:i/>
          <w:sz w:val="24"/>
        </w:rPr>
        <w:t>t</w:t>
      </w:r>
      <w:r>
        <w:rPr>
          <w:rFonts w:eastAsia="Microsoft JhengHei"/>
          <w:b/>
          <w:i/>
          <w:sz w:val="24"/>
        </w:rPr>
        <w:t>able and radio station</w:t>
      </w:r>
      <w:r>
        <w:rPr>
          <w:b/>
          <w:i/>
          <w:sz w:val="24"/>
        </w:rPr>
        <w:t>.</w:t>
      </w:r>
    </w:p>
    <w:p w14:paraId="28D03849">
      <w:pPr>
        <w:autoSpaceDE w:val="0"/>
        <w:autoSpaceDN w:val="0"/>
        <w:adjustRightInd w:val="0"/>
        <w:spacing w:line="243" w:lineRule="auto"/>
        <w:ind w:left="1012"/>
        <w:rPr>
          <w:kern w:val="0"/>
          <w:sz w:val="24"/>
        </w:rPr>
      </w:pPr>
      <w:r>
        <w:rPr>
          <w:kern w:val="0"/>
          <w:sz w:val="24"/>
        </w:rPr>
        <w:t>Three</w:t>
      </w:r>
      <w:r>
        <w:rPr>
          <w:rFonts w:hint="eastAsia"/>
          <w:kern w:val="0"/>
          <w:sz w:val="24"/>
        </w:rPr>
        <w:t xml:space="preserve"> </w:t>
      </w:r>
      <w:r>
        <w:rPr>
          <w:kern w:val="0"/>
          <w:sz w:val="24"/>
        </w:rPr>
        <w:t>(3) windows in front of wheel house shall be provided with electric heater.</w:t>
      </w:r>
    </w:p>
    <w:p w14:paraId="341F7C0A">
      <w:pPr>
        <w:autoSpaceDE w:val="0"/>
        <w:autoSpaceDN w:val="0"/>
        <w:adjustRightInd w:val="0"/>
        <w:spacing w:line="243" w:lineRule="auto"/>
        <w:ind w:left="1012"/>
        <w:rPr>
          <w:kern w:val="0"/>
          <w:sz w:val="24"/>
        </w:rPr>
      </w:pPr>
    </w:p>
    <w:p w14:paraId="07335C4F">
      <w:pPr>
        <w:autoSpaceDE w:val="0"/>
        <w:autoSpaceDN w:val="0"/>
        <w:adjustRightInd w:val="0"/>
        <w:spacing w:line="243" w:lineRule="auto"/>
        <w:ind w:left="1012"/>
        <w:rPr>
          <w:kern w:val="0"/>
          <w:sz w:val="24"/>
        </w:rPr>
      </w:pPr>
      <w:r>
        <w:rPr>
          <w:kern w:val="0"/>
          <w:sz w:val="24"/>
        </w:rPr>
        <w:t>Two (2) rotary clear view screens to be provided in front of wheel house window.</w:t>
      </w:r>
    </w:p>
    <w:p w14:paraId="37E3D877">
      <w:pPr>
        <w:autoSpaceDE w:val="0"/>
        <w:autoSpaceDN w:val="0"/>
        <w:adjustRightInd w:val="0"/>
        <w:spacing w:line="243" w:lineRule="auto"/>
        <w:ind w:left="1012"/>
        <w:rPr>
          <w:kern w:val="0"/>
          <w:sz w:val="24"/>
        </w:rPr>
      </w:pPr>
    </w:p>
    <w:p w14:paraId="4DAB9B6F">
      <w:pPr>
        <w:pStyle w:val="4"/>
        <w:spacing w:before="0" w:after="0"/>
        <w:rPr>
          <w:rFonts w:cs="Arial"/>
        </w:rPr>
      </w:pPr>
      <w:bookmarkStart w:id="142" w:name="_Toc50573618"/>
      <w:r>
        <w:rPr>
          <w:rFonts w:hint="eastAsia" w:cs="Arial"/>
        </w:rPr>
        <w:t>.3.3.</w:t>
      </w:r>
      <w:r>
        <w:rPr>
          <w:rFonts w:cs="Arial"/>
        </w:rPr>
        <w:t>2</w:t>
      </w:r>
      <w:r>
        <w:rPr>
          <w:rFonts w:cs="Arial"/>
        </w:rPr>
        <w:tab/>
      </w:r>
      <w:r>
        <w:rPr>
          <w:rFonts w:cs="Arial"/>
        </w:rPr>
        <w:t>DOOR</w:t>
      </w:r>
      <w:bookmarkEnd w:id="142"/>
    </w:p>
    <w:p w14:paraId="6950F914">
      <w:pPr>
        <w:autoSpaceDE w:val="0"/>
        <w:autoSpaceDN w:val="0"/>
        <w:adjustRightInd w:val="0"/>
        <w:spacing w:before="2" w:line="240" w:lineRule="exact"/>
        <w:jc w:val="left"/>
        <w:rPr>
          <w:rFonts w:ascii="Arial" w:hAnsi="Arial" w:cs="Arial"/>
          <w:kern w:val="0"/>
          <w:sz w:val="24"/>
        </w:rPr>
      </w:pPr>
    </w:p>
    <w:p w14:paraId="3D2639FB">
      <w:pPr>
        <w:autoSpaceDE w:val="0"/>
        <w:autoSpaceDN w:val="0"/>
        <w:adjustRightInd w:val="0"/>
        <w:ind w:left="1012"/>
        <w:jc w:val="left"/>
        <w:rPr>
          <w:kern w:val="0"/>
          <w:sz w:val="24"/>
        </w:rPr>
      </w:pPr>
      <w:r>
        <w:rPr>
          <w:kern w:val="0"/>
          <w:sz w:val="24"/>
        </w:rPr>
        <w:t xml:space="preserve">Doors </w:t>
      </w:r>
      <w:r>
        <w:rPr>
          <w:rFonts w:hint="eastAsia"/>
          <w:kern w:val="0"/>
          <w:sz w:val="24"/>
        </w:rPr>
        <w:t>shall</w:t>
      </w:r>
      <w:r>
        <w:rPr>
          <w:kern w:val="0"/>
          <w:sz w:val="24"/>
        </w:rPr>
        <w:t xml:space="preserve"> be arranged according to G</w:t>
      </w:r>
      <w:r>
        <w:rPr>
          <w:rFonts w:hint="eastAsia"/>
          <w:kern w:val="0"/>
          <w:sz w:val="24"/>
        </w:rPr>
        <w:t>.</w:t>
      </w:r>
      <w:r>
        <w:rPr>
          <w:kern w:val="0"/>
          <w:sz w:val="24"/>
        </w:rPr>
        <w:t>A.</w:t>
      </w:r>
      <w:r>
        <w:rPr>
          <w:rFonts w:hint="eastAsia"/>
          <w:kern w:val="0"/>
          <w:sz w:val="24"/>
        </w:rPr>
        <w:t xml:space="preserve"> plan.</w:t>
      </w:r>
    </w:p>
    <w:p w14:paraId="3998CE45">
      <w:pPr>
        <w:autoSpaceDE w:val="0"/>
        <w:autoSpaceDN w:val="0"/>
        <w:adjustRightInd w:val="0"/>
        <w:ind w:left="1012"/>
        <w:jc w:val="left"/>
        <w:rPr>
          <w:kern w:val="0"/>
          <w:sz w:val="24"/>
        </w:rPr>
      </w:pPr>
    </w:p>
    <w:p w14:paraId="23265891">
      <w:pPr>
        <w:autoSpaceDE w:val="0"/>
        <w:autoSpaceDN w:val="0"/>
        <w:adjustRightInd w:val="0"/>
        <w:ind w:left="1012"/>
        <w:jc w:val="left"/>
        <w:rPr>
          <w:kern w:val="0"/>
          <w:sz w:val="24"/>
        </w:rPr>
      </w:pPr>
      <w:r>
        <w:rPr>
          <w:kern w:val="0"/>
          <w:sz w:val="24"/>
        </w:rPr>
        <w:t>Mosquito screen</w:t>
      </w:r>
      <w:r>
        <w:rPr>
          <w:rFonts w:hint="eastAsia"/>
          <w:kern w:val="0"/>
          <w:sz w:val="24"/>
        </w:rPr>
        <w:t xml:space="preserve"> will not be fit</w:t>
      </w:r>
      <w:r>
        <w:rPr>
          <w:kern w:val="0"/>
          <w:sz w:val="24"/>
        </w:rPr>
        <w:t>ted</w:t>
      </w:r>
      <w:r>
        <w:rPr>
          <w:rFonts w:hint="eastAsia"/>
          <w:kern w:val="0"/>
          <w:sz w:val="24"/>
        </w:rPr>
        <w:t>.</w:t>
      </w:r>
    </w:p>
    <w:p w14:paraId="5A2F5BCB">
      <w:pPr>
        <w:autoSpaceDE w:val="0"/>
        <w:autoSpaceDN w:val="0"/>
        <w:adjustRightInd w:val="0"/>
        <w:spacing w:before="3" w:line="280" w:lineRule="exact"/>
        <w:jc w:val="left"/>
        <w:rPr>
          <w:kern w:val="0"/>
          <w:sz w:val="28"/>
          <w:szCs w:val="28"/>
        </w:rPr>
      </w:pPr>
    </w:p>
    <w:p w14:paraId="71B79A89">
      <w:pPr>
        <w:pStyle w:val="5"/>
        <w:tabs>
          <w:tab w:val="left" w:pos="2910"/>
        </w:tabs>
        <w:ind w:left="42"/>
      </w:pPr>
      <w:r>
        <w:rPr>
          <w:rFonts w:hint="eastAsia"/>
        </w:rPr>
        <w:t>3.3.</w:t>
      </w:r>
      <w:r>
        <w:t>2.1</w:t>
      </w:r>
      <w:r>
        <w:tab/>
      </w:r>
      <w:r>
        <w:rPr>
          <w:rFonts w:hint="eastAsia"/>
        </w:rPr>
        <w:t>Steel</w:t>
      </w:r>
      <w:r>
        <w:t xml:space="preserve"> Door</w:t>
      </w:r>
    </w:p>
    <w:p w14:paraId="6DCF08B7">
      <w:pPr>
        <w:autoSpaceDE w:val="0"/>
        <w:autoSpaceDN w:val="0"/>
        <w:adjustRightInd w:val="0"/>
        <w:spacing w:before="4" w:line="240" w:lineRule="exact"/>
        <w:jc w:val="left"/>
        <w:rPr>
          <w:kern w:val="0"/>
          <w:sz w:val="24"/>
        </w:rPr>
      </w:pPr>
    </w:p>
    <w:p w14:paraId="1D911D0B">
      <w:pPr>
        <w:autoSpaceDE w:val="0"/>
        <w:autoSpaceDN w:val="0"/>
        <w:adjustRightInd w:val="0"/>
        <w:ind w:left="1012"/>
        <w:rPr>
          <w:color w:val="000000"/>
          <w:kern w:val="0"/>
          <w:sz w:val="24"/>
        </w:rPr>
      </w:pPr>
      <w:r>
        <w:rPr>
          <w:rFonts w:hint="eastAsia"/>
          <w:color w:val="000000"/>
          <w:kern w:val="0"/>
          <w:sz w:val="24"/>
        </w:rPr>
        <w:t xml:space="preserve">Steel doors shall be hinged type, except specified, and shall be </w:t>
      </w:r>
      <w:r>
        <w:rPr>
          <w:color w:val="000000"/>
          <w:kern w:val="0"/>
          <w:sz w:val="24"/>
        </w:rPr>
        <w:t>provided</w:t>
      </w:r>
      <w:r>
        <w:rPr>
          <w:rFonts w:hint="eastAsia"/>
          <w:color w:val="000000"/>
          <w:kern w:val="0"/>
          <w:sz w:val="24"/>
        </w:rPr>
        <w:t xml:space="preserve"> as follows:</w:t>
      </w:r>
    </w:p>
    <w:p w14:paraId="2E1C2611">
      <w:pPr>
        <w:autoSpaceDE w:val="0"/>
        <w:autoSpaceDN w:val="0"/>
        <w:adjustRightInd w:val="0"/>
        <w:ind w:left="1012"/>
        <w:rPr>
          <w:color w:val="000000"/>
          <w:kern w:val="0"/>
          <w:sz w:val="24"/>
        </w:rPr>
      </w:pPr>
    </w:p>
    <w:tbl>
      <w:tblPr>
        <w:tblStyle w:val="40"/>
        <w:tblW w:w="9019" w:type="dxa"/>
        <w:tblInd w:w="10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90"/>
        <w:gridCol w:w="1612"/>
        <w:gridCol w:w="1399"/>
        <w:gridCol w:w="4218"/>
      </w:tblGrid>
      <w:tr w14:paraId="01397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790" w:type="dxa"/>
          </w:tcPr>
          <w:p w14:paraId="04CD0D33">
            <w:pPr>
              <w:autoSpaceDE w:val="0"/>
              <w:autoSpaceDN w:val="0"/>
              <w:adjustRightInd w:val="0"/>
              <w:jc w:val="center"/>
              <w:rPr>
                <w:color w:val="000000"/>
                <w:kern w:val="0"/>
                <w:sz w:val="24"/>
              </w:rPr>
            </w:pPr>
            <w:r>
              <w:rPr>
                <w:color w:val="000000"/>
                <w:kern w:val="0"/>
                <w:sz w:val="24"/>
              </w:rPr>
              <w:t>T</w:t>
            </w:r>
            <w:r>
              <w:rPr>
                <w:rFonts w:hint="eastAsia"/>
                <w:color w:val="000000"/>
                <w:kern w:val="0"/>
                <w:sz w:val="24"/>
              </w:rPr>
              <w:t>ype</w:t>
            </w:r>
          </w:p>
        </w:tc>
        <w:tc>
          <w:tcPr>
            <w:tcW w:w="1612" w:type="dxa"/>
          </w:tcPr>
          <w:p w14:paraId="58C2A34C">
            <w:pPr>
              <w:autoSpaceDE w:val="0"/>
              <w:autoSpaceDN w:val="0"/>
              <w:adjustRightInd w:val="0"/>
              <w:jc w:val="center"/>
              <w:rPr>
                <w:color w:val="000000"/>
                <w:kern w:val="0"/>
                <w:sz w:val="24"/>
              </w:rPr>
            </w:pPr>
            <w:r>
              <w:rPr>
                <w:color w:val="000000"/>
                <w:kern w:val="0"/>
                <w:sz w:val="24"/>
              </w:rPr>
              <w:t>M</w:t>
            </w:r>
            <w:r>
              <w:rPr>
                <w:rFonts w:hint="eastAsia"/>
                <w:color w:val="000000"/>
                <w:kern w:val="0"/>
                <w:sz w:val="24"/>
              </w:rPr>
              <w:t>aterial</w:t>
            </w:r>
          </w:p>
        </w:tc>
        <w:tc>
          <w:tcPr>
            <w:tcW w:w="1399" w:type="dxa"/>
          </w:tcPr>
          <w:p w14:paraId="1A886784">
            <w:pPr>
              <w:autoSpaceDE w:val="0"/>
              <w:autoSpaceDN w:val="0"/>
              <w:adjustRightInd w:val="0"/>
              <w:jc w:val="center"/>
              <w:rPr>
                <w:color w:val="000000"/>
                <w:kern w:val="0"/>
                <w:sz w:val="24"/>
              </w:rPr>
            </w:pPr>
            <w:r>
              <w:rPr>
                <w:color w:val="000000"/>
                <w:kern w:val="0"/>
                <w:sz w:val="24"/>
              </w:rPr>
              <w:t>C</w:t>
            </w:r>
            <w:r>
              <w:rPr>
                <w:rFonts w:hint="eastAsia"/>
                <w:color w:val="000000"/>
                <w:kern w:val="0"/>
                <w:sz w:val="24"/>
              </w:rPr>
              <w:t>lear width</w:t>
            </w:r>
          </w:p>
          <w:p w14:paraId="30B09552">
            <w:pPr>
              <w:autoSpaceDE w:val="0"/>
              <w:autoSpaceDN w:val="0"/>
              <w:adjustRightInd w:val="0"/>
              <w:jc w:val="center"/>
              <w:rPr>
                <w:color w:val="000000"/>
                <w:kern w:val="0"/>
                <w:sz w:val="24"/>
              </w:rPr>
            </w:pPr>
            <w:r>
              <w:rPr>
                <w:rFonts w:hint="eastAsia"/>
                <w:color w:val="000000"/>
                <w:kern w:val="0"/>
                <w:sz w:val="24"/>
              </w:rPr>
              <w:t>(mm)</w:t>
            </w:r>
          </w:p>
        </w:tc>
        <w:tc>
          <w:tcPr>
            <w:tcW w:w="4218" w:type="dxa"/>
          </w:tcPr>
          <w:p w14:paraId="4D3C2FD6">
            <w:pPr>
              <w:autoSpaceDE w:val="0"/>
              <w:autoSpaceDN w:val="0"/>
              <w:adjustRightInd w:val="0"/>
              <w:jc w:val="center"/>
              <w:rPr>
                <w:color w:val="000000"/>
                <w:kern w:val="0"/>
                <w:sz w:val="24"/>
              </w:rPr>
            </w:pPr>
            <w:r>
              <w:rPr>
                <w:color w:val="000000"/>
                <w:kern w:val="0"/>
                <w:sz w:val="24"/>
              </w:rPr>
              <w:t>L</w:t>
            </w:r>
            <w:r>
              <w:rPr>
                <w:rFonts w:hint="eastAsia"/>
                <w:color w:val="000000"/>
                <w:kern w:val="0"/>
                <w:sz w:val="24"/>
              </w:rPr>
              <w:t>ocation</w:t>
            </w:r>
          </w:p>
        </w:tc>
      </w:tr>
      <w:tr w14:paraId="22212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0" w:hRule="atLeast"/>
        </w:trPr>
        <w:tc>
          <w:tcPr>
            <w:tcW w:w="1790" w:type="dxa"/>
            <w:tcBorders>
              <w:bottom w:val="single" w:color="auto" w:sz="4" w:space="0"/>
            </w:tcBorders>
          </w:tcPr>
          <w:p w14:paraId="1E097054">
            <w:pPr>
              <w:autoSpaceDE w:val="0"/>
              <w:autoSpaceDN w:val="0"/>
              <w:adjustRightInd w:val="0"/>
              <w:jc w:val="center"/>
              <w:rPr>
                <w:color w:val="000000"/>
                <w:kern w:val="0"/>
                <w:sz w:val="24"/>
              </w:rPr>
            </w:pPr>
            <w:r>
              <w:rPr>
                <w:color w:val="000000"/>
                <w:kern w:val="0"/>
                <w:sz w:val="24"/>
              </w:rPr>
              <w:t>W</w:t>
            </w:r>
            <w:r>
              <w:rPr>
                <w:rFonts w:hint="eastAsia"/>
                <w:color w:val="000000"/>
                <w:kern w:val="0"/>
                <w:sz w:val="24"/>
              </w:rPr>
              <w:t>eather tight</w:t>
            </w:r>
          </w:p>
        </w:tc>
        <w:tc>
          <w:tcPr>
            <w:tcW w:w="1612" w:type="dxa"/>
            <w:tcBorders>
              <w:bottom w:val="single" w:color="auto" w:sz="4" w:space="0"/>
            </w:tcBorders>
          </w:tcPr>
          <w:p w14:paraId="2AEEB848">
            <w:pPr>
              <w:autoSpaceDE w:val="0"/>
              <w:autoSpaceDN w:val="0"/>
              <w:adjustRightInd w:val="0"/>
              <w:jc w:val="center"/>
              <w:rPr>
                <w:color w:val="000000"/>
                <w:kern w:val="0"/>
                <w:sz w:val="24"/>
              </w:rPr>
            </w:pPr>
            <w:r>
              <w:rPr>
                <w:color w:val="000000"/>
                <w:kern w:val="0"/>
                <w:sz w:val="24"/>
              </w:rPr>
              <w:t>S</w:t>
            </w:r>
            <w:r>
              <w:rPr>
                <w:rFonts w:hint="eastAsia"/>
                <w:color w:val="000000"/>
                <w:kern w:val="0"/>
                <w:sz w:val="24"/>
              </w:rPr>
              <w:t>teel plate</w:t>
            </w:r>
          </w:p>
        </w:tc>
        <w:tc>
          <w:tcPr>
            <w:tcW w:w="1399" w:type="dxa"/>
            <w:tcBorders>
              <w:bottom w:val="single" w:color="auto" w:sz="4" w:space="0"/>
            </w:tcBorders>
          </w:tcPr>
          <w:p w14:paraId="63AE06BF">
            <w:pPr>
              <w:autoSpaceDE w:val="0"/>
              <w:autoSpaceDN w:val="0"/>
              <w:adjustRightInd w:val="0"/>
              <w:jc w:val="center"/>
              <w:rPr>
                <w:color w:val="000000"/>
                <w:kern w:val="0"/>
                <w:sz w:val="24"/>
              </w:rPr>
            </w:pPr>
            <w:r>
              <w:rPr>
                <w:rFonts w:hint="eastAsia"/>
                <w:color w:val="000000"/>
                <w:kern w:val="0"/>
                <w:sz w:val="24"/>
              </w:rPr>
              <w:t>800</w:t>
            </w:r>
          </w:p>
        </w:tc>
        <w:tc>
          <w:tcPr>
            <w:tcW w:w="4218" w:type="dxa"/>
            <w:tcBorders>
              <w:bottom w:val="single" w:color="auto" w:sz="4" w:space="0"/>
            </w:tcBorders>
          </w:tcPr>
          <w:p w14:paraId="41CBBA7F">
            <w:pPr>
              <w:numPr>
                <w:ilvl w:val="0"/>
                <w:numId w:val="23"/>
              </w:numPr>
              <w:autoSpaceDE w:val="0"/>
              <w:autoSpaceDN w:val="0"/>
              <w:adjustRightInd w:val="0"/>
              <w:jc w:val="left"/>
              <w:rPr>
                <w:color w:val="000000"/>
                <w:kern w:val="0"/>
                <w:sz w:val="24"/>
              </w:rPr>
            </w:pPr>
            <w:r>
              <w:rPr>
                <w:color w:val="000000"/>
                <w:kern w:val="0"/>
                <w:sz w:val="24"/>
              </w:rPr>
              <w:t>E</w:t>
            </w:r>
            <w:r>
              <w:rPr>
                <w:rFonts w:hint="eastAsia"/>
                <w:color w:val="000000"/>
                <w:kern w:val="0"/>
                <w:sz w:val="24"/>
              </w:rPr>
              <w:t xml:space="preserve">ntrance from exposed deck to </w:t>
            </w:r>
            <w:r>
              <w:rPr>
                <w:color w:val="000000"/>
                <w:kern w:val="0"/>
                <w:sz w:val="24"/>
              </w:rPr>
              <w:t>corridor</w:t>
            </w:r>
            <w:r>
              <w:rPr>
                <w:rFonts w:hint="eastAsia"/>
                <w:color w:val="000000"/>
                <w:kern w:val="0"/>
                <w:sz w:val="24"/>
              </w:rPr>
              <w:t xml:space="preserve"> （except wheel house）</w:t>
            </w:r>
          </w:p>
          <w:p w14:paraId="426D4734">
            <w:pPr>
              <w:numPr>
                <w:ilvl w:val="0"/>
                <w:numId w:val="23"/>
              </w:numPr>
              <w:autoSpaceDE w:val="0"/>
              <w:autoSpaceDN w:val="0"/>
              <w:adjustRightInd w:val="0"/>
              <w:jc w:val="left"/>
              <w:rPr>
                <w:color w:val="000000"/>
                <w:kern w:val="0"/>
                <w:sz w:val="24"/>
              </w:rPr>
            </w:pPr>
            <w:r>
              <w:rPr>
                <w:color w:val="000000"/>
                <w:kern w:val="0"/>
                <w:sz w:val="24"/>
              </w:rPr>
              <w:t>E</w:t>
            </w:r>
            <w:r>
              <w:rPr>
                <w:rFonts w:hint="eastAsia"/>
                <w:color w:val="000000"/>
                <w:kern w:val="0"/>
                <w:sz w:val="24"/>
              </w:rPr>
              <w:t>ntrance from exposed Upper deck to CO</w:t>
            </w:r>
            <w:r>
              <w:rPr>
                <w:color w:val="000000"/>
                <w:kern w:val="0"/>
                <w:sz w:val="24"/>
                <w:vertAlign w:val="subscript"/>
              </w:rPr>
              <w:t>2</w:t>
            </w:r>
            <w:r>
              <w:rPr>
                <w:rFonts w:hint="eastAsia"/>
                <w:color w:val="000000"/>
                <w:kern w:val="0"/>
                <w:sz w:val="24"/>
              </w:rPr>
              <w:t xml:space="preserve"> room</w:t>
            </w:r>
          </w:p>
          <w:p w14:paraId="332C8699">
            <w:pPr>
              <w:numPr>
                <w:ilvl w:val="0"/>
                <w:numId w:val="23"/>
              </w:numPr>
              <w:autoSpaceDE w:val="0"/>
              <w:autoSpaceDN w:val="0"/>
              <w:adjustRightInd w:val="0"/>
              <w:jc w:val="left"/>
              <w:rPr>
                <w:color w:val="000000"/>
                <w:kern w:val="0"/>
                <w:sz w:val="24"/>
              </w:rPr>
            </w:pPr>
            <w:r>
              <w:rPr>
                <w:color w:val="000000"/>
                <w:kern w:val="0"/>
                <w:sz w:val="24"/>
              </w:rPr>
              <w:t>E</w:t>
            </w:r>
            <w:r>
              <w:rPr>
                <w:rFonts w:hint="eastAsia"/>
                <w:color w:val="000000"/>
                <w:kern w:val="0"/>
                <w:sz w:val="24"/>
              </w:rPr>
              <w:t>ntrance from exposed deck to Dispensary</w:t>
            </w:r>
          </w:p>
          <w:p w14:paraId="751159B1">
            <w:pPr>
              <w:numPr>
                <w:ilvl w:val="0"/>
                <w:numId w:val="23"/>
              </w:numPr>
              <w:autoSpaceDE w:val="0"/>
              <w:autoSpaceDN w:val="0"/>
              <w:adjustRightInd w:val="0"/>
              <w:jc w:val="left"/>
              <w:rPr>
                <w:color w:val="000000"/>
                <w:kern w:val="0"/>
                <w:sz w:val="24"/>
              </w:rPr>
            </w:pPr>
            <w:r>
              <w:rPr>
                <w:color w:val="000000"/>
                <w:kern w:val="0"/>
                <w:sz w:val="24"/>
              </w:rPr>
              <w:t>E</w:t>
            </w:r>
            <w:r>
              <w:rPr>
                <w:rFonts w:hint="eastAsia"/>
                <w:color w:val="000000"/>
                <w:kern w:val="0"/>
                <w:sz w:val="24"/>
              </w:rPr>
              <w:t>ntrance from exposed deck to Bosun store, paint store</w:t>
            </w:r>
          </w:p>
          <w:p w14:paraId="2D3965F3">
            <w:pPr>
              <w:numPr>
                <w:ilvl w:val="0"/>
                <w:numId w:val="23"/>
              </w:numPr>
              <w:autoSpaceDE w:val="0"/>
              <w:autoSpaceDN w:val="0"/>
              <w:adjustRightInd w:val="0"/>
              <w:jc w:val="left"/>
              <w:rPr>
                <w:color w:val="000000"/>
                <w:kern w:val="0"/>
                <w:sz w:val="24"/>
              </w:rPr>
            </w:pPr>
          </w:p>
        </w:tc>
      </w:tr>
      <w:tr w14:paraId="33535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0" w:type="dxa"/>
          </w:tcPr>
          <w:p w14:paraId="0DD0D01A">
            <w:pPr>
              <w:autoSpaceDE w:val="0"/>
              <w:autoSpaceDN w:val="0"/>
              <w:adjustRightInd w:val="0"/>
              <w:jc w:val="left"/>
              <w:rPr>
                <w:color w:val="000000"/>
                <w:kern w:val="0"/>
                <w:sz w:val="24"/>
              </w:rPr>
            </w:pPr>
            <w:r>
              <w:rPr>
                <w:color w:val="000000"/>
                <w:kern w:val="0"/>
                <w:sz w:val="24"/>
              </w:rPr>
              <w:t>W</w:t>
            </w:r>
            <w:r>
              <w:rPr>
                <w:rFonts w:hint="eastAsia"/>
                <w:color w:val="000000"/>
                <w:kern w:val="0"/>
                <w:sz w:val="24"/>
              </w:rPr>
              <w:t>eather tight</w:t>
            </w:r>
          </w:p>
        </w:tc>
        <w:tc>
          <w:tcPr>
            <w:tcW w:w="1612" w:type="dxa"/>
          </w:tcPr>
          <w:p w14:paraId="6D3B616F">
            <w:pPr>
              <w:autoSpaceDE w:val="0"/>
              <w:autoSpaceDN w:val="0"/>
              <w:adjustRightInd w:val="0"/>
              <w:jc w:val="center"/>
              <w:rPr>
                <w:color w:val="000000"/>
                <w:kern w:val="0"/>
                <w:sz w:val="24"/>
              </w:rPr>
            </w:pPr>
            <w:r>
              <w:rPr>
                <w:color w:val="000000"/>
                <w:kern w:val="0"/>
                <w:sz w:val="24"/>
              </w:rPr>
              <w:t>S</w:t>
            </w:r>
            <w:r>
              <w:rPr>
                <w:rFonts w:hint="eastAsia"/>
                <w:color w:val="000000"/>
                <w:kern w:val="0"/>
                <w:sz w:val="24"/>
              </w:rPr>
              <w:t>teel plate</w:t>
            </w:r>
          </w:p>
        </w:tc>
        <w:tc>
          <w:tcPr>
            <w:tcW w:w="1399" w:type="dxa"/>
          </w:tcPr>
          <w:p w14:paraId="2B8AB009">
            <w:pPr>
              <w:autoSpaceDE w:val="0"/>
              <w:autoSpaceDN w:val="0"/>
              <w:adjustRightInd w:val="0"/>
              <w:jc w:val="center"/>
              <w:rPr>
                <w:color w:val="000000"/>
                <w:kern w:val="0"/>
                <w:sz w:val="24"/>
              </w:rPr>
            </w:pPr>
            <w:r>
              <w:rPr>
                <w:rFonts w:hint="eastAsia"/>
                <w:color w:val="000000"/>
                <w:kern w:val="0"/>
                <w:sz w:val="24"/>
              </w:rPr>
              <w:t>700</w:t>
            </w:r>
          </w:p>
        </w:tc>
        <w:tc>
          <w:tcPr>
            <w:tcW w:w="4218" w:type="dxa"/>
          </w:tcPr>
          <w:p w14:paraId="340D1CC6">
            <w:pPr>
              <w:numPr>
                <w:ilvl w:val="0"/>
                <w:numId w:val="23"/>
              </w:numPr>
              <w:autoSpaceDE w:val="0"/>
              <w:autoSpaceDN w:val="0"/>
              <w:adjustRightInd w:val="0"/>
              <w:jc w:val="left"/>
              <w:rPr>
                <w:color w:val="000000"/>
                <w:kern w:val="0"/>
                <w:sz w:val="24"/>
              </w:rPr>
            </w:pPr>
            <w:r>
              <w:rPr>
                <w:color w:val="000000"/>
                <w:kern w:val="0"/>
                <w:sz w:val="24"/>
              </w:rPr>
              <w:t>E</w:t>
            </w:r>
            <w:r>
              <w:rPr>
                <w:rFonts w:hint="eastAsia"/>
                <w:color w:val="000000"/>
                <w:kern w:val="0"/>
                <w:sz w:val="24"/>
              </w:rPr>
              <w:t>ntrance from exposed Upper deck to Garbage store</w:t>
            </w:r>
          </w:p>
          <w:p w14:paraId="03AA84BA">
            <w:pPr>
              <w:numPr>
                <w:ilvl w:val="0"/>
                <w:numId w:val="23"/>
              </w:numPr>
              <w:autoSpaceDE w:val="0"/>
              <w:autoSpaceDN w:val="0"/>
              <w:adjustRightInd w:val="0"/>
              <w:jc w:val="left"/>
              <w:rPr>
                <w:color w:val="000000"/>
                <w:kern w:val="0"/>
                <w:sz w:val="24"/>
              </w:rPr>
            </w:pPr>
            <w:r>
              <w:rPr>
                <w:color w:val="000000"/>
                <w:kern w:val="0"/>
                <w:sz w:val="24"/>
              </w:rPr>
              <w:t xml:space="preserve">Entrance from </w:t>
            </w:r>
            <w:r>
              <w:rPr>
                <w:rFonts w:hint="eastAsia"/>
                <w:color w:val="000000"/>
                <w:kern w:val="0"/>
                <w:sz w:val="24"/>
              </w:rPr>
              <w:t xml:space="preserve">exposed </w:t>
            </w:r>
            <w:r>
              <w:rPr>
                <w:color w:val="000000"/>
                <w:kern w:val="0"/>
                <w:sz w:val="24"/>
              </w:rPr>
              <w:t xml:space="preserve">A deck to </w:t>
            </w:r>
            <w:r>
              <w:rPr>
                <w:rFonts w:hint="eastAsia"/>
                <w:color w:val="000000"/>
                <w:kern w:val="0"/>
                <w:sz w:val="24"/>
              </w:rPr>
              <w:t>Emergency generator room</w:t>
            </w:r>
          </w:p>
          <w:p w14:paraId="7660A54C">
            <w:pPr>
              <w:numPr>
                <w:ilvl w:val="0"/>
                <w:numId w:val="23"/>
              </w:numPr>
              <w:autoSpaceDE w:val="0"/>
              <w:autoSpaceDN w:val="0"/>
              <w:adjustRightInd w:val="0"/>
              <w:jc w:val="left"/>
              <w:rPr>
                <w:color w:val="000000"/>
                <w:kern w:val="0"/>
                <w:sz w:val="24"/>
              </w:rPr>
            </w:pPr>
            <w:r>
              <w:rPr>
                <w:color w:val="000000"/>
                <w:kern w:val="0"/>
                <w:sz w:val="24"/>
              </w:rPr>
              <w:t>E</w:t>
            </w:r>
            <w:r>
              <w:rPr>
                <w:rFonts w:hint="eastAsia"/>
                <w:color w:val="000000"/>
                <w:kern w:val="0"/>
                <w:sz w:val="24"/>
              </w:rPr>
              <w:t>ntrance to B</w:t>
            </w:r>
            <w:r>
              <w:rPr>
                <w:color w:val="000000"/>
                <w:kern w:val="0"/>
                <w:sz w:val="24"/>
              </w:rPr>
              <w:t xml:space="preserve">osun store, </w:t>
            </w:r>
            <w:r>
              <w:rPr>
                <w:rFonts w:hint="eastAsia"/>
                <w:color w:val="000000"/>
                <w:kern w:val="0"/>
                <w:sz w:val="24"/>
              </w:rPr>
              <w:t>S</w:t>
            </w:r>
            <w:r>
              <w:rPr>
                <w:color w:val="000000"/>
                <w:kern w:val="0"/>
                <w:sz w:val="24"/>
              </w:rPr>
              <w:t xml:space="preserve">afety </w:t>
            </w:r>
            <w:r>
              <w:rPr>
                <w:rFonts w:hint="eastAsia"/>
                <w:color w:val="000000"/>
                <w:kern w:val="0"/>
                <w:sz w:val="24"/>
              </w:rPr>
              <w:t xml:space="preserve">equipment </w:t>
            </w:r>
            <w:r>
              <w:rPr>
                <w:color w:val="000000"/>
                <w:kern w:val="0"/>
                <w:sz w:val="24"/>
              </w:rPr>
              <w:t>store</w:t>
            </w:r>
          </w:p>
          <w:p w14:paraId="2A3B9681">
            <w:pPr>
              <w:numPr>
                <w:ilvl w:val="0"/>
                <w:numId w:val="23"/>
              </w:numPr>
              <w:autoSpaceDE w:val="0"/>
              <w:autoSpaceDN w:val="0"/>
              <w:adjustRightInd w:val="0"/>
              <w:jc w:val="left"/>
              <w:rPr>
                <w:color w:val="000000"/>
                <w:kern w:val="0"/>
                <w:sz w:val="24"/>
              </w:rPr>
            </w:pPr>
            <w:r>
              <w:rPr>
                <w:color w:val="000000"/>
                <w:kern w:val="0"/>
                <w:sz w:val="24"/>
              </w:rPr>
              <w:t>E</w:t>
            </w:r>
            <w:r>
              <w:rPr>
                <w:rFonts w:hint="eastAsia"/>
                <w:color w:val="000000"/>
                <w:kern w:val="0"/>
                <w:sz w:val="24"/>
              </w:rPr>
              <w:t>ntrance from exposed deck to Refrigerated chamber</w:t>
            </w:r>
          </w:p>
          <w:p w14:paraId="3A4075F8">
            <w:pPr>
              <w:numPr>
                <w:ilvl w:val="0"/>
                <w:numId w:val="23"/>
              </w:numPr>
              <w:autoSpaceDE w:val="0"/>
              <w:autoSpaceDN w:val="0"/>
              <w:adjustRightInd w:val="0"/>
              <w:jc w:val="left"/>
              <w:rPr>
                <w:color w:val="000000"/>
                <w:kern w:val="0"/>
                <w:sz w:val="24"/>
              </w:rPr>
            </w:pPr>
            <w:r>
              <w:rPr>
                <w:color w:val="000000"/>
                <w:kern w:val="0"/>
                <w:sz w:val="24"/>
              </w:rPr>
              <w:t>E</w:t>
            </w:r>
            <w:r>
              <w:rPr>
                <w:rFonts w:hint="eastAsia"/>
                <w:color w:val="000000"/>
                <w:kern w:val="0"/>
                <w:sz w:val="24"/>
              </w:rPr>
              <w:t>ntrance from exposed deck to Gym</w:t>
            </w:r>
          </w:p>
          <w:p w14:paraId="7031E873">
            <w:pPr>
              <w:numPr>
                <w:ilvl w:val="0"/>
                <w:numId w:val="23"/>
              </w:numPr>
              <w:autoSpaceDE w:val="0"/>
              <w:autoSpaceDN w:val="0"/>
              <w:adjustRightInd w:val="0"/>
              <w:jc w:val="left"/>
              <w:rPr>
                <w:color w:val="000000"/>
                <w:kern w:val="0"/>
                <w:sz w:val="24"/>
              </w:rPr>
            </w:pPr>
            <w:r>
              <w:rPr>
                <w:color w:val="000000"/>
                <w:kern w:val="0"/>
                <w:sz w:val="24"/>
              </w:rPr>
              <w:t>E</w:t>
            </w:r>
            <w:r>
              <w:rPr>
                <w:rFonts w:hint="eastAsia"/>
                <w:color w:val="000000"/>
                <w:kern w:val="0"/>
                <w:sz w:val="24"/>
              </w:rPr>
              <w:t>ntrance from exposed deck to Steering gear room stair</w:t>
            </w:r>
          </w:p>
          <w:p w14:paraId="05B31980">
            <w:pPr>
              <w:numPr>
                <w:ilvl w:val="0"/>
                <w:numId w:val="23"/>
              </w:numPr>
              <w:autoSpaceDE w:val="0"/>
              <w:autoSpaceDN w:val="0"/>
              <w:adjustRightInd w:val="0"/>
              <w:jc w:val="left"/>
              <w:rPr>
                <w:color w:val="000000"/>
                <w:kern w:val="0"/>
                <w:sz w:val="24"/>
              </w:rPr>
            </w:pPr>
            <w:r>
              <w:rPr>
                <w:color w:val="000000"/>
                <w:kern w:val="0"/>
                <w:sz w:val="24"/>
              </w:rPr>
              <w:t>E</w:t>
            </w:r>
            <w:r>
              <w:rPr>
                <w:rFonts w:hint="eastAsia"/>
                <w:color w:val="000000"/>
                <w:kern w:val="0"/>
                <w:sz w:val="24"/>
              </w:rPr>
              <w:t>ntrance from exposed deck to engine room escape</w:t>
            </w:r>
          </w:p>
        </w:tc>
      </w:tr>
      <w:tr w14:paraId="4ABC2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0" w:type="dxa"/>
          </w:tcPr>
          <w:p w14:paraId="015BE870">
            <w:pPr>
              <w:autoSpaceDE w:val="0"/>
              <w:autoSpaceDN w:val="0"/>
              <w:adjustRightInd w:val="0"/>
              <w:jc w:val="left"/>
              <w:rPr>
                <w:color w:val="000000"/>
                <w:kern w:val="0"/>
                <w:sz w:val="24"/>
              </w:rPr>
            </w:pPr>
            <w:r>
              <w:rPr>
                <w:color w:val="000000"/>
                <w:kern w:val="0"/>
                <w:sz w:val="24"/>
              </w:rPr>
              <w:t>W</w:t>
            </w:r>
            <w:r>
              <w:rPr>
                <w:rFonts w:hint="eastAsia"/>
                <w:color w:val="000000"/>
                <w:kern w:val="0"/>
                <w:sz w:val="24"/>
              </w:rPr>
              <w:t>eather tight</w:t>
            </w:r>
          </w:p>
        </w:tc>
        <w:tc>
          <w:tcPr>
            <w:tcW w:w="1612" w:type="dxa"/>
          </w:tcPr>
          <w:p w14:paraId="61E556FC">
            <w:pPr>
              <w:autoSpaceDE w:val="0"/>
              <w:autoSpaceDN w:val="0"/>
              <w:adjustRightInd w:val="0"/>
              <w:jc w:val="center"/>
              <w:rPr>
                <w:color w:val="000000"/>
                <w:kern w:val="0"/>
                <w:sz w:val="24"/>
              </w:rPr>
            </w:pPr>
            <w:r>
              <w:rPr>
                <w:color w:val="000000"/>
                <w:kern w:val="0"/>
                <w:sz w:val="24"/>
              </w:rPr>
              <w:t>S</w:t>
            </w:r>
            <w:r>
              <w:rPr>
                <w:rFonts w:hint="eastAsia"/>
                <w:color w:val="000000"/>
                <w:kern w:val="0"/>
                <w:sz w:val="24"/>
              </w:rPr>
              <w:t>teel plate</w:t>
            </w:r>
          </w:p>
        </w:tc>
        <w:tc>
          <w:tcPr>
            <w:tcW w:w="1399" w:type="dxa"/>
          </w:tcPr>
          <w:p w14:paraId="28A58231">
            <w:pPr>
              <w:autoSpaceDE w:val="0"/>
              <w:autoSpaceDN w:val="0"/>
              <w:adjustRightInd w:val="0"/>
              <w:jc w:val="center"/>
              <w:rPr>
                <w:color w:val="000000"/>
                <w:kern w:val="0"/>
                <w:sz w:val="24"/>
              </w:rPr>
            </w:pPr>
            <w:r>
              <w:rPr>
                <w:rFonts w:hint="eastAsia"/>
                <w:color w:val="000000"/>
                <w:kern w:val="0"/>
                <w:sz w:val="24"/>
              </w:rPr>
              <w:t>65</w:t>
            </w:r>
            <w:r>
              <w:rPr>
                <w:color w:val="000000"/>
                <w:kern w:val="0"/>
                <w:sz w:val="24"/>
              </w:rPr>
              <w:t>0</w:t>
            </w:r>
          </w:p>
        </w:tc>
        <w:tc>
          <w:tcPr>
            <w:tcW w:w="4218" w:type="dxa"/>
          </w:tcPr>
          <w:p w14:paraId="33C9A737">
            <w:pPr>
              <w:numPr>
                <w:ilvl w:val="0"/>
                <w:numId w:val="23"/>
              </w:numPr>
              <w:autoSpaceDE w:val="0"/>
              <w:autoSpaceDN w:val="0"/>
              <w:adjustRightInd w:val="0"/>
              <w:jc w:val="left"/>
              <w:rPr>
                <w:color w:val="000000"/>
                <w:kern w:val="0"/>
                <w:sz w:val="24"/>
              </w:rPr>
            </w:pPr>
          </w:p>
          <w:p w14:paraId="0E528308">
            <w:pPr>
              <w:numPr>
                <w:ilvl w:val="0"/>
                <w:numId w:val="23"/>
              </w:numPr>
              <w:autoSpaceDE w:val="0"/>
              <w:autoSpaceDN w:val="0"/>
              <w:adjustRightInd w:val="0"/>
              <w:jc w:val="left"/>
              <w:rPr>
                <w:color w:val="000000"/>
                <w:kern w:val="0"/>
                <w:sz w:val="24"/>
              </w:rPr>
            </w:pPr>
            <w:r>
              <w:rPr>
                <w:rFonts w:hint="eastAsia"/>
                <w:color w:val="000000"/>
                <w:kern w:val="0"/>
                <w:sz w:val="24"/>
              </w:rPr>
              <w:t>All other weather tight door form expose deck to cabin.</w:t>
            </w:r>
          </w:p>
        </w:tc>
      </w:tr>
      <w:tr w14:paraId="567CF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0" w:type="dxa"/>
          </w:tcPr>
          <w:p w14:paraId="10E6192A">
            <w:pPr>
              <w:autoSpaceDE w:val="0"/>
              <w:autoSpaceDN w:val="0"/>
              <w:adjustRightInd w:val="0"/>
              <w:jc w:val="left"/>
              <w:rPr>
                <w:color w:val="000000"/>
                <w:kern w:val="0"/>
                <w:sz w:val="24"/>
              </w:rPr>
            </w:pPr>
            <w:r>
              <w:rPr>
                <w:color w:val="000000"/>
                <w:kern w:val="0"/>
                <w:sz w:val="24"/>
              </w:rPr>
              <w:t>W</w:t>
            </w:r>
            <w:r>
              <w:rPr>
                <w:rFonts w:hint="eastAsia"/>
                <w:color w:val="000000"/>
                <w:kern w:val="0"/>
                <w:sz w:val="24"/>
              </w:rPr>
              <w:t xml:space="preserve">atertight, </w:t>
            </w:r>
          </w:p>
        </w:tc>
        <w:tc>
          <w:tcPr>
            <w:tcW w:w="1612" w:type="dxa"/>
          </w:tcPr>
          <w:p w14:paraId="42D9F266">
            <w:pPr>
              <w:autoSpaceDE w:val="0"/>
              <w:autoSpaceDN w:val="0"/>
              <w:adjustRightInd w:val="0"/>
              <w:jc w:val="center"/>
              <w:rPr>
                <w:color w:val="000000"/>
                <w:kern w:val="0"/>
                <w:sz w:val="24"/>
              </w:rPr>
            </w:pPr>
            <w:r>
              <w:rPr>
                <w:color w:val="000000"/>
                <w:kern w:val="0"/>
                <w:sz w:val="24"/>
              </w:rPr>
              <w:t>Steel plate</w:t>
            </w:r>
          </w:p>
        </w:tc>
        <w:tc>
          <w:tcPr>
            <w:tcW w:w="1399" w:type="dxa"/>
          </w:tcPr>
          <w:p w14:paraId="701A977A">
            <w:pPr>
              <w:autoSpaceDE w:val="0"/>
              <w:autoSpaceDN w:val="0"/>
              <w:adjustRightInd w:val="0"/>
              <w:jc w:val="center"/>
              <w:rPr>
                <w:color w:val="000000"/>
                <w:kern w:val="0"/>
                <w:sz w:val="24"/>
              </w:rPr>
            </w:pPr>
            <w:r>
              <w:rPr>
                <w:rFonts w:hint="eastAsia"/>
                <w:color w:val="000000"/>
                <w:kern w:val="0"/>
                <w:sz w:val="24"/>
              </w:rPr>
              <w:t>7</w:t>
            </w:r>
            <w:r>
              <w:rPr>
                <w:color w:val="000000"/>
                <w:kern w:val="0"/>
                <w:sz w:val="24"/>
              </w:rPr>
              <w:t>00</w:t>
            </w:r>
          </w:p>
        </w:tc>
        <w:tc>
          <w:tcPr>
            <w:tcW w:w="4218" w:type="dxa"/>
          </w:tcPr>
          <w:p w14:paraId="5C46D910">
            <w:pPr>
              <w:numPr>
                <w:ilvl w:val="0"/>
                <w:numId w:val="23"/>
              </w:numPr>
              <w:autoSpaceDE w:val="0"/>
              <w:autoSpaceDN w:val="0"/>
              <w:adjustRightInd w:val="0"/>
              <w:jc w:val="left"/>
              <w:rPr>
                <w:color w:val="000000"/>
                <w:kern w:val="0"/>
                <w:sz w:val="24"/>
              </w:rPr>
            </w:pPr>
            <w:r>
              <w:rPr>
                <w:color w:val="000000"/>
                <w:kern w:val="0"/>
                <w:sz w:val="24"/>
              </w:rPr>
              <w:t>Entrance</w:t>
            </w:r>
            <w:r>
              <w:rPr>
                <w:rFonts w:hint="eastAsia"/>
                <w:color w:val="000000"/>
                <w:kern w:val="0"/>
                <w:sz w:val="24"/>
              </w:rPr>
              <w:t xml:space="preserve"> from E/R to steering gear room (subject to Rule requirement), </w:t>
            </w:r>
          </w:p>
        </w:tc>
      </w:tr>
      <w:tr w14:paraId="4BF7A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0" w:type="dxa"/>
          </w:tcPr>
          <w:p w14:paraId="4E0FFAF0">
            <w:pPr>
              <w:autoSpaceDE w:val="0"/>
              <w:autoSpaceDN w:val="0"/>
              <w:adjustRightInd w:val="0"/>
              <w:jc w:val="left"/>
              <w:rPr>
                <w:color w:val="000000"/>
                <w:kern w:val="0"/>
                <w:sz w:val="24"/>
              </w:rPr>
            </w:pPr>
            <w:r>
              <w:rPr>
                <w:color w:val="000000"/>
                <w:kern w:val="0"/>
                <w:sz w:val="24"/>
              </w:rPr>
              <w:t>W</w:t>
            </w:r>
            <w:r>
              <w:rPr>
                <w:rFonts w:hint="eastAsia"/>
                <w:color w:val="000000"/>
                <w:kern w:val="0"/>
                <w:sz w:val="24"/>
              </w:rPr>
              <w:t xml:space="preserve">atertight, </w:t>
            </w:r>
          </w:p>
        </w:tc>
        <w:tc>
          <w:tcPr>
            <w:tcW w:w="1612" w:type="dxa"/>
          </w:tcPr>
          <w:p w14:paraId="4E705B04">
            <w:pPr>
              <w:autoSpaceDE w:val="0"/>
              <w:autoSpaceDN w:val="0"/>
              <w:adjustRightInd w:val="0"/>
              <w:jc w:val="center"/>
              <w:rPr>
                <w:color w:val="000000"/>
                <w:kern w:val="0"/>
                <w:sz w:val="24"/>
              </w:rPr>
            </w:pPr>
            <w:r>
              <w:rPr>
                <w:color w:val="000000"/>
                <w:kern w:val="0"/>
                <w:sz w:val="24"/>
              </w:rPr>
              <w:t>Steel plate</w:t>
            </w:r>
          </w:p>
        </w:tc>
        <w:tc>
          <w:tcPr>
            <w:tcW w:w="1399" w:type="dxa"/>
          </w:tcPr>
          <w:p w14:paraId="2EDA8295">
            <w:pPr>
              <w:autoSpaceDE w:val="0"/>
              <w:autoSpaceDN w:val="0"/>
              <w:adjustRightInd w:val="0"/>
              <w:jc w:val="center"/>
              <w:rPr>
                <w:color w:val="000000"/>
                <w:kern w:val="0"/>
                <w:sz w:val="24"/>
              </w:rPr>
            </w:pPr>
            <w:r>
              <w:rPr>
                <w:rFonts w:hint="eastAsia"/>
                <w:color w:val="000000"/>
                <w:kern w:val="0"/>
                <w:sz w:val="24"/>
              </w:rPr>
              <w:t>650</w:t>
            </w:r>
          </w:p>
        </w:tc>
        <w:tc>
          <w:tcPr>
            <w:tcW w:w="4218" w:type="dxa"/>
          </w:tcPr>
          <w:p w14:paraId="3F4E0034">
            <w:pPr>
              <w:numPr>
                <w:ilvl w:val="0"/>
                <w:numId w:val="23"/>
              </w:numPr>
              <w:autoSpaceDE w:val="0"/>
              <w:autoSpaceDN w:val="0"/>
              <w:adjustRightInd w:val="0"/>
              <w:jc w:val="left"/>
              <w:rPr>
                <w:color w:val="000000"/>
                <w:kern w:val="0"/>
                <w:sz w:val="24"/>
              </w:rPr>
            </w:pPr>
            <w:r>
              <w:rPr>
                <w:color w:val="000000"/>
                <w:kern w:val="0"/>
                <w:sz w:val="24"/>
              </w:rPr>
              <w:t>Entrance</w:t>
            </w:r>
            <w:r>
              <w:rPr>
                <w:rFonts w:hint="eastAsia"/>
                <w:color w:val="000000"/>
                <w:kern w:val="0"/>
                <w:sz w:val="24"/>
              </w:rPr>
              <w:t xml:space="preserve"> from E/R to side void space, (subject to Rule requirement)</w:t>
            </w:r>
          </w:p>
        </w:tc>
      </w:tr>
      <w:tr w14:paraId="1A3E1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0" w:type="dxa"/>
          </w:tcPr>
          <w:p w14:paraId="52C474FE">
            <w:pPr>
              <w:autoSpaceDE w:val="0"/>
              <w:autoSpaceDN w:val="0"/>
              <w:adjustRightInd w:val="0"/>
              <w:rPr>
                <w:color w:val="000000"/>
                <w:kern w:val="0"/>
                <w:sz w:val="24"/>
              </w:rPr>
            </w:pPr>
            <w:r>
              <w:rPr>
                <w:rFonts w:hint="eastAsia"/>
                <w:color w:val="000000"/>
                <w:kern w:val="0"/>
                <w:sz w:val="24"/>
              </w:rPr>
              <w:t>Steel door with ventilation grille</w:t>
            </w:r>
          </w:p>
        </w:tc>
        <w:tc>
          <w:tcPr>
            <w:tcW w:w="1612" w:type="dxa"/>
          </w:tcPr>
          <w:p w14:paraId="2D13F12A">
            <w:pPr>
              <w:autoSpaceDE w:val="0"/>
              <w:autoSpaceDN w:val="0"/>
              <w:adjustRightInd w:val="0"/>
              <w:jc w:val="center"/>
              <w:rPr>
                <w:color w:val="000000"/>
                <w:kern w:val="0"/>
                <w:sz w:val="24"/>
              </w:rPr>
            </w:pPr>
            <w:r>
              <w:rPr>
                <w:color w:val="000000"/>
                <w:kern w:val="0"/>
                <w:sz w:val="24"/>
              </w:rPr>
              <w:t>S</w:t>
            </w:r>
            <w:r>
              <w:rPr>
                <w:rFonts w:hint="eastAsia"/>
                <w:color w:val="000000"/>
                <w:kern w:val="0"/>
                <w:sz w:val="24"/>
              </w:rPr>
              <w:t>teel plate</w:t>
            </w:r>
          </w:p>
        </w:tc>
        <w:tc>
          <w:tcPr>
            <w:tcW w:w="1399" w:type="dxa"/>
          </w:tcPr>
          <w:p w14:paraId="5E2DC63D">
            <w:pPr>
              <w:autoSpaceDE w:val="0"/>
              <w:autoSpaceDN w:val="0"/>
              <w:adjustRightInd w:val="0"/>
              <w:jc w:val="center"/>
              <w:rPr>
                <w:color w:val="000000"/>
                <w:kern w:val="0"/>
                <w:sz w:val="24"/>
              </w:rPr>
            </w:pPr>
            <w:r>
              <w:rPr>
                <w:rFonts w:hint="eastAsia"/>
                <w:color w:val="000000"/>
                <w:kern w:val="0"/>
                <w:sz w:val="24"/>
              </w:rPr>
              <w:t>650</w:t>
            </w:r>
          </w:p>
        </w:tc>
        <w:tc>
          <w:tcPr>
            <w:tcW w:w="4218" w:type="dxa"/>
          </w:tcPr>
          <w:p w14:paraId="4332179D">
            <w:pPr>
              <w:numPr>
                <w:ilvl w:val="0"/>
                <w:numId w:val="23"/>
              </w:numPr>
              <w:autoSpaceDE w:val="0"/>
              <w:autoSpaceDN w:val="0"/>
              <w:adjustRightInd w:val="0"/>
              <w:rPr>
                <w:color w:val="000000"/>
                <w:kern w:val="0"/>
                <w:sz w:val="24"/>
              </w:rPr>
            </w:pPr>
            <w:r>
              <w:rPr>
                <w:color w:val="000000"/>
                <w:kern w:val="0"/>
                <w:sz w:val="24"/>
              </w:rPr>
              <w:t>O</w:t>
            </w:r>
            <w:r>
              <w:rPr>
                <w:rFonts w:hint="eastAsia"/>
                <w:color w:val="000000"/>
                <w:kern w:val="0"/>
                <w:sz w:val="24"/>
              </w:rPr>
              <w:t>xygen/acetylene bottle store</w:t>
            </w:r>
          </w:p>
        </w:tc>
      </w:tr>
      <w:tr w14:paraId="72F70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0" w:type="dxa"/>
          </w:tcPr>
          <w:p w14:paraId="23C81681">
            <w:pPr>
              <w:autoSpaceDE w:val="0"/>
              <w:autoSpaceDN w:val="0"/>
              <w:adjustRightInd w:val="0"/>
              <w:jc w:val="left"/>
              <w:rPr>
                <w:color w:val="000000"/>
                <w:kern w:val="0"/>
                <w:sz w:val="24"/>
              </w:rPr>
            </w:pPr>
            <w:r>
              <w:rPr>
                <w:rFonts w:hint="eastAsia"/>
                <w:sz w:val="24"/>
              </w:rPr>
              <w:t>Sliding type,</w:t>
            </w:r>
            <w:r>
              <w:rPr>
                <w:sz w:val="24"/>
              </w:rPr>
              <w:t xml:space="preserve"> hollow with square</w:t>
            </w:r>
            <w:r>
              <w:rPr>
                <w:rFonts w:hint="eastAsia"/>
                <w:sz w:val="24"/>
              </w:rPr>
              <w:t xml:space="preserve"> </w:t>
            </w:r>
            <w:r>
              <w:rPr>
                <w:sz w:val="24"/>
              </w:rPr>
              <w:t>window</w:t>
            </w:r>
          </w:p>
        </w:tc>
        <w:tc>
          <w:tcPr>
            <w:tcW w:w="1612" w:type="dxa"/>
          </w:tcPr>
          <w:p w14:paraId="1800121D">
            <w:pPr>
              <w:autoSpaceDE w:val="0"/>
              <w:autoSpaceDN w:val="0"/>
              <w:adjustRightInd w:val="0"/>
              <w:jc w:val="center"/>
              <w:rPr>
                <w:color w:val="000000"/>
                <w:kern w:val="0"/>
                <w:sz w:val="24"/>
              </w:rPr>
            </w:pPr>
            <w:r>
              <w:rPr>
                <w:sz w:val="24"/>
              </w:rPr>
              <w:t>Stainless steel</w:t>
            </w:r>
          </w:p>
        </w:tc>
        <w:tc>
          <w:tcPr>
            <w:tcW w:w="1399" w:type="dxa"/>
          </w:tcPr>
          <w:p w14:paraId="69DBE05C">
            <w:pPr>
              <w:autoSpaceDE w:val="0"/>
              <w:autoSpaceDN w:val="0"/>
              <w:adjustRightInd w:val="0"/>
              <w:jc w:val="center"/>
              <w:rPr>
                <w:color w:val="000000"/>
                <w:kern w:val="0"/>
                <w:sz w:val="24"/>
              </w:rPr>
            </w:pPr>
            <w:r>
              <w:rPr>
                <w:rFonts w:hint="eastAsia"/>
                <w:color w:val="000000"/>
                <w:kern w:val="0"/>
                <w:sz w:val="24"/>
              </w:rPr>
              <w:t>1,000</w:t>
            </w:r>
          </w:p>
        </w:tc>
        <w:tc>
          <w:tcPr>
            <w:tcW w:w="4218" w:type="dxa"/>
          </w:tcPr>
          <w:p w14:paraId="15D7322C">
            <w:pPr>
              <w:numPr>
                <w:ilvl w:val="0"/>
                <w:numId w:val="23"/>
              </w:numPr>
              <w:autoSpaceDE w:val="0"/>
              <w:autoSpaceDN w:val="0"/>
              <w:adjustRightInd w:val="0"/>
              <w:jc w:val="left"/>
              <w:rPr>
                <w:color w:val="000000"/>
                <w:kern w:val="0"/>
                <w:sz w:val="24"/>
              </w:rPr>
            </w:pPr>
            <w:r>
              <w:rPr>
                <w:color w:val="000000"/>
                <w:kern w:val="0"/>
                <w:sz w:val="24"/>
              </w:rPr>
              <w:t>E</w:t>
            </w:r>
            <w:r>
              <w:rPr>
                <w:rFonts w:hint="eastAsia"/>
                <w:color w:val="000000"/>
                <w:kern w:val="0"/>
                <w:sz w:val="24"/>
              </w:rPr>
              <w:t>ntrance from exposed Bridge deck to Wheelhouse</w:t>
            </w:r>
          </w:p>
        </w:tc>
      </w:tr>
      <w:tr w14:paraId="7E770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0" w:type="dxa"/>
          </w:tcPr>
          <w:p w14:paraId="17494FBC">
            <w:pPr>
              <w:autoSpaceDE w:val="0"/>
              <w:autoSpaceDN w:val="0"/>
              <w:adjustRightInd w:val="0"/>
              <w:jc w:val="left"/>
              <w:rPr>
                <w:sz w:val="24"/>
              </w:rPr>
            </w:pPr>
            <w:r>
              <w:rPr>
                <w:sz w:val="24"/>
              </w:rPr>
              <w:t>W</w:t>
            </w:r>
            <w:r>
              <w:rPr>
                <w:rFonts w:hint="eastAsia"/>
                <w:sz w:val="24"/>
              </w:rPr>
              <w:t>ire mesh door</w:t>
            </w:r>
          </w:p>
        </w:tc>
        <w:tc>
          <w:tcPr>
            <w:tcW w:w="1612" w:type="dxa"/>
          </w:tcPr>
          <w:p w14:paraId="35B16F74">
            <w:pPr>
              <w:autoSpaceDE w:val="0"/>
              <w:autoSpaceDN w:val="0"/>
              <w:adjustRightInd w:val="0"/>
              <w:jc w:val="center"/>
              <w:rPr>
                <w:sz w:val="24"/>
              </w:rPr>
            </w:pPr>
            <w:r>
              <w:rPr>
                <w:sz w:val="24"/>
              </w:rPr>
              <w:t>S</w:t>
            </w:r>
            <w:r>
              <w:rPr>
                <w:rFonts w:hint="eastAsia"/>
                <w:sz w:val="24"/>
              </w:rPr>
              <w:t xml:space="preserve">teel </w:t>
            </w:r>
          </w:p>
        </w:tc>
        <w:tc>
          <w:tcPr>
            <w:tcW w:w="1399" w:type="dxa"/>
          </w:tcPr>
          <w:p w14:paraId="52BF452C">
            <w:pPr>
              <w:autoSpaceDE w:val="0"/>
              <w:autoSpaceDN w:val="0"/>
              <w:adjustRightInd w:val="0"/>
              <w:jc w:val="center"/>
              <w:rPr>
                <w:color w:val="000000"/>
                <w:kern w:val="0"/>
                <w:sz w:val="24"/>
              </w:rPr>
            </w:pPr>
            <w:r>
              <w:rPr>
                <w:rFonts w:hint="eastAsia"/>
                <w:color w:val="000000"/>
                <w:kern w:val="0"/>
                <w:sz w:val="24"/>
              </w:rPr>
              <w:t>700</w:t>
            </w:r>
          </w:p>
        </w:tc>
        <w:tc>
          <w:tcPr>
            <w:tcW w:w="4218" w:type="dxa"/>
          </w:tcPr>
          <w:p w14:paraId="533A72A5">
            <w:pPr>
              <w:numPr>
                <w:ilvl w:val="0"/>
                <w:numId w:val="23"/>
              </w:numPr>
              <w:autoSpaceDE w:val="0"/>
              <w:autoSpaceDN w:val="0"/>
              <w:adjustRightInd w:val="0"/>
              <w:jc w:val="left"/>
              <w:rPr>
                <w:color w:val="000000"/>
                <w:kern w:val="0"/>
                <w:sz w:val="24"/>
              </w:rPr>
            </w:pPr>
            <w:r>
              <w:rPr>
                <w:rFonts w:hint="eastAsia"/>
                <w:color w:val="000000"/>
                <w:kern w:val="0"/>
                <w:sz w:val="24"/>
              </w:rPr>
              <w:t>ER spare room, elec. store</w:t>
            </w:r>
          </w:p>
        </w:tc>
      </w:tr>
    </w:tbl>
    <w:p w14:paraId="5EB80AAE">
      <w:pPr>
        <w:autoSpaceDE w:val="0"/>
        <w:autoSpaceDN w:val="0"/>
        <w:adjustRightInd w:val="0"/>
        <w:ind w:left="1558" w:leftChars="405" w:hanging="708" w:hangingChars="295"/>
        <w:rPr>
          <w:color w:val="000000"/>
          <w:kern w:val="0"/>
          <w:sz w:val="24"/>
        </w:rPr>
      </w:pPr>
    </w:p>
    <w:p w14:paraId="3BAE9B9D">
      <w:pPr>
        <w:autoSpaceDE w:val="0"/>
        <w:autoSpaceDN w:val="0"/>
        <w:adjustRightInd w:val="0"/>
        <w:ind w:left="1528" w:leftChars="505" w:hanging="468" w:hangingChars="195"/>
        <w:rPr>
          <w:color w:val="000000"/>
          <w:kern w:val="0"/>
          <w:sz w:val="24"/>
        </w:rPr>
      </w:pPr>
      <w:r>
        <w:rPr>
          <w:rFonts w:hint="eastAsia"/>
          <w:color w:val="000000"/>
          <w:kern w:val="0"/>
          <w:sz w:val="24"/>
        </w:rPr>
        <w:t xml:space="preserve">Notes: </w:t>
      </w:r>
    </w:p>
    <w:p w14:paraId="32569ACC">
      <w:pPr>
        <w:autoSpaceDE w:val="0"/>
        <w:autoSpaceDN w:val="0"/>
        <w:adjustRightInd w:val="0"/>
        <w:ind w:left="1528" w:leftChars="505" w:hanging="468" w:hangingChars="195"/>
        <w:rPr>
          <w:color w:val="000000"/>
          <w:kern w:val="0"/>
          <w:sz w:val="24"/>
        </w:rPr>
      </w:pPr>
      <w:r>
        <w:rPr>
          <w:rFonts w:hint="eastAsia"/>
          <w:color w:val="000000"/>
          <w:kern w:val="0"/>
          <w:sz w:val="24"/>
        </w:rPr>
        <w:t>*1) watertight door to be provided with open/close indication on wheelhouse.</w:t>
      </w:r>
    </w:p>
    <w:p w14:paraId="245E1A9F">
      <w:pPr>
        <w:autoSpaceDE w:val="0"/>
        <w:autoSpaceDN w:val="0"/>
        <w:adjustRightInd w:val="0"/>
        <w:ind w:left="1528" w:leftChars="505" w:hanging="468" w:hangingChars="195"/>
        <w:rPr>
          <w:color w:val="000000"/>
          <w:kern w:val="0"/>
          <w:sz w:val="24"/>
        </w:rPr>
      </w:pPr>
    </w:p>
    <w:p w14:paraId="282E6CCC">
      <w:pPr>
        <w:autoSpaceDE w:val="0"/>
        <w:autoSpaceDN w:val="0"/>
        <w:adjustRightInd w:val="0"/>
        <w:ind w:left="1012"/>
        <w:rPr>
          <w:color w:val="000000"/>
          <w:kern w:val="0"/>
          <w:sz w:val="24"/>
        </w:rPr>
      </w:pPr>
      <w:r>
        <w:rPr>
          <w:rFonts w:hint="eastAsia"/>
          <w:color w:val="000000"/>
          <w:kern w:val="0"/>
          <w:sz w:val="24"/>
        </w:rPr>
        <w:t xml:space="preserve">2) </w:t>
      </w:r>
      <w:r>
        <w:rPr>
          <w:color w:val="000000"/>
          <w:kern w:val="0"/>
          <w:sz w:val="24"/>
        </w:rPr>
        <w:t>The tightness of the steel doors (weather-tight or watertight) may be adjusted</w:t>
      </w:r>
      <w:r>
        <w:rPr>
          <w:rFonts w:hint="eastAsia"/>
          <w:color w:val="000000"/>
          <w:kern w:val="0"/>
          <w:sz w:val="24"/>
        </w:rPr>
        <w:t xml:space="preserve"> </w:t>
      </w:r>
      <w:r>
        <w:rPr>
          <w:color w:val="000000"/>
          <w:kern w:val="0"/>
          <w:sz w:val="24"/>
        </w:rPr>
        <w:t>based on</w:t>
      </w:r>
      <w:r>
        <w:rPr>
          <w:rFonts w:hint="eastAsia"/>
          <w:color w:val="000000"/>
          <w:kern w:val="0"/>
          <w:sz w:val="24"/>
        </w:rPr>
        <w:t xml:space="preserve"> </w:t>
      </w:r>
      <w:r>
        <w:rPr>
          <w:color w:val="000000"/>
          <w:kern w:val="0"/>
          <w:sz w:val="24"/>
        </w:rPr>
        <w:t>requirement of damage stability.</w:t>
      </w:r>
    </w:p>
    <w:p w14:paraId="0F95BC29">
      <w:pPr>
        <w:autoSpaceDE w:val="0"/>
        <w:autoSpaceDN w:val="0"/>
        <w:adjustRightInd w:val="0"/>
        <w:spacing w:line="300" w:lineRule="exact"/>
        <w:rPr>
          <w:kern w:val="0"/>
          <w:sz w:val="24"/>
        </w:rPr>
      </w:pPr>
    </w:p>
    <w:p w14:paraId="5EE60711">
      <w:pPr>
        <w:autoSpaceDE w:val="0"/>
        <w:autoSpaceDN w:val="0"/>
        <w:adjustRightInd w:val="0"/>
        <w:ind w:left="1012"/>
        <w:rPr>
          <w:color w:val="000000"/>
          <w:kern w:val="0"/>
          <w:sz w:val="24"/>
        </w:rPr>
      </w:pPr>
      <w:r>
        <w:rPr>
          <w:color w:val="000000"/>
          <w:kern w:val="0"/>
          <w:sz w:val="24"/>
        </w:rPr>
        <w:t xml:space="preserve">All steel doors shall be </w:t>
      </w:r>
      <w:r>
        <w:rPr>
          <w:rFonts w:hint="eastAsia"/>
          <w:color w:val="000000"/>
          <w:kern w:val="0"/>
          <w:sz w:val="24"/>
        </w:rPr>
        <w:t xml:space="preserve">of </w:t>
      </w:r>
      <w:r>
        <w:rPr>
          <w:color w:val="000000"/>
          <w:kern w:val="0"/>
          <w:sz w:val="24"/>
        </w:rPr>
        <w:t>rectangular, hinged type</w:t>
      </w:r>
      <w:r>
        <w:rPr>
          <w:rFonts w:hint="eastAsia"/>
          <w:color w:val="000000"/>
          <w:kern w:val="0"/>
          <w:sz w:val="24"/>
        </w:rPr>
        <w:t xml:space="preserve"> </w:t>
      </w:r>
      <w:r>
        <w:rPr>
          <w:color w:val="000000"/>
          <w:kern w:val="0"/>
          <w:sz w:val="24"/>
        </w:rPr>
        <w:t>with round corner</w:t>
      </w:r>
      <w:r>
        <w:rPr>
          <w:rFonts w:hint="eastAsia"/>
          <w:color w:val="000000"/>
          <w:kern w:val="0"/>
          <w:sz w:val="24"/>
        </w:rPr>
        <w:t>, except otherwise specified.</w:t>
      </w:r>
    </w:p>
    <w:p w14:paraId="3E5E0F76">
      <w:pPr>
        <w:autoSpaceDE w:val="0"/>
        <w:autoSpaceDN w:val="0"/>
        <w:adjustRightInd w:val="0"/>
        <w:ind w:left="1012"/>
        <w:rPr>
          <w:color w:val="000000"/>
          <w:kern w:val="0"/>
          <w:sz w:val="24"/>
        </w:rPr>
      </w:pPr>
    </w:p>
    <w:p w14:paraId="0C924A44">
      <w:pPr>
        <w:autoSpaceDE w:val="0"/>
        <w:autoSpaceDN w:val="0"/>
        <w:adjustRightInd w:val="0"/>
        <w:spacing w:before="4"/>
        <w:ind w:left="1012"/>
        <w:rPr>
          <w:color w:val="000000"/>
          <w:kern w:val="0"/>
          <w:sz w:val="24"/>
        </w:rPr>
      </w:pPr>
      <w:r>
        <w:rPr>
          <w:rFonts w:hint="eastAsia"/>
          <w:color w:val="000000"/>
          <w:kern w:val="0"/>
          <w:sz w:val="24"/>
        </w:rPr>
        <w:t xml:space="preserve">Steel hinged single handle weather door with fixed rectangular window shall be provided for entrance door to accommodation corridor, </w:t>
      </w:r>
      <w:r>
        <w:rPr>
          <w:color w:val="000000"/>
          <w:kern w:val="0"/>
          <w:sz w:val="24"/>
        </w:rPr>
        <w:t>cylinder</w:t>
      </w:r>
      <w:r>
        <w:rPr>
          <w:rFonts w:hint="eastAsia"/>
          <w:color w:val="000000"/>
          <w:kern w:val="0"/>
          <w:sz w:val="24"/>
        </w:rPr>
        <w:t xml:space="preserve"> lock will be install for the entrance door that </w:t>
      </w:r>
      <w:r>
        <w:rPr>
          <w:color w:val="000000"/>
          <w:kern w:val="0"/>
          <w:sz w:val="24"/>
        </w:rPr>
        <w:t>fulfill</w:t>
      </w:r>
      <w:r>
        <w:rPr>
          <w:rFonts w:hint="eastAsia"/>
          <w:color w:val="000000"/>
          <w:kern w:val="0"/>
          <w:sz w:val="24"/>
        </w:rPr>
        <w:t xml:space="preserve"> with ISPS rules. .</w:t>
      </w:r>
    </w:p>
    <w:p w14:paraId="74A8F38E">
      <w:pPr>
        <w:autoSpaceDE w:val="0"/>
        <w:autoSpaceDN w:val="0"/>
        <w:adjustRightInd w:val="0"/>
        <w:spacing w:line="300" w:lineRule="exact"/>
        <w:rPr>
          <w:kern w:val="0"/>
          <w:sz w:val="24"/>
        </w:rPr>
      </w:pPr>
    </w:p>
    <w:p w14:paraId="19C36424">
      <w:pPr>
        <w:autoSpaceDE w:val="0"/>
        <w:autoSpaceDN w:val="0"/>
        <w:adjustRightInd w:val="0"/>
        <w:spacing w:line="300" w:lineRule="exact"/>
        <w:ind w:left="1009"/>
        <w:rPr>
          <w:color w:val="000000"/>
          <w:kern w:val="0"/>
          <w:sz w:val="24"/>
        </w:rPr>
      </w:pPr>
      <w:r>
        <w:rPr>
          <w:color w:val="000000"/>
          <w:kern w:val="0"/>
          <w:sz w:val="24"/>
        </w:rPr>
        <w:t>Weather tight steel doors</w:t>
      </w:r>
      <w:r>
        <w:rPr>
          <w:rFonts w:hint="eastAsia"/>
          <w:color w:val="000000"/>
          <w:kern w:val="0"/>
          <w:sz w:val="24"/>
        </w:rPr>
        <w:t xml:space="preserve"> shall</w:t>
      </w:r>
      <w:r>
        <w:rPr>
          <w:color w:val="000000"/>
          <w:kern w:val="0"/>
          <w:sz w:val="24"/>
        </w:rPr>
        <w:t xml:space="preserve"> be of welding of seal channels continuous with synthetic rubber gasket, and pad lock eye plate</w:t>
      </w:r>
      <w:r>
        <w:rPr>
          <w:rFonts w:hint="eastAsia"/>
          <w:color w:val="000000"/>
          <w:kern w:val="0"/>
          <w:sz w:val="24"/>
        </w:rPr>
        <w:t>(</w:t>
      </w:r>
      <w:r>
        <w:rPr>
          <w:color w:val="000000"/>
          <w:kern w:val="0"/>
          <w:sz w:val="24"/>
        </w:rPr>
        <w:t xml:space="preserve"> </w:t>
      </w:r>
      <w:r>
        <w:rPr>
          <w:rFonts w:hint="eastAsia"/>
          <w:color w:val="000000"/>
          <w:kern w:val="0"/>
          <w:sz w:val="24"/>
        </w:rPr>
        <w:t xml:space="preserve">or cylinder lock) </w:t>
      </w:r>
      <w:r>
        <w:rPr>
          <w:color w:val="000000"/>
          <w:kern w:val="0"/>
          <w:sz w:val="24"/>
        </w:rPr>
        <w:t>and fixing hook and door stopper</w:t>
      </w:r>
      <w:r>
        <w:rPr>
          <w:rFonts w:hint="eastAsia"/>
          <w:color w:val="000000"/>
          <w:kern w:val="0"/>
          <w:sz w:val="24"/>
        </w:rPr>
        <w:t xml:space="preserve"> according to the purpose intended, and shall be provided in accordance with the </w:t>
      </w:r>
      <w:r>
        <w:rPr>
          <w:color w:val="000000"/>
          <w:kern w:val="0"/>
          <w:sz w:val="24"/>
        </w:rPr>
        <w:t>requirement</w:t>
      </w:r>
      <w:r>
        <w:rPr>
          <w:rFonts w:hint="eastAsia"/>
          <w:color w:val="000000"/>
          <w:kern w:val="0"/>
          <w:sz w:val="24"/>
        </w:rPr>
        <w:t xml:space="preserve"> of the Rule/Regulations and the Builder</w:t>
      </w:r>
      <w:r>
        <w:rPr>
          <w:color w:val="000000"/>
          <w:kern w:val="0"/>
          <w:sz w:val="24"/>
        </w:rPr>
        <w:t>’</w:t>
      </w:r>
      <w:r>
        <w:rPr>
          <w:rFonts w:hint="eastAsia"/>
          <w:color w:val="000000"/>
          <w:kern w:val="0"/>
          <w:sz w:val="24"/>
        </w:rPr>
        <w:t>s standard</w:t>
      </w:r>
      <w:r>
        <w:rPr>
          <w:color w:val="000000"/>
          <w:kern w:val="0"/>
          <w:sz w:val="24"/>
        </w:rPr>
        <w:t>.</w:t>
      </w:r>
    </w:p>
    <w:p w14:paraId="5EFB3540">
      <w:pPr>
        <w:autoSpaceDE w:val="0"/>
        <w:autoSpaceDN w:val="0"/>
        <w:adjustRightInd w:val="0"/>
        <w:spacing w:line="300" w:lineRule="exact"/>
        <w:ind w:left="1009"/>
        <w:rPr>
          <w:kern w:val="0"/>
          <w:sz w:val="24"/>
        </w:rPr>
      </w:pPr>
    </w:p>
    <w:p w14:paraId="6B74DE70">
      <w:pPr>
        <w:autoSpaceDE w:val="0"/>
        <w:autoSpaceDN w:val="0"/>
        <w:adjustRightInd w:val="0"/>
        <w:spacing w:line="243" w:lineRule="auto"/>
        <w:ind w:left="1012"/>
        <w:rPr>
          <w:color w:val="000000"/>
          <w:kern w:val="0"/>
          <w:sz w:val="24"/>
        </w:rPr>
      </w:pPr>
      <w:r>
        <w:rPr>
          <w:color w:val="000000"/>
          <w:kern w:val="0"/>
          <w:sz w:val="24"/>
        </w:rPr>
        <w:t>T</w:t>
      </w:r>
      <w:r>
        <w:rPr>
          <w:rFonts w:hint="eastAsia"/>
          <w:color w:val="000000"/>
          <w:kern w:val="0"/>
          <w:sz w:val="24"/>
        </w:rPr>
        <w:t>he height from covering of the deck to the top of steel door opening shall be of 2,000 mm.</w:t>
      </w:r>
    </w:p>
    <w:p w14:paraId="54C248CA">
      <w:pPr>
        <w:autoSpaceDE w:val="0"/>
        <w:autoSpaceDN w:val="0"/>
        <w:adjustRightInd w:val="0"/>
        <w:spacing w:line="300" w:lineRule="exact"/>
        <w:ind w:left="1009"/>
        <w:rPr>
          <w:kern w:val="0"/>
          <w:sz w:val="24"/>
        </w:rPr>
      </w:pPr>
    </w:p>
    <w:p w14:paraId="00343413">
      <w:pPr>
        <w:autoSpaceDE w:val="0"/>
        <w:autoSpaceDN w:val="0"/>
        <w:adjustRightInd w:val="0"/>
        <w:spacing w:line="300" w:lineRule="exact"/>
        <w:ind w:left="1009"/>
        <w:rPr>
          <w:kern w:val="0"/>
          <w:sz w:val="24"/>
        </w:rPr>
      </w:pPr>
      <w:r>
        <w:rPr>
          <w:kern w:val="0"/>
          <w:sz w:val="24"/>
        </w:rPr>
        <w:t xml:space="preserve">Height of weather tight steel door sill </w:t>
      </w:r>
      <w:r>
        <w:rPr>
          <w:rFonts w:hint="eastAsia"/>
          <w:kern w:val="0"/>
          <w:sz w:val="24"/>
        </w:rPr>
        <w:t>shall</w:t>
      </w:r>
      <w:r>
        <w:rPr>
          <w:kern w:val="0"/>
          <w:sz w:val="24"/>
        </w:rPr>
        <w:t xml:space="preserve"> meet </w:t>
      </w:r>
      <w:r>
        <w:rPr>
          <w:rFonts w:hint="eastAsia"/>
          <w:kern w:val="0"/>
          <w:sz w:val="24"/>
        </w:rPr>
        <w:t>ICLL</w:t>
      </w:r>
      <w:r>
        <w:rPr>
          <w:kern w:val="0"/>
          <w:sz w:val="24"/>
        </w:rPr>
        <w:t xml:space="preserve"> requirement.</w:t>
      </w:r>
      <w:r>
        <w:rPr>
          <w:rFonts w:hint="eastAsia"/>
          <w:kern w:val="0"/>
          <w:sz w:val="24"/>
        </w:rPr>
        <w:t xml:space="preserve"> </w:t>
      </w:r>
      <w:r>
        <w:rPr>
          <w:rFonts w:hint="eastAsia"/>
          <w:color w:val="000000"/>
          <w:kern w:val="0"/>
          <w:sz w:val="24"/>
        </w:rPr>
        <w:t xml:space="preserve">Door sill of entrance from </w:t>
      </w:r>
      <w:r>
        <w:rPr>
          <w:color w:val="000000"/>
          <w:kern w:val="0"/>
          <w:sz w:val="24"/>
        </w:rPr>
        <w:t>weather</w:t>
      </w:r>
      <w:r>
        <w:rPr>
          <w:rFonts w:hint="eastAsia"/>
          <w:color w:val="000000"/>
          <w:kern w:val="0"/>
          <w:sz w:val="24"/>
        </w:rPr>
        <w:t xml:space="preserve"> deck shall be abt. 150 mm high above steel deck where there </w:t>
      </w:r>
      <w:r>
        <w:rPr>
          <w:color w:val="000000"/>
          <w:kern w:val="0"/>
          <w:sz w:val="24"/>
        </w:rPr>
        <w:t>is no Rule requirement</w:t>
      </w:r>
      <w:r>
        <w:rPr>
          <w:rFonts w:hint="eastAsia"/>
          <w:color w:val="000000"/>
          <w:kern w:val="0"/>
          <w:sz w:val="24"/>
        </w:rPr>
        <w:t>.</w:t>
      </w:r>
    </w:p>
    <w:p w14:paraId="28E86FDE">
      <w:pPr>
        <w:autoSpaceDE w:val="0"/>
        <w:autoSpaceDN w:val="0"/>
        <w:adjustRightInd w:val="0"/>
        <w:spacing w:line="300" w:lineRule="exact"/>
        <w:ind w:left="1009"/>
        <w:rPr>
          <w:color w:val="000000"/>
          <w:kern w:val="0"/>
          <w:sz w:val="24"/>
        </w:rPr>
      </w:pPr>
    </w:p>
    <w:p w14:paraId="411D3530">
      <w:pPr>
        <w:autoSpaceDE w:val="0"/>
        <w:autoSpaceDN w:val="0"/>
        <w:adjustRightInd w:val="0"/>
        <w:spacing w:line="300" w:lineRule="exact"/>
        <w:ind w:left="1009"/>
        <w:rPr>
          <w:kern w:val="0"/>
          <w:sz w:val="24"/>
        </w:rPr>
      </w:pPr>
      <w:r>
        <w:rPr>
          <w:kern w:val="0"/>
          <w:sz w:val="24"/>
        </w:rPr>
        <w:t>Sill height shall be measured from top of deck plate, even where deck covering is applied</w:t>
      </w:r>
      <w:r>
        <w:rPr>
          <w:rFonts w:hint="eastAsia"/>
          <w:kern w:val="0"/>
          <w:sz w:val="24"/>
        </w:rPr>
        <w:t xml:space="preserve"> </w:t>
      </w:r>
      <w:r>
        <w:rPr>
          <w:kern w:val="0"/>
          <w:sz w:val="24"/>
        </w:rPr>
        <w:t>subject of LL requirement.</w:t>
      </w:r>
    </w:p>
    <w:p w14:paraId="0123AAC6">
      <w:pPr>
        <w:autoSpaceDE w:val="0"/>
        <w:autoSpaceDN w:val="0"/>
        <w:adjustRightInd w:val="0"/>
        <w:spacing w:line="300" w:lineRule="exact"/>
        <w:rPr>
          <w:kern w:val="0"/>
          <w:sz w:val="24"/>
        </w:rPr>
      </w:pPr>
    </w:p>
    <w:p w14:paraId="25EF183C">
      <w:pPr>
        <w:autoSpaceDE w:val="0"/>
        <w:autoSpaceDN w:val="0"/>
        <w:adjustRightInd w:val="0"/>
        <w:spacing w:line="300" w:lineRule="exact"/>
        <w:ind w:left="1009"/>
        <w:rPr>
          <w:kern w:val="0"/>
          <w:sz w:val="24"/>
        </w:rPr>
      </w:pPr>
      <w:r>
        <w:rPr>
          <w:kern w:val="0"/>
          <w:sz w:val="24"/>
        </w:rPr>
        <w:t xml:space="preserve">Foot step to be installed only to sills with height equal and above </w:t>
      </w:r>
      <w:r>
        <w:rPr>
          <w:rFonts w:hint="eastAsia"/>
          <w:kern w:val="0"/>
          <w:sz w:val="24"/>
        </w:rPr>
        <w:t>6</w:t>
      </w:r>
      <w:r>
        <w:rPr>
          <w:kern w:val="0"/>
          <w:sz w:val="24"/>
        </w:rPr>
        <w:t>00 mm</w:t>
      </w:r>
      <w:r>
        <w:rPr>
          <w:rFonts w:hint="eastAsia"/>
          <w:kern w:val="0"/>
          <w:sz w:val="24"/>
        </w:rPr>
        <w:t>.</w:t>
      </w:r>
    </w:p>
    <w:p w14:paraId="7B7AD561">
      <w:pPr>
        <w:autoSpaceDE w:val="0"/>
        <w:autoSpaceDN w:val="0"/>
        <w:adjustRightInd w:val="0"/>
        <w:spacing w:line="300" w:lineRule="exact"/>
        <w:ind w:left="1009"/>
        <w:rPr>
          <w:kern w:val="0"/>
          <w:sz w:val="24"/>
        </w:rPr>
      </w:pPr>
    </w:p>
    <w:p w14:paraId="0CCA96AF">
      <w:pPr>
        <w:autoSpaceDE w:val="0"/>
        <w:autoSpaceDN w:val="0"/>
        <w:adjustRightInd w:val="0"/>
        <w:spacing w:line="300" w:lineRule="exact"/>
        <w:ind w:left="1009"/>
        <w:jc w:val="left"/>
        <w:rPr>
          <w:kern w:val="0"/>
          <w:sz w:val="24"/>
        </w:rPr>
      </w:pPr>
      <w:r>
        <w:rPr>
          <w:kern w:val="0"/>
          <w:sz w:val="24"/>
        </w:rPr>
        <w:t>T</w:t>
      </w:r>
      <w:r>
        <w:rPr>
          <w:rFonts w:hint="eastAsia"/>
          <w:kern w:val="0"/>
          <w:sz w:val="24"/>
        </w:rPr>
        <w:t>he weather tight door for emergency escape trunk shall be of quick-open type.</w:t>
      </w:r>
    </w:p>
    <w:p w14:paraId="389E0ADD">
      <w:pPr>
        <w:widowControl/>
        <w:jc w:val="left"/>
        <w:rPr>
          <w:kern w:val="0"/>
          <w:sz w:val="24"/>
        </w:rPr>
      </w:pPr>
    </w:p>
    <w:p w14:paraId="69D47858">
      <w:pPr>
        <w:pStyle w:val="5"/>
        <w:ind w:left="42"/>
      </w:pPr>
      <w:r>
        <w:rPr>
          <w:rFonts w:hint="eastAsia"/>
        </w:rPr>
        <w:t>3.3.</w:t>
      </w:r>
      <w:r>
        <w:t>2.2</w:t>
      </w:r>
      <w:r>
        <w:tab/>
      </w:r>
      <w:r>
        <w:t xml:space="preserve">Internal </w:t>
      </w:r>
      <w:r>
        <w:rPr>
          <w:rFonts w:hint="eastAsia"/>
        </w:rPr>
        <w:t>A</w:t>
      </w:r>
      <w:r>
        <w:t>ccommodation Door</w:t>
      </w:r>
    </w:p>
    <w:p w14:paraId="781E0528">
      <w:pPr>
        <w:tabs>
          <w:tab w:val="left" w:pos="1520"/>
        </w:tabs>
        <w:autoSpaceDE w:val="0"/>
        <w:autoSpaceDN w:val="0"/>
        <w:adjustRightInd w:val="0"/>
        <w:ind w:left="1023"/>
        <w:jc w:val="left"/>
        <w:rPr>
          <w:color w:val="000000"/>
          <w:kern w:val="0"/>
          <w:sz w:val="24"/>
        </w:rPr>
      </w:pPr>
    </w:p>
    <w:p w14:paraId="32352B99">
      <w:pPr>
        <w:tabs>
          <w:tab w:val="left" w:pos="1520"/>
        </w:tabs>
        <w:autoSpaceDE w:val="0"/>
        <w:autoSpaceDN w:val="0"/>
        <w:adjustRightInd w:val="0"/>
        <w:ind w:left="1023"/>
        <w:rPr>
          <w:color w:val="000000"/>
          <w:kern w:val="0"/>
          <w:sz w:val="24"/>
        </w:rPr>
      </w:pPr>
      <w:r>
        <w:rPr>
          <w:color w:val="000000"/>
          <w:kern w:val="0"/>
          <w:sz w:val="24"/>
        </w:rPr>
        <w:t>Stairway doors to be held open on magnetic catches and released by the fire alarm system.</w:t>
      </w:r>
    </w:p>
    <w:p w14:paraId="5B6E5343">
      <w:pPr>
        <w:tabs>
          <w:tab w:val="left" w:pos="1520"/>
        </w:tabs>
        <w:autoSpaceDE w:val="0"/>
        <w:autoSpaceDN w:val="0"/>
        <w:adjustRightInd w:val="0"/>
        <w:jc w:val="left"/>
        <w:rPr>
          <w:color w:val="000000"/>
          <w:kern w:val="0"/>
          <w:sz w:val="24"/>
        </w:rPr>
      </w:pPr>
    </w:p>
    <w:tbl>
      <w:tblPr>
        <w:tblStyle w:val="40"/>
        <w:tblW w:w="8647" w:type="dxa"/>
        <w:tblInd w:w="10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2" w:type="dxa"/>
          <w:bottom w:w="0" w:type="dxa"/>
          <w:right w:w="72" w:type="dxa"/>
        </w:tblCellMar>
      </w:tblPr>
      <w:tblGrid>
        <w:gridCol w:w="2551"/>
        <w:gridCol w:w="3402"/>
        <w:gridCol w:w="2694"/>
      </w:tblGrid>
      <w:tr w14:paraId="0AE3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Pr>
        <w:tc>
          <w:tcPr>
            <w:tcW w:w="2551" w:type="dxa"/>
          </w:tcPr>
          <w:p w14:paraId="6162CD24">
            <w:pPr>
              <w:spacing w:before="20" w:after="20" w:line="240" w:lineRule="exact"/>
              <w:jc w:val="center"/>
              <w:rPr>
                <w:sz w:val="24"/>
              </w:rPr>
            </w:pPr>
            <w:r>
              <w:rPr>
                <w:sz w:val="24"/>
              </w:rPr>
              <w:t>Kind of Doors</w:t>
            </w:r>
          </w:p>
        </w:tc>
        <w:tc>
          <w:tcPr>
            <w:tcW w:w="3402" w:type="dxa"/>
          </w:tcPr>
          <w:p w14:paraId="516875C8">
            <w:pPr>
              <w:spacing w:before="20" w:after="20" w:line="240" w:lineRule="exact"/>
              <w:jc w:val="center"/>
              <w:rPr>
                <w:sz w:val="24"/>
              </w:rPr>
            </w:pPr>
            <w:r>
              <w:rPr>
                <w:sz w:val="24"/>
              </w:rPr>
              <w:t>Material and Type</w:t>
            </w:r>
          </w:p>
        </w:tc>
        <w:tc>
          <w:tcPr>
            <w:tcW w:w="2694" w:type="dxa"/>
          </w:tcPr>
          <w:p w14:paraId="199298D7">
            <w:pPr>
              <w:spacing w:before="20" w:after="20" w:line="240" w:lineRule="exact"/>
              <w:jc w:val="center"/>
              <w:rPr>
                <w:sz w:val="24"/>
              </w:rPr>
            </w:pPr>
            <w:r>
              <w:rPr>
                <w:sz w:val="24"/>
              </w:rPr>
              <w:t>Location</w:t>
            </w:r>
          </w:p>
        </w:tc>
      </w:tr>
      <w:tr w14:paraId="4519E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Pr>
        <w:tc>
          <w:tcPr>
            <w:tcW w:w="2551" w:type="dxa"/>
          </w:tcPr>
          <w:p w14:paraId="6509F677">
            <w:pPr>
              <w:spacing w:before="20" w:after="20" w:line="240" w:lineRule="exact"/>
              <w:jc w:val="left"/>
              <w:rPr>
                <w:sz w:val="24"/>
              </w:rPr>
            </w:pPr>
            <w:r>
              <w:rPr>
                <w:sz w:val="24"/>
              </w:rPr>
              <w:t>"A-60" class fire protection</w:t>
            </w:r>
          </w:p>
        </w:tc>
        <w:tc>
          <w:tcPr>
            <w:tcW w:w="3402" w:type="dxa"/>
          </w:tcPr>
          <w:p w14:paraId="08126CF0">
            <w:pPr>
              <w:spacing w:before="20" w:after="20" w:line="240" w:lineRule="exact"/>
              <w:rPr>
                <w:sz w:val="24"/>
              </w:rPr>
            </w:pPr>
            <w:r>
              <w:rPr>
                <w:sz w:val="24"/>
              </w:rPr>
              <w:t>"A-60" class approved</w:t>
            </w:r>
            <w:r>
              <w:rPr>
                <w:rFonts w:hint="eastAsia"/>
                <w:sz w:val="24"/>
              </w:rPr>
              <w:t xml:space="preserve">, </w:t>
            </w:r>
            <w:r>
              <w:rPr>
                <w:sz w:val="24"/>
              </w:rPr>
              <w:t>steel sash</w:t>
            </w:r>
            <w:r>
              <w:rPr>
                <w:rFonts w:hint="eastAsia"/>
                <w:sz w:val="24"/>
              </w:rPr>
              <w:t xml:space="preserve"> type</w:t>
            </w:r>
          </w:p>
        </w:tc>
        <w:tc>
          <w:tcPr>
            <w:tcW w:w="2694" w:type="dxa"/>
          </w:tcPr>
          <w:p w14:paraId="76BDCFA4">
            <w:pPr>
              <w:spacing w:before="20" w:after="20" w:line="240" w:lineRule="exact"/>
              <w:jc w:val="left"/>
              <w:rPr>
                <w:sz w:val="24"/>
              </w:rPr>
            </w:pPr>
            <w:r>
              <w:rPr>
                <w:sz w:val="24"/>
              </w:rPr>
              <w:t>In accordance with SOLAS</w:t>
            </w:r>
          </w:p>
        </w:tc>
      </w:tr>
      <w:tr w14:paraId="74ED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Pr>
        <w:tc>
          <w:tcPr>
            <w:tcW w:w="2551" w:type="dxa"/>
          </w:tcPr>
          <w:p w14:paraId="53CA6E84">
            <w:pPr>
              <w:spacing w:before="20" w:after="20" w:line="240" w:lineRule="exact"/>
              <w:jc w:val="left"/>
              <w:rPr>
                <w:sz w:val="24"/>
              </w:rPr>
            </w:pPr>
            <w:r>
              <w:rPr>
                <w:sz w:val="24"/>
              </w:rPr>
              <w:t>"A-0" class fire protection</w:t>
            </w:r>
          </w:p>
        </w:tc>
        <w:tc>
          <w:tcPr>
            <w:tcW w:w="3402" w:type="dxa"/>
          </w:tcPr>
          <w:p w14:paraId="587EE4CB">
            <w:pPr>
              <w:spacing w:before="20" w:after="20" w:line="240" w:lineRule="exact"/>
              <w:rPr>
                <w:sz w:val="24"/>
              </w:rPr>
            </w:pPr>
            <w:r>
              <w:rPr>
                <w:sz w:val="24"/>
              </w:rPr>
              <w:t>"A-0" class approved</w:t>
            </w:r>
            <w:r>
              <w:rPr>
                <w:rFonts w:hint="eastAsia"/>
                <w:sz w:val="24"/>
              </w:rPr>
              <w:t xml:space="preserve">, </w:t>
            </w:r>
            <w:r>
              <w:rPr>
                <w:sz w:val="24"/>
              </w:rPr>
              <w:t xml:space="preserve">steel sash </w:t>
            </w:r>
            <w:r>
              <w:rPr>
                <w:rFonts w:hint="eastAsia"/>
                <w:sz w:val="24"/>
              </w:rPr>
              <w:t>type</w:t>
            </w:r>
          </w:p>
        </w:tc>
        <w:tc>
          <w:tcPr>
            <w:tcW w:w="2694" w:type="dxa"/>
          </w:tcPr>
          <w:p w14:paraId="6B8D3E0D">
            <w:pPr>
              <w:spacing w:before="20" w:after="20" w:line="240" w:lineRule="exact"/>
              <w:jc w:val="left"/>
              <w:rPr>
                <w:sz w:val="24"/>
              </w:rPr>
            </w:pPr>
            <w:r>
              <w:rPr>
                <w:sz w:val="24"/>
              </w:rPr>
              <w:t>In accordance with SOLAS</w:t>
            </w:r>
          </w:p>
        </w:tc>
      </w:tr>
      <w:tr w14:paraId="7A87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Pr>
        <w:tc>
          <w:tcPr>
            <w:tcW w:w="2551" w:type="dxa"/>
          </w:tcPr>
          <w:p w14:paraId="37721786">
            <w:pPr>
              <w:spacing w:before="20" w:after="20" w:line="240" w:lineRule="exact"/>
              <w:jc w:val="left"/>
              <w:rPr>
                <w:sz w:val="24"/>
              </w:rPr>
            </w:pPr>
            <w:r>
              <w:rPr>
                <w:sz w:val="24"/>
              </w:rPr>
              <w:t>"B" class fire protection</w:t>
            </w:r>
          </w:p>
        </w:tc>
        <w:tc>
          <w:tcPr>
            <w:tcW w:w="3402" w:type="dxa"/>
          </w:tcPr>
          <w:p w14:paraId="63EF2BB4">
            <w:pPr>
              <w:spacing w:before="20" w:after="20" w:line="240" w:lineRule="exact"/>
              <w:rPr>
                <w:sz w:val="24"/>
              </w:rPr>
            </w:pPr>
            <w:r>
              <w:rPr>
                <w:sz w:val="24"/>
              </w:rPr>
              <w:t>"B" class approved</w:t>
            </w:r>
            <w:r>
              <w:rPr>
                <w:rFonts w:hint="eastAsia"/>
                <w:sz w:val="24"/>
              </w:rPr>
              <w:t xml:space="preserve">, </w:t>
            </w:r>
            <w:r>
              <w:rPr>
                <w:sz w:val="24"/>
              </w:rPr>
              <w:t xml:space="preserve">steel sash </w:t>
            </w:r>
            <w:r>
              <w:rPr>
                <w:rFonts w:hint="eastAsia"/>
                <w:sz w:val="24"/>
              </w:rPr>
              <w:t>type</w:t>
            </w:r>
          </w:p>
        </w:tc>
        <w:tc>
          <w:tcPr>
            <w:tcW w:w="2694" w:type="dxa"/>
          </w:tcPr>
          <w:p w14:paraId="05060EFF">
            <w:pPr>
              <w:spacing w:before="20" w:after="20" w:line="240" w:lineRule="exact"/>
              <w:jc w:val="left"/>
              <w:rPr>
                <w:sz w:val="24"/>
              </w:rPr>
            </w:pPr>
            <w:r>
              <w:rPr>
                <w:sz w:val="24"/>
              </w:rPr>
              <w:t>In accordance with SOLAS</w:t>
            </w:r>
          </w:p>
        </w:tc>
      </w:tr>
      <w:tr w14:paraId="55B3F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Pr>
        <w:tc>
          <w:tcPr>
            <w:tcW w:w="2551" w:type="dxa"/>
          </w:tcPr>
          <w:p w14:paraId="2A6BCBB9">
            <w:pPr>
              <w:spacing w:before="20" w:after="20" w:line="240" w:lineRule="exact"/>
              <w:jc w:val="left"/>
              <w:rPr>
                <w:sz w:val="24"/>
              </w:rPr>
            </w:pPr>
            <w:r>
              <w:rPr>
                <w:sz w:val="24"/>
              </w:rPr>
              <w:t>Light type (P.V.C. film)</w:t>
            </w:r>
          </w:p>
        </w:tc>
        <w:tc>
          <w:tcPr>
            <w:tcW w:w="3402" w:type="dxa"/>
          </w:tcPr>
          <w:p w14:paraId="2C720F7C">
            <w:pPr>
              <w:spacing w:before="20" w:after="20" w:line="240" w:lineRule="exact"/>
              <w:rPr>
                <w:sz w:val="24"/>
              </w:rPr>
            </w:pPr>
            <w:r>
              <w:rPr>
                <w:sz w:val="24"/>
              </w:rPr>
              <w:t>Steel sash hollow door with vent mesh</w:t>
            </w:r>
          </w:p>
        </w:tc>
        <w:tc>
          <w:tcPr>
            <w:tcW w:w="2694" w:type="dxa"/>
          </w:tcPr>
          <w:p w14:paraId="4516E730">
            <w:pPr>
              <w:spacing w:before="20" w:after="20" w:line="240" w:lineRule="exact"/>
              <w:jc w:val="left"/>
              <w:rPr>
                <w:sz w:val="24"/>
              </w:rPr>
            </w:pPr>
            <w:r>
              <w:rPr>
                <w:sz w:val="24"/>
              </w:rPr>
              <w:t xml:space="preserve">Private </w:t>
            </w:r>
            <w:r>
              <w:rPr>
                <w:rFonts w:hint="eastAsia"/>
                <w:sz w:val="24"/>
              </w:rPr>
              <w:t>toilet</w:t>
            </w:r>
          </w:p>
        </w:tc>
      </w:tr>
      <w:tr w14:paraId="6AECD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Pr>
        <w:tc>
          <w:tcPr>
            <w:tcW w:w="2551" w:type="dxa"/>
          </w:tcPr>
          <w:p w14:paraId="586E700F">
            <w:pPr>
              <w:spacing w:before="20" w:after="20" w:line="240" w:lineRule="exact"/>
              <w:rPr>
                <w:sz w:val="24"/>
              </w:rPr>
            </w:pPr>
            <w:r>
              <w:rPr>
                <w:sz w:val="24"/>
              </w:rPr>
              <w:t>S</w:t>
            </w:r>
            <w:r>
              <w:rPr>
                <w:rFonts w:hint="eastAsia"/>
                <w:sz w:val="24"/>
              </w:rPr>
              <w:t>ound proof type</w:t>
            </w:r>
          </w:p>
        </w:tc>
        <w:tc>
          <w:tcPr>
            <w:tcW w:w="3402" w:type="dxa"/>
          </w:tcPr>
          <w:p w14:paraId="4AB111F5">
            <w:pPr>
              <w:spacing w:before="20" w:after="20" w:line="280" w:lineRule="exact"/>
              <w:jc w:val="left"/>
              <w:rPr>
                <w:sz w:val="24"/>
              </w:rPr>
            </w:pPr>
            <w:r>
              <w:rPr>
                <w:sz w:val="24"/>
              </w:rPr>
              <w:t>P</w:t>
            </w:r>
            <w:r>
              <w:rPr>
                <w:rFonts w:hint="eastAsia"/>
                <w:sz w:val="24"/>
              </w:rPr>
              <w:t>ontoon type steel door with sound insulation</w:t>
            </w:r>
          </w:p>
        </w:tc>
        <w:tc>
          <w:tcPr>
            <w:tcW w:w="2694" w:type="dxa"/>
          </w:tcPr>
          <w:p w14:paraId="3735FBC0">
            <w:pPr>
              <w:spacing w:before="20" w:after="20" w:line="240" w:lineRule="exact"/>
              <w:jc w:val="left"/>
              <w:rPr>
                <w:sz w:val="24"/>
              </w:rPr>
            </w:pPr>
            <w:r>
              <w:rPr>
                <w:rFonts w:hint="eastAsia"/>
                <w:sz w:val="24"/>
              </w:rPr>
              <w:t>Engine control room</w:t>
            </w:r>
          </w:p>
        </w:tc>
      </w:tr>
    </w:tbl>
    <w:p w14:paraId="661BA3FD">
      <w:pPr>
        <w:autoSpaceDE w:val="0"/>
        <w:autoSpaceDN w:val="0"/>
        <w:adjustRightInd w:val="0"/>
        <w:spacing w:before="4" w:line="240" w:lineRule="exact"/>
        <w:jc w:val="left"/>
        <w:rPr>
          <w:kern w:val="0"/>
          <w:sz w:val="24"/>
        </w:rPr>
      </w:pPr>
    </w:p>
    <w:p w14:paraId="73DC0B44">
      <w:pPr>
        <w:autoSpaceDE w:val="0"/>
        <w:autoSpaceDN w:val="0"/>
        <w:adjustRightInd w:val="0"/>
        <w:spacing w:line="300" w:lineRule="exact"/>
        <w:ind w:firstLine="960" w:firstLineChars="400"/>
        <w:jc w:val="left"/>
        <w:rPr>
          <w:kern w:val="0"/>
          <w:sz w:val="24"/>
        </w:rPr>
      </w:pPr>
      <w:r>
        <w:rPr>
          <w:kern w:val="0"/>
          <w:sz w:val="24"/>
        </w:rPr>
        <w:t>Note</w:t>
      </w:r>
      <w:r>
        <w:rPr>
          <w:rFonts w:hint="eastAsia"/>
          <w:kern w:val="0"/>
          <w:sz w:val="24"/>
        </w:rPr>
        <w:t>s</w:t>
      </w:r>
      <w:r>
        <w:rPr>
          <w:kern w:val="0"/>
          <w:sz w:val="24"/>
        </w:rPr>
        <w:t>:</w:t>
      </w:r>
    </w:p>
    <w:p w14:paraId="454622B7">
      <w:pPr>
        <w:numPr>
          <w:ilvl w:val="2"/>
          <w:numId w:val="24"/>
        </w:numPr>
        <w:autoSpaceDE w:val="0"/>
        <w:autoSpaceDN w:val="0"/>
        <w:adjustRightInd w:val="0"/>
        <w:spacing w:line="300" w:lineRule="exact"/>
        <w:ind w:hanging="267"/>
        <w:jc w:val="left"/>
        <w:rPr>
          <w:kern w:val="0"/>
          <w:sz w:val="24"/>
        </w:rPr>
      </w:pPr>
      <w:r>
        <w:rPr>
          <w:kern w:val="0"/>
          <w:sz w:val="24"/>
        </w:rPr>
        <w:t xml:space="preserve">Self-closing door </w:t>
      </w:r>
      <w:r>
        <w:rPr>
          <w:rFonts w:hint="eastAsia"/>
          <w:kern w:val="0"/>
          <w:sz w:val="24"/>
        </w:rPr>
        <w:t>devices shall be fitted according to rules requirement.</w:t>
      </w:r>
    </w:p>
    <w:p w14:paraId="2EEF3EE5">
      <w:pPr>
        <w:numPr>
          <w:ilvl w:val="2"/>
          <w:numId w:val="24"/>
        </w:numPr>
        <w:autoSpaceDE w:val="0"/>
        <w:autoSpaceDN w:val="0"/>
        <w:adjustRightInd w:val="0"/>
        <w:spacing w:line="300" w:lineRule="exact"/>
        <w:ind w:hanging="267"/>
        <w:rPr>
          <w:kern w:val="0"/>
          <w:sz w:val="24"/>
        </w:rPr>
      </w:pPr>
      <w:r>
        <w:rPr>
          <w:kern w:val="0"/>
          <w:sz w:val="24"/>
        </w:rPr>
        <w:t>Door</w:t>
      </w:r>
      <w:r>
        <w:rPr>
          <w:rFonts w:hint="eastAsia"/>
          <w:kern w:val="0"/>
          <w:sz w:val="24"/>
        </w:rPr>
        <w:t xml:space="preserve"> catch</w:t>
      </w:r>
      <w:r>
        <w:rPr>
          <w:kern w:val="0"/>
          <w:sz w:val="24"/>
        </w:rPr>
        <w:t xml:space="preserve">er with cushion shall </w:t>
      </w:r>
      <w:r>
        <w:rPr>
          <w:rFonts w:hint="eastAsia"/>
          <w:kern w:val="0"/>
          <w:sz w:val="24"/>
        </w:rPr>
        <w:t>be fitted on</w:t>
      </w:r>
      <w:r>
        <w:rPr>
          <w:kern w:val="0"/>
          <w:sz w:val="24"/>
        </w:rPr>
        <w:t xml:space="preserve"> all doors except</w:t>
      </w:r>
      <w:r>
        <w:rPr>
          <w:rFonts w:hint="eastAsia"/>
          <w:kern w:val="0"/>
          <w:sz w:val="24"/>
        </w:rPr>
        <w:t xml:space="preserve"> those with self-closing device.</w:t>
      </w:r>
    </w:p>
    <w:p w14:paraId="25F81DC4">
      <w:pPr>
        <w:autoSpaceDE w:val="0"/>
        <w:autoSpaceDN w:val="0"/>
        <w:adjustRightInd w:val="0"/>
        <w:spacing w:before="4" w:line="240" w:lineRule="exact"/>
        <w:jc w:val="left"/>
        <w:rPr>
          <w:color w:val="000000"/>
          <w:kern w:val="0"/>
          <w:sz w:val="24"/>
        </w:rPr>
      </w:pPr>
    </w:p>
    <w:p w14:paraId="6BCAC939">
      <w:pPr>
        <w:tabs>
          <w:tab w:val="left" w:pos="1520"/>
        </w:tabs>
        <w:autoSpaceDE w:val="0"/>
        <w:autoSpaceDN w:val="0"/>
        <w:adjustRightInd w:val="0"/>
        <w:ind w:left="1023"/>
        <w:rPr>
          <w:color w:val="000000"/>
          <w:kern w:val="0"/>
          <w:sz w:val="24"/>
        </w:rPr>
      </w:pPr>
      <w:r>
        <w:rPr>
          <w:color w:val="000000"/>
          <w:kern w:val="0"/>
          <w:sz w:val="24"/>
        </w:rPr>
        <w:t xml:space="preserve">Clear height of </w:t>
      </w:r>
      <w:r>
        <w:rPr>
          <w:rFonts w:hint="eastAsia"/>
          <w:color w:val="000000"/>
          <w:kern w:val="0"/>
          <w:sz w:val="24"/>
        </w:rPr>
        <w:t>i</w:t>
      </w:r>
      <w:r>
        <w:rPr>
          <w:color w:val="000000"/>
          <w:kern w:val="0"/>
          <w:sz w:val="24"/>
        </w:rPr>
        <w:t xml:space="preserve">nternal accommodation door </w:t>
      </w:r>
      <w:r>
        <w:rPr>
          <w:rFonts w:hint="eastAsia"/>
          <w:color w:val="000000"/>
          <w:kern w:val="0"/>
          <w:sz w:val="24"/>
        </w:rPr>
        <w:t>to be abt.1,950</w:t>
      </w:r>
      <w:r>
        <w:rPr>
          <w:color w:val="000000"/>
          <w:spacing w:val="-2"/>
          <w:kern w:val="0"/>
          <w:sz w:val="24"/>
        </w:rPr>
        <w:t>m</w:t>
      </w:r>
      <w:r>
        <w:rPr>
          <w:color w:val="000000"/>
          <w:kern w:val="0"/>
          <w:sz w:val="24"/>
        </w:rPr>
        <w:t>m</w:t>
      </w:r>
      <w:r>
        <w:rPr>
          <w:rFonts w:hint="eastAsia"/>
          <w:color w:val="000000"/>
          <w:kern w:val="0"/>
          <w:sz w:val="24"/>
        </w:rPr>
        <w:t xml:space="preserve"> </w:t>
      </w:r>
      <w:r>
        <w:rPr>
          <w:color w:val="000000"/>
          <w:kern w:val="0"/>
          <w:sz w:val="24"/>
        </w:rPr>
        <w:t>above the surface deck covering</w:t>
      </w:r>
      <w:r>
        <w:rPr>
          <w:rFonts w:hint="eastAsia"/>
          <w:color w:val="000000"/>
          <w:kern w:val="0"/>
          <w:sz w:val="24"/>
        </w:rPr>
        <w:t xml:space="preserve"> </w:t>
      </w:r>
      <w:r>
        <w:rPr>
          <w:color w:val="000000"/>
          <w:kern w:val="0"/>
          <w:sz w:val="24"/>
        </w:rPr>
        <w:t>except door of private toilet and the door between the two spaces that the deck covering's thickness difference is more than 90mm</w:t>
      </w:r>
      <w:r>
        <w:rPr>
          <w:rFonts w:hint="eastAsia"/>
          <w:color w:val="000000"/>
          <w:kern w:val="0"/>
          <w:sz w:val="24"/>
        </w:rPr>
        <w:t>.</w:t>
      </w:r>
    </w:p>
    <w:p w14:paraId="7CE9AED6">
      <w:pPr>
        <w:tabs>
          <w:tab w:val="left" w:pos="1520"/>
        </w:tabs>
        <w:autoSpaceDE w:val="0"/>
        <w:autoSpaceDN w:val="0"/>
        <w:adjustRightInd w:val="0"/>
        <w:spacing w:line="240" w:lineRule="exact"/>
        <w:ind w:left="1023"/>
        <w:jc w:val="left"/>
        <w:rPr>
          <w:color w:val="000000"/>
          <w:kern w:val="0"/>
          <w:sz w:val="24"/>
        </w:rPr>
      </w:pPr>
    </w:p>
    <w:p w14:paraId="6BC0E603">
      <w:pPr>
        <w:tabs>
          <w:tab w:val="left" w:pos="1520"/>
        </w:tabs>
        <w:autoSpaceDE w:val="0"/>
        <w:autoSpaceDN w:val="0"/>
        <w:adjustRightInd w:val="0"/>
        <w:spacing w:line="240" w:lineRule="exact"/>
        <w:ind w:left="1023"/>
        <w:jc w:val="left"/>
        <w:rPr>
          <w:color w:val="000000"/>
          <w:kern w:val="0"/>
          <w:sz w:val="24"/>
        </w:rPr>
      </w:pPr>
      <w:r>
        <w:rPr>
          <w:color w:val="000000"/>
          <w:kern w:val="0"/>
          <w:sz w:val="24"/>
        </w:rPr>
        <w:t xml:space="preserve">Clear width of </w:t>
      </w:r>
      <w:r>
        <w:rPr>
          <w:rFonts w:hint="eastAsia"/>
          <w:color w:val="000000"/>
          <w:kern w:val="0"/>
          <w:sz w:val="24"/>
        </w:rPr>
        <w:t>i</w:t>
      </w:r>
      <w:r>
        <w:rPr>
          <w:color w:val="000000"/>
          <w:kern w:val="0"/>
          <w:sz w:val="24"/>
        </w:rPr>
        <w:t xml:space="preserve">nternal accommodation door opening </w:t>
      </w:r>
      <w:r>
        <w:rPr>
          <w:rFonts w:hint="eastAsia"/>
          <w:color w:val="000000"/>
          <w:kern w:val="0"/>
          <w:sz w:val="24"/>
        </w:rPr>
        <w:t>to be as shown</w:t>
      </w:r>
      <w:r>
        <w:rPr>
          <w:color w:val="000000"/>
          <w:kern w:val="0"/>
          <w:sz w:val="24"/>
        </w:rPr>
        <w:t xml:space="preserve"> in the following table.</w:t>
      </w:r>
    </w:p>
    <w:p w14:paraId="4AFDE3E5">
      <w:pPr>
        <w:tabs>
          <w:tab w:val="left" w:pos="1520"/>
        </w:tabs>
        <w:autoSpaceDE w:val="0"/>
        <w:autoSpaceDN w:val="0"/>
        <w:adjustRightInd w:val="0"/>
        <w:spacing w:line="240" w:lineRule="exact"/>
        <w:jc w:val="left"/>
        <w:rPr>
          <w:color w:val="000000"/>
          <w:kern w:val="0"/>
          <w:sz w:val="24"/>
        </w:rPr>
      </w:pPr>
    </w:p>
    <w:tbl>
      <w:tblPr>
        <w:tblStyle w:val="40"/>
        <w:tblW w:w="0" w:type="auto"/>
        <w:tblInd w:w="1140" w:type="dxa"/>
        <w:tblLayout w:type="fixed"/>
        <w:tblCellMar>
          <w:top w:w="0" w:type="dxa"/>
          <w:left w:w="0" w:type="dxa"/>
          <w:bottom w:w="0" w:type="dxa"/>
          <w:right w:w="0" w:type="dxa"/>
        </w:tblCellMar>
      </w:tblPr>
      <w:tblGrid>
        <w:gridCol w:w="1560"/>
        <w:gridCol w:w="6299"/>
      </w:tblGrid>
      <w:tr w14:paraId="79E1818D">
        <w:tblPrEx>
          <w:tblCellMar>
            <w:top w:w="0" w:type="dxa"/>
            <w:left w:w="0" w:type="dxa"/>
            <w:bottom w:w="0" w:type="dxa"/>
            <w:right w:w="0" w:type="dxa"/>
          </w:tblCellMar>
        </w:tblPrEx>
        <w:trPr>
          <w:trHeight w:val="556" w:hRule="exact"/>
        </w:trPr>
        <w:tc>
          <w:tcPr>
            <w:tcW w:w="1560" w:type="dxa"/>
            <w:tcBorders>
              <w:top w:val="single" w:color="000000" w:sz="6" w:space="0"/>
              <w:left w:val="single" w:color="000000" w:sz="4" w:space="0"/>
              <w:bottom w:val="single" w:color="000000" w:sz="6" w:space="0"/>
              <w:right w:val="single" w:color="000000" w:sz="4" w:space="0"/>
            </w:tcBorders>
          </w:tcPr>
          <w:p w14:paraId="7F60223C">
            <w:pPr>
              <w:autoSpaceDE w:val="0"/>
              <w:autoSpaceDN w:val="0"/>
              <w:adjustRightInd w:val="0"/>
              <w:spacing w:before="30"/>
              <w:ind w:left="137"/>
              <w:jc w:val="left"/>
              <w:rPr>
                <w:color w:val="000000"/>
                <w:kern w:val="0"/>
                <w:sz w:val="24"/>
              </w:rPr>
            </w:pPr>
            <w:r>
              <w:rPr>
                <w:color w:val="000000"/>
                <w:kern w:val="0"/>
                <w:sz w:val="24"/>
              </w:rPr>
              <w:t>Clear width (mm)</w:t>
            </w:r>
          </w:p>
        </w:tc>
        <w:tc>
          <w:tcPr>
            <w:tcW w:w="6299" w:type="dxa"/>
            <w:tcBorders>
              <w:top w:val="single" w:color="000000" w:sz="6" w:space="0"/>
              <w:left w:val="single" w:color="000000" w:sz="4" w:space="0"/>
              <w:bottom w:val="single" w:color="000000" w:sz="6" w:space="0"/>
              <w:right w:val="single" w:color="000000" w:sz="4" w:space="0"/>
            </w:tcBorders>
          </w:tcPr>
          <w:p w14:paraId="01478DE4">
            <w:pPr>
              <w:autoSpaceDE w:val="0"/>
              <w:autoSpaceDN w:val="0"/>
              <w:adjustRightInd w:val="0"/>
              <w:spacing w:before="30"/>
              <w:ind w:left="0" w:leftChars="-619" w:right="360" w:hanging="1300" w:hangingChars="542"/>
              <w:jc w:val="center"/>
              <w:rPr>
                <w:color w:val="000000"/>
                <w:kern w:val="0"/>
                <w:sz w:val="24"/>
              </w:rPr>
            </w:pPr>
            <w:r>
              <w:rPr>
                <w:color w:val="000000"/>
                <w:kern w:val="0"/>
                <w:sz w:val="24"/>
              </w:rPr>
              <w:t>Location</w:t>
            </w:r>
          </w:p>
        </w:tc>
      </w:tr>
      <w:tr w14:paraId="1E9C478B">
        <w:tblPrEx>
          <w:tblCellMar>
            <w:top w:w="0" w:type="dxa"/>
            <w:left w:w="0" w:type="dxa"/>
            <w:bottom w:w="0" w:type="dxa"/>
            <w:right w:w="0" w:type="dxa"/>
          </w:tblCellMar>
        </w:tblPrEx>
        <w:trPr>
          <w:trHeight w:val="560" w:hRule="exact"/>
        </w:trPr>
        <w:tc>
          <w:tcPr>
            <w:tcW w:w="1560" w:type="dxa"/>
            <w:tcBorders>
              <w:top w:val="single" w:color="000000" w:sz="6" w:space="0"/>
              <w:left w:val="single" w:color="000000" w:sz="4" w:space="0"/>
              <w:bottom w:val="single" w:color="000000" w:sz="6" w:space="0"/>
              <w:right w:val="single" w:color="000000" w:sz="4" w:space="0"/>
            </w:tcBorders>
          </w:tcPr>
          <w:p w14:paraId="502C2ABF">
            <w:pPr>
              <w:autoSpaceDE w:val="0"/>
              <w:autoSpaceDN w:val="0"/>
              <w:adjustRightInd w:val="0"/>
              <w:spacing w:before="30"/>
              <w:ind w:left="137"/>
              <w:jc w:val="left"/>
              <w:rPr>
                <w:color w:val="000000"/>
                <w:kern w:val="0"/>
                <w:sz w:val="24"/>
              </w:rPr>
            </w:pPr>
            <w:r>
              <w:rPr>
                <w:rFonts w:hint="eastAsia"/>
                <w:color w:val="000000"/>
                <w:kern w:val="0"/>
                <w:sz w:val="24"/>
              </w:rPr>
              <w:t>800</w:t>
            </w:r>
          </w:p>
        </w:tc>
        <w:tc>
          <w:tcPr>
            <w:tcW w:w="6299" w:type="dxa"/>
            <w:tcBorders>
              <w:top w:val="single" w:color="000000" w:sz="6" w:space="0"/>
              <w:left w:val="single" w:color="000000" w:sz="4" w:space="0"/>
              <w:bottom w:val="single" w:color="000000" w:sz="6" w:space="0"/>
              <w:right w:val="single" w:color="000000" w:sz="4" w:space="0"/>
            </w:tcBorders>
          </w:tcPr>
          <w:p w14:paraId="737C2133">
            <w:pPr>
              <w:spacing w:before="20" w:after="20" w:line="240" w:lineRule="exact"/>
              <w:ind w:left="120" w:leftChars="57"/>
              <w:jc w:val="left"/>
              <w:rPr>
                <w:sz w:val="24"/>
              </w:rPr>
            </w:pPr>
            <w:r>
              <w:rPr>
                <w:rFonts w:hint="eastAsia"/>
                <w:sz w:val="24"/>
              </w:rPr>
              <w:t xml:space="preserve">Entrance to corridor, </w:t>
            </w:r>
            <w:r>
              <w:rPr>
                <w:sz w:val="24"/>
              </w:rPr>
              <w:t>Galley</w:t>
            </w:r>
            <w:r>
              <w:rPr>
                <w:rFonts w:hint="eastAsia"/>
                <w:sz w:val="24"/>
              </w:rPr>
              <w:t>, F</w:t>
            </w:r>
            <w:r>
              <w:rPr>
                <w:sz w:val="24"/>
              </w:rPr>
              <w:t>rom Pantry to Officer’s mess room</w:t>
            </w:r>
            <w:r>
              <w:rPr>
                <w:rFonts w:hint="eastAsia"/>
                <w:sz w:val="24"/>
              </w:rPr>
              <w:t>, Dry provision</w:t>
            </w:r>
          </w:p>
        </w:tc>
      </w:tr>
      <w:tr w14:paraId="140FCDF5">
        <w:tblPrEx>
          <w:tblCellMar>
            <w:top w:w="0" w:type="dxa"/>
            <w:left w:w="0" w:type="dxa"/>
            <w:bottom w:w="0" w:type="dxa"/>
            <w:right w:w="0" w:type="dxa"/>
          </w:tblCellMar>
        </w:tblPrEx>
        <w:trPr>
          <w:trHeight w:val="892" w:hRule="exact"/>
        </w:trPr>
        <w:tc>
          <w:tcPr>
            <w:tcW w:w="1560" w:type="dxa"/>
            <w:tcBorders>
              <w:top w:val="single" w:color="000000" w:sz="6" w:space="0"/>
              <w:left w:val="single" w:color="000000" w:sz="4" w:space="0"/>
              <w:bottom w:val="single" w:color="000000" w:sz="6" w:space="0"/>
              <w:right w:val="single" w:color="000000" w:sz="4" w:space="0"/>
            </w:tcBorders>
          </w:tcPr>
          <w:p w14:paraId="337116FF">
            <w:pPr>
              <w:autoSpaceDE w:val="0"/>
              <w:autoSpaceDN w:val="0"/>
              <w:adjustRightInd w:val="0"/>
              <w:spacing w:before="30"/>
              <w:ind w:left="137"/>
              <w:jc w:val="left"/>
              <w:rPr>
                <w:color w:val="000000"/>
                <w:kern w:val="0"/>
                <w:sz w:val="24"/>
              </w:rPr>
            </w:pPr>
            <w:r>
              <w:rPr>
                <w:color w:val="000000"/>
                <w:kern w:val="0"/>
                <w:sz w:val="24"/>
              </w:rPr>
              <w:t>700</w:t>
            </w:r>
          </w:p>
        </w:tc>
        <w:tc>
          <w:tcPr>
            <w:tcW w:w="6299" w:type="dxa"/>
            <w:tcBorders>
              <w:top w:val="single" w:color="000000" w:sz="6" w:space="0"/>
              <w:left w:val="single" w:color="000000" w:sz="4" w:space="0"/>
              <w:bottom w:val="single" w:color="000000" w:sz="6" w:space="0"/>
              <w:right w:val="single" w:color="000000" w:sz="4" w:space="0"/>
            </w:tcBorders>
          </w:tcPr>
          <w:p w14:paraId="44FFAD63">
            <w:pPr>
              <w:spacing w:before="20" w:after="20" w:line="240" w:lineRule="exact"/>
              <w:ind w:left="105" w:leftChars="50"/>
              <w:jc w:val="left"/>
              <w:rPr>
                <w:sz w:val="24"/>
              </w:rPr>
            </w:pPr>
            <w:r>
              <w:rPr>
                <w:rFonts w:hint="eastAsia"/>
                <w:sz w:val="24"/>
              </w:rPr>
              <w:t xml:space="preserve">Stairways, </w:t>
            </w:r>
            <w:r>
              <w:rPr>
                <w:sz w:val="24"/>
              </w:rPr>
              <w:t>Fire control station, Lobby, Mess rooms</w:t>
            </w:r>
            <w:r>
              <w:rPr>
                <w:rFonts w:hint="eastAsia"/>
                <w:sz w:val="24"/>
              </w:rPr>
              <w:t>, Ship office, Recreation room, Meeting room, escape in ER, Fire control station, entrance door to ER,</w:t>
            </w:r>
          </w:p>
        </w:tc>
      </w:tr>
      <w:tr w14:paraId="2280E079">
        <w:tblPrEx>
          <w:tblCellMar>
            <w:top w:w="0" w:type="dxa"/>
            <w:left w:w="0" w:type="dxa"/>
            <w:bottom w:w="0" w:type="dxa"/>
            <w:right w:w="0" w:type="dxa"/>
          </w:tblCellMar>
        </w:tblPrEx>
        <w:trPr>
          <w:trHeight w:val="336" w:hRule="exact"/>
        </w:trPr>
        <w:tc>
          <w:tcPr>
            <w:tcW w:w="1560" w:type="dxa"/>
            <w:tcBorders>
              <w:top w:val="single" w:color="000000" w:sz="6" w:space="0"/>
              <w:left w:val="single" w:color="000000" w:sz="4" w:space="0"/>
              <w:bottom w:val="single" w:color="000000" w:sz="6" w:space="0"/>
              <w:right w:val="single" w:color="000000" w:sz="4" w:space="0"/>
            </w:tcBorders>
          </w:tcPr>
          <w:p w14:paraId="1035620E">
            <w:pPr>
              <w:autoSpaceDE w:val="0"/>
              <w:autoSpaceDN w:val="0"/>
              <w:adjustRightInd w:val="0"/>
              <w:spacing w:before="30"/>
              <w:ind w:left="137"/>
              <w:jc w:val="left"/>
              <w:rPr>
                <w:color w:val="000000"/>
                <w:kern w:val="0"/>
                <w:sz w:val="24"/>
              </w:rPr>
            </w:pPr>
            <w:r>
              <w:rPr>
                <w:color w:val="000000"/>
                <w:kern w:val="0"/>
                <w:sz w:val="24"/>
              </w:rPr>
              <w:t>600</w:t>
            </w:r>
          </w:p>
        </w:tc>
        <w:tc>
          <w:tcPr>
            <w:tcW w:w="6299" w:type="dxa"/>
            <w:tcBorders>
              <w:top w:val="single" w:color="000000" w:sz="6" w:space="0"/>
              <w:left w:val="single" w:color="000000" w:sz="4" w:space="0"/>
              <w:bottom w:val="single" w:color="000000" w:sz="6" w:space="0"/>
              <w:right w:val="single" w:color="000000" w:sz="4" w:space="0"/>
            </w:tcBorders>
          </w:tcPr>
          <w:p w14:paraId="53B22F52">
            <w:pPr>
              <w:spacing w:before="20" w:after="20" w:line="240" w:lineRule="exact"/>
              <w:ind w:firstLine="120" w:firstLineChars="50"/>
              <w:jc w:val="left"/>
              <w:rPr>
                <w:sz w:val="24"/>
              </w:rPr>
            </w:pPr>
            <w:r>
              <w:rPr>
                <w:sz w:val="24"/>
              </w:rPr>
              <w:t xml:space="preserve">Private </w:t>
            </w:r>
            <w:r>
              <w:rPr>
                <w:rFonts w:hint="eastAsia"/>
                <w:sz w:val="24"/>
              </w:rPr>
              <w:t>lavatory</w:t>
            </w:r>
          </w:p>
        </w:tc>
      </w:tr>
      <w:tr w14:paraId="700F8A60">
        <w:tblPrEx>
          <w:tblCellMar>
            <w:top w:w="0" w:type="dxa"/>
            <w:left w:w="0" w:type="dxa"/>
            <w:bottom w:w="0" w:type="dxa"/>
            <w:right w:w="0" w:type="dxa"/>
          </w:tblCellMar>
        </w:tblPrEx>
        <w:trPr>
          <w:trHeight w:val="336" w:hRule="exact"/>
        </w:trPr>
        <w:tc>
          <w:tcPr>
            <w:tcW w:w="1560" w:type="dxa"/>
            <w:tcBorders>
              <w:top w:val="single" w:color="000000" w:sz="6" w:space="0"/>
              <w:left w:val="single" w:color="000000" w:sz="4" w:space="0"/>
              <w:bottom w:val="single" w:color="000000" w:sz="6" w:space="0"/>
              <w:right w:val="single" w:color="000000" w:sz="4" w:space="0"/>
            </w:tcBorders>
          </w:tcPr>
          <w:p w14:paraId="473DA81A">
            <w:pPr>
              <w:spacing w:before="20" w:after="20" w:line="240" w:lineRule="exact"/>
              <w:ind w:firstLine="120" w:firstLineChars="50"/>
              <w:jc w:val="left"/>
              <w:rPr>
                <w:color w:val="000000"/>
                <w:kern w:val="0"/>
                <w:sz w:val="24"/>
              </w:rPr>
            </w:pPr>
            <w:r>
              <w:rPr>
                <w:color w:val="000000"/>
                <w:kern w:val="0"/>
                <w:sz w:val="24"/>
              </w:rPr>
              <w:t>650</w:t>
            </w:r>
          </w:p>
        </w:tc>
        <w:tc>
          <w:tcPr>
            <w:tcW w:w="6299" w:type="dxa"/>
            <w:tcBorders>
              <w:top w:val="single" w:color="000000" w:sz="6" w:space="0"/>
              <w:left w:val="single" w:color="000000" w:sz="4" w:space="0"/>
              <w:bottom w:val="single" w:color="000000" w:sz="6" w:space="0"/>
              <w:right w:val="single" w:color="000000" w:sz="4" w:space="0"/>
            </w:tcBorders>
          </w:tcPr>
          <w:p w14:paraId="29639664">
            <w:pPr>
              <w:spacing w:before="20" w:after="20" w:line="240" w:lineRule="exact"/>
              <w:ind w:firstLine="120" w:firstLineChars="50"/>
              <w:jc w:val="left"/>
              <w:rPr>
                <w:sz w:val="24"/>
              </w:rPr>
            </w:pPr>
            <w:r>
              <w:rPr>
                <w:sz w:val="24"/>
              </w:rPr>
              <w:t xml:space="preserve">All other </w:t>
            </w:r>
            <w:r>
              <w:rPr>
                <w:rFonts w:hint="eastAsia"/>
                <w:color w:val="000000"/>
                <w:kern w:val="0"/>
                <w:sz w:val="24"/>
              </w:rPr>
              <w:t>i</w:t>
            </w:r>
            <w:r>
              <w:rPr>
                <w:color w:val="000000"/>
                <w:kern w:val="0"/>
                <w:sz w:val="24"/>
              </w:rPr>
              <w:t>nternal accommodation</w:t>
            </w:r>
            <w:r>
              <w:rPr>
                <w:rFonts w:hint="eastAsia"/>
                <w:color w:val="000000"/>
                <w:kern w:val="0"/>
                <w:sz w:val="24"/>
              </w:rPr>
              <w:t xml:space="preserve"> </w:t>
            </w:r>
            <w:r>
              <w:rPr>
                <w:sz w:val="24"/>
              </w:rPr>
              <w:t>doors</w:t>
            </w:r>
          </w:p>
        </w:tc>
      </w:tr>
    </w:tbl>
    <w:p w14:paraId="33302635">
      <w:pPr>
        <w:autoSpaceDE w:val="0"/>
        <w:autoSpaceDN w:val="0"/>
        <w:adjustRightInd w:val="0"/>
        <w:spacing w:before="18" w:line="100" w:lineRule="exact"/>
        <w:jc w:val="left"/>
        <w:rPr>
          <w:kern w:val="0"/>
          <w:sz w:val="10"/>
          <w:szCs w:val="10"/>
        </w:rPr>
      </w:pPr>
    </w:p>
    <w:p w14:paraId="73CFA55A">
      <w:pPr>
        <w:autoSpaceDE w:val="0"/>
        <w:autoSpaceDN w:val="0"/>
        <w:adjustRightInd w:val="0"/>
        <w:spacing w:line="200" w:lineRule="exact"/>
        <w:jc w:val="left"/>
        <w:rPr>
          <w:kern w:val="0"/>
          <w:sz w:val="20"/>
          <w:szCs w:val="20"/>
        </w:rPr>
      </w:pPr>
    </w:p>
    <w:p w14:paraId="643F682A">
      <w:pPr>
        <w:pStyle w:val="5"/>
        <w:ind w:left="42"/>
      </w:pPr>
      <w:r>
        <w:rPr>
          <w:rFonts w:hint="eastAsia"/>
        </w:rPr>
        <w:t>3.3.</w:t>
      </w:r>
      <w:r>
        <w:t>2.</w:t>
      </w:r>
      <w:r>
        <w:rPr>
          <w:rFonts w:hint="eastAsia"/>
        </w:rPr>
        <w:t>3</w:t>
      </w:r>
      <w:r>
        <w:tab/>
      </w:r>
      <w:r>
        <w:t>Hardware</w:t>
      </w:r>
    </w:p>
    <w:p w14:paraId="0F5BD4A1">
      <w:pPr>
        <w:autoSpaceDE w:val="0"/>
        <w:autoSpaceDN w:val="0"/>
        <w:adjustRightInd w:val="0"/>
        <w:spacing w:before="4" w:line="240" w:lineRule="exact"/>
        <w:jc w:val="left"/>
        <w:rPr>
          <w:kern w:val="0"/>
          <w:sz w:val="24"/>
        </w:rPr>
      </w:pPr>
    </w:p>
    <w:p w14:paraId="0D6C011C">
      <w:pPr>
        <w:autoSpaceDE w:val="0"/>
        <w:autoSpaceDN w:val="0"/>
        <w:adjustRightInd w:val="0"/>
        <w:ind w:left="1012"/>
        <w:jc w:val="left"/>
        <w:rPr>
          <w:kern w:val="0"/>
          <w:sz w:val="24"/>
        </w:rPr>
      </w:pPr>
      <w:r>
        <w:rPr>
          <w:kern w:val="0"/>
          <w:sz w:val="24"/>
        </w:rPr>
        <w:t xml:space="preserve">All hardware </w:t>
      </w:r>
      <w:r>
        <w:rPr>
          <w:rFonts w:hint="eastAsia"/>
          <w:kern w:val="0"/>
          <w:sz w:val="24"/>
        </w:rPr>
        <w:t>shall</w:t>
      </w:r>
      <w:r>
        <w:rPr>
          <w:kern w:val="0"/>
          <w:sz w:val="24"/>
        </w:rPr>
        <w:t xml:space="preserve"> be </w:t>
      </w:r>
      <w:r>
        <w:rPr>
          <w:rFonts w:hint="eastAsia"/>
          <w:kern w:val="0"/>
          <w:sz w:val="24"/>
        </w:rPr>
        <w:t xml:space="preserve">of </w:t>
      </w:r>
      <w:r>
        <w:rPr>
          <w:spacing w:val="-2"/>
          <w:kern w:val="0"/>
          <w:sz w:val="24"/>
        </w:rPr>
        <w:t>m</w:t>
      </w:r>
      <w:r>
        <w:rPr>
          <w:kern w:val="0"/>
          <w:sz w:val="24"/>
        </w:rPr>
        <w:t>arine type.</w:t>
      </w:r>
    </w:p>
    <w:p w14:paraId="5F8D70AA">
      <w:pPr>
        <w:autoSpaceDE w:val="0"/>
        <w:autoSpaceDN w:val="0"/>
        <w:adjustRightInd w:val="0"/>
        <w:spacing w:before="3" w:line="280" w:lineRule="exact"/>
        <w:jc w:val="left"/>
        <w:rPr>
          <w:kern w:val="0"/>
          <w:sz w:val="28"/>
          <w:szCs w:val="28"/>
        </w:rPr>
      </w:pPr>
    </w:p>
    <w:p w14:paraId="775E7D58">
      <w:pPr>
        <w:pStyle w:val="6"/>
        <w:ind w:left="42"/>
      </w:pPr>
      <w:r>
        <w:rPr>
          <w:rFonts w:hint="eastAsia"/>
        </w:rPr>
        <w:t>3.3.</w:t>
      </w:r>
      <w:r>
        <w:t>2.</w:t>
      </w:r>
      <w:r>
        <w:rPr>
          <w:rFonts w:hint="eastAsia"/>
        </w:rPr>
        <w:t>3</w:t>
      </w:r>
      <w:r>
        <w:t>.1</w:t>
      </w:r>
      <w:r>
        <w:tab/>
      </w:r>
      <w:r>
        <w:t>Lock</w:t>
      </w:r>
    </w:p>
    <w:p w14:paraId="5123E647">
      <w:pPr>
        <w:autoSpaceDE w:val="0"/>
        <w:autoSpaceDN w:val="0"/>
        <w:adjustRightInd w:val="0"/>
        <w:spacing w:before="4" w:line="100" w:lineRule="exact"/>
        <w:jc w:val="left"/>
        <w:rPr>
          <w:kern w:val="0"/>
          <w:sz w:val="10"/>
          <w:szCs w:val="10"/>
        </w:rPr>
      </w:pPr>
    </w:p>
    <w:p w14:paraId="0E651BFC">
      <w:pPr>
        <w:autoSpaceDE w:val="0"/>
        <w:autoSpaceDN w:val="0"/>
        <w:adjustRightInd w:val="0"/>
        <w:spacing w:line="200" w:lineRule="exact"/>
        <w:jc w:val="left"/>
        <w:rPr>
          <w:kern w:val="0"/>
          <w:sz w:val="20"/>
          <w:szCs w:val="20"/>
        </w:rPr>
      </w:pPr>
    </w:p>
    <w:p w14:paraId="1BEA9EB6">
      <w:pPr>
        <w:autoSpaceDE w:val="0"/>
        <w:autoSpaceDN w:val="0"/>
        <w:adjustRightInd w:val="0"/>
        <w:ind w:left="1012"/>
        <w:jc w:val="left"/>
        <w:rPr>
          <w:kern w:val="0"/>
          <w:sz w:val="24"/>
        </w:rPr>
      </w:pPr>
      <w:r>
        <w:rPr>
          <w:kern w:val="0"/>
          <w:sz w:val="24"/>
        </w:rPr>
        <w:t>All door handles shall be of lever type</w:t>
      </w:r>
      <w:r>
        <w:rPr>
          <w:rFonts w:hint="eastAsia"/>
          <w:kern w:val="0"/>
          <w:sz w:val="24"/>
        </w:rPr>
        <w:t>，</w:t>
      </w:r>
      <w:r>
        <w:rPr>
          <w:b/>
          <w:i/>
          <w:kern w:val="0"/>
          <w:sz w:val="24"/>
        </w:rPr>
        <w:t>the springs to be moderately heavy type.</w:t>
      </w:r>
    </w:p>
    <w:p w14:paraId="7438CBC4">
      <w:pPr>
        <w:autoSpaceDE w:val="0"/>
        <w:autoSpaceDN w:val="0"/>
        <w:adjustRightInd w:val="0"/>
        <w:spacing w:before="3" w:line="280" w:lineRule="exact"/>
        <w:jc w:val="left"/>
        <w:rPr>
          <w:kern w:val="0"/>
          <w:sz w:val="28"/>
          <w:szCs w:val="28"/>
        </w:rPr>
      </w:pPr>
    </w:p>
    <w:p w14:paraId="094C1C00">
      <w:pPr>
        <w:autoSpaceDE w:val="0"/>
        <w:autoSpaceDN w:val="0"/>
        <w:adjustRightInd w:val="0"/>
        <w:spacing w:line="243" w:lineRule="auto"/>
        <w:ind w:left="1012"/>
        <w:rPr>
          <w:kern w:val="0"/>
          <w:sz w:val="24"/>
        </w:rPr>
      </w:pPr>
      <w:r>
        <w:rPr>
          <w:kern w:val="0"/>
          <w:sz w:val="24"/>
        </w:rPr>
        <w:t>All</w:t>
      </w:r>
      <w:r>
        <w:rPr>
          <w:rFonts w:hint="eastAsia"/>
          <w:kern w:val="0"/>
          <w:sz w:val="24"/>
        </w:rPr>
        <w:t xml:space="preserve"> </w:t>
      </w:r>
      <w:r>
        <w:rPr>
          <w:kern w:val="0"/>
          <w:sz w:val="24"/>
        </w:rPr>
        <w:t>locks</w:t>
      </w:r>
      <w:r>
        <w:rPr>
          <w:rFonts w:hint="eastAsia"/>
          <w:kern w:val="0"/>
          <w:sz w:val="24"/>
        </w:rPr>
        <w:t xml:space="preserve"> </w:t>
      </w:r>
      <w:r>
        <w:rPr>
          <w:kern w:val="0"/>
          <w:sz w:val="24"/>
        </w:rPr>
        <w:t>and</w:t>
      </w:r>
      <w:r>
        <w:rPr>
          <w:rFonts w:hint="eastAsia"/>
          <w:kern w:val="0"/>
          <w:sz w:val="24"/>
        </w:rPr>
        <w:t xml:space="preserve"> </w:t>
      </w:r>
      <w:r>
        <w:rPr>
          <w:kern w:val="0"/>
          <w:sz w:val="24"/>
        </w:rPr>
        <w:t>latches</w:t>
      </w:r>
      <w:r>
        <w:rPr>
          <w:rFonts w:hint="eastAsia"/>
          <w:kern w:val="0"/>
          <w:sz w:val="24"/>
        </w:rPr>
        <w:t xml:space="preserve"> </w:t>
      </w:r>
      <w:r>
        <w:rPr>
          <w:kern w:val="0"/>
          <w:sz w:val="24"/>
        </w:rPr>
        <w:t>shall</w:t>
      </w:r>
      <w:r>
        <w:rPr>
          <w:rFonts w:hint="eastAsia"/>
          <w:kern w:val="0"/>
          <w:sz w:val="24"/>
        </w:rPr>
        <w:t xml:space="preserve"> </w:t>
      </w:r>
      <w:r>
        <w:rPr>
          <w:kern w:val="0"/>
          <w:sz w:val="24"/>
        </w:rPr>
        <w:t>have</w:t>
      </w:r>
      <w:r>
        <w:rPr>
          <w:rFonts w:hint="eastAsia"/>
          <w:kern w:val="0"/>
          <w:sz w:val="24"/>
        </w:rPr>
        <w:t xml:space="preserve"> </w:t>
      </w:r>
      <w:r>
        <w:rPr>
          <w:kern w:val="0"/>
          <w:sz w:val="24"/>
        </w:rPr>
        <w:t>rim</w:t>
      </w:r>
      <w:r>
        <w:rPr>
          <w:rFonts w:hint="eastAsia"/>
          <w:kern w:val="0"/>
          <w:sz w:val="24"/>
        </w:rPr>
        <w:t xml:space="preserve"> </w:t>
      </w:r>
      <w:r>
        <w:rPr>
          <w:kern w:val="0"/>
          <w:sz w:val="24"/>
        </w:rPr>
        <w:t>or</w:t>
      </w:r>
      <w:r>
        <w:rPr>
          <w:rFonts w:hint="eastAsia"/>
          <w:kern w:val="0"/>
          <w:sz w:val="24"/>
        </w:rPr>
        <w:t xml:space="preserve"> </w:t>
      </w:r>
      <w:r>
        <w:rPr>
          <w:spacing w:val="-2"/>
          <w:kern w:val="0"/>
          <w:sz w:val="24"/>
        </w:rPr>
        <w:t>m</w:t>
      </w:r>
      <w:r>
        <w:rPr>
          <w:kern w:val="0"/>
          <w:sz w:val="24"/>
        </w:rPr>
        <w:t>o</w:t>
      </w:r>
      <w:r>
        <w:rPr>
          <w:spacing w:val="-1"/>
          <w:kern w:val="0"/>
          <w:sz w:val="24"/>
        </w:rPr>
        <w:t>r</w:t>
      </w:r>
      <w:r>
        <w:rPr>
          <w:kern w:val="0"/>
          <w:sz w:val="24"/>
        </w:rPr>
        <w:t>tise</w:t>
      </w:r>
      <w:r>
        <w:rPr>
          <w:rFonts w:hint="eastAsia"/>
          <w:kern w:val="0"/>
          <w:sz w:val="24"/>
        </w:rPr>
        <w:t xml:space="preserve"> </w:t>
      </w:r>
      <w:r>
        <w:rPr>
          <w:kern w:val="0"/>
          <w:sz w:val="24"/>
        </w:rPr>
        <w:t>type</w:t>
      </w:r>
      <w:r>
        <w:rPr>
          <w:rFonts w:hint="eastAsia"/>
          <w:kern w:val="0"/>
          <w:sz w:val="24"/>
        </w:rPr>
        <w:t xml:space="preserve"> </w:t>
      </w:r>
      <w:r>
        <w:rPr>
          <w:kern w:val="0"/>
          <w:sz w:val="24"/>
        </w:rPr>
        <w:t>casing</w:t>
      </w:r>
      <w:r>
        <w:rPr>
          <w:rFonts w:hint="eastAsia"/>
          <w:kern w:val="0"/>
          <w:sz w:val="24"/>
        </w:rPr>
        <w:t xml:space="preserve"> </w:t>
      </w:r>
      <w:r>
        <w:rPr>
          <w:kern w:val="0"/>
          <w:sz w:val="24"/>
        </w:rPr>
        <w:t>to</w:t>
      </w:r>
      <w:r>
        <w:rPr>
          <w:rFonts w:hint="eastAsia"/>
          <w:kern w:val="0"/>
          <w:sz w:val="24"/>
        </w:rPr>
        <w:t xml:space="preserve"> </w:t>
      </w:r>
      <w:r>
        <w:rPr>
          <w:spacing w:val="-2"/>
          <w:kern w:val="0"/>
          <w:sz w:val="24"/>
        </w:rPr>
        <w:t>m</w:t>
      </w:r>
      <w:r>
        <w:rPr>
          <w:kern w:val="0"/>
          <w:sz w:val="24"/>
        </w:rPr>
        <w:t>eet</w:t>
      </w:r>
      <w:r>
        <w:rPr>
          <w:rFonts w:hint="eastAsia"/>
          <w:kern w:val="0"/>
          <w:sz w:val="24"/>
        </w:rPr>
        <w:t xml:space="preserve"> </w:t>
      </w:r>
      <w:r>
        <w:rPr>
          <w:kern w:val="0"/>
          <w:sz w:val="24"/>
        </w:rPr>
        <w:t>the</w:t>
      </w:r>
      <w:r>
        <w:rPr>
          <w:rFonts w:hint="eastAsia"/>
          <w:kern w:val="0"/>
          <w:sz w:val="24"/>
        </w:rPr>
        <w:t xml:space="preserve"> </w:t>
      </w:r>
      <w:r>
        <w:rPr>
          <w:kern w:val="0"/>
          <w:sz w:val="24"/>
        </w:rPr>
        <w:t>require</w:t>
      </w:r>
      <w:r>
        <w:rPr>
          <w:spacing w:val="-2"/>
          <w:kern w:val="0"/>
          <w:sz w:val="24"/>
        </w:rPr>
        <w:t>m</w:t>
      </w:r>
      <w:r>
        <w:rPr>
          <w:kern w:val="0"/>
          <w:sz w:val="24"/>
        </w:rPr>
        <w:t>ents</w:t>
      </w:r>
      <w:r>
        <w:rPr>
          <w:rFonts w:hint="eastAsia"/>
          <w:kern w:val="0"/>
          <w:sz w:val="24"/>
        </w:rPr>
        <w:t xml:space="preserve"> </w:t>
      </w:r>
      <w:r>
        <w:rPr>
          <w:kern w:val="0"/>
          <w:sz w:val="24"/>
        </w:rPr>
        <w:t>of particular installations.</w:t>
      </w:r>
    </w:p>
    <w:p w14:paraId="54E03A36">
      <w:pPr>
        <w:autoSpaceDE w:val="0"/>
        <w:autoSpaceDN w:val="0"/>
        <w:adjustRightInd w:val="0"/>
        <w:spacing w:before="20" w:line="260" w:lineRule="exact"/>
        <w:rPr>
          <w:kern w:val="0"/>
          <w:sz w:val="26"/>
          <w:szCs w:val="26"/>
        </w:rPr>
      </w:pPr>
    </w:p>
    <w:p w14:paraId="396F12A1">
      <w:pPr>
        <w:autoSpaceDE w:val="0"/>
        <w:autoSpaceDN w:val="0"/>
        <w:adjustRightInd w:val="0"/>
        <w:spacing w:line="243" w:lineRule="auto"/>
        <w:ind w:left="1012"/>
        <w:rPr>
          <w:kern w:val="0"/>
          <w:sz w:val="26"/>
          <w:szCs w:val="26"/>
        </w:rPr>
      </w:pPr>
      <w:r>
        <w:rPr>
          <w:kern w:val="0"/>
          <w:sz w:val="24"/>
        </w:rPr>
        <w:t>Locks shall be furnished so</w:t>
      </w:r>
      <w:r>
        <w:rPr>
          <w:rFonts w:hint="eastAsia"/>
          <w:kern w:val="0"/>
          <w:sz w:val="24"/>
        </w:rPr>
        <w:t xml:space="preserve"> </w:t>
      </w:r>
      <w:r>
        <w:rPr>
          <w:kern w:val="0"/>
          <w:sz w:val="24"/>
        </w:rPr>
        <w:t>that each lock will have a different key, and all locks</w:t>
      </w:r>
      <w:r>
        <w:rPr>
          <w:rFonts w:hint="eastAsia"/>
          <w:kern w:val="0"/>
          <w:sz w:val="24"/>
        </w:rPr>
        <w:t xml:space="preserve"> except lavatory locks</w:t>
      </w:r>
      <w:r>
        <w:rPr>
          <w:kern w:val="0"/>
          <w:sz w:val="24"/>
        </w:rPr>
        <w:t xml:space="preserve"> can be </w:t>
      </w:r>
      <w:r>
        <w:rPr>
          <w:rFonts w:hint="eastAsia"/>
          <w:kern w:val="0"/>
          <w:sz w:val="24"/>
        </w:rPr>
        <w:t xml:space="preserve">opened </w:t>
      </w:r>
      <w:r>
        <w:rPr>
          <w:kern w:val="0"/>
          <w:sz w:val="24"/>
        </w:rPr>
        <w:t xml:space="preserve">by a </w:t>
      </w:r>
      <w:r>
        <w:rPr>
          <w:spacing w:val="-2"/>
          <w:kern w:val="0"/>
          <w:sz w:val="24"/>
        </w:rPr>
        <w:t>m</w:t>
      </w:r>
      <w:r>
        <w:rPr>
          <w:kern w:val="0"/>
          <w:sz w:val="24"/>
        </w:rPr>
        <w:t>aster key.</w:t>
      </w:r>
    </w:p>
    <w:p w14:paraId="6B815C3A">
      <w:pPr>
        <w:autoSpaceDE w:val="0"/>
        <w:autoSpaceDN w:val="0"/>
        <w:adjustRightInd w:val="0"/>
        <w:spacing w:line="243" w:lineRule="auto"/>
        <w:ind w:left="1012"/>
        <w:rPr>
          <w:kern w:val="0"/>
          <w:sz w:val="24"/>
        </w:rPr>
      </w:pPr>
    </w:p>
    <w:p w14:paraId="5082FC12">
      <w:pPr>
        <w:autoSpaceDE w:val="0"/>
        <w:autoSpaceDN w:val="0"/>
        <w:adjustRightInd w:val="0"/>
        <w:spacing w:line="243" w:lineRule="auto"/>
        <w:ind w:left="1012"/>
        <w:rPr>
          <w:kern w:val="0"/>
          <w:sz w:val="24"/>
        </w:rPr>
      </w:pPr>
      <w:r>
        <w:rPr>
          <w:kern w:val="0"/>
          <w:sz w:val="24"/>
        </w:rPr>
        <w:t>All living</w:t>
      </w:r>
      <w:r>
        <w:rPr>
          <w:rFonts w:hint="eastAsia"/>
          <w:kern w:val="0"/>
          <w:sz w:val="24"/>
        </w:rPr>
        <w:t xml:space="preserve"> cabins</w:t>
      </w:r>
      <w:r>
        <w:rPr>
          <w:kern w:val="0"/>
          <w:sz w:val="24"/>
        </w:rPr>
        <w:t xml:space="preserve"> shall have mortise type cylinder lock and latch set with thumb turn.</w:t>
      </w:r>
    </w:p>
    <w:p w14:paraId="12399E99">
      <w:pPr>
        <w:autoSpaceDE w:val="0"/>
        <w:autoSpaceDN w:val="0"/>
        <w:adjustRightInd w:val="0"/>
        <w:spacing w:line="243" w:lineRule="auto"/>
        <w:ind w:left="1012"/>
        <w:rPr>
          <w:kern w:val="0"/>
          <w:sz w:val="24"/>
        </w:rPr>
      </w:pPr>
    </w:p>
    <w:p w14:paraId="79C84C7E">
      <w:pPr>
        <w:autoSpaceDE w:val="0"/>
        <w:autoSpaceDN w:val="0"/>
        <w:adjustRightInd w:val="0"/>
        <w:spacing w:line="243" w:lineRule="auto"/>
        <w:ind w:left="1012"/>
        <w:rPr>
          <w:kern w:val="0"/>
          <w:sz w:val="24"/>
        </w:rPr>
      </w:pPr>
      <w:r>
        <w:rPr>
          <w:kern w:val="0"/>
          <w:sz w:val="24"/>
        </w:rPr>
        <w:t>Public</w:t>
      </w:r>
      <w:r>
        <w:rPr>
          <w:rFonts w:hint="eastAsia"/>
          <w:kern w:val="0"/>
          <w:sz w:val="24"/>
        </w:rPr>
        <w:t xml:space="preserve"> </w:t>
      </w:r>
      <w:r>
        <w:rPr>
          <w:kern w:val="0"/>
          <w:sz w:val="24"/>
        </w:rPr>
        <w:t>space,</w:t>
      </w:r>
      <w:r>
        <w:rPr>
          <w:rFonts w:hint="eastAsia"/>
          <w:kern w:val="0"/>
          <w:sz w:val="24"/>
        </w:rPr>
        <w:t xml:space="preserve"> </w:t>
      </w:r>
      <w:r>
        <w:rPr>
          <w:kern w:val="0"/>
          <w:sz w:val="24"/>
        </w:rPr>
        <w:t>catering</w:t>
      </w:r>
      <w:r>
        <w:rPr>
          <w:rFonts w:hint="eastAsia"/>
          <w:kern w:val="0"/>
          <w:sz w:val="24"/>
        </w:rPr>
        <w:t xml:space="preserve"> </w:t>
      </w:r>
      <w:r>
        <w:rPr>
          <w:kern w:val="0"/>
          <w:sz w:val="24"/>
        </w:rPr>
        <w:t>space,</w:t>
      </w:r>
      <w:r>
        <w:rPr>
          <w:rFonts w:hint="eastAsia"/>
          <w:kern w:val="0"/>
          <w:sz w:val="24"/>
        </w:rPr>
        <w:t xml:space="preserve"> </w:t>
      </w:r>
      <w:r>
        <w:rPr>
          <w:kern w:val="0"/>
          <w:sz w:val="24"/>
        </w:rPr>
        <w:t>wheelhouse,</w:t>
      </w:r>
      <w:r>
        <w:rPr>
          <w:rFonts w:hint="eastAsia"/>
          <w:kern w:val="0"/>
          <w:sz w:val="24"/>
        </w:rPr>
        <w:t xml:space="preserve"> </w:t>
      </w:r>
      <w:r>
        <w:rPr>
          <w:kern w:val="0"/>
          <w:sz w:val="24"/>
        </w:rPr>
        <w:t>fire control station,</w:t>
      </w:r>
      <w:r>
        <w:rPr>
          <w:rFonts w:hint="eastAsia"/>
          <w:kern w:val="0"/>
          <w:sz w:val="24"/>
        </w:rPr>
        <w:t xml:space="preserve"> </w:t>
      </w:r>
      <w:r>
        <w:rPr>
          <w:kern w:val="0"/>
          <w:sz w:val="24"/>
        </w:rPr>
        <w:t>engine</w:t>
      </w:r>
      <w:r>
        <w:rPr>
          <w:rFonts w:hint="eastAsia"/>
          <w:kern w:val="0"/>
          <w:sz w:val="24"/>
        </w:rPr>
        <w:t xml:space="preserve"> </w:t>
      </w:r>
      <w:r>
        <w:rPr>
          <w:kern w:val="0"/>
          <w:sz w:val="24"/>
        </w:rPr>
        <w:t>control</w:t>
      </w:r>
      <w:r>
        <w:rPr>
          <w:rFonts w:hint="eastAsia"/>
          <w:kern w:val="0"/>
          <w:sz w:val="24"/>
        </w:rPr>
        <w:t xml:space="preserve"> </w:t>
      </w:r>
      <w:r>
        <w:rPr>
          <w:kern w:val="0"/>
          <w:sz w:val="24"/>
        </w:rPr>
        <w:t>room,</w:t>
      </w:r>
      <w:r>
        <w:rPr>
          <w:rFonts w:hint="eastAsia"/>
          <w:kern w:val="0"/>
          <w:sz w:val="24"/>
        </w:rPr>
        <w:t xml:space="preserve"> </w:t>
      </w:r>
      <w:r>
        <w:rPr>
          <w:kern w:val="0"/>
          <w:sz w:val="24"/>
        </w:rPr>
        <w:t>laundry, changing room</w:t>
      </w:r>
      <w:r>
        <w:rPr>
          <w:rFonts w:hint="eastAsia"/>
          <w:kern w:val="0"/>
          <w:sz w:val="24"/>
        </w:rPr>
        <w:t xml:space="preserve"> and</w:t>
      </w:r>
      <w:r>
        <w:rPr>
          <w:kern w:val="0"/>
          <w:sz w:val="24"/>
        </w:rPr>
        <w:t xml:space="preserve"> inside lockers shall have mortise type cylinder lock and latch set.</w:t>
      </w:r>
    </w:p>
    <w:p w14:paraId="0D36692F">
      <w:pPr>
        <w:autoSpaceDE w:val="0"/>
        <w:autoSpaceDN w:val="0"/>
        <w:adjustRightInd w:val="0"/>
        <w:spacing w:line="243" w:lineRule="auto"/>
        <w:ind w:left="1012"/>
        <w:rPr>
          <w:kern w:val="0"/>
          <w:sz w:val="24"/>
        </w:rPr>
      </w:pPr>
    </w:p>
    <w:p w14:paraId="05110FBF">
      <w:pPr>
        <w:autoSpaceDE w:val="0"/>
        <w:autoSpaceDN w:val="0"/>
        <w:adjustRightInd w:val="0"/>
        <w:spacing w:line="243" w:lineRule="auto"/>
        <w:ind w:left="1012"/>
        <w:rPr>
          <w:kern w:val="0"/>
          <w:sz w:val="24"/>
        </w:rPr>
      </w:pPr>
      <w:r>
        <w:rPr>
          <w:kern w:val="0"/>
          <w:sz w:val="24"/>
        </w:rPr>
        <w:t>W</w:t>
      </w:r>
      <w:r>
        <w:rPr>
          <w:rFonts w:hint="eastAsia"/>
          <w:kern w:val="0"/>
          <w:sz w:val="24"/>
        </w:rPr>
        <w:t>eather doors on A to F deck and wheelhouse to have mortise lock.</w:t>
      </w:r>
    </w:p>
    <w:p w14:paraId="1DD54764">
      <w:pPr>
        <w:autoSpaceDE w:val="0"/>
        <w:autoSpaceDN w:val="0"/>
        <w:adjustRightInd w:val="0"/>
        <w:spacing w:line="243" w:lineRule="auto"/>
        <w:ind w:left="1012"/>
        <w:rPr>
          <w:kern w:val="0"/>
          <w:sz w:val="24"/>
        </w:rPr>
      </w:pPr>
    </w:p>
    <w:p w14:paraId="1730FBAA">
      <w:pPr>
        <w:autoSpaceDE w:val="0"/>
        <w:autoSpaceDN w:val="0"/>
        <w:adjustRightInd w:val="0"/>
        <w:spacing w:line="243" w:lineRule="auto"/>
        <w:ind w:left="1012"/>
        <w:rPr>
          <w:kern w:val="0"/>
          <w:sz w:val="24"/>
        </w:rPr>
      </w:pPr>
      <w:r>
        <w:rPr>
          <w:rFonts w:hint="eastAsia"/>
          <w:kern w:val="0"/>
          <w:sz w:val="24"/>
        </w:rPr>
        <w:t>Public/deck t</w:t>
      </w:r>
      <w:r>
        <w:rPr>
          <w:kern w:val="0"/>
          <w:sz w:val="24"/>
        </w:rPr>
        <w:t xml:space="preserve">oilet and hospital bathroom door shall have mortise type latch with "vacant" indicator. </w:t>
      </w:r>
      <w:r>
        <w:rPr>
          <w:rFonts w:hint="eastAsia"/>
          <w:kern w:val="0"/>
          <w:sz w:val="24"/>
        </w:rPr>
        <w:t>B</w:t>
      </w:r>
      <w:r>
        <w:rPr>
          <w:kern w:val="0"/>
          <w:sz w:val="24"/>
        </w:rPr>
        <w:t>onded store door shall have padlock</w:t>
      </w:r>
      <w:r>
        <w:rPr>
          <w:rFonts w:hint="eastAsia"/>
          <w:kern w:val="0"/>
          <w:sz w:val="24"/>
        </w:rPr>
        <w:t xml:space="preserve"> made of </w:t>
      </w:r>
      <w:r>
        <w:rPr>
          <w:rFonts w:eastAsia="Times New Roman"/>
          <w:sz w:val="24"/>
        </w:rPr>
        <w:t>b</w:t>
      </w:r>
      <w:r>
        <w:rPr>
          <w:rFonts w:eastAsia="Times New Roman"/>
          <w:spacing w:val="-1"/>
          <w:sz w:val="24"/>
        </w:rPr>
        <w:t>ra</w:t>
      </w:r>
      <w:r>
        <w:rPr>
          <w:rFonts w:eastAsia="Times New Roman"/>
          <w:sz w:val="24"/>
        </w:rPr>
        <w:t>ss</w:t>
      </w:r>
      <w:r>
        <w:rPr>
          <w:kern w:val="0"/>
          <w:sz w:val="24"/>
        </w:rPr>
        <w:t>.</w:t>
      </w:r>
    </w:p>
    <w:p w14:paraId="2C5DE1DE">
      <w:pPr>
        <w:autoSpaceDE w:val="0"/>
        <w:autoSpaceDN w:val="0"/>
        <w:adjustRightInd w:val="0"/>
        <w:spacing w:before="3" w:line="280" w:lineRule="exact"/>
        <w:jc w:val="left"/>
        <w:rPr>
          <w:kern w:val="0"/>
          <w:sz w:val="28"/>
          <w:szCs w:val="28"/>
        </w:rPr>
      </w:pPr>
    </w:p>
    <w:p w14:paraId="1BD2A657">
      <w:pPr>
        <w:autoSpaceDE w:val="0"/>
        <w:autoSpaceDN w:val="0"/>
        <w:adjustRightInd w:val="0"/>
        <w:spacing w:line="243" w:lineRule="auto"/>
        <w:ind w:left="1012"/>
        <w:rPr>
          <w:kern w:val="0"/>
          <w:sz w:val="24"/>
        </w:rPr>
      </w:pPr>
      <w:r>
        <w:rPr>
          <w:rFonts w:hint="eastAsia"/>
          <w:kern w:val="0"/>
          <w:sz w:val="24"/>
        </w:rPr>
        <w:t xml:space="preserve">Weather deck </w:t>
      </w:r>
      <w:r>
        <w:rPr>
          <w:kern w:val="0"/>
          <w:sz w:val="24"/>
        </w:rPr>
        <w:t>steel doors shall have latch</w:t>
      </w:r>
      <w:r>
        <w:rPr>
          <w:rFonts w:hint="eastAsia"/>
          <w:kern w:val="0"/>
          <w:sz w:val="24"/>
        </w:rPr>
        <w:t>，</w:t>
      </w:r>
      <w:r>
        <w:rPr>
          <w:kern w:val="0"/>
          <w:sz w:val="24"/>
        </w:rPr>
        <w:t xml:space="preserve"> padlock or cylinder lock where necessary.</w:t>
      </w:r>
    </w:p>
    <w:p w14:paraId="156CBA27">
      <w:pPr>
        <w:autoSpaceDE w:val="0"/>
        <w:autoSpaceDN w:val="0"/>
        <w:adjustRightInd w:val="0"/>
        <w:ind w:left="1012"/>
        <w:jc w:val="left"/>
        <w:rPr>
          <w:kern w:val="0"/>
          <w:sz w:val="24"/>
        </w:rPr>
      </w:pPr>
    </w:p>
    <w:p w14:paraId="5E6B0282">
      <w:pPr>
        <w:autoSpaceDE w:val="0"/>
        <w:autoSpaceDN w:val="0"/>
        <w:adjustRightInd w:val="0"/>
        <w:ind w:left="1012"/>
        <w:jc w:val="left"/>
        <w:rPr>
          <w:kern w:val="0"/>
          <w:sz w:val="24"/>
        </w:rPr>
      </w:pPr>
      <w:r>
        <w:rPr>
          <w:kern w:val="0"/>
          <w:sz w:val="24"/>
        </w:rPr>
        <w:t>General Anti-pirate locking device to be provided for all external doors.</w:t>
      </w:r>
    </w:p>
    <w:p w14:paraId="6300CE74">
      <w:pPr>
        <w:autoSpaceDE w:val="0"/>
        <w:autoSpaceDN w:val="0"/>
        <w:adjustRightInd w:val="0"/>
        <w:spacing w:line="243" w:lineRule="auto"/>
        <w:ind w:left="1012"/>
        <w:rPr>
          <w:kern w:val="0"/>
          <w:sz w:val="24"/>
        </w:rPr>
      </w:pPr>
    </w:p>
    <w:p w14:paraId="2FCF8971">
      <w:pPr>
        <w:autoSpaceDE w:val="0"/>
        <w:autoSpaceDN w:val="0"/>
        <w:adjustRightInd w:val="0"/>
        <w:spacing w:line="243" w:lineRule="auto"/>
        <w:ind w:left="1012"/>
        <w:rPr>
          <w:kern w:val="0"/>
          <w:sz w:val="24"/>
        </w:rPr>
      </w:pPr>
      <w:r>
        <w:rPr>
          <w:rFonts w:hint="eastAsia"/>
          <w:kern w:val="0"/>
          <w:sz w:val="24"/>
        </w:rPr>
        <w:t xml:space="preserve">Locking device only openable </w:t>
      </w:r>
      <w:r>
        <w:rPr>
          <w:kern w:val="0"/>
          <w:sz w:val="24"/>
        </w:rPr>
        <w:t>from inside</w:t>
      </w:r>
      <w:r>
        <w:rPr>
          <w:rFonts w:hint="eastAsia"/>
          <w:kern w:val="0"/>
          <w:sz w:val="24"/>
        </w:rPr>
        <w:t xml:space="preserve"> shall be fitted at steel doors to </w:t>
      </w:r>
      <w:r>
        <w:rPr>
          <w:kern w:val="0"/>
          <w:sz w:val="24"/>
        </w:rPr>
        <w:t>accommodation</w:t>
      </w:r>
      <w:r>
        <w:rPr>
          <w:rFonts w:hint="eastAsia"/>
          <w:kern w:val="0"/>
          <w:sz w:val="24"/>
        </w:rPr>
        <w:t xml:space="preserve"> area and engine room area from upper deck as per ISPS.</w:t>
      </w:r>
    </w:p>
    <w:p w14:paraId="671EF157">
      <w:pPr>
        <w:autoSpaceDE w:val="0"/>
        <w:autoSpaceDN w:val="0"/>
        <w:adjustRightInd w:val="0"/>
        <w:ind w:left="1012"/>
        <w:rPr>
          <w:kern w:val="0"/>
          <w:sz w:val="24"/>
        </w:rPr>
      </w:pPr>
    </w:p>
    <w:p w14:paraId="639E8042">
      <w:pPr>
        <w:pStyle w:val="6"/>
        <w:ind w:left="42"/>
      </w:pPr>
      <w:r>
        <w:rPr>
          <w:rFonts w:hint="eastAsia"/>
        </w:rPr>
        <w:t>3.3.</w:t>
      </w:r>
      <w:r>
        <w:t>2.</w:t>
      </w:r>
      <w:r>
        <w:rPr>
          <w:rFonts w:hint="eastAsia"/>
        </w:rPr>
        <w:t>3</w:t>
      </w:r>
      <w:r>
        <w:t>.2</w:t>
      </w:r>
      <w:r>
        <w:tab/>
      </w:r>
      <w:r>
        <w:t>Key</w:t>
      </w:r>
    </w:p>
    <w:p w14:paraId="266CFABC">
      <w:pPr>
        <w:autoSpaceDE w:val="0"/>
        <w:autoSpaceDN w:val="0"/>
        <w:adjustRightInd w:val="0"/>
        <w:spacing w:line="200" w:lineRule="exact"/>
        <w:jc w:val="left"/>
        <w:rPr>
          <w:kern w:val="0"/>
          <w:sz w:val="20"/>
          <w:szCs w:val="20"/>
        </w:rPr>
      </w:pPr>
    </w:p>
    <w:p w14:paraId="2E0825F0">
      <w:pPr>
        <w:autoSpaceDE w:val="0"/>
        <w:autoSpaceDN w:val="0"/>
        <w:adjustRightInd w:val="0"/>
        <w:ind w:left="1012"/>
        <w:jc w:val="left"/>
        <w:rPr>
          <w:kern w:val="0"/>
          <w:sz w:val="24"/>
        </w:rPr>
      </w:pPr>
      <w:r>
        <w:rPr>
          <w:kern w:val="0"/>
          <w:sz w:val="24"/>
        </w:rPr>
        <w:t>Three (3) sets of key shall be supplied for each lock set except "vacant" lock</w:t>
      </w:r>
      <w:r>
        <w:rPr>
          <w:rFonts w:hint="eastAsia"/>
          <w:kern w:val="0"/>
          <w:sz w:val="24"/>
        </w:rPr>
        <w:t>.</w:t>
      </w:r>
    </w:p>
    <w:p w14:paraId="485085DE">
      <w:pPr>
        <w:autoSpaceDE w:val="0"/>
        <w:autoSpaceDN w:val="0"/>
        <w:adjustRightInd w:val="0"/>
        <w:spacing w:line="240" w:lineRule="exact"/>
        <w:ind w:left="1012"/>
        <w:jc w:val="left"/>
        <w:rPr>
          <w:kern w:val="0"/>
          <w:sz w:val="24"/>
        </w:rPr>
      </w:pPr>
    </w:p>
    <w:p w14:paraId="7CCAC22A">
      <w:pPr>
        <w:autoSpaceDE w:val="0"/>
        <w:autoSpaceDN w:val="0"/>
        <w:adjustRightInd w:val="0"/>
        <w:spacing w:line="240" w:lineRule="exact"/>
        <w:ind w:left="1012"/>
        <w:jc w:val="left"/>
        <w:rPr>
          <w:kern w:val="0"/>
          <w:sz w:val="24"/>
        </w:rPr>
      </w:pPr>
      <w:r>
        <w:rPr>
          <w:kern w:val="0"/>
          <w:sz w:val="24"/>
        </w:rPr>
        <w:t>Keys shall be divided into user’s group in accordance with shipboard practice.</w:t>
      </w:r>
    </w:p>
    <w:p w14:paraId="5B4F0C01">
      <w:pPr>
        <w:autoSpaceDE w:val="0"/>
        <w:autoSpaceDN w:val="0"/>
        <w:adjustRightInd w:val="0"/>
        <w:spacing w:line="240" w:lineRule="exact"/>
        <w:ind w:left="1012"/>
        <w:jc w:val="left"/>
        <w:rPr>
          <w:kern w:val="0"/>
          <w:sz w:val="24"/>
        </w:rPr>
      </w:pPr>
    </w:p>
    <w:p w14:paraId="638B9B25">
      <w:pPr>
        <w:autoSpaceDE w:val="0"/>
        <w:autoSpaceDN w:val="0"/>
        <w:adjustRightInd w:val="0"/>
        <w:spacing w:line="240" w:lineRule="exact"/>
        <w:ind w:left="1012"/>
        <w:jc w:val="left"/>
        <w:rPr>
          <w:kern w:val="0"/>
          <w:sz w:val="24"/>
        </w:rPr>
      </w:pPr>
      <w:r>
        <w:rPr>
          <w:rFonts w:hint="eastAsia"/>
          <w:kern w:val="0"/>
          <w:sz w:val="24"/>
        </w:rPr>
        <w:t>K</w:t>
      </w:r>
      <w:r>
        <w:rPr>
          <w:kern w:val="0"/>
          <w:sz w:val="24"/>
        </w:rPr>
        <w:t>ey of each door to be different, doors of one room to use the same key.</w:t>
      </w:r>
    </w:p>
    <w:p w14:paraId="620E3538">
      <w:pPr>
        <w:autoSpaceDE w:val="0"/>
        <w:autoSpaceDN w:val="0"/>
        <w:adjustRightInd w:val="0"/>
        <w:spacing w:before="3" w:line="280" w:lineRule="exact"/>
        <w:jc w:val="left"/>
        <w:rPr>
          <w:kern w:val="0"/>
          <w:sz w:val="28"/>
          <w:szCs w:val="28"/>
        </w:rPr>
      </w:pPr>
    </w:p>
    <w:p w14:paraId="54515BBB">
      <w:pPr>
        <w:autoSpaceDE w:val="0"/>
        <w:autoSpaceDN w:val="0"/>
        <w:adjustRightInd w:val="0"/>
        <w:ind w:left="1012"/>
        <w:rPr>
          <w:kern w:val="0"/>
          <w:sz w:val="24"/>
        </w:rPr>
      </w:pPr>
      <w:r>
        <w:rPr>
          <w:kern w:val="0"/>
          <w:sz w:val="24"/>
        </w:rPr>
        <w:t xml:space="preserve">Three (3) sets of </w:t>
      </w:r>
      <w:r>
        <w:rPr>
          <w:spacing w:val="-2"/>
          <w:kern w:val="0"/>
          <w:sz w:val="24"/>
        </w:rPr>
        <w:t>m</w:t>
      </w:r>
      <w:r>
        <w:rPr>
          <w:kern w:val="0"/>
          <w:sz w:val="24"/>
        </w:rPr>
        <w:t>aster key</w:t>
      </w:r>
      <w:r>
        <w:rPr>
          <w:rFonts w:hint="eastAsia"/>
          <w:kern w:val="0"/>
          <w:sz w:val="24"/>
        </w:rPr>
        <w:t xml:space="preserve"> </w:t>
      </w:r>
      <w:r>
        <w:rPr>
          <w:kern w:val="0"/>
          <w:sz w:val="24"/>
        </w:rPr>
        <w:t>shall be provided.</w:t>
      </w:r>
    </w:p>
    <w:p w14:paraId="3F69632D">
      <w:pPr>
        <w:autoSpaceDE w:val="0"/>
        <w:autoSpaceDN w:val="0"/>
        <w:adjustRightInd w:val="0"/>
        <w:spacing w:before="3" w:line="280" w:lineRule="exact"/>
        <w:jc w:val="left"/>
        <w:rPr>
          <w:kern w:val="0"/>
          <w:sz w:val="28"/>
          <w:szCs w:val="28"/>
        </w:rPr>
      </w:pPr>
    </w:p>
    <w:p w14:paraId="230D8F18">
      <w:pPr>
        <w:autoSpaceDE w:val="0"/>
        <w:autoSpaceDN w:val="0"/>
        <w:adjustRightInd w:val="0"/>
        <w:spacing w:line="243" w:lineRule="auto"/>
        <w:ind w:left="1012"/>
        <w:rPr>
          <w:kern w:val="0"/>
          <w:sz w:val="24"/>
        </w:rPr>
      </w:pPr>
      <w:r>
        <w:rPr>
          <w:kern w:val="0"/>
          <w:sz w:val="24"/>
        </w:rPr>
        <w:t>All</w:t>
      </w:r>
      <w:r>
        <w:rPr>
          <w:rFonts w:hint="eastAsia"/>
          <w:kern w:val="0"/>
          <w:sz w:val="24"/>
        </w:rPr>
        <w:t xml:space="preserve"> </w:t>
      </w:r>
      <w:r>
        <w:rPr>
          <w:kern w:val="0"/>
          <w:sz w:val="24"/>
        </w:rPr>
        <w:t>keys</w:t>
      </w:r>
      <w:r>
        <w:rPr>
          <w:rFonts w:hint="eastAsia"/>
          <w:kern w:val="0"/>
          <w:sz w:val="24"/>
        </w:rPr>
        <w:t xml:space="preserve"> </w:t>
      </w:r>
      <w:r>
        <w:rPr>
          <w:kern w:val="0"/>
          <w:sz w:val="24"/>
        </w:rPr>
        <w:t>shall</w:t>
      </w:r>
      <w:r>
        <w:rPr>
          <w:rFonts w:hint="eastAsia"/>
          <w:kern w:val="0"/>
          <w:sz w:val="24"/>
        </w:rPr>
        <w:t xml:space="preserve"> </w:t>
      </w:r>
      <w:r>
        <w:rPr>
          <w:kern w:val="0"/>
          <w:sz w:val="24"/>
        </w:rPr>
        <w:t>be</w:t>
      </w:r>
      <w:r>
        <w:rPr>
          <w:rFonts w:hint="eastAsia"/>
          <w:kern w:val="0"/>
          <w:sz w:val="24"/>
        </w:rPr>
        <w:t xml:space="preserve"> </w:t>
      </w:r>
      <w:r>
        <w:rPr>
          <w:kern w:val="0"/>
          <w:sz w:val="24"/>
        </w:rPr>
        <w:t>supplied</w:t>
      </w:r>
      <w:r>
        <w:rPr>
          <w:rFonts w:hint="eastAsia"/>
          <w:kern w:val="0"/>
          <w:sz w:val="24"/>
        </w:rPr>
        <w:t xml:space="preserve"> </w:t>
      </w:r>
      <w:r>
        <w:rPr>
          <w:kern w:val="0"/>
          <w:sz w:val="24"/>
        </w:rPr>
        <w:t>with</w:t>
      </w:r>
      <w:r>
        <w:rPr>
          <w:rFonts w:hint="eastAsia"/>
          <w:kern w:val="0"/>
          <w:sz w:val="24"/>
        </w:rPr>
        <w:t xml:space="preserve"> </w:t>
      </w:r>
      <w:r>
        <w:rPr>
          <w:kern w:val="0"/>
          <w:sz w:val="24"/>
        </w:rPr>
        <w:t>a</w:t>
      </w:r>
      <w:r>
        <w:rPr>
          <w:rFonts w:hint="eastAsia"/>
          <w:kern w:val="0"/>
          <w:sz w:val="24"/>
        </w:rPr>
        <w:t xml:space="preserve"> </w:t>
      </w:r>
      <w:r>
        <w:rPr>
          <w:rFonts w:eastAsia="Times New Roman"/>
          <w:sz w:val="24"/>
        </w:rPr>
        <w:t>plastic</w:t>
      </w:r>
      <w:r>
        <w:rPr>
          <w:rFonts w:hint="eastAsia"/>
          <w:sz w:val="24"/>
        </w:rPr>
        <w:t xml:space="preserve"> </w:t>
      </w:r>
      <w:r>
        <w:rPr>
          <w:kern w:val="0"/>
          <w:sz w:val="24"/>
        </w:rPr>
        <w:t>i</w:t>
      </w:r>
      <w:r>
        <w:rPr>
          <w:spacing w:val="-1"/>
          <w:kern w:val="0"/>
          <w:sz w:val="24"/>
        </w:rPr>
        <w:t>d</w:t>
      </w:r>
      <w:r>
        <w:rPr>
          <w:kern w:val="0"/>
          <w:sz w:val="24"/>
        </w:rPr>
        <w:t>entification</w:t>
      </w:r>
      <w:r>
        <w:rPr>
          <w:rFonts w:hint="eastAsia"/>
          <w:kern w:val="0"/>
          <w:sz w:val="24"/>
        </w:rPr>
        <w:t xml:space="preserve"> </w:t>
      </w:r>
      <w:r>
        <w:rPr>
          <w:kern w:val="0"/>
          <w:sz w:val="24"/>
        </w:rPr>
        <w:t>tag</w:t>
      </w:r>
      <w:r>
        <w:rPr>
          <w:rFonts w:hint="eastAsia"/>
          <w:kern w:val="0"/>
          <w:sz w:val="24"/>
        </w:rPr>
        <w:t xml:space="preserve">. A </w:t>
      </w:r>
      <w:r>
        <w:rPr>
          <w:kern w:val="0"/>
          <w:sz w:val="24"/>
        </w:rPr>
        <w:t>list</w:t>
      </w:r>
      <w:r>
        <w:rPr>
          <w:rFonts w:hint="eastAsia"/>
          <w:kern w:val="0"/>
          <w:sz w:val="24"/>
        </w:rPr>
        <w:t xml:space="preserve"> </w:t>
      </w:r>
      <w:r>
        <w:rPr>
          <w:kern w:val="0"/>
          <w:sz w:val="24"/>
        </w:rPr>
        <w:t>of</w:t>
      </w:r>
      <w:r>
        <w:rPr>
          <w:rFonts w:hint="eastAsia"/>
          <w:kern w:val="0"/>
          <w:sz w:val="24"/>
        </w:rPr>
        <w:t xml:space="preserve"> </w:t>
      </w:r>
      <w:r>
        <w:rPr>
          <w:kern w:val="0"/>
          <w:sz w:val="24"/>
        </w:rPr>
        <w:t>keys</w:t>
      </w:r>
      <w:r>
        <w:rPr>
          <w:rFonts w:hint="eastAsia"/>
          <w:kern w:val="0"/>
          <w:sz w:val="24"/>
        </w:rPr>
        <w:t xml:space="preserve"> </w:t>
      </w:r>
      <w:r>
        <w:rPr>
          <w:kern w:val="0"/>
          <w:sz w:val="24"/>
        </w:rPr>
        <w:t>identifying the cabin and nu</w:t>
      </w:r>
      <w:r>
        <w:rPr>
          <w:spacing w:val="-2"/>
          <w:kern w:val="0"/>
          <w:sz w:val="24"/>
        </w:rPr>
        <w:t>m</w:t>
      </w:r>
      <w:r>
        <w:rPr>
          <w:kern w:val="0"/>
          <w:sz w:val="24"/>
        </w:rPr>
        <w:t>ber shall be supplied by the Builder.</w:t>
      </w:r>
    </w:p>
    <w:p w14:paraId="4C11E0D4">
      <w:pPr>
        <w:autoSpaceDE w:val="0"/>
        <w:autoSpaceDN w:val="0"/>
        <w:adjustRightInd w:val="0"/>
        <w:spacing w:before="20" w:line="260" w:lineRule="exact"/>
        <w:jc w:val="left"/>
        <w:rPr>
          <w:kern w:val="0"/>
          <w:sz w:val="26"/>
          <w:szCs w:val="26"/>
        </w:rPr>
      </w:pPr>
    </w:p>
    <w:p w14:paraId="2B016180">
      <w:pPr>
        <w:autoSpaceDE w:val="0"/>
        <w:autoSpaceDN w:val="0"/>
        <w:adjustRightInd w:val="0"/>
        <w:ind w:left="1012"/>
        <w:jc w:val="left"/>
        <w:rPr>
          <w:kern w:val="0"/>
          <w:sz w:val="24"/>
        </w:rPr>
      </w:pPr>
      <w:r>
        <w:rPr>
          <w:kern w:val="0"/>
          <w:sz w:val="24"/>
        </w:rPr>
        <w:t xml:space="preserve">The tag shall be </w:t>
      </w:r>
      <w:r>
        <w:rPr>
          <w:spacing w:val="-2"/>
          <w:kern w:val="0"/>
          <w:sz w:val="24"/>
        </w:rPr>
        <w:t>m</w:t>
      </w:r>
      <w:r>
        <w:rPr>
          <w:kern w:val="0"/>
          <w:sz w:val="24"/>
        </w:rPr>
        <w:t>arked in English only.</w:t>
      </w:r>
    </w:p>
    <w:p w14:paraId="1980B8F0">
      <w:pPr>
        <w:autoSpaceDE w:val="0"/>
        <w:autoSpaceDN w:val="0"/>
        <w:adjustRightInd w:val="0"/>
        <w:spacing w:before="3" w:line="280" w:lineRule="exact"/>
        <w:jc w:val="left"/>
        <w:rPr>
          <w:kern w:val="0"/>
          <w:sz w:val="28"/>
          <w:szCs w:val="28"/>
        </w:rPr>
      </w:pPr>
    </w:p>
    <w:p w14:paraId="26B54EC8">
      <w:pPr>
        <w:pStyle w:val="6"/>
        <w:ind w:left="42"/>
      </w:pPr>
      <w:r>
        <w:rPr>
          <w:rFonts w:hint="eastAsia"/>
        </w:rPr>
        <w:t>3.3.</w:t>
      </w:r>
      <w:r>
        <w:t>2.</w:t>
      </w:r>
      <w:r>
        <w:rPr>
          <w:rFonts w:hint="eastAsia"/>
        </w:rPr>
        <w:t>3</w:t>
      </w:r>
      <w:r>
        <w:t>.3</w:t>
      </w:r>
      <w:r>
        <w:tab/>
      </w:r>
      <w:r>
        <w:t>Door Closer</w:t>
      </w:r>
    </w:p>
    <w:p w14:paraId="3893E05C">
      <w:pPr>
        <w:autoSpaceDE w:val="0"/>
        <w:autoSpaceDN w:val="0"/>
        <w:adjustRightInd w:val="0"/>
        <w:spacing w:before="4" w:line="100" w:lineRule="exact"/>
        <w:jc w:val="left"/>
        <w:rPr>
          <w:kern w:val="0"/>
          <w:sz w:val="10"/>
          <w:szCs w:val="10"/>
        </w:rPr>
      </w:pPr>
    </w:p>
    <w:p w14:paraId="25B91DDB">
      <w:pPr>
        <w:autoSpaceDE w:val="0"/>
        <w:autoSpaceDN w:val="0"/>
        <w:adjustRightInd w:val="0"/>
        <w:spacing w:line="200" w:lineRule="exact"/>
        <w:jc w:val="left"/>
        <w:rPr>
          <w:kern w:val="0"/>
          <w:sz w:val="20"/>
          <w:szCs w:val="20"/>
        </w:rPr>
      </w:pPr>
    </w:p>
    <w:p w14:paraId="59874E2D">
      <w:pPr>
        <w:autoSpaceDE w:val="0"/>
        <w:autoSpaceDN w:val="0"/>
        <w:adjustRightInd w:val="0"/>
        <w:spacing w:line="243" w:lineRule="auto"/>
        <w:ind w:left="1012"/>
        <w:rPr>
          <w:kern w:val="0"/>
          <w:sz w:val="24"/>
        </w:rPr>
      </w:pPr>
      <w:r>
        <w:rPr>
          <w:rFonts w:hint="eastAsia"/>
          <w:kern w:val="0"/>
          <w:sz w:val="24"/>
        </w:rPr>
        <w:t>Door s</w:t>
      </w:r>
      <w:r>
        <w:rPr>
          <w:kern w:val="0"/>
          <w:sz w:val="24"/>
        </w:rPr>
        <w:t>elf-closing d</w:t>
      </w:r>
      <w:r>
        <w:rPr>
          <w:rFonts w:hint="eastAsia"/>
          <w:kern w:val="0"/>
          <w:sz w:val="24"/>
        </w:rPr>
        <w:t>evice</w:t>
      </w:r>
      <w:r>
        <w:rPr>
          <w:kern w:val="0"/>
          <w:sz w:val="24"/>
        </w:rPr>
        <w:t xml:space="preserve"> shall be </w:t>
      </w:r>
      <w:r>
        <w:rPr>
          <w:rFonts w:hint="eastAsia"/>
          <w:kern w:val="0"/>
          <w:sz w:val="24"/>
        </w:rPr>
        <w:t xml:space="preserve">provided for the following locations </w:t>
      </w:r>
      <w:r>
        <w:rPr>
          <w:kern w:val="0"/>
          <w:sz w:val="24"/>
        </w:rPr>
        <w:t>except steel door</w:t>
      </w:r>
      <w:r>
        <w:rPr>
          <w:rFonts w:hint="eastAsia"/>
          <w:kern w:val="0"/>
          <w:sz w:val="24"/>
        </w:rPr>
        <w:t>s :</w:t>
      </w:r>
    </w:p>
    <w:p w14:paraId="0FF93A23">
      <w:pPr>
        <w:numPr>
          <w:ilvl w:val="3"/>
          <w:numId w:val="25"/>
        </w:numPr>
        <w:autoSpaceDE w:val="0"/>
        <w:autoSpaceDN w:val="0"/>
        <w:adjustRightInd w:val="0"/>
        <w:spacing w:line="243" w:lineRule="auto"/>
        <w:rPr>
          <w:kern w:val="0"/>
          <w:sz w:val="24"/>
        </w:rPr>
      </w:pPr>
      <w:r>
        <w:rPr>
          <w:rFonts w:hint="eastAsia"/>
          <w:kern w:val="0"/>
          <w:sz w:val="24"/>
        </w:rPr>
        <w:t>E</w:t>
      </w:r>
      <w:r>
        <w:rPr>
          <w:kern w:val="0"/>
          <w:sz w:val="24"/>
        </w:rPr>
        <w:t>ngine</w:t>
      </w:r>
      <w:r>
        <w:rPr>
          <w:rFonts w:hint="eastAsia"/>
          <w:kern w:val="0"/>
          <w:sz w:val="24"/>
        </w:rPr>
        <w:t xml:space="preserve"> room entrance</w:t>
      </w:r>
    </w:p>
    <w:p w14:paraId="1FC52D26">
      <w:pPr>
        <w:numPr>
          <w:ilvl w:val="3"/>
          <w:numId w:val="25"/>
        </w:numPr>
        <w:autoSpaceDE w:val="0"/>
        <w:autoSpaceDN w:val="0"/>
        <w:adjustRightInd w:val="0"/>
        <w:spacing w:line="243" w:lineRule="auto"/>
        <w:rPr>
          <w:kern w:val="0"/>
          <w:sz w:val="24"/>
        </w:rPr>
      </w:pPr>
      <w:r>
        <w:rPr>
          <w:rFonts w:hint="eastAsia"/>
          <w:kern w:val="0"/>
          <w:sz w:val="24"/>
        </w:rPr>
        <w:t>Stairway</w:t>
      </w:r>
    </w:p>
    <w:p w14:paraId="1A8F99F8">
      <w:pPr>
        <w:numPr>
          <w:ilvl w:val="3"/>
          <w:numId w:val="25"/>
        </w:numPr>
        <w:autoSpaceDE w:val="0"/>
        <w:autoSpaceDN w:val="0"/>
        <w:adjustRightInd w:val="0"/>
        <w:spacing w:line="243" w:lineRule="auto"/>
        <w:rPr>
          <w:kern w:val="0"/>
          <w:sz w:val="24"/>
        </w:rPr>
      </w:pPr>
      <w:r>
        <w:rPr>
          <w:rFonts w:hint="eastAsia"/>
          <w:kern w:val="0"/>
          <w:sz w:val="24"/>
        </w:rPr>
        <w:t>Electric cable trunk, A.C. ventilation trunk and pipe tunnel in accommodation block</w:t>
      </w:r>
    </w:p>
    <w:p w14:paraId="74B6B022">
      <w:pPr>
        <w:numPr>
          <w:ilvl w:val="3"/>
          <w:numId w:val="25"/>
        </w:numPr>
        <w:autoSpaceDE w:val="0"/>
        <w:autoSpaceDN w:val="0"/>
        <w:adjustRightInd w:val="0"/>
        <w:spacing w:line="243" w:lineRule="auto"/>
        <w:rPr>
          <w:kern w:val="0"/>
          <w:sz w:val="24"/>
        </w:rPr>
      </w:pPr>
      <w:r>
        <w:rPr>
          <w:rFonts w:hint="eastAsia"/>
          <w:kern w:val="0"/>
          <w:sz w:val="24"/>
        </w:rPr>
        <w:t>P</w:t>
      </w:r>
      <w:r>
        <w:rPr>
          <w:kern w:val="0"/>
          <w:sz w:val="24"/>
        </w:rPr>
        <w:t xml:space="preserve">ublic </w:t>
      </w:r>
      <w:r>
        <w:rPr>
          <w:rFonts w:hint="eastAsia"/>
          <w:kern w:val="0"/>
          <w:sz w:val="24"/>
        </w:rPr>
        <w:t>toilet</w:t>
      </w:r>
    </w:p>
    <w:p w14:paraId="0331848D">
      <w:pPr>
        <w:numPr>
          <w:ilvl w:val="3"/>
          <w:numId w:val="25"/>
        </w:numPr>
        <w:autoSpaceDE w:val="0"/>
        <w:autoSpaceDN w:val="0"/>
        <w:adjustRightInd w:val="0"/>
        <w:spacing w:line="243" w:lineRule="auto"/>
        <w:rPr>
          <w:kern w:val="0"/>
          <w:sz w:val="24"/>
        </w:rPr>
      </w:pPr>
      <w:r>
        <w:rPr>
          <w:kern w:val="0"/>
          <w:sz w:val="24"/>
        </w:rPr>
        <w:t>I</w:t>
      </w:r>
      <w:r>
        <w:rPr>
          <w:rFonts w:hint="eastAsia"/>
          <w:kern w:val="0"/>
          <w:sz w:val="24"/>
        </w:rPr>
        <w:t>nside passage entrance door on upper deck, A deck and B deck</w:t>
      </w:r>
    </w:p>
    <w:p w14:paraId="6821BE47">
      <w:pPr>
        <w:numPr>
          <w:ilvl w:val="3"/>
          <w:numId w:val="25"/>
        </w:numPr>
        <w:autoSpaceDE w:val="0"/>
        <w:autoSpaceDN w:val="0"/>
        <w:adjustRightInd w:val="0"/>
        <w:spacing w:line="243" w:lineRule="auto"/>
        <w:rPr>
          <w:kern w:val="0"/>
          <w:sz w:val="24"/>
        </w:rPr>
      </w:pPr>
      <w:r>
        <w:rPr>
          <w:kern w:val="0"/>
          <w:sz w:val="24"/>
        </w:rPr>
        <w:t>Engine</w:t>
      </w:r>
      <w:r>
        <w:rPr>
          <w:rFonts w:hint="eastAsia"/>
          <w:kern w:val="0"/>
          <w:sz w:val="24"/>
        </w:rPr>
        <w:t xml:space="preserve"> control room</w:t>
      </w:r>
    </w:p>
    <w:p w14:paraId="24EDBFE6">
      <w:pPr>
        <w:numPr>
          <w:ilvl w:val="3"/>
          <w:numId w:val="25"/>
        </w:numPr>
        <w:autoSpaceDE w:val="0"/>
        <w:autoSpaceDN w:val="0"/>
        <w:adjustRightInd w:val="0"/>
        <w:spacing w:line="243" w:lineRule="auto"/>
        <w:rPr>
          <w:kern w:val="0"/>
          <w:sz w:val="24"/>
        </w:rPr>
      </w:pPr>
      <w:r>
        <w:rPr>
          <w:rFonts w:hint="eastAsia"/>
          <w:kern w:val="0"/>
          <w:sz w:val="24"/>
        </w:rPr>
        <w:t xml:space="preserve">Galley </w:t>
      </w:r>
    </w:p>
    <w:p w14:paraId="320DBFF6">
      <w:pPr>
        <w:numPr>
          <w:ilvl w:val="3"/>
          <w:numId w:val="25"/>
        </w:numPr>
        <w:autoSpaceDE w:val="0"/>
        <w:autoSpaceDN w:val="0"/>
        <w:adjustRightInd w:val="0"/>
        <w:spacing w:line="243" w:lineRule="auto"/>
        <w:rPr>
          <w:kern w:val="0"/>
          <w:sz w:val="24"/>
        </w:rPr>
      </w:pPr>
      <w:r>
        <w:rPr>
          <w:kern w:val="0"/>
          <w:sz w:val="24"/>
        </w:rPr>
        <w:t>W</w:t>
      </w:r>
      <w:r>
        <w:rPr>
          <w:rFonts w:hint="eastAsia"/>
          <w:kern w:val="0"/>
          <w:sz w:val="24"/>
        </w:rPr>
        <w:t>heel house</w:t>
      </w:r>
    </w:p>
    <w:p w14:paraId="188A83FE">
      <w:pPr>
        <w:pStyle w:val="58"/>
        <w:numPr>
          <w:ilvl w:val="3"/>
          <w:numId w:val="25"/>
        </w:numPr>
        <w:ind w:firstLineChars="0"/>
        <w:rPr>
          <w:color w:val="000000"/>
          <w:kern w:val="0"/>
          <w:sz w:val="24"/>
        </w:rPr>
      </w:pPr>
      <w:r>
        <w:rPr>
          <w:color w:val="000000"/>
          <w:kern w:val="0"/>
          <w:sz w:val="24"/>
        </w:rPr>
        <w:t>A-class, B-class fire doors (if required by Class rules)</w:t>
      </w:r>
    </w:p>
    <w:p w14:paraId="5889A757">
      <w:pPr>
        <w:autoSpaceDE w:val="0"/>
        <w:autoSpaceDN w:val="0"/>
        <w:adjustRightInd w:val="0"/>
        <w:spacing w:line="240" w:lineRule="exact"/>
        <w:ind w:left="1840" w:leftChars="472" w:hanging="849" w:hangingChars="354"/>
        <w:jc w:val="left"/>
        <w:rPr>
          <w:kern w:val="0"/>
          <w:sz w:val="24"/>
        </w:rPr>
      </w:pPr>
    </w:p>
    <w:p w14:paraId="37C308A7">
      <w:pPr>
        <w:autoSpaceDE w:val="0"/>
        <w:autoSpaceDN w:val="0"/>
        <w:adjustRightInd w:val="0"/>
        <w:spacing w:line="243" w:lineRule="auto"/>
        <w:ind w:left="1012"/>
        <w:rPr>
          <w:kern w:val="0"/>
          <w:sz w:val="26"/>
          <w:szCs w:val="26"/>
        </w:rPr>
      </w:pPr>
      <w:r>
        <w:rPr>
          <w:kern w:val="0"/>
          <w:sz w:val="24"/>
        </w:rPr>
        <w:t>Door</w:t>
      </w:r>
      <w:r>
        <w:rPr>
          <w:rFonts w:hint="eastAsia"/>
          <w:kern w:val="0"/>
          <w:sz w:val="24"/>
        </w:rPr>
        <w:t xml:space="preserve"> </w:t>
      </w:r>
      <w:r>
        <w:rPr>
          <w:kern w:val="0"/>
          <w:sz w:val="24"/>
        </w:rPr>
        <w:t>closers</w:t>
      </w:r>
      <w:r>
        <w:rPr>
          <w:rFonts w:hint="eastAsia"/>
          <w:kern w:val="0"/>
          <w:sz w:val="24"/>
        </w:rPr>
        <w:t xml:space="preserve"> </w:t>
      </w:r>
      <w:r>
        <w:rPr>
          <w:kern w:val="0"/>
          <w:sz w:val="24"/>
        </w:rPr>
        <w:t>shall</w:t>
      </w:r>
      <w:r>
        <w:rPr>
          <w:rFonts w:hint="eastAsia"/>
          <w:kern w:val="0"/>
          <w:sz w:val="24"/>
        </w:rPr>
        <w:t xml:space="preserve"> </w:t>
      </w:r>
      <w:r>
        <w:rPr>
          <w:kern w:val="0"/>
          <w:sz w:val="24"/>
        </w:rPr>
        <w:t>be</w:t>
      </w:r>
      <w:r>
        <w:rPr>
          <w:rFonts w:hint="eastAsia"/>
          <w:kern w:val="0"/>
          <w:sz w:val="24"/>
        </w:rPr>
        <w:t xml:space="preserve"> </w:t>
      </w:r>
      <w:r>
        <w:rPr>
          <w:kern w:val="0"/>
          <w:sz w:val="24"/>
        </w:rPr>
        <w:t>of</w:t>
      </w:r>
      <w:r>
        <w:rPr>
          <w:rFonts w:hint="eastAsia"/>
          <w:kern w:val="0"/>
          <w:sz w:val="24"/>
        </w:rPr>
        <w:t xml:space="preserve"> </w:t>
      </w:r>
      <w:r>
        <w:rPr>
          <w:kern w:val="0"/>
          <w:sz w:val="24"/>
        </w:rPr>
        <w:t>sufficient size</w:t>
      </w:r>
      <w:r>
        <w:rPr>
          <w:rFonts w:hint="eastAsia"/>
          <w:kern w:val="0"/>
          <w:sz w:val="24"/>
        </w:rPr>
        <w:t xml:space="preserve"> </w:t>
      </w:r>
      <w:r>
        <w:rPr>
          <w:kern w:val="0"/>
          <w:sz w:val="24"/>
        </w:rPr>
        <w:t>to</w:t>
      </w:r>
      <w:r>
        <w:rPr>
          <w:rFonts w:hint="eastAsia"/>
          <w:kern w:val="0"/>
          <w:sz w:val="24"/>
        </w:rPr>
        <w:t xml:space="preserve"> </w:t>
      </w:r>
      <w:r>
        <w:rPr>
          <w:kern w:val="0"/>
          <w:sz w:val="24"/>
        </w:rPr>
        <w:t>close</w:t>
      </w:r>
      <w:r>
        <w:rPr>
          <w:rFonts w:hint="eastAsia"/>
          <w:kern w:val="0"/>
          <w:sz w:val="24"/>
        </w:rPr>
        <w:t xml:space="preserve"> </w:t>
      </w:r>
      <w:r>
        <w:rPr>
          <w:kern w:val="0"/>
          <w:sz w:val="24"/>
        </w:rPr>
        <w:t>the</w:t>
      </w:r>
      <w:r>
        <w:rPr>
          <w:rFonts w:hint="eastAsia"/>
          <w:kern w:val="0"/>
          <w:sz w:val="24"/>
        </w:rPr>
        <w:t xml:space="preserve"> </w:t>
      </w:r>
      <w:r>
        <w:rPr>
          <w:kern w:val="0"/>
          <w:sz w:val="24"/>
        </w:rPr>
        <w:t>doors</w:t>
      </w:r>
      <w:r>
        <w:rPr>
          <w:rFonts w:hint="eastAsia"/>
          <w:kern w:val="0"/>
          <w:sz w:val="24"/>
        </w:rPr>
        <w:t xml:space="preserve"> </w:t>
      </w:r>
      <w:r>
        <w:rPr>
          <w:kern w:val="0"/>
          <w:sz w:val="24"/>
        </w:rPr>
        <w:t>under</w:t>
      </w:r>
      <w:r>
        <w:rPr>
          <w:rFonts w:hint="eastAsia"/>
          <w:kern w:val="0"/>
          <w:sz w:val="24"/>
        </w:rPr>
        <w:t xml:space="preserve"> </w:t>
      </w:r>
      <w:r>
        <w:rPr>
          <w:kern w:val="0"/>
          <w:sz w:val="24"/>
        </w:rPr>
        <w:t>all</w:t>
      </w:r>
      <w:r>
        <w:rPr>
          <w:rFonts w:hint="eastAsia"/>
          <w:kern w:val="0"/>
          <w:sz w:val="24"/>
        </w:rPr>
        <w:t xml:space="preserve"> </w:t>
      </w:r>
      <w:r>
        <w:rPr>
          <w:kern w:val="0"/>
          <w:sz w:val="24"/>
        </w:rPr>
        <w:t>conditions</w:t>
      </w:r>
      <w:r>
        <w:rPr>
          <w:rFonts w:hint="eastAsia"/>
          <w:kern w:val="0"/>
          <w:sz w:val="24"/>
        </w:rPr>
        <w:t xml:space="preserve"> </w:t>
      </w:r>
      <w:r>
        <w:rPr>
          <w:kern w:val="0"/>
          <w:sz w:val="24"/>
        </w:rPr>
        <w:t>of</w:t>
      </w:r>
      <w:r>
        <w:rPr>
          <w:rFonts w:hint="eastAsia"/>
          <w:kern w:val="0"/>
          <w:sz w:val="24"/>
        </w:rPr>
        <w:t xml:space="preserve"> </w:t>
      </w:r>
      <w:r>
        <w:rPr>
          <w:kern w:val="0"/>
          <w:sz w:val="24"/>
        </w:rPr>
        <w:t>list</w:t>
      </w:r>
      <w:r>
        <w:rPr>
          <w:rFonts w:hint="eastAsia"/>
          <w:kern w:val="0"/>
          <w:sz w:val="24"/>
        </w:rPr>
        <w:t xml:space="preserve"> </w:t>
      </w:r>
      <w:r>
        <w:rPr>
          <w:kern w:val="0"/>
          <w:sz w:val="24"/>
        </w:rPr>
        <w:t>and tri</w:t>
      </w:r>
      <w:r>
        <w:rPr>
          <w:spacing w:val="-2"/>
          <w:kern w:val="0"/>
          <w:sz w:val="24"/>
        </w:rPr>
        <w:t>m</w:t>
      </w:r>
      <w:r>
        <w:rPr>
          <w:kern w:val="0"/>
          <w:sz w:val="24"/>
        </w:rPr>
        <w:t>.</w:t>
      </w:r>
    </w:p>
    <w:p w14:paraId="63738DF7">
      <w:pPr>
        <w:widowControl/>
        <w:jc w:val="left"/>
        <w:rPr>
          <w:rFonts w:ascii="Arial" w:hAnsi="Arial" w:cs="Arial"/>
          <w:b/>
          <w:bCs/>
          <w:caps/>
          <w:kern w:val="0"/>
          <w:sz w:val="24"/>
        </w:rPr>
      </w:pPr>
    </w:p>
    <w:p w14:paraId="06821750">
      <w:pPr>
        <w:pStyle w:val="4"/>
        <w:spacing w:before="0" w:after="0"/>
        <w:rPr>
          <w:rFonts w:cs="Arial"/>
        </w:rPr>
      </w:pPr>
      <w:bookmarkStart w:id="143" w:name="_Toc50573619"/>
      <w:r>
        <w:rPr>
          <w:rFonts w:hint="eastAsia" w:cs="Arial"/>
        </w:rPr>
        <w:t>3.3.</w:t>
      </w:r>
      <w:r>
        <w:rPr>
          <w:rFonts w:cs="Arial"/>
        </w:rPr>
        <w:t>3</w:t>
      </w:r>
      <w:r>
        <w:rPr>
          <w:rFonts w:cs="Arial"/>
        </w:rPr>
        <w:tab/>
      </w:r>
      <w:r>
        <w:rPr>
          <w:rFonts w:cs="Arial"/>
        </w:rPr>
        <w:t>STAIRWAY AND STORM RAIL IN ACCOMMODATION QUARTER</w:t>
      </w:r>
      <w:bookmarkEnd w:id="143"/>
    </w:p>
    <w:p w14:paraId="1B0A48BA">
      <w:pPr>
        <w:autoSpaceDE w:val="0"/>
        <w:autoSpaceDN w:val="0"/>
        <w:adjustRightInd w:val="0"/>
        <w:spacing w:before="2" w:line="240" w:lineRule="exact"/>
        <w:jc w:val="left"/>
        <w:rPr>
          <w:rFonts w:ascii="Arial" w:hAnsi="Arial" w:cs="Arial"/>
          <w:kern w:val="0"/>
          <w:sz w:val="24"/>
        </w:rPr>
      </w:pPr>
    </w:p>
    <w:p w14:paraId="5475DEF0">
      <w:pPr>
        <w:pStyle w:val="6"/>
        <w:ind w:left="42"/>
      </w:pPr>
      <w:r>
        <w:rPr>
          <w:rFonts w:hint="eastAsia"/>
        </w:rPr>
        <w:t>3.3.</w:t>
      </w:r>
      <w:r>
        <w:t>3.1</w:t>
      </w:r>
      <w:r>
        <w:tab/>
      </w:r>
      <w:r>
        <w:t>Stairway Di</w:t>
      </w:r>
      <w:r>
        <w:rPr>
          <w:spacing w:val="-2"/>
        </w:rPr>
        <w:t>m</w:t>
      </w:r>
      <w:r>
        <w:t>ension and Material</w:t>
      </w:r>
    </w:p>
    <w:p w14:paraId="464F6525">
      <w:pPr>
        <w:autoSpaceDE w:val="0"/>
        <w:autoSpaceDN w:val="0"/>
        <w:adjustRightInd w:val="0"/>
        <w:spacing w:before="10" w:line="240" w:lineRule="exact"/>
        <w:jc w:val="left"/>
        <w:rPr>
          <w:kern w:val="0"/>
          <w:sz w:val="24"/>
        </w:rPr>
      </w:pPr>
    </w:p>
    <w:tbl>
      <w:tblPr>
        <w:tblStyle w:val="40"/>
        <w:tblW w:w="0" w:type="auto"/>
        <w:tblInd w:w="963" w:type="dxa"/>
        <w:tblLayout w:type="fixed"/>
        <w:tblCellMar>
          <w:top w:w="0" w:type="dxa"/>
          <w:left w:w="0" w:type="dxa"/>
          <w:bottom w:w="0" w:type="dxa"/>
          <w:right w:w="0" w:type="dxa"/>
        </w:tblCellMar>
      </w:tblPr>
      <w:tblGrid>
        <w:gridCol w:w="2977"/>
        <w:gridCol w:w="5812"/>
      </w:tblGrid>
      <w:tr w14:paraId="6277EA42">
        <w:tblPrEx>
          <w:tblCellMar>
            <w:top w:w="0" w:type="dxa"/>
            <w:left w:w="0" w:type="dxa"/>
            <w:bottom w:w="0" w:type="dxa"/>
            <w:right w:w="0" w:type="dxa"/>
          </w:tblCellMar>
        </w:tblPrEx>
        <w:trPr>
          <w:trHeight w:val="340" w:hRule="atLeast"/>
        </w:trPr>
        <w:tc>
          <w:tcPr>
            <w:tcW w:w="2977" w:type="dxa"/>
            <w:tcBorders>
              <w:top w:val="single" w:color="000000" w:sz="6" w:space="0"/>
              <w:left w:val="single" w:color="000000" w:sz="4" w:space="0"/>
              <w:bottom w:val="single" w:color="000000" w:sz="6" w:space="0"/>
              <w:right w:val="single" w:color="000000" w:sz="4" w:space="0"/>
            </w:tcBorders>
          </w:tcPr>
          <w:p w14:paraId="0AADC666">
            <w:pPr>
              <w:autoSpaceDE w:val="0"/>
              <w:autoSpaceDN w:val="0"/>
              <w:adjustRightInd w:val="0"/>
              <w:spacing w:before="30" w:line="280" w:lineRule="exact"/>
              <w:ind w:left="65"/>
              <w:jc w:val="left"/>
              <w:rPr>
                <w:kern w:val="0"/>
                <w:sz w:val="24"/>
              </w:rPr>
            </w:pPr>
            <w:r>
              <w:rPr>
                <w:kern w:val="0"/>
                <w:sz w:val="24"/>
              </w:rPr>
              <w:t>Clear</w:t>
            </w:r>
            <w:r>
              <w:rPr>
                <w:rFonts w:hint="eastAsia"/>
                <w:kern w:val="0"/>
                <w:sz w:val="24"/>
              </w:rPr>
              <w:t xml:space="preserve"> </w:t>
            </w:r>
            <w:r>
              <w:rPr>
                <w:kern w:val="0"/>
                <w:sz w:val="24"/>
              </w:rPr>
              <w:t>Breadth</w:t>
            </w:r>
          </w:p>
        </w:tc>
        <w:tc>
          <w:tcPr>
            <w:tcW w:w="5812" w:type="dxa"/>
            <w:tcBorders>
              <w:top w:val="single" w:color="000000" w:sz="6" w:space="0"/>
              <w:left w:val="single" w:color="000000" w:sz="4" w:space="0"/>
              <w:bottom w:val="single" w:color="000000" w:sz="6" w:space="0"/>
              <w:right w:val="single" w:color="000000" w:sz="4" w:space="0"/>
            </w:tcBorders>
          </w:tcPr>
          <w:p w14:paraId="50A597A7">
            <w:pPr>
              <w:autoSpaceDE w:val="0"/>
              <w:autoSpaceDN w:val="0"/>
              <w:adjustRightInd w:val="0"/>
              <w:spacing w:before="30" w:line="280" w:lineRule="exact"/>
              <w:ind w:left="64"/>
              <w:jc w:val="left"/>
              <w:rPr>
                <w:kern w:val="0"/>
                <w:sz w:val="24"/>
              </w:rPr>
            </w:pPr>
            <w:r>
              <w:rPr>
                <w:kern w:val="0"/>
                <w:sz w:val="24"/>
              </w:rPr>
              <w:t>800mm</w:t>
            </w:r>
          </w:p>
        </w:tc>
      </w:tr>
      <w:tr w14:paraId="6F8C9B62">
        <w:tblPrEx>
          <w:tblCellMar>
            <w:top w:w="0" w:type="dxa"/>
            <w:left w:w="0" w:type="dxa"/>
            <w:bottom w:w="0" w:type="dxa"/>
            <w:right w:w="0" w:type="dxa"/>
          </w:tblCellMar>
        </w:tblPrEx>
        <w:trPr>
          <w:trHeight w:val="340" w:hRule="atLeast"/>
        </w:trPr>
        <w:tc>
          <w:tcPr>
            <w:tcW w:w="2977" w:type="dxa"/>
            <w:tcBorders>
              <w:top w:val="single" w:color="000000" w:sz="6" w:space="0"/>
              <w:left w:val="single" w:color="000000" w:sz="4" w:space="0"/>
              <w:bottom w:val="single" w:color="000000" w:sz="6" w:space="0"/>
              <w:right w:val="single" w:color="000000" w:sz="4" w:space="0"/>
            </w:tcBorders>
          </w:tcPr>
          <w:p w14:paraId="71333B92">
            <w:pPr>
              <w:autoSpaceDE w:val="0"/>
              <w:autoSpaceDN w:val="0"/>
              <w:adjustRightInd w:val="0"/>
              <w:spacing w:before="30" w:line="280" w:lineRule="exact"/>
              <w:ind w:left="65"/>
              <w:jc w:val="left"/>
              <w:rPr>
                <w:kern w:val="0"/>
                <w:sz w:val="24"/>
              </w:rPr>
            </w:pPr>
            <w:r>
              <w:rPr>
                <w:kern w:val="0"/>
                <w:sz w:val="24"/>
              </w:rPr>
              <w:t>Inclination</w:t>
            </w:r>
          </w:p>
        </w:tc>
        <w:tc>
          <w:tcPr>
            <w:tcW w:w="5812" w:type="dxa"/>
            <w:tcBorders>
              <w:top w:val="single" w:color="000000" w:sz="6" w:space="0"/>
              <w:left w:val="single" w:color="000000" w:sz="4" w:space="0"/>
              <w:bottom w:val="single" w:color="000000" w:sz="6" w:space="0"/>
              <w:right w:val="single" w:color="000000" w:sz="4" w:space="0"/>
            </w:tcBorders>
          </w:tcPr>
          <w:p w14:paraId="0075A5A7">
            <w:pPr>
              <w:autoSpaceDE w:val="0"/>
              <w:autoSpaceDN w:val="0"/>
              <w:adjustRightInd w:val="0"/>
              <w:spacing w:before="30" w:line="280" w:lineRule="exact"/>
              <w:ind w:left="64"/>
              <w:jc w:val="left"/>
              <w:rPr>
                <w:kern w:val="0"/>
                <w:sz w:val="24"/>
              </w:rPr>
            </w:pPr>
            <w:r>
              <w:rPr>
                <w:kern w:val="0"/>
                <w:sz w:val="24"/>
              </w:rPr>
              <w:t>Approx.45°</w:t>
            </w:r>
            <w:r>
              <w:rPr>
                <w:rFonts w:hint="eastAsia"/>
                <w:kern w:val="0"/>
                <w:sz w:val="24"/>
              </w:rPr>
              <w:t xml:space="preserve"> ~ </w:t>
            </w:r>
            <w:r>
              <w:rPr>
                <w:kern w:val="0"/>
                <w:sz w:val="24"/>
              </w:rPr>
              <w:t>5</w:t>
            </w:r>
            <w:r>
              <w:rPr>
                <w:rFonts w:hint="eastAsia"/>
                <w:kern w:val="0"/>
                <w:sz w:val="24"/>
              </w:rPr>
              <w:t>0</w:t>
            </w:r>
            <w:r>
              <w:rPr>
                <w:kern w:val="0"/>
                <w:sz w:val="24"/>
              </w:rPr>
              <w:t>°to horizontal</w:t>
            </w:r>
          </w:p>
        </w:tc>
      </w:tr>
      <w:tr w14:paraId="0AD707BA">
        <w:tblPrEx>
          <w:tblCellMar>
            <w:top w:w="0" w:type="dxa"/>
            <w:left w:w="0" w:type="dxa"/>
            <w:bottom w:w="0" w:type="dxa"/>
            <w:right w:w="0" w:type="dxa"/>
          </w:tblCellMar>
        </w:tblPrEx>
        <w:trPr>
          <w:trHeight w:val="340" w:hRule="atLeast"/>
        </w:trPr>
        <w:tc>
          <w:tcPr>
            <w:tcW w:w="2977" w:type="dxa"/>
            <w:tcBorders>
              <w:top w:val="single" w:color="000000" w:sz="6" w:space="0"/>
              <w:left w:val="single" w:color="000000" w:sz="4" w:space="0"/>
              <w:bottom w:val="single" w:color="000000" w:sz="6" w:space="0"/>
              <w:right w:val="single" w:color="000000" w:sz="4" w:space="0"/>
            </w:tcBorders>
          </w:tcPr>
          <w:p w14:paraId="6463C007">
            <w:pPr>
              <w:autoSpaceDE w:val="0"/>
              <w:autoSpaceDN w:val="0"/>
              <w:adjustRightInd w:val="0"/>
              <w:spacing w:before="30" w:line="280" w:lineRule="exact"/>
              <w:ind w:left="65"/>
              <w:jc w:val="left"/>
              <w:rPr>
                <w:kern w:val="0"/>
                <w:sz w:val="24"/>
              </w:rPr>
            </w:pPr>
            <w:r>
              <w:rPr>
                <w:kern w:val="0"/>
                <w:sz w:val="24"/>
              </w:rPr>
              <w:t>Side fra</w:t>
            </w:r>
            <w:r>
              <w:rPr>
                <w:spacing w:val="-2"/>
                <w:kern w:val="0"/>
                <w:sz w:val="24"/>
              </w:rPr>
              <w:t>m</w:t>
            </w:r>
            <w:r>
              <w:rPr>
                <w:kern w:val="0"/>
                <w:sz w:val="24"/>
              </w:rPr>
              <w:t>e</w:t>
            </w:r>
          </w:p>
        </w:tc>
        <w:tc>
          <w:tcPr>
            <w:tcW w:w="5812" w:type="dxa"/>
            <w:tcBorders>
              <w:top w:val="single" w:color="000000" w:sz="6" w:space="0"/>
              <w:left w:val="single" w:color="000000" w:sz="4" w:space="0"/>
              <w:bottom w:val="single" w:color="000000" w:sz="6" w:space="0"/>
              <w:right w:val="single" w:color="000000" w:sz="4" w:space="0"/>
            </w:tcBorders>
          </w:tcPr>
          <w:p w14:paraId="1E40A233">
            <w:pPr>
              <w:autoSpaceDE w:val="0"/>
              <w:autoSpaceDN w:val="0"/>
              <w:adjustRightInd w:val="0"/>
              <w:spacing w:before="30" w:line="280" w:lineRule="exact"/>
              <w:ind w:left="65"/>
              <w:jc w:val="left"/>
              <w:rPr>
                <w:kern w:val="0"/>
                <w:sz w:val="24"/>
              </w:rPr>
            </w:pPr>
            <w:r>
              <w:rPr>
                <w:kern w:val="0"/>
                <w:sz w:val="24"/>
              </w:rPr>
              <w:t>Steel, painted</w:t>
            </w:r>
          </w:p>
        </w:tc>
      </w:tr>
      <w:tr w14:paraId="7E422D71">
        <w:tblPrEx>
          <w:tblCellMar>
            <w:top w:w="0" w:type="dxa"/>
            <w:left w:w="0" w:type="dxa"/>
            <w:bottom w:w="0" w:type="dxa"/>
            <w:right w:w="0" w:type="dxa"/>
          </w:tblCellMar>
        </w:tblPrEx>
        <w:trPr>
          <w:trHeight w:val="340" w:hRule="atLeast"/>
        </w:trPr>
        <w:tc>
          <w:tcPr>
            <w:tcW w:w="2977" w:type="dxa"/>
            <w:tcBorders>
              <w:top w:val="single" w:color="000000" w:sz="6" w:space="0"/>
              <w:left w:val="single" w:color="000000" w:sz="4" w:space="0"/>
              <w:bottom w:val="single" w:color="000000" w:sz="6" w:space="0"/>
              <w:right w:val="single" w:color="000000" w:sz="4" w:space="0"/>
            </w:tcBorders>
          </w:tcPr>
          <w:p w14:paraId="60410540">
            <w:pPr>
              <w:autoSpaceDE w:val="0"/>
              <w:autoSpaceDN w:val="0"/>
              <w:adjustRightInd w:val="0"/>
              <w:spacing w:before="30" w:line="280" w:lineRule="exact"/>
              <w:ind w:left="65"/>
              <w:jc w:val="left"/>
              <w:rPr>
                <w:kern w:val="0"/>
                <w:sz w:val="24"/>
              </w:rPr>
            </w:pPr>
            <w:r>
              <w:rPr>
                <w:kern w:val="0"/>
                <w:sz w:val="24"/>
              </w:rPr>
              <w:t>Step</w:t>
            </w:r>
          </w:p>
        </w:tc>
        <w:tc>
          <w:tcPr>
            <w:tcW w:w="5812" w:type="dxa"/>
            <w:tcBorders>
              <w:top w:val="single" w:color="000000" w:sz="6" w:space="0"/>
              <w:left w:val="single" w:color="000000" w:sz="4" w:space="0"/>
              <w:bottom w:val="single" w:color="000000" w:sz="6" w:space="0"/>
              <w:right w:val="single" w:color="000000" w:sz="4" w:space="0"/>
            </w:tcBorders>
          </w:tcPr>
          <w:p w14:paraId="299D304A">
            <w:pPr>
              <w:autoSpaceDE w:val="0"/>
              <w:autoSpaceDN w:val="0"/>
              <w:adjustRightInd w:val="0"/>
              <w:spacing w:before="30" w:line="280" w:lineRule="exact"/>
              <w:ind w:left="65"/>
              <w:jc w:val="left"/>
              <w:rPr>
                <w:kern w:val="0"/>
                <w:sz w:val="24"/>
              </w:rPr>
            </w:pPr>
            <w:r>
              <w:rPr>
                <w:kern w:val="0"/>
                <w:sz w:val="24"/>
              </w:rPr>
              <w:t>Steel, covered with 2</w:t>
            </w:r>
            <w:r>
              <w:rPr>
                <w:spacing w:val="-2"/>
                <w:kern w:val="0"/>
                <w:sz w:val="24"/>
              </w:rPr>
              <w:t>m</w:t>
            </w:r>
            <w:r>
              <w:rPr>
                <w:kern w:val="0"/>
                <w:sz w:val="24"/>
              </w:rPr>
              <w:t>mthick vinyl sheet</w:t>
            </w:r>
          </w:p>
        </w:tc>
      </w:tr>
      <w:tr w14:paraId="3DA284B6">
        <w:tblPrEx>
          <w:tblCellMar>
            <w:top w:w="0" w:type="dxa"/>
            <w:left w:w="0" w:type="dxa"/>
            <w:bottom w:w="0" w:type="dxa"/>
            <w:right w:w="0" w:type="dxa"/>
          </w:tblCellMar>
        </w:tblPrEx>
        <w:trPr>
          <w:trHeight w:val="340" w:hRule="atLeast"/>
        </w:trPr>
        <w:tc>
          <w:tcPr>
            <w:tcW w:w="2977" w:type="dxa"/>
            <w:tcBorders>
              <w:top w:val="single" w:color="000000" w:sz="6" w:space="0"/>
              <w:left w:val="single" w:color="000000" w:sz="4" w:space="0"/>
              <w:bottom w:val="single" w:color="000000" w:sz="6" w:space="0"/>
              <w:right w:val="single" w:color="000000" w:sz="4" w:space="0"/>
            </w:tcBorders>
          </w:tcPr>
          <w:p w14:paraId="29BF2652">
            <w:pPr>
              <w:autoSpaceDE w:val="0"/>
              <w:autoSpaceDN w:val="0"/>
              <w:adjustRightInd w:val="0"/>
              <w:spacing w:before="30" w:line="280" w:lineRule="exact"/>
              <w:ind w:left="65"/>
              <w:jc w:val="left"/>
              <w:rPr>
                <w:kern w:val="0"/>
                <w:sz w:val="24"/>
              </w:rPr>
            </w:pPr>
            <w:r>
              <w:rPr>
                <w:kern w:val="0"/>
                <w:sz w:val="24"/>
              </w:rPr>
              <w:t>Step guard (non</w:t>
            </w:r>
            <w:r>
              <w:rPr>
                <w:rFonts w:hint="eastAsia"/>
                <w:kern w:val="0"/>
                <w:sz w:val="24"/>
              </w:rPr>
              <w:t>-</w:t>
            </w:r>
            <w:r>
              <w:rPr>
                <w:kern w:val="0"/>
                <w:sz w:val="24"/>
              </w:rPr>
              <w:t>slip)</w:t>
            </w:r>
          </w:p>
        </w:tc>
        <w:tc>
          <w:tcPr>
            <w:tcW w:w="5812" w:type="dxa"/>
            <w:tcBorders>
              <w:top w:val="single" w:color="000000" w:sz="6" w:space="0"/>
              <w:left w:val="single" w:color="000000" w:sz="4" w:space="0"/>
              <w:bottom w:val="single" w:color="000000" w:sz="6" w:space="0"/>
              <w:right w:val="single" w:color="000000" w:sz="4" w:space="0"/>
            </w:tcBorders>
          </w:tcPr>
          <w:p w14:paraId="44E7E0B5">
            <w:pPr>
              <w:autoSpaceDE w:val="0"/>
              <w:autoSpaceDN w:val="0"/>
              <w:adjustRightInd w:val="0"/>
              <w:spacing w:before="30" w:line="280" w:lineRule="exact"/>
              <w:ind w:left="64"/>
              <w:jc w:val="left"/>
              <w:rPr>
                <w:kern w:val="0"/>
                <w:sz w:val="24"/>
              </w:rPr>
            </w:pPr>
            <w:r>
              <w:rPr>
                <w:rFonts w:hint="eastAsia"/>
                <w:kern w:val="0"/>
                <w:sz w:val="24"/>
              </w:rPr>
              <w:t>Copper</w:t>
            </w:r>
          </w:p>
        </w:tc>
      </w:tr>
      <w:tr w14:paraId="0F68D4D5">
        <w:tblPrEx>
          <w:tblCellMar>
            <w:top w:w="0" w:type="dxa"/>
            <w:left w:w="0" w:type="dxa"/>
            <w:bottom w:w="0" w:type="dxa"/>
            <w:right w:w="0" w:type="dxa"/>
          </w:tblCellMar>
        </w:tblPrEx>
        <w:trPr>
          <w:trHeight w:val="340" w:hRule="atLeast"/>
        </w:trPr>
        <w:tc>
          <w:tcPr>
            <w:tcW w:w="2977" w:type="dxa"/>
            <w:tcBorders>
              <w:top w:val="single" w:color="000000" w:sz="6" w:space="0"/>
              <w:left w:val="single" w:color="000000" w:sz="4" w:space="0"/>
              <w:bottom w:val="single" w:color="000000" w:sz="4" w:space="0"/>
              <w:right w:val="single" w:color="000000" w:sz="4" w:space="0"/>
            </w:tcBorders>
          </w:tcPr>
          <w:p w14:paraId="420A80EA">
            <w:pPr>
              <w:autoSpaceDE w:val="0"/>
              <w:autoSpaceDN w:val="0"/>
              <w:adjustRightInd w:val="0"/>
              <w:spacing w:before="62" w:line="280" w:lineRule="exact"/>
              <w:ind w:left="65"/>
              <w:jc w:val="left"/>
              <w:rPr>
                <w:kern w:val="0"/>
                <w:sz w:val="24"/>
              </w:rPr>
            </w:pPr>
            <w:r>
              <w:rPr>
                <w:kern w:val="0"/>
                <w:sz w:val="24"/>
              </w:rPr>
              <w:t>Hand rail</w:t>
            </w:r>
          </w:p>
        </w:tc>
        <w:tc>
          <w:tcPr>
            <w:tcW w:w="5812" w:type="dxa"/>
            <w:tcBorders>
              <w:top w:val="single" w:color="000000" w:sz="6" w:space="0"/>
              <w:left w:val="single" w:color="000000" w:sz="4" w:space="0"/>
              <w:bottom w:val="single" w:color="000000" w:sz="4" w:space="0"/>
              <w:right w:val="single" w:color="000000" w:sz="4" w:space="0"/>
            </w:tcBorders>
          </w:tcPr>
          <w:p w14:paraId="1F9C2751">
            <w:pPr>
              <w:autoSpaceDE w:val="0"/>
              <w:autoSpaceDN w:val="0"/>
              <w:adjustRightInd w:val="0"/>
              <w:spacing w:line="280" w:lineRule="exact"/>
              <w:ind w:left="104"/>
              <w:jc w:val="left"/>
              <w:rPr>
                <w:kern w:val="0"/>
                <w:sz w:val="24"/>
              </w:rPr>
            </w:pPr>
            <w:r>
              <w:rPr>
                <w:kern w:val="0"/>
                <w:sz w:val="24"/>
              </w:rPr>
              <w:t xml:space="preserve">Stainless steel pipe </w:t>
            </w:r>
            <w:r>
              <w:rPr>
                <w:rFonts w:hint="eastAsia"/>
                <w:kern w:val="0"/>
                <w:sz w:val="24"/>
              </w:rPr>
              <w:t>about Φ42</w:t>
            </w:r>
          </w:p>
        </w:tc>
      </w:tr>
      <w:tr w14:paraId="632953AB">
        <w:tblPrEx>
          <w:tblCellMar>
            <w:top w:w="0" w:type="dxa"/>
            <w:left w:w="0" w:type="dxa"/>
            <w:bottom w:w="0" w:type="dxa"/>
            <w:right w:w="0" w:type="dxa"/>
          </w:tblCellMar>
        </w:tblPrEx>
        <w:trPr>
          <w:trHeight w:val="340" w:hRule="atLeast"/>
        </w:trPr>
        <w:tc>
          <w:tcPr>
            <w:tcW w:w="2977" w:type="dxa"/>
            <w:tcBorders>
              <w:top w:val="single" w:color="000000" w:sz="4" w:space="0"/>
              <w:left w:val="single" w:color="000000" w:sz="4" w:space="0"/>
              <w:bottom w:val="single" w:color="000000" w:sz="4" w:space="0"/>
              <w:right w:val="single" w:color="000000" w:sz="4" w:space="0"/>
            </w:tcBorders>
          </w:tcPr>
          <w:p w14:paraId="4432652C">
            <w:pPr>
              <w:autoSpaceDE w:val="0"/>
              <w:autoSpaceDN w:val="0"/>
              <w:adjustRightInd w:val="0"/>
              <w:spacing w:before="59" w:line="280" w:lineRule="exact"/>
              <w:ind w:left="65"/>
              <w:jc w:val="left"/>
              <w:rPr>
                <w:kern w:val="0"/>
                <w:sz w:val="24"/>
              </w:rPr>
            </w:pPr>
            <w:r>
              <w:rPr>
                <w:kern w:val="0"/>
                <w:sz w:val="24"/>
              </w:rPr>
              <w:t>Stanchion</w:t>
            </w:r>
          </w:p>
        </w:tc>
        <w:tc>
          <w:tcPr>
            <w:tcW w:w="5812" w:type="dxa"/>
            <w:tcBorders>
              <w:top w:val="single" w:color="000000" w:sz="4" w:space="0"/>
              <w:left w:val="single" w:color="000000" w:sz="4" w:space="0"/>
              <w:bottom w:val="single" w:color="000000" w:sz="4" w:space="0"/>
              <w:right w:val="single" w:color="000000" w:sz="4" w:space="0"/>
            </w:tcBorders>
          </w:tcPr>
          <w:p w14:paraId="342E0455">
            <w:pPr>
              <w:autoSpaceDE w:val="0"/>
              <w:autoSpaceDN w:val="0"/>
              <w:adjustRightInd w:val="0"/>
              <w:spacing w:before="59" w:line="280" w:lineRule="exact"/>
              <w:ind w:left="65"/>
              <w:jc w:val="left"/>
              <w:rPr>
                <w:kern w:val="0"/>
                <w:sz w:val="24"/>
              </w:rPr>
            </w:pPr>
            <w:r>
              <w:rPr>
                <w:kern w:val="0"/>
                <w:sz w:val="24"/>
              </w:rPr>
              <w:t>Stainless steel pipe</w:t>
            </w:r>
            <w:r>
              <w:rPr>
                <w:rFonts w:hint="eastAsia"/>
                <w:kern w:val="0"/>
                <w:sz w:val="24"/>
              </w:rPr>
              <w:t xml:space="preserve"> about Φ</w:t>
            </w:r>
            <w:r>
              <w:rPr>
                <w:kern w:val="0"/>
                <w:sz w:val="24"/>
              </w:rPr>
              <w:t>20</w:t>
            </w:r>
          </w:p>
        </w:tc>
      </w:tr>
    </w:tbl>
    <w:p w14:paraId="218B0FE8">
      <w:pPr>
        <w:autoSpaceDE w:val="0"/>
        <w:autoSpaceDN w:val="0"/>
        <w:adjustRightInd w:val="0"/>
        <w:spacing w:line="200" w:lineRule="exact"/>
        <w:jc w:val="left"/>
        <w:rPr>
          <w:kern w:val="0"/>
          <w:sz w:val="20"/>
          <w:szCs w:val="20"/>
        </w:rPr>
      </w:pPr>
    </w:p>
    <w:p w14:paraId="557B8A87">
      <w:pPr>
        <w:pStyle w:val="6"/>
        <w:ind w:left="42"/>
      </w:pPr>
      <w:r>
        <w:rPr>
          <w:rFonts w:hint="eastAsia"/>
        </w:rPr>
        <w:t>3.3.</w:t>
      </w:r>
      <w:r>
        <w:t>3.2</w:t>
      </w:r>
      <w:r>
        <w:tab/>
      </w:r>
      <w:r>
        <w:t>Storm</w:t>
      </w:r>
      <w:r>
        <w:rPr>
          <w:rFonts w:hint="eastAsia"/>
        </w:rPr>
        <w:t xml:space="preserve"> </w:t>
      </w:r>
      <w:r>
        <w:t>Rail</w:t>
      </w:r>
    </w:p>
    <w:p w14:paraId="7E4851DD">
      <w:pPr>
        <w:autoSpaceDE w:val="0"/>
        <w:autoSpaceDN w:val="0"/>
        <w:adjustRightInd w:val="0"/>
        <w:spacing w:line="300" w:lineRule="exact"/>
        <w:ind w:left="1009"/>
        <w:rPr>
          <w:kern w:val="0"/>
          <w:sz w:val="24"/>
        </w:rPr>
      </w:pPr>
      <w:r>
        <w:rPr>
          <w:kern w:val="0"/>
          <w:sz w:val="24"/>
        </w:rPr>
        <w:t xml:space="preserve">Stainless steel </w:t>
      </w:r>
      <w:r>
        <w:rPr>
          <w:rFonts w:hint="eastAsia"/>
          <w:kern w:val="0"/>
          <w:sz w:val="24"/>
        </w:rPr>
        <w:t>(SUS 30</w:t>
      </w:r>
      <w:r>
        <w:rPr>
          <w:kern w:val="0"/>
          <w:sz w:val="24"/>
        </w:rPr>
        <w:t xml:space="preserve">4) storm rail </w:t>
      </w:r>
      <w:r>
        <w:rPr>
          <w:rFonts w:hint="eastAsia"/>
          <w:kern w:val="0"/>
          <w:sz w:val="24"/>
        </w:rPr>
        <w:t>shall</w:t>
      </w:r>
      <w:r>
        <w:rPr>
          <w:kern w:val="0"/>
          <w:sz w:val="24"/>
        </w:rPr>
        <w:t xml:space="preserve"> be provided at one side of the corridor at 1.0 m height above deck in accommodation quarter and front of wheelhouse according to the Builder’s practice.</w:t>
      </w:r>
    </w:p>
    <w:p w14:paraId="0021BBAA">
      <w:pPr>
        <w:autoSpaceDE w:val="0"/>
        <w:autoSpaceDN w:val="0"/>
        <w:adjustRightInd w:val="0"/>
        <w:spacing w:line="300" w:lineRule="exact"/>
        <w:ind w:left="1009"/>
        <w:rPr>
          <w:kern w:val="0"/>
          <w:sz w:val="24"/>
        </w:rPr>
      </w:pPr>
    </w:p>
    <w:p w14:paraId="3D2749FA">
      <w:pPr>
        <w:widowControl/>
        <w:jc w:val="left"/>
        <w:rPr>
          <w:kern w:val="0"/>
          <w:sz w:val="24"/>
        </w:rPr>
      </w:pPr>
      <w:r>
        <w:rPr>
          <w:b/>
          <w:bCs/>
          <w:caps/>
        </w:rPr>
        <w:br w:type="page"/>
      </w:r>
    </w:p>
    <w:p w14:paraId="5C69B383">
      <w:pPr>
        <w:pStyle w:val="3"/>
        <w:spacing w:before="0" w:after="0"/>
        <w:jc w:val="left"/>
      </w:pPr>
      <w:bookmarkStart w:id="144" w:name="_Toc50573620"/>
      <w:r>
        <w:rPr>
          <w:rFonts w:hint="eastAsia"/>
        </w:rPr>
        <w:t xml:space="preserve">3.4     </w:t>
      </w:r>
      <w:r>
        <w:t xml:space="preserve">FURNITURE AND </w:t>
      </w:r>
      <w:r>
        <w:rPr>
          <w:rFonts w:cs="Arial"/>
        </w:rPr>
        <w:t>UPHOLSTERY</w:t>
      </w:r>
      <w:bookmarkEnd w:id="144"/>
    </w:p>
    <w:p w14:paraId="1EF5D90E">
      <w:pPr>
        <w:pStyle w:val="4"/>
        <w:spacing w:before="0" w:after="0"/>
        <w:rPr>
          <w:rFonts w:cs="Arial"/>
        </w:rPr>
      </w:pPr>
      <w:bookmarkStart w:id="145" w:name="_Toc50573621"/>
      <w:r>
        <w:rPr>
          <w:rFonts w:hint="eastAsia" w:cs="Arial"/>
        </w:rPr>
        <w:t>3.4.</w:t>
      </w:r>
      <w:r>
        <w:rPr>
          <w:rFonts w:cs="Arial"/>
        </w:rPr>
        <w:t>1</w:t>
      </w:r>
      <w:r>
        <w:rPr>
          <w:rFonts w:cs="Arial"/>
        </w:rPr>
        <w:tab/>
      </w:r>
      <w:r>
        <w:rPr>
          <w:rFonts w:cs="Arial"/>
        </w:rPr>
        <w:t>FURNITURE</w:t>
      </w:r>
      <w:bookmarkEnd w:id="145"/>
    </w:p>
    <w:p w14:paraId="2A843354">
      <w:pPr>
        <w:autoSpaceDE w:val="0"/>
        <w:autoSpaceDN w:val="0"/>
        <w:adjustRightInd w:val="0"/>
        <w:spacing w:before="2" w:line="240" w:lineRule="exact"/>
        <w:jc w:val="left"/>
        <w:rPr>
          <w:rFonts w:ascii="Arial" w:hAnsi="Arial" w:cs="Arial"/>
          <w:kern w:val="0"/>
          <w:sz w:val="24"/>
        </w:rPr>
      </w:pPr>
    </w:p>
    <w:p w14:paraId="06DA3674">
      <w:pPr>
        <w:pStyle w:val="5"/>
        <w:ind w:left="42"/>
      </w:pPr>
      <w:r>
        <w:rPr>
          <w:rFonts w:hint="eastAsia"/>
        </w:rPr>
        <w:t>3.4.</w:t>
      </w:r>
      <w:r>
        <w:t>1.1</w:t>
      </w:r>
      <w:r>
        <w:tab/>
      </w:r>
      <w:r>
        <w:t>General</w:t>
      </w:r>
    </w:p>
    <w:p w14:paraId="684B6BD5">
      <w:pPr>
        <w:autoSpaceDE w:val="0"/>
        <w:autoSpaceDN w:val="0"/>
        <w:adjustRightInd w:val="0"/>
        <w:spacing w:line="243" w:lineRule="auto"/>
        <w:ind w:left="1012"/>
        <w:rPr>
          <w:kern w:val="0"/>
          <w:sz w:val="24"/>
        </w:rPr>
      </w:pPr>
    </w:p>
    <w:p w14:paraId="0049A0D9">
      <w:pPr>
        <w:autoSpaceDE w:val="0"/>
        <w:autoSpaceDN w:val="0"/>
        <w:adjustRightInd w:val="0"/>
        <w:spacing w:line="243" w:lineRule="auto"/>
        <w:ind w:left="1012"/>
        <w:rPr>
          <w:kern w:val="0"/>
          <w:sz w:val="24"/>
        </w:rPr>
      </w:pPr>
      <w:r>
        <w:rPr>
          <w:kern w:val="0"/>
          <w:sz w:val="24"/>
        </w:rPr>
        <w:t>The furniture and fittings shall be of strong construction for shipboard using and in har</w:t>
      </w:r>
      <w:r>
        <w:rPr>
          <w:spacing w:val="-2"/>
          <w:kern w:val="0"/>
          <w:sz w:val="24"/>
        </w:rPr>
        <w:t>m</w:t>
      </w:r>
      <w:r>
        <w:rPr>
          <w:kern w:val="0"/>
          <w:sz w:val="24"/>
        </w:rPr>
        <w:t>ony with decorative treat</w:t>
      </w:r>
      <w:r>
        <w:rPr>
          <w:spacing w:val="-2"/>
          <w:kern w:val="0"/>
          <w:sz w:val="24"/>
        </w:rPr>
        <w:t>m</w:t>
      </w:r>
      <w:r>
        <w:rPr>
          <w:kern w:val="0"/>
          <w:sz w:val="24"/>
        </w:rPr>
        <w:t>ent of the s</w:t>
      </w:r>
      <w:r>
        <w:rPr>
          <w:spacing w:val="-1"/>
          <w:kern w:val="0"/>
          <w:sz w:val="24"/>
        </w:rPr>
        <w:t>p</w:t>
      </w:r>
      <w:r>
        <w:rPr>
          <w:kern w:val="0"/>
          <w:sz w:val="24"/>
        </w:rPr>
        <w:t>ace and shall be in accordance with the Builder’s practice.</w:t>
      </w:r>
    </w:p>
    <w:p w14:paraId="3B19874F">
      <w:pPr>
        <w:autoSpaceDE w:val="0"/>
        <w:autoSpaceDN w:val="0"/>
        <w:adjustRightInd w:val="0"/>
        <w:spacing w:before="20" w:line="260" w:lineRule="exact"/>
        <w:jc w:val="left"/>
        <w:rPr>
          <w:kern w:val="0"/>
          <w:sz w:val="26"/>
          <w:szCs w:val="26"/>
        </w:rPr>
      </w:pPr>
    </w:p>
    <w:p w14:paraId="22D54EA4">
      <w:pPr>
        <w:autoSpaceDE w:val="0"/>
        <w:autoSpaceDN w:val="0"/>
        <w:adjustRightInd w:val="0"/>
        <w:spacing w:line="243" w:lineRule="auto"/>
        <w:ind w:left="1012"/>
        <w:rPr>
          <w:kern w:val="0"/>
          <w:sz w:val="24"/>
        </w:rPr>
      </w:pPr>
      <w:r>
        <w:rPr>
          <w:kern w:val="0"/>
          <w:sz w:val="24"/>
        </w:rPr>
        <w:t xml:space="preserve">Main </w:t>
      </w:r>
      <w:r>
        <w:rPr>
          <w:spacing w:val="-1"/>
          <w:kern w:val="0"/>
          <w:sz w:val="24"/>
        </w:rPr>
        <w:t>f</w:t>
      </w:r>
      <w:r>
        <w:rPr>
          <w:kern w:val="0"/>
          <w:sz w:val="24"/>
        </w:rPr>
        <w:t xml:space="preserve">urniture and </w:t>
      </w:r>
      <w:r>
        <w:rPr>
          <w:spacing w:val="-1"/>
          <w:kern w:val="0"/>
          <w:sz w:val="24"/>
        </w:rPr>
        <w:t>f</w:t>
      </w:r>
      <w:r>
        <w:rPr>
          <w:kern w:val="0"/>
          <w:sz w:val="24"/>
        </w:rPr>
        <w:t>ittings shall be as described in detail and the size and nu</w:t>
      </w:r>
      <w:r>
        <w:rPr>
          <w:spacing w:val="-2"/>
          <w:kern w:val="0"/>
          <w:sz w:val="24"/>
        </w:rPr>
        <w:t>m</w:t>
      </w:r>
      <w:r>
        <w:rPr>
          <w:kern w:val="0"/>
          <w:sz w:val="24"/>
        </w:rPr>
        <w:t xml:space="preserve">ber of furniture </w:t>
      </w:r>
      <w:r>
        <w:rPr>
          <w:spacing w:val="-2"/>
          <w:kern w:val="0"/>
          <w:sz w:val="24"/>
        </w:rPr>
        <w:t>m</w:t>
      </w:r>
      <w:r>
        <w:rPr>
          <w:kern w:val="0"/>
          <w:sz w:val="24"/>
        </w:rPr>
        <w:t>ay be slightly changed by the Cabin Arrange</w:t>
      </w:r>
      <w:r>
        <w:rPr>
          <w:spacing w:val="-2"/>
          <w:kern w:val="0"/>
          <w:sz w:val="24"/>
        </w:rPr>
        <w:t>m</w:t>
      </w:r>
      <w:r>
        <w:rPr>
          <w:kern w:val="0"/>
          <w:sz w:val="24"/>
        </w:rPr>
        <w:t>ent</w:t>
      </w:r>
      <w:r>
        <w:rPr>
          <w:rFonts w:hint="eastAsia"/>
          <w:kern w:val="0"/>
          <w:sz w:val="24"/>
        </w:rPr>
        <w:t xml:space="preserve"> Plan.</w:t>
      </w:r>
    </w:p>
    <w:p w14:paraId="39837E61">
      <w:pPr>
        <w:autoSpaceDE w:val="0"/>
        <w:autoSpaceDN w:val="0"/>
        <w:adjustRightInd w:val="0"/>
        <w:spacing w:line="243" w:lineRule="auto"/>
        <w:ind w:left="1012"/>
        <w:rPr>
          <w:kern w:val="0"/>
          <w:sz w:val="24"/>
        </w:rPr>
      </w:pPr>
    </w:p>
    <w:p w14:paraId="126EEA72">
      <w:pPr>
        <w:autoSpaceDE w:val="0"/>
        <w:autoSpaceDN w:val="0"/>
        <w:adjustRightInd w:val="0"/>
        <w:spacing w:line="243" w:lineRule="auto"/>
        <w:ind w:left="1012"/>
        <w:rPr>
          <w:b/>
          <w:i/>
          <w:kern w:val="0"/>
          <w:sz w:val="24"/>
        </w:rPr>
      </w:pPr>
      <w:r>
        <w:rPr>
          <w:b/>
          <w:i/>
          <w:kern w:val="0"/>
          <w:sz w:val="24"/>
        </w:rPr>
        <w:t>All beds shall be arranged in direction of longitudinal and sofas in private rooms shall be arranged in direction of transverse as far as possible. If not they must be in opposite direction.</w:t>
      </w:r>
    </w:p>
    <w:p w14:paraId="3D951847">
      <w:pPr>
        <w:autoSpaceDE w:val="0"/>
        <w:autoSpaceDN w:val="0"/>
        <w:adjustRightInd w:val="0"/>
        <w:spacing w:line="243" w:lineRule="auto"/>
        <w:ind w:left="1012"/>
        <w:rPr>
          <w:b/>
          <w:i/>
          <w:kern w:val="0"/>
          <w:sz w:val="24"/>
        </w:rPr>
      </w:pPr>
    </w:p>
    <w:p w14:paraId="448F9211">
      <w:pPr>
        <w:autoSpaceDE w:val="0"/>
        <w:autoSpaceDN w:val="0"/>
        <w:adjustRightInd w:val="0"/>
        <w:spacing w:line="243" w:lineRule="auto"/>
        <w:ind w:left="1012"/>
        <w:rPr>
          <w:kern w:val="0"/>
          <w:sz w:val="24"/>
        </w:rPr>
      </w:pPr>
      <w:r>
        <w:rPr>
          <w:b/>
          <w:i/>
          <w:kern w:val="0"/>
          <w:sz w:val="24"/>
        </w:rPr>
        <w:t>In Cabins and Public areas where entertainment appliances are provided must be supplied from individual power socket. An Extra power socket should also be provided at each area</w:t>
      </w:r>
      <w:r>
        <w:rPr>
          <w:kern w:val="0"/>
          <w:sz w:val="24"/>
        </w:rPr>
        <w:t>.</w:t>
      </w:r>
    </w:p>
    <w:p w14:paraId="10F39ADE">
      <w:pPr>
        <w:autoSpaceDE w:val="0"/>
        <w:autoSpaceDN w:val="0"/>
        <w:adjustRightInd w:val="0"/>
        <w:spacing w:before="20" w:line="260" w:lineRule="exact"/>
        <w:jc w:val="left"/>
        <w:rPr>
          <w:kern w:val="0"/>
          <w:sz w:val="26"/>
          <w:szCs w:val="26"/>
        </w:rPr>
      </w:pPr>
    </w:p>
    <w:p w14:paraId="365A669A">
      <w:pPr>
        <w:autoSpaceDE w:val="0"/>
        <w:autoSpaceDN w:val="0"/>
        <w:adjustRightInd w:val="0"/>
        <w:spacing w:line="243" w:lineRule="auto"/>
        <w:ind w:left="1012"/>
        <w:rPr>
          <w:kern w:val="0"/>
          <w:sz w:val="24"/>
        </w:rPr>
      </w:pPr>
      <w:r>
        <w:rPr>
          <w:kern w:val="0"/>
          <w:sz w:val="24"/>
        </w:rPr>
        <w:t>The general features and size of furniture shall be as listed up in the following. Color sche</w:t>
      </w:r>
      <w:r>
        <w:rPr>
          <w:spacing w:val="-2"/>
          <w:kern w:val="0"/>
          <w:sz w:val="24"/>
        </w:rPr>
        <w:t>m</w:t>
      </w:r>
      <w:r>
        <w:rPr>
          <w:kern w:val="0"/>
          <w:sz w:val="24"/>
        </w:rPr>
        <w:t>e book shall be sub</w:t>
      </w:r>
      <w:r>
        <w:rPr>
          <w:spacing w:val="-2"/>
          <w:kern w:val="0"/>
          <w:sz w:val="24"/>
        </w:rPr>
        <w:t>m</w:t>
      </w:r>
      <w:r>
        <w:rPr>
          <w:kern w:val="0"/>
          <w:sz w:val="24"/>
        </w:rPr>
        <w:t xml:space="preserve">itted to </w:t>
      </w:r>
      <w:r>
        <w:rPr>
          <w:rFonts w:hint="eastAsia"/>
          <w:kern w:val="0"/>
          <w:sz w:val="24"/>
        </w:rPr>
        <w:t>Buy</w:t>
      </w:r>
      <w:r>
        <w:rPr>
          <w:kern w:val="0"/>
          <w:sz w:val="24"/>
        </w:rPr>
        <w:t>er for approval.</w:t>
      </w:r>
    </w:p>
    <w:p w14:paraId="04BB8C74">
      <w:pPr>
        <w:autoSpaceDE w:val="0"/>
        <w:autoSpaceDN w:val="0"/>
        <w:adjustRightInd w:val="0"/>
        <w:spacing w:line="243" w:lineRule="auto"/>
        <w:ind w:left="1012"/>
        <w:rPr>
          <w:kern w:val="0"/>
          <w:sz w:val="24"/>
        </w:rPr>
      </w:pPr>
    </w:p>
    <w:p w14:paraId="7473B71C">
      <w:pPr>
        <w:autoSpaceDE w:val="0"/>
        <w:autoSpaceDN w:val="0"/>
        <w:adjustRightInd w:val="0"/>
        <w:spacing w:line="243" w:lineRule="auto"/>
        <w:ind w:left="1012"/>
        <w:rPr>
          <w:kern w:val="0"/>
          <w:sz w:val="24"/>
        </w:rPr>
      </w:pPr>
    </w:p>
    <w:p w14:paraId="597FE0D9">
      <w:pPr>
        <w:autoSpaceDE w:val="0"/>
        <w:autoSpaceDN w:val="0"/>
        <w:adjustRightInd w:val="0"/>
        <w:spacing w:line="243" w:lineRule="auto"/>
        <w:ind w:left="1012"/>
        <w:rPr>
          <w:kern w:val="0"/>
          <w:sz w:val="24"/>
        </w:rPr>
      </w:pPr>
      <w:r>
        <w:rPr>
          <w:kern w:val="0"/>
          <w:sz w:val="24"/>
        </w:rPr>
        <w:t>The surface material of furniture in general shall be as follows.</w:t>
      </w:r>
    </w:p>
    <w:p w14:paraId="5E049C3C">
      <w:pPr>
        <w:autoSpaceDE w:val="0"/>
        <w:autoSpaceDN w:val="0"/>
        <w:adjustRightInd w:val="0"/>
        <w:spacing w:line="243" w:lineRule="auto"/>
        <w:ind w:left="1012"/>
        <w:rPr>
          <w:kern w:val="0"/>
          <w:sz w:val="24"/>
        </w:rPr>
      </w:pPr>
    </w:p>
    <w:tbl>
      <w:tblPr>
        <w:tblStyle w:val="40"/>
        <w:tblW w:w="0" w:type="auto"/>
        <w:tblInd w:w="965" w:type="dxa"/>
        <w:tblLayout w:type="fixed"/>
        <w:tblCellMar>
          <w:top w:w="0" w:type="dxa"/>
          <w:left w:w="0" w:type="dxa"/>
          <w:bottom w:w="0" w:type="dxa"/>
          <w:right w:w="0" w:type="dxa"/>
        </w:tblCellMar>
      </w:tblPr>
      <w:tblGrid>
        <w:gridCol w:w="4394"/>
        <w:gridCol w:w="4394"/>
      </w:tblGrid>
      <w:tr w14:paraId="70B124FA">
        <w:tblPrEx>
          <w:tblCellMar>
            <w:top w:w="0" w:type="dxa"/>
            <w:left w:w="0" w:type="dxa"/>
            <w:bottom w:w="0" w:type="dxa"/>
            <w:right w:w="0" w:type="dxa"/>
          </w:tblCellMar>
        </w:tblPrEx>
        <w:trPr>
          <w:trHeight w:val="289" w:hRule="exact"/>
        </w:trPr>
        <w:tc>
          <w:tcPr>
            <w:tcW w:w="4394" w:type="dxa"/>
            <w:tcBorders>
              <w:top w:val="single" w:color="000000" w:sz="4" w:space="0"/>
              <w:left w:val="single" w:color="000000" w:sz="4" w:space="0"/>
              <w:bottom w:val="single" w:color="000000" w:sz="4" w:space="0"/>
              <w:right w:val="single" w:color="000000" w:sz="4" w:space="0"/>
            </w:tcBorders>
          </w:tcPr>
          <w:p w14:paraId="1A811AEF">
            <w:pPr>
              <w:autoSpaceDE w:val="0"/>
              <w:autoSpaceDN w:val="0"/>
              <w:adjustRightInd w:val="0"/>
              <w:spacing w:before="6"/>
              <w:ind w:left="103"/>
              <w:jc w:val="center"/>
              <w:rPr>
                <w:kern w:val="0"/>
                <w:sz w:val="24"/>
              </w:rPr>
            </w:pPr>
            <w:r>
              <w:rPr>
                <w:kern w:val="0"/>
                <w:sz w:val="24"/>
              </w:rPr>
              <w:t>Item</w:t>
            </w:r>
          </w:p>
        </w:tc>
        <w:tc>
          <w:tcPr>
            <w:tcW w:w="4394" w:type="dxa"/>
            <w:tcBorders>
              <w:top w:val="single" w:color="000000" w:sz="4" w:space="0"/>
              <w:left w:val="single" w:color="000000" w:sz="4" w:space="0"/>
              <w:bottom w:val="single" w:color="000000" w:sz="4" w:space="0"/>
              <w:right w:val="single" w:color="000000" w:sz="4" w:space="0"/>
            </w:tcBorders>
          </w:tcPr>
          <w:p w14:paraId="4C149167">
            <w:pPr>
              <w:autoSpaceDE w:val="0"/>
              <w:autoSpaceDN w:val="0"/>
              <w:adjustRightInd w:val="0"/>
              <w:spacing w:before="6"/>
              <w:ind w:left="103"/>
              <w:jc w:val="center"/>
              <w:rPr>
                <w:kern w:val="0"/>
                <w:sz w:val="24"/>
              </w:rPr>
            </w:pPr>
            <w:r>
              <w:rPr>
                <w:kern w:val="0"/>
                <w:sz w:val="24"/>
              </w:rPr>
              <w:t>Material</w:t>
            </w:r>
          </w:p>
        </w:tc>
      </w:tr>
      <w:tr w14:paraId="55E8F855">
        <w:tblPrEx>
          <w:tblCellMar>
            <w:top w:w="0" w:type="dxa"/>
            <w:left w:w="0" w:type="dxa"/>
            <w:bottom w:w="0" w:type="dxa"/>
            <w:right w:w="0" w:type="dxa"/>
          </w:tblCellMar>
        </w:tblPrEx>
        <w:trPr>
          <w:trHeight w:val="289" w:hRule="exact"/>
        </w:trPr>
        <w:tc>
          <w:tcPr>
            <w:tcW w:w="4394" w:type="dxa"/>
            <w:tcBorders>
              <w:top w:val="single" w:color="000000" w:sz="4" w:space="0"/>
              <w:left w:val="single" w:color="000000" w:sz="4" w:space="0"/>
              <w:bottom w:val="single" w:color="000000" w:sz="4" w:space="0"/>
              <w:right w:val="single" w:color="000000" w:sz="4" w:space="0"/>
            </w:tcBorders>
          </w:tcPr>
          <w:p w14:paraId="7FB3FB7B">
            <w:pPr>
              <w:autoSpaceDE w:val="0"/>
              <w:autoSpaceDN w:val="0"/>
              <w:adjustRightInd w:val="0"/>
              <w:spacing w:before="6"/>
              <w:ind w:left="103"/>
              <w:jc w:val="left"/>
              <w:rPr>
                <w:kern w:val="0"/>
                <w:sz w:val="24"/>
              </w:rPr>
            </w:pPr>
            <w:r>
              <w:rPr>
                <w:kern w:val="0"/>
                <w:sz w:val="24"/>
              </w:rPr>
              <w:t>Steel</w:t>
            </w:r>
          </w:p>
        </w:tc>
        <w:tc>
          <w:tcPr>
            <w:tcW w:w="4394" w:type="dxa"/>
            <w:tcBorders>
              <w:top w:val="single" w:color="000000" w:sz="4" w:space="0"/>
              <w:left w:val="single" w:color="000000" w:sz="4" w:space="0"/>
              <w:bottom w:val="single" w:color="000000" w:sz="4" w:space="0"/>
              <w:right w:val="single" w:color="000000" w:sz="4" w:space="0"/>
            </w:tcBorders>
          </w:tcPr>
          <w:p w14:paraId="63D95567">
            <w:pPr>
              <w:autoSpaceDE w:val="0"/>
              <w:autoSpaceDN w:val="0"/>
              <w:adjustRightInd w:val="0"/>
              <w:spacing w:before="6"/>
              <w:ind w:left="103"/>
              <w:jc w:val="left"/>
              <w:rPr>
                <w:kern w:val="0"/>
                <w:sz w:val="24"/>
              </w:rPr>
            </w:pPr>
            <w:r>
              <w:rPr>
                <w:kern w:val="0"/>
                <w:sz w:val="24"/>
              </w:rPr>
              <w:t>Spray paint or chro</w:t>
            </w:r>
            <w:r>
              <w:rPr>
                <w:spacing w:val="-2"/>
                <w:kern w:val="0"/>
                <w:sz w:val="24"/>
              </w:rPr>
              <w:t>m</w:t>
            </w:r>
            <w:r>
              <w:rPr>
                <w:spacing w:val="1"/>
                <w:kern w:val="0"/>
                <w:sz w:val="24"/>
              </w:rPr>
              <w:t>i</w:t>
            </w:r>
            <w:r>
              <w:rPr>
                <w:kern w:val="0"/>
                <w:sz w:val="24"/>
              </w:rPr>
              <w:t>um</w:t>
            </w:r>
            <w:r>
              <w:rPr>
                <w:rFonts w:hint="eastAsia"/>
                <w:kern w:val="0"/>
                <w:sz w:val="24"/>
              </w:rPr>
              <w:t xml:space="preserve"> </w:t>
            </w:r>
            <w:r>
              <w:rPr>
                <w:kern w:val="0"/>
                <w:sz w:val="24"/>
              </w:rPr>
              <w:t>plating</w:t>
            </w:r>
          </w:p>
        </w:tc>
      </w:tr>
      <w:tr w14:paraId="2ADD85C2">
        <w:tblPrEx>
          <w:tblCellMar>
            <w:top w:w="0" w:type="dxa"/>
            <w:left w:w="0" w:type="dxa"/>
            <w:bottom w:w="0" w:type="dxa"/>
            <w:right w:w="0" w:type="dxa"/>
          </w:tblCellMar>
        </w:tblPrEx>
        <w:trPr>
          <w:trHeight w:val="289" w:hRule="exact"/>
        </w:trPr>
        <w:tc>
          <w:tcPr>
            <w:tcW w:w="4394" w:type="dxa"/>
            <w:tcBorders>
              <w:top w:val="single" w:color="000000" w:sz="4" w:space="0"/>
              <w:left w:val="single" w:color="000000" w:sz="4" w:space="0"/>
              <w:bottom w:val="single" w:color="000000" w:sz="4" w:space="0"/>
              <w:right w:val="single" w:color="000000" w:sz="4" w:space="0"/>
            </w:tcBorders>
          </w:tcPr>
          <w:p w14:paraId="71AFC9F0">
            <w:pPr>
              <w:autoSpaceDE w:val="0"/>
              <w:autoSpaceDN w:val="0"/>
              <w:adjustRightInd w:val="0"/>
              <w:spacing w:before="6"/>
              <w:ind w:left="103"/>
              <w:jc w:val="left"/>
              <w:rPr>
                <w:kern w:val="0"/>
                <w:sz w:val="24"/>
              </w:rPr>
            </w:pPr>
            <w:r>
              <w:rPr>
                <w:spacing w:val="-2"/>
                <w:kern w:val="0"/>
                <w:sz w:val="24"/>
              </w:rPr>
              <w:t>W</w:t>
            </w:r>
            <w:r>
              <w:rPr>
                <w:kern w:val="0"/>
                <w:sz w:val="24"/>
              </w:rPr>
              <w:t>ood</w:t>
            </w:r>
          </w:p>
        </w:tc>
        <w:tc>
          <w:tcPr>
            <w:tcW w:w="4394" w:type="dxa"/>
            <w:tcBorders>
              <w:top w:val="single" w:color="000000" w:sz="4" w:space="0"/>
              <w:left w:val="single" w:color="000000" w:sz="4" w:space="0"/>
              <w:bottom w:val="single" w:color="000000" w:sz="4" w:space="0"/>
              <w:right w:val="single" w:color="000000" w:sz="4" w:space="0"/>
            </w:tcBorders>
          </w:tcPr>
          <w:p w14:paraId="70E875D6">
            <w:pPr>
              <w:autoSpaceDE w:val="0"/>
              <w:autoSpaceDN w:val="0"/>
              <w:adjustRightInd w:val="0"/>
              <w:spacing w:before="6"/>
              <w:ind w:left="104"/>
              <w:jc w:val="left"/>
              <w:rPr>
                <w:kern w:val="0"/>
                <w:sz w:val="24"/>
              </w:rPr>
            </w:pPr>
            <w:r>
              <w:rPr>
                <w:kern w:val="0"/>
                <w:sz w:val="24"/>
              </w:rPr>
              <w:t>Polyurethane finish</w:t>
            </w:r>
            <w:r>
              <w:rPr>
                <w:rFonts w:hint="eastAsia"/>
                <w:kern w:val="0"/>
                <w:sz w:val="24"/>
              </w:rPr>
              <w:t xml:space="preserve"> laminated sheets</w:t>
            </w:r>
          </w:p>
        </w:tc>
      </w:tr>
      <w:tr w14:paraId="1B31CF0E">
        <w:tblPrEx>
          <w:tblCellMar>
            <w:top w:w="0" w:type="dxa"/>
            <w:left w:w="0" w:type="dxa"/>
            <w:bottom w:w="0" w:type="dxa"/>
            <w:right w:w="0" w:type="dxa"/>
          </w:tblCellMar>
        </w:tblPrEx>
        <w:trPr>
          <w:trHeight w:val="289" w:hRule="exact"/>
        </w:trPr>
        <w:tc>
          <w:tcPr>
            <w:tcW w:w="4394" w:type="dxa"/>
            <w:tcBorders>
              <w:top w:val="single" w:color="000000" w:sz="4" w:space="0"/>
              <w:left w:val="single" w:color="000000" w:sz="4" w:space="0"/>
              <w:bottom w:val="single" w:color="000000" w:sz="4" w:space="0"/>
              <w:right w:val="single" w:color="000000" w:sz="4" w:space="0"/>
            </w:tcBorders>
          </w:tcPr>
          <w:p w14:paraId="0F5ECBBB">
            <w:pPr>
              <w:autoSpaceDE w:val="0"/>
              <w:autoSpaceDN w:val="0"/>
              <w:adjustRightInd w:val="0"/>
              <w:spacing w:before="6"/>
              <w:ind w:left="103"/>
              <w:jc w:val="left"/>
              <w:rPr>
                <w:kern w:val="0"/>
                <w:sz w:val="24"/>
              </w:rPr>
            </w:pPr>
            <w:r>
              <w:rPr>
                <w:kern w:val="0"/>
                <w:sz w:val="24"/>
              </w:rPr>
              <w:t>Chair</w:t>
            </w:r>
          </w:p>
        </w:tc>
        <w:tc>
          <w:tcPr>
            <w:tcW w:w="4394" w:type="dxa"/>
            <w:tcBorders>
              <w:top w:val="single" w:color="000000" w:sz="4" w:space="0"/>
              <w:left w:val="single" w:color="000000" w:sz="4" w:space="0"/>
              <w:bottom w:val="single" w:color="000000" w:sz="4" w:space="0"/>
              <w:right w:val="single" w:color="000000" w:sz="4" w:space="0"/>
            </w:tcBorders>
          </w:tcPr>
          <w:p w14:paraId="4939119D">
            <w:pPr>
              <w:autoSpaceDE w:val="0"/>
              <w:autoSpaceDN w:val="0"/>
              <w:adjustRightInd w:val="0"/>
              <w:spacing w:before="6"/>
              <w:ind w:left="103"/>
              <w:jc w:val="left"/>
              <w:rPr>
                <w:kern w:val="0"/>
                <w:sz w:val="24"/>
              </w:rPr>
            </w:pPr>
            <w:r>
              <w:rPr>
                <w:spacing w:val="-2"/>
                <w:kern w:val="0"/>
                <w:sz w:val="24"/>
              </w:rPr>
              <w:t>W</w:t>
            </w:r>
            <w:r>
              <w:rPr>
                <w:kern w:val="0"/>
                <w:sz w:val="24"/>
              </w:rPr>
              <w:t>ood (</w:t>
            </w:r>
            <w:r>
              <w:rPr>
                <w:rFonts w:hint="eastAsia"/>
                <w:kern w:val="0"/>
                <w:sz w:val="24"/>
              </w:rPr>
              <w:t>L</w:t>
            </w:r>
            <w:r>
              <w:rPr>
                <w:kern w:val="0"/>
                <w:sz w:val="24"/>
              </w:rPr>
              <w:t xml:space="preserve">iving cabin, </w:t>
            </w:r>
            <w:r>
              <w:rPr>
                <w:rFonts w:hint="eastAsia"/>
                <w:kern w:val="0"/>
                <w:sz w:val="24"/>
              </w:rPr>
              <w:t>Conference</w:t>
            </w:r>
            <w:r>
              <w:rPr>
                <w:kern w:val="0"/>
                <w:sz w:val="24"/>
              </w:rPr>
              <w:t xml:space="preserve"> roo</w:t>
            </w:r>
            <w:r>
              <w:rPr>
                <w:spacing w:val="-2"/>
                <w:kern w:val="0"/>
                <w:sz w:val="24"/>
              </w:rPr>
              <w:t>m</w:t>
            </w:r>
            <w:r>
              <w:rPr>
                <w:kern w:val="0"/>
                <w:sz w:val="24"/>
              </w:rPr>
              <w:t>)</w:t>
            </w:r>
          </w:p>
        </w:tc>
      </w:tr>
      <w:tr w14:paraId="7E2C2FE9">
        <w:tblPrEx>
          <w:tblCellMar>
            <w:top w:w="0" w:type="dxa"/>
            <w:left w:w="0" w:type="dxa"/>
            <w:bottom w:w="0" w:type="dxa"/>
            <w:right w:w="0" w:type="dxa"/>
          </w:tblCellMar>
        </w:tblPrEx>
        <w:trPr>
          <w:trHeight w:val="289" w:hRule="exact"/>
        </w:trPr>
        <w:tc>
          <w:tcPr>
            <w:tcW w:w="4394" w:type="dxa"/>
            <w:tcBorders>
              <w:top w:val="single" w:color="000000" w:sz="4" w:space="0"/>
              <w:left w:val="single" w:color="000000" w:sz="4" w:space="0"/>
              <w:bottom w:val="single" w:color="000000" w:sz="4" w:space="0"/>
              <w:right w:val="single" w:color="000000" w:sz="4" w:space="0"/>
            </w:tcBorders>
          </w:tcPr>
          <w:p w14:paraId="69FFD937">
            <w:pPr>
              <w:autoSpaceDE w:val="0"/>
              <w:autoSpaceDN w:val="0"/>
              <w:adjustRightInd w:val="0"/>
              <w:spacing w:before="6"/>
              <w:ind w:left="103"/>
              <w:jc w:val="left"/>
              <w:rPr>
                <w:kern w:val="0"/>
                <w:sz w:val="24"/>
              </w:rPr>
            </w:pPr>
            <w:r>
              <w:rPr>
                <w:kern w:val="0"/>
                <w:sz w:val="24"/>
              </w:rPr>
              <w:t>Fixed revolving steel chair (</w:t>
            </w:r>
            <w:r>
              <w:rPr>
                <w:spacing w:val="-2"/>
                <w:kern w:val="0"/>
                <w:sz w:val="24"/>
              </w:rPr>
              <w:t>m</w:t>
            </w:r>
            <w:r>
              <w:rPr>
                <w:kern w:val="0"/>
                <w:sz w:val="24"/>
              </w:rPr>
              <w:t>ess roo</w:t>
            </w:r>
            <w:r>
              <w:rPr>
                <w:spacing w:val="-2"/>
                <w:kern w:val="0"/>
                <w:sz w:val="24"/>
              </w:rPr>
              <w:t>m</w:t>
            </w:r>
            <w:r>
              <w:rPr>
                <w:kern w:val="0"/>
                <w:sz w:val="24"/>
              </w:rPr>
              <w:t>)</w:t>
            </w:r>
          </w:p>
        </w:tc>
        <w:tc>
          <w:tcPr>
            <w:tcW w:w="4394" w:type="dxa"/>
            <w:tcBorders>
              <w:top w:val="single" w:color="000000" w:sz="4" w:space="0"/>
              <w:left w:val="single" w:color="000000" w:sz="4" w:space="0"/>
              <w:bottom w:val="single" w:color="000000" w:sz="4" w:space="0"/>
              <w:right w:val="single" w:color="000000" w:sz="4" w:space="0"/>
            </w:tcBorders>
          </w:tcPr>
          <w:p w14:paraId="326D0B5B">
            <w:pPr>
              <w:autoSpaceDE w:val="0"/>
              <w:autoSpaceDN w:val="0"/>
              <w:adjustRightInd w:val="0"/>
              <w:spacing w:before="6"/>
              <w:ind w:left="104"/>
              <w:jc w:val="left"/>
              <w:rPr>
                <w:kern w:val="0"/>
                <w:sz w:val="24"/>
              </w:rPr>
            </w:pPr>
            <w:r>
              <w:rPr>
                <w:kern w:val="0"/>
                <w:sz w:val="24"/>
              </w:rPr>
              <w:t>Steel</w:t>
            </w:r>
          </w:p>
        </w:tc>
      </w:tr>
    </w:tbl>
    <w:p w14:paraId="71A16117">
      <w:pPr>
        <w:autoSpaceDE w:val="0"/>
        <w:autoSpaceDN w:val="0"/>
        <w:adjustRightInd w:val="0"/>
        <w:spacing w:line="243" w:lineRule="auto"/>
        <w:ind w:left="1012"/>
        <w:rPr>
          <w:kern w:val="0"/>
          <w:sz w:val="24"/>
        </w:rPr>
      </w:pPr>
    </w:p>
    <w:p w14:paraId="642F64D9">
      <w:pPr>
        <w:autoSpaceDE w:val="0"/>
        <w:autoSpaceDN w:val="0"/>
        <w:adjustRightInd w:val="0"/>
        <w:spacing w:line="243" w:lineRule="auto"/>
        <w:ind w:left="1012"/>
        <w:rPr>
          <w:kern w:val="0"/>
          <w:sz w:val="24"/>
        </w:rPr>
      </w:pPr>
      <w:r>
        <w:rPr>
          <w:kern w:val="0"/>
          <w:sz w:val="24"/>
        </w:rPr>
        <w:t>In general the furniture to be constructed of the plywood/chipboard cover with decoration plate and trimmed with high</w:t>
      </w:r>
      <w:r>
        <w:rPr>
          <w:rFonts w:hint="eastAsia"/>
          <w:kern w:val="0"/>
          <w:sz w:val="24"/>
        </w:rPr>
        <w:t xml:space="preserve"> </w:t>
      </w:r>
      <w:r>
        <w:rPr>
          <w:kern w:val="0"/>
          <w:sz w:val="24"/>
        </w:rPr>
        <w:t>quality hardwood in all cabin classes and formaldehyde level to satisfy Chinese</w:t>
      </w:r>
      <w:r>
        <w:rPr>
          <w:rFonts w:hint="eastAsia"/>
          <w:kern w:val="0"/>
          <w:sz w:val="24"/>
        </w:rPr>
        <w:t xml:space="preserve"> </w:t>
      </w:r>
      <w:r>
        <w:rPr>
          <w:kern w:val="0"/>
          <w:sz w:val="24"/>
        </w:rPr>
        <w:t>Furniture Standard</w:t>
      </w:r>
      <w:r>
        <w:rPr>
          <w:rFonts w:hint="eastAsia"/>
          <w:kern w:val="0"/>
          <w:sz w:val="24"/>
        </w:rPr>
        <w:t xml:space="preserve"> </w:t>
      </w:r>
      <w:r>
        <w:rPr>
          <w:kern w:val="0"/>
          <w:sz w:val="24"/>
        </w:rPr>
        <w:t>melamine film in visible part only.</w:t>
      </w:r>
    </w:p>
    <w:p w14:paraId="1A8DBD6B">
      <w:pPr>
        <w:autoSpaceDE w:val="0"/>
        <w:autoSpaceDN w:val="0"/>
        <w:adjustRightInd w:val="0"/>
        <w:spacing w:line="243" w:lineRule="auto"/>
        <w:ind w:left="1012"/>
        <w:rPr>
          <w:kern w:val="0"/>
          <w:sz w:val="24"/>
        </w:rPr>
      </w:pPr>
    </w:p>
    <w:p w14:paraId="574B0FE0">
      <w:pPr>
        <w:autoSpaceDE w:val="0"/>
        <w:autoSpaceDN w:val="0"/>
        <w:adjustRightInd w:val="0"/>
        <w:spacing w:line="243" w:lineRule="auto"/>
        <w:ind w:left="1012"/>
        <w:rPr>
          <w:kern w:val="0"/>
          <w:sz w:val="24"/>
        </w:rPr>
      </w:pPr>
      <w:r>
        <w:rPr>
          <w:rFonts w:hint="eastAsia"/>
          <w:kern w:val="0"/>
          <w:sz w:val="24"/>
        </w:rPr>
        <w:t xml:space="preserve">Top of all tables </w:t>
      </w:r>
      <w:r>
        <w:rPr>
          <w:kern w:val="0"/>
          <w:sz w:val="24"/>
        </w:rPr>
        <w:t>and other horizontal top surfaces</w:t>
      </w:r>
      <w:r>
        <w:rPr>
          <w:rFonts w:hint="eastAsia"/>
          <w:kern w:val="0"/>
          <w:sz w:val="24"/>
        </w:rPr>
        <w:t xml:space="preserve"> to be finished with </w:t>
      </w:r>
      <w:r>
        <w:rPr>
          <w:kern w:val="0"/>
          <w:sz w:val="24"/>
        </w:rPr>
        <w:t>melamine</w:t>
      </w:r>
      <w:r>
        <w:rPr>
          <w:rFonts w:hint="eastAsia"/>
          <w:kern w:val="0"/>
          <w:sz w:val="24"/>
        </w:rPr>
        <w:t xml:space="preserve"> laminate.</w:t>
      </w:r>
    </w:p>
    <w:p w14:paraId="731FDE24">
      <w:pPr>
        <w:autoSpaceDE w:val="0"/>
        <w:autoSpaceDN w:val="0"/>
        <w:adjustRightInd w:val="0"/>
        <w:spacing w:line="243" w:lineRule="auto"/>
        <w:ind w:left="1012"/>
        <w:rPr>
          <w:kern w:val="0"/>
          <w:sz w:val="24"/>
        </w:rPr>
      </w:pPr>
    </w:p>
    <w:p w14:paraId="49832565">
      <w:pPr>
        <w:autoSpaceDE w:val="0"/>
        <w:autoSpaceDN w:val="0"/>
        <w:adjustRightInd w:val="0"/>
        <w:spacing w:line="243" w:lineRule="auto"/>
        <w:ind w:left="1012"/>
        <w:rPr>
          <w:kern w:val="0"/>
          <w:sz w:val="24"/>
        </w:rPr>
      </w:pPr>
      <w:r>
        <w:rPr>
          <w:kern w:val="0"/>
          <w:sz w:val="24"/>
        </w:rPr>
        <w:t xml:space="preserve">Chairs and movable sofas </w:t>
      </w:r>
      <w:r>
        <w:rPr>
          <w:rFonts w:hint="eastAsia"/>
          <w:kern w:val="0"/>
          <w:sz w:val="24"/>
        </w:rPr>
        <w:t>shall</w:t>
      </w:r>
      <w:r>
        <w:rPr>
          <w:kern w:val="0"/>
          <w:sz w:val="24"/>
        </w:rPr>
        <w:t xml:space="preserve"> be provided with fastening device. Other furniture </w:t>
      </w:r>
      <w:r>
        <w:rPr>
          <w:rFonts w:hint="eastAsia"/>
          <w:kern w:val="0"/>
          <w:sz w:val="24"/>
        </w:rPr>
        <w:t>shall</w:t>
      </w:r>
      <w:r>
        <w:rPr>
          <w:kern w:val="0"/>
          <w:sz w:val="24"/>
        </w:rPr>
        <w:t xml:space="preserve"> be fixed</w:t>
      </w:r>
      <w:r>
        <w:rPr>
          <w:rFonts w:hint="eastAsia"/>
          <w:kern w:val="0"/>
          <w:sz w:val="24"/>
        </w:rPr>
        <w:t xml:space="preserve"> to wall, deck and/or ceiling.</w:t>
      </w:r>
    </w:p>
    <w:p w14:paraId="0092F529">
      <w:pPr>
        <w:autoSpaceDE w:val="0"/>
        <w:autoSpaceDN w:val="0"/>
        <w:adjustRightInd w:val="0"/>
        <w:spacing w:line="243" w:lineRule="auto"/>
        <w:ind w:left="1012"/>
        <w:rPr>
          <w:kern w:val="0"/>
          <w:sz w:val="24"/>
        </w:rPr>
      </w:pPr>
    </w:p>
    <w:p w14:paraId="337A4FA4">
      <w:pPr>
        <w:pStyle w:val="5"/>
        <w:ind w:left="42"/>
      </w:pPr>
      <w:r>
        <w:rPr>
          <w:rFonts w:hint="eastAsia"/>
        </w:rPr>
        <w:t>3.4.</w:t>
      </w:r>
      <w:r>
        <w:t>1.2</w:t>
      </w:r>
      <w:r>
        <w:tab/>
      </w:r>
      <w:r>
        <w:rPr>
          <w:rFonts w:hint="eastAsia"/>
        </w:rPr>
        <w:t>Dimension of Large Furniture</w:t>
      </w:r>
    </w:p>
    <w:p w14:paraId="4051B55D">
      <w:pPr>
        <w:autoSpaceDE w:val="0"/>
        <w:autoSpaceDN w:val="0"/>
        <w:adjustRightInd w:val="0"/>
        <w:spacing w:before="10" w:line="240" w:lineRule="exact"/>
        <w:jc w:val="left"/>
        <w:rPr>
          <w:kern w:val="0"/>
          <w:sz w:val="24"/>
        </w:rPr>
      </w:pPr>
    </w:p>
    <w:tbl>
      <w:tblPr>
        <w:tblStyle w:val="40"/>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701"/>
        <w:gridCol w:w="1842"/>
        <w:gridCol w:w="1843"/>
      </w:tblGrid>
      <w:tr w14:paraId="0A1F5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1179A764">
            <w:pPr>
              <w:spacing w:before="20" w:after="20" w:line="240" w:lineRule="exact"/>
              <w:jc w:val="center"/>
              <w:rPr>
                <w:sz w:val="24"/>
              </w:rPr>
            </w:pPr>
            <w:r>
              <w:rPr>
                <w:sz w:val="24"/>
              </w:rPr>
              <w:t>Class</w:t>
            </w:r>
          </w:p>
        </w:tc>
        <w:tc>
          <w:tcPr>
            <w:tcW w:w="1701" w:type="dxa"/>
          </w:tcPr>
          <w:p w14:paraId="5799B729">
            <w:pPr>
              <w:spacing w:before="20" w:after="20" w:line="240" w:lineRule="exact"/>
              <w:jc w:val="center"/>
              <w:rPr>
                <w:sz w:val="24"/>
              </w:rPr>
            </w:pPr>
            <w:r>
              <w:rPr>
                <w:sz w:val="24"/>
              </w:rPr>
              <w:t>Bed</w:t>
            </w:r>
          </w:p>
        </w:tc>
        <w:tc>
          <w:tcPr>
            <w:tcW w:w="1842" w:type="dxa"/>
          </w:tcPr>
          <w:p w14:paraId="7B5A3533">
            <w:pPr>
              <w:spacing w:before="20" w:after="20" w:line="240" w:lineRule="exact"/>
              <w:jc w:val="center"/>
              <w:rPr>
                <w:sz w:val="24"/>
              </w:rPr>
            </w:pPr>
            <w:r>
              <w:rPr>
                <w:sz w:val="24"/>
              </w:rPr>
              <w:t>Wardrobe</w:t>
            </w:r>
          </w:p>
        </w:tc>
        <w:tc>
          <w:tcPr>
            <w:tcW w:w="1843" w:type="dxa"/>
          </w:tcPr>
          <w:p w14:paraId="1487CEF5">
            <w:pPr>
              <w:spacing w:before="20" w:after="20" w:line="240" w:lineRule="exact"/>
              <w:jc w:val="center"/>
              <w:rPr>
                <w:sz w:val="24"/>
              </w:rPr>
            </w:pPr>
            <w:r>
              <w:rPr>
                <w:sz w:val="24"/>
              </w:rPr>
              <w:t>Desk</w:t>
            </w:r>
          </w:p>
        </w:tc>
      </w:tr>
      <w:tr w14:paraId="1FE2A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69D3188F">
            <w:pPr>
              <w:spacing w:before="20" w:after="20" w:line="240" w:lineRule="exact"/>
              <w:jc w:val="left"/>
              <w:rPr>
                <w:sz w:val="24"/>
              </w:rPr>
            </w:pPr>
            <w:r>
              <w:rPr>
                <w:sz w:val="24"/>
              </w:rPr>
              <w:t>Captain</w:t>
            </w:r>
          </w:p>
        </w:tc>
        <w:tc>
          <w:tcPr>
            <w:tcW w:w="1701" w:type="dxa"/>
          </w:tcPr>
          <w:p w14:paraId="44B07039">
            <w:pPr>
              <w:spacing w:before="20" w:after="20" w:line="240" w:lineRule="exact"/>
              <w:jc w:val="center"/>
              <w:rPr>
                <w:sz w:val="24"/>
              </w:rPr>
            </w:pPr>
            <w:r>
              <w:rPr>
                <w:sz w:val="24"/>
              </w:rPr>
              <w:t>2</w:t>
            </w:r>
            <w:r>
              <w:rPr>
                <w:rFonts w:hint="eastAsia"/>
                <w:sz w:val="24"/>
              </w:rPr>
              <w:t>,</w:t>
            </w:r>
            <w:r>
              <w:rPr>
                <w:sz w:val="24"/>
              </w:rPr>
              <w:t>000 x 1</w:t>
            </w:r>
            <w:r>
              <w:rPr>
                <w:rFonts w:hint="eastAsia"/>
                <w:sz w:val="24"/>
              </w:rPr>
              <w:t>,5</w:t>
            </w:r>
            <w:r>
              <w:rPr>
                <w:sz w:val="24"/>
              </w:rPr>
              <w:t>00</w:t>
            </w:r>
          </w:p>
        </w:tc>
        <w:tc>
          <w:tcPr>
            <w:tcW w:w="1842" w:type="dxa"/>
          </w:tcPr>
          <w:p w14:paraId="092545A4">
            <w:pPr>
              <w:spacing w:before="20" w:after="20" w:line="240" w:lineRule="exact"/>
              <w:jc w:val="center"/>
              <w:rPr>
                <w:sz w:val="24"/>
              </w:rPr>
            </w:pPr>
            <w:r>
              <w:rPr>
                <w:sz w:val="24"/>
              </w:rPr>
              <w:t>1</w:t>
            </w:r>
            <w:r>
              <w:rPr>
                <w:rFonts w:hint="eastAsia"/>
                <w:sz w:val="24"/>
              </w:rPr>
              <w:t>,</w:t>
            </w:r>
            <w:r>
              <w:rPr>
                <w:sz w:val="24"/>
              </w:rPr>
              <w:t>200 x 600</w:t>
            </w:r>
          </w:p>
        </w:tc>
        <w:tc>
          <w:tcPr>
            <w:tcW w:w="1843" w:type="dxa"/>
          </w:tcPr>
          <w:p w14:paraId="7A46CE92">
            <w:pPr>
              <w:spacing w:before="20" w:after="20" w:line="240" w:lineRule="exact"/>
              <w:jc w:val="center"/>
              <w:rPr>
                <w:sz w:val="24"/>
              </w:rPr>
            </w:pPr>
            <w:r>
              <w:rPr>
                <w:sz w:val="24"/>
              </w:rPr>
              <w:t>2</w:t>
            </w:r>
            <w:r>
              <w:rPr>
                <w:rFonts w:hint="eastAsia"/>
                <w:sz w:val="24"/>
              </w:rPr>
              <w:t>,</w:t>
            </w:r>
            <w:r>
              <w:rPr>
                <w:sz w:val="24"/>
              </w:rPr>
              <w:t>000 x 800</w:t>
            </w:r>
          </w:p>
        </w:tc>
      </w:tr>
      <w:tr w14:paraId="668C5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4068A6FD">
            <w:pPr>
              <w:spacing w:before="20" w:after="20" w:line="240" w:lineRule="exact"/>
              <w:jc w:val="left"/>
              <w:rPr>
                <w:sz w:val="24"/>
              </w:rPr>
            </w:pPr>
            <w:r>
              <w:rPr>
                <w:sz w:val="24"/>
              </w:rPr>
              <w:t xml:space="preserve">Senior Officer </w:t>
            </w:r>
          </w:p>
        </w:tc>
        <w:tc>
          <w:tcPr>
            <w:tcW w:w="1701" w:type="dxa"/>
          </w:tcPr>
          <w:p w14:paraId="781A9FB9">
            <w:pPr>
              <w:spacing w:before="20" w:after="20" w:line="240" w:lineRule="exact"/>
              <w:jc w:val="center"/>
              <w:rPr>
                <w:sz w:val="24"/>
              </w:rPr>
            </w:pPr>
            <w:r>
              <w:rPr>
                <w:sz w:val="24"/>
              </w:rPr>
              <w:t>2</w:t>
            </w:r>
            <w:r>
              <w:rPr>
                <w:rFonts w:hint="eastAsia"/>
                <w:sz w:val="24"/>
              </w:rPr>
              <w:t>,</w:t>
            </w:r>
            <w:r>
              <w:rPr>
                <w:sz w:val="24"/>
              </w:rPr>
              <w:t>000 x 1</w:t>
            </w:r>
            <w:r>
              <w:rPr>
                <w:rFonts w:hint="eastAsia"/>
                <w:sz w:val="24"/>
              </w:rPr>
              <w:t>,</w:t>
            </w:r>
            <w:r>
              <w:rPr>
                <w:sz w:val="24"/>
              </w:rPr>
              <w:t>200</w:t>
            </w:r>
          </w:p>
        </w:tc>
        <w:tc>
          <w:tcPr>
            <w:tcW w:w="1842" w:type="dxa"/>
          </w:tcPr>
          <w:p w14:paraId="60F63672">
            <w:pPr>
              <w:spacing w:before="20" w:after="20" w:line="240" w:lineRule="exact"/>
              <w:jc w:val="center"/>
              <w:rPr>
                <w:sz w:val="24"/>
              </w:rPr>
            </w:pPr>
            <w:r>
              <w:rPr>
                <w:sz w:val="24"/>
              </w:rPr>
              <w:t>800 x 600</w:t>
            </w:r>
          </w:p>
        </w:tc>
        <w:tc>
          <w:tcPr>
            <w:tcW w:w="1843" w:type="dxa"/>
          </w:tcPr>
          <w:p w14:paraId="2669823C">
            <w:pPr>
              <w:spacing w:before="20" w:after="20" w:line="240" w:lineRule="exact"/>
              <w:jc w:val="center"/>
              <w:rPr>
                <w:sz w:val="24"/>
              </w:rPr>
            </w:pPr>
            <w:r>
              <w:rPr>
                <w:sz w:val="24"/>
              </w:rPr>
              <w:t>1</w:t>
            </w:r>
            <w:r>
              <w:rPr>
                <w:rFonts w:hint="eastAsia"/>
                <w:sz w:val="24"/>
              </w:rPr>
              <w:t>,</w:t>
            </w:r>
            <w:r>
              <w:rPr>
                <w:sz w:val="24"/>
              </w:rPr>
              <w:t>800 x 700</w:t>
            </w:r>
          </w:p>
        </w:tc>
      </w:tr>
      <w:tr w14:paraId="0B275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405A90ED">
            <w:pPr>
              <w:spacing w:before="20" w:after="20" w:line="240" w:lineRule="exact"/>
              <w:jc w:val="left"/>
              <w:rPr>
                <w:sz w:val="24"/>
              </w:rPr>
            </w:pPr>
            <w:r>
              <w:rPr>
                <w:sz w:val="24"/>
              </w:rPr>
              <w:t>Junior Officer</w:t>
            </w:r>
          </w:p>
        </w:tc>
        <w:tc>
          <w:tcPr>
            <w:tcW w:w="1701" w:type="dxa"/>
          </w:tcPr>
          <w:p w14:paraId="49E42F2D">
            <w:pPr>
              <w:spacing w:before="20" w:after="20" w:line="240" w:lineRule="exact"/>
              <w:jc w:val="center"/>
              <w:rPr>
                <w:sz w:val="24"/>
              </w:rPr>
            </w:pPr>
            <w:r>
              <w:rPr>
                <w:sz w:val="24"/>
              </w:rPr>
              <w:t>2</w:t>
            </w:r>
            <w:r>
              <w:rPr>
                <w:rFonts w:hint="eastAsia"/>
                <w:sz w:val="24"/>
              </w:rPr>
              <w:t>,</w:t>
            </w:r>
            <w:r>
              <w:rPr>
                <w:sz w:val="24"/>
              </w:rPr>
              <w:t>000 x 1,200</w:t>
            </w:r>
          </w:p>
        </w:tc>
        <w:tc>
          <w:tcPr>
            <w:tcW w:w="1842" w:type="dxa"/>
          </w:tcPr>
          <w:p w14:paraId="3D72133A">
            <w:pPr>
              <w:spacing w:before="20" w:after="20" w:line="240" w:lineRule="exact"/>
              <w:jc w:val="center"/>
              <w:rPr>
                <w:sz w:val="24"/>
              </w:rPr>
            </w:pPr>
            <w:r>
              <w:rPr>
                <w:sz w:val="24"/>
              </w:rPr>
              <w:t>800 x 600</w:t>
            </w:r>
          </w:p>
        </w:tc>
        <w:tc>
          <w:tcPr>
            <w:tcW w:w="1843" w:type="dxa"/>
          </w:tcPr>
          <w:p w14:paraId="2B7A54BA">
            <w:pPr>
              <w:spacing w:before="20" w:after="20" w:line="240" w:lineRule="exact"/>
              <w:jc w:val="center"/>
              <w:rPr>
                <w:sz w:val="24"/>
              </w:rPr>
            </w:pPr>
            <w:r>
              <w:rPr>
                <w:sz w:val="24"/>
              </w:rPr>
              <w:t>1</w:t>
            </w:r>
            <w:r>
              <w:rPr>
                <w:rFonts w:hint="eastAsia"/>
                <w:sz w:val="24"/>
              </w:rPr>
              <w:t>,</w:t>
            </w:r>
            <w:r>
              <w:rPr>
                <w:sz w:val="24"/>
              </w:rPr>
              <w:t xml:space="preserve">400 x 700 </w:t>
            </w:r>
          </w:p>
        </w:tc>
      </w:tr>
      <w:tr w14:paraId="4791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14F8F1DE">
            <w:pPr>
              <w:spacing w:before="20" w:after="20" w:line="240" w:lineRule="exact"/>
              <w:jc w:val="left"/>
              <w:rPr>
                <w:sz w:val="24"/>
              </w:rPr>
            </w:pPr>
            <w:r>
              <w:rPr>
                <w:rFonts w:hint="eastAsia"/>
                <w:sz w:val="24"/>
              </w:rPr>
              <w:t>Petty officer &amp; Rating</w:t>
            </w:r>
          </w:p>
        </w:tc>
        <w:tc>
          <w:tcPr>
            <w:tcW w:w="1701" w:type="dxa"/>
          </w:tcPr>
          <w:p w14:paraId="7E4DF960">
            <w:pPr>
              <w:spacing w:before="20" w:after="20" w:line="240" w:lineRule="exact"/>
              <w:jc w:val="center"/>
              <w:rPr>
                <w:sz w:val="24"/>
              </w:rPr>
            </w:pPr>
            <w:r>
              <w:rPr>
                <w:sz w:val="24"/>
              </w:rPr>
              <w:t>2</w:t>
            </w:r>
            <w:r>
              <w:rPr>
                <w:rFonts w:hint="eastAsia"/>
                <w:sz w:val="24"/>
              </w:rPr>
              <w:t>,</w:t>
            </w:r>
            <w:r>
              <w:rPr>
                <w:sz w:val="24"/>
              </w:rPr>
              <w:t>000 x 1</w:t>
            </w:r>
            <w:r>
              <w:rPr>
                <w:rFonts w:hint="eastAsia"/>
                <w:sz w:val="24"/>
              </w:rPr>
              <w:t>,1</w:t>
            </w:r>
            <w:r>
              <w:rPr>
                <w:sz w:val="24"/>
              </w:rPr>
              <w:t>00</w:t>
            </w:r>
          </w:p>
        </w:tc>
        <w:tc>
          <w:tcPr>
            <w:tcW w:w="1842" w:type="dxa"/>
          </w:tcPr>
          <w:p w14:paraId="602BA1AF">
            <w:pPr>
              <w:spacing w:before="20" w:after="20" w:line="240" w:lineRule="exact"/>
              <w:jc w:val="center"/>
              <w:rPr>
                <w:sz w:val="24"/>
              </w:rPr>
            </w:pPr>
            <w:r>
              <w:rPr>
                <w:sz w:val="24"/>
              </w:rPr>
              <w:t>800 x 600</w:t>
            </w:r>
          </w:p>
        </w:tc>
        <w:tc>
          <w:tcPr>
            <w:tcW w:w="1843" w:type="dxa"/>
          </w:tcPr>
          <w:p w14:paraId="074C1F8E">
            <w:pPr>
              <w:spacing w:before="20" w:after="20" w:line="240" w:lineRule="exact"/>
              <w:jc w:val="center"/>
              <w:rPr>
                <w:sz w:val="24"/>
              </w:rPr>
            </w:pPr>
            <w:r>
              <w:rPr>
                <w:sz w:val="24"/>
              </w:rPr>
              <w:t>1</w:t>
            </w:r>
            <w:r>
              <w:rPr>
                <w:rFonts w:hint="eastAsia"/>
                <w:sz w:val="24"/>
              </w:rPr>
              <w:t>,</w:t>
            </w:r>
            <w:r>
              <w:rPr>
                <w:sz w:val="24"/>
              </w:rPr>
              <w:t>000 x 600</w:t>
            </w:r>
          </w:p>
        </w:tc>
      </w:tr>
    </w:tbl>
    <w:p w14:paraId="0433C120">
      <w:pPr>
        <w:widowControl/>
        <w:jc w:val="left"/>
        <w:rPr>
          <w:kern w:val="0"/>
          <w:sz w:val="24"/>
        </w:rPr>
      </w:pPr>
    </w:p>
    <w:p w14:paraId="3DCDD5C2">
      <w:pPr>
        <w:pStyle w:val="5"/>
        <w:ind w:left="42"/>
      </w:pPr>
      <w:r>
        <w:rPr>
          <w:rFonts w:hint="eastAsia"/>
        </w:rPr>
        <w:t>3.4.</w:t>
      </w:r>
      <w:r>
        <w:t>1.</w:t>
      </w:r>
      <w:r>
        <w:rPr>
          <w:rFonts w:hint="eastAsia"/>
        </w:rPr>
        <w:t>3</w:t>
      </w:r>
      <w:r>
        <w:tab/>
      </w:r>
      <w:r>
        <w:rPr>
          <w:rFonts w:hint="eastAsia"/>
        </w:rPr>
        <w:t>Furniture</w:t>
      </w:r>
    </w:p>
    <w:p w14:paraId="65D2B908">
      <w:pPr>
        <w:autoSpaceDE w:val="0"/>
        <w:autoSpaceDN w:val="0"/>
        <w:adjustRightInd w:val="0"/>
        <w:spacing w:before="10" w:line="240" w:lineRule="exact"/>
        <w:jc w:val="left"/>
        <w:rPr>
          <w:kern w:val="0"/>
          <w:sz w:val="24"/>
        </w:rPr>
      </w:pPr>
    </w:p>
    <w:p w14:paraId="434FA1D5">
      <w:pPr>
        <w:autoSpaceDE w:val="0"/>
        <w:autoSpaceDN w:val="0"/>
        <w:adjustRightInd w:val="0"/>
        <w:spacing w:after="120" w:line="243" w:lineRule="auto"/>
        <w:ind w:left="1012"/>
        <w:rPr>
          <w:b/>
          <w:kern w:val="0"/>
          <w:sz w:val="24"/>
        </w:rPr>
      </w:pPr>
      <w:r>
        <w:rPr>
          <w:b/>
          <w:kern w:val="0"/>
          <w:sz w:val="24"/>
        </w:rPr>
        <w:t xml:space="preserve">The list below is for information. The final amount and arrangement to be according to cabin’s arrangement which approved by buyer.                                                      </w:t>
      </w:r>
    </w:p>
    <w:p w14:paraId="270A1870">
      <w:pPr>
        <w:autoSpaceDE w:val="0"/>
        <w:autoSpaceDN w:val="0"/>
        <w:adjustRightInd w:val="0"/>
        <w:spacing w:after="120" w:line="243" w:lineRule="auto"/>
        <w:ind w:left="1012"/>
        <w:rPr>
          <w:kern w:val="0"/>
          <w:sz w:val="24"/>
        </w:rPr>
      </w:pPr>
      <w:r>
        <w:rPr>
          <w:kern w:val="0"/>
          <w:sz w:val="24"/>
        </w:rPr>
        <w:t xml:space="preserve">One (1) </w:t>
      </w:r>
      <w:r>
        <w:rPr>
          <w:b/>
          <w:i/>
          <w:kern w:val="0"/>
          <w:sz w:val="24"/>
        </w:rPr>
        <w:t>full size</w:t>
      </w:r>
      <w:r>
        <w:rPr>
          <w:rFonts w:hint="eastAsia"/>
          <w:kern w:val="0"/>
          <w:sz w:val="24"/>
        </w:rPr>
        <w:t xml:space="preserve"> </w:t>
      </w:r>
      <w:r>
        <w:rPr>
          <w:kern w:val="0"/>
          <w:sz w:val="24"/>
        </w:rPr>
        <w:t xml:space="preserve">mirror to be provided in the wardrobe.                         </w:t>
      </w:r>
    </w:p>
    <w:p w14:paraId="1412B6F0">
      <w:pPr>
        <w:autoSpaceDE w:val="0"/>
        <w:autoSpaceDN w:val="0"/>
        <w:adjustRightInd w:val="0"/>
        <w:spacing w:after="120" w:line="243" w:lineRule="auto"/>
        <w:ind w:left="1012"/>
        <w:rPr>
          <w:b/>
          <w:i/>
          <w:kern w:val="0"/>
          <w:sz w:val="24"/>
        </w:rPr>
      </w:pPr>
      <w:r>
        <w:rPr>
          <w:b/>
          <w:i/>
          <w:kern w:val="0"/>
          <w:sz w:val="24"/>
        </w:rPr>
        <w:t>All drawers and doors of furniture’s to be fitted with snap locks. Locks shall be provided for wardrobes and the uppermost tier of drawer for desk.</w:t>
      </w:r>
    </w:p>
    <w:p w14:paraId="4290F4A5">
      <w:pPr>
        <w:autoSpaceDE w:val="0"/>
        <w:autoSpaceDN w:val="0"/>
        <w:adjustRightInd w:val="0"/>
        <w:spacing w:after="120" w:line="243" w:lineRule="auto"/>
        <w:ind w:left="1012"/>
        <w:rPr>
          <w:b/>
          <w:i/>
          <w:kern w:val="0"/>
          <w:sz w:val="24"/>
        </w:rPr>
      </w:pPr>
      <w:r>
        <w:rPr>
          <w:i/>
        </w:rPr>
        <w:t xml:space="preserve"> </w:t>
      </w:r>
      <w:r>
        <w:rPr>
          <w:b/>
          <w:i/>
          <w:kern w:val="0"/>
          <w:sz w:val="24"/>
        </w:rPr>
        <w:t xml:space="preserve">All beds shall be provided with two (2) drawers underneath (except for bed in hospital). </w:t>
      </w:r>
    </w:p>
    <w:p w14:paraId="7ACA996A">
      <w:pPr>
        <w:autoSpaceDE w:val="0"/>
        <w:autoSpaceDN w:val="0"/>
        <w:adjustRightInd w:val="0"/>
        <w:spacing w:after="120" w:line="243" w:lineRule="auto"/>
        <w:ind w:left="1012"/>
        <w:rPr>
          <w:b/>
          <w:i/>
          <w:kern w:val="0"/>
          <w:sz w:val="24"/>
        </w:rPr>
      </w:pPr>
      <w:r>
        <w:rPr>
          <w:b/>
          <w:i/>
          <w:kern w:val="0"/>
          <w:sz w:val="24"/>
        </w:rPr>
        <w:t>Heavy furniture normally will be standing type. If heavy furniture only mounting on wall reinforce plate will pre install inside the lining.</w:t>
      </w:r>
    </w:p>
    <w:p w14:paraId="76A11435">
      <w:pPr>
        <w:autoSpaceDE w:val="0"/>
        <w:autoSpaceDN w:val="0"/>
        <w:adjustRightInd w:val="0"/>
        <w:spacing w:after="120" w:line="243" w:lineRule="auto"/>
        <w:ind w:left="1012"/>
        <w:rPr>
          <w:b/>
          <w:i/>
          <w:kern w:val="0"/>
          <w:sz w:val="24"/>
        </w:rPr>
      </w:pPr>
      <w:r>
        <w:rPr>
          <w:b/>
          <w:i/>
          <w:kern w:val="0"/>
          <w:sz w:val="24"/>
        </w:rPr>
        <w:t xml:space="preserve">All edges of furniture must be rounded off with no sharp edges. </w:t>
      </w:r>
    </w:p>
    <w:p w14:paraId="44CC0CDB">
      <w:pPr>
        <w:autoSpaceDE w:val="0"/>
        <w:autoSpaceDN w:val="0"/>
        <w:adjustRightInd w:val="0"/>
        <w:spacing w:after="120" w:line="243" w:lineRule="auto"/>
        <w:ind w:left="1012"/>
        <w:rPr>
          <w:b/>
          <w:i/>
          <w:kern w:val="0"/>
          <w:sz w:val="24"/>
        </w:rPr>
      </w:pPr>
      <w:r>
        <w:rPr>
          <w:b/>
          <w:i/>
          <w:kern w:val="0"/>
          <w:sz w:val="24"/>
        </w:rPr>
        <w:t>Life jacket and immersion suit to be fitted in a dedicated shelf in wardrobe.</w:t>
      </w:r>
    </w:p>
    <w:p w14:paraId="173CCFC7">
      <w:pPr>
        <w:autoSpaceDE w:val="0"/>
        <w:autoSpaceDN w:val="0"/>
        <w:adjustRightInd w:val="0"/>
        <w:spacing w:after="120" w:line="243" w:lineRule="auto"/>
        <w:ind w:left="1012"/>
        <w:rPr>
          <w:b/>
          <w:kern w:val="0"/>
          <w:sz w:val="24"/>
        </w:rPr>
      </w:pPr>
      <w:r>
        <w:rPr>
          <w:b/>
          <w:i/>
          <w:kern w:val="0"/>
          <w:sz w:val="24"/>
        </w:rPr>
        <w:t xml:space="preserve">All refrigerators should be using environmentally friendly gas. </w:t>
      </w:r>
      <w:r>
        <w:rPr>
          <w:b/>
          <w:kern w:val="0"/>
          <w:sz w:val="24"/>
        </w:rPr>
        <w:t xml:space="preserve">                    </w:t>
      </w:r>
    </w:p>
    <w:p w14:paraId="561DAE82">
      <w:pPr>
        <w:autoSpaceDE w:val="0"/>
        <w:autoSpaceDN w:val="0"/>
        <w:adjustRightInd w:val="0"/>
        <w:spacing w:after="120" w:line="243" w:lineRule="auto"/>
        <w:ind w:left="1012"/>
        <w:rPr>
          <w:kern w:val="0"/>
          <w:sz w:val="24"/>
        </w:rPr>
      </w:pPr>
      <w:r>
        <w:rPr>
          <w:b/>
          <w:kern w:val="0"/>
          <w:sz w:val="24"/>
        </w:rPr>
        <w:t xml:space="preserve">                                                                                                                             </w:t>
      </w:r>
      <w:r>
        <w:rPr>
          <w:sz w:val="24"/>
          <w:u w:val="single"/>
        </w:rPr>
        <w:t>Cabins</w:t>
      </w:r>
    </w:p>
    <w:tbl>
      <w:tblPr>
        <w:tblStyle w:val="40"/>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1"/>
        <w:gridCol w:w="944"/>
        <w:gridCol w:w="992"/>
        <w:gridCol w:w="993"/>
        <w:gridCol w:w="992"/>
        <w:gridCol w:w="1134"/>
        <w:gridCol w:w="992"/>
        <w:gridCol w:w="1134"/>
      </w:tblGrid>
      <w:tr w14:paraId="62EDE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1" w:hRule="atLeast"/>
        </w:trPr>
        <w:tc>
          <w:tcPr>
            <w:tcW w:w="1891" w:type="dxa"/>
          </w:tcPr>
          <w:p w14:paraId="40DED455">
            <w:pPr>
              <w:spacing w:line="280" w:lineRule="exact"/>
              <w:jc w:val="center"/>
              <w:rPr>
                <w:sz w:val="24"/>
              </w:rPr>
            </w:pPr>
            <w:r>
              <w:rPr>
                <w:sz w:val="24"/>
              </w:rPr>
              <w:t>Furniture</w:t>
            </w:r>
          </w:p>
        </w:tc>
        <w:tc>
          <w:tcPr>
            <w:tcW w:w="1936" w:type="dxa"/>
            <w:gridSpan w:val="2"/>
          </w:tcPr>
          <w:p w14:paraId="1600F707">
            <w:pPr>
              <w:spacing w:line="280" w:lineRule="exact"/>
              <w:jc w:val="center"/>
              <w:rPr>
                <w:sz w:val="24"/>
              </w:rPr>
            </w:pPr>
            <w:r>
              <w:rPr>
                <w:sz w:val="24"/>
              </w:rPr>
              <w:t>Captain class</w:t>
            </w:r>
          </w:p>
        </w:tc>
        <w:tc>
          <w:tcPr>
            <w:tcW w:w="1985" w:type="dxa"/>
            <w:gridSpan w:val="2"/>
          </w:tcPr>
          <w:p w14:paraId="11C6CB7D">
            <w:pPr>
              <w:spacing w:line="280" w:lineRule="exact"/>
              <w:jc w:val="center"/>
              <w:rPr>
                <w:sz w:val="24"/>
              </w:rPr>
            </w:pPr>
            <w:r>
              <w:rPr>
                <w:sz w:val="24"/>
              </w:rPr>
              <w:t>Senior officer</w:t>
            </w:r>
          </w:p>
        </w:tc>
        <w:tc>
          <w:tcPr>
            <w:tcW w:w="1134" w:type="dxa"/>
            <w:vMerge w:val="restart"/>
            <w:vAlign w:val="center"/>
          </w:tcPr>
          <w:p w14:paraId="63DF0EF8">
            <w:pPr>
              <w:tabs>
                <w:tab w:val="center" w:pos="340"/>
              </w:tabs>
              <w:spacing w:line="280" w:lineRule="exact"/>
              <w:jc w:val="center"/>
              <w:rPr>
                <w:sz w:val="24"/>
              </w:rPr>
            </w:pPr>
            <w:r>
              <w:rPr>
                <w:sz w:val="24"/>
              </w:rPr>
              <w:t xml:space="preserve">Junior </w:t>
            </w:r>
            <w:r>
              <w:rPr>
                <w:rFonts w:hint="eastAsia"/>
                <w:sz w:val="24"/>
              </w:rPr>
              <w:t>o</w:t>
            </w:r>
            <w:r>
              <w:rPr>
                <w:sz w:val="24"/>
              </w:rPr>
              <w:t>fficer</w:t>
            </w:r>
          </w:p>
        </w:tc>
        <w:tc>
          <w:tcPr>
            <w:tcW w:w="992" w:type="dxa"/>
            <w:vMerge w:val="restart"/>
            <w:vAlign w:val="center"/>
          </w:tcPr>
          <w:p w14:paraId="239CFA11">
            <w:pPr>
              <w:spacing w:line="280" w:lineRule="exact"/>
              <w:jc w:val="center"/>
              <w:rPr>
                <w:sz w:val="24"/>
              </w:rPr>
            </w:pPr>
            <w:r>
              <w:rPr>
                <w:sz w:val="24"/>
              </w:rPr>
              <w:t>Petty officer</w:t>
            </w:r>
          </w:p>
        </w:tc>
        <w:tc>
          <w:tcPr>
            <w:tcW w:w="1134" w:type="dxa"/>
            <w:vMerge w:val="restart"/>
            <w:vAlign w:val="center"/>
          </w:tcPr>
          <w:p w14:paraId="1BCFBD76">
            <w:pPr>
              <w:spacing w:line="280" w:lineRule="exact"/>
              <w:jc w:val="center"/>
              <w:rPr>
                <w:sz w:val="24"/>
              </w:rPr>
            </w:pPr>
            <w:r>
              <w:rPr>
                <w:rFonts w:hint="eastAsia"/>
                <w:sz w:val="24"/>
              </w:rPr>
              <w:t>Rating</w:t>
            </w:r>
          </w:p>
        </w:tc>
      </w:tr>
      <w:tr w14:paraId="41AF0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trPr>
        <w:tc>
          <w:tcPr>
            <w:tcW w:w="1891" w:type="dxa"/>
          </w:tcPr>
          <w:p w14:paraId="02017716">
            <w:pPr>
              <w:spacing w:line="280" w:lineRule="exact"/>
              <w:jc w:val="center"/>
              <w:rPr>
                <w:sz w:val="24"/>
              </w:rPr>
            </w:pPr>
          </w:p>
        </w:tc>
        <w:tc>
          <w:tcPr>
            <w:tcW w:w="944" w:type="dxa"/>
          </w:tcPr>
          <w:p w14:paraId="41E093AB">
            <w:pPr>
              <w:spacing w:line="280" w:lineRule="exact"/>
              <w:ind w:left="11" w:leftChars="-30" w:right="-107" w:rightChars="-51" w:hanging="74" w:hangingChars="31"/>
              <w:jc w:val="center"/>
              <w:rPr>
                <w:sz w:val="24"/>
              </w:rPr>
            </w:pPr>
            <w:r>
              <w:rPr>
                <w:sz w:val="24"/>
              </w:rPr>
              <w:t>Dayroom</w:t>
            </w:r>
          </w:p>
        </w:tc>
        <w:tc>
          <w:tcPr>
            <w:tcW w:w="992" w:type="dxa"/>
          </w:tcPr>
          <w:p w14:paraId="2CA55B18">
            <w:pPr>
              <w:spacing w:line="280" w:lineRule="exact"/>
              <w:ind w:left="11" w:leftChars="-30" w:right="-107" w:rightChars="-51" w:hanging="74" w:hangingChars="31"/>
              <w:jc w:val="center"/>
              <w:rPr>
                <w:sz w:val="24"/>
              </w:rPr>
            </w:pPr>
            <w:r>
              <w:rPr>
                <w:rFonts w:hint="eastAsia"/>
                <w:sz w:val="24"/>
              </w:rPr>
              <w:t xml:space="preserve">Bed </w:t>
            </w:r>
            <w:r>
              <w:rPr>
                <w:sz w:val="24"/>
              </w:rPr>
              <w:t>room</w:t>
            </w:r>
          </w:p>
        </w:tc>
        <w:tc>
          <w:tcPr>
            <w:tcW w:w="993" w:type="dxa"/>
          </w:tcPr>
          <w:p w14:paraId="51CEFC67">
            <w:pPr>
              <w:spacing w:line="280" w:lineRule="exact"/>
              <w:jc w:val="center"/>
              <w:rPr>
                <w:sz w:val="24"/>
              </w:rPr>
            </w:pPr>
            <w:r>
              <w:rPr>
                <w:sz w:val="24"/>
              </w:rPr>
              <w:t>Dayroom</w:t>
            </w:r>
          </w:p>
        </w:tc>
        <w:tc>
          <w:tcPr>
            <w:tcW w:w="992" w:type="dxa"/>
          </w:tcPr>
          <w:p w14:paraId="6A47BCC4">
            <w:pPr>
              <w:spacing w:line="280" w:lineRule="exact"/>
              <w:jc w:val="center"/>
              <w:rPr>
                <w:sz w:val="24"/>
              </w:rPr>
            </w:pPr>
            <w:r>
              <w:rPr>
                <w:rFonts w:hint="eastAsia"/>
                <w:sz w:val="24"/>
              </w:rPr>
              <w:t xml:space="preserve">Bed </w:t>
            </w:r>
            <w:r>
              <w:rPr>
                <w:sz w:val="24"/>
              </w:rPr>
              <w:t>room</w:t>
            </w:r>
          </w:p>
        </w:tc>
        <w:tc>
          <w:tcPr>
            <w:tcW w:w="1134" w:type="dxa"/>
            <w:vMerge w:val="continue"/>
          </w:tcPr>
          <w:p w14:paraId="45F52CFB">
            <w:pPr>
              <w:spacing w:line="280" w:lineRule="exact"/>
              <w:jc w:val="center"/>
              <w:rPr>
                <w:sz w:val="24"/>
              </w:rPr>
            </w:pPr>
          </w:p>
        </w:tc>
        <w:tc>
          <w:tcPr>
            <w:tcW w:w="992" w:type="dxa"/>
            <w:vMerge w:val="continue"/>
          </w:tcPr>
          <w:p w14:paraId="70D83B3A">
            <w:pPr>
              <w:spacing w:line="280" w:lineRule="exact"/>
              <w:rPr>
                <w:sz w:val="24"/>
              </w:rPr>
            </w:pPr>
          </w:p>
        </w:tc>
        <w:tc>
          <w:tcPr>
            <w:tcW w:w="1134" w:type="dxa"/>
            <w:vMerge w:val="continue"/>
          </w:tcPr>
          <w:p w14:paraId="78FEDDBB">
            <w:pPr>
              <w:spacing w:line="280" w:lineRule="exact"/>
              <w:jc w:val="center"/>
              <w:rPr>
                <w:sz w:val="24"/>
              </w:rPr>
            </w:pPr>
          </w:p>
        </w:tc>
      </w:tr>
      <w:tr w14:paraId="39249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1891" w:type="dxa"/>
          </w:tcPr>
          <w:p w14:paraId="64C6BB79">
            <w:pPr>
              <w:spacing w:line="280" w:lineRule="exact"/>
              <w:jc w:val="left"/>
              <w:rPr>
                <w:sz w:val="24"/>
              </w:rPr>
            </w:pPr>
            <w:r>
              <w:rPr>
                <w:sz w:val="24"/>
              </w:rPr>
              <w:t>Bed</w:t>
            </w:r>
          </w:p>
        </w:tc>
        <w:tc>
          <w:tcPr>
            <w:tcW w:w="944" w:type="dxa"/>
          </w:tcPr>
          <w:p w14:paraId="1FC2FA49">
            <w:pPr>
              <w:spacing w:line="280" w:lineRule="exact"/>
              <w:jc w:val="center"/>
              <w:rPr>
                <w:sz w:val="24"/>
              </w:rPr>
            </w:pPr>
          </w:p>
        </w:tc>
        <w:tc>
          <w:tcPr>
            <w:tcW w:w="992" w:type="dxa"/>
          </w:tcPr>
          <w:p w14:paraId="0656DCDA">
            <w:pPr>
              <w:spacing w:line="280" w:lineRule="exact"/>
              <w:jc w:val="center"/>
              <w:rPr>
                <w:sz w:val="24"/>
              </w:rPr>
            </w:pPr>
            <w:r>
              <w:rPr>
                <w:rFonts w:hint="eastAsia"/>
                <w:sz w:val="24"/>
              </w:rPr>
              <w:t>1</w:t>
            </w:r>
          </w:p>
        </w:tc>
        <w:tc>
          <w:tcPr>
            <w:tcW w:w="993" w:type="dxa"/>
          </w:tcPr>
          <w:p w14:paraId="5DE4C98C">
            <w:pPr>
              <w:spacing w:line="280" w:lineRule="exact"/>
              <w:jc w:val="center"/>
              <w:rPr>
                <w:sz w:val="24"/>
              </w:rPr>
            </w:pPr>
          </w:p>
        </w:tc>
        <w:tc>
          <w:tcPr>
            <w:tcW w:w="992" w:type="dxa"/>
          </w:tcPr>
          <w:p w14:paraId="6E82B399">
            <w:pPr>
              <w:spacing w:line="280" w:lineRule="exact"/>
              <w:jc w:val="center"/>
              <w:rPr>
                <w:sz w:val="24"/>
              </w:rPr>
            </w:pPr>
            <w:r>
              <w:rPr>
                <w:rFonts w:hint="eastAsia"/>
                <w:sz w:val="24"/>
              </w:rPr>
              <w:t>1</w:t>
            </w:r>
          </w:p>
        </w:tc>
        <w:tc>
          <w:tcPr>
            <w:tcW w:w="1134" w:type="dxa"/>
          </w:tcPr>
          <w:p w14:paraId="3B5BD7C4">
            <w:pPr>
              <w:spacing w:line="280" w:lineRule="exact"/>
              <w:jc w:val="center"/>
              <w:rPr>
                <w:sz w:val="24"/>
              </w:rPr>
            </w:pPr>
            <w:r>
              <w:rPr>
                <w:sz w:val="24"/>
              </w:rPr>
              <w:t>1</w:t>
            </w:r>
          </w:p>
        </w:tc>
        <w:tc>
          <w:tcPr>
            <w:tcW w:w="992" w:type="dxa"/>
          </w:tcPr>
          <w:p w14:paraId="1DD7C2C4">
            <w:pPr>
              <w:spacing w:line="280" w:lineRule="exact"/>
              <w:jc w:val="center"/>
              <w:rPr>
                <w:sz w:val="24"/>
              </w:rPr>
            </w:pPr>
            <w:r>
              <w:rPr>
                <w:sz w:val="24"/>
              </w:rPr>
              <w:t>1</w:t>
            </w:r>
          </w:p>
        </w:tc>
        <w:tc>
          <w:tcPr>
            <w:tcW w:w="1134" w:type="dxa"/>
          </w:tcPr>
          <w:p w14:paraId="1FF57E9D">
            <w:pPr>
              <w:spacing w:line="280" w:lineRule="exact"/>
              <w:jc w:val="center"/>
              <w:rPr>
                <w:sz w:val="24"/>
              </w:rPr>
            </w:pPr>
            <w:r>
              <w:rPr>
                <w:sz w:val="24"/>
              </w:rPr>
              <w:t>1</w:t>
            </w:r>
          </w:p>
        </w:tc>
      </w:tr>
      <w:tr w14:paraId="053D5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1891" w:type="dxa"/>
          </w:tcPr>
          <w:p w14:paraId="2058DCEB">
            <w:pPr>
              <w:spacing w:line="280" w:lineRule="exact"/>
              <w:jc w:val="left"/>
              <w:rPr>
                <w:sz w:val="24"/>
              </w:rPr>
            </w:pPr>
            <w:r>
              <w:rPr>
                <w:sz w:val="24"/>
              </w:rPr>
              <w:t>Wardrobe</w:t>
            </w:r>
          </w:p>
        </w:tc>
        <w:tc>
          <w:tcPr>
            <w:tcW w:w="944" w:type="dxa"/>
          </w:tcPr>
          <w:p w14:paraId="56D06B87">
            <w:pPr>
              <w:spacing w:line="280" w:lineRule="exact"/>
              <w:jc w:val="center"/>
              <w:rPr>
                <w:sz w:val="24"/>
              </w:rPr>
            </w:pPr>
          </w:p>
        </w:tc>
        <w:tc>
          <w:tcPr>
            <w:tcW w:w="992" w:type="dxa"/>
          </w:tcPr>
          <w:p w14:paraId="453846AB">
            <w:pPr>
              <w:spacing w:line="280" w:lineRule="exact"/>
              <w:jc w:val="center"/>
              <w:rPr>
                <w:sz w:val="24"/>
              </w:rPr>
            </w:pPr>
            <w:r>
              <w:rPr>
                <w:rFonts w:hint="eastAsia"/>
                <w:sz w:val="24"/>
              </w:rPr>
              <w:t>1</w:t>
            </w:r>
          </w:p>
        </w:tc>
        <w:tc>
          <w:tcPr>
            <w:tcW w:w="993" w:type="dxa"/>
          </w:tcPr>
          <w:p w14:paraId="04C67458">
            <w:pPr>
              <w:spacing w:line="280" w:lineRule="exact"/>
              <w:jc w:val="center"/>
              <w:rPr>
                <w:sz w:val="24"/>
              </w:rPr>
            </w:pPr>
          </w:p>
        </w:tc>
        <w:tc>
          <w:tcPr>
            <w:tcW w:w="992" w:type="dxa"/>
          </w:tcPr>
          <w:p w14:paraId="3BDD8E50">
            <w:pPr>
              <w:spacing w:line="280" w:lineRule="exact"/>
              <w:jc w:val="center"/>
              <w:rPr>
                <w:sz w:val="24"/>
              </w:rPr>
            </w:pPr>
            <w:r>
              <w:rPr>
                <w:rFonts w:hint="eastAsia"/>
                <w:sz w:val="24"/>
              </w:rPr>
              <w:t>1</w:t>
            </w:r>
          </w:p>
        </w:tc>
        <w:tc>
          <w:tcPr>
            <w:tcW w:w="1134" w:type="dxa"/>
          </w:tcPr>
          <w:p w14:paraId="62D81DB5">
            <w:pPr>
              <w:spacing w:line="280" w:lineRule="exact"/>
              <w:jc w:val="center"/>
              <w:rPr>
                <w:sz w:val="24"/>
              </w:rPr>
            </w:pPr>
            <w:r>
              <w:rPr>
                <w:sz w:val="24"/>
              </w:rPr>
              <w:t>1</w:t>
            </w:r>
          </w:p>
        </w:tc>
        <w:tc>
          <w:tcPr>
            <w:tcW w:w="992" w:type="dxa"/>
          </w:tcPr>
          <w:p w14:paraId="183F4BDD">
            <w:pPr>
              <w:spacing w:line="280" w:lineRule="exact"/>
              <w:jc w:val="center"/>
              <w:rPr>
                <w:sz w:val="24"/>
              </w:rPr>
            </w:pPr>
            <w:r>
              <w:rPr>
                <w:sz w:val="24"/>
              </w:rPr>
              <w:t>1</w:t>
            </w:r>
          </w:p>
        </w:tc>
        <w:tc>
          <w:tcPr>
            <w:tcW w:w="1134" w:type="dxa"/>
          </w:tcPr>
          <w:p w14:paraId="09A50114">
            <w:pPr>
              <w:spacing w:line="280" w:lineRule="exact"/>
              <w:jc w:val="center"/>
              <w:rPr>
                <w:sz w:val="24"/>
              </w:rPr>
            </w:pPr>
            <w:r>
              <w:rPr>
                <w:sz w:val="24"/>
              </w:rPr>
              <w:t>1</w:t>
            </w:r>
          </w:p>
        </w:tc>
      </w:tr>
      <w:tr w14:paraId="09ACD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1891" w:type="dxa"/>
          </w:tcPr>
          <w:p w14:paraId="2BCEB9D4">
            <w:pPr>
              <w:spacing w:line="280" w:lineRule="exact"/>
              <w:jc w:val="left"/>
              <w:rPr>
                <w:sz w:val="24"/>
              </w:rPr>
            </w:pPr>
            <w:r>
              <w:rPr>
                <w:sz w:val="24"/>
              </w:rPr>
              <w:t>Night table</w:t>
            </w:r>
          </w:p>
        </w:tc>
        <w:tc>
          <w:tcPr>
            <w:tcW w:w="944" w:type="dxa"/>
          </w:tcPr>
          <w:p w14:paraId="13D969D0">
            <w:pPr>
              <w:spacing w:line="280" w:lineRule="exact"/>
              <w:jc w:val="center"/>
              <w:rPr>
                <w:sz w:val="24"/>
              </w:rPr>
            </w:pPr>
          </w:p>
        </w:tc>
        <w:tc>
          <w:tcPr>
            <w:tcW w:w="992" w:type="dxa"/>
          </w:tcPr>
          <w:p w14:paraId="06A661B8">
            <w:pPr>
              <w:spacing w:line="280" w:lineRule="exact"/>
              <w:jc w:val="center"/>
              <w:rPr>
                <w:sz w:val="24"/>
              </w:rPr>
            </w:pPr>
            <w:r>
              <w:rPr>
                <w:rFonts w:hint="eastAsia"/>
                <w:sz w:val="24"/>
              </w:rPr>
              <w:t>1</w:t>
            </w:r>
          </w:p>
        </w:tc>
        <w:tc>
          <w:tcPr>
            <w:tcW w:w="993" w:type="dxa"/>
          </w:tcPr>
          <w:p w14:paraId="08AEFDBD">
            <w:pPr>
              <w:spacing w:line="280" w:lineRule="exact"/>
              <w:jc w:val="center"/>
              <w:rPr>
                <w:sz w:val="24"/>
              </w:rPr>
            </w:pPr>
          </w:p>
        </w:tc>
        <w:tc>
          <w:tcPr>
            <w:tcW w:w="992" w:type="dxa"/>
          </w:tcPr>
          <w:p w14:paraId="5E011A73">
            <w:pPr>
              <w:spacing w:line="280" w:lineRule="exact"/>
              <w:jc w:val="center"/>
              <w:rPr>
                <w:sz w:val="24"/>
              </w:rPr>
            </w:pPr>
            <w:r>
              <w:rPr>
                <w:rFonts w:hint="eastAsia"/>
                <w:sz w:val="24"/>
              </w:rPr>
              <w:t>1</w:t>
            </w:r>
          </w:p>
        </w:tc>
        <w:tc>
          <w:tcPr>
            <w:tcW w:w="1134" w:type="dxa"/>
          </w:tcPr>
          <w:p w14:paraId="6C703662">
            <w:pPr>
              <w:spacing w:line="280" w:lineRule="exact"/>
              <w:jc w:val="center"/>
              <w:rPr>
                <w:sz w:val="24"/>
              </w:rPr>
            </w:pPr>
            <w:r>
              <w:rPr>
                <w:rFonts w:hint="eastAsia"/>
                <w:sz w:val="24"/>
              </w:rPr>
              <w:t>1</w:t>
            </w:r>
          </w:p>
        </w:tc>
        <w:tc>
          <w:tcPr>
            <w:tcW w:w="992" w:type="dxa"/>
          </w:tcPr>
          <w:p w14:paraId="03902821">
            <w:pPr>
              <w:spacing w:line="280" w:lineRule="exact"/>
              <w:jc w:val="center"/>
              <w:rPr>
                <w:sz w:val="24"/>
              </w:rPr>
            </w:pPr>
          </w:p>
        </w:tc>
        <w:tc>
          <w:tcPr>
            <w:tcW w:w="1134" w:type="dxa"/>
          </w:tcPr>
          <w:p w14:paraId="6ECECB27">
            <w:pPr>
              <w:spacing w:line="280" w:lineRule="exact"/>
              <w:jc w:val="center"/>
              <w:rPr>
                <w:sz w:val="24"/>
              </w:rPr>
            </w:pPr>
          </w:p>
        </w:tc>
      </w:tr>
      <w:tr w14:paraId="53A8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1891" w:type="dxa"/>
          </w:tcPr>
          <w:p w14:paraId="79057C56">
            <w:pPr>
              <w:spacing w:line="280" w:lineRule="exact"/>
              <w:jc w:val="left"/>
              <w:rPr>
                <w:sz w:val="24"/>
              </w:rPr>
            </w:pPr>
            <w:r>
              <w:rPr>
                <w:sz w:val="24"/>
              </w:rPr>
              <w:t>Desk</w:t>
            </w:r>
          </w:p>
        </w:tc>
        <w:tc>
          <w:tcPr>
            <w:tcW w:w="944" w:type="dxa"/>
          </w:tcPr>
          <w:p w14:paraId="2C9D6A5E">
            <w:pPr>
              <w:spacing w:line="280" w:lineRule="exact"/>
              <w:jc w:val="center"/>
              <w:rPr>
                <w:sz w:val="24"/>
              </w:rPr>
            </w:pPr>
            <w:r>
              <w:rPr>
                <w:sz w:val="24"/>
              </w:rPr>
              <w:t>1</w:t>
            </w:r>
          </w:p>
        </w:tc>
        <w:tc>
          <w:tcPr>
            <w:tcW w:w="992" w:type="dxa"/>
          </w:tcPr>
          <w:p w14:paraId="6BFCB479">
            <w:pPr>
              <w:spacing w:line="280" w:lineRule="exact"/>
              <w:jc w:val="center"/>
              <w:rPr>
                <w:sz w:val="24"/>
              </w:rPr>
            </w:pPr>
          </w:p>
        </w:tc>
        <w:tc>
          <w:tcPr>
            <w:tcW w:w="993" w:type="dxa"/>
          </w:tcPr>
          <w:p w14:paraId="3011A26A">
            <w:pPr>
              <w:spacing w:line="280" w:lineRule="exact"/>
              <w:jc w:val="center"/>
              <w:rPr>
                <w:sz w:val="24"/>
              </w:rPr>
            </w:pPr>
            <w:r>
              <w:rPr>
                <w:sz w:val="24"/>
              </w:rPr>
              <w:t>1</w:t>
            </w:r>
          </w:p>
        </w:tc>
        <w:tc>
          <w:tcPr>
            <w:tcW w:w="992" w:type="dxa"/>
          </w:tcPr>
          <w:p w14:paraId="385EA569">
            <w:pPr>
              <w:spacing w:line="280" w:lineRule="exact"/>
              <w:jc w:val="center"/>
              <w:rPr>
                <w:sz w:val="24"/>
              </w:rPr>
            </w:pPr>
          </w:p>
        </w:tc>
        <w:tc>
          <w:tcPr>
            <w:tcW w:w="1134" w:type="dxa"/>
          </w:tcPr>
          <w:p w14:paraId="31D27C0D">
            <w:pPr>
              <w:spacing w:line="280" w:lineRule="exact"/>
              <w:jc w:val="center"/>
              <w:rPr>
                <w:sz w:val="24"/>
              </w:rPr>
            </w:pPr>
            <w:r>
              <w:rPr>
                <w:sz w:val="24"/>
              </w:rPr>
              <w:t>1</w:t>
            </w:r>
          </w:p>
        </w:tc>
        <w:tc>
          <w:tcPr>
            <w:tcW w:w="992" w:type="dxa"/>
          </w:tcPr>
          <w:p w14:paraId="285B27F7">
            <w:pPr>
              <w:spacing w:line="280" w:lineRule="exact"/>
              <w:jc w:val="center"/>
              <w:rPr>
                <w:sz w:val="24"/>
              </w:rPr>
            </w:pPr>
            <w:r>
              <w:rPr>
                <w:sz w:val="24"/>
              </w:rPr>
              <w:t>1</w:t>
            </w:r>
          </w:p>
        </w:tc>
        <w:tc>
          <w:tcPr>
            <w:tcW w:w="1134" w:type="dxa"/>
          </w:tcPr>
          <w:p w14:paraId="656D690E">
            <w:pPr>
              <w:spacing w:line="280" w:lineRule="exact"/>
              <w:jc w:val="center"/>
              <w:rPr>
                <w:sz w:val="24"/>
              </w:rPr>
            </w:pPr>
            <w:r>
              <w:rPr>
                <w:sz w:val="24"/>
              </w:rPr>
              <w:t>1</w:t>
            </w:r>
          </w:p>
        </w:tc>
      </w:tr>
      <w:tr w14:paraId="2CBD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1891" w:type="dxa"/>
          </w:tcPr>
          <w:p w14:paraId="2D83AA48">
            <w:pPr>
              <w:spacing w:line="280" w:lineRule="exact"/>
              <w:jc w:val="left"/>
              <w:rPr>
                <w:sz w:val="24"/>
              </w:rPr>
            </w:pPr>
            <w:r>
              <w:rPr>
                <w:sz w:val="24"/>
              </w:rPr>
              <w:t xml:space="preserve">Book </w:t>
            </w:r>
            <w:r>
              <w:rPr>
                <w:rFonts w:hint="eastAsia"/>
                <w:sz w:val="24"/>
              </w:rPr>
              <w:t xml:space="preserve">rack </w:t>
            </w:r>
          </w:p>
        </w:tc>
        <w:tc>
          <w:tcPr>
            <w:tcW w:w="944" w:type="dxa"/>
          </w:tcPr>
          <w:p w14:paraId="4079608C">
            <w:pPr>
              <w:spacing w:line="280" w:lineRule="exact"/>
              <w:jc w:val="center"/>
              <w:rPr>
                <w:sz w:val="24"/>
              </w:rPr>
            </w:pPr>
            <w:r>
              <w:rPr>
                <w:sz w:val="24"/>
              </w:rPr>
              <w:t>1</w:t>
            </w:r>
          </w:p>
        </w:tc>
        <w:tc>
          <w:tcPr>
            <w:tcW w:w="992" w:type="dxa"/>
          </w:tcPr>
          <w:p w14:paraId="3C79CA03">
            <w:pPr>
              <w:spacing w:line="280" w:lineRule="exact"/>
              <w:jc w:val="center"/>
              <w:rPr>
                <w:sz w:val="24"/>
              </w:rPr>
            </w:pPr>
          </w:p>
        </w:tc>
        <w:tc>
          <w:tcPr>
            <w:tcW w:w="993" w:type="dxa"/>
          </w:tcPr>
          <w:p w14:paraId="3F08F186">
            <w:pPr>
              <w:spacing w:line="280" w:lineRule="exact"/>
              <w:jc w:val="center"/>
              <w:rPr>
                <w:sz w:val="24"/>
              </w:rPr>
            </w:pPr>
            <w:r>
              <w:rPr>
                <w:rFonts w:hint="eastAsia"/>
                <w:sz w:val="24"/>
              </w:rPr>
              <w:t>1</w:t>
            </w:r>
          </w:p>
        </w:tc>
        <w:tc>
          <w:tcPr>
            <w:tcW w:w="992" w:type="dxa"/>
          </w:tcPr>
          <w:p w14:paraId="1A572FD6">
            <w:pPr>
              <w:spacing w:line="280" w:lineRule="exact"/>
              <w:jc w:val="center"/>
              <w:rPr>
                <w:sz w:val="24"/>
              </w:rPr>
            </w:pPr>
          </w:p>
        </w:tc>
        <w:tc>
          <w:tcPr>
            <w:tcW w:w="1134" w:type="dxa"/>
          </w:tcPr>
          <w:p w14:paraId="4999786A">
            <w:pPr>
              <w:spacing w:line="280" w:lineRule="exact"/>
              <w:jc w:val="center"/>
              <w:rPr>
                <w:sz w:val="24"/>
              </w:rPr>
            </w:pPr>
            <w:r>
              <w:rPr>
                <w:rFonts w:hint="eastAsia"/>
                <w:sz w:val="24"/>
              </w:rPr>
              <w:t>1</w:t>
            </w:r>
          </w:p>
        </w:tc>
        <w:tc>
          <w:tcPr>
            <w:tcW w:w="992" w:type="dxa"/>
          </w:tcPr>
          <w:p w14:paraId="0AE1A73A">
            <w:pPr>
              <w:spacing w:line="280" w:lineRule="exact"/>
              <w:jc w:val="center"/>
              <w:rPr>
                <w:sz w:val="24"/>
              </w:rPr>
            </w:pPr>
            <w:r>
              <w:rPr>
                <w:sz w:val="24"/>
              </w:rPr>
              <w:t>1</w:t>
            </w:r>
          </w:p>
        </w:tc>
        <w:tc>
          <w:tcPr>
            <w:tcW w:w="1134" w:type="dxa"/>
          </w:tcPr>
          <w:p w14:paraId="544065F7">
            <w:pPr>
              <w:spacing w:line="280" w:lineRule="exact"/>
              <w:jc w:val="center"/>
              <w:rPr>
                <w:sz w:val="24"/>
              </w:rPr>
            </w:pPr>
            <w:r>
              <w:rPr>
                <w:sz w:val="24"/>
              </w:rPr>
              <w:t>1</w:t>
            </w:r>
          </w:p>
        </w:tc>
      </w:tr>
      <w:tr w14:paraId="54DB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1891" w:type="dxa"/>
          </w:tcPr>
          <w:p w14:paraId="393AF085">
            <w:pPr>
              <w:spacing w:line="280" w:lineRule="exact"/>
              <w:jc w:val="left"/>
              <w:rPr>
                <w:sz w:val="24"/>
              </w:rPr>
            </w:pPr>
            <w:r>
              <w:rPr>
                <w:sz w:val="24"/>
              </w:rPr>
              <w:t>File cabinet</w:t>
            </w:r>
          </w:p>
        </w:tc>
        <w:tc>
          <w:tcPr>
            <w:tcW w:w="944" w:type="dxa"/>
          </w:tcPr>
          <w:p w14:paraId="0A80A710">
            <w:pPr>
              <w:spacing w:line="280" w:lineRule="exact"/>
              <w:jc w:val="center"/>
              <w:rPr>
                <w:sz w:val="24"/>
              </w:rPr>
            </w:pPr>
            <w:r>
              <w:rPr>
                <w:sz w:val="24"/>
              </w:rPr>
              <w:t>1</w:t>
            </w:r>
          </w:p>
        </w:tc>
        <w:tc>
          <w:tcPr>
            <w:tcW w:w="992" w:type="dxa"/>
          </w:tcPr>
          <w:p w14:paraId="161F1361">
            <w:pPr>
              <w:spacing w:line="280" w:lineRule="exact"/>
              <w:jc w:val="center"/>
              <w:rPr>
                <w:sz w:val="24"/>
              </w:rPr>
            </w:pPr>
          </w:p>
        </w:tc>
        <w:tc>
          <w:tcPr>
            <w:tcW w:w="993" w:type="dxa"/>
          </w:tcPr>
          <w:p w14:paraId="1AF2866A">
            <w:pPr>
              <w:spacing w:line="280" w:lineRule="exact"/>
              <w:jc w:val="center"/>
              <w:rPr>
                <w:sz w:val="24"/>
              </w:rPr>
            </w:pPr>
            <w:r>
              <w:rPr>
                <w:sz w:val="24"/>
              </w:rPr>
              <w:t>1</w:t>
            </w:r>
          </w:p>
        </w:tc>
        <w:tc>
          <w:tcPr>
            <w:tcW w:w="992" w:type="dxa"/>
          </w:tcPr>
          <w:p w14:paraId="5988B850">
            <w:pPr>
              <w:spacing w:line="280" w:lineRule="exact"/>
              <w:jc w:val="center"/>
              <w:rPr>
                <w:sz w:val="24"/>
              </w:rPr>
            </w:pPr>
          </w:p>
        </w:tc>
        <w:tc>
          <w:tcPr>
            <w:tcW w:w="1134" w:type="dxa"/>
          </w:tcPr>
          <w:p w14:paraId="07DACED3">
            <w:pPr>
              <w:spacing w:line="280" w:lineRule="exact"/>
              <w:jc w:val="center"/>
              <w:rPr>
                <w:sz w:val="24"/>
              </w:rPr>
            </w:pPr>
          </w:p>
        </w:tc>
        <w:tc>
          <w:tcPr>
            <w:tcW w:w="992" w:type="dxa"/>
          </w:tcPr>
          <w:p w14:paraId="1A6A433B">
            <w:pPr>
              <w:spacing w:line="280" w:lineRule="exact"/>
              <w:jc w:val="center"/>
              <w:rPr>
                <w:sz w:val="24"/>
              </w:rPr>
            </w:pPr>
          </w:p>
        </w:tc>
        <w:tc>
          <w:tcPr>
            <w:tcW w:w="1134" w:type="dxa"/>
          </w:tcPr>
          <w:p w14:paraId="29071F72">
            <w:pPr>
              <w:spacing w:line="280" w:lineRule="exact"/>
              <w:jc w:val="center"/>
              <w:rPr>
                <w:sz w:val="24"/>
              </w:rPr>
            </w:pPr>
          </w:p>
        </w:tc>
      </w:tr>
      <w:tr w14:paraId="4D730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1891" w:type="dxa"/>
          </w:tcPr>
          <w:p w14:paraId="5905DD2A">
            <w:pPr>
              <w:spacing w:line="280" w:lineRule="exact"/>
              <w:jc w:val="left"/>
              <w:rPr>
                <w:sz w:val="24"/>
              </w:rPr>
            </w:pPr>
            <w:r>
              <w:rPr>
                <w:sz w:val="24"/>
              </w:rPr>
              <w:t>Sofa</w:t>
            </w:r>
          </w:p>
        </w:tc>
        <w:tc>
          <w:tcPr>
            <w:tcW w:w="944" w:type="dxa"/>
          </w:tcPr>
          <w:p w14:paraId="1DDD87A1">
            <w:pPr>
              <w:spacing w:line="280" w:lineRule="exact"/>
              <w:jc w:val="center"/>
              <w:rPr>
                <w:sz w:val="24"/>
              </w:rPr>
            </w:pPr>
            <w:r>
              <w:rPr>
                <w:sz w:val="24"/>
              </w:rPr>
              <w:t>1</w:t>
            </w:r>
          </w:p>
        </w:tc>
        <w:tc>
          <w:tcPr>
            <w:tcW w:w="992" w:type="dxa"/>
          </w:tcPr>
          <w:p w14:paraId="0F436CF5">
            <w:pPr>
              <w:spacing w:line="280" w:lineRule="exact"/>
              <w:jc w:val="center"/>
              <w:rPr>
                <w:sz w:val="24"/>
              </w:rPr>
            </w:pPr>
          </w:p>
        </w:tc>
        <w:tc>
          <w:tcPr>
            <w:tcW w:w="993" w:type="dxa"/>
          </w:tcPr>
          <w:p w14:paraId="45ED0C39">
            <w:pPr>
              <w:spacing w:line="280" w:lineRule="exact"/>
              <w:jc w:val="center"/>
              <w:rPr>
                <w:sz w:val="24"/>
              </w:rPr>
            </w:pPr>
            <w:r>
              <w:rPr>
                <w:sz w:val="24"/>
              </w:rPr>
              <w:t>1</w:t>
            </w:r>
          </w:p>
        </w:tc>
        <w:tc>
          <w:tcPr>
            <w:tcW w:w="992" w:type="dxa"/>
          </w:tcPr>
          <w:p w14:paraId="3DF18BB0">
            <w:pPr>
              <w:spacing w:line="280" w:lineRule="exact"/>
              <w:jc w:val="center"/>
              <w:rPr>
                <w:sz w:val="24"/>
              </w:rPr>
            </w:pPr>
          </w:p>
        </w:tc>
        <w:tc>
          <w:tcPr>
            <w:tcW w:w="1134" w:type="dxa"/>
          </w:tcPr>
          <w:p w14:paraId="2716AE8D">
            <w:pPr>
              <w:spacing w:line="280" w:lineRule="exact"/>
              <w:jc w:val="center"/>
              <w:rPr>
                <w:sz w:val="24"/>
              </w:rPr>
            </w:pPr>
            <w:r>
              <w:rPr>
                <w:sz w:val="24"/>
              </w:rPr>
              <w:t>1</w:t>
            </w:r>
          </w:p>
        </w:tc>
        <w:tc>
          <w:tcPr>
            <w:tcW w:w="992" w:type="dxa"/>
          </w:tcPr>
          <w:p w14:paraId="53E0ACF6">
            <w:pPr>
              <w:spacing w:line="280" w:lineRule="exact"/>
              <w:jc w:val="center"/>
              <w:rPr>
                <w:sz w:val="24"/>
              </w:rPr>
            </w:pPr>
            <w:r>
              <w:rPr>
                <w:sz w:val="24"/>
              </w:rPr>
              <w:t>1</w:t>
            </w:r>
          </w:p>
        </w:tc>
        <w:tc>
          <w:tcPr>
            <w:tcW w:w="1134" w:type="dxa"/>
          </w:tcPr>
          <w:p w14:paraId="15C7177F">
            <w:pPr>
              <w:spacing w:line="280" w:lineRule="exact"/>
              <w:jc w:val="center"/>
              <w:rPr>
                <w:sz w:val="24"/>
              </w:rPr>
            </w:pPr>
            <w:r>
              <w:rPr>
                <w:sz w:val="24"/>
              </w:rPr>
              <w:t>1</w:t>
            </w:r>
          </w:p>
        </w:tc>
      </w:tr>
      <w:tr w14:paraId="52C6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1891" w:type="dxa"/>
          </w:tcPr>
          <w:p w14:paraId="58B486A8">
            <w:pPr>
              <w:spacing w:line="280" w:lineRule="exact"/>
              <w:jc w:val="left"/>
              <w:rPr>
                <w:sz w:val="24"/>
              </w:rPr>
            </w:pPr>
            <w:r>
              <w:rPr>
                <w:sz w:val="24"/>
              </w:rPr>
              <w:t>Tea table</w:t>
            </w:r>
          </w:p>
        </w:tc>
        <w:tc>
          <w:tcPr>
            <w:tcW w:w="944" w:type="dxa"/>
          </w:tcPr>
          <w:p w14:paraId="6ABB4FFD">
            <w:pPr>
              <w:spacing w:line="280" w:lineRule="exact"/>
              <w:jc w:val="center"/>
              <w:rPr>
                <w:sz w:val="24"/>
              </w:rPr>
            </w:pPr>
            <w:r>
              <w:rPr>
                <w:sz w:val="24"/>
              </w:rPr>
              <w:t>1</w:t>
            </w:r>
          </w:p>
        </w:tc>
        <w:tc>
          <w:tcPr>
            <w:tcW w:w="992" w:type="dxa"/>
          </w:tcPr>
          <w:p w14:paraId="01E59E9F">
            <w:pPr>
              <w:spacing w:line="280" w:lineRule="exact"/>
              <w:jc w:val="center"/>
              <w:rPr>
                <w:sz w:val="24"/>
              </w:rPr>
            </w:pPr>
          </w:p>
        </w:tc>
        <w:tc>
          <w:tcPr>
            <w:tcW w:w="993" w:type="dxa"/>
          </w:tcPr>
          <w:p w14:paraId="6D27EB93">
            <w:pPr>
              <w:spacing w:line="280" w:lineRule="exact"/>
              <w:jc w:val="center"/>
              <w:rPr>
                <w:sz w:val="24"/>
              </w:rPr>
            </w:pPr>
            <w:r>
              <w:rPr>
                <w:sz w:val="24"/>
              </w:rPr>
              <w:t>1</w:t>
            </w:r>
          </w:p>
        </w:tc>
        <w:tc>
          <w:tcPr>
            <w:tcW w:w="992" w:type="dxa"/>
          </w:tcPr>
          <w:p w14:paraId="716FECD4">
            <w:pPr>
              <w:spacing w:line="280" w:lineRule="exact"/>
              <w:jc w:val="center"/>
              <w:rPr>
                <w:sz w:val="24"/>
              </w:rPr>
            </w:pPr>
          </w:p>
        </w:tc>
        <w:tc>
          <w:tcPr>
            <w:tcW w:w="1134" w:type="dxa"/>
          </w:tcPr>
          <w:p w14:paraId="0D313FC7">
            <w:pPr>
              <w:spacing w:line="280" w:lineRule="exact"/>
              <w:jc w:val="center"/>
              <w:rPr>
                <w:sz w:val="24"/>
              </w:rPr>
            </w:pPr>
            <w:r>
              <w:rPr>
                <w:sz w:val="24"/>
              </w:rPr>
              <w:t>1</w:t>
            </w:r>
          </w:p>
        </w:tc>
        <w:tc>
          <w:tcPr>
            <w:tcW w:w="992" w:type="dxa"/>
          </w:tcPr>
          <w:p w14:paraId="6F80E898">
            <w:pPr>
              <w:spacing w:line="280" w:lineRule="exact"/>
              <w:jc w:val="center"/>
              <w:rPr>
                <w:sz w:val="24"/>
              </w:rPr>
            </w:pPr>
          </w:p>
        </w:tc>
        <w:tc>
          <w:tcPr>
            <w:tcW w:w="1134" w:type="dxa"/>
          </w:tcPr>
          <w:p w14:paraId="57DF819C">
            <w:pPr>
              <w:spacing w:line="280" w:lineRule="exact"/>
              <w:jc w:val="center"/>
              <w:rPr>
                <w:sz w:val="24"/>
              </w:rPr>
            </w:pPr>
          </w:p>
        </w:tc>
      </w:tr>
      <w:tr w14:paraId="2F7CB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1891" w:type="dxa"/>
          </w:tcPr>
          <w:p w14:paraId="011ADBEC">
            <w:pPr>
              <w:spacing w:line="280" w:lineRule="exact"/>
              <w:jc w:val="left"/>
              <w:rPr>
                <w:sz w:val="24"/>
              </w:rPr>
            </w:pPr>
            <w:r>
              <w:rPr>
                <w:sz w:val="24"/>
              </w:rPr>
              <w:t xml:space="preserve">Rev. arm chair </w:t>
            </w:r>
          </w:p>
        </w:tc>
        <w:tc>
          <w:tcPr>
            <w:tcW w:w="944" w:type="dxa"/>
          </w:tcPr>
          <w:p w14:paraId="4522A512">
            <w:pPr>
              <w:spacing w:line="280" w:lineRule="exact"/>
              <w:jc w:val="center"/>
              <w:rPr>
                <w:sz w:val="24"/>
              </w:rPr>
            </w:pPr>
            <w:r>
              <w:rPr>
                <w:sz w:val="24"/>
              </w:rPr>
              <w:t>1</w:t>
            </w:r>
          </w:p>
        </w:tc>
        <w:tc>
          <w:tcPr>
            <w:tcW w:w="992" w:type="dxa"/>
          </w:tcPr>
          <w:p w14:paraId="7DB36197">
            <w:pPr>
              <w:spacing w:line="280" w:lineRule="exact"/>
              <w:jc w:val="center"/>
              <w:rPr>
                <w:sz w:val="24"/>
              </w:rPr>
            </w:pPr>
          </w:p>
        </w:tc>
        <w:tc>
          <w:tcPr>
            <w:tcW w:w="993" w:type="dxa"/>
          </w:tcPr>
          <w:p w14:paraId="4575D414">
            <w:pPr>
              <w:spacing w:line="280" w:lineRule="exact"/>
              <w:jc w:val="center"/>
              <w:rPr>
                <w:sz w:val="24"/>
              </w:rPr>
            </w:pPr>
            <w:r>
              <w:rPr>
                <w:sz w:val="24"/>
              </w:rPr>
              <w:t>1</w:t>
            </w:r>
          </w:p>
        </w:tc>
        <w:tc>
          <w:tcPr>
            <w:tcW w:w="992" w:type="dxa"/>
          </w:tcPr>
          <w:p w14:paraId="4EAFCB73">
            <w:pPr>
              <w:spacing w:line="280" w:lineRule="exact"/>
              <w:jc w:val="center"/>
              <w:rPr>
                <w:sz w:val="24"/>
              </w:rPr>
            </w:pPr>
          </w:p>
        </w:tc>
        <w:tc>
          <w:tcPr>
            <w:tcW w:w="1134" w:type="dxa"/>
          </w:tcPr>
          <w:p w14:paraId="5A011287">
            <w:pPr>
              <w:spacing w:line="280" w:lineRule="exact"/>
              <w:jc w:val="center"/>
              <w:rPr>
                <w:sz w:val="24"/>
              </w:rPr>
            </w:pPr>
          </w:p>
        </w:tc>
        <w:tc>
          <w:tcPr>
            <w:tcW w:w="992" w:type="dxa"/>
          </w:tcPr>
          <w:p w14:paraId="153555A0">
            <w:pPr>
              <w:spacing w:line="280" w:lineRule="exact"/>
              <w:jc w:val="center"/>
              <w:rPr>
                <w:sz w:val="24"/>
              </w:rPr>
            </w:pPr>
          </w:p>
        </w:tc>
        <w:tc>
          <w:tcPr>
            <w:tcW w:w="1134" w:type="dxa"/>
          </w:tcPr>
          <w:p w14:paraId="6ECFF692">
            <w:pPr>
              <w:spacing w:line="280" w:lineRule="exact"/>
              <w:jc w:val="center"/>
              <w:rPr>
                <w:sz w:val="24"/>
              </w:rPr>
            </w:pPr>
          </w:p>
        </w:tc>
      </w:tr>
      <w:tr w14:paraId="5716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1891" w:type="dxa"/>
          </w:tcPr>
          <w:p w14:paraId="2BC4795D">
            <w:pPr>
              <w:spacing w:line="280" w:lineRule="exact"/>
              <w:jc w:val="left"/>
              <w:rPr>
                <w:sz w:val="24"/>
              </w:rPr>
            </w:pPr>
            <w:r>
              <w:rPr>
                <w:sz w:val="24"/>
              </w:rPr>
              <w:t>Arm chair</w:t>
            </w:r>
          </w:p>
        </w:tc>
        <w:tc>
          <w:tcPr>
            <w:tcW w:w="944" w:type="dxa"/>
          </w:tcPr>
          <w:p w14:paraId="721BEA80">
            <w:pPr>
              <w:spacing w:line="280" w:lineRule="exact"/>
              <w:jc w:val="center"/>
              <w:rPr>
                <w:sz w:val="24"/>
              </w:rPr>
            </w:pPr>
            <w:r>
              <w:rPr>
                <w:sz w:val="24"/>
              </w:rPr>
              <w:t>1</w:t>
            </w:r>
          </w:p>
        </w:tc>
        <w:tc>
          <w:tcPr>
            <w:tcW w:w="992" w:type="dxa"/>
          </w:tcPr>
          <w:p w14:paraId="1488A21E">
            <w:pPr>
              <w:spacing w:line="280" w:lineRule="exact"/>
              <w:jc w:val="center"/>
              <w:rPr>
                <w:sz w:val="24"/>
              </w:rPr>
            </w:pPr>
          </w:p>
        </w:tc>
        <w:tc>
          <w:tcPr>
            <w:tcW w:w="993" w:type="dxa"/>
          </w:tcPr>
          <w:p w14:paraId="4AF4BB38">
            <w:pPr>
              <w:spacing w:line="280" w:lineRule="exact"/>
              <w:jc w:val="center"/>
              <w:rPr>
                <w:sz w:val="24"/>
              </w:rPr>
            </w:pPr>
            <w:r>
              <w:rPr>
                <w:sz w:val="24"/>
              </w:rPr>
              <w:t>1</w:t>
            </w:r>
          </w:p>
        </w:tc>
        <w:tc>
          <w:tcPr>
            <w:tcW w:w="992" w:type="dxa"/>
          </w:tcPr>
          <w:p w14:paraId="077B6B11">
            <w:pPr>
              <w:spacing w:line="280" w:lineRule="exact"/>
              <w:jc w:val="center"/>
              <w:rPr>
                <w:sz w:val="24"/>
              </w:rPr>
            </w:pPr>
          </w:p>
        </w:tc>
        <w:tc>
          <w:tcPr>
            <w:tcW w:w="1134" w:type="dxa"/>
          </w:tcPr>
          <w:p w14:paraId="7B5192CF">
            <w:pPr>
              <w:spacing w:line="280" w:lineRule="exact"/>
              <w:jc w:val="center"/>
              <w:rPr>
                <w:sz w:val="24"/>
              </w:rPr>
            </w:pPr>
            <w:r>
              <w:rPr>
                <w:rFonts w:hint="eastAsia"/>
                <w:sz w:val="24"/>
              </w:rPr>
              <w:t>1</w:t>
            </w:r>
          </w:p>
        </w:tc>
        <w:tc>
          <w:tcPr>
            <w:tcW w:w="992" w:type="dxa"/>
          </w:tcPr>
          <w:p w14:paraId="6E36EC71">
            <w:pPr>
              <w:spacing w:line="280" w:lineRule="exact"/>
              <w:jc w:val="center"/>
              <w:rPr>
                <w:sz w:val="24"/>
              </w:rPr>
            </w:pPr>
          </w:p>
        </w:tc>
        <w:tc>
          <w:tcPr>
            <w:tcW w:w="1134" w:type="dxa"/>
          </w:tcPr>
          <w:p w14:paraId="71D9BF40">
            <w:pPr>
              <w:spacing w:line="280" w:lineRule="exact"/>
              <w:jc w:val="center"/>
              <w:rPr>
                <w:sz w:val="24"/>
              </w:rPr>
            </w:pPr>
          </w:p>
        </w:tc>
      </w:tr>
      <w:tr w14:paraId="2F9EC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1891" w:type="dxa"/>
          </w:tcPr>
          <w:p w14:paraId="10B14260">
            <w:pPr>
              <w:spacing w:line="280" w:lineRule="exact"/>
              <w:jc w:val="left"/>
              <w:rPr>
                <w:sz w:val="24"/>
              </w:rPr>
            </w:pPr>
            <w:r>
              <w:rPr>
                <w:sz w:val="24"/>
              </w:rPr>
              <w:t>Chair</w:t>
            </w:r>
          </w:p>
        </w:tc>
        <w:tc>
          <w:tcPr>
            <w:tcW w:w="944" w:type="dxa"/>
          </w:tcPr>
          <w:p w14:paraId="77CAD3DC">
            <w:pPr>
              <w:spacing w:line="280" w:lineRule="exact"/>
              <w:jc w:val="center"/>
              <w:rPr>
                <w:sz w:val="24"/>
              </w:rPr>
            </w:pPr>
          </w:p>
        </w:tc>
        <w:tc>
          <w:tcPr>
            <w:tcW w:w="992" w:type="dxa"/>
          </w:tcPr>
          <w:p w14:paraId="6D9C3D71">
            <w:pPr>
              <w:spacing w:line="280" w:lineRule="exact"/>
              <w:jc w:val="center"/>
              <w:rPr>
                <w:sz w:val="24"/>
              </w:rPr>
            </w:pPr>
          </w:p>
        </w:tc>
        <w:tc>
          <w:tcPr>
            <w:tcW w:w="993" w:type="dxa"/>
          </w:tcPr>
          <w:p w14:paraId="5964B352">
            <w:pPr>
              <w:spacing w:line="280" w:lineRule="exact"/>
              <w:jc w:val="center"/>
              <w:rPr>
                <w:sz w:val="24"/>
              </w:rPr>
            </w:pPr>
          </w:p>
        </w:tc>
        <w:tc>
          <w:tcPr>
            <w:tcW w:w="992" w:type="dxa"/>
          </w:tcPr>
          <w:p w14:paraId="3C3CB2DF">
            <w:pPr>
              <w:spacing w:line="280" w:lineRule="exact"/>
              <w:jc w:val="center"/>
              <w:rPr>
                <w:sz w:val="24"/>
              </w:rPr>
            </w:pPr>
          </w:p>
        </w:tc>
        <w:tc>
          <w:tcPr>
            <w:tcW w:w="1134" w:type="dxa"/>
          </w:tcPr>
          <w:p w14:paraId="6FC1E072">
            <w:pPr>
              <w:spacing w:line="280" w:lineRule="exact"/>
              <w:jc w:val="center"/>
              <w:rPr>
                <w:sz w:val="24"/>
              </w:rPr>
            </w:pPr>
          </w:p>
        </w:tc>
        <w:tc>
          <w:tcPr>
            <w:tcW w:w="992" w:type="dxa"/>
          </w:tcPr>
          <w:p w14:paraId="0540DDCB">
            <w:pPr>
              <w:spacing w:line="280" w:lineRule="exact"/>
              <w:jc w:val="center"/>
              <w:rPr>
                <w:sz w:val="24"/>
              </w:rPr>
            </w:pPr>
            <w:r>
              <w:rPr>
                <w:sz w:val="24"/>
              </w:rPr>
              <w:t>1</w:t>
            </w:r>
          </w:p>
        </w:tc>
        <w:tc>
          <w:tcPr>
            <w:tcW w:w="1134" w:type="dxa"/>
          </w:tcPr>
          <w:p w14:paraId="6B607940">
            <w:pPr>
              <w:spacing w:line="280" w:lineRule="exact"/>
              <w:jc w:val="center"/>
              <w:rPr>
                <w:sz w:val="24"/>
              </w:rPr>
            </w:pPr>
            <w:r>
              <w:rPr>
                <w:sz w:val="24"/>
              </w:rPr>
              <w:t>1</w:t>
            </w:r>
          </w:p>
        </w:tc>
      </w:tr>
      <w:tr w14:paraId="6C2B3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891" w:type="dxa"/>
          </w:tcPr>
          <w:p w14:paraId="0E94E81D">
            <w:pPr>
              <w:spacing w:line="280" w:lineRule="exact"/>
              <w:jc w:val="left"/>
              <w:rPr>
                <w:sz w:val="24"/>
              </w:rPr>
            </w:pPr>
            <w:r>
              <w:rPr>
                <w:sz w:val="24"/>
              </w:rPr>
              <w:t>Coat hook</w:t>
            </w:r>
          </w:p>
        </w:tc>
        <w:tc>
          <w:tcPr>
            <w:tcW w:w="944" w:type="dxa"/>
          </w:tcPr>
          <w:p w14:paraId="6B88AC26">
            <w:pPr>
              <w:spacing w:line="280" w:lineRule="exact"/>
              <w:jc w:val="center"/>
              <w:rPr>
                <w:sz w:val="24"/>
              </w:rPr>
            </w:pPr>
            <w:r>
              <w:rPr>
                <w:sz w:val="24"/>
              </w:rPr>
              <w:t>2</w:t>
            </w:r>
          </w:p>
        </w:tc>
        <w:tc>
          <w:tcPr>
            <w:tcW w:w="992" w:type="dxa"/>
          </w:tcPr>
          <w:p w14:paraId="1E0F352E">
            <w:pPr>
              <w:spacing w:line="280" w:lineRule="exact"/>
              <w:jc w:val="center"/>
              <w:rPr>
                <w:sz w:val="24"/>
              </w:rPr>
            </w:pPr>
          </w:p>
        </w:tc>
        <w:tc>
          <w:tcPr>
            <w:tcW w:w="993" w:type="dxa"/>
          </w:tcPr>
          <w:p w14:paraId="1F825022">
            <w:pPr>
              <w:spacing w:line="280" w:lineRule="exact"/>
              <w:jc w:val="center"/>
              <w:rPr>
                <w:sz w:val="24"/>
              </w:rPr>
            </w:pPr>
            <w:r>
              <w:rPr>
                <w:sz w:val="24"/>
              </w:rPr>
              <w:t>2</w:t>
            </w:r>
          </w:p>
        </w:tc>
        <w:tc>
          <w:tcPr>
            <w:tcW w:w="992" w:type="dxa"/>
          </w:tcPr>
          <w:p w14:paraId="57C2038B">
            <w:pPr>
              <w:spacing w:line="280" w:lineRule="exact"/>
              <w:jc w:val="center"/>
              <w:rPr>
                <w:sz w:val="24"/>
              </w:rPr>
            </w:pPr>
          </w:p>
        </w:tc>
        <w:tc>
          <w:tcPr>
            <w:tcW w:w="1134" w:type="dxa"/>
          </w:tcPr>
          <w:p w14:paraId="2B153C9D">
            <w:pPr>
              <w:spacing w:line="280" w:lineRule="exact"/>
              <w:jc w:val="center"/>
              <w:rPr>
                <w:sz w:val="24"/>
              </w:rPr>
            </w:pPr>
            <w:r>
              <w:rPr>
                <w:sz w:val="24"/>
              </w:rPr>
              <w:t>2</w:t>
            </w:r>
          </w:p>
        </w:tc>
        <w:tc>
          <w:tcPr>
            <w:tcW w:w="992" w:type="dxa"/>
          </w:tcPr>
          <w:p w14:paraId="44963258">
            <w:pPr>
              <w:spacing w:line="280" w:lineRule="exact"/>
              <w:jc w:val="center"/>
              <w:rPr>
                <w:sz w:val="24"/>
              </w:rPr>
            </w:pPr>
            <w:r>
              <w:rPr>
                <w:sz w:val="24"/>
              </w:rPr>
              <w:t>2</w:t>
            </w:r>
          </w:p>
        </w:tc>
        <w:tc>
          <w:tcPr>
            <w:tcW w:w="1134" w:type="dxa"/>
          </w:tcPr>
          <w:p w14:paraId="786106CC">
            <w:pPr>
              <w:spacing w:line="280" w:lineRule="exact"/>
              <w:jc w:val="center"/>
              <w:rPr>
                <w:sz w:val="24"/>
              </w:rPr>
            </w:pPr>
            <w:r>
              <w:rPr>
                <w:sz w:val="24"/>
              </w:rPr>
              <w:t>2</w:t>
            </w:r>
          </w:p>
        </w:tc>
      </w:tr>
      <w:tr w14:paraId="48CE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891" w:type="dxa"/>
          </w:tcPr>
          <w:p w14:paraId="494A5FC7">
            <w:pPr>
              <w:spacing w:line="280" w:lineRule="exact"/>
              <w:jc w:val="left"/>
              <w:rPr>
                <w:sz w:val="24"/>
              </w:rPr>
            </w:pPr>
            <w:r>
              <w:rPr>
                <w:rFonts w:hint="eastAsia"/>
                <w:sz w:val="24"/>
              </w:rPr>
              <w:t>Side board with R</w:t>
            </w:r>
            <w:r>
              <w:rPr>
                <w:sz w:val="24"/>
              </w:rPr>
              <w:t>efrigerator</w:t>
            </w:r>
          </w:p>
        </w:tc>
        <w:tc>
          <w:tcPr>
            <w:tcW w:w="944" w:type="dxa"/>
          </w:tcPr>
          <w:p w14:paraId="1D47ADDD">
            <w:pPr>
              <w:spacing w:line="280" w:lineRule="exact"/>
              <w:jc w:val="center"/>
              <w:rPr>
                <w:sz w:val="24"/>
              </w:rPr>
            </w:pPr>
            <w:r>
              <w:rPr>
                <w:sz w:val="24"/>
              </w:rPr>
              <w:t>1 (120L)</w:t>
            </w:r>
          </w:p>
        </w:tc>
        <w:tc>
          <w:tcPr>
            <w:tcW w:w="992" w:type="dxa"/>
          </w:tcPr>
          <w:p w14:paraId="6245799E">
            <w:pPr>
              <w:spacing w:line="280" w:lineRule="exact"/>
              <w:jc w:val="center"/>
              <w:rPr>
                <w:sz w:val="24"/>
              </w:rPr>
            </w:pPr>
          </w:p>
        </w:tc>
        <w:tc>
          <w:tcPr>
            <w:tcW w:w="993" w:type="dxa"/>
          </w:tcPr>
          <w:p w14:paraId="2C6A67A6">
            <w:pPr>
              <w:spacing w:line="280" w:lineRule="exact"/>
              <w:jc w:val="center"/>
              <w:rPr>
                <w:sz w:val="24"/>
              </w:rPr>
            </w:pPr>
            <w:r>
              <w:rPr>
                <w:sz w:val="24"/>
              </w:rPr>
              <w:t>1 (120L)</w:t>
            </w:r>
          </w:p>
        </w:tc>
        <w:tc>
          <w:tcPr>
            <w:tcW w:w="992" w:type="dxa"/>
          </w:tcPr>
          <w:p w14:paraId="102B3C98">
            <w:pPr>
              <w:spacing w:line="280" w:lineRule="exact"/>
              <w:jc w:val="center"/>
              <w:rPr>
                <w:sz w:val="24"/>
              </w:rPr>
            </w:pPr>
          </w:p>
        </w:tc>
        <w:tc>
          <w:tcPr>
            <w:tcW w:w="1134" w:type="dxa"/>
          </w:tcPr>
          <w:p w14:paraId="403FE93A">
            <w:pPr>
              <w:spacing w:line="280" w:lineRule="exact"/>
              <w:jc w:val="center"/>
              <w:rPr>
                <w:sz w:val="24"/>
              </w:rPr>
            </w:pPr>
            <w:r>
              <w:rPr>
                <w:sz w:val="24"/>
              </w:rPr>
              <w:t>1 (50L)</w:t>
            </w:r>
          </w:p>
        </w:tc>
        <w:tc>
          <w:tcPr>
            <w:tcW w:w="992" w:type="dxa"/>
          </w:tcPr>
          <w:p w14:paraId="2954A39A">
            <w:pPr>
              <w:spacing w:line="280" w:lineRule="exact"/>
              <w:jc w:val="center"/>
              <w:rPr>
                <w:sz w:val="24"/>
              </w:rPr>
            </w:pPr>
            <w:r>
              <w:rPr>
                <w:sz w:val="24"/>
              </w:rPr>
              <w:t>1 (50L)</w:t>
            </w:r>
          </w:p>
        </w:tc>
        <w:tc>
          <w:tcPr>
            <w:tcW w:w="1134" w:type="dxa"/>
          </w:tcPr>
          <w:p w14:paraId="70111BE3">
            <w:pPr>
              <w:spacing w:line="280" w:lineRule="exact"/>
              <w:jc w:val="center"/>
              <w:rPr>
                <w:sz w:val="24"/>
              </w:rPr>
            </w:pPr>
          </w:p>
        </w:tc>
      </w:tr>
    </w:tbl>
    <w:p w14:paraId="056915B9">
      <w:pPr>
        <w:autoSpaceDE w:val="0"/>
        <w:autoSpaceDN w:val="0"/>
        <w:adjustRightInd w:val="0"/>
        <w:spacing w:line="200" w:lineRule="exact"/>
        <w:ind w:firstLine="840" w:firstLineChars="350"/>
        <w:jc w:val="left"/>
        <w:rPr>
          <w:sz w:val="24"/>
        </w:rPr>
      </w:pPr>
    </w:p>
    <w:p w14:paraId="033934B5">
      <w:pPr>
        <w:autoSpaceDE w:val="0"/>
        <w:autoSpaceDN w:val="0"/>
        <w:adjustRightInd w:val="0"/>
        <w:spacing w:line="243" w:lineRule="auto"/>
        <w:ind w:left="1012"/>
        <w:rPr>
          <w:kern w:val="0"/>
          <w:sz w:val="24"/>
        </w:rPr>
      </w:pPr>
      <w:r>
        <w:rPr>
          <w:kern w:val="0"/>
          <w:sz w:val="24"/>
        </w:rPr>
        <w:t xml:space="preserve">Notes: </w:t>
      </w:r>
    </w:p>
    <w:p w14:paraId="470882ED">
      <w:pPr>
        <w:autoSpaceDE w:val="0"/>
        <w:autoSpaceDN w:val="0"/>
        <w:adjustRightInd w:val="0"/>
        <w:spacing w:line="243" w:lineRule="auto"/>
        <w:ind w:firstLine="1080" w:firstLineChars="450"/>
        <w:rPr>
          <w:kern w:val="0"/>
          <w:sz w:val="24"/>
        </w:rPr>
      </w:pPr>
      <w:r>
        <w:rPr>
          <w:kern w:val="0"/>
          <w:sz w:val="24"/>
        </w:rPr>
        <w:t xml:space="preserve">*1) Rev. arm chair in </w:t>
      </w:r>
      <w:r>
        <w:rPr>
          <w:rFonts w:hint="eastAsia"/>
          <w:kern w:val="0"/>
          <w:sz w:val="24"/>
        </w:rPr>
        <w:t>day room</w:t>
      </w:r>
      <w:r>
        <w:rPr>
          <w:kern w:val="0"/>
          <w:sz w:val="24"/>
        </w:rPr>
        <w:t xml:space="preserve"> shall be of high back type with wheels and brake lever.</w:t>
      </w:r>
    </w:p>
    <w:p w14:paraId="06A9E01D">
      <w:pPr>
        <w:autoSpaceDE w:val="0"/>
        <w:autoSpaceDN w:val="0"/>
        <w:adjustRightInd w:val="0"/>
        <w:spacing w:line="243" w:lineRule="auto"/>
        <w:ind w:firstLine="1080" w:firstLineChars="450"/>
        <w:rPr>
          <w:kern w:val="0"/>
          <w:sz w:val="24"/>
        </w:rPr>
      </w:pPr>
      <w:r>
        <w:rPr>
          <w:rFonts w:hint="eastAsia"/>
          <w:sz w:val="24"/>
        </w:rPr>
        <w:t xml:space="preserve">*2) </w:t>
      </w:r>
      <w:r>
        <w:rPr>
          <w:sz w:val="24"/>
        </w:rPr>
        <w:t>Book racks and open shelves to be provided with guardrails</w:t>
      </w:r>
    </w:p>
    <w:p w14:paraId="019ABCEC">
      <w:pPr>
        <w:autoSpaceDE w:val="0"/>
        <w:autoSpaceDN w:val="0"/>
        <w:adjustRightInd w:val="0"/>
        <w:spacing w:line="200" w:lineRule="exact"/>
        <w:ind w:firstLine="840" w:firstLineChars="350"/>
        <w:jc w:val="left"/>
        <w:rPr>
          <w:sz w:val="24"/>
        </w:rPr>
      </w:pPr>
    </w:p>
    <w:p w14:paraId="3FE0DB4D">
      <w:pPr>
        <w:spacing w:after="156" w:afterLines="50"/>
        <w:ind w:firstLine="864" w:firstLineChars="360"/>
        <w:rPr>
          <w:sz w:val="24"/>
          <w:u w:val="single"/>
        </w:rPr>
      </w:pPr>
      <w:r>
        <w:rPr>
          <w:sz w:val="24"/>
          <w:u w:val="single"/>
        </w:rPr>
        <w:t>Mess room</w:t>
      </w:r>
    </w:p>
    <w:tbl>
      <w:tblPr>
        <w:tblStyle w:val="40"/>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2694"/>
        <w:gridCol w:w="2693"/>
      </w:tblGrid>
      <w:tr w14:paraId="056D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93" w:type="dxa"/>
            <w:vMerge w:val="restart"/>
            <w:vAlign w:val="center"/>
          </w:tcPr>
          <w:p w14:paraId="60BE17F6">
            <w:pPr>
              <w:spacing w:before="20" w:after="20" w:line="240" w:lineRule="exact"/>
              <w:jc w:val="center"/>
              <w:rPr>
                <w:sz w:val="24"/>
              </w:rPr>
            </w:pPr>
            <w:r>
              <w:rPr>
                <w:sz w:val="24"/>
              </w:rPr>
              <w:t>Item</w:t>
            </w:r>
          </w:p>
        </w:tc>
        <w:tc>
          <w:tcPr>
            <w:tcW w:w="5387" w:type="dxa"/>
            <w:gridSpan w:val="2"/>
          </w:tcPr>
          <w:p w14:paraId="24C94F17">
            <w:pPr>
              <w:spacing w:before="20" w:after="20" w:line="240" w:lineRule="exact"/>
              <w:jc w:val="center"/>
              <w:rPr>
                <w:sz w:val="24"/>
              </w:rPr>
            </w:pPr>
            <w:r>
              <w:rPr>
                <w:sz w:val="24"/>
              </w:rPr>
              <w:t>Number</w:t>
            </w:r>
          </w:p>
        </w:tc>
      </w:tr>
      <w:tr w14:paraId="2D90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93" w:type="dxa"/>
            <w:vMerge w:val="continue"/>
          </w:tcPr>
          <w:p w14:paraId="1645556F">
            <w:pPr>
              <w:spacing w:before="20" w:after="20" w:line="240" w:lineRule="exact"/>
              <w:jc w:val="center"/>
              <w:rPr>
                <w:sz w:val="24"/>
              </w:rPr>
            </w:pPr>
          </w:p>
        </w:tc>
        <w:tc>
          <w:tcPr>
            <w:tcW w:w="2694" w:type="dxa"/>
          </w:tcPr>
          <w:p w14:paraId="4E559BDB">
            <w:pPr>
              <w:spacing w:before="20" w:after="20" w:line="240" w:lineRule="exact"/>
              <w:jc w:val="center"/>
              <w:rPr>
                <w:sz w:val="24"/>
              </w:rPr>
            </w:pPr>
            <w:r>
              <w:rPr>
                <w:sz w:val="24"/>
              </w:rPr>
              <w:t>Officer’s</w:t>
            </w:r>
          </w:p>
        </w:tc>
        <w:tc>
          <w:tcPr>
            <w:tcW w:w="2693" w:type="dxa"/>
          </w:tcPr>
          <w:p w14:paraId="035B26DC">
            <w:pPr>
              <w:spacing w:before="20" w:after="20" w:line="240" w:lineRule="exact"/>
              <w:jc w:val="center"/>
              <w:rPr>
                <w:sz w:val="24"/>
              </w:rPr>
            </w:pPr>
            <w:r>
              <w:rPr>
                <w:sz w:val="24"/>
              </w:rPr>
              <w:t>Crew’s</w:t>
            </w:r>
          </w:p>
        </w:tc>
      </w:tr>
      <w:tr w14:paraId="43A1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2693" w:type="dxa"/>
          </w:tcPr>
          <w:p w14:paraId="707D8328">
            <w:pPr>
              <w:spacing w:before="20" w:after="20" w:line="240" w:lineRule="exact"/>
              <w:jc w:val="left"/>
              <w:rPr>
                <w:sz w:val="24"/>
              </w:rPr>
            </w:pPr>
            <w:r>
              <w:rPr>
                <w:sz w:val="24"/>
              </w:rPr>
              <w:t xml:space="preserve">Mess table </w:t>
            </w:r>
          </w:p>
        </w:tc>
        <w:tc>
          <w:tcPr>
            <w:tcW w:w="2694" w:type="dxa"/>
          </w:tcPr>
          <w:p w14:paraId="46ED4388">
            <w:pPr>
              <w:spacing w:before="20" w:after="20" w:line="240" w:lineRule="exact"/>
              <w:jc w:val="center"/>
              <w:rPr>
                <w:sz w:val="24"/>
              </w:rPr>
            </w:pPr>
            <w:r>
              <w:rPr>
                <w:sz w:val="24"/>
              </w:rPr>
              <w:t>2</w:t>
            </w:r>
          </w:p>
        </w:tc>
        <w:tc>
          <w:tcPr>
            <w:tcW w:w="2693" w:type="dxa"/>
          </w:tcPr>
          <w:p w14:paraId="2624C3E1">
            <w:pPr>
              <w:spacing w:before="20" w:after="20" w:line="240" w:lineRule="exact"/>
              <w:jc w:val="center"/>
              <w:rPr>
                <w:sz w:val="24"/>
              </w:rPr>
            </w:pPr>
            <w:r>
              <w:rPr>
                <w:rFonts w:hint="eastAsia"/>
                <w:sz w:val="24"/>
              </w:rPr>
              <w:t>2</w:t>
            </w:r>
          </w:p>
        </w:tc>
      </w:tr>
      <w:tr w14:paraId="570DC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2693" w:type="dxa"/>
          </w:tcPr>
          <w:p w14:paraId="1C4A3EAA">
            <w:pPr>
              <w:spacing w:before="20" w:after="20" w:line="240" w:lineRule="exact"/>
              <w:jc w:val="left"/>
              <w:rPr>
                <w:sz w:val="24"/>
              </w:rPr>
            </w:pPr>
            <w:r>
              <w:rPr>
                <w:sz w:val="24"/>
              </w:rPr>
              <w:t>Side board</w:t>
            </w:r>
          </w:p>
        </w:tc>
        <w:tc>
          <w:tcPr>
            <w:tcW w:w="2694" w:type="dxa"/>
          </w:tcPr>
          <w:p w14:paraId="1932C2D4">
            <w:pPr>
              <w:spacing w:before="20" w:after="20" w:line="240" w:lineRule="exact"/>
              <w:jc w:val="center"/>
              <w:rPr>
                <w:sz w:val="24"/>
              </w:rPr>
            </w:pPr>
            <w:r>
              <w:rPr>
                <w:sz w:val="24"/>
              </w:rPr>
              <w:t>1</w:t>
            </w:r>
          </w:p>
        </w:tc>
        <w:tc>
          <w:tcPr>
            <w:tcW w:w="2693" w:type="dxa"/>
          </w:tcPr>
          <w:p w14:paraId="4C1E5A8F">
            <w:pPr>
              <w:spacing w:before="20" w:after="20" w:line="240" w:lineRule="exact"/>
              <w:jc w:val="center"/>
              <w:rPr>
                <w:sz w:val="24"/>
              </w:rPr>
            </w:pPr>
            <w:r>
              <w:rPr>
                <w:sz w:val="24"/>
              </w:rPr>
              <w:t>1</w:t>
            </w:r>
          </w:p>
        </w:tc>
      </w:tr>
      <w:tr w14:paraId="338FD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2693" w:type="dxa"/>
          </w:tcPr>
          <w:p w14:paraId="21ECE67C">
            <w:pPr>
              <w:spacing w:before="20" w:after="20" w:line="240" w:lineRule="exact"/>
              <w:jc w:val="left"/>
              <w:rPr>
                <w:sz w:val="24"/>
              </w:rPr>
            </w:pPr>
            <w:r>
              <w:rPr>
                <w:rFonts w:hint="eastAsia"/>
                <w:sz w:val="24"/>
              </w:rPr>
              <w:t>Mess c</w:t>
            </w:r>
            <w:r>
              <w:rPr>
                <w:sz w:val="24"/>
              </w:rPr>
              <w:t>hair</w:t>
            </w:r>
          </w:p>
        </w:tc>
        <w:tc>
          <w:tcPr>
            <w:tcW w:w="2694" w:type="dxa"/>
          </w:tcPr>
          <w:p w14:paraId="37B2ADA1">
            <w:pPr>
              <w:spacing w:before="20" w:after="20" w:line="240" w:lineRule="exact"/>
              <w:jc w:val="center"/>
              <w:rPr>
                <w:sz w:val="24"/>
              </w:rPr>
            </w:pPr>
            <w:r>
              <w:rPr>
                <w:sz w:val="24"/>
              </w:rPr>
              <w:t>1</w:t>
            </w:r>
            <w:r>
              <w:rPr>
                <w:rFonts w:hint="eastAsia"/>
                <w:sz w:val="24"/>
              </w:rPr>
              <w:t>2</w:t>
            </w:r>
          </w:p>
        </w:tc>
        <w:tc>
          <w:tcPr>
            <w:tcW w:w="2693" w:type="dxa"/>
          </w:tcPr>
          <w:p w14:paraId="267793CF">
            <w:pPr>
              <w:spacing w:before="20" w:after="20" w:line="240" w:lineRule="exact"/>
              <w:jc w:val="center"/>
              <w:rPr>
                <w:sz w:val="24"/>
              </w:rPr>
            </w:pPr>
            <w:r>
              <w:rPr>
                <w:sz w:val="24"/>
              </w:rPr>
              <w:t>1</w:t>
            </w:r>
            <w:r>
              <w:rPr>
                <w:rFonts w:hint="eastAsia"/>
                <w:sz w:val="24"/>
              </w:rPr>
              <w:t>4</w:t>
            </w:r>
          </w:p>
        </w:tc>
      </w:tr>
      <w:tr w14:paraId="039FB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2693" w:type="dxa"/>
          </w:tcPr>
          <w:p w14:paraId="57C242D1">
            <w:pPr>
              <w:spacing w:before="20" w:after="20" w:line="240" w:lineRule="exact"/>
              <w:jc w:val="left"/>
              <w:rPr>
                <w:sz w:val="24"/>
              </w:rPr>
            </w:pPr>
            <w:r>
              <w:rPr>
                <w:sz w:val="24"/>
              </w:rPr>
              <w:t>Bottle cabinet</w:t>
            </w:r>
          </w:p>
        </w:tc>
        <w:tc>
          <w:tcPr>
            <w:tcW w:w="2694" w:type="dxa"/>
          </w:tcPr>
          <w:p w14:paraId="6362F522">
            <w:pPr>
              <w:spacing w:before="20" w:after="20" w:line="240" w:lineRule="exact"/>
              <w:jc w:val="center"/>
              <w:rPr>
                <w:sz w:val="24"/>
              </w:rPr>
            </w:pPr>
            <w:r>
              <w:rPr>
                <w:sz w:val="24"/>
              </w:rPr>
              <w:t>1</w:t>
            </w:r>
          </w:p>
        </w:tc>
        <w:tc>
          <w:tcPr>
            <w:tcW w:w="2693" w:type="dxa"/>
          </w:tcPr>
          <w:p w14:paraId="5BCCAE56">
            <w:pPr>
              <w:spacing w:before="20" w:after="20" w:line="240" w:lineRule="exact"/>
              <w:jc w:val="center"/>
              <w:rPr>
                <w:sz w:val="24"/>
              </w:rPr>
            </w:pPr>
            <w:r>
              <w:rPr>
                <w:sz w:val="24"/>
              </w:rPr>
              <w:t>1</w:t>
            </w:r>
          </w:p>
        </w:tc>
      </w:tr>
      <w:tr w14:paraId="7A50B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2693" w:type="dxa"/>
          </w:tcPr>
          <w:p w14:paraId="59EF0113">
            <w:pPr>
              <w:spacing w:before="20" w:after="20" w:line="240" w:lineRule="exact"/>
              <w:jc w:val="left"/>
              <w:rPr>
                <w:sz w:val="24"/>
              </w:rPr>
            </w:pPr>
            <w:r>
              <w:rPr>
                <w:sz w:val="24"/>
              </w:rPr>
              <w:t>Notice board</w:t>
            </w:r>
          </w:p>
        </w:tc>
        <w:tc>
          <w:tcPr>
            <w:tcW w:w="2694" w:type="dxa"/>
          </w:tcPr>
          <w:p w14:paraId="462A78DF">
            <w:pPr>
              <w:spacing w:before="20" w:after="20" w:line="240" w:lineRule="exact"/>
              <w:jc w:val="center"/>
              <w:rPr>
                <w:sz w:val="24"/>
              </w:rPr>
            </w:pPr>
            <w:r>
              <w:rPr>
                <w:sz w:val="24"/>
              </w:rPr>
              <w:t>1</w:t>
            </w:r>
          </w:p>
        </w:tc>
        <w:tc>
          <w:tcPr>
            <w:tcW w:w="2693" w:type="dxa"/>
          </w:tcPr>
          <w:p w14:paraId="1D8663F0">
            <w:pPr>
              <w:spacing w:before="20" w:after="20" w:line="240" w:lineRule="exact"/>
              <w:jc w:val="center"/>
              <w:rPr>
                <w:sz w:val="24"/>
              </w:rPr>
            </w:pPr>
            <w:r>
              <w:rPr>
                <w:sz w:val="24"/>
              </w:rPr>
              <w:t>1</w:t>
            </w:r>
          </w:p>
        </w:tc>
      </w:tr>
      <w:tr w14:paraId="3F54E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2693" w:type="dxa"/>
          </w:tcPr>
          <w:p w14:paraId="036224F7">
            <w:pPr>
              <w:spacing w:before="20" w:after="20" w:line="240" w:lineRule="exact"/>
              <w:jc w:val="left"/>
              <w:rPr>
                <w:sz w:val="24"/>
              </w:rPr>
            </w:pPr>
            <w:r>
              <w:rPr>
                <w:sz w:val="24"/>
              </w:rPr>
              <w:t>Coat hook</w:t>
            </w:r>
          </w:p>
        </w:tc>
        <w:tc>
          <w:tcPr>
            <w:tcW w:w="2694" w:type="dxa"/>
          </w:tcPr>
          <w:p w14:paraId="08B4351B">
            <w:pPr>
              <w:spacing w:before="20" w:after="20" w:line="240" w:lineRule="exact"/>
              <w:jc w:val="center"/>
              <w:rPr>
                <w:sz w:val="24"/>
              </w:rPr>
            </w:pPr>
            <w:r>
              <w:rPr>
                <w:rFonts w:hint="eastAsia"/>
                <w:sz w:val="24"/>
              </w:rPr>
              <w:t>12</w:t>
            </w:r>
          </w:p>
        </w:tc>
        <w:tc>
          <w:tcPr>
            <w:tcW w:w="2693" w:type="dxa"/>
          </w:tcPr>
          <w:p w14:paraId="3888879A">
            <w:pPr>
              <w:spacing w:before="20" w:after="20" w:line="240" w:lineRule="exact"/>
              <w:jc w:val="center"/>
              <w:rPr>
                <w:sz w:val="24"/>
              </w:rPr>
            </w:pPr>
            <w:r>
              <w:rPr>
                <w:rFonts w:hint="eastAsia"/>
                <w:sz w:val="24"/>
              </w:rPr>
              <w:t>12</w:t>
            </w:r>
          </w:p>
        </w:tc>
      </w:tr>
      <w:tr w14:paraId="610FA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2693" w:type="dxa"/>
          </w:tcPr>
          <w:p w14:paraId="2AC5CC4D">
            <w:pPr>
              <w:spacing w:before="20" w:after="20" w:line="240" w:lineRule="exact"/>
              <w:jc w:val="left"/>
              <w:rPr>
                <w:sz w:val="24"/>
              </w:rPr>
            </w:pPr>
            <w:r>
              <w:rPr>
                <w:sz w:val="24"/>
              </w:rPr>
              <w:t>42” TV</w:t>
            </w:r>
            <w:r>
              <w:rPr>
                <w:rFonts w:hint="eastAsia"/>
                <w:sz w:val="24"/>
              </w:rPr>
              <w:t xml:space="preserve"> with rack</w:t>
            </w:r>
          </w:p>
        </w:tc>
        <w:tc>
          <w:tcPr>
            <w:tcW w:w="2694" w:type="dxa"/>
          </w:tcPr>
          <w:p w14:paraId="62748BDD">
            <w:pPr>
              <w:spacing w:before="20" w:after="20" w:line="240" w:lineRule="exact"/>
              <w:jc w:val="center"/>
              <w:rPr>
                <w:sz w:val="24"/>
              </w:rPr>
            </w:pPr>
            <w:r>
              <w:rPr>
                <w:rFonts w:hint="eastAsia"/>
                <w:sz w:val="24"/>
              </w:rPr>
              <w:t>1</w:t>
            </w:r>
            <w:r>
              <w:rPr>
                <w:sz w:val="24"/>
              </w:rPr>
              <w:t>(</w:t>
            </w:r>
            <w:r>
              <w:rPr>
                <w:rFonts w:hint="eastAsia"/>
                <w:sz w:val="24"/>
              </w:rPr>
              <w:t>Buyer</w:t>
            </w:r>
            <w:r>
              <w:rPr>
                <w:sz w:val="24"/>
              </w:rPr>
              <w:t>’</w:t>
            </w:r>
            <w:r>
              <w:rPr>
                <w:rFonts w:hint="eastAsia"/>
                <w:sz w:val="24"/>
              </w:rPr>
              <w:t>s</w:t>
            </w:r>
            <w:r>
              <w:rPr>
                <w:sz w:val="24"/>
              </w:rPr>
              <w:t xml:space="preserve"> supply)</w:t>
            </w:r>
          </w:p>
        </w:tc>
        <w:tc>
          <w:tcPr>
            <w:tcW w:w="2693" w:type="dxa"/>
          </w:tcPr>
          <w:p w14:paraId="1B3F312B">
            <w:pPr>
              <w:spacing w:before="20" w:after="20" w:line="240" w:lineRule="exact"/>
              <w:jc w:val="center"/>
              <w:rPr>
                <w:sz w:val="24"/>
              </w:rPr>
            </w:pPr>
            <w:r>
              <w:rPr>
                <w:rFonts w:hint="eastAsia"/>
                <w:sz w:val="24"/>
              </w:rPr>
              <w:t>1</w:t>
            </w:r>
            <w:r>
              <w:rPr>
                <w:sz w:val="24"/>
              </w:rPr>
              <w:t>(</w:t>
            </w:r>
            <w:r>
              <w:rPr>
                <w:rFonts w:hint="eastAsia"/>
                <w:sz w:val="24"/>
              </w:rPr>
              <w:t>Buyer</w:t>
            </w:r>
            <w:r>
              <w:rPr>
                <w:sz w:val="24"/>
              </w:rPr>
              <w:t>’</w:t>
            </w:r>
            <w:r>
              <w:rPr>
                <w:rFonts w:hint="eastAsia"/>
                <w:sz w:val="24"/>
              </w:rPr>
              <w:t>s</w:t>
            </w:r>
            <w:r>
              <w:rPr>
                <w:sz w:val="24"/>
              </w:rPr>
              <w:t xml:space="preserve"> supply)</w:t>
            </w:r>
          </w:p>
        </w:tc>
      </w:tr>
      <w:tr w14:paraId="3B0F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2693" w:type="dxa"/>
          </w:tcPr>
          <w:p w14:paraId="3539F7A4">
            <w:pPr>
              <w:spacing w:before="20" w:after="20" w:line="240" w:lineRule="exact"/>
              <w:jc w:val="left"/>
              <w:rPr>
                <w:sz w:val="24"/>
              </w:rPr>
            </w:pPr>
            <w:r>
              <w:rPr>
                <w:sz w:val="24"/>
              </w:rPr>
              <w:t>Water boiler (abt. 10</w:t>
            </w:r>
            <w:r>
              <w:rPr>
                <w:rFonts w:hint="eastAsia"/>
                <w:sz w:val="24"/>
              </w:rPr>
              <w:t>L</w:t>
            </w:r>
            <w:r>
              <w:rPr>
                <w:sz w:val="24"/>
              </w:rPr>
              <w:t>)</w:t>
            </w:r>
          </w:p>
        </w:tc>
        <w:tc>
          <w:tcPr>
            <w:tcW w:w="2694" w:type="dxa"/>
          </w:tcPr>
          <w:p w14:paraId="50958E18">
            <w:pPr>
              <w:spacing w:before="20" w:after="20" w:line="240" w:lineRule="exact"/>
              <w:jc w:val="center"/>
              <w:rPr>
                <w:sz w:val="24"/>
              </w:rPr>
            </w:pPr>
            <w:r>
              <w:rPr>
                <w:sz w:val="24"/>
              </w:rPr>
              <w:t>1</w:t>
            </w:r>
          </w:p>
        </w:tc>
        <w:tc>
          <w:tcPr>
            <w:tcW w:w="2693" w:type="dxa"/>
          </w:tcPr>
          <w:p w14:paraId="705FDBE8">
            <w:pPr>
              <w:spacing w:before="20" w:after="20" w:line="240" w:lineRule="exact"/>
              <w:jc w:val="center"/>
              <w:rPr>
                <w:sz w:val="24"/>
              </w:rPr>
            </w:pPr>
            <w:r>
              <w:rPr>
                <w:sz w:val="24"/>
              </w:rPr>
              <w:t>1</w:t>
            </w:r>
          </w:p>
        </w:tc>
      </w:tr>
      <w:tr w14:paraId="3EFCA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2693" w:type="dxa"/>
          </w:tcPr>
          <w:p w14:paraId="32113DC3">
            <w:pPr>
              <w:spacing w:before="20" w:after="20" w:line="240" w:lineRule="exact"/>
              <w:jc w:val="left"/>
              <w:rPr>
                <w:sz w:val="24"/>
              </w:rPr>
            </w:pPr>
          </w:p>
        </w:tc>
        <w:tc>
          <w:tcPr>
            <w:tcW w:w="2694" w:type="dxa"/>
          </w:tcPr>
          <w:p w14:paraId="460C3FB3">
            <w:pPr>
              <w:spacing w:before="20" w:after="20" w:line="240" w:lineRule="exact"/>
              <w:jc w:val="center"/>
              <w:rPr>
                <w:sz w:val="24"/>
              </w:rPr>
            </w:pPr>
          </w:p>
        </w:tc>
        <w:tc>
          <w:tcPr>
            <w:tcW w:w="2693" w:type="dxa"/>
          </w:tcPr>
          <w:p w14:paraId="7DF8CADD">
            <w:pPr>
              <w:spacing w:before="20" w:after="20" w:line="240" w:lineRule="exact"/>
              <w:jc w:val="center"/>
              <w:rPr>
                <w:sz w:val="24"/>
              </w:rPr>
            </w:pPr>
          </w:p>
        </w:tc>
      </w:tr>
      <w:tr w14:paraId="7082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2693" w:type="dxa"/>
          </w:tcPr>
          <w:p w14:paraId="0012B2A6">
            <w:pPr>
              <w:spacing w:before="20" w:after="20" w:line="240" w:lineRule="exact"/>
              <w:jc w:val="left"/>
              <w:rPr>
                <w:sz w:val="24"/>
              </w:rPr>
            </w:pPr>
          </w:p>
        </w:tc>
        <w:tc>
          <w:tcPr>
            <w:tcW w:w="2694" w:type="dxa"/>
          </w:tcPr>
          <w:p w14:paraId="1C26861F">
            <w:pPr>
              <w:spacing w:before="20" w:after="20" w:line="240" w:lineRule="exact"/>
              <w:jc w:val="center"/>
              <w:rPr>
                <w:sz w:val="24"/>
              </w:rPr>
            </w:pPr>
          </w:p>
        </w:tc>
        <w:tc>
          <w:tcPr>
            <w:tcW w:w="2693" w:type="dxa"/>
          </w:tcPr>
          <w:p w14:paraId="5A38B724">
            <w:pPr>
              <w:spacing w:before="20" w:after="20" w:line="240" w:lineRule="exact"/>
              <w:jc w:val="center"/>
              <w:rPr>
                <w:sz w:val="24"/>
              </w:rPr>
            </w:pPr>
          </w:p>
        </w:tc>
      </w:tr>
      <w:tr w14:paraId="7E8C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2693" w:type="dxa"/>
          </w:tcPr>
          <w:p w14:paraId="711800A5">
            <w:pPr>
              <w:spacing w:before="20" w:after="20" w:line="240" w:lineRule="exact"/>
              <w:jc w:val="left"/>
              <w:rPr>
                <w:sz w:val="24"/>
              </w:rPr>
            </w:pPr>
          </w:p>
        </w:tc>
        <w:tc>
          <w:tcPr>
            <w:tcW w:w="2694" w:type="dxa"/>
          </w:tcPr>
          <w:p w14:paraId="4256B861">
            <w:pPr>
              <w:spacing w:before="20" w:after="20" w:line="240" w:lineRule="exact"/>
              <w:jc w:val="center"/>
              <w:rPr>
                <w:sz w:val="24"/>
              </w:rPr>
            </w:pPr>
          </w:p>
        </w:tc>
        <w:tc>
          <w:tcPr>
            <w:tcW w:w="2693" w:type="dxa"/>
          </w:tcPr>
          <w:p w14:paraId="03C5B254">
            <w:pPr>
              <w:spacing w:before="20" w:after="20" w:line="240" w:lineRule="exact"/>
              <w:jc w:val="center"/>
              <w:rPr>
                <w:sz w:val="24"/>
              </w:rPr>
            </w:pPr>
          </w:p>
        </w:tc>
      </w:tr>
      <w:tr w14:paraId="2F7EE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2693" w:type="dxa"/>
          </w:tcPr>
          <w:p w14:paraId="218663B1">
            <w:pPr>
              <w:spacing w:before="20" w:after="20" w:line="240" w:lineRule="exact"/>
              <w:jc w:val="left"/>
              <w:rPr>
                <w:sz w:val="24"/>
              </w:rPr>
            </w:pPr>
          </w:p>
        </w:tc>
        <w:tc>
          <w:tcPr>
            <w:tcW w:w="2694" w:type="dxa"/>
          </w:tcPr>
          <w:p w14:paraId="2AFB1006">
            <w:pPr>
              <w:spacing w:before="20" w:after="20" w:line="240" w:lineRule="exact"/>
              <w:jc w:val="center"/>
              <w:rPr>
                <w:sz w:val="24"/>
              </w:rPr>
            </w:pPr>
          </w:p>
        </w:tc>
        <w:tc>
          <w:tcPr>
            <w:tcW w:w="2693" w:type="dxa"/>
          </w:tcPr>
          <w:p w14:paraId="02C80341">
            <w:pPr>
              <w:spacing w:before="20" w:after="20" w:line="240" w:lineRule="exact"/>
              <w:jc w:val="center"/>
              <w:rPr>
                <w:sz w:val="24"/>
              </w:rPr>
            </w:pPr>
          </w:p>
        </w:tc>
      </w:tr>
      <w:tr w14:paraId="5C0DC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2693" w:type="dxa"/>
          </w:tcPr>
          <w:p w14:paraId="7DAB1EB0">
            <w:pPr>
              <w:spacing w:before="20" w:after="20" w:line="240" w:lineRule="exact"/>
              <w:jc w:val="left"/>
              <w:rPr>
                <w:sz w:val="24"/>
              </w:rPr>
            </w:pPr>
          </w:p>
        </w:tc>
        <w:tc>
          <w:tcPr>
            <w:tcW w:w="2694" w:type="dxa"/>
          </w:tcPr>
          <w:p w14:paraId="3C1F53D1">
            <w:pPr>
              <w:spacing w:before="20" w:after="20" w:line="240" w:lineRule="exact"/>
              <w:jc w:val="center"/>
              <w:rPr>
                <w:sz w:val="24"/>
              </w:rPr>
            </w:pPr>
          </w:p>
        </w:tc>
        <w:tc>
          <w:tcPr>
            <w:tcW w:w="2693" w:type="dxa"/>
          </w:tcPr>
          <w:p w14:paraId="78D79A62">
            <w:pPr>
              <w:spacing w:before="20" w:after="20" w:line="240" w:lineRule="exact"/>
              <w:jc w:val="center"/>
              <w:rPr>
                <w:sz w:val="24"/>
              </w:rPr>
            </w:pPr>
          </w:p>
        </w:tc>
      </w:tr>
    </w:tbl>
    <w:p w14:paraId="09997F91">
      <w:pPr>
        <w:ind w:firstLine="315"/>
        <w:rPr>
          <w:snapToGrid w:val="0"/>
          <w:sz w:val="24"/>
        </w:rPr>
      </w:pPr>
    </w:p>
    <w:p w14:paraId="7ED189ED">
      <w:pPr>
        <w:spacing w:after="156" w:afterLines="50"/>
        <w:ind w:firstLine="864" w:firstLineChars="360"/>
        <w:rPr>
          <w:sz w:val="24"/>
          <w:u w:val="single"/>
        </w:rPr>
      </w:pPr>
      <w:r>
        <w:rPr>
          <w:sz w:val="24"/>
          <w:u w:val="single"/>
        </w:rPr>
        <w:t>Recreation room</w:t>
      </w:r>
    </w:p>
    <w:tbl>
      <w:tblPr>
        <w:tblStyle w:val="40"/>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5876"/>
      </w:tblGrid>
      <w:tr w14:paraId="57DA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trPr>
        <w:tc>
          <w:tcPr>
            <w:tcW w:w="2835" w:type="dxa"/>
          </w:tcPr>
          <w:p w14:paraId="54470948">
            <w:pPr>
              <w:spacing w:line="240" w:lineRule="exact"/>
              <w:jc w:val="center"/>
              <w:rPr>
                <w:sz w:val="24"/>
              </w:rPr>
            </w:pPr>
            <w:r>
              <w:rPr>
                <w:sz w:val="24"/>
              </w:rPr>
              <w:t>Item</w:t>
            </w:r>
          </w:p>
        </w:tc>
        <w:tc>
          <w:tcPr>
            <w:tcW w:w="5876" w:type="dxa"/>
          </w:tcPr>
          <w:p w14:paraId="538EC78E">
            <w:pPr>
              <w:spacing w:line="240" w:lineRule="exact"/>
              <w:jc w:val="center"/>
              <w:rPr>
                <w:sz w:val="24"/>
              </w:rPr>
            </w:pPr>
            <w:r>
              <w:rPr>
                <w:sz w:val="24"/>
              </w:rPr>
              <w:t>Number</w:t>
            </w:r>
          </w:p>
        </w:tc>
      </w:tr>
      <w:tr w14:paraId="6616E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35" w:type="dxa"/>
          </w:tcPr>
          <w:p w14:paraId="39FE3C19">
            <w:pPr>
              <w:spacing w:line="280" w:lineRule="exact"/>
              <w:rPr>
                <w:sz w:val="24"/>
              </w:rPr>
            </w:pPr>
            <w:r>
              <w:rPr>
                <w:sz w:val="24"/>
              </w:rPr>
              <w:t>Side table</w:t>
            </w:r>
          </w:p>
        </w:tc>
        <w:tc>
          <w:tcPr>
            <w:tcW w:w="5876" w:type="dxa"/>
          </w:tcPr>
          <w:p w14:paraId="4EB87D14">
            <w:pPr>
              <w:spacing w:line="280" w:lineRule="exact"/>
              <w:jc w:val="center"/>
              <w:rPr>
                <w:sz w:val="24"/>
              </w:rPr>
            </w:pPr>
            <w:r>
              <w:rPr>
                <w:sz w:val="24"/>
              </w:rPr>
              <w:t>1</w:t>
            </w:r>
          </w:p>
        </w:tc>
      </w:tr>
      <w:tr w14:paraId="17E98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35" w:type="dxa"/>
          </w:tcPr>
          <w:p w14:paraId="23130F2D">
            <w:pPr>
              <w:spacing w:line="280" w:lineRule="exact"/>
              <w:rPr>
                <w:sz w:val="24"/>
              </w:rPr>
            </w:pPr>
            <w:r>
              <w:rPr>
                <w:sz w:val="24"/>
              </w:rPr>
              <w:t>Cabinet and shelve</w:t>
            </w:r>
          </w:p>
        </w:tc>
        <w:tc>
          <w:tcPr>
            <w:tcW w:w="5876" w:type="dxa"/>
          </w:tcPr>
          <w:p w14:paraId="0E55C487">
            <w:pPr>
              <w:spacing w:line="280" w:lineRule="exact"/>
              <w:jc w:val="center"/>
              <w:rPr>
                <w:sz w:val="24"/>
              </w:rPr>
            </w:pPr>
            <w:r>
              <w:rPr>
                <w:sz w:val="24"/>
              </w:rPr>
              <w:t>1</w:t>
            </w:r>
          </w:p>
        </w:tc>
      </w:tr>
      <w:tr w14:paraId="2C32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35" w:type="dxa"/>
          </w:tcPr>
          <w:p w14:paraId="765ACE37">
            <w:pPr>
              <w:spacing w:line="280" w:lineRule="exact"/>
              <w:rPr>
                <w:sz w:val="24"/>
              </w:rPr>
            </w:pPr>
            <w:r>
              <w:rPr>
                <w:sz w:val="24"/>
              </w:rPr>
              <w:t>Sofa</w:t>
            </w:r>
            <w:r>
              <w:rPr>
                <w:rFonts w:hint="eastAsia"/>
                <w:sz w:val="24"/>
              </w:rPr>
              <w:t xml:space="preserve"> with tea table</w:t>
            </w:r>
          </w:p>
        </w:tc>
        <w:tc>
          <w:tcPr>
            <w:tcW w:w="5876" w:type="dxa"/>
          </w:tcPr>
          <w:p w14:paraId="7C11541B">
            <w:pPr>
              <w:spacing w:line="280" w:lineRule="exact"/>
              <w:jc w:val="center"/>
              <w:rPr>
                <w:sz w:val="24"/>
              </w:rPr>
            </w:pPr>
            <w:r>
              <w:rPr>
                <w:rFonts w:hint="eastAsia"/>
                <w:sz w:val="24"/>
              </w:rPr>
              <w:t>1</w:t>
            </w:r>
          </w:p>
        </w:tc>
      </w:tr>
      <w:tr w14:paraId="6275F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35" w:type="dxa"/>
          </w:tcPr>
          <w:p w14:paraId="765B45F5">
            <w:pPr>
              <w:spacing w:line="280" w:lineRule="exact"/>
              <w:rPr>
                <w:sz w:val="24"/>
              </w:rPr>
            </w:pPr>
            <w:r>
              <w:rPr>
                <w:sz w:val="24"/>
              </w:rPr>
              <w:t>Color TV with DVD set</w:t>
            </w:r>
          </w:p>
        </w:tc>
        <w:tc>
          <w:tcPr>
            <w:tcW w:w="5876" w:type="dxa"/>
          </w:tcPr>
          <w:p w14:paraId="15D0545B">
            <w:pPr>
              <w:spacing w:line="280" w:lineRule="exact"/>
              <w:jc w:val="center"/>
              <w:rPr>
                <w:sz w:val="24"/>
              </w:rPr>
            </w:pPr>
            <w:r>
              <w:rPr>
                <w:sz w:val="24"/>
              </w:rPr>
              <w:t>1 (</w:t>
            </w:r>
            <w:r>
              <w:rPr>
                <w:rFonts w:hint="eastAsia"/>
                <w:sz w:val="24"/>
              </w:rPr>
              <w:t>Buyer</w:t>
            </w:r>
            <w:r>
              <w:rPr>
                <w:sz w:val="24"/>
              </w:rPr>
              <w:t>’</w:t>
            </w:r>
            <w:r>
              <w:rPr>
                <w:rFonts w:hint="eastAsia"/>
                <w:sz w:val="24"/>
              </w:rPr>
              <w:t>s</w:t>
            </w:r>
            <w:r>
              <w:rPr>
                <w:sz w:val="24"/>
              </w:rPr>
              <w:t xml:space="preserve"> supply)</w:t>
            </w:r>
          </w:p>
        </w:tc>
      </w:tr>
      <w:tr w14:paraId="52A06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35" w:type="dxa"/>
          </w:tcPr>
          <w:p w14:paraId="75977008">
            <w:pPr>
              <w:spacing w:line="280" w:lineRule="exact"/>
              <w:rPr>
                <w:sz w:val="24"/>
              </w:rPr>
            </w:pPr>
            <w:r>
              <w:rPr>
                <w:rFonts w:hint="eastAsia"/>
                <w:sz w:val="24"/>
              </w:rPr>
              <w:t>Game table</w:t>
            </w:r>
          </w:p>
        </w:tc>
        <w:tc>
          <w:tcPr>
            <w:tcW w:w="5876" w:type="dxa"/>
          </w:tcPr>
          <w:p w14:paraId="69819A11">
            <w:pPr>
              <w:spacing w:line="280" w:lineRule="exact"/>
              <w:jc w:val="center"/>
              <w:rPr>
                <w:sz w:val="24"/>
              </w:rPr>
            </w:pPr>
            <w:r>
              <w:rPr>
                <w:rFonts w:hint="eastAsia"/>
                <w:sz w:val="24"/>
              </w:rPr>
              <w:t>2</w:t>
            </w:r>
          </w:p>
        </w:tc>
      </w:tr>
      <w:tr w14:paraId="0B4BD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35" w:type="dxa"/>
          </w:tcPr>
          <w:p w14:paraId="4C810FD5">
            <w:pPr>
              <w:spacing w:line="280" w:lineRule="exact"/>
              <w:rPr>
                <w:sz w:val="24"/>
              </w:rPr>
            </w:pPr>
            <w:r>
              <w:rPr>
                <w:rFonts w:eastAsia="Times New Roman"/>
                <w:sz w:val="24"/>
              </w:rPr>
              <w:t>Ch</w:t>
            </w:r>
            <w:r>
              <w:rPr>
                <w:rFonts w:eastAsia="Times New Roman"/>
                <w:spacing w:val="-1"/>
                <w:sz w:val="24"/>
              </w:rPr>
              <w:t>a</w:t>
            </w:r>
            <w:r>
              <w:rPr>
                <w:rFonts w:eastAsia="Times New Roman"/>
                <w:sz w:val="24"/>
              </w:rPr>
              <w:t>ir</w:t>
            </w:r>
          </w:p>
        </w:tc>
        <w:tc>
          <w:tcPr>
            <w:tcW w:w="5876" w:type="dxa"/>
          </w:tcPr>
          <w:p w14:paraId="154383E7">
            <w:pPr>
              <w:spacing w:line="280" w:lineRule="exact"/>
              <w:jc w:val="center"/>
              <w:rPr>
                <w:sz w:val="24"/>
              </w:rPr>
            </w:pPr>
            <w:r>
              <w:rPr>
                <w:rFonts w:hint="eastAsia"/>
                <w:sz w:val="24"/>
              </w:rPr>
              <w:t>8</w:t>
            </w:r>
          </w:p>
        </w:tc>
      </w:tr>
      <w:tr w14:paraId="5113E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35" w:type="dxa"/>
          </w:tcPr>
          <w:p w14:paraId="78FC63F1">
            <w:pPr>
              <w:spacing w:line="280" w:lineRule="exact"/>
              <w:rPr>
                <w:rFonts w:eastAsia="Times New Roman"/>
                <w:sz w:val="24"/>
              </w:rPr>
            </w:pPr>
            <w:r>
              <w:rPr>
                <w:rFonts w:eastAsia="Times New Roman"/>
                <w:sz w:val="24"/>
              </w:rPr>
              <w:t>Co</w:t>
            </w:r>
            <w:r>
              <w:rPr>
                <w:rFonts w:eastAsia="Times New Roman"/>
                <w:spacing w:val="-1"/>
                <w:sz w:val="24"/>
              </w:rPr>
              <w:t>a</w:t>
            </w:r>
            <w:r>
              <w:rPr>
                <w:rFonts w:eastAsia="Times New Roman"/>
                <w:sz w:val="24"/>
              </w:rPr>
              <w:t>t hook</w:t>
            </w:r>
          </w:p>
        </w:tc>
        <w:tc>
          <w:tcPr>
            <w:tcW w:w="5876" w:type="dxa"/>
          </w:tcPr>
          <w:p w14:paraId="71CB3A11">
            <w:pPr>
              <w:spacing w:line="280" w:lineRule="exact"/>
              <w:jc w:val="center"/>
              <w:rPr>
                <w:sz w:val="24"/>
              </w:rPr>
            </w:pPr>
            <w:r>
              <w:rPr>
                <w:rFonts w:hint="eastAsia"/>
                <w:sz w:val="24"/>
              </w:rPr>
              <w:t>10</w:t>
            </w:r>
          </w:p>
        </w:tc>
      </w:tr>
    </w:tbl>
    <w:p w14:paraId="2F9226BB">
      <w:pPr>
        <w:rPr>
          <w:snapToGrid w:val="0"/>
          <w:sz w:val="24"/>
        </w:rPr>
      </w:pPr>
    </w:p>
    <w:p w14:paraId="37CF9343">
      <w:pPr>
        <w:spacing w:after="156" w:afterLines="50"/>
        <w:ind w:firstLine="864" w:firstLineChars="360"/>
        <w:rPr>
          <w:sz w:val="24"/>
          <w:u w:val="single"/>
        </w:rPr>
      </w:pPr>
      <w:r>
        <w:rPr>
          <w:sz w:val="24"/>
          <w:u w:val="single"/>
        </w:rPr>
        <w:t>Gymnasium</w:t>
      </w:r>
    </w:p>
    <w:tbl>
      <w:tblPr>
        <w:tblStyle w:val="40"/>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88"/>
        <w:gridCol w:w="4623"/>
      </w:tblGrid>
      <w:tr w14:paraId="3ADE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088" w:type="dxa"/>
          </w:tcPr>
          <w:p w14:paraId="24D9844C">
            <w:pPr>
              <w:spacing w:line="240" w:lineRule="exact"/>
              <w:jc w:val="center"/>
              <w:rPr>
                <w:sz w:val="24"/>
              </w:rPr>
            </w:pPr>
            <w:r>
              <w:rPr>
                <w:sz w:val="24"/>
              </w:rPr>
              <w:t>Item</w:t>
            </w:r>
          </w:p>
        </w:tc>
        <w:tc>
          <w:tcPr>
            <w:tcW w:w="4623" w:type="dxa"/>
          </w:tcPr>
          <w:p w14:paraId="78DCB27D">
            <w:pPr>
              <w:spacing w:line="240" w:lineRule="exact"/>
              <w:jc w:val="center"/>
              <w:rPr>
                <w:sz w:val="24"/>
              </w:rPr>
            </w:pPr>
            <w:r>
              <w:rPr>
                <w:sz w:val="24"/>
              </w:rPr>
              <w:t>Number</w:t>
            </w:r>
          </w:p>
        </w:tc>
      </w:tr>
      <w:tr w14:paraId="4C217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088" w:type="dxa"/>
          </w:tcPr>
          <w:p w14:paraId="0E863767">
            <w:pPr>
              <w:spacing w:line="240" w:lineRule="exact"/>
              <w:jc w:val="center"/>
              <w:rPr>
                <w:sz w:val="24"/>
              </w:rPr>
            </w:pPr>
            <w:r>
              <w:rPr>
                <w:rFonts w:hint="eastAsia"/>
                <w:sz w:val="24"/>
              </w:rPr>
              <w:t>Ping-pong table</w:t>
            </w:r>
          </w:p>
        </w:tc>
        <w:tc>
          <w:tcPr>
            <w:tcW w:w="4623" w:type="dxa"/>
          </w:tcPr>
          <w:p w14:paraId="2FD5EDE3">
            <w:pPr>
              <w:spacing w:line="240" w:lineRule="exact"/>
              <w:jc w:val="center"/>
              <w:rPr>
                <w:sz w:val="24"/>
              </w:rPr>
            </w:pPr>
            <w:r>
              <w:rPr>
                <w:rFonts w:hint="eastAsia"/>
                <w:sz w:val="24"/>
              </w:rPr>
              <w:t>1 set</w:t>
            </w:r>
          </w:p>
        </w:tc>
      </w:tr>
      <w:tr w14:paraId="10AFB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088" w:type="dxa"/>
          </w:tcPr>
          <w:p w14:paraId="2523F5A5">
            <w:pPr>
              <w:spacing w:line="280" w:lineRule="exact"/>
              <w:rPr>
                <w:sz w:val="24"/>
              </w:rPr>
            </w:pPr>
            <w:r>
              <w:rPr>
                <w:sz w:val="24"/>
              </w:rPr>
              <w:t>Bench</w:t>
            </w:r>
          </w:p>
        </w:tc>
        <w:tc>
          <w:tcPr>
            <w:tcW w:w="4623" w:type="dxa"/>
          </w:tcPr>
          <w:p w14:paraId="1FE23F6F">
            <w:pPr>
              <w:spacing w:line="280" w:lineRule="exact"/>
              <w:jc w:val="center"/>
              <w:rPr>
                <w:sz w:val="24"/>
              </w:rPr>
            </w:pPr>
            <w:r>
              <w:rPr>
                <w:sz w:val="24"/>
              </w:rPr>
              <w:t>1</w:t>
            </w:r>
          </w:p>
        </w:tc>
      </w:tr>
      <w:tr w14:paraId="72DFE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088" w:type="dxa"/>
          </w:tcPr>
          <w:p w14:paraId="60151FCD">
            <w:pPr>
              <w:spacing w:line="280" w:lineRule="exact"/>
              <w:rPr>
                <w:sz w:val="24"/>
              </w:rPr>
            </w:pPr>
            <w:r>
              <w:rPr>
                <w:sz w:val="24"/>
              </w:rPr>
              <w:t>Coat hook</w:t>
            </w:r>
          </w:p>
        </w:tc>
        <w:tc>
          <w:tcPr>
            <w:tcW w:w="4623" w:type="dxa"/>
          </w:tcPr>
          <w:p w14:paraId="2C5B2C6F">
            <w:pPr>
              <w:spacing w:line="280" w:lineRule="exact"/>
              <w:jc w:val="center"/>
              <w:rPr>
                <w:sz w:val="24"/>
              </w:rPr>
            </w:pPr>
            <w:r>
              <w:rPr>
                <w:sz w:val="24"/>
              </w:rPr>
              <w:t>10</w:t>
            </w:r>
          </w:p>
        </w:tc>
      </w:tr>
      <w:tr w14:paraId="3F46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088" w:type="dxa"/>
          </w:tcPr>
          <w:p w14:paraId="7BBDC302">
            <w:pPr>
              <w:spacing w:line="280" w:lineRule="exact"/>
              <w:rPr>
                <w:sz w:val="24"/>
              </w:rPr>
            </w:pPr>
            <w:r>
              <w:rPr>
                <w:sz w:val="24"/>
              </w:rPr>
              <w:t>Notice board</w:t>
            </w:r>
          </w:p>
        </w:tc>
        <w:tc>
          <w:tcPr>
            <w:tcW w:w="4623" w:type="dxa"/>
          </w:tcPr>
          <w:p w14:paraId="332C33F5">
            <w:pPr>
              <w:spacing w:line="280" w:lineRule="exact"/>
              <w:jc w:val="center"/>
              <w:rPr>
                <w:sz w:val="24"/>
              </w:rPr>
            </w:pPr>
            <w:r>
              <w:rPr>
                <w:sz w:val="24"/>
              </w:rPr>
              <w:t>1</w:t>
            </w:r>
          </w:p>
        </w:tc>
      </w:tr>
      <w:tr w14:paraId="5C4BA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088" w:type="dxa"/>
            <w:tcBorders>
              <w:top w:val="single" w:color="auto" w:sz="4" w:space="0"/>
              <w:left w:val="single" w:color="auto" w:sz="4" w:space="0"/>
              <w:bottom w:val="single" w:color="auto" w:sz="4" w:space="0"/>
              <w:right w:val="single" w:color="auto" w:sz="4" w:space="0"/>
            </w:tcBorders>
          </w:tcPr>
          <w:p w14:paraId="3F8E727B">
            <w:pPr>
              <w:spacing w:line="280" w:lineRule="exact"/>
              <w:ind w:firstLine="480" w:firstLineChars="200"/>
              <w:rPr>
                <w:sz w:val="24"/>
              </w:rPr>
            </w:pPr>
            <w:r>
              <w:rPr>
                <w:rFonts w:hint="eastAsia"/>
                <w:sz w:val="24"/>
              </w:rPr>
              <w:t>Side board</w:t>
            </w:r>
          </w:p>
        </w:tc>
        <w:tc>
          <w:tcPr>
            <w:tcW w:w="4623" w:type="dxa"/>
            <w:tcBorders>
              <w:top w:val="single" w:color="auto" w:sz="4" w:space="0"/>
              <w:left w:val="single" w:color="auto" w:sz="4" w:space="0"/>
              <w:bottom w:val="single" w:color="auto" w:sz="4" w:space="0"/>
              <w:right w:val="single" w:color="auto" w:sz="4" w:space="0"/>
            </w:tcBorders>
          </w:tcPr>
          <w:p w14:paraId="5B6879FA">
            <w:pPr>
              <w:spacing w:line="280" w:lineRule="exact"/>
              <w:jc w:val="center"/>
              <w:rPr>
                <w:sz w:val="24"/>
              </w:rPr>
            </w:pPr>
            <w:r>
              <w:rPr>
                <w:rFonts w:hint="eastAsia"/>
                <w:sz w:val="24"/>
              </w:rPr>
              <w:t>1</w:t>
            </w:r>
          </w:p>
        </w:tc>
      </w:tr>
      <w:tr w14:paraId="5C42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088" w:type="dxa"/>
            <w:tcBorders>
              <w:top w:val="single" w:color="auto" w:sz="4" w:space="0"/>
              <w:left w:val="single" w:color="auto" w:sz="4" w:space="0"/>
              <w:bottom w:val="single" w:color="auto" w:sz="4" w:space="0"/>
              <w:right w:val="single" w:color="auto" w:sz="4" w:space="0"/>
            </w:tcBorders>
          </w:tcPr>
          <w:p w14:paraId="65A92E7F">
            <w:pPr>
              <w:spacing w:line="280" w:lineRule="exact"/>
              <w:ind w:firstLine="480" w:firstLineChars="200"/>
              <w:rPr>
                <w:sz w:val="24"/>
              </w:rPr>
            </w:pPr>
            <w:r>
              <w:rPr>
                <w:rFonts w:hint="eastAsia"/>
                <w:sz w:val="24"/>
              </w:rPr>
              <w:t>Folding chair</w:t>
            </w:r>
          </w:p>
        </w:tc>
        <w:tc>
          <w:tcPr>
            <w:tcW w:w="4623" w:type="dxa"/>
            <w:tcBorders>
              <w:top w:val="single" w:color="auto" w:sz="4" w:space="0"/>
              <w:left w:val="single" w:color="auto" w:sz="4" w:space="0"/>
              <w:bottom w:val="single" w:color="auto" w:sz="4" w:space="0"/>
              <w:right w:val="single" w:color="auto" w:sz="4" w:space="0"/>
            </w:tcBorders>
          </w:tcPr>
          <w:p w14:paraId="23028F39">
            <w:pPr>
              <w:spacing w:line="280" w:lineRule="exact"/>
              <w:jc w:val="center"/>
              <w:rPr>
                <w:sz w:val="24"/>
              </w:rPr>
            </w:pPr>
            <w:r>
              <w:rPr>
                <w:rFonts w:hint="eastAsia"/>
                <w:sz w:val="24"/>
              </w:rPr>
              <w:t>4</w:t>
            </w:r>
          </w:p>
        </w:tc>
      </w:tr>
      <w:tr w14:paraId="7085E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088" w:type="dxa"/>
            <w:tcBorders>
              <w:top w:val="single" w:color="auto" w:sz="4" w:space="0"/>
              <w:left w:val="single" w:color="auto" w:sz="4" w:space="0"/>
              <w:bottom w:val="single" w:color="auto" w:sz="4" w:space="0"/>
              <w:right w:val="single" w:color="auto" w:sz="4" w:space="0"/>
            </w:tcBorders>
          </w:tcPr>
          <w:p w14:paraId="1365EF89">
            <w:pPr>
              <w:spacing w:line="280" w:lineRule="exact"/>
              <w:ind w:firstLine="480" w:firstLineChars="200"/>
              <w:rPr>
                <w:sz w:val="24"/>
              </w:rPr>
            </w:pPr>
            <w:r>
              <w:rPr>
                <w:rFonts w:hint="eastAsia"/>
                <w:sz w:val="24"/>
              </w:rPr>
              <w:t>Steel folding bed fore Suez crew</w:t>
            </w:r>
          </w:p>
        </w:tc>
        <w:tc>
          <w:tcPr>
            <w:tcW w:w="4623" w:type="dxa"/>
            <w:tcBorders>
              <w:top w:val="single" w:color="auto" w:sz="4" w:space="0"/>
              <w:left w:val="single" w:color="auto" w:sz="4" w:space="0"/>
              <w:bottom w:val="single" w:color="auto" w:sz="4" w:space="0"/>
              <w:right w:val="single" w:color="auto" w:sz="4" w:space="0"/>
            </w:tcBorders>
          </w:tcPr>
          <w:p w14:paraId="6E570640">
            <w:pPr>
              <w:spacing w:line="280" w:lineRule="exact"/>
              <w:jc w:val="center"/>
              <w:rPr>
                <w:sz w:val="24"/>
              </w:rPr>
            </w:pPr>
            <w:r>
              <w:rPr>
                <w:rFonts w:hint="eastAsia"/>
                <w:sz w:val="24"/>
              </w:rPr>
              <w:t>6</w:t>
            </w:r>
          </w:p>
        </w:tc>
      </w:tr>
    </w:tbl>
    <w:p w14:paraId="4D35AD61">
      <w:pPr>
        <w:spacing w:after="156" w:afterLines="50"/>
        <w:ind w:firstLine="864"/>
        <w:rPr>
          <w:sz w:val="24"/>
          <w:u w:val="single"/>
        </w:rPr>
      </w:pPr>
    </w:p>
    <w:p w14:paraId="26620938">
      <w:pPr>
        <w:spacing w:after="156" w:afterLines="50"/>
        <w:ind w:firstLine="864" w:firstLineChars="360"/>
        <w:rPr>
          <w:sz w:val="24"/>
          <w:u w:val="single"/>
        </w:rPr>
      </w:pPr>
      <w:r>
        <w:rPr>
          <w:sz w:val="24"/>
          <w:u w:val="single"/>
        </w:rPr>
        <w:t>Office</w:t>
      </w:r>
    </w:p>
    <w:tbl>
      <w:tblPr>
        <w:tblStyle w:val="40"/>
        <w:tblpPr w:leftFromText="180" w:rightFromText="180" w:vertAnchor="text" w:tblpX="781" w:tblpY="1"/>
        <w:tblOverlap w:val="never"/>
        <w:tblW w:w="8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2" w:type="dxa"/>
          <w:bottom w:w="0" w:type="dxa"/>
          <w:right w:w="72" w:type="dxa"/>
        </w:tblCellMar>
      </w:tblPr>
      <w:tblGrid>
        <w:gridCol w:w="3118"/>
        <w:gridCol w:w="1843"/>
        <w:gridCol w:w="1560"/>
        <w:gridCol w:w="1559"/>
      </w:tblGrid>
      <w:tr w14:paraId="20275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Pr>
        <w:tc>
          <w:tcPr>
            <w:tcW w:w="3118" w:type="dxa"/>
            <w:vMerge w:val="restart"/>
            <w:vAlign w:val="center"/>
          </w:tcPr>
          <w:p w14:paraId="53658A7E">
            <w:pPr>
              <w:spacing w:before="20" w:after="20" w:line="240" w:lineRule="exact"/>
              <w:jc w:val="center"/>
              <w:rPr>
                <w:sz w:val="24"/>
              </w:rPr>
            </w:pPr>
            <w:r>
              <w:rPr>
                <w:sz w:val="24"/>
              </w:rPr>
              <w:t>Item</w:t>
            </w:r>
          </w:p>
        </w:tc>
        <w:tc>
          <w:tcPr>
            <w:tcW w:w="4962" w:type="dxa"/>
            <w:gridSpan w:val="3"/>
            <w:tcBorders>
              <w:bottom w:val="single" w:color="auto" w:sz="4" w:space="0"/>
            </w:tcBorders>
          </w:tcPr>
          <w:p w14:paraId="3E4DD18C">
            <w:pPr>
              <w:widowControl/>
              <w:jc w:val="center"/>
            </w:pPr>
            <w:r>
              <w:rPr>
                <w:sz w:val="24"/>
              </w:rPr>
              <w:t>Number</w:t>
            </w:r>
          </w:p>
        </w:tc>
      </w:tr>
      <w:tr w14:paraId="3CEC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Pr>
        <w:tc>
          <w:tcPr>
            <w:tcW w:w="3118" w:type="dxa"/>
            <w:vMerge w:val="continue"/>
            <w:tcBorders>
              <w:right w:val="single" w:color="auto" w:sz="4" w:space="0"/>
            </w:tcBorders>
          </w:tcPr>
          <w:p w14:paraId="47C8ED17">
            <w:pPr>
              <w:spacing w:before="20" w:after="20" w:line="240" w:lineRule="exact"/>
              <w:jc w:val="center"/>
              <w:rPr>
                <w:sz w:val="24"/>
              </w:rPr>
            </w:pPr>
          </w:p>
        </w:tc>
        <w:tc>
          <w:tcPr>
            <w:tcW w:w="1843" w:type="dxa"/>
            <w:tcBorders>
              <w:top w:val="single" w:color="auto" w:sz="4" w:space="0"/>
              <w:left w:val="single" w:color="auto" w:sz="4" w:space="0"/>
              <w:bottom w:val="single" w:color="auto" w:sz="4" w:space="0"/>
              <w:right w:val="single" w:color="auto" w:sz="4" w:space="0"/>
            </w:tcBorders>
          </w:tcPr>
          <w:p w14:paraId="19387B9E">
            <w:pPr>
              <w:spacing w:before="20" w:after="20" w:line="240" w:lineRule="exact"/>
              <w:jc w:val="center"/>
              <w:rPr>
                <w:sz w:val="24"/>
              </w:rPr>
            </w:pPr>
            <w:r>
              <w:rPr>
                <w:sz w:val="24"/>
              </w:rPr>
              <w:t>Ship office</w:t>
            </w:r>
          </w:p>
        </w:tc>
        <w:tc>
          <w:tcPr>
            <w:tcW w:w="1560" w:type="dxa"/>
            <w:tcBorders>
              <w:top w:val="single" w:color="auto" w:sz="4" w:space="0"/>
              <w:left w:val="single" w:color="auto" w:sz="4" w:space="0"/>
              <w:bottom w:val="single" w:color="auto" w:sz="4" w:space="0"/>
              <w:right w:val="single" w:color="auto" w:sz="4" w:space="0"/>
            </w:tcBorders>
          </w:tcPr>
          <w:p w14:paraId="23CDB4EE">
            <w:pPr>
              <w:spacing w:before="20" w:after="20" w:line="240" w:lineRule="exact"/>
              <w:jc w:val="center"/>
              <w:rPr>
                <w:sz w:val="24"/>
              </w:rPr>
            </w:pPr>
            <w:r>
              <w:rPr>
                <w:sz w:val="24"/>
              </w:rPr>
              <w:t>Tally office</w:t>
            </w:r>
          </w:p>
        </w:tc>
        <w:tc>
          <w:tcPr>
            <w:tcW w:w="1559" w:type="dxa"/>
            <w:tcBorders>
              <w:top w:val="single" w:color="auto" w:sz="4" w:space="0"/>
              <w:left w:val="single" w:color="auto" w:sz="4" w:space="0"/>
              <w:bottom w:val="single" w:color="auto" w:sz="4" w:space="0"/>
              <w:right w:val="single" w:color="auto" w:sz="4" w:space="0"/>
            </w:tcBorders>
          </w:tcPr>
          <w:p w14:paraId="2A710DF5">
            <w:pPr>
              <w:widowControl/>
              <w:jc w:val="left"/>
            </w:pPr>
            <w:r>
              <w:rPr>
                <w:rFonts w:hint="eastAsia"/>
              </w:rPr>
              <w:t>Meeting room</w:t>
            </w:r>
          </w:p>
        </w:tc>
      </w:tr>
      <w:tr w14:paraId="4466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3118" w:type="dxa"/>
            <w:vAlign w:val="center"/>
          </w:tcPr>
          <w:p w14:paraId="065970EA">
            <w:pPr>
              <w:spacing w:before="20" w:after="20" w:line="220" w:lineRule="exact"/>
              <w:rPr>
                <w:sz w:val="24"/>
              </w:rPr>
            </w:pPr>
            <w:r>
              <w:rPr>
                <w:rFonts w:hint="eastAsia"/>
                <w:sz w:val="24"/>
              </w:rPr>
              <w:t>2-</w:t>
            </w:r>
            <w:r>
              <w:rPr>
                <w:sz w:val="24"/>
              </w:rPr>
              <w:t>cabinet desk</w:t>
            </w:r>
          </w:p>
        </w:tc>
        <w:tc>
          <w:tcPr>
            <w:tcW w:w="1843" w:type="dxa"/>
            <w:tcBorders>
              <w:top w:val="single" w:color="auto" w:sz="4" w:space="0"/>
            </w:tcBorders>
            <w:vAlign w:val="center"/>
          </w:tcPr>
          <w:p w14:paraId="66358021">
            <w:pPr>
              <w:spacing w:before="20" w:after="20" w:line="220" w:lineRule="exact"/>
              <w:jc w:val="center"/>
              <w:rPr>
                <w:sz w:val="24"/>
              </w:rPr>
            </w:pPr>
            <w:r>
              <w:rPr>
                <w:rFonts w:hint="eastAsia"/>
                <w:sz w:val="24"/>
              </w:rPr>
              <w:t>2</w:t>
            </w:r>
          </w:p>
        </w:tc>
        <w:tc>
          <w:tcPr>
            <w:tcW w:w="1560" w:type="dxa"/>
            <w:tcBorders>
              <w:top w:val="single" w:color="auto" w:sz="4" w:space="0"/>
            </w:tcBorders>
            <w:vAlign w:val="center"/>
          </w:tcPr>
          <w:p w14:paraId="50FE9A00">
            <w:pPr>
              <w:spacing w:before="20" w:after="20" w:line="220" w:lineRule="exact"/>
              <w:jc w:val="center"/>
              <w:rPr>
                <w:sz w:val="24"/>
              </w:rPr>
            </w:pPr>
            <w:r>
              <w:rPr>
                <w:sz w:val="24"/>
              </w:rPr>
              <w:t>1</w:t>
            </w:r>
          </w:p>
        </w:tc>
        <w:tc>
          <w:tcPr>
            <w:tcW w:w="1559" w:type="dxa"/>
            <w:tcBorders>
              <w:top w:val="single" w:color="auto" w:sz="4" w:space="0"/>
            </w:tcBorders>
            <w:vAlign w:val="center"/>
          </w:tcPr>
          <w:p w14:paraId="0DF71ACC">
            <w:pPr>
              <w:widowControl/>
              <w:jc w:val="center"/>
            </w:pPr>
          </w:p>
        </w:tc>
      </w:tr>
      <w:tr w14:paraId="34A53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3118" w:type="dxa"/>
            <w:vAlign w:val="center"/>
          </w:tcPr>
          <w:p w14:paraId="1DD7EDD0">
            <w:pPr>
              <w:spacing w:before="20" w:after="20" w:line="220" w:lineRule="exact"/>
              <w:rPr>
                <w:sz w:val="24"/>
              </w:rPr>
            </w:pPr>
            <w:r>
              <w:rPr>
                <w:rFonts w:hint="eastAsia"/>
                <w:sz w:val="24"/>
              </w:rPr>
              <w:t xml:space="preserve">Conference </w:t>
            </w:r>
            <w:r>
              <w:rPr>
                <w:sz w:val="24"/>
              </w:rPr>
              <w:t>table</w:t>
            </w:r>
            <w:r>
              <w:rPr>
                <w:rFonts w:hint="eastAsia"/>
                <w:sz w:val="24"/>
              </w:rPr>
              <w:t xml:space="preserve"> </w:t>
            </w:r>
          </w:p>
        </w:tc>
        <w:tc>
          <w:tcPr>
            <w:tcW w:w="1843" w:type="dxa"/>
            <w:vAlign w:val="center"/>
          </w:tcPr>
          <w:p w14:paraId="179936EC">
            <w:pPr>
              <w:spacing w:before="20" w:after="20" w:line="220" w:lineRule="exact"/>
              <w:jc w:val="center"/>
              <w:rPr>
                <w:sz w:val="24"/>
              </w:rPr>
            </w:pPr>
            <w:r>
              <w:rPr>
                <w:rFonts w:hint="eastAsia"/>
                <w:sz w:val="24"/>
              </w:rPr>
              <w:t>1</w:t>
            </w:r>
          </w:p>
        </w:tc>
        <w:tc>
          <w:tcPr>
            <w:tcW w:w="1560" w:type="dxa"/>
            <w:vAlign w:val="center"/>
          </w:tcPr>
          <w:p w14:paraId="589A95FC">
            <w:pPr>
              <w:spacing w:before="20" w:after="20" w:line="220" w:lineRule="exact"/>
              <w:jc w:val="center"/>
              <w:rPr>
                <w:sz w:val="24"/>
              </w:rPr>
            </w:pPr>
            <w:r>
              <w:rPr>
                <w:rFonts w:hint="eastAsia"/>
                <w:sz w:val="24"/>
              </w:rPr>
              <w:t>-</w:t>
            </w:r>
          </w:p>
        </w:tc>
        <w:tc>
          <w:tcPr>
            <w:tcW w:w="1559" w:type="dxa"/>
            <w:vAlign w:val="center"/>
          </w:tcPr>
          <w:p w14:paraId="7AE62B50">
            <w:pPr>
              <w:widowControl/>
              <w:jc w:val="center"/>
            </w:pPr>
            <w:r>
              <w:rPr>
                <w:rFonts w:hint="eastAsia"/>
              </w:rPr>
              <w:t>1</w:t>
            </w:r>
          </w:p>
        </w:tc>
      </w:tr>
      <w:tr w14:paraId="7A12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3118" w:type="dxa"/>
            <w:vAlign w:val="center"/>
          </w:tcPr>
          <w:p w14:paraId="156B7333">
            <w:pPr>
              <w:spacing w:before="20" w:after="20" w:line="220" w:lineRule="exact"/>
              <w:rPr>
                <w:sz w:val="24"/>
              </w:rPr>
            </w:pPr>
            <w:r>
              <w:rPr>
                <w:sz w:val="24"/>
              </w:rPr>
              <w:t>Office cabinet</w:t>
            </w:r>
          </w:p>
        </w:tc>
        <w:tc>
          <w:tcPr>
            <w:tcW w:w="1843" w:type="dxa"/>
            <w:vAlign w:val="center"/>
          </w:tcPr>
          <w:p w14:paraId="1553DD39">
            <w:pPr>
              <w:spacing w:before="20" w:after="20" w:line="220" w:lineRule="exact"/>
              <w:jc w:val="center"/>
              <w:rPr>
                <w:sz w:val="24"/>
              </w:rPr>
            </w:pPr>
            <w:r>
              <w:rPr>
                <w:rFonts w:hint="eastAsia"/>
                <w:sz w:val="24"/>
              </w:rPr>
              <w:t>2</w:t>
            </w:r>
          </w:p>
        </w:tc>
        <w:tc>
          <w:tcPr>
            <w:tcW w:w="1560" w:type="dxa"/>
            <w:vAlign w:val="center"/>
          </w:tcPr>
          <w:p w14:paraId="666F616B">
            <w:pPr>
              <w:spacing w:before="20" w:after="20" w:line="220" w:lineRule="exact"/>
              <w:jc w:val="center"/>
              <w:rPr>
                <w:sz w:val="24"/>
              </w:rPr>
            </w:pPr>
            <w:r>
              <w:rPr>
                <w:sz w:val="24"/>
              </w:rPr>
              <w:t>-</w:t>
            </w:r>
          </w:p>
        </w:tc>
        <w:tc>
          <w:tcPr>
            <w:tcW w:w="1559" w:type="dxa"/>
            <w:vAlign w:val="center"/>
          </w:tcPr>
          <w:p w14:paraId="55F61932">
            <w:pPr>
              <w:widowControl/>
              <w:jc w:val="center"/>
            </w:pPr>
          </w:p>
        </w:tc>
      </w:tr>
      <w:tr w14:paraId="669F5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3118" w:type="dxa"/>
            <w:vAlign w:val="center"/>
          </w:tcPr>
          <w:p w14:paraId="253F4D73">
            <w:pPr>
              <w:spacing w:before="20" w:after="20" w:line="220" w:lineRule="exact"/>
              <w:rPr>
                <w:sz w:val="24"/>
              </w:rPr>
            </w:pPr>
            <w:r>
              <w:rPr>
                <w:sz w:val="24"/>
              </w:rPr>
              <w:t>File cabinet</w:t>
            </w:r>
          </w:p>
        </w:tc>
        <w:tc>
          <w:tcPr>
            <w:tcW w:w="1843" w:type="dxa"/>
            <w:vAlign w:val="center"/>
          </w:tcPr>
          <w:p w14:paraId="39B3DE5D">
            <w:pPr>
              <w:spacing w:before="20" w:after="20" w:line="220" w:lineRule="exact"/>
              <w:jc w:val="center"/>
              <w:rPr>
                <w:sz w:val="24"/>
              </w:rPr>
            </w:pPr>
            <w:r>
              <w:rPr>
                <w:rFonts w:hint="eastAsia"/>
                <w:sz w:val="24"/>
              </w:rPr>
              <w:t>1</w:t>
            </w:r>
          </w:p>
        </w:tc>
        <w:tc>
          <w:tcPr>
            <w:tcW w:w="1560" w:type="dxa"/>
            <w:vAlign w:val="center"/>
          </w:tcPr>
          <w:p w14:paraId="50595D9A">
            <w:pPr>
              <w:spacing w:before="20" w:after="20" w:line="220" w:lineRule="exact"/>
              <w:jc w:val="center"/>
              <w:rPr>
                <w:sz w:val="24"/>
              </w:rPr>
            </w:pPr>
            <w:r>
              <w:rPr>
                <w:sz w:val="24"/>
              </w:rPr>
              <w:t>1</w:t>
            </w:r>
          </w:p>
        </w:tc>
        <w:tc>
          <w:tcPr>
            <w:tcW w:w="1559" w:type="dxa"/>
            <w:vAlign w:val="center"/>
          </w:tcPr>
          <w:p w14:paraId="0498D1D8">
            <w:pPr>
              <w:widowControl/>
              <w:jc w:val="center"/>
            </w:pPr>
          </w:p>
        </w:tc>
      </w:tr>
      <w:tr w14:paraId="075D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3118" w:type="dxa"/>
            <w:vAlign w:val="center"/>
          </w:tcPr>
          <w:p w14:paraId="5357AF73">
            <w:pPr>
              <w:spacing w:before="20" w:after="20" w:line="220" w:lineRule="exact"/>
              <w:rPr>
                <w:sz w:val="24"/>
              </w:rPr>
            </w:pPr>
            <w:r>
              <w:rPr>
                <w:rFonts w:hint="eastAsia"/>
                <w:sz w:val="24"/>
              </w:rPr>
              <w:t xml:space="preserve">Coat hook </w:t>
            </w:r>
          </w:p>
        </w:tc>
        <w:tc>
          <w:tcPr>
            <w:tcW w:w="1843" w:type="dxa"/>
            <w:vAlign w:val="center"/>
          </w:tcPr>
          <w:p w14:paraId="6E61569E">
            <w:pPr>
              <w:spacing w:before="20" w:after="20" w:line="220" w:lineRule="exact"/>
              <w:jc w:val="center"/>
              <w:rPr>
                <w:sz w:val="24"/>
              </w:rPr>
            </w:pPr>
            <w:r>
              <w:rPr>
                <w:rFonts w:hint="eastAsia"/>
                <w:sz w:val="24"/>
              </w:rPr>
              <w:t>6</w:t>
            </w:r>
          </w:p>
        </w:tc>
        <w:tc>
          <w:tcPr>
            <w:tcW w:w="1560" w:type="dxa"/>
            <w:vAlign w:val="center"/>
          </w:tcPr>
          <w:p w14:paraId="183A35D2">
            <w:pPr>
              <w:spacing w:before="20" w:after="20" w:line="220" w:lineRule="exact"/>
              <w:jc w:val="center"/>
              <w:rPr>
                <w:sz w:val="24"/>
              </w:rPr>
            </w:pPr>
            <w:r>
              <w:rPr>
                <w:rFonts w:hint="eastAsia"/>
                <w:sz w:val="24"/>
              </w:rPr>
              <w:t>2</w:t>
            </w:r>
          </w:p>
        </w:tc>
        <w:tc>
          <w:tcPr>
            <w:tcW w:w="1559" w:type="dxa"/>
            <w:vAlign w:val="center"/>
          </w:tcPr>
          <w:p w14:paraId="44162DC6">
            <w:pPr>
              <w:widowControl/>
              <w:jc w:val="center"/>
              <w:rPr>
                <w:sz w:val="24"/>
              </w:rPr>
            </w:pPr>
            <w:r>
              <w:rPr>
                <w:rFonts w:hint="eastAsia"/>
                <w:sz w:val="24"/>
              </w:rPr>
              <w:t>12</w:t>
            </w:r>
          </w:p>
        </w:tc>
      </w:tr>
      <w:tr w14:paraId="2AE5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3118" w:type="dxa"/>
            <w:vAlign w:val="center"/>
          </w:tcPr>
          <w:p w14:paraId="39CD2E5B">
            <w:pPr>
              <w:spacing w:before="20" w:after="20" w:line="220" w:lineRule="exact"/>
              <w:rPr>
                <w:sz w:val="24"/>
              </w:rPr>
            </w:pPr>
            <w:r>
              <w:rPr>
                <w:sz w:val="24"/>
              </w:rPr>
              <w:t>W</w:t>
            </w:r>
            <w:r>
              <w:rPr>
                <w:rFonts w:hint="eastAsia"/>
                <w:sz w:val="24"/>
              </w:rPr>
              <w:t xml:space="preserve">hite board </w:t>
            </w:r>
          </w:p>
        </w:tc>
        <w:tc>
          <w:tcPr>
            <w:tcW w:w="1843" w:type="dxa"/>
            <w:vAlign w:val="center"/>
          </w:tcPr>
          <w:p w14:paraId="2221236A">
            <w:pPr>
              <w:spacing w:before="20" w:after="20" w:line="220" w:lineRule="exact"/>
              <w:jc w:val="center"/>
              <w:rPr>
                <w:sz w:val="24"/>
              </w:rPr>
            </w:pPr>
            <w:r>
              <w:rPr>
                <w:rFonts w:hint="eastAsia"/>
                <w:sz w:val="24"/>
              </w:rPr>
              <w:t>1</w:t>
            </w:r>
          </w:p>
        </w:tc>
        <w:tc>
          <w:tcPr>
            <w:tcW w:w="1560" w:type="dxa"/>
            <w:vAlign w:val="center"/>
          </w:tcPr>
          <w:p w14:paraId="0948A166">
            <w:pPr>
              <w:spacing w:before="20" w:after="20" w:line="220" w:lineRule="exact"/>
              <w:jc w:val="center"/>
              <w:rPr>
                <w:sz w:val="24"/>
              </w:rPr>
            </w:pPr>
            <w:r>
              <w:rPr>
                <w:rFonts w:hint="eastAsia"/>
                <w:sz w:val="24"/>
              </w:rPr>
              <w:t>1</w:t>
            </w:r>
          </w:p>
        </w:tc>
        <w:tc>
          <w:tcPr>
            <w:tcW w:w="1559" w:type="dxa"/>
            <w:vAlign w:val="center"/>
          </w:tcPr>
          <w:p w14:paraId="44F53A1D">
            <w:pPr>
              <w:widowControl/>
              <w:jc w:val="center"/>
              <w:rPr>
                <w:sz w:val="24"/>
              </w:rPr>
            </w:pPr>
          </w:p>
        </w:tc>
      </w:tr>
      <w:tr w14:paraId="090C5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3118" w:type="dxa"/>
            <w:vAlign w:val="center"/>
          </w:tcPr>
          <w:p w14:paraId="75E444A7">
            <w:pPr>
              <w:spacing w:before="20" w:after="20" w:line="220" w:lineRule="exact"/>
              <w:rPr>
                <w:sz w:val="24"/>
              </w:rPr>
            </w:pPr>
            <w:r>
              <w:rPr>
                <w:sz w:val="24"/>
              </w:rPr>
              <w:t>Tank sounding board (black</w:t>
            </w:r>
          </w:p>
          <w:p w14:paraId="72814CA3">
            <w:pPr>
              <w:spacing w:before="20" w:after="20" w:line="220" w:lineRule="exact"/>
              <w:rPr>
                <w:sz w:val="24"/>
              </w:rPr>
            </w:pPr>
            <w:r>
              <w:rPr>
                <w:sz w:val="24"/>
              </w:rPr>
              <w:t>letters)</w:t>
            </w:r>
          </w:p>
        </w:tc>
        <w:tc>
          <w:tcPr>
            <w:tcW w:w="1843" w:type="dxa"/>
            <w:vAlign w:val="center"/>
          </w:tcPr>
          <w:p w14:paraId="19CE9B33">
            <w:pPr>
              <w:spacing w:before="20" w:after="20" w:line="220" w:lineRule="exact"/>
              <w:jc w:val="center"/>
              <w:rPr>
                <w:sz w:val="24"/>
              </w:rPr>
            </w:pPr>
            <w:r>
              <w:rPr>
                <w:rFonts w:hint="eastAsia"/>
                <w:sz w:val="24"/>
              </w:rPr>
              <w:t>1</w:t>
            </w:r>
          </w:p>
        </w:tc>
        <w:tc>
          <w:tcPr>
            <w:tcW w:w="1560" w:type="dxa"/>
            <w:vAlign w:val="center"/>
          </w:tcPr>
          <w:p w14:paraId="6C5F7136">
            <w:pPr>
              <w:spacing w:before="20" w:after="20" w:line="220" w:lineRule="exact"/>
              <w:jc w:val="center"/>
              <w:rPr>
                <w:sz w:val="24"/>
              </w:rPr>
            </w:pPr>
            <w:r>
              <w:rPr>
                <w:rFonts w:hint="eastAsia"/>
                <w:sz w:val="24"/>
              </w:rPr>
              <w:t>-</w:t>
            </w:r>
          </w:p>
        </w:tc>
        <w:tc>
          <w:tcPr>
            <w:tcW w:w="1559" w:type="dxa"/>
            <w:vAlign w:val="center"/>
          </w:tcPr>
          <w:p w14:paraId="1453BB07">
            <w:pPr>
              <w:widowControl/>
              <w:jc w:val="center"/>
              <w:rPr>
                <w:sz w:val="24"/>
              </w:rPr>
            </w:pPr>
          </w:p>
        </w:tc>
      </w:tr>
      <w:tr w14:paraId="2A9E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3118" w:type="dxa"/>
            <w:vAlign w:val="center"/>
          </w:tcPr>
          <w:p w14:paraId="462EE906">
            <w:pPr>
              <w:spacing w:before="20" w:after="20" w:line="220" w:lineRule="exact"/>
              <w:rPr>
                <w:sz w:val="24"/>
              </w:rPr>
            </w:pPr>
            <w:r>
              <w:rPr>
                <w:sz w:val="24"/>
              </w:rPr>
              <w:t>Book rack</w:t>
            </w:r>
          </w:p>
        </w:tc>
        <w:tc>
          <w:tcPr>
            <w:tcW w:w="1843" w:type="dxa"/>
            <w:vAlign w:val="center"/>
          </w:tcPr>
          <w:p w14:paraId="2DE0A60B">
            <w:pPr>
              <w:spacing w:before="20" w:after="20" w:line="220" w:lineRule="exact"/>
              <w:jc w:val="center"/>
              <w:rPr>
                <w:sz w:val="24"/>
              </w:rPr>
            </w:pPr>
            <w:r>
              <w:rPr>
                <w:rFonts w:hint="eastAsia"/>
                <w:sz w:val="24"/>
              </w:rPr>
              <w:t>1</w:t>
            </w:r>
          </w:p>
        </w:tc>
        <w:tc>
          <w:tcPr>
            <w:tcW w:w="1560" w:type="dxa"/>
            <w:vAlign w:val="center"/>
          </w:tcPr>
          <w:p w14:paraId="2ACA2FF4">
            <w:pPr>
              <w:spacing w:before="20" w:after="20" w:line="220" w:lineRule="exact"/>
              <w:jc w:val="center"/>
              <w:rPr>
                <w:sz w:val="24"/>
              </w:rPr>
            </w:pPr>
            <w:r>
              <w:rPr>
                <w:rFonts w:hint="eastAsia"/>
                <w:sz w:val="24"/>
              </w:rPr>
              <w:t>-</w:t>
            </w:r>
          </w:p>
        </w:tc>
        <w:tc>
          <w:tcPr>
            <w:tcW w:w="1559" w:type="dxa"/>
            <w:vAlign w:val="center"/>
          </w:tcPr>
          <w:p w14:paraId="6A260573">
            <w:pPr>
              <w:widowControl/>
              <w:jc w:val="center"/>
            </w:pPr>
          </w:p>
        </w:tc>
      </w:tr>
      <w:tr w14:paraId="6625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3118" w:type="dxa"/>
            <w:vAlign w:val="center"/>
          </w:tcPr>
          <w:p w14:paraId="22354150">
            <w:pPr>
              <w:spacing w:before="20" w:after="20" w:line="220" w:lineRule="exact"/>
              <w:rPr>
                <w:sz w:val="24"/>
              </w:rPr>
            </w:pPr>
            <w:r>
              <w:rPr>
                <w:sz w:val="24"/>
              </w:rPr>
              <w:t>Chair</w:t>
            </w:r>
          </w:p>
        </w:tc>
        <w:tc>
          <w:tcPr>
            <w:tcW w:w="1843" w:type="dxa"/>
            <w:vAlign w:val="center"/>
          </w:tcPr>
          <w:p w14:paraId="3466E21F">
            <w:pPr>
              <w:spacing w:before="20" w:after="20" w:line="220" w:lineRule="exact"/>
              <w:jc w:val="center"/>
              <w:rPr>
                <w:sz w:val="24"/>
              </w:rPr>
            </w:pPr>
            <w:r>
              <w:rPr>
                <w:rFonts w:hint="eastAsia"/>
                <w:sz w:val="24"/>
              </w:rPr>
              <w:t>6</w:t>
            </w:r>
          </w:p>
        </w:tc>
        <w:tc>
          <w:tcPr>
            <w:tcW w:w="1560" w:type="dxa"/>
            <w:vAlign w:val="center"/>
          </w:tcPr>
          <w:p w14:paraId="7BD6255D">
            <w:pPr>
              <w:spacing w:before="20" w:after="20" w:line="220" w:lineRule="exact"/>
              <w:jc w:val="center"/>
              <w:rPr>
                <w:sz w:val="24"/>
              </w:rPr>
            </w:pPr>
            <w:r>
              <w:rPr>
                <w:sz w:val="24"/>
              </w:rPr>
              <w:t>1</w:t>
            </w:r>
          </w:p>
        </w:tc>
        <w:tc>
          <w:tcPr>
            <w:tcW w:w="1559" w:type="dxa"/>
            <w:vAlign w:val="center"/>
          </w:tcPr>
          <w:p w14:paraId="35EAE4D0">
            <w:pPr>
              <w:widowControl/>
              <w:jc w:val="center"/>
            </w:pPr>
            <w:r>
              <w:rPr>
                <w:rFonts w:hint="eastAsia"/>
              </w:rPr>
              <w:t>12</w:t>
            </w:r>
          </w:p>
        </w:tc>
      </w:tr>
      <w:tr w14:paraId="69DD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3118" w:type="dxa"/>
            <w:vAlign w:val="center"/>
          </w:tcPr>
          <w:p w14:paraId="300CCAA8">
            <w:pPr>
              <w:spacing w:before="20" w:after="20" w:line="220" w:lineRule="exact"/>
              <w:rPr>
                <w:sz w:val="24"/>
              </w:rPr>
            </w:pPr>
            <w:r>
              <w:rPr>
                <w:sz w:val="24"/>
              </w:rPr>
              <w:t>Revolving chair with armrests</w:t>
            </w:r>
          </w:p>
        </w:tc>
        <w:tc>
          <w:tcPr>
            <w:tcW w:w="1843" w:type="dxa"/>
            <w:vAlign w:val="center"/>
          </w:tcPr>
          <w:p w14:paraId="3BAE1113">
            <w:pPr>
              <w:spacing w:before="20" w:after="20" w:line="220" w:lineRule="exact"/>
              <w:jc w:val="center"/>
              <w:rPr>
                <w:sz w:val="24"/>
              </w:rPr>
            </w:pPr>
            <w:r>
              <w:rPr>
                <w:rFonts w:hint="eastAsia"/>
                <w:sz w:val="24"/>
              </w:rPr>
              <w:t>3</w:t>
            </w:r>
          </w:p>
        </w:tc>
        <w:tc>
          <w:tcPr>
            <w:tcW w:w="1560" w:type="dxa"/>
            <w:vAlign w:val="center"/>
          </w:tcPr>
          <w:p w14:paraId="39092A80">
            <w:pPr>
              <w:spacing w:before="20" w:after="20" w:line="220" w:lineRule="exact"/>
              <w:jc w:val="center"/>
              <w:rPr>
                <w:sz w:val="24"/>
              </w:rPr>
            </w:pPr>
            <w:r>
              <w:rPr>
                <w:rFonts w:hint="eastAsia"/>
                <w:sz w:val="24"/>
              </w:rPr>
              <w:t>-</w:t>
            </w:r>
          </w:p>
        </w:tc>
        <w:tc>
          <w:tcPr>
            <w:tcW w:w="1559" w:type="dxa"/>
            <w:vAlign w:val="center"/>
          </w:tcPr>
          <w:p w14:paraId="5EAE82D7">
            <w:pPr>
              <w:widowControl/>
              <w:jc w:val="center"/>
              <w:rPr>
                <w:sz w:val="24"/>
              </w:rPr>
            </w:pPr>
          </w:p>
        </w:tc>
      </w:tr>
      <w:tr w14:paraId="01C6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3118" w:type="dxa"/>
            <w:vAlign w:val="center"/>
          </w:tcPr>
          <w:p w14:paraId="05BE0CD9">
            <w:pPr>
              <w:spacing w:before="20" w:after="20" w:line="220" w:lineRule="exact"/>
              <w:rPr>
                <w:sz w:val="24"/>
              </w:rPr>
            </w:pPr>
            <w:r>
              <w:rPr>
                <w:rFonts w:hint="eastAsia"/>
                <w:sz w:val="24"/>
              </w:rPr>
              <w:t>Side table</w:t>
            </w:r>
          </w:p>
        </w:tc>
        <w:tc>
          <w:tcPr>
            <w:tcW w:w="1843" w:type="dxa"/>
            <w:vAlign w:val="center"/>
          </w:tcPr>
          <w:p w14:paraId="7E5239CF">
            <w:pPr>
              <w:spacing w:before="20" w:after="20" w:line="220" w:lineRule="exact"/>
              <w:jc w:val="center"/>
              <w:rPr>
                <w:sz w:val="24"/>
              </w:rPr>
            </w:pPr>
          </w:p>
        </w:tc>
        <w:tc>
          <w:tcPr>
            <w:tcW w:w="1560" w:type="dxa"/>
            <w:vAlign w:val="center"/>
          </w:tcPr>
          <w:p w14:paraId="3AE6EFBD">
            <w:pPr>
              <w:spacing w:before="20" w:after="20" w:line="220" w:lineRule="exact"/>
              <w:jc w:val="center"/>
              <w:rPr>
                <w:sz w:val="24"/>
              </w:rPr>
            </w:pPr>
          </w:p>
        </w:tc>
        <w:tc>
          <w:tcPr>
            <w:tcW w:w="1559" w:type="dxa"/>
            <w:vAlign w:val="center"/>
          </w:tcPr>
          <w:p w14:paraId="4C3426C8">
            <w:pPr>
              <w:widowControl/>
              <w:jc w:val="center"/>
              <w:rPr>
                <w:sz w:val="24"/>
              </w:rPr>
            </w:pPr>
            <w:r>
              <w:rPr>
                <w:rFonts w:hint="eastAsia"/>
                <w:sz w:val="24"/>
              </w:rPr>
              <w:t>1</w:t>
            </w:r>
          </w:p>
        </w:tc>
      </w:tr>
      <w:tr w14:paraId="5BCE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3118" w:type="dxa"/>
            <w:vAlign w:val="center"/>
          </w:tcPr>
          <w:p w14:paraId="7EFA7F3C">
            <w:pPr>
              <w:spacing w:before="20" w:after="20" w:line="220" w:lineRule="exact"/>
              <w:jc w:val="left"/>
              <w:rPr>
                <w:b/>
                <w:i/>
                <w:sz w:val="24"/>
              </w:rPr>
            </w:pPr>
            <w:r>
              <w:rPr>
                <w:b/>
                <w:i/>
                <w:sz w:val="24"/>
              </w:rPr>
              <w:t>Refrigerator (abt. 100 L)</w:t>
            </w:r>
          </w:p>
        </w:tc>
        <w:tc>
          <w:tcPr>
            <w:tcW w:w="1843" w:type="dxa"/>
            <w:vAlign w:val="center"/>
          </w:tcPr>
          <w:p w14:paraId="2859DFE1">
            <w:pPr>
              <w:spacing w:before="20" w:after="20" w:line="220" w:lineRule="exact"/>
              <w:jc w:val="center"/>
              <w:rPr>
                <w:b/>
                <w:i/>
                <w:sz w:val="24"/>
              </w:rPr>
            </w:pPr>
            <w:r>
              <w:rPr>
                <w:b/>
                <w:i/>
                <w:sz w:val="24"/>
              </w:rPr>
              <w:t>1</w:t>
            </w:r>
          </w:p>
        </w:tc>
        <w:tc>
          <w:tcPr>
            <w:tcW w:w="1560" w:type="dxa"/>
            <w:vAlign w:val="center"/>
          </w:tcPr>
          <w:p w14:paraId="13D19738">
            <w:pPr>
              <w:spacing w:before="20" w:after="20" w:line="220" w:lineRule="exact"/>
              <w:jc w:val="center"/>
              <w:rPr>
                <w:b/>
                <w:i/>
                <w:sz w:val="24"/>
              </w:rPr>
            </w:pPr>
            <w:r>
              <w:rPr>
                <w:b/>
                <w:i/>
                <w:sz w:val="24"/>
              </w:rPr>
              <w:t>1</w:t>
            </w:r>
          </w:p>
        </w:tc>
        <w:tc>
          <w:tcPr>
            <w:tcW w:w="1559" w:type="dxa"/>
            <w:vAlign w:val="center"/>
          </w:tcPr>
          <w:p w14:paraId="2FC61CC4">
            <w:pPr>
              <w:widowControl/>
              <w:jc w:val="center"/>
              <w:rPr>
                <w:b/>
                <w:i/>
                <w:sz w:val="24"/>
              </w:rPr>
            </w:pPr>
            <w:r>
              <w:rPr>
                <w:b/>
                <w:i/>
                <w:sz w:val="24"/>
              </w:rPr>
              <w:t>1</w:t>
            </w:r>
          </w:p>
        </w:tc>
      </w:tr>
    </w:tbl>
    <w:p w14:paraId="24B5FA9C">
      <w:pPr>
        <w:spacing w:after="156" w:afterLines="50"/>
        <w:ind w:firstLine="864"/>
        <w:rPr>
          <w:sz w:val="24"/>
          <w:u w:val="single"/>
        </w:rPr>
      </w:pPr>
    </w:p>
    <w:p w14:paraId="5EBCE959">
      <w:pPr>
        <w:spacing w:after="156" w:afterLines="50"/>
        <w:ind w:firstLine="864"/>
        <w:rPr>
          <w:sz w:val="24"/>
          <w:u w:val="single"/>
        </w:rPr>
      </w:pPr>
    </w:p>
    <w:p w14:paraId="2D941170">
      <w:pPr>
        <w:ind w:firstLine="862"/>
        <w:rPr>
          <w:sz w:val="24"/>
          <w:u w:val="single"/>
        </w:rPr>
      </w:pPr>
    </w:p>
    <w:p w14:paraId="108B7AF4">
      <w:pPr>
        <w:spacing w:after="156" w:afterLines="50"/>
        <w:ind w:firstLine="864" w:firstLineChars="360"/>
        <w:rPr>
          <w:kern w:val="0"/>
          <w:sz w:val="24"/>
          <w:u w:val="single"/>
        </w:rPr>
      </w:pPr>
    </w:p>
    <w:p w14:paraId="756428ED">
      <w:pPr>
        <w:spacing w:after="156" w:afterLines="50"/>
        <w:ind w:firstLine="864" w:firstLineChars="360"/>
        <w:rPr>
          <w:sz w:val="24"/>
        </w:rPr>
      </w:pPr>
      <w:r>
        <w:rPr>
          <w:kern w:val="0"/>
          <w:sz w:val="24"/>
          <w:u w:val="single"/>
        </w:rPr>
        <w:t>Hospital</w:t>
      </w:r>
      <w:r>
        <w:rPr>
          <w:rFonts w:eastAsia="Times New Roman"/>
          <w:position w:val="-1"/>
          <w:sz w:val="24"/>
          <w:u w:val="single" w:color="000000"/>
        </w:rPr>
        <w:t>and M</w:t>
      </w:r>
      <w:r>
        <w:rPr>
          <w:rFonts w:eastAsia="Times New Roman"/>
          <w:spacing w:val="-1"/>
          <w:position w:val="-1"/>
          <w:sz w:val="24"/>
          <w:u w:val="single" w:color="000000"/>
        </w:rPr>
        <w:t>e</w:t>
      </w:r>
      <w:r>
        <w:rPr>
          <w:rFonts w:eastAsia="Times New Roman"/>
          <w:position w:val="-1"/>
          <w:sz w:val="24"/>
          <w:u w:val="single" w:color="000000"/>
        </w:rPr>
        <w:t>dicine</w:t>
      </w:r>
      <w:r>
        <w:rPr>
          <w:rFonts w:hint="eastAsia"/>
          <w:position w:val="-1"/>
          <w:sz w:val="24"/>
          <w:u w:val="single" w:color="000000"/>
        </w:rPr>
        <w:t xml:space="preserve"> </w:t>
      </w:r>
      <w:r>
        <w:rPr>
          <w:rFonts w:eastAsia="Times New Roman"/>
          <w:position w:val="-1"/>
          <w:sz w:val="24"/>
          <w:u w:val="single" w:color="000000"/>
        </w:rPr>
        <w:t>l</w:t>
      </w:r>
      <w:r>
        <w:rPr>
          <w:rFonts w:eastAsia="Times New Roman"/>
          <w:spacing w:val="3"/>
          <w:position w:val="-1"/>
          <w:sz w:val="24"/>
          <w:u w:val="single" w:color="000000"/>
        </w:rPr>
        <w:t>o</w:t>
      </w:r>
      <w:r>
        <w:rPr>
          <w:rFonts w:eastAsia="Times New Roman"/>
          <w:spacing w:val="-1"/>
          <w:position w:val="-1"/>
          <w:sz w:val="24"/>
          <w:u w:val="single" w:color="000000"/>
        </w:rPr>
        <w:t>c</w:t>
      </w:r>
      <w:r>
        <w:rPr>
          <w:rFonts w:eastAsia="Times New Roman"/>
          <w:position w:val="-1"/>
          <w:sz w:val="24"/>
          <w:u w:val="single" w:color="000000"/>
        </w:rPr>
        <w:t>k</w:t>
      </w:r>
      <w:r>
        <w:rPr>
          <w:rFonts w:eastAsia="Times New Roman"/>
          <w:spacing w:val="-1"/>
          <w:position w:val="-1"/>
          <w:sz w:val="24"/>
          <w:u w:val="single" w:color="000000"/>
        </w:rPr>
        <w:t>e</w:t>
      </w:r>
      <w:r>
        <w:rPr>
          <w:rFonts w:eastAsia="Times New Roman"/>
          <w:position w:val="-1"/>
          <w:sz w:val="24"/>
          <w:u w:val="single" w:color="000000"/>
        </w:rPr>
        <w:t>r</w:t>
      </w:r>
    </w:p>
    <w:tbl>
      <w:tblPr>
        <w:tblStyle w:val="40"/>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11"/>
        <w:gridCol w:w="3968"/>
      </w:tblGrid>
      <w:tr w14:paraId="5D39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blHeader/>
        </w:trPr>
        <w:tc>
          <w:tcPr>
            <w:tcW w:w="4111" w:type="dxa"/>
          </w:tcPr>
          <w:p w14:paraId="59A33046">
            <w:pPr>
              <w:spacing w:before="20" w:after="20" w:line="240" w:lineRule="exact"/>
              <w:jc w:val="center"/>
              <w:rPr>
                <w:sz w:val="24"/>
              </w:rPr>
            </w:pPr>
            <w:r>
              <w:rPr>
                <w:sz w:val="24"/>
              </w:rPr>
              <w:t>Item</w:t>
            </w:r>
          </w:p>
        </w:tc>
        <w:tc>
          <w:tcPr>
            <w:tcW w:w="3968" w:type="dxa"/>
          </w:tcPr>
          <w:p w14:paraId="40FB57D3">
            <w:pPr>
              <w:spacing w:before="20" w:after="20" w:line="240" w:lineRule="exact"/>
              <w:jc w:val="center"/>
              <w:rPr>
                <w:sz w:val="24"/>
              </w:rPr>
            </w:pPr>
            <w:r>
              <w:rPr>
                <w:sz w:val="24"/>
              </w:rPr>
              <w:t>Number</w:t>
            </w:r>
          </w:p>
        </w:tc>
      </w:tr>
      <w:tr w14:paraId="1275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4111" w:type="dxa"/>
          </w:tcPr>
          <w:p w14:paraId="3D79E91A">
            <w:pPr>
              <w:spacing w:before="20" w:after="20" w:line="240" w:lineRule="exact"/>
              <w:jc w:val="left"/>
              <w:rPr>
                <w:sz w:val="24"/>
              </w:rPr>
            </w:pPr>
            <w:r>
              <w:rPr>
                <w:sz w:val="24"/>
              </w:rPr>
              <w:t>Bed (steel with adjustable type)</w:t>
            </w:r>
          </w:p>
        </w:tc>
        <w:tc>
          <w:tcPr>
            <w:tcW w:w="3968" w:type="dxa"/>
          </w:tcPr>
          <w:p w14:paraId="37593B25">
            <w:pPr>
              <w:spacing w:before="20" w:after="20" w:line="240" w:lineRule="exact"/>
              <w:jc w:val="center"/>
              <w:rPr>
                <w:sz w:val="24"/>
              </w:rPr>
            </w:pPr>
            <w:r>
              <w:rPr>
                <w:sz w:val="24"/>
              </w:rPr>
              <w:t>1</w:t>
            </w:r>
          </w:p>
        </w:tc>
      </w:tr>
      <w:tr w14:paraId="4AACB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4111" w:type="dxa"/>
          </w:tcPr>
          <w:p w14:paraId="4EB49A3E">
            <w:pPr>
              <w:spacing w:before="20" w:after="20" w:line="240" w:lineRule="exact"/>
              <w:jc w:val="left"/>
              <w:rPr>
                <w:sz w:val="24"/>
              </w:rPr>
            </w:pPr>
            <w:r>
              <w:rPr>
                <w:sz w:val="24"/>
              </w:rPr>
              <w:t>C</w:t>
            </w:r>
            <w:r>
              <w:rPr>
                <w:rFonts w:hint="eastAsia"/>
                <w:sz w:val="24"/>
              </w:rPr>
              <w:t>urtain around the bed</w:t>
            </w:r>
          </w:p>
        </w:tc>
        <w:tc>
          <w:tcPr>
            <w:tcW w:w="3968" w:type="dxa"/>
          </w:tcPr>
          <w:p w14:paraId="50AA271D">
            <w:pPr>
              <w:spacing w:before="20" w:after="20" w:line="240" w:lineRule="exact"/>
              <w:jc w:val="center"/>
              <w:rPr>
                <w:sz w:val="24"/>
              </w:rPr>
            </w:pPr>
            <w:r>
              <w:rPr>
                <w:rFonts w:hint="eastAsia"/>
                <w:sz w:val="24"/>
              </w:rPr>
              <w:t>1</w:t>
            </w:r>
          </w:p>
        </w:tc>
      </w:tr>
      <w:tr w14:paraId="5FA59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4111" w:type="dxa"/>
          </w:tcPr>
          <w:p w14:paraId="00EA9EA9">
            <w:pPr>
              <w:spacing w:before="20" w:after="20" w:line="240" w:lineRule="exact"/>
              <w:jc w:val="left"/>
              <w:rPr>
                <w:sz w:val="24"/>
              </w:rPr>
            </w:pPr>
            <w:r>
              <w:rPr>
                <w:sz w:val="24"/>
              </w:rPr>
              <w:t>Wardrobe</w:t>
            </w:r>
          </w:p>
        </w:tc>
        <w:tc>
          <w:tcPr>
            <w:tcW w:w="3968" w:type="dxa"/>
          </w:tcPr>
          <w:p w14:paraId="4884947B">
            <w:pPr>
              <w:spacing w:before="20" w:after="20" w:line="240" w:lineRule="exact"/>
              <w:jc w:val="center"/>
              <w:rPr>
                <w:sz w:val="24"/>
              </w:rPr>
            </w:pPr>
            <w:r>
              <w:rPr>
                <w:sz w:val="24"/>
              </w:rPr>
              <w:t>1</w:t>
            </w:r>
          </w:p>
        </w:tc>
      </w:tr>
      <w:tr w14:paraId="57893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4111" w:type="dxa"/>
          </w:tcPr>
          <w:p w14:paraId="62EE3F52">
            <w:pPr>
              <w:spacing w:before="20" w:after="20" w:line="240" w:lineRule="exact"/>
              <w:jc w:val="left"/>
              <w:rPr>
                <w:sz w:val="24"/>
              </w:rPr>
            </w:pPr>
            <w:r>
              <w:rPr>
                <w:sz w:val="24"/>
              </w:rPr>
              <w:t>Desk</w:t>
            </w:r>
          </w:p>
        </w:tc>
        <w:tc>
          <w:tcPr>
            <w:tcW w:w="3968" w:type="dxa"/>
          </w:tcPr>
          <w:p w14:paraId="6A69ED2C">
            <w:pPr>
              <w:spacing w:before="20" w:after="20" w:line="240" w:lineRule="exact"/>
              <w:jc w:val="center"/>
              <w:rPr>
                <w:sz w:val="24"/>
              </w:rPr>
            </w:pPr>
            <w:r>
              <w:rPr>
                <w:sz w:val="24"/>
              </w:rPr>
              <w:t>1</w:t>
            </w:r>
          </w:p>
        </w:tc>
      </w:tr>
      <w:tr w14:paraId="1FEE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4111" w:type="dxa"/>
          </w:tcPr>
          <w:p w14:paraId="0E6BCEE6">
            <w:pPr>
              <w:spacing w:before="20" w:after="20" w:line="240" w:lineRule="exact"/>
              <w:jc w:val="left"/>
              <w:rPr>
                <w:sz w:val="24"/>
              </w:rPr>
            </w:pPr>
            <w:r>
              <w:rPr>
                <w:sz w:val="24"/>
              </w:rPr>
              <w:t>Chair</w:t>
            </w:r>
          </w:p>
        </w:tc>
        <w:tc>
          <w:tcPr>
            <w:tcW w:w="3968" w:type="dxa"/>
          </w:tcPr>
          <w:p w14:paraId="27A01844">
            <w:pPr>
              <w:spacing w:before="20" w:after="20" w:line="240" w:lineRule="exact"/>
              <w:jc w:val="center"/>
              <w:rPr>
                <w:sz w:val="24"/>
              </w:rPr>
            </w:pPr>
            <w:r>
              <w:rPr>
                <w:sz w:val="24"/>
              </w:rPr>
              <w:t>2</w:t>
            </w:r>
          </w:p>
        </w:tc>
      </w:tr>
      <w:tr w14:paraId="1D517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4111" w:type="dxa"/>
          </w:tcPr>
          <w:p w14:paraId="6C35E636">
            <w:pPr>
              <w:spacing w:before="20" w:after="20" w:line="240" w:lineRule="exact"/>
              <w:jc w:val="left"/>
              <w:rPr>
                <w:sz w:val="24"/>
              </w:rPr>
            </w:pPr>
            <w:r>
              <w:rPr>
                <w:rFonts w:hint="eastAsia"/>
                <w:sz w:val="24"/>
              </w:rPr>
              <w:t>Wash basin</w:t>
            </w:r>
          </w:p>
        </w:tc>
        <w:tc>
          <w:tcPr>
            <w:tcW w:w="3968" w:type="dxa"/>
          </w:tcPr>
          <w:p w14:paraId="1F4A1327">
            <w:pPr>
              <w:spacing w:before="20" w:after="20" w:line="240" w:lineRule="exact"/>
              <w:jc w:val="center"/>
              <w:rPr>
                <w:sz w:val="24"/>
              </w:rPr>
            </w:pPr>
            <w:r>
              <w:rPr>
                <w:rFonts w:hint="eastAsia"/>
                <w:sz w:val="24"/>
              </w:rPr>
              <w:t>1</w:t>
            </w:r>
          </w:p>
        </w:tc>
      </w:tr>
      <w:tr w14:paraId="071EE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4111" w:type="dxa"/>
          </w:tcPr>
          <w:p w14:paraId="3C5F6ED1">
            <w:pPr>
              <w:spacing w:before="20" w:after="20" w:line="240" w:lineRule="exact"/>
              <w:jc w:val="left"/>
              <w:rPr>
                <w:sz w:val="24"/>
              </w:rPr>
            </w:pPr>
            <w:r>
              <w:rPr>
                <w:sz w:val="24"/>
              </w:rPr>
              <w:t>Mirror</w:t>
            </w:r>
          </w:p>
        </w:tc>
        <w:tc>
          <w:tcPr>
            <w:tcW w:w="3968" w:type="dxa"/>
          </w:tcPr>
          <w:p w14:paraId="29EC5C6E">
            <w:pPr>
              <w:spacing w:before="20" w:after="20" w:line="240" w:lineRule="exact"/>
              <w:jc w:val="center"/>
              <w:rPr>
                <w:sz w:val="24"/>
              </w:rPr>
            </w:pPr>
            <w:r>
              <w:rPr>
                <w:sz w:val="24"/>
              </w:rPr>
              <w:t>1</w:t>
            </w:r>
          </w:p>
        </w:tc>
      </w:tr>
      <w:tr w14:paraId="449D0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4111" w:type="dxa"/>
          </w:tcPr>
          <w:p w14:paraId="3DF7298F">
            <w:pPr>
              <w:spacing w:before="20" w:after="20" w:line="240" w:lineRule="exact"/>
              <w:jc w:val="left"/>
              <w:rPr>
                <w:sz w:val="24"/>
              </w:rPr>
            </w:pPr>
            <w:r>
              <w:rPr>
                <w:sz w:val="24"/>
              </w:rPr>
              <w:t>O</w:t>
            </w:r>
            <w:r>
              <w:rPr>
                <w:sz w:val="24"/>
                <w:vertAlign w:val="subscript"/>
              </w:rPr>
              <w:t>2</w:t>
            </w:r>
            <w:r>
              <w:rPr>
                <w:sz w:val="24"/>
              </w:rPr>
              <w:t xml:space="preserve"> bottle and </w:t>
            </w:r>
            <w:r>
              <w:rPr>
                <w:rFonts w:hint="eastAsia"/>
                <w:sz w:val="24"/>
              </w:rPr>
              <w:t>h</w:t>
            </w:r>
            <w:r>
              <w:rPr>
                <w:sz w:val="24"/>
              </w:rPr>
              <w:t>older</w:t>
            </w:r>
          </w:p>
        </w:tc>
        <w:tc>
          <w:tcPr>
            <w:tcW w:w="3968" w:type="dxa"/>
          </w:tcPr>
          <w:p w14:paraId="7141D0CD">
            <w:pPr>
              <w:spacing w:before="20" w:after="20" w:line="240" w:lineRule="exact"/>
              <w:jc w:val="center"/>
              <w:rPr>
                <w:sz w:val="24"/>
              </w:rPr>
            </w:pPr>
            <w:r>
              <w:rPr>
                <w:sz w:val="24"/>
              </w:rPr>
              <w:t>1</w:t>
            </w:r>
          </w:p>
        </w:tc>
      </w:tr>
      <w:tr w14:paraId="7525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4111" w:type="dxa"/>
          </w:tcPr>
          <w:p w14:paraId="49ED39F2">
            <w:pPr>
              <w:spacing w:before="20" w:after="20" w:line="240" w:lineRule="exact"/>
              <w:jc w:val="left"/>
              <w:rPr>
                <w:sz w:val="24"/>
              </w:rPr>
            </w:pPr>
            <w:r>
              <w:rPr>
                <w:sz w:val="24"/>
              </w:rPr>
              <w:t>Stretcher</w:t>
            </w:r>
          </w:p>
        </w:tc>
        <w:tc>
          <w:tcPr>
            <w:tcW w:w="3968" w:type="dxa"/>
          </w:tcPr>
          <w:p w14:paraId="34175E60">
            <w:pPr>
              <w:spacing w:before="20" w:after="20" w:line="240" w:lineRule="exact"/>
              <w:jc w:val="center"/>
              <w:rPr>
                <w:sz w:val="24"/>
              </w:rPr>
            </w:pPr>
            <w:r>
              <w:rPr>
                <w:sz w:val="24"/>
              </w:rPr>
              <w:t>1</w:t>
            </w:r>
          </w:p>
        </w:tc>
      </w:tr>
      <w:tr w14:paraId="743BA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4111" w:type="dxa"/>
          </w:tcPr>
          <w:p w14:paraId="4AE952A9">
            <w:pPr>
              <w:spacing w:before="20" w:after="20" w:line="240" w:lineRule="exact"/>
              <w:jc w:val="left"/>
              <w:rPr>
                <w:sz w:val="24"/>
              </w:rPr>
            </w:pPr>
            <w:r>
              <w:rPr>
                <w:sz w:val="24"/>
              </w:rPr>
              <w:t>Garbage bin (medical type)</w:t>
            </w:r>
          </w:p>
        </w:tc>
        <w:tc>
          <w:tcPr>
            <w:tcW w:w="3968" w:type="dxa"/>
          </w:tcPr>
          <w:p w14:paraId="2779DAA6">
            <w:pPr>
              <w:spacing w:before="20" w:after="20" w:line="240" w:lineRule="exact"/>
              <w:jc w:val="center"/>
              <w:rPr>
                <w:sz w:val="24"/>
              </w:rPr>
            </w:pPr>
            <w:r>
              <w:rPr>
                <w:sz w:val="24"/>
              </w:rPr>
              <w:t>1</w:t>
            </w:r>
            <w:r>
              <w:rPr>
                <w:rFonts w:hint="eastAsia"/>
                <w:sz w:val="24"/>
              </w:rPr>
              <w:t xml:space="preserve"> </w:t>
            </w:r>
          </w:p>
        </w:tc>
      </w:tr>
      <w:tr w14:paraId="5A0DF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4111" w:type="dxa"/>
          </w:tcPr>
          <w:p w14:paraId="3C31E3E0">
            <w:pPr>
              <w:spacing w:before="20" w:after="20" w:line="240" w:lineRule="exact"/>
              <w:jc w:val="left"/>
              <w:rPr>
                <w:sz w:val="24"/>
              </w:rPr>
            </w:pPr>
            <w:r>
              <w:rPr>
                <w:rFonts w:hint="eastAsia"/>
                <w:sz w:val="24"/>
              </w:rPr>
              <w:t>Coat hook</w:t>
            </w:r>
          </w:p>
        </w:tc>
        <w:tc>
          <w:tcPr>
            <w:tcW w:w="3968" w:type="dxa"/>
          </w:tcPr>
          <w:p w14:paraId="162920DA">
            <w:pPr>
              <w:spacing w:before="20" w:after="20" w:line="240" w:lineRule="exact"/>
              <w:jc w:val="center"/>
              <w:rPr>
                <w:sz w:val="24"/>
              </w:rPr>
            </w:pPr>
            <w:r>
              <w:rPr>
                <w:rFonts w:hint="eastAsia"/>
                <w:sz w:val="24"/>
              </w:rPr>
              <w:t>2</w:t>
            </w:r>
          </w:p>
        </w:tc>
      </w:tr>
      <w:tr w14:paraId="0F0D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4111" w:type="dxa"/>
          </w:tcPr>
          <w:p w14:paraId="60E901F2">
            <w:pPr>
              <w:spacing w:before="20" w:after="20" w:line="240" w:lineRule="exact"/>
              <w:jc w:val="left"/>
              <w:rPr>
                <w:sz w:val="24"/>
              </w:rPr>
            </w:pPr>
            <w:r>
              <w:rPr>
                <w:sz w:val="24"/>
              </w:rPr>
              <w:t>Medical cabinet</w:t>
            </w:r>
            <w:r>
              <w:rPr>
                <w:rFonts w:hint="eastAsia"/>
                <w:sz w:val="24"/>
              </w:rPr>
              <w:t xml:space="preserve"> </w:t>
            </w:r>
            <w:r>
              <w:rPr>
                <w:sz w:val="24"/>
              </w:rPr>
              <w:t>(LxWxH)</w:t>
            </w:r>
          </w:p>
        </w:tc>
        <w:tc>
          <w:tcPr>
            <w:tcW w:w="3968" w:type="dxa"/>
          </w:tcPr>
          <w:p w14:paraId="6958D9A8">
            <w:pPr>
              <w:spacing w:before="20" w:after="20" w:line="240" w:lineRule="exact"/>
              <w:jc w:val="center"/>
              <w:rPr>
                <w:sz w:val="24"/>
              </w:rPr>
            </w:pPr>
            <w:r>
              <w:rPr>
                <w:rFonts w:hint="eastAsia"/>
                <w:sz w:val="24"/>
              </w:rPr>
              <w:t xml:space="preserve">1 </w:t>
            </w:r>
          </w:p>
        </w:tc>
      </w:tr>
      <w:tr w14:paraId="3C33F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4111" w:type="dxa"/>
          </w:tcPr>
          <w:p w14:paraId="6904A696">
            <w:pPr>
              <w:spacing w:before="20" w:after="20" w:line="240" w:lineRule="exact"/>
              <w:jc w:val="left"/>
              <w:rPr>
                <w:sz w:val="24"/>
              </w:rPr>
            </w:pPr>
            <w:r>
              <w:rPr>
                <w:sz w:val="24"/>
              </w:rPr>
              <w:t>First-aid cabinet</w:t>
            </w:r>
          </w:p>
        </w:tc>
        <w:tc>
          <w:tcPr>
            <w:tcW w:w="3968" w:type="dxa"/>
          </w:tcPr>
          <w:p w14:paraId="13AD0655">
            <w:pPr>
              <w:spacing w:before="20" w:after="20" w:line="240" w:lineRule="exact"/>
              <w:jc w:val="center"/>
              <w:rPr>
                <w:sz w:val="24"/>
              </w:rPr>
            </w:pPr>
            <w:r>
              <w:rPr>
                <w:rFonts w:hint="eastAsia"/>
                <w:sz w:val="24"/>
              </w:rPr>
              <w:t>1</w:t>
            </w:r>
          </w:p>
        </w:tc>
      </w:tr>
      <w:tr w14:paraId="2E86D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4111" w:type="dxa"/>
          </w:tcPr>
          <w:p w14:paraId="232207E6">
            <w:pPr>
              <w:spacing w:before="20" w:after="20" w:line="240" w:lineRule="exact"/>
              <w:jc w:val="left"/>
              <w:rPr>
                <w:sz w:val="24"/>
              </w:rPr>
            </w:pPr>
            <w:r>
              <w:rPr>
                <w:sz w:val="24"/>
              </w:rPr>
              <w:t>Refrigerator (abt. 100 L)</w:t>
            </w:r>
          </w:p>
        </w:tc>
        <w:tc>
          <w:tcPr>
            <w:tcW w:w="3968" w:type="dxa"/>
          </w:tcPr>
          <w:p w14:paraId="3D0F8DD1">
            <w:pPr>
              <w:spacing w:before="20" w:after="20" w:line="240" w:lineRule="exact"/>
              <w:jc w:val="center"/>
              <w:rPr>
                <w:sz w:val="24"/>
              </w:rPr>
            </w:pPr>
            <w:r>
              <w:rPr>
                <w:rFonts w:hint="eastAsia"/>
                <w:sz w:val="24"/>
              </w:rPr>
              <w:t>1</w:t>
            </w:r>
          </w:p>
        </w:tc>
      </w:tr>
    </w:tbl>
    <w:p w14:paraId="7B86FCBF">
      <w:pPr>
        <w:rPr>
          <w:snapToGrid w:val="0"/>
          <w:sz w:val="24"/>
        </w:rPr>
      </w:pPr>
    </w:p>
    <w:p w14:paraId="54612D11">
      <w:pPr>
        <w:rPr>
          <w:snapToGrid w:val="0"/>
          <w:sz w:val="24"/>
        </w:rPr>
      </w:pPr>
    </w:p>
    <w:p w14:paraId="70BAE114">
      <w:pPr>
        <w:spacing w:after="156" w:afterLines="50"/>
        <w:ind w:firstLine="864" w:firstLineChars="360"/>
        <w:rPr>
          <w:sz w:val="24"/>
        </w:rPr>
      </w:pPr>
      <w:r>
        <w:rPr>
          <w:sz w:val="24"/>
          <w:u w:val="single"/>
        </w:rPr>
        <w:t>Control space</w:t>
      </w:r>
    </w:p>
    <w:tbl>
      <w:tblPr>
        <w:tblStyle w:val="40"/>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91"/>
        <w:gridCol w:w="2508"/>
        <w:gridCol w:w="2058"/>
      </w:tblGrid>
      <w:tr w14:paraId="7E423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591" w:type="dxa"/>
            <w:vMerge w:val="restart"/>
            <w:vAlign w:val="center"/>
          </w:tcPr>
          <w:p w14:paraId="5C0A0232">
            <w:pPr>
              <w:spacing w:line="280" w:lineRule="exact"/>
              <w:jc w:val="center"/>
              <w:rPr>
                <w:sz w:val="24"/>
              </w:rPr>
            </w:pPr>
            <w:r>
              <w:rPr>
                <w:sz w:val="24"/>
              </w:rPr>
              <w:t>Item</w:t>
            </w:r>
          </w:p>
        </w:tc>
        <w:tc>
          <w:tcPr>
            <w:tcW w:w="4566" w:type="dxa"/>
            <w:gridSpan w:val="2"/>
          </w:tcPr>
          <w:p w14:paraId="7235971B">
            <w:pPr>
              <w:spacing w:line="280" w:lineRule="exact"/>
              <w:jc w:val="center"/>
              <w:rPr>
                <w:sz w:val="24"/>
              </w:rPr>
            </w:pPr>
            <w:r>
              <w:rPr>
                <w:sz w:val="24"/>
              </w:rPr>
              <w:t>Number</w:t>
            </w:r>
          </w:p>
        </w:tc>
      </w:tr>
      <w:tr w14:paraId="54469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591" w:type="dxa"/>
            <w:vMerge w:val="continue"/>
          </w:tcPr>
          <w:p w14:paraId="3620A13F">
            <w:pPr>
              <w:spacing w:line="280" w:lineRule="exact"/>
              <w:jc w:val="center"/>
              <w:rPr>
                <w:sz w:val="24"/>
              </w:rPr>
            </w:pPr>
          </w:p>
        </w:tc>
        <w:tc>
          <w:tcPr>
            <w:tcW w:w="2508" w:type="dxa"/>
          </w:tcPr>
          <w:p w14:paraId="2AC4009E">
            <w:pPr>
              <w:spacing w:line="280" w:lineRule="exact"/>
              <w:jc w:val="center"/>
              <w:rPr>
                <w:sz w:val="24"/>
              </w:rPr>
            </w:pPr>
            <w:r>
              <w:rPr>
                <w:sz w:val="24"/>
              </w:rPr>
              <w:t>Wheel</w:t>
            </w:r>
            <w:r>
              <w:rPr>
                <w:rFonts w:hint="eastAsia"/>
                <w:sz w:val="24"/>
              </w:rPr>
              <w:t>h</w:t>
            </w:r>
            <w:r>
              <w:rPr>
                <w:sz w:val="24"/>
              </w:rPr>
              <w:t>ouse</w:t>
            </w:r>
          </w:p>
        </w:tc>
        <w:tc>
          <w:tcPr>
            <w:tcW w:w="2058" w:type="dxa"/>
          </w:tcPr>
          <w:p w14:paraId="34E8F2E0">
            <w:pPr>
              <w:spacing w:line="280" w:lineRule="exact"/>
              <w:jc w:val="center"/>
              <w:rPr>
                <w:sz w:val="24"/>
              </w:rPr>
            </w:pPr>
            <w:r>
              <w:rPr>
                <w:sz w:val="24"/>
              </w:rPr>
              <w:t>Engine control room</w:t>
            </w:r>
          </w:p>
        </w:tc>
      </w:tr>
      <w:tr w14:paraId="50FC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330E24CC">
            <w:pPr>
              <w:spacing w:line="280" w:lineRule="exact"/>
              <w:rPr>
                <w:sz w:val="24"/>
              </w:rPr>
            </w:pPr>
            <w:r>
              <w:rPr>
                <w:sz w:val="24"/>
              </w:rPr>
              <w:t>Chart table (with chronometer)</w:t>
            </w:r>
          </w:p>
        </w:tc>
        <w:tc>
          <w:tcPr>
            <w:tcW w:w="2508" w:type="dxa"/>
          </w:tcPr>
          <w:p w14:paraId="52C811CC">
            <w:pPr>
              <w:spacing w:line="280" w:lineRule="exact"/>
              <w:jc w:val="center"/>
              <w:rPr>
                <w:sz w:val="24"/>
              </w:rPr>
            </w:pPr>
            <w:r>
              <w:rPr>
                <w:sz w:val="24"/>
              </w:rPr>
              <w:t>1</w:t>
            </w:r>
          </w:p>
        </w:tc>
        <w:tc>
          <w:tcPr>
            <w:tcW w:w="2058" w:type="dxa"/>
          </w:tcPr>
          <w:p w14:paraId="2675295C">
            <w:pPr>
              <w:spacing w:line="280" w:lineRule="exact"/>
              <w:jc w:val="center"/>
              <w:rPr>
                <w:sz w:val="24"/>
              </w:rPr>
            </w:pPr>
            <w:r>
              <w:rPr>
                <w:sz w:val="24"/>
              </w:rPr>
              <w:t>-</w:t>
            </w:r>
          </w:p>
        </w:tc>
      </w:tr>
      <w:tr w14:paraId="699BF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7FF2A0D3">
            <w:pPr>
              <w:spacing w:line="280" w:lineRule="exact"/>
              <w:rPr>
                <w:sz w:val="24"/>
              </w:rPr>
            </w:pPr>
            <w:r>
              <w:rPr>
                <w:sz w:val="24"/>
              </w:rPr>
              <w:t>Binocular box</w:t>
            </w:r>
          </w:p>
        </w:tc>
        <w:tc>
          <w:tcPr>
            <w:tcW w:w="2508" w:type="dxa"/>
          </w:tcPr>
          <w:p w14:paraId="428AC05E">
            <w:pPr>
              <w:spacing w:line="280" w:lineRule="exact"/>
              <w:jc w:val="center"/>
              <w:rPr>
                <w:sz w:val="24"/>
              </w:rPr>
            </w:pPr>
            <w:r>
              <w:rPr>
                <w:sz w:val="24"/>
              </w:rPr>
              <w:t>2</w:t>
            </w:r>
          </w:p>
        </w:tc>
        <w:tc>
          <w:tcPr>
            <w:tcW w:w="2058" w:type="dxa"/>
          </w:tcPr>
          <w:p w14:paraId="5E8C9BB8">
            <w:pPr>
              <w:spacing w:line="280" w:lineRule="exact"/>
              <w:jc w:val="center"/>
              <w:rPr>
                <w:sz w:val="24"/>
              </w:rPr>
            </w:pPr>
            <w:r>
              <w:rPr>
                <w:sz w:val="24"/>
              </w:rPr>
              <w:t>-</w:t>
            </w:r>
          </w:p>
        </w:tc>
      </w:tr>
      <w:tr w14:paraId="5BF0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279B12BC">
            <w:pPr>
              <w:spacing w:line="280" w:lineRule="exact"/>
              <w:rPr>
                <w:sz w:val="24"/>
              </w:rPr>
            </w:pPr>
            <w:r>
              <w:rPr>
                <w:sz w:val="24"/>
              </w:rPr>
              <w:t>Log book and ballast note board</w:t>
            </w:r>
          </w:p>
        </w:tc>
        <w:tc>
          <w:tcPr>
            <w:tcW w:w="2508" w:type="dxa"/>
          </w:tcPr>
          <w:p w14:paraId="1A75BE78">
            <w:pPr>
              <w:spacing w:line="280" w:lineRule="exact"/>
              <w:jc w:val="center"/>
              <w:rPr>
                <w:sz w:val="24"/>
              </w:rPr>
            </w:pPr>
            <w:r>
              <w:rPr>
                <w:sz w:val="24"/>
              </w:rPr>
              <w:t>1(each)</w:t>
            </w:r>
          </w:p>
        </w:tc>
        <w:tc>
          <w:tcPr>
            <w:tcW w:w="2058" w:type="dxa"/>
          </w:tcPr>
          <w:p w14:paraId="51393306">
            <w:pPr>
              <w:spacing w:line="280" w:lineRule="exact"/>
              <w:jc w:val="center"/>
              <w:rPr>
                <w:sz w:val="24"/>
              </w:rPr>
            </w:pPr>
            <w:r>
              <w:rPr>
                <w:sz w:val="24"/>
              </w:rPr>
              <w:t>-</w:t>
            </w:r>
          </w:p>
        </w:tc>
      </w:tr>
      <w:tr w14:paraId="7479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751847EE">
            <w:pPr>
              <w:spacing w:line="280" w:lineRule="exact"/>
              <w:rPr>
                <w:sz w:val="24"/>
              </w:rPr>
            </w:pPr>
            <w:r>
              <w:rPr>
                <w:sz w:val="24"/>
              </w:rPr>
              <w:t>Flag locker</w:t>
            </w:r>
          </w:p>
        </w:tc>
        <w:tc>
          <w:tcPr>
            <w:tcW w:w="2508" w:type="dxa"/>
          </w:tcPr>
          <w:p w14:paraId="6277DA4B">
            <w:pPr>
              <w:spacing w:line="280" w:lineRule="exact"/>
              <w:jc w:val="center"/>
              <w:rPr>
                <w:sz w:val="24"/>
              </w:rPr>
            </w:pPr>
            <w:r>
              <w:rPr>
                <w:sz w:val="24"/>
              </w:rPr>
              <w:t>1</w:t>
            </w:r>
          </w:p>
        </w:tc>
        <w:tc>
          <w:tcPr>
            <w:tcW w:w="2058" w:type="dxa"/>
          </w:tcPr>
          <w:p w14:paraId="123D4223">
            <w:pPr>
              <w:spacing w:line="280" w:lineRule="exact"/>
              <w:jc w:val="center"/>
              <w:rPr>
                <w:sz w:val="24"/>
              </w:rPr>
            </w:pPr>
            <w:r>
              <w:rPr>
                <w:sz w:val="24"/>
              </w:rPr>
              <w:t>-</w:t>
            </w:r>
          </w:p>
        </w:tc>
      </w:tr>
      <w:tr w14:paraId="53DB8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5CCA3926">
            <w:pPr>
              <w:spacing w:line="280" w:lineRule="exact"/>
              <w:rPr>
                <w:sz w:val="24"/>
              </w:rPr>
            </w:pPr>
            <w:r>
              <w:rPr>
                <w:sz w:val="24"/>
              </w:rPr>
              <w:t>F</w:t>
            </w:r>
            <w:r>
              <w:rPr>
                <w:rFonts w:hint="eastAsia"/>
                <w:sz w:val="24"/>
              </w:rPr>
              <w:t>lag pigeon box</w:t>
            </w:r>
          </w:p>
        </w:tc>
        <w:tc>
          <w:tcPr>
            <w:tcW w:w="2508" w:type="dxa"/>
          </w:tcPr>
          <w:p w14:paraId="3B73C363">
            <w:pPr>
              <w:spacing w:line="280" w:lineRule="exact"/>
              <w:jc w:val="center"/>
              <w:rPr>
                <w:sz w:val="24"/>
              </w:rPr>
            </w:pPr>
            <w:r>
              <w:rPr>
                <w:rFonts w:hint="eastAsia"/>
                <w:sz w:val="24"/>
              </w:rPr>
              <w:t>1</w:t>
            </w:r>
          </w:p>
        </w:tc>
        <w:tc>
          <w:tcPr>
            <w:tcW w:w="2058" w:type="dxa"/>
          </w:tcPr>
          <w:p w14:paraId="3377EDBF">
            <w:pPr>
              <w:spacing w:line="280" w:lineRule="exact"/>
              <w:jc w:val="center"/>
              <w:rPr>
                <w:sz w:val="24"/>
              </w:rPr>
            </w:pPr>
          </w:p>
        </w:tc>
      </w:tr>
      <w:tr w14:paraId="51B6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422AF28F">
            <w:pPr>
              <w:spacing w:line="280" w:lineRule="exact"/>
              <w:rPr>
                <w:sz w:val="24"/>
              </w:rPr>
            </w:pPr>
            <w:r>
              <w:rPr>
                <w:sz w:val="24"/>
              </w:rPr>
              <w:t>Book rack</w:t>
            </w:r>
            <w:r>
              <w:rPr>
                <w:b/>
                <w:i/>
                <w:sz w:val="24"/>
              </w:rPr>
              <w:t>/file rack</w:t>
            </w:r>
          </w:p>
        </w:tc>
        <w:tc>
          <w:tcPr>
            <w:tcW w:w="2508" w:type="dxa"/>
          </w:tcPr>
          <w:p w14:paraId="18DE530C">
            <w:pPr>
              <w:spacing w:line="280" w:lineRule="exact"/>
              <w:jc w:val="center"/>
              <w:rPr>
                <w:sz w:val="24"/>
              </w:rPr>
            </w:pPr>
            <w:r>
              <w:rPr>
                <w:sz w:val="24"/>
              </w:rPr>
              <w:t>1</w:t>
            </w:r>
          </w:p>
        </w:tc>
        <w:tc>
          <w:tcPr>
            <w:tcW w:w="2058" w:type="dxa"/>
          </w:tcPr>
          <w:p w14:paraId="6357F8E7">
            <w:pPr>
              <w:spacing w:line="280" w:lineRule="exact"/>
              <w:jc w:val="center"/>
              <w:rPr>
                <w:sz w:val="24"/>
              </w:rPr>
            </w:pPr>
            <w:r>
              <w:rPr>
                <w:sz w:val="24"/>
              </w:rPr>
              <w:t>1</w:t>
            </w:r>
          </w:p>
        </w:tc>
      </w:tr>
      <w:tr w14:paraId="10DCD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5A3467ED">
            <w:pPr>
              <w:spacing w:line="280" w:lineRule="exact"/>
              <w:rPr>
                <w:sz w:val="24"/>
              </w:rPr>
            </w:pPr>
            <w:r>
              <w:rPr>
                <w:sz w:val="24"/>
              </w:rPr>
              <w:t>File cabinet</w:t>
            </w:r>
          </w:p>
        </w:tc>
        <w:tc>
          <w:tcPr>
            <w:tcW w:w="2508" w:type="dxa"/>
          </w:tcPr>
          <w:p w14:paraId="0EEFA55D">
            <w:pPr>
              <w:spacing w:line="280" w:lineRule="exact"/>
              <w:jc w:val="center"/>
              <w:rPr>
                <w:sz w:val="24"/>
              </w:rPr>
            </w:pPr>
            <w:r>
              <w:rPr>
                <w:sz w:val="24"/>
              </w:rPr>
              <w:t>-</w:t>
            </w:r>
          </w:p>
        </w:tc>
        <w:tc>
          <w:tcPr>
            <w:tcW w:w="2058" w:type="dxa"/>
          </w:tcPr>
          <w:p w14:paraId="27FB97A9">
            <w:pPr>
              <w:spacing w:line="280" w:lineRule="exact"/>
              <w:jc w:val="center"/>
              <w:rPr>
                <w:sz w:val="24"/>
              </w:rPr>
            </w:pPr>
            <w:r>
              <w:rPr>
                <w:sz w:val="24"/>
              </w:rPr>
              <w:t>2</w:t>
            </w:r>
          </w:p>
        </w:tc>
      </w:tr>
      <w:tr w14:paraId="52A81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65F67043">
            <w:pPr>
              <w:spacing w:line="280" w:lineRule="exact"/>
              <w:rPr>
                <w:sz w:val="24"/>
              </w:rPr>
            </w:pPr>
            <w:r>
              <w:rPr>
                <w:sz w:val="24"/>
              </w:rPr>
              <w:t>Pilot chair</w:t>
            </w:r>
          </w:p>
        </w:tc>
        <w:tc>
          <w:tcPr>
            <w:tcW w:w="2508" w:type="dxa"/>
          </w:tcPr>
          <w:p w14:paraId="7B6E9BAD">
            <w:pPr>
              <w:spacing w:line="280" w:lineRule="exact"/>
              <w:jc w:val="center"/>
              <w:rPr>
                <w:sz w:val="24"/>
              </w:rPr>
            </w:pPr>
            <w:r>
              <w:rPr>
                <w:sz w:val="24"/>
              </w:rPr>
              <w:t>1</w:t>
            </w:r>
          </w:p>
        </w:tc>
        <w:tc>
          <w:tcPr>
            <w:tcW w:w="2058" w:type="dxa"/>
          </w:tcPr>
          <w:p w14:paraId="42D81B82">
            <w:pPr>
              <w:spacing w:line="280" w:lineRule="exact"/>
              <w:jc w:val="center"/>
              <w:rPr>
                <w:sz w:val="24"/>
              </w:rPr>
            </w:pPr>
            <w:r>
              <w:rPr>
                <w:sz w:val="24"/>
              </w:rPr>
              <w:t>-</w:t>
            </w:r>
          </w:p>
        </w:tc>
      </w:tr>
      <w:tr w14:paraId="6BF51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7138FBB1">
            <w:pPr>
              <w:spacing w:line="280" w:lineRule="exact"/>
              <w:rPr>
                <w:sz w:val="24"/>
              </w:rPr>
            </w:pPr>
            <w:r>
              <w:rPr>
                <w:sz w:val="24"/>
              </w:rPr>
              <w:t>Rev. arm chair</w:t>
            </w:r>
          </w:p>
        </w:tc>
        <w:tc>
          <w:tcPr>
            <w:tcW w:w="2508" w:type="dxa"/>
          </w:tcPr>
          <w:p w14:paraId="5390175C">
            <w:pPr>
              <w:spacing w:line="280" w:lineRule="exact"/>
              <w:jc w:val="center"/>
              <w:rPr>
                <w:sz w:val="24"/>
              </w:rPr>
            </w:pPr>
            <w:r>
              <w:rPr>
                <w:rFonts w:hint="eastAsia"/>
                <w:sz w:val="24"/>
              </w:rPr>
              <w:t>2</w:t>
            </w:r>
          </w:p>
        </w:tc>
        <w:tc>
          <w:tcPr>
            <w:tcW w:w="2058" w:type="dxa"/>
          </w:tcPr>
          <w:p w14:paraId="61BB47DE">
            <w:pPr>
              <w:spacing w:line="280" w:lineRule="exact"/>
              <w:jc w:val="center"/>
              <w:rPr>
                <w:sz w:val="24"/>
              </w:rPr>
            </w:pPr>
            <w:r>
              <w:rPr>
                <w:sz w:val="24"/>
              </w:rPr>
              <w:t>2</w:t>
            </w:r>
          </w:p>
        </w:tc>
      </w:tr>
      <w:tr w14:paraId="07A75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663E196C">
            <w:pPr>
              <w:spacing w:line="280" w:lineRule="exact"/>
              <w:rPr>
                <w:sz w:val="24"/>
              </w:rPr>
            </w:pPr>
            <w:r>
              <w:rPr>
                <w:sz w:val="24"/>
              </w:rPr>
              <w:t>Sofa</w:t>
            </w:r>
          </w:p>
        </w:tc>
        <w:tc>
          <w:tcPr>
            <w:tcW w:w="2508" w:type="dxa"/>
          </w:tcPr>
          <w:p w14:paraId="5950A135">
            <w:pPr>
              <w:spacing w:line="280" w:lineRule="exact"/>
              <w:jc w:val="center"/>
              <w:rPr>
                <w:sz w:val="24"/>
              </w:rPr>
            </w:pPr>
            <w:r>
              <w:rPr>
                <w:rFonts w:hint="eastAsia"/>
                <w:sz w:val="24"/>
              </w:rPr>
              <w:t>1</w:t>
            </w:r>
          </w:p>
        </w:tc>
        <w:tc>
          <w:tcPr>
            <w:tcW w:w="2058" w:type="dxa"/>
          </w:tcPr>
          <w:p w14:paraId="4B2213BE">
            <w:pPr>
              <w:spacing w:line="280" w:lineRule="exact"/>
              <w:jc w:val="center"/>
              <w:rPr>
                <w:sz w:val="24"/>
              </w:rPr>
            </w:pPr>
            <w:r>
              <w:rPr>
                <w:sz w:val="24"/>
              </w:rPr>
              <w:t>-</w:t>
            </w:r>
          </w:p>
        </w:tc>
      </w:tr>
      <w:tr w14:paraId="2EDBB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4A9F41F7">
            <w:pPr>
              <w:spacing w:line="280" w:lineRule="exact"/>
              <w:rPr>
                <w:sz w:val="24"/>
              </w:rPr>
            </w:pPr>
            <w:r>
              <w:rPr>
                <w:rFonts w:hint="eastAsia"/>
                <w:sz w:val="24"/>
              </w:rPr>
              <w:t>Tea table</w:t>
            </w:r>
          </w:p>
        </w:tc>
        <w:tc>
          <w:tcPr>
            <w:tcW w:w="2508" w:type="dxa"/>
          </w:tcPr>
          <w:p w14:paraId="052AE3E2">
            <w:pPr>
              <w:spacing w:line="280" w:lineRule="exact"/>
              <w:jc w:val="center"/>
              <w:rPr>
                <w:sz w:val="24"/>
              </w:rPr>
            </w:pPr>
            <w:r>
              <w:rPr>
                <w:rFonts w:hint="eastAsia"/>
                <w:sz w:val="24"/>
              </w:rPr>
              <w:t>1</w:t>
            </w:r>
          </w:p>
        </w:tc>
        <w:tc>
          <w:tcPr>
            <w:tcW w:w="2058" w:type="dxa"/>
          </w:tcPr>
          <w:p w14:paraId="361830EC">
            <w:pPr>
              <w:spacing w:line="280" w:lineRule="exact"/>
              <w:jc w:val="center"/>
              <w:rPr>
                <w:sz w:val="24"/>
              </w:rPr>
            </w:pPr>
            <w:r>
              <w:rPr>
                <w:rFonts w:hint="eastAsia"/>
                <w:sz w:val="24"/>
              </w:rPr>
              <w:t>-</w:t>
            </w:r>
          </w:p>
        </w:tc>
      </w:tr>
      <w:tr w14:paraId="3FDEB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636E764D">
            <w:pPr>
              <w:spacing w:line="280" w:lineRule="exact"/>
              <w:rPr>
                <w:sz w:val="24"/>
              </w:rPr>
            </w:pPr>
            <w:r>
              <w:rPr>
                <w:sz w:val="24"/>
              </w:rPr>
              <w:t>Sounding board</w:t>
            </w:r>
          </w:p>
        </w:tc>
        <w:tc>
          <w:tcPr>
            <w:tcW w:w="2508" w:type="dxa"/>
          </w:tcPr>
          <w:p w14:paraId="63F47F24">
            <w:pPr>
              <w:spacing w:line="280" w:lineRule="exact"/>
              <w:jc w:val="center"/>
              <w:rPr>
                <w:strike/>
                <w:sz w:val="24"/>
              </w:rPr>
            </w:pPr>
            <w:r>
              <w:rPr>
                <w:strike/>
                <w:sz w:val="24"/>
              </w:rPr>
              <w:t>-</w:t>
            </w:r>
          </w:p>
        </w:tc>
        <w:tc>
          <w:tcPr>
            <w:tcW w:w="2058" w:type="dxa"/>
          </w:tcPr>
          <w:p w14:paraId="3015080E">
            <w:pPr>
              <w:spacing w:line="280" w:lineRule="exact"/>
              <w:jc w:val="center"/>
              <w:rPr>
                <w:sz w:val="24"/>
              </w:rPr>
            </w:pPr>
            <w:r>
              <w:rPr>
                <w:sz w:val="24"/>
              </w:rPr>
              <w:t>1</w:t>
            </w:r>
          </w:p>
        </w:tc>
      </w:tr>
      <w:tr w14:paraId="7F904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7C06B574">
            <w:pPr>
              <w:spacing w:line="280" w:lineRule="exact"/>
              <w:rPr>
                <w:sz w:val="24"/>
              </w:rPr>
            </w:pPr>
            <w:r>
              <w:rPr>
                <w:sz w:val="24"/>
              </w:rPr>
              <w:t>Notice board</w:t>
            </w:r>
          </w:p>
        </w:tc>
        <w:tc>
          <w:tcPr>
            <w:tcW w:w="2508" w:type="dxa"/>
          </w:tcPr>
          <w:p w14:paraId="6053672B">
            <w:pPr>
              <w:spacing w:line="280" w:lineRule="exact"/>
              <w:jc w:val="center"/>
              <w:rPr>
                <w:strike/>
                <w:sz w:val="24"/>
              </w:rPr>
            </w:pPr>
            <w:r>
              <w:rPr>
                <w:strike/>
                <w:sz w:val="24"/>
              </w:rPr>
              <w:t>-</w:t>
            </w:r>
          </w:p>
        </w:tc>
        <w:tc>
          <w:tcPr>
            <w:tcW w:w="2058" w:type="dxa"/>
          </w:tcPr>
          <w:p w14:paraId="0A0C1D0C">
            <w:pPr>
              <w:spacing w:line="280" w:lineRule="exact"/>
              <w:jc w:val="center"/>
              <w:rPr>
                <w:sz w:val="24"/>
              </w:rPr>
            </w:pPr>
            <w:r>
              <w:rPr>
                <w:sz w:val="24"/>
              </w:rPr>
              <w:t>1</w:t>
            </w:r>
          </w:p>
        </w:tc>
      </w:tr>
      <w:tr w14:paraId="28C8C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05F9399C">
            <w:pPr>
              <w:spacing w:line="280" w:lineRule="exact"/>
              <w:rPr>
                <w:sz w:val="24"/>
              </w:rPr>
            </w:pPr>
            <w:r>
              <w:rPr>
                <w:sz w:val="24"/>
              </w:rPr>
              <w:t>W</w:t>
            </w:r>
            <w:r>
              <w:rPr>
                <w:rFonts w:hint="eastAsia"/>
                <w:sz w:val="24"/>
              </w:rPr>
              <w:t>hite board</w:t>
            </w:r>
          </w:p>
        </w:tc>
        <w:tc>
          <w:tcPr>
            <w:tcW w:w="2508" w:type="dxa"/>
          </w:tcPr>
          <w:p w14:paraId="7E232BD8">
            <w:pPr>
              <w:spacing w:line="280" w:lineRule="exact"/>
              <w:jc w:val="center"/>
              <w:rPr>
                <w:strike/>
                <w:sz w:val="24"/>
              </w:rPr>
            </w:pPr>
            <w:r>
              <w:rPr>
                <w:sz w:val="24"/>
              </w:rPr>
              <w:t>1</w:t>
            </w:r>
          </w:p>
        </w:tc>
        <w:tc>
          <w:tcPr>
            <w:tcW w:w="2058" w:type="dxa"/>
          </w:tcPr>
          <w:p w14:paraId="4AA91D08">
            <w:pPr>
              <w:spacing w:line="280" w:lineRule="exact"/>
              <w:jc w:val="center"/>
              <w:rPr>
                <w:sz w:val="24"/>
              </w:rPr>
            </w:pPr>
            <w:r>
              <w:rPr>
                <w:rFonts w:hint="eastAsia"/>
                <w:sz w:val="24"/>
              </w:rPr>
              <w:t>1</w:t>
            </w:r>
          </w:p>
        </w:tc>
      </w:tr>
      <w:tr w14:paraId="187A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60F2CC97">
            <w:pPr>
              <w:spacing w:line="280" w:lineRule="exact"/>
              <w:rPr>
                <w:sz w:val="24"/>
              </w:rPr>
            </w:pPr>
            <w:r>
              <w:rPr>
                <w:sz w:val="24"/>
              </w:rPr>
              <w:t>Kettle rack</w:t>
            </w:r>
          </w:p>
        </w:tc>
        <w:tc>
          <w:tcPr>
            <w:tcW w:w="2508" w:type="dxa"/>
          </w:tcPr>
          <w:p w14:paraId="397ACF6E">
            <w:pPr>
              <w:spacing w:line="280" w:lineRule="exact"/>
              <w:jc w:val="center"/>
              <w:rPr>
                <w:sz w:val="24"/>
              </w:rPr>
            </w:pPr>
            <w:r>
              <w:rPr>
                <w:sz w:val="24"/>
              </w:rPr>
              <w:t>1</w:t>
            </w:r>
          </w:p>
        </w:tc>
        <w:tc>
          <w:tcPr>
            <w:tcW w:w="2058" w:type="dxa"/>
          </w:tcPr>
          <w:p w14:paraId="3151654C">
            <w:pPr>
              <w:spacing w:line="280" w:lineRule="exact"/>
              <w:jc w:val="center"/>
              <w:rPr>
                <w:sz w:val="24"/>
              </w:rPr>
            </w:pPr>
            <w:r>
              <w:rPr>
                <w:sz w:val="24"/>
              </w:rPr>
              <w:t>1</w:t>
            </w:r>
          </w:p>
        </w:tc>
      </w:tr>
      <w:tr w14:paraId="40735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330B48DB">
            <w:pPr>
              <w:spacing w:line="280" w:lineRule="exact"/>
              <w:rPr>
                <w:sz w:val="24"/>
              </w:rPr>
            </w:pPr>
            <w:r>
              <w:rPr>
                <w:sz w:val="24"/>
              </w:rPr>
              <w:t xml:space="preserve">Folding </w:t>
            </w:r>
            <w:r>
              <w:rPr>
                <w:rFonts w:hint="eastAsia"/>
                <w:sz w:val="24"/>
              </w:rPr>
              <w:t>desk</w:t>
            </w:r>
            <w:r>
              <w:rPr>
                <w:sz w:val="24"/>
              </w:rPr>
              <w:t xml:space="preserve"> </w:t>
            </w:r>
            <w:r>
              <w:rPr>
                <w:rFonts w:hint="eastAsia"/>
                <w:sz w:val="24"/>
              </w:rPr>
              <w:t>front bridge</w:t>
            </w:r>
          </w:p>
        </w:tc>
        <w:tc>
          <w:tcPr>
            <w:tcW w:w="2508" w:type="dxa"/>
          </w:tcPr>
          <w:p w14:paraId="6A9C0ABE">
            <w:pPr>
              <w:spacing w:line="280" w:lineRule="exact"/>
              <w:jc w:val="center"/>
              <w:rPr>
                <w:sz w:val="24"/>
              </w:rPr>
            </w:pPr>
            <w:r>
              <w:rPr>
                <w:sz w:val="24"/>
              </w:rPr>
              <w:t>2 (fore blk. P/S each)</w:t>
            </w:r>
          </w:p>
        </w:tc>
        <w:tc>
          <w:tcPr>
            <w:tcW w:w="2058" w:type="dxa"/>
          </w:tcPr>
          <w:p w14:paraId="6F74441B">
            <w:pPr>
              <w:spacing w:line="280" w:lineRule="exact"/>
              <w:jc w:val="center"/>
              <w:rPr>
                <w:sz w:val="24"/>
              </w:rPr>
            </w:pPr>
            <w:r>
              <w:rPr>
                <w:sz w:val="24"/>
              </w:rPr>
              <w:t>-</w:t>
            </w:r>
          </w:p>
        </w:tc>
      </w:tr>
      <w:tr w14:paraId="7FEB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325DA5BC">
            <w:pPr>
              <w:spacing w:line="280" w:lineRule="exact"/>
              <w:rPr>
                <w:sz w:val="24"/>
              </w:rPr>
            </w:pPr>
            <w:r>
              <w:rPr>
                <w:sz w:val="24"/>
              </w:rPr>
              <w:t>Coat hook</w:t>
            </w:r>
          </w:p>
        </w:tc>
        <w:tc>
          <w:tcPr>
            <w:tcW w:w="2508" w:type="dxa"/>
          </w:tcPr>
          <w:p w14:paraId="431BA6A3">
            <w:pPr>
              <w:spacing w:line="280" w:lineRule="exact"/>
              <w:jc w:val="center"/>
              <w:rPr>
                <w:sz w:val="24"/>
              </w:rPr>
            </w:pPr>
            <w:r>
              <w:rPr>
                <w:rFonts w:hint="eastAsia"/>
                <w:sz w:val="24"/>
              </w:rPr>
              <w:t>4</w:t>
            </w:r>
          </w:p>
        </w:tc>
        <w:tc>
          <w:tcPr>
            <w:tcW w:w="2058" w:type="dxa"/>
          </w:tcPr>
          <w:p w14:paraId="315F59E5">
            <w:pPr>
              <w:spacing w:line="280" w:lineRule="exact"/>
              <w:jc w:val="center"/>
              <w:rPr>
                <w:sz w:val="24"/>
              </w:rPr>
            </w:pPr>
            <w:r>
              <w:rPr>
                <w:sz w:val="24"/>
              </w:rPr>
              <w:t>-</w:t>
            </w:r>
          </w:p>
        </w:tc>
      </w:tr>
      <w:tr w14:paraId="58A1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150807AE">
            <w:pPr>
              <w:spacing w:line="280" w:lineRule="exact"/>
              <w:rPr>
                <w:sz w:val="24"/>
              </w:rPr>
            </w:pPr>
            <w:r>
              <w:rPr>
                <w:rFonts w:hint="eastAsia"/>
                <w:sz w:val="24"/>
              </w:rPr>
              <w:t xml:space="preserve">Working </w:t>
            </w:r>
            <w:r>
              <w:rPr>
                <w:sz w:val="24"/>
              </w:rPr>
              <w:t>Desk</w:t>
            </w:r>
          </w:p>
        </w:tc>
        <w:tc>
          <w:tcPr>
            <w:tcW w:w="2508" w:type="dxa"/>
          </w:tcPr>
          <w:p w14:paraId="58C81F6A">
            <w:pPr>
              <w:spacing w:line="280" w:lineRule="exact"/>
              <w:jc w:val="center"/>
              <w:rPr>
                <w:sz w:val="24"/>
              </w:rPr>
            </w:pPr>
            <w:r>
              <w:rPr>
                <w:rFonts w:hint="eastAsia"/>
                <w:sz w:val="24"/>
              </w:rPr>
              <w:t>1</w:t>
            </w:r>
          </w:p>
        </w:tc>
        <w:tc>
          <w:tcPr>
            <w:tcW w:w="2058" w:type="dxa"/>
          </w:tcPr>
          <w:p w14:paraId="1FE3479E">
            <w:pPr>
              <w:spacing w:line="280" w:lineRule="exact"/>
              <w:jc w:val="center"/>
              <w:rPr>
                <w:sz w:val="24"/>
              </w:rPr>
            </w:pPr>
            <w:r>
              <w:rPr>
                <w:sz w:val="24"/>
              </w:rPr>
              <w:t>1</w:t>
            </w:r>
          </w:p>
        </w:tc>
      </w:tr>
      <w:tr w14:paraId="2555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39CBBF01">
            <w:pPr>
              <w:spacing w:line="280" w:lineRule="exact"/>
              <w:rPr>
                <w:sz w:val="24"/>
              </w:rPr>
            </w:pPr>
            <w:r>
              <w:rPr>
                <w:sz w:val="24"/>
              </w:rPr>
              <w:t>Chair</w:t>
            </w:r>
            <w:r>
              <w:rPr>
                <w:rFonts w:hint="eastAsia"/>
                <w:sz w:val="24"/>
              </w:rPr>
              <w:t xml:space="preserve"> with sliding rail</w:t>
            </w:r>
          </w:p>
        </w:tc>
        <w:tc>
          <w:tcPr>
            <w:tcW w:w="2508" w:type="dxa"/>
          </w:tcPr>
          <w:p w14:paraId="547C6194">
            <w:pPr>
              <w:spacing w:line="280" w:lineRule="exact"/>
              <w:jc w:val="center"/>
              <w:rPr>
                <w:sz w:val="24"/>
              </w:rPr>
            </w:pPr>
            <w:r>
              <w:rPr>
                <w:rFonts w:hint="eastAsia"/>
                <w:sz w:val="24"/>
              </w:rPr>
              <w:t>2</w:t>
            </w:r>
          </w:p>
        </w:tc>
        <w:tc>
          <w:tcPr>
            <w:tcW w:w="2058" w:type="dxa"/>
          </w:tcPr>
          <w:p w14:paraId="6A07892D">
            <w:pPr>
              <w:spacing w:line="280" w:lineRule="exact"/>
              <w:jc w:val="center"/>
              <w:rPr>
                <w:sz w:val="24"/>
              </w:rPr>
            </w:pPr>
            <w:r>
              <w:rPr>
                <w:sz w:val="24"/>
              </w:rPr>
              <w:t>-</w:t>
            </w:r>
          </w:p>
        </w:tc>
      </w:tr>
      <w:tr w14:paraId="51C09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12FA5872">
            <w:pPr>
              <w:spacing w:line="280" w:lineRule="exact"/>
              <w:jc w:val="left"/>
              <w:rPr>
                <w:sz w:val="24"/>
              </w:rPr>
            </w:pPr>
            <w:r>
              <w:rPr>
                <w:rFonts w:hint="eastAsia"/>
                <w:sz w:val="24"/>
              </w:rPr>
              <w:t>Chair</w:t>
            </w:r>
          </w:p>
        </w:tc>
        <w:tc>
          <w:tcPr>
            <w:tcW w:w="2508" w:type="dxa"/>
          </w:tcPr>
          <w:p w14:paraId="47F1955F">
            <w:pPr>
              <w:spacing w:line="280" w:lineRule="exact"/>
              <w:jc w:val="center"/>
              <w:rPr>
                <w:sz w:val="24"/>
              </w:rPr>
            </w:pPr>
            <w:r>
              <w:rPr>
                <w:rFonts w:hint="eastAsia"/>
                <w:sz w:val="24"/>
              </w:rPr>
              <w:t>-</w:t>
            </w:r>
          </w:p>
        </w:tc>
        <w:tc>
          <w:tcPr>
            <w:tcW w:w="2058" w:type="dxa"/>
          </w:tcPr>
          <w:p w14:paraId="5913839F">
            <w:pPr>
              <w:spacing w:line="280" w:lineRule="exact"/>
              <w:jc w:val="center"/>
              <w:rPr>
                <w:sz w:val="24"/>
              </w:rPr>
            </w:pPr>
            <w:r>
              <w:rPr>
                <w:rFonts w:hint="eastAsia"/>
                <w:sz w:val="24"/>
              </w:rPr>
              <w:t>1</w:t>
            </w:r>
          </w:p>
        </w:tc>
      </w:tr>
      <w:tr w14:paraId="61639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exact"/>
        </w:trPr>
        <w:tc>
          <w:tcPr>
            <w:tcW w:w="3591" w:type="dxa"/>
          </w:tcPr>
          <w:p w14:paraId="4FD33109">
            <w:pPr>
              <w:spacing w:line="280" w:lineRule="exact"/>
              <w:jc w:val="left"/>
              <w:rPr>
                <w:sz w:val="24"/>
              </w:rPr>
            </w:pPr>
            <w:r>
              <w:rPr>
                <w:b/>
                <w:i/>
                <w:sz w:val="24"/>
              </w:rPr>
              <w:t>Refrigerator (abt. 100 L)</w:t>
            </w:r>
          </w:p>
        </w:tc>
        <w:tc>
          <w:tcPr>
            <w:tcW w:w="2508" w:type="dxa"/>
          </w:tcPr>
          <w:p w14:paraId="4C2EBF7A">
            <w:pPr>
              <w:spacing w:line="280" w:lineRule="exact"/>
              <w:jc w:val="center"/>
              <w:rPr>
                <w:b/>
                <w:i/>
                <w:sz w:val="24"/>
              </w:rPr>
            </w:pPr>
            <w:r>
              <w:rPr>
                <w:b/>
                <w:i/>
                <w:sz w:val="24"/>
              </w:rPr>
              <w:t>1</w:t>
            </w:r>
          </w:p>
        </w:tc>
        <w:tc>
          <w:tcPr>
            <w:tcW w:w="2058" w:type="dxa"/>
          </w:tcPr>
          <w:p w14:paraId="7787483B">
            <w:pPr>
              <w:spacing w:line="280" w:lineRule="exact"/>
              <w:jc w:val="center"/>
              <w:rPr>
                <w:b/>
                <w:i/>
                <w:sz w:val="24"/>
              </w:rPr>
            </w:pPr>
            <w:r>
              <w:rPr>
                <w:b/>
                <w:i/>
                <w:sz w:val="24"/>
              </w:rPr>
              <w:t>1</w:t>
            </w:r>
          </w:p>
        </w:tc>
      </w:tr>
    </w:tbl>
    <w:p w14:paraId="49DE4DB4">
      <w:pPr>
        <w:rPr>
          <w:snapToGrid w:val="0"/>
          <w:sz w:val="24"/>
        </w:rPr>
      </w:pPr>
    </w:p>
    <w:p w14:paraId="29834105">
      <w:pPr>
        <w:rPr>
          <w:snapToGrid w:val="0"/>
          <w:sz w:val="24"/>
        </w:rPr>
      </w:pPr>
    </w:p>
    <w:p w14:paraId="48DF16DE">
      <w:pPr>
        <w:spacing w:after="156" w:afterLines="50"/>
        <w:ind w:firstLine="864" w:firstLineChars="360"/>
        <w:rPr>
          <w:snapToGrid w:val="0"/>
          <w:sz w:val="24"/>
        </w:rPr>
      </w:pPr>
      <w:r>
        <w:rPr>
          <w:sz w:val="24"/>
          <w:u w:val="single"/>
        </w:rPr>
        <w:t>Working space</w:t>
      </w:r>
    </w:p>
    <w:tbl>
      <w:tblPr>
        <w:tblStyle w:val="40"/>
        <w:tblW w:w="8222" w:type="dxa"/>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2268"/>
        <w:gridCol w:w="2268"/>
        <w:gridCol w:w="2269"/>
      </w:tblGrid>
      <w:tr w14:paraId="064DF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14:paraId="5DD4AAE4">
            <w:pPr>
              <w:spacing w:before="20" w:after="20" w:line="240" w:lineRule="exact"/>
              <w:jc w:val="left"/>
              <w:rPr>
                <w:sz w:val="24"/>
              </w:rPr>
            </w:pPr>
          </w:p>
        </w:tc>
        <w:tc>
          <w:tcPr>
            <w:tcW w:w="2268" w:type="dxa"/>
          </w:tcPr>
          <w:p w14:paraId="73A89E73">
            <w:pPr>
              <w:spacing w:before="20" w:after="20" w:line="240" w:lineRule="exact"/>
              <w:jc w:val="left"/>
              <w:rPr>
                <w:sz w:val="24"/>
              </w:rPr>
            </w:pPr>
            <w:r>
              <w:rPr>
                <w:sz w:val="24"/>
              </w:rPr>
              <w:t>Electrical workshop</w:t>
            </w:r>
          </w:p>
        </w:tc>
        <w:tc>
          <w:tcPr>
            <w:tcW w:w="2268" w:type="dxa"/>
          </w:tcPr>
          <w:p w14:paraId="3C4751FC">
            <w:pPr>
              <w:spacing w:before="20" w:after="20" w:line="240" w:lineRule="exact"/>
              <w:jc w:val="left"/>
              <w:rPr>
                <w:sz w:val="24"/>
              </w:rPr>
            </w:pPr>
            <w:r>
              <w:rPr>
                <w:sz w:val="24"/>
              </w:rPr>
              <w:t xml:space="preserve">Engine </w:t>
            </w:r>
            <w:r>
              <w:rPr>
                <w:rFonts w:hint="eastAsia"/>
                <w:sz w:val="24"/>
              </w:rPr>
              <w:t xml:space="preserve">room </w:t>
            </w:r>
            <w:r>
              <w:rPr>
                <w:sz w:val="24"/>
              </w:rPr>
              <w:t>workshop</w:t>
            </w:r>
          </w:p>
        </w:tc>
        <w:tc>
          <w:tcPr>
            <w:tcW w:w="2269" w:type="dxa"/>
          </w:tcPr>
          <w:p w14:paraId="3AE22FC8">
            <w:pPr>
              <w:spacing w:before="20" w:after="20" w:line="240" w:lineRule="exact"/>
              <w:jc w:val="left"/>
              <w:rPr>
                <w:sz w:val="24"/>
              </w:rPr>
            </w:pPr>
            <w:r>
              <w:rPr>
                <w:sz w:val="24"/>
              </w:rPr>
              <w:t>Others</w:t>
            </w:r>
          </w:p>
        </w:tc>
      </w:tr>
      <w:tr w14:paraId="4517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9" w:hRule="atLeast"/>
        </w:trPr>
        <w:tc>
          <w:tcPr>
            <w:tcW w:w="1417" w:type="dxa"/>
          </w:tcPr>
          <w:p w14:paraId="176C0D87">
            <w:pPr>
              <w:spacing w:before="20" w:after="20" w:line="240" w:lineRule="exact"/>
              <w:jc w:val="left"/>
              <w:rPr>
                <w:sz w:val="24"/>
              </w:rPr>
            </w:pPr>
            <w:r>
              <w:rPr>
                <w:sz w:val="24"/>
              </w:rPr>
              <w:t>Fittings &amp; Furniture</w:t>
            </w:r>
          </w:p>
        </w:tc>
        <w:tc>
          <w:tcPr>
            <w:tcW w:w="2268" w:type="dxa"/>
          </w:tcPr>
          <w:p w14:paraId="1B7A3036">
            <w:pPr>
              <w:spacing w:before="20" w:after="20" w:line="240" w:lineRule="exact"/>
              <w:jc w:val="left"/>
              <w:rPr>
                <w:sz w:val="24"/>
              </w:rPr>
            </w:pPr>
            <w:r>
              <w:rPr>
                <w:sz w:val="24"/>
              </w:rPr>
              <w:t>1- Shelf (2-tier)</w:t>
            </w:r>
          </w:p>
          <w:p w14:paraId="4F8EBABA">
            <w:pPr>
              <w:spacing w:before="20" w:after="20" w:line="240" w:lineRule="exact"/>
              <w:jc w:val="left"/>
              <w:rPr>
                <w:sz w:val="24"/>
              </w:rPr>
            </w:pPr>
            <w:r>
              <w:rPr>
                <w:sz w:val="24"/>
              </w:rPr>
              <w:t>(where necessary)</w:t>
            </w:r>
          </w:p>
          <w:p w14:paraId="5FCE1E6F">
            <w:pPr>
              <w:spacing w:before="20" w:after="20" w:line="240" w:lineRule="exact"/>
              <w:jc w:val="left"/>
              <w:rPr>
                <w:sz w:val="24"/>
              </w:rPr>
            </w:pPr>
            <w:r>
              <w:rPr>
                <w:sz w:val="24"/>
              </w:rPr>
              <w:t>1- Working table</w:t>
            </w:r>
          </w:p>
          <w:p w14:paraId="21408B5D">
            <w:pPr>
              <w:spacing w:before="20" w:after="20" w:line="240" w:lineRule="exact"/>
              <w:jc w:val="left"/>
              <w:rPr>
                <w:sz w:val="24"/>
              </w:rPr>
            </w:pPr>
            <w:r>
              <w:rPr>
                <w:sz w:val="24"/>
              </w:rPr>
              <w:t>(with 2 drawers and cabinet)</w:t>
            </w:r>
          </w:p>
          <w:p w14:paraId="76826FF1">
            <w:pPr>
              <w:spacing w:before="20" w:after="20" w:line="240" w:lineRule="exact"/>
              <w:jc w:val="left"/>
              <w:rPr>
                <w:sz w:val="24"/>
              </w:rPr>
            </w:pPr>
          </w:p>
        </w:tc>
        <w:tc>
          <w:tcPr>
            <w:tcW w:w="2268" w:type="dxa"/>
          </w:tcPr>
          <w:p w14:paraId="687861AA">
            <w:pPr>
              <w:spacing w:before="20" w:after="20" w:line="240" w:lineRule="exact"/>
              <w:jc w:val="left"/>
              <w:rPr>
                <w:sz w:val="24"/>
              </w:rPr>
            </w:pPr>
            <w:r>
              <w:rPr>
                <w:sz w:val="24"/>
              </w:rPr>
              <w:t>1- Shelf (</w:t>
            </w:r>
            <w:r>
              <w:rPr>
                <w:b/>
                <w:sz w:val="24"/>
              </w:rPr>
              <w:t>3</w:t>
            </w:r>
            <w:r>
              <w:rPr>
                <w:sz w:val="24"/>
              </w:rPr>
              <w:t>-tier)</w:t>
            </w:r>
          </w:p>
          <w:p w14:paraId="628ED8E6">
            <w:pPr>
              <w:spacing w:before="20" w:after="20" w:line="240" w:lineRule="exact"/>
              <w:jc w:val="left"/>
              <w:rPr>
                <w:sz w:val="24"/>
              </w:rPr>
            </w:pPr>
            <w:r>
              <w:rPr>
                <w:sz w:val="24"/>
              </w:rPr>
              <w:t>(where necessary)</w:t>
            </w:r>
          </w:p>
          <w:p w14:paraId="79F0A132">
            <w:pPr>
              <w:spacing w:before="20" w:after="20" w:line="240" w:lineRule="exact"/>
              <w:jc w:val="left"/>
              <w:rPr>
                <w:sz w:val="24"/>
              </w:rPr>
            </w:pPr>
            <w:r>
              <w:rPr>
                <w:sz w:val="24"/>
              </w:rPr>
              <w:t>1- Working table</w:t>
            </w:r>
          </w:p>
          <w:p w14:paraId="5B998B37">
            <w:pPr>
              <w:spacing w:before="20" w:after="20" w:line="240" w:lineRule="exact"/>
              <w:jc w:val="left"/>
              <w:rPr>
                <w:sz w:val="24"/>
              </w:rPr>
            </w:pPr>
            <w:r>
              <w:rPr>
                <w:sz w:val="24"/>
              </w:rPr>
              <w:t>(with 2 drawers and cabinet)</w:t>
            </w:r>
          </w:p>
          <w:p w14:paraId="1A60C750">
            <w:pPr>
              <w:spacing w:before="20" w:after="20" w:line="240" w:lineRule="exact"/>
              <w:jc w:val="left"/>
              <w:rPr>
                <w:sz w:val="24"/>
              </w:rPr>
            </w:pPr>
            <w:r>
              <w:rPr>
                <w:sz w:val="24"/>
              </w:rPr>
              <w:t>1- Tool locker</w:t>
            </w:r>
          </w:p>
        </w:tc>
        <w:tc>
          <w:tcPr>
            <w:tcW w:w="2269" w:type="dxa"/>
          </w:tcPr>
          <w:p w14:paraId="3F80C209">
            <w:pPr>
              <w:spacing w:before="20" w:after="20" w:line="240" w:lineRule="exact"/>
              <w:jc w:val="left"/>
              <w:rPr>
                <w:sz w:val="24"/>
              </w:rPr>
            </w:pPr>
            <w:r>
              <w:rPr>
                <w:sz w:val="24"/>
              </w:rPr>
              <w:t>1- Shelf (2-tier)</w:t>
            </w:r>
          </w:p>
          <w:p w14:paraId="26B434CB">
            <w:pPr>
              <w:spacing w:before="20" w:after="20" w:line="240" w:lineRule="exact"/>
              <w:jc w:val="left"/>
              <w:rPr>
                <w:sz w:val="24"/>
              </w:rPr>
            </w:pPr>
            <w:r>
              <w:rPr>
                <w:sz w:val="24"/>
              </w:rPr>
              <w:t>(where necessary)</w:t>
            </w:r>
          </w:p>
        </w:tc>
      </w:tr>
    </w:tbl>
    <w:p w14:paraId="118F7FD2">
      <w:pPr>
        <w:widowControl/>
        <w:jc w:val="left"/>
        <w:rPr>
          <w:rFonts w:ascii="Arial" w:hAnsi="Arial" w:cs="Arial"/>
          <w:b/>
          <w:bCs/>
          <w:caps/>
          <w:kern w:val="0"/>
          <w:sz w:val="24"/>
        </w:rPr>
      </w:pPr>
    </w:p>
    <w:p w14:paraId="02451840">
      <w:pPr>
        <w:pStyle w:val="4"/>
        <w:spacing w:before="0" w:after="0"/>
        <w:rPr>
          <w:rFonts w:cs="Arial"/>
        </w:rPr>
      </w:pPr>
      <w:bookmarkStart w:id="146" w:name="_Toc50573622"/>
      <w:r>
        <w:rPr>
          <w:rFonts w:hint="eastAsia" w:cs="Arial"/>
        </w:rPr>
        <w:t>3.4.</w:t>
      </w:r>
      <w:r>
        <w:rPr>
          <w:rFonts w:cs="Arial"/>
        </w:rPr>
        <w:t>2</w:t>
      </w:r>
      <w:r>
        <w:rPr>
          <w:rFonts w:cs="Arial"/>
        </w:rPr>
        <w:tab/>
      </w:r>
      <w:r>
        <w:rPr>
          <w:rFonts w:cs="Arial"/>
        </w:rPr>
        <w:t>UPHOLSTERY</w:t>
      </w:r>
      <w:bookmarkEnd w:id="146"/>
    </w:p>
    <w:p w14:paraId="05FC4D95">
      <w:pPr>
        <w:autoSpaceDE w:val="0"/>
        <w:autoSpaceDN w:val="0"/>
        <w:adjustRightInd w:val="0"/>
        <w:spacing w:before="2" w:line="240" w:lineRule="exact"/>
        <w:jc w:val="left"/>
        <w:rPr>
          <w:rFonts w:ascii="Arial" w:hAnsi="Arial" w:cs="Arial"/>
          <w:kern w:val="0"/>
          <w:sz w:val="24"/>
        </w:rPr>
      </w:pPr>
    </w:p>
    <w:p w14:paraId="7AAEFA96">
      <w:pPr>
        <w:pStyle w:val="5"/>
        <w:ind w:left="42"/>
      </w:pPr>
      <w:r>
        <w:rPr>
          <w:rFonts w:hint="eastAsia"/>
        </w:rPr>
        <w:t>3.4.</w:t>
      </w:r>
      <w:r>
        <w:t>2.1</w:t>
      </w:r>
      <w:r>
        <w:tab/>
      </w:r>
      <w:r>
        <w:t>Surface Material of Sofa and Chair</w:t>
      </w:r>
    </w:p>
    <w:p w14:paraId="3C5303AD">
      <w:pPr>
        <w:autoSpaceDE w:val="0"/>
        <w:autoSpaceDN w:val="0"/>
        <w:adjustRightInd w:val="0"/>
        <w:spacing w:before="4" w:line="240" w:lineRule="exact"/>
        <w:jc w:val="left"/>
        <w:rPr>
          <w:kern w:val="0"/>
          <w:sz w:val="24"/>
        </w:rPr>
      </w:pPr>
    </w:p>
    <w:p w14:paraId="242DEA27">
      <w:pPr>
        <w:autoSpaceDE w:val="0"/>
        <w:autoSpaceDN w:val="0"/>
        <w:adjustRightInd w:val="0"/>
        <w:ind w:left="1012"/>
        <w:jc w:val="left"/>
        <w:rPr>
          <w:kern w:val="0"/>
          <w:sz w:val="24"/>
        </w:rPr>
      </w:pPr>
      <w:r>
        <w:rPr>
          <w:kern w:val="0"/>
          <w:sz w:val="24"/>
        </w:rPr>
        <w:t>Upholstery for sofa and chair shall be as follows:</w:t>
      </w:r>
    </w:p>
    <w:p w14:paraId="0B3977DB">
      <w:pPr>
        <w:autoSpaceDE w:val="0"/>
        <w:autoSpaceDN w:val="0"/>
        <w:adjustRightInd w:val="0"/>
        <w:ind w:left="1012"/>
        <w:jc w:val="left"/>
        <w:rPr>
          <w:kern w:val="0"/>
          <w:sz w:val="24"/>
        </w:rPr>
      </w:pPr>
    </w:p>
    <w:p w14:paraId="64158F3B">
      <w:pPr>
        <w:autoSpaceDE w:val="0"/>
        <w:autoSpaceDN w:val="0"/>
        <w:adjustRightInd w:val="0"/>
        <w:spacing w:before="4" w:line="243" w:lineRule="auto"/>
        <w:ind w:left="1012"/>
        <w:jc w:val="left"/>
        <w:rPr>
          <w:kern w:val="0"/>
          <w:sz w:val="24"/>
        </w:rPr>
      </w:pPr>
      <w:r>
        <w:rPr>
          <w:spacing w:val="-2"/>
          <w:kern w:val="0"/>
          <w:sz w:val="24"/>
        </w:rPr>
        <w:t>W</w:t>
      </w:r>
      <w:r>
        <w:rPr>
          <w:kern w:val="0"/>
          <w:sz w:val="24"/>
        </w:rPr>
        <w:t xml:space="preserve">oven fabric - Captain </w:t>
      </w:r>
      <w:r>
        <w:rPr>
          <w:rFonts w:hint="eastAsia"/>
          <w:kern w:val="0"/>
          <w:sz w:val="24"/>
        </w:rPr>
        <w:t>class cabins, S</w:t>
      </w:r>
      <w:r>
        <w:rPr>
          <w:kern w:val="0"/>
          <w:sz w:val="24"/>
        </w:rPr>
        <w:t xml:space="preserve">enior officer class cabins, </w:t>
      </w:r>
      <w:r>
        <w:rPr>
          <w:rFonts w:hint="eastAsia"/>
          <w:kern w:val="0"/>
          <w:sz w:val="24"/>
        </w:rPr>
        <w:t>R</w:t>
      </w:r>
      <w:r>
        <w:rPr>
          <w:kern w:val="0"/>
          <w:sz w:val="24"/>
        </w:rPr>
        <w:t>ecreation roo</w:t>
      </w:r>
      <w:r>
        <w:rPr>
          <w:spacing w:val="-2"/>
          <w:kern w:val="0"/>
          <w:sz w:val="24"/>
        </w:rPr>
        <w:t>m</w:t>
      </w:r>
    </w:p>
    <w:p w14:paraId="359A79FF">
      <w:pPr>
        <w:autoSpaceDE w:val="0"/>
        <w:autoSpaceDN w:val="0"/>
        <w:adjustRightInd w:val="0"/>
        <w:spacing w:before="20" w:line="260" w:lineRule="exact"/>
        <w:jc w:val="left"/>
        <w:rPr>
          <w:kern w:val="0"/>
          <w:sz w:val="26"/>
          <w:szCs w:val="26"/>
        </w:rPr>
      </w:pPr>
    </w:p>
    <w:p w14:paraId="16ED1F2B">
      <w:pPr>
        <w:autoSpaceDE w:val="0"/>
        <w:autoSpaceDN w:val="0"/>
        <w:adjustRightInd w:val="0"/>
        <w:ind w:left="1012"/>
        <w:jc w:val="left"/>
        <w:rPr>
          <w:kern w:val="0"/>
          <w:sz w:val="24"/>
        </w:rPr>
      </w:pPr>
      <w:r>
        <w:rPr>
          <w:kern w:val="0"/>
          <w:sz w:val="24"/>
        </w:rPr>
        <w:t xml:space="preserve">Vinyl leather: </w:t>
      </w:r>
      <w:r>
        <w:rPr>
          <w:rFonts w:hint="eastAsia"/>
          <w:kern w:val="0"/>
          <w:sz w:val="24"/>
        </w:rPr>
        <w:t>O</w:t>
      </w:r>
      <w:r>
        <w:rPr>
          <w:kern w:val="0"/>
          <w:sz w:val="24"/>
        </w:rPr>
        <w:t>ther cabins and other public spaces.</w:t>
      </w:r>
    </w:p>
    <w:p w14:paraId="4C431BA2">
      <w:pPr>
        <w:autoSpaceDE w:val="0"/>
        <w:autoSpaceDN w:val="0"/>
        <w:adjustRightInd w:val="0"/>
        <w:spacing w:before="3" w:line="280" w:lineRule="exact"/>
        <w:jc w:val="left"/>
        <w:rPr>
          <w:kern w:val="0"/>
          <w:sz w:val="28"/>
          <w:szCs w:val="28"/>
        </w:rPr>
      </w:pPr>
    </w:p>
    <w:p w14:paraId="48FB9CEB">
      <w:pPr>
        <w:pStyle w:val="5"/>
        <w:ind w:left="42"/>
      </w:pPr>
      <w:r>
        <w:rPr>
          <w:rFonts w:hint="eastAsia"/>
        </w:rPr>
        <w:t>3.4.</w:t>
      </w:r>
      <w:r>
        <w:t>2.2</w:t>
      </w:r>
      <w:r>
        <w:tab/>
      </w:r>
      <w:r>
        <w:t>Stuffing of Sofa, Chair and Mattress</w:t>
      </w:r>
    </w:p>
    <w:p w14:paraId="7AF2F10B">
      <w:pPr>
        <w:autoSpaceDE w:val="0"/>
        <w:autoSpaceDN w:val="0"/>
        <w:adjustRightInd w:val="0"/>
        <w:spacing w:before="4" w:line="240" w:lineRule="exact"/>
        <w:jc w:val="left"/>
        <w:rPr>
          <w:kern w:val="0"/>
          <w:sz w:val="24"/>
        </w:rPr>
      </w:pPr>
    </w:p>
    <w:p w14:paraId="7391BC8F">
      <w:pPr>
        <w:autoSpaceDE w:val="0"/>
        <w:autoSpaceDN w:val="0"/>
        <w:adjustRightInd w:val="0"/>
        <w:ind w:left="1012"/>
        <w:jc w:val="left"/>
        <w:rPr>
          <w:color w:val="000000"/>
          <w:kern w:val="0"/>
          <w:sz w:val="24"/>
        </w:rPr>
      </w:pPr>
      <w:r>
        <w:rPr>
          <w:rFonts w:hint="eastAsia"/>
          <w:color w:val="000000"/>
          <w:kern w:val="0"/>
          <w:sz w:val="24"/>
        </w:rPr>
        <w:t>U</w:t>
      </w:r>
      <w:r>
        <w:rPr>
          <w:color w:val="000000"/>
          <w:kern w:val="0"/>
          <w:sz w:val="24"/>
        </w:rPr>
        <w:t xml:space="preserve">pholstery of mattress: </w:t>
      </w:r>
      <w:r>
        <w:rPr>
          <w:rFonts w:hint="eastAsia"/>
          <w:color w:val="000000"/>
          <w:kern w:val="0"/>
          <w:sz w:val="24"/>
        </w:rPr>
        <w:t>C</w:t>
      </w:r>
      <w:r>
        <w:rPr>
          <w:color w:val="000000"/>
          <w:kern w:val="0"/>
          <w:sz w:val="24"/>
        </w:rPr>
        <w:t>otton cloth</w:t>
      </w:r>
    </w:p>
    <w:p w14:paraId="06905A58">
      <w:pPr>
        <w:autoSpaceDE w:val="0"/>
        <w:autoSpaceDN w:val="0"/>
        <w:adjustRightInd w:val="0"/>
        <w:ind w:left="1012"/>
        <w:jc w:val="left"/>
        <w:rPr>
          <w:color w:val="000000"/>
          <w:kern w:val="0"/>
          <w:sz w:val="24"/>
        </w:rPr>
      </w:pPr>
      <w:r>
        <w:rPr>
          <w:rFonts w:hint="eastAsia"/>
          <w:color w:val="000000"/>
          <w:kern w:val="0"/>
          <w:sz w:val="24"/>
        </w:rPr>
        <w:t>S</w:t>
      </w:r>
      <w:r>
        <w:rPr>
          <w:color w:val="000000"/>
          <w:kern w:val="0"/>
          <w:sz w:val="24"/>
        </w:rPr>
        <w:t xml:space="preserve">tuffing of mattress: </w:t>
      </w:r>
      <w:r>
        <w:rPr>
          <w:rFonts w:hint="eastAsia"/>
          <w:color w:val="000000"/>
          <w:kern w:val="0"/>
          <w:sz w:val="24"/>
        </w:rPr>
        <w:t>P</w:t>
      </w:r>
      <w:r>
        <w:rPr>
          <w:color w:val="000000"/>
          <w:kern w:val="0"/>
          <w:sz w:val="24"/>
        </w:rPr>
        <w:t>olyurethane sponge with coil spring</w:t>
      </w:r>
    </w:p>
    <w:p w14:paraId="633722DB">
      <w:pPr>
        <w:autoSpaceDE w:val="0"/>
        <w:autoSpaceDN w:val="0"/>
        <w:adjustRightInd w:val="0"/>
        <w:ind w:left="1012"/>
        <w:jc w:val="left"/>
        <w:rPr>
          <w:kern w:val="0"/>
          <w:sz w:val="24"/>
        </w:rPr>
      </w:pPr>
      <w:r>
        <w:rPr>
          <w:rFonts w:hint="eastAsia"/>
          <w:kern w:val="0"/>
          <w:sz w:val="24"/>
        </w:rPr>
        <w:t xml:space="preserve">Stuffing of sofa and chair: </w:t>
      </w:r>
      <w:r>
        <w:rPr>
          <w:kern w:val="0"/>
          <w:sz w:val="24"/>
        </w:rPr>
        <w:t xml:space="preserve">Polyurethane </w:t>
      </w:r>
      <w:r>
        <w:rPr>
          <w:rFonts w:hint="eastAsia"/>
          <w:kern w:val="0"/>
          <w:sz w:val="24"/>
        </w:rPr>
        <w:t>sponge</w:t>
      </w:r>
    </w:p>
    <w:p w14:paraId="7298FDB0">
      <w:pPr>
        <w:autoSpaceDE w:val="0"/>
        <w:autoSpaceDN w:val="0"/>
        <w:adjustRightInd w:val="0"/>
        <w:spacing w:before="3" w:line="280" w:lineRule="exact"/>
        <w:jc w:val="left"/>
        <w:rPr>
          <w:kern w:val="0"/>
          <w:sz w:val="28"/>
          <w:szCs w:val="28"/>
        </w:rPr>
      </w:pPr>
    </w:p>
    <w:p w14:paraId="27956BD6">
      <w:pPr>
        <w:pStyle w:val="5"/>
        <w:ind w:left="42"/>
      </w:pPr>
      <w:r>
        <w:rPr>
          <w:rFonts w:hint="eastAsia"/>
        </w:rPr>
        <w:t>3.4.</w:t>
      </w:r>
      <w:r>
        <w:t>2.3</w:t>
      </w:r>
      <w:r>
        <w:tab/>
      </w:r>
      <w:r>
        <w:t>Curtain</w:t>
      </w:r>
    </w:p>
    <w:p w14:paraId="78424D2F"/>
    <w:p w14:paraId="0F67A02F"/>
    <w:tbl>
      <w:tblPr>
        <w:tblStyle w:val="40"/>
        <w:tblW w:w="0" w:type="auto"/>
        <w:tblInd w:w="965" w:type="dxa"/>
        <w:tblLayout w:type="fixed"/>
        <w:tblCellMar>
          <w:top w:w="0" w:type="dxa"/>
          <w:left w:w="0" w:type="dxa"/>
          <w:bottom w:w="0" w:type="dxa"/>
          <w:right w:w="0" w:type="dxa"/>
        </w:tblCellMar>
      </w:tblPr>
      <w:tblGrid>
        <w:gridCol w:w="2410"/>
        <w:gridCol w:w="6375"/>
      </w:tblGrid>
      <w:tr w14:paraId="1B2E1B3A">
        <w:tblPrEx>
          <w:tblCellMar>
            <w:top w:w="0" w:type="dxa"/>
            <w:left w:w="0" w:type="dxa"/>
            <w:bottom w:w="0" w:type="dxa"/>
            <w:right w:w="0" w:type="dxa"/>
          </w:tblCellMar>
        </w:tblPrEx>
        <w:trPr>
          <w:trHeight w:val="289" w:hRule="exact"/>
        </w:trPr>
        <w:tc>
          <w:tcPr>
            <w:tcW w:w="2410" w:type="dxa"/>
            <w:tcBorders>
              <w:top w:val="single" w:color="000000" w:sz="4" w:space="0"/>
              <w:left w:val="single" w:color="000000" w:sz="4" w:space="0"/>
              <w:bottom w:val="single" w:color="000000" w:sz="4" w:space="0"/>
              <w:right w:val="single" w:color="000000" w:sz="4" w:space="0"/>
            </w:tcBorders>
          </w:tcPr>
          <w:p w14:paraId="12E36630">
            <w:pPr>
              <w:autoSpaceDE w:val="0"/>
              <w:autoSpaceDN w:val="0"/>
              <w:adjustRightInd w:val="0"/>
              <w:spacing w:before="6"/>
              <w:ind w:left="103"/>
              <w:jc w:val="center"/>
              <w:rPr>
                <w:kern w:val="0"/>
                <w:sz w:val="24"/>
              </w:rPr>
            </w:pPr>
            <w:r>
              <w:rPr>
                <w:kern w:val="0"/>
                <w:sz w:val="24"/>
              </w:rPr>
              <w:t>Item</w:t>
            </w:r>
          </w:p>
        </w:tc>
        <w:tc>
          <w:tcPr>
            <w:tcW w:w="6375" w:type="dxa"/>
            <w:tcBorders>
              <w:top w:val="single" w:color="000000" w:sz="4" w:space="0"/>
              <w:left w:val="single" w:color="000000" w:sz="4" w:space="0"/>
              <w:bottom w:val="single" w:color="000000" w:sz="4" w:space="0"/>
              <w:right w:val="single" w:color="000000" w:sz="4" w:space="0"/>
            </w:tcBorders>
          </w:tcPr>
          <w:p w14:paraId="62642E02">
            <w:pPr>
              <w:autoSpaceDE w:val="0"/>
              <w:autoSpaceDN w:val="0"/>
              <w:adjustRightInd w:val="0"/>
              <w:spacing w:before="6"/>
              <w:ind w:left="103"/>
              <w:jc w:val="center"/>
              <w:rPr>
                <w:kern w:val="0"/>
                <w:sz w:val="24"/>
              </w:rPr>
            </w:pPr>
            <w:r>
              <w:rPr>
                <w:kern w:val="0"/>
                <w:sz w:val="24"/>
              </w:rPr>
              <w:t>Application</w:t>
            </w:r>
          </w:p>
        </w:tc>
      </w:tr>
      <w:tr w14:paraId="3387C5CE">
        <w:tblPrEx>
          <w:tblCellMar>
            <w:top w:w="0" w:type="dxa"/>
            <w:left w:w="0" w:type="dxa"/>
            <w:bottom w:w="0" w:type="dxa"/>
            <w:right w:w="0" w:type="dxa"/>
          </w:tblCellMar>
        </w:tblPrEx>
        <w:trPr>
          <w:trHeight w:val="937" w:hRule="exact"/>
        </w:trPr>
        <w:tc>
          <w:tcPr>
            <w:tcW w:w="2410" w:type="dxa"/>
            <w:tcBorders>
              <w:top w:val="single" w:color="000000" w:sz="4" w:space="0"/>
              <w:left w:val="single" w:color="000000" w:sz="4" w:space="0"/>
              <w:bottom w:val="single" w:color="000000" w:sz="4" w:space="0"/>
              <w:right w:val="single" w:color="000000" w:sz="4" w:space="0"/>
            </w:tcBorders>
          </w:tcPr>
          <w:p w14:paraId="027748B7">
            <w:pPr>
              <w:autoSpaceDE w:val="0"/>
              <w:autoSpaceDN w:val="0"/>
              <w:adjustRightInd w:val="0"/>
              <w:spacing w:before="6"/>
              <w:ind w:left="103"/>
              <w:jc w:val="left"/>
              <w:rPr>
                <w:kern w:val="0"/>
                <w:sz w:val="24"/>
              </w:rPr>
            </w:pPr>
            <w:r>
              <w:rPr>
                <w:rFonts w:hint="eastAsia"/>
                <w:kern w:val="0"/>
                <w:sz w:val="24"/>
              </w:rPr>
              <w:t>Black-out type c</w:t>
            </w:r>
            <w:r>
              <w:rPr>
                <w:kern w:val="0"/>
                <w:sz w:val="24"/>
              </w:rPr>
              <w:t>urtain</w:t>
            </w:r>
          </w:p>
        </w:tc>
        <w:tc>
          <w:tcPr>
            <w:tcW w:w="6375" w:type="dxa"/>
            <w:tcBorders>
              <w:top w:val="single" w:color="000000" w:sz="4" w:space="0"/>
              <w:left w:val="single" w:color="000000" w:sz="4" w:space="0"/>
              <w:bottom w:val="single" w:color="000000" w:sz="4" w:space="0"/>
              <w:right w:val="single" w:color="000000" w:sz="4" w:space="0"/>
            </w:tcBorders>
          </w:tcPr>
          <w:p w14:paraId="6FF428E5">
            <w:pPr>
              <w:autoSpaceDE w:val="0"/>
              <w:autoSpaceDN w:val="0"/>
              <w:adjustRightInd w:val="0"/>
              <w:spacing w:before="6"/>
              <w:ind w:left="104"/>
              <w:jc w:val="left"/>
              <w:rPr>
                <w:kern w:val="0"/>
                <w:sz w:val="24"/>
              </w:rPr>
            </w:pPr>
            <w:r>
              <w:rPr>
                <w:kern w:val="0"/>
                <w:sz w:val="24"/>
              </w:rPr>
              <w:t>W</w:t>
            </w:r>
            <w:r>
              <w:rPr>
                <w:rFonts w:hint="eastAsia"/>
                <w:kern w:val="0"/>
                <w:sz w:val="24"/>
              </w:rPr>
              <w:t>indow of a</w:t>
            </w:r>
            <w:r>
              <w:rPr>
                <w:kern w:val="0"/>
                <w:sz w:val="24"/>
              </w:rPr>
              <w:t xml:space="preserve">ll living space, public space, </w:t>
            </w:r>
            <w:r>
              <w:rPr>
                <w:rFonts w:hint="eastAsia"/>
                <w:kern w:val="0"/>
                <w:sz w:val="24"/>
              </w:rPr>
              <w:t>ship office</w:t>
            </w:r>
          </w:p>
        </w:tc>
      </w:tr>
      <w:tr w14:paraId="64DD62F6">
        <w:tblPrEx>
          <w:tblCellMar>
            <w:top w:w="0" w:type="dxa"/>
            <w:left w:w="0" w:type="dxa"/>
            <w:bottom w:w="0" w:type="dxa"/>
            <w:right w:w="0" w:type="dxa"/>
          </w:tblCellMar>
        </w:tblPrEx>
        <w:trPr>
          <w:trHeight w:val="569" w:hRule="exact"/>
        </w:trPr>
        <w:tc>
          <w:tcPr>
            <w:tcW w:w="2410" w:type="dxa"/>
            <w:tcBorders>
              <w:top w:val="single" w:color="000000" w:sz="4" w:space="0"/>
              <w:left w:val="single" w:color="000000" w:sz="4" w:space="0"/>
              <w:bottom w:val="single" w:color="000000" w:sz="4" w:space="0"/>
              <w:right w:val="single" w:color="000000" w:sz="4" w:space="0"/>
            </w:tcBorders>
          </w:tcPr>
          <w:p w14:paraId="2A82B3D8">
            <w:pPr>
              <w:autoSpaceDE w:val="0"/>
              <w:autoSpaceDN w:val="0"/>
              <w:adjustRightInd w:val="0"/>
              <w:spacing w:before="6"/>
              <w:ind w:left="103"/>
              <w:jc w:val="left"/>
              <w:rPr>
                <w:kern w:val="0"/>
                <w:sz w:val="24"/>
              </w:rPr>
            </w:pPr>
            <w:r>
              <w:rPr>
                <w:kern w:val="0"/>
                <w:sz w:val="24"/>
              </w:rPr>
              <w:t>Curtain with blind</w:t>
            </w:r>
            <w:r>
              <w:rPr>
                <w:rFonts w:hint="eastAsia"/>
                <w:kern w:val="0"/>
                <w:sz w:val="24"/>
              </w:rPr>
              <w:t xml:space="preserve"> cloth behind</w:t>
            </w:r>
          </w:p>
        </w:tc>
        <w:tc>
          <w:tcPr>
            <w:tcW w:w="6375" w:type="dxa"/>
            <w:tcBorders>
              <w:top w:val="single" w:color="000000" w:sz="4" w:space="0"/>
              <w:left w:val="single" w:color="000000" w:sz="4" w:space="0"/>
              <w:bottom w:val="single" w:color="000000" w:sz="4" w:space="0"/>
              <w:right w:val="single" w:color="000000" w:sz="4" w:space="0"/>
            </w:tcBorders>
          </w:tcPr>
          <w:p w14:paraId="026CC4E5">
            <w:pPr>
              <w:autoSpaceDE w:val="0"/>
              <w:autoSpaceDN w:val="0"/>
              <w:adjustRightInd w:val="0"/>
              <w:spacing w:before="6" w:line="243" w:lineRule="auto"/>
              <w:ind w:left="103" w:hanging="1"/>
              <w:jc w:val="left"/>
              <w:rPr>
                <w:kern w:val="0"/>
                <w:sz w:val="24"/>
              </w:rPr>
            </w:pPr>
            <w:r>
              <w:rPr>
                <w:kern w:val="0"/>
                <w:sz w:val="24"/>
              </w:rPr>
              <w:t>Between</w:t>
            </w:r>
            <w:r>
              <w:rPr>
                <w:rFonts w:hint="eastAsia"/>
                <w:kern w:val="0"/>
                <w:sz w:val="24"/>
              </w:rPr>
              <w:t xml:space="preserve"> </w:t>
            </w:r>
            <w:r>
              <w:rPr>
                <w:kern w:val="0"/>
                <w:sz w:val="24"/>
              </w:rPr>
              <w:t>wheel</w:t>
            </w:r>
            <w:r>
              <w:rPr>
                <w:rFonts w:hint="eastAsia"/>
                <w:kern w:val="0"/>
                <w:sz w:val="24"/>
              </w:rPr>
              <w:t xml:space="preserve"> </w:t>
            </w:r>
            <w:r>
              <w:rPr>
                <w:kern w:val="0"/>
                <w:sz w:val="24"/>
              </w:rPr>
              <w:t>house</w:t>
            </w:r>
            <w:r>
              <w:rPr>
                <w:rFonts w:hint="eastAsia"/>
                <w:kern w:val="0"/>
                <w:sz w:val="24"/>
              </w:rPr>
              <w:t xml:space="preserve"> </w:t>
            </w:r>
            <w:r>
              <w:rPr>
                <w:kern w:val="0"/>
                <w:sz w:val="24"/>
              </w:rPr>
              <w:t>and</w:t>
            </w:r>
            <w:r>
              <w:rPr>
                <w:rFonts w:hint="eastAsia"/>
                <w:kern w:val="0"/>
                <w:sz w:val="24"/>
              </w:rPr>
              <w:t xml:space="preserve"> c</w:t>
            </w:r>
            <w:r>
              <w:rPr>
                <w:kern w:val="0"/>
                <w:sz w:val="24"/>
              </w:rPr>
              <w:t xml:space="preserve">hart </w:t>
            </w:r>
            <w:r>
              <w:rPr>
                <w:rFonts w:hint="eastAsia"/>
                <w:kern w:val="0"/>
                <w:sz w:val="24"/>
              </w:rPr>
              <w:t>space</w:t>
            </w:r>
          </w:p>
        </w:tc>
      </w:tr>
      <w:tr w14:paraId="319DFBA4">
        <w:tblPrEx>
          <w:tblCellMar>
            <w:top w:w="0" w:type="dxa"/>
            <w:left w:w="0" w:type="dxa"/>
            <w:bottom w:w="0" w:type="dxa"/>
            <w:right w:w="0" w:type="dxa"/>
          </w:tblCellMar>
        </w:tblPrEx>
        <w:trPr>
          <w:trHeight w:val="289" w:hRule="exact"/>
        </w:trPr>
        <w:tc>
          <w:tcPr>
            <w:tcW w:w="2410" w:type="dxa"/>
            <w:tcBorders>
              <w:top w:val="single" w:color="000000" w:sz="4" w:space="0"/>
              <w:left w:val="single" w:color="000000" w:sz="4" w:space="0"/>
              <w:bottom w:val="single" w:color="000000" w:sz="4" w:space="0"/>
              <w:right w:val="single" w:color="000000" w:sz="4" w:space="0"/>
            </w:tcBorders>
          </w:tcPr>
          <w:p w14:paraId="41CB127A">
            <w:pPr>
              <w:autoSpaceDE w:val="0"/>
              <w:autoSpaceDN w:val="0"/>
              <w:adjustRightInd w:val="0"/>
              <w:spacing w:before="6"/>
              <w:ind w:left="103"/>
              <w:jc w:val="left"/>
              <w:rPr>
                <w:kern w:val="0"/>
                <w:sz w:val="24"/>
              </w:rPr>
            </w:pPr>
            <w:r>
              <w:rPr>
                <w:kern w:val="0"/>
                <w:sz w:val="24"/>
              </w:rPr>
              <w:t>Vinyl curtain</w:t>
            </w:r>
          </w:p>
        </w:tc>
        <w:tc>
          <w:tcPr>
            <w:tcW w:w="6375" w:type="dxa"/>
            <w:tcBorders>
              <w:top w:val="single" w:color="000000" w:sz="4" w:space="0"/>
              <w:left w:val="single" w:color="000000" w:sz="4" w:space="0"/>
              <w:bottom w:val="single" w:color="000000" w:sz="4" w:space="0"/>
              <w:right w:val="single" w:color="000000" w:sz="4" w:space="0"/>
            </w:tcBorders>
          </w:tcPr>
          <w:p w14:paraId="39332B84">
            <w:pPr>
              <w:autoSpaceDE w:val="0"/>
              <w:autoSpaceDN w:val="0"/>
              <w:adjustRightInd w:val="0"/>
              <w:spacing w:before="6"/>
              <w:ind w:left="103"/>
              <w:jc w:val="left"/>
              <w:rPr>
                <w:kern w:val="0"/>
                <w:sz w:val="24"/>
              </w:rPr>
            </w:pPr>
            <w:r>
              <w:rPr>
                <w:kern w:val="0"/>
                <w:sz w:val="24"/>
              </w:rPr>
              <w:t>Shower space</w:t>
            </w:r>
          </w:p>
        </w:tc>
      </w:tr>
      <w:tr w14:paraId="342529B8">
        <w:tblPrEx>
          <w:tblCellMar>
            <w:top w:w="0" w:type="dxa"/>
            <w:left w:w="0" w:type="dxa"/>
            <w:bottom w:w="0" w:type="dxa"/>
            <w:right w:w="0" w:type="dxa"/>
          </w:tblCellMar>
        </w:tblPrEx>
        <w:trPr>
          <w:trHeight w:val="289" w:hRule="exact"/>
        </w:trPr>
        <w:tc>
          <w:tcPr>
            <w:tcW w:w="2410" w:type="dxa"/>
            <w:tcBorders>
              <w:top w:val="single" w:color="000000" w:sz="4" w:space="0"/>
              <w:left w:val="single" w:color="000000" w:sz="4" w:space="0"/>
              <w:bottom w:val="single" w:color="000000" w:sz="4" w:space="0"/>
              <w:right w:val="single" w:color="000000" w:sz="4" w:space="0"/>
            </w:tcBorders>
          </w:tcPr>
          <w:p w14:paraId="331FD325">
            <w:pPr>
              <w:autoSpaceDE w:val="0"/>
              <w:autoSpaceDN w:val="0"/>
              <w:adjustRightInd w:val="0"/>
              <w:spacing w:before="6"/>
              <w:ind w:left="103"/>
              <w:jc w:val="left"/>
              <w:rPr>
                <w:kern w:val="0"/>
                <w:sz w:val="24"/>
              </w:rPr>
            </w:pPr>
            <w:r>
              <w:rPr>
                <w:rFonts w:hint="eastAsia"/>
                <w:kern w:val="0"/>
                <w:sz w:val="24"/>
              </w:rPr>
              <w:t>Bed curtain</w:t>
            </w:r>
          </w:p>
        </w:tc>
        <w:tc>
          <w:tcPr>
            <w:tcW w:w="6375" w:type="dxa"/>
            <w:tcBorders>
              <w:top w:val="single" w:color="000000" w:sz="4" w:space="0"/>
              <w:left w:val="single" w:color="000000" w:sz="4" w:space="0"/>
              <w:bottom w:val="single" w:color="000000" w:sz="4" w:space="0"/>
              <w:right w:val="single" w:color="000000" w:sz="4" w:space="0"/>
            </w:tcBorders>
          </w:tcPr>
          <w:p w14:paraId="45063BDC">
            <w:pPr>
              <w:autoSpaceDE w:val="0"/>
              <w:autoSpaceDN w:val="0"/>
              <w:adjustRightInd w:val="0"/>
              <w:spacing w:before="6"/>
              <w:ind w:left="103"/>
              <w:jc w:val="left"/>
              <w:rPr>
                <w:kern w:val="0"/>
                <w:sz w:val="24"/>
              </w:rPr>
            </w:pPr>
            <w:r>
              <w:rPr>
                <w:rFonts w:hint="eastAsia"/>
                <w:spacing w:val="-2"/>
                <w:kern w:val="0"/>
                <w:sz w:val="24"/>
              </w:rPr>
              <w:t>Hospital</w:t>
            </w:r>
          </w:p>
        </w:tc>
      </w:tr>
    </w:tbl>
    <w:p w14:paraId="7331A7EE">
      <w:pPr>
        <w:autoSpaceDE w:val="0"/>
        <w:autoSpaceDN w:val="0"/>
        <w:adjustRightInd w:val="0"/>
        <w:spacing w:line="200" w:lineRule="exact"/>
        <w:jc w:val="left"/>
        <w:rPr>
          <w:rFonts w:ascii="Arial" w:hAnsi="Arial" w:cs="Arial"/>
          <w:kern w:val="0"/>
          <w:sz w:val="20"/>
          <w:szCs w:val="20"/>
        </w:rPr>
      </w:pPr>
    </w:p>
    <w:p w14:paraId="4CB76C8F">
      <w:pPr>
        <w:pStyle w:val="3"/>
        <w:spacing w:before="0" w:after="0"/>
        <w:jc w:val="left"/>
      </w:pPr>
      <w:r>
        <w:br w:type="page"/>
      </w:r>
      <w:bookmarkStart w:id="147" w:name="_Toc50573623"/>
      <w:r>
        <w:rPr>
          <w:rFonts w:hint="eastAsia"/>
        </w:rPr>
        <w:t>3.5</w:t>
      </w:r>
      <w:r>
        <w:tab/>
      </w:r>
      <w:r>
        <w:t>COMMISSARY AND SANITARY OUTFIT</w:t>
      </w:r>
      <w:bookmarkEnd w:id="147"/>
    </w:p>
    <w:p w14:paraId="47397D5A">
      <w:pPr>
        <w:autoSpaceDE w:val="0"/>
        <w:autoSpaceDN w:val="0"/>
        <w:adjustRightInd w:val="0"/>
        <w:spacing w:before="6" w:line="280" w:lineRule="exact"/>
        <w:jc w:val="left"/>
        <w:rPr>
          <w:rFonts w:ascii="Arial" w:hAnsi="Arial" w:cs="Arial"/>
          <w:kern w:val="0"/>
          <w:sz w:val="28"/>
          <w:szCs w:val="28"/>
        </w:rPr>
      </w:pPr>
    </w:p>
    <w:p w14:paraId="00407EBF">
      <w:pPr>
        <w:pStyle w:val="4"/>
        <w:spacing w:before="0" w:after="0"/>
        <w:rPr>
          <w:rFonts w:cs="Arial"/>
        </w:rPr>
      </w:pPr>
      <w:bookmarkStart w:id="148" w:name="_Toc50573624"/>
      <w:r>
        <w:rPr>
          <w:rFonts w:hint="eastAsia" w:cs="Arial"/>
        </w:rPr>
        <w:t>3.5.</w:t>
      </w:r>
      <w:r>
        <w:rPr>
          <w:rFonts w:cs="Arial"/>
        </w:rPr>
        <w:t>1</w:t>
      </w:r>
      <w:r>
        <w:rPr>
          <w:rFonts w:cs="Arial"/>
        </w:rPr>
        <w:tab/>
      </w:r>
      <w:r>
        <w:rPr>
          <w:rFonts w:cs="Arial"/>
        </w:rPr>
        <w:t>COMMISSARY EQUIPMENT</w:t>
      </w:r>
      <w:bookmarkEnd w:id="148"/>
    </w:p>
    <w:p w14:paraId="10008D9D">
      <w:pPr>
        <w:autoSpaceDE w:val="0"/>
        <w:autoSpaceDN w:val="0"/>
        <w:adjustRightInd w:val="0"/>
        <w:spacing w:before="2" w:line="240" w:lineRule="exact"/>
        <w:jc w:val="left"/>
        <w:rPr>
          <w:rFonts w:ascii="Arial" w:hAnsi="Arial" w:cs="Arial"/>
          <w:kern w:val="0"/>
          <w:sz w:val="24"/>
        </w:rPr>
      </w:pPr>
    </w:p>
    <w:p w14:paraId="02AC3A68">
      <w:pPr>
        <w:pStyle w:val="5"/>
        <w:ind w:left="42"/>
      </w:pPr>
      <w:r>
        <w:rPr>
          <w:rFonts w:hint="eastAsia"/>
        </w:rPr>
        <w:t>3.5.</w:t>
      </w:r>
      <w:r>
        <w:t>1.1</w:t>
      </w:r>
      <w:r>
        <w:tab/>
      </w:r>
      <w:r>
        <w:t>Material</w:t>
      </w:r>
    </w:p>
    <w:p w14:paraId="719A2244">
      <w:pPr>
        <w:autoSpaceDE w:val="0"/>
        <w:autoSpaceDN w:val="0"/>
        <w:adjustRightInd w:val="0"/>
        <w:spacing w:before="4" w:line="240" w:lineRule="exact"/>
        <w:jc w:val="left"/>
        <w:rPr>
          <w:kern w:val="0"/>
          <w:sz w:val="24"/>
        </w:rPr>
      </w:pPr>
    </w:p>
    <w:p w14:paraId="1C72C093">
      <w:pPr>
        <w:autoSpaceDE w:val="0"/>
        <w:autoSpaceDN w:val="0"/>
        <w:adjustRightInd w:val="0"/>
        <w:ind w:left="1012"/>
        <w:jc w:val="left"/>
        <w:rPr>
          <w:kern w:val="0"/>
          <w:sz w:val="24"/>
        </w:rPr>
      </w:pPr>
      <w:r>
        <w:rPr>
          <w:kern w:val="0"/>
          <w:sz w:val="24"/>
        </w:rPr>
        <w:t>Material of equip</w:t>
      </w:r>
      <w:r>
        <w:rPr>
          <w:spacing w:val="-2"/>
          <w:kern w:val="0"/>
          <w:sz w:val="24"/>
        </w:rPr>
        <w:t>m</w:t>
      </w:r>
      <w:r>
        <w:rPr>
          <w:kern w:val="0"/>
          <w:sz w:val="24"/>
        </w:rPr>
        <w:t xml:space="preserve">ent for </w:t>
      </w:r>
      <w:r>
        <w:rPr>
          <w:rFonts w:hint="eastAsia"/>
          <w:kern w:val="0"/>
          <w:sz w:val="24"/>
        </w:rPr>
        <w:t xml:space="preserve">catering </w:t>
      </w:r>
      <w:r>
        <w:rPr>
          <w:kern w:val="0"/>
          <w:sz w:val="24"/>
        </w:rPr>
        <w:t xml:space="preserve">space </w:t>
      </w:r>
      <w:r>
        <w:rPr>
          <w:rFonts w:hint="eastAsia"/>
          <w:kern w:val="0"/>
          <w:sz w:val="24"/>
        </w:rPr>
        <w:t>shall</w:t>
      </w:r>
      <w:r>
        <w:rPr>
          <w:kern w:val="0"/>
          <w:sz w:val="24"/>
        </w:rPr>
        <w:t xml:space="preserve"> be generally as follows:</w:t>
      </w:r>
    </w:p>
    <w:p w14:paraId="44245BCF">
      <w:pPr>
        <w:autoSpaceDE w:val="0"/>
        <w:autoSpaceDN w:val="0"/>
        <w:adjustRightInd w:val="0"/>
        <w:ind w:left="1012"/>
        <w:jc w:val="left"/>
        <w:rPr>
          <w:kern w:val="0"/>
          <w:sz w:val="24"/>
        </w:rPr>
      </w:pPr>
    </w:p>
    <w:tbl>
      <w:tblPr>
        <w:tblStyle w:val="40"/>
        <w:tblW w:w="0" w:type="auto"/>
        <w:tblInd w:w="9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72"/>
        <w:gridCol w:w="2717"/>
      </w:tblGrid>
      <w:tr w14:paraId="2DEC2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6" w:hRule="exact"/>
        </w:trPr>
        <w:tc>
          <w:tcPr>
            <w:tcW w:w="6072" w:type="dxa"/>
          </w:tcPr>
          <w:p w14:paraId="714912B7">
            <w:pPr>
              <w:autoSpaceDE w:val="0"/>
              <w:autoSpaceDN w:val="0"/>
              <w:adjustRightInd w:val="0"/>
              <w:spacing w:before="30"/>
              <w:jc w:val="center"/>
              <w:rPr>
                <w:kern w:val="0"/>
                <w:sz w:val="24"/>
              </w:rPr>
            </w:pPr>
            <w:r>
              <w:rPr>
                <w:kern w:val="0"/>
                <w:sz w:val="24"/>
              </w:rPr>
              <w:t>Equip</w:t>
            </w:r>
            <w:r>
              <w:rPr>
                <w:spacing w:val="-2"/>
                <w:kern w:val="0"/>
                <w:sz w:val="24"/>
              </w:rPr>
              <w:t>m</w:t>
            </w:r>
            <w:r>
              <w:rPr>
                <w:kern w:val="0"/>
                <w:sz w:val="24"/>
              </w:rPr>
              <w:t>ent</w:t>
            </w:r>
          </w:p>
        </w:tc>
        <w:tc>
          <w:tcPr>
            <w:tcW w:w="2717" w:type="dxa"/>
          </w:tcPr>
          <w:p w14:paraId="0E6DB1E7">
            <w:pPr>
              <w:autoSpaceDE w:val="0"/>
              <w:autoSpaceDN w:val="0"/>
              <w:adjustRightInd w:val="0"/>
              <w:spacing w:before="30"/>
              <w:jc w:val="center"/>
              <w:rPr>
                <w:kern w:val="0"/>
                <w:sz w:val="24"/>
              </w:rPr>
            </w:pPr>
            <w:r>
              <w:rPr>
                <w:kern w:val="0"/>
                <w:sz w:val="24"/>
              </w:rPr>
              <w:t>Material</w:t>
            </w:r>
          </w:p>
        </w:tc>
      </w:tr>
      <w:tr w14:paraId="20325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6" w:hRule="exact"/>
        </w:trPr>
        <w:tc>
          <w:tcPr>
            <w:tcW w:w="6072" w:type="dxa"/>
          </w:tcPr>
          <w:p w14:paraId="3B81D44B">
            <w:pPr>
              <w:autoSpaceDE w:val="0"/>
              <w:autoSpaceDN w:val="0"/>
              <w:adjustRightInd w:val="0"/>
              <w:spacing w:before="30"/>
              <w:ind w:left="101"/>
              <w:jc w:val="left"/>
              <w:rPr>
                <w:kern w:val="0"/>
                <w:sz w:val="24"/>
              </w:rPr>
            </w:pPr>
            <w:r>
              <w:rPr>
                <w:kern w:val="0"/>
                <w:sz w:val="24"/>
              </w:rPr>
              <w:t>Sink, Top of dresser, Plate or rack, Top of cooking table</w:t>
            </w:r>
          </w:p>
        </w:tc>
        <w:tc>
          <w:tcPr>
            <w:tcW w:w="2717" w:type="dxa"/>
          </w:tcPr>
          <w:p w14:paraId="19C5E491">
            <w:pPr>
              <w:autoSpaceDE w:val="0"/>
              <w:autoSpaceDN w:val="0"/>
              <w:adjustRightInd w:val="0"/>
              <w:spacing w:before="30"/>
              <w:ind w:left="102"/>
              <w:jc w:val="left"/>
              <w:rPr>
                <w:kern w:val="0"/>
                <w:sz w:val="24"/>
              </w:rPr>
            </w:pPr>
            <w:r>
              <w:rPr>
                <w:kern w:val="0"/>
                <w:sz w:val="24"/>
              </w:rPr>
              <w:t>Stainless steel</w:t>
            </w:r>
          </w:p>
        </w:tc>
      </w:tr>
      <w:tr w14:paraId="2F82B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6" w:hRule="exact"/>
        </w:trPr>
        <w:tc>
          <w:tcPr>
            <w:tcW w:w="6072" w:type="dxa"/>
          </w:tcPr>
          <w:p w14:paraId="28B5BE6C">
            <w:pPr>
              <w:autoSpaceDE w:val="0"/>
              <w:autoSpaceDN w:val="0"/>
              <w:adjustRightInd w:val="0"/>
              <w:spacing w:before="30"/>
              <w:ind w:left="101"/>
              <w:jc w:val="left"/>
              <w:rPr>
                <w:kern w:val="0"/>
                <w:sz w:val="24"/>
              </w:rPr>
            </w:pPr>
            <w:r>
              <w:rPr>
                <w:kern w:val="0"/>
                <w:sz w:val="24"/>
              </w:rPr>
              <w:t>Furniture in galley</w:t>
            </w:r>
          </w:p>
        </w:tc>
        <w:tc>
          <w:tcPr>
            <w:tcW w:w="2717" w:type="dxa"/>
          </w:tcPr>
          <w:p w14:paraId="7B9FF010">
            <w:pPr>
              <w:autoSpaceDE w:val="0"/>
              <w:autoSpaceDN w:val="0"/>
              <w:adjustRightInd w:val="0"/>
              <w:spacing w:before="30"/>
              <w:ind w:left="101"/>
              <w:jc w:val="left"/>
              <w:rPr>
                <w:kern w:val="0"/>
                <w:sz w:val="24"/>
              </w:rPr>
            </w:pPr>
            <w:r>
              <w:rPr>
                <w:kern w:val="0"/>
                <w:sz w:val="24"/>
              </w:rPr>
              <w:t>Stainless steel</w:t>
            </w:r>
          </w:p>
        </w:tc>
      </w:tr>
      <w:tr w14:paraId="344C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5" w:hRule="exact"/>
        </w:trPr>
        <w:tc>
          <w:tcPr>
            <w:tcW w:w="6072" w:type="dxa"/>
          </w:tcPr>
          <w:p w14:paraId="3B656B09">
            <w:pPr>
              <w:autoSpaceDE w:val="0"/>
              <w:autoSpaceDN w:val="0"/>
              <w:adjustRightInd w:val="0"/>
              <w:spacing w:before="30"/>
              <w:ind w:left="101"/>
              <w:jc w:val="left"/>
              <w:rPr>
                <w:kern w:val="0"/>
                <w:sz w:val="24"/>
              </w:rPr>
            </w:pPr>
            <w:r>
              <w:rPr>
                <w:kern w:val="0"/>
                <w:sz w:val="24"/>
              </w:rPr>
              <w:t xml:space="preserve">Cooking </w:t>
            </w:r>
            <w:r>
              <w:rPr>
                <w:spacing w:val="-2"/>
                <w:kern w:val="0"/>
                <w:sz w:val="24"/>
              </w:rPr>
              <w:t>m</w:t>
            </w:r>
            <w:r>
              <w:rPr>
                <w:kern w:val="0"/>
                <w:sz w:val="24"/>
              </w:rPr>
              <w:t>achinery</w:t>
            </w:r>
          </w:p>
        </w:tc>
        <w:tc>
          <w:tcPr>
            <w:tcW w:w="2717" w:type="dxa"/>
          </w:tcPr>
          <w:p w14:paraId="38ABD410">
            <w:pPr>
              <w:autoSpaceDE w:val="0"/>
              <w:autoSpaceDN w:val="0"/>
              <w:adjustRightInd w:val="0"/>
              <w:spacing w:before="30"/>
              <w:ind w:left="102"/>
              <w:jc w:val="left"/>
              <w:rPr>
                <w:kern w:val="0"/>
                <w:sz w:val="24"/>
              </w:rPr>
            </w:pPr>
            <w:r>
              <w:rPr>
                <w:kern w:val="0"/>
                <w:sz w:val="24"/>
              </w:rPr>
              <w:t>Maker’s standard</w:t>
            </w:r>
          </w:p>
        </w:tc>
      </w:tr>
    </w:tbl>
    <w:p w14:paraId="3ABE4D79">
      <w:pPr>
        <w:autoSpaceDE w:val="0"/>
        <w:autoSpaceDN w:val="0"/>
        <w:adjustRightInd w:val="0"/>
        <w:spacing w:before="18" w:line="100" w:lineRule="exact"/>
        <w:jc w:val="left"/>
        <w:rPr>
          <w:kern w:val="0"/>
          <w:sz w:val="10"/>
          <w:szCs w:val="10"/>
        </w:rPr>
      </w:pPr>
    </w:p>
    <w:p w14:paraId="78CF1D91">
      <w:pPr>
        <w:autoSpaceDE w:val="0"/>
        <w:autoSpaceDN w:val="0"/>
        <w:adjustRightInd w:val="0"/>
        <w:spacing w:line="200" w:lineRule="exact"/>
        <w:jc w:val="left"/>
        <w:rPr>
          <w:kern w:val="0"/>
          <w:sz w:val="20"/>
          <w:szCs w:val="20"/>
        </w:rPr>
      </w:pPr>
    </w:p>
    <w:p w14:paraId="3B942E35">
      <w:pPr>
        <w:pStyle w:val="5"/>
        <w:ind w:left="42"/>
      </w:pPr>
      <w:r>
        <w:rPr>
          <w:rFonts w:hint="eastAsia"/>
        </w:rPr>
        <w:t>3.5.</w:t>
      </w:r>
      <w:r>
        <w:t>1.2</w:t>
      </w:r>
      <w:r>
        <w:tab/>
      </w:r>
      <w:r>
        <w:t>Equip</w:t>
      </w:r>
      <w:r>
        <w:rPr>
          <w:spacing w:val="-2"/>
        </w:rPr>
        <w:t>m</w:t>
      </w:r>
      <w:r>
        <w:t>ent</w:t>
      </w:r>
    </w:p>
    <w:p w14:paraId="69574746">
      <w:pPr>
        <w:autoSpaceDE w:val="0"/>
        <w:autoSpaceDN w:val="0"/>
        <w:adjustRightInd w:val="0"/>
        <w:spacing w:before="4" w:line="240" w:lineRule="exact"/>
        <w:jc w:val="left"/>
        <w:rPr>
          <w:kern w:val="0"/>
          <w:sz w:val="24"/>
        </w:rPr>
      </w:pPr>
    </w:p>
    <w:p w14:paraId="43D80DF1">
      <w:pPr>
        <w:autoSpaceDE w:val="0"/>
        <w:autoSpaceDN w:val="0"/>
        <w:adjustRightInd w:val="0"/>
        <w:ind w:left="1012"/>
        <w:jc w:val="left"/>
        <w:rPr>
          <w:kern w:val="0"/>
          <w:sz w:val="24"/>
        </w:rPr>
      </w:pPr>
      <w:r>
        <w:rPr>
          <w:kern w:val="0"/>
          <w:sz w:val="24"/>
        </w:rPr>
        <w:t>Equip</w:t>
      </w:r>
      <w:r>
        <w:rPr>
          <w:spacing w:val="-2"/>
          <w:kern w:val="0"/>
          <w:sz w:val="24"/>
        </w:rPr>
        <w:t>m</w:t>
      </w:r>
      <w:r>
        <w:rPr>
          <w:kern w:val="0"/>
          <w:sz w:val="24"/>
        </w:rPr>
        <w:t>ent shall be provided as following list.</w:t>
      </w:r>
    </w:p>
    <w:p w14:paraId="3FB33681">
      <w:pPr>
        <w:autoSpaceDE w:val="0"/>
        <w:autoSpaceDN w:val="0"/>
        <w:adjustRightInd w:val="0"/>
        <w:spacing w:before="3" w:line="280" w:lineRule="exact"/>
        <w:jc w:val="left"/>
        <w:rPr>
          <w:kern w:val="0"/>
          <w:sz w:val="28"/>
          <w:szCs w:val="28"/>
        </w:rPr>
      </w:pPr>
    </w:p>
    <w:p w14:paraId="2555A728">
      <w:pPr>
        <w:pStyle w:val="5"/>
        <w:ind w:left="42"/>
      </w:pPr>
      <w:r>
        <w:rPr>
          <w:rFonts w:hint="eastAsia"/>
        </w:rPr>
        <w:t>3.5.</w:t>
      </w:r>
      <w:r>
        <w:t>1.2.1</w:t>
      </w:r>
      <w:r>
        <w:tab/>
      </w:r>
      <w:r>
        <w:t xml:space="preserve">Galley </w:t>
      </w:r>
      <w:r>
        <w:rPr>
          <w:rFonts w:hint="eastAsia"/>
        </w:rPr>
        <w:t>e</w:t>
      </w:r>
      <w:r>
        <w:t>quip</w:t>
      </w:r>
      <w:r>
        <w:rPr>
          <w:spacing w:val="-2"/>
        </w:rPr>
        <w:t>m</w:t>
      </w:r>
      <w:r>
        <w:t>ent</w:t>
      </w:r>
    </w:p>
    <w:p w14:paraId="78A03E85">
      <w:pPr>
        <w:autoSpaceDE w:val="0"/>
        <w:autoSpaceDN w:val="0"/>
        <w:adjustRightInd w:val="0"/>
        <w:spacing w:before="10" w:line="100" w:lineRule="exact"/>
        <w:jc w:val="left"/>
        <w:rPr>
          <w:kern w:val="0"/>
          <w:sz w:val="10"/>
          <w:szCs w:val="10"/>
        </w:rPr>
      </w:pPr>
    </w:p>
    <w:tbl>
      <w:tblPr>
        <w:tblStyle w:val="40"/>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3260"/>
      </w:tblGrid>
      <w:tr w14:paraId="69332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5DF0E6E3">
            <w:pPr>
              <w:spacing w:before="20" w:after="20" w:line="240" w:lineRule="exact"/>
              <w:jc w:val="center"/>
              <w:rPr>
                <w:sz w:val="24"/>
              </w:rPr>
            </w:pPr>
            <w:r>
              <w:rPr>
                <w:rFonts w:hint="eastAsia"/>
                <w:sz w:val="24"/>
              </w:rPr>
              <w:t>Item</w:t>
            </w:r>
          </w:p>
        </w:tc>
        <w:tc>
          <w:tcPr>
            <w:tcW w:w="3260" w:type="dxa"/>
          </w:tcPr>
          <w:p w14:paraId="723BEADD">
            <w:pPr>
              <w:spacing w:before="20" w:after="20" w:line="240" w:lineRule="exact"/>
              <w:jc w:val="center"/>
              <w:rPr>
                <w:sz w:val="24"/>
              </w:rPr>
            </w:pPr>
            <w:r>
              <w:rPr>
                <w:rFonts w:hint="eastAsia"/>
                <w:sz w:val="24"/>
              </w:rPr>
              <w:t>Number</w:t>
            </w:r>
          </w:p>
        </w:tc>
      </w:tr>
      <w:tr w14:paraId="145D5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163009AE">
            <w:pPr>
              <w:spacing w:before="20" w:after="20" w:line="240" w:lineRule="exact"/>
              <w:rPr>
                <w:sz w:val="24"/>
              </w:rPr>
            </w:pPr>
            <w:r>
              <w:rPr>
                <w:sz w:val="24"/>
              </w:rPr>
              <w:t>Galley hood with grease filter</w:t>
            </w:r>
          </w:p>
        </w:tc>
        <w:tc>
          <w:tcPr>
            <w:tcW w:w="3260" w:type="dxa"/>
          </w:tcPr>
          <w:p w14:paraId="2B0D3198">
            <w:pPr>
              <w:spacing w:before="20" w:after="20" w:line="240" w:lineRule="exact"/>
              <w:jc w:val="center"/>
              <w:rPr>
                <w:sz w:val="24"/>
              </w:rPr>
            </w:pPr>
            <w:r>
              <w:rPr>
                <w:sz w:val="24"/>
              </w:rPr>
              <w:t>1</w:t>
            </w:r>
          </w:p>
        </w:tc>
      </w:tr>
      <w:tr w14:paraId="17788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1F6A357E">
            <w:pPr>
              <w:spacing w:before="20" w:after="20" w:line="240" w:lineRule="exact"/>
              <w:rPr>
                <w:sz w:val="24"/>
              </w:rPr>
            </w:pPr>
            <w:r>
              <w:rPr>
                <w:sz w:val="24"/>
              </w:rPr>
              <w:t xml:space="preserve">Cooking range with </w:t>
            </w:r>
            <w:r>
              <w:rPr>
                <w:rFonts w:hint="eastAsia"/>
                <w:sz w:val="24"/>
              </w:rPr>
              <w:t>4</w:t>
            </w:r>
            <w:r>
              <w:rPr>
                <w:sz w:val="24"/>
              </w:rPr>
              <w:t>-hot plates</w:t>
            </w:r>
          </w:p>
        </w:tc>
        <w:tc>
          <w:tcPr>
            <w:tcW w:w="3260" w:type="dxa"/>
          </w:tcPr>
          <w:p w14:paraId="423196AA">
            <w:pPr>
              <w:spacing w:before="20" w:after="20" w:line="240" w:lineRule="exact"/>
              <w:jc w:val="center"/>
              <w:rPr>
                <w:sz w:val="24"/>
              </w:rPr>
            </w:pPr>
            <w:r>
              <w:rPr>
                <w:sz w:val="24"/>
              </w:rPr>
              <w:t>1</w:t>
            </w:r>
          </w:p>
        </w:tc>
      </w:tr>
      <w:tr w14:paraId="726F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381189CC">
            <w:pPr>
              <w:spacing w:before="20" w:after="20" w:line="240" w:lineRule="exact"/>
              <w:rPr>
                <w:sz w:val="24"/>
              </w:rPr>
            </w:pPr>
            <w:r>
              <w:rPr>
                <w:sz w:val="24"/>
              </w:rPr>
              <w:t xml:space="preserve">Baking and </w:t>
            </w:r>
            <w:r>
              <w:rPr>
                <w:rFonts w:hint="eastAsia"/>
                <w:sz w:val="24"/>
              </w:rPr>
              <w:t>r</w:t>
            </w:r>
            <w:r>
              <w:rPr>
                <w:sz w:val="24"/>
              </w:rPr>
              <w:t xml:space="preserve">oasting </w:t>
            </w:r>
            <w:r>
              <w:rPr>
                <w:rFonts w:hint="eastAsia"/>
                <w:sz w:val="24"/>
              </w:rPr>
              <w:t>o</w:t>
            </w:r>
            <w:r>
              <w:rPr>
                <w:sz w:val="24"/>
              </w:rPr>
              <w:t>ven</w:t>
            </w:r>
          </w:p>
        </w:tc>
        <w:tc>
          <w:tcPr>
            <w:tcW w:w="3260" w:type="dxa"/>
          </w:tcPr>
          <w:p w14:paraId="6D3799EC">
            <w:pPr>
              <w:spacing w:before="20" w:after="20" w:line="240" w:lineRule="exact"/>
              <w:jc w:val="center"/>
              <w:rPr>
                <w:sz w:val="24"/>
              </w:rPr>
            </w:pPr>
            <w:r>
              <w:rPr>
                <w:sz w:val="24"/>
              </w:rPr>
              <w:t>1</w:t>
            </w:r>
          </w:p>
        </w:tc>
      </w:tr>
      <w:tr w14:paraId="3F539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5A6EF89E">
            <w:pPr>
              <w:spacing w:before="20" w:after="20" w:line="240" w:lineRule="exact"/>
              <w:rPr>
                <w:sz w:val="24"/>
              </w:rPr>
            </w:pPr>
            <w:r>
              <w:rPr>
                <w:rFonts w:eastAsia="Times New Roman"/>
                <w:sz w:val="24"/>
              </w:rPr>
              <w:t>R</w:t>
            </w:r>
            <w:r>
              <w:rPr>
                <w:rFonts w:eastAsia="Times New Roman"/>
                <w:spacing w:val="-1"/>
                <w:sz w:val="24"/>
              </w:rPr>
              <w:t>e</w:t>
            </w:r>
            <w:r>
              <w:rPr>
                <w:rFonts w:eastAsia="Times New Roman"/>
                <w:sz w:val="24"/>
              </w:rPr>
              <w:t>f</w:t>
            </w:r>
            <w:r>
              <w:rPr>
                <w:rFonts w:eastAsia="Times New Roman"/>
                <w:spacing w:val="-1"/>
                <w:sz w:val="24"/>
              </w:rPr>
              <w:t>r</w:t>
            </w:r>
            <w:r>
              <w:rPr>
                <w:rFonts w:eastAsia="Times New Roman"/>
                <w:sz w:val="24"/>
              </w:rPr>
              <w:t>ige</w:t>
            </w:r>
            <w:r>
              <w:rPr>
                <w:rFonts w:eastAsia="Times New Roman"/>
                <w:spacing w:val="1"/>
                <w:sz w:val="24"/>
              </w:rPr>
              <w:t>r</w:t>
            </w:r>
            <w:r>
              <w:rPr>
                <w:rFonts w:eastAsia="Times New Roman"/>
                <w:spacing w:val="-1"/>
                <w:sz w:val="24"/>
              </w:rPr>
              <w:t>a</w:t>
            </w:r>
            <w:r>
              <w:rPr>
                <w:rFonts w:eastAsia="Times New Roman"/>
                <w:sz w:val="24"/>
              </w:rPr>
              <w:t>tor</w:t>
            </w:r>
            <w:r>
              <w:rPr>
                <w:rFonts w:eastAsia="Times New Roman"/>
                <w:spacing w:val="-1"/>
                <w:sz w:val="24"/>
              </w:rPr>
              <w:t>(a</w:t>
            </w:r>
            <w:r>
              <w:rPr>
                <w:rFonts w:eastAsia="Times New Roman"/>
                <w:sz w:val="24"/>
              </w:rPr>
              <w:t xml:space="preserve">bt. </w:t>
            </w:r>
            <w:r>
              <w:rPr>
                <w:b/>
                <w:i/>
                <w:sz w:val="24"/>
              </w:rPr>
              <w:t>5</w:t>
            </w:r>
            <w:r>
              <w:rPr>
                <w:rFonts w:eastAsia="Times New Roman"/>
                <w:b/>
                <w:i/>
                <w:sz w:val="24"/>
              </w:rPr>
              <w:t>0</w:t>
            </w:r>
            <w:r>
              <w:rPr>
                <w:rFonts w:eastAsia="Times New Roman"/>
                <w:b/>
                <w:i/>
                <w:spacing w:val="2"/>
                <w:sz w:val="24"/>
              </w:rPr>
              <w:t>0</w:t>
            </w:r>
            <w:r>
              <w:rPr>
                <w:rFonts w:eastAsia="Times New Roman"/>
                <w:b/>
                <w:i/>
                <w:spacing w:val="-2"/>
                <w:sz w:val="24"/>
              </w:rPr>
              <w:t>L</w:t>
            </w:r>
            <w:r>
              <w:rPr>
                <w:rFonts w:eastAsia="Times New Roman"/>
                <w:sz w:val="24"/>
              </w:rPr>
              <w:t>,domestic</w:t>
            </w:r>
            <w:r>
              <w:rPr>
                <w:rFonts w:hint="eastAsia"/>
                <w:sz w:val="24"/>
              </w:rPr>
              <w:t xml:space="preserve"> </w:t>
            </w:r>
            <w:r>
              <w:rPr>
                <w:rFonts w:eastAsia="Times New Roman"/>
                <w:spacing w:val="3"/>
                <w:sz w:val="24"/>
              </w:rPr>
              <w:t>t</w:t>
            </w:r>
            <w:r>
              <w:rPr>
                <w:rFonts w:eastAsia="Times New Roman"/>
                <w:spacing w:val="-5"/>
                <w:sz w:val="24"/>
              </w:rPr>
              <w:t>y</w:t>
            </w:r>
            <w:r>
              <w:rPr>
                <w:rFonts w:eastAsia="Times New Roman"/>
                <w:sz w:val="24"/>
              </w:rPr>
              <w:t>p</w:t>
            </w:r>
            <w:r>
              <w:rPr>
                <w:rFonts w:eastAsia="Times New Roman"/>
                <w:spacing w:val="1"/>
                <w:sz w:val="24"/>
              </w:rPr>
              <w:t>e</w:t>
            </w:r>
            <w:r>
              <w:rPr>
                <w:rFonts w:eastAsia="Times New Roman"/>
                <w:sz w:val="24"/>
              </w:rPr>
              <w:t>)</w:t>
            </w:r>
          </w:p>
        </w:tc>
        <w:tc>
          <w:tcPr>
            <w:tcW w:w="3260" w:type="dxa"/>
          </w:tcPr>
          <w:p w14:paraId="6CEBDE9F">
            <w:pPr>
              <w:spacing w:before="20" w:after="20" w:line="240" w:lineRule="exact"/>
              <w:jc w:val="center"/>
              <w:rPr>
                <w:sz w:val="24"/>
              </w:rPr>
            </w:pPr>
            <w:r>
              <w:rPr>
                <w:sz w:val="24"/>
              </w:rPr>
              <w:t>1</w:t>
            </w:r>
          </w:p>
        </w:tc>
      </w:tr>
      <w:tr w14:paraId="5755D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3DB84453">
            <w:pPr>
              <w:spacing w:before="20" w:after="20" w:line="240" w:lineRule="exact"/>
              <w:jc w:val="left"/>
              <w:rPr>
                <w:sz w:val="24"/>
              </w:rPr>
            </w:pPr>
            <w:r>
              <w:rPr>
                <w:sz w:val="24"/>
              </w:rPr>
              <w:t>Titling frying pan (</w:t>
            </w:r>
            <w:r>
              <w:rPr>
                <w:rFonts w:hint="eastAsia"/>
                <w:sz w:val="24"/>
              </w:rPr>
              <w:t xml:space="preserve">abt. </w:t>
            </w:r>
            <w:r>
              <w:rPr>
                <w:sz w:val="24"/>
              </w:rPr>
              <w:t>10 kW)</w:t>
            </w:r>
          </w:p>
        </w:tc>
        <w:tc>
          <w:tcPr>
            <w:tcW w:w="3260" w:type="dxa"/>
          </w:tcPr>
          <w:p w14:paraId="0A264F5D">
            <w:pPr>
              <w:spacing w:before="20" w:after="20" w:line="240" w:lineRule="exact"/>
              <w:jc w:val="center"/>
              <w:rPr>
                <w:sz w:val="24"/>
              </w:rPr>
            </w:pPr>
            <w:r>
              <w:rPr>
                <w:sz w:val="24"/>
              </w:rPr>
              <w:t>1</w:t>
            </w:r>
          </w:p>
        </w:tc>
      </w:tr>
      <w:tr w14:paraId="47856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26C611B5">
            <w:pPr>
              <w:spacing w:before="20" w:after="20" w:line="240" w:lineRule="exact"/>
              <w:jc w:val="left"/>
              <w:rPr>
                <w:sz w:val="24"/>
              </w:rPr>
            </w:pPr>
            <w:r>
              <w:rPr>
                <w:sz w:val="24"/>
              </w:rPr>
              <w:t>Meat slicer</w:t>
            </w:r>
          </w:p>
        </w:tc>
        <w:tc>
          <w:tcPr>
            <w:tcW w:w="3260" w:type="dxa"/>
          </w:tcPr>
          <w:p w14:paraId="6408117B">
            <w:pPr>
              <w:spacing w:before="20" w:after="20" w:line="240" w:lineRule="exact"/>
              <w:jc w:val="center"/>
              <w:rPr>
                <w:sz w:val="24"/>
              </w:rPr>
            </w:pPr>
            <w:r>
              <w:rPr>
                <w:sz w:val="24"/>
              </w:rPr>
              <w:t>1</w:t>
            </w:r>
          </w:p>
        </w:tc>
      </w:tr>
      <w:tr w14:paraId="0B8C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11FB7EBE">
            <w:pPr>
              <w:spacing w:before="20" w:after="20" w:line="240" w:lineRule="exact"/>
              <w:jc w:val="left"/>
              <w:rPr>
                <w:sz w:val="24"/>
              </w:rPr>
            </w:pPr>
            <w:r>
              <w:rPr>
                <w:sz w:val="24"/>
              </w:rPr>
              <w:t>Universal kitchen machine (abt.20L)</w:t>
            </w:r>
          </w:p>
        </w:tc>
        <w:tc>
          <w:tcPr>
            <w:tcW w:w="3260" w:type="dxa"/>
          </w:tcPr>
          <w:p w14:paraId="085BE347">
            <w:pPr>
              <w:spacing w:before="20" w:after="20" w:line="240" w:lineRule="exact"/>
              <w:jc w:val="center"/>
              <w:rPr>
                <w:sz w:val="24"/>
              </w:rPr>
            </w:pPr>
            <w:r>
              <w:rPr>
                <w:sz w:val="24"/>
              </w:rPr>
              <w:t>1</w:t>
            </w:r>
          </w:p>
        </w:tc>
      </w:tr>
      <w:tr w14:paraId="18423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140D0826">
            <w:pPr>
              <w:spacing w:before="20" w:after="20" w:line="240" w:lineRule="exact"/>
              <w:jc w:val="left"/>
              <w:rPr>
                <w:sz w:val="24"/>
              </w:rPr>
            </w:pPr>
            <w:r>
              <w:rPr>
                <w:sz w:val="24"/>
              </w:rPr>
              <w:t>Water boiler (abt. 15L)</w:t>
            </w:r>
          </w:p>
        </w:tc>
        <w:tc>
          <w:tcPr>
            <w:tcW w:w="3260" w:type="dxa"/>
          </w:tcPr>
          <w:p w14:paraId="5CFA823B">
            <w:pPr>
              <w:spacing w:before="20" w:after="20" w:line="240" w:lineRule="exact"/>
              <w:jc w:val="center"/>
              <w:rPr>
                <w:sz w:val="24"/>
              </w:rPr>
            </w:pPr>
            <w:r>
              <w:rPr>
                <w:sz w:val="24"/>
              </w:rPr>
              <w:t>1</w:t>
            </w:r>
          </w:p>
        </w:tc>
      </w:tr>
      <w:tr w14:paraId="5F7A2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1BCFAF91">
            <w:pPr>
              <w:spacing w:before="20" w:after="20" w:line="240" w:lineRule="exact"/>
              <w:jc w:val="left"/>
              <w:rPr>
                <w:b/>
                <w:i/>
                <w:sz w:val="24"/>
              </w:rPr>
            </w:pPr>
            <w:r>
              <w:rPr>
                <w:b/>
                <w:i/>
                <w:sz w:val="24"/>
              </w:rPr>
              <w:t>Electric waste disposer</w:t>
            </w:r>
          </w:p>
        </w:tc>
        <w:tc>
          <w:tcPr>
            <w:tcW w:w="3260" w:type="dxa"/>
          </w:tcPr>
          <w:p w14:paraId="01139010">
            <w:pPr>
              <w:spacing w:before="20" w:after="20" w:line="240" w:lineRule="exact"/>
              <w:jc w:val="center"/>
              <w:rPr>
                <w:sz w:val="24"/>
              </w:rPr>
            </w:pPr>
            <w:r>
              <w:rPr>
                <w:sz w:val="24"/>
              </w:rPr>
              <w:t>1</w:t>
            </w:r>
          </w:p>
        </w:tc>
      </w:tr>
      <w:tr w14:paraId="52B2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4C0C43E2">
            <w:pPr>
              <w:spacing w:before="20" w:after="20" w:line="240" w:lineRule="exact"/>
              <w:jc w:val="left"/>
              <w:rPr>
                <w:sz w:val="24"/>
              </w:rPr>
            </w:pPr>
            <w:r>
              <w:rPr>
                <w:sz w:val="24"/>
              </w:rPr>
              <w:t>Can opener</w:t>
            </w:r>
          </w:p>
        </w:tc>
        <w:tc>
          <w:tcPr>
            <w:tcW w:w="3260" w:type="dxa"/>
          </w:tcPr>
          <w:p w14:paraId="183C4D6B">
            <w:pPr>
              <w:spacing w:before="20" w:after="20" w:line="240" w:lineRule="exact"/>
              <w:jc w:val="center"/>
              <w:rPr>
                <w:sz w:val="24"/>
              </w:rPr>
            </w:pPr>
            <w:r>
              <w:rPr>
                <w:sz w:val="24"/>
              </w:rPr>
              <w:t>1</w:t>
            </w:r>
          </w:p>
        </w:tc>
      </w:tr>
      <w:tr w14:paraId="1C659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186EB5AD">
            <w:pPr>
              <w:spacing w:before="20" w:after="20" w:line="240" w:lineRule="exact"/>
              <w:jc w:val="left"/>
              <w:rPr>
                <w:sz w:val="24"/>
              </w:rPr>
            </w:pPr>
            <w:r>
              <w:rPr>
                <w:sz w:val="24"/>
              </w:rPr>
              <w:t>Toaster (domestic type</w:t>
            </w:r>
            <w:r>
              <w:rPr>
                <w:rFonts w:hint="eastAsia"/>
                <w:sz w:val="24"/>
              </w:rPr>
              <w:t xml:space="preserve">, </w:t>
            </w:r>
            <w:r>
              <w:rPr>
                <w:sz w:val="24"/>
              </w:rPr>
              <w:t>4-slice)</w:t>
            </w:r>
          </w:p>
        </w:tc>
        <w:tc>
          <w:tcPr>
            <w:tcW w:w="3260" w:type="dxa"/>
          </w:tcPr>
          <w:p w14:paraId="129391A0">
            <w:pPr>
              <w:spacing w:before="20" w:after="20" w:line="240" w:lineRule="exact"/>
              <w:jc w:val="center"/>
              <w:rPr>
                <w:sz w:val="24"/>
              </w:rPr>
            </w:pPr>
            <w:r>
              <w:rPr>
                <w:sz w:val="24"/>
              </w:rPr>
              <w:t>1</w:t>
            </w:r>
          </w:p>
        </w:tc>
      </w:tr>
      <w:tr w14:paraId="68021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79D90396">
            <w:pPr>
              <w:spacing w:before="20" w:after="20" w:line="240" w:lineRule="exact"/>
              <w:jc w:val="left"/>
              <w:rPr>
                <w:sz w:val="24"/>
              </w:rPr>
            </w:pPr>
            <w:r>
              <w:rPr>
                <w:sz w:val="24"/>
              </w:rPr>
              <w:t>Dresser with two sink</w:t>
            </w:r>
            <w:r>
              <w:rPr>
                <w:rFonts w:hint="eastAsia"/>
                <w:sz w:val="24"/>
              </w:rPr>
              <w:t>s</w:t>
            </w:r>
            <w:r>
              <w:rPr>
                <w:sz w:val="24"/>
              </w:rPr>
              <w:t xml:space="preserve"> (side)</w:t>
            </w:r>
          </w:p>
        </w:tc>
        <w:tc>
          <w:tcPr>
            <w:tcW w:w="3260" w:type="dxa"/>
          </w:tcPr>
          <w:p w14:paraId="1090B28D">
            <w:pPr>
              <w:spacing w:before="20" w:after="20" w:line="240" w:lineRule="exact"/>
              <w:jc w:val="center"/>
              <w:rPr>
                <w:sz w:val="24"/>
              </w:rPr>
            </w:pPr>
            <w:r>
              <w:rPr>
                <w:sz w:val="24"/>
              </w:rPr>
              <w:t>1</w:t>
            </w:r>
          </w:p>
        </w:tc>
      </w:tr>
      <w:tr w14:paraId="1FDC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4E7BA068">
            <w:pPr>
              <w:spacing w:before="20" w:after="20" w:line="240" w:lineRule="exact"/>
              <w:jc w:val="left"/>
              <w:rPr>
                <w:sz w:val="24"/>
              </w:rPr>
            </w:pPr>
            <w:r>
              <w:rPr>
                <w:sz w:val="24"/>
              </w:rPr>
              <w:t>Working table with one sink (center)</w:t>
            </w:r>
          </w:p>
        </w:tc>
        <w:tc>
          <w:tcPr>
            <w:tcW w:w="3260" w:type="dxa"/>
          </w:tcPr>
          <w:p w14:paraId="1415FE6D">
            <w:pPr>
              <w:spacing w:before="20" w:after="20" w:line="240" w:lineRule="exact"/>
              <w:jc w:val="center"/>
              <w:rPr>
                <w:sz w:val="24"/>
              </w:rPr>
            </w:pPr>
            <w:r>
              <w:rPr>
                <w:sz w:val="24"/>
              </w:rPr>
              <w:t>1</w:t>
            </w:r>
          </w:p>
        </w:tc>
      </w:tr>
      <w:tr w14:paraId="29857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325B1050">
            <w:pPr>
              <w:spacing w:before="20" w:after="20" w:line="240" w:lineRule="exact"/>
              <w:jc w:val="left"/>
              <w:rPr>
                <w:sz w:val="24"/>
              </w:rPr>
            </w:pPr>
            <w:r>
              <w:rPr>
                <w:sz w:val="24"/>
              </w:rPr>
              <w:t>Bowl and dish rack</w:t>
            </w:r>
          </w:p>
        </w:tc>
        <w:tc>
          <w:tcPr>
            <w:tcW w:w="3260" w:type="dxa"/>
          </w:tcPr>
          <w:p w14:paraId="597CD87D">
            <w:pPr>
              <w:spacing w:before="20" w:after="20" w:line="240" w:lineRule="exact"/>
              <w:jc w:val="center"/>
              <w:rPr>
                <w:sz w:val="24"/>
              </w:rPr>
            </w:pPr>
            <w:r>
              <w:rPr>
                <w:sz w:val="24"/>
              </w:rPr>
              <w:t>1</w:t>
            </w:r>
          </w:p>
        </w:tc>
      </w:tr>
      <w:tr w14:paraId="4893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14D6E696">
            <w:pPr>
              <w:spacing w:before="20" w:after="20" w:line="240" w:lineRule="exact"/>
              <w:jc w:val="left"/>
              <w:rPr>
                <w:sz w:val="24"/>
              </w:rPr>
            </w:pPr>
            <w:r>
              <w:rPr>
                <w:sz w:val="24"/>
              </w:rPr>
              <w:t>Bottle rack</w:t>
            </w:r>
          </w:p>
        </w:tc>
        <w:tc>
          <w:tcPr>
            <w:tcW w:w="3260" w:type="dxa"/>
          </w:tcPr>
          <w:p w14:paraId="2DD50119">
            <w:pPr>
              <w:spacing w:before="20" w:after="20" w:line="240" w:lineRule="exact"/>
              <w:jc w:val="center"/>
              <w:rPr>
                <w:sz w:val="24"/>
              </w:rPr>
            </w:pPr>
            <w:r>
              <w:rPr>
                <w:sz w:val="24"/>
              </w:rPr>
              <w:t>1</w:t>
            </w:r>
          </w:p>
        </w:tc>
      </w:tr>
      <w:tr w14:paraId="7B41A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45998966">
            <w:pPr>
              <w:spacing w:before="20" w:after="20" w:line="240" w:lineRule="exact"/>
              <w:jc w:val="left"/>
              <w:rPr>
                <w:sz w:val="24"/>
              </w:rPr>
            </w:pPr>
            <w:r>
              <w:rPr>
                <w:sz w:val="24"/>
              </w:rPr>
              <w:t>Chopping board with rack</w:t>
            </w:r>
          </w:p>
        </w:tc>
        <w:tc>
          <w:tcPr>
            <w:tcW w:w="3260" w:type="dxa"/>
          </w:tcPr>
          <w:p w14:paraId="5E5F8889">
            <w:pPr>
              <w:spacing w:before="20" w:after="20" w:line="240" w:lineRule="exact"/>
              <w:jc w:val="center"/>
              <w:rPr>
                <w:sz w:val="24"/>
              </w:rPr>
            </w:pPr>
            <w:r>
              <w:rPr>
                <w:sz w:val="24"/>
              </w:rPr>
              <w:t>2</w:t>
            </w:r>
          </w:p>
        </w:tc>
      </w:tr>
      <w:tr w14:paraId="7D99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3BAE7997">
            <w:pPr>
              <w:spacing w:before="20" w:after="20" w:line="240" w:lineRule="exact"/>
              <w:jc w:val="left"/>
              <w:rPr>
                <w:sz w:val="24"/>
              </w:rPr>
            </w:pPr>
            <w:r>
              <w:rPr>
                <w:sz w:val="24"/>
              </w:rPr>
              <w:t>Glass rack</w:t>
            </w:r>
          </w:p>
        </w:tc>
        <w:tc>
          <w:tcPr>
            <w:tcW w:w="3260" w:type="dxa"/>
          </w:tcPr>
          <w:p w14:paraId="2B9BDB37">
            <w:pPr>
              <w:spacing w:before="20" w:after="20" w:line="240" w:lineRule="exact"/>
              <w:jc w:val="center"/>
              <w:rPr>
                <w:sz w:val="24"/>
              </w:rPr>
            </w:pPr>
            <w:r>
              <w:rPr>
                <w:sz w:val="24"/>
              </w:rPr>
              <w:t>1</w:t>
            </w:r>
          </w:p>
        </w:tc>
      </w:tr>
      <w:tr w14:paraId="4D1C3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7809E92F">
            <w:pPr>
              <w:spacing w:before="20" w:after="20" w:line="240" w:lineRule="exact"/>
              <w:jc w:val="left"/>
              <w:rPr>
                <w:sz w:val="24"/>
              </w:rPr>
            </w:pPr>
            <w:r>
              <w:rPr>
                <w:sz w:val="24"/>
              </w:rPr>
              <w:t xml:space="preserve">Service </w:t>
            </w:r>
            <w:r>
              <w:rPr>
                <w:rFonts w:hint="eastAsia"/>
                <w:sz w:val="24"/>
              </w:rPr>
              <w:t>t</w:t>
            </w:r>
            <w:r>
              <w:rPr>
                <w:sz w:val="24"/>
              </w:rPr>
              <w:t>able with shelf</w:t>
            </w:r>
          </w:p>
        </w:tc>
        <w:tc>
          <w:tcPr>
            <w:tcW w:w="3260" w:type="dxa"/>
          </w:tcPr>
          <w:p w14:paraId="6889D511">
            <w:pPr>
              <w:spacing w:before="20" w:after="20" w:line="240" w:lineRule="exact"/>
              <w:jc w:val="center"/>
              <w:rPr>
                <w:sz w:val="24"/>
              </w:rPr>
            </w:pPr>
            <w:r>
              <w:rPr>
                <w:sz w:val="24"/>
              </w:rPr>
              <w:t>1</w:t>
            </w:r>
          </w:p>
        </w:tc>
      </w:tr>
      <w:tr w14:paraId="0640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57925D0A">
            <w:pPr>
              <w:spacing w:before="20" w:after="20" w:line="240" w:lineRule="exact"/>
              <w:jc w:val="left"/>
              <w:rPr>
                <w:sz w:val="24"/>
              </w:rPr>
            </w:pPr>
            <w:r>
              <w:rPr>
                <w:sz w:val="24"/>
              </w:rPr>
              <w:t>White board</w:t>
            </w:r>
          </w:p>
        </w:tc>
        <w:tc>
          <w:tcPr>
            <w:tcW w:w="3260" w:type="dxa"/>
          </w:tcPr>
          <w:p w14:paraId="5DC84C92">
            <w:pPr>
              <w:spacing w:before="20" w:after="20" w:line="240" w:lineRule="exact"/>
              <w:jc w:val="center"/>
              <w:rPr>
                <w:sz w:val="24"/>
              </w:rPr>
            </w:pPr>
            <w:r>
              <w:rPr>
                <w:sz w:val="24"/>
              </w:rPr>
              <w:t>1</w:t>
            </w:r>
          </w:p>
        </w:tc>
      </w:tr>
      <w:tr w14:paraId="5E30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1408B0CC">
            <w:pPr>
              <w:spacing w:before="20" w:after="20" w:line="240" w:lineRule="exact"/>
              <w:jc w:val="left"/>
              <w:rPr>
                <w:sz w:val="24"/>
              </w:rPr>
            </w:pPr>
            <w:r>
              <w:rPr>
                <w:sz w:val="24"/>
              </w:rPr>
              <w:t>Clock</w:t>
            </w:r>
          </w:p>
        </w:tc>
        <w:tc>
          <w:tcPr>
            <w:tcW w:w="3260" w:type="dxa"/>
          </w:tcPr>
          <w:p w14:paraId="4B8BABFF">
            <w:pPr>
              <w:spacing w:before="20" w:after="20" w:line="240" w:lineRule="exact"/>
              <w:jc w:val="center"/>
              <w:rPr>
                <w:sz w:val="24"/>
              </w:rPr>
            </w:pPr>
            <w:r>
              <w:rPr>
                <w:sz w:val="24"/>
              </w:rPr>
              <w:t>1</w:t>
            </w:r>
          </w:p>
        </w:tc>
      </w:tr>
      <w:tr w14:paraId="04F8C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30E7AAEC">
            <w:pPr>
              <w:spacing w:before="20" w:after="20" w:line="240" w:lineRule="exact"/>
              <w:jc w:val="left"/>
              <w:rPr>
                <w:sz w:val="24"/>
              </w:rPr>
            </w:pPr>
            <w:r>
              <w:rPr>
                <w:rFonts w:hint="eastAsia"/>
                <w:sz w:val="24"/>
              </w:rPr>
              <w:t>Rice cooker</w:t>
            </w:r>
          </w:p>
        </w:tc>
        <w:tc>
          <w:tcPr>
            <w:tcW w:w="3260" w:type="dxa"/>
          </w:tcPr>
          <w:p w14:paraId="1DB40A73">
            <w:pPr>
              <w:spacing w:before="20" w:after="20" w:line="240" w:lineRule="exact"/>
              <w:jc w:val="center"/>
              <w:rPr>
                <w:sz w:val="24"/>
              </w:rPr>
            </w:pPr>
            <w:r>
              <w:rPr>
                <w:rFonts w:hint="eastAsia"/>
                <w:sz w:val="24"/>
              </w:rPr>
              <w:t>2</w:t>
            </w:r>
          </w:p>
        </w:tc>
      </w:tr>
      <w:tr w14:paraId="2E37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 w:hRule="atLeast"/>
        </w:trPr>
        <w:tc>
          <w:tcPr>
            <w:tcW w:w="4819" w:type="dxa"/>
          </w:tcPr>
          <w:p w14:paraId="7003EE04">
            <w:pPr>
              <w:spacing w:before="20" w:after="20" w:line="240" w:lineRule="exact"/>
              <w:jc w:val="left"/>
              <w:rPr>
                <w:b/>
                <w:sz w:val="24"/>
              </w:rPr>
            </w:pPr>
            <w:r>
              <w:rPr>
                <w:sz w:val="24"/>
              </w:rPr>
              <w:t>knife rest</w:t>
            </w:r>
          </w:p>
        </w:tc>
        <w:tc>
          <w:tcPr>
            <w:tcW w:w="3260" w:type="dxa"/>
          </w:tcPr>
          <w:p w14:paraId="788F4335">
            <w:pPr>
              <w:spacing w:before="20" w:after="20" w:line="240" w:lineRule="exact"/>
              <w:jc w:val="center"/>
              <w:rPr>
                <w:sz w:val="24"/>
              </w:rPr>
            </w:pPr>
            <w:r>
              <w:rPr>
                <w:rFonts w:hint="eastAsia"/>
                <w:sz w:val="24"/>
              </w:rPr>
              <w:t>1</w:t>
            </w:r>
          </w:p>
        </w:tc>
      </w:tr>
    </w:tbl>
    <w:p w14:paraId="2BDDB98A">
      <w:pPr>
        <w:autoSpaceDE w:val="0"/>
        <w:autoSpaceDN w:val="0"/>
        <w:adjustRightInd w:val="0"/>
        <w:spacing w:before="18" w:line="100" w:lineRule="exact"/>
        <w:jc w:val="left"/>
        <w:rPr>
          <w:kern w:val="0"/>
          <w:sz w:val="10"/>
          <w:szCs w:val="10"/>
        </w:rPr>
      </w:pPr>
    </w:p>
    <w:p w14:paraId="1B7476F0">
      <w:pPr>
        <w:pStyle w:val="6"/>
        <w:ind w:left="42"/>
      </w:pPr>
      <w:r>
        <w:rPr>
          <w:rFonts w:ascii="Arial" w:hAnsi="Arial" w:cs="Arial"/>
          <w:sz w:val="20"/>
          <w:szCs w:val="20"/>
        </w:rPr>
        <w:br w:type="page"/>
      </w:r>
      <w:r>
        <w:rPr>
          <w:rFonts w:hint="eastAsia"/>
        </w:rPr>
        <w:t>3.5.</w:t>
      </w:r>
      <w:r>
        <w:t>1.2.2</w:t>
      </w:r>
      <w:r>
        <w:tab/>
      </w:r>
      <w:r>
        <w:t>Pantr</w:t>
      </w:r>
      <w:r>
        <w:rPr>
          <w:b/>
        </w:rPr>
        <w:t>ies</w:t>
      </w:r>
    </w:p>
    <w:p w14:paraId="505C6D24">
      <w:pPr>
        <w:autoSpaceDE w:val="0"/>
        <w:autoSpaceDN w:val="0"/>
        <w:adjustRightInd w:val="0"/>
        <w:spacing w:before="10" w:line="100" w:lineRule="exact"/>
        <w:jc w:val="left"/>
        <w:rPr>
          <w:kern w:val="0"/>
          <w:sz w:val="10"/>
          <w:szCs w:val="10"/>
        </w:rPr>
      </w:pPr>
    </w:p>
    <w:tbl>
      <w:tblPr>
        <w:tblStyle w:val="40"/>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16"/>
        <w:gridCol w:w="4430"/>
      </w:tblGrid>
      <w:tr w14:paraId="78D1C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4216" w:type="dxa"/>
          </w:tcPr>
          <w:p w14:paraId="13019057">
            <w:pPr>
              <w:spacing w:line="280" w:lineRule="exact"/>
              <w:jc w:val="center"/>
              <w:rPr>
                <w:sz w:val="24"/>
              </w:rPr>
            </w:pPr>
            <w:r>
              <w:rPr>
                <w:rFonts w:hint="eastAsia"/>
                <w:sz w:val="24"/>
              </w:rPr>
              <w:t>Item</w:t>
            </w:r>
          </w:p>
        </w:tc>
        <w:tc>
          <w:tcPr>
            <w:tcW w:w="4430" w:type="dxa"/>
          </w:tcPr>
          <w:p w14:paraId="76AD8759">
            <w:pPr>
              <w:spacing w:line="280" w:lineRule="exact"/>
              <w:jc w:val="center"/>
              <w:rPr>
                <w:sz w:val="24"/>
              </w:rPr>
            </w:pPr>
            <w:r>
              <w:rPr>
                <w:rFonts w:hint="eastAsia"/>
                <w:sz w:val="24"/>
              </w:rPr>
              <w:t>Number</w:t>
            </w:r>
          </w:p>
        </w:tc>
      </w:tr>
      <w:tr w14:paraId="39E1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4216" w:type="dxa"/>
          </w:tcPr>
          <w:p w14:paraId="11010E35">
            <w:pPr>
              <w:spacing w:line="280" w:lineRule="exact"/>
              <w:rPr>
                <w:sz w:val="24"/>
              </w:rPr>
            </w:pPr>
            <w:r>
              <w:rPr>
                <w:sz w:val="24"/>
              </w:rPr>
              <w:t>Dishwasher</w:t>
            </w:r>
          </w:p>
        </w:tc>
        <w:tc>
          <w:tcPr>
            <w:tcW w:w="4430" w:type="dxa"/>
          </w:tcPr>
          <w:p w14:paraId="0DEB0D1D">
            <w:pPr>
              <w:spacing w:line="280" w:lineRule="exact"/>
              <w:jc w:val="center"/>
              <w:rPr>
                <w:sz w:val="24"/>
              </w:rPr>
            </w:pPr>
            <w:r>
              <w:rPr>
                <w:sz w:val="24"/>
              </w:rPr>
              <w:t>1</w:t>
            </w:r>
          </w:p>
        </w:tc>
      </w:tr>
      <w:tr w14:paraId="75846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4216" w:type="dxa"/>
          </w:tcPr>
          <w:p w14:paraId="40C8639A">
            <w:pPr>
              <w:spacing w:line="280" w:lineRule="exact"/>
              <w:rPr>
                <w:sz w:val="24"/>
              </w:rPr>
            </w:pPr>
            <w:r>
              <w:rPr>
                <w:rFonts w:eastAsia="Times New Roman"/>
                <w:sz w:val="24"/>
              </w:rPr>
              <w:t>R</w:t>
            </w:r>
            <w:r>
              <w:rPr>
                <w:rFonts w:eastAsia="Times New Roman"/>
                <w:spacing w:val="-1"/>
                <w:sz w:val="24"/>
              </w:rPr>
              <w:t>e</w:t>
            </w:r>
            <w:r>
              <w:rPr>
                <w:rFonts w:eastAsia="Times New Roman"/>
                <w:sz w:val="24"/>
              </w:rPr>
              <w:t>f</w:t>
            </w:r>
            <w:r>
              <w:rPr>
                <w:rFonts w:eastAsia="Times New Roman"/>
                <w:spacing w:val="-1"/>
                <w:sz w:val="24"/>
              </w:rPr>
              <w:t>r</w:t>
            </w:r>
            <w:r>
              <w:rPr>
                <w:rFonts w:eastAsia="Times New Roman"/>
                <w:sz w:val="24"/>
              </w:rPr>
              <w:t>ige</w:t>
            </w:r>
            <w:r>
              <w:rPr>
                <w:rFonts w:eastAsia="Times New Roman"/>
                <w:spacing w:val="1"/>
                <w:sz w:val="24"/>
              </w:rPr>
              <w:t>r</w:t>
            </w:r>
            <w:r>
              <w:rPr>
                <w:rFonts w:eastAsia="Times New Roman"/>
                <w:spacing w:val="-1"/>
                <w:sz w:val="24"/>
              </w:rPr>
              <w:t>a</w:t>
            </w:r>
            <w:r>
              <w:rPr>
                <w:rFonts w:eastAsia="Times New Roman"/>
                <w:sz w:val="24"/>
              </w:rPr>
              <w:t>tor</w:t>
            </w:r>
            <w:r>
              <w:rPr>
                <w:rFonts w:eastAsia="Times New Roman"/>
                <w:spacing w:val="-1"/>
                <w:sz w:val="24"/>
              </w:rPr>
              <w:t>(a</w:t>
            </w:r>
            <w:r>
              <w:rPr>
                <w:rFonts w:eastAsia="Times New Roman"/>
                <w:sz w:val="24"/>
              </w:rPr>
              <w:t xml:space="preserve">bt. </w:t>
            </w:r>
            <w:r>
              <w:rPr>
                <w:rFonts w:hint="eastAsia"/>
                <w:sz w:val="24"/>
              </w:rPr>
              <w:t>2</w:t>
            </w:r>
            <w:r>
              <w:rPr>
                <w:rFonts w:eastAsia="Times New Roman"/>
                <w:sz w:val="24"/>
              </w:rPr>
              <w:t>0</w:t>
            </w:r>
            <w:r>
              <w:rPr>
                <w:rFonts w:eastAsia="Times New Roman"/>
                <w:spacing w:val="2"/>
                <w:sz w:val="24"/>
              </w:rPr>
              <w:t>0</w:t>
            </w:r>
            <w:r>
              <w:rPr>
                <w:rFonts w:eastAsia="Times New Roman"/>
                <w:spacing w:val="-2"/>
                <w:sz w:val="24"/>
              </w:rPr>
              <w:t>L</w:t>
            </w:r>
            <w:r>
              <w:rPr>
                <w:rFonts w:eastAsia="Times New Roman"/>
                <w:sz w:val="24"/>
              </w:rPr>
              <w:t>,domestic</w:t>
            </w:r>
            <w:r>
              <w:rPr>
                <w:rFonts w:hint="eastAsia"/>
                <w:sz w:val="24"/>
              </w:rPr>
              <w:t xml:space="preserve"> </w:t>
            </w:r>
            <w:r>
              <w:rPr>
                <w:rFonts w:eastAsia="Times New Roman"/>
                <w:spacing w:val="3"/>
                <w:sz w:val="24"/>
              </w:rPr>
              <w:t>t</w:t>
            </w:r>
            <w:r>
              <w:rPr>
                <w:rFonts w:eastAsia="Times New Roman"/>
                <w:spacing w:val="-5"/>
                <w:sz w:val="24"/>
              </w:rPr>
              <w:t>y</w:t>
            </w:r>
            <w:r>
              <w:rPr>
                <w:rFonts w:eastAsia="Times New Roman"/>
                <w:sz w:val="24"/>
              </w:rPr>
              <w:t>p</w:t>
            </w:r>
            <w:r>
              <w:rPr>
                <w:rFonts w:eastAsia="Times New Roman"/>
                <w:spacing w:val="1"/>
                <w:sz w:val="24"/>
              </w:rPr>
              <w:t>e</w:t>
            </w:r>
            <w:r>
              <w:rPr>
                <w:rFonts w:eastAsia="Times New Roman"/>
                <w:sz w:val="24"/>
              </w:rPr>
              <w:t>)</w:t>
            </w:r>
          </w:p>
        </w:tc>
        <w:tc>
          <w:tcPr>
            <w:tcW w:w="4430" w:type="dxa"/>
          </w:tcPr>
          <w:p w14:paraId="7E58BB10">
            <w:pPr>
              <w:spacing w:line="280" w:lineRule="exact"/>
              <w:jc w:val="center"/>
              <w:rPr>
                <w:sz w:val="24"/>
              </w:rPr>
            </w:pPr>
            <w:r>
              <w:rPr>
                <w:rFonts w:hint="eastAsia"/>
                <w:sz w:val="24"/>
              </w:rPr>
              <w:t>1</w:t>
            </w:r>
          </w:p>
        </w:tc>
      </w:tr>
      <w:tr w14:paraId="72A2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4216" w:type="dxa"/>
          </w:tcPr>
          <w:p w14:paraId="0444D263">
            <w:pPr>
              <w:spacing w:line="280" w:lineRule="exact"/>
              <w:rPr>
                <w:sz w:val="24"/>
              </w:rPr>
            </w:pPr>
            <w:r>
              <w:rPr>
                <w:sz w:val="24"/>
              </w:rPr>
              <w:t>Microwave oven</w:t>
            </w:r>
          </w:p>
        </w:tc>
        <w:tc>
          <w:tcPr>
            <w:tcW w:w="4430" w:type="dxa"/>
          </w:tcPr>
          <w:p w14:paraId="43B466A2">
            <w:pPr>
              <w:spacing w:line="280" w:lineRule="exact"/>
              <w:jc w:val="center"/>
              <w:rPr>
                <w:sz w:val="24"/>
              </w:rPr>
            </w:pPr>
            <w:r>
              <w:rPr>
                <w:rFonts w:hint="eastAsia"/>
                <w:sz w:val="24"/>
              </w:rPr>
              <w:t>2</w:t>
            </w:r>
          </w:p>
        </w:tc>
      </w:tr>
      <w:tr w14:paraId="2E52D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4216" w:type="dxa"/>
          </w:tcPr>
          <w:p w14:paraId="7BC5BE20">
            <w:pPr>
              <w:spacing w:line="280" w:lineRule="exact"/>
              <w:rPr>
                <w:sz w:val="24"/>
              </w:rPr>
            </w:pPr>
            <w:r>
              <w:rPr>
                <w:sz w:val="24"/>
              </w:rPr>
              <w:t>Table with two sink</w:t>
            </w:r>
            <w:r>
              <w:rPr>
                <w:rFonts w:hint="eastAsia"/>
                <w:sz w:val="24"/>
              </w:rPr>
              <w:t>s</w:t>
            </w:r>
          </w:p>
        </w:tc>
        <w:tc>
          <w:tcPr>
            <w:tcW w:w="4430" w:type="dxa"/>
          </w:tcPr>
          <w:p w14:paraId="0695B3E6">
            <w:pPr>
              <w:spacing w:line="280" w:lineRule="exact"/>
              <w:jc w:val="center"/>
              <w:rPr>
                <w:sz w:val="24"/>
              </w:rPr>
            </w:pPr>
            <w:r>
              <w:rPr>
                <w:sz w:val="24"/>
              </w:rPr>
              <w:t>1</w:t>
            </w:r>
          </w:p>
        </w:tc>
      </w:tr>
      <w:tr w14:paraId="772F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4216" w:type="dxa"/>
          </w:tcPr>
          <w:p w14:paraId="0794FC14">
            <w:pPr>
              <w:spacing w:line="280" w:lineRule="exact"/>
              <w:rPr>
                <w:sz w:val="24"/>
              </w:rPr>
            </w:pPr>
            <w:r>
              <w:rPr>
                <w:sz w:val="24"/>
              </w:rPr>
              <w:t>Rack (stainless steel)</w:t>
            </w:r>
          </w:p>
        </w:tc>
        <w:tc>
          <w:tcPr>
            <w:tcW w:w="4430" w:type="dxa"/>
          </w:tcPr>
          <w:p w14:paraId="2665BA14">
            <w:pPr>
              <w:spacing w:line="280" w:lineRule="exact"/>
              <w:jc w:val="center"/>
              <w:rPr>
                <w:sz w:val="24"/>
              </w:rPr>
            </w:pPr>
            <w:r>
              <w:rPr>
                <w:sz w:val="24"/>
              </w:rPr>
              <w:t>1</w:t>
            </w:r>
          </w:p>
        </w:tc>
      </w:tr>
      <w:tr w14:paraId="4CE3A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4216" w:type="dxa"/>
          </w:tcPr>
          <w:p w14:paraId="196B1116">
            <w:pPr>
              <w:spacing w:line="280" w:lineRule="exact"/>
              <w:rPr>
                <w:sz w:val="24"/>
              </w:rPr>
            </w:pPr>
            <w:r>
              <w:rPr>
                <w:sz w:val="24"/>
              </w:rPr>
              <w:t>Shelf (3 tiers, stainless steel)</w:t>
            </w:r>
          </w:p>
        </w:tc>
        <w:tc>
          <w:tcPr>
            <w:tcW w:w="4430" w:type="dxa"/>
          </w:tcPr>
          <w:p w14:paraId="2D9D4136">
            <w:pPr>
              <w:spacing w:line="280" w:lineRule="exact"/>
              <w:jc w:val="center"/>
              <w:rPr>
                <w:sz w:val="24"/>
              </w:rPr>
            </w:pPr>
            <w:r>
              <w:rPr>
                <w:sz w:val="24"/>
              </w:rPr>
              <w:t>1</w:t>
            </w:r>
          </w:p>
        </w:tc>
      </w:tr>
      <w:tr w14:paraId="4056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4216" w:type="dxa"/>
          </w:tcPr>
          <w:p w14:paraId="3BF6BE19">
            <w:pPr>
              <w:spacing w:line="280" w:lineRule="exact"/>
              <w:rPr>
                <w:sz w:val="24"/>
              </w:rPr>
            </w:pPr>
            <w:r>
              <w:rPr>
                <w:sz w:val="24"/>
              </w:rPr>
              <w:t>Whiteboard</w:t>
            </w:r>
          </w:p>
        </w:tc>
        <w:tc>
          <w:tcPr>
            <w:tcW w:w="4430" w:type="dxa"/>
          </w:tcPr>
          <w:p w14:paraId="7C13F644">
            <w:pPr>
              <w:spacing w:line="280" w:lineRule="exact"/>
              <w:jc w:val="center"/>
              <w:rPr>
                <w:sz w:val="24"/>
              </w:rPr>
            </w:pPr>
            <w:r>
              <w:rPr>
                <w:sz w:val="24"/>
              </w:rPr>
              <w:t>1</w:t>
            </w:r>
          </w:p>
        </w:tc>
      </w:tr>
      <w:tr w14:paraId="047D2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4216" w:type="dxa"/>
          </w:tcPr>
          <w:p w14:paraId="5CE0BB20">
            <w:pPr>
              <w:spacing w:line="280" w:lineRule="exact"/>
              <w:rPr>
                <w:sz w:val="24"/>
              </w:rPr>
            </w:pPr>
            <w:r>
              <w:rPr>
                <w:sz w:val="24"/>
              </w:rPr>
              <w:t>Garbage can</w:t>
            </w:r>
          </w:p>
        </w:tc>
        <w:tc>
          <w:tcPr>
            <w:tcW w:w="4430" w:type="dxa"/>
          </w:tcPr>
          <w:p w14:paraId="2E2D6C92">
            <w:pPr>
              <w:spacing w:line="280" w:lineRule="exact"/>
              <w:jc w:val="center"/>
              <w:rPr>
                <w:sz w:val="24"/>
              </w:rPr>
            </w:pPr>
            <w:r>
              <w:rPr>
                <w:sz w:val="24"/>
              </w:rPr>
              <w:t>1</w:t>
            </w:r>
          </w:p>
        </w:tc>
      </w:tr>
      <w:tr w14:paraId="56FC5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4216" w:type="dxa"/>
          </w:tcPr>
          <w:p w14:paraId="6240DB13">
            <w:pPr>
              <w:spacing w:line="280" w:lineRule="exact"/>
              <w:rPr>
                <w:sz w:val="24"/>
              </w:rPr>
            </w:pPr>
            <w:r>
              <w:rPr>
                <w:rFonts w:hint="eastAsia"/>
                <w:sz w:val="24"/>
              </w:rPr>
              <w:t>Bread toaster</w:t>
            </w:r>
          </w:p>
        </w:tc>
        <w:tc>
          <w:tcPr>
            <w:tcW w:w="4430" w:type="dxa"/>
          </w:tcPr>
          <w:p w14:paraId="11CD5D4A">
            <w:pPr>
              <w:spacing w:line="280" w:lineRule="exact"/>
              <w:jc w:val="center"/>
              <w:rPr>
                <w:sz w:val="24"/>
              </w:rPr>
            </w:pPr>
            <w:r>
              <w:rPr>
                <w:rFonts w:hint="eastAsia"/>
                <w:sz w:val="24"/>
              </w:rPr>
              <w:t>1</w:t>
            </w:r>
          </w:p>
        </w:tc>
      </w:tr>
      <w:tr w14:paraId="65942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4216" w:type="dxa"/>
          </w:tcPr>
          <w:p w14:paraId="3511535C">
            <w:pPr>
              <w:spacing w:line="280" w:lineRule="exact"/>
              <w:rPr>
                <w:sz w:val="24"/>
              </w:rPr>
            </w:pPr>
            <w:r>
              <w:rPr>
                <w:sz w:val="24"/>
              </w:rPr>
              <w:t>E</w:t>
            </w:r>
            <w:r>
              <w:rPr>
                <w:rFonts w:hint="eastAsia"/>
                <w:sz w:val="24"/>
              </w:rPr>
              <w:t xml:space="preserve">lectrical water boiler </w:t>
            </w:r>
            <w:r>
              <w:rPr>
                <w:sz w:val="24"/>
              </w:rPr>
              <w:t>(abt. 15L)</w:t>
            </w:r>
          </w:p>
        </w:tc>
        <w:tc>
          <w:tcPr>
            <w:tcW w:w="4430" w:type="dxa"/>
          </w:tcPr>
          <w:p w14:paraId="4A78555D">
            <w:pPr>
              <w:spacing w:line="280" w:lineRule="exact"/>
              <w:jc w:val="center"/>
              <w:rPr>
                <w:sz w:val="24"/>
              </w:rPr>
            </w:pPr>
            <w:r>
              <w:rPr>
                <w:rFonts w:hint="eastAsia"/>
                <w:sz w:val="24"/>
              </w:rPr>
              <w:t>1</w:t>
            </w:r>
          </w:p>
        </w:tc>
      </w:tr>
      <w:tr w14:paraId="3E4C0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trPr>
        <w:tc>
          <w:tcPr>
            <w:tcW w:w="4216" w:type="dxa"/>
          </w:tcPr>
          <w:p w14:paraId="7D6DDF82">
            <w:pPr>
              <w:spacing w:line="280" w:lineRule="exact"/>
              <w:rPr>
                <w:sz w:val="24"/>
              </w:rPr>
            </w:pPr>
            <w:r>
              <w:rPr>
                <w:rFonts w:hint="eastAsia"/>
                <w:sz w:val="24"/>
              </w:rPr>
              <w:t>Coffee machine</w:t>
            </w:r>
          </w:p>
        </w:tc>
        <w:tc>
          <w:tcPr>
            <w:tcW w:w="4430" w:type="dxa"/>
          </w:tcPr>
          <w:p w14:paraId="48359327">
            <w:pPr>
              <w:spacing w:line="280" w:lineRule="exact"/>
              <w:jc w:val="center"/>
              <w:rPr>
                <w:sz w:val="24"/>
              </w:rPr>
            </w:pPr>
            <w:r>
              <w:rPr>
                <w:rFonts w:hint="eastAsia"/>
                <w:sz w:val="24"/>
              </w:rPr>
              <w:t>1</w:t>
            </w:r>
          </w:p>
        </w:tc>
      </w:tr>
    </w:tbl>
    <w:p w14:paraId="5BEFCCEC">
      <w:pPr>
        <w:autoSpaceDE w:val="0"/>
        <w:autoSpaceDN w:val="0"/>
        <w:adjustRightInd w:val="0"/>
        <w:spacing w:line="200" w:lineRule="exact"/>
        <w:jc w:val="left"/>
        <w:rPr>
          <w:kern w:val="0"/>
          <w:sz w:val="20"/>
          <w:szCs w:val="20"/>
        </w:rPr>
      </w:pPr>
    </w:p>
    <w:p w14:paraId="53CE09A2">
      <w:pPr>
        <w:pStyle w:val="4"/>
        <w:spacing w:before="0" w:after="0"/>
        <w:rPr>
          <w:rFonts w:cs="Arial"/>
        </w:rPr>
      </w:pPr>
      <w:bookmarkStart w:id="149" w:name="_Toc50573625"/>
      <w:r>
        <w:rPr>
          <w:rFonts w:hint="eastAsia" w:cs="Arial"/>
        </w:rPr>
        <w:t>3.5.</w:t>
      </w:r>
      <w:r>
        <w:rPr>
          <w:rFonts w:cs="Arial"/>
        </w:rPr>
        <w:t>2</w:t>
      </w:r>
      <w:r>
        <w:rPr>
          <w:rFonts w:cs="Arial"/>
        </w:rPr>
        <w:tab/>
      </w:r>
      <w:r>
        <w:rPr>
          <w:rFonts w:cs="Arial"/>
        </w:rPr>
        <w:t>SANITARY OUTFIT</w:t>
      </w:r>
      <w:bookmarkEnd w:id="149"/>
    </w:p>
    <w:p w14:paraId="4EF813B6">
      <w:pPr>
        <w:autoSpaceDE w:val="0"/>
        <w:autoSpaceDN w:val="0"/>
        <w:adjustRightInd w:val="0"/>
        <w:spacing w:before="2" w:line="240" w:lineRule="exact"/>
        <w:jc w:val="left"/>
        <w:rPr>
          <w:rFonts w:ascii="Arial" w:hAnsi="Arial" w:cs="Arial"/>
          <w:kern w:val="0"/>
          <w:sz w:val="24"/>
        </w:rPr>
      </w:pPr>
    </w:p>
    <w:p w14:paraId="1D17CFC6">
      <w:pPr>
        <w:pStyle w:val="5"/>
        <w:ind w:left="42"/>
      </w:pPr>
      <w:r>
        <w:rPr>
          <w:rFonts w:hint="eastAsia"/>
        </w:rPr>
        <w:t>3.5.</w:t>
      </w:r>
      <w:r>
        <w:t>2.1</w:t>
      </w:r>
      <w:r>
        <w:tab/>
      </w:r>
      <w:r>
        <w:t>Material</w:t>
      </w:r>
    </w:p>
    <w:p w14:paraId="0B0CB300">
      <w:pPr>
        <w:autoSpaceDE w:val="0"/>
        <w:autoSpaceDN w:val="0"/>
        <w:adjustRightInd w:val="0"/>
        <w:spacing w:before="4" w:line="240" w:lineRule="exact"/>
        <w:jc w:val="left"/>
        <w:rPr>
          <w:kern w:val="0"/>
          <w:sz w:val="24"/>
        </w:rPr>
      </w:pPr>
    </w:p>
    <w:p w14:paraId="13AE233B">
      <w:pPr>
        <w:autoSpaceDE w:val="0"/>
        <w:autoSpaceDN w:val="0"/>
        <w:adjustRightInd w:val="0"/>
        <w:ind w:left="1012"/>
        <w:rPr>
          <w:kern w:val="0"/>
          <w:sz w:val="24"/>
        </w:rPr>
      </w:pPr>
      <w:r>
        <w:rPr>
          <w:kern w:val="0"/>
          <w:sz w:val="24"/>
        </w:rPr>
        <w:t xml:space="preserve">Private toilet and hospital toilet </w:t>
      </w:r>
      <w:r>
        <w:rPr>
          <w:rFonts w:hint="eastAsia"/>
          <w:kern w:val="0"/>
          <w:sz w:val="24"/>
        </w:rPr>
        <w:t>shall</w:t>
      </w:r>
      <w:r>
        <w:rPr>
          <w:kern w:val="0"/>
          <w:sz w:val="24"/>
        </w:rPr>
        <w:t xml:space="preserve"> be of</w:t>
      </w:r>
      <w:r>
        <w:rPr>
          <w:rFonts w:hint="eastAsia"/>
          <w:kern w:val="0"/>
          <w:sz w:val="24"/>
        </w:rPr>
        <w:t xml:space="preserve"> </w:t>
      </w:r>
      <w:r>
        <w:rPr>
          <w:rFonts w:hint="eastAsia"/>
          <w:spacing w:val="-1"/>
          <w:kern w:val="0"/>
          <w:sz w:val="24"/>
        </w:rPr>
        <w:t xml:space="preserve">prefabricated </w:t>
      </w:r>
      <w:r>
        <w:rPr>
          <w:kern w:val="0"/>
          <w:sz w:val="24"/>
        </w:rPr>
        <w:t>unit type.</w:t>
      </w:r>
    </w:p>
    <w:p w14:paraId="66EB290D">
      <w:pPr>
        <w:autoSpaceDE w:val="0"/>
        <w:autoSpaceDN w:val="0"/>
        <w:adjustRightInd w:val="0"/>
        <w:ind w:left="1012"/>
        <w:rPr>
          <w:kern w:val="0"/>
          <w:sz w:val="24"/>
        </w:rPr>
      </w:pPr>
    </w:p>
    <w:p w14:paraId="65CE9180">
      <w:pPr>
        <w:autoSpaceDE w:val="0"/>
        <w:autoSpaceDN w:val="0"/>
        <w:adjustRightInd w:val="0"/>
        <w:spacing w:line="243" w:lineRule="auto"/>
        <w:ind w:left="1012"/>
        <w:rPr>
          <w:kern w:val="0"/>
          <w:sz w:val="24"/>
        </w:rPr>
      </w:pPr>
    </w:p>
    <w:p w14:paraId="1E8B440D">
      <w:pPr>
        <w:autoSpaceDE w:val="0"/>
        <w:autoSpaceDN w:val="0"/>
        <w:adjustRightInd w:val="0"/>
        <w:spacing w:line="243" w:lineRule="auto"/>
        <w:ind w:left="1012"/>
        <w:rPr>
          <w:kern w:val="0"/>
          <w:sz w:val="24"/>
        </w:rPr>
      </w:pPr>
      <w:r>
        <w:rPr>
          <w:spacing w:val="-2"/>
          <w:kern w:val="0"/>
          <w:sz w:val="24"/>
        </w:rPr>
        <w:t>W</w:t>
      </w:r>
      <w:r>
        <w:rPr>
          <w:kern w:val="0"/>
          <w:sz w:val="24"/>
        </w:rPr>
        <w:t>ash</w:t>
      </w:r>
      <w:r>
        <w:rPr>
          <w:rFonts w:hint="eastAsia"/>
          <w:kern w:val="0"/>
          <w:sz w:val="24"/>
        </w:rPr>
        <w:t xml:space="preserve"> </w:t>
      </w:r>
      <w:r>
        <w:rPr>
          <w:kern w:val="0"/>
          <w:sz w:val="24"/>
        </w:rPr>
        <w:t>basin</w:t>
      </w:r>
      <w:r>
        <w:rPr>
          <w:rFonts w:hint="eastAsia"/>
          <w:kern w:val="0"/>
          <w:sz w:val="24"/>
        </w:rPr>
        <w:t xml:space="preserve"> </w:t>
      </w:r>
      <w:r>
        <w:rPr>
          <w:kern w:val="0"/>
          <w:sz w:val="24"/>
        </w:rPr>
        <w:t>shall</w:t>
      </w:r>
      <w:r>
        <w:rPr>
          <w:rFonts w:hint="eastAsia"/>
          <w:kern w:val="0"/>
          <w:sz w:val="24"/>
        </w:rPr>
        <w:t xml:space="preserve"> </w:t>
      </w:r>
      <w:r>
        <w:rPr>
          <w:kern w:val="0"/>
          <w:sz w:val="24"/>
        </w:rPr>
        <w:t>be</w:t>
      </w:r>
      <w:r>
        <w:rPr>
          <w:rFonts w:hint="eastAsia"/>
          <w:kern w:val="0"/>
          <w:sz w:val="24"/>
        </w:rPr>
        <w:t xml:space="preserve"> </w:t>
      </w:r>
      <w:r>
        <w:rPr>
          <w:kern w:val="0"/>
          <w:sz w:val="24"/>
        </w:rPr>
        <w:t>of</w:t>
      </w:r>
      <w:r>
        <w:rPr>
          <w:rFonts w:hint="eastAsia"/>
          <w:kern w:val="0"/>
          <w:sz w:val="24"/>
        </w:rPr>
        <w:t xml:space="preserve"> white vitreous china </w:t>
      </w:r>
      <w:r>
        <w:rPr>
          <w:kern w:val="0"/>
          <w:sz w:val="24"/>
        </w:rPr>
        <w:t>for</w:t>
      </w:r>
      <w:r>
        <w:rPr>
          <w:rFonts w:hint="eastAsia"/>
          <w:kern w:val="0"/>
          <w:sz w:val="24"/>
        </w:rPr>
        <w:t xml:space="preserve"> </w:t>
      </w:r>
      <w:r>
        <w:rPr>
          <w:kern w:val="0"/>
          <w:sz w:val="24"/>
        </w:rPr>
        <w:t>toilet.</w:t>
      </w:r>
    </w:p>
    <w:p w14:paraId="0E703163">
      <w:pPr>
        <w:autoSpaceDE w:val="0"/>
        <w:autoSpaceDN w:val="0"/>
        <w:adjustRightInd w:val="0"/>
        <w:spacing w:line="243" w:lineRule="auto"/>
        <w:rPr>
          <w:spacing w:val="-2"/>
          <w:kern w:val="0"/>
          <w:sz w:val="24"/>
        </w:rPr>
      </w:pPr>
    </w:p>
    <w:p w14:paraId="3178A879">
      <w:pPr>
        <w:autoSpaceDE w:val="0"/>
        <w:autoSpaceDN w:val="0"/>
        <w:adjustRightInd w:val="0"/>
        <w:ind w:left="1012"/>
        <w:rPr>
          <w:kern w:val="0"/>
          <w:sz w:val="24"/>
        </w:rPr>
      </w:pPr>
      <w:r>
        <w:rPr>
          <w:kern w:val="0"/>
          <w:sz w:val="24"/>
        </w:rPr>
        <w:t>All</w:t>
      </w:r>
      <w:r>
        <w:rPr>
          <w:rFonts w:hint="eastAsia"/>
          <w:kern w:val="0"/>
          <w:sz w:val="24"/>
        </w:rPr>
        <w:t xml:space="preserve"> </w:t>
      </w:r>
      <w:r>
        <w:rPr>
          <w:kern w:val="0"/>
          <w:sz w:val="24"/>
        </w:rPr>
        <w:t>wash</w:t>
      </w:r>
      <w:r>
        <w:rPr>
          <w:rFonts w:hint="eastAsia"/>
          <w:kern w:val="0"/>
          <w:sz w:val="24"/>
        </w:rPr>
        <w:t xml:space="preserve"> </w:t>
      </w:r>
      <w:r>
        <w:rPr>
          <w:kern w:val="0"/>
          <w:sz w:val="24"/>
        </w:rPr>
        <w:t>basins</w:t>
      </w:r>
      <w:r>
        <w:rPr>
          <w:rFonts w:hint="eastAsia"/>
          <w:kern w:val="0"/>
          <w:sz w:val="24"/>
        </w:rPr>
        <w:t xml:space="preserve"> shall </w:t>
      </w:r>
      <w:r>
        <w:rPr>
          <w:kern w:val="0"/>
          <w:sz w:val="24"/>
        </w:rPr>
        <w:t>be</w:t>
      </w:r>
      <w:r>
        <w:rPr>
          <w:rFonts w:hint="eastAsia"/>
          <w:kern w:val="0"/>
          <w:sz w:val="24"/>
        </w:rPr>
        <w:t xml:space="preserve"> </w:t>
      </w:r>
      <w:r>
        <w:rPr>
          <w:kern w:val="0"/>
          <w:sz w:val="24"/>
        </w:rPr>
        <w:t>provided</w:t>
      </w:r>
      <w:r>
        <w:rPr>
          <w:rFonts w:hint="eastAsia"/>
          <w:kern w:val="0"/>
          <w:sz w:val="24"/>
        </w:rPr>
        <w:t xml:space="preserve"> </w:t>
      </w:r>
      <w:r>
        <w:rPr>
          <w:kern w:val="0"/>
          <w:sz w:val="24"/>
        </w:rPr>
        <w:t>with</w:t>
      </w:r>
      <w:r>
        <w:rPr>
          <w:rFonts w:hint="eastAsia"/>
          <w:kern w:val="0"/>
          <w:sz w:val="24"/>
        </w:rPr>
        <w:t xml:space="preserve"> </w:t>
      </w:r>
      <w:r>
        <w:rPr>
          <w:kern w:val="0"/>
          <w:sz w:val="24"/>
        </w:rPr>
        <w:t>hot</w:t>
      </w:r>
      <w:r>
        <w:rPr>
          <w:rFonts w:hint="eastAsia"/>
          <w:kern w:val="0"/>
          <w:sz w:val="24"/>
        </w:rPr>
        <w:t xml:space="preserve"> </w:t>
      </w:r>
      <w:r>
        <w:rPr>
          <w:kern w:val="0"/>
          <w:sz w:val="24"/>
        </w:rPr>
        <w:t>and</w:t>
      </w:r>
      <w:r>
        <w:rPr>
          <w:rFonts w:hint="eastAsia"/>
          <w:kern w:val="0"/>
          <w:sz w:val="24"/>
        </w:rPr>
        <w:t xml:space="preserve"> </w:t>
      </w:r>
      <w:r>
        <w:rPr>
          <w:kern w:val="0"/>
          <w:sz w:val="24"/>
        </w:rPr>
        <w:t>cold</w:t>
      </w:r>
      <w:r>
        <w:rPr>
          <w:rFonts w:hint="eastAsia"/>
          <w:kern w:val="0"/>
          <w:sz w:val="24"/>
        </w:rPr>
        <w:t xml:space="preserve"> </w:t>
      </w:r>
      <w:r>
        <w:rPr>
          <w:kern w:val="0"/>
          <w:sz w:val="24"/>
        </w:rPr>
        <w:t>mixing</w:t>
      </w:r>
      <w:r>
        <w:rPr>
          <w:rFonts w:hint="eastAsia"/>
          <w:kern w:val="0"/>
          <w:sz w:val="24"/>
        </w:rPr>
        <w:t xml:space="preserve"> </w:t>
      </w:r>
      <w:r>
        <w:rPr>
          <w:kern w:val="0"/>
          <w:sz w:val="24"/>
        </w:rPr>
        <w:t>valve</w:t>
      </w:r>
      <w:r>
        <w:rPr>
          <w:rFonts w:hint="eastAsia"/>
          <w:kern w:val="0"/>
          <w:sz w:val="24"/>
        </w:rPr>
        <w:t xml:space="preserve"> </w:t>
      </w:r>
      <w:r>
        <w:rPr>
          <w:kern w:val="0"/>
          <w:sz w:val="24"/>
        </w:rPr>
        <w:t>with</w:t>
      </w:r>
      <w:r>
        <w:rPr>
          <w:rFonts w:hint="eastAsia"/>
          <w:kern w:val="0"/>
          <w:sz w:val="24"/>
        </w:rPr>
        <w:t xml:space="preserve"> </w:t>
      </w:r>
      <w:r>
        <w:rPr>
          <w:kern w:val="0"/>
          <w:sz w:val="24"/>
        </w:rPr>
        <w:t>one</w:t>
      </w:r>
      <w:r>
        <w:rPr>
          <w:rFonts w:hint="eastAsia"/>
          <w:kern w:val="0"/>
          <w:sz w:val="24"/>
        </w:rPr>
        <w:t xml:space="preserve"> </w:t>
      </w:r>
      <w:r>
        <w:rPr>
          <w:kern w:val="0"/>
          <w:sz w:val="24"/>
        </w:rPr>
        <w:t>(1) outlet.</w:t>
      </w:r>
      <w:r>
        <w:rPr>
          <w:rFonts w:hint="eastAsia"/>
          <w:kern w:val="0"/>
          <w:sz w:val="24"/>
        </w:rPr>
        <w:t xml:space="preserve"> </w:t>
      </w:r>
      <w:r>
        <w:rPr>
          <w:kern w:val="0"/>
          <w:sz w:val="24"/>
        </w:rPr>
        <w:t>A</w:t>
      </w:r>
      <w:r>
        <w:rPr>
          <w:rFonts w:hint="eastAsia"/>
          <w:kern w:val="0"/>
          <w:sz w:val="24"/>
        </w:rPr>
        <w:t>n S-shaped drainage trap shall be fitted.</w:t>
      </w:r>
    </w:p>
    <w:p w14:paraId="00542E4C">
      <w:pPr>
        <w:autoSpaceDE w:val="0"/>
        <w:autoSpaceDN w:val="0"/>
        <w:adjustRightInd w:val="0"/>
        <w:spacing w:before="3" w:line="280" w:lineRule="exact"/>
        <w:rPr>
          <w:kern w:val="0"/>
          <w:sz w:val="28"/>
          <w:szCs w:val="28"/>
        </w:rPr>
      </w:pPr>
    </w:p>
    <w:p w14:paraId="07B77736">
      <w:pPr>
        <w:autoSpaceDE w:val="0"/>
        <w:autoSpaceDN w:val="0"/>
        <w:adjustRightInd w:val="0"/>
        <w:spacing w:line="243" w:lineRule="auto"/>
        <w:ind w:left="1012"/>
        <w:rPr>
          <w:spacing w:val="-2"/>
          <w:kern w:val="0"/>
          <w:sz w:val="24"/>
        </w:rPr>
      </w:pPr>
      <w:r>
        <w:rPr>
          <w:spacing w:val="-2"/>
          <w:kern w:val="0"/>
          <w:sz w:val="24"/>
        </w:rPr>
        <w:t xml:space="preserve">Water closet to be of gravity type and fitted with flush valve, </w:t>
      </w:r>
      <w:r>
        <w:rPr>
          <w:rFonts w:hint="eastAsia"/>
          <w:spacing w:val="-2"/>
          <w:kern w:val="0"/>
          <w:sz w:val="24"/>
        </w:rPr>
        <w:t xml:space="preserve">and </w:t>
      </w:r>
      <w:r>
        <w:rPr>
          <w:spacing w:val="-2"/>
          <w:kern w:val="0"/>
          <w:sz w:val="24"/>
        </w:rPr>
        <w:t>seat and cover to be of plastic material.</w:t>
      </w:r>
    </w:p>
    <w:p w14:paraId="0065BC25">
      <w:pPr>
        <w:autoSpaceDE w:val="0"/>
        <w:autoSpaceDN w:val="0"/>
        <w:adjustRightInd w:val="0"/>
        <w:spacing w:before="20" w:line="260" w:lineRule="exact"/>
        <w:rPr>
          <w:kern w:val="0"/>
          <w:sz w:val="26"/>
          <w:szCs w:val="26"/>
        </w:rPr>
      </w:pPr>
    </w:p>
    <w:p w14:paraId="0BB9431C">
      <w:pPr>
        <w:autoSpaceDE w:val="0"/>
        <w:autoSpaceDN w:val="0"/>
        <w:adjustRightInd w:val="0"/>
        <w:spacing w:line="243" w:lineRule="auto"/>
        <w:ind w:left="1012"/>
        <w:rPr>
          <w:spacing w:val="-2"/>
          <w:kern w:val="0"/>
          <w:sz w:val="24"/>
        </w:rPr>
      </w:pPr>
      <w:r>
        <w:rPr>
          <w:spacing w:val="-2"/>
          <w:kern w:val="0"/>
          <w:sz w:val="24"/>
        </w:rPr>
        <w:t xml:space="preserve">Bathtub </w:t>
      </w:r>
      <w:r>
        <w:rPr>
          <w:rFonts w:hint="eastAsia"/>
          <w:spacing w:val="-2"/>
          <w:kern w:val="0"/>
          <w:sz w:val="24"/>
        </w:rPr>
        <w:t>shall</w:t>
      </w:r>
      <w:r>
        <w:rPr>
          <w:spacing w:val="-2"/>
          <w:kern w:val="0"/>
          <w:sz w:val="24"/>
        </w:rPr>
        <w:t xml:space="preserve"> be construct</w:t>
      </w:r>
      <w:r>
        <w:rPr>
          <w:kern w:val="0"/>
          <w:sz w:val="24"/>
        </w:rPr>
        <w:t xml:space="preserve">ed of </w:t>
      </w:r>
      <w:r>
        <w:rPr>
          <w:spacing w:val="-2"/>
          <w:kern w:val="0"/>
          <w:sz w:val="24"/>
        </w:rPr>
        <w:t xml:space="preserve">plastic </w:t>
      </w:r>
      <w:r>
        <w:rPr>
          <w:rFonts w:hint="eastAsia"/>
          <w:spacing w:val="-2"/>
          <w:kern w:val="0"/>
          <w:sz w:val="24"/>
        </w:rPr>
        <w:t xml:space="preserve">or </w:t>
      </w:r>
      <w:r>
        <w:rPr>
          <w:spacing w:val="-2"/>
          <w:kern w:val="0"/>
          <w:sz w:val="24"/>
        </w:rPr>
        <w:t>white china</w:t>
      </w:r>
      <w:r>
        <w:rPr>
          <w:rFonts w:hint="eastAsia"/>
          <w:spacing w:val="-2"/>
          <w:kern w:val="0"/>
          <w:sz w:val="24"/>
        </w:rPr>
        <w:t xml:space="preserve"> </w:t>
      </w:r>
      <w:r>
        <w:rPr>
          <w:spacing w:val="-2"/>
          <w:kern w:val="0"/>
          <w:sz w:val="24"/>
        </w:rPr>
        <w:t xml:space="preserve">and fitted with shower, hot and cold water </w:t>
      </w:r>
      <w:r>
        <w:rPr>
          <w:rFonts w:hint="eastAsia"/>
          <w:spacing w:val="-2"/>
          <w:kern w:val="0"/>
          <w:sz w:val="24"/>
        </w:rPr>
        <w:t xml:space="preserve">mixing </w:t>
      </w:r>
      <w:r>
        <w:rPr>
          <w:spacing w:val="-2"/>
          <w:kern w:val="0"/>
          <w:sz w:val="24"/>
        </w:rPr>
        <w:t xml:space="preserve">valve and drain plug </w:t>
      </w:r>
      <w:r>
        <w:rPr>
          <w:rFonts w:hint="eastAsia"/>
          <w:spacing w:val="-2"/>
          <w:kern w:val="0"/>
          <w:sz w:val="24"/>
        </w:rPr>
        <w:t>shall</w:t>
      </w:r>
      <w:r>
        <w:rPr>
          <w:spacing w:val="-2"/>
          <w:kern w:val="0"/>
          <w:sz w:val="24"/>
        </w:rPr>
        <w:t xml:space="preserve"> be provided.</w:t>
      </w:r>
    </w:p>
    <w:p w14:paraId="48176D5E">
      <w:pPr>
        <w:autoSpaceDE w:val="0"/>
        <w:autoSpaceDN w:val="0"/>
        <w:adjustRightInd w:val="0"/>
        <w:spacing w:before="20" w:line="260" w:lineRule="exact"/>
        <w:rPr>
          <w:kern w:val="0"/>
          <w:sz w:val="26"/>
          <w:szCs w:val="26"/>
        </w:rPr>
      </w:pPr>
    </w:p>
    <w:p w14:paraId="198CA456">
      <w:pPr>
        <w:autoSpaceDE w:val="0"/>
        <w:autoSpaceDN w:val="0"/>
        <w:adjustRightInd w:val="0"/>
        <w:ind w:left="1012"/>
        <w:rPr>
          <w:kern w:val="0"/>
          <w:sz w:val="24"/>
        </w:rPr>
      </w:pPr>
      <w:r>
        <w:rPr>
          <w:kern w:val="0"/>
          <w:sz w:val="24"/>
        </w:rPr>
        <w:t>Shower</w:t>
      </w:r>
      <w:r>
        <w:rPr>
          <w:rFonts w:hint="eastAsia"/>
          <w:kern w:val="0"/>
          <w:sz w:val="24"/>
        </w:rPr>
        <w:t xml:space="preserve"> shall have flexible hose, and fitted with hot and cold water mixing valve, and the angle of shower head shall be </w:t>
      </w:r>
      <w:r>
        <w:rPr>
          <w:kern w:val="0"/>
          <w:sz w:val="24"/>
        </w:rPr>
        <w:t>adjustable</w:t>
      </w:r>
      <w:r>
        <w:rPr>
          <w:rFonts w:hint="eastAsia"/>
          <w:kern w:val="0"/>
          <w:sz w:val="24"/>
        </w:rPr>
        <w:t>.</w:t>
      </w:r>
    </w:p>
    <w:p w14:paraId="578AB0BB">
      <w:pPr>
        <w:autoSpaceDE w:val="0"/>
        <w:autoSpaceDN w:val="0"/>
        <w:adjustRightInd w:val="0"/>
        <w:spacing w:before="3" w:line="280" w:lineRule="exact"/>
        <w:rPr>
          <w:kern w:val="0"/>
          <w:sz w:val="28"/>
          <w:szCs w:val="28"/>
        </w:rPr>
      </w:pPr>
    </w:p>
    <w:p w14:paraId="0BD619C8">
      <w:pPr>
        <w:autoSpaceDE w:val="0"/>
        <w:autoSpaceDN w:val="0"/>
        <w:adjustRightInd w:val="0"/>
        <w:ind w:left="1012"/>
        <w:rPr>
          <w:kern w:val="0"/>
          <w:sz w:val="24"/>
        </w:rPr>
      </w:pPr>
      <w:r>
        <w:rPr>
          <w:kern w:val="0"/>
          <w:sz w:val="24"/>
        </w:rPr>
        <w:t xml:space="preserve">Stop valves </w:t>
      </w:r>
      <w:r>
        <w:rPr>
          <w:rFonts w:hint="eastAsia"/>
          <w:kern w:val="0"/>
          <w:sz w:val="24"/>
        </w:rPr>
        <w:t>shall</w:t>
      </w:r>
      <w:r>
        <w:rPr>
          <w:kern w:val="0"/>
          <w:sz w:val="24"/>
        </w:rPr>
        <w:t xml:space="preserve"> be provided for each hot and cold water pipe below wash basin.</w:t>
      </w:r>
    </w:p>
    <w:p w14:paraId="4E3F852E">
      <w:pPr>
        <w:autoSpaceDE w:val="0"/>
        <w:autoSpaceDN w:val="0"/>
        <w:adjustRightInd w:val="0"/>
        <w:spacing w:before="20" w:line="260" w:lineRule="exact"/>
        <w:rPr>
          <w:kern w:val="0"/>
          <w:sz w:val="26"/>
          <w:szCs w:val="26"/>
        </w:rPr>
      </w:pPr>
    </w:p>
    <w:p w14:paraId="2FF83B05">
      <w:pPr>
        <w:autoSpaceDE w:val="0"/>
        <w:autoSpaceDN w:val="0"/>
        <w:adjustRightInd w:val="0"/>
        <w:spacing w:line="243" w:lineRule="auto"/>
        <w:ind w:left="1012"/>
        <w:rPr>
          <w:kern w:val="0"/>
          <w:sz w:val="24"/>
        </w:rPr>
      </w:pPr>
      <w:r>
        <w:rPr>
          <w:rFonts w:hint="eastAsia"/>
          <w:kern w:val="0"/>
          <w:sz w:val="24"/>
        </w:rPr>
        <w:t>P</w:t>
      </w:r>
      <w:r>
        <w:rPr>
          <w:kern w:val="0"/>
          <w:sz w:val="24"/>
        </w:rPr>
        <w:t>aper</w:t>
      </w:r>
      <w:r>
        <w:rPr>
          <w:rFonts w:hint="eastAsia"/>
          <w:kern w:val="0"/>
          <w:sz w:val="24"/>
        </w:rPr>
        <w:t xml:space="preserve"> </w:t>
      </w:r>
      <w:r>
        <w:rPr>
          <w:kern w:val="0"/>
          <w:sz w:val="24"/>
        </w:rPr>
        <w:t>holder</w:t>
      </w:r>
      <w:r>
        <w:rPr>
          <w:rFonts w:hint="eastAsia"/>
          <w:kern w:val="0"/>
          <w:sz w:val="24"/>
        </w:rPr>
        <w:t xml:space="preserve">, </w:t>
      </w:r>
      <w:r>
        <w:rPr>
          <w:kern w:val="0"/>
          <w:sz w:val="24"/>
        </w:rPr>
        <w:t>storm</w:t>
      </w:r>
      <w:r>
        <w:rPr>
          <w:rFonts w:hint="eastAsia"/>
          <w:kern w:val="0"/>
          <w:sz w:val="24"/>
        </w:rPr>
        <w:t xml:space="preserve"> </w:t>
      </w:r>
      <w:r>
        <w:rPr>
          <w:kern w:val="0"/>
          <w:sz w:val="24"/>
        </w:rPr>
        <w:t>rail</w:t>
      </w:r>
      <w:r>
        <w:rPr>
          <w:rFonts w:hint="eastAsia"/>
          <w:kern w:val="0"/>
          <w:sz w:val="24"/>
        </w:rPr>
        <w:t xml:space="preserve">, </w:t>
      </w:r>
      <w:r>
        <w:rPr>
          <w:kern w:val="0"/>
          <w:sz w:val="24"/>
        </w:rPr>
        <w:t>towel</w:t>
      </w:r>
      <w:r>
        <w:rPr>
          <w:rFonts w:hint="eastAsia"/>
          <w:kern w:val="0"/>
          <w:sz w:val="24"/>
        </w:rPr>
        <w:t xml:space="preserve"> </w:t>
      </w:r>
      <w:r>
        <w:rPr>
          <w:kern w:val="0"/>
          <w:sz w:val="24"/>
        </w:rPr>
        <w:t>rail</w:t>
      </w:r>
      <w:r>
        <w:rPr>
          <w:rFonts w:hint="eastAsia"/>
          <w:kern w:val="0"/>
          <w:sz w:val="24"/>
        </w:rPr>
        <w:t xml:space="preserve"> and </w:t>
      </w:r>
      <w:r>
        <w:rPr>
          <w:kern w:val="0"/>
          <w:sz w:val="24"/>
        </w:rPr>
        <w:t>soap</w:t>
      </w:r>
      <w:r>
        <w:rPr>
          <w:rFonts w:hint="eastAsia"/>
          <w:kern w:val="0"/>
          <w:sz w:val="24"/>
        </w:rPr>
        <w:t xml:space="preserve"> </w:t>
      </w:r>
      <w:r>
        <w:rPr>
          <w:kern w:val="0"/>
          <w:sz w:val="24"/>
        </w:rPr>
        <w:t>dish</w:t>
      </w:r>
      <w:r>
        <w:rPr>
          <w:rFonts w:hint="eastAsia"/>
          <w:kern w:val="0"/>
          <w:sz w:val="24"/>
        </w:rPr>
        <w:t xml:space="preserve"> shall </w:t>
      </w:r>
      <w:r>
        <w:rPr>
          <w:kern w:val="0"/>
          <w:sz w:val="24"/>
        </w:rPr>
        <w:t>be</w:t>
      </w:r>
      <w:r>
        <w:rPr>
          <w:rFonts w:hint="eastAsia"/>
          <w:kern w:val="0"/>
          <w:sz w:val="24"/>
        </w:rPr>
        <w:t xml:space="preserve"> </w:t>
      </w:r>
      <w:r>
        <w:rPr>
          <w:kern w:val="0"/>
          <w:sz w:val="24"/>
        </w:rPr>
        <w:t>provided</w:t>
      </w:r>
      <w:r>
        <w:rPr>
          <w:rFonts w:hint="eastAsia"/>
          <w:kern w:val="0"/>
          <w:sz w:val="24"/>
        </w:rPr>
        <w:t xml:space="preserve"> </w:t>
      </w:r>
      <w:r>
        <w:rPr>
          <w:kern w:val="0"/>
          <w:sz w:val="24"/>
        </w:rPr>
        <w:t>for</w:t>
      </w:r>
      <w:r>
        <w:rPr>
          <w:rFonts w:hint="eastAsia"/>
          <w:kern w:val="0"/>
          <w:sz w:val="24"/>
        </w:rPr>
        <w:t xml:space="preserve"> </w:t>
      </w:r>
      <w:r>
        <w:rPr>
          <w:kern w:val="0"/>
          <w:sz w:val="24"/>
        </w:rPr>
        <w:t>individual use as necessary.</w:t>
      </w:r>
    </w:p>
    <w:p w14:paraId="1DEB7017">
      <w:pPr>
        <w:autoSpaceDE w:val="0"/>
        <w:autoSpaceDN w:val="0"/>
        <w:adjustRightInd w:val="0"/>
        <w:spacing w:line="243" w:lineRule="auto"/>
        <w:ind w:left="1012"/>
        <w:rPr>
          <w:kern w:val="0"/>
          <w:sz w:val="24"/>
        </w:rPr>
      </w:pPr>
    </w:p>
    <w:p w14:paraId="71DDD3D2">
      <w:pPr>
        <w:autoSpaceDE w:val="0"/>
        <w:autoSpaceDN w:val="0"/>
        <w:adjustRightInd w:val="0"/>
        <w:spacing w:line="243" w:lineRule="auto"/>
        <w:rPr>
          <w:kern w:val="0"/>
          <w:sz w:val="24"/>
        </w:rPr>
      </w:pPr>
    </w:p>
    <w:p w14:paraId="3E1A9667">
      <w:pPr>
        <w:pStyle w:val="5"/>
        <w:ind w:left="42"/>
      </w:pPr>
      <w:r>
        <w:rPr>
          <w:rFonts w:hint="eastAsia"/>
        </w:rPr>
        <w:t>3.5.</w:t>
      </w:r>
      <w:r>
        <w:t>2.2</w:t>
      </w:r>
      <w:r>
        <w:tab/>
      </w:r>
      <w:r>
        <w:t>Fittings in Lavator</w:t>
      </w:r>
      <w:r>
        <w:rPr>
          <w:rFonts w:hint="eastAsia"/>
        </w:rPr>
        <w:t xml:space="preserve">y </w:t>
      </w:r>
      <w:r>
        <w:t>and Changing Room</w:t>
      </w:r>
    </w:p>
    <w:p w14:paraId="401586E7">
      <w:pPr>
        <w:autoSpaceDE w:val="0"/>
        <w:autoSpaceDN w:val="0"/>
        <w:adjustRightInd w:val="0"/>
        <w:spacing w:before="4" w:line="240" w:lineRule="exact"/>
        <w:jc w:val="left"/>
        <w:rPr>
          <w:kern w:val="0"/>
          <w:sz w:val="24"/>
        </w:rPr>
      </w:pPr>
    </w:p>
    <w:p w14:paraId="7772ECCF">
      <w:pPr>
        <w:tabs>
          <w:tab w:val="left" w:pos="4040"/>
        </w:tabs>
        <w:autoSpaceDE w:val="0"/>
        <w:autoSpaceDN w:val="0"/>
        <w:adjustRightInd w:val="0"/>
        <w:spacing w:line="243" w:lineRule="auto"/>
        <w:ind w:left="4050" w:hanging="3044"/>
        <w:rPr>
          <w:kern w:val="0"/>
          <w:sz w:val="24"/>
        </w:rPr>
      </w:pPr>
      <w:r>
        <w:rPr>
          <w:kern w:val="0"/>
          <w:sz w:val="24"/>
        </w:rPr>
        <w:t xml:space="preserve">Private </w:t>
      </w:r>
      <w:r>
        <w:rPr>
          <w:rFonts w:hint="eastAsia"/>
          <w:kern w:val="0"/>
          <w:sz w:val="24"/>
        </w:rPr>
        <w:t>lavatory</w:t>
      </w:r>
      <w:r>
        <w:rPr>
          <w:kern w:val="0"/>
          <w:sz w:val="24"/>
        </w:rPr>
        <w:tab/>
      </w:r>
      <w:r>
        <w:rPr>
          <w:kern w:val="0"/>
          <w:sz w:val="24"/>
        </w:rPr>
        <w:t>Shower set,</w:t>
      </w:r>
      <w:r>
        <w:rPr>
          <w:rFonts w:hint="eastAsia"/>
          <w:kern w:val="0"/>
          <w:sz w:val="24"/>
        </w:rPr>
        <w:t xml:space="preserve"> </w:t>
      </w:r>
      <w:r>
        <w:rPr>
          <w:kern w:val="0"/>
          <w:sz w:val="24"/>
        </w:rPr>
        <w:t>water closet, wash basin and toilet cabinet</w:t>
      </w:r>
      <w:r>
        <w:rPr>
          <w:rFonts w:hint="eastAsia"/>
          <w:kern w:val="0"/>
          <w:sz w:val="24"/>
        </w:rPr>
        <w:t xml:space="preserve"> </w:t>
      </w:r>
      <w:r>
        <w:rPr>
          <w:kern w:val="0"/>
          <w:sz w:val="24"/>
        </w:rPr>
        <w:t>with mirror, paper holder, soap dish,</w:t>
      </w:r>
      <w:r>
        <w:rPr>
          <w:rFonts w:hint="eastAsia"/>
          <w:kern w:val="0"/>
          <w:sz w:val="24"/>
        </w:rPr>
        <w:t xml:space="preserve"> </w:t>
      </w:r>
      <w:r>
        <w:rPr>
          <w:kern w:val="0"/>
          <w:sz w:val="24"/>
        </w:rPr>
        <w:t>towel bar, hand grip</w:t>
      </w:r>
      <w:r>
        <w:rPr>
          <w:rFonts w:hint="eastAsia"/>
          <w:kern w:val="0"/>
          <w:sz w:val="24"/>
        </w:rPr>
        <w:t>, coat/hat hook</w:t>
      </w:r>
    </w:p>
    <w:p w14:paraId="0D4CFFD8">
      <w:pPr>
        <w:tabs>
          <w:tab w:val="left" w:pos="4040"/>
        </w:tabs>
        <w:autoSpaceDE w:val="0"/>
        <w:autoSpaceDN w:val="0"/>
        <w:adjustRightInd w:val="0"/>
        <w:spacing w:line="243" w:lineRule="auto"/>
        <w:ind w:left="4050" w:hanging="3044"/>
        <w:rPr>
          <w:b/>
          <w:kern w:val="0"/>
          <w:sz w:val="24"/>
        </w:rPr>
      </w:pPr>
    </w:p>
    <w:p w14:paraId="5F9EA712">
      <w:pPr>
        <w:autoSpaceDE w:val="0"/>
        <w:autoSpaceDN w:val="0"/>
        <w:adjustRightInd w:val="0"/>
        <w:spacing w:before="3" w:line="280" w:lineRule="exact"/>
        <w:jc w:val="left"/>
        <w:rPr>
          <w:kern w:val="0"/>
          <w:sz w:val="28"/>
          <w:szCs w:val="28"/>
        </w:rPr>
      </w:pPr>
    </w:p>
    <w:p w14:paraId="2DE9FBD3">
      <w:pPr>
        <w:tabs>
          <w:tab w:val="left" w:pos="4040"/>
        </w:tabs>
        <w:autoSpaceDE w:val="0"/>
        <w:autoSpaceDN w:val="0"/>
        <w:adjustRightInd w:val="0"/>
        <w:spacing w:line="243" w:lineRule="auto"/>
        <w:ind w:left="4050" w:hanging="3044"/>
        <w:rPr>
          <w:kern w:val="0"/>
          <w:sz w:val="24"/>
        </w:rPr>
      </w:pPr>
      <w:r>
        <w:rPr>
          <w:kern w:val="0"/>
          <w:sz w:val="24"/>
        </w:rPr>
        <w:t>Public</w:t>
      </w:r>
      <w:r>
        <w:rPr>
          <w:rFonts w:hint="eastAsia"/>
          <w:kern w:val="0"/>
          <w:sz w:val="24"/>
        </w:rPr>
        <w:t xml:space="preserve"> toilet /</w:t>
      </w:r>
      <w:r>
        <w:rPr>
          <w:kern w:val="0"/>
          <w:sz w:val="24"/>
        </w:rPr>
        <w:t>Stevedore’s toilet</w:t>
      </w:r>
      <w:r>
        <w:rPr>
          <w:kern w:val="0"/>
          <w:sz w:val="24"/>
        </w:rPr>
        <w:tab/>
      </w:r>
      <w:r>
        <w:rPr>
          <w:spacing w:val="-2"/>
          <w:kern w:val="0"/>
          <w:sz w:val="24"/>
        </w:rPr>
        <w:t>W</w:t>
      </w:r>
      <w:r>
        <w:rPr>
          <w:kern w:val="0"/>
          <w:sz w:val="24"/>
        </w:rPr>
        <w:t>ater closet, washbasin and lavatory</w:t>
      </w:r>
      <w:r>
        <w:rPr>
          <w:rFonts w:hint="eastAsia"/>
          <w:kern w:val="0"/>
          <w:sz w:val="24"/>
        </w:rPr>
        <w:t xml:space="preserve"> </w:t>
      </w:r>
      <w:r>
        <w:rPr>
          <w:spacing w:val="-2"/>
          <w:kern w:val="0"/>
          <w:sz w:val="24"/>
        </w:rPr>
        <w:t>m</w:t>
      </w:r>
      <w:r>
        <w:rPr>
          <w:spacing w:val="1"/>
          <w:kern w:val="0"/>
          <w:sz w:val="24"/>
        </w:rPr>
        <w:t>i</w:t>
      </w:r>
      <w:r>
        <w:rPr>
          <w:kern w:val="0"/>
          <w:sz w:val="24"/>
        </w:rPr>
        <w:t>rror,</w:t>
      </w:r>
      <w:r>
        <w:rPr>
          <w:rFonts w:hint="eastAsia"/>
          <w:kern w:val="0"/>
          <w:sz w:val="24"/>
        </w:rPr>
        <w:t xml:space="preserve"> </w:t>
      </w:r>
      <w:r>
        <w:rPr>
          <w:kern w:val="0"/>
          <w:sz w:val="24"/>
        </w:rPr>
        <w:t>paper</w:t>
      </w:r>
      <w:r>
        <w:rPr>
          <w:rFonts w:hint="eastAsia"/>
          <w:kern w:val="0"/>
          <w:sz w:val="24"/>
        </w:rPr>
        <w:t xml:space="preserve"> </w:t>
      </w:r>
      <w:r>
        <w:rPr>
          <w:kern w:val="0"/>
          <w:sz w:val="24"/>
        </w:rPr>
        <w:t>holder,</w:t>
      </w:r>
      <w:r>
        <w:rPr>
          <w:rFonts w:hint="eastAsia"/>
          <w:kern w:val="0"/>
          <w:sz w:val="24"/>
        </w:rPr>
        <w:t xml:space="preserve"> </w:t>
      </w:r>
      <w:r>
        <w:rPr>
          <w:kern w:val="0"/>
          <w:sz w:val="24"/>
        </w:rPr>
        <w:t>soap</w:t>
      </w:r>
      <w:r>
        <w:rPr>
          <w:rFonts w:hint="eastAsia"/>
          <w:kern w:val="0"/>
          <w:sz w:val="24"/>
        </w:rPr>
        <w:t xml:space="preserve"> </w:t>
      </w:r>
      <w:r>
        <w:rPr>
          <w:kern w:val="0"/>
          <w:sz w:val="24"/>
        </w:rPr>
        <w:t>dish,</w:t>
      </w:r>
      <w:r>
        <w:rPr>
          <w:rFonts w:hint="eastAsia"/>
          <w:kern w:val="0"/>
          <w:sz w:val="24"/>
        </w:rPr>
        <w:t xml:space="preserve"> </w:t>
      </w:r>
      <w:r>
        <w:rPr>
          <w:kern w:val="0"/>
          <w:sz w:val="24"/>
        </w:rPr>
        <w:t>towel</w:t>
      </w:r>
      <w:r>
        <w:rPr>
          <w:rFonts w:hint="eastAsia"/>
          <w:kern w:val="0"/>
          <w:sz w:val="24"/>
        </w:rPr>
        <w:t xml:space="preserve"> </w:t>
      </w:r>
      <w:r>
        <w:rPr>
          <w:kern w:val="0"/>
          <w:sz w:val="24"/>
        </w:rPr>
        <w:t>bar,</w:t>
      </w:r>
      <w:r>
        <w:rPr>
          <w:rFonts w:hint="eastAsia"/>
          <w:kern w:val="0"/>
          <w:sz w:val="24"/>
        </w:rPr>
        <w:t xml:space="preserve"> </w:t>
      </w:r>
      <w:r>
        <w:rPr>
          <w:kern w:val="0"/>
          <w:sz w:val="24"/>
        </w:rPr>
        <w:t>hand grip</w:t>
      </w:r>
      <w:r>
        <w:rPr>
          <w:rFonts w:hint="eastAsia"/>
          <w:kern w:val="0"/>
          <w:sz w:val="24"/>
        </w:rPr>
        <w:t>, coat/hat hook</w:t>
      </w:r>
    </w:p>
    <w:p w14:paraId="366ACF88">
      <w:pPr>
        <w:autoSpaceDE w:val="0"/>
        <w:autoSpaceDN w:val="0"/>
        <w:adjustRightInd w:val="0"/>
        <w:spacing w:before="20" w:line="260" w:lineRule="exact"/>
        <w:jc w:val="left"/>
        <w:rPr>
          <w:kern w:val="0"/>
          <w:sz w:val="26"/>
          <w:szCs w:val="26"/>
        </w:rPr>
      </w:pPr>
    </w:p>
    <w:p w14:paraId="52623AA3">
      <w:pPr>
        <w:tabs>
          <w:tab w:val="left" w:pos="4040"/>
        </w:tabs>
        <w:autoSpaceDE w:val="0"/>
        <w:autoSpaceDN w:val="0"/>
        <w:adjustRightInd w:val="0"/>
        <w:spacing w:line="243" w:lineRule="auto"/>
        <w:ind w:left="4050" w:hanging="3044"/>
        <w:rPr>
          <w:kern w:val="0"/>
          <w:sz w:val="24"/>
        </w:rPr>
      </w:pPr>
      <w:r>
        <w:rPr>
          <w:kern w:val="0"/>
          <w:sz w:val="24"/>
        </w:rPr>
        <w:t>Hospital lavatory</w:t>
      </w:r>
      <w:r>
        <w:rPr>
          <w:kern w:val="0"/>
          <w:sz w:val="24"/>
        </w:rPr>
        <w:tab/>
      </w:r>
      <w:r>
        <w:rPr>
          <w:kern w:val="0"/>
          <w:sz w:val="24"/>
        </w:rPr>
        <w:t>Bath</w:t>
      </w:r>
      <w:r>
        <w:rPr>
          <w:rFonts w:hint="eastAsia"/>
          <w:kern w:val="0"/>
          <w:sz w:val="24"/>
        </w:rPr>
        <w:t xml:space="preserve"> </w:t>
      </w:r>
      <w:r>
        <w:rPr>
          <w:kern w:val="0"/>
          <w:sz w:val="24"/>
        </w:rPr>
        <w:t>tub,</w:t>
      </w:r>
      <w:r>
        <w:rPr>
          <w:rFonts w:hint="eastAsia"/>
          <w:kern w:val="0"/>
          <w:sz w:val="24"/>
        </w:rPr>
        <w:t xml:space="preserve"> </w:t>
      </w:r>
      <w:r>
        <w:rPr>
          <w:kern w:val="0"/>
          <w:sz w:val="24"/>
        </w:rPr>
        <w:t>water</w:t>
      </w:r>
      <w:r>
        <w:rPr>
          <w:rFonts w:hint="eastAsia"/>
          <w:kern w:val="0"/>
          <w:sz w:val="24"/>
        </w:rPr>
        <w:t xml:space="preserve"> </w:t>
      </w:r>
      <w:r>
        <w:rPr>
          <w:kern w:val="0"/>
          <w:sz w:val="24"/>
        </w:rPr>
        <w:t>close</w:t>
      </w:r>
      <w:r>
        <w:rPr>
          <w:spacing w:val="-1"/>
          <w:kern w:val="0"/>
          <w:sz w:val="24"/>
        </w:rPr>
        <w:t>t</w:t>
      </w:r>
      <w:r>
        <w:rPr>
          <w:kern w:val="0"/>
          <w:sz w:val="24"/>
        </w:rPr>
        <w:t>,</w:t>
      </w:r>
      <w:r>
        <w:rPr>
          <w:rFonts w:hint="eastAsia"/>
          <w:kern w:val="0"/>
          <w:sz w:val="24"/>
        </w:rPr>
        <w:t xml:space="preserve"> </w:t>
      </w:r>
      <w:r>
        <w:rPr>
          <w:kern w:val="0"/>
          <w:sz w:val="24"/>
        </w:rPr>
        <w:t>wash basin</w:t>
      </w:r>
      <w:r>
        <w:rPr>
          <w:rFonts w:hint="eastAsia"/>
          <w:kern w:val="0"/>
          <w:sz w:val="24"/>
        </w:rPr>
        <w:t xml:space="preserve"> </w:t>
      </w:r>
      <w:r>
        <w:rPr>
          <w:kern w:val="0"/>
          <w:sz w:val="24"/>
        </w:rPr>
        <w:t>and</w:t>
      </w:r>
      <w:r>
        <w:rPr>
          <w:rFonts w:hint="eastAsia"/>
          <w:kern w:val="0"/>
          <w:sz w:val="24"/>
        </w:rPr>
        <w:t xml:space="preserve"> </w:t>
      </w:r>
      <w:r>
        <w:rPr>
          <w:kern w:val="0"/>
          <w:sz w:val="24"/>
        </w:rPr>
        <w:t>toilet</w:t>
      </w:r>
      <w:r>
        <w:rPr>
          <w:rFonts w:hint="eastAsia"/>
          <w:kern w:val="0"/>
          <w:sz w:val="24"/>
        </w:rPr>
        <w:t xml:space="preserve"> </w:t>
      </w:r>
      <w:r>
        <w:rPr>
          <w:kern w:val="0"/>
          <w:sz w:val="24"/>
        </w:rPr>
        <w:t>cabinet</w:t>
      </w:r>
      <w:r>
        <w:rPr>
          <w:rFonts w:hint="eastAsia"/>
          <w:kern w:val="0"/>
          <w:sz w:val="24"/>
        </w:rPr>
        <w:t xml:space="preserve"> </w:t>
      </w:r>
      <w:r>
        <w:rPr>
          <w:kern w:val="0"/>
          <w:sz w:val="24"/>
        </w:rPr>
        <w:t xml:space="preserve">with </w:t>
      </w:r>
      <w:r>
        <w:rPr>
          <w:spacing w:val="-2"/>
          <w:kern w:val="0"/>
          <w:sz w:val="24"/>
        </w:rPr>
        <w:t>m</w:t>
      </w:r>
      <w:r>
        <w:rPr>
          <w:spacing w:val="1"/>
          <w:kern w:val="0"/>
          <w:sz w:val="24"/>
        </w:rPr>
        <w:t>i</w:t>
      </w:r>
      <w:r>
        <w:rPr>
          <w:kern w:val="0"/>
          <w:sz w:val="24"/>
        </w:rPr>
        <w:t>rror,</w:t>
      </w:r>
      <w:r>
        <w:rPr>
          <w:rFonts w:hint="eastAsia"/>
          <w:kern w:val="0"/>
          <w:sz w:val="24"/>
        </w:rPr>
        <w:t xml:space="preserve"> </w:t>
      </w:r>
      <w:r>
        <w:rPr>
          <w:kern w:val="0"/>
          <w:sz w:val="24"/>
        </w:rPr>
        <w:t>paper</w:t>
      </w:r>
      <w:r>
        <w:rPr>
          <w:rFonts w:hint="eastAsia"/>
          <w:kern w:val="0"/>
          <w:sz w:val="24"/>
        </w:rPr>
        <w:t xml:space="preserve"> </w:t>
      </w:r>
      <w:r>
        <w:rPr>
          <w:kern w:val="0"/>
          <w:sz w:val="24"/>
        </w:rPr>
        <w:t>holder,</w:t>
      </w:r>
      <w:r>
        <w:rPr>
          <w:rFonts w:hint="eastAsia"/>
          <w:kern w:val="0"/>
          <w:sz w:val="24"/>
        </w:rPr>
        <w:t xml:space="preserve"> </w:t>
      </w:r>
      <w:r>
        <w:rPr>
          <w:kern w:val="0"/>
          <w:sz w:val="24"/>
        </w:rPr>
        <w:t>soap</w:t>
      </w:r>
      <w:r>
        <w:rPr>
          <w:rFonts w:hint="eastAsia"/>
          <w:kern w:val="0"/>
          <w:sz w:val="24"/>
        </w:rPr>
        <w:t xml:space="preserve"> </w:t>
      </w:r>
      <w:r>
        <w:rPr>
          <w:kern w:val="0"/>
          <w:sz w:val="24"/>
        </w:rPr>
        <w:t>dish,</w:t>
      </w:r>
      <w:r>
        <w:rPr>
          <w:rFonts w:hint="eastAsia"/>
          <w:kern w:val="0"/>
          <w:sz w:val="24"/>
        </w:rPr>
        <w:t xml:space="preserve"> </w:t>
      </w:r>
      <w:r>
        <w:rPr>
          <w:kern w:val="0"/>
          <w:sz w:val="24"/>
        </w:rPr>
        <w:t>towel</w:t>
      </w:r>
      <w:r>
        <w:rPr>
          <w:rFonts w:hint="eastAsia"/>
          <w:kern w:val="0"/>
          <w:sz w:val="24"/>
        </w:rPr>
        <w:t xml:space="preserve"> </w:t>
      </w:r>
      <w:r>
        <w:rPr>
          <w:kern w:val="0"/>
          <w:sz w:val="24"/>
        </w:rPr>
        <w:t>bar,</w:t>
      </w:r>
      <w:r>
        <w:rPr>
          <w:rFonts w:hint="eastAsia"/>
          <w:kern w:val="0"/>
          <w:sz w:val="24"/>
        </w:rPr>
        <w:t xml:space="preserve"> </w:t>
      </w:r>
      <w:r>
        <w:rPr>
          <w:kern w:val="0"/>
          <w:sz w:val="24"/>
        </w:rPr>
        <w:t>handgrip</w:t>
      </w:r>
      <w:r>
        <w:rPr>
          <w:rFonts w:hint="eastAsia"/>
          <w:kern w:val="0"/>
          <w:sz w:val="24"/>
        </w:rPr>
        <w:t>, coat/hat hook</w:t>
      </w:r>
    </w:p>
    <w:p w14:paraId="080CDF5E">
      <w:pPr>
        <w:tabs>
          <w:tab w:val="left" w:pos="4040"/>
        </w:tabs>
        <w:autoSpaceDE w:val="0"/>
        <w:autoSpaceDN w:val="0"/>
        <w:adjustRightInd w:val="0"/>
        <w:spacing w:line="243" w:lineRule="auto"/>
        <w:ind w:left="4050" w:hanging="3044"/>
        <w:rPr>
          <w:kern w:val="0"/>
          <w:sz w:val="24"/>
        </w:rPr>
      </w:pPr>
    </w:p>
    <w:tbl>
      <w:tblPr>
        <w:tblStyle w:val="40"/>
        <w:tblW w:w="9889" w:type="dxa"/>
        <w:tblInd w:w="0" w:type="dxa"/>
        <w:tblLayout w:type="autofit"/>
        <w:tblCellMar>
          <w:top w:w="0" w:type="dxa"/>
          <w:left w:w="108" w:type="dxa"/>
          <w:bottom w:w="0" w:type="dxa"/>
          <w:right w:w="108" w:type="dxa"/>
        </w:tblCellMar>
      </w:tblPr>
      <w:tblGrid>
        <w:gridCol w:w="4077"/>
        <w:gridCol w:w="5812"/>
      </w:tblGrid>
      <w:tr w14:paraId="67BC5E7B">
        <w:tblPrEx>
          <w:tblCellMar>
            <w:top w:w="0" w:type="dxa"/>
            <w:left w:w="108" w:type="dxa"/>
            <w:bottom w:w="0" w:type="dxa"/>
            <w:right w:w="108" w:type="dxa"/>
          </w:tblCellMar>
        </w:tblPrEx>
        <w:tc>
          <w:tcPr>
            <w:tcW w:w="4077" w:type="dxa"/>
          </w:tcPr>
          <w:p w14:paraId="3FA6046F">
            <w:pPr>
              <w:tabs>
                <w:tab w:val="left" w:pos="4040"/>
              </w:tabs>
              <w:autoSpaceDE w:val="0"/>
              <w:autoSpaceDN w:val="0"/>
              <w:adjustRightInd w:val="0"/>
              <w:spacing w:line="243" w:lineRule="auto"/>
              <w:ind w:left="991" w:leftChars="472"/>
              <w:jc w:val="left"/>
              <w:rPr>
                <w:kern w:val="0"/>
                <w:sz w:val="24"/>
              </w:rPr>
            </w:pPr>
            <w:r>
              <w:rPr>
                <w:rFonts w:hint="eastAsia"/>
                <w:kern w:val="0"/>
                <w:sz w:val="24"/>
              </w:rPr>
              <w:t>C</w:t>
            </w:r>
            <w:r>
              <w:rPr>
                <w:kern w:val="0"/>
                <w:sz w:val="24"/>
              </w:rPr>
              <w:t>hanging room</w:t>
            </w:r>
          </w:p>
        </w:tc>
        <w:tc>
          <w:tcPr>
            <w:tcW w:w="5812" w:type="dxa"/>
          </w:tcPr>
          <w:p w14:paraId="6F2FC4BD">
            <w:pPr>
              <w:tabs>
                <w:tab w:val="left" w:pos="4040"/>
              </w:tabs>
              <w:autoSpaceDE w:val="0"/>
              <w:autoSpaceDN w:val="0"/>
              <w:adjustRightInd w:val="0"/>
              <w:snapToGrid w:val="0"/>
              <w:spacing w:line="243" w:lineRule="auto"/>
              <w:rPr>
                <w:kern w:val="0"/>
                <w:sz w:val="24"/>
              </w:rPr>
            </w:pPr>
            <w:r>
              <w:rPr>
                <w:rFonts w:hint="eastAsia"/>
                <w:spacing w:val="-2"/>
                <w:kern w:val="0"/>
                <w:sz w:val="24"/>
              </w:rPr>
              <w:t xml:space="preserve">1 - </w:t>
            </w:r>
            <w:r>
              <w:rPr>
                <w:spacing w:val="-2"/>
                <w:kern w:val="0"/>
                <w:sz w:val="24"/>
              </w:rPr>
              <w:t>W</w:t>
            </w:r>
            <w:r>
              <w:rPr>
                <w:kern w:val="0"/>
                <w:sz w:val="24"/>
              </w:rPr>
              <w:t xml:space="preserve">ash basin (with </w:t>
            </w:r>
            <w:r>
              <w:rPr>
                <w:spacing w:val="-2"/>
                <w:kern w:val="0"/>
                <w:sz w:val="24"/>
              </w:rPr>
              <w:t>m</w:t>
            </w:r>
            <w:r>
              <w:rPr>
                <w:spacing w:val="1"/>
                <w:kern w:val="0"/>
                <w:sz w:val="24"/>
              </w:rPr>
              <w:t>i</w:t>
            </w:r>
            <w:r>
              <w:rPr>
                <w:kern w:val="0"/>
                <w:sz w:val="24"/>
              </w:rPr>
              <w:t>rror, soap dish, towel bar)</w:t>
            </w:r>
          </w:p>
          <w:p w14:paraId="77A3FC72">
            <w:pPr>
              <w:tabs>
                <w:tab w:val="left" w:pos="4040"/>
              </w:tabs>
              <w:autoSpaceDE w:val="0"/>
              <w:autoSpaceDN w:val="0"/>
              <w:adjustRightInd w:val="0"/>
              <w:snapToGrid w:val="0"/>
              <w:spacing w:line="243" w:lineRule="auto"/>
              <w:rPr>
                <w:kern w:val="0"/>
                <w:sz w:val="24"/>
              </w:rPr>
            </w:pPr>
            <w:r>
              <w:rPr>
                <w:rFonts w:hint="eastAsia"/>
                <w:kern w:val="0"/>
                <w:sz w:val="24"/>
              </w:rPr>
              <w:t>1 - Wooden bench</w:t>
            </w:r>
          </w:p>
          <w:p w14:paraId="0FDEAA8E">
            <w:pPr>
              <w:tabs>
                <w:tab w:val="left" w:pos="4040"/>
              </w:tabs>
              <w:autoSpaceDE w:val="0"/>
              <w:autoSpaceDN w:val="0"/>
              <w:adjustRightInd w:val="0"/>
              <w:snapToGrid w:val="0"/>
              <w:spacing w:line="243" w:lineRule="auto"/>
              <w:rPr>
                <w:kern w:val="0"/>
                <w:sz w:val="24"/>
              </w:rPr>
            </w:pPr>
            <w:r>
              <w:rPr>
                <w:rFonts w:hint="eastAsia"/>
                <w:kern w:val="0"/>
                <w:sz w:val="24"/>
              </w:rPr>
              <w:t>13 - Steel cloth locker</w:t>
            </w:r>
          </w:p>
          <w:p w14:paraId="33841AF2">
            <w:pPr>
              <w:tabs>
                <w:tab w:val="left" w:pos="4040"/>
              </w:tabs>
              <w:autoSpaceDE w:val="0"/>
              <w:autoSpaceDN w:val="0"/>
              <w:adjustRightInd w:val="0"/>
              <w:snapToGrid w:val="0"/>
              <w:spacing w:line="243" w:lineRule="auto"/>
              <w:rPr>
                <w:kern w:val="0"/>
                <w:sz w:val="24"/>
              </w:rPr>
            </w:pPr>
            <w:r>
              <w:rPr>
                <w:rFonts w:hint="eastAsia"/>
                <w:kern w:val="0"/>
                <w:sz w:val="24"/>
              </w:rPr>
              <w:t xml:space="preserve">8 </w:t>
            </w:r>
            <w:r>
              <w:rPr>
                <w:kern w:val="0"/>
                <w:sz w:val="24"/>
              </w:rPr>
              <w:t>–</w:t>
            </w:r>
            <w:r>
              <w:rPr>
                <w:rFonts w:hint="eastAsia"/>
                <w:kern w:val="0"/>
                <w:sz w:val="24"/>
              </w:rPr>
              <w:t xml:space="preserve"> Coat hook</w:t>
            </w:r>
          </w:p>
          <w:p w14:paraId="74312E6D">
            <w:pPr>
              <w:tabs>
                <w:tab w:val="left" w:pos="4040"/>
              </w:tabs>
              <w:autoSpaceDE w:val="0"/>
              <w:autoSpaceDN w:val="0"/>
              <w:adjustRightInd w:val="0"/>
              <w:snapToGrid w:val="0"/>
              <w:spacing w:line="243" w:lineRule="auto"/>
              <w:rPr>
                <w:kern w:val="0"/>
                <w:sz w:val="24"/>
              </w:rPr>
            </w:pPr>
          </w:p>
        </w:tc>
      </w:tr>
    </w:tbl>
    <w:p w14:paraId="7DB9E898">
      <w:pPr>
        <w:autoSpaceDE w:val="0"/>
        <w:autoSpaceDN w:val="0"/>
        <w:adjustRightInd w:val="0"/>
        <w:ind w:left="1012"/>
        <w:jc w:val="left"/>
      </w:pPr>
      <w:r>
        <w:rPr>
          <w:rFonts w:hint="eastAsia"/>
          <w:kern w:val="0"/>
          <w:sz w:val="24"/>
        </w:rPr>
        <w:t>Bathtub to be provided for captain class.</w:t>
      </w:r>
      <w:r>
        <w:t xml:space="preserve"> </w:t>
      </w:r>
    </w:p>
    <w:p w14:paraId="569D1CE4">
      <w:pPr>
        <w:autoSpaceDE w:val="0"/>
        <w:autoSpaceDN w:val="0"/>
        <w:adjustRightInd w:val="0"/>
        <w:ind w:left="1012"/>
        <w:jc w:val="left"/>
      </w:pPr>
    </w:p>
    <w:p w14:paraId="3DE6E436">
      <w:pPr>
        <w:autoSpaceDE w:val="0"/>
        <w:autoSpaceDN w:val="0"/>
        <w:adjustRightInd w:val="0"/>
        <w:ind w:left="1012"/>
        <w:jc w:val="left"/>
        <w:rPr>
          <w:b/>
          <w:i/>
          <w:kern w:val="0"/>
          <w:sz w:val="24"/>
        </w:rPr>
      </w:pPr>
      <w:r>
        <w:rPr>
          <w:rFonts w:hint="eastAsia"/>
          <w:b/>
          <w:i/>
          <w:kern w:val="0"/>
          <w:sz w:val="24"/>
        </w:rPr>
        <w:t>T</w:t>
      </w:r>
      <w:r>
        <w:rPr>
          <w:b/>
          <w:i/>
          <w:kern w:val="0"/>
          <w:sz w:val="24"/>
        </w:rPr>
        <w:t>he main pipe of the soil pipes will arrange the corridor ceiling as far as possible.</w:t>
      </w:r>
    </w:p>
    <w:p w14:paraId="1FC37742">
      <w:pPr>
        <w:autoSpaceDE w:val="0"/>
        <w:autoSpaceDN w:val="0"/>
        <w:adjustRightInd w:val="0"/>
        <w:ind w:left="1012"/>
        <w:jc w:val="left"/>
        <w:rPr>
          <w:kern w:val="0"/>
          <w:sz w:val="24"/>
        </w:rPr>
      </w:pPr>
    </w:p>
    <w:p w14:paraId="4286F642">
      <w:pPr>
        <w:pStyle w:val="5"/>
        <w:ind w:left="42"/>
      </w:pPr>
      <w:r>
        <w:rPr>
          <w:rFonts w:hint="eastAsia"/>
        </w:rPr>
        <w:t>3.5.</w:t>
      </w:r>
      <w:r>
        <w:t>2.3</w:t>
      </w:r>
      <w:r>
        <w:tab/>
      </w:r>
      <w:r>
        <w:t>Equip</w:t>
      </w:r>
      <w:r>
        <w:rPr>
          <w:spacing w:val="-2"/>
        </w:rPr>
        <w:t>m</w:t>
      </w:r>
      <w:r>
        <w:t>ent in Laundry and Drying Room</w:t>
      </w:r>
    </w:p>
    <w:p w14:paraId="5E51F6E7">
      <w:pPr>
        <w:autoSpaceDE w:val="0"/>
        <w:autoSpaceDN w:val="0"/>
        <w:adjustRightInd w:val="0"/>
        <w:spacing w:before="4" w:line="240" w:lineRule="exact"/>
        <w:jc w:val="left"/>
        <w:rPr>
          <w:kern w:val="0"/>
          <w:sz w:val="24"/>
        </w:rPr>
      </w:pPr>
    </w:p>
    <w:p w14:paraId="20ECFBFF">
      <w:pPr>
        <w:pStyle w:val="6"/>
        <w:ind w:left="42"/>
      </w:pPr>
      <w:r>
        <w:rPr>
          <w:rFonts w:hint="eastAsia"/>
        </w:rPr>
        <w:t>3.5.</w:t>
      </w:r>
      <w:r>
        <w:t>2.3.1</w:t>
      </w:r>
      <w:r>
        <w:tab/>
      </w:r>
      <w:r>
        <w:t>Officer’</w:t>
      </w:r>
      <w:r>
        <w:rPr>
          <w:rFonts w:hint="eastAsia"/>
        </w:rPr>
        <w:t>s</w:t>
      </w:r>
      <w:r>
        <w:t xml:space="preserve"> Laundry</w:t>
      </w:r>
    </w:p>
    <w:p w14:paraId="640D3D0B">
      <w:pPr>
        <w:autoSpaceDE w:val="0"/>
        <w:autoSpaceDN w:val="0"/>
        <w:adjustRightInd w:val="0"/>
        <w:spacing w:line="200" w:lineRule="exact"/>
        <w:jc w:val="left"/>
        <w:rPr>
          <w:kern w:val="0"/>
          <w:sz w:val="20"/>
          <w:szCs w:val="20"/>
        </w:rPr>
      </w:pPr>
    </w:p>
    <w:p w14:paraId="5F964F12">
      <w:pPr>
        <w:autoSpaceDE w:val="0"/>
        <w:autoSpaceDN w:val="0"/>
        <w:adjustRightInd w:val="0"/>
        <w:spacing w:before="4"/>
        <w:ind w:left="963"/>
        <w:jc w:val="left"/>
        <w:rPr>
          <w:kern w:val="0"/>
          <w:sz w:val="24"/>
        </w:rPr>
      </w:pPr>
      <w:r>
        <w:rPr>
          <w:rFonts w:hint="eastAsia"/>
          <w:kern w:val="0"/>
          <w:sz w:val="24"/>
        </w:rPr>
        <w:t>2</w:t>
      </w:r>
      <w:r>
        <w:rPr>
          <w:kern w:val="0"/>
          <w:sz w:val="24"/>
        </w:rPr>
        <w:t>-</w:t>
      </w:r>
      <w:r>
        <w:rPr>
          <w:kern w:val="0"/>
          <w:sz w:val="24"/>
        </w:rPr>
        <w:tab/>
      </w:r>
      <w:r>
        <w:rPr>
          <w:kern w:val="0"/>
          <w:sz w:val="24"/>
        </w:rPr>
        <w:t>Washing machine</w:t>
      </w:r>
      <w:r>
        <w:t xml:space="preserve"> </w:t>
      </w:r>
      <w:r>
        <w:rPr>
          <w:b/>
          <w:i/>
          <w:kern w:val="0"/>
          <w:sz w:val="24"/>
        </w:rPr>
        <w:t>with front loading</w:t>
      </w:r>
      <w:r>
        <w:rPr>
          <w:kern w:val="0"/>
          <w:sz w:val="24"/>
        </w:rPr>
        <w:t xml:space="preserve"> (abt. 5kg capacity, domestic type)</w:t>
      </w:r>
    </w:p>
    <w:p w14:paraId="32F4D81D">
      <w:pPr>
        <w:autoSpaceDE w:val="0"/>
        <w:autoSpaceDN w:val="0"/>
        <w:adjustRightInd w:val="0"/>
        <w:spacing w:before="4"/>
        <w:ind w:left="963"/>
        <w:jc w:val="left"/>
        <w:rPr>
          <w:kern w:val="0"/>
          <w:sz w:val="24"/>
        </w:rPr>
      </w:pPr>
      <w:r>
        <w:rPr>
          <w:rFonts w:hint="eastAsia"/>
          <w:kern w:val="0"/>
          <w:sz w:val="24"/>
        </w:rPr>
        <w:t>1 -</w:t>
      </w:r>
      <w:r>
        <w:rPr>
          <w:rFonts w:hint="eastAsia"/>
          <w:kern w:val="0"/>
          <w:sz w:val="24"/>
        </w:rPr>
        <w:tab/>
      </w:r>
      <w:r>
        <w:rPr>
          <w:rFonts w:hint="eastAsia"/>
          <w:kern w:val="0"/>
          <w:sz w:val="24"/>
        </w:rPr>
        <w:t xml:space="preserve">Drying machine (abt. 5kg capacity, </w:t>
      </w:r>
      <w:r>
        <w:rPr>
          <w:kern w:val="0"/>
          <w:sz w:val="24"/>
        </w:rPr>
        <w:t>domestic</w:t>
      </w:r>
      <w:r>
        <w:rPr>
          <w:rFonts w:hint="eastAsia"/>
          <w:kern w:val="0"/>
          <w:sz w:val="24"/>
        </w:rPr>
        <w:t xml:space="preserve"> type)</w:t>
      </w:r>
    </w:p>
    <w:p w14:paraId="6039672D">
      <w:pPr>
        <w:autoSpaceDE w:val="0"/>
        <w:autoSpaceDN w:val="0"/>
        <w:adjustRightInd w:val="0"/>
        <w:spacing w:before="4"/>
        <w:ind w:left="963"/>
        <w:jc w:val="left"/>
        <w:rPr>
          <w:kern w:val="0"/>
          <w:sz w:val="24"/>
        </w:rPr>
      </w:pPr>
      <w:r>
        <w:rPr>
          <w:rFonts w:hint="eastAsia"/>
          <w:kern w:val="0"/>
          <w:sz w:val="24"/>
        </w:rPr>
        <w:t>1-</w:t>
      </w:r>
      <w:r>
        <w:rPr>
          <w:kern w:val="0"/>
          <w:sz w:val="24"/>
        </w:rPr>
        <w:tab/>
      </w:r>
      <w:r>
        <w:rPr>
          <w:kern w:val="0"/>
          <w:sz w:val="24"/>
        </w:rPr>
        <w:t>Electric steam iron</w:t>
      </w:r>
    </w:p>
    <w:p w14:paraId="210C0E39">
      <w:pPr>
        <w:autoSpaceDE w:val="0"/>
        <w:autoSpaceDN w:val="0"/>
        <w:adjustRightInd w:val="0"/>
        <w:spacing w:before="4"/>
        <w:ind w:left="963"/>
        <w:jc w:val="left"/>
        <w:rPr>
          <w:kern w:val="0"/>
          <w:sz w:val="24"/>
        </w:rPr>
      </w:pPr>
      <w:r>
        <w:rPr>
          <w:rFonts w:hint="eastAsia"/>
          <w:kern w:val="0"/>
          <w:sz w:val="24"/>
        </w:rPr>
        <w:t>1-</w:t>
      </w:r>
      <w:r>
        <w:rPr>
          <w:kern w:val="0"/>
          <w:sz w:val="24"/>
        </w:rPr>
        <w:tab/>
      </w:r>
      <w:r>
        <w:rPr>
          <w:kern w:val="0"/>
          <w:sz w:val="24"/>
        </w:rPr>
        <w:t>Ironing table</w:t>
      </w:r>
    </w:p>
    <w:p w14:paraId="2A649DC6">
      <w:pPr>
        <w:autoSpaceDE w:val="0"/>
        <w:autoSpaceDN w:val="0"/>
        <w:adjustRightInd w:val="0"/>
        <w:spacing w:before="4"/>
        <w:ind w:left="963"/>
        <w:jc w:val="left"/>
        <w:rPr>
          <w:kern w:val="0"/>
          <w:sz w:val="24"/>
        </w:rPr>
      </w:pPr>
      <w:r>
        <w:rPr>
          <w:rFonts w:hint="eastAsia"/>
          <w:kern w:val="0"/>
          <w:sz w:val="24"/>
        </w:rPr>
        <w:t>1-</w:t>
      </w:r>
      <w:r>
        <w:rPr>
          <w:kern w:val="0"/>
          <w:sz w:val="24"/>
        </w:rPr>
        <w:tab/>
      </w:r>
      <w:r>
        <w:rPr>
          <w:kern w:val="0"/>
          <w:sz w:val="24"/>
        </w:rPr>
        <w:t>Washing sink (stainless steel)</w:t>
      </w:r>
      <w:r>
        <w:rPr>
          <w:rFonts w:hint="eastAsia"/>
          <w:kern w:val="0"/>
          <w:sz w:val="24"/>
        </w:rPr>
        <w:t xml:space="preserve"> with rack on wall</w:t>
      </w:r>
    </w:p>
    <w:p w14:paraId="53990058">
      <w:pPr>
        <w:pStyle w:val="6"/>
        <w:ind w:left="42"/>
      </w:pPr>
      <w:r>
        <w:rPr>
          <w:rFonts w:hint="eastAsia"/>
        </w:rPr>
        <w:t>3.5.</w:t>
      </w:r>
      <w:r>
        <w:t>2.3.2</w:t>
      </w:r>
      <w:r>
        <w:tab/>
      </w:r>
      <w:r>
        <w:t>Crew’s Laundry</w:t>
      </w:r>
    </w:p>
    <w:p w14:paraId="4A6B1A6C">
      <w:pPr>
        <w:autoSpaceDE w:val="0"/>
        <w:autoSpaceDN w:val="0"/>
        <w:adjustRightInd w:val="0"/>
        <w:spacing w:line="200" w:lineRule="exact"/>
        <w:jc w:val="left"/>
        <w:rPr>
          <w:kern w:val="0"/>
          <w:sz w:val="20"/>
          <w:szCs w:val="20"/>
        </w:rPr>
      </w:pPr>
    </w:p>
    <w:p w14:paraId="70CA6F56">
      <w:pPr>
        <w:autoSpaceDE w:val="0"/>
        <w:autoSpaceDN w:val="0"/>
        <w:adjustRightInd w:val="0"/>
        <w:spacing w:before="4"/>
        <w:ind w:left="963"/>
        <w:jc w:val="left"/>
        <w:rPr>
          <w:kern w:val="0"/>
          <w:sz w:val="24"/>
        </w:rPr>
      </w:pPr>
      <w:r>
        <w:rPr>
          <w:kern w:val="0"/>
          <w:sz w:val="24"/>
        </w:rPr>
        <w:t>1</w:t>
      </w:r>
      <w:r>
        <w:rPr>
          <w:rFonts w:hint="eastAsia"/>
          <w:kern w:val="0"/>
          <w:sz w:val="24"/>
        </w:rPr>
        <w:t>-</w:t>
      </w:r>
      <w:r>
        <w:rPr>
          <w:kern w:val="0"/>
          <w:sz w:val="24"/>
        </w:rPr>
        <w:tab/>
      </w:r>
      <w:r>
        <w:rPr>
          <w:rFonts w:hint="eastAsia"/>
          <w:kern w:val="0"/>
          <w:sz w:val="24"/>
        </w:rPr>
        <w:t>W</w:t>
      </w:r>
      <w:r>
        <w:rPr>
          <w:kern w:val="0"/>
          <w:sz w:val="24"/>
        </w:rPr>
        <w:t>ashing machine</w:t>
      </w:r>
      <w:r>
        <w:t xml:space="preserve"> </w:t>
      </w:r>
      <w:r>
        <w:rPr>
          <w:b/>
          <w:i/>
          <w:kern w:val="0"/>
          <w:sz w:val="24"/>
        </w:rPr>
        <w:t>with front loading</w:t>
      </w:r>
      <w:r>
        <w:rPr>
          <w:kern w:val="0"/>
          <w:sz w:val="24"/>
        </w:rPr>
        <w:t xml:space="preserve"> </w:t>
      </w:r>
      <w:r>
        <w:rPr>
          <w:rFonts w:hint="eastAsia"/>
          <w:kern w:val="0"/>
          <w:sz w:val="24"/>
        </w:rPr>
        <w:t>(</w:t>
      </w:r>
      <w:r>
        <w:rPr>
          <w:kern w:val="0"/>
          <w:sz w:val="24"/>
        </w:rPr>
        <w:t>abt.</w:t>
      </w:r>
      <w:r>
        <w:rPr>
          <w:b/>
          <w:kern w:val="0"/>
          <w:sz w:val="24"/>
        </w:rPr>
        <w:t xml:space="preserve"> </w:t>
      </w:r>
      <w:r>
        <w:rPr>
          <w:kern w:val="0"/>
          <w:sz w:val="24"/>
        </w:rPr>
        <w:t>10kg capacity, domestic type)</w:t>
      </w:r>
    </w:p>
    <w:p w14:paraId="572C945A">
      <w:pPr>
        <w:autoSpaceDE w:val="0"/>
        <w:autoSpaceDN w:val="0"/>
        <w:adjustRightInd w:val="0"/>
        <w:spacing w:before="4"/>
        <w:ind w:left="963"/>
        <w:jc w:val="left"/>
        <w:rPr>
          <w:kern w:val="0"/>
          <w:sz w:val="24"/>
        </w:rPr>
      </w:pPr>
      <w:r>
        <w:rPr>
          <w:rFonts w:hint="eastAsia"/>
          <w:kern w:val="0"/>
          <w:sz w:val="24"/>
        </w:rPr>
        <w:t>1</w:t>
      </w:r>
      <w:r>
        <w:rPr>
          <w:kern w:val="0"/>
          <w:sz w:val="24"/>
        </w:rPr>
        <w:t>-</w:t>
      </w:r>
      <w:r>
        <w:rPr>
          <w:kern w:val="0"/>
          <w:sz w:val="24"/>
        </w:rPr>
        <w:tab/>
      </w:r>
      <w:r>
        <w:rPr>
          <w:kern w:val="0"/>
          <w:sz w:val="24"/>
        </w:rPr>
        <w:t>Washing machine (abt.</w:t>
      </w:r>
      <w:r>
        <w:rPr>
          <w:rFonts w:hint="eastAsia"/>
          <w:kern w:val="0"/>
          <w:sz w:val="24"/>
        </w:rPr>
        <w:t>5</w:t>
      </w:r>
      <w:r>
        <w:rPr>
          <w:kern w:val="0"/>
          <w:sz w:val="24"/>
        </w:rPr>
        <w:t>kg capacity</w:t>
      </w:r>
      <w:r>
        <w:rPr>
          <w:rFonts w:hint="eastAsia"/>
          <w:kern w:val="0"/>
          <w:sz w:val="24"/>
        </w:rPr>
        <w:t>,</w:t>
      </w:r>
      <w:r>
        <w:rPr>
          <w:kern w:val="0"/>
          <w:sz w:val="24"/>
        </w:rPr>
        <w:t xml:space="preserve"> domestic</w:t>
      </w:r>
      <w:r>
        <w:rPr>
          <w:rFonts w:hint="eastAsia"/>
          <w:kern w:val="0"/>
          <w:sz w:val="24"/>
        </w:rPr>
        <w:t xml:space="preserve"> type)</w:t>
      </w:r>
    </w:p>
    <w:p w14:paraId="2D7E267A">
      <w:pPr>
        <w:autoSpaceDE w:val="0"/>
        <w:autoSpaceDN w:val="0"/>
        <w:adjustRightInd w:val="0"/>
        <w:spacing w:before="4"/>
        <w:ind w:left="963"/>
        <w:jc w:val="left"/>
        <w:rPr>
          <w:kern w:val="0"/>
          <w:sz w:val="24"/>
        </w:rPr>
      </w:pPr>
      <w:r>
        <w:rPr>
          <w:rFonts w:hint="eastAsia"/>
          <w:kern w:val="0"/>
          <w:sz w:val="24"/>
        </w:rPr>
        <w:t>1-</w:t>
      </w:r>
      <w:r>
        <w:rPr>
          <w:rFonts w:hint="eastAsia"/>
          <w:kern w:val="0"/>
          <w:sz w:val="24"/>
        </w:rPr>
        <w:tab/>
      </w:r>
      <w:r>
        <w:rPr>
          <w:rFonts w:hint="eastAsia"/>
          <w:kern w:val="0"/>
          <w:sz w:val="24"/>
        </w:rPr>
        <w:t xml:space="preserve">Drying machine (abt. 5kg capacity, </w:t>
      </w:r>
      <w:r>
        <w:rPr>
          <w:kern w:val="0"/>
          <w:sz w:val="24"/>
        </w:rPr>
        <w:t>domestic</w:t>
      </w:r>
      <w:r>
        <w:rPr>
          <w:rFonts w:hint="eastAsia"/>
          <w:kern w:val="0"/>
          <w:sz w:val="24"/>
        </w:rPr>
        <w:t xml:space="preserve"> type)</w:t>
      </w:r>
    </w:p>
    <w:p w14:paraId="7307B72D">
      <w:pPr>
        <w:autoSpaceDE w:val="0"/>
        <w:autoSpaceDN w:val="0"/>
        <w:adjustRightInd w:val="0"/>
        <w:spacing w:before="4"/>
        <w:ind w:left="963"/>
        <w:jc w:val="left"/>
        <w:rPr>
          <w:kern w:val="0"/>
          <w:sz w:val="24"/>
        </w:rPr>
      </w:pPr>
      <w:r>
        <w:rPr>
          <w:rFonts w:hint="eastAsia"/>
          <w:kern w:val="0"/>
          <w:sz w:val="24"/>
        </w:rPr>
        <w:t>1-</w:t>
      </w:r>
      <w:r>
        <w:rPr>
          <w:kern w:val="0"/>
          <w:sz w:val="24"/>
        </w:rPr>
        <w:tab/>
      </w:r>
      <w:r>
        <w:rPr>
          <w:kern w:val="0"/>
          <w:sz w:val="24"/>
        </w:rPr>
        <w:t>Table with shelf under</w:t>
      </w:r>
    </w:p>
    <w:p w14:paraId="2F5D2270">
      <w:pPr>
        <w:autoSpaceDE w:val="0"/>
        <w:autoSpaceDN w:val="0"/>
        <w:adjustRightInd w:val="0"/>
        <w:spacing w:before="4"/>
        <w:ind w:left="963"/>
        <w:jc w:val="left"/>
        <w:rPr>
          <w:kern w:val="0"/>
          <w:sz w:val="24"/>
        </w:rPr>
      </w:pPr>
      <w:r>
        <w:rPr>
          <w:rFonts w:hint="eastAsia"/>
          <w:kern w:val="0"/>
          <w:sz w:val="24"/>
        </w:rPr>
        <w:t>1-</w:t>
      </w:r>
      <w:r>
        <w:rPr>
          <w:kern w:val="0"/>
          <w:sz w:val="24"/>
        </w:rPr>
        <w:tab/>
      </w:r>
      <w:r>
        <w:rPr>
          <w:kern w:val="0"/>
          <w:sz w:val="24"/>
        </w:rPr>
        <w:t>Electric steam iron</w:t>
      </w:r>
    </w:p>
    <w:p w14:paraId="6A939857">
      <w:pPr>
        <w:autoSpaceDE w:val="0"/>
        <w:autoSpaceDN w:val="0"/>
        <w:adjustRightInd w:val="0"/>
        <w:spacing w:before="4"/>
        <w:ind w:left="963"/>
        <w:jc w:val="left"/>
        <w:rPr>
          <w:kern w:val="0"/>
          <w:sz w:val="24"/>
        </w:rPr>
      </w:pPr>
      <w:r>
        <w:rPr>
          <w:rFonts w:hint="eastAsia"/>
          <w:kern w:val="0"/>
          <w:sz w:val="24"/>
        </w:rPr>
        <w:t>1-</w:t>
      </w:r>
      <w:r>
        <w:rPr>
          <w:kern w:val="0"/>
          <w:sz w:val="24"/>
        </w:rPr>
        <w:tab/>
      </w:r>
      <w:r>
        <w:rPr>
          <w:kern w:val="0"/>
          <w:sz w:val="24"/>
        </w:rPr>
        <w:t>Ironing table</w:t>
      </w:r>
    </w:p>
    <w:p w14:paraId="083BF593">
      <w:pPr>
        <w:autoSpaceDE w:val="0"/>
        <w:autoSpaceDN w:val="0"/>
        <w:adjustRightInd w:val="0"/>
        <w:spacing w:before="4"/>
        <w:ind w:left="963"/>
        <w:jc w:val="left"/>
        <w:rPr>
          <w:kern w:val="0"/>
          <w:sz w:val="24"/>
        </w:rPr>
      </w:pPr>
      <w:r>
        <w:rPr>
          <w:rFonts w:hint="eastAsia"/>
          <w:kern w:val="0"/>
          <w:sz w:val="24"/>
        </w:rPr>
        <w:t>1-</w:t>
      </w:r>
      <w:r>
        <w:rPr>
          <w:kern w:val="0"/>
          <w:sz w:val="24"/>
        </w:rPr>
        <w:tab/>
      </w:r>
      <w:r>
        <w:rPr>
          <w:kern w:val="0"/>
          <w:sz w:val="24"/>
        </w:rPr>
        <w:t>Washing sink (stainless steel)</w:t>
      </w:r>
      <w:r>
        <w:rPr>
          <w:rFonts w:hint="eastAsia"/>
          <w:kern w:val="0"/>
          <w:sz w:val="24"/>
        </w:rPr>
        <w:t xml:space="preserve"> with rack on wall</w:t>
      </w:r>
    </w:p>
    <w:p w14:paraId="3B91953B">
      <w:pPr>
        <w:autoSpaceDE w:val="0"/>
        <w:autoSpaceDN w:val="0"/>
        <w:adjustRightInd w:val="0"/>
        <w:spacing w:before="3" w:line="280" w:lineRule="exact"/>
        <w:jc w:val="left"/>
        <w:rPr>
          <w:kern w:val="0"/>
          <w:sz w:val="28"/>
          <w:szCs w:val="28"/>
        </w:rPr>
      </w:pPr>
    </w:p>
    <w:p w14:paraId="2D0E9042">
      <w:pPr>
        <w:pStyle w:val="6"/>
        <w:ind w:left="42"/>
      </w:pPr>
      <w:r>
        <w:rPr>
          <w:rFonts w:hint="eastAsia"/>
        </w:rPr>
        <w:t>3.5.</w:t>
      </w:r>
      <w:r>
        <w:t>2.3.</w:t>
      </w:r>
      <w:r>
        <w:rPr>
          <w:rFonts w:hint="eastAsia"/>
        </w:rPr>
        <w:t>3</w:t>
      </w:r>
      <w:r>
        <w:rPr>
          <w:rFonts w:hint="eastAsia"/>
        </w:rPr>
        <w:tab/>
      </w:r>
      <w:r>
        <w:t>Drying Room</w:t>
      </w:r>
    </w:p>
    <w:p w14:paraId="38EC3F44">
      <w:pPr>
        <w:autoSpaceDE w:val="0"/>
        <w:autoSpaceDN w:val="0"/>
        <w:adjustRightInd w:val="0"/>
        <w:spacing w:line="200" w:lineRule="exact"/>
        <w:jc w:val="left"/>
        <w:rPr>
          <w:kern w:val="0"/>
          <w:sz w:val="20"/>
          <w:szCs w:val="20"/>
        </w:rPr>
      </w:pPr>
    </w:p>
    <w:p w14:paraId="402BAEB3">
      <w:pPr>
        <w:autoSpaceDE w:val="0"/>
        <w:autoSpaceDN w:val="0"/>
        <w:adjustRightInd w:val="0"/>
        <w:ind w:left="963"/>
        <w:jc w:val="left"/>
        <w:rPr>
          <w:kern w:val="0"/>
          <w:sz w:val="24"/>
        </w:rPr>
      </w:pPr>
      <w:r>
        <w:rPr>
          <w:kern w:val="0"/>
          <w:sz w:val="24"/>
        </w:rPr>
        <w:t xml:space="preserve">One (1) drying room to be provided for </w:t>
      </w:r>
      <w:r>
        <w:rPr>
          <w:rFonts w:hint="eastAsia"/>
          <w:kern w:val="0"/>
          <w:sz w:val="24"/>
        </w:rPr>
        <w:t>each</w:t>
      </w:r>
      <w:r>
        <w:rPr>
          <w:kern w:val="0"/>
          <w:sz w:val="24"/>
        </w:rPr>
        <w:t xml:space="preserve"> laundry with electric heater.</w:t>
      </w:r>
    </w:p>
    <w:p w14:paraId="12B5C65A">
      <w:pPr>
        <w:autoSpaceDE w:val="0"/>
        <w:autoSpaceDN w:val="0"/>
        <w:adjustRightInd w:val="0"/>
        <w:ind w:left="963"/>
        <w:jc w:val="left"/>
        <w:rPr>
          <w:kern w:val="0"/>
          <w:sz w:val="24"/>
        </w:rPr>
      </w:pPr>
    </w:p>
    <w:p w14:paraId="17D800B1">
      <w:pPr>
        <w:autoSpaceDE w:val="0"/>
        <w:autoSpaceDN w:val="0"/>
        <w:adjustRightInd w:val="0"/>
        <w:ind w:left="963"/>
        <w:jc w:val="left"/>
        <w:rPr>
          <w:kern w:val="0"/>
          <w:sz w:val="24"/>
        </w:rPr>
      </w:pPr>
      <w:r>
        <w:rPr>
          <w:rFonts w:hint="eastAsia"/>
          <w:kern w:val="0"/>
          <w:sz w:val="24"/>
        </w:rPr>
        <w:t xml:space="preserve">1-  </w:t>
      </w:r>
      <w:r>
        <w:rPr>
          <w:kern w:val="0"/>
          <w:sz w:val="24"/>
        </w:rPr>
        <w:t>Electric heater (abt. 1.5 kW)</w:t>
      </w:r>
    </w:p>
    <w:p w14:paraId="22E708B9">
      <w:pPr>
        <w:autoSpaceDE w:val="0"/>
        <w:autoSpaceDN w:val="0"/>
        <w:adjustRightInd w:val="0"/>
        <w:spacing w:before="4"/>
        <w:ind w:left="963"/>
        <w:jc w:val="left"/>
        <w:rPr>
          <w:kern w:val="0"/>
          <w:sz w:val="24"/>
        </w:rPr>
      </w:pPr>
      <w:r>
        <w:rPr>
          <w:kern w:val="0"/>
          <w:sz w:val="24"/>
        </w:rPr>
        <w:t>4</w:t>
      </w:r>
      <w:r>
        <w:rPr>
          <w:rFonts w:hint="eastAsia"/>
          <w:kern w:val="0"/>
          <w:sz w:val="24"/>
        </w:rPr>
        <w:t xml:space="preserve">-  </w:t>
      </w:r>
      <w:r>
        <w:rPr>
          <w:kern w:val="0"/>
          <w:sz w:val="24"/>
        </w:rPr>
        <w:t xml:space="preserve">Cloth hanging </w:t>
      </w:r>
      <w:r>
        <w:rPr>
          <w:rFonts w:hint="eastAsia"/>
          <w:kern w:val="0"/>
          <w:sz w:val="24"/>
        </w:rPr>
        <w:t xml:space="preserve">rail </w:t>
      </w:r>
      <w:r>
        <w:rPr>
          <w:kern w:val="0"/>
          <w:sz w:val="24"/>
        </w:rPr>
        <w:t>of stainless steel pipe</w:t>
      </w:r>
    </w:p>
    <w:p w14:paraId="7D178CBF">
      <w:pPr>
        <w:autoSpaceDE w:val="0"/>
        <w:autoSpaceDN w:val="0"/>
        <w:adjustRightInd w:val="0"/>
        <w:spacing w:before="4"/>
        <w:ind w:left="963"/>
        <w:jc w:val="left"/>
        <w:rPr>
          <w:kern w:val="0"/>
          <w:sz w:val="24"/>
        </w:rPr>
      </w:pPr>
    </w:p>
    <w:p w14:paraId="3E9BF310">
      <w:pPr>
        <w:autoSpaceDE w:val="0"/>
        <w:autoSpaceDN w:val="0"/>
        <w:adjustRightInd w:val="0"/>
        <w:spacing w:line="200" w:lineRule="exact"/>
        <w:jc w:val="left"/>
        <w:rPr>
          <w:kern w:val="0"/>
          <w:sz w:val="20"/>
          <w:szCs w:val="20"/>
        </w:rPr>
      </w:pPr>
    </w:p>
    <w:p w14:paraId="203F9531">
      <w:pPr>
        <w:pStyle w:val="4"/>
        <w:spacing w:before="0" w:after="0"/>
        <w:rPr>
          <w:rFonts w:cs="Arial"/>
        </w:rPr>
      </w:pPr>
      <w:bookmarkStart w:id="150" w:name="_Toc50573626"/>
      <w:r>
        <w:rPr>
          <w:rFonts w:hint="eastAsia" w:cs="Arial"/>
        </w:rPr>
        <w:t>3.5.</w:t>
      </w:r>
      <w:r>
        <w:rPr>
          <w:rFonts w:cs="Arial"/>
        </w:rPr>
        <w:t>3</w:t>
      </w:r>
      <w:r>
        <w:rPr>
          <w:rFonts w:cs="Arial"/>
        </w:rPr>
        <w:tab/>
      </w:r>
      <w:r>
        <w:rPr>
          <w:rFonts w:cs="Arial"/>
        </w:rPr>
        <w:t>DRINK WATER FOUNTAIN</w:t>
      </w:r>
      <w:bookmarkEnd w:id="150"/>
    </w:p>
    <w:p w14:paraId="5788FC06">
      <w:pPr>
        <w:autoSpaceDE w:val="0"/>
        <w:autoSpaceDN w:val="0"/>
        <w:adjustRightInd w:val="0"/>
        <w:spacing w:before="2" w:line="240" w:lineRule="exact"/>
        <w:jc w:val="left"/>
        <w:rPr>
          <w:rFonts w:ascii="Arial" w:hAnsi="Arial" w:cs="Arial"/>
          <w:kern w:val="0"/>
          <w:sz w:val="24"/>
        </w:rPr>
      </w:pPr>
    </w:p>
    <w:p w14:paraId="253C9521">
      <w:pPr>
        <w:autoSpaceDE w:val="0"/>
        <w:autoSpaceDN w:val="0"/>
        <w:adjustRightInd w:val="0"/>
        <w:ind w:left="1012"/>
        <w:jc w:val="left"/>
        <w:rPr>
          <w:color w:val="000000"/>
          <w:kern w:val="0"/>
          <w:sz w:val="24"/>
        </w:rPr>
      </w:pPr>
      <w:r>
        <w:rPr>
          <w:color w:val="000000"/>
          <w:kern w:val="0"/>
          <w:sz w:val="24"/>
        </w:rPr>
        <w:t>Drink water fountains shall be fitted as follows:</w:t>
      </w:r>
    </w:p>
    <w:p w14:paraId="60D4C41B">
      <w:pPr>
        <w:autoSpaceDE w:val="0"/>
        <w:autoSpaceDN w:val="0"/>
        <w:adjustRightInd w:val="0"/>
        <w:ind w:left="1012"/>
        <w:jc w:val="left"/>
        <w:rPr>
          <w:color w:val="000000"/>
          <w:kern w:val="0"/>
          <w:sz w:val="24"/>
        </w:rPr>
      </w:pPr>
      <w:r>
        <w:rPr>
          <w:kern w:val="0"/>
          <w:sz w:val="24"/>
        </w:rPr>
        <w:t xml:space="preserve">1- </w:t>
      </w:r>
      <w:r>
        <w:rPr>
          <w:rFonts w:hint="eastAsia"/>
          <w:kern w:val="0"/>
          <w:sz w:val="24"/>
        </w:rPr>
        <w:t xml:space="preserve"> Wheelhouse</w:t>
      </w:r>
    </w:p>
    <w:p w14:paraId="7E5EB5E2">
      <w:pPr>
        <w:autoSpaceDE w:val="0"/>
        <w:autoSpaceDN w:val="0"/>
        <w:adjustRightInd w:val="0"/>
        <w:ind w:left="1012"/>
        <w:jc w:val="left"/>
        <w:rPr>
          <w:kern w:val="0"/>
          <w:sz w:val="24"/>
        </w:rPr>
      </w:pPr>
      <w:r>
        <w:rPr>
          <w:rFonts w:hint="eastAsia"/>
          <w:kern w:val="0"/>
          <w:sz w:val="24"/>
        </w:rPr>
        <w:t>2</w:t>
      </w:r>
      <w:r>
        <w:rPr>
          <w:kern w:val="0"/>
          <w:sz w:val="24"/>
        </w:rPr>
        <w:t xml:space="preserve">- </w:t>
      </w:r>
      <w:r>
        <w:rPr>
          <w:rFonts w:hint="eastAsia"/>
          <w:kern w:val="0"/>
          <w:sz w:val="24"/>
        </w:rPr>
        <w:t xml:space="preserve"> officer </w:t>
      </w:r>
      <w:r>
        <w:rPr>
          <w:kern w:val="0"/>
          <w:sz w:val="24"/>
        </w:rPr>
        <w:t>mess room</w:t>
      </w:r>
      <w:r>
        <w:rPr>
          <w:rFonts w:hint="eastAsia"/>
          <w:kern w:val="0"/>
          <w:sz w:val="24"/>
        </w:rPr>
        <w:t xml:space="preserve"> and crew mess room</w:t>
      </w:r>
    </w:p>
    <w:p w14:paraId="434D3782">
      <w:pPr>
        <w:autoSpaceDE w:val="0"/>
        <w:autoSpaceDN w:val="0"/>
        <w:adjustRightInd w:val="0"/>
        <w:ind w:left="1012"/>
        <w:jc w:val="left"/>
        <w:rPr>
          <w:kern w:val="0"/>
          <w:sz w:val="24"/>
        </w:rPr>
      </w:pPr>
      <w:r>
        <w:rPr>
          <w:kern w:val="0"/>
          <w:sz w:val="24"/>
        </w:rPr>
        <w:t xml:space="preserve">1- </w:t>
      </w:r>
      <w:r>
        <w:rPr>
          <w:rFonts w:hint="eastAsia"/>
          <w:kern w:val="0"/>
          <w:sz w:val="24"/>
        </w:rPr>
        <w:t xml:space="preserve"> </w:t>
      </w:r>
      <w:r>
        <w:rPr>
          <w:kern w:val="0"/>
          <w:sz w:val="24"/>
        </w:rPr>
        <w:t>Near Engine control room</w:t>
      </w:r>
    </w:p>
    <w:p w14:paraId="70949376">
      <w:pPr>
        <w:pStyle w:val="58"/>
        <w:numPr>
          <w:ilvl w:val="0"/>
          <w:numId w:val="26"/>
        </w:numPr>
        <w:ind w:firstLineChars="0"/>
      </w:pPr>
      <w:r>
        <w:rPr>
          <w:kern w:val="0"/>
          <w:sz w:val="24"/>
        </w:rPr>
        <w:t>Corridor on</w:t>
      </w:r>
      <w:r>
        <w:rPr>
          <w:rFonts w:hint="eastAsia"/>
          <w:kern w:val="0"/>
          <w:sz w:val="24"/>
        </w:rPr>
        <w:t xml:space="preserve"> B </w:t>
      </w:r>
      <w:r>
        <w:rPr>
          <w:kern w:val="0"/>
          <w:sz w:val="24"/>
        </w:rPr>
        <w:t xml:space="preserve">deck </w:t>
      </w:r>
    </w:p>
    <w:p w14:paraId="2B06ED8D">
      <w:pPr>
        <w:pStyle w:val="58"/>
        <w:autoSpaceDE w:val="0"/>
        <w:autoSpaceDN w:val="0"/>
        <w:adjustRightInd w:val="0"/>
        <w:spacing w:before="4"/>
        <w:ind w:left="1323" w:firstLine="0" w:firstLineChars="0"/>
        <w:jc w:val="left"/>
        <w:rPr>
          <w:kern w:val="0"/>
          <w:sz w:val="24"/>
        </w:rPr>
      </w:pPr>
    </w:p>
    <w:p w14:paraId="65067173">
      <w:pPr>
        <w:autoSpaceDE w:val="0"/>
        <w:autoSpaceDN w:val="0"/>
        <w:adjustRightInd w:val="0"/>
        <w:jc w:val="left"/>
        <w:rPr>
          <w:kern w:val="0"/>
          <w:sz w:val="24"/>
        </w:rPr>
      </w:pPr>
    </w:p>
    <w:p w14:paraId="5CBBE45B">
      <w:pPr>
        <w:autoSpaceDE w:val="0"/>
        <w:autoSpaceDN w:val="0"/>
        <w:adjustRightInd w:val="0"/>
        <w:spacing w:line="200" w:lineRule="exact"/>
        <w:jc w:val="left"/>
        <w:rPr>
          <w:kern w:val="0"/>
          <w:sz w:val="24"/>
        </w:rPr>
      </w:pPr>
      <w:r>
        <w:rPr>
          <w:kern w:val="0"/>
          <w:sz w:val="24"/>
        </w:rPr>
        <w:br w:type="page"/>
      </w:r>
    </w:p>
    <w:p w14:paraId="706B5631">
      <w:pPr>
        <w:autoSpaceDE w:val="0"/>
        <w:autoSpaceDN w:val="0"/>
        <w:adjustRightInd w:val="0"/>
        <w:spacing w:before="13" w:line="100" w:lineRule="exact"/>
        <w:jc w:val="left"/>
        <w:rPr>
          <w:rFonts w:ascii="Arial" w:hAnsi="Arial" w:cs="Arial"/>
          <w:kern w:val="0"/>
          <w:sz w:val="10"/>
          <w:szCs w:val="10"/>
        </w:rPr>
      </w:pPr>
    </w:p>
    <w:p w14:paraId="214F2BFA">
      <w:pPr>
        <w:pStyle w:val="3"/>
        <w:spacing w:before="0" w:after="0"/>
        <w:jc w:val="left"/>
      </w:pPr>
      <w:bookmarkStart w:id="151" w:name="_Toc197662142"/>
      <w:bookmarkStart w:id="152" w:name="_Toc50573627"/>
      <w:r>
        <w:rPr>
          <w:rFonts w:hint="eastAsia"/>
        </w:rPr>
        <w:t>3.6</w:t>
      </w:r>
      <w:r>
        <w:tab/>
      </w:r>
      <w:r>
        <w:rPr>
          <w:rFonts w:hint="eastAsia"/>
        </w:rPr>
        <w:t xml:space="preserve">  </w:t>
      </w:r>
      <w:r>
        <w:t>STORE</w:t>
      </w:r>
      <w:bookmarkEnd w:id="151"/>
      <w:bookmarkEnd w:id="152"/>
    </w:p>
    <w:p w14:paraId="503E63FA">
      <w:pPr>
        <w:autoSpaceDE w:val="0"/>
        <w:autoSpaceDN w:val="0"/>
        <w:adjustRightInd w:val="0"/>
        <w:spacing w:line="200" w:lineRule="exact"/>
        <w:jc w:val="left"/>
        <w:rPr>
          <w:rFonts w:ascii="Arial" w:hAnsi="Arial" w:cs="Arial"/>
          <w:kern w:val="0"/>
          <w:sz w:val="20"/>
          <w:szCs w:val="20"/>
        </w:rPr>
      </w:pPr>
    </w:p>
    <w:p w14:paraId="1B580442">
      <w:pPr>
        <w:pStyle w:val="4"/>
        <w:spacing w:before="0" w:after="0"/>
        <w:rPr>
          <w:rFonts w:cs="Arial"/>
        </w:rPr>
      </w:pPr>
      <w:bookmarkStart w:id="153" w:name="_Toc266953437"/>
      <w:bookmarkStart w:id="154" w:name="_Toc50573628"/>
      <w:bookmarkStart w:id="155" w:name="_Toc197662143"/>
      <w:bookmarkStart w:id="156" w:name="_Toc197662144"/>
      <w:r>
        <w:rPr>
          <w:rFonts w:hint="eastAsia" w:cs="Arial"/>
        </w:rPr>
        <w:t>3.6.</w:t>
      </w:r>
      <w:r>
        <w:rPr>
          <w:rFonts w:cs="Arial"/>
        </w:rPr>
        <w:t>1</w:t>
      </w:r>
      <w:r>
        <w:rPr>
          <w:rFonts w:cs="Arial"/>
        </w:rPr>
        <w:tab/>
      </w:r>
      <w:r>
        <w:rPr>
          <w:rFonts w:cs="Arial"/>
        </w:rPr>
        <w:t>REFRIGERATED PROVISION STORE</w:t>
      </w:r>
      <w:bookmarkEnd w:id="153"/>
      <w:bookmarkEnd w:id="154"/>
      <w:bookmarkEnd w:id="155"/>
    </w:p>
    <w:p w14:paraId="3A05BDE5">
      <w:pPr>
        <w:autoSpaceDE w:val="0"/>
        <w:autoSpaceDN w:val="0"/>
        <w:adjustRightInd w:val="0"/>
        <w:spacing w:before="2" w:line="240" w:lineRule="exact"/>
        <w:jc w:val="left"/>
        <w:rPr>
          <w:rFonts w:ascii="Arial" w:hAnsi="Arial" w:cs="Arial"/>
          <w:kern w:val="0"/>
          <w:sz w:val="24"/>
        </w:rPr>
      </w:pPr>
    </w:p>
    <w:p w14:paraId="5E1E9FD4">
      <w:pPr>
        <w:pStyle w:val="5"/>
        <w:ind w:left="42"/>
      </w:pPr>
      <w:r>
        <w:rPr>
          <w:rFonts w:hint="eastAsia"/>
        </w:rPr>
        <w:t>3.6.</w:t>
      </w:r>
      <w:r>
        <w:t>1.1</w:t>
      </w:r>
      <w:r>
        <w:tab/>
      </w:r>
      <w:r>
        <w:t>General</w:t>
      </w:r>
    </w:p>
    <w:p w14:paraId="5336C8F7"/>
    <w:p w14:paraId="40A0259A">
      <w:pPr>
        <w:autoSpaceDE w:val="0"/>
        <w:autoSpaceDN w:val="0"/>
        <w:adjustRightInd w:val="0"/>
        <w:spacing w:line="243" w:lineRule="auto"/>
        <w:ind w:left="1012"/>
        <w:rPr>
          <w:kern w:val="0"/>
          <w:sz w:val="24"/>
        </w:rPr>
      </w:pPr>
      <w:r>
        <w:rPr>
          <w:kern w:val="0"/>
          <w:sz w:val="24"/>
        </w:rPr>
        <w:t>Cold rooms to be equipped with lockable quarantine shelves or lockers.</w:t>
      </w:r>
    </w:p>
    <w:p w14:paraId="56597DA1"/>
    <w:tbl>
      <w:tblPr>
        <w:tblStyle w:val="40"/>
        <w:tblW w:w="7966" w:type="dxa"/>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63"/>
        <w:gridCol w:w="2409"/>
        <w:gridCol w:w="2694"/>
      </w:tblGrid>
      <w:tr w14:paraId="71337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 w:hRule="exact"/>
        </w:trPr>
        <w:tc>
          <w:tcPr>
            <w:tcW w:w="2863" w:type="dxa"/>
          </w:tcPr>
          <w:p w14:paraId="57596D8D">
            <w:pPr>
              <w:autoSpaceDE w:val="0"/>
              <w:autoSpaceDN w:val="0"/>
              <w:adjustRightInd w:val="0"/>
              <w:jc w:val="left"/>
              <w:rPr>
                <w:kern w:val="0"/>
                <w:sz w:val="24"/>
              </w:rPr>
            </w:pPr>
          </w:p>
        </w:tc>
        <w:tc>
          <w:tcPr>
            <w:tcW w:w="2409" w:type="dxa"/>
          </w:tcPr>
          <w:p w14:paraId="3B5A22A7">
            <w:pPr>
              <w:autoSpaceDE w:val="0"/>
              <w:autoSpaceDN w:val="0"/>
              <w:adjustRightInd w:val="0"/>
              <w:spacing w:before="6"/>
              <w:ind w:left="208"/>
              <w:jc w:val="left"/>
              <w:rPr>
                <w:kern w:val="0"/>
                <w:sz w:val="24"/>
              </w:rPr>
            </w:pPr>
            <w:r>
              <w:rPr>
                <w:kern w:val="0"/>
                <w:sz w:val="24"/>
              </w:rPr>
              <w:t>Te</w:t>
            </w:r>
            <w:r>
              <w:rPr>
                <w:spacing w:val="-2"/>
                <w:kern w:val="0"/>
                <w:sz w:val="24"/>
              </w:rPr>
              <w:t>m</w:t>
            </w:r>
            <w:r>
              <w:rPr>
                <w:kern w:val="0"/>
                <w:sz w:val="24"/>
              </w:rPr>
              <w:t>perature (</w:t>
            </w:r>
            <w:r>
              <w:rPr>
                <w:rFonts w:hint="eastAsia"/>
                <w:kern w:val="0"/>
                <w:sz w:val="24"/>
                <w:vertAlign w:val="superscript"/>
              </w:rPr>
              <w:t>0</w:t>
            </w:r>
            <w:r>
              <w:rPr>
                <w:kern w:val="0"/>
                <w:sz w:val="24"/>
              </w:rPr>
              <w:t>C)</w:t>
            </w:r>
          </w:p>
        </w:tc>
        <w:tc>
          <w:tcPr>
            <w:tcW w:w="2694" w:type="dxa"/>
          </w:tcPr>
          <w:p w14:paraId="7B3E5E3B">
            <w:pPr>
              <w:autoSpaceDE w:val="0"/>
              <w:autoSpaceDN w:val="0"/>
              <w:adjustRightInd w:val="0"/>
              <w:spacing w:before="6"/>
              <w:ind w:left="208"/>
              <w:jc w:val="center"/>
              <w:rPr>
                <w:color w:val="000000"/>
                <w:kern w:val="0"/>
                <w:sz w:val="24"/>
              </w:rPr>
            </w:pPr>
            <w:r>
              <w:rPr>
                <w:color w:val="000000"/>
                <w:kern w:val="0"/>
                <w:sz w:val="24"/>
              </w:rPr>
              <w:t>Volume</w:t>
            </w:r>
            <w:r>
              <w:rPr>
                <w:rFonts w:hint="eastAsia"/>
                <w:color w:val="000000"/>
                <w:kern w:val="0"/>
                <w:sz w:val="24"/>
              </w:rPr>
              <w:t xml:space="preserve"> (m</w:t>
            </w:r>
            <w:r>
              <w:rPr>
                <w:rFonts w:hint="eastAsia"/>
                <w:color w:val="000000"/>
                <w:kern w:val="0"/>
                <w:sz w:val="24"/>
                <w:vertAlign w:val="superscript"/>
              </w:rPr>
              <w:t>3</w:t>
            </w:r>
            <w:r>
              <w:rPr>
                <w:rFonts w:hint="eastAsia"/>
                <w:color w:val="000000"/>
                <w:kern w:val="0"/>
                <w:sz w:val="24"/>
              </w:rPr>
              <w:t>)</w:t>
            </w:r>
          </w:p>
        </w:tc>
      </w:tr>
      <w:tr w14:paraId="73D1C1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exact"/>
        </w:trPr>
        <w:tc>
          <w:tcPr>
            <w:tcW w:w="2863" w:type="dxa"/>
          </w:tcPr>
          <w:p w14:paraId="31B9B582">
            <w:pPr>
              <w:autoSpaceDE w:val="0"/>
              <w:autoSpaceDN w:val="0"/>
              <w:adjustRightInd w:val="0"/>
              <w:spacing w:before="6"/>
              <w:ind w:left="103"/>
              <w:jc w:val="left"/>
              <w:rPr>
                <w:kern w:val="0"/>
                <w:sz w:val="24"/>
              </w:rPr>
            </w:pPr>
            <w:r>
              <w:rPr>
                <w:kern w:val="0"/>
                <w:sz w:val="24"/>
              </w:rPr>
              <w:t>Lobby</w:t>
            </w:r>
          </w:p>
        </w:tc>
        <w:tc>
          <w:tcPr>
            <w:tcW w:w="2409" w:type="dxa"/>
          </w:tcPr>
          <w:p w14:paraId="3AE68220">
            <w:pPr>
              <w:autoSpaceDE w:val="0"/>
              <w:autoSpaceDN w:val="0"/>
              <w:adjustRightInd w:val="0"/>
              <w:spacing w:before="6"/>
              <w:ind w:left="142"/>
              <w:jc w:val="center"/>
              <w:rPr>
                <w:kern w:val="0"/>
                <w:sz w:val="24"/>
              </w:rPr>
            </w:pPr>
            <w:r>
              <w:rPr>
                <w:rFonts w:hint="eastAsia"/>
                <w:kern w:val="0"/>
                <w:sz w:val="24"/>
              </w:rPr>
              <w:t>No cooling</w:t>
            </w:r>
          </w:p>
        </w:tc>
        <w:tc>
          <w:tcPr>
            <w:tcW w:w="2694" w:type="dxa"/>
          </w:tcPr>
          <w:p w14:paraId="32177135">
            <w:pPr>
              <w:autoSpaceDE w:val="0"/>
              <w:autoSpaceDN w:val="0"/>
              <w:adjustRightInd w:val="0"/>
              <w:spacing w:before="6"/>
              <w:ind w:left="142"/>
              <w:jc w:val="center"/>
              <w:rPr>
                <w:color w:val="000000"/>
                <w:kern w:val="0"/>
                <w:sz w:val="24"/>
              </w:rPr>
            </w:pPr>
            <w:r>
              <w:rPr>
                <w:rFonts w:hint="eastAsia"/>
                <w:color w:val="000000"/>
                <w:kern w:val="0"/>
                <w:sz w:val="24"/>
              </w:rPr>
              <w:t>abt. 10</w:t>
            </w:r>
          </w:p>
        </w:tc>
      </w:tr>
      <w:tr w14:paraId="30F6A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exact"/>
        </w:trPr>
        <w:tc>
          <w:tcPr>
            <w:tcW w:w="2863" w:type="dxa"/>
          </w:tcPr>
          <w:p w14:paraId="47B49805">
            <w:pPr>
              <w:autoSpaceDE w:val="0"/>
              <w:autoSpaceDN w:val="0"/>
              <w:adjustRightInd w:val="0"/>
              <w:spacing w:before="6"/>
              <w:ind w:left="103"/>
              <w:jc w:val="left"/>
              <w:rPr>
                <w:kern w:val="0"/>
                <w:sz w:val="24"/>
              </w:rPr>
            </w:pPr>
            <w:r>
              <w:rPr>
                <w:kern w:val="0"/>
                <w:sz w:val="24"/>
              </w:rPr>
              <w:t>D</w:t>
            </w:r>
            <w:r>
              <w:rPr>
                <w:rFonts w:hint="eastAsia"/>
                <w:kern w:val="0"/>
                <w:sz w:val="24"/>
              </w:rPr>
              <w:t>ry provision</w:t>
            </w:r>
          </w:p>
        </w:tc>
        <w:tc>
          <w:tcPr>
            <w:tcW w:w="2409" w:type="dxa"/>
          </w:tcPr>
          <w:p w14:paraId="5613A59D">
            <w:pPr>
              <w:autoSpaceDE w:val="0"/>
              <w:autoSpaceDN w:val="0"/>
              <w:adjustRightInd w:val="0"/>
              <w:spacing w:before="6"/>
              <w:ind w:left="142"/>
              <w:jc w:val="center"/>
              <w:rPr>
                <w:kern w:val="0"/>
                <w:sz w:val="24"/>
              </w:rPr>
            </w:pPr>
            <w:r>
              <w:rPr>
                <w:kern w:val="0"/>
                <w:sz w:val="24"/>
              </w:rPr>
              <w:t>C</w:t>
            </w:r>
            <w:r>
              <w:rPr>
                <w:rFonts w:hint="eastAsia"/>
                <w:kern w:val="0"/>
                <w:sz w:val="24"/>
              </w:rPr>
              <w:t>ooled by A/C</w:t>
            </w:r>
          </w:p>
        </w:tc>
        <w:tc>
          <w:tcPr>
            <w:tcW w:w="2694" w:type="dxa"/>
          </w:tcPr>
          <w:p w14:paraId="4C6BEED5">
            <w:pPr>
              <w:autoSpaceDE w:val="0"/>
              <w:autoSpaceDN w:val="0"/>
              <w:adjustRightInd w:val="0"/>
              <w:spacing w:before="6"/>
              <w:ind w:left="142"/>
              <w:jc w:val="center"/>
              <w:rPr>
                <w:color w:val="000000"/>
                <w:kern w:val="0"/>
                <w:sz w:val="24"/>
              </w:rPr>
            </w:pPr>
            <w:r>
              <w:rPr>
                <w:rFonts w:hint="eastAsia"/>
                <w:color w:val="000000"/>
                <w:kern w:val="0"/>
                <w:sz w:val="24"/>
              </w:rPr>
              <w:t>abt. 20</w:t>
            </w:r>
          </w:p>
        </w:tc>
      </w:tr>
      <w:tr w14:paraId="32E72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exact"/>
        </w:trPr>
        <w:tc>
          <w:tcPr>
            <w:tcW w:w="2863" w:type="dxa"/>
          </w:tcPr>
          <w:p w14:paraId="55B5FB2A">
            <w:pPr>
              <w:autoSpaceDE w:val="0"/>
              <w:autoSpaceDN w:val="0"/>
              <w:adjustRightInd w:val="0"/>
              <w:spacing w:before="6"/>
              <w:ind w:left="103"/>
              <w:jc w:val="left"/>
              <w:rPr>
                <w:kern w:val="0"/>
                <w:sz w:val="24"/>
              </w:rPr>
            </w:pPr>
            <w:r>
              <w:rPr>
                <w:kern w:val="0"/>
                <w:sz w:val="24"/>
              </w:rPr>
              <w:t xml:space="preserve">Vegetable </w:t>
            </w:r>
            <w:r>
              <w:rPr>
                <w:rFonts w:hint="eastAsia"/>
                <w:kern w:val="0"/>
                <w:sz w:val="24"/>
              </w:rPr>
              <w:t>r</w:t>
            </w:r>
            <w:r>
              <w:rPr>
                <w:kern w:val="0"/>
                <w:sz w:val="24"/>
              </w:rPr>
              <w:t>oom</w:t>
            </w:r>
          </w:p>
        </w:tc>
        <w:tc>
          <w:tcPr>
            <w:tcW w:w="2409" w:type="dxa"/>
          </w:tcPr>
          <w:p w14:paraId="23F7E0C4">
            <w:pPr>
              <w:autoSpaceDE w:val="0"/>
              <w:autoSpaceDN w:val="0"/>
              <w:adjustRightInd w:val="0"/>
              <w:spacing w:before="6"/>
              <w:ind w:left="142"/>
              <w:jc w:val="center"/>
              <w:rPr>
                <w:kern w:val="0"/>
                <w:sz w:val="24"/>
              </w:rPr>
            </w:pPr>
            <w:r>
              <w:rPr>
                <w:kern w:val="0"/>
                <w:sz w:val="24"/>
              </w:rPr>
              <w:t>+</w:t>
            </w:r>
            <w:r>
              <w:rPr>
                <w:rFonts w:hint="eastAsia"/>
                <w:kern w:val="0"/>
                <w:sz w:val="24"/>
              </w:rPr>
              <w:t>4</w:t>
            </w:r>
          </w:p>
        </w:tc>
        <w:tc>
          <w:tcPr>
            <w:tcW w:w="2694" w:type="dxa"/>
          </w:tcPr>
          <w:p w14:paraId="088622B5">
            <w:pPr>
              <w:autoSpaceDE w:val="0"/>
              <w:autoSpaceDN w:val="0"/>
              <w:adjustRightInd w:val="0"/>
              <w:spacing w:before="6"/>
              <w:ind w:left="142"/>
              <w:jc w:val="center"/>
              <w:rPr>
                <w:color w:val="000000"/>
                <w:kern w:val="0"/>
                <w:sz w:val="24"/>
              </w:rPr>
            </w:pPr>
            <w:r>
              <w:rPr>
                <w:rFonts w:hint="eastAsia"/>
                <w:color w:val="000000"/>
                <w:kern w:val="0"/>
                <w:sz w:val="24"/>
              </w:rPr>
              <w:t>abt. 20</w:t>
            </w:r>
          </w:p>
        </w:tc>
      </w:tr>
      <w:tr w14:paraId="3D6C5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exact"/>
        </w:trPr>
        <w:tc>
          <w:tcPr>
            <w:tcW w:w="2863" w:type="dxa"/>
          </w:tcPr>
          <w:p w14:paraId="5A5C7E48">
            <w:pPr>
              <w:autoSpaceDE w:val="0"/>
              <w:autoSpaceDN w:val="0"/>
              <w:adjustRightInd w:val="0"/>
              <w:spacing w:before="6"/>
              <w:ind w:left="103"/>
              <w:jc w:val="left"/>
              <w:rPr>
                <w:kern w:val="0"/>
                <w:sz w:val="24"/>
              </w:rPr>
            </w:pPr>
            <w:r>
              <w:rPr>
                <w:kern w:val="0"/>
                <w:sz w:val="24"/>
              </w:rPr>
              <w:t xml:space="preserve">Meat </w:t>
            </w:r>
            <w:r>
              <w:rPr>
                <w:rFonts w:hint="eastAsia"/>
                <w:kern w:val="0"/>
                <w:sz w:val="24"/>
              </w:rPr>
              <w:t>r</w:t>
            </w:r>
            <w:r>
              <w:rPr>
                <w:kern w:val="0"/>
                <w:sz w:val="24"/>
              </w:rPr>
              <w:t>oom</w:t>
            </w:r>
          </w:p>
        </w:tc>
        <w:tc>
          <w:tcPr>
            <w:tcW w:w="2409" w:type="dxa"/>
          </w:tcPr>
          <w:p w14:paraId="4889E977">
            <w:pPr>
              <w:autoSpaceDE w:val="0"/>
              <w:autoSpaceDN w:val="0"/>
              <w:adjustRightInd w:val="0"/>
              <w:spacing w:before="6"/>
              <w:ind w:left="142"/>
              <w:jc w:val="center"/>
              <w:rPr>
                <w:kern w:val="0"/>
                <w:sz w:val="24"/>
              </w:rPr>
            </w:pPr>
            <w:r>
              <w:rPr>
                <w:kern w:val="0"/>
                <w:sz w:val="24"/>
              </w:rPr>
              <w:t>–18</w:t>
            </w:r>
          </w:p>
        </w:tc>
        <w:tc>
          <w:tcPr>
            <w:tcW w:w="2694" w:type="dxa"/>
          </w:tcPr>
          <w:p w14:paraId="30B6EEB7">
            <w:pPr>
              <w:autoSpaceDE w:val="0"/>
              <w:autoSpaceDN w:val="0"/>
              <w:adjustRightInd w:val="0"/>
              <w:spacing w:before="6"/>
              <w:ind w:left="142"/>
              <w:jc w:val="center"/>
              <w:rPr>
                <w:color w:val="000000"/>
                <w:kern w:val="0"/>
                <w:sz w:val="24"/>
              </w:rPr>
            </w:pPr>
            <w:r>
              <w:rPr>
                <w:rFonts w:hint="eastAsia"/>
                <w:color w:val="000000"/>
                <w:kern w:val="0"/>
                <w:sz w:val="24"/>
              </w:rPr>
              <w:t>abt. 15</w:t>
            </w:r>
          </w:p>
        </w:tc>
      </w:tr>
      <w:tr w14:paraId="6DFB7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exact"/>
        </w:trPr>
        <w:tc>
          <w:tcPr>
            <w:tcW w:w="2863" w:type="dxa"/>
          </w:tcPr>
          <w:p w14:paraId="230FC8A9">
            <w:pPr>
              <w:autoSpaceDE w:val="0"/>
              <w:autoSpaceDN w:val="0"/>
              <w:adjustRightInd w:val="0"/>
              <w:spacing w:before="6"/>
              <w:ind w:left="103"/>
              <w:jc w:val="left"/>
              <w:rPr>
                <w:kern w:val="0"/>
                <w:sz w:val="24"/>
              </w:rPr>
            </w:pPr>
            <w:r>
              <w:rPr>
                <w:kern w:val="0"/>
                <w:sz w:val="24"/>
              </w:rPr>
              <w:t xml:space="preserve">Fish </w:t>
            </w:r>
            <w:r>
              <w:rPr>
                <w:rFonts w:hint="eastAsia"/>
                <w:kern w:val="0"/>
                <w:sz w:val="24"/>
              </w:rPr>
              <w:t>r</w:t>
            </w:r>
            <w:r>
              <w:rPr>
                <w:kern w:val="0"/>
                <w:sz w:val="24"/>
              </w:rPr>
              <w:t>oom</w:t>
            </w:r>
          </w:p>
        </w:tc>
        <w:tc>
          <w:tcPr>
            <w:tcW w:w="2409" w:type="dxa"/>
          </w:tcPr>
          <w:p w14:paraId="605CC85A">
            <w:pPr>
              <w:autoSpaceDE w:val="0"/>
              <w:autoSpaceDN w:val="0"/>
              <w:adjustRightInd w:val="0"/>
              <w:spacing w:before="6"/>
              <w:ind w:left="142"/>
              <w:jc w:val="center"/>
              <w:rPr>
                <w:kern w:val="0"/>
                <w:sz w:val="24"/>
              </w:rPr>
            </w:pPr>
            <w:r>
              <w:rPr>
                <w:kern w:val="0"/>
                <w:sz w:val="24"/>
              </w:rPr>
              <w:t>–18</w:t>
            </w:r>
          </w:p>
        </w:tc>
        <w:tc>
          <w:tcPr>
            <w:tcW w:w="2694" w:type="dxa"/>
          </w:tcPr>
          <w:p w14:paraId="03DE0B6C">
            <w:pPr>
              <w:autoSpaceDE w:val="0"/>
              <w:autoSpaceDN w:val="0"/>
              <w:adjustRightInd w:val="0"/>
              <w:spacing w:before="6"/>
              <w:ind w:left="142"/>
              <w:jc w:val="center"/>
              <w:rPr>
                <w:color w:val="000000"/>
                <w:kern w:val="0"/>
                <w:sz w:val="24"/>
              </w:rPr>
            </w:pPr>
            <w:r>
              <w:rPr>
                <w:rFonts w:hint="eastAsia"/>
                <w:color w:val="000000"/>
                <w:kern w:val="0"/>
                <w:sz w:val="24"/>
              </w:rPr>
              <w:t>abt. 7</w:t>
            </w:r>
          </w:p>
        </w:tc>
      </w:tr>
    </w:tbl>
    <w:p w14:paraId="7678B8F4">
      <w:pPr>
        <w:autoSpaceDE w:val="0"/>
        <w:autoSpaceDN w:val="0"/>
        <w:adjustRightInd w:val="0"/>
        <w:spacing w:before="4" w:line="280" w:lineRule="exact"/>
        <w:jc w:val="left"/>
        <w:rPr>
          <w:kern w:val="0"/>
          <w:sz w:val="28"/>
          <w:szCs w:val="28"/>
        </w:rPr>
      </w:pPr>
    </w:p>
    <w:tbl>
      <w:tblPr>
        <w:tblStyle w:val="40"/>
        <w:tblW w:w="0" w:type="auto"/>
        <w:tblInd w:w="965" w:type="dxa"/>
        <w:tblLayout w:type="fixed"/>
        <w:tblCellMar>
          <w:top w:w="0" w:type="dxa"/>
          <w:left w:w="0" w:type="dxa"/>
          <w:bottom w:w="0" w:type="dxa"/>
          <w:right w:w="0" w:type="dxa"/>
        </w:tblCellMar>
      </w:tblPr>
      <w:tblGrid>
        <w:gridCol w:w="3860"/>
        <w:gridCol w:w="2693"/>
      </w:tblGrid>
      <w:tr w14:paraId="4B532530">
        <w:tblPrEx>
          <w:tblCellMar>
            <w:top w:w="0" w:type="dxa"/>
            <w:left w:w="0" w:type="dxa"/>
            <w:bottom w:w="0" w:type="dxa"/>
            <w:right w:w="0" w:type="dxa"/>
          </w:tblCellMar>
        </w:tblPrEx>
        <w:trPr>
          <w:trHeight w:val="289" w:hRule="exact"/>
        </w:trPr>
        <w:tc>
          <w:tcPr>
            <w:tcW w:w="3860" w:type="dxa"/>
            <w:tcBorders>
              <w:top w:val="single" w:color="000000" w:sz="4" w:space="0"/>
              <w:left w:val="single" w:color="000000" w:sz="4" w:space="0"/>
              <w:bottom w:val="single" w:color="000000" w:sz="4" w:space="0"/>
              <w:right w:val="single" w:color="000000" w:sz="4" w:space="0"/>
            </w:tcBorders>
          </w:tcPr>
          <w:p w14:paraId="11A8FF1C">
            <w:pPr>
              <w:autoSpaceDE w:val="0"/>
              <w:autoSpaceDN w:val="0"/>
              <w:adjustRightInd w:val="0"/>
              <w:spacing w:before="6"/>
              <w:ind w:left="103"/>
              <w:jc w:val="left"/>
              <w:rPr>
                <w:kern w:val="0"/>
                <w:sz w:val="24"/>
              </w:rPr>
            </w:pPr>
            <w:r>
              <w:rPr>
                <w:kern w:val="0"/>
                <w:sz w:val="24"/>
              </w:rPr>
              <w:t>L. T. cooling F.</w:t>
            </w:r>
            <w:r>
              <w:rPr>
                <w:spacing w:val="-2"/>
                <w:kern w:val="0"/>
                <w:sz w:val="24"/>
              </w:rPr>
              <w:t>W</w:t>
            </w:r>
            <w:r>
              <w:rPr>
                <w:kern w:val="0"/>
                <w:sz w:val="24"/>
              </w:rPr>
              <w:t>. te</w:t>
            </w:r>
            <w:r>
              <w:rPr>
                <w:spacing w:val="-2"/>
                <w:kern w:val="0"/>
                <w:sz w:val="24"/>
              </w:rPr>
              <w:t>m</w:t>
            </w:r>
            <w:r>
              <w:rPr>
                <w:kern w:val="0"/>
                <w:sz w:val="24"/>
              </w:rPr>
              <w:t>perature</w:t>
            </w:r>
          </w:p>
        </w:tc>
        <w:tc>
          <w:tcPr>
            <w:tcW w:w="2693" w:type="dxa"/>
            <w:tcBorders>
              <w:top w:val="single" w:color="000000" w:sz="4" w:space="0"/>
              <w:left w:val="single" w:color="000000" w:sz="4" w:space="0"/>
              <w:bottom w:val="single" w:color="000000" w:sz="4" w:space="0"/>
              <w:right w:val="single" w:color="000000" w:sz="4" w:space="0"/>
            </w:tcBorders>
          </w:tcPr>
          <w:p w14:paraId="74834410">
            <w:pPr>
              <w:autoSpaceDE w:val="0"/>
              <w:autoSpaceDN w:val="0"/>
              <w:adjustRightInd w:val="0"/>
              <w:spacing w:line="280" w:lineRule="exact"/>
              <w:ind w:left="283"/>
              <w:jc w:val="center"/>
              <w:rPr>
                <w:kern w:val="0"/>
                <w:sz w:val="24"/>
              </w:rPr>
            </w:pPr>
            <w:r>
              <w:rPr>
                <w:kern w:val="0"/>
                <w:sz w:val="24"/>
              </w:rPr>
              <w:t>36</w:t>
            </w:r>
            <w:r>
              <w:rPr>
                <w:spacing w:val="1"/>
                <w:w w:val="99"/>
                <w:kern w:val="0"/>
                <w:position w:val="11"/>
                <w:sz w:val="16"/>
                <w:szCs w:val="16"/>
              </w:rPr>
              <w:t>o</w:t>
            </w:r>
            <w:r>
              <w:rPr>
                <w:kern w:val="0"/>
                <w:sz w:val="24"/>
              </w:rPr>
              <w:t>C</w:t>
            </w:r>
          </w:p>
        </w:tc>
      </w:tr>
      <w:tr w14:paraId="2DB86052">
        <w:tblPrEx>
          <w:tblCellMar>
            <w:top w:w="0" w:type="dxa"/>
            <w:left w:w="0" w:type="dxa"/>
            <w:bottom w:w="0" w:type="dxa"/>
            <w:right w:w="0" w:type="dxa"/>
          </w:tblCellMar>
        </w:tblPrEx>
        <w:trPr>
          <w:trHeight w:val="289" w:hRule="exact"/>
        </w:trPr>
        <w:tc>
          <w:tcPr>
            <w:tcW w:w="3860" w:type="dxa"/>
            <w:tcBorders>
              <w:top w:val="single" w:color="000000" w:sz="4" w:space="0"/>
              <w:left w:val="single" w:color="000000" w:sz="4" w:space="0"/>
              <w:bottom w:val="single" w:color="000000" w:sz="4" w:space="0"/>
              <w:right w:val="single" w:color="000000" w:sz="4" w:space="0"/>
            </w:tcBorders>
          </w:tcPr>
          <w:p w14:paraId="7208A18E">
            <w:pPr>
              <w:autoSpaceDE w:val="0"/>
              <w:autoSpaceDN w:val="0"/>
              <w:adjustRightInd w:val="0"/>
              <w:spacing w:before="6"/>
              <w:ind w:left="103"/>
              <w:jc w:val="left"/>
              <w:rPr>
                <w:kern w:val="0"/>
                <w:sz w:val="24"/>
              </w:rPr>
            </w:pPr>
            <w:r>
              <w:rPr>
                <w:kern w:val="0"/>
                <w:sz w:val="24"/>
              </w:rPr>
              <w:t>A</w:t>
            </w:r>
            <w:r>
              <w:rPr>
                <w:spacing w:val="-2"/>
                <w:kern w:val="0"/>
                <w:sz w:val="24"/>
              </w:rPr>
              <w:t>m</w:t>
            </w:r>
            <w:r>
              <w:rPr>
                <w:kern w:val="0"/>
                <w:sz w:val="24"/>
              </w:rPr>
              <w:t>bient te</w:t>
            </w:r>
            <w:r>
              <w:rPr>
                <w:spacing w:val="-2"/>
                <w:kern w:val="0"/>
                <w:sz w:val="24"/>
              </w:rPr>
              <w:t>m</w:t>
            </w:r>
            <w:r>
              <w:rPr>
                <w:kern w:val="0"/>
                <w:sz w:val="24"/>
              </w:rPr>
              <w:t>perature</w:t>
            </w:r>
          </w:p>
        </w:tc>
        <w:tc>
          <w:tcPr>
            <w:tcW w:w="2693" w:type="dxa"/>
            <w:tcBorders>
              <w:top w:val="single" w:color="000000" w:sz="4" w:space="0"/>
              <w:left w:val="single" w:color="000000" w:sz="4" w:space="0"/>
              <w:bottom w:val="single" w:color="000000" w:sz="4" w:space="0"/>
              <w:right w:val="single" w:color="000000" w:sz="4" w:space="0"/>
            </w:tcBorders>
          </w:tcPr>
          <w:p w14:paraId="45B4C868">
            <w:pPr>
              <w:autoSpaceDE w:val="0"/>
              <w:autoSpaceDN w:val="0"/>
              <w:adjustRightInd w:val="0"/>
              <w:spacing w:line="280" w:lineRule="exact"/>
              <w:ind w:left="283"/>
              <w:jc w:val="center"/>
              <w:rPr>
                <w:kern w:val="0"/>
                <w:sz w:val="24"/>
              </w:rPr>
            </w:pPr>
            <w:r>
              <w:rPr>
                <w:kern w:val="0"/>
                <w:sz w:val="24"/>
              </w:rPr>
              <w:t>35</w:t>
            </w:r>
            <w:r>
              <w:rPr>
                <w:spacing w:val="1"/>
                <w:w w:val="99"/>
                <w:kern w:val="0"/>
                <w:position w:val="11"/>
                <w:sz w:val="16"/>
                <w:szCs w:val="16"/>
              </w:rPr>
              <w:t>o</w:t>
            </w:r>
            <w:r>
              <w:rPr>
                <w:kern w:val="0"/>
                <w:sz w:val="24"/>
              </w:rPr>
              <w:t>C</w:t>
            </w:r>
          </w:p>
        </w:tc>
      </w:tr>
    </w:tbl>
    <w:p w14:paraId="1DCEFC6C">
      <w:pPr>
        <w:autoSpaceDE w:val="0"/>
        <w:autoSpaceDN w:val="0"/>
        <w:adjustRightInd w:val="0"/>
        <w:spacing w:before="3" w:line="280" w:lineRule="exact"/>
        <w:jc w:val="left"/>
        <w:rPr>
          <w:kern w:val="0"/>
          <w:sz w:val="28"/>
          <w:szCs w:val="28"/>
        </w:rPr>
      </w:pPr>
    </w:p>
    <w:p w14:paraId="2EEDB2BF">
      <w:pPr>
        <w:autoSpaceDE w:val="0"/>
        <w:autoSpaceDN w:val="0"/>
        <w:adjustRightInd w:val="0"/>
        <w:ind w:left="1012"/>
        <w:jc w:val="left"/>
        <w:rPr>
          <w:kern w:val="0"/>
          <w:sz w:val="24"/>
        </w:rPr>
      </w:pPr>
      <w:r>
        <w:rPr>
          <w:kern w:val="0"/>
          <w:sz w:val="24"/>
        </w:rPr>
        <w:t>Measure</w:t>
      </w:r>
      <w:r>
        <w:rPr>
          <w:spacing w:val="-2"/>
          <w:kern w:val="0"/>
          <w:sz w:val="24"/>
        </w:rPr>
        <w:t>m</w:t>
      </w:r>
      <w:r>
        <w:rPr>
          <w:kern w:val="0"/>
          <w:sz w:val="24"/>
        </w:rPr>
        <w:t>ent of volu</w:t>
      </w:r>
      <w:r>
        <w:rPr>
          <w:spacing w:val="-2"/>
          <w:kern w:val="0"/>
          <w:sz w:val="24"/>
        </w:rPr>
        <w:t>m</w:t>
      </w:r>
      <w:r>
        <w:rPr>
          <w:kern w:val="0"/>
          <w:sz w:val="24"/>
        </w:rPr>
        <w:t xml:space="preserve">e </w:t>
      </w:r>
      <w:r>
        <w:rPr>
          <w:rFonts w:hint="eastAsia"/>
          <w:kern w:val="0"/>
          <w:sz w:val="24"/>
        </w:rPr>
        <w:t>shall</w:t>
      </w:r>
      <w:r>
        <w:rPr>
          <w:kern w:val="0"/>
          <w:sz w:val="24"/>
        </w:rPr>
        <w:t xml:space="preserve"> be taken to the inner surface of insulation and lining.</w:t>
      </w:r>
    </w:p>
    <w:p w14:paraId="7C3CB92C">
      <w:pPr>
        <w:autoSpaceDE w:val="0"/>
        <w:autoSpaceDN w:val="0"/>
        <w:adjustRightInd w:val="0"/>
        <w:spacing w:before="3" w:line="280" w:lineRule="exact"/>
        <w:jc w:val="left"/>
        <w:rPr>
          <w:kern w:val="0"/>
          <w:sz w:val="28"/>
          <w:szCs w:val="28"/>
        </w:rPr>
      </w:pPr>
    </w:p>
    <w:p w14:paraId="5372A0EF">
      <w:pPr>
        <w:autoSpaceDE w:val="0"/>
        <w:autoSpaceDN w:val="0"/>
        <w:adjustRightInd w:val="0"/>
        <w:spacing w:line="243" w:lineRule="auto"/>
        <w:ind w:left="1012"/>
        <w:rPr>
          <w:kern w:val="0"/>
          <w:sz w:val="24"/>
        </w:rPr>
      </w:pPr>
      <w:r>
        <w:rPr>
          <w:kern w:val="0"/>
          <w:sz w:val="24"/>
        </w:rPr>
        <w:t>Volume</w:t>
      </w:r>
      <w:r>
        <w:rPr>
          <w:rFonts w:hint="eastAsia"/>
          <w:kern w:val="0"/>
          <w:sz w:val="24"/>
        </w:rPr>
        <w:t xml:space="preserve"> </w:t>
      </w:r>
      <w:r>
        <w:rPr>
          <w:kern w:val="0"/>
          <w:sz w:val="24"/>
        </w:rPr>
        <w:t>of</w:t>
      </w:r>
      <w:r>
        <w:rPr>
          <w:rFonts w:hint="eastAsia"/>
          <w:kern w:val="0"/>
          <w:sz w:val="24"/>
        </w:rPr>
        <w:t xml:space="preserve"> </w:t>
      </w:r>
      <w:r>
        <w:rPr>
          <w:kern w:val="0"/>
          <w:sz w:val="24"/>
        </w:rPr>
        <w:t>each</w:t>
      </w:r>
      <w:r>
        <w:rPr>
          <w:rFonts w:hint="eastAsia"/>
          <w:kern w:val="0"/>
          <w:sz w:val="24"/>
        </w:rPr>
        <w:t xml:space="preserve"> </w:t>
      </w:r>
      <w:r>
        <w:rPr>
          <w:kern w:val="0"/>
          <w:sz w:val="24"/>
        </w:rPr>
        <w:t>compartment may</w:t>
      </w:r>
      <w:r>
        <w:rPr>
          <w:rFonts w:hint="eastAsia"/>
          <w:kern w:val="0"/>
          <w:sz w:val="24"/>
        </w:rPr>
        <w:t xml:space="preserve"> </w:t>
      </w:r>
      <w:r>
        <w:rPr>
          <w:kern w:val="0"/>
          <w:sz w:val="24"/>
        </w:rPr>
        <w:t>be</w:t>
      </w:r>
      <w:r>
        <w:rPr>
          <w:rFonts w:hint="eastAsia"/>
          <w:kern w:val="0"/>
          <w:sz w:val="24"/>
        </w:rPr>
        <w:t xml:space="preserve"> </w:t>
      </w:r>
      <w:r>
        <w:rPr>
          <w:kern w:val="0"/>
          <w:sz w:val="24"/>
        </w:rPr>
        <w:t>adjusted in accordance with detail design of the accommodation arrangement.</w:t>
      </w:r>
    </w:p>
    <w:p w14:paraId="386F208B">
      <w:pPr>
        <w:autoSpaceDE w:val="0"/>
        <w:autoSpaceDN w:val="0"/>
        <w:adjustRightInd w:val="0"/>
        <w:spacing w:line="243" w:lineRule="auto"/>
        <w:ind w:left="1012"/>
        <w:rPr>
          <w:b/>
          <w:i/>
          <w:kern w:val="0"/>
          <w:sz w:val="24"/>
        </w:rPr>
      </w:pPr>
      <w:r>
        <w:rPr>
          <w:b/>
          <w:i/>
          <w:kern w:val="0"/>
          <w:sz w:val="24"/>
        </w:rPr>
        <w:t>In general, finished ceiling height of compartments shall be not less than 1.9 meters</w:t>
      </w:r>
      <w:r>
        <w:rPr>
          <w:rFonts w:hint="eastAsia"/>
          <w:b/>
          <w:i/>
          <w:kern w:val="0"/>
          <w:sz w:val="24"/>
        </w:rPr>
        <w:t>.</w:t>
      </w:r>
    </w:p>
    <w:p w14:paraId="6C75B43C">
      <w:pPr>
        <w:autoSpaceDE w:val="0"/>
        <w:autoSpaceDN w:val="0"/>
        <w:adjustRightInd w:val="0"/>
        <w:spacing w:before="20" w:line="260" w:lineRule="exact"/>
        <w:jc w:val="left"/>
        <w:rPr>
          <w:kern w:val="0"/>
          <w:sz w:val="26"/>
          <w:szCs w:val="26"/>
        </w:rPr>
      </w:pPr>
    </w:p>
    <w:p w14:paraId="67EEEC67">
      <w:pPr>
        <w:pStyle w:val="5"/>
        <w:ind w:left="42"/>
      </w:pPr>
      <w:r>
        <w:rPr>
          <w:rFonts w:hint="eastAsia"/>
        </w:rPr>
        <w:t>3.6.</w:t>
      </w:r>
      <w:r>
        <w:t>1.2</w:t>
      </w:r>
      <w:r>
        <w:tab/>
      </w:r>
      <w:r>
        <w:t>Insulation</w:t>
      </w:r>
    </w:p>
    <w:p w14:paraId="0C12318D">
      <w:pPr>
        <w:autoSpaceDE w:val="0"/>
        <w:autoSpaceDN w:val="0"/>
        <w:adjustRightInd w:val="0"/>
        <w:spacing w:before="4" w:line="240" w:lineRule="exact"/>
        <w:jc w:val="left"/>
        <w:rPr>
          <w:kern w:val="0"/>
          <w:sz w:val="24"/>
        </w:rPr>
      </w:pPr>
    </w:p>
    <w:p w14:paraId="5F0B7070">
      <w:pPr>
        <w:autoSpaceDE w:val="0"/>
        <w:autoSpaceDN w:val="0"/>
        <w:adjustRightInd w:val="0"/>
        <w:ind w:left="1012"/>
        <w:jc w:val="left"/>
        <w:rPr>
          <w:kern w:val="0"/>
          <w:sz w:val="24"/>
        </w:rPr>
      </w:pPr>
      <w:r>
        <w:rPr>
          <w:kern w:val="0"/>
          <w:sz w:val="24"/>
        </w:rPr>
        <w:t>Insulation for refrigerated store</w:t>
      </w:r>
      <w:r>
        <w:rPr>
          <w:rFonts w:hint="eastAsia"/>
          <w:kern w:val="0"/>
          <w:sz w:val="24"/>
        </w:rPr>
        <w:t>:</w:t>
      </w:r>
    </w:p>
    <w:p w14:paraId="1408985A">
      <w:pPr>
        <w:autoSpaceDE w:val="0"/>
        <w:autoSpaceDN w:val="0"/>
        <w:adjustRightInd w:val="0"/>
        <w:spacing w:before="3" w:line="280" w:lineRule="exact"/>
        <w:jc w:val="left"/>
        <w:rPr>
          <w:kern w:val="0"/>
          <w:sz w:val="28"/>
          <w:szCs w:val="28"/>
        </w:rPr>
      </w:pPr>
    </w:p>
    <w:p w14:paraId="7F63430C">
      <w:pPr>
        <w:tabs>
          <w:tab w:val="left" w:pos="2660"/>
          <w:tab w:val="left" w:pos="3080"/>
        </w:tabs>
        <w:autoSpaceDE w:val="0"/>
        <w:autoSpaceDN w:val="0"/>
        <w:adjustRightInd w:val="0"/>
        <w:spacing w:line="243" w:lineRule="auto"/>
        <w:ind w:left="1248"/>
        <w:jc w:val="left"/>
        <w:rPr>
          <w:kern w:val="0"/>
          <w:sz w:val="24"/>
        </w:rPr>
      </w:pPr>
      <w:r>
        <w:rPr>
          <w:kern w:val="0"/>
          <w:sz w:val="24"/>
        </w:rPr>
        <w:t>Side</w:t>
      </w:r>
      <w:r>
        <w:rPr>
          <w:kern w:val="0"/>
          <w:sz w:val="24"/>
        </w:rPr>
        <w:tab/>
      </w:r>
      <w:r>
        <w:rPr>
          <w:kern w:val="0"/>
          <w:sz w:val="24"/>
        </w:rPr>
        <w:t>:</w:t>
      </w:r>
      <w:r>
        <w:rPr>
          <w:kern w:val="0"/>
          <w:sz w:val="24"/>
        </w:rPr>
        <w:tab/>
      </w:r>
      <w:r>
        <w:rPr>
          <w:kern w:val="0"/>
          <w:sz w:val="24"/>
        </w:rPr>
        <w:t xml:space="preserve">120 </w:t>
      </w:r>
      <w:r>
        <w:rPr>
          <w:spacing w:val="-2"/>
          <w:kern w:val="0"/>
          <w:sz w:val="24"/>
        </w:rPr>
        <w:t>m</w:t>
      </w:r>
      <w:r>
        <w:rPr>
          <w:kern w:val="0"/>
          <w:sz w:val="24"/>
        </w:rPr>
        <w:t>m</w:t>
      </w:r>
      <w:r>
        <w:rPr>
          <w:rFonts w:hint="eastAsia"/>
          <w:kern w:val="0"/>
          <w:sz w:val="24"/>
        </w:rPr>
        <w:t xml:space="preserve"> </w:t>
      </w:r>
      <w:r>
        <w:rPr>
          <w:kern w:val="0"/>
          <w:sz w:val="24"/>
        </w:rPr>
        <w:t xml:space="preserve">thick polyurethane foam(PUF) </w:t>
      </w:r>
    </w:p>
    <w:p w14:paraId="12EDE222">
      <w:pPr>
        <w:tabs>
          <w:tab w:val="left" w:pos="2660"/>
          <w:tab w:val="left" w:pos="3080"/>
        </w:tabs>
        <w:autoSpaceDE w:val="0"/>
        <w:autoSpaceDN w:val="0"/>
        <w:adjustRightInd w:val="0"/>
        <w:spacing w:line="243" w:lineRule="auto"/>
        <w:ind w:left="1248"/>
        <w:jc w:val="left"/>
        <w:rPr>
          <w:kern w:val="0"/>
          <w:sz w:val="24"/>
        </w:rPr>
      </w:pPr>
      <w:r>
        <w:rPr>
          <w:kern w:val="0"/>
          <w:sz w:val="24"/>
        </w:rPr>
        <w:t>Top</w:t>
      </w:r>
      <w:r>
        <w:rPr>
          <w:kern w:val="0"/>
          <w:sz w:val="24"/>
        </w:rPr>
        <w:tab/>
      </w:r>
      <w:r>
        <w:rPr>
          <w:kern w:val="0"/>
          <w:sz w:val="24"/>
        </w:rPr>
        <w:t>:</w:t>
      </w:r>
      <w:r>
        <w:rPr>
          <w:kern w:val="0"/>
          <w:sz w:val="24"/>
        </w:rPr>
        <w:tab/>
      </w:r>
      <w:r>
        <w:rPr>
          <w:kern w:val="0"/>
          <w:sz w:val="24"/>
        </w:rPr>
        <w:t>1</w:t>
      </w:r>
      <w:r>
        <w:rPr>
          <w:rFonts w:hint="eastAsia"/>
          <w:kern w:val="0"/>
          <w:sz w:val="24"/>
        </w:rPr>
        <w:t>2</w:t>
      </w:r>
      <w:r>
        <w:rPr>
          <w:kern w:val="0"/>
          <w:sz w:val="24"/>
        </w:rPr>
        <w:t xml:space="preserve">0 </w:t>
      </w:r>
      <w:r>
        <w:rPr>
          <w:spacing w:val="-2"/>
          <w:kern w:val="0"/>
          <w:sz w:val="24"/>
        </w:rPr>
        <w:t>m</w:t>
      </w:r>
      <w:r>
        <w:rPr>
          <w:kern w:val="0"/>
          <w:sz w:val="24"/>
        </w:rPr>
        <w:t>m</w:t>
      </w:r>
      <w:r>
        <w:rPr>
          <w:rFonts w:hint="eastAsia"/>
          <w:kern w:val="0"/>
          <w:sz w:val="24"/>
        </w:rPr>
        <w:t xml:space="preserve"> </w:t>
      </w:r>
      <w:r>
        <w:rPr>
          <w:kern w:val="0"/>
          <w:sz w:val="24"/>
        </w:rPr>
        <w:t>thick PUF</w:t>
      </w:r>
    </w:p>
    <w:p w14:paraId="663E3196">
      <w:pPr>
        <w:tabs>
          <w:tab w:val="left" w:pos="2660"/>
          <w:tab w:val="left" w:pos="3080"/>
        </w:tabs>
        <w:autoSpaceDE w:val="0"/>
        <w:autoSpaceDN w:val="0"/>
        <w:adjustRightInd w:val="0"/>
        <w:ind w:left="1248"/>
        <w:jc w:val="left"/>
        <w:rPr>
          <w:kern w:val="0"/>
          <w:sz w:val="24"/>
        </w:rPr>
      </w:pPr>
      <w:r>
        <w:rPr>
          <w:kern w:val="0"/>
          <w:sz w:val="24"/>
        </w:rPr>
        <w:t>Partition</w:t>
      </w:r>
      <w:r>
        <w:rPr>
          <w:kern w:val="0"/>
          <w:sz w:val="24"/>
        </w:rPr>
        <w:tab/>
      </w:r>
      <w:r>
        <w:rPr>
          <w:kern w:val="0"/>
          <w:sz w:val="24"/>
        </w:rPr>
        <w:t>:</w:t>
      </w:r>
      <w:r>
        <w:rPr>
          <w:kern w:val="0"/>
          <w:sz w:val="24"/>
        </w:rPr>
        <w:tab/>
      </w:r>
      <w:r>
        <w:rPr>
          <w:kern w:val="0"/>
          <w:sz w:val="24"/>
        </w:rPr>
        <w:t>1</w:t>
      </w:r>
      <w:r>
        <w:rPr>
          <w:rFonts w:hint="eastAsia"/>
          <w:kern w:val="0"/>
          <w:sz w:val="24"/>
        </w:rPr>
        <w:t>2</w:t>
      </w:r>
      <w:r>
        <w:rPr>
          <w:kern w:val="0"/>
          <w:sz w:val="24"/>
        </w:rPr>
        <w:t xml:space="preserve">0 </w:t>
      </w:r>
      <w:r>
        <w:rPr>
          <w:spacing w:val="-2"/>
          <w:kern w:val="0"/>
          <w:sz w:val="24"/>
        </w:rPr>
        <w:t>m</w:t>
      </w:r>
      <w:r>
        <w:rPr>
          <w:kern w:val="0"/>
          <w:sz w:val="24"/>
        </w:rPr>
        <w:t>m</w:t>
      </w:r>
      <w:r>
        <w:rPr>
          <w:rFonts w:hint="eastAsia"/>
          <w:kern w:val="0"/>
          <w:sz w:val="24"/>
        </w:rPr>
        <w:t xml:space="preserve"> </w:t>
      </w:r>
      <w:r>
        <w:rPr>
          <w:kern w:val="0"/>
          <w:sz w:val="24"/>
        </w:rPr>
        <w:t>thick PUF</w:t>
      </w:r>
    </w:p>
    <w:p w14:paraId="05A19C3E">
      <w:pPr>
        <w:tabs>
          <w:tab w:val="left" w:pos="2660"/>
          <w:tab w:val="left" w:pos="3080"/>
        </w:tabs>
        <w:autoSpaceDE w:val="0"/>
        <w:autoSpaceDN w:val="0"/>
        <w:adjustRightInd w:val="0"/>
        <w:spacing w:before="4" w:line="243" w:lineRule="auto"/>
        <w:ind w:left="3088" w:hanging="1841"/>
        <w:jc w:val="left"/>
        <w:rPr>
          <w:kern w:val="0"/>
          <w:sz w:val="24"/>
        </w:rPr>
      </w:pPr>
      <w:r>
        <w:rPr>
          <w:kern w:val="0"/>
          <w:sz w:val="24"/>
        </w:rPr>
        <w:t>Bottom</w:t>
      </w:r>
      <w:r>
        <w:rPr>
          <w:kern w:val="0"/>
          <w:sz w:val="24"/>
        </w:rPr>
        <w:tab/>
      </w:r>
      <w:r>
        <w:rPr>
          <w:kern w:val="0"/>
          <w:sz w:val="24"/>
        </w:rPr>
        <w:t>:</w:t>
      </w:r>
      <w:r>
        <w:rPr>
          <w:kern w:val="0"/>
          <w:sz w:val="24"/>
        </w:rPr>
        <w:tab/>
      </w:r>
      <w:r>
        <w:rPr>
          <w:kern w:val="0"/>
          <w:sz w:val="24"/>
        </w:rPr>
        <w:t>1</w:t>
      </w:r>
      <w:r>
        <w:rPr>
          <w:rFonts w:hint="eastAsia"/>
          <w:kern w:val="0"/>
          <w:sz w:val="24"/>
        </w:rPr>
        <w:t>2</w:t>
      </w:r>
      <w:r>
        <w:rPr>
          <w:kern w:val="0"/>
          <w:sz w:val="24"/>
        </w:rPr>
        <w:t xml:space="preserve">0 </w:t>
      </w:r>
      <w:r>
        <w:rPr>
          <w:spacing w:val="-2"/>
          <w:kern w:val="0"/>
          <w:sz w:val="24"/>
        </w:rPr>
        <w:t>m</w:t>
      </w:r>
      <w:r>
        <w:rPr>
          <w:kern w:val="0"/>
          <w:sz w:val="24"/>
        </w:rPr>
        <w:t xml:space="preserve">m thick PUF + 12 </w:t>
      </w:r>
      <w:r>
        <w:rPr>
          <w:spacing w:val="-2"/>
          <w:kern w:val="0"/>
          <w:sz w:val="24"/>
        </w:rPr>
        <w:t>m</w:t>
      </w:r>
      <w:r>
        <w:rPr>
          <w:kern w:val="0"/>
          <w:sz w:val="24"/>
        </w:rPr>
        <w:t xml:space="preserve">m thick plywood + 1.0 </w:t>
      </w:r>
      <w:r>
        <w:rPr>
          <w:spacing w:val="-2"/>
          <w:kern w:val="0"/>
          <w:sz w:val="24"/>
        </w:rPr>
        <w:t>m</w:t>
      </w:r>
      <w:r>
        <w:rPr>
          <w:kern w:val="0"/>
          <w:sz w:val="24"/>
        </w:rPr>
        <w:t>m thick stainless steel plate</w:t>
      </w:r>
    </w:p>
    <w:p w14:paraId="0F613556">
      <w:pPr>
        <w:autoSpaceDE w:val="0"/>
        <w:autoSpaceDN w:val="0"/>
        <w:adjustRightInd w:val="0"/>
        <w:spacing w:before="20" w:line="260" w:lineRule="exact"/>
        <w:jc w:val="left"/>
        <w:rPr>
          <w:kern w:val="0"/>
          <w:sz w:val="26"/>
          <w:szCs w:val="26"/>
        </w:rPr>
      </w:pPr>
    </w:p>
    <w:p w14:paraId="42E135A4">
      <w:pPr>
        <w:autoSpaceDE w:val="0"/>
        <w:autoSpaceDN w:val="0"/>
        <w:adjustRightInd w:val="0"/>
        <w:spacing w:line="243" w:lineRule="auto"/>
        <w:ind w:left="1012"/>
        <w:rPr>
          <w:kern w:val="0"/>
          <w:sz w:val="24"/>
        </w:rPr>
      </w:pPr>
      <w:r>
        <w:rPr>
          <w:kern w:val="0"/>
          <w:sz w:val="24"/>
        </w:rPr>
        <w:t>The</w:t>
      </w:r>
      <w:r>
        <w:rPr>
          <w:rFonts w:hint="eastAsia"/>
          <w:kern w:val="0"/>
          <w:sz w:val="24"/>
        </w:rPr>
        <w:t xml:space="preserve"> </w:t>
      </w:r>
      <w:r>
        <w:rPr>
          <w:kern w:val="0"/>
          <w:sz w:val="24"/>
        </w:rPr>
        <w:t>polyurethane</w:t>
      </w:r>
      <w:r>
        <w:rPr>
          <w:rFonts w:hint="eastAsia"/>
          <w:kern w:val="0"/>
          <w:sz w:val="24"/>
        </w:rPr>
        <w:t xml:space="preserve"> </w:t>
      </w:r>
      <w:r>
        <w:rPr>
          <w:kern w:val="0"/>
          <w:sz w:val="24"/>
        </w:rPr>
        <w:t>foam</w:t>
      </w:r>
      <w:r>
        <w:rPr>
          <w:rFonts w:hint="eastAsia"/>
          <w:kern w:val="0"/>
          <w:sz w:val="24"/>
        </w:rPr>
        <w:t xml:space="preserve"> </w:t>
      </w:r>
      <w:r>
        <w:rPr>
          <w:kern w:val="0"/>
          <w:sz w:val="24"/>
        </w:rPr>
        <w:t>panel</w:t>
      </w:r>
      <w:r>
        <w:rPr>
          <w:rFonts w:hint="eastAsia"/>
          <w:kern w:val="0"/>
          <w:sz w:val="24"/>
        </w:rPr>
        <w:t xml:space="preserve"> </w:t>
      </w:r>
      <w:r>
        <w:rPr>
          <w:kern w:val="0"/>
          <w:sz w:val="24"/>
        </w:rPr>
        <w:t>shall</w:t>
      </w:r>
      <w:r>
        <w:rPr>
          <w:rFonts w:hint="eastAsia"/>
          <w:kern w:val="0"/>
          <w:sz w:val="24"/>
        </w:rPr>
        <w:t xml:space="preserve"> </w:t>
      </w:r>
      <w:r>
        <w:rPr>
          <w:kern w:val="0"/>
          <w:sz w:val="24"/>
        </w:rPr>
        <w:t>be</w:t>
      </w:r>
      <w:r>
        <w:rPr>
          <w:rFonts w:hint="eastAsia"/>
          <w:kern w:val="0"/>
          <w:sz w:val="24"/>
        </w:rPr>
        <w:t xml:space="preserve"> </w:t>
      </w:r>
      <w:r>
        <w:rPr>
          <w:kern w:val="0"/>
          <w:sz w:val="24"/>
        </w:rPr>
        <w:t>coated</w:t>
      </w:r>
      <w:r>
        <w:rPr>
          <w:rFonts w:hint="eastAsia"/>
          <w:kern w:val="0"/>
          <w:sz w:val="24"/>
        </w:rPr>
        <w:t xml:space="preserve"> </w:t>
      </w:r>
      <w:r>
        <w:rPr>
          <w:kern w:val="0"/>
          <w:sz w:val="24"/>
        </w:rPr>
        <w:t>with</w:t>
      </w:r>
      <w:r>
        <w:rPr>
          <w:rFonts w:hint="eastAsia"/>
          <w:kern w:val="0"/>
          <w:sz w:val="24"/>
        </w:rPr>
        <w:t xml:space="preserve"> </w:t>
      </w:r>
      <w:r>
        <w:rPr>
          <w:rFonts w:hint="eastAsia"/>
          <w:spacing w:val="17"/>
          <w:kern w:val="0"/>
          <w:sz w:val="24"/>
        </w:rPr>
        <w:t>0.6</w:t>
      </w:r>
      <w:r>
        <w:rPr>
          <w:spacing w:val="-2"/>
          <w:kern w:val="0"/>
          <w:sz w:val="24"/>
        </w:rPr>
        <w:t>m</w:t>
      </w:r>
      <w:r>
        <w:rPr>
          <w:kern w:val="0"/>
          <w:sz w:val="24"/>
        </w:rPr>
        <w:t>m</w:t>
      </w:r>
      <w:r>
        <w:rPr>
          <w:rFonts w:hint="eastAsia"/>
          <w:kern w:val="0"/>
          <w:sz w:val="24"/>
        </w:rPr>
        <w:t xml:space="preserve"> </w:t>
      </w:r>
      <w:r>
        <w:rPr>
          <w:kern w:val="0"/>
          <w:sz w:val="24"/>
        </w:rPr>
        <w:t>thick</w:t>
      </w:r>
      <w:r>
        <w:rPr>
          <w:rFonts w:hint="eastAsia"/>
          <w:kern w:val="0"/>
          <w:sz w:val="24"/>
        </w:rPr>
        <w:t xml:space="preserve"> </w:t>
      </w:r>
      <w:r>
        <w:rPr>
          <w:kern w:val="0"/>
          <w:sz w:val="24"/>
        </w:rPr>
        <w:t>stainless</w:t>
      </w:r>
      <w:r>
        <w:rPr>
          <w:rFonts w:hint="eastAsia"/>
          <w:kern w:val="0"/>
          <w:sz w:val="24"/>
        </w:rPr>
        <w:t xml:space="preserve"> </w:t>
      </w:r>
      <w:r>
        <w:rPr>
          <w:kern w:val="0"/>
          <w:sz w:val="24"/>
        </w:rPr>
        <w:t>steel</w:t>
      </w:r>
      <w:r>
        <w:rPr>
          <w:rFonts w:hint="eastAsia"/>
          <w:kern w:val="0"/>
          <w:sz w:val="24"/>
        </w:rPr>
        <w:t xml:space="preserve"> </w:t>
      </w:r>
      <w:r>
        <w:rPr>
          <w:kern w:val="0"/>
          <w:sz w:val="24"/>
        </w:rPr>
        <w:t>sheet</w:t>
      </w:r>
      <w:r>
        <w:rPr>
          <w:rFonts w:hint="eastAsia"/>
          <w:kern w:val="0"/>
          <w:sz w:val="24"/>
        </w:rPr>
        <w:t xml:space="preserve"> </w:t>
      </w:r>
      <w:r>
        <w:rPr>
          <w:kern w:val="0"/>
          <w:sz w:val="24"/>
        </w:rPr>
        <w:t xml:space="preserve">for visible parts and 0.6 </w:t>
      </w:r>
      <w:r>
        <w:rPr>
          <w:spacing w:val="-2"/>
          <w:kern w:val="0"/>
          <w:sz w:val="24"/>
        </w:rPr>
        <w:t>m</w:t>
      </w:r>
      <w:r>
        <w:rPr>
          <w:kern w:val="0"/>
          <w:sz w:val="24"/>
        </w:rPr>
        <w:t>m</w:t>
      </w:r>
      <w:r>
        <w:rPr>
          <w:rFonts w:hint="eastAsia"/>
          <w:kern w:val="0"/>
          <w:sz w:val="24"/>
        </w:rPr>
        <w:t xml:space="preserve"> </w:t>
      </w:r>
      <w:r>
        <w:rPr>
          <w:kern w:val="0"/>
          <w:sz w:val="24"/>
        </w:rPr>
        <w:t>thick galvanized steel sheet for invisible parts.</w:t>
      </w:r>
    </w:p>
    <w:p w14:paraId="2F7439BA">
      <w:pPr>
        <w:autoSpaceDE w:val="0"/>
        <w:autoSpaceDN w:val="0"/>
        <w:adjustRightInd w:val="0"/>
        <w:spacing w:before="20" w:line="260" w:lineRule="exact"/>
        <w:jc w:val="left"/>
        <w:rPr>
          <w:kern w:val="0"/>
          <w:sz w:val="26"/>
          <w:szCs w:val="26"/>
        </w:rPr>
      </w:pPr>
    </w:p>
    <w:p w14:paraId="419199CD">
      <w:pPr>
        <w:pStyle w:val="5"/>
        <w:ind w:left="42"/>
      </w:pPr>
      <w:r>
        <w:rPr>
          <w:rFonts w:hint="eastAsia"/>
        </w:rPr>
        <w:t>3.6.</w:t>
      </w:r>
      <w:r>
        <w:t>1.3</w:t>
      </w:r>
      <w:r>
        <w:tab/>
      </w:r>
      <w:r>
        <w:t>Door</w:t>
      </w:r>
    </w:p>
    <w:p w14:paraId="75CCA66A">
      <w:pPr>
        <w:autoSpaceDE w:val="0"/>
        <w:autoSpaceDN w:val="0"/>
        <w:adjustRightInd w:val="0"/>
        <w:spacing w:before="20" w:line="260" w:lineRule="exact"/>
        <w:jc w:val="left"/>
        <w:rPr>
          <w:kern w:val="0"/>
          <w:sz w:val="26"/>
          <w:szCs w:val="26"/>
        </w:rPr>
      </w:pPr>
    </w:p>
    <w:p w14:paraId="5293BCE2">
      <w:pPr>
        <w:autoSpaceDE w:val="0"/>
        <w:autoSpaceDN w:val="0"/>
        <w:adjustRightInd w:val="0"/>
        <w:spacing w:before="20" w:line="260" w:lineRule="exact"/>
        <w:jc w:val="left"/>
        <w:rPr>
          <w:kern w:val="0"/>
          <w:sz w:val="26"/>
          <w:szCs w:val="26"/>
        </w:rPr>
      </w:pPr>
    </w:p>
    <w:tbl>
      <w:tblPr>
        <w:tblStyle w:val="40"/>
        <w:tblW w:w="0" w:type="auto"/>
        <w:tblInd w:w="1020" w:type="dxa"/>
        <w:tblLayout w:type="fixed"/>
        <w:tblCellMar>
          <w:top w:w="0" w:type="dxa"/>
          <w:left w:w="0" w:type="dxa"/>
          <w:bottom w:w="0" w:type="dxa"/>
          <w:right w:w="0" w:type="dxa"/>
        </w:tblCellMar>
      </w:tblPr>
      <w:tblGrid>
        <w:gridCol w:w="1450"/>
        <w:gridCol w:w="550"/>
        <w:gridCol w:w="5526"/>
      </w:tblGrid>
      <w:tr w14:paraId="0EE1214C">
        <w:tblPrEx>
          <w:tblCellMar>
            <w:top w:w="0" w:type="dxa"/>
            <w:left w:w="0" w:type="dxa"/>
            <w:bottom w:w="0" w:type="dxa"/>
            <w:right w:w="0" w:type="dxa"/>
          </w:tblCellMar>
        </w:tblPrEx>
        <w:trPr>
          <w:trHeight w:val="340" w:hRule="atLeast"/>
        </w:trPr>
        <w:tc>
          <w:tcPr>
            <w:tcW w:w="1450" w:type="dxa"/>
            <w:tcBorders>
              <w:top w:val="nil"/>
              <w:left w:val="nil"/>
              <w:bottom w:val="nil"/>
              <w:right w:val="nil"/>
            </w:tcBorders>
          </w:tcPr>
          <w:p w14:paraId="41CD524C">
            <w:pPr>
              <w:autoSpaceDE w:val="0"/>
              <w:autoSpaceDN w:val="0"/>
              <w:adjustRightInd w:val="0"/>
              <w:spacing w:line="280" w:lineRule="exact"/>
              <w:jc w:val="left"/>
              <w:rPr>
                <w:kern w:val="0"/>
                <w:sz w:val="24"/>
              </w:rPr>
            </w:pPr>
            <w:r>
              <w:rPr>
                <w:kern w:val="0"/>
                <w:sz w:val="24"/>
              </w:rPr>
              <w:t>Door type</w:t>
            </w:r>
          </w:p>
        </w:tc>
        <w:tc>
          <w:tcPr>
            <w:tcW w:w="550" w:type="dxa"/>
            <w:tcBorders>
              <w:top w:val="nil"/>
              <w:left w:val="nil"/>
              <w:bottom w:val="nil"/>
              <w:right w:val="nil"/>
            </w:tcBorders>
          </w:tcPr>
          <w:p w14:paraId="3CDA8830">
            <w:pPr>
              <w:autoSpaceDE w:val="0"/>
              <w:autoSpaceDN w:val="0"/>
              <w:adjustRightInd w:val="0"/>
              <w:spacing w:line="280" w:lineRule="exact"/>
              <w:ind w:left="305"/>
              <w:jc w:val="left"/>
              <w:rPr>
                <w:kern w:val="0"/>
                <w:sz w:val="24"/>
              </w:rPr>
            </w:pPr>
            <w:r>
              <w:rPr>
                <w:kern w:val="0"/>
                <w:sz w:val="24"/>
              </w:rPr>
              <w:t>:</w:t>
            </w:r>
          </w:p>
        </w:tc>
        <w:tc>
          <w:tcPr>
            <w:tcW w:w="5526" w:type="dxa"/>
            <w:tcBorders>
              <w:top w:val="nil"/>
              <w:left w:val="nil"/>
              <w:bottom w:val="nil"/>
              <w:right w:val="nil"/>
            </w:tcBorders>
          </w:tcPr>
          <w:p w14:paraId="1F9A106E">
            <w:pPr>
              <w:autoSpaceDE w:val="0"/>
              <w:autoSpaceDN w:val="0"/>
              <w:adjustRightInd w:val="0"/>
              <w:spacing w:line="280" w:lineRule="exact"/>
              <w:ind w:left="179"/>
              <w:jc w:val="left"/>
              <w:rPr>
                <w:kern w:val="0"/>
                <w:sz w:val="24"/>
              </w:rPr>
            </w:pPr>
            <w:r>
              <w:rPr>
                <w:kern w:val="0"/>
                <w:sz w:val="24"/>
              </w:rPr>
              <w:t>Air-tight pontoon, hinged type.</w:t>
            </w:r>
          </w:p>
        </w:tc>
      </w:tr>
      <w:tr w14:paraId="4F393DE6">
        <w:tblPrEx>
          <w:tblCellMar>
            <w:top w:w="0" w:type="dxa"/>
            <w:left w:w="0" w:type="dxa"/>
            <w:bottom w:w="0" w:type="dxa"/>
            <w:right w:w="0" w:type="dxa"/>
          </w:tblCellMar>
        </w:tblPrEx>
        <w:trPr>
          <w:trHeight w:val="340" w:hRule="atLeast"/>
        </w:trPr>
        <w:tc>
          <w:tcPr>
            <w:tcW w:w="1450" w:type="dxa"/>
            <w:tcBorders>
              <w:top w:val="nil"/>
              <w:left w:val="nil"/>
              <w:bottom w:val="nil"/>
              <w:right w:val="nil"/>
            </w:tcBorders>
          </w:tcPr>
          <w:p w14:paraId="0980A5D4">
            <w:pPr>
              <w:autoSpaceDE w:val="0"/>
              <w:autoSpaceDN w:val="0"/>
              <w:adjustRightInd w:val="0"/>
              <w:spacing w:line="280" w:lineRule="exact"/>
              <w:jc w:val="left"/>
              <w:rPr>
                <w:kern w:val="0"/>
                <w:sz w:val="24"/>
              </w:rPr>
            </w:pPr>
            <w:r>
              <w:rPr>
                <w:kern w:val="0"/>
                <w:sz w:val="24"/>
              </w:rPr>
              <w:t>Material</w:t>
            </w:r>
          </w:p>
        </w:tc>
        <w:tc>
          <w:tcPr>
            <w:tcW w:w="550" w:type="dxa"/>
            <w:tcBorders>
              <w:top w:val="nil"/>
              <w:left w:val="nil"/>
              <w:bottom w:val="nil"/>
              <w:right w:val="nil"/>
            </w:tcBorders>
          </w:tcPr>
          <w:p w14:paraId="10ED31A3">
            <w:pPr>
              <w:autoSpaceDE w:val="0"/>
              <w:autoSpaceDN w:val="0"/>
              <w:adjustRightInd w:val="0"/>
              <w:spacing w:line="280" w:lineRule="exact"/>
              <w:ind w:left="303"/>
              <w:jc w:val="left"/>
              <w:rPr>
                <w:kern w:val="0"/>
                <w:sz w:val="24"/>
              </w:rPr>
            </w:pPr>
            <w:r>
              <w:rPr>
                <w:kern w:val="0"/>
                <w:sz w:val="24"/>
              </w:rPr>
              <w:t>:</w:t>
            </w:r>
          </w:p>
        </w:tc>
        <w:tc>
          <w:tcPr>
            <w:tcW w:w="5526" w:type="dxa"/>
            <w:tcBorders>
              <w:top w:val="nil"/>
              <w:left w:val="nil"/>
              <w:bottom w:val="nil"/>
              <w:right w:val="nil"/>
            </w:tcBorders>
          </w:tcPr>
          <w:p w14:paraId="69FD55E0">
            <w:pPr>
              <w:autoSpaceDE w:val="0"/>
              <w:autoSpaceDN w:val="0"/>
              <w:adjustRightInd w:val="0"/>
              <w:spacing w:line="280" w:lineRule="exact"/>
              <w:ind w:left="177"/>
              <w:jc w:val="left"/>
              <w:rPr>
                <w:kern w:val="0"/>
                <w:sz w:val="24"/>
              </w:rPr>
            </w:pPr>
            <w:r>
              <w:rPr>
                <w:kern w:val="0"/>
                <w:sz w:val="24"/>
              </w:rPr>
              <w:t xml:space="preserve">Stainless steel filled with </w:t>
            </w:r>
            <w:r>
              <w:rPr>
                <w:rFonts w:hint="eastAsia"/>
                <w:kern w:val="0"/>
                <w:sz w:val="24"/>
              </w:rPr>
              <w:t xml:space="preserve">PUF </w:t>
            </w:r>
            <w:r>
              <w:rPr>
                <w:kern w:val="0"/>
                <w:sz w:val="24"/>
              </w:rPr>
              <w:t>insulation.</w:t>
            </w:r>
          </w:p>
        </w:tc>
      </w:tr>
      <w:tr w14:paraId="67328F5B">
        <w:tblPrEx>
          <w:tblCellMar>
            <w:top w:w="0" w:type="dxa"/>
            <w:left w:w="0" w:type="dxa"/>
            <w:bottom w:w="0" w:type="dxa"/>
            <w:right w:w="0" w:type="dxa"/>
          </w:tblCellMar>
        </w:tblPrEx>
        <w:trPr>
          <w:trHeight w:val="340" w:hRule="atLeast"/>
        </w:trPr>
        <w:tc>
          <w:tcPr>
            <w:tcW w:w="1450" w:type="dxa"/>
            <w:tcBorders>
              <w:top w:val="nil"/>
              <w:left w:val="nil"/>
              <w:bottom w:val="nil"/>
              <w:right w:val="nil"/>
            </w:tcBorders>
          </w:tcPr>
          <w:p w14:paraId="38547106">
            <w:pPr>
              <w:autoSpaceDE w:val="0"/>
              <w:autoSpaceDN w:val="0"/>
              <w:adjustRightInd w:val="0"/>
              <w:spacing w:line="280" w:lineRule="exact"/>
              <w:jc w:val="left"/>
              <w:rPr>
                <w:kern w:val="0"/>
                <w:sz w:val="24"/>
              </w:rPr>
            </w:pPr>
            <w:r>
              <w:rPr>
                <w:kern w:val="0"/>
                <w:sz w:val="24"/>
              </w:rPr>
              <w:t>Di</w:t>
            </w:r>
            <w:r>
              <w:rPr>
                <w:spacing w:val="-2"/>
                <w:kern w:val="0"/>
                <w:sz w:val="24"/>
              </w:rPr>
              <w:t>m</w:t>
            </w:r>
            <w:r>
              <w:rPr>
                <w:kern w:val="0"/>
                <w:sz w:val="24"/>
              </w:rPr>
              <w:t>ensions</w:t>
            </w:r>
          </w:p>
        </w:tc>
        <w:tc>
          <w:tcPr>
            <w:tcW w:w="550" w:type="dxa"/>
            <w:tcBorders>
              <w:top w:val="nil"/>
              <w:left w:val="nil"/>
              <w:bottom w:val="nil"/>
              <w:right w:val="nil"/>
            </w:tcBorders>
          </w:tcPr>
          <w:p w14:paraId="35706FA5">
            <w:pPr>
              <w:autoSpaceDE w:val="0"/>
              <w:autoSpaceDN w:val="0"/>
              <w:adjustRightInd w:val="0"/>
              <w:spacing w:line="280" w:lineRule="exact"/>
              <w:ind w:left="304"/>
              <w:jc w:val="left"/>
              <w:rPr>
                <w:kern w:val="0"/>
                <w:sz w:val="24"/>
              </w:rPr>
            </w:pPr>
            <w:r>
              <w:rPr>
                <w:kern w:val="0"/>
                <w:sz w:val="24"/>
              </w:rPr>
              <w:t>:</w:t>
            </w:r>
          </w:p>
        </w:tc>
        <w:tc>
          <w:tcPr>
            <w:tcW w:w="5526" w:type="dxa"/>
            <w:tcBorders>
              <w:top w:val="nil"/>
              <w:left w:val="nil"/>
              <w:bottom w:val="nil"/>
              <w:right w:val="nil"/>
            </w:tcBorders>
          </w:tcPr>
          <w:p w14:paraId="747447F4">
            <w:pPr>
              <w:autoSpaceDE w:val="0"/>
              <w:autoSpaceDN w:val="0"/>
              <w:adjustRightInd w:val="0"/>
              <w:spacing w:line="280" w:lineRule="exact"/>
              <w:ind w:left="178"/>
              <w:jc w:val="left"/>
              <w:rPr>
                <w:kern w:val="0"/>
                <w:sz w:val="24"/>
              </w:rPr>
            </w:pPr>
            <w:r>
              <w:rPr>
                <w:kern w:val="0"/>
                <w:sz w:val="24"/>
              </w:rPr>
              <w:t xml:space="preserve">Abt. </w:t>
            </w:r>
            <w:r>
              <w:rPr>
                <w:rFonts w:hint="eastAsia"/>
                <w:kern w:val="0"/>
                <w:sz w:val="24"/>
              </w:rPr>
              <w:t>75</w:t>
            </w:r>
            <w:r>
              <w:rPr>
                <w:kern w:val="0"/>
                <w:sz w:val="24"/>
              </w:rPr>
              <w:t>0</w:t>
            </w:r>
            <w:r>
              <w:rPr>
                <w:spacing w:val="-2"/>
                <w:kern w:val="0"/>
                <w:sz w:val="24"/>
              </w:rPr>
              <w:t>m</w:t>
            </w:r>
            <w:r>
              <w:rPr>
                <w:kern w:val="0"/>
                <w:sz w:val="24"/>
              </w:rPr>
              <w:t>mx 1</w:t>
            </w:r>
            <w:r>
              <w:rPr>
                <w:rFonts w:hint="eastAsia"/>
                <w:kern w:val="0"/>
                <w:sz w:val="24"/>
              </w:rPr>
              <w:t>,</w:t>
            </w:r>
            <w:r>
              <w:rPr>
                <w:kern w:val="0"/>
                <w:sz w:val="24"/>
              </w:rPr>
              <w:t>700</w:t>
            </w:r>
            <w:r>
              <w:rPr>
                <w:spacing w:val="-2"/>
                <w:kern w:val="0"/>
                <w:sz w:val="24"/>
              </w:rPr>
              <w:t>m</w:t>
            </w:r>
            <w:r>
              <w:rPr>
                <w:kern w:val="0"/>
                <w:sz w:val="24"/>
              </w:rPr>
              <w:t>m</w:t>
            </w:r>
          </w:p>
        </w:tc>
      </w:tr>
    </w:tbl>
    <w:p w14:paraId="3361E760">
      <w:pPr>
        <w:autoSpaceDE w:val="0"/>
        <w:autoSpaceDN w:val="0"/>
        <w:adjustRightInd w:val="0"/>
        <w:spacing w:line="200" w:lineRule="exact"/>
        <w:jc w:val="left"/>
        <w:rPr>
          <w:kern w:val="0"/>
          <w:sz w:val="20"/>
          <w:szCs w:val="20"/>
        </w:rPr>
      </w:pPr>
    </w:p>
    <w:p w14:paraId="1A612C54">
      <w:pPr>
        <w:autoSpaceDE w:val="0"/>
        <w:autoSpaceDN w:val="0"/>
        <w:adjustRightInd w:val="0"/>
        <w:spacing w:line="300" w:lineRule="exact"/>
        <w:ind w:left="1009"/>
        <w:rPr>
          <w:kern w:val="0"/>
          <w:sz w:val="24"/>
        </w:rPr>
      </w:pPr>
      <w:r>
        <w:rPr>
          <w:kern w:val="0"/>
          <w:sz w:val="24"/>
        </w:rPr>
        <w:t>Necessary door fittings such</w:t>
      </w:r>
      <w:r>
        <w:rPr>
          <w:rFonts w:hint="eastAsia"/>
          <w:kern w:val="0"/>
          <w:sz w:val="24"/>
        </w:rPr>
        <w:t xml:space="preserve"> </w:t>
      </w:r>
      <w:r>
        <w:rPr>
          <w:kern w:val="0"/>
          <w:sz w:val="24"/>
        </w:rPr>
        <w:t>as</w:t>
      </w:r>
      <w:r>
        <w:rPr>
          <w:rFonts w:hint="eastAsia"/>
          <w:kern w:val="0"/>
          <w:sz w:val="24"/>
        </w:rPr>
        <w:t xml:space="preserve"> </w:t>
      </w:r>
      <w:r>
        <w:rPr>
          <w:kern w:val="0"/>
          <w:sz w:val="24"/>
        </w:rPr>
        <w:t>locking device, open able and unlocking</w:t>
      </w:r>
      <w:r>
        <w:rPr>
          <w:rFonts w:hint="eastAsia"/>
          <w:kern w:val="0"/>
          <w:sz w:val="24"/>
        </w:rPr>
        <w:t xml:space="preserve"> </w:t>
      </w:r>
      <w:r>
        <w:rPr>
          <w:kern w:val="0"/>
          <w:sz w:val="24"/>
        </w:rPr>
        <w:t>device from</w:t>
      </w:r>
      <w:r>
        <w:rPr>
          <w:rFonts w:hint="eastAsia"/>
          <w:kern w:val="0"/>
          <w:sz w:val="24"/>
        </w:rPr>
        <w:t xml:space="preserve"> </w:t>
      </w:r>
      <w:r>
        <w:rPr>
          <w:kern w:val="0"/>
          <w:sz w:val="24"/>
        </w:rPr>
        <w:t>inside and door holder, etc. shall be provided.</w:t>
      </w:r>
    </w:p>
    <w:p w14:paraId="1932E7E3">
      <w:pPr>
        <w:autoSpaceDE w:val="0"/>
        <w:autoSpaceDN w:val="0"/>
        <w:adjustRightInd w:val="0"/>
        <w:spacing w:line="240" w:lineRule="exact"/>
        <w:ind w:left="1012"/>
        <w:jc w:val="left"/>
        <w:rPr>
          <w:kern w:val="0"/>
          <w:sz w:val="24"/>
        </w:rPr>
      </w:pPr>
    </w:p>
    <w:p w14:paraId="651D6CAB">
      <w:pPr>
        <w:pStyle w:val="5"/>
        <w:ind w:left="42"/>
      </w:pPr>
      <w:r>
        <w:rPr>
          <w:rFonts w:hint="eastAsia"/>
        </w:rPr>
        <w:t>3.6.</w:t>
      </w:r>
      <w:r>
        <w:t>1.4</w:t>
      </w:r>
      <w:r>
        <w:tab/>
      </w:r>
      <w:r>
        <w:t>Furnishing</w:t>
      </w:r>
    </w:p>
    <w:p w14:paraId="5B94987E">
      <w:pPr>
        <w:autoSpaceDE w:val="0"/>
        <w:autoSpaceDN w:val="0"/>
        <w:adjustRightInd w:val="0"/>
        <w:spacing w:before="4" w:line="240" w:lineRule="exact"/>
        <w:jc w:val="left"/>
        <w:rPr>
          <w:kern w:val="0"/>
          <w:sz w:val="24"/>
        </w:rPr>
      </w:pPr>
    </w:p>
    <w:p w14:paraId="6244B4CE">
      <w:pPr>
        <w:autoSpaceDE w:val="0"/>
        <w:autoSpaceDN w:val="0"/>
        <w:adjustRightInd w:val="0"/>
        <w:spacing w:line="243" w:lineRule="auto"/>
        <w:ind w:left="1012"/>
        <w:rPr>
          <w:kern w:val="0"/>
          <w:sz w:val="24"/>
        </w:rPr>
      </w:pPr>
      <w:r>
        <w:rPr>
          <w:kern w:val="0"/>
          <w:sz w:val="24"/>
        </w:rPr>
        <w:t>Meat,</w:t>
      </w:r>
      <w:r>
        <w:rPr>
          <w:rFonts w:hint="eastAsia"/>
          <w:kern w:val="0"/>
          <w:sz w:val="24"/>
        </w:rPr>
        <w:t xml:space="preserve"> </w:t>
      </w:r>
      <w:r>
        <w:rPr>
          <w:spacing w:val="-1"/>
          <w:kern w:val="0"/>
          <w:sz w:val="24"/>
        </w:rPr>
        <w:t>f</w:t>
      </w:r>
      <w:r>
        <w:rPr>
          <w:spacing w:val="1"/>
          <w:kern w:val="0"/>
          <w:sz w:val="24"/>
        </w:rPr>
        <w:t>i</w:t>
      </w:r>
      <w:r>
        <w:rPr>
          <w:kern w:val="0"/>
          <w:sz w:val="24"/>
        </w:rPr>
        <w:t>sh</w:t>
      </w:r>
      <w:r>
        <w:rPr>
          <w:rFonts w:hint="eastAsia"/>
          <w:kern w:val="0"/>
          <w:sz w:val="24"/>
        </w:rPr>
        <w:t xml:space="preserve"> </w:t>
      </w:r>
      <w:r>
        <w:rPr>
          <w:kern w:val="0"/>
          <w:sz w:val="24"/>
        </w:rPr>
        <w:t>and</w:t>
      </w:r>
      <w:r>
        <w:rPr>
          <w:rFonts w:hint="eastAsia"/>
          <w:kern w:val="0"/>
          <w:sz w:val="24"/>
        </w:rPr>
        <w:t xml:space="preserve"> </w:t>
      </w:r>
      <w:r>
        <w:rPr>
          <w:kern w:val="0"/>
          <w:sz w:val="24"/>
        </w:rPr>
        <w:t>vegetable</w:t>
      </w:r>
      <w:r>
        <w:rPr>
          <w:rFonts w:hint="eastAsia"/>
          <w:kern w:val="0"/>
          <w:sz w:val="24"/>
        </w:rPr>
        <w:t xml:space="preserve"> </w:t>
      </w:r>
      <w:r>
        <w:rPr>
          <w:kern w:val="0"/>
          <w:sz w:val="24"/>
        </w:rPr>
        <w:t>room</w:t>
      </w:r>
      <w:r>
        <w:rPr>
          <w:rFonts w:hint="eastAsia"/>
          <w:kern w:val="0"/>
          <w:sz w:val="24"/>
        </w:rPr>
        <w:t xml:space="preserve"> shall </w:t>
      </w:r>
      <w:r>
        <w:rPr>
          <w:kern w:val="0"/>
          <w:sz w:val="24"/>
        </w:rPr>
        <w:t>be</w:t>
      </w:r>
      <w:r>
        <w:rPr>
          <w:rFonts w:hint="eastAsia"/>
          <w:kern w:val="0"/>
          <w:sz w:val="24"/>
        </w:rPr>
        <w:t xml:space="preserve"> </w:t>
      </w:r>
      <w:r>
        <w:rPr>
          <w:spacing w:val="-1"/>
          <w:kern w:val="0"/>
          <w:sz w:val="24"/>
        </w:rPr>
        <w:t>f</w:t>
      </w:r>
      <w:r>
        <w:rPr>
          <w:kern w:val="0"/>
          <w:sz w:val="24"/>
        </w:rPr>
        <w:t>itted</w:t>
      </w:r>
      <w:r>
        <w:rPr>
          <w:rFonts w:hint="eastAsia"/>
          <w:kern w:val="0"/>
          <w:sz w:val="24"/>
        </w:rPr>
        <w:t xml:space="preserve"> </w:t>
      </w:r>
      <w:r>
        <w:rPr>
          <w:kern w:val="0"/>
          <w:sz w:val="24"/>
        </w:rPr>
        <w:t>with</w:t>
      </w:r>
      <w:r>
        <w:rPr>
          <w:rFonts w:hint="eastAsia"/>
          <w:kern w:val="0"/>
          <w:sz w:val="24"/>
        </w:rPr>
        <w:t xml:space="preserve"> 2</w:t>
      </w:r>
      <w:r>
        <w:rPr>
          <w:rFonts w:hint="eastAsia"/>
          <w:spacing w:val="17"/>
          <w:kern w:val="0"/>
          <w:sz w:val="24"/>
        </w:rPr>
        <w:t>-</w:t>
      </w:r>
      <w:r>
        <w:rPr>
          <w:kern w:val="0"/>
          <w:sz w:val="24"/>
        </w:rPr>
        <w:t>tier</w:t>
      </w:r>
      <w:r>
        <w:rPr>
          <w:rFonts w:hint="eastAsia"/>
          <w:kern w:val="0"/>
          <w:sz w:val="24"/>
        </w:rPr>
        <w:t xml:space="preserve"> </w:t>
      </w:r>
      <w:r>
        <w:rPr>
          <w:kern w:val="0"/>
          <w:sz w:val="24"/>
        </w:rPr>
        <w:t>shelves</w:t>
      </w:r>
      <w:r>
        <w:rPr>
          <w:rFonts w:hint="eastAsia"/>
          <w:kern w:val="0"/>
          <w:sz w:val="24"/>
        </w:rPr>
        <w:t xml:space="preserve"> </w:t>
      </w:r>
      <w:r>
        <w:rPr>
          <w:spacing w:val="-2"/>
          <w:kern w:val="0"/>
          <w:sz w:val="24"/>
        </w:rPr>
        <w:t>m</w:t>
      </w:r>
      <w:r>
        <w:rPr>
          <w:kern w:val="0"/>
          <w:sz w:val="24"/>
        </w:rPr>
        <w:t>ade</w:t>
      </w:r>
      <w:r>
        <w:rPr>
          <w:rFonts w:hint="eastAsia"/>
          <w:kern w:val="0"/>
          <w:sz w:val="24"/>
        </w:rPr>
        <w:t xml:space="preserve"> </w:t>
      </w:r>
      <w:r>
        <w:rPr>
          <w:kern w:val="0"/>
          <w:sz w:val="24"/>
        </w:rPr>
        <w:t>of</w:t>
      </w:r>
      <w:r>
        <w:rPr>
          <w:rFonts w:hint="eastAsia"/>
          <w:kern w:val="0"/>
          <w:sz w:val="24"/>
        </w:rPr>
        <w:t xml:space="preserve"> </w:t>
      </w:r>
      <w:r>
        <w:rPr>
          <w:kern w:val="0"/>
          <w:sz w:val="24"/>
        </w:rPr>
        <w:t>stainless</w:t>
      </w:r>
      <w:r>
        <w:rPr>
          <w:rFonts w:hint="eastAsia"/>
          <w:kern w:val="0"/>
          <w:sz w:val="24"/>
        </w:rPr>
        <w:t xml:space="preserve"> </w:t>
      </w:r>
      <w:r>
        <w:rPr>
          <w:kern w:val="0"/>
          <w:sz w:val="24"/>
        </w:rPr>
        <w:t>steel.</w:t>
      </w:r>
    </w:p>
    <w:p w14:paraId="2521E22A">
      <w:pPr>
        <w:autoSpaceDE w:val="0"/>
        <w:autoSpaceDN w:val="0"/>
        <w:adjustRightInd w:val="0"/>
        <w:spacing w:before="20" w:line="260" w:lineRule="exact"/>
        <w:jc w:val="left"/>
        <w:rPr>
          <w:kern w:val="0"/>
          <w:sz w:val="26"/>
          <w:szCs w:val="26"/>
        </w:rPr>
      </w:pPr>
    </w:p>
    <w:p w14:paraId="778CFFD5">
      <w:pPr>
        <w:autoSpaceDE w:val="0"/>
        <w:autoSpaceDN w:val="0"/>
        <w:adjustRightInd w:val="0"/>
        <w:ind w:left="1012"/>
        <w:jc w:val="left"/>
        <w:rPr>
          <w:kern w:val="0"/>
          <w:sz w:val="24"/>
        </w:rPr>
      </w:pPr>
      <w:r>
        <w:rPr>
          <w:kern w:val="0"/>
          <w:sz w:val="24"/>
        </w:rPr>
        <w:t>Ther</w:t>
      </w:r>
      <w:r>
        <w:rPr>
          <w:spacing w:val="-2"/>
          <w:kern w:val="0"/>
          <w:sz w:val="24"/>
        </w:rPr>
        <w:t>m</w:t>
      </w:r>
      <w:r>
        <w:rPr>
          <w:kern w:val="0"/>
          <w:sz w:val="24"/>
        </w:rPr>
        <w:t xml:space="preserve">al expansion valve control panel shall be </w:t>
      </w:r>
      <w:r>
        <w:rPr>
          <w:spacing w:val="-1"/>
          <w:kern w:val="0"/>
          <w:sz w:val="24"/>
        </w:rPr>
        <w:t>f</w:t>
      </w:r>
      <w:r>
        <w:rPr>
          <w:kern w:val="0"/>
          <w:sz w:val="24"/>
        </w:rPr>
        <w:t>itted near the cha</w:t>
      </w:r>
      <w:r>
        <w:rPr>
          <w:spacing w:val="-2"/>
          <w:kern w:val="0"/>
          <w:sz w:val="24"/>
        </w:rPr>
        <w:t>m</w:t>
      </w:r>
      <w:r>
        <w:rPr>
          <w:kern w:val="0"/>
          <w:sz w:val="24"/>
        </w:rPr>
        <w:t>ber.</w:t>
      </w:r>
    </w:p>
    <w:p w14:paraId="077DB4C6">
      <w:pPr>
        <w:autoSpaceDE w:val="0"/>
        <w:autoSpaceDN w:val="0"/>
        <w:adjustRightInd w:val="0"/>
        <w:spacing w:before="3" w:line="280" w:lineRule="exact"/>
        <w:jc w:val="left"/>
        <w:rPr>
          <w:kern w:val="0"/>
          <w:sz w:val="28"/>
          <w:szCs w:val="28"/>
        </w:rPr>
      </w:pPr>
    </w:p>
    <w:p w14:paraId="1E9CCBD9">
      <w:pPr>
        <w:autoSpaceDE w:val="0"/>
        <w:autoSpaceDN w:val="0"/>
        <w:adjustRightInd w:val="0"/>
        <w:spacing w:line="243" w:lineRule="auto"/>
        <w:ind w:left="1012"/>
        <w:rPr>
          <w:kern w:val="0"/>
          <w:sz w:val="24"/>
        </w:rPr>
      </w:pPr>
      <w:r>
        <w:rPr>
          <w:kern w:val="0"/>
          <w:sz w:val="24"/>
        </w:rPr>
        <w:t>A re</w:t>
      </w:r>
      <w:r>
        <w:rPr>
          <w:spacing w:val="-2"/>
          <w:kern w:val="0"/>
          <w:sz w:val="24"/>
        </w:rPr>
        <w:t>m</w:t>
      </w:r>
      <w:r>
        <w:rPr>
          <w:kern w:val="0"/>
          <w:sz w:val="24"/>
        </w:rPr>
        <w:t>ote reading ther</w:t>
      </w:r>
      <w:r>
        <w:rPr>
          <w:spacing w:val="-2"/>
          <w:kern w:val="0"/>
          <w:sz w:val="24"/>
        </w:rPr>
        <w:t>m</w:t>
      </w:r>
      <w:r>
        <w:rPr>
          <w:kern w:val="0"/>
          <w:sz w:val="24"/>
        </w:rPr>
        <w:t>o</w:t>
      </w:r>
      <w:r>
        <w:rPr>
          <w:spacing w:val="-2"/>
          <w:kern w:val="0"/>
          <w:sz w:val="24"/>
        </w:rPr>
        <w:t>m</w:t>
      </w:r>
      <w:r>
        <w:rPr>
          <w:kern w:val="0"/>
          <w:sz w:val="24"/>
        </w:rPr>
        <w:t>eter shall be fitt</w:t>
      </w:r>
      <w:r>
        <w:rPr>
          <w:spacing w:val="-1"/>
          <w:kern w:val="0"/>
          <w:sz w:val="24"/>
        </w:rPr>
        <w:t>e</w:t>
      </w:r>
      <w:r>
        <w:rPr>
          <w:kern w:val="0"/>
          <w:sz w:val="24"/>
        </w:rPr>
        <w:t xml:space="preserve">d </w:t>
      </w:r>
      <w:r>
        <w:rPr>
          <w:rFonts w:hint="eastAsia"/>
          <w:kern w:val="0"/>
          <w:sz w:val="24"/>
        </w:rPr>
        <w:t xml:space="preserve">for </w:t>
      </w:r>
      <w:r>
        <w:rPr>
          <w:kern w:val="0"/>
          <w:sz w:val="24"/>
        </w:rPr>
        <w:t>each roo</w:t>
      </w:r>
      <w:r>
        <w:rPr>
          <w:spacing w:val="-2"/>
          <w:kern w:val="0"/>
          <w:sz w:val="24"/>
        </w:rPr>
        <w:t>m</w:t>
      </w:r>
      <w:r>
        <w:rPr>
          <w:kern w:val="0"/>
          <w:sz w:val="24"/>
        </w:rPr>
        <w:t xml:space="preserve"> and an indicator </w:t>
      </w:r>
      <w:r>
        <w:rPr>
          <w:rFonts w:hint="eastAsia"/>
          <w:kern w:val="0"/>
          <w:sz w:val="24"/>
        </w:rPr>
        <w:t>shall</w:t>
      </w:r>
      <w:r>
        <w:rPr>
          <w:kern w:val="0"/>
          <w:sz w:val="24"/>
        </w:rPr>
        <w:t xml:space="preserve"> be </w:t>
      </w:r>
      <w:r>
        <w:rPr>
          <w:spacing w:val="-2"/>
          <w:kern w:val="0"/>
          <w:sz w:val="24"/>
        </w:rPr>
        <w:t>m</w:t>
      </w:r>
      <w:r>
        <w:rPr>
          <w:kern w:val="0"/>
          <w:sz w:val="24"/>
        </w:rPr>
        <w:t>ounted in the passage in vicinity of the lobby. One (1) ozone generator shall be provided in vegetable roo</w:t>
      </w:r>
      <w:r>
        <w:rPr>
          <w:spacing w:val="-2"/>
          <w:kern w:val="0"/>
          <w:sz w:val="24"/>
        </w:rPr>
        <w:t>m</w:t>
      </w:r>
      <w:r>
        <w:rPr>
          <w:kern w:val="0"/>
          <w:sz w:val="24"/>
        </w:rPr>
        <w:t>.</w:t>
      </w:r>
    </w:p>
    <w:p w14:paraId="19EE45DC">
      <w:pPr>
        <w:autoSpaceDE w:val="0"/>
        <w:autoSpaceDN w:val="0"/>
        <w:adjustRightInd w:val="0"/>
        <w:spacing w:before="20" w:line="260" w:lineRule="exact"/>
        <w:jc w:val="left"/>
        <w:rPr>
          <w:kern w:val="0"/>
          <w:sz w:val="26"/>
          <w:szCs w:val="26"/>
        </w:rPr>
      </w:pPr>
    </w:p>
    <w:p w14:paraId="57987F6D">
      <w:pPr>
        <w:autoSpaceDE w:val="0"/>
        <w:autoSpaceDN w:val="0"/>
        <w:adjustRightInd w:val="0"/>
        <w:spacing w:line="243" w:lineRule="auto"/>
        <w:ind w:left="1012"/>
        <w:rPr>
          <w:kern w:val="0"/>
          <w:sz w:val="24"/>
        </w:rPr>
      </w:pPr>
      <w:r>
        <w:rPr>
          <w:kern w:val="0"/>
          <w:sz w:val="24"/>
        </w:rPr>
        <w:t>Alarm</w:t>
      </w:r>
      <w:r>
        <w:rPr>
          <w:rFonts w:hint="eastAsia"/>
          <w:kern w:val="0"/>
          <w:sz w:val="24"/>
        </w:rPr>
        <w:t xml:space="preserve"> </w:t>
      </w:r>
      <w:r>
        <w:rPr>
          <w:kern w:val="0"/>
          <w:sz w:val="24"/>
        </w:rPr>
        <w:t>bell</w:t>
      </w:r>
      <w:r>
        <w:rPr>
          <w:rFonts w:hint="eastAsia"/>
          <w:kern w:val="0"/>
          <w:sz w:val="24"/>
        </w:rPr>
        <w:t xml:space="preserve"> </w:t>
      </w:r>
      <w:r>
        <w:rPr>
          <w:kern w:val="0"/>
          <w:sz w:val="24"/>
        </w:rPr>
        <w:t>shall</w:t>
      </w:r>
      <w:r>
        <w:rPr>
          <w:rFonts w:hint="eastAsia"/>
          <w:kern w:val="0"/>
          <w:sz w:val="24"/>
        </w:rPr>
        <w:t xml:space="preserve"> </w:t>
      </w:r>
      <w:r>
        <w:rPr>
          <w:kern w:val="0"/>
          <w:sz w:val="24"/>
        </w:rPr>
        <w:t>be</w:t>
      </w:r>
      <w:r>
        <w:rPr>
          <w:rFonts w:hint="eastAsia"/>
          <w:kern w:val="0"/>
          <w:sz w:val="24"/>
        </w:rPr>
        <w:t xml:space="preserve"> </w:t>
      </w:r>
      <w:r>
        <w:rPr>
          <w:spacing w:val="-1"/>
          <w:kern w:val="0"/>
          <w:sz w:val="24"/>
        </w:rPr>
        <w:t>f</w:t>
      </w:r>
      <w:r>
        <w:rPr>
          <w:kern w:val="0"/>
          <w:sz w:val="24"/>
        </w:rPr>
        <w:t>itted</w:t>
      </w:r>
      <w:r>
        <w:rPr>
          <w:rFonts w:hint="eastAsia"/>
          <w:kern w:val="0"/>
          <w:sz w:val="24"/>
        </w:rPr>
        <w:t xml:space="preserve"> </w:t>
      </w:r>
      <w:r>
        <w:rPr>
          <w:kern w:val="0"/>
          <w:sz w:val="24"/>
        </w:rPr>
        <w:t>in</w:t>
      </w:r>
      <w:r>
        <w:rPr>
          <w:rFonts w:hint="eastAsia"/>
          <w:kern w:val="0"/>
          <w:sz w:val="24"/>
        </w:rPr>
        <w:t xml:space="preserve"> </w:t>
      </w:r>
      <w:r>
        <w:rPr>
          <w:kern w:val="0"/>
          <w:sz w:val="24"/>
        </w:rPr>
        <w:t>galley</w:t>
      </w:r>
      <w:r>
        <w:rPr>
          <w:rFonts w:hint="eastAsia"/>
          <w:kern w:val="0"/>
          <w:sz w:val="24"/>
        </w:rPr>
        <w:t xml:space="preserve"> </w:t>
      </w:r>
      <w:r>
        <w:rPr>
          <w:kern w:val="0"/>
          <w:sz w:val="24"/>
        </w:rPr>
        <w:t>with</w:t>
      </w:r>
      <w:r>
        <w:rPr>
          <w:rFonts w:hint="eastAsia"/>
          <w:kern w:val="0"/>
          <w:sz w:val="24"/>
        </w:rPr>
        <w:t xml:space="preserve"> </w:t>
      </w:r>
      <w:r>
        <w:rPr>
          <w:kern w:val="0"/>
          <w:sz w:val="24"/>
        </w:rPr>
        <w:t>signal</w:t>
      </w:r>
      <w:r>
        <w:rPr>
          <w:rFonts w:hint="eastAsia"/>
          <w:kern w:val="0"/>
          <w:sz w:val="24"/>
        </w:rPr>
        <w:t xml:space="preserve"> </w:t>
      </w:r>
      <w:r>
        <w:rPr>
          <w:kern w:val="0"/>
          <w:sz w:val="24"/>
        </w:rPr>
        <w:t>light</w:t>
      </w:r>
      <w:r>
        <w:rPr>
          <w:rFonts w:hint="eastAsia"/>
          <w:kern w:val="0"/>
          <w:sz w:val="24"/>
        </w:rPr>
        <w:t xml:space="preserve"> </w:t>
      </w:r>
      <w:r>
        <w:rPr>
          <w:kern w:val="0"/>
          <w:sz w:val="24"/>
        </w:rPr>
        <w:t>outside</w:t>
      </w:r>
      <w:r>
        <w:rPr>
          <w:rFonts w:hint="eastAsia"/>
          <w:kern w:val="0"/>
          <w:sz w:val="24"/>
        </w:rPr>
        <w:t xml:space="preserve"> </w:t>
      </w:r>
      <w:r>
        <w:rPr>
          <w:kern w:val="0"/>
          <w:sz w:val="24"/>
        </w:rPr>
        <w:t>the</w:t>
      </w:r>
      <w:r>
        <w:rPr>
          <w:rFonts w:hint="eastAsia"/>
          <w:kern w:val="0"/>
          <w:sz w:val="24"/>
        </w:rPr>
        <w:t xml:space="preserve"> </w:t>
      </w:r>
      <w:r>
        <w:rPr>
          <w:kern w:val="0"/>
          <w:sz w:val="24"/>
        </w:rPr>
        <w:t>co</w:t>
      </w:r>
      <w:r>
        <w:rPr>
          <w:spacing w:val="-2"/>
          <w:kern w:val="0"/>
          <w:sz w:val="24"/>
        </w:rPr>
        <w:t>m</w:t>
      </w:r>
      <w:r>
        <w:rPr>
          <w:kern w:val="0"/>
          <w:sz w:val="24"/>
        </w:rPr>
        <w:t>part</w:t>
      </w:r>
      <w:r>
        <w:rPr>
          <w:spacing w:val="-2"/>
          <w:kern w:val="0"/>
          <w:sz w:val="24"/>
        </w:rPr>
        <w:t>m</w:t>
      </w:r>
      <w:r>
        <w:rPr>
          <w:kern w:val="0"/>
          <w:sz w:val="24"/>
        </w:rPr>
        <w:t>ent</w:t>
      </w:r>
      <w:r>
        <w:rPr>
          <w:rFonts w:hint="eastAsia"/>
          <w:kern w:val="0"/>
          <w:sz w:val="24"/>
        </w:rPr>
        <w:t xml:space="preserve"> </w:t>
      </w:r>
      <w:r>
        <w:rPr>
          <w:kern w:val="0"/>
          <w:sz w:val="24"/>
        </w:rPr>
        <w:t>and</w:t>
      </w:r>
      <w:r>
        <w:rPr>
          <w:rFonts w:hint="eastAsia"/>
          <w:kern w:val="0"/>
          <w:sz w:val="24"/>
        </w:rPr>
        <w:t xml:space="preserve"> </w:t>
      </w:r>
      <w:r>
        <w:rPr>
          <w:kern w:val="0"/>
          <w:sz w:val="24"/>
        </w:rPr>
        <w:t>push button arranged in each cha</w:t>
      </w:r>
      <w:r>
        <w:rPr>
          <w:spacing w:val="-2"/>
          <w:kern w:val="0"/>
          <w:sz w:val="24"/>
        </w:rPr>
        <w:t>m</w:t>
      </w:r>
      <w:r>
        <w:rPr>
          <w:kern w:val="0"/>
          <w:sz w:val="24"/>
        </w:rPr>
        <w:t>ber and lobby. Other details refer to "- Electric Part".</w:t>
      </w:r>
    </w:p>
    <w:p w14:paraId="7EDF04CB">
      <w:pPr>
        <w:autoSpaceDE w:val="0"/>
        <w:autoSpaceDN w:val="0"/>
        <w:adjustRightInd w:val="0"/>
        <w:spacing w:before="20" w:line="260" w:lineRule="exact"/>
        <w:jc w:val="left"/>
        <w:rPr>
          <w:kern w:val="0"/>
          <w:sz w:val="26"/>
          <w:szCs w:val="26"/>
        </w:rPr>
      </w:pPr>
    </w:p>
    <w:p w14:paraId="4CD385A9">
      <w:pPr>
        <w:autoSpaceDE w:val="0"/>
        <w:autoSpaceDN w:val="0"/>
        <w:adjustRightInd w:val="0"/>
        <w:spacing w:line="243" w:lineRule="auto"/>
        <w:ind w:left="1012"/>
        <w:rPr>
          <w:kern w:val="0"/>
          <w:sz w:val="24"/>
        </w:rPr>
      </w:pPr>
      <w:r>
        <w:rPr>
          <w:kern w:val="0"/>
          <w:sz w:val="24"/>
        </w:rPr>
        <w:t>A</w:t>
      </w:r>
      <w:r>
        <w:rPr>
          <w:rFonts w:hint="eastAsia"/>
          <w:kern w:val="0"/>
          <w:sz w:val="24"/>
        </w:rPr>
        <w:t xml:space="preserve"> m</w:t>
      </w:r>
      <w:r>
        <w:rPr>
          <w:kern w:val="0"/>
          <w:sz w:val="24"/>
        </w:rPr>
        <w:t>eat</w:t>
      </w:r>
      <w:r>
        <w:rPr>
          <w:rFonts w:hint="eastAsia"/>
          <w:kern w:val="0"/>
          <w:sz w:val="24"/>
        </w:rPr>
        <w:t xml:space="preserve"> </w:t>
      </w:r>
      <w:r>
        <w:rPr>
          <w:kern w:val="0"/>
          <w:sz w:val="24"/>
        </w:rPr>
        <w:t>chopping</w:t>
      </w:r>
      <w:r>
        <w:rPr>
          <w:rFonts w:hint="eastAsia"/>
          <w:kern w:val="0"/>
          <w:sz w:val="24"/>
        </w:rPr>
        <w:t xml:space="preserve"> </w:t>
      </w:r>
      <w:r>
        <w:rPr>
          <w:kern w:val="0"/>
          <w:sz w:val="24"/>
        </w:rPr>
        <w:t>block</w:t>
      </w:r>
      <w:r>
        <w:rPr>
          <w:rFonts w:hint="eastAsia"/>
          <w:kern w:val="0"/>
          <w:sz w:val="24"/>
        </w:rPr>
        <w:t xml:space="preserve"> </w:t>
      </w:r>
      <w:r>
        <w:rPr>
          <w:kern w:val="0"/>
          <w:sz w:val="24"/>
        </w:rPr>
        <w:t>and</w:t>
      </w:r>
      <w:r>
        <w:rPr>
          <w:rFonts w:hint="eastAsia"/>
          <w:kern w:val="0"/>
          <w:sz w:val="24"/>
        </w:rPr>
        <w:t xml:space="preserve"> </w:t>
      </w:r>
      <w:r>
        <w:rPr>
          <w:kern w:val="0"/>
          <w:sz w:val="24"/>
        </w:rPr>
        <w:t>a</w:t>
      </w:r>
      <w:r>
        <w:rPr>
          <w:rFonts w:hint="eastAsia"/>
          <w:kern w:val="0"/>
          <w:sz w:val="24"/>
        </w:rPr>
        <w:t xml:space="preserve"> </w:t>
      </w:r>
      <w:r>
        <w:rPr>
          <w:kern w:val="0"/>
          <w:sz w:val="24"/>
        </w:rPr>
        <w:t>sink</w:t>
      </w:r>
      <w:r>
        <w:rPr>
          <w:rFonts w:hint="eastAsia"/>
          <w:kern w:val="0"/>
          <w:sz w:val="24"/>
        </w:rPr>
        <w:t xml:space="preserve"> </w:t>
      </w:r>
      <w:r>
        <w:rPr>
          <w:kern w:val="0"/>
          <w:sz w:val="24"/>
        </w:rPr>
        <w:t>with</w:t>
      </w:r>
      <w:r>
        <w:rPr>
          <w:rFonts w:hint="eastAsia"/>
          <w:kern w:val="0"/>
          <w:sz w:val="24"/>
        </w:rPr>
        <w:t xml:space="preserve"> </w:t>
      </w:r>
      <w:r>
        <w:rPr>
          <w:kern w:val="0"/>
          <w:sz w:val="24"/>
        </w:rPr>
        <w:t>fresh</w:t>
      </w:r>
      <w:r>
        <w:rPr>
          <w:rFonts w:hint="eastAsia"/>
          <w:kern w:val="0"/>
          <w:sz w:val="24"/>
        </w:rPr>
        <w:t xml:space="preserve"> </w:t>
      </w:r>
      <w:r>
        <w:rPr>
          <w:kern w:val="0"/>
          <w:sz w:val="24"/>
        </w:rPr>
        <w:t>hot</w:t>
      </w:r>
      <w:r>
        <w:rPr>
          <w:rFonts w:hint="eastAsia"/>
          <w:kern w:val="0"/>
          <w:sz w:val="24"/>
        </w:rPr>
        <w:t xml:space="preserve"> </w:t>
      </w:r>
      <w:r>
        <w:rPr>
          <w:kern w:val="0"/>
          <w:sz w:val="24"/>
        </w:rPr>
        <w:t>and</w:t>
      </w:r>
      <w:r>
        <w:rPr>
          <w:rFonts w:hint="eastAsia"/>
          <w:kern w:val="0"/>
          <w:sz w:val="24"/>
        </w:rPr>
        <w:t xml:space="preserve"> </w:t>
      </w:r>
      <w:r>
        <w:rPr>
          <w:kern w:val="0"/>
          <w:sz w:val="24"/>
        </w:rPr>
        <w:t xml:space="preserve">potable water supply shall be provided </w:t>
      </w:r>
      <w:r>
        <w:rPr>
          <w:rFonts w:hint="eastAsia"/>
          <w:kern w:val="0"/>
          <w:sz w:val="24"/>
        </w:rPr>
        <w:t>in lobby</w:t>
      </w:r>
      <w:r>
        <w:rPr>
          <w:kern w:val="0"/>
          <w:sz w:val="24"/>
        </w:rPr>
        <w:t>.</w:t>
      </w:r>
    </w:p>
    <w:p w14:paraId="1E0BC64E">
      <w:pPr>
        <w:autoSpaceDE w:val="0"/>
        <w:autoSpaceDN w:val="0"/>
        <w:adjustRightInd w:val="0"/>
        <w:spacing w:before="20" w:line="260" w:lineRule="exact"/>
        <w:jc w:val="left"/>
        <w:rPr>
          <w:kern w:val="0"/>
          <w:sz w:val="26"/>
          <w:szCs w:val="26"/>
        </w:rPr>
      </w:pPr>
    </w:p>
    <w:p w14:paraId="30937EA4">
      <w:pPr>
        <w:autoSpaceDE w:val="0"/>
        <w:autoSpaceDN w:val="0"/>
        <w:adjustRightInd w:val="0"/>
        <w:spacing w:line="495" w:lineRule="auto"/>
        <w:ind w:left="1012"/>
        <w:jc w:val="left"/>
        <w:rPr>
          <w:kern w:val="0"/>
          <w:sz w:val="24"/>
        </w:rPr>
      </w:pPr>
      <w:r>
        <w:rPr>
          <w:kern w:val="0"/>
          <w:sz w:val="24"/>
        </w:rPr>
        <w:t xml:space="preserve">Plastic gratings shall be </w:t>
      </w:r>
      <w:r>
        <w:rPr>
          <w:spacing w:val="-1"/>
          <w:kern w:val="0"/>
          <w:sz w:val="24"/>
        </w:rPr>
        <w:t>f</w:t>
      </w:r>
      <w:r>
        <w:rPr>
          <w:kern w:val="0"/>
          <w:sz w:val="24"/>
        </w:rPr>
        <w:t xml:space="preserve">itted on the </w:t>
      </w:r>
      <w:r>
        <w:rPr>
          <w:spacing w:val="-1"/>
          <w:kern w:val="0"/>
          <w:sz w:val="24"/>
        </w:rPr>
        <w:t>f</w:t>
      </w:r>
      <w:r>
        <w:rPr>
          <w:spacing w:val="1"/>
          <w:kern w:val="0"/>
          <w:sz w:val="24"/>
        </w:rPr>
        <w:t>l</w:t>
      </w:r>
      <w:r>
        <w:rPr>
          <w:kern w:val="0"/>
          <w:sz w:val="24"/>
        </w:rPr>
        <w:t>oor.</w:t>
      </w:r>
    </w:p>
    <w:p w14:paraId="49DA97F5">
      <w:pPr>
        <w:autoSpaceDE w:val="0"/>
        <w:autoSpaceDN w:val="0"/>
        <w:adjustRightInd w:val="0"/>
        <w:ind w:left="1012"/>
        <w:jc w:val="left"/>
        <w:rPr>
          <w:kern w:val="0"/>
          <w:sz w:val="24"/>
        </w:rPr>
      </w:pPr>
      <w:r>
        <w:rPr>
          <w:spacing w:val="-2"/>
          <w:kern w:val="0"/>
          <w:sz w:val="24"/>
        </w:rPr>
        <w:t>W</w:t>
      </w:r>
      <w:r>
        <w:rPr>
          <w:kern w:val="0"/>
          <w:sz w:val="24"/>
        </w:rPr>
        <w:t xml:space="preserve">ater seal scupper </w:t>
      </w:r>
      <w:r>
        <w:rPr>
          <w:rFonts w:hint="eastAsia"/>
          <w:kern w:val="0"/>
          <w:sz w:val="24"/>
        </w:rPr>
        <w:t>shall</w:t>
      </w:r>
      <w:r>
        <w:rPr>
          <w:kern w:val="0"/>
          <w:sz w:val="24"/>
        </w:rPr>
        <w:t xml:space="preserve"> be provided for each co</w:t>
      </w:r>
      <w:r>
        <w:rPr>
          <w:spacing w:val="-2"/>
          <w:kern w:val="0"/>
          <w:sz w:val="24"/>
        </w:rPr>
        <w:t>m</w:t>
      </w:r>
      <w:r>
        <w:rPr>
          <w:kern w:val="0"/>
          <w:sz w:val="24"/>
        </w:rPr>
        <w:t>part</w:t>
      </w:r>
      <w:r>
        <w:rPr>
          <w:spacing w:val="-2"/>
          <w:kern w:val="0"/>
          <w:sz w:val="24"/>
        </w:rPr>
        <w:t>m</w:t>
      </w:r>
      <w:r>
        <w:rPr>
          <w:kern w:val="0"/>
          <w:sz w:val="24"/>
        </w:rPr>
        <w:t>ent.</w:t>
      </w:r>
    </w:p>
    <w:p w14:paraId="3CCB2EF6">
      <w:pPr>
        <w:autoSpaceDE w:val="0"/>
        <w:autoSpaceDN w:val="0"/>
        <w:adjustRightInd w:val="0"/>
        <w:spacing w:before="3" w:line="280" w:lineRule="exact"/>
        <w:jc w:val="left"/>
        <w:rPr>
          <w:kern w:val="0"/>
          <w:sz w:val="28"/>
          <w:szCs w:val="28"/>
        </w:rPr>
      </w:pPr>
    </w:p>
    <w:p w14:paraId="1FF10EDF">
      <w:pPr>
        <w:pStyle w:val="5"/>
        <w:ind w:left="42"/>
      </w:pPr>
      <w:r>
        <w:rPr>
          <w:rFonts w:hint="eastAsia"/>
        </w:rPr>
        <w:t>3.6.</w:t>
      </w:r>
      <w:r>
        <w:t>1.5</w:t>
      </w:r>
      <w:r>
        <w:tab/>
      </w:r>
      <w:r>
        <w:t>Refrigerating Plant</w:t>
      </w:r>
    </w:p>
    <w:p w14:paraId="2813422F">
      <w:pPr>
        <w:autoSpaceDE w:val="0"/>
        <w:autoSpaceDN w:val="0"/>
        <w:adjustRightInd w:val="0"/>
        <w:spacing w:before="4" w:line="240" w:lineRule="exact"/>
        <w:jc w:val="left"/>
        <w:rPr>
          <w:kern w:val="0"/>
          <w:sz w:val="24"/>
        </w:rPr>
      </w:pPr>
    </w:p>
    <w:p w14:paraId="00F3753A">
      <w:pPr>
        <w:autoSpaceDE w:val="0"/>
        <w:autoSpaceDN w:val="0"/>
        <w:adjustRightInd w:val="0"/>
        <w:spacing w:line="243" w:lineRule="auto"/>
        <w:ind w:left="1012"/>
        <w:rPr>
          <w:kern w:val="0"/>
          <w:sz w:val="24"/>
        </w:rPr>
      </w:pPr>
      <w:r>
        <w:rPr>
          <w:kern w:val="0"/>
          <w:sz w:val="24"/>
        </w:rPr>
        <w:t>The refrigerating system shall be of refrigerant R-40</w:t>
      </w:r>
      <w:r>
        <w:rPr>
          <w:rFonts w:hint="eastAsia"/>
          <w:kern w:val="0"/>
          <w:sz w:val="24"/>
        </w:rPr>
        <w:t>7C</w:t>
      </w:r>
      <w:r>
        <w:rPr>
          <w:kern w:val="0"/>
          <w:sz w:val="24"/>
        </w:rPr>
        <w:t>direct expansion with automatic control device</w:t>
      </w:r>
      <w:r>
        <w:rPr>
          <w:rFonts w:hint="eastAsia"/>
          <w:kern w:val="0"/>
          <w:sz w:val="24"/>
        </w:rPr>
        <w:t>.</w:t>
      </w:r>
      <w:r>
        <w:rPr>
          <w:rFonts w:hint="eastAsia"/>
          <w:kern w:val="0"/>
          <w:sz w:val="24"/>
        </w:rPr>
        <w:tab/>
      </w:r>
    </w:p>
    <w:p w14:paraId="4F9316C8">
      <w:pPr>
        <w:autoSpaceDE w:val="0"/>
        <w:autoSpaceDN w:val="0"/>
        <w:adjustRightInd w:val="0"/>
        <w:spacing w:before="20" w:line="260" w:lineRule="exact"/>
        <w:jc w:val="left"/>
        <w:rPr>
          <w:kern w:val="0"/>
          <w:sz w:val="26"/>
          <w:szCs w:val="26"/>
        </w:rPr>
      </w:pPr>
    </w:p>
    <w:p w14:paraId="739F8CAC">
      <w:pPr>
        <w:autoSpaceDE w:val="0"/>
        <w:autoSpaceDN w:val="0"/>
        <w:adjustRightInd w:val="0"/>
        <w:spacing w:line="243" w:lineRule="auto"/>
        <w:ind w:left="1012"/>
        <w:rPr>
          <w:kern w:val="0"/>
          <w:sz w:val="24"/>
        </w:rPr>
      </w:pPr>
      <w:r>
        <w:rPr>
          <w:kern w:val="0"/>
          <w:sz w:val="24"/>
        </w:rPr>
        <w:t>Two(2)</w:t>
      </w:r>
      <w:r>
        <w:rPr>
          <w:rFonts w:hint="eastAsia"/>
          <w:kern w:val="0"/>
          <w:sz w:val="24"/>
        </w:rPr>
        <w:t xml:space="preserve"> </w:t>
      </w:r>
      <w:r>
        <w:rPr>
          <w:kern w:val="0"/>
          <w:sz w:val="24"/>
        </w:rPr>
        <w:t>sets</w:t>
      </w:r>
      <w:r>
        <w:rPr>
          <w:rFonts w:hint="eastAsia"/>
          <w:kern w:val="0"/>
          <w:sz w:val="24"/>
        </w:rPr>
        <w:t xml:space="preserve"> </w:t>
      </w:r>
      <w:r>
        <w:rPr>
          <w:kern w:val="0"/>
          <w:sz w:val="24"/>
        </w:rPr>
        <w:t>of</w:t>
      </w:r>
      <w:r>
        <w:rPr>
          <w:rFonts w:hint="eastAsia"/>
          <w:kern w:val="0"/>
          <w:sz w:val="24"/>
        </w:rPr>
        <w:t xml:space="preserve"> </w:t>
      </w:r>
      <w:r>
        <w:rPr>
          <w:kern w:val="0"/>
          <w:sz w:val="24"/>
        </w:rPr>
        <w:t>condensing</w:t>
      </w:r>
      <w:r>
        <w:rPr>
          <w:rFonts w:hint="eastAsia"/>
          <w:kern w:val="0"/>
          <w:sz w:val="24"/>
        </w:rPr>
        <w:t xml:space="preserve"> </w:t>
      </w:r>
      <w:r>
        <w:rPr>
          <w:kern w:val="0"/>
          <w:sz w:val="24"/>
        </w:rPr>
        <w:t>unit</w:t>
      </w:r>
      <w:r>
        <w:rPr>
          <w:rFonts w:hint="eastAsia"/>
          <w:kern w:val="0"/>
          <w:sz w:val="24"/>
        </w:rPr>
        <w:t xml:space="preserve"> </w:t>
      </w:r>
      <w:r>
        <w:rPr>
          <w:kern w:val="0"/>
          <w:sz w:val="24"/>
        </w:rPr>
        <w:t>shall</w:t>
      </w:r>
      <w:r>
        <w:rPr>
          <w:rFonts w:hint="eastAsia"/>
          <w:kern w:val="0"/>
          <w:sz w:val="24"/>
        </w:rPr>
        <w:t xml:space="preserve"> </w:t>
      </w:r>
      <w:r>
        <w:rPr>
          <w:kern w:val="0"/>
          <w:sz w:val="24"/>
        </w:rPr>
        <w:t>be</w:t>
      </w:r>
      <w:r>
        <w:rPr>
          <w:rFonts w:hint="eastAsia"/>
          <w:kern w:val="0"/>
          <w:sz w:val="24"/>
        </w:rPr>
        <w:t xml:space="preserve"> </w:t>
      </w:r>
      <w:r>
        <w:rPr>
          <w:kern w:val="0"/>
          <w:sz w:val="24"/>
        </w:rPr>
        <w:t>arranged</w:t>
      </w:r>
      <w:r>
        <w:rPr>
          <w:rFonts w:hint="eastAsia"/>
          <w:kern w:val="0"/>
          <w:sz w:val="24"/>
        </w:rPr>
        <w:t xml:space="preserve"> </w:t>
      </w:r>
      <w:r>
        <w:rPr>
          <w:kern w:val="0"/>
          <w:sz w:val="24"/>
        </w:rPr>
        <w:t>in</w:t>
      </w:r>
      <w:r>
        <w:rPr>
          <w:rFonts w:hint="eastAsia"/>
          <w:kern w:val="0"/>
          <w:sz w:val="24"/>
        </w:rPr>
        <w:t xml:space="preserve"> A</w:t>
      </w:r>
      <w:r>
        <w:rPr>
          <w:kern w:val="0"/>
          <w:sz w:val="24"/>
        </w:rPr>
        <w:t>ir conditioning unit room(</w:t>
      </w:r>
      <w:r>
        <w:rPr>
          <w:spacing w:val="7"/>
          <w:kern w:val="0"/>
          <w:sz w:val="24"/>
        </w:rPr>
        <w:t xml:space="preserve">one </w:t>
      </w:r>
      <w:r>
        <w:rPr>
          <w:kern w:val="0"/>
          <w:sz w:val="24"/>
        </w:rPr>
        <w:t>as</w:t>
      </w:r>
      <w:r>
        <w:rPr>
          <w:rFonts w:hint="eastAsia"/>
          <w:kern w:val="0"/>
          <w:sz w:val="24"/>
        </w:rPr>
        <w:t xml:space="preserve"> </w:t>
      </w:r>
      <w:r>
        <w:rPr>
          <w:kern w:val="0"/>
          <w:sz w:val="24"/>
        </w:rPr>
        <w:t>stand-by</w:t>
      </w:r>
      <w:r>
        <w:rPr>
          <w:spacing w:val="7"/>
          <w:kern w:val="0"/>
          <w:sz w:val="24"/>
        </w:rPr>
        <w:t xml:space="preserve">) </w:t>
      </w:r>
      <w:r>
        <w:rPr>
          <w:kern w:val="0"/>
          <w:sz w:val="24"/>
        </w:rPr>
        <w:t>and each</w:t>
      </w:r>
      <w:r>
        <w:rPr>
          <w:rFonts w:hint="eastAsia"/>
          <w:kern w:val="0"/>
          <w:sz w:val="24"/>
        </w:rPr>
        <w:t xml:space="preserve"> </w:t>
      </w:r>
      <w:r>
        <w:rPr>
          <w:kern w:val="0"/>
          <w:sz w:val="24"/>
        </w:rPr>
        <w:t>unit</w:t>
      </w:r>
      <w:r>
        <w:rPr>
          <w:rFonts w:hint="eastAsia"/>
          <w:kern w:val="0"/>
          <w:sz w:val="24"/>
        </w:rPr>
        <w:t xml:space="preserve"> </w:t>
      </w:r>
      <w:r>
        <w:rPr>
          <w:kern w:val="0"/>
          <w:sz w:val="24"/>
        </w:rPr>
        <w:t>shall</w:t>
      </w:r>
      <w:r>
        <w:rPr>
          <w:rFonts w:hint="eastAsia"/>
          <w:kern w:val="0"/>
          <w:sz w:val="24"/>
        </w:rPr>
        <w:t xml:space="preserve"> </w:t>
      </w:r>
      <w:r>
        <w:rPr>
          <w:kern w:val="0"/>
          <w:sz w:val="24"/>
        </w:rPr>
        <w:t>be</w:t>
      </w:r>
      <w:r>
        <w:rPr>
          <w:rFonts w:hint="eastAsia"/>
          <w:kern w:val="0"/>
          <w:sz w:val="24"/>
        </w:rPr>
        <w:t xml:space="preserve"> </w:t>
      </w:r>
      <w:r>
        <w:rPr>
          <w:kern w:val="0"/>
          <w:sz w:val="24"/>
        </w:rPr>
        <w:t>consisted</w:t>
      </w:r>
      <w:r>
        <w:rPr>
          <w:rFonts w:hint="eastAsia"/>
          <w:kern w:val="0"/>
          <w:sz w:val="24"/>
        </w:rPr>
        <w:t xml:space="preserve"> </w:t>
      </w:r>
      <w:r>
        <w:rPr>
          <w:kern w:val="0"/>
          <w:sz w:val="24"/>
        </w:rPr>
        <w:t>of</w:t>
      </w:r>
      <w:r>
        <w:rPr>
          <w:rFonts w:hint="eastAsia"/>
          <w:kern w:val="0"/>
          <w:sz w:val="24"/>
        </w:rPr>
        <w:t xml:space="preserve"> </w:t>
      </w:r>
      <w:r>
        <w:rPr>
          <w:kern w:val="0"/>
          <w:sz w:val="24"/>
        </w:rPr>
        <w:t>co</w:t>
      </w:r>
      <w:r>
        <w:rPr>
          <w:spacing w:val="-2"/>
          <w:kern w:val="0"/>
          <w:sz w:val="24"/>
        </w:rPr>
        <w:t>m</w:t>
      </w:r>
      <w:r>
        <w:rPr>
          <w:kern w:val="0"/>
          <w:sz w:val="24"/>
        </w:rPr>
        <w:t>pressor</w:t>
      </w:r>
      <w:r>
        <w:rPr>
          <w:rFonts w:hint="eastAsia"/>
          <w:kern w:val="0"/>
          <w:sz w:val="24"/>
        </w:rPr>
        <w:t xml:space="preserve"> </w:t>
      </w:r>
      <w:r>
        <w:rPr>
          <w:spacing w:val="-1"/>
          <w:kern w:val="0"/>
          <w:sz w:val="24"/>
        </w:rPr>
        <w:t>a</w:t>
      </w:r>
      <w:r>
        <w:rPr>
          <w:kern w:val="0"/>
          <w:sz w:val="24"/>
        </w:rPr>
        <w:t>nd</w:t>
      </w:r>
      <w:r>
        <w:rPr>
          <w:rFonts w:hint="eastAsia"/>
          <w:kern w:val="0"/>
          <w:sz w:val="24"/>
        </w:rPr>
        <w:t xml:space="preserve"> </w:t>
      </w:r>
      <w:r>
        <w:rPr>
          <w:kern w:val="0"/>
          <w:sz w:val="24"/>
        </w:rPr>
        <w:t>condenser</w:t>
      </w:r>
      <w:r>
        <w:rPr>
          <w:rFonts w:hint="eastAsia"/>
          <w:kern w:val="0"/>
          <w:sz w:val="24"/>
        </w:rPr>
        <w:t xml:space="preserve"> </w:t>
      </w:r>
      <w:r>
        <w:rPr>
          <w:kern w:val="0"/>
          <w:sz w:val="24"/>
        </w:rPr>
        <w:t>and</w:t>
      </w:r>
      <w:r>
        <w:rPr>
          <w:rFonts w:hint="eastAsia"/>
          <w:kern w:val="0"/>
          <w:sz w:val="24"/>
        </w:rPr>
        <w:t xml:space="preserve"> </w:t>
      </w:r>
      <w:r>
        <w:rPr>
          <w:kern w:val="0"/>
          <w:sz w:val="24"/>
        </w:rPr>
        <w:t>necessary</w:t>
      </w:r>
      <w:r>
        <w:rPr>
          <w:rFonts w:hint="eastAsia"/>
          <w:kern w:val="0"/>
          <w:sz w:val="24"/>
        </w:rPr>
        <w:t xml:space="preserve"> </w:t>
      </w:r>
      <w:r>
        <w:rPr>
          <w:kern w:val="0"/>
          <w:sz w:val="24"/>
        </w:rPr>
        <w:t>accessories</w:t>
      </w:r>
      <w:r>
        <w:rPr>
          <w:rFonts w:hint="eastAsia"/>
          <w:kern w:val="0"/>
          <w:sz w:val="24"/>
        </w:rPr>
        <w:t xml:space="preserve"> </w:t>
      </w:r>
      <w:r>
        <w:rPr>
          <w:kern w:val="0"/>
          <w:sz w:val="24"/>
        </w:rPr>
        <w:t xml:space="preserve">as per </w:t>
      </w:r>
      <w:r>
        <w:rPr>
          <w:rFonts w:hint="eastAsia"/>
          <w:spacing w:val="-2"/>
          <w:kern w:val="0"/>
          <w:sz w:val="24"/>
        </w:rPr>
        <w:t>M</w:t>
      </w:r>
      <w:r>
        <w:rPr>
          <w:kern w:val="0"/>
          <w:sz w:val="24"/>
        </w:rPr>
        <w:t>aker’s standard.</w:t>
      </w:r>
    </w:p>
    <w:p w14:paraId="59D0EC89">
      <w:pPr>
        <w:autoSpaceDE w:val="0"/>
        <w:autoSpaceDN w:val="0"/>
        <w:adjustRightInd w:val="0"/>
        <w:spacing w:line="243" w:lineRule="auto"/>
        <w:ind w:left="1012"/>
        <w:rPr>
          <w:kern w:val="0"/>
          <w:sz w:val="24"/>
        </w:rPr>
      </w:pPr>
    </w:p>
    <w:p w14:paraId="3FB50F15">
      <w:pPr>
        <w:autoSpaceDE w:val="0"/>
        <w:autoSpaceDN w:val="0"/>
        <w:adjustRightInd w:val="0"/>
        <w:spacing w:line="243" w:lineRule="auto"/>
        <w:ind w:left="1012"/>
        <w:rPr>
          <w:kern w:val="0"/>
          <w:sz w:val="24"/>
        </w:rPr>
      </w:pPr>
      <w:r>
        <w:rPr>
          <w:kern w:val="0"/>
          <w:sz w:val="24"/>
        </w:rPr>
        <w:t xml:space="preserve">Cooling water shall be supplied by low temperature cooling F.W. system in engine room. </w:t>
      </w:r>
    </w:p>
    <w:p w14:paraId="325512B7">
      <w:pPr>
        <w:autoSpaceDE w:val="0"/>
        <w:autoSpaceDN w:val="0"/>
        <w:adjustRightInd w:val="0"/>
        <w:spacing w:line="243" w:lineRule="auto"/>
        <w:ind w:left="1012"/>
        <w:rPr>
          <w:kern w:val="0"/>
          <w:sz w:val="24"/>
        </w:rPr>
      </w:pPr>
    </w:p>
    <w:p w14:paraId="00368456">
      <w:pPr>
        <w:autoSpaceDE w:val="0"/>
        <w:autoSpaceDN w:val="0"/>
        <w:adjustRightInd w:val="0"/>
        <w:spacing w:line="243" w:lineRule="auto"/>
        <w:ind w:left="1012"/>
        <w:rPr>
          <w:kern w:val="0"/>
          <w:sz w:val="24"/>
        </w:rPr>
      </w:pPr>
      <w:r>
        <w:rPr>
          <w:kern w:val="0"/>
          <w:sz w:val="24"/>
        </w:rPr>
        <w:t>The refrigerating plant shall be capable to maintain the specified temperatures with one(1) compressor working at full load not more than 1</w:t>
      </w:r>
      <w:r>
        <w:rPr>
          <w:rFonts w:hint="eastAsia"/>
          <w:kern w:val="0"/>
          <w:sz w:val="24"/>
        </w:rPr>
        <w:t xml:space="preserve">6 </w:t>
      </w:r>
      <w:r>
        <w:rPr>
          <w:kern w:val="0"/>
          <w:sz w:val="24"/>
        </w:rPr>
        <w:t>hours per day. The other</w:t>
      </w:r>
      <w:r>
        <w:rPr>
          <w:rFonts w:hint="eastAsia"/>
          <w:kern w:val="0"/>
          <w:sz w:val="24"/>
        </w:rPr>
        <w:t xml:space="preserve"> </w:t>
      </w:r>
      <w:r>
        <w:rPr>
          <w:kern w:val="0"/>
          <w:sz w:val="24"/>
        </w:rPr>
        <w:t xml:space="preserve">compressor </w:t>
      </w:r>
      <w:r>
        <w:rPr>
          <w:rFonts w:hint="eastAsia"/>
          <w:kern w:val="0"/>
          <w:sz w:val="24"/>
        </w:rPr>
        <w:t>shall</w:t>
      </w:r>
      <w:r>
        <w:rPr>
          <w:kern w:val="0"/>
          <w:sz w:val="24"/>
        </w:rPr>
        <w:t xml:space="preserve"> serve as standby. Cooling down to specified temperatures shall be worked</w:t>
      </w:r>
      <w:r>
        <w:rPr>
          <w:rFonts w:hint="eastAsia"/>
          <w:kern w:val="0"/>
          <w:sz w:val="24"/>
        </w:rPr>
        <w:t xml:space="preserve"> </w:t>
      </w:r>
      <w:r>
        <w:rPr>
          <w:kern w:val="0"/>
          <w:sz w:val="24"/>
        </w:rPr>
        <w:t>by two compressors. Ambient temperature of atmosphere shall be based on 35</w:t>
      </w:r>
      <w:r>
        <w:rPr>
          <w:rFonts w:ascii="Symbol" w:hAnsi="Symbol" w:eastAsia="Arial Unicode MS" w:cs="Symbol"/>
          <w:color w:val="000000"/>
          <w:kern w:val="0"/>
          <w:sz w:val="24"/>
        </w:rPr>
        <w:t></w:t>
      </w:r>
      <w:r>
        <w:rPr>
          <w:rFonts w:eastAsia="Arial Unicode MS"/>
          <w:color w:val="000000"/>
          <w:kern w:val="0"/>
          <w:sz w:val="24"/>
        </w:rPr>
        <w:t>C</w:t>
      </w:r>
      <w:r>
        <w:rPr>
          <w:kern w:val="0"/>
          <w:sz w:val="24"/>
        </w:rPr>
        <w:t xml:space="preserve"> and cooling water temperature of 36</w:t>
      </w:r>
      <w:r>
        <w:rPr>
          <w:rFonts w:ascii="Symbol" w:hAnsi="Symbol" w:eastAsia="Arial Unicode MS" w:cs="Symbol"/>
          <w:color w:val="000000"/>
          <w:kern w:val="0"/>
          <w:sz w:val="24"/>
        </w:rPr>
        <w:t></w:t>
      </w:r>
      <w:r>
        <w:rPr>
          <w:rFonts w:eastAsia="Arial Unicode MS"/>
          <w:color w:val="000000"/>
          <w:kern w:val="0"/>
          <w:sz w:val="24"/>
        </w:rPr>
        <w:t>C</w:t>
      </w:r>
      <w:r>
        <w:rPr>
          <w:kern w:val="0"/>
          <w:sz w:val="24"/>
        </w:rPr>
        <w:t>. Compressors shall be automatically started and stopped to maintain the specified temperatures.</w:t>
      </w:r>
    </w:p>
    <w:p w14:paraId="101054A4">
      <w:pPr>
        <w:autoSpaceDE w:val="0"/>
        <w:autoSpaceDN w:val="0"/>
        <w:adjustRightInd w:val="0"/>
        <w:spacing w:line="243" w:lineRule="auto"/>
        <w:ind w:left="1012"/>
        <w:rPr>
          <w:kern w:val="0"/>
          <w:sz w:val="24"/>
        </w:rPr>
      </w:pPr>
    </w:p>
    <w:p w14:paraId="3AECF5CA">
      <w:pPr>
        <w:autoSpaceDE w:val="0"/>
        <w:autoSpaceDN w:val="0"/>
        <w:adjustRightInd w:val="0"/>
        <w:ind w:left="1012"/>
        <w:rPr>
          <w:kern w:val="0"/>
          <w:sz w:val="24"/>
        </w:rPr>
      </w:pPr>
      <w:r>
        <w:rPr>
          <w:kern w:val="0"/>
          <w:sz w:val="24"/>
        </w:rPr>
        <w:t>Each</w:t>
      </w:r>
      <w:r>
        <w:rPr>
          <w:rFonts w:hint="eastAsia"/>
          <w:kern w:val="0"/>
          <w:sz w:val="24"/>
        </w:rPr>
        <w:t xml:space="preserve"> </w:t>
      </w:r>
      <w:r>
        <w:rPr>
          <w:kern w:val="0"/>
          <w:sz w:val="24"/>
        </w:rPr>
        <w:t>co</w:t>
      </w:r>
      <w:r>
        <w:rPr>
          <w:spacing w:val="-2"/>
          <w:kern w:val="0"/>
          <w:sz w:val="24"/>
        </w:rPr>
        <w:t>m</w:t>
      </w:r>
      <w:r>
        <w:rPr>
          <w:kern w:val="0"/>
          <w:sz w:val="24"/>
        </w:rPr>
        <w:t>part</w:t>
      </w:r>
      <w:r>
        <w:rPr>
          <w:spacing w:val="-2"/>
          <w:kern w:val="0"/>
          <w:sz w:val="24"/>
        </w:rPr>
        <w:t>m</w:t>
      </w:r>
      <w:r>
        <w:rPr>
          <w:kern w:val="0"/>
          <w:sz w:val="24"/>
        </w:rPr>
        <w:t>ent</w:t>
      </w:r>
      <w:r>
        <w:rPr>
          <w:rFonts w:hint="eastAsia"/>
          <w:kern w:val="0"/>
          <w:sz w:val="24"/>
        </w:rPr>
        <w:t xml:space="preserve"> </w:t>
      </w:r>
      <w:r>
        <w:rPr>
          <w:kern w:val="0"/>
          <w:sz w:val="24"/>
        </w:rPr>
        <w:t>shall</w:t>
      </w:r>
      <w:r>
        <w:rPr>
          <w:rFonts w:hint="eastAsia"/>
          <w:kern w:val="0"/>
          <w:sz w:val="24"/>
        </w:rPr>
        <w:t xml:space="preserve"> </w:t>
      </w:r>
      <w:r>
        <w:rPr>
          <w:kern w:val="0"/>
          <w:sz w:val="24"/>
        </w:rPr>
        <w:t>be</w:t>
      </w:r>
      <w:r>
        <w:rPr>
          <w:rFonts w:hint="eastAsia"/>
          <w:kern w:val="0"/>
          <w:sz w:val="24"/>
        </w:rPr>
        <w:t xml:space="preserve"> </w:t>
      </w:r>
      <w:r>
        <w:rPr>
          <w:kern w:val="0"/>
          <w:sz w:val="24"/>
        </w:rPr>
        <w:t>cooled</w:t>
      </w:r>
      <w:r>
        <w:rPr>
          <w:rFonts w:hint="eastAsia"/>
          <w:kern w:val="0"/>
          <w:sz w:val="24"/>
        </w:rPr>
        <w:t xml:space="preserve"> </w:t>
      </w:r>
      <w:r>
        <w:rPr>
          <w:kern w:val="0"/>
          <w:sz w:val="24"/>
        </w:rPr>
        <w:t>by</w:t>
      </w:r>
      <w:r>
        <w:rPr>
          <w:rFonts w:hint="eastAsia"/>
          <w:kern w:val="0"/>
          <w:sz w:val="24"/>
        </w:rPr>
        <w:t xml:space="preserve"> </w:t>
      </w:r>
      <w:r>
        <w:rPr>
          <w:kern w:val="0"/>
          <w:sz w:val="24"/>
        </w:rPr>
        <w:t>one</w:t>
      </w:r>
      <w:r>
        <w:rPr>
          <w:rFonts w:hint="eastAsia"/>
          <w:kern w:val="0"/>
          <w:sz w:val="24"/>
        </w:rPr>
        <w:t xml:space="preserve"> </w:t>
      </w:r>
      <w:r>
        <w:rPr>
          <w:kern w:val="0"/>
          <w:sz w:val="24"/>
        </w:rPr>
        <w:t>(1)</w:t>
      </w:r>
      <w:r>
        <w:rPr>
          <w:rFonts w:hint="eastAsia"/>
          <w:kern w:val="0"/>
          <w:sz w:val="24"/>
        </w:rPr>
        <w:t xml:space="preserve"> </w:t>
      </w:r>
      <w:r>
        <w:rPr>
          <w:kern w:val="0"/>
          <w:sz w:val="24"/>
        </w:rPr>
        <w:t>ceiling</w:t>
      </w:r>
      <w:r>
        <w:rPr>
          <w:rFonts w:hint="eastAsia"/>
          <w:kern w:val="0"/>
          <w:sz w:val="24"/>
        </w:rPr>
        <w:t xml:space="preserve"> </w:t>
      </w:r>
      <w:r>
        <w:rPr>
          <w:kern w:val="0"/>
          <w:sz w:val="24"/>
        </w:rPr>
        <w:t>unit</w:t>
      </w:r>
      <w:r>
        <w:rPr>
          <w:rFonts w:hint="eastAsia"/>
          <w:kern w:val="0"/>
          <w:sz w:val="24"/>
        </w:rPr>
        <w:t xml:space="preserve"> </w:t>
      </w:r>
      <w:r>
        <w:rPr>
          <w:kern w:val="0"/>
          <w:sz w:val="24"/>
        </w:rPr>
        <w:t>cooler.</w:t>
      </w:r>
      <w:r>
        <w:rPr>
          <w:rFonts w:hint="eastAsia"/>
          <w:kern w:val="0"/>
          <w:sz w:val="24"/>
        </w:rPr>
        <w:t xml:space="preserve"> </w:t>
      </w:r>
      <w:r>
        <w:rPr>
          <w:kern w:val="0"/>
          <w:sz w:val="24"/>
        </w:rPr>
        <w:t>Diffuser</w:t>
      </w:r>
      <w:r>
        <w:rPr>
          <w:rFonts w:hint="eastAsia"/>
          <w:kern w:val="0"/>
          <w:sz w:val="24"/>
        </w:rPr>
        <w:t xml:space="preserve"> </w:t>
      </w:r>
      <w:r>
        <w:rPr>
          <w:kern w:val="0"/>
          <w:sz w:val="24"/>
        </w:rPr>
        <w:t>shall</w:t>
      </w:r>
      <w:r>
        <w:rPr>
          <w:rFonts w:hint="eastAsia"/>
          <w:kern w:val="0"/>
          <w:sz w:val="24"/>
        </w:rPr>
        <w:t xml:space="preserve"> </w:t>
      </w:r>
      <w:r>
        <w:rPr>
          <w:kern w:val="0"/>
          <w:sz w:val="24"/>
        </w:rPr>
        <w:t>consist</w:t>
      </w:r>
      <w:r>
        <w:rPr>
          <w:rFonts w:hint="eastAsia"/>
          <w:kern w:val="0"/>
          <w:sz w:val="24"/>
        </w:rPr>
        <w:t xml:space="preserve"> </w:t>
      </w:r>
      <w:r>
        <w:rPr>
          <w:kern w:val="0"/>
          <w:sz w:val="24"/>
        </w:rPr>
        <w:t>of</w:t>
      </w:r>
      <w:r>
        <w:rPr>
          <w:rFonts w:hint="eastAsia"/>
          <w:kern w:val="0"/>
          <w:sz w:val="24"/>
        </w:rPr>
        <w:t xml:space="preserve"> </w:t>
      </w:r>
      <w:r>
        <w:rPr>
          <w:kern w:val="0"/>
          <w:sz w:val="24"/>
        </w:rPr>
        <w:t>an</w:t>
      </w:r>
      <w:r>
        <w:rPr>
          <w:rFonts w:hint="eastAsia"/>
          <w:kern w:val="0"/>
          <w:sz w:val="24"/>
        </w:rPr>
        <w:t xml:space="preserve"> </w:t>
      </w:r>
      <w:r>
        <w:rPr>
          <w:kern w:val="0"/>
          <w:sz w:val="24"/>
        </w:rPr>
        <w:t>alu</w:t>
      </w:r>
      <w:r>
        <w:rPr>
          <w:spacing w:val="-2"/>
          <w:kern w:val="0"/>
          <w:sz w:val="24"/>
        </w:rPr>
        <w:t>m</w:t>
      </w:r>
      <w:r>
        <w:rPr>
          <w:kern w:val="0"/>
          <w:sz w:val="24"/>
        </w:rPr>
        <w:t>inum</w:t>
      </w:r>
      <w:r>
        <w:rPr>
          <w:rFonts w:hint="eastAsia"/>
          <w:kern w:val="0"/>
          <w:sz w:val="24"/>
        </w:rPr>
        <w:t xml:space="preserve"> </w:t>
      </w:r>
      <w:r>
        <w:rPr>
          <w:kern w:val="0"/>
          <w:sz w:val="24"/>
        </w:rPr>
        <w:t>fin</w:t>
      </w:r>
      <w:r>
        <w:rPr>
          <w:rFonts w:hint="eastAsia"/>
          <w:kern w:val="0"/>
          <w:sz w:val="24"/>
        </w:rPr>
        <w:t xml:space="preserve"> </w:t>
      </w:r>
      <w:r>
        <w:rPr>
          <w:kern w:val="0"/>
          <w:sz w:val="24"/>
        </w:rPr>
        <w:t>cooling</w:t>
      </w:r>
      <w:r>
        <w:rPr>
          <w:rFonts w:hint="eastAsia"/>
          <w:kern w:val="0"/>
          <w:sz w:val="24"/>
        </w:rPr>
        <w:t xml:space="preserve"> </w:t>
      </w:r>
      <w:r>
        <w:rPr>
          <w:kern w:val="0"/>
          <w:sz w:val="24"/>
        </w:rPr>
        <w:t>coil</w:t>
      </w:r>
      <w:r>
        <w:rPr>
          <w:rFonts w:hint="eastAsia"/>
          <w:kern w:val="0"/>
          <w:sz w:val="24"/>
        </w:rPr>
        <w:t xml:space="preserve"> </w:t>
      </w:r>
      <w:r>
        <w:rPr>
          <w:kern w:val="0"/>
          <w:sz w:val="24"/>
        </w:rPr>
        <w:t>and</w:t>
      </w:r>
      <w:r>
        <w:rPr>
          <w:rFonts w:hint="eastAsia"/>
          <w:kern w:val="0"/>
          <w:sz w:val="24"/>
        </w:rPr>
        <w:t xml:space="preserve"> </w:t>
      </w:r>
      <w:r>
        <w:rPr>
          <w:kern w:val="0"/>
          <w:sz w:val="24"/>
        </w:rPr>
        <w:t>an</w:t>
      </w:r>
      <w:r>
        <w:rPr>
          <w:rFonts w:hint="eastAsia"/>
          <w:kern w:val="0"/>
          <w:sz w:val="24"/>
        </w:rPr>
        <w:t xml:space="preserve"> </w:t>
      </w:r>
      <w:r>
        <w:rPr>
          <w:kern w:val="0"/>
          <w:sz w:val="24"/>
        </w:rPr>
        <w:t>electric</w:t>
      </w:r>
      <w:r>
        <w:rPr>
          <w:rFonts w:hint="eastAsia"/>
          <w:kern w:val="0"/>
          <w:sz w:val="24"/>
        </w:rPr>
        <w:t xml:space="preserve"> </w:t>
      </w:r>
      <w:r>
        <w:rPr>
          <w:kern w:val="0"/>
          <w:sz w:val="24"/>
        </w:rPr>
        <w:t>fan</w:t>
      </w:r>
      <w:r>
        <w:rPr>
          <w:rFonts w:hint="eastAsia"/>
          <w:kern w:val="0"/>
          <w:sz w:val="24"/>
        </w:rPr>
        <w:t xml:space="preserve"> </w:t>
      </w:r>
      <w:r>
        <w:rPr>
          <w:kern w:val="0"/>
          <w:sz w:val="24"/>
        </w:rPr>
        <w:t>contained</w:t>
      </w:r>
      <w:r>
        <w:rPr>
          <w:rFonts w:hint="eastAsia"/>
          <w:kern w:val="0"/>
          <w:sz w:val="24"/>
        </w:rPr>
        <w:t xml:space="preserve"> </w:t>
      </w:r>
      <w:r>
        <w:rPr>
          <w:kern w:val="0"/>
          <w:sz w:val="24"/>
        </w:rPr>
        <w:t>in</w:t>
      </w:r>
      <w:r>
        <w:rPr>
          <w:rFonts w:hint="eastAsia"/>
          <w:kern w:val="0"/>
          <w:sz w:val="24"/>
        </w:rPr>
        <w:t xml:space="preserve"> </w:t>
      </w:r>
      <w:r>
        <w:rPr>
          <w:kern w:val="0"/>
          <w:sz w:val="24"/>
        </w:rPr>
        <w:t>an</w:t>
      </w:r>
      <w:r>
        <w:rPr>
          <w:rFonts w:hint="eastAsia"/>
          <w:kern w:val="0"/>
          <w:sz w:val="24"/>
        </w:rPr>
        <w:t xml:space="preserve"> </w:t>
      </w:r>
      <w:r>
        <w:rPr>
          <w:kern w:val="0"/>
          <w:sz w:val="24"/>
        </w:rPr>
        <w:t>ena</w:t>
      </w:r>
      <w:r>
        <w:rPr>
          <w:spacing w:val="-2"/>
          <w:kern w:val="0"/>
          <w:sz w:val="24"/>
        </w:rPr>
        <w:t>m</w:t>
      </w:r>
      <w:r>
        <w:rPr>
          <w:kern w:val="0"/>
          <w:sz w:val="24"/>
        </w:rPr>
        <w:t>eled</w:t>
      </w:r>
      <w:r>
        <w:rPr>
          <w:rFonts w:hint="eastAsia"/>
          <w:kern w:val="0"/>
          <w:sz w:val="24"/>
        </w:rPr>
        <w:t xml:space="preserve"> </w:t>
      </w:r>
      <w:r>
        <w:rPr>
          <w:spacing w:val="-2"/>
          <w:kern w:val="0"/>
          <w:sz w:val="24"/>
        </w:rPr>
        <w:t>m</w:t>
      </w:r>
      <w:r>
        <w:rPr>
          <w:kern w:val="0"/>
          <w:sz w:val="24"/>
        </w:rPr>
        <w:t>etal</w:t>
      </w:r>
      <w:r>
        <w:rPr>
          <w:rFonts w:hint="eastAsia"/>
          <w:kern w:val="0"/>
          <w:sz w:val="24"/>
        </w:rPr>
        <w:t xml:space="preserve"> </w:t>
      </w:r>
      <w:r>
        <w:rPr>
          <w:kern w:val="0"/>
          <w:sz w:val="24"/>
        </w:rPr>
        <w:t xml:space="preserve">case. </w:t>
      </w:r>
      <w:r>
        <w:rPr>
          <w:rFonts w:hint="eastAsia"/>
          <w:kern w:val="0"/>
          <w:sz w:val="24"/>
        </w:rPr>
        <w:t>D</w:t>
      </w:r>
      <w:r>
        <w:rPr>
          <w:kern w:val="0"/>
          <w:sz w:val="24"/>
        </w:rPr>
        <w:t>rain pan</w:t>
      </w:r>
      <w:r>
        <w:rPr>
          <w:rFonts w:hint="eastAsia"/>
          <w:kern w:val="0"/>
          <w:sz w:val="24"/>
        </w:rPr>
        <w:t xml:space="preserve"> </w:t>
      </w:r>
      <w:r>
        <w:rPr>
          <w:kern w:val="0"/>
          <w:sz w:val="24"/>
        </w:rPr>
        <w:t>shall</w:t>
      </w:r>
      <w:r>
        <w:rPr>
          <w:rFonts w:hint="eastAsia"/>
          <w:kern w:val="0"/>
          <w:sz w:val="24"/>
        </w:rPr>
        <w:t xml:space="preserve"> </w:t>
      </w:r>
      <w:r>
        <w:rPr>
          <w:kern w:val="0"/>
          <w:sz w:val="24"/>
        </w:rPr>
        <w:t>be</w:t>
      </w:r>
      <w:r>
        <w:rPr>
          <w:rFonts w:hint="eastAsia"/>
          <w:kern w:val="0"/>
          <w:sz w:val="24"/>
        </w:rPr>
        <w:t xml:space="preserve"> </w:t>
      </w:r>
      <w:r>
        <w:rPr>
          <w:kern w:val="0"/>
          <w:sz w:val="24"/>
        </w:rPr>
        <w:t>fitted</w:t>
      </w:r>
      <w:r>
        <w:rPr>
          <w:rFonts w:hint="eastAsia"/>
          <w:kern w:val="0"/>
          <w:sz w:val="24"/>
        </w:rPr>
        <w:t xml:space="preserve"> </w:t>
      </w:r>
      <w:r>
        <w:rPr>
          <w:kern w:val="0"/>
          <w:sz w:val="24"/>
        </w:rPr>
        <w:t>and</w:t>
      </w:r>
      <w:r>
        <w:rPr>
          <w:rFonts w:hint="eastAsia"/>
          <w:kern w:val="0"/>
          <w:sz w:val="24"/>
        </w:rPr>
        <w:t xml:space="preserve"> </w:t>
      </w:r>
      <w:r>
        <w:rPr>
          <w:kern w:val="0"/>
          <w:sz w:val="24"/>
        </w:rPr>
        <w:t>drain</w:t>
      </w:r>
      <w:r>
        <w:rPr>
          <w:rFonts w:hint="eastAsia"/>
          <w:kern w:val="0"/>
          <w:sz w:val="24"/>
        </w:rPr>
        <w:t xml:space="preserve"> </w:t>
      </w:r>
      <w:r>
        <w:rPr>
          <w:kern w:val="0"/>
          <w:sz w:val="24"/>
        </w:rPr>
        <w:t>pipe</w:t>
      </w:r>
      <w:r>
        <w:rPr>
          <w:rFonts w:hint="eastAsia"/>
          <w:kern w:val="0"/>
          <w:sz w:val="24"/>
        </w:rPr>
        <w:t xml:space="preserve"> </w:t>
      </w:r>
      <w:r>
        <w:rPr>
          <w:kern w:val="0"/>
          <w:sz w:val="24"/>
        </w:rPr>
        <w:t>shall</w:t>
      </w:r>
      <w:r>
        <w:rPr>
          <w:rFonts w:hint="eastAsia"/>
          <w:kern w:val="0"/>
          <w:sz w:val="24"/>
        </w:rPr>
        <w:t xml:space="preserve"> </w:t>
      </w:r>
      <w:r>
        <w:rPr>
          <w:kern w:val="0"/>
          <w:sz w:val="24"/>
        </w:rPr>
        <w:t>be</w:t>
      </w:r>
      <w:r>
        <w:rPr>
          <w:rFonts w:hint="eastAsia"/>
          <w:kern w:val="0"/>
          <w:sz w:val="24"/>
        </w:rPr>
        <w:t xml:space="preserve"> </w:t>
      </w:r>
      <w:r>
        <w:rPr>
          <w:kern w:val="0"/>
          <w:sz w:val="24"/>
        </w:rPr>
        <w:t>led</w:t>
      </w:r>
      <w:r>
        <w:rPr>
          <w:rFonts w:hint="eastAsia"/>
          <w:kern w:val="0"/>
          <w:sz w:val="24"/>
        </w:rPr>
        <w:t xml:space="preserve"> </w:t>
      </w:r>
      <w:r>
        <w:rPr>
          <w:kern w:val="0"/>
          <w:sz w:val="24"/>
        </w:rPr>
        <w:t>to</w:t>
      </w:r>
      <w:r>
        <w:rPr>
          <w:rFonts w:hint="eastAsia"/>
          <w:kern w:val="0"/>
          <w:sz w:val="24"/>
        </w:rPr>
        <w:t xml:space="preserve"> </w:t>
      </w:r>
      <w:r>
        <w:rPr>
          <w:kern w:val="0"/>
          <w:sz w:val="24"/>
        </w:rPr>
        <w:t>the</w:t>
      </w:r>
      <w:r>
        <w:rPr>
          <w:rFonts w:hint="eastAsia"/>
          <w:kern w:val="0"/>
          <w:sz w:val="24"/>
        </w:rPr>
        <w:t xml:space="preserve"> </w:t>
      </w:r>
      <w:r>
        <w:rPr>
          <w:kern w:val="0"/>
          <w:sz w:val="24"/>
        </w:rPr>
        <w:t>scupper</w:t>
      </w:r>
      <w:r>
        <w:rPr>
          <w:rFonts w:hint="eastAsia"/>
          <w:kern w:val="0"/>
          <w:sz w:val="24"/>
        </w:rPr>
        <w:t xml:space="preserve"> </w:t>
      </w:r>
      <w:r>
        <w:rPr>
          <w:kern w:val="0"/>
          <w:sz w:val="24"/>
        </w:rPr>
        <w:t>in</w:t>
      </w:r>
      <w:r>
        <w:rPr>
          <w:rFonts w:hint="eastAsia"/>
          <w:kern w:val="0"/>
          <w:sz w:val="24"/>
        </w:rPr>
        <w:t xml:space="preserve"> </w:t>
      </w:r>
      <w:r>
        <w:rPr>
          <w:kern w:val="0"/>
          <w:sz w:val="24"/>
        </w:rPr>
        <w:t>the</w:t>
      </w:r>
      <w:r>
        <w:rPr>
          <w:rFonts w:hint="eastAsia"/>
          <w:kern w:val="0"/>
          <w:sz w:val="24"/>
        </w:rPr>
        <w:t xml:space="preserve"> </w:t>
      </w:r>
      <w:r>
        <w:rPr>
          <w:kern w:val="0"/>
          <w:sz w:val="24"/>
        </w:rPr>
        <w:t>cha</w:t>
      </w:r>
      <w:r>
        <w:rPr>
          <w:spacing w:val="-2"/>
          <w:kern w:val="0"/>
          <w:sz w:val="24"/>
        </w:rPr>
        <w:t>m</w:t>
      </w:r>
      <w:r>
        <w:rPr>
          <w:kern w:val="0"/>
          <w:sz w:val="24"/>
        </w:rPr>
        <w:t>ber.</w:t>
      </w:r>
    </w:p>
    <w:p w14:paraId="1BB836B2">
      <w:pPr>
        <w:autoSpaceDE w:val="0"/>
        <w:autoSpaceDN w:val="0"/>
        <w:adjustRightInd w:val="0"/>
        <w:spacing w:before="20" w:line="260" w:lineRule="exact"/>
        <w:jc w:val="left"/>
        <w:rPr>
          <w:kern w:val="0"/>
          <w:sz w:val="26"/>
          <w:szCs w:val="26"/>
        </w:rPr>
      </w:pPr>
    </w:p>
    <w:p w14:paraId="22EC3E23">
      <w:pPr>
        <w:autoSpaceDE w:val="0"/>
        <w:autoSpaceDN w:val="0"/>
        <w:adjustRightInd w:val="0"/>
        <w:ind w:left="1012"/>
        <w:rPr>
          <w:kern w:val="0"/>
          <w:sz w:val="24"/>
        </w:rPr>
      </w:pPr>
      <w:r>
        <w:rPr>
          <w:kern w:val="0"/>
          <w:sz w:val="24"/>
        </w:rPr>
        <w:t>Unit</w:t>
      </w:r>
      <w:r>
        <w:rPr>
          <w:rFonts w:hint="eastAsia"/>
          <w:kern w:val="0"/>
          <w:sz w:val="24"/>
        </w:rPr>
        <w:t xml:space="preserve"> </w:t>
      </w:r>
      <w:r>
        <w:rPr>
          <w:kern w:val="0"/>
          <w:sz w:val="24"/>
        </w:rPr>
        <w:t>cooler,</w:t>
      </w:r>
      <w:r>
        <w:rPr>
          <w:rFonts w:hint="eastAsia"/>
          <w:kern w:val="0"/>
          <w:sz w:val="24"/>
        </w:rPr>
        <w:t xml:space="preserve"> </w:t>
      </w:r>
      <w:r>
        <w:rPr>
          <w:kern w:val="0"/>
          <w:sz w:val="24"/>
        </w:rPr>
        <w:t>drain</w:t>
      </w:r>
      <w:r>
        <w:rPr>
          <w:rFonts w:hint="eastAsia"/>
          <w:kern w:val="0"/>
          <w:sz w:val="24"/>
        </w:rPr>
        <w:t xml:space="preserve"> </w:t>
      </w:r>
      <w:r>
        <w:rPr>
          <w:kern w:val="0"/>
          <w:sz w:val="24"/>
        </w:rPr>
        <w:t>pan</w:t>
      </w:r>
      <w:r>
        <w:rPr>
          <w:rFonts w:hint="eastAsia"/>
          <w:kern w:val="0"/>
          <w:sz w:val="24"/>
        </w:rPr>
        <w:t xml:space="preserve"> </w:t>
      </w:r>
      <w:r>
        <w:rPr>
          <w:kern w:val="0"/>
          <w:sz w:val="24"/>
        </w:rPr>
        <w:t>and</w:t>
      </w:r>
      <w:r>
        <w:rPr>
          <w:rFonts w:hint="eastAsia"/>
          <w:kern w:val="0"/>
          <w:sz w:val="24"/>
        </w:rPr>
        <w:t xml:space="preserve"> </w:t>
      </w:r>
      <w:r>
        <w:rPr>
          <w:kern w:val="0"/>
          <w:sz w:val="24"/>
        </w:rPr>
        <w:t>pipe</w:t>
      </w:r>
      <w:r>
        <w:rPr>
          <w:rFonts w:hint="eastAsia"/>
          <w:kern w:val="0"/>
          <w:sz w:val="24"/>
        </w:rPr>
        <w:t xml:space="preserve"> shall </w:t>
      </w:r>
      <w:r>
        <w:rPr>
          <w:kern w:val="0"/>
          <w:sz w:val="24"/>
        </w:rPr>
        <w:t>be</w:t>
      </w:r>
      <w:r>
        <w:rPr>
          <w:rFonts w:hint="eastAsia"/>
          <w:kern w:val="0"/>
          <w:sz w:val="24"/>
        </w:rPr>
        <w:t xml:space="preserve"> </w:t>
      </w:r>
      <w:r>
        <w:rPr>
          <w:kern w:val="0"/>
          <w:sz w:val="24"/>
        </w:rPr>
        <w:t>equipped</w:t>
      </w:r>
      <w:r>
        <w:rPr>
          <w:rFonts w:hint="eastAsia"/>
          <w:kern w:val="0"/>
          <w:sz w:val="24"/>
        </w:rPr>
        <w:t xml:space="preserve"> </w:t>
      </w:r>
      <w:r>
        <w:rPr>
          <w:kern w:val="0"/>
          <w:sz w:val="24"/>
        </w:rPr>
        <w:t>with</w:t>
      </w:r>
      <w:r>
        <w:rPr>
          <w:rFonts w:hint="eastAsia"/>
          <w:kern w:val="0"/>
          <w:sz w:val="24"/>
        </w:rPr>
        <w:t xml:space="preserve"> </w:t>
      </w:r>
      <w:r>
        <w:rPr>
          <w:kern w:val="0"/>
          <w:sz w:val="24"/>
        </w:rPr>
        <w:t>electric</w:t>
      </w:r>
      <w:r>
        <w:rPr>
          <w:rFonts w:hint="eastAsia"/>
          <w:kern w:val="0"/>
          <w:sz w:val="24"/>
        </w:rPr>
        <w:t xml:space="preserve"> </w:t>
      </w:r>
      <w:r>
        <w:rPr>
          <w:kern w:val="0"/>
          <w:sz w:val="24"/>
        </w:rPr>
        <w:t>heating</w:t>
      </w:r>
      <w:r>
        <w:rPr>
          <w:rFonts w:hint="eastAsia"/>
          <w:kern w:val="0"/>
          <w:sz w:val="24"/>
        </w:rPr>
        <w:t xml:space="preserve"> </w:t>
      </w:r>
      <w:r>
        <w:rPr>
          <w:kern w:val="0"/>
          <w:sz w:val="24"/>
        </w:rPr>
        <w:t>coils</w:t>
      </w:r>
      <w:r>
        <w:rPr>
          <w:rFonts w:hint="eastAsia"/>
          <w:kern w:val="0"/>
          <w:sz w:val="24"/>
        </w:rPr>
        <w:t xml:space="preserve"> </w:t>
      </w:r>
      <w:r>
        <w:rPr>
          <w:kern w:val="0"/>
          <w:sz w:val="24"/>
        </w:rPr>
        <w:t>for</w:t>
      </w:r>
      <w:r>
        <w:rPr>
          <w:rFonts w:hint="eastAsia"/>
          <w:kern w:val="0"/>
          <w:sz w:val="24"/>
        </w:rPr>
        <w:t xml:space="preserve"> </w:t>
      </w:r>
      <w:r>
        <w:rPr>
          <w:kern w:val="0"/>
          <w:sz w:val="24"/>
        </w:rPr>
        <w:t>defrosting</w:t>
      </w:r>
      <w:r>
        <w:rPr>
          <w:rFonts w:hint="eastAsia"/>
          <w:kern w:val="0"/>
          <w:sz w:val="24"/>
        </w:rPr>
        <w:t xml:space="preserve"> </w:t>
      </w:r>
      <w:r>
        <w:rPr>
          <w:kern w:val="0"/>
          <w:sz w:val="24"/>
        </w:rPr>
        <w:t>(auto operation)</w:t>
      </w:r>
      <w:r>
        <w:rPr>
          <w:rFonts w:hint="eastAsia"/>
          <w:kern w:val="0"/>
          <w:sz w:val="24"/>
        </w:rPr>
        <w:t xml:space="preserve"> for meat room and fish room</w:t>
      </w:r>
      <w:r>
        <w:rPr>
          <w:kern w:val="0"/>
          <w:sz w:val="24"/>
        </w:rPr>
        <w:t>.</w:t>
      </w:r>
    </w:p>
    <w:p w14:paraId="6BC57FE7">
      <w:pPr>
        <w:autoSpaceDE w:val="0"/>
        <w:autoSpaceDN w:val="0"/>
        <w:adjustRightInd w:val="0"/>
        <w:spacing w:before="3" w:line="280" w:lineRule="exact"/>
        <w:rPr>
          <w:kern w:val="0"/>
          <w:sz w:val="28"/>
          <w:szCs w:val="28"/>
        </w:rPr>
      </w:pPr>
    </w:p>
    <w:p w14:paraId="3D31237D">
      <w:pPr>
        <w:autoSpaceDE w:val="0"/>
        <w:autoSpaceDN w:val="0"/>
        <w:adjustRightInd w:val="0"/>
        <w:ind w:left="1012"/>
        <w:rPr>
          <w:kern w:val="0"/>
          <w:sz w:val="24"/>
        </w:rPr>
      </w:pPr>
      <w:r>
        <w:rPr>
          <w:kern w:val="0"/>
          <w:sz w:val="24"/>
        </w:rPr>
        <w:t>Thermostat, pressure gauges, remote reading thermometers, necessary valves and safety</w:t>
      </w:r>
      <w:r>
        <w:rPr>
          <w:rFonts w:hint="eastAsia"/>
          <w:kern w:val="0"/>
          <w:sz w:val="24"/>
        </w:rPr>
        <w:t xml:space="preserve"> </w:t>
      </w:r>
      <w:r>
        <w:rPr>
          <w:kern w:val="0"/>
          <w:sz w:val="24"/>
        </w:rPr>
        <w:t xml:space="preserve">valves, </w:t>
      </w:r>
      <w:r>
        <w:rPr>
          <w:rFonts w:hint="eastAsia"/>
          <w:kern w:val="0"/>
          <w:sz w:val="24"/>
        </w:rPr>
        <w:t>sight glass</w:t>
      </w:r>
      <w:r>
        <w:rPr>
          <w:kern w:val="0"/>
          <w:sz w:val="24"/>
        </w:rPr>
        <w:t xml:space="preserve">, </w:t>
      </w:r>
      <w:r>
        <w:rPr>
          <w:rFonts w:hint="eastAsia"/>
          <w:kern w:val="0"/>
          <w:sz w:val="24"/>
        </w:rPr>
        <w:t xml:space="preserve">and </w:t>
      </w:r>
      <w:r>
        <w:rPr>
          <w:kern w:val="0"/>
          <w:sz w:val="24"/>
        </w:rPr>
        <w:t>gas charging device, etc., shall be fitted completely.</w:t>
      </w:r>
    </w:p>
    <w:p w14:paraId="3A9096C5">
      <w:pPr>
        <w:autoSpaceDE w:val="0"/>
        <w:autoSpaceDN w:val="0"/>
        <w:adjustRightInd w:val="0"/>
        <w:spacing w:before="3" w:line="280" w:lineRule="exact"/>
        <w:jc w:val="left"/>
        <w:rPr>
          <w:kern w:val="0"/>
          <w:sz w:val="28"/>
          <w:szCs w:val="28"/>
        </w:rPr>
      </w:pPr>
    </w:p>
    <w:p w14:paraId="45CA8AEF">
      <w:pPr>
        <w:autoSpaceDE w:val="0"/>
        <w:autoSpaceDN w:val="0"/>
        <w:adjustRightInd w:val="0"/>
        <w:spacing w:line="243" w:lineRule="auto"/>
        <w:ind w:left="1012"/>
        <w:jc w:val="left"/>
        <w:rPr>
          <w:kern w:val="0"/>
          <w:sz w:val="24"/>
        </w:rPr>
      </w:pPr>
      <w:r>
        <w:rPr>
          <w:kern w:val="0"/>
          <w:sz w:val="24"/>
        </w:rPr>
        <w:t xml:space="preserve">De-frosting of diffusers shall be provided for </w:t>
      </w:r>
      <w:r>
        <w:rPr>
          <w:spacing w:val="-2"/>
          <w:kern w:val="0"/>
          <w:sz w:val="24"/>
        </w:rPr>
        <w:t>m</w:t>
      </w:r>
      <w:r>
        <w:rPr>
          <w:kern w:val="0"/>
          <w:sz w:val="24"/>
        </w:rPr>
        <w:t>eat room and fish room with electric heater with ti</w:t>
      </w:r>
      <w:r>
        <w:rPr>
          <w:spacing w:val="-2"/>
          <w:kern w:val="0"/>
          <w:sz w:val="24"/>
        </w:rPr>
        <w:t>m</w:t>
      </w:r>
      <w:r>
        <w:rPr>
          <w:kern w:val="0"/>
          <w:sz w:val="24"/>
        </w:rPr>
        <w:t>e controller.</w:t>
      </w:r>
    </w:p>
    <w:p w14:paraId="2BB4FB27">
      <w:pPr>
        <w:autoSpaceDE w:val="0"/>
        <w:autoSpaceDN w:val="0"/>
        <w:adjustRightInd w:val="0"/>
        <w:spacing w:before="20" w:line="260" w:lineRule="exact"/>
        <w:jc w:val="left"/>
        <w:rPr>
          <w:kern w:val="0"/>
          <w:sz w:val="26"/>
          <w:szCs w:val="26"/>
        </w:rPr>
      </w:pPr>
    </w:p>
    <w:p w14:paraId="2A277423">
      <w:pPr>
        <w:autoSpaceDE w:val="0"/>
        <w:autoSpaceDN w:val="0"/>
        <w:adjustRightInd w:val="0"/>
        <w:spacing w:line="243" w:lineRule="auto"/>
        <w:ind w:left="1012"/>
        <w:rPr>
          <w:kern w:val="0"/>
          <w:sz w:val="24"/>
        </w:rPr>
      </w:pPr>
      <w:r>
        <w:rPr>
          <w:kern w:val="0"/>
          <w:sz w:val="24"/>
        </w:rPr>
        <w:t>Materials for compressors</w:t>
      </w:r>
      <w:r>
        <w:rPr>
          <w:rFonts w:hint="eastAsia"/>
          <w:kern w:val="0"/>
          <w:sz w:val="24"/>
        </w:rPr>
        <w:t xml:space="preserve"> and </w:t>
      </w:r>
      <w:r>
        <w:rPr>
          <w:kern w:val="0"/>
          <w:sz w:val="24"/>
        </w:rPr>
        <w:t>condensers</w:t>
      </w:r>
      <w:r>
        <w:rPr>
          <w:rFonts w:hint="eastAsia"/>
          <w:kern w:val="0"/>
          <w:sz w:val="24"/>
        </w:rPr>
        <w:t xml:space="preserve">, </w:t>
      </w:r>
      <w:r>
        <w:rPr>
          <w:kern w:val="0"/>
          <w:sz w:val="24"/>
        </w:rPr>
        <w:t xml:space="preserve">etc. shall be </w:t>
      </w:r>
      <w:r>
        <w:rPr>
          <w:rFonts w:hint="eastAsia"/>
          <w:kern w:val="0"/>
          <w:sz w:val="24"/>
        </w:rPr>
        <w:t xml:space="preserve">in accordance with </w:t>
      </w:r>
      <w:r>
        <w:rPr>
          <w:kern w:val="0"/>
          <w:sz w:val="24"/>
        </w:rPr>
        <w:t>Maker's standard.</w:t>
      </w:r>
    </w:p>
    <w:p w14:paraId="21908389">
      <w:pPr>
        <w:autoSpaceDE w:val="0"/>
        <w:autoSpaceDN w:val="0"/>
        <w:adjustRightInd w:val="0"/>
        <w:spacing w:line="243" w:lineRule="auto"/>
        <w:ind w:left="1012"/>
        <w:rPr>
          <w:kern w:val="0"/>
          <w:sz w:val="24"/>
        </w:rPr>
      </w:pPr>
    </w:p>
    <w:p w14:paraId="33CE1830">
      <w:pPr>
        <w:autoSpaceDE w:val="0"/>
        <w:autoSpaceDN w:val="0"/>
        <w:adjustRightInd w:val="0"/>
        <w:spacing w:line="243" w:lineRule="auto"/>
        <w:ind w:left="1012"/>
        <w:rPr>
          <w:kern w:val="0"/>
          <w:sz w:val="24"/>
        </w:rPr>
      </w:pPr>
    </w:p>
    <w:p w14:paraId="748D2D96">
      <w:pPr>
        <w:autoSpaceDE w:val="0"/>
        <w:autoSpaceDN w:val="0"/>
        <w:adjustRightInd w:val="0"/>
        <w:spacing w:line="243" w:lineRule="auto"/>
        <w:ind w:left="1012"/>
        <w:rPr>
          <w:kern w:val="0"/>
          <w:sz w:val="20"/>
          <w:szCs w:val="20"/>
        </w:rPr>
      </w:pPr>
    </w:p>
    <w:p w14:paraId="78000318">
      <w:pPr>
        <w:pStyle w:val="4"/>
        <w:spacing w:before="0" w:after="0"/>
        <w:rPr>
          <w:rFonts w:cs="Arial"/>
        </w:rPr>
      </w:pPr>
      <w:bookmarkStart w:id="157" w:name="_Toc50573629"/>
      <w:r>
        <w:rPr>
          <w:rFonts w:hint="eastAsia" w:cs="Arial"/>
        </w:rPr>
        <w:t>3.6.</w:t>
      </w:r>
      <w:r>
        <w:rPr>
          <w:rFonts w:cs="Arial"/>
        </w:rPr>
        <w:t>2</w:t>
      </w:r>
      <w:r>
        <w:rPr>
          <w:rFonts w:cs="Arial"/>
        </w:rPr>
        <w:tab/>
      </w:r>
      <w:r>
        <w:rPr>
          <w:rFonts w:hint="eastAsia" w:cs="Arial"/>
        </w:rPr>
        <w:t xml:space="preserve">DRY </w:t>
      </w:r>
      <w:r>
        <w:rPr>
          <w:rFonts w:cs="Arial"/>
        </w:rPr>
        <w:t>PROVISION STORE</w:t>
      </w:r>
      <w:bookmarkEnd w:id="156"/>
      <w:bookmarkEnd w:id="157"/>
    </w:p>
    <w:p w14:paraId="3DAEC980">
      <w:pPr>
        <w:autoSpaceDE w:val="0"/>
        <w:autoSpaceDN w:val="0"/>
        <w:adjustRightInd w:val="0"/>
        <w:spacing w:before="9" w:line="240" w:lineRule="exact"/>
        <w:jc w:val="left"/>
        <w:rPr>
          <w:rFonts w:ascii="Arial" w:hAnsi="Arial" w:cs="Arial"/>
          <w:kern w:val="0"/>
          <w:sz w:val="24"/>
        </w:rPr>
      </w:pPr>
    </w:p>
    <w:tbl>
      <w:tblPr>
        <w:tblStyle w:val="40"/>
        <w:tblW w:w="0" w:type="auto"/>
        <w:tblInd w:w="9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551"/>
        <w:gridCol w:w="6238"/>
      </w:tblGrid>
      <w:tr w14:paraId="1F621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6" w:hRule="exact"/>
        </w:trPr>
        <w:tc>
          <w:tcPr>
            <w:tcW w:w="2551" w:type="dxa"/>
          </w:tcPr>
          <w:p w14:paraId="5BF6FB4C">
            <w:pPr>
              <w:autoSpaceDE w:val="0"/>
              <w:autoSpaceDN w:val="0"/>
              <w:adjustRightInd w:val="0"/>
              <w:spacing w:before="30"/>
              <w:ind w:left="610"/>
              <w:jc w:val="left"/>
              <w:rPr>
                <w:kern w:val="0"/>
                <w:sz w:val="24"/>
              </w:rPr>
            </w:pPr>
            <w:r>
              <w:rPr>
                <w:kern w:val="0"/>
                <w:sz w:val="24"/>
              </w:rPr>
              <w:t>Co</w:t>
            </w:r>
            <w:r>
              <w:rPr>
                <w:spacing w:val="-2"/>
                <w:kern w:val="0"/>
                <w:sz w:val="24"/>
              </w:rPr>
              <w:t>m</w:t>
            </w:r>
            <w:r>
              <w:rPr>
                <w:kern w:val="0"/>
                <w:sz w:val="24"/>
              </w:rPr>
              <w:t>part</w:t>
            </w:r>
            <w:r>
              <w:rPr>
                <w:spacing w:val="-2"/>
                <w:kern w:val="0"/>
                <w:sz w:val="24"/>
              </w:rPr>
              <w:t>m</w:t>
            </w:r>
            <w:r>
              <w:rPr>
                <w:kern w:val="0"/>
                <w:sz w:val="24"/>
              </w:rPr>
              <w:t>ent</w:t>
            </w:r>
          </w:p>
        </w:tc>
        <w:tc>
          <w:tcPr>
            <w:tcW w:w="6238" w:type="dxa"/>
          </w:tcPr>
          <w:p w14:paraId="073002C5">
            <w:pPr>
              <w:autoSpaceDE w:val="0"/>
              <w:autoSpaceDN w:val="0"/>
              <w:adjustRightInd w:val="0"/>
              <w:spacing w:before="30"/>
              <w:ind w:left="2"/>
              <w:jc w:val="center"/>
              <w:rPr>
                <w:kern w:val="0"/>
                <w:sz w:val="24"/>
              </w:rPr>
            </w:pPr>
            <w:r>
              <w:rPr>
                <w:kern w:val="0"/>
                <w:sz w:val="24"/>
              </w:rPr>
              <w:t>Facilit</w:t>
            </w:r>
            <w:r>
              <w:rPr>
                <w:rFonts w:hint="eastAsia"/>
                <w:kern w:val="0"/>
                <w:sz w:val="24"/>
              </w:rPr>
              <w:t>y</w:t>
            </w:r>
          </w:p>
        </w:tc>
      </w:tr>
      <w:tr w14:paraId="6AFA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exact"/>
        </w:trPr>
        <w:tc>
          <w:tcPr>
            <w:tcW w:w="2551" w:type="dxa"/>
          </w:tcPr>
          <w:p w14:paraId="3F5CCEEF">
            <w:pPr>
              <w:autoSpaceDE w:val="0"/>
              <w:autoSpaceDN w:val="0"/>
              <w:adjustRightInd w:val="0"/>
              <w:spacing w:before="30"/>
              <w:ind w:left="22"/>
              <w:jc w:val="left"/>
              <w:rPr>
                <w:kern w:val="0"/>
                <w:sz w:val="24"/>
              </w:rPr>
            </w:pPr>
            <w:r>
              <w:rPr>
                <w:kern w:val="0"/>
                <w:sz w:val="24"/>
              </w:rPr>
              <w:t>Dry provision store</w:t>
            </w:r>
          </w:p>
        </w:tc>
        <w:tc>
          <w:tcPr>
            <w:tcW w:w="6238" w:type="dxa"/>
          </w:tcPr>
          <w:p w14:paraId="5F7B05A4">
            <w:pPr>
              <w:autoSpaceDE w:val="0"/>
              <w:autoSpaceDN w:val="0"/>
              <w:adjustRightInd w:val="0"/>
              <w:spacing w:before="30" w:line="243" w:lineRule="auto"/>
              <w:ind w:left="20"/>
              <w:jc w:val="left"/>
              <w:rPr>
                <w:kern w:val="0"/>
                <w:sz w:val="24"/>
              </w:rPr>
            </w:pPr>
            <w:r>
              <w:rPr>
                <w:kern w:val="0"/>
                <w:sz w:val="24"/>
              </w:rPr>
              <w:t>3</w:t>
            </w:r>
            <w:r>
              <w:rPr>
                <w:rFonts w:hint="eastAsia"/>
                <w:kern w:val="0"/>
                <w:sz w:val="24"/>
              </w:rPr>
              <w:t>-</w:t>
            </w:r>
            <w:r>
              <w:rPr>
                <w:kern w:val="0"/>
                <w:sz w:val="24"/>
              </w:rPr>
              <w:t>tiergalvanized steel shelves with wood</w:t>
            </w:r>
            <w:r>
              <w:rPr>
                <w:rFonts w:hint="eastAsia"/>
                <w:kern w:val="0"/>
                <w:sz w:val="24"/>
              </w:rPr>
              <w:t>en batten</w:t>
            </w:r>
          </w:p>
        </w:tc>
      </w:tr>
    </w:tbl>
    <w:p w14:paraId="56B20EEB">
      <w:pPr>
        <w:autoSpaceDE w:val="0"/>
        <w:autoSpaceDN w:val="0"/>
        <w:adjustRightInd w:val="0"/>
        <w:spacing w:line="200" w:lineRule="exact"/>
        <w:jc w:val="left"/>
        <w:rPr>
          <w:kern w:val="0"/>
          <w:sz w:val="20"/>
          <w:szCs w:val="20"/>
        </w:rPr>
      </w:pPr>
    </w:p>
    <w:p w14:paraId="071250F1">
      <w:pPr>
        <w:pStyle w:val="4"/>
        <w:spacing w:before="0" w:after="0"/>
        <w:rPr>
          <w:rFonts w:cs="Arial"/>
        </w:rPr>
      </w:pPr>
      <w:bookmarkStart w:id="158" w:name="_Toc197662145"/>
      <w:bookmarkStart w:id="159" w:name="_Toc50573630"/>
      <w:r>
        <w:rPr>
          <w:rFonts w:hint="eastAsia" w:cs="Arial"/>
        </w:rPr>
        <w:t>3.6.</w:t>
      </w:r>
      <w:r>
        <w:rPr>
          <w:rFonts w:cs="Arial"/>
        </w:rPr>
        <w:t>3</w:t>
      </w:r>
      <w:r>
        <w:rPr>
          <w:rFonts w:cs="Arial"/>
        </w:rPr>
        <w:tab/>
      </w:r>
      <w:r>
        <w:rPr>
          <w:rFonts w:cs="Arial"/>
        </w:rPr>
        <w:t>MISCELLANEOUS ST</w:t>
      </w:r>
      <w:r>
        <w:rPr>
          <w:rFonts w:hint="eastAsia" w:cs="Arial"/>
        </w:rPr>
        <w:t>ORE</w:t>
      </w:r>
      <w:bookmarkEnd w:id="158"/>
      <w:r>
        <w:rPr>
          <w:rFonts w:hint="eastAsia" w:cs="Arial"/>
        </w:rPr>
        <w:t>S</w:t>
      </w:r>
      <w:bookmarkEnd w:id="159"/>
    </w:p>
    <w:p w14:paraId="35FFA8D1">
      <w:pPr>
        <w:autoSpaceDE w:val="0"/>
        <w:autoSpaceDN w:val="0"/>
        <w:adjustRightInd w:val="0"/>
        <w:spacing w:before="9" w:line="240" w:lineRule="exact"/>
        <w:jc w:val="left"/>
        <w:rPr>
          <w:rFonts w:ascii="Arial" w:hAnsi="Arial" w:cs="Arial"/>
          <w:kern w:val="0"/>
          <w:sz w:val="24"/>
        </w:rPr>
      </w:pPr>
    </w:p>
    <w:tbl>
      <w:tblPr>
        <w:tblStyle w:val="40"/>
        <w:tblW w:w="0" w:type="auto"/>
        <w:tblInd w:w="9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551"/>
        <w:gridCol w:w="6238"/>
      </w:tblGrid>
      <w:tr w14:paraId="095E7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exact"/>
        </w:trPr>
        <w:tc>
          <w:tcPr>
            <w:tcW w:w="2551" w:type="dxa"/>
          </w:tcPr>
          <w:p w14:paraId="146EDA85">
            <w:pPr>
              <w:autoSpaceDE w:val="0"/>
              <w:autoSpaceDN w:val="0"/>
              <w:adjustRightInd w:val="0"/>
              <w:spacing w:line="280" w:lineRule="exact"/>
              <w:ind w:left="76"/>
              <w:jc w:val="center"/>
              <w:rPr>
                <w:kern w:val="0"/>
                <w:sz w:val="24"/>
              </w:rPr>
            </w:pPr>
            <w:r>
              <w:rPr>
                <w:kern w:val="0"/>
                <w:sz w:val="24"/>
              </w:rPr>
              <w:t>Compartment</w:t>
            </w:r>
          </w:p>
        </w:tc>
        <w:tc>
          <w:tcPr>
            <w:tcW w:w="6238" w:type="dxa"/>
          </w:tcPr>
          <w:p w14:paraId="098DFD55">
            <w:pPr>
              <w:autoSpaceDE w:val="0"/>
              <w:autoSpaceDN w:val="0"/>
              <w:adjustRightInd w:val="0"/>
              <w:spacing w:line="280" w:lineRule="exact"/>
              <w:ind w:left="2734"/>
              <w:rPr>
                <w:kern w:val="0"/>
                <w:sz w:val="24"/>
              </w:rPr>
            </w:pPr>
            <w:r>
              <w:rPr>
                <w:kern w:val="0"/>
                <w:sz w:val="24"/>
              </w:rPr>
              <w:t>Facilit</w:t>
            </w:r>
            <w:r>
              <w:rPr>
                <w:rFonts w:hint="eastAsia"/>
                <w:kern w:val="0"/>
                <w:sz w:val="24"/>
              </w:rPr>
              <w:t>y</w:t>
            </w:r>
          </w:p>
        </w:tc>
      </w:tr>
      <w:tr w14:paraId="1E20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exact"/>
        </w:trPr>
        <w:tc>
          <w:tcPr>
            <w:tcW w:w="2551" w:type="dxa"/>
          </w:tcPr>
          <w:p w14:paraId="27B77ED7">
            <w:pPr>
              <w:autoSpaceDE w:val="0"/>
              <w:autoSpaceDN w:val="0"/>
              <w:adjustRightInd w:val="0"/>
              <w:spacing w:line="280" w:lineRule="exact"/>
              <w:ind w:left="65"/>
              <w:jc w:val="left"/>
              <w:rPr>
                <w:kern w:val="0"/>
                <w:sz w:val="24"/>
              </w:rPr>
            </w:pPr>
            <w:r>
              <w:rPr>
                <w:kern w:val="0"/>
                <w:sz w:val="24"/>
              </w:rPr>
              <w:t>Bonded store</w:t>
            </w:r>
          </w:p>
        </w:tc>
        <w:tc>
          <w:tcPr>
            <w:tcW w:w="6238" w:type="dxa"/>
          </w:tcPr>
          <w:p w14:paraId="099858C1">
            <w:pPr>
              <w:autoSpaceDE w:val="0"/>
              <w:autoSpaceDN w:val="0"/>
              <w:adjustRightInd w:val="0"/>
              <w:spacing w:line="280" w:lineRule="exact"/>
              <w:ind w:left="65"/>
              <w:jc w:val="left"/>
              <w:rPr>
                <w:kern w:val="0"/>
                <w:sz w:val="24"/>
              </w:rPr>
            </w:pPr>
            <w:r>
              <w:rPr>
                <w:kern w:val="0"/>
                <w:sz w:val="24"/>
              </w:rPr>
              <w:t>2-tier steel shelves with fiddles and wooden grating</w:t>
            </w:r>
          </w:p>
        </w:tc>
      </w:tr>
      <w:tr w14:paraId="5339F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exact"/>
        </w:trPr>
        <w:tc>
          <w:tcPr>
            <w:tcW w:w="2551" w:type="dxa"/>
          </w:tcPr>
          <w:p w14:paraId="7DDB3E4F">
            <w:pPr>
              <w:tabs>
                <w:tab w:val="left" w:pos="1720"/>
              </w:tabs>
              <w:autoSpaceDE w:val="0"/>
              <w:autoSpaceDN w:val="0"/>
              <w:adjustRightInd w:val="0"/>
              <w:spacing w:line="280" w:lineRule="exact"/>
              <w:ind w:left="65"/>
              <w:jc w:val="left"/>
              <w:rPr>
                <w:kern w:val="0"/>
                <w:sz w:val="24"/>
              </w:rPr>
            </w:pPr>
            <w:r>
              <w:rPr>
                <w:kern w:val="0"/>
                <w:sz w:val="24"/>
              </w:rPr>
              <w:t>Linen</w:t>
            </w:r>
            <w:r>
              <w:rPr>
                <w:rFonts w:hint="eastAsia"/>
                <w:kern w:val="0"/>
                <w:sz w:val="24"/>
              </w:rPr>
              <w:t xml:space="preserve"> store</w:t>
            </w:r>
          </w:p>
        </w:tc>
        <w:tc>
          <w:tcPr>
            <w:tcW w:w="6238" w:type="dxa"/>
          </w:tcPr>
          <w:p w14:paraId="7ECA272A">
            <w:pPr>
              <w:autoSpaceDE w:val="0"/>
              <w:autoSpaceDN w:val="0"/>
              <w:adjustRightInd w:val="0"/>
              <w:spacing w:line="280" w:lineRule="exact"/>
              <w:ind w:left="65"/>
              <w:jc w:val="left"/>
              <w:rPr>
                <w:kern w:val="0"/>
                <w:sz w:val="24"/>
              </w:rPr>
            </w:pPr>
            <w:r>
              <w:rPr>
                <w:kern w:val="0"/>
                <w:sz w:val="24"/>
              </w:rPr>
              <w:t xml:space="preserve">2-tier wooden shelves </w:t>
            </w:r>
          </w:p>
        </w:tc>
      </w:tr>
      <w:tr w14:paraId="2DF0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exact"/>
        </w:trPr>
        <w:tc>
          <w:tcPr>
            <w:tcW w:w="2551" w:type="dxa"/>
          </w:tcPr>
          <w:p w14:paraId="5384E97A">
            <w:pPr>
              <w:tabs>
                <w:tab w:val="left" w:pos="1720"/>
              </w:tabs>
              <w:autoSpaceDE w:val="0"/>
              <w:autoSpaceDN w:val="0"/>
              <w:adjustRightInd w:val="0"/>
              <w:spacing w:line="280" w:lineRule="exact"/>
              <w:ind w:left="65"/>
              <w:jc w:val="left"/>
              <w:rPr>
                <w:kern w:val="0"/>
                <w:sz w:val="24"/>
              </w:rPr>
            </w:pPr>
            <w:r>
              <w:rPr>
                <w:kern w:val="0"/>
                <w:sz w:val="24"/>
              </w:rPr>
              <w:t>Electric</w:t>
            </w:r>
            <w:r>
              <w:rPr>
                <w:rFonts w:hint="eastAsia"/>
                <w:kern w:val="0"/>
                <w:sz w:val="24"/>
              </w:rPr>
              <w:t>al</w:t>
            </w:r>
            <w:r>
              <w:rPr>
                <w:kern w:val="0"/>
                <w:sz w:val="24"/>
              </w:rPr>
              <w:t xml:space="preserve"> equipment room</w:t>
            </w:r>
          </w:p>
        </w:tc>
        <w:tc>
          <w:tcPr>
            <w:tcW w:w="6238" w:type="dxa"/>
          </w:tcPr>
          <w:p w14:paraId="13BAC2A2">
            <w:pPr>
              <w:autoSpaceDE w:val="0"/>
              <w:autoSpaceDN w:val="0"/>
              <w:adjustRightInd w:val="0"/>
              <w:spacing w:line="280" w:lineRule="exact"/>
              <w:ind w:left="65"/>
              <w:jc w:val="left"/>
              <w:rPr>
                <w:kern w:val="0"/>
                <w:sz w:val="24"/>
              </w:rPr>
            </w:pPr>
            <w:r>
              <w:rPr>
                <w:kern w:val="0"/>
                <w:sz w:val="24"/>
              </w:rPr>
              <w:t xml:space="preserve">2-tier </w:t>
            </w:r>
            <w:r>
              <w:rPr>
                <w:rFonts w:hint="eastAsia"/>
                <w:kern w:val="0"/>
                <w:sz w:val="24"/>
              </w:rPr>
              <w:t xml:space="preserve">steel </w:t>
            </w:r>
            <w:r>
              <w:rPr>
                <w:kern w:val="0"/>
                <w:sz w:val="24"/>
              </w:rPr>
              <w:t xml:space="preserve">shelves with </w:t>
            </w:r>
            <w:r>
              <w:rPr>
                <w:rFonts w:hint="eastAsia"/>
                <w:kern w:val="0"/>
                <w:sz w:val="24"/>
              </w:rPr>
              <w:t>wooden batten</w:t>
            </w:r>
          </w:p>
        </w:tc>
      </w:tr>
      <w:tr w14:paraId="59AC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exact"/>
        </w:trPr>
        <w:tc>
          <w:tcPr>
            <w:tcW w:w="2551" w:type="dxa"/>
          </w:tcPr>
          <w:p w14:paraId="34D3DA10">
            <w:pPr>
              <w:tabs>
                <w:tab w:val="left" w:pos="1720"/>
              </w:tabs>
              <w:autoSpaceDE w:val="0"/>
              <w:autoSpaceDN w:val="0"/>
              <w:adjustRightInd w:val="0"/>
              <w:spacing w:line="280" w:lineRule="exact"/>
              <w:ind w:left="65"/>
              <w:jc w:val="left"/>
              <w:rPr>
                <w:kern w:val="0"/>
                <w:sz w:val="24"/>
              </w:rPr>
            </w:pPr>
            <w:r>
              <w:rPr>
                <w:rFonts w:hint="eastAsia"/>
                <w:kern w:val="0"/>
                <w:sz w:val="24"/>
              </w:rPr>
              <w:t>Navigation</w:t>
            </w:r>
            <w:r>
              <w:rPr>
                <w:kern w:val="0"/>
                <w:sz w:val="24"/>
              </w:rPr>
              <w:t xml:space="preserve"> equipment room</w:t>
            </w:r>
          </w:p>
        </w:tc>
        <w:tc>
          <w:tcPr>
            <w:tcW w:w="6238" w:type="dxa"/>
          </w:tcPr>
          <w:p w14:paraId="7F411B38">
            <w:pPr>
              <w:autoSpaceDE w:val="0"/>
              <w:autoSpaceDN w:val="0"/>
              <w:adjustRightInd w:val="0"/>
              <w:spacing w:line="280" w:lineRule="exact"/>
              <w:ind w:left="65"/>
              <w:jc w:val="left"/>
              <w:rPr>
                <w:color w:val="000000" w:themeColor="text1"/>
                <w:kern w:val="0"/>
                <w:sz w:val="24"/>
                <w14:textFill>
                  <w14:solidFill>
                    <w14:schemeClr w14:val="tx1"/>
                  </w14:solidFill>
                </w14:textFill>
              </w:rPr>
            </w:pPr>
            <w:r>
              <w:rPr>
                <w:rFonts w:ascii="ËÎÌå" w:hAnsi="ËÎÌå" w:cs="ËÎÌå"/>
                <w:color w:val="000000" w:themeColor="text1"/>
                <w:kern w:val="0"/>
                <w:sz w:val="24"/>
                <w14:textFill>
                  <w14:solidFill>
                    <w14:schemeClr w14:val="tx1"/>
                  </w14:solidFill>
                </w14:textFill>
              </w:rPr>
              <w:t>2-tier steel shelves with wooden batten</w:t>
            </w:r>
          </w:p>
        </w:tc>
      </w:tr>
      <w:tr w14:paraId="3546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exact"/>
        </w:trPr>
        <w:tc>
          <w:tcPr>
            <w:tcW w:w="2551" w:type="dxa"/>
          </w:tcPr>
          <w:p w14:paraId="17B6C938">
            <w:pPr>
              <w:autoSpaceDE w:val="0"/>
              <w:autoSpaceDN w:val="0"/>
              <w:adjustRightInd w:val="0"/>
              <w:spacing w:line="280" w:lineRule="exact"/>
              <w:ind w:left="65"/>
              <w:jc w:val="left"/>
              <w:rPr>
                <w:kern w:val="0"/>
                <w:sz w:val="24"/>
              </w:rPr>
            </w:pPr>
            <w:r>
              <w:rPr>
                <w:kern w:val="0"/>
                <w:sz w:val="24"/>
              </w:rPr>
              <w:t xml:space="preserve">Paint </w:t>
            </w:r>
            <w:r>
              <w:rPr>
                <w:rFonts w:hint="eastAsia"/>
                <w:kern w:val="0"/>
                <w:sz w:val="24"/>
              </w:rPr>
              <w:t>store</w:t>
            </w:r>
          </w:p>
        </w:tc>
        <w:tc>
          <w:tcPr>
            <w:tcW w:w="6238" w:type="dxa"/>
          </w:tcPr>
          <w:p w14:paraId="3E83EF42">
            <w:pPr>
              <w:autoSpaceDE w:val="0"/>
              <w:autoSpaceDN w:val="0"/>
              <w:adjustRightInd w:val="0"/>
              <w:spacing w:line="280" w:lineRule="exact"/>
              <w:ind w:left="65" w:firstLine="1"/>
              <w:jc w:val="left"/>
              <w:rPr>
                <w:kern w:val="0"/>
                <w:sz w:val="24"/>
              </w:rPr>
            </w:pPr>
            <w:r>
              <w:rPr>
                <w:kern w:val="0"/>
                <w:sz w:val="24"/>
              </w:rPr>
              <w:t xml:space="preserve">2-oil </w:t>
            </w:r>
            <w:r>
              <w:rPr>
                <w:rFonts w:hint="eastAsia"/>
                <w:kern w:val="0"/>
                <w:sz w:val="24"/>
              </w:rPr>
              <w:t>cans</w:t>
            </w:r>
            <w:r>
              <w:rPr>
                <w:kern w:val="0"/>
                <w:sz w:val="24"/>
              </w:rPr>
              <w:t>, tin hooks,</w:t>
            </w:r>
          </w:p>
          <w:p w14:paraId="61EABB27">
            <w:pPr>
              <w:autoSpaceDE w:val="0"/>
              <w:autoSpaceDN w:val="0"/>
              <w:adjustRightInd w:val="0"/>
              <w:spacing w:line="280" w:lineRule="exact"/>
              <w:ind w:left="65" w:firstLine="1"/>
              <w:jc w:val="left"/>
              <w:rPr>
                <w:kern w:val="0"/>
                <w:sz w:val="24"/>
              </w:rPr>
            </w:pPr>
            <w:r>
              <w:rPr>
                <w:kern w:val="0"/>
                <w:sz w:val="24"/>
              </w:rPr>
              <w:t>2-tier steel shelves</w:t>
            </w:r>
            <w:r>
              <w:rPr>
                <w:rFonts w:hint="eastAsia"/>
                <w:kern w:val="0"/>
                <w:sz w:val="24"/>
              </w:rPr>
              <w:t xml:space="preserve"> with </w:t>
            </w:r>
            <w:r>
              <w:rPr>
                <w:kern w:val="0"/>
                <w:sz w:val="24"/>
              </w:rPr>
              <w:t xml:space="preserve">wooden </w:t>
            </w:r>
            <w:r>
              <w:rPr>
                <w:rFonts w:hint="eastAsia"/>
                <w:kern w:val="0"/>
                <w:sz w:val="24"/>
              </w:rPr>
              <w:t>batten</w:t>
            </w:r>
          </w:p>
        </w:tc>
      </w:tr>
      <w:tr w14:paraId="557BE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exact"/>
        </w:trPr>
        <w:tc>
          <w:tcPr>
            <w:tcW w:w="2551" w:type="dxa"/>
          </w:tcPr>
          <w:p w14:paraId="4CE8DCCF">
            <w:pPr>
              <w:autoSpaceDE w:val="0"/>
              <w:autoSpaceDN w:val="0"/>
              <w:adjustRightInd w:val="0"/>
              <w:spacing w:line="280" w:lineRule="exact"/>
              <w:ind w:left="65"/>
              <w:jc w:val="left"/>
              <w:rPr>
                <w:kern w:val="0"/>
                <w:sz w:val="24"/>
              </w:rPr>
            </w:pPr>
            <w:r>
              <w:rPr>
                <w:kern w:val="0"/>
                <w:sz w:val="24"/>
              </w:rPr>
              <w:t>B</w:t>
            </w:r>
            <w:r>
              <w:rPr>
                <w:rFonts w:hint="eastAsia"/>
                <w:kern w:val="0"/>
                <w:sz w:val="24"/>
              </w:rPr>
              <w:t>osun</w:t>
            </w:r>
            <w:r>
              <w:rPr>
                <w:kern w:val="0"/>
                <w:sz w:val="24"/>
              </w:rPr>
              <w:t xml:space="preserve"> store</w:t>
            </w:r>
          </w:p>
        </w:tc>
        <w:tc>
          <w:tcPr>
            <w:tcW w:w="6238" w:type="dxa"/>
          </w:tcPr>
          <w:p w14:paraId="1C73BF50">
            <w:pPr>
              <w:autoSpaceDE w:val="0"/>
              <w:autoSpaceDN w:val="0"/>
              <w:adjustRightInd w:val="0"/>
              <w:spacing w:line="280" w:lineRule="exact"/>
              <w:ind w:left="65" w:firstLine="1"/>
              <w:jc w:val="left"/>
              <w:rPr>
                <w:kern w:val="0"/>
                <w:sz w:val="24"/>
              </w:rPr>
            </w:pPr>
            <w:r>
              <w:rPr>
                <w:kern w:val="0"/>
                <w:sz w:val="24"/>
              </w:rPr>
              <w:t xml:space="preserve">2-tier steel shelves with wooden </w:t>
            </w:r>
            <w:r>
              <w:rPr>
                <w:rFonts w:hint="eastAsia"/>
                <w:kern w:val="0"/>
                <w:sz w:val="24"/>
              </w:rPr>
              <w:t>batten</w:t>
            </w:r>
            <w:r>
              <w:rPr>
                <w:kern w:val="0"/>
                <w:sz w:val="24"/>
              </w:rPr>
              <w:t>, working desk</w:t>
            </w:r>
            <w:r>
              <w:rPr>
                <w:rFonts w:hint="eastAsia"/>
                <w:kern w:val="0"/>
                <w:sz w:val="24"/>
              </w:rPr>
              <w:t xml:space="preserve"> and </w:t>
            </w:r>
            <w:r>
              <w:rPr>
                <w:kern w:val="0"/>
                <w:sz w:val="24"/>
              </w:rPr>
              <w:t>tool box</w:t>
            </w:r>
          </w:p>
        </w:tc>
      </w:tr>
      <w:tr w14:paraId="119E0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exact"/>
        </w:trPr>
        <w:tc>
          <w:tcPr>
            <w:tcW w:w="2551" w:type="dxa"/>
          </w:tcPr>
          <w:p w14:paraId="77F667B0">
            <w:pPr>
              <w:autoSpaceDE w:val="0"/>
              <w:autoSpaceDN w:val="0"/>
              <w:adjustRightInd w:val="0"/>
              <w:spacing w:line="280" w:lineRule="exact"/>
              <w:ind w:left="65"/>
              <w:jc w:val="left"/>
              <w:rPr>
                <w:kern w:val="0"/>
                <w:sz w:val="24"/>
              </w:rPr>
            </w:pPr>
            <w:r>
              <w:rPr>
                <w:kern w:val="0"/>
                <w:sz w:val="24"/>
              </w:rPr>
              <w:t>Rope store</w:t>
            </w:r>
          </w:p>
        </w:tc>
        <w:tc>
          <w:tcPr>
            <w:tcW w:w="6238" w:type="dxa"/>
          </w:tcPr>
          <w:p w14:paraId="5F01AE7D">
            <w:pPr>
              <w:autoSpaceDE w:val="0"/>
              <w:autoSpaceDN w:val="0"/>
              <w:adjustRightInd w:val="0"/>
              <w:spacing w:line="280" w:lineRule="exact"/>
              <w:ind w:left="65"/>
              <w:jc w:val="left"/>
              <w:rPr>
                <w:kern w:val="0"/>
                <w:sz w:val="24"/>
              </w:rPr>
            </w:pPr>
            <w:r>
              <w:rPr>
                <w:rFonts w:hint="eastAsia"/>
                <w:kern w:val="0"/>
                <w:sz w:val="24"/>
              </w:rPr>
              <w:t>2</w:t>
            </w:r>
            <w:r>
              <w:rPr>
                <w:kern w:val="0"/>
                <w:sz w:val="24"/>
              </w:rPr>
              <w:t xml:space="preserve">-tier steel shelves with wooden </w:t>
            </w:r>
            <w:r>
              <w:rPr>
                <w:rFonts w:hint="eastAsia"/>
                <w:kern w:val="0"/>
                <w:sz w:val="24"/>
              </w:rPr>
              <w:t>batten</w:t>
            </w:r>
          </w:p>
        </w:tc>
      </w:tr>
      <w:tr w14:paraId="1D0DF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9" w:hRule="exact"/>
        </w:trPr>
        <w:tc>
          <w:tcPr>
            <w:tcW w:w="2551" w:type="dxa"/>
          </w:tcPr>
          <w:p w14:paraId="5F916344">
            <w:pPr>
              <w:autoSpaceDE w:val="0"/>
              <w:autoSpaceDN w:val="0"/>
              <w:adjustRightInd w:val="0"/>
              <w:spacing w:line="280" w:lineRule="exact"/>
              <w:ind w:left="65"/>
              <w:jc w:val="left"/>
              <w:rPr>
                <w:kern w:val="0"/>
                <w:sz w:val="24"/>
              </w:rPr>
            </w:pPr>
            <w:r>
              <w:rPr>
                <w:kern w:val="0"/>
                <w:sz w:val="24"/>
              </w:rPr>
              <w:t>Battery room</w:t>
            </w:r>
          </w:p>
        </w:tc>
        <w:tc>
          <w:tcPr>
            <w:tcW w:w="6238" w:type="dxa"/>
          </w:tcPr>
          <w:p w14:paraId="666ABFE8">
            <w:pPr>
              <w:autoSpaceDE w:val="0"/>
              <w:autoSpaceDN w:val="0"/>
              <w:adjustRightInd w:val="0"/>
              <w:spacing w:line="280" w:lineRule="exact"/>
              <w:ind w:left="65"/>
              <w:jc w:val="left"/>
              <w:rPr>
                <w:kern w:val="0"/>
                <w:sz w:val="24"/>
              </w:rPr>
            </w:pPr>
            <w:r>
              <w:rPr>
                <w:rFonts w:hint="eastAsia"/>
                <w:kern w:val="0"/>
                <w:sz w:val="24"/>
              </w:rPr>
              <w:t>s</w:t>
            </w:r>
            <w:r>
              <w:rPr>
                <w:kern w:val="0"/>
                <w:sz w:val="24"/>
              </w:rPr>
              <w:t xml:space="preserve">teel shelves </w:t>
            </w:r>
            <w:r>
              <w:rPr>
                <w:b/>
                <w:i/>
                <w:kern w:val="0"/>
                <w:sz w:val="24"/>
              </w:rPr>
              <w:t>with wooden plate</w:t>
            </w:r>
            <w:r>
              <w:rPr>
                <w:kern w:val="0"/>
                <w:sz w:val="24"/>
              </w:rPr>
              <w:t xml:space="preserve"> and F.R.P. box for storage of batteries and shelves for distilled water bottle etc., wooden</w:t>
            </w:r>
            <w:r>
              <w:rPr>
                <w:rFonts w:hint="eastAsia"/>
                <w:kern w:val="0"/>
                <w:sz w:val="24"/>
              </w:rPr>
              <w:t xml:space="preserve"> grating</w:t>
            </w:r>
          </w:p>
        </w:tc>
      </w:tr>
      <w:tr w14:paraId="791A0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7" w:hRule="exact"/>
        </w:trPr>
        <w:tc>
          <w:tcPr>
            <w:tcW w:w="2551" w:type="dxa"/>
          </w:tcPr>
          <w:p w14:paraId="43563FA9">
            <w:pPr>
              <w:autoSpaceDE w:val="0"/>
              <w:autoSpaceDN w:val="0"/>
              <w:adjustRightInd w:val="0"/>
              <w:spacing w:line="280" w:lineRule="exact"/>
              <w:ind w:left="65"/>
              <w:jc w:val="left"/>
              <w:rPr>
                <w:kern w:val="0"/>
                <w:sz w:val="24"/>
              </w:rPr>
            </w:pPr>
            <w:r>
              <w:rPr>
                <w:kern w:val="0"/>
                <w:sz w:val="24"/>
              </w:rPr>
              <w:t xml:space="preserve">Oxygen/Acetylene </w:t>
            </w:r>
            <w:r>
              <w:rPr>
                <w:rFonts w:hint="eastAsia"/>
                <w:kern w:val="0"/>
                <w:sz w:val="24"/>
              </w:rPr>
              <w:t>store</w:t>
            </w:r>
          </w:p>
        </w:tc>
        <w:tc>
          <w:tcPr>
            <w:tcW w:w="6238" w:type="dxa"/>
          </w:tcPr>
          <w:p w14:paraId="0123081A">
            <w:pPr>
              <w:autoSpaceDE w:val="0"/>
              <w:autoSpaceDN w:val="0"/>
              <w:adjustRightInd w:val="0"/>
              <w:spacing w:line="280" w:lineRule="exact"/>
              <w:ind w:left="65"/>
              <w:jc w:val="left"/>
              <w:rPr>
                <w:kern w:val="0"/>
                <w:sz w:val="24"/>
              </w:rPr>
            </w:pPr>
            <w:r>
              <w:rPr>
                <w:rFonts w:hint="eastAsia"/>
                <w:kern w:val="0"/>
                <w:sz w:val="24"/>
              </w:rPr>
              <w:t>s</w:t>
            </w:r>
            <w:r>
              <w:rPr>
                <w:kern w:val="0"/>
                <w:sz w:val="24"/>
              </w:rPr>
              <w:t>teel shelves</w:t>
            </w:r>
            <w:r>
              <w:rPr>
                <w:rFonts w:hint="eastAsia"/>
                <w:kern w:val="0"/>
                <w:sz w:val="24"/>
              </w:rPr>
              <w:t xml:space="preserve">, </w:t>
            </w:r>
            <w:r>
              <w:rPr>
                <w:b/>
                <w:i/>
                <w:kern w:val="0"/>
                <w:sz w:val="24"/>
              </w:rPr>
              <w:t>wooden grating</w:t>
            </w:r>
          </w:p>
          <w:p w14:paraId="7EC215F3">
            <w:pPr>
              <w:autoSpaceDE w:val="0"/>
              <w:autoSpaceDN w:val="0"/>
              <w:adjustRightInd w:val="0"/>
              <w:spacing w:line="280" w:lineRule="exact"/>
              <w:ind w:left="65"/>
              <w:jc w:val="left"/>
              <w:rPr>
                <w:kern w:val="0"/>
                <w:sz w:val="24"/>
              </w:rPr>
            </w:pPr>
            <w:r>
              <w:rPr>
                <w:kern w:val="0"/>
                <w:sz w:val="24"/>
              </w:rPr>
              <w:t>Removable “U” rings with screw shall be provided in acetylene/oxygen bottle space.</w:t>
            </w:r>
            <w:r>
              <w:rPr>
                <w:rFonts w:hint="eastAsia"/>
                <w:kern w:val="0"/>
                <w:sz w:val="24"/>
              </w:rPr>
              <w:t xml:space="preserve"> </w:t>
            </w:r>
          </w:p>
        </w:tc>
      </w:tr>
      <w:tr w14:paraId="4B49D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exact"/>
        </w:trPr>
        <w:tc>
          <w:tcPr>
            <w:tcW w:w="2551" w:type="dxa"/>
          </w:tcPr>
          <w:p w14:paraId="4BD3CF9B">
            <w:pPr>
              <w:autoSpaceDE w:val="0"/>
              <w:autoSpaceDN w:val="0"/>
              <w:adjustRightInd w:val="0"/>
              <w:spacing w:line="280" w:lineRule="exact"/>
              <w:ind w:left="65"/>
              <w:jc w:val="left"/>
              <w:rPr>
                <w:kern w:val="0"/>
                <w:sz w:val="24"/>
              </w:rPr>
            </w:pPr>
            <w:r>
              <w:rPr>
                <w:kern w:val="0"/>
                <w:sz w:val="24"/>
              </w:rPr>
              <w:t>Other stores &amp; lockers</w:t>
            </w:r>
          </w:p>
        </w:tc>
        <w:tc>
          <w:tcPr>
            <w:tcW w:w="6238" w:type="dxa"/>
          </w:tcPr>
          <w:p w14:paraId="6EE8236C">
            <w:pPr>
              <w:autoSpaceDE w:val="0"/>
              <w:autoSpaceDN w:val="0"/>
              <w:adjustRightInd w:val="0"/>
              <w:spacing w:line="280" w:lineRule="exact"/>
              <w:ind w:left="64"/>
              <w:jc w:val="left"/>
              <w:rPr>
                <w:kern w:val="0"/>
                <w:sz w:val="24"/>
              </w:rPr>
            </w:pPr>
            <w:r>
              <w:rPr>
                <w:rFonts w:hint="eastAsia"/>
                <w:kern w:val="0"/>
                <w:sz w:val="24"/>
              </w:rPr>
              <w:t>s</w:t>
            </w:r>
            <w:r>
              <w:rPr>
                <w:kern w:val="0"/>
                <w:sz w:val="24"/>
              </w:rPr>
              <w:t>teel shelves, wooden</w:t>
            </w:r>
            <w:r>
              <w:rPr>
                <w:rFonts w:hint="eastAsia"/>
                <w:kern w:val="0"/>
                <w:sz w:val="24"/>
              </w:rPr>
              <w:t xml:space="preserve"> batten</w:t>
            </w:r>
          </w:p>
        </w:tc>
      </w:tr>
    </w:tbl>
    <w:p w14:paraId="3D01F6EA">
      <w:pPr>
        <w:autoSpaceDE w:val="0"/>
        <w:autoSpaceDN w:val="0"/>
        <w:adjustRightInd w:val="0"/>
        <w:spacing w:line="200" w:lineRule="exact"/>
        <w:jc w:val="left"/>
        <w:rPr>
          <w:rFonts w:ascii="Arial" w:hAnsi="Arial" w:cs="Arial"/>
          <w:kern w:val="0"/>
          <w:sz w:val="20"/>
          <w:szCs w:val="20"/>
        </w:rPr>
      </w:pPr>
    </w:p>
    <w:p w14:paraId="309BFC4B">
      <w:pPr>
        <w:pStyle w:val="3"/>
        <w:spacing w:before="0" w:after="0"/>
        <w:jc w:val="left"/>
      </w:pPr>
      <w:bookmarkStart w:id="160" w:name="_Toc50573631"/>
      <w:r>
        <w:rPr>
          <w:rFonts w:hint="eastAsia"/>
        </w:rPr>
        <w:t xml:space="preserve">3.7  </w:t>
      </w:r>
      <w:r>
        <w:t>ELEVATOR</w:t>
      </w:r>
      <w:bookmarkEnd w:id="160"/>
    </w:p>
    <w:p w14:paraId="33DEBEDD"/>
    <w:p w14:paraId="7E9809E6">
      <w:pPr>
        <w:autoSpaceDE w:val="0"/>
        <w:autoSpaceDN w:val="0"/>
        <w:adjustRightInd w:val="0"/>
        <w:spacing w:line="243" w:lineRule="auto"/>
        <w:ind w:left="1012"/>
      </w:pPr>
      <w:r>
        <w:rPr>
          <w:kern w:val="0"/>
          <w:sz w:val="24"/>
        </w:rPr>
        <w:t>No elevator to be provided.</w:t>
      </w:r>
    </w:p>
    <w:p w14:paraId="0BEDD1FC">
      <w:pPr>
        <w:widowControl/>
        <w:jc w:val="left"/>
      </w:pPr>
      <w:r>
        <w:br w:type="page"/>
      </w:r>
    </w:p>
    <w:p w14:paraId="33B2379B">
      <w:pPr>
        <w:autoSpaceDE w:val="0"/>
        <w:autoSpaceDN w:val="0"/>
        <w:adjustRightInd w:val="0"/>
        <w:jc w:val="left"/>
        <w:rPr>
          <w:rFonts w:ascii="Arial" w:hAnsi="Arial" w:cs="Arial"/>
          <w:kern w:val="0"/>
          <w:sz w:val="20"/>
          <w:szCs w:val="20"/>
        </w:rPr>
      </w:pPr>
    </w:p>
    <w:p w14:paraId="13BD278C">
      <w:pPr>
        <w:autoSpaceDE w:val="0"/>
        <w:autoSpaceDN w:val="0"/>
        <w:adjustRightInd w:val="0"/>
        <w:jc w:val="left"/>
        <w:rPr>
          <w:rFonts w:ascii="Arial" w:hAnsi="Arial" w:cs="Arial"/>
          <w:kern w:val="0"/>
          <w:sz w:val="20"/>
          <w:szCs w:val="20"/>
        </w:rPr>
      </w:pPr>
    </w:p>
    <w:p w14:paraId="6395CEA4">
      <w:pPr>
        <w:autoSpaceDE w:val="0"/>
        <w:autoSpaceDN w:val="0"/>
        <w:adjustRightInd w:val="0"/>
        <w:jc w:val="left"/>
        <w:rPr>
          <w:rFonts w:ascii="Arial" w:hAnsi="Arial" w:cs="Arial"/>
          <w:kern w:val="0"/>
          <w:sz w:val="20"/>
          <w:szCs w:val="20"/>
        </w:rPr>
      </w:pPr>
    </w:p>
    <w:p w14:paraId="32C4DE7D">
      <w:pPr>
        <w:autoSpaceDE w:val="0"/>
        <w:autoSpaceDN w:val="0"/>
        <w:adjustRightInd w:val="0"/>
        <w:jc w:val="left"/>
        <w:rPr>
          <w:rFonts w:ascii="Arial" w:hAnsi="Arial" w:cs="Arial"/>
          <w:kern w:val="0"/>
          <w:sz w:val="20"/>
          <w:szCs w:val="20"/>
        </w:rPr>
      </w:pPr>
    </w:p>
    <w:p w14:paraId="04FDB636">
      <w:pPr>
        <w:autoSpaceDE w:val="0"/>
        <w:autoSpaceDN w:val="0"/>
        <w:adjustRightInd w:val="0"/>
        <w:jc w:val="left"/>
        <w:rPr>
          <w:rFonts w:ascii="Arial" w:hAnsi="Arial" w:cs="Arial"/>
          <w:kern w:val="0"/>
          <w:sz w:val="20"/>
          <w:szCs w:val="20"/>
        </w:rPr>
      </w:pPr>
    </w:p>
    <w:p w14:paraId="0EFAFDCF">
      <w:pPr>
        <w:autoSpaceDE w:val="0"/>
        <w:autoSpaceDN w:val="0"/>
        <w:adjustRightInd w:val="0"/>
        <w:jc w:val="left"/>
        <w:rPr>
          <w:rFonts w:ascii="Arial" w:hAnsi="Arial" w:cs="Arial"/>
          <w:kern w:val="0"/>
          <w:sz w:val="20"/>
          <w:szCs w:val="20"/>
        </w:rPr>
      </w:pPr>
    </w:p>
    <w:p w14:paraId="54EA37B8">
      <w:pPr>
        <w:autoSpaceDE w:val="0"/>
        <w:autoSpaceDN w:val="0"/>
        <w:adjustRightInd w:val="0"/>
        <w:jc w:val="left"/>
        <w:rPr>
          <w:rFonts w:ascii="Arial" w:hAnsi="Arial" w:cs="Arial"/>
          <w:kern w:val="0"/>
          <w:sz w:val="20"/>
          <w:szCs w:val="20"/>
        </w:rPr>
      </w:pPr>
    </w:p>
    <w:p w14:paraId="39A1E1D1">
      <w:pPr>
        <w:autoSpaceDE w:val="0"/>
        <w:autoSpaceDN w:val="0"/>
        <w:adjustRightInd w:val="0"/>
        <w:jc w:val="left"/>
        <w:rPr>
          <w:rFonts w:ascii="Arial" w:hAnsi="Arial" w:cs="Arial"/>
          <w:kern w:val="0"/>
          <w:sz w:val="20"/>
          <w:szCs w:val="20"/>
        </w:rPr>
      </w:pPr>
    </w:p>
    <w:p w14:paraId="704619AC">
      <w:pPr>
        <w:autoSpaceDE w:val="0"/>
        <w:autoSpaceDN w:val="0"/>
        <w:adjustRightInd w:val="0"/>
        <w:jc w:val="left"/>
        <w:rPr>
          <w:rFonts w:ascii="Arial" w:hAnsi="Arial" w:cs="Arial"/>
          <w:kern w:val="0"/>
          <w:sz w:val="20"/>
          <w:szCs w:val="20"/>
        </w:rPr>
      </w:pPr>
    </w:p>
    <w:p w14:paraId="6EFE7C8F">
      <w:pPr>
        <w:autoSpaceDE w:val="0"/>
        <w:autoSpaceDN w:val="0"/>
        <w:adjustRightInd w:val="0"/>
        <w:jc w:val="left"/>
        <w:rPr>
          <w:rFonts w:ascii="Arial" w:hAnsi="Arial" w:cs="Arial"/>
          <w:kern w:val="0"/>
          <w:sz w:val="20"/>
          <w:szCs w:val="20"/>
        </w:rPr>
      </w:pPr>
    </w:p>
    <w:p w14:paraId="06EEB823">
      <w:pPr>
        <w:autoSpaceDE w:val="0"/>
        <w:autoSpaceDN w:val="0"/>
        <w:adjustRightInd w:val="0"/>
        <w:jc w:val="left"/>
        <w:rPr>
          <w:rFonts w:ascii="Arial" w:hAnsi="Arial" w:cs="Arial"/>
          <w:kern w:val="0"/>
          <w:sz w:val="20"/>
          <w:szCs w:val="20"/>
        </w:rPr>
      </w:pPr>
    </w:p>
    <w:p w14:paraId="4A3A9054">
      <w:pPr>
        <w:autoSpaceDE w:val="0"/>
        <w:autoSpaceDN w:val="0"/>
        <w:adjustRightInd w:val="0"/>
        <w:jc w:val="left"/>
        <w:rPr>
          <w:rFonts w:ascii="Arial" w:hAnsi="Arial" w:cs="Arial"/>
          <w:kern w:val="0"/>
          <w:sz w:val="20"/>
          <w:szCs w:val="20"/>
        </w:rPr>
      </w:pPr>
    </w:p>
    <w:p w14:paraId="41E1CAB6">
      <w:pPr>
        <w:autoSpaceDE w:val="0"/>
        <w:autoSpaceDN w:val="0"/>
        <w:adjustRightInd w:val="0"/>
        <w:jc w:val="left"/>
        <w:rPr>
          <w:rFonts w:ascii="Arial" w:hAnsi="Arial" w:cs="Arial"/>
          <w:kern w:val="0"/>
          <w:sz w:val="20"/>
          <w:szCs w:val="20"/>
        </w:rPr>
      </w:pPr>
    </w:p>
    <w:p w14:paraId="04EB2428">
      <w:pPr>
        <w:autoSpaceDE w:val="0"/>
        <w:autoSpaceDN w:val="0"/>
        <w:adjustRightInd w:val="0"/>
        <w:jc w:val="left"/>
        <w:rPr>
          <w:rFonts w:ascii="Arial" w:hAnsi="Arial" w:cs="Arial"/>
          <w:kern w:val="0"/>
          <w:sz w:val="20"/>
          <w:szCs w:val="20"/>
        </w:rPr>
      </w:pPr>
    </w:p>
    <w:p w14:paraId="7A6EF219">
      <w:pPr>
        <w:autoSpaceDE w:val="0"/>
        <w:autoSpaceDN w:val="0"/>
        <w:adjustRightInd w:val="0"/>
        <w:jc w:val="left"/>
        <w:rPr>
          <w:rFonts w:ascii="Arial" w:hAnsi="Arial" w:cs="Arial"/>
          <w:kern w:val="0"/>
          <w:sz w:val="20"/>
          <w:szCs w:val="20"/>
        </w:rPr>
      </w:pPr>
    </w:p>
    <w:p w14:paraId="29B48186">
      <w:pPr>
        <w:autoSpaceDE w:val="0"/>
        <w:autoSpaceDN w:val="0"/>
        <w:adjustRightInd w:val="0"/>
        <w:jc w:val="left"/>
        <w:rPr>
          <w:rFonts w:ascii="Arial" w:hAnsi="Arial" w:cs="Arial"/>
          <w:kern w:val="0"/>
          <w:sz w:val="20"/>
          <w:szCs w:val="20"/>
        </w:rPr>
      </w:pPr>
    </w:p>
    <w:p w14:paraId="351F3386">
      <w:pPr>
        <w:autoSpaceDE w:val="0"/>
        <w:autoSpaceDN w:val="0"/>
        <w:adjustRightInd w:val="0"/>
        <w:jc w:val="left"/>
        <w:rPr>
          <w:rFonts w:ascii="Arial" w:hAnsi="Arial" w:cs="Arial"/>
          <w:kern w:val="0"/>
          <w:sz w:val="20"/>
          <w:szCs w:val="20"/>
        </w:rPr>
      </w:pPr>
    </w:p>
    <w:p w14:paraId="69867072">
      <w:pPr>
        <w:autoSpaceDE w:val="0"/>
        <w:autoSpaceDN w:val="0"/>
        <w:adjustRightInd w:val="0"/>
        <w:jc w:val="left"/>
        <w:rPr>
          <w:rFonts w:ascii="Arial" w:hAnsi="Arial" w:cs="Arial"/>
          <w:kern w:val="0"/>
          <w:sz w:val="20"/>
          <w:szCs w:val="20"/>
        </w:rPr>
      </w:pPr>
    </w:p>
    <w:p w14:paraId="1E25C5B1">
      <w:pPr>
        <w:autoSpaceDE w:val="0"/>
        <w:autoSpaceDN w:val="0"/>
        <w:adjustRightInd w:val="0"/>
        <w:jc w:val="left"/>
        <w:rPr>
          <w:rFonts w:ascii="Arial" w:hAnsi="Arial" w:cs="Arial"/>
          <w:kern w:val="0"/>
          <w:sz w:val="20"/>
          <w:szCs w:val="20"/>
        </w:rPr>
      </w:pPr>
    </w:p>
    <w:p w14:paraId="6D73130A">
      <w:pPr>
        <w:autoSpaceDE w:val="0"/>
        <w:autoSpaceDN w:val="0"/>
        <w:adjustRightInd w:val="0"/>
        <w:jc w:val="left"/>
        <w:rPr>
          <w:rFonts w:ascii="Arial" w:hAnsi="Arial" w:cs="Arial"/>
          <w:kern w:val="0"/>
          <w:sz w:val="20"/>
          <w:szCs w:val="20"/>
        </w:rPr>
      </w:pPr>
    </w:p>
    <w:p w14:paraId="615BD9EC">
      <w:pPr>
        <w:tabs>
          <w:tab w:val="left" w:pos="4395"/>
        </w:tabs>
        <w:autoSpaceDE w:val="0"/>
        <w:autoSpaceDN w:val="0"/>
        <w:adjustRightInd w:val="0"/>
        <w:ind w:left="142" w:hanging="1"/>
        <w:jc w:val="center"/>
        <w:rPr>
          <w:rFonts w:ascii="Arial" w:hAnsi="Arial" w:cs="Arial"/>
          <w:kern w:val="0"/>
          <w:sz w:val="72"/>
          <w:szCs w:val="72"/>
        </w:rPr>
      </w:pPr>
      <w:r>
        <w:rPr>
          <w:rFonts w:hint="eastAsia" w:ascii="Arial" w:hAnsi="Arial" w:cs="Arial"/>
          <w:b/>
          <w:bCs/>
          <w:kern w:val="0"/>
          <w:position w:val="1"/>
          <w:sz w:val="72"/>
          <w:szCs w:val="72"/>
        </w:rPr>
        <w:t>CHAPTER 4</w:t>
      </w:r>
    </w:p>
    <w:p w14:paraId="7760827D">
      <w:pPr>
        <w:autoSpaceDE w:val="0"/>
        <w:autoSpaceDN w:val="0"/>
        <w:adjustRightInd w:val="0"/>
        <w:jc w:val="left"/>
        <w:rPr>
          <w:rFonts w:ascii="Arial" w:hAnsi="Arial" w:cs="Arial"/>
          <w:kern w:val="0"/>
          <w:sz w:val="20"/>
          <w:szCs w:val="20"/>
        </w:rPr>
      </w:pPr>
    </w:p>
    <w:p w14:paraId="2304E9A6">
      <w:pPr>
        <w:autoSpaceDE w:val="0"/>
        <w:autoSpaceDN w:val="0"/>
        <w:adjustRightInd w:val="0"/>
        <w:jc w:val="left"/>
        <w:rPr>
          <w:rFonts w:ascii="Arial" w:hAnsi="Arial" w:cs="Arial"/>
          <w:kern w:val="0"/>
          <w:sz w:val="20"/>
          <w:szCs w:val="20"/>
        </w:rPr>
      </w:pPr>
    </w:p>
    <w:p w14:paraId="040506A4">
      <w:pPr>
        <w:autoSpaceDE w:val="0"/>
        <w:autoSpaceDN w:val="0"/>
        <w:adjustRightInd w:val="0"/>
        <w:jc w:val="left"/>
        <w:rPr>
          <w:rFonts w:ascii="Arial" w:hAnsi="Arial" w:cs="Arial"/>
          <w:kern w:val="0"/>
          <w:sz w:val="20"/>
          <w:szCs w:val="20"/>
        </w:rPr>
      </w:pPr>
    </w:p>
    <w:p w14:paraId="602D14E9">
      <w:pPr>
        <w:autoSpaceDE w:val="0"/>
        <w:autoSpaceDN w:val="0"/>
        <w:adjustRightInd w:val="0"/>
        <w:spacing w:before="8"/>
        <w:jc w:val="left"/>
        <w:rPr>
          <w:rFonts w:ascii="Arial" w:hAnsi="Arial" w:cs="Arial"/>
          <w:kern w:val="0"/>
          <w:sz w:val="22"/>
        </w:rPr>
      </w:pPr>
    </w:p>
    <w:p w14:paraId="316E2278">
      <w:pPr>
        <w:autoSpaceDE w:val="0"/>
        <w:autoSpaceDN w:val="0"/>
        <w:adjustRightInd w:val="0"/>
        <w:ind w:left="2476"/>
        <w:jc w:val="left"/>
        <w:rPr>
          <w:rFonts w:ascii="Arial" w:hAnsi="Arial" w:cs="Arial"/>
          <w:kern w:val="0"/>
          <w:sz w:val="72"/>
          <w:szCs w:val="72"/>
        </w:rPr>
      </w:pPr>
      <w:r>
        <w:rPr>
          <w:rFonts w:ascii="Arial" w:hAnsi="Arial" w:cs="Arial"/>
          <w:b/>
          <w:bCs/>
          <w:kern w:val="0"/>
          <w:sz w:val="72"/>
          <w:szCs w:val="72"/>
        </w:rPr>
        <w:t>OUTFITTING</w:t>
      </w:r>
    </w:p>
    <w:p w14:paraId="3C08AAC4">
      <w:pPr>
        <w:autoSpaceDE w:val="0"/>
        <w:autoSpaceDN w:val="0"/>
        <w:adjustRightInd w:val="0"/>
        <w:jc w:val="left"/>
        <w:rPr>
          <w:rFonts w:ascii="Arial" w:hAnsi="Arial" w:cs="Arial"/>
          <w:kern w:val="0"/>
          <w:sz w:val="14"/>
          <w:szCs w:val="14"/>
        </w:rPr>
      </w:pPr>
    </w:p>
    <w:p w14:paraId="02954EF8">
      <w:pPr>
        <w:autoSpaceDE w:val="0"/>
        <w:autoSpaceDN w:val="0"/>
        <w:adjustRightInd w:val="0"/>
        <w:jc w:val="left"/>
        <w:rPr>
          <w:rFonts w:ascii="Arial" w:hAnsi="Arial" w:cs="Arial"/>
          <w:kern w:val="0"/>
          <w:sz w:val="20"/>
          <w:szCs w:val="20"/>
        </w:rPr>
      </w:pPr>
    </w:p>
    <w:p w14:paraId="68702909">
      <w:pPr>
        <w:autoSpaceDE w:val="0"/>
        <w:autoSpaceDN w:val="0"/>
        <w:adjustRightInd w:val="0"/>
        <w:jc w:val="left"/>
        <w:rPr>
          <w:rFonts w:ascii="Arial" w:hAnsi="Arial" w:cs="Arial"/>
          <w:kern w:val="0"/>
          <w:sz w:val="20"/>
          <w:szCs w:val="20"/>
        </w:rPr>
      </w:pPr>
    </w:p>
    <w:p w14:paraId="54725487">
      <w:pPr>
        <w:autoSpaceDE w:val="0"/>
        <w:autoSpaceDN w:val="0"/>
        <w:adjustRightInd w:val="0"/>
        <w:jc w:val="left"/>
        <w:rPr>
          <w:rFonts w:ascii="Arial" w:hAnsi="Arial" w:cs="Arial"/>
          <w:kern w:val="0"/>
          <w:sz w:val="20"/>
          <w:szCs w:val="20"/>
        </w:rPr>
      </w:pPr>
    </w:p>
    <w:p w14:paraId="5C74BC54">
      <w:pPr>
        <w:autoSpaceDE w:val="0"/>
        <w:autoSpaceDN w:val="0"/>
        <w:adjustRightInd w:val="0"/>
        <w:jc w:val="left"/>
        <w:rPr>
          <w:rFonts w:ascii="Arial" w:hAnsi="Arial" w:cs="Arial"/>
          <w:kern w:val="0"/>
          <w:sz w:val="20"/>
          <w:szCs w:val="20"/>
        </w:rPr>
      </w:pPr>
    </w:p>
    <w:p w14:paraId="538B9BFF">
      <w:pPr>
        <w:autoSpaceDE w:val="0"/>
        <w:autoSpaceDN w:val="0"/>
        <w:adjustRightInd w:val="0"/>
        <w:jc w:val="left"/>
        <w:rPr>
          <w:rFonts w:ascii="Arial" w:hAnsi="Arial" w:cs="Arial"/>
          <w:kern w:val="0"/>
          <w:sz w:val="20"/>
          <w:szCs w:val="20"/>
        </w:rPr>
      </w:pPr>
    </w:p>
    <w:p w14:paraId="450BCDF3">
      <w:pPr>
        <w:autoSpaceDE w:val="0"/>
        <w:autoSpaceDN w:val="0"/>
        <w:adjustRightInd w:val="0"/>
        <w:jc w:val="left"/>
        <w:rPr>
          <w:rFonts w:ascii="Arial" w:hAnsi="Arial" w:cs="Arial"/>
          <w:kern w:val="0"/>
          <w:sz w:val="20"/>
          <w:szCs w:val="20"/>
        </w:rPr>
      </w:pPr>
    </w:p>
    <w:p w14:paraId="118E9FB6">
      <w:pPr>
        <w:autoSpaceDE w:val="0"/>
        <w:autoSpaceDN w:val="0"/>
        <w:adjustRightInd w:val="0"/>
        <w:jc w:val="left"/>
        <w:rPr>
          <w:rFonts w:ascii="Arial" w:hAnsi="Arial" w:cs="Arial"/>
          <w:kern w:val="0"/>
          <w:sz w:val="20"/>
          <w:szCs w:val="20"/>
        </w:rPr>
      </w:pPr>
    </w:p>
    <w:p w14:paraId="56E34A2C">
      <w:pPr>
        <w:autoSpaceDE w:val="0"/>
        <w:autoSpaceDN w:val="0"/>
        <w:adjustRightInd w:val="0"/>
        <w:jc w:val="left"/>
        <w:rPr>
          <w:rFonts w:ascii="Arial" w:hAnsi="Arial" w:cs="Arial"/>
          <w:kern w:val="0"/>
          <w:sz w:val="20"/>
          <w:szCs w:val="20"/>
        </w:rPr>
      </w:pPr>
    </w:p>
    <w:p w14:paraId="495B58F1">
      <w:pPr>
        <w:autoSpaceDE w:val="0"/>
        <w:autoSpaceDN w:val="0"/>
        <w:adjustRightInd w:val="0"/>
        <w:jc w:val="left"/>
        <w:rPr>
          <w:rFonts w:ascii="Arial" w:hAnsi="Arial" w:cs="Arial"/>
          <w:kern w:val="0"/>
          <w:sz w:val="20"/>
          <w:szCs w:val="20"/>
        </w:rPr>
      </w:pPr>
    </w:p>
    <w:p w14:paraId="01CC49BE">
      <w:pPr>
        <w:autoSpaceDE w:val="0"/>
        <w:autoSpaceDN w:val="0"/>
        <w:adjustRightInd w:val="0"/>
        <w:jc w:val="left"/>
        <w:rPr>
          <w:rFonts w:ascii="Arial" w:hAnsi="Arial" w:cs="Arial"/>
          <w:kern w:val="0"/>
          <w:sz w:val="20"/>
          <w:szCs w:val="20"/>
        </w:rPr>
      </w:pPr>
    </w:p>
    <w:p w14:paraId="41F6119D">
      <w:pPr>
        <w:autoSpaceDE w:val="0"/>
        <w:autoSpaceDN w:val="0"/>
        <w:adjustRightInd w:val="0"/>
        <w:jc w:val="left"/>
        <w:rPr>
          <w:rFonts w:ascii="Arial" w:hAnsi="Arial" w:cs="Arial"/>
          <w:kern w:val="0"/>
          <w:sz w:val="20"/>
          <w:szCs w:val="20"/>
        </w:rPr>
      </w:pPr>
    </w:p>
    <w:p w14:paraId="67B7B1D1">
      <w:pPr>
        <w:autoSpaceDE w:val="0"/>
        <w:autoSpaceDN w:val="0"/>
        <w:adjustRightInd w:val="0"/>
        <w:jc w:val="left"/>
        <w:rPr>
          <w:rFonts w:ascii="Arial" w:hAnsi="Arial" w:cs="Arial"/>
          <w:kern w:val="0"/>
          <w:sz w:val="20"/>
          <w:szCs w:val="20"/>
        </w:rPr>
      </w:pPr>
    </w:p>
    <w:p w14:paraId="76CF3B0E">
      <w:pPr>
        <w:autoSpaceDE w:val="0"/>
        <w:autoSpaceDN w:val="0"/>
        <w:adjustRightInd w:val="0"/>
        <w:jc w:val="left"/>
        <w:rPr>
          <w:rFonts w:ascii="Arial" w:hAnsi="Arial" w:cs="Arial"/>
          <w:kern w:val="0"/>
          <w:sz w:val="20"/>
          <w:szCs w:val="20"/>
        </w:rPr>
      </w:pPr>
    </w:p>
    <w:p w14:paraId="4D7F9A0B">
      <w:pPr>
        <w:autoSpaceDE w:val="0"/>
        <w:autoSpaceDN w:val="0"/>
        <w:adjustRightInd w:val="0"/>
        <w:jc w:val="left"/>
        <w:rPr>
          <w:rFonts w:ascii="Arial" w:hAnsi="Arial" w:cs="Arial"/>
          <w:kern w:val="0"/>
          <w:sz w:val="20"/>
          <w:szCs w:val="20"/>
        </w:rPr>
      </w:pPr>
    </w:p>
    <w:p w14:paraId="1B4D48A1">
      <w:pPr>
        <w:autoSpaceDE w:val="0"/>
        <w:autoSpaceDN w:val="0"/>
        <w:adjustRightInd w:val="0"/>
        <w:jc w:val="left"/>
        <w:rPr>
          <w:rFonts w:ascii="Arial" w:hAnsi="Arial" w:cs="Arial"/>
          <w:kern w:val="0"/>
          <w:sz w:val="20"/>
          <w:szCs w:val="20"/>
        </w:rPr>
      </w:pPr>
    </w:p>
    <w:p w14:paraId="750ECF82">
      <w:pPr>
        <w:autoSpaceDE w:val="0"/>
        <w:autoSpaceDN w:val="0"/>
        <w:adjustRightInd w:val="0"/>
        <w:jc w:val="left"/>
        <w:rPr>
          <w:rFonts w:ascii="Arial" w:hAnsi="Arial" w:cs="Arial"/>
          <w:kern w:val="0"/>
          <w:sz w:val="20"/>
          <w:szCs w:val="20"/>
        </w:rPr>
      </w:pPr>
    </w:p>
    <w:p w14:paraId="149CD879">
      <w:pPr>
        <w:autoSpaceDE w:val="0"/>
        <w:autoSpaceDN w:val="0"/>
        <w:adjustRightInd w:val="0"/>
        <w:jc w:val="left"/>
        <w:rPr>
          <w:rFonts w:ascii="Arial" w:hAnsi="Arial" w:cs="Arial"/>
          <w:kern w:val="0"/>
          <w:sz w:val="20"/>
          <w:szCs w:val="20"/>
        </w:rPr>
      </w:pPr>
    </w:p>
    <w:p w14:paraId="748DC29F">
      <w:pPr>
        <w:autoSpaceDE w:val="0"/>
        <w:autoSpaceDN w:val="0"/>
        <w:adjustRightInd w:val="0"/>
        <w:jc w:val="left"/>
        <w:rPr>
          <w:rFonts w:ascii="Arial" w:hAnsi="Arial" w:cs="Arial"/>
          <w:kern w:val="0"/>
          <w:sz w:val="20"/>
          <w:szCs w:val="20"/>
        </w:rPr>
      </w:pPr>
    </w:p>
    <w:p w14:paraId="5DB16CAD">
      <w:pPr>
        <w:autoSpaceDE w:val="0"/>
        <w:autoSpaceDN w:val="0"/>
        <w:adjustRightInd w:val="0"/>
        <w:jc w:val="left"/>
        <w:rPr>
          <w:rFonts w:ascii="Arial" w:hAnsi="Arial" w:cs="Arial"/>
          <w:kern w:val="0"/>
          <w:sz w:val="20"/>
          <w:szCs w:val="20"/>
        </w:rPr>
      </w:pPr>
    </w:p>
    <w:p w14:paraId="13F81D21">
      <w:pPr>
        <w:autoSpaceDE w:val="0"/>
        <w:autoSpaceDN w:val="0"/>
        <w:adjustRightInd w:val="0"/>
        <w:jc w:val="left"/>
        <w:rPr>
          <w:rFonts w:ascii="Arial" w:hAnsi="Arial" w:cs="Arial"/>
          <w:kern w:val="0"/>
          <w:sz w:val="20"/>
          <w:szCs w:val="20"/>
        </w:rPr>
      </w:pPr>
    </w:p>
    <w:p w14:paraId="586330F8">
      <w:pPr>
        <w:autoSpaceDE w:val="0"/>
        <w:autoSpaceDN w:val="0"/>
        <w:adjustRightInd w:val="0"/>
        <w:jc w:val="left"/>
        <w:rPr>
          <w:rFonts w:ascii="Arial" w:hAnsi="Arial" w:cs="Arial"/>
          <w:kern w:val="0"/>
          <w:sz w:val="20"/>
          <w:szCs w:val="20"/>
        </w:rPr>
      </w:pPr>
    </w:p>
    <w:p w14:paraId="0B915DE7">
      <w:pPr>
        <w:autoSpaceDE w:val="0"/>
        <w:autoSpaceDN w:val="0"/>
        <w:adjustRightInd w:val="0"/>
        <w:jc w:val="left"/>
        <w:rPr>
          <w:rFonts w:ascii="Arial" w:hAnsi="Arial" w:cs="Arial"/>
          <w:kern w:val="0"/>
          <w:sz w:val="20"/>
          <w:szCs w:val="20"/>
        </w:rPr>
      </w:pPr>
    </w:p>
    <w:p w14:paraId="190185F7">
      <w:pPr>
        <w:autoSpaceDE w:val="0"/>
        <w:autoSpaceDN w:val="0"/>
        <w:adjustRightInd w:val="0"/>
        <w:jc w:val="left"/>
        <w:rPr>
          <w:rFonts w:ascii="Arial" w:hAnsi="Arial" w:cs="Arial"/>
          <w:kern w:val="0"/>
          <w:sz w:val="20"/>
          <w:szCs w:val="20"/>
        </w:rPr>
      </w:pPr>
    </w:p>
    <w:p w14:paraId="47A6FA5F">
      <w:pPr>
        <w:autoSpaceDE w:val="0"/>
        <w:autoSpaceDN w:val="0"/>
        <w:adjustRightInd w:val="0"/>
        <w:jc w:val="left"/>
        <w:rPr>
          <w:rFonts w:ascii="Arial" w:hAnsi="Arial" w:cs="Arial"/>
          <w:kern w:val="0"/>
          <w:sz w:val="20"/>
          <w:szCs w:val="20"/>
        </w:rPr>
      </w:pPr>
    </w:p>
    <w:p w14:paraId="600CEC9D">
      <w:pPr>
        <w:autoSpaceDE w:val="0"/>
        <w:autoSpaceDN w:val="0"/>
        <w:adjustRightInd w:val="0"/>
        <w:jc w:val="left"/>
        <w:rPr>
          <w:rFonts w:ascii="Arial" w:hAnsi="Arial" w:cs="Arial"/>
          <w:kern w:val="0"/>
          <w:sz w:val="20"/>
          <w:szCs w:val="20"/>
        </w:rPr>
      </w:pPr>
    </w:p>
    <w:p w14:paraId="78E01387">
      <w:pPr>
        <w:autoSpaceDE w:val="0"/>
        <w:autoSpaceDN w:val="0"/>
        <w:adjustRightInd w:val="0"/>
        <w:jc w:val="left"/>
        <w:rPr>
          <w:rFonts w:ascii="Arial" w:hAnsi="Arial" w:cs="Arial"/>
          <w:kern w:val="0"/>
          <w:sz w:val="20"/>
          <w:szCs w:val="20"/>
        </w:rPr>
      </w:pPr>
    </w:p>
    <w:p w14:paraId="2B0AC491">
      <w:pPr>
        <w:autoSpaceDE w:val="0"/>
        <w:autoSpaceDN w:val="0"/>
        <w:adjustRightInd w:val="0"/>
        <w:jc w:val="left"/>
        <w:rPr>
          <w:rFonts w:ascii="Arial" w:hAnsi="Arial" w:cs="Arial"/>
          <w:kern w:val="0"/>
          <w:sz w:val="20"/>
          <w:szCs w:val="20"/>
        </w:rPr>
      </w:pPr>
      <w:r>
        <w:rPr>
          <w:rFonts w:ascii="Arial" w:hAnsi="Arial" w:cs="Arial"/>
          <w:kern w:val="0"/>
          <w:sz w:val="20"/>
          <w:szCs w:val="20"/>
        </w:rPr>
        <w:t>Version:A</w:t>
      </w:r>
    </w:p>
    <w:p w14:paraId="5C072099">
      <w:pPr>
        <w:autoSpaceDE w:val="0"/>
        <w:autoSpaceDN w:val="0"/>
        <w:adjustRightInd w:val="0"/>
        <w:jc w:val="left"/>
        <w:rPr>
          <w:rFonts w:ascii="Arial" w:hAnsi="Arial" w:cs="Arial"/>
          <w:kern w:val="0"/>
          <w:sz w:val="20"/>
          <w:szCs w:val="20"/>
        </w:rPr>
      </w:pPr>
      <w:r>
        <w:rPr>
          <w:rFonts w:ascii="Arial" w:hAnsi="Arial" w:cs="Arial"/>
          <w:kern w:val="0"/>
          <w:sz w:val="20"/>
          <w:szCs w:val="20"/>
        </w:rPr>
        <w:t>Key words: Breadth 27.5m, Gearless, 6S60ME-C10.5 Tier II, 220ReeferPlugs, Open loop scrubber</w:t>
      </w:r>
    </w:p>
    <w:p w14:paraId="1C4CDA47">
      <w:pPr>
        <w:autoSpaceDE w:val="0"/>
        <w:autoSpaceDN w:val="0"/>
        <w:adjustRightInd w:val="0"/>
        <w:jc w:val="center"/>
        <w:rPr>
          <w:rFonts w:ascii="Arial" w:hAnsi="Arial" w:cs="Arial"/>
          <w:b/>
          <w:kern w:val="0"/>
          <w:sz w:val="32"/>
          <w:szCs w:val="32"/>
        </w:rPr>
      </w:pPr>
      <w:r>
        <w:rPr>
          <w:rFonts w:ascii="Arial" w:hAnsi="Arial" w:cs="Arial"/>
          <w:kern w:val="0"/>
          <w:sz w:val="20"/>
          <w:szCs w:val="20"/>
        </w:rPr>
        <w:br w:type="page"/>
      </w:r>
      <w:r>
        <w:rPr>
          <w:rFonts w:hint="eastAsia" w:ascii="Arial" w:hAnsi="Arial" w:cs="Arial"/>
          <w:b/>
          <w:kern w:val="0"/>
          <w:sz w:val="32"/>
          <w:szCs w:val="32"/>
        </w:rPr>
        <w:t>CONTENT</w:t>
      </w:r>
    </w:p>
    <w:p w14:paraId="709251D0">
      <w:pPr>
        <w:autoSpaceDE w:val="0"/>
        <w:autoSpaceDN w:val="0"/>
        <w:adjustRightInd w:val="0"/>
        <w:jc w:val="left"/>
        <w:rPr>
          <w:rFonts w:ascii="Arial" w:hAnsi="Arial" w:cs="Arial"/>
          <w:kern w:val="0"/>
          <w:sz w:val="20"/>
          <w:szCs w:val="20"/>
        </w:rPr>
      </w:pPr>
    </w:p>
    <w:p w14:paraId="554DE818">
      <w:pPr>
        <w:autoSpaceDE w:val="0"/>
        <w:autoSpaceDN w:val="0"/>
        <w:adjustRightInd w:val="0"/>
        <w:jc w:val="left"/>
        <w:rPr>
          <w:rFonts w:ascii="Arial" w:hAnsi="Arial" w:cs="Arial"/>
          <w:kern w:val="0"/>
          <w:sz w:val="20"/>
          <w:szCs w:val="20"/>
        </w:rPr>
      </w:pPr>
    </w:p>
    <w:p w14:paraId="1806A604">
      <w:pPr>
        <w:pStyle w:val="27"/>
        <w:rPr>
          <w:rFonts w:asciiTheme="minorHAnsi" w:hAnsiTheme="minorHAnsi" w:eastAsiaTheme="minorEastAsia" w:cstheme="minorBidi"/>
          <w:b w:val="0"/>
          <w:caps w:val="0"/>
          <w:kern w:val="2"/>
          <w:sz w:val="21"/>
          <w:szCs w:val="22"/>
          <w:lang w:val="en-US"/>
        </w:rPr>
      </w:pPr>
      <w:r>
        <w:rPr>
          <w:rFonts w:cs="Arial"/>
        </w:rPr>
        <w:fldChar w:fldCharType="begin"/>
      </w:r>
      <w:r>
        <w:rPr>
          <w:rFonts w:cs="Arial"/>
        </w:rPr>
        <w:instrText xml:space="preserve"> TOC \o "1-3" \h \z </w:instrText>
      </w:r>
      <w:r>
        <w:rPr>
          <w:rFonts w:cs="Arial"/>
        </w:rPr>
        <w:fldChar w:fldCharType="separate"/>
      </w:r>
      <w:r>
        <w:fldChar w:fldCharType="begin"/>
      </w:r>
      <w:r>
        <w:instrText xml:space="preserve"> HYPERLINK \l "_Toc50573797" </w:instrText>
      </w:r>
      <w:r>
        <w:fldChar w:fldCharType="separate"/>
      </w:r>
      <w:r>
        <w:rPr>
          <w:rStyle w:val="45"/>
          <w:rFonts w:cs="Arial"/>
        </w:rPr>
        <w:t>CHAPTER 4 OUTFITTING</w:t>
      </w:r>
      <w:r>
        <w:tab/>
      </w:r>
      <w:r>
        <w:fldChar w:fldCharType="begin"/>
      </w:r>
      <w:r>
        <w:instrText xml:space="preserve"> PAGEREF _Toc50573797 \h </w:instrText>
      </w:r>
      <w:r>
        <w:fldChar w:fldCharType="separate"/>
      </w:r>
      <w:r>
        <w:t>3</w:t>
      </w:r>
      <w:r>
        <w:fldChar w:fldCharType="end"/>
      </w:r>
      <w:r>
        <w:fldChar w:fldCharType="end"/>
      </w:r>
    </w:p>
    <w:p w14:paraId="3BBC6D9E">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"_Toc50573798" </w:instrText>
      </w:r>
      <w:r>
        <w:fldChar w:fldCharType="separate"/>
      </w:r>
      <w:r>
        <w:rPr>
          <w:rStyle w:val="45"/>
        </w:rPr>
        <w:t>4.1     anchoring AND MOORING EQUIPMENT</w:t>
      </w:r>
      <w:r>
        <w:tab/>
      </w:r>
      <w:r>
        <w:fldChar w:fldCharType="begin"/>
      </w:r>
      <w:r>
        <w:instrText xml:space="preserve"> PAGEREF _Toc50573798 \h </w:instrText>
      </w:r>
      <w:r>
        <w:fldChar w:fldCharType="separate"/>
      </w:r>
      <w:r>
        <w:t>3</w:t>
      </w:r>
      <w:r>
        <w:fldChar w:fldCharType="end"/>
      </w:r>
      <w:r>
        <w:fldChar w:fldCharType="end"/>
      </w:r>
    </w:p>
    <w:p w14:paraId="1C93196C">
      <w:pPr>
        <w:pStyle w:val="19"/>
        <w:rPr>
          <w:rFonts w:asciiTheme="minorHAnsi" w:hAnsiTheme="minorHAnsi" w:eastAsiaTheme="minorEastAsia" w:cstheme="minorBidi"/>
          <w:caps w:val="0"/>
          <w:kern w:val="2"/>
          <w:sz w:val="21"/>
          <w:szCs w:val="22"/>
          <w:lang w:val="en-US"/>
        </w:rPr>
      </w:pPr>
      <w:r>
        <w:fldChar w:fldCharType="begin"/>
      </w:r>
      <w:r>
        <w:instrText xml:space="preserve"> HYPERLINK \l "_Toc50573799" </w:instrText>
      </w:r>
      <w:r>
        <w:fldChar w:fldCharType="separate"/>
      </w:r>
      <w:r>
        <w:rPr>
          <w:rStyle w:val="45"/>
          <w:rFonts w:cs="Arial"/>
        </w:rPr>
        <w:t>4.1.1   Deck Machinery in General</w:t>
      </w:r>
      <w:r>
        <w:tab/>
      </w:r>
      <w:r>
        <w:fldChar w:fldCharType="begin"/>
      </w:r>
      <w:r>
        <w:instrText xml:space="preserve"> PAGEREF _Toc50573799 \h </w:instrText>
      </w:r>
      <w:r>
        <w:fldChar w:fldCharType="separate"/>
      </w:r>
      <w:r>
        <w:t>3</w:t>
      </w:r>
      <w:r>
        <w:fldChar w:fldCharType="end"/>
      </w:r>
      <w:r>
        <w:fldChar w:fldCharType="end"/>
      </w:r>
    </w:p>
    <w:p w14:paraId="02A16C8E">
      <w:pPr>
        <w:pStyle w:val="19"/>
        <w:rPr>
          <w:rFonts w:asciiTheme="minorHAnsi" w:hAnsiTheme="minorHAnsi" w:eastAsiaTheme="minorEastAsia" w:cstheme="minorBidi"/>
          <w:caps w:val="0"/>
          <w:kern w:val="2"/>
          <w:sz w:val="21"/>
          <w:szCs w:val="22"/>
          <w:lang w:val="en-US"/>
        </w:rPr>
      </w:pPr>
      <w:r>
        <w:fldChar w:fldCharType="begin"/>
      </w:r>
      <w:r>
        <w:instrText xml:space="preserve"> HYPERLINK \l "_Toc50573800" </w:instrText>
      </w:r>
      <w:r>
        <w:fldChar w:fldCharType="separate"/>
      </w:r>
      <w:r>
        <w:rPr>
          <w:rStyle w:val="45"/>
          <w:rFonts w:cs="Arial"/>
        </w:rPr>
        <w:t>4.1.2   WINDLASS AND MOORING WINCH</w:t>
      </w:r>
      <w:r>
        <w:tab/>
      </w:r>
      <w:r>
        <w:fldChar w:fldCharType="begin"/>
      </w:r>
      <w:r>
        <w:instrText xml:space="preserve"> PAGEREF _Toc50573800 \h </w:instrText>
      </w:r>
      <w:r>
        <w:fldChar w:fldCharType="separate"/>
      </w:r>
      <w:r>
        <w:t>4</w:t>
      </w:r>
      <w:r>
        <w:fldChar w:fldCharType="end"/>
      </w:r>
      <w:r>
        <w:fldChar w:fldCharType="end"/>
      </w:r>
    </w:p>
    <w:p w14:paraId="3A230C8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"_Toc50573801" </w:instrText>
      </w:r>
      <w:r>
        <w:fldChar w:fldCharType="separate"/>
      </w:r>
      <w:r>
        <w:rPr>
          <w:rStyle w:val="45"/>
          <w:rFonts w:cs="Arial"/>
        </w:rPr>
        <w:t>4.1.3</w:t>
      </w:r>
      <w:r>
        <w:rPr>
          <w:rFonts w:asciiTheme="minorHAnsi" w:hAnsiTheme="minorHAnsi" w:eastAsiaTheme="minorEastAsia" w:cstheme="minorBidi"/>
          <w:caps w:val="0"/>
          <w:kern w:val="2"/>
          <w:sz w:val="21"/>
          <w:szCs w:val="22"/>
          <w:lang w:val="en-US"/>
        </w:rPr>
        <w:tab/>
      </w:r>
      <w:r>
        <w:rPr>
          <w:rStyle w:val="45"/>
          <w:rFonts w:cs="Arial"/>
        </w:rPr>
        <w:t>ANCHOR and  CHAIN CABLE</w:t>
      </w:r>
      <w:r>
        <w:tab/>
      </w:r>
      <w:r>
        <w:fldChar w:fldCharType="begin"/>
      </w:r>
      <w:r>
        <w:instrText xml:space="preserve"> PAGEREF _Toc50573801 \h </w:instrText>
      </w:r>
      <w:r>
        <w:fldChar w:fldCharType="separate"/>
      </w:r>
      <w:r>
        <w:t>5</w:t>
      </w:r>
      <w:r>
        <w:fldChar w:fldCharType="end"/>
      </w:r>
      <w:r>
        <w:fldChar w:fldCharType="end"/>
      </w:r>
    </w:p>
    <w:p w14:paraId="41F28E01">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"_Toc50573802" </w:instrText>
      </w:r>
      <w:r>
        <w:fldChar w:fldCharType="separate"/>
      </w:r>
      <w:r>
        <w:rPr>
          <w:rStyle w:val="45"/>
          <w:rFonts w:cs="Arial"/>
        </w:rPr>
        <w:t>4.1.4</w:t>
      </w:r>
      <w:r>
        <w:rPr>
          <w:rFonts w:asciiTheme="minorHAnsi" w:hAnsiTheme="minorHAnsi" w:eastAsiaTheme="minorEastAsia" w:cstheme="minorBidi"/>
          <w:caps w:val="0"/>
          <w:kern w:val="2"/>
          <w:sz w:val="21"/>
          <w:szCs w:val="22"/>
          <w:lang w:val="en-US"/>
        </w:rPr>
        <w:tab/>
      </w:r>
      <w:r>
        <w:rPr>
          <w:rStyle w:val="45"/>
          <w:rFonts w:cs="Arial"/>
        </w:rPr>
        <w:t>HAWSE PIPE AND CHAIN PIPE</w:t>
      </w:r>
      <w:r>
        <w:tab/>
      </w:r>
      <w:r>
        <w:fldChar w:fldCharType="begin"/>
      </w:r>
      <w:r>
        <w:instrText xml:space="preserve"> PAGEREF _Toc50573802 \h </w:instrText>
      </w:r>
      <w:r>
        <w:fldChar w:fldCharType="separate"/>
      </w:r>
      <w:r>
        <w:t>6</w:t>
      </w:r>
      <w:r>
        <w:fldChar w:fldCharType="end"/>
      </w:r>
      <w:r>
        <w:fldChar w:fldCharType="end"/>
      </w:r>
    </w:p>
    <w:p w14:paraId="429C257A">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"_Toc50573803" </w:instrText>
      </w:r>
      <w:r>
        <w:fldChar w:fldCharType="separate"/>
      </w:r>
      <w:r>
        <w:rPr>
          <w:rStyle w:val="45"/>
          <w:rFonts w:cs="Arial"/>
        </w:rPr>
        <w:t>4.1.5</w:t>
      </w:r>
      <w:r>
        <w:rPr>
          <w:rFonts w:asciiTheme="minorHAnsi" w:hAnsiTheme="minorHAnsi" w:eastAsiaTheme="minorEastAsia" w:cstheme="minorBidi"/>
          <w:caps w:val="0"/>
          <w:kern w:val="2"/>
          <w:sz w:val="21"/>
          <w:szCs w:val="22"/>
          <w:lang w:val="en-US"/>
        </w:rPr>
        <w:tab/>
      </w:r>
      <w:r>
        <w:rPr>
          <w:rStyle w:val="45"/>
          <w:rFonts w:cs="Arial"/>
        </w:rPr>
        <w:t>mooring fitting AND MOORING ROPE</w:t>
      </w:r>
      <w:r>
        <w:tab/>
      </w:r>
      <w:r>
        <w:fldChar w:fldCharType="begin"/>
      </w:r>
      <w:r>
        <w:instrText xml:space="preserve"> PAGEREF _Toc50573803 \h </w:instrText>
      </w:r>
      <w:r>
        <w:fldChar w:fldCharType="separate"/>
      </w:r>
      <w:r>
        <w:t>7</w:t>
      </w:r>
      <w:r>
        <w:fldChar w:fldCharType="end"/>
      </w:r>
      <w:r>
        <w:fldChar w:fldCharType="end"/>
      </w:r>
    </w:p>
    <w:p w14:paraId="037E93E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"_Toc50573804" </w:instrText>
      </w:r>
      <w:r>
        <w:fldChar w:fldCharType="separate"/>
      </w:r>
      <w:r>
        <w:rPr>
          <w:rStyle w:val="45"/>
        </w:rPr>
        <w:t>4.2</w:t>
      </w:r>
      <w:r>
        <w:rPr>
          <w:rFonts w:asciiTheme="minorHAnsi" w:hAnsiTheme="minorHAnsi" w:eastAsiaTheme="minorEastAsia" w:cstheme="minorBidi"/>
          <w:b w:val="0"/>
          <w:caps w:val="0"/>
          <w:kern w:val="2"/>
          <w:sz w:val="21"/>
          <w:szCs w:val="22"/>
          <w:lang w:val="en-US"/>
        </w:rPr>
        <w:tab/>
      </w:r>
      <w:r>
        <w:rPr>
          <w:rStyle w:val="45"/>
        </w:rPr>
        <w:t>STEERING SYSTEM</w:t>
      </w:r>
      <w:r>
        <w:tab/>
      </w:r>
      <w:r>
        <w:fldChar w:fldCharType="begin"/>
      </w:r>
      <w:r>
        <w:instrText xml:space="preserve"> PAGEREF _Toc50573804 \h </w:instrText>
      </w:r>
      <w:r>
        <w:fldChar w:fldCharType="separate"/>
      </w:r>
      <w:r>
        <w:t>8</w:t>
      </w:r>
      <w:r>
        <w:fldChar w:fldCharType="end"/>
      </w:r>
      <w:r>
        <w:fldChar w:fldCharType="end"/>
      </w:r>
    </w:p>
    <w:p w14:paraId="088D8E8D">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"_Toc50573805" </w:instrText>
      </w:r>
      <w:r>
        <w:fldChar w:fldCharType="separate"/>
      </w:r>
      <w:r>
        <w:rPr>
          <w:rStyle w:val="45"/>
          <w:rFonts w:cs="Arial"/>
        </w:rPr>
        <w:t>4.2.1</w:t>
      </w:r>
      <w:r>
        <w:rPr>
          <w:rFonts w:asciiTheme="minorHAnsi" w:hAnsiTheme="minorHAnsi" w:eastAsiaTheme="minorEastAsia" w:cstheme="minorBidi"/>
          <w:caps w:val="0"/>
          <w:kern w:val="2"/>
          <w:sz w:val="21"/>
          <w:szCs w:val="22"/>
          <w:lang w:val="en-US"/>
        </w:rPr>
        <w:tab/>
      </w:r>
      <w:r>
        <w:rPr>
          <w:rStyle w:val="45"/>
          <w:rFonts w:cs="Arial"/>
        </w:rPr>
        <w:t>STEERING GEAR</w:t>
      </w:r>
      <w:r>
        <w:tab/>
      </w:r>
      <w:r>
        <w:fldChar w:fldCharType="begin"/>
      </w:r>
      <w:r>
        <w:instrText xml:space="preserve"> PAGEREF _Toc50573805 \h </w:instrText>
      </w:r>
      <w:r>
        <w:fldChar w:fldCharType="separate"/>
      </w:r>
      <w:r>
        <w:t>8</w:t>
      </w:r>
      <w:r>
        <w:fldChar w:fldCharType="end"/>
      </w:r>
      <w:r>
        <w:fldChar w:fldCharType="end"/>
      </w:r>
    </w:p>
    <w:p w14:paraId="4E455F4B">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"_Toc50573806" </w:instrText>
      </w:r>
      <w:r>
        <w:fldChar w:fldCharType="separate"/>
      </w:r>
      <w:r>
        <w:rPr>
          <w:rStyle w:val="45"/>
          <w:rFonts w:cs="Arial"/>
        </w:rPr>
        <w:t>4.2.2</w:t>
      </w:r>
      <w:r>
        <w:rPr>
          <w:rFonts w:asciiTheme="minorHAnsi" w:hAnsiTheme="minorHAnsi" w:eastAsiaTheme="minorEastAsia" w:cstheme="minorBidi"/>
          <w:caps w:val="0"/>
          <w:kern w:val="2"/>
          <w:sz w:val="21"/>
          <w:szCs w:val="22"/>
          <w:lang w:val="en-US"/>
        </w:rPr>
        <w:tab/>
      </w:r>
      <w:r>
        <w:rPr>
          <w:rStyle w:val="45"/>
          <w:rFonts w:cs="Arial"/>
        </w:rPr>
        <w:t>RUDDER AND RUDDER STOCK AND OTHERS</w:t>
      </w:r>
      <w:r>
        <w:tab/>
      </w:r>
      <w:r>
        <w:fldChar w:fldCharType="begin"/>
      </w:r>
      <w:r>
        <w:instrText xml:space="preserve"> PAGEREF _Toc50573806 \h </w:instrText>
      </w:r>
      <w:r>
        <w:fldChar w:fldCharType="separate"/>
      </w:r>
      <w:r>
        <w:t>9</w:t>
      </w:r>
      <w:r>
        <w:fldChar w:fldCharType="end"/>
      </w:r>
      <w:r>
        <w:fldChar w:fldCharType="end"/>
      </w:r>
    </w:p>
    <w:p w14:paraId="36960C9E">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"_Toc50573807" </w:instrText>
      </w:r>
      <w:r>
        <w:fldChar w:fldCharType="separate"/>
      </w:r>
      <w:r>
        <w:rPr>
          <w:rStyle w:val="45"/>
          <w:rFonts w:cs="Arial"/>
        </w:rPr>
        <w:t>4.2.3</w:t>
      </w:r>
      <w:r>
        <w:rPr>
          <w:rFonts w:asciiTheme="minorHAnsi" w:hAnsiTheme="minorHAnsi" w:eastAsiaTheme="minorEastAsia" w:cstheme="minorBidi"/>
          <w:caps w:val="0"/>
          <w:kern w:val="2"/>
          <w:sz w:val="21"/>
          <w:szCs w:val="22"/>
          <w:lang w:val="en-US"/>
        </w:rPr>
        <w:tab/>
      </w:r>
      <w:r>
        <w:rPr>
          <w:rStyle w:val="45"/>
          <w:rFonts w:cs="Arial"/>
        </w:rPr>
        <w:t>BOWTHRUSTER</w:t>
      </w:r>
      <w:r>
        <w:tab/>
      </w:r>
      <w:r>
        <w:fldChar w:fldCharType="begin"/>
      </w:r>
      <w:r>
        <w:instrText xml:space="preserve"> PAGEREF _Toc50573807 \h </w:instrText>
      </w:r>
      <w:r>
        <w:fldChar w:fldCharType="separate"/>
      </w:r>
      <w:r>
        <w:t>10</w:t>
      </w:r>
      <w:r>
        <w:fldChar w:fldCharType="end"/>
      </w:r>
      <w:r>
        <w:fldChar w:fldCharType="end"/>
      </w:r>
    </w:p>
    <w:p w14:paraId="48E1C0B4">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"_Toc50573808" </w:instrText>
      </w:r>
      <w:r>
        <w:fldChar w:fldCharType="separate"/>
      </w:r>
      <w:r>
        <w:rPr>
          <w:rStyle w:val="45"/>
        </w:rPr>
        <w:t>4.3</w:t>
      </w:r>
      <w:r>
        <w:rPr>
          <w:rFonts w:asciiTheme="minorHAnsi" w:hAnsiTheme="minorHAnsi" w:eastAsiaTheme="minorEastAsia" w:cstheme="minorBidi"/>
          <w:b w:val="0"/>
          <w:caps w:val="0"/>
          <w:kern w:val="2"/>
          <w:sz w:val="21"/>
          <w:szCs w:val="22"/>
          <w:lang w:val="en-US"/>
        </w:rPr>
        <w:tab/>
      </w:r>
      <w:r>
        <w:rPr>
          <w:rStyle w:val="45"/>
          <w:rFonts w:cs="Arial"/>
        </w:rPr>
        <w:t>CARGO HATCH COVER</w:t>
      </w:r>
      <w:r>
        <w:tab/>
      </w:r>
      <w:r>
        <w:fldChar w:fldCharType="begin"/>
      </w:r>
      <w:r>
        <w:instrText xml:space="preserve"> PAGEREF _Toc50573808 \h </w:instrText>
      </w:r>
      <w:r>
        <w:fldChar w:fldCharType="separate"/>
      </w:r>
      <w:r>
        <w:t>11</w:t>
      </w:r>
      <w:r>
        <w:fldChar w:fldCharType="end"/>
      </w:r>
      <w:r>
        <w:fldChar w:fldCharType="end"/>
      </w:r>
    </w:p>
    <w:p w14:paraId="64789A3A">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"_Toc50573809" </w:instrText>
      </w:r>
      <w:r>
        <w:fldChar w:fldCharType="separate"/>
      </w:r>
      <w:r>
        <w:rPr>
          <w:rStyle w:val="45"/>
          <w:rFonts w:cs="Arial"/>
        </w:rPr>
        <w:t>4.3.1</w:t>
      </w:r>
      <w:r>
        <w:rPr>
          <w:rFonts w:asciiTheme="minorHAnsi" w:hAnsiTheme="minorHAnsi" w:eastAsiaTheme="minorEastAsia" w:cstheme="minorBidi"/>
          <w:caps w:val="0"/>
          <w:kern w:val="2"/>
          <w:sz w:val="21"/>
          <w:szCs w:val="22"/>
          <w:lang w:val="en-US"/>
        </w:rPr>
        <w:tab/>
      </w:r>
      <w:r>
        <w:rPr>
          <w:rStyle w:val="45"/>
          <w:rFonts w:cs="Arial"/>
        </w:rPr>
        <w:t>CARGO HATCH</w:t>
      </w:r>
      <w:r>
        <w:tab/>
      </w:r>
      <w:r>
        <w:fldChar w:fldCharType="begin"/>
      </w:r>
      <w:r>
        <w:instrText xml:space="preserve"> PAGEREF _Toc50573809 \h </w:instrText>
      </w:r>
      <w:r>
        <w:fldChar w:fldCharType="separate"/>
      </w:r>
      <w:r>
        <w:t>11</w:t>
      </w:r>
      <w:r>
        <w:fldChar w:fldCharType="end"/>
      </w:r>
      <w:r>
        <w:fldChar w:fldCharType="end"/>
      </w:r>
    </w:p>
    <w:p w14:paraId="65C3DEC7">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"_Toc50573810" </w:instrText>
      </w:r>
      <w:r>
        <w:fldChar w:fldCharType="separate"/>
      </w:r>
      <w:r>
        <w:rPr>
          <w:rStyle w:val="45"/>
          <w:rFonts w:cs="Arial"/>
        </w:rPr>
        <w:t>4.3.2</w:t>
      </w:r>
      <w:r>
        <w:rPr>
          <w:rFonts w:asciiTheme="minorHAnsi" w:hAnsiTheme="minorHAnsi" w:eastAsiaTheme="minorEastAsia" w:cstheme="minorBidi"/>
          <w:caps w:val="0"/>
          <w:kern w:val="2"/>
          <w:sz w:val="21"/>
          <w:szCs w:val="22"/>
          <w:lang w:val="en-US"/>
        </w:rPr>
        <w:tab/>
      </w:r>
      <w:r>
        <w:rPr>
          <w:rStyle w:val="45"/>
          <w:rFonts w:cs="Arial"/>
        </w:rPr>
        <w:t>CARGO HATCH cover</w:t>
      </w:r>
      <w:r>
        <w:tab/>
      </w:r>
      <w:r>
        <w:fldChar w:fldCharType="begin"/>
      </w:r>
      <w:r>
        <w:instrText xml:space="preserve"> PAGEREF _Toc50573810 \h </w:instrText>
      </w:r>
      <w:r>
        <w:fldChar w:fldCharType="separate"/>
      </w:r>
      <w:r>
        <w:t>12</w:t>
      </w:r>
      <w:r>
        <w:fldChar w:fldCharType="end"/>
      </w:r>
      <w:r>
        <w:fldChar w:fldCharType="end"/>
      </w:r>
    </w:p>
    <w:p w14:paraId="7D4410D3">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"_Toc50573811" </w:instrText>
      </w:r>
      <w:r>
        <w:fldChar w:fldCharType="separate"/>
      </w:r>
      <w:r>
        <w:rPr>
          <w:rStyle w:val="45"/>
        </w:rPr>
        <w:t xml:space="preserve">4.4     </w:t>
      </w:r>
      <w:r>
        <w:rPr>
          <w:rStyle w:val="45"/>
          <w:rFonts w:cs="Arial"/>
        </w:rPr>
        <w:t>CONTAINER lashing and securing</w:t>
      </w:r>
      <w:r>
        <w:tab/>
      </w:r>
      <w:r>
        <w:fldChar w:fldCharType="begin"/>
      </w:r>
      <w:r>
        <w:instrText xml:space="preserve"> PAGEREF _Toc50573811 \h </w:instrText>
      </w:r>
      <w:r>
        <w:fldChar w:fldCharType="separate"/>
      </w:r>
      <w:r>
        <w:t>14</w:t>
      </w:r>
      <w:r>
        <w:fldChar w:fldCharType="end"/>
      </w:r>
      <w:r>
        <w:fldChar w:fldCharType="end"/>
      </w:r>
    </w:p>
    <w:p w14:paraId="0E831CC6">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"_Toc50573812" </w:instrText>
      </w:r>
      <w:r>
        <w:fldChar w:fldCharType="separate"/>
      </w:r>
      <w:r>
        <w:rPr>
          <w:rStyle w:val="45"/>
          <w:rFonts w:cs="Arial"/>
        </w:rPr>
        <w:t>4.4.1</w:t>
      </w:r>
      <w:r>
        <w:rPr>
          <w:rFonts w:asciiTheme="minorHAnsi" w:hAnsiTheme="minorHAnsi" w:eastAsiaTheme="minorEastAsia" w:cstheme="minorBidi"/>
          <w:caps w:val="0"/>
          <w:kern w:val="2"/>
          <w:sz w:val="21"/>
          <w:szCs w:val="22"/>
          <w:lang w:val="en-US"/>
        </w:rPr>
        <w:tab/>
      </w:r>
      <w:r>
        <w:rPr>
          <w:rStyle w:val="45"/>
          <w:rFonts w:cs="Arial"/>
        </w:rPr>
        <w:t>CONTAINER arrangement</w:t>
      </w:r>
      <w:r>
        <w:tab/>
      </w:r>
      <w:r>
        <w:fldChar w:fldCharType="begin"/>
      </w:r>
      <w:r>
        <w:instrText xml:space="preserve"> PAGEREF _Toc50573812 \h </w:instrText>
      </w:r>
      <w:r>
        <w:fldChar w:fldCharType="separate"/>
      </w:r>
      <w:r>
        <w:t>14</w:t>
      </w:r>
      <w:r>
        <w:fldChar w:fldCharType="end"/>
      </w:r>
      <w:r>
        <w:fldChar w:fldCharType="end"/>
      </w:r>
    </w:p>
    <w:p w14:paraId="3EBB4630">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"_Toc50573813" </w:instrText>
      </w:r>
      <w:r>
        <w:fldChar w:fldCharType="separate"/>
      </w:r>
      <w:r>
        <w:rPr>
          <w:rStyle w:val="45"/>
          <w:rFonts w:cs="Arial"/>
        </w:rPr>
        <w:t>4.4.2</w:t>
      </w:r>
      <w:r>
        <w:rPr>
          <w:rFonts w:asciiTheme="minorHAnsi" w:hAnsiTheme="minorHAnsi" w:eastAsiaTheme="minorEastAsia" w:cstheme="minorBidi"/>
          <w:caps w:val="0"/>
          <w:kern w:val="2"/>
          <w:sz w:val="21"/>
          <w:szCs w:val="22"/>
          <w:lang w:val="en-US"/>
        </w:rPr>
        <w:tab/>
      </w:r>
      <w:r>
        <w:rPr>
          <w:rStyle w:val="45"/>
          <w:rFonts w:cs="Arial"/>
        </w:rPr>
        <w:t>Lashing bridge and reefer maintenance platform</w:t>
      </w:r>
      <w:r>
        <w:tab/>
      </w:r>
      <w:r>
        <w:fldChar w:fldCharType="begin"/>
      </w:r>
      <w:r>
        <w:instrText xml:space="preserve"> PAGEREF _Toc50573813 \h </w:instrText>
      </w:r>
      <w:r>
        <w:fldChar w:fldCharType="separate"/>
      </w:r>
      <w:r>
        <w:t>15</w:t>
      </w:r>
      <w:r>
        <w:fldChar w:fldCharType="end"/>
      </w:r>
      <w:r>
        <w:fldChar w:fldCharType="end"/>
      </w:r>
    </w:p>
    <w:p w14:paraId="2E734F1E">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"_Toc50573814" </w:instrText>
      </w:r>
      <w:r>
        <w:fldChar w:fldCharType="separate"/>
      </w:r>
      <w:r>
        <w:rPr>
          <w:rStyle w:val="45"/>
          <w:rFonts w:cs="Arial"/>
        </w:rPr>
        <w:t>4.4.3</w:t>
      </w:r>
      <w:r>
        <w:rPr>
          <w:rFonts w:asciiTheme="minorHAnsi" w:hAnsiTheme="minorHAnsi" w:eastAsiaTheme="minorEastAsia" w:cstheme="minorBidi"/>
          <w:caps w:val="0"/>
          <w:kern w:val="2"/>
          <w:sz w:val="21"/>
          <w:szCs w:val="22"/>
          <w:lang w:val="en-US"/>
        </w:rPr>
        <w:tab/>
      </w:r>
      <w:r>
        <w:rPr>
          <w:rStyle w:val="45"/>
          <w:rFonts w:cs="Arial"/>
        </w:rPr>
        <w:t>container DECK STANCHION and operation platform on weather deck</w:t>
      </w:r>
      <w:r>
        <w:tab/>
      </w:r>
      <w:r>
        <w:fldChar w:fldCharType="begin"/>
      </w:r>
      <w:r>
        <w:instrText xml:space="preserve"> PAGEREF _Toc50573814 \h </w:instrText>
      </w:r>
      <w:r>
        <w:fldChar w:fldCharType="separate"/>
      </w:r>
      <w:r>
        <w:t>16</w:t>
      </w:r>
      <w:r>
        <w:fldChar w:fldCharType="end"/>
      </w:r>
      <w:r>
        <w:fldChar w:fldCharType="end"/>
      </w:r>
    </w:p>
    <w:p w14:paraId="13808C84">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"_Toc50573815" </w:instrText>
      </w:r>
      <w:r>
        <w:fldChar w:fldCharType="separate"/>
      </w:r>
      <w:r>
        <w:rPr>
          <w:rStyle w:val="45"/>
          <w:rFonts w:cs="Arial"/>
        </w:rPr>
        <w:t>4.4.4</w:t>
      </w:r>
      <w:r>
        <w:rPr>
          <w:rFonts w:asciiTheme="minorHAnsi" w:hAnsiTheme="minorHAnsi" w:eastAsiaTheme="minorEastAsia" w:cstheme="minorBidi"/>
          <w:caps w:val="0"/>
          <w:kern w:val="2"/>
          <w:sz w:val="21"/>
          <w:szCs w:val="22"/>
          <w:lang w:val="en-US"/>
        </w:rPr>
        <w:tab/>
      </w:r>
      <w:r>
        <w:rPr>
          <w:rStyle w:val="45"/>
          <w:rFonts w:cs="Arial"/>
        </w:rPr>
        <w:t>Cellular Construction</w:t>
      </w:r>
      <w:r>
        <w:tab/>
      </w:r>
      <w:r>
        <w:fldChar w:fldCharType="begin"/>
      </w:r>
      <w:r>
        <w:instrText xml:space="preserve"> PAGEREF _Toc50573815 \h </w:instrText>
      </w:r>
      <w:r>
        <w:fldChar w:fldCharType="separate"/>
      </w:r>
      <w:r>
        <w:t>16</w:t>
      </w:r>
      <w:r>
        <w:fldChar w:fldCharType="end"/>
      </w:r>
      <w:r>
        <w:fldChar w:fldCharType="end"/>
      </w:r>
    </w:p>
    <w:p w14:paraId="1932C042">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"_Toc50573816" </w:instrText>
      </w:r>
      <w:r>
        <w:fldChar w:fldCharType="separate"/>
      </w:r>
      <w:r>
        <w:rPr>
          <w:rStyle w:val="45"/>
          <w:rFonts w:cs="Arial"/>
        </w:rPr>
        <w:t>4.4.5</w:t>
      </w:r>
      <w:r>
        <w:rPr>
          <w:rFonts w:asciiTheme="minorHAnsi" w:hAnsiTheme="minorHAnsi" w:eastAsiaTheme="minorEastAsia" w:cstheme="minorBidi"/>
          <w:caps w:val="0"/>
          <w:kern w:val="2"/>
          <w:sz w:val="21"/>
          <w:szCs w:val="22"/>
          <w:lang w:val="en-US"/>
        </w:rPr>
        <w:tab/>
      </w:r>
      <w:r>
        <w:rPr>
          <w:rStyle w:val="45"/>
          <w:rFonts w:cs="Arial"/>
        </w:rPr>
        <w:t>Others</w:t>
      </w:r>
      <w:r>
        <w:tab/>
      </w:r>
      <w:r>
        <w:fldChar w:fldCharType="begin"/>
      </w:r>
      <w:r>
        <w:instrText xml:space="preserve"> PAGEREF _Toc50573816 \h </w:instrText>
      </w:r>
      <w:r>
        <w:fldChar w:fldCharType="separate"/>
      </w:r>
      <w:r>
        <w:t>17</w:t>
      </w:r>
      <w:r>
        <w:fldChar w:fldCharType="end"/>
      </w:r>
      <w:r>
        <w:fldChar w:fldCharType="end"/>
      </w:r>
    </w:p>
    <w:p w14:paraId="6C71C984">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"_Toc50573817" </w:instrText>
      </w:r>
      <w:r>
        <w:fldChar w:fldCharType="separate"/>
      </w:r>
      <w:r>
        <w:rPr>
          <w:rStyle w:val="45"/>
        </w:rPr>
        <w:t>4.5</w:t>
      </w:r>
      <w:r>
        <w:rPr>
          <w:rFonts w:asciiTheme="minorHAnsi" w:hAnsiTheme="minorHAnsi" w:eastAsiaTheme="minorEastAsia" w:cstheme="minorBidi"/>
          <w:b w:val="0"/>
          <w:caps w:val="0"/>
          <w:kern w:val="2"/>
          <w:sz w:val="21"/>
          <w:szCs w:val="22"/>
          <w:lang w:val="en-US"/>
        </w:rPr>
        <w:tab/>
      </w:r>
      <w:r>
        <w:rPr>
          <w:rStyle w:val="45"/>
        </w:rPr>
        <w:t xml:space="preserve">  CARGO GEAR</w:t>
      </w:r>
      <w:r>
        <w:tab/>
      </w:r>
      <w:r>
        <w:fldChar w:fldCharType="begin"/>
      </w:r>
      <w:r>
        <w:instrText xml:space="preserve"> PAGEREF _Toc50573817 \h </w:instrText>
      </w:r>
      <w:r>
        <w:fldChar w:fldCharType="separate"/>
      </w:r>
      <w:r>
        <w:t>18</w:t>
      </w:r>
      <w:r>
        <w:fldChar w:fldCharType="end"/>
      </w:r>
      <w:r>
        <w:fldChar w:fldCharType="end"/>
      </w:r>
    </w:p>
    <w:p w14:paraId="2F6F434E">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"_Toc50573818" </w:instrText>
      </w:r>
      <w:r>
        <w:fldChar w:fldCharType="separate"/>
      </w:r>
      <w:r>
        <w:rPr>
          <w:rStyle w:val="45"/>
          <w:rFonts w:cs="Arial"/>
        </w:rPr>
        <w:t>4.5.1</w:t>
      </w:r>
      <w:r>
        <w:rPr>
          <w:rFonts w:asciiTheme="minorHAnsi" w:hAnsiTheme="minorHAnsi" w:eastAsiaTheme="minorEastAsia" w:cstheme="minorBidi"/>
          <w:caps w:val="0"/>
          <w:kern w:val="2"/>
          <w:sz w:val="21"/>
          <w:szCs w:val="22"/>
          <w:lang w:val="en-US"/>
        </w:rPr>
        <w:tab/>
      </w:r>
      <w:r>
        <w:rPr>
          <w:rStyle w:val="45"/>
          <w:rFonts w:cs="Arial"/>
        </w:rPr>
        <w:t>CARGO gear</w:t>
      </w:r>
      <w:r>
        <w:tab/>
      </w:r>
      <w:r>
        <w:fldChar w:fldCharType="begin"/>
      </w:r>
      <w:r>
        <w:instrText xml:space="preserve"> PAGEREF _Toc50573818 \h </w:instrText>
      </w:r>
      <w:r>
        <w:fldChar w:fldCharType="separate"/>
      </w:r>
      <w:r>
        <w:t>18</w:t>
      </w:r>
      <w:r>
        <w:fldChar w:fldCharType="end"/>
      </w:r>
      <w:r>
        <w:fldChar w:fldCharType="end"/>
      </w:r>
    </w:p>
    <w:p w14:paraId="02E9B9FD">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"_Toc50573819" </w:instrText>
      </w:r>
      <w:r>
        <w:fldChar w:fldCharType="separate"/>
      </w:r>
      <w:r>
        <w:rPr>
          <w:rStyle w:val="45"/>
        </w:rPr>
        <w:t>4.6</w:t>
      </w:r>
      <w:r>
        <w:rPr>
          <w:rFonts w:asciiTheme="minorHAnsi" w:hAnsiTheme="minorHAnsi" w:eastAsiaTheme="minorEastAsia" w:cstheme="minorBidi"/>
          <w:b w:val="0"/>
          <w:caps w:val="0"/>
          <w:kern w:val="2"/>
          <w:sz w:val="21"/>
          <w:szCs w:val="22"/>
          <w:lang w:val="en-US"/>
        </w:rPr>
        <w:tab/>
      </w:r>
      <w:r>
        <w:rPr>
          <w:rStyle w:val="45"/>
        </w:rPr>
        <w:t>LIFE SAVING APPLIANCE</w:t>
      </w:r>
      <w:r>
        <w:tab/>
      </w:r>
      <w:r>
        <w:fldChar w:fldCharType="begin"/>
      </w:r>
      <w:r>
        <w:instrText xml:space="preserve"> PAGEREF _Toc50573819 \h </w:instrText>
      </w:r>
      <w:r>
        <w:fldChar w:fldCharType="separate"/>
      </w:r>
      <w:r>
        <w:t>18</w:t>
      </w:r>
      <w:r>
        <w:fldChar w:fldCharType="end"/>
      </w:r>
      <w:r>
        <w:fldChar w:fldCharType="end"/>
      </w:r>
    </w:p>
    <w:p w14:paraId="23F4A725">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"_Toc50573820" </w:instrText>
      </w:r>
      <w:r>
        <w:fldChar w:fldCharType="separate"/>
      </w:r>
      <w:r>
        <w:rPr>
          <w:rStyle w:val="45"/>
          <w:rFonts w:cs="Arial"/>
        </w:rPr>
        <w:t>4.6.1</w:t>
      </w:r>
      <w:r>
        <w:rPr>
          <w:rFonts w:asciiTheme="minorHAnsi" w:hAnsiTheme="minorHAnsi" w:eastAsiaTheme="minorEastAsia" w:cstheme="minorBidi"/>
          <w:caps w:val="0"/>
          <w:kern w:val="2"/>
          <w:sz w:val="21"/>
          <w:szCs w:val="22"/>
          <w:lang w:val="en-US"/>
        </w:rPr>
        <w:tab/>
      </w:r>
      <w:r>
        <w:rPr>
          <w:rStyle w:val="45"/>
          <w:rFonts w:cs="Arial"/>
        </w:rPr>
        <w:t>LIFEBOAT WITH EQUIPMENT</w:t>
      </w:r>
      <w:r>
        <w:tab/>
      </w:r>
      <w:r>
        <w:fldChar w:fldCharType="begin"/>
      </w:r>
      <w:r>
        <w:instrText xml:space="preserve"> PAGEREF _Toc50573820 \h </w:instrText>
      </w:r>
      <w:r>
        <w:fldChar w:fldCharType="separate"/>
      </w:r>
      <w:r>
        <w:t>18</w:t>
      </w:r>
      <w:r>
        <w:fldChar w:fldCharType="end"/>
      </w:r>
      <w:r>
        <w:fldChar w:fldCharType="end"/>
      </w:r>
    </w:p>
    <w:p w14:paraId="699FE62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"_Toc50573821" </w:instrText>
      </w:r>
      <w:r>
        <w:fldChar w:fldCharType="separate"/>
      </w:r>
      <w:r>
        <w:rPr>
          <w:rStyle w:val="45"/>
          <w:rFonts w:cs="Arial"/>
        </w:rPr>
        <w:t>4.6.2</w:t>
      </w:r>
      <w:r>
        <w:rPr>
          <w:rFonts w:asciiTheme="minorHAnsi" w:hAnsiTheme="minorHAnsi" w:eastAsiaTheme="minorEastAsia" w:cstheme="minorBidi"/>
          <w:caps w:val="0"/>
          <w:kern w:val="2"/>
          <w:sz w:val="21"/>
          <w:szCs w:val="22"/>
          <w:lang w:val="en-US"/>
        </w:rPr>
        <w:tab/>
      </w:r>
      <w:r>
        <w:rPr>
          <w:rStyle w:val="45"/>
          <w:rFonts w:cs="Arial"/>
        </w:rPr>
        <w:t>Lifeboat davit and winch</w:t>
      </w:r>
      <w:r>
        <w:tab/>
      </w:r>
      <w:r>
        <w:fldChar w:fldCharType="begin"/>
      </w:r>
      <w:r>
        <w:instrText xml:space="preserve"> PAGEREF _Toc50573821 \h </w:instrText>
      </w:r>
      <w:r>
        <w:fldChar w:fldCharType="separate"/>
      </w:r>
      <w:r>
        <w:t>18</w:t>
      </w:r>
      <w:r>
        <w:fldChar w:fldCharType="end"/>
      </w:r>
      <w:r>
        <w:fldChar w:fldCharType="end"/>
      </w:r>
    </w:p>
    <w:p w14:paraId="4250C85A">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"_Toc50573822" </w:instrText>
      </w:r>
      <w:r>
        <w:fldChar w:fldCharType="separate"/>
      </w:r>
      <w:r>
        <w:rPr>
          <w:rStyle w:val="45"/>
          <w:rFonts w:cs="Arial"/>
        </w:rPr>
        <w:t>4.6.3</w:t>
      </w:r>
      <w:r>
        <w:rPr>
          <w:rFonts w:asciiTheme="minorHAnsi" w:hAnsiTheme="minorHAnsi" w:eastAsiaTheme="minorEastAsia" w:cstheme="minorBidi"/>
          <w:caps w:val="0"/>
          <w:kern w:val="2"/>
          <w:sz w:val="21"/>
          <w:szCs w:val="22"/>
          <w:lang w:val="en-US"/>
        </w:rPr>
        <w:tab/>
      </w:r>
      <w:r>
        <w:rPr>
          <w:rStyle w:val="45"/>
          <w:rFonts w:cs="Arial"/>
        </w:rPr>
        <w:t>LIFE RAFT AND DAVIT</w:t>
      </w:r>
      <w:r>
        <w:tab/>
      </w:r>
      <w:r>
        <w:fldChar w:fldCharType="begin"/>
      </w:r>
      <w:r>
        <w:instrText xml:space="preserve"> PAGEREF _Toc50573822 \h </w:instrText>
      </w:r>
      <w:r>
        <w:fldChar w:fldCharType="separate"/>
      </w:r>
      <w:r>
        <w:t>20</w:t>
      </w:r>
      <w:r>
        <w:fldChar w:fldCharType="end"/>
      </w:r>
      <w:r>
        <w:fldChar w:fldCharType="end"/>
      </w:r>
    </w:p>
    <w:p w14:paraId="28AB52F3">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"_Toc50573823" </w:instrText>
      </w:r>
      <w:r>
        <w:fldChar w:fldCharType="separate"/>
      </w:r>
      <w:r>
        <w:rPr>
          <w:rStyle w:val="45"/>
          <w:rFonts w:cs="Arial"/>
        </w:rPr>
        <w:t>4.6.4</w:t>
      </w:r>
      <w:r>
        <w:rPr>
          <w:rFonts w:asciiTheme="minorHAnsi" w:hAnsiTheme="minorHAnsi" w:eastAsiaTheme="minorEastAsia" w:cstheme="minorBidi"/>
          <w:caps w:val="0"/>
          <w:kern w:val="2"/>
          <w:sz w:val="21"/>
          <w:szCs w:val="22"/>
          <w:lang w:val="en-US"/>
        </w:rPr>
        <w:tab/>
      </w:r>
      <w:r>
        <w:rPr>
          <w:rStyle w:val="45"/>
          <w:rFonts w:cs="Arial"/>
        </w:rPr>
        <w:t>PERSONNEL LIFESAVINGS</w:t>
      </w:r>
      <w:r>
        <w:tab/>
      </w:r>
      <w:r>
        <w:fldChar w:fldCharType="begin"/>
      </w:r>
      <w:r>
        <w:instrText xml:space="preserve"> PAGEREF _Toc50573823 \h </w:instrText>
      </w:r>
      <w:r>
        <w:fldChar w:fldCharType="separate"/>
      </w:r>
      <w:r>
        <w:t>20</w:t>
      </w:r>
      <w:r>
        <w:fldChar w:fldCharType="end"/>
      </w:r>
      <w:r>
        <w:fldChar w:fldCharType="end"/>
      </w:r>
    </w:p>
    <w:p w14:paraId="7A492F3D">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"_Toc50573824" </w:instrText>
      </w:r>
      <w:r>
        <w:fldChar w:fldCharType="separate"/>
      </w:r>
      <w:r>
        <w:rPr>
          <w:rStyle w:val="45"/>
        </w:rPr>
        <w:t>4.7      deck outFITTING</w:t>
      </w:r>
      <w:r>
        <w:tab/>
      </w:r>
      <w:r>
        <w:fldChar w:fldCharType="begin"/>
      </w:r>
      <w:r>
        <w:instrText xml:space="preserve"> PAGEREF _Toc50573824 \h </w:instrText>
      </w:r>
      <w:r>
        <w:fldChar w:fldCharType="separate"/>
      </w:r>
      <w:r>
        <w:t>22</w:t>
      </w:r>
      <w:r>
        <w:fldChar w:fldCharType="end"/>
      </w:r>
      <w:r>
        <w:fldChar w:fldCharType="end"/>
      </w:r>
    </w:p>
    <w:p w14:paraId="045E9C44">
      <w:pPr>
        <w:pStyle w:val="19"/>
        <w:rPr>
          <w:rFonts w:asciiTheme="minorHAnsi" w:hAnsiTheme="minorHAnsi" w:eastAsiaTheme="minorEastAsia" w:cstheme="minorBidi"/>
          <w:caps w:val="0"/>
          <w:kern w:val="2"/>
          <w:sz w:val="21"/>
          <w:szCs w:val="22"/>
          <w:lang w:val="en-US"/>
        </w:rPr>
      </w:pPr>
      <w:r>
        <w:fldChar w:fldCharType="begin"/>
      </w:r>
      <w:r>
        <w:instrText xml:space="preserve"> HYPERLINK \l "_Toc50573825" </w:instrText>
      </w:r>
      <w:r>
        <w:fldChar w:fldCharType="separate"/>
      </w:r>
      <w:r>
        <w:rPr>
          <w:rStyle w:val="45"/>
          <w:rFonts w:cs="Arial"/>
        </w:rPr>
        <w:t>4.7.1    ship’s service handling gear</w:t>
      </w:r>
      <w:r>
        <w:tab/>
      </w:r>
      <w:r>
        <w:fldChar w:fldCharType="begin"/>
      </w:r>
      <w:r>
        <w:instrText xml:space="preserve"> PAGEREF _Toc50573825 \h </w:instrText>
      </w:r>
      <w:r>
        <w:fldChar w:fldCharType="separate"/>
      </w:r>
      <w:r>
        <w:t>22</w:t>
      </w:r>
      <w:r>
        <w:fldChar w:fldCharType="end"/>
      </w:r>
      <w:r>
        <w:fldChar w:fldCharType="end"/>
      </w:r>
    </w:p>
    <w:p w14:paraId="4945D5F8">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"_Toc50573826" </w:instrText>
      </w:r>
      <w:r>
        <w:fldChar w:fldCharType="separate"/>
      </w:r>
      <w:r>
        <w:rPr>
          <w:rStyle w:val="45"/>
          <w:rFonts w:cs="Arial"/>
        </w:rPr>
        <w:t>4.7.2</w:t>
      </w:r>
      <w:r>
        <w:rPr>
          <w:rFonts w:asciiTheme="minorHAnsi" w:hAnsiTheme="minorHAnsi" w:eastAsiaTheme="minorEastAsia" w:cstheme="minorBidi"/>
          <w:caps w:val="0"/>
          <w:kern w:val="2"/>
          <w:sz w:val="21"/>
          <w:szCs w:val="22"/>
          <w:lang w:val="en-US"/>
        </w:rPr>
        <w:tab/>
      </w:r>
      <w:r>
        <w:rPr>
          <w:rStyle w:val="45"/>
          <w:rFonts w:cs="Arial"/>
        </w:rPr>
        <w:t>ACCOMMODATION LADDER AND PILOT Rope LADDER</w:t>
      </w:r>
      <w:r>
        <w:tab/>
      </w:r>
      <w:r>
        <w:fldChar w:fldCharType="begin"/>
      </w:r>
      <w:r>
        <w:instrText xml:space="preserve"> PAGEREF _Toc50573826 \h </w:instrText>
      </w:r>
      <w:r>
        <w:fldChar w:fldCharType="separate"/>
      </w:r>
      <w:r>
        <w:t>22</w:t>
      </w:r>
      <w:r>
        <w:fldChar w:fldCharType="end"/>
      </w:r>
      <w:r>
        <w:fldChar w:fldCharType="end"/>
      </w:r>
    </w:p>
    <w:p w14:paraId="47518A1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"_Toc50573827" </w:instrText>
      </w:r>
      <w:r>
        <w:fldChar w:fldCharType="separate"/>
      </w:r>
      <w:r>
        <w:rPr>
          <w:rStyle w:val="45"/>
          <w:rFonts w:cs="Arial"/>
        </w:rPr>
        <w:t>4.7.3</w:t>
      </w:r>
      <w:r>
        <w:rPr>
          <w:rFonts w:asciiTheme="minorHAnsi" w:hAnsiTheme="minorHAnsi" w:eastAsiaTheme="minorEastAsia" w:cstheme="minorBidi"/>
          <w:caps w:val="0"/>
          <w:kern w:val="2"/>
          <w:sz w:val="21"/>
          <w:szCs w:val="22"/>
          <w:lang w:val="en-US"/>
        </w:rPr>
        <w:tab/>
      </w:r>
      <w:r>
        <w:rPr>
          <w:rStyle w:val="45"/>
          <w:rFonts w:cs="Arial"/>
        </w:rPr>
        <w:t>FORE MAST, RADAR MAST, FORE AND STERN FLAG STAFF</w:t>
      </w:r>
      <w:r>
        <w:tab/>
      </w:r>
      <w:r>
        <w:fldChar w:fldCharType="begin"/>
      </w:r>
      <w:r>
        <w:instrText xml:space="preserve"> PAGEREF _Toc50573827 \h </w:instrText>
      </w:r>
      <w:r>
        <w:fldChar w:fldCharType="separate"/>
      </w:r>
      <w:r>
        <w:t>23</w:t>
      </w:r>
      <w:r>
        <w:fldChar w:fldCharType="end"/>
      </w:r>
      <w:r>
        <w:fldChar w:fldCharType="end"/>
      </w:r>
    </w:p>
    <w:p w14:paraId="3F1EF0D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"_Toc50573828" </w:instrText>
      </w:r>
      <w:r>
        <w:fldChar w:fldCharType="separate"/>
      </w:r>
      <w:r>
        <w:rPr>
          <w:rStyle w:val="45"/>
          <w:rFonts w:cs="Arial"/>
        </w:rPr>
        <w:t>4.7.4</w:t>
      </w:r>
      <w:r>
        <w:rPr>
          <w:rFonts w:asciiTheme="minorHAnsi" w:hAnsiTheme="minorHAnsi" w:eastAsiaTheme="minorEastAsia" w:cstheme="minorBidi"/>
          <w:caps w:val="0"/>
          <w:kern w:val="2"/>
          <w:sz w:val="21"/>
          <w:szCs w:val="22"/>
          <w:lang w:val="en-US"/>
        </w:rPr>
        <w:tab/>
      </w:r>
      <w:r>
        <w:rPr>
          <w:rStyle w:val="45"/>
          <w:rFonts w:cs="Arial"/>
        </w:rPr>
        <w:t>CANVAS COVER</w:t>
      </w:r>
      <w:r>
        <w:tab/>
      </w:r>
      <w:r>
        <w:fldChar w:fldCharType="begin"/>
      </w:r>
      <w:r>
        <w:instrText xml:space="preserve"> PAGEREF _Toc50573828 \h </w:instrText>
      </w:r>
      <w:r>
        <w:fldChar w:fldCharType="separate"/>
      </w:r>
      <w:r>
        <w:t>24</w:t>
      </w:r>
      <w:r>
        <w:fldChar w:fldCharType="end"/>
      </w:r>
      <w:r>
        <w:fldChar w:fldCharType="end"/>
      </w:r>
    </w:p>
    <w:p w14:paraId="3F0CED83">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"_Toc50573829" </w:instrText>
      </w:r>
      <w:r>
        <w:fldChar w:fldCharType="separate"/>
      </w:r>
      <w:r>
        <w:rPr>
          <w:rStyle w:val="45"/>
          <w:rFonts w:cs="Arial"/>
        </w:rPr>
        <w:t>4.7.5</w:t>
      </w:r>
      <w:r>
        <w:rPr>
          <w:rFonts w:asciiTheme="minorHAnsi" w:hAnsiTheme="minorHAnsi" w:eastAsiaTheme="minorEastAsia" w:cstheme="minorBidi"/>
          <w:caps w:val="0"/>
          <w:kern w:val="2"/>
          <w:sz w:val="21"/>
          <w:szCs w:val="22"/>
          <w:lang w:val="en-US"/>
        </w:rPr>
        <w:tab/>
      </w:r>
      <w:r>
        <w:rPr>
          <w:rStyle w:val="45"/>
          <w:rFonts w:cs="Arial"/>
        </w:rPr>
        <w:t>NAME PLATE AND MARKS</w:t>
      </w:r>
      <w:r>
        <w:tab/>
      </w:r>
      <w:r>
        <w:fldChar w:fldCharType="begin"/>
      </w:r>
      <w:r>
        <w:instrText xml:space="preserve"> PAGEREF _Toc50573829 \h </w:instrText>
      </w:r>
      <w:r>
        <w:fldChar w:fldCharType="separate"/>
      </w:r>
      <w:r>
        <w:t>24</w:t>
      </w:r>
      <w:r>
        <w:fldChar w:fldCharType="end"/>
      </w:r>
      <w:r>
        <w:fldChar w:fldCharType="end"/>
      </w:r>
    </w:p>
    <w:p w14:paraId="511F00C1">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"_Toc50573830" </w:instrText>
      </w:r>
      <w:r>
        <w:fldChar w:fldCharType="separate"/>
      </w:r>
      <w:r>
        <w:rPr>
          <w:rStyle w:val="45"/>
          <w:rFonts w:cs="Arial"/>
        </w:rPr>
        <w:t>4.7.6</w:t>
      </w:r>
      <w:r>
        <w:rPr>
          <w:rFonts w:asciiTheme="minorHAnsi" w:hAnsiTheme="minorHAnsi" w:eastAsiaTheme="minorEastAsia" w:cstheme="minorBidi"/>
          <w:caps w:val="0"/>
          <w:kern w:val="2"/>
          <w:sz w:val="21"/>
          <w:szCs w:val="22"/>
          <w:lang w:val="en-US"/>
        </w:rPr>
        <w:tab/>
      </w:r>
      <w:r>
        <w:rPr>
          <w:rStyle w:val="45"/>
          <w:rFonts w:cs="Arial"/>
        </w:rPr>
        <w:t>WORK RAFT</w:t>
      </w:r>
      <w:r>
        <w:tab/>
      </w:r>
      <w:r>
        <w:fldChar w:fldCharType="begin"/>
      </w:r>
      <w:r>
        <w:instrText xml:space="preserve"> PAGEREF _Toc50573830 \h </w:instrText>
      </w:r>
      <w:r>
        <w:fldChar w:fldCharType="separate"/>
      </w:r>
      <w:r>
        <w:t>25</w:t>
      </w:r>
      <w:r>
        <w:fldChar w:fldCharType="end"/>
      </w:r>
      <w:r>
        <w:fldChar w:fldCharType="end"/>
      </w:r>
    </w:p>
    <w:p w14:paraId="4FF8D8A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"_Toc50573831" </w:instrText>
      </w:r>
      <w:r>
        <w:fldChar w:fldCharType="separate"/>
      </w:r>
      <w:r>
        <w:rPr>
          <w:rStyle w:val="45"/>
          <w:rFonts w:cs="Arial"/>
        </w:rPr>
        <w:t>4.7.7</w:t>
      </w:r>
      <w:r>
        <w:rPr>
          <w:rFonts w:asciiTheme="minorHAnsi" w:hAnsiTheme="minorHAnsi" w:eastAsiaTheme="minorEastAsia" w:cstheme="minorBidi"/>
          <w:caps w:val="0"/>
          <w:kern w:val="2"/>
          <w:sz w:val="21"/>
          <w:szCs w:val="22"/>
          <w:lang w:val="en-US"/>
        </w:rPr>
        <w:tab/>
      </w:r>
      <w:r>
        <w:rPr>
          <w:rStyle w:val="45"/>
          <w:rFonts w:cs="Arial"/>
        </w:rPr>
        <w:t>GARBAGE store</w:t>
      </w:r>
      <w:r>
        <w:tab/>
      </w:r>
      <w:r>
        <w:fldChar w:fldCharType="begin"/>
      </w:r>
      <w:r>
        <w:instrText xml:space="preserve"> PAGEREF _Toc50573831 \h </w:instrText>
      </w:r>
      <w:r>
        <w:fldChar w:fldCharType="separate"/>
      </w:r>
      <w:r>
        <w:t>25</w:t>
      </w:r>
      <w:r>
        <w:fldChar w:fldCharType="end"/>
      </w:r>
      <w:r>
        <w:fldChar w:fldCharType="end"/>
      </w:r>
    </w:p>
    <w:p w14:paraId="35AA6A8C">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"_Toc50573832" </w:instrText>
      </w:r>
      <w:r>
        <w:fldChar w:fldCharType="separate"/>
      </w:r>
      <w:r>
        <w:rPr>
          <w:rStyle w:val="45"/>
          <w:rFonts w:cs="Arial"/>
        </w:rPr>
        <w:t>4.7.8</w:t>
      </w:r>
      <w:r>
        <w:rPr>
          <w:rFonts w:asciiTheme="minorHAnsi" w:hAnsiTheme="minorHAnsi" w:eastAsiaTheme="minorEastAsia" w:cstheme="minorBidi"/>
          <w:caps w:val="0"/>
          <w:kern w:val="2"/>
          <w:sz w:val="21"/>
          <w:szCs w:val="22"/>
          <w:lang w:val="en-US"/>
        </w:rPr>
        <w:tab/>
      </w:r>
      <w:r>
        <w:rPr>
          <w:rStyle w:val="45"/>
          <w:rFonts w:cs="Arial"/>
        </w:rPr>
        <w:t>Pipe tunnel trolley</w:t>
      </w:r>
      <w:r>
        <w:tab/>
      </w:r>
      <w:r>
        <w:fldChar w:fldCharType="begin"/>
      </w:r>
      <w:r>
        <w:instrText xml:space="preserve"> PAGEREF _Toc50573832 \h </w:instrText>
      </w:r>
      <w:r>
        <w:fldChar w:fldCharType="separate"/>
      </w:r>
      <w:r>
        <w:t>26</w:t>
      </w:r>
      <w:r>
        <w:fldChar w:fldCharType="end"/>
      </w:r>
      <w:r>
        <w:fldChar w:fldCharType="end"/>
      </w:r>
    </w:p>
    <w:p w14:paraId="274A4BED">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"_Toc50573833" </w:instrText>
      </w:r>
      <w:r>
        <w:fldChar w:fldCharType="separate"/>
      </w:r>
      <w:r>
        <w:rPr>
          <w:rStyle w:val="45"/>
        </w:rPr>
        <w:t>4.8</w:t>
      </w:r>
      <w:r>
        <w:rPr>
          <w:rFonts w:asciiTheme="minorHAnsi" w:hAnsiTheme="minorHAnsi" w:eastAsiaTheme="minorEastAsia" w:cstheme="minorBidi"/>
          <w:b w:val="0"/>
          <w:caps w:val="0"/>
          <w:kern w:val="2"/>
          <w:sz w:val="21"/>
          <w:szCs w:val="22"/>
          <w:lang w:val="en-US"/>
        </w:rPr>
        <w:tab/>
      </w:r>
      <w:r>
        <w:rPr>
          <w:rStyle w:val="45"/>
        </w:rPr>
        <w:t>outfitting for access</w:t>
      </w:r>
      <w:r>
        <w:tab/>
      </w:r>
      <w:r>
        <w:fldChar w:fldCharType="begin"/>
      </w:r>
      <w:r>
        <w:instrText xml:space="preserve"> PAGEREF _Toc50573833 \h </w:instrText>
      </w:r>
      <w:r>
        <w:fldChar w:fldCharType="separate"/>
      </w:r>
      <w:r>
        <w:t>26</w:t>
      </w:r>
      <w:r>
        <w:fldChar w:fldCharType="end"/>
      </w:r>
      <w:r>
        <w:fldChar w:fldCharType="end"/>
      </w:r>
    </w:p>
    <w:p w14:paraId="184D41F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"_Toc50573834" </w:instrText>
      </w:r>
      <w:r>
        <w:fldChar w:fldCharType="separate"/>
      </w:r>
      <w:r>
        <w:rPr>
          <w:rStyle w:val="45"/>
          <w:rFonts w:cs="Arial"/>
        </w:rPr>
        <w:t>4.8.1</w:t>
      </w:r>
      <w:r>
        <w:rPr>
          <w:rFonts w:asciiTheme="minorHAnsi" w:hAnsiTheme="minorHAnsi" w:eastAsiaTheme="minorEastAsia" w:cstheme="minorBidi"/>
          <w:caps w:val="0"/>
          <w:kern w:val="2"/>
          <w:sz w:val="21"/>
          <w:szCs w:val="22"/>
          <w:lang w:val="en-US"/>
        </w:rPr>
        <w:tab/>
      </w:r>
      <w:r>
        <w:rPr>
          <w:rStyle w:val="45"/>
          <w:rFonts w:cs="Arial"/>
        </w:rPr>
        <w:t>access HATCH, MANHOLEcover and steel door</w:t>
      </w:r>
      <w:r>
        <w:tab/>
      </w:r>
      <w:r>
        <w:fldChar w:fldCharType="begin"/>
      </w:r>
      <w:r>
        <w:instrText xml:space="preserve"> PAGEREF _Toc50573834 \h </w:instrText>
      </w:r>
      <w:r>
        <w:fldChar w:fldCharType="separate"/>
      </w:r>
      <w:r>
        <w:t>26</w:t>
      </w:r>
      <w:r>
        <w:fldChar w:fldCharType="end"/>
      </w:r>
      <w:r>
        <w:fldChar w:fldCharType="end"/>
      </w:r>
    </w:p>
    <w:p w14:paraId="3B1B0E0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"_Toc50573835" </w:instrText>
      </w:r>
      <w:r>
        <w:fldChar w:fldCharType="separate"/>
      </w:r>
      <w:r>
        <w:rPr>
          <w:rStyle w:val="45"/>
          <w:rFonts w:cs="Arial"/>
        </w:rPr>
        <w:t>4.8.2</w:t>
      </w:r>
      <w:r>
        <w:rPr>
          <w:rFonts w:asciiTheme="minorHAnsi" w:hAnsiTheme="minorHAnsi" w:eastAsiaTheme="minorEastAsia" w:cstheme="minorBidi"/>
          <w:caps w:val="0"/>
          <w:kern w:val="2"/>
          <w:sz w:val="21"/>
          <w:szCs w:val="22"/>
          <w:lang w:val="en-US"/>
        </w:rPr>
        <w:tab/>
      </w:r>
      <w:r>
        <w:rPr>
          <w:rStyle w:val="45"/>
          <w:rFonts w:cs="Arial"/>
        </w:rPr>
        <w:t>steel ladder and HAND RAIL</w:t>
      </w:r>
      <w:r>
        <w:tab/>
      </w:r>
      <w:r>
        <w:fldChar w:fldCharType="begin"/>
      </w:r>
      <w:r>
        <w:instrText xml:space="preserve"> PAGEREF _Toc50573835 \h </w:instrText>
      </w:r>
      <w:r>
        <w:fldChar w:fldCharType="separate"/>
      </w:r>
      <w:r>
        <w:t>27</w:t>
      </w:r>
      <w:r>
        <w:fldChar w:fldCharType="end"/>
      </w:r>
      <w:r>
        <w:fldChar w:fldCharType="end"/>
      </w:r>
    </w:p>
    <w:p w14:paraId="0BD72338">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"_Toc50573836" </w:instrText>
      </w:r>
      <w:r>
        <w:fldChar w:fldCharType="separate"/>
      </w:r>
      <w:r>
        <w:rPr>
          <w:rStyle w:val="45"/>
        </w:rPr>
        <w:t>4.9     SPARE PART AND DECK INVENTORY</w:t>
      </w:r>
      <w:r>
        <w:tab/>
      </w:r>
      <w:r>
        <w:fldChar w:fldCharType="begin"/>
      </w:r>
      <w:r>
        <w:instrText xml:space="preserve"> PAGEREF _Toc50573836 \h </w:instrText>
      </w:r>
      <w:r>
        <w:fldChar w:fldCharType="separate"/>
      </w:r>
      <w:r>
        <w:t>29</w:t>
      </w:r>
      <w:r>
        <w:fldChar w:fldCharType="end"/>
      </w:r>
      <w:r>
        <w:fldChar w:fldCharType="end"/>
      </w:r>
    </w:p>
    <w:p w14:paraId="7C0710D1">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"_Toc50573837" </w:instrText>
      </w:r>
      <w:r>
        <w:fldChar w:fldCharType="separate"/>
      </w:r>
      <w:r>
        <w:rPr>
          <w:rStyle w:val="45"/>
        </w:rPr>
        <w:t>4.10</w:t>
      </w:r>
      <w:r>
        <w:rPr>
          <w:rFonts w:asciiTheme="minorHAnsi" w:hAnsiTheme="minorHAnsi" w:eastAsiaTheme="minorEastAsia" w:cstheme="minorBidi"/>
          <w:b w:val="0"/>
          <w:caps w:val="0"/>
          <w:kern w:val="2"/>
          <w:sz w:val="21"/>
          <w:szCs w:val="22"/>
          <w:lang w:val="en-US"/>
        </w:rPr>
        <w:tab/>
      </w:r>
      <w:r>
        <w:rPr>
          <w:rStyle w:val="45"/>
        </w:rPr>
        <w:t>NAVIGATION EQUIPMENT</w:t>
      </w:r>
      <w:r>
        <w:tab/>
      </w:r>
      <w:r>
        <w:fldChar w:fldCharType="begin"/>
      </w:r>
      <w:r>
        <w:instrText xml:space="preserve"> PAGEREF _Toc50573837 \h </w:instrText>
      </w:r>
      <w:r>
        <w:fldChar w:fldCharType="separate"/>
      </w:r>
      <w:r>
        <w:t>30</w:t>
      </w:r>
      <w:r>
        <w:fldChar w:fldCharType="end"/>
      </w:r>
      <w:r>
        <w:fldChar w:fldCharType="end"/>
      </w:r>
    </w:p>
    <w:p w14:paraId="7CDE013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"_Toc50573838" </w:instrText>
      </w:r>
      <w:r>
        <w:fldChar w:fldCharType="separate"/>
      </w:r>
      <w:r>
        <w:rPr>
          <w:rStyle w:val="45"/>
          <w:rFonts w:cs="Arial"/>
        </w:rPr>
        <w:t>4.10.1</w:t>
      </w:r>
      <w:r>
        <w:rPr>
          <w:rFonts w:asciiTheme="minorHAnsi" w:hAnsiTheme="minorHAnsi" w:eastAsiaTheme="minorEastAsia" w:cstheme="minorBidi"/>
          <w:caps w:val="0"/>
          <w:kern w:val="2"/>
          <w:sz w:val="21"/>
          <w:szCs w:val="22"/>
          <w:lang w:val="en-US"/>
        </w:rPr>
        <w:tab/>
      </w:r>
      <w:r>
        <w:rPr>
          <w:rStyle w:val="45"/>
          <w:rFonts w:cs="Arial"/>
        </w:rPr>
        <w:t>NAVIGATION EQUIPMENT</w:t>
      </w:r>
      <w:r>
        <w:tab/>
      </w:r>
      <w:r>
        <w:fldChar w:fldCharType="begin"/>
      </w:r>
      <w:r>
        <w:instrText xml:space="preserve"> PAGEREF _Toc50573838 \h </w:instrText>
      </w:r>
      <w:r>
        <w:fldChar w:fldCharType="separate"/>
      </w:r>
      <w:r>
        <w:t>30</w:t>
      </w:r>
      <w:r>
        <w:fldChar w:fldCharType="end"/>
      </w:r>
      <w:r>
        <w:fldChar w:fldCharType="end"/>
      </w:r>
    </w:p>
    <w:p w14:paraId="6954A367">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"_Toc50573839" </w:instrText>
      </w:r>
      <w:r>
        <w:fldChar w:fldCharType="separate"/>
      </w:r>
      <w:r>
        <w:rPr>
          <w:rStyle w:val="45"/>
          <w:rFonts w:cs="Arial"/>
        </w:rPr>
        <w:t>4.10.2</w:t>
      </w:r>
      <w:r>
        <w:rPr>
          <w:rFonts w:asciiTheme="minorHAnsi" w:hAnsiTheme="minorHAnsi" w:eastAsiaTheme="minorEastAsia" w:cstheme="minorBidi"/>
          <w:caps w:val="0"/>
          <w:kern w:val="2"/>
          <w:sz w:val="21"/>
          <w:szCs w:val="22"/>
          <w:lang w:val="en-US"/>
        </w:rPr>
        <w:tab/>
      </w:r>
      <w:r>
        <w:rPr>
          <w:rStyle w:val="45"/>
          <w:rFonts w:cs="Arial"/>
        </w:rPr>
        <w:t>SOUND SIGNAL AND SHAPE EQUIPMENT</w:t>
      </w:r>
      <w:r>
        <w:tab/>
      </w:r>
      <w:r>
        <w:fldChar w:fldCharType="begin"/>
      </w:r>
      <w:r>
        <w:instrText xml:space="preserve"> PAGEREF _Toc50573839 \h </w:instrText>
      </w:r>
      <w:r>
        <w:fldChar w:fldCharType="separate"/>
      </w:r>
      <w:r>
        <w:t>30</w:t>
      </w:r>
      <w:r>
        <w:fldChar w:fldCharType="end"/>
      </w:r>
      <w:r>
        <w:fldChar w:fldCharType="end"/>
      </w:r>
    </w:p>
    <w:p w14:paraId="08B081C0">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"_Toc50573840" </w:instrText>
      </w:r>
      <w:r>
        <w:fldChar w:fldCharType="separate"/>
      </w:r>
      <w:r>
        <w:rPr>
          <w:rStyle w:val="45"/>
          <w:rFonts w:cs="Arial"/>
        </w:rPr>
        <w:t>4.10.3</w:t>
      </w:r>
      <w:r>
        <w:rPr>
          <w:rFonts w:asciiTheme="minorHAnsi" w:hAnsiTheme="minorHAnsi" w:eastAsiaTheme="minorEastAsia" w:cstheme="minorBidi"/>
          <w:caps w:val="0"/>
          <w:kern w:val="2"/>
          <w:sz w:val="21"/>
          <w:szCs w:val="22"/>
          <w:lang w:val="en-US"/>
        </w:rPr>
        <w:tab/>
      </w:r>
      <w:r>
        <w:rPr>
          <w:rStyle w:val="45"/>
          <w:rFonts w:cs="Arial"/>
        </w:rPr>
        <w:t>FLAG</w:t>
      </w:r>
      <w:r>
        <w:tab/>
      </w:r>
      <w:r>
        <w:fldChar w:fldCharType="begin"/>
      </w:r>
      <w:r>
        <w:instrText xml:space="preserve"> PAGEREF _Toc50573840 \h </w:instrText>
      </w:r>
      <w:r>
        <w:fldChar w:fldCharType="separate"/>
      </w:r>
      <w:r>
        <w:t>30</w:t>
      </w:r>
      <w:r>
        <w:fldChar w:fldCharType="end"/>
      </w:r>
      <w:r>
        <w:fldChar w:fldCharType="end"/>
      </w:r>
    </w:p>
    <w:p w14:paraId="68367B15">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"_Toc50573841" </w:instrText>
      </w:r>
      <w:r>
        <w:fldChar w:fldCharType="separate"/>
      </w:r>
      <w:r>
        <w:rPr>
          <w:rStyle w:val="45"/>
          <w:rFonts w:cs="Arial"/>
        </w:rPr>
        <w:t>4.10.4</w:t>
      </w:r>
      <w:r>
        <w:rPr>
          <w:rFonts w:asciiTheme="minorHAnsi" w:hAnsiTheme="minorHAnsi" w:eastAsiaTheme="minorEastAsia" w:cstheme="minorBidi"/>
          <w:caps w:val="0"/>
          <w:kern w:val="2"/>
          <w:sz w:val="21"/>
          <w:szCs w:val="22"/>
          <w:lang w:val="en-US"/>
        </w:rPr>
        <w:tab/>
      </w:r>
      <w:r>
        <w:rPr>
          <w:rStyle w:val="45"/>
          <w:rFonts w:cs="Arial"/>
        </w:rPr>
        <w:t>VOICE TUBE</w:t>
      </w:r>
      <w:r>
        <w:tab/>
      </w:r>
      <w:r>
        <w:fldChar w:fldCharType="begin"/>
      </w:r>
      <w:r>
        <w:instrText xml:space="preserve"> PAGEREF _Toc50573841 \h </w:instrText>
      </w:r>
      <w:r>
        <w:fldChar w:fldCharType="separate"/>
      </w:r>
      <w:r>
        <w:t>30</w:t>
      </w:r>
      <w:r>
        <w:fldChar w:fldCharType="end"/>
      </w:r>
      <w:r>
        <w:fldChar w:fldCharType="end"/>
      </w:r>
    </w:p>
    <w:p w14:paraId="5889AA84">
      <w:pPr>
        <w:pStyle w:val="2"/>
        <w:spacing w:before="0" w:after="0"/>
        <w:jc w:val="left"/>
        <w:rPr>
          <w:rFonts w:cs="Arial"/>
        </w:rPr>
      </w:pPr>
      <w:r>
        <w:rPr>
          <w:rFonts w:cs="Arial"/>
        </w:rPr>
        <w:fldChar w:fldCharType="end"/>
      </w:r>
      <w:r>
        <w:rPr>
          <w:rFonts w:cs="Arial"/>
        </w:rPr>
        <w:br w:type="page"/>
      </w:r>
      <w:bookmarkStart w:id="161" w:name="_Toc50573797"/>
      <w:r>
        <w:rPr>
          <w:rFonts w:hint="eastAsia" w:cs="Arial"/>
          <w:sz w:val="28"/>
        </w:rPr>
        <w:t xml:space="preserve">CHAPTER 4 </w:t>
      </w:r>
      <w:r>
        <w:rPr>
          <w:rFonts w:cs="Arial"/>
          <w:sz w:val="28"/>
        </w:rPr>
        <w:t>OUTFITTING</w:t>
      </w:r>
      <w:bookmarkEnd w:id="161"/>
    </w:p>
    <w:p w14:paraId="3B5BA444">
      <w:pPr>
        <w:autoSpaceDE w:val="0"/>
        <w:autoSpaceDN w:val="0"/>
        <w:adjustRightInd w:val="0"/>
        <w:jc w:val="left"/>
        <w:rPr>
          <w:rFonts w:ascii="Arial" w:hAnsi="Arial" w:cs="Arial"/>
          <w:kern w:val="0"/>
          <w:sz w:val="20"/>
          <w:szCs w:val="20"/>
        </w:rPr>
      </w:pPr>
    </w:p>
    <w:p w14:paraId="507FD9CF">
      <w:pPr>
        <w:pStyle w:val="3"/>
        <w:spacing w:before="0" w:after="0"/>
        <w:jc w:val="left"/>
      </w:pPr>
      <w:bookmarkStart w:id="162" w:name="_Toc50573798"/>
      <w:r>
        <w:rPr>
          <w:rFonts w:hint="eastAsia"/>
        </w:rPr>
        <w:t>4.1     anchoring</w:t>
      </w:r>
      <w:r>
        <w:t xml:space="preserve"> AND MOORING </w:t>
      </w:r>
      <w:r>
        <w:rPr>
          <w:rFonts w:hint="eastAsia"/>
        </w:rPr>
        <w:t>EQUIPMENT</w:t>
      </w:r>
      <w:bookmarkEnd w:id="162"/>
    </w:p>
    <w:p w14:paraId="12A64007">
      <w:pPr>
        <w:autoSpaceDE w:val="0"/>
        <w:autoSpaceDN w:val="0"/>
        <w:adjustRightInd w:val="0"/>
        <w:spacing w:before="6"/>
        <w:jc w:val="left"/>
        <w:rPr>
          <w:rFonts w:ascii="Arial" w:hAnsi="Arial" w:cs="Arial"/>
          <w:kern w:val="0"/>
          <w:sz w:val="28"/>
          <w:szCs w:val="28"/>
        </w:rPr>
      </w:pPr>
    </w:p>
    <w:p w14:paraId="6D736298">
      <w:pPr>
        <w:pStyle w:val="4"/>
        <w:tabs>
          <w:tab w:val="clear" w:pos="993"/>
        </w:tabs>
        <w:spacing w:before="0" w:after="0"/>
        <w:rPr>
          <w:rFonts w:cs="Arial"/>
        </w:rPr>
      </w:pPr>
      <w:bookmarkStart w:id="163" w:name="_Toc50573799"/>
      <w:r>
        <w:rPr>
          <w:rFonts w:hint="eastAsia" w:cs="Arial"/>
        </w:rPr>
        <w:t xml:space="preserve">4.1.1   Deck Machinery in </w:t>
      </w:r>
      <w:r>
        <w:rPr>
          <w:rFonts w:cs="Arial"/>
        </w:rPr>
        <w:t>General</w:t>
      </w:r>
      <w:bookmarkEnd w:id="163"/>
    </w:p>
    <w:p w14:paraId="4CBAC1F3"/>
    <w:p w14:paraId="539540C6">
      <w:pPr>
        <w:autoSpaceDE w:val="0"/>
        <w:autoSpaceDN w:val="0"/>
        <w:adjustRightInd w:val="0"/>
        <w:ind w:left="963"/>
        <w:rPr>
          <w:kern w:val="0"/>
          <w:sz w:val="24"/>
        </w:rPr>
      </w:pPr>
      <w:r>
        <w:rPr>
          <w:kern w:val="0"/>
          <w:sz w:val="24"/>
        </w:rPr>
        <w:t>The arrangement of windlass and mooring winch sh</w:t>
      </w:r>
      <w:r>
        <w:rPr>
          <w:rFonts w:hint="eastAsia"/>
          <w:kern w:val="0"/>
          <w:sz w:val="24"/>
        </w:rPr>
        <w:t>all</w:t>
      </w:r>
      <w:r>
        <w:rPr>
          <w:kern w:val="0"/>
          <w:sz w:val="24"/>
        </w:rPr>
        <w:t xml:space="preserve"> be in accordance with the requirement of the Class</w:t>
      </w:r>
      <w:r>
        <w:rPr>
          <w:rFonts w:hint="eastAsia"/>
          <w:kern w:val="0"/>
          <w:sz w:val="24"/>
        </w:rPr>
        <w:t xml:space="preserve">ification Society </w:t>
      </w:r>
      <w:r>
        <w:rPr>
          <w:rFonts w:hint="eastAsia"/>
          <w:b/>
          <w:i/>
          <w:kern w:val="0"/>
          <w:sz w:val="24"/>
        </w:rPr>
        <w:t xml:space="preserve">and </w:t>
      </w:r>
      <w:r>
        <w:rPr>
          <w:b/>
          <w:i/>
          <w:kern w:val="0"/>
          <w:sz w:val="24"/>
        </w:rPr>
        <w:t>Panama Canal regulations of 2020</w:t>
      </w:r>
      <w:r>
        <w:rPr>
          <w:kern w:val="0"/>
          <w:sz w:val="24"/>
        </w:rPr>
        <w:t>.</w:t>
      </w:r>
      <w:r>
        <w:t xml:space="preserve"> </w:t>
      </w:r>
      <w:r>
        <w:rPr>
          <w:kern w:val="0"/>
          <w:sz w:val="24"/>
        </w:rPr>
        <w:t xml:space="preserve">Final arrangement of winches and mooring fittings </w:t>
      </w:r>
      <w:r>
        <w:rPr>
          <w:rFonts w:hint="eastAsia"/>
          <w:kern w:val="0"/>
          <w:sz w:val="24"/>
        </w:rPr>
        <w:t>shall</w:t>
      </w:r>
      <w:r>
        <w:rPr>
          <w:kern w:val="0"/>
          <w:sz w:val="24"/>
        </w:rPr>
        <w:t xml:space="preserve"> subject to detailed </w:t>
      </w:r>
      <w:r>
        <w:rPr>
          <w:rFonts w:hint="eastAsia"/>
          <w:kern w:val="0"/>
          <w:sz w:val="24"/>
        </w:rPr>
        <w:t>M</w:t>
      </w:r>
      <w:r>
        <w:rPr>
          <w:kern w:val="0"/>
          <w:sz w:val="24"/>
        </w:rPr>
        <w:t>ooring</w:t>
      </w:r>
      <w:r>
        <w:rPr>
          <w:rFonts w:hint="eastAsia"/>
          <w:kern w:val="0"/>
          <w:sz w:val="24"/>
        </w:rPr>
        <w:t xml:space="preserve"> Fitting A</w:t>
      </w:r>
      <w:r>
        <w:rPr>
          <w:kern w:val="0"/>
          <w:sz w:val="24"/>
        </w:rPr>
        <w:t xml:space="preserve">rrangement </w:t>
      </w:r>
      <w:r>
        <w:rPr>
          <w:rFonts w:hint="eastAsia"/>
          <w:kern w:val="0"/>
          <w:sz w:val="24"/>
        </w:rPr>
        <w:t>Plan during detail design stage</w:t>
      </w:r>
      <w:r>
        <w:rPr>
          <w:kern w:val="0"/>
          <w:sz w:val="24"/>
        </w:rPr>
        <w:t>.</w:t>
      </w:r>
    </w:p>
    <w:p w14:paraId="7DDE178E">
      <w:pPr>
        <w:autoSpaceDE w:val="0"/>
        <w:autoSpaceDN w:val="0"/>
        <w:adjustRightInd w:val="0"/>
        <w:spacing w:before="20"/>
        <w:rPr>
          <w:kern w:val="0"/>
          <w:sz w:val="26"/>
          <w:szCs w:val="26"/>
        </w:rPr>
      </w:pPr>
    </w:p>
    <w:p w14:paraId="46A7118D">
      <w:pPr>
        <w:autoSpaceDE w:val="0"/>
        <w:autoSpaceDN w:val="0"/>
        <w:adjustRightInd w:val="0"/>
        <w:ind w:left="963"/>
        <w:rPr>
          <w:kern w:val="0"/>
          <w:sz w:val="24"/>
        </w:rPr>
      </w:pPr>
      <w:r>
        <w:rPr>
          <w:rFonts w:hint="eastAsia"/>
          <w:kern w:val="0"/>
          <w:sz w:val="24"/>
        </w:rPr>
        <w:t>Electric hydraulic type deck machinery with auto-tension device for mooring drum shall be provided as shown on the G.A</w:t>
      </w:r>
      <w:r>
        <w:rPr>
          <w:kern w:val="0"/>
          <w:sz w:val="24"/>
        </w:rPr>
        <w:t>.</w:t>
      </w:r>
      <w:r>
        <w:rPr>
          <w:rFonts w:hint="eastAsia"/>
          <w:kern w:val="0"/>
          <w:sz w:val="24"/>
        </w:rPr>
        <w:t xml:space="preserve"> plan. </w:t>
      </w:r>
    </w:p>
    <w:p w14:paraId="18F3A37E">
      <w:pPr>
        <w:autoSpaceDE w:val="0"/>
        <w:autoSpaceDN w:val="0"/>
        <w:adjustRightInd w:val="0"/>
        <w:ind w:left="963"/>
        <w:rPr>
          <w:kern w:val="0"/>
          <w:sz w:val="24"/>
        </w:rPr>
      </w:pPr>
    </w:p>
    <w:p w14:paraId="4D479176">
      <w:pPr>
        <w:autoSpaceDE w:val="0"/>
        <w:autoSpaceDN w:val="0"/>
        <w:adjustRightInd w:val="0"/>
        <w:ind w:left="963"/>
        <w:rPr>
          <w:kern w:val="0"/>
          <w:sz w:val="24"/>
        </w:rPr>
      </w:pPr>
      <w:r>
        <w:rPr>
          <w:rFonts w:hint="eastAsia"/>
          <w:kern w:val="0"/>
          <w:sz w:val="24"/>
        </w:rPr>
        <w:t>Electric heater to be provided for electrical motor of deck machinery.</w:t>
      </w:r>
    </w:p>
    <w:p w14:paraId="1769F501">
      <w:pPr>
        <w:autoSpaceDE w:val="0"/>
        <w:autoSpaceDN w:val="0"/>
        <w:adjustRightInd w:val="0"/>
        <w:rPr>
          <w:kern w:val="0"/>
          <w:sz w:val="24"/>
        </w:rPr>
      </w:pPr>
    </w:p>
    <w:p w14:paraId="2481FD84">
      <w:pPr>
        <w:autoSpaceDE w:val="0"/>
        <w:autoSpaceDN w:val="0"/>
        <w:adjustRightInd w:val="0"/>
        <w:ind w:left="963"/>
        <w:rPr>
          <w:kern w:val="0"/>
          <w:sz w:val="24"/>
        </w:rPr>
      </w:pPr>
      <w:r>
        <w:rPr>
          <w:kern w:val="0"/>
          <w:sz w:val="24"/>
        </w:rPr>
        <w:t xml:space="preserve">Gear for cable lifter part shall be </w:t>
      </w:r>
      <w:r>
        <w:rPr>
          <w:rFonts w:hint="eastAsia"/>
          <w:kern w:val="0"/>
          <w:sz w:val="24"/>
        </w:rPr>
        <w:t xml:space="preserve">of </w:t>
      </w:r>
      <w:r>
        <w:rPr>
          <w:kern w:val="0"/>
          <w:sz w:val="24"/>
        </w:rPr>
        <w:t>open type with steel cover for dust protection and gear for mooring winches shall be of enclosed type</w:t>
      </w:r>
      <w:r>
        <w:rPr>
          <w:rFonts w:hint="eastAsia"/>
          <w:kern w:val="0"/>
          <w:sz w:val="24"/>
        </w:rPr>
        <w:t>.</w:t>
      </w:r>
    </w:p>
    <w:p w14:paraId="346F03C5">
      <w:pPr>
        <w:autoSpaceDE w:val="0"/>
        <w:autoSpaceDN w:val="0"/>
        <w:adjustRightInd w:val="0"/>
        <w:ind w:left="963"/>
        <w:rPr>
          <w:kern w:val="0"/>
          <w:sz w:val="24"/>
        </w:rPr>
      </w:pPr>
    </w:p>
    <w:p w14:paraId="212346AC">
      <w:pPr>
        <w:autoSpaceDE w:val="0"/>
        <w:autoSpaceDN w:val="0"/>
        <w:adjustRightInd w:val="0"/>
        <w:ind w:left="963"/>
        <w:rPr>
          <w:kern w:val="0"/>
          <w:sz w:val="24"/>
        </w:rPr>
      </w:pPr>
      <w:r>
        <w:rPr>
          <w:rFonts w:hint="eastAsia"/>
          <w:kern w:val="0"/>
          <w:sz w:val="24"/>
        </w:rPr>
        <w:t>The m</w:t>
      </w:r>
      <w:r>
        <w:rPr>
          <w:kern w:val="0"/>
          <w:sz w:val="24"/>
        </w:rPr>
        <w:t xml:space="preserve">ooring drum shall be of split type </w:t>
      </w:r>
      <w:r>
        <w:rPr>
          <w:rFonts w:hint="eastAsia"/>
          <w:kern w:val="0"/>
          <w:sz w:val="24"/>
        </w:rPr>
        <w:t xml:space="preserve">and large enough to wind the required mooring rope of not less than </w:t>
      </w:r>
      <w:r>
        <w:rPr>
          <w:rFonts w:hint="eastAsia"/>
          <w:b/>
          <w:i/>
          <w:kern w:val="0"/>
          <w:sz w:val="24"/>
        </w:rPr>
        <w:t>220</w:t>
      </w:r>
      <w:r>
        <w:rPr>
          <w:rFonts w:hint="eastAsia"/>
          <w:kern w:val="0"/>
          <w:sz w:val="24"/>
        </w:rPr>
        <w:t xml:space="preserve"> m long and 64mm diameter(size subject to maker</w:t>
      </w:r>
      <w:r>
        <w:rPr>
          <w:kern w:val="0"/>
          <w:sz w:val="24"/>
        </w:rPr>
        <w:t>’</w:t>
      </w:r>
      <w:r>
        <w:rPr>
          <w:rFonts w:hint="eastAsia"/>
          <w:kern w:val="0"/>
          <w:sz w:val="24"/>
        </w:rPr>
        <w:t>s recommendation) on storage of the drum</w:t>
      </w:r>
      <w:r>
        <w:rPr>
          <w:kern w:val="0"/>
          <w:sz w:val="24"/>
        </w:rPr>
        <w:t>.</w:t>
      </w:r>
    </w:p>
    <w:p w14:paraId="12DDC0F2">
      <w:pPr>
        <w:autoSpaceDE w:val="0"/>
        <w:autoSpaceDN w:val="0"/>
        <w:adjustRightInd w:val="0"/>
        <w:ind w:left="963"/>
        <w:rPr>
          <w:kern w:val="0"/>
          <w:sz w:val="24"/>
        </w:rPr>
      </w:pPr>
    </w:p>
    <w:p w14:paraId="08002536">
      <w:pPr>
        <w:autoSpaceDE w:val="0"/>
        <w:autoSpaceDN w:val="0"/>
        <w:adjustRightInd w:val="0"/>
        <w:ind w:left="963"/>
        <w:rPr>
          <w:kern w:val="0"/>
          <w:sz w:val="24"/>
        </w:rPr>
      </w:pPr>
      <w:r>
        <w:rPr>
          <w:rFonts w:hint="eastAsia"/>
          <w:kern w:val="0"/>
          <w:sz w:val="24"/>
        </w:rPr>
        <w:t>W</w:t>
      </w:r>
      <w:r>
        <w:rPr>
          <w:kern w:val="0"/>
          <w:sz w:val="24"/>
        </w:rPr>
        <w:t>arping head shall be of cast iron smooth barrel tube type</w:t>
      </w:r>
      <w:r>
        <w:rPr>
          <w:rFonts w:hint="eastAsia"/>
          <w:kern w:val="0"/>
          <w:sz w:val="24"/>
        </w:rPr>
        <w:t xml:space="preserve"> and shall be </w:t>
      </w:r>
      <w:r>
        <w:rPr>
          <w:kern w:val="0"/>
          <w:sz w:val="24"/>
        </w:rPr>
        <w:t xml:space="preserve">directly </w:t>
      </w:r>
      <w:r>
        <w:rPr>
          <w:rFonts w:hint="eastAsia"/>
          <w:kern w:val="0"/>
          <w:sz w:val="24"/>
        </w:rPr>
        <w:t>connected to driving</w:t>
      </w:r>
      <w:r>
        <w:rPr>
          <w:kern w:val="0"/>
          <w:sz w:val="24"/>
        </w:rPr>
        <w:t xml:space="preserve"> shaft</w:t>
      </w:r>
      <w:r>
        <w:rPr>
          <w:rFonts w:hint="eastAsia"/>
          <w:kern w:val="0"/>
          <w:sz w:val="24"/>
        </w:rPr>
        <w:t xml:space="preserve"> without clutching device.</w:t>
      </w:r>
    </w:p>
    <w:p w14:paraId="17914F84">
      <w:pPr>
        <w:autoSpaceDE w:val="0"/>
        <w:autoSpaceDN w:val="0"/>
        <w:adjustRightInd w:val="0"/>
        <w:ind w:left="963"/>
        <w:rPr>
          <w:kern w:val="0"/>
          <w:sz w:val="24"/>
        </w:rPr>
      </w:pPr>
    </w:p>
    <w:p w14:paraId="05A058C8">
      <w:pPr>
        <w:autoSpaceDE w:val="0"/>
        <w:autoSpaceDN w:val="0"/>
        <w:adjustRightInd w:val="0"/>
        <w:ind w:left="963"/>
        <w:rPr>
          <w:b/>
          <w:kern w:val="0"/>
          <w:sz w:val="24"/>
        </w:rPr>
      </w:pPr>
      <w:r>
        <w:rPr>
          <w:b/>
          <w:kern w:val="0"/>
          <w:sz w:val="24"/>
        </w:rPr>
        <w:t xml:space="preserve">Protection </w:t>
      </w:r>
      <w:r>
        <w:rPr>
          <w:b/>
          <w:i/>
          <w:kern w:val="0"/>
          <w:sz w:val="24"/>
        </w:rPr>
        <w:t xml:space="preserve">plate </w:t>
      </w:r>
      <w:r>
        <w:rPr>
          <w:rFonts w:hint="eastAsia"/>
          <w:b/>
          <w:i/>
          <w:kern w:val="0"/>
          <w:sz w:val="24"/>
        </w:rPr>
        <w:t>or pipe</w:t>
      </w:r>
      <w:r>
        <w:rPr>
          <w:b/>
          <w:kern w:val="0"/>
          <w:sz w:val="24"/>
        </w:rPr>
        <w:t xml:space="preserve"> to be provided on top of the hydraulic motor especially if the motor is</w:t>
      </w:r>
      <w:r>
        <w:rPr>
          <w:rFonts w:hint="eastAsia"/>
          <w:b/>
          <w:kern w:val="0"/>
          <w:sz w:val="24"/>
        </w:rPr>
        <w:t xml:space="preserve"> </w:t>
      </w:r>
      <w:r>
        <w:rPr>
          <w:b/>
          <w:kern w:val="0"/>
          <w:sz w:val="24"/>
        </w:rPr>
        <w:t>axial piston type.</w:t>
      </w:r>
    </w:p>
    <w:p w14:paraId="7B8DB254">
      <w:pPr>
        <w:autoSpaceDE w:val="0"/>
        <w:autoSpaceDN w:val="0"/>
        <w:adjustRightInd w:val="0"/>
        <w:ind w:left="963"/>
        <w:rPr>
          <w:kern w:val="0"/>
          <w:sz w:val="24"/>
        </w:rPr>
      </w:pPr>
    </w:p>
    <w:p w14:paraId="0865B757">
      <w:pPr>
        <w:autoSpaceDE w:val="0"/>
        <w:autoSpaceDN w:val="0"/>
        <w:adjustRightInd w:val="0"/>
        <w:ind w:left="963"/>
        <w:rPr>
          <w:b/>
          <w:kern w:val="0"/>
          <w:sz w:val="24"/>
        </w:rPr>
      </w:pPr>
      <w:r>
        <w:rPr>
          <w:kern w:val="0"/>
          <w:sz w:val="24"/>
        </w:rPr>
        <w:t xml:space="preserve">Each cable lifter and mooring drum </w:t>
      </w:r>
      <w:r>
        <w:rPr>
          <w:rFonts w:hint="eastAsia"/>
          <w:kern w:val="0"/>
          <w:sz w:val="24"/>
        </w:rPr>
        <w:t>shall</w:t>
      </w:r>
      <w:r>
        <w:rPr>
          <w:kern w:val="0"/>
          <w:sz w:val="24"/>
        </w:rPr>
        <w:t xml:space="preserve"> be fitted with </w:t>
      </w:r>
      <w:r>
        <w:rPr>
          <w:rFonts w:hint="eastAsia"/>
          <w:kern w:val="0"/>
          <w:sz w:val="24"/>
        </w:rPr>
        <w:t xml:space="preserve">two (2) halves type </w:t>
      </w:r>
      <w:r>
        <w:rPr>
          <w:kern w:val="0"/>
          <w:sz w:val="24"/>
        </w:rPr>
        <w:t>hand operated friction band brake and clutch</w:t>
      </w:r>
      <w:r>
        <w:rPr>
          <w:rFonts w:hint="eastAsia"/>
          <w:kern w:val="0"/>
          <w:sz w:val="24"/>
        </w:rPr>
        <w:t xml:space="preserve"> operated locally. B</w:t>
      </w:r>
      <w:r>
        <w:rPr>
          <w:kern w:val="0"/>
          <w:sz w:val="24"/>
        </w:rPr>
        <w:t xml:space="preserve">rake drum surface for cable lifter and mooring drum </w:t>
      </w:r>
      <w:r>
        <w:rPr>
          <w:rFonts w:hint="eastAsia"/>
          <w:kern w:val="0"/>
          <w:sz w:val="24"/>
        </w:rPr>
        <w:t>shall</w:t>
      </w:r>
      <w:r>
        <w:rPr>
          <w:kern w:val="0"/>
          <w:sz w:val="24"/>
        </w:rPr>
        <w:t xml:space="preserve"> be of </w:t>
      </w:r>
      <w:r>
        <w:rPr>
          <w:rFonts w:hint="eastAsia"/>
          <w:kern w:val="0"/>
          <w:sz w:val="24"/>
        </w:rPr>
        <w:t>mild steel.</w:t>
      </w:r>
      <w:r>
        <w:rPr>
          <w:rFonts w:hint="eastAsia"/>
          <w:b/>
          <w:kern w:val="0"/>
          <w:sz w:val="24"/>
        </w:rPr>
        <w:t xml:space="preserve"> Break lining wear indication method to be provided as per maker</w:t>
      </w:r>
      <w:r>
        <w:rPr>
          <w:b/>
          <w:kern w:val="0"/>
          <w:sz w:val="24"/>
        </w:rPr>
        <w:t>’</w:t>
      </w:r>
      <w:r>
        <w:rPr>
          <w:rFonts w:hint="eastAsia"/>
          <w:b/>
          <w:kern w:val="0"/>
          <w:sz w:val="24"/>
        </w:rPr>
        <w:t>s standard.</w:t>
      </w:r>
    </w:p>
    <w:p w14:paraId="2E8AF7CB">
      <w:pPr>
        <w:autoSpaceDE w:val="0"/>
        <w:autoSpaceDN w:val="0"/>
        <w:adjustRightInd w:val="0"/>
        <w:ind w:left="963"/>
        <w:rPr>
          <w:kern w:val="0"/>
          <w:sz w:val="24"/>
        </w:rPr>
      </w:pPr>
    </w:p>
    <w:p w14:paraId="383EE907">
      <w:pPr>
        <w:autoSpaceDE w:val="0"/>
        <w:autoSpaceDN w:val="0"/>
        <w:adjustRightInd w:val="0"/>
        <w:ind w:left="963"/>
        <w:rPr>
          <w:b/>
          <w:kern w:val="0"/>
          <w:sz w:val="24"/>
        </w:rPr>
      </w:pPr>
      <w:r>
        <w:rPr>
          <w:b/>
          <w:kern w:val="0"/>
          <w:sz w:val="24"/>
        </w:rPr>
        <w:t>Grease nipple to be provided for greasing the pin of brake bands and all pins. Grease</w:t>
      </w:r>
    </w:p>
    <w:p w14:paraId="23A92E1D">
      <w:pPr>
        <w:autoSpaceDE w:val="0"/>
        <w:autoSpaceDN w:val="0"/>
        <w:adjustRightInd w:val="0"/>
        <w:ind w:left="963"/>
        <w:rPr>
          <w:b/>
          <w:kern w:val="0"/>
          <w:sz w:val="24"/>
        </w:rPr>
      </w:pPr>
      <w:r>
        <w:rPr>
          <w:b/>
          <w:kern w:val="0"/>
          <w:sz w:val="24"/>
        </w:rPr>
        <w:t>nipples to be of the same type as far as possible.</w:t>
      </w:r>
    </w:p>
    <w:p w14:paraId="7B19393F">
      <w:pPr>
        <w:autoSpaceDE w:val="0"/>
        <w:autoSpaceDN w:val="0"/>
        <w:adjustRightInd w:val="0"/>
        <w:ind w:left="963"/>
        <w:rPr>
          <w:kern w:val="0"/>
          <w:sz w:val="24"/>
        </w:rPr>
      </w:pPr>
    </w:p>
    <w:p w14:paraId="4BD45B2A">
      <w:pPr>
        <w:autoSpaceDE w:val="0"/>
        <w:autoSpaceDN w:val="0"/>
        <w:adjustRightInd w:val="0"/>
        <w:ind w:left="963"/>
        <w:rPr>
          <w:kern w:val="0"/>
          <w:sz w:val="24"/>
        </w:rPr>
      </w:pPr>
      <w:r>
        <w:rPr>
          <w:kern w:val="0"/>
          <w:sz w:val="24"/>
        </w:rPr>
        <w:t xml:space="preserve">Seat of cable lifters shall be of open type </w:t>
      </w:r>
      <w:r>
        <w:rPr>
          <w:rFonts w:hint="eastAsia"/>
          <w:kern w:val="0"/>
          <w:sz w:val="24"/>
        </w:rPr>
        <w:t>with</w:t>
      </w:r>
      <w:r>
        <w:rPr>
          <w:kern w:val="0"/>
          <w:sz w:val="24"/>
        </w:rPr>
        <w:t xml:space="preserve"> height as low as possible.</w:t>
      </w:r>
    </w:p>
    <w:p w14:paraId="5B54EB52">
      <w:pPr>
        <w:autoSpaceDE w:val="0"/>
        <w:autoSpaceDN w:val="0"/>
        <w:adjustRightInd w:val="0"/>
        <w:ind w:left="963"/>
        <w:rPr>
          <w:kern w:val="0"/>
          <w:sz w:val="24"/>
        </w:rPr>
      </w:pPr>
    </w:p>
    <w:p w14:paraId="7AF23CAE">
      <w:pPr>
        <w:autoSpaceDE w:val="0"/>
        <w:autoSpaceDN w:val="0"/>
        <w:adjustRightInd w:val="0"/>
        <w:ind w:left="963"/>
        <w:rPr>
          <w:kern w:val="0"/>
          <w:sz w:val="24"/>
        </w:rPr>
      </w:pPr>
      <w:r>
        <w:rPr>
          <w:rFonts w:hint="eastAsia"/>
          <w:kern w:val="0"/>
          <w:sz w:val="24"/>
        </w:rPr>
        <w:t>Steel chock for cable lifters and resin chock for mooring winches shall be used for the liner of foundation</w:t>
      </w:r>
      <w:r>
        <w:rPr>
          <w:kern w:val="0"/>
          <w:sz w:val="24"/>
        </w:rPr>
        <w:t>.</w:t>
      </w:r>
    </w:p>
    <w:p w14:paraId="622E50C3">
      <w:pPr>
        <w:autoSpaceDE w:val="0"/>
        <w:autoSpaceDN w:val="0"/>
        <w:adjustRightInd w:val="0"/>
        <w:ind w:left="963"/>
        <w:rPr>
          <w:kern w:val="0"/>
          <w:sz w:val="24"/>
        </w:rPr>
      </w:pPr>
    </w:p>
    <w:p w14:paraId="6995C6AE">
      <w:pPr>
        <w:autoSpaceDE w:val="0"/>
        <w:autoSpaceDN w:val="0"/>
        <w:adjustRightInd w:val="0"/>
        <w:ind w:left="963"/>
        <w:rPr>
          <w:kern w:val="0"/>
          <w:sz w:val="24"/>
        </w:rPr>
      </w:pPr>
      <w:r>
        <w:rPr>
          <w:kern w:val="0"/>
          <w:sz w:val="24"/>
        </w:rPr>
        <w:t xml:space="preserve">The </w:t>
      </w:r>
      <w:r>
        <w:rPr>
          <w:rFonts w:eastAsia="Times New Roman"/>
          <w:sz w:val="24"/>
        </w:rPr>
        <w:t>windlass/</w:t>
      </w:r>
      <w:r>
        <w:rPr>
          <w:kern w:val="0"/>
          <w:sz w:val="24"/>
        </w:rPr>
        <w:t>mooring winch</w:t>
      </w:r>
      <w:r>
        <w:rPr>
          <w:rFonts w:hint="eastAsia"/>
          <w:kern w:val="0"/>
          <w:sz w:val="24"/>
        </w:rPr>
        <w:t xml:space="preserve"> </w:t>
      </w:r>
      <w:r>
        <w:rPr>
          <w:kern w:val="0"/>
          <w:sz w:val="24"/>
        </w:rPr>
        <w:t>shall be operated by local control.</w:t>
      </w:r>
      <w:r>
        <w:rPr>
          <w:rFonts w:hint="eastAsia"/>
          <w:kern w:val="0"/>
          <w:sz w:val="24"/>
        </w:rPr>
        <w:t xml:space="preserve"> </w:t>
      </w:r>
      <w:r>
        <w:rPr>
          <w:kern w:val="0"/>
          <w:sz w:val="24"/>
        </w:rPr>
        <w:t xml:space="preserve">The control handle combined with a control stand shall be provided near the driving motor of each </w:t>
      </w:r>
      <w:r>
        <w:rPr>
          <w:rFonts w:eastAsia="Times New Roman"/>
          <w:sz w:val="24"/>
        </w:rPr>
        <w:t>wi</w:t>
      </w:r>
      <w:r>
        <w:rPr>
          <w:rFonts w:eastAsia="Times New Roman"/>
          <w:spacing w:val="1"/>
          <w:sz w:val="24"/>
        </w:rPr>
        <w:t>n</w:t>
      </w:r>
      <w:r>
        <w:rPr>
          <w:rFonts w:eastAsia="Times New Roman"/>
          <w:sz w:val="24"/>
        </w:rPr>
        <w:t>dlass and</w:t>
      </w:r>
      <w:r>
        <w:rPr>
          <w:rFonts w:hint="eastAsia"/>
          <w:sz w:val="24"/>
        </w:rPr>
        <w:t xml:space="preserve"> </w:t>
      </w:r>
      <w:r>
        <w:rPr>
          <w:kern w:val="0"/>
          <w:sz w:val="24"/>
        </w:rPr>
        <w:t>mooring winch at each machine side</w:t>
      </w:r>
      <w:r>
        <w:rPr>
          <w:rFonts w:hint="eastAsia"/>
          <w:kern w:val="0"/>
          <w:sz w:val="24"/>
        </w:rPr>
        <w:t xml:space="preserve"> </w:t>
      </w:r>
      <w:r>
        <w:rPr>
          <w:kern w:val="0"/>
          <w:sz w:val="24"/>
        </w:rPr>
        <w:t>for local control</w:t>
      </w:r>
      <w:r>
        <w:rPr>
          <w:rFonts w:hint="eastAsia"/>
          <w:kern w:val="0"/>
          <w:sz w:val="24"/>
        </w:rPr>
        <w:t xml:space="preserve">. </w:t>
      </w:r>
      <w:r>
        <w:rPr>
          <w:kern w:val="0"/>
          <w:sz w:val="24"/>
        </w:rPr>
        <w:t xml:space="preserve">The clutch of </w:t>
      </w:r>
      <w:r>
        <w:rPr>
          <w:rFonts w:hint="eastAsia"/>
          <w:kern w:val="0"/>
          <w:sz w:val="24"/>
        </w:rPr>
        <w:t xml:space="preserve">mooring winch </w:t>
      </w:r>
      <w:r>
        <w:rPr>
          <w:kern w:val="0"/>
          <w:sz w:val="24"/>
        </w:rPr>
        <w:t>shall be provided with manual control device</w:t>
      </w:r>
      <w:r>
        <w:rPr>
          <w:rFonts w:hint="eastAsia"/>
          <w:kern w:val="0"/>
          <w:sz w:val="24"/>
        </w:rPr>
        <w:t xml:space="preserve"> </w:t>
      </w:r>
      <w:r>
        <w:rPr>
          <w:kern w:val="0"/>
          <w:sz w:val="24"/>
        </w:rPr>
        <w:t>at machine side for local control.</w:t>
      </w:r>
    </w:p>
    <w:p w14:paraId="7E79449D">
      <w:pPr>
        <w:autoSpaceDE w:val="0"/>
        <w:autoSpaceDN w:val="0"/>
        <w:adjustRightInd w:val="0"/>
        <w:ind w:left="963"/>
        <w:rPr>
          <w:kern w:val="0"/>
          <w:sz w:val="24"/>
        </w:rPr>
      </w:pPr>
    </w:p>
    <w:p w14:paraId="6C643D87">
      <w:pPr>
        <w:autoSpaceDE w:val="0"/>
        <w:autoSpaceDN w:val="0"/>
        <w:adjustRightInd w:val="0"/>
        <w:ind w:left="963"/>
        <w:rPr>
          <w:kern w:val="0"/>
          <w:sz w:val="24"/>
        </w:rPr>
      </w:pPr>
      <w:r>
        <w:rPr>
          <w:kern w:val="0"/>
          <w:sz w:val="24"/>
        </w:rPr>
        <w:t>Shipside remote control stand</w:t>
      </w:r>
      <w:r>
        <w:rPr>
          <w:rFonts w:hint="eastAsia"/>
          <w:kern w:val="0"/>
          <w:sz w:val="24"/>
        </w:rPr>
        <w:t xml:space="preserve"> for the mooring winch </w:t>
      </w:r>
      <w:r>
        <w:rPr>
          <w:kern w:val="0"/>
          <w:sz w:val="24"/>
        </w:rPr>
        <w:t xml:space="preserve">to be provided with following function: </w:t>
      </w:r>
    </w:p>
    <w:p w14:paraId="1A3B324F">
      <w:pPr>
        <w:autoSpaceDE w:val="0"/>
        <w:autoSpaceDN w:val="0"/>
        <w:adjustRightInd w:val="0"/>
        <w:ind w:left="963"/>
        <w:rPr>
          <w:kern w:val="0"/>
          <w:sz w:val="24"/>
        </w:rPr>
      </w:pPr>
    </w:p>
    <w:p w14:paraId="17E83DA7">
      <w:pPr>
        <w:autoSpaceDE w:val="0"/>
        <w:autoSpaceDN w:val="0"/>
        <w:adjustRightInd w:val="0"/>
        <w:ind w:left="963"/>
        <w:rPr>
          <w:kern w:val="0"/>
          <w:sz w:val="24"/>
        </w:rPr>
      </w:pPr>
      <w:r>
        <w:rPr>
          <w:kern w:val="0"/>
          <w:sz w:val="24"/>
        </w:rPr>
        <w:t xml:space="preserve">For mooring winch: </w:t>
      </w:r>
      <w:r>
        <w:rPr>
          <w:rFonts w:hint="eastAsia"/>
          <w:kern w:val="0"/>
          <w:sz w:val="24"/>
        </w:rPr>
        <w:t>r</w:t>
      </w:r>
      <w:r>
        <w:rPr>
          <w:kern w:val="0"/>
          <w:sz w:val="24"/>
        </w:rPr>
        <w:t>emote control stand shall be combined with auto-tension control, speed, emergency stop, direction change</w:t>
      </w:r>
    </w:p>
    <w:p w14:paraId="4C65CB05">
      <w:pPr>
        <w:autoSpaceDE w:val="0"/>
        <w:autoSpaceDN w:val="0"/>
        <w:adjustRightInd w:val="0"/>
        <w:rPr>
          <w:kern w:val="0"/>
          <w:sz w:val="24"/>
        </w:rPr>
      </w:pPr>
    </w:p>
    <w:p w14:paraId="10EF2A4E">
      <w:pPr>
        <w:autoSpaceDE w:val="0"/>
        <w:autoSpaceDN w:val="0"/>
        <w:adjustRightInd w:val="0"/>
        <w:ind w:left="963"/>
        <w:rPr>
          <w:kern w:val="0"/>
          <w:sz w:val="24"/>
        </w:rPr>
      </w:pPr>
      <w:r>
        <w:rPr>
          <w:kern w:val="0"/>
          <w:sz w:val="24"/>
        </w:rPr>
        <w:t>Material, construction, spare parts, etc</w:t>
      </w:r>
      <w:r>
        <w:rPr>
          <w:rFonts w:hint="eastAsia"/>
          <w:kern w:val="0"/>
          <w:sz w:val="24"/>
        </w:rPr>
        <w:t>.</w:t>
      </w:r>
      <w:r>
        <w:rPr>
          <w:kern w:val="0"/>
          <w:sz w:val="24"/>
        </w:rPr>
        <w:t xml:space="preserve"> shall be in accordance with the manufacturer's standards and shall comply with </w:t>
      </w:r>
      <w:r>
        <w:rPr>
          <w:rFonts w:hint="eastAsia"/>
          <w:kern w:val="0"/>
          <w:sz w:val="24"/>
        </w:rPr>
        <w:t>requirements of Classification Society.</w:t>
      </w:r>
    </w:p>
    <w:p w14:paraId="444CA2E6">
      <w:pPr>
        <w:autoSpaceDE w:val="0"/>
        <w:autoSpaceDN w:val="0"/>
        <w:adjustRightInd w:val="0"/>
        <w:rPr>
          <w:kern w:val="0"/>
          <w:sz w:val="24"/>
        </w:rPr>
      </w:pPr>
    </w:p>
    <w:p w14:paraId="658BA748">
      <w:pPr>
        <w:autoSpaceDE w:val="0"/>
        <w:autoSpaceDN w:val="0"/>
        <w:adjustRightInd w:val="0"/>
        <w:ind w:left="963"/>
        <w:rPr>
          <w:kern w:val="0"/>
          <w:sz w:val="24"/>
        </w:rPr>
      </w:pPr>
      <w:r>
        <w:rPr>
          <w:kern w:val="0"/>
          <w:sz w:val="24"/>
        </w:rPr>
        <w:t xml:space="preserve">The stainless </w:t>
      </w:r>
      <w:r>
        <w:rPr>
          <w:rFonts w:hint="eastAsia"/>
          <w:kern w:val="0"/>
          <w:sz w:val="24"/>
        </w:rPr>
        <w:t xml:space="preserve">steel </w:t>
      </w:r>
      <w:r>
        <w:rPr>
          <w:kern w:val="0"/>
          <w:sz w:val="24"/>
        </w:rPr>
        <w:t xml:space="preserve">name plate </w:t>
      </w:r>
      <w:r>
        <w:rPr>
          <w:rFonts w:hint="eastAsia"/>
          <w:kern w:val="0"/>
          <w:sz w:val="24"/>
        </w:rPr>
        <w:t>shall</w:t>
      </w:r>
      <w:r>
        <w:rPr>
          <w:kern w:val="0"/>
          <w:sz w:val="24"/>
        </w:rPr>
        <w:t xml:space="preserve"> be provided for each combined windlass/mooring winch</w:t>
      </w:r>
      <w:r>
        <w:rPr>
          <w:rFonts w:hint="eastAsia"/>
          <w:kern w:val="0"/>
          <w:sz w:val="24"/>
        </w:rPr>
        <w:t xml:space="preserve"> and</w:t>
      </w:r>
      <w:r>
        <w:rPr>
          <w:kern w:val="0"/>
          <w:sz w:val="24"/>
        </w:rPr>
        <w:t xml:space="preserve"> mooring winch.</w:t>
      </w:r>
    </w:p>
    <w:p w14:paraId="0245E266">
      <w:pPr>
        <w:autoSpaceDE w:val="0"/>
        <w:autoSpaceDN w:val="0"/>
        <w:adjustRightInd w:val="0"/>
        <w:ind w:left="963"/>
        <w:rPr>
          <w:kern w:val="0"/>
          <w:sz w:val="24"/>
        </w:rPr>
      </w:pPr>
    </w:p>
    <w:p w14:paraId="0524DED4">
      <w:pPr>
        <w:autoSpaceDE w:val="0"/>
        <w:autoSpaceDN w:val="0"/>
        <w:adjustRightInd w:val="0"/>
        <w:ind w:left="963"/>
      </w:pPr>
      <w:r>
        <w:rPr>
          <w:b/>
          <w:i/>
          <w:kern w:val="0"/>
          <w:sz w:val="24"/>
        </w:rPr>
        <w:t>Snap back zones to be indicated on the mooring arrangements and paint marked on deck</w:t>
      </w:r>
      <w:r>
        <w:rPr>
          <w:rFonts w:hint="eastAsia"/>
          <w:b/>
          <w:i/>
          <w:kern w:val="0"/>
          <w:sz w:val="24"/>
        </w:rPr>
        <w:t>.</w:t>
      </w:r>
      <w:r>
        <w:t xml:space="preserve"> </w:t>
      </w:r>
    </w:p>
    <w:p w14:paraId="4A5857D3">
      <w:pPr>
        <w:autoSpaceDE w:val="0"/>
        <w:autoSpaceDN w:val="0"/>
        <w:adjustRightInd w:val="0"/>
        <w:ind w:left="963"/>
      </w:pPr>
    </w:p>
    <w:p w14:paraId="196C61BF">
      <w:pPr>
        <w:autoSpaceDE w:val="0"/>
        <w:autoSpaceDN w:val="0"/>
        <w:adjustRightInd w:val="0"/>
        <w:ind w:left="963"/>
        <w:rPr>
          <w:b/>
          <w:i/>
          <w:kern w:val="0"/>
          <w:sz w:val="24"/>
        </w:rPr>
      </w:pPr>
      <w:r>
        <w:rPr>
          <w:b/>
          <w:i/>
          <w:kern w:val="0"/>
          <w:sz w:val="24"/>
        </w:rPr>
        <w:t>It is safe practice to provide rope guard around the mooring winch operation platform.</w:t>
      </w:r>
      <w:r>
        <w:rPr>
          <w:rFonts w:hint="eastAsia"/>
          <w:b/>
          <w:i/>
          <w:kern w:val="0"/>
          <w:sz w:val="24"/>
        </w:rPr>
        <w:t xml:space="preserve"> </w:t>
      </w:r>
    </w:p>
    <w:p w14:paraId="384DEEEB">
      <w:pPr>
        <w:autoSpaceDE w:val="0"/>
        <w:autoSpaceDN w:val="0"/>
        <w:adjustRightInd w:val="0"/>
        <w:ind w:left="963"/>
        <w:rPr>
          <w:b/>
          <w:i/>
          <w:kern w:val="0"/>
          <w:sz w:val="24"/>
        </w:rPr>
      </w:pPr>
    </w:p>
    <w:p w14:paraId="4AB83D7D">
      <w:pPr>
        <w:autoSpaceDE w:val="0"/>
        <w:autoSpaceDN w:val="0"/>
        <w:adjustRightInd w:val="0"/>
        <w:ind w:left="963"/>
        <w:rPr>
          <w:b/>
          <w:i/>
          <w:kern w:val="0"/>
          <w:sz w:val="24"/>
        </w:rPr>
      </w:pPr>
      <w:r>
        <w:rPr>
          <w:b/>
          <w:i/>
          <w:kern w:val="0"/>
          <w:sz w:val="24"/>
        </w:rPr>
        <w:t>All platforms frame for windlass and winches to be galvanized open grating</w:t>
      </w:r>
    </w:p>
    <w:p w14:paraId="51B1DB25">
      <w:pPr>
        <w:autoSpaceDE w:val="0"/>
        <w:autoSpaceDN w:val="0"/>
        <w:adjustRightInd w:val="0"/>
        <w:ind w:left="963"/>
        <w:rPr>
          <w:rFonts w:ascii="Arial" w:hAnsi="Arial" w:cs="Arial"/>
          <w:kern w:val="0"/>
          <w:sz w:val="28"/>
          <w:szCs w:val="28"/>
        </w:rPr>
      </w:pPr>
    </w:p>
    <w:p w14:paraId="43580A7A">
      <w:pPr>
        <w:pStyle w:val="4"/>
        <w:tabs>
          <w:tab w:val="left" w:pos="0"/>
          <w:tab w:val="clear" w:pos="993"/>
        </w:tabs>
        <w:spacing w:before="0" w:after="0"/>
        <w:rPr>
          <w:rFonts w:cs="Arial"/>
        </w:rPr>
      </w:pPr>
      <w:bookmarkStart w:id="164" w:name="_Toc50573800"/>
      <w:r>
        <w:rPr>
          <w:rFonts w:hint="eastAsia" w:cs="Arial"/>
        </w:rPr>
        <w:t xml:space="preserve">4.1.2   </w:t>
      </w:r>
      <w:r>
        <w:rPr>
          <w:rFonts w:cs="Arial"/>
        </w:rPr>
        <w:t>WINDLASS AND MOORING WINCH</w:t>
      </w:r>
      <w:bookmarkEnd w:id="164"/>
    </w:p>
    <w:p w14:paraId="55200964">
      <w:pPr>
        <w:autoSpaceDE w:val="0"/>
        <w:autoSpaceDN w:val="0"/>
        <w:adjustRightInd w:val="0"/>
        <w:rPr>
          <w:kern w:val="0"/>
          <w:sz w:val="24"/>
        </w:rPr>
      </w:pPr>
    </w:p>
    <w:p w14:paraId="558B8513">
      <w:pPr>
        <w:pStyle w:val="5"/>
        <w:spacing w:after="312"/>
        <w:ind w:left="42"/>
      </w:pPr>
      <w:r>
        <w:rPr>
          <w:rFonts w:hint="eastAsia"/>
        </w:rPr>
        <w:t>4.1.2.1</w:t>
      </w:r>
      <w:r>
        <w:tab/>
      </w:r>
      <w:r>
        <w:t>Combined Windlass/Mooring Winch</w:t>
      </w:r>
    </w:p>
    <w:p w14:paraId="7D7A0050">
      <w:pPr>
        <w:autoSpaceDE w:val="0"/>
        <w:autoSpaceDN w:val="0"/>
        <w:adjustRightInd w:val="0"/>
        <w:ind w:left="963"/>
        <w:rPr>
          <w:rFonts w:ascii="Tahoma" w:hAnsi="Tahoma" w:cs="Tahoma"/>
          <w:kern w:val="0"/>
          <w:sz w:val="20"/>
          <w:szCs w:val="20"/>
        </w:rPr>
      </w:pPr>
      <w:r>
        <w:rPr>
          <w:kern w:val="0"/>
          <w:sz w:val="24"/>
        </w:rPr>
        <w:t>Two (2) sets of combined windlass/mooring winch o</w:t>
      </w:r>
      <w:r>
        <w:rPr>
          <w:rFonts w:hint="eastAsia"/>
          <w:kern w:val="0"/>
          <w:sz w:val="24"/>
        </w:rPr>
        <w:t xml:space="preserve">f </w:t>
      </w:r>
      <w:r>
        <w:rPr>
          <w:kern w:val="0"/>
          <w:sz w:val="24"/>
        </w:rPr>
        <w:t>independent type shall be located at forecastle deck.</w:t>
      </w:r>
    </w:p>
    <w:p w14:paraId="4EB22FAD">
      <w:pPr>
        <w:autoSpaceDE w:val="0"/>
        <w:autoSpaceDN w:val="0"/>
        <w:adjustRightInd w:val="0"/>
        <w:spacing w:before="20"/>
        <w:rPr>
          <w:kern w:val="0"/>
          <w:sz w:val="26"/>
          <w:szCs w:val="26"/>
        </w:rPr>
      </w:pPr>
    </w:p>
    <w:p w14:paraId="73CAD678">
      <w:pPr>
        <w:autoSpaceDE w:val="0"/>
        <w:autoSpaceDN w:val="0"/>
        <w:adjustRightInd w:val="0"/>
        <w:ind w:left="963"/>
        <w:rPr>
          <w:kern w:val="0"/>
          <w:sz w:val="24"/>
        </w:rPr>
      </w:pPr>
      <w:r>
        <w:rPr>
          <w:rFonts w:hint="eastAsia"/>
          <w:kern w:val="0"/>
          <w:sz w:val="24"/>
        </w:rPr>
        <w:t xml:space="preserve">Each combined </w:t>
      </w:r>
      <w:r>
        <w:rPr>
          <w:kern w:val="0"/>
          <w:sz w:val="24"/>
        </w:rPr>
        <w:t xml:space="preserve">windlass/mooring winch </w:t>
      </w:r>
      <w:r>
        <w:rPr>
          <w:rFonts w:hint="eastAsia"/>
          <w:kern w:val="0"/>
          <w:sz w:val="24"/>
        </w:rPr>
        <w:t>shall</w:t>
      </w:r>
      <w:r>
        <w:rPr>
          <w:kern w:val="0"/>
          <w:sz w:val="24"/>
        </w:rPr>
        <w:t xml:space="preserve"> be composed of,</w:t>
      </w:r>
      <w:r>
        <w:rPr>
          <w:rFonts w:hint="eastAsia"/>
          <w:kern w:val="0"/>
          <w:sz w:val="24"/>
        </w:rPr>
        <w:t xml:space="preserve"> o</w:t>
      </w:r>
      <w:r>
        <w:rPr>
          <w:kern w:val="0"/>
          <w:sz w:val="24"/>
        </w:rPr>
        <w:t xml:space="preserve">ne </w:t>
      </w:r>
      <w:r>
        <w:rPr>
          <w:rFonts w:hint="eastAsia"/>
          <w:kern w:val="0"/>
          <w:sz w:val="24"/>
        </w:rPr>
        <w:t xml:space="preserve">(1) </w:t>
      </w:r>
      <w:r>
        <w:rPr>
          <w:kern w:val="0"/>
          <w:sz w:val="24"/>
        </w:rPr>
        <w:t xml:space="preserve">declutchable cable lifter, </w:t>
      </w:r>
      <w:r>
        <w:rPr>
          <w:rFonts w:hint="eastAsia"/>
          <w:kern w:val="0"/>
          <w:sz w:val="24"/>
        </w:rPr>
        <w:t>two</w:t>
      </w:r>
      <w:r>
        <w:rPr>
          <w:kern w:val="0"/>
          <w:sz w:val="24"/>
        </w:rPr>
        <w:t>(</w:t>
      </w:r>
      <w:r>
        <w:rPr>
          <w:rFonts w:hint="eastAsia"/>
          <w:kern w:val="0"/>
          <w:sz w:val="24"/>
        </w:rPr>
        <w:t>2</w:t>
      </w:r>
      <w:r>
        <w:rPr>
          <w:kern w:val="0"/>
          <w:sz w:val="24"/>
        </w:rPr>
        <w:t>) declutchable</w:t>
      </w:r>
      <w:r>
        <w:rPr>
          <w:rFonts w:hint="eastAsia"/>
          <w:kern w:val="0"/>
          <w:sz w:val="24"/>
        </w:rPr>
        <w:t xml:space="preserve"> </w:t>
      </w:r>
      <w:r>
        <w:rPr>
          <w:kern w:val="0"/>
          <w:sz w:val="24"/>
        </w:rPr>
        <w:t xml:space="preserve">mooring drum and one (1) warping head. </w:t>
      </w:r>
    </w:p>
    <w:p w14:paraId="3BA5092D">
      <w:pPr>
        <w:autoSpaceDE w:val="0"/>
        <w:autoSpaceDN w:val="0"/>
        <w:adjustRightInd w:val="0"/>
        <w:ind w:left="963"/>
        <w:rPr>
          <w:kern w:val="0"/>
          <w:sz w:val="24"/>
        </w:rPr>
      </w:pPr>
    </w:p>
    <w:p w14:paraId="2D3C2F60">
      <w:pPr>
        <w:autoSpaceDE w:val="0"/>
        <w:autoSpaceDN w:val="0"/>
        <w:adjustRightInd w:val="0"/>
        <w:ind w:left="963"/>
        <w:rPr>
          <w:kern w:val="0"/>
          <w:sz w:val="24"/>
        </w:rPr>
      </w:pPr>
      <w:r>
        <w:rPr>
          <w:kern w:val="0"/>
          <w:sz w:val="24"/>
        </w:rPr>
        <w:t xml:space="preserve">Gypsy wheel and mooring drum </w:t>
      </w:r>
      <w:r>
        <w:rPr>
          <w:rFonts w:hint="eastAsia"/>
          <w:kern w:val="0"/>
          <w:sz w:val="24"/>
        </w:rPr>
        <w:t xml:space="preserve">shall </w:t>
      </w:r>
      <w:r>
        <w:rPr>
          <w:kern w:val="0"/>
          <w:sz w:val="24"/>
        </w:rPr>
        <w:t>not be operated simultaneously.</w:t>
      </w:r>
    </w:p>
    <w:p w14:paraId="22DEBD83">
      <w:pPr>
        <w:autoSpaceDE w:val="0"/>
        <w:autoSpaceDN w:val="0"/>
        <w:adjustRightInd w:val="0"/>
        <w:spacing w:before="20"/>
        <w:rPr>
          <w:kern w:val="0"/>
          <w:sz w:val="26"/>
          <w:szCs w:val="26"/>
        </w:rPr>
      </w:pPr>
    </w:p>
    <w:p w14:paraId="785107CE">
      <w:pPr>
        <w:autoSpaceDE w:val="0"/>
        <w:autoSpaceDN w:val="0"/>
        <w:adjustRightInd w:val="0"/>
        <w:ind w:left="963"/>
        <w:rPr>
          <w:kern w:val="0"/>
          <w:sz w:val="24"/>
        </w:rPr>
      </w:pPr>
      <w:r>
        <w:rPr>
          <w:kern w:val="0"/>
          <w:sz w:val="24"/>
        </w:rPr>
        <w:t xml:space="preserve">The mooring drum </w:t>
      </w:r>
      <w:r>
        <w:rPr>
          <w:rFonts w:hint="eastAsia"/>
          <w:kern w:val="0"/>
          <w:sz w:val="24"/>
        </w:rPr>
        <w:t xml:space="preserve">shall be </w:t>
      </w:r>
      <w:r>
        <w:rPr>
          <w:kern w:val="0"/>
          <w:sz w:val="24"/>
        </w:rPr>
        <w:t xml:space="preserve">designed to take one whole rope on </w:t>
      </w:r>
      <w:r>
        <w:rPr>
          <w:rFonts w:hint="eastAsia"/>
          <w:kern w:val="0"/>
          <w:sz w:val="24"/>
        </w:rPr>
        <w:t>six (</w:t>
      </w:r>
      <w:r>
        <w:rPr>
          <w:kern w:val="0"/>
          <w:sz w:val="24"/>
        </w:rPr>
        <w:t>6</w:t>
      </w:r>
      <w:r>
        <w:rPr>
          <w:rFonts w:hint="eastAsia"/>
          <w:kern w:val="0"/>
          <w:sz w:val="24"/>
        </w:rPr>
        <w:t>) or seven (7)</w:t>
      </w:r>
      <w:r>
        <w:rPr>
          <w:kern w:val="0"/>
          <w:sz w:val="24"/>
        </w:rPr>
        <w:t xml:space="preserve"> layers</w:t>
      </w:r>
      <w:r>
        <w:rPr>
          <w:rFonts w:hint="eastAsia"/>
          <w:kern w:val="0"/>
          <w:sz w:val="24"/>
        </w:rPr>
        <w:t xml:space="preserve">, </w:t>
      </w:r>
      <w:r>
        <w:rPr>
          <w:kern w:val="0"/>
          <w:sz w:val="24"/>
        </w:rPr>
        <w:t>declutch</w:t>
      </w:r>
      <w:r>
        <w:rPr>
          <w:rFonts w:hint="eastAsia"/>
          <w:kern w:val="0"/>
          <w:sz w:val="24"/>
        </w:rPr>
        <w:t>ed</w:t>
      </w:r>
      <w:r>
        <w:rPr>
          <w:kern w:val="0"/>
          <w:sz w:val="24"/>
        </w:rPr>
        <w:t xml:space="preserve"> to the shaft and operated through clutch.</w:t>
      </w:r>
    </w:p>
    <w:p w14:paraId="367F616A">
      <w:pPr>
        <w:autoSpaceDE w:val="0"/>
        <w:autoSpaceDN w:val="0"/>
        <w:adjustRightInd w:val="0"/>
        <w:ind w:left="963"/>
        <w:rPr>
          <w:kern w:val="0"/>
          <w:sz w:val="24"/>
        </w:rPr>
      </w:pPr>
    </w:p>
    <w:p w14:paraId="692511B8">
      <w:pPr>
        <w:autoSpaceDE w:val="0"/>
        <w:autoSpaceDN w:val="0"/>
        <w:adjustRightInd w:val="0"/>
        <w:ind w:left="963"/>
        <w:rPr>
          <w:kern w:val="0"/>
          <w:sz w:val="24"/>
        </w:rPr>
      </w:pPr>
      <w:r>
        <w:rPr>
          <w:kern w:val="0"/>
          <w:sz w:val="24"/>
        </w:rPr>
        <w:t>Brake holding force of windlass shall be sufficient in accordance with</w:t>
      </w:r>
      <w:r>
        <w:rPr>
          <w:rFonts w:hint="eastAsia"/>
          <w:kern w:val="0"/>
          <w:sz w:val="24"/>
        </w:rPr>
        <w:t xml:space="preserve"> the </w:t>
      </w:r>
      <w:r>
        <w:rPr>
          <w:kern w:val="0"/>
          <w:sz w:val="24"/>
        </w:rPr>
        <w:t>requirements</w:t>
      </w:r>
      <w:r>
        <w:rPr>
          <w:rFonts w:hint="eastAsia"/>
          <w:kern w:val="0"/>
          <w:sz w:val="24"/>
        </w:rPr>
        <w:t xml:space="preserve"> of Classification Society.</w:t>
      </w:r>
    </w:p>
    <w:p w14:paraId="4E7B7996">
      <w:pPr>
        <w:autoSpaceDE w:val="0"/>
        <w:autoSpaceDN w:val="0"/>
        <w:adjustRightInd w:val="0"/>
        <w:ind w:left="963"/>
        <w:rPr>
          <w:kern w:val="0"/>
          <w:sz w:val="24"/>
        </w:rPr>
      </w:pPr>
    </w:p>
    <w:p w14:paraId="4BF9B703">
      <w:pPr>
        <w:autoSpaceDE w:val="0"/>
        <w:autoSpaceDN w:val="0"/>
        <w:adjustRightInd w:val="0"/>
        <w:ind w:left="963"/>
        <w:rPr>
          <w:b/>
          <w:i/>
          <w:kern w:val="0"/>
          <w:sz w:val="24"/>
        </w:rPr>
      </w:pPr>
      <w:r>
        <w:rPr>
          <w:b/>
          <w:i/>
          <w:kern w:val="0"/>
          <w:sz w:val="24"/>
        </w:rPr>
        <w:t>It has to be ensured that all flanges of the hydraulic pipes at the pumping station and on deck near the windlass and mooring winches fall with in the oil coaming.</w:t>
      </w:r>
    </w:p>
    <w:p w14:paraId="29FA9E30">
      <w:pPr>
        <w:autoSpaceDE w:val="0"/>
        <w:autoSpaceDN w:val="0"/>
        <w:adjustRightInd w:val="0"/>
        <w:ind w:left="963"/>
        <w:rPr>
          <w:b/>
          <w:i/>
          <w:kern w:val="0"/>
          <w:sz w:val="24"/>
        </w:rPr>
      </w:pPr>
    </w:p>
    <w:p w14:paraId="4BD9B244">
      <w:pPr>
        <w:autoSpaceDE w:val="0"/>
        <w:autoSpaceDN w:val="0"/>
        <w:adjustRightInd w:val="0"/>
        <w:ind w:left="963"/>
        <w:rPr>
          <w:kern w:val="0"/>
          <w:sz w:val="24"/>
        </w:rPr>
      </w:pPr>
      <w:r>
        <w:rPr>
          <w:kern w:val="0"/>
          <w:sz w:val="24"/>
        </w:rPr>
        <w:t>Particulars</w:t>
      </w:r>
      <w:r>
        <w:rPr>
          <w:rFonts w:hint="eastAsia"/>
          <w:kern w:val="0"/>
          <w:sz w:val="24"/>
        </w:rPr>
        <w:t xml:space="preserve"> of each combined windlass/mooring winch shall be as follows.</w:t>
      </w:r>
    </w:p>
    <w:p w14:paraId="27A91745">
      <w:pPr>
        <w:autoSpaceDE w:val="0"/>
        <w:autoSpaceDN w:val="0"/>
        <w:adjustRightInd w:val="0"/>
        <w:ind w:left="963"/>
        <w:rPr>
          <w:kern w:val="0"/>
          <w:sz w:val="24"/>
        </w:rPr>
      </w:pPr>
    </w:p>
    <w:tbl>
      <w:tblPr>
        <w:tblStyle w:val="40"/>
        <w:tblW w:w="8896" w:type="dxa"/>
        <w:tblInd w:w="822" w:type="dxa"/>
        <w:tblLayout w:type="fixed"/>
        <w:tblCellMar>
          <w:top w:w="0" w:type="dxa"/>
          <w:left w:w="0" w:type="dxa"/>
          <w:bottom w:w="0" w:type="dxa"/>
          <w:right w:w="0" w:type="dxa"/>
        </w:tblCellMar>
      </w:tblPr>
      <w:tblGrid>
        <w:gridCol w:w="1452"/>
        <w:gridCol w:w="3650"/>
        <w:gridCol w:w="2174"/>
        <w:gridCol w:w="1620"/>
      </w:tblGrid>
      <w:tr w14:paraId="37C373F7">
        <w:tblPrEx>
          <w:tblCellMar>
            <w:top w:w="0" w:type="dxa"/>
            <w:left w:w="0" w:type="dxa"/>
            <w:bottom w:w="0" w:type="dxa"/>
            <w:right w:w="0" w:type="dxa"/>
          </w:tblCellMar>
        </w:tblPrEx>
        <w:trPr>
          <w:trHeight w:val="336" w:hRule="exact"/>
        </w:trPr>
        <w:tc>
          <w:tcPr>
            <w:tcW w:w="1452" w:type="dxa"/>
            <w:tcBorders>
              <w:top w:val="single" w:color="000000" w:sz="6" w:space="0"/>
              <w:left w:val="single" w:color="000000" w:sz="4" w:space="0"/>
              <w:bottom w:val="single" w:color="000000" w:sz="6" w:space="0"/>
              <w:right w:val="single" w:color="000000" w:sz="4" w:space="0"/>
            </w:tcBorders>
          </w:tcPr>
          <w:p w14:paraId="43FC5D2E">
            <w:pPr>
              <w:autoSpaceDE w:val="0"/>
              <w:autoSpaceDN w:val="0"/>
              <w:adjustRightInd w:val="0"/>
              <w:spacing w:before="30"/>
              <w:jc w:val="center"/>
              <w:rPr>
                <w:kern w:val="0"/>
                <w:sz w:val="24"/>
              </w:rPr>
            </w:pPr>
            <w:r>
              <w:rPr>
                <w:kern w:val="0"/>
                <w:sz w:val="24"/>
              </w:rPr>
              <w:t>Item</w:t>
            </w:r>
          </w:p>
        </w:tc>
        <w:tc>
          <w:tcPr>
            <w:tcW w:w="3650" w:type="dxa"/>
            <w:tcBorders>
              <w:top w:val="single" w:color="000000" w:sz="6" w:space="0"/>
              <w:left w:val="single" w:color="000000" w:sz="4" w:space="0"/>
              <w:bottom w:val="single" w:color="000000" w:sz="6" w:space="0"/>
              <w:right w:val="single" w:color="000000" w:sz="4" w:space="0"/>
            </w:tcBorders>
          </w:tcPr>
          <w:p w14:paraId="188CEC99">
            <w:pPr>
              <w:autoSpaceDE w:val="0"/>
              <w:autoSpaceDN w:val="0"/>
              <w:adjustRightInd w:val="0"/>
              <w:spacing w:before="30"/>
              <w:ind w:left="1371"/>
              <w:rPr>
                <w:kern w:val="0"/>
                <w:sz w:val="24"/>
              </w:rPr>
            </w:pPr>
            <w:r>
              <w:rPr>
                <w:kern w:val="0"/>
                <w:sz w:val="24"/>
              </w:rPr>
              <w:t>Gypsy</w:t>
            </w:r>
          </w:p>
        </w:tc>
        <w:tc>
          <w:tcPr>
            <w:tcW w:w="2174" w:type="dxa"/>
            <w:tcBorders>
              <w:top w:val="single" w:color="000000" w:sz="6" w:space="0"/>
              <w:left w:val="single" w:color="000000" w:sz="4" w:space="0"/>
              <w:bottom w:val="single" w:color="000000" w:sz="6" w:space="0"/>
              <w:right w:val="single" w:color="000000" w:sz="4" w:space="0"/>
            </w:tcBorders>
          </w:tcPr>
          <w:p w14:paraId="5BAA34B2">
            <w:pPr>
              <w:autoSpaceDE w:val="0"/>
              <w:autoSpaceDN w:val="0"/>
              <w:adjustRightInd w:val="0"/>
              <w:spacing w:before="30"/>
              <w:ind w:firstLine="240" w:firstLineChars="100"/>
              <w:rPr>
                <w:kern w:val="0"/>
                <w:sz w:val="24"/>
              </w:rPr>
            </w:pPr>
            <w:r>
              <w:rPr>
                <w:rFonts w:hint="eastAsia"/>
                <w:kern w:val="0"/>
                <w:sz w:val="24"/>
              </w:rPr>
              <w:t>Mooring d</w:t>
            </w:r>
            <w:r>
              <w:rPr>
                <w:kern w:val="0"/>
                <w:sz w:val="24"/>
              </w:rPr>
              <w:t>rum</w:t>
            </w:r>
          </w:p>
        </w:tc>
        <w:tc>
          <w:tcPr>
            <w:tcW w:w="1620" w:type="dxa"/>
            <w:tcBorders>
              <w:top w:val="single" w:color="000000" w:sz="6" w:space="0"/>
              <w:left w:val="single" w:color="000000" w:sz="4" w:space="0"/>
              <w:bottom w:val="single" w:color="000000" w:sz="6" w:space="0"/>
              <w:right w:val="single" w:color="000000" w:sz="4" w:space="0"/>
            </w:tcBorders>
          </w:tcPr>
          <w:p w14:paraId="2FB98D9C">
            <w:pPr>
              <w:autoSpaceDE w:val="0"/>
              <w:autoSpaceDN w:val="0"/>
              <w:adjustRightInd w:val="0"/>
              <w:spacing w:before="30"/>
              <w:ind w:left="126"/>
              <w:rPr>
                <w:kern w:val="0"/>
                <w:sz w:val="24"/>
              </w:rPr>
            </w:pPr>
            <w:r>
              <w:rPr>
                <w:kern w:val="0"/>
                <w:sz w:val="24"/>
              </w:rPr>
              <w:t>Warping head</w:t>
            </w:r>
          </w:p>
        </w:tc>
      </w:tr>
      <w:tr w14:paraId="3E645BC8">
        <w:tblPrEx>
          <w:tblCellMar>
            <w:top w:w="0" w:type="dxa"/>
            <w:left w:w="0" w:type="dxa"/>
            <w:bottom w:w="0" w:type="dxa"/>
            <w:right w:w="0" w:type="dxa"/>
          </w:tblCellMar>
        </w:tblPrEx>
        <w:trPr>
          <w:trHeight w:val="336" w:hRule="exact"/>
        </w:trPr>
        <w:tc>
          <w:tcPr>
            <w:tcW w:w="1452" w:type="dxa"/>
            <w:tcBorders>
              <w:top w:val="single" w:color="000000" w:sz="6" w:space="0"/>
              <w:left w:val="single" w:color="000000" w:sz="4" w:space="0"/>
              <w:bottom w:val="single" w:color="000000" w:sz="6" w:space="0"/>
              <w:right w:val="single" w:color="000000" w:sz="4" w:space="0"/>
            </w:tcBorders>
          </w:tcPr>
          <w:p w14:paraId="78ABF034">
            <w:pPr>
              <w:autoSpaceDE w:val="0"/>
              <w:autoSpaceDN w:val="0"/>
              <w:adjustRightInd w:val="0"/>
              <w:spacing w:before="30"/>
              <w:ind w:left="101"/>
              <w:jc w:val="left"/>
              <w:rPr>
                <w:kern w:val="0"/>
                <w:sz w:val="24"/>
              </w:rPr>
            </w:pPr>
            <w:r>
              <w:rPr>
                <w:rFonts w:hint="eastAsia"/>
                <w:kern w:val="0"/>
                <w:sz w:val="24"/>
              </w:rPr>
              <w:t>Quantity</w:t>
            </w:r>
          </w:p>
        </w:tc>
        <w:tc>
          <w:tcPr>
            <w:tcW w:w="3650" w:type="dxa"/>
            <w:tcBorders>
              <w:top w:val="single" w:color="000000" w:sz="6" w:space="0"/>
              <w:left w:val="single" w:color="000000" w:sz="4" w:space="0"/>
              <w:bottom w:val="single" w:color="000000" w:sz="6" w:space="0"/>
              <w:right w:val="single" w:color="000000" w:sz="4" w:space="0"/>
            </w:tcBorders>
          </w:tcPr>
          <w:p w14:paraId="01455194">
            <w:pPr>
              <w:autoSpaceDE w:val="0"/>
              <w:autoSpaceDN w:val="0"/>
              <w:adjustRightInd w:val="0"/>
              <w:spacing w:before="30"/>
              <w:ind w:left="1632"/>
              <w:rPr>
                <w:kern w:val="0"/>
                <w:sz w:val="24"/>
              </w:rPr>
            </w:pPr>
            <w:r>
              <w:rPr>
                <w:kern w:val="0"/>
                <w:sz w:val="24"/>
              </w:rPr>
              <w:t>1</w:t>
            </w:r>
          </w:p>
        </w:tc>
        <w:tc>
          <w:tcPr>
            <w:tcW w:w="2174" w:type="dxa"/>
            <w:tcBorders>
              <w:top w:val="single" w:color="000000" w:sz="6" w:space="0"/>
              <w:left w:val="single" w:color="000000" w:sz="4" w:space="0"/>
              <w:bottom w:val="single" w:color="000000" w:sz="6" w:space="0"/>
              <w:right w:val="single" w:color="000000" w:sz="4" w:space="0"/>
            </w:tcBorders>
          </w:tcPr>
          <w:p w14:paraId="28392582">
            <w:pPr>
              <w:autoSpaceDE w:val="0"/>
              <w:autoSpaceDN w:val="0"/>
              <w:adjustRightInd w:val="0"/>
              <w:spacing w:before="30"/>
              <w:ind w:left="1019"/>
              <w:rPr>
                <w:kern w:val="0"/>
                <w:sz w:val="24"/>
              </w:rPr>
            </w:pPr>
            <w:r>
              <w:rPr>
                <w:rFonts w:hint="eastAsia"/>
                <w:kern w:val="0"/>
                <w:sz w:val="24"/>
              </w:rPr>
              <w:t>2</w:t>
            </w:r>
          </w:p>
        </w:tc>
        <w:tc>
          <w:tcPr>
            <w:tcW w:w="1620" w:type="dxa"/>
            <w:tcBorders>
              <w:top w:val="single" w:color="000000" w:sz="6" w:space="0"/>
              <w:left w:val="single" w:color="000000" w:sz="4" w:space="0"/>
              <w:bottom w:val="single" w:color="000000" w:sz="6" w:space="0"/>
              <w:right w:val="single" w:color="000000" w:sz="4" w:space="0"/>
            </w:tcBorders>
          </w:tcPr>
          <w:p w14:paraId="5EE01A33">
            <w:pPr>
              <w:autoSpaceDE w:val="0"/>
              <w:autoSpaceDN w:val="0"/>
              <w:adjustRightInd w:val="0"/>
              <w:spacing w:before="30"/>
              <w:ind w:left="741"/>
              <w:rPr>
                <w:kern w:val="0"/>
                <w:sz w:val="24"/>
              </w:rPr>
            </w:pPr>
            <w:r>
              <w:rPr>
                <w:rFonts w:hint="eastAsia"/>
                <w:kern w:val="0"/>
                <w:sz w:val="24"/>
              </w:rPr>
              <w:t>1</w:t>
            </w:r>
          </w:p>
        </w:tc>
      </w:tr>
      <w:tr w14:paraId="707E9EBA">
        <w:tblPrEx>
          <w:tblCellMar>
            <w:top w:w="0" w:type="dxa"/>
            <w:left w:w="0" w:type="dxa"/>
            <w:bottom w:w="0" w:type="dxa"/>
            <w:right w:w="0" w:type="dxa"/>
          </w:tblCellMar>
        </w:tblPrEx>
        <w:trPr>
          <w:trHeight w:val="1191" w:hRule="exact"/>
        </w:trPr>
        <w:tc>
          <w:tcPr>
            <w:tcW w:w="1452" w:type="dxa"/>
            <w:tcBorders>
              <w:top w:val="single" w:color="000000" w:sz="6" w:space="0"/>
              <w:left w:val="single" w:color="000000" w:sz="4" w:space="0"/>
              <w:bottom w:val="single" w:color="000000" w:sz="6" w:space="0"/>
              <w:right w:val="single" w:color="000000" w:sz="4" w:space="0"/>
            </w:tcBorders>
          </w:tcPr>
          <w:p w14:paraId="068BE9B8">
            <w:pPr>
              <w:autoSpaceDE w:val="0"/>
              <w:autoSpaceDN w:val="0"/>
              <w:adjustRightInd w:val="0"/>
              <w:spacing w:before="30"/>
              <w:ind w:left="101"/>
              <w:jc w:val="left"/>
              <w:rPr>
                <w:kern w:val="0"/>
                <w:sz w:val="24"/>
              </w:rPr>
            </w:pPr>
            <w:r>
              <w:rPr>
                <w:kern w:val="0"/>
                <w:sz w:val="24"/>
              </w:rPr>
              <w:t>Capacity</w:t>
            </w:r>
          </w:p>
        </w:tc>
        <w:tc>
          <w:tcPr>
            <w:tcW w:w="3650" w:type="dxa"/>
            <w:tcBorders>
              <w:top w:val="single" w:color="000000" w:sz="6" w:space="0"/>
              <w:left w:val="single" w:color="000000" w:sz="4" w:space="0"/>
              <w:bottom w:val="single" w:color="000000" w:sz="6" w:space="0"/>
              <w:right w:val="single" w:color="000000" w:sz="4" w:space="0"/>
            </w:tcBorders>
          </w:tcPr>
          <w:p w14:paraId="57A3B136">
            <w:pPr>
              <w:autoSpaceDE w:val="0"/>
              <w:autoSpaceDN w:val="0"/>
              <w:adjustRightInd w:val="0"/>
              <w:spacing w:before="42"/>
              <w:ind w:left="101"/>
              <w:jc w:val="left"/>
              <w:rPr>
                <w:kern w:val="0"/>
                <w:sz w:val="24"/>
              </w:rPr>
            </w:pPr>
            <w:r>
              <w:rPr>
                <w:rFonts w:hint="eastAsia"/>
                <w:kern w:val="0"/>
                <w:sz w:val="24"/>
              </w:rPr>
              <w:t xml:space="preserve">A </w:t>
            </w:r>
            <w:r>
              <w:rPr>
                <w:kern w:val="0"/>
                <w:sz w:val="24"/>
              </w:rPr>
              <w:t>rated line pull in compliance with the requirement of the Class</w:t>
            </w:r>
            <w:r>
              <w:rPr>
                <w:rFonts w:hint="eastAsia"/>
                <w:kern w:val="0"/>
                <w:sz w:val="24"/>
              </w:rPr>
              <w:t>ification Society</w:t>
            </w:r>
            <w:r>
              <w:rPr>
                <w:kern w:val="0"/>
                <w:sz w:val="24"/>
              </w:rPr>
              <w:t xml:space="preserve"> at average hoisting speed of about 9m/min</w:t>
            </w:r>
          </w:p>
        </w:tc>
        <w:tc>
          <w:tcPr>
            <w:tcW w:w="2174" w:type="dxa"/>
            <w:tcBorders>
              <w:top w:val="single" w:color="000000" w:sz="6" w:space="0"/>
              <w:left w:val="single" w:color="000000" w:sz="4" w:space="0"/>
              <w:bottom w:val="single" w:color="000000" w:sz="6" w:space="0"/>
              <w:right w:val="single" w:color="000000" w:sz="4" w:space="0"/>
            </w:tcBorders>
          </w:tcPr>
          <w:p w14:paraId="2714C7BD">
            <w:pPr>
              <w:autoSpaceDE w:val="0"/>
              <w:autoSpaceDN w:val="0"/>
              <w:adjustRightInd w:val="0"/>
              <w:spacing w:before="30"/>
              <w:ind w:left="36" w:leftChars="17"/>
              <w:jc w:val="left"/>
              <w:rPr>
                <w:kern w:val="0"/>
                <w:sz w:val="24"/>
              </w:rPr>
            </w:pPr>
            <w:r>
              <w:rPr>
                <w:rFonts w:hint="eastAsia"/>
                <w:kern w:val="0"/>
                <w:sz w:val="24"/>
              </w:rPr>
              <w:t>per drum abt.15t</w:t>
            </w:r>
            <w:r>
              <w:rPr>
                <w:kern w:val="0"/>
                <w:sz w:val="24"/>
              </w:rPr>
              <w:t>x15m/min</w:t>
            </w:r>
          </w:p>
          <w:p w14:paraId="4EF9D8A6">
            <w:pPr>
              <w:autoSpaceDE w:val="0"/>
              <w:autoSpaceDN w:val="0"/>
              <w:adjustRightInd w:val="0"/>
              <w:spacing w:before="44"/>
              <w:ind w:left="36" w:leftChars="17"/>
              <w:jc w:val="left"/>
              <w:rPr>
                <w:kern w:val="0"/>
                <w:sz w:val="24"/>
              </w:rPr>
            </w:pPr>
            <w:r>
              <w:rPr>
                <w:kern w:val="0"/>
                <w:sz w:val="24"/>
              </w:rPr>
              <w:t>(on the first layer)</w:t>
            </w:r>
          </w:p>
        </w:tc>
        <w:tc>
          <w:tcPr>
            <w:tcW w:w="1620" w:type="dxa"/>
            <w:tcBorders>
              <w:top w:val="single" w:color="000000" w:sz="6" w:space="0"/>
              <w:left w:val="single" w:color="000000" w:sz="4" w:space="0"/>
              <w:bottom w:val="single" w:color="000000" w:sz="6" w:space="0"/>
              <w:right w:val="single" w:color="000000" w:sz="4" w:space="0"/>
            </w:tcBorders>
          </w:tcPr>
          <w:p w14:paraId="75AB64E1">
            <w:pPr>
              <w:autoSpaceDE w:val="0"/>
              <w:autoSpaceDN w:val="0"/>
              <w:adjustRightInd w:val="0"/>
              <w:ind w:left="251"/>
              <w:jc w:val="left"/>
              <w:rPr>
                <w:kern w:val="0"/>
                <w:sz w:val="24"/>
              </w:rPr>
            </w:pPr>
            <w:r>
              <w:rPr>
                <w:kern w:val="0"/>
                <w:sz w:val="24"/>
              </w:rPr>
              <w:t>abt.</w:t>
            </w:r>
            <w:r>
              <w:rPr>
                <w:rFonts w:hint="eastAsia"/>
                <w:kern w:val="0"/>
                <w:sz w:val="24"/>
              </w:rPr>
              <w:t>15t</w:t>
            </w:r>
          </w:p>
        </w:tc>
      </w:tr>
      <w:tr w14:paraId="7065C582">
        <w:tblPrEx>
          <w:tblCellMar>
            <w:top w:w="0" w:type="dxa"/>
            <w:left w:w="0" w:type="dxa"/>
            <w:bottom w:w="0" w:type="dxa"/>
            <w:right w:w="0" w:type="dxa"/>
          </w:tblCellMar>
        </w:tblPrEx>
        <w:trPr>
          <w:trHeight w:val="2094" w:hRule="exact"/>
        </w:trPr>
        <w:tc>
          <w:tcPr>
            <w:tcW w:w="1452" w:type="dxa"/>
            <w:tcBorders>
              <w:top w:val="single" w:color="000000" w:sz="6" w:space="0"/>
              <w:left w:val="single" w:color="000000" w:sz="4" w:space="0"/>
              <w:bottom w:val="single" w:color="000000" w:sz="4" w:space="0"/>
              <w:right w:val="single" w:color="000000" w:sz="4" w:space="0"/>
            </w:tcBorders>
          </w:tcPr>
          <w:p w14:paraId="62690D39">
            <w:pPr>
              <w:autoSpaceDE w:val="0"/>
              <w:autoSpaceDN w:val="0"/>
              <w:adjustRightInd w:val="0"/>
              <w:spacing w:before="30"/>
              <w:ind w:left="101"/>
              <w:jc w:val="left"/>
              <w:rPr>
                <w:kern w:val="0"/>
                <w:sz w:val="24"/>
              </w:rPr>
            </w:pPr>
            <w:r>
              <w:rPr>
                <w:kern w:val="0"/>
                <w:sz w:val="24"/>
              </w:rPr>
              <w:t>Standard for chain, rope and capacity</w:t>
            </w:r>
          </w:p>
        </w:tc>
        <w:tc>
          <w:tcPr>
            <w:tcW w:w="3650" w:type="dxa"/>
            <w:tcBorders>
              <w:top w:val="single" w:color="000000" w:sz="6" w:space="0"/>
              <w:left w:val="single" w:color="000000" w:sz="4" w:space="0"/>
              <w:bottom w:val="single" w:color="000000" w:sz="4" w:space="0"/>
              <w:right w:val="single" w:color="000000" w:sz="4" w:space="0"/>
            </w:tcBorders>
          </w:tcPr>
          <w:p w14:paraId="0ABFCD04">
            <w:pPr>
              <w:autoSpaceDE w:val="0"/>
              <w:autoSpaceDN w:val="0"/>
              <w:adjustRightInd w:val="0"/>
              <w:spacing w:before="29"/>
              <w:ind w:left="101"/>
              <w:jc w:val="left"/>
              <w:rPr>
                <w:kern w:val="0"/>
                <w:sz w:val="24"/>
              </w:rPr>
            </w:pPr>
            <w:r>
              <w:rPr>
                <w:kern w:val="0"/>
                <w:sz w:val="24"/>
              </w:rPr>
              <w:t>Φ</w:t>
            </w:r>
            <w:r>
              <w:rPr>
                <w:rFonts w:hint="eastAsia"/>
                <w:kern w:val="0"/>
                <w:sz w:val="24"/>
              </w:rPr>
              <w:t>70</w:t>
            </w:r>
            <w:r>
              <w:rPr>
                <w:kern w:val="0"/>
                <w:sz w:val="24"/>
              </w:rPr>
              <w:t xml:space="preserve">, </w:t>
            </w:r>
            <w:r>
              <w:rPr>
                <w:rFonts w:hint="eastAsia"/>
                <w:kern w:val="0"/>
                <w:sz w:val="24"/>
              </w:rPr>
              <w:t xml:space="preserve">Grade </w:t>
            </w:r>
            <w:r>
              <w:rPr>
                <w:kern w:val="0"/>
                <w:sz w:val="24"/>
              </w:rPr>
              <w:t xml:space="preserve">3 chain of welding. Joining shackles </w:t>
            </w:r>
            <w:r>
              <w:rPr>
                <w:rFonts w:hint="eastAsia"/>
                <w:kern w:val="0"/>
                <w:sz w:val="24"/>
              </w:rPr>
              <w:t>shall</w:t>
            </w:r>
            <w:r>
              <w:rPr>
                <w:kern w:val="0"/>
                <w:sz w:val="24"/>
              </w:rPr>
              <w:t xml:space="preserve"> be of Kenter type</w:t>
            </w:r>
          </w:p>
        </w:tc>
        <w:tc>
          <w:tcPr>
            <w:tcW w:w="2174" w:type="dxa"/>
            <w:tcBorders>
              <w:top w:val="single" w:color="000000" w:sz="6" w:space="0"/>
              <w:left w:val="single" w:color="000000" w:sz="4" w:space="0"/>
              <w:bottom w:val="single" w:color="000000" w:sz="4" w:space="0"/>
              <w:right w:val="single" w:color="000000" w:sz="4" w:space="0"/>
            </w:tcBorders>
          </w:tcPr>
          <w:p w14:paraId="78DB1ADB">
            <w:pPr>
              <w:autoSpaceDE w:val="0"/>
              <w:autoSpaceDN w:val="0"/>
              <w:adjustRightInd w:val="0"/>
              <w:spacing w:before="30"/>
              <w:ind w:left="36" w:leftChars="17"/>
              <w:jc w:val="left"/>
              <w:rPr>
                <w:sz w:val="24"/>
              </w:rPr>
            </w:pPr>
            <w:r>
              <w:rPr>
                <w:kern w:val="0"/>
                <w:sz w:val="24"/>
              </w:rPr>
              <w:t>Φ</w:t>
            </w:r>
            <w:r>
              <w:rPr>
                <w:rFonts w:hint="eastAsia"/>
                <w:kern w:val="0"/>
                <w:sz w:val="24"/>
              </w:rPr>
              <w:t>64</w:t>
            </w:r>
            <w:r>
              <w:rPr>
                <w:kern w:val="0"/>
                <w:sz w:val="24"/>
              </w:rPr>
              <w:t xml:space="preserve">x </w:t>
            </w:r>
            <w:r>
              <w:rPr>
                <w:b/>
                <w:i/>
                <w:kern w:val="0"/>
                <w:sz w:val="24"/>
              </w:rPr>
              <w:t>2</w:t>
            </w:r>
            <w:r>
              <w:rPr>
                <w:rFonts w:hint="eastAsia"/>
                <w:b/>
                <w:i/>
                <w:kern w:val="0"/>
                <w:sz w:val="24"/>
              </w:rPr>
              <w:t>2</w:t>
            </w:r>
            <w:r>
              <w:rPr>
                <w:b/>
                <w:i/>
                <w:kern w:val="0"/>
                <w:sz w:val="24"/>
              </w:rPr>
              <w:t xml:space="preserve">0m </w:t>
            </w:r>
            <w:r>
              <w:rPr>
                <w:kern w:val="0"/>
                <w:sz w:val="24"/>
              </w:rPr>
              <w:t xml:space="preserve">rope </w:t>
            </w:r>
            <w:r>
              <w:t xml:space="preserve"> </w:t>
            </w:r>
            <w:r>
              <w:rPr>
                <w:sz w:val="24"/>
              </w:rPr>
              <w:t>(</w:t>
            </w:r>
            <w:r>
              <w:rPr>
                <w:rFonts w:hint="eastAsia"/>
                <w:sz w:val="24"/>
              </w:rPr>
              <w:t xml:space="preserve">size </w:t>
            </w:r>
            <w:r>
              <w:rPr>
                <w:sz w:val="24"/>
              </w:rPr>
              <w:t>subject to maker’s</w:t>
            </w:r>
            <w:r>
              <w:rPr>
                <w:rFonts w:hint="eastAsia"/>
                <w:sz w:val="24"/>
              </w:rPr>
              <w:t xml:space="preserve"> </w:t>
            </w:r>
            <w:r>
              <w:rPr>
                <w:sz w:val="24"/>
              </w:rPr>
              <w:t>recommendation)</w:t>
            </w:r>
          </w:p>
          <w:p w14:paraId="316169EC">
            <w:pPr>
              <w:autoSpaceDE w:val="0"/>
              <w:autoSpaceDN w:val="0"/>
              <w:adjustRightInd w:val="0"/>
              <w:spacing w:before="30"/>
              <w:ind w:left="36" w:leftChars="17"/>
              <w:jc w:val="left"/>
              <w:rPr>
                <w:kern w:val="0"/>
                <w:sz w:val="24"/>
              </w:rPr>
            </w:pPr>
            <w:r>
              <w:rPr>
                <w:rFonts w:hint="eastAsia"/>
                <w:sz w:val="24"/>
              </w:rPr>
              <w:t>With min. strength    abt.638KN</w:t>
            </w:r>
          </w:p>
        </w:tc>
        <w:tc>
          <w:tcPr>
            <w:tcW w:w="1620" w:type="dxa"/>
            <w:tcBorders>
              <w:top w:val="single" w:color="000000" w:sz="6" w:space="0"/>
              <w:left w:val="single" w:color="000000" w:sz="4" w:space="0"/>
              <w:bottom w:val="single" w:color="000000" w:sz="4" w:space="0"/>
              <w:right w:val="single" w:color="000000" w:sz="4" w:space="0"/>
            </w:tcBorders>
          </w:tcPr>
          <w:p w14:paraId="7AFE59AB">
            <w:pPr>
              <w:autoSpaceDE w:val="0"/>
              <w:autoSpaceDN w:val="0"/>
              <w:adjustRightInd w:val="0"/>
              <w:spacing w:before="30"/>
              <w:ind w:left="251"/>
              <w:jc w:val="left"/>
              <w:rPr>
                <w:kern w:val="0"/>
                <w:sz w:val="24"/>
              </w:rPr>
            </w:pPr>
            <w:r>
              <w:rPr>
                <w:kern w:val="0"/>
                <w:sz w:val="24"/>
              </w:rPr>
              <w:t>six(6) turns</w:t>
            </w:r>
          </w:p>
        </w:tc>
      </w:tr>
    </w:tbl>
    <w:p w14:paraId="35A9F3C7">
      <w:pPr>
        <w:autoSpaceDE w:val="0"/>
        <w:autoSpaceDN w:val="0"/>
        <w:adjustRightInd w:val="0"/>
        <w:spacing w:before="3"/>
        <w:jc w:val="left"/>
        <w:rPr>
          <w:kern w:val="0"/>
          <w:sz w:val="28"/>
          <w:szCs w:val="28"/>
        </w:rPr>
      </w:pPr>
    </w:p>
    <w:p w14:paraId="2D86D36C">
      <w:pPr>
        <w:pStyle w:val="5"/>
        <w:spacing w:after="312"/>
        <w:ind w:left="42"/>
      </w:pPr>
      <w:r>
        <w:rPr>
          <w:rFonts w:hint="eastAsia"/>
        </w:rPr>
        <w:t>4.1.2.2</w:t>
      </w:r>
      <w:r>
        <w:tab/>
      </w:r>
      <w:r>
        <w:t>Mooring Winch</w:t>
      </w:r>
    </w:p>
    <w:p w14:paraId="2A6A20E4">
      <w:pPr>
        <w:autoSpaceDE w:val="0"/>
        <w:autoSpaceDN w:val="0"/>
        <w:adjustRightInd w:val="0"/>
        <w:ind w:left="963"/>
        <w:rPr>
          <w:b/>
          <w:i/>
          <w:kern w:val="0"/>
          <w:sz w:val="24"/>
        </w:rPr>
      </w:pPr>
      <w:r>
        <w:rPr>
          <w:rFonts w:hint="eastAsia"/>
          <w:kern w:val="0"/>
          <w:sz w:val="24"/>
        </w:rPr>
        <w:t xml:space="preserve">Two </w:t>
      </w:r>
      <w:r>
        <w:rPr>
          <w:kern w:val="0"/>
          <w:sz w:val="24"/>
        </w:rPr>
        <w:t>(</w:t>
      </w:r>
      <w:r>
        <w:rPr>
          <w:rFonts w:hint="eastAsia"/>
          <w:kern w:val="0"/>
          <w:sz w:val="24"/>
        </w:rPr>
        <w:t>2</w:t>
      </w:r>
      <w:r>
        <w:rPr>
          <w:kern w:val="0"/>
          <w:sz w:val="24"/>
        </w:rPr>
        <w:t>) sets of mooring winch shall be provided.</w:t>
      </w:r>
      <w:r>
        <w:t xml:space="preserve"> </w:t>
      </w:r>
      <w:r>
        <w:rPr>
          <w:b/>
          <w:i/>
          <w:kern w:val="0"/>
          <w:sz w:val="24"/>
        </w:rPr>
        <w:t>Mooring winches to be split type drums</w:t>
      </w:r>
      <w:r>
        <w:rPr>
          <w:rFonts w:hint="eastAsia"/>
          <w:b/>
          <w:i/>
          <w:kern w:val="0"/>
          <w:sz w:val="24"/>
        </w:rPr>
        <w:t>.</w:t>
      </w:r>
    </w:p>
    <w:p w14:paraId="1A4EDF3A">
      <w:pPr>
        <w:autoSpaceDE w:val="0"/>
        <w:autoSpaceDN w:val="0"/>
        <w:adjustRightInd w:val="0"/>
        <w:ind w:left="963"/>
        <w:rPr>
          <w:kern w:val="0"/>
          <w:sz w:val="24"/>
        </w:rPr>
      </w:pPr>
    </w:p>
    <w:tbl>
      <w:tblPr>
        <w:tblStyle w:val="40"/>
        <w:tblW w:w="8640" w:type="dxa"/>
        <w:tblInd w:w="10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0"/>
        <w:gridCol w:w="2250"/>
      </w:tblGrid>
      <w:tr w14:paraId="24F37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restart"/>
            <w:vAlign w:val="center"/>
          </w:tcPr>
          <w:p w14:paraId="1AC48443">
            <w:pPr>
              <w:autoSpaceDE w:val="0"/>
              <w:autoSpaceDN w:val="0"/>
              <w:adjustRightInd w:val="0"/>
              <w:jc w:val="center"/>
              <w:rPr>
                <w:kern w:val="0"/>
                <w:sz w:val="24"/>
              </w:rPr>
            </w:pPr>
            <w:r>
              <w:rPr>
                <w:rFonts w:hint="eastAsia"/>
                <w:kern w:val="0"/>
                <w:sz w:val="24"/>
              </w:rPr>
              <w:t>Location</w:t>
            </w:r>
          </w:p>
        </w:tc>
        <w:tc>
          <w:tcPr>
            <w:tcW w:w="2130" w:type="dxa"/>
            <w:vMerge w:val="restart"/>
            <w:vAlign w:val="center"/>
          </w:tcPr>
          <w:p w14:paraId="364D6896">
            <w:pPr>
              <w:autoSpaceDE w:val="0"/>
              <w:autoSpaceDN w:val="0"/>
              <w:adjustRightInd w:val="0"/>
              <w:jc w:val="center"/>
              <w:rPr>
                <w:kern w:val="0"/>
                <w:sz w:val="24"/>
              </w:rPr>
            </w:pPr>
            <w:r>
              <w:rPr>
                <w:rFonts w:hint="eastAsia"/>
                <w:kern w:val="0"/>
                <w:sz w:val="24"/>
              </w:rPr>
              <w:t>Quantity</w:t>
            </w:r>
          </w:p>
        </w:tc>
        <w:tc>
          <w:tcPr>
            <w:tcW w:w="4380" w:type="dxa"/>
            <w:gridSpan w:val="2"/>
            <w:vAlign w:val="center"/>
          </w:tcPr>
          <w:p w14:paraId="17A27598">
            <w:pPr>
              <w:autoSpaceDE w:val="0"/>
              <w:autoSpaceDN w:val="0"/>
              <w:adjustRightInd w:val="0"/>
              <w:jc w:val="center"/>
              <w:rPr>
                <w:kern w:val="0"/>
                <w:sz w:val="24"/>
              </w:rPr>
            </w:pPr>
            <w:r>
              <w:rPr>
                <w:rFonts w:hint="eastAsia"/>
                <w:kern w:val="0"/>
                <w:sz w:val="24"/>
              </w:rPr>
              <w:t>Combination</w:t>
            </w:r>
          </w:p>
        </w:tc>
      </w:tr>
      <w:tr w14:paraId="32D61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vAlign w:val="center"/>
          </w:tcPr>
          <w:p w14:paraId="29C236C0">
            <w:pPr>
              <w:autoSpaceDE w:val="0"/>
              <w:autoSpaceDN w:val="0"/>
              <w:adjustRightInd w:val="0"/>
              <w:spacing w:before="30"/>
              <w:ind w:left="1371"/>
              <w:jc w:val="center"/>
              <w:rPr>
                <w:kern w:val="0"/>
                <w:sz w:val="24"/>
              </w:rPr>
            </w:pPr>
          </w:p>
        </w:tc>
        <w:tc>
          <w:tcPr>
            <w:tcW w:w="2130" w:type="dxa"/>
            <w:vMerge w:val="continue"/>
            <w:vAlign w:val="center"/>
          </w:tcPr>
          <w:p w14:paraId="1C083A2D">
            <w:pPr>
              <w:autoSpaceDE w:val="0"/>
              <w:autoSpaceDN w:val="0"/>
              <w:adjustRightInd w:val="0"/>
              <w:spacing w:before="30"/>
              <w:ind w:left="1371"/>
              <w:jc w:val="center"/>
              <w:rPr>
                <w:kern w:val="0"/>
                <w:sz w:val="24"/>
              </w:rPr>
            </w:pPr>
          </w:p>
        </w:tc>
        <w:tc>
          <w:tcPr>
            <w:tcW w:w="2130" w:type="dxa"/>
            <w:vAlign w:val="center"/>
          </w:tcPr>
          <w:p w14:paraId="3F85F54F">
            <w:pPr>
              <w:autoSpaceDE w:val="0"/>
              <w:autoSpaceDN w:val="0"/>
              <w:adjustRightInd w:val="0"/>
              <w:spacing w:before="30"/>
              <w:jc w:val="center"/>
              <w:rPr>
                <w:kern w:val="0"/>
                <w:sz w:val="24"/>
              </w:rPr>
            </w:pPr>
            <w:r>
              <w:rPr>
                <w:rFonts w:hint="eastAsia"/>
                <w:kern w:val="0"/>
                <w:sz w:val="24"/>
              </w:rPr>
              <w:t>Mooring drum</w:t>
            </w:r>
          </w:p>
        </w:tc>
        <w:tc>
          <w:tcPr>
            <w:tcW w:w="2250" w:type="dxa"/>
            <w:vAlign w:val="center"/>
          </w:tcPr>
          <w:p w14:paraId="11EF11D1">
            <w:pPr>
              <w:autoSpaceDE w:val="0"/>
              <w:autoSpaceDN w:val="0"/>
              <w:adjustRightInd w:val="0"/>
              <w:spacing w:before="30"/>
              <w:jc w:val="center"/>
              <w:rPr>
                <w:kern w:val="0"/>
                <w:sz w:val="24"/>
              </w:rPr>
            </w:pPr>
            <w:r>
              <w:rPr>
                <w:rFonts w:hint="eastAsia"/>
                <w:kern w:val="0"/>
                <w:sz w:val="24"/>
              </w:rPr>
              <w:t>Warping head</w:t>
            </w:r>
          </w:p>
        </w:tc>
      </w:tr>
      <w:tr w14:paraId="7815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2130" w:type="dxa"/>
            <w:vAlign w:val="center"/>
          </w:tcPr>
          <w:p w14:paraId="568CACA3">
            <w:pPr>
              <w:autoSpaceDE w:val="0"/>
              <w:autoSpaceDN w:val="0"/>
              <w:adjustRightInd w:val="0"/>
              <w:rPr>
                <w:kern w:val="0"/>
                <w:sz w:val="24"/>
              </w:rPr>
            </w:pPr>
            <w:r>
              <w:rPr>
                <w:rFonts w:hint="eastAsia"/>
                <w:kern w:val="0"/>
                <w:sz w:val="24"/>
              </w:rPr>
              <w:t>deck aft.</w:t>
            </w:r>
          </w:p>
        </w:tc>
        <w:tc>
          <w:tcPr>
            <w:tcW w:w="2130" w:type="dxa"/>
          </w:tcPr>
          <w:p w14:paraId="243AE41D">
            <w:pPr>
              <w:autoSpaceDE w:val="0"/>
              <w:autoSpaceDN w:val="0"/>
              <w:adjustRightInd w:val="0"/>
              <w:jc w:val="center"/>
              <w:rPr>
                <w:kern w:val="0"/>
                <w:sz w:val="24"/>
              </w:rPr>
            </w:pPr>
            <w:r>
              <w:rPr>
                <w:rFonts w:hint="eastAsia"/>
                <w:kern w:val="0"/>
                <w:sz w:val="24"/>
              </w:rPr>
              <w:t>2</w:t>
            </w:r>
          </w:p>
        </w:tc>
        <w:tc>
          <w:tcPr>
            <w:tcW w:w="2130" w:type="dxa"/>
          </w:tcPr>
          <w:p w14:paraId="46D0278E">
            <w:pPr>
              <w:autoSpaceDE w:val="0"/>
              <w:autoSpaceDN w:val="0"/>
              <w:adjustRightInd w:val="0"/>
              <w:jc w:val="center"/>
              <w:rPr>
                <w:kern w:val="0"/>
                <w:sz w:val="24"/>
              </w:rPr>
            </w:pPr>
            <w:r>
              <w:rPr>
                <w:rFonts w:hint="eastAsia"/>
                <w:kern w:val="0"/>
                <w:sz w:val="24"/>
              </w:rPr>
              <w:t>2</w:t>
            </w:r>
          </w:p>
        </w:tc>
        <w:tc>
          <w:tcPr>
            <w:tcW w:w="2250" w:type="dxa"/>
          </w:tcPr>
          <w:p w14:paraId="32E51058">
            <w:pPr>
              <w:autoSpaceDE w:val="0"/>
              <w:autoSpaceDN w:val="0"/>
              <w:adjustRightInd w:val="0"/>
              <w:jc w:val="center"/>
              <w:rPr>
                <w:kern w:val="0"/>
                <w:sz w:val="24"/>
              </w:rPr>
            </w:pPr>
            <w:r>
              <w:rPr>
                <w:rFonts w:hint="eastAsia"/>
                <w:kern w:val="0"/>
                <w:sz w:val="24"/>
              </w:rPr>
              <w:t>1</w:t>
            </w:r>
          </w:p>
        </w:tc>
      </w:tr>
    </w:tbl>
    <w:p w14:paraId="3A3F9DDC">
      <w:pPr>
        <w:autoSpaceDE w:val="0"/>
        <w:autoSpaceDN w:val="0"/>
        <w:adjustRightInd w:val="0"/>
        <w:rPr>
          <w:kern w:val="0"/>
          <w:sz w:val="24"/>
        </w:rPr>
      </w:pPr>
    </w:p>
    <w:p w14:paraId="0F67144E">
      <w:pPr>
        <w:autoSpaceDE w:val="0"/>
        <w:autoSpaceDN w:val="0"/>
        <w:adjustRightInd w:val="0"/>
        <w:ind w:left="963"/>
        <w:rPr>
          <w:kern w:val="0"/>
          <w:sz w:val="24"/>
        </w:rPr>
      </w:pPr>
      <w:r>
        <w:rPr>
          <w:kern w:val="0"/>
          <w:sz w:val="24"/>
        </w:rPr>
        <w:t>Particulars:</w:t>
      </w:r>
    </w:p>
    <w:tbl>
      <w:tblPr>
        <w:tblStyle w:val="40"/>
        <w:tblW w:w="8651" w:type="dxa"/>
        <w:tblInd w:w="958" w:type="dxa"/>
        <w:tblLayout w:type="fixed"/>
        <w:tblCellMar>
          <w:top w:w="0" w:type="dxa"/>
          <w:left w:w="0" w:type="dxa"/>
          <w:bottom w:w="0" w:type="dxa"/>
          <w:right w:w="0" w:type="dxa"/>
        </w:tblCellMar>
      </w:tblPr>
      <w:tblGrid>
        <w:gridCol w:w="2926"/>
        <w:gridCol w:w="4045"/>
        <w:gridCol w:w="1680"/>
      </w:tblGrid>
      <w:tr w14:paraId="375FEE9F">
        <w:trPr>
          <w:trHeight w:val="340" w:hRule="atLeast"/>
        </w:trPr>
        <w:tc>
          <w:tcPr>
            <w:tcW w:w="2926" w:type="dxa"/>
            <w:tcBorders>
              <w:top w:val="single" w:color="000000" w:sz="6" w:space="0"/>
              <w:left w:val="single" w:color="000000" w:sz="4" w:space="0"/>
              <w:bottom w:val="single" w:color="000000" w:sz="6" w:space="0"/>
              <w:right w:val="single" w:color="000000" w:sz="4" w:space="0"/>
            </w:tcBorders>
          </w:tcPr>
          <w:p w14:paraId="6DACC9C0">
            <w:pPr>
              <w:autoSpaceDE w:val="0"/>
              <w:autoSpaceDN w:val="0"/>
              <w:adjustRightInd w:val="0"/>
              <w:spacing w:before="30"/>
              <w:ind w:left="101" w:right="-20"/>
              <w:jc w:val="left"/>
              <w:rPr>
                <w:kern w:val="0"/>
                <w:sz w:val="24"/>
              </w:rPr>
            </w:pPr>
            <w:r>
              <w:rPr>
                <w:kern w:val="0"/>
                <w:sz w:val="24"/>
              </w:rPr>
              <w:t>Item</w:t>
            </w:r>
          </w:p>
        </w:tc>
        <w:tc>
          <w:tcPr>
            <w:tcW w:w="4045" w:type="dxa"/>
            <w:tcBorders>
              <w:top w:val="single" w:color="000000" w:sz="6" w:space="0"/>
              <w:left w:val="single" w:color="000000" w:sz="4" w:space="0"/>
              <w:bottom w:val="single" w:color="000000" w:sz="6" w:space="0"/>
              <w:right w:val="single" w:color="000000" w:sz="4" w:space="0"/>
            </w:tcBorders>
          </w:tcPr>
          <w:p w14:paraId="1C62A6B1">
            <w:pPr>
              <w:autoSpaceDE w:val="0"/>
              <w:autoSpaceDN w:val="0"/>
              <w:adjustRightInd w:val="0"/>
              <w:spacing w:before="30"/>
              <w:ind w:left="100" w:right="-20"/>
              <w:jc w:val="left"/>
              <w:rPr>
                <w:kern w:val="0"/>
                <w:sz w:val="24"/>
              </w:rPr>
            </w:pPr>
            <w:r>
              <w:rPr>
                <w:kern w:val="0"/>
                <w:sz w:val="24"/>
              </w:rPr>
              <w:t>drum</w:t>
            </w:r>
          </w:p>
        </w:tc>
        <w:tc>
          <w:tcPr>
            <w:tcW w:w="1680" w:type="dxa"/>
            <w:tcBorders>
              <w:top w:val="single" w:color="000000" w:sz="6" w:space="0"/>
              <w:left w:val="single" w:color="000000" w:sz="4" w:space="0"/>
              <w:bottom w:val="single" w:color="000000" w:sz="6" w:space="0"/>
              <w:right w:val="single" w:color="000000" w:sz="4" w:space="0"/>
            </w:tcBorders>
          </w:tcPr>
          <w:p w14:paraId="4159E2DF">
            <w:pPr>
              <w:autoSpaceDE w:val="0"/>
              <w:autoSpaceDN w:val="0"/>
              <w:adjustRightInd w:val="0"/>
              <w:spacing w:before="30"/>
              <w:ind w:left="100" w:right="-20"/>
              <w:jc w:val="left"/>
              <w:rPr>
                <w:kern w:val="0"/>
                <w:sz w:val="24"/>
              </w:rPr>
            </w:pPr>
            <w:r>
              <w:rPr>
                <w:spacing w:val="-2"/>
                <w:kern w:val="0"/>
                <w:sz w:val="24"/>
              </w:rPr>
              <w:t>W</w:t>
            </w:r>
            <w:r>
              <w:rPr>
                <w:kern w:val="0"/>
                <w:sz w:val="24"/>
              </w:rPr>
              <w:t>arping head</w:t>
            </w:r>
          </w:p>
        </w:tc>
      </w:tr>
      <w:tr w14:paraId="0CB90135">
        <w:tblPrEx>
          <w:tblCellMar>
            <w:top w:w="0" w:type="dxa"/>
            <w:left w:w="0" w:type="dxa"/>
            <w:bottom w:w="0" w:type="dxa"/>
            <w:right w:w="0" w:type="dxa"/>
          </w:tblCellMar>
        </w:tblPrEx>
        <w:trPr>
          <w:trHeight w:val="340" w:hRule="atLeast"/>
        </w:trPr>
        <w:tc>
          <w:tcPr>
            <w:tcW w:w="2926" w:type="dxa"/>
            <w:tcBorders>
              <w:top w:val="single" w:color="000000" w:sz="6" w:space="0"/>
              <w:left w:val="single" w:color="000000" w:sz="4" w:space="0"/>
              <w:bottom w:val="single" w:color="000000" w:sz="6" w:space="0"/>
              <w:right w:val="single" w:color="000000" w:sz="4" w:space="0"/>
            </w:tcBorders>
          </w:tcPr>
          <w:p w14:paraId="78AC91EB">
            <w:pPr>
              <w:autoSpaceDE w:val="0"/>
              <w:autoSpaceDN w:val="0"/>
              <w:adjustRightInd w:val="0"/>
              <w:spacing w:before="30"/>
              <w:ind w:left="101" w:right="-20"/>
              <w:jc w:val="left"/>
              <w:rPr>
                <w:kern w:val="0"/>
                <w:sz w:val="24"/>
              </w:rPr>
            </w:pPr>
            <w:r>
              <w:rPr>
                <w:rFonts w:hint="eastAsia"/>
                <w:kern w:val="0"/>
                <w:sz w:val="24"/>
              </w:rPr>
              <w:t xml:space="preserve">Rated </w:t>
            </w:r>
            <w:r>
              <w:rPr>
                <w:kern w:val="0"/>
                <w:sz w:val="24"/>
              </w:rPr>
              <w:t>Capacity</w:t>
            </w:r>
          </w:p>
        </w:tc>
        <w:tc>
          <w:tcPr>
            <w:tcW w:w="4045" w:type="dxa"/>
            <w:tcBorders>
              <w:top w:val="single" w:color="000000" w:sz="6" w:space="0"/>
              <w:left w:val="single" w:color="000000" w:sz="4" w:space="0"/>
              <w:bottom w:val="single" w:color="000000" w:sz="6" w:space="0"/>
              <w:right w:val="single" w:color="000000" w:sz="4" w:space="0"/>
            </w:tcBorders>
          </w:tcPr>
          <w:p w14:paraId="64A2A2B0">
            <w:pPr>
              <w:autoSpaceDE w:val="0"/>
              <w:autoSpaceDN w:val="0"/>
              <w:adjustRightInd w:val="0"/>
              <w:spacing w:before="30"/>
              <w:ind w:left="101" w:right="-20"/>
              <w:jc w:val="left"/>
              <w:rPr>
                <w:kern w:val="0"/>
                <w:sz w:val="24"/>
              </w:rPr>
            </w:pPr>
            <w:r>
              <w:rPr>
                <w:rFonts w:hint="eastAsia"/>
                <w:kern w:val="0"/>
                <w:sz w:val="24"/>
              </w:rPr>
              <w:t>Abt. 15 t</w:t>
            </w:r>
            <w:r>
              <w:rPr>
                <w:kern w:val="0"/>
                <w:sz w:val="24"/>
              </w:rPr>
              <w:t xml:space="preserve"> x 15 </w:t>
            </w:r>
            <w:r>
              <w:rPr>
                <w:spacing w:val="-2"/>
                <w:kern w:val="0"/>
                <w:sz w:val="24"/>
              </w:rPr>
              <w:t>m</w:t>
            </w:r>
            <w:r>
              <w:rPr>
                <w:spacing w:val="1"/>
                <w:kern w:val="0"/>
                <w:sz w:val="24"/>
              </w:rPr>
              <w:t>/</w:t>
            </w:r>
            <w:r>
              <w:rPr>
                <w:spacing w:val="-2"/>
                <w:kern w:val="0"/>
                <w:sz w:val="24"/>
              </w:rPr>
              <w:t>m</w:t>
            </w:r>
            <w:r>
              <w:rPr>
                <w:spacing w:val="1"/>
                <w:kern w:val="0"/>
                <w:sz w:val="24"/>
              </w:rPr>
              <w:t>i</w:t>
            </w:r>
            <w:r>
              <w:rPr>
                <w:kern w:val="0"/>
                <w:sz w:val="24"/>
              </w:rPr>
              <w:t xml:space="preserve">n </w:t>
            </w:r>
          </w:p>
        </w:tc>
        <w:tc>
          <w:tcPr>
            <w:tcW w:w="1680" w:type="dxa"/>
            <w:tcBorders>
              <w:top w:val="single" w:color="000000" w:sz="6" w:space="0"/>
              <w:left w:val="single" w:color="000000" w:sz="4" w:space="0"/>
              <w:bottom w:val="single" w:color="000000" w:sz="6" w:space="0"/>
              <w:right w:val="single" w:color="000000" w:sz="4" w:space="0"/>
            </w:tcBorders>
          </w:tcPr>
          <w:p w14:paraId="18626565">
            <w:pPr>
              <w:autoSpaceDE w:val="0"/>
              <w:autoSpaceDN w:val="0"/>
              <w:adjustRightInd w:val="0"/>
              <w:spacing w:before="30"/>
              <w:ind w:left="101" w:right="-20"/>
              <w:jc w:val="left"/>
              <w:rPr>
                <w:kern w:val="0"/>
                <w:sz w:val="24"/>
              </w:rPr>
            </w:pPr>
            <w:r>
              <w:rPr>
                <w:kern w:val="0"/>
                <w:sz w:val="24"/>
              </w:rPr>
              <w:t>abt.</w:t>
            </w:r>
            <w:r>
              <w:rPr>
                <w:rFonts w:hint="eastAsia"/>
                <w:kern w:val="0"/>
                <w:sz w:val="24"/>
              </w:rPr>
              <w:t>15</w:t>
            </w:r>
            <w:r>
              <w:rPr>
                <w:kern w:val="0"/>
                <w:sz w:val="24"/>
              </w:rPr>
              <w:t xml:space="preserve"> t</w:t>
            </w:r>
          </w:p>
        </w:tc>
      </w:tr>
      <w:tr w14:paraId="11A6FE4E">
        <w:tblPrEx>
          <w:tblCellMar>
            <w:top w:w="0" w:type="dxa"/>
            <w:left w:w="0" w:type="dxa"/>
            <w:bottom w:w="0" w:type="dxa"/>
            <w:right w:w="0" w:type="dxa"/>
          </w:tblCellMar>
        </w:tblPrEx>
        <w:trPr>
          <w:trHeight w:val="340" w:hRule="atLeast"/>
        </w:trPr>
        <w:tc>
          <w:tcPr>
            <w:tcW w:w="2926" w:type="dxa"/>
            <w:tcBorders>
              <w:top w:val="single" w:color="000000" w:sz="6" w:space="0"/>
              <w:left w:val="single" w:color="000000" w:sz="4" w:space="0"/>
              <w:bottom w:val="single" w:color="000000" w:sz="4" w:space="0"/>
              <w:right w:val="single" w:color="000000" w:sz="4" w:space="0"/>
            </w:tcBorders>
          </w:tcPr>
          <w:p w14:paraId="6C767BC5">
            <w:pPr>
              <w:autoSpaceDE w:val="0"/>
              <w:autoSpaceDN w:val="0"/>
              <w:adjustRightInd w:val="0"/>
              <w:spacing w:before="30"/>
              <w:ind w:left="101" w:right="-20"/>
              <w:jc w:val="left"/>
              <w:rPr>
                <w:kern w:val="0"/>
                <w:sz w:val="24"/>
              </w:rPr>
            </w:pPr>
            <w:r>
              <w:rPr>
                <w:kern w:val="0"/>
                <w:sz w:val="24"/>
              </w:rPr>
              <w:t>Rope capacity and standard</w:t>
            </w:r>
          </w:p>
        </w:tc>
        <w:tc>
          <w:tcPr>
            <w:tcW w:w="4045" w:type="dxa"/>
            <w:tcBorders>
              <w:top w:val="single" w:color="000000" w:sz="6" w:space="0"/>
              <w:left w:val="single" w:color="000000" w:sz="4" w:space="0"/>
              <w:bottom w:val="single" w:color="000000" w:sz="4" w:space="0"/>
              <w:right w:val="single" w:color="000000" w:sz="4" w:space="0"/>
            </w:tcBorders>
          </w:tcPr>
          <w:p w14:paraId="234CD3D0">
            <w:pPr>
              <w:autoSpaceDE w:val="0"/>
              <w:autoSpaceDN w:val="0"/>
              <w:adjustRightInd w:val="0"/>
              <w:spacing w:before="29"/>
              <w:ind w:left="101" w:right="-20"/>
              <w:jc w:val="left"/>
              <w:rPr>
                <w:kern w:val="0"/>
                <w:sz w:val="24"/>
              </w:rPr>
            </w:pPr>
            <w:r>
              <w:rPr>
                <w:rFonts w:ascii="Arial" w:hAnsi="Arial" w:cs="Arial"/>
                <w:w w:val="101"/>
                <w:kern w:val="0"/>
                <w:sz w:val="24"/>
              </w:rPr>
              <w:t>Φ</w:t>
            </w:r>
            <w:r>
              <w:rPr>
                <w:rFonts w:hint="eastAsia"/>
                <w:kern w:val="0"/>
                <w:sz w:val="24"/>
              </w:rPr>
              <w:t>64</w:t>
            </w:r>
            <w:r>
              <w:rPr>
                <w:kern w:val="0"/>
                <w:sz w:val="24"/>
              </w:rPr>
              <w:t xml:space="preserve"> x </w:t>
            </w:r>
            <w:r>
              <w:rPr>
                <w:rFonts w:hint="eastAsia"/>
                <w:b/>
                <w:i/>
                <w:kern w:val="0"/>
                <w:sz w:val="24"/>
              </w:rPr>
              <w:t>220</w:t>
            </w:r>
            <w:r>
              <w:rPr>
                <w:b/>
                <w:i/>
                <w:kern w:val="0"/>
                <w:sz w:val="24"/>
              </w:rPr>
              <w:t>m</w:t>
            </w:r>
            <w:r>
              <w:rPr>
                <w:sz w:val="24"/>
              </w:rPr>
              <w:t>(size subject to maker’s recommendation)</w:t>
            </w:r>
          </w:p>
        </w:tc>
        <w:tc>
          <w:tcPr>
            <w:tcW w:w="1680" w:type="dxa"/>
            <w:tcBorders>
              <w:top w:val="single" w:color="000000" w:sz="6" w:space="0"/>
              <w:left w:val="single" w:color="000000" w:sz="4" w:space="0"/>
              <w:bottom w:val="single" w:color="000000" w:sz="4" w:space="0"/>
              <w:right w:val="single" w:color="000000" w:sz="4" w:space="0"/>
            </w:tcBorders>
          </w:tcPr>
          <w:p w14:paraId="75A1ADE0">
            <w:pPr>
              <w:autoSpaceDE w:val="0"/>
              <w:autoSpaceDN w:val="0"/>
              <w:adjustRightInd w:val="0"/>
              <w:spacing w:before="30"/>
              <w:ind w:left="101" w:right="-20"/>
              <w:jc w:val="left"/>
              <w:rPr>
                <w:kern w:val="0"/>
                <w:sz w:val="24"/>
              </w:rPr>
            </w:pPr>
            <w:r>
              <w:rPr>
                <w:kern w:val="0"/>
                <w:sz w:val="24"/>
              </w:rPr>
              <w:t>6 turns</w:t>
            </w:r>
          </w:p>
        </w:tc>
      </w:tr>
    </w:tbl>
    <w:p w14:paraId="74FE4ECD">
      <w:pPr>
        <w:autoSpaceDE w:val="0"/>
        <w:autoSpaceDN w:val="0"/>
        <w:adjustRightInd w:val="0"/>
        <w:ind w:left="963"/>
        <w:rPr>
          <w:kern w:val="0"/>
          <w:sz w:val="24"/>
        </w:rPr>
      </w:pPr>
    </w:p>
    <w:p w14:paraId="2359D3F1">
      <w:pPr>
        <w:autoSpaceDE w:val="0"/>
        <w:autoSpaceDN w:val="0"/>
        <w:adjustRightInd w:val="0"/>
        <w:ind w:left="963"/>
        <w:rPr>
          <w:kern w:val="0"/>
          <w:sz w:val="24"/>
        </w:rPr>
      </w:pPr>
      <w:r>
        <w:rPr>
          <w:kern w:val="0"/>
          <w:sz w:val="24"/>
        </w:rPr>
        <w:t xml:space="preserve">The rated capacity of each mooring winch </w:t>
      </w:r>
      <w:r>
        <w:rPr>
          <w:rFonts w:hint="eastAsia"/>
          <w:kern w:val="0"/>
          <w:sz w:val="24"/>
        </w:rPr>
        <w:t>shall</w:t>
      </w:r>
      <w:r>
        <w:rPr>
          <w:kern w:val="0"/>
          <w:sz w:val="24"/>
        </w:rPr>
        <w:t xml:space="preserve"> be obtained on the first layer of the drum at operation of single drum</w:t>
      </w:r>
      <w:r>
        <w:rPr>
          <w:rFonts w:hint="eastAsia"/>
          <w:kern w:val="0"/>
          <w:sz w:val="24"/>
        </w:rPr>
        <w:t>.</w:t>
      </w:r>
    </w:p>
    <w:p w14:paraId="142B7F31">
      <w:pPr>
        <w:autoSpaceDE w:val="0"/>
        <w:autoSpaceDN w:val="0"/>
        <w:adjustRightInd w:val="0"/>
        <w:rPr>
          <w:kern w:val="0"/>
          <w:sz w:val="24"/>
        </w:rPr>
      </w:pPr>
    </w:p>
    <w:p w14:paraId="7A59EBF8">
      <w:pPr>
        <w:autoSpaceDE w:val="0"/>
        <w:autoSpaceDN w:val="0"/>
        <w:adjustRightInd w:val="0"/>
        <w:ind w:left="963"/>
        <w:rPr>
          <w:kern w:val="0"/>
          <w:sz w:val="24"/>
        </w:rPr>
      </w:pPr>
      <w:r>
        <w:rPr>
          <w:rFonts w:hint="eastAsia"/>
          <w:kern w:val="0"/>
          <w:sz w:val="24"/>
        </w:rPr>
        <w:t>S</w:t>
      </w:r>
      <w:r>
        <w:rPr>
          <w:kern w:val="0"/>
          <w:sz w:val="24"/>
        </w:rPr>
        <w:t xml:space="preserve">lack rope speed </w:t>
      </w:r>
      <w:r>
        <w:rPr>
          <w:rFonts w:hint="eastAsia"/>
          <w:kern w:val="0"/>
          <w:sz w:val="24"/>
        </w:rPr>
        <w:t xml:space="preserve">shall </w:t>
      </w:r>
      <w:r>
        <w:rPr>
          <w:kern w:val="0"/>
          <w:sz w:val="24"/>
        </w:rPr>
        <w:t xml:space="preserve">comply with manufacturer's standards and </w:t>
      </w:r>
      <w:r>
        <w:rPr>
          <w:rFonts w:hint="eastAsia"/>
          <w:kern w:val="0"/>
          <w:sz w:val="24"/>
        </w:rPr>
        <w:t>R</w:t>
      </w:r>
      <w:r>
        <w:rPr>
          <w:kern w:val="0"/>
          <w:sz w:val="24"/>
        </w:rPr>
        <w:t>ule/</w:t>
      </w:r>
      <w:r>
        <w:rPr>
          <w:rFonts w:hint="eastAsia"/>
          <w:kern w:val="0"/>
          <w:sz w:val="24"/>
        </w:rPr>
        <w:t>R</w:t>
      </w:r>
      <w:r>
        <w:rPr>
          <w:kern w:val="0"/>
          <w:sz w:val="24"/>
        </w:rPr>
        <w:t xml:space="preserve">egulations of </w:t>
      </w:r>
      <w:r>
        <w:rPr>
          <w:rFonts w:hint="eastAsia"/>
          <w:kern w:val="0"/>
          <w:sz w:val="24"/>
        </w:rPr>
        <w:t>C</w:t>
      </w:r>
      <w:r>
        <w:rPr>
          <w:kern w:val="0"/>
          <w:sz w:val="24"/>
        </w:rPr>
        <w:t>lass</w:t>
      </w:r>
      <w:r>
        <w:rPr>
          <w:rFonts w:hint="eastAsia"/>
          <w:kern w:val="0"/>
          <w:sz w:val="24"/>
        </w:rPr>
        <w:t>ification Society.</w:t>
      </w:r>
    </w:p>
    <w:p w14:paraId="549881E2">
      <w:pPr>
        <w:autoSpaceDE w:val="0"/>
        <w:autoSpaceDN w:val="0"/>
        <w:adjustRightInd w:val="0"/>
        <w:jc w:val="left"/>
        <w:rPr>
          <w:kern w:val="0"/>
          <w:sz w:val="20"/>
          <w:szCs w:val="20"/>
        </w:rPr>
      </w:pPr>
    </w:p>
    <w:p w14:paraId="045B47ED">
      <w:pPr>
        <w:pStyle w:val="4"/>
        <w:spacing w:before="0" w:after="0"/>
        <w:rPr>
          <w:rFonts w:cs="Arial"/>
        </w:rPr>
      </w:pPr>
      <w:bookmarkStart w:id="165" w:name="_Toc50573801"/>
      <w:r>
        <w:rPr>
          <w:rFonts w:hint="eastAsia" w:cs="Arial"/>
        </w:rPr>
        <w:t>4.1.3</w:t>
      </w:r>
      <w:r>
        <w:rPr>
          <w:rFonts w:cs="Arial"/>
        </w:rPr>
        <w:tab/>
      </w:r>
      <w:r>
        <w:rPr>
          <w:rFonts w:cs="Arial"/>
        </w:rPr>
        <w:t>ANCHOR</w:t>
      </w:r>
      <w:r>
        <w:rPr>
          <w:rFonts w:hint="eastAsia" w:cs="Arial"/>
        </w:rPr>
        <w:t xml:space="preserve"> and </w:t>
      </w:r>
      <w:r>
        <w:rPr>
          <w:rFonts w:cs="Arial"/>
        </w:rPr>
        <w:t xml:space="preserve"> CHAIN CABLE</w:t>
      </w:r>
      <w:bookmarkEnd w:id="165"/>
      <w:r>
        <w:rPr>
          <w:rFonts w:cs="Arial"/>
        </w:rPr>
        <w:t xml:space="preserve"> </w:t>
      </w:r>
    </w:p>
    <w:p w14:paraId="60F19FC0">
      <w:pPr>
        <w:autoSpaceDE w:val="0"/>
        <w:autoSpaceDN w:val="0"/>
        <w:adjustRightInd w:val="0"/>
        <w:spacing w:before="2"/>
        <w:jc w:val="left"/>
        <w:rPr>
          <w:rFonts w:ascii="Arial" w:hAnsi="Arial" w:cs="Arial"/>
          <w:kern w:val="0"/>
          <w:sz w:val="24"/>
        </w:rPr>
      </w:pPr>
    </w:p>
    <w:p w14:paraId="77AF4098">
      <w:pPr>
        <w:autoSpaceDE w:val="0"/>
        <w:autoSpaceDN w:val="0"/>
        <w:adjustRightInd w:val="0"/>
        <w:ind w:left="963"/>
        <w:jc w:val="left"/>
        <w:rPr>
          <w:kern w:val="0"/>
          <w:sz w:val="24"/>
        </w:rPr>
      </w:pPr>
      <w:r>
        <w:rPr>
          <w:kern w:val="0"/>
          <w:sz w:val="24"/>
        </w:rPr>
        <w:t xml:space="preserve">The equipment in accordance with Rules requirements </w:t>
      </w:r>
      <w:r>
        <w:rPr>
          <w:rFonts w:hint="eastAsia"/>
          <w:kern w:val="0"/>
          <w:sz w:val="24"/>
        </w:rPr>
        <w:t>shall</w:t>
      </w:r>
      <w:r>
        <w:rPr>
          <w:kern w:val="0"/>
          <w:sz w:val="24"/>
        </w:rPr>
        <w:t xml:space="preserve"> be provided.</w:t>
      </w:r>
    </w:p>
    <w:p w14:paraId="386D8301">
      <w:pPr>
        <w:autoSpaceDE w:val="0"/>
        <w:autoSpaceDN w:val="0"/>
        <w:adjustRightInd w:val="0"/>
        <w:spacing w:before="3"/>
        <w:jc w:val="left"/>
        <w:rPr>
          <w:kern w:val="0"/>
          <w:sz w:val="28"/>
          <w:szCs w:val="28"/>
        </w:rPr>
      </w:pPr>
    </w:p>
    <w:p w14:paraId="26701373">
      <w:pPr>
        <w:pStyle w:val="5"/>
        <w:spacing w:after="312"/>
        <w:ind w:left="42"/>
      </w:pPr>
      <w:r>
        <w:rPr>
          <w:rFonts w:hint="eastAsia"/>
        </w:rPr>
        <w:t>4.1.3.1</w:t>
      </w:r>
      <w:r>
        <w:tab/>
      </w:r>
      <w:r>
        <w:t>Anchor and Chain Cable</w:t>
      </w:r>
    </w:p>
    <w:p w14:paraId="0E6D7939">
      <w:pPr>
        <w:autoSpaceDE w:val="0"/>
        <w:autoSpaceDN w:val="0"/>
        <w:adjustRightInd w:val="0"/>
        <w:ind w:left="963"/>
        <w:rPr>
          <w:kern w:val="0"/>
          <w:sz w:val="24"/>
        </w:rPr>
      </w:pPr>
      <w:r>
        <w:rPr>
          <w:rFonts w:hint="eastAsia"/>
          <w:kern w:val="0"/>
          <w:sz w:val="24"/>
        </w:rPr>
        <w:t>Two (</w:t>
      </w:r>
      <w:r>
        <w:rPr>
          <w:kern w:val="0"/>
          <w:sz w:val="24"/>
        </w:rPr>
        <w:t>2</w:t>
      </w:r>
      <w:r>
        <w:rPr>
          <w:rFonts w:hint="eastAsia"/>
          <w:kern w:val="0"/>
          <w:sz w:val="24"/>
        </w:rPr>
        <w:t>) b</w:t>
      </w:r>
      <w:r>
        <w:rPr>
          <w:kern w:val="0"/>
          <w:sz w:val="24"/>
        </w:rPr>
        <w:t xml:space="preserve">ower anchors </w:t>
      </w:r>
      <w:r>
        <w:rPr>
          <w:rFonts w:hint="eastAsia"/>
          <w:kern w:val="0"/>
          <w:sz w:val="24"/>
        </w:rPr>
        <w:t>of s</w:t>
      </w:r>
      <w:r>
        <w:rPr>
          <w:kern w:val="0"/>
          <w:sz w:val="24"/>
        </w:rPr>
        <w:t>tockless</w:t>
      </w:r>
      <w:r>
        <w:rPr>
          <w:rFonts w:hint="eastAsia"/>
          <w:kern w:val="0"/>
          <w:sz w:val="24"/>
        </w:rPr>
        <w:t xml:space="preserve">, SPEK type shall be provided </w:t>
      </w:r>
      <w:r>
        <w:rPr>
          <w:kern w:val="0"/>
          <w:sz w:val="24"/>
        </w:rPr>
        <w:t>for each vessel.</w:t>
      </w:r>
      <w:r>
        <w:rPr>
          <w:rFonts w:hint="eastAsia"/>
          <w:kern w:val="0"/>
          <w:sz w:val="24"/>
        </w:rPr>
        <w:t xml:space="preserve"> Each weight is 6225 kg. </w:t>
      </w:r>
    </w:p>
    <w:p w14:paraId="7929AD08">
      <w:pPr>
        <w:autoSpaceDE w:val="0"/>
        <w:autoSpaceDN w:val="0"/>
        <w:adjustRightInd w:val="0"/>
        <w:jc w:val="left"/>
        <w:rPr>
          <w:kern w:val="0"/>
          <w:sz w:val="24"/>
        </w:rPr>
      </w:pPr>
    </w:p>
    <w:p w14:paraId="4AF04056">
      <w:pPr>
        <w:autoSpaceDE w:val="0"/>
        <w:autoSpaceDN w:val="0"/>
        <w:adjustRightInd w:val="0"/>
        <w:ind w:left="963"/>
        <w:rPr>
          <w:kern w:val="0"/>
          <w:sz w:val="24"/>
        </w:rPr>
      </w:pPr>
      <w:r>
        <w:rPr>
          <w:rFonts w:hint="eastAsia"/>
          <w:kern w:val="0"/>
          <w:sz w:val="24"/>
        </w:rPr>
        <w:t xml:space="preserve">Anchor chain cable shall be of flush butt </w:t>
      </w:r>
      <w:r>
        <w:rPr>
          <w:kern w:val="0"/>
          <w:sz w:val="24"/>
        </w:rPr>
        <w:t>welded</w:t>
      </w:r>
      <w:r>
        <w:rPr>
          <w:rFonts w:hint="eastAsia"/>
          <w:kern w:val="0"/>
          <w:sz w:val="24"/>
        </w:rPr>
        <w:t xml:space="preserve"> stud link</w:t>
      </w:r>
      <w:r>
        <w:rPr>
          <w:kern w:val="0"/>
          <w:sz w:val="24"/>
        </w:rPr>
        <w:t>, grade 3</w:t>
      </w:r>
      <w:r>
        <w:rPr>
          <w:rFonts w:hint="eastAsia"/>
          <w:kern w:val="0"/>
          <w:sz w:val="24"/>
        </w:rPr>
        <w:t xml:space="preserve"> type and provided in accordance with the requirement of the Classification Society.</w:t>
      </w:r>
    </w:p>
    <w:p w14:paraId="515B1E3A">
      <w:pPr>
        <w:autoSpaceDE w:val="0"/>
        <w:autoSpaceDN w:val="0"/>
        <w:adjustRightInd w:val="0"/>
        <w:rPr>
          <w:kern w:val="0"/>
          <w:sz w:val="24"/>
        </w:rPr>
      </w:pPr>
    </w:p>
    <w:p w14:paraId="46A75394">
      <w:pPr>
        <w:autoSpaceDE w:val="0"/>
        <w:autoSpaceDN w:val="0"/>
        <w:adjustRightInd w:val="0"/>
        <w:ind w:left="963"/>
        <w:rPr>
          <w:kern w:val="0"/>
          <w:sz w:val="24"/>
        </w:rPr>
      </w:pPr>
      <w:r>
        <w:rPr>
          <w:rFonts w:hint="eastAsia"/>
          <w:kern w:val="0"/>
          <w:sz w:val="24"/>
        </w:rPr>
        <w:t>The d</w:t>
      </w:r>
      <w:r>
        <w:rPr>
          <w:kern w:val="0"/>
          <w:sz w:val="24"/>
        </w:rPr>
        <w:t xml:space="preserve">iameter </w:t>
      </w:r>
      <w:r>
        <w:rPr>
          <w:rFonts w:hint="eastAsia"/>
          <w:kern w:val="0"/>
          <w:sz w:val="24"/>
        </w:rPr>
        <w:t>of the anchor chain cable shall be 70</w:t>
      </w:r>
      <w:r>
        <w:rPr>
          <w:kern w:val="0"/>
          <w:sz w:val="24"/>
        </w:rPr>
        <w:t xml:space="preserve">mm and total length </w:t>
      </w:r>
      <w:r>
        <w:rPr>
          <w:rFonts w:hint="eastAsia"/>
          <w:kern w:val="0"/>
          <w:sz w:val="24"/>
        </w:rPr>
        <w:t xml:space="preserve">shall be 632.5m as per Rule requirement. </w:t>
      </w:r>
      <w:r>
        <w:rPr>
          <w:kern w:val="0"/>
          <w:sz w:val="24"/>
        </w:rPr>
        <w:t>A</w:t>
      </w:r>
      <w:r>
        <w:rPr>
          <w:rFonts w:hint="eastAsia"/>
          <w:kern w:val="0"/>
          <w:sz w:val="24"/>
        </w:rPr>
        <w:t xml:space="preserve">nchor chain cable shall be jointed with Kenter type shackle at every 27.5 m length. </w:t>
      </w:r>
      <w:r>
        <w:rPr>
          <w:kern w:val="0"/>
          <w:sz w:val="24"/>
        </w:rPr>
        <w:t>A swivel piece shall be fitted at each extreme outboard end of the anchor chain cable</w:t>
      </w:r>
      <w:r>
        <w:rPr>
          <w:rFonts w:hint="eastAsia"/>
          <w:kern w:val="0"/>
          <w:sz w:val="24"/>
        </w:rPr>
        <w:t>.</w:t>
      </w:r>
    </w:p>
    <w:p w14:paraId="6A6025D9">
      <w:pPr>
        <w:autoSpaceDE w:val="0"/>
        <w:autoSpaceDN w:val="0"/>
        <w:adjustRightInd w:val="0"/>
        <w:ind w:left="963"/>
        <w:jc w:val="left"/>
        <w:rPr>
          <w:kern w:val="0"/>
          <w:sz w:val="24"/>
        </w:rPr>
      </w:pPr>
    </w:p>
    <w:p w14:paraId="0B182C55">
      <w:pPr>
        <w:autoSpaceDE w:val="0"/>
        <w:autoSpaceDN w:val="0"/>
        <w:adjustRightInd w:val="0"/>
        <w:ind w:left="963"/>
        <w:rPr>
          <w:kern w:val="0"/>
          <w:sz w:val="24"/>
        </w:rPr>
      </w:pPr>
      <w:r>
        <w:rPr>
          <w:kern w:val="0"/>
          <w:sz w:val="24"/>
        </w:rPr>
        <w:t>A</w:t>
      </w:r>
      <w:r>
        <w:rPr>
          <w:rFonts w:hint="eastAsia"/>
          <w:kern w:val="0"/>
          <w:sz w:val="24"/>
        </w:rPr>
        <w:t>nchor chain cable shall be marked with r</w:t>
      </w:r>
      <w:r>
        <w:rPr>
          <w:kern w:val="0"/>
          <w:sz w:val="24"/>
        </w:rPr>
        <w:t>ed paint at every Kent</w:t>
      </w:r>
      <w:r>
        <w:rPr>
          <w:rFonts w:hint="eastAsia"/>
          <w:kern w:val="0"/>
          <w:sz w:val="24"/>
        </w:rPr>
        <w:t>er</w:t>
      </w:r>
      <w:r>
        <w:rPr>
          <w:kern w:val="0"/>
          <w:sz w:val="24"/>
        </w:rPr>
        <w:t xml:space="preserve"> shackle and</w:t>
      </w:r>
      <w:r>
        <w:rPr>
          <w:rFonts w:hint="eastAsia"/>
          <w:kern w:val="0"/>
          <w:sz w:val="24"/>
        </w:rPr>
        <w:t xml:space="preserve"> </w:t>
      </w:r>
      <w:r>
        <w:rPr>
          <w:kern w:val="0"/>
          <w:sz w:val="24"/>
        </w:rPr>
        <w:t>white paint</w:t>
      </w:r>
      <w:r>
        <w:rPr>
          <w:rFonts w:hint="eastAsia"/>
          <w:kern w:val="0"/>
          <w:sz w:val="24"/>
        </w:rPr>
        <w:t xml:space="preserve"> at same number of common links as shot numbers and</w:t>
      </w:r>
      <w:r>
        <w:rPr>
          <w:kern w:val="0"/>
          <w:sz w:val="24"/>
        </w:rPr>
        <w:t xml:space="preserve"> stainless steel </w:t>
      </w:r>
      <w:r>
        <w:rPr>
          <w:rFonts w:hint="eastAsia"/>
          <w:kern w:val="0"/>
          <w:sz w:val="24"/>
        </w:rPr>
        <w:t xml:space="preserve">(SUS304) </w:t>
      </w:r>
      <w:r>
        <w:rPr>
          <w:kern w:val="0"/>
          <w:sz w:val="24"/>
        </w:rPr>
        <w:t>band</w:t>
      </w:r>
      <w:r>
        <w:rPr>
          <w:rFonts w:hint="eastAsia"/>
          <w:kern w:val="0"/>
          <w:sz w:val="24"/>
        </w:rPr>
        <w:t xml:space="preserve"> </w:t>
      </w:r>
      <w:r>
        <w:rPr>
          <w:kern w:val="0"/>
          <w:sz w:val="24"/>
        </w:rPr>
        <w:t xml:space="preserve">tape </w:t>
      </w:r>
      <w:r>
        <w:rPr>
          <w:rFonts w:hint="eastAsia"/>
          <w:kern w:val="0"/>
          <w:sz w:val="24"/>
        </w:rPr>
        <w:t>at each last common link.</w:t>
      </w:r>
    </w:p>
    <w:p w14:paraId="08DFE46D">
      <w:pPr>
        <w:autoSpaceDE w:val="0"/>
        <w:autoSpaceDN w:val="0"/>
        <w:adjustRightInd w:val="0"/>
        <w:spacing w:before="3"/>
        <w:jc w:val="left"/>
        <w:rPr>
          <w:kern w:val="0"/>
          <w:sz w:val="28"/>
          <w:szCs w:val="28"/>
        </w:rPr>
      </w:pPr>
    </w:p>
    <w:p w14:paraId="75EA29A8">
      <w:pPr>
        <w:autoSpaceDE w:val="0"/>
        <w:autoSpaceDN w:val="0"/>
        <w:adjustRightInd w:val="0"/>
        <w:ind w:left="963"/>
        <w:rPr>
          <w:kern w:val="0"/>
          <w:sz w:val="24"/>
        </w:rPr>
      </w:pPr>
      <w:r>
        <w:rPr>
          <w:rFonts w:hint="eastAsia"/>
          <w:kern w:val="0"/>
          <w:sz w:val="24"/>
        </w:rPr>
        <w:t xml:space="preserve">End link of chain cable shall be fastened to cable clench located outside each chain locker. These shall be </w:t>
      </w:r>
      <w:r>
        <w:rPr>
          <w:kern w:val="0"/>
          <w:sz w:val="24"/>
        </w:rPr>
        <w:t>release</w:t>
      </w:r>
      <w:r>
        <w:rPr>
          <w:rFonts w:hint="eastAsia"/>
          <w:kern w:val="0"/>
          <w:sz w:val="24"/>
        </w:rPr>
        <w:t xml:space="preserve">d manually from </w:t>
      </w:r>
      <w:r>
        <w:rPr>
          <w:kern w:val="0"/>
          <w:sz w:val="24"/>
        </w:rPr>
        <w:t>bo</w:t>
      </w:r>
      <w:r>
        <w:rPr>
          <w:rFonts w:hint="eastAsia"/>
          <w:kern w:val="0"/>
          <w:sz w:val="24"/>
        </w:rPr>
        <w:t xml:space="preserve">sun </w:t>
      </w:r>
      <w:r>
        <w:rPr>
          <w:kern w:val="0"/>
          <w:sz w:val="24"/>
        </w:rPr>
        <w:t>store</w:t>
      </w:r>
      <w:r>
        <w:rPr>
          <w:rFonts w:hint="eastAsia"/>
          <w:kern w:val="0"/>
          <w:sz w:val="24"/>
        </w:rPr>
        <w:t xml:space="preserve"> in an emergency</w:t>
      </w:r>
      <w:r>
        <w:rPr>
          <w:kern w:val="0"/>
          <w:sz w:val="24"/>
        </w:rPr>
        <w:t>.</w:t>
      </w:r>
    </w:p>
    <w:p w14:paraId="2F216B73">
      <w:pPr>
        <w:autoSpaceDE w:val="0"/>
        <w:autoSpaceDN w:val="0"/>
        <w:adjustRightInd w:val="0"/>
        <w:ind w:left="963"/>
        <w:rPr>
          <w:kern w:val="0"/>
          <w:sz w:val="24"/>
        </w:rPr>
      </w:pPr>
    </w:p>
    <w:p w14:paraId="546DB63E">
      <w:pPr>
        <w:autoSpaceDE w:val="0"/>
        <w:autoSpaceDN w:val="0"/>
        <w:adjustRightInd w:val="0"/>
        <w:ind w:left="963"/>
        <w:rPr>
          <w:b/>
          <w:i/>
          <w:kern w:val="0"/>
          <w:sz w:val="24"/>
        </w:rPr>
      </w:pPr>
      <w:r>
        <w:rPr>
          <w:kern w:val="0"/>
          <w:sz w:val="24"/>
        </w:rPr>
        <w:t>Accessories for anchor chain shall be supplied according to Maker’s standard in</w:t>
      </w:r>
      <w:r>
        <w:rPr>
          <w:rFonts w:hint="eastAsia"/>
          <w:kern w:val="0"/>
          <w:sz w:val="24"/>
        </w:rPr>
        <w:t xml:space="preserve"> </w:t>
      </w:r>
      <w:r>
        <w:rPr>
          <w:kern w:val="0"/>
          <w:sz w:val="24"/>
        </w:rPr>
        <w:t>compliance with Rules</w:t>
      </w:r>
      <w:r>
        <w:rPr>
          <w:rFonts w:hint="eastAsia"/>
          <w:kern w:val="0"/>
          <w:sz w:val="24"/>
        </w:rPr>
        <w:t xml:space="preserve"> </w:t>
      </w:r>
      <w:r>
        <w:rPr>
          <w:rFonts w:hint="eastAsia"/>
          <w:b/>
          <w:i/>
          <w:kern w:val="0"/>
          <w:sz w:val="24"/>
        </w:rPr>
        <w:t>and as below</w:t>
      </w:r>
    </w:p>
    <w:p w14:paraId="153CE0FB">
      <w:pPr>
        <w:autoSpaceDE w:val="0"/>
        <w:autoSpaceDN w:val="0"/>
        <w:adjustRightInd w:val="0"/>
        <w:ind w:left="963"/>
        <w:rPr>
          <w:b/>
          <w:i/>
          <w:kern w:val="0"/>
          <w:sz w:val="24"/>
        </w:rPr>
      </w:pPr>
      <w:r>
        <w:rPr>
          <w:b/>
          <w:i/>
          <w:kern w:val="0"/>
          <w:sz w:val="24"/>
        </w:rPr>
        <w:t>6 - Chain hook</w:t>
      </w:r>
    </w:p>
    <w:p w14:paraId="7E944F51">
      <w:pPr>
        <w:autoSpaceDE w:val="0"/>
        <w:autoSpaceDN w:val="0"/>
        <w:adjustRightInd w:val="0"/>
        <w:ind w:left="963"/>
        <w:rPr>
          <w:b/>
          <w:i/>
          <w:kern w:val="0"/>
          <w:sz w:val="24"/>
        </w:rPr>
      </w:pPr>
      <w:r>
        <w:rPr>
          <w:b/>
          <w:i/>
          <w:kern w:val="0"/>
          <w:sz w:val="24"/>
        </w:rPr>
        <w:t>2 – Pin punch</w:t>
      </w:r>
    </w:p>
    <w:p w14:paraId="6F22CA8A">
      <w:pPr>
        <w:autoSpaceDE w:val="0"/>
        <w:autoSpaceDN w:val="0"/>
        <w:adjustRightInd w:val="0"/>
        <w:ind w:left="963"/>
        <w:rPr>
          <w:b/>
          <w:i/>
          <w:kern w:val="0"/>
          <w:sz w:val="24"/>
        </w:rPr>
      </w:pPr>
      <w:r>
        <w:rPr>
          <w:b/>
          <w:i/>
          <w:kern w:val="0"/>
          <w:sz w:val="24"/>
        </w:rPr>
        <w:t>1 – Shackle punch</w:t>
      </w:r>
    </w:p>
    <w:p w14:paraId="33A6791B">
      <w:pPr>
        <w:autoSpaceDE w:val="0"/>
        <w:autoSpaceDN w:val="0"/>
        <w:adjustRightInd w:val="0"/>
        <w:ind w:left="963"/>
        <w:rPr>
          <w:b/>
          <w:i/>
          <w:kern w:val="0"/>
          <w:sz w:val="24"/>
        </w:rPr>
      </w:pPr>
      <w:r>
        <w:rPr>
          <w:b/>
          <w:i/>
          <w:kern w:val="0"/>
          <w:sz w:val="24"/>
        </w:rPr>
        <w:t>2 – Spare kenter shackle</w:t>
      </w:r>
    </w:p>
    <w:p w14:paraId="7C07FB8C">
      <w:pPr>
        <w:autoSpaceDE w:val="0"/>
        <w:autoSpaceDN w:val="0"/>
        <w:adjustRightInd w:val="0"/>
        <w:ind w:left="963"/>
        <w:rPr>
          <w:b/>
          <w:i/>
          <w:kern w:val="0"/>
          <w:sz w:val="24"/>
        </w:rPr>
      </w:pPr>
      <w:r>
        <w:rPr>
          <w:b/>
          <w:i/>
          <w:kern w:val="0"/>
          <w:sz w:val="24"/>
        </w:rPr>
        <w:t>1 – Spare end shackle</w:t>
      </w:r>
    </w:p>
    <w:p w14:paraId="0CF4E93F">
      <w:pPr>
        <w:autoSpaceDE w:val="0"/>
        <w:autoSpaceDN w:val="0"/>
        <w:adjustRightInd w:val="0"/>
        <w:ind w:left="963"/>
        <w:rPr>
          <w:b/>
          <w:i/>
          <w:kern w:val="0"/>
          <w:sz w:val="24"/>
        </w:rPr>
      </w:pPr>
      <w:r>
        <w:rPr>
          <w:b/>
          <w:i/>
          <w:kern w:val="0"/>
          <w:sz w:val="24"/>
        </w:rPr>
        <w:t>1 – Spare taper pin for anchor shackle</w:t>
      </w:r>
    </w:p>
    <w:p w14:paraId="044291BF">
      <w:pPr>
        <w:autoSpaceDE w:val="0"/>
        <w:autoSpaceDN w:val="0"/>
        <w:adjustRightInd w:val="0"/>
        <w:ind w:left="963"/>
        <w:rPr>
          <w:b/>
          <w:i/>
          <w:kern w:val="0"/>
          <w:sz w:val="24"/>
        </w:rPr>
      </w:pPr>
      <w:r>
        <w:rPr>
          <w:b/>
          <w:i/>
          <w:kern w:val="0"/>
          <w:sz w:val="24"/>
        </w:rPr>
        <w:t>3 – Spare taper pin for kenter shackle</w:t>
      </w:r>
    </w:p>
    <w:p w14:paraId="59C2CACB">
      <w:pPr>
        <w:autoSpaceDE w:val="0"/>
        <w:autoSpaceDN w:val="0"/>
        <w:adjustRightInd w:val="0"/>
        <w:ind w:left="963"/>
        <w:rPr>
          <w:b/>
          <w:i/>
          <w:kern w:val="0"/>
          <w:sz w:val="24"/>
        </w:rPr>
      </w:pPr>
      <w:r>
        <w:rPr>
          <w:b/>
          <w:i/>
          <w:kern w:val="0"/>
          <w:sz w:val="24"/>
        </w:rPr>
        <w:t>1 – Pin hammer</w:t>
      </w:r>
    </w:p>
    <w:p w14:paraId="63CBD0D0">
      <w:pPr>
        <w:autoSpaceDE w:val="0"/>
        <w:autoSpaceDN w:val="0"/>
        <w:adjustRightInd w:val="0"/>
        <w:ind w:left="963"/>
        <w:rPr>
          <w:b/>
          <w:i/>
          <w:kern w:val="0"/>
          <w:sz w:val="24"/>
        </w:rPr>
      </w:pPr>
      <w:r>
        <w:rPr>
          <w:b/>
          <w:i/>
          <w:kern w:val="0"/>
          <w:sz w:val="24"/>
        </w:rPr>
        <w:t>1 – Shackle hammer</w:t>
      </w:r>
    </w:p>
    <w:p w14:paraId="79C5C7B0">
      <w:pPr>
        <w:autoSpaceDE w:val="0"/>
        <w:autoSpaceDN w:val="0"/>
        <w:adjustRightInd w:val="0"/>
        <w:ind w:left="963"/>
        <w:rPr>
          <w:b/>
          <w:i/>
          <w:kern w:val="0"/>
          <w:sz w:val="24"/>
        </w:rPr>
      </w:pPr>
      <w:r>
        <w:rPr>
          <w:b/>
          <w:i/>
          <w:kern w:val="0"/>
          <w:sz w:val="24"/>
        </w:rPr>
        <w:t>1 – Disengaging tool for kenter shackle</w:t>
      </w:r>
    </w:p>
    <w:p w14:paraId="42B76F22">
      <w:pPr>
        <w:autoSpaceDE w:val="0"/>
        <w:autoSpaceDN w:val="0"/>
        <w:adjustRightInd w:val="0"/>
        <w:ind w:left="963"/>
        <w:rPr>
          <w:kern w:val="0"/>
          <w:sz w:val="24"/>
        </w:rPr>
      </w:pPr>
    </w:p>
    <w:p w14:paraId="4463B543">
      <w:pPr>
        <w:pStyle w:val="5"/>
        <w:spacing w:after="312"/>
        <w:ind w:left="42"/>
      </w:pPr>
      <w:r>
        <w:rPr>
          <w:rFonts w:hint="eastAsia"/>
        </w:rPr>
        <w:t>4.1.3</w:t>
      </w:r>
      <w:r>
        <w:t>.</w:t>
      </w:r>
      <w:r>
        <w:rPr>
          <w:rFonts w:hint="eastAsia"/>
        </w:rPr>
        <w:t>2</w:t>
      </w:r>
      <w:r>
        <w:tab/>
      </w:r>
      <w:r>
        <w:rPr>
          <w:rFonts w:hint="eastAsia"/>
        </w:rPr>
        <w:t>Chain Stopper</w:t>
      </w:r>
    </w:p>
    <w:p w14:paraId="3B6BB1F1">
      <w:pPr>
        <w:autoSpaceDE w:val="0"/>
        <w:autoSpaceDN w:val="0"/>
        <w:adjustRightInd w:val="0"/>
        <w:ind w:left="963"/>
        <w:rPr>
          <w:kern w:val="0"/>
          <w:sz w:val="24"/>
        </w:rPr>
      </w:pPr>
      <w:r>
        <w:rPr>
          <w:kern w:val="0"/>
          <w:sz w:val="24"/>
        </w:rPr>
        <w:t>O</w:t>
      </w:r>
      <w:r>
        <w:rPr>
          <w:rFonts w:hint="eastAsia"/>
          <w:kern w:val="0"/>
          <w:sz w:val="24"/>
        </w:rPr>
        <w:t>ne (1) set of roller type chain stopper shall be arranged between each hawse pipe and windlass.</w:t>
      </w:r>
    </w:p>
    <w:p w14:paraId="7D894968">
      <w:pPr>
        <w:autoSpaceDE w:val="0"/>
        <w:autoSpaceDN w:val="0"/>
        <w:adjustRightInd w:val="0"/>
        <w:ind w:left="963"/>
        <w:jc w:val="left"/>
        <w:rPr>
          <w:kern w:val="0"/>
          <w:sz w:val="24"/>
        </w:rPr>
      </w:pPr>
    </w:p>
    <w:p w14:paraId="5CF1F5DE">
      <w:pPr>
        <w:autoSpaceDE w:val="0"/>
        <w:autoSpaceDN w:val="0"/>
        <w:adjustRightInd w:val="0"/>
        <w:ind w:left="963"/>
        <w:jc w:val="left"/>
        <w:rPr>
          <w:kern w:val="0"/>
          <w:sz w:val="24"/>
        </w:rPr>
      </w:pPr>
      <w:r>
        <w:rPr>
          <w:kern w:val="0"/>
          <w:sz w:val="24"/>
        </w:rPr>
        <w:t>T</w:t>
      </w:r>
      <w:r>
        <w:rPr>
          <w:rFonts w:hint="eastAsia"/>
          <w:kern w:val="0"/>
          <w:sz w:val="24"/>
        </w:rPr>
        <w:t>he chain stopper shall be of welded steel frame construction with a cast steel roller and a bar type stopper.</w:t>
      </w:r>
    </w:p>
    <w:p w14:paraId="4808216D">
      <w:pPr>
        <w:autoSpaceDE w:val="0"/>
        <w:autoSpaceDN w:val="0"/>
        <w:adjustRightInd w:val="0"/>
        <w:ind w:left="963"/>
        <w:jc w:val="left"/>
        <w:rPr>
          <w:kern w:val="0"/>
          <w:sz w:val="24"/>
        </w:rPr>
      </w:pPr>
    </w:p>
    <w:p w14:paraId="50FC0ECD">
      <w:pPr>
        <w:autoSpaceDE w:val="0"/>
        <w:autoSpaceDN w:val="0"/>
        <w:adjustRightInd w:val="0"/>
        <w:ind w:left="963"/>
        <w:jc w:val="left"/>
        <w:rPr>
          <w:kern w:val="0"/>
          <w:sz w:val="24"/>
        </w:rPr>
      </w:pPr>
      <w:r>
        <w:rPr>
          <w:kern w:val="0"/>
          <w:sz w:val="24"/>
        </w:rPr>
        <w:t>N</w:t>
      </w:r>
      <w:r>
        <w:rPr>
          <w:rFonts w:hint="eastAsia"/>
          <w:kern w:val="0"/>
          <w:sz w:val="24"/>
        </w:rPr>
        <w:t>ecessary turnbuckle and steel wire rope shall be provided for fastening the anchor chain.</w:t>
      </w:r>
    </w:p>
    <w:p w14:paraId="576A9A1C">
      <w:pPr>
        <w:autoSpaceDE w:val="0"/>
        <w:autoSpaceDN w:val="0"/>
        <w:adjustRightInd w:val="0"/>
        <w:ind w:left="963"/>
        <w:jc w:val="left"/>
        <w:rPr>
          <w:kern w:val="0"/>
          <w:sz w:val="24"/>
        </w:rPr>
      </w:pPr>
    </w:p>
    <w:p w14:paraId="206F73C5">
      <w:pPr>
        <w:pStyle w:val="4"/>
        <w:spacing w:before="0" w:after="0"/>
        <w:rPr>
          <w:rFonts w:cs="Arial"/>
        </w:rPr>
      </w:pPr>
      <w:bookmarkStart w:id="166" w:name="_Toc50573802"/>
      <w:r>
        <w:rPr>
          <w:rFonts w:hint="eastAsia" w:cs="Arial"/>
        </w:rPr>
        <w:t>4.1.4</w:t>
      </w:r>
      <w:r>
        <w:rPr>
          <w:rFonts w:cs="Arial"/>
        </w:rPr>
        <w:tab/>
      </w:r>
      <w:r>
        <w:rPr>
          <w:rFonts w:cs="Arial"/>
        </w:rPr>
        <w:t>HAWSE PIPE AND CHAIN PIPE</w:t>
      </w:r>
      <w:bookmarkEnd w:id="166"/>
    </w:p>
    <w:p w14:paraId="43434E95">
      <w:pPr>
        <w:autoSpaceDE w:val="0"/>
        <w:autoSpaceDN w:val="0"/>
        <w:adjustRightInd w:val="0"/>
        <w:spacing w:before="2"/>
        <w:jc w:val="left"/>
        <w:rPr>
          <w:rFonts w:ascii="Arial" w:hAnsi="Arial" w:cs="Arial"/>
          <w:kern w:val="0"/>
          <w:sz w:val="24"/>
        </w:rPr>
      </w:pPr>
    </w:p>
    <w:p w14:paraId="1A4448D9">
      <w:pPr>
        <w:pStyle w:val="5"/>
        <w:spacing w:after="312"/>
        <w:ind w:left="42"/>
      </w:pPr>
      <w:r>
        <w:rPr>
          <w:rFonts w:hint="eastAsia"/>
        </w:rPr>
        <w:t>4.1.4</w:t>
      </w:r>
      <w:r>
        <w:t>.1</w:t>
      </w:r>
      <w:r>
        <w:tab/>
      </w:r>
      <w:r>
        <w:t>Hawse Pipe</w:t>
      </w:r>
    </w:p>
    <w:p w14:paraId="25FB82A4">
      <w:pPr>
        <w:autoSpaceDE w:val="0"/>
        <w:autoSpaceDN w:val="0"/>
        <w:adjustRightInd w:val="0"/>
        <w:ind w:left="963"/>
        <w:jc w:val="left"/>
        <w:rPr>
          <w:kern w:val="0"/>
          <w:sz w:val="24"/>
        </w:rPr>
      </w:pPr>
      <w:r>
        <w:rPr>
          <w:kern w:val="0"/>
          <w:sz w:val="24"/>
        </w:rPr>
        <w:t>Location: one(1) at each side of forecastle deck forward.</w:t>
      </w:r>
    </w:p>
    <w:p w14:paraId="526C34EB">
      <w:pPr>
        <w:autoSpaceDE w:val="0"/>
        <w:autoSpaceDN w:val="0"/>
        <w:adjustRightInd w:val="0"/>
        <w:ind w:left="963"/>
        <w:jc w:val="left"/>
        <w:rPr>
          <w:kern w:val="0"/>
          <w:sz w:val="24"/>
        </w:rPr>
      </w:pPr>
    </w:p>
    <w:tbl>
      <w:tblPr>
        <w:tblStyle w:val="40"/>
        <w:tblW w:w="0" w:type="auto"/>
        <w:tblInd w:w="963" w:type="dxa"/>
        <w:tblLayout w:type="fixed"/>
        <w:tblCellMar>
          <w:top w:w="0" w:type="dxa"/>
          <w:left w:w="0" w:type="dxa"/>
          <w:bottom w:w="0" w:type="dxa"/>
          <w:right w:w="0" w:type="dxa"/>
        </w:tblCellMar>
      </w:tblPr>
      <w:tblGrid>
        <w:gridCol w:w="1363"/>
        <w:gridCol w:w="2210"/>
        <w:gridCol w:w="4089"/>
      </w:tblGrid>
      <w:tr w14:paraId="17A1AE2B">
        <w:tblPrEx>
          <w:tblCellMar>
            <w:top w:w="0" w:type="dxa"/>
            <w:left w:w="0" w:type="dxa"/>
            <w:bottom w:w="0" w:type="dxa"/>
            <w:right w:w="0" w:type="dxa"/>
          </w:tblCellMar>
        </w:tblPrEx>
        <w:trPr>
          <w:trHeight w:val="340" w:hRule="atLeast"/>
        </w:trPr>
        <w:tc>
          <w:tcPr>
            <w:tcW w:w="1363" w:type="dxa"/>
            <w:tcBorders>
              <w:top w:val="nil"/>
              <w:left w:val="nil"/>
              <w:bottom w:val="nil"/>
              <w:right w:val="nil"/>
            </w:tcBorders>
          </w:tcPr>
          <w:p w14:paraId="791443BB">
            <w:pPr>
              <w:autoSpaceDE w:val="0"/>
              <w:autoSpaceDN w:val="0"/>
              <w:adjustRightInd w:val="0"/>
              <w:jc w:val="left"/>
              <w:rPr>
                <w:kern w:val="0"/>
                <w:sz w:val="24"/>
              </w:rPr>
            </w:pPr>
            <w:r>
              <w:rPr>
                <w:kern w:val="0"/>
                <w:sz w:val="24"/>
              </w:rPr>
              <w:t>Material:</w:t>
            </w:r>
          </w:p>
        </w:tc>
        <w:tc>
          <w:tcPr>
            <w:tcW w:w="2210" w:type="dxa"/>
            <w:tcBorders>
              <w:top w:val="nil"/>
              <w:left w:val="nil"/>
              <w:bottom w:val="nil"/>
              <w:right w:val="nil"/>
            </w:tcBorders>
          </w:tcPr>
          <w:p w14:paraId="374DA9CD">
            <w:pPr>
              <w:autoSpaceDE w:val="0"/>
              <w:autoSpaceDN w:val="0"/>
              <w:adjustRightInd w:val="0"/>
              <w:ind w:left="481"/>
              <w:jc w:val="left"/>
              <w:rPr>
                <w:kern w:val="0"/>
                <w:sz w:val="24"/>
              </w:rPr>
            </w:pPr>
            <w:r>
              <w:rPr>
                <w:rFonts w:hint="eastAsia"/>
                <w:kern w:val="0"/>
                <w:sz w:val="24"/>
              </w:rPr>
              <w:t>P</w:t>
            </w:r>
            <w:r>
              <w:rPr>
                <w:kern w:val="0"/>
                <w:sz w:val="24"/>
              </w:rPr>
              <w:t>ipe</w:t>
            </w:r>
          </w:p>
        </w:tc>
        <w:tc>
          <w:tcPr>
            <w:tcW w:w="4089" w:type="dxa"/>
            <w:tcBorders>
              <w:top w:val="nil"/>
              <w:left w:val="nil"/>
              <w:bottom w:val="nil"/>
              <w:right w:val="nil"/>
            </w:tcBorders>
          </w:tcPr>
          <w:p w14:paraId="18824238">
            <w:pPr>
              <w:autoSpaceDE w:val="0"/>
              <w:autoSpaceDN w:val="0"/>
              <w:adjustRightInd w:val="0"/>
              <w:ind w:left="374"/>
              <w:jc w:val="left"/>
              <w:rPr>
                <w:kern w:val="0"/>
                <w:sz w:val="24"/>
              </w:rPr>
            </w:pPr>
            <w:r>
              <w:rPr>
                <w:rFonts w:hint="eastAsia"/>
                <w:kern w:val="0"/>
                <w:sz w:val="24"/>
              </w:rPr>
              <w:t>W</w:t>
            </w:r>
            <w:r>
              <w:rPr>
                <w:kern w:val="0"/>
                <w:sz w:val="24"/>
              </w:rPr>
              <w:t>elded steel plate</w:t>
            </w:r>
          </w:p>
        </w:tc>
      </w:tr>
      <w:tr w14:paraId="5B7E89EA">
        <w:tblPrEx>
          <w:tblCellMar>
            <w:top w:w="0" w:type="dxa"/>
            <w:left w:w="0" w:type="dxa"/>
            <w:bottom w:w="0" w:type="dxa"/>
            <w:right w:w="0" w:type="dxa"/>
          </w:tblCellMar>
        </w:tblPrEx>
        <w:trPr>
          <w:trHeight w:val="340" w:hRule="atLeast"/>
        </w:trPr>
        <w:tc>
          <w:tcPr>
            <w:tcW w:w="1363" w:type="dxa"/>
            <w:tcBorders>
              <w:top w:val="nil"/>
              <w:left w:val="nil"/>
              <w:bottom w:val="nil"/>
              <w:right w:val="nil"/>
            </w:tcBorders>
          </w:tcPr>
          <w:p w14:paraId="0717224F">
            <w:pPr>
              <w:autoSpaceDE w:val="0"/>
              <w:autoSpaceDN w:val="0"/>
              <w:adjustRightInd w:val="0"/>
              <w:jc w:val="left"/>
              <w:rPr>
                <w:kern w:val="0"/>
                <w:sz w:val="24"/>
              </w:rPr>
            </w:pPr>
          </w:p>
        </w:tc>
        <w:tc>
          <w:tcPr>
            <w:tcW w:w="2210" w:type="dxa"/>
            <w:tcBorders>
              <w:top w:val="nil"/>
              <w:left w:val="nil"/>
              <w:bottom w:val="nil"/>
              <w:right w:val="nil"/>
            </w:tcBorders>
          </w:tcPr>
          <w:p w14:paraId="37C0A40E">
            <w:pPr>
              <w:autoSpaceDE w:val="0"/>
              <w:autoSpaceDN w:val="0"/>
              <w:adjustRightInd w:val="0"/>
              <w:ind w:firstLine="480" w:firstLineChars="200"/>
              <w:jc w:val="left"/>
              <w:rPr>
                <w:kern w:val="0"/>
                <w:sz w:val="24"/>
              </w:rPr>
            </w:pPr>
            <w:r>
              <w:rPr>
                <w:rFonts w:eastAsia="Times New Roman"/>
                <w:sz w:val="24"/>
              </w:rPr>
              <w:t>Bell</w:t>
            </w:r>
            <w:r>
              <w:rPr>
                <w:rFonts w:hint="eastAsia"/>
                <w:sz w:val="24"/>
              </w:rPr>
              <w:t xml:space="preserve"> </w:t>
            </w:r>
            <w:r>
              <w:rPr>
                <w:rFonts w:eastAsia="Times New Roman"/>
                <w:spacing w:val="-2"/>
                <w:sz w:val="24"/>
              </w:rPr>
              <w:t>m</w:t>
            </w:r>
            <w:r>
              <w:rPr>
                <w:rFonts w:eastAsia="Times New Roman"/>
                <w:sz w:val="24"/>
              </w:rPr>
              <w:t>outh</w:t>
            </w:r>
            <w:r>
              <w:rPr>
                <w:rFonts w:hint="eastAsia"/>
                <w:sz w:val="24"/>
              </w:rPr>
              <w:t xml:space="preserve">  </w:t>
            </w:r>
          </w:p>
        </w:tc>
        <w:tc>
          <w:tcPr>
            <w:tcW w:w="4089" w:type="dxa"/>
            <w:tcBorders>
              <w:top w:val="nil"/>
              <w:left w:val="nil"/>
              <w:bottom w:val="nil"/>
              <w:right w:val="nil"/>
            </w:tcBorders>
          </w:tcPr>
          <w:p w14:paraId="757A5BA7">
            <w:pPr>
              <w:autoSpaceDE w:val="0"/>
              <w:autoSpaceDN w:val="0"/>
              <w:adjustRightInd w:val="0"/>
              <w:ind w:firstLine="238" w:firstLineChars="100"/>
              <w:jc w:val="left"/>
              <w:rPr>
                <w:kern w:val="0"/>
                <w:sz w:val="24"/>
              </w:rPr>
            </w:pPr>
            <w:r>
              <w:rPr>
                <w:rFonts w:eastAsia="Times New Roman"/>
                <w:spacing w:val="-1"/>
                <w:sz w:val="24"/>
              </w:rPr>
              <w:t>W</w:t>
            </w:r>
            <w:r>
              <w:rPr>
                <w:rFonts w:eastAsia="Times New Roman"/>
                <w:sz w:val="24"/>
              </w:rPr>
              <w:t>elded s</w:t>
            </w:r>
            <w:r>
              <w:rPr>
                <w:rFonts w:eastAsia="Times New Roman"/>
                <w:spacing w:val="1"/>
                <w:sz w:val="24"/>
              </w:rPr>
              <w:t>t</w:t>
            </w:r>
            <w:r>
              <w:rPr>
                <w:rFonts w:eastAsia="Times New Roman"/>
                <w:sz w:val="24"/>
              </w:rPr>
              <w:t>eel plate and cast</w:t>
            </w:r>
            <w:r>
              <w:rPr>
                <w:rFonts w:hint="eastAsia"/>
                <w:sz w:val="24"/>
              </w:rPr>
              <w:t xml:space="preserve"> </w:t>
            </w:r>
            <w:r>
              <w:rPr>
                <w:rFonts w:eastAsia="Times New Roman"/>
                <w:sz w:val="24"/>
              </w:rPr>
              <w:t>steel</w:t>
            </w:r>
          </w:p>
        </w:tc>
      </w:tr>
    </w:tbl>
    <w:p w14:paraId="5192C7C1">
      <w:pPr>
        <w:autoSpaceDE w:val="0"/>
        <w:autoSpaceDN w:val="0"/>
        <w:adjustRightInd w:val="0"/>
        <w:ind w:left="963"/>
        <w:rPr>
          <w:kern w:val="0"/>
          <w:sz w:val="24"/>
        </w:rPr>
      </w:pPr>
    </w:p>
    <w:p w14:paraId="3C72AA79">
      <w:pPr>
        <w:autoSpaceDE w:val="0"/>
        <w:autoSpaceDN w:val="0"/>
        <w:adjustRightInd w:val="0"/>
        <w:ind w:left="963"/>
        <w:rPr>
          <w:kern w:val="0"/>
          <w:sz w:val="24"/>
        </w:rPr>
      </w:pPr>
      <w:r>
        <w:rPr>
          <w:kern w:val="0"/>
          <w:sz w:val="24"/>
        </w:rPr>
        <w:t xml:space="preserve">Deck flange </w:t>
      </w:r>
      <w:r>
        <w:rPr>
          <w:rFonts w:hint="eastAsia"/>
          <w:kern w:val="0"/>
          <w:sz w:val="24"/>
        </w:rPr>
        <w:t>shall</w:t>
      </w:r>
      <w:r>
        <w:rPr>
          <w:kern w:val="0"/>
          <w:sz w:val="24"/>
        </w:rPr>
        <w:t xml:space="preserve"> be fitted at the deck openings of the hawse pipes to allow satisfactory</w:t>
      </w:r>
      <w:r>
        <w:rPr>
          <w:rFonts w:hint="eastAsia"/>
          <w:kern w:val="0"/>
          <w:sz w:val="24"/>
        </w:rPr>
        <w:t xml:space="preserve"> </w:t>
      </w:r>
      <w:r>
        <w:rPr>
          <w:kern w:val="0"/>
          <w:sz w:val="24"/>
        </w:rPr>
        <w:t>housing of the chain cable and easy lead</w:t>
      </w:r>
      <w:r>
        <w:rPr>
          <w:rFonts w:hint="eastAsia"/>
          <w:kern w:val="0"/>
          <w:sz w:val="24"/>
        </w:rPr>
        <w:t>ing</w:t>
      </w:r>
      <w:r>
        <w:rPr>
          <w:kern w:val="0"/>
          <w:sz w:val="24"/>
        </w:rPr>
        <w:t xml:space="preserve"> to the gypsy wheel. Attention </w:t>
      </w:r>
      <w:r>
        <w:rPr>
          <w:rFonts w:hint="eastAsia"/>
          <w:kern w:val="0"/>
          <w:sz w:val="24"/>
        </w:rPr>
        <w:t>shall</w:t>
      </w:r>
      <w:r>
        <w:rPr>
          <w:kern w:val="0"/>
          <w:sz w:val="24"/>
        </w:rPr>
        <w:t xml:space="preserve"> be paid to the anchoring arrangement to obtain good clutch of the chain cables round the cable holders. Fixed guard rails shall be fitted around the deck flanges.</w:t>
      </w:r>
    </w:p>
    <w:p w14:paraId="39A6C00F">
      <w:pPr>
        <w:autoSpaceDE w:val="0"/>
        <w:autoSpaceDN w:val="0"/>
        <w:adjustRightInd w:val="0"/>
        <w:spacing w:before="20"/>
        <w:jc w:val="left"/>
        <w:rPr>
          <w:kern w:val="0"/>
          <w:sz w:val="26"/>
          <w:szCs w:val="26"/>
        </w:rPr>
      </w:pPr>
    </w:p>
    <w:p w14:paraId="4E5C2E30">
      <w:pPr>
        <w:spacing w:before="29"/>
        <w:ind w:left="958" w:leftChars="456" w:right="114"/>
        <w:rPr>
          <w:rFonts w:eastAsia="Times New Roman"/>
          <w:b/>
          <w:i/>
          <w:sz w:val="24"/>
        </w:rPr>
      </w:pPr>
      <w:r>
        <w:rPr>
          <w:rFonts w:eastAsia="Times New Roman"/>
          <w:sz w:val="24"/>
        </w:rPr>
        <w:t>The</w:t>
      </w:r>
      <w:r>
        <w:rPr>
          <w:rFonts w:hint="eastAsia"/>
          <w:sz w:val="24"/>
        </w:rPr>
        <w:t xml:space="preserve"> </w:t>
      </w:r>
      <w:r>
        <w:rPr>
          <w:rFonts w:eastAsia="Times New Roman"/>
          <w:sz w:val="24"/>
        </w:rPr>
        <w:t>bell</w:t>
      </w:r>
      <w:r>
        <w:rPr>
          <w:rFonts w:hint="eastAsia"/>
          <w:sz w:val="24"/>
        </w:rPr>
        <w:t xml:space="preserve"> </w:t>
      </w:r>
      <w:r>
        <w:rPr>
          <w:rFonts w:eastAsia="Times New Roman"/>
          <w:spacing w:val="-2"/>
          <w:sz w:val="24"/>
        </w:rPr>
        <w:t>m</w:t>
      </w:r>
      <w:r>
        <w:rPr>
          <w:rFonts w:eastAsia="Times New Roman"/>
          <w:spacing w:val="1"/>
          <w:sz w:val="24"/>
        </w:rPr>
        <w:t>o</w:t>
      </w:r>
      <w:r>
        <w:rPr>
          <w:rFonts w:eastAsia="Times New Roman"/>
          <w:sz w:val="24"/>
        </w:rPr>
        <w:t>uth</w:t>
      </w:r>
      <w:r>
        <w:rPr>
          <w:rFonts w:hint="eastAsia"/>
          <w:sz w:val="24"/>
        </w:rPr>
        <w:t xml:space="preserve"> </w:t>
      </w:r>
      <w:r>
        <w:rPr>
          <w:rFonts w:eastAsia="Times New Roman"/>
          <w:sz w:val="24"/>
        </w:rPr>
        <w:t>s</w:t>
      </w:r>
      <w:r>
        <w:rPr>
          <w:rFonts w:eastAsia="Times New Roman"/>
          <w:spacing w:val="2"/>
          <w:sz w:val="24"/>
        </w:rPr>
        <w:t>h</w:t>
      </w:r>
      <w:r>
        <w:rPr>
          <w:rFonts w:eastAsia="Times New Roman"/>
          <w:spacing w:val="-1"/>
          <w:sz w:val="24"/>
        </w:rPr>
        <w:t>a</w:t>
      </w:r>
      <w:r>
        <w:rPr>
          <w:rFonts w:eastAsia="Times New Roman"/>
          <w:sz w:val="24"/>
        </w:rPr>
        <w:t>ll</w:t>
      </w:r>
      <w:r>
        <w:rPr>
          <w:rFonts w:hint="eastAsia"/>
          <w:sz w:val="24"/>
        </w:rPr>
        <w:t xml:space="preserve"> </w:t>
      </w:r>
      <w:r>
        <w:rPr>
          <w:rFonts w:eastAsia="Times New Roman"/>
          <w:sz w:val="24"/>
        </w:rPr>
        <w:t>e</w:t>
      </w:r>
      <w:r>
        <w:rPr>
          <w:rFonts w:eastAsia="Times New Roman"/>
          <w:spacing w:val="-1"/>
          <w:sz w:val="24"/>
        </w:rPr>
        <w:t>x</w:t>
      </w:r>
      <w:r>
        <w:rPr>
          <w:rFonts w:eastAsia="Times New Roman"/>
          <w:sz w:val="24"/>
        </w:rPr>
        <w:t>tent</w:t>
      </w:r>
      <w:r>
        <w:rPr>
          <w:rFonts w:hint="eastAsia"/>
          <w:sz w:val="24"/>
        </w:rPr>
        <w:t xml:space="preserve"> </w:t>
      </w:r>
      <w:r>
        <w:rPr>
          <w:rFonts w:eastAsia="Times New Roman"/>
          <w:sz w:val="24"/>
        </w:rPr>
        <w:t>to</w:t>
      </w:r>
      <w:r>
        <w:rPr>
          <w:rFonts w:hint="eastAsia"/>
          <w:sz w:val="24"/>
        </w:rPr>
        <w:t xml:space="preserve"> </w:t>
      </w:r>
      <w:r>
        <w:rPr>
          <w:rFonts w:eastAsia="Times New Roman"/>
          <w:sz w:val="24"/>
        </w:rPr>
        <w:t>o</w:t>
      </w:r>
      <w:r>
        <w:rPr>
          <w:rFonts w:eastAsia="Times New Roman"/>
          <w:spacing w:val="-1"/>
          <w:sz w:val="24"/>
        </w:rPr>
        <w:t>u</w:t>
      </w:r>
      <w:r>
        <w:rPr>
          <w:rFonts w:eastAsia="Times New Roman"/>
          <w:sz w:val="24"/>
        </w:rPr>
        <w:t>tside</w:t>
      </w:r>
      <w:r>
        <w:rPr>
          <w:rFonts w:hint="eastAsia"/>
          <w:sz w:val="24"/>
        </w:rPr>
        <w:t xml:space="preserve"> </w:t>
      </w:r>
      <w:r>
        <w:rPr>
          <w:rFonts w:eastAsia="Times New Roman"/>
          <w:sz w:val="24"/>
        </w:rPr>
        <w:t>to</w:t>
      </w:r>
      <w:r>
        <w:rPr>
          <w:rFonts w:hint="eastAsia"/>
          <w:sz w:val="24"/>
        </w:rPr>
        <w:t xml:space="preserve"> </w:t>
      </w:r>
      <w:r>
        <w:rPr>
          <w:rFonts w:eastAsia="Times New Roman"/>
          <w:sz w:val="24"/>
        </w:rPr>
        <w:t>ensu</w:t>
      </w:r>
      <w:r>
        <w:rPr>
          <w:rFonts w:eastAsia="Times New Roman"/>
          <w:spacing w:val="1"/>
          <w:sz w:val="24"/>
        </w:rPr>
        <w:t>r</w:t>
      </w:r>
      <w:r>
        <w:rPr>
          <w:rFonts w:eastAsia="Times New Roman"/>
          <w:sz w:val="24"/>
        </w:rPr>
        <w:t>e</w:t>
      </w:r>
      <w:r>
        <w:rPr>
          <w:rFonts w:hint="eastAsia"/>
          <w:sz w:val="24"/>
        </w:rPr>
        <w:t xml:space="preserve"> </w:t>
      </w:r>
      <w:r>
        <w:rPr>
          <w:rFonts w:eastAsia="Times New Roman"/>
          <w:sz w:val="24"/>
        </w:rPr>
        <w:t>the</w:t>
      </w:r>
      <w:r>
        <w:rPr>
          <w:rFonts w:hint="eastAsia"/>
          <w:sz w:val="24"/>
        </w:rPr>
        <w:t xml:space="preserve"> </w:t>
      </w:r>
      <w:r>
        <w:rPr>
          <w:rFonts w:eastAsia="Times New Roman"/>
          <w:sz w:val="24"/>
        </w:rPr>
        <w:t>cleara</w:t>
      </w:r>
      <w:r>
        <w:rPr>
          <w:rFonts w:eastAsia="Times New Roman"/>
          <w:spacing w:val="-1"/>
          <w:sz w:val="24"/>
        </w:rPr>
        <w:t>n</w:t>
      </w:r>
      <w:r>
        <w:rPr>
          <w:rFonts w:eastAsia="Times New Roman"/>
          <w:sz w:val="24"/>
        </w:rPr>
        <w:t>ce</w:t>
      </w:r>
      <w:r>
        <w:rPr>
          <w:rFonts w:hint="eastAsia"/>
          <w:sz w:val="24"/>
        </w:rPr>
        <w:t xml:space="preserve"> </w:t>
      </w:r>
      <w:r>
        <w:rPr>
          <w:rFonts w:eastAsia="Times New Roman"/>
          <w:sz w:val="24"/>
        </w:rPr>
        <w:t>of</w:t>
      </w:r>
      <w:r>
        <w:rPr>
          <w:rFonts w:hint="eastAsia"/>
          <w:sz w:val="24"/>
        </w:rPr>
        <w:t xml:space="preserve"> </w:t>
      </w:r>
      <w:r>
        <w:rPr>
          <w:rFonts w:eastAsia="Times New Roman"/>
          <w:spacing w:val="-2"/>
          <w:sz w:val="24"/>
        </w:rPr>
        <w:t>m</w:t>
      </w:r>
      <w:r>
        <w:rPr>
          <w:rFonts w:eastAsia="Times New Roman"/>
          <w:sz w:val="24"/>
        </w:rPr>
        <w:t>in.</w:t>
      </w:r>
      <w:r>
        <w:rPr>
          <w:rFonts w:hint="eastAsia"/>
          <w:sz w:val="24"/>
        </w:rPr>
        <w:t xml:space="preserve"> </w:t>
      </w:r>
      <w:r>
        <w:rPr>
          <w:rFonts w:eastAsia="Times New Roman"/>
          <w:sz w:val="24"/>
        </w:rPr>
        <w:t>30</w:t>
      </w:r>
      <w:r>
        <w:rPr>
          <w:rFonts w:eastAsia="Times New Roman"/>
          <w:spacing w:val="1"/>
          <w:sz w:val="24"/>
        </w:rPr>
        <w:t>0</w:t>
      </w:r>
      <w:r>
        <w:rPr>
          <w:rFonts w:hint="eastAsia"/>
          <w:spacing w:val="1"/>
          <w:sz w:val="24"/>
        </w:rPr>
        <w:t xml:space="preserve"> </w:t>
      </w:r>
      <w:r>
        <w:rPr>
          <w:rFonts w:eastAsia="Times New Roman"/>
          <w:sz w:val="24"/>
        </w:rPr>
        <w:t>mm between anchor</w:t>
      </w:r>
      <w:r>
        <w:rPr>
          <w:rFonts w:hint="eastAsia"/>
          <w:sz w:val="24"/>
        </w:rPr>
        <w:t xml:space="preserve"> </w:t>
      </w:r>
      <w:r>
        <w:rPr>
          <w:rFonts w:eastAsia="Times New Roman"/>
          <w:sz w:val="24"/>
        </w:rPr>
        <w:t xml:space="preserve">and </w:t>
      </w:r>
      <w:r>
        <w:rPr>
          <w:rFonts w:eastAsia="Times New Roman"/>
          <w:spacing w:val="-1"/>
          <w:sz w:val="24"/>
        </w:rPr>
        <w:t>s</w:t>
      </w:r>
      <w:r>
        <w:rPr>
          <w:rFonts w:eastAsia="Times New Roman"/>
          <w:sz w:val="24"/>
        </w:rPr>
        <w:t>ide shell un</w:t>
      </w:r>
      <w:r>
        <w:rPr>
          <w:rFonts w:eastAsia="Times New Roman"/>
          <w:spacing w:val="-1"/>
          <w:sz w:val="24"/>
        </w:rPr>
        <w:t>d</w:t>
      </w:r>
      <w:r>
        <w:rPr>
          <w:rFonts w:eastAsia="Times New Roman"/>
          <w:sz w:val="24"/>
        </w:rPr>
        <w:t>er ship u</w:t>
      </w:r>
      <w:r>
        <w:rPr>
          <w:rFonts w:eastAsia="Times New Roman"/>
          <w:spacing w:val="-1"/>
          <w:sz w:val="24"/>
        </w:rPr>
        <w:t>p</w:t>
      </w:r>
      <w:r>
        <w:rPr>
          <w:rFonts w:eastAsia="Times New Roman"/>
          <w:sz w:val="24"/>
        </w:rPr>
        <w:t>r</w:t>
      </w:r>
      <w:r>
        <w:rPr>
          <w:rFonts w:eastAsia="Times New Roman"/>
          <w:spacing w:val="1"/>
          <w:sz w:val="24"/>
        </w:rPr>
        <w:t>i</w:t>
      </w:r>
      <w:r>
        <w:rPr>
          <w:rFonts w:eastAsia="Times New Roman"/>
          <w:spacing w:val="-1"/>
          <w:sz w:val="24"/>
        </w:rPr>
        <w:t>g</w:t>
      </w:r>
      <w:r>
        <w:rPr>
          <w:rFonts w:eastAsia="Times New Roman"/>
          <w:sz w:val="24"/>
        </w:rPr>
        <w:t>ht condition</w:t>
      </w:r>
      <w:r>
        <w:rPr>
          <w:rFonts w:hint="eastAsia"/>
          <w:sz w:val="24"/>
        </w:rPr>
        <w:t xml:space="preserve"> </w:t>
      </w:r>
      <w:r>
        <w:rPr>
          <w:rFonts w:eastAsia="Times New Roman"/>
          <w:sz w:val="24"/>
        </w:rPr>
        <w:t>on even keel.</w:t>
      </w:r>
      <w:r>
        <w:t xml:space="preserve"> </w:t>
      </w:r>
      <w:r>
        <w:rPr>
          <w:rFonts w:eastAsia="Times New Roman"/>
          <w:b/>
          <w:i/>
          <w:sz w:val="24"/>
        </w:rPr>
        <w:t>Anchor when stowed in the bell mouth should have 3 point contact.</w:t>
      </w:r>
    </w:p>
    <w:p w14:paraId="7213E7BE">
      <w:pPr>
        <w:autoSpaceDE w:val="0"/>
        <w:autoSpaceDN w:val="0"/>
        <w:adjustRightInd w:val="0"/>
        <w:spacing w:before="20"/>
        <w:rPr>
          <w:kern w:val="0"/>
          <w:sz w:val="26"/>
          <w:szCs w:val="26"/>
        </w:rPr>
      </w:pPr>
    </w:p>
    <w:p w14:paraId="34AC5391">
      <w:pPr>
        <w:autoSpaceDE w:val="0"/>
        <w:autoSpaceDN w:val="0"/>
        <w:adjustRightInd w:val="0"/>
        <w:ind w:left="963"/>
        <w:rPr>
          <w:kern w:val="0"/>
          <w:sz w:val="24"/>
        </w:rPr>
      </w:pPr>
      <w:r>
        <w:rPr>
          <w:kern w:val="0"/>
          <w:sz w:val="24"/>
        </w:rPr>
        <w:t>Galvanized</w:t>
      </w:r>
      <w:r>
        <w:rPr>
          <w:rFonts w:hint="eastAsia"/>
          <w:kern w:val="0"/>
          <w:sz w:val="24"/>
        </w:rPr>
        <w:t xml:space="preserve"> steel</w:t>
      </w:r>
      <w:r>
        <w:rPr>
          <w:kern w:val="0"/>
          <w:sz w:val="24"/>
        </w:rPr>
        <w:t xml:space="preserve"> cover plate </w:t>
      </w:r>
      <w:r>
        <w:rPr>
          <w:rFonts w:hint="eastAsia"/>
          <w:kern w:val="0"/>
          <w:sz w:val="24"/>
        </w:rPr>
        <w:t>shall</w:t>
      </w:r>
      <w:r>
        <w:rPr>
          <w:kern w:val="0"/>
          <w:sz w:val="24"/>
        </w:rPr>
        <w:t xml:space="preserve"> be provided for hawse pipe opening on forecastle deck, and fixed with stainless steel stud-bolt and pin. </w:t>
      </w:r>
      <w:r>
        <w:rPr>
          <w:rFonts w:hint="eastAsia"/>
          <w:kern w:val="0"/>
          <w:sz w:val="24"/>
        </w:rPr>
        <w:t xml:space="preserve">Three </w:t>
      </w:r>
      <w:r>
        <w:rPr>
          <w:kern w:val="0"/>
          <w:sz w:val="24"/>
        </w:rPr>
        <w:t>(</w:t>
      </w:r>
      <w:r>
        <w:rPr>
          <w:rFonts w:hint="eastAsia"/>
          <w:kern w:val="0"/>
          <w:sz w:val="24"/>
        </w:rPr>
        <w:t>3</w:t>
      </w:r>
      <w:r>
        <w:rPr>
          <w:kern w:val="0"/>
          <w:sz w:val="24"/>
        </w:rPr>
        <w:t xml:space="preserve">) nozzles </w:t>
      </w:r>
      <w:r>
        <w:rPr>
          <w:rFonts w:hint="eastAsia"/>
          <w:kern w:val="0"/>
          <w:sz w:val="24"/>
        </w:rPr>
        <w:t>shall</w:t>
      </w:r>
      <w:r>
        <w:rPr>
          <w:kern w:val="0"/>
          <w:sz w:val="24"/>
        </w:rPr>
        <w:t xml:space="preserve"> be provided in hawse pipes for </w:t>
      </w:r>
      <w:r>
        <w:rPr>
          <w:rFonts w:hint="eastAsia"/>
          <w:kern w:val="0"/>
          <w:sz w:val="24"/>
        </w:rPr>
        <w:t>cable</w:t>
      </w:r>
      <w:r>
        <w:rPr>
          <w:kern w:val="0"/>
          <w:sz w:val="24"/>
        </w:rPr>
        <w:t xml:space="preserve"> chain.</w:t>
      </w:r>
    </w:p>
    <w:p w14:paraId="5C70D82D">
      <w:pPr>
        <w:autoSpaceDE w:val="0"/>
        <w:autoSpaceDN w:val="0"/>
        <w:adjustRightInd w:val="0"/>
        <w:spacing w:before="20"/>
        <w:rPr>
          <w:kern w:val="0"/>
          <w:sz w:val="26"/>
          <w:szCs w:val="26"/>
        </w:rPr>
      </w:pPr>
    </w:p>
    <w:p w14:paraId="4E06DBD7">
      <w:pPr>
        <w:autoSpaceDE w:val="0"/>
        <w:autoSpaceDN w:val="0"/>
        <w:adjustRightInd w:val="0"/>
        <w:ind w:left="963"/>
        <w:rPr>
          <w:kern w:val="0"/>
          <w:sz w:val="24"/>
        </w:rPr>
      </w:pPr>
      <w:r>
        <w:rPr>
          <w:kern w:val="0"/>
          <w:sz w:val="24"/>
        </w:rPr>
        <w:t>Watching platform and protection handrail shall be arranged on the forecastle bulwark</w:t>
      </w:r>
      <w:r>
        <w:rPr>
          <w:rFonts w:hint="eastAsia"/>
          <w:kern w:val="0"/>
          <w:sz w:val="24"/>
        </w:rPr>
        <w:t xml:space="preserve"> </w:t>
      </w:r>
      <w:r>
        <w:rPr>
          <w:kern w:val="0"/>
          <w:sz w:val="24"/>
        </w:rPr>
        <w:t>in suitable place</w:t>
      </w:r>
      <w:r>
        <w:rPr>
          <w:rFonts w:hint="eastAsia"/>
          <w:kern w:val="0"/>
          <w:sz w:val="24"/>
        </w:rPr>
        <w:t xml:space="preserve"> </w:t>
      </w:r>
      <w:r>
        <w:rPr>
          <w:b/>
          <w:i/>
          <w:kern w:val="0"/>
          <w:sz w:val="24"/>
        </w:rPr>
        <w:t>for anchor inspection</w:t>
      </w:r>
      <w:r>
        <w:rPr>
          <w:kern w:val="0"/>
          <w:sz w:val="24"/>
        </w:rPr>
        <w:t>.</w:t>
      </w:r>
    </w:p>
    <w:p w14:paraId="0CF8EECC">
      <w:pPr>
        <w:autoSpaceDE w:val="0"/>
        <w:autoSpaceDN w:val="0"/>
        <w:adjustRightInd w:val="0"/>
        <w:spacing w:before="3"/>
        <w:jc w:val="left"/>
        <w:rPr>
          <w:kern w:val="0"/>
          <w:sz w:val="28"/>
          <w:szCs w:val="28"/>
        </w:rPr>
      </w:pPr>
    </w:p>
    <w:p w14:paraId="5169F9C6">
      <w:pPr>
        <w:pStyle w:val="5"/>
        <w:spacing w:after="312"/>
        <w:ind w:left="42"/>
      </w:pPr>
      <w:r>
        <w:rPr>
          <w:rFonts w:hint="eastAsia"/>
        </w:rPr>
        <w:t>4.1.4</w:t>
      </w:r>
      <w:r>
        <w:t>.2</w:t>
      </w:r>
      <w:r>
        <w:tab/>
      </w:r>
      <w:r>
        <w:t>Chain Pipe</w:t>
      </w:r>
    </w:p>
    <w:p w14:paraId="20030DF6">
      <w:pPr>
        <w:autoSpaceDE w:val="0"/>
        <w:autoSpaceDN w:val="0"/>
        <w:adjustRightInd w:val="0"/>
        <w:ind w:left="963"/>
        <w:jc w:val="left"/>
        <w:rPr>
          <w:kern w:val="0"/>
          <w:sz w:val="24"/>
        </w:rPr>
      </w:pPr>
      <w:r>
        <w:rPr>
          <w:kern w:val="0"/>
          <w:sz w:val="24"/>
        </w:rPr>
        <w:t>Location: one(1) under each gypsy wheel</w:t>
      </w:r>
    </w:p>
    <w:p w14:paraId="633DE33F">
      <w:pPr>
        <w:autoSpaceDE w:val="0"/>
        <w:autoSpaceDN w:val="0"/>
        <w:adjustRightInd w:val="0"/>
        <w:spacing w:before="19"/>
        <w:jc w:val="left"/>
        <w:rPr>
          <w:kern w:val="0"/>
          <w:sz w:val="10"/>
          <w:szCs w:val="10"/>
        </w:rPr>
      </w:pPr>
    </w:p>
    <w:tbl>
      <w:tblPr>
        <w:tblStyle w:val="40"/>
        <w:tblW w:w="0" w:type="auto"/>
        <w:tblInd w:w="963" w:type="dxa"/>
        <w:tblLayout w:type="fixed"/>
        <w:tblCellMar>
          <w:top w:w="0" w:type="dxa"/>
          <w:left w:w="0" w:type="dxa"/>
          <w:bottom w:w="0" w:type="dxa"/>
          <w:right w:w="0" w:type="dxa"/>
        </w:tblCellMar>
      </w:tblPr>
      <w:tblGrid>
        <w:gridCol w:w="1363"/>
        <w:gridCol w:w="1669"/>
        <w:gridCol w:w="2787"/>
      </w:tblGrid>
      <w:tr w14:paraId="17998AD4">
        <w:tblPrEx>
          <w:tblCellMar>
            <w:top w:w="0" w:type="dxa"/>
            <w:left w:w="0" w:type="dxa"/>
            <w:bottom w:w="0" w:type="dxa"/>
            <w:right w:w="0" w:type="dxa"/>
          </w:tblCellMar>
        </w:tblPrEx>
        <w:trPr>
          <w:trHeight w:val="260" w:hRule="exact"/>
        </w:trPr>
        <w:tc>
          <w:tcPr>
            <w:tcW w:w="1363" w:type="dxa"/>
            <w:tcBorders>
              <w:top w:val="nil"/>
              <w:left w:val="nil"/>
              <w:bottom w:val="nil"/>
              <w:right w:val="nil"/>
            </w:tcBorders>
          </w:tcPr>
          <w:p w14:paraId="79751AAC">
            <w:pPr>
              <w:autoSpaceDE w:val="0"/>
              <w:autoSpaceDN w:val="0"/>
              <w:adjustRightInd w:val="0"/>
              <w:jc w:val="left"/>
              <w:rPr>
                <w:kern w:val="0"/>
                <w:sz w:val="24"/>
              </w:rPr>
            </w:pPr>
            <w:r>
              <w:rPr>
                <w:kern w:val="0"/>
                <w:sz w:val="24"/>
              </w:rPr>
              <w:t>Material:</w:t>
            </w:r>
          </w:p>
        </w:tc>
        <w:tc>
          <w:tcPr>
            <w:tcW w:w="1669" w:type="dxa"/>
            <w:tcBorders>
              <w:top w:val="nil"/>
              <w:left w:val="nil"/>
              <w:bottom w:val="nil"/>
              <w:right w:val="nil"/>
            </w:tcBorders>
          </w:tcPr>
          <w:p w14:paraId="74B87C2C">
            <w:pPr>
              <w:autoSpaceDE w:val="0"/>
              <w:autoSpaceDN w:val="0"/>
              <w:adjustRightInd w:val="0"/>
              <w:ind w:left="481"/>
              <w:jc w:val="left"/>
              <w:rPr>
                <w:kern w:val="0"/>
                <w:sz w:val="24"/>
              </w:rPr>
            </w:pPr>
            <w:r>
              <w:rPr>
                <w:rFonts w:hint="eastAsia"/>
                <w:kern w:val="0"/>
                <w:sz w:val="24"/>
              </w:rPr>
              <w:t>P</w:t>
            </w:r>
            <w:r>
              <w:rPr>
                <w:kern w:val="0"/>
                <w:sz w:val="24"/>
              </w:rPr>
              <w:t>ipe</w:t>
            </w:r>
          </w:p>
        </w:tc>
        <w:tc>
          <w:tcPr>
            <w:tcW w:w="2787" w:type="dxa"/>
            <w:tcBorders>
              <w:top w:val="nil"/>
              <w:left w:val="nil"/>
              <w:bottom w:val="nil"/>
              <w:right w:val="nil"/>
            </w:tcBorders>
          </w:tcPr>
          <w:p w14:paraId="425B3555">
            <w:pPr>
              <w:autoSpaceDE w:val="0"/>
              <w:autoSpaceDN w:val="0"/>
              <w:adjustRightInd w:val="0"/>
              <w:ind w:left="653"/>
              <w:jc w:val="left"/>
              <w:rPr>
                <w:kern w:val="0"/>
                <w:sz w:val="24"/>
              </w:rPr>
            </w:pPr>
            <w:r>
              <w:rPr>
                <w:rFonts w:hint="eastAsia"/>
                <w:kern w:val="0"/>
                <w:sz w:val="24"/>
              </w:rPr>
              <w:t>W</w:t>
            </w:r>
            <w:r>
              <w:rPr>
                <w:kern w:val="0"/>
                <w:sz w:val="24"/>
              </w:rPr>
              <w:t>elded steel plate</w:t>
            </w:r>
          </w:p>
        </w:tc>
      </w:tr>
      <w:tr w14:paraId="526EF750">
        <w:tblPrEx>
          <w:tblCellMar>
            <w:top w:w="0" w:type="dxa"/>
            <w:left w:w="0" w:type="dxa"/>
            <w:bottom w:w="0" w:type="dxa"/>
            <w:right w:w="0" w:type="dxa"/>
          </w:tblCellMar>
        </w:tblPrEx>
        <w:trPr>
          <w:trHeight w:val="260" w:hRule="exact"/>
        </w:trPr>
        <w:tc>
          <w:tcPr>
            <w:tcW w:w="1363" w:type="dxa"/>
            <w:tcBorders>
              <w:top w:val="nil"/>
              <w:left w:val="nil"/>
              <w:bottom w:val="nil"/>
              <w:right w:val="nil"/>
            </w:tcBorders>
          </w:tcPr>
          <w:p w14:paraId="09AF4C56">
            <w:pPr>
              <w:autoSpaceDE w:val="0"/>
              <w:autoSpaceDN w:val="0"/>
              <w:adjustRightInd w:val="0"/>
              <w:jc w:val="left"/>
              <w:rPr>
                <w:kern w:val="0"/>
                <w:sz w:val="24"/>
              </w:rPr>
            </w:pPr>
          </w:p>
        </w:tc>
        <w:tc>
          <w:tcPr>
            <w:tcW w:w="1669" w:type="dxa"/>
            <w:tcBorders>
              <w:top w:val="nil"/>
              <w:left w:val="nil"/>
              <w:bottom w:val="nil"/>
              <w:right w:val="nil"/>
            </w:tcBorders>
          </w:tcPr>
          <w:p w14:paraId="20ECD0C9">
            <w:pPr>
              <w:autoSpaceDE w:val="0"/>
              <w:autoSpaceDN w:val="0"/>
              <w:adjustRightInd w:val="0"/>
              <w:ind w:left="482"/>
              <w:jc w:val="left"/>
              <w:rPr>
                <w:kern w:val="0"/>
                <w:sz w:val="24"/>
              </w:rPr>
            </w:pPr>
            <w:r>
              <w:rPr>
                <w:rFonts w:hint="eastAsia"/>
                <w:kern w:val="0"/>
                <w:sz w:val="24"/>
              </w:rPr>
              <w:t>C</w:t>
            </w:r>
            <w:r>
              <w:rPr>
                <w:kern w:val="0"/>
                <w:sz w:val="24"/>
              </w:rPr>
              <w:t>over</w:t>
            </w:r>
          </w:p>
        </w:tc>
        <w:tc>
          <w:tcPr>
            <w:tcW w:w="2787" w:type="dxa"/>
            <w:tcBorders>
              <w:top w:val="nil"/>
              <w:left w:val="nil"/>
              <w:bottom w:val="nil"/>
              <w:right w:val="nil"/>
            </w:tcBorders>
          </w:tcPr>
          <w:p w14:paraId="2A640229">
            <w:pPr>
              <w:autoSpaceDE w:val="0"/>
              <w:autoSpaceDN w:val="0"/>
              <w:adjustRightInd w:val="0"/>
              <w:ind w:left="655"/>
              <w:jc w:val="left"/>
              <w:rPr>
                <w:kern w:val="0"/>
                <w:sz w:val="24"/>
              </w:rPr>
            </w:pPr>
            <w:r>
              <w:rPr>
                <w:rFonts w:hint="eastAsia"/>
                <w:kern w:val="0"/>
                <w:sz w:val="24"/>
              </w:rPr>
              <w:t>G</w:t>
            </w:r>
            <w:r>
              <w:rPr>
                <w:kern w:val="0"/>
                <w:sz w:val="24"/>
              </w:rPr>
              <w:t>alvanized steel plate</w:t>
            </w:r>
          </w:p>
        </w:tc>
      </w:tr>
    </w:tbl>
    <w:p w14:paraId="1B7FCD46">
      <w:pPr>
        <w:autoSpaceDE w:val="0"/>
        <w:autoSpaceDN w:val="0"/>
        <w:adjustRightInd w:val="0"/>
        <w:spacing w:before="19"/>
        <w:jc w:val="left"/>
        <w:rPr>
          <w:kern w:val="0"/>
          <w:sz w:val="10"/>
          <w:szCs w:val="10"/>
        </w:rPr>
      </w:pPr>
    </w:p>
    <w:p w14:paraId="0E684649">
      <w:pPr>
        <w:autoSpaceDE w:val="0"/>
        <w:autoSpaceDN w:val="0"/>
        <w:adjustRightInd w:val="0"/>
        <w:ind w:left="963"/>
        <w:jc w:val="left"/>
        <w:rPr>
          <w:kern w:val="0"/>
          <w:sz w:val="24"/>
        </w:rPr>
      </w:pPr>
      <w:r>
        <w:rPr>
          <w:kern w:val="0"/>
          <w:sz w:val="24"/>
        </w:rPr>
        <w:t xml:space="preserve">Chafing ring of fabricated steel bar on deck and bell-mouth at lower edge </w:t>
      </w:r>
      <w:r>
        <w:rPr>
          <w:rFonts w:hint="eastAsia"/>
          <w:kern w:val="0"/>
          <w:sz w:val="24"/>
        </w:rPr>
        <w:t>shall</w:t>
      </w:r>
      <w:r>
        <w:rPr>
          <w:kern w:val="0"/>
          <w:sz w:val="24"/>
        </w:rPr>
        <w:t xml:space="preserve"> be fitted for</w:t>
      </w:r>
      <w:r>
        <w:rPr>
          <w:rFonts w:hint="eastAsia"/>
          <w:kern w:val="0"/>
          <w:sz w:val="24"/>
        </w:rPr>
        <w:t xml:space="preserve"> </w:t>
      </w:r>
      <w:r>
        <w:rPr>
          <w:kern w:val="0"/>
          <w:sz w:val="24"/>
        </w:rPr>
        <w:t>protection and smooth running of cables.</w:t>
      </w:r>
    </w:p>
    <w:p w14:paraId="43A7E5DF">
      <w:pPr>
        <w:autoSpaceDE w:val="0"/>
        <w:autoSpaceDN w:val="0"/>
        <w:adjustRightInd w:val="0"/>
        <w:jc w:val="left"/>
        <w:rPr>
          <w:kern w:val="0"/>
          <w:sz w:val="20"/>
          <w:szCs w:val="20"/>
        </w:rPr>
      </w:pPr>
    </w:p>
    <w:p w14:paraId="1E1F55C2">
      <w:pPr>
        <w:pStyle w:val="4"/>
        <w:spacing w:before="0" w:after="0"/>
      </w:pPr>
      <w:bookmarkStart w:id="167" w:name="_Toc50573803"/>
      <w:r>
        <w:rPr>
          <w:rFonts w:hint="eastAsia" w:cs="Arial"/>
        </w:rPr>
        <w:t>4.1.5</w:t>
      </w:r>
      <w:r>
        <w:rPr>
          <w:rFonts w:cs="Arial"/>
        </w:rPr>
        <w:tab/>
      </w:r>
      <w:r>
        <w:rPr>
          <w:rFonts w:hint="eastAsia" w:cs="Arial"/>
        </w:rPr>
        <w:t xml:space="preserve">mooring fitting </w:t>
      </w:r>
      <w:r>
        <w:rPr>
          <w:rFonts w:cs="Arial"/>
        </w:rPr>
        <w:t>AND MOORING ROPE</w:t>
      </w:r>
      <w:bookmarkEnd w:id="167"/>
    </w:p>
    <w:p w14:paraId="085E8C95">
      <w:pPr>
        <w:pStyle w:val="5"/>
        <w:spacing w:after="312"/>
        <w:ind w:left="42"/>
      </w:pPr>
      <w:r>
        <w:rPr>
          <w:rFonts w:hint="eastAsia"/>
        </w:rPr>
        <w:t>4.1.5</w:t>
      </w:r>
      <w:r>
        <w:t>.</w:t>
      </w:r>
      <w:r>
        <w:rPr>
          <w:rFonts w:hint="eastAsia"/>
        </w:rPr>
        <w:t>1</w:t>
      </w:r>
      <w:r>
        <w:tab/>
      </w:r>
      <w:r>
        <w:t>Mooring Rope</w:t>
      </w:r>
    </w:p>
    <w:p w14:paraId="377A39E3">
      <w:pPr>
        <w:autoSpaceDE w:val="0"/>
        <w:autoSpaceDN w:val="0"/>
        <w:adjustRightInd w:val="0"/>
        <w:ind w:left="963"/>
        <w:rPr>
          <w:color w:val="000000"/>
          <w:kern w:val="0"/>
          <w:sz w:val="24"/>
        </w:rPr>
      </w:pPr>
      <w:r>
        <w:rPr>
          <w:color w:val="000000"/>
          <w:kern w:val="0"/>
          <w:sz w:val="24"/>
        </w:rPr>
        <w:t xml:space="preserve">Mooring ropes </w:t>
      </w:r>
      <w:r>
        <w:rPr>
          <w:rFonts w:hint="eastAsia"/>
          <w:color w:val="000000"/>
          <w:kern w:val="0"/>
          <w:sz w:val="24"/>
        </w:rPr>
        <w:t>shall</w:t>
      </w:r>
      <w:r>
        <w:rPr>
          <w:color w:val="000000"/>
          <w:kern w:val="0"/>
          <w:sz w:val="24"/>
        </w:rPr>
        <w:t xml:space="preserve"> be equipped in accordance with the Rules requirements as follows:</w:t>
      </w:r>
    </w:p>
    <w:p w14:paraId="5BD51166">
      <w:pPr>
        <w:autoSpaceDE w:val="0"/>
        <w:autoSpaceDN w:val="0"/>
        <w:adjustRightInd w:val="0"/>
        <w:ind w:left="963"/>
        <w:jc w:val="left"/>
        <w:rPr>
          <w:color w:val="000000"/>
          <w:kern w:val="0"/>
          <w:sz w:val="24"/>
        </w:rPr>
      </w:pPr>
    </w:p>
    <w:tbl>
      <w:tblPr>
        <w:tblStyle w:val="40"/>
        <w:tblW w:w="0" w:type="auto"/>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993"/>
        <w:gridCol w:w="5670"/>
      </w:tblGrid>
      <w:tr w14:paraId="7BD94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tcPr>
          <w:p w14:paraId="5EDF015A">
            <w:pPr>
              <w:overflowPunct w:val="0"/>
              <w:autoSpaceDE w:val="0"/>
              <w:autoSpaceDN w:val="0"/>
              <w:adjustRightInd w:val="0"/>
              <w:spacing w:before="20" w:after="20" w:line="240" w:lineRule="exact"/>
              <w:rPr>
                <w:sz w:val="24"/>
              </w:rPr>
            </w:pPr>
            <w:r>
              <w:rPr>
                <w:sz w:val="24"/>
              </w:rPr>
              <w:t>Item</w:t>
            </w:r>
          </w:p>
        </w:tc>
        <w:tc>
          <w:tcPr>
            <w:tcW w:w="993" w:type="dxa"/>
          </w:tcPr>
          <w:p w14:paraId="2E5327D6">
            <w:pPr>
              <w:overflowPunct w:val="0"/>
              <w:autoSpaceDE w:val="0"/>
              <w:autoSpaceDN w:val="0"/>
              <w:adjustRightInd w:val="0"/>
              <w:spacing w:before="20" w:after="20" w:line="240" w:lineRule="exact"/>
              <w:jc w:val="center"/>
              <w:rPr>
                <w:sz w:val="24"/>
              </w:rPr>
            </w:pPr>
            <w:r>
              <w:rPr>
                <w:sz w:val="24"/>
              </w:rPr>
              <w:t>N</w:t>
            </w:r>
            <w:r>
              <w:rPr>
                <w:rFonts w:hint="eastAsia"/>
                <w:sz w:val="24"/>
              </w:rPr>
              <w:t>o</w:t>
            </w:r>
            <w:r>
              <w:rPr>
                <w:sz w:val="24"/>
              </w:rPr>
              <w:t>.</w:t>
            </w:r>
          </w:p>
        </w:tc>
        <w:tc>
          <w:tcPr>
            <w:tcW w:w="5670" w:type="dxa"/>
          </w:tcPr>
          <w:p w14:paraId="5C63205D">
            <w:pPr>
              <w:overflowPunct w:val="0"/>
              <w:autoSpaceDE w:val="0"/>
              <w:autoSpaceDN w:val="0"/>
              <w:adjustRightInd w:val="0"/>
              <w:spacing w:before="20" w:after="20" w:line="240" w:lineRule="exact"/>
              <w:jc w:val="center"/>
              <w:rPr>
                <w:sz w:val="24"/>
              </w:rPr>
            </w:pPr>
            <w:r>
              <w:rPr>
                <w:sz w:val="24"/>
              </w:rPr>
              <w:t>Standard</w:t>
            </w:r>
          </w:p>
        </w:tc>
      </w:tr>
      <w:tr w14:paraId="6C90D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45" w:hRule="exact"/>
        </w:trPr>
        <w:tc>
          <w:tcPr>
            <w:tcW w:w="1701" w:type="dxa"/>
          </w:tcPr>
          <w:p w14:paraId="474062BD">
            <w:pPr>
              <w:overflowPunct w:val="0"/>
              <w:autoSpaceDE w:val="0"/>
              <w:autoSpaceDN w:val="0"/>
              <w:adjustRightInd w:val="0"/>
              <w:spacing w:before="20" w:after="20" w:line="240" w:lineRule="exact"/>
              <w:rPr>
                <w:sz w:val="24"/>
              </w:rPr>
            </w:pPr>
            <w:r>
              <w:rPr>
                <w:sz w:val="24"/>
              </w:rPr>
              <w:t>Mooring rope</w:t>
            </w:r>
          </w:p>
        </w:tc>
        <w:tc>
          <w:tcPr>
            <w:tcW w:w="993" w:type="dxa"/>
          </w:tcPr>
          <w:p w14:paraId="4FD16EC5">
            <w:pPr>
              <w:overflowPunct w:val="0"/>
              <w:autoSpaceDE w:val="0"/>
              <w:autoSpaceDN w:val="0"/>
              <w:adjustRightInd w:val="0"/>
              <w:spacing w:before="20" w:after="20" w:line="240" w:lineRule="exact"/>
              <w:jc w:val="center"/>
              <w:rPr>
                <w:sz w:val="24"/>
              </w:rPr>
            </w:pPr>
            <w:r>
              <w:rPr>
                <w:rFonts w:hint="eastAsia"/>
                <w:sz w:val="24"/>
              </w:rPr>
              <w:t>11</w:t>
            </w:r>
          </w:p>
        </w:tc>
        <w:tc>
          <w:tcPr>
            <w:tcW w:w="5670" w:type="dxa"/>
          </w:tcPr>
          <w:p w14:paraId="5400CB5A">
            <w:pPr>
              <w:overflowPunct w:val="0"/>
              <w:autoSpaceDE w:val="0"/>
              <w:autoSpaceDN w:val="0"/>
              <w:adjustRightInd w:val="0"/>
              <w:spacing w:before="20" w:after="20" w:line="240" w:lineRule="exact"/>
              <w:jc w:val="left"/>
              <w:rPr>
                <w:sz w:val="24"/>
              </w:rPr>
            </w:pPr>
            <w:r>
              <w:rPr>
                <w:rFonts w:hint="eastAsia"/>
                <w:sz w:val="24"/>
              </w:rPr>
              <w:t>64mm dia. x</w:t>
            </w:r>
            <w:r>
              <w:rPr>
                <w:b/>
                <w:i/>
                <w:sz w:val="24"/>
              </w:rPr>
              <w:t>2</w:t>
            </w:r>
            <w:r>
              <w:rPr>
                <w:rFonts w:hint="eastAsia"/>
                <w:b/>
                <w:i/>
                <w:sz w:val="24"/>
              </w:rPr>
              <w:t>2</w:t>
            </w:r>
            <w:r>
              <w:rPr>
                <w:b/>
                <w:i/>
                <w:sz w:val="24"/>
              </w:rPr>
              <w:t>0m</w:t>
            </w:r>
            <w:r>
              <w:rPr>
                <w:rFonts w:hint="eastAsia"/>
                <w:sz w:val="24"/>
              </w:rPr>
              <w:t xml:space="preserve"> floating type (</w:t>
            </w:r>
            <w:r>
              <w:rPr>
                <w:sz w:val="24"/>
              </w:rPr>
              <w:t>Polypropylene</w:t>
            </w:r>
            <w:r>
              <w:rPr>
                <w:rFonts w:hint="eastAsia"/>
                <w:sz w:val="24"/>
              </w:rPr>
              <w:t xml:space="preserve"> or equivalent material)</w:t>
            </w:r>
            <w:r>
              <w:rPr>
                <w:sz w:val="24"/>
              </w:rPr>
              <w:t xml:space="preserve"> (size subject to maker’s recommendation)with strength of as per </w:t>
            </w:r>
            <w:r>
              <w:rPr>
                <w:rFonts w:hint="eastAsia"/>
                <w:sz w:val="24"/>
              </w:rPr>
              <w:t>R</w:t>
            </w:r>
            <w:r>
              <w:rPr>
                <w:sz w:val="24"/>
              </w:rPr>
              <w:t xml:space="preserve">ules but min. </w:t>
            </w:r>
            <w:r>
              <w:rPr>
                <w:rFonts w:hint="eastAsia"/>
                <w:sz w:val="24"/>
              </w:rPr>
              <w:t>500</w:t>
            </w:r>
            <w:r>
              <w:rPr>
                <w:sz w:val="24"/>
              </w:rPr>
              <w:t>kN</w:t>
            </w:r>
          </w:p>
        </w:tc>
      </w:tr>
      <w:tr w14:paraId="6DAC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0" w:hRule="atLeast"/>
        </w:trPr>
        <w:tc>
          <w:tcPr>
            <w:tcW w:w="1701" w:type="dxa"/>
          </w:tcPr>
          <w:p w14:paraId="63F079FE">
            <w:pPr>
              <w:overflowPunct w:val="0"/>
              <w:autoSpaceDE w:val="0"/>
              <w:autoSpaceDN w:val="0"/>
              <w:adjustRightInd w:val="0"/>
              <w:spacing w:line="280" w:lineRule="exact"/>
              <w:jc w:val="left"/>
              <w:rPr>
                <w:sz w:val="24"/>
              </w:rPr>
            </w:pPr>
            <w:r>
              <w:rPr>
                <w:sz w:val="24"/>
              </w:rPr>
              <w:t>Tow</w:t>
            </w:r>
            <w:r>
              <w:rPr>
                <w:rFonts w:hint="eastAsia"/>
                <w:sz w:val="24"/>
              </w:rPr>
              <w:t>ing</w:t>
            </w:r>
            <w:r>
              <w:rPr>
                <w:sz w:val="24"/>
              </w:rPr>
              <w:t xml:space="preserve"> rope</w:t>
            </w:r>
            <w:r>
              <w:rPr>
                <w:rFonts w:hint="eastAsia"/>
                <w:sz w:val="24"/>
              </w:rPr>
              <w:t>(Buyer</w:t>
            </w:r>
            <w:r>
              <w:rPr>
                <w:sz w:val="24"/>
              </w:rPr>
              <w:t>’</w:t>
            </w:r>
            <w:r>
              <w:rPr>
                <w:rFonts w:hint="eastAsia"/>
                <w:sz w:val="24"/>
              </w:rPr>
              <w:t xml:space="preserve">s supply) </w:t>
            </w:r>
          </w:p>
        </w:tc>
        <w:tc>
          <w:tcPr>
            <w:tcW w:w="993" w:type="dxa"/>
          </w:tcPr>
          <w:p w14:paraId="5CAA9686">
            <w:pPr>
              <w:overflowPunct w:val="0"/>
              <w:autoSpaceDE w:val="0"/>
              <w:autoSpaceDN w:val="0"/>
              <w:adjustRightInd w:val="0"/>
              <w:spacing w:before="20" w:after="20" w:line="240" w:lineRule="exact"/>
              <w:jc w:val="center"/>
              <w:rPr>
                <w:sz w:val="24"/>
              </w:rPr>
            </w:pPr>
            <w:r>
              <w:rPr>
                <w:sz w:val="24"/>
              </w:rPr>
              <w:t>1</w:t>
            </w:r>
          </w:p>
        </w:tc>
        <w:tc>
          <w:tcPr>
            <w:tcW w:w="5670" w:type="dxa"/>
          </w:tcPr>
          <w:p w14:paraId="4C0A1FCA">
            <w:pPr>
              <w:overflowPunct w:val="0"/>
              <w:autoSpaceDE w:val="0"/>
              <w:autoSpaceDN w:val="0"/>
              <w:adjustRightInd w:val="0"/>
              <w:spacing w:before="20" w:after="20" w:line="240" w:lineRule="exact"/>
              <w:rPr>
                <w:sz w:val="24"/>
              </w:rPr>
            </w:pPr>
            <w:r>
              <w:rPr>
                <w:sz w:val="24"/>
              </w:rPr>
              <w:t xml:space="preserve">Steel wire, </w:t>
            </w:r>
            <w:r>
              <w:rPr>
                <w:rFonts w:hint="eastAsia"/>
                <w:sz w:val="24"/>
              </w:rPr>
              <w:t>26</w:t>
            </w:r>
            <w:r>
              <w:rPr>
                <w:sz w:val="24"/>
              </w:rPr>
              <w:t>0m with strength of min.1</w:t>
            </w:r>
            <w:r>
              <w:rPr>
                <w:rFonts w:hint="eastAsia"/>
                <w:sz w:val="24"/>
              </w:rPr>
              <w:t>,</w:t>
            </w:r>
            <w:r>
              <w:rPr>
                <w:sz w:val="24"/>
              </w:rPr>
              <w:t>471kN</w:t>
            </w:r>
          </w:p>
        </w:tc>
      </w:tr>
    </w:tbl>
    <w:p w14:paraId="42AB9617">
      <w:pPr>
        <w:autoSpaceDE w:val="0"/>
        <w:autoSpaceDN w:val="0"/>
        <w:adjustRightInd w:val="0"/>
        <w:rPr>
          <w:kern w:val="0"/>
          <w:sz w:val="24"/>
        </w:rPr>
      </w:pPr>
    </w:p>
    <w:p w14:paraId="6966BD02">
      <w:pPr>
        <w:pStyle w:val="5"/>
        <w:spacing w:after="312"/>
        <w:ind w:left="42"/>
      </w:pPr>
      <w:r>
        <w:rPr>
          <w:rFonts w:hint="eastAsia"/>
        </w:rPr>
        <w:t>4.1.5</w:t>
      </w:r>
      <w:r>
        <w:t>.</w:t>
      </w:r>
      <w:r>
        <w:rPr>
          <w:rFonts w:hint="eastAsia"/>
        </w:rPr>
        <w:t>2</w:t>
      </w:r>
      <w:r>
        <w:tab/>
      </w:r>
      <w:r>
        <w:rPr>
          <w:rFonts w:hint="eastAsia"/>
        </w:rPr>
        <w:t>Mooring Fitting</w:t>
      </w:r>
    </w:p>
    <w:p w14:paraId="5945F8B4">
      <w:pPr>
        <w:autoSpaceDE w:val="0"/>
        <w:autoSpaceDN w:val="0"/>
        <w:adjustRightInd w:val="0"/>
        <w:ind w:left="963"/>
      </w:pPr>
      <w:r>
        <w:rPr>
          <w:rFonts w:hint="eastAsia"/>
          <w:kern w:val="0"/>
          <w:sz w:val="24"/>
        </w:rPr>
        <w:t xml:space="preserve">The mooring fittings shall be arranged </w:t>
      </w:r>
      <w:r>
        <w:rPr>
          <w:kern w:val="0"/>
          <w:sz w:val="24"/>
        </w:rPr>
        <w:t>as symmetric as possible</w:t>
      </w:r>
      <w:r>
        <w:rPr>
          <w:rFonts w:hint="eastAsia"/>
          <w:kern w:val="0"/>
          <w:sz w:val="24"/>
        </w:rPr>
        <w:t xml:space="preserve"> as shown on the G.A. plan.</w:t>
      </w:r>
      <w:r>
        <w:t xml:space="preserve"> </w:t>
      </w:r>
    </w:p>
    <w:p w14:paraId="13C7FE31">
      <w:pPr>
        <w:autoSpaceDE w:val="0"/>
        <w:autoSpaceDN w:val="0"/>
        <w:adjustRightInd w:val="0"/>
        <w:ind w:left="963"/>
      </w:pPr>
    </w:p>
    <w:p w14:paraId="630622AC">
      <w:pPr>
        <w:autoSpaceDE w:val="0"/>
        <w:autoSpaceDN w:val="0"/>
        <w:adjustRightInd w:val="0"/>
        <w:ind w:left="963"/>
        <w:rPr>
          <w:kern w:val="0"/>
          <w:sz w:val="24"/>
        </w:rPr>
      </w:pPr>
      <w:r>
        <w:rPr>
          <w:b/>
          <w:i/>
          <w:kern w:val="0"/>
          <w:sz w:val="24"/>
        </w:rPr>
        <w:t>Mooring fittings, such as bollard, fairleader, close chock, stand fairleader etc, to be arranged as shown on the G.A</w:t>
      </w:r>
      <w:r>
        <w:rPr>
          <w:rFonts w:hint="eastAsia"/>
          <w:b/>
          <w:i/>
          <w:kern w:val="0"/>
          <w:sz w:val="24"/>
        </w:rPr>
        <w:t xml:space="preserve"> plan. </w:t>
      </w:r>
      <w:r>
        <w:rPr>
          <w:b/>
          <w:i/>
          <w:kern w:val="0"/>
          <w:sz w:val="24"/>
        </w:rPr>
        <w:t>ISO or GB standard type mooring fitting will be choosen by design stage</w:t>
      </w:r>
      <w:r>
        <w:rPr>
          <w:rFonts w:hint="eastAsia"/>
          <w:b/>
          <w:i/>
          <w:kern w:val="0"/>
          <w:sz w:val="24"/>
        </w:rPr>
        <w:t>.</w:t>
      </w:r>
    </w:p>
    <w:p w14:paraId="74201655">
      <w:pPr>
        <w:autoSpaceDE w:val="0"/>
        <w:autoSpaceDN w:val="0"/>
        <w:adjustRightInd w:val="0"/>
        <w:rPr>
          <w:kern w:val="0"/>
          <w:sz w:val="24"/>
        </w:rPr>
      </w:pPr>
    </w:p>
    <w:p w14:paraId="04AF5F43">
      <w:pPr>
        <w:autoSpaceDE w:val="0"/>
        <w:autoSpaceDN w:val="0"/>
        <w:adjustRightInd w:val="0"/>
        <w:ind w:left="963"/>
        <w:rPr>
          <w:kern w:val="0"/>
          <w:sz w:val="24"/>
        </w:rPr>
      </w:pPr>
      <w:r>
        <w:rPr>
          <w:rFonts w:hint="eastAsia"/>
          <w:kern w:val="0"/>
          <w:sz w:val="24"/>
        </w:rPr>
        <w:t xml:space="preserve">Size, </w:t>
      </w:r>
      <w:r>
        <w:rPr>
          <w:kern w:val="0"/>
          <w:sz w:val="24"/>
        </w:rPr>
        <w:t xml:space="preserve">number and </w:t>
      </w:r>
      <w:r>
        <w:rPr>
          <w:rFonts w:hint="eastAsia"/>
          <w:kern w:val="0"/>
          <w:sz w:val="24"/>
        </w:rPr>
        <w:t>type of mooring fitting shall</w:t>
      </w:r>
      <w:r>
        <w:rPr>
          <w:kern w:val="0"/>
          <w:sz w:val="24"/>
        </w:rPr>
        <w:t xml:space="preserve"> be </w:t>
      </w:r>
      <w:r>
        <w:rPr>
          <w:rFonts w:hint="eastAsia"/>
          <w:kern w:val="0"/>
          <w:sz w:val="24"/>
        </w:rPr>
        <w:t xml:space="preserve">finally determined </w:t>
      </w:r>
      <w:r>
        <w:rPr>
          <w:kern w:val="0"/>
          <w:sz w:val="24"/>
        </w:rPr>
        <w:t xml:space="preserve">according </w:t>
      </w:r>
      <w:r>
        <w:rPr>
          <w:rFonts w:hint="eastAsia"/>
          <w:kern w:val="0"/>
          <w:sz w:val="24"/>
        </w:rPr>
        <w:t>to</w:t>
      </w:r>
      <w:r>
        <w:rPr>
          <w:kern w:val="0"/>
          <w:sz w:val="24"/>
        </w:rPr>
        <w:t xml:space="preserve"> the “Mooring fitting arrangement plan”</w:t>
      </w:r>
      <w:r>
        <w:rPr>
          <w:rFonts w:hint="eastAsia"/>
          <w:kern w:val="0"/>
          <w:sz w:val="24"/>
        </w:rPr>
        <w:t xml:space="preserve"> during detail design stage based on the requirements of Rules</w:t>
      </w:r>
      <w:r>
        <w:rPr>
          <w:kern w:val="0"/>
          <w:sz w:val="24"/>
        </w:rPr>
        <w:t>.</w:t>
      </w:r>
    </w:p>
    <w:p w14:paraId="1D455A25">
      <w:pPr>
        <w:autoSpaceDE w:val="0"/>
        <w:autoSpaceDN w:val="0"/>
        <w:adjustRightInd w:val="0"/>
        <w:ind w:left="963"/>
        <w:rPr>
          <w:kern w:val="0"/>
          <w:sz w:val="24"/>
        </w:rPr>
      </w:pPr>
    </w:p>
    <w:p w14:paraId="71B570EA">
      <w:pPr>
        <w:autoSpaceDE w:val="0"/>
        <w:autoSpaceDN w:val="0"/>
        <w:adjustRightInd w:val="0"/>
        <w:ind w:left="963"/>
        <w:rPr>
          <w:kern w:val="0"/>
          <w:sz w:val="24"/>
        </w:rPr>
      </w:pPr>
      <w:r>
        <w:rPr>
          <w:rFonts w:hint="eastAsia"/>
          <w:kern w:val="0"/>
          <w:sz w:val="24"/>
        </w:rPr>
        <w:t>C</w:t>
      </w:r>
      <w:r>
        <w:rPr>
          <w:kern w:val="0"/>
          <w:sz w:val="24"/>
        </w:rPr>
        <w:t>onstruction, material</w:t>
      </w:r>
      <w:r>
        <w:rPr>
          <w:rFonts w:hint="eastAsia"/>
          <w:kern w:val="0"/>
          <w:sz w:val="24"/>
        </w:rPr>
        <w:t xml:space="preserve">, </w:t>
      </w:r>
      <w:r>
        <w:rPr>
          <w:kern w:val="0"/>
          <w:sz w:val="24"/>
        </w:rPr>
        <w:t>dimension</w:t>
      </w:r>
      <w:r>
        <w:rPr>
          <w:rFonts w:hint="eastAsia"/>
          <w:kern w:val="0"/>
          <w:sz w:val="24"/>
        </w:rPr>
        <w:t>s</w:t>
      </w:r>
      <w:r>
        <w:rPr>
          <w:kern w:val="0"/>
          <w:sz w:val="24"/>
        </w:rPr>
        <w:t xml:space="preserve"> etc</w:t>
      </w:r>
      <w:r>
        <w:rPr>
          <w:rFonts w:hint="eastAsia"/>
          <w:kern w:val="0"/>
          <w:sz w:val="24"/>
        </w:rPr>
        <w:t xml:space="preserve">. </w:t>
      </w:r>
      <w:r>
        <w:rPr>
          <w:kern w:val="0"/>
          <w:sz w:val="24"/>
        </w:rPr>
        <w:t xml:space="preserve">of the mooring fittings </w:t>
      </w:r>
      <w:r>
        <w:rPr>
          <w:rFonts w:hint="eastAsia"/>
          <w:kern w:val="0"/>
          <w:sz w:val="24"/>
        </w:rPr>
        <w:t>not</w:t>
      </w:r>
      <w:r>
        <w:rPr>
          <w:kern w:val="0"/>
          <w:sz w:val="24"/>
        </w:rPr>
        <w:t xml:space="preserve"> specified in th</w:t>
      </w:r>
      <w:r>
        <w:rPr>
          <w:rFonts w:hint="eastAsia"/>
          <w:kern w:val="0"/>
          <w:sz w:val="24"/>
        </w:rPr>
        <w:t>e S</w:t>
      </w:r>
      <w:r>
        <w:rPr>
          <w:kern w:val="0"/>
          <w:sz w:val="24"/>
        </w:rPr>
        <w:t xml:space="preserve">pecification </w:t>
      </w:r>
      <w:r>
        <w:rPr>
          <w:rFonts w:hint="eastAsia"/>
          <w:kern w:val="0"/>
          <w:sz w:val="24"/>
        </w:rPr>
        <w:t>shall</w:t>
      </w:r>
      <w:r>
        <w:rPr>
          <w:kern w:val="0"/>
          <w:sz w:val="24"/>
        </w:rPr>
        <w:t xml:space="preserve"> be in accordance with the Builder’s standard.</w:t>
      </w:r>
    </w:p>
    <w:p w14:paraId="74BBAD22">
      <w:pPr>
        <w:autoSpaceDE w:val="0"/>
        <w:autoSpaceDN w:val="0"/>
        <w:adjustRightInd w:val="0"/>
        <w:ind w:left="963"/>
        <w:rPr>
          <w:kern w:val="0"/>
          <w:sz w:val="24"/>
        </w:rPr>
      </w:pPr>
    </w:p>
    <w:p w14:paraId="78B6254A">
      <w:pPr>
        <w:autoSpaceDE w:val="0"/>
        <w:autoSpaceDN w:val="0"/>
        <w:adjustRightInd w:val="0"/>
        <w:ind w:left="963"/>
        <w:rPr>
          <w:b/>
          <w:i/>
          <w:kern w:val="0"/>
          <w:sz w:val="24"/>
        </w:rPr>
      </w:pPr>
      <w:r>
        <w:rPr>
          <w:b/>
          <w:i/>
          <w:kern w:val="0"/>
          <w:sz w:val="24"/>
        </w:rPr>
        <w:t>2-roller or 3-roller type fairleader to be provided.</w:t>
      </w:r>
      <w:r>
        <w:rPr>
          <w:rFonts w:hint="eastAsia"/>
          <w:b/>
          <w:i/>
          <w:kern w:val="0"/>
          <w:sz w:val="24"/>
        </w:rPr>
        <w:t xml:space="preserve"> </w:t>
      </w:r>
      <w:r>
        <w:rPr>
          <w:b/>
          <w:i/>
          <w:kern w:val="0"/>
          <w:sz w:val="24"/>
        </w:rPr>
        <w:t>All roller type chocks to be provided with upper roller and/or retaining pipe, in order to avoid rope jumping.</w:t>
      </w:r>
    </w:p>
    <w:p w14:paraId="123A2543">
      <w:pPr>
        <w:autoSpaceDE w:val="0"/>
        <w:autoSpaceDN w:val="0"/>
        <w:adjustRightInd w:val="0"/>
        <w:ind w:left="963"/>
        <w:rPr>
          <w:b/>
          <w:i/>
          <w:kern w:val="0"/>
          <w:sz w:val="24"/>
        </w:rPr>
      </w:pPr>
    </w:p>
    <w:p w14:paraId="0A79EE8E">
      <w:pPr>
        <w:autoSpaceDE w:val="0"/>
        <w:autoSpaceDN w:val="0"/>
        <w:adjustRightInd w:val="0"/>
        <w:ind w:left="963"/>
        <w:rPr>
          <w:b/>
          <w:i/>
          <w:kern w:val="0"/>
          <w:sz w:val="24"/>
        </w:rPr>
      </w:pPr>
      <w:r>
        <w:rPr>
          <w:b/>
          <w:i/>
          <w:kern w:val="0"/>
          <w:sz w:val="24"/>
        </w:rPr>
        <w:t>All deck rollers to be removed / under surface cleaned and final coat applied prior delivery to avoid rust streaks running from dust trapped underneath during grinding in vicinity as far as possible.</w:t>
      </w:r>
    </w:p>
    <w:p w14:paraId="54F08D73">
      <w:pPr>
        <w:autoSpaceDE w:val="0"/>
        <w:autoSpaceDN w:val="0"/>
        <w:adjustRightInd w:val="0"/>
        <w:spacing w:before="20"/>
        <w:rPr>
          <w:kern w:val="0"/>
          <w:sz w:val="26"/>
          <w:szCs w:val="26"/>
        </w:rPr>
      </w:pPr>
    </w:p>
    <w:p w14:paraId="7E64E145">
      <w:pPr>
        <w:autoSpaceDE w:val="0"/>
        <w:autoSpaceDN w:val="0"/>
        <w:adjustRightInd w:val="0"/>
        <w:ind w:left="963"/>
        <w:rPr>
          <w:b/>
          <w:i/>
          <w:kern w:val="0"/>
          <w:sz w:val="24"/>
        </w:rPr>
      </w:pPr>
      <w:r>
        <w:rPr>
          <w:kern w:val="0"/>
          <w:sz w:val="24"/>
        </w:rPr>
        <w:t xml:space="preserve">All moving parts of the fittings </w:t>
      </w:r>
      <w:r>
        <w:rPr>
          <w:rFonts w:hint="eastAsia"/>
          <w:kern w:val="0"/>
          <w:sz w:val="24"/>
        </w:rPr>
        <w:t>shall</w:t>
      </w:r>
      <w:r>
        <w:rPr>
          <w:kern w:val="0"/>
          <w:sz w:val="24"/>
        </w:rPr>
        <w:t xml:space="preserve"> have bronze bushes and fitted grease nipple.</w:t>
      </w:r>
      <w:r>
        <w:t xml:space="preserve"> </w:t>
      </w:r>
      <w:r>
        <w:rPr>
          <w:b/>
          <w:i/>
          <w:kern w:val="0"/>
          <w:sz w:val="24"/>
        </w:rPr>
        <w:t>The</w:t>
      </w:r>
    </w:p>
    <w:p w14:paraId="71F0E365">
      <w:pPr>
        <w:autoSpaceDE w:val="0"/>
        <w:autoSpaceDN w:val="0"/>
        <w:adjustRightInd w:val="0"/>
        <w:ind w:left="963"/>
        <w:rPr>
          <w:b/>
          <w:i/>
          <w:kern w:val="0"/>
          <w:sz w:val="24"/>
        </w:rPr>
      </w:pPr>
      <w:r>
        <w:rPr>
          <w:b/>
          <w:i/>
          <w:kern w:val="0"/>
          <w:sz w:val="24"/>
        </w:rPr>
        <w:t>grease gun to be provided and the grease nipples to be of same size/type as far as possible</w:t>
      </w:r>
      <w:r>
        <w:rPr>
          <w:rFonts w:hint="eastAsia"/>
          <w:b/>
          <w:i/>
          <w:kern w:val="0"/>
          <w:sz w:val="24"/>
        </w:rPr>
        <w:t>.</w:t>
      </w:r>
    </w:p>
    <w:p w14:paraId="698E832E">
      <w:pPr>
        <w:autoSpaceDE w:val="0"/>
        <w:autoSpaceDN w:val="0"/>
        <w:adjustRightInd w:val="0"/>
        <w:ind w:left="963"/>
        <w:rPr>
          <w:kern w:val="0"/>
          <w:sz w:val="24"/>
        </w:rPr>
      </w:pPr>
    </w:p>
    <w:p w14:paraId="57B8F20B">
      <w:pPr>
        <w:autoSpaceDE w:val="0"/>
        <w:autoSpaceDN w:val="0"/>
        <w:adjustRightInd w:val="0"/>
        <w:ind w:left="963"/>
        <w:rPr>
          <w:kern w:val="0"/>
          <w:sz w:val="24"/>
        </w:rPr>
      </w:pPr>
      <w:r>
        <w:rPr>
          <w:rFonts w:eastAsia="Times New Roman"/>
          <w:sz w:val="24"/>
        </w:rPr>
        <w:t>Non-slip p</w:t>
      </w:r>
      <w:r>
        <w:rPr>
          <w:rFonts w:eastAsia="Times New Roman"/>
          <w:spacing w:val="-1"/>
          <w:sz w:val="24"/>
        </w:rPr>
        <w:t>a</w:t>
      </w:r>
      <w:r>
        <w:rPr>
          <w:rFonts w:eastAsia="Times New Roman"/>
          <w:sz w:val="24"/>
        </w:rPr>
        <w:t>i</w:t>
      </w:r>
      <w:r>
        <w:rPr>
          <w:rFonts w:eastAsia="Times New Roman"/>
          <w:spacing w:val="-1"/>
          <w:sz w:val="24"/>
        </w:rPr>
        <w:t>n</w:t>
      </w:r>
      <w:r>
        <w:rPr>
          <w:rFonts w:eastAsia="Times New Roman"/>
          <w:sz w:val="24"/>
        </w:rPr>
        <w:t>t</w:t>
      </w:r>
      <w:r>
        <w:rPr>
          <w:rFonts w:hint="eastAsia"/>
          <w:sz w:val="24"/>
        </w:rPr>
        <w:t xml:space="preserve"> </w:t>
      </w:r>
      <w:r>
        <w:rPr>
          <w:rFonts w:hint="eastAsia"/>
          <w:kern w:val="0"/>
          <w:sz w:val="24"/>
        </w:rPr>
        <w:t>shall</w:t>
      </w:r>
      <w:r>
        <w:rPr>
          <w:kern w:val="0"/>
          <w:sz w:val="24"/>
        </w:rPr>
        <w:t xml:space="preserve"> be </w:t>
      </w:r>
      <w:r>
        <w:rPr>
          <w:rFonts w:hint="eastAsia"/>
          <w:kern w:val="0"/>
          <w:sz w:val="24"/>
        </w:rPr>
        <w:t xml:space="preserve">provided </w:t>
      </w:r>
      <w:r>
        <w:rPr>
          <w:kern w:val="0"/>
          <w:sz w:val="24"/>
        </w:rPr>
        <w:t xml:space="preserve">around bollard </w:t>
      </w:r>
      <w:r>
        <w:rPr>
          <w:rFonts w:hint="eastAsia"/>
          <w:kern w:val="0"/>
          <w:sz w:val="24"/>
        </w:rPr>
        <w:t xml:space="preserve">and rope handling space </w:t>
      </w:r>
      <w:r>
        <w:rPr>
          <w:kern w:val="0"/>
          <w:sz w:val="24"/>
        </w:rPr>
        <w:t>for anti-slip.</w:t>
      </w:r>
    </w:p>
    <w:p w14:paraId="5CC60B44">
      <w:pPr>
        <w:autoSpaceDE w:val="0"/>
        <w:autoSpaceDN w:val="0"/>
        <w:adjustRightInd w:val="0"/>
        <w:spacing w:before="3"/>
        <w:rPr>
          <w:kern w:val="0"/>
          <w:sz w:val="28"/>
          <w:szCs w:val="28"/>
        </w:rPr>
      </w:pPr>
    </w:p>
    <w:p w14:paraId="1DD24E2B">
      <w:pPr>
        <w:autoSpaceDE w:val="0"/>
        <w:autoSpaceDN w:val="0"/>
        <w:adjustRightInd w:val="0"/>
        <w:ind w:left="963"/>
        <w:rPr>
          <w:kern w:val="0"/>
          <w:sz w:val="24"/>
        </w:rPr>
      </w:pPr>
      <w:r>
        <w:rPr>
          <w:kern w:val="0"/>
          <w:sz w:val="24"/>
        </w:rPr>
        <w:t xml:space="preserve">All surfaces of the fittings in contact with the mooring rope </w:t>
      </w:r>
      <w:r>
        <w:rPr>
          <w:rFonts w:hint="eastAsia"/>
          <w:kern w:val="0"/>
          <w:sz w:val="24"/>
        </w:rPr>
        <w:t>shall</w:t>
      </w:r>
      <w:r>
        <w:rPr>
          <w:kern w:val="0"/>
          <w:sz w:val="24"/>
        </w:rPr>
        <w:t xml:space="preserve"> be ground smoothly so that the mooring rope can be protected from wearing</w:t>
      </w:r>
      <w:r>
        <w:rPr>
          <w:rFonts w:hint="eastAsia"/>
          <w:kern w:val="0"/>
          <w:sz w:val="24"/>
        </w:rPr>
        <w:t>.</w:t>
      </w:r>
    </w:p>
    <w:p w14:paraId="69FF752D">
      <w:pPr>
        <w:autoSpaceDE w:val="0"/>
        <w:autoSpaceDN w:val="0"/>
        <w:adjustRightInd w:val="0"/>
        <w:ind w:left="963"/>
        <w:rPr>
          <w:kern w:val="0"/>
          <w:sz w:val="24"/>
        </w:rPr>
      </w:pPr>
    </w:p>
    <w:p w14:paraId="38C14172">
      <w:pPr>
        <w:autoSpaceDE w:val="0"/>
        <w:autoSpaceDN w:val="0"/>
        <w:adjustRightInd w:val="0"/>
        <w:ind w:left="963"/>
        <w:rPr>
          <w:kern w:val="0"/>
          <w:sz w:val="24"/>
        </w:rPr>
      </w:pPr>
      <w:r>
        <w:rPr>
          <w:kern w:val="0"/>
          <w:sz w:val="24"/>
        </w:rPr>
        <w:t xml:space="preserve">Seat of mooring fitting </w:t>
      </w:r>
      <w:r>
        <w:rPr>
          <w:rFonts w:hint="eastAsia"/>
          <w:kern w:val="0"/>
          <w:sz w:val="24"/>
        </w:rPr>
        <w:t>shall</w:t>
      </w:r>
      <w:r>
        <w:rPr>
          <w:kern w:val="0"/>
          <w:sz w:val="24"/>
        </w:rPr>
        <w:t xml:space="preserve"> be of steel plate and strengthened under deck</w:t>
      </w:r>
      <w:r>
        <w:rPr>
          <w:rFonts w:hint="eastAsia"/>
          <w:kern w:val="0"/>
          <w:sz w:val="24"/>
        </w:rPr>
        <w:t xml:space="preserve"> as per Rules</w:t>
      </w:r>
      <w:r>
        <w:rPr>
          <w:kern w:val="0"/>
          <w:sz w:val="24"/>
        </w:rPr>
        <w:t>.</w:t>
      </w:r>
    </w:p>
    <w:p w14:paraId="7DDD308E">
      <w:pPr>
        <w:autoSpaceDE w:val="0"/>
        <w:autoSpaceDN w:val="0"/>
        <w:adjustRightInd w:val="0"/>
        <w:spacing w:before="3"/>
        <w:rPr>
          <w:kern w:val="0"/>
          <w:sz w:val="28"/>
          <w:szCs w:val="28"/>
        </w:rPr>
      </w:pPr>
    </w:p>
    <w:p w14:paraId="0F8DAC8B">
      <w:pPr>
        <w:autoSpaceDE w:val="0"/>
        <w:autoSpaceDN w:val="0"/>
        <w:adjustRightInd w:val="0"/>
        <w:ind w:left="963"/>
        <w:rPr>
          <w:kern w:val="0"/>
          <w:sz w:val="24"/>
        </w:rPr>
      </w:pPr>
      <w:r>
        <w:rPr>
          <w:kern w:val="0"/>
          <w:sz w:val="24"/>
        </w:rPr>
        <w:t xml:space="preserve">Round bar </w:t>
      </w:r>
      <w:r>
        <w:rPr>
          <w:rFonts w:hint="eastAsia"/>
          <w:kern w:val="0"/>
          <w:sz w:val="24"/>
        </w:rPr>
        <w:t>or half round bar shall</w:t>
      </w:r>
      <w:r>
        <w:rPr>
          <w:kern w:val="0"/>
          <w:sz w:val="24"/>
        </w:rPr>
        <w:t xml:space="preserve"> be fitted on the top of shell plate in way of mooring fitting to protect rope. </w:t>
      </w:r>
    </w:p>
    <w:p w14:paraId="5805336E">
      <w:pPr>
        <w:autoSpaceDE w:val="0"/>
        <w:autoSpaceDN w:val="0"/>
        <w:adjustRightInd w:val="0"/>
        <w:rPr>
          <w:kern w:val="0"/>
          <w:sz w:val="24"/>
        </w:rPr>
      </w:pPr>
    </w:p>
    <w:p w14:paraId="1D78290E">
      <w:pPr>
        <w:autoSpaceDE w:val="0"/>
        <w:autoSpaceDN w:val="0"/>
        <w:adjustRightInd w:val="0"/>
        <w:ind w:left="963"/>
        <w:rPr>
          <w:color w:val="000000"/>
          <w:kern w:val="0"/>
          <w:sz w:val="24"/>
        </w:rPr>
      </w:pPr>
      <w:r>
        <w:rPr>
          <w:color w:val="000000"/>
          <w:kern w:val="0"/>
          <w:sz w:val="24"/>
        </w:rPr>
        <w:t xml:space="preserve">The safety working loads to be welded </w:t>
      </w:r>
      <w:r>
        <w:rPr>
          <w:rFonts w:hint="eastAsia"/>
          <w:color w:val="000000"/>
          <w:kern w:val="0"/>
          <w:sz w:val="24"/>
        </w:rPr>
        <w:t>on</w:t>
      </w:r>
      <w:r>
        <w:rPr>
          <w:color w:val="000000"/>
          <w:kern w:val="0"/>
          <w:sz w:val="24"/>
        </w:rPr>
        <w:t xml:space="preserve"> the equipment</w:t>
      </w:r>
      <w:r>
        <w:rPr>
          <w:rFonts w:hint="eastAsia"/>
          <w:color w:val="000000"/>
          <w:kern w:val="0"/>
          <w:sz w:val="24"/>
        </w:rPr>
        <w:t>.</w:t>
      </w:r>
    </w:p>
    <w:p w14:paraId="3E927697">
      <w:pPr>
        <w:autoSpaceDE w:val="0"/>
        <w:autoSpaceDN w:val="0"/>
        <w:adjustRightInd w:val="0"/>
        <w:ind w:left="963"/>
        <w:rPr>
          <w:color w:val="000000"/>
          <w:kern w:val="0"/>
          <w:sz w:val="24"/>
        </w:rPr>
      </w:pPr>
    </w:p>
    <w:p w14:paraId="6DB3ECCE">
      <w:pPr>
        <w:autoSpaceDE w:val="0"/>
        <w:autoSpaceDN w:val="0"/>
        <w:adjustRightInd w:val="0"/>
        <w:rPr>
          <w:kern w:val="0"/>
          <w:sz w:val="24"/>
        </w:rPr>
      </w:pPr>
    </w:p>
    <w:p w14:paraId="1ABB2E5A">
      <w:pPr>
        <w:autoSpaceDE w:val="0"/>
        <w:autoSpaceDN w:val="0"/>
        <w:adjustRightInd w:val="0"/>
        <w:rPr>
          <w:kern w:val="0"/>
          <w:sz w:val="10"/>
          <w:szCs w:val="10"/>
        </w:rPr>
      </w:pPr>
    </w:p>
    <w:p w14:paraId="7AEF211E">
      <w:pPr>
        <w:pStyle w:val="3"/>
        <w:spacing w:before="0" w:after="0"/>
        <w:jc w:val="left"/>
      </w:pPr>
      <w:bookmarkStart w:id="168" w:name="_Toc50573804"/>
      <w:r>
        <w:rPr>
          <w:rFonts w:hint="eastAsia"/>
        </w:rPr>
        <w:t>4.2</w:t>
      </w:r>
      <w:r>
        <w:tab/>
      </w:r>
      <w:r>
        <w:t>STEERING SYSTEM</w:t>
      </w:r>
      <w:bookmarkEnd w:id="168"/>
    </w:p>
    <w:p w14:paraId="726932F5">
      <w:pPr>
        <w:autoSpaceDE w:val="0"/>
        <w:autoSpaceDN w:val="0"/>
        <w:adjustRightInd w:val="0"/>
        <w:jc w:val="left"/>
        <w:rPr>
          <w:rFonts w:ascii="Arial" w:hAnsi="Arial" w:cs="Arial"/>
          <w:kern w:val="0"/>
          <w:sz w:val="20"/>
          <w:szCs w:val="20"/>
        </w:rPr>
      </w:pPr>
    </w:p>
    <w:p w14:paraId="434C44C7">
      <w:pPr>
        <w:pStyle w:val="4"/>
        <w:spacing w:before="0" w:after="0"/>
        <w:rPr>
          <w:rFonts w:cs="Arial"/>
        </w:rPr>
      </w:pPr>
      <w:bookmarkStart w:id="169" w:name="_Toc50573805"/>
      <w:r>
        <w:rPr>
          <w:rFonts w:hint="eastAsia" w:cs="Arial"/>
        </w:rPr>
        <w:t>4.2.</w:t>
      </w:r>
      <w:r>
        <w:rPr>
          <w:rFonts w:cs="Arial"/>
        </w:rPr>
        <w:t>1</w:t>
      </w:r>
      <w:r>
        <w:rPr>
          <w:rFonts w:cs="Arial"/>
        </w:rPr>
        <w:tab/>
      </w:r>
      <w:r>
        <w:rPr>
          <w:rFonts w:cs="Arial"/>
        </w:rPr>
        <w:t>STEERING GEAR</w:t>
      </w:r>
      <w:bookmarkEnd w:id="169"/>
    </w:p>
    <w:p w14:paraId="19C865CE">
      <w:pPr>
        <w:autoSpaceDE w:val="0"/>
        <w:autoSpaceDN w:val="0"/>
        <w:adjustRightInd w:val="0"/>
        <w:spacing w:before="2"/>
        <w:jc w:val="left"/>
        <w:rPr>
          <w:rFonts w:ascii="Arial" w:hAnsi="Arial" w:cs="Arial"/>
          <w:kern w:val="0"/>
          <w:sz w:val="24"/>
        </w:rPr>
      </w:pPr>
    </w:p>
    <w:p w14:paraId="13E47F2E">
      <w:pPr>
        <w:autoSpaceDE w:val="0"/>
        <w:autoSpaceDN w:val="0"/>
        <w:adjustRightInd w:val="0"/>
        <w:ind w:left="963"/>
        <w:rPr>
          <w:kern w:val="0"/>
          <w:sz w:val="24"/>
        </w:rPr>
      </w:pPr>
      <w:r>
        <w:rPr>
          <w:kern w:val="0"/>
          <w:sz w:val="24"/>
        </w:rPr>
        <w:t>O</w:t>
      </w:r>
      <w:r>
        <w:rPr>
          <w:rFonts w:hint="eastAsia"/>
          <w:kern w:val="0"/>
          <w:sz w:val="24"/>
        </w:rPr>
        <w:t>ne (1) set of electro-hydraulic ram type with 4 cylinders and 2 rams steering gear shall be installed in the steering gear room.</w:t>
      </w:r>
    </w:p>
    <w:p w14:paraId="4613727F">
      <w:pPr>
        <w:autoSpaceDE w:val="0"/>
        <w:autoSpaceDN w:val="0"/>
        <w:adjustRightInd w:val="0"/>
        <w:rPr>
          <w:kern w:val="0"/>
          <w:sz w:val="24"/>
        </w:rPr>
      </w:pPr>
    </w:p>
    <w:p w14:paraId="4203F1B7">
      <w:pPr>
        <w:autoSpaceDE w:val="0"/>
        <w:autoSpaceDN w:val="0"/>
        <w:adjustRightInd w:val="0"/>
        <w:ind w:left="963"/>
        <w:rPr>
          <w:kern w:val="0"/>
          <w:sz w:val="24"/>
        </w:rPr>
      </w:pPr>
      <w:r>
        <w:rPr>
          <w:kern w:val="0"/>
          <w:sz w:val="24"/>
        </w:rPr>
        <w:t xml:space="preserve">The steering gear </w:t>
      </w:r>
      <w:r>
        <w:rPr>
          <w:rFonts w:hint="eastAsia"/>
          <w:kern w:val="0"/>
          <w:sz w:val="24"/>
        </w:rPr>
        <w:t>shall be capable of turning the</w:t>
      </w:r>
      <w:r>
        <w:rPr>
          <w:kern w:val="0"/>
          <w:sz w:val="24"/>
        </w:rPr>
        <w:t xml:space="preserve"> rudder from</w:t>
      </w:r>
      <w:r>
        <w:rPr>
          <w:rFonts w:hint="eastAsia"/>
          <w:kern w:val="0"/>
          <w:sz w:val="24"/>
        </w:rPr>
        <w:t xml:space="preserve"> 3</w:t>
      </w:r>
      <w:r>
        <w:rPr>
          <w:kern w:val="0"/>
          <w:sz w:val="24"/>
        </w:rPr>
        <w:t xml:space="preserve">5 deg. </w:t>
      </w:r>
      <w:r>
        <w:rPr>
          <w:rFonts w:hint="eastAsia"/>
          <w:kern w:val="0"/>
          <w:sz w:val="24"/>
        </w:rPr>
        <w:t>on</w:t>
      </w:r>
      <w:r>
        <w:rPr>
          <w:kern w:val="0"/>
          <w:sz w:val="24"/>
        </w:rPr>
        <w:t xml:space="preserve"> one side to</w:t>
      </w:r>
      <w:r>
        <w:rPr>
          <w:rFonts w:hint="eastAsia"/>
          <w:kern w:val="0"/>
          <w:sz w:val="24"/>
        </w:rPr>
        <w:t xml:space="preserve"> 30 deg. on the other side </w:t>
      </w:r>
      <w:r>
        <w:rPr>
          <w:kern w:val="0"/>
          <w:sz w:val="24"/>
        </w:rPr>
        <w:t>within 28 seconds</w:t>
      </w:r>
      <w:r>
        <w:rPr>
          <w:rFonts w:hint="eastAsia"/>
          <w:kern w:val="0"/>
          <w:sz w:val="24"/>
        </w:rPr>
        <w:t xml:space="preserve"> </w:t>
      </w:r>
      <w:r>
        <w:rPr>
          <w:kern w:val="0"/>
          <w:sz w:val="24"/>
        </w:rPr>
        <w:t>with operation of one of the two (2) pumps (one (1) pump stand by)</w:t>
      </w:r>
      <w:r>
        <w:rPr>
          <w:rFonts w:hint="eastAsia"/>
          <w:kern w:val="0"/>
          <w:sz w:val="24"/>
        </w:rPr>
        <w:t>, under the condition that the Vessel runs ahead at the summer load draught with maximum ahead service speed.</w:t>
      </w:r>
    </w:p>
    <w:p w14:paraId="66474C30">
      <w:pPr>
        <w:autoSpaceDE w:val="0"/>
        <w:autoSpaceDN w:val="0"/>
        <w:adjustRightInd w:val="0"/>
        <w:ind w:left="963"/>
        <w:rPr>
          <w:kern w:val="0"/>
          <w:sz w:val="24"/>
        </w:rPr>
      </w:pPr>
    </w:p>
    <w:p w14:paraId="4C7AAD04">
      <w:pPr>
        <w:autoSpaceDE w:val="0"/>
        <w:autoSpaceDN w:val="0"/>
        <w:adjustRightInd w:val="0"/>
        <w:ind w:left="963"/>
        <w:rPr>
          <w:kern w:val="0"/>
          <w:sz w:val="24"/>
        </w:rPr>
      </w:pPr>
      <w:r>
        <w:rPr>
          <w:kern w:val="0"/>
          <w:sz w:val="24"/>
        </w:rPr>
        <w:t>T</w:t>
      </w:r>
      <w:r>
        <w:rPr>
          <w:rFonts w:hint="eastAsia"/>
          <w:kern w:val="0"/>
          <w:sz w:val="24"/>
        </w:rPr>
        <w:t xml:space="preserve">he </w:t>
      </w:r>
      <w:r>
        <w:rPr>
          <w:kern w:val="0"/>
          <w:sz w:val="24"/>
        </w:rPr>
        <w:t>operating</w:t>
      </w:r>
      <w:r>
        <w:rPr>
          <w:rFonts w:hint="eastAsia"/>
          <w:kern w:val="0"/>
          <w:sz w:val="24"/>
        </w:rPr>
        <w:t xml:space="preserve"> angle of the steering gear shall be able to reach maximum 35 degree both sides, and t</w:t>
      </w:r>
      <w:r>
        <w:rPr>
          <w:kern w:val="0"/>
          <w:sz w:val="24"/>
        </w:rPr>
        <w:t xml:space="preserve">he rudder stoppers shall be fitted on the steering gear to prevent the rudder </w:t>
      </w:r>
      <w:r>
        <w:rPr>
          <w:rFonts w:hint="eastAsia"/>
          <w:kern w:val="0"/>
          <w:sz w:val="24"/>
        </w:rPr>
        <w:t xml:space="preserve">from </w:t>
      </w:r>
      <w:r>
        <w:rPr>
          <w:kern w:val="0"/>
          <w:sz w:val="24"/>
        </w:rPr>
        <w:t xml:space="preserve">being hard over at </w:t>
      </w:r>
      <w:r>
        <w:rPr>
          <w:rFonts w:hint="eastAsia"/>
          <w:kern w:val="0"/>
          <w:sz w:val="24"/>
        </w:rPr>
        <w:t xml:space="preserve">about 37 </w:t>
      </w:r>
      <w:r>
        <w:rPr>
          <w:kern w:val="0"/>
          <w:sz w:val="24"/>
        </w:rPr>
        <w:t>deg</w:t>
      </w:r>
      <w:r>
        <w:rPr>
          <w:rFonts w:hint="eastAsia"/>
          <w:kern w:val="0"/>
          <w:sz w:val="24"/>
        </w:rPr>
        <w:t>ree</w:t>
      </w:r>
      <w:r>
        <w:rPr>
          <w:kern w:val="0"/>
          <w:sz w:val="24"/>
        </w:rPr>
        <w:t xml:space="preserve"> both sides.</w:t>
      </w:r>
    </w:p>
    <w:p w14:paraId="06956862">
      <w:pPr>
        <w:autoSpaceDE w:val="0"/>
        <w:autoSpaceDN w:val="0"/>
        <w:adjustRightInd w:val="0"/>
        <w:ind w:left="963"/>
        <w:rPr>
          <w:kern w:val="0"/>
          <w:sz w:val="24"/>
        </w:rPr>
      </w:pPr>
    </w:p>
    <w:p w14:paraId="6E8CDBC8">
      <w:pPr>
        <w:autoSpaceDE w:val="0"/>
        <w:autoSpaceDN w:val="0"/>
        <w:adjustRightInd w:val="0"/>
        <w:ind w:left="963"/>
        <w:rPr>
          <w:kern w:val="0"/>
          <w:sz w:val="24"/>
        </w:rPr>
      </w:pPr>
      <w:r>
        <w:rPr>
          <w:kern w:val="0"/>
          <w:sz w:val="24"/>
        </w:rPr>
        <w:t>The steering gear shall consist of two (2) electro-hydraulic pump units, each with 100% capacity, and integrated hydraulic piping instruments. If one power unit fails, the remaining unit to be able to operate by change of the gear. One (1) of two power units can be operated at the capacity in accordance with relevant rule by emergency electric power supplied from emergency generator in case of the main electric power failure.</w:t>
      </w:r>
    </w:p>
    <w:p w14:paraId="73F894C9">
      <w:pPr>
        <w:autoSpaceDE w:val="0"/>
        <w:autoSpaceDN w:val="0"/>
        <w:adjustRightInd w:val="0"/>
        <w:ind w:left="963"/>
        <w:rPr>
          <w:kern w:val="0"/>
          <w:sz w:val="24"/>
        </w:rPr>
      </w:pPr>
    </w:p>
    <w:p w14:paraId="68C29EAF">
      <w:pPr>
        <w:autoSpaceDE w:val="0"/>
        <w:autoSpaceDN w:val="0"/>
        <w:adjustRightInd w:val="0"/>
        <w:ind w:left="963"/>
        <w:rPr>
          <w:kern w:val="0"/>
          <w:sz w:val="24"/>
        </w:rPr>
      </w:pPr>
      <w:r>
        <w:rPr>
          <w:kern w:val="0"/>
          <w:sz w:val="24"/>
        </w:rPr>
        <w:t>Each pump unit shall be equipped with a</w:t>
      </w:r>
      <w:r>
        <w:rPr>
          <w:rFonts w:hint="eastAsia"/>
          <w:kern w:val="0"/>
          <w:sz w:val="24"/>
        </w:rPr>
        <w:t xml:space="preserve"> </w:t>
      </w:r>
      <w:r>
        <w:rPr>
          <w:kern w:val="0"/>
          <w:sz w:val="24"/>
        </w:rPr>
        <w:t>hydraulic oil pump, a</w:t>
      </w:r>
      <w:r>
        <w:rPr>
          <w:rFonts w:hint="eastAsia"/>
          <w:kern w:val="0"/>
          <w:sz w:val="24"/>
        </w:rPr>
        <w:t>n IP44</w:t>
      </w:r>
      <w:r>
        <w:rPr>
          <w:kern w:val="0"/>
          <w:sz w:val="24"/>
        </w:rPr>
        <w:t xml:space="preserve"> type squirrel cage electric motor and a hydraulic oil tank with a low level alarm switch.</w:t>
      </w:r>
    </w:p>
    <w:p w14:paraId="263A3700">
      <w:pPr>
        <w:autoSpaceDE w:val="0"/>
        <w:autoSpaceDN w:val="0"/>
        <w:adjustRightInd w:val="0"/>
        <w:ind w:left="963"/>
        <w:rPr>
          <w:kern w:val="0"/>
          <w:sz w:val="24"/>
        </w:rPr>
      </w:pPr>
    </w:p>
    <w:p w14:paraId="7E306D67">
      <w:pPr>
        <w:autoSpaceDE w:val="0"/>
        <w:autoSpaceDN w:val="0"/>
        <w:adjustRightInd w:val="0"/>
        <w:ind w:left="963"/>
        <w:rPr>
          <w:b/>
          <w:i/>
          <w:kern w:val="0"/>
          <w:sz w:val="24"/>
        </w:rPr>
      </w:pPr>
      <w:r>
        <w:rPr>
          <w:rFonts w:hint="eastAsia"/>
          <w:b/>
          <w:i/>
          <w:kern w:val="0"/>
          <w:sz w:val="24"/>
        </w:rPr>
        <w:t>E</w:t>
      </w:r>
      <w:r>
        <w:rPr>
          <w:b/>
          <w:i/>
          <w:kern w:val="0"/>
          <w:sz w:val="24"/>
        </w:rPr>
        <w:t xml:space="preserve">ach one </w:t>
      </w:r>
      <w:r>
        <w:rPr>
          <w:rFonts w:hint="eastAsia"/>
          <w:b/>
          <w:i/>
          <w:kern w:val="0"/>
          <w:sz w:val="24"/>
        </w:rPr>
        <w:t xml:space="preserve">pump unit </w:t>
      </w:r>
      <w:r>
        <w:rPr>
          <w:b/>
          <w:i/>
          <w:kern w:val="0"/>
          <w:sz w:val="24"/>
        </w:rPr>
        <w:t>in sea trial for testing to be output 100</w:t>
      </w:r>
      <w:r>
        <w:rPr>
          <w:rFonts w:hint="eastAsia"/>
          <w:b/>
          <w:i/>
          <w:kern w:val="0"/>
          <w:sz w:val="24"/>
        </w:rPr>
        <w:t>%.</w:t>
      </w:r>
    </w:p>
    <w:p w14:paraId="23FC1634">
      <w:pPr>
        <w:autoSpaceDE w:val="0"/>
        <w:autoSpaceDN w:val="0"/>
        <w:adjustRightInd w:val="0"/>
        <w:ind w:left="963"/>
        <w:rPr>
          <w:kern w:val="0"/>
          <w:sz w:val="24"/>
        </w:rPr>
      </w:pPr>
    </w:p>
    <w:p w14:paraId="55463254">
      <w:pPr>
        <w:autoSpaceDE w:val="0"/>
        <w:autoSpaceDN w:val="0"/>
        <w:adjustRightInd w:val="0"/>
        <w:ind w:left="963"/>
        <w:rPr>
          <w:kern w:val="0"/>
          <w:sz w:val="24"/>
        </w:rPr>
      </w:pPr>
    </w:p>
    <w:p w14:paraId="6F71ACD0">
      <w:pPr>
        <w:autoSpaceDE w:val="0"/>
        <w:autoSpaceDN w:val="0"/>
        <w:adjustRightInd w:val="0"/>
        <w:ind w:left="963"/>
        <w:rPr>
          <w:kern w:val="0"/>
          <w:sz w:val="24"/>
        </w:rPr>
      </w:pPr>
      <w:r>
        <w:rPr>
          <w:kern w:val="0"/>
          <w:sz w:val="24"/>
        </w:rPr>
        <w:t>The power unit shall be started/stopped from the wheelhouse and the steering gear room.</w:t>
      </w:r>
    </w:p>
    <w:p w14:paraId="2683597B">
      <w:pPr>
        <w:autoSpaceDE w:val="0"/>
        <w:autoSpaceDN w:val="0"/>
        <w:adjustRightInd w:val="0"/>
        <w:spacing w:line="240" w:lineRule="exact"/>
        <w:jc w:val="left"/>
        <w:rPr>
          <w:rFonts w:ascii="Arial" w:hAnsi="Arial" w:cs="Arial"/>
          <w:kern w:val="0"/>
          <w:sz w:val="24"/>
        </w:rPr>
      </w:pPr>
    </w:p>
    <w:p w14:paraId="76B9D1F3">
      <w:pPr>
        <w:autoSpaceDE w:val="0"/>
        <w:autoSpaceDN w:val="0"/>
        <w:adjustRightInd w:val="0"/>
        <w:ind w:left="963"/>
        <w:rPr>
          <w:kern w:val="0"/>
          <w:sz w:val="24"/>
        </w:rPr>
      </w:pPr>
      <w:r>
        <w:rPr>
          <w:kern w:val="0"/>
          <w:sz w:val="24"/>
        </w:rPr>
        <w:t>In case of main power failure, the power shall be automatically supplied from emergency generator to steering gear within 45 seconds in compliance with the Rules and Regulations.</w:t>
      </w:r>
    </w:p>
    <w:p w14:paraId="4AA2B3DE">
      <w:pPr>
        <w:autoSpaceDE w:val="0"/>
        <w:autoSpaceDN w:val="0"/>
        <w:adjustRightInd w:val="0"/>
        <w:spacing w:line="240" w:lineRule="exact"/>
        <w:jc w:val="left"/>
        <w:rPr>
          <w:rFonts w:ascii="Arial" w:hAnsi="Arial" w:cs="Arial"/>
          <w:kern w:val="0"/>
          <w:sz w:val="24"/>
        </w:rPr>
      </w:pPr>
    </w:p>
    <w:p w14:paraId="7F65DFA9">
      <w:pPr>
        <w:autoSpaceDE w:val="0"/>
        <w:autoSpaceDN w:val="0"/>
        <w:adjustRightInd w:val="0"/>
        <w:ind w:left="963"/>
        <w:rPr>
          <w:kern w:val="0"/>
          <w:sz w:val="24"/>
        </w:rPr>
      </w:pPr>
      <w:r>
        <w:rPr>
          <w:kern w:val="0"/>
          <w:sz w:val="24"/>
        </w:rPr>
        <w:t>A notice plate for emergency operation shall be provided in steering gear room and wheelhouse.</w:t>
      </w:r>
    </w:p>
    <w:p w14:paraId="6E091A0E">
      <w:pPr>
        <w:autoSpaceDE w:val="0"/>
        <w:autoSpaceDN w:val="0"/>
        <w:adjustRightInd w:val="0"/>
        <w:spacing w:line="240" w:lineRule="exact"/>
        <w:jc w:val="left"/>
        <w:rPr>
          <w:rFonts w:ascii="Arial" w:hAnsi="Arial" w:cs="Arial"/>
          <w:kern w:val="0"/>
          <w:sz w:val="24"/>
        </w:rPr>
      </w:pPr>
    </w:p>
    <w:p w14:paraId="0FB9E8E7">
      <w:pPr>
        <w:autoSpaceDE w:val="0"/>
        <w:autoSpaceDN w:val="0"/>
        <w:adjustRightInd w:val="0"/>
        <w:ind w:left="963"/>
        <w:rPr>
          <w:kern w:val="0"/>
          <w:sz w:val="24"/>
        </w:rPr>
      </w:pPr>
      <w:r>
        <w:rPr>
          <w:kern w:val="0"/>
          <w:sz w:val="24"/>
        </w:rPr>
        <w:t>The steering gear shall be controlled by the steering control system (auto pilot) in the wheelhouse. In addition, the steering gear also shall be provided with a manual control device in the steering gear room for emergency operation in case of failure of control system.</w:t>
      </w:r>
    </w:p>
    <w:p w14:paraId="64F346F1">
      <w:pPr>
        <w:autoSpaceDE w:val="0"/>
        <w:autoSpaceDN w:val="0"/>
        <w:adjustRightInd w:val="0"/>
        <w:spacing w:line="240" w:lineRule="exact"/>
        <w:jc w:val="left"/>
        <w:rPr>
          <w:rFonts w:ascii="Arial" w:hAnsi="Arial" w:cs="Arial"/>
          <w:kern w:val="0"/>
          <w:sz w:val="24"/>
        </w:rPr>
      </w:pPr>
    </w:p>
    <w:p w14:paraId="25D8A82F">
      <w:pPr>
        <w:autoSpaceDE w:val="0"/>
        <w:autoSpaceDN w:val="0"/>
        <w:adjustRightInd w:val="0"/>
        <w:ind w:left="963"/>
        <w:rPr>
          <w:kern w:val="0"/>
          <w:sz w:val="24"/>
        </w:rPr>
      </w:pPr>
      <w:r>
        <w:rPr>
          <w:kern w:val="0"/>
          <w:sz w:val="24"/>
        </w:rPr>
        <w:t>The remote control and rudder angle indicator of the steering gear shall be provided in the wheelhouse and bridge wings, and the remote rudder angle indicator shall be provided in the engine control room.</w:t>
      </w:r>
    </w:p>
    <w:p w14:paraId="645BC2AD">
      <w:pPr>
        <w:autoSpaceDE w:val="0"/>
        <w:autoSpaceDN w:val="0"/>
        <w:adjustRightInd w:val="0"/>
        <w:spacing w:line="240" w:lineRule="exact"/>
        <w:jc w:val="left"/>
        <w:rPr>
          <w:rFonts w:ascii="Arial" w:hAnsi="Arial" w:cs="Arial"/>
          <w:kern w:val="0"/>
          <w:sz w:val="24"/>
        </w:rPr>
      </w:pPr>
    </w:p>
    <w:p w14:paraId="0938A563">
      <w:pPr>
        <w:autoSpaceDE w:val="0"/>
        <w:autoSpaceDN w:val="0"/>
        <w:adjustRightInd w:val="0"/>
        <w:ind w:left="963"/>
        <w:rPr>
          <w:kern w:val="0"/>
          <w:sz w:val="24"/>
        </w:rPr>
      </w:pPr>
      <w:r>
        <w:rPr>
          <w:kern w:val="0"/>
          <w:sz w:val="24"/>
        </w:rPr>
        <w:t>The piping between the pumps and cylinders shall be seamless steel.</w:t>
      </w:r>
    </w:p>
    <w:p w14:paraId="1FA309E2">
      <w:pPr>
        <w:autoSpaceDE w:val="0"/>
        <w:autoSpaceDN w:val="0"/>
        <w:adjustRightInd w:val="0"/>
        <w:spacing w:line="240" w:lineRule="exact"/>
        <w:ind w:left="964"/>
        <w:rPr>
          <w:kern w:val="0"/>
          <w:sz w:val="24"/>
        </w:rPr>
      </w:pPr>
    </w:p>
    <w:p w14:paraId="6459DB76">
      <w:pPr>
        <w:autoSpaceDE w:val="0"/>
        <w:autoSpaceDN w:val="0"/>
        <w:adjustRightInd w:val="0"/>
        <w:ind w:left="963"/>
        <w:rPr>
          <w:kern w:val="0"/>
          <w:sz w:val="24"/>
        </w:rPr>
      </w:pPr>
      <w:r>
        <w:rPr>
          <w:kern w:val="0"/>
          <w:sz w:val="24"/>
        </w:rPr>
        <w:t>The hydraulic system of the steering gear shall be flushed at the manufacturer’s shop according to their standard, and then shall be properly protected during transportation and installation.</w:t>
      </w:r>
    </w:p>
    <w:p w14:paraId="0BC0C356">
      <w:pPr>
        <w:autoSpaceDE w:val="0"/>
        <w:autoSpaceDN w:val="0"/>
        <w:adjustRightInd w:val="0"/>
        <w:spacing w:line="240" w:lineRule="exact"/>
        <w:jc w:val="left"/>
        <w:rPr>
          <w:rFonts w:ascii="Arial" w:hAnsi="Arial" w:cs="Arial"/>
          <w:kern w:val="0"/>
          <w:sz w:val="24"/>
        </w:rPr>
      </w:pPr>
    </w:p>
    <w:p w14:paraId="6DB3460A">
      <w:pPr>
        <w:autoSpaceDE w:val="0"/>
        <w:autoSpaceDN w:val="0"/>
        <w:adjustRightInd w:val="0"/>
        <w:ind w:left="963"/>
        <w:rPr>
          <w:kern w:val="0"/>
          <w:sz w:val="24"/>
        </w:rPr>
      </w:pPr>
      <w:r>
        <w:rPr>
          <w:kern w:val="0"/>
          <w:sz w:val="24"/>
        </w:rPr>
        <w:t>A fixed hydraulic oil storage tank with manual pump ready shall be provided in the steering gear room for recharge of the system as required by the Rule.</w:t>
      </w:r>
    </w:p>
    <w:p w14:paraId="42987131">
      <w:pPr>
        <w:autoSpaceDE w:val="0"/>
        <w:autoSpaceDN w:val="0"/>
        <w:adjustRightInd w:val="0"/>
        <w:spacing w:line="240" w:lineRule="exact"/>
        <w:jc w:val="left"/>
        <w:rPr>
          <w:rFonts w:ascii="Arial" w:hAnsi="Arial" w:cs="Arial"/>
          <w:kern w:val="0"/>
          <w:sz w:val="24"/>
        </w:rPr>
      </w:pPr>
    </w:p>
    <w:p w14:paraId="1C94D6A8">
      <w:pPr>
        <w:autoSpaceDE w:val="0"/>
        <w:autoSpaceDN w:val="0"/>
        <w:adjustRightInd w:val="0"/>
        <w:ind w:left="963"/>
        <w:rPr>
          <w:kern w:val="0"/>
          <w:sz w:val="24"/>
        </w:rPr>
      </w:pPr>
      <w:r>
        <w:rPr>
          <w:kern w:val="0"/>
          <w:sz w:val="24"/>
        </w:rPr>
        <w:t>The mechanical type rudder angle indicator shall be fitted on the steering gear body. The rudder angle indicator shall be independent of the steering gear control system, and be readily visible from all control positions.</w:t>
      </w:r>
    </w:p>
    <w:p w14:paraId="24C48235">
      <w:pPr>
        <w:autoSpaceDE w:val="0"/>
        <w:autoSpaceDN w:val="0"/>
        <w:adjustRightInd w:val="0"/>
        <w:spacing w:line="240" w:lineRule="exact"/>
        <w:jc w:val="left"/>
        <w:rPr>
          <w:rFonts w:ascii="Arial" w:hAnsi="Arial" w:cs="Arial"/>
          <w:kern w:val="0"/>
          <w:sz w:val="24"/>
        </w:rPr>
      </w:pPr>
    </w:p>
    <w:p w14:paraId="133BD726">
      <w:pPr>
        <w:autoSpaceDE w:val="0"/>
        <w:autoSpaceDN w:val="0"/>
        <w:adjustRightInd w:val="0"/>
        <w:ind w:left="963"/>
        <w:rPr>
          <w:kern w:val="0"/>
          <w:sz w:val="24"/>
        </w:rPr>
      </w:pPr>
      <w:r>
        <w:rPr>
          <w:kern w:val="0"/>
          <w:sz w:val="24"/>
        </w:rPr>
        <w:t>A gyro repeater shall be installed in the steering gear room readable from the manual control stand.</w:t>
      </w:r>
    </w:p>
    <w:p w14:paraId="54FD36B0">
      <w:pPr>
        <w:autoSpaceDE w:val="0"/>
        <w:autoSpaceDN w:val="0"/>
        <w:adjustRightInd w:val="0"/>
        <w:spacing w:line="240" w:lineRule="exact"/>
        <w:jc w:val="left"/>
        <w:rPr>
          <w:rFonts w:ascii="Arial" w:hAnsi="Arial" w:cs="Arial"/>
          <w:kern w:val="0"/>
          <w:sz w:val="24"/>
        </w:rPr>
      </w:pPr>
    </w:p>
    <w:p w14:paraId="1F1C0414">
      <w:pPr>
        <w:autoSpaceDE w:val="0"/>
        <w:autoSpaceDN w:val="0"/>
        <w:adjustRightInd w:val="0"/>
        <w:ind w:left="963"/>
        <w:rPr>
          <w:kern w:val="0"/>
          <w:sz w:val="24"/>
        </w:rPr>
      </w:pPr>
      <w:r>
        <w:rPr>
          <w:kern w:val="0"/>
          <w:sz w:val="24"/>
        </w:rPr>
        <w:t>The construction, materials, accessories, etc., shall be in compliance with the requirements of the Classification Society and the manufacturer’s standards unless otherwise specified.</w:t>
      </w:r>
    </w:p>
    <w:p w14:paraId="75881C6E">
      <w:pPr>
        <w:autoSpaceDE w:val="0"/>
        <w:autoSpaceDN w:val="0"/>
        <w:adjustRightInd w:val="0"/>
        <w:spacing w:line="240" w:lineRule="exact"/>
        <w:ind w:left="964"/>
        <w:rPr>
          <w:kern w:val="0"/>
          <w:sz w:val="24"/>
        </w:rPr>
      </w:pPr>
    </w:p>
    <w:p w14:paraId="5031D816">
      <w:pPr>
        <w:autoSpaceDE w:val="0"/>
        <w:autoSpaceDN w:val="0"/>
        <w:adjustRightInd w:val="0"/>
        <w:ind w:left="963"/>
        <w:rPr>
          <w:kern w:val="0"/>
          <w:sz w:val="24"/>
        </w:rPr>
      </w:pPr>
      <w:r>
        <w:rPr>
          <w:kern w:val="0"/>
          <w:sz w:val="24"/>
        </w:rPr>
        <w:t>Lifting eyes shall be fitted underneath of upper deck for maintenance of the steering gear.</w:t>
      </w:r>
    </w:p>
    <w:p w14:paraId="774DA312">
      <w:pPr>
        <w:autoSpaceDE w:val="0"/>
        <w:autoSpaceDN w:val="0"/>
        <w:adjustRightInd w:val="0"/>
        <w:spacing w:line="240" w:lineRule="exact"/>
        <w:ind w:left="964"/>
        <w:rPr>
          <w:kern w:val="0"/>
          <w:sz w:val="24"/>
        </w:rPr>
      </w:pPr>
    </w:p>
    <w:p w14:paraId="677D6B7F">
      <w:pPr>
        <w:autoSpaceDE w:val="0"/>
        <w:autoSpaceDN w:val="0"/>
        <w:adjustRightInd w:val="0"/>
        <w:ind w:left="963"/>
        <w:rPr>
          <w:kern w:val="0"/>
          <w:sz w:val="24"/>
        </w:rPr>
      </w:pPr>
      <w:r>
        <w:rPr>
          <w:kern w:val="0"/>
          <w:sz w:val="24"/>
        </w:rPr>
        <w:t>Working platform with handrail shall be provided around the steering gear for easy accessibility.</w:t>
      </w:r>
    </w:p>
    <w:p w14:paraId="33E718AD">
      <w:pPr>
        <w:autoSpaceDE w:val="0"/>
        <w:autoSpaceDN w:val="0"/>
        <w:adjustRightInd w:val="0"/>
        <w:spacing w:line="240" w:lineRule="exact"/>
        <w:ind w:left="964"/>
        <w:rPr>
          <w:kern w:val="0"/>
          <w:sz w:val="24"/>
        </w:rPr>
      </w:pPr>
    </w:p>
    <w:p w14:paraId="190D3401">
      <w:pPr>
        <w:autoSpaceDE w:val="0"/>
        <w:autoSpaceDN w:val="0"/>
        <w:adjustRightInd w:val="0"/>
        <w:ind w:left="963"/>
        <w:rPr>
          <w:kern w:val="0"/>
          <w:sz w:val="24"/>
        </w:rPr>
      </w:pPr>
      <w:r>
        <w:rPr>
          <w:kern w:val="0"/>
          <w:sz w:val="24"/>
        </w:rPr>
        <w:t>Non-slip paint (width : 1 m) shall be provided from the entrance of the steering gear room to the steering gear in compliance with the Rules and Regulations.</w:t>
      </w:r>
    </w:p>
    <w:p w14:paraId="19E76B17">
      <w:pPr>
        <w:autoSpaceDE w:val="0"/>
        <w:autoSpaceDN w:val="0"/>
        <w:adjustRightInd w:val="0"/>
        <w:spacing w:line="240" w:lineRule="exact"/>
        <w:ind w:left="964"/>
        <w:rPr>
          <w:kern w:val="0"/>
          <w:sz w:val="24"/>
        </w:rPr>
      </w:pPr>
    </w:p>
    <w:p w14:paraId="6A736EA0">
      <w:pPr>
        <w:autoSpaceDE w:val="0"/>
        <w:autoSpaceDN w:val="0"/>
        <w:adjustRightInd w:val="0"/>
        <w:ind w:left="963"/>
        <w:rPr>
          <w:kern w:val="0"/>
          <w:sz w:val="24"/>
        </w:rPr>
      </w:pPr>
      <w:r>
        <w:rPr>
          <w:kern w:val="0"/>
          <w:sz w:val="24"/>
        </w:rPr>
        <w:t>Steel coaming of about 100 mm high shall be provided around the steering gear.</w:t>
      </w:r>
    </w:p>
    <w:p w14:paraId="529ACC3E">
      <w:pPr>
        <w:autoSpaceDE w:val="0"/>
        <w:autoSpaceDN w:val="0"/>
        <w:adjustRightInd w:val="0"/>
        <w:spacing w:line="240" w:lineRule="exact"/>
        <w:jc w:val="left"/>
        <w:rPr>
          <w:rFonts w:ascii="Arial" w:hAnsi="Arial" w:cs="Arial"/>
          <w:kern w:val="0"/>
          <w:sz w:val="24"/>
        </w:rPr>
      </w:pPr>
    </w:p>
    <w:p w14:paraId="0110C3BA">
      <w:pPr>
        <w:autoSpaceDE w:val="0"/>
        <w:autoSpaceDN w:val="0"/>
        <w:adjustRightInd w:val="0"/>
        <w:ind w:left="963"/>
        <w:rPr>
          <w:kern w:val="0"/>
          <w:sz w:val="24"/>
        </w:rPr>
      </w:pPr>
      <w:r>
        <w:rPr>
          <w:kern w:val="0"/>
          <w:sz w:val="24"/>
        </w:rPr>
        <w:t>Steel chock or resin chock shall be used for liner of steering gear foundation according to Maker’s recommendation.</w:t>
      </w:r>
    </w:p>
    <w:p w14:paraId="01A3BA0A">
      <w:pPr>
        <w:autoSpaceDE w:val="0"/>
        <w:autoSpaceDN w:val="0"/>
        <w:adjustRightInd w:val="0"/>
        <w:spacing w:line="240" w:lineRule="exact"/>
        <w:ind w:left="964"/>
        <w:rPr>
          <w:kern w:val="0"/>
          <w:sz w:val="24"/>
        </w:rPr>
      </w:pPr>
    </w:p>
    <w:p w14:paraId="32FC16E8">
      <w:pPr>
        <w:autoSpaceDE w:val="0"/>
        <w:autoSpaceDN w:val="0"/>
        <w:adjustRightInd w:val="0"/>
        <w:spacing w:line="240" w:lineRule="exact"/>
        <w:ind w:left="964"/>
        <w:rPr>
          <w:b/>
          <w:kern w:val="0"/>
          <w:sz w:val="24"/>
        </w:rPr>
      </w:pPr>
    </w:p>
    <w:p w14:paraId="144DCD97">
      <w:pPr>
        <w:autoSpaceDE w:val="0"/>
        <w:autoSpaceDN w:val="0"/>
        <w:adjustRightInd w:val="0"/>
        <w:spacing w:line="240" w:lineRule="exact"/>
        <w:ind w:left="964"/>
        <w:rPr>
          <w:b/>
          <w:kern w:val="0"/>
          <w:sz w:val="24"/>
        </w:rPr>
      </w:pPr>
    </w:p>
    <w:p w14:paraId="493D1874">
      <w:pPr>
        <w:autoSpaceDE w:val="0"/>
        <w:autoSpaceDN w:val="0"/>
        <w:adjustRightInd w:val="0"/>
        <w:spacing w:line="240" w:lineRule="exact"/>
        <w:ind w:left="964"/>
        <w:rPr>
          <w:b/>
          <w:kern w:val="0"/>
          <w:sz w:val="24"/>
        </w:rPr>
      </w:pPr>
    </w:p>
    <w:p w14:paraId="17B1A3F0">
      <w:pPr>
        <w:autoSpaceDE w:val="0"/>
        <w:autoSpaceDN w:val="0"/>
        <w:adjustRightInd w:val="0"/>
        <w:spacing w:line="240" w:lineRule="exact"/>
        <w:ind w:left="964"/>
        <w:rPr>
          <w:b/>
          <w:kern w:val="0"/>
          <w:sz w:val="24"/>
        </w:rPr>
      </w:pPr>
    </w:p>
    <w:p w14:paraId="2B1528C8">
      <w:pPr>
        <w:autoSpaceDE w:val="0"/>
        <w:autoSpaceDN w:val="0"/>
        <w:adjustRightInd w:val="0"/>
        <w:spacing w:line="240" w:lineRule="exact"/>
        <w:ind w:left="964"/>
        <w:rPr>
          <w:b/>
          <w:kern w:val="0"/>
          <w:sz w:val="24"/>
        </w:rPr>
      </w:pPr>
    </w:p>
    <w:p w14:paraId="58859935">
      <w:pPr>
        <w:pStyle w:val="4"/>
        <w:spacing w:before="0" w:after="0"/>
        <w:rPr>
          <w:rFonts w:cs="Arial"/>
        </w:rPr>
      </w:pPr>
      <w:bookmarkStart w:id="170" w:name="_Toc50573806"/>
      <w:r>
        <w:rPr>
          <w:rFonts w:hint="eastAsia" w:cs="Arial"/>
        </w:rPr>
        <w:t>4.2.2</w:t>
      </w:r>
      <w:r>
        <w:rPr>
          <w:rFonts w:cs="Arial"/>
        </w:rPr>
        <w:tab/>
      </w:r>
      <w:r>
        <w:rPr>
          <w:rFonts w:cs="Arial"/>
        </w:rPr>
        <w:t>RUDDER AND RUDDER STOCK AND OTHERS</w:t>
      </w:r>
      <w:bookmarkEnd w:id="170"/>
    </w:p>
    <w:p w14:paraId="71C98C82">
      <w:pPr>
        <w:autoSpaceDE w:val="0"/>
        <w:autoSpaceDN w:val="0"/>
        <w:adjustRightInd w:val="0"/>
        <w:ind w:left="963"/>
        <w:rPr>
          <w:kern w:val="0"/>
          <w:sz w:val="24"/>
        </w:rPr>
      </w:pPr>
    </w:p>
    <w:p w14:paraId="00FE8F0C">
      <w:pPr>
        <w:autoSpaceDE w:val="0"/>
        <w:autoSpaceDN w:val="0"/>
        <w:adjustRightInd w:val="0"/>
        <w:ind w:left="963"/>
        <w:rPr>
          <w:kern w:val="0"/>
          <w:sz w:val="24"/>
        </w:rPr>
      </w:pPr>
      <w:r>
        <w:rPr>
          <w:rFonts w:hint="eastAsia"/>
          <w:kern w:val="0"/>
          <w:sz w:val="24"/>
        </w:rPr>
        <w:t>R</w:t>
      </w:r>
      <w:r>
        <w:rPr>
          <w:kern w:val="0"/>
          <w:sz w:val="24"/>
        </w:rPr>
        <w:t xml:space="preserve">udder to be of </w:t>
      </w:r>
      <w:r>
        <w:rPr>
          <w:rFonts w:hint="eastAsia"/>
          <w:kern w:val="0"/>
          <w:sz w:val="24"/>
        </w:rPr>
        <w:t xml:space="preserve">semi balance spade </w:t>
      </w:r>
      <w:r>
        <w:rPr>
          <w:kern w:val="0"/>
          <w:sz w:val="24"/>
        </w:rPr>
        <w:t>type</w:t>
      </w:r>
      <w:r>
        <w:rPr>
          <w:rFonts w:hint="eastAsia"/>
          <w:kern w:val="0"/>
          <w:sz w:val="24"/>
        </w:rPr>
        <w:t>. A suitable rudder bulb shall be fitted on the rudder</w:t>
      </w:r>
      <w:r>
        <w:rPr>
          <w:kern w:val="0"/>
          <w:sz w:val="24"/>
        </w:rPr>
        <w:t>.</w:t>
      </w:r>
    </w:p>
    <w:p w14:paraId="6772F635">
      <w:pPr>
        <w:autoSpaceDE w:val="0"/>
        <w:autoSpaceDN w:val="0"/>
        <w:adjustRightInd w:val="0"/>
        <w:ind w:left="963"/>
        <w:rPr>
          <w:kern w:val="0"/>
          <w:sz w:val="24"/>
        </w:rPr>
      </w:pPr>
    </w:p>
    <w:p w14:paraId="3445A405">
      <w:pPr>
        <w:autoSpaceDE w:val="0"/>
        <w:autoSpaceDN w:val="0"/>
        <w:adjustRightInd w:val="0"/>
        <w:ind w:left="963"/>
        <w:rPr>
          <w:kern w:val="0"/>
          <w:sz w:val="24"/>
        </w:rPr>
      </w:pPr>
      <w:r>
        <w:rPr>
          <w:kern w:val="0"/>
          <w:sz w:val="24"/>
        </w:rPr>
        <w:t>The rudder area to be designed as per Class rules.</w:t>
      </w:r>
    </w:p>
    <w:p w14:paraId="3C6DC394">
      <w:pPr>
        <w:autoSpaceDE w:val="0"/>
        <w:autoSpaceDN w:val="0"/>
        <w:adjustRightInd w:val="0"/>
        <w:rPr>
          <w:kern w:val="0"/>
          <w:sz w:val="24"/>
        </w:rPr>
      </w:pPr>
    </w:p>
    <w:p w14:paraId="15503D73">
      <w:pPr>
        <w:autoSpaceDE w:val="0"/>
        <w:autoSpaceDN w:val="0"/>
        <w:adjustRightInd w:val="0"/>
        <w:ind w:left="963"/>
        <w:rPr>
          <w:kern w:val="0"/>
          <w:sz w:val="24"/>
        </w:rPr>
      </w:pPr>
      <w:r>
        <w:rPr>
          <w:kern w:val="0"/>
          <w:sz w:val="24"/>
        </w:rPr>
        <w:t xml:space="preserve">Propeller shall be capable of removal without dismantling the rudder </w:t>
      </w:r>
      <w:r>
        <w:rPr>
          <w:rFonts w:hint="eastAsia"/>
          <w:kern w:val="0"/>
          <w:sz w:val="24"/>
        </w:rPr>
        <w:t>,rudder bulb</w:t>
      </w:r>
      <w:r>
        <w:rPr>
          <w:kern w:val="0"/>
          <w:sz w:val="24"/>
        </w:rPr>
        <w:t>.</w:t>
      </w:r>
    </w:p>
    <w:p w14:paraId="24FB8142">
      <w:pPr>
        <w:autoSpaceDE w:val="0"/>
        <w:autoSpaceDN w:val="0"/>
        <w:adjustRightInd w:val="0"/>
        <w:rPr>
          <w:kern w:val="0"/>
          <w:sz w:val="24"/>
        </w:rPr>
      </w:pPr>
    </w:p>
    <w:p w14:paraId="49768037">
      <w:pPr>
        <w:autoSpaceDE w:val="0"/>
        <w:autoSpaceDN w:val="0"/>
        <w:adjustRightInd w:val="0"/>
        <w:ind w:left="963"/>
        <w:rPr>
          <w:rFonts w:hint="eastAsia" w:ascii="TimesNewRomanPSMT" w:hAnsi="TimesNewRomanPSMT" w:cs="TimesNewRomanPSMT"/>
          <w:kern w:val="0"/>
          <w:sz w:val="24"/>
        </w:rPr>
      </w:pPr>
      <w:r>
        <w:rPr>
          <w:kern w:val="0"/>
          <w:sz w:val="24"/>
        </w:rPr>
        <w:t>The rudder plates and horizontal &amp; vertical rudder frames to be of fabricated steel plate</w:t>
      </w:r>
      <w:r>
        <w:rPr>
          <w:rFonts w:ascii="TimesNewRomanPSMT" w:hAnsi="TimesNewRomanPSMT" w:cs="TimesNewRomanPSMT"/>
          <w:kern w:val="0"/>
          <w:sz w:val="24"/>
        </w:rPr>
        <w:t>.</w:t>
      </w:r>
    </w:p>
    <w:p w14:paraId="64FF5FBD">
      <w:pPr>
        <w:autoSpaceDE w:val="0"/>
        <w:autoSpaceDN w:val="0"/>
        <w:adjustRightInd w:val="0"/>
        <w:rPr>
          <w:kern w:val="0"/>
          <w:sz w:val="24"/>
        </w:rPr>
      </w:pPr>
    </w:p>
    <w:p w14:paraId="222413C9">
      <w:pPr>
        <w:autoSpaceDE w:val="0"/>
        <w:autoSpaceDN w:val="0"/>
        <w:adjustRightInd w:val="0"/>
        <w:ind w:left="963"/>
        <w:rPr>
          <w:kern w:val="0"/>
          <w:sz w:val="24"/>
        </w:rPr>
      </w:pPr>
      <w:r>
        <w:rPr>
          <w:kern w:val="0"/>
          <w:sz w:val="24"/>
        </w:rPr>
        <w:t>The rudder blade is made of high quality, sand blast shipbuilding steel and is pressure tested.</w:t>
      </w:r>
    </w:p>
    <w:p w14:paraId="2F710286">
      <w:pPr>
        <w:autoSpaceDE w:val="0"/>
        <w:autoSpaceDN w:val="0"/>
        <w:adjustRightInd w:val="0"/>
        <w:ind w:left="963"/>
        <w:rPr>
          <w:kern w:val="0"/>
          <w:sz w:val="24"/>
        </w:rPr>
      </w:pPr>
    </w:p>
    <w:p w14:paraId="7EB8494A">
      <w:pPr>
        <w:autoSpaceDE w:val="0"/>
        <w:autoSpaceDN w:val="0"/>
        <w:adjustRightInd w:val="0"/>
        <w:ind w:left="963"/>
        <w:rPr>
          <w:kern w:val="0"/>
          <w:sz w:val="24"/>
        </w:rPr>
      </w:pPr>
      <w:r>
        <w:rPr>
          <w:kern w:val="0"/>
          <w:sz w:val="24"/>
        </w:rPr>
        <w:t>The rudder blade is constructed with a streamline cone coupling for the connection to the rudder stock.</w:t>
      </w:r>
    </w:p>
    <w:p w14:paraId="40A9A1B4">
      <w:pPr>
        <w:autoSpaceDE w:val="0"/>
        <w:autoSpaceDN w:val="0"/>
        <w:adjustRightInd w:val="0"/>
        <w:ind w:left="963"/>
        <w:rPr>
          <w:kern w:val="0"/>
          <w:sz w:val="24"/>
        </w:rPr>
      </w:pPr>
    </w:p>
    <w:p w14:paraId="761D92D2">
      <w:pPr>
        <w:autoSpaceDE w:val="0"/>
        <w:autoSpaceDN w:val="0"/>
        <w:adjustRightInd w:val="0"/>
        <w:ind w:left="963"/>
        <w:rPr>
          <w:kern w:val="0"/>
          <w:sz w:val="24"/>
        </w:rPr>
      </w:pPr>
      <w:r>
        <w:rPr>
          <w:kern w:val="0"/>
          <w:sz w:val="24"/>
        </w:rPr>
        <w:t>The rudder blade has a protection against corrosion, which is inside solution and outside primer.</w:t>
      </w:r>
    </w:p>
    <w:p w14:paraId="643D464D">
      <w:pPr>
        <w:autoSpaceDE w:val="0"/>
        <w:autoSpaceDN w:val="0"/>
        <w:adjustRightInd w:val="0"/>
        <w:ind w:left="963"/>
        <w:rPr>
          <w:kern w:val="0"/>
          <w:sz w:val="24"/>
        </w:rPr>
      </w:pPr>
    </w:p>
    <w:p w14:paraId="1F2D1F4D">
      <w:pPr>
        <w:autoSpaceDE w:val="0"/>
        <w:autoSpaceDN w:val="0"/>
        <w:adjustRightInd w:val="0"/>
        <w:ind w:left="963"/>
        <w:rPr>
          <w:kern w:val="0"/>
          <w:sz w:val="24"/>
        </w:rPr>
      </w:pPr>
      <w:r>
        <w:rPr>
          <w:kern w:val="0"/>
          <w:sz w:val="24"/>
        </w:rPr>
        <w:t xml:space="preserve">Rudder blade </w:t>
      </w:r>
      <w:r>
        <w:rPr>
          <w:rFonts w:hint="eastAsia"/>
          <w:kern w:val="0"/>
          <w:sz w:val="24"/>
        </w:rPr>
        <w:t xml:space="preserve">to be </w:t>
      </w:r>
      <w:r>
        <w:rPr>
          <w:kern w:val="0"/>
          <w:sz w:val="24"/>
        </w:rPr>
        <w:t>arranged with provision for hoisting eye.</w:t>
      </w:r>
    </w:p>
    <w:p w14:paraId="1BC18355">
      <w:pPr>
        <w:autoSpaceDE w:val="0"/>
        <w:autoSpaceDN w:val="0"/>
        <w:adjustRightInd w:val="0"/>
        <w:ind w:left="963"/>
        <w:rPr>
          <w:kern w:val="0"/>
          <w:sz w:val="24"/>
        </w:rPr>
      </w:pPr>
    </w:p>
    <w:p w14:paraId="01072055">
      <w:pPr>
        <w:autoSpaceDE w:val="0"/>
        <w:autoSpaceDN w:val="0"/>
        <w:adjustRightInd w:val="0"/>
        <w:ind w:left="963"/>
        <w:rPr>
          <w:kern w:val="0"/>
          <w:sz w:val="24"/>
        </w:rPr>
      </w:pPr>
      <w:r>
        <w:rPr>
          <w:kern w:val="0"/>
          <w:sz w:val="24"/>
        </w:rPr>
        <w:t>Earthing device to be provided for rudder stock.</w:t>
      </w:r>
    </w:p>
    <w:p w14:paraId="672980E4">
      <w:pPr>
        <w:autoSpaceDE w:val="0"/>
        <w:autoSpaceDN w:val="0"/>
        <w:adjustRightInd w:val="0"/>
        <w:ind w:left="963"/>
        <w:rPr>
          <w:kern w:val="0"/>
          <w:sz w:val="24"/>
        </w:rPr>
      </w:pPr>
    </w:p>
    <w:p w14:paraId="6B1478C9">
      <w:pPr>
        <w:autoSpaceDE w:val="0"/>
        <w:autoSpaceDN w:val="0"/>
        <w:adjustRightInd w:val="0"/>
        <w:ind w:left="963"/>
        <w:rPr>
          <w:kern w:val="0"/>
          <w:sz w:val="24"/>
        </w:rPr>
      </w:pPr>
      <w:r>
        <w:rPr>
          <w:kern w:val="0"/>
          <w:sz w:val="24"/>
        </w:rPr>
        <w:t xml:space="preserve">The jumping stopper shall be provided in way of the </w:t>
      </w:r>
      <w:r>
        <w:rPr>
          <w:rFonts w:hint="eastAsia"/>
          <w:kern w:val="0"/>
          <w:sz w:val="24"/>
        </w:rPr>
        <w:t>rudder top</w:t>
      </w:r>
      <w:r>
        <w:rPr>
          <w:kern w:val="0"/>
          <w:sz w:val="24"/>
        </w:rPr>
        <w:t>.</w:t>
      </w:r>
    </w:p>
    <w:p w14:paraId="1A7F4859">
      <w:pPr>
        <w:autoSpaceDE w:val="0"/>
        <w:autoSpaceDN w:val="0"/>
        <w:adjustRightInd w:val="0"/>
        <w:rPr>
          <w:kern w:val="0"/>
          <w:sz w:val="24"/>
        </w:rPr>
      </w:pPr>
    </w:p>
    <w:p w14:paraId="24D5C828">
      <w:pPr>
        <w:autoSpaceDE w:val="0"/>
        <w:autoSpaceDN w:val="0"/>
        <w:adjustRightInd w:val="0"/>
        <w:ind w:left="963"/>
        <w:rPr>
          <w:b/>
          <w:i/>
          <w:kern w:val="0"/>
          <w:sz w:val="24"/>
        </w:rPr>
      </w:pPr>
      <w:r>
        <w:rPr>
          <w:kern w:val="0"/>
          <w:sz w:val="24"/>
        </w:rPr>
        <w:t xml:space="preserve">Rudder stock to be constructed of forged steel and to have keyless ways at the upper and lower ends to take </w:t>
      </w:r>
      <w:r>
        <w:rPr>
          <w:rFonts w:hint="eastAsia"/>
          <w:kern w:val="0"/>
          <w:sz w:val="24"/>
        </w:rPr>
        <w:t>steering gear</w:t>
      </w:r>
      <w:r>
        <w:rPr>
          <w:kern w:val="0"/>
          <w:sz w:val="24"/>
        </w:rPr>
        <w:t xml:space="preserve"> and rudder respectively. Lower part of rudder stock to be tapered with screw, and connected with rudder by a nut. Rudder stock to be fitted with sleeve in way of </w:t>
      </w:r>
      <w:r>
        <w:rPr>
          <w:rFonts w:hint="eastAsia"/>
          <w:kern w:val="0"/>
          <w:sz w:val="24"/>
        </w:rPr>
        <w:t>lower</w:t>
      </w:r>
      <w:r>
        <w:rPr>
          <w:kern w:val="0"/>
          <w:sz w:val="24"/>
        </w:rPr>
        <w:t xml:space="preserve"> bearing.</w:t>
      </w:r>
      <w:r>
        <w:t xml:space="preserve"> </w:t>
      </w:r>
      <w:r>
        <w:rPr>
          <w:b/>
          <w:i/>
          <w:kern w:val="0"/>
          <w:sz w:val="24"/>
        </w:rPr>
        <w:t>Sleeves for rudder stock to be of stainless steel 316L material</w:t>
      </w:r>
    </w:p>
    <w:p w14:paraId="2E97CA1A">
      <w:pPr>
        <w:autoSpaceDE w:val="0"/>
        <w:autoSpaceDN w:val="0"/>
        <w:adjustRightInd w:val="0"/>
        <w:ind w:left="963"/>
        <w:rPr>
          <w:kern w:val="0"/>
          <w:sz w:val="24"/>
        </w:rPr>
      </w:pPr>
    </w:p>
    <w:p w14:paraId="34B515D3">
      <w:pPr>
        <w:autoSpaceDE w:val="0"/>
        <w:autoSpaceDN w:val="0"/>
        <w:adjustRightInd w:val="0"/>
        <w:ind w:left="963"/>
        <w:rPr>
          <w:b/>
          <w:i/>
          <w:kern w:val="0"/>
          <w:sz w:val="24"/>
        </w:rPr>
      </w:pPr>
      <w:r>
        <w:rPr>
          <w:kern w:val="0"/>
          <w:sz w:val="24"/>
        </w:rPr>
        <w:t>Lifting hole, lifting eye plate, air and drain plug of the rudder to be provided</w:t>
      </w:r>
      <w:r>
        <w:rPr>
          <w:rFonts w:hint="eastAsia"/>
          <w:kern w:val="0"/>
          <w:sz w:val="24"/>
        </w:rPr>
        <w:t>.</w:t>
      </w:r>
      <w:r>
        <w:rPr>
          <w:b/>
          <w:i/>
        </w:rPr>
        <w:t xml:space="preserve"> </w:t>
      </w:r>
      <w:r>
        <w:rPr>
          <w:b/>
          <w:i/>
          <w:kern w:val="0"/>
          <w:sz w:val="24"/>
        </w:rPr>
        <w:t>Peep hole or small manhole shall be provided to take rudder pintle and bush clearance in afloat condition.</w:t>
      </w:r>
    </w:p>
    <w:p w14:paraId="0172CDC7">
      <w:pPr>
        <w:autoSpaceDE w:val="0"/>
        <w:autoSpaceDN w:val="0"/>
        <w:adjustRightInd w:val="0"/>
        <w:ind w:left="963"/>
        <w:rPr>
          <w:kern w:val="0"/>
          <w:sz w:val="20"/>
          <w:szCs w:val="20"/>
        </w:rPr>
      </w:pPr>
    </w:p>
    <w:p w14:paraId="38BEAF71">
      <w:pPr>
        <w:pStyle w:val="4"/>
        <w:spacing w:before="0" w:after="0"/>
        <w:rPr>
          <w:rFonts w:cs="Arial"/>
        </w:rPr>
      </w:pPr>
      <w:bookmarkStart w:id="171" w:name="_Toc50573807"/>
      <w:r>
        <w:rPr>
          <w:rFonts w:hint="eastAsia" w:cs="Arial"/>
        </w:rPr>
        <w:t>4.2.3</w:t>
      </w:r>
      <w:r>
        <w:rPr>
          <w:rFonts w:cs="Arial"/>
        </w:rPr>
        <w:tab/>
      </w:r>
      <w:r>
        <w:rPr>
          <w:rFonts w:hint="eastAsia" w:cs="Arial"/>
        </w:rPr>
        <w:t>BOW</w:t>
      </w:r>
      <w:r>
        <w:rPr>
          <w:rFonts w:cs="Arial"/>
        </w:rPr>
        <w:t>THRUSTER</w:t>
      </w:r>
      <w:bookmarkEnd w:id="171"/>
    </w:p>
    <w:p w14:paraId="0B3641BC">
      <w:pPr>
        <w:autoSpaceDE w:val="0"/>
        <w:autoSpaceDN w:val="0"/>
        <w:adjustRightInd w:val="0"/>
        <w:spacing w:line="240" w:lineRule="exact"/>
        <w:jc w:val="left"/>
        <w:rPr>
          <w:kern w:val="0"/>
          <w:sz w:val="26"/>
          <w:szCs w:val="26"/>
        </w:rPr>
      </w:pPr>
    </w:p>
    <w:p w14:paraId="14C10DE8">
      <w:pPr>
        <w:autoSpaceDE w:val="0"/>
        <w:autoSpaceDN w:val="0"/>
        <w:adjustRightInd w:val="0"/>
        <w:ind w:left="963"/>
        <w:jc w:val="left"/>
        <w:rPr>
          <w:kern w:val="0"/>
          <w:sz w:val="24"/>
        </w:rPr>
      </w:pPr>
      <w:r>
        <w:rPr>
          <w:kern w:val="0"/>
          <w:sz w:val="24"/>
        </w:rPr>
        <w:t>The</w:t>
      </w:r>
      <w:r>
        <w:rPr>
          <w:rFonts w:hint="eastAsia"/>
          <w:kern w:val="0"/>
          <w:sz w:val="24"/>
        </w:rPr>
        <w:t xml:space="preserve"> bow</w:t>
      </w:r>
      <w:r>
        <w:rPr>
          <w:kern w:val="0"/>
          <w:sz w:val="24"/>
        </w:rPr>
        <w:t xml:space="preserve"> thruster shall be provided as follows:</w:t>
      </w:r>
    </w:p>
    <w:p w14:paraId="3C05544A">
      <w:pPr>
        <w:autoSpaceDE w:val="0"/>
        <w:autoSpaceDN w:val="0"/>
        <w:adjustRightInd w:val="0"/>
        <w:spacing w:line="240" w:lineRule="exact"/>
        <w:ind w:left="964"/>
        <w:jc w:val="left"/>
        <w:rPr>
          <w:kern w:val="0"/>
          <w:sz w:val="24"/>
        </w:rPr>
      </w:pPr>
    </w:p>
    <w:tbl>
      <w:tblPr>
        <w:tblStyle w:val="40"/>
        <w:tblW w:w="8754" w:type="dxa"/>
        <w:tblInd w:w="965" w:type="dxa"/>
        <w:tblLayout w:type="fixed"/>
        <w:tblCellMar>
          <w:top w:w="0" w:type="dxa"/>
          <w:left w:w="0" w:type="dxa"/>
          <w:bottom w:w="0" w:type="dxa"/>
          <w:right w:w="0" w:type="dxa"/>
        </w:tblCellMar>
      </w:tblPr>
      <w:tblGrid>
        <w:gridCol w:w="1843"/>
        <w:gridCol w:w="2159"/>
        <w:gridCol w:w="4752"/>
      </w:tblGrid>
      <w:tr w14:paraId="6273774C">
        <w:tblPrEx>
          <w:tblCellMar>
            <w:top w:w="0" w:type="dxa"/>
            <w:left w:w="0" w:type="dxa"/>
            <w:bottom w:w="0" w:type="dxa"/>
            <w:right w:w="0" w:type="dxa"/>
          </w:tblCellMar>
        </w:tblPrEx>
        <w:trPr>
          <w:trHeight w:val="283" w:hRule="atLeast"/>
        </w:trPr>
        <w:tc>
          <w:tcPr>
            <w:tcW w:w="1843" w:type="dxa"/>
            <w:tcBorders>
              <w:top w:val="single" w:color="000000" w:sz="4" w:space="0"/>
              <w:left w:val="single" w:color="000000" w:sz="4" w:space="0"/>
              <w:bottom w:val="single" w:color="000000" w:sz="4" w:space="0"/>
              <w:right w:val="single" w:color="000000" w:sz="4" w:space="0"/>
            </w:tcBorders>
          </w:tcPr>
          <w:p w14:paraId="4F7B450A">
            <w:pPr>
              <w:autoSpaceDE w:val="0"/>
              <w:autoSpaceDN w:val="0"/>
              <w:adjustRightInd w:val="0"/>
              <w:spacing w:before="6"/>
              <w:ind w:left="103"/>
              <w:jc w:val="left"/>
              <w:rPr>
                <w:kern w:val="0"/>
                <w:sz w:val="24"/>
              </w:rPr>
            </w:pPr>
            <w:r>
              <w:rPr>
                <w:kern w:val="0"/>
                <w:sz w:val="24"/>
              </w:rPr>
              <w:t>Location</w:t>
            </w:r>
          </w:p>
        </w:tc>
        <w:tc>
          <w:tcPr>
            <w:tcW w:w="6911" w:type="dxa"/>
            <w:gridSpan w:val="2"/>
            <w:tcBorders>
              <w:top w:val="single" w:color="000000" w:sz="4" w:space="0"/>
              <w:left w:val="single" w:color="000000" w:sz="4" w:space="0"/>
              <w:bottom w:val="single" w:color="000000" w:sz="4" w:space="0"/>
              <w:right w:val="single" w:color="000000" w:sz="4" w:space="0"/>
            </w:tcBorders>
          </w:tcPr>
          <w:p w14:paraId="259CC50D">
            <w:pPr>
              <w:autoSpaceDE w:val="0"/>
              <w:autoSpaceDN w:val="0"/>
              <w:adjustRightInd w:val="0"/>
              <w:spacing w:before="6"/>
              <w:ind w:left="102"/>
              <w:jc w:val="left"/>
              <w:rPr>
                <w:kern w:val="0"/>
                <w:sz w:val="24"/>
              </w:rPr>
            </w:pPr>
            <w:r>
              <w:rPr>
                <w:kern w:val="0"/>
                <w:sz w:val="24"/>
              </w:rPr>
              <w:t>Bow</w:t>
            </w:r>
          </w:p>
        </w:tc>
      </w:tr>
      <w:tr w14:paraId="05DF9185">
        <w:tblPrEx>
          <w:tblCellMar>
            <w:top w:w="0" w:type="dxa"/>
            <w:left w:w="0" w:type="dxa"/>
            <w:bottom w:w="0" w:type="dxa"/>
            <w:right w:w="0" w:type="dxa"/>
          </w:tblCellMar>
        </w:tblPrEx>
        <w:trPr>
          <w:trHeight w:val="283" w:hRule="atLeast"/>
        </w:trPr>
        <w:tc>
          <w:tcPr>
            <w:tcW w:w="1843" w:type="dxa"/>
            <w:tcBorders>
              <w:top w:val="single" w:color="000000" w:sz="4" w:space="0"/>
              <w:left w:val="single" w:color="000000" w:sz="4" w:space="0"/>
              <w:bottom w:val="single" w:color="000000" w:sz="4" w:space="0"/>
              <w:right w:val="single" w:color="000000" w:sz="4" w:space="0"/>
            </w:tcBorders>
          </w:tcPr>
          <w:p w14:paraId="6699C8C4">
            <w:pPr>
              <w:autoSpaceDE w:val="0"/>
              <w:autoSpaceDN w:val="0"/>
              <w:adjustRightInd w:val="0"/>
              <w:spacing w:before="6"/>
              <w:ind w:left="103"/>
              <w:jc w:val="left"/>
              <w:rPr>
                <w:kern w:val="0"/>
                <w:sz w:val="24"/>
              </w:rPr>
            </w:pPr>
            <w:r>
              <w:rPr>
                <w:kern w:val="0"/>
                <w:sz w:val="24"/>
              </w:rPr>
              <w:t>No.</w:t>
            </w:r>
            <w:r>
              <w:rPr>
                <w:rFonts w:hint="eastAsia"/>
                <w:kern w:val="0"/>
                <w:sz w:val="24"/>
              </w:rPr>
              <w:t xml:space="preserve"> of set</w:t>
            </w:r>
          </w:p>
        </w:tc>
        <w:tc>
          <w:tcPr>
            <w:tcW w:w="6911" w:type="dxa"/>
            <w:gridSpan w:val="2"/>
            <w:tcBorders>
              <w:top w:val="single" w:color="000000" w:sz="4" w:space="0"/>
              <w:left w:val="single" w:color="000000" w:sz="4" w:space="0"/>
              <w:bottom w:val="single" w:color="000000" w:sz="4" w:space="0"/>
              <w:right w:val="single" w:color="000000" w:sz="4" w:space="0"/>
            </w:tcBorders>
          </w:tcPr>
          <w:p w14:paraId="74C8EED9">
            <w:pPr>
              <w:autoSpaceDE w:val="0"/>
              <w:autoSpaceDN w:val="0"/>
              <w:adjustRightInd w:val="0"/>
              <w:spacing w:before="6"/>
              <w:ind w:left="104"/>
              <w:jc w:val="left"/>
              <w:rPr>
                <w:kern w:val="0"/>
                <w:sz w:val="24"/>
              </w:rPr>
            </w:pPr>
            <w:r>
              <w:rPr>
                <w:kern w:val="0"/>
                <w:sz w:val="24"/>
              </w:rPr>
              <w:t>One (1)</w:t>
            </w:r>
          </w:p>
        </w:tc>
      </w:tr>
      <w:tr w14:paraId="044C8B28">
        <w:tblPrEx>
          <w:tblCellMar>
            <w:top w:w="0" w:type="dxa"/>
            <w:left w:w="0" w:type="dxa"/>
            <w:bottom w:w="0" w:type="dxa"/>
            <w:right w:w="0" w:type="dxa"/>
          </w:tblCellMar>
        </w:tblPrEx>
        <w:trPr>
          <w:trHeight w:val="283" w:hRule="atLeast"/>
        </w:trPr>
        <w:tc>
          <w:tcPr>
            <w:tcW w:w="1843" w:type="dxa"/>
            <w:tcBorders>
              <w:top w:val="single" w:color="000000" w:sz="4" w:space="0"/>
              <w:left w:val="single" w:color="000000" w:sz="4" w:space="0"/>
              <w:bottom w:val="single" w:color="000000" w:sz="4" w:space="0"/>
              <w:right w:val="single" w:color="000000" w:sz="4" w:space="0"/>
            </w:tcBorders>
          </w:tcPr>
          <w:p w14:paraId="2F466057">
            <w:pPr>
              <w:autoSpaceDE w:val="0"/>
              <w:autoSpaceDN w:val="0"/>
              <w:adjustRightInd w:val="0"/>
              <w:spacing w:before="6"/>
              <w:ind w:left="103"/>
              <w:jc w:val="left"/>
              <w:rPr>
                <w:kern w:val="0"/>
                <w:sz w:val="24"/>
              </w:rPr>
            </w:pPr>
            <w:r>
              <w:rPr>
                <w:kern w:val="0"/>
                <w:sz w:val="24"/>
              </w:rPr>
              <w:t>Type</w:t>
            </w:r>
          </w:p>
        </w:tc>
        <w:tc>
          <w:tcPr>
            <w:tcW w:w="6911" w:type="dxa"/>
            <w:gridSpan w:val="2"/>
            <w:tcBorders>
              <w:top w:val="single" w:color="000000" w:sz="4" w:space="0"/>
              <w:left w:val="single" w:color="000000" w:sz="4" w:space="0"/>
              <w:bottom w:val="single" w:color="000000" w:sz="4" w:space="0"/>
              <w:right w:val="single" w:color="000000" w:sz="4" w:space="0"/>
            </w:tcBorders>
          </w:tcPr>
          <w:p w14:paraId="6C80E727">
            <w:pPr>
              <w:autoSpaceDE w:val="0"/>
              <w:autoSpaceDN w:val="0"/>
              <w:adjustRightInd w:val="0"/>
              <w:spacing w:before="6"/>
              <w:ind w:left="104"/>
              <w:jc w:val="left"/>
              <w:rPr>
                <w:kern w:val="0"/>
                <w:sz w:val="24"/>
              </w:rPr>
            </w:pPr>
            <w:r>
              <w:rPr>
                <w:kern w:val="0"/>
                <w:sz w:val="24"/>
              </w:rPr>
              <w:t xml:space="preserve">Tunnel type, </w:t>
            </w:r>
            <w:r>
              <w:rPr>
                <w:rFonts w:hint="eastAsia"/>
                <w:kern w:val="0"/>
                <w:sz w:val="24"/>
              </w:rPr>
              <w:t>CPP</w:t>
            </w:r>
            <w:r>
              <w:rPr>
                <w:kern w:val="0"/>
                <w:sz w:val="24"/>
              </w:rPr>
              <w:t>(</w:t>
            </w:r>
            <w:r>
              <w:rPr>
                <w:rFonts w:hint="eastAsia"/>
                <w:kern w:val="0"/>
                <w:sz w:val="24"/>
              </w:rPr>
              <w:t>Controllable P</w:t>
            </w:r>
            <w:r>
              <w:rPr>
                <w:kern w:val="0"/>
                <w:sz w:val="24"/>
              </w:rPr>
              <w:t xml:space="preserve">itch </w:t>
            </w:r>
            <w:r>
              <w:rPr>
                <w:rFonts w:hint="eastAsia"/>
                <w:kern w:val="0"/>
                <w:sz w:val="24"/>
              </w:rPr>
              <w:t>P</w:t>
            </w:r>
            <w:r>
              <w:rPr>
                <w:kern w:val="0"/>
                <w:sz w:val="24"/>
              </w:rPr>
              <w:t>ropeller)</w:t>
            </w:r>
          </w:p>
        </w:tc>
      </w:tr>
      <w:tr w14:paraId="3E3F7AD4">
        <w:tblPrEx>
          <w:tblCellMar>
            <w:top w:w="0" w:type="dxa"/>
            <w:left w:w="0" w:type="dxa"/>
            <w:bottom w:w="0" w:type="dxa"/>
            <w:right w:w="0" w:type="dxa"/>
          </w:tblCellMar>
        </w:tblPrEx>
        <w:trPr>
          <w:trHeight w:val="283" w:hRule="atLeast"/>
        </w:trPr>
        <w:tc>
          <w:tcPr>
            <w:tcW w:w="1843" w:type="dxa"/>
            <w:tcBorders>
              <w:top w:val="single" w:color="000000" w:sz="4" w:space="0"/>
              <w:left w:val="single" w:color="000000" w:sz="4" w:space="0"/>
              <w:bottom w:val="single" w:color="000000" w:sz="4" w:space="0"/>
              <w:right w:val="single" w:color="000000" w:sz="4" w:space="0"/>
            </w:tcBorders>
          </w:tcPr>
          <w:p w14:paraId="0C01305E">
            <w:pPr>
              <w:autoSpaceDE w:val="0"/>
              <w:autoSpaceDN w:val="0"/>
              <w:adjustRightInd w:val="0"/>
              <w:spacing w:before="6"/>
              <w:ind w:left="103"/>
              <w:jc w:val="left"/>
              <w:rPr>
                <w:kern w:val="0"/>
                <w:sz w:val="24"/>
              </w:rPr>
            </w:pPr>
            <w:r>
              <w:rPr>
                <w:kern w:val="0"/>
                <w:sz w:val="24"/>
              </w:rPr>
              <w:t>No. of blade</w:t>
            </w:r>
          </w:p>
        </w:tc>
        <w:tc>
          <w:tcPr>
            <w:tcW w:w="6911" w:type="dxa"/>
            <w:gridSpan w:val="2"/>
            <w:tcBorders>
              <w:top w:val="single" w:color="000000" w:sz="4" w:space="0"/>
              <w:left w:val="single" w:color="000000" w:sz="4" w:space="0"/>
              <w:bottom w:val="single" w:color="000000" w:sz="4" w:space="0"/>
              <w:right w:val="single" w:color="000000" w:sz="4" w:space="0"/>
            </w:tcBorders>
          </w:tcPr>
          <w:p w14:paraId="76D8FD71">
            <w:pPr>
              <w:autoSpaceDE w:val="0"/>
              <w:autoSpaceDN w:val="0"/>
              <w:adjustRightInd w:val="0"/>
              <w:spacing w:before="6"/>
              <w:ind w:left="104"/>
              <w:jc w:val="left"/>
              <w:rPr>
                <w:kern w:val="0"/>
                <w:sz w:val="24"/>
              </w:rPr>
            </w:pPr>
            <w:r>
              <w:rPr>
                <w:kern w:val="0"/>
                <w:sz w:val="24"/>
              </w:rPr>
              <w:t>Four (4)</w:t>
            </w:r>
          </w:p>
        </w:tc>
      </w:tr>
      <w:tr w14:paraId="2862EBB1">
        <w:tblPrEx>
          <w:tblCellMar>
            <w:top w:w="0" w:type="dxa"/>
            <w:left w:w="0" w:type="dxa"/>
            <w:bottom w:w="0" w:type="dxa"/>
            <w:right w:w="0" w:type="dxa"/>
          </w:tblCellMar>
        </w:tblPrEx>
        <w:trPr>
          <w:trHeight w:val="283" w:hRule="atLeast"/>
        </w:trPr>
        <w:tc>
          <w:tcPr>
            <w:tcW w:w="1843" w:type="dxa"/>
            <w:tcBorders>
              <w:top w:val="single" w:color="000000" w:sz="4" w:space="0"/>
              <w:left w:val="single" w:color="000000" w:sz="4" w:space="0"/>
              <w:bottom w:val="single" w:color="000000" w:sz="4" w:space="0"/>
              <w:right w:val="single" w:color="000000" w:sz="4" w:space="0"/>
            </w:tcBorders>
          </w:tcPr>
          <w:p w14:paraId="56A0F7BE">
            <w:pPr>
              <w:autoSpaceDE w:val="0"/>
              <w:autoSpaceDN w:val="0"/>
              <w:adjustRightInd w:val="0"/>
              <w:spacing w:before="6"/>
              <w:ind w:left="103"/>
              <w:jc w:val="left"/>
              <w:rPr>
                <w:kern w:val="0"/>
                <w:sz w:val="24"/>
              </w:rPr>
            </w:pPr>
            <w:r>
              <w:rPr>
                <w:kern w:val="0"/>
                <w:sz w:val="24"/>
              </w:rPr>
              <w:t>Material of blade</w:t>
            </w:r>
          </w:p>
        </w:tc>
        <w:tc>
          <w:tcPr>
            <w:tcW w:w="6911" w:type="dxa"/>
            <w:gridSpan w:val="2"/>
            <w:tcBorders>
              <w:top w:val="single" w:color="000000" w:sz="4" w:space="0"/>
              <w:left w:val="single" w:color="000000" w:sz="4" w:space="0"/>
              <w:bottom w:val="single" w:color="000000" w:sz="4" w:space="0"/>
              <w:right w:val="single" w:color="000000" w:sz="4" w:space="0"/>
            </w:tcBorders>
          </w:tcPr>
          <w:p w14:paraId="64A0FEBE">
            <w:pPr>
              <w:autoSpaceDE w:val="0"/>
              <w:autoSpaceDN w:val="0"/>
              <w:adjustRightInd w:val="0"/>
              <w:spacing w:before="6"/>
              <w:ind w:left="103"/>
              <w:jc w:val="left"/>
              <w:rPr>
                <w:kern w:val="0"/>
                <w:sz w:val="24"/>
              </w:rPr>
            </w:pPr>
            <w:r>
              <w:rPr>
                <w:kern w:val="0"/>
                <w:sz w:val="24"/>
              </w:rPr>
              <w:t>Ni-</w:t>
            </w:r>
            <w:r>
              <w:rPr>
                <w:rFonts w:hint="eastAsia"/>
                <w:kern w:val="0"/>
                <w:sz w:val="24"/>
              </w:rPr>
              <w:t>A</w:t>
            </w:r>
            <w:r>
              <w:rPr>
                <w:kern w:val="0"/>
                <w:sz w:val="24"/>
              </w:rPr>
              <w:t>l-</w:t>
            </w:r>
            <w:r>
              <w:rPr>
                <w:rFonts w:hint="eastAsia"/>
                <w:kern w:val="0"/>
                <w:sz w:val="24"/>
              </w:rPr>
              <w:t>B</w:t>
            </w:r>
            <w:r>
              <w:rPr>
                <w:kern w:val="0"/>
                <w:sz w:val="24"/>
              </w:rPr>
              <w:t>ronze</w:t>
            </w:r>
          </w:p>
        </w:tc>
      </w:tr>
      <w:tr w14:paraId="0C13A231">
        <w:tblPrEx>
          <w:tblCellMar>
            <w:top w:w="0" w:type="dxa"/>
            <w:left w:w="0" w:type="dxa"/>
            <w:bottom w:w="0" w:type="dxa"/>
            <w:right w:w="0" w:type="dxa"/>
          </w:tblCellMar>
        </w:tblPrEx>
        <w:trPr>
          <w:trHeight w:val="891" w:hRule="exact"/>
        </w:trPr>
        <w:tc>
          <w:tcPr>
            <w:tcW w:w="1843" w:type="dxa"/>
            <w:vMerge w:val="restart"/>
            <w:tcBorders>
              <w:top w:val="single" w:color="000000" w:sz="4" w:space="0"/>
              <w:left w:val="single" w:color="000000" w:sz="4" w:space="0"/>
              <w:right w:val="single" w:color="000000" w:sz="4" w:space="0"/>
            </w:tcBorders>
          </w:tcPr>
          <w:p w14:paraId="19561A51">
            <w:pPr>
              <w:autoSpaceDE w:val="0"/>
              <w:autoSpaceDN w:val="0"/>
              <w:adjustRightInd w:val="0"/>
              <w:spacing w:before="6"/>
              <w:ind w:left="103"/>
              <w:jc w:val="left"/>
              <w:rPr>
                <w:kern w:val="0"/>
                <w:sz w:val="24"/>
              </w:rPr>
            </w:pPr>
            <w:r>
              <w:rPr>
                <w:kern w:val="0"/>
                <w:sz w:val="24"/>
              </w:rPr>
              <w:t>Prime mover</w:t>
            </w:r>
          </w:p>
        </w:tc>
        <w:tc>
          <w:tcPr>
            <w:tcW w:w="2159" w:type="dxa"/>
            <w:tcBorders>
              <w:top w:val="single" w:color="000000" w:sz="4" w:space="0"/>
              <w:left w:val="single" w:color="000000" w:sz="4" w:space="0"/>
              <w:bottom w:val="single" w:color="000000" w:sz="4" w:space="0"/>
              <w:right w:val="single" w:color="000000" w:sz="4" w:space="0"/>
            </w:tcBorders>
          </w:tcPr>
          <w:p w14:paraId="3F735D47">
            <w:pPr>
              <w:autoSpaceDE w:val="0"/>
              <w:autoSpaceDN w:val="0"/>
              <w:adjustRightInd w:val="0"/>
              <w:spacing w:before="6"/>
              <w:ind w:left="103"/>
              <w:jc w:val="left"/>
              <w:rPr>
                <w:kern w:val="0"/>
                <w:sz w:val="24"/>
              </w:rPr>
            </w:pPr>
            <w:r>
              <w:rPr>
                <w:kern w:val="0"/>
                <w:sz w:val="24"/>
              </w:rPr>
              <w:t>Type</w:t>
            </w:r>
          </w:p>
        </w:tc>
        <w:tc>
          <w:tcPr>
            <w:tcW w:w="4752" w:type="dxa"/>
            <w:tcBorders>
              <w:top w:val="single" w:color="000000" w:sz="4" w:space="0"/>
              <w:left w:val="single" w:color="000000" w:sz="4" w:space="0"/>
              <w:bottom w:val="single" w:color="000000" w:sz="4" w:space="0"/>
              <w:right w:val="single" w:color="000000" w:sz="4" w:space="0"/>
            </w:tcBorders>
          </w:tcPr>
          <w:p w14:paraId="4ECE2CE9">
            <w:pPr>
              <w:autoSpaceDE w:val="0"/>
              <w:autoSpaceDN w:val="0"/>
              <w:adjustRightInd w:val="0"/>
              <w:spacing w:before="6"/>
              <w:ind w:left="104"/>
              <w:jc w:val="left"/>
              <w:rPr>
                <w:kern w:val="0"/>
                <w:sz w:val="24"/>
              </w:rPr>
            </w:pPr>
            <w:r>
              <w:rPr>
                <w:kern w:val="0"/>
                <w:sz w:val="24"/>
              </w:rPr>
              <w:t>Electric motor, IP</w:t>
            </w:r>
            <w:r>
              <w:rPr>
                <w:rFonts w:hint="eastAsia"/>
                <w:kern w:val="0"/>
                <w:sz w:val="24"/>
              </w:rPr>
              <w:t>23, single speed, squirrel cage ,non-reversible</w:t>
            </w:r>
          </w:p>
        </w:tc>
      </w:tr>
      <w:tr w14:paraId="65411380">
        <w:tblPrEx>
          <w:tblCellMar>
            <w:top w:w="0" w:type="dxa"/>
            <w:left w:w="0" w:type="dxa"/>
            <w:bottom w:w="0" w:type="dxa"/>
            <w:right w:w="0" w:type="dxa"/>
          </w:tblCellMar>
        </w:tblPrEx>
        <w:trPr>
          <w:trHeight w:val="340" w:hRule="exact"/>
        </w:trPr>
        <w:tc>
          <w:tcPr>
            <w:tcW w:w="1843" w:type="dxa"/>
            <w:vMerge w:val="continue"/>
            <w:tcBorders>
              <w:left w:val="single" w:color="000000" w:sz="4" w:space="0"/>
              <w:right w:val="single" w:color="000000" w:sz="4" w:space="0"/>
            </w:tcBorders>
          </w:tcPr>
          <w:p w14:paraId="0C254F06">
            <w:pPr>
              <w:autoSpaceDE w:val="0"/>
              <w:autoSpaceDN w:val="0"/>
              <w:adjustRightInd w:val="0"/>
              <w:jc w:val="left"/>
              <w:rPr>
                <w:kern w:val="0"/>
                <w:sz w:val="24"/>
              </w:rPr>
            </w:pPr>
          </w:p>
        </w:tc>
        <w:tc>
          <w:tcPr>
            <w:tcW w:w="2159" w:type="dxa"/>
            <w:tcBorders>
              <w:top w:val="single" w:color="000000" w:sz="4" w:space="0"/>
              <w:left w:val="single" w:color="000000" w:sz="4" w:space="0"/>
              <w:bottom w:val="single" w:color="000000" w:sz="4" w:space="0"/>
              <w:right w:val="single" w:color="000000" w:sz="4" w:space="0"/>
            </w:tcBorders>
          </w:tcPr>
          <w:p w14:paraId="6E5D6085">
            <w:pPr>
              <w:autoSpaceDE w:val="0"/>
              <w:autoSpaceDN w:val="0"/>
              <w:adjustRightInd w:val="0"/>
              <w:spacing w:before="6"/>
              <w:ind w:left="103"/>
              <w:jc w:val="left"/>
              <w:rPr>
                <w:kern w:val="0"/>
                <w:sz w:val="24"/>
              </w:rPr>
            </w:pPr>
            <w:r>
              <w:rPr>
                <w:kern w:val="0"/>
                <w:sz w:val="24"/>
              </w:rPr>
              <w:t>Voltage</w:t>
            </w:r>
          </w:p>
        </w:tc>
        <w:tc>
          <w:tcPr>
            <w:tcW w:w="4752" w:type="dxa"/>
            <w:tcBorders>
              <w:top w:val="single" w:color="000000" w:sz="4" w:space="0"/>
              <w:left w:val="single" w:color="000000" w:sz="4" w:space="0"/>
              <w:bottom w:val="single" w:color="000000" w:sz="4" w:space="0"/>
              <w:right w:val="single" w:color="000000" w:sz="4" w:space="0"/>
            </w:tcBorders>
          </w:tcPr>
          <w:p w14:paraId="4236F70A">
            <w:pPr>
              <w:autoSpaceDE w:val="0"/>
              <w:autoSpaceDN w:val="0"/>
              <w:adjustRightInd w:val="0"/>
              <w:spacing w:before="6"/>
              <w:ind w:left="102"/>
              <w:jc w:val="left"/>
              <w:rPr>
                <w:kern w:val="0"/>
                <w:sz w:val="24"/>
              </w:rPr>
            </w:pPr>
            <w:r>
              <w:rPr>
                <w:kern w:val="0"/>
                <w:sz w:val="24"/>
              </w:rPr>
              <w:t xml:space="preserve">AC </w:t>
            </w:r>
            <w:r>
              <w:rPr>
                <w:rFonts w:hint="eastAsia"/>
                <w:kern w:val="0"/>
                <w:sz w:val="24"/>
              </w:rPr>
              <w:t>440</w:t>
            </w:r>
            <w:r>
              <w:rPr>
                <w:kern w:val="0"/>
                <w:sz w:val="24"/>
              </w:rPr>
              <w:t>V, 60Hz, 3 phase</w:t>
            </w:r>
          </w:p>
        </w:tc>
      </w:tr>
      <w:tr w14:paraId="3C35DAC9">
        <w:tblPrEx>
          <w:tblCellMar>
            <w:top w:w="0" w:type="dxa"/>
            <w:left w:w="0" w:type="dxa"/>
            <w:bottom w:w="0" w:type="dxa"/>
            <w:right w:w="0" w:type="dxa"/>
          </w:tblCellMar>
        </w:tblPrEx>
        <w:trPr>
          <w:trHeight w:val="283" w:hRule="exact"/>
        </w:trPr>
        <w:tc>
          <w:tcPr>
            <w:tcW w:w="1843" w:type="dxa"/>
            <w:vMerge w:val="continue"/>
            <w:tcBorders>
              <w:left w:val="single" w:color="000000" w:sz="4" w:space="0"/>
              <w:right w:val="single" w:color="000000" w:sz="4" w:space="0"/>
            </w:tcBorders>
          </w:tcPr>
          <w:p w14:paraId="72B6D31E">
            <w:pPr>
              <w:autoSpaceDE w:val="0"/>
              <w:autoSpaceDN w:val="0"/>
              <w:adjustRightInd w:val="0"/>
              <w:jc w:val="left"/>
              <w:rPr>
                <w:kern w:val="0"/>
                <w:sz w:val="24"/>
              </w:rPr>
            </w:pPr>
          </w:p>
        </w:tc>
        <w:tc>
          <w:tcPr>
            <w:tcW w:w="2159" w:type="dxa"/>
            <w:tcBorders>
              <w:top w:val="single" w:color="000000" w:sz="4" w:space="0"/>
              <w:left w:val="single" w:color="000000" w:sz="4" w:space="0"/>
              <w:bottom w:val="single" w:color="000000" w:sz="4" w:space="0"/>
              <w:right w:val="single" w:color="000000" w:sz="4" w:space="0"/>
            </w:tcBorders>
          </w:tcPr>
          <w:p w14:paraId="52C66FBF">
            <w:pPr>
              <w:autoSpaceDE w:val="0"/>
              <w:autoSpaceDN w:val="0"/>
              <w:adjustRightInd w:val="0"/>
              <w:spacing w:before="6"/>
              <w:ind w:left="103"/>
              <w:jc w:val="left"/>
              <w:rPr>
                <w:kern w:val="0"/>
                <w:sz w:val="24"/>
              </w:rPr>
            </w:pPr>
            <w:r>
              <w:rPr>
                <w:kern w:val="0"/>
                <w:sz w:val="24"/>
              </w:rPr>
              <w:t>Insulation</w:t>
            </w:r>
          </w:p>
        </w:tc>
        <w:tc>
          <w:tcPr>
            <w:tcW w:w="4752" w:type="dxa"/>
            <w:tcBorders>
              <w:top w:val="single" w:color="000000" w:sz="4" w:space="0"/>
              <w:left w:val="single" w:color="000000" w:sz="4" w:space="0"/>
              <w:bottom w:val="single" w:color="000000" w:sz="4" w:space="0"/>
              <w:right w:val="single" w:color="000000" w:sz="4" w:space="0"/>
            </w:tcBorders>
          </w:tcPr>
          <w:p w14:paraId="0ADD785A">
            <w:pPr>
              <w:autoSpaceDE w:val="0"/>
              <w:autoSpaceDN w:val="0"/>
              <w:adjustRightInd w:val="0"/>
              <w:spacing w:before="6"/>
              <w:ind w:left="103"/>
              <w:jc w:val="left"/>
              <w:rPr>
                <w:kern w:val="0"/>
                <w:sz w:val="24"/>
              </w:rPr>
            </w:pPr>
            <w:r>
              <w:rPr>
                <w:kern w:val="0"/>
                <w:sz w:val="24"/>
              </w:rPr>
              <w:t>F class</w:t>
            </w:r>
          </w:p>
        </w:tc>
      </w:tr>
      <w:tr w14:paraId="0D6B468C">
        <w:tblPrEx>
          <w:tblCellMar>
            <w:top w:w="0" w:type="dxa"/>
            <w:left w:w="0" w:type="dxa"/>
            <w:bottom w:w="0" w:type="dxa"/>
            <w:right w:w="0" w:type="dxa"/>
          </w:tblCellMar>
        </w:tblPrEx>
        <w:trPr>
          <w:trHeight w:val="283" w:hRule="exact"/>
        </w:trPr>
        <w:tc>
          <w:tcPr>
            <w:tcW w:w="1843" w:type="dxa"/>
            <w:vMerge w:val="continue"/>
            <w:tcBorders>
              <w:left w:val="single" w:color="000000" w:sz="4" w:space="0"/>
              <w:right w:val="single" w:color="000000" w:sz="4" w:space="0"/>
            </w:tcBorders>
          </w:tcPr>
          <w:p w14:paraId="7D0557CD">
            <w:pPr>
              <w:autoSpaceDE w:val="0"/>
              <w:autoSpaceDN w:val="0"/>
              <w:adjustRightInd w:val="0"/>
              <w:jc w:val="left"/>
              <w:rPr>
                <w:kern w:val="0"/>
                <w:sz w:val="24"/>
              </w:rPr>
            </w:pPr>
          </w:p>
        </w:tc>
        <w:tc>
          <w:tcPr>
            <w:tcW w:w="2159" w:type="dxa"/>
            <w:tcBorders>
              <w:top w:val="single" w:color="000000" w:sz="4" w:space="0"/>
              <w:left w:val="single" w:color="000000" w:sz="4" w:space="0"/>
              <w:bottom w:val="single" w:color="000000" w:sz="4" w:space="0"/>
              <w:right w:val="single" w:color="000000" w:sz="4" w:space="0"/>
            </w:tcBorders>
          </w:tcPr>
          <w:p w14:paraId="1CF5B2EB">
            <w:pPr>
              <w:autoSpaceDE w:val="0"/>
              <w:autoSpaceDN w:val="0"/>
              <w:adjustRightInd w:val="0"/>
              <w:spacing w:before="6"/>
              <w:ind w:left="103"/>
              <w:jc w:val="left"/>
              <w:rPr>
                <w:kern w:val="0"/>
                <w:sz w:val="24"/>
              </w:rPr>
            </w:pPr>
            <w:r>
              <w:rPr>
                <w:kern w:val="0"/>
                <w:sz w:val="24"/>
              </w:rPr>
              <w:t>Capacity</w:t>
            </w:r>
          </w:p>
        </w:tc>
        <w:tc>
          <w:tcPr>
            <w:tcW w:w="4752" w:type="dxa"/>
            <w:tcBorders>
              <w:top w:val="single" w:color="000000" w:sz="4" w:space="0"/>
              <w:left w:val="single" w:color="000000" w:sz="4" w:space="0"/>
              <w:bottom w:val="single" w:color="000000" w:sz="4" w:space="0"/>
              <w:right w:val="single" w:color="000000" w:sz="4" w:space="0"/>
            </w:tcBorders>
          </w:tcPr>
          <w:p w14:paraId="104B5C70">
            <w:pPr>
              <w:autoSpaceDE w:val="0"/>
              <w:autoSpaceDN w:val="0"/>
              <w:adjustRightInd w:val="0"/>
              <w:spacing w:before="6"/>
              <w:ind w:left="102"/>
              <w:jc w:val="left"/>
              <w:rPr>
                <w:kern w:val="0"/>
                <w:sz w:val="24"/>
              </w:rPr>
            </w:pPr>
            <w:r>
              <w:rPr>
                <w:kern w:val="0"/>
                <w:sz w:val="24"/>
              </w:rPr>
              <w:t xml:space="preserve">Approx. </w:t>
            </w:r>
            <w:r>
              <w:rPr>
                <w:rFonts w:hint="eastAsia"/>
                <w:kern w:val="0"/>
                <w:sz w:val="24"/>
              </w:rPr>
              <w:t>1,000</w:t>
            </w:r>
            <w:r>
              <w:rPr>
                <w:kern w:val="0"/>
                <w:sz w:val="24"/>
              </w:rPr>
              <w:t>kW</w:t>
            </w:r>
            <w:r>
              <w:rPr>
                <w:rFonts w:hint="eastAsia"/>
                <w:kern w:val="0"/>
                <w:sz w:val="24"/>
              </w:rPr>
              <w:t xml:space="preserve"> </w:t>
            </w:r>
            <w:r>
              <w:rPr>
                <w:kern w:val="0"/>
                <w:sz w:val="24"/>
              </w:rPr>
              <w:t>input power</w:t>
            </w:r>
          </w:p>
        </w:tc>
      </w:tr>
      <w:tr w14:paraId="2FB2EE6F">
        <w:tblPrEx>
          <w:tblCellMar>
            <w:top w:w="0" w:type="dxa"/>
            <w:left w:w="0" w:type="dxa"/>
            <w:bottom w:w="0" w:type="dxa"/>
            <w:right w:w="0" w:type="dxa"/>
          </w:tblCellMar>
        </w:tblPrEx>
        <w:trPr>
          <w:trHeight w:val="283" w:hRule="exact"/>
        </w:trPr>
        <w:tc>
          <w:tcPr>
            <w:tcW w:w="1843" w:type="dxa"/>
            <w:vMerge w:val="continue"/>
            <w:tcBorders>
              <w:left w:val="single" w:color="000000" w:sz="4" w:space="0"/>
              <w:bottom w:val="single" w:color="000000" w:sz="4" w:space="0"/>
              <w:right w:val="single" w:color="000000" w:sz="4" w:space="0"/>
            </w:tcBorders>
          </w:tcPr>
          <w:p w14:paraId="0BC0B885">
            <w:pPr>
              <w:autoSpaceDE w:val="0"/>
              <w:autoSpaceDN w:val="0"/>
              <w:adjustRightInd w:val="0"/>
              <w:jc w:val="left"/>
              <w:rPr>
                <w:kern w:val="0"/>
                <w:sz w:val="24"/>
              </w:rPr>
            </w:pPr>
          </w:p>
        </w:tc>
        <w:tc>
          <w:tcPr>
            <w:tcW w:w="2159" w:type="dxa"/>
            <w:tcBorders>
              <w:top w:val="single" w:color="000000" w:sz="4" w:space="0"/>
              <w:left w:val="single" w:color="000000" w:sz="4" w:space="0"/>
              <w:bottom w:val="single" w:color="000000" w:sz="4" w:space="0"/>
              <w:right w:val="single" w:color="000000" w:sz="4" w:space="0"/>
            </w:tcBorders>
          </w:tcPr>
          <w:p w14:paraId="23EB36F4">
            <w:pPr>
              <w:autoSpaceDE w:val="0"/>
              <w:autoSpaceDN w:val="0"/>
              <w:adjustRightInd w:val="0"/>
              <w:spacing w:before="6"/>
              <w:ind w:left="103"/>
              <w:jc w:val="left"/>
              <w:rPr>
                <w:kern w:val="0"/>
                <w:sz w:val="24"/>
              </w:rPr>
            </w:pPr>
            <w:r>
              <w:rPr>
                <w:kern w:val="0"/>
                <w:sz w:val="24"/>
              </w:rPr>
              <w:t>Rating</w:t>
            </w:r>
          </w:p>
        </w:tc>
        <w:tc>
          <w:tcPr>
            <w:tcW w:w="4752" w:type="dxa"/>
            <w:tcBorders>
              <w:top w:val="single" w:color="000000" w:sz="4" w:space="0"/>
              <w:left w:val="single" w:color="000000" w:sz="4" w:space="0"/>
              <w:bottom w:val="single" w:color="000000" w:sz="4" w:space="0"/>
              <w:right w:val="single" w:color="000000" w:sz="4" w:space="0"/>
            </w:tcBorders>
          </w:tcPr>
          <w:p w14:paraId="7F58B042">
            <w:pPr>
              <w:autoSpaceDE w:val="0"/>
              <w:autoSpaceDN w:val="0"/>
              <w:adjustRightInd w:val="0"/>
              <w:spacing w:before="6"/>
              <w:ind w:left="104"/>
              <w:jc w:val="left"/>
              <w:rPr>
                <w:kern w:val="0"/>
                <w:sz w:val="24"/>
              </w:rPr>
            </w:pPr>
            <w:r>
              <w:rPr>
                <w:rFonts w:hint="eastAsia"/>
                <w:kern w:val="0"/>
                <w:sz w:val="24"/>
              </w:rPr>
              <w:t>Thirty</w:t>
            </w:r>
            <w:r>
              <w:rPr>
                <w:kern w:val="0"/>
                <w:sz w:val="24"/>
              </w:rPr>
              <w:t xml:space="preserve"> (</w:t>
            </w:r>
            <w:r>
              <w:rPr>
                <w:rFonts w:hint="eastAsia"/>
                <w:kern w:val="0"/>
                <w:sz w:val="24"/>
              </w:rPr>
              <w:t>30</w:t>
            </w:r>
            <w:r>
              <w:rPr>
                <w:kern w:val="0"/>
                <w:sz w:val="24"/>
              </w:rPr>
              <w:t>) minutes at rated capacity</w:t>
            </w:r>
          </w:p>
        </w:tc>
      </w:tr>
      <w:tr w14:paraId="7EE17460">
        <w:tblPrEx>
          <w:tblCellMar>
            <w:top w:w="0" w:type="dxa"/>
            <w:left w:w="0" w:type="dxa"/>
            <w:bottom w:w="0" w:type="dxa"/>
            <w:right w:w="0" w:type="dxa"/>
          </w:tblCellMar>
        </w:tblPrEx>
        <w:trPr>
          <w:trHeight w:val="289" w:hRule="exact"/>
        </w:trPr>
        <w:tc>
          <w:tcPr>
            <w:tcW w:w="1843" w:type="dxa"/>
            <w:tcBorders>
              <w:top w:val="single" w:color="000000" w:sz="4" w:space="0"/>
              <w:left w:val="single" w:color="000000" w:sz="4" w:space="0"/>
              <w:bottom w:val="single" w:color="000000" w:sz="4" w:space="0"/>
              <w:right w:val="single" w:color="000000" w:sz="4" w:space="0"/>
            </w:tcBorders>
          </w:tcPr>
          <w:p w14:paraId="0FF5B26D">
            <w:pPr>
              <w:autoSpaceDE w:val="0"/>
              <w:autoSpaceDN w:val="0"/>
              <w:adjustRightInd w:val="0"/>
              <w:spacing w:before="6"/>
              <w:ind w:left="103"/>
              <w:jc w:val="left"/>
              <w:rPr>
                <w:kern w:val="0"/>
                <w:sz w:val="24"/>
              </w:rPr>
            </w:pPr>
            <w:r>
              <w:rPr>
                <w:kern w:val="0"/>
                <w:sz w:val="24"/>
              </w:rPr>
              <w:t>Starting method</w:t>
            </w:r>
          </w:p>
        </w:tc>
        <w:tc>
          <w:tcPr>
            <w:tcW w:w="6911" w:type="dxa"/>
            <w:gridSpan w:val="2"/>
            <w:tcBorders>
              <w:top w:val="single" w:color="000000" w:sz="4" w:space="0"/>
              <w:left w:val="single" w:color="000000" w:sz="4" w:space="0"/>
              <w:bottom w:val="single" w:color="000000" w:sz="4" w:space="0"/>
              <w:right w:val="single" w:color="000000" w:sz="4" w:space="0"/>
            </w:tcBorders>
          </w:tcPr>
          <w:p w14:paraId="7EC5FFD2">
            <w:pPr>
              <w:autoSpaceDE w:val="0"/>
              <w:autoSpaceDN w:val="0"/>
              <w:adjustRightInd w:val="0"/>
              <w:spacing w:before="6"/>
              <w:ind w:left="103"/>
              <w:jc w:val="left"/>
              <w:rPr>
                <w:kern w:val="0"/>
                <w:sz w:val="24"/>
              </w:rPr>
            </w:pPr>
            <w:r>
              <w:rPr>
                <w:rFonts w:hint="eastAsia"/>
                <w:kern w:val="0"/>
                <w:sz w:val="24"/>
              </w:rPr>
              <w:t>A</w:t>
            </w:r>
            <w:r>
              <w:rPr>
                <w:kern w:val="0"/>
                <w:sz w:val="24"/>
              </w:rPr>
              <w:t xml:space="preserve">s per </w:t>
            </w:r>
            <w:r>
              <w:rPr>
                <w:rFonts w:hint="eastAsia"/>
                <w:kern w:val="0"/>
                <w:sz w:val="24"/>
              </w:rPr>
              <w:t>M</w:t>
            </w:r>
            <w:r>
              <w:rPr>
                <w:kern w:val="0"/>
                <w:sz w:val="24"/>
              </w:rPr>
              <w:t>aker’s recommendation</w:t>
            </w:r>
          </w:p>
        </w:tc>
      </w:tr>
      <w:tr w14:paraId="42A01967">
        <w:tblPrEx>
          <w:tblCellMar>
            <w:top w:w="0" w:type="dxa"/>
            <w:left w:w="0" w:type="dxa"/>
            <w:bottom w:w="0" w:type="dxa"/>
            <w:right w:w="0" w:type="dxa"/>
          </w:tblCellMar>
        </w:tblPrEx>
        <w:trPr>
          <w:trHeight w:val="340" w:hRule="exact"/>
        </w:trPr>
        <w:tc>
          <w:tcPr>
            <w:tcW w:w="1843" w:type="dxa"/>
            <w:vMerge w:val="restart"/>
            <w:tcBorders>
              <w:top w:val="single" w:color="000000" w:sz="4" w:space="0"/>
              <w:left w:val="single" w:color="000000" w:sz="4" w:space="0"/>
              <w:right w:val="single" w:color="000000" w:sz="4" w:space="0"/>
            </w:tcBorders>
          </w:tcPr>
          <w:p w14:paraId="11B92DDB">
            <w:pPr>
              <w:autoSpaceDE w:val="0"/>
              <w:autoSpaceDN w:val="0"/>
              <w:adjustRightInd w:val="0"/>
              <w:spacing w:before="6"/>
              <w:ind w:left="103"/>
              <w:jc w:val="left"/>
              <w:rPr>
                <w:kern w:val="0"/>
                <w:sz w:val="24"/>
              </w:rPr>
            </w:pPr>
            <w:r>
              <w:rPr>
                <w:kern w:val="0"/>
                <w:sz w:val="24"/>
              </w:rPr>
              <w:t>Control</w:t>
            </w:r>
          </w:p>
        </w:tc>
        <w:tc>
          <w:tcPr>
            <w:tcW w:w="2159" w:type="dxa"/>
            <w:tcBorders>
              <w:top w:val="single" w:color="000000" w:sz="4" w:space="0"/>
              <w:left w:val="single" w:color="000000" w:sz="4" w:space="0"/>
              <w:bottom w:val="single" w:color="000000" w:sz="4" w:space="0"/>
              <w:right w:val="single" w:color="000000" w:sz="4" w:space="0"/>
            </w:tcBorders>
          </w:tcPr>
          <w:p w14:paraId="72B546DD">
            <w:pPr>
              <w:autoSpaceDE w:val="0"/>
              <w:autoSpaceDN w:val="0"/>
              <w:adjustRightInd w:val="0"/>
              <w:spacing w:before="6"/>
              <w:ind w:left="104"/>
              <w:jc w:val="left"/>
              <w:rPr>
                <w:kern w:val="0"/>
                <w:sz w:val="24"/>
              </w:rPr>
            </w:pPr>
            <w:r>
              <w:rPr>
                <w:kern w:val="0"/>
                <w:sz w:val="24"/>
              </w:rPr>
              <w:t>Start &amp; stop</w:t>
            </w:r>
          </w:p>
        </w:tc>
        <w:tc>
          <w:tcPr>
            <w:tcW w:w="4752" w:type="dxa"/>
            <w:tcBorders>
              <w:top w:val="single" w:color="000000" w:sz="4" w:space="0"/>
              <w:left w:val="single" w:color="000000" w:sz="4" w:space="0"/>
              <w:bottom w:val="single" w:color="000000" w:sz="4" w:space="0"/>
              <w:right w:val="single" w:color="000000" w:sz="4" w:space="0"/>
            </w:tcBorders>
          </w:tcPr>
          <w:p w14:paraId="612E2223">
            <w:pPr>
              <w:autoSpaceDE w:val="0"/>
              <w:autoSpaceDN w:val="0"/>
              <w:adjustRightInd w:val="0"/>
              <w:spacing w:before="6"/>
              <w:ind w:left="103"/>
              <w:jc w:val="left"/>
              <w:rPr>
                <w:kern w:val="0"/>
                <w:sz w:val="24"/>
              </w:rPr>
            </w:pPr>
            <w:r>
              <w:rPr>
                <w:kern w:val="0"/>
                <w:sz w:val="24"/>
              </w:rPr>
              <w:t>From the wheelhouse</w:t>
            </w:r>
          </w:p>
        </w:tc>
      </w:tr>
      <w:tr w14:paraId="2519F5F8">
        <w:tblPrEx>
          <w:tblCellMar>
            <w:top w:w="0" w:type="dxa"/>
            <w:left w:w="0" w:type="dxa"/>
            <w:bottom w:w="0" w:type="dxa"/>
            <w:right w:w="0" w:type="dxa"/>
          </w:tblCellMar>
        </w:tblPrEx>
        <w:trPr>
          <w:trHeight w:val="340" w:hRule="exact"/>
        </w:trPr>
        <w:tc>
          <w:tcPr>
            <w:tcW w:w="1843" w:type="dxa"/>
            <w:vMerge w:val="continue"/>
            <w:tcBorders>
              <w:top w:val="single" w:color="000000" w:sz="4" w:space="0"/>
              <w:left w:val="single" w:color="000000" w:sz="4" w:space="0"/>
              <w:right w:val="single" w:color="000000" w:sz="4" w:space="0"/>
            </w:tcBorders>
          </w:tcPr>
          <w:p w14:paraId="4A7BE519">
            <w:pPr>
              <w:autoSpaceDE w:val="0"/>
              <w:autoSpaceDN w:val="0"/>
              <w:adjustRightInd w:val="0"/>
              <w:spacing w:before="6"/>
              <w:ind w:left="103"/>
              <w:jc w:val="left"/>
              <w:rPr>
                <w:kern w:val="0"/>
                <w:sz w:val="24"/>
              </w:rPr>
            </w:pPr>
          </w:p>
        </w:tc>
        <w:tc>
          <w:tcPr>
            <w:tcW w:w="2159" w:type="dxa"/>
            <w:tcBorders>
              <w:top w:val="single" w:color="000000" w:sz="4" w:space="0"/>
              <w:left w:val="single" w:color="000000" w:sz="4" w:space="0"/>
              <w:bottom w:val="single" w:color="000000" w:sz="4" w:space="0"/>
              <w:right w:val="single" w:color="000000" w:sz="4" w:space="0"/>
            </w:tcBorders>
          </w:tcPr>
          <w:p w14:paraId="3A9446EA">
            <w:pPr>
              <w:autoSpaceDE w:val="0"/>
              <w:autoSpaceDN w:val="0"/>
              <w:adjustRightInd w:val="0"/>
              <w:spacing w:before="6"/>
              <w:ind w:left="104"/>
              <w:jc w:val="left"/>
              <w:rPr>
                <w:kern w:val="0"/>
                <w:sz w:val="24"/>
              </w:rPr>
            </w:pPr>
            <w:r>
              <w:rPr>
                <w:kern w:val="0"/>
                <w:sz w:val="24"/>
              </w:rPr>
              <w:t>E</w:t>
            </w:r>
            <w:r>
              <w:rPr>
                <w:rFonts w:hint="eastAsia"/>
                <w:kern w:val="0"/>
                <w:sz w:val="24"/>
              </w:rPr>
              <w:t>mergency stop</w:t>
            </w:r>
          </w:p>
        </w:tc>
        <w:tc>
          <w:tcPr>
            <w:tcW w:w="4752" w:type="dxa"/>
            <w:tcBorders>
              <w:top w:val="single" w:color="000000" w:sz="4" w:space="0"/>
              <w:left w:val="single" w:color="000000" w:sz="4" w:space="0"/>
              <w:bottom w:val="single" w:color="000000" w:sz="4" w:space="0"/>
              <w:right w:val="single" w:color="000000" w:sz="4" w:space="0"/>
            </w:tcBorders>
          </w:tcPr>
          <w:p w14:paraId="3458B159">
            <w:pPr>
              <w:autoSpaceDE w:val="0"/>
              <w:autoSpaceDN w:val="0"/>
              <w:adjustRightInd w:val="0"/>
              <w:spacing w:before="6"/>
              <w:ind w:left="103"/>
              <w:jc w:val="left"/>
              <w:rPr>
                <w:kern w:val="0"/>
                <w:sz w:val="24"/>
              </w:rPr>
            </w:pPr>
            <w:r>
              <w:rPr>
                <w:rFonts w:hint="eastAsia"/>
                <w:kern w:val="0"/>
                <w:sz w:val="24"/>
              </w:rPr>
              <w:t xml:space="preserve">From </w:t>
            </w:r>
            <w:r>
              <w:rPr>
                <w:kern w:val="0"/>
                <w:sz w:val="24"/>
              </w:rPr>
              <w:t xml:space="preserve">bridge </w:t>
            </w:r>
            <w:r>
              <w:rPr>
                <w:rFonts w:hint="eastAsia"/>
                <w:b/>
                <w:i/>
                <w:kern w:val="0"/>
                <w:sz w:val="24"/>
              </w:rPr>
              <w:t xml:space="preserve">&amp; </w:t>
            </w:r>
            <w:r>
              <w:rPr>
                <w:kern w:val="0"/>
                <w:sz w:val="24"/>
              </w:rPr>
              <w:t>wing</w:t>
            </w:r>
            <w:r>
              <w:rPr>
                <w:rFonts w:hint="eastAsia"/>
                <w:kern w:val="0"/>
                <w:sz w:val="24"/>
              </w:rPr>
              <w:t xml:space="preserve"> console</w:t>
            </w:r>
          </w:p>
        </w:tc>
      </w:tr>
      <w:tr w14:paraId="0FEBD63B">
        <w:tblPrEx>
          <w:tblCellMar>
            <w:top w:w="0" w:type="dxa"/>
            <w:left w:w="0" w:type="dxa"/>
            <w:bottom w:w="0" w:type="dxa"/>
            <w:right w:w="0" w:type="dxa"/>
          </w:tblCellMar>
        </w:tblPrEx>
        <w:trPr>
          <w:trHeight w:val="567" w:hRule="exact"/>
        </w:trPr>
        <w:tc>
          <w:tcPr>
            <w:tcW w:w="1843" w:type="dxa"/>
            <w:vMerge w:val="continue"/>
            <w:tcBorders>
              <w:left w:val="single" w:color="000000" w:sz="4" w:space="0"/>
              <w:bottom w:val="single" w:color="000000" w:sz="4" w:space="0"/>
              <w:right w:val="single" w:color="000000" w:sz="4" w:space="0"/>
            </w:tcBorders>
          </w:tcPr>
          <w:p w14:paraId="16E9577F">
            <w:pPr>
              <w:autoSpaceDE w:val="0"/>
              <w:autoSpaceDN w:val="0"/>
              <w:adjustRightInd w:val="0"/>
              <w:jc w:val="left"/>
              <w:rPr>
                <w:kern w:val="0"/>
                <w:sz w:val="24"/>
              </w:rPr>
            </w:pPr>
          </w:p>
        </w:tc>
        <w:tc>
          <w:tcPr>
            <w:tcW w:w="2159" w:type="dxa"/>
            <w:tcBorders>
              <w:top w:val="single" w:color="000000" w:sz="4" w:space="0"/>
              <w:left w:val="single" w:color="000000" w:sz="4" w:space="0"/>
              <w:bottom w:val="single" w:color="000000" w:sz="4" w:space="0"/>
              <w:right w:val="single" w:color="000000" w:sz="4" w:space="0"/>
            </w:tcBorders>
          </w:tcPr>
          <w:p w14:paraId="7D6F4DC6">
            <w:pPr>
              <w:autoSpaceDE w:val="0"/>
              <w:autoSpaceDN w:val="0"/>
              <w:adjustRightInd w:val="0"/>
              <w:spacing w:before="6"/>
              <w:ind w:left="103"/>
              <w:jc w:val="left"/>
              <w:rPr>
                <w:kern w:val="0"/>
                <w:sz w:val="24"/>
              </w:rPr>
            </w:pPr>
            <w:r>
              <w:rPr>
                <w:rFonts w:hint="eastAsia"/>
                <w:kern w:val="0"/>
                <w:sz w:val="24"/>
              </w:rPr>
              <w:t xml:space="preserve">Pitch </w:t>
            </w:r>
            <w:r>
              <w:rPr>
                <w:kern w:val="0"/>
                <w:sz w:val="24"/>
              </w:rPr>
              <w:t>control</w:t>
            </w:r>
          </w:p>
        </w:tc>
        <w:tc>
          <w:tcPr>
            <w:tcW w:w="4752" w:type="dxa"/>
            <w:tcBorders>
              <w:top w:val="single" w:color="000000" w:sz="4" w:space="0"/>
              <w:left w:val="single" w:color="000000" w:sz="4" w:space="0"/>
              <w:bottom w:val="single" w:color="000000" w:sz="4" w:space="0"/>
              <w:right w:val="single" w:color="000000" w:sz="4" w:space="0"/>
            </w:tcBorders>
          </w:tcPr>
          <w:p w14:paraId="096DEBBA">
            <w:pPr>
              <w:autoSpaceDE w:val="0"/>
              <w:autoSpaceDN w:val="0"/>
              <w:adjustRightInd w:val="0"/>
              <w:spacing w:before="6"/>
              <w:ind w:left="103"/>
              <w:jc w:val="left"/>
              <w:rPr>
                <w:kern w:val="0"/>
                <w:sz w:val="24"/>
              </w:rPr>
            </w:pPr>
            <w:r>
              <w:rPr>
                <w:kern w:val="0"/>
                <w:sz w:val="24"/>
              </w:rPr>
              <w:t xml:space="preserve">From </w:t>
            </w:r>
            <w:r>
              <w:rPr>
                <w:rFonts w:hint="eastAsia"/>
                <w:kern w:val="0"/>
                <w:sz w:val="24"/>
              </w:rPr>
              <w:t xml:space="preserve">the </w:t>
            </w:r>
            <w:r>
              <w:rPr>
                <w:kern w:val="0"/>
                <w:sz w:val="24"/>
              </w:rPr>
              <w:t xml:space="preserve">bridge </w:t>
            </w:r>
            <w:r>
              <w:rPr>
                <w:rFonts w:hint="eastAsia"/>
                <w:b/>
                <w:i/>
                <w:kern w:val="0"/>
                <w:sz w:val="24"/>
              </w:rPr>
              <w:t xml:space="preserve">&amp; </w:t>
            </w:r>
            <w:r>
              <w:rPr>
                <w:kern w:val="0"/>
                <w:sz w:val="24"/>
              </w:rPr>
              <w:t>wing</w:t>
            </w:r>
            <w:r>
              <w:rPr>
                <w:rFonts w:hint="eastAsia"/>
                <w:kern w:val="0"/>
                <w:sz w:val="24"/>
              </w:rPr>
              <w:t xml:space="preserve"> console</w:t>
            </w:r>
          </w:p>
        </w:tc>
      </w:tr>
    </w:tbl>
    <w:p w14:paraId="78669BC6">
      <w:pPr>
        <w:autoSpaceDE w:val="0"/>
        <w:autoSpaceDN w:val="0"/>
        <w:adjustRightInd w:val="0"/>
        <w:spacing w:before="4"/>
        <w:jc w:val="left"/>
        <w:rPr>
          <w:kern w:val="0"/>
          <w:sz w:val="12"/>
          <w:szCs w:val="12"/>
        </w:rPr>
      </w:pPr>
    </w:p>
    <w:p w14:paraId="166122C2">
      <w:pPr>
        <w:autoSpaceDE w:val="0"/>
        <w:autoSpaceDN w:val="0"/>
        <w:adjustRightInd w:val="0"/>
        <w:ind w:left="963"/>
        <w:rPr>
          <w:kern w:val="0"/>
          <w:sz w:val="24"/>
        </w:rPr>
      </w:pPr>
      <w:r>
        <w:rPr>
          <w:rFonts w:hint="eastAsia"/>
          <w:kern w:val="0"/>
          <w:sz w:val="24"/>
        </w:rPr>
        <w:t xml:space="preserve">Bow </w:t>
      </w:r>
      <w:r>
        <w:rPr>
          <w:kern w:val="0"/>
          <w:sz w:val="24"/>
        </w:rPr>
        <w:t xml:space="preserve">thruster shall consist of propeller unit, electric motor control panel. </w:t>
      </w:r>
    </w:p>
    <w:p w14:paraId="7AD75130">
      <w:pPr>
        <w:autoSpaceDE w:val="0"/>
        <w:autoSpaceDN w:val="0"/>
        <w:adjustRightInd w:val="0"/>
        <w:ind w:left="963"/>
        <w:rPr>
          <w:kern w:val="0"/>
          <w:sz w:val="24"/>
        </w:rPr>
      </w:pPr>
    </w:p>
    <w:p w14:paraId="03A19CF2">
      <w:pPr>
        <w:autoSpaceDE w:val="0"/>
        <w:autoSpaceDN w:val="0"/>
        <w:adjustRightInd w:val="0"/>
        <w:ind w:left="963"/>
        <w:rPr>
          <w:kern w:val="0"/>
          <w:sz w:val="24"/>
        </w:rPr>
      </w:pPr>
      <w:r>
        <w:rPr>
          <w:kern w:val="0"/>
          <w:sz w:val="24"/>
        </w:rPr>
        <w:t>The electric motor shall be connected to the thruster unit through a coupling.</w:t>
      </w:r>
      <w:r>
        <w:rPr>
          <w:rFonts w:hint="eastAsia"/>
          <w:kern w:val="0"/>
          <w:sz w:val="24"/>
        </w:rPr>
        <w:t xml:space="preserve"> </w:t>
      </w:r>
      <w:r>
        <w:rPr>
          <w:kern w:val="0"/>
          <w:sz w:val="24"/>
        </w:rPr>
        <w:t>The motor can be started/stopped from</w:t>
      </w:r>
      <w:r>
        <w:rPr>
          <w:rFonts w:hint="eastAsia"/>
          <w:kern w:val="0"/>
          <w:sz w:val="24"/>
        </w:rPr>
        <w:t xml:space="preserve"> local starter and </w:t>
      </w:r>
      <w:r>
        <w:rPr>
          <w:kern w:val="0"/>
          <w:sz w:val="24"/>
        </w:rPr>
        <w:t xml:space="preserve">wheelhouse and can be stopped </w:t>
      </w:r>
      <w:r>
        <w:rPr>
          <w:rFonts w:hint="eastAsia"/>
          <w:kern w:val="0"/>
          <w:sz w:val="24"/>
        </w:rPr>
        <w:t xml:space="preserve">in </w:t>
      </w:r>
      <w:r>
        <w:rPr>
          <w:kern w:val="0"/>
          <w:sz w:val="24"/>
        </w:rPr>
        <w:t>emergency from both bridge wings. The running indication shall be provided in wheelhouse</w:t>
      </w:r>
      <w:r>
        <w:rPr>
          <w:rFonts w:hint="eastAsia"/>
          <w:kern w:val="0"/>
          <w:sz w:val="24"/>
        </w:rPr>
        <w:t>.</w:t>
      </w:r>
    </w:p>
    <w:p w14:paraId="39527CB0">
      <w:pPr>
        <w:autoSpaceDE w:val="0"/>
        <w:autoSpaceDN w:val="0"/>
        <w:adjustRightInd w:val="0"/>
        <w:ind w:left="963"/>
        <w:rPr>
          <w:kern w:val="0"/>
          <w:sz w:val="24"/>
        </w:rPr>
      </w:pPr>
    </w:p>
    <w:p w14:paraId="7478299E">
      <w:pPr>
        <w:autoSpaceDE w:val="0"/>
        <w:autoSpaceDN w:val="0"/>
        <w:adjustRightInd w:val="0"/>
        <w:ind w:left="963"/>
        <w:rPr>
          <w:kern w:val="0"/>
          <w:sz w:val="24"/>
        </w:rPr>
      </w:pPr>
      <w:r>
        <w:rPr>
          <w:kern w:val="0"/>
          <w:sz w:val="24"/>
        </w:rPr>
        <w:t xml:space="preserve">A suitable interlocking device </w:t>
      </w:r>
      <w:r>
        <w:rPr>
          <w:rFonts w:hint="eastAsia"/>
          <w:kern w:val="0"/>
          <w:sz w:val="24"/>
        </w:rPr>
        <w:t>shall</w:t>
      </w:r>
      <w:r>
        <w:rPr>
          <w:kern w:val="0"/>
          <w:sz w:val="24"/>
        </w:rPr>
        <w:t xml:space="preserve"> be provided to prevent starting of driving motor unless </w:t>
      </w:r>
      <w:r>
        <w:rPr>
          <w:rFonts w:hint="eastAsia"/>
          <w:kern w:val="0"/>
          <w:sz w:val="24"/>
        </w:rPr>
        <w:t>vent fan is in operation</w:t>
      </w:r>
      <w:r>
        <w:rPr>
          <w:kern w:val="0"/>
          <w:sz w:val="24"/>
        </w:rPr>
        <w:t>.</w:t>
      </w:r>
    </w:p>
    <w:p w14:paraId="6893C03A">
      <w:pPr>
        <w:autoSpaceDE w:val="0"/>
        <w:autoSpaceDN w:val="0"/>
        <w:adjustRightInd w:val="0"/>
        <w:ind w:left="963"/>
        <w:rPr>
          <w:kern w:val="0"/>
          <w:sz w:val="24"/>
        </w:rPr>
      </w:pPr>
    </w:p>
    <w:p w14:paraId="37E77528">
      <w:pPr>
        <w:autoSpaceDE w:val="0"/>
        <w:autoSpaceDN w:val="0"/>
        <w:adjustRightInd w:val="0"/>
        <w:ind w:left="963"/>
        <w:rPr>
          <w:kern w:val="0"/>
          <w:sz w:val="24"/>
        </w:rPr>
      </w:pPr>
      <w:r>
        <w:rPr>
          <w:kern w:val="0"/>
          <w:sz w:val="24"/>
        </w:rPr>
        <w:t>Tunnel of bow thruster shall be fabricated by steel plate.</w:t>
      </w:r>
      <w:r>
        <w:rPr>
          <w:rFonts w:hint="eastAsia"/>
          <w:kern w:val="0"/>
          <w:sz w:val="24"/>
        </w:rPr>
        <w:t xml:space="preserve"> </w:t>
      </w:r>
      <w:r>
        <w:rPr>
          <w:kern w:val="0"/>
          <w:sz w:val="24"/>
        </w:rPr>
        <w:t>A stainless steel</w:t>
      </w:r>
      <w:r>
        <w:rPr>
          <w:rFonts w:hint="eastAsia"/>
          <w:kern w:val="0"/>
          <w:sz w:val="24"/>
        </w:rPr>
        <w:t xml:space="preserve"> </w:t>
      </w:r>
      <w:r>
        <w:rPr>
          <w:kern w:val="0"/>
          <w:sz w:val="24"/>
        </w:rPr>
        <w:t xml:space="preserve">(SUS 316) ring </w:t>
      </w:r>
      <w:r>
        <w:rPr>
          <w:rFonts w:hint="eastAsia"/>
          <w:kern w:val="0"/>
          <w:sz w:val="24"/>
        </w:rPr>
        <w:t>shall</w:t>
      </w:r>
      <w:r>
        <w:rPr>
          <w:kern w:val="0"/>
          <w:sz w:val="24"/>
        </w:rPr>
        <w:t xml:space="preserve"> be </w:t>
      </w:r>
      <w:r>
        <w:rPr>
          <w:rFonts w:hint="eastAsia"/>
          <w:kern w:val="0"/>
          <w:sz w:val="24"/>
        </w:rPr>
        <w:t xml:space="preserve">installed </w:t>
      </w:r>
      <w:r>
        <w:rPr>
          <w:kern w:val="0"/>
          <w:sz w:val="24"/>
        </w:rPr>
        <w:t>in</w:t>
      </w:r>
      <w:r>
        <w:rPr>
          <w:rFonts w:hint="eastAsia"/>
          <w:kern w:val="0"/>
          <w:sz w:val="24"/>
        </w:rPr>
        <w:t xml:space="preserve">side </w:t>
      </w:r>
      <w:r>
        <w:rPr>
          <w:kern w:val="0"/>
          <w:sz w:val="24"/>
        </w:rPr>
        <w:t>the tunnel in way of the propeller blades for protection from cavitation.</w:t>
      </w:r>
    </w:p>
    <w:p w14:paraId="7B05CDB4">
      <w:pPr>
        <w:autoSpaceDE w:val="0"/>
        <w:autoSpaceDN w:val="0"/>
        <w:adjustRightInd w:val="0"/>
        <w:rPr>
          <w:kern w:val="0"/>
          <w:sz w:val="24"/>
        </w:rPr>
      </w:pPr>
    </w:p>
    <w:p w14:paraId="68DD2756">
      <w:pPr>
        <w:autoSpaceDE w:val="0"/>
        <w:autoSpaceDN w:val="0"/>
        <w:adjustRightInd w:val="0"/>
        <w:ind w:left="963"/>
        <w:rPr>
          <w:kern w:val="0"/>
          <w:sz w:val="24"/>
        </w:rPr>
      </w:pPr>
      <w:r>
        <w:rPr>
          <w:kern w:val="0"/>
          <w:sz w:val="24"/>
        </w:rPr>
        <w:t xml:space="preserve">The other material, accessories, spare parts and tools shall be provided in accordance with the </w:t>
      </w:r>
      <w:r>
        <w:rPr>
          <w:rFonts w:hint="eastAsia"/>
          <w:kern w:val="0"/>
          <w:sz w:val="24"/>
        </w:rPr>
        <w:t>M</w:t>
      </w:r>
      <w:r>
        <w:rPr>
          <w:kern w:val="0"/>
          <w:sz w:val="24"/>
        </w:rPr>
        <w:t>aker’s standard to comply with the Rule/Regulation</w:t>
      </w:r>
      <w:r>
        <w:rPr>
          <w:rFonts w:hint="eastAsia"/>
          <w:kern w:val="0"/>
          <w:sz w:val="24"/>
        </w:rPr>
        <w:t>s</w:t>
      </w:r>
      <w:r>
        <w:rPr>
          <w:kern w:val="0"/>
          <w:sz w:val="24"/>
        </w:rPr>
        <w:t>.</w:t>
      </w:r>
    </w:p>
    <w:p w14:paraId="2483188A">
      <w:pPr>
        <w:autoSpaceDE w:val="0"/>
        <w:autoSpaceDN w:val="0"/>
        <w:adjustRightInd w:val="0"/>
        <w:ind w:left="963"/>
        <w:rPr>
          <w:kern w:val="0"/>
          <w:sz w:val="24"/>
        </w:rPr>
      </w:pPr>
    </w:p>
    <w:p w14:paraId="2D2EDFD6">
      <w:pPr>
        <w:autoSpaceDE w:val="0"/>
        <w:autoSpaceDN w:val="0"/>
        <w:adjustRightInd w:val="0"/>
        <w:ind w:left="963"/>
        <w:rPr>
          <w:kern w:val="0"/>
          <w:sz w:val="24"/>
        </w:rPr>
      </w:pPr>
      <w:r>
        <w:rPr>
          <w:kern w:val="0"/>
          <w:sz w:val="24"/>
        </w:rPr>
        <w:t xml:space="preserve">Galvanized </w:t>
      </w:r>
      <w:r>
        <w:rPr>
          <w:rFonts w:hint="eastAsia"/>
          <w:kern w:val="0"/>
          <w:sz w:val="24"/>
        </w:rPr>
        <w:t xml:space="preserve">steel </w:t>
      </w:r>
      <w:r>
        <w:rPr>
          <w:kern w:val="0"/>
          <w:sz w:val="24"/>
        </w:rPr>
        <w:t xml:space="preserve">grid shall be provided </w:t>
      </w:r>
      <w:r>
        <w:rPr>
          <w:rFonts w:hint="eastAsia"/>
          <w:kern w:val="0"/>
          <w:sz w:val="24"/>
        </w:rPr>
        <w:t xml:space="preserve">at </w:t>
      </w:r>
      <w:r>
        <w:rPr>
          <w:kern w:val="0"/>
          <w:sz w:val="24"/>
        </w:rPr>
        <w:t xml:space="preserve">entrance of thruster tunnel according to </w:t>
      </w:r>
      <w:r>
        <w:rPr>
          <w:rFonts w:hint="eastAsia"/>
          <w:kern w:val="0"/>
          <w:sz w:val="24"/>
        </w:rPr>
        <w:t>M</w:t>
      </w:r>
      <w:r>
        <w:rPr>
          <w:kern w:val="0"/>
          <w:sz w:val="24"/>
        </w:rPr>
        <w:t>aker’s recommendation.</w:t>
      </w:r>
      <w:r>
        <w:rPr>
          <w:rFonts w:hint="eastAsia"/>
          <w:kern w:val="0"/>
          <w:sz w:val="24"/>
        </w:rPr>
        <w:t xml:space="preserve"> </w:t>
      </w:r>
      <w:r>
        <w:rPr>
          <w:kern w:val="0"/>
          <w:sz w:val="24"/>
        </w:rPr>
        <w:t xml:space="preserve">The configuration and orientation of thruster tunnel </w:t>
      </w:r>
      <w:r>
        <w:rPr>
          <w:rFonts w:hint="eastAsia"/>
          <w:kern w:val="0"/>
          <w:sz w:val="24"/>
        </w:rPr>
        <w:t xml:space="preserve">grid shall be determined </w:t>
      </w:r>
      <w:r>
        <w:rPr>
          <w:kern w:val="0"/>
          <w:sz w:val="24"/>
        </w:rPr>
        <w:t xml:space="preserve">as per </w:t>
      </w:r>
      <w:r>
        <w:rPr>
          <w:rFonts w:hint="eastAsia"/>
          <w:kern w:val="0"/>
          <w:sz w:val="24"/>
        </w:rPr>
        <w:t xml:space="preserve">results of </w:t>
      </w:r>
      <w:r>
        <w:rPr>
          <w:kern w:val="0"/>
          <w:sz w:val="24"/>
        </w:rPr>
        <w:t xml:space="preserve">stream line </w:t>
      </w:r>
      <w:r>
        <w:rPr>
          <w:rFonts w:hint="eastAsia"/>
          <w:kern w:val="0"/>
          <w:sz w:val="24"/>
        </w:rPr>
        <w:t xml:space="preserve">paint </w:t>
      </w:r>
      <w:r>
        <w:rPr>
          <w:kern w:val="0"/>
          <w:sz w:val="24"/>
        </w:rPr>
        <w:t xml:space="preserve">test and </w:t>
      </w:r>
      <w:r>
        <w:rPr>
          <w:rFonts w:hint="eastAsia"/>
          <w:kern w:val="0"/>
          <w:sz w:val="24"/>
        </w:rPr>
        <w:t>B</w:t>
      </w:r>
      <w:r>
        <w:rPr>
          <w:kern w:val="0"/>
          <w:sz w:val="24"/>
        </w:rPr>
        <w:t>uilder's standard</w:t>
      </w:r>
      <w:r>
        <w:rPr>
          <w:rFonts w:hint="eastAsia"/>
          <w:kern w:val="0"/>
          <w:sz w:val="24"/>
        </w:rPr>
        <w:t>.</w:t>
      </w:r>
    </w:p>
    <w:p w14:paraId="58CD4D45">
      <w:pPr>
        <w:autoSpaceDE w:val="0"/>
        <w:autoSpaceDN w:val="0"/>
        <w:adjustRightInd w:val="0"/>
        <w:ind w:left="963"/>
        <w:rPr>
          <w:kern w:val="0"/>
          <w:sz w:val="24"/>
        </w:rPr>
      </w:pPr>
    </w:p>
    <w:p w14:paraId="584E5A23">
      <w:pPr>
        <w:autoSpaceDE w:val="0"/>
        <w:autoSpaceDN w:val="0"/>
        <w:adjustRightInd w:val="0"/>
        <w:ind w:left="963"/>
        <w:rPr>
          <w:kern w:val="0"/>
          <w:sz w:val="24"/>
        </w:rPr>
      </w:pPr>
      <w:r>
        <w:rPr>
          <w:kern w:val="0"/>
          <w:sz w:val="24"/>
        </w:rPr>
        <w:t>Bow thruster room shall be ventilated by one</w:t>
      </w:r>
      <w:r>
        <w:rPr>
          <w:rFonts w:hint="eastAsia"/>
          <w:kern w:val="0"/>
          <w:sz w:val="24"/>
        </w:rPr>
        <w:t xml:space="preserve"> (1)</w:t>
      </w:r>
      <w:r>
        <w:rPr>
          <w:kern w:val="0"/>
          <w:sz w:val="24"/>
        </w:rPr>
        <w:t xml:space="preserve"> mechanical supply fan to remove the heat. The ventilation duct shall be arranged so that the air flow pass</w:t>
      </w:r>
      <w:r>
        <w:rPr>
          <w:rFonts w:hint="eastAsia"/>
          <w:kern w:val="0"/>
          <w:sz w:val="24"/>
        </w:rPr>
        <w:t>es</w:t>
      </w:r>
      <w:r>
        <w:rPr>
          <w:kern w:val="0"/>
          <w:sz w:val="24"/>
        </w:rPr>
        <w:t xml:space="preserve"> over the electric motor</w:t>
      </w:r>
      <w:r>
        <w:rPr>
          <w:rFonts w:hint="eastAsia"/>
          <w:kern w:val="0"/>
          <w:sz w:val="24"/>
        </w:rPr>
        <w:t xml:space="preserve">. </w:t>
      </w:r>
      <w:r>
        <w:rPr>
          <w:kern w:val="0"/>
          <w:sz w:val="24"/>
        </w:rPr>
        <w:t xml:space="preserve">Vent </w:t>
      </w:r>
      <w:r>
        <w:rPr>
          <w:rFonts w:hint="eastAsia"/>
          <w:kern w:val="0"/>
          <w:sz w:val="24"/>
        </w:rPr>
        <w:t xml:space="preserve">shall </w:t>
      </w:r>
      <w:r>
        <w:rPr>
          <w:kern w:val="0"/>
          <w:sz w:val="24"/>
        </w:rPr>
        <w:t xml:space="preserve">not be in a position </w:t>
      </w:r>
      <w:r>
        <w:rPr>
          <w:rFonts w:hint="eastAsia"/>
          <w:kern w:val="0"/>
          <w:sz w:val="24"/>
        </w:rPr>
        <w:t xml:space="preserve">where </w:t>
      </w:r>
      <w:r>
        <w:rPr>
          <w:kern w:val="0"/>
          <w:sz w:val="24"/>
        </w:rPr>
        <w:t>moist air c</w:t>
      </w:r>
      <w:r>
        <w:rPr>
          <w:rFonts w:hint="eastAsia"/>
          <w:kern w:val="0"/>
          <w:sz w:val="24"/>
        </w:rPr>
        <w:t xml:space="preserve">ould </w:t>
      </w:r>
      <w:r>
        <w:rPr>
          <w:kern w:val="0"/>
          <w:sz w:val="24"/>
        </w:rPr>
        <w:t>be drawn into the bow thruster</w:t>
      </w:r>
      <w:r>
        <w:rPr>
          <w:rFonts w:hint="eastAsia"/>
          <w:kern w:val="0"/>
          <w:sz w:val="24"/>
        </w:rPr>
        <w:t xml:space="preserve"> motor</w:t>
      </w:r>
      <w:r>
        <w:rPr>
          <w:kern w:val="0"/>
          <w:sz w:val="24"/>
        </w:rPr>
        <w:t xml:space="preserve"> space</w:t>
      </w:r>
      <w:r>
        <w:rPr>
          <w:rFonts w:hint="eastAsia"/>
          <w:kern w:val="0"/>
          <w:sz w:val="24"/>
        </w:rPr>
        <w:t>.</w:t>
      </w:r>
    </w:p>
    <w:p w14:paraId="2FDF9526">
      <w:pPr>
        <w:autoSpaceDE w:val="0"/>
        <w:autoSpaceDN w:val="0"/>
        <w:adjustRightInd w:val="0"/>
        <w:ind w:left="963"/>
        <w:rPr>
          <w:kern w:val="0"/>
          <w:sz w:val="24"/>
        </w:rPr>
      </w:pPr>
    </w:p>
    <w:p w14:paraId="25C4FAD7">
      <w:pPr>
        <w:autoSpaceDE w:val="0"/>
        <w:autoSpaceDN w:val="0"/>
        <w:adjustRightInd w:val="0"/>
        <w:ind w:left="963"/>
        <w:rPr>
          <w:color w:val="000000"/>
          <w:kern w:val="0"/>
          <w:sz w:val="24"/>
        </w:rPr>
      </w:pPr>
      <w:r>
        <w:rPr>
          <w:color w:val="000000"/>
          <w:kern w:val="0"/>
          <w:sz w:val="24"/>
        </w:rPr>
        <w:t>Electric heater for the bow thruster room shall be provided.</w:t>
      </w:r>
    </w:p>
    <w:p w14:paraId="048CDE7E">
      <w:pPr>
        <w:autoSpaceDE w:val="0"/>
        <w:autoSpaceDN w:val="0"/>
        <w:adjustRightInd w:val="0"/>
        <w:ind w:left="963"/>
        <w:rPr>
          <w:color w:val="000000"/>
          <w:kern w:val="0"/>
          <w:sz w:val="24"/>
        </w:rPr>
      </w:pPr>
    </w:p>
    <w:p w14:paraId="536B562B">
      <w:pPr>
        <w:autoSpaceDE w:val="0"/>
        <w:autoSpaceDN w:val="0"/>
        <w:adjustRightInd w:val="0"/>
        <w:ind w:left="963"/>
        <w:rPr>
          <w:b/>
          <w:kern w:val="0"/>
          <w:sz w:val="24"/>
        </w:rPr>
      </w:pPr>
      <w:r>
        <w:rPr>
          <w:b/>
          <w:kern w:val="0"/>
          <w:sz w:val="24"/>
        </w:rPr>
        <w:t>Bilge high level alarm is to be fitted in the Bow thruster Room.</w:t>
      </w:r>
    </w:p>
    <w:p w14:paraId="40D6997D">
      <w:pPr>
        <w:autoSpaceDE w:val="0"/>
        <w:autoSpaceDN w:val="0"/>
        <w:adjustRightInd w:val="0"/>
        <w:ind w:left="963"/>
        <w:rPr>
          <w:b/>
          <w:kern w:val="0"/>
          <w:sz w:val="24"/>
        </w:rPr>
      </w:pPr>
      <w:r>
        <w:rPr>
          <w:b/>
          <w:kern w:val="0"/>
          <w:sz w:val="24"/>
        </w:rPr>
        <w:br w:type="textWrapping"/>
      </w:r>
      <w:r>
        <w:rPr>
          <w:b/>
          <w:kern w:val="0"/>
          <w:sz w:val="24"/>
        </w:rPr>
        <w:t>Bow thruster starter/control panel to be placed outside the bow thruster motor level.</w:t>
      </w:r>
    </w:p>
    <w:p w14:paraId="0F7256C9">
      <w:pPr>
        <w:autoSpaceDE w:val="0"/>
        <w:autoSpaceDN w:val="0"/>
        <w:adjustRightInd w:val="0"/>
        <w:ind w:left="963"/>
        <w:rPr>
          <w:b/>
          <w:kern w:val="0"/>
          <w:sz w:val="24"/>
        </w:rPr>
      </w:pPr>
    </w:p>
    <w:p w14:paraId="12770B39">
      <w:pPr>
        <w:autoSpaceDE w:val="0"/>
        <w:autoSpaceDN w:val="0"/>
        <w:adjustRightInd w:val="0"/>
        <w:ind w:left="963"/>
        <w:rPr>
          <w:b/>
          <w:i/>
          <w:kern w:val="0"/>
          <w:sz w:val="24"/>
        </w:rPr>
      </w:pPr>
      <w:r>
        <w:rPr>
          <w:b/>
          <w:i/>
          <w:kern w:val="0"/>
          <w:sz w:val="24"/>
        </w:rPr>
        <w:t>A easily accessible hatch with lifting arrangements to be provided for lifting the Bow Thruster motor from the location to outside the forecastle space to be provided.</w:t>
      </w:r>
    </w:p>
    <w:p w14:paraId="77E76163">
      <w:pPr>
        <w:autoSpaceDE w:val="0"/>
        <w:autoSpaceDN w:val="0"/>
        <w:adjustRightInd w:val="0"/>
        <w:ind w:left="963"/>
        <w:rPr>
          <w:kern w:val="0"/>
          <w:sz w:val="24"/>
        </w:rPr>
      </w:pPr>
    </w:p>
    <w:p w14:paraId="513FC225">
      <w:pPr>
        <w:autoSpaceDE w:val="0"/>
        <w:autoSpaceDN w:val="0"/>
        <w:adjustRightInd w:val="0"/>
        <w:ind w:left="963"/>
        <w:rPr>
          <w:kern w:val="0"/>
          <w:sz w:val="24"/>
        </w:rPr>
      </w:pPr>
    </w:p>
    <w:p w14:paraId="5909584A">
      <w:pPr>
        <w:pStyle w:val="3"/>
        <w:spacing w:before="0" w:after="0"/>
        <w:jc w:val="left"/>
        <w:rPr>
          <w:color w:val="000000"/>
        </w:rPr>
      </w:pPr>
      <w:bookmarkStart w:id="172" w:name="_Toc50573808"/>
      <w:bookmarkStart w:id="173" w:name="_Toc512004306"/>
      <w:r>
        <w:rPr>
          <w:rFonts w:hint="eastAsia"/>
          <w:color w:val="000000"/>
        </w:rPr>
        <w:t>4.3</w:t>
      </w:r>
      <w:r>
        <w:rPr>
          <w:color w:val="000000"/>
        </w:rPr>
        <w:tab/>
      </w:r>
      <w:r>
        <w:rPr>
          <w:rFonts w:cs="Arial"/>
          <w:color w:val="000000"/>
        </w:rPr>
        <w:t>CARGO HATCH COVER</w:t>
      </w:r>
      <w:bookmarkEnd w:id="172"/>
      <w:bookmarkEnd w:id="173"/>
    </w:p>
    <w:p w14:paraId="673CDE35">
      <w:pPr>
        <w:autoSpaceDE w:val="0"/>
        <w:autoSpaceDN w:val="0"/>
        <w:adjustRightInd w:val="0"/>
        <w:jc w:val="left"/>
        <w:rPr>
          <w:rFonts w:ascii="Arial" w:hAnsi="Arial" w:cs="Arial"/>
          <w:color w:val="000000"/>
          <w:kern w:val="0"/>
          <w:sz w:val="20"/>
          <w:szCs w:val="20"/>
        </w:rPr>
      </w:pPr>
    </w:p>
    <w:p w14:paraId="426C25F4">
      <w:pPr>
        <w:autoSpaceDE w:val="0"/>
        <w:autoSpaceDN w:val="0"/>
        <w:adjustRightInd w:val="0"/>
        <w:ind w:left="963"/>
        <w:rPr>
          <w:color w:val="000000"/>
          <w:kern w:val="0"/>
          <w:sz w:val="24"/>
        </w:rPr>
      </w:pPr>
      <w:r>
        <w:rPr>
          <w:color w:val="000000"/>
          <w:kern w:val="0"/>
          <w:sz w:val="24"/>
        </w:rPr>
        <w:t>T</w:t>
      </w:r>
      <w:r>
        <w:rPr>
          <w:rFonts w:hint="eastAsia"/>
          <w:color w:val="000000"/>
          <w:kern w:val="0"/>
          <w:sz w:val="24"/>
        </w:rPr>
        <w:t>he hatch cover to be provided as shown on the G.A. plan.</w:t>
      </w:r>
    </w:p>
    <w:p w14:paraId="4A44DBB9">
      <w:pPr>
        <w:autoSpaceDE w:val="0"/>
        <w:autoSpaceDN w:val="0"/>
        <w:adjustRightInd w:val="0"/>
        <w:ind w:left="963"/>
        <w:rPr>
          <w:color w:val="000000"/>
          <w:kern w:val="0"/>
          <w:sz w:val="24"/>
        </w:rPr>
      </w:pPr>
    </w:p>
    <w:p w14:paraId="430A6D0C">
      <w:pPr>
        <w:autoSpaceDE w:val="0"/>
        <w:autoSpaceDN w:val="0"/>
        <w:adjustRightInd w:val="0"/>
        <w:ind w:left="963"/>
        <w:rPr>
          <w:color w:val="000000"/>
          <w:kern w:val="0"/>
          <w:sz w:val="24"/>
        </w:rPr>
      </w:pPr>
      <w:r>
        <w:rPr>
          <w:color w:val="000000"/>
          <w:kern w:val="0"/>
          <w:sz w:val="24"/>
        </w:rPr>
        <w:t>T</w:t>
      </w:r>
      <w:r>
        <w:rPr>
          <w:rFonts w:hint="eastAsia"/>
          <w:color w:val="000000"/>
          <w:kern w:val="0"/>
          <w:sz w:val="24"/>
        </w:rPr>
        <w:t xml:space="preserve">he hatch cover to be designed in accordance with the requirement of the Classification Society and to be equipped with necessary outfit and </w:t>
      </w:r>
      <w:r>
        <w:rPr>
          <w:color w:val="000000"/>
          <w:kern w:val="0"/>
          <w:sz w:val="24"/>
        </w:rPr>
        <w:t>accessory</w:t>
      </w:r>
      <w:r>
        <w:rPr>
          <w:rFonts w:hint="eastAsia"/>
          <w:color w:val="000000"/>
          <w:kern w:val="0"/>
          <w:sz w:val="24"/>
        </w:rPr>
        <w:t>.</w:t>
      </w:r>
    </w:p>
    <w:p w14:paraId="7B6E6B6B">
      <w:pPr>
        <w:autoSpaceDE w:val="0"/>
        <w:autoSpaceDN w:val="0"/>
        <w:adjustRightInd w:val="0"/>
        <w:ind w:left="963"/>
        <w:rPr>
          <w:color w:val="000000"/>
          <w:kern w:val="0"/>
          <w:sz w:val="24"/>
        </w:rPr>
      </w:pPr>
    </w:p>
    <w:p w14:paraId="2440AA17">
      <w:pPr>
        <w:autoSpaceDE w:val="0"/>
        <w:autoSpaceDN w:val="0"/>
        <w:adjustRightInd w:val="0"/>
        <w:ind w:left="963"/>
        <w:rPr>
          <w:color w:val="000000"/>
          <w:kern w:val="0"/>
          <w:sz w:val="24"/>
        </w:rPr>
      </w:pPr>
      <w:r>
        <w:rPr>
          <w:color w:val="000000"/>
          <w:kern w:val="0"/>
          <w:sz w:val="24"/>
        </w:rPr>
        <w:t>T</w:t>
      </w:r>
      <w:r>
        <w:rPr>
          <w:rFonts w:hint="eastAsia"/>
          <w:color w:val="000000"/>
          <w:kern w:val="0"/>
          <w:sz w:val="24"/>
        </w:rPr>
        <w:t xml:space="preserve">he </w:t>
      </w:r>
      <w:r>
        <w:rPr>
          <w:color w:val="000000"/>
          <w:kern w:val="0"/>
          <w:sz w:val="24"/>
        </w:rPr>
        <w:t>material, construction, designs</w:t>
      </w:r>
      <w:r>
        <w:rPr>
          <w:rFonts w:hint="eastAsia"/>
          <w:color w:val="000000"/>
          <w:kern w:val="0"/>
          <w:sz w:val="24"/>
        </w:rPr>
        <w:t>, etc. of the hatch cover to be in accordance with the Maker</w:t>
      </w:r>
      <w:r>
        <w:rPr>
          <w:color w:val="000000"/>
          <w:kern w:val="0"/>
          <w:sz w:val="24"/>
        </w:rPr>
        <w:t>’</w:t>
      </w:r>
      <w:r>
        <w:rPr>
          <w:rFonts w:hint="eastAsia"/>
          <w:color w:val="000000"/>
          <w:kern w:val="0"/>
          <w:sz w:val="24"/>
        </w:rPr>
        <w:t>s standard subject to approval of the Classification Society.</w:t>
      </w:r>
    </w:p>
    <w:p w14:paraId="14D11E51">
      <w:pPr>
        <w:autoSpaceDE w:val="0"/>
        <w:autoSpaceDN w:val="0"/>
        <w:adjustRightInd w:val="0"/>
        <w:ind w:left="963"/>
        <w:rPr>
          <w:color w:val="000000"/>
          <w:kern w:val="0"/>
          <w:sz w:val="24"/>
        </w:rPr>
      </w:pPr>
    </w:p>
    <w:p w14:paraId="6DA982D2">
      <w:pPr>
        <w:pStyle w:val="4"/>
        <w:spacing w:before="0" w:after="0"/>
        <w:rPr>
          <w:rFonts w:cs="Arial"/>
          <w:color w:val="000000"/>
        </w:rPr>
      </w:pPr>
      <w:bookmarkStart w:id="174" w:name="_Toc50573809"/>
      <w:bookmarkStart w:id="175" w:name="_Toc512004307"/>
      <w:r>
        <w:rPr>
          <w:rFonts w:hint="eastAsia" w:cs="Arial"/>
          <w:color w:val="000000"/>
        </w:rPr>
        <w:t>4.3.1</w:t>
      </w:r>
      <w:r>
        <w:rPr>
          <w:rFonts w:cs="Arial"/>
          <w:color w:val="000000"/>
        </w:rPr>
        <w:tab/>
      </w:r>
      <w:r>
        <w:rPr>
          <w:rFonts w:cs="Arial"/>
          <w:color w:val="000000"/>
        </w:rPr>
        <w:t>CARGO HATCH</w:t>
      </w:r>
      <w:bookmarkEnd w:id="174"/>
      <w:bookmarkEnd w:id="175"/>
    </w:p>
    <w:p w14:paraId="5926C93B">
      <w:pPr>
        <w:autoSpaceDE w:val="0"/>
        <w:autoSpaceDN w:val="0"/>
        <w:adjustRightInd w:val="0"/>
        <w:spacing w:before="2"/>
        <w:jc w:val="left"/>
        <w:rPr>
          <w:rFonts w:ascii="Arial" w:hAnsi="Arial" w:cs="Arial"/>
          <w:color w:val="000000"/>
          <w:kern w:val="0"/>
          <w:sz w:val="24"/>
        </w:rPr>
      </w:pPr>
    </w:p>
    <w:p w14:paraId="4A255D44">
      <w:pPr>
        <w:autoSpaceDE w:val="0"/>
        <w:autoSpaceDN w:val="0"/>
        <w:adjustRightInd w:val="0"/>
        <w:ind w:left="963"/>
        <w:jc w:val="left"/>
        <w:rPr>
          <w:color w:val="000000"/>
          <w:kern w:val="0"/>
          <w:sz w:val="24"/>
        </w:rPr>
      </w:pPr>
      <w:r>
        <w:rPr>
          <w:color w:val="000000"/>
          <w:kern w:val="0"/>
          <w:sz w:val="24"/>
        </w:rPr>
        <w:t xml:space="preserve">Cargo hatches shall be arranged as shown on the G.A. </w:t>
      </w:r>
      <w:r>
        <w:rPr>
          <w:rFonts w:hint="eastAsia"/>
          <w:color w:val="000000"/>
          <w:kern w:val="0"/>
          <w:sz w:val="24"/>
        </w:rPr>
        <w:t xml:space="preserve">plan </w:t>
      </w:r>
      <w:r>
        <w:rPr>
          <w:color w:val="000000"/>
          <w:kern w:val="0"/>
          <w:sz w:val="24"/>
        </w:rPr>
        <w:t>and opening size shall be as follows:</w:t>
      </w:r>
    </w:p>
    <w:p w14:paraId="630CC4A2">
      <w:pPr>
        <w:autoSpaceDE w:val="0"/>
        <w:autoSpaceDN w:val="0"/>
        <w:adjustRightInd w:val="0"/>
        <w:ind w:left="963"/>
        <w:jc w:val="left"/>
        <w:rPr>
          <w:color w:val="000000"/>
          <w:kern w:val="0"/>
          <w:sz w:val="28"/>
          <w:szCs w:val="28"/>
        </w:rPr>
      </w:pPr>
    </w:p>
    <w:tbl>
      <w:tblPr>
        <w:tblStyle w:val="40"/>
        <w:tblW w:w="8396" w:type="dxa"/>
        <w:tblInd w:w="998" w:type="dxa"/>
        <w:tblLayout w:type="fixed"/>
        <w:tblCellMar>
          <w:top w:w="0" w:type="dxa"/>
          <w:left w:w="0" w:type="dxa"/>
          <w:bottom w:w="0" w:type="dxa"/>
          <w:right w:w="0" w:type="dxa"/>
        </w:tblCellMar>
      </w:tblPr>
      <w:tblGrid>
        <w:gridCol w:w="1734"/>
        <w:gridCol w:w="1559"/>
        <w:gridCol w:w="1701"/>
        <w:gridCol w:w="992"/>
        <w:gridCol w:w="1134"/>
        <w:gridCol w:w="1276"/>
      </w:tblGrid>
      <w:tr w14:paraId="341309EA">
        <w:tblPrEx>
          <w:tblCellMar>
            <w:top w:w="0" w:type="dxa"/>
            <w:left w:w="0" w:type="dxa"/>
            <w:bottom w:w="0" w:type="dxa"/>
            <w:right w:w="0" w:type="dxa"/>
          </w:tblCellMar>
        </w:tblPrEx>
        <w:trPr>
          <w:trHeight w:val="567" w:hRule="atLeast"/>
        </w:trPr>
        <w:tc>
          <w:tcPr>
            <w:tcW w:w="1734" w:type="dxa"/>
            <w:tcBorders>
              <w:top w:val="single" w:color="000000" w:sz="4" w:space="0"/>
              <w:left w:val="single" w:color="000000" w:sz="4" w:space="0"/>
              <w:bottom w:val="single" w:color="000000" w:sz="4" w:space="0"/>
              <w:right w:val="single" w:color="000000" w:sz="4" w:space="0"/>
            </w:tcBorders>
          </w:tcPr>
          <w:p w14:paraId="6A910EFD">
            <w:pPr>
              <w:autoSpaceDE w:val="0"/>
              <w:autoSpaceDN w:val="0"/>
              <w:adjustRightInd w:val="0"/>
              <w:spacing w:line="280" w:lineRule="exact"/>
              <w:ind w:left="103"/>
              <w:jc w:val="left"/>
              <w:rPr>
                <w:color w:val="000000"/>
                <w:kern w:val="0"/>
                <w:sz w:val="24"/>
              </w:rPr>
            </w:pPr>
            <w:r>
              <w:rPr>
                <w:color w:val="000000"/>
                <w:kern w:val="0"/>
                <w:sz w:val="24"/>
              </w:rPr>
              <w:t>Hatchway</w:t>
            </w:r>
          </w:p>
        </w:tc>
        <w:tc>
          <w:tcPr>
            <w:tcW w:w="1559" w:type="dxa"/>
            <w:tcBorders>
              <w:top w:val="single" w:color="000000" w:sz="4" w:space="0"/>
              <w:left w:val="single" w:color="000000" w:sz="4" w:space="0"/>
              <w:bottom w:val="single" w:color="000000" w:sz="4" w:space="0"/>
              <w:right w:val="single" w:color="000000" w:sz="4" w:space="0"/>
            </w:tcBorders>
          </w:tcPr>
          <w:p w14:paraId="2EA79482">
            <w:pPr>
              <w:autoSpaceDE w:val="0"/>
              <w:autoSpaceDN w:val="0"/>
              <w:adjustRightInd w:val="0"/>
              <w:spacing w:line="280" w:lineRule="exact"/>
              <w:ind w:left="105" w:leftChars="50"/>
              <w:jc w:val="center"/>
              <w:rPr>
                <w:color w:val="000000"/>
                <w:kern w:val="0"/>
                <w:sz w:val="24"/>
              </w:rPr>
            </w:pPr>
            <w:r>
              <w:rPr>
                <w:color w:val="000000"/>
                <w:kern w:val="0"/>
                <w:sz w:val="24"/>
              </w:rPr>
              <w:t>Length</w:t>
            </w:r>
          </w:p>
          <w:p w14:paraId="20C6E2F9">
            <w:pPr>
              <w:autoSpaceDE w:val="0"/>
              <w:autoSpaceDN w:val="0"/>
              <w:adjustRightInd w:val="0"/>
              <w:spacing w:line="280" w:lineRule="exact"/>
              <w:ind w:left="105" w:leftChars="50"/>
              <w:jc w:val="center"/>
              <w:rPr>
                <w:color w:val="000000"/>
                <w:kern w:val="0"/>
                <w:sz w:val="24"/>
              </w:rPr>
            </w:pPr>
            <w:r>
              <w:rPr>
                <w:color w:val="000000"/>
                <w:kern w:val="0"/>
                <w:sz w:val="24"/>
              </w:rPr>
              <w:t>(Approx. mm)</w:t>
            </w:r>
          </w:p>
        </w:tc>
        <w:tc>
          <w:tcPr>
            <w:tcW w:w="1701" w:type="dxa"/>
            <w:tcBorders>
              <w:top w:val="single" w:color="000000" w:sz="4" w:space="0"/>
              <w:left w:val="single" w:color="000000" w:sz="4" w:space="0"/>
              <w:bottom w:val="single" w:color="000000" w:sz="4" w:space="0"/>
              <w:right w:val="single" w:color="000000" w:sz="4" w:space="0"/>
            </w:tcBorders>
          </w:tcPr>
          <w:p w14:paraId="02710CE4">
            <w:pPr>
              <w:autoSpaceDE w:val="0"/>
              <w:autoSpaceDN w:val="0"/>
              <w:adjustRightInd w:val="0"/>
              <w:spacing w:line="280" w:lineRule="exact"/>
              <w:ind w:left="397" w:leftChars="50" w:hanging="292" w:hangingChars="122"/>
              <w:jc w:val="center"/>
              <w:rPr>
                <w:color w:val="000000"/>
                <w:kern w:val="0"/>
                <w:sz w:val="24"/>
              </w:rPr>
            </w:pPr>
            <w:r>
              <w:rPr>
                <w:color w:val="000000"/>
                <w:kern w:val="0"/>
                <w:sz w:val="24"/>
              </w:rPr>
              <w:t>Width</w:t>
            </w:r>
          </w:p>
          <w:p w14:paraId="16CC9EEA">
            <w:pPr>
              <w:autoSpaceDE w:val="0"/>
              <w:autoSpaceDN w:val="0"/>
              <w:adjustRightInd w:val="0"/>
              <w:spacing w:line="280" w:lineRule="exact"/>
              <w:ind w:left="105" w:leftChars="50"/>
              <w:jc w:val="center"/>
              <w:rPr>
                <w:color w:val="000000"/>
                <w:kern w:val="0"/>
                <w:sz w:val="24"/>
              </w:rPr>
            </w:pPr>
            <w:r>
              <w:rPr>
                <w:color w:val="000000"/>
                <w:kern w:val="0"/>
                <w:sz w:val="24"/>
              </w:rPr>
              <w:t>(Approx. mm)</w:t>
            </w:r>
          </w:p>
        </w:tc>
        <w:tc>
          <w:tcPr>
            <w:tcW w:w="992" w:type="dxa"/>
            <w:tcBorders>
              <w:top w:val="single" w:color="000000" w:sz="4" w:space="0"/>
              <w:left w:val="single" w:color="000000" w:sz="4" w:space="0"/>
              <w:bottom w:val="single" w:color="000000" w:sz="4" w:space="0"/>
              <w:right w:val="single" w:color="000000" w:sz="4" w:space="0"/>
            </w:tcBorders>
          </w:tcPr>
          <w:p w14:paraId="4FBB029A">
            <w:pPr>
              <w:autoSpaceDE w:val="0"/>
              <w:autoSpaceDN w:val="0"/>
              <w:adjustRightInd w:val="0"/>
              <w:spacing w:line="280" w:lineRule="exact"/>
              <w:jc w:val="center"/>
              <w:rPr>
                <w:color w:val="000000"/>
                <w:kern w:val="0"/>
                <w:sz w:val="24"/>
              </w:rPr>
            </w:pPr>
            <w:r>
              <w:rPr>
                <w:color w:val="000000"/>
                <w:kern w:val="0"/>
                <w:sz w:val="24"/>
              </w:rPr>
              <w:t>No. of panels</w:t>
            </w:r>
          </w:p>
        </w:tc>
        <w:tc>
          <w:tcPr>
            <w:tcW w:w="1134" w:type="dxa"/>
            <w:tcBorders>
              <w:top w:val="single" w:color="000000" w:sz="4" w:space="0"/>
              <w:left w:val="single" w:color="000000" w:sz="4" w:space="0"/>
              <w:bottom w:val="single" w:color="auto" w:sz="4" w:space="0"/>
              <w:right w:val="single" w:color="000000" w:sz="4" w:space="0"/>
            </w:tcBorders>
          </w:tcPr>
          <w:p w14:paraId="1B02CC82">
            <w:pPr>
              <w:autoSpaceDE w:val="0"/>
              <w:autoSpaceDN w:val="0"/>
              <w:adjustRightInd w:val="0"/>
              <w:spacing w:line="280" w:lineRule="exact"/>
              <w:jc w:val="center"/>
              <w:rPr>
                <w:color w:val="000000"/>
                <w:kern w:val="0"/>
                <w:sz w:val="24"/>
              </w:rPr>
            </w:pPr>
            <w:r>
              <w:rPr>
                <w:color w:val="000000"/>
                <w:kern w:val="0"/>
                <w:sz w:val="24"/>
              </w:rPr>
              <w:t>T</w:t>
            </w:r>
            <w:r>
              <w:rPr>
                <w:rFonts w:hint="eastAsia"/>
                <w:color w:val="000000"/>
                <w:kern w:val="0"/>
                <w:sz w:val="24"/>
              </w:rPr>
              <w:t>ype</w:t>
            </w:r>
          </w:p>
        </w:tc>
        <w:tc>
          <w:tcPr>
            <w:tcW w:w="1276" w:type="dxa"/>
            <w:tcBorders>
              <w:top w:val="single" w:color="000000" w:sz="4" w:space="0"/>
              <w:left w:val="single" w:color="000000" w:sz="4" w:space="0"/>
              <w:bottom w:val="single" w:color="auto" w:sz="4" w:space="0"/>
              <w:right w:val="single" w:color="000000" w:sz="4" w:space="0"/>
            </w:tcBorders>
          </w:tcPr>
          <w:p w14:paraId="2275E14B">
            <w:pPr>
              <w:autoSpaceDE w:val="0"/>
              <w:autoSpaceDN w:val="0"/>
              <w:adjustRightInd w:val="0"/>
              <w:spacing w:line="280" w:lineRule="exact"/>
              <w:jc w:val="center"/>
              <w:rPr>
                <w:color w:val="000000"/>
                <w:kern w:val="0"/>
                <w:sz w:val="24"/>
              </w:rPr>
            </w:pPr>
            <w:r>
              <w:rPr>
                <w:color w:val="000000"/>
                <w:kern w:val="0"/>
                <w:sz w:val="24"/>
              </w:rPr>
              <w:t>T</w:t>
            </w:r>
            <w:r>
              <w:rPr>
                <w:rFonts w:hint="eastAsia"/>
                <w:color w:val="000000"/>
                <w:kern w:val="0"/>
                <w:sz w:val="24"/>
              </w:rPr>
              <w:t>ightness</w:t>
            </w:r>
          </w:p>
        </w:tc>
      </w:tr>
      <w:tr w14:paraId="322CAEF5">
        <w:tblPrEx>
          <w:tblCellMar>
            <w:top w:w="0" w:type="dxa"/>
            <w:left w:w="0" w:type="dxa"/>
            <w:bottom w:w="0" w:type="dxa"/>
            <w:right w:w="0" w:type="dxa"/>
          </w:tblCellMar>
        </w:tblPrEx>
        <w:trPr>
          <w:trHeight w:val="340" w:hRule="atLeast"/>
        </w:trPr>
        <w:tc>
          <w:tcPr>
            <w:tcW w:w="1734" w:type="dxa"/>
            <w:tcBorders>
              <w:top w:val="single" w:color="000000" w:sz="4" w:space="0"/>
              <w:left w:val="single" w:color="000000" w:sz="4" w:space="0"/>
              <w:bottom w:val="single" w:color="000000" w:sz="4" w:space="0"/>
              <w:right w:val="single" w:color="000000" w:sz="4" w:space="0"/>
            </w:tcBorders>
          </w:tcPr>
          <w:p w14:paraId="51EDAFDB">
            <w:pPr>
              <w:autoSpaceDE w:val="0"/>
              <w:autoSpaceDN w:val="0"/>
              <w:adjustRightInd w:val="0"/>
              <w:spacing w:line="280" w:lineRule="exact"/>
              <w:ind w:left="106"/>
              <w:jc w:val="left"/>
              <w:rPr>
                <w:color w:val="000000"/>
                <w:kern w:val="0"/>
                <w:sz w:val="24"/>
              </w:rPr>
            </w:pPr>
            <w:r>
              <w:rPr>
                <w:color w:val="000000"/>
                <w:kern w:val="0"/>
                <w:sz w:val="24"/>
              </w:rPr>
              <w:t>No. 1</w:t>
            </w:r>
          </w:p>
        </w:tc>
        <w:tc>
          <w:tcPr>
            <w:tcW w:w="1559" w:type="dxa"/>
            <w:tcBorders>
              <w:top w:val="single" w:color="000000" w:sz="4" w:space="0"/>
              <w:left w:val="single" w:color="000000" w:sz="4" w:space="0"/>
              <w:bottom w:val="single" w:color="000000" w:sz="4" w:space="0"/>
              <w:right w:val="single" w:color="000000" w:sz="4" w:space="0"/>
            </w:tcBorders>
          </w:tcPr>
          <w:p w14:paraId="757D2B3E">
            <w:pPr>
              <w:autoSpaceDE w:val="0"/>
              <w:autoSpaceDN w:val="0"/>
              <w:adjustRightInd w:val="0"/>
              <w:spacing w:line="280" w:lineRule="exact"/>
              <w:ind w:left="105" w:leftChars="50"/>
              <w:jc w:val="center"/>
              <w:rPr>
                <w:color w:val="000000"/>
                <w:kern w:val="0"/>
                <w:sz w:val="24"/>
              </w:rPr>
            </w:pPr>
            <w:r>
              <w:rPr>
                <w:color w:val="000000"/>
                <w:kern w:val="0"/>
                <w:sz w:val="24"/>
              </w:rPr>
              <w:t>12</w:t>
            </w:r>
            <w:r>
              <w:rPr>
                <w:rFonts w:hint="eastAsia"/>
                <w:color w:val="000000"/>
                <w:kern w:val="0"/>
                <w:sz w:val="24"/>
              </w:rPr>
              <w:t>,60</w:t>
            </w:r>
            <w:r>
              <w:rPr>
                <w:color w:val="000000"/>
                <w:kern w:val="0"/>
                <w:sz w:val="24"/>
              </w:rPr>
              <w:t>0</w:t>
            </w:r>
          </w:p>
        </w:tc>
        <w:tc>
          <w:tcPr>
            <w:tcW w:w="1701" w:type="dxa"/>
            <w:tcBorders>
              <w:top w:val="single" w:color="000000" w:sz="4" w:space="0"/>
              <w:left w:val="single" w:color="000000" w:sz="4" w:space="0"/>
              <w:bottom w:val="single" w:color="000000" w:sz="4" w:space="0"/>
              <w:right w:val="single" w:color="000000" w:sz="4" w:space="0"/>
            </w:tcBorders>
          </w:tcPr>
          <w:p w14:paraId="00494D74">
            <w:pPr>
              <w:autoSpaceDE w:val="0"/>
              <w:autoSpaceDN w:val="0"/>
              <w:adjustRightInd w:val="0"/>
              <w:spacing w:line="280" w:lineRule="exact"/>
              <w:ind w:left="105" w:leftChars="50"/>
              <w:jc w:val="center"/>
              <w:rPr>
                <w:b/>
                <w:i/>
                <w:color w:val="000000"/>
                <w:kern w:val="0"/>
                <w:sz w:val="24"/>
                <w:u w:val="single"/>
              </w:rPr>
            </w:pPr>
            <w:r>
              <w:rPr>
                <w:rFonts w:hint="eastAsia"/>
                <w:sz w:val="24"/>
              </w:rPr>
              <w:t>15,282</w:t>
            </w:r>
          </w:p>
        </w:tc>
        <w:tc>
          <w:tcPr>
            <w:tcW w:w="992" w:type="dxa"/>
            <w:tcBorders>
              <w:top w:val="single" w:color="000000" w:sz="4" w:space="0"/>
              <w:left w:val="single" w:color="000000" w:sz="4" w:space="0"/>
              <w:bottom w:val="single" w:color="000000" w:sz="4" w:space="0"/>
              <w:right w:val="single" w:color="auto" w:sz="4" w:space="0"/>
            </w:tcBorders>
          </w:tcPr>
          <w:p w14:paraId="28A3F279">
            <w:pPr>
              <w:autoSpaceDE w:val="0"/>
              <w:autoSpaceDN w:val="0"/>
              <w:adjustRightInd w:val="0"/>
              <w:spacing w:line="280" w:lineRule="exact"/>
              <w:jc w:val="center"/>
              <w:rPr>
                <w:color w:val="000000"/>
                <w:kern w:val="0"/>
                <w:sz w:val="24"/>
              </w:rPr>
            </w:pPr>
            <w:r>
              <w:rPr>
                <w:rFonts w:hint="eastAsia"/>
                <w:color w:val="000000"/>
                <w:kern w:val="0"/>
                <w:sz w:val="24"/>
              </w:rPr>
              <w:t>2</w:t>
            </w:r>
          </w:p>
        </w:tc>
        <w:tc>
          <w:tcPr>
            <w:tcW w:w="1134" w:type="dxa"/>
            <w:vMerge w:val="restart"/>
            <w:tcBorders>
              <w:top w:val="single" w:color="auto" w:sz="4" w:space="0"/>
              <w:left w:val="single" w:color="auto" w:sz="4" w:space="0"/>
              <w:bottom w:val="single" w:color="auto" w:sz="4" w:space="0"/>
              <w:right w:val="single" w:color="auto" w:sz="4" w:space="0"/>
            </w:tcBorders>
          </w:tcPr>
          <w:p w14:paraId="5BBEF37D">
            <w:pPr>
              <w:autoSpaceDE w:val="0"/>
              <w:autoSpaceDN w:val="0"/>
              <w:adjustRightInd w:val="0"/>
              <w:spacing w:line="280" w:lineRule="exact"/>
              <w:jc w:val="center"/>
              <w:rPr>
                <w:color w:val="000000"/>
                <w:kern w:val="0"/>
                <w:sz w:val="24"/>
              </w:rPr>
            </w:pPr>
            <w:r>
              <w:rPr>
                <w:rFonts w:hint="eastAsia"/>
                <w:color w:val="000000"/>
                <w:kern w:val="0"/>
                <w:sz w:val="24"/>
              </w:rPr>
              <w:t>P</w:t>
            </w:r>
            <w:r>
              <w:rPr>
                <w:color w:val="000000"/>
                <w:kern w:val="0"/>
                <w:sz w:val="24"/>
              </w:rPr>
              <w:t>ontoon</w:t>
            </w:r>
            <w:r>
              <w:rPr>
                <w:rFonts w:hint="eastAsia"/>
                <w:color w:val="000000"/>
                <w:kern w:val="0"/>
                <w:sz w:val="24"/>
              </w:rPr>
              <w:t>, N</w:t>
            </w:r>
            <w:r>
              <w:rPr>
                <w:color w:val="000000"/>
                <w:kern w:val="0"/>
                <w:sz w:val="24"/>
              </w:rPr>
              <w:t>on-sequential</w:t>
            </w:r>
          </w:p>
        </w:tc>
        <w:tc>
          <w:tcPr>
            <w:tcW w:w="1276" w:type="dxa"/>
            <w:vMerge w:val="restart"/>
            <w:tcBorders>
              <w:top w:val="single" w:color="auto" w:sz="4" w:space="0"/>
              <w:left w:val="single" w:color="auto" w:sz="4" w:space="0"/>
              <w:bottom w:val="single" w:color="auto" w:sz="4" w:space="0"/>
              <w:right w:val="single" w:color="auto" w:sz="4" w:space="0"/>
            </w:tcBorders>
          </w:tcPr>
          <w:p w14:paraId="29A4834B">
            <w:pPr>
              <w:autoSpaceDE w:val="0"/>
              <w:autoSpaceDN w:val="0"/>
              <w:adjustRightInd w:val="0"/>
              <w:spacing w:line="280" w:lineRule="exact"/>
              <w:jc w:val="center"/>
              <w:rPr>
                <w:color w:val="000000"/>
                <w:kern w:val="0"/>
                <w:sz w:val="24"/>
              </w:rPr>
            </w:pPr>
            <w:r>
              <w:rPr>
                <w:rFonts w:hint="eastAsia"/>
                <w:color w:val="000000"/>
                <w:kern w:val="0"/>
                <w:sz w:val="24"/>
              </w:rPr>
              <w:t>Weather- tight</w:t>
            </w:r>
          </w:p>
        </w:tc>
      </w:tr>
      <w:tr w14:paraId="5F2102E5">
        <w:tblPrEx>
          <w:tblCellMar>
            <w:top w:w="0" w:type="dxa"/>
            <w:left w:w="0" w:type="dxa"/>
            <w:bottom w:w="0" w:type="dxa"/>
            <w:right w:w="0" w:type="dxa"/>
          </w:tblCellMar>
        </w:tblPrEx>
        <w:trPr>
          <w:trHeight w:val="340" w:hRule="atLeast"/>
        </w:trPr>
        <w:tc>
          <w:tcPr>
            <w:tcW w:w="1734" w:type="dxa"/>
            <w:tcBorders>
              <w:top w:val="single" w:color="000000" w:sz="4" w:space="0"/>
              <w:left w:val="single" w:color="000000" w:sz="4" w:space="0"/>
              <w:bottom w:val="single" w:color="000000" w:sz="4" w:space="0"/>
              <w:right w:val="single" w:color="000000" w:sz="4" w:space="0"/>
            </w:tcBorders>
          </w:tcPr>
          <w:p w14:paraId="120A1117">
            <w:pPr>
              <w:autoSpaceDE w:val="0"/>
              <w:autoSpaceDN w:val="0"/>
              <w:adjustRightInd w:val="0"/>
              <w:spacing w:line="280" w:lineRule="exact"/>
              <w:ind w:left="103"/>
              <w:jc w:val="left"/>
              <w:rPr>
                <w:b/>
                <w:i/>
                <w:color w:val="000000"/>
                <w:kern w:val="0"/>
                <w:sz w:val="24"/>
                <w:u w:val="single"/>
              </w:rPr>
            </w:pPr>
            <w:r>
              <w:rPr>
                <w:sz w:val="24"/>
              </w:rPr>
              <w:t xml:space="preserve">No. </w:t>
            </w:r>
            <w:r>
              <w:rPr>
                <w:rFonts w:hint="eastAsia"/>
                <w:sz w:val="24"/>
              </w:rPr>
              <w:t>2</w:t>
            </w:r>
          </w:p>
        </w:tc>
        <w:tc>
          <w:tcPr>
            <w:tcW w:w="1559" w:type="dxa"/>
            <w:tcBorders>
              <w:top w:val="single" w:color="000000" w:sz="4" w:space="0"/>
              <w:left w:val="single" w:color="000000" w:sz="4" w:space="0"/>
              <w:bottom w:val="single" w:color="000000" w:sz="4" w:space="0"/>
              <w:right w:val="single" w:color="000000" w:sz="4" w:space="0"/>
            </w:tcBorders>
          </w:tcPr>
          <w:p w14:paraId="4A30F31E">
            <w:pPr>
              <w:autoSpaceDE w:val="0"/>
              <w:autoSpaceDN w:val="0"/>
              <w:adjustRightInd w:val="0"/>
              <w:spacing w:line="280" w:lineRule="exact"/>
              <w:ind w:left="105" w:leftChars="50"/>
              <w:jc w:val="center"/>
              <w:rPr>
                <w:color w:val="000000"/>
                <w:kern w:val="0"/>
                <w:sz w:val="24"/>
              </w:rPr>
            </w:pPr>
            <w:r>
              <w:rPr>
                <w:sz w:val="24"/>
              </w:rPr>
              <w:t>12</w:t>
            </w:r>
            <w:r>
              <w:rPr>
                <w:rFonts w:hint="eastAsia"/>
                <w:sz w:val="24"/>
              </w:rPr>
              <w:t>,600</w:t>
            </w:r>
          </w:p>
        </w:tc>
        <w:tc>
          <w:tcPr>
            <w:tcW w:w="1701" w:type="dxa"/>
            <w:tcBorders>
              <w:top w:val="single" w:color="000000" w:sz="4" w:space="0"/>
              <w:left w:val="single" w:color="000000" w:sz="4" w:space="0"/>
              <w:bottom w:val="single" w:color="000000" w:sz="4" w:space="0"/>
              <w:right w:val="single" w:color="000000" w:sz="4" w:space="0"/>
            </w:tcBorders>
          </w:tcPr>
          <w:p w14:paraId="12D4A9A4">
            <w:pPr>
              <w:autoSpaceDE w:val="0"/>
              <w:autoSpaceDN w:val="0"/>
              <w:adjustRightInd w:val="0"/>
              <w:spacing w:line="280" w:lineRule="exact"/>
              <w:ind w:left="105" w:leftChars="50"/>
              <w:jc w:val="center"/>
              <w:rPr>
                <w:b/>
                <w:i/>
                <w:color w:val="000000"/>
                <w:kern w:val="0"/>
                <w:sz w:val="24"/>
                <w:u w:val="single"/>
              </w:rPr>
            </w:pPr>
            <w:r>
              <w:rPr>
                <w:rFonts w:hint="eastAsia"/>
                <w:sz w:val="24"/>
              </w:rPr>
              <w:t>20,258</w:t>
            </w:r>
          </w:p>
        </w:tc>
        <w:tc>
          <w:tcPr>
            <w:tcW w:w="992" w:type="dxa"/>
            <w:tcBorders>
              <w:top w:val="single" w:color="000000" w:sz="4" w:space="0"/>
              <w:left w:val="single" w:color="000000" w:sz="4" w:space="0"/>
              <w:bottom w:val="single" w:color="000000" w:sz="4" w:space="0"/>
              <w:right w:val="single" w:color="auto" w:sz="4" w:space="0"/>
            </w:tcBorders>
          </w:tcPr>
          <w:p w14:paraId="195E50F0">
            <w:pPr>
              <w:autoSpaceDE w:val="0"/>
              <w:autoSpaceDN w:val="0"/>
              <w:adjustRightInd w:val="0"/>
              <w:spacing w:line="280" w:lineRule="exact"/>
              <w:jc w:val="center"/>
              <w:rPr>
                <w:color w:val="000000"/>
                <w:kern w:val="0"/>
                <w:sz w:val="24"/>
              </w:rPr>
            </w:pPr>
            <w:r>
              <w:rPr>
                <w:rFonts w:hint="eastAsia"/>
                <w:color w:val="000000"/>
                <w:kern w:val="0"/>
                <w:sz w:val="24"/>
              </w:rPr>
              <w:t>2</w:t>
            </w:r>
          </w:p>
        </w:tc>
        <w:tc>
          <w:tcPr>
            <w:tcW w:w="1134" w:type="dxa"/>
            <w:vMerge w:val="continue"/>
            <w:tcBorders>
              <w:top w:val="single" w:color="auto" w:sz="4" w:space="0"/>
              <w:left w:val="single" w:color="auto" w:sz="4" w:space="0"/>
              <w:bottom w:val="single" w:color="auto" w:sz="4" w:space="0"/>
              <w:right w:val="single" w:color="auto" w:sz="4" w:space="0"/>
            </w:tcBorders>
          </w:tcPr>
          <w:p w14:paraId="66C1FDEC">
            <w:pPr>
              <w:autoSpaceDE w:val="0"/>
              <w:autoSpaceDN w:val="0"/>
              <w:adjustRightInd w:val="0"/>
              <w:spacing w:line="280" w:lineRule="exact"/>
              <w:jc w:val="center"/>
              <w:rPr>
                <w:color w:val="000000"/>
                <w:kern w:val="0"/>
                <w:sz w:val="24"/>
              </w:rPr>
            </w:pPr>
          </w:p>
        </w:tc>
        <w:tc>
          <w:tcPr>
            <w:tcW w:w="1276" w:type="dxa"/>
            <w:vMerge w:val="continue"/>
            <w:tcBorders>
              <w:top w:val="single" w:color="auto" w:sz="4" w:space="0"/>
              <w:left w:val="single" w:color="auto" w:sz="4" w:space="0"/>
              <w:bottom w:val="single" w:color="auto" w:sz="4" w:space="0"/>
              <w:right w:val="single" w:color="auto" w:sz="4" w:space="0"/>
            </w:tcBorders>
          </w:tcPr>
          <w:p w14:paraId="0DA1AB5C">
            <w:pPr>
              <w:autoSpaceDE w:val="0"/>
              <w:autoSpaceDN w:val="0"/>
              <w:adjustRightInd w:val="0"/>
              <w:spacing w:line="280" w:lineRule="exact"/>
              <w:jc w:val="center"/>
              <w:rPr>
                <w:color w:val="000000"/>
                <w:kern w:val="0"/>
                <w:sz w:val="24"/>
              </w:rPr>
            </w:pPr>
          </w:p>
        </w:tc>
      </w:tr>
      <w:tr w14:paraId="2F2AF983">
        <w:tblPrEx>
          <w:tblCellMar>
            <w:top w:w="0" w:type="dxa"/>
            <w:left w:w="0" w:type="dxa"/>
            <w:bottom w:w="0" w:type="dxa"/>
            <w:right w:w="0" w:type="dxa"/>
          </w:tblCellMar>
        </w:tblPrEx>
        <w:trPr>
          <w:trHeight w:val="340" w:hRule="atLeast"/>
        </w:trPr>
        <w:tc>
          <w:tcPr>
            <w:tcW w:w="1734" w:type="dxa"/>
            <w:tcBorders>
              <w:top w:val="single" w:color="000000" w:sz="4" w:space="0"/>
              <w:left w:val="single" w:color="000000" w:sz="4" w:space="0"/>
              <w:bottom w:val="single" w:color="000000" w:sz="4" w:space="0"/>
              <w:right w:val="single" w:color="000000" w:sz="4" w:space="0"/>
            </w:tcBorders>
          </w:tcPr>
          <w:p w14:paraId="6549CFF9">
            <w:pPr>
              <w:autoSpaceDE w:val="0"/>
              <w:autoSpaceDN w:val="0"/>
              <w:adjustRightInd w:val="0"/>
              <w:spacing w:line="280" w:lineRule="exact"/>
              <w:ind w:left="103"/>
              <w:jc w:val="left"/>
              <w:rPr>
                <w:b/>
                <w:color w:val="000000"/>
                <w:kern w:val="0"/>
                <w:sz w:val="24"/>
              </w:rPr>
            </w:pPr>
            <w:r>
              <w:rPr>
                <w:sz w:val="24"/>
              </w:rPr>
              <w:t xml:space="preserve">No. </w:t>
            </w:r>
            <w:r>
              <w:rPr>
                <w:rFonts w:hint="eastAsia"/>
                <w:sz w:val="24"/>
              </w:rPr>
              <w:t>3 ~No.8</w:t>
            </w:r>
          </w:p>
        </w:tc>
        <w:tc>
          <w:tcPr>
            <w:tcW w:w="1559" w:type="dxa"/>
            <w:tcBorders>
              <w:top w:val="single" w:color="000000" w:sz="4" w:space="0"/>
              <w:left w:val="single" w:color="000000" w:sz="4" w:space="0"/>
              <w:bottom w:val="single" w:color="000000" w:sz="4" w:space="0"/>
              <w:right w:val="single" w:color="000000" w:sz="4" w:space="0"/>
            </w:tcBorders>
          </w:tcPr>
          <w:p w14:paraId="4147B4B5">
            <w:pPr>
              <w:autoSpaceDE w:val="0"/>
              <w:autoSpaceDN w:val="0"/>
              <w:adjustRightInd w:val="0"/>
              <w:spacing w:line="280" w:lineRule="exact"/>
              <w:ind w:left="105" w:leftChars="50"/>
              <w:jc w:val="center"/>
              <w:rPr>
                <w:b/>
                <w:color w:val="000000"/>
                <w:kern w:val="0"/>
                <w:sz w:val="24"/>
              </w:rPr>
            </w:pPr>
            <w:r>
              <w:rPr>
                <w:sz w:val="24"/>
              </w:rPr>
              <w:t>12</w:t>
            </w:r>
            <w:r>
              <w:rPr>
                <w:rFonts w:hint="eastAsia"/>
                <w:sz w:val="24"/>
              </w:rPr>
              <w:t>,600</w:t>
            </w:r>
          </w:p>
        </w:tc>
        <w:tc>
          <w:tcPr>
            <w:tcW w:w="1701" w:type="dxa"/>
            <w:tcBorders>
              <w:top w:val="single" w:color="000000" w:sz="4" w:space="0"/>
              <w:left w:val="single" w:color="000000" w:sz="4" w:space="0"/>
              <w:bottom w:val="single" w:color="000000" w:sz="4" w:space="0"/>
              <w:right w:val="single" w:color="000000" w:sz="4" w:space="0"/>
            </w:tcBorders>
          </w:tcPr>
          <w:p w14:paraId="7A339232">
            <w:pPr>
              <w:autoSpaceDE w:val="0"/>
              <w:autoSpaceDN w:val="0"/>
              <w:adjustRightInd w:val="0"/>
              <w:spacing w:line="280" w:lineRule="exact"/>
              <w:ind w:left="105" w:leftChars="50"/>
              <w:jc w:val="center"/>
              <w:rPr>
                <w:b/>
                <w:color w:val="000000"/>
                <w:kern w:val="0"/>
                <w:sz w:val="24"/>
              </w:rPr>
            </w:pPr>
            <w:r>
              <w:rPr>
                <w:rFonts w:hint="eastAsia"/>
                <w:sz w:val="24"/>
              </w:rPr>
              <w:t>25,030</w:t>
            </w:r>
          </w:p>
        </w:tc>
        <w:tc>
          <w:tcPr>
            <w:tcW w:w="992" w:type="dxa"/>
            <w:tcBorders>
              <w:top w:val="single" w:color="000000" w:sz="4" w:space="0"/>
              <w:left w:val="single" w:color="000000" w:sz="4" w:space="0"/>
              <w:bottom w:val="single" w:color="000000" w:sz="4" w:space="0"/>
              <w:right w:val="single" w:color="auto" w:sz="4" w:space="0"/>
            </w:tcBorders>
          </w:tcPr>
          <w:p w14:paraId="06484005">
            <w:pPr>
              <w:autoSpaceDE w:val="0"/>
              <w:autoSpaceDN w:val="0"/>
              <w:adjustRightInd w:val="0"/>
              <w:spacing w:line="280" w:lineRule="exact"/>
              <w:jc w:val="center"/>
              <w:rPr>
                <w:b/>
                <w:i/>
                <w:color w:val="000000"/>
                <w:kern w:val="0"/>
                <w:sz w:val="24"/>
                <w:u w:val="single"/>
              </w:rPr>
            </w:pPr>
            <w:r>
              <w:rPr>
                <w:rFonts w:hint="eastAsia"/>
                <w:color w:val="000000"/>
                <w:kern w:val="0"/>
                <w:sz w:val="24"/>
              </w:rPr>
              <w:t>2 each</w:t>
            </w:r>
          </w:p>
        </w:tc>
        <w:tc>
          <w:tcPr>
            <w:tcW w:w="1134" w:type="dxa"/>
            <w:vMerge w:val="continue"/>
            <w:tcBorders>
              <w:top w:val="single" w:color="auto" w:sz="4" w:space="0"/>
              <w:left w:val="single" w:color="auto" w:sz="4" w:space="0"/>
              <w:bottom w:val="single" w:color="auto" w:sz="4" w:space="0"/>
              <w:right w:val="single" w:color="auto" w:sz="4" w:space="0"/>
            </w:tcBorders>
          </w:tcPr>
          <w:p w14:paraId="46435F00">
            <w:pPr>
              <w:autoSpaceDE w:val="0"/>
              <w:autoSpaceDN w:val="0"/>
              <w:adjustRightInd w:val="0"/>
              <w:spacing w:line="280" w:lineRule="exact"/>
              <w:jc w:val="center"/>
              <w:rPr>
                <w:color w:val="000000"/>
                <w:kern w:val="0"/>
                <w:sz w:val="24"/>
              </w:rPr>
            </w:pPr>
          </w:p>
        </w:tc>
        <w:tc>
          <w:tcPr>
            <w:tcW w:w="1276" w:type="dxa"/>
            <w:vMerge w:val="continue"/>
            <w:tcBorders>
              <w:top w:val="single" w:color="auto" w:sz="4" w:space="0"/>
              <w:left w:val="single" w:color="auto" w:sz="4" w:space="0"/>
              <w:bottom w:val="single" w:color="auto" w:sz="4" w:space="0"/>
              <w:right w:val="single" w:color="auto" w:sz="4" w:space="0"/>
            </w:tcBorders>
          </w:tcPr>
          <w:p w14:paraId="1ED49C29">
            <w:pPr>
              <w:autoSpaceDE w:val="0"/>
              <w:autoSpaceDN w:val="0"/>
              <w:adjustRightInd w:val="0"/>
              <w:spacing w:line="280" w:lineRule="exact"/>
              <w:jc w:val="center"/>
              <w:rPr>
                <w:color w:val="000000"/>
                <w:kern w:val="0"/>
                <w:sz w:val="24"/>
              </w:rPr>
            </w:pPr>
          </w:p>
        </w:tc>
      </w:tr>
    </w:tbl>
    <w:p w14:paraId="06DF1A55">
      <w:pPr>
        <w:autoSpaceDE w:val="0"/>
        <w:autoSpaceDN w:val="0"/>
        <w:adjustRightInd w:val="0"/>
        <w:spacing w:line="280" w:lineRule="exact"/>
        <w:ind w:left="963"/>
        <w:rPr>
          <w:color w:val="000000"/>
          <w:kern w:val="0"/>
          <w:sz w:val="24"/>
        </w:rPr>
      </w:pPr>
    </w:p>
    <w:p w14:paraId="2E0A41D0">
      <w:pPr>
        <w:autoSpaceDE w:val="0"/>
        <w:autoSpaceDN w:val="0"/>
        <w:adjustRightInd w:val="0"/>
        <w:ind w:left="963"/>
        <w:rPr>
          <w:color w:val="000000"/>
          <w:kern w:val="0"/>
          <w:sz w:val="24"/>
        </w:rPr>
      </w:pPr>
    </w:p>
    <w:p w14:paraId="1FBBB128">
      <w:pPr>
        <w:pStyle w:val="4"/>
        <w:spacing w:before="0" w:after="0"/>
        <w:rPr>
          <w:rFonts w:cs="Arial"/>
          <w:color w:val="000000"/>
        </w:rPr>
      </w:pPr>
      <w:bookmarkStart w:id="176" w:name="_Toc50573810"/>
      <w:bookmarkStart w:id="177" w:name="_Toc512004308"/>
      <w:r>
        <w:rPr>
          <w:rFonts w:hint="eastAsia" w:cs="Arial"/>
          <w:color w:val="000000"/>
        </w:rPr>
        <w:t>4.3.2</w:t>
      </w:r>
      <w:r>
        <w:rPr>
          <w:rFonts w:cs="Arial"/>
          <w:color w:val="000000"/>
        </w:rPr>
        <w:tab/>
      </w:r>
      <w:r>
        <w:rPr>
          <w:rFonts w:cs="Arial"/>
          <w:color w:val="000000"/>
        </w:rPr>
        <w:t>CARGO HATCH</w:t>
      </w:r>
      <w:r>
        <w:rPr>
          <w:rFonts w:hint="eastAsia" w:cs="Arial"/>
          <w:color w:val="000000"/>
        </w:rPr>
        <w:t xml:space="preserve"> cover</w:t>
      </w:r>
      <w:bookmarkEnd w:id="176"/>
      <w:bookmarkEnd w:id="177"/>
    </w:p>
    <w:p w14:paraId="3F555BAE">
      <w:pPr>
        <w:autoSpaceDE w:val="0"/>
        <w:autoSpaceDN w:val="0"/>
        <w:adjustRightInd w:val="0"/>
        <w:rPr>
          <w:color w:val="000000"/>
          <w:kern w:val="0"/>
          <w:sz w:val="26"/>
          <w:szCs w:val="26"/>
        </w:rPr>
      </w:pPr>
    </w:p>
    <w:p w14:paraId="6E39B5D9">
      <w:pPr>
        <w:pStyle w:val="5"/>
        <w:spacing w:after="312"/>
        <w:ind w:left="42"/>
        <w:rPr>
          <w:color w:val="000000"/>
        </w:rPr>
      </w:pPr>
      <w:r>
        <w:rPr>
          <w:rFonts w:hint="eastAsia"/>
          <w:color w:val="000000"/>
        </w:rPr>
        <w:t>4.3.2</w:t>
      </w:r>
      <w:r>
        <w:rPr>
          <w:color w:val="000000"/>
        </w:rPr>
        <w:t>.</w:t>
      </w:r>
      <w:r>
        <w:rPr>
          <w:rFonts w:hint="eastAsia"/>
          <w:color w:val="000000"/>
        </w:rPr>
        <w:t>1</w:t>
      </w:r>
      <w:r>
        <w:rPr>
          <w:color w:val="000000"/>
        </w:rPr>
        <w:tab/>
      </w:r>
      <w:r>
        <w:rPr>
          <w:rFonts w:hint="eastAsia"/>
          <w:color w:val="000000"/>
        </w:rPr>
        <w:t>Strength and Structure</w:t>
      </w:r>
    </w:p>
    <w:p w14:paraId="4BA87064">
      <w:pPr>
        <w:autoSpaceDE w:val="0"/>
        <w:autoSpaceDN w:val="0"/>
        <w:adjustRightInd w:val="0"/>
        <w:ind w:left="963"/>
        <w:rPr>
          <w:color w:val="000000"/>
          <w:kern w:val="0"/>
          <w:sz w:val="24"/>
        </w:rPr>
      </w:pPr>
      <w:r>
        <w:rPr>
          <w:color w:val="000000"/>
          <w:kern w:val="0"/>
          <w:sz w:val="24"/>
        </w:rPr>
        <w:t xml:space="preserve">The hatch cover shall be of </w:t>
      </w:r>
      <w:r>
        <w:rPr>
          <w:rFonts w:hint="eastAsia"/>
          <w:color w:val="000000"/>
          <w:kern w:val="0"/>
          <w:sz w:val="24"/>
        </w:rPr>
        <w:t xml:space="preserve">single plated, </w:t>
      </w:r>
      <w:r>
        <w:rPr>
          <w:color w:val="000000"/>
          <w:kern w:val="0"/>
          <w:sz w:val="24"/>
        </w:rPr>
        <w:t xml:space="preserve">welded </w:t>
      </w:r>
      <w:r>
        <w:rPr>
          <w:rFonts w:hint="eastAsia"/>
          <w:color w:val="000000"/>
          <w:kern w:val="0"/>
          <w:sz w:val="24"/>
        </w:rPr>
        <w:t xml:space="preserve">open type </w:t>
      </w:r>
      <w:r>
        <w:rPr>
          <w:color w:val="000000"/>
          <w:kern w:val="0"/>
          <w:sz w:val="24"/>
        </w:rPr>
        <w:t xml:space="preserve">steel construction. The hatch covers shall be </w:t>
      </w:r>
      <w:r>
        <w:rPr>
          <w:rFonts w:hint="eastAsia"/>
          <w:color w:val="000000"/>
          <w:kern w:val="0"/>
          <w:sz w:val="24"/>
        </w:rPr>
        <w:t xml:space="preserve">fabricated with approved mild steel and/or higher tensile steel according to the </w:t>
      </w:r>
      <w:r>
        <w:rPr>
          <w:color w:val="000000"/>
          <w:kern w:val="0"/>
          <w:sz w:val="24"/>
        </w:rPr>
        <w:t>manufacturer's</w:t>
      </w:r>
      <w:r>
        <w:rPr>
          <w:rFonts w:hint="eastAsia"/>
          <w:color w:val="000000"/>
          <w:kern w:val="0"/>
          <w:sz w:val="24"/>
        </w:rPr>
        <w:t xml:space="preserve"> practice</w:t>
      </w:r>
      <w:r>
        <w:rPr>
          <w:color w:val="000000"/>
          <w:kern w:val="0"/>
          <w:sz w:val="24"/>
        </w:rPr>
        <w:t>.</w:t>
      </w:r>
    </w:p>
    <w:p w14:paraId="0A6D1EA2">
      <w:pPr>
        <w:autoSpaceDE w:val="0"/>
        <w:autoSpaceDN w:val="0"/>
        <w:adjustRightInd w:val="0"/>
        <w:ind w:left="963"/>
        <w:rPr>
          <w:color w:val="000000"/>
          <w:kern w:val="0"/>
          <w:sz w:val="24"/>
        </w:rPr>
      </w:pPr>
    </w:p>
    <w:p w14:paraId="385DEAF8">
      <w:pPr>
        <w:autoSpaceDE w:val="0"/>
        <w:autoSpaceDN w:val="0"/>
        <w:adjustRightInd w:val="0"/>
        <w:ind w:left="963"/>
        <w:rPr>
          <w:color w:val="000000"/>
          <w:kern w:val="0"/>
          <w:sz w:val="24"/>
        </w:rPr>
      </w:pPr>
      <w:r>
        <w:rPr>
          <w:color w:val="000000"/>
          <w:kern w:val="0"/>
          <w:sz w:val="24"/>
        </w:rPr>
        <w:t>Cargo hatch covers shall be</w:t>
      </w:r>
      <w:r>
        <w:rPr>
          <w:rFonts w:hint="eastAsia"/>
          <w:color w:val="000000"/>
          <w:kern w:val="0"/>
          <w:sz w:val="24"/>
        </w:rPr>
        <w:t xml:space="preserve"> designed according to Class rules </w:t>
      </w:r>
      <w:r>
        <w:rPr>
          <w:rFonts w:hint="eastAsia"/>
          <w:b/>
          <w:i/>
          <w:color w:val="000000"/>
          <w:kern w:val="0"/>
          <w:sz w:val="24"/>
        </w:rPr>
        <w:t xml:space="preserve">and </w:t>
      </w:r>
      <w:r>
        <w:rPr>
          <w:b/>
          <w:i/>
          <w:color w:val="000000"/>
          <w:kern w:val="0"/>
          <w:sz w:val="24"/>
        </w:rPr>
        <w:t>MO32 of AMSA</w:t>
      </w:r>
      <w:r>
        <w:rPr>
          <w:rFonts w:hint="eastAsia"/>
          <w:color w:val="000000"/>
          <w:kern w:val="0"/>
          <w:sz w:val="24"/>
        </w:rPr>
        <w:t xml:space="preserve">, and designed according as the </w:t>
      </w:r>
      <w:r>
        <w:rPr>
          <w:color w:val="000000"/>
          <w:kern w:val="0"/>
          <w:sz w:val="24"/>
        </w:rPr>
        <w:t>following</w:t>
      </w:r>
      <w:r>
        <w:rPr>
          <w:rFonts w:hint="eastAsia"/>
          <w:color w:val="000000"/>
          <w:kern w:val="0"/>
          <w:sz w:val="24"/>
        </w:rPr>
        <w:t>s:</w:t>
      </w:r>
    </w:p>
    <w:p w14:paraId="2447A960">
      <w:pPr>
        <w:autoSpaceDE w:val="0"/>
        <w:autoSpaceDN w:val="0"/>
        <w:adjustRightInd w:val="0"/>
        <w:ind w:left="963"/>
        <w:rPr>
          <w:color w:val="000000"/>
          <w:kern w:val="0"/>
          <w:sz w:val="24"/>
        </w:rPr>
      </w:pPr>
    </w:p>
    <w:p w14:paraId="7037E3F0">
      <w:pPr>
        <w:numPr>
          <w:ilvl w:val="0"/>
          <w:numId w:val="27"/>
        </w:numPr>
        <w:autoSpaceDE w:val="0"/>
        <w:autoSpaceDN w:val="0"/>
        <w:adjustRightInd w:val="0"/>
        <w:rPr>
          <w:color w:val="000000"/>
          <w:kern w:val="0"/>
          <w:sz w:val="24"/>
        </w:rPr>
      </w:pPr>
      <w:r>
        <w:rPr>
          <w:color w:val="000000"/>
          <w:kern w:val="0"/>
          <w:sz w:val="24"/>
        </w:rPr>
        <w:t>U</w:t>
      </w:r>
      <w:r>
        <w:rPr>
          <w:rFonts w:hint="eastAsia"/>
          <w:color w:val="000000"/>
          <w:kern w:val="0"/>
          <w:sz w:val="24"/>
        </w:rPr>
        <w:t>niform load according to the requirements of Class and ICLL.</w:t>
      </w:r>
    </w:p>
    <w:p w14:paraId="71403740">
      <w:pPr>
        <w:autoSpaceDE w:val="0"/>
        <w:autoSpaceDN w:val="0"/>
        <w:adjustRightInd w:val="0"/>
        <w:ind w:left="963"/>
        <w:rPr>
          <w:i/>
          <w:color w:val="000000"/>
          <w:kern w:val="0"/>
          <w:sz w:val="24"/>
        </w:rPr>
      </w:pPr>
    </w:p>
    <w:p w14:paraId="74C7F412">
      <w:pPr>
        <w:numPr>
          <w:ilvl w:val="0"/>
          <w:numId w:val="27"/>
        </w:numPr>
        <w:autoSpaceDE w:val="0"/>
        <w:autoSpaceDN w:val="0"/>
        <w:adjustRightInd w:val="0"/>
        <w:rPr>
          <w:color w:val="000000"/>
          <w:kern w:val="0"/>
          <w:sz w:val="24"/>
        </w:rPr>
      </w:pPr>
      <w:r>
        <w:rPr>
          <w:rFonts w:hint="eastAsia"/>
          <w:color w:val="000000"/>
          <w:kern w:val="0"/>
          <w:sz w:val="24"/>
        </w:rPr>
        <w:t>Design stack load</w:t>
      </w:r>
    </w:p>
    <w:p w14:paraId="11DF2DDD">
      <w:pPr>
        <w:autoSpaceDE w:val="0"/>
        <w:autoSpaceDN w:val="0"/>
        <w:adjustRightInd w:val="0"/>
        <w:ind w:left="963"/>
        <w:rPr>
          <w:color w:val="000000"/>
          <w:kern w:val="0"/>
          <w:sz w:val="24"/>
        </w:rPr>
      </w:pPr>
    </w:p>
    <w:tbl>
      <w:tblPr>
        <w:tblStyle w:val="40"/>
        <w:tblW w:w="6838" w:type="dxa"/>
        <w:tblInd w:w="965" w:type="dxa"/>
        <w:tblLayout w:type="fixed"/>
        <w:tblCellMar>
          <w:top w:w="0" w:type="dxa"/>
          <w:left w:w="0" w:type="dxa"/>
          <w:bottom w:w="0" w:type="dxa"/>
          <w:right w:w="0" w:type="dxa"/>
        </w:tblCellMar>
      </w:tblPr>
      <w:tblGrid>
        <w:gridCol w:w="2868"/>
        <w:gridCol w:w="1985"/>
        <w:gridCol w:w="1985"/>
      </w:tblGrid>
      <w:tr w14:paraId="2DDB97C3">
        <w:tblPrEx>
          <w:tblCellMar>
            <w:top w:w="0" w:type="dxa"/>
            <w:left w:w="0" w:type="dxa"/>
            <w:bottom w:w="0" w:type="dxa"/>
            <w:right w:w="0" w:type="dxa"/>
          </w:tblCellMar>
        </w:tblPrEx>
        <w:trPr>
          <w:trHeight w:val="283" w:hRule="atLeast"/>
        </w:trPr>
        <w:tc>
          <w:tcPr>
            <w:tcW w:w="2868" w:type="dxa"/>
            <w:tcBorders>
              <w:top w:val="single" w:color="000000" w:sz="4" w:space="0"/>
              <w:left w:val="single" w:color="000000" w:sz="4" w:space="0"/>
              <w:bottom w:val="single" w:color="000000" w:sz="4" w:space="0"/>
              <w:right w:val="single" w:color="000000" w:sz="4" w:space="0"/>
            </w:tcBorders>
          </w:tcPr>
          <w:p w14:paraId="1D910F1A">
            <w:pPr>
              <w:autoSpaceDE w:val="0"/>
              <w:autoSpaceDN w:val="0"/>
              <w:adjustRightInd w:val="0"/>
              <w:spacing w:line="260" w:lineRule="exact"/>
              <w:ind w:left="460" w:leftChars="219"/>
              <w:jc w:val="center"/>
              <w:rPr>
                <w:color w:val="000000"/>
                <w:kern w:val="0"/>
                <w:sz w:val="24"/>
              </w:rPr>
            </w:pPr>
          </w:p>
        </w:tc>
        <w:tc>
          <w:tcPr>
            <w:tcW w:w="1985" w:type="dxa"/>
            <w:tcBorders>
              <w:top w:val="single" w:color="000000" w:sz="4" w:space="0"/>
              <w:left w:val="single" w:color="000000" w:sz="4" w:space="0"/>
              <w:bottom w:val="single" w:color="000000" w:sz="4" w:space="0"/>
              <w:right w:val="single" w:color="000000" w:sz="4" w:space="0"/>
            </w:tcBorders>
          </w:tcPr>
          <w:p w14:paraId="216587F1">
            <w:pPr>
              <w:autoSpaceDE w:val="0"/>
              <w:autoSpaceDN w:val="0"/>
              <w:adjustRightInd w:val="0"/>
              <w:spacing w:line="260" w:lineRule="exact"/>
              <w:jc w:val="center"/>
              <w:rPr>
                <w:color w:val="000000"/>
                <w:kern w:val="0"/>
                <w:sz w:val="24"/>
              </w:rPr>
            </w:pPr>
            <w:r>
              <w:rPr>
                <w:rFonts w:hint="eastAsia"/>
                <w:color w:val="000000"/>
                <w:kern w:val="0"/>
                <w:sz w:val="24"/>
              </w:rPr>
              <w:t>2</w:t>
            </w:r>
            <w:r>
              <w:rPr>
                <w:color w:val="000000"/>
                <w:kern w:val="0"/>
                <w:sz w:val="24"/>
              </w:rPr>
              <w:t>0ft</w:t>
            </w:r>
          </w:p>
        </w:tc>
        <w:tc>
          <w:tcPr>
            <w:tcW w:w="1985" w:type="dxa"/>
            <w:tcBorders>
              <w:top w:val="single" w:color="000000" w:sz="4" w:space="0"/>
              <w:left w:val="single" w:color="000000" w:sz="4" w:space="0"/>
              <w:bottom w:val="single" w:color="000000" w:sz="4" w:space="0"/>
              <w:right w:val="single" w:color="000000" w:sz="4" w:space="0"/>
            </w:tcBorders>
          </w:tcPr>
          <w:p w14:paraId="11EFC543">
            <w:pPr>
              <w:autoSpaceDE w:val="0"/>
              <w:autoSpaceDN w:val="0"/>
              <w:adjustRightInd w:val="0"/>
              <w:spacing w:line="260" w:lineRule="exact"/>
              <w:jc w:val="center"/>
              <w:rPr>
                <w:color w:val="000000"/>
                <w:kern w:val="0"/>
                <w:sz w:val="24"/>
              </w:rPr>
            </w:pPr>
            <w:r>
              <w:rPr>
                <w:color w:val="000000"/>
                <w:kern w:val="0"/>
                <w:sz w:val="24"/>
              </w:rPr>
              <w:t>40ft</w:t>
            </w:r>
          </w:p>
        </w:tc>
      </w:tr>
      <w:tr w14:paraId="407332DF">
        <w:tblPrEx>
          <w:tblCellMar>
            <w:top w:w="0" w:type="dxa"/>
            <w:left w:w="0" w:type="dxa"/>
            <w:bottom w:w="0" w:type="dxa"/>
            <w:right w:w="0" w:type="dxa"/>
          </w:tblCellMar>
        </w:tblPrEx>
        <w:trPr>
          <w:trHeight w:val="283" w:hRule="atLeast"/>
        </w:trPr>
        <w:tc>
          <w:tcPr>
            <w:tcW w:w="2868" w:type="dxa"/>
            <w:tcBorders>
              <w:top w:val="single" w:color="000000" w:sz="4" w:space="0"/>
              <w:left w:val="single" w:color="000000" w:sz="4" w:space="0"/>
              <w:bottom w:val="single" w:color="000000" w:sz="4" w:space="0"/>
              <w:right w:val="single" w:color="000000" w:sz="4" w:space="0"/>
            </w:tcBorders>
          </w:tcPr>
          <w:p w14:paraId="7A37A41D">
            <w:pPr>
              <w:autoSpaceDE w:val="0"/>
              <w:autoSpaceDN w:val="0"/>
              <w:adjustRightInd w:val="0"/>
              <w:spacing w:line="280" w:lineRule="exact"/>
              <w:jc w:val="center"/>
              <w:rPr>
                <w:color w:val="000000"/>
                <w:kern w:val="0"/>
                <w:sz w:val="24"/>
              </w:rPr>
            </w:pPr>
            <w:r>
              <w:rPr>
                <w:color w:val="000000"/>
                <w:kern w:val="0"/>
                <w:sz w:val="24"/>
              </w:rPr>
              <w:t>F</w:t>
            </w:r>
            <w:r>
              <w:rPr>
                <w:rFonts w:hint="eastAsia"/>
                <w:color w:val="000000"/>
                <w:kern w:val="0"/>
                <w:sz w:val="24"/>
              </w:rPr>
              <w:t>or hatch No.1</w:t>
            </w:r>
          </w:p>
        </w:tc>
        <w:tc>
          <w:tcPr>
            <w:tcW w:w="1985" w:type="dxa"/>
            <w:tcBorders>
              <w:top w:val="single" w:color="000000" w:sz="4" w:space="0"/>
              <w:left w:val="single" w:color="000000" w:sz="4" w:space="0"/>
              <w:bottom w:val="single" w:color="000000" w:sz="4" w:space="0"/>
              <w:right w:val="single" w:color="000000" w:sz="4" w:space="0"/>
            </w:tcBorders>
          </w:tcPr>
          <w:p w14:paraId="6F6B5E71">
            <w:pPr>
              <w:autoSpaceDE w:val="0"/>
              <w:autoSpaceDN w:val="0"/>
              <w:adjustRightInd w:val="0"/>
              <w:spacing w:line="280" w:lineRule="exact"/>
              <w:jc w:val="center"/>
              <w:rPr>
                <w:color w:val="000000"/>
                <w:kern w:val="0"/>
                <w:sz w:val="24"/>
              </w:rPr>
            </w:pPr>
            <w:r>
              <w:rPr>
                <w:rFonts w:hint="eastAsia"/>
                <w:color w:val="000000"/>
                <w:kern w:val="0"/>
                <w:sz w:val="24"/>
              </w:rPr>
              <w:t>60 MT</w:t>
            </w:r>
          </w:p>
        </w:tc>
        <w:tc>
          <w:tcPr>
            <w:tcW w:w="1985" w:type="dxa"/>
            <w:tcBorders>
              <w:top w:val="single" w:color="000000" w:sz="4" w:space="0"/>
              <w:left w:val="single" w:color="000000" w:sz="4" w:space="0"/>
              <w:bottom w:val="single" w:color="000000" w:sz="4" w:space="0"/>
              <w:right w:val="single" w:color="000000" w:sz="4" w:space="0"/>
            </w:tcBorders>
          </w:tcPr>
          <w:p w14:paraId="321E575F">
            <w:pPr>
              <w:autoSpaceDE w:val="0"/>
              <w:autoSpaceDN w:val="0"/>
              <w:adjustRightInd w:val="0"/>
              <w:spacing w:line="280" w:lineRule="exact"/>
              <w:jc w:val="center"/>
              <w:rPr>
                <w:color w:val="000000"/>
                <w:kern w:val="0"/>
                <w:sz w:val="24"/>
              </w:rPr>
            </w:pPr>
            <w:r>
              <w:rPr>
                <w:rFonts w:hint="eastAsia"/>
                <w:color w:val="000000"/>
                <w:kern w:val="0"/>
                <w:sz w:val="24"/>
              </w:rPr>
              <w:t>90 MT</w:t>
            </w:r>
          </w:p>
        </w:tc>
      </w:tr>
      <w:tr w14:paraId="226E63E0">
        <w:tblPrEx>
          <w:tblCellMar>
            <w:top w:w="0" w:type="dxa"/>
            <w:left w:w="0" w:type="dxa"/>
            <w:bottom w:w="0" w:type="dxa"/>
            <w:right w:w="0" w:type="dxa"/>
          </w:tblCellMar>
        </w:tblPrEx>
        <w:trPr>
          <w:trHeight w:val="283" w:hRule="atLeast"/>
        </w:trPr>
        <w:tc>
          <w:tcPr>
            <w:tcW w:w="2868" w:type="dxa"/>
            <w:tcBorders>
              <w:top w:val="single" w:color="000000" w:sz="4" w:space="0"/>
              <w:left w:val="single" w:color="000000" w:sz="4" w:space="0"/>
              <w:bottom w:val="single" w:color="000000" w:sz="4" w:space="0"/>
              <w:right w:val="single" w:color="000000" w:sz="4" w:space="0"/>
            </w:tcBorders>
          </w:tcPr>
          <w:p w14:paraId="326B0B32">
            <w:pPr>
              <w:autoSpaceDE w:val="0"/>
              <w:autoSpaceDN w:val="0"/>
              <w:adjustRightInd w:val="0"/>
              <w:spacing w:line="280" w:lineRule="exact"/>
              <w:jc w:val="center"/>
              <w:rPr>
                <w:b/>
                <w:i/>
                <w:color w:val="000000"/>
                <w:kern w:val="0"/>
                <w:sz w:val="24"/>
                <w:u w:val="single"/>
              </w:rPr>
            </w:pPr>
            <w:r>
              <w:rPr>
                <w:color w:val="000000"/>
                <w:kern w:val="0"/>
                <w:sz w:val="24"/>
              </w:rPr>
              <w:t>F</w:t>
            </w:r>
            <w:r>
              <w:rPr>
                <w:rFonts w:hint="eastAsia"/>
                <w:color w:val="000000"/>
                <w:kern w:val="0"/>
                <w:sz w:val="24"/>
              </w:rPr>
              <w:t>or hatch No.2 ~No.8</w:t>
            </w:r>
          </w:p>
        </w:tc>
        <w:tc>
          <w:tcPr>
            <w:tcW w:w="1985" w:type="dxa"/>
            <w:tcBorders>
              <w:top w:val="single" w:color="000000" w:sz="4" w:space="0"/>
              <w:left w:val="single" w:color="000000" w:sz="4" w:space="0"/>
              <w:bottom w:val="single" w:color="000000" w:sz="4" w:space="0"/>
              <w:right w:val="single" w:color="000000" w:sz="4" w:space="0"/>
            </w:tcBorders>
          </w:tcPr>
          <w:p w14:paraId="0B746387">
            <w:pPr>
              <w:autoSpaceDE w:val="0"/>
              <w:autoSpaceDN w:val="0"/>
              <w:adjustRightInd w:val="0"/>
              <w:spacing w:line="280" w:lineRule="exact"/>
              <w:jc w:val="center"/>
              <w:rPr>
                <w:color w:val="000000"/>
                <w:kern w:val="0"/>
                <w:sz w:val="24"/>
              </w:rPr>
            </w:pPr>
            <w:r>
              <w:rPr>
                <w:rFonts w:hint="eastAsia"/>
                <w:color w:val="000000"/>
                <w:kern w:val="0"/>
                <w:sz w:val="24"/>
              </w:rPr>
              <w:t>90</w:t>
            </w:r>
            <w:r>
              <w:rPr>
                <w:color w:val="000000"/>
                <w:kern w:val="0"/>
                <w:sz w:val="24"/>
              </w:rPr>
              <w:t xml:space="preserve">  MT</w:t>
            </w:r>
          </w:p>
        </w:tc>
        <w:tc>
          <w:tcPr>
            <w:tcW w:w="1985" w:type="dxa"/>
            <w:tcBorders>
              <w:top w:val="single" w:color="000000" w:sz="4" w:space="0"/>
              <w:left w:val="single" w:color="000000" w:sz="4" w:space="0"/>
              <w:bottom w:val="single" w:color="000000" w:sz="4" w:space="0"/>
              <w:right w:val="single" w:color="000000" w:sz="4" w:space="0"/>
            </w:tcBorders>
          </w:tcPr>
          <w:p w14:paraId="75A38013">
            <w:pPr>
              <w:autoSpaceDE w:val="0"/>
              <w:autoSpaceDN w:val="0"/>
              <w:adjustRightInd w:val="0"/>
              <w:spacing w:line="280" w:lineRule="exact"/>
              <w:jc w:val="center"/>
              <w:rPr>
                <w:color w:val="000000"/>
                <w:kern w:val="0"/>
                <w:sz w:val="24"/>
              </w:rPr>
            </w:pPr>
            <w:r>
              <w:rPr>
                <w:rFonts w:hint="eastAsia"/>
                <w:color w:val="000000"/>
                <w:kern w:val="0"/>
                <w:sz w:val="24"/>
              </w:rPr>
              <w:t>120</w:t>
            </w:r>
            <w:r>
              <w:rPr>
                <w:color w:val="000000"/>
                <w:kern w:val="0"/>
                <w:sz w:val="24"/>
              </w:rPr>
              <w:t>MT</w:t>
            </w:r>
          </w:p>
        </w:tc>
      </w:tr>
      <w:tr w14:paraId="01641A44">
        <w:tblPrEx>
          <w:tblCellMar>
            <w:top w:w="0" w:type="dxa"/>
            <w:left w:w="0" w:type="dxa"/>
            <w:bottom w:w="0" w:type="dxa"/>
            <w:right w:w="0" w:type="dxa"/>
          </w:tblCellMar>
        </w:tblPrEx>
        <w:trPr>
          <w:trHeight w:val="283" w:hRule="atLeast"/>
        </w:trPr>
        <w:tc>
          <w:tcPr>
            <w:tcW w:w="2868" w:type="dxa"/>
            <w:tcBorders>
              <w:top w:val="single" w:color="000000" w:sz="4" w:space="0"/>
              <w:left w:val="single" w:color="000000" w:sz="4" w:space="0"/>
              <w:bottom w:val="single" w:color="000000" w:sz="4" w:space="0"/>
              <w:right w:val="single" w:color="000000" w:sz="4" w:space="0"/>
            </w:tcBorders>
          </w:tcPr>
          <w:p w14:paraId="157756B9">
            <w:pPr>
              <w:autoSpaceDE w:val="0"/>
              <w:autoSpaceDN w:val="0"/>
              <w:adjustRightInd w:val="0"/>
              <w:spacing w:line="280" w:lineRule="exact"/>
              <w:jc w:val="center"/>
              <w:rPr>
                <w:color w:val="000000"/>
                <w:kern w:val="0"/>
                <w:sz w:val="24"/>
              </w:rPr>
            </w:pPr>
            <w:r>
              <w:rPr>
                <w:rFonts w:hint="eastAsia"/>
                <w:color w:val="000000"/>
                <w:kern w:val="0"/>
                <w:sz w:val="24"/>
              </w:rPr>
              <w:t>Upper deck aft</w:t>
            </w:r>
          </w:p>
        </w:tc>
        <w:tc>
          <w:tcPr>
            <w:tcW w:w="1985" w:type="dxa"/>
            <w:tcBorders>
              <w:top w:val="single" w:color="000000" w:sz="4" w:space="0"/>
              <w:left w:val="single" w:color="000000" w:sz="4" w:space="0"/>
              <w:bottom w:val="single" w:color="000000" w:sz="4" w:space="0"/>
              <w:right w:val="single" w:color="000000" w:sz="4" w:space="0"/>
            </w:tcBorders>
          </w:tcPr>
          <w:p w14:paraId="667EC731">
            <w:pPr>
              <w:autoSpaceDE w:val="0"/>
              <w:autoSpaceDN w:val="0"/>
              <w:adjustRightInd w:val="0"/>
              <w:spacing w:line="280" w:lineRule="exact"/>
              <w:jc w:val="center"/>
              <w:rPr>
                <w:color w:val="000000"/>
                <w:kern w:val="0"/>
                <w:sz w:val="24"/>
              </w:rPr>
            </w:pPr>
            <w:r>
              <w:rPr>
                <w:rFonts w:hint="eastAsia"/>
                <w:color w:val="000000"/>
                <w:kern w:val="0"/>
                <w:sz w:val="24"/>
              </w:rPr>
              <w:t>90</w:t>
            </w:r>
            <w:r>
              <w:rPr>
                <w:color w:val="000000"/>
                <w:kern w:val="0"/>
                <w:sz w:val="24"/>
              </w:rPr>
              <w:t xml:space="preserve"> </w:t>
            </w:r>
            <w:r>
              <w:rPr>
                <w:rFonts w:hint="eastAsia"/>
                <w:color w:val="000000"/>
                <w:kern w:val="0"/>
                <w:sz w:val="24"/>
              </w:rPr>
              <w:t xml:space="preserve"> </w:t>
            </w:r>
            <w:r>
              <w:rPr>
                <w:color w:val="000000"/>
                <w:kern w:val="0"/>
                <w:sz w:val="24"/>
              </w:rPr>
              <w:t>MT</w:t>
            </w:r>
          </w:p>
        </w:tc>
        <w:tc>
          <w:tcPr>
            <w:tcW w:w="1985" w:type="dxa"/>
            <w:tcBorders>
              <w:top w:val="single" w:color="000000" w:sz="4" w:space="0"/>
              <w:left w:val="single" w:color="000000" w:sz="4" w:space="0"/>
              <w:bottom w:val="single" w:color="000000" w:sz="4" w:space="0"/>
              <w:right w:val="single" w:color="000000" w:sz="4" w:space="0"/>
            </w:tcBorders>
          </w:tcPr>
          <w:p w14:paraId="4B8BCDF5">
            <w:pPr>
              <w:autoSpaceDE w:val="0"/>
              <w:autoSpaceDN w:val="0"/>
              <w:adjustRightInd w:val="0"/>
              <w:spacing w:line="280" w:lineRule="exact"/>
              <w:jc w:val="center"/>
              <w:rPr>
                <w:color w:val="000000"/>
                <w:kern w:val="0"/>
                <w:sz w:val="24"/>
              </w:rPr>
            </w:pPr>
            <w:r>
              <w:rPr>
                <w:rFonts w:hint="eastAsia"/>
                <w:color w:val="000000"/>
                <w:kern w:val="0"/>
                <w:sz w:val="24"/>
              </w:rPr>
              <w:t>120</w:t>
            </w:r>
            <w:r>
              <w:rPr>
                <w:color w:val="000000"/>
                <w:kern w:val="0"/>
                <w:sz w:val="24"/>
              </w:rPr>
              <w:t>MT</w:t>
            </w:r>
          </w:p>
        </w:tc>
      </w:tr>
    </w:tbl>
    <w:p w14:paraId="240CACA4">
      <w:pPr>
        <w:autoSpaceDE w:val="0"/>
        <w:autoSpaceDN w:val="0"/>
        <w:adjustRightInd w:val="0"/>
        <w:rPr>
          <w:color w:val="000000"/>
          <w:kern w:val="0"/>
          <w:sz w:val="24"/>
        </w:rPr>
      </w:pPr>
    </w:p>
    <w:p w14:paraId="70CFF3A7">
      <w:pPr>
        <w:autoSpaceDE w:val="0"/>
        <w:autoSpaceDN w:val="0"/>
        <w:adjustRightInd w:val="0"/>
        <w:ind w:left="963"/>
        <w:rPr>
          <w:color w:val="000000"/>
          <w:kern w:val="0"/>
          <w:sz w:val="24"/>
        </w:rPr>
      </w:pPr>
      <w:r>
        <w:rPr>
          <w:rFonts w:hint="eastAsia"/>
          <w:color w:val="000000"/>
          <w:kern w:val="0"/>
          <w:sz w:val="24"/>
        </w:rPr>
        <w:t>The above stack load on hatch covers to be only as design basis of hatch cover strength, and the actual achievable stack load on hatch covers at specified positions shall be decided by lashing force calculations by the Maker.</w:t>
      </w:r>
    </w:p>
    <w:p w14:paraId="7F9C8AC9">
      <w:pPr>
        <w:autoSpaceDE w:val="0"/>
        <w:autoSpaceDN w:val="0"/>
        <w:adjustRightInd w:val="0"/>
        <w:ind w:left="963"/>
        <w:rPr>
          <w:color w:val="000000"/>
          <w:kern w:val="0"/>
          <w:sz w:val="24"/>
        </w:rPr>
      </w:pPr>
    </w:p>
    <w:p w14:paraId="4090C42F">
      <w:pPr>
        <w:autoSpaceDE w:val="0"/>
        <w:autoSpaceDN w:val="0"/>
        <w:adjustRightInd w:val="0"/>
        <w:ind w:left="963"/>
        <w:rPr>
          <w:color w:val="000000"/>
          <w:kern w:val="0"/>
          <w:sz w:val="24"/>
        </w:rPr>
      </w:pPr>
      <w:r>
        <w:rPr>
          <w:color w:val="000000"/>
          <w:kern w:val="0"/>
          <w:sz w:val="24"/>
        </w:rPr>
        <w:t>For weather-tightness, hatch covers</w:t>
      </w:r>
      <w:r>
        <w:rPr>
          <w:rFonts w:hint="eastAsia"/>
          <w:color w:val="000000"/>
          <w:kern w:val="0"/>
          <w:sz w:val="24"/>
        </w:rPr>
        <w:t xml:space="preserve"> </w:t>
      </w:r>
      <w:r>
        <w:rPr>
          <w:color w:val="000000"/>
          <w:kern w:val="0"/>
          <w:sz w:val="24"/>
        </w:rPr>
        <w:t xml:space="preserve">shall be fitted with rubber packing along the hatch periphery and </w:t>
      </w:r>
      <w:r>
        <w:rPr>
          <w:rFonts w:eastAsia="Times New Roman"/>
          <w:sz w:val="24"/>
        </w:rPr>
        <w:t>double</w:t>
      </w:r>
      <w:r>
        <w:rPr>
          <w:rFonts w:hint="eastAsia"/>
          <w:sz w:val="24"/>
        </w:rPr>
        <w:t xml:space="preserve"> </w:t>
      </w:r>
      <w:r>
        <w:rPr>
          <w:rFonts w:hint="eastAsia"/>
          <w:color w:val="000000"/>
          <w:kern w:val="0"/>
          <w:sz w:val="24"/>
        </w:rPr>
        <w:t xml:space="preserve">lips rubber seals or equivalent type </w:t>
      </w:r>
      <w:r>
        <w:rPr>
          <w:color w:val="000000"/>
          <w:kern w:val="0"/>
          <w:sz w:val="24"/>
        </w:rPr>
        <w:t>for longitudinal panel joint in accordance with the manufacturer's standards.</w:t>
      </w:r>
      <w:r>
        <w:rPr>
          <w:rFonts w:hint="eastAsia"/>
          <w:color w:val="000000"/>
          <w:kern w:val="0"/>
          <w:sz w:val="24"/>
        </w:rPr>
        <w:t xml:space="preserve"> Water bar will be fitted on top plates along the longitudinal joints.</w:t>
      </w:r>
    </w:p>
    <w:p w14:paraId="57036BBD">
      <w:pPr>
        <w:autoSpaceDE w:val="0"/>
        <w:autoSpaceDN w:val="0"/>
        <w:adjustRightInd w:val="0"/>
        <w:ind w:left="963"/>
        <w:rPr>
          <w:color w:val="000000"/>
          <w:kern w:val="0"/>
          <w:sz w:val="24"/>
        </w:rPr>
      </w:pPr>
    </w:p>
    <w:p w14:paraId="7F325443">
      <w:pPr>
        <w:autoSpaceDE w:val="0"/>
        <w:autoSpaceDN w:val="0"/>
        <w:adjustRightInd w:val="0"/>
        <w:ind w:left="963"/>
        <w:rPr>
          <w:color w:val="000000"/>
          <w:kern w:val="0"/>
          <w:sz w:val="24"/>
        </w:rPr>
      </w:pPr>
      <w:r>
        <w:rPr>
          <w:color w:val="000000"/>
          <w:kern w:val="0"/>
          <w:sz w:val="24"/>
        </w:rPr>
        <w:t>Maximum hoist weight of hatch cover panel (including fixed fittings but excluding all other container loose fittings)</w:t>
      </w:r>
      <w:r>
        <w:rPr>
          <w:rFonts w:hint="eastAsia"/>
          <w:color w:val="000000"/>
          <w:kern w:val="0"/>
          <w:sz w:val="24"/>
        </w:rPr>
        <w:t xml:space="preserve"> </w:t>
      </w:r>
      <w:r>
        <w:rPr>
          <w:color w:val="000000"/>
          <w:kern w:val="0"/>
          <w:sz w:val="24"/>
        </w:rPr>
        <w:t>shall be about</w:t>
      </w:r>
      <w:r>
        <w:rPr>
          <w:rFonts w:hint="eastAsia"/>
          <w:color w:val="000000"/>
          <w:kern w:val="0"/>
          <w:sz w:val="24"/>
        </w:rPr>
        <w:t xml:space="preserve"> 35 </w:t>
      </w:r>
      <w:r>
        <w:rPr>
          <w:color w:val="000000"/>
          <w:kern w:val="0"/>
          <w:sz w:val="24"/>
        </w:rPr>
        <w:t>MT.</w:t>
      </w:r>
    </w:p>
    <w:p w14:paraId="56C248F3">
      <w:pPr>
        <w:autoSpaceDE w:val="0"/>
        <w:autoSpaceDN w:val="0"/>
        <w:adjustRightInd w:val="0"/>
        <w:ind w:left="963"/>
        <w:rPr>
          <w:color w:val="000000"/>
          <w:kern w:val="0"/>
          <w:sz w:val="24"/>
        </w:rPr>
      </w:pPr>
    </w:p>
    <w:p w14:paraId="79C11583">
      <w:pPr>
        <w:autoSpaceDE w:val="0"/>
        <w:autoSpaceDN w:val="0"/>
        <w:adjustRightInd w:val="0"/>
        <w:ind w:left="963"/>
        <w:rPr>
          <w:color w:val="000000"/>
          <w:kern w:val="0"/>
          <w:sz w:val="24"/>
        </w:rPr>
      </w:pPr>
      <w:r>
        <w:rPr>
          <w:color w:val="000000"/>
          <w:kern w:val="0"/>
          <w:sz w:val="24"/>
        </w:rPr>
        <w:t>Operation of panels to be non-sequence type operated by shore cranes</w:t>
      </w:r>
      <w:r>
        <w:rPr>
          <w:rFonts w:hint="eastAsia"/>
          <w:color w:val="000000"/>
          <w:kern w:val="0"/>
          <w:sz w:val="24"/>
        </w:rPr>
        <w:t>.</w:t>
      </w:r>
    </w:p>
    <w:p w14:paraId="44F4802B">
      <w:pPr>
        <w:autoSpaceDE w:val="0"/>
        <w:autoSpaceDN w:val="0"/>
        <w:adjustRightInd w:val="0"/>
        <w:ind w:left="963"/>
        <w:rPr>
          <w:color w:val="000000"/>
          <w:kern w:val="0"/>
          <w:sz w:val="24"/>
        </w:rPr>
      </w:pPr>
    </w:p>
    <w:p w14:paraId="59C7BF25">
      <w:pPr>
        <w:autoSpaceDE w:val="0"/>
        <w:autoSpaceDN w:val="0"/>
        <w:adjustRightInd w:val="0"/>
        <w:ind w:left="963"/>
        <w:rPr>
          <w:color w:val="000000"/>
          <w:kern w:val="0"/>
          <w:sz w:val="24"/>
        </w:rPr>
      </w:pPr>
      <w:r>
        <w:rPr>
          <w:color w:val="000000"/>
          <w:kern w:val="0"/>
          <w:sz w:val="24"/>
        </w:rPr>
        <w:t xml:space="preserve">The design condition of hatch cover operation shall be max. </w:t>
      </w:r>
      <w:r>
        <w:rPr>
          <w:rFonts w:hint="eastAsia"/>
          <w:color w:val="000000"/>
          <w:kern w:val="0"/>
          <w:sz w:val="24"/>
        </w:rPr>
        <w:t>2</w:t>
      </w:r>
      <w:r>
        <w:rPr>
          <w:color w:val="000000"/>
          <w:kern w:val="0"/>
          <w:sz w:val="24"/>
        </w:rPr>
        <w:t xml:space="preserve"> degree of trim and 3 degree</w:t>
      </w:r>
      <w:r>
        <w:rPr>
          <w:rFonts w:hint="eastAsia"/>
          <w:color w:val="000000"/>
          <w:kern w:val="0"/>
          <w:sz w:val="24"/>
        </w:rPr>
        <w:t xml:space="preserve"> </w:t>
      </w:r>
      <w:r>
        <w:rPr>
          <w:color w:val="000000"/>
          <w:kern w:val="0"/>
          <w:sz w:val="24"/>
        </w:rPr>
        <w:t>of heel.</w:t>
      </w:r>
    </w:p>
    <w:p w14:paraId="31425824">
      <w:pPr>
        <w:autoSpaceDE w:val="0"/>
        <w:autoSpaceDN w:val="0"/>
        <w:adjustRightInd w:val="0"/>
        <w:spacing w:before="3"/>
        <w:rPr>
          <w:color w:val="000000"/>
          <w:kern w:val="0"/>
          <w:sz w:val="28"/>
          <w:szCs w:val="28"/>
        </w:rPr>
      </w:pPr>
    </w:p>
    <w:p w14:paraId="184E1124">
      <w:pPr>
        <w:pStyle w:val="5"/>
        <w:spacing w:after="312"/>
        <w:ind w:left="42"/>
        <w:rPr>
          <w:color w:val="000000"/>
        </w:rPr>
      </w:pPr>
      <w:r>
        <w:rPr>
          <w:rFonts w:hint="eastAsia"/>
          <w:color w:val="000000"/>
        </w:rPr>
        <w:t>4.3.2</w:t>
      </w:r>
      <w:r>
        <w:rPr>
          <w:color w:val="000000"/>
        </w:rPr>
        <w:t>.</w:t>
      </w:r>
      <w:r>
        <w:rPr>
          <w:rFonts w:hint="eastAsia"/>
          <w:color w:val="000000"/>
        </w:rPr>
        <w:t>2</w:t>
      </w:r>
      <w:r>
        <w:rPr>
          <w:color w:val="000000"/>
        </w:rPr>
        <w:tab/>
      </w:r>
      <w:r>
        <w:rPr>
          <w:rFonts w:hint="eastAsia"/>
          <w:color w:val="000000"/>
        </w:rPr>
        <w:t>Fittings and Others</w:t>
      </w:r>
    </w:p>
    <w:p w14:paraId="02A910DF">
      <w:pPr>
        <w:autoSpaceDE w:val="0"/>
        <w:autoSpaceDN w:val="0"/>
        <w:adjustRightInd w:val="0"/>
        <w:ind w:left="963"/>
        <w:rPr>
          <w:color w:val="000000"/>
          <w:kern w:val="0"/>
          <w:sz w:val="24"/>
        </w:rPr>
      </w:pPr>
      <w:r>
        <w:t xml:space="preserve"> </w:t>
      </w:r>
      <w:r>
        <w:rPr>
          <w:b/>
          <w:i/>
          <w:color w:val="000000"/>
          <w:kern w:val="0"/>
          <w:sz w:val="24"/>
        </w:rPr>
        <w:t>Flexible pad type (replaceable) with laminated rubber bearing pad or equivalent shall be provided as per Maker's standard.</w:t>
      </w:r>
    </w:p>
    <w:p w14:paraId="79F51812">
      <w:pPr>
        <w:autoSpaceDE w:val="0"/>
        <w:autoSpaceDN w:val="0"/>
        <w:adjustRightInd w:val="0"/>
        <w:ind w:left="963"/>
        <w:rPr>
          <w:color w:val="000000"/>
          <w:kern w:val="0"/>
          <w:sz w:val="24"/>
        </w:rPr>
      </w:pPr>
      <w:r>
        <w:rPr>
          <w:color w:val="000000"/>
          <w:kern w:val="0"/>
          <w:sz w:val="24"/>
        </w:rPr>
        <w:t xml:space="preserve">The hatch cover </w:t>
      </w:r>
      <w:r>
        <w:rPr>
          <w:rFonts w:hint="eastAsia"/>
          <w:color w:val="000000"/>
          <w:kern w:val="0"/>
          <w:sz w:val="24"/>
        </w:rPr>
        <w:t xml:space="preserve">panel </w:t>
      </w:r>
      <w:r>
        <w:rPr>
          <w:color w:val="000000"/>
          <w:kern w:val="0"/>
          <w:sz w:val="24"/>
        </w:rPr>
        <w:t>shall be secured to the hatch coaming top plate by manual anti-lifting devices</w:t>
      </w:r>
      <w:r>
        <w:rPr>
          <w:rFonts w:hint="eastAsia"/>
          <w:color w:val="000000"/>
          <w:kern w:val="0"/>
          <w:sz w:val="24"/>
        </w:rPr>
        <w:t xml:space="preserve"> according to Maker</w:t>
      </w:r>
      <w:r>
        <w:rPr>
          <w:color w:val="000000"/>
          <w:kern w:val="0"/>
          <w:sz w:val="24"/>
        </w:rPr>
        <w:t>’</w:t>
      </w:r>
      <w:r>
        <w:rPr>
          <w:rFonts w:hint="eastAsia"/>
          <w:color w:val="000000"/>
          <w:kern w:val="0"/>
          <w:sz w:val="24"/>
        </w:rPr>
        <w:t>s standard</w:t>
      </w:r>
      <w:r>
        <w:rPr>
          <w:color w:val="000000"/>
          <w:kern w:val="0"/>
          <w:sz w:val="24"/>
        </w:rPr>
        <w:t>.</w:t>
      </w:r>
    </w:p>
    <w:p w14:paraId="70C987F5">
      <w:pPr>
        <w:autoSpaceDE w:val="0"/>
        <w:autoSpaceDN w:val="0"/>
        <w:adjustRightInd w:val="0"/>
        <w:ind w:left="963"/>
        <w:rPr>
          <w:color w:val="000000"/>
          <w:kern w:val="0"/>
          <w:sz w:val="24"/>
        </w:rPr>
      </w:pPr>
    </w:p>
    <w:p w14:paraId="78F9AD41">
      <w:pPr>
        <w:autoSpaceDE w:val="0"/>
        <w:autoSpaceDN w:val="0"/>
        <w:adjustRightInd w:val="0"/>
        <w:ind w:left="963"/>
        <w:rPr>
          <w:color w:val="000000"/>
          <w:kern w:val="0"/>
          <w:sz w:val="24"/>
        </w:rPr>
      </w:pPr>
      <w:r>
        <w:rPr>
          <w:color w:val="000000"/>
          <w:kern w:val="0"/>
          <w:sz w:val="24"/>
        </w:rPr>
        <w:t xml:space="preserve">Transverse/longitudinal pin </w:t>
      </w:r>
      <w:r>
        <w:rPr>
          <w:rFonts w:hint="eastAsia"/>
          <w:color w:val="000000"/>
          <w:kern w:val="0"/>
          <w:sz w:val="24"/>
        </w:rPr>
        <w:t xml:space="preserve">stopper at forward of hatch panel </w:t>
      </w:r>
      <w:r>
        <w:rPr>
          <w:color w:val="000000"/>
          <w:kern w:val="0"/>
          <w:sz w:val="24"/>
        </w:rPr>
        <w:t xml:space="preserve">and transverse stopper </w:t>
      </w:r>
      <w:r>
        <w:rPr>
          <w:rFonts w:hint="eastAsia"/>
          <w:color w:val="000000"/>
          <w:kern w:val="0"/>
          <w:sz w:val="24"/>
        </w:rPr>
        <w:t xml:space="preserve">at aft </w:t>
      </w:r>
      <w:r>
        <w:rPr>
          <w:color w:val="000000"/>
          <w:kern w:val="0"/>
          <w:sz w:val="24"/>
        </w:rPr>
        <w:t>of hatch</w:t>
      </w:r>
      <w:r>
        <w:rPr>
          <w:rFonts w:hint="eastAsia"/>
          <w:color w:val="000000"/>
          <w:kern w:val="0"/>
          <w:sz w:val="24"/>
        </w:rPr>
        <w:t xml:space="preserve"> panel</w:t>
      </w:r>
      <w:r>
        <w:rPr>
          <w:color w:val="000000"/>
          <w:kern w:val="0"/>
          <w:sz w:val="24"/>
        </w:rPr>
        <w:t xml:space="preserve"> shall be provided which shall be also used to serve the entry guide of covers.</w:t>
      </w:r>
    </w:p>
    <w:p w14:paraId="5D4EB0B2">
      <w:pPr>
        <w:autoSpaceDE w:val="0"/>
        <w:autoSpaceDN w:val="0"/>
        <w:adjustRightInd w:val="0"/>
        <w:ind w:left="963"/>
        <w:rPr>
          <w:color w:val="000000"/>
          <w:kern w:val="0"/>
          <w:sz w:val="24"/>
        </w:rPr>
      </w:pPr>
    </w:p>
    <w:p w14:paraId="03D90D25">
      <w:pPr>
        <w:autoSpaceDE w:val="0"/>
        <w:autoSpaceDN w:val="0"/>
        <w:adjustRightInd w:val="0"/>
        <w:ind w:left="963"/>
        <w:rPr>
          <w:color w:val="000000"/>
          <w:kern w:val="0"/>
          <w:sz w:val="24"/>
        </w:rPr>
      </w:pPr>
      <w:r>
        <w:rPr>
          <w:color w:val="000000"/>
          <w:kern w:val="0"/>
          <w:sz w:val="24"/>
        </w:rPr>
        <w:t>W</w:t>
      </w:r>
      <w:r>
        <w:rPr>
          <w:rFonts w:hint="eastAsia"/>
          <w:color w:val="000000"/>
          <w:kern w:val="0"/>
          <w:sz w:val="24"/>
        </w:rPr>
        <w:t>hen being opened, the hatch cover to be stacked on the top of other hatch cover up to three (3) panels as far as practicable.</w:t>
      </w:r>
    </w:p>
    <w:p w14:paraId="7032687D">
      <w:pPr>
        <w:autoSpaceDE w:val="0"/>
        <w:autoSpaceDN w:val="0"/>
        <w:adjustRightInd w:val="0"/>
        <w:ind w:left="963"/>
        <w:rPr>
          <w:color w:val="000000"/>
          <w:kern w:val="0"/>
          <w:sz w:val="24"/>
        </w:rPr>
      </w:pPr>
    </w:p>
    <w:p w14:paraId="4AE19475">
      <w:pPr>
        <w:autoSpaceDE w:val="0"/>
        <w:autoSpaceDN w:val="0"/>
        <w:adjustRightInd w:val="0"/>
        <w:ind w:left="963"/>
        <w:rPr>
          <w:color w:val="000000"/>
          <w:kern w:val="0"/>
          <w:sz w:val="24"/>
        </w:rPr>
      </w:pPr>
      <w:r>
        <w:rPr>
          <w:color w:val="000000"/>
          <w:kern w:val="0"/>
          <w:sz w:val="24"/>
        </w:rPr>
        <w:t>W</w:t>
      </w:r>
      <w:r>
        <w:rPr>
          <w:rFonts w:hint="eastAsia"/>
          <w:color w:val="000000"/>
          <w:kern w:val="0"/>
          <w:sz w:val="24"/>
        </w:rPr>
        <w:t>hen stacking, the stacking foot underneath the hatch cover to be rested on stacking foundation on top plate of the other hatch cover.</w:t>
      </w:r>
    </w:p>
    <w:p w14:paraId="02DEC251">
      <w:pPr>
        <w:autoSpaceDE w:val="0"/>
        <w:autoSpaceDN w:val="0"/>
        <w:adjustRightInd w:val="0"/>
        <w:ind w:left="963"/>
        <w:rPr>
          <w:color w:val="000000"/>
          <w:kern w:val="0"/>
          <w:sz w:val="24"/>
        </w:rPr>
      </w:pPr>
    </w:p>
    <w:p w14:paraId="6A409067">
      <w:pPr>
        <w:autoSpaceDE w:val="0"/>
        <w:autoSpaceDN w:val="0"/>
        <w:adjustRightInd w:val="0"/>
        <w:ind w:left="963"/>
        <w:rPr>
          <w:color w:val="000000"/>
          <w:kern w:val="0"/>
          <w:sz w:val="24"/>
        </w:rPr>
      </w:pPr>
      <w:r>
        <w:rPr>
          <w:color w:val="000000"/>
          <w:kern w:val="0"/>
          <w:sz w:val="24"/>
        </w:rPr>
        <w:t>W</w:t>
      </w:r>
      <w:r>
        <w:rPr>
          <w:rFonts w:hint="eastAsia"/>
          <w:color w:val="000000"/>
          <w:kern w:val="0"/>
          <w:sz w:val="24"/>
        </w:rPr>
        <w:t>hen stacking, sufficient height considering the container loose fitting (bottom twist lock) to be provided between each stacked panels.</w:t>
      </w:r>
    </w:p>
    <w:p w14:paraId="6DA2F374">
      <w:pPr>
        <w:autoSpaceDE w:val="0"/>
        <w:autoSpaceDN w:val="0"/>
        <w:adjustRightInd w:val="0"/>
        <w:ind w:left="963"/>
        <w:rPr>
          <w:color w:val="000000"/>
          <w:kern w:val="0"/>
          <w:sz w:val="24"/>
        </w:rPr>
      </w:pPr>
    </w:p>
    <w:p w14:paraId="454A2B7E">
      <w:pPr>
        <w:autoSpaceDE w:val="0"/>
        <w:autoSpaceDN w:val="0"/>
        <w:adjustRightInd w:val="0"/>
        <w:ind w:left="963"/>
        <w:rPr>
          <w:color w:val="000000"/>
          <w:kern w:val="0"/>
          <w:sz w:val="24"/>
        </w:rPr>
      </w:pPr>
      <w:r>
        <w:rPr>
          <w:rFonts w:hint="eastAsia"/>
          <w:color w:val="000000"/>
          <w:kern w:val="0"/>
          <w:sz w:val="24"/>
        </w:rPr>
        <w:t>L</w:t>
      </w:r>
      <w:r>
        <w:rPr>
          <w:color w:val="000000"/>
          <w:kern w:val="0"/>
          <w:sz w:val="24"/>
        </w:rPr>
        <w:t>ifting socket</w:t>
      </w:r>
      <w:r>
        <w:rPr>
          <w:rFonts w:hint="eastAsia"/>
          <w:color w:val="000000"/>
          <w:kern w:val="0"/>
          <w:sz w:val="24"/>
        </w:rPr>
        <w:t xml:space="preserve">s(8 pcs per panel) </w:t>
      </w:r>
      <w:r>
        <w:rPr>
          <w:color w:val="000000"/>
          <w:kern w:val="0"/>
          <w:sz w:val="24"/>
        </w:rPr>
        <w:t xml:space="preserve">shall be fitted near the center </w:t>
      </w:r>
      <w:r>
        <w:rPr>
          <w:rFonts w:hint="eastAsia"/>
          <w:color w:val="000000"/>
          <w:kern w:val="0"/>
          <w:sz w:val="24"/>
        </w:rPr>
        <w:t xml:space="preserve">of </w:t>
      </w:r>
      <w:r>
        <w:rPr>
          <w:color w:val="000000"/>
          <w:kern w:val="0"/>
          <w:sz w:val="24"/>
        </w:rPr>
        <w:t>gravity of each panel for hatch cover handling by 20ft and 40ft spreader</w:t>
      </w:r>
      <w:r>
        <w:rPr>
          <w:rFonts w:hint="eastAsia"/>
          <w:color w:val="000000"/>
          <w:kern w:val="0"/>
          <w:sz w:val="24"/>
        </w:rPr>
        <w:t xml:space="preserve"> and eye plate(only for 20ft) </w:t>
      </w:r>
      <w:r>
        <w:rPr>
          <w:color w:val="000000"/>
          <w:kern w:val="0"/>
          <w:sz w:val="24"/>
        </w:rPr>
        <w:t>. A doubl</w:t>
      </w:r>
      <w:r>
        <w:rPr>
          <w:rFonts w:hint="eastAsia"/>
          <w:color w:val="000000"/>
          <w:kern w:val="0"/>
          <w:sz w:val="24"/>
        </w:rPr>
        <w:t>ing</w:t>
      </w:r>
      <w:r>
        <w:rPr>
          <w:color w:val="000000"/>
          <w:kern w:val="0"/>
          <w:sz w:val="24"/>
        </w:rPr>
        <w:t xml:space="preserve"> plate shall be provided around the lift</w:t>
      </w:r>
      <w:r>
        <w:rPr>
          <w:rFonts w:hint="eastAsia"/>
          <w:color w:val="000000"/>
          <w:kern w:val="0"/>
          <w:sz w:val="24"/>
        </w:rPr>
        <w:t>ing</w:t>
      </w:r>
      <w:r>
        <w:rPr>
          <w:color w:val="000000"/>
          <w:kern w:val="0"/>
          <w:sz w:val="24"/>
        </w:rPr>
        <w:t xml:space="preserve"> sockets.</w:t>
      </w:r>
    </w:p>
    <w:p w14:paraId="3C564706">
      <w:pPr>
        <w:autoSpaceDE w:val="0"/>
        <w:autoSpaceDN w:val="0"/>
        <w:adjustRightInd w:val="0"/>
        <w:ind w:left="963"/>
        <w:rPr>
          <w:color w:val="000000"/>
          <w:kern w:val="0"/>
          <w:sz w:val="24"/>
        </w:rPr>
      </w:pPr>
    </w:p>
    <w:p w14:paraId="06CBFC9B">
      <w:pPr>
        <w:autoSpaceDE w:val="0"/>
        <w:autoSpaceDN w:val="0"/>
        <w:adjustRightInd w:val="0"/>
        <w:ind w:left="963"/>
        <w:rPr>
          <w:color w:val="000000"/>
          <w:kern w:val="0"/>
          <w:sz w:val="24"/>
        </w:rPr>
      </w:pPr>
      <w:r>
        <w:rPr>
          <w:color w:val="000000"/>
          <w:kern w:val="0"/>
          <w:sz w:val="24"/>
        </w:rPr>
        <w:t>ISO raised sockets on the hatch cover may be used as hatch cover lifting socket</w:t>
      </w:r>
      <w:r>
        <w:rPr>
          <w:rFonts w:hint="eastAsia"/>
          <w:color w:val="000000"/>
          <w:kern w:val="0"/>
          <w:sz w:val="24"/>
        </w:rPr>
        <w:t>s</w:t>
      </w:r>
      <w:r>
        <w:rPr>
          <w:color w:val="000000"/>
          <w:kern w:val="0"/>
          <w:sz w:val="24"/>
        </w:rPr>
        <w:t>, if possible</w:t>
      </w:r>
      <w:r>
        <w:rPr>
          <w:rFonts w:hint="eastAsia"/>
          <w:color w:val="000000"/>
          <w:kern w:val="0"/>
          <w:sz w:val="24"/>
        </w:rPr>
        <w:t>.</w:t>
      </w:r>
    </w:p>
    <w:p w14:paraId="71F26D55">
      <w:pPr>
        <w:autoSpaceDE w:val="0"/>
        <w:autoSpaceDN w:val="0"/>
        <w:adjustRightInd w:val="0"/>
        <w:ind w:left="963"/>
        <w:rPr>
          <w:color w:val="000000"/>
          <w:kern w:val="0"/>
          <w:sz w:val="24"/>
        </w:rPr>
      </w:pPr>
    </w:p>
    <w:p w14:paraId="7EADCD7D">
      <w:pPr>
        <w:autoSpaceDE w:val="0"/>
        <w:autoSpaceDN w:val="0"/>
        <w:adjustRightInd w:val="0"/>
        <w:ind w:left="963"/>
        <w:rPr>
          <w:color w:val="000000"/>
          <w:kern w:val="0"/>
          <w:sz w:val="24"/>
        </w:rPr>
      </w:pPr>
      <w:r>
        <w:rPr>
          <w:color w:val="000000"/>
          <w:kern w:val="0"/>
          <w:sz w:val="24"/>
        </w:rPr>
        <w:t>Holding down device and jumping stopper shall be provided for the hatch cover.</w:t>
      </w:r>
    </w:p>
    <w:p w14:paraId="30B0FDA9">
      <w:pPr>
        <w:autoSpaceDE w:val="0"/>
        <w:autoSpaceDN w:val="0"/>
        <w:adjustRightInd w:val="0"/>
        <w:ind w:left="963"/>
        <w:rPr>
          <w:color w:val="000000"/>
          <w:kern w:val="0"/>
          <w:sz w:val="24"/>
        </w:rPr>
      </w:pPr>
    </w:p>
    <w:p w14:paraId="7A42D12D">
      <w:pPr>
        <w:autoSpaceDE w:val="0"/>
        <w:autoSpaceDN w:val="0"/>
        <w:adjustRightInd w:val="0"/>
        <w:ind w:left="963"/>
        <w:rPr>
          <w:color w:val="000000"/>
          <w:kern w:val="0"/>
          <w:sz w:val="24"/>
        </w:rPr>
      </w:pPr>
      <w:r>
        <w:rPr>
          <w:color w:val="000000"/>
          <w:kern w:val="0"/>
          <w:sz w:val="24"/>
        </w:rPr>
        <w:t xml:space="preserve">Necessary marks such as </w:t>
      </w:r>
      <w:r>
        <w:rPr>
          <w:rFonts w:hint="eastAsia"/>
          <w:color w:val="000000"/>
          <w:kern w:val="0"/>
          <w:sz w:val="24"/>
        </w:rPr>
        <w:t>name of hatch</w:t>
      </w:r>
      <w:r>
        <w:rPr>
          <w:color w:val="000000"/>
          <w:kern w:val="0"/>
          <w:sz w:val="24"/>
        </w:rPr>
        <w:t>, bay number,</w:t>
      </w:r>
      <w:r>
        <w:rPr>
          <w:rFonts w:hint="eastAsia"/>
          <w:color w:val="000000"/>
          <w:kern w:val="0"/>
          <w:sz w:val="24"/>
        </w:rPr>
        <w:t xml:space="preserve"> row number</w:t>
      </w:r>
      <w:r>
        <w:rPr>
          <w:color w:val="000000"/>
          <w:kern w:val="0"/>
          <w:sz w:val="24"/>
        </w:rPr>
        <w:t xml:space="preserve"> and </w:t>
      </w:r>
      <w:r>
        <w:rPr>
          <w:rFonts w:hint="eastAsia"/>
          <w:color w:val="000000"/>
          <w:kern w:val="0"/>
          <w:sz w:val="24"/>
        </w:rPr>
        <w:t xml:space="preserve">panel </w:t>
      </w:r>
      <w:r>
        <w:rPr>
          <w:color w:val="000000"/>
          <w:kern w:val="0"/>
          <w:sz w:val="24"/>
        </w:rPr>
        <w:t xml:space="preserve">weight </w:t>
      </w:r>
      <w:r>
        <w:rPr>
          <w:rFonts w:hint="eastAsia"/>
          <w:color w:val="000000"/>
          <w:kern w:val="0"/>
          <w:sz w:val="24"/>
        </w:rPr>
        <w:t>shall</w:t>
      </w:r>
      <w:r>
        <w:rPr>
          <w:color w:val="000000"/>
          <w:kern w:val="0"/>
          <w:sz w:val="24"/>
        </w:rPr>
        <w:t xml:space="preserve"> be </w:t>
      </w:r>
      <w:r>
        <w:rPr>
          <w:rFonts w:hint="eastAsia"/>
          <w:color w:val="000000"/>
          <w:kern w:val="0"/>
          <w:sz w:val="24"/>
        </w:rPr>
        <w:t xml:space="preserve">marked with intermittent </w:t>
      </w:r>
      <w:r>
        <w:rPr>
          <w:color w:val="000000"/>
          <w:kern w:val="0"/>
          <w:sz w:val="24"/>
        </w:rPr>
        <w:t xml:space="preserve">welded </w:t>
      </w:r>
      <w:r>
        <w:rPr>
          <w:rFonts w:hint="eastAsia"/>
          <w:color w:val="000000"/>
          <w:kern w:val="0"/>
          <w:sz w:val="24"/>
        </w:rPr>
        <w:t xml:space="preserve">line and painted </w:t>
      </w:r>
      <w:r>
        <w:rPr>
          <w:color w:val="000000"/>
          <w:kern w:val="0"/>
          <w:sz w:val="24"/>
        </w:rPr>
        <w:t>on</w:t>
      </w:r>
      <w:r>
        <w:rPr>
          <w:rFonts w:hint="eastAsia"/>
          <w:color w:val="000000"/>
          <w:kern w:val="0"/>
          <w:sz w:val="24"/>
        </w:rPr>
        <w:t xml:space="preserve"> each hatch</w:t>
      </w:r>
      <w:r>
        <w:rPr>
          <w:color w:val="000000"/>
          <w:kern w:val="0"/>
          <w:sz w:val="24"/>
        </w:rPr>
        <w:t xml:space="preserve"> cover.</w:t>
      </w:r>
    </w:p>
    <w:p w14:paraId="08414693">
      <w:pPr>
        <w:autoSpaceDE w:val="0"/>
        <w:autoSpaceDN w:val="0"/>
        <w:adjustRightInd w:val="0"/>
        <w:ind w:left="963"/>
        <w:rPr>
          <w:color w:val="000000"/>
          <w:kern w:val="0"/>
          <w:sz w:val="24"/>
        </w:rPr>
      </w:pPr>
    </w:p>
    <w:p w14:paraId="7A877313">
      <w:pPr>
        <w:autoSpaceDE w:val="0"/>
        <w:autoSpaceDN w:val="0"/>
        <w:adjustRightInd w:val="0"/>
        <w:ind w:left="963"/>
        <w:rPr>
          <w:color w:val="000000"/>
          <w:kern w:val="0"/>
          <w:sz w:val="24"/>
        </w:rPr>
      </w:pPr>
      <w:r>
        <w:rPr>
          <w:rFonts w:hint="eastAsia"/>
          <w:color w:val="000000"/>
          <w:kern w:val="0"/>
          <w:sz w:val="24"/>
        </w:rPr>
        <w:t>The necessary ventilation for holds around hatch covers to be installed, if required.</w:t>
      </w:r>
    </w:p>
    <w:p w14:paraId="5AA40DA1">
      <w:pPr>
        <w:autoSpaceDE w:val="0"/>
        <w:autoSpaceDN w:val="0"/>
        <w:adjustRightInd w:val="0"/>
        <w:ind w:left="963"/>
        <w:rPr>
          <w:color w:val="000000"/>
          <w:kern w:val="0"/>
          <w:sz w:val="24"/>
        </w:rPr>
      </w:pPr>
    </w:p>
    <w:p w14:paraId="6E092CDB">
      <w:pPr>
        <w:autoSpaceDE w:val="0"/>
        <w:autoSpaceDN w:val="0"/>
        <w:adjustRightInd w:val="0"/>
        <w:ind w:left="963"/>
      </w:pPr>
      <w:r>
        <w:rPr>
          <w:color w:val="000000"/>
          <w:kern w:val="0"/>
          <w:sz w:val="24"/>
        </w:rPr>
        <w:t xml:space="preserve">Hatch cover handling test shall be carried out with each hatch cover to demonstrate the performance of the hatch cover guiding system and the hatch cover stacking system. This test can be combined with the installation of the hatch cover during construction of the </w:t>
      </w:r>
      <w:r>
        <w:rPr>
          <w:rFonts w:hint="eastAsia"/>
          <w:color w:val="000000"/>
          <w:kern w:val="0"/>
          <w:sz w:val="24"/>
        </w:rPr>
        <w:t>V</w:t>
      </w:r>
      <w:r>
        <w:rPr>
          <w:color w:val="000000"/>
          <w:kern w:val="0"/>
          <w:sz w:val="24"/>
        </w:rPr>
        <w:t>essel.</w:t>
      </w:r>
      <w:bookmarkStart w:id="178" w:name="_Toc512004309"/>
    </w:p>
    <w:p w14:paraId="6C76A98A">
      <w:pPr>
        <w:widowControl/>
        <w:jc w:val="left"/>
        <w:rPr>
          <w:rFonts w:ascii="Arial" w:hAnsi="Arial" w:eastAsia="黑体"/>
          <w:b/>
          <w:bCs/>
          <w:caps/>
          <w:color w:val="000000"/>
          <w:kern w:val="0"/>
          <w:sz w:val="24"/>
        </w:rPr>
      </w:pPr>
      <w:r>
        <w:rPr>
          <w:color w:val="000000"/>
        </w:rPr>
        <w:br w:type="page"/>
      </w:r>
    </w:p>
    <w:p w14:paraId="5FD8FA18">
      <w:pPr>
        <w:pStyle w:val="3"/>
        <w:spacing w:before="0" w:after="0"/>
        <w:jc w:val="left"/>
        <w:rPr>
          <w:color w:val="000000"/>
        </w:rPr>
      </w:pPr>
      <w:bookmarkStart w:id="179" w:name="_Toc50573811"/>
      <w:r>
        <w:rPr>
          <w:rFonts w:hint="eastAsia"/>
          <w:color w:val="000000"/>
        </w:rPr>
        <w:t xml:space="preserve">4.4     </w:t>
      </w:r>
      <w:r>
        <w:rPr>
          <w:rFonts w:cs="Arial"/>
          <w:color w:val="000000"/>
        </w:rPr>
        <w:t xml:space="preserve">CONTAINER </w:t>
      </w:r>
      <w:r>
        <w:rPr>
          <w:rFonts w:hint="eastAsia" w:cs="Arial"/>
          <w:color w:val="000000"/>
        </w:rPr>
        <w:t>lashing and securing</w:t>
      </w:r>
      <w:bookmarkEnd w:id="178"/>
      <w:bookmarkEnd w:id="179"/>
    </w:p>
    <w:p w14:paraId="4FF07019">
      <w:pPr>
        <w:autoSpaceDE w:val="0"/>
        <w:autoSpaceDN w:val="0"/>
        <w:adjustRightInd w:val="0"/>
        <w:rPr>
          <w:color w:val="000000"/>
          <w:kern w:val="0"/>
          <w:sz w:val="24"/>
        </w:rPr>
      </w:pPr>
    </w:p>
    <w:p w14:paraId="5DBED1A2">
      <w:pPr>
        <w:autoSpaceDE w:val="0"/>
        <w:autoSpaceDN w:val="0"/>
        <w:adjustRightInd w:val="0"/>
        <w:ind w:left="963"/>
        <w:rPr>
          <w:color w:val="000000"/>
          <w:kern w:val="0"/>
          <w:sz w:val="24"/>
        </w:rPr>
      </w:pPr>
      <w:r>
        <w:rPr>
          <w:rFonts w:hint="eastAsia"/>
          <w:color w:val="000000"/>
          <w:kern w:val="0"/>
          <w:sz w:val="24"/>
        </w:rPr>
        <w:t xml:space="preserve">The Vessel to be designed for carrying ISO standard container of the types stated in Section 2.2 of </w:t>
      </w:r>
      <w:r>
        <w:rPr>
          <w:color w:val="000000"/>
          <w:kern w:val="0"/>
          <w:sz w:val="24"/>
        </w:rPr>
        <w:t>“General</w:t>
      </w:r>
      <w:r>
        <w:rPr>
          <w:rFonts w:hint="eastAsia"/>
          <w:color w:val="000000"/>
          <w:kern w:val="0"/>
          <w:sz w:val="24"/>
        </w:rPr>
        <w:t xml:space="preserve"> Part</w:t>
      </w:r>
      <w:r>
        <w:rPr>
          <w:color w:val="000000"/>
          <w:kern w:val="0"/>
          <w:sz w:val="24"/>
        </w:rPr>
        <w:t>”</w:t>
      </w:r>
      <w:r>
        <w:rPr>
          <w:rFonts w:hint="eastAsia"/>
          <w:color w:val="000000"/>
          <w:kern w:val="0"/>
          <w:sz w:val="24"/>
        </w:rPr>
        <w:t xml:space="preserve"> of the Specification.</w:t>
      </w:r>
    </w:p>
    <w:p w14:paraId="4F7A4700">
      <w:pPr>
        <w:autoSpaceDE w:val="0"/>
        <w:autoSpaceDN w:val="0"/>
        <w:adjustRightInd w:val="0"/>
        <w:ind w:left="963"/>
        <w:rPr>
          <w:color w:val="000000"/>
          <w:kern w:val="0"/>
          <w:sz w:val="24"/>
        </w:rPr>
      </w:pPr>
    </w:p>
    <w:p w14:paraId="012E4F7F">
      <w:pPr>
        <w:autoSpaceDE w:val="0"/>
        <w:autoSpaceDN w:val="0"/>
        <w:adjustRightInd w:val="0"/>
        <w:ind w:left="963"/>
        <w:rPr>
          <w:color w:val="000000"/>
          <w:kern w:val="0"/>
          <w:sz w:val="24"/>
        </w:rPr>
      </w:pPr>
      <w:r>
        <w:rPr>
          <w:color w:val="000000"/>
          <w:kern w:val="0"/>
          <w:sz w:val="24"/>
        </w:rPr>
        <w:t xml:space="preserve">Lashing </w:t>
      </w:r>
      <w:r>
        <w:rPr>
          <w:rFonts w:hint="eastAsia"/>
          <w:color w:val="000000"/>
          <w:kern w:val="0"/>
          <w:sz w:val="24"/>
        </w:rPr>
        <w:t xml:space="preserve">and securing </w:t>
      </w:r>
      <w:r>
        <w:rPr>
          <w:color w:val="000000"/>
          <w:kern w:val="0"/>
          <w:sz w:val="24"/>
        </w:rPr>
        <w:t xml:space="preserve">system shall ensure safe </w:t>
      </w:r>
      <w:r>
        <w:rPr>
          <w:rFonts w:hint="eastAsia"/>
          <w:color w:val="000000"/>
          <w:kern w:val="0"/>
          <w:sz w:val="24"/>
        </w:rPr>
        <w:t>carriage</w:t>
      </w:r>
      <w:r>
        <w:rPr>
          <w:color w:val="000000"/>
          <w:kern w:val="0"/>
          <w:sz w:val="24"/>
        </w:rPr>
        <w:t xml:space="preserve"> of containers of all variations of high and low</w:t>
      </w:r>
      <w:r>
        <w:rPr>
          <w:rFonts w:hint="eastAsia"/>
          <w:color w:val="000000"/>
          <w:kern w:val="0"/>
          <w:sz w:val="24"/>
        </w:rPr>
        <w:t xml:space="preserve"> </w:t>
      </w:r>
      <w:r>
        <w:rPr>
          <w:color w:val="000000"/>
          <w:kern w:val="0"/>
          <w:sz w:val="24"/>
        </w:rPr>
        <w:t>cube containers as</w:t>
      </w:r>
      <w:r>
        <w:rPr>
          <w:rFonts w:hint="eastAsia"/>
          <w:color w:val="000000"/>
          <w:kern w:val="0"/>
          <w:sz w:val="24"/>
        </w:rPr>
        <w:t xml:space="preserve"> </w:t>
      </w:r>
      <w:r>
        <w:rPr>
          <w:color w:val="000000"/>
          <w:kern w:val="0"/>
          <w:sz w:val="24"/>
        </w:rPr>
        <w:t>per the requirement of Rules and Regulations.</w:t>
      </w:r>
    </w:p>
    <w:p w14:paraId="2D30619E">
      <w:pPr>
        <w:autoSpaceDE w:val="0"/>
        <w:autoSpaceDN w:val="0"/>
        <w:adjustRightInd w:val="0"/>
        <w:ind w:left="963"/>
        <w:rPr>
          <w:color w:val="000000"/>
          <w:kern w:val="0"/>
          <w:sz w:val="24"/>
        </w:rPr>
      </w:pPr>
    </w:p>
    <w:p w14:paraId="721E6FA9">
      <w:pPr>
        <w:autoSpaceDE w:val="0"/>
        <w:autoSpaceDN w:val="0"/>
        <w:adjustRightInd w:val="0"/>
        <w:ind w:left="963"/>
        <w:rPr>
          <w:color w:val="000000"/>
          <w:kern w:val="0"/>
          <w:sz w:val="24"/>
        </w:rPr>
      </w:pPr>
      <w:r>
        <w:rPr>
          <w:color w:val="000000"/>
          <w:kern w:val="0"/>
          <w:sz w:val="24"/>
        </w:rPr>
        <w:t xml:space="preserve">Cargo </w:t>
      </w:r>
      <w:r>
        <w:rPr>
          <w:rFonts w:hint="eastAsia"/>
          <w:color w:val="000000"/>
          <w:kern w:val="0"/>
          <w:sz w:val="24"/>
        </w:rPr>
        <w:t>S</w:t>
      </w:r>
      <w:r>
        <w:rPr>
          <w:color w:val="000000"/>
          <w:kern w:val="0"/>
          <w:sz w:val="24"/>
        </w:rPr>
        <w:t xml:space="preserve">afe </w:t>
      </w:r>
      <w:r>
        <w:rPr>
          <w:rFonts w:hint="eastAsia"/>
          <w:color w:val="000000"/>
          <w:kern w:val="0"/>
          <w:sz w:val="24"/>
        </w:rPr>
        <w:t>A</w:t>
      </w:r>
      <w:r>
        <w:rPr>
          <w:color w:val="000000"/>
          <w:kern w:val="0"/>
          <w:sz w:val="24"/>
        </w:rPr>
        <w:t xml:space="preserve">ccess </w:t>
      </w:r>
      <w:r>
        <w:rPr>
          <w:rFonts w:hint="eastAsia"/>
          <w:color w:val="000000"/>
          <w:kern w:val="0"/>
          <w:sz w:val="24"/>
        </w:rPr>
        <w:t>P</w:t>
      </w:r>
      <w:r>
        <w:rPr>
          <w:color w:val="000000"/>
          <w:kern w:val="0"/>
          <w:sz w:val="24"/>
        </w:rPr>
        <w:t xml:space="preserve">lan </w:t>
      </w:r>
      <w:r>
        <w:rPr>
          <w:rFonts w:hint="eastAsia"/>
          <w:color w:val="000000"/>
          <w:kern w:val="0"/>
          <w:sz w:val="24"/>
        </w:rPr>
        <w:t xml:space="preserve">(CSAP) </w:t>
      </w:r>
      <w:r>
        <w:rPr>
          <w:color w:val="000000"/>
          <w:kern w:val="0"/>
          <w:sz w:val="24"/>
        </w:rPr>
        <w:t>in accordance with MSC.1/Circ</w:t>
      </w:r>
      <w:r>
        <w:rPr>
          <w:rFonts w:hint="eastAsia"/>
          <w:color w:val="000000"/>
          <w:kern w:val="0"/>
          <w:sz w:val="24"/>
        </w:rPr>
        <w:t>.</w:t>
      </w:r>
      <w:r>
        <w:rPr>
          <w:color w:val="000000"/>
          <w:kern w:val="0"/>
          <w:sz w:val="24"/>
        </w:rPr>
        <w:t>1352</w:t>
      </w:r>
      <w:r>
        <w:rPr>
          <w:rFonts w:hint="eastAsia"/>
          <w:color w:val="000000"/>
          <w:kern w:val="0"/>
          <w:sz w:val="24"/>
        </w:rPr>
        <w:t xml:space="preserve">and </w:t>
      </w:r>
      <w:r>
        <w:rPr>
          <w:color w:val="000000"/>
          <w:kern w:val="0"/>
          <w:sz w:val="24"/>
        </w:rPr>
        <w:t>MSC.1/Circ</w:t>
      </w:r>
      <w:r>
        <w:rPr>
          <w:rFonts w:hint="eastAsia"/>
          <w:color w:val="000000"/>
          <w:kern w:val="0"/>
          <w:sz w:val="24"/>
        </w:rPr>
        <w:t>.</w:t>
      </w:r>
      <w:r>
        <w:rPr>
          <w:color w:val="000000"/>
          <w:kern w:val="0"/>
          <w:sz w:val="24"/>
        </w:rPr>
        <w:t xml:space="preserve"> 135</w:t>
      </w:r>
      <w:r>
        <w:rPr>
          <w:rFonts w:hint="eastAsia"/>
          <w:color w:val="000000"/>
          <w:kern w:val="0"/>
          <w:sz w:val="24"/>
        </w:rPr>
        <w:t xml:space="preserve">3 </w:t>
      </w:r>
      <w:r>
        <w:rPr>
          <w:color w:val="000000"/>
          <w:kern w:val="0"/>
          <w:sz w:val="24"/>
        </w:rPr>
        <w:t xml:space="preserve">to be </w:t>
      </w:r>
      <w:r>
        <w:rPr>
          <w:rFonts w:hint="eastAsia"/>
          <w:color w:val="000000"/>
          <w:kern w:val="0"/>
          <w:sz w:val="24"/>
        </w:rPr>
        <w:t>prepared</w:t>
      </w:r>
      <w:r>
        <w:rPr>
          <w:color w:val="000000"/>
          <w:kern w:val="0"/>
          <w:sz w:val="24"/>
        </w:rPr>
        <w:t xml:space="preserve"> by the Builder</w:t>
      </w:r>
      <w:r>
        <w:rPr>
          <w:rFonts w:hint="eastAsia"/>
          <w:color w:val="000000"/>
          <w:kern w:val="0"/>
          <w:sz w:val="24"/>
        </w:rPr>
        <w:t>.</w:t>
      </w:r>
    </w:p>
    <w:p w14:paraId="35D08B23">
      <w:pPr>
        <w:autoSpaceDE w:val="0"/>
        <w:autoSpaceDN w:val="0"/>
        <w:adjustRightInd w:val="0"/>
        <w:ind w:left="963"/>
        <w:rPr>
          <w:color w:val="000000"/>
          <w:kern w:val="0"/>
          <w:sz w:val="24"/>
        </w:rPr>
      </w:pPr>
    </w:p>
    <w:p w14:paraId="38C80A4E">
      <w:pPr>
        <w:autoSpaceDE w:val="0"/>
        <w:autoSpaceDN w:val="0"/>
        <w:adjustRightInd w:val="0"/>
        <w:ind w:left="963"/>
        <w:rPr>
          <w:color w:val="000000"/>
          <w:kern w:val="0"/>
          <w:sz w:val="24"/>
        </w:rPr>
      </w:pPr>
      <w:r>
        <w:rPr>
          <w:color w:val="000000"/>
          <w:kern w:val="0"/>
          <w:sz w:val="24"/>
        </w:rPr>
        <w:t xml:space="preserve">All container loose fittings </w:t>
      </w:r>
      <w:r>
        <w:rPr>
          <w:rFonts w:hint="eastAsia"/>
          <w:color w:val="000000"/>
          <w:kern w:val="0"/>
          <w:sz w:val="24"/>
        </w:rPr>
        <w:t xml:space="preserve">and </w:t>
      </w:r>
      <w:r>
        <w:rPr>
          <w:rFonts w:eastAsia="Arial Unicode MS"/>
          <w:kern w:val="0"/>
          <w:sz w:val="24"/>
        </w:rPr>
        <w:t>C</w:t>
      </w:r>
      <w:r>
        <w:rPr>
          <w:rFonts w:hint="eastAsia" w:eastAsia="Arial Unicode MS"/>
          <w:kern w:val="0"/>
          <w:sz w:val="24"/>
        </w:rPr>
        <w:t>ontainer</w:t>
      </w:r>
      <w:r>
        <w:rPr>
          <w:rFonts w:eastAsia="Arial Unicode MS"/>
          <w:kern w:val="0"/>
          <w:sz w:val="24"/>
        </w:rPr>
        <w:t xml:space="preserve"> Secur</w:t>
      </w:r>
      <w:r>
        <w:rPr>
          <w:rFonts w:hint="eastAsia" w:eastAsia="Arial Unicode MS"/>
          <w:kern w:val="0"/>
          <w:sz w:val="24"/>
        </w:rPr>
        <w:t>ing</w:t>
      </w:r>
      <w:r>
        <w:rPr>
          <w:rFonts w:eastAsia="Arial Unicode MS"/>
          <w:kern w:val="0"/>
          <w:sz w:val="24"/>
        </w:rPr>
        <w:t xml:space="preserve"> Manual </w:t>
      </w:r>
      <w:r>
        <w:rPr>
          <w:rFonts w:hint="eastAsia" w:eastAsia="Arial Unicode MS"/>
          <w:kern w:val="0"/>
          <w:sz w:val="24"/>
        </w:rPr>
        <w:t xml:space="preserve">(CSM) </w:t>
      </w:r>
      <w:r>
        <w:rPr>
          <w:rFonts w:eastAsia="Arial Unicode MS"/>
          <w:kern w:val="0"/>
          <w:sz w:val="24"/>
        </w:rPr>
        <w:t>required by IMO</w:t>
      </w:r>
      <w:r>
        <w:rPr>
          <w:rFonts w:hint="eastAsia" w:eastAsia="Arial Unicode MS"/>
          <w:kern w:val="0"/>
          <w:sz w:val="24"/>
        </w:rPr>
        <w:t xml:space="preserve"> </w:t>
      </w:r>
      <w:r>
        <w:rPr>
          <w:rFonts w:hint="eastAsia"/>
          <w:color w:val="000000"/>
          <w:kern w:val="0"/>
          <w:sz w:val="24"/>
        </w:rPr>
        <w:t>shall</w:t>
      </w:r>
      <w:r>
        <w:rPr>
          <w:color w:val="000000"/>
          <w:kern w:val="0"/>
          <w:sz w:val="24"/>
        </w:rPr>
        <w:t xml:space="preserve"> be provided by the Buyer.</w:t>
      </w:r>
    </w:p>
    <w:p w14:paraId="670981A7">
      <w:pPr>
        <w:autoSpaceDE w:val="0"/>
        <w:autoSpaceDN w:val="0"/>
        <w:adjustRightInd w:val="0"/>
        <w:ind w:left="963"/>
        <w:rPr>
          <w:color w:val="000000"/>
          <w:kern w:val="0"/>
          <w:sz w:val="24"/>
        </w:rPr>
      </w:pPr>
    </w:p>
    <w:p w14:paraId="5A4E8D20">
      <w:pPr>
        <w:autoSpaceDE w:val="0"/>
        <w:autoSpaceDN w:val="0"/>
        <w:adjustRightInd w:val="0"/>
        <w:ind w:left="963"/>
        <w:rPr>
          <w:b/>
          <w:i/>
          <w:color w:val="000000"/>
          <w:kern w:val="0"/>
          <w:sz w:val="24"/>
        </w:rPr>
      </w:pPr>
      <w:r>
        <w:rPr>
          <w:b/>
          <w:i/>
          <w:color w:val="000000"/>
          <w:kern w:val="0"/>
          <w:sz w:val="24"/>
        </w:rPr>
        <w:t>The loose twist stackers supplied by the Buyer for mixed stowage shall be stowed in the</w:t>
      </w:r>
    </w:p>
    <w:p w14:paraId="123008B0">
      <w:pPr>
        <w:autoSpaceDE w:val="0"/>
        <w:autoSpaceDN w:val="0"/>
        <w:adjustRightInd w:val="0"/>
        <w:ind w:left="963"/>
        <w:rPr>
          <w:b/>
          <w:i/>
          <w:color w:val="000000"/>
          <w:kern w:val="0"/>
          <w:sz w:val="24"/>
        </w:rPr>
      </w:pPr>
      <w:r>
        <w:rPr>
          <w:b/>
          <w:i/>
          <w:color w:val="000000"/>
          <w:kern w:val="0"/>
          <w:sz w:val="24"/>
        </w:rPr>
        <w:t>dedicated storage bins and racks supplied by the Buyer on upper deck</w:t>
      </w:r>
    </w:p>
    <w:p w14:paraId="471952A4">
      <w:pPr>
        <w:autoSpaceDE w:val="0"/>
        <w:autoSpaceDN w:val="0"/>
        <w:adjustRightInd w:val="0"/>
        <w:rPr>
          <w:color w:val="000000"/>
          <w:kern w:val="0"/>
          <w:sz w:val="24"/>
        </w:rPr>
      </w:pPr>
    </w:p>
    <w:p w14:paraId="4C7ECA4F">
      <w:pPr>
        <w:pStyle w:val="4"/>
        <w:spacing w:before="0" w:after="0"/>
        <w:rPr>
          <w:rFonts w:cs="Arial"/>
          <w:color w:val="000000"/>
        </w:rPr>
      </w:pPr>
      <w:bookmarkStart w:id="180" w:name="_Toc50573812"/>
      <w:bookmarkStart w:id="181" w:name="_Toc512004310"/>
      <w:r>
        <w:rPr>
          <w:rFonts w:hint="eastAsia" w:cs="Arial"/>
          <w:color w:val="000000"/>
        </w:rPr>
        <w:t>4.4.1</w:t>
      </w:r>
      <w:r>
        <w:rPr>
          <w:rFonts w:cs="Arial"/>
          <w:color w:val="000000"/>
        </w:rPr>
        <w:tab/>
      </w:r>
      <w:r>
        <w:rPr>
          <w:rFonts w:cs="Arial"/>
          <w:color w:val="000000"/>
        </w:rPr>
        <w:t xml:space="preserve">CONTAINER </w:t>
      </w:r>
      <w:r>
        <w:rPr>
          <w:rFonts w:hint="eastAsia" w:cs="Arial"/>
          <w:color w:val="000000"/>
        </w:rPr>
        <w:t>arrangement</w:t>
      </w:r>
      <w:bookmarkEnd w:id="180"/>
      <w:bookmarkEnd w:id="181"/>
    </w:p>
    <w:p w14:paraId="79DB3DC8">
      <w:pPr>
        <w:autoSpaceDE w:val="0"/>
        <w:autoSpaceDN w:val="0"/>
        <w:adjustRightInd w:val="0"/>
        <w:spacing w:before="2"/>
        <w:jc w:val="left"/>
        <w:rPr>
          <w:rFonts w:ascii="Arial" w:hAnsi="Arial" w:cs="Arial"/>
          <w:color w:val="000000"/>
          <w:kern w:val="0"/>
          <w:sz w:val="24"/>
        </w:rPr>
      </w:pPr>
    </w:p>
    <w:p w14:paraId="35F2905B">
      <w:pPr>
        <w:pStyle w:val="5"/>
        <w:spacing w:after="312"/>
        <w:ind w:left="42"/>
        <w:rPr>
          <w:color w:val="000000"/>
        </w:rPr>
      </w:pPr>
      <w:r>
        <w:rPr>
          <w:rFonts w:hint="eastAsia"/>
          <w:color w:val="000000"/>
        </w:rPr>
        <w:t>4.4.1</w:t>
      </w:r>
      <w:r>
        <w:rPr>
          <w:color w:val="000000"/>
        </w:rPr>
        <w:t>.</w:t>
      </w:r>
      <w:r>
        <w:rPr>
          <w:rFonts w:hint="eastAsia"/>
          <w:color w:val="000000"/>
        </w:rPr>
        <w:t>1</w:t>
      </w:r>
      <w:r>
        <w:rPr>
          <w:color w:val="000000"/>
        </w:rPr>
        <w:tab/>
      </w:r>
      <w:r>
        <w:rPr>
          <w:color w:val="000000"/>
        </w:rPr>
        <w:t xml:space="preserve">Container </w:t>
      </w:r>
      <w:r>
        <w:rPr>
          <w:rFonts w:hint="eastAsia"/>
          <w:color w:val="000000"/>
        </w:rPr>
        <w:t xml:space="preserve">Fittings </w:t>
      </w:r>
      <w:r>
        <w:rPr>
          <w:color w:val="000000"/>
        </w:rPr>
        <w:t>in Hold</w:t>
      </w:r>
    </w:p>
    <w:p w14:paraId="2D206672">
      <w:pPr>
        <w:autoSpaceDE w:val="0"/>
        <w:autoSpaceDN w:val="0"/>
        <w:adjustRightInd w:val="0"/>
        <w:ind w:left="963"/>
        <w:rPr>
          <w:color w:val="000000"/>
          <w:kern w:val="0"/>
          <w:sz w:val="24"/>
        </w:rPr>
      </w:pPr>
      <w:r>
        <w:rPr>
          <w:color w:val="000000"/>
          <w:kern w:val="0"/>
          <w:sz w:val="24"/>
        </w:rPr>
        <w:t xml:space="preserve">The </w:t>
      </w:r>
      <w:r>
        <w:rPr>
          <w:rFonts w:hint="eastAsia"/>
          <w:color w:val="000000"/>
          <w:kern w:val="0"/>
          <w:sz w:val="24"/>
        </w:rPr>
        <w:t xml:space="preserve">container </w:t>
      </w:r>
      <w:r>
        <w:rPr>
          <w:color w:val="000000"/>
          <w:kern w:val="0"/>
          <w:sz w:val="24"/>
        </w:rPr>
        <w:t>stowage and securing method in hold sh</w:t>
      </w:r>
      <w:r>
        <w:rPr>
          <w:rFonts w:hint="eastAsia"/>
          <w:color w:val="000000"/>
          <w:kern w:val="0"/>
          <w:sz w:val="24"/>
        </w:rPr>
        <w:t>all</w:t>
      </w:r>
      <w:r>
        <w:rPr>
          <w:color w:val="000000"/>
          <w:kern w:val="0"/>
          <w:sz w:val="24"/>
        </w:rPr>
        <w:t xml:space="preserve"> meet the requirement of OSHA.</w:t>
      </w:r>
    </w:p>
    <w:p w14:paraId="0CD4C975">
      <w:pPr>
        <w:autoSpaceDE w:val="0"/>
        <w:autoSpaceDN w:val="0"/>
        <w:adjustRightInd w:val="0"/>
        <w:ind w:left="963"/>
        <w:rPr>
          <w:color w:val="000000"/>
          <w:kern w:val="0"/>
          <w:sz w:val="24"/>
        </w:rPr>
      </w:pPr>
    </w:p>
    <w:p w14:paraId="753E2A96">
      <w:pPr>
        <w:autoSpaceDE w:val="0"/>
        <w:autoSpaceDN w:val="0"/>
        <w:adjustRightInd w:val="0"/>
        <w:ind w:left="963"/>
        <w:rPr>
          <w:color w:val="000000"/>
          <w:kern w:val="0"/>
          <w:sz w:val="24"/>
        </w:rPr>
      </w:pPr>
      <w:r>
        <w:rPr>
          <w:rFonts w:hint="eastAsia"/>
          <w:color w:val="000000"/>
          <w:kern w:val="0"/>
          <w:sz w:val="24"/>
        </w:rPr>
        <w:t>Twin 2</w:t>
      </w:r>
      <w:r>
        <w:rPr>
          <w:color w:val="000000"/>
          <w:kern w:val="0"/>
          <w:sz w:val="24"/>
        </w:rPr>
        <w:t>0</w:t>
      </w:r>
      <w:r>
        <w:rPr>
          <w:rFonts w:hint="eastAsia"/>
          <w:color w:val="000000"/>
          <w:kern w:val="0"/>
          <w:sz w:val="24"/>
        </w:rPr>
        <w:t xml:space="preserve">ft </w:t>
      </w:r>
      <w:r>
        <w:rPr>
          <w:color w:val="000000"/>
          <w:kern w:val="0"/>
          <w:sz w:val="24"/>
        </w:rPr>
        <w:t>container</w:t>
      </w:r>
      <w:r>
        <w:rPr>
          <w:rFonts w:hint="eastAsia"/>
          <w:color w:val="000000"/>
          <w:kern w:val="0"/>
          <w:sz w:val="24"/>
        </w:rPr>
        <w:t>s</w:t>
      </w:r>
      <w:r>
        <w:rPr>
          <w:color w:val="000000"/>
          <w:kern w:val="0"/>
          <w:sz w:val="24"/>
        </w:rPr>
        <w:t xml:space="preserve"> shall be load</w:t>
      </w:r>
      <w:r>
        <w:rPr>
          <w:rFonts w:hint="eastAsia"/>
          <w:color w:val="000000"/>
          <w:kern w:val="0"/>
          <w:sz w:val="24"/>
        </w:rPr>
        <w:t>ed</w:t>
      </w:r>
      <w:r>
        <w:rPr>
          <w:color w:val="000000"/>
          <w:kern w:val="0"/>
          <w:sz w:val="24"/>
        </w:rPr>
        <w:t xml:space="preserve"> in </w:t>
      </w:r>
      <w:r>
        <w:rPr>
          <w:rFonts w:hint="eastAsia"/>
          <w:color w:val="000000"/>
          <w:kern w:val="0"/>
          <w:sz w:val="24"/>
        </w:rPr>
        <w:t xml:space="preserve">the </w:t>
      </w:r>
      <w:r>
        <w:rPr>
          <w:color w:val="000000"/>
          <w:kern w:val="0"/>
          <w:sz w:val="24"/>
        </w:rPr>
        <w:t xml:space="preserve">40ft cell up to </w:t>
      </w:r>
      <w:r>
        <w:rPr>
          <w:rFonts w:hint="eastAsia"/>
          <w:color w:val="000000"/>
          <w:kern w:val="0"/>
          <w:sz w:val="24"/>
        </w:rPr>
        <w:t xml:space="preserve">maximum five (5) </w:t>
      </w:r>
      <w:r>
        <w:rPr>
          <w:color w:val="000000"/>
          <w:kern w:val="0"/>
          <w:sz w:val="24"/>
        </w:rPr>
        <w:t>tier</w:t>
      </w:r>
      <w:r>
        <w:rPr>
          <w:rFonts w:hint="eastAsia"/>
          <w:color w:val="000000"/>
          <w:kern w:val="0"/>
          <w:sz w:val="24"/>
        </w:rPr>
        <w:t>s</w:t>
      </w:r>
      <w:r>
        <w:rPr>
          <w:color w:val="000000"/>
          <w:kern w:val="0"/>
          <w:sz w:val="24"/>
        </w:rPr>
        <w:t xml:space="preserve"> from </w:t>
      </w:r>
      <w:r>
        <w:rPr>
          <w:rFonts w:hint="eastAsia"/>
          <w:color w:val="000000"/>
          <w:kern w:val="0"/>
          <w:sz w:val="24"/>
        </w:rPr>
        <w:t>tank top</w:t>
      </w:r>
      <w:r>
        <w:rPr>
          <w:color w:val="000000"/>
          <w:kern w:val="0"/>
          <w:sz w:val="24"/>
        </w:rPr>
        <w:t>.</w:t>
      </w:r>
    </w:p>
    <w:p w14:paraId="0F4E6951">
      <w:pPr>
        <w:autoSpaceDE w:val="0"/>
        <w:autoSpaceDN w:val="0"/>
        <w:adjustRightInd w:val="0"/>
        <w:ind w:left="963"/>
        <w:rPr>
          <w:color w:val="000000"/>
          <w:kern w:val="0"/>
          <w:sz w:val="24"/>
        </w:rPr>
      </w:pPr>
    </w:p>
    <w:p w14:paraId="5F652C54">
      <w:pPr>
        <w:autoSpaceDE w:val="0"/>
        <w:autoSpaceDN w:val="0"/>
        <w:adjustRightInd w:val="0"/>
        <w:ind w:left="963"/>
        <w:rPr>
          <w:color w:val="000000"/>
          <w:kern w:val="0"/>
          <w:sz w:val="24"/>
        </w:rPr>
      </w:pPr>
      <w:r>
        <w:rPr>
          <w:color w:val="000000"/>
          <w:kern w:val="0"/>
          <w:sz w:val="24"/>
        </w:rPr>
        <w:t xml:space="preserve">Fixed stacking cones shall be welded on the </w:t>
      </w:r>
      <w:r>
        <w:rPr>
          <w:rFonts w:hint="eastAsia"/>
          <w:color w:val="000000"/>
          <w:kern w:val="0"/>
          <w:sz w:val="24"/>
        </w:rPr>
        <w:t xml:space="preserve">tank top </w:t>
      </w:r>
      <w:r>
        <w:rPr>
          <w:color w:val="000000"/>
          <w:kern w:val="0"/>
          <w:sz w:val="24"/>
        </w:rPr>
        <w:t>with doubling plate at each corner of</w:t>
      </w:r>
      <w:r>
        <w:rPr>
          <w:rFonts w:hint="eastAsia"/>
          <w:color w:val="000000"/>
          <w:kern w:val="0"/>
          <w:sz w:val="24"/>
        </w:rPr>
        <w:t xml:space="preserve"> </w:t>
      </w:r>
      <w:r>
        <w:rPr>
          <w:color w:val="000000"/>
          <w:kern w:val="0"/>
          <w:sz w:val="24"/>
        </w:rPr>
        <w:t>40ft</w:t>
      </w:r>
      <w:r>
        <w:rPr>
          <w:rFonts w:hint="eastAsia"/>
          <w:color w:val="000000"/>
          <w:kern w:val="0"/>
          <w:sz w:val="24"/>
        </w:rPr>
        <w:t xml:space="preserve"> container, and guide fitting at 20ft ISO gap for supporting the containers against the shifting.</w:t>
      </w:r>
    </w:p>
    <w:p w14:paraId="5840476D">
      <w:pPr>
        <w:autoSpaceDE w:val="0"/>
        <w:autoSpaceDN w:val="0"/>
        <w:adjustRightInd w:val="0"/>
        <w:ind w:left="963"/>
        <w:rPr>
          <w:color w:val="000000"/>
          <w:kern w:val="0"/>
          <w:sz w:val="24"/>
        </w:rPr>
      </w:pPr>
    </w:p>
    <w:p w14:paraId="29CD7FDC">
      <w:pPr>
        <w:autoSpaceDE w:val="0"/>
        <w:autoSpaceDN w:val="0"/>
        <w:adjustRightInd w:val="0"/>
        <w:ind w:left="963"/>
        <w:rPr>
          <w:color w:val="000000"/>
          <w:kern w:val="0"/>
          <w:sz w:val="24"/>
        </w:rPr>
      </w:pPr>
      <w:r>
        <w:rPr>
          <w:color w:val="000000"/>
          <w:kern w:val="0"/>
          <w:sz w:val="24"/>
        </w:rPr>
        <w:t xml:space="preserve">Regardless of the maximum designed stack weight for </w:t>
      </w:r>
      <w:r>
        <w:rPr>
          <w:rFonts w:hint="eastAsia"/>
          <w:color w:val="000000"/>
          <w:kern w:val="0"/>
          <w:sz w:val="24"/>
        </w:rPr>
        <w:t>tank top strength</w:t>
      </w:r>
      <w:r>
        <w:rPr>
          <w:color w:val="000000"/>
          <w:kern w:val="0"/>
          <w:sz w:val="24"/>
        </w:rPr>
        <w:t xml:space="preserve">, </w:t>
      </w:r>
      <w:r>
        <w:rPr>
          <w:rFonts w:hint="eastAsia"/>
          <w:color w:val="000000"/>
          <w:kern w:val="0"/>
          <w:sz w:val="24"/>
        </w:rPr>
        <w:t>the stack weight and the weight distribution will follow the calculation results of Rules</w:t>
      </w:r>
      <w:r>
        <w:rPr>
          <w:color w:val="000000"/>
          <w:kern w:val="0"/>
          <w:sz w:val="24"/>
        </w:rPr>
        <w:t>.</w:t>
      </w:r>
    </w:p>
    <w:p w14:paraId="2A278CFB">
      <w:pPr>
        <w:autoSpaceDE w:val="0"/>
        <w:autoSpaceDN w:val="0"/>
        <w:adjustRightInd w:val="0"/>
        <w:rPr>
          <w:color w:val="000000"/>
          <w:kern w:val="0"/>
          <w:sz w:val="24"/>
        </w:rPr>
      </w:pPr>
    </w:p>
    <w:p w14:paraId="63141CBA">
      <w:pPr>
        <w:autoSpaceDE w:val="0"/>
        <w:autoSpaceDN w:val="0"/>
        <w:adjustRightInd w:val="0"/>
        <w:ind w:left="963"/>
        <w:rPr>
          <w:color w:val="000000"/>
          <w:kern w:val="0"/>
          <w:sz w:val="24"/>
        </w:rPr>
      </w:pPr>
      <w:r>
        <w:rPr>
          <w:color w:val="000000"/>
          <w:kern w:val="0"/>
          <w:sz w:val="24"/>
        </w:rPr>
        <w:t>T</w:t>
      </w:r>
      <w:r>
        <w:rPr>
          <w:rFonts w:hint="eastAsia"/>
          <w:color w:val="000000"/>
          <w:kern w:val="0"/>
          <w:sz w:val="24"/>
        </w:rPr>
        <w:t xml:space="preserve">he transverse </w:t>
      </w:r>
      <w:r>
        <w:rPr>
          <w:color w:val="000000"/>
          <w:kern w:val="0"/>
          <w:sz w:val="24"/>
        </w:rPr>
        <w:t>clearance</w:t>
      </w:r>
      <w:r>
        <w:rPr>
          <w:rFonts w:hint="eastAsia"/>
          <w:color w:val="000000"/>
          <w:kern w:val="0"/>
          <w:sz w:val="24"/>
        </w:rPr>
        <w:t xml:space="preserve"> between two adjacent rows container in hold to be about 50 mm, in general.</w:t>
      </w:r>
    </w:p>
    <w:p w14:paraId="0BCDB872">
      <w:pPr>
        <w:autoSpaceDE w:val="0"/>
        <w:autoSpaceDN w:val="0"/>
        <w:adjustRightInd w:val="0"/>
        <w:ind w:left="963"/>
        <w:rPr>
          <w:color w:val="000000"/>
          <w:kern w:val="0"/>
          <w:sz w:val="24"/>
        </w:rPr>
      </w:pPr>
    </w:p>
    <w:p w14:paraId="7AD9FE9F">
      <w:pPr>
        <w:autoSpaceDE w:val="0"/>
        <w:autoSpaceDN w:val="0"/>
        <w:adjustRightInd w:val="0"/>
        <w:ind w:left="963"/>
        <w:rPr>
          <w:color w:val="000000"/>
          <w:kern w:val="0"/>
          <w:sz w:val="24"/>
        </w:rPr>
      </w:pPr>
    </w:p>
    <w:p w14:paraId="47DE7D8E">
      <w:pPr>
        <w:pStyle w:val="5"/>
        <w:spacing w:after="312"/>
        <w:ind w:left="42"/>
        <w:rPr>
          <w:color w:val="000000"/>
        </w:rPr>
      </w:pPr>
      <w:r>
        <w:rPr>
          <w:rFonts w:hint="eastAsia"/>
          <w:color w:val="000000"/>
        </w:rPr>
        <w:t>4.4.1</w:t>
      </w:r>
      <w:r>
        <w:rPr>
          <w:color w:val="000000"/>
        </w:rPr>
        <w:t>.</w:t>
      </w:r>
      <w:r>
        <w:rPr>
          <w:rFonts w:hint="eastAsia"/>
          <w:color w:val="000000"/>
        </w:rPr>
        <w:t>2</w:t>
      </w:r>
      <w:r>
        <w:rPr>
          <w:color w:val="000000"/>
        </w:rPr>
        <w:tab/>
      </w:r>
      <w:r>
        <w:rPr>
          <w:color w:val="000000"/>
        </w:rPr>
        <w:t xml:space="preserve">Container Fittings on </w:t>
      </w:r>
      <w:r>
        <w:rPr>
          <w:rFonts w:hint="eastAsia"/>
          <w:color w:val="000000"/>
        </w:rPr>
        <w:t>Deck and Hatch Cover</w:t>
      </w:r>
    </w:p>
    <w:p w14:paraId="744630EB">
      <w:pPr>
        <w:autoSpaceDE w:val="0"/>
        <w:autoSpaceDN w:val="0"/>
        <w:adjustRightInd w:val="0"/>
        <w:ind w:left="962"/>
        <w:rPr>
          <w:color w:val="000000"/>
          <w:kern w:val="0"/>
          <w:sz w:val="24"/>
        </w:rPr>
      </w:pPr>
      <w:r>
        <w:rPr>
          <w:color w:val="000000"/>
          <w:kern w:val="0"/>
          <w:sz w:val="24"/>
        </w:rPr>
        <w:t xml:space="preserve">The </w:t>
      </w:r>
      <w:r>
        <w:rPr>
          <w:rFonts w:hint="eastAsia"/>
          <w:color w:val="000000"/>
          <w:kern w:val="0"/>
          <w:sz w:val="24"/>
        </w:rPr>
        <w:t xml:space="preserve">container </w:t>
      </w:r>
      <w:r>
        <w:rPr>
          <w:color w:val="000000"/>
          <w:kern w:val="0"/>
          <w:sz w:val="24"/>
        </w:rPr>
        <w:t>stowage</w:t>
      </w:r>
      <w:r>
        <w:rPr>
          <w:rFonts w:hint="eastAsia"/>
          <w:color w:val="000000"/>
          <w:kern w:val="0"/>
          <w:sz w:val="24"/>
        </w:rPr>
        <w:t xml:space="preserve"> on deck and hatch cover shall meet the requirement of CSS Code </w:t>
      </w:r>
      <w:r>
        <w:rPr>
          <w:color w:val="000000"/>
          <w:kern w:val="0"/>
          <w:sz w:val="24"/>
        </w:rPr>
        <w:t>including</w:t>
      </w:r>
      <w:r>
        <w:rPr>
          <w:rFonts w:hint="eastAsia"/>
          <w:color w:val="000000"/>
          <w:kern w:val="0"/>
          <w:sz w:val="24"/>
        </w:rPr>
        <w:t xml:space="preserve"> MSC.1/Circ.1352.</w:t>
      </w:r>
    </w:p>
    <w:p w14:paraId="1B4990F9">
      <w:pPr>
        <w:autoSpaceDE w:val="0"/>
        <w:autoSpaceDN w:val="0"/>
        <w:adjustRightInd w:val="0"/>
        <w:ind w:left="962"/>
        <w:rPr>
          <w:color w:val="000000"/>
          <w:kern w:val="0"/>
          <w:sz w:val="24"/>
        </w:rPr>
      </w:pPr>
    </w:p>
    <w:p w14:paraId="771F830F">
      <w:pPr>
        <w:autoSpaceDE w:val="0"/>
        <w:autoSpaceDN w:val="0"/>
        <w:adjustRightInd w:val="0"/>
        <w:ind w:left="962"/>
        <w:rPr>
          <w:color w:val="000000"/>
          <w:kern w:val="0"/>
          <w:sz w:val="24"/>
        </w:rPr>
      </w:pPr>
      <w:r>
        <w:rPr>
          <w:rFonts w:hint="eastAsia"/>
          <w:color w:val="000000"/>
          <w:kern w:val="0"/>
          <w:sz w:val="24"/>
        </w:rPr>
        <w:t xml:space="preserve">Arrangement and number of containers on upper deck, hatch cover and </w:t>
      </w:r>
      <w:r>
        <w:rPr>
          <w:color w:val="000000"/>
          <w:kern w:val="0"/>
          <w:sz w:val="24"/>
        </w:rPr>
        <w:t>container</w:t>
      </w:r>
      <w:r>
        <w:rPr>
          <w:rFonts w:hint="eastAsia"/>
          <w:color w:val="000000"/>
          <w:kern w:val="0"/>
          <w:sz w:val="24"/>
        </w:rPr>
        <w:t xml:space="preserve"> deck stanchion to be as shown on the G.A. plan.</w:t>
      </w:r>
    </w:p>
    <w:p w14:paraId="16BB0947">
      <w:pPr>
        <w:autoSpaceDE w:val="0"/>
        <w:autoSpaceDN w:val="0"/>
        <w:adjustRightInd w:val="0"/>
        <w:ind w:left="962"/>
        <w:rPr>
          <w:color w:val="000000"/>
          <w:kern w:val="0"/>
          <w:sz w:val="24"/>
        </w:rPr>
      </w:pPr>
    </w:p>
    <w:p w14:paraId="62675029">
      <w:pPr>
        <w:autoSpaceDE w:val="0"/>
        <w:autoSpaceDN w:val="0"/>
        <w:adjustRightInd w:val="0"/>
        <w:ind w:left="962"/>
        <w:rPr>
          <w:rFonts w:eastAsia="Arial Unicode MS"/>
          <w:kern w:val="0"/>
          <w:sz w:val="24"/>
        </w:rPr>
      </w:pPr>
      <w:r>
        <w:rPr>
          <w:color w:val="000000"/>
          <w:kern w:val="0"/>
          <w:sz w:val="24"/>
        </w:rPr>
        <w:t xml:space="preserve">45ft container (45’ x 8’ x 9’6”) </w:t>
      </w:r>
      <w:r>
        <w:rPr>
          <w:rFonts w:eastAsia="Arial Unicode MS"/>
          <w:kern w:val="0"/>
          <w:sz w:val="24"/>
        </w:rPr>
        <w:t>c</w:t>
      </w:r>
      <w:r>
        <w:rPr>
          <w:rFonts w:hint="eastAsia" w:eastAsia="Arial Unicode MS"/>
          <w:kern w:val="0"/>
          <w:sz w:val="24"/>
        </w:rPr>
        <w:t>ould</w:t>
      </w:r>
      <w:r>
        <w:rPr>
          <w:rFonts w:eastAsia="Arial Unicode MS"/>
          <w:kern w:val="0"/>
          <w:sz w:val="24"/>
        </w:rPr>
        <w:t xml:space="preserve"> be </w:t>
      </w:r>
      <w:r>
        <w:rPr>
          <w:rFonts w:hint="eastAsia" w:eastAsia="Arial Unicode MS"/>
          <w:kern w:val="0"/>
          <w:sz w:val="24"/>
        </w:rPr>
        <w:t>stow</w:t>
      </w:r>
      <w:r>
        <w:rPr>
          <w:rFonts w:eastAsia="Arial Unicode MS"/>
          <w:kern w:val="0"/>
          <w:sz w:val="24"/>
        </w:rPr>
        <w:t xml:space="preserve">ed on </w:t>
      </w:r>
      <w:r>
        <w:rPr>
          <w:rFonts w:hint="eastAsia" w:eastAsia="Arial Unicode MS"/>
          <w:kern w:val="0"/>
          <w:sz w:val="24"/>
        </w:rPr>
        <w:t>hatch covers</w:t>
      </w:r>
      <w:r>
        <w:rPr>
          <w:rFonts w:eastAsia="Arial Unicode MS"/>
          <w:kern w:val="0"/>
          <w:sz w:val="24"/>
        </w:rPr>
        <w:t xml:space="preserve"> from </w:t>
      </w:r>
      <w:r>
        <w:rPr>
          <w:rFonts w:hint="eastAsia"/>
          <w:kern w:val="0"/>
          <w:sz w:val="24"/>
        </w:rPr>
        <w:t>2</w:t>
      </w:r>
      <w:r>
        <w:rPr>
          <w:rFonts w:hint="eastAsia"/>
          <w:kern w:val="0"/>
          <w:sz w:val="24"/>
          <w:vertAlign w:val="superscript"/>
        </w:rPr>
        <w:t>nd</w:t>
      </w:r>
      <w:r>
        <w:rPr>
          <w:rFonts w:eastAsia="Arial Unicode MS"/>
          <w:kern w:val="0"/>
          <w:sz w:val="24"/>
        </w:rPr>
        <w:t>tier above No.</w:t>
      </w:r>
      <w:r>
        <w:rPr>
          <w:rFonts w:hint="eastAsia" w:eastAsia="Arial Unicode MS"/>
          <w:kern w:val="0"/>
          <w:sz w:val="24"/>
        </w:rPr>
        <w:t>2</w:t>
      </w:r>
      <w:r>
        <w:rPr>
          <w:rFonts w:eastAsia="Arial Unicode MS"/>
          <w:kern w:val="0"/>
          <w:sz w:val="24"/>
        </w:rPr>
        <w:t>~No.</w:t>
      </w:r>
      <w:r>
        <w:rPr>
          <w:rFonts w:hint="eastAsia"/>
          <w:kern w:val="0"/>
          <w:sz w:val="24"/>
        </w:rPr>
        <w:t>8</w:t>
      </w:r>
      <w:r>
        <w:rPr>
          <w:rFonts w:eastAsia="Arial Unicode MS"/>
          <w:kern w:val="0"/>
          <w:sz w:val="24"/>
        </w:rPr>
        <w:t xml:space="preserve"> hatch without additional lashing as outlined on G.A. plan.</w:t>
      </w:r>
    </w:p>
    <w:p w14:paraId="317486DB">
      <w:pPr>
        <w:autoSpaceDE w:val="0"/>
        <w:autoSpaceDN w:val="0"/>
        <w:adjustRightInd w:val="0"/>
        <w:ind w:left="962"/>
        <w:rPr>
          <w:color w:val="000000"/>
          <w:kern w:val="0"/>
          <w:sz w:val="24"/>
        </w:rPr>
      </w:pPr>
    </w:p>
    <w:p w14:paraId="4036F778">
      <w:pPr>
        <w:autoSpaceDE w:val="0"/>
        <w:autoSpaceDN w:val="0"/>
        <w:adjustRightInd w:val="0"/>
        <w:ind w:left="963"/>
        <w:rPr>
          <w:color w:val="000000"/>
          <w:kern w:val="0"/>
          <w:sz w:val="24"/>
        </w:rPr>
      </w:pPr>
      <w:r>
        <w:rPr>
          <w:color w:val="000000"/>
          <w:kern w:val="0"/>
          <w:sz w:val="24"/>
        </w:rPr>
        <w:t>C</w:t>
      </w:r>
      <w:r>
        <w:rPr>
          <w:rFonts w:hint="eastAsia"/>
          <w:color w:val="000000"/>
          <w:kern w:val="0"/>
          <w:sz w:val="24"/>
        </w:rPr>
        <w:t xml:space="preserve">ontainer on hatch cover to be arranged as symmetrical as </w:t>
      </w:r>
      <w:r>
        <w:rPr>
          <w:color w:val="000000"/>
          <w:kern w:val="0"/>
          <w:sz w:val="24"/>
        </w:rPr>
        <w:t>possible</w:t>
      </w:r>
      <w:r>
        <w:rPr>
          <w:rFonts w:hint="eastAsia"/>
          <w:color w:val="000000"/>
          <w:kern w:val="0"/>
          <w:sz w:val="24"/>
        </w:rPr>
        <w:t xml:space="preserve"> in the section view and the transverse </w:t>
      </w:r>
      <w:r>
        <w:rPr>
          <w:color w:val="000000"/>
          <w:kern w:val="0"/>
          <w:sz w:val="24"/>
        </w:rPr>
        <w:t>clearance</w:t>
      </w:r>
      <w:r>
        <w:rPr>
          <w:rFonts w:hint="eastAsia"/>
          <w:color w:val="000000"/>
          <w:kern w:val="0"/>
          <w:sz w:val="24"/>
        </w:rPr>
        <w:t xml:space="preserve"> between containers to be about 38mmin general.</w:t>
      </w:r>
    </w:p>
    <w:p w14:paraId="032A6949">
      <w:pPr>
        <w:autoSpaceDE w:val="0"/>
        <w:autoSpaceDN w:val="0"/>
        <w:adjustRightInd w:val="0"/>
        <w:ind w:left="963"/>
        <w:rPr>
          <w:color w:val="000000"/>
          <w:kern w:val="0"/>
          <w:sz w:val="24"/>
        </w:rPr>
      </w:pPr>
    </w:p>
    <w:p w14:paraId="1F8A63AC">
      <w:pPr>
        <w:autoSpaceDE w:val="0"/>
        <w:autoSpaceDN w:val="0"/>
        <w:adjustRightInd w:val="0"/>
        <w:ind w:left="963"/>
        <w:rPr>
          <w:color w:val="000000"/>
          <w:kern w:val="0"/>
          <w:sz w:val="24"/>
        </w:rPr>
      </w:pPr>
      <w:r>
        <w:rPr>
          <w:rFonts w:hint="eastAsia"/>
          <w:color w:val="000000"/>
          <w:kern w:val="0"/>
          <w:sz w:val="24"/>
        </w:rPr>
        <w:t>I</w:t>
      </w:r>
      <w:r>
        <w:rPr>
          <w:color w:val="000000"/>
          <w:kern w:val="0"/>
          <w:sz w:val="24"/>
        </w:rPr>
        <w:t>n general</w:t>
      </w:r>
      <w:r>
        <w:rPr>
          <w:rFonts w:hint="eastAsia"/>
          <w:color w:val="000000"/>
          <w:kern w:val="0"/>
          <w:sz w:val="24"/>
        </w:rPr>
        <w:t>, t</w:t>
      </w:r>
      <w:r>
        <w:rPr>
          <w:color w:val="000000"/>
          <w:kern w:val="0"/>
          <w:sz w:val="24"/>
        </w:rPr>
        <w:t xml:space="preserve">he containers on hatch covers and </w:t>
      </w:r>
      <w:r>
        <w:rPr>
          <w:rFonts w:hint="eastAsia"/>
          <w:color w:val="000000"/>
          <w:kern w:val="0"/>
          <w:sz w:val="24"/>
        </w:rPr>
        <w:t xml:space="preserve">upper </w:t>
      </w:r>
      <w:r>
        <w:rPr>
          <w:color w:val="000000"/>
          <w:kern w:val="0"/>
          <w:sz w:val="24"/>
        </w:rPr>
        <w:t>deck shall be secured by the combined use</w:t>
      </w:r>
      <w:r>
        <w:rPr>
          <w:rFonts w:hint="eastAsia"/>
          <w:color w:val="000000"/>
          <w:kern w:val="0"/>
          <w:sz w:val="24"/>
        </w:rPr>
        <w:t xml:space="preserve"> </w:t>
      </w:r>
      <w:r>
        <w:rPr>
          <w:color w:val="000000"/>
          <w:kern w:val="0"/>
          <w:sz w:val="24"/>
        </w:rPr>
        <w:t>of twist locks, lashing rods, turnbuckles</w:t>
      </w:r>
      <w:r>
        <w:rPr>
          <w:rFonts w:hint="eastAsia"/>
          <w:color w:val="000000"/>
          <w:kern w:val="0"/>
          <w:sz w:val="24"/>
        </w:rPr>
        <w:t xml:space="preserve">, and </w:t>
      </w:r>
      <w:r>
        <w:rPr>
          <w:color w:val="000000"/>
          <w:kern w:val="0"/>
          <w:sz w:val="24"/>
        </w:rPr>
        <w:t>lashing eyes.</w:t>
      </w:r>
    </w:p>
    <w:p w14:paraId="2E079384">
      <w:pPr>
        <w:autoSpaceDE w:val="0"/>
        <w:autoSpaceDN w:val="0"/>
        <w:adjustRightInd w:val="0"/>
        <w:rPr>
          <w:color w:val="000000"/>
          <w:kern w:val="0"/>
          <w:sz w:val="24"/>
        </w:rPr>
      </w:pPr>
    </w:p>
    <w:p w14:paraId="2526F71C">
      <w:pPr>
        <w:autoSpaceDE w:val="0"/>
        <w:autoSpaceDN w:val="0"/>
        <w:adjustRightInd w:val="0"/>
        <w:ind w:left="963"/>
        <w:rPr>
          <w:color w:val="000000"/>
          <w:kern w:val="0"/>
          <w:sz w:val="24"/>
        </w:rPr>
      </w:pPr>
      <w:r>
        <w:rPr>
          <w:color w:val="000000"/>
          <w:kern w:val="0"/>
          <w:sz w:val="24"/>
        </w:rPr>
        <w:t>Regardless of the maximum designed stack weight for the hatch covers</w:t>
      </w:r>
      <w:r>
        <w:rPr>
          <w:rFonts w:hint="eastAsia"/>
          <w:color w:val="000000"/>
          <w:kern w:val="0"/>
          <w:sz w:val="24"/>
        </w:rPr>
        <w:t xml:space="preserve"> and upper deck aft</w:t>
      </w:r>
      <w:r>
        <w:rPr>
          <w:color w:val="000000"/>
          <w:kern w:val="0"/>
          <w:sz w:val="24"/>
        </w:rPr>
        <w:t>, the maximum achievable stack weight of containers</w:t>
      </w:r>
      <w:r>
        <w:rPr>
          <w:rFonts w:hint="eastAsia"/>
          <w:color w:val="000000"/>
          <w:kern w:val="0"/>
          <w:sz w:val="24"/>
        </w:rPr>
        <w:t xml:space="preserve">, especially for the </w:t>
      </w:r>
      <w:r>
        <w:rPr>
          <w:color w:val="000000"/>
          <w:kern w:val="0"/>
          <w:sz w:val="24"/>
        </w:rPr>
        <w:t xml:space="preserve">outmost </w:t>
      </w:r>
      <w:r>
        <w:rPr>
          <w:rFonts w:hint="eastAsia"/>
          <w:color w:val="000000"/>
          <w:kern w:val="0"/>
          <w:sz w:val="24"/>
        </w:rPr>
        <w:t xml:space="preserve">row(s) containers, </w:t>
      </w:r>
      <w:r>
        <w:rPr>
          <w:color w:val="000000"/>
          <w:kern w:val="0"/>
          <w:sz w:val="24"/>
        </w:rPr>
        <w:t>may be adjusted in accordance with the lashing calculation result as per Class Rule</w:t>
      </w:r>
      <w:r>
        <w:rPr>
          <w:rFonts w:hint="eastAsia"/>
          <w:color w:val="000000"/>
          <w:kern w:val="0"/>
          <w:sz w:val="24"/>
        </w:rPr>
        <w:t xml:space="preserve"> </w:t>
      </w:r>
      <w:r>
        <w:rPr>
          <w:color w:val="000000"/>
          <w:kern w:val="0"/>
          <w:sz w:val="24"/>
        </w:rPr>
        <w:t>based on the following lashing patterns or</w:t>
      </w:r>
      <w:r>
        <w:rPr>
          <w:rFonts w:hint="eastAsia"/>
          <w:color w:val="000000"/>
          <w:kern w:val="0"/>
          <w:sz w:val="24"/>
        </w:rPr>
        <w:t xml:space="preserve"> </w:t>
      </w:r>
      <w:r>
        <w:rPr>
          <w:color w:val="000000"/>
          <w:kern w:val="0"/>
          <w:sz w:val="24"/>
        </w:rPr>
        <w:t>lashing patterns by Maker’s recommendation.</w:t>
      </w:r>
    </w:p>
    <w:p w14:paraId="0CB91717">
      <w:pPr>
        <w:autoSpaceDE w:val="0"/>
        <w:autoSpaceDN w:val="0"/>
        <w:adjustRightInd w:val="0"/>
        <w:ind w:left="963"/>
        <w:rPr>
          <w:color w:val="000000"/>
          <w:kern w:val="0"/>
          <w:sz w:val="24"/>
        </w:rPr>
      </w:pPr>
    </w:p>
    <w:p w14:paraId="37FF9C93">
      <w:pPr>
        <w:autoSpaceDE w:val="0"/>
        <w:autoSpaceDN w:val="0"/>
        <w:adjustRightInd w:val="0"/>
        <w:ind w:left="963"/>
        <w:rPr>
          <w:color w:val="000000"/>
          <w:kern w:val="0"/>
          <w:sz w:val="24"/>
          <w:u w:val="single"/>
        </w:rPr>
      </w:pPr>
      <w:r>
        <w:rPr>
          <w:rFonts w:hint="eastAsia"/>
          <w:color w:val="000000"/>
          <w:kern w:val="0"/>
          <w:sz w:val="24"/>
          <w:u w:val="single"/>
        </w:rPr>
        <w:t>Lashing pattern:</w:t>
      </w:r>
    </w:p>
    <w:p w14:paraId="4419CB99">
      <w:pPr>
        <w:autoSpaceDE w:val="0"/>
        <w:autoSpaceDN w:val="0"/>
        <w:adjustRightInd w:val="0"/>
        <w:ind w:left="963"/>
        <w:rPr>
          <w:color w:val="000000"/>
          <w:kern w:val="0"/>
          <w:sz w:val="24"/>
        </w:rPr>
      </w:pPr>
    </w:p>
    <w:p w14:paraId="005A0ACF">
      <w:pPr>
        <w:autoSpaceDE w:val="0"/>
        <w:autoSpaceDN w:val="0"/>
        <w:adjustRightInd w:val="0"/>
        <w:ind w:left="963"/>
        <w:rPr>
          <w:color w:val="000000"/>
          <w:kern w:val="0"/>
          <w:sz w:val="24"/>
        </w:rPr>
      </w:pPr>
      <w:r>
        <w:rPr>
          <w:rFonts w:hint="eastAsia"/>
          <w:color w:val="000000"/>
          <w:kern w:val="0"/>
          <w:sz w:val="24"/>
        </w:rPr>
        <w:t xml:space="preserve">Internal lashing pattern shall be applied, in general. </w:t>
      </w:r>
    </w:p>
    <w:p w14:paraId="7DA7DCAA">
      <w:pPr>
        <w:autoSpaceDE w:val="0"/>
        <w:autoSpaceDN w:val="0"/>
        <w:adjustRightInd w:val="0"/>
        <w:ind w:left="963"/>
        <w:rPr>
          <w:color w:val="000000"/>
          <w:kern w:val="0"/>
          <w:sz w:val="24"/>
        </w:rPr>
      </w:pPr>
    </w:p>
    <w:tbl>
      <w:tblPr>
        <w:tblStyle w:val="40"/>
        <w:tblW w:w="8550" w:type="dxa"/>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9"/>
        <w:gridCol w:w="3844"/>
        <w:gridCol w:w="992"/>
        <w:gridCol w:w="2455"/>
      </w:tblGrid>
      <w:tr w14:paraId="4316E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59" w:type="dxa"/>
            <w:shd w:val="clear" w:color="auto" w:fill="auto"/>
          </w:tcPr>
          <w:p w14:paraId="6748D232">
            <w:pPr>
              <w:autoSpaceDE w:val="0"/>
              <w:autoSpaceDN w:val="0"/>
              <w:adjustRightInd w:val="0"/>
              <w:rPr>
                <w:color w:val="000000"/>
                <w:kern w:val="0"/>
                <w:sz w:val="24"/>
              </w:rPr>
            </w:pPr>
          </w:p>
        </w:tc>
        <w:tc>
          <w:tcPr>
            <w:tcW w:w="3844" w:type="dxa"/>
            <w:shd w:val="clear" w:color="auto" w:fill="auto"/>
          </w:tcPr>
          <w:p w14:paraId="33B56C27">
            <w:pPr>
              <w:autoSpaceDE w:val="0"/>
              <w:autoSpaceDN w:val="0"/>
              <w:adjustRightInd w:val="0"/>
              <w:jc w:val="center"/>
              <w:rPr>
                <w:color w:val="000000"/>
                <w:kern w:val="0"/>
                <w:sz w:val="24"/>
              </w:rPr>
            </w:pPr>
            <w:r>
              <w:rPr>
                <w:color w:val="000000"/>
                <w:kern w:val="0"/>
                <w:sz w:val="24"/>
              </w:rPr>
              <w:t>For 40ft /45ft containers</w:t>
            </w:r>
            <w:r>
              <w:rPr>
                <w:rFonts w:hint="eastAsia"/>
                <w:color w:val="000000"/>
                <w:kern w:val="0"/>
                <w:sz w:val="24"/>
              </w:rPr>
              <w:t xml:space="preserve"> on hatch cover and upper deck</w:t>
            </w:r>
          </w:p>
        </w:tc>
        <w:tc>
          <w:tcPr>
            <w:tcW w:w="3447" w:type="dxa"/>
            <w:gridSpan w:val="2"/>
            <w:shd w:val="clear" w:color="auto" w:fill="auto"/>
          </w:tcPr>
          <w:p w14:paraId="5C80D5CA">
            <w:pPr>
              <w:autoSpaceDE w:val="0"/>
              <w:autoSpaceDN w:val="0"/>
              <w:adjustRightInd w:val="0"/>
              <w:jc w:val="center"/>
              <w:rPr>
                <w:color w:val="000000"/>
                <w:kern w:val="0"/>
                <w:sz w:val="24"/>
              </w:rPr>
            </w:pPr>
            <w:r>
              <w:rPr>
                <w:color w:val="000000"/>
                <w:kern w:val="0"/>
                <w:sz w:val="24"/>
              </w:rPr>
              <w:t>For 20ft containers</w:t>
            </w:r>
          </w:p>
        </w:tc>
      </w:tr>
      <w:tr w14:paraId="081F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vMerge w:val="restart"/>
            <w:shd w:val="clear" w:color="auto" w:fill="auto"/>
          </w:tcPr>
          <w:p w14:paraId="08B56223">
            <w:pPr>
              <w:autoSpaceDE w:val="0"/>
              <w:autoSpaceDN w:val="0"/>
              <w:adjustRightInd w:val="0"/>
              <w:rPr>
                <w:color w:val="000000"/>
                <w:kern w:val="0"/>
                <w:sz w:val="24"/>
              </w:rPr>
            </w:pPr>
            <w:r>
              <w:rPr>
                <w:color w:val="000000"/>
                <w:kern w:val="0"/>
                <w:sz w:val="24"/>
              </w:rPr>
              <w:t>Inboard container</w:t>
            </w:r>
            <w:r>
              <w:rPr>
                <w:rFonts w:hint="eastAsia"/>
                <w:color w:val="000000"/>
                <w:kern w:val="0"/>
                <w:sz w:val="24"/>
              </w:rPr>
              <w:t xml:space="preserve"> stacks</w:t>
            </w:r>
          </w:p>
        </w:tc>
        <w:tc>
          <w:tcPr>
            <w:tcW w:w="3844" w:type="dxa"/>
            <w:vMerge w:val="restart"/>
            <w:shd w:val="clear" w:color="auto" w:fill="auto"/>
          </w:tcPr>
          <w:p w14:paraId="4C903CB2">
            <w:pPr>
              <w:autoSpaceDE w:val="0"/>
              <w:autoSpaceDN w:val="0"/>
              <w:adjustRightInd w:val="0"/>
              <w:jc w:val="left"/>
              <w:rPr>
                <w:color w:val="000000"/>
                <w:kern w:val="0"/>
                <w:sz w:val="24"/>
              </w:rPr>
            </w:pPr>
            <w:r>
              <w:rPr>
                <w:color w:val="000000"/>
                <w:kern w:val="0"/>
                <w:sz w:val="24"/>
              </w:rPr>
              <w:t>Double</w:t>
            </w:r>
            <w:r>
              <w:rPr>
                <w:rFonts w:hint="eastAsia"/>
                <w:color w:val="000000"/>
                <w:kern w:val="0"/>
                <w:sz w:val="24"/>
              </w:rPr>
              <w:t xml:space="preserve"> </w:t>
            </w:r>
            <w:r>
              <w:rPr>
                <w:color w:val="000000"/>
                <w:kern w:val="0"/>
                <w:sz w:val="24"/>
              </w:rPr>
              <w:t xml:space="preserve">cross lashing (short) </w:t>
            </w:r>
          </w:p>
        </w:tc>
        <w:tc>
          <w:tcPr>
            <w:tcW w:w="992" w:type="dxa"/>
            <w:shd w:val="clear" w:color="auto" w:fill="auto"/>
          </w:tcPr>
          <w:p w14:paraId="19991D23">
            <w:pPr>
              <w:autoSpaceDE w:val="0"/>
              <w:autoSpaceDN w:val="0"/>
              <w:adjustRightInd w:val="0"/>
              <w:rPr>
                <w:color w:val="000000"/>
                <w:kern w:val="0"/>
                <w:sz w:val="24"/>
              </w:rPr>
            </w:pPr>
            <w:r>
              <w:rPr>
                <w:rFonts w:hint="eastAsia"/>
                <w:color w:val="000000"/>
                <w:kern w:val="0"/>
                <w:sz w:val="24"/>
              </w:rPr>
              <w:t>Gap</w:t>
            </w:r>
          </w:p>
        </w:tc>
        <w:tc>
          <w:tcPr>
            <w:tcW w:w="2455" w:type="dxa"/>
            <w:shd w:val="clear" w:color="auto" w:fill="auto"/>
          </w:tcPr>
          <w:p w14:paraId="7075C44A">
            <w:pPr>
              <w:autoSpaceDE w:val="0"/>
              <w:autoSpaceDN w:val="0"/>
              <w:adjustRightInd w:val="0"/>
              <w:jc w:val="left"/>
              <w:rPr>
                <w:color w:val="000000"/>
                <w:kern w:val="0"/>
                <w:sz w:val="24"/>
              </w:rPr>
            </w:pPr>
            <w:r>
              <w:t>single</w:t>
            </w:r>
            <w:r>
              <w:rPr>
                <w:rFonts w:hint="eastAsia"/>
                <w:color w:val="000000"/>
                <w:kern w:val="0"/>
                <w:sz w:val="24"/>
              </w:rPr>
              <w:t xml:space="preserve"> </w:t>
            </w:r>
            <w:r>
              <w:rPr>
                <w:color w:val="000000"/>
                <w:kern w:val="0"/>
                <w:sz w:val="24"/>
              </w:rPr>
              <w:t>short</w:t>
            </w:r>
            <w:r>
              <w:rPr>
                <w:rFonts w:hint="eastAsia"/>
                <w:color w:val="000000"/>
                <w:kern w:val="0"/>
                <w:sz w:val="24"/>
              </w:rPr>
              <w:t xml:space="preserve"> cross</w:t>
            </w:r>
          </w:p>
        </w:tc>
      </w:tr>
      <w:tr w14:paraId="768ED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vMerge w:val="continue"/>
            <w:shd w:val="clear" w:color="auto" w:fill="auto"/>
          </w:tcPr>
          <w:p w14:paraId="389700C2">
            <w:pPr>
              <w:autoSpaceDE w:val="0"/>
              <w:autoSpaceDN w:val="0"/>
              <w:adjustRightInd w:val="0"/>
              <w:rPr>
                <w:color w:val="000000"/>
                <w:kern w:val="0"/>
                <w:sz w:val="24"/>
              </w:rPr>
            </w:pPr>
          </w:p>
        </w:tc>
        <w:tc>
          <w:tcPr>
            <w:tcW w:w="3844" w:type="dxa"/>
            <w:vMerge w:val="continue"/>
            <w:shd w:val="clear" w:color="auto" w:fill="auto"/>
          </w:tcPr>
          <w:p w14:paraId="3B6B25F6">
            <w:pPr>
              <w:autoSpaceDE w:val="0"/>
              <w:autoSpaceDN w:val="0"/>
              <w:adjustRightInd w:val="0"/>
              <w:jc w:val="left"/>
              <w:rPr>
                <w:color w:val="000000"/>
                <w:kern w:val="0"/>
                <w:sz w:val="24"/>
              </w:rPr>
            </w:pPr>
          </w:p>
        </w:tc>
        <w:tc>
          <w:tcPr>
            <w:tcW w:w="992" w:type="dxa"/>
            <w:shd w:val="clear" w:color="auto" w:fill="auto"/>
          </w:tcPr>
          <w:p w14:paraId="2E5F5EA6">
            <w:pPr>
              <w:autoSpaceDE w:val="0"/>
              <w:autoSpaceDN w:val="0"/>
              <w:adjustRightInd w:val="0"/>
              <w:rPr>
                <w:color w:val="000000"/>
                <w:kern w:val="0"/>
                <w:sz w:val="24"/>
              </w:rPr>
            </w:pPr>
            <w:r>
              <w:rPr>
                <w:rFonts w:hint="eastAsia"/>
                <w:color w:val="000000"/>
                <w:kern w:val="0"/>
                <w:sz w:val="24"/>
              </w:rPr>
              <w:t>End</w:t>
            </w:r>
          </w:p>
        </w:tc>
        <w:tc>
          <w:tcPr>
            <w:tcW w:w="2455" w:type="dxa"/>
            <w:shd w:val="clear" w:color="auto" w:fill="auto"/>
          </w:tcPr>
          <w:p w14:paraId="0258E677">
            <w:pPr>
              <w:autoSpaceDE w:val="0"/>
              <w:autoSpaceDN w:val="0"/>
              <w:adjustRightInd w:val="0"/>
              <w:jc w:val="left"/>
              <w:rPr>
                <w:color w:val="000000"/>
                <w:kern w:val="0"/>
                <w:sz w:val="24"/>
              </w:rPr>
            </w:pPr>
            <w:r>
              <w:rPr>
                <w:rFonts w:hint="eastAsia"/>
              </w:rPr>
              <w:t>s</w:t>
            </w:r>
            <w:r>
              <w:t>ingle</w:t>
            </w:r>
            <w:r>
              <w:rPr>
                <w:rFonts w:hint="eastAsia"/>
              </w:rPr>
              <w:t xml:space="preserve"> </w:t>
            </w:r>
            <w:r>
              <w:rPr>
                <w:rFonts w:hint="eastAsia"/>
                <w:color w:val="000000"/>
                <w:kern w:val="0"/>
                <w:sz w:val="24"/>
              </w:rPr>
              <w:t>short cross</w:t>
            </w:r>
          </w:p>
        </w:tc>
      </w:tr>
      <w:tr w14:paraId="4C8AC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59" w:type="dxa"/>
            <w:vMerge w:val="restart"/>
            <w:shd w:val="clear" w:color="auto" w:fill="auto"/>
          </w:tcPr>
          <w:p w14:paraId="2C62E5B4">
            <w:pPr>
              <w:autoSpaceDE w:val="0"/>
              <w:autoSpaceDN w:val="0"/>
              <w:adjustRightInd w:val="0"/>
              <w:rPr>
                <w:color w:val="000000"/>
                <w:kern w:val="0"/>
                <w:sz w:val="24"/>
              </w:rPr>
            </w:pPr>
            <w:r>
              <w:rPr>
                <w:color w:val="000000"/>
                <w:kern w:val="0"/>
                <w:sz w:val="24"/>
              </w:rPr>
              <w:t>Out</w:t>
            </w:r>
            <w:r>
              <w:rPr>
                <w:rFonts w:hint="eastAsia"/>
                <w:color w:val="000000"/>
                <w:kern w:val="0"/>
                <w:sz w:val="24"/>
              </w:rPr>
              <w:t>board</w:t>
            </w:r>
            <w:r>
              <w:rPr>
                <w:color w:val="000000"/>
                <w:kern w:val="0"/>
                <w:sz w:val="24"/>
              </w:rPr>
              <w:t xml:space="preserve"> container</w:t>
            </w:r>
            <w:r>
              <w:rPr>
                <w:rFonts w:hint="eastAsia"/>
                <w:color w:val="000000"/>
                <w:kern w:val="0"/>
                <w:sz w:val="24"/>
              </w:rPr>
              <w:t xml:space="preserve"> stacks</w:t>
            </w:r>
          </w:p>
        </w:tc>
        <w:tc>
          <w:tcPr>
            <w:tcW w:w="3844" w:type="dxa"/>
            <w:vMerge w:val="restart"/>
            <w:shd w:val="clear" w:color="auto" w:fill="auto"/>
          </w:tcPr>
          <w:p w14:paraId="25C1C760">
            <w:pPr>
              <w:autoSpaceDE w:val="0"/>
              <w:autoSpaceDN w:val="0"/>
              <w:adjustRightInd w:val="0"/>
              <w:jc w:val="left"/>
              <w:rPr>
                <w:color w:val="000000"/>
                <w:kern w:val="0"/>
                <w:sz w:val="24"/>
              </w:rPr>
            </w:pPr>
            <w:r>
              <w:rPr>
                <w:color w:val="000000"/>
                <w:kern w:val="0"/>
                <w:sz w:val="24"/>
              </w:rPr>
              <w:t>Double</w:t>
            </w:r>
            <w:r>
              <w:rPr>
                <w:rFonts w:hint="eastAsia"/>
                <w:color w:val="000000"/>
                <w:kern w:val="0"/>
                <w:sz w:val="24"/>
              </w:rPr>
              <w:t xml:space="preserve"> </w:t>
            </w:r>
            <w:r>
              <w:rPr>
                <w:color w:val="000000"/>
                <w:kern w:val="0"/>
                <w:sz w:val="24"/>
              </w:rPr>
              <w:t xml:space="preserve">cross lashing (short) </w:t>
            </w:r>
            <w:r>
              <w:rPr>
                <w:rFonts w:hint="eastAsia"/>
                <w:color w:val="000000"/>
                <w:kern w:val="0"/>
                <w:sz w:val="24"/>
              </w:rPr>
              <w:t xml:space="preserve">+ Single </w:t>
            </w:r>
            <w:r>
              <w:rPr>
                <w:color w:val="000000"/>
                <w:sz w:val="24"/>
              </w:rPr>
              <w:t>diagonal</w:t>
            </w:r>
            <w:r>
              <w:rPr>
                <w:rFonts w:hint="eastAsia"/>
                <w:color w:val="000000"/>
                <w:sz w:val="24"/>
              </w:rPr>
              <w:t xml:space="preserve"> lashing</w:t>
            </w:r>
            <w:r>
              <w:rPr>
                <w:rFonts w:hint="eastAsia"/>
                <w:color w:val="000000"/>
                <w:kern w:val="0"/>
                <w:sz w:val="24"/>
              </w:rPr>
              <w:t xml:space="preserve">(long) </w:t>
            </w:r>
          </w:p>
        </w:tc>
        <w:tc>
          <w:tcPr>
            <w:tcW w:w="992" w:type="dxa"/>
            <w:shd w:val="clear" w:color="auto" w:fill="auto"/>
          </w:tcPr>
          <w:p w14:paraId="18BD6FA8">
            <w:pPr>
              <w:autoSpaceDE w:val="0"/>
              <w:autoSpaceDN w:val="0"/>
              <w:adjustRightInd w:val="0"/>
              <w:rPr>
                <w:color w:val="000000"/>
                <w:kern w:val="0"/>
                <w:sz w:val="24"/>
              </w:rPr>
            </w:pPr>
            <w:r>
              <w:rPr>
                <w:rFonts w:hint="eastAsia"/>
                <w:color w:val="000000"/>
                <w:kern w:val="0"/>
                <w:sz w:val="24"/>
              </w:rPr>
              <w:t>Gap</w:t>
            </w:r>
          </w:p>
        </w:tc>
        <w:tc>
          <w:tcPr>
            <w:tcW w:w="2455" w:type="dxa"/>
            <w:shd w:val="clear" w:color="auto" w:fill="auto"/>
          </w:tcPr>
          <w:p w14:paraId="042E9849">
            <w:pPr>
              <w:autoSpaceDE w:val="0"/>
              <w:autoSpaceDN w:val="0"/>
              <w:adjustRightInd w:val="0"/>
              <w:jc w:val="left"/>
              <w:rPr>
                <w:color w:val="000000"/>
                <w:kern w:val="0"/>
                <w:sz w:val="24"/>
              </w:rPr>
            </w:pPr>
            <w:r>
              <w:t>S</w:t>
            </w:r>
            <w:r>
              <w:rPr>
                <w:rFonts w:hint="eastAsia"/>
              </w:rPr>
              <w:t>ingle short cross+long wind lashing+long vertical lashing</w:t>
            </w:r>
          </w:p>
        </w:tc>
      </w:tr>
      <w:tr w14:paraId="4114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259" w:type="dxa"/>
            <w:vMerge w:val="continue"/>
            <w:shd w:val="clear" w:color="auto" w:fill="auto"/>
          </w:tcPr>
          <w:p w14:paraId="28EC9162">
            <w:pPr>
              <w:autoSpaceDE w:val="0"/>
              <w:autoSpaceDN w:val="0"/>
              <w:adjustRightInd w:val="0"/>
              <w:rPr>
                <w:color w:val="000000"/>
                <w:kern w:val="0"/>
                <w:sz w:val="24"/>
              </w:rPr>
            </w:pPr>
          </w:p>
        </w:tc>
        <w:tc>
          <w:tcPr>
            <w:tcW w:w="3844" w:type="dxa"/>
            <w:vMerge w:val="continue"/>
            <w:shd w:val="clear" w:color="auto" w:fill="auto"/>
          </w:tcPr>
          <w:p w14:paraId="14162E1E">
            <w:pPr>
              <w:autoSpaceDE w:val="0"/>
              <w:autoSpaceDN w:val="0"/>
              <w:adjustRightInd w:val="0"/>
              <w:jc w:val="left"/>
              <w:rPr>
                <w:color w:val="000000"/>
                <w:kern w:val="0"/>
                <w:sz w:val="24"/>
              </w:rPr>
            </w:pPr>
          </w:p>
        </w:tc>
        <w:tc>
          <w:tcPr>
            <w:tcW w:w="992" w:type="dxa"/>
            <w:shd w:val="clear" w:color="auto" w:fill="auto"/>
          </w:tcPr>
          <w:p w14:paraId="63D5E14E">
            <w:pPr>
              <w:autoSpaceDE w:val="0"/>
              <w:autoSpaceDN w:val="0"/>
              <w:adjustRightInd w:val="0"/>
              <w:rPr>
                <w:color w:val="000000"/>
                <w:kern w:val="0"/>
                <w:sz w:val="24"/>
              </w:rPr>
            </w:pPr>
            <w:r>
              <w:rPr>
                <w:rFonts w:hint="eastAsia"/>
                <w:color w:val="000000"/>
                <w:kern w:val="0"/>
                <w:sz w:val="24"/>
              </w:rPr>
              <w:t>End</w:t>
            </w:r>
          </w:p>
        </w:tc>
        <w:tc>
          <w:tcPr>
            <w:tcW w:w="2455" w:type="dxa"/>
            <w:shd w:val="clear" w:color="auto" w:fill="auto"/>
          </w:tcPr>
          <w:p w14:paraId="56129347">
            <w:pPr>
              <w:autoSpaceDE w:val="0"/>
              <w:autoSpaceDN w:val="0"/>
              <w:adjustRightInd w:val="0"/>
              <w:jc w:val="left"/>
              <w:rPr>
                <w:color w:val="000000"/>
                <w:kern w:val="0"/>
                <w:sz w:val="24"/>
              </w:rPr>
            </w:pPr>
            <w:r>
              <w:t xml:space="preserve">double </w:t>
            </w:r>
            <w:r>
              <w:rPr>
                <w:rFonts w:hint="eastAsia"/>
                <w:color w:val="000000"/>
                <w:kern w:val="0"/>
                <w:sz w:val="24"/>
              </w:rPr>
              <w:t>lashing</w:t>
            </w:r>
          </w:p>
        </w:tc>
      </w:tr>
    </w:tbl>
    <w:p w14:paraId="0B2240A3">
      <w:pPr>
        <w:autoSpaceDE w:val="0"/>
        <w:autoSpaceDN w:val="0"/>
        <w:adjustRightInd w:val="0"/>
        <w:rPr>
          <w:color w:val="000000"/>
          <w:kern w:val="0"/>
          <w:sz w:val="24"/>
        </w:rPr>
      </w:pPr>
    </w:p>
    <w:p w14:paraId="363E571C">
      <w:pPr>
        <w:autoSpaceDE w:val="0"/>
        <w:autoSpaceDN w:val="0"/>
        <w:adjustRightInd w:val="0"/>
        <w:ind w:left="963"/>
        <w:rPr>
          <w:color w:val="000000"/>
          <w:kern w:val="0"/>
          <w:sz w:val="24"/>
        </w:rPr>
      </w:pPr>
      <w:r>
        <w:rPr>
          <w:color w:val="000000"/>
          <w:kern w:val="0"/>
          <w:sz w:val="24"/>
        </w:rPr>
        <w:t xml:space="preserve">Container lashing method shall be in accordance with the </w:t>
      </w:r>
      <w:r>
        <w:rPr>
          <w:rFonts w:hint="eastAsia"/>
          <w:color w:val="000000"/>
          <w:kern w:val="0"/>
          <w:sz w:val="24"/>
        </w:rPr>
        <w:t>Maker</w:t>
      </w:r>
      <w:r>
        <w:rPr>
          <w:color w:val="000000"/>
          <w:kern w:val="0"/>
          <w:sz w:val="24"/>
        </w:rPr>
        <w:t>’s standard to</w:t>
      </w:r>
      <w:r>
        <w:rPr>
          <w:rFonts w:hint="eastAsia"/>
          <w:color w:val="000000"/>
          <w:kern w:val="0"/>
          <w:sz w:val="24"/>
        </w:rPr>
        <w:t xml:space="preserve"> </w:t>
      </w:r>
      <w:r>
        <w:rPr>
          <w:color w:val="000000"/>
          <w:kern w:val="0"/>
          <w:sz w:val="24"/>
        </w:rPr>
        <w:t xml:space="preserve">comply with the Rules requirement and shall be submitted to the </w:t>
      </w:r>
      <w:r>
        <w:rPr>
          <w:rFonts w:hint="eastAsia"/>
          <w:color w:val="000000"/>
          <w:kern w:val="0"/>
          <w:sz w:val="24"/>
        </w:rPr>
        <w:t>Buy</w:t>
      </w:r>
      <w:r>
        <w:rPr>
          <w:color w:val="000000"/>
          <w:kern w:val="0"/>
          <w:sz w:val="24"/>
        </w:rPr>
        <w:t>er for reference.</w:t>
      </w:r>
    </w:p>
    <w:p w14:paraId="4DBA8527">
      <w:pPr>
        <w:autoSpaceDE w:val="0"/>
        <w:autoSpaceDN w:val="0"/>
        <w:adjustRightInd w:val="0"/>
        <w:ind w:left="963"/>
        <w:rPr>
          <w:color w:val="000000"/>
          <w:kern w:val="0"/>
          <w:sz w:val="24"/>
        </w:rPr>
      </w:pPr>
    </w:p>
    <w:p w14:paraId="47DC0F1F">
      <w:pPr>
        <w:autoSpaceDE w:val="0"/>
        <w:autoSpaceDN w:val="0"/>
        <w:adjustRightInd w:val="0"/>
        <w:ind w:left="962"/>
        <w:rPr>
          <w:color w:val="000000"/>
          <w:kern w:val="0"/>
          <w:sz w:val="24"/>
        </w:rPr>
      </w:pPr>
      <w:r>
        <w:rPr>
          <w:rFonts w:hint="eastAsia"/>
          <w:color w:val="000000"/>
          <w:kern w:val="0"/>
          <w:sz w:val="24"/>
        </w:rPr>
        <w:t>The permissible weight distribution of containers in each tier to be decided in accordance with the Class Rules.</w:t>
      </w:r>
    </w:p>
    <w:p w14:paraId="240C326C">
      <w:pPr>
        <w:autoSpaceDE w:val="0"/>
        <w:autoSpaceDN w:val="0"/>
        <w:adjustRightInd w:val="0"/>
        <w:ind w:left="962"/>
        <w:rPr>
          <w:color w:val="000000"/>
          <w:kern w:val="0"/>
          <w:sz w:val="24"/>
        </w:rPr>
      </w:pPr>
    </w:p>
    <w:p w14:paraId="1587ADE5">
      <w:pPr>
        <w:autoSpaceDE w:val="0"/>
        <w:autoSpaceDN w:val="0"/>
        <w:adjustRightInd w:val="0"/>
        <w:ind w:left="963"/>
        <w:rPr>
          <w:color w:val="000000"/>
          <w:kern w:val="0"/>
          <w:sz w:val="24"/>
        </w:rPr>
      </w:pPr>
      <w:r>
        <w:rPr>
          <w:color w:val="000000"/>
          <w:kern w:val="0"/>
          <w:sz w:val="24"/>
        </w:rPr>
        <w:t>T</w:t>
      </w:r>
      <w:r>
        <w:rPr>
          <w:rFonts w:hint="eastAsia"/>
          <w:color w:val="000000"/>
          <w:kern w:val="0"/>
          <w:sz w:val="24"/>
        </w:rPr>
        <w:t xml:space="preserve">he container fixed fitting to be </w:t>
      </w:r>
      <w:r>
        <w:rPr>
          <w:color w:val="000000"/>
          <w:kern w:val="0"/>
          <w:sz w:val="24"/>
        </w:rPr>
        <w:t>arranged</w:t>
      </w:r>
      <w:r>
        <w:rPr>
          <w:rFonts w:hint="eastAsia"/>
          <w:color w:val="000000"/>
          <w:kern w:val="0"/>
          <w:sz w:val="24"/>
        </w:rPr>
        <w:t xml:space="preserve"> on hatch cover, deck stanchion and upper deck </w:t>
      </w:r>
      <w:r>
        <w:rPr>
          <w:color w:val="000000"/>
          <w:kern w:val="0"/>
          <w:sz w:val="24"/>
        </w:rPr>
        <w:t xml:space="preserve">based on the </w:t>
      </w:r>
      <w:r>
        <w:rPr>
          <w:rFonts w:hint="eastAsia"/>
          <w:color w:val="000000"/>
          <w:kern w:val="0"/>
          <w:sz w:val="24"/>
        </w:rPr>
        <w:t>above</w:t>
      </w:r>
      <w:r>
        <w:rPr>
          <w:color w:val="000000"/>
          <w:kern w:val="0"/>
          <w:sz w:val="24"/>
        </w:rPr>
        <w:t xml:space="preserve"> lashing pattern</w:t>
      </w:r>
      <w:r>
        <w:rPr>
          <w:rFonts w:hint="eastAsia"/>
          <w:color w:val="000000"/>
          <w:kern w:val="0"/>
          <w:sz w:val="24"/>
        </w:rPr>
        <w:t>s</w:t>
      </w:r>
      <w:r>
        <w:rPr>
          <w:color w:val="000000"/>
          <w:kern w:val="0"/>
          <w:sz w:val="24"/>
        </w:rPr>
        <w:t>.</w:t>
      </w:r>
    </w:p>
    <w:p w14:paraId="07AEC924">
      <w:pPr>
        <w:autoSpaceDE w:val="0"/>
        <w:autoSpaceDN w:val="0"/>
        <w:adjustRightInd w:val="0"/>
        <w:rPr>
          <w:color w:val="000000"/>
          <w:kern w:val="0"/>
          <w:sz w:val="24"/>
        </w:rPr>
      </w:pPr>
    </w:p>
    <w:p w14:paraId="3BA37A08">
      <w:pPr>
        <w:autoSpaceDE w:val="0"/>
        <w:autoSpaceDN w:val="0"/>
        <w:adjustRightInd w:val="0"/>
        <w:ind w:left="963"/>
        <w:rPr>
          <w:color w:val="000000"/>
          <w:kern w:val="0"/>
          <w:sz w:val="24"/>
        </w:rPr>
      </w:pPr>
      <w:r>
        <w:rPr>
          <w:color w:val="000000"/>
          <w:kern w:val="0"/>
          <w:sz w:val="24"/>
        </w:rPr>
        <w:t>ISO raised type twist lock foundation (about 110 mm high) and fixed type lashing eye plate shall be fitted on hatch cover, deck stanchion and upper deck for container stowage.</w:t>
      </w:r>
      <w:r>
        <w:rPr>
          <w:rFonts w:hint="eastAsia"/>
          <w:color w:val="000000"/>
          <w:kern w:val="0"/>
          <w:sz w:val="24"/>
        </w:rPr>
        <w:t xml:space="preserve"> </w:t>
      </w:r>
      <w:r>
        <w:rPr>
          <w:color w:val="000000"/>
          <w:kern w:val="0"/>
          <w:sz w:val="24"/>
        </w:rPr>
        <w:t>Eye plate shall be sufficiently spaced to allow for easy insert</w:t>
      </w:r>
      <w:r>
        <w:rPr>
          <w:rFonts w:hint="eastAsia"/>
          <w:color w:val="000000"/>
          <w:kern w:val="0"/>
          <w:sz w:val="24"/>
        </w:rPr>
        <w:t xml:space="preserve">ing </w:t>
      </w:r>
      <w:r>
        <w:rPr>
          <w:color w:val="000000"/>
          <w:kern w:val="0"/>
          <w:sz w:val="24"/>
        </w:rPr>
        <w:t>/removal of lashing bar ends</w:t>
      </w:r>
      <w:r>
        <w:rPr>
          <w:rFonts w:hint="eastAsia"/>
          <w:color w:val="000000"/>
          <w:kern w:val="0"/>
          <w:sz w:val="24"/>
        </w:rPr>
        <w:t>.</w:t>
      </w:r>
    </w:p>
    <w:p w14:paraId="38827EF4">
      <w:pPr>
        <w:autoSpaceDE w:val="0"/>
        <w:autoSpaceDN w:val="0"/>
        <w:adjustRightInd w:val="0"/>
        <w:ind w:left="963"/>
        <w:jc w:val="left"/>
        <w:rPr>
          <w:rFonts w:eastAsia="Arial Unicode MS"/>
          <w:kern w:val="0"/>
          <w:sz w:val="24"/>
        </w:rPr>
      </w:pPr>
    </w:p>
    <w:p w14:paraId="23A9B3AE">
      <w:pPr>
        <w:autoSpaceDE w:val="0"/>
        <w:autoSpaceDN w:val="0"/>
        <w:adjustRightInd w:val="0"/>
        <w:ind w:left="963"/>
        <w:rPr>
          <w:color w:val="000000"/>
          <w:kern w:val="0"/>
          <w:sz w:val="24"/>
        </w:rPr>
      </w:pPr>
      <w:r>
        <w:rPr>
          <w:rFonts w:hint="eastAsia"/>
          <w:color w:val="000000"/>
          <w:kern w:val="0"/>
          <w:sz w:val="24"/>
        </w:rPr>
        <w:t>E</w:t>
      </w:r>
      <w:r>
        <w:rPr>
          <w:color w:val="000000"/>
          <w:kern w:val="0"/>
          <w:sz w:val="24"/>
        </w:rPr>
        <w:t>longated</w:t>
      </w:r>
      <w:r>
        <w:rPr>
          <w:rFonts w:hint="eastAsia"/>
          <w:color w:val="000000"/>
          <w:kern w:val="0"/>
          <w:sz w:val="24"/>
        </w:rPr>
        <w:t xml:space="preserve">-hole type twist lock sockets </w:t>
      </w:r>
      <w:r>
        <w:rPr>
          <w:color w:val="000000"/>
          <w:kern w:val="0"/>
          <w:sz w:val="24"/>
        </w:rPr>
        <w:t xml:space="preserve">shall be fitted on </w:t>
      </w:r>
      <w:r>
        <w:rPr>
          <w:rFonts w:eastAsia="Arial Unicode MS"/>
          <w:kern w:val="0"/>
          <w:sz w:val="24"/>
        </w:rPr>
        <w:t>outmost side of hatch cover or on deck stanchion</w:t>
      </w:r>
      <w:r>
        <w:rPr>
          <w:rFonts w:hint="eastAsia" w:eastAsia="Arial Unicode MS"/>
          <w:kern w:val="0"/>
          <w:sz w:val="24"/>
        </w:rPr>
        <w:t xml:space="preserve"> </w:t>
      </w:r>
      <w:r>
        <w:rPr>
          <w:rFonts w:eastAsia="Arial Unicode MS"/>
          <w:kern w:val="0"/>
          <w:sz w:val="24"/>
        </w:rPr>
        <w:t xml:space="preserve">considering hatch cover movement as per </w:t>
      </w:r>
      <w:r>
        <w:rPr>
          <w:rFonts w:hint="eastAsia" w:eastAsia="Arial Unicode MS"/>
          <w:kern w:val="0"/>
          <w:sz w:val="24"/>
        </w:rPr>
        <w:t>Maker</w:t>
      </w:r>
      <w:r>
        <w:rPr>
          <w:rFonts w:eastAsia="Arial Unicode MS"/>
          <w:kern w:val="0"/>
          <w:sz w:val="24"/>
        </w:rPr>
        <w:t>’s recommendation</w:t>
      </w:r>
      <w:r>
        <w:rPr>
          <w:color w:val="000000"/>
          <w:kern w:val="0"/>
          <w:sz w:val="24"/>
        </w:rPr>
        <w:t>.</w:t>
      </w:r>
    </w:p>
    <w:p w14:paraId="3B229DA1">
      <w:pPr>
        <w:autoSpaceDE w:val="0"/>
        <w:autoSpaceDN w:val="0"/>
        <w:adjustRightInd w:val="0"/>
        <w:ind w:left="963"/>
        <w:rPr>
          <w:color w:val="000000"/>
          <w:kern w:val="0"/>
          <w:sz w:val="24"/>
        </w:rPr>
      </w:pPr>
    </w:p>
    <w:p w14:paraId="0C304DF8">
      <w:pPr>
        <w:autoSpaceDE w:val="0"/>
        <w:autoSpaceDN w:val="0"/>
        <w:adjustRightInd w:val="0"/>
        <w:ind w:left="963"/>
        <w:rPr>
          <w:color w:val="000000"/>
          <w:kern w:val="0"/>
          <w:sz w:val="24"/>
        </w:rPr>
      </w:pPr>
      <w:r>
        <w:rPr>
          <w:color w:val="000000"/>
          <w:kern w:val="0"/>
          <w:sz w:val="24"/>
        </w:rPr>
        <w:t>All</w:t>
      </w:r>
      <w:r>
        <w:rPr>
          <w:rFonts w:hint="eastAsia"/>
          <w:color w:val="000000"/>
          <w:kern w:val="0"/>
          <w:sz w:val="24"/>
        </w:rPr>
        <w:t xml:space="preserve"> </w:t>
      </w:r>
      <w:r>
        <w:rPr>
          <w:color w:val="000000"/>
          <w:kern w:val="0"/>
          <w:sz w:val="24"/>
        </w:rPr>
        <w:t>loose</w:t>
      </w:r>
      <w:r>
        <w:rPr>
          <w:rFonts w:hint="eastAsia"/>
          <w:color w:val="000000"/>
          <w:kern w:val="0"/>
          <w:sz w:val="24"/>
        </w:rPr>
        <w:t xml:space="preserve"> </w:t>
      </w:r>
      <w:r>
        <w:rPr>
          <w:color w:val="000000"/>
          <w:kern w:val="0"/>
          <w:sz w:val="24"/>
        </w:rPr>
        <w:t>lashing</w:t>
      </w:r>
      <w:r>
        <w:rPr>
          <w:rFonts w:hint="eastAsia"/>
          <w:color w:val="000000"/>
          <w:kern w:val="0"/>
          <w:sz w:val="24"/>
        </w:rPr>
        <w:t xml:space="preserve"> </w:t>
      </w:r>
      <w:r>
        <w:rPr>
          <w:color w:val="000000"/>
          <w:kern w:val="0"/>
          <w:sz w:val="24"/>
        </w:rPr>
        <w:t>and</w:t>
      </w:r>
      <w:r>
        <w:rPr>
          <w:rFonts w:hint="eastAsia"/>
          <w:color w:val="000000"/>
          <w:kern w:val="0"/>
          <w:sz w:val="24"/>
        </w:rPr>
        <w:t xml:space="preserve"> </w:t>
      </w:r>
      <w:r>
        <w:rPr>
          <w:color w:val="000000"/>
          <w:kern w:val="0"/>
          <w:sz w:val="24"/>
        </w:rPr>
        <w:t>securing</w:t>
      </w:r>
      <w:r>
        <w:rPr>
          <w:rFonts w:hint="eastAsia"/>
          <w:color w:val="000000"/>
          <w:kern w:val="0"/>
          <w:sz w:val="24"/>
        </w:rPr>
        <w:t xml:space="preserve"> </w:t>
      </w:r>
      <w:r>
        <w:rPr>
          <w:color w:val="000000"/>
          <w:kern w:val="0"/>
          <w:sz w:val="24"/>
        </w:rPr>
        <w:t>fittings</w:t>
      </w:r>
      <w:r>
        <w:rPr>
          <w:rFonts w:hint="eastAsia"/>
          <w:color w:val="000000"/>
          <w:kern w:val="0"/>
          <w:sz w:val="24"/>
        </w:rPr>
        <w:t xml:space="preserve"> </w:t>
      </w:r>
      <w:r>
        <w:rPr>
          <w:color w:val="000000"/>
          <w:kern w:val="0"/>
          <w:sz w:val="24"/>
        </w:rPr>
        <w:t>such</w:t>
      </w:r>
      <w:r>
        <w:rPr>
          <w:rFonts w:hint="eastAsia"/>
          <w:color w:val="000000"/>
          <w:kern w:val="0"/>
          <w:sz w:val="24"/>
        </w:rPr>
        <w:t xml:space="preserve"> </w:t>
      </w:r>
      <w:r>
        <w:rPr>
          <w:color w:val="000000"/>
          <w:kern w:val="0"/>
          <w:sz w:val="24"/>
        </w:rPr>
        <w:t>as semi-automatic twist locks,</w:t>
      </w:r>
      <w:r>
        <w:rPr>
          <w:rFonts w:hint="eastAsia"/>
          <w:color w:val="000000"/>
          <w:kern w:val="0"/>
          <w:sz w:val="24"/>
        </w:rPr>
        <w:t xml:space="preserve"> </w:t>
      </w:r>
      <w:r>
        <w:rPr>
          <w:color w:val="000000"/>
          <w:kern w:val="0"/>
          <w:sz w:val="24"/>
        </w:rPr>
        <w:t>lashing rods, turnbuckles etc., and Container Securing Manual (CSM) required by IMO shall be supplied by the</w:t>
      </w:r>
      <w:r>
        <w:rPr>
          <w:rFonts w:hint="eastAsia"/>
          <w:color w:val="000000"/>
          <w:kern w:val="0"/>
          <w:sz w:val="24"/>
        </w:rPr>
        <w:t xml:space="preserve"> </w:t>
      </w:r>
      <w:r>
        <w:rPr>
          <w:color w:val="000000"/>
          <w:kern w:val="0"/>
          <w:sz w:val="24"/>
        </w:rPr>
        <w:t>Buyer.</w:t>
      </w:r>
    </w:p>
    <w:p w14:paraId="76E5BD1D">
      <w:pPr>
        <w:autoSpaceDE w:val="0"/>
        <w:autoSpaceDN w:val="0"/>
        <w:adjustRightInd w:val="0"/>
        <w:ind w:left="963"/>
        <w:rPr>
          <w:color w:val="000000"/>
          <w:kern w:val="0"/>
          <w:sz w:val="24"/>
        </w:rPr>
      </w:pPr>
    </w:p>
    <w:p w14:paraId="4C5E803E">
      <w:pPr>
        <w:autoSpaceDE w:val="0"/>
        <w:autoSpaceDN w:val="0"/>
        <w:adjustRightInd w:val="0"/>
        <w:ind w:left="963"/>
        <w:rPr>
          <w:color w:val="000000"/>
          <w:kern w:val="0"/>
          <w:sz w:val="24"/>
        </w:rPr>
      </w:pPr>
    </w:p>
    <w:p w14:paraId="101E4B81">
      <w:pPr>
        <w:pStyle w:val="4"/>
        <w:spacing w:before="0" w:after="0"/>
        <w:rPr>
          <w:rFonts w:cs="Arial"/>
          <w:color w:val="000000"/>
        </w:rPr>
      </w:pPr>
      <w:bookmarkStart w:id="182" w:name="_Toc512004311"/>
      <w:bookmarkStart w:id="183" w:name="_Toc50573813"/>
      <w:r>
        <w:rPr>
          <w:rFonts w:hint="eastAsia" w:cs="Arial"/>
          <w:color w:val="000000"/>
        </w:rPr>
        <w:t>4.4.2</w:t>
      </w:r>
      <w:r>
        <w:rPr>
          <w:rFonts w:cs="Arial"/>
          <w:color w:val="000000"/>
        </w:rPr>
        <w:tab/>
      </w:r>
      <w:r>
        <w:rPr>
          <w:rFonts w:hint="eastAsia" w:cs="Arial"/>
          <w:color w:val="000000"/>
        </w:rPr>
        <w:t>Lashing bridge and reefer maintenance platform</w:t>
      </w:r>
      <w:bookmarkEnd w:id="182"/>
      <w:bookmarkEnd w:id="183"/>
    </w:p>
    <w:p w14:paraId="23F1D2A0">
      <w:pPr>
        <w:autoSpaceDE w:val="0"/>
        <w:autoSpaceDN w:val="0"/>
        <w:adjustRightInd w:val="0"/>
        <w:spacing w:before="3"/>
        <w:jc w:val="left"/>
        <w:rPr>
          <w:color w:val="000000"/>
          <w:kern w:val="0"/>
          <w:sz w:val="28"/>
          <w:szCs w:val="28"/>
        </w:rPr>
      </w:pPr>
    </w:p>
    <w:p w14:paraId="12C4289B">
      <w:pPr>
        <w:autoSpaceDE w:val="0"/>
        <w:autoSpaceDN w:val="0"/>
        <w:adjustRightInd w:val="0"/>
        <w:ind w:left="963"/>
        <w:rPr>
          <w:color w:val="000000"/>
          <w:kern w:val="0"/>
          <w:sz w:val="24"/>
        </w:rPr>
      </w:pPr>
      <w:r>
        <w:rPr>
          <w:color w:val="000000"/>
          <w:kern w:val="0"/>
          <w:sz w:val="24"/>
        </w:rPr>
        <w:t>No lashing bridge and reefer maintenance platforms to be provided on deck.</w:t>
      </w:r>
    </w:p>
    <w:p w14:paraId="53EB9F6F">
      <w:pPr>
        <w:autoSpaceDE w:val="0"/>
        <w:autoSpaceDN w:val="0"/>
        <w:adjustRightInd w:val="0"/>
        <w:ind w:left="963"/>
        <w:rPr>
          <w:color w:val="000000"/>
          <w:kern w:val="0"/>
          <w:sz w:val="24"/>
        </w:rPr>
      </w:pPr>
    </w:p>
    <w:p w14:paraId="32318C83">
      <w:pPr>
        <w:autoSpaceDE w:val="0"/>
        <w:autoSpaceDN w:val="0"/>
        <w:adjustRightInd w:val="0"/>
        <w:ind w:left="963"/>
        <w:rPr>
          <w:color w:val="000000"/>
          <w:kern w:val="0"/>
          <w:sz w:val="24"/>
        </w:rPr>
      </w:pPr>
      <w:r>
        <w:rPr>
          <w:color w:val="000000"/>
          <w:kern w:val="0"/>
          <w:sz w:val="24"/>
        </w:rPr>
        <w:t>Two (2) sets of aluminum portable ladder to be provided for reefer container.</w:t>
      </w:r>
    </w:p>
    <w:p w14:paraId="0E9210C9">
      <w:pPr>
        <w:autoSpaceDE w:val="0"/>
        <w:autoSpaceDN w:val="0"/>
        <w:adjustRightInd w:val="0"/>
        <w:ind w:left="963"/>
        <w:rPr>
          <w:color w:val="000000"/>
          <w:kern w:val="0"/>
          <w:sz w:val="24"/>
        </w:rPr>
      </w:pPr>
    </w:p>
    <w:p w14:paraId="25FCB099">
      <w:pPr>
        <w:pStyle w:val="4"/>
        <w:spacing w:before="0" w:after="0"/>
        <w:ind w:left="944" w:hanging="944" w:hangingChars="392"/>
        <w:jc w:val="left"/>
        <w:rPr>
          <w:rFonts w:cs="Arial"/>
          <w:color w:val="000000"/>
        </w:rPr>
      </w:pPr>
      <w:bookmarkStart w:id="184" w:name="_Toc512004312"/>
      <w:bookmarkStart w:id="185" w:name="_Toc50573814"/>
      <w:r>
        <w:rPr>
          <w:rFonts w:hint="eastAsia" w:cs="Arial"/>
          <w:color w:val="000000"/>
        </w:rPr>
        <w:t>4.4.3</w:t>
      </w:r>
      <w:r>
        <w:rPr>
          <w:rFonts w:cs="Arial"/>
          <w:color w:val="000000"/>
        </w:rPr>
        <w:tab/>
      </w:r>
      <w:r>
        <w:rPr>
          <w:rFonts w:hint="eastAsia" w:cs="Arial"/>
          <w:color w:val="000000"/>
        </w:rPr>
        <w:t>container DECK STANCHION</w:t>
      </w:r>
      <w:bookmarkEnd w:id="184"/>
      <w:r>
        <w:rPr>
          <w:rFonts w:hint="eastAsia" w:cs="Arial"/>
          <w:color w:val="000000"/>
        </w:rPr>
        <w:t xml:space="preserve"> </w:t>
      </w:r>
      <w:r>
        <w:rPr>
          <w:rFonts w:cs="Arial"/>
          <w:color w:val="000000"/>
        </w:rPr>
        <w:t>and operation platform on</w:t>
      </w:r>
      <w:r>
        <w:rPr>
          <w:rFonts w:hint="eastAsia" w:cs="Arial"/>
          <w:color w:val="000000"/>
        </w:rPr>
        <w:t xml:space="preserve"> </w:t>
      </w:r>
      <w:r>
        <w:rPr>
          <w:rFonts w:cs="Arial"/>
          <w:color w:val="000000"/>
        </w:rPr>
        <w:t>weather deck</w:t>
      </w:r>
      <w:bookmarkEnd w:id="185"/>
    </w:p>
    <w:p w14:paraId="5410F219">
      <w:pPr>
        <w:rPr>
          <w:color w:val="000000"/>
        </w:rPr>
      </w:pPr>
    </w:p>
    <w:p w14:paraId="6DC3F659">
      <w:pPr>
        <w:autoSpaceDE w:val="0"/>
        <w:autoSpaceDN w:val="0"/>
        <w:adjustRightInd w:val="0"/>
        <w:ind w:left="963"/>
        <w:rPr>
          <w:color w:val="000000"/>
          <w:kern w:val="0"/>
          <w:sz w:val="24"/>
        </w:rPr>
      </w:pPr>
      <w:r>
        <w:rPr>
          <w:color w:val="000000"/>
          <w:kern w:val="0"/>
          <w:sz w:val="24"/>
        </w:rPr>
        <w:t xml:space="preserve">Containers </w:t>
      </w:r>
      <w:r>
        <w:rPr>
          <w:rFonts w:hint="eastAsia"/>
          <w:color w:val="000000"/>
          <w:kern w:val="0"/>
          <w:sz w:val="24"/>
        </w:rPr>
        <w:t>stow</w:t>
      </w:r>
      <w:r>
        <w:rPr>
          <w:color w:val="000000"/>
          <w:kern w:val="0"/>
          <w:sz w:val="24"/>
        </w:rPr>
        <w:t xml:space="preserve">ed on the outermost sides shall be supported by hatch covers and container </w:t>
      </w:r>
      <w:r>
        <w:rPr>
          <w:rFonts w:hint="eastAsia"/>
          <w:color w:val="000000"/>
          <w:kern w:val="0"/>
          <w:sz w:val="24"/>
        </w:rPr>
        <w:t>deck stanchions as shown on the G.A. plan</w:t>
      </w:r>
      <w:r>
        <w:rPr>
          <w:color w:val="000000"/>
          <w:kern w:val="0"/>
          <w:sz w:val="24"/>
        </w:rPr>
        <w:t>.</w:t>
      </w:r>
    </w:p>
    <w:p w14:paraId="149C97E7">
      <w:pPr>
        <w:autoSpaceDE w:val="0"/>
        <w:autoSpaceDN w:val="0"/>
        <w:adjustRightInd w:val="0"/>
        <w:ind w:left="963"/>
        <w:rPr>
          <w:color w:val="000000"/>
          <w:kern w:val="0"/>
          <w:sz w:val="24"/>
        </w:rPr>
      </w:pPr>
    </w:p>
    <w:p w14:paraId="4D294AAD">
      <w:pPr>
        <w:autoSpaceDE w:val="0"/>
        <w:autoSpaceDN w:val="0"/>
        <w:adjustRightInd w:val="0"/>
        <w:ind w:left="963"/>
        <w:rPr>
          <w:color w:val="000000"/>
          <w:kern w:val="0"/>
          <w:sz w:val="24"/>
        </w:rPr>
      </w:pPr>
      <w:r>
        <w:rPr>
          <w:color w:val="000000"/>
          <w:kern w:val="0"/>
          <w:sz w:val="24"/>
        </w:rPr>
        <w:t xml:space="preserve">Container </w:t>
      </w:r>
      <w:r>
        <w:rPr>
          <w:rFonts w:hint="eastAsia"/>
          <w:color w:val="000000"/>
          <w:kern w:val="0"/>
          <w:sz w:val="24"/>
        </w:rPr>
        <w:t>deck stanchion</w:t>
      </w:r>
      <w:r>
        <w:rPr>
          <w:color w:val="000000"/>
          <w:kern w:val="0"/>
          <w:sz w:val="24"/>
        </w:rPr>
        <w:t xml:space="preserve"> shall be </w:t>
      </w:r>
      <w:r>
        <w:rPr>
          <w:rFonts w:hint="eastAsia"/>
          <w:color w:val="000000"/>
          <w:kern w:val="0"/>
          <w:sz w:val="24"/>
        </w:rPr>
        <w:t xml:space="preserve">of fabricated box type steel construction, and </w:t>
      </w:r>
      <w:r>
        <w:rPr>
          <w:color w:val="000000"/>
          <w:kern w:val="0"/>
          <w:sz w:val="24"/>
        </w:rPr>
        <w:t xml:space="preserve">shall be designed </w:t>
      </w:r>
      <w:r>
        <w:rPr>
          <w:rFonts w:hint="eastAsia"/>
          <w:color w:val="000000"/>
          <w:kern w:val="0"/>
          <w:sz w:val="24"/>
        </w:rPr>
        <w:t>based on</w:t>
      </w:r>
      <w:r>
        <w:rPr>
          <w:color w:val="000000"/>
          <w:kern w:val="0"/>
          <w:sz w:val="24"/>
        </w:rPr>
        <w:t xml:space="preserve"> the same </w:t>
      </w:r>
      <w:r>
        <w:rPr>
          <w:rFonts w:hint="eastAsia"/>
          <w:color w:val="000000"/>
          <w:kern w:val="0"/>
          <w:sz w:val="24"/>
        </w:rPr>
        <w:t xml:space="preserve">stack </w:t>
      </w:r>
      <w:r>
        <w:rPr>
          <w:color w:val="000000"/>
          <w:kern w:val="0"/>
          <w:sz w:val="24"/>
        </w:rPr>
        <w:t>load as the hatch covers.</w:t>
      </w:r>
    </w:p>
    <w:p w14:paraId="1406F512">
      <w:pPr>
        <w:autoSpaceDE w:val="0"/>
        <w:autoSpaceDN w:val="0"/>
        <w:adjustRightInd w:val="0"/>
        <w:ind w:left="963"/>
        <w:rPr>
          <w:color w:val="000000"/>
          <w:kern w:val="0"/>
          <w:sz w:val="24"/>
        </w:rPr>
      </w:pPr>
    </w:p>
    <w:p w14:paraId="4B24B558">
      <w:pPr>
        <w:autoSpaceDE w:val="0"/>
        <w:autoSpaceDN w:val="0"/>
        <w:adjustRightInd w:val="0"/>
        <w:ind w:left="963"/>
        <w:rPr>
          <w:color w:val="000000"/>
          <w:kern w:val="0"/>
          <w:sz w:val="24"/>
        </w:rPr>
      </w:pPr>
      <w:r>
        <w:rPr>
          <w:color w:val="000000"/>
          <w:kern w:val="0"/>
          <w:sz w:val="24"/>
        </w:rPr>
        <w:t>V</w:t>
      </w:r>
      <w:r>
        <w:rPr>
          <w:rFonts w:hint="eastAsia"/>
          <w:color w:val="000000"/>
          <w:kern w:val="0"/>
          <w:sz w:val="24"/>
        </w:rPr>
        <w:t>ertical ladder or hand grips and steps to be provided for access from weather deck to top of the deck stanchion.</w:t>
      </w:r>
    </w:p>
    <w:p w14:paraId="360CF279">
      <w:pPr>
        <w:autoSpaceDE w:val="0"/>
        <w:autoSpaceDN w:val="0"/>
        <w:adjustRightInd w:val="0"/>
        <w:ind w:left="963"/>
        <w:rPr>
          <w:color w:val="000000"/>
          <w:kern w:val="0"/>
          <w:sz w:val="24"/>
        </w:rPr>
      </w:pPr>
    </w:p>
    <w:p w14:paraId="37C99972">
      <w:pPr>
        <w:autoSpaceDE w:val="0"/>
        <w:autoSpaceDN w:val="0"/>
        <w:adjustRightInd w:val="0"/>
        <w:ind w:left="963"/>
        <w:rPr>
          <w:color w:val="000000"/>
          <w:kern w:val="0"/>
          <w:sz w:val="24"/>
        </w:rPr>
      </w:pPr>
      <w:r>
        <w:rPr>
          <w:color w:val="000000"/>
          <w:kern w:val="0"/>
          <w:sz w:val="24"/>
        </w:rPr>
        <w:t>Fixed handrail to be provided where necessary.</w:t>
      </w:r>
    </w:p>
    <w:p w14:paraId="38DA4FC1">
      <w:pPr>
        <w:autoSpaceDE w:val="0"/>
        <w:autoSpaceDN w:val="0"/>
        <w:adjustRightInd w:val="0"/>
        <w:ind w:left="963"/>
        <w:rPr>
          <w:color w:val="000000"/>
          <w:kern w:val="0"/>
          <w:sz w:val="24"/>
        </w:rPr>
      </w:pPr>
    </w:p>
    <w:p w14:paraId="05017515">
      <w:pPr>
        <w:autoSpaceDE w:val="0"/>
        <w:autoSpaceDN w:val="0"/>
        <w:adjustRightInd w:val="0"/>
        <w:ind w:left="963"/>
      </w:pPr>
      <w:r>
        <w:rPr>
          <w:rFonts w:hint="eastAsia"/>
          <w:b/>
          <w:i/>
          <w:color w:val="000000"/>
          <w:kern w:val="0"/>
          <w:sz w:val="24"/>
        </w:rPr>
        <w:t>T</w:t>
      </w:r>
      <w:r>
        <w:rPr>
          <w:b/>
          <w:i/>
          <w:color w:val="000000"/>
          <w:kern w:val="0"/>
          <w:sz w:val="24"/>
        </w:rPr>
        <w:t xml:space="preserve">he </w:t>
      </w:r>
      <w:r>
        <w:rPr>
          <w:rFonts w:hint="eastAsia"/>
          <w:b/>
          <w:i/>
          <w:color w:val="000000"/>
          <w:kern w:val="0"/>
          <w:sz w:val="24"/>
        </w:rPr>
        <w:t xml:space="preserve">deck stanchion shall be designed to ensure </w:t>
      </w:r>
      <w:r>
        <w:rPr>
          <w:b/>
          <w:i/>
          <w:color w:val="000000"/>
          <w:kern w:val="0"/>
          <w:sz w:val="24"/>
        </w:rPr>
        <w:t xml:space="preserve">clear height </w:t>
      </w:r>
      <w:r>
        <w:rPr>
          <w:rFonts w:hint="eastAsia"/>
          <w:b/>
          <w:i/>
          <w:color w:val="000000"/>
          <w:kern w:val="0"/>
          <w:sz w:val="24"/>
        </w:rPr>
        <w:t xml:space="preserve">of passage way </w:t>
      </w:r>
      <w:r>
        <w:rPr>
          <w:b/>
          <w:i/>
          <w:color w:val="000000"/>
          <w:kern w:val="0"/>
          <w:sz w:val="24"/>
        </w:rPr>
        <w:t>from upper deck to bottom of first tier container</w:t>
      </w:r>
      <w:r>
        <w:rPr>
          <w:rFonts w:hint="eastAsia"/>
          <w:b/>
          <w:i/>
          <w:color w:val="000000"/>
          <w:kern w:val="0"/>
          <w:sz w:val="24"/>
        </w:rPr>
        <w:t xml:space="preserve"> on hatch cover to</w:t>
      </w:r>
      <w:r>
        <w:rPr>
          <w:b/>
          <w:i/>
          <w:color w:val="000000"/>
          <w:kern w:val="0"/>
          <w:sz w:val="24"/>
        </w:rPr>
        <w:t xml:space="preserve"> be min. 2</w:t>
      </w:r>
      <w:r>
        <w:rPr>
          <w:rFonts w:hint="eastAsia"/>
          <w:b/>
          <w:i/>
          <w:color w:val="000000"/>
          <w:kern w:val="0"/>
          <w:sz w:val="24"/>
        </w:rPr>
        <w:t>,</w:t>
      </w:r>
      <w:r>
        <w:rPr>
          <w:b/>
          <w:i/>
          <w:color w:val="000000"/>
          <w:kern w:val="0"/>
          <w:sz w:val="24"/>
        </w:rPr>
        <w:t>000</w:t>
      </w:r>
      <w:r>
        <w:rPr>
          <w:rFonts w:hint="eastAsia"/>
          <w:b/>
          <w:i/>
          <w:color w:val="000000"/>
          <w:kern w:val="0"/>
          <w:sz w:val="24"/>
        </w:rPr>
        <w:t xml:space="preserve"> </w:t>
      </w:r>
      <w:r>
        <w:rPr>
          <w:b/>
          <w:i/>
          <w:color w:val="000000"/>
          <w:kern w:val="0"/>
          <w:sz w:val="24"/>
        </w:rPr>
        <w:t>mm</w:t>
      </w:r>
      <w:r>
        <w:rPr>
          <w:rFonts w:hint="eastAsia"/>
          <w:b/>
          <w:i/>
          <w:color w:val="000000"/>
          <w:kern w:val="0"/>
          <w:sz w:val="24"/>
        </w:rPr>
        <w:t>.</w:t>
      </w:r>
      <w:r>
        <w:t xml:space="preserve"> </w:t>
      </w:r>
      <w:r>
        <w:rPr>
          <w:b/>
          <w:i/>
          <w:color w:val="000000"/>
          <w:kern w:val="0"/>
          <w:sz w:val="24"/>
        </w:rPr>
        <w:t>Non-skid paint to be applied along the walkway with skirting of contrast color.</w:t>
      </w:r>
    </w:p>
    <w:p w14:paraId="014D390E">
      <w:pPr>
        <w:autoSpaceDE w:val="0"/>
        <w:autoSpaceDN w:val="0"/>
        <w:adjustRightInd w:val="0"/>
        <w:ind w:left="963"/>
        <w:rPr>
          <w:color w:val="000000"/>
          <w:kern w:val="0"/>
          <w:sz w:val="24"/>
        </w:rPr>
      </w:pPr>
    </w:p>
    <w:p w14:paraId="481570D2">
      <w:pPr>
        <w:autoSpaceDE w:val="0"/>
        <w:autoSpaceDN w:val="0"/>
        <w:adjustRightInd w:val="0"/>
        <w:ind w:left="963"/>
        <w:rPr>
          <w:color w:val="000000"/>
          <w:kern w:val="0"/>
          <w:sz w:val="24"/>
        </w:rPr>
      </w:pPr>
      <w:r>
        <w:rPr>
          <w:color w:val="000000"/>
          <w:kern w:val="0"/>
          <w:sz w:val="24"/>
        </w:rPr>
        <w:t>Transverse working platform shall be provided between cargo hold:</w:t>
      </w:r>
      <w:r>
        <w:rPr>
          <w:rFonts w:hint="eastAsia"/>
          <w:color w:val="000000"/>
          <w:kern w:val="0"/>
          <w:sz w:val="24"/>
        </w:rPr>
        <w:t xml:space="preserve"> </w:t>
      </w:r>
      <w:r>
        <w:rPr>
          <w:color w:val="000000"/>
          <w:kern w:val="0"/>
          <w:sz w:val="24"/>
        </w:rPr>
        <w:t>Width of clear passageway on working platform: 600mmin general</w:t>
      </w:r>
      <w:r>
        <w:rPr>
          <w:rFonts w:hint="eastAsia"/>
          <w:color w:val="000000"/>
          <w:kern w:val="0"/>
          <w:sz w:val="24"/>
        </w:rPr>
        <w:t xml:space="preserve">. </w:t>
      </w:r>
      <w:r>
        <w:rPr>
          <w:color w:val="000000"/>
          <w:kern w:val="0"/>
          <w:sz w:val="24"/>
        </w:rPr>
        <w:t>Height to beat the same level as the top of hatch covers.</w:t>
      </w:r>
    </w:p>
    <w:p w14:paraId="687B8AD1">
      <w:pPr>
        <w:autoSpaceDE w:val="0"/>
        <w:autoSpaceDN w:val="0"/>
        <w:adjustRightInd w:val="0"/>
        <w:ind w:left="963"/>
        <w:rPr>
          <w:color w:val="000000"/>
          <w:kern w:val="0"/>
          <w:sz w:val="24"/>
        </w:rPr>
      </w:pPr>
    </w:p>
    <w:p w14:paraId="7AF8D3E5">
      <w:pPr>
        <w:autoSpaceDE w:val="0"/>
        <w:autoSpaceDN w:val="0"/>
        <w:adjustRightInd w:val="0"/>
        <w:ind w:left="963"/>
        <w:rPr>
          <w:color w:val="000000"/>
          <w:kern w:val="0"/>
          <w:sz w:val="24"/>
        </w:rPr>
      </w:pPr>
      <w:r>
        <w:rPr>
          <w:color w:val="000000"/>
          <w:kern w:val="0"/>
          <w:sz w:val="24"/>
        </w:rPr>
        <w:t>Removable handrails and galvanized steel rope with vinyl coating on both side of working platform to be provided,</w:t>
      </w:r>
    </w:p>
    <w:p w14:paraId="1336049D">
      <w:pPr>
        <w:autoSpaceDE w:val="0"/>
        <w:autoSpaceDN w:val="0"/>
        <w:adjustRightInd w:val="0"/>
        <w:ind w:left="963"/>
        <w:rPr>
          <w:color w:val="000000"/>
          <w:kern w:val="0"/>
          <w:sz w:val="24"/>
        </w:rPr>
      </w:pPr>
    </w:p>
    <w:p w14:paraId="2EC0FF66">
      <w:pPr>
        <w:autoSpaceDE w:val="0"/>
        <w:autoSpaceDN w:val="0"/>
        <w:adjustRightInd w:val="0"/>
        <w:ind w:left="963"/>
        <w:rPr>
          <w:color w:val="000000"/>
          <w:kern w:val="0"/>
          <w:sz w:val="24"/>
        </w:rPr>
      </w:pPr>
      <w:r>
        <w:rPr>
          <w:color w:val="000000"/>
          <w:kern w:val="0"/>
          <w:sz w:val="24"/>
        </w:rPr>
        <w:t>Access to working platform shall be provided through a vertical ladder from upper deck.</w:t>
      </w:r>
    </w:p>
    <w:p w14:paraId="013A4DD4">
      <w:pPr>
        <w:autoSpaceDE w:val="0"/>
        <w:autoSpaceDN w:val="0"/>
        <w:adjustRightInd w:val="0"/>
        <w:ind w:left="963"/>
        <w:rPr>
          <w:color w:val="000000"/>
          <w:kern w:val="0"/>
          <w:sz w:val="24"/>
        </w:rPr>
      </w:pPr>
    </w:p>
    <w:p w14:paraId="5F1CE011">
      <w:pPr>
        <w:autoSpaceDE w:val="0"/>
        <w:autoSpaceDN w:val="0"/>
        <w:adjustRightInd w:val="0"/>
        <w:ind w:left="963"/>
        <w:rPr>
          <w:color w:val="000000"/>
          <w:kern w:val="0"/>
          <w:sz w:val="24"/>
        </w:rPr>
      </w:pPr>
      <w:r>
        <w:rPr>
          <w:color w:val="000000"/>
          <w:kern w:val="0"/>
          <w:sz w:val="24"/>
        </w:rPr>
        <w:t>Reefer container socket to be fitted on the hatch coaming and weather protected (IP56)</w:t>
      </w:r>
    </w:p>
    <w:p w14:paraId="30358D29">
      <w:pPr>
        <w:autoSpaceDE w:val="0"/>
        <w:autoSpaceDN w:val="0"/>
        <w:adjustRightInd w:val="0"/>
        <w:rPr>
          <w:color w:val="000000"/>
          <w:kern w:val="0"/>
          <w:sz w:val="24"/>
        </w:rPr>
      </w:pPr>
    </w:p>
    <w:p w14:paraId="27BF1A35">
      <w:pPr>
        <w:pStyle w:val="4"/>
        <w:spacing w:before="0" w:after="0"/>
        <w:rPr>
          <w:rFonts w:cs="Arial"/>
          <w:color w:val="000000"/>
        </w:rPr>
      </w:pPr>
      <w:bookmarkStart w:id="186" w:name="_Toc50573815"/>
      <w:bookmarkStart w:id="187" w:name="_Toc512004313"/>
      <w:r>
        <w:rPr>
          <w:rFonts w:hint="eastAsia" w:cs="Arial"/>
          <w:color w:val="000000"/>
        </w:rPr>
        <w:t>4.4.4</w:t>
      </w:r>
      <w:r>
        <w:rPr>
          <w:rFonts w:cs="Arial"/>
          <w:color w:val="000000"/>
        </w:rPr>
        <w:tab/>
      </w:r>
      <w:r>
        <w:rPr>
          <w:rFonts w:cs="Arial"/>
          <w:color w:val="000000"/>
        </w:rPr>
        <w:t>Cellular Construction</w:t>
      </w:r>
      <w:bookmarkEnd w:id="186"/>
      <w:bookmarkEnd w:id="187"/>
    </w:p>
    <w:p w14:paraId="081C4304">
      <w:pPr>
        <w:autoSpaceDE w:val="0"/>
        <w:autoSpaceDN w:val="0"/>
        <w:adjustRightInd w:val="0"/>
        <w:spacing w:before="4"/>
        <w:jc w:val="left"/>
        <w:rPr>
          <w:color w:val="000000"/>
          <w:kern w:val="0"/>
          <w:sz w:val="24"/>
        </w:rPr>
      </w:pPr>
    </w:p>
    <w:p w14:paraId="618C9B74">
      <w:pPr>
        <w:autoSpaceDE w:val="0"/>
        <w:autoSpaceDN w:val="0"/>
        <w:adjustRightInd w:val="0"/>
        <w:ind w:left="963"/>
        <w:rPr>
          <w:color w:val="000000"/>
          <w:kern w:val="0"/>
          <w:sz w:val="24"/>
        </w:rPr>
      </w:pPr>
      <w:r>
        <w:rPr>
          <w:color w:val="000000"/>
          <w:kern w:val="0"/>
          <w:sz w:val="24"/>
        </w:rPr>
        <w:t>Cellular</w:t>
      </w:r>
      <w:r>
        <w:rPr>
          <w:rFonts w:hint="eastAsia"/>
          <w:color w:val="000000"/>
          <w:kern w:val="0"/>
          <w:sz w:val="24"/>
        </w:rPr>
        <w:t xml:space="preserve"> </w:t>
      </w:r>
      <w:r>
        <w:rPr>
          <w:color w:val="000000"/>
          <w:kern w:val="0"/>
          <w:sz w:val="24"/>
        </w:rPr>
        <w:t>construction</w:t>
      </w:r>
      <w:r>
        <w:rPr>
          <w:rFonts w:hint="eastAsia"/>
          <w:color w:val="000000"/>
          <w:kern w:val="0"/>
          <w:sz w:val="24"/>
        </w:rPr>
        <w:t xml:space="preserve"> shall be of </w:t>
      </w:r>
      <w:r>
        <w:rPr>
          <w:color w:val="000000"/>
          <w:kern w:val="0"/>
          <w:sz w:val="24"/>
        </w:rPr>
        <w:t>fixed, continuous</w:t>
      </w:r>
      <w:r>
        <w:rPr>
          <w:rFonts w:hint="eastAsia"/>
          <w:color w:val="000000"/>
          <w:kern w:val="0"/>
          <w:sz w:val="24"/>
        </w:rPr>
        <w:t xml:space="preserve"> type and designed to guide and support the six(6) tiers of 8</w:t>
      </w:r>
      <w:r>
        <w:rPr>
          <w:color w:val="000000"/>
          <w:kern w:val="0"/>
          <w:sz w:val="24"/>
        </w:rPr>
        <w:t>’</w:t>
      </w:r>
      <w:r>
        <w:rPr>
          <w:rFonts w:hint="eastAsia"/>
          <w:color w:val="000000"/>
          <w:kern w:val="0"/>
          <w:sz w:val="24"/>
        </w:rPr>
        <w:t>6</w:t>
      </w:r>
      <w:r>
        <w:rPr>
          <w:color w:val="000000"/>
          <w:kern w:val="0"/>
          <w:sz w:val="24"/>
        </w:rPr>
        <w:t>”</w:t>
      </w:r>
      <w:r>
        <w:rPr>
          <w:rFonts w:hint="eastAsia"/>
          <w:color w:val="000000"/>
          <w:kern w:val="0"/>
          <w:sz w:val="24"/>
        </w:rPr>
        <w:t>standard containers.</w:t>
      </w:r>
    </w:p>
    <w:p w14:paraId="7B4E2372">
      <w:pPr>
        <w:autoSpaceDE w:val="0"/>
        <w:autoSpaceDN w:val="0"/>
        <w:adjustRightInd w:val="0"/>
        <w:ind w:left="963"/>
        <w:rPr>
          <w:color w:val="000000"/>
          <w:kern w:val="0"/>
          <w:sz w:val="24"/>
        </w:rPr>
      </w:pPr>
    </w:p>
    <w:p w14:paraId="7F617893">
      <w:pPr>
        <w:autoSpaceDE w:val="0"/>
        <w:autoSpaceDN w:val="0"/>
        <w:adjustRightInd w:val="0"/>
        <w:ind w:left="963"/>
        <w:rPr>
          <w:color w:val="000000"/>
          <w:kern w:val="0"/>
          <w:sz w:val="24"/>
        </w:rPr>
      </w:pPr>
      <w:r>
        <w:rPr>
          <w:rFonts w:hint="eastAsia"/>
          <w:color w:val="000000"/>
          <w:kern w:val="0"/>
          <w:sz w:val="24"/>
        </w:rPr>
        <w:t>The cell guide shall be reinforced to permit the stowage of 9</w:t>
      </w:r>
      <w:r>
        <w:rPr>
          <w:color w:val="000000"/>
          <w:kern w:val="0"/>
          <w:sz w:val="24"/>
        </w:rPr>
        <w:t>’</w:t>
      </w:r>
      <w:r>
        <w:rPr>
          <w:rFonts w:hint="eastAsia"/>
          <w:color w:val="000000"/>
          <w:kern w:val="0"/>
          <w:sz w:val="24"/>
        </w:rPr>
        <w:t>6</w:t>
      </w:r>
      <w:r>
        <w:rPr>
          <w:color w:val="000000"/>
          <w:kern w:val="0"/>
          <w:sz w:val="24"/>
        </w:rPr>
        <w:t>”</w:t>
      </w:r>
      <w:r>
        <w:rPr>
          <w:rFonts w:hint="eastAsia"/>
          <w:color w:val="000000"/>
          <w:kern w:val="0"/>
          <w:sz w:val="24"/>
        </w:rPr>
        <w:t xml:space="preserve"> high cube container randomly in cargo hold in flexi loading condition.</w:t>
      </w:r>
    </w:p>
    <w:p w14:paraId="2DD8EDF6">
      <w:pPr>
        <w:autoSpaceDE w:val="0"/>
        <w:autoSpaceDN w:val="0"/>
        <w:adjustRightInd w:val="0"/>
        <w:ind w:left="963"/>
        <w:rPr>
          <w:rFonts w:eastAsia="Arial Unicode MS"/>
          <w:color w:val="000000"/>
          <w:kern w:val="0"/>
          <w:sz w:val="24"/>
        </w:rPr>
      </w:pPr>
    </w:p>
    <w:p w14:paraId="3F64CFA8">
      <w:pPr>
        <w:autoSpaceDE w:val="0"/>
        <w:autoSpaceDN w:val="0"/>
        <w:adjustRightInd w:val="0"/>
        <w:ind w:left="963"/>
        <w:rPr>
          <w:rFonts w:eastAsia="Arial Unicode MS"/>
          <w:color w:val="000000"/>
          <w:kern w:val="0"/>
          <w:sz w:val="24"/>
        </w:rPr>
      </w:pPr>
      <w:r>
        <w:rPr>
          <w:rFonts w:eastAsia="Arial Unicode MS"/>
          <w:color w:val="000000"/>
          <w:kern w:val="0"/>
          <w:sz w:val="24"/>
        </w:rPr>
        <w:t>The cell guides</w:t>
      </w:r>
      <w:r>
        <w:rPr>
          <w:rFonts w:hint="eastAsia" w:eastAsia="Arial Unicode MS"/>
          <w:color w:val="000000"/>
          <w:kern w:val="0"/>
          <w:sz w:val="24"/>
        </w:rPr>
        <w:t xml:space="preserve"> </w:t>
      </w:r>
      <w:r>
        <w:rPr>
          <w:rFonts w:eastAsia="Arial Unicode MS"/>
          <w:color w:val="000000"/>
          <w:kern w:val="0"/>
          <w:sz w:val="24"/>
        </w:rPr>
        <w:t xml:space="preserve">shall be of </w:t>
      </w:r>
      <w:r>
        <w:rPr>
          <w:rFonts w:hint="eastAsia" w:eastAsia="Arial Unicode MS"/>
          <w:color w:val="000000"/>
          <w:kern w:val="0"/>
          <w:sz w:val="24"/>
        </w:rPr>
        <w:t xml:space="preserve">about </w:t>
      </w:r>
      <w:r>
        <w:rPr>
          <w:rFonts w:eastAsia="Arial Unicode MS"/>
          <w:color w:val="000000"/>
          <w:kern w:val="0"/>
          <w:sz w:val="24"/>
        </w:rPr>
        <w:t>1</w:t>
      </w:r>
      <w:r>
        <w:rPr>
          <w:rFonts w:hint="eastAsia" w:eastAsia="Arial Unicode MS"/>
          <w:color w:val="000000"/>
          <w:kern w:val="0"/>
          <w:sz w:val="24"/>
        </w:rPr>
        <w:t>6</w:t>
      </w:r>
      <w:r>
        <w:rPr>
          <w:rFonts w:eastAsia="Arial Unicode MS"/>
          <w:color w:val="000000"/>
          <w:kern w:val="0"/>
          <w:sz w:val="24"/>
        </w:rPr>
        <w:t>0</w:t>
      </w:r>
      <w:r>
        <w:rPr>
          <w:rFonts w:hint="eastAsia" w:eastAsia="Arial Unicode MS"/>
          <w:color w:val="000000"/>
          <w:kern w:val="0"/>
          <w:sz w:val="24"/>
        </w:rPr>
        <w:t xml:space="preserve"> </w:t>
      </w:r>
      <w:r>
        <w:rPr>
          <w:rFonts w:eastAsia="Arial Unicode MS"/>
          <w:color w:val="000000"/>
          <w:kern w:val="0"/>
          <w:sz w:val="24"/>
        </w:rPr>
        <w:t>mm x 1</w:t>
      </w:r>
      <w:r>
        <w:rPr>
          <w:rFonts w:hint="eastAsia" w:eastAsia="Arial Unicode MS"/>
          <w:color w:val="000000"/>
          <w:kern w:val="0"/>
          <w:sz w:val="24"/>
        </w:rPr>
        <w:t>6</w:t>
      </w:r>
      <w:r>
        <w:rPr>
          <w:rFonts w:eastAsia="Arial Unicode MS"/>
          <w:color w:val="000000"/>
          <w:kern w:val="0"/>
          <w:sz w:val="24"/>
        </w:rPr>
        <w:t>0</w:t>
      </w:r>
      <w:r>
        <w:rPr>
          <w:rFonts w:hint="eastAsia" w:eastAsia="Arial Unicode MS"/>
          <w:color w:val="000000"/>
          <w:kern w:val="0"/>
          <w:sz w:val="24"/>
        </w:rPr>
        <w:t xml:space="preserve"> </w:t>
      </w:r>
      <w:r>
        <w:rPr>
          <w:rFonts w:eastAsia="Arial Unicode MS"/>
          <w:color w:val="000000"/>
          <w:kern w:val="0"/>
          <w:sz w:val="24"/>
        </w:rPr>
        <w:t>mm x 1</w:t>
      </w:r>
      <w:r>
        <w:rPr>
          <w:rFonts w:hint="eastAsia" w:eastAsia="Arial Unicode MS"/>
          <w:color w:val="000000"/>
          <w:kern w:val="0"/>
          <w:sz w:val="24"/>
        </w:rPr>
        <w:t xml:space="preserve">4 </w:t>
      </w:r>
      <w:r>
        <w:rPr>
          <w:rFonts w:eastAsia="Arial Unicode MS"/>
          <w:color w:val="000000"/>
          <w:kern w:val="0"/>
          <w:sz w:val="24"/>
        </w:rPr>
        <w:t>mm equal angle</w:t>
      </w:r>
      <w:r>
        <w:rPr>
          <w:rFonts w:hint="eastAsia" w:eastAsia="Arial Unicode MS"/>
          <w:color w:val="000000"/>
          <w:kern w:val="0"/>
          <w:sz w:val="24"/>
        </w:rPr>
        <w:t xml:space="preserve"> construction.</w:t>
      </w:r>
      <w:r>
        <w:rPr>
          <w:rFonts w:eastAsia="Arial Unicode MS"/>
          <w:color w:val="000000"/>
          <w:kern w:val="0"/>
          <w:sz w:val="24"/>
        </w:rPr>
        <w:t xml:space="preserve"> The cell guides shall extend continuously from the entry guide down to </w:t>
      </w:r>
      <w:r>
        <w:rPr>
          <w:rFonts w:hint="eastAsia" w:eastAsia="Arial Unicode MS"/>
          <w:color w:val="000000"/>
          <w:kern w:val="0"/>
          <w:sz w:val="24"/>
        </w:rPr>
        <w:t xml:space="preserve">around </w:t>
      </w:r>
      <w:r>
        <w:rPr>
          <w:rFonts w:hint="eastAsia"/>
          <w:color w:val="000000"/>
          <w:kern w:val="0"/>
          <w:sz w:val="24"/>
        </w:rPr>
        <w:t xml:space="preserve">2.0 </w:t>
      </w:r>
      <w:r>
        <w:rPr>
          <w:rFonts w:hint="eastAsia" w:eastAsia="Arial Unicode MS"/>
          <w:color w:val="000000"/>
          <w:kern w:val="0"/>
          <w:sz w:val="24"/>
        </w:rPr>
        <w:t xml:space="preserve">meters above the </w:t>
      </w:r>
      <w:r>
        <w:rPr>
          <w:rFonts w:eastAsia="Arial Unicode MS"/>
          <w:color w:val="000000"/>
          <w:kern w:val="0"/>
          <w:sz w:val="24"/>
        </w:rPr>
        <w:t>inner bottom or container platforms in the cargo hold.</w:t>
      </w:r>
    </w:p>
    <w:p w14:paraId="64107BDD">
      <w:pPr>
        <w:autoSpaceDE w:val="0"/>
        <w:autoSpaceDN w:val="0"/>
        <w:adjustRightInd w:val="0"/>
        <w:ind w:left="963"/>
        <w:rPr>
          <w:rFonts w:eastAsia="Arial Unicode MS"/>
          <w:color w:val="000000"/>
          <w:kern w:val="0"/>
          <w:sz w:val="24"/>
        </w:rPr>
      </w:pPr>
    </w:p>
    <w:p w14:paraId="1E4FEAA0">
      <w:pPr>
        <w:autoSpaceDE w:val="0"/>
        <w:autoSpaceDN w:val="0"/>
        <w:adjustRightInd w:val="0"/>
        <w:ind w:left="963"/>
        <w:rPr>
          <w:rFonts w:eastAsia="Arial Unicode MS"/>
          <w:color w:val="000000"/>
          <w:kern w:val="0"/>
          <w:sz w:val="24"/>
        </w:rPr>
      </w:pPr>
      <w:r>
        <w:rPr>
          <w:rFonts w:eastAsia="Arial Unicode MS"/>
          <w:color w:val="000000"/>
          <w:kern w:val="0"/>
          <w:sz w:val="24"/>
        </w:rPr>
        <w:t xml:space="preserve">The top of each cell guide shall be connected to a </w:t>
      </w:r>
      <w:r>
        <w:rPr>
          <w:rFonts w:hint="eastAsia" w:eastAsia="Arial Unicode MS"/>
          <w:color w:val="000000"/>
          <w:kern w:val="0"/>
          <w:sz w:val="24"/>
        </w:rPr>
        <w:t xml:space="preserve">fixed </w:t>
      </w:r>
      <w:r>
        <w:rPr>
          <w:rFonts w:eastAsia="Arial Unicode MS"/>
          <w:color w:val="000000"/>
          <w:kern w:val="0"/>
          <w:sz w:val="24"/>
        </w:rPr>
        <w:t>entry guide</w:t>
      </w:r>
      <w:r>
        <w:rPr>
          <w:rFonts w:hint="eastAsia" w:eastAsia="Arial Unicode MS"/>
          <w:color w:val="000000"/>
          <w:kern w:val="0"/>
          <w:sz w:val="24"/>
        </w:rPr>
        <w:t xml:space="preserve"> fabricated with </w:t>
      </w:r>
      <w:r>
        <w:rPr>
          <w:rFonts w:hint="eastAsia" w:eastAsia="Arial Unicode MS"/>
          <w:b/>
          <w:i/>
          <w:color w:val="000000"/>
          <w:kern w:val="0"/>
          <w:sz w:val="24"/>
        </w:rPr>
        <w:t>22</w:t>
      </w:r>
      <w:r>
        <w:rPr>
          <w:rFonts w:hint="eastAsia" w:eastAsia="Arial Unicode MS"/>
          <w:color w:val="000000"/>
          <w:kern w:val="0"/>
          <w:sz w:val="24"/>
        </w:rPr>
        <w:t xml:space="preserve"> mm </w:t>
      </w:r>
      <w:r>
        <w:rPr>
          <w:rFonts w:eastAsia="Arial Unicode MS"/>
          <w:color w:val="000000"/>
          <w:kern w:val="0"/>
          <w:sz w:val="24"/>
        </w:rPr>
        <w:t>thickness</w:t>
      </w:r>
      <w:r>
        <w:rPr>
          <w:rFonts w:hint="eastAsia" w:eastAsia="Arial Unicode MS"/>
          <w:color w:val="000000"/>
          <w:kern w:val="0"/>
          <w:sz w:val="24"/>
        </w:rPr>
        <w:t xml:space="preserve"> steel plate</w:t>
      </w:r>
      <w:r>
        <w:rPr>
          <w:rFonts w:eastAsia="Arial Unicode MS"/>
          <w:color w:val="000000"/>
          <w:kern w:val="0"/>
          <w:sz w:val="24"/>
        </w:rPr>
        <w:t xml:space="preserve">, </w:t>
      </w:r>
      <w:r>
        <w:rPr>
          <w:rFonts w:hint="eastAsia" w:eastAsia="Arial Unicode MS"/>
          <w:color w:val="000000"/>
          <w:kern w:val="0"/>
          <w:sz w:val="24"/>
        </w:rPr>
        <w:t>and the enter guides shall be of wave type</w:t>
      </w:r>
      <w:r>
        <w:rPr>
          <w:rFonts w:eastAsia="Arial Unicode MS"/>
          <w:color w:val="000000"/>
          <w:kern w:val="0"/>
          <w:sz w:val="24"/>
        </w:rPr>
        <w:t xml:space="preserve"> in accordance with the Builder’s practice.</w:t>
      </w:r>
    </w:p>
    <w:p w14:paraId="2109D314">
      <w:pPr>
        <w:autoSpaceDE w:val="0"/>
        <w:autoSpaceDN w:val="0"/>
        <w:adjustRightInd w:val="0"/>
        <w:rPr>
          <w:color w:val="000000"/>
          <w:kern w:val="0"/>
          <w:sz w:val="24"/>
        </w:rPr>
      </w:pPr>
    </w:p>
    <w:p w14:paraId="258A7C40">
      <w:pPr>
        <w:autoSpaceDE w:val="0"/>
        <w:autoSpaceDN w:val="0"/>
        <w:adjustRightInd w:val="0"/>
        <w:ind w:left="963"/>
        <w:rPr>
          <w:color w:val="000000"/>
          <w:kern w:val="0"/>
          <w:sz w:val="24"/>
        </w:rPr>
      </w:pPr>
      <w:r>
        <w:rPr>
          <w:color w:val="000000"/>
          <w:kern w:val="0"/>
          <w:sz w:val="24"/>
        </w:rPr>
        <w:t>The cell guides and cell guide support structure shall be designed based on the container</w:t>
      </w:r>
      <w:r>
        <w:rPr>
          <w:rFonts w:hint="eastAsia"/>
          <w:color w:val="000000"/>
          <w:kern w:val="0"/>
          <w:sz w:val="24"/>
        </w:rPr>
        <w:t xml:space="preserve"> </w:t>
      </w:r>
      <w:r>
        <w:rPr>
          <w:color w:val="000000"/>
          <w:kern w:val="0"/>
          <w:sz w:val="24"/>
        </w:rPr>
        <w:t>unit weight of 30.5MT per 20ft/40ft container.</w:t>
      </w:r>
      <w:r>
        <w:t xml:space="preserve"> </w:t>
      </w:r>
      <w:r>
        <w:rPr>
          <w:rFonts w:hint="eastAsia"/>
          <w:b/>
          <w:i/>
          <w:color w:val="000000"/>
          <w:kern w:val="0"/>
          <w:sz w:val="24"/>
        </w:rPr>
        <w:t>F</w:t>
      </w:r>
      <w:r>
        <w:rPr>
          <w:b/>
          <w:i/>
          <w:color w:val="000000"/>
          <w:kern w:val="0"/>
          <w:sz w:val="24"/>
        </w:rPr>
        <w:t>rom entry guide within 2 meters the support bracket shall be double pieces to be installed (to be confirm at approved drawing)</w:t>
      </w:r>
      <w:r>
        <w:rPr>
          <w:rFonts w:hint="eastAsia"/>
          <w:b/>
          <w:i/>
          <w:color w:val="000000"/>
          <w:kern w:val="0"/>
          <w:sz w:val="24"/>
        </w:rPr>
        <w:t>.</w:t>
      </w:r>
    </w:p>
    <w:p w14:paraId="230240D7">
      <w:pPr>
        <w:autoSpaceDE w:val="0"/>
        <w:autoSpaceDN w:val="0"/>
        <w:adjustRightInd w:val="0"/>
        <w:ind w:left="963"/>
        <w:rPr>
          <w:rFonts w:eastAsia="Arial Unicode MS"/>
          <w:color w:val="000000"/>
          <w:kern w:val="0"/>
          <w:sz w:val="24"/>
        </w:rPr>
      </w:pPr>
    </w:p>
    <w:p w14:paraId="64601209">
      <w:pPr>
        <w:autoSpaceDE w:val="0"/>
        <w:autoSpaceDN w:val="0"/>
        <w:adjustRightInd w:val="0"/>
        <w:ind w:left="963"/>
        <w:rPr>
          <w:rFonts w:eastAsia="Arial Unicode MS"/>
          <w:color w:val="000000"/>
          <w:kern w:val="0"/>
          <w:sz w:val="24"/>
        </w:rPr>
      </w:pPr>
      <w:r>
        <w:rPr>
          <w:rFonts w:hint="eastAsia" w:eastAsia="Arial Unicode MS"/>
          <w:color w:val="000000"/>
          <w:kern w:val="0"/>
          <w:sz w:val="24"/>
        </w:rPr>
        <w:t>Side guide plates shall be provided in way of location between each 20ft container as follows:</w:t>
      </w:r>
    </w:p>
    <w:p w14:paraId="6DD8E6A7">
      <w:pPr>
        <w:autoSpaceDE w:val="0"/>
        <w:autoSpaceDN w:val="0"/>
        <w:adjustRightInd w:val="0"/>
        <w:ind w:left="963"/>
        <w:rPr>
          <w:rFonts w:eastAsia="Arial Unicode MS"/>
          <w:color w:val="000000"/>
          <w:kern w:val="0"/>
          <w:sz w:val="24"/>
        </w:rPr>
      </w:pPr>
      <w:r>
        <w:rPr>
          <w:rFonts w:hint="eastAsia" w:eastAsia="Arial Unicode MS"/>
          <w:color w:val="000000"/>
          <w:kern w:val="0"/>
          <w:sz w:val="24"/>
        </w:rPr>
        <w:t>F</w:t>
      </w:r>
      <w:r>
        <w:rPr>
          <w:rFonts w:eastAsia="Arial Unicode MS"/>
          <w:color w:val="000000"/>
          <w:kern w:val="0"/>
          <w:sz w:val="24"/>
        </w:rPr>
        <w:t>o</w:t>
      </w:r>
      <w:r>
        <w:rPr>
          <w:rFonts w:hint="eastAsia" w:eastAsia="Arial Unicode MS"/>
          <w:color w:val="000000"/>
          <w:kern w:val="0"/>
          <w:sz w:val="24"/>
        </w:rPr>
        <w:t>r guide plate in way of side longitudinal bulkhead of all cargo hold:</w:t>
      </w:r>
    </w:p>
    <w:p w14:paraId="4813B08D">
      <w:pPr>
        <w:autoSpaceDE w:val="0"/>
        <w:autoSpaceDN w:val="0"/>
        <w:adjustRightInd w:val="0"/>
        <w:ind w:left="963"/>
        <w:rPr>
          <w:rFonts w:eastAsia="Arial Unicode MS"/>
          <w:color w:val="000000"/>
          <w:kern w:val="0"/>
          <w:sz w:val="24"/>
        </w:rPr>
      </w:pPr>
      <w:r>
        <w:rPr>
          <w:rFonts w:hint="eastAsia" w:eastAsia="Arial Unicode MS"/>
          <w:color w:val="000000"/>
          <w:kern w:val="0"/>
          <w:sz w:val="24"/>
        </w:rPr>
        <w:t>(1) Approx. from hatch coaming top level to upper deck level</w:t>
      </w:r>
    </w:p>
    <w:p w14:paraId="47E5F661">
      <w:pPr>
        <w:autoSpaceDE w:val="0"/>
        <w:autoSpaceDN w:val="0"/>
        <w:adjustRightInd w:val="0"/>
        <w:ind w:left="963"/>
        <w:rPr>
          <w:rFonts w:eastAsia="Arial Unicode MS"/>
          <w:color w:val="000000"/>
          <w:kern w:val="0"/>
          <w:sz w:val="24"/>
        </w:rPr>
      </w:pPr>
      <w:r>
        <w:rPr>
          <w:rFonts w:hint="eastAsia" w:eastAsia="Arial Unicode MS"/>
          <w:color w:val="000000"/>
          <w:kern w:val="0"/>
          <w:sz w:val="24"/>
        </w:rPr>
        <w:t>(2) Approx. 1.5m length above the tank top 1000m.</w:t>
      </w:r>
    </w:p>
    <w:p w14:paraId="316C2A00">
      <w:pPr>
        <w:autoSpaceDE w:val="0"/>
        <w:autoSpaceDN w:val="0"/>
        <w:adjustRightInd w:val="0"/>
        <w:ind w:left="963"/>
        <w:rPr>
          <w:rFonts w:eastAsia="Arial Unicode MS"/>
          <w:color w:val="000000"/>
          <w:kern w:val="0"/>
          <w:sz w:val="24"/>
        </w:rPr>
      </w:pPr>
    </w:p>
    <w:p w14:paraId="7730D901">
      <w:pPr>
        <w:autoSpaceDE w:val="0"/>
        <w:autoSpaceDN w:val="0"/>
        <w:adjustRightInd w:val="0"/>
        <w:ind w:left="963"/>
        <w:rPr>
          <w:rFonts w:eastAsia="Arial Unicode MS"/>
          <w:color w:val="000000"/>
          <w:kern w:val="0"/>
          <w:sz w:val="24"/>
        </w:rPr>
      </w:pPr>
    </w:p>
    <w:p w14:paraId="15865B34">
      <w:pPr>
        <w:autoSpaceDE w:val="0"/>
        <w:autoSpaceDN w:val="0"/>
        <w:adjustRightInd w:val="0"/>
        <w:ind w:left="963"/>
        <w:rPr>
          <w:rFonts w:eastAsia="Arial Unicode MS"/>
          <w:color w:val="000000"/>
          <w:kern w:val="0"/>
          <w:sz w:val="24"/>
        </w:rPr>
      </w:pPr>
      <w:r>
        <w:rPr>
          <w:rFonts w:eastAsia="Arial Unicode MS"/>
          <w:color w:val="000000"/>
          <w:kern w:val="0"/>
          <w:sz w:val="24"/>
        </w:rPr>
        <w:t>The side guide rails would be not fitted on other step bulkhead.</w:t>
      </w:r>
    </w:p>
    <w:p w14:paraId="7506C36C">
      <w:pPr>
        <w:autoSpaceDE w:val="0"/>
        <w:autoSpaceDN w:val="0"/>
        <w:adjustRightInd w:val="0"/>
        <w:spacing w:before="20"/>
        <w:rPr>
          <w:rFonts w:eastAsia="Arial Unicode MS"/>
          <w:color w:val="000000"/>
          <w:kern w:val="0"/>
          <w:sz w:val="26"/>
          <w:szCs w:val="26"/>
        </w:rPr>
      </w:pPr>
    </w:p>
    <w:p w14:paraId="79641ED7">
      <w:pPr>
        <w:autoSpaceDE w:val="0"/>
        <w:autoSpaceDN w:val="0"/>
        <w:adjustRightInd w:val="0"/>
        <w:ind w:left="963"/>
        <w:rPr>
          <w:rFonts w:eastAsia="Arial Unicode MS"/>
          <w:color w:val="000000"/>
          <w:kern w:val="0"/>
          <w:sz w:val="24"/>
        </w:rPr>
      </w:pPr>
      <w:r>
        <w:rPr>
          <w:rFonts w:eastAsia="Arial Unicode MS"/>
          <w:color w:val="000000"/>
          <w:kern w:val="0"/>
          <w:sz w:val="24"/>
        </w:rPr>
        <w:t>T</w:t>
      </w:r>
      <w:r>
        <w:rPr>
          <w:rFonts w:hint="eastAsia" w:eastAsia="Arial Unicode MS"/>
          <w:color w:val="000000"/>
          <w:kern w:val="0"/>
          <w:sz w:val="24"/>
        </w:rPr>
        <w:t>he test for container loading and unloading with real or dummy container shall be carried out in accordance with the Builder</w:t>
      </w:r>
      <w:r>
        <w:rPr>
          <w:rFonts w:eastAsia="Arial Unicode MS"/>
          <w:color w:val="000000"/>
          <w:kern w:val="0"/>
          <w:sz w:val="24"/>
        </w:rPr>
        <w:t>’</w:t>
      </w:r>
      <w:r>
        <w:rPr>
          <w:rFonts w:hint="eastAsia" w:eastAsia="Arial Unicode MS"/>
          <w:color w:val="000000"/>
          <w:kern w:val="0"/>
          <w:sz w:val="24"/>
        </w:rPr>
        <w:t>s practice.</w:t>
      </w:r>
    </w:p>
    <w:p w14:paraId="0A3F53F1">
      <w:pPr>
        <w:autoSpaceDE w:val="0"/>
        <w:autoSpaceDN w:val="0"/>
        <w:adjustRightInd w:val="0"/>
        <w:ind w:left="963"/>
        <w:rPr>
          <w:rFonts w:eastAsia="Arial Unicode MS"/>
          <w:color w:val="000000"/>
          <w:kern w:val="0"/>
          <w:sz w:val="24"/>
        </w:rPr>
      </w:pPr>
    </w:p>
    <w:p w14:paraId="06B9C948">
      <w:pPr>
        <w:autoSpaceDE w:val="0"/>
        <w:autoSpaceDN w:val="0"/>
        <w:adjustRightInd w:val="0"/>
        <w:ind w:left="963"/>
        <w:rPr>
          <w:color w:val="000000"/>
          <w:kern w:val="0"/>
          <w:sz w:val="24"/>
        </w:rPr>
      </w:pPr>
      <w:r>
        <w:rPr>
          <w:color w:val="000000"/>
          <w:kern w:val="0"/>
          <w:sz w:val="24"/>
        </w:rPr>
        <w:t>The bay numbers based on 40ft containers and row numbers shall be marked</w:t>
      </w:r>
      <w:r>
        <w:rPr>
          <w:rFonts w:hint="eastAsia"/>
          <w:color w:val="000000"/>
          <w:kern w:val="0"/>
          <w:sz w:val="24"/>
        </w:rPr>
        <w:t xml:space="preserve"> </w:t>
      </w:r>
      <w:r>
        <w:rPr>
          <w:color w:val="000000"/>
          <w:kern w:val="0"/>
          <w:sz w:val="24"/>
        </w:rPr>
        <w:t>with Intermittent welding line and painted</w:t>
      </w:r>
      <w:r>
        <w:rPr>
          <w:rFonts w:hint="eastAsia"/>
          <w:color w:val="000000"/>
          <w:kern w:val="0"/>
          <w:sz w:val="24"/>
        </w:rPr>
        <w:t xml:space="preserve"> </w:t>
      </w:r>
      <w:r>
        <w:rPr>
          <w:color w:val="000000"/>
          <w:kern w:val="0"/>
          <w:sz w:val="24"/>
        </w:rPr>
        <w:t>on the side/end wall of each cargo hold.</w:t>
      </w:r>
    </w:p>
    <w:p w14:paraId="6262F31B">
      <w:pPr>
        <w:autoSpaceDE w:val="0"/>
        <w:autoSpaceDN w:val="0"/>
        <w:adjustRightInd w:val="0"/>
        <w:ind w:left="963"/>
        <w:rPr>
          <w:rFonts w:eastAsia="Arial Unicode MS"/>
          <w:color w:val="000000"/>
          <w:kern w:val="0"/>
          <w:sz w:val="24"/>
        </w:rPr>
      </w:pPr>
    </w:p>
    <w:p w14:paraId="312CA486">
      <w:pPr>
        <w:pStyle w:val="4"/>
        <w:spacing w:before="0" w:after="0"/>
        <w:rPr>
          <w:rFonts w:cs="Arial"/>
          <w:color w:val="000000"/>
        </w:rPr>
      </w:pPr>
      <w:bookmarkStart w:id="188" w:name="_Toc50573816"/>
      <w:bookmarkStart w:id="189" w:name="_Toc512004314"/>
      <w:r>
        <w:rPr>
          <w:rFonts w:hint="eastAsia" w:cs="Arial"/>
          <w:color w:val="000000"/>
        </w:rPr>
        <w:t>4.4.5</w:t>
      </w:r>
      <w:r>
        <w:rPr>
          <w:rFonts w:cs="Arial"/>
          <w:color w:val="000000"/>
        </w:rPr>
        <w:tab/>
      </w:r>
      <w:r>
        <w:rPr>
          <w:rFonts w:hint="eastAsia" w:cs="Arial"/>
          <w:color w:val="000000"/>
        </w:rPr>
        <w:t>Others</w:t>
      </w:r>
      <w:bookmarkEnd w:id="188"/>
      <w:bookmarkEnd w:id="189"/>
    </w:p>
    <w:p w14:paraId="00784323">
      <w:pPr>
        <w:rPr>
          <w:color w:val="000000"/>
        </w:rPr>
      </w:pPr>
    </w:p>
    <w:p w14:paraId="524571FB">
      <w:pPr>
        <w:autoSpaceDE w:val="0"/>
        <w:autoSpaceDN w:val="0"/>
        <w:adjustRightInd w:val="0"/>
        <w:ind w:left="963"/>
        <w:rPr>
          <w:color w:val="000000"/>
          <w:kern w:val="0"/>
          <w:sz w:val="24"/>
        </w:rPr>
      </w:pPr>
      <w:r>
        <w:rPr>
          <w:rFonts w:hint="eastAsia"/>
          <w:color w:val="000000"/>
          <w:kern w:val="0"/>
          <w:sz w:val="24"/>
        </w:rPr>
        <w:t>Painted</w:t>
      </w:r>
      <w:r>
        <w:rPr>
          <w:color w:val="000000"/>
          <w:kern w:val="0"/>
          <w:sz w:val="24"/>
        </w:rPr>
        <w:t xml:space="preserve"> steel boxes or hangers for loose container fittings </w:t>
      </w:r>
      <w:r>
        <w:rPr>
          <w:rFonts w:hint="eastAsia"/>
          <w:color w:val="000000"/>
          <w:kern w:val="0"/>
          <w:sz w:val="24"/>
        </w:rPr>
        <w:t>storage to be provided by the Buyer.</w:t>
      </w:r>
    </w:p>
    <w:p w14:paraId="08833794">
      <w:pPr>
        <w:autoSpaceDE w:val="0"/>
        <w:autoSpaceDN w:val="0"/>
        <w:adjustRightInd w:val="0"/>
        <w:ind w:left="963"/>
        <w:rPr>
          <w:color w:val="000000"/>
          <w:kern w:val="0"/>
          <w:sz w:val="24"/>
        </w:rPr>
      </w:pPr>
    </w:p>
    <w:p w14:paraId="6BA5A201">
      <w:pPr>
        <w:autoSpaceDE w:val="0"/>
        <w:autoSpaceDN w:val="0"/>
        <w:adjustRightInd w:val="0"/>
        <w:ind w:left="963"/>
        <w:rPr>
          <w:color w:val="000000"/>
          <w:kern w:val="0"/>
          <w:sz w:val="24"/>
        </w:rPr>
      </w:pPr>
      <w:r>
        <w:rPr>
          <w:rFonts w:hint="eastAsia"/>
          <w:color w:val="000000"/>
          <w:kern w:val="0"/>
          <w:sz w:val="24"/>
        </w:rPr>
        <w:t xml:space="preserve">Turnbuckle shall always be secured by lashing eyes on hatch covers and deck stanchions if necessary and in accordance with </w:t>
      </w:r>
      <w:r>
        <w:rPr>
          <w:color w:val="000000"/>
          <w:kern w:val="0"/>
          <w:sz w:val="24"/>
        </w:rPr>
        <w:t xml:space="preserve">the </w:t>
      </w:r>
      <w:r>
        <w:rPr>
          <w:rFonts w:hint="eastAsia"/>
          <w:color w:val="000000"/>
          <w:kern w:val="0"/>
          <w:sz w:val="24"/>
        </w:rPr>
        <w:t>Maker</w:t>
      </w:r>
      <w:r>
        <w:rPr>
          <w:color w:val="000000"/>
          <w:kern w:val="0"/>
          <w:sz w:val="24"/>
        </w:rPr>
        <w:t>’s standard</w:t>
      </w:r>
      <w:r>
        <w:rPr>
          <w:rFonts w:hint="eastAsia"/>
          <w:color w:val="000000"/>
          <w:kern w:val="0"/>
          <w:sz w:val="24"/>
        </w:rPr>
        <w:t>.</w:t>
      </w:r>
    </w:p>
    <w:p w14:paraId="138122EA">
      <w:pPr>
        <w:autoSpaceDE w:val="0"/>
        <w:autoSpaceDN w:val="0"/>
        <w:adjustRightInd w:val="0"/>
        <w:ind w:left="963"/>
        <w:rPr>
          <w:color w:val="000000"/>
          <w:kern w:val="0"/>
          <w:sz w:val="24"/>
        </w:rPr>
      </w:pPr>
    </w:p>
    <w:p w14:paraId="7297B0CE">
      <w:pPr>
        <w:autoSpaceDE w:val="0"/>
        <w:autoSpaceDN w:val="0"/>
        <w:adjustRightInd w:val="0"/>
        <w:ind w:left="963"/>
        <w:rPr>
          <w:color w:val="000000"/>
          <w:kern w:val="0"/>
          <w:sz w:val="24"/>
        </w:rPr>
      </w:pPr>
      <w:r>
        <w:rPr>
          <w:rFonts w:eastAsia="Times New Roman"/>
          <w:sz w:val="24"/>
        </w:rPr>
        <w:t>Lash</w:t>
      </w:r>
      <w:r>
        <w:rPr>
          <w:rFonts w:eastAsia="Times New Roman"/>
          <w:spacing w:val="1"/>
          <w:sz w:val="24"/>
        </w:rPr>
        <w:t>i</w:t>
      </w:r>
      <w:r>
        <w:rPr>
          <w:rFonts w:eastAsia="Times New Roman"/>
          <w:sz w:val="24"/>
        </w:rPr>
        <w:t>ng bar</w:t>
      </w:r>
      <w:r>
        <w:rPr>
          <w:rFonts w:hint="eastAsia"/>
          <w:sz w:val="24"/>
        </w:rPr>
        <w:t xml:space="preserve"> </w:t>
      </w:r>
      <w:r>
        <w:rPr>
          <w:rFonts w:eastAsia="Times New Roman"/>
          <w:sz w:val="24"/>
        </w:rPr>
        <w:t>sto</w:t>
      </w:r>
      <w:r>
        <w:rPr>
          <w:rFonts w:eastAsia="Times New Roman"/>
          <w:spacing w:val="1"/>
          <w:sz w:val="24"/>
        </w:rPr>
        <w:t>r</w:t>
      </w:r>
      <w:r>
        <w:rPr>
          <w:rFonts w:eastAsia="Times New Roman"/>
          <w:sz w:val="24"/>
        </w:rPr>
        <w:t>age pro</w:t>
      </w:r>
      <w:r>
        <w:rPr>
          <w:rFonts w:eastAsia="Times New Roman"/>
          <w:spacing w:val="-1"/>
          <w:sz w:val="24"/>
        </w:rPr>
        <w:t>v</w:t>
      </w:r>
      <w:r>
        <w:rPr>
          <w:rFonts w:eastAsia="Times New Roman"/>
          <w:sz w:val="24"/>
        </w:rPr>
        <w:t>ided by builder, o</w:t>
      </w:r>
      <w:r>
        <w:rPr>
          <w:rFonts w:eastAsia="Times New Roman"/>
          <w:spacing w:val="1"/>
          <w:sz w:val="24"/>
        </w:rPr>
        <w:t>t</w:t>
      </w:r>
      <w:r>
        <w:rPr>
          <w:rFonts w:eastAsia="Times New Roman"/>
          <w:sz w:val="24"/>
        </w:rPr>
        <w:t>h</w:t>
      </w:r>
      <w:r>
        <w:rPr>
          <w:rFonts w:eastAsia="Times New Roman"/>
          <w:spacing w:val="-1"/>
          <w:sz w:val="24"/>
        </w:rPr>
        <w:t>e</w:t>
      </w:r>
      <w:r>
        <w:rPr>
          <w:rFonts w:eastAsia="Times New Roman"/>
          <w:sz w:val="24"/>
        </w:rPr>
        <w:t>r st</w:t>
      </w:r>
      <w:r>
        <w:rPr>
          <w:rFonts w:eastAsia="Times New Roman"/>
          <w:spacing w:val="-1"/>
          <w:sz w:val="24"/>
        </w:rPr>
        <w:t>o</w:t>
      </w:r>
      <w:r>
        <w:rPr>
          <w:rFonts w:eastAsia="Times New Roman"/>
          <w:sz w:val="24"/>
        </w:rPr>
        <w:t>rage boxed</w:t>
      </w:r>
      <w:r>
        <w:rPr>
          <w:rFonts w:hint="eastAsia"/>
          <w:sz w:val="24"/>
        </w:rPr>
        <w:t xml:space="preserve"> </w:t>
      </w:r>
      <w:r>
        <w:rPr>
          <w:rFonts w:eastAsia="Times New Roman"/>
          <w:sz w:val="24"/>
        </w:rPr>
        <w:t>are pro</w:t>
      </w:r>
      <w:r>
        <w:rPr>
          <w:rFonts w:eastAsia="Times New Roman"/>
          <w:spacing w:val="-1"/>
          <w:sz w:val="24"/>
        </w:rPr>
        <w:t>v</w:t>
      </w:r>
      <w:r>
        <w:rPr>
          <w:rFonts w:eastAsia="Times New Roman"/>
          <w:sz w:val="24"/>
        </w:rPr>
        <w:t>ided</w:t>
      </w:r>
      <w:r>
        <w:rPr>
          <w:rFonts w:hint="eastAsia"/>
          <w:sz w:val="24"/>
        </w:rPr>
        <w:t xml:space="preserve"> </w:t>
      </w:r>
      <w:r>
        <w:rPr>
          <w:rFonts w:eastAsia="Times New Roman"/>
          <w:sz w:val="24"/>
        </w:rPr>
        <w:t>by Buyer</w:t>
      </w:r>
      <w:r>
        <w:rPr>
          <w:rFonts w:hint="eastAsia"/>
          <w:sz w:val="24"/>
        </w:rPr>
        <w:t>.</w:t>
      </w:r>
    </w:p>
    <w:p w14:paraId="3CCE6BEB">
      <w:pPr>
        <w:widowControl/>
        <w:jc w:val="left"/>
        <w:rPr>
          <w:rFonts w:ascii="Arial" w:hAnsi="Arial" w:eastAsia="黑体"/>
          <w:b/>
          <w:bCs/>
          <w:caps/>
          <w:color w:val="000000"/>
          <w:kern w:val="0"/>
          <w:sz w:val="24"/>
        </w:rPr>
      </w:pPr>
      <w:bookmarkStart w:id="190" w:name="_Toc512004315"/>
      <w:r>
        <w:rPr>
          <w:color w:val="000000"/>
        </w:rPr>
        <w:br w:type="page"/>
      </w:r>
    </w:p>
    <w:p w14:paraId="56C0C557">
      <w:pPr>
        <w:pStyle w:val="3"/>
        <w:spacing w:before="0" w:after="0"/>
        <w:jc w:val="left"/>
        <w:rPr>
          <w:color w:val="000000"/>
        </w:rPr>
      </w:pPr>
      <w:bookmarkStart w:id="191" w:name="_Toc50573817"/>
      <w:r>
        <w:rPr>
          <w:rFonts w:hint="eastAsia"/>
          <w:color w:val="000000"/>
        </w:rPr>
        <w:t>4.5</w:t>
      </w:r>
      <w:r>
        <w:rPr>
          <w:color w:val="000000"/>
        </w:rPr>
        <w:tab/>
      </w:r>
      <w:r>
        <w:rPr>
          <w:rFonts w:hint="eastAsia"/>
          <w:color w:val="000000"/>
        </w:rPr>
        <w:t xml:space="preserve">  </w:t>
      </w:r>
      <w:r>
        <w:rPr>
          <w:color w:val="000000"/>
        </w:rPr>
        <w:t>CARGO GEAR</w:t>
      </w:r>
      <w:bookmarkEnd w:id="190"/>
      <w:bookmarkEnd w:id="191"/>
    </w:p>
    <w:p w14:paraId="7B128785"/>
    <w:p w14:paraId="0E35B1FC">
      <w:pPr>
        <w:pStyle w:val="4"/>
        <w:spacing w:before="0" w:after="0"/>
        <w:rPr>
          <w:rFonts w:cs="Arial"/>
          <w:color w:val="000000"/>
        </w:rPr>
      </w:pPr>
      <w:bookmarkStart w:id="192" w:name="_Toc512004316"/>
      <w:bookmarkStart w:id="193" w:name="_Toc432755277"/>
      <w:bookmarkStart w:id="194" w:name="_Toc50573818"/>
      <w:r>
        <w:rPr>
          <w:rFonts w:hint="eastAsia" w:cs="Arial"/>
          <w:color w:val="000000"/>
        </w:rPr>
        <w:t>4.5.</w:t>
      </w:r>
      <w:r>
        <w:rPr>
          <w:rFonts w:cs="Arial"/>
          <w:color w:val="000000"/>
        </w:rPr>
        <w:t>1</w:t>
      </w:r>
      <w:r>
        <w:rPr>
          <w:rFonts w:cs="Arial"/>
          <w:color w:val="000000"/>
        </w:rPr>
        <w:tab/>
      </w:r>
      <w:r>
        <w:rPr>
          <w:rFonts w:cs="Arial"/>
          <w:color w:val="000000"/>
        </w:rPr>
        <w:t>CARGO gear</w:t>
      </w:r>
      <w:bookmarkEnd w:id="192"/>
      <w:bookmarkEnd w:id="193"/>
      <w:bookmarkEnd w:id="194"/>
    </w:p>
    <w:p w14:paraId="7C3A4FF9"/>
    <w:p w14:paraId="48A57B95">
      <w:pPr>
        <w:pStyle w:val="72"/>
        <w:ind w:left="983" w:leftChars="468"/>
      </w:pPr>
      <w:bookmarkStart w:id="195" w:name="_Toc329367605"/>
      <w:bookmarkStart w:id="196" w:name="_Toc356053961"/>
      <w:r>
        <w:rPr>
          <w:color w:val="000000"/>
          <w:kern w:val="0"/>
        </w:rPr>
        <w:t>No deck crane</w:t>
      </w:r>
      <w:r>
        <w:rPr>
          <w:rFonts w:hint="eastAsia"/>
          <w:color w:val="000000"/>
          <w:kern w:val="0"/>
        </w:rPr>
        <w:t xml:space="preserve"> to be fitted. </w:t>
      </w:r>
    </w:p>
    <w:p w14:paraId="74799F14">
      <w:pPr>
        <w:autoSpaceDE w:val="0"/>
        <w:autoSpaceDN w:val="0"/>
        <w:adjustRightInd w:val="0"/>
        <w:rPr>
          <w:color w:val="000000"/>
          <w:kern w:val="0"/>
          <w:sz w:val="24"/>
        </w:rPr>
      </w:pPr>
    </w:p>
    <w:bookmarkEnd w:id="195"/>
    <w:bookmarkEnd w:id="196"/>
    <w:p w14:paraId="0221BF9E">
      <w:pPr>
        <w:pStyle w:val="3"/>
        <w:spacing w:before="0" w:after="0"/>
        <w:jc w:val="left"/>
      </w:pPr>
      <w:bookmarkStart w:id="197" w:name="_Toc50573819"/>
      <w:r>
        <w:rPr>
          <w:rFonts w:hint="eastAsia"/>
        </w:rPr>
        <w:t>4.6</w:t>
      </w:r>
      <w:r>
        <w:tab/>
      </w:r>
      <w:r>
        <w:t>LIFE SAVING APPLIANCE</w:t>
      </w:r>
      <w:bookmarkEnd w:id="197"/>
    </w:p>
    <w:p w14:paraId="714CD677">
      <w:pPr>
        <w:autoSpaceDE w:val="0"/>
        <w:autoSpaceDN w:val="0"/>
        <w:adjustRightInd w:val="0"/>
        <w:spacing w:before="2"/>
        <w:jc w:val="left"/>
        <w:rPr>
          <w:rFonts w:ascii="Arial" w:hAnsi="Arial" w:cs="Arial"/>
          <w:kern w:val="0"/>
          <w:sz w:val="24"/>
        </w:rPr>
      </w:pPr>
    </w:p>
    <w:p w14:paraId="59906B0B">
      <w:pPr>
        <w:autoSpaceDE w:val="0"/>
        <w:autoSpaceDN w:val="0"/>
        <w:adjustRightInd w:val="0"/>
        <w:ind w:left="963"/>
        <w:rPr>
          <w:kern w:val="0"/>
          <w:sz w:val="24"/>
        </w:rPr>
      </w:pPr>
      <w:r>
        <w:rPr>
          <w:kern w:val="0"/>
          <w:sz w:val="24"/>
        </w:rPr>
        <w:t>The Vessel shall be provided with lifesaving and protection equipment for a complement</w:t>
      </w:r>
      <w:r>
        <w:rPr>
          <w:rFonts w:hint="eastAsia"/>
          <w:kern w:val="0"/>
          <w:sz w:val="24"/>
        </w:rPr>
        <w:t xml:space="preserve"> </w:t>
      </w:r>
      <w:r>
        <w:rPr>
          <w:kern w:val="0"/>
          <w:sz w:val="24"/>
        </w:rPr>
        <w:t xml:space="preserve">of </w:t>
      </w:r>
      <w:r>
        <w:rPr>
          <w:rFonts w:hint="eastAsia"/>
          <w:kern w:val="0"/>
          <w:sz w:val="24"/>
        </w:rPr>
        <w:t xml:space="preserve">24 </w:t>
      </w:r>
      <w:r>
        <w:rPr>
          <w:kern w:val="0"/>
          <w:sz w:val="24"/>
        </w:rPr>
        <w:t>persons and to comply with the requirement of the Rule/Regulation</w:t>
      </w:r>
      <w:r>
        <w:rPr>
          <w:rFonts w:hint="eastAsia"/>
          <w:kern w:val="0"/>
          <w:sz w:val="24"/>
        </w:rPr>
        <w:t>s</w:t>
      </w:r>
      <w:r>
        <w:rPr>
          <w:kern w:val="0"/>
          <w:sz w:val="24"/>
        </w:rPr>
        <w:t>.</w:t>
      </w:r>
    </w:p>
    <w:p w14:paraId="5F57295E">
      <w:pPr>
        <w:autoSpaceDE w:val="0"/>
        <w:autoSpaceDN w:val="0"/>
        <w:adjustRightInd w:val="0"/>
        <w:ind w:left="963"/>
        <w:rPr>
          <w:b/>
          <w:kern w:val="0"/>
          <w:sz w:val="24"/>
        </w:rPr>
      </w:pPr>
      <w:r>
        <w:rPr>
          <w:b/>
          <w:kern w:val="0"/>
          <w:sz w:val="24"/>
        </w:rPr>
        <w:t>Effective term of ten (10) months shall be available for all LSA and FFA certificates at the</w:t>
      </w:r>
      <w:r>
        <w:rPr>
          <w:rFonts w:hint="eastAsia"/>
          <w:b/>
          <w:kern w:val="0"/>
          <w:sz w:val="24"/>
        </w:rPr>
        <w:t xml:space="preserve"> </w:t>
      </w:r>
      <w:r>
        <w:rPr>
          <w:b/>
          <w:kern w:val="0"/>
          <w:sz w:val="24"/>
        </w:rPr>
        <w:t>time of the Vessel’s delivery.</w:t>
      </w:r>
    </w:p>
    <w:p w14:paraId="7EA71930">
      <w:pPr>
        <w:autoSpaceDE w:val="0"/>
        <w:autoSpaceDN w:val="0"/>
        <w:adjustRightInd w:val="0"/>
        <w:jc w:val="left"/>
        <w:rPr>
          <w:kern w:val="0"/>
          <w:sz w:val="20"/>
          <w:szCs w:val="20"/>
        </w:rPr>
      </w:pPr>
    </w:p>
    <w:p w14:paraId="704A5932">
      <w:pPr>
        <w:pStyle w:val="4"/>
        <w:spacing w:before="0" w:after="0"/>
        <w:rPr>
          <w:rFonts w:cs="Arial"/>
        </w:rPr>
      </w:pPr>
      <w:bookmarkStart w:id="198" w:name="_Toc50573820"/>
      <w:r>
        <w:rPr>
          <w:rFonts w:hint="eastAsia" w:cs="Arial"/>
        </w:rPr>
        <w:t>4.6.1</w:t>
      </w:r>
      <w:r>
        <w:rPr>
          <w:rFonts w:cs="Arial"/>
        </w:rPr>
        <w:tab/>
      </w:r>
      <w:r>
        <w:rPr>
          <w:rFonts w:cs="Arial"/>
        </w:rPr>
        <w:t>LIFEBOAT WITH EQUIPMENT</w:t>
      </w:r>
      <w:bookmarkEnd w:id="198"/>
    </w:p>
    <w:p w14:paraId="3DB476B1">
      <w:pPr>
        <w:autoSpaceDE w:val="0"/>
        <w:autoSpaceDN w:val="0"/>
        <w:adjustRightInd w:val="0"/>
        <w:spacing w:before="2"/>
        <w:jc w:val="left"/>
        <w:rPr>
          <w:rFonts w:ascii="Arial" w:hAnsi="Arial" w:cs="Arial"/>
          <w:kern w:val="0"/>
          <w:sz w:val="24"/>
        </w:rPr>
      </w:pPr>
    </w:p>
    <w:p w14:paraId="32E6F401">
      <w:pPr>
        <w:autoSpaceDE w:val="0"/>
        <w:autoSpaceDN w:val="0"/>
        <w:adjustRightInd w:val="0"/>
        <w:ind w:left="963"/>
        <w:jc w:val="left"/>
        <w:rPr>
          <w:kern w:val="0"/>
          <w:sz w:val="24"/>
        </w:rPr>
      </w:pPr>
      <w:r>
        <w:rPr>
          <w:kern w:val="0"/>
          <w:sz w:val="24"/>
        </w:rPr>
        <w:t>The lifeboat shall be provided as follows:</w:t>
      </w:r>
    </w:p>
    <w:p w14:paraId="18F70F9B">
      <w:pPr>
        <w:autoSpaceDE w:val="0"/>
        <w:autoSpaceDN w:val="0"/>
        <w:adjustRightInd w:val="0"/>
        <w:ind w:left="963"/>
        <w:jc w:val="left"/>
        <w:rPr>
          <w:kern w:val="0"/>
          <w:sz w:val="24"/>
        </w:rPr>
      </w:pPr>
    </w:p>
    <w:tbl>
      <w:tblPr>
        <w:tblStyle w:val="40"/>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6585"/>
      </w:tblGrid>
      <w:tr w14:paraId="516E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59" w:type="dxa"/>
            <w:tcBorders>
              <w:top w:val="single" w:color="auto" w:sz="4" w:space="0"/>
              <w:left w:val="single" w:color="auto" w:sz="4" w:space="0"/>
              <w:bottom w:val="single" w:color="auto" w:sz="4" w:space="0"/>
              <w:right w:val="single" w:color="auto" w:sz="4" w:space="0"/>
            </w:tcBorders>
          </w:tcPr>
          <w:p w14:paraId="0AB0C234">
            <w:pPr>
              <w:overflowPunct w:val="0"/>
              <w:autoSpaceDE w:val="0"/>
              <w:autoSpaceDN w:val="0"/>
              <w:adjustRightInd w:val="0"/>
              <w:spacing w:line="260" w:lineRule="exact"/>
              <w:ind w:left="34"/>
              <w:rPr>
                <w:rFonts w:eastAsia="黑体"/>
                <w:snapToGrid w:val="0"/>
                <w:sz w:val="24"/>
              </w:rPr>
            </w:pPr>
            <w:r>
              <w:rPr>
                <w:rFonts w:eastAsia="黑体"/>
                <w:snapToGrid w:val="0"/>
                <w:sz w:val="24"/>
              </w:rPr>
              <w:t>No.</w:t>
            </w:r>
            <w:r>
              <w:rPr>
                <w:rFonts w:hint="eastAsia" w:eastAsia="黑体"/>
                <w:snapToGrid w:val="0"/>
                <w:sz w:val="24"/>
              </w:rPr>
              <w:t xml:space="preserve"> of set</w:t>
            </w:r>
          </w:p>
        </w:tc>
        <w:tc>
          <w:tcPr>
            <w:tcW w:w="6585" w:type="dxa"/>
            <w:tcBorders>
              <w:top w:val="single" w:color="auto" w:sz="4" w:space="0"/>
              <w:left w:val="single" w:color="auto" w:sz="4" w:space="0"/>
              <w:bottom w:val="single" w:color="auto" w:sz="4" w:space="0"/>
              <w:right w:val="single" w:color="auto" w:sz="4" w:space="0"/>
            </w:tcBorders>
          </w:tcPr>
          <w:p w14:paraId="119D45B6">
            <w:pPr>
              <w:overflowPunct w:val="0"/>
              <w:autoSpaceDE w:val="0"/>
              <w:autoSpaceDN w:val="0"/>
              <w:adjustRightInd w:val="0"/>
              <w:spacing w:line="260" w:lineRule="exact"/>
              <w:ind w:left="34"/>
              <w:rPr>
                <w:rFonts w:eastAsia="黑体"/>
                <w:snapToGrid w:val="0"/>
                <w:sz w:val="24"/>
              </w:rPr>
            </w:pPr>
            <w:r>
              <w:rPr>
                <w:rFonts w:hint="eastAsia" w:eastAsia="黑体"/>
                <w:snapToGrid w:val="0"/>
                <w:sz w:val="24"/>
              </w:rPr>
              <w:t>Two (2)</w:t>
            </w:r>
          </w:p>
        </w:tc>
      </w:tr>
      <w:tr w14:paraId="5758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59" w:type="dxa"/>
            <w:tcBorders>
              <w:top w:val="single" w:color="auto" w:sz="4" w:space="0"/>
              <w:left w:val="single" w:color="auto" w:sz="4" w:space="0"/>
              <w:bottom w:val="single" w:color="auto" w:sz="4" w:space="0"/>
              <w:right w:val="single" w:color="auto" w:sz="4" w:space="0"/>
            </w:tcBorders>
          </w:tcPr>
          <w:p w14:paraId="333F9AE6">
            <w:pPr>
              <w:overflowPunct w:val="0"/>
              <w:autoSpaceDE w:val="0"/>
              <w:autoSpaceDN w:val="0"/>
              <w:adjustRightInd w:val="0"/>
              <w:spacing w:line="260" w:lineRule="exact"/>
              <w:ind w:left="34"/>
              <w:rPr>
                <w:rFonts w:eastAsia="黑体"/>
                <w:snapToGrid w:val="0"/>
                <w:sz w:val="24"/>
              </w:rPr>
            </w:pPr>
            <w:r>
              <w:rPr>
                <w:rFonts w:eastAsia="黑体"/>
                <w:snapToGrid w:val="0"/>
                <w:sz w:val="24"/>
              </w:rPr>
              <w:t>Type</w:t>
            </w:r>
          </w:p>
        </w:tc>
        <w:tc>
          <w:tcPr>
            <w:tcW w:w="6585" w:type="dxa"/>
            <w:tcBorders>
              <w:top w:val="single" w:color="auto" w:sz="4" w:space="0"/>
              <w:left w:val="single" w:color="auto" w:sz="4" w:space="0"/>
              <w:bottom w:val="single" w:color="auto" w:sz="4" w:space="0"/>
              <w:right w:val="single" w:color="auto" w:sz="4" w:space="0"/>
            </w:tcBorders>
          </w:tcPr>
          <w:p w14:paraId="44FC3B19">
            <w:pPr>
              <w:spacing w:line="260" w:lineRule="exact"/>
              <w:ind w:left="34"/>
              <w:rPr>
                <w:rFonts w:eastAsia="黑体"/>
                <w:snapToGrid w:val="0"/>
                <w:sz w:val="24"/>
              </w:rPr>
            </w:pPr>
            <w:r>
              <w:rPr>
                <w:rFonts w:eastAsia="黑体"/>
                <w:snapToGrid w:val="0"/>
                <w:sz w:val="24"/>
              </w:rPr>
              <w:t>Totally enclosed</w:t>
            </w:r>
          </w:p>
          <w:p w14:paraId="399CEF0A">
            <w:pPr>
              <w:spacing w:line="260" w:lineRule="exact"/>
              <w:ind w:left="34"/>
              <w:rPr>
                <w:rFonts w:eastAsia="黑体"/>
                <w:snapToGrid w:val="0"/>
                <w:sz w:val="24"/>
              </w:rPr>
            </w:pPr>
            <w:r>
              <w:rPr>
                <w:rFonts w:eastAsia="黑体"/>
                <w:snapToGrid w:val="0"/>
                <w:sz w:val="24"/>
              </w:rPr>
              <w:t>Starboard side lifeboat shall be used as rescue boat.</w:t>
            </w:r>
          </w:p>
        </w:tc>
      </w:tr>
      <w:tr w14:paraId="43C1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59" w:type="dxa"/>
            <w:tcBorders>
              <w:top w:val="single" w:color="auto" w:sz="4" w:space="0"/>
              <w:left w:val="single" w:color="auto" w:sz="4" w:space="0"/>
              <w:bottom w:val="single" w:color="auto" w:sz="4" w:space="0"/>
              <w:right w:val="single" w:color="auto" w:sz="4" w:space="0"/>
            </w:tcBorders>
          </w:tcPr>
          <w:p w14:paraId="5935B06B">
            <w:pPr>
              <w:overflowPunct w:val="0"/>
              <w:autoSpaceDE w:val="0"/>
              <w:autoSpaceDN w:val="0"/>
              <w:adjustRightInd w:val="0"/>
              <w:spacing w:line="260" w:lineRule="exact"/>
              <w:ind w:left="34"/>
              <w:rPr>
                <w:rFonts w:eastAsia="黑体"/>
                <w:snapToGrid w:val="0"/>
                <w:sz w:val="24"/>
              </w:rPr>
            </w:pPr>
            <w:r>
              <w:rPr>
                <w:rFonts w:eastAsia="黑体"/>
                <w:snapToGrid w:val="0"/>
                <w:sz w:val="24"/>
              </w:rPr>
              <w:t>Material</w:t>
            </w:r>
          </w:p>
        </w:tc>
        <w:tc>
          <w:tcPr>
            <w:tcW w:w="6585" w:type="dxa"/>
            <w:tcBorders>
              <w:top w:val="single" w:color="auto" w:sz="4" w:space="0"/>
              <w:left w:val="single" w:color="auto" w:sz="4" w:space="0"/>
              <w:bottom w:val="single" w:color="auto" w:sz="4" w:space="0"/>
              <w:right w:val="single" w:color="auto" w:sz="4" w:space="0"/>
            </w:tcBorders>
          </w:tcPr>
          <w:p w14:paraId="1DD2448A">
            <w:pPr>
              <w:overflowPunct w:val="0"/>
              <w:autoSpaceDE w:val="0"/>
              <w:autoSpaceDN w:val="0"/>
              <w:adjustRightInd w:val="0"/>
              <w:spacing w:line="260" w:lineRule="exact"/>
              <w:ind w:left="34"/>
              <w:rPr>
                <w:rFonts w:eastAsia="黑体"/>
                <w:snapToGrid w:val="0"/>
                <w:sz w:val="24"/>
              </w:rPr>
            </w:pPr>
            <w:r>
              <w:rPr>
                <w:rFonts w:eastAsia="黑体"/>
                <w:snapToGrid w:val="0"/>
                <w:sz w:val="24"/>
              </w:rPr>
              <w:t>Glass reinforced plastics</w:t>
            </w:r>
            <w:r>
              <w:rPr>
                <w:rFonts w:hint="eastAsia" w:eastAsia="黑体"/>
                <w:snapToGrid w:val="0"/>
                <w:sz w:val="24"/>
              </w:rPr>
              <w:t>(</w:t>
            </w:r>
            <w:r>
              <w:rPr>
                <w:rFonts w:eastAsia="黑体"/>
                <w:snapToGrid w:val="0"/>
                <w:sz w:val="24"/>
              </w:rPr>
              <w:t>GRP</w:t>
            </w:r>
            <w:r>
              <w:rPr>
                <w:rFonts w:hint="eastAsia" w:eastAsia="黑体"/>
                <w:snapToGrid w:val="0"/>
                <w:sz w:val="24"/>
              </w:rPr>
              <w:t>)</w:t>
            </w:r>
          </w:p>
        </w:tc>
      </w:tr>
      <w:tr w14:paraId="7214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59" w:type="dxa"/>
            <w:tcBorders>
              <w:top w:val="single" w:color="auto" w:sz="4" w:space="0"/>
              <w:left w:val="single" w:color="auto" w:sz="4" w:space="0"/>
              <w:bottom w:val="single" w:color="auto" w:sz="4" w:space="0"/>
              <w:right w:val="single" w:color="auto" w:sz="4" w:space="0"/>
            </w:tcBorders>
          </w:tcPr>
          <w:p w14:paraId="4EB6790B">
            <w:pPr>
              <w:overflowPunct w:val="0"/>
              <w:autoSpaceDE w:val="0"/>
              <w:autoSpaceDN w:val="0"/>
              <w:adjustRightInd w:val="0"/>
              <w:spacing w:line="260" w:lineRule="exact"/>
              <w:ind w:left="34"/>
              <w:rPr>
                <w:rFonts w:eastAsia="黑体"/>
                <w:snapToGrid w:val="0"/>
                <w:sz w:val="24"/>
              </w:rPr>
            </w:pPr>
            <w:r>
              <w:rPr>
                <w:rFonts w:eastAsia="黑体"/>
                <w:snapToGrid w:val="0"/>
                <w:sz w:val="24"/>
              </w:rPr>
              <w:t>Capacity</w:t>
            </w:r>
          </w:p>
        </w:tc>
        <w:tc>
          <w:tcPr>
            <w:tcW w:w="6585" w:type="dxa"/>
            <w:tcBorders>
              <w:top w:val="single" w:color="auto" w:sz="4" w:space="0"/>
              <w:left w:val="single" w:color="auto" w:sz="4" w:space="0"/>
              <w:bottom w:val="single" w:color="auto" w:sz="4" w:space="0"/>
              <w:right w:val="single" w:color="auto" w:sz="4" w:space="0"/>
            </w:tcBorders>
          </w:tcPr>
          <w:p w14:paraId="5B2E8AF2">
            <w:pPr>
              <w:overflowPunct w:val="0"/>
              <w:autoSpaceDE w:val="0"/>
              <w:autoSpaceDN w:val="0"/>
              <w:adjustRightInd w:val="0"/>
              <w:spacing w:line="260" w:lineRule="exact"/>
              <w:ind w:left="34"/>
              <w:rPr>
                <w:rFonts w:eastAsia="黑体"/>
                <w:snapToGrid w:val="0"/>
                <w:sz w:val="24"/>
              </w:rPr>
            </w:pPr>
            <w:r>
              <w:rPr>
                <w:rFonts w:eastAsia="黑体"/>
                <w:snapToGrid w:val="0"/>
                <w:sz w:val="24"/>
              </w:rPr>
              <w:t>2</w:t>
            </w:r>
            <w:r>
              <w:rPr>
                <w:rFonts w:hint="eastAsia" w:eastAsia="黑体"/>
                <w:snapToGrid w:val="0"/>
                <w:sz w:val="24"/>
              </w:rPr>
              <w:t>4</w:t>
            </w:r>
            <w:r>
              <w:rPr>
                <w:rFonts w:eastAsia="黑体"/>
                <w:snapToGrid w:val="0"/>
                <w:sz w:val="24"/>
              </w:rPr>
              <w:t>persons</w:t>
            </w:r>
          </w:p>
        </w:tc>
      </w:tr>
      <w:tr w14:paraId="7D8B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59" w:type="dxa"/>
            <w:tcBorders>
              <w:top w:val="single" w:color="auto" w:sz="4" w:space="0"/>
              <w:left w:val="single" w:color="auto" w:sz="4" w:space="0"/>
              <w:bottom w:val="single" w:color="auto" w:sz="4" w:space="0"/>
              <w:right w:val="single" w:color="auto" w:sz="4" w:space="0"/>
            </w:tcBorders>
          </w:tcPr>
          <w:p w14:paraId="2C0F4807">
            <w:pPr>
              <w:overflowPunct w:val="0"/>
              <w:autoSpaceDE w:val="0"/>
              <w:autoSpaceDN w:val="0"/>
              <w:adjustRightInd w:val="0"/>
              <w:spacing w:line="260" w:lineRule="exact"/>
              <w:ind w:left="34"/>
              <w:rPr>
                <w:rFonts w:eastAsia="黑体"/>
                <w:snapToGrid w:val="0"/>
                <w:sz w:val="24"/>
              </w:rPr>
            </w:pPr>
            <w:r>
              <w:rPr>
                <w:rFonts w:eastAsia="黑体"/>
                <w:snapToGrid w:val="0"/>
                <w:sz w:val="24"/>
              </w:rPr>
              <w:t>Propulsion</w:t>
            </w:r>
          </w:p>
        </w:tc>
        <w:tc>
          <w:tcPr>
            <w:tcW w:w="6585" w:type="dxa"/>
            <w:tcBorders>
              <w:top w:val="single" w:color="auto" w:sz="4" w:space="0"/>
              <w:left w:val="single" w:color="auto" w:sz="4" w:space="0"/>
              <w:bottom w:val="single" w:color="auto" w:sz="4" w:space="0"/>
              <w:right w:val="single" w:color="auto" w:sz="4" w:space="0"/>
            </w:tcBorders>
          </w:tcPr>
          <w:p w14:paraId="232B8039">
            <w:pPr>
              <w:overflowPunct w:val="0"/>
              <w:autoSpaceDE w:val="0"/>
              <w:autoSpaceDN w:val="0"/>
              <w:adjustRightInd w:val="0"/>
              <w:spacing w:line="260" w:lineRule="exact"/>
              <w:ind w:left="34"/>
              <w:rPr>
                <w:rFonts w:eastAsia="黑体"/>
                <w:snapToGrid w:val="0"/>
                <w:sz w:val="24"/>
              </w:rPr>
            </w:pPr>
            <w:r>
              <w:rPr>
                <w:rFonts w:eastAsia="黑体"/>
                <w:snapToGrid w:val="0"/>
                <w:sz w:val="24"/>
              </w:rPr>
              <w:t>Diesel engine (sea water cooling)</w:t>
            </w:r>
          </w:p>
        </w:tc>
      </w:tr>
      <w:tr w14:paraId="0EDA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59" w:type="dxa"/>
            <w:tcBorders>
              <w:top w:val="single" w:color="auto" w:sz="4" w:space="0"/>
              <w:left w:val="single" w:color="auto" w:sz="4" w:space="0"/>
              <w:bottom w:val="single" w:color="auto" w:sz="4" w:space="0"/>
              <w:right w:val="single" w:color="auto" w:sz="4" w:space="0"/>
            </w:tcBorders>
          </w:tcPr>
          <w:p w14:paraId="4D10E3F9">
            <w:pPr>
              <w:overflowPunct w:val="0"/>
              <w:autoSpaceDE w:val="0"/>
              <w:autoSpaceDN w:val="0"/>
              <w:adjustRightInd w:val="0"/>
              <w:spacing w:line="260" w:lineRule="exact"/>
              <w:ind w:left="34"/>
              <w:rPr>
                <w:rFonts w:eastAsia="黑体"/>
                <w:snapToGrid w:val="0"/>
                <w:sz w:val="24"/>
              </w:rPr>
            </w:pPr>
            <w:r>
              <w:rPr>
                <w:rFonts w:eastAsia="黑体"/>
                <w:snapToGrid w:val="0"/>
                <w:sz w:val="24"/>
              </w:rPr>
              <w:t>Location</w:t>
            </w:r>
          </w:p>
        </w:tc>
        <w:tc>
          <w:tcPr>
            <w:tcW w:w="6585" w:type="dxa"/>
            <w:tcBorders>
              <w:top w:val="single" w:color="auto" w:sz="4" w:space="0"/>
              <w:left w:val="single" w:color="auto" w:sz="4" w:space="0"/>
              <w:bottom w:val="single" w:color="auto" w:sz="4" w:space="0"/>
              <w:right w:val="single" w:color="auto" w:sz="4" w:space="0"/>
            </w:tcBorders>
          </w:tcPr>
          <w:p w14:paraId="74071FAC">
            <w:pPr>
              <w:overflowPunct w:val="0"/>
              <w:autoSpaceDE w:val="0"/>
              <w:autoSpaceDN w:val="0"/>
              <w:adjustRightInd w:val="0"/>
              <w:spacing w:line="260" w:lineRule="exact"/>
              <w:ind w:left="34"/>
              <w:rPr>
                <w:rFonts w:eastAsia="黑体"/>
                <w:snapToGrid w:val="0"/>
                <w:sz w:val="24"/>
              </w:rPr>
            </w:pPr>
            <w:r>
              <w:rPr>
                <w:rFonts w:hint="eastAsia" w:eastAsia="黑体"/>
                <w:snapToGrid w:val="0"/>
                <w:sz w:val="24"/>
              </w:rPr>
              <w:t>B</w:t>
            </w:r>
            <w:r>
              <w:rPr>
                <w:rFonts w:eastAsia="黑体"/>
                <w:snapToGrid w:val="0"/>
                <w:sz w:val="24"/>
              </w:rPr>
              <w:t>e</w:t>
            </w:r>
            <w:r>
              <w:rPr>
                <w:rFonts w:hint="eastAsia" w:eastAsia="黑体"/>
                <w:snapToGrid w:val="0"/>
                <w:sz w:val="24"/>
              </w:rPr>
              <w:t xml:space="preserve">side </w:t>
            </w:r>
            <w:r>
              <w:rPr>
                <w:rFonts w:eastAsia="黑体"/>
                <w:snapToGrid w:val="0"/>
                <w:sz w:val="24"/>
              </w:rPr>
              <w:t xml:space="preserve">deck house </w:t>
            </w:r>
            <w:r>
              <w:rPr>
                <w:rFonts w:hint="eastAsia" w:eastAsia="黑体"/>
                <w:snapToGrid w:val="0"/>
                <w:sz w:val="24"/>
              </w:rPr>
              <w:t>as shown on G.A. plan</w:t>
            </w:r>
          </w:p>
        </w:tc>
      </w:tr>
    </w:tbl>
    <w:p w14:paraId="3393EB41">
      <w:pPr>
        <w:autoSpaceDE w:val="0"/>
        <w:autoSpaceDN w:val="0"/>
        <w:adjustRightInd w:val="0"/>
        <w:spacing w:line="240" w:lineRule="exact"/>
        <w:rPr>
          <w:kern w:val="0"/>
          <w:sz w:val="24"/>
        </w:rPr>
      </w:pPr>
    </w:p>
    <w:p w14:paraId="5F0EE675">
      <w:pPr>
        <w:autoSpaceDE w:val="0"/>
        <w:autoSpaceDN w:val="0"/>
        <w:adjustRightInd w:val="0"/>
        <w:ind w:left="963"/>
        <w:rPr>
          <w:kern w:val="0"/>
          <w:sz w:val="24"/>
        </w:rPr>
      </w:pPr>
      <w:r>
        <w:rPr>
          <w:kern w:val="0"/>
          <w:sz w:val="24"/>
        </w:rPr>
        <w:t xml:space="preserve">Dimension, capacity and certified date shall be marked </w:t>
      </w:r>
      <w:r>
        <w:rPr>
          <w:rFonts w:hint="eastAsia"/>
          <w:kern w:val="0"/>
          <w:sz w:val="24"/>
        </w:rPr>
        <w:t xml:space="preserve">at </w:t>
      </w:r>
      <w:r>
        <w:rPr>
          <w:kern w:val="0"/>
          <w:sz w:val="24"/>
        </w:rPr>
        <w:t>position approved by the Regulation.</w:t>
      </w:r>
    </w:p>
    <w:p w14:paraId="52DB77EC">
      <w:pPr>
        <w:autoSpaceDE w:val="0"/>
        <w:autoSpaceDN w:val="0"/>
        <w:adjustRightInd w:val="0"/>
        <w:spacing w:line="240" w:lineRule="exact"/>
        <w:rPr>
          <w:kern w:val="0"/>
          <w:sz w:val="24"/>
        </w:rPr>
      </w:pPr>
    </w:p>
    <w:p w14:paraId="7E15B6EB">
      <w:pPr>
        <w:autoSpaceDE w:val="0"/>
        <w:autoSpaceDN w:val="0"/>
        <w:adjustRightInd w:val="0"/>
        <w:ind w:left="963"/>
        <w:rPr>
          <w:kern w:val="0"/>
          <w:sz w:val="24"/>
        </w:rPr>
      </w:pPr>
      <w:r>
        <w:rPr>
          <w:kern w:val="0"/>
          <w:sz w:val="24"/>
        </w:rPr>
        <w:t xml:space="preserve">Name of </w:t>
      </w:r>
      <w:r>
        <w:rPr>
          <w:rFonts w:hint="eastAsia"/>
          <w:kern w:val="0"/>
          <w:sz w:val="24"/>
        </w:rPr>
        <w:t>s</w:t>
      </w:r>
      <w:r>
        <w:rPr>
          <w:kern w:val="0"/>
          <w:sz w:val="24"/>
        </w:rPr>
        <w:t>hip, Call sign, complement and port of registry shall be painted.</w:t>
      </w:r>
    </w:p>
    <w:p w14:paraId="27A1C4FF">
      <w:pPr>
        <w:autoSpaceDE w:val="0"/>
        <w:autoSpaceDN w:val="0"/>
        <w:adjustRightInd w:val="0"/>
        <w:spacing w:line="240" w:lineRule="exact"/>
        <w:rPr>
          <w:kern w:val="0"/>
          <w:sz w:val="24"/>
        </w:rPr>
      </w:pPr>
    </w:p>
    <w:p w14:paraId="1AF36788">
      <w:pPr>
        <w:autoSpaceDE w:val="0"/>
        <w:autoSpaceDN w:val="0"/>
        <w:adjustRightInd w:val="0"/>
        <w:ind w:left="963"/>
        <w:rPr>
          <w:kern w:val="0"/>
          <w:sz w:val="24"/>
        </w:rPr>
      </w:pPr>
      <w:r>
        <w:rPr>
          <w:kern w:val="0"/>
          <w:sz w:val="24"/>
        </w:rPr>
        <w:t>The boat embarkation area to be protected and illuminated sufficiently.</w:t>
      </w:r>
    </w:p>
    <w:p w14:paraId="186D98D0">
      <w:pPr>
        <w:autoSpaceDE w:val="0"/>
        <w:autoSpaceDN w:val="0"/>
        <w:adjustRightInd w:val="0"/>
        <w:spacing w:line="240" w:lineRule="exact"/>
        <w:rPr>
          <w:kern w:val="0"/>
          <w:sz w:val="24"/>
        </w:rPr>
      </w:pPr>
    </w:p>
    <w:p w14:paraId="4FF42BE0">
      <w:pPr>
        <w:autoSpaceDE w:val="0"/>
        <w:autoSpaceDN w:val="0"/>
        <w:adjustRightInd w:val="0"/>
        <w:ind w:left="963"/>
        <w:rPr>
          <w:kern w:val="0"/>
          <w:sz w:val="24"/>
        </w:rPr>
      </w:pPr>
      <w:r>
        <w:rPr>
          <w:rFonts w:hint="eastAsia"/>
          <w:b/>
          <w:i/>
          <w:kern w:val="0"/>
          <w:sz w:val="24"/>
        </w:rPr>
        <w:t>Emergency l</w:t>
      </w:r>
      <w:r>
        <w:rPr>
          <w:b/>
          <w:i/>
          <w:kern w:val="0"/>
          <w:sz w:val="24"/>
        </w:rPr>
        <w:t>ighting</w:t>
      </w:r>
      <w:r>
        <w:rPr>
          <w:kern w:val="0"/>
          <w:sz w:val="24"/>
        </w:rPr>
        <w:t xml:space="preserve"> and instruction sheet (in English) shall be fitted on wall near the lifeboat</w:t>
      </w:r>
      <w:r>
        <w:rPr>
          <w:rFonts w:hint="eastAsia"/>
          <w:kern w:val="0"/>
          <w:sz w:val="24"/>
        </w:rPr>
        <w:t>.</w:t>
      </w:r>
    </w:p>
    <w:p w14:paraId="493EC9B4">
      <w:pPr>
        <w:autoSpaceDE w:val="0"/>
        <w:autoSpaceDN w:val="0"/>
        <w:adjustRightInd w:val="0"/>
        <w:spacing w:line="240" w:lineRule="exact"/>
        <w:rPr>
          <w:kern w:val="0"/>
          <w:sz w:val="24"/>
        </w:rPr>
      </w:pPr>
    </w:p>
    <w:p w14:paraId="53B4F666">
      <w:pPr>
        <w:autoSpaceDE w:val="0"/>
        <w:autoSpaceDN w:val="0"/>
        <w:adjustRightInd w:val="0"/>
        <w:ind w:left="963"/>
        <w:rPr>
          <w:kern w:val="0"/>
          <w:sz w:val="24"/>
        </w:rPr>
      </w:pPr>
      <w:r>
        <w:rPr>
          <w:kern w:val="0"/>
          <w:sz w:val="24"/>
        </w:rPr>
        <w:t>Construction</w:t>
      </w:r>
      <w:r>
        <w:rPr>
          <w:rFonts w:hint="eastAsia"/>
          <w:kern w:val="0"/>
          <w:sz w:val="24"/>
        </w:rPr>
        <w:t xml:space="preserve">, </w:t>
      </w:r>
      <w:r>
        <w:rPr>
          <w:kern w:val="0"/>
          <w:sz w:val="24"/>
        </w:rPr>
        <w:t>material</w:t>
      </w:r>
      <w:r>
        <w:rPr>
          <w:rFonts w:hint="eastAsia"/>
          <w:kern w:val="0"/>
          <w:sz w:val="24"/>
        </w:rPr>
        <w:t xml:space="preserve">, </w:t>
      </w:r>
      <w:r>
        <w:rPr>
          <w:kern w:val="0"/>
          <w:sz w:val="24"/>
        </w:rPr>
        <w:t>and accessories shall be in accordance with the approved manufacturer’s standard to comply with the Rule/Regulations.</w:t>
      </w:r>
    </w:p>
    <w:p w14:paraId="56A221D2">
      <w:pPr>
        <w:autoSpaceDE w:val="0"/>
        <w:autoSpaceDN w:val="0"/>
        <w:adjustRightInd w:val="0"/>
        <w:ind w:left="963"/>
        <w:rPr>
          <w:kern w:val="0"/>
          <w:sz w:val="24"/>
        </w:rPr>
      </w:pPr>
    </w:p>
    <w:p w14:paraId="6C4C129A">
      <w:pPr>
        <w:autoSpaceDE w:val="0"/>
        <w:autoSpaceDN w:val="0"/>
        <w:adjustRightInd w:val="0"/>
        <w:spacing w:line="240" w:lineRule="exact"/>
        <w:rPr>
          <w:kern w:val="0"/>
          <w:sz w:val="24"/>
        </w:rPr>
      </w:pPr>
    </w:p>
    <w:p w14:paraId="4989BD94">
      <w:pPr>
        <w:pStyle w:val="4"/>
        <w:spacing w:before="0" w:after="0"/>
        <w:rPr>
          <w:rFonts w:cs="Arial"/>
          <w:color w:val="000000"/>
        </w:rPr>
      </w:pPr>
      <w:bookmarkStart w:id="199" w:name="_Toc384392944"/>
      <w:bookmarkStart w:id="200" w:name="_Toc50573821"/>
      <w:r>
        <w:rPr>
          <w:rFonts w:hint="eastAsia" w:cs="Arial"/>
          <w:color w:val="000000"/>
        </w:rPr>
        <w:t>4.6.2</w:t>
      </w:r>
      <w:r>
        <w:rPr>
          <w:rFonts w:cs="Arial"/>
          <w:color w:val="000000"/>
        </w:rPr>
        <w:tab/>
      </w:r>
      <w:bookmarkEnd w:id="199"/>
      <w:r>
        <w:rPr>
          <w:rFonts w:cs="Arial"/>
          <w:color w:val="000000"/>
        </w:rPr>
        <w:t>Lifeboat davit and winch</w:t>
      </w:r>
      <w:bookmarkEnd w:id="200"/>
    </w:p>
    <w:p w14:paraId="1C337A97">
      <w:pPr>
        <w:autoSpaceDE w:val="0"/>
        <w:autoSpaceDN w:val="0"/>
        <w:adjustRightInd w:val="0"/>
        <w:ind w:left="963"/>
        <w:rPr>
          <w:color w:val="000000"/>
          <w:kern w:val="0"/>
          <w:sz w:val="24"/>
        </w:rPr>
      </w:pPr>
    </w:p>
    <w:p w14:paraId="2475B228">
      <w:pPr>
        <w:autoSpaceDE w:val="0"/>
        <w:autoSpaceDN w:val="0"/>
        <w:adjustRightInd w:val="0"/>
        <w:ind w:left="963"/>
        <w:rPr>
          <w:kern w:val="0"/>
          <w:sz w:val="24"/>
        </w:rPr>
      </w:pPr>
      <w:r>
        <w:rPr>
          <w:kern w:val="0"/>
          <w:sz w:val="24"/>
        </w:rPr>
        <w:t xml:space="preserve">One (1) set of hinged gravity type davit to be provided at port and starboard side as shown on G.A. plan. </w:t>
      </w:r>
    </w:p>
    <w:p w14:paraId="30EAE61E">
      <w:pPr>
        <w:autoSpaceDE w:val="0"/>
        <w:autoSpaceDN w:val="0"/>
        <w:adjustRightInd w:val="0"/>
        <w:ind w:left="963"/>
        <w:rPr>
          <w:kern w:val="0"/>
          <w:sz w:val="24"/>
        </w:rPr>
      </w:pPr>
    </w:p>
    <w:p w14:paraId="6421E902">
      <w:pPr>
        <w:autoSpaceDE w:val="0"/>
        <w:autoSpaceDN w:val="0"/>
        <w:adjustRightInd w:val="0"/>
        <w:ind w:left="963"/>
        <w:rPr>
          <w:kern w:val="0"/>
          <w:sz w:val="24"/>
        </w:rPr>
      </w:pPr>
      <w:r>
        <w:rPr>
          <w:kern w:val="0"/>
          <w:sz w:val="24"/>
        </w:rPr>
        <w:t>The davit to be made of fabricated steel and to be complete with necessary blocks, tackles and galvanized steel wire rope, etc</w:t>
      </w:r>
      <w:r>
        <w:rPr>
          <w:rFonts w:hint="eastAsia"/>
          <w:kern w:val="0"/>
          <w:sz w:val="24"/>
        </w:rPr>
        <w:t>.</w:t>
      </w:r>
    </w:p>
    <w:p w14:paraId="519F697D">
      <w:pPr>
        <w:autoSpaceDE w:val="0"/>
        <w:autoSpaceDN w:val="0"/>
        <w:adjustRightInd w:val="0"/>
        <w:ind w:left="963"/>
        <w:rPr>
          <w:kern w:val="0"/>
          <w:sz w:val="24"/>
        </w:rPr>
      </w:pPr>
    </w:p>
    <w:p w14:paraId="586A7732">
      <w:pPr>
        <w:autoSpaceDE w:val="0"/>
        <w:autoSpaceDN w:val="0"/>
        <w:adjustRightInd w:val="0"/>
        <w:ind w:left="963"/>
        <w:rPr>
          <w:b/>
          <w:i/>
          <w:kern w:val="0"/>
          <w:sz w:val="24"/>
        </w:rPr>
      </w:pPr>
      <w:r>
        <w:rPr>
          <w:kern w:val="0"/>
          <w:sz w:val="24"/>
        </w:rPr>
        <w:t>One (1) set of electric motor driven winch shall be fitted for each lifeboat davit. Davit shall be capable of manual operation by handle in case of emergency. The winch to have sufficient capacity for lowering fully equipped life boat with persons on board to the ballast draft.</w:t>
      </w:r>
      <w:r>
        <w:t xml:space="preserve"> </w:t>
      </w:r>
      <w:r>
        <w:rPr>
          <w:b/>
          <w:i/>
          <w:kern w:val="0"/>
          <w:sz w:val="24"/>
        </w:rPr>
        <w:t>One independent starter/control panels to be used for each life boat davit and winch.</w:t>
      </w:r>
    </w:p>
    <w:p w14:paraId="7A3D0CD3">
      <w:pPr>
        <w:autoSpaceDE w:val="0"/>
        <w:autoSpaceDN w:val="0"/>
        <w:adjustRightInd w:val="0"/>
        <w:ind w:left="963"/>
        <w:rPr>
          <w:kern w:val="0"/>
          <w:sz w:val="24"/>
        </w:rPr>
      </w:pPr>
    </w:p>
    <w:p w14:paraId="4A03C773">
      <w:pPr>
        <w:autoSpaceDE w:val="0"/>
        <w:autoSpaceDN w:val="0"/>
        <w:adjustRightInd w:val="0"/>
        <w:ind w:left="963"/>
        <w:rPr>
          <w:kern w:val="0"/>
          <w:sz w:val="24"/>
        </w:rPr>
      </w:pPr>
      <w:r>
        <w:rPr>
          <w:kern w:val="0"/>
          <w:sz w:val="24"/>
        </w:rPr>
        <w:t>Each winch shall have two (2) limit switches to avoid over-hoisting.</w:t>
      </w:r>
    </w:p>
    <w:p w14:paraId="7E466F25">
      <w:pPr>
        <w:autoSpaceDE w:val="0"/>
        <w:autoSpaceDN w:val="0"/>
        <w:adjustRightInd w:val="0"/>
        <w:ind w:left="963"/>
        <w:rPr>
          <w:kern w:val="0"/>
          <w:sz w:val="24"/>
        </w:rPr>
      </w:pPr>
    </w:p>
    <w:p w14:paraId="237ADB52">
      <w:pPr>
        <w:autoSpaceDE w:val="0"/>
        <w:autoSpaceDN w:val="0"/>
        <w:adjustRightInd w:val="0"/>
        <w:ind w:left="963"/>
        <w:rPr>
          <w:kern w:val="0"/>
          <w:sz w:val="24"/>
        </w:rPr>
      </w:pPr>
      <w:r>
        <w:rPr>
          <w:kern w:val="0"/>
          <w:sz w:val="24"/>
        </w:rPr>
        <w:t>Guide fittings (skate) for easily lowering the lifeboat shall be fitted. Lighting and instruction sheet (in English) shall be fitted on the wall near the lifeboat.</w:t>
      </w:r>
    </w:p>
    <w:p w14:paraId="4DA42D1F">
      <w:pPr>
        <w:autoSpaceDE w:val="0"/>
        <w:autoSpaceDN w:val="0"/>
        <w:adjustRightInd w:val="0"/>
        <w:ind w:left="963"/>
        <w:rPr>
          <w:kern w:val="0"/>
          <w:sz w:val="24"/>
        </w:rPr>
      </w:pPr>
    </w:p>
    <w:p w14:paraId="030BB9C8">
      <w:pPr>
        <w:autoSpaceDE w:val="0"/>
        <w:autoSpaceDN w:val="0"/>
        <w:adjustRightInd w:val="0"/>
        <w:ind w:left="963"/>
        <w:rPr>
          <w:kern w:val="0"/>
          <w:sz w:val="24"/>
        </w:rPr>
      </w:pPr>
      <w:r>
        <w:rPr>
          <w:kern w:val="0"/>
          <w:sz w:val="24"/>
        </w:rPr>
        <w:t>Other material, fittings, and construction not specified above shall be in accordance with the manufacturer’s standard in compliance with the Rule/Regulations.</w:t>
      </w:r>
    </w:p>
    <w:p w14:paraId="43BD6CE6">
      <w:pPr>
        <w:autoSpaceDE w:val="0"/>
        <w:autoSpaceDN w:val="0"/>
        <w:adjustRightInd w:val="0"/>
        <w:ind w:left="963"/>
        <w:rPr>
          <w:kern w:val="0"/>
          <w:sz w:val="24"/>
        </w:rPr>
      </w:pPr>
    </w:p>
    <w:p w14:paraId="5100CDB0">
      <w:pPr>
        <w:autoSpaceDE w:val="0"/>
        <w:autoSpaceDN w:val="0"/>
        <w:adjustRightInd w:val="0"/>
        <w:ind w:left="963"/>
        <w:rPr>
          <w:kern w:val="0"/>
          <w:sz w:val="24"/>
        </w:rPr>
      </w:pPr>
      <w:r>
        <w:rPr>
          <w:kern w:val="0"/>
          <w:sz w:val="24"/>
        </w:rPr>
        <w:t>The speed of starboard side winch of hoisting speed to be in accordance with the requirements for rescue boat. The designated rescue boat davit shall be capable for the lifeboat recovery within 5 minutes as per SOLAS requirements.</w:t>
      </w:r>
    </w:p>
    <w:p w14:paraId="60F5A54B">
      <w:pPr>
        <w:pStyle w:val="4"/>
        <w:spacing w:before="0" w:after="0"/>
        <w:rPr>
          <w:rFonts w:cs="Arial"/>
        </w:rPr>
      </w:pPr>
      <w:r>
        <w:rPr>
          <w:rFonts w:cs="Arial"/>
        </w:rPr>
        <w:br w:type="page"/>
      </w:r>
      <w:bookmarkStart w:id="201" w:name="_Toc50573822"/>
      <w:r>
        <w:rPr>
          <w:rFonts w:hint="eastAsia" w:cs="Arial"/>
        </w:rPr>
        <w:t>4.6.3</w:t>
      </w:r>
      <w:r>
        <w:rPr>
          <w:rFonts w:cs="Arial"/>
        </w:rPr>
        <w:tab/>
      </w:r>
      <w:r>
        <w:rPr>
          <w:rFonts w:cs="Arial"/>
        </w:rPr>
        <w:t>LIFE RAFT AND DAVIT</w:t>
      </w:r>
      <w:bookmarkEnd w:id="201"/>
    </w:p>
    <w:p w14:paraId="00F8EC1A">
      <w:pPr>
        <w:autoSpaceDE w:val="0"/>
        <w:autoSpaceDN w:val="0"/>
        <w:adjustRightInd w:val="0"/>
        <w:spacing w:before="2"/>
        <w:jc w:val="left"/>
        <w:rPr>
          <w:rFonts w:ascii="Arial" w:hAnsi="Arial" w:cs="Arial"/>
          <w:kern w:val="0"/>
          <w:sz w:val="24"/>
        </w:rPr>
      </w:pPr>
    </w:p>
    <w:p w14:paraId="35430DBF">
      <w:pPr>
        <w:tabs>
          <w:tab w:val="left" w:pos="960"/>
        </w:tabs>
        <w:autoSpaceDE w:val="0"/>
        <w:autoSpaceDN w:val="0"/>
        <w:adjustRightInd w:val="0"/>
        <w:jc w:val="left"/>
        <w:rPr>
          <w:kern w:val="0"/>
          <w:sz w:val="24"/>
        </w:rPr>
      </w:pPr>
      <w:r>
        <w:rPr>
          <w:rFonts w:hint="eastAsia"/>
          <w:kern w:val="0"/>
          <w:sz w:val="24"/>
        </w:rPr>
        <w:t>4.6.3</w:t>
      </w:r>
      <w:r>
        <w:rPr>
          <w:kern w:val="0"/>
          <w:sz w:val="24"/>
        </w:rPr>
        <w:t>.1</w:t>
      </w:r>
      <w:r>
        <w:rPr>
          <w:kern w:val="0"/>
          <w:sz w:val="24"/>
        </w:rPr>
        <w:tab/>
      </w:r>
      <w:r>
        <w:rPr>
          <w:kern w:val="0"/>
          <w:sz w:val="24"/>
        </w:rPr>
        <w:t>Life Raft</w:t>
      </w:r>
    </w:p>
    <w:p w14:paraId="7534B508">
      <w:pPr>
        <w:autoSpaceDE w:val="0"/>
        <w:autoSpaceDN w:val="0"/>
        <w:adjustRightInd w:val="0"/>
        <w:spacing w:before="4"/>
        <w:jc w:val="left"/>
        <w:rPr>
          <w:kern w:val="0"/>
          <w:sz w:val="24"/>
        </w:rPr>
      </w:pPr>
    </w:p>
    <w:p w14:paraId="61A66A45">
      <w:pPr>
        <w:autoSpaceDE w:val="0"/>
        <w:autoSpaceDN w:val="0"/>
        <w:adjustRightInd w:val="0"/>
        <w:ind w:left="963"/>
        <w:jc w:val="left"/>
        <w:rPr>
          <w:kern w:val="0"/>
          <w:sz w:val="24"/>
        </w:rPr>
      </w:pPr>
      <w:r>
        <w:rPr>
          <w:kern w:val="0"/>
          <w:sz w:val="24"/>
        </w:rPr>
        <w:t>Life rafts shall be provided as follow:</w:t>
      </w:r>
    </w:p>
    <w:p w14:paraId="55E34DAB">
      <w:pPr>
        <w:autoSpaceDE w:val="0"/>
        <w:autoSpaceDN w:val="0"/>
        <w:adjustRightInd w:val="0"/>
        <w:jc w:val="left"/>
        <w:rPr>
          <w:kern w:val="0"/>
          <w:sz w:val="20"/>
          <w:szCs w:val="20"/>
        </w:rPr>
      </w:pPr>
    </w:p>
    <w:tbl>
      <w:tblPr>
        <w:tblStyle w:val="40"/>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1559"/>
        <w:gridCol w:w="3686"/>
        <w:gridCol w:w="2049"/>
      </w:tblGrid>
      <w:tr w14:paraId="5CA4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59" w:type="dxa"/>
            <w:tcBorders>
              <w:top w:val="single" w:color="auto" w:sz="4" w:space="0"/>
              <w:left w:val="single" w:color="auto" w:sz="4" w:space="0"/>
              <w:bottom w:val="single" w:color="auto" w:sz="4" w:space="0"/>
              <w:right w:val="single" w:color="auto" w:sz="4" w:space="0"/>
            </w:tcBorders>
          </w:tcPr>
          <w:p w14:paraId="4A7A8CE7">
            <w:pPr>
              <w:overflowPunct w:val="0"/>
              <w:autoSpaceDE w:val="0"/>
              <w:autoSpaceDN w:val="0"/>
              <w:adjustRightInd w:val="0"/>
              <w:spacing w:line="260" w:lineRule="exact"/>
              <w:jc w:val="center"/>
              <w:rPr>
                <w:sz w:val="24"/>
              </w:rPr>
            </w:pPr>
            <w:r>
              <w:rPr>
                <w:sz w:val="24"/>
              </w:rPr>
              <w:t>No</w:t>
            </w:r>
            <w:r>
              <w:rPr>
                <w:rFonts w:hint="eastAsia"/>
                <w:sz w:val="24"/>
              </w:rPr>
              <w:t>.</w:t>
            </w:r>
          </w:p>
        </w:tc>
        <w:tc>
          <w:tcPr>
            <w:tcW w:w="1559" w:type="dxa"/>
            <w:tcBorders>
              <w:top w:val="single" w:color="auto" w:sz="4" w:space="0"/>
              <w:left w:val="single" w:color="auto" w:sz="4" w:space="0"/>
              <w:bottom w:val="single" w:color="auto" w:sz="4" w:space="0"/>
              <w:right w:val="single" w:color="auto" w:sz="4" w:space="0"/>
            </w:tcBorders>
          </w:tcPr>
          <w:p w14:paraId="1D64496A">
            <w:pPr>
              <w:overflowPunct w:val="0"/>
              <w:autoSpaceDE w:val="0"/>
              <w:autoSpaceDN w:val="0"/>
              <w:adjustRightInd w:val="0"/>
              <w:spacing w:line="260" w:lineRule="exact"/>
              <w:jc w:val="center"/>
              <w:rPr>
                <w:sz w:val="24"/>
              </w:rPr>
            </w:pPr>
            <w:r>
              <w:rPr>
                <w:sz w:val="24"/>
              </w:rPr>
              <w:t>Capacity (</w:t>
            </w:r>
            <w:r>
              <w:rPr>
                <w:rFonts w:hint="eastAsia"/>
                <w:sz w:val="24"/>
              </w:rPr>
              <w:t>p</w:t>
            </w:r>
            <w:r>
              <w:rPr>
                <w:sz w:val="24"/>
              </w:rPr>
              <w:t>ersons)</w:t>
            </w:r>
          </w:p>
        </w:tc>
        <w:tc>
          <w:tcPr>
            <w:tcW w:w="3686" w:type="dxa"/>
            <w:tcBorders>
              <w:top w:val="single" w:color="auto" w:sz="4" w:space="0"/>
              <w:left w:val="single" w:color="auto" w:sz="4" w:space="0"/>
              <w:bottom w:val="single" w:color="auto" w:sz="4" w:space="0"/>
              <w:right w:val="single" w:color="auto" w:sz="4" w:space="0"/>
            </w:tcBorders>
          </w:tcPr>
          <w:p w14:paraId="08CCF9EB">
            <w:pPr>
              <w:overflowPunct w:val="0"/>
              <w:autoSpaceDE w:val="0"/>
              <w:autoSpaceDN w:val="0"/>
              <w:adjustRightInd w:val="0"/>
              <w:spacing w:line="260" w:lineRule="exact"/>
              <w:jc w:val="center"/>
              <w:rPr>
                <w:sz w:val="24"/>
              </w:rPr>
            </w:pPr>
            <w:r>
              <w:rPr>
                <w:sz w:val="24"/>
              </w:rPr>
              <w:t>Type</w:t>
            </w:r>
          </w:p>
        </w:tc>
        <w:tc>
          <w:tcPr>
            <w:tcW w:w="2049" w:type="dxa"/>
            <w:tcBorders>
              <w:top w:val="single" w:color="auto" w:sz="4" w:space="0"/>
              <w:left w:val="single" w:color="auto" w:sz="4" w:space="0"/>
              <w:bottom w:val="single" w:color="auto" w:sz="4" w:space="0"/>
              <w:right w:val="single" w:color="auto" w:sz="4" w:space="0"/>
            </w:tcBorders>
          </w:tcPr>
          <w:p w14:paraId="1648B3F7">
            <w:pPr>
              <w:overflowPunct w:val="0"/>
              <w:autoSpaceDE w:val="0"/>
              <w:autoSpaceDN w:val="0"/>
              <w:adjustRightInd w:val="0"/>
              <w:spacing w:line="260" w:lineRule="exact"/>
              <w:jc w:val="center"/>
              <w:rPr>
                <w:sz w:val="24"/>
              </w:rPr>
            </w:pPr>
            <w:r>
              <w:rPr>
                <w:sz w:val="24"/>
              </w:rPr>
              <w:t>Position</w:t>
            </w:r>
          </w:p>
        </w:tc>
      </w:tr>
      <w:tr w14:paraId="64CC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59" w:type="dxa"/>
            <w:tcBorders>
              <w:top w:val="single" w:color="auto" w:sz="4" w:space="0"/>
              <w:left w:val="single" w:color="auto" w:sz="4" w:space="0"/>
              <w:bottom w:val="single" w:color="auto" w:sz="4" w:space="0"/>
              <w:right w:val="single" w:color="auto" w:sz="4" w:space="0"/>
            </w:tcBorders>
          </w:tcPr>
          <w:p w14:paraId="256171AA">
            <w:pPr>
              <w:overflowPunct w:val="0"/>
              <w:autoSpaceDE w:val="0"/>
              <w:autoSpaceDN w:val="0"/>
              <w:adjustRightInd w:val="0"/>
              <w:spacing w:line="260" w:lineRule="exact"/>
              <w:jc w:val="left"/>
              <w:rPr>
                <w:sz w:val="24"/>
              </w:rPr>
            </w:pPr>
            <w:r>
              <w:rPr>
                <w:sz w:val="24"/>
              </w:rPr>
              <w:t>1</w:t>
            </w:r>
          </w:p>
        </w:tc>
        <w:tc>
          <w:tcPr>
            <w:tcW w:w="1559" w:type="dxa"/>
            <w:tcBorders>
              <w:top w:val="single" w:color="auto" w:sz="4" w:space="0"/>
              <w:left w:val="single" w:color="auto" w:sz="4" w:space="0"/>
              <w:bottom w:val="single" w:color="auto" w:sz="4" w:space="0"/>
              <w:right w:val="single" w:color="auto" w:sz="4" w:space="0"/>
            </w:tcBorders>
          </w:tcPr>
          <w:p w14:paraId="4123C8BE">
            <w:pPr>
              <w:overflowPunct w:val="0"/>
              <w:autoSpaceDE w:val="0"/>
              <w:autoSpaceDN w:val="0"/>
              <w:adjustRightInd w:val="0"/>
              <w:spacing w:line="260" w:lineRule="exact"/>
              <w:jc w:val="left"/>
              <w:rPr>
                <w:sz w:val="24"/>
              </w:rPr>
            </w:pPr>
            <w:r>
              <w:rPr>
                <w:sz w:val="24"/>
              </w:rPr>
              <w:t>2</w:t>
            </w:r>
            <w:r>
              <w:rPr>
                <w:rFonts w:hint="eastAsia"/>
                <w:sz w:val="24"/>
              </w:rPr>
              <w:t>4</w:t>
            </w:r>
          </w:p>
        </w:tc>
        <w:tc>
          <w:tcPr>
            <w:tcW w:w="3686" w:type="dxa"/>
            <w:tcBorders>
              <w:top w:val="single" w:color="auto" w:sz="4" w:space="0"/>
              <w:left w:val="single" w:color="auto" w:sz="4" w:space="0"/>
              <w:bottom w:val="single" w:color="auto" w:sz="4" w:space="0"/>
              <w:right w:val="single" w:color="auto" w:sz="4" w:space="0"/>
            </w:tcBorders>
          </w:tcPr>
          <w:p w14:paraId="186ED323">
            <w:pPr>
              <w:overflowPunct w:val="0"/>
              <w:autoSpaceDE w:val="0"/>
              <w:autoSpaceDN w:val="0"/>
              <w:adjustRightInd w:val="0"/>
              <w:spacing w:line="260" w:lineRule="exact"/>
              <w:jc w:val="left"/>
              <w:rPr>
                <w:sz w:val="24"/>
              </w:rPr>
            </w:pPr>
            <w:r>
              <w:rPr>
                <w:sz w:val="24"/>
              </w:rPr>
              <w:t>Inflatable, throw overboard type with a hydrostatic releasing device</w:t>
            </w:r>
          </w:p>
        </w:tc>
        <w:tc>
          <w:tcPr>
            <w:tcW w:w="2049" w:type="dxa"/>
            <w:tcBorders>
              <w:top w:val="single" w:color="auto" w:sz="4" w:space="0"/>
              <w:left w:val="single" w:color="auto" w:sz="4" w:space="0"/>
              <w:bottom w:val="single" w:color="auto" w:sz="4" w:space="0"/>
              <w:right w:val="single" w:color="auto" w:sz="4" w:space="0"/>
            </w:tcBorders>
          </w:tcPr>
          <w:p w14:paraId="27EE17B0">
            <w:pPr>
              <w:overflowPunct w:val="0"/>
              <w:autoSpaceDE w:val="0"/>
              <w:autoSpaceDN w:val="0"/>
              <w:adjustRightInd w:val="0"/>
              <w:spacing w:line="260" w:lineRule="exact"/>
              <w:jc w:val="left"/>
              <w:rPr>
                <w:sz w:val="24"/>
              </w:rPr>
            </w:pPr>
            <w:r>
              <w:rPr>
                <w:sz w:val="24"/>
              </w:rPr>
              <w:t>Accommodation port side</w:t>
            </w:r>
          </w:p>
        </w:tc>
      </w:tr>
      <w:tr w14:paraId="2BC85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59" w:type="dxa"/>
            <w:tcBorders>
              <w:top w:val="single" w:color="auto" w:sz="4" w:space="0"/>
              <w:left w:val="single" w:color="auto" w:sz="4" w:space="0"/>
              <w:bottom w:val="single" w:color="auto" w:sz="4" w:space="0"/>
              <w:right w:val="single" w:color="auto" w:sz="4" w:space="0"/>
            </w:tcBorders>
          </w:tcPr>
          <w:p w14:paraId="39307157">
            <w:pPr>
              <w:overflowPunct w:val="0"/>
              <w:autoSpaceDE w:val="0"/>
              <w:autoSpaceDN w:val="0"/>
              <w:adjustRightInd w:val="0"/>
              <w:spacing w:line="260" w:lineRule="exact"/>
              <w:jc w:val="left"/>
              <w:rPr>
                <w:sz w:val="24"/>
              </w:rPr>
            </w:pPr>
            <w:r>
              <w:rPr>
                <w:sz w:val="24"/>
              </w:rPr>
              <w:t>1</w:t>
            </w:r>
          </w:p>
        </w:tc>
        <w:tc>
          <w:tcPr>
            <w:tcW w:w="1559" w:type="dxa"/>
            <w:tcBorders>
              <w:top w:val="single" w:color="auto" w:sz="4" w:space="0"/>
              <w:left w:val="single" w:color="auto" w:sz="4" w:space="0"/>
              <w:bottom w:val="single" w:color="auto" w:sz="4" w:space="0"/>
              <w:right w:val="single" w:color="auto" w:sz="4" w:space="0"/>
            </w:tcBorders>
          </w:tcPr>
          <w:p w14:paraId="18A68BE3">
            <w:pPr>
              <w:overflowPunct w:val="0"/>
              <w:autoSpaceDE w:val="0"/>
              <w:autoSpaceDN w:val="0"/>
              <w:adjustRightInd w:val="0"/>
              <w:spacing w:line="260" w:lineRule="exact"/>
              <w:jc w:val="left"/>
              <w:rPr>
                <w:sz w:val="24"/>
              </w:rPr>
            </w:pPr>
            <w:r>
              <w:rPr>
                <w:sz w:val="24"/>
              </w:rPr>
              <w:t>2</w:t>
            </w:r>
            <w:r>
              <w:rPr>
                <w:rFonts w:hint="eastAsia"/>
                <w:sz w:val="24"/>
              </w:rPr>
              <w:t>4</w:t>
            </w:r>
          </w:p>
        </w:tc>
        <w:tc>
          <w:tcPr>
            <w:tcW w:w="3686" w:type="dxa"/>
            <w:tcBorders>
              <w:top w:val="single" w:color="auto" w:sz="4" w:space="0"/>
              <w:left w:val="single" w:color="auto" w:sz="4" w:space="0"/>
              <w:bottom w:val="single" w:color="auto" w:sz="4" w:space="0"/>
              <w:right w:val="single" w:color="auto" w:sz="4" w:space="0"/>
            </w:tcBorders>
          </w:tcPr>
          <w:p w14:paraId="344F5ACB">
            <w:pPr>
              <w:overflowPunct w:val="0"/>
              <w:autoSpaceDE w:val="0"/>
              <w:autoSpaceDN w:val="0"/>
              <w:adjustRightInd w:val="0"/>
              <w:spacing w:line="260" w:lineRule="exact"/>
              <w:jc w:val="left"/>
              <w:rPr>
                <w:sz w:val="24"/>
              </w:rPr>
            </w:pPr>
            <w:r>
              <w:rPr>
                <w:sz w:val="24"/>
              </w:rPr>
              <w:t>Inflatable, throw overboard type with a hydrostatic releasing device</w:t>
            </w:r>
          </w:p>
        </w:tc>
        <w:tc>
          <w:tcPr>
            <w:tcW w:w="2049" w:type="dxa"/>
            <w:tcBorders>
              <w:top w:val="single" w:color="auto" w:sz="4" w:space="0"/>
              <w:left w:val="single" w:color="auto" w:sz="4" w:space="0"/>
              <w:bottom w:val="single" w:color="auto" w:sz="4" w:space="0"/>
              <w:right w:val="single" w:color="auto" w:sz="4" w:space="0"/>
            </w:tcBorders>
          </w:tcPr>
          <w:p w14:paraId="223DE796">
            <w:pPr>
              <w:overflowPunct w:val="0"/>
              <w:autoSpaceDE w:val="0"/>
              <w:autoSpaceDN w:val="0"/>
              <w:adjustRightInd w:val="0"/>
              <w:spacing w:line="260" w:lineRule="exact"/>
              <w:jc w:val="left"/>
              <w:rPr>
                <w:sz w:val="24"/>
              </w:rPr>
            </w:pPr>
            <w:r>
              <w:rPr>
                <w:sz w:val="24"/>
              </w:rPr>
              <w:t>Accommodation starboard side</w:t>
            </w:r>
          </w:p>
        </w:tc>
      </w:tr>
      <w:tr w14:paraId="714C2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59" w:type="dxa"/>
            <w:tcBorders>
              <w:top w:val="single" w:color="auto" w:sz="4" w:space="0"/>
              <w:left w:val="single" w:color="auto" w:sz="4" w:space="0"/>
              <w:bottom w:val="single" w:color="auto" w:sz="4" w:space="0"/>
              <w:right w:val="single" w:color="auto" w:sz="4" w:space="0"/>
            </w:tcBorders>
          </w:tcPr>
          <w:p w14:paraId="394BF384">
            <w:pPr>
              <w:overflowPunct w:val="0"/>
              <w:autoSpaceDE w:val="0"/>
              <w:autoSpaceDN w:val="0"/>
              <w:adjustRightInd w:val="0"/>
              <w:spacing w:line="260" w:lineRule="exact"/>
              <w:jc w:val="left"/>
              <w:rPr>
                <w:sz w:val="24"/>
              </w:rPr>
            </w:pPr>
            <w:r>
              <w:rPr>
                <w:rFonts w:hint="eastAsia"/>
                <w:sz w:val="24"/>
              </w:rPr>
              <w:t>2</w:t>
            </w:r>
          </w:p>
        </w:tc>
        <w:tc>
          <w:tcPr>
            <w:tcW w:w="1559" w:type="dxa"/>
            <w:tcBorders>
              <w:top w:val="single" w:color="auto" w:sz="4" w:space="0"/>
              <w:left w:val="single" w:color="auto" w:sz="4" w:space="0"/>
              <w:bottom w:val="single" w:color="auto" w:sz="4" w:space="0"/>
              <w:right w:val="single" w:color="auto" w:sz="4" w:space="0"/>
            </w:tcBorders>
          </w:tcPr>
          <w:p w14:paraId="4AD37042">
            <w:pPr>
              <w:overflowPunct w:val="0"/>
              <w:autoSpaceDE w:val="0"/>
              <w:autoSpaceDN w:val="0"/>
              <w:adjustRightInd w:val="0"/>
              <w:spacing w:line="260" w:lineRule="exact"/>
              <w:jc w:val="left"/>
              <w:rPr>
                <w:sz w:val="24"/>
              </w:rPr>
            </w:pPr>
            <w:r>
              <w:rPr>
                <w:sz w:val="24"/>
              </w:rPr>
              <w:t>6</w:t>
            </w:r>
          </w:p>
        </w:tc>
        <w:tc>
          <w:tcPr>
            <w:tcW w:w="3686" w:type="dxa"/>
            <w:tcBorders>
              <w:top w:val="single" w:color="auto" w:sz="4" w:space="0"/>
              <w:left w:val="single" w:color="auto" w:sz="4" w:space="0"/>
              <w:bottom w:val="single" w:color="auto" w:sz="4" w:space="0"/>
              <w:right w:val="single" w:color="auto" w:sz="4" w:space="0"/>
            </w:tcBorders>
          </w:tcPr>
          <w:p w14:paraId="356B4665">
            <w:pPr>
              <w:overflowPunct w:val="0"/>
              <w:autoSpaceDE w:val="0"/>
              <w:autoSpaceDN w:val="0"/>
              <w:adjustRightInd w:val="0"/>
              <w:spacing w:line="260" w:lineRule="exact"/>
              <w:jc w:val="left"/>
              <w:rPr>
                <w:sz w:val="24"/>
              </w:rPr>
            </w:pPr>
            <w:r>
              <w:rPr>
                <w:sz w:val="24"/>
              </w:rPr>
              <w:t>Inflatable, throw overboard type</w:t>
            </w:r>
          </w:p>
        </w:tc>
        <w:tc>
          <w:tcPr>
            <w:tcW w:w="2049" w:type="dxa"/>
            <w:tcBorders>
              <w:top w:val="single" w:color="auto" w:sz="4" w:space="0"/>
              <w:left w:val="single" w:color="auto" w:sz="4" w:space="0"/>
              <w:bottom w:val="single" w:color="auto" w:sz="4" w:space="0"/>
              <w:right w:val="single" w:color="auto" w:sz="4" w:space="0"/>
            </w:tcBorders>
          </w:tcPr>
          <w:p w14:paraId="1D9A12FA">
            <w:pPr>
              <w:overflowPunct w:val="0"/>
              <w:autoSpaceDE w:val="0"/>
              <w:autoSpaceDN w:val="0"/>
              <w:adjustRightInd w:val="0"/>
              <w:spacing w:line="260" w:lineRule="exact"/>
              <w:jc w:val="left"/>
              <w:rPr>
                <w:sz w:val="24"/>
              </w:rPr>
            </w:pPr>
            <w:r>
              <w:rPr>
                <w:sz w:val="24"/>
              </w:rPr>
              <w:t>Ship’s forward</w:t>
            </w:r>
          </w:p>
        </w:tc>
      </w:tr>
    </w:tbl>
    <w:p w14:paraId="6D7E2DC7">
      <w:pPr>
        <w:autoSpaceDE w:val="0"/>
        <w:autoSpaceDN w:val="0"/>
        <w:adjustRightInd w:val="0"/>
        <w:ind w:left="963"/>
        <w:rPr>
          <w:kern w:val="0"/>
          <w:sz w:val="24"/>
        </w:rPr>
      </w:pPr>
    </w:p>
    <w:p w14:paraId="7067DCF5">
      <w:pPr>
        <w:autoSpaceDE w:val="0"/>
        <w:autoSpaceDN w:val="0"/>
        <w:adjustRightInd w:val="0"/>
        <w:spacing w:line="300" w:lineRule="exact"/>
        <w:ind w:left="964"/>
        <w:rPr>
          <w:kern w:val="0"/>
          <w:sz w:val="24"/>
        </w:rPr>
      </w:pPr>
      <w:r>
        <w:rPr>
          <w:kern w:val="0"/>
          <w:sz w:val="24"/>
        </w:rPr>
        <w:t xml:space="preserve">Each one (1) embarkation ladder shall be supplied for liferaft at </w:t>
      </w:r>
      <w:r>
        <w:rPr>
          <w:rFonts w:hint="eastAsia"/>
          <w:kern w:val="0"/>
          <w:sz w:val="24"/>
        </w:rPr>
        <w:t xml:space="preserve">accommodation </w:t>
      </w:r>
      <w:r>
        <w:rPr>
          <w:kern w:val="0"/>
          <w:sz w:val="24"/>
        </w:rPr>
        <w:t xml:space="preserve">port side and starboard side. </w:t>
      </w:r>
    </w:p>
    <w:p w14:paraId="6775D045">
      <w:pPr>
        <w:autoSpaceDE w:val="0"/>
        <w:autoSpaceDN w:val="0"/>
        <w:adjustRightInd w:val="0"/>
        <w:spacing w:line="240" w:lineRule="exact"/>
        <w:ind w:left="964"/>
        <w:rPr>
          <w:kern w:val="0"/>
          <w:sz w:val="24"/>
        </w:rPr>
      </w:pPr>
    </w:p>
    <w:p w14:paraId="30714CB7">
      <w:pPr>
        <w:autoSpaceDE w:val="0"/>
        <w:autoSpaceDN w:val="0"/>
        <w:adjustRightInd w:val="0"/>
        <w:spacing w:line="300" w:lineRule="exact"/>
        <w:ind w:left="964"/>
        <w:rPr>
          <w:kern w:val="0"/>
          <w:sz w:val="24"/>
        </w:rPr>
      </w:pPr>
      <w:r>
        <w:rPr>
          <w:kern w:val="0"/>
          <w:sz w:val="24"/>
        </w:rPr>
        <w:t>Two (2) embarkation ladder</w:t>
      </w:r>
      <w:r>
        <w:rPr>
          <w:rFonts w:hint="eastAsia"/>
          <w:kern w:val="0"/>
          <w:sz w:val="24"/>
        </w:rPr>
        <w:t>s</w:t>
      </w:r>
      <w:r>
        <w:rPr>
          <w:kern w:val="0"/>
          <w:sz w:val="24"/>
        </w:rPr>
        <w:t xml:space="preserve"> shall be arranged at the protected location on forward ship. </w:t>
      </w:r>
    </w:p>
    <w:p w14:paraId="0244DA58">
      <w:pPr>
        <w:autoSpaceDE w:val="0"/>
        <w:autoSpaceDN w:val="0"/>
        <w:adjustRightInd w:val="0"/>
        <w:spacing w:line="240" w:lineRule="exact"/>
        <w:ind w:left="964"/>
        <w:rPr>
          <w:kern w:val="0"/>
          <w:sz w:val="24"/>
        </w:rPr>
      </w:pPr>
    </w:p>
    <w:p w14:paraId="146197C8">
      <w:pPr>
        <w:autoSpaceDE w:val="0"/>
        <w:autoSpaceDN w:val="0"/>
        <w:adjustRightInd w:val="0"/>
        <w:spacing w:line="300" w:lineRule="exact"/>
        <w:ind w:left="964"/>
        <w:rPr>
          <w:kern w:val="0"/>
          <w:sz w:val="24"/>
        </w:rPr>
      </w:pPr>
      <w:r>
        <w:rPr>
          <w:kern w:val="0"/>
          <w:sz w:val="24"/>
        </w:rPr>
        <w:t>The canvas covers for these ladders to be provided</w:t>
      </w:r>
      <w:r>
        <w:rPr>
          <w:rFonts w:hint="eastAsia"/>
          <w:kern w:val="0"/>
          <w:sz w:val="24"/>
        </w:rPr>
        <w:t>.</w:t>
      </w:r>
    </w:p>
    <w:p w14:paraId="4F9DE9D8">
      <w:pPr>
        <w:autoSpaceDE w:val="0"/>
        <w:autoSpaceDN w:val="0"/>
        <w:adjustRightInd w:val="0"/>
        <w:spacing w:line="240" w:lineRule="exact"/>
        <w:ind w:left="964"/>
        <w:rPr>
          <w:kern w:val="0"/>
          <w:sz w:val="24"/>
        </w:rPr>
      </w:pPr>
    </w:p>
    <w:p w14:paraId="77A238FF">
      <w:pPr>
        <w:autoSpaceDE w:val="0"/>
        <w:autoSpaceDN w:val="0"/>
        <w:adjustRightInd w:val="0"/>
        <w:spacing w:line="300" w:lineRule="exact"/>
        <w:ind w:left="964"/>
        <w:rPr>
          <w:kern w:val="0"/>
          <w:sz w:val="24"/>
        </w:rPr>
      </w:pPr>
      <w:r>
        <w:rPr>
          <w:kern w:val="0"/>
          <w:sz w:val="24"/>
        </w:rPr>
        <w:t xml:space="preserve">The inflatable life rafts shall be stowed in fiber glass reinforced plastic </w:t>
      </w:r>
      <w:r>
        <w:rPr>
          <w:rFonts w:hint="eastAsia"/>
          <w:kern w:val="0"/>
          <w:sz w:val="24"/>
        </w:rPr>
        <w:t xml:space="preserve">(FRP) </w:t>
      </w:r>
      <w:r>
        <w:rPr>
          <w:kern w:val="0"/>
          <w:sz w:val="24"/>
        </w:rPr>
        <w:t xml:space="preserve">container. The container shall be stowed in </w:t>
      </w:r>
      <w:r>
        <w:rPr>
          <w:rFonts w:hint="eastAsia"/>
          <w:kern w:val="0"/>
          <w:sz w:val="24"/>
        </w:rPr>
        <w:t xml:space="preserve">cradle </w:t>
      </w:r>
      <w:r>
        <w:rPr>
          <w:kern w:val="0"/>
          <w:sz w:val="24"/>
        </w:rPr>
        <w:t>and float free</w:t>
      </w:r>
      <w:r>
        <w:rPr>
          <w:rFonts w:hint="eastAsia"/>
          <w:kern w:val="0"/>
          <w:sz w:val="24"/>
        </w:rPr>
        <w:t xml:space="preserve">, </w:t>
      </w:r>
    </w:p>
    <w:p w14:paraId="7DE38742">
      <w:pPr>
        <w:autoSpaceDE w:val="0"/>
        <w:autoSpaceDN w:val="0"/>
        <w:adjustRightInd w:val="0"/>
        <w:spacing w:line="240" w:lineRule="exact"/>
        <w:ind w:left="964"/>
        <w:rPr>
          <w:kern w:val="0"/>
          <w:sz w:val="24"/>
        </w:rPr>
      </w:pPr>
    </w:p>
    <w:p w14:paraId="678C0E49">
      <w:pPr>
        <w:autoSpaceDE w:val="0"/>
        <w:autoSpaceDN w:val="0"/>
        <w:adjustRightInd w:val="0"/>
        <w:spacing w:line="300" w:lineRule="exact"/>
        <w:ind w:left="964"/>
        <w:rPr>
          <w:kern w:val="0"/>
          <w:sz w:val="24"/>
        </w:rPr>
      </w:pPr>
      <w:r>
        <w:rPr>
          <w:kern w:val="0"/>
          <w:sz w:val="24"/>
        </w:rPr>
        <w:t>Effective term of nine (9) months shall be available for the life rafts at the time of the Vessel’s delivery.</w:t>
      </w:r>
    </w:p>
    <w:p w14:paraId="5CEE9166">
      <w:pPr>
        <w:autoSpaceDE w:val="0"/>
        <w:autoSpaceDN w:val="0"/>
        <w:adjustRightInd w:val="0"/>
        <w:spacing w:line="240" w:lineRule="exact"/>
        <w:ind w:left="964"/>
        <w:rPr>
          <w:kern w:val="0"/>
          <w:sz w:val="24"/>
        </w:rPr>
      </w:pPr>
    </w:p>
    <w:p w14:paraId="1195836C">
      <w:pPr>
        <w:autoSpaceDE w:val="0"/>
        <w:autoSpaceDN w:val="0"/>
        <w:adjustRightInd w:val="0"/>
        <w:spacing w:line="300" w:lineRule="exact"/>
        <w:ind w:left="964"/>
        <w:rPr>
          <w:kern w:val="0"/>
          <w:sz w:val="24"/>
        </w:rPr>
      </w:pPr>
      <w:r>
        <w:rPr>
          <w:kern w:val="0"/>
          <w:sz w:val="24"/>
        </w:rPr>
        <w:t>Indication lamp and instruction sheet (in English) shall be provided for life raft.</w:t>
      </w:r>
    </w:p>
    <w:p w14:paraId="1FDB9469">
      <w:pPr>
        <w:autoSpaceDE w:val="0"/>
        <w:autoSpaceDN w:val="0"/>
        <w:adjustRightInd w:val="0"/>
        <w:spacing w:line="300" w:lineRule="exact"/>
        <w:rPr>
          <w:kern w:val="0"/>
          <w:sz w:val="24"/>
        </w:rPr>
      </w:pPr>
    </w:p>
    <w:p w14:paraId="4D59B351">
      <w:pPr>
        <w:tabs>
          <w:tab w:val="left" w:pos="960"/>
        </w:tabs>
        <w:autoSpaceDE w:val="0"/>
        <w:autoSpaceDN w:val="0"/>
        <w:adjustRightInd w:val="0"/>
        <w:jc w:val="left"/>
        <w:rPr>
          <w:kern w:val="0"/>
          <w:sz w:val="24"/>
        </w:rPr>
      </w:pPr>
      <w:r>
        <w:rPr>
          <w:rFonts w:hint="eastAsia"/>
          <w:kern w:val="0"/>
          <w:sz w:val="24"/>
        </w:rPr>
        <w:t>4.6.3</w:t>
      </w:r>
      <w:r>
        <w:rPr>
          <w:kern w:val="0"/>
          <w:sz w:val="24"/>
        </w:rPr>
        <w:t>.</w:t>
      </w:r>
      <w:r>
        <w:rPr>
          <w:rFonts w:hint="eastAsia"/>
          <w:kern w:val="0"/>
          <w:sz w:val="24"/>
        </w:rPr>
        <w:t>2</w:t>
      </w:r>
      <w:r>
        <w:rPr>
          <w:kern w:val="0"/>
          <w:sz w:val="24"/>
        </w:rPr>
        <w:tab/>
      </w:r>
      <w:r>
        <w:rPr>
          <w:kern w:val="0"/>
          <w:sz w:val="24"/>
        </w:rPr>
        <w:t>Life Raft</w:t>
      </w:r>
      <w:r>
        <w:rPr>
          <w:rFonts w:hint="eastAsia"/>
          <w:kern w:val="0"/>
          <w:sz w:val="24"/>
        </w:rPr>
        <w:t xml:space="preserve"> Davit</w:t>
      </w:r>
    </w:p>
    <w:p w14:paraId="12BF2A19">
      <w:pPr>
        <w:autoSpaceDE w:val="0"/>
        <w:autoSpaceDN w:val="0"/>
        <w:adjustRightInd w:val="0"/>
        <w:spacing w:line="240" w:lineRule="exact"/>
        <w:ind w:left="964"/>
        <w:rPr>
          <w:kern w:val="0"/>
          <w:sz w:val="24"/>
        </w:rPr>
      </w:pPr>
    </w:p>
    <w:p w14:paraId="14413A74">
      <w:pPr>
        <w:tabs>
          <w:tab w:val="left" w:pos="960"/>
        </w:tabs>
        <w:autoSpaceDE w:val="0"/>
        <w:autoSpaceDN w:val="0"/>
        <w:adjustRightInd w:val="0"/>
        <w:ind w:left="114" w:firstLine="840" w:firstLineChars="350"/>
        <w:jc w:val="left"/>
        <w:rPr>
          <w:kern w:val="0"/>
          <w:sz w:val="24"/>
        </w:rPr>
      </w:pPr>
      <w:r>
        <w:rPr>
          <w:kern w:val="0"/>
          <w:sz w:val="24"/>
        </w:rPr>
        <w:t xml:space="preserve">Life </w:t>
      </w:r>
      <w:r>
        <w:rPr>
          <w:rFonts w:hint="eastAsia"/>
          <w:kern w:val="0"/>
          <w:sz w:val="24"/>
        </w:rPr>
        <w:t>r</w:t>
      </w:r>
      <w:r>
        <w:rPr>
          <w:kern w:val="0"/>
          <w:sz w:val="24"/>
        </w:rPr>
        <w:t>aft</w:t>
      </w:r>
      <w:r>
        <w:rPr>
          <w:rFonts w:hint="eastAsia"/>
          <w:kern w:val="0"/>
          <w:sz w:val="24"/>
        </w:rPr>
        <w:t xml:space="preserve"> davit shall not be provided.</w:t>
      </w:r>
    </w:p>
    <w:p w14:paraId="0C000791">
      <w:pPr>
        <w:autoSpaceDE w:val="0"/>
        <w:autoSpaceDN w:val="0"/>
        <w:adjustRightInd w:val="0"/>
        <w:jc w:val="left"/>
        <w:rPr>
          <w:kern w:val="0"/>
          <w:sz w:val="20"/>
          <w:szCs w:val="20"/>
        </w:rPr>
      </w:pPr>
    </w:p>
    <w:p w14:paraId="2FD50040">
      <w:pPr>
        <w:pStyle w:val="4"/>
        <w:spacing w:before="0" w:after="0"/>
        <w:rPr>
          <w:rFonts w:cs="Arial"/>
        </w:rPr>
      </w:pPr>
      <w:bookmarkStart w:id="202" w:name="_Toc50573823"/>
      <w:r>
        <w:rPr>
          <w:rFonts w:hint="eastAsia" w:cs="Arial"/>
        </w:rPr>
        <w:t>4.6.4</w:t>
      </w:r>
      <w:r>
        <w:rPr>
          <w:rFonts w:cs="Arial"/>
        </w:rPr>
        <w:tab/>
      </w:r>
      <w:r>
        <w:rPr>
          <w:rFonts w:cs="Arial"/>
        </w:rPr>
        <w:t>PERSONNEL LIFESAVINGS</w:t>
      </w:r>
      <w:bookmarkEnd w:id="202"/>
    </w:p>
    <w:p w14:paraId="21DA47FB">
      <w:pPr>
        <w:autoSpaceDE w:val="0"/>
        <w:autoSpaceDN w:val="0"/>
        <w:adjustRightInd w:val="0"/>
        <w:spacing w:line="240" w:lineRule="exact"/>
        <w:ind w:left="964"/>
        <w:rPr>
          <w:kern w:val="0"/>
          <w:sz w:val="24"/>
        </w:rPr>
      </w:pPr>
    </w:p>
    <w:p w14:paraId="2B28B764">
      <w:pPr>
        <w:autoSpaceDE w:val="0"/>
        <w:autoSpaceDN w:val="0"/>
        <w:adjustRightInd w:val="0"/>
        <w:spacing w:line="300" w:lineRule="exact"/>
        <w:ind w:left="964"/>
        <w:rPr>
          <w:kern w:val="0"/>
          <w:sz w:val="24"/>
        </w:rPr>
      </w:pPr>
      <w:r>
        <w:rPr>
          <w:kern w:val="0"/>
          <w:sz w:val="24"/>
        </w:rPr>
        <w:t xml:space="preserve">Personnel lifesaving appliances shall be provided </w:t>
      </w:r>
      <w:r>
        <w:rPr>
          <w:rFonts w:hint="eastAsia"/>
          <w:kern w:val="0"/>
          <w:sz w:val="24"/>
        </w:rPr>
        <w:t xml:space="preserve">by the Builder </w:t>
      </w:r>
      <w:r>
        <w:rPr>
          <w:kern w:val="0"/>
          <w:sz w:val="24"/>
        </w:rPr>
        <w:t>in accordance with the Rule/Regulation</w:t>
      </w:r>
      <w:r>
        <w:rPr>
          <w:rFonts w:hint="eastAsia"/>
          <w:kern w:val="0"/>
          <w:sz w:val="24"/>
        </w:rPr>
        <w:t xml:space="preserve">s of Classification Society and Flag </w:t>
      </w:r>
      <w:r>
        <w:rPr>
          <w:kern w:val="0"/>
          <w:sz w:val="24"/>
        </w:rPr>
        <w:t>Authority</w:t>
      </w:r>
      <w:r>
        <w:rPr>
          <w:rFonts w:hint="eastAsia"/>
          <w:kern w:val="0"/>
          <w:sz w:val="24"/>
        </w:rPr>
        <w:t>.</w:t>
      </w:r>
    </w:p>
    <w:p w14:paraId="1E61A73D">
      <w:pPr>
        <w:autoSpaceDE w:val="0"/>
        <w:autoSpaceDN w:val="0"/>
        <w:adjustRightInd w:val="0"/>
        <w:spacing w:line="300" w:lineRule="exact"/>
        <w:ind w:left="964"/>
        <w:rPr>
          <w:b/>
          <w:i/>
          <w:kern w:val="0"/>
          <w:sz w:val="24"/>
        </w:rPr>
      </w:pPr>
      <w:r>
        <w:rPr>
          <w:rFonts w:hint="eastAsia"/>
          <w:b/>
          <w:i/>
          <w:kern w:val="0"/>
          <w:sz w:val="24"/>
        </w:rPr>
        <w:t>O</w:t>
      </w:r>
      <w:r>
        <w:rPr>
          <w:b/>
          <w:i/>
          <w:kern w:val="0"/>
          <w:sz w:val="24"/>
        </w:rPr>
        <w:t xml:space="preserve">wner supply the </w:t>
      </w:r>
      <w:r>
        <w:rPr>
          <w:rFonts w:eastAsia="Microsoft JhengHei"/>
          <w:b/>
          <w:i/>
          <w:color w:val="151515"/>
          <w:sz w:val="24"/>
        </w:rPr>
        <w:t>SCBA</w:t>
      </w:r>
      <w:r>
        <w:rPr>
          <w:rFonts w:eastAsia="Microsoft JhengHei"/>
          <w:b/>
          <w:i/>
          <w:color w:val="151515"/>
          <w:spacing w:val="18"/>
          <w:sz w:val="24"/>
        </w:rPr>
        <w:t xml:space="preserve"> </w:t>
      </w:r>
      <w:r>
        <w:rPr>
          <w:rFonts w:eastAsia="Microsoft JhengHei"/>
          <w:b/>
          <w:i/>
          <w:color w:val="151515"/>
          <w:sz w:val="24"/>
        </w:rPr>
        <w:t>and</w:t>
      </w:r>
      <w:r>
        <w:rPr>
          <w:rFonts w:eastAsia="Microsoft JhengHei"/>
          <w:b/>
          <w:i/>
          <w:color w:val="151515"/>
          <w:spacing w:val="11"/>
          <w:sz w:val="24"/>
        </w:rPr>
        <w:t xml:space="preserve"> </w:t>
      </w:r>
      <w:r>
        <w:rPr>
          <w:rFonts w:eastAsia="Microsoft JhengHei"/>
          <w:b/>
          <w:i/>
          <w:color w:val="151515"/>
          <w:sz w:val="24"/>
        </w:rPr>
        <w:t>EEBD</w:t>
      </w:r>
      <w:r>
        <w:rPr>
          <w:rFonts w:eastAsia="Microsoft JhengHei"/>
          <w:b/>
          <w:i/>
          <w:color w:val="151515"/>
          <w:spacing w:val="14"/>
          <w:sz w:val="24"/>
        </w:rPr>
        <w:t xml:space="preserve"> </w:t>
      </w:r>
      <w:r>
        <w:rPr>
          <w:rFonts w:eastAsia="Microsoft JhengHei"/>
          <w:b/>
          <w:i/>
          <w:color w:val="151515"/>
          <w:sz w:val="24"/>
        </w:rPr>
        <w:t>recharging</w:t>
      </w:r>
      <w:r>
        <w:rPr>
          <w:rFonts w:eastAsia="Microsoft JhengHei"/>
          <w:b/>
          <w:i/>
          <w:color w:val="151515"/>
          <w:spacing w:val="25"/>
          <w:sz w:val="24"/>
        </w:rPr>
        <w:t xml:space="preserve"> </w:t>
      </w:r>
      <w:r>
        <w:rPr>
          <w:rFonts w:eastAsia="Microsoft JhengHei"/>
          <w:b/>
          <w:i/>
          <w:color w:val="151515"/>
          <w:sz w:val="24"/>
        </w:rPr>
        <w:t>compressor</w:t>
      </w:r>
      <w:r>
        <w:rPr>
          <w:b/>
          <w:i/>
          <w:kern w:val="0"/>
          <w:sz w:val="24"/>
        </w:rPr>
        <w:t>. Ship yard supply socket for the compressor,</w:t>
      </w:r>
    </w:p>
    <w:p w14:paraId="0340E672">
      <w:pPr>
        <w:autoSpaceDE w:val="0"/>
        <w:autoSpaceDN w:val="0"/>
        <w:adjustRightInd w:val="0"/>
        <w:ind w:left="963"/>
        <w:rPr>
          <w:kern w:val="0"/>
          <w:sz w:val="24"/>
        </w:rPr>
      </w:pPr>
    </w:p>
    <w:p w14:paraId="422ECC1A">
      <w:pPr>
        <w:tabs>
          <w:tab w:val="left" w:pos="960"/>
        </w:tabs>
        <w:autoSpaceDE w:val="0"/>
        <w:autoSpaceDN w:val="0"/>
        <w:adjustRightInd w:val="0"/>
        <w:jc w:val="left"/>
        <w:rPr>
          <w:kern w:val="0"/>
          <w:sz w:val="24"/>
        </w:rPr>
      </w:pPr>
      <w:r>
        <w:rPr>
          <w:rFonts w:hint="eastAsia"/>
          <w:kern w:val="0"/>
          <w:sz w:val="24"/>
        </w:rPr>
        <w:t>4.6.4</w:t>
      </w:r>
      <w:r>
        <w:rPr>
          <w:kern w:val="0"/>
          <w:sz w:val="24"/>
        </w:rPr>
        <w:t>.1</w:t>
      </w:r>
      <w:r>
        <w:rPr>
          <w:kern w:val="0"/>
          <w:sz w:val="24"/>
        </w:rPr>
        <w:tab/>
      </w:r>
      <w:r>
        <w:rPr>
          <w:kern w:val="0"/>
          <w:sz w:val="24"/>
        </w:rPr>
        <w:t>Life Jackets</w:t>
      </w:r>
      <w:r>
        <w:rPr>
          <w:rFonts w:hint="eastAsia"/>
          <w:kern w:val="0"/>
          <w:sz w:val="24"/>
        </w:rPr>
        <w:t xml:space="preserve"> a</w:t>
      </w:r>
      <w:r>
        <w:rPr>
          <w:rFonts w:hint="eastAsia"/>
          <w:sz w:val="24"/>
        </w:rPr>
        <w:t>nd Immersion Suits</w:t>
      </w:r>
    </w:p>
    <w:p w14:paraId="479DBFF0">
      <w:pPr>
        <w:autoSpaceDE w:val="0"/>
        <w:autoSpaceDN w:val="0"/>
        <w:adjustRightInd w:val="0"/>
        <w:spacing w:before="4"/>
        <w:jc w:val="left"/>
        <w:rPr>
          <w:kern w:val="0"/>
          <w:sz w:val="24"/>
        </w:rPr>
      </w:pPr>
    </w:p>
    <w:p w14:paraId="468C136B">
      <w:pPr>
        <w:autoSpaceDE w:val="0"/>
        <w:autoSpaceDN w:val="0"/>
        <w:adjustRightInd w:val="0"/>
        <w:ind w:left="963"/>
        <w:rPr>
          <w:kern w:val="0"/>
          <w:sz w:val="24"/>
        </w:rPr>
      </w:pPr>
      <w:r>
        <w:rPr>
          <w:rFonts w:hint="eastAsia"/>
          <w:kern w:val="0"/>
          <w:sz w:val="24"/>
        </w:rPr>
        <w:t>L</w:t>
      </w:r>
      <w:r>
        <w:rPr>
          <w:kern w:val="0"/>
          <w:sz w:val="24"/>
        </w:rPr>
        <w:t xml:space="preserve">ife jackets </w:t>
      </w:r>
      <w:r>
        <w:rPr>
          <w:rFonts w:hint="eastAsia"/>
          <w:kern w:val="0"/>
          <w:sz w:val="24"/>
        </w:rPr>
        <w:t>a</w:t>
      </w:r>
      <w:r>
        <w:rPr>
          <w:rFonts w:hint="eastAsia"/>
          <w:sz w:val="24"/>
        </w:rPr>
        <w:t xml:space="preserve">nd immersion suits </w:t>
      </w:r>
      <w:r>
        <w:rPr>
          <w:kern w:val="0"/>
          <w:sz w:val="24"/>
        </w:rPr>
        <w:t xml:space="preserve">shall be provided for </w:t>
      </w:r>
      <w:r>
        <w:rPr>
          <w:rFonts w:hint="eastAsia"/>
          <w:kern w:val="0"/>
          <w:sz w:val="24"/>
        </w:rPr>
        <w:t>24</w:t>
      </w:r>
      <w:r>
        <w:rPr>
          <w:kern w:val="0"/>
          <w:sz w:val="24"/>
        </w:rPr>
        <w:t>persons</w:t>
      </w:r>
      <w:r>
        <w:rPr>
          <w:rFonts w:hint="eastAsia"/>
          <w:kern w:val="0"/>
          <w:sz w:val="24"/>
        </w:rPr>
        <w:t xml:space="preserve"> and stowed in each cabin</w:t>
      </w:r>
      <w:r>
        <w:rPr>
          <w:kern w:val="0"/>
          <w:sz w:val="24"/>
        </w:rPr>
        <w:t xml:space="preserve"> in accordance with the </w:t>
      </w:r>
      <w:r>
        <w:rPr>
          <w:rFonts w:hint="eastAsia"/>
          <w:kern w:val="0"/>
          <w:sz w:val="24"/>
        </w:rPr>
        <w:t>R</w:t>
      </w:r>
      <w:r>
        <w:rPr>
          <w:kern w:val="0"/>
          <w:sz w:val="24"/>
        </w:rPr>
        <w:t>egulations.</w:t>
      </w:r>
    </w:p>
    <w:p w14:paraId="6ABB4DBA">
      <w:pPr>
        <w:autoSpaceDE w:val="0"/>
        <w:autoSpaceDN w:val="0"/>
        <w:adjustRightInd w:val="0"/>
        <w:spacing w:line="240" w:lineRule="exact"/>
        <w:ind w:left="964"/>
        <w:rPr>
          <w:kern w:val="0"/>
          <w:sz w:val="24"/>
        </w:rPr>
      </w:pPr>
    </w:p>
    <w:p w14:paraId="76F4C756">
      <w:pPr>
        <w:autoSpaceDE w:val="0"/>
        <w:autoSpaceDN w:val="0"/>
        <w:adjustRightInd w:val="0"/>
        <w:ind w:left="963"/>
        <w:rPr>
          <w:kern w:val="0"/>
          <w:sz w:val="24"/>
        </w:rPr>
      </w:pPr>
      <w:r>
        <w:rPr>
          <w:kern w:val="0"/>
          <w:sz w:val="24"/>
        </w:rPr>
        <w:t>Each life jacket shall be colored orange and marked with the name of the vessel and port of registry.</w:t>
      </w:r>
    </w:p>
    <w:p w14:paraId="2145E89A">
      <w:pPr>
        <w:autoSpaceDE w:val="0"/>
        <w:autoSpaceDN w:val="0"/>
        <w:adjustRightInd w:val="0"/>
        <w:spacing w:line="240" w:lineRule="exact"/>
        <w:ind w:left="964"/>
        <w:rPr>
          <w:kern w:val="0"/>
          <w:sz w:val="24"/>
        </w:rPr>
      </w:pPr>
    </w:p>
    <w:p w14:paraId="3C1A16FD">
      <w:pPr>
        <w:autoSpaceDE w:val="0"/>
        <w:autoSpaceDN w:val="0"/>
        <w:adjustRightInd w:val="0"/>
        <w:ind w:left="963"/>
        <w:rPr>
          <w:kern w:val="0"/>
          <w:sz w:val="24"/>
        </w:rPr>
      </w:pPr>
      <w:r>
        <w:rPr>
          <w:kern w:val="0"/>
          <w:sz w:val="24"/>
        </w:rPr>
        <w:t>For other space</w:t>
      </w:r>
      <w:r>
        <w:rPr>
          <w:rFonts w:hint="eastAsia"/>
          <w:kern w:val="0"/>
          <w:sz w:val="24"/>
        </w:rPr>
        <w:t>s</w:t>
      </w:r>
      <w:r>
        <w:rPr>
          <w:kern w:val="0"/>
          <w:sz w:val="24"/>
        </w:rPr>
        <w:t xml:space="preserve">, additional life jackets </w:t>
      </w:r>
      <w:r>
        <w:rPr>
          <w:rFonts w:hint="eastAsia"/>
          <w:kern w:val="0"/>
          <w:sz w:val="24"/>
        </w:rPr>
        <w:t>a</w:t>
      </w:r>
      <w:r>
        <w:rPr>
          <w:rFonts w:hint="eastAsia"/>
          <w:sz w:val="24"/>
        </w:rPr>
        <w:t xml:space="preserve">nd immersion suits </w:t>
      </w:r>
      <w:r>
        <w:rPr>
          <w:kern w:val="0"/>
          <w:sz w:val="24"/>
        </w:rPr>
        <w:t>shall be provided</w:t>
      </w:r>
      <w:r>
        <w:rPr>
          <w:rFonts w:hint="eastAsia"/>
          <w:kern w:val="0"/>
          <w:sz w:val="24"/>
        </w:rPr>
        <w:t xml:space="preserve"> and stowed</w:t>
      </w:r>
      <w:r>
        <w:rPr>
          <w:kern w:val="0"/>
          <w:sz w:val="24"/>
        </w:rPr>
        <w:t>,</w:t>
      </w:r>
      <w:r>
        <w:rPr>
          <w:rFonts w:hint="eastAsia"/>
          <w:kern w:val="0"/>
          <w:sz w:val="24"/>
        </w:rPr>
        <w:t xml:space="preserve"> according to requirement of Classification Society and </w:t>
      </w:r>
      <w:r>
        <w:rPr>
          <w:kern w:val="0"/>
          <w:sz w:val="24"/>
        </w:rPr>
        <w:t>Flag</w:t>
      </w:r>
      <w:r>
        <w:rPr>
          <w:rFonts w:hint="eastAsia"/>
          <w:kern w:val="0"/>
          <w:sz w:val="24"/>
        </w:rPr>
        <w:t xml:space="preserve"> Authority</w:t>
      </w:r>
      <w:r>
        <w:rPr>
          <w:kern w:val="0"/>
          <w:sz w:val="24"/>
        </w:rPr>
        <w:t>.</w:t>
      </w:r>
    </w:p>
    <w:p w14:paraId="163FD497">
      <w:pPr>
        <w:autoSpaceDE w:val="0"/>
        <w:autoSpaceDN w:val="0"/>
        <w:adjustRightInd w:val="0"/>
        <w:ind w:left="963"/>
        <w:rPr>
          <w:kern w:val="0"/>
          <w:sz w:val="24"/>
        </w:rPr>
      </w:pPr>
    </w:p>
    <w:p w14:paraId="73D19758">
      <w:pPr>
        <w:autoSpaceDE w:val="0"/>
        <w:autoSpaceDN w:val="0"/>
        <w:adjustRightInd w:val="0"/>
        <w:ind w:left="359" w:leftChars="171" w:firstLine="559" w:firstLineChars="233"/>
        <w:rPr>
          <w:kern w:val="0"/>
          <w:sz w:val="24"/>
        </w:rPr>
      </w:pPr>
    </w:p>
    <w:p w14:paraId="37F3A682">
      <w:pPr>
        <w:tabs>
          <w:tab w:val="left" w:pos="960"/>
        </w:tabs>
        <w:autoSpaceDE w:val="0"/>
        <w:autoSpaceDN w:val="0"/>
        <w:adjustRightInd w:val="0"/>
        <w:ind w:left="359" w:leftChars="171" w:firstLine="559" w:firstLineChars="233"/>
        <w:jc w:val="left"/>
        <w:rPr>
          <w:kern w:val="0"/>
          <w:sz w:val="24"/>
        </w:rPr>
      </w:pPr>
      <w:r>
        <w:rPr>
          <w:rFonts w:hint="eastAsia"/>
          <w:kern w:val="0"/>
          <w:sz w:val="24"/>
        </w:rPr>
        <w:t>4.6.4</w:t>
      </w:r>
      <w:r>
        <w:rPr>
          <w:kern w:val="0"/>
          <w:sz w:val="24"/>
        </w:rPr>
        <w:t>.2</w:t>
      </w:r>
      <w:r>
        <w:rPr>
          <w:kern w:val="0"/>
          <w:sz w:val="24"/>
        </w:rPr>
        <w:tab/>
      </w:r>
      <w:r>
        <w:rPr>
          <w:kern w:val="0"/>
          <w:sz w:val="24"/>
        </w:rPr>
        <w:t>Lifebuoy</w:t>
      </w:r>
    </w:p>
    <w:p w14:paraId="673B116F">
      <w:pPr>
        <w:autoSpaceDE w:val="0"/>
        <w:autoSpaceDN w:val="0"/>
        <w:adjustRightInd w:val="0"/>
        <w:spacing w:line="240" w:lineRule="exact"/>
        <w:ind w:left="964"/>
        <w:rPr>
          <w:kern w:val="0"/>
          <w:sz w:val="24"/>
        </w:rPr>
      </w:pPr>
    </w:p>
    <w:p w14:paraId="122A6145">
      <w:pPr>
        <w:autoSpaceDE w:val="0"/>
        <w:autoSpaceDN w:val="0"/>
        <w:adjustRightInd w:val="0"/>
        <w:ind w:left="963"/>
        <w:jc w:val="left"/>
        <w:rPr>
          <w:kern w:val="0"/>
          <w:sz w:val="24"/>
        </w:rPr>
      </w:pPr>
      <w:r>
        <w:rPr>
          <w:kern w:val="0"/>
          <w:sz w:val="24"/>
        </w:rPr>
        <w:t>Lifebuoy shall be provided as per rules</w:t>
      </w:r>
      <w:r>
        <w:rPr>
          <w:rFonts w:hint="eastAsia"/>
          <w:kern w:val="0"/>
          <w:sz w:val="24"/>
        </w:rPr>
        <w:t>, general will be as follow:</w:t>
      </w:r>
    </w:p>
    <w:p w14:paraId="732B5F29">
      <w:pPr>
        <w:autoSpaceDE w:val="0"/>
        <w:autoSpaceDN w:val="0"/>
        <w:adjustRightInd w:val="0"/>
        <w:ind w:left="963"/>
        <w:jc w:val="left"/>
        <w:rPr>
          <w:kern w:val="0"/>
          <w:sz w:val="24"/>
        </w:rPr>
      </w:pPr>
    </w:p>
    <w:tbl>
      <w:tblPr>
        <w:tblStyle w:val="40"/>
        <w:tblW w:w="8821" w:type="dxa"/>
        <w:tblInd w:w="965" w:type="dxa"/>
        <w:tblLayout w:type="fixed"/>
        <w:tblCellMar>
          <w:top w:w="0" w:type="dxa"/>
          <w:left w:w="0" w:type="dxa"/>
          <w:bottom w:w="0" w:type="dxa"/>
          <w:right w:w="0" w:type="dxa"/>
        </w:tblCellMar>
      </w:tblPr>
      <w:tblGrid>
        <w:gridCol w:w="3860"/>
        <w:gridCol w:w="567"/>
        <w:gridCol w:w="4394"/>
      </w:tblGrid>
      <w:tr w14:paraId="7F5ED5EC">
        <w:tblPrEx>
          <w:tblCellMar>
            <w:top w:w="0" w:type="dxa"/>
            <w:left w:w="0" w:type="dxa"/>
            <w:bottom w:w="0" w:type="dxa"/>
            <w:right w:w="0" w:type="dxa"/>
          </w:tblCellMar>
        </w:tblPrEx>
        <w:trPr>
          <w:trHeight w:val="340" w:hRule="atLeast"/>
        </w:trPr>
        <w:tc>
          <w:tcPr>
            <w:tcW w:w="3860" w:type="dxa"/>
            <w:tcBorders>
              <w:top w:val="single" w:color="000000" w:sz="4" w:space="0"/>
              <w:left w:val="single" w:color="000000" w:sz="4" w:space="0"/>
              <w:bottom w:val="single" w:color="000000" w:sz="4" w:space="0"/>
              <w:right w:val="single" w:color="000000" w:sz="4" w:space="0"/>
            </w:tcBorders>
          </w:tcPr>
          <w:p w14:paraId="3438EA27">
            <w:pPr>
              <w:autoSpaceDE w:val="0"/>
              <w:autoSpaceDN w:val="0"/>
              <w:adjustRightInd w:val="0"/>
              <w:spacing w:line="260" w:lineRule="exact"/>
              <w:ind w:left="102"/>
              <w:jc w:val="center"/>
              <w:rPr>
                <w:color w:val="000000"/>
                <w:kern w:val="0"/>
                <w:sz w:val="24"/>
              </w:rPr>
            </w:pPr>
            <w:r>
              <w:rPr>
                <w:rFonts w:hint="eastAsia"/>
                <w:color w:val="000000"/>
                <w:kern w:val="0"/>
                <w:sz w:val="24"/>
              </w:rPr>
              <w:t>Location</w:t>
            </w:r>
          </w:p>
        </w:tc>
        <w:tc>
          <w:tcPr>
            <w:tcW w:w="567" w:type="dxa"/>
            <w:tcBorders>
              <w:top w:val="single" w:color="000000" w:sz="4" w:space="0"/>
              <w:left w:val="single" w:color="000000" w:sz="4" w:space="0"/>
              <w:bottom w:val="single" w:color="000000" w:sz="4" w:space="0"/>
              <w:right w:val="single" w:color="000000" w:sz="4" w:space="0"/>
            </w:tcBorders>
          </w:tcPr>
          <w:p w14:paraId="6F085C9B">
            <w:pPr>
              <w:autoSpaceDE w:val="0"/>
              <w:autoSpaceDN w:val="0"/>
              <w:adjustRightInd w:val="0"/>
              <w:spacing w:line="260" w:lineRule="exact"/>
              <w:ind w:left="102"/>
              <w:jc w:val="center"/>
              <w:rPr>
                <w:color w:val="000000"/>
                <w:kern w:val="0"/>
                <w:sz w:val="24"/>
              </w:rPr>
            </w:pPr>
            <w:r>
              <w:rPr>
                <w:rFonts w:hint="eastAsia"/>
                <w:color w:val="000000"/>
                <w:kern w:val="0"/>
                <w:sz w:val="24"/>
              </w:rPr>
              <w:t>No.</w:t>
            </w:r>
          </w:p>
        </w:tc>
        <w:tc>
          <w:tcPr>
            <w:tcW w:w="4394" w:type="dxa"/>
            <w:tcBorders>
              <w:top w:val="single" w:color="000000" w:sz="4" w:space="0"/>
              <w:left w:val="single" w:color="000000" w:sz="4" w:space="0"/>
              <w:bottom w:val="single" w:color="000000" w:sz="4" w:space="0"/>
              <w:right w:val="single" w:color="000000" w:sz="4" w:space="0"/>
            </w:tcBorders>
          </w:tcPr>
          <w:p w14:paraId="241730EB">
            <w:pPr>
              <w:autoSpaceDE w:val="0"/>
              <w:autoSpaceDN w:val="0"/>
              <w:adjustRightInd w:val="0"/>
              <w:spacing w:line="260" w:lineRule="exact"/>
              <w:ind w:left="102"/>
              <w:jc w:val="center"/>
              <w:rPr>
                <w:color w:val="000000"/>
                <w:kern w:val="0"/>
                <w:sz w:val="24"/>
              </w:rPr>
            </w:pPr>
            <w:r>
              <w:rPr>
                <w:rFonts w:hint="eastAsia"/>
                <w:color w:val="000000"/>
                <w:kern w:val="0"/>
                <w:sz w:val="24"/>
              </w:rPr>
              <w:t>Accessory</w:t>
            </w:r>
          </w:p>
        </w:tc>
      </w:tr>
      <w:tr w14:paraId="560EE1E3">
        <w:tblPrEx>
          <w:tblCellMar>
            <w:top w:w="0" w:type="dxa"/>
            <w:left w:w="0" w:type="dxa"/>
            <w:bottom w:w="0" w:type="dxa"/>
            <w:right w:w="0" w:type="dxa"/>
          </w:tblCellMar>
        </w:tblPrEx>
        <w:trPr>
          <w:trHeight w:val="567" w:hRule="atLeast"/>
        </w:trPr>
        <w:tc>
          <w:tcPr>
            <w:tcW w:w="3860" w:type="dxa"/>
            <w:tcBorders>
              <w:top w:val="single" w:color="000000" w:sz="4" w:space="0"/>
              <w:left w:val="single" w:color="000000" w:sz="4" w:space="0"/>
              <w:bottom w:val="single" w:color="000000" w:sz="4" w:space="0"/>
              <w:right w:val="single" w:color="000000" w:sz="4" w:space="0"/>
            </w:tcBorders>
          </w:tcPr>
          <w:p w14:paraId="491106B5">
            <w:pPr>
              <w:autoSpaceDE w:val="0"/>
              <w:autoSpaceDN w:val="0"/>
              <w:adjustRightInd w:val="0"/>
              <w:spacing w:line="260" w:lineRule="exact"/>
              <w:ind w:left="102"/>
              <w:jc w:val="left"/>
              <w:rPr>
                <w:color w:val="000000"/>
                <w:kern w:val="0"/>
                <w:sz w:val="24"/>
              </w:rPr>
            </w:pPr>
            <w:r>
              <w:rPr>
                <w:rFonts w:hint="eastAsia"/>
                <w:color w:val="000000"/>
                <w:kern w:val="0"/>
                <w:sz w:val="24"/>
              </w:rPr>
              <w:t>Vessel</w:t>
            </w:r>
            <w:r>
              <w:rPr>
                <w:color w:val="000000"/>
                <w:kern w:val="0"/>
                <w:sz w:val="24"/>
              </w:rPr>
              <w:t>’</w:t>
            </w:r>
            <w:r>
              <w:rPr>
                <w:rFonts w:hint="eastAsia"/>
                <w:color w:val="000000"/>
                <w:kern w:val="0"/>
                <w:sz w:val="24"/>
              </w:rPr>
              <w:t>s side (port and starboard) and stern rail</w:t>
            </w:r>
          </w:p>
        </w:tc>
        <w:tc>
          <w:tcPr>
            <w:tcW w:w="567" w:type="dxa"/>
            <w:tcBorders>
              <w:top w:val="single" w:color="000000" w:sz="4" w:space="0"/>
              <w:left w:val="single" w:color="000000" w:sz="4" w:space="0"/>
              <w:bottom w:val="single" w:color="000000" w:sz="4" w:space="0"/>
              <w:right w:val="single" w:color="000000" w:sz="4" w:space="0"/>
            </w:tcBorders>
          </w:tcPr>
          <w:p w14:paraId="3B96337C">
            <w:pPr>
              <w:autoSpaceDE w:val="0"/>
              <w:autoSpaceDN w:val="0"/>
              <w:adjustRightInd w:val="0"/>
              <w:spacing w:line="260" w:lineRule="exact"/>
              <w:ind w:left="102"/>
              <w:jc w:val="center"/>
              <w:rPr>
                <w:color w:val="000000"/>
                <w:kern w:val="0"/>
                <w:sz w:val="24"/>
              </w:rPr>
            </w:pPr>
            <w:r>
              <w:rPr>
                <w:rFonts w:hint="eastAsia"/>
                <w:color w:val="000000"/>
                <w:kern w:val="0"/>
                <w:sz w:val="24"/>
              </w:rPr>
              <w:t>as per  rule</w:t>
            </w:r>
          </w:p>
        </w:tc>
        <w:tc>
          <w:tcPr>
            <w:tcW w:w="4394" w:type="dxa"/>
            <w:tcBorders>
              <w:top w:val="single" w:color="000000" w:sz="4" w:space="0"/>
              <w:left w:val="single" w:color="000000" w:sz="4" w:space="0"/>
              <w:bottom w:val="single" w:color="000000" w:sz="4" w:space="0"/>
              <w:right w:val="single" w:color="000000" w:sz="4" w:space="0"/>
            </w:tcBorders>
          </w:tcPr>
          <w:p w14:paraId="3CC355B1">
            <w:pPr>
              <w:autoSpaceDE w:val="0"/>
              <w:autoSpaceDN w:val="0"/>
              <w:adjustRightInd w:val="0"/>
              <w:spacing w:line="260" w:lineRule="exact"/>
              <w:ind w:left="102"/>
              <w:jc w:val="left"/>
              <w:rPr>
                <w:color w:val="000000"/>
                <w:kern w:val="0"/>
                <w:sz w:val="24"/>
              </w:rPr>
            </w:pPr>
            <w:r>
              <w:rPr>
                <w:rFonts w:hint="eastAsia"/>
                <w:color w:val="000000"/>
                <w:kern w:val="0"/>
                <w:sz w:val="24"/>
              </w:rPr>
              <w:t>B</w:t>
            </w:r>
            <w:r>
              <w:rPr>
                <w:color w:val="000000"/>
                <w:kern w:val="0"/>
                <w:sz w:val="24"/>
              </w:rPr>
              <w:t>uoyant lifeline of</w:t>
            </w:r>
            <w:r>
              <w:rPr>
                <w:rFonts w:hint="eastAsia"/>
                <w:color w:val="000000"/>
                <w:kern w:val="0"/>
                <w:sz w:val="24"/>
              </w:rPr>
              <w:t xml:space="preserve"> about 3</w:t>
            </w:r>
            <w:r>
              <w:rPr>
                <w:color w:val="000000"/>
                <w:kern w:val="0"/>
                <w:sz w:val="24"/>
              </w:rPr>
              <w:t>0 m</w:t>
            </w:r>
          </w:p>
        </w:tc>
      </w:tr>
      <w:tr w14:paraId="19491D71">
        <w:tblPrEx>
          <w:tblCellMar>
            <w:top w:w="0" w:type="dxa"/>
            <w:left w:w="0" w:type="dxa"/>
            <w:bottom w:w="0" w:type="dxa"/>
            <w:right w:w="0" w:type="dxa"/>
          </w:tblCellMar>
        </w:tblPrEx>
        <w:trPr>
          <w:trHeight w:val="340" w:hRule="atLeast"/>
        </w:trPr>
        <w:tc>
          <w:tcPr>
            <w:tcW w:w="3860" w:type="dxa"/>
            <w:tcBorders>
              <w:top w:val="single" w:color="000000" w:sz="4" w:space="0"/>
              <w:left w:val="single" w:color="000000" w:sz="4" w:space="0"/>
              <w:bottom w:val="single" w:color="000000" w:sz="4" w:space="0"/>
              <w:right w:val="single" w:color="000000" w:sz="4" w:space="0"/>
            </w:tcBorders>
          </w:tcPr>
          <w:p w14:paraId="2440BBBB">
            <w:pPr>
              <w:autoSpaceDE w:val="0"/>
              <w:autoSpaceDN w:val="0"/>
              <w:adjustRightInd w:val="0"/>
              <w:spacing w:line="260" w:lineRule="exact"/>
              <w:ind w:left="102"/>
              <w:jc w:val="left"/>
              <w:rPr>
                <w:color w:val="000000"/>
                <w:kern w:val="0"/>
                <w:sz w:val="24"/>
              </w:rPr>
            </w:pPr>
            <w:r>
              <w:rPr>
                <w:rFonts w:hint="eastAsia"/>
                <w:color w:val="000000"/>
                <w:kern w:val="0"/>
                <w:sz w:val="24"/>
              </w:rPr>
              <w:t xml:space="preserve">Pilot boarding area </w:t>
            </w:r>
          </w:p>
        </w:tc>
        <w:tc>
          <w:tcPr>
            <w:tcW w:w="567" w:type="dxa"/>
            <w:tcBorders>
              <w:top w:val="single" w:color="000000" w:sz="4" w:space="0"/>
              <w:left w:val="single" w:color="000000" w:sz="4" w:space="0"/>
              <w:bottom w:val="single" w:color="000000" w:sz="4" w:space="0"/>
              <w:right w:val="single" w:color="000000" w:sz="4" w:space="0"/>
            </w:tcBorders>
          </w:tcPr>
          <w:p w14:paraId="059384F5">
            <w:pPr>
              <w:autoSpaceDE w:val="0"/>
              <w:autoSpaceDN w:val="0"/>
              <w:adjustRightInd w:val="0"/>
              <w:spacing w:line="260" w:lineRule="exact"/>
              <w:ind w:left="102"/>
              <w:jc w:val="center"/>
              <w:rPr>
                <w:color w:val="000000"/>
                <w:kern w:val="0"/>
                <w:sz w:val="24"/>
              </w:rPr>
            </w:pPr>
            <w:r>
              <w:rPr>
                <w:rFonts w:hint="eastAsia"/>
                <w:color w:val="000000"/>
                <w:kern w:val="0"/>
                <w:sz w:val="24"/>
              </w:rPr>
              <w:t>2</w:t>
            </w:r>
          </w:p>
        </w:tc>
        <w:tc>
          <w:tcPr>
            <w:tcW w:w="4394" w:type="dxa"/>
            <w:tcBorders>
              <w:top w:val="single" w:color="000000" w:sz="4" w:space="0"/>
              <w:left w:val="single" w:color="000000" w:sz="4" w:space="0"/>
              <w:bottom w:val="single" w:color="000000" w:sz="4" w:space="0"/>
              <w:right w:val="single" w:color="000000" w:sz="4" w:space="0"/>
            </w:tcBorders>
          </w:tcPr>
          <w:p w14:paraId="10DA22FD">
            <w:pPr>
              <w:autoSpaceDE w:val="0"/>
              <w:autoSpaceDN w:val="0"/>
              <w:adjustRightInd w:val="0"/>
              <w:spacing w:line="260" w:lineRule="exact"/>
              <w:ind w:left="102"/>
              <w:jc w:val="left"/>
              <w:rPr>
                <w:color w:val="000000"/>
                <w:kern w:val="0"/>
                <w:sz w:val="24"/>
              </w:rPr>
            </w:pPr>
            <w:r>
              <w:rPr>
                <w:rFonts w:hint="eastAsia"/>
                <w:color w:val="000000"/>
                <w:kern w:val="0"/>
                <w:sz w:val="24"/>
              </w:rPr>
              <w:t>S</w:t>
            </w:r>
            <w:r>
              <w:rPr>
                <w:color w:val="000000"/>
                <w:kern w:val="0"/>
                <w:sz w:val="24"/>
              </w:rPr>
              <w:t>elf-igniting light</w:t>
            </w:r>
          </w:p>
        </w:tc>
      </w:tr>
      <w:tr w14:paraId="2CD45FD7">
        <w:tblPrEx>
          <w:tblCellMar>
            <w:top w:w="0" w:type="dxa"/>
            <w:left w:w="0" w:type="dxa"/>
            <w:bottom w:w="0" w:type="dxa"/>
            <w:right w:w="0" w:type="dxa"/>
          </w:tblCellMar>
        </w:tblPrEx>
        <w:trPr>
          <w:trHeight w:val="340" w:hRule="atLeast"/>
        </w:trPr>
        <w:tc>
          <w:tcPr>
            <w:tcW w:w="3860" w:type="dxa"/>
            <w:tcBorders>
              <w:top w:val="single" w:color="000000" w:sz="4" w:space="0"/>
              <w:left w:val="single" w:color="000000" w:sz="4" w:space="0"/>
              <w:bottom w:val="single" w:color="000000" w:sz="4" w:space="0"/>
              <w:right w:val="single" w:color="000000" w:sz="4" w:space="0"/>
            </w:tcBorders>
          </w:tcPr>
          <w:p w14:paraId="44EB2FDC">
            <w:pPr>
              <w:autoSpaceDE w:val="0"/>
              <w:autoSpaceDN w:val="0"/>
              <w:adjustRightInd w:val="0"/>
              <w:spacing w:line="260" w:lineRule="exact"/>
              <w:ind w:left="102"/>
              <w:jc w:val="left"/>
              <w:rPr>
                <w:color w:val="000000"/>
                <w:kern w:val="0"/>
                <w:sz w:val="24"/>
              </w:rPr>
            </w:pPr>
            <w:r>
              <w:rPr>
                <w:color w:val="000000"/>
                <w:kern w:val="0"/>
                <w:sz w:val="24"/>
              </w:rPr>
              <w:t>N</w:t>
            </w:r>
            <w:r>
              <w:rPr>
                <w:rFonts w:hint="eastAsia"/>
                <w:color w:val="000000"/>
                <w:kern w:val="0"/>
                <w:sz w:val="24"/>
              </w:rPr>
              <w:t>ear lifeboat and rescue boat</w:t>
            </w:r>
          </w:p>
        </w:tc>
        <w:tc>
          <w:tcPr>
            <w:tcW w:w="567" w:type="dxa"/>
            <w:tcBorders>
              <w:top w:val="single" w:color="000000" w:sz="4" w:space="0"/>
              <w:left w:val="single" w:color="000000" w:sz="4" w:space="0"/>
              <w:bottom w:val="single" w:color="000000" w:sz="4" w:space="0"/>
              <w:right w:val="single" w:color="000000" w:sz="4" w:space="0"/>
            </w:tcBorders>
          </w:tcPr>
          <w:p w14:paraId="26D0F81B">
            <w:pPr>
              <w:autoSpaceDE w:val="0"/>
              <w:autoSpaceDN w:val="0"/>
              <w:adjustRightInd w:val="0"/>
              <w:spacing w:line="260" w:lineRule="exact"/>
              <w:ind w:left="102"/>
              <w:jc w:val="center"/>
              <w:rPr>
                <w:color w:val="000000"/>
                <w:kern w:val="0"/>
                <w:sz w:val="24"/>
              </w:rPr>
            </w:pPr>
            <w:r>
              <w:rPr>
                <w:rFonts w:hint="eastAsia"/>
                <w:color w:val="000000"/>
                <w:kern w:val="0"/>
                <w:sz w:val="24"/>
              </w:rPr>
              <w:t>2</w:t>
            </w:r>
          </w:p>
        </w:tc>
        <w:tc>
          <w:tcPr>
            <w:tcW w:w="4394" w:type="dxa"/>
            <w:tcBorders>
              <w:top w:val="single" w:color="000000" w:sz="4" w:space="0"/>
              <w:left w:val="single" w:color="000000" w:sz="4" w:space="0"/>
              <w:bottom w:val="single" w:color="000000" w:sz="4" w:space="0"/>
              <w:right w:val="single" w:color="000000" w:sz="4" w:space="0"/>
            </w:tcBorders>
          </w:tcPr>
          <w:p w14:paraId="387837B2">
            <w:pPr>
              <w:autoSpaceDE w:val="0"/>
              <w:autoSpaceDN w:val="0"/>
              <w:adjustRightInd w:val="0"/>
              <w:spacing w:line="260" w:lineRule="exact"/>
              <w:ind w:left="102"/>
              <w:jc w:val="left"/>
              <w:rPr>
                <w:color w:val="000000"/>
                <w:kern w:val="0"/>
                <w:sz w:val="24"/>
              </w:rPr>
            </w:pPr>
            <w:r>
              <w:rPr>
                <w:rFonts w:hint="eastAsia"/>
                <w:color w:val="000000"/>
                <w:kern w:val="0"/>
                <w:sz w:val="24"/>
              </w:rPr>
              <w:t>S</w:t>
            </w:r>
            <w:r>
              <w:rPr>
                <w:color w:val="000000"/>
                <w:kern w:val="0"/>
                <w:sz w:val="24"/>
              </w:rPr>
              <w:t>elf-igniting light</w:t>
            </w:r>
          </w:p>
        </w:tc>
      </w:tr>
      <w:tr w14:paraId="17FA727D">
        <w:tblPrEx>
          <w:tblCellMar>
            <w:top w:w="0" w:type="dxa"/>
            <w:left w:w="0" w:type="dxa"/>
            <w:bottom w:w="0" w:type="dxa"/>
            <w:right w:w="0" w:type="dxa"/>
          </w:tblCellMar>
        </w:tblPrEx>
        <w:trPr>
          <w:trHeight w:val="567" w:hRule="atLeast"/>
        </w:trPr>
        <w:tc>
          <w:tcPr>
            <w:tcW w:w="3860" w:type="dxa"/>
            <w:tcBorders>
              <w:top w:val="single" w:color="000000" w:sz="4" w:space="0"/>
              <w:left w:val="single" w:color="000000" w:sz="4" w:space="0"/>
              <w:bottom w:val="single" w:color="000000" w:sz="4" w:space="0"/>
              <w:right w:val="single" w:color="000000" w:sz="4" w:space="0"/>
            </w:tcBorders>
          </w:tcPr>
          <w:p w14:paraId="026C24D0">
            <w:pPr>
              <w:autoSpaceDE w:val="0"/>
              <w:autoSpaceDN w:val="0"/>
              <w:adjustRightInd w:val="0"/>
              <w:spacing w:line="260" w:lineRule="exact"/>
              <w:ind w:left="102"/>
              <w:jc w:val="left"/>
              <w:rPr>
                <w:color w:val="000000"/>
                <w:kern w:val="0"/>
                <w:sz w:val="24"/>
              </w:rPr>
            </w:pPr>
            <w:r>
              <w:rPr>
                <w:color w:val="000000"/>
                <w:kern w:val="0"/>
                <w:sz w:val="24"/>
              </w:rPr>
              <w:t>N</w:t>
            </w:r>
            <w:r>
              <w:rPr>
                <w:rFonts w:hint="eastAsia"/>
                <w:color w:val="000000"/>
                <w:kern w:val="0"/>
                <w:sz w:val="24"/>
              </w:rPr>
              <w:t>ear accommodation ladder</w:t>
            </w:r>
          </w:p>
        </w:tc>
        <w:tc>
          <w:tcPr>
            <w:tcW w:w="567" w:type="dxa"/>
            <w:tcBorders>
              <w:top w:val="single" w:color="000000" w:sz="4" w:space="0"/>
              <w:left w:val="single" w:color="000000" w:sz="4" w:space="0"/>
              <w:bottom w:val="single" w:color="000000" w:sz="4" w:space="0"/>
              <w:right w:val="single" w:color="000000" w:sz="4" w:space="0"/>
            </w:tcBorders>
          </w:tcPr>
          <w:p w14:paraId="787CD39E">
            <w:pPr>
              <w:autoSpaceDE w:val="0"/>
              <w:autoSpaceDN w:val="0"/>
              <w:adjustRightInd w:val="0"/>
              <w:spacing w:line="260" w:lineRule="exact"/>
              <w:ind w:left="102"/>
              <w:jc w:val="center"/>
              <w:rPr>
                <w:color w:val="000000"/>
                <w:kern w:val="0"/>
                <w:sz w:val="24"/>
              </w:rPr>
            </w:pPr>
            <w:r>
              <w:rPr>
                <w:color w:val="000000"/>
                <w:kern w:val="0"/>
                <w:sz w:val="24"/>
              </w:rPr>
              <w:t>2</w:t>
            </w:r>
          </w:p>
        </w:tc>
        <w:tc>
          <w:tcPr>
            <w:tcW w:w="4394" w:type="dxa"/>
            <w:tcBorders>
              <w:top w:val="single" w:color="000000" w:sz="4" w:space="0"/>
              <w:left w:val="single" w:color="000000" w:sz="4" w:space="0"/>
              <w:bottom w:val="single" w:color="000000" w:sz="4" w:space="0"/>
              <w:right w:val="single" w:color="000000" w:sz="4" w:space="0"/>
            </w:tcBorders>
          </w:tcPr>
          <w:p w14:paraId="3AC2BAE1">
            <w:pPr>
              <w:autoSpaceDE w:val="0"/>
              <w:autoSpaceDN w:val="0"/>
              <w:adjustRightInd w:val="0"/>
              <w:spacing w:line="260" w:lineRule="exact"/>
              <w:ind w:left="102"/>
              <w:jc w:val="left"/>
              <w:rPr>
                <w:color w:val="000000"/>
                <w:kern w:val="0"/>
                <w:sz w:val="24"/>
              </w:rPr>
            </w:pPr>
            <w:r>
              <w:rPr>
                <w:rFonts w:hint="eastAsia"/>
                <w:color w:val="000000"/>
                <w:kern w:val="0"/>
                <w:sz w:val="24"/>
              </w:rPr>
              <w:t>Self-igniting light and buoyant life line of about 30m</w:t>
            </w:r>
          </w:p>
        </w:tc>
      </w:tr>
      <w:tr w14:paraId="097E949F">
        <w:tblPrEx>
          <w:tblCellMar>
            <w:top w:w="0" w:type="dxa"/>
            <w:left w:w="0" w:type="dxa"/>
            <w:bottom w:w="0" w:type="dxa"/>
            <w:right w:w="0" w:type="dxa"/>
          </w:tblCellMar>
        </w:tblPrEx>
        <w:trPr>
          <w:trHeight w:val="567" w:hRule="atLeast"/>
        </w:trPr>
        <w:tc>
          <w:tcPr>
            <w:tcW w:w="3860" w:type="dxa"/>
            <w:tcBorders>
              <w:top w:val="single" w:color="000000" w:sz="4" w:space="0"/>
              <w:left w:val="single" w:color="000000" w:sz="4" w:space="0"/>
              <w:bottom w:val="single" w:color="000000" w:sz="4" w:space="0"/>
              <w:right w:val="single" w:color="000000" w:sz="4" w:space="0"/>
            </w:tcBorders>
          </w:tcPr>
          <w:p w14:paraId="3B1D7820">
            <w:pPr>
              <w:autoSpaceDE w:val="0"/>
              <w:autoSpaceDN w:val="0"/>
              <w:adjustRightInd w:val="0"/>
              <w:spacing w:line="260" w:lineRule="exact"/>
              <w:ind w:left="102"/>
              <w:jc w:val="left"/>
              <w:rPr>
                <w:color w:val="000000"/>
                <w:kern w:val="0"/>
                <w:sz w:val="24"/>
              </w:rPr>
            </w:pPr>
            <w:r>
              <w:rPr>
                <w:rFonts w:hint="eastAsia"/>
                <w:color w:val="000000"/>
                <w:kern w:val="0"/>
                <w:sz w:val="24"/>
              </w:rPr>
              <w:t>Navigation bridge deck (port and starboard)</w:t>
            </w:r>
          </w:p>
        </w:tc>
        <w:tc>
          <w:tcPr>
            <w:tcW w:w="567" w:type="dxa"/>
            <w:tcBorders>
              <w:top w:val="single" w:color="000000" w:sz="4" w:space="0"/>
              <w:left w:val="single" w:color="000000" w:sz="4" w:space="0"/>
              <w:bottom w:val="single" w:color="000000" w:sz="4" w:space="0"/>
              <w:right w:val="single" w:color="000000" w:sz="4" w:space="0"/>
            </w:tcBorders>
          </w:tcPr>
          <w:p w14:paraId="6EF3464C">
            <w:pPr>
              <w:autoSpaceDE w:val="0"/>
              <w:autoSpaceDN w:val="0"/>
              <w:adjustRightInd w:val="0"/>
              <w:spacing w:line="260" w:lineRule="exact"/>
              <w:ind w:left="102"/>
              <w:jc w:val="center"/>
              <w:rPr>
                <w:color w:val="000000"/>
                <w:kern w:val="0"/>
                <w:sz w:val="24"/>
              </w:rPr>
            </w:pPr>
            <w:r>
              <w:rPr>
                <w:color w:val="000000"/>
                <w:kern w:val="0"/>
                <w:sz w:val="24"/>
              </w:rPr>
              <w:t>2</w:t>
            </w:r>
          </w:p>
        </w:tc>
        <w:tc>
          <w:tcPr>
            <w:tcW w:w="4394" w:type="dxa"/>
            <w:tcBorders>
              <w:top w:val="single" w:color="000000" w:sz="4" w:space="0"/>
              <w:left w:val="single" w:color="000000" w:sz="4" w:space="0"/>
              <w:bottom w:val="single" w:color="000000" w:sz="4" w:space="0"/>
              <w:right w:val="single" w:color="000000" w:sz="4" w:space="0"/>
            </w:tcBorders>
          </w:tcPr>
          <w:p w14:paraId="2B77D2AB">
            <w:pPr>
              <w:autoSpaceDE w:val="0"/>
              <w:autoSpaceDN w:val="0"/>
              <w:adjustRightInd w:val="0"/>
              <w:spacing w:line="260" w:lineRule="exact"/>
              <w:ind w:left="102"/>
              <w:jc w:val="left"/>
              <w:rPr>
                <w:color w:val="000000"/>
                <w:kern w:val="0"/>
                <w:sz w:val="24"/>
              </w:rPr>
            </w:pPr>
            <w:r>
              <w:rPr>
                <w:rFonts w:hint="eastAsia"/>
                <w:color w:val="000000"/>
                <w:kern w:val="0"/>
                <w:sz w:val="24"/>
              </w:rPr>
              <w:t>S</w:t>
            </w:r>
            <w:r>
              <w:rPr>
                <w:color w:val="000000"/>
                <w:kern w:val="0"/>
                <w:sz w:val="24"/>
              </w:rPr>
              <w:t>elf-igniting light and self-activating smoke signal</w:t>
            </w:r>
            <w:r>
              <w:rPr>
                <w:rFonts w:hint="eastAsia"/>
                <w:color w:val="000000"/>
                <w:kern w:val="0"/>
                <w:sz w:val="24"/>
              </w:rPr>
              <w:t xml:space="preserve"> with quick releasing device</w:t>
            </w:r>
          </w:p>
        </w:tc>
      </w:tr>
    </w:tbl>
    <w:p w14:paraId="2AAF7ECA">
      <w:pPr>
        <w:autoSpaceDE w:val="0"/>
        <w:autoSpaceDN w:val="0"/>
        <w:adjustRightInd w:val="0"/>
        <w:spacing w:line="240" w:lineRule="exact"/>
        <w:ind w:left="964"/>
        <w:rPr>
          <w:kern w:val="0"/>
          <w:sz w:val="24"/>
        </w:rPr>
      </w:pPr>
    </w:p>
    <w:p w14:paraId="6E6BB402">
      <w:pPr>
        <w:autoSpaceDE w:val="0"/>
        <w:autoSpaceDN w:val="0"/>
        <w:adjustRightInd w:val="0"/>
        <w:ind w:left="963"/>
        <w:rPr>
          <w:kern w:val="0"/>
          <w:sz w:val="24"/>
        </w:rPr>
      </w:pPr>
      <w:r>
        <w:rPr>
          <w:kern w:val="0"/>
          <w:sz w:val="24"/>
        </w:rPr>
        <w:t>The self-igniting light shall be kept near the lifebuoy to which it belongs.</w:t>
      </w:r>
    </w:p>
    <w:p w14:paraId="769952E2">
      <w:pPr>
        <w:autoSpaceDE w:val="0"/>
        <w:autoSpaceDN w:val="0"/>
        <w:adjustRightInd w:val="0"/>
        <w:spacing w:line="240" w:lineRule="exact"/>
        <w:ind w:left="964"/>
        <w:rPr>
          <w:kern w:val="0"/>
          <w:sz w:val="24"/>
        </w:rPr>
      </w:pPr>
    </w:p>
    <w:p w14:paraId="23EB63F7">
      <w:pPr>
        <w:autoSpaceDE w:val="0"/>
        <w:autoSpaceDN w:val="0"/>
        <w:adjustRightInd w:val="0"/>
        <w:ind w:left="963"/>
        <w:rPr>
          <w:kern w:val="0"/>
          <w:sz w:val="24"/>
        </w:rPr>
      </w:pPr>
      <w:r>
        <w:rPr>
          <w:kern w:val="0"/>
          <w:sz w:val="24"/>
        </w:rPr>
        <w:t>The self-activating smoke signal shall be capable of producing smoke of highly visible color for at least 15 minutes.</w:t>
      </w:r>
    </w:p>
    <w:p w14:paraId="0D617E87">
      <w:pPr>
        <w:autoSpaceDE w:val="0"/>
        <w:autoSpaceDN w:val="0"/>
        <w:adjustRightInd w:val="0"/>
        <w:spacing w:line="240" w:lineRule="exact"/>
        <w:ind w:left="964"/>
        <w:rPr>
          <w:kern w:val="0"/>
          <w:sz w:val="24"/>
        </w:rPr>
      </w:pPr>
    </w:p>
    <w:p w14:paraId="7C595923">
      <w:pPr>
        <w:autoSpaceDE w:val="0"/>
        <w:autoSpaceDN w:val="0"/>
        <w:adjustRightInd w:val="0"/>
        <w:ind w:left="963"/>
        <w:rPr>
          <w:kern w:val="0"/>
          <w:sz w:val="24"/>
        </w:rPr>
      </w:pPr>
      <w:r>
        <w:rPr>
          <w:kern w:val="0"/>
          <w:sz w:val="24"/>
        </w:rPr>
        <w:t>Each of the lifebuoy shall be marked with the name of the Vessel</w:t>
      </w:r>
      <w:r>
        <w:rPr>
          <w:rFonts w:hint="eastAsia"/>
          <w:kern w:val="0"/>
          <w:sz w:val="24"/>
        </w:rPr>
        <w:t xml:space="preserve"> </w:t>
      </w:r>
      <w:r>
        <w:rPr>
          <w:kern w:val="0"/>
          <w:sz w:val="24"/>
        </w:rPr>
        <w:t>and port of registry in black letters.</w:t>
      </w:r>
    </w:p>
    <w:p w14:paraId="104A66FB">
      <w:pPr>
        <w:autoSpaceDE w:val="0"/>
        <w:autoSpaceDN w:val="0"/>
        <w:adjustRightInd w:val="0"/>
        <w:spacing w:line="240" w:lineRule="exact"/>
        <w:ind w:left="964"/>
        <w:rPr>
          <w:kern w:val="0"/>
          <w:sz w:val="24"/>
        </w:rPr>
      </w:pPr>
    </w:p>
    <w:p w14:paraId="3119DE0C">
      <w:pPr>
        <w:autoSpaceDE w:val="0"/>
        <w:autoSpaceDN w:val="0"/>
        <w:adjustRightInd w:val="0"/>
        <w:ind w:left="963"/>
        <w:rPr>
          <w:kern w:val="0"/>
          <w:sz w:val="24"/>
        </w:rPr>
      </w:pPr>
      <w:r>
        <w:rPr>
          <w:kern w:val="0"/>
          <w:sz w:val="24"/>
        </w:rPr>
        <w:t>Lifebuoy shall be made of rigid polyurethane with plastic cover and fitted with grab line.</w:t>
      </w:r>
    </w:p>
    <w:p w14:paraId="57208FCC">
      <w:pPr>
        <w:autoSpaceDE w:val="0"/>
        <w:autoSpaceDN w:val="0"/>
        <w:adjustRightInd w:val="0"/>
        <w:spacing w:before="3"/>
        <w:rPr>
          <w:kern w:val="0"/>
          <w:sz w:val="28"/>
          <w:szCs w:val="28"/>
        </w:rPr>
      </w:pPr>
    </w:p>
    <w:p w14:paraId="307AF5C0">
      <w:pPr>
        <w:tabs>
          <w:tab w:val="left" w:pos="960"/>
        </w:tabs>
        <w:autoSpaceDE w:val="0"/>
        <w:autoSpaceDN w:val="0"/>
        <w:adjustRightInd w:val="0"/>
        <w:jc w:val="left"/>
        <w:rPr>
          <w:kern w:val="0"/>
          <w:sz w:val="24"/>
        </w:rPr>
      </w:pPr>
      <w:r>
        <w:rPr>
          <w:rFonts w:hint="eastAsia"/>
          <w:kern w:val="0"/>
          <w:sz w:val="24"/>
        </w:rPr>
        <w:t>4.6.4</w:t>
      </w:r>
      <w:r>
        <w:rPr>
          <w:kern w:val="0"/>
          <w:sz w:val="24"/>
        </w:rPr>
        <w:t>.3</w:t>
      </w:r>
      <w:r>
        <w:rPr>
          <w:kern w:val="0"/>
          <w:sz w:val="24"/>
        </w:rPr>
        <w:tab/>
      </w:r>
      <w:r>
        <w:rPr>
          <w:kern w:val="0"/>
          <w:sz w:val="24"/>
        </w:rPr>
        <w:t>Lifeline Throwing Appliance</w:t>
      </w:r>
    </w:p>
    <w:p w14:paraId="5C1B6BCD">
      <w:pPr>
        <w:autoSpaceDE w:val="0"/>
        <w:autoSpaceDN w:val="0"/>
        <w:adjustRightInd w:val="0"/>
        <w:ind w:left="963"/>
        <w:rPr>
          <w:kern w:val="0"/>
          <w:sz w:val="24"/>
        </w:rPr>
      </w:pPr>
    </w:p>
    <w:p w14:paraId="1DE69D9E">
      <w:pPr>
        <w:autoSpaceDE w:val="0"/>
        <w:autoSpaceDN w:val="0"/>
        <w:adjustRightInd w:val="0"/>
        <w:ind w:left="963"/>
        <w:rPr>
          <w:kern w:val="0"/>
          <w:sz w:val="24"/>
        </w:rPr>
      </w:pPr>
      <w:r>
        <w:rPr>
          <w:kern w:val="0"/>
          <w:sz w:val="24"/>
        </w:rPr>
        <w:t>One (1) lifeline throwing appliance consisting of four (4) projectiles with four (4) lifelines shall be provided.</w:t>
      </w:r>
    </w:p>
    <w:p w14:paraId="1412C5F2">
      <w:pPr>
        <w:autoSpaceDE w:val="0"/>
        <w:autoSpaceDN w:val="0"/>
        <w:adjustRightInd w:val="0"/>
        <w:spacing w:line="240" w:lineRule="exact"/>
        <w:ind w:left="964"/>
        <w:rPr>
          <w:kern w:val="0"/>
          <w:sz w:val="24"/>
        </w:rPr>
      </w:pPr>
    </w:p>
    <w:p w14:paraId="3E3C3274">
      <w:pPr>
        <w:autoSpaceDE w:val="0"/>
        <w:autoSpaceDN w:val="0"/>
        <w:adjustRightInd w:val="0"/>
        <w:ind w:left="963"/>
        <w:rPr>
          <w:kern w:val="0"/>
          <w:sz w:val="24"/>
        </w:rPr>
      </w:pPr>
      <w:r>
        <w:rPr>
          <w:kern w:val="0"/>
          <w:sz w:val="24"/>
        </w:rPr>
        <w:t xml:space="preserve">Each projectile shall be capable of carrying </w:t>
      </w:r>
      <w:r>
        <w:rPr>
          <w:rFonts w:hint="eastAsia"/>
          <w:kern w:val="0"/>
          <w:sz w:val="24"/>
        </w:rPr>
        <w:t xml:space="preserve">the line </w:t>
      </w:r>
      <w:r>
        <w:rPr>
          <w:kern w:val="0"/>
          <w:sz w:val="24"/>
        </w:rPr>
        <w:t>at least 230 m in calm weather.</w:t>
      </w:r>
    </w:p>
    <w:p w14:paraId="71283A9B">
      <w:pPr>
        <w:autoSpaceDE w:val="0"/>
        <w:autoSpaceDN w:val="0"/>
        <w:adjustRightInd w:val="0"/>
        <w:spacing w:line="240" w:lineRule="exact"/>
        <w:ind w:left="964"/>
        <w:rPr>
          <w:kern w:val="0"/>
          <w:sz w:val="24"/>
        </w:rPr>
      </w:pPr>
    </w:p>
    <w:p w14:paraId="4AED8EF3">
      <w:pPr>
        <w:tabs>
          <w:tab w:val="left" w:pos="960"/>
        </w:tabs>
        <w:autoSpaceDE w:val="0"/>
        <w:autoSpaceDN w:val="0"/>
        <w:adjustRightInd w:val="0"/>
        <w:jc w:val="left"/>
        <w:rPr>
          <w:kern w:val="0"/>
          <w:sz w:val="24"/>
        </w:rPr>
      </w:pPr>
      <w:r>
        <w:rPr>
          <w:rFonts w:hint="eastAsia"/>
          <w:kern w:val="0"/>
          <w:sz w:val="24"/>
        </w:rPr>
        <w:t>4.6.4</w:t>
      </w:r>
      <w:r>
        <w:rPr>
          <w:kern w:val="0"/>
          <w:sz w:val="24"/>
        </w:rPr>
        <w:t>.4</w:t>
      </w:r>
      <w:r>
        <w:rPr>
          <w:kern w:val="0"/>
          <w:sz w:val="24"/>
        </w:rPr>
        <w:tab/>
      </w:r>
      <w:r>
        <w:rPr>
          <w:kern w:val="0"/>
          <w:sz w:val="24"/>
        </w:rPr>
        <w:t>Distress Flares</w:t>
      </w:r>
    </w:p>
    <w:p w14:paraId="2C37B3D3">
      <w:pPr>
        <w:autoSpaceDE w:val="0"/>
        <w:autoSpaceDN w:val="0"/>
        <w:adjustRightInd w:val="0"/>
        <w:spacing w:line="240" w:lineRule="exact"/>
        <w:ind w:left="964"/>
        <w:rPr>
          <w:kern w:val="0"/>
          <w:sz w:val="24"/>
        </w:rPr>
      </w:pPr>
    </w:p>
    <w:p w14:paraId="21D0230B">
      <w:pPr>
        <w:autoSpaceDE w:val="0"/>
        <w:autoSpaceDN w:val="0"/>
        <w:adjustRightInd w:val="0"/>
        <w:ind w:left="963"/>
        <w:rPr>
          <w:kern w:val="0"/>
          <w:sz w:val="24"/>
        </w:rPr>
      </w:pPr>
      <w:r>
        <w:rPr>
          <w:kern w:val="0"/>
          <w:sz w:val="24"/>
        </w:rPr>
        <w:t>Twelve (12) sets of rocket parachute flare</w:t>
      </w:r>
      <w:r>
        <w:rPr>
          <w:rFonts w:hint="eastAsia"/>
          <w:kern w:val="0"/>
          <w:sz w:val="24"/>
        </w:rPr>
        <w:t>s</w:t>
      </w:r>
      <w:r>
        <w:rPr>
          <w:kern w:val="0"/>
          <w:sz w:val="24"/>
        </w:rPr>
        <w:t xml:space="preserve"> shall be provided.</w:t>
      </w:r>
    </w:p>
    <w:p w14:paraId="0E5269D5">
      <w:pPr>
        <w:autoSpaceDE w:val="0"/>
        <w:autoSpaceDN w:val="0"/>
        <w:adjustRightInd w:val="0"/>
        <w:ind w:left="963"/>
        <w:rPr>
          <w:kern w:val="0"/>
          <w:sz w:val="24"/>
        </w:rPr>
      </w:pPr>
    </w:p>
    <w:p w14:paraId="37F64E51">
      <w:pPr>
        <w:pStyle w:val="3"/>
        <w:spacing w:before="0" w:after="0"/>
        <w:jc w:val="left"/>
      </w:pPr>
      <w:r>
        <w:br w:type="page"/>
      </w:r>
    </w:p>
    <w:p w14:paraId="1FD38915">
      <w:pPr>
        <w:pStyle w:val="3"/>
        <w:spacing w:before="0" w:after="0"/>
        <w:jc w:val="left"/>
      </w:pPr>
      <w:bookmarkStart w:id="203" w:name="_Toc50573824"/>
      <w:r>
        <w:rPr>
          <w:rFonts w:hint="eastAsia"/>
        </w:rPr>
        <w:t>4.7      deck out</w:t>
      </w:r>
      <w:r>
        <w:t>FITTING</w:t>
      </w:r>
      <w:bookmarkEnd w:id="203"/>
    </w:p>
    <w:p w14:paraId="547E21E5">
      <w:pPr>
        <w:autoSpaceDE w:val="0"/>
        <w:autoSpaceDN w:val="0"/>
        <w:adjustRightInd w:val="0"/>
        <w:jc w:val="left"/>
        <w:rPr>
          <w:kern w:val="0"/>
          <w:sz w:val="20"/>
          <w:szCs w:val="20"/>
        </w:rPr>
      </w:pPr>
    </w:p>
    <w:p w14:paraId="097E02C4">
      <w:pPr>
        <w:pStyle w:val="4"/>
        <w:tabs>
          <w:tab w:val="clear" w:pos="993"/>
        </w:tabs>
        <w:spacing w:before="0" w:after="0"/>
        <w:rPr>
          <w:rFonts w:cs="Arial"/>
        </w:rPr>
      </w:pPr>
      <w:bookmarkStart w:id="204" w:name="_Toc50573825"/>
      <w:r>
        <w:rPr>
          <w:rFonts w:hint="eastAsia" w:cs="Arial"/>
        </w:rPr>
        <w:t>4.7.1    ship</w:t>
      </w:r>
      <w:r>
        <w:rPr>
          <w:rFonts w:cs="Arial"/>
        </w:rPr>
        <w:t>’</w:t>
      </w:r>
      <w:r>
        <w:rPr>
          <w:rFonts w:hint="eastAsia" w:cs="Arial"/>
        </w:rPr>
        <w:t>s service handling gear</w:t>
      </w:r>
      <w:bookmarkEnd w:id="204"/>
    </w:p>
    <w:p w14:paraId="76C05A6B">
      <w:pPr>
        <w:autoSpaceDE w:val="0"/>
        <w:autoSpaceDN w:val="0"/>
        <w:adjustRightInd w:val="0"/>
        <w:spacing w:before="2"/>
        <w:jc w:val="left"/>
        <w:rPr>
          <w:rFonts w:ascii="Arial" w:hAnsi="Arial" w:cs="Arial"/>
          <w:kern w:val="0"/>
          <w:sz w:val="24"/>
        </w:rPr>
      </w:pPr>
    </w:p>
    <w:p w14:paraId="17416096">
      <w:pPr>
        <w:pStyle w:val="5"/>
        <w:spacing w:after="312"/>
        <w:ind w:left="42"/>
        <w:rPr>
          <w:rFonts w:eastAsia="黑体"/>
          <w:snapToGrid w:val="0"/>
        </w:rPr>
      </w:pPr>
      <w:r>
        <w:rPr>
          <w:rFonts w:hint="eastAsia"/>
        </w:rPr>
        <w:t>4.7.1</w:t>
      </w:r>
      <w:r>
        <w:t>.1</w:t>
      </w:r>
      <w:r>
        <w:tab/>
      </w:r>
      <w:r>
        <w:t>Provision</w:t>
      </w:r>
      <w:r>
        <w:rPr>
          <w:rFonts w:hint="eastAsia"/>
        </w:rPr>
        <w:t xml:space="preserve"> C</w:t>
      </w:r>
      <w:r>
        <w:t>rane</w:t>
      </w:r>
    </w:p>
    <w:tbl>
      <w:tblPr>
        <w:tblStyle w:val="40"/>
        <w:tblW w:w="7796" w:type="dxa"/>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8"/>
        <w:gridCol w:w="5398"/>
      </w:tblGrid>
      <w:tr w14:paraId="19B8D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398" w:type="dxa"/>
          </w:tcPr>
          <w:p w14:paraId="7D7CD4D6">
            <w:pPr>
              <w:overflowPunct w:val="0"/>
              <w:autoSpaceDE w:val="0"/>
              <w:autoSpaceDN w:val="0"/>
              <w:adjustRightInd w:val="0"/>
              <w:spacing w:line="260" w:lineRule="exact"/>
              <w:rPr>
                <w:rFonts w:eastAsia="黑体"/>
                <w:snapToGrid w:val="0"/>
                <w:sz w:val="24"/>
              </w:rPr>
            </w:pPr>
            <w:r>
              <w:rPr>
                <w:rFonts w:ascii="Arial" w:hAnsi="Arial" w:eastAsia="黑体"/>
                <w:snapToGrid w:val="0"/>
                <w:sz w:val="20"/>
              </w:rPr>
              <w:t>No</w:t>
            </w:r>
          </w:p>
        </w:tc>
        <w:tc>
          <w:tcPr>
            <w:tcW w:w="5398" w:type="dxa"/>
          </w:tcPr>
          <w:p w14:paraId="698C48BA">
            <w:pPr>
              <w:overflowPunct w:val="0"/>
              <w:autoSpaceDE w:val="0"/>
              <w:autoSpaceDN w:val="0"/>
              <w:adjustRightInd w:val="0"/>
              <w:spacing w:line="260" w:lineRule="exact"/>
              <w:rPr>
                <w:rFonts w:eastAsia="黑体"/>
                <w:snapToGrid w:val="0"/>
                <w:sz w:val="24"/>
              </w:rPr>
            </w:pPr>
            <w:r>
              <w:rPr>
                <w:rFonts w:ascii="Arial" w:hAnsi="Arial" w:eastAsia="黑体"/>
                <w:snapToGrid w:val="0"/>
                <w:sz w:val="20"/>
              </w:rPr>
              <w:t>One (1) set</w:t>
            </w:r>
          </w:p>
        </w:tc>
      </w:tr>
      <w:tr w14:paraId="5191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398" w:type="dxa"/>
          </w:tcPr>
          <w:p w14:paraId="46A6408E">
            <w:pPr>
              <w:overflowPunct w:val="0"/>
              <w:autoSpaceDE w:val="0"/>
              <w:autoSpaceDN w:val="0"/>
              <w:adjustRightInd w:val="0"/>
              <w:spacing w:line="260" w:lineRule="exact"/>
              <w:rPr>
                <w:rFonts w:eastAsia="黑体"/>
                <w:snapToGrid w:val="0"/>
                <w:sz w:val="24"/>
              </w:rPr>
            </w:pPr>
            <w:r>
              <w:rPr>
                <w:rFonts w:ascii="Arial" w:hAnsi="Arial" w:eastAsia="黑体"/>
                <w:snapToGrid w:val="0"/>
                <w:sz w:val="20"/>
              </w:rPr>
              <w:t>Type</w:t>
            </w:r>
          </w:p>
        </w:tc>
        <w:tc>
          <w:tcPr>
            <w:tcW w:w="5398" w:type="dxa"/>
          </w:tcPr>
          <w:p w14:paraId="21E71A12">
            <w:pPr>
              <w:overflowPunct w:val="0"/>
              <w:autoSpaceDE w:val="0"/>
              <w:autoSpaceDN w:val="0"/>
              <w:adjustRightInd w:val="0"/>
              <w:spacing w:line="260" w:lineRule="exact"/>
              <w:rPr>
                <w:rFonts w:eastAsia="黑体"/>
                <w:snapToGrid w:val="0"/>
                <w:sz w:val="24"/>
              </w:rPr>
            </w:pPr>
            <w:r>
              <w:rPr>
                <w:rFonts w:ascii="Arial" w:hAnsi="Arial" w:eastAsia="黑体"/>
                <w:snapToGrid w:val="0"/>
                <w:sz w:val="20"/>
              </w:rPr>
              <w:t>Electr</w:t>
            </w:r>
            <w:r>
              <w:rPr>
                <w:rFonts w:ascii="Arial" w:hAnsi="Arial" w:eastAsia="黑体" w:cs="Arial"/>
                <w:snapToGrid w:val="0"/>
                <w:color w:val="000000"/>
                <w:szCs w:val="21"/>
              </w:rPr>
              <w:t>ic</w:t>
            </w:r>
            <w:r>
              <w:rPr>
                <w:rFonts w:ascii="Arial" w:hAnsi="Arial" w:eastAsia="黑体"/>
                <w:snapToGrid w:val="0"/>
                <w:sz w:val="20"/>
              </w:rPr>
              <w:t xml:space="preserve"> driven lifting and </w:t>
            </w:r>
            <w:r>
              <w:rPr>
                <w:rFonts w:hint="eastAsia" w:ascii="Arial" w:hAnsi="Arial" w:eastAsia="黑体"/>
                <w:snapToGrid w:val="0"/>
                <w:sz w:val="20"/>
              </w:rPr>
              <w:t xml:space="preserve">manual </w:t>
            </w:r>
            <w:r>
              <w:rPr>
                <w:rFonts w:ascii="Arial" w:hAnsi="Arial" w:eastAsia="黑体"/>
                <w:snapToGrid w:val="0"/>
                <w:sz w:val="20"/>
              </w:rPr>
              <w:t>slewing</w:t>
            </w:r>
          </w:p>
        </w:tc>
      </w:tr>
      <w:tr w14:paraId="49911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398" w:type="dxa"/>
          </w:tcPr>
          <w:p w14:paraId="2AAC6820">
            <w:pPr>
              <w:overflowPunct w:val="0"/>
              <w:autoSpaceDE w:val="0"/>
              <w:autoSpaceDN w:val="0"/>
              <w:adjustRightInd w:val="0"/>
              <w:spacing w:line="260" w:lineRule="exact"/>
              <w:rPr>
                <w:rFonts w:eastAsia="黑体"/>
                <w:snapToGrid w:val="0"/>
                <w:sz w:val="24"/>
              </w:rPr>
            </w:pPr>
            <w:r>
              <w:rPr>
                <w:rFonts w:ascii="Arial" w:hAnsi="Arial" w:eastAsia="黑体"/>
                <w:snapToGrid w:val="0"/>
                <w:sz w:val="20"/>
              </w:rPr>
              <w:t>Location</w:t>
            </w:r>
          </w:p>
        </w:tc>
        <w:tc>
          <w:tcPr>
            <w:tcW w:w="5398" w:type="dxa"/>
          </w:tcPr>
          <w:p w14:paraId="6C93EC15">
            <w:pPr>
              <w:overflowPunct w:val="0"/>
              <w:autoSpaceDE w:val="0"/>
              <w:autoSpaceDN w:val="0"/>
              <w:adjustRightInd w:val="0"/>
              <w:spacing w:line="260" w:lineRule="exact"/>
              <w:rPr>
                <w:rFonts w:eastAsia="黑体"/>
                <w:snapToGrid w:val="0"/>
                <w:sz w:val="24"/>
              </w:rPr>
            </w:pPr>
            <w:r>
              <w:rPr>
                <w:rFonts w:ascii="Arial" w:hAnsi="Arial" w:eastAsia="黑体"/>
                <w:snapToGrid w:val="0"/>
                <w:sz w:val="20"/>
              </w:rPr>
              <w:t>B deck PS side as per GA plan</w:t>
            </w:r>
          </w:p>
        </w:tc>
      </w:tr>
      <w:tr w14:paraId="30517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2398" w:type="dxa"/>
          </w:tcPr>
          <w:p w14:paraId="71450D82">
            <w:pPr>
              <w:overflowPunct w:val="0"/>
              <w:autoSpaceDE w:val="0"/>
              <w:autoSpaceDN w:val="0"/>
              <w:adjustRightInd w:val="0"/>
              <w:spacing w:line="260" w:lineRule="exact"/>
              <w:rPr>
                <w:rFonts w:eastAsia="黑体"/>
                <w:snapToGrid w:val="0"/>
                <w:sz w:val="24"/>
              </w:rPr>
            </w:pPr>
            <w:r>
              <w:rPr>
                <w:rFonts w:ascii="Arial" w:hAnsi="Arial" w:eastAsia="黑体"/>
                <w:snapToGrid w:val="0"/>
                <w:sz w:val="20"/>
              </w:rPr>
              <w:t>Destination</w:t>
            </w:r>
          </w:p>
        </w:tc>
        <w:tc>
          <w:tcPr>
            <w:tcW w:w="5398" w:type="dxa"/>
          </w:tcPr>
          <w:p w14:paraId="021287BB">
            <w:pPr>
              <w:overflowPunct w:val="0"/>
              <w:autoSpaceDE w:val="0"/>
              <w:autoSpaceDN w:val="0"/>
              <w:adjustRightInd w:val="0"/>
              <w:spacing w:line="260" w:lineRule="exact"/>
              <w:rPr>
                <w:rFonts w:eastAsia="黑体"/>
                <w:snapToGrid w:val="0"/>
                <w:sz w:val="24"/>
              </w:rPr>
            </w:pPr>
            <w:r>
              <w:rPr>
                <w:rFonts w:ascii="Arial" w:hAnsi="Arial" w:eastAsia="黑体"/>
                <w:snapToGrid w:val="0"/>
                <w:sz w:val="20"/>
              </w:rPr>
              <w:t>Handling spare parts of engine room, Suez boat etc.</w:t>
            </w:r>
          </w:p>
        </w:tc>
      </w:tr>
      <w:tr w14:paraId="5A8D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8" w:type="dxa"/>
          </w:tcPr>
          <w:p w14:paraId="62CE2DAC">
            <w:pPr>
              <w:overflowPunct w:val="0"/>
              <w:autoSpaceDE w:val="0"/>
              <w:autoSpaceDN w:val="0"/>
              <w:adjustRightInd w:val="0"/>
              <w:spacing w:line="260" w:lineRule="exact"/>
              <w:rPr>
                <w:rFonts w:eastAsia="黑体"/>
                <w:snapToGrid w:val="0"/>
                <w:sz w:val="24"/>
              </w:rPr>
            </w:pPr>
            <w:r>
              <w:rPr>
                <w:rFonts w:ascii="Arial" w:hAnsi="Arial" w:eastAsia="黑体"/>
                <w:snapToGrid w:val="0"/>
                <w:sz w:val="20"/>
              </w:rPr>
              <w:t>Lifting capacity</w:t>
            </w:r>
          </w:p>
        </w:tc>
        <w:tc>
          <w:tcPr>
            <w:tcW w:w="5398" w:type="dxa"/>
          </w:tcPr>
          <w:p w14:paraId="0D784BB5">
            <w:pPr>
              <w:overflowPunct w:val="0"/>
              <w:autoSpaceDE w:val="0"/>
              <w:autoSpaceDN w:val="0"/>
              <w:adjustRightInd w:val="0"/>
              <w:spacing w:line="260" w:lineRule="exact"/>
              <w:rPr>
                <w:rFonts w:eastAsia="黑体"/>
                <w:snapToGrid w:val="0"/>
                <w:sz w:val="24"/>
              </w:rPr>
            </w:pPr>
            <w:r>
              <w:rPr>
                <w:rFonts w:ascii="Arial" w:hAnsi="Arial" w:eastAsia="黑体"/>
                <w:snapToGrid w:val="0"/>
                <w:sz w:val="20"/>
              </w:rPr>
              <w:t>4.0 t</w:t>
            </w:r>
          </w:p>
        </w:tc>
      </w:tr>
      <w:tr w14:paraId="75FAB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8" w:type="dxa"/>
          </w:tcPr>
          <w:p w14:paraId="2B0B7A80">
            <w:pPr>
              <w:overflowPunct w:val="0"/>
              <w:autoSpaceDE w:val="0"/>
              <w:autoSpaceDN w:val="0"/>
              <w:adjustRightInd w:val="0"/>
              <w:spacing w:line="260" w:lineRule="exact"/>
              <w:rPr>
                <w:rFonts w:eastAsia="黑体"/>
                <w:snapToGrid w:val="0"/>
                <w:sz w:val="24"/>
              </w:rPr>
            </w:pPr>
            <w:r>
              <w:rPr>
                <w:rFonts w:ascii="Arial" w:hAnsi="Arial" w:eastAsia="黑体"/>
                <w:snapToGrid w:val="0"/>
                <w:sz w:val="20"/>
              </w:rPr>
              <w:t>Max outreach</w:t>
            </w:r>
          </w:p>
        </w:tc>
        <w:tc>
          <w:tcPr>
            <w:tcW w:w="5398" w:type="dxa"/>
          </w:tcPr>
          <w:p w14:paraId="04CD8659">
            <w:pPr>
              <w:overflowPunct w:val="0"/>
              <w:autoSpaceDE w:val="0"/>
              <w:autoSpaceDN w:val="0"/>
              <w:adjustRightInd w:val="0"/>
              <w:spacing w:line="260" w:lineRule="exact"/>
              <w:rPr>
                <w:rFonts w:eastAsia="黑体"/>
                <w:snapToGrid w:val="0"/>
                <w:sz w:val="24"/>
              </w:rPr>
            </w:pPr>
            <w:r>
              <w:rPr>
                <w:rFonts w:ascii="Arial" w:hAnsi="Arial" w:eastAsia="黑体"/>
                <w:snapToGrid w:val="0"/>
                <w:sz w:val="20"/>
              </w:rPr>
              <w:t>abt. 4 m</w:t>
            </w:r>
          </w:p>
        </w:tc>
      </w:tr>
      <w:tr w14:paraId="5D77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8" w:type="dxa"/>
          </w:tcPr>
          <w:p w14:paraId="39F63D14">
            <w:pPr>
              <w:overflowPunct w:val="0"/>
              <w:autoSpaceDE w:val="0"/>
              <w:autoSpaceDN w:val="0"/>
              <w:adjustRightInd w:val="0"/>
              <w:spacing w:line="260" w:lineRule="exact"/>
              <w:rPr>
                <w:rFonts w:eastAsia="黑体"/>
                <w:snapToGrid w:val="0"/>
                <w:sz w:val="24"/>
              </w:rPr>
            </w:pPr>
          </w:p>
        </w:tc>
        <w:tc>
          <w:tcPr>
            <w:tcW w:w="5398" w:type="dxa"/>
          </w:tcPr>
          <w:p w14:paraId="5713A8D7">
            <w:pPr>
              <w:overflowPunct w:val="0"/>
              <w:autoSpaceDE w:val="0"/>
              <w:autoSpaceDN w:val="0"/>
              <w:adjustRightInd w:val="0"/>
              <w:spacing w:line="260" w:lineRule="exact"/>
              <w:rPr>
                <w:rFonts w:eastAsia="黑体"/>
                <w:snapToGrid w:val="0"/>
                <w:sz w:val="24"/>
              </w:rPr>
            </w:pPr>
          </w:p>
        </w:tc>
      </w:tr>
      <w:tr w14:paraId="60653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8" w:type="dxa"/>
          </w:tcPr>
          <w:p w14:paraId="47B77AE5">
            <w:pPr>
              <w:overflowPunct w:val="0"/>
              <w:autoSpaceDE w:val="0"/>
              <w:autoSpaceDN w:val="0"/>
              <w:adjustRightInd w:val="0"/>
              <w:spacing w:line="260" w:lineRule="exact"/>
              <w:rPr>
                <w:rFonts w:eastAsia="黑体"/>
                <w:snapToGrid w:val="0"/>
                <w:sz w:val="24"/>
              </w:rPr>
            </w:pPr>
            <w:r>
              <w:rPr>
                <w:rFonts w:ascii="Arial" w:hAnsi="Arial" w:eastAsia="黑体"/>
                <w:snapToGrid w:val="0"/>
                <w:sz w:val="20"/>
              </w:rPr>
              <w:t>No</w:t>
            </w:r>
          </w:p>
        </w:tc>
        <w:tc>
          <w:tcPr>
            <w:tcW w:w="5398" w:type="dxa"/>
          </w:tcPr>
          <w:p w14:paraId="0019B6F1">
            <w:pPr>
              <w:overflowPunct w:val="0"/>
              <w:autoSpaceDE w:val="0"/>
              <w:autoSpaceDN w:val="0"/>
              <w:adjustRightInd w:val="0"/>
              <w:spacing w:line="260" w:lineRule="exact"/>
              <w:rPr>
                <w:rFonts w:eastAsia="黑体"/>
                <w:snapToGrid w:val="0"/>
                <w:sz w:val="24"/>
              </w:rPr>
            </w:pPr>
            <w:r>
              <w:rPr>
                <w:rFonts w:ascii="Arial" w:hAnsi="Arial" w:eastAsia="黑体"/>
                <w:snapToGrid w:val="0"/>
                <w:sz w:val="20"/>
              </w:rPr>
              <w:t>One (1) set</w:t>
            </w:r>
          </w:p>
        </w:tc>
      </w:tr>
      <w:tr w14:paraId="3B4B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8" w:type="dxa"/>
          </w:tcPr>
          <w:p w14:paraId="70B7C16D">
            <w:pPr>
              <w:overflowPunct w:val="0"/>
              <w:autoSpaceDE w:val="0"/>
              <w:autoSpaceDN w:val="0"/>
              <w:adjustRightInd w:val="0"/>
              <w:spacing w:line="260" w:lineRule="exact"/>
              <w:rPr>
                <w:rFonts w:ascii="Arial" w:hAnsi="Arial" w:eastAsia="黑体"/>
                <w:snapToGrid w:val="0"/>
                <w:sz w:val="20"/>
              </w:rPr>
            </w:pPr>
            <w:r>
              <w:rPr>
                <w:rFonts w:ascii="Arial" w:hAnsi="Arial" w:eastAsia="黑体"/>
                <w:snapToGrid w:val="0"/>
                <w:sz w:val="20"/>
              </w:rPr>
              <w:t>Type</w:t>
            </w:r>
          </w:p>
        </w:tc>
        <w:tc>
          <w:tcPr>
            <w:tcW w:w="5398" w:type="dxa"/>
          </w:tcPr>
          <w:p w14:paraId="00660C8F">
            <w:pPr>
              <w:overflowPunct w:val="0"/>
              <w:autoSpaceDE w:val="0"/>
              <w:autoSpaceDN w:val="0"/>
              <w:adjustRightInd w:val="0"/>
              <w:spacing w:line="260" w:lineRule="exact"/>
              <w:rPr>
                <w:rFonts w:ascii="Arial" w:hAnsi="Arial" w:eastAsia="黑体"/>
                <w:snapToGrid w:val="0"/>
                <w:sz w:val="20"/>
              </w:rPr>
            </w:pPr>
            <w:r>
              <w:rPr>
                <w:rFonts w:ascii="Arial" w:hAnsi="Arial" w:eastAsia="黑体"/>
                <w:snapToGrid w:val="0"/>
                <w:sz w:val="20"/>
              </w:rPr>
              <w:t>Electr</w:t>
            </w:r>
            <w:r>
              <w:rPr>
                <w:rFonts w:ascii="Arial" w:hAnsi="Arial" w:eastAsia="黑体" w:cs="Arial"/>
                <w:snapToGrid w:val="0"/>
                <w:color w:val="000000"/>
                <w:szCs w:val="21"/>
              </w:rPr>
              <w:t>ic</w:t>
            </w:r>
            <w:r>
              <w:rPr>
                <w:rFonts w:ascii="Arial" w:hAnsi="Arial" w:eastAsia="黑体"/>
                <w:snapToGrid w:val="0"/>
                <w:sz w:val="20"/>
              </w:rPr>
              <w:t xml:space="preserve"> driven lifting, manual slewing </w:t>
            </w:r>
          </w:p>
        </w:tc>
      </w:tr>
      <w:tr w14:paraId="0987F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8" w:type="dxa"/>
          </w:tcPr>
          <w:p w14:paraId="1BD985EE">
            <w:pPr>
              <w:overflowPunct w:val="0"/>
              <w:autoSpaceDE w:val="0"/>
              <w:autoSpaceDN w:val="0"/>
              <w:adjustRightInd w:val="0"/>
              <w:spacing w:line="260" w:lineRule="exact"/>
              <w:rPr>
                <w:rFonts w:ascii="Arial" w:hAnsi="Arial" w:eastAsia="黑体"/>
                <w:snapToGrid w:val="0"/>
                <w:sz w:val="20"/>
              </w:rPr>
            </w:pPr>
            <w:r>
              <w:rPr>
                <w:rFonts w:ascii="Arial" w:hAnsi="Arial" w:eastAsia="黑体"/>
                <w:snapToGrid w:val="0"/>
                <w:sz w:val="20"/>
              </w:rPr>
              <w:t>Location</w:t>
            </w:r>
          </w:p>
        </w:tc>
        <w:tc>
          <w:tcPr>
            <w:tcW w:w="5398" w:type="dxa"/>
          </w:tcPr>
          <w:p w14:paraId="6EB86231">
            <w:pPr>
              <w:overflowPunct w:val="0"/>
              <w:autoSpaceDE w:val="0"/>
              <w:autoSpaceDN w:val="0"/>
              <w:adjustRightInd w:val="0"/>
              <w:spacing w:line="260" w:lineRule="exact"/>
              <w:rPr>
                <w:rFonts w:ascii="Arial" w:hAnsi="Arial" w:eastAsia="黑体"/>
                <w:snapToGrid w:val="0"/>
                <w:sz w:val="20"/>
              </w:rPr>
            </w:pPr>
            <w:r>
              <w:rPr>
                <w:rFonts w:ascii="Arial" w:hAnsi="Arial" w:eastAsia="黑体"/>
                <w:snapToGrid w:val="0"/>
                <w:sz w:val="20"/>
              </w:rPr>
              <w:t>B deck SB side as per GA plan</w:t>
            </w:r>
          </w:p>
        </w:tc>
      </w:tr>
      <w:tr w14:paraId="45F31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8" w:type="dxa"/>
          </w:tcPr>
          <w:p w14:paraId="06BAF8BD">
            <w:pPr>
              <w:overflowPunct w:val="0"/>
              <w:autoSpaceDE w:val="0"/>
              <w:autoSpaceDN w:val="0"/>
              <w:adjustRightInd w:val="0"/>
              <w:spacing w:line="260" w:lineRule="exact"/>
              <w:rPr>
                <w:rFonts w:ascii="Arial" w:hAnsi="Arial" w:eastAsia="黑体"/>
                <w:snapToGrid w:val="0"/>
                <w:sz w:val="20"/>
              </w:rPr>
            </w:pPr>
            <w:r>
              <w:rPr>
                <w:rFonts w:ascii="Arial" w:hAnsi="Arial" w:eastAsia="黑体"/>
                <w:snapToGrid w:val="0"/>
                <w:sz w:val="20"/>
              </w:rPr>
              <w:t>Lifting capacity</w:t>
            </w:r>
          </w:p>
        </w:tc>
        <w:tc>
          <w:tcPr>
            <w:tcW w:w="5398" w:type="dxa"/>
          </w:tcPr>
          <w:p w14:paraId="56C85359">
            <w:pPr>
              <w:overflowPunct w:val="0"/>
              <w:autoSpaceDE w:val="0"/>
              <w:autoSpaceDN w:val="0"/>
              <w:adjustRightInd w:val="0"/>
              <w:spacing w:line="260" w:lineRule="exact"/>
              <w:rPr>
                <w:rFonts w:ascii="Arial" w:hAnsi="Arial" w:eastAsia="黑体"/>
                <w:snapToGrid w:val="0"/>
                <w:sz w:val="20"/>
              </w:rPr>
            </w:pPr>
            <w:r>
              <w:rPr>
                <w:rFonts w:ascii="Arial" w:hAnsi="Arial" w:eastAsia="黑体"/>
                <w:snapToGrid w:val="0"/>
                <w:sz w:val="20"/>
              </w:rPr>
              <w:t>4.0 t</w:t>
            </w:r>
          </w:p>
        </w:tc>
      </w:tr>
      <w:tr w14:paraId="6DF3F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398" w:type="dxa"/>
          </w:tcPr>
          <w:p w14:paraId="6313936E">
            <w:pPr>
              <w:overflowPunct w:val="0"/>
              <w:autoSpaceDE w:val="0"/>
              <w:autoSpaceDN w:val="0"/>
              <w:adjustRightInd w:val="0"/>
              <w:spacing w:line="260" w:lineRule="exact"/>
              <w:rPr>
                <w:rFonts w:ascii="Arial" w:hAnsi="Arial" w:eastAsia="黑体"/>
                <w:snapToGrid w:val="0"/>
                <w:sz w:val="20"/>
              </w:rPr>
            </w:pPr>
            <w:r>
              <w:rPr>
                <w:rFonts w:ascii="Arial" w:hAnsi="Arial" w:eastAsia="黑体"/>
                <w:snapToGrid w:val="0"/>
                <w:sz w:val="20"/>
              </w:rPr>
              <w:t>Max outreach</w:t>
            </w:r>
          </w:p>
        </w:tc>
        <w:tc>
          <w:tcPr>
            <w:tcW w:w="5398" w:type="dxa"/>
          </w:tcPr>
          <w:p w14:paraId="646ADD36">
            <w:pPr>
              <w:overflowPunct w:val="0"/>
              <w:autoSpaceDE w:val="0"/>
              <w:autoSpaceDN w:val="0"/>
              <w:adjustRightInd w:val="0"/>
              <w:spacing w:line="260" w:lineRule="exact"/>
              <w:rPr>
                <w:rFonts w:ascii="Arial" w:hAnsi="Arial" w:eastAsia="黑体"/>
                <w:b/>
                <w:snapToGrid w:val="0"/>
                <w:sz w:val="20"/>
              </w:rPr>
            </w:pPr>
            <w:r>
              <w:rPr>
                <w:rFonts w:ascii="Arial" w:hAnsi="Arial" w:eastAsia="黑体"/>
                <w:snapToGrid w:val="0"/>
                <w:sz w:val="20"/>
              </w:rPr>
              <w:t>abt. 4 m</w:t>
            </w:r>
          </w:p>
        </w:tc>
      </w:tr>
    </w:tbl>
    <w:p w14:paraId="00F91AF8"/>
    <w:p w14:paraId="69AF46A9">
      <w:pPr>
        <w:pStyle w:val="5"/>
        <w:spacing w:after="312"/>
        <w:ind w:left="42"/>
      </w:pPr>
      <w:r>
        <w:rPr>
          <w:rFonts w:hint="eastAsia"/>
        </w:rPr>
        <w:t>4.7.1</w:t>
      </w:r>
      <w:r>
        <w:t>.</w:t>
      </w:r>
      <w:r>
        <w:rPr>
          <w:rFonts w:hint="eastAsia"/>
        </w:rPr>
        <w:t>2</w:t>
      </w:r>
      <w:r>
        <w:tab/>
      </w:r>
      <w:r>
        <w:t xml:space="preserve">Suez Canal </w:t>
      </w:r>
      <w:r>
        <w:rPr>
          <w:rFonts w:hint="eastAsia"/>
        </w:rPr>
        <w:t>s</w:t>
      </w:r>
      <w:r>
        <w:t xml:space="preserve">earchlight </w:t>
      </w:r>
      <w:r>
        <w:rPr>
          <w:rFonts w:hint="eastAsia"/>
        </w:rPr>
        <w:t>d</w:t>
      </w:r>
      <w:r>
        <w:t>avit</w:t>
      </w:r>
    </w:p>
    <w:p w14:paraId="77BB8C57">
      <w:pPr>
        <w:spacing w:line="240" w:lineRule="exact"/>
        <w:ind w:left="424"/>
        <w:rPr>
          <w:kern w:val="0"/>
          <w:sz w:val="24"/>
        </w:rPr>
      </w:pPr>
      <w:r>
        <w:rPr>
          <w:kern w:val="0"/>
          <w:sz w:val="24"/>
        </w:rPr>
        <w:t>One (1) manual</w:t>
      </w:r>
      <w:r>
        <w:rPr>
          <w:rFonts w:hint="eastAsia"/>
          <w:kern w:val="0"/>
          <w:sz w:val="24"/>
        </w:rPr>
        <w:t xml:space="preserve"> </w:t>
      </w:r>
      <w:r>
        <w:rPr>
          <w:kern w:val="0"/>
          <w:sz w:val="24"/>
        </w:rPr>
        <w:t>steel jib type weighted 0.25t to be place on forecastle for hoisting Suez Canal searchlight and articles in bosun</w:t>
      </w:r>
      <w:r>
        <w:rPr>
          <w:rFonts w:hint="eastAsia"/>
          <w:kern w:val="0"/>
          <w:sz w:val="24"/>
        </w:rPr>
        <w:t xml:space="preserve"> </w:t>
      </w:r>
      <w:r>
        <w:rPr>
          <w:kern w:val="0"/>
          <w:sz w:val="24"/>
        </w:rPr>
        <w:t>store.</w:t>
      </w:r>
    </w:p>
    <w:p w14:paraId="3862C7BE">
      <w:pPr>
        <w:autoSpaceDE w:val="0"/>
        <w:autoSpaceDN w:val="0"/>
        <w:adjustRightInd w:val="0"/>
        <w:spacing w:line="240" w:lineRule="exact"/>
        <w:rPr>
          <w:kern w:val="0"/>
          <w:sz w:val="28"/>
          <w:szCs w:val="28"/>
        </w:rPr>
      </w:pPr>
    </w:p>
    <w:p w14:paraId="4F74DC44">
      <w:pPr>
        <w:pStyle w:val="5"/>
        <w:spacing w:after="312"/>
        <w:ind w:left="42"/>
      </w:pPr>
      <w:r>
        <w:rPr>
          <w:rFonts w:hint="eastAsia"/>
        </w:rPr>
        <w:t>4.7.1</w:t>
      </w:r>
      <w:r>
        <w:t>.</w:t>
      </w:r>
      <w:r>
        <w:rPr>
          <w:rFonts w:hint="eastAsia"/>
        </w:rPr>
        <w:t>3</w:t>
      </w:r>
      <w:r>
        <w:tab/>
      </w:r>
      <w:r>
        <w:t xml:space="preserve">Hose </w:t>
      </w:r>
      <w:r>
        <w:rPr>
          <w:rFonts w:hint="eastAsia"/>
        </w:rPr>
        <w:t>D</w:t>
      </w:r>
      <w:r>
        <w:t>avit</w:t>
      </w:r>
    </w:p>
    <w:p w14:paraId="6C360F2F">
      <w:pPr>
        <w:tabs>
          <w:tab w:val="left" w:pos="6663"/>
        </w:tabs>
        <w:autoSpaceDE w:val="0"/>
        <w:autoSpaceDN w:val="0"/>
        <w:adjustRightInd w:val="0"/>
        <w:ind w:left="963"/>
        <w:rPr>
          <w:kern w:val="0"/>
          <w:sz w:val="24"/>
        </w:rPr>
      </w:pPr>
      <w:r>
        <w:rPr>
          <w:kern w:val="0"/>
          <w:sz w:val="24"/>
        </w:rPr>
        <w:t>Two (2) sets of SWL 0.</w:t>
      </w:r>
      <w:r>
        <w:rPr>
          <w:rFonts w:hint="eastAsia"/>
          <w:kern w:val="0"/>
          <w:sz w:val="24"/>
        </w:rPr>
        <w:t xml:space="preserve">5 </w:t>
      </w:r>
      <w:r>
        <w:rPr>
          <w:kern w:val="0"/>
          <w:sz w:val="24"/>
        </w:rPr>
        <w:t xml:space="preserve">t, </w:t>
      </w:r>
      <w:r>
        <w:rPr>
          <w:rFonts w:hint="eastAsia"/>
          <w:kern w:val="0"/>
          <w:sz w:val="24"/>
        </w:rPr>
        <w:t xml:space="preserve">electric </w:t>
      </w:r>
      <w:r>
        <w:rPr>
          <w:kern w:val="0"/>
          <w:sz w:val="24"/>
        </w:rPr>
        <w:t>motor driven</w:t>
      </w:r>
      <w:r>
        <w:rPr>
          <w:rFonts w:hint="eastAsia"/>
          <w:kern w:val="0"/>
          <w:sz w:val="24"/>
        </w:rPr>
        <w:t xml:space="preserve"> hoisting</w:t>
      </w:r>
      <w:r>
        <w:rPr>
          <w:kern w:val="0"/>
          <w:sz w:val="24"/>
        </w:rPr>
        <w:t xml:space="preserve">, manual slewing type </w:t>
      </w:r>
      <w:r>
        <w:rPr>
          <w:rFonts w:hint="eastAsia"/>
          <w:kern w:val="0"/>
          <w:sz w:val="24"/>
        </w:rPr>
        <w:t xml:space="preserve">bunker hose handling </w:t>
      </w:r>
      <w:r>
        <w:rPr>
          <w:kern w:val="0"/>
          <w:sz w:val="24"/>
        </w:rPr>
        <w:t>davit shall be provided on port and starboard as per G.A. plan.</w:t>
      </w:r>
    </w:p>
    <w:p w14:paraId="17DF0613">
      <w:pPr>
        <w:autoSpaceDE w:val="0"/>
        <w:autoSpaceDN w:val="0"/>
        <w:adjustRightInd w:val="0"/>
        <w:spacing w:before="20"/>
        <w:jc w:val="left"/>
        <w:rPr>
          <w:kern w:val="0"/>
          <w:sz w:val="26"/>
          <w:szCs w:val="26"/>
        </w:rPr>
      </w:pPr>
    </w:p>
    <w:p w14:paraId="26AC395D">
      <w:pPr>
        <w:pStyle w:val="5"/>
        <w:spacing w:after="312"/>
        <w:ind w:left="42"/>
      </w:pPr>
      <w:r>
        <w:rPr>
          <w:rFonts w:hint="eastAsia"/>
        </w:rPr>
        <w:t>4.7.1</w:t>
      </w:r>
      <w:r>
        <w:t>.</w:t>
      </w:r>
      <w:r>
        <w:rPr>
          <w:rFonts w:hint="eastAsia"/>
        </w:rPr>
        <w:t>4</w:t>
      </w:r>
      <w:r>
        <w:tab/>
      </w:r>
      <w:r>
        <w:t>CO</w:t>
      </w:r>
      <w:r>
        <w:rPr>
          <w:vertAlign w:val="subscript"/>
        </w:rPr>
        <w:t>2</w:t>
      </w:r>
      <w:r>
        <w:t xml:space="preserve"> bottles</w:t>
      </w:r>
      <w:r>
        <w:rPr>
          <w:rFonts w:hint="eastAsia"/>
        </w:rPr>
        <w:t xml:space="preserve"> </w:t>
      </w:r>
      <w:r>
        <w:t>handling</w:t>
      </w:r>
      <w:r>
        <w:rPr>
          <w:rFonts w:hint="eastAsia"/>
        </w:rPr>
        <w:t xml:space="preserve"> Davit</w:t>
      </w:r>
    </w:p>
    <w:p w14:paraId="0A215BB9">
      <w:pPr>
        <w:tabs>
          <w:tab w:val="left" w:pos="6663"/>
        </w:tabs>
        <w:autoSpaceDE w:val="0"/>
        <w:autoSpaceDN w:val="0"/>
        <w:adjustRightInd w:val="0"/>
        <w:ind w:left="963"/>
        <w:rPr>
          <w:kern w:val="0"/>
          <w:sz w:val="24"/>
        </w:rPr>
      </w:pPr>
      <w:r>
        <w:rPr>
          <w:kern w:val="0"/>
          <w:sz w:val="24"/>
        </w:rPr>
        <w:t>One (1) set of SWL 0.2t, manual</w:t>
      </w:r>
      <w:r>
        <w:rPr>
          <w:rFonts w:hint="eastAsia"/>
          <w:kern w:val="0"/>
          <w:sz w:val="24"/>
        </w:rPr>
        <w:t xml:space="preserve"> hoisting and slewing</w:t>
      </w:r>
      <w:r>
        <w:rPr>
          <w:kern w:val="0"/>
          <w:sz w:val="24"/>
        </w:rPr>
        <w:t xml:space="preserve"> type davit for handling CO</w:t>
      </w:r>
      <w:r>
        <w:rPr>
          <w:kern w:val="0"/>
          <w:sz w:val="24"/>
          <w:vertAlign w:val="subscript"/>
        </w:rPr>
        <w:t>2</w:t>
      </w:r>
      <w:r>
        <w:rPr>
          <w:kern w:val="0"/>
          <w:sz w:val="24"/>
        </w:rPr>
        <w:t xml:space="preserve"> bottles</w:t>
      </w:r>
      <w:r>
        <w:rPr>
          <w:rFonts w:hint="eastAsia"/>
          <w:kern w:val="0"/>
          <w:sz w:val="24"/>
        </w:rPr>
        <w:t>.</w:t>
      </w:r>
    </w:p>
    <w:p w14:paraId="44993987">
      <w:pPr>
        <w:tabs>
          <w:tab w:val="left" w:pos="960"/>
        </w:tabs>
        <w:autoSpaceDE w:val="0"/>
        <w:autoSpaceDN w:val="0"/>
        <w:adjustRightInd w:val="0"/>
        <w:ind w:left="114"/>
        <w:jc w:val="left"/>
        <w:rPr>
          <w:i/>
          <w:kern w:val="0"/>
          <w:sz w:val="24"/>
        </w:rPr>
      </w:pPr>
    </w:p>
    <w:p w14:paraId="1ADE1CE5">
      <w:pPr>
        <w:pStyle w:val="4"/>
        <w:spacing w:before="0" w:after="0"/>
        <w:rPr>
          <w:rFonts w:cs="Arial"/>
        </w:rPr>
      </w:pPr>
      <w:bookmarkStart w:id="205" w:name="_Toc50573826"/>
      <w:r>
        <w:rPr>
          <w:rFonts w:hint="eastAsia" w:cs="Arial"/>
        </w:rPr>
        <w:t>4.7.2</w:t>
      </w:r>
      <w:r>
        <w:rPr>
          <w:rFonts w:cs="Arial"/>
        </w:rPr>
        <w:tab/>
      </w:r>
      <w:r>
        <w:rPr>
          <w:rFonts w:cs="Arial"/>
        </w:rPr>
        <w:t>ACCOMMODATION LADDER AND PILOT</w:t>
      </w:r>
      <w:r>
        <w:rPr>
          <w:rFonts w:hint="eastAsia" w:cs="Arial"/>
        </w:rPr>
        <w:t xml:space="preserve"> Rope</w:t>
      </w:r>
      <w:r>
        <w:rPr>
          <w:rFonts w:cs="Arial"/>
        </w:rPr>
        <w:t xml:space="preserve"> LADDER</w:t>
      </w:r>
      <w:bookmarkEnd w:id="205"/>
    </w:p>
    <w:p w14:paraId="20C24D79">
      <w:pPr>
        <w:autoSpaceDE w:val="0"/>
        <w:autoSpaceDN w:val="0"/>
        <w:adjustRightInd w:val="0"/>
        <w:spacing w:before="2"/>
        <w:jc w:val="left"/>
        <w:rPr>
          <w:rFonts w:ascii="Arial" w:hAnsi="Arial" w:cs="Arial"/>
          <w:kern w:val="0"/>
          <w:sz w:val="24"/>
        </w:rPr>
      </w:pPr>
    </w:p>
    <w:p w14:paraId="2604BFBE">
      <w:pPr>
        <w:pStyle w:val="5"/>
        <w:spacing w:after="312"/>
        <w:ind w:left="42"/>
      </w:pPr>
      <w:r>
        <w:rPr>
          <w:rFonts w:hint="eastAsia"/>
        </w:rPr>
        <w:t>4.7.2</w:t>
      </w:r>
      <w:r>
        <w:t>.1</w:t>
      </w:r>
      <w:r>
        <w:tab/>
      </w:r>
      <w:r>
        <w:rPr>
          <w:rFonts w:hint="eastAsia"/>
        </w:rPr>
        <w:t>Accommodation ladder</w:t>
      </w:r>
    </w:p>
    <w:tbl>
      <w:tblPr>
        <w:tblStyle w:val="40"/>
        <w:tblW w:w="8646" w:type="dxa"/>
        <w:tblInd w:w="11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1"/>
        <w:gridCol w:w="6945"/>
      </w:tblGrid>
      <w:tr w14:paraId="18E83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tcW w:w="1701" w:type="dxa"/>
            <w:tcBorders>
              <w:top w:val="single" w:color="000000" w:sz="4" w:space="0"/>
              <w:left w:val="single" w:color="000000" w:sz="4" w:space="0"/>
              <w:bottom w:val="single" w:color="000000" w:sz="4" w:space="0"/>
              <w:right w:val="single" w:color="000000" w:sz="4" w:space="0"/>
            </w:tcBorders>
          </w:tcPr>
          <w:p w14:paraId="66EE36CC">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N</w:t>
            </w:r>
            <w:r>
              <w:rPr>
                <w:rFonts w:hint="eastAsia" w:eastAsia="黑体"/>
                <w:snapToGrid w:val="0"/>
                <w:color w:val="000000"/>
                <w:sz w:val="24"/>
              </w:rPr>
              <w:t>o. of set</w:t>
            </w:r>
          </w:p>
        </w:tc>
        <w:tc>
          <w:tcPr>
            <w:tcW w:w="6945" w:type="dxa"/>
            <w:tcBorders>
              <w:top w:val="single" w:color="000000" w:sz="4" w:space="0"/>
              <w:left w:val="single" w:color="000000" w:sz="4" w:space="0"/>
              <w:bottom w:val="single" w:color="000000" w:sz="4" w:space="0"/>
              <w:right w:val="single" w:color="000000" w:sz="4" w:space="0"/>
            </w:tcBorders>
          </w:tcPr>
          <w:p w14:paraId="5D9C17A8">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Two (2)</w:t>
            </w:r>
          </w:p>
        </w:tc>
      </w:tr>
      <w:tr w14:paraId="179FC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tcW w:w="1701" w:type="dxa"/>
            <w:tcBorders>
              <w:top w:val="single" w:color="000000" w:sz="4" w:space="0"/>
              <w:left w:val="single" w:color="000000" w:sz="4" w:space="0"/>
              <w:bottom w:val="single" w:color="000000" w:sz="4" w:space="0"/>
              <w:right w:val="single" w:color="000000" w:sz="4" w:space="0"/>
            </w:tcBorders>
          </w:tcPr>
          <w:p w14:paraId="526E7B47">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Location</w:t>
            </w:r>
          </w:p>
        </w:tc>
        <w:tc>
          <w:tcPr>
            <w:tcW w:w="6945" w:type="dxa"/>
            <w:tcBorders>
              <w:top w:val="single" w:color="000000" w:sz="4" w:space="0"/>
              <w:left w:val="single" w:color="000000" w:sz="4" w:space="0"/>
              <w:bottom w:val="single" w:color="000000" w:sz="4" w:space="0"/>
              <w:right w:val="single" w:color="000000" w:sz="4" w:space="0"/>
            </w:tcBorders>
          </w:tcPr>
          <w:p w14:paraId="655515E2">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Accommodation sides on upper deck</w:t>
            </w:r>
          </w:p>
        </w:tc>
      </w:tr>
      <w:tr w14:paraId="295AE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701" w:type="dxa"/>
            <w:tcBorders>
              <w:top w:val="single" w:color="000000" w:sz="4" w:space="0"/>
              <w:left w:val="single" w:color="000000" w:sz="4" w:space="0"/>
              <w:bottom w:val="single" w:color="000000" w:sz="4" w:space="0"/>
              <w:right w:val="single" w:color="000000" w:sz="4" w:space="0"/>
            </w:tcBorders>
          </w:tcPr>
          <w:p w14:paraId="266A4FFD">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 xml:space="preserve">Type </w:t>
            </w:r>
          </w:p>
        </w:tc>
        <w:tc>
          <w:tcPr>
            <w:tcW w:w="6945" w:type="dxa"/>
            <w:tcBorders>
              <w:top w:val="single" w:color="000000" w:sz="4" w:space="0"/>
              <w:left w:val="single" w:color="000000" w:sz="4" w:space="0"/>
              <w:bottom w:val="single" w:color="000000" w:sz="4" w:space="0"/>
              <w:right w:val="single" w:color="000000" w:sz="4" w:space="0"/>
            </w:tcBorders>
          </w:tcPr>
          <w:p w14:paraId="209FB612">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One (1) man operated self-stowing, vertical stowing, one (1) piece type</w:t>
            </w:r>
          </w:p>
        </w:tc>
      </w:tr>
      <w:tr w14:paraId="0872B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tcW w:w="1701" w:type="dxa"/>
            <w:tcBorders>
              <w:top w:val="single" w:color="000000" w:sz="4" w:space="0"/>
              <w:left w:val="single" w:color="000000" w:sz="4" w:space="0"/>
              <w:bottom w:val="single" w:color="000000" w:sz="4" w:space="0"/>
              <w:right w:val="single" w:color="000000" w:sz="4" w:space="0"/>
            </w:tcBorders>
          </w:tcPr>
          <w:p w14:paraId="777A0936">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Step</w:t>
            </w:r>
          </w:p>
        </w:tc>
        <w:tc>
          <w:tcPr>
            <w:tcW w:w="6945" w:type="dxa"/>
            <w:tcBorders>
              <w:top w:val="single" w:color="000000" w:sz="4" w:space="0"/>
              <w:left w:val="single" w:color="000000" w:sz="4" w:space="0"/>
              <w:bottom w:val="single" w:color="000000" w:sz="4" w:space="0"/>
              <w:right w:val="single" w:color="000000" w:sz="4" w:space="0"/>
            </w:tcBorders>
          </w:tcPr>
          <w:p w14:paraId="66D93260">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Fixed non-slip curved step</w:t>
            </w:r>
          </w:p>
        </w:tc>
      </w:tr>
      <w:tr w14:paraId="45D59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701" w:type="dxa"/>
            <w:tcBorders>
              <w:top w:val="single" w:color="000000" w:sz="4" w:space="0"/>
              <w:left w:val="single" w:color="000000" w:sz="4" w:space="0"/>
              <w:right w:val="single" w:color="000000" w:sz="4" w:space="0"/>
            </w:tcBorders>
          </w:tcPr>
          <w:p w14:paraId="48B11BB3">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Material</w:t>
            </w:r>
          </w:p>
        </w:tc>
        <w:tc>
          <w:tcPr>
            <w:tcW w:w="6945" w:type="dxa"/>
            <w:tcBorders>
              <w:top w:val="single" w:color="000000" w:sz="4" w:space="0"/>
              <w:left w:val="single" w:color="000000" w:sz="4" w:space="0"/>
              <w:right w:val="single" w:color="000000" w:sz="4" w:space="0"/>
            </w:tcBorders>
          </w:tcPr>
          <w:p w14:paraId="561C0FE2">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Al-alloy for frame, step, rail and stanchion</w:t>
            </w:r>
          </w:p>
          <w:p w14:paraId="2FE5C8BB">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G</w:t>
            </w:r>
            <w:r>
              <w:rPr>
                <w:rFonts w:hint="eastAsia" w:eastAsia="黑体"/>
                <w:snapToGrid w:val="0"/>
                <w:color w:val="000000"/>
                <w:sz w:val="24"/>
              </w:rPr>
              <w:t>alvanized s</w:t>
            </w:r>
            <w:r>
              <w:rPr>
                <w:rFonts w:eastAsia="黑体"/>
                <w:snapToGrid w:val="0"/>
                <w:color w:val="000000"/>
                <w:sz w:val="24"/>
              </w:rPr>
              <w:t>teel for upper platform and turn table</w:t>
            </w:r>
          </w:p>
        </w:tc>
      </w:tr>
      <w:tr w14:paraId="1355E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tcW w:w="1701" w:type="dxa"/>
            <w:tcBorders>
              <w:top w:val="single" w:color="000000" w:sz="4" w:space="0"/>
              <w:left w:val="single" w:color="000000" w:sz="4" w:space="0"/>
              <w:bottom w:val="single" w:color="000000" w:sz="4" w:space="0"/>
              <w:right w:val="single" w:color="000000" w:sz="4" w:space="0"/>
            </w:tcBorders>
          </w:tcPr>
          <w:p w14:paraId="2573A35E">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Clear breadth</w:t>
            </w:r>
          </w:p>
        </w:tc>
        <w:tc>
          <w:tcPr>
            <w:tcW w:w="6945" w:type="dxa"/>
            <w:tcBorders>
              <w:top w:val="single" w:color="000000" w:sz="4" w:space="0"/>
              <w:left w:val="single" w:color="000000" w:sz="4" w:space="0"/>
              <w:bottom w:val="single" w:color="000000" w:sz="4" w:space="0"/>
              <w:right w:val="single" w:color="000000" w:sz="4" w:space="0"/>
            </w:tcBorders>
          </w:tcPr>
          <w:p w14:paraId="64C1E18B">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Approx. 600mm</w:t>
            </w:r>
          </w:p>
        </w:tc>
      </w:tr>
      <w:tr w14:paraId="0F8D8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701" w:type="dxa"/>
            <w:tcBorders>
              <w:top w:val="single" w:color="000000" w:sz="4" w:space="0"/>
              <w:left w:val="single" w:color="000000" w:sz="4" w:space="0"/>
              <w:bottom w:val="single" w:color="000000" w:sz="4" w:space="0"/>
              <w:right w:val="single" w:color="000000" w:sz="4" w:space="0"/>
            </w:tcBorders>
          </w:tcPr>
          <w:p w14:paraId="2FC4901D">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Davit</w:t>
            </w:r>
          </w:p>
        </w:tc>
        <w:tc>
          <w:tcPr>
            <w:tcW w:w="6945" w:type="dxa"/>
            <w:tcBorders>
              <w:top w:val="single" w:color="000000" w:sz="4" w:space="0"/>
              <w:left w:val="single" w:color="000000" w:sz="4" w:space="0"/>
              <w:bottom w:val="single" w:color="000000" w:sz="4" w:space="0"/>
              <w:right w:val="single" w:color="000000" w:sz="4" w:space="0"/>
            </w:tcBorders>
          </w:tcPr>
          <w:p w14:paraId="31929720">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One (1) davit and one (1) winch with galvanized steel wire rope rigging for each accommodation ladder</w:t>
            </w:r>
          </w:p>
        </w:tc>
      </w:tr>
      <w:tr w14:paraId="12E06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tcW w:w="1701" w:type="dxa"/>
            <w:tcBorders>
              <w:top w:val="single" w:color="000000" w:sz="4" w:space="0"/>
              <w:left w:val="single" w:color="000000" w:sz="4" w:space="0"/>
              <w:bottom w:val="single" w:color="000000" w:sz="4" w:space="0"/>
              <w:right w:val="single" w:color="000000" w:sz="4" w:space="0"/>
            </w:tcBorders>
          </w:tcPr>
          <w:p w14:paraId="06D68BE7">
            <w:pPr>
              <w:overflowPunct w:val="0"/>
              <w:autoSpaceDE w:val="0"/>
              <w:autoSpaceDN w:val="0"/>
              <w:adjustRightInd w:val="0"/>
              <w:spacing w:line="260" w:lineRule="exact"/>
              <w:rPr>
                <w:rFonts w:eastAsia="黑体"/>
                <w:snapToGrid w:val="0"/>
                <w:color w:val="000000"/>
                <w:sz w:val="24"/>
              </w:rPr>
            </w:pPr>
          </w:p>
        </w:tc>
        <w:tc>
          <w:tcPr>
            <w:tcW w:w="6945" w:type="dxa"/>
            <w:tcBorders>
              <w:top w:val="single" w:color="000000" w:sz="4" w:space="0"/>
              <w:left w:val="single" w:color="000000" w:sz="4" w:space="0"/>
              <w:bottom w:val="single" w:color="000000" w:sz="4" w:space="0"/>
              <w:right w:val="single" w:color="000000" w:sz="4" w:space="0"/>
            </w:tcBorders>
          </w:tcPr>
          <w:p w14:paraId="65FCFE67">
            <w:pPr>
              <w:overflowPunct w:val="0"/>
              <w:autoSpaceDE w:val="0"/>
              <w:autoSpaceDN w:val="0"/>
              <w:adjustRightInd w:val="0"/>
              <w:spacing w:line="260" w:lineRule="exact"/>
              <w:rPr>
                <w:rFonts w:eastAsia="黑体"/>
                <w:snapToGrid w:val="0"/>
                <w:color w:val="000000"/>
                <w:sz w:val="24"/>
              </w:rPr>
            </w:pPr>
          </w:p>
        </w:tc>
      </w:tr>
      <w:tr w14:paraId="05F8E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tcW w:w="1701" w:type="dxa"/>
            <w:tcBorders>
              <w:top w:val="single" w:color="000000" w:sz="4" w:space="0"/>
              <w:left w:val="single" w:color="000000" w:sz="4" w:space="0"/>
              <w:bottom w:val="single" w:color="000000" w:sz="4" w:space="0"/>
              <w:right w:val="single" w:color="000000" w:sz="4" w:space="0"/>
            </w:tcBorders>
          </w:tcPr>
          <w:p w14:paraId="62AF504D">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Motor</w:t>
            </w:r>
          </w:p>
        </w:tc>
        <w:tc>
          <w:tcPr>
            <w:tcW w:w="6945" w:type="dxa"/>
            <w:tcBorders>
              <w:top w:val="single" w:color="000000" w:sz="4" w:space="0"/>
              <w:left w:val="single" w:color="000000" w:sz="4" w:space="0"/>
              <w:bottom w:val="single" w:color="000000" w:sz="4" w:space="0"/>
              <w:right w:val="single" w:color="000000" w:sz="4" w:space="0"/>
            </w:tcBorders>
          </w:tcPr>
          <w:p w14:paraId="31C0F041">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One (1) set of fixed electric motor for each accommodation ladder</w:t>
            </w:r>
          </w:p>
        </w:tc>
      </w:tr>
      <w:tr w14:paraId="7B2A9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tcW w:w="1701" w:type="dxa"/>
            <w:tcBorders>
              <w:top w:val="single" w:color="000000" w:sz="4" w:space="0"/>
              <w:left w:val="single" w:color="000000" w:sz="4" w:space="0"/>
              <w:bottom w:val="single" w:color="000000" w:sz="4" w:space="0"/>
              <w:right w:val="single" w:color="000000" w:sz="4" w:space="0"/>
            </w:tcBorders>
          </w:tcPr>
          <w:p w14:paraId="11D7CB1F">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Accessories</w:t>
            </w:r>
          </w:p>
        </w:tc>
        <w:tc>
          <w:tcPr>
            <w:tcW w:w="6945" w:type="dxa"/>
            <w:tcBorders>
              <w:top w:val="single" w:color="000000" w:sz="4" w:space="0"/>
              <w:left w:val="single" w:color="000000" w:sz="4" w:space="0"/>
              <w:bottom w:val="single" w:color="000000" w:sz="4" w:space="0"/>
              <w:right w:val="single" w:color="000000" w:sz="4" w:space="0"/>
            </w:tcBorders>
          </w:tcPr>
          <w:p w14:paraId="4162186E">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Rail and stanchions of hinged type, safety net, lower/upper platform and protection rollers</w:t>
            </w:r>
          </w:p>
        </w:tc>
      </w:tr>
      <w:tr w14:paraId="3D4CB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701" w:type="dxa"/>
            <w:tcBorders>
              <w:top w:val="single" w:color="000000" w:sz="4" w:space="0"/>
              <w:left w:val="single" w:color="000000" w:sz="4" w:space="0"/>
              <w:bottom w:val="single" w:color="000000" w:sz="4" w:space="0"/>
              <w:right w:val="single" w:color="000000" w:sz="4" w:space="0"/>
            </w:tcBorders>
          </w:tcPr>
          <w:p w14:paraId="28FFB7D7">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Control</w:t>
            </w:r>
          </w:p>
        </w:tc>
        <w:tc>
          <w:tcPr>
            <w:tcW w:w="6945" w:type="dxa"/>
            <w:tcBorders>
              <w:top w:val="single" w:color="000000" w:sz="4" w:space="0"/>
              <w:left w:val="single" w:color="000000" w:sz="4" w:space="0"/>
              <w:bottom w:val="single" w:color="000000" w:sz="4" w:space="0"/>
              <w:right w:val="single" w:color="000000" w:sz="4" w:space="0"/>
            </w:tcBorders>
          </w:tcPr>
          <w:p w14:paraId="3933B13A">
            <w:pPr>
              <w:overflowPunct w:val="0"/>
              <w:autoSpaceDE w:val="0"/>
              <w:autoSpaceDN w:val="0"/>
              <w:adjustRightInd w:val="0"/>
              <w:spacing w:line="260" w:lineRule="exact"/>
              <w:rPr>
                <w:rFonts w:eastAsia="黑体"/>
                <w:snapToGrid w:val="0"/>
                <w:color w:val="000000"/>
                <w:sz w:val="24"/>
              </w:rPr>
            </w:pPr>
            <w:r>
              <w:rPr>
                <w:rFonts w:eastAsia="黑体"/>
                <w:snapToGrid w:val="0"/>
                <w:color w:val="000000"/>
                <w:sz w:val="24"/>
              </w:rPr>
              <w:t>From the control stand on the upper deck near each accommodation ladder</w:t>
            </w:r>
          </w:p>
        </w:tc>
      </w:tr>
    </w:tbl>
    <w:p w14:paraId="3AA553F4">
      <w:pPr>
        <w:autoSpaceDE w:val="0"/>
        <w:autoSpaceDN w:val="0"/>
        <w:adjustRightInd w:val="0"/>
        <w:spacing w:before="4"/>
        <w:ind w:left="963"/>
        <w:rPr>
          <w:color w:val="000000"/>
          <w:kern w:val="0"/>
          <w:sz w:val="24"/>
        </w:rPr>
      </w:pPr>
    </w:p>
    <w:p w14:paraId="68A67425">
      <w:pPr>
        <w:autoSpaceDE w:val="0"/>
        <w:autoSpaceDN w:val="0"/>
        <w:adjustRightInd w:val="0"/>
        <w:spacing w:before="4"/>
        <w:ind w:left="963"/>
        <w:rPr>
          <w:color w:val="000000"/>
          <w:kern w:val="0"/>
          <w:sz w:val="24"/>
        </w:rPr>
      </w:pPr>
      <w:r>
        <w:rPr>
          <w:color w:val="000000"/>
          <w:kern w:val="0"/>
          <w:sz w:val="24"/>
        </w:rPr>
        <w:t>Ladder shall have length to reach not more than 600</w:t>
      </w:r>
      <w:r>
        <w:rPr>
          <w:rFonts w:hint="eastAsia"/>
          <w:color w:val="000000"/>
          <w:kern w:val="0"/>
          <w:sz w:val="24"/>
        </w:rPr>
        <w:t xml:space="preserve"> </w:t>
      </w:r>
      <w:r>
        <w:rPr>
          <w:color w:val="000000"/>
          <w:kern w:val="0"/>
          <w:sz w:val="24"/>
        </w:rPr>
        <w:t>mm above the light ballast water line at an inclination of 55 deg</w:t>
      </w:r>
      <w:r>
        <w:rPr>
          <w:rFonts w:hint="eastAsia"/>
          <w:color w:val="000000"/>
          <w:kern w:val="0"/>
          <w:sz w:val="24"/>
        </w:rPr>
        <w:t>.</w:t>
      </w:r>
      <w:r>
        <w:rPr>
          <w:color w:val="000000"/>
          <w:kern w:val="0"/>
          <w:sz w:val="24"/>
        </w:rPr>
        <w:t xml:space="preserve"> to horizontal.</w:t>
      </w:r>
    </w:p>
    <w:p w14:paraId="1C90325B">
      <w:pPr>
        <w:autoSpaceDE w:val="0"/>
        <w:autoSpaceDN w:val="0"/>
        <w:adjustRightInd w:val="0"/>
        <w:spacing w:line="240" w:lineRule="exact"/>
        <w:rPr>
          <w:kern w:val="0"/>
          <w:sz w:val="28"/>
          <w:szCs w:val="28"/>
        </w:rPr>
      </w:pPr>
    </w:p>
    <w:p w14:paraId="4A0DC8D4">
      <w:pPr>
        <w:autoSpaceDE w:val="0"/>
        <w:autoSpaceDN w:val="0"/>
        <w:adjustRightInd w:val="0"/>
        <w:spacing w:before="4"/>
        <w:ind w:left="963"/>
        <w:rPr>
          <w:color w:val="000000"/>
          <w:kern w:val="0"/>
          <w:sz w:val="24"/>
        </w:rPr>
      </w:pPr>
      <w:r>
        <w:rPr>
          <w:color w:val="000000"/>
          <w:kern w:val="0"/>
          <w:sz w:val="24"/>
        </w:rPr>
        <w:t>Ladder shall be stowed vertically within the Vessel’s side line on upper deck</w:t>
      </w:r>
      <w:r>
        <w:rPr>
          <w:rFonts w:hint="eastAsia"/>
          <w:color w:val="000000"/>
          <w:kern w:val="0"/>
          <w:sz w:val="24"/>
        </w:rPr>
        <w:t>.</w:t>
      </w:r>
    </w:p>
    <w:p w14:paraId="1D3C02E6">
      <w:pPr>
        <w:autoSpaceDE w:val="0"/>
        <w:autoSpaceDN w:val="0"/>
        <w:adjustRightInd w:val="0"/>
        <w:spacing w:line="240" w:lineRule="exact"/>
        <w:rPr>
          <w:kern w:val="0"/>
          <w:sz w:val="28"/>
          <w:szCs w:val="28"/>
        </w:rPr>
      </w:pPr>
    </w:p>
    <w:p w14:paraId="4871AE40">
      <w:pPr>
        <w:autoSpaceDE w:val="0"/>
        <w:autoSpaceDN w:val="0"/>
        <w:adjustRightInd w:val="0"/>
        <w:spacing w:before="4"/>
        <w:ind w:left="963"/>
        <w:rPr>
          <w:color w:val="000000"/>
          <w:kern w:val="0"/>
          <w:sz w:val="24"/>
        </w:rPr>
      </w:pPr>
      <w:r>
        <w:rPr>
          <w:color w:val="000000"/>
          <w:kern w:val="0"/>
          <w:sz w:val="24"/>
        </w:rPr>
        <w:t>The SWL shall be marked with paint.</w:t>
      </w:r>
      <w:r>
        <w:t xml:space="preserve"> </w:t>
      </w:r>
      <w:r>
        <w:rPr>
          <w:rFonts w:hint="eastAsia"/>
          <w:b/>
          <w:i/>
          <w:color w:val="000000"/>
          <w:kern w:val="0"/>
          <w:sz w:val="24"/>
        </w:rPr>
        <w:t>M</w:t>
      </w:r>
      <w:r>
        <w:rPr>
          <w:b/>
          <w:i/>
          <w:color w:val="000000"/>
          <w:kern w:val="0"/>
          <w:sz w:val="24"/>
        </w:rPr>
        <w:t>ust be marked with the maximum load the weights and number of persons on the ladder at the entrance and exit.</w:t>
      </w:r>
    </w:p>
    <w:p w14:paraId="31431F39">
      <w:pPr>
        <w:autoSpaceDE w:val="0"/>
        <w:autoSpaceDN w:val="0"/>
        <w:adjustRightInd w:val="0"/>
        <w:spacing w:before="4"/>
        <w:ind w:left="963"/>
        <w:rPr>
          <w:b/>
          <w:i/>
          <w:color w:val="000000"/>
          <w:kern w:val="0"/>
          <w:sz w:val="24"/>
        </w:rPr>
      </w:pPr>
      <w:r>
        <w:rPr>
          <w:b/>
          <w:i/>
          <w:color w:val="000000"/>
          <w:kern w:val="0"/>
          <w:sz w:val="24"/>
        </w:rPr>
        <w:t>Secondary support for accommodation ladder shall be provided.</w:t>
      </w:r>
    </w:p>
    <w:p w14:paraId="7CCA68E8">
      <w:pPr>
        <w:autoSpaceDE w:val="0"/>
        <w:autoSpaceDN w:val="0"/>
        <w:adjustRightInd w:val="0"/>
        <w:spacing w:line="240" w:lineRule="exact"/>
        <w:rPr>
          <w:kern w:val="0"/>
          <w:sz w:val="28"/>
          <w:szCs w:val="28"/>
        </w:rPr>
      </w:pPr>
    </w:p>
    <w:p w14:paraId="5A04B40D">
      <w:pPr>
        <w:pStyle w:val="5"/>
        <w:spacing w:after="312"/>
        <w:ind w:left="42"/>
      </w:pPr>
      <w:r>
        <w:rPr>
          <w:rFonts w:hint="eastAsia"/>
        </w:rPr>
        <w:t>4.7.2</w:t>
      </w:r>
      <w:r>
        <w:t>.</w:t>
      </w:r>
      <w:r>
        <w:rPr>
          <w:rFonts w:hint="eastAsia"/>
        </w:rPr>
        <w:t>2</w:t>
      </w:r>
      <w:r>
        <w:tab/>
      </w:r>
      <w:r>
        <w:t>Pilot Rope</w:t>
      </w:r>
      <w:r>
        <w:rPr>
          <w:rFonts w:hint="eastAsia"/>
        </w:rPr>
        <w:t xml:space="preserve"> </w:t>
      </w:r>
      <w:r>
        <w:t>Ladder</w:t>
      </w:r>
      <w:r>
        <w:rPr>
          <w:rFonts w:hint="eastAsia"/>
        </w:rPr>
        <w:t xml:space="preserve"> </w:t>
      </w:r>
    </w:p>
    <w:p w14:paraId="015CEC84">
      <w:pPr>
        <w:autoSpaceDE w:val="0"/>
        <w:autoSpaceDN w:val="0"/>
        <w:adjustRightInd w:val="0"/>
        <w:spacing w:before="4"/>
        <w:ind w:left="963"/>
        <w:rPr>
          <w:b/>
          <w:i/>
          <w:color w:val="000000"/>
          <w:kern w:val="0"/>
          <w:sz w:val="24"/>
        </w:rPr>
      </w:pPr>
      <w:r>
        <w:rPr>
          <w:rFonts w:hint="eastAsia"/>
          <w:color w:val="000000"/>
          <w:kern w:val="0"/>
          <w:sz w:val="24"/>
        </w:rPr>
        <w:t xml:space="preserve">Two </w:t>
      </w:r>
      <w:r>
        <w:rPr>
          <w:color w:val="000000"/>
          <w:kern w:val="0"/>
          <w:sz w:val="24"/>
        </w:rPr>
        <w:t>(</w:t>
      </w:r>
      <w:r>
        <w:rPr>
          <w:rFonts w:hint="eastAsia"/>
          <w:color w:val="000000"/>
          <w:kern w:val="0"/>
          <w:sz w:val="24"/>
        </w:rPr>
        <w:t>2</w:t>
      </w:r>
      <w:r>
        <w:rPr>
          <w:color w:val="000000"/>
          <w:kern w:val="0"/>
          <w:sz w:val="24"/>
        </w:rPr>
        <w:t>) set</w:t>
      </w:r>
      <w:r>
        <w:rPr>
          <w:rFonts w:hint="eastAsia"/>
          <w:color w:val="000000"/>
          <w:kern w:val="0"/>
          <w:sz w:val="24"/>
        </w:rPr>
        <w:t>s</w:t>
      </w:r>
      <w:r>
        <w:rPr>
          <w:color w:val="000000"/>
          <w:kern w:val="0"/>
          <w:sz w:val="24"/>
        </w:rPr>
        <w:t xml:space="preserve"> of pilot rope ladder with wooden steps</w:t>
      </w:r>
      <w:r>
        <w:rPr>
          <w:rFonts w:hint="eastAsia"/>
          <w:color w:val="000000"/>
          <w:kern w:val="0"/>
          <w:sz w:val="24"/>
        </w:rPr>
        <w:t xml:space="preserve"> shall be provided. </w:t>
      </w:r>
      <w:r>
        <w:rPr>
          <w:rFonts w:hint="eastAsia"/>
          <w:b/>
          <w:i/>
          <w:color w:val="000000"/>
          <w:kern w:val="0"/>
          <w:sz w:val="24"/>
        </w:rPr>
        <w:t>P</w:t>
      </w:r>
      <w:r>
        <w:rPr>
          <w:b/>
          <w:i/>
          <w:color w:val="000000"/>
          <w:kern w:val="0"/>
          <w:sz w:val="24"/>
        </w:rPr>
        <w:t>ilot rope ladder to be confirmed that the ISO or Class certificate is attached</w:t>
      </w:r>
    </w:p>
    <w:p w14:paraId="1E9A48DB">
      <w:pPr>
        <w:autoSpaceDE w:val="0"/>
        <w:autoSpaceDN w:val="0"/>
        <w:adjustRightInd w:val="0"/>
        <w:spacing w:before="4"/>
        <w:ind w:left="963"/>
        <w:rPr>
          <w:color w:val="000000"/>
        </w:rPr>
      </w:pPr>
    </w:p>
    <w:p w14:paraId="6299A557">
      <w:pPr>
        <w:pStyle w:val="4"/>
        <w:spacing w:before="0" w:after="0"/>
        <w:rPr>
          <w:rFonts w:cs="Arial"/>
        </w:rPr>
      </w:pPr>
      <w:bookmarkStart w:id="206" w:name="_Toc50573827"/>
      <w:r>
        <w:rPr>
          <w:rFonts w:hint="eastAsia" w:cs="Arial"/>
        </w:rPr>
        <w:t>4.7.3</w:t>
      </w:r>
      <w:r>
        <w:rPr>
          <w:rFonts w:hint="eastAsia" w:cs="Arial"/>
        </w:rPr>
        <w:tab/>
      </w:r>
      <w:r>
        <w:rPr>
          <w:rFonts w:cs="Arial"/>
        </w:rPr>
        <w:t>FORE MAST, RADAR MAST, FORE AND STERN FLAG STAFF</w:t>
      </w:r>
      <w:bookmarkEnd w:id="206"/>
    </w:p>
    <w:p w14:paraId="0211A532">
      <w:pPr>
        <w:autoSpaceDE w:val="0"/>
        <w:autoSpaceDN w:val="0"/>
        <w:adjustRightInd w:val="0"/>
        <w:spacing w:line="240" w:lineRule="exact"/>
        <w:rPr>
          <w:kern w:val="0"/>
          <w:sz w:val="28"/>
          <w:szCs w:val="28"/>
        </w:rPr>
      </w:pPr>
    </w:p>
    <w:p w14:paraId="00767B90">
      <w:pPr>
        <w:autoSpaceDE w:val="0"/>
        <w:autoSpaceDN w:val="0"/>
        <w:adjustRightInd w:val="0"/>
        <w:ind w:left="963"/>
        <w:rPr>
          <w:kern w:val="0"/>
          <w:sz w:val="24"/>
        </w:rPr>
      </w:pPr>
      <w:r>
        <w:rPr>
          <w:kern w:val="0"/>
          <w:sz w:val="24"/>
        </w:rPr>
        <w:t xml:space="preserve">Fore mast to be of fabricated steel construction, and to be arranged on the forecastle deck at the center line of </w:t>
      </w:r>
      <w:r>
        <w:rPr>
          <w:rFonts w:hint="eastAsia"/>
          <w:kern w:val="0"/>
          <w:sz w:val="24"/>
        </w:rPr>
        <w:t>the V</w:t>
      </w:r>
      <w:r>
        <w:rPr>
          <w:kern w:val="0"/>
          <w:sz w:val="24"/>
        </w:rPr>
        <w:t>essel.</w:t>
      </w:r>
    </w:p>
    <w:p w14:paraId="100B0474">
      <w:pPr>
        <w:autoSpaceDE w:val="0"/>
        <w:autoSpaceDN w:val="0"/>
        <w:adjustRightInd w:val="0"/>
        <w:ind w:left="963"/>
        <w:rPr>
          <w:kern w:val="0"/>
          <w:sz w:val="24"/>
        </w:rPr>
      </w:pPr>
    </w:p>
    <w:p w14:paraId="0DFAFA66">
      <w:pPr>
        <w:autoSpaceDE w:val="0"/>
        <w:autoSpaceDN w:val="0"/>
        <w:adjustRightInd w:val="0"/>
        <w:ind w:left="963"/>
        <w:rPr>
          <w:kern w:val="0"/>
          <w:sz w:val="24"/>
        </w:rPr>
      </w:pPr>
      <w:r>
        <w:rPr>
          <w:kern w:val="0"/>
          <w:sz w:val="24"/>
        </w:rPr>
        <w:t xml:space="preserve">The fore mast to be furnished with vertical ladders, </w:t>
      </w:r>
      <w:r>
        <w:rPr>
          <w:rFonts w:hint="eastAsia"/>
          <w:kern w:val="0"/>
          <w:sz w:val="24"/>
        </w:rPr>
        <w:t>back hoop</w:t>
      </w:r>
      <w:r>
        <w:rPr>
          <w:kern w:val="0"/>
          <w:sz w:val="24"/>
        </w:rPr>
        <w:t>, mast light</w:t>
      </w:r>
      <w:r>
        <w:rPr>
          <w:rFonts w:hint="eastAsia"/>
          <w:kern w:val="0"/>
          <w:sz w:val="24"/>
        </w:rPr>
        <w:t>. N</w:t>
      </w:r>
      <w:r>
        <w:rPr>
          <w:kern w:val="0"/>
          <w:sz w:val="24"/>
        </w:rPr>
        <w:t>ecessary fittings and eye plates for steel wire rope stays to be fitted to</w:t>
      </w:r>
      <w:r>
        <w:rPr>
          <w:rFonts w:hint="eastAsia"/>
          <w:kern w:val="0"/>
          <w:sz w:val="24"/>
        </w:rPr>
        <w:t xml:space="preserve"> minimize</w:t>
      </w:r>
      <w:r>
        <w:rPr>
          <w:kern w:val="0"/>
          <w:sz w:val="24"/>
        </w:rPr>
        <w:t xml:space="preserve"> vibration.</w:t>
      </w:r>
    </w:p>
    <w:p w14:paraId="4CC04612">
      <w:pPr>
        <w:autoSpaceDE w:val="0"/>
        <w:autoSpaceDN w:val="0"/>
        <w:adjustRightInd w:val="0"/>
        <w:ind w:left="963"/>
        <w:rPr>
          <w:kern w:val="0"/>
          <w:sz w:val="24"/>
        </w:rPr>
      </w:pPr>
    </w:p>
    <w:p w14:paraId="5ED98B05">
      <w:pPr>
        <w:autoSpaceDE w:val="0"/>
        <w:autoSpaceDN w:val="0"/>
        <w:adjustRightInd w:val="0"/>
        <w:ind w:left="963"/>
        <w:rPr>
          <w:kern w:val="0"/>
          <w:sz w:val="24"/>
        </w:rPr>
      </w:pPr>
      <w:r>
        <w:rPr>
          <w:kern w:val="0"/>
          <w:sz w:val="24"/>
        </w:rPr>
        <w:t xml:space="preserve">Radar mast to be of fabricated steel and to be arranged on the compass deck at the center line of </w:t>
      </w:r>
      <w:r>
        <w:rPr>
          <w:rFonts w:hint="eastAsia"/>
          <w:kern w:val="0"/>
          <w:sz w:val="24"/>
        </w:rPr>
        <w:t>the V</w:t>
      </w:r>
      <w:r>
        <w:rPr>
          <w:kern w:val="0"/>
          <w:sz w:val="24"/>
        </w:rPr>
        <w:t>essel.</w:t>
      </w:r>
    </w:p>
    <w:p w14:paraId="69CE307F">
      <w:pPr>
        <w:autoSpaceDE w:val="0"/>
        <w:autoSpaceDN w:val="0"/>
        <w:adjustRightInd w:val="0"/>
        <w:ind w:left="963"/>
        <w:rPr>
          <w:kern w:val="0"/>
          <w:sz w:val="24"/>
        </w:rPr>
      </w:pPr>
    </w:p>
    <w:p w14:paraId="69668B77">
      <w:pPr>
        <w:autoSpaceDE w:val="0"/>
        <w:autoSpaceDN w:val="0"/>
        <w:adjustRightInd w:val="0"/>
        <w:ind w:left="963"/>
        <w:rPr>
          <w:kern w:val="0"/>
          <w:sz w:val="24"/>
        </w:rPr>
      </w:pPr>
      <w:r>
        <w:rPr>
          <w:kern w:val="0"/>
          <w:sz w:val="24"/>
        </w:rPr>
        <w:t xml:space="preserve">The radar mast shall be connected with under deck structure effectively and fastened by rigging and tackles to </w:t>
      </w:r>
      <w:r>
        <w:rPr>
          <w:rFonts w:hint="eastAsia"/>
          <w:kern w:val="0"/>
          <w:sz w:val="24"/>
        </w:rPr>
        <w:t>minimize</w:t>
      </w:r>
      <w:r>
        <w:rPr>
          <w:kern w:val="0"/>
          <w:sz w:val="24"/>
        </w:rPr>
        <w:t xml:space="preserve"> vibration.</w:t>
      </w:r>
    </w:p>
    <w:p w14:paraId="1FF3DAE2">
      <w:pPr>
        <w:autoSpaceDE w:val="0"/>
        <w:autoSpaceDN w:val="0"/>
        <w:adjustRightInd w:val="0"/>
        <w:ind w:left="963"/>
        <w:rPr>
          <w:kern w:val="0"/>
          <w:sz w:val="24"/>
        </w:rPr>
      </w:pPr>
    </w:p>
    <w:p w14:paraId="3F172689">
      <w:pPr>
        <w:autoSpaceDE w:val="0"/>
        <w:autoSpaceDN w:val="0"/>
        <w:adjustRightInd w:val="0"/>
        <w:ind w:left="963"/>
        <w:rPr>
          <w:kern w:val="0"/>
          <w:sz w:val="24"/>
        </w:rPr>
      </w:pPr>
      <w:r>
        <w:rPr>
          <w:kern w:val="0"/>
          <w:sz w:val="24"/>
        </w:rPr>
        <w:t xml:space="preserve">The radar mast to be furnished with vertical ladder, </w:t>
      </w:r>
      <w:r>
        <w:rPr>
          <w:rFonts w:hint="eastAsia"/>
          <w:kern w:val="0"/>
          <w:sz w:val="24"/>
        </w:rPr>
        <w:t>back hook</w:t>
      </w:r>
      <w:r>
        <w:rPr>
          <w:kern w:val="0"/>
          <w:sz w:val="24"/>
        </w:rPr>
        <w:t>, radar scanner, antenna fittings, mast light, signal yard, signal lamp</w:t>
      </w:r>
      <w:r>
        <w:rPr>
          <w:rFonts w:hint="eastAsia"/>
          <w:kern w:val="0"/>
          <w:sz w:val="24"/>
        </w:rPr>
        <w:t>. N</w:t>
      </w:r>
      <w:r>
        <w:rPr>
          <w:kern w:val="0"/>
          <w:sz w:val="24"/>
        </w:rPr>
        <w:t>ecessary fittings and eye plates for steel wire rope stays to be fitted to</w:t>
      </w:r>
      <w:r>
        <w:rPr>
          <w:rFonts w:hint="eastAsia"/>
          <w:kern w:val="0"/>
          <w:sz w:val="24"/>
        </w:rPr>
        <w:t xml:space="preserve"> minimize</w:t>
      </w:r>
      <w:r>
        <w:rPr>
          <w:kern w:val="0"/>
          <w:sz w:val="24"/>
        </w:rPr>
        <w:t xml:space="preserve"> vibration.</w:t>
      </w:r>
    </w:p>
    <w:p w14:paraId="0FE681DB">
      <w:pPr>
        <w:autoSpaceDE w:val="0"/>
        <w:autoSpaceDN w:val="0"/>
        <w:adjustRightInd w:val="0"/>
        <w:ind w:left="963"/>
        <w:rPr>
          <w:kern w:val="0"/>
          <w:sz w:val="24"/>
        </w:rPr>
      </w:pPr>
    </w:p>
    <w:p w14:paraId="02310257">
      <w:pPr>
        <w:autoSpaceDE w:val="0"/>
        <w:autoSpaceDN w:val="0"/>
        <w:adjustRightInd w:val="0"/>
        <w:ind w:left="963"/>
        <w:rPr>
          <w:kern w:val="0"/>
          <w:sz w:val="24"/>
        </w:rPr>
      </w:pPr>
      <w:r>
        <w:rPr>
          <w:kern w:val="0"/>
          <w:sz w:val="24"/>
        </w:rPr>
        <w:t xml:space="preserve">Antenna post to be of steel pipe construction of self </w:t>
      </w:r>
      <w:r>
        <w:rPr>
          <w:rFonts w:hint="eastAsia"/>
          <w:kern w:val="0"/>
          <w:sz w:val="24"/>
        </w:rPr>
        <w:t>-</w:t>
      </w:r>
      <w:r>
        <w:rPr>
          <w:kern w:val="0"/>
          <w:sz w:val="24"/>
        </w:rPr>
        <w:t>standing type.</w:t>
      </w:r>
    </w:p>
    <w:p w14:paraId="750FB934">
      <w:pPr>
        <w:autoSpaceDE w:val="0"/>
        <w:autoSpaceDN w:val="0"/>
        <w:adjustRightInd w:val="0"/>
        <w:ind w:left="963"/>
        <w:rPr>
          <w:kern w:val="0"/>
          <w:sz w:val="24"/>
        </w:rPr>
      </w:pPr>
    </w:p>
    <w:p w14:paraId="4D79F12A">
      <w:pPr>
        <w:autoSpaceDE w:val="0"/>
        <w:autoSpaceDN w:val="0"/>
        <w:adjustRightInd w:val="0"/>
        <w:ind w:left="963"/>
        <w:rPr>
          <w:kern w:val="0"/>
          <w:sz w:val="24"/>
        </w:rPr>
      </w:pPr>
      <w:r>
        <w:rPr>
          <w:kern w:val="0"/>
          <w:sz w:val="24"/>
        </w:rPr>
        <w:t>Necessary rigging and tackles for davits, flag yards, signal yard, etc. to be furnished completely.</w:t>
      </w:r>
    </w:p>
    <w:p w14:paraId="5BB10DF0">
      <w:pPr>
        <w:autoSpaceDE w:val="0"/>
        <w:autoSpaceDN w:val="0"/>
        <w:adjustRightInd w:val="0"/>
        <w:ind w:left="963"/>
        <w:rPr>
          <w:kern w:val="0"/>
          <w:sz w:val="24"/>
        </w:rPr>
      </w:pPr>
    </w:p>
    <w:p w14:paraId="3E0A99C8">
      <w:pPr>
        <w:autoSpaceDE w:val="0"/>
        <w:autoSpaceDN w:val="0"/>
        <w:adjustRightInd w:val="0"/>
        <w:ind w:left="963"/>
        <w:rPr>
          <w:kern w:val="0"/>
          <w:sz w:val="24"/>
        </w:rPr>
      </w:pPr>
      <w:r>
        <w:rPr>
          <w:kern w:val="0"/>
          <w:sz w:val="24"/>
        </w:rPr>
        <w:t>All riggings to be greased before delivery and covered with vinyl cover.</w:t>
      </w:r>
    </w:p>
    <w:p w14:paraId="70C80AF7">
      <w:pPr>
        <w:autoSpaceDE w:val="0"/>
        <w:autoSpaceDN w:val="0"/>
        <w:adjustRightInd w:val="0"/>
        <w:spacing w:line="240" w:lineRule="exact"/>
        <w:rPr>
          <w:kern w:val="0"/>
          <w:sz w:val="28"/>
          <w:szCs w:val="28"/>
        </w:rPr>
      </w:pPr>
    </w:p>
    <w:p w14:paraId="142F5F0F">
      <w:pPr>
        <w:autoSpaceDE w:val="0"/>
        <w:autoSpaceDN w:val="0"/>
        <w:adjustRightInd w:val="0"/>
        <w:ind w:left="963"/>
        <w:rPr>
          <w:kern w:val="0"/>
          <w:sz w:val="24"/>
        </w:rPr>
      </w:pPr>
      <w:r>
        <w:rPr>
          <w:kern w:val="0"/>
          <w:sz w:val="24"/>
        </w:rPr>
        <w:t>One (1) ensign staff to be fitted at stern and one (1) jack staff at bow. And anchor lamp to be provided. Rigging to be fitted for flag staff completely.</w:t>
      </w:r>
    </w:p>
    <w:p w14:paraId="0B290C00">
      <w:pPr>
        <w:autoSpaceDE w:val="0"/>
        <w:autoSpaceDN w:val="0"/>
        <w:adjustRightInd w:val="0"/>
        <w:spacing w:line="240" w:lineRule="exact"/>
        <w:rPr>
          <w:kern w:val="0"/>
          <w:sz w:val="28"/>
          <w:szCs w:val="28"/>
        </w:rPr>
      </w:pPr>
    </w:p>
    <w:p w14:paraId="14A133FB">
      <w:pPr>
        <w:autoSpaceDE w:val="0"/>
        <w:autoSpaceDN w:val="0"/>
        <w:adjustRightInd w:val="0"/>
        <w:ind w:left="963"/>
        <w:rPr>
          <w:kern w:val="0"/>
          <w:sz w:val="24"/>
        </w:rPr>
      </w:pPr>
      <w:r>
        <w:rPr>
          <w:kern w:val="0"/>
          <w:sz w:val="24"/>
        </w:rPr>
        <w:t>One (1) flag box to be place around the fore and stern flag staff.</w:t>
      </w:r>
    </w:p>
    <w:p w14:paraId="39C4B9E1">
      <w:pPr>
        <w:autoSpaceDE w:val="0"/>
        <w:autoSpaceDN w:val="0"/>
        <w:adjustRightInd w:val="0"/>
        <w:ind w:left="963"/>
        <w:rPr>
          <w:kern w:val="0"/>
          <w:sz w:val="24"/>
        </w:rPr>
      </w:pPr>
    </w:p>
    <w:p w14:paraId="497698B4">
      <w:pPr>
        <w:autoSpaceDE w:val="0"/>
        <w:autoSpaceDN w:val="0"/>
        <w:adjustRightInd w:val="0"/>
        <w:ind w:left="963"/>
        <w:rPr>
          <w:b/>
          <w:kern w:val="0"/>
          <w:sz w:val="24"/>
        </w:rPr>
      </w:pPr>
      <w:r>
        <w:rPr>
          <w:b/>
          <w:kern w:val="0"/>
          <w:sz w:val="24"/>
        </w:rPr>
        <w:t>Cables installed on mast or post on upper deck to be wired in galvanized steel pipe up to</w:t>
      </w:r>
      <w:r>
        <w:rPr>
          <w:rFonts w:hint="eastAsia"/>
          <w:b/>
          <w:kern w:val="0"/>
          <w:sz w:val="24"/>
        </w:rPr>
        <w:t xml:space="preserve"> </w:t>
      </w:r>
      <w:r>
        <w:rPr>
          <w:b/>
          <w:kern w:val="0"/>
          <w:sz w:val="24"/>
        </w:rPr>
        <w:t>about 300mm height from the deck.</w:t>
      </w:r>
    </w:p>
    <w:p w14:paraId="1836E669">
      <w:pPr>
        <w:autoSpaceDE w:val="0"/>
        <w:autoSpaceDN w:val="0"/>
        <w:adjustRightInd w:val="0"/>
        <w:ind w:left="963"/>
        <w:rPr>
          <w:b/>
          <w:kern w:val="0"/>
          <w:sz w:val="24"/>
        </w:rPr>
      </w:pPr>
    </w:p>
    <w:p w14:paraId="24A2D0FE">
      <w:pPr>
        <w:rPr>
          <w:color w:val="000000"/>
        </w:rPr>
      </w:pPr>
    </w:p>
    <w:p w14:paraId="0F372181">
      <w:pPr>
        <w:pStyle w:val="4"/>
        <w:spacing w:before="0" w:after="0"/>
        <w:rPr>
          <w:rFonts w:cs="Arial"/>
        </w:rPr>
      </w:pPr>
      <w:bookmarkStart w:id="207" w:name="_Toc50573828"/>
      <w:r>
        <w:rPr>
          <w:rFonts w:hint="eastAsia" w:cs="Arial"/>
        </w:rPr>
        <w:t>4.7.4</w:t>
      </w:r>
      <w:r>
        <w:rPr>
          <w:rFonts w:cs="Arial"/>
        </w:rPr>
        <w:tab/>
      </w:r>
      <w:r>
        <w:rPr>
          <w:rFonts w:cs="Arial"/>
        </w:rPr>
        <w:t>CANVAS COVER</w:t>
      </w:r>
      <w:bookmarkEnd w:id="207"/>
    </w:p>
    <w:p w14:paraId="3C12E14E">
      <w:pPr>
        <w:autoSpaceDE w:val="0"/>
        <w:autoSpaceDN w:val="0"/>
        <w:adjustRightInd w:val="0"/>
        <w:spacing w:before="2"/>
        <w:jc w:val="left"/>
        <w:rPr>
          <w:rFonts w:ascii="Arial" w:hAnsi="Arial" w:eastAsia="Arial Unicode MS" w:cs="Arial"/>
          <w:kern w:val="0"/>
          <w:sz w:val="24"/>
        </w:rPr>
      </w:pPr>
    </w:p>
    <w:p w14:paraId="0420607A">
      <w:pPr>
        <w:autoSpaceDE w:val="0"/>
        <w:autoSpaceDN w:val="0"/>
        <w:adjustRightInd w:val="0"/>
        <w:ind w:left="1248" w:hanging="284"/>
        <w:jc w:val="left"/>
        <w:rPr>
          <w:rFonts w:eastAsia="Arial Unicode MS"/>
          <w:kern w:val="0"/>
          <w:sz w:val="24"/>
        </w:rPr>
      </w:pPr>
      <w:r>
        <w:rPr>
          <w:rFonts w:eastAsia="Arial Unicode MS"/>
          <w:kern w:val="0"/>
          <w:sz w:val="24"/>
        </w:rPr>
        <w:t>Canvas cover shall be provided for each of the following equipment on weather deck:</w:t>
      </w:r>
    </w:p>
    <w:p w14:paraId="69439637">
      <w:pPr>
        <w:autoSpaceDE w:val="0"/>
        <w:autoSpaceDN w:val="0"/>
        <w:adjustRightInd w:val="0"/>
        <w:ind w:left="1248" w:hanging="284"/>
        <w:jc w:val="left"/>
        <w:rPr>
          <w:rFonts w:eastAsia="Arial Unicode MS"/>
          <w:kern w:val="0"/>
          <w:sz w:val="24"/>
        </w:rPr>
      </w:pPr>
    </w:p>
    <w:p w14:paraId="78207F4F">
      <w:pPr>
        <w:numPr>
          <w:ilvl w:val="0"/>
          <w:numId w:val="28"/>
        </w:numPr>
        <w:autoSpaceDE w:val="0"/>
        <w:autoSpaceDN w:val="0"/>
        <w:adjustRightInd w:val="0"/>
        <w:jc w:val="left"/>
        <w:rPr>
          <w:rFonts w:eastAsia="Arial Unicode MS"/>
          <w:kern w:val="0"/>
          <w:sz w:val="24"/>
        </w:rPr>
      </w:pPr>
      <w:r>
        <w:rPr>
          <w:rFonts w:eastAsia="Arial Unicode MS"/>
          <w:kern w:val="0"/>
          <w:sz w:val="24"/>
        </w:rPr>
        <w:t>Chain pipe</w:t>
      </w:r>
    </w:p>
    <w:p w14:paraId="29D6064C">
      <w:pPr>
        <w:numPr>
          <w:ilvl w:val="0"/>
          <w:numId w:val="28"/>
        </w:numPr>
        <w:autoSpaceDE w:val="0"/>
        <w:autoSpaceDN w:val="0"/>
        <w:adjustRightInd w:val="0"/>
        <w:spacing w:before="4"/>
        <w:jc w:val="left"/>
        <w:rPr>
          <w:rFonts w:eastAsia="Arial Unicode MS"/>
          <w:kern w:val="0"/>
          <w:sz w:val="24"/>
        </w:rPr>
      </w:pPr>
      <w:r>
        <w:rPr>
          <w:rFonts w:eastAsia="Arial Unicode MS"/>
          <w:kern w:val="0"/>
          <w:sz w:val="24"/>
        </w:rPr>
        <w:t>Winch drum of life</w:t>
      </w:r>
      <w:r>
        <w:rPr>
          <w:rFonts w:hint="eastAsia" w:eastAsia="Arial Unicode MS"/>
          <w:kern w:val="0"/>
          <w:sz w:val="24"/>
        </w:rPr>
        <w:t xml:space="preserve"> </w:t>
      </w:r>
      <w:r>
        <w:rPr>
          <w:rFonts w:eastAsia="Arial Unicode MS"/>
          <w:kern w:val="0"/>
          <w:sz w:val="24"/>
        </w:rPr>
        <w:t>boat</w:t>
      </w:r>
      <w:r>
        <w:rPr>
          <w:rFonts w:hint="eastAsia" w:eastAsia="Arial Unicode MS"/>
          <w:kern w:val="0"/>
          <w:sz w:val="24"/>
        </w:rPr>
        <w:t xml:space="preserve"> </w:t>
      </w:r>
      <w:r>
        <w:rPr>
          <w:rFonts w:eastAsia="Arial Unicode MS"/>
          <w:kern w:val="0"/>
          <w:sz w:val="24"/>
        </w:rPr>
        <w:t>davit</w:t>
      </w:r>
    </w:p>
    <w:p w14:paraId="5E63E317">
      <w:pPr>
        <w:numPr>
          <w:ilvl w:val="0"/>
          <w:numId w:val="28"/>
        </w:numPr>
        <w:autoSpaceDE w:val="0"/>
        <w:autoSpaceDN w:val="0"/>
        <w:adjustRightInd w:val="0"/>
        <w:spacing w:before="4"/>
        <w:jc w:val="left"/>
        <w:rPr>
          <w:rFonts w:eastAsia="Arial Unicode MS"/>
          <w:kern w:val="0"/>
          <w:sz w:val="24"/>
        </w:rPr>
      </w:pPr>
      <w:r>
        <w:rPr>
          <w:rFonts w:eastAsia="Arial Unicode MS"/>
          <w:kern w:val="0"/>
          <w:sz w:val="24"/>
        </w:rPr>
        <w:t>Winch drum of accommodation ladder</w:t>
      </w:r>
      <w:r>
        <w:rPr>
          <w:rFonts w:hint="eastAsia" w:eastAsia="Arial Unicode MS"/>
          <w:kern w:val="0"/>
          <w:sz w:val="24"/>
        </w:rPr>
        <w:t xml:space="preserve"> and pilot </w:t>
      </w:r>
      <w:r>
        <w:rPr>
          <w:rFonts w:hint="eastAsia"/>
          <w:color w:val="000000"/>
          <w:kern w:val="0"/>
          <w:sz w:val="24"/>
        </w:rPr>
        <w:t>assistant</w:t>
      </w:r>
      <w:r>
        <w:rPr>
          <w:rFonts w:hint="eastAsia" w:eastAsia="Arial Unicode MS"/>
          <w:kern w:val="0"/>
          <w:sz w:val="24"/>
        </w:rPr>
        <w:t xml:space="preserve"> ladder</w:t>
      </w:r>
    </w:p>
    <w:p w14:paraId="46B965DA">
      <w:pPr>
        <w:numPr>
          <w:ilvl w:val="0"/>
          <w:numId w:val="28"/>
        </w:numPr>
        <w:autoSpaceDE w:val="0"/>
        <w:autoSpaceDN w:val="0"/>
        <w:adjustRightInd w:val="0"/>
        <w:spacing w:before="4"/>
        <w:jc w:val="left"/>
        <w:rPr>
          <w:rFonts w:eastAsia="Arial Unicode MS"/>
          <w:kern w:val="0"/>
          <w:sz w:val="24"/>
        </w:rPr>
      </w:pPr>
      <w:r>
        <w:rPr>
          <w:rFonts w:eastAsia="Arial Unicode MS"/>
          <w:kern w:val="0"/>
          <w:sz w:val="24"/>
        </w:rPr>
        <w:t>Pilot rope ladder</w:t>
      </w:r>
    </w:p>
    <w:p w14:paraId="7E43C7AE">
      <w:pPr>
        <w:numPr>
          <w:ilvl w:val="0"/>
          <w:numId w:val="28"/>
        </w:numPr>
        <w:autoSpaceDE w:val="0"/>
        <w:autoSpaceDN w:val="0"/>
        <w:adjustRightInd w:val="0"/>
        <w:spacing w:before="4"/>
        <w:jc w:val="left"/>
        <w:rPr>
          <w:rFonts w:eastAsia="Arial Unicode MS"/>
          <w:kern w:val="0"/>
          <w:sz w:val="24"/>
        </w:rPr>
      </w:pPr>
      <w:r>
        <w:rPr>
          <w:rFonts w:eastAsia="Arial Unicode MS"/>
          <w:kern w:val="0"/>
          <w:sz w:val="24"/>
        </w:rPr>
        <w:t>Embarkation rope ladder for liferaft</w:t>
      </w:r>
    </w:p>
    <w:p w14:paraId="03B879AE">
      <w:pPr>
        <w:numPr>
          <w:ilvl w:val="0"/>
          <w:numId w:val="28"/>
        </w:numPr>
        <w:autoSpaceDE w:val="0"/>
        <w:autoSpaceDN w:val="0"/>
        <w:adjustRightInd w:val="0"/>
        <w:spacing w:before="4"/>
        <w:jc w:val="left"/>
        <w:rPr>
          <w:rFonts w:eastAsia="Arial Unicode MS"/>
          <w:kern w:val="0"/>
          <w:sz w:val="24"/>
        </w:rPr>
      </w:pPr>
      <w:r>
        <w:rPr>
          <w:rFonts w:eastAsia="Arial Unicode MS"/>
          <w:kern w:val="0"/>
          <w:sz w:val="24"/>
        </w:rPr>
        <w:t>Magnetic compass and gyro repeater</w:t>
      </w:r>
    </w:p>
    <w:p w14:paraId="25EB7D8B">
      <w:pPr>
        <w:numPr>
          <w:ilvl w:val="0"/>
          <w:numId w:val="28"/>
        </w:numPr>
        <w:autoSpaceDE w:val="0"/>
        <w:autoSpaceDN w:val="0"/>
        <w:adjustRightInd w:val="0"/>
        <w:spacing w:before="4"/>
        <w:jc w:val="left"/>
        <w:rPr>
          <w:rFonts w:eastAsia="Arial Unicode MS"/>
          <w:kern w:val="0"/>
          <w:sz w:val="24"/>
        </w:rPr>
      </w:pPr>
      <w:r>
        <w:rPr>
          <w:rFonts w:eastAsia="Arial Unicode MS"/>
          <w:kern w:val="0"/>
          <w:sz w:val="24"/>
        </w:rPr>
        <w:t>Search light</w:t>
      </w:r>
    </w:p>
    <w:p w14:paraId="19965E62">
      <w:pPr>
        <w:numPr>
          <w:ilvl w:val="0"/>
          <w:numId w:val="28"/>
        </w:numPr>
        <w:autoSpaceDE w:val="0"/>
        <w:autoSpaceDN w:val="0"/>
        <w:adjustRightInd w:val="0"/>
        <w:spacing w:before="4"/>
        <w:jc w:val="left"/>
        <w:rPr>
          <w:kern w:val="0"/>
          <w:sz w:val="24"/>
        </w:rPr>
      </w:pPr>
      <w:r>
        <w:rPr>
          <w:rFonts w:hint="eastAsia" w:eastAsia="Arial Unicode MS"/>
          <w:kern w:val="0"/>
          <w:sz w:val="24"/>
        </w:rPr>
        <w:t>E</w:t>
      </w:r>
      <w:r>
        <w:rPr>
          <w:rFonts w:eastAsia="Arial Unicode MS"/>
          <w:kern w:val="0"/>
          <w:sz w:val="24"/>
        </w:rPr>
        <w:t>xposed flood light projector</w:t>
      </w:r>
    </w:p>
    <w:p w14:paraId="3EBF531D">
      <w:pPr>
        <w:autoSpaceDE w:val="0"/>
        <w:autoSpaceDN w:val="0"/>
        <w:adjustRightInd w:val="0"/>
        <w:spacing w:before="4"/>
        <w:ind w:left="1248"/>
        <w:jc w:val="left"/>
        <w:rPr>
          <w:rFonts w:eastAsia="Arial Unicode MS"/>
          <w:kern w:val="0"/>
          <w:sz w:val="24"/>
        </w:rPr>
      </w:pPr>
    </w:p>
    <w:p w14:paraId="2040948E">
      <w:pPr>
        <w:pStyle w:val="4"/>
        <w:spacing w:before="0" w:after="0"/>
        <w:rPr>
          <w:rFonts w:cs="Arial"/>
        </w:rPr>
      </w:pPr>
      <w:bookmarkStart w:id="208" w:name="_Toc50573829"/>
      <w:r>
        <w:rPr>
          <w:rFonts w:cs="Arial"/>
        </w:rPr>
        <mc:AlternateContent>
          <mc:Choice Requires="wps">
            <w:drawing>
              <wp:anchor distT="0" distB="0" distL="114300" distR="114300" simplePos="0" relativeHeight="251662336" behindDoc="1" locked="0" layoutInCell="1" allowOverlap="1">
                <wp:simplePos x="0" y="0"/>
                <wp:positionH relativeFrom="page">
                  <wp:posOffset>935990</wp:posOffset>
                </wp:positionH>
                <wp:positionV relativeFrom="page">
                  <wp:posOffset>504190</wp:posOffset>
                </wp:positionV>
                <wp:extent cx="990600" cy="241300"/>
                <wp:effectExtent l="0" t="0" r="0" b="6350"/>
                <wp:wrapNone/>
                <wp:docPr id="1" name="Rectangle 22"/>
                <wp:cNvGraphicFramePr/>
                <a:graphic xmlns:a="http://schemas.openxmlformats.org/drawingml/2006/main">
                  <a:graphicData uri="http://schemas.microsoft.com/office/word/2010/wordprocessingShape">
                    <wps:wsp>
                      <wps:cNvSpPr>
                        <a:spLocks noChangeArrowheads="1"/>
                      </wps:cNvSpPr>
                      <wps:spPr bwMode="auto">
                        <a:xfrm>
                          <a:off x="0" y="0"/>
                          <a:ext cx="990600" cy="241300"/>
                        </a:xfrm>
                        <a:prstGeom prst="rect">
                          <a:avLst/>
                        </a:prstGeom>
                        <a:noFill/>
                        <a:ln>
                          <a:noFill/>
                        </a:ln>
                      </wps:spPr>
                      <wps:txbx>
                        <w:txbxContent>
                          <w:p w14:paraId="10D3DD2B">
                            <w:pPr>
                              <w:widowControl/>
                              <w:spacing w:line="380" w:lineRule="atLeast"/>
                              <w:jc w:val="left"/>
                              <w:rPr>
                                <w:kern w:val="0"/>
                                <w:sz w:val="24"/>
                              </w:rPr>
                            </w:pPr>
                          </w:p>
                          <w:p w14:paraId="5CC7F069">
                            <w:pPr>
                              <w:autoSpaceDE w:val="0"/>
                              <w:autoSpaceDN w:val="0"/>
                              <w:adjustRightInd w:val="0"/>
                              <w:jc w:val="left"/>
                              <w:rPr>
                                <w:kern w:val="0"/>
                                <w:sz w:val="24"/>
                              </w:rPr>
                            </w:pPr>
                          </w:p>
                        </w:txbxContent>
                      </wps:txbx>
                      <wps:bodyPr rot="0" vert="horz" wrap="square" lIns="0" tIns="0" rIns="0" bIns="0" anchor="t" anchorCtr="0" upright="1">
                        <a:noAutofit/>
                      </wps:bodyPr>
                    </wps:wsp>
                  </a:graphicData>
                </a:graphic>
              </wp:anchor>
            </w:drawing>
          </mc:Choice>
          <mc:Fallback>
            <w:pict>
              <v:rect id="Rectangle 22" o:spid="_x0000_s1026" o:spt="1" style="position:absolute;left:0pt;margin-left:73.7pt;margin-top:39.7pt;height:19pt;width:78pt;mso-position-horizontal-relative:page;mso-position-vertical-relative:page;z-index:-251654144;mso-width-relative:page;mso-height-relative:page;" filled="f" stroked="f" coordsize="21600,21600" o:gfxdata="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7sHVbtkAAAAKAQAADwAAAAAAAAABACAAAAAiAAAAZHJzL2Rvd25yZXYueG1s&#10;UEsBAhQAFAAAAAgAh07iQCZUJ/X3AQAA+wMAAA4AAAAAAAAAAQAgAAAAKAEAAGRycy9lMm9Eb2Mu&#10;eG1sUEsFBgAAAAAGAAYAWQEAAJEFAAAAAA==&#10;">
                <v:fill on="f" focussize="0,0"/>
                <v:stroke on="f"/>
                <v:imagedata o:title=""/>
                <o:lock v:ext="edit" aspectratio="f"/>
                <v:textbox inset="0mm,0mm,0mm,0mm">
                  <w:txbxContent>
                    <w:p w14:paraId="10D3DD2B">
                      <w:pPr>
                        <w:widowControl/>
                        <w:spacing w:line="380" w:lineRule="atLeast"/>
                        <w:jc w:val="left"/>
                        <w:rPr>
                          <w:kern w:val="0"/>
                          <w:sz w:val="24"/>
                        </w:rPr>
                      </w:pPr>
                    </w:p>
                    <w:p w14:paraId="5CC7F069">
                      <w:pPr>
                        <w:autoSpaceDE w:val="0"/>
                        <w:autoSpaceDN w:val="0"/>
                        <w:adjustRightInd w:val="0"/>
                        <w:jc w:val="left"/>
                        <w:rPr>
                          <w:kern w:val="0"/>
                          <w:sz w:val="24"/>
                        </w:rPr>
                      </w:pPr>
                    </w:p>
                  </w:txbxContent>
                </v:textbox>
              </v:rect>
            </w:pict>
          </mc:Fallback>
        </mc:AlternateContent>
      </w:r>
      <w:r>
        <w:rPr>
          <w:rFonts w:hint="eastAsia" w:cs="Arial"/>
        </w:rPr>
        <w:t>4.7.5</w:t>
      </w:r>
      <w:r>
        <w:rPr>
          <w:rFonts w:cs="Arial"/>
        </w:rPr>
        <w:tab/>
      </w:r>
      <w:r>
        <w:rPr>
          <w:rFonts w:cs="Arial"/>
        </w:rPr>
        <w:t>NAME PLATE AND MARKS</w:t>
      </w:r>
      <w:bookmarkEnd w:id="208"/>
    </w:p>
    <w:p w14:paraId="62538DC1">
      <w:pPr>
        <w:autoSpaceDE w:val="0"/>
        <w:autoSpaceDN w:val="0"/>
        <w:adjustRightInd w:val="0"/>
        <w:spacing w:before="2"/>
        <w:jc w:val="left"/>
        <w:rPr>
          <w:rFonts w:ascii="Arial" w:hAnsi="Arial" w:eastAsia="Arial Unicode MS" w:cs="Arial"/>
          <w:kern w:val="0"/>
          <w:sz w:val="24"/>
        </w:rPr>
      </w:pPr>
    </w:p>
    <w:p w14:paraId="33482F57">
      <w:pPr>
        <w:autoSpaceDE w:val="0"/>
        <w:autoSpaceDN w:val="0"/>
        <w:adjustRightInd w:val="0"/>
        <w:ind w:left="963"/>
        <w:jc w:val="left"/>
        <w:rPr>
          <w:rFonts w:eastAsia="Arial Unicode MS"/>
          <w:kern w:val="0"/>
          <w:sz w:val="24"/>
        </w:rPr>
      </w:pPr>
      <w:r>
        <w:rPr>
          <w:rFonts w:eastAsia="Arial Unicode MS"/>
          <w:kern w:val="0"/>
          <w:sz w:val="24"/>
        </w:rPr>
        <w:t>Name plate and Marks shall be provided as follows and shall be distinguished by color paint.</w:t>
      </w:r>
    </w:p>
    <w:p w14:paraId="19C23CEE">
      <w:pPr>
        <w:autoSpaceDE w:val="0"/>
        <w:autoSpaceDN w:val="0"/>
        <w:adjustRightInd w:val="0"/>
        <w:spacing w:before="6"/>
        <w:jc w:val="left"/>
        <w:rPr>
          <w:rFonts w:eastAsia="Arial Unicode MS"/>
          <w:kern w:val="0"/>
          <w:sz w:val="28"/>
          <w:szCs w:val="28"/>
        </w:rPr>
      </w:pP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20" w:type="dxa"/>
          <w:bottom w:w="0" w:type="dxa"/>
          <w:right w:w="120" w:type="dxa"/>
        </w:tblCellMar>
      </w:tblPr>
      <w:tblGrid>
        <w:gridCol w:w="2949"/>
        <w:gridCol w:w="2585"/>
        <w:gridCol w:w="3255"/>
      </w:tblGrid>
      <w:tr w14:paraId="0DD7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trHeight w:val="397" w:hRule="atLeast"/>
          <w:tblHeader/>
          <w:jc w:val="center"/>
        </w:trPr>
        <w:tc>
          <w:tcPr>
            <w:tcW w:w="2949" w:type="dxa"/>
            <w:vAlign w:val="center"/>
          </w:tcPr>
          <w:p w14:paraId="30629E93">
            <w:pPr>
              <w:autoSpaceDE w:val="0"/>
              <w:autoSpaceDN w:val="0"/>
              <w:adjustRightInd w:val="0"/>
              <w:spacing w:before="6"/>
              <w:ind w:left="103"/>
              <w:jc w:val="center"/>
              <w:rPr>
                <w:kern w:val="0"/>
                <w:sz w:val="24"/>
              </w:rPr>
            </w:pPr>
            <w:r>
              <w:rPr>
                <w:kern w:val="0"/>
                <w:sz w:val="24"/>
              </w:rPr>
              <w:t>Item</w:t>
            </w:r>
          </w:p>
        </w:tc>
        <w:tc>
          <w:tcPr>
            <w:tcW w:w="2585" w:type="dxa"/>
            <w:vAlign w:val="center"/>
          </w:tcPr>
          <w:p w14:paraId="68CEC9AA">
            <w:pPr>
              <w:autoSpaceDE w:val="0"/>
              <w:autoSpaceDN w:val="0"/>
              <w:adjustRightInd w:val="0"/>
              <w:spacing w:before="6"/>
              <w:ind w:left="103"/>
              <w:jc w:val="center"/>
              <w:rPr>
                <w:kern w:val="0"/>
                <w:sz w:val="24"/>
              </w:rPr>
            </w:pPr>
            <w:r>
              <w:rPr>
                <w:kern w:val="0"/>
                <w:sz w:val="24"/>
              </w:rPr>
              <w:t>Location</w:t>
            </w:r>
          </w:p>
        </w:tc>
        <w:tc>
          <w:tcPr>
            <w:tcW w:w="3255" w:type="dxa"/>
            <w:vAlign w:val="center"/>
          </w:tcPr>
          <w:p w14:paraId="12D055EF">
            <w:pPr>
              <w:autoSpaceDE w:val="0"/>
              <w:autoSpaceDN w:val="0"/>
              <w:adjustRightInd w:val="0"/>
              <w:spacing w:before="6"/>
              <w:ind w:left="103"/>
              <w:jc w:val="center"/>
              <w:rPr>
                <w:kern w:val="0"/>
                <w:sz w:val="24"/>
              </w:rPr>
            </w:pPr>
            <w:r>
              <w:rPr>
                <w:kern w:val="0"/>
                <w:sz w:val="24"/>
              </w:rPr>
              <w:t>Remarks</w:t>
            </w:r>
          </w:p>
        </w:tc>
      </w:tr>
      <w:tr w14:paraId="34925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trHeight w:val="283" w:hRule="atLeast"/>
          <w:jc w:val="center"/>
        </w:trPr>
        <w:tc>
          <w:tcPr>
            <w:tcW w:w="2949" w:type="dxa"/>
            <w:vMerge w:val="restart"/>
          </w:tcPr>
          <w:p w14:paraId="7AE975C3">
            <w:pPr>
              <w:autoSpaceDE w:val="0"/>
              <w:autoSpaceDN w:val="0"/>
              <w:adjustRightInd w:val="0"/>
              <w:spacing w:before="6"/>
              <w:ind w:left="103"/>
              <w:jc w:val="left"/>
              <w:rPr>
                <w:kern w:val="0"/>
                <w:sz w:val="24"/>
              </w:rPr>
            </w:pPr>
            <w:r>
              <w:rPr>
                <w:rFonts w:hint="eastAsia"/>
                <w:kern w:val="0"/>
                <w:sz w:val="24"/>
              </w:rPr>
              <w:t>Name of Vessel</w:t>
            </w:r>
          </w:p>
        </w:tc>
        <w:tc>
          <w:tcPr>
            <w:tcW w:w="2585" w:type="dxa"/>
            <w:vAlign w:val="center"/>
          </w:tcPr>
          <w:p w14:paraId="45F6589C">
            <w:pPr>
              <w:autoSpaceDE w:val="0"/>
              <w:autoSpaceDN w:val="0"/>
              <w:adjustRightInd w:val="0"/>
              <w:spacing w:before="6"/>
              <w:ind w:left="103"/>
              <w:jc w:val="left"/>
              <w:rPr>
                <w:kern w:val="0"/>
                <w:sz w:val="24"/>
              </w:rPr>
            </w:pPr>
            <w:r>
              <w:rPr>
                <w:kern w:val="0"/>
                <w:sz w:val="24"/>
              </w:rPr>
              <w:t>B</w:t>
            </w:r>
            <w:r>
              <w:rPr>
                <w:rFonts w:hint="eastAsia"/>
                <w:kern w:val="0"/>
                <w:sz w:val="24"/>
              </w:rPr>
              <w:t xml:space="preserve">ow (P&amp;S) </w:t>
            </w:r>
          </w:p>
        </w:tc>
        <w:tc>
          <w:tcPr>
            <w:tcW w:w="3255" w:type="dxa"/>
            <w:vMerge w:val="restart"/>
          </w:tcPr>
          <w:p w14:paraId="25998073">
            <w:pPr>
              <w:autoSpaceDE w:val="0"/>
              <w:autoSpaceDN w:val="0"/>
              <w:adjustRightInd w:val="0"/>
              <w:spacing w:before="6"/>
              <w:ind w:left="103"/>
              <w:jc w:val="left"/>
              <w:rPr>
                <w:kern w:val="0"/>
                <w:sz w:val="24"/>
              </w:rPr>
            </w:pPr>
            <w:r>
              <w:rPr>
                <w:kern w:val="0"/>
                <w:sz w:val="24"/>
              </w:rPr>
              <w:t>Intermittent welding</w:t>
            </w:r>
            <w:r>
              <w:rPr>
                <w:rFonts w:hint="eastAsia"/>
                <w:kern w:val="0"/>
                <w:sz w:val="24"/>
              </w:rPr>
              <w:t xml:space="preserve"> line</w:t>
            </w:r>
            <w:r>
              <w:rPr>
                <w:kern w:val="0"/>
                <w:sz w:val="24"/>
              </w:rPr>
              <w:t xml:space="preserve"> and painted</w:t>
            </w:r>
          </w:p>
        </w:tc>
      </w:tr>
      <w:tr w14:paraId="0169A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trHeight w:val="283" w:hRule="atLeast"/>
          <w:jc w:val="center"/>
        </w:trPr>
        <w:tc>
          <w:tcPr>
            <w:tcW w:w="2949" w:type="dxa"/>
            <w:vMerge w:val="continue"/>
          </w:tcPr>
          <w:p w14:paraId="23520CE6">
            <w:pPr>
              <w:autoSpaceDE w:val="0"/>
              <w:autoSpaceDN w:val="0"/>
              <w:adjustRightInd w:val="0"/>
              <w:spacing w:before="6"/>
              <w:ind w:left="103"/>
              <w:jc w:val="left"/>
              <w:rPr>
                <w:kern w:val="0"/>
                <w:sz w:val="24"/>
              </w:rPr>
            </w:pPr>
          </w:p>
        </w:tc>
        <w:tc>
          <w:tcPr>
            <w:tcW w:w="2585" w:type="dxa"/>
            <w:vAlign w:val="center"/>
          </w:tcPr>
          <w:p w14:paraId="7E836CAA">
            <w:pPr>
              <w:autoSpaceDE w:val="0"/>
              <w:autoSpaceDN w:val="0"/>
              <w:adjustRightInd w:val="0"/>
              <w:spacing w:before="6"/>
              <w:ind w:left="103"/>
              <w:jc w:val="left"/>
              <w:rPr>
                <w:kern w:val="0"/>
                <w:sz w:val="24"/>
              </w:rPr>
            </w:pPr>
            <w:r>
              <w:rPr>
                <w:kern w:val="0"/>
                <w:sz w:val="24"/>
              </w:rPr>
              <w:t>Transom stern</w:t>
            </w:r>
          </w:p>
        </w:tc>
        <w:tc>
          <w:tcPr>
            <w:tcW w:w="3255" w:type="dxa"/>
            <w:vMerge w:val="continue"/>
          </w:tcPr>
          <w:p w14:paraId="60338BE9">
            <w:pPr>
              <w:autoSpaceDE w:val="0"/>
              <w:autoSpaceDN w:val="0"/>
              <w:adjustRightInd w:val="0"/>
              <w:spacing w:before="6"/>
              <w:ind w:left="103"/>
              <w:jc w:val="left"/>
              <w:rPr>
                <w:kern w:val="0"/>
                <w:sz w:val="24"/>
              </w:rPr>
            </w:pPr>
          </w:p>
        </w:tc>
      </w:tr>
      <w:tr w14:paraId="7E340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vMerge w:val="continue"/>
          </w:tcPr>
          <w:p w14:paraId="44EF0AAD">
            <w:pPr>
              <w:autoSpaceDE w:val="0"/>
              <w:autoSpaceDN w:val="0"/>
              <w:adjustRightInd w:val="0"/>
              <w:spacing w:before="6"/>
              <w:ind w:left="103"/>
              <w:jc w:val="left"/>
              <w:rPr>
                <w:kern w:val="0"/>
                <w:sz w:val="24"/>
              </w:rPr>
            </w:pPr>
          </w:p>
        </w:tc>
        <w:tc>
          <w:tcPr>
            <w:tcW w:w="2585" w:type="dxa"/>
            <w:vAlign w:val="center"/>
          </w:tcPr>
          <w:p w14:paraId="5E3BF982">
            <w:pPr>
              <w:autoSpaceDE w:val="0"/>
              <w:autoSpaceDN w:val="0"/>
              <w:adjustRightInd w:val="0"/>
              <w:spacing w:before="6"/>
              <w:ind w:left="103"/>
              <w:jc w:val="left"/>
              <w:rPr>
                <w:kern w:val="0"/>
                <w:sz w:val="24"/>
              </w:rPr>
            </w:pPr>
            <w:r>
              <w:rPr>
                <w:kern w:val="0"/>
                <w:sz w:val="24"/>
              </w:rPr>
              <w:t>Lifeboat, liferafts, lifebuoys</w:t>
            </w:r>
          </w:p>
        </w:tc>
        <w:tc>
          <w:tcPr>
            <w:tcW w:w="3255" w:type="dxa"/>
          </w:tcPr>
          <w:p w14:paraId="6D12228A">
            <w:pPr>
              <w:autoSpaceDE w:val="0"/>
              <w:autoSpaceDN w:val="0"/>
              <w:adjustRightInd w:val="0"/>
              <w:spacing w:before="6"/>
              <w:ind w:left="103"/>
              <w:jc w:val="left"/>
              <w:rPr>
                <w:kern w:val="0"/>
                <w:sz w:val="24"/>
              </w:rPr>
            </w:pPr>
            <w:r>
              <w:rPr>
                <w:kern w:val="0"/>
                <w:sz w:val="24"/>
              </w:rPr>
              <w:t>Painted</w:t>
            </w:r>
          </w:p>
        </w:tc>
      </w:tr>
      <w:tr w14:paraId="607AD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4AEF9435">
            <w:pPr>
              <w:autoSpaceDE w:val="0"/>
              <w:autoSpaceDN w:val="0"/>
              <w:adjustRightInd w:val="0"/>
              <w:spacing w:before="6"/>
              <w:ind w:left="103"/>
              <w:jc w:val="left"/>
              <w:rPr>
                <w:kern w:val="0"/>
                <w:sz w:val="24"/>
              </w:rPr>
            </w:pPr>
            <w:r>
              <w:rPr>
                <w:kern w:val="0"/>
                <w:sz w:val="24"/>
              </w:rPr>
              <w:t>Port of registry</w:t>
            </w:r>
          </w:p>
        </w:tc>
        <w:tc>
          <w:tcPr>
            <w:tcW w:w="2585" w:type="dxa"/>
          </w:tcPr>
          <w:p w14:paraId="26BDE670">
            <w:pPr>
              <w:autoSpaceDE w:val="0"/>
              <w:autoSpaceDN w:val="0"/>
              <w:adjustRightInd w:val="0"/>
              <w:spacing w:before="6"/>
              <w:ind w:left="103"/>
              <w:jc w:val="left"/>
              <w:rPr>
                <w:kern w:val="0"/>
                <w:sz w:val="24"/>
              </w:rPr>
            </w:pPr>
            <w:r>
              <w:rPr>
                <w:kern w:val="0"/>
                <w:sz w:val="24"/>
              </w:rPr>
              <w:t>Transom stern</w:t>
            </w:r>
          </w:p>
        </w:tc>
        <w:tc>
          <w:tcPr>
            <w:tcW w:w="3255" w:type="dxa"/>
          </w:tcPr>
          <w:p w14:paraId="1FEC09B1">
            <w:pPr>
              <w:autoSpaceDE w:val="0"/>
              <w:autoSpaceDN w:val="0"/>
              <w:adjustRightInd w:val="0"/>
              <w:spacing w:before="6"/>
              <w:ind w:left="103"/>
              <w:jc w:val="left"/>
              <w:rPr>
                <w:kern w:val="0"/>
                <w:sz w:val="24"/>
              </w:rPr>
            </w:pPr>
            <w:r>
              <w:rPr>
                <w:kern w:val="0"/>
                <w:sz w:val="24"/>
              </w:rPr>
              <w:t xml:space="preserve">Intermittent welding </w:t>
            </w:r>
            <w:r>
              <w:rPr>
                <w:rFonts w:hint="eastAsia"/>
                <w:kern w:val="0"/>
                <w:sz w:val="24"/>
              </w:rPr>
              <w:t xml:space="preserve">line </w:t>
            </w:r>
            <w:r>
              <w:rPr>
                <w:kern w:val="0"/>
                <w:sz w:val="24"/>
              </w:rPr>
              <w:t>and painted</w:t>
            </w:r>
          </w:p>
        </w:tc>
      </w:tr>
      <w:tr w14:paraId="0C8C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759E3C18">
            <w:pPr>
              <w:autoSpaceDE w:val="0"/>
              <w:autoSpaceDN w:val="0"/>
              <w:adjustRightInd w:val="0"/>
              <w:spacing w:before="6"/>
              <w:ind w:left="103"/>
              <w:jc w:val="left"/>
              <w:rPr>
                <w:kern w:val="0"/>
                <w:sz w:val="24"/>
              </w:rPr>
            </w:pPr>
            <w:r>
              <w:rPr>
                <w:kern w:val="0"/>
                <w:sz w:val="24"/>
              </w:rPr>
              <w:t>Vessel's name board</w:t>
            </w:r>
          </w:p>
        </w:tc>
        <w:tc>
          <w:tcPr>
            <w:tcW w:w="2585" w:type="dxa"/>
          </w:tcPr>
          <w:p w14:paraId="221566EF">
            <w:pPr>
              <w:autoSpaceDE w:val="0"/>
              <w:autoSpaceDN w:val="0"/>
              <w:adjustRightInd w:val="0"/>
              <w:spacing w:before="6"/>
              <w:ind w:left="103"/>
              <w:jc w:val="left"/>
              <w:rPr>
                <w:kern w:val="0"/>
                <w:sz w:val="24"/>
              </w:rPr>
            </w:pPr>
            <w:r>
              <w:rPr>
                <w:rFonts w:hint="eastAsia"/>
                <w:kern w:val="0"/>
                <w:sz w:val="24"/>
              </w:rPr>
              <w:t>W</w:t>
            </w:r>
            <w:r>
              <w:rPr>
                <w:kern w:val="0"/>
                <w:sz w:val="24"/>
              </w:rPr>
              <w:t>heelhouse top</w:t>
            </w:r>
            <w:r>
              <w:rPr>
                <w:rFonts w:hint="eastAsia"/>
                <w:kern w:val="0"/>
                <w:sz w:val="24"/>
              </w:rPr>
              <w:t xml:space="preserve"> (P&amp;S)</w:t>
            </w:r>
          </w:p>
        </w:tc>
        <w:tc>
          <w:tcPr>
            <w:tcW w:w="3255" w:type="dxa"/>
          </w:tcPr>
          <w:p w14:paraId="0C80A198">
            <w:pPr>
              <w:autoSpaceDE w:val="0"/>
              <w:autoSpaceDN w:val="0"/>
              <w:adjustRightInd w:val="0"/>
              <w:spacing w:before="6"/>
              <w:ind w:left="103"/>
              <w:jc w:val="left"/>
              <w:rPr>
                <w:kern w:val="0"/>
                <w:sz w:val="24"/>
              </w:rPr>
            </w:pPr>
            <w:r>
              <w:rPr>
                <w:kern w:val="0"/>
                <w:sz w:val="24"/>
              </w:rPr>
              <w:t>steel plate and painting</w:t>
            </w:r>
          </w:p>
        </w:tc>
      </w:tr>
      <w:tr w14:paraId="5BBAA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0B46F622">
            <w:pPr>
              <w:autoSpaceDE w:val="0"/>
              <w:autoSpaceDN w:val="0"/>
              <w:adjustRightInd w:val="0"/>
              <w:spacing w:before="6"/>
              <w:ind w:left="103"/>
              <w:jc w:val="left"/>
              <w:rPr>
                <w:kern w:val="0"/>
                <w:sz w:val="24"/>
              </w:rPr>
            </w:pPr>
            <w:r>
              <w:rPr>
                <w:kern w:val="0"/>
                <w:sz w:val="24"/>
              </w:rPr>
              <w:t>Draught mark</w:t>
            </w:r>
          </w:p>
        </w:tc>
        <w:tc>
          <w:tcPr>
            <w:tcW w:w="2585" w:type="dxa"/>
          </w:tcPr>
          <w:p w14:paraId="01CACD59">
            <w:pPr>
              <w:autoSpaceDE w:val="0"/>
              <w:autoSpaceDN w:val="0"/>
              <w:adjustRightInd w:val="0"/>
              <w:spacing w:before="6"/>
              <w:ind w:left="103"/>
              <w:jc w:val="left"/>
              <w:rPr>
                <w:kern w:val="0"/>
                <w:sz w:val="24"/>
              </w:rPr>
            </w:pPr>
            <w:r>
              <w:rPr>
                <w:rFonts w:hint="eastAsia"/>
                <w:kern w:val="0"/>
                <w:sz w:val="24"/>
              </w:rPr>
              <w:t>B</w:t>
            </w:r>
            <w:r>
              <w:rPr>
                <w:kern w:val="0"/>
                <w:sz w:val="24"/>
              </w:rPr>
              <w:t>ow, midship and stern</w:t>
            </w:r>
            <w:r>
              <w:rPr>
                <w:rFonts w:hint="eastAsia"/>
                <w:kern w:val="0"/>
                <w:sz w:val="24"/>
              </w:rPr>
              <w:t xml:space="preserve"> (P&amp;S)</w:t>
            </w:r>
          </w:p>
        </w:tc>
        <w:tc>
          <w:tcPr>
            <w:tcW w:w="3255" w:type="dxa"/>
          </w:tcPr>
          <w:p w14:paraId="38ACEDDB">
            <w:pPr>
              <w:autoSpaceDE w:val="0"/>
              <w:autoSpaceDN w:val="0"/>
              <w:adjustRightInd w:val="0"/>
              <w:spacing w:before="6"/>
              <w:ind w:left="103"/>
              <w:jc w:val="left"/>
              <w:rPr>
                <w:kern w:val="0"/>
                <w:sz w:val="24"/>
              </w:rPr>
            </w:pPr>
            <w:r>
              <w:rPr>
                <w:kern w:val="0"/>
                <w:sz w:val="24"/>
              </w:rPr>
              <w:t xml:space="preserve">6.0 mm steel plate welded and painted, </w:t>
            </w:r>
          </w:p>
          <w:p w14:paraId="112C10D7">
            <w:pPr>
              <w:autoSpaceDE w:val="0"/>
              <w:autoSpaceDN w:val="0"/>
              <w:adjustRightInd w:val="0"/>
              <w:spacing w:before="6"/>
              <w:ind w:left="103"/>
              <w:jc w:val="left"/>
              <w:rPr>
                <w:kern w:val="0"/>
                <w:sz w:val="24"/>
              </w:rPr>
            </w:pPr>
            <w:r>
              <w:rPr>
                <w:kern w:val="0"/>
                <w:sz w:val="24"/>
              </w:rPr>
              <w:t>Arabic numerals of 100 mm projected height and 200 mm pitch</w:t>
            </w:r>
          </w:p>
        </w:tc>
      </w:tr>
      <w:tr w14:paraId="60CB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3B4BA105">
            <w:pPr>
              <w:autoSpaceDE w:val="0"/>
              <w:autoSpaceDN w:val="0"/>
              <w:adjustRightInd w:val="0"/>
              <w:spacing w:before="6"/>
              <w:ind w:left="103"/>
              <w:jc w:val="left"/>
              <w:rPr>
                <w:kern w:val="0"/>
                <w:sz w:val="24"/>
              </w:rPr>
            </w:pPr>
            <w:r>
              <w:rPr>
                <w:kern w:val="0"/>
                <w:sz w:val="24"/>
              </w:rPr>
              <w:t>Freeboard mark</w:t>
            </w:r>
          </w:p>
        </w:tc>
        <w:tc>
          <w:tcPr>
            <w:tcW w:w="2585" w:type="dxa"/>
          </w:tcPr>
          <w:p w14:paraId="70B61777">
            <w:pPr>
              <w:autoSpaceDE w:val="0"/>
              <w:autoSpaceDN w:val="0"/>
              <w:adjustRightInd w:val="0"/>
              <w:spacing w:before="6"/>
              <w:ind w:left="103"/>
              <w:jc w:val="left"/>
              <w:rPr>
                <w:kern w:val="0"/>
                <w:sz w:val="24"/>
              </w:rPr>
            </w:pPr>
            <w:r>
              <w:rPr>
                <w:rFonts w:hint="eastAsia"/>
                <w:kern w:val="0"/>
                <w:sz w:val="24"/>
              </w:rPr>
              <w:t>M</w:t>
            </w:r>
            <w:r>
              <w:rPr>
                <w:kern w:val="0"/>
                <w:sz w:val="24"/>
              </w:rPr>
              <w:t>idship</w:t>
            </w:r>
            <w:r>
              <w:rPr>
                <w:rFonts w:hint="eastAsia"/>
                <w:kern w:val="0"/>
                <w:sz w:val="24"/>
              </w:rPr>
              <w:t xml:space="preserve"> (P&amp;S)</w:t>
            </w:r>
          </w:p>
        </w:tc>
        <w:tc>
          <w:tcPr>
            <w:tcW w:w="3255" w:type="dxa"/>
          </w:tcPr>
          <w:p w14:paraId="4DB7EBDA">
            <w:pPr>
              <w:autoSpaceDE w:val="0"/>
              <w:autoSpaceDN w:val="0"/>
              <w:adjustRightInd w:val="0"/>
              <w:spacing w:before="6"/>
              <w:ind w:left="103"/>
              <w:jc w:val="left"/>
              <w:rPr>
                <w:kern w:val="0"/>
                <w:sz w:val="24"/>
              </w:rPr>
            </w:pPr>
            <w:r>
              <w:rPr>
                <w:kern w:val="0"/>
                <w:sz w:val="24"/>
              </w:rPr>
              <w:t>6.0 mm steel plate welded and painted</w:t>
            </w:r>
          </w:p>
        </w:tc>
      </w:tr>
      <w:tr w14:paraId="189E4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1C7DCBAA">
            <w:pPr>
              <w:autoSpaceDE w:val="0"/>
              <w:autoSpaceDN w:val="0"/>
              <w:adjustRightInd w:val="0"/>
              <w:spacing w:before="6"/>
              <w:ind w:left="103"/>
              <w:jc w:val="left"/>
              <w:rPr>
                <w:kern w:val="0"/>
                <w:sz w:val="24"/>
              </w:rPr>
            </w:pPr>
            <w:r>
              <w:rPr>
                <w:kern w:val="0"/>
                <w:sz w:val="24"/>
              </w:rPr>
              <w:t>Notice boards, caution plates</w:t>
            </w:r>
          </w:p>
        </w:tc>
        <w:tc>
          <w:tcPr>
            <w:tcW w:w="2585" w:type="dxa"/>
          </w:tcPr>
          <w:p w14:paraId="761DC7F3">
            <w:pPr>
              <w:autoSpaceDE w:val="0"/>
              <w:autoSpaceDN w:val="0"/>
              <w:adjustRightInd w:val="0"/>
              <w:spacing w:before="6"/>
              <w:ind w:left="103"/>
              <w:jc w:val="left"/>
              <w:rPr>
                <w:kern w:val="0"/>
                <w:sz w:val="24"/>
              </w:rPr>
            </w:pPr>
            <w:r>
              <w:rPr>
                <w:kern w:val="0"/>
                <w:sz w:val="24"/>
              </w:rPr>
              <w:t>Suitable location</w:t>
            </w:r>
          </w:p>
        </w:tc>
        <w:tc>
          <w:tcPr>
            <w:tcW w:w="3255" w:type="dxa"/>
            <w:vMerge w:val="restart"/>
          </w:tcPr>
          <w:p w14:paraId="1D7D7C6E">
            <w:pPr>
              <w:autoSpaceDE w:val="0"/>
              <w:autoSpaceDN w:val="0"/>
              <w:adjustRightInd w:val="0"/>
              <w:spacing w:before="6"/>
              <w:ind w:left="103"/>
              <w:jc w:val="left"/>
              <w:rPr>
                <w:kern w:val="0"/>
                <w:sz w:val="24"/>
              </w:rPr>
            </w:pPr>
            <w:r>
              <w:rPr>
                <w:kern w:val="0"/>
                <w:sz w:val="24"/>
              </w:rPr>
              <w:t>Brass</w:t>
            </w:r>
            <w:r>
              <w:rPr>
                <w:rFonts w:hint="eastAsia"/>
                <w:kern w:val="0"/>
                <w:sz w:val="24"/>
              </w:rPr>
              <w:t xml:space="preserve">, stainless steel </w:t>
            </w:r>
            <w:r>
              <w:rPr>
                <w:kern w:val="0"/>
                <w:sz w:val="24"/>
              </w:rPr>
              <w:t>or plastic plate</w:t>
            </w:r>
            <w:r>
              <w:rPr>
                <w:rFonts w:hint="eastAsia"/>
                <w:kern w:val="0"/>
                <w:sz w:val="24"/>
              </w:rPr>
              <w:t xml:space="preserve"> as per Builder</w:t>
            </w:r>
            <w:r>
              <w:rPr>
                <w:kern w:val="0"/>
                <w:sz w:val="24"/>
              </w:rPr>
              <w:t>’</w:t>
            </w:r>
            <w:r>
              <w:rPr>
                <w:rFonts w:hint="eastAsia"/>
                <w:kern w:val="0"/>
                <w:sz w:val="24"/>
              </w:rPr>
              <w:t>s practice</w:t>
            </w:r>
          </w:p>
        </w:tc>
      </w:tr>
      <w:tr w14:paraId="23C0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5D4DB59F">
            <w:pPr>
              <w:autoSpaceDE w:val="0"/>
              <w:autoSpaceDN w:val="0"/>
              <w:adjustRightInd w:val="0"/>
              <w:spacing w:before="6"/>
              <w:ind w:left="103"/>
              <w:jc w:val="left"/>
              <w:rPr>
                <w:kern w:val="0"/>
                <w:sz w:val="24"/>
              </w:rPr>
            </w:pPr>
            <w:r>
              <w:rPr>
                <w:kern w:val="0"/>
                <w:sz w:val="24"/>
              </w:rPr>
              <w:t>Name plates to identify quarters and spaces</w:t>
            </w:r>
          </w:p>
        </w:tc>
        <w:tc>
          <w:tcPr>
            <w:tcW w:w="2585" w:type="dxa"/>
          </w:tcPr>
          <w:p w14:paraId="7B7B0859">
            <w:pPr>
              <w:autoSpaceDE w:val="0"/>
              <w:autoSpaceDN w:val="0"/>
              <w:adjustRightInd w:val="0"/>
              <w:spacing w:before="6"/>
              <w:ind w:left="103"/>
              <w:jc w:val="left"/>
              <w:rPr>
                <w:kern w:val="0"/>
                <w:sz w:val="24"/>
              </w:rPr>
            </w:pPr>
            <w:r>
              <w:rPr>
                <w:kern w:val="0"/>
                <w:sz w:val="24"/>
              </w:rPr>
              <w:t>Cabins, public rooms, stores, lockers</w:t>
            </w:r>
          </w:p>
        </w:tc>
        <w:tc>
          <w:tcPr>
            <w:tcW w:w="3255" w:type="dxa"/>
            <w:vMerge w:val="continue"/>
          </w:tcPr>
          <w:p w14:paraId="273332A9">
            <w:pPr>
              <w:autoSpaceDE w:val="0"/>
              <w:autoSpaceDN w:val="0"/>
              <w:adjustRightInd w:val="0"/>
              <w:spacing w:before="6"/>
              <w:ind w:left="103"/>
              <w:jc w:val="left"/>
              <w:rPr>
                <w:kern w:val="0"/>
                <w:sz w:val="24"/>
              </w:rPr>
            </w:pPr>
          </w:p>
        </w:tc>
      </w:tr>
      <w:tr w14:paraId="4ABD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1F5E9AF9">
            <w:pPr>
              <w:autoSpaceDE w:val="0"/>
              <w:autoSpaceDN w:val="0"/>
              <w:adjustRightInd w:val="0"/>
              <w:spacing w:before="6"/>
              <w:ind w:left="103"/>
              <w:jc w:val="left"/>
              <w:rPr>
                <w:kern w:val="0"/>
                <w:sz w:val="24"/>
              </w:rPr>
            </w:pPr>
            <w:r>
              <w:rPr>
                <w:kern w:val="0"/>
                <w:sz w:val="24"/>
              </w:rPr>
              <w:t>Vessel's call letter</w:t>
            </w:r>
          </w:p>
        </w:tc>
        <w:tc>
          <w:tcPr>
            <w:tcW w:w="2585" w:type="dxa"/>
          </w:tcPr>
          <w:p w14:paraId="61C12BD3">
            <w:pPr>
              <w:autoSpaceDE w:val="0"/>
              <w:autoSpaceDN w:val="0"/>
              <w:adjustRightInd w:val="0"/>
              <w:spacing w:before="6"/>
              <w:ind w:left="103"/>
              <w:jc w:val="left"/>
              <w:rPr>
                <w:kern w:val="0"/>
                <w:sz w:val="24"/>
              </w:rPr>
            </w:pPr>
            <w:r>
              <w:rPr>
                <w:rFonts w:hint="eastAsia"/>
                <w:kern w:val="0"/>
                <w:sz w:val="24"/>
              </w:rPr>
              <w:t>Wheelhouse</w:t>
            </w:r>
          </w:p>
        </w:tc>
        <w:tc>
          <w:tcPr>
            <w:tcW w:w="3255" w:type="dxa"/>
            <w:vMerge w:val="continue"/>
          </w:tcPr>
          <w:p w14:paraId="22D3F60C">
            <w:pPr>
              <w:autoSpaceDE w:val="0"/>
              <w:autoSpaceDN w:val="0"/>
              <w:adjustRightInd w:val="0"/>
              <w:spacing w:before="6"/>
              <w:ind w:left="103"/>
              <w:jc w:val="left"/>
              <w:rPr>
                <w:kern w:val="0"/>
                <w:sz w:val="24"/>
              </w:rPr>
            </w:pPr>
          </w:p>
        </w:tc>
      </w:tr>
      <w:tr w14:paraId="66E9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trHeight w:val="1134" w:hRule="atLeast"/>
          <w:jc w:val="center"/>
        </w:trPr>
        <w:tc>
          <w:tcPr>
            <w:tcW w:w="2949" w:type="dxa"/>
          </w:tcPr>
          <w:p w14:paraId="06A79E34">
            <w:pPr>
              <w:autoSpaceDE w:val="0"/>
              <w:autoSpaceDN w:val="0"/>
              <w:adjustRightInd w:val="0"/>
              <w:spacing w:before="6"/>
              <w:ind w:left="103"/>
              <w:jc w:val="left"/>
              <w:rPr>
                <w:kern w:val="0"/>
                <w:sz w:val="24"/>
              </w:rPr>
            </w:pPr>
            <w:r>
              <w:rPr>
                <w:kern w:val="0"/>
                <w:sz w:val="24"/>
              </w:rPr>
              <w:t xml:space="preserve">Funnel mark Funnel in </w:t>
            </w:r>
            <w:r>
              <w:rPr>
                <w:rFonts w:hint="eastAsia"/>
                <w:kern w:val="0"/>
                <w:sz w:val="24"/>
              </w:rPr>
              <w:t>O</w:t>
            </w:r>
            <w:r>
              <w:rPr>
                <w:kern w:val="0"/>
                <w:sz w:val="24"/>
              </w:rPr>
              <w:t xml:space="preserve">wner's colors and </w:t>
            </w:r>
            <w:r>
              <w:rPr>
                <w:rFonts w:hint="eastAsia"/>
                <w:kern w:val="0"/>
                <w:sz w:val="24"/>
              </w:rPr>
              <w:t>O</w:t>
            </w:r>
            <w:r>
              <w:rPr>
                <w:kern w:val="0"/>
                <w:sz w:val="24"/>
              </w:rPr>
              <w:t>wner's flag at both side of the accommodation.</w:t>
            </w:r>
          </w:p>
        </w:tc>
        <w:tc>
          <w:tcPr>
            <w:tcW w:w="2585" w:type="dxa"/>
          </w:tcPr>
          <w:p w14:paraId="392C428F">
            <w:pPr>
              <w:autoSpaceDE w:val="0"/>
              <w:autoSpaceDN w:val="0"/>
              <w:adjustRightInd w:val="0"/>
              <w:spacing w:before="6"/>
              <w:ind w:left="103"/>
              <w:jc w:val="left"/>
              <w:rPr>
                <w:kern w:val="0"/>
                <w:sz w:val="24"/>
              </w:rPr>
            </w:pPr>
            <w:r>
              <w:rPr>
                <w:kern w:val="0"/>
                <w:sz w:val="24"/>
              </w:rPr>
              <w:t>Around of funnel</w:t>
            </w:r>
          </w:p>
        </w:tc>
        <w:tc>
          <w:tcPr>
            <w:tcW w:w="3255" w:type="dxa"/>
          </w:tcPr>
          <w:p w14:paraId="0284472E">
            <w:pPr>
              <w:autoSpaceDE w:val="0"/>
              <w:autoSpaceDN w:val="0"/>
              <w:adjustRightInd w:val="0"/>
              <w:spacing w:before="6"/>
              <w:ind w:left="103"/>
              <w:jc w:val="left"/>
              <w:rPr>
                <w:kern w:val="0"/>
                <w:sz w:val="24"/>
              </w:rPr>
            </w:pPr>
            <w:r>
              <w:rPr>
                <w:kern w:val="0"/>
                <w:sz w:val="24"/>
              </w:rPr>
              <w:t xml:space="preserve">Intermittent welding </w:t>
            </w:r>
            <w:r>
              <w:rPr>
                <w:rFonts w:hint="eastAsia"/>
                <w:kern w:val="0"/>
                <w:sz w:val="24"/>
              </w:rPr>
              <w:t xml:space="preserve">line </w:t>
            </w:r>
            <w:r>
              <w:rPr>
                <w:kern w:val="0"/>
                <w:sz w:val="24"/>
              </w:rPr>
              <w:t>and painted</w:t>
            </w:r>
            <w:r>
              <w:rPr>
                <w:rFonts w:hint="eastAsia"/>
                <w:kern w:val="0"/>
                <w:sz w:val="24"/>
              </w:rPr>
              <w:t xml:space="preserve"> as per Owner</w:t>
            </w:r>
            <w:r>
              <w:rPr>
                <w:kern w:val="0"/>
                <w:sz w:val="24"/>
              </w:rPr>
              <w:t>’</w:t>
            </w:r>
            <w:r>
              <w:rPr>
                <w:rFonts w:hint="eastAsia"/>
                <w:kern w:val="0"/>
                <w:sz w:val="24"/>
              </w:rPr>
              <w:t>s drawing</w:t>
            </w:r>
          </w:p>
        </w:tc>
      </w:tr>
      <w:tr w14:paraId="57B6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1B79FD9A">
            <w:pPr>
              <w:autoSpaceDE w:val="0"/>
              <w:autoSpaceDN w:val="0"/>
              <w:adjustRightInd w:val="0"/>
              <w:spacing w:before="6"/>
              <w:ind w:left="103"/>
              <w:jc w:val="left"/>
              <w:rPr>
                <w:kern w:val="0"/>
                <w:sz w:val="24"/>
              </w:rPr>
            </w:pPr>
            <w:r>
              <w:rPr>
                <w:rFonts w:hint="eastAsia"/>
                <w:kern w:val="0"/>
                <w:sz w:val="24"/>
              </w:rPr>
              <w:t>B</w:t>
            </w:r>
            <w:r>
              <w:rPr>
                <w:kern w:val="0"/>
                <w:sz w:val="24"/>
              </w:rPr>
              <w:t xml:space="preserve">ow thruster mark </w:t>
            </w:r>
          </w:p>
        </w:tc>
        <w:tc>
          <w:tcPr>
            <w:tcW w:w="2585" w:type="dxa"/>
          </w:tcPr>
          <w:p w14:paraId="15213089">
            <w:pPr>
              <w:autoSpaceDE w:val="0"/>
              <w:autoSpaceDN w:val="0"/>
              <w:adjustRightInd w:val="0"/>
              <w:spacing w:before="6"/>
              <w:ind w:left="103"/>
              <w:jc w:val="left"/>
              <w:rPr>
                <w:kern w:val="0"/>
                <w:sz w:val="24"/>
              </w:rPr>
            </w:pPr>
            <w:r>
              <w:rPr>
                <w:kern w:val="0"/>
                <w:sz w:val="24"/>
              </w:rPr>
              <w:t>B</w:t>
            </w:r>
            <w:r>
              <w:rPr>
                <w:rFonts w:hint="eastAsia"/>
                <w:kern w:val="0"/>
                <w:sz w:val="24"/>
              </w:rPr>
              <w:t>ow (P&amp;S)</w:t>
            </w:r>
          </w:p>
        </w:tc>
        <w:tc>
          <w:tcPr>
            <w:tcW w:w="3255" w:type="dxa"/>
          </w:tcPr>
          <w:p w14:paraId="22DA3BFC">
            <w:pPr>
              <w:autoSpaceDE w:val="0"/>
              <w:autoSpaceDN w:val="0"/>
              <w:adjustRightInd w:val="0"/>
              <w:spacing w:before="6"/>
              <w:ind w:left="105" w:leftChars="50"/>
              <w:jc w:val="left"/>
              <w:rPr>
                <w:kern w:val="0"/>
                <w:sz w:val="24"/>
              </w:rPr>
            </w:pPr>
            <w:r>
              <w:rPr>
                <w:kern w:val="0"/>
                <w:sz w:val="24"/>
              </w:rPr>
              <w:t>Intermittent welding</w:t>
            </w:r>
            <w:r>
              <w:rPr>
                <w:rFonts w:hint="eastAsia"/>
                <w:kern w:val="0"/>
                <w:sz w:val="24"/>
              </w:rPr>
              <w:t xml:space="preserve"> line</w:t>
            </w:r>
            <w:r>
              <w:rPr>
                <w:kern w:val="0"/>
                <w:sz w:val="24"/>
              </w:rPr>
              <w:t xml:space="preserve"> and painted</w:t>
            </w:r>
          </w:p>
        </w:tc>
      </w:tr>
      <w:tr w14:paraId="438B7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0C17AB80">
            <w:pPr>
              <w:autoSpaceDE w:val="0"/>
              <w:autoSpaceDN w:val="0"/>
              <w:adjustRightInd w:val="0"/>
              <w:spacing w:before="6"/>
              <w:ind w:left="103"/>
              <w:jc w:val="left"/>
              <w:rPr>
                <w:kern w:val="0"/>
                <w:sz w:val="24"/>
              </w:rPr>
            </w:pPr>
            <w:r>
              <w:rPr>
                <w:kern w:val="0"/>
                <w:sz w:val="24"/>
              </w:rPr>
              <w:t>Bulkhead mark</w:t>
            </w:r>
            <w:r>
              <w:rPr>
                <w:rFonts w:hint="eastAsia"/>
                <w:kern w:val="0"/>
                <w:sz w:val="24"/>
              </w:rPr>
              <w:t xml:space="preserve"> (tug pushing mark shall be used as bulkhead mark)</w:t>
            </w:r>
          </w:p>
        </w:tc>
        <w:tc>
          <w:tcPr>
            <w:tcW w:w="2585" w:type="dxa"/>
          </w:tcPr>
          <w:p w14:paraId="52532A09">
            <w:pPr>
              <w:autoSpaceDE w:val="0"/>
              <w:autoSpaceDN w:val="0"/>
              <w:adjustRightInd w:val="0"/>
              <w:spacing w:before="6"/>
              <w:ind w:left="103"/>
              <w:jc w:val="left"/>
              <w:rPr>
                <w:kern w:val="0"/>
                <w:sz w:val="24"/>
              </w:rPr>
            </w:pPr>
            <w:r>
              <w:rPr>
                <w:kern w:val="0"/>
                <w:sz w:val="24"/>
              </w:rPr>
              <w:t>Side shell</w:t>
            </w:r>
            <w:r>
              <w:rPr>
                <w:rFonts w:hint="eastAsia"/>
                <w:kern w:val="0"/>
                <w:sz w:val="24"/>
              </w:rPr>
              <w:t xml:space="preserve"> (P&amp;S)</w:t>
            </w:r>
          </w:p>
        </w:tc>
        <w:tc>
          <w:tcPr>
            <w:tcW w:w="3255" w:type="dxa"/>
            <w:vMerge w:val="restart"/>
          </w:tcPr>
          <w:p w14:paraId="21719A1B">
            <w:pPr>
              <w:autoSpaceDE w:val="0"/>
              <w:autoSpaceDN w:val="0"/>
              <w:adjustRightInd w:val="0"/>
              <w:spacing w:before="6"/>
              <w:ind w:left="103"/>
              <w:jc w:val="left"/>
              <w:rPr>
                <w:kern w:val="0"/>
                <w:sz w:val="24"/>
              </w:rPr>
            </w:pPr>
            <w:r>
              <w:rPr>
                <w:kern w:val="0"/>
                <w:sz w:val="24"/>
              </w:rPr>
              <w:t xml:space="preserve">Intermittent </w:t>
            </w:r>
            <w:r>
              <w:rPr>
                <w:rFonts w:hint="eastAsia"/>
                <w:kern w:val="0"/>
                <w:sz w:val="24"/>
              </w:rPr>
              <w:t>w</w:t>
            </w:r>
            <w:r>
              <w:rPr>
                <w:kern w:val="0"/>
                <w:sz w:val="24"/>
              </w:rPr>
              <w:t xml:space="preserve">elding </w:t>
            </w:r>
            <w:r>
              <w:rPr>
                <w:rFonts w:hint="eastAsia"/>
                <w:kern w:val="0"/>
                <w:sz w:val="24"/>
              </w:rPr>
              <w:t xml:space="preserve">line </w:t>
            </w:r>
            <w:r>
              <w:rPr>
                <w:kern w:val="0"/>
                <w:sz w:val="24"/>
              </w:rPr>
              <w:t>and painted</w:t>
            </w:r>
          </w:p>
        </w:tc>
      </w:tr>
      <w:tr w14:paraId="54B4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2F8A41AC">
            <w:pPr>
              <w:autoSpaceDE w:val="0"/>
              <w:autoSpaceDN w:val="0"/>
              <w:adjustRightInd w:val="0"/>
              <w:spacing w:before="6"/>
              <w:ind w:left="103"/>
              <w:jc w:val="left"/>
              <w:rPr>
                <w:kern w:val="0"/>
                <w:sz w:val="24"/>
              </w:rPr>
            </w:pPr>
            <w:r>
              <w:rPr>
                <w:kern w:val="0"/>
                <w:sz w:val="24"/>
              </w:rPr>
              <w:t>Cargo hold No.</w:t>
            </w:r>
          </w:p>
        </w:tc>
        <w:tc>
          <w:tcPr>
            <w:tcW w:w="2585" w:type="dxa"/>
          </w:tcPr>
          <w:p w14:paraId="6279F208">
            <w:pPr>
              <w:autoSpaceDE w:val="0"/>
              <w:autoSpaceDN w:val="0"/>
              <w:adjustRightInd w:val="0"/>
              <w:spacing w:before="6"/>
              <w:ind w:left="103"/>
              <w:jc w:val="left"/>
              <w:rPr>
                <w:kern w:val="0"/>
                <w:sz w:val="24"/>
              </w:rPr>
            </w:pPr>
            <w:r>
              <w:rPr>
                <w:kern w:val="0"/>
                <w:sz w:val="24"/>
              </w:rPr>
              <w:t>On hatch cover</w:t>
            </w:r>
          </w:p>
        </w:tc>
        <w:tc>
          <w:tcPr>
            <w:tcW w:w="3255" w:type="dxa"/>
            <w:vMerge w:val="continue"/>
          </w:tcPr>
          <w:p w14:paraId="66D41893">
            <w:pPr>
              <w:autoSpaceDE w:val="0"/>
              <w:autoSpaceDN w:val="0"/>
              <w:adjustRightInd w:val="0"/>
              <w:spacing w:before="6"/>
              <w:ind w:left="103"/>
              <w:jc w:val="left"/>
              <w:rPr>
                <w:kern w:val="0"/>
                <w:sz w:val="24"/>
              </w:rPr>
            </w:pPr>
          </w:p>
        </w:tc>
      </w:tr>
      <w:tr w14:paraId="2647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trHeight w:val="546" w:hRule="atLeast"/>
          <w:jc w:val="center"/>
        </w:trPr>
        <w:tc>
          <w:tcPr>
            <w:tcW w:w="2949" w:type="dxa"/>
          </w:tcPr>
          <w:p w14:paraId="22FCD4CD">
            <w:pPr>
              <w:autoSpaceDE w:val="0"/>
              <w:autoSpaceDN w:val="0"/>
              <w:adjustRightInd w:val="0"/>
              <w:spacing w:before="6"/>
              <w:ind w:left="103"/>
              <w:jc w:val="left"/>
              <w:rPr>
                <w:kern w:val="0"/>
                <w:sz w:val="24"/>
              </w:rPr>
            </w:pPr>
            <w:r>
              <w:rPr>
                <w:kern w:val="0"/>
                <w:sz w:val="24"/>
              </w:rPr>
              <w:t>Hatch and manhole</w:t>
            </w:r>
            <w:r>
              <w:rPr>
                <w:rFonts w:hint="eastAsia"/>
                <w:kern w:val="0"/>
                <w:sz w:val="24"/>
              </w:rPr>
              <w:t xml:space="preserve"> cover</w:t>
            </w:r>
          </w:p>
        </w:tc>
        <w:tc>
          <w:tcPr>
            <w:tcW w:w="2585" w:type="dxa"/>
          </w:tcPr>
          <w:p w14:paraId="1035E8D3">
            <w:pPr>
              <w:autoSpaceDE w:val="0"/>
              <w:autoSpaceDN w:val="0"/>
              <w:adjustRightInd w:val="0"/>
              <w:spacing w:before="6"/>
              <w:ind w:left="103"/>
              <w:jc w:val="left"/>
              <w:rPr>
                <w:kern w:val="0"/>
                <w:sz w:val="24"/>
              </w:rPr>
            </w:pPr>
            <w:r>
              <w:rPr>
                <w:kern w:val="0"/>
                <w:sz w:val="24"/>
              </w:rPr>
              <w:t>Suitable location</w:t>
            </w:r>
          </w:p>
        </w:tc>
        <w:tc>
          <w:tcPr>
            <w:tcW w:w="3255" w:type="dxa"/>
          </w:tcPr>
          <w:p w14:paraId="31BC8458">
            <w:pPr>
              <w:autoSpaceDE w:val="0"/>
              <w:autoSpaceDN w:val="0"/>
              <w:adjustRightInd w:val="0"/>
              <w:spacing w:before="6"/>
              <w:ind w:left="103"/>
              <w:jc w:val="left"/>
              <w:rPr>
                <w:b/>
                <w:i/>
                <w:kern w:val="0"/>
                <w:sz w:val="24"/>
              </w:rPr>
            </w:pPr>
            <w:r>
              <w:rPr>
                <w:b/>
                <w:i/>
                <w:kern w:val="0"/>
                <w:sz w:val="24"/>
              </w:rPr>
              <w:t>6.0 mm steel plate welded and</w:t>
            </w:r>
            <w:r>
              <w:rPr>
                <w:rFonts w:hint="eastAsia"/>
                <w:b/>
                <w:i/>
                <w:kern w:val="0"/>
                <w:sz w:val="24"/>
              </w:rPr>
              <w:t xml:space="preserve"> </w:t>
            </w:r>
            <w:r>
              <w:rPr>
                <w:b/>
                <w:i/>
                <w:kern w:val="0"/>
                <w:sz w:val="24"/>
              </w:rPr>
              <w:t>painted</w:t>
            </w:r>
          </w:p>
          <w:p w14:paraId="6E4E3846">
            <w:pPr>
              <w:autoSpaceDE w:val="0"/>
              <w:autoSpaceDN w:val="0"/>
              <w:adjustRightInd w:val="0"/>
              <w:spacing w:before="6"/>
              <w:ind w:left="103"/>
              <w:jc w:val="left"/>
              <w:rPr>
                <w:b/>
                <w:i/>
                <w:kern w:val="0"/>
                <w:sz w:val="24"/>
              </w:rPr>
            </w:pPr>
          </w:p>
        </w:tc>
      </w:tr>
      <w:tr w14:paraId="5C8A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03F28ED3">
            <w:pPr>
              <w:autoSpaceDE w:val="0"/>
              <w:autoSpaceDN w:val="0"/>
              <w:adjustRightInd w:val="0"/>
              <w:spacing w:before="6"/>
              <w:ind w:left="103"/>
              <w:jc w:val="left"/>
              <w:rPr>
                <w:kern w:val="0"/>
                <w:sz w:val="24"/>
              </w:rPr>
            </w:pPr>
            <w:r>
              <w:rPr>
                <w:rFonts w:hint="eastAsia"/>
                <w:kern w:val="0"/>
                <w:sz w:val="24"/>
              </w:rPr>
              <w:t>Bay no. and row no.</w:t>
            </w:r>
          </w:p>
        </w:tc>
        <w:tc>
          <w:tcPr>
            <w:tcW w:w="2585" w:type="dxa"/>
          </w:tcPr>
          <w:p w14:paraId="74D389FE">
            <w:pPr>
              <w:autoSpaceDE w:val="0"/>
              <w:autoSpaceDN w:val="0"/>
              <w:adjustRightInd w:val="0"/>
              <w:spacing w:before="6"/>
              <w:ind w:left="103"/>
              <w:jc w:val="left"/>
              <w:rPr>
                <w:kern w:val="0"/>
                <w:sz w:val="24"/>
              </w:rPr>
            </w:pPr>
            <w:r>
              <w:rPr>
                <w:kern w:val="0"/>
                <w:sz w:val="24"/>
              </w:rPr>
              <w:t>In hold/deck/deck stanchion</w:t>
            </w:r>
          </w:p>
        </w:tc>
        <w:tc>
          <w:tcPr>
            <w:tcW w:w="3255" w:type="dxa"/>
          </w:tcPr>
          <w:p w14:paraId="551BA457">
            <w:pPr>
              <w:autoSpaceDE w:val="0"/>
              <w:autoSpaceDN w:val="0"/>
              <w:adjustRightInd w:val="0"/>
              <w:spacing w:before="6"/>
              <w:ind w:left="103"/>
              <w:jc w:val="left"/>
              <w:rPr>
                <w:b/>
                <w:i/>
                <w:kern w:val="0"/>
                <w:sz w:val="24"/>
              </w:rPr>
            </w:pPr>
            <w:r>
              <w:rPr>
                <w:b/>
                <w:i/>
                <w:kern w:val="0"/>
                <w:sz w:val="24"/>
              </w:rPr>
              <w:t>6.0 mm steel plate welded and</w:t>
            </w:r>
            <w:r>
              <w:rPr>
                <w:rFonts w:hint="eastAsia"/>
                <w:b/>
                <w:i/>
                <w:kern w:val="0"/>
                <w:sz w:val="24"/>
              </w:rPr>
              <w:t xml:space="preserve"> </w:t>
            </w:r>
            <w:r>
              <w:rPr>
                <w:b/>
                <w:i/>
                <w:kern w:val="0"/>
                <w:sz w:val="24"/>
              </w:rPr>
              <w:t>painted</w:t>
            </w:r>
          </w:p>
        </w:tc>
      </w:tr>
      <w:tr w14:paraId="0505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2E80D3C6">
            <w:pPr>
              <w:autoSpaceDE w:val="0"/>
              <w:autoSpaceDN w:val="0"/>
              <w:adjustRightInd w:val="0"/>
              <w:spacing w:before="6"/>
              <w:ind w:left="103"/>
              <w:jc w:val="left"/>
              <w:rPr>
                <w:kern w:val="0"/>
                <w:sz w:val="24"/>
              </w:rPr>
            </w:pPr>
            <w:r>
              <w:rPr>
                <w:kern w:val="0"/>
                <w:sz w:val="24"/>
              </w:rPr>
              <w:t>Indication of bottom plug</w:t>
            </w:r>
          </w:p>
        </w:tc>
        <w:tc>
          <w:tcPr>
            <w:tcW w:w="2585" w:type="dxa"/>
          </w:tcPr>
          <w:p w14:paraId="4D3B7870">
            <w:pPr>
              <w:autoSpaceDE w:val="0"/>
              <w:autoSpaceDN w:val="0"/>
              <w:adjustRightInd w:val="0"/>
              <w:spacing w:before="6"/>
              <w:ind w:left="103"/>
              <w:jc w:val="left"/>
              <w:rPr>
                <w:kern w:val="0"/>
                <w:sz w:val="24"/>
              </w:rPr>
            </w:pPr>
            <w:r>
              <w:rPr>
                <w:kern w:val="0"/>
                <w:sz w:val="24"/>
              </w:rPr>
              <w:t>Adjacent to bottom plug</w:t>
            </w:r>
          </w:p>
        </w:tc>
        <w:tc>
          <w:tcPr>
            <w:tcW w:w="3255" w:type="dxa"/>
          </w:tcPr>
          <w:p w14:paraId="6AA7CD4D">
            <w:pPr>
              <w:autoSpaceDE w:val="0"/>
              <w:autoSpaceDN w:val="0"/>
              <w:adjustRightInd w:val="0"/>
              <w:spacing w:before="6"/>
              <w:ind w:left="103"/>
              <w:jc w:val="left"/>
              <w:rPr>
                <w:kern w:val="0"/>
                <w:sz w:val="24"/>
              </w:rPr>
            </w:pPr>
            <w:r>
              <w:rPr>
                <w:kern w:val="0"/>
                <w:sz w:val="24"/>
              </w:rPr>
              <w:t>6.0 mm steel plate welded and painted</w:t>
            </w:r>
          </w:p>
        </w:tc>
      </w:tr>
      <w:tr w14:paraId="0126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68040BC5">
            <w:pPr>
              <w:autoSpaceDE w:val="0"/>
              <w:autoSpaceDN w:val="0"/>
              <w:adjustRightInd w:val="0"/>
              <w:spacing w:before="6"/>
              <w:ind w:left="103"/>
              <w:jc w:val="left"/>
              <w:rPr>
                <w:kern w:val="0"/>
                <w:sz w:val="24"/>
              </w:rPr>
            </w:pPr>
            <w:r>
              <w:rPr>
                <w:kern w:val="0"/>
                <w:sz w:val="24"/>
              </w:rPr>
              <w:t>Pilot boarding</w:t>
            </w:r>
          </w:p>
        </w:tc>
        <w:tc>
          <w:tcPr>
            <w:tcW w:w="2585" w:type="dxa"/>
          </w:tcPr>
          <w:p w14:paraId="739790A3">
            <w:pPr>
              <w:autoSpaceDE w:val="0"/>
              <w:autoSpaceDN w:val="0"/>
              <w:adjustRightInd w:val="0"/>
              <w:spacing w:before="6"/>
              <w:ind w:left="103"/>
              <w:jc w:val="left"/>
              <w:rPr>
                <w:kern w:val="0"/>
                <w:sz w:val="24"/>
              </w:rPr>
            </w:pPr>
            <w:r>
              <w:rPr>
                <w:kern w:val="0"/>
                <w:sz w:val="24"/>
              </w:rPr>
              <w:t>Suitable location</w:t>
            </w:r>
          </w:p>
        </w:tc>
        <w:tc>
          <w:tcPr>
            <w:tcW w:w="3255" w:type="dxa"/>
          </w:tcPr>
          <w:p w14:paraId="287A3F30">
            <w:pPr>
              <w:autoSpaceDE w:val="0"/>
              <w:autoSpaceDN w:val="0"/>
              <w:adjustRightInd w:val="0"/>
              <w:spacing w:before="6"/>
              <w:ind w:left="103"/>
              <w:jc w:val="left"/>
              <w:rPr>
                <w:kern w:val="0"/>
                <w:sz w:val="24"/>
              </w:rPr>
            </w:pPr>
            <w:r>
              <w:rPr>
                <w:kern w:val="0"/>
                <w:sz w:val="24"/>
              </w:rPr>
              <w:t>Intermittent</w:t>
            </w:r>
            <w:r>
              <w:rPr>
                <w:rFonts w:hint="eastAsia"/>
                <w:kern w:val="0"/>
                <w:sz w:val="24"/>
              </w:rPr>
              <w:t xml:space="preserve"> Welding line and p</w:t>
            </w:r>
            <w:r>
              <w:rPr>
                <w:kern w:val="0"/>
                <w:sz w:val="24"/>
              </w:rPr>
              <w:t>ainted</w:t>
            </w:r>
          </w:p>
        </w:tc>
      </w:tr>
      <w:tr w14:paraId="145A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7D52D9A3">
            <w:pPr>
              <w:autoSpaceDE w:val="0"/>
              <w:autoSpaceDN w:val="0"/>
              <w:adjustRightInd w:val="0"/>
              <w:spacing w:before="6"/>
              <w:ind w:left="103"/>
              <w:jc w:val="left"/>
              <w:rPr>
                <w:kern w:val="0"/>
                <w:sz w:val="24"/>
              </w:rPr>
            </w:pPr>
            <w:r>
              <w:rPr>
                <w:kern w:val="0"/>
                <w:sz w:val="24"/>
              </w:rPr>
              <w:t>Official number</w:t>
            </w:r>
          </w:p>
        </w:tc>
        <w:tc>
          <w:tcPr>
            <w:tcW w:w="2585" w:type="dxa"/>
          </w:tcPr>
          <w:p w14:paraId="3D199C22">
            <w:pPr>
              <w:autoSpaceDE w:val="0"/>
              <w:autoSpaceDN w:val="0"/>
              <w:adjustRightInd w:val="0"/>
              <w:spacing w:before="6"/>
              <w:ind w:left="103"/>
              <w:jc w:val="left"/>
              <w:rPr>
                <w:kern w:val="0"/>
                <w:sz w:val="24"/>
              </w:rPr>
            </w:pPr>
            <w:r>
              <w:rPr>
                <w:kern w:val="0"/>
                <w:sz w:val="24"/>
              </w:rPr>
              <w:t>Suitable location</w:t>
            </w:r>
          </w:p>
        </w:tc>
        <w:tc>
          <w:tcPr>
            <w:tcW w:w="3255" w:type="dxa"/>
          </w:tcPr>
          <w:p w14:paraId="272B6D7C">
            <w:pPr>
              <w:autoSpaceDE w:val="0"/>
              <w:autoSpaceDN w:val="0"/>
              <w:adjustRightInd w:val="0"/>
              <w:spacing w:before="6"/>
              <w:ind w:left="103"/>
              <w:jc w:val="left"/>
              <w:rPr>
                <w:kern w:val="0"/>
                <w:sz w:val="24"/>
              </w:rPr>
            </w:pPr>
            <w:r>
              <w:rPr>
                <w:kern w:val="0"/>
                <w:sz w:val="24"/>
              </w:rPr>
              <w:t>Intermittent</w:t>
            </w:r>
            <w:r>
              <w:rPr>
                <w:rFonts w:hint="eastAsia"/>
                <w:kern w:val="0"/>
                <w:sz w:val="24"/>
              </w:rPr>
              <w:t xml:space="preserve"> Welding line </w:t>
            </w:r>
            <w:r>
              <w:rPr>
                <w:kern w:val="0"/>
                <w:sz w:val="24"/>
              </w:rPr>
              <w:t>and painted</w:t>
            </w:r>
          </w:p>
        </w:tc>
      </w:tr>
      <w:tr w14:paraId="65F5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6FD0758F">
            <w:pPr>
              <w:autoSpaceDE w:val="0"/>
              <w:autoSpaceDN w:val="0"/>
              <w:adjustRightInd w:val="0"/>
              <w:spacing w:before="6"/>
              <w:ind w:left="103"/>
              <w:jc w:val="left"/>
              <w:rPr>
                <w:kern w:val="0"/>
                <w:sz w:val="24"/>
              </w:rPr>
            </w:pPr>
            <w:r>
              <w:rPr>
                <w:kern w:val="0"/>
                <w:sz w:val="24"/>
              </w:rPr>
              <w:t>“</w:t>
            </w:r>
            <w:r>
              <w:rPr>
                <w:rFonts w:hint="eastAsia"/>
                <w:kern w:val="0"/>
                <w:sz w:val="24"/>
              </w:rPr>
              <w:t>CC</w:t>
            </w:r>
            <w:r>
              <w:rPr>
                <w:kern w:val="0"/>
                <w:sz w:val="24"/>
              </w:rPr>
              <w:t>”</w:t>
            </w:r>
            <w:r>
              <w:rPr>
                <w:rFonts w:hint="eastAsia"/>
                <w:kern w:val="0"/>
                <w:sz w:val="24"/>
              </w:rPr>
              <w:t xml:space="preserve"> mark</w:t>
            </w:r>
          </w:p>
        </w:tc>
        <w:tc>
          <w:tcPr>
            <w:tcW w:w="2585" w:type="dxa"/>
          </w:tcPr>
          <w:p w14:paraId="4763CC90">
            <w:pPr>
              <w:autoSpaceDE w:val="0"/>
              <w:autoSpaceDN w:val="0"/>
              <w:adjustRightInd w:val="0"/>
              <w:spacing w:before="6"/>
              <w:ind w:left="103"/>
              <w:jc w:val="left"/>
              <w:rPr>
                <w:kern w:val="0"/>
                <w:sz w:val="24"/>
              </w:rPr>
            </w:pPr>
            <w:r>
              <w:rPr>
                <w:kern w:val="0"/>
                <w:sz w:val="24"/>
              </w:rPr>
              <w:t>Suitable location</w:t>
            </w:r>
          </w:p>
        </w:tc>
        <w:tc>
          <w:tcPr>
            <w:tcW w:w="3255" w:type="dxa"/>
          </w:tcPr>
          <w:p w14:paraId="25082167">
            <w:pPr>
              <w:autoSpaceDE w:val="0"/>
              <w:autoSpaceDN w:val="0"/>
              <w:adjustRightInd w:val="0"/>
              <w:spacing w:before="6"/>
              <w:ind w:left="103"/>
              <w:jc w:val="left"/>
              <w:rPr>
                <w:kern w:val="0"/>
                <w:sz w:val="24"/>
              </w:rPr>
            </w:pPr>
            <w:r>
              <w:rPr>
                <w:rFonts w:hint="eastAsia"/>
                <w:kern w:val="0"/>
                <w:sz w:val="24"/>
              </w:rPr>
              <w:t xml:space="preserve">Welding line </w:t>
            </w:r>
            <w:r>
              <w:rPr>
                <w:kern w:val="0"/>
                <w:sz w:val="24"/>
              </w:rPr>
              <w:t>and painted</w:t>
            </w:r>
          </w:p>
        </w:tc>
      </w:tr>
      <w:tr w14:paraId="21509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1DD58A1C">
            <w:pPr>
              <w:autoSpaceDE w:val="0"/>
              <w:autoSpaceDN w:val="0"/>
              <w:adjustRightInd w:val="0"/>
              <w:spacing w:before="6"/>
              <w:ind w:left="103"/>
              <w:jc w:val="left"/>
              <w:rPr>
                <w:kern w:val="0"/>
                <w:sz w:val="24"/>
              </w:rPr>
            </w:pPr>
            <w:r>
              <w:rPr>
                <w:kern w:val="0"/>
                <w:sz w:val="24"/>
              </w:rPr>
              <w:t>“</w:t>
            </w:r>
            <w:r>
              <w:rPr>
                <w:rFonts w:hint="eastAsia"/>
                <w:kern w:val="0"/>
                <w:sz w:val="24"/>
              </w:rPr>
              <w:t>NO SMOKING</w:t>
            </w:r>
            <w:r>
              <w:rPr>
                <w:kern w:val="0"/>
                <w:sz w:val="24"/>
              </w:rPr>
              <w:t>”</w:t>
            </w:r>
            <w:r>
              <w:rPr>
                <w:rFonts w:hint="eastAsia"/>
                <w:kern w:val="0"/>
                <w:sz w:val="24"/>
              </w:rPr>
              <w:t xml:space="preserve"> mark</w:t>
            </w:r>
          </w:p>
        </w:tc>
        <w:tc>
          <w:tcPr>
            <w:tcW w:w="2585" w:type="dxa"/>
          </w:tcPr>
          <w:p w14:paraId="58F311C3">
            <w:pPr>
              <w:autoSpaceDE w:val="0"/>
              <w:autoSpaceDN w:val="0"/>
              <w:adjustRightInd w:val="0"/>
              <w:spacing w:before="6"/>
              <w:ind w:left="103"/>
              <w:jc w:val="left"/>
              <w:rPr>
                <w:kern w:val="0"/>
                <w:sz w:val="24"/>
              </w:rPr>
            </w:pPr>
            <w:r>
              <w:rPr>
                <w:rFonts w:hint="eastAsia"/>
                <w:kern w:val="0"/>
                <w:sz w:val="24"/>
              </w:rPr>
              <w:t>Longitudinal bulkhead in dangerous cargo loading hold</w:t>
            </w:r>
          </w:p>
        </w:tc>
        <w:tc>
          <w:tcPr>
            <w:tcW w:w="3255" w:type="dxa"/>
          </w:tcPr>
          <w:p w14:paraId="72B727E3">
            <w:pPr>
              <w:autoSpaceDE w:val="0"/>
              <w:autoSpaceDN w:val="0"/>
              <w:adjustRightInd w:val="0"/>
              <w:spacing w:before="6"/>
              <w:ind w:left="103"/>
              <w:jc w:val="left"/>
              <w:rPr>
                <w:kern w:val="0"/>
                <w:sz w:val="24"/>
              </w:rPr>
            </w:pPr>
            <w:r>
              <w:rPr>
                <w:rFonts w:hint="eastAsia"/>
                <w:kern w:val="0"/>
                <w:sz w:val="24"/>
              </w:rPr>
              <w:t>Painted</w:t>
            </w:r>
          </w:p>
        </w:tc>
      </w:tr>
      <w:tr w14:paraId="5A964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360B8072">
            <w:pPr>
              <w:autoSpaceDE w:val="0"/>
              <w:autoSpaceDN w:val="0"/>
              <w:adjustRightInd w:val="0"/>
              <w:spacing w:before="6"/>
              <w:ind w:left="103"/>
              <w:jc w:val="left"/>
              <w:rPr>
                <w:kern w:val="0"/>
                <w:sz w:val="24"/>
              </w:rPr>
            </w:pPr>
            <w:r>
              <w:rPr>
                <w:kern w:val="0"/>
                <w:sz w:val="24"/>
              </w:rPr>
              <w:t>Tank boundary with initial letter</w:t>
            </w:r>
            <w:r>
              <w:rPr>
                <w:rFonts w:hint="eastAsia"/>
                <w:kern w:val="0"/>
                <w:sz w:val="24"/>
              </w:rPr>
              <w:t xml:space="preserve"> if rule </w:t>
            </w:r>
            <w:r>
              <w:rPr>
                <w:kern w:val="0"/>
                <w:sz w:val="24"/>
              </w:rPr>
              <w:t>req</w:t>
            </w:r>
            <w:r>
              <w:rPr>
                <w:rFonts w:hint="eastAsia"/>
                <w:kern w:val="0"/>
                <w:sz w:val="24"/>
              </w:rPr>
              <w:t>uire</w:t>
            </w:r>
          </w:p>
        </w:tc>
        <w:tc>
          <w:tcPr>
            <w:tcW w:w="2585" w:type="dxa"/>
          </w:tcPr>
          <w:p w14:paraId="644D3C99">
            <w:pPr>
              <w:pStyle w:val="5"/>
              <w:spacing w:before="6" w:after="312"/>
              <w:ind w:left="42"/>
            </w:pPr>
            <w:r>
              <w:t>Side shell</w:t>
            </w:r>
          </w:p>
        </w:tc>
        <w:tc>
          <w:tcPr>
            <w:tcW w:w="3255" w:type="dxa"/>
          </w:tcPr>
          <w:p w14:paraId="11DA2796">
            <w:pPr>
              <w:autoSpaceDE w:val="0"/>
              <w:autoSpaceDN w:val="0"/>
              <w:adjustRightInd w:val="0"/>
              <w:spacing w:before="6"/>
              <w:ind w:left="103"/>
              <w:jc w:val="left"/>
              <w:rPr>
                <w:kern w:val="0"/>
                <w:sz w:val="24"/>
              </w:rPr>
            </w:pPr>
            <w:r>
              <w:rPr>
                <w:kern w:val="0"/>
                <w:sz w:val="24"/>
              </w:rPr>
              <w:t>6.0 mm steel plate welded and painted</w:t>
            </w:r>
          </w:p>
        </w:tc>
      </w:tr>
      <w:tr w14:paraId="5588B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315AB416">
            <w:pPr>
              <w:autoSpaceDE w:val="0"/>
              <w:autoSpaceDN w:val="0"/>
              <w:adjustRightInd w:val="0"/>
              <w:spacing w:before="6"/>
              <w:ind w:left="103"/>
              <w:jc w:val="left"/>
              <w:rPr>
                <w:kern w:val="0"/>
                <w:sz w:val="24"/>
              </w:rPr>
            </w:pPr>
            <w:r>
              <w:rPr>
                <w:kern w:val="0"/>
                <w:sz w:val="24"/>
              </w:rPr>
              <w:t>“</w:t>
            </w:r>
            <w:r>
              <w:rPr>
                <w:rFonts w:hint="eastAsia"/>
                <w:kern w:val="0"/>
                <w:sz w:val="24"/>
              </w:rPr>
              <w:t>In water</w:t>
            </w:r>
            <w:r>
              <w:rPr>
                <w:kern w:val="0"/>
                <w:sz w:val="24"/>
              </w:rPr>
              <w:t>”</w:t>
            </w:r>
            <w:r>
              <w:rPr>
                <w:rFonts w:hint="eastAsia"/>
                <w:kern w:val="0"/>
                <w:sz w:val="24"/>
              </w:rPr>
              <w:t xml:space="preserve"> survey mark</w:t>
            </w:r>
          </w:p>
        </w:tc>
        <w:tc>
          <w:tcPr>
            <w:tcW w:w="2585" w:type="dxa"/>
          </w:tcPr>
          <w:p w14:paraId="545A206C">
            <w:pPr>
              <w:pStyle w:val="5"/>
              <w:spacing w:before="6" w:after="312"/>
              <w:ind w:left="42"/>
            </w:pPr>
            <w:r>
              <w:t>Suitable location</w:t>
            </w:r>
          </w:p>
        </w:tc>
        <w:tc>
          <w:tcPr>
            <w:tcW w:w="3255" w:type="dxa"/>
          </w:tcPr>
          <w:p w14:paraId="03C36FC1">
            <w:pPr>
              <w:autoSpaceDE w:val="0"/>
              <w:autoSpaceDN w:val="0"/>
              <w:adjustRightInd w:val="0"/>
              <w:spacing w:before="6"/>
              <w:ind w:left="103"/>
              <w:jc w:val="left"/>
              <w:rPr>
                <w:kern w:val="0"/>
                <w:sz w:val="24"/>
              </w:rPr>
            </w:pPr>
            <w:r>
              <w:rPr>
                <w:rFonts w:hint="eastAsia"/>
                <w:kern w:val="0"/>
                <w:sz w:val="24"/>
              </w:rPr>
              <w:t>w</w:t>
            </w:r>
            <w:r>
              <w:rPr>
                <w:kern w:val="0"/>
                <w:sz w:val="24"/>
              </w:rPr>
              <w:t xml:space="preserve">elding </w:t>
            </w:r>
            <w:r>
              <w:rPr>
                <w:rFonts w:hint="eastAsia"/>
                <w:kern w:val="0"/>
                <w:sz w:val="24"/>
              </w:rPr>
              <w:t>line</w:t>
            </w:r>
            <w:r>
              <w:rPr>
                <w:kern w:val="0"/>
                <w:sz w:val="24"/>
              </w:rPr>
              <w:t xml:space="preserve"> and painted</w:t>
            </w:r>
          </w:p>
        </w:tc>
      </w:tr>
      <w:tr w14:paraId="5BC48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46A316E8">
            <w:pPr>
              <w:autoSpaceDE w:val="0"/>
              <w:autoSpaceDN w:val="0"/>
              <w:adjustRightInd w:val="0"/>
              <w:spacing w:before="6"/>
              <w:ind w:left="103"/>
              <w:jc w:val="left"/>
              <w:rPr>
                <w:kern w:val="0"/>
                <w:sz w:val="24"/>
              </w:rPr>
            </w:pPr>
            <w:r>
              <w:rPr>
                <w:kern w:val="0"/>
                <w:sz w:val="24"/>
              </w:rPr>
              <w:t>The Builder’s name plate</w:t>
            </w:r>
          </w:p>
        </w:tc>
        <w:tc>
          <w:tcPr>
            <w:tcW w:w="2585" w:type="dxa"/>
          </w:tcPr>
          <w:p w14:paraId="79ADF51A">
            <w:pPr>
              <w:autoSpaceDE w:val="0"/>
              <w:autoSpaceDN w:val="0"/>
              <w:adjustRightInd w:val="0"/>
              <w:spacing w:before="6"/>
              <w:ind w:left="103"/>
              <w:jc w:val="left"/>
              <w:rPr>
                <w:kern w:val="0"/>
                <w:sz w:val="24"/>
              </w:rPr>
            </w:pPr>
            <w:r>
              <w:rPr>
                <w:kern w:val="0"/>
                <w:sz w:val="24"/>
              </w:rPr>
              <w:t>Deckhouse’s entrance</w:t>
            </w:r>
          </w:p>
        </w:tc>
        <w:tc>
          <w:tcPr>
            <w:tcW w:w="3255" w:type="dxa"/>
          </w:tcPr>
          <w:p w14:paraId="610A083D">
            <w:pPr>
              <w:autoSpaceDE w:val="0"/>
              <w:autoSpaceDN w:val="0"/>
              <w:adjustRightInd w:val="0"/>
              <w:spacing w:before="6"/>
              <w:ind w:left="103"/>
              <w:jc w:val="left"/>
              <w:rPr>
                <w:kern w:val="0"/>
                <w:sz w:val="24"/>
              </w:rPr>
            </w:pPr>
            <w:r>
              <w:rPr>
                <w:kern w:val="0"/>
                <w:sz w:val="24"/>
              </w:rPr>
              <w:t>Bronze or artificial marble</w:t>
            </w:r>
          </w:p>
        </w:tc>
      </w:tr>
      <w:tr w14:paraId="1ECD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04E46E98">
            <w:pPr>
              <w:autoSpaceDE w:val="0"/>
              <w:autoSpaceDN w:val="0"/>
              <w:adjustRightInd w:val="0"/>
              <w:spacing w:before="6"/>
              <w:ind w:left="103"/>
              <w:jc w:val="left"/>
              <w:rPr>
                <w:kern w:val="0"/>
                <w:sz w:val="24"/>
              </w:rPr>
            </w:pPr>
            <w:r>
              <w:rPr>
                <w:rFonts w:hint="eastAsia"/>
                <w:kern w:val="0"/>
                <w:sz w:val="24"/>
              </w:rPr>
              <w:t>Company logo</w:t>
            </w:r>
          </w:p>
        </w:tc>
        <w:tc>
          <w:tcPr>
            <w:tcW w:w="2585" w:type="dxa"/>
          </w:tcPr>
          <w:p w14:paraId="761666FB">
            <w:pPr>
              <w:autoSpaceDE w:val="0"/>
              <w:autoSpaceDN w:val="0"/>
              <w:adjustRightInd w:val="0"/>
              <w:spacing w:before="6"/>
              <w:ind w:left="103"/>
              <w:jc w:val="left"/>
              <w:rPr>
                <w:kern w:val="0"/>
                <w:sz w:val="24"/>
              </w:rPr>
            </w:pPr>
            <w:r>
              <w:rPr>
                <w:rFonts w:hint="eastAsia"/>
                <w:kern w:val="0"/>
                <w:sz w:val="24"/>
              </w:rPr>
              <w:t>Side shell</w:t>
            </w:r>
          </w:p>
        </w:tc>
        <w:tc>
          <w:tcPr>
            <w:tcW w:w="3255" w:type="dxa"/>
          </w:tcPr>
          <w:p w14:paraId="4ED5D595">
            <w:pPr>
              <w:autoSpaceDE w:val="0"/>
              <w:autoSpaceDN w:val="0"/>
              <w:adjustRightInd w:val="0"/>
              <w:spacing w:before="6"/>
              <w:ind w:left="103"/>
              <w:jc w:val="left"/>
              <w:rPr>
                <w:kern w:val="0"/>
                <w:sz w:val="24"/>
              </w:rPr>
            </w:pPr>
            <w:r>
              <w:rPr>
                <w:kern w:val="0"/>
                <w:sz w:val="24"/>
              </w:rPr>
              <w:t>Intermittent</w:t>
            </w:r>
            <w:r>
              <w:rPr>
                <w:rFonts w:hint="eastAsia"/>
                <w:kern w:val="0"/>
                <w:sz w:val="24"/>
              </w:rPr>
              <w:t xml:space="preserve"> Welding line and painted</w:t>
            </w:r>
          </w:p>
        </w:tc>
      </w:tr>
      <w:tr w14:paraId="0EF4B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5E457BCE">
            <w:pPr>
              <w:autoSpaceDE w:val="0"/>
              <w:autoSpaceDN w:val="0"/>
              <w:adjustRightInd w:val="0"/>
              <w:spacing w:before="6"/>
              <w:ind w:left="103"/>
              <w:jc w:val="left"/>
              <w:rPr>
                <w:kern w:val="0"/>
                <w:sz w:val="24"/>
              </w:rPr>
            </w:pPr>
            <w:r>
              <w:rPr>
                <w:rFonts w:hint="eastAsia"/>
                <w:kern w:val="0"/>
                <w:sz w:val="24"/>
              </w:rPr>
              <w:t>IMO number</w:t>
            </w:r>
          </w:p>
        </w:tc>
        <w:tc>
          <w:tcPr>
            <w:tcW w:w="2585" w:type="dxa"/>
          </w:tcPr>
          <w:p w14:paraId="6A064C24">
            <w:pPr>
              <w:autoSpaceDE w:val="0"/>
              <w:autoSpaceDN w:val="0"/>
              <w:adjustRightInd w:val="0"/>
              <w:spacing w:before="6"/>
              <w:ind w:left="103"/>
              <w:jc w:val="left"/>
              <w:rPr>
                <w:kern w:val="0"/>
                <w:sz w:val="24"/>
              </w:rPr>
            </w:pPr>
            <w:r>
              <w:rPr>
                <w:rFonts w:hint="eastAsia"/>
                <w:kern w:val="0"/>
                <w:sz w:val="24"/>
              </w:rPr>
              <w:t>S</w:t>
            </w:r>
            <w:r>
              <w:rPr>
                <w:kern w:val="0"/>
                <w:sz w:val="24"/>
              </w:rPr>
              <w:t>tern</w:t>
            </w:r>
            <w:r>
              <w:rPr>
                <w:rFonts w:hint="eastAsia"/>
                <w:kern w:val="0"/>
                <w:sz w:val="24"/>
              </w:rPr>
              <w:t xml:space="preserve"> and E/R forward bulkhead</w:t>
            </w:r>
          </w:p>
        </w:tc>
        <w:tc>
          <w:tcPr>
            <w:tcW w:w="3255" w:type="dxa"/>
          </w:tcPr>
          <w:p w14:paraId="248A22E0">
            <w:pPr>
              <w:autoSpaceDE w:val="0"/>
              <w:autoSpaceDN w:val="0"/>
              <w:adjustRightInd w:val="0"/>
              <w:spacing w:before="6"/>
              <w:ind w:left="103"/>
              <w:jc w:val="left"/>
              <w:rPr>
                <w:kern w:val="0"/>
                <w:sz w:val="24"/>
              </w:rPr>
            </w:pPr>
            <w:r>
              <w:rPr>
                <w:kern w:val="0"/>
                <w:sz w:val="24"/>
              </w:rPr>
              <w:t xml:space="preserve">Intermittent welding line </w:t>
            </w:r>
            <w:r>
              <w:rPr>
                <w:rFonts w:hint="eastAsia"/>
                <w:kern w:val="0"/>
                <w:sz w:val="24"/>
              </w:rPr>
              <w:t xml:space="preserve"> and painted</w:t>
            </w:r>
          </w:p>
        </w:tc>
      </w:tr>
      <w:tr w14:paraId="1F98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rPr>
          <w:jc w:val="center"/>
        </w:trPr>
        <w:tc>
          <w:tcPr>
            <w:tcW w:w="2949" w:type="dxa"/>
          </w:tcPr>
          <w:p w14:paraId="1DECED46">
            <w:pPr>
              <w:autoSpaceDE w:val="0"/>
              <w:autoSpaceDN w:val="0"/>
              <w:adjustRightInd w:val="0"/>
              <w:spacing w:before="6"/>
              <w:ind w:left="103"/>
              <w:jc w:val="left"/>
              <w:rPr>
                <w:kern w:val="0"/>
                <w:sz w:val="24"/>
              </w:rPr>
            </w:pPr>
            <w:r>
              <w:rPr>
                <w:kern w:val="0"/>
                <w:sz w:val="24"/>
              </w:rPr>
              <w:t>Frame number</w:t>
            </w:r>
          </w:p>
        </w:tc>
        <w:tc>
          <w:tcPr>
            <w:tcW w:w="2585" w:type="dxa"/>
          </w:tcPr>
          <w:p w14:paraId="5111414C">
            <w:pPr>
              <w:autoSpaceDE w:val="0"/>
              <w:autoSpaceDN w:val="0"/>
              <w:adjustRightInd w:val="0"/>
              <w:spacing w:before="6"/>
              <w:ind w:left="103"/>
              <w:jc w:val="left"/>
              <w:rPr>
                <w:kern w:val="0"/>
                <w:sz w:val="24"/>
              </w:rPr>
            </w:pPr>
            <w:r>
              <w:rPr>
                <w:rFonts w:hint="eastAsia"/>
                <w:kern w:val="0"/>
                <w:sz w:val="24"/>
              </w:rPr>
              <w:t>I</w:t>
            </w:r>
            <w:r>
              <w:rPr>
                <w:kern w:val="0"/>
                <w:sz w:val="24"/>
              </w:rPr>
              <w:t xml:space="preserve">n </w:t>
            </w:r>
            <w:r>
              <w:rPr>
                <w:rFonts w:hint="eastAsia"/>
                <w:kern w:val="0"/>
                <w:sz w:val="24"/>
              </w:rPr>
              <w:t>under deck passageway</w:t>
            </w:r>
          </w:p>
        </w:tc>
        <w:tc>
          <w:tcPr>
            <w:tcW w:w="3255" w:type="dxa"/>
          </w:tcPr>
          <w:p w14:paraId="323E3647">
            <w:pPr>
              <w:autoSpaceDE w:val="0"/>
              <w:autoSpaceDN w:val="0"/>
              <w:adjustRightInd w:val="0"/>
              <w:spacing w:before="6"/>
              <w:ind w:left="103"/>
              <w:jc w:val="left"/>
              <w:rPr>
                <w:kern w:val="0"/>
                <w:sz w:val="24"/>
              </w:rPr>
            </w:pPr>
            <w:r>
              <w:rPr>
                <w:kern w:val="0"/>
                <w:sz w:val="24"/>
              </w:rPr>
              <w:t>6.0 mm steel plate welded and painted</w:t>
            </w:r>
          </w:p>
        </w:tc>
      </w:tr>
    </w:tbl>
    <w:p w14:paraId="29B5B7DA">
      <w:pPr>
        <w:autoSpaceDE w:val="0"/>
        <w:autoSpaceDN w:val="0"/>
        <w:adjustRightInd w:val="0"/>
        <w:ind w:left="963"/>
        <w:rPr>
          <w:kern w:val="0"/>
          <w:sz w:val="24"/>
        </w:rPr>
      </w:pPr>
    </w:p>
    <w:p w14:paraId="6A8ED320">
      <w:pPr>
        <w:autoSpaceDE w:val="0"/>
        <w:autoSpaceDN w:val="0"/>
        <w:adjustRightInd w:val="0"/>
        <w:ind w:left="963"/>
        <w:rPr>
          <w:kern w:val="0"/>
          <w:sz w:val="24"/>
        </w:rPr>
      </w:pPr>
      <w:r>
        <w:rPr>
          <w:kern w:val="0"/>
          <w:sz w:val="24"/>
        </w:rPr>
        <w:t>Note:</w:t>
      </w:r>
    </w:p>
    <w:p w14:paraId="2BD5E511">
      <w:pPr>
        <w:autoSpaceDE w:val="0"/>
        <w:autoSpaceDN w:val="0"/>
        <w:adjustRightInd w:val="0"/>
        <w:ind w:left="963"/>
        <w:rPr>
          <w:kern w:val="0"/>
          <w:sz w:val="24"/>
        </w:rPr>
      </w:pPr>
      <w:r>
        <w:rPr>
          <w:rFonts w:hint="eastAsia"/>
          <w:kern w:val="0"/>
          <w:sz w:val="24"/>
        </w:rPr>
        <w:t>I</w:t>
      </w:r>
      <w:r>
        <w:rPr>
          <w:kern w:val="0"/>
          <w:sz w:val="24"/>
        </w:rPr>
        <w:t>f bottom plug mark very close to tank boundary name mark,plug name mark will be omitted.</w:t>
      </w:r>
    </w:p>
    <w:p w14:paraId="0111321D">
      <w:pPr>
        <w:autoSpaceDE w:val="0"/>
        <w:autoSpaceDN w:val="0"/>
        <w:adjustRightInd w:val="0"/>
        <w:ind w:left="963"/>
        <w:rPr>
          <w:kern w:val="0"/>
          <w:sz w:val="24"/>
        </w:rPr>
      </w:pPr>
      <w:r>
        <w:rPr>
          <w:kern w:val="0"/>
          <w:sz w:val="24"/>
        </w:rPr>
        <w:t>Pipe outlet mark shall be satisfied with the Rule’s requirement for under water inspection.</w:t>
      </w:r>
    </w:p>
    <w:p w14:paraId="24D43AC5">
      <w:pPr>
        <w:autoSpaceDE w:val="0"/>
        <w:autoSpaceDN w:val="0"/>
        <w:adjustRightInd w:val="0"/>
        <w:ind w:left="963"/>
        <w:rPr>
          <w:kern w:val="0"/>
          <w:sz w:val="24"/>
        </w:rPr>
      </w:pPr>
      <w:r>
        <w:rPr>
          <w:kern w:val="0"/>
          <w:sz w:val="24"/>
        </w:rPr>
        <w:t>Tank name mark welded near the Manhole cover by 6.0 mm steel plate welded and painted. All shell openings under water including inside sea chests shall be clearly and suitably marked with welding bead and painting</w:t>
      </w:r>
    </w:p>
    <w:p w14:paraId="69E309C5">
      <w:pPr>
        <w:autoSpaceDE w:val="0"/>
        <w:autoSpaceDN w:val="0"/>
        <w:adjustRightInd w:val="0"/>
        <w:ind w:left="963"/>
        <w:rPr>
          <w:kern w:val="0"/>
          <w:sz w:val="24"/>
        </w:rPr>
      </w:pPr>
    </w:p>
    <w:p w14:paraId="73843791">
      <w:pPr>
        <w:autoSpaceDE w:val="0"/>
        <w:autoSpaceDN w:val="0"/>
        <w:adjustRightInd w:val="0"/>
        <w:ind w:left="963"/>
        <w:rPr>
          <w:b/>
          <w:kern w:val="0"/>
          <w:sz w:val="24"/>
        </w:rPr>
      </w:pPr>
      <w:r>
        <w:rPr>
          <w:b/>
          <w:kern w:val="0"/>
          <w:sz w:val="24"/>
        </w:rPr>
        <w:t>Design and Type of small name plates for identification of valves, pipes etc shall be</w:t>
      </w:r>
    </w:p>
    <w:p w14:paraId="6AF96AB1">
      <w:pPr>
        <w:autoSpaceDE w:val="0"/>
        <w:autoSpaceDN w:val="0"/>
        <w:adjustRightInd w:val="0"/>
        <w:ind w:left="963"/>
        <w:rPr>
          <w:b/>
          <w:kern w:val="0"/>
          <w:sz w:val="24"/>
        </w:rPr>
      </w:pPr>
      <w:r>
        <w:rPr>
          <w:b/>
          <w:kern w:val="0"/>
          <w:sz w:val="24"/>
        </w:rPr>
        <w:t>provided during plan approval drawing stage.</w:t>
      </w:r>
    </w:p>
    <w:p w14:paraId="60C6E266">
      <w:pPr>
        <w:autoSpaceDE w:val="0"/>
        <w:autoSpaceDN w:val="0"/>
        <w:adjustRightInd w:val="0"/>
        <w:ind w:left="963"/>
        <w:rPr>
          <w:kern w:val="0"/>
          <w:sz w:val="24"/>
        </w:rPr>
      </w:pPr>
    </w:p>
    <w:p w14:paraId="4FC5FED6">
      <w:pPr>
        <w:pStyle w:val="4"/>
        <w:spacing w:before="0" w:after="0"/>
        <w:rPr>
          <w:rFonts w:cs="Arial"/>
        </w:rPr>
      </w:pPr>
      <w:bookmarkStart w:id="209" w:name="_Toc50573830"/>
      <w:r>
        <w:rPr>
          <w:rFonts w:hint="eastAsia" w:cs="Arial"/>
        </w:rPr>
        <w:t>4.7.6</w:t>
      </w:r>
      <w:r>
        <w:rPr>
          <w:rFonts w:cs="Arial"/>
        </w:rPr>
        <w:tab/>
      </w:r>
      <w:r>
        <w:rPr>
          <w:rFonts w:cs="Arial"/>
        </w:rPr>
        <w:t>WORK RAFT</w:t>
      </w:r>
      <w:bookmarkEnd w:id="209"/>
    </w:p>
    <w:p w14:paraId="0310D84D">
      <w:pPr>
        <w:autoSpaceDE w:val="0"/>
        <w:autoSpaceDN w:val="0"/>
        <w:adjustRightInd w:val="0"/>
        <w:ind w:left="963"/>
        <w:jc w:val="left"/>
        <w:rPr>
          <w:kern w:val="0"/>
          <w:sz w:val="24"/>
        </w:rPr>
      </w:pPr>
    </w:p>
    <w:p w14:paraId="333EEA71">
      <w:pPr>
        <w:autoSpaceDE w:val="0"/>
        <w:autoSpaceDN w:val="0"/>
        <w:adjustRightInd w:val="0"/>
        <w:ind w:left="963"/>
        <w:jc w:val="left"/>
        <w:rPr>
          <w:kern w:val="0"/>
          <w:sz w:val="24"/>
        </w:rPr>
      </w:pPr>
      <w:r>
        <w:rPr>
          <w:kern w:val="0"/>
          <w:sz w:val="24"/>
        </w:rPr>
        <w:t>Nil</w:t>
      </w:r>
    </w:p>
    <w:p w14:paraId="0CED2BE1">
      <w:pPr>
        <w:autoSpaceDE w:val="0"/>
        <w:autoSpaceDN w:val="0"/>
        <w:adjustRightInd w:val="0"/>
        <w:jc w:val="left"/>
        <w:rPr>
          <w:kern w:val="0"/>
          <w:sz w:val="20"/>
          <w:szCs w:val="20"/>
        </w:rPr>
      </w:pPr>
    </w:p>
    <w:p w14:paraId="5D8D452F">
      <w:pPr>
        <w:pStyle w:val="4"/>
        <w:spacing w:before="0" w:after="0"/>
        <w:rPr>
          <w:rFonts w:cs="Arial"/>
        </w:rPr>
      </w:pPr>
      <w:bookmarkStart w:id="210" w:name="_Toc50573831"/>
      <w:r>
        <w:rPr>
          <w:rFonts w:hint="eastAsia" w:cs="Arial"/>
        </w:rPr>
        <w:t>4.7.7</w:t>
      </w:r>
      <w:r>
        <w:rPr>
          <w:rFonts w:cs="Arial"/>
        </w:rPr>
        <w:tab/>
      </w:r>
      <w:r>
        <w:rPr>
          <w:rFonts w:hint="eastAsia" w:cs="Arial"/>
        </w:rPr>
        <w:t>GARBAGE store</w:t>
      </w:r>
      <w:bookmarkEnd w:id="210"/>
    </w:p>
    <w:p w14:paraId="3924F847"/>
    <w:p w14:paraId="0669B54F">
      <w:pPr>
        <w:autoSpaceDE w:val="0"/>
        <w:autoSpaceDN w:val="0"/>
        <w:adjustRightInd w:val="0"/>
        <w:ind w:left="963"/>
        <w:rPr>
          <w:kern w:val="0"/>
          <w:sz w:val="24"/>
        </w:rPr>
      </w:pPr>
      <w:r>
        <w:rPr>
          <w:rFonts w:hint="eastAsia"/>
          <w:kern w:val="0"/>
          <w:sz w:val="24"/>
        </w:rPr>
        <w:t>Seven</w:t>
      </w:r>
      <w:r>
        <w:rPr>
          <w:kern w:val="0"/>
          <w:sz w:val="24"/>
        </w:rPr>
        <w:t xml:space="preserve"> (</w:t>
      </w:r>
      <w:r>
        <w:rPr>
          <w:rFonts w:hint="eastAsia"/>
          <w:kern w:val="0"/>
          <w:sz w:val="24"/>
        </w:rPr>
        <w:t>7</w:t>
      </w:r>
      <w:r>
        <w:rPr>
          <w:kern w:val="0"/>
          <w:sz w:val="24"/>
        </w:rPr>
        <w:t xml:space="preserve">) </w:t>
      </w:r>
      <w:r>
        <w:rPr>
          <w:b/>
          <w:i/>
          <w:kern w:val="0"/>
          <w:sz w:val="24"/>
        </w:rPr>
        <w:t>metallic</w:t>
      </w:r>
      <w:r>
        <w:rPr>
          <w:rFonts w:hint="eastAsia"/>
          <w:kern w:val="0"/>
          <w:sz w:val="24"/>
        </w:rPr>
        <w:t xml:space="preserve"> garbage </w:t>
      </w:r>
      <w:r>
        <w:rPr>
          <w:b/>
          <w:i/>
          <w:kern w:val="0"/>
          <w:sz w:val="24"/>
        </w:rPr>
        <w:t>bins with cover</w:t>
      </w:r>
      <w:r>
        <w:rPr>
          <w:rFonts w:hint="eastAsia"/>
          <w:kern w:val="0"/>
          <w:sz w:val="24"/>
        </w:rPr>
        <w:t xml:space="preserve"> shall </w:t>
      </w:r>
      <w:r>
        <w:rPr>
          <w:kern w:val="0"/>
          <w:sz w:val="24"/>
        </w:rPr>
        <w:t xml:space="preserve">be provided in garbage store and faucet for washing </w:t>
      </w:r>
      <w:r>
        <w:rPr>
          <w:rFonts w:hint="eastAsia"/>
          <w:kern w:val="0"/>
          <w:sz w:val="24"/>
        </w:rPr>
        <w:t xml:space="preserve">shall </w:t>
      </w:r>
      <w:r>
        <w:rPr>
          <w:kern w:val="0"/>
          <w:sz w:val="24"/>
        </w:rPr>
        <w:t>be fitted around</w:t>
      </w:r>
      <w:r>
        <w:rPr>
          <w:rFonts w:hint="eastAsia"/>
          <w:kern w:val="0"/>
          <w:sz w:val="24"/>
        </w:rPr>
        <w:t xml:space="preserve"> </w:t>
      </w:r>
      <w:r>
        <w:rPr>
          <w:kern w:val="0"/>
          <w:sz w:val="24"/>
        </w:rPr>
        <w:t>with louver ventilation and mechanical exhaust fan.</w:t>
      </w:r>
    </w:p>
    <w:p w14:paraId="61B134A7">
      <w:pPr>
        <w:autoSpaceDE w:val="0"/>
        <w:autoSpaceDN w:val="0"/>
        <w:adjustRightInd w:val="0"/>
        <w:ind w:left="963"/>
        <w:rPr>
          <w:kern w:val="0"/>
          <w:sz w:val="24"/>
        </w:rPr>
      </w:pPr>
    </w:p>
    <w:p w14:paraId="115D5071">
      <w:pPr>
        <w:autoSpaceDE w:val="0"/>
        <w:autoSpaceDN w:val="0"/>
        <w:adjustRightInd w:val="0"/>
        <w:ind w:left="963"/>
        <w:rPr>
          <w:kern w:val="0"/>
          <w:sz w:val="24"/>
        </w:rPr>
      </w:pPr>
    </w:p>
    <w:p w14:paraId="4C33C878">
      <w:pPr>
        <w:pStyle w:val="4"/>
        <w:spacing w:before="0" w:after="0"/>
        <w:rPr>
          <w:rFonts w:cs="Arial"/>
        </w:rPr>
      </w:pPr>
      <w:bookmarkStart w:id="211" w:name="_Toc50573832"/>
      <w:r>
        <w:rPr>
          <w:rFonts w:hint="eastAsia" w:cs="Arial"/>
        </w:rPr>
        <w:t>4.7.8</w:t>
      </w:r>
      <w:r>
        <w:rPr>
          <w:rFonts w:cs="Arial"/>
        </w:rPr>
        <w:tab/>
      </w:r>
      <w:r>
        <w:rPr>
          <w:rFonts w:cs="Arial"/>
        </w:rPr>
        <w:t>Pipe tunnel trolley</w:t>
      </w:r>
      <w:bookmarkEnd w:id="211"/>
    </w:p>
    <w:p w14:paraId="10CF6D22"/>
    <w:p w14:paraId="0CF91D65">
      <w:pPr>
        <w:autoSpaceDE w:val="0"/>
        <w:autoSpaceDN w:val="0"/>
        <w:adjustRightInd w:val="0"/>
        <w:ind w:left="963"/>
        <w:rPr>
          <w:kern w:val="0"/>
          <w:sz w:val="24"/>
        </w:rPr>
      </w:pPr>
      <w:r>
        <w:rPr>
          <w:kern w:val="0"/>
          <w:sz w:val="24"/>
        </w:rPr>
        <w:t>A manual operated small trolley</w:t>
      </w:r>
      <w:r>
        <w:rPr>
          <w:rFonts w:hint="eastAsia"/>
          <w:kern w:val="0"/>
          <w:sz w:val="24"/>
        </w:rPr>
        <w:t xml:space="preserve"> for carrying </w:t>
      </w:r>
      <w:r>
        <w:rPr>
          <w:kern w:val="0"/>
          <w:sz w:val="24"/>
        </w:rPr>
        <w:t>maintenance</w:t>
      </w:r>
      <w:r>
        <w:rPr>
          <w:rFonts w:hint="eastAsia"/>
          <w:kern w:val="0"/>
          <w:sz w:val="24"/>
        </w:rPr>
        <w:t xml:space="preserve"> parts</w:t>
      </w:r>
      <w:r>
        <w:rPr>
          <w:kern w:val="0"/>
          <w:sz w:val="24"/>
        </w:rPr>
        <w:t xml:space="preserve"> with rail shall be fitted in pipe tunnel.</w:t>
      </w:r>
    </w:p>
    <w:p w14:paraId="242DFA2F">
      <w:pPr>
        <w:autoSpaceDE w:val="0"/>
        <w:autoSpaceDN w:val="0"/>
        <w:adjustRightInd w:val="0"/>
        <w:ind w:left="963"/>
        <w:rPr>
          <w:kern w:val="0"/>
          <w:sz w:val="24"/>
        </w:rPr>
      </w:pPr>
    </w:p>
    <w:p w14:paraId="61D04455">
      <w:pPr>
        <w:pStyle w:val="3"/>
        <w:spacing w:before="0" w:after="0"/>
        <w:jc w:val="left"/>
      </w:pPr>
      <w:bookmarkStart w:id="212" w:name="_Toc50573833"/>
      <w:r>
        <w:rPr>
          <w:rFonts w:hint="eastAsia"/>
        </w:rPr>
        <w:t>4.8</w:t>
      </w:r>
      <w:r>
        <w:tab/>
      </w:r>
      <w:r>
        <w:rPr>
          <w:rFonts w:hint="eastAsia"/>
        </w:rPr>
        <w:t>outfitting for access</w:t>
      </w:r>
      <w:bookmarkEnd w:id="212"/>
    </w:p>
    <w:p w14:paraId="60A7258D">
      <w:pPr>
        <w:autoSpaceDE w:val="0"/>
        <w:autoSpaceDN w:val="0"/>
        <w:adjustRightInd w:val="0"/>
        <w:spacing w:before="6"/>
        <w:jc w:val="left"/>
        <w:rPr>
          <w:rFonts w:ascii="Arial" w:hAnsi="Arial" w:cs="Arial"/>
          <w:kern w:val="0"/>
          <w:sz w:val="28"/>
          <w:szCs w:val="28"/>
        </w:rPr>
      </w:pPr>
    </w:p>
    <w:p w14:paraId="226E2423">
      <w:pPr>
        <w:pStyle w:val="4"/>
        <w:spacing w:before="0" w:after="0"/>
        <w:rPr>
          <w:rFonts w:cs="Arial"/>
        </w:rPr>
      </w:pPr>
      <w:bookmarkStart w:id="213" w:name="_Toc50573834"/>
      <w:r>
        <w:rPr>
          <w:rFonts w:hint="eastAsia" w:cs="Arial"/>
        </w:rPr>
        <w:t>4.8.</w:t>
      </w:r>
      <w:r>
        <w:rPr>
          <w:rFonts w:cs="Arial"/>
        </w:rPr>
        <w:t>1</w:t>
      </w:r>
      <w:r>
        <w:rPr>
          <w:rFonts w:cs="Arial"/>
        </w:rPr>
        <w:tab/>
      </w:r>
      <w:r>
        <w:rPr>
          <w:rFonts w:hint="eastAsia" w:cs="Arial"/>
        </w:rPr>
        <w:t>access</w:t>
      </w:r>
      <w:r>
        <w:rPr>
          <w:rFonts w:cs="Arial"/>
        </w:rPr>
        <w:t xml:space="preserve"> HATCH</w:t>
      </w:r>
      <w:r>
        <w:rPr>
          <w:rFonts w:hint="eastAsia" w:cs="Arial"/>
        </w:rPr>
        <w:t xml:space="preserve">, </w:t>
      </w:r>
      <w:r>
        <w:rPr>
          <w:rFonts w:cs="Arial"/>
        </w:rPr>
        <w:t>MANHOLE</w:t>
      </w:r>
      <w:r>
        <w:rPr>
          <w:rFonts w:hint="eastAsia" w:cs="Arial"/>
        </w:rPr>
        <w:t>cover and steel door</w:t>
      </w:r>
      <w:bookmarkEnd w:id="213"/>
    </w:p>
    <w:p w14:paraId="22D27A50">
      <w:pPr>
        <w:autoSpaceDE w:val="0"/>
        <w:autoSpaceDN w:val="0"/>
        <w:adjustRightInd w:val="0"/>
        <w:spacing w:before="2"/>
        <w:jc w:val="left"/>
        <w:rPr>
          <w:rFonts w:ascii="Arial" w:hAnsi="Arial" w:cs="Arial"/>
          <w:kern w:val="0"/>
          <w:sz w:val="24"/>
        </w:rPr>
      </w:pPr>
    </w:p>
    <w:p w14:paraId="2E017E30">
      <w:pPr>
        <w:pStyle w:val="5"/>
        <w:spacing w:after="312"/>
        <w:ind w:left="42"/>
      </w:pPr>
      <w:r>
        <w:rPr>
          <w:rFonts w:hint="eastAsia"/>
        </w:rPr>
        <w:t>4.8.</w:t>
      </w:r>
      <w:r>
        <w:t>1.1</w:t>
      </w:r>
      <w:r>
        <w:tab/>
      </w:r>
      <w:r>
        <w:t>Access Hatch Cover, Rope Hatch Cover, etc.</w:t>
      </w:r>
    </w:p>
    <w:p w14:paraId="0A85E86A">
      <w:pPr>
        <w:autoSpaceDE w:val="0"/>
        <w:autoSpaceDN w:val="0"/>
        <w:adjustRightInd w:val="0"/>
        <w:ind w:left="963"/>
        <w:rPr>
          <w:kern w:val="0"/>
          <w:sz w:val="24"/>
        </w:rPr>
      </w:pPr>
      <w:r>
        <w:rPr>
          <w:kern w:val="0"/>
          <w:sz w:val="24"/>
        </w:rPr>
        <w:t xml:space="preserve">Hatches for access, etc. </w:t>
      </w:r>
      <w:r>
        <w:rPr>
          <w:rFonts w:hint="eastAsia"/>
          <w:kern w:val="0"/>
          <w:sz w:val="24"/>
        </w:rPr>
        <w:t xml:space="preserve">shall </w:t>
      </w:r>
      <w:r>
        <w:rPr>
          <w:kern w:val="0"/>
          <w:sz w:val="24"/>
        </w:rPr>
        <w:t xml:space="preserve">be provided to the space listed in the table hereinafter. Nuts, bolts for hatches on weather deck </w:t>
      </w:r>
      <w:r>
        <w:rPr>
          <w:rFonts w:hint="eastAsia"/>
          <w:kern w:val="0"/>
          <w:sz w:val="24"/>
        </w:rPr>
        <w:t xml:space="preserve">shall </w:t>
      </w:r>
      <w:r>
        <w:rPr>
          <w:kern w:val="0"/>
          <w:sz w:val="24"/>
        </w:rPr>
        <w:t>be of stainless steel</w:t>
      </w:r>
      <w:r>
        <w:rPr>
          <w:rFonts w:hint="eastAsia"/>
          <w:kern w:val="0"/>
          <w:sz w:val="24"/>
        </w:rPr>
        <w:t xml:space="preserve"> SUS304</w:t>
      </w:r>
      <w:r>
        <w:rPr>
          <w:kern w:val="0"/>
          <w:sz w:val="24"/>
        </w:rPr>
        <w:t>.</w:t>
      </w:r>
    </w:p>
    <w:p w14:paraId="33A3F117">
      <w:pPr>
        <w:autoSpaceDE w:val="0"/>
        <w:autoSpaceDN w:val="0"/>
        <w:adjustRightInd w:val="0"/>
        <w:ind w:left="963"/>
        <w:rPr>
          <w:kern w:val="0"/>
          <w:sz w:val="24"/>
        </w:rPr>
      </w:pPr>
    </w:p>
    <w:p w14:paraId="731FBA52">
      <w:pPr>
        <w:autoSpaceDE w:val="0"/>
        <w:autoSpaceDN w:val="0"/>
        <w:adjustRightInd w:val="0"/>
        <w:ind w:left="963"/>
        <w:rPr>
          <w:kern w:val="0"/>
          <w:sz w:val="24"/>
        </w:rPr>
      </w:pPr>
      <w:r>
        <w:rPr>
          <w:kern w:val="0"/>
          <w:sz w:val="24"/>
        </w:rPr>
        <w:t xml:space="preserve">The coaming height </w:t>
      </w:r>
      <w:r>
        <w:rPr>
          <w:rFonts w:hint="eastAsia"/>
          <w:kern w:val="0"/>
          <w:sz w:val="24"/>
        </w:rPr>
        <w:t xml:space="preserve">shall </w:t>
      </w:r>
      <w:r>
        <w:rPr>
          <w:kern w:val="0"/>
          <w:sz w:val="24"/>
        </w:rPr>
        <w:t xml:space="preserve">be complied with </w:t>
      </w:r>
      <w:r>
        <w:rPr>
          <w:rFonts w:hint="eastAsia"/>
          <w:kern w:val="0"/>
          <w:sz w:val="24"/>
        </w:rPr>
        <w:t xml:space="preserve">ICLL </w:t>
      </w:r>
      <w:r>
        <w:rPr>
          <w:kern w:val="0"/>
          <w:sz w:val="24"/>
        </w:rPr>
        <w:t xml:space="preserve">requirement and all weather-tight doors and hatches </w:t>
      </w:r>
      <w:r>
        <w:rPr>
          <w:rFonts w:hint="eastAsia"/>
          <w:kern w:val="0"/>
          <w:sz w:val="24"/>
        </w:rPr>
        <w:t xml:space="preserve">shall </w:t>
      </w:r>
      <w:r>
        <w:rPr>
          <w:kern w:val="0"/>
          <w:sz w:val="24"/>
        </w:rPr>
        <w:t>be tested according to class approved method..</w:t>
      </w:r>
    </w:p>
    <w:p w14:paraId="443FAD06">
      <w:pPr>
        <w:autoSpaceDE w:val="0"/>
        <w:autoSpaceDN w:val="0"/>
        <w:adjustRightInd w:val="0"/>
        <w:spacing w:before="20"/>
        <w:rPr>
          <w:kern w:val="0"/>
          <w:sz w:val="26"/>
          <w:szCs w:val="26"/>
        </w:rPr>
      </w:pPr>
    </w:p>
    <w:p w14:paraId="7CAFAE8A">
      <w:pPr>
        <w:autoSpaceDE w:val="0"/>
        <w:autoSpaceDN w:val="0"/>
        <w:adjustRightInd w:val="0"/>
        <w:ind w:left="963"/>
        <w:rPr>
          <w:kern w:val="0"/>
          <w:sz w:val="24"/>
        </w:rPr>
      </w:pPr>
      <w:r>
        <w:rPr>
          <w:kern w:val="0"/>
          <w:sz w:val="24"/>
        </w:rPr>
        <w:t xml:space="preserve">All hatches except </w:t>
      </w:r>
      <w:r>
        <w:rPr>
          <w:rFonts w:hint="eastAsia"/>
          <w:kern w:val="0"/>
          <w:sz w:val="24"/>
        </w:rPr>
        <w:t>those specially indicated</w:t>
      </w:r>
      <w:r>
        <w:rPr>
          <w:kern w:val="0"/>
          <w:sz w:val="24"/>
        </w:rPr>
        <w:t xml:space="preserve"> shall be of hinged type.</w:t>
      </w:r>
    </w:p>
    <w:p w14:paraId="4BCAFDCE">
      <w:pPr>
        <w:autoSpaceDE w:val="0"/>
        <w:autoSpaceDN w:val="0"/>
        <w:adjustRightInd w:val="0"/>
        <w:spacing w:before="19"/>
        <w:rPr>
          <w:kern w:val="0"/>
          <w:sz w:val="26"/>
          <w:szCs w:val="26"/>
        </w:rPr>
      </w:pPr>
    </w:p>
    <w:p w14:paraId="23FE7312">
      <w:pPr>
        <w:autoSpaceDE w:val="0"/>
        <w:autoSpaceDN w:val="0"/>
        <w:adjustRightInd w:val="0"/>
        <w:ind w:left="963"/>
        <w:rPr>
          <w:kern w:val="0"/>
          <w:sz w:val="24"/>
        </w:rPr>
      </w:pPr>
      <w:r>
        <w:rPr>
          <w:kern w:val="0"/>
          <w:sz w:val="24"/>
        </w:rPr>
        <w:t xml:space="preserve">Number and size of hatches for </w:t>
      </w:r>
      <w:r>
        <w:rPr>
          <w:rFonts w:hint="eastAsia"/>
          <w:kern w:val="0"/>
          <w:sz w:val="24"/>
        </w:rPr>
        <w:t xml:space="preserve">each </w:t>
      </w:r>
      <w:r>
        <w:rPr>
          <w:kern w:val="0"/>
          <w:sz w:val="24"/>
        </w:rPr>
        <w:t xml:space="preserve">compartment </w:t>
      </w:r>
      <w:r>
        <w:rPr>
          <w:rFonts w:hint="eastAsia"/>
          <w:kern w:val="0"/>
          <w:sz w:val="24"/>
        </w:rPr>
        <w:t xml:space="preserve">to be </w:t>
      </w:r>
      <w:r>
        <w:rPr>
          <w:kern w:val="0"/>
          <w:sz w:val="24"/>
        </w:rPr>
        <w:t>as follows:</w:t>
      </w:r>
    </w:p>
    <w:p w14:paraId="19F4F1C0">
      <w:pPr>
        <w:autoSpaceDE w:val="0"/>
        <w:autoSpaceDN w:val="0"/>
        <w:adjustRightInd w:val="0"/>
        <w:ind w:left="963"/>
        <w:rPr>
          <w:kern w:val="0"/>
          <w:sz w:val="24"/>
        </w:rPr>
      </w:pPr>
    </w:p>
    <w:tbl>
      <w:tblPr>
        <w:tblStyle w:val="40"/>
        <w:tblW w:w="0" w:type="auto"/>
        <w:tblInd w:w="10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18"/>
        <w:gridCol w:w="992"/>
        <w:gridCol w:w="4395"/>
      </w:tblGrid>
      <w:tr w14:paraId="181D1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3" w:hRule="atLeast"/>
        </w:trPr>
        <w:tc>
          <w:tcPr>
            <w:tcW w:w="3118" w:type="dxa"/>
          </w:tcPr>
          <w:p w14:paraId="1F2D5C33">
            <w:pPr>
              <w:overflowPunct w:val="0"/>
              <w:autoSpaceDE w:val="0"/>
              <w:autoSpaceDN w:val="0"/>
              <w:adjustRightInd w:val="0"/>
              <w:spacing w:line="240" w:lineRule="exact"/>
              <w:ind w:firstLine="2"/>
              <w:jc w:val="center"/>
              <w:rPr>
                <w:rFonts w:eastAsia="黑体"/>
                <w:snapToGrid w:val="0"/>
                <w:sz w:val="24"/>
              </w:rPr>
            </w:pPr>
            <w:r>
              <w:rPr>
                <w:rFonts w:eastAsia="黑体"/>
                <w:snapToGrid w:val="0"/>
                <w:sz w:val="24"/>
              </w:rPr>
              <w:t>Served Space</w:t>
            </w:r>
          </w:p>
        </w:tc>
        <w:tc>
          <w:tcPr>
            <w:tcW w:w="992" w:type="dxa"/>
          </w:tcPr>
          <w:p w14:paraId="3F5FCC23">
            <w:pPr>
              <w:overflowPunct w:val="0"/>
              <w:autoSpaceDE w:val="0"/>
              <w:autoSpaceDN w:val="0"/>
              <w:adjustRightInd w:val="0"/>
              <w:spacing w:line="240" w:lineRule="exact"/>
              <w:ind w:firstLine="2"/>
              <w:jc w:val="center"/>
              <w:rPr>
                <w:rFonts w:eastAsia="黑体"/>
                <w:snapToGrid w:val="0"/>
                <w:sz w:val="24"/>
              </w:rPr>
            </w:pPr>
            <w:r>
              <w:rPr>
                <w:rFonts w:eastAsia="黑体"/>
                <w:snapToGrid w:val="0"/>
                <w:sz w:val="24"/>
              </w:rPr>
              <w:t>Number</w:t>
            </w:r>
          </w:p>
        </w:tc>
        <w:tc>
          <w:tcPr>
            <w:tcW w:w="4395" w:type="dxa"/>
          </w:tcPr>
          <w:p w14:paraId="6097FFC1">
            <w:pPr>
              <w:overflowPunct w:val="0"/>
              <w:autoSpaceDE w:val="0"/>
              <w:autoSpaceDN w:val="0"/>
              <w:adjustRightInd w:val="0"/>
              <w:spacing w:line="240" w:lineRule="exact"/>
              <w:ind w:firstLine="2"/>
              <w:jc w:val="center"/>
              <w:rPr>
                <w:rFonts w:eastAsia="黑体"/>
                <w:snapToGrid w:val="0"/>
                <w:sz w:val="24"/>
              </w:rPr>
            </w:pPr>
            <w:r>
              <w:rPr>
                <w:rFonts w:eastAsia="黑体"/>
                <w:snapToGrid w:val="0"/>
                <w:sz w:val="24"/>
              </w:rPr>
              <w:t>Size (mm)</w:t>
            </w:r>
          </w:p>
        </w:tc>
      </w:tr>
      <w:tr w14:paraId="0F9D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3" w:hRule="atLeast"/>
        </w:trPr>
        <w:tc>
          <w:tcPr>
            <w:tcW w:w="3118" w:type="dxa"/>
          </w:tcPr>
          <w:p w14:paraId="4467A060">
            <w:pPr>
              <w:overflowPunct w:val="0"/>
              <w:autoSpaceDE w:val="0"/>
              <w:autoSpaceDN w:val="0"/>
              <w:adjustRightInd w:val="0"/>
              <w:spacing w:line="260" w:lineRule="exact"/>
              <w:jc w:val="left"/>
              <w:rPr>
                <w:rFonts w:eastAsia="黑体"/>
                <w:snapToGrid w:val="0"/>
                <w:sz w:val="24"/>
              </w:rPr>
            </w:pPr>
            <w:r>
              <w:rPr>
                <w:rFonts w:eastAsia="黑体"/>
                <w:snapToGrid w:val="0"/>
                <w:sz w:val="24"/>
              </w:rPr>
              <w:t xml:space="preserve">Rope store </w:t>
            </w:r>
          </w:p>
        </w:tc>
        <w:tc>
          <w:tcPr>
            <w:tcW w:w="992" w:type="dxa"/>
          </w:tcPr>
          <w:p w14:paraId="378F9F0E">
            <w:pPr>
              <w:overflowPunct w:val="0"/>
              <w:autoSpaceDE w:val="0"/>
              <w:autoSpaceDN w:val="0"/>
              <w:adjustRightInd w:val="0"/>
              <w:spacing w:line="260" w:lineRule="exact"/>
              <w:jc w:val="center"/>
              <w:rPr>
                <w:rFonts w:eastAsia="黑体"/>
                <w:snapToGrid w:val="0"/>
                <w:sz w:val="24"/>
              </w:rPr>
            </w:pPr>
            <w:r>
              <w:rPr>
                <w:rFonts w:eastAsia="黑体"/>
                <w:snapToGrid w:val="0"/>
                <w:sz w:val="24"/>
              </w:rPr>
              <w:t>1</w:t>
            </w:r>
          </w:p>
        </w:tc>
        <w:tc>
          <w:tcPr>
            <w:tcW w:w="4395" w:type="dxa"/>
          </w:tcPr>
          <w:p w14:paraId="397F9750">
            <w:pPr>
              <w:overflowPunct w:val="0"/>
              <w:autoSpaceDE w:val="0"/>
              <w:autoSpaceDN w:val="0"/>
              <w:adjustRightInd w:val="0"/>
              <w:spacing w:line="260" w:lineRule="exact"/>
              <w:jc w:val="center"/>
              <w:rPr>
                <w:rFonts w:eastAsia="黑体"/>
                <w:snapToGrid w:val="0"/>
                <w:sz w:val="24"/>
              </w:rPr>
            </w:pPr>
            <w:r>
              <w:rPr>
                <w:rFonts w:hint="eastAsia" w:eastAsia="黑体"/>
                <w:snapToGrid w:val="0"/>
                <w:sz w:val="24"/>
              </w:rPr>
              <w:t>Ф</w:t>
            </w:r>
            <w:r>
              <w:rPr>
                <w:rFonts w:eastAsia="黑体"/>
                <w:snapToGrid w:val="0"/>
                <w:sz w:val="24"/>
              </w:rPr>
              <w:t xml:space="preserve"> 600</w:t>
            </w:r>
          </w:p>
        </w:tc>
      </w:tr>
      <w:tr w14:paraId="39FBF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3" w:hRule="atLeast"/>
        </w:trPr>
        <w:tc>
          <w:tcPr>
            <w:tcW w:w="3118" w:type="dxa"/>
          </w:tcPr>
          <w:p w14:paraId="02F80D1B">
            <w:pPr>
              <w:overflowPunct w:val="0"/>
              <w:autoSpaceDE w:val="0"/>
              <w:autoSpaceDN w:val="0"/>
              <w:adjustRightInd w:val="0"/>
              <w:spacing w:line="260" w:lineRule="exact"/>
              <w:jc w:val="left"/>
              <w:rPr>
                <w:rFonts w:eastAsia="黑体"/>
                <w:snapToGrid w:val="0"/>
                <w:sz w:val="24"/>
              </w:rPr>
            </w:pPr>
            <w:r>
              <w:rPr>
                <w:rFonts w:eastAsia="黑体"/>
                <w:snapToGrid w:val="0"/>
                <w:sz w:val="24"/>
              </w:rPr>
              <w:t>Bosun store</w:t>
            </w:r>
          </w:p>
        </w:tc>
        <w:tc>
          <w:tcPr>
            <w:tcW w:w="992" w:type="dxa"/>
          </w:tcPr>
          <w:p w14:paraId="54D85238">
            <w:pPr>
              <w:overflowPunct w:val="0"/>
              <w:autoSpaceDE w:val="0"/>
              <w:autoSpaceDN w:val="0"/>
              <w:adjustRightInd w:val="0"/>
              <w:spacing w:line="260" w:lineRule="exact"/>
              <w:jc w:val="center"/>
              <w:rPr>
                <w:rFonts w:eastAsia="黑体"/>
                <w:snapToGrid w:val="0"/>
                <w:sz w:val="24"/>
              </w:rPr>
            </w:pPr>
            <w:r>
              <w:rPr>
                <w:rFonts w:eastAsia="黑体"/>
                <w:snapToGrid w:val="0"/>
                <w:sz w:val="24"/>
              </w:rPr>
              <w:t>1</w:t>
            </w:r>
          </w:p>
        </w:tc>
        <w:tc>
          <w:tcPr>
            <w:tcW w:w="4395" w:type="dxa"/>
          </w:tcPr>
          <w:p w14:paraId="3790F947">
            <w:pPr>
              <w:overflowPunct w:val="0"/>
              <w:autoSpaceDE w:val="0"/>
              <w:autoSpaceDN w:val="0"/>
              <w:adjustRightInd w:val="0"/>
              <w:spacing w:line="260" w:lineRule="exact"/>
              <w:jc w:val="center"/>
              <w:rPr>
                <w:rFonts w:eastAsia="黑体"/>
                <w:snapToGrid w:val="0"/>
                <w:sz w:val="24"/>
              </w:rPr>
            </w:pPr>
            <w:r>
              <w:rPr>
                <w:rFonts w:eastAsia="黑体"/>
                <w:snapToGrid w:val="0"/>
                <w:sz w:val="24"/>
              </w:rPr>
              <w:t>1</w:t>
            </w:r>
            <w:r>
              <w:rPr>
                <w:rFonts w:hint="eastAsia" w:eastAsia="黑体"/>
                <w:snapToGrid w:val="0"/>
                <w:sz w:val="24"/>
              </w:rPr>
              <w:t>,</w:t>
            </w:r>
            <w:r>
              <w:rPr>
                <w:rFonts w:eastAsia="黑体"/>
                <w:snapToGrid w:val="0"/>
                <w:sz w:val="24"/>
              </w:rPr>
              <w:t>200 x 1</w:t>
            </w:r>
            <w:r>
              <w:rPr>
                <w:rFonts w:hint="eastAsia" w:eastAsia="黑体"/>
                <w:snapToGrid w:val="0"/>
                <w:sz w:val="24"/>
              </w:rPr>
              <w:t>,</w:t>
            </w:r>
            <w:r>
              <w:rPr>
                <w:rFonts w:eastAsia="黑体"/>
                <w:snapToGrid w:val="0"/>
                <w:sz w:val="24"/>
              </w:rPr>
              <w:t>200 (sq.)</w:t>
            </w:r>
          </w:p>
        </w:tc>
      </w:tr>
      <w:tr w14:paraId="2BF51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625" w:hRule="atLeast"/>
        </w:trPr>
        <w:tc>
          <w:tcPr>
            <w:tcW w:w="3118" w:type="dxa"/>
          </w:tcPr>
          <w:p w14:paraId="3BFE362B">
            <w:pPr>
              <w:overflowPunct w:val="0"/>
              <w:autoSpaceDE w:val="0"/>
              <w:autoSpaceDN w:val="0"/>
              <w:adjustRightInd w:val="0"/>
              <w:spacing w:line="260" w:lineRule="exact"/>
              <w:jc w:val="left"/>
              <w:rPr>
                <w:rFonts w:eastAsia="黑体"/>
                <w:snapToGrid w:val="0"/>
                <w:sz w:val="24"/>
              </w:rPr>
            </w:pPr>
            <w:r>
              <w:rPr>
                <w:rFonts w:eastAsia="黑体"/>
                <w:snapToGrid w:val="0"/>
                <w:sz w:val="24"/>
              </w:rPr>
              <w:t>Cargo hold</w:t>
            </w:r>
          </w:p>
        </w:tc>
        <w:tc>
          <w:tcPr>
            <w:tcW w:w="992" w:type="dxa"/>
          </w:tcPr>
          <w:p w14:paraId="1DB20082">
            <w:pPr>
              <w:overflowPunct w:val="0"/>
              <w:autoSpaceDE w:val="0"/>
              <w:autoSpaceDN w:val="0"/>
              <w:adjustRightInd w:val="0"/>
              <w:spacing w:line="260" w:lineRule="exact"/>
              <w:jc w:val="center"/>
              <w:rPr>
                <w:rFonts w:eastAsia="黑体"/>
                <w:b/>
                <w:snapToGrid w:val="0"/>
                <w:sz w:val="24"/>
              </w:rPr>
            </w:pPr>
            <w:r>
              <w:rPr>
                <w:rFonts w:hint="eastAsia" w:eastAsia="黑体"/>
                <w:b/>
                <w:snapToGrid w:val="0"/>
                <w:sz w:val="24"/>
              </w:rPr>
              <w:t xml:space="preserve">2 </w:t>
            </w:r>
          </w:p>
        </w:tc>
        <w:tc>
          <w:tcPr>
            <w:tcW w:w="4395" w:type="dxa"/>
          </w:tcPr>
          <w:p w14:paraId="7024DB96">
            <w:pPr>
              <w:overflowPunct w:val="0"/>
              <w:autoSpaceDE w:val="0"/>
              <w:autoSpaceDN w:val="0"/>
              <w:adjustRightInd w:val="0"/>
              <w:spacing w:line="260" w:lineRule="exact"/>
              <w:jc w:val="center"/>
              <w:rPr>
                <w:rFonts w:eastAsia="黑体"/>
                <w:snapToGrid w:val="0"/>
                <w:sz w:val="24"/>
              </w:rPr>
            </w:pPr>
            <w:r>
              <w:rPr>
                <w:rFonts w:eastAsia="黑体"/>
                <w:snapToGrid w:val="0"/>
                <w:sz w:val="24"/>
              </w:rPr>
              <w:t>630 x 830</w:t>
            </w:r>
          </w:p>
        </w:tc>
      </w:tr>
      <w:tr w14:paraId="459C4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3" w:hRule="atLeast"/>
        </w:trPr>
        <w:tc>
          <w:tcPr>
            <w:tcW w:w="3118" w:type="dxa"/>
          </w:tcPr>
          <w:p w14:paraId="2B5A416C">
            <w:pPr>
              <w:overflowPunct w:val="0"/>
              <w:autoSpaceDE w:val="0"/>
              <w:autoSpaceDN w:val="0"/>
              <w:adjustRightInd w:val="0"/>
              <w:spacing w:line="260" w:lineRule="exact"/>
              <w:jc w:val="left"/>
              <w:rPr>
                <w:rFonts w:eastAsia="黑体"/>
                <w:snapToGrid w:val="0"/>
                <w:sz w:val="24"/>
              </w:rPr>
            </w:pPr>
            <w:r>
              <w:rPr>
                <w:rFonts w:eastAsia="黑体"/>
                <w:snapToGrid w:val="0"/>
                <w:sz w:val="24"/>
              </w:rPr>
              <w:t>Engine room</w:t>
            </w:r>
          </w:p>
        </w:tc>
        <w:tc>
          <w:tcPr>
            <w:tcW w:w="992" w:type="dxa"/>
          </w:tcPr>
          <w:p w14:paraId="12D09942">
            <w:pPr>
              <w:overflowPunct w:val="0"/>
              <w:autoSpaceDE w:val="0"/>
              <w:autoSpaceDN w:val="0"/>
              <w:adjustRightInd w:val="0"/>
              <w:spacing w:line="260" w:lineRule="exact"/>
              <w:jc w:val="center"/>
              <w:rPr>
                <w:rFonts w:eastAsia="黑体"/>
                <w:snapToGrid w:val="0"/>
                <w:sz w:val="24"/>
              </w:rPr>
            </w:pPr>
            <w:r>
              <w:rPr>
                <w:rFonts w:hint="eastAsia" w:eastAsia="黑体"/>
                <w:snapToGrid w:val="0"/>
                <w:sz w:val="24"/>
              </w:rPr>
              <w:t>1</w:t>
            </w:r>
          </w:p>
          <w:p w14:paraId="19E0438C">
            <w:pPr>
              <w:overflowPunct w:val="0"/>
              <w:autoSpaceDE w:val="0"/>
              <w:autoSpaceDN w:val="0"/>
              <w:adjustRightInd w:val="0"/>
              <w:spacing w:line="260" w:lineRule="exact"/>
              <w:jc w:val="center"/>
              <w:rPr>
                <w:rFonts w:eastAsia="黑体"/>
                <w:snapToGrid w:val="0"/>
                <w:sz w:val="24"/>
              </w:rPr>
            </w:pPr>
            <w:r>
              <w:rPr>
                <w:rFonts w:hint="eastAsia" w:eastAsia="黑体"/>
                <w:snapToGrid w:val="0"/>
                <w:sz w:val="24"/>
              </w:rPr>
              <w:t>1</w:t>
            </w:r>
          </w:p>
        </w:tc>
        <w:tc>
          <w:tcPr>
            <w:tcW w:w="4395" w:type="dxa"/>
          </w:tcPr>
          <w:p w14:paraId="3669B2ED">
            <w:pPr>
              <w:overflowPunct w:val="0"/>
              <w:autoSpaceDE w:val="0"/>
              <w:autoSpaceDN w:val="0"/>
              <w:adjustRightInd w:val="0"/>
              <w:spacing w:line="260" w:lineRule="exact"/>
              <w:jc w:val="center"/>
              <w:rPr>
                <w:rFonts w:eastAsia="黑体"/>
                <w:snapToGrid w:val="0"/>
                <w:sz w:val="24"/>
              </w:rPr>
            </w:pPr>
            <w:r>
              <w:rPr>
                <w:rFonts w:eastAsia="黑体"/>
                <w:snapToGrid w:val="0"/>
                <w:sz w:val="24"/>
              </w:rPr>
              <w:t>1</w:t>
            </w:r>
            <w:r>
              <w:rPr>
                <w:rFonts w:hint="eastAsia" w:eastAsia="黑体"/>
                <w:snapToGrid w:val="0"/>
                <w:sz w:val="24"/>
              </w:rPr>
              <w:t>,</w:t>
            </w:r>
            <w:r>
              <w:rPr>
                <w:rFonts w:eastAsia="黑体"/>
                <w:snapToGrid w:val="0"/>
                <w:sz w:val="24"/>
              </w:rPr>
              <w:t>600 x 2</w:t>
            </w:r>
            <w:r>
              <w:rPr>
                <w:rFonts w:hint="eastAsia" w:eastAsia="黑体"/>
                <w:snapToGrid w:val="0"/>
                <w:sz w:val="24"/>
              </w:rPr>
              <w:t>,</w:t>
            </w:r>
            <w:r>
              <w:rPr>
                <w:rFonts w:eastAsia="黑体"/>
                <w:snapToGrid w:val="0"/>
                <w:sz w:val="24"/>
              </w:rPr>
              <w:t>000</w:t>
            </w:r>
          </w:p>
          <w:p w14:paraId="5B5D3B26">
            <w:pPr>
              <w:overflowPunct w:val="0"/>
              <w:autoSpaceDE w:val="0"/>
              <w:autoSpaceDN w:val="0"/>
              <w:adjustRightInd w:val="0"/>
              <w:spacing w:line="260" w:lineRule="exact"/>
              <w:jc w:val="center"/>
              <w:rPr>
                <w:rFonts w:eastAsia="黑体"/>
                <w:snapToGrid w:val="0"/>
                <w:sz w:val="24"/>
              </w:rPr>
            </w:pPr>
            <w:r>
              <w:rPr>
                <w:rFonts w:hint="eastAsia" w:eastAsia="黑体"/>
                <w:snapToGrid w:val="0"/>
                <w:sz w:val="24"/>
              </w:rPr>
              <w:t>(bolted flush type)</w:t>
            </w:r>
          </w:p>
        </w:tc>
      </w:tr>
      <w:tr w14:paraId="4EA00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3" w:hRule="atLeast"/>
        </w:trPr>
        <w:tc>
          <w:tcPr>
            <w:tcW w:w="3118" w:type="dxa"/>
          </w:tcPr>
          <w:p w14:paraId="07836C2C">
            <w:pPr>
              <w:overflowPunct w:val="0"/>
              <w:autoSpaceDE w:val="0"/>
              <w:autoSpaceDN w:val="0"/>
              <w:adjustRightInd w:val="0"/>
              <w:spacing w:line="260" w:lineRule="exact"/>
              <w:jc w:val="left"/>
              <w:rPr>
                <w:rFonts w:eastAsia="黑体"/>
                <w:snapToGrid w:val="0"/>
                <w:sz w:val="24"/>
              </w:rPr>
            </w:pPr>
          </w:p>
        </w:tc>
        <w:tc>
          <w:tcPr>
            <w:tcW w:w="992" w:type="dxa"/>
          </w:tcPr>
          <w:p w14:paraId="65A4F382">
            <w:pPr>
              <w:overflowPunct w:val="0"/>
              <w:autoSpaceDE w:val="0"/>
              <w:autoSpaceDN w:val="0"/>
              <w:adjustRightInd w:val="0"/>
              <w:spacing w:line="260" w:lineRule="exact"/>
              <w:jc w:val="center"/>
              <w:rPr>
                <w:rFonts w:eastAsia="黑体"/>
                <w:snapToGrid w:val="0"/>
                <w:sz w:val="24"/>
              </w:rPr>
            </w:pPr>
          </w:p>
        </w:tc>
        <w:tc>
          <w:tcPr>
            <w:tcW w:w="4395" w:type="dxa"/>
          </w:tcPr>
          <w:p w14:paraId="290C9397">
            <w:pPr>
              <w:overflowPunct w:val="0"/>
              <w:autoSpaceDE w:val="0"/>
              <w:autoSpaceDN w:val="0"/>
              <w:adjustRightInd w:val="0"/>
              <w:spacing w:line="260" w:lineRule="exact"/>
              <w:jc w:val="center"/>
              <w:rPr>
                <w:rFonts w:eastAsia="黑体"/>
                <w:snapToGrid w:val="0"/>
                <w:sz w:val="24"/>
              </w:rPr>
            </w:pPr>
          </w:p>
        </w:tc>
      </w:tr>
      <w:tr w14:paraId="3D77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3" w:hRule="atLeast"/>
        </w:trPr>
        <w:tc>
          <w:tcPr>
            <w:tcW w:w="3118" w:type="dxa"/>
          </w:tcPr>
          <w:p w14:paraId="74227D9F">
            <w:pPr>
              <w:overflowPunct w:val="0"/>
              <w:autoSpaceDE w:val="0"/>
              <w:autoSpaceDN w:val="0"/>
              <w:adjustRightInd w:val="0"/>
              <w:spacing w:line="260" w:lineRule="exact"/>
              <w:jc w:val="left"/>
              <w:rPr>
                <w:rFonts w:eastAsia="黑体"/>
                <w:b/>
                <w:i/>
                <w:snapToGrid w:val="0"/>
                <w:sz w:val="24"/>
              </w:rPr>
            </w:pPr>
            <w:r>
              <w:rPr>
                <w:rFonts w:eastAsia="黑体"/>
                <w:b/>
                <w:i/>
                <w:snapToGrid w:val="0"/>
                <w:sz w:val="24"/>
              </w:rPr>
              <w:t>E</w:t>
            </w:r>
            <w:r>
              <w:rPr>
                <w:rFonts w:hint="eastAsia" w:eastAsia="黑体"/>
                <w:b/>
                <w:i/>
                <w:snapToGrid w:val="0"/>
                <w:sz w:val="24"/>
              </w:rPr>
              <w:t>scape access from engine room</w:t>
            </w:r>
          </w:p>
        </w:tc>
        <w:tc>
          <w:tcPr>
            <w:tcW w:w="992" w:type="dxa"/>
          </w:tcPr>
          <w:p w14:paraId="283FCFD5">
            <w:pPr>
              <w:overflowPunct w:val="0"/>
              <w:autoSpaceDE w:val="0"/>
              <w:autoSpaceDN w:val="0"/>
              <w:adjustRightInd w:val="0"/>
              <w:spacing w:line="260" w:lineRule="exact"/>
              <w:jc w:val="center"/>
              <w:rPr>
                <w:rFonts w:eastAsia="黑体"/>
                <w:b/>
                <w:i/>
                <w:snapToGrid w:val="0"/>
                <w:sz w:val="24"/>
              </w:rPr>
            </w:pPr>
            <w:r>
              <w:rPr>
                <w:rFonts w:hint="eastAsia" w:eastAsia="黑体"/>
                <w:b/>
                <w:i/>
                <w:snapToGrid w:val="0"/>
                <w:sz w:val="24"/>
              </w:rPr>
              <w:t>1</w:t>
            </w:r>
          </w:p>
        </w:tc>
        <w:tc>
          <w:tcPr>
            <w:tcW w:w="4395" w:type="dxa"/>
          </w:tcPr>
          <w:p w14:paraId="3B9DBB2D">
            <w:pPr>
              <w:overflowPunct w:val="0"/>
              <w:autoSpaceDE w:val="0"/>
              <w:autoSpaceDN w:val="0"/>
              <w:adjustRightInd w:val="0"/>
              <w:spacing w:line="260" w:lineRule="exact"/>
              <w:jc w:val="center"/>
              <w:rPr>
                <w:rFonts w:eastAsia="黑体"/>
                <w:b/>
                <w:i/>
                <w:snapToGrid w:val="0"/>
                <w:sz w:val="24"/>
              </w:rPr>
            </w:pPr>
            <w:r>
              <w:rPr>
                <w:rFonts w:hint="eastAsia" w:eastAsia="黑体"/>
                <w:b/>
                <w:i/>
                <w:snapToGrid w:val="0"/>
                <w:sz w:val="24"/>
              </w:rPr>
              <w:t>8</w:t>
            </w:r>
            <w:r>
              <w:rPr>
                <w:rFonts w:eastAsia="黑体"/>
                <w:b/>
                <w:i/>
                <w:snapToGrid w:val="0"/>
                <w:sz w:val="24"/>
              </w:rPr>
              <w:t xml:space="preserve">00 x </w:t>
            </w:r>
            <w:r>
              <w:rPr>
                <w:rFonts w:hint="eastAsia" w:eastAsia="黑体"/>
                <w:b/>
                <w:i/>
                <w:snapToGrid w:val="0"/>
                <w:sz w:val="24"/>
              </w:rPr>
              <w:t>8</w:t>
            </w:r>
            <w:r>
              <w:rPr>
                <w:rFonts w:eastAsia="黑体"/>
                <w:b/>
                <w:i/>
                <w:snapToGrid w:val="0"/>
                <w:sz w:val="24"/>
              </w:rPr>
              <w:t>00 (sq.)</w:t>
            </w:r>
          </w:p>
        </w:tc>
      </w:tr>
      <w:tr w14:paraId="7262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3" w:hRule="atLeast"/>
        </w:trPr>
        <w:tc>
          <w:tcPr>
            <w:tcW w:w="3118" w:type="dxa"/>
          </w:tcPr>
          <w:p w14:paraId="72A2C6D6">
            <w:pPr>
              <w:overflowPunct w:val="0"/>
              <w:autoSpaceDE w:val="0"/>
              <w:autoSpaceDN w:val="0"/>
              <w:adjustRightInd w:val="0"/>
              <w:spacing w:line="260" w:lineRule="exact"/>
              <w:jc w:val="left"/>
              <w:rPr>
                <w:rFonts w:eastAsia="黑体"/>
                <w:snapToGrid w:val="0"/>
                <w:sz w:val="24"/>
              </w:rPr>
            </w:pPr>
            <w:r>
              <w:rPr>
                <w:rFonts w:hint="eastAsia" w:eastAsia="黑体"/>
                <w:snapToGrid w:val="0"/>
                <w:sz w:val="24"/>
              </w:rPr>
              <w:t>Access to bow thruster room</w:t>
            </w:r>
          </w:p>
        </w:tc>
        <w:tc>
          <w:tcPr>
            <w:tcW w:w="992" w:type="dxa"/>
          </w:tcPr>
          <w:p w14:paraId="069C7AB1">
            <w:pPr>
              <w:overflowPunct w:val="0"/>
              <w:autoSpaceDE w:val="0"/>
              <w:autoSpaceDN w:val="0"/>
              <w:adjustRightInd w:val="0"/>
              <w:spacing w:line="260" w:lineRule="exact"/>
              <w:jc w:val="center"/>
              <w:rPr>
                <w:rFonts w:eastAsia="黑体"/>
                <w:snapToGrid w:val="0"/>
                <w:sz w:val="24"/>
              </w:rPr>
            </w:pPr>
            <w:r>
              <w:rPr>
                <w:rFonts w:hint="eastAsia" w:eastAsia="黑体"/>
                <w:snapToGrid w:val="0"/>
                <w:sz w:val="24"/>
              </w:rPr>
              <w:t>1</w:t>
            </w:r>
          </w:p>
        </w:tc>
        <w:tc>
          <w:tcPr>
            <w:tcW w:w="4395" w:type="dxa"/>
          </w:tcPr>
          <w:p w14:paraId="60EE47AE">
            <w:pPr>
              <w:overflowPunct w:val="0"/>
              <w:autoSpaceDE w:val="0"/>
              <w:autoSpaceDN w:val="0"/>
              <w:adjustRightInd w:val="0"/>
              <w:spacing w:line="260" w:lineRule="exact"/>
              <w:jc w:val="center"/>
              <w:rPr>
                <w:rFonts w:eastAsia="黑体"/>
                <w:snapToGrid w:val="0"/>
                <w:sz w:val="24"/>
              </w:rPr>
            </w:pPr>
            <w:r>
              <w:rPr>
                <w:rFonts w:hint="eastAsia" w:eastAsia="黑体"/>
                <w:snapToGrid w:val="0"/>
                <w:sz w:val="24"/>
              </w:rPr>
              <w:t>63</w:t>
            </w:r>
            <w:r>
              <w:rPr>
                <w:rFonts w:eastAsia="黑体"/>
                <w:snapToGrid w:val="0"/>
                <w:sz w:val="24"/>
              </w:rPr>
              <w:t xml:space="preserve">0 x </w:t>
            </w:r>
            <w:r>
              <w:rPr>
                <w:rFonts w:hint="eastAsia" w:eastAsia="黑体"/>
                <w:snapToGrid w:val="0"/>
                <w:sz w:val="24"/>
              </w:rPr>
              <w:t>83</w:t>
            </w:r>
            <w:r>
              <w:rPr>
                <w:rFonts w:eastAsia="黑体"/>
                <w:snapToGrid w:val="0"/>
                <w:sz w:val="24"/>
              </w:rPr>
              <w:t>0</w:t>
            </w:r>
          </w:p>
        </w:tc>
      </w:tr>
      <w:tr w14:paraId="5B0B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3" w:hRule="atLeast"/>
        </w:trPr>
        <w:tc>
          <w:tcPr>
            <w:tcW w:w="3118" w:type="dxa"/>
          </w:tcPr>
          <w:p w14:paraId="7FC85179">
            <w:pPr>
              <w:overflowPunct w:val="0"/>
              <w:autoSpaceDE w:val="0"/>
              <w:autoSpaceDN w:val="0"/>
              <w:adjustRightInd w:val="0"/>
              <w:spacing w:line="260" w:lineRule="exact"/>
              <w:jc w:val="left"/>
              <w:rPr>
                <w:rFonts w:eastAsia="黑体"/>
                <w:snapToGrid w:val="0"/>
                <w:sz w:val="24"/>
              </w:rPr>
            </w:pPr>
            <w:r>
              <w:rPr>
                <w:rFonts w:hint="eastAsia" w:eastAsia="黑体"/>
                <w:snapToGrid w:val="0"/>
                <w:sz w:val="24"/>
              </w:rPr>
              <w:t>Bow</w:t>
            </w:r>
            <w:r>
              <w:rPr>
                <w:rFonts w:eastAsia="黑体"/>
                <w:snapToGrid w:val="0"/>
                <w:sz w:val="24"/>
              </w:rPr>
              <w:t xml:space="preserve"> thruster </w:t>
            </w:r>
            <w:r>
              <w:rPr>
                <w:rFonts w:hint="eastAsia" w:eastAsia="黑体"/>
                <w:snapToGrid w:val="0"/>
                <w:sz w:val="24"/>
              </w:rPr>
              <w:t>room</w:t>
            </w:r>
          </w:p>
          <w:p w14:paraId="7A77AD2C">
            <w:pPr>
              <w:overflowPunct w:val="0"/>
              <w:autoSpaceDE w:val="0"/>
              <w:autoSpaceDN w:val="0"/>
              <w:adjustRightInd w:val="0"/>
              <w:spacing w:line="260" w:lineRule="exact"/>
              <w:jc w:val="left"/>
              <w:rPr>
                <w:rFonts w:eastAsia="黑体"/>
                <w:snapToGrid w:val="0"/>
                <w:sz w:val="24"/>
              </w:rPr>
            </w:pPr>
            <w:r>
              <w:rPr>
                <w:rFonts w:hint="eastAsia" w:eastAsia="黑体"/>
                <w:snapToGrid w:val="0"/>
                <w:sz w:val="24"/>
              </w:rPr>
              <w:t>(for handling motor etc.)</w:t>
            </w:r>
          </w:p>
        </w:tc>
        <w:tc>
          <w:tcPr>
            <w:tcW w:w="992" w:type="dxa"/>
          </w:tcPr>
          <w:p w14:paraId="4803C0C0">
            <w:pPr>
              <w:overflowPunct w:val="0"/>
              <w:autoSpaceDE w:val="0"/>
              <w:autoSpaceDN w:val="0"/>
              <w:adjustRightInd w:val="0"/>
              <w:spacing w:line="260" w:lineRule="exact"/>
              <w:jc w:val="center"/>
              <w:rPr>
                <w:rFonts w:eastAsia="黑体"/>
                <w:snapToGrid w:val="0"/>
                <w:sz w:val="24"/>
              </w:rPr>
            </w:pPr>
            <w:r>
              <w:rPr>
                <w:rFonts w:eastAsia="黑体"/>
                <w:snapToGrid w:val="0"/>
                <w:sz w:val="24"/>
              </w:rPr>
              <w:t>1</w:t>
            </w:r>
          </w:p>
        </w:tc>
        <w:tc>
          <w:tcPr>
            <w:tcW w:w="4395" w:type="dxa"/>
          </w:tcPr>
          <w:p w14:paraId="78F73B76">
            <w:pPr>
              <w:overflowPunct w:val="0"/>
              <w:autoSpaceDE w:val="0"/>
              <w:autoSpaceDN w:val="0"/>
              <w:adjustRightInd w:val="0"/>
              <w:spacing w:line="260" w:lineRule="exact"/>
              <w:jc w:val="center"/>
              <w:rPr>
                <w:rFonts w:eastAsia="黑体"/>
                <w:snapToGrid w:val="0"/>
                <w:sz w:val="24"/>
              </w:rPr>
            </w:pPr>
            <w:r>
              <w:rPr>
                <w:rFonts w:hint="eastAsia" w:eastAsia="黑体"/>
                <w:snapToGrid w:val="0"/>
                <w:sz w:val="24"/>
              </w:rPr>
              <w:t>A</w:t>
            </w:r>
            <w:r>
              <w:rPr>
                <w:rFonts w:eastAsia="黑体"/>
                <w:snapToGrid w:val="0"/>
                <w:sz w:val="24"/>
              </w:rPr>
              <w:t xml:space="preserve">s per detail design </w:t>
            </w:r>
          </w:p>
          <w:p w14:paraId="3346C1A0">
            <w:pPr>
              <w:overflowPunct w:val="0"/>
              <w:autoSpaceDE w:val="0"/>
              <w:autoSpaceDN w:val="0"/>
              <w:adjustRightInd w:val="0"/>
              <w:spacing w:line="260" w:lineRule="exact"/>
              <w:jc w:val="center"/>
              <w:rPr>
                <w:rFonts w:eastAsia="黑体"/>
                <w:snapToGrid w:val="0"/>
                <w:sz w:val="24"/>
              </w:rPr>
            </w:pPr>
            <w:r>
              <w:rPr>
                <w:rFonts w:eastAsia="黑体"/>
                <w:snapToGrid w:val="0"/>
                <w:sz w:val="24"/>
              </w:rPr>
              <w:t xml:space="preserve">(bolted flush </w:t>
            </w:r>
            <w:r>
              <w:rPr>
                <w:rFonts w:hint="eastAsia" w:eastAsia="黑体"/>
                <w:snapToGrid w:val="0"/>
                <w:sz w:val="24"/>
              </w:rPr>
              <w:t>type</w:t>
            </w:r>
            <w:r>
              <w:rPr>
                <w:rFonts w:eastAsia="黑体"/>
                <w:snapToGrid w:val="0"/>
                <w:sz w:val="24"/>
              </w:rPr>
              <w:t>)</w:t>
            </w:r>
          </w:p>
        </w:tc>
      </w:tr>
      <w:tr w14:paraId="3C620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3" w:hRule="atLeast"/>
        </w:trPr>
        <w:tc>
          <w:tcPr>
            <w:tcW w:w="3118" w:type="dxa"/>
          </w:tcPr>
          <w:p w14:paraId="4E279EC4">
            <w:pPr>
              <w:overflowPunct w:val="0"/>
              <w:autoSpaceDE w:val="0"/>
              <w:autoSpaceDN w:val="0"/>
              <w:adjustRightInd w:val="0"/>
              <w:spacing w:line="260" w:lineRule="exact"/>
              <w:jc w:val="left"/>
              <w:rPr>
                <w:rFonts w:eastAsia="黑体"/>
                <w:snapToGrid w:val="0"/>
                <w:sz w:val="24"/>
              </w:rPr>
            </w:pPr>
            <w:r>
              <w:rPr>
                <w:rFonts w:eastAsia="黑体"/>
                <w:snapToGrid w:val="0"/>
                <w:sz w:val="24"/>
              </w:rPr>
              <w:t>CO</w:t>
            </w:r>
            <w:r>
              <w:rPr>
                <w:rFonts w:eastAsia="黑体"/>
                <w:snapToGrid w:val="0"/>
                <w:sz w:val="24"/>
                <w:vertAlign w:val="subscript"/>
              </w:rPr>
              <w:t>2</w:t>
            </w:r>
            <w:r>
              <w:rPr>
                <w:rFonts w:eastAsia="黑体"/>
                <w:snapToGrid w:val="0"/>
                <w:sz w:val="24"/>
              </w:rPr>
              <w:t xml:space="preserve"> room</w:t>
            </w:r>
          </w:p>
        </w:tc>
        <w:tc>
          <w:tcPr>
            <w:tcW w:w="992" w:type="dxa"/>
          </w:tcPr>
          <w:p w14:paraId="6D931487">
            <w:pPr>
              <w:overflowPunct w:val="0"/>
              <w:autoSpaceDE w:val="0"/>
              <w:autoSpaceDN w:val="0"/>
              <w:adjustRightInd w:val="0"/>
              <w:spacing w:line="260" w:lineRule="exact"/>
              <w:jc w:val="center"/>
              <w:rPr>
                <w:rFonts w:eastAsia="黑体"/>
                <w:snapToGrid w:val="0"/>
                <w:sz w:val="24"/>
              </w:rPr>
            </w:pPr>
            <w:r>
              <w:rPr>
                <w:rFonts w:eastAsia="黑体"/>
                <w:snapToGrid w:val="0"/>
                <w:sz w:val="24"/>
              </w:rPr>
              <w:t>1</w:t>
            </w:r>
          </w:p>
        </w:tc>
        <w:tc>
          <w:tcPr>
            <w:tcW w:w="4395" w:type="dxa"/>
          </w:tcPr>
          <w:p w14:paraId="3F972C46">
            <w:pPr>
              <w:overflowPunct w:val="0"/>
              <w:autoSpaceDE w:val="0"/>
              <w:autoSpaceDN w:val="0"/>
              <w:adjustRightInd w:val="0"/>
              <w:spacing w:line="260" w:lineRule="exact"/>
              <w:jc w:val="center"/>
              <w:rPr>
                <w:rFonts w:eastAsia="黑体"/>
                <w:snapToGrid w:val="0"/>
                <w:sz w:val="24"/>
              </w:rPr>
            </w:pPr>
            <w:r>
              <w:rPr>
                <w:rFonts w:eastAsia="黑体"/>
                <w:snapToGrid w:val="0"/>
                <w:sz w:val="24"/>
              </w:rPr>
              <w:t>1</w:t>
            </w:r>
            <w:r>
              <w:rPr>
                <w:rFonts w:hint="eastAsia" w:eastAsia="黑体"/>
                <w:snapToGrid w:val="0"/>
                <w:sz w:val="24"/>
              </w:rPr>
              <w:t>,</w:t>
            </w:r>
            <w:r>
              <w:rPr>
                <w:rFonts w:eastAsia="黑体"/>
                <w:snapToGrid w:val="0"/>
                <w:sz w:val="24"/>
              </w:rPr>
              <w:t>000 x 1</w:t>
            </w:r>
            <w:r>
              <w:rPr>
                <w:rFonts w:hint="eastAsia" w:eastAsia="黑体"/>
                <w:snapToGrid w:val="0"/>
                <w:sz w:val="24"/>
              </w:rPr>
              <w:t>,</w:t>
            </w:r>
            <w:r>
              <w:rPr>
                <w:rFonts w:eastAsia="黑体"/>
                <w:snapToGrid w:val="0"/>
                <w:sz w:val="24"/>
              </w:rPr>
              <w:t>000 (sq.)</w:t>
            </w:r>
          </w:p>
        </w:tc>
      </w:tr>
      <w:tr w14:paraId="16704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3" w:hRule="atLeast"/>
        </w:trPr>
        <w:tc>
          <w:tcPr>
            <w:tcW w:w="3118" w:type="dxa"/>
          </w:tcPr>
          <w:p w14:paraId="1DC7CA89">
            <w:pPr>
              <w:overflowPunct w:val="0"/>
              <w:autoSpaceDE w:val="0"/>
              <w:autoSpaceDN w:val="0"/>
              <w:adjustRightInd w:val="0"/>
              <w:spacing w:line="260" w:lineRule="exact"/>
              <w:jc w:val="left"/>
              <w:rPr>
                <w:rFonts w:eastAsia="黑体"/>
                <w:snapToGrid w:val="0"/>
                <w:sz w:val="24"/>
              </w:rPr>
            </w:pPr>
            <w:r>
              <w:rPr>
                <w:rFonts w:hint="eastAsia" w:eastAsia="黑体"/>
                <w:snapToGrid w:val="0"/>
                <w:sz w:val="24"/>
              </w:rPr>
              <w:t>Pipe duct access</w:t>
            </w:r>
          </w:p>
        </w:tc>
        <w:tc>
          <w:tcPr>
            <w:tcW w:w="992" w:type="dxa"/>
          </w:tcPr>
          <w:p w14:paraId="7BA72177">
            <w:pPr>
              <w:overflowPunct w:val="0"/>
              <w:autoSpaceDE w:val="0"/>
              <w:autoSpaceDN w:val="0"/>
              <w:adjustRightInd w:val="0"/>
              <w:spacing w:line="260" w:lineRule="exact"/>
              <w:jc w:val="center"/>
              <w:rPr>
                <w:rFonts w:eastAsia="黑体"/>
                <w:snapToGrid w:val="0"/>
                <w:sz w:val="24"/>
              </w:rPr>
            </w:pPr>
            <w:r>
              <w:rPr>
                <w:rFonts w:hint="eastAsia" w:eastAsia="黑体"/>
                <w:snapToGrid w:val="0"/>
                <w:sz w:val="24"/>
              </w:rPr>
              <w:t>2</w:t>
            </w:r>
          </w:p>
        </w:tc>
        <w:tc>
          <w:tcPr>
            <w:tcW w:w="4395" w:type="dxa"/>
          </w:tcPr>
          <w:p w14:paraId="104D4BC9">
            <w:pPr>
              <w:overflowPunct w:val="0"/>
              <w:autoSpaceDE w:val="0"/>
              <w:autoSpaceDN w:val="0"/>
              <w:adjustRightInd w:val="0"/>
              <w:spacing w:line="260" w:lineRule="exact"/>
              <w:jc w:val="center"/>
              <w:rPr>
                <w:rFonts w:eastAsia="黑体"/>
                <w:snapToGrid w:val="0"/>
                <w:sz w:val="24"/>
              </w:rPr>
            </w:pPr>
            <w:r>
              <w:rPr>
                <w:rFonts w:eastAsia="黑体"/>
                <w:snapToGrid w:val="0"/>
                <w:sz w:val="24"/>
              </w:rPr>
              <w:t xml:space="preserve">600 x </w:t>
            </w:r>
            <w:r>
              <w:rPr>
                <w:rFonts w:hint="eastAsia" w:eastAsia="黑体"/>
                <w:snapToGrid w:val="0"/>
                <w:sz w:val="24"/>
              </w:rPr>
              <w:t>6</w:t>
            </w:r>
            <w:r>
              <w:rPr>
                <w:rFonts w:eastAsia="黑体"/>
                <w:snapToGrid w:val="0"/>
                <w:sz w:val="24"/>
              </w:rPr>
              <w:t>00 (sq.)</w:t>
            </w:r>
          </w:p>
        </w:tc>
      </w:tr>
      <w:tr w14:paraId="6E7DE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3" w:hRule="atLeast"/>
        </w:trPr>
        <w:tc>
          <w:tcPr>
            <w:tcW w:w="3118" w:type="dxa"/>
          </w:tcPr>
          <w:p w14:paraId="45ED66F2">
            <w:pPr>
              <w:overflowPunct w:val="0"/>
              <w:autoSpaceDE w:val="0"/>
              <w:autoSpaceDN w:val="0"/>
              <w:adjustRightInd w:val="0"/>
              <w:spacing w:line="260" w:lineRule="exact"/>
              <w:jc w:val="left"/>
              <w:rPr>
                <w:rFonts w:eastAsia="黑体"/>
                <w:snapToGrid w:val="0"/>
                <w:sz w:val="24"/>
              </w:rPr>
            </w:pPr>
            <w:r>
              <w:rPr>
                <w:rFonts w:ascii="Arial" w:hAnsi="Arial" w:eastAsia="黑体"/>
                <w:snapToGrid w:val="0"/>
                <w:sz w:val="20"/>
              </w:rPr>
              <w:t>Steering gear room</w:t>
            </w:r>
          </w:p>
        </w:tc>
        <w:tc>
          <w:tcPr>
            <w:tcW w:w="992" w:type="dxa"/>
          </w:tcPr>
          <w:p w14:paraId="77E6737B">
            <w:pPr>
              <w:overflowPunct w:val="0"/>
              <w:autoSpaceDE w:val="0"/>
              <w:autoSpaceDN w:val="0"/>
              <w:adjustRightInd w:val="0"/>
              <w:spacing w:line="260" w:lineRule="exact"/>
              <w:jc w:val="center"/>
              <w:rPr>
                <w:rFonts w:eastAsia="黑体"/>
                <w:snapToGrid w:val="0"/>
                <w:sz w:val="24"/>
              </w:rPr>
            </w:pPr>
            <w:r>
              <w:rPr>
                <w:rFonts w:ascii="Arial" w:hAnsi="Arial" w:eastAsia="黑体"/>
                <w:snapToGrid w:val="0"/>
                <w:sz w:val="20"/>
              </w:rPr>
              <w:t>1</w:t>
            </w:r>
          </w:p>
        </w:tc>
        <w:tc>
          <w:tcPr>
            <w:tcW w:w="4395" w:type="dxa"/>
          </w:tcPr>
          <w:p w14:paraId="38A5BCFB">
            <w:pPr>
              <w:overflowPunct w:val="0"/>
              <w:autoSpaceDE w:val="0"/>
              <w:autoSpaceDN w:val="0"/>
              <w:adjustRightInd w:val="0"/>
              <w:spacing w:line="260" w:lineRule="exact"/>
              <w:jc w:val="center"/>
              <w:rPr>
                <w:rFonts w:eastAsia="黑体"/>
                <w:snapToGrid w:val="0"/>
                <w:sz w:val="24"/>
              </w:rPr>
            </w:pPr>
            <w:r>
              <w:rPr>
                <w:rFonts w:ascii="Arial" w:hAnsi="Arial" w:eastAsia="黑体"/>
                <w:snapToGrid w:val="0"/>
                <w:sz w:val="20"/>
              </w:rPr>
              <w:t>1000 x 1000 (sq.)</w:t>
            </w:r>
          </w:p>
        </w:tc>
      </w:tr>
    </w:tbl>
    <w:p w14:paraId="0C0A4955">
      <w:pPr>
        <w:tabs>
          <w:tab w:val="left" w:pos="-720"/>
          <w:tab w:val="left" w:pos="0"/>
          <w:tab w:val="left" w:pos="720"/>
        </w:tabs>
        <w:suppressAutoHyphens/>
        <w:rPr>
          <w:u w:val="single"/>
          <w:lang w:val="en-GB"/>
        </w:rPr>
      </w:pPr>
    </w:p>
    <w:p w14:paraId="29838926">
      <w:pPr>
        <w:autoSpaceDE w:val="0"/>
        <w:autoSpaceDN w:val="0"/>
        <w:adjustRightInd w:val="0"/>
        <w:ind w:left="963"/>
        <w:jc w:val="left"/>
        <w:rPr>
          <w:kern w:val="0"/>
          <w:sz w:val="24"/>
        </w:rPr>
      </w:pPr>
      <w:r>
        <w:rPr>
          <w:kern w:val="0"/>
          <w:sz w:val="24"/>
        </w:rPr>
        <w:t>Note:</w:t>
      </w:r>
    </w:p>
    <w:p w14:paraId="65A8370B">
      <w:pPr>
        <w:numPr>
          <w:ilvl w:val="0"/>
          <w:numId w:val="29"/>
        </w:numPr>
        <w:tabs>
          <w:tab w:val="left" w:pos="1380"/>
        </w:tabs>
        <w:autoSpaceDE w:val="0"/>
        <w:autoSpaceDN w:val="0"/>
        <w:adjustRightInd w:val="0"/>
        <w:spacing w:before="4"/>
        <w:rPr>
          <w:kern w:val="0"/>
          <w:sz w:val="24"/>
        </w:rPr>
      </w:pPr>
      <w:r>
        <w:rPr>
          <w:kern w:val="0"/>
          <w:sz w:val="24"/>
        </w:rPr>
        <w:t xml:space="preserve">Hatch for rope handling </w:t>
      </w:r>
      <w:r>
        <w:rPr>
          <w:rFonts w:hint="eastAsia"/>
          <w:kern w:val="0"/>
          <w:sz w:val="24"/>
        </w:rPr>
        <w:t>shall</w:t>
      </w:r>
      <w:r>
        <w:rPr>
          <w:kern w:val="0"/>
          <w:sz w:val="24"/>
        </w:rPr>
        <w:t xml:space="preserve"> have protector of steel round bar for running of rope where sharp edge exists at coaming or deck beam etc.</w:t>
      </w:r>
    </w:p>
    <w:p w14:paraId="52F8C670">
      <w:pPr>
        <w:tabs>
          <w:tab w:val="left" w:pos="1380"/>
        </w:tabs>
        <w:autoSpaceDE w:val="0"/>
        <w:autoSpaceDN w:val="0"/>
        <w:adjustRightInd w:val="0"/>
        <w:spacing w:before="4"/>
        <w:ind w:left="1324"/>
        <w:rPr>
          <w:kern w:val="0"/>
          <w:sz w:val="24"/>
        </w:rPr>
      </w:pPr>
    </w:p>
    <w:p w14:paraId="0E89CE5F">
      <w:pPr>
        <w:numPr>
          <w:ilvl w:val="0"/>
          <w:numId w:val="29"/>
        </w:numPr>
        <w:tabs>
          <w:tab w:val="left" w:pos="1380"/>
        </w:tabs>
        <w:autoSpaceDE w:val="0"/>
        <w:autoSpaceDN w:val="0"/>
        <w:adjustRightInd w:val="0"/>
        <w:rPr>
          <w:kern w:val="0"/>
          <w:sz w:val="24"/>
        </w:rPr>
      </w:pPr>
      <w:r>
        <w:rPr>
          <w:kern w:val="0"/>
          <w:sz w:val="24"/>
        </w:rPr>
        <w:t xml:space="preserve">All </w:t>
      </w:r>
      <w:r>
        <w:rPr>
          <w:rFonts w:hint="eastAsia"/>
          <w:kern w:val="0"/>
          <w:sz w:val="24"/>
        </w:rPr>
        <w:t>h</w:t>
      </w:r>
      <w:r>
        <w:rPr>
          <w:kern w:val="0"/>
          <w:sz w:val="24"/>
        </w:rPr>
        <w:t xml:space="preserve">atches </w:t>
      </w:r>
      <w:r>
        <w:rPr>
          <w:rFonts w:hint="eastAsia"/>
          <w:kern w:val="0"/>
          <w:sz w:val="24"/>
        </w:rPr>
        <w:t>shall</w:t>
      </w:r>
      <w:r>
        <w:rPr>
          <w:kern w:val="0"/>
          <w:sz w:val="24"/>
        </w:rPr>
        <w:t xml:space="preserve"> have eye plates for pad lock (except escape hole)</w:t>
      </w:r>
      <w:r>
        <w:rPr>
          <w:rFonts w:hint="eastAsia"/>
          <w:kern w:val="0"/>
          <w:sz w:val="24"/>
        </w:rPr>
        <w:t>.</w:t>
      </w:r>
    </w:p>
    <w:p w14:paraId="02DDF5F3">
      <w:pPr>
        <w:tabs>
          <w:tab w:val="left" w:pos="1380"/>
        </w:tabs>
        <w:autoSpaceDE w:val="0"/>
        <w:autoSpaceDN w:val="0"/>
        <w:adjustRightInd w:val="0"/>
        <w:ind w:left="964"/>
        <w:rPr>
          <w:kern w:val="0"/>
          <w:sz w:val="24"/>
        </w:rPr>
      </w:pPr>
    </w:p>
    <w:p w14:paraId="26011187">
      <w:pPr>
        <w:numPr>
          <w:ilvl w:val="0"/>
          <w:numId w:val="29"/>
        </w:numPr>
        <w:tabs>
          <w:tab w:val="left" w:pos="1380"/>
        </w:tabs>
        <w:autoSpaceDE w:val="0"/>
        <w:autoSpaceDN w:val="0"/>
        <w:adjustRightInd w:val="0"/>
        <w:rPr>
          <w:kern w:val="0"/>
          <w:sz w:val="24"/>
        </w:rPr>
      </w:pPr>
      <w:r>
        <w:rPr>
          <w:kern w:val="0"/>
          <w:sz w:val="24"/>
        </w:rPr>
        <w:t>T</w:t>
      </w:r>
      <w:r>
        <w:rPr>
          <w:rFonts w:hint="eastAsia"/>
          <w:kern w:val="0"/>
          <w:sz w:val="24"/>
        </w:rPr>
        <w:t>he manually operated hinged type h</w:t>
      </w:r>
      <w:r>
        <w:rPr>
          <w:kern w:val="0"/>
          <w:sz w:val="24"/>
        </w:rPr>
        <w:t>atch of 1</w:t>
      </w:r>
      <w:r>
        <w:rPr>
          <w:rFonts w:hint="eastAsia"/>
          <w:kern w:val="0"/>
          <w:sz w:val="24"/>
        </w:rPr>
        <w:t>.</w:t>
      </w:r>
      <w:r>
        <w:rPr>
          <w:kern w:val="0"/>
          <w:sz w:val="24"/>
        </w:rPr>
        <w:t>2</w:t>
      </w:r>
      <w:r>
        <w:rPr>
          <w:rFonts w:hint="eastAsia"/>
          <w:kern w:val="0"/>
          <w:sz w:val="24"/>
        </w:rPr>
        <w:t xml:space="preserve"> m </w:t>
      </w:r>
      <w:r>
        <w:rPr>
          <w:kern w:val="0"/>
          <w:sz w:val="24"/>
        </w:rPr>
        <w:t>x1</w:t>
      </w:r>
      <w:r>
        <w:rPr>
          <w:rFonts w:hint="eastAsia"/>
          <w:kern w:val="0"/>
          <w:sz w:val="24"/>
        </w:rPr>
        <w:t>.</w:t>
      </w:r>
      <w:r>
        <w:rPr>
          <w:kern w:val="0"/>
          <w:sz w:val="24"/>
        </w:rPr>
        <w:t>2</w:t>
      </w:r>
      <w:r>
        <w:rPr>
          <w:rFonts w:hint="eastAsia"/>
          <w:kern w:val="0"/>
          <w:sz w:val="24"/>
        </w:rPr>
        <w:t xml:space="preserve"> m size </w:t>
      </w:r>
      <w:r>
        <w:rPr>
          <w:kern w:val="0"/>
          <w:sz w:val="24"/>
        </w:rPr>
        <w:t>and above shall be fitted with counter balance</w:t>
      </w:r>
      <w:r>
        <w:rPr>
          <w:rFonts w:hint="eastAsia"/>
          <w:kern w:val="0"/>
          <w:sz w:val="24"/>
        </w:rPr>
        <w:t xml:space="preserve"> or equivalent</w:t>
      </w:r>
      <w:r>
        <w:rPr>
          <w:kern w:val="0"/>
          <w:sz w:val="24"/>
        </w:rPr>
        <w:t xml:space="preserve"> for easy handling.</w:t>
      </w:r>
    </w:p>
    <w:p w14:paraId="57939E16">
      <w:pPr>
        <w:pStyle w:val="58"/>
        <w:ind w:firstLine="480"/>
        <w:rPr>
          <w:kern w:val="0"/>
          <w:sz w:val="24"/>
        </w:rPr>
      </w:pPr>
    </w:p>
    <w:p w14:paraId="7BBEACF3">
      <w:pPr>
        <w:pStyle w:val="58"/>
        <w:ind w:firstLine="482"/>
        <w:rPr>
          <w:b/>
          <w:kern w:val="0"/>
          <w:sz w:val="24"/>
        </w:rPr>
      </w:pPr>
    </w:p>
    <w:p w14:paraId="762F1691">
      <w:pPr>
        <w:pStyle w:val="58"/>
        <w:ind w:firstLine="482"/>
        <w:rPr>
          <w:b/>
          <w:kern w:val="0"/>
          <w:sz w:val="24"/>
        </w:rPr>
      </w:pPr>
    </w:p>
    <w:p w14:paraId="31EF7B1A">
      <w:pPr>
        <w:autoSpaceDE w:val="0"/>
        <w:autoSpaceDN w:val="0"/>
        <w:adjustRightInd w:val="0"/>
        <w:spacing w:before="20"/>
        <w:rPr>
          <w:kern w:val="0"/>
          <w:sz w:val="26"/>
          <w:szCs w:val="26"/>
        </w:rPr>
      </w:pPr>
    </w:p>
    <w:p w14:paraId="7C3961FF">
      <w:pPr>
        <w:pStyle w:val="5"/>
        <w:spacing w:after="312"/>
        <w:ind w:left="42"/>
      </w:pPr>
      <w:r>
        <w:rPr>
          <w:rFonts w:hint="eastAsia"/>
        </w:rPr>
        <w:t>4.8.</w:t>
      </w:r>
      <w:r>
        <w:t>1.2</w:t>
      </w:r>
      <w:r>
        <w:tab/>
      </w:r>
      <w:r>
        <w:t>Manhole Cover and Other Bolted Cover</w:t>
      </w:r>
    </w:p>
    <w:p w14:paraId="715AA104">
      <w:pPr>
        <w:autoSpaceDE w:val="0"/>
        <w:autoSpaceDN w:val="0"/>
        <w:adjustRightInd w:val="0"/>
        <w:ind w:left="963"/>
        <w:rPr>
          <w:kern w:val="0"/>
          <w:sz w:val="24"/>
        </w:rPr>
      </w:pPr>
      <w:r>
        <w:rPr>
          <w:kern w:val="0"/>
          <w:sz w:val="24"/>
        </w:rPr>
        <w:t xml:space="preserve">Oil tight or water tight oval </w:t>
      </w:r>
      <w:r>
        <w:rPr>
          <w:rFonts w:hint="eastAsia"/>
          <w:kern w:val="0"/>
          <w:sz w:val="24"/>
        </w:rPr>
        <w:t>m</w:t>
      </w:r>
      <w:r>
        <w:rPr>
          <w:kern w:val="0"/>
          <w:sz w:val="24"/>
        </w:rPr>
        <w:t>anhole cover to be provided for double bottom tank, side tanks, cofferdam</w:t>
      </w:r>
      <w:r>
        <w:rPr>
          <w:rFonts w:hint="eastAsia"/>
          <w:kern w:val="0"/>
          <w:sz w:val="24"/>
        </w:rPr>
        <w:t>s</w:t>
      </w:r>
      <w:r>
        <w:rPr>
          <w:kern w:val="0"/>
          <w:sz w:val="24"/>
        </w:rPr>
        <w:t>.</w:t>
      </w:r>
    </w:p>
    <w:p w14:paraId="4FDE6A99">
      <w:pPr>
        <w:autoSpaceDE w:val="0"/>
        <w:autoSpaceDN w:val="0"/>
        <w:adjustRightInd w:val="0"/>
        <w:ind w:left="963"/>
        <w:rPr>
          <w:kern w:val="0"/>
          <w:sz w:val="24"/>
        </w:rPr>
      </w:pPr>
    </w:p>
    <w:p w14:paraId="4367E354">
      <w:pPr>
        <w:autoSpaceDE w:val="0"/>
        <w:autoSpaceDN w:val="0"/>
        <w:adjustRightInd w:val="0"/>
        <w:ind w:left="963"/>
        <w:rPr>
          <w:kern w:val="0"/>
          <w:sz w:val="24"/>
        </w:rPr>
      </w:pPr>
      <w:r>
        <w:rPr>
          <w:kern w:val="0"/>
          <w:sz w:val="24"/>
        </w:rPr>
        <w:t>The manhole cover to be of steel and watertight or oil tight construction with synthetic rubber sheet gasket, bolts and nuts. Studs and nuts to be stainless steel</w:t>
      </w:r>
      <w:r>
        <w:rPr>
          <w:rFonts w:hint="eastAsia"/>
          <w:kern w:val="0"/>
          <w:sz w:val="24"/>
        </w:rPr>
        <w:t xml:space="preserve">SUS304, </w:t>
      </w:r>
      <w:r>
        <w:rPr>
          <w:rFonts w:eastAsia="Times New Roman"/>
          <w:sz w:val="24"/>
        </w:rPr>
        <w:t>b</w:t>
      </w:r>
      <w:r>
        <w:rPr>
          <w:rFonts w:eastAsia="Times New Roman"/>
          <w:spacing w:val="1"/>
          <w:sz w:val="24"/>
        </w:rPr>
        <w:t>u</w:t>
      </w:r>
      <w:r>
        <w:rPr>
          <w:rFonts w:eastAsia="Times New Roman"/>
          <w:sz w:val="24"/>
        </w:rPr>
        <w:t>t</w:t>
      </w:r>
      <w:r>
        <w:rPr>
          <w:rFonts w:hint="eastAsia"/>
          <w:sz w:val="24"/>
        </w:rPr>
        <w:t xml:space="preserve"> </w:t>
      </w:r>
      <w:r>
        <w:rPr>
          <w:rFonts w:eastAsia="Times New Roman"/>
          <w:sz w:val="24"/>
        </w:rPr>
        <w:t>those on</w:t>
      </w:r>
      <w:r>
        <w:rPr>
          <w:rFonts w:hint="eastAsia"/>
          <w:sz w:val="24"/>
        </w:rPr>
        <w:t xml:space="preserve"> </w:t>
      </w:r>
      <w:r>
        <w:rPr>
          <w:rFonts w:eastAsia="Times New Roman"/>
          <w:sz w:val="24"/>
        </w:rPr>
        <w:t>exposed</w:t>
      </w:r>
      <w:r>
        <w:rPr>
          <w:rFonts w:hint="eastAsia"/>
          <w:sz w:val="24"/>
        </w:rPr>
        <w:t xml:space="preserve"> </w:t>
      </w:r>
      <w:r>
        <w:rPr>
          <w:rFonts w:eastAsia="Times New Roman"/>
          <w:sz w:val="24"/>
        </w:rPr>
        <w:t>deck</w:t>
      </w:r>
      <w:r>
        <w:rPr>
          <w:rFonts w:hint="eastAsia"/>
          <w:sz w:val="24"/>
        </w:rPr>
        <w:t xml:space="preserve"> </w:t>
      </w:r>
      <w:r>
        <w:rPr>
          <w:rFonts w:eastAsia="Times New Roman"/>
          <w:sz w:val="24"/>
        </w:rPr>
        <w:t>to</w:t>
      </w:r>
      <w:r>
        <w:rPr>
          <w:rFonts w:hint="eastAsia"/>
          <w:sz w:val="24"/>
        </w:rPr>
        <w:t xml:space="preserve"> </w:t>
      </w:r>
      <w:r>
        <w:rPr>
          <w:rFonts w:eastAsia="Times New Roman"/>
          <w:sz w:val="24"/>
        </w:rPr>
        <w:t>be</w:t>
      </w:r>
      <w:r>
        <w:rPr>
          <w:rFonts w:hint="eastAsia"/>
          <w:sz w:val="24"/>
        </w:rPr>
        <w:t xml:space="preserve"> </w:t>
      </w:r>
      <w:r>
        <w:rPr>
          <w:rFonts w:eastAsia="Times New Roman"/>
          <w:sz w:val="24"/>
        </w:rPr>
        <w:t>SU</w:t>
      </w:r>
      <w:r>
        <w:rPr>
          <w:rFonts w:eastAsia="Times New Roman"/>
          <w:spacing w:val="-1"/>
          <w:sz w:val="24"/>
        </w:rPr>
        <w:t>S</w:t>
      </w:r>
      <w:r>
        <w:rPr>
          <w:rFonts w:eastAsia="Times New Roman"/>
          <w:sz w:val="24"/>
        </w:rPr>
        <w:t>316.</w:t>
      </w:r>
      <w:r>
        <w:rPr>
          <w:kern w:val="0"/>
          <w:sz w:val="24"/>
        </w:rPr>
        <w:t xml:space="preserve">The manhole cover to be </w:t>
      </w:r>
      <w:r>
        <w:rPr>
          <w:rFonts w:hint="eastAsia"/>
          <w:kern w:val="0"/>
          <w:sz w:val="24"/>
        </w:rPr>
        <w:t xml:space="preserve">of </w:t>
      </w:r>
      <w:r>
        <w:rPr>
          <w:kern w:val="0"/>
          <w:sz w:val="24"/>
        </w:rPr>
        <w:t>flush type on container stowage position in cargo hold and on under</w:t>
      </w:r>
      <w:r>
        <w:rPr>
          <w:rFonts w:hint="eastAsia"/>
          <w:kern w:val="0"/>
          <w:sz w:val="24"/>
        </w:rPr>
        <w:t xml:space="preserve"> </w:t>
      </w:r>
      <w:r>
        <w:rPr>
          <w:kern w:val="0"/>
          <w:sz w:val="24"/>
        </w:rPr>
        <w:t xml:space="preserve">deck passageway floor. However on the </w:t>
      </w:r>
      <w:r>
        <w:rPr>
          <w:rFonts w:hint="eastAsia"/>
          <w:kern w:val="0"/>
          <w:sz w:val="24"/>
        </w:rPr>
        <w:t>tank</w:t>
      </w:r>
      <w:r>
        <w:rPr>
          <w:kern w:val="0"/>
          <w:sz w:val="24"/>
        </w:rPr>
        <w:t xml:space="preserve"> top in engine room</w:t>
      </w:r>
      <w:r>
        <w:rPr>
          <w:rFonts w:hint="eastAsia"/>
          <w:kern w:val="0"/>
          <w:sz w:val="24"/>
        </w:rPr>
        <w:t xml:space="preserve"> and oil tank</w:t>
      </w:r>
      <w:r>
        <w:rPr>
          <w:kern w:val="0"/>
          <w:sz w:val="24"/>
        </w:rPr>
        <w:t>, steel coaming of about 100 mm in height to be fitted.</w:t>
      </w:r>
    </w:p>
    <w:p w14:paraId="3687CBE0">
      <w:pPr>
        <w:autoSpaceDE w:val="0"/>
        <w:autoSpaceDN w:val="0"/>
        <w:adjustRightInd w:val="0"/>
        <w:spacing w:line="240" w:lineRule="exact"/>
        <w:rPr>
          <w:kern w:val="0"/>
          <w:sz w:val="24"/>
        </w:rPr>
      </w:pPr>
    </w:p>
    <w:p w14:paraId="40027CB8">
      <w:pPr>
        <w:autoSpaceDE w:val="0"/>
        <w:autoSpaceDN w:val="0"/>
        <w:adjustRightInd w:val="0"/>
        <w:ind w:left="963"/>
        <w:rPr>
          <w:kern w:val="0"/>
          <w:sz w:val="24"/>
        </w:rPr>
      </w:pPr>
      <w:r>
        <w:rPr>
          <w:rFonts w:hint="eastAsia"/>
          <w:kern w:val="0"/>
          <w:sz w:val="24"/>
        </w:rPr>
        <w:t>In g</w:t>
      </w:r>
      <w:r>
        <w:rPr>
          <w:kern w:val="0"/>
          <w:sz w:val="24"/>
        </w:rPr>
        <w:t>eneral</w:t>
      </w:r>
      <w:r>
        <w:rPr>
          <w:rFonts w:hint="eastAsia"/>
          <w:kern w:val="0"/>
          <w:sz w:val="24"/>
        </w:rPr>
        <w:t>,</w:t>
      </w:r>
      <w:r>
        <w:rPr>
          <w:kern w:val="0"/>
          <w:sz w:val="24"/>
        </w:rPr>
        <w:t xml:space="preserve"> at least two (2) manhole</w:t>
      </w:r>
      <w:r>
        <w:rPr>
          <w:rFonts w:hint="eastAsia"/>
          <w:kern w:val="0"/>
          <w:sz w:val="24"/>
        </w:rPr>
        <w:t xml:space="preserve"> covers </w:t>
      </w:r>
      <w:r>
        <w:rPr>
          <w:kern w:val="0"/>
          <w:sz w:val="24"/>
        </w:rPr>
        <w:t>shall be provided for each big tank with capacity over 20m</w:t>
      </w:r>
      <w:r>
        <w:rPr>
          <w:kern w:val="0"/>
          <w:sz w:val="24"/>
          <w:vertAlign w:val="superscript"/>
        </w:rPr>
        <w:t>3</w:t>
      </w:r>
      <w:r>
        <w:rPr>
          <w:kern w:val="0"/>
          <w:sz w:val="24"/>
        </w:rPr>
        <w:t>.</w:t>
      </w:r>
    </w:p>
    <w:p w14:paraId="59345109">
      <w:pPr>
        <w:autoSpaceDE w:val="0"/>
        <w:autoSpaceDN w:val="0"/>
        <w:adjustRightInd w:val="0"/>
        <w:spacing w:line="240" w:lineRule="exact"/>
        <w:rPr>
          <w:kern w:val="0"/>
          <w:sz w:val="24"/>
        </w:rPr>
      </w:pPr>
    </w:p>
    <w:p w14:paraId="1CABA616">
      <w:pPr>
        <w:autoSpaceDE w:val="0"/>
        <w:autoSpaceDN w:val="0"/>
        <w:adjustRightInd w:val="0"/>
        <w:ind w:left="963"/>
        <w:rPr>
          <w:kern w:val="0"/>
          <w:sz w:val="24"/>
        </w:rPr>
      </w:pPr>
      <w:r>
        <w:rPr>
          <w:kern w:val="0"/>
          <w:sz w:val="24"/>
        </w:rPr>
        <w:t xml:space="preserve">The manhole cover </w:t>
      </w:r>
      <w:r>
        <w:rPr>
          <w:rFonts w:eastAsia="Times New Roman"/>
          <w:sz w:val="24"/>
        </w:rPr>
        <w:t>on</w:t>
      </w:r>
      <w:r>
        <w:rPr>
          <w:rFonts w:hint="eastAsia"/>
          <w:sz w:val="24"/>
        </w:rPr>
        <w:t xml:space="preserve"> </w:t>
      </w:r>
      <w:r>
        <w:rPr>
          <w:rFonts w:eastAsia="Times New Roman"/>
          <w:spacing w:val="-1"/>
          <w:sz w:val="24"/>
        </w:rPr>
        <w:t>w</w:t>
      </w:r>
      <w:r>
        <w:rPr>
          <w:rFonts w:eastAsia="Times New Roman"/>
          <w:sz w:val="24"/>
        </w:rPr>
        <w:t>all</w:t>
      </w:r>
      <w:r>
        <w:rPr>
          <w:rFonts w:hint="eastAsia"/>
          <w:sz w:val="24"/>
        </w:rPr>
        <w:t xml:space="preserve"> </w:t>
      </w:r>
      <w:r>
        <w:rPr>
          <w:kern w:val="0"/>
          <w:sz w:val="24"/>
        </w:rPr>
        <w:t>to be fitted with handle.</w:t>
      </w:r>
    </w:p>
    <w:p w14:paraId="4A052637">
      <w:pPr>
        <w:autoSpaceDE w:val="0"/>
        <w:autoSpaceDN w:val="0"/>
        <w:adjustRightInd w:val="0"/>
        <w:spacing w:line="240" w:lineRule="exact"/>
        <w:rPr>
          <w:kern w:val="0"/>
          <w:sz w:val="24"/>
        </w:rPr>
      </w:pPr>
    </w:p>
    <w:p w14:paraId="2DDA58A6">
      <w:pPr>
        <w:autoSpaceDE w:val="0"/>
        <w:autoSpaceDN w:val="0"/>
        <w:adjustRightInd w:val="0"/>
        <w:ind w:left="963"/>
        <w:rPr>
          <w:kern w:val="0"/>
          <w:sz w:val="24"/>
        </w:rPr>
      </w:pPr>
      <w:r>
        <w:rPr>
          <w:kern w:val="0"/>
          <w:sz w:val="24"/>
        </w:rPr>
        <w:t xml:space="preserve">The </w:t>
      </w:r>
      <w:r>
        <w:rPr>
          <w:rFonts w:hint="eastAsia"/>
          <w:kern w:val="0"/>
          <w:sz w:val="24"/>
        </w:rPr>
        <w:t>m</w:t>
      </w:r>
      <w:r>
        <w:rPr>
          <w:kern w:val="0"/>
          <w:sz w:val="24"/>
        </w:rPr>
        <w:t>arks to be of welding line</w:t>
      </w:r>
      <w:r>
        <w:rPr>
          <w:rFonts w:hint="eastAsia"/>
          <w:kern w:val="0"/>
          <w:sz w:val="24"/>
        </w:rPr>
        <w:t xml:space="preserve"> on </w:t>
      </w:r>
      <w:r>
        <w:rPr>
          <w:kern w:val="0"/>
          <w:sz w:val="24"/>
        </w:rPr>
        <w:t>the manhole cover</w:t>
      </w:r>
      <w:r>
        <w:rPr>
          <w:rFonts w:hint="eastAsia"/>
          <w:kern w:val="0"/>
          <w:sz w:val="24"/>
        </w:rPr>
        <w:t xml:space="preserve">, no additional mark on tank bulkhead. </w:t>
      </w:r>
      <w:r>
        <w:rPr>
          <w:kern w:val="0"/>
          <w:sz w:val="24"/>
        </w:rPr>
        <w:t>Steps and handles to be provided on vertical fitted manhole</w:t>
      </w:r>
      <w:r>
        <w:rPr>
          <w:rFonts w:hint="eastAsia"/>
          <w:kern w:val="0"/>
          <w:sz w:val="24"/>
        </w:rPr>
        <w:t xml:space="preserve"> covers</w:t>
      </w:r>
      <w:r>
        <w:rPr>
          <w:kern w:val="0"/>
          <w:sz w:val="24"/>
        </w:rPr>
        <w:t xml:space="preserve"> if the distance </w:t>
      </w:r>
      <w:r>
        <w:rPr>
          <w:rFonts w:hint="eastAsia"/>
          <w:kern w:val="0"/>
          <w:sz w:val="24"/>
        </w:rPr>
        <w:t xml:space="preserve">from </w:t>
      </w:r>
      <w:r>
        <w:rPr>
          <w:kern w:val="0"/>
          <w:sz w:val="24"/>
        </w:rPr>
        <w:t xml:space="preserve">lower edge </w:t>
      </w:r>
      <w:r>
        <w:rPr>
          <w:rFonts w:hint="eastAsia"/>
          <w:kern w:val="0"/>
          <w:sz w:val="24"/>
        </w:rPr>
        <w:t xml:space="preserve">of manhole </w:t>
      </w:r>
      <w:r>
        <w:rPr>
          <w:kern w:val="0"/>
          <w:sz w:val="24"/>
        </w:rPr>
        <w:t>to deck is more than 600 mm.</w:t>
      </w:r>
    </w:p>
    <w:p w14:paraId="403C2023">
      <w:pPr>
        <w:autoSpaceDE w:val="0"/>
        <w:autoSpaceDN w:val="0"/>
        <w:adjustRightInd w:val="0"/>
        <w:spacing w:line="240" w:lineRule="exact"/>
        <w:rPr>
          <w:kern w:val="0"/>
          <w:sz w:val="24"/>
        </w:rPr>
      </w:pPr>
    </w:p>
    <w:p w14:paraId="457C8FA8">
      <w:pPr>
        <w:autoSpaceDE w:val="0"/>
        <w:autoSpaceDN w:val="0"/>
        <w:adjustRightInd w:val="0"/>
        <w:ind w:left="963"/>
        <w:rPr>
          <w:kern w:val="0"/>
          <w:sz w:val="24"/>
        </w:rPr>
      </w:pPr>
      <w:r>
        <w:rPr>
          <w:kern w:val="0"/>
          <w:sz w:val="24"/>
        </w:rPr>
        <w:t>Number and size of manhole cover and bolted cover for each space to be as follows:</w:t>
      </w:r>
    </w:p>
    <w:p w14:paraId="68AFF923">
      <w:pPr>
        <w:autoSpaceDE w:val="0"/>
        <w:autoSpaceDN w:val="0"/>
        <w:adjustRightInd w:val="0"/>
        <w:spacing w:line="240" w:lineRule="exact"/>
        <w:rPr>
          <w:kern w:val="0"/>
          <w:sz w:val="24"/>
        </w:rPr>
      </w:pPr>
    </w:p>
    <w:tbl>
      <w:tblPr>
        <w:tblStyle w:val="40"/>
        <w:tblW w:w="7938" w:type="dxa"/>
        <w:tblInd w:w="10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2" w:type="dxa"/>
          <w:bottom w:w="0" w:type="dxa"/>
          <w:right w:w="72" w:type="dxa"/>
        </w:tblCellMar>
      </w:tblPr>
      <w:tblGrid>
        <w:gridCol w:w="5528"/>
        <w:gridCol w:w="2410"/>
      </w:tblGrid>
      <w:tr w14:paraId="22E54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5528" w:type="dxa"/>
          </w:tcPr>
          <w:p w14:paraId="634F4081">
            <w:pPr>
              <w:overflowPunct w:val="0"/>
              <w:autoSpaceDE w:val="0"/>
              <w:autoSpaceDN w:val="0"/>
              <w:adjustRightInd w:val="0"/>
              <w:spacing w:line="260" w:lineRule="exact"/>
              <w:jc w:val="center"/>
              <w:rPr>
                <w:rFonts w:eastAsia="黑体"/>
                <w:snapToGrid w:val="0"/>
                <w:sz w:val="24"/>
              </w:rPr>
            </w:pPr>
            <w:r>
              <w:rPr>
                <w:rFonts w:eastAsia="黑体"/>
                <w:snapToGrid w:val="0"/>
                <w:sz w:val="24"/>
              </w:rPr>
              <w:t>Served Space</w:t>
            </w:r>
          </w:p>
        </w:tc>
        <w:tc>
          <w:tcPr>
            <w:tcW w:w="2410" w:type="dxa"/>
          </w:tcPr>
          <w:p w14:paraId="141A9B1E">
            <w:pPr>
              <w:overflowPunct w:val="0"/>
              <w:autoSpaceDE w:val="0"/>
              <w:autoSpaceDN w:val="0"/>
              <w:adjustRightInd w:val="0"/>
              <w:spacing w:line="260" w:lineRule="exact"/>
              <w:jc w:val="center"/>
              <w:rPr>
                <w:rFonts w:eastAsia="黑体"/>
                <w:snapToGrid w:val="0"/>
                <w:sz w:val="24"/>
              </w:rPr>
            </w:pPr>
            <w:r>
              <w:rPr>
                <w:rFonts w:eastAsia="黑体"/>
                <w:snapToGrid w:val="0"/>
                <w:sz w:val="24"/>
              </w:rPr>
              <w:t>Size (mm)</w:t>
            </w:r>
          </w:p>
        </w:tc>
      </w:tr>
      <w:tr w14:paraId="79B6D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5528" w:type="dxa"/>
          </w:tcPr>
          <w:p w14:paraId="24BD1EC7">
            <w:pPr>
              <w:overflowPunct w:val="0"/>
              <w:autoSpaceDE w:val="0"/>
              <w:autoSpaceDN w:val="0"/>
              <w:adjustRightInd w:val="0"/>
              <w:spacing w:line="260" w:lineRule="exact"/>
              <w:rPr>
                <w:rFonts w:eastAsia="黑体"/>
                <w:snapToGrid w:val="0"/>
                <w:sz w:val="24"/>
              </w:rPr>
            </w:pPr>
            <w:r>
              <w:rPr>
                <w:rFonts w:hint="eastAsia" w:eastAsia="黑体"/>
                <w:snapToGrid w:val="0"/>
                <w:sz w:val="24"/>
              </w:rPr>
              <w:t>O</w:t>
            </w:r>
            <w:r>
              <w:rPr>
                <w:rFonts w:eastAsia="黑体"/>
                <w:snapToGrid w:val="0"/>
                <w:sz w:val="24"/>
              </w:rPr>
              <w:t>il tank</w:t>
            </w:r>
          </w:p>
        </w:tc>
        <w:tc>
          <w:tcPr>
            <w:tcW w:w="2410" w:type="dxa"/>
          </w:tcPr>
          <w:p w14:paraId="05A57398">
            <w:pPr>
              <w:overflowPunct w:val="0"/>
              <w:autoSpaceDE w:val="0"/>
              <w:autoSpaceDN w:val="0"/>
              <w:adjustRightInd w:val="0"/>
              <w:spacing w:line="260" w:lineRule="exact"/>
              <w:rPr>
                <w:rFonts w:eastAsia="黑体"/>
                <w:snapToGrid w:val="0"/>
                <w:sz w:val="24"/>
              </w:rPr>
            </w:pPr>
            <w:r>
              <w:rPr>
                <w:rFonts w:eastAsia="黑体"/>
                <w:snapToGrid w:val="0"/>
                <w:sz w:val="24"/>
              </w:rPr>
              <w:t>400 x 600 (oval)</w:t>
            </w:r>
          </w:p>
        </w:tc>
      </w:tr>
      <w:tr w14:paraId="56733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5528" w:type="dxa"/>
          </w:tcPr>
          <w:p w14:paraId="6DB6ABE4">
            <w:pPr>
              <w:overflowPunct w:val="0"/>
              <w:autoSpaceDE w:val="0"/>
              <w:autoSpaceDN w:val="0"/>
              <w:adjustRightInd w:val="0"/>
              <w:spacing w:line="260" w:lineRule="exact"/>
              <w:rPr>
                <w:rFonts w:eastAsia="黑体"/>
                <w:snapToGrid w:val="0"/>
                <w:sz w:val="24"/>
              </w:rPr>
            </w:pPr>
            <w:r>
              <w:rPr>
                <w:rFonts w:eastAsia="黑体"/>
                <w:snapToGrid w:val="0"/>
                <w:sz w:val="24"/>
              </w:rPr>
              <w:t xml:space="preserve">Fresh water tank </w:t>
            </w:r>
          </w:p>
        </w:tc>
        <w:tc>
          <w:tcPr>
            <w:tcW w:w="2410" w:type="dxa"/>
          </w:tcPr>
          <w:p w14:paraId="0C7844B4">
            <w:pPr>
              <w:overflowPunct w:val="0"/>
              <w:autoSpaceDE w:val="0"/>
              <w:autoSpaceDN w:val="0"/>
              <w:adjustRightInd w:val="0"/>
              <w:spacing w:line="260" w:lineRule="exact"/>
              <w:rPr>
                <w:rFonts w:eastAsia="黑体"/>
                <w:snapToGrid w:val="0"/>
                <w:sz w:val="24"/>
              </w:rPr>
            </w:pPr>
            <w:r>
              <w:rPr>
                <w:rFonts w:eastAsia="黑体"/>
                <w:snapToGrid w:val="0"/>
                <w:sz w:val="24"/>
              </w:rPr>
              <w:t>400 x 600 (oval)</w:t>
            </w:r>
          </w:p>
        </w:tc>
      </w:tr>
      <w:tr w14:paraId="5FF4C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5528" w:type="dxa"/>
          </w:tcPr>
          <w:p w14:paraId="4D72DD40">
            <w:pPr>
              <w:overflowPunct w:val="0"/>
              <w:autoSpaceDE w:val="0"/>
              <w:autoSpaceDN w:val="0"/>
              <w:adjustRightInd w:val="0"/>
              <w:spacing w:line="260" w:lineRule="exact"/>
              <w:rPr>
                <w:rFonts w:eastAsia="黑体"/>
                <w:snapToGrid w:val="0"/>
                <w:sz w:val="24"/>
              </w:rPr>
            </w:pPr>
            <w:r>
              <w:rPr>
                <w:rFonts w:eastAsia="黑体"/>
                <w:snapToGrid w:val="0"/>
                <w:sz w:val="24"/>
              </w:rPr>
              <w:t>Fore peak tank</w:t>
            </w:r>
          </w:p>
        </w:tc>
        <w:tc>
          <w:tcPr>
            <w:tcW w:w="2410" w:type="dxa"/>
          </w:tcPr>
          <w:p w14:paraId="39857F2B">
            <w:pPr>
              <w:overflowPunct w:val="0"/>
              <w:autoSpaceDE w:val="0"/>
              <w:autoSpaceDN w:val="0"/>
              <w:adjustRightInd w:val="0"/>
              <w:spacing w:line="260" w:lineRule="exact"/>
              <w:rPr>
                <w:rFonts w:eastAsia="黑体"/>
                <w:snapToGrid w:val="0"/>
                <w:sz w:val="24"/>
              </w:rPr>
            </w:pPr>
            <w:r>
              <w:rPr>
                <w:rFonts w:eastAsia="黑体"/>
                <w:snapToGrid w:val="0"/>
                <w:sz w:val="24"/>
              </w:rPr>
              <w:t>400 x 600 (oval)</w:t>
            </w:r>
          </w:p>
        </w:tc>
      </w:tr>
      <w:tr w14:paraId="29E7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5528" w:type="dxa"/>
          </w:tcPr>
          <w:p w14:paraId="7A495981">
            <w:pPr>
              <w:overflowPunct w:val="0"/>
              <w:autoSpaceDE w:val="0"/>
              <w:autoSpaceDN w:val="0"/>
              <w:adjustRightInd w:val="0"/>
              <w:spacing w:line="260" w:lineRule="exact"/>
              <w:rPr>
                <w:rFonts w:eastAsia="黑体"/>
                <w:snapToGrid w:val="0"/>
                <w:sz w:val="24"/>
              </w:rPr>
            </w:pPr>
            <w:r>
              <w:rPr>
                <w:rFonts w:eastAsia="黑体"/>
                <w:snapToGrid w:val="0"/>
                <w:sz w:val="24"/>
              </w:rPr>
              <w:t>Aft</w:t>
            </w:r>
            <w:r>
              <w:rPr>
                <w:rFonts w:hint="eastAsia" w:eastAsia="黑体"/>
                <w:snapToGrid w:val="0"/>
                <w:sz w:val="24"/>
              </w:rPr>
              <w:t xml:space="preserve"> </w:t>
            </w:r>
            <w:r>
              <w:rPr>
                <w:rFonts w:eastAsia="黑体"/>
                <w:snapToGrid w:val="0"/>
                <w:sz w:val="24"/>
              </w:rPr>
              <w:t xml:space="preserve">peak </w:t>
            </w:r>
            <w:r>
              <w:rPr>
                <w:rFonts w:hint="eastAsia" w:eastAsia="黑体"/>
                <w:snapToGrid w:val="0"/>
                <w:sz w:val="24"/>
              </w:rPr>
              <w:t>void</w:t>
            </w:r>
          </w:p>
        </w:tc>
        <w:tc>
          <w:tcPr>
            <w:tcW w:w="2410" w:type="dxa"/>
          </w:tcPr>
          <w:p w14:paraId="130CE05C">
            <w:pPr>
              <w:overflowPunct w:val="0"/>
              <w:autoSpaceDE w:val="0"/>
              <w:autoSpaceDN w:val="0"/>
              <w:adjustRightInd w:val="0"/>
              <w:spacing w:line="260" w:lineRule="exact"/>
              <w:rPr>
                <w:rFonts w:eastAsia="黑体"/>
                <w:snapToGrid w:val="0"/>
                <w:sz w:val="24"/>
              </w:rPr>
            </w:pPr>
            <w:r>
              <w:rPr>
                <w:rFonts w:eastAsia="黑体"/>
                <w:snapToGrid w:val="0"/>
                <w:sz w:val="24"/>
              </w:rPr>
              <w:t>400 x 600 (oval)</w:t>
            </w:r>
          </w:p>
        </w:tc>
      </w:tr>
      <w:tr w14:paraId="08889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5528" w:type="dxa"/>
          </w:tcPr>
          <w:p w14:paraId="56C5547A">
            <w:pPr>
              <w:overflowPunct w:val="0"/>
              <w:autoSpaceDE w:val="0"/>
              <w:autoSpaceDN w:val="0"/>
              <w:adjustRightInd w:val="0"/>
              <w:spacing w:line="260" w:lineRule="exact"/>
              <w:rPr>
                <w:rFonts w:eastAsia="黑体"/>
                <w:snapToGrid w:val="0"/>
                <w:sz w:val="24"/>
              </w:rPr>
            </w:pPr>
            <w:r>
              <w:rPr>
                <w:rFonts w:eastAsia="黑体"/>
                <w:snapToGrid w:val="0"/>
                <w:sz w:val="24"/>
              </w:rPr>
              <w:t>Chain locker (on chain locker wall in bosun store)</w:t>
            </w:r>
          </w:p>
        </w:tc>
        <w:tc>
          <w:tcPr>
            <w:tcW w:w="2410" w:type="dxa"/>
          </w:tcPr>
          <w:p w14:paraId="05A258A4">
            <w:pPr>
              <w:overflowPunct w:val="0"/>
              <w:autoSpaceDE w:val="0"/>
              <w:autoSpaceDN w:val="0"/>
              <w:adjustRightInd w:val="0"/>
              <w:spacing w:line="260" w:lineRule="exact"/>
              <w:rPr>
                <w:rFonts w:eastAsia="黑体"/>
                <w:snapToGrid w:val="0"/>
                <w:sz w:val="24"/>
              </w:rPr>
            </w:pPr>
            <w:r>
              <w:rPr>
                <w:rFonts w:eastAsia="黑体"/>
                <w:snapToGrid w:val="0"/>
                <w:sz w:val="24"/>
              </w:rPr>
              <w:t>600 x 800 (hinged)</w:t>
            </w:r>
          </w:p>
        </w:tc>
      </w:tr>
      <w:tr w14:paraId="4F9B8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5528" w:type="dxa"/>
          </w:tcPr>
          <w:p w14:paraId="3141B80B">
            <w:pPr>
              <w:overflowPunct w:val="0"/>
              <w:autoSpaceDE w:val="0"/>
              <w:autoSpaceDN w:val="0"/>
              <w:adjustRightInd w:val="0"/>
              <w:spacing w:line="260" w:lineRule="exact"/>
              <w:rPr>
                <w:rFonts w:eastAsia="黑体"/>
                <w:snapToGrid w:val="0"/>
                <w:sz w:val="24"/>
              </w:rPr>
            </w:pPr>
            <w:r>
              <w:rPr>
                <w:rFonts w:eastAsia="黑体"/>
                <w:snapToGrid w:val="0"/>
                <w:sz w:val="24"/>
              </w:rPr>
              <w:t>Ballast water tank</w:t>
            </w:r>
          </w:p>
        </w:tc>
        <w:tc>
          <w:tcPr>
            <w:tcW w:w="2410" w:type="dxa"/>
          </w:tcPr>
          <w:p w14:paraId="32043277">
            <w:pPr>
              <w:overflowPunct w:val="0"/>
              <w:autoSpaceDE w:val="0"/>
              <w:autoSpaceDN w:val="0"/>
              <w:adjustRightInd w:val="0"/>
              <w:spacing w:line="260" w:lineRule="exact"/>
              <w:rPr>
                <w:rFonts w:eastAsia="黑体"/>
                <w:snapToGrid w:val="0"/>
                <w:sz w:val="24"/>
              </w:rPr>
            </w:pPr>
            <w:r>
              <w:rPr>
                <w:rFonts w:eastAsia="黑体"/>
                <w:snapToGrid w:val="0"/>
                <w:sz w:val="24"/>
              </w:rPr>
              <w:t>400 x 600 (oval)</w:t>
            </w:r>
          </w:p>
        </w:tc>
      </w:tr>
      <w:tr w14:paraId="20C5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5528" w:type="dxa"/>
          </w:tcPr>
          <w:p w14:paraId="442648C8">
            <w:pPr>
              <w:overflowPunct w:val="0"/>
              <w:autoSpaceDE w:val="0"/>
              <w:autoSpaceDN w:val="0"/>
              <w:adjustRightInd w:val="0"/>
              <w:spacing w:line="260" w:lineRule="exact"/>
              <w:rPr>
                <w:rFonts w:eastAsia="黑体"/>
                <w:snapToGrid w:val="0"/>
                <w:sz w:val="24"/>
              </w:rPr>
            </w:pPr>
            <w:r>
              <w:rPr>
                <w:rFonts w:hint="eastAsia" w:eastAsia="黑体"/>
                <w:snapToGrid w:val="0"/>
                <w:sz w:val="24"/>
              </w:rPr>
              <w:t xml:space="preserve">Other hull structure tanks </w:t>
            </w:r>
            <w:r>
              <w:rPr>
                <w:rFonts w:eastAsia="黑体"/>
                <w:snapToGrid w:val="0"/>
                <w:sz w:val="24"/>
              </w:rPr>
              <w:t xml:space="preserve">in </w:t>
            </w:r>
            <w:r>
              <w:rPr>
                <w:rFonts w:hint="eastAsia" w:eastAsia="黑体"/>
                <w:snapToGrid w:val="0"/>
                <w:sz w:val="24"/>
              </w:rPr>
              <w:t>E/R</w:t>
            </w:r>
          </w:p>
        </w:tc>
        <w:tc>
          <w:tcPr>
            <w:tcW w:w="2410" w:type="dxa"/>
          </w:tcPr>
          <w:p w14:paraId="7006A9F3">
            <w:pPr>
              <w:overflowPunct w:val="0"/>
              <w:autoSpaceDE w:val="0"/>
              <w:autoSpaceDN w:val="0"/>
              <w:adjustRightInd w:val="0"/>
              <w:spacing w:line="260" w:lineRule="exact"/>
              <w:rPr>
                <w:rFonts w:eastAsia="黑体"/>
                <w:snapToGrid w:val="0"/>
                <w:sz w:val="24"/>
              </w:rPr>
            </w:pPr>
            <w:r>
              <w:rPr>
                <w:rFonts w:eastAsia="黑体"/>
                <w:snapToGrid w:val="0"/>
                <w:sz w:val="24"/>
              </w:rPr>
              <w:t>400 x 600 (oval)</w:t>
            </w:r>
          </w:p>
        </w:tc>
      </w:tr>
      <w:tr w14:paraId="37652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5528" w:type="dxa"/>
          </w:tcPr>
          <w:p w14:paraId="00BE5FA7">
            <w:pPr>
              <w:overflowPunct w:val="0"/>
              <w:autoSpaceDE w:val="0"/>
              <w:autoSpaceDN w:val="0"/>
              <w:adjustRightInd w:val="0"/>
              <w:spacing w:line="260" w:lineRule="exact"/>
              <w:rPr>
                <w:rFonts w:eastAsia="黑体"/>
                <w:snapToGrid w:val="0"/>
                <w:sz w:val="24"/>
              </w:rPr>
            </w:pPr>
            <w:r>
              <w:rPr>
                <w:rFonts w:eastAsia="黑体"/>
                <w:snapToGrid w:val="0"/>
                <w:sz w:val="24"/>
              </w:rPr>
              <w:t xml:space="preserve">Cofferdam and </w:t>
            </w:r>
            <w:r>
              <w:rPr>
                <w:rFonts w:hint="eastAsia" w:eastAsia="黑体"/>
                <w:snapToGrid w:val="0"/>
                <w:sz w:val="24"/>
              </w:rPr>
              <w:t>void space</w:t>
            </w:r>
          </w:p>
        </w:tc>
        <w:tc>
          <w:tcPr>
            <w:tcW w:w="2410" w:type="dxa"/>
          </w:tcPr>
          <w:p w14:paraId="21D8E934">
            <w:pPr>
              <w:overflowPunct w:val="0"/>
              <w:autoSpaceDE w:val="0"/>
              <w:autoSpaceDN w:val="0"/>
              <w:adjustRightInd w:val="0"/>
              <w:spacing w:line="260" w:lineRule="exact"/>
              <w:rPr>
                <w:rFonts w:eastAsia="黑体"/>
                <w:snapToGrid w:val="0"/>
                <w:sz w:val="24"/>
              </w:rPr>
            </w:pPr>
            <w:r>
              <w:rPr>
                <w:rFonts w:eastAsia="黑体"/>
                <w:snapToGrid w:val="0"/>
                <w:sz w:val="24"/>
              </w:rPr>
              <w:t>400 x 600 (oval)</w:t>
            </w:r>
          </w:p>
        </w:tc>
      </w:tr>
      <w:tr w14:paraId="4B5DB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5528" w:type="dxa"/>
          </w:tcPr>
          <w:p w14:paraId="5BCC7284">
            <w:pPr>
              <w:overflowPunct w:val="0"/>
              <w:autoSpaceDE w:val="0"/>
              <w:autoSpaceDN w:val="0"/>
              <w:adjustRightInd w:val="0"/>
              <w:spacing w:line="260" w:lineRule="exact"/>
              <w:rPr>
                <w:rFonts w:eastAsia="黑体"/>
                <w:snapToGrid w:val="0"/>
                <w:sz w:val="24"/>
              </w:rPr>
            </w:pPr>
            <w:r>
              <w:rPr>
                <w:rFonts w:hint="eastAsia" w:eastAsia="黑体"/>
                <w:snapToGrid w:val="0"/>
                <w:sz w:val="24"/>
              </w:rPr>
              <w:t>Pipe duct</w:t>
            </w:r>
          </w:p>
        </w:tc>
        <w:tc>
          <w:tcPr>
            <w:tcW w:w="2410" w:type="dxa"/>
          </w:tcPr>
          <w:p w14:paraId="023877C3">
            <w:pPr>
              <w:overflowPunct w:val="0"/>
              <w:autoSpaceDE w:val="0"/>
              <w:autoSpaceDN w:val="0"/>
              <w:adjustRightInd w:val="0"/>
              <w:spacing w:line="260" w:lineRule="exact"/>
              <w:rPr>
                <w:rFonts w:eastAsia="黑体"/>
                <w:snapToGrid w:val="0"/>
                <w:sz w:val="24"/>
              </w:rPr>
            </w:pPr>
            <w:r>
              <w:rPr>
                <w:rFonts w:eastAsia="黑体"/>
                <w:snapToGrid w:val="0"/>
                <w:sz w:val="24"/>
              </w:rPr>
              <w:t>400 x 600 (oval)</w:t>
            </w:r>
          </w:p>
        </w:tc>
      </w:tr>
      <w:tr w14:paraId="5F4A8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cantSplit/>
          <w:trHeight w:val="283" w:hRule="atLeast"/>
        </w:trPr>
        <w:tc>
          <w:tcPr>
            <w:tcW w:w="5528" w:type="dxa"/>
          </w:tcPr>
          <w:p w14:paraId="1594D21D">
            <w:pPr>
              <w:overflowPunct w:val="0"/>
              <w:autoSpaceDE w:val="0"/>
              <w:autoSpaceDN w:val="0"/>
              <w:adjustRightInd w:val="0"/>
              <w:spacing w:line="260" w:lineRule="exact"/>
              <w:rPr>
                <w:rFonts w:eastAsia="黑体"/>
                <w:snapToGrid w:val="0"/>
                <w:sz w:val="24"/>
              </w:rPr>
            </w:pPr>
            <w:r>
              <w:rPr>
                <w:rFonts w:eastAsia="黑体"/>
                <w:snapToGrid w:val="0"/>
                <w:sz w:val="24"/>
              </w:rPr>
              <w:t>S</w:t>
            </w:r>
            <w:r>
              <w:rPr>
                <w:rFonts w:hint="eastAsia" w:eastAsia="黑体"/>
                <w:snapToGrid w:val="0"/>
                <w:sz w:val="24"/>
              </w:rPr>
              <w:t>tern tube cooling water tank</w:t>
            </w:r>
          </w:p>
        </w:tc>
        <w:tc>
          <w:tcPr>
            <w:tcW w:w="2410" w:type="dxa"/>
          </w:tcPr>
          <w:p w14:paraId="6973F908">
            <w:pPr>
              <w:overflowPunct w:val="0"/>
              <w:autoSpaceDE w:val="0"/>
              <w:autoSpaceDN w:val="0"/>
              <w:adjustRightInd w:val="0"/>
              <w:spacing w:line="260" w:lineRule="exact"/>
              <w:rPr>
                <w:rFonts w:eastAsia="黑体"/>
                <w:snapToGrid w:val="0"/>
                <w:sz w:val="24"/>
              </w:rPr>
            </w:pPr>
            <w:r>
              <w:rPr>
                <w:rFonts w:eastAsia="黑体"/>
                <w:snapToGrid w:val="0"/>
                <w:sz w:val="24"/>
              </w:rPr>
              <w:t>400 x 600 (oval)</w:t>
            </w:r>
          </w:p>
        </w:tc>
      </w:tr>
    </w:tbl>
    <w:p w14:paraId="3228BB64"/>
    <w:p w14:paraId="2FECEC87"/>
    <w:p w14:paraId="1C974BF1">
      <w:pPr>
        <w:pStyle w:val="4"/>
        <w:spacing w:before="0" w:after="0"/>
        <w:rPr>
          <w:rFonts w:cs="Arial"/>
        </w:rPr>
      </w:pPr>
      <w:bookmarkStart w:id="214" w:name="_Toc50573835"/>
      <w:r>
        <w:rPr>
          <w:rFonts w:hint="eastAsia" w:cs="Arial"/>
        </w:rPr>
        <w:t>4.8.2</w:t>
      </w:r>
      <w:r>
        <w:rPr>
          <w:rFonts w:cs="Arial"/>
        </w:rPr>
        <w:tab/>
      </w:r>
      <w:r>
        <w:rPr>
          <w:rFonts w:hint="eastAsia" w:cs="Arial"/>
        </w:rPr>
        <w:t xml:space="preserve">steel ladder and </w:t>
      </w:r>
      <w:r>
        <w:rPr>
          <w:rFonts w:cs="Arial"/>
        </w:rPr>
        <w:t>HAND RAIL</w:t>
      </w:r>
      <w:bookmarkEnd w:id="214"/>
    </w:p>
    <w:p w14:paraId="3E854D57">
      <w:pPr>
        <w:autoSpaceDE w:val="0"/>
        <w:autoSpaceDN w:val="0"/>
        <w:adjustRightInd w:val="0"/>
        <w:spacing w:line="243" w:lineRule="auto"/>
        <w:ind w:left="1012"/>
        <w:rPr>
          <w:kern w:val="0"/>
          <w:sz w:val="24"/>
        </w:rPr>
      </w:pPr>
    </w:p>
    <w:p w14:paraId="1A3D738A">
      <w:pPr>
        <w:pStyle w:val="5"/>
        <w:spacing w:after="312"/>
        <w:ind w:left="42"/>
      </w:pPr>
      <w:r>
        <w:rPr>
          <w:rFonts w:hint="eastAsia"/>
        </w:rPr>
        <w:t>4.8.2</w:t>
      </w:r>
      <w:r>
        <w:t>.1</w:t>
      </w:r>
      <w:r>
        <w:tab/>
      </w:r>
      <w:r>
        <w:t>Access Ladder</w:t>
      </w:r>
      <w:r>
        <w:rPr>
          <w:rFonts w:hint="eastAsia"/>
        </w:rPr>
        <w:t xml:space="preserve"> on Deck, in Cargo Hold / Tank etc.</w:t>
      </w:r>
    </w:p>
    <w:p w14:paraId="3ED45D5A">
      <w:pPr>
        <w:autoSpaceDE w:val="0"/>
        <w:autoSpaceDN w:val="0"/>
        <w:adjustRightInd w:val="0"/>
        <w:ind w:left="963"/>
        <w:jc w:val="left"/>
        <w:rPr>
          <w:kern w:val="0"/>
          <w:sz w:val="24"/>
        </w:rPr>
      </w:pPr>
      <w:r>
        <w:rPr>
          <w:kern w:val="0"/>
          <w:sz w:val="24"/>
        </w:rPr>
        <w:t>Access ladders shall be provided as follows:</w:t>
      </w:r>
    </w:p>
    <w:p w14:paraId="0ECF20AD">
      <w:pPr>
        <w:autoSpaceDE w:val="0"/>
        <w:autoSpaceDN w:val="0"/>
        <w:adjustRightInd w:val="0"/>
        <w:ind w:left="963"/>
        <w:jc w:val="left"/>
        <w:rPr>
          <w:kern w:val="0"/>
          <w:sz w:val="24"/>
        </w:rPr>
      </w:pPr>
    </w:p>
    <w:tbl>
      <w:tblPr>
        <w:tblStyle w:val="40"/>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335"/>
        <w:gridCol w:w="1000"/>
        <w:gridCol w:w="1100"/>
        <w:gridCol w:w="1869"/>
        <w:gridCol w:w="1417"/>
      </w:tblGrid>
      <w:tr w14:paraId="0FEE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tcPr>
          <w:p w14:paraId="3E1EA53A">
            <w:pPr>
              <w:overflowPunct w:val="0"/>
              <w:autoSpaceDE w:val="0"/>
              <w:autoSpaceDN w:val="0"/>
              <w:adjustRightInd w:val="0"/>
              <w:spacing w:line="260" w:lineRule="exact"/>
              <w:jc w:val="center"/>
              <w:rPr>
                <w:sz w:val="24"/>
              </w:rPr>
            </w:pPr>
            <w:r>
              <w:rPr>
                <w:rFonts w:hint="eastAsia"/>
                <w:sz w:val="24"/>
              </w:rPr>
              <w:t>S</w:t>
            </w:r>
            <w:r>
              <w:rPr>
                <w:sz w:val="24"/>
              </w:rPr>
              <w:t>erved</w:t>
            </w:r>
            <w:r>
              <w:rPr>
                <w:rFonts w:hint="eastAsia"/>
                <w:sz w:val="24"/>
              </w:rPr>
              <w:t xml:space="preserve"> space</w:t>
            </w:r>
          </w:p>
        </w:tc>
        <w:tc>
          <w:tcPr>
            <w:tcW w:w="1335" w:type="dxa"/>
          </w:tcPr>
          <w:p w14:paraId="58EF43B3">
            <w:pPr>
              <w:overflowPunct w:val="0"/>
              <w:autoSpaceDE w:val="0"/>
              <w:autoSpaceDN w:val="0"/>
              <w:adjustRightInd w:val="0"/>
              <w:spacing w:line="260" w:lineRule="exact"/>
              <w:jc w:val="center"/>
              <w:rPr>
                <w:sz w:val="24"/>
              </w:rPr>
            </w:pPr>
            <w:r>
              <w:rPr>
                <w:sz w:val="24"/>
              </w:rPr>
              <w:t>Type</w:t>
            </w:r>
          </w:p>
        </w:tc>
        <w:tc>
          <w:tcPr>
            <w:tcW w:w="1000" w:type="dxa"/>
          </w:tcPr>
          <w:p w14:paraId="1C59B3B8">
            <w:pPr>
              <w:overflowPunct w:val="0"/>
              <w:autoSpaceDE w:val="0"/>
              <w:autoSpaceDN w:val="0"/>
              <w:adjustRightInd w:val="0"/>
              <w:spacing w:line="260" w:lineRule="exact"/>
              <w:jc w:val="center"/>
              <w:rPr>
                <w:sz w:val="24"/>
              </w:rPr>
            </w:pPr>
            <w:r>
              <w:rPr>
                <w:sz w:val="24"/>
              </w:rPr>
              <w:t>Breadth (mm)</w:t>
            </w:r>
          </w:p>
        </w:tc>
        <w:tc>
          <w:tcPr>
            <w:tcW w:w="1100" w:type="dxa"/>
          </w:tcPr>
          <w:p w14:paraId="1135863E">
            <w:pPr>
              <w:overflowPunct w:val="0"/>
              <w:autoSpaceDE w:val="0"/>
              <w:autoSpaceDN w:val="0"/>
              <w:adjustRightInd w:val="0"/>
              <w:spacing w:line="260" w:lineRule="exact"/>
              <w:jc w:val="center"/>
              <w:rPr>
                <w:sz w:val="24"/>
              </w:rPr>
            </w:pPr>
            <w:r>
              <w:rPr>
                <w:sz w:val="24"/>
              </w:rPr>
              <w:t>Side stringer</w:t>
            </w:r>
          </w:p>
        </w:tc>
        <w:tc>
          <w:tcPr>
            <w:tcW w:w="1869" w:type="dxa"/>
          </w:tcPr>
          <w:p w14:paraId="04BD0EA1">
            <w:pPr>
              <w:overflowPunct w:val="0"/>
              <w:autoSpaceDE w:val="0"/>
              <w:autoSpaceDN w:val="0"/>
              <w:adjustRightInd w:val="0"/>
              <w:spacing w:line="260" w:lineRule="exact"/>
              <w:ind w:left="-45" w:right="-46"/>
              <w:jc w:val="center"/>
              <w:rPr>
                <w:sz w:val="24"/>
              </w:rPr>
            </w:pPr>
            <w:r>
              <w:rPr>
                <w:sz w:val="24"/>
              </w:rPr>
              <w:t>Tread</w:t>
            </w:r>
          </w:p>
        </w:tc>
        <w:tc>
          <w:tcPr>
            <w:tcW w:w="1417" w:type="dxa"/>
          </w:tcPr>
          <w:p w14:paraId="3D25BAA2">
            <w:pPr>
              <w:overflowPunct w:val="0"/>
              <w:autoSpaceDE w:val="0"/>
              <w:autoSpaceDN w:val="0"/>
              <w:adjustRightInd w:val="0"/>
              <w:spacing w:line="260" w:lineRule="exact"/>
              <w:jc w:val="center"/>
              <w:rPr>
                <w:sz w:val="24"/>
              </w:rPr>
            </w:pPr>
            <w:r>
              <w:rPr>
                <w:sz w:val="24"/>
              </w:rPr>
              <w:t>Handrail</w:t>
            </w:r>
          </w:p>
        </w:tc>
      </w:tr>
      <w:tr w14:paraId="00563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Pr>
          <w:p w14:paraId="10ACAD6F">
            <w:pPr>
              <w:overflowPunct w:val="0"/>
              <w:autoSpaceDE w:val="0"/>
              <w:autoSpaceDN w:val="0"/>
              <w:adjustRightInd w:val="0"/>
              <w:spacing w:line="260" w:lineRule="exact"/>
              <w:jc w:val="center"/>
              <w:rPr>
                <w:sz w:val="24"/>
              </w:rPr>
            </w:pPr>
            <w:r>
              <w:rPr>
                <w:sz w:val="24"/>
              </w:rPr>
              <w:t>Exposed upper deck</w:t>
            </w:r>
          </w:p>
        </w:tc>
        <w:tc>
          <w:tcPr>
            <w:tcW w:w="1335" w:type="dxa"/>
            <w:vMerge w:val="restart"/>
            <w:vAlign w:val="center"/>
          </w:tcPr>
          <w:p w14:paraId="68C253C5">
            <w:pPr>
              <w:overflowPunct w:val="0"/>
              <w:autoSpaceDE w:val="0"/>
              <w:autoSpaceDN w:val="0"/>
              <w:adjustRightInd w:val="0"/>
              <w:spacing w:line="260" w:lineRule="exact"/>
              <w:jc w:val="center"/>
              <w:rPr>
                <w:sz w:val="24"/>
              </w:rPr>
            </w:pPr>
            <w:r>
              <w:rPr>
                <w:sz w:val="24"/>
              </w:rPr>
              <w:t>Inclined</w:t>
            </w:r>
          </w:p>
        </w:tc>
        <w:tc>
          <w:tcPr>
            <w:tcW w:w="1000" w:type="dxa"/>
            <w:vMerge w:val="restart"/>
            <w:vAlign w:val="center"/>
          </w:tcPr>
          <w:p w14:paraId="0DD3D248">
            <w:pPr>
              <w:overflowPunct w:val="0"/>
              <w:autoSpaceDE w:val="0"/>
              <w:autoSpaceDN w:val="0"/>
              <w:adjustRightInd w:val="0"/>
              <w:spacing w:line="260" w:lineRule="exact"/>
              <w:jc w:val="center"/>
              <w:rPr>
                <w:sz w:val="24"/>
              </w:rPr>
            </w:pPr>
            <w:r>
              <w:rPr>
                <w:sz w:val="24"/>
              </w:rPr>
              <w:t>700</w:t>
            </w:r>
          </w:p>
        </w:tc>
        <w:tc>
          <w:tcPr>
            <w:tcW w:w="1100" w:type="dxa"/>
            <w:vMerge w:val="restart"/>
            <w:vAlign w:val="center"/>
          </w:tcPr>
          <w:p w14:paraId="51CDBE7F">
            <w:pPr>
              <w:overflowPunct w:val="0"/>
              <w:autoSpaceDE w:val="0"/>
              <w:autoSpaceDN w:val="0"/>
              <w:adjustRightInd w:val="0"/>
              <w:spacing w:line="260" w:lineRule="exact"/>
              <w:jc w:val="center"/>
              <w:rPr>
                <w:sz w:val="24"/>
              </w:rPr>
            </w:pPr>
            <w:r>
              <w:rPr>
                <w:sz w:val="24"/>
              </w:rPr>
              <w:t>Section</w:t>
            </w:r>
          </w:p>
        </w:tc>
        <w:tc>
          <w:tcPr>
            <w:tcW w:w="1869" w:type="dxa"/>
            <w:vMerge w:val="restart"/>
            <w:vAlign w:val="center"/>
          </w:tcPr>
          <w:p w14:paraId="152C1662">
            <w:pPr>
              <w:overflowPunct w:val="0"/>
              <w:autoSpaceDE w:val="0"/>
              <w:autoSpaceDN w:val="0"/>
              <w:adjustRightInd w:val="0"/>
              <w:spacing w:line="260" w:lineRule="exact"/>
              <w:ind w:left="-45" w:right="-46"/>
              <w:jc w:val="center"/>
              <w:rPr>
                <w:sz w:val="24"/>
              </w:rPr>
            </w:pPr>
            <w:r>
              <w:rPr>
                <w:sz w:val="24"/>
              </w:rPr>
              <w:t>Checkered steel plate</w:t>
            </w:r>
          </w:p>
          <w:p w14:paraId="1DB17FCB">
            <w:pPr>
              <w:overflowPunct w:val="0"/>
              <w:autoSpaceDE w:val="0"/>
              <w:autoSpaceDN w:val="0"/>
              <w:adjustRightInd w:val="0"/>
              <w:spacing w:line="260" w:lineRule="exact"/>
              <w:ind w:left="-45" w:right="-46"/>
              <w:jc w:val="center"/>
              <w:rPr>
                <w:sz w:val="24"/>
              </w:rPr>
            </w:pPr>
            <w:r>
              <w:rPr>
                <w:sz w:val="24"/>
              </w:rPr>
              <w:t>pitch:abt.2</w:t>
            </w:r>
            <w:r>
              <w:rPr>
                <w:rFonts w:hint="eastAsia"/>
                <w:sz w:val="24"/>
              </w:rPr>
              <w:t>2</w:t>
            </w:r>
            <w:r>
              <w:rPr>
                <w:sz w:val="24"/>
              </w:rPr>
              <w:t>0mm</w:t>
            </w:r>
          </w:p>
        </w:tc>
        <w:tc>
          <w:tcPr>
            <w:tcW w:w="1417" w:type="dxa"/>
            <w:vMerge w:val="restart"/>
            <w:vAlign w:val="center"/>
          </w:tcPr>
          <w:p w14:paraId="077E4319">
            <w:pPr>
              <w:overflowPunct w:val="0"/>
              <w:autoSpaceDE w:val="0"/>
              <w:autoSpaceDN w:val="0"/>
              <w:adjustRightInd w:val="0"/>
              <w:spacing w:line="260" w:lineRule="exact"/>
              <w:jc w:val="center"/>
              <w:rPr>
                <w:kern w:val="0"/>
                <w:sz w:val="24"/>
              </w:rPr>
            </w:pPr>
            <w:r>
              <w:rPr>
                <w:sz w:val="24"/>
              </w:rPr>
              <w:t xml:space="preserve">Top rail </w:t>
            </w:r>
            <w:r>
              <w:rPr>
                <w:kern w:val="0"/>
                <w:sz w:val="24"/>
              </w:rPr>
              <w:t>42.25</w:t>
            </w:r>
            <w:r>
              <w:rPr>
                <w:rFonts w:hint="eastAsia"/>
                <w:kern w:val="0"/>
                <w:sz w:val="24"/>
              </w:rPr>
              <w:t>mm</w:t>
            </w:r>
            <w:r>
              <w:rPr>
                <w:kern w:val="0"/>
                <w:sz w:val="24"/>
              </w:rPr>
              <w:t xml:space="preserve"> diameter</w:t>
            </w:r>
          </w:p>
          <w:p w14:paraId="2C33E557">
            <w:pPr>
              <w:overflowPunct w:val="0"/>
              <w:autoSpaceDE w:val="0"/>
              <w:autoSpaceDN w:val="0"/>
              <w:adjustRightInd w:val="0"/>
              <w:spacing w:line="260" w:lineRule="exact"/>
              <w:jc w:val="center"/>
              <w:rPr>
                <w:kern w:val="0"/>
                <w:sz w:val="24"/>
              </w:rPr>
            </w:pPr>
            <w:r>
              <w:rPr>
                <w:kern w:val="0"/>
                <w:sz w:val="24"/>
              </w:rPr>
              <w:t>galvanized water gas pipe</w:t>
            </w:r>
            <w:r>
              <w:rPr>
                <w:rFonts w:hint="eastAsia"/>
                <w:kern w:val="0"/>
                <w:sz w:val="24"/>
              </w:rPr>
              <w:t>.</w:t>
            </w:r>
          </w:p>
        </w:tc>
      </w:tr>
      <w:tr w14:paraId="2C5A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Pr>
          <w:p w14:paraId="5516612B">
            <w:pPr>
              <w:overflowPunct w:val="0"/>
              <w:autoSpaceDE w:val="0"/>
              <w:autoSpaceDN w:val="0"/>
              <w:adjustRightInd w:val="0"/>
              <w:spacing w:line="260" w:lineRule="exact"/>
              <w:jc w:val="center"/>
              <w:rPr>
                <w:sz w:val="24"/>
              </w:rPr>
            </w:pPr>
            <w:r>
              <w:rPr>
                <w:sz w:val="24"/>
              </w:rPr>
              <w:t>Other exposed deck</w:t>
            </w:r>
          </w:p>
        </w:tc>
        <w:tc>
          <w:tcPr>
            <w:tcW w:w="1335" w:type="dxa"/>
            <w:vMerge w:val="continue"/>
            <w:vAlign w:val="center"/>
          </w:tcPr>
          <w:p w14:paraId="711385E7">
            <w:pPr>
              <w:spacing w:line="260" w:lineRule="exact"/>
              <w:jc w:val="left"/>
              <w:rPr>
                <w:sz w:val="24"/>
              </w:rPr>
            </w:pPr>
          </w:p>
        </w:tc>
        <w:tc>
          <w:tcPr>
            <w:tcW w:w="1000" w:type="dxa"/>
            <w:vMerge w:val="continue"/>
            <w:vAlign w:val="center"/>
          </w:tcPr>
          <w:p w14:paraId="1D518087">
            <w:pPr>
              <w:spacing w:line="260" w:lineRule="exact"/>
              <w:jc w:val="left"/>
              <w:rPr>
                <w:sz w:val="24"/>
              </w:rPr>
            </w:pPr>
          </w:p>
        </w:tc>
        <w:tc>
          <w:tcPr>
            <w:tcW w:w="1100" w:type="dxa"/>
            <w:vMerge w:val="continue"/>
            <w:vAlign w:val="center"/>
          </w:tcPr>
          <w:p w14:paraId="6EC34FDE">
            <w:pPr>
              <w:spacing w:line="260" w:lineRule="exact"/>
              <w:jc w:val="left"/>
              <w:rPr>
                <w:sz w:val="24"/>
              </w:rPr>
            </w:pPr>
          </w:p>
        </w:tc>
        <w:tc>
          <w:tcPr>
            <w:tcW w:w="1869" w:type="dxa"/>
            <w:vMerge w:val="continue"/>
            <w:vAlign w:val="center"/>
          </w:tcPr>
          <w:p w14:paraId="0B135E17">
            <w:pPr>
              <w:spacing w:line="260" w:lineRule="exact"/>
              <w:jc w:val="left"/>
              <w:rPr>
                <w:sz w:val="24"/>
              </w:rPr>
            </w:pPr>
          </w:p>
        </w:tc>
        <w:tc>
          <w:tcPr>
            <w:tcW w:w="1417" w:type="dxa"/>
            <w:vMerge w:val="continue"/>
            <w:vAlign w:val="center"/>
          </w:tcPr>
          <w:p w14:paraId="281461A0">
            <w:pPr>
              <w:spacing w:line="260" w:lineRule="exact"/>
              <w:jc w:val="left"/>
              <w:rPr>
                <w:sz w:val="24"/>
              </w:rPr>
            </w:pPr>
          </w:p>
        </w:tc>
      </w:tr>
      <w:tr w14:paraId="72BE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Pr>
          <w:p w14:paraId="772683F4">
            <w:pPr>
              <w:overflowPunct w:val="0"/>
              <w:autoSpaceDE w:val="0"/>
              <w:autoSpaceDN w:val="0"/>
              <w:adjustRightInd w:val="0"/>
              <w:spacing w:line="260" w:lineRule="exact"/>
              <w:jc w:val="center"/>
              <w:rPr>
                <w:sz w:val="24"/>
              </w:rPr>
            </w:pPr>
            <w:r>
              <w:rPr>
                <w:sz w:val="24"/>
              </w:rPr>
              <w:t>Steering gear room</w:t>
            </w:r>
            <w:r>
              <w:rPr>
                <w:rFonts w:hint="eastAsia"/>
                <w:sz w:val="24"/>
              </w:rPr>
              <w:t>, CO2 room</w:t>
            </w:r>
          </w:p>
        </w:tc>
        <w:tc>
          <w:tcPr>
            <w:tcW w:w="1335" w:type="dxa"/>
            <w:vAlign w:val="center"/>
          </w:tcPr>
          <w:p w14:paraId="16E121AF">
            <w:pPr>
              <w:spacing w:line="260" w:lineRule="exact"/>
              <w:jc w:val="center"/>
              <w:rPr>
                <w:sz w:val="24"/>
              </w:rPr>
            </w:pPr>
            <w:r>
              <w:rPr>
                <w:sz w:val="24"/>
              </w:rPr>
              <w:t>Inclined</w:t>
            </w:r>
          </w:p>
        </w:tc>
        <w:tc>
          <w:tcPr>
            <w:tcW w:w="1000" w:type="dxa"/>
            <w:vAlign w:val="center"/>
          </w:tcPr>
          <w:p w14:paraId="46C4D281">
            <w:pPr>
              <w:spacing w:line="260" w:lineRule="exact"/>
              <w:jc w:val="center"/>
              <w:rPr>
                <w:sz w:val="24"/>
              </w:rPr>
            </w:pPr>
            <w:r>
              <w:rPr>
                <w:sz w:val="24"/>
              </w:rPr>
              <w:t>600</w:t>
            </w:r>
          </w:p>
        </w:tc>
        <w:tc>
          <w:tcPr>
            <w:tcW w:w="1100" w:type="dxa"/>
            <w:vAlign w:val="center"/>
          </w:tcPr>
          <w:p w14:paraId="291ED218">
            <w:pPr>
              <w:spacing w:line="260" w:lineRule="exact"/>
              <w:jc w:val="center"/>
              <w:rPr>
                <w:sz w:val="24"/>
              </w:rPr>
            </w:pPr>
            <w:r>
              <w:rPr>
                <w:sz w:val="24"/>
              </w:rPr>
              <w:t>Section</w:t>
            </w:r>
          </w:p>
        </w:tc>
        <w:tc>
          <w:tcPr>
            <w:tcW w:w="1869" w:type="dxa"/>
            <w:vAlign w:val="center"/>
          </w:tcPr>
          <w:p w14:paraId="30D08799">
            <w:pPr>
              <w:overflowPunct w:val="0"/>
              <w:autoSpaceDE w:val="0"/>
              <w:autoSpaceDN w:val="0"/>
              <w:adjustRightInd w:val="0"/>
              <w:spacing w:line="260" w:lineRule="exact"/>
              <w:ind w:left="-45" w:right="-46"/>
              <w:jc w:val="center"/>
              <w:rPr>
                <w:sz w:val="24"/>
              </w:rPr>
            </w:pPr>
            <w:r>
              <w:rPr>
                <w:sz w:val="24"/>
              </w:rPr>
              <w:t>Checkered steel plate</w:t>
            </w:r>
          </w:p>
          <w:p w14:paraId="1692C039">
            <w:pPr>
              <w:spacing w:line="260" w:lineRule="exact"/>
              <w:jc w:val="left"/>
              <w:rPr>
                <w:sz w:val="24"/>
              </w:rPr>
            </w:pPr>
            <w:r>
              <w:rPr>
                <w:sz w:val="24"/>
              </w:rPr>
              <w:t>pitch:abt.2</w:t>
            </w:r>
            <w:r>
              <w:rPr>
                <w:rFonts w:hint="eastAsia"/>
                <w:sz w:val="24"/>
              </w:rPr>
              <w:t>2</w:t>
            </w:r>
            <w:r>
              <w:rPr>
                <w:sz w:val="24"/>
              </w:rPr>
              <w:t>0mm</w:t>
            </w:r>
          </w:p>
        </w:tc>
        <w:tc>
          <w:tcPr>
            <w:tcW w:w="1417" w:type="dxa"/>
            <w:vAlign w:val="center"/>
          </w:tcPr>
          <w:p w14:paraId="191D7587">
            <w:pPr>
              <w:spacing w:line="260" w:lineRule="exact"/>
              <w:jc w:val="center"/>
              <w:rPr>
                <w:kern w:val="0"/>
                <w:sz w:val="24"/>
              </w:rPr>
            </w:pPr>
            <w:r>
              <w:rPr>
                <w:kern w:val="0"/>
                <w:sz w:val="24"/>
              </w:rPr>
              <w:t>42.25</w:t>
            </w:r>
            <w:r>
              <w:rPr>
                <w:rFonts w:hint="eastAsia"/>
                <w:kern w:val="0"/>
                <w:sz w:val="24"/>
              </w:rPr>
              <w:t>mm</w:t>
            </w:r>
            <w:r>
              <w:rPr>
                <w:kern w:val="0"/>
                <w:sz w:val="24"/>
              </w:rPr>
              <w:t xml:space="preserve"> diameter</w:t>
            </w:r>
          </w:p>
          <w:p w14:paraId="08B65C74">
            <w:pPr>
              <w:spacing w:line="260" w:lineRule="exact"/>
              <w:jc w:val="center"/>
              <w:rPr>
                <w:sz w:val="24"/>
              </w:rPr>
            </w:pPr>
            <w:r>
              <w:rPr>
                <w:kern w:val="0"/>
                <w:sz w:val="24"/>
              </w:rPr>
              <w:t>galvanized water gas pipe</w:t>
            </w:r>
          </w:p>
        </w:tc>
      </w:tr>
      <w:tr w14:paraId="67A0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trPr>
        <w:tc>
          <w:tcPr>
            <w:tcW w:w="1500" w:type="dxa"/>
            <w:vMerge w:val="restart"/>
            <w:vAlign w:val="center"/>
          </w:tcPr>
          <w:p w14:paraId="5DA251E6">
            <w:pPr>
              <w:overflowPunct w:val="0"/>
              <w:autoSpaceDE w:val="0"/>
              <w:autoSpaceDN w:val="0"/>
              <w:adjustRightInd w:val="0"/>
              <w:spacing w:line="260" w:lineRule="exact"/>
              <w:jc w:val="center"/>
              <w:rPr>
                <w:sz w:val="24"/>
              </w:rPr>
            </w:pPr>
            <w:r>
              <w:rPr>
                <w:sz w:val="24"/>
              </w:rPr>
              <w:t>Cargo hold</w:t>
            </w:r>
          </w:p>
          <w:p w14:paraId="7958A48D">
            <w:pPr>
              <w:overflowPunct w:val="0"/>
              <w:autoSpaceDE w:val="0"/>
              <w:autoSpaceDN w:val="0"/>
              <w:adjustRightInd w:val="0"/>
              <w:spacing w:line="260" w:lineRule="exact"/>
              <w:jc w:val="center"/>
              <w:rPr>
                <w:sz w:val="24"/>
              </w:rPr>
            </w:pPr>
          </w:p>
        </w:tc>
        <w:tc>
          <w:tcPr>
            <w:tcW w:w="1335" w:type="dxa"/>
            <w:vAlign w:val="center"/>
          </w:tcPr>
          <w:p w14:paraId="447EB6FB">
            <w:pPr>
              <w:overflowPunct w:val="0"/>
              <w:autoSpaceDE w:val="0"/>
              <w:autoSpaceDN w:val="0"/>
              <w:adjustRightInd w:val="0"/>
              <w:spacing w:line="260" w:lineRule="exact"/>
              <w:jc w:val="center"/>
              <w:rPr>
                <w:sz w:val="24"/>
              </w:rPr>
            </w:pPr>
            <w:r>
              <w:rPr>
                <w:sz w:val="24"/>
              </w:rPr>
              <w:t>Vert</w:t>
            </w:r>
            <w:r>
              <w:rPr>
                <w:rFonts w:hint="eastAsia"/>
                <w:sz w:val="24"/>
              </w:rPr>
              <w:t>ical</w:t>
            </w:r>
          </w:p>
        </w:tc>
        <w:tc>
          <w:tcPr>
            <w:tcW w:w="1000" w:type="dxa"/>
            <w:vAlign w:val="center"/>
          </w:tcPr>
          <w:p w14:paraId="572146A2">
            <w:pPr>
              <w:spacing w:line="260" w:lineRule="exact"/>
              <w:jc w:val="center"/>
              <w:rPr>
                <w:sz w:val="24"/>
              </w:rPr>
            </w:pPr>
            <w:r>
              <w:rPr>
                <w:rFonts w:hint="eastAsia"/>
                <w:sz w:val="24"/>
              </w:rPr>
              <w:t>350</w:t>
            </w:r>
          </w:p>
        </w:tc>
        <w:tc>
          <w:tcPr>
            <w:tcW w:w="1100" w:type="dxa"/>
            <w:vAlign w:val="center"/>
          </w:tcPr>
          <w:p w14:paraId="7CD65DA1">
            <w:pPr>
              <w:overflowPunct w:val="0"/>
              <w:autoSpaceDE w:val="0"/>
              <w:autoSpaceDN w:val="0"/>
              <w:adjustRightInd w:val="0"/>
              <w:spacing w:line="260" w:lineRule="exact"/>
              <w:jc w:val="center"/>
              <w:rPr>
                <w:sz w:val="24"/>
              </w:rPr>
            </w:pPr>
            <w:r>
              <w:rPr>
                <w:sz w:val="24"/>
              </w:rPr>
              <w:t>Steel flat bar</w:t>
            </w:r>
          </w:p>
        </w:tc>
        <w:tc>
          <w:tcPr>
            <w:tcW w:w="1869" w:type="dxa"/>
            <w:vAlign w:val="center"/>
          </w:tcPr>
          <w:p w14:paraId="78386E7E">
            <w:pPr>
              <w:overflowPunct w:val="0"/>
              <w:autoSpaceDE w:val="0"/>
              <w:autoSpaceDN w:val="0"/>
              <w:adjustRightInd w:val="0"/>
              <w:spacing w:line="260" w:lineRule="exact"/>
              <w:ind w:left="-45" w:right="-46"/>
              <w:jc w:val="center"/>
              <w:rPr>
                <w:sz w:val="24"/>
              </w:rPr>
            </w:pPr>
            <w:r>
              <w:rPr>
                <w:sz w:val="24"/>
              </w:rPr>
              <w:t>Steel square bar</w:t>
            </w:r>
            <w:r>
              <w:rPr>
                <w:rFonts w:hint="eastAsia"/>
                <w:sz w:val="24"/>
              </w:rPr>
              <w:t xml:space="preserve">, </w:t>
            </w:r>
            <w:r>
              <w:rPr>
                <w:sz w:val="24"/>
              </w:rPr>
              <w:t>22x22mm</w:t>
            </w:r>
          </w:p>
        </w:tc>
        <w:tc>
          <w:tcPr>
            <w:tcW w:w="1417" w:type="dxa"/>
            <w:vAlign w:val="center"/>
          </w:tcPr>
          <w:p w14:paraId="2A32D8C9">
            <w:pPr>
              <w:overflowPunct w:val="0"/>
              <w:autoSpaceDE w:val="0"/>
              <w:autoSpaceDN w:val="0"/>
              <w:adjustRightInd w:val="0"/>
              <w:spacing w:line="260" w:lineRule="exact"/>
              <w:jc w:val="center"/>
              <w:rPr>
                <w:sz w:val="24"/>
              </w:rPr>
            </w:pPr>
            <w:r>
              <w:rPr>
                <w:sz w:val="24"/>
              </w:rPr>
              <w:t>--</w:t>
            </w:r>
          </w:p>
        </w:tc>
      </w:tr>
      <w:tr w14:paraId="33BB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500" w:type="dxa"/>
            <w:vMerge w:val="continue"/>
            <w:vAlign w:val="center"/>
          </w:tcPr>
          <w:p w14:paraId="3DF4684D">
            <w:pPr>
              <w:overflowPunct w:val="0"/>
              <w:autoSpaceDE w:val="0"/>
              <w:autoSpaceDN w:val="0"/>
              <w:adjustRightInd w:val="0"/>
              <w:spacing w:line="260" w:lineRule="exact"/>
              <w:jc w:val="center"/>
              <w:rPr>
                <w:sz w:val="24"/>
              </w:rPr>
            </w:pPr>
          </w:p>
        </w:tc>
        <w:tc>
          <w:tcPr>
            <w:tcW w:w="1335" w:type="dxa"/>
            <w:vAlign w:val="center"/>
          </w:tcPr>
          <w:p w14:paraId="7166AC52">
            <w:pPr>
              <w:overflowPunct w:val="0"/>
              <w:autoSpaceDE w:val="0"/>
              <w:autoSpaceDN w:val="0"/>
              <w:adjustRightInd w:val="0"/>
              <w:spacing w:line="260" w:lineRule="exact"/>
              <w:jc w:val="center"/>
              <w:rPr>
                <w:sz w:val="24"/>
              </w:rPr>
            </w:pPr>
          </w:p>
        </w:tc>
        <w:tc>
          <w:tcPr>
            <w:tcW w:w="1000" w:type="dxa"/>
            <w:vAlign w:val="center"/>
          </w:tcPr>
          <w:p w14:paraId="4C28538D">
            <w:pPr>
              <w:overflowPunct w:val="0"/>
              <w:autoSpaceDE w:val="0"/>
              <w:autoSpaceDN w:val="0"/>
              <w:adjustRightInd w:val="0"/>
              <w:spacing w:line="260" w:lineRule="exact"/>
              <w:jc w:val="center"/>
              <w:rPr>
                <w:sz w:val="24"/>
              </w:rPr>
            </w:pPr>
          </w:p>
        </w:tc>
        <w:tc>
          <w:tcPr>
            <w:tcW w:w="1100" w:type="dxa"/>
            <w:vAlign w:val="center"/>
          </w:tcPr>
          <w:p w14:paraId="0EE6DEE0">
            <w:pPr>
              <w:overflowPunct w:val="0"/>
              <w:autoSpaceDE w:val="0"/>
              <w:autoSpaceDN w:val="0"/>
              <w:adjustRightInd w:val="0"/>
              <w:spacing w:line="260" w:lineRule="exact"/>
              <w:jc w:val="center"/>
              <w:rPr>
                <w:sz w:val="24"/>
              </w:rPr>
            </w:pPr>
          </w:p>
        </w:tc>
        <w:tc>
          <w:tcPr>
            <w:tcW w:w="1869" w:type="dxa"/>
            <w:vAlign w:val="center"/>
          </w:tcPr>
          <w:p w14:paraId="4311E541">
            <w:pPr>
              <w:overflowPunct w:val="0"/>
              <w:autoSpaceDE w:val="0"/>
              <w:autoSpaceDN w:val="0"/>
              <w:adjustRightInd w:val="0"/>
              <w:spacing w:line="260" w:lineRule="exact"/>
              <w:ind w:left="-45" w:right="-46"/>
              <w:jc w:val="center"/>
              <w:rPr>
                <w:sz w:val="24"/>
              </w:rPr>
            </w:pPr>
          </w:p>
        </w:tc>
        <w:tc>
          <w:tcPr>
            <w:tcW w:w="1417" w:type="dxa"/>
            <w:vAlign w:val="center"/>
          </w:tcPr>
          <w:p w14:paraId="49397B2B">
            <w:pPr>
              <w:overflowPunct w:val="0"/>
              <w:autoSpaceDE w:val="0"/>
              <w:autoSpaceDN w:val="0"/>
              <w:adjustRightInd w:val="0"/>
              <w:spacing w:line="260" w:lineRule="exact"/>
              <w:jc w:val="center"/>
              <w:rPr>
                <w:sz w:val="24"/>
              </w:rPr>
            </w:pPr>
          </w:p>
        </w:tc>
      </w:tr>
      <w:tr w14:paraId="04BD4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1BB38A4F">
            <w:pPr>
              <w:overflowPunct w:val="0"/>
              <w:autoSpaceDE w:val="0"/>
              <w:autoSpaceDN w:val="0"/>
              <w:adjustRightInd w:val="0"/>
              <w:spacing w:line="260" w:lineRule="exact"/>
              <w:jc w:val="center"/>
              <w:rPr>
                <w:sz w:val="24"/>
              </w:rPr>
            </w:pPr>
            <w:r>
              <w:rPr>
                <w:sz w:val="24"/>
              </w:rPr>
              <w:t xml:space="preserve">Fuel oil bunker tank, Ballast water tank, F.W. tank, E/R escape, funnel, bow thruster room, access trunk, </w:t>
            </w:r>
            <w:r>
              <w:rPr>
                <w:rFonts w:hint="eastAsia"/>
                <w:sz w:val="24"/>
              </w:rPr>
              <w:t>deck stanchion</w:t>
            </w:r>
          </w:p>
        </w:tc>
        <w:tc>
          <w:tcPr>
            <w:tcW w:w="1335" w:type="dxa"/>
            <w:vAlign w:val="center"/>
          </w:tcPr>
          <w:p w14:paraId="006E3A89">
            <w:pPr>
              <w:overflowPunct w:val="0"/>
              <w:autoSpaceDE w:val="0"/>
              <w:autoSpaceDN w:val="0"/>
              <w:adjustRightInd w:val="0"/>
              <w:spacing w:line="260" w:lineRule="exact"/>
              <w:jc w:val="center"/>
              <w:rPr>
                <w:sz w:val="24"/>
              </w:rPr>
            </w:pPr>
            <w:r>
              <w:rPr>
                <w:sz w:val="24"/>
              </w:rPr>
              <w:t>Vert.</w:t>
            </w:r>
          </w:p>
        </w:tc>
        <w:tc>
          <w:tcPr>
            <w:tcW w:w="1000" w:type="dxa"/>
            <w:vAlign w:val="center"/>
          </w:tcPr>
          <w:p w14:paraId="03DAD337">
            <w:pPr>
              <w:overflowPunct w:val="0"/>
              <w:autoSpaceDE w:val="0"/>
              <w:autoSpaceDN w:val="0"/>
              <w:adjustRightInd w:val="0"/>
              <w:spacing w:line="260" w:lineRule="exact"/>
              <w:jc w:val="center"/>
              <w:rPr>
                <w:sz w:val="24"/>
              </w:rPr>
            </w:pPr>
            <w:r>
              <w:rPr>
                <w:sz w:val="24"/>
              </w:rPr>
              <w:t>350</w:t>
            </w:r>
          </w:p>
        </w:tc>
        <w:tc>
          <w:tcPr>
            <w:tcW w:w="1100" w:type="dxa"/>
            <w:vAlign w:val="center"/>
          </w:tcPr>
          <w:p w14:paraId="24DBC72E">
            <w:pPr>
              <w:overflowPunct w:val="0"/>
              <w:autoSpaceDE w:val="0"/>
              <w:autoSpaceDN w:val="0"/>
              <w:adjustRightInd w:val="0"/>
              <w:spacing w:line="260" w:lineRule="exact"/>
              <w:jc w:val="center"/>
              <w:rPr>
                <w:sz w:val="24"/>
              </w:rPr>
            </w:pPr>
            <w:r>
              <w:rPr>
                <w:sz w:val="24"/>
              </w:rPr>
              <w:t>Steel flat bar</w:t>
            </w:r>
          </w:p>
        </w:tc>
        <w:tc>
          <w:tcPr>
            <w:tcW w:w="1869" w:type="dxa"/>
            <w:vAlign w:val="center"/>
          </w:tcPr>
          <w:p w14:paraId="6948A422">
            <w:pPr>
              <w:overflowPunct w:val="0"/>
              <w:autoSpaceDE w:val="0"/>
              <w:autoSpaceDN w:val="0"/>
              <w:adjustRightInd w:val="0"/>
              <w:spacing w:line="260" w:lineRule="exact"/>
              <w:ind w:left="-45" w:right="-46"/>
              <w:jc w:val="center"/>
              <w:rPr>
                <w:sz w:val="24"/>
              </w:rPr>
            </w:pPr>
            <w:r>
              <w:rPr>
                <w:sz w:val="24"/>
              </w:rPr>
              <w:t xml:space="preserve">Steel square bar 22mm, </w:t>
            </w:r>
          </w:p>
          <w:p w14:paraId="2C91583A">
            <w:pPr>
              <w:overflowPunct w:val="0"/>
              <w:autoSpaceDE w:val="0"/>
              <w:autoSpaceDN w:val="0"/>
              <w:adjustRightInd w:val="0"/>
              <w:spacing w:line="260" w:lineRule="exact"/>
              <w:ind w:left="-45" w:right="-46"/>
              <w:jc w:val="center"/>
              <w:rPr>
                <w:sz w:val="24"/>
              </w:rPr>
            </w:pPr>
            <w:r>
              <w:rPr>
                <w:sz w:val="24"/>
              </w:rPr>
              <w:t>pitch: abt.300mm</w:t>
            </w:r>
          </w:p>
        </w:tc>
        <w:tc>
          <w:tcPr>
            <w:tcW w:w="1417" w:type="dxa"/>
            <w:vAlign w:val="center"/>
          </w:tcPr>
          <w:p w14:paraId="03A54534">
            <w:pPr>
              <w:overflowPunct w:val="0"/>
              <w:autoSpaceDE w:val="0"/>
              <w:autoSpaceDN w:val="0"/>
              <w:adjustRightInd w:val="0"/>
              <w:spacing w:line="260" w:lineRule="exact"/>
              <w:jc w:val="center"/>
              <w:rPr>
                <w:sz w:val="24"/>
              </w:rPr>
            </w:pPr>
            <w:r>
              <w:rPr>
                <w:sz w:val="24"/>
              </w:rPr>
              <w:t xml:space="preserve">Round bar, </w:t>
            </w:r>
            <w:r>
              <w:rPr>
                <w:rFonts w:hint="eastAsia"/>
                <w:sz w:val="24"/>
              </w:rPr>
              <w:t>25</w:t>
            </w:r>
            <w:r>
              <w:rPr>
                <w:sz w:val="24"/>
              </w:rPr>
              <w:t>mm dia. where necessary</w:t>
            </w:r>
          </w:p>
        </w:tc>
      </w:tr>
      <w:tr w14:paraId="33BB0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2" w:hRule="atLeast"/>
        </w:trPr>
        <w:tc>
          <w:tcPr>
            <w:tcW w:w="1500" w:type="dxa"/>
            <w:vAlign w:val="center"/>
          </w:tcPr>
          <w:p w14:paraId="15568AFA">
            <w:pPr>
              <w:overflowPunct w:val="0"/>
              <w:autoSpaceDE w:val="0"/>
              <w:autoSpaceDN w:val="0"/>
              <w:adjustRightInd w:val="0"/>
              <w:spacing w:line="260" w:lineRule="exact"/>
              <w:jc w:val="center"/>
              <w:rPr>
                <w:sz w:val="24"/>
              </w:rPr>
            </w:pPr>
            <w:r>
              <w:rPr>
                <w:sz w:val="24"/>
              </w:rPr>
              <w:t>Mast, post, miscellaneous part</w:t>
            </w:r>
          </w:p>
        </w:tc>
        <w:tc>
          <w:tcPr>
            <w:tcW w:w="1335" w:type="dxa"/>
            <w:vAlign w:val="center"/>
          </w:tcPr>
          <w:p w14:paraId="0C46E3DD">
            <w:pPr>
              <w:overflowPunct w:val="0"/>
              <w:autoSpaceDE w:val="0"/>
              <w:autoSpaceDN w:val="0"/>
              <w:adjustRightInd w:val="0"/>
              <w:spacing w:line="260" w:lineRule="exact"/>
              <w:jc w:val="center"/>
              <w:rPr>
                <w:sz w:val="24"/>
              </w:rPr>
            </w:pPr>
            <w:r>
              <w:rPr>
                <w:sz w:val="24"/>
              </w:rPr>
              <w:t>Vert.</w:t>
            </w:r>
          </w:p>
        </w:tc>
        <w:tc>
          <w:tcPr>
            <w:tcW w:w="1000" w:type="dxa"/>
            <w:vAlign w:val="center"/>
          </w:tcPr>
          <w:p w14:paraId="0832108C">
            <w:pPr>
              <w:overflowPunct w:val="0"/>
              <w:autoSpaceDE w:val="0"/>
              <w:autoSpaceDN w:val="0"/>
              <w:adjustRightInd w:val="0"/>
              <w:spacing w:line="260" w:lineRule="exact"/>
              <w:jc w:val="center"/>
              <w:rPr>
                <w:sz w:val="24"/>
              </w:rPr>
            </w:pPr>
            <w:r>
              <w:rPr>
                <w:sz w:val="24"/>
              </w:rPr>
              <w:t>300</w:t>
            </w:r>
          </w:p>
        </w:tc>
        <w:tc>
          <w:tcPr>
            <w:tcW w:w="1100" w:type="dxa"/>
            <w:vAlign w:val="center"/>
          </w:tcPr>
          <w:p w14:paraId="0D4C1D5F">
            <w:pPr>
              <w:overflowPunct w:val="0"/>
              <w:autoSpaceDE w:val="0"/>
              <w:autoSpaceDN w:val="0"/>
              <w:adjustRightInd w:val="0"/>
              <w:spacing w:line="260" w:lineRule="exact"/>
              <w:jc w:val="center"/>
              <w:rPr>
                <w:sz w:val="24"/>
              </w:rPr>
            </w:pPr>
            <w:r>
              <w:rPr>
                <w:sz w:val="24"/>
              </w:rPr>
              <w:t>Steel flat bar</w:t>
            </w:r>
          </w:p>
        </w:tc>
        <w:tc>
          <w:tcPr>
            <w:tcW w:w="1869" w:type="dxa"/>
            <w:vAlign w:val="center"/>
          </w:tcPr>
          <w:p w14:paraId="011B5A7A">
            <w:pPr>
              <w:spacing w:line="260" w:lineRule="exact"/>
              <w:ind w:left="-45" w:right="-46"/>
              <w:jc w:val="center"/>
              <w:rPr>
                <w:sz w:val="24"/>
              </w:rPr>
            </w:pPr>
            <w:r>
              <w:rPr>
                <w:sz w:val="24"/>
              </w:rPr>
              <w:t>Steel square bar 22mm</w:t>
            </w:r>
          </w:p>
          <w:p w14:paraId="473AF9BE">
            <w:pPr>
              <w:overflowPunct w:val="0"/>
              <w:autoSpaceDE w:val="0"/>
              <w:autoSpaceDN w:val="0"/>
              <w:adjustRightInd w:val="0"/>
              <w:spacing w:line="260" w:lineRule="exact"/>
              <w:ind w:left="-45" w:right="-46"/>
              <w:jc w:val="center"/>
              <w:rPr>
                <w:sz w:val="24"/>
              </w:rPr>
            </w:pPr>
            <w:r>
              <w:rPr>
                <w:sz w:val="24"/>
              </w:rPr>
              <w:t>pitch: abt.300mm</w:t>
            </w:r>
          </w:p>
        </w:tc>
        <w:tc>
          <w:tcPr>
            <w:tcW w:w="1417" w:type="dxa"/>
            <w:vAlign w:val="center"/>
          </w:tcPr>
          <w:p w14:paraId="2C824647">
            <w:pPr>
              <w:overflowPunct w:val="0"/>
              <w:autoSpaceDE w:val="0"/>
              <w:autoSpaceDN w:val="0"/>
              <w:adjustRightInd w:val="0"/>
              <w:spacing w:line="260" w:lineRule="exact"/>
              <w:jc w:val="center"/>
              <w:rPr>
                <w:sz w:val="24"/>
              </w:rPr>
            </w:pPr>
            <w:r>
              <w:rPr>
                <w:sz w:val="24"/>
              </w:rPr>
              <w:t xml:space="preserve">Round bar, </w:t>
            </w:r>
            <w:r>
              <w:rPr>
                <w:rFonts w:hint="eastAsia"/>
                <w:sz w:val="24"/>
              </w:rPr>
              <w:t>25</w:t>
            </w:r>
            <w:r>
              <w:rPr>
                <w:sz w:val="24"/>
              </w:rPr>
              <w:t>mm dia. where necessary</w:t>
            </w:r>
          </w:p>
        </w:tc>
      </w:tr>
    </w:tbl>
    <w:p w14:paraId="7E14F714">
      <w:pPr>
        <w:autoSpaceDE w:val="0"/>
        <w:autoSpaceDN w:val="0"/>
        <w:adjustRightInd w:val="0"/>
        <w:spacing w:line="240" w:lineRule="exact"/>
        <w:jc w:val="left"/>
        <w:rPr>
          <w:kern w:val="0"/>
          <w:sz w:val="28"/>
          <w:szCs w:val="28"/>
        </w:rPr>
      </w:pPr>
    </w:p>
    <w:p w14:paraId="622DB090">
      <w:pPr>
        <w:autoSpaceDE w:val="0"/>
        <w:autoSpaceDN w:val="0"/>
        <w:adjustRightInd w:val="0"/>
        <w:ind w:left="963"/>
        <w:rPr>
          <w:b/>
          <w:i/>
          <w:kern w:val="0"/>
          <w:sz w:val="24"/>
        </w:rPr>
      </w:pPr>
      <w:r>
        <w:rPr>
          <w:kern w:val="0"/>
          <w:sz w:val="24"/>
        </w:rPr>
        <w:t xml:space="preserve">In general, ladder breadth shall be </w:t>
      </w:r>
      <w:r>
        <w:rPr>
          <w:rFonts w:hint="eastAsia"/>
          <w:kern w:val="0"/>
          <w:sz w:val="24"/>
        </w:rPr>
        <w:t>35</w:t>
      </w:r>
      <w:r>
        <w:rPr>
          <w:kern w:val="0"/>
          <w:sz w:val="24"/>
        </w:rPr>
        <w:t>0</w:t>
      </w:r>
      <w:r>
        <w:rPr>
          <w:rFonts w:hint="eastAsia"/>
          <w:kern w:val="0"/>
          <w:sz w:val="24"/>
        </w:rPr>
        <w:t xml:space="preserve"> </w:t>
      </w:r>
      <w:r>
        <w:rPr>
          <w:kern w:val="0"/>
          <w:sz w:val="24"/>
        </w:rPr>
        <w:t>mm</w:t>
      </w:r>
      <w:r>
        <w:rPr>
          <w:rFonts w:hint="eastAsia"/>
          <w:kern w:val="0"/>
          <w:sz w:val="24"/>
        </w:rPr>
        <w:t xml:space="preserve"> and in no case not less than </w:t>
      </w:r>
      <w:r>
        <w:rPr>
          <w:kern w:val="0"/>
          <w:sz w:val="24"/>
        </w:rPr>
        <w:t xml:space="preserve">300mm, middle support to be used for ladder length more than </w:t>
      </w:r>
      <w:r>
        <w:rPr>
          <w:rFonts w:hint="eastAsia"/>
          <w:kern w:val="0"/>
          <w:sz w:val="24"/>
        </w:rPr>
        <w:t>2</w:t>
      </w:r>
      <w:r>
        <w:rPr>
          <w:kern w:val="0"/>
          <w:sz w:val="24"/>
        </w:rPr>
        <w:t>.5m</w:t>
      </w:r>
      <w:r>
        <w:rPr>
          <w:b/>
          <w:i/>
          <w:kern w:val="0"/>
          <w:sz w:val="24"/>
        </w:rPr>
        <w:t>.</w:t>
      </w:r>
      <w:r>
        <w:rPr>
          <w:rFonts w:hint="eastAsia"/>
          <w:b/>
          <w:i/>
          <w:kern w:val="0"/>
          <w:sz w:val="24"/>
        </w:rPr>
        <w:t>Ladder</w:t>
      </w:r>
      <w:r>
        <w:rPr>
          <w:b/>
          <w:i/>
        </w:rPr>
        <w:t xml:space="preserve"> </w:t>
      </w:r>
      <w:r>
        <w:rPr>
          <w:b/>
          <w:i/>
          <w:kern w:val="0"/>
          <w:sz w:val="24"/>
        </w:rPr>
        <w:t>safety hoop</w:t>
      </w:r>
      <w:r>
        <w:rPr>
          <w:rFonts w:hint="eastAsia"/>
          <w:b/>
          <w:i/>
          <w:kern w:val="0"/>
          <w:sz w:val="24"/>
        </w:rPr>
        <w:t xml:space="preserve"> will be install </w:t>
      </w:r>
      <w:r>
        <w:rPr>
          <w:b/>
          <w:i/>
          <w:kern w:val="0"/>
          <w:sz w:val="24"/>
        </w:rPr>
        <w:t xml:space="preserve"> according to AMSA rules.</w:t>
      </w:r>
    </w:p>
    <w:p w14:paraId="4385C741">
      <w:pPr>
        <w:autoSpaceDE w:val="0"/>
        <w:autoSpaceDN w:val="0"/>
        <w:adjustRightInd w:val="0"/>
        <w:spacing w:line="240" w:lineRule="exact"/>
        <w:jc w:val="left"/>
        <w:rPr>
          <w:kern w:val="0"/>
          <w:sz w:val="28"/>
          <w:szCs w:val="28"/>
        </w:rPr>
      </w:pPr>
    </w:p>
    <w:p w14:paraId="418CC3C9">
      <w:pPr>
        <w:autoSpaceDE w:val="0"/>
        <w:autoSpaceDN w:val="0"/>
        <w:adjustRightInd w:val="0"/>
        <w:ind w:left="963"/>
        <w:rPr>
          <w:kern w:val="0"/>
          <w:sz w:val="24"/>
        </w:rPr>
      </w:pPr>
      <w:r>
        <w:rPr>
          <w:kern w:val="0"/>
          <w:sz w:val="24"/>
        </w:rPr>
        <w:t xml:space="preserve">Non-slip </w:t>
      </w:r>
      <w:r>
        <w:rPr>
          <w:rFonts w:hint="eastAsia"/>
          <w:kern w:val="0"/>
          <w:sz w:val="24"/>
        </w:rPr>
        <w:t>paint</w:t>
      </w:r>
      <w:r>
        <w:rPr>
          <w:kern w:val="0"/>
          <w:sz w:val="24"/>
        </w:rPr>
        <w:t xml:space="preserve"> to be taken </w:t>
      </w:r>
      <w:r>
        <w:rPr>
          <w:rFonts w:hint="eastAsia"/>
          <w:kern w:val="0"/>
          <w:sz w:val="24"/>
        </w:rPr>
        <w:t>at landing</w:t>
      </w:r>
      <w:r>
        <w:rPr>
          <w:kern w:val="0"/>
          <w:sz w:val="24"/>
        </w:rPr>
        <w:t xml:space="preserve"> </w:t>
      </w:r>
      <w:r>
        <w:rPr>
          <w:rFonts w:hint="eastAsia"/>
          <w:kern w:val="0"/>
          <w:sz w:val="24"/>
        </w:rPr>
        <w:t>area from exposed</w:t>
      </w:r>
      <w:r>
        <w:rPr>
          <w:kern w:val="0"/>
          <w:sz w:val="24"/>
        </w:rPr>
        <w:t xml:space="preserve"> deck to ladder.</w:t>
      </w:r>
    </w:p>
    <w:p w14:paraId="29A4F01B">
      <w:pPr>
        <w:autoSpaceDE w:val="0"/>
        <w:autoSpaceDN w:val="0"/>
        <w:adjustRightInd w:val="0"/>
        <w:spacing w:line="240" w:lineRule="exact"/>
        <w:jc w:val="left"/>
        <w:rPr>
          <w:kern w:val="0"/>
          <w:sz w:val="24"/>
        </w:rPr>
      </w:pPr>
    </w:p>
    <w:p w14:paraId="4D926B29">
      <w:pPr>
        <w:autoSpaceDE w:val="0"/>
        <w:autoSpaceDN w:val="0"/>
        <w:adjustRightInd w:val="0"/>
        <w:ind w:left="963"/>
        <w:rPr>
          <w:kern w:val="0"/>
          <w:sz w:val="24"/>
        </w:rPr>
      </w:pPr>
      <w:r>
        <w:rPr>
          <w:kern w:val="0"/>
          <w:sz w:val="24"/>
        </w:rPr>
        <w:t xml:space="preserve">Hand grips and steps to be provided, where necessary. </w:t>
      </w:r>
    </w:p>
    <w:p w14:paraId="7E90B5F9">
      <w:pPr>
        <w:autoSpaceDE w:val="0"/>
        <w:autoSpaceDN w:val="0"/>
        <w:adjustRightInd w:val="0"/>
        <w:spacing w:line="240" w:lineRule="exact"/>
        <w:jc w:val="left"/>
        <w:rPr>
          <w:kern w:val="0"/>
          <w:sz w:val="28"/>
          <w:szCs w:val="28"/>
        </w:rPr>
      </w:pPr>
    </w:p>
    <w:p w14:paraId="3DD0FEDA">
      <w:pPr>
        <w:autoSpaceDE w:val="0"/>
        <w:autoSpaceDN w:val="0"/>
        <w:adjustRightInd w:val="0"/>
        <w:ind w:left="963"/>
        <w:rPr>
          <w:kern w:val="0"/>
          <w:sz w:val="24"/>
        </w:rPr>
      </w:pPr>
      <w:r>
        <w:rPr>
          <w:kern w:val="0"/>
          <w:sz w:val="24"/>
        </w:rPr>
        <w:t>Ladder</w:t>
      </w:r>
      <w:r>
        <w:rPr>
          <w:rFonts w:hint="eastAsia"/>
          <w:kern w:val="0"/>
          <w:sz w:val="24"/>
        </w:rPr>
        <w:t xml:space="preserve"> and handrail</w:t>
      </w:r>
      <w:r>
        <w:rPr>
          <w:kern w:val="0"/>
          <w:sz w:val="24"/>
        </w:rPr>
        <w:t xml:space="preserve"> in ballast water tank and exposed to weather to be galvanized and to be painted as surrounding area.</w:t>
      </w:r>
    </w:p>
    <w:p w14:paraId="2DE508CA">
      <w:pPr>
        <w:autoSpaceDE w:val="0"/>
        <w:autoSpaceDN w:val="0"/>
        <w:adjustRightInd w:val="0"/>
        <w:ind w:left="963"/>
        <w:rPr>
          <w:kern w:val="0"/>
          <w:sz w:val="24"/>
        </w:rPr>
      </w:pPr>
    </w:p>
    <w:p w14:paraId="6C508DDD">
      <w:pPr>
        <w:autoSpaceDE w:val="0"/>
        <w:autoSpaceDN w:val="0"/>
        <w:adjustRightInd w:val="0"/>
        <w:spacing w:line="240" w:lineRule="exact"/>
        <w:jc w:val="left"/>
        <w:rPr>
          <w:kern w:val="0"/>
          <w:sz w:val="28"/>
          <w:szCs w:val="28"/>
        </w:rPr>
      </w:pPr>
    </w:p>
    <w:p w14:paraId="2639FC35">
      <w:pPr>
        <w:ind w:left="1103" w:right="97"/>
        <w:rPr>
          <w:kern w:val="0"/>
          <w:sz w:val="24"/>
        </w:rPr>
      </w:pPr>
      <w:r>
        <w:rPr>
          <w:kern w:val="0"/>
          <w:sz w:val="24"/>
        </w:rPr>
        <w:t>Elevation angle of inclined ladder to be 55 deg. (max. 60 deg.</w:t>
      </w:r>
      <w:r>
        <w:rPr>
          <w:rFonts w:hint="eastAsia"/>
          <w:kern w:val="0"/>
          <w:sz w:val="24"/>
        </w:rPr>
        <w:t xml:space="preserve"> </w:t>
      </w:r>
      <w:r>
        <w:rPr>
          <w:kern w:val="0"/>
          <w:sz w:val="24"/>
        </w:rPr>
        <w:t>I</w:t>
      </w:r>
      <w:r>
        <w:rPr>
          <w:rFonts w:hint="eastAsia"/>
          <w:kern w:val="0"/>
          <w:sz w:val="24"/>
        </w:rPr>
        <w:t xml:space="preserve">n E/R </w:t>
      </w:r>
      <w:r>
        <w:rPr>
          <w:rFonts w:eastAsia="Times New Roman"/>
          <w:sz w:val="24"/>
        </w:rPr>
        <w:t>and</w:t>
      </w:r>
      <w:r>
        <w:rPr>
          <w:rFonts w:hint="eastAsia"/>
          <w:sz w:val="24"/>
        </w:rPr>
        <w:t xml:space="preserve"> </w:t>
      </w:r>
      <w:r>
        <w:rPr>
          <w:rFonts w:eastAsia="Times New Roman"/>
          <w:spacing w:val="-2"/>
          <w:sz w:val="24"/>
        </w:rPr>
        <w:t>m</w:t>
      </w:r>
      <w:r>
        <w:rPr>
          <w:rFonts w:eastAsia="Times New Roman"/>
          <w:sz w:val="24"/>
        </w:rPr>
        <w:t>a</w:t>
      </w:r>
      <w:r>
        <w:rPr>
          <w:rFonts w:eastAsia="Times New Roman"/>
          <w:spacing w:val="1"/>
          <w:sz w:val="24"/>
        </w:rPr>
        <w:t>x</w:t>
      </w:r>
      <w:r>
        <w:rPr>
          <w:rFonts w:eastAsia="Times New Roman"/>
          <w:sz w:val="24"/>
        </w:rPr>
        <w:t>.</w:t>
      </w:r>
      <w:r>
        <w:rPr>
          <w:rFonts w:hint="eastAsia"/>
          <w:sz w:val="24"/>
        </w:rPr>
        <w:t xml:space="preserve"> </w:t>
      </w:r>
      <w:r>
        <w:rPr>
          <w:rFonts w:eastAsia="Times New Roman"/>
          <w:sz w:val="24"/>
        </w:rPr>
        <w:t>65</w:t>
      </w:r>
      <w:r>
        <w:rPr>
          <w:rFonts w:hint="eastAsia"/>
          <w:sz w:val="24"/>
        </w:rPr>
        <w:t xml:space="preserve"> </w:t>
      </w:r>
      <w:r>
        <w:rPr>
          <w:rFonts w:eastAsia="Times New Roman"/>
          <w:sz w:val="24"/>
        </w:rPr>
        <w:t>deg.</w:t>
      </w:r>
      <w:r>
        <w:rPr>
          <w:rFonts w:hint="eastAsia"/>
          <w:sz w:val="24"/>
        </w:rPr>
        <w:t xml:space="preserve"> </w:t>
      </w:r>
      <w:r>
        <w:rPr>
          <w:rFonts w:eastAsia="Times New Roman"/>
          <w:sz w:val="24"/>
        </w:rPr>
        <w:t>In</w:t>
      </w:r>
      <w:r>
        <w:rPr>
          <w:rFonts w:hint="eastAsia"/>
          <w:sz w:val="24"/>
        </w:rPr>
        <w:t xml:space="preserve"> </w:t>
      </w:r>
      <w:r>
        <w:rPr>
          <w:rFonts w:eastAsia="Times New Roman"/>
          <w:spacing w:val="-1"/>
          <w:sz w:val="24"/>
        </w:rPr>
        <w:t>c</w:t>
      </w:r>
      <w:r>
        <w:rPr>
          <w:rFonts w:eastAsia="Times New Roman"/>
          <w:sz w:val="24"/>
        </w:rPr>
        <w:t>argo</w:t>
      </w:r>
      <w:r>
        <w:rPr>
          <w:rFonts w:hint="eastAsia"/>
          <w:sz w:val="24"/>
        </w:rPr>
        <w:t xml:space="preserve"> </w:t>
      </w:r>
      <w:r>
        <w:rPr>
          <w:rFonts w:eastAsia="Times New Roman"/>
          <w:sz w:val="24"/>
        </w:rPr>
        <w:t>hol</w:t>
      </w:r>
      <w:r>
        <w:rPr>
          <w:rFonts w:eastAsia="Times New Roman"/>
          <w:spacing w:val="2"/>
          <w:sz w:val="24"/>
        </w:rPr>
        <w:t>d</w:t>
      </w:r>
      <w:r>
        <w:rPr>
          <w:kern w:val="0"/>
          <w:sz w:val="24"/>
        </w:rPr>
        <w:t>)</w:t>
      </w:r>
      <w:r>
        <w:rPr>
          <w:rFonts w:hint="eastAsia"/>
          <w:kern w:val="0"/>
          <w:sz w:val="24"/>
        </w:rPr>
        <w:t xml:space="preserve"> to horizontal</w:t>
      </w:r>
      <w:r>
        <w:rPr>
          <w:kern w:val="0"/>
          <w:sz w:val="24"/>
        </w:rPr>
        <w:t>. B</w:t>
      </w:r>
      <w:r>
        <w:rPr>
          <w:rFonts w:hint="eastAsia"/>
          <w:kern w:val="0"/>
          <w:sz w:val="24"/>
        </w:rPr>
        <w:t xml:space="preserve">ut the elevation angle of inclined ladder used as means of escape to be not greater than 50 deg. </w:t>
      </w:r>
      <w:r>
        <w:rPr>
          <w:kern w:val="0"/>
          <w:sz w:val="24"/>
        </w:rPr>
        <w:t>T</w:t>
      </w:r>
      <w:r>
        <w:rPr>
          <w:rFonts w:hint="eastAsia"/>
          <w:kern w:val="0"/>
          <w:sz w:val="24"/>
        </w:rPr>
        <w:t xml:space="preserve">o horizontal. </w:t>
      </w:r>
      <w:r>
        <w:rPr>
          <w:kern w:val="0"/>
          <w:sz w:val="24"/>
        </w:rPr>
        <w:t>H</w:t>
      </w:r>
      <w:r>
        <w:rPr>
          <w:rFonts w:hint="eastAsia"/>
          <w:kern w:val="0"/>
          <w:sz w:val="24"/>
        </w:rPr>
        <w:t>and rail of inclined ladder to be fitted on each side.</w:t>
      </w:r>
    </w:p>
    <w:p w14:paraId="2A2D6F47">
      <w:pPr>
        <w:ind w:left="1103" w:right="97"/>
        <w:rPr>
          <w:kern w:val="0"/>
          <w:sz w:val="24"/>
        </w:rPr>
      </w:pPr>
    </w:p>
    <w:p w14:paraId="4D030124">
      <w:pPr>
        <w:ind w:left="1103" w:right="97"/>
        <w:rPr>
          <w:b/>
          <w:sz w:val="24"/>
        </w:rPr>
      </w:pPr>
      <w:r>
        <w:rPr>
          <w:rFonts w:eastAsia="Times New Roman"/>
          <w:b/>
          <w:sz w:val="24"/>
        </w:rPr>
        <w:t>Mid Rail should be provided for incline ladders and the rail if the distance of the top</w:t>
      </w:r>
      <w:r>
        <w:rPr>
          <w:rFonts w:hint="eastAsia"/>
          <w:b/>
          <w:sz w:val="24"/>
        </w:rPr>
        <w:t xml:space="preserve"> </w:t>
      </w:r>
      <w:r>
        <w:rPr>
          <w:rFonts w:eastAsia="Times New Roman"/>
          <w:b/>
          <w:sz w:val="24"/>
        </w:rPr>
        <w:t>railing from the step base is equal to or more than 500 mm in height.</w:t>
      </w:r>
    </w:p>
    <w:p w14:paraId="3EB92770">
      <w:pPr>
        <w:ind w:left="1103" w:right="97"/>
        <w:rPr>
          <w:b/>
          <w:i/>
          <w:sz w:val="24"/>
        </w:rPr>
      </w:pPr>
      <w:r>
        <w:rPr>
          <w:b/>
          <w:i/>
          <w:sz w:val="24"/>
        </w:rPr>
        <w:t>All ladders and railing stanchions when welded to decks should be done with a doubler plate.</w:t>
      </w:r>
    </w:p>
    <w:p w14:paraId="79FF2BEE">
      <w:pPr>
        <w:autoSpaceDE w:val="0"/>
        <w:autoSpaceDN w:val="0"/>
        <w:adjustRightInd w:val="0"/>
        <w:spacing w:line="240" w:lineRule="exact"/>
        <w:jc w:val="left"/>
        <w:rPr>
          <w:kern w:val="0"/>
          <w:sz w:val="28"/>
          <w:szCs w:val="28"/>
        </w:rPr>
      </w:pPr>
    </w:p>
    <w:p w14:paraId="26C19001">
      <w:pPr>
        <w:autoSpaceDE w:val="0"/>
        <w:autoSpaceDN w:val="0"/>
        <w:adjustRightInd w:val="0"/>
        <w:spacing w:line="240" w:lineRule="exact"/>
        <w:jc w:val="left"/>
        <w:rPr>
          <w:kern w:val="0"/>
          <w:sz w:val="28"/>
          <w:szCs w:val="28"/>
        </w:rPr>
      </w:pPr>
    </w:p>
    <w:p w14:paraId="3EC85BD6">
      <w:pPr>
        <w:pStyle w:val="5"/>
        <w:spacing w:after="312"/>
        <w:ind w:left="42"/>
      </w:pPr>
      <w:r>
        <w:rPr>
          <w:rFonts w:hint="eastAsia"/>
        </w:rPr>
        <w:t>4.8.2</w:t>
      </w:r>
      <w:r>
        <w:t>.2</w:t>
      </w:r>
      <w:r>
        <w:tab/>
      </w:r>
      <w:r>
        <w:t>Hand Rail on Exposed Deck</w:t>
      </w:r>
    </w:p>
    <w:p w14:paraId="43337C67">
      <w:pPr>
        <w:autoSpaceDE w:val="0"/>
        <w:autoSpaceDN w:val="0"/>
        <w:adjustRightInd w:val="0"/>
        <w:ind w:left="963"/>
        <w:rPr>
          <w:kern w:val="0"/>
          <w:sz w:val="24"/>
        </w:rPr>
      </w:pPr>
      <w:r>
        <w:rPr>
          <w:kern w:val="0"/>
          <w:sz w:val="24"/>
        </w:rPr>
        <w:t>The maximum distance of the rail stanchion, hand rail shall compl</w:t>
      </w:r>
      <w:r>
        <w:rPr>
          <w:rFonts w:hint="eastAsia"/>
          <w:kern w:val="0"/>
          <w:sz w:val="24"/>
        </w:rPr>
        <w:t>y</w:t>
      </w:r>
      <w:r>
        <w:rPr>
          <w:kern w:val="0"/>
          <w:sz w:val="24"/>
        </w:rPr>
        <w:t xml:space="preserve"> with Rules.</w:t>
      </w:r>
    </w:p>
    <w:p w14:paraId="488E7C3A">
      <w:pPr>
        <w:autoSpaceDE w:val="0"/>
        <w:autoSpaceDN w:val="0"/>
        <w:adjustRightInd w:val="0"/>
        <w:spacing w:before="3"/>
        <w:rPr>
          <w:kern w:val="0"/>
          <w:sz w:val="28"/>
          <w:szCs w:val="28"/>
        </w:rPr>
      </w:pPr>
    </w:p>
    <w:p w14:paraId="46C37E60">
      <w:pPr>
        <w:autoSpaceDE w:val="0"/>
        <w:autoSpaceDN w:val="0"/>
        <w:adjustRightInd w:val="0"/>
        <w:ind w:left="963"/>
        <w:rPr>
          <w:kern w:val="0"/>
          <w:sz w:val="24"/>
        </w:rPr>
      </w:pPr>
      <w:r>
        <w:rPr>
          <w:kern w:val="0"/>
          <w:sz w:val="24"/>
        </w:rPr>
        <w:t xml:space="preserve">The height </w:t>
      </w:r>
      <w:r>
        <w:rPr>
          <w:rFonts w:hint="eastAsia"/>
          <w:kern w:val="0"/>
          <w:sz w:val="24"/>
        </w:rPr>
        <w:t xml:space="preserve">from hand rail </w:t>
      </w:r>
      <w:r>
        <w:rPr>
          <w:kern w:val="0"/>
          <w:sz w:val="24"/>
        </w:rPr>
        <w:t xml:space="preserve">top </w:t>
      </w:r>
      <w:r>
        <w:rPr>
          <w:rFonts w:hint="eastAsia"/>
          <w:kern w:val="0"/>
          <w:sz w:val="24"/>
        </w:rPr>
        <w:t xml:space="preserve">to deck </w:t>
      </w:r>
      <w:r>
        <w:rPr>
          <w:kern w:val="0"/>
          <w:sz w:val="24"/>
        </w:rPr>
        <w:t>shall be abt. 1</w:t>
      </w:r>
      <w:r>
        <w:rPr>
          <w:rFonts w:hint="eastAsia"/>
          <w:kern w:val="0"/>
          <w:sz w:val="24"/>
        </w:rPr>
        <w:t>,</w:t>
      </w:r>
      <w:r>
        <w:rPr>
          <w:kern w:val="0"/>
          <w:sz w:val="24"/>
        </w:rPr>
        <w:t>0</w:t>
      </w:r>
      <w:r>
        <w:rPr>
          <w:rFonts w:hint="eastAsia"/>
          <w:kern w:val="0"/>
          <w:sz w:val="24"/>
        </w:rPr>
        <w:t>5</w:t>
      </w:r>
      <w:r>
        <w:rPr>
          <w:kern w:val="0"/>
          <w:sz w:val="24"/>
        </w:rPr>
        <w:t>0mm</w:t>
      </w:r>
      <w:r>
        <w:rPr>
          <w:rFonts w:hint="eastAsia"/>
          <w:kern w:val="0"/>
          <w:sz w:val="24"/>
        </w:rPr>
        <w:t>, in general</w:t>
      </w:r>
      <w:r>
        <w:rPr>
          <w:kern w:val="0"/>
          <w:sz w:val="24"/>
        </w:rPr>
        <w:t>.</w:t>
      </w:r>
    </w:p>
    <w:p w14:paraId="03D092C7">
      <w:pPr>
        <w:autoSpaceDE w:val="0"/>
        <w:autoSpaceDN w:val="0"/>
        <w:adjustRightInd w:val="0"/>
        <w:spacing w:line="240" w:lineRule="exact"/>
        <w:jc w:val="left"/>
        <w:rPr>
          <w:kern w:val="0"/>
          <w:sz w:val="28"/>
          <w:szCs w:val="28"/>
        </w:rPr>
      </w:pPr>
    </w:p>
    <w:p w14:paraId="70953608">
      <w:pPr>
        <w:autoSpaceDE w:val="0"/>
        <w:autoSpaceDN w:val="0"/>
        <w:adjustRightInd w:val="0"/>
        <w:ind w:left="963"/>
        <w:rPr>
          <w:kern w:val="0"/>
          <w:sz w:val="24"/>
        </w:rPr>
      </w:pPr>
      <w:r>
        <w:rPr>
          <w:kern w:val="0"/>
          <w:sz w:val="24"/>
        </w:rPr>
        <w:t xml:space="preserve">Handrails of Ø </w:t>
      </w:r>
      <w:r>
        <w:rPr>
          <w:rFonts w:hint="eastAsia"/>
          <w:kern w:val="0"/>
          <w:sz w:val="24"/>
        </w:rPr>
        <w:t xml:space="preserve">42.25x 3.25 </w:t>
      </w:r>
      <w:r>
        <w:rPr>
          <w:kern w:val="0"/>
          <w:sz w:val="24"/>
        </w:rPr>
        <w:t>mm outer diameter top pipe (</w:t>
      </w:r>
      <w:r>
        <w:rPr>
          <w:rFonts w:hint="eastAsia"/>
          <w:kern w:val="0"/>
          <w:sz w:val="24"/>
        </w:rPr>
        <w:t>g</w:t>
      </w:r>
      <w:r>
        <w:rPr>
          <w:kern w:val="0"/>
          <w:sz w:val="24"/>
        </w:rPr>
        <w:t xml:space="preserve">alvanized water gas pipe) and  0ne(1) Ø </w:t>
      </w:r>
      <w:r>
        <w:rPr>
          <w:rFonts w:hint="eastAsia"/>
          <w:kern w:val="0"/>
          <w:sz w:val="24"/>
        </w:rPr>
        <w:t xml:space="preserve">20 </w:t>
      </w:r>
      <w:r>
        <w:rPr>
          <w:kern w:val="0"/>
          <w:sz w:val="24"/>
        </w:rPr>
        <w:t>mm steel</w:t>
      </w:r>
      <w:r>
        <w:rPr>
          <w:rFonts w:hint="eastAsia"/>
          <w:kern w:val="0"/>
          <w:sz w:val="24"/>
        </w:rPr>
        <w:t xml:space="preserve"> round</w:t>
      </w:r>
      <w:r>
        <w:rPr>
          <w:kern w:val="0"/>
          <w:sz w:val="24"/>
        </w:rPr>
        <w:t xml:space="preserve"> bars lower rails shall be fitted for exposed decks. Stanchion shall be</w:t>
      </w:r>
      <w:r>
        <w:rPr>
          <w:rFonts w:hint="eastAsia"/>
          <w:kern w:val="0"/>
          <w:sz w:val="24"/>
        </w:rPr>
        <w:t xml:space="preserve"> 60 </w:t>
      </w:r>
      <w:r>
        <w:rPr>
          <w:kern w:val="0"/>
          <w:sz w:val="24"/>
        </w:rPr>
        <w:t>mm</w:t>
      </w:r>
      <w:r>
        <w:rPr>
          <w:rFonts w:hint="eastAsia"/>
          <w:kern w:val="0"/>
          <w:sz w:val="24"/>
        </w:rPr>
        <w:t xml:space="preserve"> </w:t>
      </w:r>
      <w:r>
        <w:rPr>
          <w:kern w:val="0"/>
          <w:sz w:val="24"/>
        </w:rPr>
        <w:t>x16</w:t>
      </w:r>
      <w:r>
        <w:rPr>
          <w:rFonts w:hint="eastAsia"/>
          <w:kern w:val="0"/>
          <w:sz w:val="24"/>
        </w:rPr>
        <w:t xml:space="preserve"> </w:t>
      </w:r>
      <w:r>
        <w:rPr>
          <w:kern w:val="0"/>
          <w:sz w:val="24"/>
        </w:rPr>
        <w:t xml:space="preserve">mm </w:t>
      </w:r>
      <w:r>
        <w:rPr>
          <w:rFonts w:hint="eastAsia"/>
          <w:kern w:val="0"/>
          <w:sz w:val="24"/>
        </w:rPr>
        <w:t>flat bar with stay</w:t>
      </w:r>
      <w:r>
        <w:rPr>
          <w:kern w:val="0"/>
          <w:sz w:val="24"/>
        </w:rPr>
        <w:t>.</w:t>
      </w:r>
      <w:r>
        <w:rPr>
          <w:rFonts w:hint="eastAsia"/>
          <w:kern w:val="0"/>
          <w:sz w:val="24"/>
        </w:rPr>
        <w:t xml:space="preserve"> Stanchion for masts, posts and platforms etc. on exposed deck shall be 60 mm x 16 mm flat bar without stay.</w:t>
      </w:r>
    </w:p>
    <w:p w14:paraId="11DC569F">
      <w:pPr>
        <w:autoSpaceDE w:val="0"/>
        <w:autoSpaceDN w:val="0"/>
        <w:adjustRightInd w:val="0"/>
        <w:spacing w:line="240" w:lineRule="exact"/>
        <w:jc w:val="left"/>
        <w:rPr>
          <w:kern w:val="0"/>
          <w:sz w:val="28"/>
          <w:szCs w:val="28"/>
        </w:rPr>
      </w:pPr>
    </w:p>
    <w:p w14:paraId="74A81129">
      <w:pPr>
        <w:autoSpaceDE w:val="0"/>
        <w:autoSpaceDN w:val="0"/>
        <w:adjustRightInd w:val="0"/>
        <w:ind w:left="963"/>
        <w:rPr>
          <w:kern w:val="0"/>
          <w:sz w:val="24"/>
        </w:rPr>
      </w:pPr>
      <w:r>
        <w:rPr>
          <w:rFonts w:hint="eastAsia"/>
          <w:kern w:val="0"/>
          <w:sz w:val="24"/>
        </w:rPr>
        <w:t>S</w:t>
      </w:r>
      <w:r>
        <w:rPr>
          <w:kern w:val="0"/>
          <w:sz w:val="24"/>
        </w:rPr>
        <w:t>tanchions shall be be welded with pad</w:t>
      </w:r>
      <w:r>
        <w:rPr>
          <w:rFonts w:hint="eastAsia"/>
          <w:kern w:val="0"/>
          <w:sz w:val="24"/>
        </w:rPr>
        <w:t xml:space="preserve"> and</w:t>
      </w:r>
      <w:r>
        <w:rPr>
          <w:kern w:val="0"/>
          <w:sz w:val="24"/>
        </w:rPr>
        <w:t xml:space="preserve"> welded to </w:t>
      </w:r>
      <w:r>
        <w:rPr>
          <w:rFonts w:hint="eastAsia"/>
          <w:kern w:val="0"/>
          <w:sz w:val="24"/>
        </w:rPr>
        <w:t xml:space="preserve">the curtain plate or </w:t>
      </w:r>
      <w:r>
        <w:rPr>
          <w:kern w:val="0"/>
          <w:sz w:val="24"/>
        </w:rPr>
        <w:t>deck</w:t>
      </w:r>
      <w:r>
        <w:rPr>
          <w:rFonts w:hint="eastAsia"/>
          <w:kern w:val="0"/>
          <w:sz w:val="24"/>
        </w:rPr>
        <w:t xml:space="preserve"> and shall be well withstood to ensure rigidity of rail.</w:t>
      </w:r>
    </w:p>
    <w:p w14:paraId="1759ABDA">
      <w:pPr>
        <w:autoSpaceDE w:val="0"/>
        <w:autoSpaceDN w:val="0"/>
        <w:adjustRightInd w:val="0"/>
        <w:spacing w:line="240" w:lineRule="exact"/>
        <w:jc w:val="left"/>
        <w:rPr>
          <w:kern w:val="0"/>
          <w:sz w:val="28"/>
          <w:szCs w:val="28"/>
        </w:rPr>
      </w:pPr>
    </w:p>
    <w:p w14:paraId="2097C8FF">
      <w:pPr>
        <w:autoSpaceDE w:val="0"/>
        <w:autoSpaceDN w:val="0"/>
        <w:adjustRightInd w:val="0"/>
        <w:ind w:left="963"/>
        <w:rPr>
          <w:kern w:val="0"/>
          <w:sz w:val="24"/>
        </w:rPr>
      </w:pPr>
      <w:r>
        <w:rPr>
          <w:kern w:val="0"/>
          <w:sz w:val="24"/>
        </w:rPr>
        <w:t>T</w:t>
      </w:r>
      <w:r>
        <w:rPr>
          <w:rFonts w:hint="eastAsia"/>
          <w:kern w:val="0"/>
          <w:sz w:val="24"/>
        </w:rPr>
        <w:t>he stanchion shall be provided at about 1,500 mm intervals in general and the stay at every third stanchion, if fitted.</w:t>
      </w:r>
    </w:p>
    <w:p w14:paraId="6A42AA26">
      <w:pPr>
        <w:autoSpaceDE w:val="0"/>
        <w:autoSpaceDN w:val="0"/>
        <w:adjustRightInd w:val="0"/>
        <w:spacing w:line="240" w:lineRule="exact"/>
        <w:jc w:val="left"/>
        <w:rPr>
          <w:kern w:val="0"/>
          <w:sz w:val="28"/>
          <w:szCs w:val="28"/>
        </w:rPr>
      </w:pPr>
    </w:p>
    <w:p w14:paraId="5EB0D42C">
      <w:pPr>
        <w:autoSpaceDE w:val="0"/>
        <w:autoSpaceDN w:val="0"/>
        <w:adjustRightInd w:val="0"/>
        <w:ind w:left="963"/>
        <w:rPr>
          <w:kern w:val="0"/>
          <w:sz w:val="24"/>
        </w:rPr>
      </w:pPr>
      <w:r>
        <w:rPr>
          <w:color w:val="000000"/>
          <w:kern w:val="0"/>
          <w:sz w:val="24"/>
        </w:rPr>
        <w:t>Non-</w:t>
      </w:r>
      <w:r>
        <w:rPr>
          <w:rFonts w:hint="eastAsia"/>
          <w:color w:val="000000"/>
          <w:kern w:val="0"/>
          <w:sz w:val="24"/>
        </w:rPr>
        <w:t>magnetic hand rail shall be used in way of the compass on wheelhouse top</w:t>
      </w:r>
      <w:r>
        <w:rPr>
          <w:color w:val="000000"/>
          <w:kern w:val="0"/>
          <w:sz w:val="24"/>
        </w:rPr>
        <w:t xml:space="preserve"> shall be as per </w:t>
      </w:r>
      <w:r>
        <w:rPr>
          <w:rFonts w:hint="eastAsia"/>
          <w:color w:val="000000"/>
          <w:kern w:val="0"/>
          <w:sz w:val="24"/>
        </w:rPr>
        <w:t>M</w:t>
      </w:r>
      <w:r>
        <w:rPr>
          <w:color w:val="000000"/>
          <w:kern w:val="0"/>
          <w:sz w:val="24"/>
        </w:rPr>
        <w:t>aker's requirement</w:t>
      </w:r>
      <w:r>
        <w:rPr>
          <w:rFonts w:hint="eastAsia"/>
          <w:kern w:val="0"/>
          <w:sz w:val="24"/>
        </w:rPr>
        <w:t>.</w:t>
      </w:r>
    </w:p>
    <w:p w14:paraId="7F136D5A">
      <w:pPr>
        <w:autoSpaceDE w:val="0"/>
        <w:autoSpaceDN w:val="0"/>
        <w:adjustRightInd w:val="0"/>
        <w:ind w:left="963"/>
        <w:rPr>
          <w:kern w:val="0"/>
          <w:sz w:val="24"/>
        </w:rPr>
      </w:pPr>
    </w:p>
    <w:p w14:paraId="79D71DA4">
      <w:pPr>
        <w:autoSpaceDE w:val="0"/>
        <w:autoSpaceDN w:val="0"/>
        <w:adjustRightInd w:val="0"/>
        <w:ind w:left="963"/>
        <w:rPr>
          <w:b/>
          <w:kern w:val="0"/>
          <w:sz w:val="24"/>
        </w:rPr>
      </w:pPr>
      <w:r>
        <w:rPr>
          <w:b/>
          <w:kern w:val="0"/>
          <w:sz w:val="24"/>
        </w:rPr>
        <w:t>Gap between handrail and bulkhead/fittings shall be minimum 60 mm.</w:t>
      </w:r>
    </w:p>
    <w:p w14:paraId="3F07F107">
      <w:pPr>
        <w:autoSpaceDE w:val="0"/>
        <w:autoSpaceDN w:val="0"/>
        <w:adjustRightInd w:val="0"/>
        <w:spacing w:line="240" w:lineRule="exact"/>
        <w:jc w:val="left"/>
        <w:rPr>
          <w:kern w:val="0"/>
          <w:sz w:val="28"/>
          <w:szCs w:val="28"/>
        </w:rPr>
      </w:pPr>
    </w:p>
    <w:p w14:paraId="6C933D8F">
      <w:pPr>
        <w:pStyle w:val="5"/>
        <w:spacing w:after="312"/>
        <w:ind w:left="42"/>
      </w:pPr>
      <w:r>
        <w:rPr>
          <w:rFonts w:hint="eastAsia"/>
        </w:rPr>
        <w:t>4.8.2.3</w:t>
      </w:r>
      <w:r>
        <w:rPr>
          <w:rFonts w:hint="eastAsia"/>
        </w:rPr>
        <w:tab/>
      </w:r>
      <w:r>
        <w:t>Hand Rail in</w:t>
      </w:r>
      <w:r>
        <w:rPr>
          <w:rFonts w:hint="eastAsia"/>
        </w:rPr>
        <w:t xml:space="preserve"> </w:t>
      </w:r>
      <w:r>
        <w:t>Cargo Hold</w:t>
      </w:r>
    </w:p>
    <w:p w14:paraId="7FFAE390">
      <w:pPr>
        <w:autoSpaceDE w:val="0"/>
        <w:autoSpaceDN w:val="0"/>
        <w:adjustRightInd w:val="0"/>
        <w:ind w:left="963"/>
        <w:rPr>
          <w:kern w:val="0"/>
          <w:sz w:val="24"/>
        </w:rPr>
      </w:pPr>
      <w:r>
        <w:rPr>
          <w:kern w:val="0"/>
          <w:sz w:val="24"/>
        </w:rPr>
        <w:t>The maximum distance of the rail stanchion, hand rail shall comply with Rules.</w:t>
      </w:r>
    </w:p>
    <w:p w14:paraId="50FE47B7">
      <w:pPr>
        <w:autoSpaceDE w:val="0"/>
        <w:autoSpaceDN w:val="0"/>
        <w:adjustRightInd w:val="0"/>
        <w:spacing w:line="240" w:lineRule="exact"/>
        <w:jc w:val="left"/>
        <w:rPr>
          <w:kern w:val="0"/>
          <w:sz w:val="20"/>
          <w:szCs w:val="20"/>
        </w:rPr>
      </w:pPr>
    </w:p>
    <w:p w14:paraId="2CDDC350">
      <w:pPr>
        <w:autoSpaceDE w:val="0"/>
        <w:autoSpaceDN w:val="0"/>
        <w:adjustRightInd w:val="0"/>
        <w:ind w:left="963"/>
        <w:rPr>
          <w:b/>
          <w:i/>
        </w:rPr>
      </w:pPr>
      <w:r>
        <w:rPr>
          <w:kern w:val="0"/>
          <w:sz w:val="24"/>
        </w:rPr>
        <w:t>The height from</w:t>
      </w:r>
      <w:r>
        <w:rPr>
          <w:rFonts w:hint="eastAsia"/>
          <w:kern w:val="0"/>
          <w:sz w:val="24"/>
        </w:rPr>
        <w:t xml:space="preserve"> </w:t>
      </w:r>
      <w:r>
        <w:rPr>
          <w:kern w:val="0"/>
          <w:sz w:val="24"/>
        </w:rPr>
        <w:t>hand rail top to deck shall be abt. 1,050 mm, in general</w:t>
      </w:r>
      <w:r>
        <w:rPr>
          <w:rFonts w:hint="eastAsia"/>
          <w:kern w:val="0"/>
          <w:sz w:val="24"/>
        </w:rPr>
        <w:t>,</w:t>
      </w:r>
      <w:r>
        <w:t xml:space="preserve"> </w:t>
      </w:r>
      <w:r>
        <w:rPr>
          <w:b/>
          <w:i/>
          <w:kern w:val="0"/>
          <w:sz w:val="24"/>
        </w:rPr>
        <w:t>mid rails will be provided.</w:t>
      </w:r>
    </w:p>
    <w:p w14:paraId="05424FF1">
      <w:pPr>
        <w:autoSpaceDE w:val="0"/>
        <w:autoSpaceDN w:val="0"/>
        <w:adjustRightInd w:val="0"/>
        <w:spacing w:line="240" w:lineRule="exact"/>
        <w:jc w:val="left"/>
        <w:rPr>
          <w:sz w:val="20"/>
          <w:szCs w:val="20"/>
        </w:rPr>
      </w:pPr>
    </w:p>
    <w:p w14:paraId="5E0FB6BC">
      <w:pPr>
        <w:autoSpaceDE w:val="0"/>
        <w:autoSpaceDN w:val="0"/>
        <w:adjustRightInd w:val="0"/>
        <w:ind w:left="963"/>
      </w:pPr>
      <w:r>
        <w:rPr>
          <w:kern w:val="0"/>
          <w:sz w:val="24"/>
        </w:rPr>
        <w:t xml:space="preserve">Handrails of Ø 42.25x 3.25mm outer diameter top pipe </w:t>
      </w:r>
      <w:r>
        <w:rPr>
          <w:rFonts w:hint="eastAsia"/>
          <w:kern w:val="0"/>
          <w:sz w:val="24"/>
        </w:rPr>
        <w:t xml:space="preserve">(galvanized water gas pipe) </w:t>
      </w:r>
      <w:r>
        <w:rPr>
          <w:kern w:val="0"/>
          <w:sz w:val="24"/>
        </w:rPr>
        <w:t xml:space="preserve">and </w:t>
      </w:r>
      <w:r>
        <w:rPr>
          <w:rFonts w:hint="eastAsia"/>
          <w:kern w:val="0"/>
          <w:sz w:val="24"/>
        </w:rPr>
        <w:t>0ne</w:t>
      </w:r>
      <w:r>
        <w:rPr>
          <w:kern w:val="0"/>
          <w:sz w:val="24"/>
        </w:rPr>
        <w:t>(</w:t>
      </w:r>
      <w:r>
        <w:rPr>
          <w:rFonts w:hint="eastAsia"/>
          <w:kern w:val="0"/>
          <w:sz w:val="24"/>
        </w:rPr>
        <w:t>1</w:t>
      </w:r>
      <w:r>
        <w:rPr>
          <w:kern w:val="0"/>
          <w:sz w:val="24"/>
        </w:rPr>
        <w:t>) Ø 20mm steel round bars lower rails shall be fitted for stringer platform in cargo hold. Stanchion shall be 6</w:t>
      </w:r>
      <w:r>
        <w:rPr>
          <w:rFonts w:hint="eastAsia"/>
          <w:kern w:val="0"/>
          <w:sz w:val="24"/>
        </w:rPr>
        <w:t xml:space="preserve">0 </w:t>
      </w:r>
      <w:r>
        <w:rPr>
          <w:kern w:val="0"/>
          <w:sz w:val="24"/>
        </w:rPr>
        <w:t>mm</w:t>
      </w:r>
      <w:r>
        <w:rPr>
          <w:rFonts w:hint="eastAsia"/>
          <w:kern w:val="0"/>
          <w:sz w:val="24"/>
        </w:rPr>
        <w:t xml:space="preserve"> </w:t>
      </w:r>
      <w:r>
        <w:rPr>
          <w:kern w:val="0"/>
          <w:sz w:val="24"/>
        </w:rPr>
        <w:t xml:space="preserve">x16 mm flat bar without stay. </w:t>
      </w:r>
    </w:p>
    <w:p w14:paraId="5BFF5CDF">
      <w:pPr>
        <w:autoSpaceDE w:val="0"/>
        <w:autoSpaceDN w:val="0"/>
        <w:adjustRightInd w:val="0"/>
        <w:ind w:left="963"/>
        <w:rPr>
          <w:kern w:val="0"/>
          <w:sz w:val="24"/>
        </w:rPr>
      </w:pPr>
    </w:p>
    <w:p w14:paraId="50F3267E">
      <w:pPr>
        <w:pStyle w:val="5"/>
        <w:spacing w:after="312"/>
        <w:ind w:left="42"/>
      </w:pPr>
      <w:r>
        <w:rPr>
          <w:rFonts w:hint="eastAsia"/>
        </w:rPr>
        <w:t>4.8.2.4</w:t>
      </w:r>
      <w:r>
        <w:rPr>
          <w:rFonts w:hint="eastAsia"/>
        </w:rPr>
        <w:tab/>
      </w:r>
      <w:r>
        <w:rPr>
          <w:rFonts w:hint="eastAsia"/>
        </w:rPr>
        <w:t>Storm Rail</w:t>
      </w:r>
    </w:p>
    <w:p w14:paraId="4F696EA4">
      <w:pPr>
        <w:autoSpaceDE w:val="0"/>
        <w:autoSpaceDN w:val="0"/>
        <w:adjustRightInd w:val="0"/>
        <w:ind w:left="963"/>
        <w:rPr>
          <w:color w:val="000000"/>
          <w:kern w:val="0"/>
          <w:sz w:val="24"/>
        </w:rPr>
      </w:pPr>
      <w:bookmarkStart w:id="215" w:name="_Toc463179978"/>
      <w:bookmarkStart w:id="216" w:name="_Toc462047112"/>
      <w:bookmarkStart w:id="217" w:name="_Toc507515162"/>
      <w:bookmarkStart w:id="218" w:name="_Toc507248378"/>
      <w:bookmarkStart w:id="219" w:name="_Toc435927945"/>
      <w:bookmarkStart w:id="220" w:name="_Toc430144216"/>
      <w:bookmarkStart w:id="221" w:name="_Toc507247716"/>
      <w:bookmarkStart w:id="222" w:name="_Toc507448198"/>
      <w:bookmarkStart w:id="223" w:name="_Toc461874966"/>
      <w:bookmarkStart w:id="224" w:name="_Toc507247953"/>
      <w:bookmarkStart w:id="225" w:name="_Toc507448098"/>
      <w:bookmarkStart w:id="226" w:name="_Toc161562188"/>
      <w:r>
        <w:rPr>
          <w:color w:val="000000"/>
          <w:kern w:val="0"/>
          <w:sz w:val="24"/>
        </w:rPr>
        <w:t>G</w:t>
      </w:r>
      <w:r>
        <w:rPr>
          <w:rFonts w:hint="eastAsia"/>
          <w:color w:val="000000"/>
          <w:kern w:val="0"/>
          <w:sz w:val="24"/>
        </w:rPr>
        <w:t>alvanized storm rail of 42.25mm outside diameter steel pipe (g</w:t>
      </w:r>
      <w:r>
        <w:rPr>
          <w:color w:val="000000"/>
          <w:kern w:val="0"/>
          <w:sz w:val="24"/>
        </w:rPr>
        <w:t>alvanized water gas pipe</w:t>
      </w:r>
      <w:r>
        <w:rPr>
          <w:rFonts w:hint="eastAsia"/>
          <w:color w:val="000000"/>
          <w:kern w:val="0"/>
          <w:sz w:val="24"/>
        </w:rPr>
        <w:t>) to be fitted on outside wall of deckhouse where persons frequently walk around and to be positioned at about 1,000 mm above deck with adequate distance from the wall.</w:t>
      </w:r>
    </w:p>
    <w:p w14:paraId="46AC3CF0">
      <w:pPr>
        <w:autoSpaceDE w:val="0"/>
        <w:autoSpaceDN w:val="0"/>
        <w:adjustRightInd w:val="0"/>
        <w:ind w:left="963"/>
        <w:rPr>
          <w:b/>
          <w:i/>
          <w:color w:val="000000"/>
          <w:kern w:val="0"/>
          <w:sz w:val="24"/>
        </w:rPr>
      </w:pPr>
      <w:r>
        <w:rPr>
          <w:b/>
          <w:i/>
          <w:color w:val="000000"/>
          <w:kern w:val="0"/>
          <w:sz w:val="24"/>
        </w:rPr>
        <w:t>Removable life lines and stanchions should be provided between accommodation front and</w:t>
      </w:r>
      <w:r>
        <w:rPr>
          <w:rFonts w:hint="eastAsia"/>
          <w:b/>
          <w:i/>
          <w:color w:val="000000"/>
          <w:kern w:val="0"/>
          <w:sz w:val="24"/>
        </w:rPr>
        <w:t xml:space="preserve"> </w:t>
      </w:r>
      <w:r>
        <w:rPr>
          <w:b/>
          <w:i/>
          <w:color w:val="000000"/>
          <w:kern w:val="0"/>
          <w:sz w:val="24"/>
        </w:rPr>
        <w:t>forecastle deck as Rule's requirement where the width of clear passageway is more than 1.2m.</w:t>
      </w:r>
    </w:p>
    <w:bookmarkEnd w:id="215"/>
    <w:bookmarkEnd w:id="216"/>
    <w:bookmarkEnd w:id="217"/>
    <w:bookmarkEnd w:id="218"/>
    <w:bookmarkEnd w:id="219"/>
    <w:bookmarkEnd w:id="220"/>
    <w:bookmarkEnd w:id="221"/>
    <w:bookmarkEnd w:id="222"/>
    <w:bookmarkEnd w:id="223"/>
    <w:bookmarkEnd w:id="224"/>
    <w:bookmarkEnd w:id="225"/>
    <w:bookmarkEnd w:id="226"/>
    <w:p w14:paraId="53098CB6">
      <w:bookmarkStart w:id="227" w:name="_Toc431305489"/>
      <w:bookmarkEnd w:id="227"/>
    </w:p>
    <w:p w14:paraId="53A32FB8">
      <w:pPr>
        <w:widowControl/>
        <w:jc w:val="left"/>
        <w:rPr>
          <w:rFonts w:ascii="Arial" w:hAnsi="Arial" w:eastAsia="黑体"/>
          <w:b/>
          <w:bCs/>
          <w:caps/>
          <w:kern w:val="0"/>
          <w:sz w:val="24"/>
        </w:rPr>
      </w:pPr>
    </w:p>
    <w:p w14:paraId="018F0362">
      <w:pPr>
        <w:pStyle w:val="3"/>
        <w:spacing w:before="0" w:after="0"/>
        <w:jc w:val="left"/>
      </w:pPr>
      <w:bookmarkStart w:id="228" w:name="_Toc50573836"/>
      <w:r>
        <w:rPr>
          <w:rFonts w:hint="eastAsia"/>
        </w:rPr>
        <w:t xml:space="preserve">4.9     </w:t>
      </w:r>
      <w:r>
        <w:t>SPARE PART AND DECK INVENTORY</w:t>
      </w:r>
      <w:bookmarkEnd w:id="228"/>
    </w:p>
    <w:p w14:paraId="689408B6">
      <w:pPr>
        <w:autoSpaceDE w:val="0"/>
        <w:autoSpaceDN w:val="0"/>
        <w:adjustRightInd w:val="0"/>
        <w:spacing w:before="2"/>
        <w:jc w:val="left"/>
        <w:rPr>
          <w:rFonts w:ascii="Arial" w:hAnsi="Arial" w:cs="Arial"/>
          <w:kern w:val="0"/>
          <w:sz w:val="24"/>
        </w:rPr>
      </w:pPr>
    </w:p>
    <w:p w14:paraId="331E2D98">
      <w:pPr>
        <w:autoSpaceDE w:val="0"/>
        <w:autoSpaceDN w:val="0"/>
        <w:adjustRightInd w:val="0"/>
        <w:ind w:left="963"/>
        <w:rPr>
          <w:kern w:val="0"/>
          <w:sz w:val="24"/>
        </w:rPr>
      </w:pPr>
      <w:r>
        <w:rPr>
          <w:kern w:val="0"/>
          <w:sz w:val="24"/>
        </w:rPr>
        <w:t xml:space="preserve">Spare parts, tools and inventory shall be furnished as per the </w:t>
      </w:r>
      <w:r>
        <w:rPr>
          <w:rFonts w:hint="eastAsia"/>
          <w:kern w:val="0"/>
          <w:sz w:val="24"/>
        </w:rPr>
        <w:t>M</w:t>
      </w:r>
      <w:r>
        <w:rPr>
          <w:kern w:val="0"/>
          <w:sz w:val="24"/>
        </w:rPr>
        <w:t>aker's and/or Builder's practice in accordance with the Rules recommendation of the Classification Society unless otherwise specifically described in this Specification.</w:t>
      </w:r>
    </w:p>
    <w:p w14:paraId="54126311">
      <w:pPr>
        <w:autoSpaceDE w:val="0"/>
        <w:autoSpaceDN w:val="0"/>
        <w:adjustRightInd w:val="0"/>
        <w:ind w:left="963"/>
        <w:rPr>
          <w:kern w:val="0"/>
          <w:sz w:val="24"/>
        </w:rPr>
      </w:pPr>
    </w:p>
    <w:p w14:paraId="56047D30">
      <w:pPr>
        <w:autoSpaceDE w:val="0"/>
        <w:autoSpaceDN w:val="0"/>
        <w:adjustRightInd w:val="0"/>
        <w:ind w:left="963"/>
        <w:rPr>
          <w:kern w:val="0"/>
          <w:sz w:val="24"/>
        </w:rPr>
      </w:pPr>
      <w:r>
        <w:rPr>
          <w:kern w:val="0"/>
          <w:sz w:val="24"/>
        </w:rPr>
        <w:br w:type="page"/>
      </w:r>
    </w:p>
    <w:p w14:paraId="617B7CBF">
      <w:pPr>
        <w:pStyle w:val="3"/>
        <w:spacing w:before="0" w:after="0"/>
        <w:jc w:val="left"/>
      </w:pPr>
      <w:bookmarkStart w:id="229" w:name="_Toc50573837"/>
      <w:r>
        <w:rPr>
          <w:rFonts w:hint="eastAsia"/>
        </w:rPr>
        <w:t>4.10</w:t>
      </w:r>
      <w:r>
        <w:tab/>
      </w:r>
      <w:r>
        <w:t>NAVIGATION EQUIPMENT</w:t>
      </w:r>
      <w:bookmarkEnd w:id="229"/>
    </w:p>
    <w:p w14:paraId="225D49BA">
      <w:pPr>
        <w:autoSpaceDE w:val="0"/>
        <w:autoSpaceDN w:val="0"/>
        <w:adjustRightInd w:val="0"/>
        <w:spacing w:before="6"/>
        <w:jc w:val="left"/>
        <w:rPr>
          <w:rFonts w:ascii="Arial" w:hAnsi="Arial" w:cs="Arial"/>
          <w:kern w:val="0"/>
          <w:sz w:val="28"/>
          <w:szCs w:val="28"/>
        </w:rPr>
      </w:pPr>
    </w:p>
    <w:p w14:paraId="715466A2">
      <w:pPr>
        <w:pStyle w:val="4"/>
        <w:spacing w:before="0" w:after="0"/>
        <w:rPr>
          <w:rFonts w:cs="Arial"/>
        </w:rPr>
      </w:pPr>
      <w:bookmarkStart w:id="230" w:name="_Toc50573838"/>
      <w:r>
        <w:rPr>
          <w:rFonts w:hint="eastAsia" w:cs="Arial"/>
        </w:rPr>
        <w:t>4.10.</w:t>
      </w:r>
      <w:r>
        <w:rPr>
          <w:rFonts w:cs="Arial"/>
        </w:rPr>
        <w:t>1</w:t>
      </w:r>
      <w:r>
        <w:rPr>
          <w:rFonts w:cs="Arial"/>
        </w:rPr>
        <w:tab/>
      </w:r>
      <w:r>
        <w:rPr>
          <w:rFonts w:cs="Arial"/>
        </w:rPr>
        <w:t>NAVIGATION EQUIPMENT</w:t>
      </w:r>
      <w:bookmarkEnd w:id="230"/>
    </w:p>
    <w:p w14:paraId="088B4A12">
      <w:pPr>
        <w:autoSpaceDE w:val="0"/>
        <w:autoSpaceDN w:val="0"/>
        <w:adjustRightInd w:val="0"/>
        <w:spacing w:before="2"/>
        <w:jc w:val="left"/>
        <w:rPr>
          <w:rFonts w:ascii="Arial" w:hAnsi="Arial" w:cs="Arial"/>
          <w:kern w:val="0"/>
          <w:sz w:val="24"/>
        </w:rPr>
      </w:pPr>
    </w:p>
    <w:p w14:paraId="32BDEA62">
      <w:pPr>
        <w:autoSpaceDE w:val="0"/>
        <w:autoSpaceDN w:val="0"/>
        <w:adjustRightInd w:val="0"/>
        <w:ind w:left="963"/>
        <w:jc w:val="left"/>
        <w:rPr>
          <w:kern w:val="0"/>
          <w:sz w:val="24"/>
        </w:rPr>
      </w:pPr>
      <w:r>
        <w:rPr>
          <w:kern w:val="0"/>
          <w:sz w:val="24"/>
        </w:rPr>
        <w:t>Navigation equipment shall be fitted as follow:</w:t>
      </w:r>
    </w:p>
    <w:p w14:paraId="0E36747B">
      <w:pPr>
        <w:autoSpaceDE w:val="0"/>
        <w:autoSpaceDN w:val="0"/>
        <w:adjustRightInd w:val="0"/>
        <w:ind w:left="963"/>
        <w:rPr>
          <w:kern w:val="0"/>
          <w:sz w:val="24"/>
        </w:rPr>
      </w:pPr>
    </w:p>
    <w:p w14:paraId="5388C430">
      <w:pPr>
        <w:autoSpaceDE w:val="0"/>
        <w:autoSpaceDN w:val="0"/>
        <w:adjustRightInd w:val="0"/>
        <w:ind w:left="963"/>
        <w:jc w:val="left"/>
        <w:rPr>
          <w:color w:val="000000"/>
          <w:kern w:val="0"/>
          <w:sz w:val="24"/>
        </w:rPr>
      </w:pPr>
      <w:r>
        <w:rPr>
          <w:color w:val="000000"/>
          <w:kern w:val="0"/>
          <w:sz w:val="24"/>
        </w:rPr>
        <w:t>2 -   Binocular, prism (marine type, 50mm x 7 times)</w:t>
      </w:r>
    </w:p>
    <w:p w14:paraId="1AC03947">
      <w:pPr>
        <w:autoSpaceDE w:val="0"/>
        <w:autoSpaceDN w:val="0"/>
        <w:adjustRightInd w:val="0"/>
        <w:ind w:left="963"/>
        <w:jc w:val="left"/>
        <w:rPr>
          <w:color w:val="000000"/>
          <w:kern w:val="0"/>
          <w:sz w:val="24"/>
        </w:rPr>
      </w:pPr>
      <w:r>
        <w:rPr>
          <w:color w:val="000000"/>
          <w:kern w:val="0"/>
          <w:sz w:val="24"/>
        </w:rPr>
        <w:t>1 -   Aneroid barometer millibar scale</w:t>
      </w:r>
    </w:p>
    <w:p w14:paraId="4AF2A44C">
      <w:pPr>
        <w:autoSpaceDE w:val="0"/>
        <w:autoSpaceDN w:val="0"/>
        <w:adjustRightInd w:val="0"/>
        <w:ind w:left="963"/>
        <w:jc w:val="left"/>
        <w:rPr>
          <w:color w:val="000000"/>
          <w:kern w:val="0"/>
          <w:sz w:val="24"/>
        </w:rPr>
      </w:pPr>
      <w:r>
        <w:rPr>
          <w:color w:val="000000"/>
          <w:kern w:val="0"/>
          <w:sz w:val="24"/>
        </w:rPr>
        <w:t>1 -   Thermometer for sea water</w:t>
      </w:r>
    </w:p>
    <w:p w14:paraId="53E0DAD5">
      <w:pPr>
        <w:autoSpaceDE w:val="0"/>
        <w:autoSpaceDN w:val="0"/>
        <w:adjustRightInd w:val="0"/>
        <w:ind w:left="963"/>
        <w:jc w:val="left"/>
        <w:rPr>
          <w:color w:val="000000"/>
          <w:kern w:val="0"/>
          <w:sz w:val="24"/>
        </w:rPr>
      </w:pPr>
      <w:r>
        <w:rPr>
          <w:rFonts w:hint="eastAsia"/>
          <w:b/>
          <w:color w:val="000000"/>
          <w:kern w:val="0"/>
          <w:sz w:val="24"/>
        </w:rPr>
        <w:t>2</w:t>
      </w:r>
      <w:r>
        <w:rPr>
          <w:b/>
          <w:color w:val="000000"/>
          <w:kern w:val="0"/>
          <w:sz w:val="24"/>
        </w:rPr>
        <w:t xml:space="preserve"> -   </w:t>
      </w:r>
      <w:r>
        <w:rPr>
          <w:color w:val="000000"/>
          <w:kern w:val="0"/>
          <w:sz w:val="24"/>
        </w:rPr>
        <w:t>Thermometer for atmosphere</w:t>
      </w:r>
      <w:r>
        <w:rPr>
          <w:rFonts w:hint="eastAsia"/>
          <w:color w:val="000000"/>
          <w:kern w:val="0"/>
          <w:sz w:val="24"/>
        </w:rPr>
        <w:t xml:space="preserve"> (dry and wet)</w:t>
      </w:r>
    </w:p>
    <w:p w14:paraId="5698D78F">
      <w:pPr>
        <w:autoSpaceDE w:val="0"/>
        <w:autoSpaceDN w:val="0"/>
        <w:adjustRightInd w:val="0"/>
        <w:ind w:left="963"/>
        <w:jc w:val="left"/>
        <w:rPr>
          <w:color w:val="000000"/>
          <w:kern w:val="0"/>
          <w:sz w:val="24"/>
        </w:rPr>
      </w:pPr>
      <w:r>
        <w:rPr>
          <w:color w:val="000000"/>
          <w:kern w:val="0"/>
          <w:sz w:val="24"/>
        </w:rPr>
        <w:t>1 -   Hygrometer</w:t>
      </w:r>
    </w:p>
    <w:p w14:paraId="49D66B20">
      <w:pPr>
        <w:autoSpaceDE w:val="0"/>
        <w:autoSpaceDN w:val="0"/>
        <w:adjustRightInd w:val="0"/>
        <w:ind w:left="963"/>
        <w:jc w:val="left"/>
        <w:rPr>
          <w:color w:val="000000"/>
          <w:kern w:val="0"/>
          <w:sz w:val="24"/>
        </w:rPr>
      </w:pPr>
      <w:r>
        <w:rPr>
          <w:color w:val="000000"/>
          <w:kern w:val="0"/>
          <w:sz w:val="24"/>
        </w:rPr>
        <w:t xml:space="preserve">1 -   Hand lead, 3.2kg weight with </w:t>
      </w:r>
      <w:r>
        <w:rPr>
          <w:rFonts w:hint="eastAsia"/>
          <w:color w:val="000000"/>
          <w:kern w:val="0"/>
          <w:sz w:val="24"/>
        </w:rPr>
        <w:t>55</w:t>
      </w:r>
      <w:r>
        <w:rPr>
          <w:color w:val="000000"/>
          <w:kern w:val="0"/>
          <w:sz w:val="24"/>
        </w:rPr>
        <w:t xml:space="preserve"> meters line</w:t>
      </w:r>
    </w:p>
    <w:p w14:paraId="75135782">
      <w:pPr>
        <w:autoSpaceDE w:val="0"/>
        <w:autoSpaceDN w:val="0"/>
        <w:adjustRightInd w:val="0"/>
        <w:ind w:left="963"/>
        <w:jc w:val="left"/>
        <w:rPr>
          <w:color w:val="000000"/>
          <w:kern w:val="0"/>
          <w:sz w:val="24"/>
        </w:rPr>
      </w:pPr>
      <w:r>
        <w:rPr>
          <w:color w:val="000000"/>
          <w:kern w:val="0"/>
          <w:sz w:val="24"/>
        </w:rPr>
        <w:t>1 -   Deep sea lead, 12.</w:t>
      </w:r>
      <w:r>
        <w:rPr>
          <w:rFonts w:hint="eastAsia"/>
          <w:color w:val="000000"/>
          <w:kern w:val="0"/>
          <w:sz w:val="24"/>
        </w:rPr>
        <w:t>8</w:t>
      </w:r>
      <w:r>
        <w:rPr>
          <w:color w:val="000000"/>
          <w:kern w:val="0"/>
          <w:sz w:val="24"/>
        </w:rPr>
        <w:t>kg weight 2</w:t>
      </w:r>
      <w:r>
        <w:rPr>
          <w:rFonts w:hint="eastAsia"/>
          <w:color w:val="000000"/>
          <w:kern w:val="0"/>
          <w:sz w:val="24"/>
        </w:rPr>
        <w:t>2</w:t>
      </w:r>
      <w:r>
        <w:rPr>
          <w:color w:val="000000"/>
          <w:kern w:val="0"/>
          <w:sz w:val="24"/>
        </w:rPr>
        <w:t>0 meters line with reel</w:t>
      </w:r>
    </w:p>
    <w:p w14:paraId="0349AA2F">
      <w:pPr>
        <w:autoSpaceDE w:val="0"/>
        <w:autoSpaceDN w:val="0"/>
        <w:adjustRightInd w:val="0"/>
        <w:ind w:left="963"/>
        <w:jc w:val="left"/>
        <w:rPr>
          <w:color w:val="000000"/>
          <w:kern w:val="0"/>
          <w:sz w:val="24"/>
        </w:rPr>
      </w:pPr>
      <w:r>
        <w:rPr>
          <w:color w:val="000000"/>
          <w:kern w:val="0"/>
          <w:sz w:val="24"/>
        </w:rPr>
        <w:t>1 -   Chronometer, portable type (</w:t>
      </w:r>
      <w:r>
        <w:rPr>
          <w:rFonts w:hint="eastAsia"/>
          <w:color w:val="000000"/>
          <w:kern w:val="0"/>
          <w:sz w:val="24"/>
        </w:rPr>
        <w:t>b</w:t>
      </w:r>
      <w:r>
        <w:rPr>
          <w:color w:val="000000"/>
          <w:kern w:val="0"/>
          <w:sz w:val="24"/>
        </w:rPr>
        <w:t>attery use)</w:t>
      </w:r>
    </w:p>
    <w:p w14:paraId="4F9C6EC0">
      <w:pPr>
        <w:autoSpaceDE w:val="0"/>
        <w:autoSpaceDN w:val="0"/>
        <w:adjustRightInd w:val="0"/>
        <w:ind w:left="963"/>
        <w:jc w:val="left"/>
        <w:rPr>
          <w:color w:val="000000"/>
          <w:kern w:val="0"/>
          <w:sz w:val="24"/>
        </w:rPr>
      </w:pPr>
      <w:r>
        <w:rPr>
          <w:color w:val="000000"/>
          <w:kern w:val="0"/>
          <w:sz w:val="24"/>
        </w:rPr>
        <w:t>1 -   Sextant</w:t>
      </w:r>
    </w:p>
    <w:p w14:paraId="1237C5F2">
      <w:pPr>
        <w:autoSpaceDE w:val="0"/>
        <w:autoSpaceDN w:val="0"/>
        <w:adjustRightInd w:val="0"/>
        <w:ind w:left="963"/>
        <w:jc w:val="left"/>
        <w:rPr>
          <w:color w:val="000000"/>
          <w:kern w:val="0"/>
          <w:sz w:val="24"/>
        </w:rPr>
      </w:pPr>
      <w:r>
        <w:rPr>
          <w:color w:val="000000"/>
          <w:kern w:val="0"/>
          <w:sz w:val="24"/>
        </w:rPr>
        <w:t>2 -   Clinometer (small clock type in wheelhouse</w:t>
      </w:r>
      <w:r>
        <w:rPr>
          <w:rFonts w:hint="eastAsia"/>
          <w:color w:val="000000"/>
          <w:kern w:val="0"/>
          <w:sz w:val="24"/>
        </w:rPr>
        <w:t xml:space="preserve"> and E/R</w:t>
      </w:r>
      <w:r>
        <w:rPr>
          <w:color w:val="000000"/>
          <w:kern w:val="0"/>
          <w:sz w:val="24"/>
        </w:rPr>
        <w:t>)</w:t>
      </w:r>
    </w:p>
    <w:p w14:paraId="5B7A234D">
      <w:pPr>
        <w:autoSpaceDE w:val="0"/>
        <w:autoSpaceDN w:val="0"/>
        <w:adjustRightInd w:val="0"/>
        <w:ind w:left="963"/>
        <w:jc w:val="left"/>
        <w:rPr>
          <w:color w:val="000000"/>
          <w:kern w:val="0"/>
          <w:sz w:val="24"/>
        </w:rPr>
      </w:pPr>
      <w:r>
        <w:rPr>
          <w:color w:val="000000"/>
          <w:kern w:val="0"/>
          <w:sz w:val="24"/>
        </w:rPr>
        <w:t xml:space="preserve">1 - </w:t>
      </w:r>
      <w:r>
        <w:rPr>
          <w:rFonts w:hint="eastAsia"/>
          <w:color w:val="000000"/>
          <w:kern w:val="0"/>
          <w:sz w:val="24"/>
        </w:rPr>
        <w:t xml:space="preserve">  </w:t>
      </w:r>
      <w:r>
        <w:rPr>
          <w:color w:val="000000"/>
          <w:kern w:val="0"/>
          <w:sz w:val="24"/>
        </w:rPr>
        <w:t xml:space="preserve">Clinometer </w:t>
      </w:r>
      <w:r>
        <w:rPr>
          <w:rFonts w:hint="eastAsia"/>
          <w:color w:val="000000"/>
          <w:kern w:val="0"/>
          <w:sz w:val="24"/>
        </w:rPr>
        <w:t>(in ship office)</w:t>
      </w:r>
    </w:p>
    <w:p w14:paraId="38899054">
      <w:pPr>
        <w:autoSpaceDE w:val="0"/>
        <w:autoSpaceDN w:val="0"/>
        <w:adjustRightInd w:val="0"/>
        <w:ind w:left="963"/>
        <w:rPr>
          <w:b/>
          <w:kern w:val="0"/>
          <w:sz w:val="24"/>
        </w:rPr>
      </w:pPr>
      <w:r>
        <w:rPr>
          <w:b/>
          <w:kern w:val="0"/>
          <w:sz w:val="24"/>
        </w:rPr>
        <w:t>Hygrometer and Barometer should have calibration certificates.</w:t>
      </w:r>
    </w:p>
    <w:p w14:paraId="36FB3D8B">
      <w:pPr>
        <w:autoSpaceDE w:val="0"/>
        <w:autoSpaceDN w:val="0"/>
        <w:adjustRightInd w:val="0"/>
        <w:spacing w:line="300" w:lineRule="exact"/>
        <w:ind w:left="964"/>
        <w:rPr>
          <w:kern w:val="0"/>
          <w:sz w:val="24"/>
        </w:rPr>
      </w:pPr>
      <w:r>
        <w:rPr>
          <w:kern w:val="0"/>
          <w:sz w:val="24"/>
        </w:rPr>
        <w:t>Electric navigation instrument such as gyro compass, radar, echo sounder, velocity-meter, clock, etc. shall refer</w:t>
      </w:r>
      <w:r>
        <w:rPr>
          <w:rFonts w:hint="eastAsia"/>
          <w:kern w:val="0"/>
          <w:sz w:val="24"/>
        </w:rPr>
        <w:t xml:space="preserve"> to</w:t>
      </w:r>
      <w:r>
        <w:rPr>
          <w:kern w:val="0"/>
          <w:sz w:val="24"/>
        </w:rPr>
        <w:t xml:space="preserve"> "</w:t>
      </w:r>
      <w:r>
        <w:rPr>
          <w:rFonts w:hint="eastAsia"/>
          <w:kern w:val="0"/>
          <w:sz w:val="24"/>
        </w:rPr>
        <w:t xml:space="preserve">Part IX </w:t>
      </w:r>
      <w:r>
        <w:rPr>
          <w:kern w:val="0"/>
          <w:sz w:val="24"/>
        </w:rPr>
        <w:t>–Electric</w:t>
      </w:r>
      <w:r>
        <w:rPr>
          <w:rFonts w:hint="eastAsia"/>
          <w:kern w:val="0"/>
          <w:sz w:val="24"/>
        </w:rPr>
        <w:t xml:space="preserve"> Part</w:t>
      </w:r>
      <w:r>
        <w:rPr>
          <w:kern w:val="0"/>
          <w:sz w:val="24"/>
        </w:rPr>
        <w:t>".</w:t>
      </w:r>
    </w:p>
    <w:p w14:paraId="1F8BAC7F">
      <w:pPr>
        <w:autoSpaceDE w:val="0"/>
        <w:autoSpaceDN w:val="0"/>
        <w:adjustRightInd w:val="0"/>
        <w:jc w:val="left"/>
        <w:rPr>
          <w:kern w:val="0"/>
          <w:sz w:val="20"/>
          <w:szCs w:val="20"/>
        </w:rPr>
      </w:pPr>
    </w:p>
    <w:p w14:paraId="676337C0">
      <w:pPr>
        <w:pStyle w:val="4"/>
        <w:spacing w:before="0" w:after="0"/>
        <w:rPr>
          <w:rFonts w:cs="Arial"/>
        </w:rPr>
      </w:pPr>
      <w:bookmarkStart w:id="231" w:name="_Toc50573839"/>
      <w:r>
        <w:rPr>
          <w:rFonts w:hint="eastAsia" w:cs="Arial"/>
        </w:rPr>
        <w:t>4.10.</w:t>
      </w:r>
      <w:r>
        <w:rPr>
          <w:rFonts w:cs="Arial"/>
        </w:rPr>
        <w:t>2</w:t>
      </w:r>
      <w:r>
        <w:rPr>
          <w:rFonts w:cs="Arial"/>
        </w:rPr>
        <w:tab/>
      </w:r>
      <w:r>
        <w:rPr>
          <w:rFonts w:cs="Arial"/>
        </w:rPr>
        <w:t>SOUND SIGNAL AND SHAPE EQUIPMENT</w:t>
      </w:r>
      <w:bookmarkEnd w:id="231"/>
    </w:p>
    <w:p w14:paraId="0E3DA5F2">
      <w:pPr>
        <w:autoSpaceDE w:val="0"/>
        <w:autoSpaceDN w:val="0"/>
        <w:adjustRightInd w:val="0"/>
        <w:spacing w:before="6"/>
        <w:jc w:val="left"/>
        <w:rPr>
          <w:rFonts w:ascii="Arial" w:hAnsi="Arial" w:cs="Arial"/>
          <w:kern w:val="0"/>
          <w:sz w:val="24"/>
        </w:rPr>
      </w:pPr>
    </w:p>
    <w:tbl>
      <w:tblPr>
        <w:tblStyle w:val="40"/>
        <w:tblW w:w="0" w:type="auto"/>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37"/>
        <w:gridCol w:w="1559"/>
      </w:tblGrid>
      <w:tr w14:paraId="28407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237" w:type="dxa"/>
            <w:tcBorders>
              <w:top w:val="single" w:color="auto" w:sz="4" w:space="0"/>
              <w:left w:val="single" w:color="auto" w:sz="4" w:space="0"/>
              <w:bottom w:val="single" w:color="auto" w:sz="4" w:space="0"/>
              <w:right w:val="single" w:color="auto" w:sz="4" w:space="0"/>
            </w:tcBorders>
          </w:tcPr>
          <w:p w14:paraId="655AACE3">
            <w:pPr>
              <w:overflowPunct w:val="0"/>
              <w:autoSpaceDE w:val="0"/>
              <w:autoSpaceDN w:val="0"/>
              <w:adjustRightInd w:val="0"/>
              <w:spacing w:line="280" w:lineRule="exact"/>
              <w:ind w:left="28"/>
              <w:rPr>
                <w:rFonts w:eastAsia="黑体"/>
                <w:snapToGrid w:val="0"/>
                <w:sz w:val="24"/>
              </w:rPr>
            </w:pPr>
            <w:r>
              <w:rPr>
                <w:rFonts w:eastAsia="黑体"/>
                <w:snapToGrid w:val="0"/>
                <w:sz w:val="24"/>
              </w:rPr>
              <w:t>Item</w:t>
            </w:r>
          </w:p>
        </w:tc>
        <w:tc>
          <w:tcPr>
            <w:tcW w:w="1559" w:type="dxa"/>
            <w:tcBorders>
              <w:top w:val="single" w:color="auto" w:sz="4" w:space="0"/>
              <w:left w:val="single" w:color="auto" w:sz="4" w:space="0"/>
              <w:bottom w:val="single" w:color="auto" w:sz="4" w:space="0"/>
              <w:right w:val="single" w:color="auto" w:sz="4" w:space="0"/>
            </w:tcBorders>
          </w:tcPr>
          <w:p w14:paraId="574D4FF9">
            <w:pPr>
              <w:overflowPunct w:val="0"/>
              <w:autoSpaceDE w:val="0"/>
              <w:autoSpaceDN w:val="0"/>
              <w:adjustRightInd w:val="0"/>
              <w:spacing w:line="280" w:lineRule="exact"/>
              <w:ind w:left="28"/>
              <w:rPr>
                <w:rFonts w:eastAsia="黑体"/>
                <w:snapToGrid w:val="0"/>
                <w:sz w:val="24"/>
              </w:rPr>
            </w:pPr>
            <w:r>
              <w:rPr>
                <w:rFonts w:eastAsia="黑体"/>
                <w:snapToGrid w:val="0"/>
                <w:sz w:val="24"/>
              </w:rPr>
              <w:t>Number</w:t>
            </w:r>
          </w:p>
        </w:tc>
      </w:tr>
      <w:tr w14:paraId="10CC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237" w:type="dxa"/>
            <w:tcBorders>
              <w:top w:val="single" w:color="auto" w:sz="4" w:space="0"/>
              <w:left w:val="single" w:color="auto" w:sz="4" w:space="0"/>
              <w:bottom w:val="single" w:color="auto" w:sz="4" w:space="0"/>
              <w:right w:val="single" w:color="auto" w:sz="4" w:space="0"/>
            </w:tcBorders>
          </w:tcPr>
          <w:p w14:paraId="7714D5B7">
            <w:pPr>
              <w:overflowPunct w:val="0"/>
              <w:autoSpaceDE w:val="0"/>
              <w:autoSpaceDN w:val="0"/>
              <w:adjustRightInd w:val="0"/>
              <w:spacing w:line="280" w:lineRule="exact"/>
              <w:ind w:left="28"/>
              <w:rPr>
                <w:rFonts w:eastAsia="黑体"/>
                <w:snapToGrid w:val="0"/>
                <w:sz w:val="24"/>
              </w:rPr>
            </w:pPr>
            <w:r>
              <w:rPr>
                <w:rFonts w:hint="eastAsia" w:eastAsia="黑体"/>
                <w:snapToGrid w:val="0"/>
                <w:sz w:val="24"/>
              </w:rPr>
              <w:t>E</w:t>
            </w:r>
            <w:r>
              <w:rPr>
                <w:rFonts w:eastAsia="黑体"/>
                <w:snapToGrid w:val="0"/>
                <w:sz w:val="24"/>
              </w:rPr>
              <w:t>lectric whistle on fore mast</w:t>
            </w:r>
          </w:p>
        </w:tc>
        <w:tc>
          <w:tcPr>
            <w:tcW w:w="1559" w:type="dxa"/>
            <w:tcBorders>
              <w:top w:val="single" w:color="auto" w:sz="4" w:space="0"/>
              <w:left w:val="single" w:color="auto" w:sz="4" w:space="0"/>
              <w:bottom w:val="single" w:color="auto" w:sz="4" w:space="0"/>
              <w:right w:val="single" w:color="auto" w:sz="4" w:space="0"/>
            </w:tcBorders>
          </w:tcPr>
          <w:p w14:paraId="73CD1CC2">
            <w:pPr>
              <w:overflowPunct w:val="0"/>
              <w:autoSpaceDE w:val="0"/>
              <w:autoSpaceDN w:val="0"/>
              <w:adjustRightInd w:val="0"/>
              <w:spacing w:line="280" w:lineRule="exact"/>
              <w:ind w:left="28"/>
              <w:rPr>
                <w:rFonts w:eastAsia="黑体"/>
                <w:snapToGrid w:val="0"/>
                <w:sz w:val="24"/>
              </w:rPr>
            </w:pPr>
            <w:r>
              <w:rPr>
                <w:rFonts w:eastAsia="黑体"/>
                <w:snapToGrid w:val="0"/>
                <w:sz w:val="24"/>
              </w:rPr>
              <w:t>1</w:t>
            </w:r>
          </w:p>
        </w:tc>
      </w:tr>
      <w:tr w14:paraId="44F8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237" w:type="dxa"/>
            <w:tcBorders>
              <w:top w:val="single" w:color="auto" w:sz="4" w:space="0"/>
              <w:left w:val="single" w:color="auto" w:sz="4" w:space="0"/>
              <w:bottom w:val="single" w:color="auto" w:sz="4" w:space="0"/>
              <w:right w:val="single" w:color="auto" w:sz="4" w:space="0"/>
            </w:tcBorders>
          </w:tcPr>
          <w:p w14:paraId="115FF875">
            <w:pPr>
              <w:overflowPunct w:val="0"/>
              <w:autoSpaceDE w:val="0"/>
              <w:autoSpaceDN w:val="0"/>
              <w:adjustRightInd w:val="0"/>
              <w:spacing w:line="280" w:lineRule="exact"/>
              <w:ind w:left="28"/>
              <w:rPr>
                <w:rFonts w:eastAsia="黑体"/>
                <w:snapToGrid w:val="0"/>
                <w:sz w:val="24"/>
              </w:rPr>
            </w:pPr>
            <w:r>
              <w:rPr>
                <w:rFonts w:hint="eastAsia" w:eastAsia="黑体"/>
                <w:snapToGrid w:val="0"/>
                <w:sz w:val="24"/>
              </w:rPr>
              <w:t>A</w:t>
            </w:r>
            <w:r>
              <w:rPr>
                <w:rFonts w:eastAsia="黑体"/>
                <w:snapToGrid w:val="0"/>
                <w:sz w:val="24"/>
              </w:rPr>
              <w:t xml:space="preserve">ir horn on radar mast </w:t>
            </w:r>
          </w:p>
        </w:tc>
        <w:tc>
          <w:tcPr>
            <w:tcW w:w="1559" w:type="dxa"/>
            <w:tcBorders>
              <w:top w:val="single" w:color="auto" w:sz="4" w:space="0"/>
              <w:left w:val="single" w:color="auto" w:sz="4" w:space="0"/>
              <w:bottom w:val="single" w:color="auto" w:sz="4" w:space="0"/>
              <w:right w:val="single" w:color="auto" w:sz="4" w:space="0"/>
            </w:tcBorders>
          </w:tcPr>
          <w:p w14:paraId="52C737EE">
            <w:pPr>
              <w:overflowPunct w:val="0"/>
              <w:autoSpaceDE w:val="0"/>
              <w:autoSpaceDN w:val="0"/>
              <w:adjustRightInd w:val="0"/>
              <w:spacing w:line="280" w:lineRule="exact"/>
              <w:ind w:left="28"/>
              <w:rPr>
                <w:rFonts w:eastAsia="黑体"/>
                <w:snapToGrid w:val="0"/>
                <w:sz w:val="24"/>
              </w:rPr>
            </w:pPr>
            <w:r>
              <w:rPr>
                <w:rFonts w:eastAsia="黑体"/>
                <w:snapToGrid w:val="0"/>
                <w:sz w:val="24"/>
              </w:rPr>
              <w:t>1</w:t>
            </w:r>
          </w:p>
        </w:tc>
      </w:tr>
      <w:tr w14:paraId="3883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237" w:type="dxa"/>
            <w:tcBorders>
              <w:top w:val="single" w:color="auto" w:sz="4" w:space="0"/>
              <w:left w:val="single" w:color="auto" w:sz="4" w:space="0"/>
              <w:bottom w:val="single" w:color="auto" w:sz="4" w:space="0"/>
              <w:right w:val="single" w:color="auto" w:sz="4" w:space="0"/>
            </w:tcBorders>
          </w:tcPr>
          <w:p w14:paraId="3A94E2A6">
            <w:pPr>
              <w:overflowPunct w:val="0"/>
              <w:autoSpaceDE w:val="0"/>
              <w:autoSpaceDN w:val="0"/>
              <w:adjustRightInd w:val="0"/>
              <w:spacing w:line="280" w:lineRule="exact"/>
              <w:ind w:left="28"/>
              <w:rPr>
                <w:rFonts w:eastAsia="黑体"/>
                <w:snapToGrid w:val="0"/>
                <w:sz w:val="24"/>
              </w:rPr>
            </w:pPr>
            <w:r>
              <w:rPr>
                <w:rFonts w:hint="eastAsia" w:eastAsia="黑体"/>
                <w:snapToGrid w:val="0"/>
                <w:sz w:val="24"/>
              </w:rPr>
              <w:t>B</w:t>
            </w:r>
            <w:r>
              <w:rPr>
                <w:rFonts w:eastAsia="黑体"/>
                <w:snapToGrid w:val="0"/>
                <w:sz w:val="24"/>
              </w:rPr>
              <w:t>ig signal bell,</w:t>
            </w:r>
          </w:p>
        </w:tc>
        <w:tc>
          <w:tcPr>
            <w:tcW w:w="1559" w:type="dxa"/>
            <w:tcBorders>
              <w:top w:val="single" w:color="auto" w:sz="4" w:space="0"/>
              <w:left w:val="single" w:color="auto" w:sz="4" w:space="0"/>
              <w:bottom w:val="single" w:color="auto" w:sz="4" w:space="0"/>
              <w:right w:val="single" w:color="auto" w:sz="4" w:space="0"/>
            </w:tcBorders>
          </w:tcPr>
          <w:p w14:paraId="7860E42B">
            <w:pPr>
              <w:overflowPunct w:val="0"/>
              <w:autoSpaceDE w:val="0"/>
              <w:autoSpaceDN w:val="0"/>
              <w:adjustRightInd w:val="0"/>
              <w:spacing w:line="280" w:lineRule="exact"/>
              <w:ind w:left="28"/>
              <w:rPr>
                <w:rFonts w:eastAsia="黑体"/>
                <w:snapToGrid w:val="0"/>
                <w:sz w:val="24"/>
              </w:rPr>
            </w:pPr>
            <w:r>
              <w:rPr>
                <w:rFonts w:hint="eastAsia" w:eastAsia="黑体"/>
                <w:snapToGrid w:val="0"/>
                <w:sz w:val="24"/>
              </w:rPr>
              <w:t>A</w:t>
            </w:r>
            <w:r>
              <w:rPr>
                <w:rFonts w:eastAsia="黑体"/>
                <w:snapToGrid w:val="0"/>
                <w:sz w:val="24"/>
              </w:rPr>
              <w:t xml:space="preserve">s per </w:t>
            </w:r>
            <w:r>
              <w:rPr>
                <w:rFonts w:hint="eastAsia" w:eastAsia="黑体"/>
                <w:snapToGrid w:val="0"/>
                <w:sz w:val="24"/>
              </w:rPr>
              <w:t>R</w:t>
            </w:r>
            <w:r>
              <w:rPr>
                <w:rFonts w:eastAsia="黑体"/>
                <w:snapToGrid w:val="0"/>
                <w:sz w:val="24"/>
              </w:rPr>
              <w:t xml:space="preserve">ules </w:t>
            </w:r>
          </w:p>
        </w:tc>
      </w:tr>
      <w:tr w14:paraId="127F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237" w:type="dxa"/>
            <w:tcBorders>
              <w:top w:val="single" w:color="auto" w:sz="4" w:space="0"/>
              <w:left w:val="single" w:color="auto" w:sz="4" w:space="0"/>
              <w:bottom w:val="single" w:color="auto" w:sz="4" w:space="0"/>
              <w:right w:val="single" w:color="auto" w:sz="4" w:space="0"/>
            </w:tcBorders>
          </w:tcPr>
          <w:p w14:paraId="18236E5D">
            <w:pPr>
              <w:overflowPunct w:val="0"/>
              <w:autoSpaceDE w:val="0"/>
              <w:autoSpaceDN w:val="0"/>
              <w:adjustRightInd w:val="0"/>
              <w:spacing w:line="280" w:lineRule="exact"/>
              <w:ind w:left="28"/>
              <w:rPr>
                <w:rFonts w:eastAsia="黑体"/>
                <w:snapToGrid w:val="0"/>
                <w:sz w:val="24"/>
              </w:rPr>
            </w:pPr>
            <w:r>
              <w:rPr>
                <w:rFonts w:hint="eastAsia" w:eastAsia="黑体"/>
                <w:snapToGrid w:val="0"/>
                <w:sz w:val="24"/>
              </w:rPr>
              <w:t>S</w:t>
            </w:r>
            <w:r>
              <w:rPr>
                <w:rFonts w:eastAsia="黑体"/>
                <w:snapToGrid w:val="0"/>
                <w:sz w:val="24"/>
              </w:rPr>
              <w:t>ignal gong (</w:t>
            </w:r>
            <w:r>
              <w:rPr>
                <w:rFonts w:eastAsia="黑体"/>
                <w:snapToGrid w:val="0"/>
                <w:sz w:val="24"/>
              </w:rPr>
              <w:fldChar w:fldCharType="begin"/>
            </w:r>
            <w:r>
              <w:rPr>
                <w:rFonts w:eastAsia="黑体"/>
                <w:snapToGrid w:val="0"/>
                <w:sz w:val="24"/>
              </w:rPr>
              <w:instrText xml:space="preserve">symbol 198 \f "Symbol" \s 10.5</w:instrText>
            </w:r>
            <w:r>
              <w:rPr>
                <w:rFonts w:eastAsia="黑体"/>
                <w:snapToGrid w:val="0"/>
                <w:sz w:val="24"/>
              </w:rPr>
              <w:fldChar w:fldCharType="end"/>
            </w:r>
            <w:r>
              <w:rPr>
                <w:rFonts w:eastAsia="黑体"/>
                <w:snapToGrid w:val="0"/>
                <w:sz w:val="24"/>
              </w:rPr>
              <w:t>460</w:t>
            </w:r>
            <w:r>
              <w:rPr>
                <w:rFonts w:hint="eastAsia" w:eastAsia="黑体"/>
                <w:snapToGrid w:val="0"/>
                <w:sz w:val="24"/>
              </w:rPr>
              <w:t xml:space="preserve"> </w:t>
            </w:r>
            <w:r>
              <w:rPr>
                <w:rFonts w:eastAsia="黑体"/>
                <w:snapToGrid w:val="0"/>
                <w:sz w:val="24"/>
              </w:rPr>
              <w:t>mm)</w:t>
            </w:r>
          </w:p>
        </w:tc>
        <w:tc>
          <w:tcPr>
            <w:tcW w:w="1559" w:type="dxa"/>
            <w:tcBorders>
              <w:top w:val="single" w:color="auto" w:sz="4" w:space="0"/>
              <w:left w:val="single" w:color="auto" w:sz="4" w:space="0"/>
              <w:bottom w:val="single" w:color="auto" w:sz="4" w:space="0"/>
              <w:right w:val="single" w:color="auto" w:sz="4" w:space="0"/>
            </w:tcBorders>
          </w:tcPr>
          <w:p w14:paraId="52A7F523">
            <w:pPr>
              <w:overflowPunct w:val="0"/>
              <w:autoSpaceDE w:val="0"/>
              <w:autoSpaceDN w:val="0"/>
              <w:adjustRightInd w:val="0"/>
              <w:spacing w:line="280" w:lineRule="exact"/>
              <w:ind w:left="28"/>
              <w:rPr>
                <w:rFonts w:eastAsia="黑体"/>
                <w:snapToGrid w:val="0"/>
                <w:sz w:val="24"/>
              </w:rPr>
            </w:pPr>
            <w:r>
              <w:rPr>
                <w:rFonts w:hint="eastAsia" w:eastAsia="黑体"/>
                <w:snapToGrid w:val="0"/>
                <w:sz w:val="24"/>
              </w:rPr>
              <w:t>A</w:t>
            </w:r>
            <w:r>
              <w:rPr>
                <w:rFonts w:eastAsia="黑体"/>
                <w:snapToGrid w:val="0"/>
                <w:sz w:val="24"/>
              </w:rPr>
              <w:t xml:space="preserve">s per </w:t>
            </w:r>
            <w:r>
              <w:rPr>
                <w:rFonts w:hint="eastAsia" w:eastAsia="黑体"/>
                <w:snapToGrid w:val="0"/>
                <w:sz w:val="24"/>
              </w:rPr>
              <w:t>R</w:t>
            </w:r>
            <w:r>
              <w:rPr>
                <w:rFonts w:eastAsia="黑体"/>
                <w:snapToGrid w:val="0"/>
                <w:sz w:val="24"/>
              </w:rPr>
              <w:t xml:space="preserve">ules </w:t>
            </w:r>
          </w:p>
        </w:tc>
      </w:tr>
      <w:tr w14:paraId="38BF5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237" w:type="dxa"/>
            <w:tcBorders>
              <w:top w:val="single" w:color="auto" w:sz="4" w:space="0"/>
              <w:left w:val="single" w:color="auto" w:sz="4" w:space="0"/>
              <w:bottom w:val="single" w:color="auto" w:sz="4" w:space="0"/>
              <w:right w:val="single" w:color="auto" w:sz="4" w:space="0"/>
            </w:tcBorders>
          </w:tcPr>
          <w:p w14:paraId="67A4E4C8">
            <w:pPr>
              <w:overflowPunct w:val="0"/>
              <w:autoSpaceDE w:val="0"/>
              <w:autoSpaceDN w:val="0"/>
              <w:adjustRightInd w:val="0"/>
              <w:spacing w:line="280" w:lineRule="exact"/>
              <w:ind w:left="28"/>
              <w:rPr>
                <w:rFonts w:eastAsia="黑体"/>
                <w:snapToGrid w:val="0"/>
                <w:sz w:val="24"/>
              </w:rPr>
            </w:pPr>
            <w:r>
              <w:rPr>
                <w:rFonts w:eastAsia="黑体"/>
                <w:snapToGrid w:val="0"/>
                <w:sz w:val="24"/>
              </w:rPr>
              <w:fldChar w:fldCharType="begin"/>
            </w:r>
            <w:r>
              <w:rPr>
                <w:rFonts w:eastAsia="黑体"/>
                <w:snapToGrid w:val="0"/>
                <w:sz w:val="24"/>
              </w:rPr>
              <w:instrText xml:space="preserve">symbol 198 \f "Symbol" \s 10.5</w:instrText>
            </w:r>
            <w:r>
              <w:rPr>
                <w:rFonts w:eastAsia="黑体"/>
                <w:snapToGrid w:val="0"/>
                <w:sz w:val="24"/>
              </w:rPr>
              <w:fldChar w:fldCharType="end"/>
            </w:r>
            <w:r>
              <w:rPr>
                <w:rFonts w:eastAsia="黑体"/>
                <w:snapToGrid w:val="0"/>
                <w:sz w:val="24"/>
              </w:rPr>
              <w:t>610mm black ball</w:t>
            </w:r>
          </w:p>
        </w:tc>
        <w:tc>
          <w:tcPr>
            <w:tcW w:w="1559" w:type="dxa"/>
            <w:tcBorders>
              <w:top w:val="single" w:color="auto" w:sz="4" w:space="0"/>
              <w:left w:val="single" w:color="auto" w:sz="4" w:space="0"/>
              <w:bottom w:val="single" w:color="auto" w:sz="4" w:space="0"/>
              <w:right w:val="single" w:color="auto" w:sz="4" w:space="0"/>
            </w:tcBorders>
          </w:tcPr>
          <w:p w14:paraId="47BDA133">
            <w:pPr>
              <w:overflowPunct w:val="0"/>
              <w:autoSpaceDE w:val="0"/>
              <w:autoSpaceDN w:val="0"/>
              <w:adjustRightInd w:val="0"/>
              <w:spacing w:line="280" w:lineRule="exact"/>
              <w:ind w:left="28"/>
              <w:rPr>
                <w:rFonts w:eastAsia="黑体"/>
                <w:snapToGrid w:val="0"/>
                <w:sz w:val="24"/>
              </w:rPr>
            </w:pPr>
            <w:r>
              <w:rPr>
                <w:rFonts w:eastAsia="黑体"/>
                <w:snapToGrid w:val="0"/>
                <w:sz w:val="24"/>
              </w:rPr>
              <w:t>3</w:t>
            </w:r>
          </w:p>
        </w:tc>
      </w:tr>
      <w:tr w14:paraId="74119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237" w:type="dxa"/>
            <w:tcBorders>
              <w:top w:val="single" w:color="auto" w:sz="4" w:space="0"/>
              <w:left w:val="single" w:color="auto" w:sz="4" w:space="0"/>
              <w:bottom w:val="single" w:color="auto" w:sz="4" w:space="0"/>
              <w:right w:val="single" w:color="auto" w:sz="4" w:space="0"/>
            </w:tcBorders>
          </w:tcPr>
          <w:p w14:paraId="4C26872B">
            <w:pPr>
              <w:overflowPunct w:val="0"/>
              <w:autoSpaceDE w:val="0"/>
              <w:autoSpaceDN w:val="0"/>
              <w:adjustRightInd w:val="0"/>
              <w:spacing w:line="280" w:lineRule="exact"/>
              <w:ind w:left="28"/>
              <w:rPr>
                <w:rFonts w:eastAsia="黑体"/>
                <w:snapToGrid w:val="0"/>
                <w:sz w:val="24"/>
              </w:rPr>
            </w:pPr>
            <w:r>
              <w:rPr>
                <w:rFonts w:eastAsia="黑体"/>
                <w:snapToGrid w:val="0"/>
                <w:sz w:val="24"/>
              </w:rPr>
              <w:t>Ship's bell (300 mm dia. on forecastle deck)</w:t>
            </w:r>
          </w:p>
        </w:tc>
        <w:tc>
          <w:tcPr>
            <w:tcW w:w="1559" w:type="dxa"/>
            <w:tcBorders>
              <w:top w:val="single" w:color="auto" w:sz="4" w:space="0"/>
              <w:left w:val="single" w:color="auto" w:sz="4" w:space="0"/>
              <w:bottom w:val="single" w:color="auto" w:sz="4" w:space="0"/>
              <w:right w:val="single" w:color="auto" w:sz="4" w:space="0"/>
            </w:tcBorders>
          </w:tcPr>
          <w:p w14:paraId="026E521B">
            <w:pPr>
              <w:overflowPunct w:val="0"/>
              <w:autoSpaceDE w:val="0"/>
              <w:autoSpaceDN w:val="0"/>
              <w:adjustRightInd w:val="0"/>
              <w:spacing w:line="280" w:lineRule="exact"/>
              <w:ind w:left="28"/>
              <w:rPr>
                <w:rFonts w:eastAsia="黑体"/>
                <w:snapToGrid w:val="0"/>
                <w:sz w:val="24"/>
              </w:rPr>
            </w:pPr>
            <w:r>
              <w:rPr>
                <w:rFonts w:eastAsia="黑体"/>
                <w:snapToGrid w:val="0"/>
                <w:sz w:val="24"/>
              </w:rPr>
              <w:t>1</w:t>
            </w:r>
          </w:p>
        </w:tc>
      </w:tr>
      <w:tr w14:paraId="67AD2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237" w:type="dxa"/>
            <w:tcBorders>
              <w:top w:val="single" w:color="auto" w:sz="4" w:space="0"/>
              <w:left w:val="single" w:color="auto" w:sz="4" w:space="0"/>
              <w:bottom w:val="single" w:color="auto" w:sz="4" w:space="0"/>
              <w:right w:val="single" w:color="auto" w:sz="4" w:space="0"/>
            </w:tcBorders>
          </w:tcPr>
          <w:p w14:paraId="4F153C83">
            <w:pPr>
              <w:overflowPunct w:val="0"/>
              <w:autoSpaceDE w:val="0"/>
              <w:autoSpaceDN w:val="0"/>
              <w:adjustRightInd w:val="0"/>
              <w:spacing w:line="280" w:lineRule="exact"/>
              <w:ind w:left="28"/>
              <w:rPr>
                <w:rFonts w:eastAsia="黑体"/>
                <w:snapToGrid w:val="0"/>
                <w:sz w:val="24"/>
              </w:rPr>
            </w:pPr>
            <w:r>
              <w:rPr>
                <w:rFonts w:eastAsia="黑体"/>
                <w:snapToGrid w:val="0"/>
                <w:sz w:val="24"/>
              </w:rPr>
              <w:t xml:space="preserve">Black diamond shape </w:t>
            </w:r>
          </w:p>
          <w:p w14:paraId="57366648">
            <w:pPr>
              <w:overflowPunct w:val="0"/>
              <w:autoSpaceDE w:val="0"/>
              <w:autoSpaceDN w:val="0"/>
              <w:adjustRightInd w:val="0"/>
              <w:spacing w:line="280" w:lineRule="exact"/>
              <w:ind w:left="28"/>
              <w:rPr>
                <w:rFonts w:eastAsia="黑体"/>
                <w:snapToGrid w:val="0"/>
                <w:sz w:val="24"/>
              </w:rPr>
            </w:pPr>
            <w:r>
              <w:rPr>
                <w:rFonts w:eastAsia="黑体"/>
                <w:snapToGrid w:val="0"/>
                <w:sz w:val="24"/>
              </w:rPr>
              <w:t>(610 mm dia. x 1,200 mm folding type)</w:t>
            </w:r>
          </w:p>
        </w:tc>
        <w:tc>
          <w:tcPr>
            <w:tcW w:w="1559" w:type="dxa"/>
            <w:tcBorders>
              <w:top w:val="single" w:color="auto" w:sz="4" w:space="0"/>
              <w:left w:val="single" w:color="auto" w:sz="4" w:space="0"/>
              <w:bottom w:val="single" w:color="auto" w:sz="4" w:space="0"/>
              <w:right w:val="single" w:color="auto" w:sz="4" w:space="0"/>
            </w:tcBorders>
          </w:tcPr>
          <w:p w14:paraId="3E460B98">
            <w:pPr>
              <w:overflowPunct w:val="0"/>
              <w:autoSpaceDE w:val="0"/>
              <w:autoSpaceDN w:val="0"/>
              <w:adjustRightInd w:val="0"/>
              <w:spacing w:line="280" w:lineRule="exact"/>
              <w:ind w:left="28"/>
              <w:rPr>
                <w:rFonts w:eastAsia="黑体"/>
                <w:snapToGrid w:val="0"/>
                <w:sz w:val="24"/>
              </w:rPr>
            </w:pPr>
            <w:r>
              <w:rPr>
                <w:rFonts w:eastAsia="黑体"/>
                <w:snapToGrid w:val="0"/>
                <w:sz w:val="24"/>
              </w:rPr>
              <w:t>1</w:t>
            </w:r>
          </w:p>
        </w:tc>
      </w:tr>
      <w:tr w14:paraId="086D8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237" w:type="dxa"/>
            <w:tcBorders>
              <w:top w:val="single" w:color="auto" w:sz="4" w:space="0"/>
              <w:left w:val="single" w:color="auto" w:sz="4" w:space="0"/>
              <w:bottom w:val="single" w:color="auto" w:sz="4" w:space="0"/>
              <w:right w:val="single" w:color="auto" w:sz="4" w:space="0"/>
            </w:tcBorders>
          </w:tcPr>
          <w:p w14:paraId="7BD00C07">
            <w:pPr>
              <w:overflowPunct w:val="0"/>
              <w:autoSpaceDE w:val="0"/>
              <w:autoSpaceDN w:val="0"/>
              <w:adjustRightInd w:val="0"/>
              <w:spacing w:line="280" w:lineRule="exact"/>
              <w:ind w:left="28"/>
              <w:rPr>
                <w:rFonts w:eastAsia="黑体"/>
                <w:snapToGrid w:val="0"/>
                <w:sz w:val="24"/>
              </w:rPr>
            </w:pPr>
            <w:r>
              <w:rPr>
                <w:rFonts w:eastAsia="黑体"/>
                <w:snapToGrid w:val="0"/>
                <w:sz w:val="24"/>
              </w:rPr>
              <w:t xml:space="preserve">Black cylindrical shape </w:t>
            </w:r>
          </w:p>
          <w:p w14:paraId="37D97F67">
            <w:pPr>
              <w:overflowPunct w:val="0"/>
              <w:autoSpaceDE w:val="0"/>
              <w:autoSpaceDN w:val="0"/>
              <w:adjustRightInd w:val="0"/>
              <w:spacing w:line="280" w:lineRule="exact"/>
              <w:ind w:left="28"/>
              <w:rPr>
                <w:rFonts w:eastAsia="黑体"/>
                <w:snapToGrid w:val="0"/>
                <w:sz w:val="24"/>
              </w:rPr>
            </w:pPr>
            <w:r>
              <w:rPr>
                <w:rFonts w:eastAsia="黑体"/>
                <w:snapToGrid w:val="0"/>
                <w:sz w:val="24"/>
              </w:rPr>
              <w:t>(610 mm dia. x 1,200 mm folding type)</w:t>
            </w:r>
          </w:p>
        </w:tc>
        <w:tc>
          <w:tcPr>
            <w:tcW w:w="1559" w:type="dxa"/>
            <w:tcBorders>
              <w:top w:val="single" w:color="auto" w:sz="4" w:space="0"/>
              <w:left w:val="single" w:color="auto" w:sz="4" w:space="0"/>
              <w:bottom w:val="single" w:color="auto" w:sz="4" w:space="0"/>
              <w:right w:val="single" w:color="auto" w:sz="4" w:space="0"/>
            </w:tcBorders>
          </w:tcPr>
          <w:p w14:paraId="23F228E2">
            <w:pPr>
              <w:overflowPunct w:val="0"/>
              <w:autoSpaceDE w:val="0"/>
              <w:autoSpaceDN w:val="0"/>
              <w:adjustRightInd w:val="0"/>
              <w:spacing w:line="280" w:lineRule="exact"/>
              <w:ind w:left="28"/>
              <w:rPr>
                <w:rFonts w:eastAsia="黑体"/>
                <w:snapToGrid w:val="0"/>
                <w:sz w:val="24"/>
              </w:rPr>
            </w:pPr>
            <w:r>
              <w:rPr>
                <w:rFonts w:eastAsia="黑体"/>
                <w:snapToGrid w:val="0"/>
                <w:sz w:val="24"/>
              </w:rPr>
              <w:t>2</w:t>
            </w:r>
          </w:p>
        </w:tc>
      </w:tr>
    </w:tbl>
    <w:p w14:paraId="3551DC2F">
      <w:pPr>
        <w:autoSpaceDE w:val="0"/>
        <w:autoSpaceDN w:val="0"/>
        <w:adjustRightInd w:val="0"/>
        <w:jc w:val="left"/>
        <w:rPr>
          <w:kern w:val="0"/>
          <w:sz w:val="20"/>
          <w:szCs w:val="20"/>
        </w:rPr>
      </w:pPr>
    </w:p>
    <w:p w14:paraId="0EBD08EE">
      <w:pPr>
        <w:pStyle w:val="4"/>
        <w:spacing w:before="0" w:after="0"/>
        <w:rPr>
          <w:rFonts w:cs="Arial"/>
        </w:rPr>
      </w:pPr>
      <w:bookmarkStart w:id="232" w:name="_Toc50573840"/>
      <w:r>
        <w:rPr>
          <w:rFonts w:hint="eastAsia" w:cs="Arial"/>
        </w:rPr>
        <w:t>4.10.3</w:t>
      </w:r>
      <w:r>
        <w:rPr>
          <w:rFonts w:cs="Arial"/>
        </w:rPr>
        <w:tab/>
      </w:r>
      <w:r>
        <w:rPr>
          <w:rFonts w:cs="Arial"/>
        </w:rPr>
        <w:t>FLAG</w:t>
      </w:r>
      <w:bookmarkEnd w:id="232"/>
    </w:p>
    <w:p w14:paraId="0F10FD7A">
      <w:pPr>
        <w:autoSpaceDE w:val="0"/>
        <w:autoSpaceDN w:val="0"/>
        <w:adjustRightInd w:val="0"/>
        <w:spacing w:before="2"/>
        <w:jc w:val="left"/>
        <w:rPr>
          <w:rFonts w:ascii="Arial" w:hAnsi="Arial" w:cs="Arial"/>
          <w:kern w:val="0"/>
          <w:sz w:val="24"/>
        </w:rPr>
      </w:pPr>
    </w:p>
    <w:p w14:paraId="45D5823A">
      <w:pPr>
        <w:autoSpaceDE w:val="0"/>
        <w:autoSpaceDN w:val="0"/>
        <w:adjustRightInd w:val="0"/>
        <w:ind w:left="963"/>
        <w:jc w:val="left"/>
        <w:rPr>
          <w:kern w:val="0"/>
          <w:sz w:val="24"/>
        </w:rPr>
      </w:pPr>
      <w:r>
        <w:rPr>
          <w:kern w:val="0"/>
          <w:sz w:val="24"/>
        </w:rPr>
        <w:t>Code flags shall be provided as follow:</w:t>
      </w:r>
    </w:p>
    <w:p w14:paraId="3F31774B">
      <w:pPr>
        <w:autoSpaceDE w:val="0"/>
        <w:autoSpaceDN w:val="0"/>
        <w:adjustRightInd w:val="0"/>
        <w:spacing w:line="240" w:lineRule="exact"/>
        <w:jc w:val="left"/>
        <w:rPr>
          <w:kern w:val="0"/>
          <w:sz w:val="28"/>
          <w:szCs w:val="28"/>
        </w:rPr>
      </w:pPr>
    </w:p>
    <w:p w14:paraId="187C8D6A">
      <w:pPr>
        <w:autoSpaceDE w:val="0"/>
        <w:autoSpaceDN w:val="0"/>
        <w:adjustRightInd w:val="0"/>
        <w:ind w:left="963"/>
        <w:jc w:val="left"/>
        <w:rPr>
          <w:kern w:val="0"/>
          <w:sz w:val="24"/>
        </w:rPr>
      </w:pPr>
      <w:r>
        <w:rPr>
          <w:kern w:val="0"/>
          <w:sz w:val="24"/>
        </w:rPr>
        <w:t>1 - International signal flag</w:t>
      </w:r>
    </w:p>
    <w:p w14:paraId="75BD2F60">
      <w:pPr>
        <w:autoSpaceDE w:val="0"/>
        <w:autoSpaceDN w:val="0"/>
        <w:adjustRightInd w:val="0"/>
        <w:ind w:left="963"/>
        <w:jc w:val="left"/>
        <w:rPr>
          <w:kern w:val="0"/>
          <w:sz w:val="24"/>
        </w:rPr>
      </w:pPr>
      <w:r>
        <w:rPr>
          <w:kern w:val="0"/>
          <w:sz w:val="24"/>
        </w:rPr>
        <w:t>2 - National flag</w:t>
      </w:r>
      <w:r>
        <w:rPr>
          <w:rFonts w:hint="eastAsia"/>
          <w:kern w:val="0"/>
          <w:sz w:val="24"/>
        </w:rPr>
        <w:t xml:space="preserve"> </w:t>
      </w:r>
      <w:r>
        <w:rPr>
          <w:rFonts w:hint="eastAsia"/>
          <w:color w:val="000000"/>
          <w:kern w:val="0"/>
          <w:sz w:val="24"/>
        </w:rPr>
        <w:t>(Buyer</w:t>
      </w:r>
      <w:r>
        <w:rPr>
          <w:color w:val="000000"/>
          <w:kern w:val="0"/>
          <w:sz w:val="24"/>
        </w:rPr>
        <w:t>’</w:t>
      </w:r>
      <w:r>
        <w:rPr>
          <w:rFonts w:hint="eastAsia"/>
          <w:color w:val="000000"/>
          <w:kern w:val="0"/>
          <w:sz w:val="24"/>
        </w:rPr>
        <w:t>s supply)</w:t>
      </w:r>
    </w:p>
    <w:p w14:paraId="0F1EB1E6">
      <w:pPr>
        <w:autoSpaceDE w:val="0"/>
        <w:autoSpaceDN w:val="0"/>
        <w:adjustRightInd w:val="0"/>
        <w:ind w:left="963"/>
        <w:jc w:val="left"/>
        <w:rPr>
          <w:kern w:val="0"/>
          <w:sz w:val="24"/>
        </w:rPr>
      </w:pPr>
      <w:r>
        <w:rPr>
          <w:kern w:val="0"/>
          <w:sz w:val="24"/>
        </w:rPr>
        <w:t>1 - Ship's name code flags</w:t>
      </w:r>
      <w:r>
        <w:rPr>
          <w:rFonts w:hint="eastAsia"/>
          <w:kern w:val="0"/>
          <w:sz w:val="24"/>
        </w:rPr>
        <w:t xml:space="preserve"> </w:t>
      </w:r>
      <w:r>
        <w:rPr>
          <w:rFonts w:hint="eastAsia"/>
          <w:color w:val="000000"/>
          <w:kern w:val="0"/>
          <w:sz w:val="24"/>
        </w:rPr>
        <w:t>(Buyer</w:t>
      </w:r>
      <w:r>
        <w:rPr>
          <w:color w:val="000000"/>
          <w:kern w:val="0"/>
          <w:sz w:val="24"/>
        </w:rPr>
        <w:t>’</w:t>
      </w:r>
      <w:r>
        <w:rPr>
          <w:rFonts w:hint="eastAsia"/>
          <w:color w:val="000000"/>
          <w:kern w:val="0"/>
          <w:sz w:val="24"/>
        </w:rPr>
        <w:t>s supply)</w:t>
      </w:r>
    </w:p>
    <w:p w14:paraId="1D97FB87">
      <w:pPr>
        <w:autoSpaceDE w:val="0"/>
        <w:autoSpaceDN w:val="0"/>
        <w:adjustRightInd w:val="0"/>
        <w:ind w:left="963"/>
        <w:jc w:val="left"/>
        <w:rPr>
          <w:kern w:val="0"/>
          <w:sz w:val="24"/>
        </w:rPr>
      </w:pPr>
      <w:r>
        <w:rPr>
          <w:kern w:val="0"/>
          <w:sz w:val="24"/>
        </w:rPr>
        <w:t xml:space="preserve">1 - </w:t>
      </w:r>
      <w:r>
        <w:rPr>
          <w:rFonts w:hint="eastAsia"/>
          <w:kern w:val="0"/>
          <w:sz w:val="24"/>
        </w:rPr>
        <w:t>I</w:t>
      </w:r>
      <w:r>
        <w:rPr>
          <w:kern w:val="0"/>
          <w:sz w:val="24"/>
        </w:rPr>
        <w:t>nternational signal code book</w:t>
      </w:r>
      <w:r>
        <w:rPr>
          <w:rFonts w:hint="eastAsia"/>
          <w:kern w:val="0"/>
          <w:sz w:val="24"/>
        </w:rPr>
        <w:t xml:space="preserve"> </w:t>
      </w:r>
      <w:r>
        <w:rPr>
          <w:rFonts w:hint="eastAsia"/>
          <w:color w:val="000000"/>
          <w:kern w:val="0"/>
          <w:sz w:val="24"/>
        </w:rPr>
        <w:t>(Buyer</w:t>
      </w:r>
      <w:r>
        <w:rPr>
          <w:color w:val="000000"/>
          <w:kern w:val="0"/>
          <w:sz w:val="24"/>
        </w:rPr>
        <w:t>’</w:t>
      </w:r>
      <w:r>
        <w:rPr>
          <w:rFonts w:hint="eastAsia"/>
          <w:color w:val="000000"/>
          <w:kern w:val="0"/>
          <w:sz w:val="24"/>
        </w:rPr>
        <w:t>s supply)</w:t>
      </w:r>
    </w:p>
    <w:p w14:paraId="1126C941">
      <w:pPr>
        <w:autoSpaceDE w:val="0"/>
        <w:autoSpaceDN w:val="0"/>
        <w:adjustRightInd w:val="0"/>
        <w:jc w:val="left"/>
        <w:rPr>
          <w:kern w:val="0"/>
          <w:sz w:val="20"/>
          <w:szCs w:val="20"/>
        </w:rPr>
      </w:pPr>
    </w:p>
    <w:p w14:paraId="024F6804">
      <w:pPr>
        <w:pStyle w:val="4"/>
        <w:spacing w:before="0" w:after="0"/>
        <w:rPr>
          <w:rFonts w:cs="Arial"/>
        </w:rPr>
      </w:pPr>
      <w:bookmarkStart w:id="233" w:name="_Toc50573841"/>
      <w:r>
        <w:rPr>
          <w:rFonts w:hint="eastAsia" w:cs="Arial"/>
        </w:rPr>
        <w:t>4.10.4</w:t>
      </w:r>
      <w:r>
        <w:rPr>
          <w:rFonts w:cs="Arial"/>
        </w:rPr>
        <w:tab/>
      </w:r>
      <w:r>
        <w:rPr>
          <w:rFonts w:cs="Arial"/>
        </w:rPr>
        <w:t>VOICE TUBE</w:t>
      </w:r>
      <w:bookmarkEnd w:id="233"/>
    </w:p>
    <w:p w14:paraId="0B3E5BEB">
      <w:pPr>
        <w:autoSpaceDE w:val="0"/>
        <w:autoSpaceDN w:val="0"/>
        <w:adjustRightInd w:val="0"/>
        <w:spacing w:before="2"/>
        <w:jc w:val="left"/>
        <w:rPr>
          <w:rFonts w:ascii="Arial" w:hAnsi="Arial" w:cs="Arial"/>
          <w:kern w:val="0"/>
          <w:sz w:val="24"/>
        </w:rPr>
      </w:pPr>
    </w:p>
    <w:p w14:paraId="1E9CF0C8">
      <w:pPr>
        <w:autoSpaceDE w:val="0"/>
        <w:autoSpaceDN w:val="0"/>
        <w:adjustRightInd w:val="0"/>
        <w:ind w:left="963"/>
        <w:jc w:val="left"/>
        <w:rPr>
          <w:kern w:val="0"/>
          <w:sz w:val="24"/>
        </w:rPr>
      </w:pPr>
      <w:r>
        <w:rPr>
          <w:kern w:val="0"/>
          <w:sz w:val="24"/>
        </w:rPr>
        <w:t>Nil</w:t>
      </w:r>
    </w:p>
    <w:p w14:paraId="7AC46160">
      <w:pPr>
        <w:autoSpaceDE w:val="0"/>
        <w:autoSpaceDN w:val="0"/>
        <w:adjustRightInd w:val="0"/>
        <w:jc w:val="left"/>
        <w:rPr>
          <w:kern w:val="0"/>
          <w:sz w:val="20"/>
          <w:szCs w:val="20"/>
        </w:rPr>
      </w:pPr>
    </w:p>
    <w:p w14:paraId="630873FD">
      <w:pPr>
        <w:autoSpaceDE w:val="0"/>
        <w:autoSpaceDN w:val="0"/>
        <w:adjustRightInd w:val="0"/>
        <w:jc w:val="left"/>
        <w:rPr>
          <w:kern w:val="0"/>
          <w:sz w:val="20"/>
          <w:szCs w:val="20"/>
        </w:rPr>
      </w:pPr>
    </w:p>
    <w:p w14:paraId="50DA179D">
      <w:pPr>
        <w:widowControl/>
        <w:jc w:val="left"/>
      </w:pPr>
      <w:r>
        <w:br w:type="page"/>
      </w:r>
    </w:p>
    <w:p w14:paraId="015BEE4B">
      <w:pPr>
        <w:autoSpaceDE w:val="0"/>
        <w:autoSpaceDN w:val="0"/>
        <w:adjustRightInd w:val="0"/>
        <w:jc w:val="left"/>
        <w:rPr>
          <w:rFonts w:ascii="Arial" w:hAnsi="Arial" w:cs="Arial"/>
          <w:kern w:val="0"/>
          <w:sz w:val="20"/>
          <w:szCs w:val="20"/>
        </w:rPr>
      </w:pPr>
    </w:p>
    <w:p w14:paraId="5D471EFB">
      <w:pPr>
        <w:autoSpaceDE w:val="0"/>
        <w:autoSpaceDN w:val="0"/>
        <w:adjustRightInd w:val="0"/>
        <w:jc w:val="left"/>
        <w:rPr>
          <w:rFonts w:ascii="Arial" w:hAnsi="Arial" w:cs="Arial"/>
          <w:kern w:val="0"/>
          <w:sz w:val="20"/>
          <w:szCs w:val="20"/>
        </w:rPr>
      </w:pPr>
    </w:p>
    <w:p w14:paraId="59E1F614">
      <w:pPr>
        <w:autoSpaceDE w:val="0"/>
        <w:autoSpaceDN w:val="0"/>
        <w:adjustRightInd w:val="0"/>
        <w:jc w:val="left"/>
        <w:rPr>
          <w:rFonts w:ascii="Arial" w:hAnsi="Arial" w:cs="Arial"/>
          <w:kern w:val="0"/>
          <w:sz w:val="20"/>
          <w:szCs w:val="20"/>
        </w:rPr>
      </w:pPr>
    </w:p>
    <w:p w14:paraId="69E692CA">
      <w:pPr>
        <w:autoSpaceDE w:val="0"/>
        <w:autoSpaceDN w:val="0"/>
        <w:adjustRightInd w:val="0"/>
        <w:jc w:val="left"/>
        <w:rPr>
          <w:rFonts w:ascii="Arial" w:hAnsi="Arial" w:cs="Arial"/>
          <w:kern w:val="0"/>
          <w:sz w:val="20"/>
          <w:szCs w:val="20"/>
        </w:rPr>
      </w:pPr>
    </w:p>
    <w:p w14:paraId="3CABBC05">
      <w:pPr>
        <w:autoSpaceDE w:val="0"/>
        <w:autoSpaceDN w:val="0"/>
        <w:adjustRightInd w:val="0"/>
        <w:jc w:val="left"/>
        <w:rPr>
          <w:rFonts w:ascii="Arial" w:hAnsi="Arial" w:cs="Arial"/>
          <w:kern w:val="0"/>
          <w:sz w:val="20"/>
          <w:szCs w:val="20"/>
        </w:rPr>
      </w:pPr>
    </w:p>
    <w:p w14:paraId="2AD3D074">
      <w:pPr>
        <w:autoSpaceDE w:val="0"/>
        <w:autoSpaceDN w:val="0"/>
        <w:adjustRightInd w:val="0"/>
        <w:jc w:val="left"/>
        <w:rPr>
          <w:rFonts w:ascii="Arial" w:hAnsi="Arial" w:cs="Arial"/>
          <w:kern w:val="0"/>
          <w:sz w:val="20"/>
          <w:szCs w:val="20"/>
        </w:rPr>
      </w:pPr>
    </w:p>
    <w:p w14:paraId="5A7FDFB6">
      <w:pPr>
        <w:autoSpaceDE w:val="0"/>
        <w:autoSpaceDN w:val="0"/>
        <w:adjustRightInd w:val="0"/>
        <w:jc w:val="left"/>
        <w:rPr>
          <w:rFonts w:ascii="Arial" w:hAnsi="Arial" w:cs="Arial"/>
          <w:kern w:val="0"/>
          <w:sz w:val="20"/>
          <w:szCs w:val="20"/>
        </w:rPr>
      </w:pPr>
    </w:p>
    <w:p w14:paraId="4B018C88">
      <w:pPr>
        <w:autoSpaceDE w:val="0"/>
        <w:autoSpaceDN w:val="0"/>
        <w:adjustRightInd w:val="0"/>
        <w:jc w:val="left"/>
        <w:rPr>
          <w:rFonts w:ascii="Arial" w:hAnsi="Arial" w:cs="Arial"/>
          <w:kern w:val="0"/>
          <w:sz w:val="20"/>
          <w:szCs w:val="20"/>
        </w:rPr>
      </w:pPr>
    </w:p>
    <w:p w14:paraId="27B2C3C3">
      <w:pPr>
        <w:autoSpaceDE w:val="0"/>
        <w:autoSpaceDN w:val="0"/>
        <w:adjustRightInd w:val="0"/>
        <w:jc w:val="left"/>
        <w:rPr>
          <w:rFonts w:ascii="Arial" w:hAnsi="Arial" w:cs="Arial"/>
          <w:kern w:val="0"/>
          <w:sz w:val="20"/>
          <w:szCs w:val="20"/>
        </w:rPr>
      </w:pPr>
    </w:p>
    <w:p w14:paraId="755BCB49">
      <w:pPr>
        <w:autoSpaceDE w:val="0"/>
        <w:autoSpaceDN w:val="0"/>
        <w:adjustRightInd w:val="0"/>
        <w:jc w:val="left"/>
        <w:rPr>
          <w:rFonts w:ascii="Arial" w:hAnsi="Arial" w:cs="Arial"/>
          <w:kern w:val="0"/>
          <w:sz w:val="20"/>
          <w:szCs w:val="20"/>
        </w:rPr>
      </w:pPr>
    </w:p>
    <w:p w14:paraId="73D7959E">
      <w:pPr>
        <w:autoSpaceDE w:val="0"/>
        <w:autoSpaceDN w:val="0"/>
        <w:adjustRightInd w:val="0"/>
        <w:jc w:val="left"/>
        <w:rPr>
          <w:rFonts w:ascii="Arial" w:hAnsi="Arial" w:cs="Arial"/>
          <w:kern w:val="0"/>
          <w:sz w:val="20"/>
          <w:szCs w:val="20"/>
        </w:rPr>
      </w:pPr>
    </w:p>
    <w:p w14:paraId="6B3C6D05">
      <w:pPr>
        <w:autoSpaceDE w:val="0"/>
        <w:autoSpaceDN w:val="0"/>
        <w:adjustRightInd w:val="0"/>
        <w:jc w:val="left"/>
        <w:rPr>
          <w:rFonts w:ascii="Arial" w:hAnsi="Arial" w:cs="Arial"/>
          <w:kern w:val="0"/>
          <w:sz w:val="20"/>
          <w:szCs w:val="20"/>
        </w:rPr>
      </w:pPr>
    </w:p>
    <w:p w14:paraId="340A3DE2">
      <w:pPr>
        <w:autoSpaceDE w:val="0"/>
        <w:autoSpaceDN w:val="0"/>
        <w:adjustRightInd w:val="0"/>
        <w:jc w:val="left"/>
        <w:rPr>
          <w:rFonts w:ascii="Arial" w:hAnsi="Arial" w:cs="Arial"/>
          <w:kern w:val="0"/>
          <w:sz w:val="20"/>
          <w:szCs w:val="20"/>
        </w:rPr>
      </w:pPr>
    </w:p>
    <w:p w14:paraId="61532E92">
      <w:pPr>
        <w:autoSpaceDE w:val="0"/>
        <w:autoSpaceDN w:val="0"/>
        <w:adjustRightInd w:val="0"/>
        <w:jc w:val="left"/>
        <w:rPr>
          <w:rFonts w:ascii="Arial" w:hAnsi="Arial" w:cs="Arial"/>
          <w:kern w:val="0"/>
          <w:sz w:val="20"/>
          <w:szCs w:val="20"/>
        </w:rPr>
      </w:pPr>
    </w:p>
    <w:p w14:paraId="3058C6EE">
      <w:pPr>
        <w:autoSpaceDE w:val="0"/>
        <w:autoSpaceDN w:val="0"/>
        <w:adjustRightInd w:val="0"/>
        <w:jc w:val="left"/>
        <w:rPr>
          <w:rFonts w:ascii="Arial" w:hAnsi="Arial" w:cs="Arial"/>
          <w:kern w:val="0"/>
          <w:sz w:val="20"/>
          <w:szCs w:val="20"/>
        </w:rPr>
      </w:pPr>
    </w:p>
    <w:p w14:paraId="0F4A6009">
      <w:pPr>
        <w:autoSpaceDE w:val="0"/>
        <w:autoSpaceDN w:val="0"/>
        <w:adjustRightInd w:val="0"/>
        <w:jc w:val="left"/>
        <w:rPr>
          <w:rFonts w:ascii="Arial" w:hAnsi="Arial" w:cs="Arial"/>
          <w:kern w:val="0"/>
          <w:sz w:val="20"/>
          <w:szCs w:val="20"/>
        </w:rPr>
      </w:pPr>
    </w:p>
    <w:p w14:paraId="0EAFAD6E">
      <w:pPr>
        <w:autoSpaceDE w:val="0"/>
        <w:autoSpaceDN w:val="0"/>
        <w:adjustRightInd w:val="0"/>
        <w:jc w:val="left"/>
        <w:rPr>
          <w:rFonts w:ascii="Arial" w:hAnsi="Arial" w:cs="Arial"/>
          <w:kern w:val="0"/>
          <w:sz w:val="20"/>
          <w:szCs w:val="20"/>
        </w:rPr>
      </w:pPr>
    </w:p>
    <w:p w14:paraId="131C0F21">
      <w:pPr>
        <w:autoSpaceDE w:val="0"/>
        <w:autoSpaceDN w:val="0"/>
        <w:adjustRightInd w:val="0"/>
        <w:jc w:val="left"/>
        <w:rPr>
          <w:rFonts w:ascii="Arial" w:hAnsi="Arial" w:cs="Arial"/>
          <w:kern w:val="0"/>
          <w:sz w:val="20"/>
          <w:szCs w:val="20"/>
        </w:rPr>
      </w:pPr>
    </w:p>
    <w:p w14:paraId="321064CC">
      <w:pPr>
        <w:autoSpaceDE w:val="0"/>
        <w:autoSpaceDN w:val="0"/>
        <w:adjustRightInd w:val="0"/>
        <w:jc w:val="left"/>
        <w:rPr>
          <w:rFonts w:ascii="Arial" w:hAnsi="Arial" w:cs="Arial"/>
          <w:kern w:val="0"/>
          <w:sz w:val="20"/>
          <w:szCs w:val="20"/>
        </w:rPr>
      </w:pPr>
    </w:p>
    <w:p w14:paraId="334729AE">
      <w:pPr>
        <w:autoSpaceDE w:val="0"/>
        <w:autoSpaceDN w:val="0"/>
        <w:adjustRightInd w:val="0"/>
        <w:jc w:val="left"/>
        <w:rPr>
          <w:rFonts w:ascii="Arial" w:hAnsi="Arial" w:cs="Arial"/>
          <w:kern w:val="0"/>
          <w:sz w:val="20"/>
          <w:szCs w:val="20"/>
        </w:rPr>
      </w:pPr>
    </w:p>
    <w:p w14:paraId="251565B3">
      <w:pPr>
        <w:tabs>
          <w:tab w:val="left" w:pos="4395"/>
        </w:tabs>
        <w:autoSpaceDE w:val="0"/>
        <w:autoSpaceDN w:val="0"/>
        <w:adjustRightInd w:val="0"/>
        <w:ind w:left="142" w:hanging="1"/>
        <w:jc w:val="center"/>
        <w:rPr>
          <w:rFonts w:ascii="Arial" w:hAnsi="Arial" w:cs="Arial"/>
          <w:kern w:val="0"/>
          <w:sz w:val="72"/>
          <w:szCs w:val="72"/>
        </w:rPr>
      </w:pPr>
      <w:r>
        <w:rPr>
          <w:rFonts w:hint="eastAsia" w:ascii="Arial" w:hAnsi="Arial" w:cs="Arial"/>
          <w:b/>
          <w:bCs/>
          <w:kern w:val="0"/>
          <w:position w:val="1"/>
          <w:sz w:val="72"/>
          <w:szCs w:val="72"/>
        </w:rPr>
        <w:t>CHAPTER 5</w:t>
      </w:r>
    </w:p>
    <w:p w14:paraId="031BAE88">
      <w:pPr>
        <w:autoSpaceDE w:val="0"/>
        <w:autoSpaceDN w:val="0"/>
        <w:adjustRightInd w:val="0"/>
        <w:jc w:val="left"/>
        <w:rPr>
          <w:rFonts w:ascii="Arial" w:hAnsi="Arial" w:cs="Arial"/>
          <w:kern w:val="0"/>
          <w:sz w:val="20"/>
          <w:szCs w:val="20"/>
        </w:rPr>
      </w:pPr>
    </w:p>
    <w:p w14:paraId="78625F41">
      <w:pPr>
        <w:autoSpaceDE w:val="0"/>
        <w:autoSpaceDN w:val="0"/>
        <w:adjustRightInd w:val="0"/>
        <w:jc w:val="left"/>
        <w:rPr>
          <w:rFonts w:ascii="Arial" w:hAnsi="Arial" w:cs="Arial"/>
          <w:kern w:val="0"/>
          <w:sz w:val="20"/>
          <w:szCs w:val="20"/>
        </w:rPr>
      </w:pPr>
    </w:p>
    <w:p w14:paraId="041C23BD">
      <w:pPr>
        <w:autoSpaceDE w:val="0"/>
        <w:autoSpaceDN w:val="0"/>
        <w:adjustRightInd w:val="0"/>
        <w:jc w:val="left"/>
        <w:rPr>
          <w:rFonts w:ascii="Arial" w:hAnsi="Arial" w:cs="Arial"/>
          <w:kern w:val="0"/>
          <w:sz w:val="20"/>
          <w:szCs w:val="20"/>
        </w:rPr>
      </w:pPr>
    </w:p>
    <w:p w14:paraId="1F14F354">
      <w:pPr>
        <w:autoSpaceDE w:val="0"/>
        <w:autoSpaceDN w:val="0"/>
        <w:adjustRightInd w:val="0"/>
        <w:spacing w:before="8"/>
        <w:jc w:val="left"/>
        <w:rPr>
          <w:rFonts w:ascii="Arial" w:hAnsi="Arial" w:cs="Arial"/>
          <w:kern w:val="0"/>
          <w:sz w:val="22"/>
        </w:rPr>
      </w:pPr>
    </w:p>
    <w:p w14:paraId="3C6EE5C2">
      <w:pPr>
        <w:autoSpaceDE w:val="0"/>
        <w:autoSpaceDN w:val="0"/>
        <w:adjustRightInd w:val="0"/>
        <w:ind w:left="2476" w:leftChars="1179"/>
        <w:rPr>
          <w:rFonts w:ascii="Arial" w:hAnsi="Arial" w:cs="Arial"/>
          <w:kern w:val="0"/>
          <w:sz w:val="72"/>
          <w:szCs w:val="72"/>
        </w:rPr>
      </w:pPr>
      <w:r>
        <w:rPr>
          <w:rFonts w:hint="eastAsia" w:ascii="Arial" w:hAnsi="Arial" w:cs="Arial"/>
          <w:b/>
          <w:bCs/>
          <w:kern w:val="0"/>
          <w:sz w:val="72"/>
          <w:szCs w:val="72"/>
        </w:rPr>
        <w:t>HULL PIPING</w:t>
      </w:r>
    </w:p>
    <w:p w14:paraId="29B975E1">
      <w:pPr>
        <w:autoSpaceDE w:val="0"/>
        <w:autoSpaceDN w:val="0"/>
        <w:adjustRightInd w:val="0"/>
        <w:jc w:val="left"/>
        <w:rPr>
          <w:rFonts w:ascii="Arial" w:hAnsi="Arial" w:cs="Arial"/>
          <w:kern w:val="0"/>
          <w:sz w:val="14"/>
          <w:szCs w:val="14"/>
        </w:rPr>
      </w:pPr>
    </w:p>
    <w:p w14:paraId="6F0E2449">
      <w:pPr>
        <w:autoSpaceDE w:val="0"/>
        <w:autoSpaceDN w:val="0"/>
        <w:adjustRightInd w:val="0"/>
        <w:jc w:val="left"/>
        <w:rPr>
          <w:rFonts w:ascii="Arial" w:hAnsi="Arial" w:cs="Arial"/>
          <w:kern w:val="0"/>
          <w:sz w:val="20"/>
          <w:szCs w:val="20"/>
        </w:rPr>
      </w:pPr>
    </w:p>
    <w:p w14:paraId="28774A75">
      <w:pPr>
        <w:autoSpaceDE w:val="0"/>
        <w:autoSpaceDN w:val="0"/>
        <w:adjustRightInd w:val="0"/>
        <w:jc w:val="left"/>
        <w:rPr>
          <w:rFonts w:ascii="Arial" w:hAnsi="Arial" w:cs="Arial"/>
          <w:kern w:val="0"/>
          <w:sz w:val="20"/>
          <w:szCs w:val="20"/>
        </w:rPr>
      </w:pPr>
    </w:p>
    <w:p w14:paraId="255CCCDE">
      <w:pPr>
        <w:autoSpaceDE w:val="0"/>
        <w:autoSpaceDN w:val="0"/>
        <w:adjustRightInd w:val="0"/>
        <w:jc w:val="left"/>
        <w:rPr>
          <w:rFonts w:ascii="Arial" w:hAnsi="Arial" w:cs="Arial"/>
          <w:kern w:val="0"/>
          <w:sz w:val="20"/>
          <w:szCs w:val="20"/>
        </w:rPr>
      </w:pPr>
    </w:p>
    <w:p w14:paraId="34325BD9">
      <w:pPr>
        <w:autoSpaceDE w:val="0"/>
        <w:autoSpaceDN w:val="0"/>
        <w:adjustRightInd w:val="0"/>
        <w:jc w:val="left"/>
        <w:rPr>
          <w:rFonts w:ascii="Arial" w:hAnsi="Arial" w:cs="Arial"/>
          <w:kern w:val="0"/>
          <w:sz w:val="20"/>
          <w:szCs w:val="20"/>
        </w:rPr>
      </w:pPr>
    </w:p>
    <w:p w14:paraId="40FB4A06">
      <w:pPr>
        <w:autoSpaceDE w:val="0"/>
        <w:autoSpaceDN w:val="0"/>
        <w:adjustRightInd w:val="0"/>
        <w:jc w:val="left"/>
        <w:rPr>
          <w:rFonts w:ascii="Arial" w:hAnsi="Arial" w:cs="Arial"/>
          <w:kern w:val="0"/>
          <w:sz w:val="20"/>
          <w:szCs w:val="20"/>
        </w:rPr>
      </w:pPr>
    </w:p>
    <w:p w14:paraId="730D0B26">
      <w:pPr>
        <w:autoSpaceDE w:val="0"/>
        <w:autoSpaceDN w:val="0"/>
        <w:adjustRightInd w:val="0"/>
        <w:jc w:val="left"/>
        <w:rPr>
          <w:rFonts w:ascii="Arial" w:hAnsi="Arial" w:cs="Arial"/>
          <w:kern w:val="0"/>
          <w:sz w:val="20"/>
          <w:szCs w:val="20"/>
        </w:rPr>
      </w:pPr>
    </w:p>
    <w:p w14:paraId="41693C8E">
      <w:pPr>
        <w:autoSpaceDE w:val="0"/>
        <w:autoSpaceDN w:val="0"/>
        <w:adjustRightInd w:val="0"/>
        <w:jc w:val="left"/>
        <w:rPr>
          <w:rFonts w:ascii="Arial" w:hAnsi="Arial" w:cs="Arial"/>
          <w:kern w:val="0"/>
          <w:sz w:val="20"/>
          <w:szCs w:val="20"/>
        </w:rPr>
      </w:pPr>
    </w:p>
    <w:p w14:paraId="4EE6A1CD">
      <w:pPr>
        <w:autoSpaceDE w:val="0"/>
        <w:autoSpaceDN w:val="0"/>
        <w:adjustRightInd w:val="0"/>
        <w:jc w:val="left"/>
        <w:rPr>
          <w:rFonts w:ascii="Arial" w:hAnsi="Arial" w:cs="Arial"/>
          <w:kern w:val="0"/>
          <w:sz w:val="20"/>
          <w:szCs w:val="20"/>
        </w:rPr>
      </w:pPr>
    </w:p>
    <w:p w14:paraId="3827EB11">
      <w:pPr>
        <w:autoSpaceDE w:val="0"/>
        <w:autoSpaceDN w:val="0"/>
        <w:adjustRightInd w:val="0"/>
        <w:jc w:val="left"/>
        <w:rPr>
          <w:rFonts w:ascii="Arial" w:hAnsi="Arial" w:cs="Arial"/>
          <w:kern w:val="0"/>
          <w:sz w:val="20"/>
          <w:szCs w:val="20"/>
        </w:rPr>
      </w:pPr>
    </w:p>
    <w:p w14:paraId="01C32A24">
      <w:pPr>
        <w:autoSpaceDE w:val="0"/>
        <w:autoSpaceDN w:val="0"/>
        <w:adjustRightInd w:val="0"/>
        <w:jc w:val="left"/>
        <w:rPr>
          <w:rFonts w:ascii="Arial" w:hAnsi="Arial" w:cs="Arial"/>
          <w:kern w:val="0"/>
          <w:sz w:val="20"/>
          <w:szCs w:val="20"/>
        </w:rPr>
      </w:pPr>
    </w:p>
    <w:p w14:paraId="0C160A2B">
      <w:pPr>
        <w:autoSpaceDE w:val="0"/>
        <w:autoSpaceDN w:val="0"/>
        <w:adjustRightInd w:val="0"/>
        <w:jc w:val="left"/>
        <w:rPr>
          <w:rFonts w:ascii="Arial" w:hAnsi="Arial" w:cs="Arial"/>
          <w:kern w:val="0"/>
          <w:sz w:val="20"/>
          <w:szCs w:val="20"/>
        </w:rPr>
      </w:pPr>
    </w:p>
    <w:p w14:paraId="12E3D0A8">
      <w:pPr>
        <w:autoSpaceDE w:val="0"/>
        <w:autoSpaceDN w:val="0"/>
        <w:adjustRightInd w:val="0"/>
        <w:jc w:val="left"/>
        <w:rPr>
          <w:rFonts w:ascii="Arial" w:hAnsi="Arial" w:cs="Arial"/>
          <w:kern w:val="0"/>
          <w:sz w:val="20"/>
          <w:szCs w:val="20"/>
        </w:rPr>
      </w:pPr>
    </w:p>
    <w:p w14:paraId="49324694">
      <w:pPr>
        <w:autoSpaceDE w:val="0"/>
        <w:autoSpaceDN w:val="0"/>
        <w:adjustRightInd w:val="0"/>
        <w:jc w:val="left"/>
        <w:rPr>
          <w:rFonts w:ascii="Arial" w:hAnsi="Arial" w:cs="Arial"/>
          <w:kern w:val="0"/>
          <w:sz w:val="20"/>
          <w:szCs w:val="20"/>
        </w:rPr>
      </w:pPr>
    </w:p>
    <w:p w14:paraId="05980E18">
      <w:pPr>
        <w:autoSpaceDE w:val="0"/>
        <w:autoSpaceDN w:val="0"/>
        <w:adjustRightInd w:val="0"/>
        <w:jc w:val="left"/>
        <w:rPr>
          <w:rFonts w:ascii="Arial" w:hAnsi="Arial" w:cs="Arial"/>
          <w:kern w:val="0"/>
          <w:sz w:val="20"/>
          <w:szCs w:val="20"/>
        </w:rPr>
      </w:pPr>
    </w:p>
    <w:p w14:paraId="4675AE1A">
      <w:pPr>
        <w:autoSpaceDE w:val="0"/>
        <w:autoSpaceDN w:val="0"/>
        <w:adjustRightInd w:val="0"/>
        <w:jc w:val="left"/>
        <w:rPr>
          <w:rFonts w:ascii="Arial" w:hAnsi="Arial" w:cs="Arial"/>
          <w:kern w:val="0"/>
          <w:sz w:val="20"/>
          <w:szCs w:val="20"/>
        </w:rPr>
      </w:pPr>
    </w:p>
    <w:p w14:paraId="2604B4E6">
      <w:pPr>
        <w:autoSpaceDE w:val="0"/>
        <w:autoSpaceDN w:val="0"/>
        <w:adjustRightInd w:val="0"/>
        <w:jc w:val="left"/>
        <w:rPr>
          <w:rFonts w:ascii="Arial" w:hAnsi="Arial" w:cs="Arial"/>
          <w:kern w:val="0"/>
          <w:sz w:val="20"/>
          <w:szCs w:val="20"/>
        </w:rPr>
      </w:pPr>
    </w:p>
    <w:p w14:paraId="55021C4F">
      <w:pPr>
        <w:autoSpaceDE w:val="0"/>
        <w:autoSpaceDN w:val="0"/>
        <w:adjustRightInd w:val="0"/>
        <w:jc w:val="left"/>
        <w:rPr>
          <w:rFonts w:ascii="Arial" w:hAnsi="Arial" w:cs="Arial"/>
          <w:kern w:val="0"/>
          <w:sz w:val="20"/>
          <w:szCs w:val="20"/>
        </w:rPr>
      </w:pPr>
    </w:p>
    <w:p w14:paraId="3C8699FA">
      <w:pPr>
        <w:autoSpaceDE w:val="0"/>
        <w:autoSpaceDN w:val="0"/>
        <w:adjustRightInd w:val="0"/>
        <w:jc w:val="left"/>
        <w:rPr>
          <w:rFonts w:ascii="Arial" w:hAnsi="Arial" w:cs="Arial"/>
          <w:kern w:val="0"/>
          <w:sz w:val="20"/>
          <w:szCs w:val="20"/>
        </w:rPr>
      </w:pPr>
    </w:p>
    <w:p w14:paraId="528654E2">
      <w:pPr>
        <w:autoSpaceDE w:val="0"/>
        <w:autoSpaceDN w:val="0"/>
        <w:adjustRightInd w:val="0"/>
        <w:jc w:val="left"/>
        <w:rPr>
          <w:rFonts w:ascii="Arial" w:hAnsi="Arial" w:cs="Arial"/>
          <w:kern w:val="0"/>
          <w:sz w:val="20"/>
          <w:szCs w:val="20"/>
        </w:rPr>
      </w:pPr>
    </w:p>
    <w:p w14:paraId="766084D6">
      <w:pPr>
        <w:autoSpaceDE w:val="0"/>
        <w:autoSpaceDN w:val="0"/>
        <w:adjustRightInd w:val="0"/>
        <w:jc w:val="left"/>
        <w:rPr>
          <w:rFonts w:ascii="Arial" w:hAnsi="Arial" w:cs="Arial"/>
          <w:kern w:val="0"/>
          <w:sz w:val="20"/>
          <w:szCs w:val="20"/>
        </w:rPr>
      </w:pPr>
    </w:p>
    <w:p w14:paraId="0CBA529D">
      <w:pPr>
        <w:autoSpaceDE w:val="0"/>
        <w:autoSpaceDN w:val="0"/>
        <w:adjustRightInd w:val="0"/>
        <w:jc w:val="left"/>
        <w:rPr>
          <w:rFonts w:ascii="Arial" w:hAnsi="Arial" w:cs="Arial"/>
          <w:kern w:val="0"/>
          <w:sz w:val="20"/>
          <w:szCs w:val="20"/>
        </w:rPr>
      </w:pPr>
    </w:p>
    <w:p w14:paraId="63799863">
      <w:pPr>
        <w:autoSpaceDE w:val="0"/>
        <w:autoSpaceDN w:val="0"/>
        <w:adjustRightInd w:val="0"/>
        <w:jc w:val="left"/>
        <w:rPr>
          <w:rFonts w:ascii="Arial" w:hAnsi="Arial" w:cs="Arial"/>
          <w:kern w:val="0"/>
          <w:sz w:val="20"/>
          <w:szCs w:val="20"/>
        </w:rPr>
      </w:pPr>
    </w:p>
    <w:p w14:paraId="3917F939">
      <w:pPr>
        <w:autoSpaceDE w:val="0"/>
        <w:autoSpaceDN w:val="0"/>
        <w:adjustRightInd w:val="0"/>
        <w:jc w:val="left"/>
        <w:rPr>
          <w:rFonts w:ascii="Arial" w:hAnsi="Arial" w:cs="Arial"/>
          <w:kern w:val="0"/>
          <w:sz w:val="20"/>
          <w:szCs w:val="20"/>
        </w:rPr>
      </w:pPr>
    </w:p>
    <w:p w14:paraId="3A171F96">
      <w:pPr>
        <w:autoSpaceDE w:val="0"/>
        <w:autoSpaceDN w:val="0"/>
        <w:adjustRightInd w:val="0"/>
        <w:jc w:val="left"/>
        <w:rPr>
          <w:rFonts w:ascii="Arial" w:hAnsi="Arial" w:cs="Arial"/>
          <w:kern w:val="0"/>
          <w:sz w:val="20"/>
          <w:szCs w:val="20"/>
        </w:rPr>
      </w:pPr>
    </w:p>
    <w:p w14:paraId="28C43A75">
      <w:pPr>
        <w:autoSpaceDE w:val="0"/>
        <w:autoSpaceDN w:val="0"/>
        <w:adjustRightInd w:val="0"/>
        <w:jc w:val="left"/>
        <w:rPr>
          <w:rFonts w:ascii="Arial" w:hAnsi="Arial" w:cs="Arial"/>
          <w:kern w:val="0"/>
          <w:sz w:val="20"/>
          <w:szCs w:val="20"/>
        </w:rPr>
      </w:pPr>
    </w:p>
    <w:p w14:paraId="3914D851">
      <w:pPr>
        <w:tabs>
          <w:tab w:val="left" w:pos="5873"/>
        </w:tabs>
        <w:autoSpaceDE w:val="0"/>
        <w:autoSpaceDN w:val="0"/>
        <w:adjustRightInd w:val="0"/>
        <w:jc w:val="left"/>
        <w:rPr>
          <w:rFonts w:ascii="Arial" w:hAnsi="Arial" w:cs="Arial"/>
          <w:kern w:val="0"/>
          <w:sz w:val="20"/>
          <w:szCs w:val="20"/>
        </w:rPr>
      </w:pPr>
      <w:r>
        <w:rPr>
          <w:rFonts w:ascii="Arial" w:hAnsi="Arial" w:cs="Arial"/>
          <w:kern w:val="0"/>
          <w:sz w:val="20"/>
          <w:szCs w:val="20"/>
        </w:rPr>
        <w:tab/>
      </w:r>
    </w:p>
    <w:p w14:paraId="4DF1CB31">
      <w:pPr>
        <w:autoSpaceDE w:val="0"/>
        <w:autoSpaceDN w:val="0"/>
        <w:adjustRightInd w:val="0"/>
        <w:jc w:val="center"/>
        <w:rPr>
          <w:rFonts w:ascii="Arial" w:hAnsi="Arial" w:cs="Arial"/>
          <w:kern w:val="0"/>
          <w:sz w:val="20"/>
          <w:szCs w:val="20"/>
        </w:rPr>
      </w:pPr>
    </w:p>
    <w:p w14:paraId="7CE62F24">
      <w:pPr>
        <w:autoSpaceDE w:val="0"/>
        <w:autoSpaceDN w:val="0"/>
        <w:adjustRightInd w:val="0"/>
        <w:jc w:val="left"/>
        <w:rPr>
          <w:rFonts w:ascii="Arial" w:hAnsi="Arial" w:cs="Arial"/>
          <w:kern w:val="0"/>
          <w:sz w:val="20"/>
          <w:szCs w:val="20"/>
        </w:rPr>
      </w:pPr>
      <w:r>
        <w:rPr>
          <w:rFonts w:ascii="Arial" w:hAnsi="Arial" w:cs="Arial"/>
          <w:kern w:val="0"/>
          <w:sz w:val="20"/>
          <w:szCs w:val="20"/>
        </w:rPr>
        <w:t>Version:A</w:t>
      </w:r>
    </w:p>
    <w:p w14:paraId="741BCAE1">
      <w:pPr>
        <w:autoSpaceDE w:val="0"/>
        <w:autoSpaceDN w:val="0"/>
        <w:adjustRightInd w:val="0"/>
        <w:jc w:val="left"/>
        <w:rPr>
          <w:rFonts w:ascii="Arial" w:hAnsi="Arial" w:cs="Arial"/>
          <w:b/>
          <w:kern w:val="0"/>
          <w:sz w:val="32"/>
          <w:szCs w:val="32"/>
        </w:rPr>
      </w:pPr>
      <w:r>
        <w:rPr>
          <w:rFonts w:ascii="Arial" w:hAnsi="Arial" w:cs="Arial"/>
          <w:kern w:val="0"/>
          <w:sz w:val="20"/>
          <w:szCs w:val="20"/>
        </w:rPr>
        <w:t>Key words: Breadth 27.5m, Gearless, 6S60ME-C10.5 Tier II, 220ReeferPlugs, Open loop scrubber</w:t>
      </w:r>
      <w:r>
        <w:rPr>
          <w:rFonts w:ascii="Arial" w:hAnsi="Arial" w:cs="Arial"/>
          <w:kern w:val="0"/>
          <w:sz w:val="20"/>
          <w:szCs w:val="20"/>
        </w:rPr>
        <w:br w:type="page"/>
      </w:r>
      <w:r>
        <w:rPr>
          <w:rFonts w:hint="eastAsia" w:ascii="Arial" w:hAnsi="Arial" w:cs="Arial"/>
          <w:b/>
          <w:kern w:val="0"/>
          <w:sz w:val="32"/>
          <w:szCs w:val="32"/>
        </w:rPr>
        <w:t>CONTENT</w:t>
      </w:r>
    </w:p>
    <w:p w14:paraId="2F32F639">
      <w:pPr>
        <w:autoSpaceDE w:val="0"/>
        <w:autoSpaceDN w:val="0"/>
        <w:adjustRightInd w:val="0"/>
        <w:jc w:val="left"/>
        <w:rPr>
          <w:rFonts w:ascii="Arial" w:hAnsi="Arial" w:cs="Arial"/>
          <w:kern w:val="0"/>
          <w:sz w:val="20"/>
          <w:szCs w:val="20"/>
        </w:rPr>
      </w:pPr>
    </w:p>
    <w:p w14:paraId="4FACFC0E">
      <w:pPr>
        <w:pStyle w:val="27"/>
        <w:tabs>
          <w:tab w:val="left" w:pos="1680"/>
        </w:tabs>
        <w:rPr>
          <w:rFonts w:ascii="Calibri" w:hAnsi="Calibri"/>
          <w:b w:val="0"/>
          <w:caps w:val="0"/>
          <w:kern w:val="2"/>
          <w:sz w:val="21"/>
          <w:szCs w:val="22"/>
          <w:lang w:val="en-US"/>
        </w:rPr>
      </w:pPr>
      <w:r>
        <w:rPr>
          <w:rFonts w:cs="Arial"/>
        </w:rPr>
        <w:fldChar w:fldCharType="begin"/>
      </w:r>
      <w:r>
        <w:rPr>
          <w:rFonts w:cs="Arial"/>
        </w:rPr>
        <w:instrText xml:space="preserve"> TOC \o "1-3" \h \z </w:instrText>
      </w:r>
      <w:r>
        <w:rPr>
          <w:rFonts w:cs="Arial"/>
        </w:rPr>
        <w:fldChar w:fldCharType="separate"/>
      </w:r>
      <w:r>
        <w:fldChar w:fldCharType="begin"/>
      </w:r>
      <w:r>
        <w:instrText xml:space="preserve"> HYPERLINK \l "_Toc50572458" </w:instrText>
      </w:r>
      <w:r>
        <w:fldChar w:fldCharType="separate"/>
      </w:r>
      <w:r>
        <w:rPr>
          <w:rStyle w:val="45"/>
          <w:rFonts w:cs="Arial"/>
        </w:rPr>
        <w:t>CHAPTER 5</w:t>
      </w:r>
      <w:r>
        <w:rPr>
          <w:rFonts w:ascii="Calibri" w:hAnsi="Calibri"/>
          <w:b w:val="0"/>
          <w:caps w:val="0"/>
          <w:kern w:val="2"/>
          <w:sz w:val="21"/>
          <w:szCs w:val="22"/>
          <w:lang w:val="en-US"/>
        </w:rPr>
        <w:tab/>
      </w:r>
      <w:r>
        <w:rPr>
          <w:rStyle w:val="45"/>
          <w:rFonts w:cs="Arial"/>
        </w:rPr>
        <w:t>HULL PIPING</w:t>
      </w:r>
      <w:r>
        <w:tab/>
      </w:r>
      <w:r>
        <w:fldChar w:fldCharType="begin"/>
      </w:r>
      <w:r>
        <w:instrText xml:space="preserve"> PAGEREF _Toc50572458 \h </w:instrText>
      </w:r>
      <w:r>
        <w:fldChar w:fldCharType="separate"/>
      </w:r>
      <w:r>
        <w:t>3</w:t>
      </w:r>
      <w:r>
        <w:fldChar w:fldCharType="end"/>
      </w:r>
      <w:r>
        <w:fldChar w:fldCharType="end"/>
      </w:r>
    </w:p>
    <w:p w14:paraId="57B93D5C">
      <w:pPr>
        <w:pStyle w:val="34"/>
        <w:tabs>
          <w:tab w:val="left" w:pos="1260"/>
        </w:tabs>
        <w:spacing w:before="156"/>
        <w:rPr>
          <w:rFonts w:ascii="Calibri" w:hAnsi="Calibri"/>
          <w:b w:val="0"/>
          <w:caps w:val="0"/>
          <w:kern w:val="2"/>
          <w:sz w:val="21"/>
          <w:szCs w:val="22"/>
          <w:lang w:val="en-US"/>
        </w:rPr>
      </w:pPr>
      <w:r>
        <w:fldChar w:fldCharType="begin"/>
      </w:r>
      <w:r>
        <w:instrText xml:space="preserve"> HYPERLINK \l "_Toc50572459" </w:instrText>
      </w:r>
      <w:r>
        <w:fldChar w:fldCharType="separate"/>
      </w:r>
      <w:r>
        <w:rPr>
          <w:rStyle w:val="45"/>
        </w:rPr>
        <w:t>5.1</w:t>
      </w:r>
      <w:r>
        <w:rPr>
          <w:rFonts w:ascii="Calibri" w:hAnsi="Calibri"/>
          <w:b w:val="0"/>
          <w:caps w:val="0"/>
          <w:kern w:val="2"/>
          <w:sz w:val="21"/>
          <w:szCs w:val="22"/>
          <w:lang w:val="en-US"/>
        </w:rPr>
        <w:tab/>
      </w:r>
      <w:r>
        <w:rPr>
          <w:rStyle w:val="45"/>
        </w:rPr>
        <w:t>HULL PIPING</w:t>
      </w:r>
      <w:r>
        <w:tab/>
      </w:r>
      <w:r>
        <w:fldChar w:fldCharType="begin"/>
      </w:r>
      <w:r>
        <w:instrText xml:space="preserve"> PAGEREF _Toc50572459 \h </w:instrText>
      </w:r>
      <w:r>
        <w:fldChar w:fldCharType="separate"/>
      </w:r>
      <w:r>
        <w:t>3</w:t>
      </w:r>
      <w:r>
        <w:fldChar w:fldCharType="end"/>
      </w:r>
      <w:r>
        <w:fldChar w:fldCharType="end"/>
      </w:r>
    </w:p>
    <w:p w14:paraId="68D99AC7">
      <w:pPr>
        <w:pStyle w:val="19"/>
        <w:tabs>
          <w:tab w:val="left" w:pos="1260"/>
        </w:tabs>
        <w:rPr>
          <w:rFonts w:ascii="Calibri" w:hAnsi="Calibri"/>
          <w:caps w:val="0"/>
          <w:kern w:val="2"/>
          <w:sz w:val="21"/>
          <w:szCs w:val="22"/>
          <w:lang w:val="en-US"/>
        </w:rPr>
      </w:pPr>
      <w:r>
        <w:fldChar w:fldCharType="begin"/>
      </w:r>
      <w:r>
        <w:instrText xml:space="preserve"> HYPERLINK \l "_Toc50572460" </w:instrText>
      </w:r>
      <w:r>
        <w:fldChar w:fldCharType="separate"/>
      </w:r>
      <w:r>
        <w:rPr>
          <w:rStyle w:val="45"/>
          <w:rFonts w:cs="Arial"/>
        </w:rPr>
        <w:t>5.1.1</w:t>
      </w:r>
      <w:r>
        <w:rPr>
          <w:rFonts w:ascii="Calibri" w:hAnsi="Calibri"/>
          <w:caps w:val="0"/>
          <w:kern w:val="2"/>
          <w:sz w:val="21"/>
          <w:szCs w:val="22"/>
          <w:lang w:val="en-US"/>
        </w:rPr>
        <w:tab/>
      </w:r>
      <w:r>
        <w:rPr>
          <w:rStyle w:val="45"/>
          <w:rFonts w:cs="Arial"/>
        </w:rPr>
        <w:t>GENERAL</w:t>
      </w:r>
      <w:r>
        <w:tab/>
      </w:r>
      <w:r>
        <w:fldChar w:fldCharType="begin"/>
      </w:r>
      <w:r>
        <w:instrText xml:space="preserve"> PAGEREF _Toc50572460 \h </w:instrText>
      </w:r>
      <w:r>
        <w:fldChar w:fldCharType="separate"/>
      </w:r>
      <w:r>
        <w:t>3</w:t>
      </w:r>
      <w:r>
        <w:fldChar w:fldCharType="end"/>
      </w:r>
      <w:r>
        <w:fldChar w:fldCharType="end"/>
      </w:r>
    </w:p>
    <w:p w14:paraId="1A3CAF60">
      <w:pPr>
        <w:pStyle w:val="19"/>
        <w:tabs>
          <w:tab w:val="left" w:pos="1260"/>
        </w:tabs>
        <w:rPr>
          <w:rFonts w:ascii="Calibri" w:hAnsi="Calibri"/>
          <w:caps w:val="0"/>
          <w:kern w:val="2"/>
          <w:sz w:val="21"/>
          <w:szCs w:val="22"/>
          <w:lang w:val="en-US"/>
        </w:rPr>
      </w:pPr>
      <w:r>
        <w:fldChar w:fldCharType="begin"/>
      </w:r>
      <w:r>
        <w:instrText xml:space="preserve"> HYPERLINK \l "_Toc50572461" </w:instrText>
      </w:r>
      <w:r>
        <w:fldChar w:fldCharType="separate"/>
      </w:r>
      <w:r>
        <w:rPr>
          <w:rStyle w:val="45"/>
          <w:rFonts w:cs="Arial"/>
        </w:rPr>
        <w:t>5.1.2</w:t>
      </w:r>
      <w:r>
        <w:rPr>
          <w:rFonts w:ascii="Calibri" w:hAnsi="Calibri"/>
          <w:caps w:val="0"/>
          <w:kern w:val="2"/>
          <w:sz w:val="21"/>
          <w:szCs w:val="22"/>
          <w:lang w:val="en-US"/>
        </w:rPr>
        <w:tab/>
      </w:r>
      <w:r>
        <w:rPr>
          <w:rStyle w:val="45"/>
          <w:rFonts w:cs="Arial"/>
        </w:rPr>
        <w:t>PIPING MATERIAL AND WORK</w:t>
      </w:r>
      <w:r>
        <w:tab/>
      </w:r>
      <w:r>
        <w:fldChar w:fldCharType="begin"/>
      </w:r>
      <w:r>
        <w:instrText xml:space="preserve"> PAGEREF _Toc50572461 \h </w:instrText>
      </w:r>
      <w:r>
        <w:fldChar w:fldCharType="separate"/>
      </w:r>
      <w:r>
        <w:t>3</w:t>
      </w:r>
      <w:r>
        <w:fldChar w:fldCharType="end"/>
      </w:r>
      <w:r>
        <w:fldChar w:fldCharType="end"/>
      </w:r>
    </w:p>
    <w:p w14:paraId="1FE22B91">
      <w:pPr>
        <w:pStyle w:val="19"/>
        <w:tabs>
          <w:tab w:val="left" w:pos="1260"/>
        </w:tabs>
        <w:rPr>
          <w:rFonts w:ascii="Calibri" w:hAnsi="Calibri"/>
          <w:caps w:val="0"/>
          <w:kern w:val="2"/>
          <w:sz w:val="21"/>
          <w:szCs w:val="22"/>
          <w:lang w:val="en-US"/>
        </w:rPr>
      </w:pPr>
      <w:r>
        <w:fldChar w:fldCharType="begin"/>
      </w:r>
      <w:r>
        <w:instrText xml:space="preserve"> HYPERLINK \l "_Toc50572462" </w:instrText>
      </w:r>
      <w:r>
        <w:fldChar w:fldCharType="separate"/>
      </w:r>
      <w:r>
        <w:rPr>
          <w:rStyle w:val="45"/>
          <w:rFonts w:cs="Arial"/>
        </w:rPr>
        <w:t>5.1.3</w:t>
      </w:r>
      <w:r>
        <w:rPr>
          <w:rFonts w:ascii="Calibri" w:hAnsi="Calibri"/>
          <w:caps w:val="0"/>
          <w:kern w:val="2"/>
          <w:sz w:val="21"/>
          <w:szCs w:val="22"/>
          <w:lang w:val="en-US"/>
        </w:rPr>
        <w:tab/>
      </w:r>
      <w:r>
        <w:rPr>
          <w:rStyle w:val="45"/>
          <w:rFonts w:cs="Arial"/>
        </w:rPr>
        <w:t>BILGE PIPING</w:t>
      </w:r>
      <w:r>
        <w:tab/>
      </w:r>
      <w:r>
        <w:fldChar w:fldCharType="begin"/>
      </w:r>
      <w:r>
        <w:instrText xml:space="preserve"> PAGEREF _Toc50572462 \h </w:instrText>
      </w:r>
      <w:r>
        <w:fldChar w:fldCharType="separate"/>
      </w:r>
      <w:r>
        <w:t>7</w:t>
      </w:r>
      <w:r>
        <w:fldChar w:fldCharType="end"/>
      </w:r>
      <w:r>
        <w:fldChar w:fldCharType="end"/>
      </w:r>
    </w:p>
    <w:p w14:paraId="2777D63E">
      <w:pPr>
        <w:pStyle w:val="19"/>
        <w:tabs>
          <w:tab w:val="left" w:pos="1260"/>
        </w:tabs>
        <w:rPr>
          <w:rFonts w:ascii="Calibri" w:hAnsi="Calibri"/>
          <w:caps w:val="0"/>
          <w:kern w:val="2"/>
          <w:sz w:val="21"/>
          <w:szCs w:val="22"/>
          <w:lang w:val="en-US"/>
        </w:rPr>
      </w:pPr>
      <w:r>
        <w:fldChar w:fldCharType="begin"/>
      </w:r>
      <w:r>
        <w:instrText xml:space="preserve"> HYPERLINK \l "_Toc50572463" </w:instrText>
      </w:r>
      <w:r>
        <w:fldChar w:fldCharType="separate"/>
      </w:r>
      <w:r>
        <w:rPr>
          <w:rStyle w:val="45"/>
          <w:rFonts w:cs="Arial"/>
        </w:rPr>
        <w:t>5.1.4</w:t>
      </w:r>
      <w:r>
        <w:rPr>
          <w:rFonts w:ascii="Calibri" w:hAnsi="Calibri"/>
          <w:caps w:val="0"/>
          <w:kern w:val="2"/>
          <w:sz w:val="21"/>
          <w:szCs w:val="22"/>
          <w:lang w:val="en-US"/>
        </w:rPr>
        <w:tab/>
      </w:r>
      <w:r>
        <w:rPr>
          <w:rStyle w:val="45"/>
          <w:rFonts w:cs="Arial"/>
        </w:rPr>
        <w:t>BALLAST PIPING</w:t>
      </w:r>
      <w:r>
        <w:tab/>
      </w:r>
      <w:r>
        <w:fldChar w:fldCharType="begin"/>
      </w:r>
      <w:r>
        <w:instrText xml:space="preserve"> PAGEREF _Toc50572463 \h </w:instrText>
      </w:r>
      <w:r>
        <w:fldChar w:fldCharType="separate"/>
      </w:r>
      <w:r>
        <w:t>8</w:t>
      </w:r>
      <w:r>
        <w:fldChar w:fldCharType="end"/>
      </w:r>
      <w:r>
        <w:fldChar w:fldCharType="end"/>
      </w:r>
    </w:p>
    <w:p w14:paraId="773DEC2C">
      <w:pPr>
        <w:pStyle w:val="19"/>
        <w:tabs>
          <w:tab w:val="left" w:pos="1260"/>
        </w:tabs>
        <w:rPr>
          <w:rFonts w:ascii="Calibri" w:hAnsi="Calibri"/>
          <w:caps w:val="0"/>
          <w:kern w:val="2"/>
          <w:sz w:val="21"/>
          <w:szCs w:val="22"/>
          <w:lang w:val="en-US"/>
        </w:rPr>
      </w:pPr>
      <w:r>
        <w:fldChar w:fldCharType="begin"/>
      </w:r>
      <w:r>
        <w:instrText xml:space="preserve"> HYPERLINK \l "_Toc50572464" </w:instrText>
      </w:r>
      <w:r>
        <w:fldChar w:fldCharType="separate"/>
      </w:r>
      <w:r>
        <w:rPr>
          <w:rStyle w:val="45"/>
          <w:rFonts w:cs="Arial"/>
        </w:rPr>
        <w:t>5.1.5</w:t>
      </w:r>
      <w:r>
        <w:rPr>
          <w:rFonts w:ascii="Calibri" w:hAnsi="Calibri"/>
          <w:caps w:val="0"/>
          <w:kern w:val="2"/>
          <w:sz w:val="21"/>
          <w:szCs w:val="22"/>
          <w:lang w:val="en-US"/>
        </w:rPr>
        <w:tab/>
      </w:r>
      <w:r>
        <w:rPr>
          <w:rStyle w:val="45"/>
          <w:rFonts w:cs="Arial"/>
        </w:rPr>
        <w:t>ANTI-HEELING PIPing</w:t>
      </w:r>
      <w:r>
        <w:tab/>
      </w:r>
      <w:r>
        <w:fldChar w:fldCharType="begin"/>
      </w:r>
      <w:r>
        <w:instrText xml:space="preserve"> PAGEREF _Toc50572464 \h </w:instrText>
      </w:r>
      <w:r>
        <w:fldChar w:fldCharType="separate"/>
      </w:r>
      <w:r>
        <w:t>9</w:t>
      </w:r>
      <w:r>
        <w:fldChar w:fldCharType="end"/>
      </w:r>
      <w:r>
        <w:fldChar w:fldCharType="end"/>
      </w:r>
    </w:p>
    <w:p w14:paraId="12670585">
      <w:pPr>
        <w:pStyle w:val="19"/>
        <w:tabs>
          <w:tab w:val="left" w:pos="1260"/>
        </w:tabs>
        <w:rPr>
          <w:rFonts w:ascii="Calibri" w:hAnsi="Calibri"/>
          <w:caps w:val="0"/>
          <w:kern w:val="2"/>
          <w:sz w:val="21"/>
          <w:szCs w:val="22"/>
          <w:lang w:val="en-US"/>
        </w:rPr>
      </w:pPr>
      <w:r>
        <w:fldChar w:fldCharType="begin"/>
      </w:r>
      <w:r>
        <w:instrText xml:space="preserve"> HYPERLINK \l "_Toc50572465" </w:instrText>
      </w:r>
      <w:r>
        <w:fldChar w:fldCharType="separate"/>
      </w:r>
      <w:r>
        <w:rPr>
          <w:rStyle w:val="45"/>
          <w:rFonts w:cs="Arial"/>
        </w:rPr>
        <w:t>5.1.6</w:t>
      </w:r>
      <w:r>
        <w:rPr>
          <w:rFonts w:ascii="Calibri" w:hAnsi="Calibri"/>
          <w:caps w:val="0"/>
          <w:kern w:val="2"/>
          <w:sz w:val="21"/>
          <w:szCs w:val="22"/>
          <w:lang w:val="en-US"/>
        </w:rPr>
        <w:tab/>
      </w:r>
      <w:r>
        <w:rPr>
          <w:rStyle w:val="45"/>
          <w:rFonts w:cs="Arial"/>
        </w:rPr>
        <w:t>VALVE REMOTE CONTROL SYSTEM</w:t>
      </w:r>
      <w:r>
        <w:tab/>
      </w:r>
      <w:r>
        <w:fldChar w:fldCharType="begin"/>
      </w:r>
      <w:r>
        <w:instrText xml:space="preserve"> PAGEREF _Toc50572465 \h </w:instrText>
      </w:r>
      <w:r>
        <w:fldChar w:fldCharType="separate"/>
      </w:r>
      <w:r>
        <w:t>10</w:t>
      </w:r>
      <w:r>
        <w:fldChar w:fldCharType="end"/>
      </w:r>
      <w:r>
        <w:fldChar w:fldCharType="end"/>
      </w:r>
    </w:p>
    <w:p w14:paraId="06A77102">
      <w:pPr>
        <w:pStyle w:val="19"/>
        <w:tabs>
          <w:tab w:val="left" w:pos="1260"/>
        </w:tabs>
        <w:rPr>
          <w:rFonts w:ascii="Calibri" w:hAnsi="Calibri"/>
          <w:caps w:val="0"/>
          <w:kern w:val="2"/>
          <w:sz w:val="21"/>
          <w:szCs w:val="22"/>
          <w:lang w:val="en-US"/>
        </w:rPr>
      </w:pPr>
      <w:r>
        <w:fldChar w:fldCharType="begin"/>
      </w:r>
      <w:r>
        <w:instrText xml:space="preserve"> HYPERLINK \l "_Toc50572466" </w:instrText>
      </w:r>
      <w:r>
        <w:fldChar w:fldCharType="separate"/>
      </w:r>
      <w:r>
        <w:rPr>
          <w:rStyle w:val="45"/>
          <w:rFonts w:cs="Arial"/>
        </w:rPr>
        <w:t>5.1.7</w:t>
      </w:r>
      <w:r>
        <w:rPr>
          <w:rFonts w:ascii="Calibri" w:hAnsi="Calibri"/>
          <w:caps w:val="0"/>
          <w:kern w:val="2"/>
          <w:sz w:val="21"/>
          <w:szCs w:val="22"/>
          <w:lang w:val="en-US"/>
        </w:rPr>
        <w:tab/>
      </w:r>
      <w:r>
        <w:rPr>
          <w:rStyle w:val="45"/>
          <w:rFonts w:cs="Arial"/>
        </w:rPr>
        <w:t>AIR AND SOUNDING PIPES</w:t>
      </w:r>
      <w:r>
        <w:tab/>
      </w:r>
      <w:r>
        <w:fldChar w:fldCharType="begin"/>
      </w:r>
      <w:r>
        <w:instrText xml:space="preserve"> PAGEREF _Toc50572466 \h </w:instrText>
      </w:r>
      <w:r>
        <w:fldChar w:fldCharType="separate"/>
      </w:r>
      <w:r>
        <w:t>10</w:t>
      </w:r>
      <w:r>
        <w:fldChar w:fldCharType="end"/>
      </w:r>
      <w:r>
        <w:fldChar w:fldCharType="end"/>
      </w:r>
    </w:p>
    <w:p w14:paraId="0C562DFC">
      <w:pPr>
        <w:pStyle w:val="19"/>
        <w:tabs>
          <w:tab w:val="left" w:pos="1260"/>
        </w:tabs>
        <w:rPr>
          <w:rFonts w:ascii="Calibri" w:hAnsi="Calibri"/>
          <w:caps w:val="0"/>
          <w:kern w:val="2"/>
          <w:sz w:val="21"/>
          <w:szCs w:val="22"/>
          <w:lang w:val="en-US"/>
        </w:rPr>
      </w:pPr>
      <w:r>
        <w:fldChar w:fldCharType="begin"/>
      </w:r>
      <w:r>
        <w:instrText xml:space="preserve"> HYPERLINK \l "_Toc50572467" </w:instrText>
      </w:r>
      <w:r>
        <w:fldChar w:fldCharType="separate"/>
      </w:r>
      <w:r>
        <w:rPr>
          <w:rStyle w:val="45"/>
          <w:rFonts w:cs="Arial"/>
        </w:rPr>
        <w:t>5.1.8</w:t>
      </w:r>
      <w:r>
        <w:rPr>
          <w:rFonts w:ascii="Calibri" w:hAnsi="Calibri"/>
          <w:caps w:val="0"/>
          <w:kern w:val="2"/>
          <w:sz w:val="21"/>
          <w:szCs w:val="22"/>
          <w:lang w:val="en-US"/>
        </w:rPr>
        <w:tab/>
      </w:r>
      <w:r>
        <w:rPr>
          <w:rStyle w:val="45"/>
          <w:rFonts w:cs="Arial"/>
        </w:rPr>
        <w:t>FRESH WATER SERVICE SYSTEM</w:t>
      </w:r>
      <w:r>
        <w:tab/>
      </w:r>
      <w:r>
        <w:fldChar w:fldCharType="begin"/>
      </w:r>
      <w:r>
        <w:instrText xml:space="preserve"> PAGEREF _Toc50572467 \h </w:instrText>
      </w:r>
      <w:r>
        <w:fldChar w:fldCharType="separate"/>
      </w:r>
      <w:r>
        <w:t>12</w:t>
      </w:r>
      <w:r>
        <w:fldChar w:fldCharType="end"/>
      </w:r>
      <w:r>
        <w:fldChar w:fldCharType="end"/>
      </w:r>
    </w:p>
    <w:p w14:paraId="6E50CC3F">
      <w:pPr>
        <w:pStyle w:val="19"/>
        <w:tabs>
          <w:tab w:val="left" w:pos="1260"/>
        </w:tabs>
        <w:rPr>
          <w:rFonts w:ascii="Calibri" w:hAnsi="Calibri"/>
          <w:caps w:val="0"/>
          <w:kern w:val="2"/>
          <w:sz w:val="21"/>
          <w:szCs w:val="22"/>
          <w:lang w:val="en-US"/>
        </w:rPr>
      </w:pPr>
      <w:r>
        <w:fldChar w:fldCharType="begin"/>
      </w:r>
      <w:r>
        <w:instrText xml:space="preserve"> HYPERLINK \l "_Toc50572468" </w:instrText>
      </w:r>
      <w:r>
        <w:fldChar w:fldCharType="separate"/>
      </w:r>
      <w:r>
        <w:rPr>
          <w:rStyle w:val="45"/>
          <w:rFonts w:cs="Arial"/>
        </w:rPr>
        <w:t>5.1.9</w:t>
      </w:r>
      <w:r>
        <w:rPr>
          <w:rFonts w:ascii="Calibri" w:hAnsi="Calibri"/>
          <w:caps w:val="0"/>
          <w:kern w:val="2"/>
          <w:sz w:val="21"/>
          <w:szCs w:val="22"/>
          <w:lang w:val="en-US"/>
        </w:rPr>
        <w:tab/>
      </w:r>
      <w:r>
        <w:rPr>
          <w:rStyle w:val="45"/>
          <w:rFonts w:cs="Arial"/>
        </w:rPr>
        <w:t>SCUPPER AND DRAINAGE SYSTEM</w:t>
      </w:r>
      <w:r>
        <w:tab/>
      </w:r>
      <w:r>
        <w:fldChar w:fldCharType="begin"/>
      </w:r>
      <w:r>
        <w:instrText xml:space="preserve"> PAGEREF _Toc50572468 \h </w:instrText>
      </w:r>
      <w:r>
        <w:fldChar w:fldCharType="separate"/>
      </w:r>
      <w:r>
        <w:t>14</w:t>
      </w:r>
      <w:r>
        <w:fldChar w:fldCharType="end"/>
      </w:r>
      <w:r>
        <w:fldChar w:fldCharType="end"/>
      </w:r>
    </w:p>
    <w:p w14:paraId="0A373144">
      <w:pPr>
        <w:pStyle w:val="19"/>
        <w:tabs>
          <w:tab w:val="left" w:pos="1260"/>
        </w:tabs>
        <w:rPr>
          <w:rFonts w:ascii="Calibri" w:hAnsi="Calibri"/>
          <w:caps w:val="0"/>
          <w:kern w:val="2"/>
          <w:sz w:val="21"/>
          <w:szCs w:val="22"/>
          <w:lang w:val="en-US"/>
        </w:rPr>
      </w:pPr>
      <w:r>
        <w:fldChar w:fldCharType="begin"/>
      </w:r>
      <w:r>
        <w:instrText xml:space="preserve"> HYPERLINK \l "_Toc50572469" </w:instrText>
      </w:r>
      <w:r>
        <w:fldChar w:fldCharType="separate"/>
      </w:r>
      <w:r>
        <w:rPr>
          <w:rStyle w:val="45"/>
          <w:rFonts w:cs="Arial"/>
        </w:rPr>
        <w:t>5.1.10</w:t>
      </w:r>
      <w:r>
        <w:rPr>
          <w:rFonts w:ascii="Calibri" w:hAnsi="Calibri"/>
          <w:caps w:val="0"/>
          <w:kern w:val="2"/>
          <w:sz w:val="21"/>
          <w:szCs w:val="22"/>
          <w:lang w:val="en-US"/>
        </w:rPr>
        <w:tab/>
      </w:r>
      <w:r>
        <w:rPr>
          <w:rStyle w:val="45"/>
          <w:rFonts w:cs="Arial"/>
        </w:rPr>
        <w:t>COMPRESSED AIR PIPE FOR DECK USE</w:t>
      </w:r>
      <w:r>
        <w:tab/>
      </w:r>
      <w:r>
        <w:fldChar w:fldCharType="begin"/>
      </w:r>
      <w:r>
        <w:instrText xml:space="preserve"> PAGEREF _Toc50572469 \h </w:instrText>
      </w:r>
      <w:r>
        <w:fldChar w:fldCharType="separate"/>
      </w:r>
      <w:r>
        <w:t>15</w:t>
      </w:r>
      <w:r>
        <w:fldChar w:fldCharType="end"/>
      </w:r>
      <w:r>
        <w:fldChar w:fldCharType="end"/>
      </w:r>
    </w:p>
    <w:p w14:paraId="4A7A3417">
      <w:pPr>
        <w:pStyle w:val="19"/>
        <w:tabs>
          <w:tab w:val="left" w:pos="1260"/>
        </w:tabs>
        <w:rPr>
          <w:rFonts w:ascii="Calibri" w:hAnsi="Calibri"/>
          <w:caps w:val="0"/>
          <w:kern w:val="2"/>
          <w:sz w:val="21"/>
          <w:szCs w:val="22"/>
          <w:lang w:val="en-US"/>
        </w:rPr>
      </w:pPr>
      <w:r>
        <w:fldChar w:fldCharType="begin"/>
      </w:r>
      <w:r>
        <w:instrText xml:space="preserve"> HYPERLINK \l "_Toc50572470" </w:instrText>
      </w:r>
      <w:r>
        <w:fldChar w:fldCharType="separate"/>
      </w:r>
      <w:r>
        <w:rPr>
          <w:rStyle w:val="45"/>
          <w:rFonts w:cs="Arial"/>
        </w:rPr>
        <w:t>5.1.11</w:t>
      </w:r>
      <w:r>
        <w:rPr>
          <w:rFonts w:ascii="Calibri" w:hAnsi="Calibri"/>
          <w:caps w:val="0"/>
          <w:kern w:val="2"/>
          <w:sz w:val="21"/>
          <w:szCs w:val="22"/>
          <w:lang w:val="en-US"/>
        </w:rPr>
        <w:tab/>
      </w:r>
      <w:r>
        <w:rPr>
          <w:rStyle w:val="45"/>
          <w:rFonts w:cs="Arial"/>
        </w:rPr>
        <w:t>FUEL OIL PIPING</w:t>
      </w:r>
      <w:r>
        <w:tab/>
      </w:r>
      <w:r>
        <w:fldChar w:fldCharType="begin"/>
      </w:r>
      <w:r>
        <w:instrText xml:space="preserve"> PAGEREF _Toc50572470 \h </w:instrText>
      </w:r>
      <w:r>
        <w:fldChar w:fldCharType="separate"/>
      </w:r>
      <w:r>
        <w:t>15</w:t>
      </w:r>
      <w:r>
        <w:fldChar w:fldCharType="end"/>
      </w:r>
      <w:r>
        <w:fldChar w:fldCharType="end"/>
      </w:r>
    </w:p>
    <w:p w14:paraId="525E31D9">
      <w:pPr>
        <w:pStyle w:val="19"/>
        <w:tabs>
          <w:tab w:val="left" w:pos="1260"/>
        </w:tabs>
        <w:rPr>
          <w:rFonts w:ascii="Calibri" w:hAnsi="Calibri"/>
          <w:caps w:val="0"/>
          <w:kern w:val="2"/>
          <w:sz w:val="21"/>
          <w:szCs w:val="22"/>
          <w:lang w:val="en-US"/>
        </w:rPr>
      </w:pPr>
      <w:r>
        <w:fldChar w:fldCharType="begin"/>
      </w:r>
      <w:r>
        <w:instrText xml:space="preserve"> HYPERLINK \l "_Toc50572471" </w:instrText>
      </w:r>
      <w:r>
        <w:fldChar w:fldCharType="separate"/>
      </w:r>
      <w:r>
        <w:rPr>
          <w:rStyle w:val="45"/>
          <w:rFonts w:cs="Arial"/>
        </w:rPr>
        <w:t>5.1.12</w:t>
      </w:r>
      <w:r>
        <w:rPr>
          <w:rFonts w:ascii="Calibri" w:hAnsi="Calibri"/>
          <w:caps w:val="0"/>
          <w:kern w:val="2"/>
          <w:sz w:val="21"/>
          <w:szCs w:val="22"/>
          <w:lang w:val="en-US"/>
        </w:rPr>
        <w:tab/>
      </w:r>
      <w:r>
        <w:rPr>
          <w:rStyle w:val="45"/>
          <w:rFonts w:cs="Arial"/>
        </w:rPr>
        <w:t>FUEL OIL TANK HEATING SYSTEM</w:t>
      </w:r>
      <w:r>
        <w:tab/>
      </w:r>
      <w:r>
        <w:fldChar w:fldCharType="begin"/>
      </w:r>
      <w:r>
        <w:instrText xml:space="preserve"> PAGEREF _Toc50572471 \h </w:instrText>
      </w:r>
      <w:r>
        <w:fldChar w:fldCharType="separate"/>
      </w:r>
      <w:r>
        <w:t>16</w:t>
      </w:r>
      <w:r>
        <w:fldChar w:fldCharType="end"/>
      </w:r>
      <w:r>
        <w:fldChar w:fldCharType="end"/>
      </w:r>
    </w:p>
    <w:p w14:paraId="30EA3998">
      <w:pPr>
        <w:pStyle w:val="19"/>
        <w:tabs>
          <w:tab w:val="left" w:pos="1260"/>
        </w:tabs>
        <w:rPr>
          <w:rFonts w:ascii="Calibri" w:hAnsi="Calibri"/>
          <w:caps w:val="0"/>
          <w:kern w:val="2"/>
          <w:sz w:val="21"/>
          <w:szCs w:val="22"/>
          <w:lang w:val="en-US"/>
        </w:rPr>
      </w:pPr>
      <w:r>
        <w:fldChar w:fldCharType="begin"/>
      </w:r>
      <w:r>
        <w:instrText xml:space="preserve"> HYPERLINK \l "_Toc50572472" </w:instrText>
      </w:r>
      <w:r>
        <w:fldChar w:fldCharType="separate"/>
      </w:r>
      <w:r>
        <w:rPr>
          <w:rStyle w:val="45"/>
          <w:rFonts w:cs="Arial"/>
        </w:rPr>
        <w:t>5.1.13</w:t>
      </w:r>
      <w:r>
        <w:rPr>
          <w:rFonts w:ascii="Calibri" w:hAnsi="Calibri"/>
          <w:caps w:val="0"/>
          <w:kern w:val="2"/>
          <w:sz w:val="21"/>
          <w:szCs w:val="22"/>
          <w:lang w:val="en-US"/>
        </w:rPr>
        <w:tab/>
      </w:r>
      <w:r>
        <w:rPr>
          <w:rStyle w:val="45"/>
          <w:rFonts w:cs="Arial"/>
        </w:rPr>
        <w:t>DRAFT GAUGE</w:t>
      </w:r>
      <w:r>
        <w:tab/>
      </w:r>
      <w:r>
        <w:fldChar w:fldCharType="begin"/>
      </w:r>
      <w:r>
        <w:instrText xml:space="preserve"> PAGEREF _Toc50572472 \h </w:instrText>
      </w:r>
      <w:r>
        <w:fldChar w:fldCharType="separate"/>
      </w:r>
      <w:r>
        <w:t>16</w:t>
      </w:r>
      <w:r>
        <w:fldChar w:fldCharType="end"/>
      </w:r>
      <w:r>
        <w:fldChar w:fldCharType="end"/>
      </w:r>
    </w:p>
    <w:p w14:paraId="74B674AC">
      <w:pPr>
        <w:pStyle w:val="19"/>
        <w:tabs>
          <w:tab w:val="left" w:pos="1260"/>
        </w:tabs>
        <w:rPr>
          <w:rFonts w:ascii="Calibri" w:hAnsi="Calibri"/>
          <w:caps w:val="0"/>
          <w:kern w:val="2"/>
          <w:sz w:val="21"/>
          <w:szCs w:val="22"/>
          <w:lang w:val="en-US"/>
        </w:rPr>
      </w:pPr>
      <w:r>
        <w:fldChar w:fldCharType="begin"/>
      </w:r>
      <w:r>
        <w:instrText xml:space="preserve"> HYPERLINK \l "_Toc50572473" </w:instrText>
      </w:r>
      <w:r>
        <w:fldChar w:fldCharType="separate"/>
      </w:r>
      <w:r>
        <w:rPr>
          <w:rStyle w:val="45"/>
          <w:rFonts w:cs="Arial"/>
        </w:rPr>
        <w:t>5.1.14</w:t>
      </w:r>
      <w:r>
        <w:rPr>
          <w:rFonts w:ascii="Calibri" w:hAnsi="Calibri"/>
          <w:caps w:val="0"/>
          <w:kern w:val="2"/>
          <w:sz w:val="21"/>
          <w:szCs w:val="22"/>
          <w:lang w:val="en-US"/>
        </w:rPr>
        <w:tab/>
      </w:r>
      <w:r>
        <w:rPr>
          <w:rStyle w:val="45"/>
          <w:rFonts w:cs="Arial"/>
        </w:rPr>
        <w:t>SCHEDULE OF HULL PIPE</w:t>
      </w:r>
      <w:r>
        <w:tab/>
      </w:r>
      <w:r>
        <w:fldChar w:fldCharType="begin"/>
      </w:r>
      <w:r>
        <w:instrText xml:space="preserve"> PAGEREF _Toc50572473 \h </w:instrText>
      </w:r>
      <w:r>
        <w:fldChar w:fldCharType="separate"/>
      </w:r>
      <w:r>
        <w:t>17</w:t>
      </w:r>
      <w:r>
        <w:fldChar w:fldCharType="end"/>
      </w:r>
      <w:r>
        <w:fldChar w:fldCharType="end"/>
      </w:r>
    </w:p>
    <w:p w14:paraId="30C4C789">
      <w:pPr>
        <w:pStyle w:val="19"/>
        <w:tabs>
          <w:tab w:val="left" w:pos="1260"/>
        </w:tabs>
        <w:rPr>
          <w:rFonts w:ascii="Calibri" w:hAnsi="Calibri"/>
          <w:caps w:val="0"/>
          <w:kern w:val="2"/>
          <w:sz w:val="21"/>
          <w:szCs w:val="22"/>
          <w:lang w:val="en-US"/>
        </w:rPr>
      </w:pPr>
      <w:r>
        <w:fldChar w:fldCharType="begin"/>
      </w:r>
      <w:r>
        <w:instrText xml:space="preserve"> HYPERLINK \l "_Toc50572474" </w:instrText>
      </w:r>
      <w:r>
        <w:fldChar w:fldCharType="separate"/>
      </w:r>
      <w:r>
        <w:rPr>
          <w:rStyle w:val="45"/>
          <w:rFonts w:cs="Arial"/>
        </w:rPr>
        <w:t>5.1.15</w:t>
      </w:r>
      <w:r>
        <w:rPr>
          <w:rFonts w:ascii="Calibri" w:hAnsi="Calibri"/>
          <w:caps w:val="0"/>
          <w:kern w:val="2"/>
          <w:sz w:val="21"/>
          <w:szCs w:val="22"/>
          <w:lang w:val="en-US"/>
        </w:rPr>
        <w:tab/>
      </w:r>
      <w:r>
        <w:rPr>
          <w:rStyle w:val="45"/>
          <w:rFonts w:cs="Arial"/>
        </w:rPr>
        <w:t>SCHEDULE OF VALVES</w:t>
      </w:r>
      <w:r>
        <w:tab/>
      </w:r>
      <w:r>
        <w:fldChar w:fldCharType="begin"/>
      </w:r>
      <w:r>
        <w:instrText xml:space="preserve"> PAGEREF _Toc50572474 \h </w:instrText>
      </w:r>
      <w:r>
        <w:fldChar w:fldCharType="separate"/>
      </w:r>
      <w:r>
        <w:t>19</w:t>
      </w:r>
      <w:r>
        <w:fldChar w:fldCharType="end"/>
      </w:r>
      <w:r>
        <w:fldChar w:fldCharType="end"/>
      </w:r>
    </w:p>
    <w:p w14:paraId="254D0BBF">
      <w:pPr>
        <w:pStyle w:val="19"/>
        <w:tabs>
          <w:tab w:val="left" w:pos="1260"/>
        </w:tabs>
        <w:rPr>
          <w:rFonts w:ascii="Calibri" w:hAnsi="Calibri"/>
          <w:caps w:val="0"/>
          <w:kern w:val="2"/>
          <w:sz w:val="21"/>
          <w:szCs w:val="22"/>
          <w:lang w:val="en-US"/>
        </w:rPr>
      </w:pPr>
      <w:r>
        <w:fldChar w:fldCharType="begin"/>
      </w:r>
      <w:r>
        <w:instrText xml:space="preserve"> HYPERLINK \l "_Toc50572475" </w:instrText>
      </w:r>
      <w:r>
        <w:fldChar w:fldCharType="separate"/>
      </w:r>
      <w:r>
        <w:rPr>
          <w:rStyle w:val="45"/>
          <w:rFonts w:cs="Arial"/>
        </w:rPr>
        <w:t>5.1.16</w:t>
      </w:r>
      <w:r>
        <w:rPr>
          <w:rFonts w:ascii="Calibri" w:hAnsi="Calibri"/>
          <w:caps w:val="0"/>
          <w:kern w:val="2"/>
          <w:sz w:val="21"/>
          <w:szCs w:val="22"/>
          <w:lang w:val="en-US"/>
        </w:rPr>
        <w:tab/>
      </w:r>
      <w:r>
        <w:rPr>
          <w:rStyle w:val="45"/>
          <w:rFonts w:cs="Arial"/>
        </w:rPr>
        <w:t>SCHEDULE OF PIPE INSULATION</w:t>
      </w:r>
      <w:r>
        <w:tab/>
      </w:r>
      <w:r>
        <w:fldChar w:fldCharType="begin"/>
      </w:r>
      <w:r>
        <w:instrText xml:space="preserve"> PAGEREF _Toc50572475 \h </w:instrText>
      </w:r>
      <w:r>
        <w:fldChar w:fldCharType="separate"/>
      </w:r>
      <w:r>
        <w:t>20</w:t>
      </w:r>
      <w:r>
        <w:fldChar w:fldCharType="end"/>
      </w:r>
      <w:r>
        <w:fldChar w:fldCharType="end"/>
      </w:r>
    </w:p>
    <w:p w14:paraId="60D90AC1">
      <w:pPr>
        <w:pStyle w:val="34"/>
        <w:tabs>
          <w:tab w:val="left" w:pos="1260"/>
        </w:tabs>
        <w:spacing w:before="156"/>
        <w:rPr>
          <w:rFonts w:ascii="Calibri" w:hAnsi="Calibri"/>
          <w:b w:val="0"/>
          <w:caps w:val="0"/>
          <w:kern w:val="2"/>
          <w:sz w:val="21"/>
          <w:szCs w:val="22"/>
          <w:lang w:val="en-US"/>
        </w:rPr>
      </w:pPr>
      <w:r>
        <w:fldChar w:fldCharType="begin"/>
      </w:r>
      <w:r>
        <w:instrText xml:space="preserve"> HYPERLINK \l "_Toc50572476" </w:instrText>
      </w:r>
      <w:r>
        <w:fldChar w:fldCharType="separate"/>
      </w:r>
      <w:r>
        <w:rPr>
          <w:rStyle w:val="45"/>
        </w:rPr>
        <w:t>5.2</w:t>
      </w:r>
      <w:r>
        <w:rPr>
          <w:rFonts w:ascii="Calibri" w:hAnsi="Calibri"/>
          <w:b w:val="0"/>
          <w:caps w:val="0"/>
          <w:kern w:val="2"/>
          <w:sz w:val="21"/>
          <w:szCs w:val="22"/>
          <w:lang w:val="en-US"/>
        </w:rPr>
        <w:tab/>
      </w:r>
      <w:r>
        <w:rPr>
          <w:rStyle w:val="45"/>
        </w:rPr>
        <w:t>FIRE FIGHTING SYSTEM</w:t>
      </w:r>
      <w:r>
        <w:tab/>
      </w:r>
      <w:r>
        <w:fldChar w:fldCharType="begin"/>
      </w:r>
      <w:r>
        <w:instrText xml:space="preserve"> PAGEREF _Toc50572476 \h </w:instrText>
      </w:r>
      <w:r>
        <w:fldChar w:fldCharType="separate"/>
      </w:r>
      <w:r>
        <w:t>21</w:t>
      </w:r>
      <w:r>
        <w:fldChar w:fldCharType="end"/>
      </w:r>
      <w:r>
        <w:fldChar w:fldCharType="end"/>
      </w:r>
    </w:p>
    <w:p w14:paraId="282EAC36">
      <w:pPr>
        <w:pStyle w:val="19"/>
        <w:tabs>
          <w:tab w:val="left" w:pos="1260"/>
        </w:tabs>
        <w:rPr>
          <w:rFonts w:ascii="Calibri" w:hAnsi="Calibri"/>
          <w:caps w:val="0"/>
          <w:kern w:val="2"/>
          <w:sz w:val="21"/>
          <w:szCs w:val="22"/>
          <w:lang w:val="en-US"/>
        </w:rPr>
      </w:pPr>
      <w:r>
        <w:fldChar w:fldCharType="begin"/>
      </w:r>
      <w:r>
        <w:instrText xml:space="preserve"> HYPERLINK \l "_Toc50572477" </w:instrText>
      </w:r>
      <w:r>
        <w:fldChar w:fldCharType="separate"/>
      </w:r>
      <w:r>
        <w:rPr>
          <w:rStyle w:val="45"/>
          <w:rFonts w:cs="Arial"/>
        </w:rPr>
        <w:t>5.2.1</w:t>
      </w:r>
      <w:r>
        <w:rPr>
          <w:rFonts w:ascii="Calibri" w:hAnsi="Calibri"/>
          <w:caps w:val="0"/>
          <w:kern w:val="2"/>
          <w:sz w:val="21"/>
          <w:szCs w:val="22"/>
          <w:lang w:val="en-US"/>
        </w:rPr>
        <w:tab/>
      </w:r>
      <w:r>
        <w:rPr>
          <w:rStyle w:val="45"/>
          <w:rFonts w:cs="Arial"/>
        </w:rPr>
        <w:t>GENERAL</w:t>
      </w:r>
      <w:r>
        <w:tab/>
      </w:r>
      <w:r>
        <w:fldChar w:fldCharType="begin"/>
      </w:r>
      <w:r>
        <w:instrText xml:space="preserve"> PAGEREF _Toc50572477 \h </w:instrText>
      </w:r>
      <w:r>
        <w:fldChar w:fldCharType="separate"/>
      </w:r>
      <w:r>
        <w:t>21</w:t>
      </w:r>
      <w:r>
        <w:fldChar w:fldCharType="end"/>
      </w:r>
      <w:r>
        <w:fldChar w:fldCharType="end"/>
      </w:r>
    </w:p>
    <w:p w14:paraId="48CF8832">
      <w:pPr>
        <w:pStyle w:val="19"/>
        <w:tabs>
          <w:tab w:val="left" w:pos="1260"/>
        </w:tabs>
        <w:rPr>
          <w:rFonts w:ascii="Calibri" w:hAnsi="Calibri"/>
          <w:caps w:val="0"/>
          <w:kern w:val="2"/>
          <w:sz w:val="21"/>
          <w:szCs w:val="22"/>
          <w:lang w:val="en-US"/>
        </w:rPr>
      </w:pPr>
      <w:r>
        <w:fldChar w:fldCharType="begin"/>
      </w:r>
      <w:r>
        <w:instrText xml:space="preserve"> HYPERLINK \l "_Toc50572478" </w:instrText>
      </w:r>
      <w:r>
        <w:fldChar w:fldCharType="separate"/>
      </w:r>
      <w:r>
        <w:rPr>
          <w:rStyle w:val="45"/>
          <w:rFonts w:cs="Arial"/>
        </w:rPr>
        <w:t>5.2.2</w:t>
      </w:r>
      <w:r>
        <w:rPr>
          <w:rFonts w:ascii="Calibri" w:hAnsi="Calibri"/>
          <w:caps w:val="0"/>
          <w:kern w:val="2"/>
          <w:sz w:val="21"/>
          <w:szCs w:val="22"/>
          <w:lang w:val="en-US"/>
        </w:rPr>
        <w:tab/>
      </w:r>
      <w:r>
        <w:rPr>
          <w:rStyle w:val="45"/>
          <w:rFonts w:cs="Arial"/>
        </w:rPr>
        <w:t>SEA WATER FIRE FIGHTING SYSTEM</w:t>
      </w:r>
      <w:r>
        <w:tab/>
      </w:r>
      <w:r>
        <w:fldChar w:fldCharType="begin"/>
      </w:r>
      <w:r>
        <w:instrText xml:space="preserve"> PAGEREF _Toc50572478 \h </w:instrText>
      </w:r>
      <w:r>
        <w:fldChar w:fldCharType="separate"/>
      </w:r>
      <w:r>
        <w:t>21</w:t>
      </w:r>
      <w:r>
        <w:fldChar w:fldCharType="end"/>
      </w:r>
      <w:r>
        <w:fldChar w:fldCharType="end"/>
      </w:r>
    </w:p>
    <w:p w14:paraId="04F13CE2">
      <w:pPr>
        <w:pStyle w:val="19"/>
        <w:tabs>
          <w:tab w:val="left" w:pos="1260"/>
        </w:tabs>
        <w:rPr>
          <w:rFonts w:ascii="Calibri" w:hAnsi="Calibri"/>
          <w:caps w:val="0"/>
          <w:kern w:val="2"/>
          <w:sz w:val="21"/>
          <w:szCs w:val="22"/>
          <w:lang w:val="en-US"/>
        </w:rPr>
      </w:pPr>
      <w:r>
        <w:fldChar w:fldCharType="begin"/>
      </w:r>
      <w:r>
        <w:instrText xml:space="preserve"> HYPERLINK \l "_Toc50572479" </w:instrText>
      </w:r>
      <w:r>
        <w:fldChar w:fldCharType="separate"/>
      </w:r>
      <w:r>
        <w:rPr>
          <w:rStyle w:val="45"/>
          <w:rFonts w:cs="Arial"/>
        </w:rPr>
        <w:t>5.2.3</w:t>
      </w:r>
      <w:r>
        <w:rPr>
          <w:rFonts w:ascii="Calibri" w:hAnsi="Calibri"/>
          <w:caps w:val="0"/>
          <w:kern w:val="2"/>
          <w:sz w:val="21"/>
          <w:szCs w:val="22"/>
          <w:lang w:val="en-US"/>
        </w:rPr>
        <w:tab/>
      </w:r>
      <w:r>
        <w:rPr>
          <w:rStyle w:val="45"/>
          <w:rFonts w:cs="Arial"/>
        </w:rPr>
        <w:t>CO</w:t>
      </w:r>
      <w:r>
        <w:rPr>
          <w:rStyle w:val="45"/>
          <w:rFonts w:cs="Arial"/>
          <w:vertAlign w:val="subscript"/>
        </w:rPr>
        <w:t>2</w:t>
      </w:r>
      <w:r>
        <w:rPr>
          <w:rStyle w:val="45"/>
          <w:rFonts w:cs="Arial"/>
        </w:rPr>
        <w:t xml:space="preserve"> FIRE EXTINGUISHING SYSTEM</w:t>
      </w:r>
      <w:r>
        <w:tab/>
      </w:r>
      <w:r>
        <w:fldChar w:fldCharType="begin"/>
      </w:r>
      <w:r>
        <w:instrText xml:space="preserve"> PAGEREF _Toc50572479 \h </w:instrText>
      </w:r>
      <w:r>
        <w:fldChar w:fldCharType="separate"/>
      </w:r>
      <w:r>
        <w:t>23</w:t>
      </w:r>
      <w:r>
        <w:fldChar w:fldCharType="end"/>
      </w:r>
      <w:r>
        <w:fldChar w:fldCharType="end"/>
      </w:r>
    </w:p>
    <w:p w14:paraId="42E89981">
      <w:pPr>
        <w:pStyle w:val="19"/>
        <w:tabs>
          <w:tab w:val="left" w:pos="1260"/>
        </w:tabs>
        <w:rPr>
          <w:rFonts w:ascii="Calibri" w:hAnsi="Calibri"/>
          <w:caps w:val="0"/>
          <w:kern w:val="2"/>
          <w:sz w:val="21"/>
          <w:szCs w:val="22"/>
          <w:lang w:val="en-US"/>
        </w:rPr>
      </w:pPr>
      <w:r>
        <w:fldChar w:fldCharType="begin"/>
      </w:r>
      <w:r>
        <w:instrText xml:space="preserve"> HYPERLINK \l "_Toc50572480" </w:instrText>
      </w:r>
      <w:r>
        <w:fldChar w:fldCharType="separate"/>
      </w:r>
      <w:r>
        <w:rPr>
          <w:rStyle w:val="45"/>
          <w:rFonts w:cs="Arial"/>
        </w:rPr>
        <w:t>5.2.4</w:t>
      </w:r>
      <w:r>
        <w:rPr>
          <w:rFonts w:ascii="Calibri" w:hAnsi="Calibri"/>
          <w:caps w:val="0"/>
          <w:kern w:val="2"/>
          <w:sz w:val="21"/>
          <w:szCs w:val="22"/>
          <w:lang w:val="en-US"/>
        </w:rPr>
        <w:tab/>
      </w:r>
      <w:r>
        <w:rPr>
          <w:rStyle w:val="45"/>
          <w:rFonts w:cs="Arial"/>
        </w:rPr>
        <w:t>PORTABLE FIRE EXTINGUISHER</w:t>
      </w:r>
      <w:r>
        <w:tab/>
      </w:r>
      <w:r>
        <w:fldChar w:fldCharType="begin"/>
      </w:r>
      <w:r>
        <w:instrText xml:space="preserve"> PAGEREF _Toc50572480 \h </w:instrText>
      </w:r>
      <w:r>
        <w:fldChar w:fldCharType="separate"/>
      </w:r>
      <w:r>
        <w:t>24</w:t>
      </w:r>
      <w:r>
        <w:fldChar w:fldCharType="end"/>
      </w:r>
      <w:r>
        <w:fldChar w:fldCharType="end"/>
      </w:r>
    </w:p>
    <w:p w14:paraId="156DB8DE">
      <w:pPr>
        <w:pStyle w:val="19"/>
        <w:tabs>
          <w:tab w:val="left" w:pos="1260"/>
        </w:tabs>
        <w:rPr>
          <w:rFonts w:ascii="Calibri" w:hAnsi="Calibri"/>
          <w:caps w:val="0"/>
          <w:kern w:val="2"/>
          <w:sz w:val="21"/>
          <w:szCs w:val="22"/>
          <w:lang w:val="en-US"/>
        </w:rPr>
      </w:pPr>
      <w:r>
        <w:fldChar w:fldCharType="begin"/>
      </w:r>
      <w:r>
        <w:instrText xml:space="preserve"> HYPERLINK \l "_Toc50572481" </w:instrText>
      </w:r>
      <w:r>
        <w:fldChar w:fldCharType="separate"/>
      </w:r>
      <w:r>
        <w:rPr>
          <w:rStyle w:val="45"/>
          <w:rFonts w:cs="Arial"/>
        </w:rPr>
        <w:t>5.2.5</w:t>
      </w:r>
      <w:r>
        <w:rPr>
          <w:rFonts w:ascii="Calibri" w:hAnsi="Calibri"/>
          <w:caps w:val="0"/>
          <w:kern w:val="2"/>
          <w:sz w:val="21"/>
          <w:szCs w:val="22"/>
          <w:lang w:val="en-US"/>
        </w:rPr>
        <w:tab/>
      </w:r>
      <w:r>
        <w:rPr>
          <w:rStyle w:val="45"/>
          <w:rFonts w:cs="Arial"/>
        </w:rPr>
        <w:t>FIREMAN OUTFIT</w:t>
      </w:r>
      <w:r>
        <w:tab/>
      </w:r>
      <w:r>
        <w:fldChar w:fldCharType="begin"/>
      </w:r>
      <w:r>
        <w:instrText xml:space="preserve"> PAGEREF _Toc50572481 \h </w:instrText>
      </w:r>
      <w:r>
        <w:fldChar w:fldCharType="separate"/>
      </w:r>
      <w:r>
        <w:t>24</w:t>
      </w:r>
      <w:r>
        <w:fldChar w:fldCharType="end"/>
      </w:r>
      <w:r>
        <w:fldChar w:fldCharType="end"/>
      </w:r>
    </w:p>
    <w:p w14:paraId="18D00FAC">
      <w:pPr>
        <w:pStyle w:val="19"/>
        <w:tabs>
          <w:tab w:val="left" w:pos="1260"/>
        </w:tabs>
        <w:rPr>
          <w:rFonts w:ascii="Calibri" w:hAnsi="Calibri"/>
          <w:caps w:val="0"/>
          <w:kern w:val="2"/>
          <w:sz w:val="21"/>
          <w:szCs w:val="22"/>
          <w:lang w:val="en-US"/>
        </w:rPr>
      </w:pPr>
      <w:r>
        <w:fldChar w:fldCharType="begin"/>
      </w:r>
      <w:r>
        <w:instrText xml:space="preserve"> HYPERLINK \l "_Toc50572482" </w:instrText>
      </w:r>
      <w:r>
        <w:fldChar w:fldCharType="separate"/>
      </w:r>
      <w:r>
        <w:rPr>
          <w:rStyle w:val="45"/>
          <w:rFonts w:cs="Arial"/>
        </w:rPr>
        <w:t>5.2.6</w:t>
      </w:r>
      <w:r>
        <w:rPr>
          <w:rFonts w:ascii="Calibri" w:hAnsi="Calibri"/>
          <w:caps w:val="0"/>
          <w:kern w:val="2"/>
          <w:sz w:val="21"/>
          <w:szCs w:val="22"/>
          <w:lang w:val="en-US"/>
        </w:rPr>
        <w:tab/>
      </w:r>
      <w:r>
        <w:rPr>
          <w:rStyle w:val="45"/>
          <w:rFonts w:cs="Arial"/>
        </w:rPr>
        <w:t>FIRE DETECTION AND ALARM SYSTEM</w:t>
      </w:r>
      <w:r>
        <w:tab/>
      </w:r>
      <w:r>
        <w:fldChar w:fldCharType="begin"/>
      </w:r>
      <w:r>
        <w:instrText xml:space="preserve"> PAGEREF _Toc50572482 \h </w:instrText>
      </w:r>
      <w:r>
        <w:fldChar w:fldCharType="separate"/>
      </w:r>
      <w:r>
        <w:t>24</w:t>
      </w:r>
      <w:r>
        <w:fldChar w:fldCharType="end"/>
      </w:r>
      <w:r>
        <w:fldChar w:fldCharType="end"/>
      </w:r>
    </w:p>
    <w:p w14:paraId="640C5343">
      <w:pPr>
        <w:pStyle w:val="19"/>
        <w:tabs>
          <w:tab w:val="left" w:pos="1260"/>
        </w:tabs>
        <w:rPr>
          <w:rFonts w:ascii="Calibri" w:hAnsi="Calibri"/>
          <w:caps w:val="0"/>
          <w:kern w:val="2"/>
          <w:sz w:val="21"/>
          <w:szCs w:val="22"/>
          <w:lang w:val="en-US"/>
        </w:rPr>
      </w:pPr>
      <w:r>
        <w:fldChar w:fldCharType="begin"/>
      </w:r>
      <w:r>
        <w:instrText xml:space="preserve"> HYPERLINK \l "_Toc50572483" </w:instrText>
      </w:r>
      <w:r>
        <w:fldChar w:fldCharType="separate"/>
      </w:r>
      <w:r>
        <w:rPr>
          <w:rStyle w:val="45"/>
          <w:rFonts w:cs="Arial"/>
        </w:rPr>
        <w:t>5.2.7</w:t>
      </w:r>
      <w:r>
        <w:rPr>
          <w:rFonts w:ascii="Calibri" w:hAnsi="Calibri"/>
          <w:caps w:val="0"/>
          <w:kern w:val="2"/>
          <w:sz w:val="21"/>
          <w:szCs w:val="22"/>
          <w:lang w:val="en-US"/>
        </w:rPr>
        <w:tab/>
      </w:r>
      <w:r>
        <w:rPr>
          <w:rStyle w:val="45"/>
          <w:rFonts w:cs="Arial"/>
        </w:rPr>
        <w:t>FIRE control STATION</w:t>
      </w:r>
      <w:r>
        <w:tab/>
      </w:r>
      <w:r>
        <w:fldChar w:fldCharType="begin"/>
      </w:r>
      <w:r>
        <w:instrText xml:space="preserve"> PAGEREF _Toc50572483 \h </w:instrText>
      </w:r>
      <w:r>
        <w:fldChar w:fldCharType="separate"/>
      </w:r>
      <w:r>
        <w:t>25</w:t>
      </w:r>
      <w:r>
        <w:fldChar w:fldCharType="end"/>
      </w:r>
      <w:r>
        <w:fldChar w:fldCharType="end"/>
      </w:r>
    </w:p>
    <w:p w14:paraId="5EE06A00">
      <w:pPr>
        <w:pStyle w:val="19"/>
        <w:tabs>
          <w:tab w:val="left" w:pos="1260"/>
        </w:tabs>
        <w:rPr>
          <w:rFonts w:ascii="Calibri" w:hAnsi="Calibri"/>
          <w:caps w:val="0"/>
          <w:kern w:val="2"/>
          <w:sz w:val="21"/>
          <w:szCs w:val="22"/>
          <w:lang w:val="en-US"/>
        </w:rPr>
      </w:pPr>
      <w:r>
        <w:fldChar w:fldCharType="begin"/>
      </w:r>
      <w:r>
        <w:instrText xml:space="preserve"> HYPERLINK \l "_Toc50572484" </w:instrText>
      </w:r>
      <w:r>
        <w:fldChar w:fldCharType="separate"/>
      </w:r>
      <w:r>
        <w:rPr>
          <w:rStyle w:val="45"/>
          <w:rFonts w:cs="Arial"/>
        </w:rPr>
        <w:t>5.2.8</w:t>
      </w:r>
      <w:r>
        <w:rPr>
          <w:rFonts w:ascii="Calibri" w:hAnsi="Calibri"/>
          <w:caps w:val="0"/>
          <w:kern w:val="2"/>
          <w:sz w:val="21"/>
          <w:szCs w:val="22"/>
          <w:lang w:val="en-US"/>
        </w:rPr>
        <w:tab/>
      </w:r>
      <w:r>
        <w:rPr>
          <w:rStyle w:val="45"/>
          <w:rFonts w:cs="Arial"/>
        </w:rPr>
        <w:t>ESCAPE TRUCK FOR ENGINE ROOM</w:t>
      </w:r>
      <w:r>
        <w:tab/>
      </w:r>
      <w:r>
        <w:fldChar w:fldCharType="begin"/>
      </w:r>
      <w:r>
        <w:instrText xml:space="preserve"> PAGEREF _Toc50572484 \h </w:instrText>
      </w:r>
      <w:r>
        <w:fldChar w:fldCharType="separate"/>
      </w:r>
      <w:r>
        <w:t>25</w:t>
      </w:r>
      <w:r>
        <w:fldChar w:fldCharType="end"/>
      </w:r>
      <w:r>
        <w:fldChar w:fldCharType="end"/>
      </w:r>
    </w:p>
    <w:p w14:paraId="222D9DC1">
      <w:pPr>
        <w:pStyle w:val="19"/>
        <w:tabs>
          <w:tab w:val="left" w:pos="1260"/>
        </w:tabs>
        <w:rPr>
          <w:rFonts w:ascii="Calibri" w:hAnsi="Calibri"/>
          <w:caps w:val="0"/>
          <w:kern w:val="2"/>
          <w:sz w:val="21"/>
          <w:szCs w:val="22"/>
          <w:lang w:val="en-US"/>
        </w:rPr>
      </w:pPr>
      <w:r>
        <w:fldChar w:fldCharType="begin"/>
      </w:r>
      <w:r>
        <w:instrText xml:space="preserve"> HYPERLINK \l "_Toc50572485" </w:instrText>
      </w:r>
      <w:r>
        <w:fldChar w:fldCharType="separate"/>
      </w:r>
      <w:r>
        <w:rPr>
          <w:rStyle w:val="45"/>
          <w:rFonts w:cs="Arial"/>
        </w:rPr>
        <w:t>5.2.9</w:t>
      </w:r>
      <w:r>
        <w:rPr>
          <w:rFonts w:ascii="Calibri" w:hAnsi="Calibri"/>
          <w:caps w:val="0"/>
          <w:kern w:val="2"/>
          <w:sz w:val="21"/>
          <w:szCs w:val="22"/>
          <w:lang w:val="en-US"/>
        </w:rPr>
        <w:tab/>
      </w:r>
      <w:r>
        <w:rPr>
          <w:rStyle w:val="45"/>
          <w:rFonts w:cs="Arial"/>
        </w:rPr>
        <w:t>MISCELLANEOUS</w:t>
      </w:r>
      <w:r>
        <w:tab/>
      </w:r>
      <w:r>
        <w:fldChar w:fldCharType="begin"/>
      </w:r>
      <w:r>
        <w:instrText xml:space="preserve"> PAGEREF _Toc50572485 \h </w:instrText>
      </w:r>
      <w:r>
        <w:fldChar w:fldCharType="separate"/>
      </w:r>
      <w:r>
        <w:t>25</w:t>
      </w:r>
      <w:r>
        <w:fldChar w:fldCharType="end"/>
      </w:r>
      <w:r>
        <w:fldChar w:fldCharType="end"/>
      </w:r>
    </w:p>
    <w:p w14:paraId="35499884">
      <w:pPr>
        <w:pStyle w:val="34"/>
        <w:tabs>
          <w:tab w:val="left" w:pos="1260"/>
        </w:tabs>
        <w:spacing w:before="156"/>
        <w:rPr>
          <w:rFonts w:ascii="Calibri" w:hAnsi="Calibri"/>
          <w:b w:val="0"/>
          <w:caps w:val="0"/>
          <w:kern w:val="2"/>
          <w:sz w:val="21"/>
          <w:szCs w:val="22"/>
          <w:lang w:val="en-US"/>
        </w:rPr>
      </w:pPr>
      <w:r>
        <w:fldChar w:fldCharType="begin"/>
      </w:r>
      <w:r>
        <w:instrText xml:space="preserve"> HYPERLINK \l "_Toc50572486" </w:instrText>
      </w:r>
      <w:r>
        <w:fldChar w:fldCharType="separate"/>
      </w:r>
      <w:r>
        <w:rPr>
          <w:rStyle w:val="45"/>
        </w:rPr>
        <w:t>5.3</w:t>
      </w:r>
      <w:r>
        <w:rPr>
          <w:rFonts w:ascii="Calibri" w:hAnsi="Calibri"/>
          <w:b w:val="0"/>
          <w:caps w:val="0"/>
          <w:kern w:val="2"/>
          <w:sz w:val="21"/>
          <w:szCs w:val="22"/>
          <w:lang w:val="en-US"/>
        </w:rPr>
        <w:tab/>
      </w:r>
      <w:r>
        <w:rPr>
          <w:rStyle w:val="45"/>
        </w:rPr>
        <w:t>AIR CONDITIONING AND VENTILATION SYSTEM</w:t>
      </w:r>
      <w:r>
        <w:tab/>
      </w:r>
      <w:r>
        <w:fldChar w:fldCharType="begin"/>
      </w:r>
      <w:r>
        <w:instrText xml:space="preserve"> PAGEREF _Toc50572486 \h </w:instrText>
      </w:r>
      <w:r>
        <w:fldChar w:fldCharType="separate"/>
      </w:r>
      <w:r>
        <w:t>26</w:t>
      </w:r>
      <w:r>
        <w:fldChar w:fldCharType="end"/>
      </w:r>
      <w:r>
        <w:fldChar w:fldCharType="end"/>
      </w:r>
    </w:p>
    <w:p w14:paraId="3602EA4A">
      <w:pPr>
        <w:pStyle w:val="19"/>
        <w:tabs>
          <w:tab w:val="left" w:pos="1260"/>
        </w:tabs>
        <w:rPr>
          <w:rFonts w:ascii="Calibri" w:hAnsi="Calibri"/>
          <w:caps w:val="0"/>
          <w:kern w:val="2"/>
          <w:sz w:val="21"/>
          <w:szCs w:val="22"/>
          <w:lang w:val="en-US"/>
        </w:rPr>
      </w:pPr>
      <w:r>
        <w:fldChar w:fldCharType="begin"/>
      </w:r>
      <w:r>
        <w:instrText xml:space="preserve"> HYPERLINK \l "_Toc50572487" </w:instrText>
      </w:r>
      <w:r>
        <w:fldChar w:fldCharType="separate"/>
      </w:r>
      <w:r>
        <w:rPr>
          <w:rStyle w:val="45"/>
          <w:rFonts w:cs="Arial"/>
        </w:rPr>
        <w:t>5.3.1</w:t>
      </w:r>
      <w:r>
        <w:rPr>
          <w:rFonts w:ascii="Calibri" w:hAnsi="Calibri"/>
          <w:caps w:val="0"/>
          <w:kern w:val="2"/>
          <w:sz w:val="21"/>
          <w:szCs w:val="22"/>
          <w:lang w:val="en-US"/>
        </w:rPr>
        <w:tab/>
      </w:r>
      <w:r>
        <w:rPr>
          <w:rStyle w:val="45"/>
          <w:rFonts w:cs="Arial"/>
        </w:rPr>
        <w:t>AIR CONDITIONING SYSTEM</w:t>
      </w:r>
      <w:r>
        <w:tab/>
      </w:r>
      <w:r>
        <w:fldChar w:fldCharType="begin"/>
      </w:r>
      <w:r>
        <w:instrText xml:space="preserve"> PAGEREF _Toc50572487 \h </w:instrText>
      </w:r>
      <w:r>
        <w:fldChar w:fldCharType="separate"/>
      </w:r>
      <w:r>
        <w:t>26</w:t>
      </w:r>
      <w:r>
        <w:fldChar w:fldCharType="end"/>
      </w:r>
      <w:r>
        <w:fldChar w:fldCharType="end"/>
      </w:r>
    </w:p>
    <w:p w14:paraId="19DFF004">
      <w:pPr>
        <w:pStyle w:val="19"/>
        <w:tabs>
          <w:tab w:val="left" w:pos="1260"/>
        </w:tabs>
        <w:rPr>
          <w:rFonts w:ascii="Calibri" w:hAnsi="Calibri"/>
          <w:caps w:val="0"/>
          <w:kern w:val="2"/>
          <w:sz w:val="21"/>
          <w:szCs w:val="22"/>
          <w:lang w:val="en-US"/>
        </w:rPr>
      </w:pPr>
      <w:r>
        <w:fldChar w:fldCharType="begin"/>
      </w:r>
      <w:r>
        <w:instrText xml:space="preserve"> HYPERLINK \l "_Toc50572488" </w:instrText>
      </w:r>
      <w:r>
        <w:fldChar w:fldCharType="separate"/>
      </w:r>
      <w:r>
        <w:rPr>
          <w:rStyle w:val="45"/>
          <w:rFonts w:cs="Arial"/>
        </w:rPr>
        <w:t>5.3.2</w:t>
      </w:r>
      <w:r>
        <w:rPr>
          <w:rFonts w:ascii="Calibri" w:hAnsi="Calibri"/>
          <w:caps w:val="0"/>
          <w:kern w:val="2"/>
          <w:sz w:val="21"/>
          <w:szCs w:val="22"/>
          <w:lang w:val="en-US"/>
        </w:rPr>
        <w:tab/>
      </w:r>
      <w:r>
        <w:rPr>
          <w:rStyle w:val="45"/>
          <w:rFonts w:cs="Arial"/>
        </w:rPr>
        <w:t>VENTILATION FOR CARGO HOLDS</w:t>
      </w:r>
      <w:r>
        <w:tab/>
      </w:r>
      <w:r>
        <w:fldChar w:fldCharType="begin"/>
      </w:r>
      <w:r>
        <w:instrText xml:space="preserve"> PAGEREF _Toc50572488 \h </w:instrText>
      </w:r>
      <w:r>
        <w:fldChar w:fldCharType="separate"/>
      </w:r>
      <w:r>
        <w:t>29</w:t>
      </w:r>
      <w:r>
        <w:fldChar w:fldCharType="end"/>
      </w:r>
      <w:r>
        <w:fldChar w:fldCharType="end"/>
      </w:r>
    </w:p>
    <w:p w14:paraId="19BFF9E0">
      <w:pPr>
        <w:pStyle w:val="19"/>
        <w:tabs>
          <w:tab w:val="left" w:pos="1260"/>
        </w:tabs>
        <w:rPr>
          <w:rFonts w:ascii="Calibri" w:hAnsi="Calibri"/>
          <w:caps w:val="0"/>
          <w:kern w:val="2"/>
          <w:sz w:val="21"/>
          <w:szCs w:val="22"/>
          <w:lang w:val="en-US"/>
        </w:rPr>
      </w:pPr>
      <w:r>
        <w:fldChar w:fldCharType="begin"/>
      </w:r>
      <w:r>
        <w:instrText xml:space="preserve"> HYPERLINK \l "_Toc50572489" </w:instrText>
      </w:r>
      <w:r>
        <w:fldChar w:fldCharType="separate"/>
      </w:r>
      <w:r>
        <w:rPr>
          <w:rStyle w:val="45"/>
          <w:rFonts w:cs="Arial"/>
        </w:rPr>
        <w:t>5.3.3</w:t>
      </w:r>
      <w:r>
        <w:rPr>
          <w:rFonts w:ascii="Calibri" w:hAnsi="Calibri"/>
          <w:caps w:val="0"/>
          <w:kern w:val="2"/>
          <w:sz w:val="21"/>
          <w:szCs w:val="22"/>
          <w:lang w:val="en-US"/>
        </w:rPr>
        <w:tab/>
      </w:r>
      <w:r>
        <w:rPr>
          <w:rStyle w:val="45"/>
          <w:rFonts w:cs="Arial"/>
        </w:rPr>
        <w:t>VENTILATION FOR ACCOMMODATION AND OTHER SPACES</w:t>
      </w:r>
      <w:r>
        <w:tab/>
      </w:r>
      <w:r>
        <w:fldChar w:fldCharType="begin"/>
      </w:r>
      <w:r>
        <w:instrText xml:space="preserve"> PAGEREF _Toc50572489 \h </w:instrText>
      </w:r>
      <w:r>
        <w:fldChar w:fldCharType="separate"/>
      </w:r>
      <w:r>
        <w:t>30</w:t>
      </w:r>
      <w:r>
        <w:fldChar w:fldCharType="end"/>
      </w:r>
      <w:r>
        <w:fldChar w:fldCharType="end"/>
      </w:r>
    </w:p>
    <w:p w14:paraId="602E0BD7">
      <w:pPr>
        <w:pStyle w:val="2"/>
        <w:spacing w:before="0" w:after="0"/>
        <w:jc w:val="both"/>
        <w:rPr>
          <w:rFonts w:cs="Arial"/>
        </w:rPr>
      </w:pPr>
      <w:r>
        <w:rPr>
          <w:rFonts w:cs="Arial"/>
        </w:rPr>
        <w:fldChar w:fldCharType="end"/>
      </w:r>
      <w:r>
        <w:rPr>
          <w:rFonts w:cs="Arial"/>
        </w:rPr>
        <w:br w:type="page"/>
      </w:r>
      <w:bookmarkStart w:id="234" w:name="_Toc50572458"/>
      <w:r>
        <w:rPr>
          <w:rFonts w:hint="eastAsia" w:cs="Arial"/>
        </w:rPr>
        <w:t>CHAPTER 5</w:t>
      </w:r>
      <w:r>
        <w:rPr>
          <w:rFonts w:cs="Arial"/>
        </w:rPr>
        <w:tab/>
      </w:r>
      <w:r>
        <w:rPr>
          <w:rFonts w:hint="eastAsia" w:cs="Arial"/>
        </w:rPr>
        <w:t>HULL PIPING</w:t>
      </w:r>
      <w:bookmarkEnd w:id="234"/>
    </w:p>
    <w:p w14:paraId="256D5757">
      <w:pPr>
        <w:autoSpaceDE w:val="0"/>
        <w:autoSpaceDN w:val="0"/>
        <w:adjustRightInd w:val="0"/>
        <w:jc w:val="left"/>
        <w:rPr>
          <w:rFonts w:ascii="Arial" w:hAnsi="Arial" w:cs="Arial"/>
          <w:kern w:val="0"/>
          <w:sz w:val="20"/>
          <w:szCs w:val="20"/>
        </w:rPr>
      </w:pPr>
    </w:p>
    <w:p w14:paraId="7A98D13D">
      <w:pPr>
        <w:pStyle w:val="3"/>
        <w:spacing w:before="0" w:after="0"/>
        <w:jc w:val="left"/>
      </w:pPr>
      <w:bookmarkStart w:id="235" w:name="_Toc50572459"/>
      <w:r>
        <w:rPr>
          <w:rFonts w:hint="eastAsia"/>
        </w:rPr>
        <w:t>5.1</w:t>
      </w:r>
      <w:r>
        <w:tab/>
      </w:r>
      <w:r>
        <w:t>HULL PIPING</w:t>
      </w:r>
      <w:bookmarkEnd w:id="235"/>
    </w:p>
    <w:p w14:paraId="50313E83">
      <w:pPr>
        <w:pStyle w:val="4"/>
        <w:spacing w:before="0" w:after="0"/>
        <w:rPr>
          <w:rFonts w:cs="Arial"/>
        </w:rPr>
      </w:pPr>
      <w:bookmarkStart w:id="236" w:name="_Toc50572460"/>
      <w:r>
        <w:rPr>
          <w:rFonts w:hint="eastAsia" w:cs="Arial"/>
        </w:rPr>
        <w:t>5.1.1</w:t>
      </w:r>
      <w:r>
        <w:rPr>
          <w:rFonts w:cs="Arial"/>
        </w:rPr>
        <w:tab/>
      </w:r>
      <w:r>
        <w:rPr>
          <w:rFonts w:cs="Arial"/>
        </w:rPr>
        <w:t>GENERAL</w:t>
      </w:r>
      <w:bookmarkEnd w:id="236"/>
    </w:p>
    <w:p w14:paraId="555B4B66">
      <w:pPr>
        <w:autoSpaceDE w:val="0"/>
        <w:autoSpaceDN w:val="0"/>
        <w:adjustRightInd w:val="0"/>
        <w:spacing w:before="2"/>
        <w:jc w:val="left"/>
        <w:rPr>
          <w:rFonts w:ascii="Arial" w:hAnsi="Arial" w:cs="Arial"/>
          <w:kern w:val="0"/>
          <w:sz w:val="24"/>
        </w:rPr>
      </w:pPr>
    </w:p>
    <w:p w14:paraId="7CAA4BF3">
      <w:pPr>
        <w:autoSpaceDE w:val="0"/>
        <w:autoSpaceDN w:val="0"/>
        <w:adjustRightInd w:val="0"/>
        <w:ind w:left="963"/>
        <w:rPr>
          <w:kern w:val="0"/>
          <w:sz w:val="24"/>
        </w:rPr>
      </w:pPr>
      <w:r>
        <w:rPr>
          <w:kern w:val="0"/>
          <w:sz w:val="24"/>
        </w:rPr>
        <w:t>Description of this section shall generally cover piping system located outside the engine room, unless otherwise specified.</w:t>
      </w:r>
    </w:p>
    <w:p w14:paraId="0B6A2C16">
      <w:pPr>
        <w:autoSpaceDE w:val="0"/>
        <w:autoSpaceDN w:val="0"/>
        <w:adjustRightInd w:val="0"/>
        <w:spacing w:line="240" w:lineRule="exact"/>
        <w:rPr>
          <w:kern w:val="0"/>
          <w:sz w:val="24"/>
        </w:rPr>
      </w:pPr>
    </w:p>
    <w:p w14:paraId="3A1BA6CD">
      <w:pPr>
        <w:autoSpaceDE w:val="0"/>
        <w:autoSpaceDN w:val="0"/>
        <w:adjustRightInd w:val="0"/>
        <w:ind w:left="963"/>
        <w:rPr>
          <w:kern w:val="0"/>
          <w:sz w:val="24"/>
        </w:rPr>
      </w:pPr>
      <w:r>
        <w:rPr>
          <w:kern w:val="0"/>
          <w:sz w:val="24"/>
        </w:rPr>
        <w:t xml:space="preserve">Materials and dimensions of pipes, joints, valves including bolts, nuts, etc. shall be manufactured in accordance with the Chinese Industrial Standard, and/or the Builder’s Standard except otherwise specified hereinafter, the diameter of connecting flange and distance between flanges of valves shall be in accordance with </w:t>
      </w:r>
      <w:r>
        <w:rPr>
          <w:rFonts w:hint="eastAsia"/>
          <w:kern w:val="0"/>
          <w:sz w:val="24"/>
        </w:rPr>
        <w:t>ISO</w:t>
      </w:r>
      <w:r>
        <w:rPr>
          <w:kern w:val="0"/>
          <w:sz w:val="24"/>
        </w:rPr>
        <w:t xml:space="preserve"> standard.</w:t>
      </w:r>
    </w:p>
    <w:p w14:paraId="5528DF40">
      <w:pPr>
        <w:autoSpaceDE w:val="0"/>
        <w:autoSpaceDN w:val="0"/>
        <w:adjustRightInd w:val="0"/>
        <w:spacing w:line="240" w:lineRule="exact"/>
        <w:rPr>
          <w:kern w:val="0"/>
          <w:sz w:val="24"/>
        </w:rPr>
      </w:pPr>
    </w:p>
    <w:p w14:paraId="63A94C35">
      <w:pPr>
        <w:autoSpaceDE w:val="0"/>
        <w:autoSpaceDN w:val="0"/>
        <w:adjustRightInd w:val="0"/>
        <w:ind w:left="963"/>
        <w:rPr>
          <w:kern w:val="0"/>
          <w:sz w:val="24"/>
        </w:rPr>
      </w:pPr>
      <w:r>
        <w:rPr>
          <w:rFonts w:cs="Arial"/>
          <w:color w:val="000000"/>
          <w:kern w:val="0"/>
          <w:sz w:val="24"/>
        </w:rPr>
        <w:t>The other recognized industrial standards than mentioned above may be applied to meet the requirements of the Classification Society.</w:t>
      </w:r>
    </w:p>
    <w:p w14:paraId="24101C41">
      <w:pPr>
        <w:autoSpaceDE w:val="0"/>
        <w:autoSpaceDN w:val="0"/>
        <w:adjustRightInd w:val="0"/>
        <w:spacing w:line="240" w:lineRule="exact"/>
        <w:rPr>
          <w:kern w:val="0"/>
          <w:sz w:val="24"/>
        </w:rPr>
      </w:pPr>
    </w:p>
    <w:p w14:paraId="4F6DD3C3">
      <w:pPr>
        <w:autoSpaceDE w:val="0"/>
        <w:autoSpaceDN w:val="0"/>
        <w:adjustRightInd w:val="0"/>
        <w:ind w:left="963"/>
        <w:rPr>
          <w:kern w:val="0"/>
          <w:sz w:val="24"/>
        </w:rPr>
      </w:pPr>
      <w:r>
        <w:rPr>
          <w:kern w:val="0"/>
          <w:sz w:val="24"/>
        </w:rPr>
        <w:t>Valves, pipes and fittings mounted on its equipment shall be in accordance with the manufacturer’s standard.</w:t>
      </w:r>
    </w:p>
    <w:p w14:paraId="1B648AA4">
      <w:pPr>
        <w:autoSpaceDE w:val="0"/>
        <w:autoSpaceDN w:val="0"/>
        <w:adjustRightInd w:val="0"/>
        <w:spacing w:line="240" w:lineRule="exact"/>
        <w:rPr>
          <w:kern w:val="0"/>
          <w:sz w:val="24"/>
        </w:rPr>
      </w:pPr>
    </w:p>
    <w:p w14:paraId="1F473FD3">
      <w:pPr>
        <w:autoSpaceDE w:val="0"/>
        <w:autoSpaceDN w:val="0"/>
        <w:adjustRightInd w:val="0"/>
        <w:ind w:left="963"/>
        <w:rPr>
          <w:kern w:val="0"/>
          <w:sz w:val="24"/>
        </w:rPr>
      </w:pPr>
      <w:r>
        <w:rPr>
          <w:kern w:val="0"/>
          <w:sz w:val="24"/>
        </w:rPr>
        <w:t>All overboard discharges shall be kept clear of pilot ladder, accommodation ladder, draft marking, load</w:t>
      </w:r>
      <w:r>
        <w:rPr>
          <w:rFonts w:hint="eastAsia"/>
          <w:kern w:val="0"/>
          <w:sz w:val="24"/>
        </w:rPr>
        <w:t xml:space="preserve"> </w:t>
      </w:r>
      <w:r>
        <w:rPr>
          <w:kern w:val="0"/>
          <w:sz w:val="24"/>
        </w:rPr>
        <w:t>line marking and lifeboat launching area</w:t>
      </w:r>
      <w:r>
        <w:rPr>
          <w:rFonts w:hint="eastAsia"/>
          <w:kern w:val="0"/>
          <w:sz w:val="24"/>
        </w:rPr>
        <w:t xml:space="preserve"> as far as practical</w:t>
      </w:r>
      <w:r>
        <w:rPr>
          <w:kern w:val="0"/>
          <w:sz w:val="24"/>
        </w:rPr>
        <w:t>.</w:t>
      </w:r>
    </w:p>
    <w:p w14:paraId="7198809C">
      <w:pPr>
        <w:autoSpaceDE w:val="0"/>
        <w:autoSpaceDN w:val="0"/>
        <w:adjustRightInd w:val="0"/>
        <w:spacing w:line="240" w:lineRule="exact"/>
        <w:rPr>
          <w:kern w:val="0"/>
          <w:sz w:val="24"/>
        </w:rPr>
      </w:pPr>
    </w:p>
    <w:p w14:paraId="5CB5D9BD">
      <w:pPr>
        <w:autoSpaceDE w:val="0"/>
        <w:autoSpaceDN w:val="0"/>
        <w:adjustRightInd w:val="0"/>
        <w:ind w:left="963"/>
        <w:rPr>
          <w:kern w:val="0"/>
          <w:sz w:val="24"/>
        </w:rPr>
      </w:pPr>
      <w:r>
        <w:rPr>
          <w:kern w:val="0"/>
          <w:sz w:val="24"/>
        </w:rPr>
        <w:t xml:space="preserve">Piping shall be designed to allow for stress due to thermal expansion and deflection of the </w:t>
      </w:r>
      <w:r>
        <w:rPr>
          <w:rFonts w:hint="eastAsia"/>
          <w:kern w:val="0"/>
          <w:sz w:val="24"/>
        </w:rPr>
        <w:t>V</w:t>
      </w:r>
      <w:r>
        <w:rPr>
          <w:kern w:val="0"/>
          <w:sz w:val="24"/>
        </w:rPr>
        <w:t>essel’s structure.</w:t>
      </w:r>
    </w:p>
    <w:p w14:paraId="1E0AC780">
      <w:pPr>
        <w:autoSpaceDE w:val="0"/>
        <w:autoSpaceDN w:val="0"/>
        <w:adjustRightInd w:val="0"/>
        <w:ind w:left="963"/>
        <w:rPr>
          <w:kern w:val="0"/>
          <w:sz w:val="24"/>
        </w:rPr>
      </w:pPr>
    </w:p>
    <w:p w14:paraId="179EBEAF">
      <w:pPr>
        <w:autoSpaceDE w:val="0"/>
        <w:autoSpaceDN w:val="0"/>
        <w:adjustRightInd w:val="0"/>
        <w:ind w:left="963"/>
        <w:rPr>
          <w:kern w:val="0"/>
          <w:sz w:val="24"/>
        </w:rPr>
      </w:pPr>
      <w:r>
        <w:rPr>
          <w:rFonts w:hint="eastAsia"/>
          <w:kern w:val="0"/>
          <w:sz w:val="24"/>
        </w:rPr>
        <w:t xml:space="preserve">No ballast pipes or vents for ballast </w:t>
      </w:r>
      <w:r>
        <w:rPr>
          <w:kern w:val="0"/>
          <w:sz w:val="24"/>
        </w:rPr>
        <w:t>tanks</w:t>
      </w:r>
      <w:r>
        <w:rPr>
          <w:rFonts w:hint="eastAsia"/>
          <w:kern w:val="0"/>
          <w:sz w:val="24"/>
        </w:rPr>
        <w:t xml:space="preserve"> shall pass through oil tanks or vice versa, in general.</w:t>
      </w:r>
    </w:p>
    <w:p w14:paraId="16E568CB">
      <w:pPr>
        <w:autoSpaceDE w:val="0"/>
        <w:autoSpaceDN w:val="0"/>
        <w:adjustRightInd w:val="0"/>
        <w:spacing w:line="240" w:lineRule="exact"/>
        <w:rPr>
          <w:kern w:val="0"/>
          <w:sz w:val="24"/>
        </w:rPr>
      </w:pPr>
    </w:p>
    <w:p w14:paraId="4B2767D9">
      <w:pPr>
        <w:pStyle w:val="4"/>
        <w:spacing w:before="0" w:after="0"/>
        <w:rPr>
          <w:rFonts w:cs="Arial"/>
        </w:rPr>
      </w:pPr>
      <w:bookmarkStart w:id="237" w:name="_Toc50572461"/>
      <w:r>
        <w:rPr>
          <w:rFonts w:hint="eastAsia" w:cs="Arial"/>
        </w:rPr>
        <w:t>5.1.2</w:t>
      </w:r>
      <w:r>
        <w:rPr>
          <w:rFonts w:cs="Arial"/>
        </w:rPr>
        <w:tab/>
      </w:r>
      <w:r>
        <w:rPr>
          <w:rFonts w:cs="Arial"/>
        </w:rPr>
        <w:t>PIPING MATERIAL AND WORK</w:t>
      </w:r>
      <w:bookmarkEnd w:id="237"/>
    </w:p>
    <w:p w14:paraId="10C936D0">
      <w:pPr>
        <w:autoSpaceDE w:val="0"/>
        <w:autoSpaceDN w:val="0"/>
        <w:adjustRightInd w:val="0"/>
        <w:spacing w:before="2"/>
        <w:rPr>
          <w:rFonts w:ascii="Arial" w:hAnsi="Arial" w:cs="Arial"/>
          <w:kern w:val="0"/>
          <w:sz w:val="24"/>
        </w:rPr>
      </w:pPr>
    </w:p>
    <w:p w14:paraId="74B471A7">
      <w:pPr>
        <w:tabs>
          <w:tab w:val="left" w:pos="960"/>
        </w:tabs>
        <w:autoSpaceDE w:val="0"/>
        <w:autoSpaceDN w:val="0"/>
        <w:adjustRightInd w:val="0"/>
        <w:ind w:left="114"/>
        <w:rPr>
          <w:kern w:val="0"/>
          <w:sz w:val="24"/>
        </w:rPr>
      </w:pPr>
      <w:r>
        <w:rPr>
          <w:rFonts w:hint="eastAsia"/>
          <w:kern w:val="0"/>
          <w:sz w:val="24"/>
        </w:rPr>
        <w:t>5.1.2.1</w:t>
      </w:r>
      <w:r>
        <w:rPr>
          <w:kern w:val="0"/>
          <w:sz w:val="24"/>
        </w:rPr>
        <w:tab/>
      </w:r>
      <w:r>
        <w:rPr>
          <w:kern w:val="0"/>
          <w:sz w:val="24"/>
        </w:rPr>
        <w:t>Pipe</w:t>
      </w:r>
    </w:p>
    <w:p w14:paraId="465FDCC2">
      <w:pPr>
        <w:autoSpaceDE w:val="0"/>
        <w:autoSpaceDN w:val="0"/>
        <w:adjustRightInd w:val="0"/>
        <w:spacing w:line="240" w:lineRule="exact"/>
        <w:rPr>
          <w:kern w:val="0"/>
          <w:sz w:val="24"/>
        </w:rPr>
      </w:pPr>
    </w:p>
    <w:p w14:paraId="0F8CFCB6">
      <w:pPr>
        <w:autoSpaceDE w:val="0"/>
        <w:autoSpaceDN w:val="0"/>
        <w:adjustRightInd w:val="0"/>
        <w:ind w:left="963"/>
        <w:rPr>
          <w:kern w:val="0"/>
          <w:sz w:val="24"/>
        </w:rPr>
      </w:pPr>
      <w:r>
        <w:rPr>
          <w:kern w:val="0"/>
          <w:sz w:val="24"/>
        </w:rPr>
        <w:t>The materials and wall thickness of pipes shall be in accordance with “Table of pipes” of this section and to meet the requirements of the Classification Society.</w:t>
      </w:r>
    </w:p>
    <w:p w14:paraId="74E1D548">
      <w:pPr>
        <w:autoSpaceDE w:val="0"/>
        <w:autoSpaceDN w:val="0"/>
        <w:adjustRightInd w:val="0"/>
        <w:spacing w:line="240" w:lineRule="exact"/>
        <w:rPr>
          <w:kern w:val="0"/>
          <w:sz w:val="24"/>
        </w:rPr>
      </w:pPr>
    </w:p>
    <w:p w14:paraId="677673EB">
      <w:pPr>
        <w:autoSpaceDE w:val="0"/>
        <w:autoSpaceDN w:val="0"/>
        <w:adjustRightInd w:val="0"/>
        <w:ind w:left="963"/>
        <w:rPr>
          <w:kern w:val="0"/>
          <w:sz w:val="24"/>
        </w:rPr>
      </w:pPr>
      <w:r>
        <w:rPr>
          <w:kern w:val="0"/>
          <w:sz w:val="24"/>
        </w:rPr>
        <w:t>The pipes as a part of machinery or equipment supplied by the manufacturer in package shall be of the manufacturer’s standard.</w:t>
      </w:r>
    </w:p>
    <w:p w14:paraId="2B528959">
      <w:pPr>
        <w:autoSpaceDE w:val="0"/>
        <w:autoSpaceDN w:val="0"/>
        <w:adjustRightInd w:val="0"/>
        <w:spacing w:line="240" w:lineRule="exact"/>
        <w:rPr>
          <w:kern w:val="0"/>
          <w:sz w:val="24"/>
        </w:rPr>
      </w:pPr>
    </w:p>
    <w:p w14:paraId="25A6C08A">
      <w:pPr>
        <w:autoSpaceDE w:val="0"/>
        <w:autoSpaceDN w:val="0"/>
        <w:adjustRightInd w:val="0"/>
        <w:ind w:left="963"/>
        <w:rPr>
          <w:kern w:val="0"/>
          <w:sz w:val="24"/>
        </w:rPr>
      </w:pPr>
      <w:r>
        <w:rPr>
          <w:kern w:val="0"/>
          <w:sz w:val="24"/>
        </w:rPr>
        <w:t>Pipe bore shall be decided so as to accommodate given flow quantity and corresponding pump pressure.</w:t>
      </w:r>
    </w:p>
    <w:p w14:paraId="2216FB24">
      <w:pPr>
        <w:autoSpaceDE w:val="0"/>
        <w:autoSpaceDN w:val="0"/>
        <w:adjustRightInd w:val="0"/>
        <w:spacing w:line="240" w:lineRule="exact"/>
        <w:rPr>
          <w:kern w:val="0"/>
          <w:sz w:val="24"/>
        </w:rPr>
      </w:pPr>
    </w:p>
    <w:p w14:paraId="329CB2D7">
      <w:pPr>
        <w:autoSpaceDE w:val="0"/>
        <w:autoSpaceDN w:val="0"/>
        <w:adjustRightInd w:val="0"/>
        <w:ind w:left="963"/>
        <w:rPr>
          <w:kern w:val="0"/>
          <w:sz w:val="24"/>
        </w:rPr>
      </w:pPr>
      <w:r>
        <w:rPr>
          <w:rFonts w:hint="eastAsia"/>
          <w:kern w:val="0"/>
          <w:sz w:val="24"/>
        </w:rPr>
        <w:t>P</w:t>
      </w:r>
      <w:r>
        <w:rPr>
          <w:kern w:val="0"/>
          <w:sz w:val="24"/>
        </w:rPr>
        <w:t>ipe lines shall be led with a minimum number of bend</w:t>
      </w:r>
      <w:r>
        <w:rPr>
          <w:rFonts w:hint="eastAsia"/>
          <w:kern w:val="0"/>
          <w:sz w:val="24"/>
        </w:rPr>
        <w:t>s</w:t>
      </w:r>
      <w:r>
        <w:rPr>
          <w:kern w:val="0"/>
          <w:sz w:val="24"/>
        </w:rPr>
        <w:t xml:space="preserve"> and the arrangements </w:t>
      </w:r>
      <w:r>
        <w:rPr>
          <w:rFonts w:hint="eastAsia"/>
          <w:kern w:val="0"/>
          <w:sz w:val="24"/>
        </w:rPr>
        <w:t>shall</w:t>
      </w:r>
      <w:r>
        <w:rPr>
          <w:kern w:val="0"/>
          <w:sz w:val="24"/>
        </w:rPr>
        <w:t xml:space="preserve"> avoid well part where drains likely to stay</w:t>
      </w:r>
      <w:r>
        <w:rPr>
          <w:rFonts w:hint="eastAsia"/>
          <w:kern w:val="0"/>
          <w:sz w:val="24"/>
        </w:rPr>
        <w:t xml:space="preserve"> a</w:t>
      </w:r>
      <w:r>
        <w:rPr>
          <w:kern w:val="0"/>
          <w:sz w:val="24"/>
        </w:rPr>
        <w:t>s far as practical.</w:t>
      </w:r>
    </w:p>
    <w:p w14:paraId="29808E5F">
      <w:pPr>
        <w:autoSpaceDE w:val="0"/>
        <w:autoSpaceDN w:val="0"/>
        <w:adjustRightInd w:val="0"/>
        <w:spacing w:line="240" w:lineRule="exact"/>
        <w:rPr>
          <w:kern w:val="0"/>
          <w:sz w:val="24"/>
        </w:rPr>
      </w:pPr>
    </w:p>
    <w:p w14:paraId="1E68BB77">
      <w:pPr>
        <w:autoSpaceDE w:val="0"/>
        <w:autoSpaceDN w:val="0"/>
        <w:adjustRightInd w:val="0"/>
        <w:ind w:left="963"/>
        <w:rPr>
          <w:kern w:val="0"/>
          <w:sz w:val="24"/>
        </w:rPr>
      </w:pPr>
      <w:r>
        <w:rPr>
          <w:kern w:val="0"/>
          <w:sz w:val="24"/>
        </w:rPr>
        <w:t>Suitable draining shall be provided for the well parts of water pipes in exposed locations where those may be frozen.</w:t>
      </w:r>
    </w:p>
    <w:p w14:paraId="521609B0">
      <w:pPr>
        <w:autoSpaceDE w:val="0"/>
        <w:autoSpaceDN w:val="0"/>
        <w:adjustRightInd w:val="0"/>
        <w:spacing w:line="240" w:lineRule="exact"/>
        <w:rPr>
          <w:kern w:val="0"/>
          <w:sz w:val="24"/>
        </w:rPr>
      </w:pPr>
    </w:p>
    <w:p w14:paraId="31478742">
      <w:pPr>
        <w:autoSpaceDE w:val="0"/>
        <w:autoSpaceDN w:val="0"/>
        <w:adjustRightInd w:val="0"/>
        <w:ind w:left="963"/>
        <w:rPr>
          <w:kern w:val="0"/>
          <w:sz w:val="24"/>
        </w:rPr>
      </w:pPr>
      <w:r>
        <w:rPr>
          <w:rFonts w:hint="eastAsia"/>
          <w:kern w:val="0"/>
          <w:sz w:val="24"/>
        </w:rPr>
        <w:t>Liquid</w:t>
      </w:r>
      <w:r>
        <w:rPr>
          <w:kern w:val="0"/>
          <w:sz w:val="24"/>
        </w:rPr>
        <w:t xml:space="preserve"> </w:t>
      </w:r>
      <w:r>
        <w:rPr>
          <w:rFonts w:hint="eastAsia"/>
          <w:kern w:val="0"/>
          <w:sz w:val="24"/>
        </w:rPr>
        <w:t>pipe</w:t>
      </w:r>
      <w:r>
        <w:rPr>
          <w:kern w:val="0"/>
          <w:sz w:val="24"/>
        </w:rPr>
        <w:t>s shall be kept away from switchboard and the electrical appliances</w:t>
      </w:r>
      <w:r>
        <w:rPr>
          <w:rFonts w:hint="eastAsia"/>
          <w:kern w:val="0"/>
          <w:sz w:val="24"/>
        </w:rPr>
        <w:t>. W</w:t>
      </w:r>
      <w:r>
        <w:rPr>
          <w:kern w:val="0"/>
          <w:sz w:val="24"/>
        </w:rPr>
        <w:t>here the piping is unavoidably led above the electrical appliances</w:t>
      </w:r>
      <w:r>
        <w:rPr>
          <w:rFonts w:hint="eastAsia"/>
          <w:kern w:val="0"/>
          <w:sz w:val="24"/>
        </w:rPr>
        <w:t xml:space="preserve"> (other than MSB, G/Es, transformers etc.)</w:t>
      </w:r>
      <w:r>
        <w:rPr>
          <w:kern w:val="0"/>
          <w:sz w:val="24"/>
        </w:rPr>
        <w:t>, the welded sl</w:t>
      </w:r>
      <w:r>
        <w:rPr>
          <w:rFonts w:hint="eastAsia"/>
          <w:kern w:val="0"/>
          <w:sz w:val="24"/>
        </w:rPr>
        <w:t>ee</w:t>
      </w:r>
      <w:r>
        <w:rPr>
          <w:kern w:val="0"/>
          <w:sz w:val="24"/>
        </w:rPr>
        <w:t>ve joint shall be provided.</w:t>
      </w:r>
    </w:p>
    <w:p w14:paraId="573591FA">
      <w:pPr>
        <w:autoSpaceDE w:val="0"/>
        <w:autoSpaceDN w:val="0"/>
        <w:adjustRightInd w:val="0"/>
        <w:spacing w:line="240" w:lineRule="exact"/>
        <w:rPr>
          <w:kern w:val="0"/>
          <w:sz w:val="24"/>
        </w:rPr>
      </w:pPr>
    </w:p>
    <w:p w14:paraId="4F05E692">
      <w:pPr>
        <w:autoSpaceDE w:val="0"/>
        <w:autoSpaceDN w:val="0"/>
        <w:adjustRightInd w:val="0"/>
        <w:ind w:left="963"/>
        <w:rPr>
          <w:kern w:val="0"/>
          <w:sz w:val="24"/>
        </w:rPr>
      </w:pPr>
      <w:r>
        <w:rPr>
          <w:kern w:val="0"/>
          <w:sz w:val="24"/>
        </w:rPr>
        <w:t>Where the pip</w:t>
      </w:r>
      <w:r>
        <w:rPr>
          <w:rFonts w:hint="eastAsia"/>
          <w:kern w:val="0"/>
          <w:sz w:val="24"/>
        </w:rPr>
        <w:t>e lines</w:t>
      </w:r>
      <w:r>
        <w:rPr>
          <w:kern w:val="0"/>
          <w:sz w:val="24"/>
        </w:rPr>
        <w:t xml:space="preserve"> pass through girders or any </w:t>
      </w:r>
      <w:r>
        <w:rPr>
          <w:rFonts w:hint="eastAsia"/>
          <w:kern w:val="0"/>
          <w:sz w:val="24"/>
        </w:rPr>
        <w:t xml:space="preserve">other </w:t>
      </w:r>
      <w:r>
        <w:rPr>
          <w:kern w:val="0"/>
          <w:sz w:val="24"/>
        </w:rPr>
        <w:t>structural element</w:t>
      </w:r>
      <w:r>
        <w:rPr>
          <w:rFonts w:hint="eastAsia"/>
          <w:kern w:val="0"/>
          <w:sz w:val="24"/>
        </w:rPr>
        <w:t>s</w:t>
      </w:r>
      <w:r>
        <w:rPr>
          <w:kern w:val="0"/>
          <w:sz w:val="24"/>
        </w:rPr>
        <w:t>, the compensation shall be provided in accordance with the requirements of the Classification Society and Builder’s standard</w:t>
      </w:r>
      <w:r>
        <w:rPr>
          <w:rFonts w:hint="eastAsia"/>
          <w:kern w:val="0"/>
          <w:sz w:val="24"/>
        </w:rPr>
        <w:t xml:space="preserve"> </w:t>
      </w:r>
      <w:r>
        <w:rPr>
          <w:kern w:val="0"/>
          <w:sz w:val="24"/>
        </w:rPr>
        <w:t>if necessary</w:t>
      </w:r>
    </w:p>
    <w:p w14:paraId="4DB25E00">
      <w:pPr>
        <w:autoSpaceDE w:val="0"/>
        <w:autoSpaceDN w:val="0"/>
        <w:adjustRightInd w:val="0"/>
        <w:ind w:left="963"/>
        <w:rPr>
          <w:kern w:val="0"/>
          <w:sz w:val="24"/>
        </w:rPr>
      </w:pPr>
    </w:p>
    <w:p w14:paraId="1EDEB56E">
      <w:pPr>
        <w:autoSpaceDE w:val="0"/>
        <w:autoSpaceDN w:val="0"/>
        <w:adjustRightInd w:val="0"/>
        <w:spacing w:before="4"/>
        <w:rPr>
          <w:kern w:val="0"/>
          <w:sz w:val="24"/>
        </w:rPr>
      </w:pPr>
      <w:r>
        <w:rPr>
          <w:kern w:val="0"/>
          <w:sz w:val="24"/>
        </w:rPr>
        <w:t>The bend radius of pipe shall be not less than 2.5 times outside diameter, except elbow.</w:t>
      </w:r>
    </w:p>
    <w:p w14:paraId="527C8F8B">
      <w:pPr>
        <w:autoSpaceDE w:val="0"/>
        <w:autoSpaceDN w:val="0"/>
        <w:adjustRightInd w:val="0"/>
        <w:ind w:left="963"/>
        <w:rPr>
          <w:kern w:val="0"/>
          <w:sz w:val="24"/>
        </w:rPr>
      </w:pPr>
      <w:r>
        <w:rPr>
          <w:kern w:val="0"/>
          <w:sz w:val="24"/>
        </w:rPr>
        <w:t>For flushing of the pipe, refer to the “</w:t>
      </w:r>
      <w:r>
        <w:rPr>
          <w:rFonts w:hint="eastAsia"/>
          <w:kern w:val="0"/>
          <w:sz w:val="24"/>
        </w:rPr>
        <w:t xml:space="preserve">Chapter 6  </w:t>
      </w:r>
      <w:r>
        <w:rPr>
          <w:kern w:val="0"/>
          <w:sz w:val="24"/>
        </w:rPr>
        <w:t>Machinery”</w:t>
      </w:r>
      <w:r>
        <w:rPr>
          <w:rFonts w:hint="eastAsia"/>
          <w:kern w:val="0"/>
          <w:sz w:val="24"/>
        </w:rPr>
        <w:t xml:space="preserve"> of the Specification</w:t>
      </w:r>
      <w:r>
        <w:rPr>
          <w:kern w:val="0"/>
          <w:sz w:val="24"/>
        </w:rPr>
        <w:t>.</w:t>
      </w:r>
    </w:p>
    <w:p w14:paraId="2CECAA96">
      <w:pPr>
        <w:autoSpaceDE w:val="0"/>
        <w:autoSpaceDN w:val="0"/>
        <w:adjustRightInd w:val="0"/>
        <w:spacing w:line="240" w:lineRule="exact"/>
        <w:rPr>
          <w:kern w:val="0"/>
          <w:sz w:val="24"/>
        </w:rPr>
      </w:pPr>
    </w:p>
    <w:p w14:paraId="4326CBD1">
      <w:pPr>
        <w:tabs>
          <w:tab w:val="left" w:pos="960"/>
        </w:tabs>
        <w:autoSpaceDE w:val="0"/>
        <w:autoSpaceDN w:val="0"/>
        <w:adjustRightInd w:val="0"/>
        <w:ind w:left="114"/>
        <w:rPr>
          <w:kern w:val="0"/>
          <w:sz w:val="24"/>
        </w:rPr>
      </w:pPr>
      <w:r>
        <w:rPr>
          <w:rFonts w:hint="eastAsia"/>
          <w:kern w:val="0"/>
          <w:sz w:val="24"/>
        </w:rPr>
        <w:t>5.1.2.2</w:t>
      </w:r>
      <w:r>
        <w:rPr>
          <w:kern w:val="0"/>
          <w:sz w:val="24"/>
        </w:rPr>
        <w:tab/>
      </w:r>
      <w:r>
        <w:rPr>
          <w:kern w:val="0"/>
          <w:sz w:val="24"/>
        </w:rPr>
        <w:t>Valves</w:t>
      </w:r>
    </w:p>
    <w:p w14:paraId="2A9CC4CA">
      <w:pPr>
        <w:autoSpaceDE w:val="0"/>
        <w:autoSpaceDN w:val="0"/>
        <w:adjustRightInd w:val="0"/>
        <w:spacing w:line="240" w:lineRule="exact"/>
        <w:rPr>
          <w:kern w:val="0"/>
          <w:sz w:val="24"/>
        </w:rPr>
      </w:pPr>
    </w:p>
    <w:p w14:paraId="7C2A269D">
      <w:pPr>
        <w:autoSpaceDE w:val="0"/>
        <w:autoSpaceDN w:val="0"/>
        <w:adjustRightInd w:val="0"/>
        <w:ind w:left="963"/>
        <w:rPr>
          <w:kern w:val="0"/>
          <w:sz w:val="24"/>
        </w:rPr>
      </w:pPr>
      <w:r>
        <w:rPr>
          <w:kern w:val="0"/>
          <w:sz w:val="24"/>
        </w:rPr>
        <w:t>In general, the valve side shall be of the same nominal bore as that of the pipes connected except automatic control valves.</w:t>
      </w:r>
    </w:p>
    <w:p w14:paraId="37F0F167">
      <w:pPr>
        <w:autoSpaceDE w:val="0"/>
        <w:autoSpaceDN w:val="0"/>
        <w:adjustRightInd w:val="0"/>
        <w:ind w:left="963"/>
        <w:rPr>
          <w:kern w:val="0"/>
          <w:sz w:val="24"/>
        </w:rPr>
      </w:pPr>
    </w:p>
    <w:p w14:paraId="585D6773">
      <w:pPr>
        <w:autoSpaceDE w:val="0"/>
        <w:autoSpaceDN w:val="0"/>
        <w:adjustRightInd w:val="0"/>
        <w:ind w:left="963"/>
        <w:rPr>
          <w:kern w:val="0"/>
          <w:sz w:val="24"/>
        </w:rPr>
      </w:pPr>
      <w:r>
        <w:rPr>
          <w:kern w:val="0"/>
          <w:sz w:val="24"/>
        </w:rPr>
        <w:t>In general, for DN80mm and above. butterfly valves will be used as far as possible. Such as high</w:t>
      </w:r>
      <w:r>
        <w:rPr>
          <w:rFonts w:hint="eastAsia"/>
          <w:kern w:val="0"/>
          <w:sz w:val="24"/>
        </w:rPr>
        <w:t xml:space="preserve"> </w:t>
      </w:r>
      <w:r>
        <w:rPr>
          <w:kern w:val="0"/>
          <w:sz w:val="24"/>
        </w:rPr>
        <w:t>pressure and high temperature system to be excepted. Butterfly valves to be wafer type with NBR/ Viton</w:t>
      </w:r>
      <w:r>
        <w:rPr>
          <w:rFonts w:hint="eastAsia"/>
          <w:kern w:val="0"/>
          <w:sz w:val="24"/>
        </w:rPr>
        <w:t xml:space="preserve"> </w:t>
      </w:r>
      <w:r>
        <w:rPr>
          <w:kern w:val="0"/>
          <w:sz w:val="24"/>
        </w:rPr>
        <w:t>liner and bronze/stainless steel disc except shipside valves.Shipside butterfly valves to be double</w:t>
      </w:r>
      <w:r>
        <w:rPr>
          <w:rFonts w:hint="eastAsia"/>
          <w:kern w:val="0"/>
          <w:sz w:val="24"/>
        </w:rPr>
        <w:t xml:space="preserve"> </w:t>
      </w:r>
      <w:r>
        <w:rPr>
          <w:kern w:val="0"/>
          <w:sz w:val="24"/>
        </w:rPr>
        <w:t>flange type</w:t>
      </w:r>
      <w:r>
        <w:rPr>
          <w:rFonts w:hint="eastAsia"/>
          <w:kern w:val="0"/>
          <w:sz w:val="24"/>
        </w:rPr>
        <w:t>.</w:t>
      </w:r>
      <w:r>
        <w:rPr>
          <w:b/>
          <w:i/>
          <w:kern w:val="0"/>
          <w:sz w:val="24"/>
        </w:rPr>
        <w:t xml:space="preserve"> Some of wafer type may be changed into lug type, it will discuss in detail design stage between the Owner and yard.</w:t>
      </w:r>
    </w:p>
    <w:p w14:paraId="7D4703B1">
      <w:pPr>
        <w:autoSpaceDE w:val="0"/>
        <w:autoSpaceDN w:val="0"/>
        <w:adjustRightInd w:val="0"/>
        <w:spacing w:line="240" w:lineRule="exact"/>
        <w:rPr>
          <w:kern w:val="0"/>
          <w:sz w:val="24"/>
        </w:rPr>
      </w:pPr>
    </w:p>
    <w:p w14:paraId="452AC8BF">
      <w:pPr>
        <w:autoSpaceDE w:val="0"/>
        <w:autoSpaceDN w:val="0"/>
        <w:adjustRightInd w:val="0"/>
        <w:ind w:left="963"/>
        <w:rPr>
          <w:kern w:val="0"/>
          <w:sz w:val="24"/>
        </w:rPr>
      </w:pPr>
      <w:r>
        <w:rPr>
          <w:kern w:val="0"/>
          <w:sz w:val="24"/>
        </w:rPr>
        <w:t>Use of gate valves shall be limited where require by Classification Society for the purpose</w:t>
      </w:r>
      <w:r>
        <w:rPr>
          <w:rFonts w:hint="eastAsia"/>
          <w:kern w:val="0"/>
          <w:sz w:val="24"/>
        </w:rPr>
        <w:t xml:space="preserve"> </w:t>
      </w:r>
      <w:r>
        <w:rPr>
          <w:kern w:val="0"/>
          <w:sz w:val="24"/>
        </w:rPr>
        <w:t>of fire protecting closure.</w:t>
      </w:r>
    </w:p>
    <w:p w14:paraId="4C255C48">
      <w:pPr>
        <w:autoSpaceDE w:val="0"/>
        <w:autoSpaceDN w:val="0"/>
        <w:adjustRightInd w:val="0"/>
        <w:spacing w:line="240" w:lineRule="exact"/>
        <w:rPr>
          <w:kern w:val="0"/>
          <w:sz w:val="24"/>
        </w:rPr>
      </w:pPr>
    </w:p>
    <w:p w14:paraId="6DF3B633">
      <w:pPr>
        <w:autoSpaceDE w:val="0"/>
        <w:autoSpaceDN w:val="0"/>
        <w:adjustRightInd w:val="0"/>
        <w:ind w:left="963"/>
        <w:rPr>
          <w:kern w:val="0"/>
          <w:sz w:val="24"/>
        </w:rPr>
      </w:pPr>
      <w:r>
        <w:rPr>
          <w:kern w:val="0"/>
          <w:sz w:val="24"/>
        </w:rPr>
        <w:t>Cast steel and ductile cast iron valves shall be fitted to such locations as required by the</w:t>
      </w:r>
      <w:r>
        <w:rPr>
          <w:rFonts w:hint="eastAsia"/>
          <w:kern w:val="0"/>
          <w:sz w:val="24"/>
        </w:rPr>
        <w:t xml:space="preserve"> </w:t>
      </w:r>
      <w:r>
        <w:rPr>
          <w:kern w:val="0"/>
          <w:sz w:val="24"/>
        </w:rPr>
        <w:t>Classification Society.</w:t>
      </w:r>
    </w:p>
    <w:p w14:paraId="7FDE70DE">
      <w:pPr>
        <w:autoSpaceDE w:val="0"/>
        <w:autoSpaceDN w:val="0"/>
        <w:adjustRightInd w:val="0"/>
        <w:spacing w:line="240" w:lineRule="exact"/>
        <w:rPr>
          <w:kern w:val="0"/>
          <w:sz w:val="24"/>
        </w:rPr>
      </w:pPr>
    </w:p>
    <w:p w14:paraId="2DF20C78">
      <w:pPr>
        <w:autoSpaceDE w:val="0"/>
        <w:autoSpaceDN w:val="0"/>
        <w:adjustRightInd w:val="0"/>
        <w:ind w:left="963"/>
        <w:rPr>
          <w:kern w:val="0"/>
          <w:sz w:val="24"/>
        </w:rPr>
      </w:pPr>
      <w:r>
        <w:rPr>
          <w:kern w:val="0"/>
          <w:sz w:val="24"/>
        </w:rPr>
        <w:t xml:space="preserve">Installation of the ship side valve shall be in accordance with the </w:t>
      </w:r>
      <w:r>
        <w:rPr>
          <w:rFonts w:hint="eastAsia"/>
          <w:kern w:val="0"/>
          <w:sz w:val="24"/>
        </w:rPr>
        <w:t>r</w:t>
      </w:r>
      <w:r>
        <w:rPr>
          <w:kern w:val="0"/>
          <w:sz w:val="24"/>
        </w:rPr>
        <w:t>equirements</w:t>
      </w:r>
      <w:r>
        <w:rPr>
          <w:rFonts w:hint="eastAsia"/>
          <w:kern w:val="0"/>
          <w:sz w:val="24"/>
        </w:rPr>
        <w:t xml:space="preserve"> of the </w:t>
      </w:r>
      <w:r>
        <w:rPr>
          <w:kern w:val="0"/>
          <w:sz w:val="24"/>
        </w:rPr>
        <w:t xml:space="preserve">Classification Society and shall be fitted rigidly to the shell with short stub piece of heavy wall </w:t>
      </w:r>
      <w:r>
        <w:rPr>
          <w:rFonts w:hint="eastAsia"/>
          <w:kern w:val="0"/>
          <w:sz w:val="24"/>
        </w:rPr>
        <w:t xml:space="preserve">(as per Rule requirement) </w:t>
      </w:r>
      <w:r>
        <w:rPr>
          <w:kern w:val="0"/>
          <w:sz w:val="24"/>
        </w:rPr>
        <w:t>as far as practicable.</w:t>
      </w:r>
    </w:p>
    <w:p w14:paraId="25D28A02">
      <w:pPr>
        <w:autoSpaceDE w:val="0"/>
        <w:autoSpaceDN w:val="0"/>
        <w:adjustRightInd w:val="0"/>
        <w:ind w:left="963"/>
        <w:rPr>
          <w:kern w:val="0"/>
          <w:sz w:val="24"/>
        </w:rPr>
      </w:pPr>
    </w:p>
    <w:p w14:paraId="59E0F71E">
      <w:pPr>
        <w:autoSpaceDE w:val="0"/>
        <w:autoSpaceDN w:val="0"/>
        <w:adjustRightInd w:val="0"/>
        <w:ind w:left="963"/>
        <w:rPr>
          <w:kern w:val="0"/>
          <w:sz w:val="24"/>
        </w:rPr>
      </w:pPr>
      <w:r>
        <w:rPr>
          <w:rFonts w:hint="eastAsia"/>
          <w:kern w:val="0"/>
          <w:sz w:val="24"/>
        </w:rPr>
        <w:t>Generally t</w:t>
      </w:r>
      <w:r>
        <w:rPr>
          <w:kern w:val="0"/>
          <w:sz w:val="24"/>
        </w:rPr>
        <w:t xml:space="preserve">he actuators of remote butterfly valves shall be of enclosed double acting type, </w:t>
      </w:r>
      <w:r>
        <w:rPr>
          <w:rFonts w:hint="eastAsia"/>
          <w:kern w:val="0"/>
          <w:sz w:val="24"/>
        </w:rPr>
        <w:t xml:space="preserve">single acting type to be used according to the requirement of class </w:t>
      </w:r>
      <w:r>
        <w:rPr>
          <w:kern w:val="0"/>
          <w:sz w:val="24"/>
        </w:rPr>
        <w:t>and shall be directly coupled to the valves.</w:t>
      </w:r>
    </w:p>
    <w:p w14:paraId="27DC0C74">
      <w:pPr>
        <w:autoSpaceDE w:val="0"/>
        <w:autoSpaceDN w:val="0"/>
        <w:adjustRightInd w:val="0"/>
        <w:spacing w:line="240" w:lineRule="exact"/>
        <w:rPr>
          <w:kern w:val="0"/>
          <w:sz w:val="24"/>
        </w:rPr>
      </w:pPr>
    </w:p>
    <w:p w14:paraId="3434C266">
      <w:pPr>
        <w:autoSpaceDE w:val="0"/>
        <w:autoSpaceDN w:val="0"/>
        <w:adjustRightInd w:val="0"/>
        <w:ind w:left="963"/>
        <w:rPr>
          <w:kern w:val="0"/>
          <w:sz w:val="24"/>
        </w:rPr>
      </w:pPr>
      <w:r>
        <w:rPr>
          <w:kern w:val="0"/>
          <w:sz w:val="24"/>
        </w:rPr>
        <w:t>Remote control valves shall be provided with local manual operation device required by Classification Society.</w:t>
      </w:r>
    </w:p>
    <w:p w14:paraId="47721F8C">
      <w:pPr>
        <w:autoSpaceDE w:val="0"/>
        <w:autoSpaceDN w:val="0"/>
        <w:adjustRightInd w:val="0"/>
        <w:spacing w:line="240" w:lineRule="exact"/>
        <w:rPr>
          <w:kern w:val="0"/>
          <w:sz w:val="24"/>
        </w:rPr>
      </w:pPr>
    </w:p>
    <w:p w14:paraId="7E185F0A">
      <w:pPr>
        <w:autoSpaceDE w:val="0"/>
        <w:autoSpaceDN w:val="0"/>
        <w:adjustRightInd w:val="0"/>
        <w:ind w:left="963"/>
        <w:rPr>
          <w:kern w:val="0"/>
          <w:sz w:val="24"/>
        </w:rPr>
      </w:pPr>
      <w:r>
        <w:rPr>
          <w:kern w:val="0"/>
          <w:sz w:val="24"/>
        </w:rPr>
        <w:t xml:space="preserve">Valve name plates of brass </w:t>
      </w:r>
      <w:r>
        <w:rPr>
          <w:rFonts w:hint="eastAsia"/>
          <w:kern w:val="0"/>
          <w:sz w:val="24"/>
        </w:rPr>
        <w:t xml:space="preserve">or stainless steel </w:t>
      </w:r>
      <w:r>
        <w:rPr>
          <w:kern w:val="0"/>
          <w:sz w:val="24"/>
        </w:rPr>
        <w:t>shall be fitted to the valves on handle or other suitable place.</w:t>
      </w:r>
    </w:p>
    <w:p w14:paraId="7488E967">
      <w:pPr>
        <w:autoSpaceDE w:val="0"/>
        <w:autoSpaceDN w:val="0"/>
        <w:adjustRightInd w:val="0"/>
        <w:spacing w:line="240" w:lineRule="exact"/>
        <w:rPr>
          <w:kern w:val="0"/>
          <w:sz w:val="24"/>
        </w:rPr>
      </w:pPr>
    </w:p>
    <w:p w14:paraId="0213FE4B">
      <w:pPr>
        <w:tabs>
          <w:tab w:val="left" w:pos="960"/>
        </w:tabs>
        <w:autoSpaceDE w:val="0"/>
        <w:autoSpaceDN w:val="0"/>
        <w:adjustRightInd w:val="0"/>
        <w:ind w:left="114"/>
        <w:rPr>
          <w:kern w:val="0"/>
          <w:sz w:val="24"/>
        </w:rPr>
      </w:pPr>
      <w:r>
        <w:rPr>
          <w:rFonts w:hint="eastAsia"/>
          <w:kern w:val="0"/>
          <w:sz w:val="24"/>
        </w:rPr>
        <w:t>5.1.2.3</w:t>
      </w:r>
      <w:r>
        <w:rPr>
          <w:kern w:val="0"/>
          <w:sz w:val="24"/>
        </w:rPr>
        <w:tab/>
      </w:r>
      <w:r>
        <w:rPr>
          <w:kern w:val="0"/>
          <w:sz w:val="24"/>
        </w:rPr>
        <w:t>Pipe Jointing</w:t>
      </w:r>
    </w:p>
    <w:p w14:paraId="6BB5EA71">
      <w:pPr>
        <w:autoSpaceDE w:val="0"/>
        <w:autoSpaceDN w:val="0"/>
        <w:adjustRightInd w:val="0"/>
        <w:spacing w:line="240" w:lineRule="exact"/>
        <w:rPr>
          <w:kern w:val="0"/>
          <w:sz w:val="24"/>
        </w:rPr>
      </w:pPr>
    </w:p>
    <w:p w14:paraId="6CF81A22">
      <w:pPr>
        <w:autoSpaceDE w:val="0"/>
        <w:autoSpaceDN w:val="0"/>
        <w:adjustRightInd w:val="0"/>
        <w:ind w:left="963"/>
        <w:rPr>
          <w:kern w:val="0"/>
          <w:sz w:val="24"/>
        </w:rPr>
      </w:pPr>
      <w:r>
        <w:rPr>
          <w:rFonts w:hint="eastAsia"/>
          <w:kern w:val="0"/>
          <w:sz w:val="24"/>
        </w:rPr>
        <w:t>In general,</w:t>
      </w:r>
      <w:r>
        <w:rPr>
          <w:kern w:val="0"/>
          <w:sz w:val="24"/>
        </w:rPr>
        <w:t xml:space="preserve"> the welded sleeve joints, butt welding and flange connection shall be applied to </w:t>
      </w:r>
      <w:r>
        <w:rPr>
          <w:rFonts w:hint="eastAsia"/>
          <w:kern w:val="0"/>
          <w:sz w:val="24"/>
        </w:rPr>
        <w:t xml:space="preserve">steel </w:t>
      </w:r>
      <w:r>
        <w:rPr>
          <w:kern w:val="0"/>
          <w:sz w:val="24"/>
        </w:rPr>
        <w:t>pipe, joints, fittings, machinery and where necessary according to the Builder’s practice.</w:t>
      </w:r>
    </w:p>
    <w:p w14:paraId="114D2DE2">
      <w:pPr>
        <w:autoSpaceDE w:val="0"/>
        <w:autoSpaceDN w:val="0"/>
        <w:adjustRightInd w:val="0"/>
        <w:spacing w:line="240" w:lineRule="exact"/>
        <w:rPr>
          <w:kern w:val="0"/>
          <w:sz w:val="24"/>
        </w:rPr>
      </w:pPr>
    </w:p>
    <w:p w14:paraId="549D4C41">
      <w:pPr>
        <w:autoSpaceDE w:val="0"/>
        <w:autoSpaceDN w:val="0"/>
        <w:adjustRightInd w:val="0"/>
        <w:ind w:left="963"/>
        <w:rPr>
          <w:kern w:val="0"/>
          <w:sz w:val="24"/>
        </w:rPr>
      </w:pPr>
      <w:r>
        <w:rPr>
          <w:kern w:val="0"/>
          <w:sz w:val="24"/>
        </w:rPr>
        <w:t>Pipe joint of ballast system and bilge system shall be of flange type as far as possible. The material of pipe connection shall be of the same material or similar to that of the</w:t>
      </w:r>
      <w:r>
        <w:rPr>
          <w:rFonts w:hint="eastAsia"/>
          <w:kern w:val="0"/>
          <w:sz w:val="24"/>
        </w:rPr>
        <w:t xml:space="preserve"> </w:t>
      </w:r>
      <w:r>
        <w:rPr>
          <w:kern w:val="0"/>
          <w:sz w:val="24"/>
        </w:rPr>
        <w:t>pipes connected, unless otherwise specified.</w:t>
      </w:r>
    </w:p>
    <w:p w14:paraId="69EE7A8B">
      <w:pPr>
        <w:autoSpaceDE w:val="0"/>
        <w:autoSpaceDN w:val="0"/>
        <w:adjustRightInd w:val="0"/>
        <w:spacing w:line="240" w:lineRule="exact"/>
        <w:rPr>
          <w:kern w:val="0"/>
          <w:sz w:val="24"/>
        </w:rPr>
      </w:pPr>
    </w:p>
    <w:p w14:paraId="143F8BE0">
      <w:pPr>
        <w:autoSpaceDE w:val="0"/>
        <w:autoSpaceDN w:val="0"/>
        <w:adjustRightInd w:val="0"/>
        <w:ind w:left="963"/>
        <w:rPr>
          <w:kern w:val="0"/>
          <w:sz w:val="24"/>
        </w:rPr>
      </w:pPr>
      <w:r>
        <w:rPr>
          <w:kern w:val="0"/>
          <w:sz w:val="24"/>
        </w:rPr>
        <w:t>In general, flange</w:t>
      </w:r>
      <w:r>
        <w:rPr>
          <w:rFonts w:hint="eastAsia"/>
          <w:kern w:val="0"/>
          <w:sz w:val="24"/>
        </w:rPr>
        <w:t xml:space="preserve"> joint</w:t>
      </w:r>
      <w:r>
        <w:rPr>
          <w:kern w:val="0"/>
          <w:sz w:val="24"/>
        </w:rPr>
        <w:t xml:space="preserve"> shall be of steel fillet weld-on type for steel piping </w:t>
      </w:r>
    </w:p>
    <w:p w14:paraId="29F3C1A3">
      <w:pPr>
        <w:autoSpaceDE w:val="0"/>
        <w:autoSpaceDN w:val="0"/>
        <w:adjustRightInd w:val="0"/>
        <w:spacing w:line="240" w:lineRule="exact"/>
        <w:rPr>
          <w:kern w:val="0"/>
          <w:sz w:val="24"/>
        </w:rPr>
      </w:pPr>
    </w:p>
    <w:p w14:paraId="567EAF46">
      <w:pPr>
        <w:autoSpaceDE w:val="0"/>
        <w:autoSpaceDN w:val="0"/>
        <w:adjustRightInd w:val="0"/>
        <w:ind w:left="963"/>
        <w:rPr>
          <w:kern w:val="0"/>
          <w:sz w:val="24"/>
        </w:rPr>
      </w:pPr>
      <w:r>
        <w:rPr>
          <w:kern w:val="0"/>
          <w:sz w:val="24"/>
        </w:rPr>
        <w:t>Preformed welding socket shall be used for high pressure steel pipe such as hydraulic oil line, etc.</w:t>
      </w:r>
    </w:p>
    <w:p w14:paraId="5944A037">
      <w:pPr>
        <w:autoSpaceDE w:val="0"/>
        <w:autoSpaceDN w:val="0"/>
        <w:adjustRightInd w:val="0"/>
        <w:spacing w:line="240" w:lineRule="exact"/>
        <w:rPr>
          <w:kern w:val="0"/>
          <w:sz w:val="24"/>
        </w:rPr>
      </w:pPr>
    </w:p>
    <w:p w14:paraId="5B7873A7">
      <w:pPr>
        <w:autoSpaceDE w:val="0"/>
        <w:autoSpaceDN w:val="0"/>
        <w:adjustRightInd w:val="0"/>
        <w:ind w:left="963"/>
        <w:rPr>
          <w:kern w:val="0"/>
          <w:sz w:val="24"/>
        </w:rPr>
      </w:pPr>
      <w:r>
        <w:rPr>
          <w:kern w:val="0"/>
          <w:sz w:val="24"/>
        </w:rPr>
        <w:t>Butt welding joint shall be applied for reducer, elbow, tee, and others except otherwise</w:t>
      </w:r>
      <w:r>
        <w:rPr>
          <w:rFonts w:hint="eastAsia"/>
          <w:kern w:val="0"/>
          <w:sz w:val="24"/>
        </w:rPr>
        <w:t xml:space="preserve"> </w:t>
      </w:r>
      <w:r>
        <w:rPr>
          <w:kern w:val="0"/>
          <w:sz w:val="24"/>
        </w:rPr>
        <w:t>specified.</w:t>
      </w:r>
    </w:p>
    <w:p w14:paraId="7CD6CD46">
      <w:pPr>
        <w:autoSpaceDE w:val="0"/>
        <w:autoSpaceDN w:val="0"/>
        <w:adjustRightInd w:val="0"/>
        <w:spacing w:line="240" w:lineRule="exact"/>
        <w:rPr>
          <w:kern w:val="0"/>
          <w:sz w:val="24"/>
        </w:rPr>
      </w:pPr>
    </w:p>
    <w:p w14:paraId="5681BA50">
      <w:pPr>
        <w:autoSpaceDE w:val="0"/>
        <w:autoSpaceDN w:val="0"/>
        <w:adjustRightInd w:val="0"/>
        <w:ind w:left="963"/>
        <w:rPr>
          <w:kern w:val="0"/>
          <w:sz w:val="24"/>
        </w:rPr>
      </w:pPr>
      <w:r>
        <w:rPr>
          <w:rFonts w:hint="eastAsia"/>
          <w:kern w:val="0"/>
          <w:sz w:val="24"/>
        </w:rPr>
        <w:t>Galvanized s</w:t>
      </w:r>
      <w:r>
        <w:rPr>
          <w:kern w:val="0"/>
          <w:sz w:val="24"/>
        </w:rPr>
        <w:t xml:space="preserve">teel hexagonal head bolts and nuts shall be used for piping in </w:t>
      </w:r>
      <w:r>
        <w:rPr>
          <w:rFonts w:hint="eastAsia"/>
          <w:kern w:val="0"/>
          <w:sz w:val="24"/>
        </w:rPr>
        <w:t xml:space="preserve">ballast </w:t>
      </w:r>
      <w:r>
        <w:rPr>
          <w:kern w:val="0"/>
          <w:sz w:val="24"/>
        </w:rPr>
        <w:t>water tank, weather deck, etc.</w:t>
      </w:r>
    </w:p>
    <w:p w14:paraId="51A7B9CA">
      <w:pPr>
        <w:autoSpaceDE w:val="0"/>
        <w:autoSpaceDN w:val="0"/>
        <w:adjustRightInd w:val="0"/>
        <w:spacing w:line="240" w:lineRule="exact"/>
        <w:rPr>
          <w:kern w:val="0"/>
          <w:sz w:val="24"/>
        </w:rPr>
      </w:pPr>
    </w:p>
    <w:p w14:paraId="2F80E3D8">
      <w:pPr>
        <w:autoSpaceDE w:val="0"/>
        <w:autoSpaceDN w:val="0"/>
        <w:adjustRightInd w:val="0"/>
        <w:ind w:left="963"/>
        <w:rPr>
          <w:kern w:val="0"/>
          <w:sz w:val="24"/>
        </w:rPr>
      </w:pPr>
      <w:r>
        <w:rPr>
          <w:kern w:val="0"/>
          <w:sz w:val="24"/>
        </w:rPr>
        <w:t>Metric threaded and/or welded type unions may be used at dismantling point of small bore steel pipe or non-ferrous tubes.</w:t>
      </w:r>
    </w:p>
    <w:p w14:paraId="603679D0">
      <w:pPr>
        <w:autoSpaceDE w:val="0"/>
        <w:autoSpaceDN w:val="0"/>
        <w:adjustRightInd w:val="0"/>
        <w:spacing w:line="240" w:lineRule="exact"/>
        <w:rPr>
          <w:kern w:val="0"/>
          <w:sz w:val="26"/>
          <w:szCs w:val="26"/>
        </w:rPr>
      </w:pPr>
    </w:p>
    <w:p w14:paraId="7C89ACD4">
      <w:pPr>
        <w:autoSpaceDE w:val="0"/>
        <w:autoSpaceDN w:val="0"/>
        <w:adjustRightInd w:val="0"/>
        <w:ind w:left="963"/>
        <w:rPr>
          <w:kern w:val="0"/>
          <w:sz w:val="24"/>
        </w:rPr>
      </w:pPr>
      <w:r>
        <w:rPr>
          <w:kern w:val="0"/>
          <w:sz w:val="24"/>
        </w:rPr>
        <w:t xml:space="preserve">For copper or aluminum brass piping, </w:t>
      </w:r>
      <w:r>
        <w:rPr>
          <w:rFonts w:hint="eastAsia"/>
          <w:kern w:val="0"/>
          <w:sz w:val="24"/>
        </w:rPr>
        <w:t>braze union or bite joint or sleeve</w:t>
      </w:r>
      <w:r>
        <w:rPr>
          <w:kern w:val="0"/>
          <w:sz w:val="24"/>
        </w:rPr>
        <w:t xml:space="preserve"> shall</w:t>
      </w:r>
      <w:r>
        <w:rPr>
          <w:rFonts w:hint="eastAsia"/>
          <w:kern w:val="0"/>
          <w:sz w:val="24"/>
        </w:rPr>
        <w:t xml:space="preserve"> </w:t>
      </w:r>
      <w:r>
        <w:rPr>
          <w:kern w:val="0"/>
          <w:sz w:val="24"/>
        </w:rPr>
        <w:t>be applied for small bore pipes and screw union for large bore pipes.</w:t>
      </w:r>
    </w:p>
    <w:p w14:paraId="468009A1">
      <w:pPr>
        <w:autoSpaceDE w:val="0"/>
        <w:autoSpaceDN w:val="0"/>
        <w:adjustRightInd w:val="0"/>
        <w:spacing w:line="240" w:lineRule="exact"/>
        <w:rPr>
          <w:kern w:val="0"/>
          <w:sz w:val="24"/>
        </w:rPr>
      </w:pPr>
    </w:p>
    <w:p w14:paraId="662CBF87">
      <w:pPr>
        <w:autoSpaceDE w:val="0"/>
        <w:autoSpaceDN w:val="0"/>
        <w:adjustRightInd w:val="0"/>
        <w:ind w:left="963"/>
        <w:rPr>
          <w:kern w:val="0"/>
          <w:sz w:val="24"/>
        </w:rPr>
      </w:pPr>
      <w:r>
        <w:rPr>
          <w:rFonts w:hint="eastAsia"/>
          <w:b/>
          <w:i/>
          <w:kern w:val="0"/>
          <w:sz w:val="24"/>
        </w:rPr>
        <w:t xml:space="preserve">U bends, </w:t>
      </w:r>
      <w:r>
        <w:rPr>
          <w:b/>
          <w:i/>
          <w:kern w:val="0"/>
          <w:sz w:val="24"/>
        </w:rPr>
        <w:t>where not practical the joint must be inspected prior fitting the sliding coupling by owner’s site team</w:t>
      </w:r>
      <w:r>
        <w:rPr>
          <w:rFonts w:hint="eastAsia"/>
          <w:b/>
          <w:i/>
          <w:kern w:val="0"/>
          <w:sz w:val="24"/>
        </w:rPr>
        <w:t xml:space="preserve">, such as ballast water pipe and bilge pipes in pipe duct, </w:t>
      </w:r>
      <w:r>
        <w:rPr>
          <w:kern w:val="0"/>
          <w:sz w:val="24"/>
        </w:rPr>
        <w:t>shall be generally used for ballast, bilge, fire main, cable protection lines, etc., where necessary</w:t>
      </w:r>
      <w:r>
        <w:rPr>
          <w:rFonts w:hint="eastAsia"/>
          <w:kern w:val="0"/>
          <w:sz w:val="24"/>
        </w:rPr>
        <w:t>,</w:t>
      </w:r>
      <w:r>
        <w:rPr>
          <w:kern w:val="0"/>
          <w:sz w:val="24"/>
        </w:rPr>
        <w:t xml:space="preserve"> to compensate </w:t>
      </w:r>
      <w:r>
        <w:rPr>
          <w:rFonts w:hint="eastAsia"/>
          <w:kern w:val="0"/>
          <w:sz w:val="24"/>
        </w:rPr>
        <w:t xml:space="preserve">for </w:t>
      </w:r>
      <w:r>
        <w:rPr>
          <w:kern w:val="0"/>
          <w:sz w:val="24"/>
        </w:rPr>
        <w:t>the pipes expansion and contraction.</w:t>
      </w:r>
    </w:p>
    <w:p w14:paraId="03BA153E">
      <w:pPr>
        <w:autoSpaceDE w:val="0"/>
        <w:autoSpaceDN w:val="0"/>
        <w:adjustRightInd w:val="0"/>
        <w:spacing w:line="240" w:lineRule="exact"/>
        <w:rPr>
          <w:kern w:val="0"/>
          <w:sz w:val="26"/>
          <w:szCs w:val="26"/>
        </w:rPr>
      </w:pPr>
    </w:p>
    <w:p w14:paraId="14D391F2">
      <w:pPr>
        <w:autoSpaceDE w:val="0"/>
        <w:autoSpaceDN w:val="0"/>
        <w:adjustRightInd w:val="0"/>
        <w:spacing w:line="240" w:lineRule="exact"/>
        <w:rPr>
          <w:kern w:val="0"/>
          <w:sz w:val="26"/>
          <w:szCs w:val="26"/>
        </w:rPr>
      </w:pPr>
    </w:p>
    <w:p w14:paraId="548AAF3F">
      <w:pPr>
        <w:autoSpaceDE w:val="0"/>
        <w:autoSpaceDN w:val="0"/>
        <w:adjustRightInd w:val="0"/>
        <w:ind w:left="963"/>
        <w:rPr>
          <w:kern w:val="0"/>
          <w:sz w:val="24"/>
        </w:rPr>
      </w:pPr>
      <w:r>
        <w:rPr>
          <w:kern w:val="0"/>
          <w:sz w:val="24"/>
        </w:rPr>
        <w:t xml:space="preserve">Offset expansion bends (Loop) </w:t>
      </w:r>
      <w:r>
        <w:rPr>
          <w:rFonts w:hint="eastAsia"/>
          <w:kern w:val="0"/>
          <w:sz w:val="24"/>
        </w:rPr>
        <w:t>shall</w:t>
      </w:r>
      <w:r>
        <w:rPr>
          <w:kern w:val="0"/>
          <w:sz w:val="24"/>
        </w:rPr>
        <w:t xml:space="preserve"> be applied to compressed air line, steam line, high pressure hydraulic oil lines and wherever practicable.</w:t>
      </w:r>
    </w:p>
    <w:p w14:paraId="0D32523C">
      <w:pPr>
        <w:autoSpaceDE w:val="0"/>
        <w:autoSpaceDN w:val="0"/>
        <w:adjustRightInd w:val="0"/>
        <w:spacing w:line="240" w:lineRule="exact"/>
        <w:rPr>
          <w:kern w:val="0"/>
          <w:sz w:val="24"/>
        </w:rPr>
      </w:pPr>
    </w:p>
    <w:p w14:paraId="16BD8E4F">
      <w:pPr>
        <w:tabs>
          <w:tab w:val="left" w:pos="960"/>
        </w:tabs>
        <w:autoSpaceDE w:val="0"/>
        <w:autoSpaceDN w:val="0"/>
        <w:adjustRightInd w:val="0"/>
        <w:ind w:left="114"/>
        <w:rPr>
          <w:kern w:val="0"/>
          <w:sz w:val="24"/>
        </w:rPr>
      </w:pPr>
      <w:r>
        <w:rPr>
          <w:rFonts w:hint="eastAsia"/>
          <w:kern w:val="0"/>
          <w:sz w:val="24"/>
        </w:rPr>
        <w:t>5.1.2.4</w:t>
      </w:r>
      <w:r>
        <w:rPr>
          <w:kern w:val="0"/>
          <w:sz w:val="24"/>
        </w:rPr>
        <w:tab/>
      </w:r>
      <w:r>
        <w:rPr>
          <w:kern w:val="0"/>
          <w:sz w:val="24"/>
        </w:rPr>
        <w:t>Bulkhead and Deck Penetrations</w:t>
      </w:r>
    </w:p>
    <w:p w14:paraId="1A4B62E6">
      <w:pPr>
        <w:autoSpaceDE w:val="0"/>
        <w:autoSpaceDN w:val="0"/>
        <w:adjustRightInd w:val="0"/>
        <w:spacing w:line="240" w:lineRule="exact"/>
        <w:rPr>
          <w:kern w:val="0"/>
          <w:sz w:val="24"/>
        </w:rPr>
      </w:pPr>
    </w:p>
    <w:p w14:paraId="1F2B867B">
      <w:pPr>
        <w:tabs>
          <w:tab w:val="left" w:pos="9340"/>
        </w:tabs>
        <w:autoSpaceDE w:val="0"/>
        <w:autoSpaceDN w:val="0"/>
        <w:adjustRightInd w:val="0"/>
        <w:ind w:left="963"/>
        <w:rPr>
          <w:kern w:val="0"/>
          <w:sz w:val="24"/>
        </w:rPr>
      </w:pPr>
      <w:r>
        <w:rPr>
          <w:kern w:val="0"/>
          <w:sz w:val="24"/>
        </w:rPr>
        <w:t>Where the pip</w:t>
      </w:r>
      <w:r>
        <w:rPr>
          <w:rFonts w:hint="eastAsia"/>
          <w:kern w:val="0"/>
          <w:sz w:val="24"/>
        </w:rPr>
        <w:t>e lines</w:t>
      </w:r>
      <w:r>
        <w:rPr>
          <w:kern w:val="0"/>
          <w:sz w:val="24"/>
        </w:rPr>
        <w:t xml:space="preserve"> pass through the watertight or oil tight bulkheads and decks</w:t>
      </w:r>
      <w:r>
        <w:rPr>
          <w:rFonts w:hint="eastAsia"/>
          <w:kern w:val="0"/>
          <w:sz w:val="24"/>
        </w:rPr>
        <w:t xml:space="preserve">, </w:t>
      </w:r>
      <w:r>
        <w:rPr>
          <w:kern w:val="0"/>
          <w:sz w:val="24"/>
        </w:rPr>
        <w:t>the bulkhead or deck shall be sufficiently compensated, where necessary, in accordance with the requirements of the Classification Society.</w:t>
      </w:r>
    </w:p>
    <w:p w14:paraId="33F62E27">
      <w:pPr>
        <w:autoSpaceDE w:val="0"/>
        <w:autoSpaceDN w:val="0"/>
        <w:adjustRightInd w:val="0"/>
        <w:spacing w:line="240" w:lineRule="exact"/>
        <w:rPr>
          <w:kern w:val="0"/>
          <w:sz w:val="24"/>
        </w:rPr>
      </w:pPr>
    </w:p>
    <w:p w14:paraId="7DEA8324">
      <w:pPr>
        <w:autoSpaceDE w:val="0"/>
        <w:autoSpaceDN w:val="0"/>
        <w:adjustRightInd w:val="0"/>
        <w:ind w:left="963"/>
        <w:rPr>
          <w:kern w:val="0"/>
          <w:sz w:val="24"/>
        </w:rPr>
      </w:pPr>
      <w:r>
        <w:rPr>
          <w:kern w:val="0"/>
          <w:sz w:val="24"/>
        </w:rPr>
        <w:t xml:space="preserve">The </w:t>
      </w:r>
      <w:r>
        <w:rPr>
          <w:rFonts w:hint="eastAsia"/>
          <w:kern w:val="0"/>
          <w:sz w:val="24"/>
        </w:rPr>
        <w:t xml:space="preserve">standard </w:t>
      </w:r>
      <w:r>
        <w:rPr>
          <w:kern w:val="0"/>
          <w:sz w:val="24"/>
        </w:rPr>
        <w:t>penetration pieces shall be</w:t>
      </w:r>
      <w:r>
        <w:rPr>
          <w:rFonts w:hint="eastAsia"/>
          <w:kern w:val="0"/>
          <w:sz w:val="24"/>
        </w:rPr>
        <w:t xml:space="preserve"> complied with class requirement.</w:t>
      </w:r>
      <w:r>
        <w:rPr>
          <w:kern w:val="0"/>
          <w:sz w:val="24"/>
        </w:rPr>
        <w:t xml:space="preserve"> </w:t>
      </w:r>
    </w:p>
    <w:p w14:paraId="4EA8C005">
      <w:pPr>
        <w:autoSpaceDE w:val="0"/>
        <w:autoSpaceDN w:val="0"/>
        <w:adjustRightInd w:val="0"/>
        <w:spacing w:line="240" w:lineRule="exact"/>
        <w:rPr>
          <w:kern w:val="0"/>
          <w:sz w:val="24"/>
        </w:rPr>
      </w:pPr>
    </w:p>
    <w:p w14:paraId="63DF5F23">
      <w:pPr>
        <w:autoSpaceDE w:val="0"/>
        <w:autoSpaceDN w:val="0"/>
        <w:adjustRightInd w:val="0"/>
        <w:ind w:left="963"/>
        <w:rPr>
          <w:kern w:val="0"/>
          <w:sz w:val="24"/>
        </w:rPr>
      </w:pPr>
      <w:r>
        <w:rPr>
          <w:kern w:val="0"/>
          <w:sz w:val="24"/>
        </w:rPr>
        <w:t>The connections through the insulated bulkheads shall be of suitable length to permit access to flange connections without disturbing the insulations.</w:t>
      </w:r>
    </w:p>
    <w:p w14:paraId="4CC57609">
      <w:pPr>
        <w:autoSpaceDE w:val="0"/>
        <w:autoSpaceDN w:val="0"/>
        <w:adjustRightInd w:val="0"/>
        <w:spacing w:line="240" w:lineRule="exact"/>
        <w:rPr>
          <w:kern w:val="0"/>
          <w:sz w:val="24"/>
        </w:rPr>
      </w:pPr>
    </w:p>
    <w:p w14:paraId="5B9F5A06">
      <w:pPr>
        <w:autoSpaceDE w:val="0"/>
        <w:autoSpaceDN w:val="0"/>
        <w:adjustRightInd w:val="0"/>
        <w:ind w:left="963"/>
        <w:rPr>
          <w:kern w:val="0"/>
          <w:sz w:val="24"/>
        </w:rPr>
      </w:pPr>
      <w:r>
        <w:rPr>
          <w:kern w:val="0"/>
          <w:sz w:val="24"/>
        </w:rPr>
        <w:t>Full penetration at the side shel</w:t>
      </w:r>
      <w:r>
        <w:rPr>
          <w:rFonts w:hint="eastAsia"/>
          <w:kern w:val="0"/>
          <w:sz w:val="24"/>
        </w:rPr>
        <w:t xml:space="preserve">l </w:t>
      </w:r>
      <w:r>
        <w:rPr>
          <w:kern w:val="0"/>
          <w:sz w:val="24"/>
        </w:rPr>
        <w:t xml:space="preserve">welding and </w:t>
      </w:r>
      <w:r>
        <w:rPr>
          <w:rFonts w:hint="eastAsia"/>
          <w:kern w:val="0"/>
          <w:sz w:val="24"/>
        </w:rPr>
        <w:t>inspection</w:t>
      </w:r>
      <w:r>
        <w:rPr>
          <w:kern w:val="0"/>
          <w:sz w:val="24"/>
        </w:rPr>
        <w:t xml:space="preserve"> shall be performed </w:t>
      </w:r>
      <w:r>
        <w:rPr>
          <w:rFonts w:hint="eastAsia"/>
          <w:kern w:val="0"/>
          <w:sz w:val="24"/>
        </w:rPr>
        <w:t>according to rule and standards.</w:t>
      </w:r>
    </w:p>
    <w:p w14:paraId="7C700C6E">
      <w:pPr>
        <w:autoSpaceDE w:val="0"/>
        <w:autoSpaceDN w:val="0"/>
        <w:adjustRightInd w:val="0"/>
        <w:ind w:left="963"/>
        <w:rPr>
          <w:kern w:val="0"/>
          <w:sz w:val="24"/>
        </w:rPr>
      </w:pPr>
    </w:p>
    <w:p w14:paraId="28868C90">
      <w:pPr>
        <w:autoSpaceDE w:val="0"/>
        <w:autoSpaceDN w:val="0"/>
        <w:adjustRightInd w:val="0"/>
        <w:spacing w:line="240" w:lineRule="exact"/>
        <w:rPr>
          <w:kern w:val="0"/>
          <w:sz w:val="24"/>
        </w:rPr>
      </w:pPr>
    </w:p>
    <w:p w14:paraId="0B4D160C">
      <w:pPr>
        <w:tabs>
          <w:tab w:val="left" w:pos="960"/>
        </w:tabs>
        <w:autoSpaceDE w:val="0"/>
        <w:autoSpaceDN w:val="0"/>
        <w:adjustRightInd w:val="0"/>
        <w:ind w:left="114"/>
        <w:rPr>
          <w:kern w:val="0"/>
          <w:sz w:val="24"/>
        </w:rPr>
      </w:pPr>
      <w:r>
        <w:rPr>
          <w:rFonts w:hint="eastAsia"/>
          <w:kern w:val="0"/>
          <w:sz w:val="24"/>
        </w:rPr>
        <w:t>5.1.2.5</w:t>
      </w:r>
      <w:r>
        <w:rPr>
          <w:kern w:val="0"/>
          <w:sz w:val="24"/>
        </w:rPr>
        <w:tab/>
      </w:r>
      <w:r>
        <w:rPr>
          <w:kern w:val="0"/>
          <w:sz w:val="24"/>
        </w:rPr>
        <w:t>Tees, Bends, and Other Fittings Etc.</w:t>
      </w:r>
    </w:p>
    <w:p w14:paraId="375614D2">
      <w:pPr>
        <w:autoSpaceDE w:val="0"/>
        <w:autoSpaceDN w:val="0"/>
        <w:adjustRightInd w:val="0"/>
        <w:spacing w:before="4"/>
        <w:rPr>
          <w:kern w:val="0"/>
          <w:sz w:val="24"/>
        </w:rPr>
      </w:pPr>
    </w:p>
    <w:p w14:paraId="379F2D54">
      <w:pPr>
        <w:autoSpaceDE w:val="0"/>
        <w:autoSpaceDN w:val="0"/>
        <w:adjustRightInd w:val="0"/>
        <w:ind w:left="963"/>
        <w:rPr>
          <w:kern w:val="0"/>
          <w:sz w:val="24"/>
        </w:rPr>
      </w:pPr>
      <w:r>
        <w:rPr>
          <w:kern w:val="0"/>
          <w:sz w:val="24"/>
        </w:rPr>
        <w:t>Branch pipes for low pressure piping up to 5MPa shall be welded directly to the main pipe.</w:t>
      </w:r>
    </w:p>
    <w:p w14:paraId="18C88D35">
      <w:pPr>
        <w:autoSpaceDE w:val="0"/>
        <w:autoSpaceDN w:val="0"/>
        <w:adjustRightInd w:val="0"/>
        <w:spacing w:line="240" w:lineRule="exact"/>
        <w:rPr>
          <w:kern w:val="0"/>
          <w:sz w:val="24"/>
        </w:rPr>
      </w:pPr>
    </w:p>
    <w:p w14:paraId="63FF013A">
      <w:pPr>
        <w:autoSpaceDE w:val="0"/>
        <w:autoSpaceDN w:val="0"/>
        <w:adjustRightInd w:val="0"/>
        <w:spacing w:before="56"/>
        <w:ind w:left="963"/>
        <w:rPr>
          <w:kern w:val="0"/>
          <w:sz w:val="24"/>
        </w:rPr>
      </w:pPr>
      <w:r>
        <w:rPr>
          <w:kern w:val="0"/>
          <w:sz w:val="24"/>
        </w:rPr>
        <w:t>For high pressure pipes of DN40</w:t>
      </w:r>
      <w:r>
        <w:rPr>
          <w:rFonts w:hint="eastAsia"/>
          <w:kern w:val="0"/>
          <w:sz w:val="24"/>
        </w:rPr>
        <w:t xml:space="preserve"> </w:t>
      </w:r>
      <w:r>
        <w:rPr>
          <w:kern w:val="0"/>
          <w:sz w:val="24"/>
        </w:rPr>
        <w:t>mm and below, socket welding type tee shall be used. Standard elbow pieces and reducers shall be of fabricated steel made by electric ar</w:t>
      </w:r>
      <w:r>
        <w:rPr>
          <w:rFonts w:hint="eastAsia"/>
          <w:kern w:val="0"/>
          <w:sz w:val="24"/>
        </w:rPr>
        <w:t xml:space="preserve">c </w:t>
      </w:r>
      <w:r>
        <w:rPr>
          <w:kern w:val="0"/>
          <w:position w:val="1"/>
          <w:sz w:val="24"/>
        </w:rPr>
        <w:t>welding.</w:t>
      </w:r>
    </w:p>
    <w:p w14:paraId="483349A9">
      <w:pPr>
        <w:autoSpaceDE w:val="0"/>
        <w:autoSpaceDN w:val="0"/>
        <w:adjustRightInd w:val="0"/>
        <w:spacing w:line="240" w:lineRule="exact"/>
        <w:rPr>
          <w:kern w:val="0"/>
          <w:sz w:val="24"/>
        </w:rPr>
      </w:pPr>
    </w:p>
    <w:p w14:paraId="66E94563">
      <w:pPr>
        <w:autoSpaceDE w:val="0"/>
        <w:autoSpaceDN w:val="0"/>
        <w:adjustRightInd w:val="0"/>
        <w:ind w:left="963"/>
        <w:rPr>
          <w:kern w:val="0"/>
          <w:sz w:val="24"/>
        </w:rPr>
      </w:pPr>
      <w:r>
        <w:rPr>
          <w:kern w:val="0"/>
          <w:sz w:val="24"/>
        </w:rPr>
        <w:t>Fittings forming a part of pipe shall be of the equivalent material as jointing pipes in general.</w:t>
      </w:r>
    </w:p>
    <w:p w14:paraId="24C2EB83">
      <w:pPr>
        <w:autoSpaceDE w:val="0"/>
        <w:autoSpaceDN w:val="0"/>
        <w:adjustRightInd w:val="0"/>
        <w:spacing w:line="240" w:lineRule="exact"/>
        <w:rPr>
          <w:kern w:val="0"/>
          <w:sz w:val="24"/>
        </w:rPr>
      </w:pPr>
    </w:p>
    <w:p w14:paraId="06D853DA">
      <w:pPr>
        <w:autoSpaceDE w:val="0"/>
        <w:autoSpaceDN w:val="0"/>
        <w:adjustRightInd w:val="0"/>
        <w:ind w:left="963"/>
        <w:rPr>
          <w:kern w:val="0"/>
          <w:sz w:val="24"/>
        </w:rPr>
      </w:pPr>
      <w:r>
        <w:rPr>
          <w:kern w:val="0"/>
          <w:sz w:val="24"/>
        </w:rPr>
        <w:t>As a standard for steel and non-ferrous pipes, pipe bending shall be carried out by means</w:t>
      </w:r>
      <w:r>
        <w:rPr>
          <w:rFonts w:hint="eastAsia"/>
          <w:kern w:val="0"/>
          <w:sz w:val="24"/>
        </w:rPr>
        <w:t xml:space="preserve"> </w:t>
      </w:r>
      <w:r>
        <w:rPr>
          <w:kern w:val="0"/>
          <w:sz w:val="24"/>
        </w:rPr>
        <w:t>of cold bending machine, to maximum practicable according to the Builder’s facility.</w:t>
      </w:r>
    </w:p>
    <w:p w14:paraId="36C4F7B3">
      <w:pPr>
        <w:autoSpaceDE w:val="0"/>
        <w:autoSpaceDN w:val="0"/>
        <w:adjustRightInd w:val="0"/>
        <w:spacing w:line="240" w:lineRule="exact"/>
        <w:rPr>
          <w:kern w:val="0"/>
          <w:sz w:val="24"/>
        </w:rPr>
      </w:pPr>
    </w:p>
    <w:p w14:paraId="00B472D0">
      <w:pPr>
        <w:autoSpaceDE w:val="0"/>
        <w:autoSpaceDN w:val="0"/>
        <w:adjustRightInd w:val="0"/>
        <w:ind w:left="963"/>
        <w:rPr>
          <w:kern w:val="0"/>
          <w:sz w:val="24"/>
        </w:rPr>
      </w:pPr>
      <w:r>
        <w:rPr>
          <w:kern w:val="0"/>
          <w:sz w:val="24"/>
        </w:rPr>
        <w:t>If cold bending is not applicable or small bending radius is necessary to facilitate the</w:t>
      </w:r>
      <w:r>
        <w:rPr>
          <w:rFonts w:hint="eastAsia"/>
          <w:kern w:val="0"/>
          <w:sz w:val="24"/>
        </w:rPr>
        <w:t xml:space="preserve"> </w:t>
      </w:r>
      <w:r>
        <w:rPr>
          <w:kern w:val="0"/>
          <w:sz w:val="24"/>
        </w:rPr>
        <w:t>piping arrangement, high frequency induction bending or butt-welding elbow shall be used</w:t>
      </w:r>
      <w:r>
        <w:rPr>
          <w:rFonts w:hint="eastAsia"/>
          <w:kern w:val="0"/>
          <w:sz w:val="24"/>
        </w:rPr>
        <w:t xml:space="preserve">. </w:t>
      </w:r>
    </w:p>
    <w:p w14:paraId="4A853F9C">
      <w:pPr>
        <w:autoSpaceDE w:val="0"/>
        <w:autoSpaceDN w:val="0"/>
        <w:adjustRightInd w:val="0"/>
        <w:spacing w:line="240" w:lineRule="exact"/>
        <w:rPr>
          <w:kern w:val="0"/>
          <w:sz w:val="24"/>
        </w:rPr>
      </w:pPr>
    </w:p>
    <w:p w14:paraId="7F0F5C5F">
      <w:pPr>
        <w:autoSpaceDE w:val="0"/>
        <w:autoSpaceDN w:val="0"/>
        <w:adjustRightInd w:val="0"/>
        <w:spacing w:line="240" w:lineRule="exact"/>
        <w:rPr>
          <w:kern w:val="0"/>
          <w:sz w:val="24"/>
        </w:rPr>
      </w:pPr>
    </w:p>
    <w:p w14:paraId="095DF686">
      <w:pPr>
        <w:autoSpaceDE w:val="0"/>
        <w:autoSpaceDN w:val="0"/>
        <w:adjustRightInd w:val="0"/>
        <w:ind w:left="963"/>
        <w:rPr>
          <w:kern w:val="0"/>
          <w:sz w:val="24"/>
        </w:rPr>
      </w:pPr>
      <w:r>
        <w:rPr>
          <w:kern w:val="0"/>
          <w:sz w:val="24"/>
        </w:rPr>
        <w:t>The loose fittings (Filters, Strainers, Traps, Rose Box, Mud Box, Rose Plates, Plugs, Nozzles, Orifice, expansion couplings, separators, air pipe heads, etc.)</w:t>
      </w:r>
      <w:r>
        <w:rPr>
          <w:rFonts w:hint="eastAsia"/>
          <w:kern w:val="0"/>
          <w:sz w:val="24"/>
        </w:rPr>
        <w:t xml:space="preserve"> </w:t>
      </w:r>
      <w:r>
        <w:rPr>
          <w:kern w:val="0"/>
          <w:sz w:val="24"/>
        </w:rPr>
        <w:t>shall be selected by pipe size, line pressure and pipe line material according to Builder’s practice.</w:t>
      </w:r>
    </w:p>
    <w:p w14:paraId="7E185525">
      <w:pPr>
        <w:autoSpaceDE w:val="0"/>
        <w:autoSpaceDN w:val="0"/>
        <w:adjustRightInd w:val="0"/>
        <w:spacing w:line="240" w:lineRule="exact"/>
        <w:rPr>
          <w:kern w:val="0"/>
          <w:sz w:val="24"/>
        </w:rPr>
      </w:pPr>
    </w:p>
    <w:p w14:paraId="38B1F902">
      <w:pPr>
        <w:tabs>
          <w:tab w:val="left" w:pos="960"/>
        </w:tabs>
        <w:autoSpaceDE w:val="0"/>
        <w:autoSpaceDN w:val="0"/>
        <w:adjustRightInd w:val="0"/>
        <w:ind w:left="114"/>
        <w:rPr>
          <w:kern w:val="0"/>
          <w:sz w:val="24"/>
        </w:rPr>
      </w:pPr>
      <w:r>
        <w:rPr>
          <w:rFonts w:hint="eastAsia"/>
          <w:kern w:val="0"/>
          <w:sz w:val="24"/>
        </w:rPr>
        <w:t>5.1.2.6</w:t>
      </w:r>
      <w:r>
        <w:rPr>
          <w:kern w:val="0"/>
          <w:sz w:val="24"/>
        </w:rPr>
        <w:tab/>
      </w:r>
      <w:r>
        <w:rPr>
          <w:kern w:val="0"/>
          <w:sz w:val="24"/>
        </w:rPr>
        <w:t>Suction Bell Mouth</w:t>
      </w:r>
    </w:p>
    <w:p w14:paraId="3856DBA6">
      <w:pPr>
        <w:autoSpaceDE w:val="0"/>
        <w:autoSpaceDN w:val="0"/>
        <w:adjustRightInd w:val="0"/>
        <w:spacing w:line="240" w:lineRule="exact"/>
        <w:rPr>
          <w:kern w:val="0"/>
          <w:sz w:val="24"/>
        </w:rPr>
      </w:pPr>
    </w:p>
    <w:p w14:paraId="26AE4E5D">
      <w:pPr>
        <w:autoSpaceDE w:val="0"/>
        <w:autoSpaceDN w:val="0"/>
        <w:adjustRightInd w:val="0"/>
        <w:ind w:left="963"/>
        <w:rPr>
          <w:kern w:val="0"/>
          <w:sz w:val="24"/>
        </w:rPr>
      </w:pPr>
      <w:r>
        <w:rPr>
          <w:kern w:val="0"/>
          <w:sz w:val="24"/>
        </w:rPr>
        <w:t>Inverted hopper shape suction bell mouth fabricated of</w:t>
      </w:r>
      <w:r>
        <w:rPr>
          <w:rFonts w:hint="eastAsia"/>
          <w:kern w:val="0"/>
          <w:sz w:val="24"/>
        </w:rPr>
        <w:t xml:space="preserve"> </w:t>
      </w:r>
      <w:r>
        <w:rPr>
          <w:kern w:val="0"/>
          <w:sz w:val="24"/>
        </w:rPr>
        <w:t>mild steel shall be used in general</w:t>
      </w:r>
      <w:r>
        <w:rPr>
          <w:rFonts w:hint="eastAsia"/>
          <w:kern w:val="0"/>
          <w:sz w:val="24"/>
        </w:rPr>
        <w:t>,</w:t>
      </w:r>
      <w:r>
        <w:rPr>
          <w:kern w:val="0"/>
          <w:sz w:val="24"/>
        </w:rPr>
        <w:t>.</w:t>
      </w:r>
      <w:r>
        <w:rPr>
          <w:rFonts w:hint="eastAsia"/>
          <w:kern w:val="0"/>
          <w:sz w:val="24"/>
        </w:rPr>
        <w:t xml:space="preserve"> </w:t>
      </w:r>
    </w:p>
    <w:p w14:paraId="33A3DBED">
      <w:pPr>
        <w:autoSpaceDE w:val="0"/>
        <w:autoSpaceDN w:val="0"/>
        <w:adjustRightInd w:val="0"/>
        <w:spacing w:line="240" w:lineRule="exact"/>
        <w:rPr>
          <w:kern w:val="0"/>
          <w:sz w:val="24"/>
        </w:rPr>
      </w:pPr>
    </w:p>
    <w:p w14:paraId="32DCB064">
      <w:pPr>
        <w:autoSpaceDE w:val="0"/>
        <w:autoSpaceDN w:val="0"/>
        <w:adjustRightInd w:val="0"/>
        <w:ind w:left="963"/>
        <w:rPr>
          <w:kern w:val="0"/>
          <w:sz w:val="24"/>
        </w:rPr>
      </w:pPr>
      <w:r>
        <w:rPr>
          <w:kern w:val="0"/>
          <w:sz w:val="24"/>
        </w:rPr>
        <w:t>Doubl</w:t>
      </w:r>
      <w:r>
        <w:rPr>
          <w:rFonts w:hint="eastAsia"/>
          <w:kern w:val="0"/>
          <w:sz w:val="24"/>
        </w:rPr>
        <w:t>e plate</w:t>
      </w:r>
      <w:r>
        <w:rPr>
          <w:kern w:val="0"/>
          <w:sz w:val="24"/>
        </w:rPr>
        <w:t xml:space="preserve"> shall be installed below bell mouths (10mm).</w:t>
      </w:r>
    </w:p>
    <w:p w14:paraId="2A8965E8">
      <w:pPr>
        <w:autoSpaceDE w:val="0"/>
        <w:autoSpaceDN w:val="0"/>
        <w:adjustRightInd w:val="0"/>
        <w:spacing w:line="240" w:lineRule="exact"/>
        <w:rPr>
          <w:kern w:val="0"/>
          <w:sz w:val="24"/>
        </w:rPr>
      </w:pPr>
    </w:p>
    <w:p w14:paraId="6B90DAF0">
      <w:pPr>
        <w:autoSpaceDE w:val="0"/>
        <w:autoSpaceDN w:val="0"/>
        <w:adjustRightInd w:val="0"/>
        <w:ind w:left="963"/>
        <w:rPr>
          <w:kern w:val="0"/>
          <w:sz w:val="24"/>
        </w:rPr>
      </w:pPr>
      <w:r>
        <w:rPr>
          <w:kern w:val="0"/>
          <w:sz w:val="24"/>
        </w:rPr>
        <w:t>The clearance between suction bell mouth and tank bottom shall be Builder's standard.</w:t>
      </w:r>
    </w:p>
    <w:p w14:paraId="2F0CDBF8">
      <w:pPr>
        <w:autoSpaceDE w:val="0"/>
        <w:autoSpaceDN w:val="0"/>
        <w:adjustRightInd w:val="0"/>
        <w:ind w:left="963"/>
        <w:rPr>
          <w:kern w:val="0"/>
          <w:sz w:val="24"/>
        </w:rPr>
      </w:pPr>
    </w:p>
    <w:p w14:paraId="03AC1017">
      <w:pPr>
        <w:autoSpaceDE w:val="0"/>
        <w:autoSpaceDN w:val="0"/>
        <w:adjustRightInd w:val="0"/>
        <w:spacing w:line="240" w:lineRule="exact"/>
        <w:rPr>
          <w:kern w:val="0"/>
          <w:sz w:val="24"/>
        </w:rPr>
      </w:pPr>
    </w:p>
    <w:p w14:paraId="7B044F24">
      <w:pPr>
        <w:tabs>
          <w:tab w:val="left" w:pos="960"/>
        </w:tabs>
        <w:autoSpaceDE w:val="0"/>
        <w:autoSpaceDN w:val="0"/>
        <w:adjustRightInd w:val="0"/>
        <w:ind w:left="114"/>
        <w:rPr>
          <w:kern w:val="0"/>
          <w:sz w:val="24"/>
        </w:rPr>
      </w:pPr>
      <w:r>
        <w:rPr>
          <w:rFonts w:hint="eastAsia"/>
          <w:kern w:val="0"/>
          <w:sz w:val="24"/>
        </w:rPr>
        <w:t>5.1.2.7</w:t>
      </w:r>
      <w:r>
        <w:rPr>
          <w:kern w:val="0"/>
          <w:sz w:val="24"/>
        </w:rPr>
        <w:tab/>
      </w:r>
      <w:r>
        <w:rPr>
          <w:kern w:val="0"/>
          <w:sz w:val="24"/>
        </w:rPr>
        <w:t>Gasket and Packing</w:t>
      </w:r>
    </w:p>
    <w:p w14:paraId="57271911">
      <w:pPr>
        <w:autoSpaceDE w:val="0"/>
        <w:autoSpaceDN w:val="0"/>
        <w:adjustRightInd w:val="0"/>
        <w:spacing w:line="240" w:lineRule="exact"/>
        <w:rPr>
          <w:kern w:val="0"/>
          <w:sz w:val="24"/>
        </w:rPr>
      </w:pPr>
    </w:p>
    <w:p w14:paraId="5C11CC82">
      <w:pPr>
        <w:autoSpaceDE w:val="0"/>
        <w:autoSpaceDN w:val="0"/>
        <w:adjustRightInd w:val="0"/>
        <w:ind w:left="963"/>
        <w:rPr>
          <w:kern w:val="0"/>
          <w:sz w:val="24"/>
        </w:rPr>
      </w:pPr>
      <w:r>
        <w:rPr>
          <w:kern w:val="0"/>
          <w:sz w:val="24"/>
        </w:rPr>
        <w:t>Universal heat and oil resistant asbestos free gaskets shall be used for all piping system.</w:t>
      </w:r>
    </w:p>
    <w:p w14:paraId="59D9BBCB">
      <w:pPr>
        <w:autoSpaceDE w:val="0"/>
        <w:autoSpaceDN w:val="0"/>
        <w:adjustRightInd w:val="0"/>
        <w:spacing w:line="240" w:lineRule="exact"/>
        <w:rPr>
          <w:kern w:val="0"/>
          <w:sz w:val="24"/>
        </w:rPr>
      </w:pPr>
    </w:p>
    <w:p w14:paraId="0EEC2B3E">
      <w:pPr>
        <w:spacing w:line="240" w:lineRule="exact"/>
        <w:ind w:left="1023" w:leftChars="487"/>
        <w:rPr>
          <w:kern w:val="0"/>
          <w:sz w:val="24"/>
        </w:rPr>
      </w:pPr>
      <w:r>
        <w:rPr>
          <w:kern w:val="0"/>
          <w:sz w:val="24"/>
        </w:rPr>
        <w:t xml:space="preserve">The type of gasket shall be ring type, and the thickness of gasket used shall be </w:t>
      </w:r>
      <w:r>
        <w:rPr>
          <w:rFonts w:hint="eastAsia"/>
          <w:kern w:val="0"/>
          <w:sz w:val="24"/>
        </w:rPr>
        <w:t>according to Builder</w:t>
      </w:r>
      <w:r>
        <w:rPr>
          <w:kern w:val="0"/>
          <w:sz w:val="24"/>
        </w:rPr>
        <w:t>’</w:t>
      </w:r>
      <w:r>
        <w:rPr>
          <w:rFonts w:hint="eastAsia"/>
          <w:kern w:val="0"/>
          <w:sz w:val="24"/>
        </w:rPr>
        <w:t>s practice</w:t>
      </w:r>
      <w:r>
        <w:rPr>
          <w:kern w:val="0"/>
          <w:sz w:val="24"/>
        </w:rPr>
        <w:t>.</w:t>
      </w:r>
    </w:p>
    <w:p w14:paraId="21BF58C5">
      <w:pPr>
        <w:autoSpaceDE w:val="0"/>
        <w:autoSpaceDN w:val="0"/>
        <w:adjustRightInd w:val="0"/>
        <w:ind w:left="963"/>
        <w:rPr>
          <w:kern w:val="0"/>
          <w:sz w:val="24"/>
        </w:rPr>
      </w:pPr>
    </w:p>
    <w:p w14:paraId="04B02474">
      <w:pPr>
        <w:autoSpaceDE w:val="0"/>
        <w:autoSpaceDN w:val="0"/>
        <w:adjustRightInd w:val="0"/>
        <w:spacing w:line="240" w:lineRule="exact"/>
        <w:rPr>
          <w:kern w:val="0"/>
          <w:sz w:val="24"/>
        </w:rPr>
      </w:pPr>
    </w:p>
    <w:p w14:paraId="7E7B1704">
      <w:pPr>
        <w:autoSpaceDE w:val="0"/>
        <w:autoSpaceDN w:val="0"/>
        <w:adjustRightInd w:val="0"/>
        <w:ind w:left="963"/>
        <w:rPr>
          <w:kern w:val="0"/>
          <w:sz w:val="24"/>
        </w:rPr>
      </w:pPr>
      <w:r>
        <w:rPr>
          <w:kern w:val="0"/>
          <w:sz w:val="24"/>
        </w:rPr>
        <w:t>Material of packing for valve stem shall be of valve maker’s standard.</w:t>
      </w:r>
    </w:p>
    <w:p w14:paraId="5F8D34E8">
      <w:pPr>
        <w:autoSpaceDE w:val="0"/>
        <w:autoSpaceDN w:val="0"/>
        <w:adjustRightInd w:val="0"/>
        <w:spacing w:line="240" w:lineRule="exact"/>
        <w:rPr>
          <w:kern w:val="0"/>
          <w:sz w:val="24"/>
        </w:rPr>
      </w:pPr>
    </w:p>
    <w:p w14:paraId="26832407">
      <w:pPr>
        <w:tabs>
          <w:tab w:val="left" w:pos="960"/>
        </w:tabs>
        <w:autoSpaceDE w:val="0"/>
        <w:autoSpaceDN w:val="0"/>
        <w:adjustRightInd w:val="0"/>
        <w:ind w:left="114"/>
        <w:rPr>
          <w:kern w:val="0"/>
          <w:sz w:val="24"/>
        </w:rPr>
      </w:pPr>
      <w:r>
        <w:rPr>
          <w:rFonts w:hint="eastAsia"/>
          <w:kern w:val="0"/>
          <w:sz w:val="24"/>
        </w:rPr>
        <w:t>5.1.2.8</w:t>
      </w:r>
      <w:r>
        <w:rPr>
          <w:kern w:val="0"/>
          <w:sz w:val="24"/>
        </w:rPr>
        <w:tab/>
      </w:r>
      <w:r>
        <w:rPr>
          <w:kern w:val="0"/>
          <w:sz w:val="24"/>
        </w:rPr>
        <w:t>Pipe Supports</w:t>
      </w:r>
    </w:p>
    <w:p w14:paraId="370EA06D">
      <w:pPr>
        <w:autoSpaceDE w:val="0"/>
        <w:autoSpaceDN w:val="0"/>
        <w:adjustRightInd w:val="0"/>
        <w:spacing w:line="240" w:lineRule="exact"/>
        <w:rPr>
          <w:kern w:val="0"/>
          <w:sz w:val="24"/>
        </w:rPr>
      </w:pPr>
    </w:p>
    <w:p w14:paraId="55AB97F5">
      <w:pPr>
        <w:autoSpaceDE w:val="0"/>
        <w:autoSpaceDN w:val="0"/>
        <w:adjustRightInd w:val="0"/>
        <w:ind w:left="963"/>
        <w:rPr>
          <w:kern w:val="0"/>
          <w:sz w:val="24"/>
        </w:rPr>
      </w:pPr>
      <w:r>
        <w:rPr>
          <w:kern w:val="0"/>
          <w:sz w:val="24"/>
        </w:rPr>
        <w:t>The piping shall be securely supported by steel angle with clamping methods to avoid damage, vibrations and movement in accordance with the Builder’s practice.</w:t>
      </w:r>
    </w:p>
    <w:p w14:paraId="2DCDF6EC">
      <w:pPr>
        <w:autoSpaceDE w:val="0"/>
        <w:autoSpaceDN w:val="0"/>
        <w:adjustRightInd w:val="0"/>
        <w:spacing w:line="240" w:lineRule="exact"/>
        <w:rPr>
          <w:kern w:val="0"/>
          <w:sz w:val="24"/>
        </w:rPr>
      </w:pPr>
    </w:p>
    <w:p w14:paraId="6E74F9ED">
      <w:pPr>
        <w:autoSpaceDE w:val="0"/>
        <w:autoSpaceDN w:val="0"/>
        <w:adjustRightInd w:val="0"/>
        <w:ind w:left="963"/>
        <w:rPr>
          <w:kern w:val="0"/>
          <w:sz w:val="24"/>
        </w:rPr>
      </w:pPr>
      <w:r>
        <w:rPr>
          <w:kern w:val="0"/>
          <w:sz w:val="24"/>
        </w:rPr>
        <w:t>PE/Copper Pipe Makers standard to be followed in systems w</w:t>
      </w:r>
      <w:r>
        <w:rPr>
          <w:rFonts w:hint="eastAsia"/>
          <w:kern w:val="0"/>
          <w:sz w:val="24"/>
        </w:rPr>
        <w:t>h</w:t>
      </w:r>
      <w:r>
        <w:rPr>
          <w:kern w:val="0"/>
          <w:sz w:val="24"/>
        </w:rPr>
        <w:t>ere the material is utili</w:t>
      </w:r>
      <w:r>
        <w:rPr>
          <w:rFonts w:hint="eastAsia"/>
          <w:kern w:val="0"/>
          <w:sz w:val="24"/>
        </w:rPr>
        <w:t>z</w:t>
      </w:r>
      <w:r>
        <w:rPr>
          <w:kern w:val="0"/>
          <w:sz w:val="24"/>
        </w:rPr>
        <w:t>ed.</w:t>
      </w:r>
    </w:p>
    <w:p w14:paraId="6F4FC6F7">
      <w:pPr>
        <w:autoSpaceDE w:val="0"/>
        <w:autoSpaceDN w:val="0"/>
        <w:adjustRightInd w:val="0"/>
        <w:ind w:left="963"/>
        <w:rPr>
          <w:kern w:val="0"/>
          <w:sz w:val="24"/>
        </w:rPr>
      </w:pPr>
    </w:p>
    <w:p w14:paraId="69AD624A">
      <w:pPr>
        <w:autoSpaceDE w:val="0"/>
        <w:autoSpaceDN w:val="0"/>
        <w:adjustRightInd w:val="0"/>
        <w:ind w:left="963"/>
        <w:rPr>
          <w:kern w:val="0"/>
          <w:sz w:val="24"/>
        </w:rPr>
      </w:pPr>
      <w:r>
        <w:rPr>
          <w:kern w:val="0"/>
          <w:sz w:val="24"/>
        </w:rPr>
        <w:t>Pipe supports for non-ferrous pipe shall be lined with sliding pad of copper, brass, plastic or synthetic rubber so as to not to directly contacted with pipes.</w:t>
      </w:r>
    </w:p>
    <w:p w14:paraId="5E759CA5">
      <w:pPr>
        <w:autoSpaceDE w:val="0"/>
        <w:autoSpaceDN w:val="0"/>
        <w:adjustRightInd w:val="0"/>
        <w:spacing w:line="240" w:lineRule="exact"/>
        <w:rPr>
          <w:kern w:val="0"/>
          <w:sz w:val="24"/>
        </w:rPr>
      </w:pPr>
    </w:p>
    <w:p w14:paraId="2C6F2EFD">
      <w:pPr>
        <w:autoSpaceDE w:val="0"/>
        <w:autoSpaceDN w:val="0"/>
        <w:adjustRightInd w:val="0"/>
        <w:ind w:left="963"/>
        <w:rPr>
          <w:kern w:val="0"/>
          <w:sz w:val="24"/>
        </w:rPr>
      </w:pPr>
      <w:r>
        <w:rPr>
          <w:color w:val="000000"/>
          <w:kern w:val="0"/>
          <w:sz w:val="24"/>
        </w:rPr>
        <w:t xml:space="preserve">All pipe supports </w:t>
      </w:r>
      <w:r>
        <w:rPr>
          <w:rFonts w:hint="eastAsia"/>
          <w:color w:val="000000"/>
          <w:kern w:val="0"/>
          <w:sz w:val="24"/>
        </w:rPr>
        <w:t>and</w:t>
      </w:r>
      <w:r>
        <w:rPr>
          <w:color w:val="000000"/>
          <w:kern w:val="0"/>
          <w:sz w:val="24"/>
        </w:rPr>
        <w:t xml:space="preserve"> on deck as well as inside water tanks to be of hot-dip galvanized material.</w:t>
      </w:r>
    </w:p>
    <w:p w14:paraId="5E75A1D9">
      <w:pPr>
        <w:autoSpaceDE w:val="0"/>
        <w:autoSpaceDN w:val="0"/>
        <w:adjustRightInd w:val="0"/>
        <w:spacing w:line="240" w:lineRule="exact"/>
        <w:rPr>
          <w:kern w:val="0"/>
          <w:sz w:val="24"/>
        </w:rPr>
      </w:pPr>
    </w:p>
    <w:p w14:paraId="33D9773B">
      <w:pPr>
        <w:autoSpaceDE w:val="0"/>
        <w:autoSpaceDN w:val="0"/>
        <w:adjustRightInd w:val="0"/>
        <w:ind w:left="963"/>
        <w:rPr>
          <w:kern w:val="0"/>
          <w:sz w:val="24"/>
        </w:rPr>
      </w:pPr>
      <w:r>
        <w:rPr>
          <w:kern w:val="0"/>
          <w:sz w:val="24"/>
        </w:rPr>
        <w:t>Fixing supports shall be provided for preventing floated pipe from excessive free moving, where required.</w:t>
      </w:r>
    </w:p>
    <w:p w14:paraId="6CD19F49">
      <w:pPr>
        <w:autoSpaceDE w:val="0"/>
        <w:autoSpaceDN w:val="0"/>
        <w:adjustRightInd w:val="0"/>
        <w:spacing w:line="240" w:lineRule="exact"/>
        <w:rPr>
          <w:kern w:val="0"/>
          <w:sz w:val="24"/>
        </w:rPr>
      </w:pPr>
    </w:p>
    <w:p w14:paraId="1F367C9C">
      <w:pPr>
        <w:autoSpaceDE w:val="0"/>
        <w:autoSpaceDN w:val="0"/>
        <w:adjustRightInd w:val="0"/>
        <w:ind w:left="963"/>
        <w:rPr>
          <w:b/>
          <w:i/>
          <w:kern w:val="0"/>
          <w:sz w:val="24"/>
        </w:rPr>
      </w:pPr>
      <w:r>
        <w:rPr>
          <w:kern w:val="0"/>
          <w:sz w:val="24"/>
        </w:rPr>
        <w:t>For clamping, “U” shape steel round bar bolt clips shall be used for steel pipes</w:t>
      </w:r>
      <w:r>
        <w:rPr>
          <w:rFonts w:hint="eastAsia"/>
          <w:kern w:val="0"/>
          <w:sz w:val="24"/>
        </w:rPr>
        <w:t xml:space="preserve"> </w:t>
      </w:r>
      <w:r>
        <w:rPr>
          <w:kern w:val="0"/>
          <w:sz w:val="24"/>
        </w:rPr>
        <w:t>(DN</w:t>
      </w:r>
      <w:r>
        <w:rPr>
          <w:rFonts w:cs="Arial"/>
          <w:color w:val="000000"/>
          <w:kern w:val="0"/>
          <w:sz w:val="24"/>
        </w:rPr>
        <w:t>≥</w:t>
      </w:r>
      <w:r>
        <w:rPr>
          <w:kern w:val="0"/>
          <w:sz w:val="24"/>
        </w:rPr>
        <w:t xml:space="preserve">15mm) and </w:t>
      </w:r>
      <w:r>
        <w:rPr>
          <w:rFonts w:hint="eastAsia"/>
          <w:kern w:val="0"/>
          <w:sz w:val="24"/>
        </w:rPr>
        <w:t>Maker</w:t>
      </w:r>
      <w:r>
        <w:rPr>
          <w:kern w:val="0"/>
          <w:sz w:val="24"/>
        </w:rPr>
        <w:t>’</w:t>
      </w:r>
      <w:r>
        <w:rPr>
          <w:rFonts w:hint="eastAsia"/>
          <w:kern w:val="0"/>
          <w:sz w:val="24"/>
        </w:rPr>
        <w:t>s standard to be applied</w:t>
      </w:r>
      <w:r>
        <w:rPr>
          <w:kern w:val="0"/>
          <w:sz w:val="24"/>
        </w:rPr>
        <w:t xml:space="preserve"> for the others.</w:t>
      </w:r>
      <w:r>
        <w:rPr>
          <w:b/>
          <w:i/>
          <w:kern w:val="0"/>
          <w:sz w:val="24"/>
        </w:rPr>
        <w:t xml:space="preserve"> All U clamps on Deck and Ballast tanks to be of </w:t>
      </w:r>
      <w:r>
        <w:rPr>
          <w:rFonts w:hint="eastAsia"/>
          <w:b/>
          <w:i/>
          <w:kern w:val="0"/>
          <w:sz w:val="24"/>
        </w:rPr>
        <w:t>stainless steel</w:t>
      </w:r>
      <w:r>
        <w:rPr>
          <w:b/>
          <w:i/>
          <w:kern w:val="0"/>
          <w:sz w:val="24"/>
        </w:rPr>
        <w:t xml:space="preserve">. </w:t>
      </w:r>
      <w:r>
        <w:rPr>
          <w:rFonts w:hint="eastAsia"/>
          <w:b/>
          <w:i/>
          <w:kern w:val="0"/>
          <w:sz w:val="24"/>
        </w:rPr>
        <w:t xml:space="preserve">Steam pipe, condensate pipe and copper </w:t>
      </w:r>
      <w:r>
        <w:rPr>
          <w:b/>
          <w:i/>
          <w:kern w:val="0"/>
          <w:sz w:val="24"/>
        </w:rPr>
        <w:t xml:space="preserve"> line  to be installed with Teflon or equivalent pads at bottom and top to avoid metal to metal contact with the pipes.</w:t>
      </w:r>
    </w:p>
    <w:p w14:paraId="34C4DEC9">
      <w:pPr>
        <w:autoSpaceDE w:val="0"/>
        <w:autoSpaceDN w:val="0"/>
        <w:adjustRightInd w:val="0"/>
        <w:spacing w:line="240" w:lineRule="exact"/>
        <w:rPr>
          <w:kern w:val="0"/>
          <w:sz w:val="24"/>
        </w:rPr>
      </w:pPr>
    </w:p>
    <w:p w14:paraId="440F4573">
      <w:pPr>
        <w:autoSpaceDE w:val="0"/>
        <w:autoSpaceDN w:val="0"/>
        <w:adjustRightInd w:val="0"/>
        <w:spacing w:line="240" w:lineRule="exact"/>
        <w:ind w:left="945" w:leftChars="450"/>
        <w:rPr>
          <w:kern w:val="0"/>
          <w:sz w:val="24"/>
        </w:rPr>
      </w:pPr>
      <w:r>
        <w:rPr>
          <w:rFonts w:hint="eastAsia"/>
          <w:kern w:val="0"/>
          <w:sz w:val="24"/>
        </w:rPr>
        <w:t xml:space="preserve">In general, </w:t>
      </w:r>
      <w:r>
        <w:rPr>
          <w:kern w:val="0"/>
          <w:sz w:val="24"/>
        </w:rPr>
        <w:t xml:space="preserve">double nuts U-bolts shall be </w:t>
      </w:r>
      <w:r>
        <w:rPr>
          <w:rFonts w:hint="eastAsia"/>
          <w:kern w:val="0"/>
          <w:sz w:val="24"/>
        </w:rPr>
        <w:t>used</w:t>
      </w:r>
      <w:r>
        <w:rPr>
          <w:kern w:val="0"/>
          <w:sz w:val="24"/>
        </w:rPr>
        <w:t xml:space="preserve"> for </w:t>
      </w:r>
      <w:r>
        <w:rPr>
          <w:rFonts w:hint="eastAsia"/>
          <w:kern w:val="0"/>
          <w:sz w:val="24"/>
        </w:rPr>
        <w:t>all heating coils  (each one on both sides of the support)</w:t>
      </w:r>
      <w:r>
        <w:rPr>
          <w:kern w:val="0"/>
          <w:sz w:val="24"/>
        </w:rPr>
        <w:t>.</w:t>
      </w:r>
    </w:p>
    <w:p w14:paraId="698E70EE">
      <w:pPr>
        <w:autoSpaceDE w:val="0"/>
        <w:autoSpaceDN w:val="0"/>
        <w:adjustRightInd w:val="0"/>
        <w:spacing w:line="240" w:lineRule="exact"/>
        <w:ind w:left="945" w:leftChars="450"/>
        <w:rPr>
          <w:kern w:val="0"/>
          <w:sz w:val="24"/>
        </w:rPr>
      </w:pPr>
    </w:p>
    <w:p w14:paraId="23391E4A">
      <w:pPr>
        <w:autoSpaceDE w:val="0"/>
        <w:autoSpaceDN w:val="0"/>
        <w:adjustRightInd w:val="0"/>
        <w:ind w:left="963"/>
        <w:rPr>
          <w:kern w:val="0"/>
          <w:sz w:val="24"/>
        </w:rPr>
      </w:pPr>
      <w:r>
        <w:rPr>
          <w:kern w:val="0"/>
          <w:sz w:val="24"/>
        </w:rPr>
        <w:t>However, all size of vent pipes, and the other pipes not mentioned above shall be supported according to shipyard standard.</w:t>
      </w:r>
    </w:p>
    <w:p w14:paraId="6220F7D1">
      <w:pPr>
        <w:autoSpaceDE w:val="0"/>
        <w:autoSpaceDN w:val="0"/>
        <w:adjustRightInd w:val="0"/>
        <w:spacing w:line="240" w:lineRule="exact"/>
        <w:rPr>
          <w:kern w:val="0"/>
          <w:sz w:val="24"/>
        </w:rPr>
      </w:pPr>
    </w:p>
    <w:p w14:paraId="7E2E8A45">
      <w:pPr>
        <w:autoSpaceDE w:val="0"/>
        <w:autoSpaceDN w:val="0"/>
        <w:adjustRightInd w:val="0"/>
        <w:ind w:left="963"/>
        <w:rPr>
          <w:kern w:val="0"/>
          <w:sz w:val="24"/>
        </w:rPr>
      </w:pPr>
      <w:r>
        <w:rPr>
          <w:rFonts w:hint="eastAsia"/>
          <w:kern w:val="0"/>
          <w:sz w:val="24"/>
        </w:rPr>
        <w:t>Heating coils pipes and others subject of temperature expansion to be provided with sliding pads or other means to compensate expansion.</w:t>
      </w:r>
    </w:p>
    <w:p w14:paraId="2129CC3A">
      <w:pPr>
        <w:autoSpaceDE w:val="0"/>
        <w:autoSpaceDN w:val="0"/>
        <w:adjustRightInd w:val="0"/>
        <w:spacing w:line="240" w:lineRule="exact"/>
        <w:rPr>
          <w:kern w:val="0"/>
          <w:sz w:val="24"/>
        </w:rPr>
      </w:pPr>
    </w:p>
    <w:p w14:paraId="12C9126E">
      <w:pPr>
        <w:autoSpaceDE w:val="0"/>
        <w:autoSpaceDN w:val="0"/>
        <w:adjustRightInd w:val="0"/>
        <w:spacing w:line="240" w:lineRule="exact"/>
        <w:rPr>
          <w:kern w:val="0"/>
          <w:sz w:val="24"/>
        </w:rPr>
      </w:pPr>
    </w:p>
    <w:p w14:paraId="575094C7">
      <w:pPr>
        <w:autoSpaceDE w:val="0"/>
        <w:autoSpaceDN w:val="0"/>
        <w:adjustRightInd w:val="0"/>
        <w:ind w:left="963"/>
        <w:rPr>
          <w:kern w:val="0"/>
          <w:sz w:val="24"/>
        </w:rPr>
      </w:pPr>
      <w:r>
        <w:rPr>
          <w:kern w:val="0"/>
          <w:sz w:val="24"/>
        </w:rPr>
        <w:t>Sliding pads shall be inserted between pipes and supports for the following pipes:</w:t>
      </w:r>
    </w:p>
    <w:p w14:paraId="3AF4F22B">
      <w:pPr>
        <w:autoSpaceDE w:val="0"/>
        <w:autoSpaceDN w:val="0"/>
        <w:adjustRightInd w:val="0"/>
        <w:spacing w:line="240" w:lineRule="exact"/>
        <w:rPr>
          <w:kern w:val="0"/>
          <w:sz w:val="24"/>
        </w:rPr>
      </w:pPr>
    </w:p>
    <w:p w14:paraId="466D7611">
      <w:pPr>
        <w:autoSpaceDE w:val="0"/>
        <w:autoSpaceDN w:val="0"/>
        <w:adjustRightInd w:val="0"/>
        <w:spacing w:before="4"/>
        <w:ind w:left="1611" w:hanging="408"/>
        <w:rPr>
          <w:kern w:val="0"/>
          <w:sz w:val="24"/>
        </w:rPr>
      </w:pPr>
      <w:r>
        <w:rPr>
          <w:kern w:val="0"/>
          <w:sz w:val="24"/>
        </w:rPr>
        <w:t xml:space="preserve">- Longitudinal pipes of ND125 mm and above in pipe duct </w:t>
      </w:r>
    </w:p>
    <w:p w14:paraId="26A154BE">
      <w:pPr>
        <w:autoSpaceDE w:val="0"/>
        <w:autoSpaceDN w:val="0"/>
        <w:adjustRightInd w:val="0"/>
        <w:spacing w:line="240" w:lineRule="exact"/>
        <w:rPr>
          <w:kern w:val="0"/>
          <w:sz w:val="24"/>
        </w:rPr>
      </w:pPr>
    </w:p>
    <w:p w14:paraId="28AFFA81">
      <w:pPr>
        <w:tabs>
          <w:tab w:val="left" w:pos="960"/>
        </w:tabs>
        <w:autoSpaceDE w:val="0"/>
        <w:autoSpaceDN w:val="0"/>
        <w:adjustRightInd w:val="0"/>
        <w:ind w:left="114"/>
        <w:rPr>
          <w:kern w:val="0"/>
          <w:sz w:val="24"/>
        </w:rPr>
      </w:pPr>
      <w:r>
        <w:rPr>
          <w:rFonts w:hint="eastAsia"/>
          <w:kern w:val="0"/>
          <w:sz w:val="24"/>
        </w:rPr>
        <w:t>5.1.2.9</w:t>
      </w:r>
      <w:r>
        <w:rPr>
          <w:kern w:val="0"/>
          <w:sz w:val="24"/>
        </w:rPr>
        <w:tab/>
      </w:r>
      <w:r>
        <w:rPr>
          <w:kern w:val="0"/>
          <w:sz w:val="24"/>
        </w:rPr>
        <w:t>Pipe Protection</w:t>
      </w:r>
    </w:p>
    <w:p w14:paraId="1469250F">
      <w:pPr>
        <w:autoSpaceDE w:val="0"/>
        <w:autoSpaceDN w:val="0"/>
        <w:adjustRightInd w:val="0"/>
        <w:spacing w:line="240" w:lineRule="exact"/>
        <w:rPr>
          <w:kern w:val="0"/>
          <w:sz w:val="24"/>
        </w:rPr>
      </w:pPr>
    </w:p>
    <w:p w14:paraId="2C03521F">
      <w:pPr>
        <w:autoSpaceDE w:val="0"/>
        <w:autoSpaceDN w:val="0"/>
        <w:adjustRightInd w:val="0"/>
        <w:ind w:left="963"/>
        <w:rPr>
          <w:kern w:val="0"/>
          <w:sz w:val="24"/>
        </w:rPr>
      </w:pPr>
      <w:r>
        <w:rPr>
          <w:kern w:val="0"/>
          <w:sz w:val="24"/>
        </w:rPr>
        <w:t>The piping works shall be protected from mechanical damage, where necessary and the protection shall be constructed with steel angels, plates or channels as per Builder’s practice.</w:t>
      </w:r>
    </w:p>
    <w:p w14:paraId="240823C0">
      <w:pPr>
        <w:autoSpaceDE w:val="0"/>
        <w:autoSpaceDN w:val="0"/>
        <w:adjustRightInd w:val="0"/>
        <w:spacing w:line="240" w:lineRule="exact"/>
        <w:rPr>
          <w:kern w:val="0"/>
          <w:sz w:val="24"/>
        </w:rPr>
      </w:pPr>
    </w:p>
    <w:p w14:paraId="2BEC36BE">
      <w:pPr>
        <w:tabs>
          <w:tab w:val="left" w:pos="960"/>
        </w:tabs>
        <w:autoSpaceDE w:val="0"/>
        <w:autoSpaceDN w:val="0"/>
        <w:adjustRightInd w:val="0"/>
        <w:ind w:left="114"/>
        <w:rPr>
          <w:kern w:val="0"/>
          <w:sz w:val="24"/>
        </w:rPr>
      </w:pPr>
      <w:r>
        <w:rPr>
          <w:rFonts w:hint="eastAsia"/>
          <w:kern w:val="0"/>
          <w:sz w:val="24"/>
        </w:rPr>
        <w:t>5.1.2.10</w:t>
      </w:r>
      <w:r>
        <w:rPr>
          <w:kern w:val="0"/>
          <w:sz w:val="24"/>
        </w:rPr>
        <w:tab/>
      </w:r>
      <w:r>
        <w:rPr>
          <w:kern w:val="0"/>
          <w:sz w:val="24"/>
        </w:rPr>
        <w:t>Surface Treatment and Cleaning</w:t>
      </w:r>
    </w:p>
    <w:p w14:paraId="4F4A0F0D">
      <w:pPr>
        <w:autoSpaceDE w:val="0"/>
        <w:autoSpaceDN w:val="0"/>
        <w:adjustRightInd w:val="0"/>
        <w:spacing w:line="240" w:lineRule="exact"/>
        <w:rPr>
          <w:kern w:val="0"/>
          <w:sz w:val="24"/>
        </w:rPr>
      </w:pPr>
    </w:p>
    <w:p w14:paraId="768046A1">
      <w:pPr>
        <w:autoSpaceDE w:val="0"/>
        <w:autoSpaceDN w:val="0"/>
        <w:adjustRightInd w:val="0"/>
        <w:ind w:left="963"/>
        <w:rPr>
          <w:kern w:val="0"/>
          <w:sz w:val="24"/>
        </w:rPr>
      </w:pPr>
      <w:r>
        <w:rPr>
          <w:kern w:val="0"/>
          <w:sz w:val="24"/>
        </w:rPr>
        <w:t xml:space="preserve">The surface treatment and coating of the machinery, loose fittings and valves shall be carried out in accordance with </w:t>
      </w:r>
      <w:r>
        <w:rPr>
          <w:rFonts w:hint="eastAsia"/>
          <w:kern w:val="0"/>
          <w:sz w:val="24"/>
        </w:rPr>
        <w:t>builder</w:t>
      </w:r>
      <w:r>
        <w:rPr>
          <w:kern w:val="0"/>
          <w:sz w:val="24"/>
        </w:rPr>
        <w:t xml:space="preserve">'s standard for the intended purpose, and no special surface treatment shall be made exceeding </w:t>
      </w:r>
      <w:r>
        <w:rPr>
          <w:rFonts w:hint="eastAsia"/>
          <w:kern w:val="0"/>
          <w:sz w:val="24"/>
        </w:rPr>
        <w:t>M</w:t>
      </w:r>
      <w:r>
        <w:rPr>
          <w:kern w:val="0"/>
          <w:sz w:val="24"/>
        </w:rPr>
        <w:t>aker’s standard unless otherwise specified.</w:t>
      </w:r>
    </w:p>
    <w:p w14:paraId="06DF7A2F">
      <w:pPr>
        <w:autoSpaceDE w:val="0"/>
        <w:autoSpaceDN w:val="0"/>
        <w:adjustRightInd w:val="0"/>
        <w:spacing w:line="240" w:lineRule="exact"/>
        <w:rPr>
          <w:kern w:val="0"/>
          <w:sz w:val="24"/>
        </w:rPr>
      </w:pPr>
    </w:p>
    <w:p w14:paraId="33B1523E">
      <w:pPr>
        <w:autoSpaceDE w:val="0"/>
        <w:autoSpaceDN w:val="0"/>
        <w:adjustRightInd w:val="0"/>
        <w:ind w:left="963"/>
        <w:rPr>
          <w:kern w:val="0"/>
          <w:sz w:val="24"/>
        </w:rPr>
      </w:pPr>
      <w:r>
        <w:rPr>
          <w:kern w:val="0"/>
          <w:sz w:val="24"/>
        </w:rPr>
        <w:t>The pipe fittings whose function is to join branches of the system (such as tees, Y-pieces, elbows, flanges, unions, bushing, etc.) shall be painted same as connected pieces.</w:t>
      </w:r>
    </w:p>
    <w:p w14:paraId="6AB331E0">
      <w:pPr>
        <w:autoSpaceDE w:val="0"/>
        <w:autoSpaceDN w:val="0"/>
        <w:adjustRightInd w:val="0"/>
        <w:spacing w:line="240" w:lineRule="exact"/>
        <w:rPr>
          <w:kern w:val="0"/>
          <w:sz w:val="24"/>
        </w:rPr>
      </w:pPr>
    </w:p>
    <w:p w14:paraId="2E2BDE86">
      <w:pPr>
        <w:autoSpaceDE w:val="0"/>
        <w:autoSpaceDN w:val="0"/>
        <w:adjustRightInd w:val="0"/>
        <w:ind w:left="963"/>
        <w:rPr>
          <w:kern w:val="0"/>
          <w:sz w:val="24"/>
        </w:rPr>
      </w:pPr>
      <w:r>
        <w:rPr>
          <w:kern w:val="0"/>
          <w:sz w:val="24"/>
        </w:rPr>
        <w:t>The loose fittings other than above pipe fittings supplied by makers</w:t>
      </w:r>
      <w:r>
        <w:rPr>
          <w:rFonts w:hint="eastAsia"/>
          <w:kern w:val="0"/>
          <w:sz w:val="24"/>
        </w:rPr>
        <w:t xml:space="preserve"> </w:t>
      </w:r>
      <w:r>
        <w:rPr>
          <w:kern w:val="0"/>
          <w:sz w:val="24"/>
        </w:rPr>
        <w:t>(such as expansion coupling, filters, strainers, traps, separator, rose boxes, nozzles, plug, orifice etc.) shall be painted in accordance with maker’s standard unless otherwise specified.</w:t>
      </w:r>
    </w:p>
    <w:p w14:paraId="32AE8E0C">
      <w:pPr>
        <w:autoSpaceDE w:val="0"/>
        <w:autoSpaceDN w:val="0"/>
        <w:adjustRightInd w:val="0"/>
        <w:spacing w:line="240" w:lineRule="exact"/>
        <w:rPr>
          <w:kern w:val="0"/>
          <w:sz w:val="24"/>
        </w:rPr>
      </w:pPr>
    </w:p>
    <w:p w14:paraId="01F0C3B0">
      <w:pPr>
        <w:autoSpaceDE w:val="0"/>
        <w:autoSpaceDN w:val="0"/>
        <w:adjustRightInd w:val="0"/>
        <w:ind w:left="963"/>
        <w:rPr>
          <w:kern w:val="0"/>
          <w:sz w:val="24"/>
        </w:rPr>
      </w:pPr>
      <w:r>
        <w:rPr>
          <w:kern w:val="0"/>
          <w:sz w:val="24"/>
        </w:rPr>
        <w:t xml:space="preserve">The galvanizing shall be carried out after fabrication of pipes in principle, but if welding has </w:t>
      </w:r>
      <w:r>
        <w:rPr>
          <w:rFonts w:hint="eastAsia"/>
          <w:kern w:val="0"/>
          <w:sz w:val="24"/>
        </w:rPr>
        <w:t>to</w:t>
      </w:r>
      <w:r>
        <w:rPr>
          <w:kern w:val="0"/>
          <w:sz w:val="24"/>
        </w:rPr>
        <w:t xml:space="preserve"> be carried out after galvanizing for the cases mentioned below, the external surface</w:t>
      </w:r>
      <w:r>
        <w:rPr>
          <w:rFonts w:hint="eastAsia"/>
          <w:kern w:val="0"/>
          <w:sz w:val="24"/>
        </w:rPr>
        <w:t xml:space="preserve"> </w:t>
      </w:r>
      <w:r>
        <w:rPr>
          <w:kern w:val="0"/>
          <w:sz w:val="24"/>
        </w:rPr>
        <w:t>of the damaged parts shall be touched up with two</w:t>
      </w:r>
      <w:r>
        <w:rPr>
          <w:rFonts w:hint="eastAsia"/>
          <w:kern w:val="0"/>
          <w:sz w:val="24"/>
        </w:rPr>
        <w:t xml:space="preserve"> </w:t>
      </w:r>
      <w:r>
        <w:rPr>
          <w:kern w:val="0"/>
          <w:sz w:val="24"/>
        </w:rPr>
        <w:t>(2) coats of zinc solution paint of high purity.</w:t>
      </w:r>
    </w:p>
    <w:p w14:paraId="1B3B9D09">
      <w:pPr>
        <w:autoSpaceDE w:val="0"/>
        <w:autoSpaceDN w:val="0"/>
        <w:adjustRightInd w:val="0"/>
        <w:spacing w:line="240" w:lineRule="exact"/>
        <w:rPr>
          <w:kern w:val="0"/>
          <w:sz w:val="24"/>
        </w:rPr>
      </w:pPr>
    </w:p>
    <w:p w14:paraId="2D41C0E3">
      <w:pPr>
        <w:tabs>
          <w:tab w:val="left" w:pos="1440"/>
        </w:tabs>
        <w:autoSpaceDE w:val="0"/>
        <w:autoSpaceDN w:val="0"/>
        <w:adjustRightInd w:val="0"/>
        <w:ind w:left="964"/>
        <w:rPr>
          <w:color w:val="000000"/>
          <w:kern w:val="0"/>
          <w:sz w:val="24"/>
        </w:rPr>
      </w:pPr>
      <w:r>
        <w:rPr>
          <w:color w:val="000000"/>
          <w:kern w:val="0"/>
          <w:sz w:val="24"/>
        </w:rPr>
        <w:t>a)</w:t>
      </w:r>
      <w:r>
        <w:rPr>
          <w:color w:val="000000"/>
          <w:kern w:val="0"/>
          <w:sz w:val="24"/>
        </w:rPr>
        <w:tab/>
      </w:r>
      <w:r>
        <w:rPr>
          <w:color w:val="000000"/>
          <w:kern w:val="0"/>
          <w:sz w:val="24"/>
        </w:rPr>
        <w:t>Welded sleeve joints fabricated on-board</w:t>
      </w:r>
    </w:p>
    <w:p w14:paraId="2B7528B3">
      <w:pPr>
        <w:tabs>
          <w:tab w:val="left" w:pos="1440"/>
        </w:tabs>
        <w:autoSpaceDE w:val="0"/>
        <w:autoSpaceDN w:val="0"/>
        <w:adjustRightInd w:val="0"/>
        <w:ind w:left="964"/>
        <w:rPr>
          <w:color w:val="000000"/>
          <w:kern w:val="0"/>
          <w:sz w:val="24"/>
        </w:rPr>
      </w:pPr>
      <w:r>
        <w:rPr>
          <w:color w:val="000000"/>
          <w:kern w:val="0"/>
          <w:sz w:val="24"/>
        </w:rPr>
        <w:t>b)</w:t>
      </w:r>
      <w:r>
        <w:rPr>
          <w:color w:val="000000"/>
          <w:kern w:val="0"/>
          <w:sz w:val="24"/>
        </w:rPr>
        <w:tab/>
      </w:r>
      <w:r>
        <w:rPr>
          <w:color w:val="000000"/>
          <w:kern w:val="0"/>
          <w:sz w:val="24"/>
        </w:rPr>
        <w:t>Flanges of pipes adjusted on-board</w:t>
      </w:r>
    </w:p>
    <w:p w14:paraId="16BFEDF8">
      <w:pPr>
        <w:tabs>
          <w:tab w:val="left" w:pos="1440"/>
        </w:tabs>
        <w:autoSpaceDE w:val="0"/>
        <w:autoSpaceDN w:val="0"/>
        <w:adjustRightInd w:val="0"/>
        <w:ind w:left="1444" w:leftChars="459" w:hanging="480" w:hangingChars="200"/>
        <w:rPr>
          <w:color w:val="000000"/>
          <w:kern w:val="0"/>
          <w:sz w:val="24"/>
        </w:rPr>
      </w:pPr>
      <w:r>
        <w:rPr>
          <w:color w:val="000000"/>
          <w:kern w:val="0"/>
          <w:sz w:val="24"/>
        </w:rPr>
        <w:t>c)</w:t>
      </w:r>
      <w:r>
        <w:rPr>
          <w:color w:val="000000"/>
          <w:kern w:val="0"/>
          <w:sz w:val="24"/>
        </w:rPr>
        <w:tab/>
      </w:r>
      <w:r>
        <w:rPr>
          <w:color w:val="000000"/>
          <w:kern w:val="0"/>
          <w:sz w:val="24"/>
        </w:rPr>
        <w:t xml:space="preserve">Middle flanges of penetrating pieces adjusted on -board </w:t>
      </w:r>
    </w:p>
    <w:p w14:paraId="194B5881">
      <w:pPr>
        <w:tabs>
          <w:tab w:val="left" w:pos="1440"/>
        </w:tabs>
        <w:autoSpaceDE w:val="0"/>
        <w:autoSpaceDN w:val="0"/>
        <w:adjustRightInd w:val="0"/>
        <w:ind w:left="1444" w:leftChars="459" w:hanging="480" w:hangingChars="200"/>
        <w:rPr>
          <w:color w:val="000000"/>
          <w:kern w:val="0"/>
          <w:sz w:val="24"/>
        </w:rPr>
      </w:pPr>
      <w:r>
        <w:rPr>
          <w:color w:val="000000"/>
          <w:kern w:val="0"/>
          <w:sz w:val="24"/>
        </w:rPr>
        <w:t>d)</w:t>
      </w:r>
      <w:r>
        <w:rPr>
          <w:color w:val="000000"/>
          <w:kern w:val="0"/>
          <w:sz w:val="24"/>
        </w:rPr>
        <w:tab/>
      </w:r>
      <w:r>
        <w:rPr>
          <w:color w:val="000000"/>
          <w:kern w:val="0"/>
          <w:sz w:val="24"/>
        </w:rPr>
        <w:t>Butt wild joint adjusted on-board</w:t>
      </w:r>
    </w:p>
    <w:p w14:paraId="312AA600">
      <w:pPr>
        <w:autoSpaceDE w:val="0"/>
        <w:autoSpaceDN w:val="0"/>
        <w:adjustRightInd w:val="0"/>
        <w:spacing w:line="240" w:lineRule="exact"/>
        <w:rPr>
          <w:kern w:val="0"/>
          <w:sz w:val="24"/>
        </w:rPr>
      </w:pPr>
    </w:p>
    <w:p w14:paraId="450D6857">
      <w:pPr>
        <w:autoSpaceDE w:val="0"/>
        <w:autoSpaceDN w:val="0"/>
        <w:adjustRightInd w:val="0"/>
        <w:ind w:left="963"/>
        <w:rPr>
          <w:kern w:val="0"/>
          <w:sz w:val="24"/>
        </w:rPr>
      </w:pPr>
      <w:r>
        <w:rPr>
          <w:kern w:val="0"/>
          <w:sz w:val="24"/>
        </w:rPr>
        <w:t xml:space="preserve">The fuel </w:t>
      </w:r>
      <w:r>
        <w:rPr>
          <w:rFonts w:hint="eastAsia"/>
          <w:kern w:val="0"/>
          <w:sz w:val="24"/>
        </w:rPr>
        <w:t>oil service pipes,</w:t>
      </w:r>
      <w:r>
        <w:rPr>
          <w:kern w:val="0"/>
          <w:sz w:val="24"/>
        </w:rPr>
        <w:t xml:space="preserve"> lubricating oil</w:t>
      </w:r>
      <w:r>
        <w:rPr>
          <w:rFonts w:hint="eastAsia"/>
          <w:kern w:val="0"/>
          <w:sz w:val="24"/>
        </w:rPr>
        <w:t xml:space="preserve"> pipes</w:t>
      </w:r>
      <w:r>
        <w:rPr>
          <w:kern w:val="0"/>
          <w:sz w:val="24"/>
        </w:rPr>
        <w:t xml:space="preserve"> and hydraulic oil pipes shall be pickled before installation, refer to </w:t>
      </w:r>
      <w:r>
        <w:rPr>
          <w:rFonts w:hint="eastAsia"/>
          <w:kern w:val="0"/>
          <w:sz w:val="24"/>
        </w:rPr>
        <w:t>M</w:t>
      </w:r>
      <w:r>
        <w:rPr>
          <w:kern w:val="0"/>
          <w:sz w:val="24"/>
        </w:rPr>
        <w:t xml:space="preserve">achinery </w:t>
      </w:r>
      <w:r>
        <w:rPr>
          <w:rFonts w:hint="eastAsia"/>
          <w:kern w:val="0"/>
          <w:sz w:val="24"/>
        </w:rPr>
        <w:t>Chapter</w:t>
      </w:r>
      <w:r>
        <w:rPr>
          <w:kern w:val="0"/>
          <w:sz w:val="24"/>
        </w:rPr>
        <w:t xml:space="preserve"> paragraph </w:t>
      </w:r>
      <w:r>
        <w:rPr>
          <w:rFonts w:hint="eastAsia"/>
          <w:kern w:val="0"/>
          <w:sz w:val="24"/>
        </w:rPr>
        <w:t>6.10.</w:t>
      </w:r>
      <w:r>
        <w:rPr>
          <w:kern w:val="0"/>
          <w:sz w:val="24"/>
        </w:rPr>
        <w:t>1</w:t>
      </w:r>
      <w:r>
        <w:rPr>
          <w:rFonts w:hint="eastAsia"/>
          <w:kern w:val="0"/>
          <w:sz w:val="24"/>
        </w:rPr>
        <w:t>of the Specification</w:t>
      </w:r>
      <w:r>
        <w:rPr>
          <w:kern w:val="0"/>
          <w:sz w:val="24"/>
        </w:rPr>
        <w:t>.</w:t>
      </w:r>
    </w:p>
    <w:p w14:paraId="4D649FBC">
      <w:pPr>
        <w:autoSpaceDE w:val="0"/>
        <w:autoSpaceDN w:val="0"/>
        <w:adjustRightInd w:val="0"/>
        <w:spacing w:line="240" w:lineRule="exact"/>
        <w:rPr>
          <w:kern w:val="0"/>
          <w:sz w:val="24"/>
        </w:rPr>
      </w:pPr>
    </w:p>
    <w:p w14:paraId="1DA2CB0C">
      <w:pPr>
        <w:tabs>
          <w:tab w:val="left" w:pos="960"/>
        </w:tabs>
        <w:autoSpaceDE w:val="0"/>
        <w:autoSpaceDN w:val="0"/>
        <w:adjustRightInd w:val="0"/>
        <w:ind w:left="114"/>
        <w:rPr>
          <w:kern w:val="0"/>
          <w:sz w:val="24"/>
        </w:rPr>
      </w:pPr>
      <w:r>
        <w:rPr>
          <w:rFonts w:hint="eastAsia"/>
          <w:kern w:val="0"/>
          <w:sz w:val="24"/>
        </w:rPr>
        <w:t>5.1.2.11</w:t>
      </w:r>
      <w:r>
        <w:rPr>
          <w:kern w:val="0"/>
          <w:sz w:val="24"/>
        </w:rPr>
        <w:tab/>
      </w:r>
      <w:r>
        <w:rPr>
          <w:kern w:val="0"/>
          <w:sz w:val="24"/>
        </w:rPr>
        <w:t xml:space="preserve">Inspection </w:t>
      </w:r>
      <w:r>
        <w:rPr>
          <w:rFonts w:hint="eastAsia"/>
          <w:kern w:val="0"/>
          <w:sz w:val="24"/>
        </w:rPr>
        <w:t>a</w:t>
      </w:r>
      <w:r>
        <w:rPr>
          <w:kern w:val="0"/>
          <w:sz w:val="24"/>
        </w:rPr>
        <w:t>nd Test</w:t>
      </w:r>
    </w:p>
    <w:p w14:paraId="7E48F1BB">
      <w:pPr>
        <w:autoSpaceDE w:val="0"/>
        <w:autoSpaceDN w:val="0"/>
        <w:adjustRightInd w:val="0"/>
        <w:spacing w:line="240" w:lineRule="exact"/>
        <w:rPr>
          <w:kern w:val="0"/>
          <w:sz w:val="24"/>
        </w:rPr>
      </w:pPr>
    </w:p>
    <w:p w14:paraId="46DEA262">
      <w:pPr>
        <w:autoSpaceDE w:val="0"/>
        <w:autoSpaceDN w:val="0"/>
        <w:adjustRightInd w:val="0"/>
        <w:ind w:left="963"/>
        <w:rPr>
          <w:kern w:val="0"/>
          <w:sz w:val="24"/>
        </w:rPr>
      </w:pPr>
      <w:r>
        <w:rPr>
          <w:kern w:val="0"/>
          <w:sz w:val="24"/>
        </w:rPr>
        <w:t xml:space="preserve">All the tests and inspections of pipe lines shall be carried out in accordance with the requirements </w:t>
      </w:r>
      <w:r>
        <w:rPr>
          <w:rFonts w:hint="eastAsia"/>
          <w:kern w:val="0"/>
          <w:sz w:val="24"/>
        </w:rPr>
        <w:t>s</w:t>
      </w:r>
      <w:r>
        <w:rPr>
          <w:kern w:val="0"/>
          <w:sz w:val="24"/>
        </w:rPr>
        <w:t>p</w:t>
      </w:r>
      <w:r>
        <w:rPr>
          <w:rFonts w:hint="eastAsia"/>
          <w:kern w:val="0"/>
          <w:sz w:val="24"/>
        </w:rPr>
        <w:t>e</w:t>
      </w:r>
      <w:r>
        <w:rPr>
          <w:kern w:val="0"/>
          <w:sz w:val="24"/>
        </w:rPr>
        <w:t>cified in the specification and the Rules and Regulations and the Builder’s standard.</w:t>
      </w:r>
    </w:p>
    <w:p w14:paraId="5C7FC3DC">
      <w:pPr>
        <w:autoSpaceDE w:val="0"/>
        <w:autoSpaceDN w:val="0"/>
        <w:adjustRightInd w:val="0"/>
        <w:spacing w:line="240" w:lineRule="exact"/>
        <w:rPr>
          <w:kern w:val="0"/>
          <w:sz w:val="24"/>
        </w:rPr>
      </w:pPr>
    </w:p>
    <w:p w14:paraId="1744D089">
      <w:pPr>
        <w:autoSpaceDE w:val="0"/>
        <w:autoSpaceDN w:val="0"/>
        <w:adjustRightInd w:val="0"/>
        <w:ind w:left="963"/>
        <w:rPr>
          <w:kern w:val="0"/>
          <w:sz w:val="24"/>
          <w:u w:val="single"/>
        </w:rPr>
      </w:pPr>
      <w:r>
        <w:rPr>
          <w:kern w:val="0"/>
          <w:sz w:val="24"/>
          <w:u w:val="single"/>
        </w:rPr>
        <w:t>Visual Test</w:t>
      </w:r>
    </w:p>
    <w:p w14:paraId="44CFC1F7">
      <w:pPr>
        <w:autoSpaceDE w:val="0"/>
        <w:autoSpaceDN w:val="0"/>
        <w:adjustRightInd w:val="0"/>
        <w:spacing w:before="4"/>
        <w:ind w:left="963"/>
        <w:rPr>
          <w:kern w:val="0"/>
          <w:sz w:val="24"/>
        </w:rPr>
      </w:pPr>
      <w:r>
        <w:rPr>
          <w:kern w:val="0"/>
          <w:sz w:val="24"/>
        </w:rPr>
        <w:t>Dimensions, scantlings, locations, surfaces finishing, welding, fastenings, joints, etc. shall</w:t>
      </w:r>
      <w:r>
        <w:rPr>
          <w:rFonts w:hint="eastAsia"/>
          <w:kern w:val="0"/>
          <w:sz w:val="24"/>
        </w:rPr>
        <w:t xml:space="preserve"> </w:t>
      </w:r>
      <w:r>
        <w:rPr>
          <w:kern w:val="0"/>
          <w:sz w:val="24"/>
        </w:rPr>
        <w:t>be visually inspected where necessary.</w:t>
      </w:r>
    </w:p>
    <w:p w14:paraId="25C5A180">
      <w:pPr>
        <w:autoSpaceDE w:val="0"/>
        <w:autoSpaceDN w:val="0"/>
        <w:adjustRightInd w:val="0"/>
        <w:spacing w:line="240" w:lineRule="exact"/>
        <w:rPr>
          <w:kern w:val="0"/>
          <w:sz w:val="24"/>
        </w:rPr>
      </w:pPr>
    </w:p>
    <w:p w14:paraId="7D52B9C9">
      <w:pPr>
        <w:autoSpaceDE w:val="0"/>
        <w:autoSpaceDN w:val="0"/>
        <w:adjustRightInd w:val="0"/>
        <w:ind w:left="963"/>
        <w:rPr>
          <w:kern w:val="0"/>
          <w:sz w:val="24"/>
          <w:u w:val="single"/>
        </w:rPr>
      </w:pPr>
      <w:r>
        <w:rPr>
          <w:kern w:val="0"/>
          <w:sz w:val="24"/>
          <w:u w:val="single"/>
        </w:rPr>
        <w:t>Leakage Test (Flow Test)</w:t>
      </w:r>
    </w:p>
    <w:p w14:paraId="2AC0D2BB">
      <w:pPr>
        <w:autoSpaceDE w:val="0"/>
        <w:autoSpaceDN w:val="0"/>
        <w:adjustRightInd w:val="0"/>
        <w:spacing w:before="4"/>
        <w:ind w:left="963"/>
        <w:rPr>
          <w:kern w:val="0"/>
          <w:sz w:val="24"/>
        </w:rPr>
      </w:pPr>
      <w:r>
        <w:rPr>
          <w:kern w:val="0"/>
          <w:sz w:val="24"/>
        </w:rPr>
        <w:t xml:space="preserve">The pipes which </w:t>
      </w:r>
      <w:r>
        <w:rPr>
          <w:rFonts w:hint="eastAsia"/>
          <w:kern w:val="0"/>
          <w:sz w:val="24"/>
        </w:rPr>
        <w:t>to</w:t>
      </w:r>
      <w:r>
        <w:rPr>
          <w:kern w:val="0"/>
          <w:sz w:val="24"/>
        </w:rPr>
        <w:t xml:space="preserve"> be occasionally filled up by gravity or pipes through which liquid flow without pressure during the actual service shall be tested by free flow of water to confirm tightness of pipe lines.</w:t>
      </w:r>
    </w:p>
    <w:p w14:paraId="4F54A4AA">
      <w:pPr>
        <w:autoSpaceDE w:val="0"/>
        <w:autoSpaceDN w:val="0"/>
        <w:adjustRightInd w:val="0"/>
        <w:spacing w:line="240" w:lineRule="exact"/>
        <w:rPr>
          <w:kern w:val="0"/>
          <w:sz w:val="24"/>
        </w:rPr>
      </w:pPr>
    </w:p>
    <w:p w14:paraId="06C52433">
      <w:pPr>
        <w:autoSpaceDE w:val="0"/>
        <w:autoSpaceDN w:val="0"/>
        <w:adjustRightInd w:val="0"/>
        <w:ind w:left="963"/>
        <w:rPr>
          <w:kern w:val="0"/>
          <w:sz w:val="24"/>
          <w:u w:val="single"/>
        </w:rPr>
      </w:pPr>
      <w:r>
        <w:rPr>
          <w:kern w:val="0"/>
          <w:sz w:val="24"/>
          <w:u w:val="single"/>
        </w:rPr>
        <w:t>Pressure Test</w:t>
      </w:r>
    </w:p>
    <w:p w14:paraId="0363B008">
      <w:pPr>
        <w:autoSpaceDE w:val="0"/>
        <w:autoSpaceDN w:val="0"/>
        <w:adjustRightInd w:val="0"/>
        <w:ind w:left="963"/>
        <w:rPr>
          <w:kern w:val="0"/>
          <w:sz w:val="24"/>
        </w:rPr>
      </w:pPr>
      <w:r>
        <w:rPr>
          <w:kern w:val="0"/>
          <w:sz w:val="24"/>
        </w:rPr>
        <w:t>The statically hydraulic pressure test shall be carried out in accordance with the requirement of the Classification Society.</w:t>
      </w:r>
    </w:p>
    <w:p w14:paraId="58EBEF5F">
      <w:pPr>
        <w:autoSpaceDE w:val="0"/>
        <w:autoSpaceDN w:val="0"/>
        <w:adjustRightInd w:val="0"/>
        <w:spacing w:line="240" w:lineRule="exact"/>
        <w:rPr>
          <w:kern w:val="0"/>
          <w:sz w:val="24"/>
        </w:rPr>
      </w:pPr>
    </w:p>
    <w:p w14:paraId="17CB8E58">
      <w:pPr>
        <w:autoSpaceDE w:val="0"/>
        <w:autoSpaceDN w:val="0"/>
        <w:adjustRightInd w:val="0"/>
        <w:ind w:left="963"/>
        <w:rPr>
          <w:kern w:val="0"/>
          <w:sz w:val="24"/>
        </w:rPr>
      </w:pPr>
      <w:r>
        <w:rPr>
          <w:kern w:val="0"/>
          <w:sz w:val="24"/>
        </w:rPr>
        <w:t>During the pressure test, a blank flange shall be provided at the open ends with the valves</w:t>
      </w:r>
      <w:r>
        <w:rPr>
          <w:rFonts w:hint="eastAsia"/>
          <w:kern w:val="0"/>
          <w:sz w:val="24"/>
        </w:rPr>
        <w:t xml:space="preserve"> </w:t>
      </w:r>
      <w:r>
        <w:rPr>
          <w:kern w:val="0"/>
          <w:sz w:val="24"/>
        </w:rPr>
        <w:t xml:space="preserve">and/or any other means of closing on the piping fully open. For pipe insulation refer to Machinery </w:t>
      </w:r>
      <w:r>
        <w:rPr>
          <w:rFonts w:hint="eastAsia"/>
          <w:kern w:val="0"/>
          <w:sz w:val="24"/>
        </w:rPr>
        <w:t>Chapter, item 6.9 of the Specification</w:t>
      </w:r>
      <w:r>
        <w:rPr>
          <w:kern w:val="0"/>
          <w:sz w:val="24"/>
        </w:rPr>
        <w:t>.</w:t>
      </w:r>
    </w:p>
    <w:p w14:paraId="17694C9E">
      <w:pPr>
        <w:autoSpaceDE w:val="0"/>
        <w:autoSpaceDN w:val="0"/>
        <w:adjustRightInd w:val="0"/>
        <w:spacing w:line="240" w:lineRule="exact"/>
        <w:rPr>
          <w:kern w:val="0"/>
          <w:sz w:val="24"/>
        </w:rPr>
      </w:pPr>
    </w:p>
    <w:p w14:paraId="6E8D34BB">
      <w:pPr>
        <w:pStyle w:val="4"/>
        <w:spacing w:before="0" w:after="0"/>
        <w:rPr>
          <w:rFonts w:cs="Arial"/>
        </w:rPr>
      </w:pPr>
      <w:bookmarkStart w:id="238" w:name="_Toc50572462"/>
      <w:r>
        <w:rPr>
          <w:rFonts w:hint="eastAsia" w:cs="Arial"/>
        </w:rPr>
        <w:t>5.1.3</w:t>
      </w:r>
      <w:r>
        <w:rPr>
          <w:rFonts w:cs="Arial"/>
        </w:rPr>
        <w:tab/>
      </w:r>
      <w:r>
        <w:rPr>
          <w:rFonts w:cs="Arial"/>
        </w:rPr>
        <w:t>BILGE PIPING</w:t>
      </w:r>
      <w:bookmarkEnd w:id="238"/>
    </w:p>
    <w:p w14:paraId="13BCC393">
      <w:pPr>
        <w:autoSpaceDE w:val="0"/>
        <w:autoSpaceDN w:val="0"/>
        <w:adjustRightInd w:val="0"/>
        <w:spacing w:line="240" w:lineRule="exact"/>
        <w:rPr>
          <w:kern w:val="0"/>
          <w:sz w:val="24"/>
        </w:rPr>
      </w:pPr>
    </w:p>
    <w:p w14:paraId="0BC40542">
      <w:pPr>
        <w:autoSpaceDE w:val="0"/>
        <w:autoSpaceDN w:val="0"/>
        <w:adjustRightInd w:val="0"/>
        <w:ind w:left="963"/>
        <w:rPr>
          <w:kern w:val="0"/>
          <w:sz w:val="24"/>
          <w:u w:val="single"/>
        </w:rPr>
      </w:pPr>
      <w:r>
        <w:rPr>
          <w:rFonts w:hint="eastAsia"/>
          <w:kern w:val="0"/>
          <w:sz w:val="24"/>
          <w:u w:val="single"/>
        </w:rPr>
        <w:t>Cargo hold</w:t>
      </w:r>
    </w:p>
    <w:p w14:paraId="4A15FECA">
      <w:pPr>
        <w:autoSpaceDE w:val="0"/>
        <w:autoSpaceDN w:val="0"/>
        <w:adjustRightInd w:val="0"/>
        <w:spacing w:line="240" w:lineRule="exact"/>
        <w:rPr>
          <w:kern w:val="0"/>
          <w:sz w:val="24"/>
        </w:rPr>
      </w:pPr>
    </w:p>
    <w:p w14:paraId="46AB5E99">
      <w:pPr>
        <w:autoSpaceDE w:val="0"/>
        <w:autoSpaceDN w:val="0"/>
        <w:adjustRightInd w:val="0"/>
        <w:ind w:left="963"/>
        <w:rPr>
          <w:kern w:val="0"/>
          <w:sz w:val="24"/>
        </w:rPr>
      </w:pPr>
      <w:r>
        <w:rPr>
          <w:kern w:val="0"/>
          <w:sz w:val="24"/>
        </w:rPr>
        <w:t xml:space="preserve">One (1) main bilge line for cargo holds </w:t>
      </w:r>
      <w:r>
        <w:rPr>
          <w:rFonts w:hint="eastAsia"/>
          <w:kern w:val="0"/>
          <w:sz w:val="24"/>
        </w:rPr>
        <w:t>shall</w:t>
      </w:r>
      <w:r>
        <w:rPr>
          <w:kern w:val="0"/>
          <w:sz w:val="24"/>
        </w:rPr>
        <w:t xml:space="preserve"> be arranged in pipe </w:t>
      </w:r>
      <w:r>
        <w:rPr>
          <w:rFonts w:hint="eastAsia"/>
          <w:kern w:val="0"/>
          <w:sz w:val="24"/>
        </w:rPr>
        <w:t>duct</w:t>
      </w:r>
      <w:r>
        <w:rPr>
          <w:kern w:val="0"/>
          <w:sz w:val="24"/>
        </w:rPr>
        <w:t xml:space="preserve"> and branched to each bilge well, fitted with rose box, non-return valve</w:t>
      </w:r>
      <w:r>
        <w:rPr>
          <w:rFonts w:hint="eastAsia"/>
          <w:kern w:val="0"/>
          <w:sz w:val="24"/>
        </w:rPr>
        <w:t xml:space="preserve"> </w:t>
      </w:r>
      <w:r>
        <w:rPr>
          <w:kern w:val="0"/>
          <w:sz w:val="24"/>
        </w:rPr>
        <w:t>and remote control butterfly valve</w:t>
      </w:r>
      <w:r>
        <w:rPr>
          <w:rFonts w:hint="eastAsia"/>
          <w:kern w:val="0"/>
          <w:sz w:val="24"/>
        </w:rPr>
        <w:t>(arranged in pipe duct)</w:t>
      </w:r>
      <w:r>
        <w:rPr>
          <w:kern w:val="0"/>
          <w:sz w:val="24"/>
        </w:rPr>
        <w:t xml:space="preserve"> at each suction mouth.</w:t>
      </w:r>
    </w:p>
    <w:p w14:paraId="038D978E">
      <w:pPr>
        <w:autoSpaceDE w:val="0"/>
        <w:autoSpaceDN w:val="0"/>
        <w:adjustRightInd w:val="0"/>
        <w:ind w:left="963"/>
        <w:rPr>
          <w:kern w:val="0"/>
          <w:sz w:val="24"/>
        </w:rPr>
      </w:pPr>
    </w:p>
    <w:p w14:paraId="14AC50BB">
      <w:pPr>
        <w:autoSpaceDE w:val="0"/>
        <w:autoSpaceDN w:val="0"/>
        <w:adjustRightInd w:val="0"/>
        <w:spacing w:line="240" w:lineRule="exact"/>
        <w:rPr>
          <w:kern w:val="0"/>
          <w:sz w:val="24"/>
        </w:rPr>
      </w:pPr>
    </w:p>
    <w:p w14:paraId="08B6E21D">
      <w:pPr>
        <w:autoSpaceDE w:val="0"/>
        <w:autoSpaceDN w:val="0"/>
        <w:adjustRightInd w:val="0"/>
        <w:ind w:left="963"/>
        <w:rPr>
          <w:kern w:val="0"/>
          <w:sz w:val="24"/>
        </w:rPr>
      </w:pPr>
      <w:r>
        <w:rPr>
          <w:kern w:val="0"/>
          <w:sz w:val="24"/>
        </w:rPr>
        <w:t xml:space="preserve">Each cargo hold shall have two (2) bilge wells at the aft end of the hold (one on each side of the Vessel). </w:t>
      </w:r>
    </w:p>
    <w:p w14:paraId="5CAA1EA5">
      <w:pPr>
        <w:autoSpaceDE w:val="0"/>
        <w:autoSpaceDN w:val="0"/>
        <w:adjustRightInd w:val="0"/>
        <w:ind w:left="963"/>
        <w:rPr>
          <w:kern w:val="0"/>
          <w:sz w:val="24"/>
        </w:rPr>
      </w:pPr>
    </w:p>
    <w:p w14:paraId="698F8CEB">
      <w:pPr>
        <w:autoSpaceDE w:val="0"/>
        <w:autoSpaceDN w:val="0"/>
        <w:adjustRightInd w:val="0"/>
        <w:ind w:left="963"/>
        <w:rPr>
          <w:kern w:val="0"/>
          <w:sz w:val="24"/>
        </w:rPr>
      </w:pPr>
      <w:r>
        <w:rPr>
          <w:kern w:val="0"/>
          <w:sz w:val="24"/>
        </w:rPr>
        <w:t>The main bilge line shall be connected to fire, bilge &amp; G.S pumps in engine room.</w:t>
      </w:r>
    </w:p>
    <w:p w14:paraId="1F1C8199">
      <w:pPr>
        <w:autoSpaceDE w:val="0"/>
        <w:autoSpaceDN w:val="0"/>
        <w:adjustRightInd w:val="0"/>
        <w:spacing w:line="240" w:lineRule="exact"/>
        <w:rPr>
          <w:kern w:val="0"/>
          <w:sz w:val="24"/>
        </w:rPr>
      </w:pPr>
    </w:p>
    <w:p w14:paraId="4DEFD9FA">
      <w:pPr>
        <w:autoSpaceDE w:val="0"/>
        <w:autoSpaceDN w:val="0"/>
        <w:adjustRightInd w:val="0"/>
        <w:ind w:left="963"/>
        <w:rPr>
          <w:kern w:val="0"/>
          <w:sz w:val="24"/>
        </w:rPr>
      </w:pPr>
      <w:r>
        <w:rPr>
          <w:kern w:val="0"/>
          <w:sz w:val="24"/>
        </w:rPr>
        <w:t xml:space="preserve">Dangerous goods bilge water in cargo holds shall be discharged overboard through the main bilge line by a </w:t>
      </w:r>
      <w:r>
        <w:rPr>
          <w:rFonts w:hint="eastAsia"/>
          <w:kern w:val="0"/>
          <w:sz w:val="24"/>
        </w:rPr>
        <w:t>dangerous goods bilge eductor</w:t>
      </w:r>
      <w:r>
        <w:rPr>
          <w:kern w:val="0"/>
          <w:sz w:val="24"/>
        </w:rPr>
        <w:t xml:space="preserve"> located outside of the engine room</w:t>
      </w:r>
      <w:r>
        <w:rPr>
          <w:rFonts w:hint="eastAsia"/>
          <w:kern w:val="0"/>
          <w:sz w:val="24"/>
        </w:rPr>
        <w:t xml:space="preserve"> </w:t>
      </w:r>
      <w:r>
        <w:rPr>
          <w:rFonts w:eastAsia="Arial Unicode MS"/>
          <w:kern w:val="0"/>
          <w:sz w:val="24"/>
        </w:rPr>
        <w:t>when carry dangerous goods</w:t>
      </w:r>
      <w:r>
        <w:rPr>
          <w:kern w:val="0"/>
          <w:sz w:val="24"/>
        </w:rPr>
        <w:t>.</w:t>
      </w:r>
    </w:p>
    <w:p w14:paraId="0FB1407A">
      <w:pPr>
        <w:autoSpaceDE w:val="0"/>
        <w:autoSpaceDN w:val="0"/>
        <w:adjustRightInd w:val="0"/>
        <w:spacing w:line="240" w:lineRule="exact"/>
        <w:rPr>
          <w:kern w:val="0"/>
          <w:sz w:val="24"/>
        </w:rPr>
      </w:pPr>
    </w:p>
    <w:p w14:paraId="7186D43A">
      <w:pPr>
        <w:autoSpaceDE w:val="0"/>
        <w:autoSpaceDN w:val="0"/>
        <w:adjustRightInd w:val="0"/>
        <w:ind w:left="963"/>
        <w:rPr>
          <w:kern w:val="0"/>
          <w:sz w:val="24"/>
        </w:rPr>
      </w:pPr>
      <w:r>
        <w:rPr>
          <w:kern w:val="0"/>
          <w:sz w:val="24"/>
        </w:rPr>
        <w:t>The bilge system shall be so designed that the dangerous goods can be carried in No.</w:t>
      </w:r>
      <w:r>
        <w:rPr>
          <w:rFonts w:hint="eastAsia"/>
          <w:kern w:val="0"/>
          <w:sz w:val="24"/>
        </w:rPr>
        <w:t xml:space="preserve">1~3 </w:t>
      </w:r>
      <w:r>
        <w:rPr>
          <w:kern w:val="0"/>
          <w:sz w:val="24"/>
        </w:rPr>
        <w:t>cargos holds. Shut off valve should be fitted directly at the bulkhead on machinery space</w:t>
      </w:r>
      <w:r>
        <w:rPr>
          <w:rFonts w:hint="eastAsia"/>
          <w:kern w:val="0"/>
          <w:sz w:val="24"/>
        </w:rPr>
        <w:t xml:space="preserve"> </w:t>
      </w:r>
      <w:r>
        <w:rPr>
          <w:kern w:val="0"/>
          <w:sz w:val="24"/>
        </w:rPr>
        <w:t xml:space="preserve">of end of bilge main line to ensure the separation of bilge water from engine room when </w:t>
      </w:r>
      <w:r>
        <w:rPr>
          <w:rFonts w:hint="eastAsia"/>
          <w:kern w:val="0"/>
          <w:sz w:val="24"/>
        </w:rPr>
        <w:t>dangerous goods are</w:t>
      </w:r>
      <w:r>
        <w:rPr>
          <w:kern w:val="0"/>
          <w:sz w:val="24"/>
        </w:rPr>
        <w:t xml:space="preserve"> loaded in </w:t>
      </w:r>
      <w:r>
        <w:rPr>
          <w:rFonts w:hint="eastAsia"/>
          <w:kern w:val="0"/>
          <w:sz w:val="24"/>
        </w:rPr>
        <w:t xml:space="preserve">cargo </w:t>
      </w:r>
      <w:r>
        <w:rPr>
          <w:kern w:val="0"/>
          <w:sz w:val="24"/>
        </w:rPr>
        <w:t>hold.</w:t>
      </w:r>
    </w:p>
    <w:p w14:paraId="68A2081A">
      <w:pPr>
        <w:autoSpaceDE w:val="0"/>
        <w:autoSpaceDN w:val="0"/>
        <w:adjustRightInd w:val="0"/>
        <w:spacing w:line="240" w:lineRule="exact"/>
        <w:rPr>
          <w:kern w:val="0"/>
          <w:sz w:val="24"/>
        </w:rPr>
      </w:pPr>
    </w:p>
    <w:p w14:paraId="6BD83FB4">
      <w:pPr>
        <w:autoSpaceDE w:val="0"/>
        <w:autoSpaceDN w:val="0"/>
        <w:adjustRightInd w:val="0"/>
        <w:ind w:left="963"/>
        <w:rPr>
          <w:kern w:val="0"/>
          <w:sz w:val="24"/>
          <w:u w:val="single"/>
        </w:rPr>
      </w:pPr>
      <w:r>
        <w:rPr>
          <w:kern w:val="0"/>
          <w:sz w:val="24"/>
          <w:u w:val="single"/>
        </w:rPr>
        <w:t>Bow</w:t>
      </w:r>
      <w:r>
        <w:rPr>
          <w:rFonts w:hint="eastAsia"/>
          <w:kern w:val="0"/>
          <w:sz w:val="24"/>
          <w:u w:val="single"/>
        </w:rPr>
        <w:t xml:space="preserve"> part</w:t>
      </w:r>
    </w:p>
    <w:p w14:paraId="5B28A7BA">
      <w:pPr>
        <w:autoSpaceDE w:val="0"/>
        <w:autoSpaceDN w:val="0"/>
        <w:adjustRightInd w:val="0"/>
        <w:spacing w:line="240" w:lineRule="exact"/>
        <w:rPr>
          <w:kern w:val="0"/>
          <w:sz w:val="24"/>
        </w:rPr>
      </w:pPr>
    </w:p>
    <w:p w14:paraId="7E774045">
      <w:pPr>
        <w:autoSpaceDE w:val="0"/>
        <w:autoSpaceDN w:val="0"/>
        <w:adjustRightInd w:val="0"/>
        <w:ind w:left="963"/>
        <w:rPr>
          <w:kern w:val="0"/>
          <w:sz w:val="24"/>
        </w:rPr>
      </w:pPr>
      <w:r>
        <w:rPr>
          <w:rFonts w:hint="eastAsia"/>
          <w:kern w:val="0"/>
          <w:sz w:val="24"/>
        </w:rPr>
        <w:t>One (1)</w:t>
      </w:r>
      <w:r>
        <w:rPr>
          <w:kern w:val="0"/>
          <w:sz w:val="24"/>
        </w:rPr>
        <w:t xml:space="preserve"> bilge eductor </w:t>
      </w:r>
      <w:r>
        <w:rPr>
          <w:rFonts w:hint="eastAsia"/>
          <w:kern w:val="0"/>
          <w:sz w:val="24"/>
        </w:rPr>
        <w:t xml:space="preserve">shall be provided to </w:t>
      </w:r>
      <w:r>
        <w:rPr>
          <w:kern w:val="0"/>
          <w:sz w:val="24"/>
        </w:rPr>
        <w:t>discharge</w:t>
      </w:r>
      <w:r>
        <w:rPr>
          <w:rFonts w:hint="eastAsia"/>
          <w:kern w:val="0"/>
          <w:sz w:val="24"/>
        </w:rPr>
        <w:t xml:space="preserve"> b</w:t>
      </w:r>
      <w:r>
        <w:rPr>
          <w:kern w:val="0"/>
          <w:sz w:val="24"/>
        </w:rPr>
        <w:t>ilge in the chain locker</w:t>
      </w:r>
      <w:r>
        <w:rPr>
          <w:rFonts w:hint="eastAsia"/>
          <w:kern w:val="0"/>
          <w:sz w:val="24"/>
        </w:rPr>
        <w:t>, void space above fore peak tank and</w:t>
      </w:r>
      <w:r>
        <w:rPr>
          <w:kern w:val="0"/>
          <w:sz w:val="24"/>
        </w:rPr>
        <w:t xml:space="preserve"> bosun store</w:t>
      </w:r>
      <w:r>
        <w:rPr>
          <w:rFonts w:hint="eastAsia"/>
          <w:kern w:val="0"/>
          <w:sz w:val="24"/>
        </w:rPr>
        <w:t>. A</w:t>
      </w:r>
      <w:r>
        <w:rPr>
          <w:kern w:val="0"/>
          <w:sz w:val="24"/>
        </w:rPr>
        <w:t>nd driving water</w:t>
      </w:r>
      <w:r>
        <w:rPr>
          <w:rFonts w:hint="eastAsia"/>
          <w:kern w:val="0"/>
          <w:sz w:val="24"/>
        </w:rPr>
        <w:t xml:space="preserve"> for </w:t>
      </w:r>
      <w:r>
        <w:rPr>
          <w:kern w:val="0"/>
          <w:sz w:val="24"/>
        </w:rPr>
        <w:t xml:space="preserve">eductor shall be supplied from the </w:t>
      </w:r>
      <w:r>
        <w:rPr>
          <w:rFonts w:hint="eastAsia"/>
          <w:kern w:val="0"/>
          <w:sz w:val="24"/>
        </w:rPr>
        <w:t>fire main</w:t>
      </w:r>
      <w:r>
        <w:rPr>
          <w:kern w:val="0"/>
          <w:sz w:val="24"/>
        </w:rPr>
        <w:t xml:space="preserve"> line.</w:t>
      </w:r>
      <w:r>
        <w:rPr>
          <w:rFonts w:hint="eastAsia"/>
          <w:kern w:val="0"/>
          <w:sz w:val="24"/>
        </w:rPr>
        <w:t xml:space="preserve"> </w:t>
      </w:r>
    </w:p>
    <w:p w14:paraId="35B62B8E">
      <w:pPr>
        <w:autoSpaceDE w:val="0"/>
        <w:autoSpaceDN w:val="0"/>
        <w:adjustRightInd w:val="0"/>
        <w:spacing w:line="240" w:lineRule="exact"/>
        <w:rPr>
          <w:kern w:val="0"/>
          <w:sz w:val="24"/>
        </w:rPr>
      </w:pPr>
    </w:p>
    <w:p w14:paraId="144702E1">
      <w:pPr>
        <w:autoSpaceDE w:val="0"/>
        <w:autoSpaceDN w:val="0"/>
        <w:adjustRightInd w:val="0"/>
        <w:ind w:left="963"/>
        <w:rPr>
          <w:kern w:val="0"/>
          <w:sz w:val="24"/>
        </w:rPr>
      </w:pPr>
      <w:r>
        <w:rPr>
          <w:rFonts w:hint="eastAsia"/>
          <w:kern w:val="0"/>
          <w:sz w:val="24"/>
        </w:rPr>
        <w:t>One (1)</w:t>
      </w:r>
      <w:r>
        <w:rPr>
          <w:kern w:val="0"/>
          <w:sz w:val="24"/>
        </w:rPr>
        <w:t xml:space="preserve"> bilge eductor </w:t>
      </w:r>
      <w:r>
        <w:rPr>
          <w:rFonts w:hint="eastAsia"/>
          <w:kern w:val="0"/>
          <w:sz w:val="24"/>
        </w:rPr>
        <w:t xml:space="preserve">shall be provided to </w:t>
      </w:r>
      <w:r>
        <w:rPr>
          <w:kern w:val="0"/>
          <w:sz w:val="24"/>
        </w:rPr>
        <w:t>discharge</w:t>
      </w:r>
      <w:r>
        <w:rPr>
          <w:rFonts w:hint="eastAsia"/>
          <w:kern w:val="0"/>
          <w:sz w:val="24"/>
        </w:rPr>
        <w:t xml:space="preserve"> b</w:t>
      </w:r>
      <w:r>
        <w:rPr>
          <w:kern w:val="0"/>
          <w:sz w:val="24"/>
        </w:rPr>
        <w:t xml:space="preserve">ilge in the </w:t>
      </w:r>
      <w:r>
        <w:rPr>
          <w:rFonts w:hint="eastAsia"/>
          <w:kern w:val="0"/>
          <w:sz w:val="24"/>
        </w:rPr>
        <w:t>bow thruster &amp; emergency fire pump room. A</w:t>
      </w:r>
      <w:r>
        <w:rPr>
          <w:kern w:val="0"/>
          <w:sz w:val="24"/>
        </w:rPr>
        <w:t>nd driving water</w:t>
      </w:r>
      <w:r>
        <w:rPr>
          <w:rFonts w:hint="eastAsia"/>
          <w:kern w:val="0"/>
          <w:sz w:val="24"/>
        </w:rPr>
        <w:t xml:space="preserve"> for </w:t>
      </w:r>
      <w:r>
        <w:rPr>
          <w:kern w:val="0"/>
          <w:sz w:val="24"/>
        </w:rPr>
        <w:t xml:space="preserve">eductor shall be supplied from the </w:t>
      </w:r>
      <w:r>
        <w:rPr>
          <w:rFonts w:hint="eastAsia"/>
          <w:kern w:val="0"/>
          <w:sz w:val="24"/>
        </w:rPr>
        <w:t>fire main</w:t>
      </w:r>
      <w:r>
        <w:rPr>
          <w:kern w:val="0"/>
          <w:sz w:val="24"/>
        </w:rPr>
        <w:t xml:space="preserve"> line.</w:t>
      </w:r>
      <w:r>
        <w:rPr>
          <w:rFonts w:hint="eastAsia"/>
          <w:kern w:val="0"/>
          <w:sz w:val="24"/>
        </w:rPr>
        <w:t xml:space="preserve"> </w:t>
      </w:r>
    </w:p>
    <w:p w14:paraId="404A2C7D">
      <w:pPr>
        <w:autoSpaceDE w:val="0"/>
        <w:autoSpaceDN w:val="0"/>
        <w:adjustRightInd w:val="0"/>
        <w:spacing w:line="240" w:lineRule="exact"/>
        <w:rPr>
          <w:kern w:val="0"/>
          <w:sz w:val="24"/>
        </w:rPr>
      </w:pPr>
    </w:p>
    <w:p w14:paraId="401FCCBF">
      <w:pPr>
        <w:autoSpaceDE w:val="0"/>
        <w:autoSpaceDN w:val="0"/>
        <w:adjustRightInd w:val="0"/>
        <w:ind w:left="963"/>
        <w:rPr>
          <w:kern w:val="0"/>
          <w:sz w:val="24"/>
          <w:u w:val="single"/>
        </w:rPr>
      </w:pPr>
      <w:r>
        <w:rPr>
          <w:rFonts w:hint="eastAsia"/>
          <w:kern w:val="0"/>
          <w:sz w:val="24"/>
          <w:u w:val="single"/>
        </w:rPr>
        <w:t>Stern part</w:t>
      </w:r>
    </w:p>
    <w:p w14:paraId="69FB4A1A">
      <w:pPr>
        <w:autoSpaceDE w:val="0"/>
        <w:autoSpaceDN w:val="0"/>
        <w:adjustRightInd w:val="0"/>
        <w:spacing w:line="240" w:lineRule="exact"/>
        <w:rPr>
          <w:kern w:val="0"/>
          <w:sz w:val="24"/>
        </w:rPr>
      </w:pPr>
    </w:p>
    <w:p w14:paraId="05D1340A">
      <w:pPr>
        <w:autoSpaceDE w:val="0"/>
        <w:autoSpaceDN w:val="0"/>
        <w:adjustRightInd w:val="0"/>
        <w:ind w:left="963"/>
        <w:rPr>
          <w:kern w:val="0"/>
          <w:sz w:val="24"/>
        </w:rPr>
      </w:pPr>
      <w:r>
        <w:rPr>
          <w:kern w:val="0"/>
          <w:sz w:val="24"/>
        </w:rPr>
        <w:t>Bilge water in the steering gear room shall be led to the bilge well in the engine room through self-closing valve.</w:t>
      </w:r>
    </w:p>
    <w:p w14:paraId="49093011">
      <w:pPr>
        <w:autoSpaceDE w:val="0"/>
        <w:autoSpaceDN w:val="0"/>
        <w:adjustRightInd w:val="0"/>
        <w:rPr>
          <w:kern w:val="0"/>
          <w:sz w:val="24"/>
        </w:rPr>
      </w:pPr>
    </w:p>
    <w:p w14:paraId="13F52BB0">
      <w:pPr>
        <w:autoSpaceDE w:val="0"/>
        <w:autoSpaceDN w:val="0"/>
        <w:adjustRightInd w:val="0"/>
        <w:ind w:left="963"/>
        <w:rPr>
          <w:kern w:val="0"/>
          <w:sz w:val="24"/>
          <w:u w:val="single"/>
        </w:rPr>
      </w:pPr>
      <w:r>
        <w:rPr>
          <w:rFonts w:hint="eastAsia"/>
          <w:kern w:val="0"/>
          <w:sz w:val="24"/>
          <w:u w:val="single"/>
        </w:rPr>
        <w:t>Other spaces</w:t>
      </w:r>
    </w:p>
    <w:p w14:paraId="720DD15D">
      <w:pPr>
        <w:autoSpaceDE w:val="0"/>
        <w:autoSpaceDN w:val="0"/>
        <w:adjustRightInd w:val="0"/>
        <w:spacing w:line="240" w:lineRule="exact"/>
        <w:rPr>
          <w:kern w:val="0"/>
          <w:sz w:val="24"/>
        </w:rPr>
      </w:pPr>
    </w:p>
    <w:p w14:paraId="745AE48C">
      <w:pPr>
        <w:autoSpaceDE w:val="0"/>
        <w:autoSpaceDN w:val="0"/>
        <w:adjustRightInd w:val="0"/>
        <w:ind w:left="963"/>
        <w:rPr>
          <w:kern w:val="0"/>
          <w:sz w:val="24"/>
        </w:rPr>
      </w:pPr>
      <w:r>
        <w:rPr>
          <w:rFonts w:hint="eastAsia"/>
          <w:kern w:val="0"/>
          <w:sz w:val="24"/>
        </w:rPr>
        <w:t xml:space="preserve">The daily bilge piping system in E/R shall be </w:t>
      </w:r>
      <w:r>
        <w:rPr>
          <w:kern w:val="0"/>
          <w:sz w:val="24"/>
        </w:rPr>
        <w:t>independent</w:t>
      </w:r>
      <w:r>
        <w:rPr>
          <w:rFonts w:hint="eastAsia"/>
          <w:kern w:val="0"/>
          <w:sz w:val="24"/>
        </w:rPr>
        <w:t xml:space="preserve"> of main bilge piping system.</w:t>
      </w:r>
    </w:p>
    <w:p w14:paraId="6C40D9E0">
      <w:pPr>
        <w:autoSpaceDE w:val="0"/>
        <w:autoSpaceDN w:val="0"/>
        <w:adjustRightInd w:val="0"/>
        <w:spacing w:line="240" w:lineRule="exact"/>
        <w:rPr>
          <w:kern w:val="0"/>
          <w:sz w:val="24"/>
        </w:rPr>
      </w:pPr>
    </w:p>
    <w:p w14:paraId="4C14799C">
      <w:pPr>
        <w:autoSpaceDE w:val="0"/>
        <w:autoSpaceDN w:val="0"/>
        <w:adjustRightInd w:val="0"/>
        <w:ind w:left="963"/>
        <w:rPr>
          <w:kern w:val="0"/>
          <w:sz w:val="24"/>
        </w:rPr>
      </w:pPr>
      <w:r>
        <w:rPr>
          <w:kern w:val="0"/>
          <w:sz w:val="24"/>
        </w:rPr>
        <w:t>Oily bilge discharge pipe with stop valve and MARPOL shore connection flange shall be provided at each side on upper deck.</w:t>
      </w:r>
    </w:p>
    <w:p w14:paraId="125D78F0">
      <w:pPr>
        <w:autoSpaceDE w:val="0"/>
        <w:autoSpaceDN w:val="0"/>
        <w:adjustRightInd w:val="0"/>
        <w:ind w:left="963"/>
        <w:rPr>
          <w:kern w:val="0"/>
          <w:sz w:val="24"/>
        </w:rPr>
      </w:pPr>
    </w:p>
    <w:p w14:paraId="64F66D4E">
      <w:pPr>
        <w:autoSpaceDE w:val="0"/>
        <w:autoSpaceDN w:val="0"/>
        <w:adjustRightInd w:val="0"/>
        <w:ind w:left="963"/>
        <w:rPr>
          <w:kern w:val="0"/>
          <w:sz w:val="24"/>
        </w:rPr>
      </w:pPr>
      <w:r>
        <w:rPr>
          <w:kern w:val="0"/>
          <w:sz w:val="24"/>
        </w:rPr>
        <w:t>The valve for bilge lines in engine room shall be manually operated</w:t>
      </w:r>
      <w:r>
        <w:rPr>
          <w:rFonts w:hint="eastAsia"/>
          <w:kern w:val="0"/>
          <w:sz w:val="24"/>
        </w:rPr>
        <w:t>.</w:t>
      </w:r>
    </w:p>
    <w:p w14:paraId="07B82D7E">
      <w:pPr>
        <w:autoSpaceDE w:val="0"/>
        <w:autoSpaceDN w:val="0"/>
        <w:adjustRightInd w:val="0"/>
        <w:spacing w:line="240" w:lineRule="exact"/>
        <w:rPr>
          <w:kern w:val="0"/>
          <w:sz w:val="24"/>
        </w:rPr>
      </w:pPr>
    </w:p>
    <w:p w14:paraId="596C897E">
      <w:pPr>
        <w:autoSpaceDE w:val="0"/>
        <w:autoSpaceDN w:val="0"/>
        <w:adjustRightInd w:val="0"/>
        <w:ind w:left="963"/>
        <w:rPr>
          <w:kern w:val="0"/>
          <w:sz w:val="24"/>
        </w:rPr>
      </w:pPr>
      <w:r>
        <w:rPr>
          <w:kern w:val="0"/>
          <w:sz w:val="24"/>
        </w:rPr>
        <w:t>For bilge pump and bilge system in the engine room, refer to the Machinery Specifications</w:t>
      </w:r>
      <w:r>
        <w:rPr>
          <w:rFonts w:hint="eastAsia"/>
          <w:kern w:val="0"/>
          <w:sz w:val="24"/>
        </w:rPr>
        <w:t>.</w:t>
      </w:r>
    </w:p>
    <w:p w14:paraId="1F80CA1D">
      <w:pPr>
        <w:autoSpaceDE w:val="0"/>
        <w:autoSpaceDN w:val="0"/>
        <w:adjustRightInd w:val="0"/>
        <w:ind w:left="963"/>
        <w:rPr>
          <w:kern w:val="0"/>
          <w:sz w:val="24"/>
        </w:rPr>
      </w:pPr>
    </w:p>
    <w:p w14:paraId="3654311C">
      <w:pPr>
        <w:autoSpaceDE w:val="0"/>
        <w:autoSpaceDN w:val="0"/>
        <w:adjustRightInd w:val="0"/>
        <w:ind w:left="963"/>
        <w:rPr>
          <w:kern w:val="0"/>
          <w:sz w:val="24"/>
        </w:rPr>
      </w:pPr>
      <w:r>
        <w:rPr>
          <w:rFonts w:hint="eastAsia"/>
          <w:kern w:val="0"/>
          <w:sz w:val="24"/>
        </w:rPr>
        <w:t>High level alarm shall be provided for bilge wells.</w:t>
      </w:r>
    </w:p>
    <w:p w14:paraId="5A4AE673">
      <w:pPr>
        <w:autoSpaceDE w:val="0"/>
        <w:autoSpaceDN w:val="0"/>
        <w:adjustRightInd w:val="0"/>
        <w:spacing w:line="240" w:lineRule="exact"/>
        <w:rPr>
          <w:kern w:val="0"/>
          <w:sz w:val="24"/>
        </w:rPr>
      </w:pPr>
    </w:p>
    <w:p w14:paraId="254E41DD">
      <w:pPr>
        <w:pStyle w:val="4"/>
        <w:spacing w:before="0" w:after="0"/>
        <w:rPr>
          <w:rFonts w:cs="Arial"/>
        </w:rPr>
      </w:pPr>
      <w:bookmarkStart w:id="239" w:name="_Toc50572463"/>
      <w:r>
        <w:rPr>
          <w:rFonts w:hint="eastAsia" w:cs="Arial"/>
        </w:rPr>
        <w:t>5.1.4</w:t>
      </w:r>
      <w:r>
        <w:rPr>
          <w:rFonts w:cs="Arial"/>
        </w:rPr>
        <w:tab/>
      </w:r>
      <w:r>
        <w:rPr>
          <w:rFonts w:cs="Arial"/>
        </w:rPr>
        <w:t>BALLAST PIPING</w:t>
      </w:r>
      <w:bookmarkEnd w:id="239"/>
    </w:p>
    <w:p w14:paraId="78C8805A">
      <w:pPr>
        <w:autoSpaceDE w:val="0"/>
        <w:autoSpaceDN w:val="0"/>
        <w:adjustRightInd w:val="0"/>
        <w:spacing w:before="2"/>
        <w:jc w:val="left"/>
        <w:rPr>
          <w:rFonts w:ascii="Arial" w:hAnsi="Arial" w:cs="Arial"/>
          <w:kern w:val="0"/>
          <w:sz w:val="24"/>
        </w:rPr>
      </w:pPr>
    </w:p>
    <w:p w14:paraId="2C493889">
      <w:pPr>
        <w:autoSpaceDE w:val="0"/>
        <w:autoSpaceDN w:val="0"/>
        <w:adjustRightInd w:val="0"/>
        <w:ind w:left="963"/>
        <w:rPr>
          <w:kern w:val="0"/>
          <w:sz w:val="24"/>
        </w:rPr>
      </w:pPr>
      <w:r>
        <w:rPr>
          <w:kern w:val="0"/>
          <w:sz w:val="24"/>
        </w:rPr>
        <w:t xml:space="preserve">One (1) ballast main ring line shall be arranged in pipe </w:t>
      </w:r>
      <w:r>
        <w:rPr>
          <w:rFonts w:hint="eastAsia"/>
          <w:kern w:val="0"/>
          <w:sz w:val="24"/>
        </w:rPr>
        <w:t>duct</w:t>
      </w:r>
      <w:r>
        <w:rPr>
          <w:kern w:val="0"/>
          <w:sz w:val="24"/>
        </w:rPr>
        <w:t xml:space="preserve"> for ballasting, de-ballasting and transferring the ballast water in double bottom ballast tanks</w:t>
      </w:r>
      <w:r>
        <w:rPr>
          <w:rFonts w:hint="eastAsia"/>
          <w:kern w:val="0"/>
          <w:sz w:val="24"/>
        </w:rPr>
        <w:t xml:space="preserve">, </w:t>
      </w:r>
      <w:r>
        <w:rPr>
          <w:kern w:val="0"/>
          <w:sz w:val="24"/>
        </w:rPr>
        <w:t>side ballast tanks</w:t>
      </w:r>
      <w:r>
        <w:rPr>
          <w:rFonts w:hint="eastAsia"/>
          <w:kern w:val="0"/>
          <w:sz w:val="24"/>
        </w:rPr>
        <w:t>.</w:t>
      </w:r>
    </w:p>
    <w:p w14:paraId="3437E57B">
      <w:pPr>
        <w:autoSpaceDE w:val="0"/>
        <w:autoSpaceDN w:val="0"/>
        <w:adjustRightInd w:val="0"/>
        <w:spacing w:line="240" w:lineRule="exact"/>
        <w:rPr>
          <w:kern w:val="0"/>
          <w:sz w:val="24"/>
        </w:rPr>
      </w:pPr>
    </w:p>
    <w:p w14:paraId="3225A0B2">
      <w:pPr>
        <w:autoSpaceDE w:val="0"/>
        <w:autoSpaceDN w:val="0"/>
        <w:adjustRightInd w:val="0"/>
        <w:ind w:left="963"/>
        <w:rPr>
          <w:kern w:val="0"/>
          <w:sz w:val="24"/>
        </w:rPr>
      </w:pPr>
      <w:r>
        <w:rPr>
          <w:rFonts w:hint="eastAsia"/>
          <w:kern w:val="0"/>
          <w:sz w:val="24"/>
        </w:rPr>
        <w:t>B</w:t>
      </w:r>
      <w:r>
        <w:rPr>
          <w:kern w:val="0"/>
          <w:sz w:val="24"/>
        </w:rPr>
        <w:t>allast system shall consist of two (2) ballast pumps</w:t>
      </w:r>
      <w:r>
        <w:rPr>
          <w:rFonts w:hint="eastAsia"/>
          <w:kern w:val="0"/>
          <w:sz w:val="24"/>
        </w:rPr>
        <w:t xml:space="preserve"> and one (1) ballast water treatment plant </w:t>
      </w:r>
      <w:r>
        <w:rPr>
          <w:kern w:val="0"/>
          <w:sz w:val="24"/>
        </w:rPr>
        <w:t>in engine room.</w:t>
      </w:r>
      <w:r>
        <w:rPr>
          <w:rFonts w:hint="eastAsia"/>
          <w:kern w:val="0"/>
          <w:sz w:val="24"/>
        </w:rPr>
        <w:t xml:space="preserve"> </w:t>
      </w:r>
    </w:p>
    <w:p w14:paraId="442C5501">
      <w:pPr>
        <w:autoSpaceDE w:val="0"/>
        <w:autoSpaceDN w:val="0"/>
        <w:adjustRightInd w:val="0"/>
        <w:spacing w:line="240" w:lineRule="exact"/>
        <w:rPr>
          <w:kern w:val="0"/>
          <w:sz w:val="24"/>
        </w:rPr>
      </w:pPr>
    </w:p>
    <w:p w14:paraId="1B8C86C3">
      <w:pPr>
        <w:autoSpaceDE w:val="0"/>
        <w:autoSpaceDN w:val="0"/>
        <w:adjustRightInd w:val="0"/>
        <w:ind w:left="963"/>
        <w:rPr>
          <w:kern w:val="0"/>
          <w:sz w:val="24"/>
        </w:rPr>
      </w:pPr>
      <w:r>
        <w:rPr>
          <w:kern w:val="0"/>
          <w:sz w:val="24"/>
        </w:rPr>
        <w:t xml:space="preserve">Trim adjustment shall be remotely done by ballast system from </w:t>
      </w:r>
      <w:r>
        <w:rPr>
          <w:rFonts w:hint="eastAsia"/>
          <w:kern w:val="0"/>
          <w:sz w:val="24"/>
        </w:rPr>
        <w:t>ship office</w:t>
      </w:r>
      <w:r>
        <w:rPr>
          <w:kern w:val="0"/>
          <w:sz w:val="24"/>
        </w:rPr>
        <w:t>.</w:t>
      </w:r>
    </w:p>
    <w:p w14:paraId="5DC9B066">
      <w:pPr>
        <w:autoSpaceDE w:val="0"/>
        <w:autoSpaceDN w:val="0"/>
        <w:adjustRightInd w:val="0"/>
        <w:spacing w:line="240" w:lineRule="exact"/>
        <w:rPr>
          <w:kern w:val="0"/>
          <w:sz w:val="24"/>
        </w:rPr>
      </w:pPr>
    </w:p>
    <w:p w14:paraId="4876A4E9">
      <w:pPr>
        <w:autoSpaceDE w:val="0"/>
        <w:autoSpaceDN w:val="0"/>
        <w:adjustRightInd w:val="0"/>
        <w:ind w:left="963"/>
        <w:rPr>
          <w:kern w:val="0"/>
          <w:sz w:val="24"/>
        </w:rPr>
      </w:pPr>
      <w:r>
        <w:rPr>
          <w:kern w:val="0"/>
          <w:sz w:val="24"/>
        </w:rPr>
        <w:t>A suction bell mouth shall be provided in each ballast tank.</w:t>
      </w:r>
      <w:r>
        <w:rPr>
          <w:rFonts w:hint="eastAsia"/>
          <w:kern w:val="0"/>
          <w:sz w:val="24"/>
        </w:rPr>
        <w:t xml:space="preserve"> The s</w:t>
      </w:r>
      <w:r>
        <w:rPr>
          <w:kern w:val="0"/>
          <w:sz w:val="24"/>
        </w:rPr>
        <w:t>uction mouth shall be connected with flange in tanks and easily</w:t>
      </w:r>
      <w:r>
        <w:rPr>
          <w:rFonts w:hint="eastAsia"/>
          <w:kern w:val="0"/>
          <w:sz w:val="24"/>
        </w:rPr>
        <w:t xml:space="preserve"> </w:t>
      </w:r>
      <w:r>
        <w:rPr>
          <w:kern w:val="0"/>
          <w:sz w:val="24"/>
        </w:rPr>
        <w:t xml:space="preserve">dismounted. </w:t>
      </w:r>
    </w:p>
    <w:p w14:paraId="3D9F2C59">
      <w:pPr>
        <w:autoSpaceDE w:val="0"/>
        <w:autoSpaceDN w:val="0"/>
        <w:adjustRightInd w:val="0"/>
        <w:spacing w:line="240" w:lineRule="exact"/>
        <w:rPr>
          <w:kern w:val="0"/>
          <w:sz w:val="24"/>
        </w:rPr>
      </w:pPr>
    </w:p>
    <w:p w14:paraId="16A476DB">
      <w:pPr>
        <w:autoSpaceDE w:val="0"/>
        <w:autoSpaceDN w:val="0"/>
        <w:adjustRightInd w:val="0"/>
        <w:ind w:left="963"/>
        <w:rPr>
          <w:kern w:val="0"/>
          <w:sz w:val="24"/>
        </w:rPr>
      </w:pPr>
      <w:r>
        <w:rPr>
          <w:kern w:val="0"/>
          <w:sz w:val="24"/>
        </w:rPr>
        <w:t>Drain hole shall be provided enough at structure member surrounding mouth pieces.</w:t>
      </w:r>
    </w:p>
    <w:p w14:paraId="0ED6BC64">
      <w:pPr>
        <w:autoSpaceDE w:val="0"/>
        <w:autoSpaceDN w:val="0"/>
        <w:adjustRightInd w:val="0"/>
        <w:spacing w:line="240" w:lineRule="exact"/>
        <w:rPr>
          <w:kern w:val="0"/>
          <w:sz w:val="24"/>
        </w:rPr>
      </w:pPr>
    </w:p>
    <w:p w14:paraId="2E5F3C2E">
      <w:pPr>
        <w:autoSpaceDE w:val="0"/>
        <w:autoSpaceDN w:val="0"/>
        <w:adjustRightInd w:val="0"/>
        <w:ind w:left="963"/>
        <w:rPr>
          <w:color w:val="000000"/>
          <w:kern w:val="0"/>
          <w:sz w:val="24"/>
        </w:rPr>
      </w:pPr>
      <w:r>
        <w:rPr>
          <w:color w:val="000000"/>
          <w:kern w:val="0"/>
          <w:sz w:val="24"/>
        </w:rPr>
        <w:t xml:space="preserve">The remote control </w:t>
      </w:r>
      <w:r>
        <w:rPr>
          <w:rFonts w:hint="eastAsia"/>
          <w:color w:val="000000"/>
          <w:kern w:val="0"/>
          <w:sz w:val="24"/>
        </w:rPr>
        <w:t xml:space="preserve">pneumatic </w:t>
      </w:r>
      <w:r>
        <w:rPr>
          <w:color w:val="000000"/>
          <w:kern w:val="0"/>
          <w:sz w:val="24"/>
        </w:rPr>
        <w:t>butterfly valve shall be fitted on each branch ballast line in pipe</w:t>
      </w:r>
      <w:r>
        <w:rPr>
          <w:rFonts w:hint="eastAsia"/>
          <w:color w:val="000000"/>
          <w:kern w:val="0"/>
          <w:sz w:val="24"/>
        </w:rPr>
        <w:t xml:space="preserve"> duct</w:t>
      </w:r>
      <w:r>
        <w:rPr>
          <w:color w:val="000000"/>
          <w:kern w:val="0"/>
          <w:sz w:val="24"/>
        </w:rPr>
        <w:t xml:space="preserve"> and shall be remote operated from </w:t>
      </w:r>
      <w:r>
        <w:rPr>
          <w:rFonts w:hint="eastAsia"/>
          <w:color w:val="000000"/>
          <w:kern w:val="0"/>
          <w:sz w:val="24"/>
        </w:rPr>
        <w:t>ship office</w:t>
      </w:r>
      <w:r>
        <w:rPr>
          <w:color w:val="000000"/>
          <w:kern w:val="0"/>
          <w:sz w:val="24"/>
        </w:rPr>
        <w:t>.</w:t>
      </w:r>
    </w:p>
    <w:p w14:paraId="54AA013B">
      <w:pPr>
        <w:autoSpaceDE w:val="0"/>
        <w:autoSpaceDN w:val="0"/>
        <w:adjustRightInd w:val="0"/>
        <w:spacing w:line="240" w:lineRule="exact"/>
        <w:rPr>
          <w:kern w:val="0"/>
          <w:sz w:val="24"/>
        </w:rPr>
      </w:pPr>
    </w:p>
    <w:p w14:paraId="11A89F5A">
      <w:pPr>
        <w:autoSpaceDE w:val="0"/>
        <w:autoSpaceDN w:val="0"/>
        <w:adjustRightInd w:val="0"/>
        <w:ind w:left="963"/>
        <w:rPr>
          <w:kern w:val="0"/>
          <w:sz w:val="24"/>
        </w:rPr>
      </w:pPr>
      <w:r>
        <w:rPr>
          <w:kern w:val="0"/>
          <w:sz w:val="24"/>
        </w:rPr>
        <w:t>All remote operat</w:t>
      </w:r>
      <w:r>
        <w:rPr>
          <w:rFonts w:hint="eastAsia"/>
          <w:kern w:val="0"/>
          <w:sz w:val="24"/>
        </w:rPr>
        <w:t>ed ballast water</w:t>
      </w:r>
      <w:r>
        <w:rPr>
          <w:kern w:val="0"/>
          <w:sz w:val="24"/>
        </w:rPr>
        <w:t xml:space="preserve"> valves can be open/shut manually in case failure of remote operation.</w:t>
      </w:r>
      <w:r>
        <w:rPr>
          <w:rFonts w:hint="eastAsia"/>
          <w:kern w:val="0"/>
          <w:sz w:val="24"/>
        </w:rPr>
        <w:t xml:space="preserve"> And local open/shut indication shall be provided for the remote operated ballast water valves.</w:t>
      </w:r>
    </w:p>
    <w:p w14:paraId="169F9AC6">
      <w:pPr>
        <w:autoSpaceDE w:val="0"/>
        <w:autoSpaceDN w:val="0"/>
        <w:adjustRightInd w:val="0"/>
        <w:spacing w:line="240" w:lineRule="exact"/>
        <w:rPr>
          <w:kern w:val="0"/>
          <w:sz w:val="24"/>
        </w:rPr>
      </w:pPr>
    </w:p>
    <w:p w14:paraId="36CF6D91">
      <w:pPr>
        <w:autoSpaceDE w:val="0"/>
        <w:autoSpaceDN w:val="0"/>
        <w:adjustRightInd w:val="0"/>
        <w:ind w:left="963"/>
        <w:rPr>
          <w:kern w:val="0"/>
          <w:sz w:val="24"/>
        </w:rPr>
      </w:pPr>
      <w:r>
        <w:rPr>
          <w:rFonts w:hint="eastAsia"/>
          <w:kern w:val="0"/>
          <w:sz w:val="24"/>
        </w:rPr>
        <w:t xml:space="preserve">The valve </w:t>
      </w:r>
      <w:r>
        <w:rPr>
          <w:kern w:val="0"/>
          <w:sz w:val="24"/>
        </w:rPr>
        <w:t>before</w:t>
      </w:r>
      <w:r>
        <w:rPr>
          <w:rFonts w:hint="eastAsia"/>
          <w:kern w:val="0"/>
          <w:sz w:val="24"/>
        </w:rPr>
        <w:t xml:space="preserve"> collision bulkhead shall be fitted directly at the collision bulkhead inside the bow thruster &amp; emergency fire pump room located after the collision bulkhead, </w:t>
      </w:r>
      <w:r>
        <w:rPr>
          <w:kern w:val="0"/>
          <w:sz w:val="24"/>
        </w:rPr>
        <w:t>the valve operation position a</w:t>
      </w:r>
      <w:r>
        <w:rPr>
          <w:rFonts w:hint="eastAsia"/>
          <w:kern w:val="0"/>
          <w:sz w:val="24"/>
        </w:rPr>
        <w:t>s per C</w:t>
      </w:r>
      <w:r>
        <w:rPr>
          <w:kern w:val="0"/>
          <w:sz w:val="24"/>
        </w:rPr>
        <w:t xml:space="preserve">lass </w:t>
      </w:r>
      <w:r>
        <w:rPr>
          <w:rFonts w:hint="eastAsia"/>
          <w:kern w:val="0"/>
          <w:sz w:val="24"/>
        </w:rPr>
        <w:t>R</w:t>
      </w:r>
      <w:r>
        <w:rPr>
          <w:kern w:val="0"/>
          <w:sz w:val="24"/>
        </w:rPr>
        <w:t>ule</w:t>
      </w:r>
      <w:r>
        <w:rPr>
          <w:rFonts w:hint="eastAsia"/>
          <w:kern w:val="0"/>
          <w:sz w:val="24"/>
        </w:rPr>
        <w:t>s.</w:t>
      </w:r>
    </w:p>
    <w:p w14:paraId="5798C65B">
      <w:pPr>
        <w:autoSpaceDE w:val="0"/>
        <w:autoSpaceDN w:val="0"/>
        <w:adjustRightInd w:val="0"/>
        <w:spacing w:line="240" w:lineRule="exact"/>
        <w:rPr>
          <w:kern w:val="0"/>
          <w:sz w:val="24"/>
        </w:rPr>
      </w:pPr>
    </w:p>
    <w:p w14:paraId="57EB5EDE">
      <w:pPr>
        <w:autoSpaceDE w:val="0"/>
        <w:autoSpaceDN w:val="0"/>
        <w:adjustRightInd w:val="0"/>
        <w:ind w:left="963"/>
        <w:rPr>
          <w:kern w:val="0"/>
          <w:sz w:val="24"/>
        </w:rPr>
      </w:pPr>
      <w:r>
        <w:rPr>
          <w:kern w:val="0"/>
          <w:sz w:val="24"/>
        </w:rPr>
        <w:t xml:space="preserve">Remote level </w:t>
      </w:r>
      <w:r>
        <w:rPr>
          <w:rFonts w:hint="eastAsia"/>
          <w:kern w:val="0"/>
          <w:sz w:val="24"/>
        </w:rPr>
        <w:t xml:space="preserve">able to display tank volumes </w:t>
      </w:r>
      <w:r>
        <w:rPr>
          <w:kern w:val="0"/>
          <w:sz w:val="24"/>
        </w:rPr>
        <w:t xml:space="preserve">and draft reading for ballast tanks shall be indicated on monitor in </w:t>
      </w:r>
      <w:r>
        <w:rPr>
          <w:rFonts w:hint="eastAsia"/>
          <w:kern w:val="0"/>
          <w:sz w:val="24"/>
        </w:rPr>
        <w:t>ship</w:t>
      </w:r>
      <w:r>
        <w:rPr>
          <w:kern w:val="0"/>
          <w:sz w:val="24"/>
        </w:rPr>
        <w:t xml:space="preserve"> </w:t>
      </w:r>
      <w:r>
        <w:rPr>
          <w:rFonts w:hint="eastAsia"/>
          <w:kern w:val="0"/>
          <w:sz w:val="24"/>
        </w:rPr>
        <w:t>office</w:t>
      </w:r>
      <w:r>
        <w:rPr>
          <w:kern w:val="0"/>
          <w:sz w:val="24"/>
        </w:rPr>
        <w:t xml:space="preserve"> and loading computer.</w:t>
      </w:r>
    </w:p>
    <w:p w14:paraId="4CD9698A">
      <w:pPr>
        <w:autoSpaceDE w:val="0"/>
        <w:autoSpaceDN w:val="0"/>
        <w:adjustRightInd w:val="0"/>
        <w:spacing w:line="240" w:lineRule="exact"/>
        <w:rPr>
          <w:kern w:val="0"/>
          <w:sz w:val="24"/>
        </w:rPr>
      </w:pPr>
    </w:p>
    <w:p w14:paraId="7B3A7F1B">
      <w:pPr>
        <w:autoSpaceDE w:val="0"/>
        <w:autoSpaceDN w:val="0"/>
        <w:adjustRightInd w:val="0"/>
        <w:ind w:left="963"/>
        <w:rPr>
          <w:kern w:val="0"/>
          <w:sz w:val="24"/>
        </w:rPr>
      </w:pPr>
      <w:r>
        <w:rPr>
          <w:kern w:val="0"/>
          <w:sz w:val="24"/>
        </w:rPr>
        <w:t>Particulars of ballast pumps and remote control butterfly valve system refer to</w:t>
      </w:r>
      <w:r>
        <w:rPr>
          <w:rFonts w:hint="eastAsia"/>
          <w:kern w:val="0"/>
          <w:sz w:val="24"/>
        </w:rPr>
        <w:t xml:space="preserve"> </w:t>
      </w:r>
      <w:r>
        <w:rPr>
          <w:kern w:val="0"/>
          <w:sz w:val="24"/>
        </w:rPr>
        <w:t xml:space="preserve">Machinery </w:t>
      </w:r>
      <w:r>
        <w:rPr>
          <w:rFonts w:hint="eastAsia"/>
          <w:kern w:val="0"/>
          <w:sz w:val="24"/>
        </w:rPr>
        <w:t>Chapter of the specification</w:t>
      </w:r>
      <w:r>
        <w:rPr>
          <w:kern w:val="0"/>
          <w:sz w:val="24"/>
        </w:rPr>
        <w:t>.</w:t>
      </w:r>
    </w:p>
    <w:p w14:paraId="468BE758">
      <w:pPr>
        <w:autoSpaceDE w:val="0"/>
        <w:autoSpaceDN w:val="0"/>
        <w:adjustRightInd w:val="0"/>
        <w:spacing w:line="240" w:lineRule="exact"/>
        <w:rPr>
          <w:kern w:val="0"/>
          <w:sz w:val="24"/>
        </w:rPr>
      </w:pPr>
    </w:p>
    <w:p w14:paraId="79070352">
      <w:pPr>
        <w:pStyle w:val="4"/>
        <w:spacing w:before="0" w:after="0"/>
        <w:rPr>
          <w:rFonts w:cs="Arial"/>
        </w:rPr>
      </w:pPr>
      <w:bookmarkStart w:id="240" w:name="_Toc50572464"/>
      <w:r>
        <w:rPr>
          <w:rFonts w:hint="eastAsia" w:cs="Arial"/>
        </w:rPr>
        <w:t>5.1.5</w:t>
      </w:r>
      <w:r>
        <w:rPr>
          <w:rFonts w:cs="Arial"/>
        </w:rPr>
        <w:tab/>
      </w:r>
      <w:r>
        <w:rPr>
          <w:rFonts w:hint="eastAsia" w:cs="Arial"/>
        </w:rPr>
        <w:t>ANTI-</w:t>
      </w:r>
      <w:r>
        <w:rPr>
          <w:rFonts w:cs="Arial"/>
        </w:rPr>
        <w:t>HEELING PIP</w:t>
      </w:r>
      <w:r>
        <w:rPr>
          <w:rFonts w:hint="eastAsia" w:cs="Arial"/>
        </w:rPr>
        <w:t>ing</w:t>
      </w:r>
      <w:bookmarkEnd w:id="240"/>
    </w:p>
    <w:p w14:paraId="63BDCDA2">
      <w:pPr>
        <w:autoSpaceDE w:val="0"/>
        <w:autoSpaceDN w:val="0"/>
        <w:adjustRightInd w:val="0"/>
        <w:spacing w:line="240" w:lineRule="exact"/>
        <w:rPr>
          <w:kern w:val="0"/>
          <w:sz w:val="24"/>
        </w:rPr>
      </w:pPr>
    </w:p>
    <w:p w14:paraId="7BAC2F56">
      <w:pPr>
        <w:autoSpaceDE w:val="0"/>
        <w:autoSpaceDN w:val="0"/>
        <w:adjustRightInd w:val="0"/>
        <w:ind w:left="963"/>
        <w:rPr>
          <w:kern w:val="0"/>
          <w:sz w:val="24"/>
        </w:rPr>
      </w:pPr>
      <w:r>
        <w:rPr>
          <w:rFonts w:hint="eastAsia"/>
          <w:kern w:val="0"/>
          <w:sz w:val="24"/>
        </w:rPr>
        <w:t xml:space="preserve">Two (2) anti-heeling tanks (P&amp;S) shall be cross connected by steel pipes and </w:t>
      </w:r>
      <w:r>
        <w:rPr>
          <w:kern w:val="0"/>
          <w:sz w:val="24"/>
        </w:rPr>
        <w:t xml:space="preserve">one (1) dedicated </w:t>
      </w:r>
      <w:r>
        <w:rPr>
          <w:rFonts w:hint="eastAsia"/>
          <w:kern w:val="0"/>
          <w:sz w:val="24"/>
        </w:rPr>
        <w:t>anti-</w:t>
      </w:r>
      <w:r>
        <w:rPr>
          <w:kern w:val="0"/>
          <w:sz w:val="24"/>
        </w:rPr>
        <w:t xml:space="preserve">heeling pump </w:t>
      </w:r>
      <w:r>
        <w:rPr>
          <w:rFonts w:hint="eastAsia"/>
          <w:kern w:val="0"/>
          <w:sz w:val="24"/>
        </w:rPr>
        <w:t>shall be provided</w:t>
      </w:r>
      <w:r>
        <w:rPr>
          <w:kern w:val="0"/>
          <w:sz w:val="24"/>
        </w:rPr>
        <w:t>.</w:t>
      </w:r>
    </w:p>
    <w:p w14:paraId="34DB49C4">
      <w:pPr>
        <w:autoSpaceDE w:val="0"/>
        <w:autoSpaceDN w:val="0"/>
        <w:adjustRightInd w:val="0"/>
        <w:spacing w:line="240" w:lineRule="exact"/>
        <w:rPr>
          <w:kern w:val="0"/>
          <w:sz w:val="24"/>
        </w:rPr>
      </w:pPr>
    </w:p>
    <w:p w14:paraId="110005BD">
      <w:pPr>
        <w:autoSpaceDE w:val="0"/>
        <w:autoSpaceDN w:val="0"/>
        <w:adjustRightInd w:val="0"/>
        <w:ind w:left="963"/>
        <w:rPr>
          <w:kern w:val="0"/>
          <w:sz w:val="24"/>
        </w:rPr>
      </w:pPr>
      <w:r>
        <w:rPr>
          <w:kern w:val="0"/>
          <w:sz w:val="24"/>
        </w:rPr>
        <w:t xml:space="preserve">During loading and unloading of containers, heel adjustments shall be carried out by means of transferring the sea water </w:t>
      </w:r>
      <w:r>
        <w:rPr>
          <w:rFonts w:hint="eastAsia"/>
          <w:kern w:val="0"/>
          <w:sz w:val="24"/>
        </w:rPr>
        <w:t>between one pair of side ballast tank (port and starboard)</w:t>
      </w:r>
      <w:r>
        <w:rPr>
          <w:kern w:val="0"/>
          <w:sz w:val="24"/>
        </w:rPr>
        <w:t>.</w:t>
      </w:r>
    </w:p>
    <w:p w14:paraId="11B10D71">
      <w:pPr>
        <w:autoSpaceDE w:val="0"/>
        <w:autoSpaceDN w:val="0"/>
        <w:adjustRightInd w:val="0"/>
        <w:spacing w:line="240" w:lineRule="exact"/>
        <w:rPr>
          <w:kern w:val="0"/>
          <w:sz w:val="24"/>
        </w:rPr>
      </w:pPr>
    </w:p>
    <w:p w14:paraId="7C0924DF">
      <w:pPr>
        <w:autoSpaceDE w:val="0"/>
        <w:autoSpaceDN w:val="0"/>
        <w:adjustRightInd w:val="0"/>
        <w:ind w:left="963"/>
        <w:rPr>
          <w:kern w:val="0"/>
          <w:sz w:val="24"/>
        </w:rPr>
      </w:pPr>
      <w:r>
        <w:rPr>
          <w:kern w:val="0"/>
          <w:sz w:val="24"/>
        </w:rPr>
        <w:t>The anti-heeling operation shall be effected by start and stop sequence of heeling pump and respective control of valve and shall be controlled the Vessel's heel within +/-2 degrees.</w:t>
      </w:r>
      <w:r>
        <w:rPr>
          <w:rFonts w:ascii="Tahoma" w:hAnsi="Tahoma" w:cs="Tahoma"/>
          <w:kern w:val="0"/>
          <w:sz w:val="20"/>
          <w:szCs w:val="20"/>
        </w:rPr>
        <w:t xml:space="preserve"> </w:t>
      </w:r>
    </w:p>
    <w:p w14:paraId="3BC3D267">
      <w:pPr>
        <w:autoSpaceDE w:val="0"/>
        <w:autoSpaceDN w:val="0"/>
        <w:adjustRightInd w:val="0"/>
        <w:spacing w:line="240" w:lineRule="exact"/>
        <w:rPr>
          <w:kern w:val="0"/>
          <w:sz w:val="24"/>
        </w:rPr>
      </w:pPr>
    </w:p>
    <w:p w14:paraId="52398032">
      <w:pPr>
        <w:autoSpaceDE w:val="0"/>
        <w:autoSpaceDN w:val="0"/>
        <w:adjustRightInd w:val="0"/>
        <w:ind w:left="963"/>
        <w:rPr>
          <w:kern w:val="0"/>
          <w:sz w:val="24"/>
        </w:rPr>
      </w:pPr>
      <w:r>
        <w:rPr>
          <w:kern w:val="0"/>
          <w:sz w:val="24"/>
        </w:rPr>
        <w:t>Heeling control system shall have the start/stop function for heel adjusting, the heel indication and the over</w:t>
      </w:r>
      <w:r>
        <w:rPr>
          <w:rFonts w:hint="eastAsia"/>
          <w:kern w:val="0"/>
          <w:sz w:val="24"/>
        </w:rPr>
        <w:t xml:space="preserve"> </w:t>
      </w:r>
      <w:r>
        <w:rPr>
          <w:kern w:val="0"/>
          <w:sz w:val="24"/>
        </w:rPr>
        <w:t>heeling alarm for heel adjusting tanks</w:t>
      </w:r>
      <w:r>
        <w:rPr>
          <w:rFonts w:hint="eastAsia"/>
          <w:kern w:val="0"/>
          <w:sz w:val="24"/>
        </w:rPr>
        <w:t xml:space="preserve"> on the heeling control mode on TFT in ship office.</w:t>
      </w:r>
    </w:p>
    <w:p w14:paraId="787F59F2">
      <w:pPr>
        <w:autoSpaceDE w:val="0"/>
        <w:autoSpaceDN w:val="0"/>
        <w:adjustRightInd w:val="0"/>
        <w:spacing w:line="240" w:lineRule="exact"/>
        <w:rPr>
          <w:kern w:val="0"/>
          <w:sz w:val="24"/>
        </w:rPr>
      </w:pPr>
    </w:p>
    <w:p w14:paraId="454A0607">
      <w:pPr>
        <w:autoSpaceDE w:val="0"/>
        <w:autoSpaceDN w:val="0"/>
        <w:adjustRightInd w:val="0"/>
        <w:ind w:left="963"/>
        <w:rPr>
          <w:kern w:val="0"/>
          <w:sz w:val="24"/>
        </w:rPr>
      </w:pPr>
      <w:r>
        <w:rPr>
          <w:kern w:val="0"/>
          <w:sz w:val="24"/>
        </w:rPr>
        <w:t xml:space="preserve">Before loading and unloading of containers, both anti-heeling tanks shall be about half filled </w:t>
      </w:r>
      <w:r>
        <w:rPr>
          <w:rFonts w:hint="eastAsia"/>
          <w:kern w:val="0"/>
          <w:sz w:val="24"/>
        </w:rPr>
        <w:t xml:space="preserve">with </w:t>
      </w:r>
      <w:r>
        <w:rPr>
          <w:kern w:val="0"/>
          <w:sz w:val="24"/>
        </w:rPr>
        <w:t>sea water.</w:t>
      </w:r>
    </w:p>
    <w:p w14:paraId="174F6573">
      <w:pPr>
        <w:autoSpaceDE w:val="0"/>
        <w:autoSpaceDN w:val="0"/>
        <w:adjustRightInd w:val="0"/>
        <w:ind w:left="963"/>
        <w:rPr>
          <w:kern w:val="0"/>
          <w:sz w:val="24"/>
          <w:u w:val="single"/>
        </w:rPr>
      </w:pPr>
    </w:p>
    <w:p w14:paraId="75767359">
      <w:pPr>
        <w:autoSpaceDE w:val="0"/>
        <w:autoSpaceDN w:val="0"/>
        <w:adjustRightInd w:val="0"/>
        <w:ind w:left="963"/>
        <w:rPr>
          <w:kern w:val="0"/>
          <w:sz w:val="24"/>
        </w:rPr>
      </w:pPr>
      <w:r>
        <w:rPr>
          <w:kern w:val="0"/>
          <w:sz w:val="24"/>
          <w:u w:val="single"/>
        </w:rPr>
        <w:t>Anti-heeling Pump</w:t>
      </w:r>
    </w:p>
    <w:p w14:paraId="30510158">
      <w:pPr>
        <w:tabs>
          <w:tab w:val="left" w:pos="2980"/>
          <w:tab w:val="left" w:pos="3360"/>
        </w:tabs>
        <w:autoSpaceDE w:val="0"/>
        <w:autoSpaceDN w:val="0"/>
        <w:adjustRightInd w:val="0"/>
        <w:ind w:left="962"/>
        <w:rPr>
          <w:kern w:val="0"/>
          <w:sz w:val="24"/>
        </w:rPr>
      </w:pPr>
      <w:r>
        <w:rPr>
          <w:kern w:val="0"/>
          <w:position w:val="-2"/>
          <w:sz w:val="24"/>
        </w:rPr>
        <w:t xml:space="preserve">No. of </w:t>
      </w:r>
      <w:r>
        <w:rPr>
          <w:rFonts w:hint="eastAsia"/>
          <w:kern w:val="0"/>
          <w:position w:val="-2"/>
          <w:sz w:val="24"/>
        </w:rPr>
        <w:t>set</w:t>
      </w:r>
      <w:r>
        <w:rPr>
          <w:kern w:val="0"/>
          <w:position w:val="-2"/>
          <w:sz w:val="24"/>
        </w:rPr>
        <w:tab/>
      </w:r>
      <w:r>
        <w:rPr>
          <w:kern w:val="0"/>
          <w:position w:val="-2"/>
          <w:sz w:val="24"/>
        </w:rPr>
        <w:t>:</w:t>
      </w:r>
      <w:r>
        <w:rPr>
          <w:kern w:val="0"/>
          <w:position w:val="-2"/>
          <w:sz w:val="24"/>
        </w:rPr>
        <w:tab/>
      </w:r>
      <w:r>
        <w:rPr>
          <w:kern w:val="0"/>
          <w:position w:val="-2"/>
          <w:sz w:val="24"/>
        </w:rPr>
        <w:t>One (1)</w:t>
      </w:r>
    </w:p>
    <w:p w14:paraId="518CFF04">
      <w:pPr>
        <w:tabs>
          <w:tab w:val="left" w:pos="2980"/>
          <w:tab w:val="left" w:pos="3360"/>
        </w:tabs>
        <w:autoSpaceDE w:val="0"/>
        <w:autoSpaceDN w:val="0"/>
        <w:adjustRightInd w:val="0"/>
        <w:ind w:left="962"/>
        <w:rPr>
          <w:kern w:val="0"/>
          <w:sz w:val="24"/>
        </w:rPr>
      </w:pPr>
      <w:r>
        <w:rPr>
          <w:kern w:val="0"/>
          <w:sz w:val="24"/>
        </w:rPr>
        <w:t>Capacity</w:t>
      </w:r>
      <w:r>
        <w:rPr>
          <w:kern w:val="0"/>
          <w:sz w:val="24"/>
        </w:rPr>
        <w:tab/>
      </w:r>
      <w:r>
        <w:rPr>
          <w:kern w:val="0"/>
          <w:sz w:val="24"/>
        </w:rPr>
        <w:t>:</w:t>
      </w:r>
      <w:r>
        <w:rPr>
          <w:kern w:val="0"/>
          <w:sz w:val="24"/>
        </w:rPr>
        <w:tab/>
      </w:r>
      <w:r>
        <w:rPr>
          <w:kern w:val="0"/>
          <w:sz w:val="24"/>
        </w:rPr>
        <w:t xml:space="preserve">About </w:t>
      </w:r>
      <w:r>
        <w:rPr>
          <w:rFonts w:hint="eastAsia"/>
          <w:color w:val="000000"/>
          <w:kern w:val="0"/>
          <w:sz w:val="24"/>
        </w:rPr>
        <w:t>350</w:t>
      </w:r>
      <w:r>
        <w:rPr>
          <w:color w:val="000000"/>
          <w:kern w:val="0"/>
          <w:sz w:val="24"/>
        </w:rPr>
        <w:t xml:space="preserve"> m</w:t>
      </w:r>
      <w:r>
        <w:rPr>
          <w:color w:val="000000"/>
          <w:kern w:val="0"/>
          <w:position w:val="11"/>
          <w:sz w:val="16"/>
          <w:szCs w:val="16"/>
        </w:rPr>
        <w:t>3</w:t>
      </w:r>
      <w:r>
        <w:rPr>
          <w:color w:val="000000"/>
          <w:kern w:val="0"/>
          <w:sz w:val="24"/>
        </w:rPr>
        <w:t>/h x 1</w:t>
      </w:r>
      <w:r>
        <w:rPr>
          <w:rFonts w:hint="eastAsia"/>
          <w:color w:val="000000"/>
          <w:kern w:val="0"/>
          <w:sz w:val="24"/>
        </w:rPr>
        <w:t>5</w:t>
      </w:r>
      <w:r>
        <w:rPr>
          <w:color w:val="000000"/>
          <w:kern w:val="0"/>
          <w:sz w:val="24"/>
        </w:rPr>
        <w:t xml:space="preserve"> </w:t>
      </w:r>
      <w:r>
        <w:rPr>
          <w:kern w:val="0"/>
          <w:sz w:val="24"/>
        </w:rPr>
        <w:t>mTH</w:t>
      </w:r>
      <w:r>
        <w:rPr>
          <w:rFonts w:hint="eastAsia"/>
          <w:kern w:val="0"/>
          <w:sz w:val="24"/>
        </w:rPr>
        <w:t xml:space="preserve"> (according to final calculation)</w:t>
      </w:r>
    </w:p>
    <w:p w14:paraId="561759B9">
      <w:pPr>
        <w:tabs>
          <w:tab w:val="left" w:pos="2980"/>
          <w:tab w:val="left" w:pos="3360"/>
        </w:tabs>
        <w:autoSpaceDE w:val="0"/>
        <w:autoSpaceDN w:val="0"/>
        <w:adjustRightInd w:val="0"/>
        <w:ind w:left="962"/>
        <w:rPr>
          <w:kern w:val="0"/>
          <w:sz w:val="24"/>
        </w:rPr>
      </w:pPr>
      <w:r>
        <w:rPr>
          <w:kern w:val="0"/>
          <w:sz w:val="24"/>
        </w:rPr>
        <w:t>Type</w:t>
      </w:r>
      <w:r>
        <w:rPr>
          <w:kern w:val="0"/>
          <w:sz w:val="24"/>
        </w:rPr>
        <w:tab/>
      </w:r>
      <w:r>
        <w:rPr>
          <w:kern w:val="0"/>
          <w:sz w:val="24"/>
        </w:rPr>
        <w:t>:</w:t>
      </w:r>
      <w:r>
        <w:rPr>
          <w:kern w:val="0"/>
          <w:sz w:val="24"/>
        </w:rPr>
        <w:tab/>
      </w:r>
      <w:r>
        <w:rPr>
          <w:kern w:val="0"/>
          <w:sz w:val="24"/>
        </w:rPr>
        <w:t>Reversible propeller type</w:t>
      </w:r>
    </w:p>
    <w:p w14:paraId="09DDD382">
      <w:pPr>
        <w:tabs>
          <w:tab w:val="left" w:pos="2980"/>
          <w:tab w:val="left" w:pos="3360"/>
        </w:tabs>
        <w:autoSpaceDE w:val="0"/>
        <w:autoSpaceDN w:val="0"/>
        <w:adjustRightInd w:val="0"/>
        <w:ind w:left="962"/>
        <w:rPr>
          <w:kern w:val="0"/>
          <w:sz w:val="24"/>
        </w:rPr>
      </w:pPr>
      <w:r>
        <w:rPr>
          <w:kern w:val="0"/>
          <w:sz w:val="24"/>
        </w:rPr>
        <w:t>Prime mover</w:t>
      </w:r>
      <w:r>
        <w:rPr>
          <w:kern w:val="0"/>
          <w:sz w:val="24"/>
        </w:rPr>
        <w:tab/>
      </w:r>
      <w:r>
        <w:rPr>
          <w:kern w:val="0"/>
          <w:sz w:val="24"/>
        </w:rPr>
        <w:t>:</w:t>
      </w:r>
      <w:r>
        <w:rPr>
          <w:kern w:val="0"/>
          <w:sz w:val="24"/>
        </w:rPr>
        <w:tab/>
      </w:r>
      <w:r>
        <w:rPr>
          <w:kern w:val="0"/>
          <w:sz w:val="24"/>
        </w:rPr>
        <w:t>Electric motor</w:t>
      </w:r>
    </w:p>
    <w:p w14:paraId="1B49E642">
      <w:pPr>
        <w:tabs>
          <w:tab w:val="left" w:pos="2980"/>
          <w:tab w:val="left" w:pos="3360"/>
        </w:tabs>
        <w:autoSpaceDE w:val="0"/>
        <w:autoSpaceDN w:val="0"/>
        <w:adjustRightInd w:val="0"/>
        <w:ind w:left="3360" w:hanging="2367"/>
        <w:rPr>
          <w:kern w:val="0"/>
          <w:sz w:val="24"/>
        </w:rPr>
      </w:pPr>
      <w:r>
        <w:rPr>
          <w:kern w:val="0"/>
          <w:sz w:val="24"/>
        </w:rPr>
        <w:t>Materials</w:t>
      </w:r>
      <w:r>
        <w:rPr>
          <w:kern w:val="0"/>
          <w:sz w:val="24"/>
        </w:rPr>
        <w:tab/>
      </w:r>
      <w:r>
        <w:rPr>
          <w:kern w:val="0"/>
          <w:sz w:val="24"/>
        </w:rPr>
        <w:t>:</w:t>
      </w:r>
      <w:r>
        <w:rPr>
          <w:kern w:val="0"/>
          <w:sz w:val="24"/>
        </w:rPr>
        <w:tab/>
      </w:r>
      <w:r>
        <w:rPr>
          <w:kern w:val="0"/>
          <w:sz w:val="24"/>
        </w:rPr>
        <w:t>Pump casing of</w:t>
      </w:r>
      <w:r>
        <w:rPr>
          <w:rFonts w:hint="eastAsia"/>
          <w:kern w:val="0"/>
          <w:sz w:val="24"/>
        </w:rPr>
        <w:t xml:space="preserve"> </w:t>
      </w:r>
      <w:r>
        <w:rPr>
          <w:kern w:val="0"/>
          <w:sz w:val="24"/>
        </w:rPr>
        <w:t>bronze, impeller of Ni-Al-bronze and shaft of</w:t>
      </w:r>
      <w:r>
        <w:rPr>
          <w:rFonts w:hint="eastAsia"/>
          <w:kern w:val="0"/>
          <w:sz w:val="24"/>
        </w:rPr>
        <w:t xml:space="preserve"> </w:t>
      </w:r>
      <w:r>
        <w:rPr>
          <w:kern w:val="0"/>
          <w:sz w:val="24"/>
        </w:rPr>
        <w:t>stainless steel</w:t>
      </w:r>
    </w:p>
    <w:p w14:paraId="0764B3A8">
      <w:pPr>
        <w:autoSpaceDE w:val="0"/>
        <w:autoSpaceDN w:val="0"/>
        <w:adjustRightInd w:val="0"/>
        <w:spacing w:line="240" w:lineRule="exact"/>
        <w:rPr>
          <w:kern w:val="0"/>
          <w:sz w:val="24"/>
        </w:rPr>
      </w:pPr>
    </w:p>
    <w:p w14:paraId="61787FE7">
      <w:pPr>
        <w:autoSpaceDE w:val="0"/>
        <w:autoSpaceDN w:val="0"/>
        <w:adjustRightInd w:val="0"/>
        <w:ind w:left="964"/>
        <w:rPr>
          <w:kern w:val="0"/>
          <w:sz w:val="24"/>
        </w:rPr>
      </w:pPr>
      <w:r>
        <w:rPr>
          <w:kern w:val="0"/>
          <w:sz w:val="24"/>
        </w:rPr>
        <w:t>The following alarm shall be provided visible on the display of the operator panel and audible at the remote control panel:</w:t>
      </w:r>
    </w:p>
    <w:p w14:paraId="2AF4F4B2">
      <w:pPr>
        <w:autoSpaceDE w:val="0"/>
        <w:autoSpaceDN w:val="0"/>
        <w:adjustRightInd w:val="0"/>
        <w:spacing w:line="240" w:lineRule="exact"/>
        <w:rPr>
          <w:kern w:val="0"/>
          <w:sz w:val="24"/>
        </w:rPr>
      </w:pPr>
    </w:p>
    <w:p w14:paraId="0933E7C5">
      <w:pPr>
        <w:autoSpaceDE w:val="0"/>
        <w:autoSpaceDN w:val="0"/>
        <w:adjustRightInd w:val="0"/>
        <w:ind w:left="1174" w:leftChars="559"/>
        <w:rPr>
          <w:kern w:val="0"/>
          <w:sz w:val="24"/>
        </w:rPr>
      </w:pPr>
      <w:r>
        <w:rPr>
          <w:kern w:val="0"/>
          <w:sz w:val="24"/>
        </w:rPr>
        <w:t>Excessive Heeling (&gt;</w:t>
      </w:r>
      <w:r>
        <w:rPr>
          <w:rFonts w:hint="eastAsia"/>
          <w:kern w:val="0"/>
          <w:sz w:val="24"/>
        </w:rPr>
        <w:t>5</w:t>
      </w:r>
      <w:r>
        <w:rPr>
          <w:kern w:val="0"/>
          <w:sz w:val="24"/>
        </w:rPr>
        <w:t xml:space="preserve"> degree)/ Emergency stop</w:t>
      </w:r>
    </w:p>
    <w:p w14:paraId="65361911">
      <w:pPr>
        <w:autoSpaceDE w:val="0"/>
        <w:autoSpaceDN w:val="0"/>
        <w:adjustRightInd w:val="0"/>
        <w:spacing w:before="4"/>
        <w:ind w:left="1174" w:leftChars="559"/>
        <w:rPr>
          <w:kern w:val="0"/>
          <w:sz w:val="24"/>
        </w:rPr>
      </w:pPr>
      <w:r>
        <w:rPr>
          <w:kern w:val="0"/>
          <w:sz w:val="24"/>
        </w:rPr>
        <w:t>Failure heeling pump and relative valves</w:t>
      </w:r>
    </w:p>
    <w:p w14:paraId="5EA631D8">
      <w:pPr>
        <w:autoSpaceDE w:val="0"/>
        <w:autoSpaceDN w:val="0"/>
        <w:adjustRightInd w:val="0"/>
        <w:ind w:left="1174" w:leftChars="559"/>
        <w:rPr>
          <w:kern w:val="0"/>
          <w:sz w:val="24"/>
        </w:rPr>
      </w:pPr>
      <w:r>
        <w:rPr>
          <w:rFonts w:hint="eastAsia"/>
          <w:kern w:val="0"/>
          <w:sz w:val="24"/>
        </w:rPr>
        <w:t xml:space="preserve">Heeling tanks level alarm </w:t>
      </w:r>
    </w:p>
    <w:p w14:paraId="463B9EE3">
      <w:pPr>
        <w:autoSpaceDE w:val="0"/>
        <w:autoSpaceDN w:val="0"/>
        <w:adjustRightInd w:val="0"/>
        <w:spacing w:line="240" w:lineRule="exact"/>
        <w:rPr>
          <w:kern w:val="0"/>
          <w:sz w:val="24"/>
        </w:rPr>
      </w:pPr>
    </w:p>
    <w:p w14:paraId="39212DC1">
      <w:pPr>
        <w:autoSpaceDE w:val="0"/>
        <w:autoSpaceDN w:val="0"/>
        <w:adjustRightInd w:val="0"/>
        <w:spacing w:before="4"/>
        <w:ind w:left="963"/>
        <w:rPr>
          <w:kern w:val="0"/>
          <w:sz w:val="24"/>
        </w:rPr>
      </w:pPr>
      <w:r>
        <w:rPr>
          <w:kern w:val="0"/>
          <w:sz w:val="24"/>
        </w:rPr>
        <w:t xml:space="preserve">The effect at any alarm occurring </w:t>
      </w:r>
      <w:r>
        <w:rPr>
          <w:rFonts w:hint="eastAsia"/>
          <w:kern w:val="0"/>
          <w:sz w:val="24"/>
        </w:rPr>
        <w:t xml:space="preserve">shall </w:t>
      </w:r>
      <w:r>
        <w:rPr>
          <w:kern w:val="0"/>
          <w:sz w:val="24"/>
        </w:rPr>
        <w:t>result in closing of valves and stopping of pump.</w:t>
      </w:r>
    </w:p>
    <w:p w14:paraId="0F40E5F6">
      <w:pPr>
        <w:autoSpaceDE w:val="0"/>
        <w:autoSpaceDN w:val="0"/>
        <w:adjustRightInd w:val="0"/>
        <w:spacing w:line="240" w:lineRule="exact"/>
        <w:rPr>
          <w:kern w:val="0"/>
          <w:sz w:val="24"/>
        </w:rPr>
      </w:pPr>
    </w:p>
    <w:p w14:paraId="6B546C75">
      <w:pPr>
        <w:autoSpaceDE w:val="0"/>
        <w:autoSpaceDN w:val="0"/>
        <w:adjustRightInd w:val="0"/>
        <w:spacing w:before="4"/>
        <w:ind w:left="963"/>
        <w:rPr>
          <w:kern w:val="0"/>
          <w:sz w:val="24"/>
        </w:rPr>
      </w:pPr>
      <w:r>
        <w:rPr>
          <w:rFonts w:hint="eastAsia"/>
          <w:kern w:val="0"/>
          <w:sz w:val="24"/>
        </w:rPr>
        <w:t>S</w:t>
      </w:r>
      <w:r>
        <w:rPr>
          <w:kern w:val="0"/>
          <w:sz w:val="24"/>
        </w:rPr>
        <w:t>ystem common abnormal alarm to AMS shall be provide</w:t>
      </w:r>
      <w:r>
        <w:rPr>
          <w:rFonts w:hint="eastAsia"/>
          <w:kern w:val="0"/>
          <w:sz w:val="24"/>
        </w:rPr>
        <w:t>d</w:t>
      </w:r>
    </w:p>
    <w:p w14:paraId="7B6B455B">
      <w:pPr>
        <w:autoSpaceDE w:val="0"/>
        <w:autoSpaceDN w:val="0"/>
        <w:adjustRightInd w:val="0"/>
        <w:spacing w:line="240" w:lineRule="exact"/>
        <w:rPr>
          <w:kern w:val="0"/>
          <w:sz w:val="24"/>
        </w:rPr>
      </w:pPr>
    </w:p>
    <w:p w14:paraId="07D86105">
      <w:pPr>
        <w:pStyle w:val="4"/>
        <w:spacing w:before="0" w:after="0"/>
        <w:rPr>
          <w:rFonts w:cs="Arial"/>
        </w:rPr>
      </w:pPr>
      <w:bookmarkStart w:id="241" w:name="_Toc50572465"/>
      <w:r>
        <w:rPr>
          <w:rFonts w:hint="eastAsia" w:cs="Arial"/>
        </w:rPr>
        <w:t>5.1.6</w:t>
      </w:r>
      <w:r>
        <w:rPr>
          <w:rFonts w:cs="Arial"/>
        </w:rPr>
        <w:tab/>
      </w:r>
      <w:r>
        <w:rPr>
          <w:rFonts w:cs="Arial"/>
        </w:rPr>
        <w:t>VALVE REMOTE CONTROL SYSTEM</w:t>
      </w:r>
      <w:bookmarkEnd w:id="241"/>
    </w:p>
    <w:p w14:paraId="159A00BD">
      <w:pPr>
        <w:autoSpaceDE w:val="0"/>
        <w:autoSpaceDN w:val="0"/>
        <w:adjustRightInd w:val="0"/>
        <w:spacing w:line="240" w:lineRule="exact"/>
        <w:rPr>
          <w:kern w:val="0"/>
          <w:sz w:val="24"/>
        </w:rPr>
      </w:pPr>
    </w:p>
    <w:p w14:paraId="57C59D3A">
      <w:pPr>
        <w:tabs>
          <w:tab w:val="left" w:pos="1520"/>
        </w:tabs>
        <w:autoSpaceDE w:val="0"/>
        <w:autoSpaceDN w:val="0"/>
        <w:adjustRightInd w:val="0"/>
        <w:ind w:left="951"/>
        <w:rPr>
          <w:kern w:val="0"/>
          <w:sz w:val="24"/>
        </w:rPr>
      </w:pPr>
      <w:r>
        <w:rPr>
          <w:kern w:val="0"/>
          <w:sz w:val="24"/>
        </w:rPr>
        <w:t>1)</w:t>
      </w:r>
      <w:r>
        <w:rPr>
          <w:kern w:val="0"/>
          <w:sz w:val="24"/>
        </w:rPr>
        <w:tab/>
      </w:r>
      <w:r>
        <w:rPr>
          <w:kern w:val="0"/>
          <w:sz w:val="24"/>
        </w:rPr>
        <w:t>Valve remote operation</w:t>
      </w:r>
    </w:p>
    <w:p w14:paraId="44385C77">
      <w:pPr>
        <w:autoSpaceDE w:val="0"/>
        <w:autoSpaceDN w:val="0"/>
        <w:adjustRightInd w:val="0"/>
        <w:spacing w:line="240" w:lineRule="exact"/>
        <w:rPr>
          <w:kern w:val="0"/>
          <w:sz w:val="24"/>
        </w:rPr>
      </w:pPr>
    </w:p>
    <w:p w14:paraId="7848E094">
      <w:pPr>
        <w:autoSpaceDE w:val="0"/>
        <w:autoSpaceDN w:val="0"/>
        <w:adjustRightInd w:val="0"/>
        <w:ind w:left="1532"/>
        <w:rPr>
          <w:kern w:val="0"/>
          <w:sz w:val="24"/>
        </w:rPr>
      </w:pPr>
      <w:r>
        <w:rPr>
          <w:kern w:val="0"/>
          <w:sz w:val="24"/>
        </w:rPr>
        <w:t xml:space="preserve">The valve control system of </w:t>
      </w:r>
      <w:r>
        <w:rPr>
          <w:rFonts w:hint="eastAsia"/>
          <w:kern w:val="0"/>
          <w:sz w:val="24"/>
        </w:rPr>
        <w:t>pneumatic</w:t>
      </w:r>
      <w:r>
        <w:rPr>
          <w:kern w:val="0"/>
          <w:sz w:val="24"/>
        </w:rPr>
        <w:t xml:space="preserve"> type shall be provided for the remote control of following valves:</w:t>
      </w:r>
    </w:p>
    <w:p w14:paraId="3A7ED007">
      <w:pPr>
        <w:autoSpaceDE w:val="0"/>
        <w:autoSpaceDN w:val="0"/>
        <w:adjustRightInd w:val="0"/>
        <w:spacing w:line="240" w:lineRule="exact"/>
        <w:rPr>
          <w:kern w:val="0"/>
          <w:sz w:val="24"/>
        </w:rPr>
      </w:pPr>
    </w:p>
    <w:p w14:paraId="70CA92D4">
      <w:pPr>
        <w:tabs>
          <w:tab w:val="left" w:pos="1800"/>
        </w:tabs>
        <w:autoSpaceDE w:val="0"/>
        <w:autoSpaceDN w:val="0"/>
        <w:adjustRightInd w:val="0"/>
        <w:ind w:left="1812" w:hanging="293"/>
        <w:rPr>
          <w:kern w:val="0"/>
          <w:sz w:val="24"/>
        </w:rPr>
      </w:pPr>
      <w:r>
        <w:rPr>
          <w:kern w:val="0"/>
          <w:sz w:val="24"/>
        </w:rPr>
        <w:t>-</w:t>
      </w:r>
      <w:r>
        <w:rPr>
          <w:kern w:val="0"/>
          <w:sz w:val="24"/>
        </w:rPr>
        <w:tab/>
      </w:r>
      <w:r>
        <w:rPr>
          <w:kern w:val="0"/>
          <w:sz w:val="24"/>
        </w:rPr>
        <w:t xml:space="preserve">Ballast valves in cargo hold area and </w:t>
      </w:r>
      <w:r>
        <w:rPr>
          <w:rFonts w:hint="eastAsia"/>
          <w:kern w:val="0"/>
          <w:sz w:val="24"/>
        </w:rPr>
        <w:t xml:space="preserve">major valves </w:t>
      </w:r>
      <w:r>
        <w:rPr>
          <w:kern w:val="0"/>
          <w:sz w:val="24"/>
        </w:rPr>
        <w:t>in engine room for ballast system</w:t>
      </w:r>
    </w:p>
    <w:p w14:paraId="06713C81">
      <w:pPr>
        <w:tabs>
          <w:tab w:val="left" w:pos="1800"/>
        </w:tabs>
        <w:autoSpaceDE w:val="0"/>
        <w:autoSpaceDN w:val="0"/>
        <w:adjustRightInd w:val="0"/>
        <w:ind w:left="1519"/>
        <w:rPr>
          <w:kern w:val="0"/>
          <w:sz w:val="24"/>
        </w:rPr>
      </w:pPr>
      <w:r>
        <w:rPr>
          <w:kern w:val="0"/>
          <w:sz w:val="24"/>
        </w:rPr>
        <w:t>-</w:t>
      </w:r>
      <w:r>
        <w:rPr>
          <w:kern w:val="0"/>
          <w:sz w:val="24"/>
        </w:rPr>
        <w:tab/>
      </w:r>
      <w:r>
        <w:rPr>
          <w:kern w:val="0"/>
          <w:sz w:val="24"/>
        </w:rPr>
        <w:t>Bilge suction valves in cargo hold area</w:t>
      </w:r>
    </w:p>
    <w:p w14:paraId="601A759D">
      <w:pPr>
        <w:tabs>
          <w:tab w:val="left" w:pos="1800"/>
        </w:tabs>
        <w:autoSpaceDE w:val="0"/>
        <w:autoSpaceDN w:val="0"/>
        <w:adjustRightInd w:val="0"/>
        <w:ind w:left="1519"/>
        <w:rPr>
          <w:kern w:val="0"/>
          <w:sz w:val="24"/>
        </w:rPr>
      </w:pPr>
      <w:r>
        <w:rPr>
          <w:kern w:val="0"/>
          <w:sz w:val="24"/>
        </w:rPr>
        <w:t>-</w:t>
      </w:r>
      <w:r>
        <w:rPr>
          <w:kern w:val="0"/>
          <w:sz w:val="24"/>
        </w:rPr>
        <w:tab/>
      </w:r>
      <w:r>
        <w:rPr>
          <w:rFonts w:hint="eastAsia"/>
          <w:kern w:val="0"/>
          <w:sz w:val="24"/>
        </w:rPr>
        <w:t>F</w:t>
      </w:r>
      <w:r>
        <w:rPr>
          <w:kern w:val="0"/>
          <w:sz w:val="24"/>
        </w:rPr>
        <w:t>uel oil filling / suction main valves in cargo hold area</w:t>
      </w:r>
    </w:p>
    <w:p w14:paraId="34182747">
      <w:pPr>
        <w:autoSpaceDE w:val="0"/>
        <w:autoSpaceDN w:val="0"/>
        <w:adjustRightInd w:val="0"/>
        <w:spacing w:line="240" w:lineRule="exact"/>
        <w:rPr>
          <w:kern w:val="0"/>
          <w:sz w:val="24"/>
        </w:rPr>
      </w:pPr>
    </w:p>
    <w:p w14:paraId="040BA59B">
      <w:pPr>
        <w:tabs>
          <w:tab w:val="left" w:pos="4695"/>
        </w:tabs>
        <w:autoSpaceDE w:val="0"/>
        <w:autoSpaceDN w:val="0"/>
        <w:adjustRightInd w:val="0"/>
        <w:ind w:left="1532"/>
        <w:rPr>
          <w:kern w:val="0"/>
          <w:sz w:val="24"/>
        </w:rPr>
      </w:pPr>
      <w:r>
        <w:rPr>
          <w:kern w:val="0"/>
          <w:sz w:val="24"/>
        </w:rPr>
        <w:t>Discharge</w:t>
      </w:r>
      <w:r>
        <w:rPr>
          <w:rFonts w:hint="eastAsia"/>
          <w:kern w:val="0"/>
          <w:sz w:val="24"/>
        </w:rPr>
        <w:t xml:space="preserve"> </w:t>
      </w:r>
      <w:r>
        <w:rPr>
          <w:kern w:val="0"/>
          <w:sz w:val="24"/>
        </w:rPr>
        <w:t>main valves of the ballast pumps shall have open, closed and intermediated position indications.</w:t>
      </w:r>
      <w:r>
        <w:rPr>
          <w:rFonts w:hint="eastAsia"/>
          <w:kern w:val="0"/>
          <w:sz w:val="24"/>
        </w:rPr>
        <w:t xml:space="preserve"> </w:t>
      </w:r>
      <w:r>
        <w:rPr>
          <w:kern w:val="0"/>
          <w:sz w:val="24"/>
        </w:rPr>
        <w:t xml:space="preserve">Other </w:t>
      </w:r>
      <w:r>
        <w:rPr>
          <w:rFonts w:hint="eastAsia"/>
          <w:kern w:val="0"/>
          <w:sz w:val="24"/>
        </w:rPr>
        <w:t>v</w:t>
      </w:r>
      <w:r>
        <w:rPr>
          <w:kern w:val="0"/>
          <w:sz w:val="24"/>
        </w:rPr>
        <w:t>alves shall have open and closed indication only.</w:t>
      </w:r>
    </w:p>
    <w:p w14:paraId="4185E439">
      <w:pPr>
        <w:autoSpaceDE w:val="0"/>
        <w:autoSpaceDN w:val="0"/>
        <w:adjustRightInd w:val="0"/>
        <w:spacing w:line="240" w:lineRule="exact"/>
        <w:rPr>
          <w:kern w:val="0"/>
          <w:sz w:val="24"/>
        </w:rPr>
      </w:pPr>
    </w:p>
    <w:p w14:paraId="06121A89">
      <w:pPr>
        <w:tabs>
          <w:tab w:val="left" w:pos="4935"/>
        </w:tabs>
        <w:autoSpaceDE w:val="0"/>
        <w:autoSpaceDN w:val="0"/>
        <w:adjustRightInd w:val="0"/>
        <w:ind w:left="1532"/>
        <w:rPr>
          <w:kern w:val="0"/>
          <w:sz w:val="24"/>
        </w:rPr>
      </w:pPr>
      <w:r>
        <w:rPr>
          <w:kern w:val="0"/>
          <w:sz w:val="24"/>
        </w:rPr>
        <w:t>T</w:t>
      </w:r>
      <w:r>
        <w:rPr>
          <w:rFonts w:hint="eastAsia"/>
          <w:kern w:val="0"/>
          <w:sz w:val="24"/>
        </w:rPr>
        <w:t>he remote operated suction valves for HFO and LSHFO/ULSFO bunker tanks in cargo hold area shall be single acting type.</w:t>
      </w:r>
    </w:p>
    <w:p w14:paraId="605C42C2">
      <w:pPr>
        <w:autoSpaceDE w:val="0"/>
        <w:autoSpaceDN w:val="0"/>
        <w:adjustRightInd w:val="0"/>
        <w:spacing w:line="240" w:lineRule="exact"/>
        <w:rPr>
          <w:kern w:val="0"/>
          <w:sz w:val="24"/>
        </w:rPr>
      </w:pPr>
    </w:p>
    <w:p w14:paraId="0E787741">
      <w:pPr>
        <w:autoSpaceDE w:val="0"/>
        <w:autoSpaceDN w:val="0"/>
        <w:adjustRightInd w:val="0"/>
        <w:ind w:left="1532"/>
        <w:rPr>
          <w:kern w:val="0"/>
          <w:sz w:val="24"/>
        </w:rPr>
      </w:pPr>
      <w:r>
        <w:rPr>
          <w:kern w:val="0"/>
          <w:sz w:val="24"/>
        </w:rPr>
        <w:t>The remotely controlled valves shall have an emergency operation facility by means</w:t>
      </w:r>
      <w:r>
        <w:rPr>
          <w:rFonts w:hint="eastAsia"/>
          <w:kern w:val="0"/>
          <w:sz w:val="24"/>
        </w:rPr>
        <w:t xml:space="preserve"> </w:t>
      </w:r>
      <w:r>
        <w:rPr>
          <w:kern w:val="0"/>
          <w:sz w:val="24"/>
        </w:rPr>
        <w:t>of</w:t>
      </w:r>
      <w:r>
        <w:rPr>
          <w:rFonts w:hint="eastAsia"/>
          <w:kern w:val="0"/>
          <w:sz w:val="24"/>
        </w:rPr>
        <w:t xml:space="preserve"> </w:t>
      </w:r>
      <w:r>
        <w:rPr>
          <w:kern w:val="0"/>
          <w:sz w:val="24"/>
        </w:rPr>
        <w:t>portable hand pump or spanner.</w:t>
      </w:r>
    </w:p>
    <w:p w14:paraId="24A0AB6B">
      <w:pPr>
        <w:autoSpaceDE w:val="0"/>
        <w:autoSpaceDN w:val="0"/>
        <w:adjustRightInd w:val="0"/>
        <w:ind w:left="1532"/>
        <w:rPr>
          <w:kern w:val="0"/>
          <w:sz w:val="24"/>
        </w:rPr>
      </w:pPr>
    </w:p>
    <w:p w14:paraId="721C9AEF">
      <w:pPr>
        <w:tabs>
          <w:tab w:val="left" w:pos="4695"/>
        </w:tabs>
        <w:autoSpaceDE w:val="0"/>
        <w:autoSpaceDN w:val="0"/>
        <w:adjustRightInd w:val="0"/>
        <w:ind w:left="1532"/>
        <w:rPr>
          <w:b/>
          <w:kern w:val="0"/>
          <w:sz w:val="24"/>
        </w:rPr>
      </w:pPr>
      <w:r>
        <w:rPr>
          <w:b/>
          <w:kern w:val="0"/>
          <w:sz w:val="24"/>
        </w:rPr>
        <w:t>Remote valves should not be placed in areas they serve and should be easily accessible in any operational condition of vessel.  where is possible</w:t>
      </w:r>
      <w:r>
        <w:rPr>
          <w:rFonts w:hint="eastAsia"/>
          <w:b/>
          <w:kern w:val="0"/>
          <w:sz w:val="24"/>
        </w:rPr>
        <w:t>.</w:t>
      </w:r>
    </w:p>
    <w:p w14:paraId="446BEF93">
      <w:pPr>
        <w:autoSpaceDE w:val="0"/>
        <w:autoSpaceDN w:val="0"/>
        <w:adjustRightInd w:val="0"/>
        <w:spacing w:line="240" w:lineRule="exact"/>
        <w:rPr>
          <w:kern w:val="0"/>
          <w:sz w:val="24"/>
        </w:rPr>
      </w:pPr>
    </w:p>
    <w:p w14:paraId="5CB38A6D">
      <w:pPr>
        <w:tabs>
          <w:tab w:val="left" w:pos="1520"/>
        </w:tabs>
        <w:autoSpaceDE w:val="0"/>
        <w:autoSpaceDN w:val="0"/>
        <w:adjustRightInd w:val="0"/>
        <w:ind w:left="951"/>
        <w:rPr>
          <w:kern w:val="0"/>
          <w:sz w:val="24"/>
        </w:rPr>
      </w:pPr>
      <w:r>
        <w:rPr>
          <w:rFonts w:hint="eastAsia"/>
          <w:kern w:val="0"/>
          <w:sz w:val="24"/>
        </w:rPr>
        <w:t>2</w:t>
      </w:r>
      <w:r>
        <w:rPr>
          <w:kern w:val="0"/>
          <w:sz w:val="24"/>
        </w:rPr>
        <w:t>)</w:t>
      </w:r>
      <w:r>
        <w:rPr>
          <w:kern w:val="0"/>
          <w:sz w:val="24"/>
        </w:rPr>
        <w:tab/>
      </w:r>
      <w:r>
        <w:rPr>
          <w:kern w:val="0"/>
          <w:sz w:val="24"/>
        </w:rPr>
        <w:t>Control</w:t>
      </w:r>
    </w:p>
    <w:p w14:paraId="2E616AF9">
      <w:pPr>
        <w:autoSpaceDE w:val="0"/>
        <w:autoSpaceDN w:val="0"/>
        <w:adjustRightInd w:val="0"/>
        <w:spacing w:line="240" w:lineRule="exact"/>
        <w:rPr>
          <w:kern w:val="0"/>
          <w:sz w:val="24"/>
        </w:rPr>
      </w:pPr>
    </w:p>
    <w:p w14:paraId="4D0848B6">
      <w:pPr>
        <w:autoSpaceDE w:val="0"/>
        <w:autoSpaceDN w:val="0"/>
        <w:adjustRightInd w:val="0"/>
        <w:ind w:left="1528"/>
        <w:rPr>
          <w:kern w:val="0"/>
          <w:sz w:val="24"/>
        </w:rPr>
      </w:pPr>
      <w:r>
        <w:rPr>
          <w:kern w:val="0"/>
          <w:sz w:val="24"/>
        </w:rPr>
        <w:t xml:space="preserve">A control </w:t>
      </w:r>
      <w:r>
        <w:rPr>
          <w:rFonts w:hint="eastAsia"/>
          <w:kern w:val="0"/>
          <w:sz w:val="24"/>
        </w:rPr>
        <w:t>station</w:t>
      </w:r>
      <w:r>
        <w:rPr>
          <w:kern w:val="0"/>
          <w:sz w:val="24"/>
        </w:rPr>
        <w:t xml:space="preserve"> with color graphic monitor shall be provided in the </w:t>
      </w:r>
      <w:r>
        <w:rPr>
          <w:rFonts w:hint="eastAsia"/>
          <w:kern w:val="0"/>
          <w:sz w:val="24"/>
        </w:rPr>
        <w:t xml:space="preserve">ship office, engine control room </w:t>
      </w:r>
      <w:r>
        <w:rPr>
          <w:kern w:val="0"/>
          <w:sz w:val="24"/>
        </w:rPr>
        <w:t>for ballast, bilge, FO.</w:t>
      </w:r>
    </w:p>
    <w:p w14:paraId="6F79FFE1">
      <w:pPr>
        <w:autoSpaceDE w:val="0"/>
        <w:autoSpaceDN w:val="0"/>
        <w:adjustRightInd w:val="0"/>
        <w:spacing w:line="240" w:lineRule="exact"/>
        <w:rPr>
          <w:kern w:val="0"/>
          <w:sz w:val="24"/>
        </w:rPr>
      </w:pPr>
    </w:p>
    <w:p w14:paraId="20FCC67B">
      <w:pPr>
        <w:autoSpaceDE w:val="0"/>
        <w:autoSpaceDN w:val="0"/>
        <w:adjustRightInd w:val="0"/>
        <w:ind w:left="1528"/>
        <w:rPr>
          <w:kern w:val="0"/>
          <w:sz w:val="24"/>
        </w:rPr>
      </w:pPr>
      <w:r>
        <w:rPr>
          <w:kern w:val="0"/>
          <w:sz w:val="24"/>
        </w:rPr>
        <w:t>Control functions and indications mentioned below shall be mounted on the monitor.</w:t>
      </w:r>
    </w:p>
    <w:p w14:paraId="6E90C105">
      <w:pPr>
        <w:autoSpaceDE w:val="0"/>
        <w:autoSpaceDN w:val="0"/>
        <w:adjustRightInd w:val="0"/>
        <w:spacing w:line="240" w:lineRule="exact"/>
        <w:rPr>
          <w:kern w:val="0"/>
          <w:sz w:val="24"/>
        </w:rPr>
      </w:pPr>
    </w:p>
    <w:p w14:paraId="6AAD81E8">
      <w:pPr>
        <w:autoSpaceDE w:val="0"/>
        <w:autoSpaceDN w:val="0"/>
        <w:adjustRightInd w:val="0"/>
        <w:ind w:left="1796" w:leftChars="741" w:hanging="240" w:hangingChars="100"/>
        <w:rPr>
          <w:kern w:val="0"/>
          <w:sz w:val="24"/>
        </w:rPr>
      </w:pPr>
      <w:r>
        <w:rPr>
          <w:kern w:val="0"/>
          <w:sz w:val="24"/>
        </w:rPr>
        <w:t>-</w:t>
      </w:r>
      <w:r>
        <w:rPr>
          <w:kern w:val="0"/>
          <w:sz w:val="24"/>
        </w:rPr>
        <w:tab/>
      </w:r>
      <w:r>
        <w:rPr>
          <w:kern w:val="0"/>
          <w:sz w:val="24"/>
        </w:rPr>
        <w:t xml:space="preserve">Mimic diagram of ballast, bilge and FO </w:t>
      </w:r>
      <w:r>
        <w:rPr>
          <w:rFonts w:hint="eastAsia"/>
          <w:kern w:val="0"/>
          <w:sz w:val="24"/>
        </w:rPr>
        <w:t>system</w:t>
      </w:r>
    </w:p>
    <w:p w14:paraId="2E6557CF">
      <w:pPr>
        <w:autoSpaceDE w:val="0"/>
        <w:autoSpaceDN w:val="0"/>
        <w:adjustRightInd w:val="0"/>
        <w:ind w:left="1796" w:leftChars="741" w:hanging="240" w:hangingChars="100"/>
        <w:rPr>
          <w:kern w:val="0"/>
          <w:sz w:val="24"/>
        </w:rPr>
      </w:pPr>
      <w:r>
        <w:rPr>
          <w:kern w:val="0"/>
          <w:sz w:val="24"/>
        </w:rPr>
        <w:t>-</w:t>
      </w:r>
      <w:r>
        <w:rPr>
          <w:kern w:val="0"/>
          <w:sz w:val="24"/>
        </w:rPr>
        <w:tab/>
      </w:r>
      <w:r>
        <w:rPr>
          <w:kern w:val="0"/>
          <w:sz w:val="24"/>
        </w:rPr>
        <w:t>Open / shut function with indication for remote operated valves (Remote control</w:t>
      </w:r>
      <w:r>
        <w:rPr>
          <w:rFonts w:hint="eastAsia"/>
          <w:kern w:val="0"/>
          <w:sz w:val="24"/>
        </w:rPr>
        <w:t xml:space="preserve"> </w:t>
      </w:r>
      <w:r>
        <w:rPr>
          <w:kern w:val="0"/>
          <w:sz w:val="24"/>
        </w:rPr>
        <w:t xml:space="preserve">valves in fuel oil system </w:t>
      </w:r>
      <w:r>
        <w:rPr>
          <w:rFonts w:hint="eastAsia"/>
          <w:kern w:val="0"/>
          <w:sz w:val="24"/>
        </w:rPr>
        <w:t>shall</w:t>
      </w:r>
      <w:r>
        <w:rPr>
          <w:kern w:val="0"/>
          <w:sz w:val="24"/>
        </w:rPr>
        <w:t xml:space="preserve"> be controlled from engine control room.)</w:t>
      </w:r>
    </w:p>
    <w:p w14:paraId="1AF1EED8">
      <w:pPr>
        <w:autoSpaceDE w:val="0"/>
        <w:autoSpaceDN w:val="0"/>
        <w:adjustRightInd w:val="0"/>
        <w:ind w:left="1796" w:leftChars="741" w:hanging="240" w:hangingChars="100"/>
        <w:rPr>
          <w:kern w:val="0"/>
          <w:sz w:val="24"/>
        </w:rPr>
      </w:pPr>
      <w:r>
        <w:rPr>
          <w:kern w:val="0"/>
          <w:sz w:val="24"/>
        </w:rPr>
        <w:t xml:space="preserve">- Start/ stop function with running indication for ballast pump, </w:t>
      </w:r>
      <w:r>
        <w:rPr>
          <w:rFonts w:hint="eastAsia"/>
          <w:kern w:val="0"/>
          <w:sz w:val="24"/>
        </w:rPr>
        <w:t>f</w:t>
      </w:r>
      <w:r>
        <w:rPr>
          <w:kern w:val="0"/>
          <w:sz w:val="24"/>
        </w:rPr>
        <w:t>ire, bilge &amp; G.S. pump</w:t>
      </w:r>
      <w:r>
        <w:rPr>
          <w:rFonts w:hint="eastAsia"/>
          <w:kern w:val="0"/>
          <w:sz w:val="24"/>
        </w:rPr>
        <w:t>s</w:t>
      </w:r>
      <w:r>
        <w:rPr>
          <w:kern w:val="0"/>
          <w:sz w:val="24"/>
        </w:rPr>
        <w:t>.</w:t>
      </w:r>
    </w:p>
    <w:p w14:paraId="0565C724">
      <w:pPr>
        <w:autoSpaceDE w:val="0"/>
        <w:autoSpaceDN w:val="0"/>
        <w:adjustRightInd w:val="0"/>
        <w:ind w:left="1796" w:leftChars="741" w:hanging="240" w:hangingChars="100"/>
        <w:rPr>
          <w:kern w:val="0"/>
          <w:sz w:val="24"/>
        </w:rPr>
      </w:pPr>
      <w:r>
        <w:rPr>
          <w:kern w:val="0"/>
          <w:sz w:val="24"/>
        </w:rPr>
        <w:t>-</w:t>
      </w:r>
      <w:r>
        <w:rPr>
          <w:kern w:val="0"/>
          <w:sz w:val="24"/>
        </w:rPr>
        <w:tab/>
      </w:r>
      <w:r>
        <w:rPr>
          <w:kern w:val="0"/>
          <w:sz w:val="24"/>
        </w:rPr>
        <w:t>Suction and discharge pressure indication on monitor for ballast pump</w:t>
      </w:r>
    </w:p>
    <w:p w14:paraId="5B2C00B8">
      <w:pPr>
        <w:autoSpaceDE w:val="0"/>
        <w:autoSpaceDN w:val="0"/>
        <w:adjustRightInd w:val="0"/>
        <w:ind w:left="1796" w:leftChars="741" w:hanging="240" w:hangingChars="100"/>
        <w:rPr>
          <w:kern w:val="0"/>
          <w:sz w:val="24"/>
        </w:rPr>
      </w:pPr>
      <w:r>
        <w:rPr>
          <w:kern w:val="0"/>
          <w:sz w:val="24"/>
        </w:rPr>
        <w:t>-</w:t>
      </w:r>
      <w:r>
        <w:rPr>
          <w:kern w:val="0"/>
          <w:sz w:val="24"/>
        </w:rPr>
        <w:tab/>
      </w:r>
      <w:r>
        <w:rPr>
          <w:kern w:val="0"/>
          <w:sz w:val="24"/>
        </w:rPr>
        <w:t xml:space="preserve">Level indication </w:t>
      </w:r>
      <w:r>
        <w:rPr>
          <w:rFonts w:hint="eastAsia"/>
          <w:kern w:val="0"/>
          <w:sz w:val="24"/>
        </w:rPr>
        <w:t xml:space="preserve">able to display tank volumes </w:t>
      </w:r>
      <w:r>
        <w:rPr>
          <w:kern w:val="0"/>
          <w:sz w:val="24"/>
        </w:rPr>
        <w:t>on monitor for water ballast, fresh water tank</w:t>
      </w:r>
      <w:r>
        <w:rPr>
          <w:rFonts w:hint="eastAsia"/>
          <w:kern w:val="0"/>
          <w:sz w:val="24"/>
        </w:rPr>
        <w:t xml:space="preserve">, </w:t>
      </w:r>
      <w:r>
        <w:rPr>
          <w:kern w:val="0"/>
          <w:sz w:val="24"/>
        </w:rPr>
        <w:t>HFO</w:t>
      </w:r>
      <w:r>
        <w:rPr>
          <w:rFonts w:hint="eastAsia"/>
          <w:kern w:val="0"/>
          <w:sz w:val="24"/>
        </w:rPr>
        <w:t xml:space="preserve"> and LSHFO/ULSFO storage </w:t>
      </w:r>
      <w:r>
        <w:rPr>
          <w:kern w:val="0"/>
          <w:sz w:val="24"/>
        </w:rPr>
        <w:t>tanks</w:t>
      </w:r>
      <w:r>
        <w:rPr>
          <w:rFonts w:hint="eastAsia"/>
          <w:kern w:val="0"/>
          <w:sz w:val="24"/>
        </w:rPr>
        <w:t xml:space="preserve"> and MGO storage tank.</w:t>
      </w:r>
    </w:p>
    <w:p w14:paraId="499BCAB5">
      <w:pPr>
        <w:autoSpaceDE w:val="0"/>
        <w:autoSpaceDN w:val="0"/>
        <w:adjustRightInd w:val="0"/>
        <w:ind w:left="1796" w:leftChars="741" w:hanging="240" w:hangingChars="100"/>
        <w:rPr>
          <w:kern w:val="0"/>
          <w:sz w:val="24"/>
        </w:rPr>
      </w:pPr>
      <w:r>
        <w:rPr>
          <w:kern w:val="0"/>
          <w:sz w:val="24"/>
        </w:rPr>
        <w:t>-</w:t>
      </w:r>
      <w:r>
        <w:rPr>
          <w:kern w:val="0"/>
          <w:sz w:val="24"/>
        </w:rPr>
        <w:tab/>
      </w:r>
      <w:r>
        <w:rPr>
          <w:kern w:val="0"/>
          <w:sz w:val="24"/>
        </w:rPr>
        <w:t>Draft indication on monitor</w:t>
      </w:r>
    </w:p>
    <w:p w14:paraId="689D38E2">
      <w:pPr>
        <w:autoSpaceDE w:val="0"/>
        <w:autoSpaceDN w:val="0"/>
        <w:adjustRightInd w:val="0"/>
        <w:ind w:left="1796" w:leftChars="741" w:hanging="240" w:hangingChars="100"/>
        <w:rPr>
          <w:kern w:val="0"/>
          <w:sz w:val="24"/>
        </w:rPr>
      </w:pPr>
      <w:r>
        <w:rPr>
          <w:kern w:val="0"/>
          <w:sz w:val="24"/>
        </w:rPr>
        <w:t>-</w:t>
      </w:r>
      <w:r>
        <w:rPr>
          <w:kern w:val="0"/>
          <w:sz w:val="24"/>
        </w:rPr>
        <w:tab/>
      </w:r>
      <w:r>
        <w:rPr>
          <w:kern w:val="0"/>
          <w:sz w:val="24"/>
        </w:rPr>
        <w:t>High level alarm for cargo hold bilge wells, bosun store, fore &amp;</w:t>
      </w:r>
      <w:r>
        <w:rPr>
          <w:rFonts w:hint="eastAsia"/>
          <w:kern w:val="0"/>
          <w:sz w:val="24"/>
        </w:rPr>
        <w:t xml:space="preserve"> </w:t>
      </w:r>
      <w:r>
        <w:rPr>
          <w:kern w:val="0"/>
          <w:sz w:val="24"/>
        </w:rPr>
        <w:t>aft end of pipe</w:t>
      </w:r>
      <w:r>
        <w:rPr>
          <w:rFonts w:hint="eastAsia"/>
          <w:kern w:val="0"/>
          <w:sz w:val="24"/>
        </w:rPr>
        <w:t xml:space="preserve"> d</w:t>
      </w:r>
      <w:r>
        <w:rPr>
          <w:kern w:val="0"/>
          <w:sz w:val="24"/>
        </w:rPr>
        <w:t>uct</w:t>
      </w:r>
      <w:r>
        <w:rPr>
          <w:rFonts w:hint="eastAsia"/>
          <w:kern w:val="0"/>
          <w:sz w:val="24"/>
        </w:rPr>
        <w:t>,</w:t>
      </w:r>
      <w:r>
        <w:rPr>
          <w:kern w:val="0"/>
          <w:sz w:val="24"/>
        </w:rPr>
        <w:t xml:space="preserve"> bow thruster</w:t>
      </w:r>
      <w:r>
        <w:rPr>
          <w:rFonts w:hint="eastAsia"/>
          <w:kern w:val="0"/>
          <w:sz w:val="24"/>
        </w:rPr>
        <w:t xml:space="preserve"> &amp; emergency fire pump room.</w:t>
      </w:r>
    </w:p>
    <w:p w14:paraId="53C3680F">
      <w:pPr>
        <w:autoSpaceDE w:val="0"/>
        <w:autoSpaceDN w:val="0"/>
        <w:adjustRightInd w:val="0"/>
        <w:ind w:left="1796" w:leftChars="741" w:hanging="240" w:hangingChars="100"/>
        <w:rPr>
          <w:kern w:val="0"/>
          <w:sz w:val="24"/>
        </w:rPr>
      </w:pPr>
      <w:r>
        <w:rPr>
          <w:rFonts w:hint="eastAsia"/>
          <w:kern w:val="0"/>
          <w:sz w:val="24"/>
        </w:rPr>
        <w:t>-</w:t>
      </w:r>
      <w:r>
        <w:rPr>
          <w:rFonts w:hint="eastAsia"/>
          <w:kern w:val="0"/>
          <w:sz w:val="24"/>
        </w:rPr>
        <w:tab/>
      </w:r>
      <w:r>
        <w:rPr>
          <w:rFonts w:hint="eastAsia"/>
          <w:kern w:val="0"/>
          <w:sz w:val="24"/>
        </w:rPr>
        <w:t>O</w:t>
      </w:r>
      <w:r>
        <w:rPr>
          <w:kern w:val="0"/>
          <w:sz w:val="24"/>
        </w:rPr>
        <w:t>ther necessary equipment and fittings not mentioned above shall be provided as per maker's standard</w:t>
      </w:r>
    </w:p>
    <w:p w14:paraId="42EC8777">
      <w:pPr>
        <w:autoSpaceDE w:val="0"/>
        <w:autoSpaceDN w:val="0"/>
        <w:adjustRightInd w:val="0"/>
        <w:ind w:left="1796" w:leftChars="741" w:hanging="240" w:hangingChars="100"/>
        <w:jc w:val="left"/>
        <w:rPr>
          <w:kern w:val="0"/>
          <w:sz w:val="24"/>
        </w:rPr>
      </w:pPr>
      <w:r>
        <w:rPr>
          <w:kern w:val="0"/>
          <w:sz w:val="24"/>
        </w:rPr>
        <w:t xml:space="preserve">- </w:t>
      </w:r>
      <w:r>
        <w:rPr>
          <w:rFonts w:hint="eastAsia"/>
          <w:kern w:val="0"/>
          <w:sz w:val="24"/>
        </w:rPr>
        <w:tab/>
      </w:r>
      <w:r>
        <w:rPr>
          <w:kern w:val="0"/>
          <w:sz w:val="24"/>
        </w:rPr>
        <w:t>HFO</w:t>
      </w:r>
      <w:r>
        <w:rPr>
          <w:rFonts w:hint="eastAsia"/>
          <w:kern w:val="0"/>
          <w:sz w:val="24"/>
        </w:rPr>
        <w:t xml:space="preserve"> and LSHFO/ULSFO </w:t>
      </w:r>
      <w:r>
        <w:rPr>
          <w:kern w:val="0"/>
          <w:sz w:val="24"/>
        </w:rPr>
        <w:t xml:space="preserve">and MGO storage tanks shall be provided with independent </w:t>
      </w:r>
      <w:r>
        <w:rPr>
          <w:rFonts w:hint="eastAsia"/>
          <w:kern w:val="0"/>
          <w:sz w:val="24"/>
        </w:rPr>
        <w:t xml:space="preserve">level switches for </w:t>
      </w:r>
      <w:r>
        <w:rPr>
          <w:kern w:val="0"/>
          <w:sz w:val="24"/>
        </w:rPr>
        <w:t>high level alarm.</w:t>
      </w:r>
    </w:p>
    <w:p w14:paraId="2236E9DF">
      <w:pPr>
        <w:autoSpaceDE w:val="0"/>
        <w:autoSpaceDN w:val="0"/>
        <w:adjustRightInd w:val="0"/>
        <w:spacing w:line="240" w:lineRule="exact"/>
        <w:rPr>
          <w:kern w:val="0"/>
          <w:sz w:val="24"/>
        </w:rPr>
      </w:pPr>
    </w:p>
    <w:p w14:paraId="26E57D86">
      <w:pPr>
        <w:pStyle w:val="4"/>
        <w:spacing w:before="0" w:after="0"/>
        <w:rPr>
          <w:rFonts w:cs="Arial"/>
        </w:rPr>
      </w:pPr>
      <w:bookmarkStart w:id="242" w:name="_Toc50572466"/>
      <w:r>
        <w:rPr>
          <w:rFonts w:hint="eastAsia" w:cs="Arial"/>
        </w:rPr>
        <w:t>5.1.7</w:t>
      </w:r>
      <w:r>
        <w:rPr>
          <w:rFonts w:cs="Arial"/>
        </w:rPr>
        <w:tab/>
      </w:r>
      <w:r>
        <w:rPr>
          <w:rFonts w:cs="Arial"/>
        </w:rPr>
        <w:t>AIR AND SOUNDING PIPES</w:t>
      </w:r>
      <w:bookmarkEnd w:id="242"/>
    </w:p>
    <w:p w14:paraId="606936FB">
      <w:pPr>
        <w:autoSpaceDE w:val="0"/>
        <w:autoSpaceDN w:val="0"/>
        <w:adjustRightInd w:val="0"/>
        <w:spacing w:line="240" w:lineRule="exact"/>
        <w:rPr>
          <w:kern w:val="0"/>
          <w:sz w:val="24"/>
        </w:rPr>
      </w:pPr>
    </w:p>
    <w:p w14:paraId="2C0EB56F">
      <w:pPr>
        <w:tabs>
          <w:tab w:val="left" w:pos="960"/>
        </w:tabs>
        <w:autoSpaceDE w:val="0"/>
        <w:autoSpaceDN w:val="0"/>
        <w:adjustRightInd w:val="0"/>
        <w:ind w:left="114"/>
        <w:jc w:val="left"/>
        <w:rPr>
          <w:kern w:val="0"/>
          <w:sz w:val="24"/>
        </w:rPr>
      </w:pPr>
      <w:r>
        <w:rPr>
          <w:rFonts w:hint="eastAsia"/>
          <w:kern w:val="0"/>
          <w:sz w:val="24"/>
        </w:rPr>
        <w:t>5.1.7.1</w:t>
      </w:r>
      <w:r>
        <w:rPr>
          <w:kern w:val="0"/>
          <w:sz w:val="24"/>
        </w:rPr>
        <w:tab/>
      </w:r>
      <w:r>
        <w:rPr>
          <w:kern w:val="0"/>
          <w:sz w:val="24"/>
        </w:rPr>
        <w:t>Air escape/Overflow Pipe</w:t>
      </w:r>
    </w:p>
    <w:p w14:paraId="65C4FD0E">
      <w:pPr>
        <w:autoSpaceDE w:val="0"/>
        <w:autoSpaceDN w:val="0"/>
        <w:adjustRightInd w:val="0"/>
        <w:spacing w:line="240" w:lineRule="exact"/>
        <w:rPr>
          <w:kern w:val="0"/>
          <w:sz w:val="24"/>
        </w:rPr>
      </w:pPr>
    </w:p>
    <w:p w14:paraId="20FD802F">
      <w:pPr>
        <w:autoSpaceDE w:val="0"/>
        <w:autoSpaceDN w:val="0"/>
        <w:adjustRightInd w:val="0"/>
        <w:ind w:left="963"/>
        <w:rPr>
          <w:kern w:val="0"/>
          <w:sz w:val="24"/>
        </w:rPr>
      </w:pPr>
      <w:r>
        <w:rPr>
          <w:kern w:val="0"/>
          <w:sz w:val="24"/>
        </w:rPr>
        <w:t>The air pipes shall be arranged in compliance with the load line regulation.</w:t>
      </w:r>
    </w:p>
    <w:p w14:paraId="45E71A2B">
      <w:pPr>
        <w:autoSpaceDE w:val="0"/>
        <w:autoSpaceDN w:val="0"/>
        <w:adjustRightInd w:val="0"/>
        <w:spacing w:line="240" w:lineRule="exact"/>
        <w:rPr>
          <w:kern w:val="0"/>
          <w:sz w:val="24"/>
        </w:rPr>
      </w:pPr>
    </w:p>
    <w:p w14:paraId="607AB3F9">
      <w:pPr>
        <w:autoSpaceDE w:val="0"/>
        <w:autoSpaceDN w:val="0"/>
        <w:adjustRightInd w:val="0"/>
        <w:ind w:left="963"/>
        <w:rPr>
          <w:kern w:val="0"/>
          <w:sz w:val="24"/>
        </w:rPr>
      </w:pPr>
      <w:r>
        <w:rPr>
          <w:kern w:val="0"/>
          <w:sz w:val="24"/>
        </w:rPr>
        <w:t>In general, one (1) or two (2) air pipes shall be provided for each tank and void space and shall be led to above exposed deck.</w:t>
      </w:r>
    </w:p>
    <w:p w14:paraId="7CC66389">
      <w:pPr>
        <w:autoSpaceDE w:val="0"/>
        <w:autoSpaceDN w:val="0"/>
        <w:adjustRightInd w:val="0"/>
        <w:spacing w:line="240" w:lineRule="exact"/>
        <w:rPr>
          <w:kern w:val="0"/>
          <w:sz w:val="24"/>
        </w:rPr>
      </w:pPr>
    </w:p>
    <w:p w14:paraId="40B27FB8">
      <w:pPr>
        <w:autoSpaceDE w:val="0"/>
        <w:autoSpaceDN w:val="0"/>
        <w:adjustRightInd w:val="0"/>
        <w:ind w:left="963"/>
        <w:rPr>
          <w:kern w:val="0"/>
          <w:sz w:val="24"/>
        </w:rPr>
      </w:pPr>
      <w:r>
        <w:rPr>
          <w:kern w:val="0"/>
          <w:sz w:val="24"/>
        </w:rPr>
        <w:t>Air escape/overflow pipes shall be provide</w:t>
      </w:r>
      <w:r>
        <w:rPr>
          <w:rFonts w:hint="eastAsia"/>
          <w:kern w:val="0"/>
          <w:sz w:val="24"/>
        </w:rPr>
        <w:t>d</w:t>
      </w:r>
      <w:r>
        <w:rPr>
          <w:kern w:val="0"/>
          <w:sz w:val="24"/>
        </w:rPr>
        <w:t xml:space="preserve"> to all cofferdams and tanks</w:t>
      </w:r>
      <w:r>
        <w:rPr>
          <w:rFonts w:hint="eastAsia"/>
          <w:kern w:val="0"/>
          <w:sz w:val="24"/>
        </w:rPr>
        <w:t>,</w:t>
      </w:r>
      <w:r>
        <w:rPr>
          <w:kern w:val="0"/>
          <w:sz w:val="24"/>
        </w:rPr>
        <w:t xml:space="preserve"> and shall be terminated in the place that shall be in accordance to the requirements of the classification society with suitable heads.</w:t>
      </w:r>
    </w:p>
    <w:p w14:paraId="3C0943A6">
      <w:pPr>
        <w:autoSpaceDE w:val="0"/>
        <w:autoSpaceDN w:val="0"/>
        <w:adjustRightInd w:val="0"/>
        <w:spacing w:line="240" w:lineRule="exact"/>
        <w:rPr>
          <w:kern w:val="0"/>
          <w:sz w:val="24"/>
        </w:rPr>
      </w:pPr>
    </w:p>
    <w:p w14:paraId="4214C6C8">
      <w:pPr>
        <w:autoSpaceDE w:val="0"/>
        <w:autoSpaceDN w:val="0"/>
        <w:adjustRightInd w:val="0"/>
        <w:ind w:left="963"/>
        <w:rPr>
          <w:kern w:val="0"/>
          <w:sz w:val="24"/>
        </w:rPr>
      </w:pPr>
      <w:r>
        <w:rPr>
          <w:kern w:val="0"/>
          <w:sz w:val="24"/>
        </w:rPr>
        <w:t>The air pipe head for fuel oil tank shall be fitted with float type closer and fire proof screen of stainless steel, and the head for fresh water tank shall be fitted with closer and stainless steel wire gauge insect guard. Air escape/overflow pipes for oil tanks shall be of steel and for other tanks shall be of steel pipe galvanized.</w:t>
      </w:r>
    </w:p>
    <w:p w14:paraId="05269D92">
      <w:pPr>
        <w:autoSpaceDE w:val="0"/>
        <w:autoSpaceDN w:val="0"/>
        <w:adjustRightInd w:val="0"/>
        <w:spacing w:line="240" w:lineRule="exact"/>
        <w:rPr>
          <w:kern w:val="0"/>
          <w:sz w:val="24"/>
        </w:rPr>
      </w:pPr>
    </w:p>
    <w:p w14:paraId="74C107A2">
      <w:pPr>
        <w:autoSpaceDE w:val="0"/>
        <w:autoSpaceDN w:val="0"/>
        <w:adjustRightInd w:val="0"/>
        <w:ind w:left="963"/>
        <w:rPr>
          <w:kern w:val="0"/>
          <w:sz w:val="24"/>
        </w:rPr>
      </w:pPr>
      <w:r>
        <w:rPr>
          <w:kern w:val="0"/>
          <w:sz w:val="24"/>
        </w:rPr>
        <w:t xml:space="preserve">Oil spill coaming </w:t>
      </w:r>
      <w:r>
        <w:rPr>
          <w:rFonts w:hint="eastAsia"/>
          <w:kern w:val="0"/>
          <w:sz w:val="24"/>
        </w:rPr>
        <w:t xml:space="preserve">with plug </w:t>
      </w:r>
      <w:r>
        <w:rPr>
          <w:kern w:val="0"/>
          <w:sz w:val="24"/>
        </w:rPr>
        <w:t>shall be provided around air escape pipe head of oil tanks in accordance with the U.S.C.G. requirements.</w:t>
      </w:r>
    </w:p>
    <w:p w14:paraId="1514F140">
      <w:pPr>
        <w:autoSpaceDE w:val="0"/>
        <w:autoSpaceDN w:val="0"/>
        <w:adjustRightInd w:val="0"/>
        <w:spacing w:line="240" w:lineRule="exact"/>
        <w:rPr>
          <w:kern w:val="0"/>
          <w:sz w:val="26"/>
          <w:szCs w:val="26"/>
        </w:rPr>
      </w:pPr>
    </w:p>
    <w:p w14:paraId="665B05C5">
      <w:pPr>
        <w:autoSpaceDE w:val="0"/>
        <w:autoSpaceDN w:val="0"/>
        <w:adjustRightInd w:val="0"/>
        <w:ind w:left="963"/>
        <w:rPr>
          <w:kern w:val="0"/>
          <w:sz w:val="24"/>
        </w:rPr>
      </w:pPr>
      <w:r>
        <w:rPr>
          <w:kern w:val="0"/>
          <w:sz w:val="24"/>
        </w:rPr>
        <w:t xml:space="preserve">Size of air escape/overflow pipes shall be not less than 125% of sectional area of suction pipe in accordance with the requirements of the </w:t>
      </w:r>
      <w:r>
        <w:rPr>
          <w:rFonts w:hint="eastAsia"/>
          <w:kern w:val="0"/>
          <w:sz w:val="24"/>
        </w:rPr>
        <w:t>C</w:t>
      </w:r>
      <w:r>
        <w:rPr>
          <w:kern w:val="0"/>
          <w:sz w:val="24"/>
        </w:rPr>
        <w:t xml:space="preserve">lassification </w:t>
      </w:r>
      <w:r>
        <w:rPr>
          <w:rFonts w:hint="eastAsia"/>
          <w:kern w:val="0"/>
          <w:sz w:val="24"/>
        </w:rPr>
        <w:t>S</w:t>
      </w:r>
      <w:r>
        <w:rPr>
          <w:kern w:val="0"/>
          <w:sz w:val="24"/>
        </w:rPr>
        <w:t>ociety.</w:t>
      </w:r>
    </w:p>
    <w:p w14:paraId="3EA0A771">
      <w:pPr>
        <w:autoSpaceDE w:val="0"/>
        <w:autoSpaceDN w:val="0"/>
        <w:adjustRightInd w:val="0"/>
        <w:spacing w:line="240" w:lineRule="exact"/>
        <w:rPr>
          <w:kern w:val="0"/>
          <w:sz w:val="24"/>
        </w:rPr>
      </w:pPr>
    </w:p>
    <w:p w14:paraId="00DB087A">
      <w:pPr>
        <w:autoSpaceDE w:val="0"/>
        <w:autoSpaceDN w:val="0"/>
        <w:adjustRightInd w:val="0"/>
        <w:ind w:left="963"/>
        <w:rPr>
          <w:kern w:val="0"/>
          <w:sz w:val="24"/>
        </w:rPr>
      </w:pPr>
      <w:r>
        <w:rPr>
          <w:kern w:val="0"/>
          <w:sz w:val="24"/>
        </w:rPr>
        <w:t>Air vent pipes for HFO</w:t>
      </w:r>
      <w:r>
        <w:rPr>
          <w:rFonts w:hint="eastAsia"/>
          <w:kern w:val="0"/>
          <w:sz w:val="24"/>
        </w:rPr>
        <w:t xml:space="preserve"> and LSHFO/ULSFO</w:t>
      </w:r>
      <w:r>
        <w:rPr>
          <w:kern w:val="0"/>
          <w:sz w:val="24"/>
        </w:rPr>
        <w:t xml:space="preserve"> bunker tanks shall not be arranged passing through the water ballast tanks or vice versa as far as practicable.</w:t>
      </w:r>
    </w:p>
    <w:p w14:paraId="4955AF0E">
      <w:pPr>
        <w:autoSpaceDE w:val="0"/>
        <w:autoSpaceDN w:val="0"/>
        <w:adjustRightInd w:val="0"/>
        <w:spacing w:line="240" w:lineRule="exact"/>
        <w:rPr>
          <w:kern w:val="0"/>
          <w:sz w:val="24"/>
        </w:rPr>
      </w:pPr>
    </w:p>
    <w:p w14:paraId="1ECC191A">
      <w:pPr>
        <w:autoSpaceDE w:val="0"/>
        <w:autoSpaceDN w:val="0"/>
        <w:adjustRightInd w:val="0"/>
        <w:ind w:left="963"/>
        <w:rPr>
          <w:kern w:val="0"/>
          <w:sz w:val="24"/>
        </w:rPr>
      </w:pPr>
      <w:r>
        <w:rPr>
          <w:rFonts w:hint="eastAsia"/>
          <w:kern w:val="0"/>
          <w:sz w:val="24"/>
        </w:rPr>
        <w:t>The location of a</w:t>
      </w:r>
      <w:r>
        <w:rPr>
          <w:kern w:val="0"/>
          <w:sz w:val="24"/>
        </w:rPr>
        <w:t xml:space="preserve">ir vent head for </w:t>
      </w:r>
      <w:r>
        <w:rPr>
          <w:rFonts w:hint="eastAsia"/>
          <w:kern w:val="0"/>
          <w:sz w:val="24"/>
        </w:rPr>
        <w:t>f</w:t>
      </w:r>
      <w:r>
        <w:rPr>
          <w:kern w:val="0"/>
          <w:sz w:val="24"/>
        </w:rPr>
        <w:t>uel oil tank</w:t>
      </w:r>
      <w:r>
        <w:rPr>
          <w:rFonts w:hint="eastAsia"/>
          <w:kern w:val="0"/>
          <w:sz w:val="24"/>
        </w:rPr>
        <w:t>s</w:t>
      </w:r>
      <w:r>
        <w:rPr>
          <w:kern w:val="0"/>
          <w:sz w:val="24"/>
        </w:rPr>
        <w:t xml:space="preserve"> shall </w:t>
      </w:r>
      <w:r>
        <w:rPr>
          <w:rFonts w:hint="eastAsia"/>
          <w:kern w:val="0"/>
          <w:sz w:val="24"/>
        </w:rPr>
        <w:t>be as per Rule</w:t>
      </w:r>
      <w:r>
        <w:rPr>
          <w:kern w:val="0"/>
          <w:sz w:val="24"/>
        </w:rPr>
        <w:t>’</w:t>
      </w:r>
      <w:r>
        <w:rPr>
          <w:rFonts w:hint="eastAsia"/>
          <w:kern w:val="0"/>
          <w:sz w:val="24"/>
        </w:rPr>
        <w:t>s requirement.</w:t>
      </w:r>
    </w:p>
    <w:p w14:paraId="2470F3EB">
      <w:pPr>
        <w:autoSpaceDE w:val="0"/>
        <w:autoSpaceDN w:val="0"/>
        <w:adjustRightInd w:val="0"/>
        <w:spacing w:line="240" w:lineRule="exact"/>
        <w:rPr>
          <w:kern w:val="0"/>
          <w:sz w:val="24"/>
        </w:rPr>
      </w:pPr>
    </w:p>
    <w:p w14:paraId="1E0D67A5">
      <w:pPr>
        <w:autoSpaceDE w:val="0"/>
        <w:autoSpaceDN w:val="0"/>
        <w:adjustRightInd w:val="0"/>
        <w:ind w:left="963"/>
        <w:rPr>
          <w:kern w:val="0"/>
          <w:sz w:val="24"/>
        </w:rPr>
      </w:pPr>
      <w:r>
        <w:rPr>
          <w:kern w:val="0"/>
          <w:sz w:val="24"/>
        </w:rPr>
        <w:t>Welded sleeve joint shall be used for air escape pipe passing through deck.</w:t>
      </w:r>
    </w:p>
    <w:p w14:paraId="292CD22B">
      <w:pPr>
        <w:autoSpaceDE w:val="0"/>
        <w:autoSpaceDN w:val="0"/>
        <w:adjustRightInd w:val="0"/>
        <w:spacing w:line="240" w:lineRule="exact"/>
        <w:rPr>
          <w:kern w:val="0"/>
          <w:sz w:val="24"/>
        </w:rPr>
      </w:pPr>
    </w:p>
    <w:p w14:paraId="7E3D8135">
      <w:pPr>
        <w:autoSpaceDE w:val="0"/>
        <w:autoSpaceDN w:val="0"/>
        <w:adjustRightInd w:val="0"/>
        <w:ind w:left="963"/>
        <w:rPr>
          <w:kern w:val="0"/>
          <w:sz w:val="24"/>
        </w:rPr>
      </w:pPr>
      <w:r>
        <w:rPr>
          <w:rFonts w:hint="eastAsia"/>
          <w:kern w:val="0"/>
          <w:sz w:val="24"/>
        </w:rPr>
        <w:t>Steel vent</w:t>
      </w:r>
      <w:r>
        <w:rPr>
          <w:kern w:val="0"/>
          <w:sz w:val="24"/>
        </w:rPr>
        <w:t xml:space="preserve"> pipes </w:t>
      </w:r>
      <w:r>
        <w:rPr>
          <w:rFonts w:hint="eastAsia"/>
          <w:kern w:val="0"/>
          <w:sz w:val="24"/>
        </w:rPr>
        <w:t xml:space="preserve">to be </w:t>
      </w:r>
      <w:r>
        <w:rPr>
          <w:kern w:val="0"/>
          <w:sz w:val="24"/>
        </w:rPr>
        <w:t>required for water tanks</w:t>
      </w:r>
      <w:r>
        <w:rPr>
          <w:rFonts w:hint="eastAsia"/>
          <w:kern w:val="0"/>
          <w:sz w:val="24"/>
        </w:rPr>
        <w:t xml:space="preserve"> outside of engine room</w:t>
      </w:r>
      <w:r>
        <w:rPr>
          <w:kern w:val="0"/>
          <w:sz w:val="24"/>
        </w:rPr>
        <w:t>.</w:t>
      </w:r>
    </w:p>
    <w:p w14:paraId="72058EDE">
      <w:pPr>
        <w:autoSpaceDE w:val="0"/>
        <w:autoSpaceDN w:val="0"/>
        <w:adjustRightInd w:val="0"/>
        <w:spacing w:line="240" w:lineRule="exact"/>
        <w:rPr>
          <w:kern w:val="0"/>
          <w:sz w:val="24"/>
        </w:rPr>
      </w:pPr>
    </w:p>
    <w:p w14:paraId="64BDCC90">
      <w:pPr>
        <w:tabs>
          <w:tab w:val="left" w:pos="960"/>
        </w:tabs>
        <w:autoSpaceDE w:val="0"/>
        <w:autoSpaceDN w:val="0"/>
        <w:adjustRightInd w:val="0"/>
        <w:ind w:left="114"/>
        <w:rPr>
          <w:kern w:val="0"/>
          <w:sz w:val="24"/>
        </w:rPr>
      </w:pPr>
      <w:r>
        <w:rPr>
          <w:rFonts w:hint="eastAsia"/>
          <w:kern w:val="0"/>
          <w:sz w:val="24"/>
        </w:rPr>
        <w:t>5.1.7.2</w:t>
      </w:r>
      <w:r>
        <w:rPr>
          <w:kern w:val="0"/>
          <w:sz w:val="24"/>
        </w:rPr>
        <w:tab/>
      </w:r>
      <w:r>
        <w:rPr>
          <w:kern w:val="0"/>
          <w:sz w:val="24"/>
        </w:rPr>
        <w:t>Sounding Pipe</w:t>
      </w:r>
    </w:p>
    <w:p w14:paraId="785D6F97">
      <w:pPr>
        <w:autoSpaceDE w:val="0"/>
        <w:autoSpaceDN w:val="0"/>
        <w:adjustRightInd w:val="0"/>
        <w:spacing w:line="240" w:lineRule="exact"/>
        <w:rPr>
          <w:kern w:val="0"/>
          <w:sz w:val="24"/>
        </w:rPr>
      </w:pPr>
    </w:p>
    <w:p w14:paraId="2CB0D44E">
      <w:pPr>
        <w:autoSpaceDE w:val="0"/>
        <w:autoSpaceDN w:val="0"/>
        <w:adjustRightInd w:val="0"/>
        <w:spacing w:line="243" w:lineRule="auto"/>
        <w:ind w:left="963" w:right="102"/>
        <w:rPr>
          <w:kern w:val="0"/>
          <w:sz w:val="24"/>
        </w:rPr>
      </w:pPr>
      <w:r>
        <w:rPr>
          <w:kern w:val="0"/>
          <w:sz w:val="24"/>
        </w:rPr>
        <w:t xml:space="preserve">Sounding pipe with bronze screw type cap (deck stand type) or deck flush type shall be fitted to water ballast tanks, cofferdams and chain lockers, and terminated above upper deck or </w:t>
      </w:r>
      <w:r>
        <w:rPr>
          <w:rFonts w:hint="eastAsia"/>
          <w:kern w:val="0"/>
          <w:sz w:val="24"/>
        </w:rPr>
        <w:t>hatch coaming platform</w:t>
      </w:r>
      <w:r>
        <w:rPr>
          <w:kern w:val="0"/>
          <w:sz w:val="24"/>
        </w:rPr>
        <w:t xml:space="preserve"> in accessible location</w:t>
      </w:r>
      <w:r>
        <w:rPr>
          <w:rFonts w:hint="eastAsia"/>
          <w:kern w:val="0"/>
          <w:sz w:val="24"/>
        </w:rPr>
        <w:t>.</w:t>
      </w:r>
    </w:p>
    <w:p w14:paraId="0BB62F2E">
      <w:pPr>
        <w:autoSpaceDE w:val="0"/>
        <w:autoSpaceDN w:val="0"/>
        <w:adjustRightInd w:val="0"/>
        <w:spacing w:line="240" w:lineRule="exact"/>
        <w:rPr>
          <w:kern w:val="0"/>
          <w:sz w:val="24"/>
        </w:rPr>
      </w:pPr>
    </w:p>
    <w:p w14:paraId="5696E416">
      <w:pPr>
        <w:autoSpaceDE w:val="0"/>
        <w:autoSpaceDN w:val="0"/>
        <w:adjustRightInd w:val="0"/>
        <w:ind w:left="963"/>
        <w:rPr>
          <w:kern w:val="0"/>
          <w:sz w:val="24"/>
        </w:rPr>
      </w:pPr>
      <w:r>
        <w:rPr>
          <w:rFonts w:hint="eastAsia"/>
          <w:kern w:val="0"/>
          <w:sz w:val="24"/>
        </w:rPr>
        <w:t xml:space="preserve">Double </w:t>
      </w:r>
      <w:r>
        <w:rPr>
          <w:kern w:val="0"/>
          <w:sz w:val="24"/>
        </w:rPr>
        <w:t>bottom tanks in engine room shall be provided with short sounding pipe terminated above</w:t>
      </w:r>
      <w:r>
        <w:rPr>
          <w:rFonts w:hint="eastAsia"/>
          <w:kern w:val="0"/>
          <w:sz w:val="24"/>
        </w:rPr>
        <w:t xml:space="preserve"> </w:t>
      </w:r>
      <w:r>
        <w:rPr>
          <w:kern w:val="0"/>
          <w:sz w:val="24"/>
        </w:rPr>
        <w:t xml:space="preserve">floor plating about 800 mm with self-closing devices, and self-closing test valves </w:t>
      </w:r>
      <w:r>
        <w:rPr>
          <w:b/>
          <w:kern w:val="0"/>
          <w:sz w:val="24"/>
        </w:rPr>
        <w:t>are only used for double bottom oil or oily tanks in engine room according to class</w:t>
      </w:r>
      <w:r>
        <w:rPr>
          <w:rFonts w:hint="eastAsia"/>
          <w:b/>
          <w:kern w:val="0"/>
          <w:sz w:val="24"/>
        </w:rPr>
        <w:t xml:space="preserve"> </w:t>
      </w:r>
      <w:r>
        <w:rPr>
          <w:b/>
          <w:kern w:val="0"/>
          <w:sz w:val="24"/>
        </w:rPr>
        <w:t>requirement.</w:t>
      </w:r>
      <w:r>
        <w:rPr>
          <w:kern w:val="0"/>
          <w:sz w:val="24"/>
        </w:rPr>
        <w:t>.</w:t>
      </w:r>
    </w:p>
    <w:p w14:paraId="56B0F86C">
      <w:pPr>
        <w:autoSpaceDE w:val="0"/>
        <w:autoSpaceDN w:val="0"/>
        <w:adjustRightInd w:val="0"/>
        <w:spacing w:line="240" w:lineRule="exact"/>
        <w:rPr>
          <w:kern w:val="0"/>
          <w:sz w:val="24"/>
        </w:rPr>
      </w:pPr>
    </w:p>
    <w:p w14:paraId="43EF5831">
      <w:pPr>
        <w:autoSpaceDE w:val="0"/>
        <w:autoSpaceDN w:val="0"/>
        <w:adjustRightInd w:val="0"/>
        <w:ind w:left="963"/>
        <w:rPr>
          <w:kern w:val="0"/>
          <w:sz w:val="24"/>
        </w:rPr>
      </w:pPr>
      <w:r>
        <w:rPr>
          <w:kern w:val="0"/>
          <w:sz w:val="24"/>
        </w:rPr>
        <w:t xml:space="preserve">The sounding pipes for </w:t>
      </w:r>
      <w:r>
        <w:rPr>
          <w:rFonts w:hint="eastAsia"/>
          <w:kern w:val="0"/>
          <w:sz w:val="24"/>
        </w:rPr>
        <w:t>side</w:t>
      </w:r>
      <w:r>
        <w:rPr>
          <w:kern w:val="0"/>
          <w:sz w:val="24"/>
        </w:rPr>
        <w:t xml:space="preserve"> </w:t>
      </w:r>
      <w:r>
        <w:rPr>
          <w:rFonts w:hint="eastAsia"/>
          <w:kern w:val="0"/>
          <w:sz w:val="24"/>
        </w:rPr>
        <w:t>ballast water</w:t>
      </w:r>
      <w:r>
        <w:rPr>
          <w:kern w:val="0"/>
          <w:sz w:val="24"/>
        </w:rPr>
        <w:t xml:space="preserve"> tanks shall be terminated </w:t>
      </w:r>
      <w:r>
        <w:rPr>
          <w:rFonts w:hint="eastAsia"/>
          <w:kern w:val="0"/>
          <w:sz w:val="24"/>
        </w:rPr>
        <w:t>on weather deck level. T</w:t>
      </w:r>
      <w:r>
        <w:rPr>
          <w:kern w:val="0"/>
          <w:sz w:val="24"/>
        </w:rPr>
        <w:t xml:space="preserve">hose for double bottom ballast tanks and cargo hold bilge wells shall be </w:t>
      </w:r>
      <w:r>
        <w:rPr>
          <w:rFonts w:hint="eastAsia"/>
          <w:kern w:val="0"/>
          <w:sz w:val="24"/>
        </w:rPr>
        <w:t xml:space="preserve">arranged between </w:t>
      </w:r>
      <w:r>
        <w:rPr>
          <w:kern w:val="0"/>
          <w:sz w:val="24"/>
        </w:rPr>
        <w:t>transverse</w:t>
      </w:r>
      <w:r>
        <w:rPr>
          <w:rFonts w:hint="eastAsia"/>
          <w:kern w:val="0"/>
          <w:sz w:val="24"/>
        </w:rPr>
        <w:t xml:space="preserve"> bulkhead and cell guide in cargo holds, and terminated on weather deck level.</w:t>
      </w:r>
    </w:p>
    <w:p w14:paraId="487F95C9">
      <w:pPr>
        <w:autoSpaceDE w:val="0"/>
        <w:autoSpaceDN w:val="0"/>
        <w:adjustRightInd w:val="0"/>
        <w:spacing w:line="240" w:lineRule="exact"/>
        <w:rPr>
          <w:kern w:val="0"/>
          <w:sz w:val="24"/>
        </w:rPr>
      </w:pPr>
    </w:p>
    <w:p w14:paraId="647F39A4">
      <w:pPr>
        <w:autoSpaceDE w:val="0"/>
        <w:autoSpaceDN w:val="0"/>
        <w:adjustRightInd w:val="0"/>
        <w:spacing w:line="243" w:lineRule="auto"/>
        <w:ind w:left="963" w:right="102"/>
        <w:rPr>
          <w:kern w:val="0"/>
          <w:sz w:val="24"/>
        </w:rPr>
      </w:pPr>
      <w:r>
        <w:rPr>
          <w:kern w:val="0"/>
          <w:sz w:val="24"/>
        </w:rPr>
        <w:t>The</w:t>
      </w:r>
      <w:r>
        <w:rPr>
          <w:rFonts w:hint="eastAsia"/>
          <w:kern w:val="0"/>
          <w:sz w:val="24"/>
        </w:rPr>
        <w:t xml:space="preserve"> sounding pipes for HFO and ULSFO/LSHFO tanks shall be terminated on weather deck level</w:t>
      </w:r>
      <w:r>
        <w:rPr>
          <w:kern w:val="0"/>
          <w:sz w:val="24"/>
        </w:rPr>
        <w:t xml:space="preserve"> in accessible location</w:t>
      </w:r>
      <w:r>
        <w:rPr>
          <w:rFonts w:hint="eastAsia"/>
          <w:kern w:val="0"/>
          <w:sz w:val="24"/>
        </w:rPr>
        <w:t xml:space="preserve">. </w:t>
      </w:r>
    </w:p>
    <w:p w14:paraId="20EB338E">
      <w:pPr>
        <w:autoSpaceDE w:val="0"/>
        <w:autoSpaceDN w:val="0"/>
        <w:adjustRightInd w:val="0"/>
        <w:spacing w:line="240" w:lineRule="exact"/>
        <w:rPr>
          <w:kern w:val="0"/>
          <w:sz w:val="24"/>
        </w:rPr>
      </w:pPr>
    </w:p>
    <w:p w14:paraId="10F034D0">
      <w:pPr>
        <w:autoSpaceDE w:val="0"/>
        <w:autoSpaceDN w:val="0"/>
        <w:adjustRightInd w:val="0"/>
        <w:ind w:left="963"/>
        <w:rPr>
          <w:kern w:val="0"/>
          <w:sz w:val="24"/>
        </w:rPr>
      </w:pPr>
      <w:r>
        <w:rPr>
          <w:kern w:val="0"/>
          <w:sz w:val="24"/>
        </w:rPr>
        <w:t xml:space="preserve">The sounding pipe shall be of steel pipe of </w:t>
      </w:r>
      <w:r>
        <w:rPr>
          <w:rFonts w:hint="eastAsia"/>
          <w:kern w:val="0"/>
          <w:sz w:val="24"/>
        </w:rPr>
        <w:t xml:space="preserve">50 </w:t>
      </w:r>
      <w:r>
        <w:rPr>
          <w:kern w:val="0"/>
          <w:sz w:val="24"/>
        </w:rPr>
        <w:t xml:space="preserve">mm for </w:t>
      </w:r>
      <w:r>
        <w:rPr>
          <w:rFonts w:hint="eastAsia"/>
          <w:kern w:val="0"/>
          <w:sz w:val="24"/>
        </w:rPr>
        <w:t>fuel oil</w:t>
      </w:r>
      <w:r>
        <w:rPr>
          <w:kern w:val="0"/>
          <w:sz w:val="24"/>
        </w:rPr>
        <w:t xml:space="preserve"> tanks and cargo hold bilge wells, </w:t>
      </w:r>
      <w:r>
        <w:rPr>
          <w:rFonts w:hint="eastAsia"/>
          <w:kern w:val="0"/>
          <w:sz w:val="24"/>
        </w:rPr>
        <w:t>40</w:t>
      </w:r>
      <w:r>
        <w:rPr>
          <w:kern w:val="0"/>
          <w:sz w:val="24"/>
        </w:rPr>
        <w:t xml:space="preserve"> mm for water tank and chain locker unless otherwise required by the Class. Application of galvanization for sounding pipes shall be the same as air escape/overflow pipes. </w:t>
      </w:r>
    </w:p>
    <w:p w14:paraId="4881D59D">
      <w:pPr>
        <w:autoSpaceDE w:val="0"/>
        <w:autoSpaceDN w:val="0"/>
        <w:adjustRightInd w:val="0"/>
        <w:spacing w:line="240" w:lineRule="exact"/>
        <w:rPr>
          <w:kern w:val="0"/>
          <w:sz w:val="24"/>
        </w:rPr>
      </w:pPr>
    </w:p>
    <w:p w14:paraId="4623AF2C">
      <w:pPr>
        <w:autoSpaceDE w:val="0"/>
        <w:autoSpaceDN w:val="0"/>
        <w:adjustRightInd w:val="0"/>
        <w:ind w:left="963"/>
        <w:rPr>
          <w:kern w:val="0"/>
          <w:sz w:val="24"/>
        </w:rPr>
      </w:pPr>
      <w:r>
        <w:rPr>
          <w:kern w:val="0"/>
          <w:sz w:val="24"/>
        </w:rPr>
        <w:t xml:space="preserve">Generally the sounding pipe shall be as straight as practicable and fitted with </w:t>
      </w:r>
      <w:r>
        <w:rPr>
          <w:rFonts w:hint="eastAsia"/>
          <w:kern w:val="0"/>
          <w:sz w:val="24"/>
        </w:rPr>
        <w:t xml:space="preserve">brass </w:t>
      </w:r>
      <w:r>
        <w:rPr>
          <w:kern w:val="0"/>
          <w:sz w:val="24"/>
        </w:rPr>
        <w:t xml:space="preserve">cap. </w:t>
      </w:r>
    </w:p>
    <w:p w14:paraId="666C9A5B">
      <w:pPr>
        <w:autoSpaceDE w:val="0"/>
        <w:autoSpaceDN w:val="0"/>
        <w:adjustRightInd w:val="0"/>
        <w:spacing w:line="240" w:lineRule="exact"/>
        <w:rPr>
          <w:kern w:val="0"/>
          <w:sz w:val="24"/>
        </w:rPr>
      </w:pPr>
    </w:p>
    <w:p w14:paraId="0CB825D4">
      <w:pPr>
        <w:autoSpaceDE w:val="0"/>
        <w:autoSpaceDN w:val="0"/>
        <w:adjustRightInd w:val="0"/>
        <w:ind w:left="963"/>
        <w:rPr>
          <w:kern w:val="0"/>
          <w:sz w:val="24"/>
        </w:rPr>
      </w:pPr>
      <w:r>
        <w:rPr>
          <w:kern w:val="0"/>
          <w:sz w:val="24"/>
        </w:rPr>
        <w:t xml:space="preserve">The lower end shall be extended to a height of about 20 mm above the tank bottom and striking pad of 10 mm thick shall be fitted to </w:t>
      </w:r>
      <w:r>
        <w:rPr>
          <w:rFonts w:hint="eastAsia"/>
          <w:kern w:val="0"/>
          <w:sz w:val="24"/>
        </w:rPr>
        <w:t>pipe end</w:t>
      </w:r>
      <w:r>
        <w:rPr>
          <w:kern w:val="0"/>
          <w:sz w:val="24"/>
        </w:rPr>
        <w:t>.</w:t>
      </w:r>
    </w:p>
    <w:p w14:paraId="591FE014">
      <w:pPr>
        <w:autoSpaceDE w:val="0"/>
        <w:autoSpaceDN w:val="0"/>
        <w:adjustRightInd w:val="0"/>
        <w:spacing w:line="240" w:lineRule="exact"/>
        <w:rPr>
          <w:kern w:val="0"/>
          <w:sz w:val="24"/>
        </w:rPr>
      </w:pPr>
    </w:p>
    <w:p w14:paraId="019AC658">
      <w:pPr>
        <w:autoSpaceDE w:val="0"/>
        <w:autoSpaceDN w:val="0"/>
        <w:adjustRightInd w:val="0"/>
        <w:ind w:left="963"/>
        <w:rPr>
          <w:kern w:val="0"/>
          <w:sz w:val="24"/>
        </w:rPr>
      </w:pPr>
      <w:r>
        <w:rPr>
          <w:kern w:val="0"/>
          <w:sz w:val="24"/>
        </w:rPr>
        <w:t xml:space="preserve">Lower part of sounding pipes about </w:t>
      </w:r>
      <w:r>
        <w:rPr>
          <w:rFonts w:hint="eastAsia"/>
          <w:kern w:val="0"/>
          <w:sz w:val="24"/>
        </w:rPr>
        <w:t>35</w:t>
      </w:r>
      <w:r>
        <w:rPr>
          <w:kern w:val="0"/>
          <w:sz w:val="24"/>
        </w:rPr>
        <w:t>0 mm length shall be detachable for removing broken sounding tapes.</w:t>
      </w:r>
    </w:p>
    <w:p w14:paraId="521FA05C">
      <w:pPr>
        <w:autoSpaceDE w:val="0"/>
        <w:autoSpaceDN w:val="0"/>
        <w:adjustRightInd w:val="0"/>
        <w:spacing w:line="240" w:lineRule="exact"/>
        <w:rPr>
          <w:kern w:val="0"/>
          <w:sz w:val="24"/>
        </w:rPr>
      </w:pPr>
    </w:p>
    <w:p w14:paraId="737CF0D1">
      <w:pPr>
        <w:autoSpaceDE w:val="0"/>
        <w:autoSpaceDN w:val="0"/>
        <w:adjustRightInd w:val="0"/>
        <w:ind w:left="963"/>
        <w:rPr>
          <w:kern w:val="0"/>
          <w:sz w:val="24"/>
        </w:rPr>
      </w:pPr>
      <w:r>
        <w:rPr>
          <w:kern w:val="0"/>
          <w:sz w:val="24"/>
        </w:rPr>
        <w:t>One (1) test cock with self-closing valve shall be provided for stern tube cooling water tank.</w:t>
      </w:r>
    </w:p>
    <w:p w14:paraId="063BFD8C">
      <w:pPr>
        <w:autoSpaceDE w:val="0"/>
        <w:autoSpaceDN w:val="0"/>
        <w:adjustRightInd w:val="0"/>
        <w:spacing w:line="240" w:lineRule="exact"/>
        <w:rPr>
          <w:kern w:val="0"/>
          <w:sz w:val="24"/>
        </w:rPr>
      </w:pPr>
    </w:p>
    <w:p w14:paraId="587830F2">
      <w:pPr>
        <w:autoSpaceDE w:val="0"/>
        <w:autoSpaceDN w:val="0"/>
        <w:adjustRightInd w:val="0"/>
        <w:ind w:left="963"/>
        <w:rPr>
          <w:kern w:val="0"/>
          <w:sz w:val="24"/>
        </w:rPr>
      </w:pPr>
      <w:r>
        <w:rPr>
          <w:kern w:val="0"/>
          <w:sz w:val="24"/>
        </w:rPr>
        <w:t>Two (2) sounding tapes with plumb shall be furnished, one (1) for clean water tanks and the other for dirty oil tanks.</w:t>
      </w:r>
    </w:p>
    <w:p w14:paraId="513B177F">
      <w:pPr>
        <w:autoSpaceDE w:val="0"/>
        <w:autoSpaceDN w:val="0"/>
        <w:adjustRightInd w:val="0"/>
        <w:spacing w:line="240" w:lineRule="exact"/>
        <w:rPr>
          <w:kern w:val="0"/>
          <w:sz w:val="24"/>
        </w:rPr>
      </w:pPr>
    </w:p>
    <w:p w14:paraId="51ACE45E">
      <w:pPr>
        <w:autoSpaceDE w:val="0"/>
        <w:autoSpaceDN w:val="0"/>
        <w:adjustRightInd w:val="0"/>
        <w:ind w:left="963"/>
        <w:rPr>
          <w:kern w:val="0"/>
          <w:sz w:val="24"/>
        </w:rPr>
      </w:pPr>
      <w:r>
        <w:rPr>
          <w:kern w:val="0"/>
          <w:sz w:val="24"/>
        </w:rPr>
        <w:t>Sounding pipes for HFO</w:t>
      </w:r>
      <w:r>
        <w:rPr>
          <w:rFonts w:hint="eastAsia"/>
          <w:kern w:val="0"/>
          <w:sz w:val="24"/>
        </w:rPr>
        <w:t xml:space="preserve"> and LSHFO/ULSFO </w:t>
      </w:r>
      <w:r>
        <w:rPr>
          <w:kern w:val="0"/>
          <w:sz w:val="24"/>
        </w:rPr>
        <w:t>bunker tanks shall not be arranged passing through the water ballast tanks or vice versa as far as practicable.</w:t>
      </w:r>
      <w:r>
        <w:rPr>
          <w:rFonts w:hint="eastAsia"/>
          <w:kern w:val="0"/>
          <w:sz w:val="24"/>
        </w:rPr>
        <w:t xml:space="preserve"> </w:t>
      </w:r>
    </w:p>
    <w:p w14:paraId="264286E9">
      <w:pPr>
        <w:autoSpaceDE w:val="0"/>
        <w:autoSpaceDN w:val="0"/>
        <w:adjustRightInd w:val="0"/>
        <w:ind w:left="963"/>
        <w:rPr>
          <w:kern w:val="0"/>
          <w:sz w:val="24"/>
        </w:rPr>
      </w:pPr>
    </w:p>
    <w:p w14:paraId="7DC8646C">
      <w:pPr>
        <w:autoSpaceDE w:val="0"/>
        <w:autoSpaceDN w:val="0"/>
        <w:adjustRightInd w:val="0"/>
        <w:ind w:left="963"/>
        <w:rPr>
          <w:b/>
          <w:i/>
          <w:kern w:val="0"/>
          <w:sz w:val="24"/>
        </w:rPr>
      </w:pPr>
      <w:r>
        <w:rPr>
          <w:rFonts w:hint="eastAsia"/>
          <w:b/>
          <w:i/>
          <w:kern w:val="0"/>
          <w:sz w:val="24"/>
        </w:rPr>
        <w:t>100mm coaming to be provided for all the sounding pipes used for oil tanks.</w:t>
      </w:r>
    </w:p>
    <w:p w14:paraId="2345AFA1">
      <w:pPr>
        <w:autoSpaceDE w:val="0"/>
        <w:autoSpaceDN w:val="0"/>
        <w:adjustRightInd w:val="0"/>
        <w:ind w:left="963"/>
        <w:rPr>
          <w:b/>
          <w:i/>
          <w:kern w:val="0"/>
          <w:sz w:val="24"/>
        </w:rPr>
      </w:pPr>
    </w:p>
    <w:p w14:paraId="4510E38C">
      <w:pPr>
        <w:autoSpaceDE w:val="0"/>
        <w:autoSpaceDN w:val="0"/>
        <w:adjustRightInd w:val="0"/>
        <w:ind w:left="963"/>
        <w:rPr>
          <w:b/>
          <w:i/>
          <w:kern w:val="0"/>
          <w:sz w:val="24"/>
        </w:rPr>
      </w:pPr>
      <w:r>
        <w:rPr>
          <w:b/>
          <w:i/>
          <w:kern w:val="0"/>
          <w:sz w:val="24"/>
        </w:rPr>
        <w:t>Ship side pipes/ Scuppers shall be welded to side shell with deep penetration weld</w:t>
      </w:r>
      <w:r>
        <w:rPr>
          <w:rFonts w:hint="eastAsia"/>
          <w:b/>
          <w:i/>
          <w:kern w:val="0"/>
          <w:sz w:val="24"/>
        </w:rPr>
        <w:t>.</w:t>
      </w:r>
    </w:p>
    <w:p w14:paraId="29A5A9D2">
      <w:pPr>
        <w:autoSpaceDE w:val="0"/>
        <w:autoSpaceDN w:val="0"/>
        <w:adjustRightInd w:val="0"/>
        <w:spacing w:line="240" w:lineRule="exact"/>
        <w:rPr>
          <w:kern w:val="0"/>
          <w:sz w:val="24"/>
        </w:rPr>
      </w:pPr>
    </w:p>
    <w:p w14:paraId="0A20681C">
      <w:pPr>
        <w:tabs>
          <w:tab w:val="left" w:pos="960"/>
        </w:tabs>
        <w:autoSpaceDE w:val="0"/>
        <w:autoSpaceDN w:val="0"/>
        <w:adjustRightInd w:val="0"/>
        <w:ind w:left="114"/>
        <w:rPr>
          <w:kern w:val="0"/>
          <w:sz w:val="24"/>
        </w:rPr>
      </w:pPr>
      <w:bookmarkStart w:id="243" w:name="OLE_LINK28"/>
      <w:bookmarkStart w:id="244" w:name="OLE_LINK27"/>
      <w:r>
        <w:rPr>
          <w:rFonts w:hint="eastAsia"/>
          <w:kern w:val="0"/>
          <w:sz w:val="24"/>
        </w:rPr>
        <w:t>5.1.7.3</w:t>
      </w:r>
      <w:bookmarkEnd w:id="243"/>
      <w:bookmarkEnd w:id="244"/>
      <w:r>
        <w:rPr>
          <w:kern w:val="0"/>
          <w:sz w:val="24"/>
        </w:rPr>
        <w:tab/>
      </w:r>
      <w:bookmarkStart w:id="245" w:name="OLE_LINK29"/>
      <w:bookmarkStart w:id="246" w:name="OLE_LINK30"/>
      <w:r>
        <w:rPr>
          <w:kern w:val="0"/>
          <w:sz w:val="24"/>
        </w:rPr>
        <w:t>Remote Reading Level Gauge and Bilge Alarm</w:t>
      </w:r>
      <w:bookmarkEnd w:id="245"/>
      <w:bookmarkEnd w:id="246"/>
    </w:p>
    <w:p w14:paraId="75DA3C9C">
      <w:pPr>
        <w:autoSpaceDE w:val="0"/>
        <w:autoSpaceDN w:val="0"/>
        <w:adjustRightInd w:val="0"/>
        <w:spacing w:line="240" w:lineRule="exact"/>
        <w:rPr>
          <w:kern w:val="0"/>
          <w:sz w:val="24"/>
        </w:rPr>
      </w:pPr>
    </w:p>
    <w:p w14:paraId="29CBBC2D">
      <w:pPr>
        <w:autoSpaceDE w:val="0"/>
        <w:autoSpaceDN w:val="0"/>
        <w:adjustRightInd w:val="0"/>
        <w:ind w:left="963"/>
        <w:rPr>
          <w:kern w:val="0"/>
          <w:sz w:val="24"/>
        </w:rPr>
      </w:pPr>
      <w:r>
        <w:rPr>
          <w:kern w:val="0"/>
          <w:sz w:val="24"/>
        </w:rPr>
        <w:t>One (1) remote reading level</w:t>
      </w:r>
      <w:r>
        <w:rPr>
          <w:b/>
          <w:i/>
          <w:kern w:val="0"/>
          <w:sz w:val="24"/>
        </w:rPr>
        <w:t xml:space="preserve"> </w:t>
      </w:r>
      <w:r>
        <w:rPr>
          <w:rFonts w:hint="eastAsia"/>
          <w:kern w:val="0"/>
          <w:sz w:val="24"/>
        </w:rPr>
        <w:t>and volume</w:t>
      </w:r>
      <w:r>
        <w:rPr>
          <w:rFonts w:hint="eastAsia"/>
          <w:b/>
          <w:i/>
          <w:kern w:val="0"/>
          <w:sz w:val="24"/>
        </w:rPr>
        <w:t xml:space="preserve"> </w:t>
      </w:r>
      <w:r>
        <w:rPr>
          <w:kern w:val="0"/>
          <w:sz w:val="24"/>
        </w:rPr>
        <w:t xml:space="preserve">gauge of </w:t>
      </w:r>
      <w:r>
        <w:rPr>
          <w:rFonts w:hint="eastAsia"/>
          <w:kern w:val="0"/>
          <w:sz w:val="24"/>
        </w:rPr>
        <w:t xml:space="preserve">electronic </w:t>
      </w:r>
      <w:r>
        <w:rPr>
          <w:kern w:val="0"/>
          <w:sz w:val="24"/>
        </w:rPr>
        <w:t xml:space="preserve">pressure sensor type </w:t>
      </w:r>
      <w:r>
        <w:rPr>
          <w:rFonts w:hint="eastAsia"/>
          <w:kern w:val="0"/>
          <w:sz w:val="24"/>
        </w:rPr>
        <w:t xml:space="preserve">able to display tank </w:t>
      </w:r>
      <w:r>
        <w:rPr>
          <w:kern w:val="0"/>
          <w:sz w:val="24"/>
        </w:rPr>
        <w:t>volumes</w:t>
      </w:r>
      <w:r>
        <w:rPr>
          <w:rFonts w:hint="eastAsia"/>
          <w:kern w:val="0"/>
          <w:sz w:val="24"/>
        </w:rPr>
        <w:t xml:space="preserve"> </w:t>
      </w:r>
      <w:r>
        <w:rPr>
          <w:kern w:val="0"/>
          <w:sz w:val="24"/>
        </w:rPr>
        <w:t>shall be provided for each water ballast tank and fresh water tank.</w:t>
      </w:r>
    </w:p>
    <w:p w14:paraId="493E313B">
      <w:pPr>
        <w:autoSpaceDE w:val="0"/>
        <w:autoSpaceDN w:val="0"/>
        <w:adjustRightInd w:val="0"/>
        <w:spacing w:line="240" w:lineRule="exact"/>
        <w:rPr>
          <w:kern w:val="0"/>
          <w:sz w:val="24"/>
        </w:rPr>
      </w:pPr>
    </w:p>
    <w:p w14:paraId="7F744C9B">
      <w:pPr>
        <w:autoSpaceDE w:val="0"/>
        <w:autoSpaceDN w:val="0"/>
        <w:adjustRightInd w:val="0"/>
        <w:ind w:left="963"/>
        <w:rPr>
          <w:kern w:val="0"/>
          <w:sz w:val="24"/>
        </w:rPr>
      </w:pPr>
      <w:r>
        <w:rPr>
          <w:kern w:val="0"/>
          <w:sz w:val="24"/>
        </w:rPr>
        <w:t xml:space="preserve">One (1) remote reading level </w:t>
      </w:r>
      <w:r>
        <w:rPr>
          <w:rFonts w:hint="eastAsia"/>
          <w:kern w:val="0"/>
          <w:sz w:val="24"/>
        </w:rPr>
        <w:t>and volume</w:t>
      </w:r>
      <w:r>
        <w:rPr>
          <w:kern w:val="0"/>
          <w:sz w:val="24"/>
        </w:rPr>
        <w:t xml:space="preserve"> gauge of </w:t>
      </w:r>
      <w:r>
        <w:rPr>
          <w:rFonts w:hint="eastAsia"/>
          <w:kern w:val="0"/>
          <w:sz w:val="24"/>
        </w:rPr>
        <w:t xml:space="preserve">electronic </w:t>
      </w:r>
      <w:r>
        <w:rPr>
          <w:kern w:val="0"/>
          <w:sz w:val="24"/>
        </w:rPr>
        <w:t xml:space="preserve">pressure sensor type </w:t>
      </w:r>
      <w:r>
        <w:rPr>
          <w:rFonts w:hint="eastAsia"/>
          <w:kern w:val="0"/>
          <w:sz w:val="24"/>
        </w:rPr>
        <w:t xml:space="preserve">able to display tank volumes </w:t>
      </w:r>
      <w:r>
        <w:rPr>
          <w:kern w:val="0"/>
          <w:sz w:val="24"/>
        </w:rPr>
        <w:t>shall be provided for each</w:t>
      </w:r>
      <w:r>
        <w:rPr>
          <w:rFonts w:hint="eastAsia"/>
          <w:kern w:val="0"/>
          <w:sz w:val="24"/>
        </w:rPr>
        <w:t xml:space="preserve"> HFO , LSHFO/ULSFO and MGO</w:t>
      </w:r>
      <w:r>
        <w:rPr>
          <w:kern w:val="0"/>
          <w:sz w:val="24"/>
        </w:rPr>
        <w:t xml:space="preserve"> tank as specified at </w:t>
      </w:r>
      <w:r>
        <w:rPr>
          <w:rFonts w:hint="eastAsia"/>
          <w:kern w:val="0"/>
          <w:sz w:val="24"/>
        </w:rPr>
        <w:t>M</w:t>
      </w:r>
      <w:r>
        <w:rPr>
          <w:kern w:val="0"/>
          <w:sz w:val="24"/>
        </w:rPr>
        <w:t xml:space="preserve">achinery </w:t>
      </w:r>
      <w:r>
        <w:rPr>
          <w:rFonts w:hint="eastAsia"/>
          <w:kern w:val="0"/>
          <w:sz w:val="24"/>
        </w:rPr>
        <w:t>Chapter 6.2.18</w:t>
      </w:r>
      <w:r>
        <w:rPr>
          <w:kern w:val="0"/>
          <w:sz w:val="24"/>
        </w:rPr>
        <w:t>.</w:t>
      </w:r>
    </w:p>
    <w:p w14:paraId="5565F3AD">
      <w:pPr>
        <w:autoSpaceDE w:val="0"/>
        <w:autoSpaceDN w:val="0"/>
        <w:adjustRightInd w:val="0"/>
        <w:spacing w:line="240" w:lineRule="exact"/>
        <w:rPr>
          <w:kern w:val="0"/>
          <w:sz w:val="24"/>
        </w:rPr>
      </w:pPr>
    </w:p>
    <w:p w14:paraId="6646073B">
      <w:pPr>
        <w:autoSpaceDE w:val="0"/>
        <w:autoSpaceDN w:val="0"/>
        <w:adjustRightInd w:val="0"/>
        <w:ind w:left="963"/>
        <w:rPr>
          <w:kern w:val="0"/>
          <w:sz w:val="24"/>
        </w:rPr>
      </w:pPr>
      <w:r>
        <w:rPr>
          <w:kern w:val="0"/>
          <w:sz w:val="24"/>
        </w:rPr>
        <w:t xml:space="preserve">High level alarm shall also be provided for </w:t>
      </w:r>
      <w:r>
        <w:rPr>
          <w:rFonts w:hint="eastAsia"/>
          <w:kern w:val="0"/>
          <w:sz w:val="24"/>
        </w:rPr>
        <w:t>HFO , LSHFO/ULSFO and MGO</w:t>
      </w:r>
      <w:r>
        <w:rPr>
          <w:kern w:val="0"/>
          <w:sz w:val="24"/>
        </w:rPr>
        <w:t xml:space="preserve"> tank in engine room as specified at </w:t>
      </w:r>
      <w:r>
        <w:rPr>
          <w:rFonts w:hint="eastAsia"/>
          <w:kern w:val="0"/>
          <w:sz w:val="24"/>
        </w:rPr>
        <w:t>M</w:t>
      </w:r>
      <w:r>
        <w:rPr>
          <w:kern w:val="0"/>
          <w:sz w:val="24"/>
        </w:rPr>
        <w:t xml:space="preserve">achinery </w:t>
      </w:r>
      <w:r>
        <w:rPr>
          <w:rFonts w:hint="eastAsia"/>
          <w:kern w:val="0"/>
          <w:sz w:val="24"/>
        </w:rPr>
        <w:t>Chapter 6.2.18</w:t>
      </w:r>
      <w:r>
        <w:rPr>
          <w:kern w:val="0"/>
          <w:sz w:val="24"/>
        </w:rPr>
        <w:t>..</w:t>
      </w:r>
    </w:p>
    <w:p w14:paraId="680CE713">
      <w:pPr>
        <w:autoSpaceDE w:val="0"/>
        <w:autoSpaceDN w:val="0"/>
        <w:adjustRightInd w:val="0"/>
        <w:spacing w:line="240" w:lineRule="exact"/>
        <w:rPr>
          <w:kern w:val="0"/>
          <w:sz w:val="24"/>
        </w:rPr>
      </w:pPr>
    </w:p>
    <w:p w14:paraId="018F0861">
      <w:pPr>
        <w:autoSpaceDE w:val="0"/>
        <w:autoSpaceDN w:val="0"/>
        <w:adjustRightInd w:val="0"/>
        <w:ind w:left="963"/>
        <w:rPr>
          <w:kern w:val="0"/>
          <w:sz w:val="24"/>
        </w:rPr>
      </w:pPr>
      <w:r>
        <w:rPr>
          <w:kern w:val="0"/>
          <w:sz w:val="24"/>
        </w:rPr>
        <w:t xml:space="preserve">One (1) bilge high level alarm by a float switch shall be provided for each bilge well in all cargo holds, bosun store, </w:t>
      </w:r>
      <w:r>
        <w:rPr>
          <w:rFonts w:hint="eastAsia"/>
          <w:kern w:val="0"/>
          <w:sz w:val="24"/>
        </w:rPr>
        <w:t xml:space="preserve">, </w:t>
      </w:r>
      <w:r>
        <w:rPr>
          <w:kern w:val="0"/>
          <w:sz w:val="24"/>
        </w:rPr>
        <w:t xml:space="preserve">bow thruster </w:t>
      </w:r>
      <w:r>
        <w:rPr>
          <w:rFonts w:hint="eastAsia"/>
          <w:kern w:val="0"/>
          <w:sz w:val="24"/>
        </w:rPr>
        <w:t xml:space="preserve">&amp; emergency fire pump </w:t>
      </w:r>
      <w:r>
        <w:rPr>
          <w:kern w:val="0"/>
          <w:sz w:val="24"/>
        </w:rPr>
        <w:t>room</w:t>
      </w:r>
      <w:r>
        <w:rPr>
          <w:rFonts w:hint="eastAsia"/>
          <w:kern w:val="0"/>
          <w:sz w:val="24"/>
        </w:rPr>
        <w:t xml:space="preserve"> </w:t>
      </w:r>
      <w:r>
        <w:rPr>
          <w:kern w:val="0"/>
          <w:sz w:val="24"/>
        </w:rPr>
        <w:t>and fore end of pipe duct and one (1) common audible alarm for bilge wells shall be provided in engine control room and wheelhouse.</w:t>
      </w:r>
    </w:p>
    <w:p w14:paraId="08B59730">
      <w:pPr>
        <w:autoSpaceDE w:val="0"/>
        <w:autoSpaceDN w:val="0"/>
        <w:adjustRightInd w:val="0"/>
        <w:spacing w:line="240" w:lineRule="exact"/>
        <w:rPr>
          <w:kern w:val="0"/>
          <w:sz w:val="24"/>
        </w:rPr>
      </w:pPr>
    </w:p>
    <w:p w14:paraId="0344F008">
      <w:pPr>
        <w:autoSpaceDE w:val="0"/>
        <w:autoSpaceDN w:val="0"/>
        <w:adjustRightInd w:val="0"/>
        <w:ind w:left="963"/>
        <w:rPr>
          <w:kern w:val="0"/>
          <w:sz w:val="24"/>
        </w:rPr>
      </w:pPr>
      <w:r>
        <w:rPr>
          <w:rFonts w:hint="eastAsia"/>
          <w:kern w:val="0"/>
          <w:sz w:val="24"/>
        </w:rPr>
        <w:t>Suitable protection pipe for oil tank for electrical sensors cable submerged in tank shall be provided accordance with Maker</w:t>
      </w:r>
      <w:r>
        <w:rPr>
          <w:kern w:val="0"/>
          <w:sz w:val="24"/>
        </w:rPr>
        <w:t>’</w:t>
      </w:r>
      <w:r>
        <w:rPr>
          <w:rFonts w:hint="eastAsia"/>
          <w:kern w:val="0"/>
          <w:sz w:val="24"/>
        </w:rPr>
        <w:t xml:space="preserve">s </w:t>
      </w:r>
      <w:r>
        <w:rPr>
          <w:kern w:val="0"/>
          <w:sz w:val="24"/>
        </w:rPr>
        <w:t>recommendation</w:t>
      </w:r>
      <w:r>
        <w:rPr>
          <w:rFonts w:hint="eastAsia"/>
          <w:kern w:val="0"/>
          <w:sz w:val="24"/>
        </w:rPr>
        <w:t xml:space="preserve">. </w:t>
      </w:r>
      <w:r>
        <w:rPr>
          <w:rFonts w:hint="eastAsia"/>
          <w:b/>
          <w:kern w:val="0"/>
          <w:sz w:val="24"/>
        </w:rPr>
        <w:t>PVC protection pipe to be used for water tanks and bolt(if used) to be stainless steel.</w:t>
      </w:r>
    </w:p>
    <w:p w14:paraId="1034C335">
      <w:pPr>
        <w:autoSpaceDE w:val="0"/>
        <w:autoSpaceDN w:val="0"/>
        <w:adjustRightInd w:val="0"/>
        <w:spacing w:line="240" w:lineRule="exact"/>
        <w:rPr>
          <w:kern w:val="0"/>
          <w:sz w:val="24"/>
        </w:rPr>
      </w:pPr>
    </w:p>
    <w:p w14:paraId="5D279F92">
      <w:pPr>
        <w:tabs>
          <w:tab w:val="left" w:pos="960"/>
        </w:tabs>
        <w:autoSpaceDE w:val="0"/>
        <w:autoSpaceDN w:val="0"/>
        <w:adjustRightInd w:val="0"/>
        <w:ind w:left="114"/>
        <w:rPr>
          <w:kern w:val="0"/>
          <w:sz w:val="24"/>
        </w:rPr>
      </w:pPr>
      <w:r>
        <w:rPr>
          <w:rFonts w:hint="eastAsia"/>
          <w:kern w:val="0"/>
          <w:sz w:val="24"/>
        </w:rPr>
        <w:t>5.1.7.4</w:t>
      </w:r>
      <w:r>
        <w:rPr>
          <w:kern w:val="0"/>
          <w:sz w:val="24"/>
        </w:rPr>
        <w:tab/>
      </w:r>
      <w:r>
        <w:rPr>
          <w:kern w:val="0"/>
          <w:sz w:val="24"/>
        </w:rPr>
        <w:t xml:space="preserve">Name plate </w:t>
      </w:r>
    </w:p>
    <w:p w14:paraId="7E066CC8">
      <w:pPr>
        <w:autoSpaceDE w:val="0"/>
        <w:autoSpaceDN w:val="0"/>
        <w:adjustRightInd w:val="0"/>
        <w:spacing w:line="240" w:lineRule="exact"/>
        <w:rPr>
          <w:kern w:val="0"/>
          <w:sz w:val="24"/>
        </w:rPr>
      </w:pPr>
    </w:p>
    <w:p w14:paraId="272F1096">
      <w:pPr>
        <w:autoSpaceDE w:val="0"/>
        <w:autoSpaceDN w:val="0"/>
        <w:adjustRightInd w:val="0"/>
        <w:ind w:left="963"/>
        <w:rPr>
          <w:kern w:val="0"/>
          <w:sz w:val="24"/>
        </w:rPr>
      </w:pPr>
      <w:r>
        <w:rPr>
          <w:rFonts w:hint="eastAsia"/>
          <w:kern w:val="0"/>
          <w:sz w:val="24"/>
        </w:rPr>
        <w:t xml:space="preserve">Name plates </w:t>
      </w:r>
      <w:r>
        <w:rPr>
          <w:kern w:val="0"/>
          <w:sz w:val="24"/>
        </w:rPr>
        <w:t>for air and sound pipes shall be provided in English.</w:t>
      </w:r>
    </w:p>
    <w:p w14:paraId="497B8D8F">
      <w:pPr>
        <w:autoSpaceDE w:val="0"/>
        <w:autoSpaceDN w:val="0"/>
        <w:adjustRightInd w:val="0"/>
        <w:spacing w:line="240" w:lineRule="exact"/>
        <w:rPr>
          <w:kern w:val="0"/>
          <w:sz w:val="24"/>
        </w:rPr>
      </w:pPr>
    </w:p>
    <w:p w14:paraId="5F0BD244">
      <w:pPr>
        <w:pStyle w:val="4"/>
        <w:spacing w:before="0" w:after="0"/>
        <w:rPr>
          <w:rFonts w:cs="Arial"/>
        </w:rPr>
      </w:pPr>
      <w:bookmarkStart w:id="247" w:name="_Toc50572467"/>
      <w:r>
        <w:rPr>
          <w:rFonts w:cs="Arial"/>
        </w:rPr>
        <mc:AlternateContent>
          <mc:Choice Requires="wps">
            <w:drawing>
              <wp:anchor distT="0" distB="0" distL="114300" distR="114300" simplePos="0" relativeHeight="251664384" behindDoc="1" locked="0" layoutInCell="1" allowOverlap="1">
                <wp:simplePos x="0" y="0"/>
                <wp:positionH relativeFrom="page">
                  <wp:posOffset>935990</wp:posOffset>
                </wp:positionH>
                <wp:positionV relativeFrom="page">
                  <wp:posOffset>504190</wp:posOffset>
                </wp:positionV>
                <wp:extent cx="990600" cy="241300"/>
                <wp:effectExtent l="0" t="0" r="0" b="0"/>
                <wp:wrapNone/>
                <wp:docPr id="5" name="Rectangle 22"/>
                <wp:cNvGraphicFramePr/>
                <a:graphic xmlns:a="http://schemas.openxmlformats.org/drawingml/2006/main">
                  <a:graphicData uri="http://schemas.microsoft.com/office/word/2010/wordprocessingShape">
                    <wps:wsp>
                      <wps:cNvSpPr>
                        <a:spLocks noChangeArrowheads="1"/>
                      </wps:cNvSpPr>
                      <wps:spPr bwMode="auto">
                        <a:xfrm>
                          <a:off x="0" y="0"/>
                          <a:ext cx="990600" cy="241300"/>
                        </a:xfrm>
                        <a:prstGeom prst="rect">
                          <a:avLst/>
                        </a:prstGeom>
                        <a:noFill/>
                        <a:ln>
                          <a:noFill/>
                        </a:ln>
                      </wps:spPr>
                      <wps:txbx>
                        <w:txbxContent>
                          <w:p w14:paraId="1E12A4F0">
                            <w:pPr>
                              <w:autoSpaceDE w:val="0"/>
                              <w:autoSpaceDN w:val="0"/>
                              <w:adjustRightInd w:val="0"/>
                              <w:jc w:val="left"/>
                              <w:rPr>
                                <w:kern w:val="0"/>
                                <w:sz w:val="24"/>
                              </w:rPr>
                            </w:pPr>
                          </w:p>
                        </w:txbxContent>
                      </wps:txbx>
                      <wps:bodyPr rot="0" vert="horz" wrap="square" lIns="0" tIns="0" rIns="0" bIns="0" anchor="t" anchorCtr="0" upright="1">
                        <a:noAutofit/>
                      </wps:bodyPr>
                    </wps:wsp>
                  </a:graphicData>
                </a:graphic>
              </wp:anchor>
            </w:drawing>
          </mc:Choice>
          <mc:Fallback>
            <w:pict>
              <v:rect id="Rectangle 22" o:spid="_x0000_s1026" o:spt="1" style="position:absolute;left:0pt;margin-left:73.7pt;margin-top:39.7pt;height:19pt;width:78pt;mso-position-horizontal-relative:page;mso-position-vertical-relative:page;z-index:-251652096;mso-width-relative:page;mso-height-relative:page;" filled="f" stroked="f" coordsize="21600,21600" o:gfxdata="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7sHVbtkAAAAKAQAADwAAAAAAAAABACAAAAAiAAAAZHJzL2Rvd25yZXYueG1s&#10;UEsBAhQAFAAAAAgAh07iQLG6YEL3AQAA+wMAAA4AAAAAAAAAAQAgAAAAKAEAAGRycy9lMm9Eb2Mu&#10;eG1sUEsFBgAAAAAGAAYAWQEAAJEFAAAAAA==&#10;">
                <v:fill on="f" focussize="0,0"/>
                <v:stroke on="f"/>
                <v:imagedata o:title=""/>
                <o:lock v:ext="edit" aspectratio="f"/>
                <v:textbox inset="0mm,0mm,0mm,0mm">
                  <w:txbxContent>
                    <w:p w14:paraId="1E12A4F0">
                      <w:pPr>
                        <w:autoSpaceDE w:val="0"/>
                        <w:autoSpaceDN w:val="0"/>
                        <w:adjustRightInd w:val="0"/>
                        <w:jc w:val="left"/>
                        <w:rPr>
                          <w:kern w:val="0"/>
                          <w:sz w:val="24"/>
                        </w:rPr>
                      </w:pPr>
                    </w:p>
                  </w:txbxContent>
                </v:textbox>
              </v:rect>
            </w:pict>
          </mc:Fallback>
        </mc:AlternateContent>
      </w:r>
      <w:r>
        <w:rPr>
          <w:rFonts w:hint="eastAsia" w:cs="Arial"/>
        </w:rPr>
        <w:t>5.1.8</w:t>
      </w:r>
      <w:r>
        <w:rPr>
          <w:rFonts w:cs="Arial"/>
        </w:rPr>
        <w:tab/>
      </w:r>
      <w:r>
        <w:rPr>
          <w:rFonts w:cs="Arial"/>
        </w:rPr>
        <w:t>FRESH WATER SERVICE SYSTEM</w:t>
      </w:r>
      <w:bookmarkEnd w:id="247"/>
    </w:p>
    <w:p w14:paraId="12CDFCA8">
      <w:pPr>
        <w:autoSpaceDE w:val="0"/>
        <w:autoSpaceDN w:val="0"/>
        <w:adjustRightInd w:val="0"/>
        <w:spacing w:before="2"/>
        <w:rPr>
          <w:rFonts w:ascii="Arial" w:hAnsi="Arial" w:cs="Arial"/>
          <w:kern w:val="0"/>
          <w:sz w:val="24"/>
        </w:rPr>
      </w:pPr>
    </w:p>
    <w:p w14:paraId="652C67E5">
      <w:pPr>
        <w:tabs>
          <w:tab w:val="left" w:pos="960"/>
        </w:tabs>
        <w:autoSpaceDE w:val="0"/>
        <w:autoSpaceDN w:val="0"/>
        <w:adjustRightInd w:val="0"/>
        <w:ind w:left="114"/>
        <w:rPr>
          <w:kern w:val="0"/>
          <w:sz w:val="24"/>
        </w:rPr>
      </w:pPr>
      <w:r>
        <w:rPr>
          <w:rFonts w:hint="eastAsia"/>
          <w:kern w:val="0"/>
          <w:sz w:val="24"/>
        </w:rPr>
        <w:t>5.1.8.1</w:t>
      </w:r>
      <w:r>
        <w:rPr>
          <w:kern w:val="0"/>
          <w:sz w:val="24"/>
        </w:rPr>
        <w:tab/>
      </w:r>
      <w:r>
        <w:rPr>
          <w:rFonts w:hint="eastAsia"/>
          <w:kern w:val="0"/>
          <w:sz w:val="24"/>
        </w:rPr>
        <w:t>Cold fresh water system and technical water system</w:t>
      </w:r>
    </w:p>
    <w:p w14:paraId="35FFF981">
      <w:pPr>
        <w:autoSpaceDE w:val="0"/>
        <w:autoSpaceDN w:val="0"/>
        <w:adjustRightInd w:val="0"/>
        <w:spacing w:line="240" w:lineRule="exact"/>
        <w:rPr>
          <w:kern w:val="0"/>
          <w:sz w:val="24"/>
        </w:rPr>
      </w:pPr>
    </w:p>
    <w:p w14:paraId="321EA1E2">
      <w:pPr>
        <w:autoSpaceDE w:val="0"/>
        <w:autoSpaceDN w:val="0"/>
        <w:adjustRightInd w:val="0"/>
        <w:ind w:left="963"/>
        <w:rPr>
          <w:kern w:val="0"/>
          <w:sz w:val="24"/>
        </w:rPr>
      </w:pPr>
      <w:r>
        <w:rPr>
          <w:kern w:val="0"/>
          <w:sz w:val="24"/>
        </w:rPr>
        <w:t>One (</w:t>
      </w:r>
      <w:r>
        <w:rPr>
          <w:rFonts w:hint="eastAsia"/>
          <w:kern w:val="0"/>
          <w:sz w:val="24"/>
        </w:rPr>
        <w:t>1) filling pipe shall be provided for fresh water tanks</w:t>
      </w:r>
      <w:r>
        <w:rPr>
          <w:kern w:val="0"/>
          <w:sz w:val="24"/>
        </w:rPr>
        <w:t>.</w:t>
      </w:r>
      <w:r>
        <w:rPr>
          <w:rFonts w:hint="eastAsia"/>
          <w:kern w:val="0"/>
          <w:sz w:val="24"/>
        </w:rPr>
        <w:t xml:space="preserve"> And pipe inside of F.W. tank shall be seamless steel pipe.</w:t>
      </w:r>
    </w:p>
    <w:p w14:paraId="51B2E3AB">
      <w:pPr>
        <w:autoSpaceDE w:val="0"/>
        <w:autoSpaceDN w:val="0"/>
        <w:adjustRightInd w:val="0"/>
        <w:spacing w:line="240" w:lineRule="exact"/>
        <w:rPr>
          <w:kern w:val="0"/>
          <w:sz w:val="24"/>
        </w:rPr>
      </w:pPr>
    </w:p>
    <w:p w14:paraId="59E585A0">
      <w:pPr>
        <w:autoSpaceDE w:val="0"/>
        <w:autoSpaceDN w:val="0"/>
        <w:adjustRightInd w:val="0"/>
        <w:ind w:left="963"/>
        <w:rPr>
          <w:kern w:val="0"/>
          <w:sz w:val="24"/>
        </w:rPr>
      </w:pPr>
      <w:r>
        <w:rPr>
          <w:kern w:val="0"/>
          <w:sz w:val="24"/>
        </w:rPr>
        <w:t xml:space="preserve">Diameter of fresh water filling pipe shall be not less than </w:t>
      </w:r>
      <w:r>
        <w:rPr>
          <w:rFonts w:hint="eastAsia"/>
          <w:kern w:val="0"/>
          <w:sz w:val="24"/>
        </w:rPr>
        <w:t>65</w:t>
      </w:r>
      <w:r>
        <w:rPr>
          <w:kern w:val="0"/>
          <w:sz w:val="24"/>
        </w:rPr>
        <w:t>mm.</w:t>
      </w:r>
    </w:p>
    <w:p w14:paraId="68687251">
      <w:pPr>
        <w:autoSpaceDE w:val="0"/>
        <w:autoSpaceDN w:val="0"/>
        <w:adjustRightInd w:val="0"/>
        <w:spacing w:line="240" w:lineRule="exact"/>
        <w:rPr>
          <w:kern w:val="0"/>
          <w:sz w:val="24"/>
        </w:rPr>
      </w:pPr>
    </w:p>
    <w:p w14:paraId="4B4E1A1B">
      <w:pPr>
        <w:autoSpaceDE w:val="0"/>
        <w:autoSpaceDN w:val="0"/>
        <w:adjustRightInd w:val="0"/>
        <w:ind w:left="963"/>
        <w:rPr>
          <w:kern w:val="0"/>
          <w:sz w:val="24"/>
        </w:rPr>
      </w:pPr>
      <w:r>
        <w:rPr>
          <w:kern w:val="0"/>
          <w:sz w:val="24"/>
        </w:rPr>
        <w:t>Hydropho</w:t>
      </w:r>
      <w:r>
        <w:rPr>
          <w:rFonts w:hint="eastAsia"/>
          <w:kern w:val="0"/>
          <w:sz w:val="24"/>
        </w:rPr>
        <w:t>r</w:t>
      </w:r>
      <w:r>
        <w:rPr>
          <w:kern w:val="0"/>
          <w:sz w:val="24"/>
        </w:rPr>
        <w:t>e</w:t>
      </w:r>
      <w:r>
        <w:rPr>
          <w:rFonts w:hint="eastAsia"/>
          <w:kern w:val="0"/>
          <w:sz w:val="24"/>
        </w:rPr>
        <w:t xml:space="preserve"> </w:t>
      </w:r>
      <w:r>
        <w:rPr>
          <w:kern w:val="0"/>
          <w:sz w:val="24"/>
        </w:rPr>
        <w:t>tank system shall be adopted to supply cold fresh water.</w:t>
      </w:r>
    </w:p>
    <w:p w14:paraId="6BE91839">
      <w:pPr>
        <w:autoSpaceDE w:val="0"/>
        <w:autoSpaceDN w:val="0"/>
        <w:adjustRightInd w:val="0"/>
        <w:spacing w:line="240" w:lineRule="exact"/>
        <w:rPr>
          <w:kern w:val="0"/>
          <w:sz w:val="24"/>
        </w:rPr>
      </w:pPr>
    </w:p>
    <w:p w14:paraId="3BFCD9BF">
      <w:pPr>
        <w:autoSpaceDE w:val="0"/>
        <w:autoSpaceDN w:val="0"/>
        <w:adjustRightInd w:val="0"/>
        <w:ind w:left="963"/>
        <w:rPr>
          <w:kern w:val="0"/>
          <w:sz w:val="24"/>
        </w:rPr>
      </w:pPr>
      <w:r>
        <w:rPr>
          <w:kern w:val="0"/>
          <w:sz w:val="24"/>
        </w:rPr>
        <w:t xml:space="preserve">Cold fresh water system shall have a general fresh water service line, and one (1) fresh water </w:t>
      </w:r>
      <w:r>
        <w:rPr>
          <w:rFonts w:hint="eastAsia"/>
          <w:kern w:val="0"/>
          <w:sz w:val="24"/>
        </w:rPr>
        <w:t>h</w:t>
      </w:r>
      <w:r>
        <w:rPr>
          <w:kern w:val="0"/>
          <w:sz w:val="24"/>
        </w:rPr>
        <w:t xml:space="preserve">ydrophone tank and two (2) </w:t>
      </w:r>
      <w:r>
        <w:rPr>
          <w:rFonts w:hint="eastAsia"/>
          <w:kern w:val="0"/>
          <w:sz w:val="24"/>
        </w:rPr>
        <w:t>fresh</w:t>
      </w:r>
      <w:r>
        <w:rPr>
          <w:kern w:val="0"/>
          <w:sz w:val="24"/>
        </w:rPr>
        <w:t xml:space="preserve"> water pumps driven by electric motor.</w:t>
      </w:r>
    </w:p>
    <w:p w14:paraId="32E5C516">
      <w:pPr>
        <w:autoSpaceDE w:val="0"/>
        <w:autoSpaceDN w:val="0"/>
        <w:adjustRightInd w:val="0"/>
        <w:spacing w:line="240" w:lineRule="exact"/>
        <w:rPr>
          <w:kern w:val="0"/>
          <w:sz w:val="24"/>
        </w:rPr>
      </w:pPr>
    </w:p>
    <w:p w14:paraId="204CA1DD">
      <w:pPr>
        <w:autoSpaceDE w:val="0"/>
        <w:autoSpaceDN w:val="0"/>
        <w:adjustRightInd w:val="0"/>
        <w:ind w:left="963"/>
        <w:rPr>
          <w:kern w:val="0"/>
          <w:sz w:val="24"/>
        </w:rPr>
      </w:pPr>
      <w:r>
        <w:rPr>
          <w:kern w:val="0"/>
          <w:sz w:val="24"/>
        </w:rPr>
        <w:t>One (1) of two (2) pumps shall serve as stand-by for the respective service line mentioned above.</w:t>
      </w:r>
    </w:p>
    <w:p w14:paraId="0975BD1A">
      <w:pPr>
        <w:autoSpaceDE w:val="0"/>
        <w:autoSpaceDN w:val="0"/>
        <w:adjustRightInd w:val="0"/>
        <w:spacing w:line="240" w:lineRule="exact"/>
        <w:rPr>
          <w:kern w:val="0"/>
          <w:sz w:val="24"/>
        </w:rPr>
      </w:pPr>
    </w:p>
    <w:p w14:paraId="6A8C5F4A">
      <w:pPr>
        <w:autoSpaceDE w:val="0"/>
        <w:autoSpaceDN w:val="0"/>
        <w:adjustRightInd w:val="0"/>
        <w:ind w:left="963"/>
        <w:rPr>
          <w:kern w:val="0"/>
          <w:sz w:val="24"/>
        </w:rPr>
      </w:pPr>
      <w:r>
        <w:rPr>
          <w:kern w:val="0"/>
          <w:sz w:val="24"/>
        </w:rPr>
        <w:t xml:space="preserve">The pumps shall suck from the fresh </w:t>
      </w:r>
      <w:r>
        <w:rPr>
          <w:rFonts w:hint="eastAsia"/>
          <w:kern w:val="0"/>
          <w:sz w:val="24"/>
        </w:rPr>
        <w:t xml:space="preserve">water </w:t>
      </w:r>
      <w:r>
        <w:rPr>
          <w:kern w:val="0"/>
          <w:sz w:val="24"/>
        </w:rPr>
        <w:t xml:space="preserve">tanks, and discharge through the stop check valves to </w:t>
      </w:r>
      <w:r>
        <w:rPr>
          <w:rFonts w:hint="eastAsia"/>
          <w:kern w:val="0"/>
          <w:sz w:val="24"/>
        </w:rPr>
        <w:t>h</w:t>
      </w:r>
      <w:r>
        <w:rPr>
          <w:kern w:val="0"/>
          <w:sz w:val="24"/>
        </w:rPr>
        <w:t>ydrophone tank.</w:t>
      </w:r>
    </w:p>
    <w:p w14:paraId="1C4F5F37">
      <w:pPr>
        <w:autoSpaceDE w:val="0"/>
        <w:autoSpaceDN w:val="0"/>
        <w:adjustRightInd w:val="0"/>
        <w:spacing w:line="240" w:lineRule="exact"/>
        <w:rPr>
          <w:kern w:val="0"/>
          <w:sz w:val="24"/>
        </w:rPr>
      </w:pPr>
    </w:p>
    <w:p w14:paraId="2E254F10">
      <w:pPr>
        <w:autoSpaceDE w:val="0"/>
        <w:autoSpaceDN w:val="0"/>
        <w:adjustRightInd w:val="0"/>
        <w:ind w:left="963"/>
        <w:rPr>
          <w:kern w:val="0"/>
          <w:sz w:val="24"/>
        </w:rPr>
      </w:pPr>
      <w:r>
        <w:rPr>
          <w:kern w:val="0"/>
          <w:sz w:val="24"/>
        </w:rPr>
        <w:t>General</w:t>
      </w:r>
      <w:r>
        <w:rPr>
          <w:rFonts w:hint="eastAsia"/>
          <w:kern w:val="0"/>
          <w:sz w:val="24"/>
        </w:rPr>
        <w:t>ly,</w:t>
      </w:r>
      <w:r>
        <w:rPr>
          <w:kern w:val="0"/>
          <w:sz w:val="24"/>
        </w:rPr>
        <w:t xml:space="preserve"> fresh water supplied from the fresh water </w:t>
      </w:r>
      <w:r>
        <w:rPr>
          <w:rFonts w:hint="eastAsia"/>
          <w:kern w:val="0"/>
          <w:sz w:val="24"/>
        </w:rPr>
        <w:t>hydrophore</w:t>
      </w:r>
      <w:r>
        <w:rPr>
          <w:kern w:val="0"/>
          <w:sz w:val="24"/>
        </w:rPr>
        <w:t xml:space="preserve"> tank in the engine room</w:t>
      </w:r>
      <w:r>
        <w:rPr>
          <w:rFonts w:hint="eastAsia"/>
          <w:kern w:val="0"/>
          <w:sz w:val="24"/>
        </w:rPr>
        <w:t xml:space="preserve"> to be </w:t>
      </w:r>
      <w:r>
        <w:rPr>
          <w:kern w:val="0"/>
          <w:sz w:val="24"/>
        </w:rPr>
        <w:t xml:space="preserve">led to, wash basins, showers, bath tub, laundries, </w:t>
      </w:r>
      <w:r>
        <w:rPr>
          <w:rFonts w:hint="eastAsia"/>
          <w:kern w:val="0"/>
          <w:sz w:val="24"/>
        </w:rPr>
        <w:t>hospital</w:t>
      </w:r>
      <w:r>
        <w:rPr>
          <w:kern w:val="0"/>
          <w:sz w:val="24"/>
        </w:rPr>
        <w:t xml:space="preserve">, sanitary </w:t>
      </w:r>
      <w:r>
        <w:rPr>
          <w:rFonts w:hint="eastAsia"/>
          <w:kern w:val="0"/>
          <w:sz w:val="24"/>
        </w:rPr>
        <w:t xml:space="preserve">water </w:t>
      </w:r>
      <w:r>
        <w:rPr>
          <w:kern w:val="0"/>
          <w:sz w:val="24"/>
        </w:rPr>
        <w:t>system</w:t>
      </w:r>
      <w:r>
        <w:rPr>
          <w:rFonts w:hint="eastAsia"/>
          <w:kern w:val="0"/>
          <w:sz w:val="24"/>
        </w:rPr>
        <w:t xml:space="preserve"> </w:t>
      </w:r>
      <w:r>
        <w:rPr>
          <w:kern w:val="0"/>
          <w:sz w:val="24"/>
        </w:rPr>
        <w:t>by means of branches with shut-off valves at the main for each deck</w:t>
      </w:r>
      <w:r>
        <w:rPr>
          <w:rFonts w:hint="eastAsia"/>
          <w:kern w:val="0"/>
          <w:sz w:val="24"/>
        </w:rPr>
        <w:t xml:space="preserve"> and service for engine room, front windows of wheelhouse and deck washing</w:t>
      </w:r>
      <w:r>
        <w:rPr>
          <w:kern w:val="0"/>
          <w:sz w:val="24"/>
        </w:rPr>
        <w:t>.</w:t>
      </w:r>
    </w:p>
    <w:p w14:paraId="61A33597">
      <w:pPr>
        <w:autoSpaceDE w:val="0"/>
        <w:autoSpaceDN w:val="0"/>
        <w:adjustRightInd w:val="0"/>
        <w:spacing w:line="240" w:lineRule="exact"/>
        <w:rPr>
          <w:kern w:val="0"/>
          <w:sz w:val="24"/>
        </w:rPr>
      </w:pPr>
    </w:p>
    <w:p w14:paraId="17B1DED8">
      <w:pPr>
        <w:autoSpaceDE w:val="0"/>
        <w:autoSpaceDN w:val="0"/>
        <w:adjustRightInd w:val="0"/>
        <w:ind w:left="963"/>
        <w:rPr>
          <w:kern w:val="0"/>
          <w:sz w:val="24"/>
        </w:rPr>
      </w:pPr>
      <w:r>
        <w:rPr>
          <w:kern w:val="0"/>
          <w:sz w:val="24"/>
        </w:rPr>
        <w:t xml:space="preserve">The fresh water </w:t>
      </w:r>
      <w:r>
        <w:rPr>
          <w:rFonts w:hint="eastAsia"/>
          <w:kern w:val="0"/>
          <w:sz w:val="24"/>
        </w:rPr>
        <w:t>h</w:t>
      </w:r>
      <w:r>
        <w:rPr>
          <w:kern w:val="0"/>
          <w:sz w:val="24"/>
        </w:rPr>
        <w:t>ydropho</w:t>
      </w:r>
      <w:r>
        <w:rPr>
          <w:rFonts w:hint="eastAsia"/>
          <w:kern w:val="0"/>
          <w:sz w:val="24"/>
        </w:rPr>
        <w:t>r</w:t>
      </w:r>
      <w:r>
        <w:rPr>
          <w:kern w:val="0"/>
          <w:sz w:val="24"/>
        </w:rPr>
        <w:t xml:space="preserve">e tank shall be constructed of </w:t>
      </w:r>
      <w:r>
        <w:rPr>
          <w:rFonts w:hint="eastAsia"/>
          <w:kern w:val="0"/>
          <w:sz w:val="24"/>
        </w:rPr>
        <w:t xml:space="preserve">stainless steel </w:t>
      </w:r>
      <w:r>
        <w:rPr>
          <w:kern w:val="0"/>
          <w:sz w:val="24"/>
        </w:rPr>
        <w:t>and finished completely with gauge glass, pressure gauge, relief valve, drain connection and connection from the compressed air system for charging purpose.</w:t>
      </w:r>
      <w:r>
        <w:rPr>
          <w:rFonts w:hint="eastAsia"/>
          <w:kern w:val="0"/>
          <w:sz w:val="24"/>
        </w:rPr>
        <w:t xml:space="preserve"> </w:t>
      </w:r>
    </w:p>
    <w:p w14:paraId="303D9F84">
      <w:pPr>
        <w:autoSpaceDE w:val="0"/>
        <w:autoSpaceDN w:val="0"/>
        <w:adjustRightInd w:val="0"/>
        <w:spacing w:line="240" w:lineRule="exact"/>
        <w:rPr>
          <w:kern w:val="0"/>
          <w:sz w:val="24"/>
        </w:rPr>
      </w:pPr>
    </w:p>
    <w:p w14:paraId="7471EBEE">
      <w:pPr>
        <w:autoSpaceDE w:val="0"/>
        <w:autoSpaceDN w:val="0"/>
        <w:adjustRightInd w:val="0"/>
        <w:ind w:left="963"/>
        <w:rPr>
          <w:kern w:val="0"/>
          <w:sz w:val="24"/>
        </w:rPr>
      </w:pPr>
      <w:r>
        <w:rPr>
          <w:kern w:val="0"/>
          <w:sz w:val="24"/>
        </w:rPr>
        <w:t>The automatic pressure control shall be fitted to start and stop the pumps to maintain the necessary pressure in the tank.</w:t>
      </w:r>
    </w:p>
    <w:p w14:paraId="41C5D686">
      <w:pPr>
        <w:autoSpaceDE w:val="0"/>
        <w:autoSpaceDN w:val="0"/>
        <w:adjustRightInd w:val="0"/>
        <w:spacing w:line="240" w:lineRule="exact"/>
        <w:rPr>
          <w:kern w:val="0"/>
          <w:sz w:val="24"/>
        </w:rPr>
      </w:pPr>
    </w:p>
    <w:p w14:paraId="4FCC57A2">
      <w:pPr>
        <w:tabs>
          <w:tab w:val="left" w:pos="960"/>
        </w:tabs>
        <w:autoSpaceDE w:val="0"/>
        <w:autoSpaceDN w:val="0"/>
        <w:adjustRightInd w:val="0"/>
        <w:ind w:left="114"/>
        <w:rPr>
          <w:kern w:val="0"/>
          <w:sz w:val="24"/>
        </w:rPr>
      </w:pPr>
      <w:r>
        <w:rPr>
          <w:rFonts w:hint="eastAsia"/>
          <w:kern w:val="0"/>
          <w:sz w:val="24"/>
        </w:rPr>
        <w:t>5.1.8.2</w:t>
      </w:r>
      <w:r>
        <w:rPr>
          <w:kern w:val="0"/>
          <w:sz w:val="24"/>
        </w:rPr>
        <w:tab/>
      </w:r>
      <w:r>
        <w:rPr>
          <w:rFonts w:hint="eastAsia"/>
          <w:kern w:val="0"/>
          <w:sz w:val="24"/>
        </w:rPr>
        <w:t>Hot fresh water system</w:t>
      </w:r>
    </w:p>
    <w:p w14:paraId="21923514">
      <w:pPr>
        <w:autoSpaceDE w:val="0"/>
        <w:autoSpaceDN w:val="0"/>
        <w:adjustRightInd w:val="0"/>
        <w:spacing w:line="240" w:lineRule="exact"/>
        <w:rPr>
          <w:kern w:val="0"/>
          <w:sz w:val="24"/>
        </w:rPr>
      </w:pPr>
    </w:p>
    <w:p w14:paraId="2AC7C502">
      <w:pPr>
        <w:autoSpaceDE w:val="0"/>
        <w:autoSpaceDN w:val="0"/>
        <w:adjustRightInd w:val="0"/>
        <w:ind w:left="963"/>
        <w:rPr>
          <w:kern w:val="0"/>
          <w:sz w:val="24"/>
        </w:rPr>
      </w:pPr>
      <w:r>
        <w:rPr>
          <w:rFonts w:hint="eastAsia"/>
          <w:kern w:val="0"/>
          <w:sz w:val="24"/>
        </w:rPr>
        <w:t>The closed l</w:t>
      </w:r>
      <w:r>
        <w:rPr>
          <w:kern w:val="0"/>
          <w:sz w:val="24"/>
        </w:rPr>
        <w:t>oop system shall be adopted to supply hot fresh water and to consist of one (1) c</w:t>
      </w:r>
      <w:r>
        <w:rPr>
          <w:rFonts w:hint="eastAsia"/>
          <w:kern w:val="0"/>
          <w:sz w:val="24"/>
        </w:rPr>
        <w:t xml:space="preserve">alorifier </w:t>
      </w:r>
      <w:r>
        <w:rPr>
          <w:kern w:val="0"/>
          <w:sz w:val="24"/>
        </w:rPr>
        <w:t>for heating water</w:t>
      </w:r>
      <w:r>
        <w:rPr>
          <w:rFonts w:hint="eastAsia"/>
          <w:kern w:val="0"/>
          <w:sz w:val="24"/>
        </w:rPr>
        <w:t>, one</w:t>
      </w:r>
      <w:r>
        <w:rPr>
          <w:kern w:val="0"/>
          <w:sz w:val="24"/>
        </w:rPr>
        <w:t xml:space="preserve"> (</w:t>
      </w:r>
      <w:r>
        <w:rPr>
          <w:rFonts w:hint="eastAsia"/>
          <w:kern w:val="0"/>
          <w:sz w:val="24"/>
        </w:rPr>
        <w:t>1</w:t>
      </w:r>
      <w:r>
        <w:rPr>
          <w:kern w:val="0"/>
          <w:sz w:val="24"/>
        </w:rPr>
        <w:t>) hot water circulating pump, main circulating pipe and branch pipes.</w:t>
      </w:r>
    </w:p>
    <w:p w14:paraId="783A206F">
      <w:pPr>
        <w:autoSpaceDE w:val="0"/>
        <w:autoSpaceDN w:val="0"/>
        <w:adjustRightInd w:val="0"/>
        <w:ind w:left="963"/>
        <w:rPr>
          <w:kern w:val="0"/>
          <w:sz w:val="24"/>
        </w:rPr>
      </w:pPr>
    </w:p>
    <w:p w14:paraId="541B57FA">
      <w:pPr>
        <w:autoSpaceDE w:val="0"/>
        <w:autoSpaceDN w:val="0"/>
        <w:adjustRightInd w:val="0"/>
        <w:ind w:left="963"/>
        <w:rPr>
          <w:kern w:val="0"/>
          <w:sz w:val="24"/>
        </w:rPr>
      </w:pPr>
      <w:r>
        <w:rPr>
          <w:rFonts w:hint="eastAsia"/>
          <w:kern w:val="0"/>
          <w:sz w:val="24"/>
        </w:rPr>
        <w:t xml:space="preserve">The calorifier shall be shell&amp; tube type which using steam &amp;electric heating. </w:t>
      </w:r>
    </w:p>
    <w:p w14:paraId="74ABEF40">
      <w:pPr>
        <w:autoSpaceDE w:val="0"/>
        <w:autoSpaceDN w:val="0"/>
        <w:adjustRightInd w:val="0"/>
        <w:spacing w:line="240" w:lineRule="exact"/>
        <w:rPr>
          <w:kern w:val="0"/>
          <w:sz w:val="24"/>
        </w:rPr>
      </w:pPr>
    </w:p>
    <w:p w14:paraId="5F56F852">
      <w:pPr>
        <w:autoSpaceDE w:val="0"/>
        <w:autoSpaceDN w:val="0"/>
        <w:adjustRightInd w:val="0"/>
        <w:ind w:left="963"/>
        <w:rPr>
          <w:kern w:val="0"/>
          <w:sz w:val="24"/>
        </w:rPr>
      </w:pPr>
      <w:r>
        <w:rPr>
          <w:kern w:val="0"/>
          <w:sz w:val="24"/>
        </w:rPr>
        <w:t xml:space="preserve">The system shall be supplied </w:t>
      </w:r>
      <w:r>
        <w:rPr>
          <w:rFonts w:hint="eastAsia"/>
          <w:kern w:val="0"/>
          <w:sz w:val="24"/>
        </w:rPr>
        <w:t xml:space="preserve">through </w:t>
      </w:r>
      <w:r>
        <w:rPr>
          <w:kern w:val="0"/>
          <w:sz w:val="24"/>
        </w:rPr>
        <w:t xml:space="preserve">non-return valve from fresh water </w:t>
      </w:r>
      <w:r>
        <w:rPr>
          <w:rFonts w:hint="eastAsia"/>
          <w:kern w:val="0"/>
          <w:sz w:val="24"/>
        </w:rPr>
        <w:t>hydrophore</w:t>
      </w:r>
      <w:r>
        <w:rPr>
          <w:kern w:val="0"/>
          <w:sz w:val="24"/>
        </w:rPr>
        <w:t xml:space="preserve"> tank, and hot water shall be led to galley, pantries, wash basins, showers, bath tub</w:t>
      </w:r>
      <w:r>
        <w:rPr>
          <w:rFonts w:hint="eastAsia"/>
          <w:kern w:val="0"/>
          <w:sz w:val="24"/>
        </w:rPr>
        <w:t xml:space="preserve">, </w:t>
      </w:r>
      <w:r>
        <w:rPr>
          <w:kern w:val="0"/>
          <w:sz w:val="24"/>
        </w:rPr>
        <w:t>laundries</w:t>
      </w:r>
      <w:r>
        <w:rPr>
          <w:rFonts w:hint="eastAsia"/>
          <w:kern w:val="0"/>
          <w:sz w:val="24"/>
        </w:rPr>
        <w:t>, and lobby of refrigerated provision chamber, etc.</w:t>
      </w:r>
    </w:p>
    <w:p w14:paraId="361D0E57">
      <w:pPr>
        <w:autoSpaceDE w:val="0"/>
        <w:autoSpaceDN w:val="0"/>
        <w:adjustRightInd w:val="0"/>
        <w:spacing w:line="240" w:lineRule="exact"/>
        <w:rPr>
          <w:kern w:val="0"/>
          <w:sz w:val="24"/>
        </w:rPr>
      </w:pPr>
    </w:p>
    <w:p w14:paraId="29193C8D">
      <w:pPr>
        <w:autoSpaceDE w:val="0"/>
        <w:autoSpaceDN w:val="0"/>
        <w:adjustRightInd w:val="0"/>
        <w:ind w:left="963"/>
        <w:rPr>
          <w:kern w:val="0"/>
          <w:sz w:val="24"/>
        </w:rPr>
      </w:pPr>
      <w:r>
        <w:rPr>
          <w:kern w:val="0"/>
          <w:sz w:val="24"/>
        </w:rPr>
        <w:t>Hot water</w:t>
      </w:r>
      <w:r>
        <w:rPr>
          <w:rFonts w:hint="eastAsia"/>
          <w:kern w:val="0"/>
          <w:sz w:val="24"/>
        </w:rPr>
        <w:t xml:space="preserve"> and cold water</w:t>
      </w:r>
      <w:r>
        <w:rPr>
          <w:kern w:val="0"/>
          <w:sz w:val="24"/>
        </w:rPr>
        <w:t xml:space="preserve"> shall be also supplied to wheelhouse for front windows washing.</w:t>
      </w:r>
    </w:p>
    <w:p w14:paraId="06AE17B7">
      <w:pPr>
        <w:autoSpaceDE w:val="0"/>
        <w:autoSpaceDN w:val="0"/>
        <w:adjustRightInd w:val="0"/>
        <w:spacing w:line="240" w:lineRule="exact"/>
        <w:rPr>
          <w:kern w:val="0"/>
          <w:sz w:val="24"/>
        </w:rPr>
      </w:pPr>
    </w:p>
    <w:p w14:paraId="1CB17036">
      <w:pPr>
        <w:tabs>
          <w:tab w:val="left" w:pos="960"/>
        </w:tabs>
        <w:autoSpaceDE w:val="0"/>
        <w:autoSpaceDN w:val="0"/>
        <w:adjustRightInd w:val="0"/>
        <w:ind w:left="114"/>
        <w:rPr>
          <w:kern w:val="0"/>
          <w:sz w:val="24"/>
        </w:rPr>
      </w:pPr>
      <w:r>
        <w:rPr>
          <w:rFonts w:hint="eastAsia"/>
          <w:kern w:val="0"/>
          <w:sz w:val="24"/>
        </w:rPr>
        <w:t>5.1.8.3</w:t>
      </w:r>
      <w:r>
        <w:rPr>
          <w:kern w:val="0"/>
          <w:sz w:val="24"/>
        </w:rPr>
        <w:tab/>
      </w:r>
      <w:r>
        <w:rPr>
          <w:rFonts w:hint="eastAsia"/>
          <w:kern w:val="0"/>
          <w:sz w:val="24"/>
        </w:rPr>
        <w:t>Distilled water system</w:t>
      </w:r>
    </w:p>
    <w:p w14:paraId="17C2D574">
      <w:pPr>
        <w:autoSpaceDE w:val="0"/>
        <w:autoSpaceDN w:val="0"/>
        <w:adjustRightInd w:val="0"/>
        <w:spacing w:line="240" w:lineRule="exact"/>
        <w:rPr>
          <w:kern w:val="0"/>
          <w:sz w:val="24"/>
        </w:rPr>
      </w:pPr>
    </w:p>
    <w:p w14:paraId="3A3D7CCE">
      <w:pPr>
        <w:autoSpaceDE w:val="0"/>
        <w:autoSpaceDN w:val="0"/>
        <w:adjustRightInd w:val="0"/>
        <w:ind w:left="963"/>
        <w:rPr>
          <w:kern w:val="0"/>
          <w:sz w:val="24"/>
        </w:rPr>
      </w:pPr>
      <w:r>
        <w:rPr>
          <w:kern w:val="0"/>
          <w:sz w:val="24"/>
        </w:rPr>
        <w:t xml:space="preserve">The distilled water from the fresh water generator shall be passing through water meter and salinity indicator to the </w:t>
      </w:r>
      <w:r>
        <w:rPr>
          <w:rFonts w:hint="eastAsia"/>
          <w:kern w:val="0"/>
          <w:sz w:val="24"/>
        </w:rPr>
        <w:t>fresh</w:t>
      </w:r>
      <w:r>
        <w:rPr>
          <w:kern w:val="0"/>
          <w:sz w:val="24"/>
        </w:rPr>
        <w:t xml:space="preserve"> water tank</w:t>
      </w:r>
      <w:r>
        <w:rPr>
          <w:rFonts w:hint="eastAsia"/>
          <w:kern w:val="0"/>
          <w:sz w:val="24"/>
        </w:rPr>
        <w:t>s</w:t>
      </w:r>
      <w:r>
        <w:rPr>
          <w:kern w:val="0"/>
          <w:sz w:val="24"/>
        </w:rPr>
        <w:t>.</w:t>
      </w:r>
    </w:p>
    <w:p w14:paraId="7B6FC722">
      <w:pPr>
        <w:autoSpaceDE w:val="0"/>
        <w:autoSpaceDN w:val="0"/>
        <w:adjustRightInd w:val="0"/>
        <w:spacing w:line="240" w:lineRule="exact"/>
        <w:rPr>
          <w:kern w:val="0"/>
          <w:sz w:val="24"/>
        </w:rPr>
      </w:pPr>
    </w:p>
    <w:p w14:paraId="27361CAB">
      <w:pPr>
        <w:tabs>
          <w:tab w:val="left" w:pos="960"/>
        </w:tabs>
        <w:autoSpaceDE w:val="0"/>
        <w:autoSpaceDN w:val="0"/>
        <w:adjustRightInd w:val="0"/>
        <w:ind w:left="114"/>
        <w:rPr>
          <w:kern w:val="0"/>
          <w:sz w:val="24"/>
        </w:rPr>
      </w:pPr>
      <w:r>
        <w:rPr>
          <w:rFonts w:hint="eastAsia"/>
          <w:kern w:val="0"/>
          <w:sz w:val="24"/>
        </w:rPr>
        <w:t>5.1.8.4</w:t>
      </w:r>
      <w:r>
        <w:rPr>
          <w:kern w:val="0"/>
          <w:sz w:val="24"/>
        </w:rPr>
        <w:tab/>
      </w:r>
      <w:r>
        <w:rPr>
          <w:rFonts w:hint="eastAsia"/>
          <w:kern w:val="0"/>
          <w:sz w:val="24"/>
        </w:rPr>
        <w:t>Drinking water system</w:t>
      </w:r>
    </w:p>
    <w:p w14:paraId="62D43286">
      <w:pPr>
        <w:autoSpaceDE w:val="0"/>
        <w:autoSpaceDN w:val="0"/>
        <w:adjustRightInd w:val="0"/>
        <w:spacing w:line="240" w:lineRule="exact"/>
        <w:rPr>
          <w:kern w:val="0"/>
          <w:sz w:val="24"/>
        </w:rPr>
      </w:pPr>
    </w:p>
    <w:p w14:paraId="365A3E5B">
      <w:pPr>
        <w:autoSpaceDE w:val="0"/>
        <w:autoSpaceDN w:val="0"/>
        <w:adjustRightInd w:val="0"/>
        <w:ind w:left="963"/>
        <w:rPr>
          <w:kern w:val="0"/>
          <w:sz w:val="24"/>
        </w:rPr>
      </w:pPr>
      <w:r>
        <w:rPr>
          <w:rFonts w:hint="eastAsia"/>
          <w:kern w:val="0"/>
          <w:sz w:val="24"/>
        </w:rPr>
        <w:t>Drinking water line to be leaded from the fresh water hydrophore.</w:t>
      </w:r>
    </w:p>
    <w:p w14:paraId="4F21F9F7">
      <w:pPr>
        <w:autoSpaceDE w:val="0"/>
        <w:autoSpaceDN w:val="0"/>
        <w:adjustRightInd w:val="0"/>
        <w:spacing w:line="240" w:lineRule="exact"/>
        <w:rPr>
          <w:kern w:val="0"/>
          <w:sz w:val="24"/>
        </w:rPr>
      </w:pPr>
    </w:p>
    <w:p w14:paraId="33EE8E3A">
      <w:pPr>
        <w:autoSpaceDE w:val="0"/>
        <w:autoSpaceDN w:val="0"/>
        <w:adjustRightInd w:val="0"/>
        <w:ind w:left="963"/>
        <w:rPr>
          <w:kern w:val="0"/>
          <w:sz w:val="24"/>
        </w:rPr>
      </w:pPr>
      <w:r>
        <w:rPr>
          <w:rFonts w:hint="eastAsia"/>
          <w:kern w:val="0"/>
          <w:sz w:val="24"/>
        </w:rPr>
        <w:t>One</w:t>
      </w:r>
      <w:r>
        <w:rPr>
          <w:kern w:val="0"/>
          <w:sz w:val="24"/>
        </w:rPr>
        <w:t xml:space="preserve"> (1) set of F.W. sterilizer and </w:t>
      </w:r>
      <w:r>
        <w:rPr>
          <w:rFonts w:hint="eastAsia"/>
          <w:kern w:val="0"/>
          <w:sz w:val="24"/>
        </w:rPr>
        <w:t xml:space="preserve">one (1) set of </w:t>
      </w:r>
      <w:r>
        <w:rPr>
          <w:kern w:val="0"/>
          <w:sz w:val="24"/>
        </w:rPr>
        <w:t xml:space="preserve">F.W. mineralizing unit to be provided for </w:t>
      </w:r>
      <w:r>
        <w:rPr>
          <w:rFonts w:hint="eastAsia"/>
          <w:kern w:val="0"/>
          <w:sz w:val="24"/>
        </w:rPr>
        <w:t>drinking</w:t>
      </w:r>
      <w:r>
        <w:rPr>
          <w:kern w:val="0"/>
          <w:sz w:val="24"/>
        </w:rPr>
        <w:t xml:space="preserve"> water system.</w:t>
      </w:r>
    </w:p>
    <w:p w14:paraId="008B2A65">
      <w:pPr>
        <w:autoSpaceDE w:val="0"/>
        <w:autoSpaceDN w:val="0"/>
        <w:adjustRightInd w:val="0"/>
        <w:spacing w:line="240" w:lineRule="exact"/>
        <w:rPr>
          <w:kern w:val="0"/>
          <w:sz w:val="24"/>
        </w:rPr>
      </w:pPr>
    </w:p>
    <w:p w14:paraId="5FD295A3">
      <w:pPr>
        <w:autoSpaceDE w:val="0"/>
        <w:autoSpaceDN w:val="0"/>
        <w:adjustRightInd w:val="0"/>
        <w:ind w:left="963"/>
        <w:rPr>
          <w:kern w:val="0"/>
          <w:sz w:val="24"/>
        </w:rPr>
      </w:pPr>
      <w:r>
        <w:rPr>
          <w:rFonts w:hint="eastAsia"/>
          <w:kern w:val="0"/>
          <w:sz w:val="24"/>
        </w:rPr>
        <w:t>The drinking water only led to galley, pantry and drinking water fountains.</w:t>
      </w:r>
    </w:p>
    <w:p w14:paraId="4AAA4E04">
      <w:pPr>
        <w:autoSpaceDE w:val="0"/>
        <w:autoSpaceDN w:val="0"/>
        <w:adjustRightInd w:val="0"/>
        <w:spacing w:line="240" w:lineRule="exact"/>
        <w:rPr>
          <w:kern w:val="0"/>
          <w:sz w:val="24"/>
        </w:rPr>
      </w:pPr>
    </w:p>
    <w:p w14:paraId="1C5B8E8B">
      <w:pPr>
        <w:tabs>
          <w:tab w:val="left" w:pos="960"/>
        </w:tabs>
        <w:autoSpaceDE w:val="0"/>
        <w:autoSpaceDN w:val="0"/>
        <w:adjustRightInd w:val="0"/>
        <w:ind w:left="114"/>
        <w:rPr>
          <w:kern w:val="0"/>
          <w:sz w:val="24"/>
        </w:rPr>
      </w:pPr>
      <w:r>
        <w:rPr>
          <w:rFonts w:hint="eastAsia"/>
          <w:kern w:val="0"/>
          <w:sz w:val="24"/>
        </w:rPr>
        <w:t>5.1.8.5</w:t>
      </w:r>
      <w:r>
        <w:rPr>
          <w:kern w:val="0"/>
          <w:sz w:val="24"/>
        </w:rPr>
        <w:tab/>
      </w:r>
      <w:r>
        <w:rPr>
          <w:kern w:val="0"/>
          <w:sz w:val="24"/>
        </w:rPr>
        <w:t>Sanitary Water System</w:t>
      </w:r>
    </w:p>
    <w:p w14:paraId="139B3BA3">
      <w:pPr>
        <w:autoSpaceDE w:val="0"/>
        <w:autoSpaceDN w:val="0"/>
        <w:adjustRightInd w:val="0"/>
        <w:spacing w:line="240" w:lineRule="exact"/>
        <w:rPr>
          <w:kern w:val="0"/>
          <w:sz w:val="24"/>
        </w:rPr>
      </w:pPr>
    </w:p>
    <w:p w14:paraId="4C1C2329">
      <w:pPr>
        <w:autoSpaceDE w:val="0"/>
        <w:autoSpaceDN w:val="0"/>
        <w:adjustRightInd w:val="0"/>
        <w:ind w:left="963"/>
        <w:rPr>
          <w:kern w:val="0"/>
          <w:sz w:val="24"/>
        </w:rPr>
      </w:pPr>
      <w:r>
        <w:rPr>
          <w:rFonts w:hint="eastAsia"/>
          <w:kern w:val="0"/>
          <w:sz w:val="24"/>
        </w:rPr>
        <w:t>Grey</w:t>
      </w:r>
      <w:r>
        <w:rPr>
          <w:kern w:val="0"/>
          <w:sz w:val="24"/>
        </w:rPr>
        <w:t xml:space="preserve"> water discharge pipe shall be led overboard independently of sewage pipe through one (1) storm valve above the light </w:t>
      </w:r>
      <w:r>
        <w:rPr>
          <w:rFonts w:hint="eastAsia"/>
          <w:kern w:val="0"/>
          <w:sz w:val="24"/>
        </w:rPr>
        <w:t xml:space="preserve">ballast </w:t>
      </w:r>
      <w:r>
        <w:rPr>
          <w:kern w:val="0"/>
          <w:sz w:val="24"/>
        </w:rPr>
        <w:t>water line</w:t>
      </w:r>
      <w:r>
        <w:rPr>
          <w:rFonts w:hint="eastAsia"/>
          <w:kern w:val="0"/>
          <w:sz w:val="24"/>
        </w:rPr>
        <w:t xml:space="preserve"> and to the sewage holding tank</w:t>
      </w:r>
      <w:r>
        <w:rPr>
          <w:kern w:val="0"/>
          <w:sz w:val="24"/>
        </w:rPr>
        <w:t>.</w:t>
      </w:r>
    </w:p>
    <w:p w14:paraId="306A130C">
      <w:pPr>
        <w:autoSpaceDE w:val="0"/>
        <w:autoSpaceDN w:val="0"/>
        <w:adjustRightInd w:val="0"/>
        <w:spacing w:line="240" w:lineRule="exact"/>
        <w:rPr>
          <w:kern w:val="0"/>
          <w:sz w:val="24"/>
        </w:rPr>
      </w:pPr>
    </w:p>
    <w:p w14:paraId="7A682E78">
      <w:pPr>
        <w:autoSpaceDE w:val="0"/>
        <w:autoSpaceDN w:val="0"/>
        <w:adjustRightInd w:val="0"/>
        <w:ind w:left="963"/>
        <w:rPr>
          <w:kern w:val="0"/>
          <w:sz w:val="24"/>
        </w:rPr>
      </w:pPr>
      <w:r>
        <w:rPr>
          <w:rFonts w:hint="eastAsia"/>
          <w:kern w:val="0"/>
          <w:sz w:val="24"/>
        </w:rPr>
        <w:t>Grey water shall include the discharged water from w</w:t>
      </w:r>
      <w:r>
        <w:rPr>
          <w:kern w:val="0"/>
          <w:sz w:val="24"/>
        </w:rPr>
        <w:t>ash basin</w:t>
      </w:r>
      <w:r>
        <w:rPr>
          <w:rFonts w:hint="eastAsia"/>
          <w:kern w:val="0"/>
          <w:sz w:val="24"/>
        </w:rPr>
        <w:t>, s</w:t>
      </w:r>
      <w:r>
        <w:rPr>
          <w:kern w:val="0"/>
          <w:sz w:val="24"/>
        </w:rPr>
        <w:t>mall wash basin</w:t>
      </w:r>
      <w:r>
        <w:rPr>
          <w:rFonts w:hint="eastAsia"/>
          <w:kern w:val="0"/>
          <w:sz w:val="24"/>
        </w:rPr>
        <w:t>, s</w:t>
      </w:r>
      <w:r>
        <w:rPr>
          <w:kern w:val="0"/>
          <w:sz w:val="24"/>
        </w:rPr>
        <w:t>ink</w:t>
      </w:r>
      <w:r>
        <w:rPr>
          <w:rFonts w:hint="eastAsia"/>
          <w:kern w:val="0"/>
          <w:sz w:val="24"/>
        </w:rPr>
        <w:t xml:space="preserve">, shower </w:t>
      </w:r>
      <w:r>
        <w:rPr>
          <w:kern w:val="0"/>
          <w:sz w:val="24"/>
        </w:rPr>
        <w:t>and</w:t>
      </w:r>
      <w:r>
        <w:rPr>
          <w:rFonts w:hint="eastAsia"/>
          <w:kern w:val="0"/>
          <w:sz w:val="24"/>
        </w:rPr>
        <w:t xml:space="preserve"> b</w:t>
      </w:r>
      <w:r>
        <w:rPr>
          <w:kern w:val="0"/>
          <w:sz w:val="24"/>
        </w:rPr>
        <w:t>ath tube</w:t>
      </w:r>
      <w:r>
        <w:rPr>
          <w:rFonts w:hint="eastAsia"/>
          <w:kern w:val="0"/>
          <w:sz w:val="24"/>
        </w:rPr>
        <w:t>.</w:t>
      </w:r>
    </w:p>
    <w:p w14:paraId="35A3190A">
      <w:pPr>
        <w:autoSpaceDE w:val="0"/>
        <w:autoSpaceDN w:val="0"/>
        <w:adjustRightInd w:val="0"/>
        <w:spacing w:line="240" w:lineRule="exact"/>
        <w:rPr>
          <w:kern w:val="0"/>
          <w:sz w:val="24"/>
        </w:rPr>
      </w:pPr>
    </w:p>
    <w:p w14:paraId="1E81DF9D">
      <w:pPr>
        <w:autoSpaceDE w:val="0"/>
        <w:autoSpaceDN w:val="0"/>
        <w:adjustRightInd w:val="0"/>
        <w:ind w:left="963"/>
        <w:rPr>
          <w:kern w:val="0"/>
          <w:sz w:val="24"/>
        </w:rPr>
      </w:pPr>
      <w:r>
        <w:rPr>
          <w:rFonts w:hint="eastAsia"/>
          <w:kern w:val="0"/>
          <w:sz w:val="24"/>
        </w:rPr>
        <w:t>Black water main pipe from toilets and urinals in each board ca</w:t>
      </w:r>
      <w:r>
        <w:rPr>
          <w:kern w:val="0"/>
          <w:sz w:val="24"/>
        </w:rPr>
        <w:t xml:space="preserve">n be </w:t>
      </w:r>
      <w:r>
        <w:rPr>
          <w:rFonts w:hint="eastAsia"/>
          <w:kern w:val="0"/>
          <w:sz w:val="24"/>
        </w:rPr>
        <w:t xml:space="preserve">led to the sewage treatment plant installed in engine room during in </w:t>
      </w:r>
      <w:r>
        <w:rPr>
          <w:kern w:val="0"/>
          <w:sz w:val="24"/>
        </w:rPr>
        <w:t>harbor</w:t>
      </w:r>
      <w:r>
        <w:rPr>
          <w:rFonts w:hint="eastAsia"/>
          <w:kern w:val="0"/>
          <w:sz w:val="24"/>
        </w:rPr>
        <w:t xml:space="preserve"> or directly be discharged overboard by-passing the sewage treatment plant </w:t>
      </w:r>
      <w:r>
        <w:rPr>
          <w:kern w:val="0"/>
          <w:sz w:val="24"/>
        </w:rPr>
        <w:t>t</w:t>
      </w:r>
      <w:r>
        <w:rPr>
          <w:rFonts w:hint="eastAsia"/>
          <w:kern w:val="0"/>
          <w:sz w:val="24"/>
        </w:rPr>
        <w:t xml:space="preserve">hrough one (1) </w:t>
      </w:r>
      <w:r>
        <w:rPr>
          <w:kern w:val="0"/>
          <w:sz w:val="24"/>
        </w:rPr>
        <w:t>g</w:t>
      </w:r>
      <w:r>
        <w:rPr>
          <w:rFonts w:hint="eastAsia"/>
          <w:kern w:val="0"/>
          <w:sz w:val="24"/>
        </w:rPr>
        <w:t>ate valve and one (1) non-return valve near the light ballast water line during at sea.</w:t>
      </w:r>
    </w:p>
    <w:p w14:paraId="15BB52BE">
      <w:pPr>
        <w:autoSpaceDE w:val="0"/>
        <w:autoSpaceDN w:val="0"/>
        <w:adjustRightInd w:val="0"/>
        <w:spacing w:line="240" w:lineRule="exact"/>
        <w:rPr>
          <w:kern w:val="0"/>
          <w:sz w:val="24"/>
        </w:rPr>
      </w:pPr>
    </w:p>
    <w:p w14:paraId="6005A4E0">
      <w:pPr>
        <w:autoSpaceDE w:val="0"/>
        <w:autoSpaceDN w:val="0"/>
        <w:adjustRightInd w:val="0"/>
        <w:ind w:left="963"/>
        <w:rPr>
          <w:kern w:val="0"/>
          <w:sz w:val="24"/>
        </w:rPr>
      </w:pPr>
      <w:r>
        <w:rPr>
          <w:kern w:val="0"/>
          <w:sz w:val="24"/>
        </w:rPr>
        <w:t xml:space="preserve">After the treatment plant, the sewage also can be discharged </w:t>
      </w:r>
      <w:r>
        <w:rPr>
          <w:rFonts w:hint="eastAsia"/>
          <w:kern w:val="0"/>
          <w:sz w:val="24"/>
        </w:rPr>
        <w:t>overboard at sea or to sewage holding tank in harbor duration, then using the sewage pump to discharge overboard at sea.</w:t>
      </w:r>
    </w:p>
    <w:p w14:paraId="7D351CAF">
      <w:pPr>
        <w:autoSpaceDE w:val="0"/>
        <w:autoSpaceDN w:val="0"/>
        <w:adjustRightInd w:val="0"/>
        <w:spacing w:line="240" w:lineRule="exact"/>
        <w:rPr>
          <w:kern w:val="0"/>
          <w:sz w:val="24"/>
        </w:rPr>
      </w:pPr>
    </w:p>
    <w:p w14:paraId="3B207021">
      <w:pPr>
        <w:autoSpaceDE w:val="0"/>
        <w:autoSpaceDN w:val="0"/>
        <w:adjustRightInd w:val="0"/>
        <w:ind w:left="963"/>
        <w:rPr>
          <w:kern w:val="0"/>
          <w:sz w:val="24"/>
        </w:rPr>
      </w:pPr>
      <w:r>
        <w:rPr>
          <w:rFonts w:hint="eastAsia"/>
          <w:kern w:val="0"/>
          <w:sz w:val="24"/>
        </w:rPr>
        <w:t>Black water</w:t>
      </w:r>
      <w:r>
        <w:rPr>
          <w:kern w:val="0"/>
          <w:sz w:val="24"/>
        </w:rPr>
        <w:t xml:space="preserve"> </w:t>
      </w:r>
      <w:r>
        <w:rPr>
          <w:rFonts w:hint="eastAsia"/>
          <w:kern w:val="0"/>
          <w:sz w:val="24"/>
        </w:rPr>
        <w:t xml:space="preserve">and grey water </w:t>
      </w:r>
      <w:r>
        <w:rPr>
          <w:kern w:val="0"/>
          <w:sz w:val="24"/>
        </w:rPr>
        <w:t xml:space="preserve">pipe line from </w:t>
      </w:r>
      <w:r>
        <w:rPr>
          <w:rFonts w:hint="eastAsia"/>
          <w:kern w:val="0"/>
          <w:sz w:val="24"/>
        </w:rPr>
        <w:t>hospital</w:t>
      </w:r>
      <w:r>
        <w:rPr>
          <w:kern w:val="0"/>
          <w:sz w:val="24"/>
        </w:rPr>
        <w:t xml:space="preserve"> shall be led independently to the sewage treatment plant.</w:t>
      </w:r>
    </w:p>
    <w:p w14:paraId="64DB012F">
      <w:pPr>
        <w:autoSpaceDE w:val="0"/>
        <w:autoSpaceDN w:val="0"/>
        <w:adjustRightInd w:val="0"/>
        <w:ind w:left="963"/>
        <w:rPr>
          <w:kern w:val="0"/>
          <w:sz w:val="24"/>
        </w:rPr>
      </w:pPr>
    </w:p>
    <w:p w14:paraId="72CE8DC6">
      <w:pPr>
        <w:autoSpaceDE w:val="0"/>
        <w:autoSpaceDN w:val="0"/>
        <w:adjustRightInd w:val="0"/>
        <w:ind w:left="963"/>
        <w:rPr>
          <w:b/>
          <w:i/>
          <w:kern w:val="0"/>
          <w:sz w:val="24"/>
        </w:rPr>
      </w:pPr>
      <w:r>
        <w:rPr>
          <w:b/>
          <w:i/>
          <w:kern w:val="0"/>
          <w:sz w:val="24"/>
        </w:rPr>
        <w:t>The sewage holding tank must be provided with a pipe all round on the top with perforation to clean and flush the tank with sea water.</w:t>
      </w:r>
    </w:p>
    <w:p w14:paraId="71D3E2F8">
      <w:pPr>
        <w:autoSpaceDE w:val="0"/>
        <w:autoSpaceDN w:val="0"/>
        <w:adjustRightInd w:val="0"/>
        <w:rPr>
          <w:kern w:val="0"/>
          <w:sz w:val="24"/>
        </w:rPr>
      </w:pPr>
    </w:p>
    <w:p w14:paraId="4A59540F">
      <w:pPr>
        <w:autoSpaceDE w:val="0"/>
        <w:autoSpaceDN w:val="0"/>
        <w:adjustRightInd w:val="0"/>
        <w:ind w:left="963"/>
        <w:rPr>
          <w:b/>
          <w:i/>
          <w:kern w:val="0"/>
          <w:sz w:val="24"/>
        </w:rPr>
      </w:pPr>
      <w:bookmarkStart w:id="248" w:name="OLE_LINK34"/>
      <w:bookmarkStart w:id="249" w:name="OLE_LINK33"/>
      <w:r>
        <w:rPr>
          <w:kern w:val="0"/>
          <w:sz w:val="24"/>
        </w:rPr>
        <w:t>Sufficient scuppers shall be provided for galley, pantr</w:t>
      </w:r>
      <w:r>
        <w:rPr>
          <w:rFonts w:hint="eastAsia"/>
          <w:kern w:val="0"/>
          <w:sz w:val="24"/>
        </w:rPr>
        <w:t>y</w:t>
      </w:r>
      <w:r>
        <w:rPr>
          <w:kern w:val="0"/>
          <w:sz w:val="24"/>
        </w:rPr>
        <w:t xml:space="preserve">, lavatories, refrigerated provision chambers, passages in </w:t>
      </w:r>
      <w:r>
        <w:rPr>
          <w:rFonts w:hint="eastAsia"/>
          <w:kern w:val="0"/>
          <w:sz w:val="24"/>
        </w:rPr>
        <w:t>living quarters</w:t>
      </w:r>
      <w:r>
        <w:rPr>
          <w:kern w:val="0"/>
          <w:sz w:val="24"/>
        </w:rPr>
        <w:t xml:space="preserve"> and other enclosed spaces, wherever necessary</w:t>
      </w:r>
      <w:r>
        <w:rPr>
          <w:b/>
          <w:i/>
          <w:kern w:val="0"/>
          <w:sz w:val="24"/>
        </w:rPr>
        <w:t>.</w:t>
      </w:r>
      <w:bookmarkEnd w:id="248"/>
      <w:bookmarkEnd w:id="249"/>
    </w:p>
    <w:p w14:paraId="6956EFAE">
      <w:pPr>
        <w:autoSpaceDE w:val="0"/>
        <w:autoSpaceDN w:val="0"/>
        <w:adjustRightInd w:val="0"/>
        <w:spacing w:line="240" w:lineRule="exact"/>
        <w:rPr>
          <w:kern w:val="0"/>
          <w:sz w:val="24"/>
        </w:rPr>
      </w:pPr>
    </w:p>
    <w:p w14:paraId="41977D28">
      <w:pPr>
        <w:pStyle w:val="4"/>
        <w:spacing w:before="0" w:after="0"/>
        <w:rPr>
          <w:rFonts w:cs="Arial"/>
        </w:rPr>
      </w:pPr>
      <w:bookmarkStart w:id="250" w:name="_Toc50572468"/>
      <w:r>
        <w:rPr>
          <w:rFonts w:hint="eastAsia" w:cs="Arial"/>
        </w:rPr>
        <w:t>5.1.9</w:t>
      </w:r>
      <w:r>
        <w:rPr>
          <w:rFonts w:cs="Arial"/>
        </w:rPr>
        <w:tab/>
      </w:r>
      <w:r>
        <w:rPr>
          <w:rFonts w:cs="Arial"/>
        </w:rPr>
        <w:t>SCUPPER AND DRAINAGE SYSTEM</w:t>
      </w:r>
      <w:bookmarkEnd w:id="250"/>
    </w:p>
    <w:p w14:paraId="764A3203">
      <w:pPr>
        <w:autoSpaceDE w:val="0"/>
        <w:autoSpaceDN w:val="0"/>
        <w:adjustRightInd w:val="0"/>
        <w:spacing w:line="240" w:lineRule="exact"/>
        <w:rPr>
          <w:kern w:val="0"/>
          <w:sz w:val="24"/>
        </w:rPr>
      </w:pPr>
    </w:p>
    <w:p w14:paraId="53765091">
      <w:pPr>
        <w:autoSpaceDE w:val="0"/>
        <w:autoSpaceDN w:val="0"/>
        <w:adjustRightInd w:val="0"/>
        <w:ind w:left="963"/>
        <w:rPr>
          <w:kern w:val="0"/>
          <w:sz w:val="24"/>
        </w:rPr>
      </w:pPr>
      <w:bookmarkStart w:id="251" w:name="OLE_LINK3"/>
      <w:bookmarkStart w:id="252" w:name="OLE_LINK31"/>
      <w:bookmarkStart w:id="253" w:name="OLE_LINK32"/>
      <w:r>
        <w:rPr>
          <w:kern w:val="0"/>
          <w:sz w:val="24"/>
        </w:rPr>
        <w:t>Sufficient scuppers shall be provided for all decks, top of deck houses and other enclosed spaces, wherever necessary.</w:t>
      </w:r>
      <w:bookmarkEnd w:id="251"/>
    </w:p>
    <w:bookmarkEnd w:id="252"/>
    <w:bookmarkEnd w:id="253"/>
    <w:p w14:paraId="7FF9F972">
      <w:pPr>
        <w:autoSpaceDE w:val="0"/>
        <w:autoSpaceDN w:val="0"/>
        <w:adjustRightInd w:val="0"/>
        <w:spacing w:line="240" w:lineRule="exact"/>
        <w:rPr>
          <w:kern w:val="0"/>
          <w:sz w:val="24"/>
        </w:rPr>
      </w:pPr>
    </w:p>
    <w:p w14:paraId="1EFCC88D">
      <w:pPr>
        <w:autoSpaceDE w:val="0"/>
        <w:autoSpaceDN w:val="0"/>
        <w:adjustRightInd w:val="0"/>
        <w:ind w:left="963"/>
        <w:rPr>
          <w:kern w:val="0"/>
          <w:sz w:val="24"/>
        </w:rPr>
      </w:pPr>
      <w:r>
        <w:rPr>
          <w:kern w:val="0"/>
          <w:sz w:val="24"/>
        </w:rPr>
        <w:t>Drainage shall be arranged away from accommodation ladder, pilot ladder and life boat position.</w:t>
      </w:r>
      <w:r>
        <w:rPr>
          <w:rFonts w:ascii="Tahoma" w:hAnsi="Tahoma" w:cs="Tahoma"/>
          <w:kern w:val="0"/>
          <w:sz w:val="20"/>
          <w:szCs w:val="20"/>
        </w:rPr>
        <w:t xml:space="preserve"> </w:t>
      </w:r>
    </w:p>
    <w:p w14:paraId="1A72A93D">
      <w:pPr>
        <w:autoSpaceDE w:val="0"/>
        <w:autoSpaceDN w:val="0"/>
        <w:adjustRightInd w:val="0"/>
        <w:spacing w:line="240" w:lineRule="exact"/>
        <w:rPr>
          <w:kern w:val="0"/>
          <w:sz w:val="24"/>
        </w:rPr>
      </w:pPr>
    </w:p>
    <w:p w14:paraId="70383DE5">
      <w:pPr>
        <w:autoSpaceDE w:val="0"/>
        <w:autoSpaceDN w:val="0"/>
        <w:adjustRightInd w:val="0"/>
        <w:ind w:left="963"/>
        <w:rPr>
          <w:kern w:val="0"/>
          <w:sz w:val="24"/>
        </w:rPr>
      </w:pPr>
      <w:r>
        <w:rPr>
          <w:kern w:val="0"/>
          <w:sz w:val="24"/>
        </w:rPr>
        <w:t xml:space="preserve">Upper deck scuppers shall have </w:t>
      </w:r>
      <w:r>
        <w:rPr>
          <w:rFonts w:hint="eastAsia"/>
          <w:kern w:val="0"/>
          <w:sz w:val="24"/>
        </w:rPr>
        <w:t>\</w:t>
      </w:r>
      <w:r>
        <w:rPr>
          <w:kern w:val="0"/>
          <w:sz w:val="24"/>
        </w:rPr>
        <w:t>grids, a rubber plug shall be provided on the top of each scupper.</w:t>
      </w:r>
    </w:p>
    <w:p w14:paraId="2E003994">
      <w:pPr>
        <w:autoSpaceDE w:val="0"/>
        <w:autoSpaceDN w:val="0"/>
        <w:adjustRightInd w:val="0"/>
        <w:spacing w:line="240" w:lineRule="exact"/>
        <w:rPr>
          <w:kern w:val="0"/>
          <w:sz w:val="24"/>
        </w:rPr>
      </w:pPr>
    </w:p>
    <w:p w14:paraId="7A399EF9">
      <w:pPr>
        <w:autoSpaceDE w:val="0"/>
        <w:autoSpaceDN w:val="0"/>
        <w:adjustRightInd w:val="0"/>
        <w:ind w:left="963"/>
        <w:rPr>
          <w:kern w:val="0"/>
          <w:sz w:val="24"/>
        </w:rPr>
      </w:pPr>
      <w:r>
        <w:rPr>
          <w:kern w:val="0"/>
          <w:sz w:val="24"/>
        </w:rPr>
        <w:t>Separate scuppers for refrigerated space shall be with plugs.</w:t>
      </w:r>
    </w:p>
    <w:p w14:paraId="7258DB81">
      <w:pPr>
        <w:autoSpaceDE w:val="0"/>
        <w:autoSpaceDN w:val="0"/>
        <w:adjustRightInd w:val="0"/>
        <w:spacing w:line="240" w:lineRule="exact"/>
        <w:rPr>
          <w:kern w:val="0"/>
          <w:sz w:val="24"/>
        </w:rPr>
      </w:pPr>
    </w:p>
    <w:p w14:paraId="06362F15">
      <w:pPr>
        <w:autoSpaceDE w:val="0"/>
        <w:autoSpaceDN w:val="0"/>
        <w:adjustRightInd w:val="0"/>
        <w:ind w:left="963"/>
        <w:rPr>
          <w:kern w:val="0"/>
          <w:sz w:val="24"/>
        </w:rPr>
      </w:pPr>
      <w:r>
        <w:rPr>
          <w:kern w:val="0"/>
          <w:sz w:val="24"/>
        </w:rPr>
        <w:t>Scupper pipes shall be led to the weather decks or overboard directly according to the situation.</w:t>
      </w:r>
    </w:p>
    <w:p w14:paraId="5430F6B3">
      <w:pPr>
        <w:autoSpaceDE w:val="0"/>
        <w:autoSpaceDN w:val="0"/>
        <w:adjustRightInd w:val="0"/>
        <w:spacing w:line="240" w:lineRule="exact"/>
        <w:rPr>
          <w:kern w:val="0"/>
          <w:sz w:val="24"/>
        </w:rPr>
      </w:pPr>
    </w:p>
    <w:p w14:paraId="28D9DEB3">
      <w:pPr>
        <w:autoSpaceDE w:val="0"/>
        <w:autoSpaceDN w:val="0"/>
        <w:adjustRightInd w:val="0"/>
        <w:ind w:left="963"/>
        <w:rPr>
          <w:kern w:val="0"/>
          <w:sz w:val="24"/>
        </w:rPr>
      </w:pPr>
      <w:r>
        <w:rPr>
          <w:kern w:val="0"/>
          <w:sz w:val="24"/>
        </w:rPr>
        <w:t>Storm valves shall be fitted for necessary pipes as required by the Classification Society.</w:t>
      </w:r>
    </w:p>
    <w:p w14:paraId="15964A9A">
      <w:pPr>
        <w:autoSpaceDE w:val="0"/>
        <w:autoSpaceDN w:val="0"/>
        <w:adjustRightInd w:val="0"/>
        <w:spacing w:line="240" w:lineRule="exact"/>
        <w:rPr>
          <w:kern w:val="0"/>
          <w:sz w:val="24"/>
        </w:rPr>
      </w:pPr>
    </w:p>
    <w:p w14:paraId="1AB8AC77">
      <w:pPr>
        <w:autoSpaceDE w:val="0"/>
        <w:autoSpaceDN w:val="0"/>
        <w:adjustRightInd w:val="0"/>
        <w:ind w:left="963"/>
        <w:rPr>
          <w:kern w:val="0"/>
          <w:sz w:val="24"/>
        </w:rPr>
      </w:pPr>
      <w:r>
        <w:rPr>
          <w:kern w:val="0"/>
          <w:sz w:val="24"/>
        </w:rPr>
        <w:t>Water sealed traps shall be fitted to the refrigerated provision chambers.</w:t>
      </w:r>
    </w:p>
    <w:p w14:paraId="4B45CFBC">
      <w:pPr>
        <w:autoSpaceDE w:val="0"/>
        <w:autoSpaceDN w:val="0"/>
        <w:adjustRightInd w:val="0"/>
        <w:spacing w:line="240" w:lineRule="exact"/>
        <w:rPr>
          <w:kern w:val="0"/>
          <w:sz w:val="24"/>
        </w:rPr>
      </w:pPr>
    </w:p>
    <w:p w14:paraId="74E41483">
      <w:pPr>
        <w:autoSpaceDE w:val="0"/>
        <w:autoSpaceDN w:val="0"/>
        <w:adjustRightInd w:val="0"/>
        <w:ind w:left="963"/>
        <w:rPr>
          <w:kern w:val="0"/>
          <w:sz w:val="24"/>
        </w:rPr>
      </w:pPr>
      <w:r>
        <w:rPr>
          <w:kern w:val="0"/>
          <w:sz w:val="24"/>
        </w:rPr>
        <w:t>Scuppers shall be arranged accessibly, and hard bending for galley scuppers and soil pipes shall be avoided as far as possible.</w:t>
      </w:r>
    </w:p>
    <w:p w14:paraId="3BF769F3">
      <w:pPr>
        <w:autoSpaceDE w:val="0"/>
        <w:autoSpaceDN w:val="0"/>
        <w:adjustRightInd w:val="0"/>
        <w:spacing w:line="240" w:lineRule="exact"/>
        <w:rPr>
          <w:kern w:val="0"/>
          <w:sz w:val="24"/>
        </w:rPr>
      </w:pPr>
    </w:p>
    <w:p w14:paraId="3A2C1D0B">
      <w:pPr>
        <w:autoSpaceDE w:val="0"/>
        <w:autoSpaceDN w:val="0"/>
        <w:adjustRightInd w:val="0"/>
        <w:ind w:left="963"/>
        <w:rPr>
          <w:kern w:val="0"/>
          <w:sz w:val="24"/>
        </w:rPr>
      </w:pPr>
      <w:r>
        <w:rPr>
          <w:kern w:val="0"/>
          <w:sz w:val="24"/>
        </w:rPr>
        <w:t>Gutter way in stainless steel shall be arranged on the deck of galley with scuppers on each corner.</w:t>
      </w:r>
      <w:r>
        <w:rPr>
          <w:rFonts w:hint="eastAsia"/>
          <w:kern w:val="0"/>
          <w:sz w:val="24"/>
        </w:rPr>
        <w:t xml:space="preserve"> </w:t>
      </w:r>
      <w:r>
        <w:rPr>
          <w:kern w:val="0"/>
          <w:sz w:val="24"/>
        </w:rPr>
        <w:t>Fat trap shall be provided for galley scuppers.</w:t>
      </w:r>
    </w:p>
    <w:p w14:paraId="5A0BD5BA">
      <w:pPr>
        <w:autoSpaceDE w:val="0"/>
        <w:autoSpaceDN w:val="0"/>
        <w:adjustRightInd w:val="0"/>
        <w:spacing w:line="240" w:lineRule="exact"/>
        <w:rPr>
          <w:kern w:val="0"/>
          <w:sz w:val="24"/>
        </w:rPr>
      </w:pPr>
    </w:p>
    <w:p w14:paraId="1781F445">
      <w:pPr>
        <w:autoSpaceDE w:val="0"/>
        <w:autoSpaceDN w:val="0"/>
        <w:adjustRightInd w:val="0"/>
        <w:ind w:left="963"/>
        <w:rPr>
          <w:kern w:val="0"/>
          <w:sz w:val="24"/>
        </w:rPr>
      </w:pPr>
      <w:r>
        <mc:AlternateContent>
          <mc:Choice Requires="wps">
            <w:drawing>
              <wp:anchor distT="0" distB="0" distL="114300" distR="114300" simplePos="0" relativeHeight="251665408" behindDoc="1" locked="0" layoutInCell="1" allowOverlap="1">
                <wp:simplePos x="0" y="0"/>
                <wp:positionH relativeFrom="page">
                  <wp:posOffset>935990</wp:posOffset>
                </wp:positionH>
                <wp:positionV relativeFrom="page">
                  <wp:posOffset>504190</wp:posOffset>
                </wp:positionV>
                <wp:extent cx="990600" cy="241300"/>
                <wp:effectExtent l="0" t="0" r="0" b="0"/>
                <wp:wrapNone/>
                <wp:docPr id="4" name="Rectangle 23"/>
                <wp:cNvGraphicFramePr/>
                <a:graphic xmlns:a="http://schemas.openxmlformats.org/drawingml/2006/main">
                  <a:graphicData uri="http://schemas.microsoft.com/office/word/2010/wordprocessingShape">
                    <wps:wsp>
                      <wps:cNvSpPr>
                        <a:spLocks noChangeArrowheads="1"/>
                      </wps:cNvSpPr>
                      <wps:spPr bwMode="auto">
                        <a:xfrm>
                          <a:off x="0" y="0"/>
                          <a:ext cx="990600" cy="241300"/>
                        </a:xfrm>
                        <a:prstGeom prst="rect">
                          <a:avLst/>
                        </a:prstGeom>
                        <a:noFill/>
                        <a:ln>
                          <a:noFill/>
                        </a:ln>
                      </wps:spPr>
                      <wps:txbx>
                        <w:txbxContent>
                          <w:p w14:paraId="1EFE833B">
                            <w:pPr>
                              <w:autoSpaceDE w:val="0"/>
                              <w:autoSpaceDN w:val="0"/>
                              <w:adjustRightInd w:val="0"/>
                              <w:jc w:val="left"/>
                              <w:rPr>
                                <w:kern w:val="0"/>
                                <w:sz w:val="24"/>
                              </w:rPr>
                            </w:pPr>
                          </w:p>
                        </w:txbxContent>
                      </wps:txbx>
                      <wps:bodyPr rot="0" vert="horz" wrap="square" lIns="0" tIns="0" rIns="0" bIns="0" anchor="t" anchorCtr="0" upright="1">
                        <a:noAutofit/>
                      </wps:bodyPr>
                    </wps:wsp>
                  </a:graphicData>
                </a:graphic>
              </wp:anchor>
            </w:drawing>
          </mc:Choice>
          <mc:Fallback>
            <w:pict>
              <v:rect id="Rectangle 23" o:spid="_x0000_s1026" o:spt="1" style="position:absolute;left:0pt;margin-left:73.7pt;margin-top:39.7pt;height:19pt;width:78pt;mso-position-horizontal-relative:page;mso-position-vertical-relative:page;z-index:-251651072;mso-width-relative:page;mso-height-relative:page;" filled="f" stroked="f" coordsize="21600,21600" o:gfxdata="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7B1W7ZAAAACgEAAA8AAAAAAAAAAQAgAAAAIgAAAGRycy9kb3ducmV2Lnht&#10;bFBLAQIUABQAAAAIAIdO4kCo7u/N+AEAAPsDAAAOAAAAAAAAAAEAIAAAACgBAABkcnMvZTJvRG9j&#10;LnhtbFBLBQYAAAAABgAGAFkBAACSBQAAAAA=&#10;">
                <v:fill on="f" focussize="0,0"/>
                <v:stroke on="f"/>
                <v:imagedata o:title=""/>
                <o:lock v:ext="edit" aspectratio="f"/>
                <v:textbox inset="0mm,0mm,0mm,0mm">
                  <w:txbxContent>
                    <w:p w14:paraId="1EFE833B">
                      <w:pPr>
                        <w:autoSpaceDE w:val="0"/>
                        <w:autoSpaceDN w:val="0"/>
                        <w:adjustRightInd w:val="0"/>
                        <w:jc w:val="left"/>
                        <w:rPr>
                          <w:kern w:val="0"/>
                          <w:sz w:val="24"/>
                        </w:rPr>
                      </w:pPr>
                    </w:p>
                  </w:txbxContent>
                </v:textbox>
              </v:rect>
            </w:pict>
          </mc:Fallback>
        </mc:AlternateContent>
      </w:r>
      <w:r>
        <w:rPr>
          <w:kern w:val="0"/>
          <w:sz w:val="24"/>
        </w:rPr>
        <w:t>Adequate cleaning plugs shall be fitted, wherever necessary.</w:t>
      </w:r>
    </w:p>
    <w:p w14:paraId="3F37FE50">
      <w:pPr>
        <w:autoSpaceDE w:val="0"/>
        <w:autoSpaceDN w:val="0"/>
        <w:adjustRightInd w:val="0"/>
        <w:spacing w:line="240" w:lineRule="exact"/>
        <w:rPr>
          <w:kern w:val="0"/>
          <w:sz w:val="24"/>
        </w:rPr>
      </w:pPr>
    </w:p>
    <w:p w14:paraId="2E9E1614">
      <w:pPr>
        <w:autoSpaceDE w:val="0"/>
        <w:autoSpaceDN w:val="0"/>
        <w:adjustRightInd w:val="0"/>
        <w:ind w:left="963"/>
        <w:rPr>
          <w:kern w:val="0"/>
          <w:sz w:val="24"/>
        </w:rPr>
      </w:pPr>
      <w:r>
        <w:rPr>
          <w:kern w:val="0"/>
          <w:sz w:val="24"/>
        </w:rPr>
        <w:t>Necessary drain plugs shall be fitted as required.</w:t>
      </w:r>
    </w:p>
    <w:p w14:paraId="1139D389">
      <w:pPr>
        <w:autoSpaceDE w:val="0"/>
        <w:autoSpaceDN w:val="0"/>
        <w:adjustRightInd w:val="0"/>
        <w:spacing w:line="240" w:lineRule="exact"/>
        <w:rPr>
          <w:kern w:val="0"/>
          <w:sz w:val="24"/>
        </w:rPr>
      </w:pPr>
    </w:p>
    <w:p w14:paraId="24166C8F">
      <w:pPr>
        <w:autoSpaceDE w:val="0"/>
        <w:autoSpaceDN w:val="0"/>
        <w:adjustRightInd w:val="0"/>
        <w:ind w:left="963"/>
        <w:rPr>
          <w:kern w:val="0"/>
          <w:sz w:val="24"/>
        </w:rPr>
      </w:pPr>
      <w:r>
        <w:rPr>
          <w:kern w:val="0"/>
          <w:sz w:val="24"/>
        </w:rPr>
        <w:t>Drain pan shall be fitted frames.</w:t>
      </w:r>
    </w:p>
    <w:p w14:paraId="50591595">
      <w:pPr>
        <w:autoSpaceDE w:val="0"/>
        <w:autoSpaceDN w:val="0"/>
        <w:adjustRightInd w:val="0"/>
        <w:spacing w:line="240" w:lineRule="exact"/>
        <w:rPr>
          <w:kern w:val="0"/>
          <w:sz w:val="24"/>
        </w:rPr>
      </w:pPr>
    </w:p>
    <w:p w14:paraId="69FBAA3C">
      <w:pPr>
        <w:autoSpaceDE w:val="0"/>
        <w:autoSpaceDN w:val="0"/>
        <w:adjustRightInd w:val="0"/>
        <w:ind w:left="963"/>
        <w:rPr>
          <w:kern w:val="0"/>
          <w:sz w:val="24"/>
        </w:rPr>
      </w:pPr>
      <w:r>
        <w:rPr>
          <w:kern w:val="0"/>
          <w:sz w:val="24"/>
        </w:rPr>
        <w:t>Gutter bar shall be fitted along the inside deck house on each deck</w:t>
      </w:r>
      <w:r>
        <w:rPr>
          <w:rFonts w:hint="eastAsia"/>
          <w:kern w:val="0"/>
          <w:sz w:val="24"/>
        </w:rPr>
        <w:t>, finally according to the detail design</w:t>
      </w:r>
      <w:r>
        <w:rPr>
          <w:kern w:val="0"/>
          <w:sz w:val="24"/>
        </w:rPr>
        <w:t xml:space="preserve">. </w:t>
      </w:r>
    </w:p>
    <w:p w14:paraId="53481807">
      <w:pPr>
        <w:autoSpaceDE w:val="0"/>
        <w:autoSpaceDN w:val="0"/>
        <w:adjustRightInd w:val="0"/>
        <w:spacing w:line="240" w:lineRule="exact"/>
        <w:rPr>
          <w:kern w:val="0"/>
          <w:sz w:val="24"/>
        </w:rPr>
      </w:pPr>
    </w:p>
    <w:p w14:paraId="5B39DD91">
      <w:pPr>
        <w:autoSpaceDE w:val="0"/>
        <w:autoSpaceDN w:val="0"/>
        <w:adjustRightInd w:val="0"/>
        <w:ind w:left="963"/>
        <w:rPr>
          <w:kern w:val="0"/>
          <w:sz w:val="24"/>
        </w:rPr>
      </w:pPr>
      <w:r>
        <w:rPr>
          <w:kern w:val="0"/>
          <w:sz w:val="24"/>
        </w:rPr>
        <w:t xml:space="preserve">Gutter bars shall be fitted around deck machinery, steering gear etc. </w:t>
      </w:r>
    </w:p>
    <w:p w14:paraId="4DD9C4D0">
      <w:pPr>
        <w:autoSpaceDE w:val="0"/>
        <w:autoSpaceDN w:val="0"/>
        <w:adjustRightInd w:val="0"/>
        <w:spacing w:line="240" w:lineRule="exact"/>
        <w:rPr>
          <w:kern w:val="0"/>
          <w:sz w:val="24"/>
        </w:rPr>
      </w:pPr>
    </w:p>
    <w:p w14:paraId="503DF489">
      <w:pPr>
        <w:autoSpaceDE w:val="0"/>
        <w:autoSpaceDN w:val="0"/>
        <w:adjustRightInd w:val="0"/>
        <w:ind w:left="963"/>
        <w:rPr>
          <w:kern w:val="0"/>
          <w:sz w:val="24"/>
        </w:rPr>
      </w:pPr>
      <w:r>
        <w:rPr>
          <w:kern w:val="0"/>
          <w:sz w:val="24"/>
        </w:rPr>
        <w:t>Drain pipe from funnel top to engine casing top shall be provided.</w:t>
      </w:r>
    </w:p>
    <w:p w14:paraId="781AB605">
      <w:pPr>
        <w:autoSpaceDE w:val="0"/>
        <w:autoSpaceDN w:val="0"/>
        <w:adjustRightInd w:val="0"/>
        <w:ind w:left="963"/>
        <w:rPr>
          <w:kern w:val="0"/>
          <w:sz w:val="24"/>
        </w:rPr>
      </w:pPr>
    </w:p>
    <w:p w14:paraId="2141AA86">
      <w:pPr>
        <w:autoSpaceDE w:val="0"/>
        <w:autoSpaceDN w:val="0"/>
        <w:adjustRightInd w:val="0"/>
        <w:spacing w:line="240" w:lineRule="exact"/>
        <w:rPr>
          <w:kern w:val="0"/>
          <w:sz w:val="24"/>
        </w:rPr>
      </w:pPr>
    </w:p>
    <w:p w14:paraId="5F8CB26B">
      <w:pPr>
        <w:pStyle w:val="4"/>
        <w:spacing w:before="0" w:after="0"/>
        <w:rPr>
          <w:rFonts w:cs="Arial"/>
        </w:rPr>
      </w:pPr>
      <w:bookmarkStart w:id="254" w:name="_Toc50572469"/>
      <w:r>
        <w:rPr>
          <w:rFonts w:hint="eastAsia" w:cs="Arial"/>
        </w:rPr>
        <w:t>5.1.10</w:t>
      </w:r>
      <w:r>
        <w:rPr>
          <w:rFonts w:cs="Arial"/>
        </w:rPr>
        <w:tab/>
      </w:r>
      <w:r>
        <w:rPr>
          <w:rFonts w:cs="Arial"/>
        </w:rPr>
        <w:t>COMPRESSED AIR PIPE FOR DECK USE</w:t>
      </w:r>
      <w:bookmarkEnd w:id="254"/>
    </w:p>
    <w:p w14:paraId="1585FEB2">
      <w:pPr>
        <w:autoSpaceDE w:val="0"/>
        <w:autoSpaceDN w:val="0"/>
        <w:adjustRightInd w:val="0"/>
        <w:spacing w:line="240" w:lineRule="exact"/>
        <w:rPr>
          <w:kern w:val="0"/>
          <w:sz w:val="24"/>
        </w:rPr>
      </w:pPr>
    </w:p>
    <w:p w14:paraId="2FAA63C2">
      <w:pPr>
        <w:autoSpaceDE w:val="0"/>
        <w:autoSpaceDN w:val="0"/>
        <w:adjustRightInd w:val="0"/>
        <w:spacing w:line="240" w:lineRule="exact"/>
        <w:rPr>
          <w:kern w:val="0"/>
          <w:sz w:val="24"/>
        </w:rPr>
      </w:pPr>
    </w:p>
    <w:p w14:paraId="305D35BA">
      <w:pPr>
        <w:autoSpaceDE w:val="0"/>
        <w:autoSpaceDN w:val="0"/>
        <w:adjustRightInd w:val="0"/>
        <w:ind w:left="963"/>
        <w:rPr>
          <w:kern w:val="0"/>
          <w:sz w:val="24"/>
        </w:rPr>
      </w:pPr>
      <w:r>
        <w:rPr>
          <w:kern w:val="0"/>
          <w:sz w:val="24"/>
        </w:rPr>
        <w:t xml:space="preserve">Suitable number </w:t>
      </w:r>
      <w:r>
        <w:rPr>
          <w:rFonts w:hint="eastAsia"/>
          <w:kern w:val="0"/>
          <w:sz w:val="24"/>
        </w:rPr>
        <w:t>connection piece shall be provided on wea</w:t>
      </w:r>
      <w:r>
        <w:rPr>
          <w:kern w:val="0"/>
          <w:sz w:val="24"/>
        </w:rPr>
        <w:t xml:space="preserve">ther deck including deckhouse, mooring deck, </w:t>
      </w:r>
      <w:r>
        <w:rPr>
          <w:rFonts w:hint="eastAsia"/>
          <w:kern w:val="0"/>
          <w:sz w:val="24"/>
        </w:rPr>
        <w:t>etc</w:t>
      </w:r>
      <w:r>
        <w:rPr>
          <w:kern w:val="0"/>
          <w:sz w:val="24"/>
        </w:rPr>
        <w:t xml:space="preserve"> for general service.</w:t>
      </w:r>
    </w:p>
    <w:p w14:paraId="6D03955C">
      <w:pPr>
        <w:autoSpaceDE w:val="0"/>
        <w:autoSpaceDN w:val="0"/>
        <w:adjustRightInd w:val="0"/>
        <w:spacing w:line="240" w:lineRule="exact"/>
        <w:rPr>
          <w:kern w:val="0"/>
          <w:sz w:val="24"/>
        </w:rPr>
      </w:pPr>
    </w:p>
    <w:p w14:paraId="77652A1E">
      <w:pPr>
        <w:autoSpaceDE w:val="0"/>
        <w:autoSpaceDN w:val="0"/>
        <w:adjustRightInd w:val="0"/>
        <w:ind w:left="963"/>
        <w:rPr>
          <w:kern w:val="0"/>
          <w:sz w:val="24"/>
        </w:rPr>
      </w:pPr>
      <w:r>
        <w:rPr>
          <w:kern w:val="0"/>
          <w:sz w:val="24"/>
        </w:rPr>
        <w:t>Connection piece with DN15mm hose valve and hose coupling (</w:t>
      </w:r>
      <w:r>
        <w:rPr>
          <w:rFonts w:hint="eastAsia"/>
          <w:kern w:val="0"/>
          <w:sz w:val="24"/>
        </w:rPr>
        <w:t>quick coupling</w:t>
      </w:r>
      <w:r>
        <w:rPr>
          <w:kern w:val="0"/>
          <w:sz w:val="24"/>
        </w:rPr>
        <w:t xml:space="preserve"> type)</w:t>
      </w:r>
      <w:r>
        <w:rPr>
          <w:rFonts w:hint="eastAsia"/>
          <w:kern w:val="0"/>
          <w:sz w:val="24"/>
        </w:rPr>
        <w:t xml:space="preserve"> shall be provided.</w:t>
      </w:r>
    </w:p>
    <w:p w14:paraId="6DD35F3B">
      <w:pPr>
        <w:autoSpaceDE w:val="0"/>
        <w:autoSpaceDN w:val="0"/>
        <w:adjustRightInd w:val="0"/>
        <w:spacing w:line="240" w:lineRule="exact"/>
        <w:rPr>
          <w:kern w:val="0"/>
          <w:sz w:val="24"/>
        </w:rPr>
      </w:pPr>
    </w:p>
    <w:p w14:paraId="617A4864">
      <w:pPr>
        <w:autoSpaceDE w:val="0"/>
        <w:autoSpaceDN w:val="0"/>
        <w:adjustRightInd w:val="0"/>
        <w:ind w:left="963"/>
        <w:rPr>
          <w:kern w:val="0"/>
          <w:sz w:val="24"/>
        </w:rPr>
      </w:pPr>
      <w:r>
        <w:rPr>
          <w:kern w:val="0"/>
          <w:sz w:val="24"/>
        </w:rPr>
        <w:t xml:space="preserve">Air shall be supplied from </w:t>
      </w:r>
      <w:r>
        <w:rPr>
          <w:rFonts w:hint="eastAsia"/>
          <w:kern w:val="0"/>
          <w:sz w:val="24"/>
        </w:rPr>
        <w:t xml:space="preserve">deck service </w:t>
      </w:r>
      <w:r>
        <w:rPr>
          <w:kern w:val="0"/>
          <w:sz w:val="24"/>
        </w:rPr>
        <w:t>air reservoir in the engine room.</w:t>
      </w:r>
    </w:p>
    <w:p w14:paraId="3E60FB97">
      <w:pPr>
        <w:autoSpaceDE w:val="0"/>
        <w:autoSpaceDN w:val="0"/>
        <w:adjustRightInd w:val="0"/>
        <w:spacing w:line="240" w:lineRule="exact"/>
        <w:rPr>
          <w:kern w:val="0"/>
          <w:sz w:val="24"/>
        </w:rPr>
      </w:pPr>
    </w:p>
    <w:p w14:paraId="5B536E46">
      <w:pPr>
        <w:autoSpaceDE w:val="0"/>
        <w:autoSpaceDN w:val="0"/>
        <w:adjustRightInd w:val="0"/>
        <w:spacing w:before="56"/>
        <w:ind w:left="963"/>
        <w:rPr>
          <w:kern w:val="0"/>
          <w:sz w:val="24"/>
        </w:rPr>
      </w:pPr>
      <w:r>
        <w:rPr>
          <w:kern w:val="0"/>
          <w:sz w:val="24"/>
        </w:rPr>
        <w:t>Compressed air shall be supplied for following space or equipment</w:t>
      </w:r>
      <w:r>
        <w:rPr>
          <w:rFonts w:hint="eastAsia"/>
          <w:kern w:val="0"/>
          <w:sz w:val="24"/>
        </w:rPr>
        <w:t>:</w:t>
      </w:r>
    </w:p>
    <w:p w14:paraId="61A88020">
      <w:pPr>
        <w:autoSpaceDE w:val="0"/>
        <w:autoSpaceDN w:val="0"/>
        <w:adjustRightInd w:val="0"/>
        <w:ind w:left="963" w:firstLine="477"/>
        <w:rPr>
          <w:kern w:val="0"/>
          <w:sz w:val="24"/>
        </w:rPr>
      </w:pPr>
      <w:r>
        <w:rPr>
          <w:kern w:val="0"/>
          <w:position w:val="1"/>
          <w:sz w:val="24"/>
        </w:rPr>
        <w:t>Bosun store</w:t>
      </w:r>
    </w:p>
    <w:p w14:paraId="71E41AA6">
      <w:pPr>
        <w:autoSpaceDE w:val="0"/>
        <w:autoSpaceDN w:val="0"/>
        <w:adjustRightInd w:val="0"/>
        <w:spacing w:before="4"/>
        <w:ind w:left="963" w:firstLine="477"/>
        <w:rPr>
          <w:kern w:val="0"/>
          <w:sz w:val="24"/>
        </w:rPr>
      </w:pPr>
      <w:r>
        <w:rPr>
          <w:kern w:val="0"/>
          <w:sz w:val="24"/>
        </w:rPr>
        <w:t>Steering gear room</w:t>
      </w:r>
    </w:p>
    <w:p w14:paraId="1FF65DAE">
      <w:pPr>
        <w:autoSpaceDE w:val="0"/>
        <w:autoSpaceDN w:val="0"/>
        <w:adjustRightInd w:val="0"/>
        <w:spacing w:before="4"/>
        <w:ind w:left="963" w:firstLine="477"/>
        <w:rPr>
          <w:kern w:val="0"/>
          <w:sz w:val="24"/>
        </w:rPr>
      </w:pPr>
      <w:r>
        <w:rPr>
          <w:rFonts w:hint="eastAsia"/>
          <w:kern w:val="0"/>
          <w:sz w:val="24"/>
        </w:rPr>
        <w:t>Workshop</w:t>
      </w:r>
    </w:p>
    <w:p w14:paraId="20E83556">
      <w:pPr>
        <w:autoSpaceDE w:val="0"/>
        <w:autoSpaceDN w:val="0"/>
        <w:adjustRightInd w:val="0"/>
        <w:spacing w:before="4"/>
        <w:ind w:left="963" w:firstLine="477"/>
        <w:rPr>
          <w:kern w:val="0"/>
          <w:sz w:val="24"/>
        </w:rPr>
      </w:pPr>
      <w:r>
        <w:rPr>
          <w:kern w:val="0"/>
          <w:sz w:val="24"/>
        </w:rPr>
        <w:t>Bow thruster &amp; Emergency fire pump room</w:t>
      </w:r>
    </w:p>
    <w:p w14:paraId="71CA12BA">
      <w:pPr>
        <w:autoSpaceDE w:val="0"/>
        <w:autoSpaceDN w:val="0"/>
        <w:adjustRightInd w:val="0"/>
        <w:spacing w:before="4"/>
        <w:ind w:left="963" w:firstLine="477"/>
        <w:rPr>
          <w:kern w:val="0"/>
          <w:sz w:val="24"/>
        </w:rPr>
      </w:pPr>
      <w:r>
        <w:rPr>
          <w:kern w:val="0"/>
          <w:sz w:val="24"/>
        </w:rPr>
        <w:t>CO</w:t>
      </w:r>
      <w:r>
        <w:rPr>
          <w:kern w:val="0"/>
          <w:position w:val="-3"/>
          <w:sz w:val="16"/>
          <w:szCs w:val="16"/>
        </w:rPr>
        <w:t xml:space="preserve">2 </w:t>
      </w:r>
      <w:r>
        <w:rPr>
          <w:kern w:val="0"/>
          <w:sz w:val="24"/>
        </w:rPr>
        <w:t>room</w:t>
      </w:r>
    </w:p>
    <w:p w14:paraId="0432FC41">
      <w:pPr>
        <w:autoSpaceDE w:val="0"/>
        <w:autoSpaceDN w:val="0"/>
        <w:adjustRightInd w:val="0"/>
        <w:ind w:left="963" w:firstLine="477"/>
        <w:rPr>
          <w:kern w:val="0"/>
          <w:sz w:val="24"/>
        </w:rPr>
      </w:pPr>
      <w:r>
        <w:rPr>
          <w:kern w:val="0"/>
          <w:sz w:val="24"/>
        </w:rPr>
        <w:t>Emergency generator room</w:t>
      </w:r>
    </w:p>
    <w:p w14:paraId="7411E7AB">
      <w:pPr>
        <w:autoSpaceDE w:val="0"/>
        <w:autoSpaceDN w:val="0"/>
        <w:adjustRightInd w:val="0"/>
        <w:spacing w:before="4"/>
        <w:ind w:left="963" w:firstLine="477"/>
        <w:rPr>
          <w:kern w:val="0"/>
          <w:sz w:val="24"/>
        </w:rPr>
      </w:pPr>
      <w:r>
        <w:rPr>
          <w:kern w:val="0"/>
          <w:sz w:val="24"/>
        </w:rPr>
        <w:t>Air conditioning room</w:t>
      </w:r>
    </w:p>
    <w:p w14:paraId="13820A20">
      <w:pPr>
        <w:autoSpaceDE w:val="0"/>
        <w:autoSpaceDN w:val="0"/>
        <w:adjustRightInd w:val="0"/>
        <w:spacing w:before="4"/>
        <w:ind w:left="963" w:firstLine="477"/>
        <w:rPr>
          <w:kern w:val="0"/>
          <w:sz w:val="24"/>
        </w:rPr>
      </w:pPr>
      <w:r>
        <w:rPr>
          <w:kern w:val="0"/>
          <w:sz w:val="24"/>
        </w:rPr>
        <w:t>Paint store</w:t>
      </w:r>
    </w:p>
    <w:p w14:paraId="4197308E">
      <w:pPr>
        <w:autoSpaceDE w:val="0"/>
        <w:autoSpaceDN w:val="0"/>
        <w:adjustRightInd w:val="0"/>
        <w:spacing w:before="4"/>
        <w:ind w:left="963" w:firstLine="477"/>
        <w:rPr>
          <w:kern w:val="0"/>
          <w:sz w:val="24"/>
        </w:rPr>
      </w:pPr>
      <w:r>
        <w:rPr>
          <w:kern w:val="0"/>
          <w:sz w:val="24"/>
        </w:rPr>
        <w:t>Forecastle deck</w:t>
      </w:r>
    </w:p>
    <w:p w14:paraId="4A7321A2">
      <w:pPr>
        <w:autoSpaceDE w:val="0"/>
        <w:autoSpaceDN w:val="0"/>
        <w:adjustRightInd w:val="0"/>
        <w:ind w:left="963" w:firstLine="477"/>
        <w:rPr>
          <w:kern w:val="0"/>
          <w:sz w:val="24"/>
        </w:rPr>
      </w:pPr>
      <w:r>
        <w:rPr>
          <w:kern w:val="0"/>
          <w:sz w:val="24"/>
        </w:rPr>
        <w:t>Upper deck at an interval of 30m</w:t>
      </w:r>
      <w:r>
        <w:rPr>
          <w:rFonts w:hint="eastAsia"/>
          <w:kern w:val="0"/>
          <w:sz w:val="24"/>
        </w:rPr>
        <w:t xml:space="preserve"> between cargo holds</w:t>
      </w:r>
    </w:p>
    <w:p w14:paraId="009A01B0">
      <w:pPr>
        <w:autoSpaceDE w:val="0"/>
        <w:autoSpaceDN w:val="0"/>
        <w:adjustRightInd w:val="0"/>
        <w:ind w:left="963" w:firstLine="477"/>
        <w:rPr>
          <w:kern w:val="0"/>
          <w:sz w:val="24"/>
        </w:rPr>
      </w:pPr>
      <w:r>
        <w:rPr>
          <w:rFonts w:hint="eastAsia"/>
          <w:kern w:val="0"/>
          <w:sz w:val="24"/>
        </w:rPr>
        <w:t>Each deck outside of living quarters P/S</w:t>
      </w:r>
    </w:p>
    <w:p w14:paraId="284121B7">
      <w:pPr>
        <w:autoSpaceDE w:val="0"/>
        <w:autoSpaceDN w:val="0"/>
        <w:adjustRightInd w:val="0"/>
        <w:spacing w:line="240" w:lineRule="exact"/>
        <w:rPr>
          <w:kern w:val="0"/>
          <w:sz w:val="24"/>
        </w:rPr>
      </w:pPr>
    </w:p>
    <w:p w14:paraId="0C6E9913">
      <w:pPr>
        <w:autoSpaceDE w:val="0"/>
        <w:autoSpaceDN w:val="0"/>
        <w:adjustRightInd w:val="0"/>
        <w:ind w:left="964" w:leftChars="459"/>
        <w:rPr>
          <w:kern w:val="0"/>
          <w:sz w:val="24"/>
        </w:rPr>
      </w:pPr>
      <w:r>
        <w:rPr>
          <w:rFonts w:hint="eastAsia"/>
          <w:kern w:val="0"/>
          <w:sz w:val="24"/>
        </w:rPr>
        <w:t>The separate airline from main air reservoirs via two (2) reducing valves shall be supplied to air horn with locally open valve.</w:t>
      </w:r>
    </w:p>
    <w:p w14:paraId="64D8CAA2">
      <w:pPr>
        <w:autoSpaceDE w:val="0"/>
        <w:autoSpaceDN w:val="0"/>
        <w:adjustRightInd w:val="0"/>
        <w:spacing w:line="240" w:lineRule="exact"/>
        <w:rPr>
          <w:kern w:val="0"/>
          <w:sz w:val="24"/>
        </w:rPr>
      </w:pPr>
    </w:p>
    <w:p w14:paraId="71D9E6AF">
      <w:pPr>
        <w:pStyle w:val="4"/>
        <w:spacing w:before="0" w:after="0"/>
        <w:rPr>
          <w:rFonts w:cs="Arial"/>
        </w:rPr>
      </w:pPr>
      <w:bookmarkStart w:id="255" w:name="_Toc50572470"/>
      <w:r>
        <w:rPr>
          <w:rFonts w:hint="eastAsia" w:cs="Arial"/>
        </w:rPr>
        <w:t>5.1.11</w:t>
      </w:r>
      <w:r>
        <w:rPr>
          <w:rFonts w:cs="Arial"/>
        </w:rPr>
        <w:tab/>
      </w:r>
      <w:r>
        <w:rPr>
          <w:rFonts w:cs="Arial"/>
        </w:rPr>
        <w:t>FUEL OIL PIPING</w:t>
      </w:r>
      <w:bookmarkEnd w:id="255"/>
    </w:p>
    <w:p w14:paraId="7A447B1D">
      <w:pPr>
        <w:autoSpaceDE w:val="0"/>
        <w:autoSpaceDN w:val="0"/>
        <w:adjustRightInd w:val="0"/>
        <w:spacing w:line="240" w:lineRule="exact"/>
        <w:rPr>
          <w:kern w:val="0"/>
          <w:sz w:val="24"/>
        </w:rPr>
      </w:pPr>
    </w:p>
    <w:p w14:paraId="300160D5">
      <w:pPr>
        <w:autoSpaceDE w:val="0"/>
        <w:autoSpaceDN w:val="0"/>
        <w:adjustRightInd w:val="0"/>
        <w:ind w:left="964" w:leftChars="459"/>
        <w:rPr>
          <w:kern w:val="0"/>
          <w:sz w:val="24"/>
        </w:rPr>
      </w:pPr>
      <w:r>
        <w:rPr>
          <w:kern w:val="0"/>
          <w:sz w:val="24"/>
        </w:rPr>
        <w:t>Fuel oil filling main line</w:t>
      </w:r>
      <w:r>
        <w:rPr>
          <w:rFonts w:hint="eastAsia"/>
          <w:kern w:val="0"/>
          <w:sz w:val="24"/>
        </w:rPr>
        <w:t>s</w:t>
      </w:r>
      <w:r>
        <w:rPr>
          <w:kern w:val="0"/>
          <w:sz w:val="24"/>
        </w:rPr>
        <w:t xml:space="preserve"> of </w:t>
      </w:r>
      <w:r>
        <w:rPr>
          <w:rFonts w:hint="eastAsia"/>
          <w:kern w:val="0"/>
          <w:sz w:val="24"/>
        </w:rPr>
        <w:t>one (1) DN20</w:t>
      </w:r>
      <w:r>
        <w:rPr>
          <w:kern w:val="0"/>
          <w:sz w:val="24"/>
        </w:rPr>
        <w:t xml:space="preserve">0 </w:t>
      </w:r>
      <w:r>
        <w:rPr>
          <w:rFonts w:hint="eastAsia"/>
          <w:kern w:val="0"/>
          <w:sz w:val="24"/>
        </w:rPr>
        <w:t xml:space="preserve">for HFO and LSHFO/ULSFO and one(1) DN100 for MGO respectively </w:t>
      </w:r>
      <w:r>
        <w:rPr>
          <w:kern w:val="0"/>
          <w:sz w:val="24"/>
        </w:rPr>
        <w:t xml:space="preserve">with butterfly valve and blank flange shall be </w:t>
      </w:r>
      <w:r>
        <w:rPr>
          <w:rFonts w:hint="eastAsia"/>
          <w:kern w:val="0"/>
          <w:sz w:val="24"/>
        </w:rPr>
        <w:t>provided.</w:t>
      </w:r>
    </w:p>
    <w:p w14:paraId="2F351A74">
      <w:pPr>
        <w:autoSpaceDE w:val="0"/>
        <w:autoSpaceDN w:val="0"/>
        <w:adjustRightInd w:val="0"/>
        <w:spacing w:line="240" w:lineRule="exact"/>
        <w:rPr>
          <w:kern w:val="0"/>
          <w:sz w:val="24"/>
        </w:rPr>
      </w:pPr>
    </w:p>
    <w:p w14:paraId="3F5D2FEE">
      <w:pPr>
        <w:autoSpaceDE w:val="0"/>
        <w:autoSpaceDN w:val="0"/>
        <w:adjustRightInd w:val="0"/>
        <w:ind w:left="963"/>
        <w:rPr>
          <w:kern w:val="0"/>
          <w:sz w:val="24"/>
        </w:rPr>
      </w:pPr>
      <w:r>
        <w:rPr>
          <w:kern w:val="0"/>
          <w:sz w:val="24"/>
        </w:rPr>
        <w:t xml:space="preserve">The remote control valve shall be fitted on branch fuel oil </w:t>
      </w:r>
      <w:r>
        <w:rPr>
          <w:rFonts w:hint="eastAsia"/>
          <w:kern w:val="0"/>
          <w:sz w:val="24"/>
        </w:rPr>
        <w:t xml:space="preserve">filling </w:t>
      </w:r>
      <w:r>
        <w:rPr>
          <w:kern w:val="0"/>
          <w:sz w:val="24"/>
        </w:rPr>
        <w:t>line of each HFO</w:t>
      </w:r>
      <w:r>
        <w:rPr>
          <w:rFonts w:hint="eastAsia"/>
          <w:kern w:val="0"/>
          <w:sz w:val="24"/>
        </w:rPr>
        <w:t xml:space="preserve"> and LSHFO/ULSFO bunker </w:t>
      </w:r>
      <w:r>
        <w:rPr>
          <w:kern w:val="0"/>
          <w:sz w:val="24"/>
        </w:rPr>
        <w:t>tank</w:t>
      </w:r>
      <w:r>
        <w:rPr>
          <w:rFonts w:hint="eastAsia"/>
          <w:kern w:val="0"/>
          <w:sz w:val="24"/>
        </w:rPr>
        <w:t>s</w:t>
      </w:r>
      <w:r>
        <w:rPr>
          <w:kern w:val="0"/>
          <w:sz w:val="24"/>
        </w:rPr>
        <w:t>.</w:t>
      </w:r>
    </w:p>
    <w:p w14:paraId="11E6F9D3">
      <w:pPr>
        <w:autoSpaceDE w:val="0"/>
        <w:autoSpaceDN w:val="0"/>
        <w:adjustRightInd w:val="0"/>
        <w:spacing w:line="240" w:lineRule="exact"/>
        <w:rPr>
          <w:kern w:val="0"/>
          <w:sz w:val="24"/>
        </w:rPr>
      </w:pPr>
    </w:p>
    <w:p w14:paraId="1329FAAB">
      <w:pPr>
        <w:autoSpaceDE w:val="0"/>
        <w:autoSpaceDN w:val="0"/>
        <w:adjustRightInd w:val="0"/>
        <w:ind w:left="963"/>
        <w:rPr>
          <w:kern w:val="0"/>
          <w:sz w:val="24"/>
        </w:rPr>
      </w:pPr>
      <w:r>
        <w:rPr>
          <w:kern w:val="0"/>
          <w:sz w:val="24"/>
        </w:rPr>
        <w:t>The main lines shall be connected to the fuel oil fill piping and fuel oil transfer pump in engine room.</w:t>
      </w:r>
    </w:p>
    <w:p w14:paraId="2BDE683B">
      <w:pPr>
        <w:autoSpaceDE w:val="0"/>
        <w:autoSpaceDN w:val="0"/>
        <w:adjustRightInd w:val="0"/>
        <w:spacing w:line="240" w:lineRule="exact"/>
        <w:rPr>
          <w:kern w:val="0"/>
          <w:sz w:val="24"/>
        </w:rPr>
      </w:pPr>
    </w:p>
    <w:p w14:paraId="64AC062C">
      <w:pPr>
        <w:autoSpaceDE w:val="0"/>
        <w:autoSpaceDN w:val="0"/>
        <w:adjustRightInd w:val="0"/>
        <w:ind w:left="963"/>
        <w:rPr>
          <w:kern w:val="0"/>
          <w:sz w:val="24"/>
        </w:rPr>
      </w:pPr>
      <w:r>
        <w:rPr>
          <w:rFonts w:hint="eastAsia"/>
          <w:kern w:val="0"/>
          <w:sz w:val="24"/>
        </w:rPr>
        <w:t>Each one(1)</w:t>
      </w:r>
      <w:r>
        <w:rPr>
          <w:kern w:val="0"/>
          <w:sz w:val="24"/>
        </w:rPr>
        <w:t xml:space="preserve"> bunker station for HFO</w:t>
      </w:r>
      <w:r>
        <w:rPr>
          <w:rFonts w:hint="eastAsia"/>
          <w:kern w:val="0"/>
          <w:sz w:val="24"/>
        </w:rPr>
        <w:t xml:space="preserve"> and LSHFO/ULSFO </w:t>
      </w:r>
      <w:r>
        <w:rPr>
          <w:kern w:val="0"/>
          <w:sz w:val="24"/>
        </w:rPr>
        <w:t>and</w:t>
      </w:r>
      <w:r>
        <w:rPr>
          <w:rFonts w:hint="eastAsia"/>
          <w:kern w:val="0"/>
          <w:sz w:val="24"/>
        </w:rPr>
        <w:t xml:space="preserve"> MGO</w:t>
      </w:r>
      <w:r>
        <w:rPr>
          <w:kern w:val="0"/>
          <w:sz w:val="24"/>
        </w:rPr>
        <w:t xml:space="preserve"> shall be provided at each side of the vessel on up</w:t>
      </w:r>
      <w:r>
        <w:rPr>
          <w:rFonts w:hint="eastAsia"/>
          <w:kern w:val="0"/>
          <w:sz w:val="24"/>
        </w:rPr>
        <w:t>per</w:t>
      </w:r>
      <w:r>
        <w:rPr>
          <w:kern w:val="0"/>
          <w:sz w:val="24"/>
        </w:rPr>
        <w:t xml:space="preserve"> deck, and with sampling device, thermometer, </w:t>
      </w:r>
      <w:r>
        <w:rPr>
          <w:rFonts w:hint="eastAsia"/>
          <w:kern w:val="0"/>
          <w:sz w:val="24"/>
        </w:rPr>
        <w:t>butterfly</w:t>
      </w:r>
      <w:r>
        <w:rPr>
          <w:kern w:val="0"/>
          <w:sz w:val="24"/>
        </w:rPr>
        <w:t xml:space="preserve"> valves blank flanges, pressure gauges, spill trays etc.</w:t>
      </w:r>
    </w:p>
    <w:p w14:paraId="4CA869E8">
      <w:pPr>
        <w:autoSpaceDE w:val="0"/>
        <w:autoSpaceDN w:val="0"/>
        <w:adjustRightInd w:val="0"/>
        <w:spacing w:line="240" w:lineRule="exact"/>
        <w:rPr>
          <w:kern w:val="0"/>
          <w:sz w:val="24"/>
        </w:rPr>
      </w:pPr>
    </w:p>
    <w:p w14:paraId="6CF36EB4">
      <w:pPr>
        <w:autoSpaceDE w:val="0"/>
        <w:autoSpaceDN w:val="0"/>
        <w:adjustRightInd w:val="0"/>
        <w:ind w:left="963"/>
        <w:rPr>
          <w:kern w:val="0"/>
          <w:sz w:val="24"/>
        </w:rPr>
      </w:pPr>
      <w:r>
        <w:rPr>
          <w:kern w:val="0"/>
          <w:sz w:val="24"/>
        </w:rPr>
        <w:t>Oil spill spaces with drain plug shall be provided at F.O. filling stations.</w:t>
      </w:r>
    </w:p>
    <w:p w14:paraId="5E425EA4">
      <w:pPr>
        <w:autoSpaceDE w:val="0"/>
        <w:autoSpaceDN w:val="0"/>
        <w:adjustRightInd w:val="0"/>
        <w:spacing w:line="240" w:lineRule="exact"/>
        <w:rPr>
          <w:kern w:val="0"/>
          <w:sz w:val="24"/>
        </w:rPr>
      </w:pPr>
    </w:p>
    <w:p w14:paraId="7F559103">
      <w:pPr>
        <w:autoSpaceDE w:val="0"/>
        <w:autoSpaceDN w:val="0"/>
        <w:adjustRightInd w:val="0"/>
        <w:ind w:left="963"/>
        <w:rPr>
          <w:kern w:val="0"/>
          <w:sz w:val="24"/>
        </w:rPr>
      </w:pPr>
      <w:r>
        <w:rPr>
          <w:kern w:val="0"/>
          <w:sz w:val="24"/>
        </w:rPr>
        <w:t xml:space="preserve">Caution plate required by U.S.C.G. shall be fitted on bunker station and </w:t>
      </w:r>
      <w:r>
        <w:rPr>
          <w:rFonts w:hint="eastAsia"/>
          <w:kern w:val="0"/>
          <w:sz w:val="24"/>
        </w:rPr>
        <w:t>ship office</w:t>
      </w:r>
      <w:r>
        <w:rPr>
          <w:kern w:val="0"/>
          <w:sz w:val="24"/>
        </w:rPr>
        <w:t>.</w:t>
      </w:r>
    </w:p>
    <w:p w14:paraId="5E96E17D">
      <w:pPr>
        <w:autoSpaceDE w:val="0"/>
        <w:autoSpaceDN w:val="0"/>
        <w:adjustRightInd w:val="0"/>
        <w:spacing w:line="240" w:lineRule="exact"/>
        <w:rPr>
          <w:kern w:val="0"/>
          <w:sz w:val="24"/>
        </w:rPr>
      </w:pPr>
    </w:p>
    <w:p w14:paraId="76188137">
      <w:pPr>
        <w:autoSpaceDE w:val="0"/>
        <w:autoSpaceDN w:val="0"/>
        <w:adjustRightInd w:val="0"/>
        <w:ind w:left="963"/>
        <w:rPr>
          <w:kern w:val="0"/>
          <w:sz w:val="24"/>
        </w:rPr>
      </w:pPr>
      <w:r>
        <w:rPr>
          <w:kern w:val="0"/>
          <w:sz w:val="24"/>
        </w:rPr>
        <w:t xml:space="preserve">Remote level reading for oil tanks shall be indicated in engine room. </w:t>
      </w:r>
    </w:p>
    <w:p w14:paraId="35694FD1">
      <w:pPr>
        <w:autoSpaceDE w:val="0"/>
        <w:autoSpaceDN w:val="0"/>
        <w:adjustRightInd w:val="0"/>
        <w:spacing w:line="240" w:lineRule="exact"/>
        <w:rPr>
          <w:kern w:val="0"/>
          <w:sz w:val="24"/>
        </w:rPr>
      </w:pPr>
    </w:p>
    <w:p w14:paraId="6481D710">
      <w:pPr>
        <w:autoSpaceDE w:val="0"/>
        <w:autoSpaceDN w:val="0"/>
        <w:adjustRightInd w:val="0"/>
        <w:ind w:left="963"/>
        <w:rPr>
          <w:kern w:val="0"/>
          <w:sz w:val="24"/>
        </w:rPr>
      </w:pPr>
      <w:r>
        <w:rPr>
          <w:rFonts w:hint="eastAsia"/>
          <w:kern w:val="0"/>
          <w:sz w:val="24"/>
        </w:rPr>
        <w:t>High level alarms shall be provided for HFO/ULSFO bunker tanks and MDO/MGO bunker tank.</w:t>
      </w:r>
    </w:p>
    <w:p w14:paraId="4D40469E">
      <w:pPr>
        <w:autoSpaceDE w:val="0"/>
        <w:autoSpaceDN w:val="0"/>
        <w:adjustRightInd w:val="0"/>
        <w:spacing w:line="240" w:lineRule="exact"/>
        <w:rPr>
          <w:kern w:val="0"/>
          <w:sz w:val="24"/>
        </w:rPr>
      </w:pPr>
    </w:p>
    <w:p w14:paraId="4A4B108D">
      <w:pPr>
        <w:pStyle w:val="4"/>
        <w:spacing w:before="0" w:after="0"/>
        <w:rPr>
          <w:rFonts w:cs="Arial"/>
        </w:rPr>
      </w:pPr>
      <w:bookmarkStart w:id="256" w:name="_Toc50572471"/>
      <w:r>
        <w:rPr>
          <w:rFonts w:hint="eastAsia" w:cs="Arial"/>
        </w:rPr>
        <w:t>5.1.12</w:t>
      </w:r>
      <w:r>
        <w:rPr>
          <w:rFonts w:cs="Arial"/>
        </w:rPr>
        <w:tab/>
      </w:r>
      <w:r>
        <w:rPr>
          <w:rFonts w:cs="Arial"/>
        </w:rPr>
        <w:t>FUEL OIL TANK HEATING SYSTEM</w:t>
      </w:r>
      <w:bookmarkEnd w:id="256"/>
    </w:p>
    <w:p w14:paraId="43E4D403">
      <w:pPr>
        <w:autoSpaceDE w:val="0"/>
        <w:autoSpaceDN w:val="0"/>
        <w:adjustRightInd w:val="0"/>
        <w:spacing w:line="240" w:lineRule="exact"/>
        <w:rPr>
          <w:kern w:val="0"/>
          <w:sz w:val="24"/>
        </w:rPr>
      </w:pPr>
    </w:p>
    <w:p w14:paraId="0D309A9C">
      <w:pPr>
        <w:autoSpaceDE w:val="0"/>
        <w:autoSpaceDN w:val="0"/>
        <w:adjustRightInd w:val="0"/>
        <w:spacing w:line="240" w:lineRule="exact"/>
        <w:ind w:left="1050" w:hanging="1050" w:hangingChars="500"/>
        <w:rPr>
          <w:kern w:val="0"/>
          <w:sz w:val="24"/>
        </w:rPr>
      </w:pPr>
      <w:r>
        <w:rPr>
          <w:color w:val="000000"/>
        </w:rPr>
        <w:t xml:space="preserve"> </w:t>
      </w:r>
      <w:r>
        <w:rPr>
          <w:rFonts w:hint="eastAsia"/>
          <w:color w:val="000000"/>
        </w:rPr>
        <w:t xml:space="preserve">        </w:t>
      </w:r>
      <w:r>
        <w:rPr>
          <w:kern w:val="0"/>
          <w:sz w:val="24"/>
        </w:rPr>
        <w:t>A steam line for HFO</w:t>
      </w:r>
      <w:r>
        <w:rPr>
          <w:rFonts w:hint="eastAsia"/>
          <w:kern w:val="0"/>
          <w:sz w:val="24"/>
        </w:rPr>
        <w:t xml:space="preserve"> and LSHFO/ULSFO</w:t>
      </w:r>
      <w:r>
        <w:rPr>
          <w:kern w:val="0"/>
          <w:sz w:val="24"/>
        </w:rPr>
        <w:t xml:space="preserve"> bunker tank heating and a drain line in side void space (P or S) shall be led from engine room to fuel oil bunker tanks and FO overflow tank.</w:t>
      </w:r>
    </w:p>
    <w:p w14:paraId="302E679B">
      <w:pPr>
        <w:autoSpaceDE w:val="0"/>
        <w:autoSpaceDN w:val="0"/>
        <w:adjustRightInd w:val="0"/>
        <w:spacing w:line="240" w:lineRule="exact"/>
        <w:rPr>
          <w:kern w:val="0"/>
          <w:sz w:val="24"/>
        </w:rPr>
      </w:pPr>
    </w:p>
    <w:p w14:paraId="235B8734">
      <w:pPr>
        <w:autoSpaceDE w:val="0"/>
        <w:autoSpaceDN w:val="0"/>
        <w:adjustRightInd w:val="0"/>
        <w:ind w:left="963"/>
        <w:rPr>
          <w:kern w:val="0"/>
          <w:sz w:val="24"/>
        </w:rPr>
      </w:pPr>
      <w:r>
        <w:rPr>
          <w:kern w:val="0"/>
          <w:sz w:val="24"/>
        </w:rPr>
        <w:t>Heating coils shall be of seamless steel and heating area ratio shall be 0.0</w:t>
      </w:r>
      <w:r>
        <w:rPr>
          <w:rFonts w:hint="eastAsia"/>
          <w:kern w:val="0"/>
          <w:sz w:val="24"/>
        </w:rPr>
        <w:t>6</w:t>
      </w:r>
      <w:r>
        <w:rPr>
          <w:kern w:val="0"/>
          <w:sz w:val="24"/>
        </w:rPr>
        <w:t>m</w:t>
      </w:r>
      <w:r>
        <w:rPr>
          <w:rFonts w:hint="eastAsia"/>
          <w:kern w:val="0"/>
          <w:sz w:val="24"/>
          <w:vertAlign w:val="superscript"/>
        </w:rPr>
        <w:t>2</w:t>
      </w:r>
      <w:r>
        <w:rPr>
          <w:kern w:val="0"/>
          <w:sz w:val="24"/>
        </w:rPr>
        <w:t>/m</w:t>
      </w:r>
      <w:r>
        <w:rPr>
          <w:kern w:val="0"/>
          <w:sz w:val="24"/>
          <w:vertAlign w:val="superscript"/>
        </w:rPr>
        <w:t>3</w:t>
      </w:r>
      <w:r>
        <w:rPr>
          <w:kern w:val="0"/>
          <w:sz w:val="24"/>
        </w:rPr>
        <w:t xml:space="preserve"> for </w:t>
      </w:r>
      <w:r>
        <w:rPr>
          <w:rFonts w:hint="eastAsia"/>
          <w:kern w:val="0"/>
          <w:sz w:val="24"/>
        </w:rPr>
        <w:t xml:space="preserve">heavy </w:t>
      </w:r>
      <w:r>
        <w:rPr>
          <w:kern w:val="0"/>
          <w:sz w:val="24"/>
        </w:rPr>
        <w:t>fuel</w:t>
      </w:r>
      <w:r>
        <w:rPr>
          <w:rFonts w:hint="eastAsia"/>
          <w:kern w:val="0"/>
          <w:sz w:val="24"/>
        </w:rPr>
        <w:t xml:space="preserve"> </w:t>
      </w:r>
      <w:r>
        <w:rPr>
          <w:kern w:val="0"/>
          <w:sz w:val="24"/>
        </w:rPr>
        <w:t>oil</w:t>
      </w:r>
      <w:r>
        <w:rPr>
          <w:rFonts w:hint="eastAsia"/>
          <w:kern w:val="0"/>
          <w:sz w:val="24"/>
        </w:rPr>
        <w:t xml:space="preserve"> bunker</w:t>
      </w:r>
      <w:r>
        <w:rPr>
          <w:kern w:val="0"/>
          <w:sz w:val="24"/>
        </w:rPr>
        <w:t xml:space="preserve"> tanks.</w:t>
      </w:r>
      <w:r>
        <w:rPr>
          <w:rFonts w:hint="eastAsia"/>
          <w:kern w:val="0"/>
          <w:sz w:val="24"/>
        </w:rPr>
        <w:t xml:space="preserve"> </w:t>
      </w:r>
    </w:p>
    <w:p w14:paraId="289BE7B3">
      <w:pPr>
        <w:autoSpaceDE w:val="0"/>
        <w:autoSpaceDN w:val="0"/>
        <w:adjustRightInd w:val="0"/>
        <w:spacing w:line="240" w:lineRule="exact"/>
        <w:rPr>
          <w:kern w:val="0"/>
          <w:sz w:val="24"/>
        </w:rPr>
      </w:pPr>
    </w:p>
    <w:p w14:paraId="69579FAC">
      <w:pPr>
        <w:autoSpaceDE w:val="0"/>
        <w:autoSpaceDN w:val="0"/>
        <w:adjustRightInd w:val="0"/>
        <w:ind w:left="963"/>
        <w:rPr>
          <w:kern w:val="0"/>
          <w:sz w:val="24"/>
        </w:rPr>
      </w:pPr>
      <w:r>
        <w:rPr>
          <w:kern w:val="0"/>
          <w:sz w:val="24"/>
        </w:rPr>
        <w:t xml:space="preserve">The steam shall be led from steam supply </w:t>
      </w:r>
      <w:r>
        <w:rPr>
          <w:rFonts w:hint="eastAsia"/>
          <w:kern w:val="0"/>
          <w:sz w:val="24"/>
        </w:rPr>
        <w:t>main line</w:t>
      </w:r>
      <w:r>
        <w:rPr>
          <w:kern w:val="0"/>
          <w:sz w:val="24"/>
        </w:rPr>
        <w:t xml:space="preserve"> in </w:t>
      </w:r>
      <w:r>
        <w:rPr>
          <w:rFonts w:hint="eastAsia"/>
          <w:kern w:val="0"/>
          <w:sz w:val="24"/>
        </w:rPr>
        <w:t>void space</w:t>
      </w:r>
      <w:r>
        <w:rPr>
          <w:kern w:val="0"/>
          <w:sz w:val="24"/>
        </w:rPr>
        <w:t xml:space="preserve"> </w:t>
      </w:r>
      <w:r>
        <w:rPr>
          <w:rFonts w:hint="eastAsia"/>
          <w:kern w:val="0"/>
          <w:sz w:val="24"/>
        </w:rPr>
        <w:t xml:space="preserve">through under deck </w:t>
      </w:r>
      <w:r>
        <w:rPr>
          <w:kern w:val="0"/>
          <w:sz w:val="24"/>
        </w:rPr>
        <w:t xml:space="preserve">to each </w:t>
      </w:r>
      <w:r>
        <w:rPr>
          <w:rFonts w:hint="eastAsia"/>
          <w:kern w:val="0"/>
          <w:sz w:val="24"/>
        </w:rPr>
        <w:t xml:space="preserve">HFO/ULSFO </w:t>
      </w:r>
      <w:r>
        <w:rPr>
          <w:kern w:val="0"/>
          <w:sz w:val="24"/>
        </w:rPr>
        <w:t xml:space="preserve">tank </w:t>
      </w:r>
      <w:r>
        <w:rPr>
          <w:rFonts w:hint="eastAsia"/>
          <w:kern w:val="0"/>
          <w:sz w:val="24"/>
        </w:rPr>
        <w:t xml:space="preserve">via </w:t>
      </w:r>
      <w:r>
        <w:rPr>
          <w:kern w:val="0"/>
          <w:sz w:val="24"/>
        </w:rPr>
        <w:t xml:space="preserve">a manually operated shut-off valve, and led back to drain </w:t>
      </w:r>
      <w:r>
        <w:rPr>
          <w:rFonts w:hint="eastAsia"/>
          <w:kern w:val="0"/>
          <w:sz w:val="24"/>
        </w:rPr>
        <w:t>main line</w:t>
      </w:r>
      <w:r>
        <w:rPr>
          <w:kern w:val="0"/>
          <w:sz w:val="24"/>
        </w:rPr>
        <w:t xml:space="preserve"> in the </w:t>
      </w:r>
      <w:r>
        <w:rPr>
          <w:rFonts w:hint="eastAsia"/>
          <w:kern w:val="0"/>
          <w:sz w:val="24"/>
        </w:rPr>
        <w:t>void space</w:t>
      </w:r>
      <w:r>
        <w:rPr>
          <w:kern w:val="0"/>
          <w:sz w:val="24"/>
        </w:rPr>
        <w:t xml:space="preserve"> through a steam trap/strainer and a shut-off valve </w:t>
      </w:r>
      <w:r>
        <w:rPr>
          <w:rFonts w:hint="eastAsia"/>
          <w:kern w:val="0"/>
          <w:sz w:val="24"/>
        </w:rPr>
        <w:t>.</w:t>
      </w:r>
    </w:p>
    <w:p w14:paraId="3154128D">
      <w:pPr>
        <w:autoSpaceDE w:val="0"/>
        <w:autoSpaceDN w:val="0"/>
        <w:adjustRightInd w:val="0"/>
        <w:spacing w:line="240" w:lineRule="exact"/>
        <w:rPr>
          <w:kern w:val="0"/>
          <w:sz w:val="24"/>
        </w:rPr>
      </w:pPr>
    </w:p>
    <w:p w14:paraId="4C5D7788">
      <w:pPr>
        <w:autoSpaceDE w:val="0"/>
        <w:autoSpaceDN w:val="0"/>
        <w:adjustRightInd w:val="0"/>
        <w:ind w:left="963"/>
        <w:rPr>
          <w:kern w:val="0"/>
          <w:sz w:val="24"/>
        </w:rPr>
      </w:pPr>
      <w:r>
        <w:rPr>
          <w:kern w:val="0"/>
          <w:sz w:val="24"/>
        </w:rPr>
        <w:t xml:space="preserve">Steam tracing shall be adopted for suction pipe of </w:t>
      </w:r>
      <w:r>
        <w:rPr>
          <w:rFonts w:hint="eastAsia"/>
          <w:kern w:val="0"/>
          <w:sz w:val="24"/>
        </w:rPr>
        <w:t>HFO and LSHFO/ULSFO</w:t>
      </w:r>
      <w:r>
        <w:rPr>
          <w:kern w:val="0"/>
          <w:sz w:val="24"/>
        </w:rPr>
        <w:t xml:space="preserve"> line and steam tracing shall be insulated together with </w:t>
      </w:r>
      <w:r>
        <w:rPr>
          <w:rFonts w:hint="eastAsia"/>
          <w:kern w:val="0"/>
          <w:sz w:val="24"/>
        </w:rPr>
        <w:t>HFO and LSHFO/ULSFO</w:t>
      </w:r>
      <w:r>
        <w:rPr>
          <w:kern w:val="0"/>
          <w:sz w:val="24"/>
        </w:rPr>
        <w:t xml:space="preserve"> suction main line.</w:t>
      </w:r>
    </w:p>
    <w:p w14:paraId="40694F29">
      <w:pPr>
        <w:autoSpaceDE w:val="0"/>
        <w:autoSpaceDN w:val="0"/>
        <w:adjustRightInd w:val="0"/>
        <w:ind w:left="963"/>
        <w:rPr>
          <w:kern w:val="0"/>
          <w:sz w:val="24"/>
        </w:rPr>
      </w:pPr>
    </w:p>
    <w:p w14:paraId="6CF5851D">
      <w:pPr>
        <w:autoSpaceDE w:val="0"/>
        <w:autoSpaceDN w:val="0"/>
        <w:adjustRightInd w:val="0"/>
        <w:ind w:left="963"/>
        <w:rPr>
          <w:b/>
          <w:i/>
          <w:kern w:val="0"/>
          <w:sz w:val="24"/>
        </w:rPr>
      </w:pPr>
      <w:r>
        <w:rPr>
          <w:b/>
          <w:i/>
          <w:kern w:val="0"/>
          <w:sz w:val="24"/>
        </w:rPr>
        <w:t>The remote temperature reading shall be provided for the HFO and LSHFO/ULSFO bunker tanks</w:t>
      </w:r>
      <w:r>
        <w:rPr>
          <w:rFonts w:hint="eastAsia"/>
          <w:b/>
          <w:i/>
          <w:kern w:val="0"/>
          <w:sz w:val="24"/>
        </w:rPr>
        <w:t>.</w:t>
      </w:r>
    </w:p>
    <w:p w14:paraId="118945B4">
      <w:pPr>
        <w:autoSpaceDE w:val="0"/>
        <w:autoSpaceDN w:val="0"/>
        <w:adjustRightInd w:val="0"/>
        <w:rPr>
          <w:kern w:val="0"/>
          <w:sz w:val="24"/>
        </w:rPr>
      </w:pPr>
    </w:p>
    <w:p w14:paraId="0C68913B">
      <w:pPr>
        <w:autoSpaceDE w:val="0"/>
        <w:autoSpaceDN w:val="0"/>
        <w:adjustRightInd w:val="0"/>
        <w:spacing w:line="240" w:lineRule="exact"/>
        <w:rPr>
          <w:kern w:val="0"/>
          <w:sz w:val="24"/>
        </w:rPr>
      </w:pPr>
    </w:p>
    <w:p w14:paraId="67ECACA4">
      <w:pPr>
        <w:pStyle w:val="4"/>
        <w:spacing w:before="0" w:after="0"/>
        <w:rPr>
          <w:rFonts w:cs="Arial"/>
        </w:rPr>
      </w:pPr>
      <w:bookmarkStart w:id="257" w:name="_Toc50572472"/>
      <w:r>
        <w:rPr>
          <w:rFonts w:hint="eastAsia" w:cs="Arial"/>
        </w:rPr>
        <w:t>5.1.13</w:t>
      </w:r>
      <w:r>
        <w:rPr>
          <w:rFonts w:cs="Arial"/>
        </w:rPr>
        <w:tab/>
      </w:r>
      <w:r>
        <w:rPr>
          <w:rFonts w:cs="Arial"/>
        </w:rPr>
        <w:t>DRAFT GAUGE</w:t>
      </w:r>
      <w:bookmarkEnd w:id="257"/>
    </w:p>
    <w:p w14:paraId="7E668F5D">
      <w:pPr>
        <w:autoSpaceDE w:val="0"/>
        <w:autoSpaceDN w:val="0"/>
        <w:adjustRightInd w:val="0"/>
        <w:spacing w:line="240" w:lineRule="exact"/>
        <w:rPr>
          <w:kern w:val="0"/>
          <w:sz w:val="24"/>
        </w:rPr>
      </w:pPr>
    </w:p>
    <w:p w14:paraId="5AEBD86C">
      <w:pPr>
        <w:autoSpaceDE w:val="0"/>
        <w:autoSpaceDN w:val="0"/>
        <w:adjustRightInd w:val="0"/>
        <w:ind w:left="1063"/>
        <w:rPr>
          <w:kern w:val="0"/>
          <w:sz w:val="24"/>
        </w:rPr>
      </w:pPr>
      <w:r>
        <w:rPr>
          <w:kern w:val="0"/>
          <w:sz w:val="24"/>
        </w:rPr>
        <w:t>T</w:t>
      </w:r>
      <w:r>
        <w:rPr>
          <w:rFonts w:hint="eastAsia"/>
          <w:kern w:val="0"/>
          <w:sz w:val="24"/>
        </w:rPr>
        <w:t>he s</w:t>
      </w:r>
      <w:r>
        <w:rPr>
          <w:kern w:val="0"/>
          <w:sz w:val="24"/>
        </w:rPr>
        <w:t>ea valve</w:t>
      </w:r>
      <w:r>
        <w:rPr>
          <w:rFonts w:hint="eastAsia"/>
          <w:kern w:val="0"/>
          <w:sz w:val="24"/>
        </w:rPr>
        <w:t>s</w:t>
      </w:r>
      <w:r>
        <w:rPr>
          <w:kern w:val="0"/>
          <w:sz w:val="24"/>
        </w:rPr>
        <w:t xml:space="preserve"> for draft gauges shall be manually operated at local side</w:t>
      </w:r>
      <w:r>
        <w:rPr>
          <w:rFonts w:hint="eastAsia"/>
          <w:kern w:val="0"/>
          <w:sz w:val="24"/>
        </w:rPr>
        <w:t>.</w:t>
      </w:r>
    </w:p>
    <w:p w14:paraId="50036019">
      <w:pPr>
        <w:autoSpaceDE w:val="0"/>
        <w:autoSpaceDN w:val="0"/>
        <w:adjustRightInd w:val="0"/>
        <w:spacing w:line="240" w:lineRule="exact"/>
        <w:rPr>
          <w:kern w:val="0"/>
          <w:sz w:val="24"/>
        </w:rPr>
      </w:pPr>
    </w:p>
    <w:p w14:paraId="2D6DB28D">
      <w:pPr>
        <w:autoSpaceDE w:val="0"/>
        <w:autoSpaceDN w:val="0"/>
        <w:adjustRightInd w:val="0"/>
        <w:ind w:left="1063"/>
        <w:rPr>
          <w:kern w:val="0"/>
          <w:sz w:val="24"/>
        </w:rPr>
      </w:pPr>
      <w:r>
        <w:rPr>
          <w:kern w:val="0"/>
          <w:sz w:val="24"/>
        </w:rPr>
        <w:t xml:space="preserve">Draft gauges shall be provided to read fore, midship (P/S) and aft draft with remote reading by </w:t>
      </w:r>
      <w:r>
        <w:rPr>
          <w:rFonts w:hint="eastAsia"/>
          <w:kern w:val="0"/>
          <w:sz w:val="24"/>
        </w:rPr>
        <w:t xml:space="preserve">analogue and </w:t>
      </w:r>
      <w:r>
        <w:rPr>
          <w:kern w:val="0"/>
          <w:sz w:val="24"/>
        </w:rPr>
        <w:t xml:space="preserve">digital display on </w:t>
      </w:r>
      <w:r>
        <w:rPr>
          <w:rFonts w:hint="eastAsia"/>
          <w:kern w:val="0"/>
          <w:sz w:val="24"/>
        </w:rPr>
        <w:t>TFT in ship office</w:t>
      </w:r>
      <w:r>
        <w:rPr>
          <w:kern w:val="0"/>
          <w:sz w:val="24"/>
        </w:rPr>
        <w:t>.</w:t>
      </w:r>
    </w:p>
    <w:p w14:paraId="6F54BF27">
      <w:pPr>
        <w:rPr>
          <w:b/>
          <w:i/>
        </w:rPr>
      </w:pPr>
      <w:r>
        <w:rPr>
          <w:b/>
          <w:i/>
        </w:rPr>
        <w:br w:type="page"/>
      </w:r>
    </w:p>
    <w:p w14:paraId="43CDEBEB">
      <w:pPr>
        <w:pStyle w:val="4"/>
        <w:spacing w:before="0" w:after="0"/>
        <w:rPr>
          <w:rFonts w:cs="Arial"/>
        </w:rPr>
      </w:pPr>
      <w:bookmarkStart w:id="258" w:name="_Toc50572473"/>
      <w:r>
        <w:rPr>
          <w:rFonts w:hint="eastAsia" w:cs="Arial"/>
        </w:rPr>
        <w:t>5.1.14</w:t>
      </w:r>
      <w:r>
        <w:rPr>
          <w:rFonts w:cs="Arial"/>
        </w:rPr>
        <w:tab/>
      </w:r>
      <w:r>
        <w:rPr>
          <w:rFonts w:cs="Arial"/>
        </w:rPr>
        <w:t>SCHEDULE OF HULL PIPE</w:t>
      </w:r>
      <w:bookmarkEnd w:id="258"/>
    </w:p>
    <w:tbl>
      <w:tblPr>
        <w:tblStyle w:val="40"/>
        <w:tblW w:w="0" w:type="auto"/>
        <w:tblInd w:w="102" w:type="dxa"/>
        <w:tblLayout w:type="fixed"/>
        <w:tblCellMar>
          <w:top w:w="0" w:type="dxa"/>
          <w:left w:w="0" w:type="dxa"/>
          <w:bottom w:w="0" w:type="dxa"/>
          <w:right w:w="0" w:type="dxa"/>
        </w:tblCellMar>
      </w:tblPr>
      <w:tblGrid>
        <w:gridCol w:w="1102"/>
        <w:gridCol w:w="140"/>
        <w:gridCol w:w="520"/>
        <w:gridCol w:w="1707"/>
        <w:gridCol w:w="845"/>
        <w:gridCol w:w="1750"/>
        <w:gridCol w:w="1276"/>
        <w:gridCol w:w="1062"/>
        <w:gridCol w:w="1205"/>
      </w:tblGrid>
      <w:tr w14:paraId="7A985F5E">
        <w:tblPrEx>
          <w:tblCellMar>
            <w:top w:w="0" w:type="dxa"/>
            <w:left w:w="0" w:type="dxa"/>
            <w:bottom w:w="0" w:type="dxa"/>
            <w:right w:w="0" w:type="dxa"/>
          </w:tblCellMar>
        </w:tblPrEx>
        <w:trPr>
          <w:trHeight w:val="290" w:hRule="exact"/>
        </w:trPr>
        <w:tc>
          <w:tcPr>
            <w:tcW w:w="3469" w:type="dxa"/>
            <w:gridSpan w:val="4"/>
            <w:vMerge w:val="restart"/>
            <w:tcBorders>
              <w:top w:val="single" w:color="000000" w:sz="4" w:space="0"/>
              <w:left w:val="single" w:color="000000" w:sz="4" w:space="0"/>
              <w:bottom w:val="single" w:color="000000" w:sz="4" w:space="0"/>
              <w:right w:val="single" w:color="000000" w:sz="8" w:space="0"/>
            </w:tcBorders>
          </w:tcPr>
          <w:p w14:paraId="22A16931">
            <w:pPr>
              <w:spacing w:line="280" w:lineRule="exact"/>
              <w:rPr>
                <w:sz w:val="28"/>
                <w:szCs w:val="28"/>
              </w:rPr>
            </w:pPr>
          </w:p>
          <w:p w14:paraId="1F403F12">
            <w:pPr>
              <w:ind w:left="1343" w:right="1305"/>
              <w:jc w:val="center"/>
              <w:rPr>
                <w:rFonts w:eastAsia="Times New Roman"/>
                <w:sz w:val="24"/>
                <w:lang w:eastAsia="en-US"/>
              </w:rPr>
            </w:pPr>
            <w:r>
              <w:rPr>
                <w:rFonts w:eastAsia="Times New Roman"/>
                <w:sz w:val="24"/>
              </w:rPr>
              <w:t>System</w:t>
            </w:r>
          </w:p>
        </w:tc>
        <w:tc>
          <w:tcPr>
            <w:tcW w:w="3871" w:type="dxa"/>
            <w:gridSpan w:val="3"/>
            <w:tcBorders>
              <w:top w:val="single" w:color="000000" w:sz="4" w:space="0"/>
              <w:left w:val="single" w:color="000000" w:sz="8" w:space="0"/>
              <w:bottom w:val="single" w:color="000000" w:sz="4" w:space="0"/>
              <w:right w:val="single" w:color="000000" w:sz="4" w:space="0"/>
            </w:tcBorders>
          </w:tcPr>
          <w:p w14:paraId="08D8F78B">
            <w:pPr>
              <w:ind w:left="1677" w:right="1653"/>
              <w:jc w:val="center"/>
              <w:rPr>
                <w:rFonts w:eastAsia="Times New Roman"/>
                <w:sz w:val="24"/>
                <w:lang w:eastAsia="en-US"/>
              </w:rPr>
            </w:pPr>
            <w:r>
              <w:rPr>
                <w:rFonts w:eastAsia="Times New Roman"/>
                <w:sz w:val="24"/>
              </w:rPr>
              <w:t>Pipe</w:t>
            </w:r>
          </w:p>
        </w:tc>
        <w:tc>
          <w:tcPr>
            <w:tcW w:w="1062" w:type="dxa"/>
            <w:vMerge w:val="restart"/>
            <w:tcBorders>
              <w:top w:val="single" w:color="000000" w:sz="4" w:space="0"/>
              <w:left w:val="single" w:color="000000" w:sz="4" w:space="0"/>
              <w:bottom w:val="single" w:color="000000" w:sz="4" w:space="0"/>
              <w:right w:val="single" w:color="000000" w:sz="8" w:space="0"/>
            </w:tcBorders>
          </w:tcPr>
          <w:p w14:paraId="170FA697">
            <w:pPr>
              <w:spacing w:before="10" w:line="130" w:lineRule="exact"/>
              <w:rPr>
                <w:sz w:val="13"/>
                <w:szCs w:val="13"/>
              </w:rPr>
            </w:pPr>
          </w:p>
          <w:p w14:paraId="4BF32E57">
            <w:pPr>
              <w:ind w:left="307" w:right="-20"/>
              <w:rPr>
                <w:rFonts w:eastAsia="Times New Roman"/>
                <w:sz w:val="24"/>
              </w:rPr>
            </w:pPr>
            <w:r>
              <w:rPr>
                <w:rFonts w:eastAsia="Times New Roman"/>
                <w:sz w:val="24"/>
              </w:rPr>
              <w:t>Pipe</w:t>
            </w:r>
          </w:p>
          <w:p w14:paraId="39538D30">
            <w:pPr>
              <w:spacing w:before="5"/>
              <w:ind w:left="287" w:right="-20"/>
              <w:rPr>
                <w:rFonts w:eastAsia="Times New Roman"/>
                <w:sz w:val="24"/>
                <w:lang w:eastAsia="en-US"/>
              </w:rPr>
            </w:pPr>
            <w:r>
              <w:rPr>
                <w:rFonts w:eastAsia="Times New Roman"/>
                <w:sz w:val="24"/>
              </w:rPr>
              <w:t>Joint</w:t>
            </w:r>
          </w:p>
        </w:tc>
        <w:tc>
          <w:tcPr>
            <w:tcW w:w="1205" w:type="dxa"/>
            <w:vMerge w:val="restart"/>
            <w:tcBorders>
              <w:top w:val="single" w:color="000000" w:sz="4" w:space="0"/>
              <w:left w:val="single" w:color="000000" w:sz="8" w:space="0"/>
              <w:bottom w:val="single" w:color="000000" w:sz="4" w:space="0"/>
              <w:right w:val="single" w:color="000000" w:sz="4" w:space="0"/>
            </w:tcBorders>
          </w:tcPr>
          <w:p w14:paraId="070D4AE1">
            <w:pPr>
              <w:spacing w:line="242" w:lineRule="auto"/>
              <w:ind w:left="89" w:right="79"/>
              <w:jc w:val="center"/>
              <w:rPr>
                <w:rFonts w:eastAsia="Times New Roman"/>
                <w:sz w:val="24"/>
                <w:lang w:eastAsia="en-US"/>
              </w:rPr>
            </w:pPr>
            <w:r>
              <w:rPr>
                <w:rFonts w:eastAsia="Times New Roman"/>
                <w:sz w:val="24"/>
              </w:rPr>
              <w:t xml:space="preserve">Pressure for </w:t>
            </w:r>
            <w:r>
              <w:rPr>
                <w:rFonts w:eastAsia="Times New Roman"/>
                <w:spacing w:val="-1"/>
                <w:sz w:val="24"/>
              </w:rPr>
              <w:t>f</w:t>
            </w:r>
            <w:r>
              <w:rPr>
                <w:rFonts w:eastAsia="Times New Roman"/>
                <w:sz w:val="24"/>
              </w:rPr>
              <w:t>lange (MPa)</w:t>
            </w:r>
          </w:p>
        </w:tc>
      </w:tr>
      <w:tr w14:paraId="5F9A3C39">
        <w:tblPrEx>
          <w:tblCellMar>
            <w:top w:w="0" w:type="dxa"/>
            <w:left w:w="0" w:type="dxa"/>
            <w:bottom w:w="0" w:type="dxa"/>
            <w:right w:w="0" w:type="dxa"/>
          </w:tblCellMar>
        </w:tblPrEx>
        <w:trPr>
          <w:trHeight w:val="561" w:hRule="exact"/>
        </w:trPr>
        <w:tc>
          <w:tcPr>
            <w:tcW w:w="3469" w:type="dxa"/>
            <w:gridSpan w:val="4"/>
            <w:vMerge w:val="continue"/>
            <w:tcBorders>
              <w:top w:val="single" w:color="000000" w:sz="4" w:space="0"/>
              <w:left w:val="single" w:color="000000" w:sz="4" w:space="0"/>
              <w:bottom w:val="single" w:color="000000" w:sz="4" w:space="0"/>
              <w:right w:val="single" w:color="000000" w:sz="8" w:space="0"/>
            </w:tcBorders>
            <w:vAlign w:val="center"/>
          </w:tcPr>
          <w:p w14:paraId="1B329C97">
            <w:pPr>
              <w:widowControl/>
              <w:rPr>
                <w:rFonts w:eastAsia="Times New Roman"/>
                <w:sz w:val="24"/>
                <w:lang w:eastAsia="en-US"/>
              </w:rPr>
            </w:pPr>
          </w:p>
        </w:tc>
        <w:tc>
          <w:tcPr>
            <w:tcW w:w="845" w:type="dxa"/>
            <w:tcBorders>
              <w:top w:val="single" w:color="000000" w:sz="4" w:space="0"/>
              <w:left w:val="single" w:color="000000" w:sz="8" w:space="0"/>
              <w:bottom w:val="single" w:color="000000" w:sz="4" w:space="0"/>
              <w:right w:val="single" w:color="000000" w:sz="8" w:space="0"/>
            </w:tcBorders>
          </w:tcPr>
          <w:p w14:paraId="051FFE12">
            <w:pPr>
              <w:spacing w:before="5" w:line="130" w:lineRule="exact"/>
              <w:rPr>
                <w:sz w:val="13"/>
                <w:szCs w:val="13"/>
              </w:rPr>
            </w:pPr>
          </w:p>
          <w:p w14:paraId="20BA632A">
            <w:pPr>
              <w:ind w:left="213" w:right="-20"/>
              <w:rPr>
                <w:rFonts w:eastAsia="Times New Roman"/>
                <w:sz w:val="24"/>
                <w:lang w:eastAsia="en-US"/>
              </w:rPr>
            </w:pPr>
            <w:r>
              <w:rPr>
                <w:rFonts w:eastAsia="Times New Roman"/>
                <w:sz w:val="24"/>
              </w:rPr>
              <w:t>Size</w:t>
            </w:r>
          </w:p>
        </w:tc>
        <w:tc>
          <w:tcPr>
            <w:tcW w:w="1750" w:type="dxa"/>
            <w:tcBorders>
              <w:top w:val="single" w:color="000000" w:sz="4" w:space="0"/>
              <w:left w:val="single" w:color="000000" w:sz="8" w:space="0"/>
              <w:bottom w:val="single" w:color="000000" w:sz="4" w:space="0"/>
              <w:right w:val="single" w:color="000000" w:sz="4" w:space="0"/>
            </w:tcBorders>
          </w:tcPr>
          <w:p w14:paraId="46629461">
            <w:pPr>
              <w:spacing w:before="5" w:line="130" w:lineRule="exact"/>
              <w:rPr>
                <w:sz w:val="13"/>
                <w:szCs w:val="13"/>
              </w:rPr>
            </w:pPr>
          </w:p>
          <w:p w14:paraId="144A28EF">
            <w:pPr>
              <w:ind w:left="459" w:right="-20"/>
              <w:rPr>
                <w:rFonts w:eastAsia="Times New Roman"/>
                <w:sz w:val="24"/>
                <w:lang w:eastAsia="en-US"/>
              </w:rPr>
            </w:pPr>
            <w:r>
              <w:rPr>
                <w:rFonts w:eastAsia="Times New Roman"/>
                <w:sz w:val="24"/>
              </w:rPr>
              <w:t>Ma</w:t>
            </w:r>
            <w:r>
              <w:rPr>
                <w:rFonts w:eastAsia="Times New Roman"/>
                <w:spacing w:val="1"/>
                <w:sz w:val="24"/>
              </w:rPr>
              <w:t>t</w:t>
            </w:r>
            <w:r>
              <w:rPr>
                <w:rFonts w:eastAsia="Times New Roman"/>
                <w:sz w:val="24"/>
              </w:rPr>
              <w:t>erial</w:t>
            </w:r>
          </w:p>
        </w:tc>
        <w:tc>
          <w:tcPr>
            <w:tcW w:w="1276" w:type="dxa"/>
            <w:tcBorders>
              <w:top w:val="single" w:color="000000" w:sz="4" w:space="0"/>
              <w:left w:val="single" w:color="000000" w:sz="4" w:space="0"/>
              <w:bottom w:val="single" w:color="000000" w:sz="4" w:space="0"/>
              <w:right w:val="single" w:color="000000" w:sz="4" w:space="0"/>
            </w:tcBorders>
          </w:tcPr>
          <w:p w14:paraId="2F32BD33">
            <w:pPr>
              <w:spacing w:before="5" w:line="130" w:lineRule="exact"/>
              <w:rPr>
                <w:sz w:val="13"/>
                <w:szCs w:val="13"/>
              </w:rPr>
            </w:pPr>
          </w:p>
          <w:p w14:paraId="47761A72">
            <w:pPr>
              <w:ind w:left="146" w:right="-20"/>
              <w:rPr>
                <w:rFonts w:eastAsia="Times New Roman"/>
                <w:sz w:val="24"/>
                <w:lang w:eastAsia="en-US"/>
              </w:rPr>
            </w:pPr>
            <w:r>
              <w:rPr>
                <w:rFonts w:eastAsia="Times New Roman"/>
                <w:sz w:val="24"/>
              </w:rPr>
              <w:t>Thickness</w:t>
            </w:r>
          </w:p>
        </w:tc>
        <w:tc>
          <w:tcPr>
            <w:tcW w:w="1062" w:type="dxa"/>
            <w:vMerge w:val="continue"/>
            <w:tcBorders>
              <w:top w:val="single" w:color="000000" w:sz="4" w:space="0"/>
              <w:left w:val="single" w:color="000000" w:sz="4" w:space="0"/>
              <w:bottom w:val="single" w:color="000000" w:sz="4" w:space="0"/>
              <w:right w:val="single" w:color="000000" w:sz="8" w:space="0"/>
            </w:tcBorders>
            <w:vAlign w:val="center"/>
          </w:tcPr>
          <w:p w14:paraId="50CFA264">
            <w:pPr>
              <w:widowControl/>
              <w:rPr>
                <w:rFonts w:eastAsia="Times New Roman"/>
                <w:sz w:val="24"/>
                <w:lang w:eastAsia="en-US"/>
              </w:rPr>
            </w:pPr>
          </w:p>
        </w:tc>
        <w:tc>
          <w:tcPr>
            <w:tcW w:w="1205" w:type="dxa"/>
            <w:vMerge w:val="continue"/>
            <w:tcBorders>
              <w:top w:val="single" w:color="000000" w:sz="4" w:space="0"/>
              <w:left w:val="single" w:color="000000" w:sz="8" w:space="0"/>
              <w:bottom w:val="single" w:color="000000" w:sz="4" w:space="0"/>
              <w:right w:val="single" w:color="000000" w:sz="4" w:space="0"/>
            </w:tcBorders>
            <w:vAlign w:val="center"/>
          </w:tcPr>
          <w:p w14:paraId="3C50265A">
            <w:pPr>
              <w:widowControl/>
              <w:rPr>
                <w:rFonts w:eastAsia="Times New Roman"/>
                <w:sz w:val="24"/>
                <w:lang w:eastAsia="en-US"/>
              </w:rPr>
            </w:pPr>
          </w:p>
        </w:tc>
      </w:tr>
      <w:tr w14:paraId="69F37EE9">
        <w:tblPrEx>
          <w:tblCellMar>
            <w:top w:w="0" w:type="dxa"/>
            <w:left w:w="0" w:type="dxa"/>
            <w:bottom w:w="0" w:type="dxa"/>
            <w:right w:w="0" w:type="dxa"/>
          </w:tblCellMar>
        </w:tblPrEx>
        <w:trPr>
          <w:trHeight w:val="850" w:hRule="exact"/>
        </w:trPr>
        <w:tc>
          <w:tcPr>
            <w:tcW w:w="3469" w:type="dxa"/>
            <w:gridSpan w:val="4"/>
            <w:tcBorders>
              <w:top w:val="single" w:color="000000" w:sz="4" w:space="0"/>
              <w:left w:val="single" w:color="000000" w:sz="4" w:space="0"/>
              <w:bottom w:val="single" w:color="000000" w:sz="4" w:space="0"/>
              <w:right w:val="single" w:color="000000" w:sz="8" w:space="0"/>
            </w:tcBorders>
          </w:tcPr>
          <w:p w14:paraId="53031630">
            <w:pPr>
              <w:spacing w:line="275" w:lineRule="exact"/>
              <w:ind w:left="160" w:right="-20"/>
              <w:rPr>
                <w:rFonts w:eastAsia="Times New Roman"/>
                <w:sz w:val="24"/>
                <w:lang w:eastAsia="en-US"/>
              </w:rPr>
            </w:pPr>
            <w:r>
              <w:rPr>
                <w:rFonts w:eastAsia="Times New Roman"/>
                <w:sz w:val="24"/>
              </w:rPr>
              <w:t>Tank hea</w:t>
            </w:r>
            <w:r>
              <w:rPr>
                <w:rFonts w:eastAsia="Times New Roman"/>
                <w:spacing w:val="1"/>
                <w:sz w:val="24"/>
              </w:rPr>
              <w:t>t</w:t>
            </w:r>
            <w:r>
              <w:rPr>
                <w:rFonts w:eastAsia="Times New Roman"/>
                <w:sz w:val="24"/>
              </w:rPr>
              <w:t>i</w:t>
            </w:r>
            <w:r>
              <w:rPr>
                <w:rFonts w:eastAsia="Times New Roman"/>
                <w:spacing w:val="-1"/>
                <w:sz w:val="24"/>
              </w:rPr>
              <w:t>n</w:t>
            </w:r>
            <w:r>
              <w:rPr>
                <w:rFonts w:eastAsia="Times New Roman"/>
                <w:sz w:val="24"/>
              </w:rPr>
              <w:t xml:space="preserve">g coil </w:t>
            </w:r>
            <w:r>
              <w:rPr>
                <w:rFonts w:eastAsia="Times New Roman"/>
                <w:spacing w:val="1"/>
                <w:sz w:val="24"/>
              </w:rPr>
              <w:t>i</w:t>
            </w:r>
            <w:r>
              <w:rPr>
                <w:rFonts w:eastAsia="Times New Roman"/>
                <w:sz w:val="24"/>
              </w:rPr>
              <w:t>n fuel</w:t>
            </w:r>
            <w:r>
              <w:rPr>
                <w:rFonts w:eastAsia="Times New Roman"/>
                <w:spacing w:val="-1"/>
                <w:sz w:val="24"/>
              </w:rPr>
              <w:t xml:space="preserve"> </w:t>
            </w:r>
            <w:r>
              <w:rPr>
                <w:rFonts w:eastAsia="Times New Roman"/>
                <w:sz w:val="24"/>
              </w:rPr>
              <w:t>oil</w:t>
            </w:r>
            <w:r>
              <w:rPr>
                <w:rFonts w:eastAsia="Times New Roman"/>
                <w:spacing w:val="1"/>
                <w:sz w:val="24"/>
              </w:rPr>
              <w:t xml:space="preserve"> </w:t>
            </w:r>
            <w:r>
              <w:rPr>
                <w:rFonts w:eastAsia="Times New Roman"/>
                <w:sz w:val="24"/>
              </w:rPr>
              <w:t>tank</w:t>
            </w:r>
          </w:p>
        </w:tc>
        <w:tc>
          <w:tcPr>
            <w:tcW w:w="845" w:type="dxa"/>
            <w:tcBorders>
              <w:top w:val="single" w:color="000000" w:sz="4" w:space="0"/>
              <w:left w:val="single" w:color="000000" w:sz="8" w:space="0"/>
              <w:bottom w:val="single" w:color="000000" w:sz="4" w:space="0"/>
              <w:right w:val="single" w:color="000000" w:sz="8" w:space="0"/>
            </w:tcBorders>
          </w:tcPr>
          <w:p w14:paraId="58AEEA85">
            <w:pPr>
              <w:spacing w:line="275" w:lineRule="exact"/>
              <w:ind w:left="265"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28C2432E">
            <w:pPr>
              <w:spacing w:line="275" w:lineRule="exact"/>
              <w:ind w:left="169" w:right="-20"/>
              <w:rPr>
                <w:rFonts w:eastAsia="Times New Roman"/>
                <w:sz w:val="24"/>
                <w:lang w:eastAsia="en-US"/>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eel</w:t>
            </w:r>
          </w:p>
        </w:tc>
        <w:tc>
          <w:tcPr>
            <w:tcW w:w="1276" w:type="dxa"/>
            <w:tcBorders>
              <w:top w:val="single" w:color="000000" w:sz="4" w:space="0"/>
              <w:left w:val="single" w:color="000000" w:sz="4" w:space="0"/>
              <w:bottom w:val="single" w:color="000000" w:sz="4" w:space="0"/>
              <w:right w:val="single" w:color="000000" w:sz="4" w:space="0"/>
            </w:tcBorders>
          </w:tcPr>
          <w:p w14:paraId="550B6787">
            <w:pPr>
              <w:spacing w:before="19" w:line="260" w:lineRule="exact"/>
              <w:rPr>
                <w:sz w:val="26"/>
                <w:szCs w:val="26"/>
              </w:rPr>
            </w:pPr>
          </w:p>
          <w:p w14:paraId="35D8DC27">
            <w:pPr>
              <w:ind w:left="515" w:right="494"/>
              <w:jc w:val="center"/>
              <w:rPr>
                <w:rFonts w:eastAsia="Times New Roman"/>
                <w:sz w:val="24"/>
                <w:lang w:eastAsia="en-US"/>
              </w:rPr>
            </w:pPr>
            <w:r>
              <w:rPr>
                <w:rFonts w:eastAsia="Times New Roman"/>
                <w:sz w:val="24"/>
              </w:rPr>
              <w:t>B</w:t>
            </w:r>
          </w:p>
        </w:tc>
        <w:tc>
          <w:tcPr>
            <w:tcW w:w="1062" w:type="dxa"/>
            <w:tcBorders>
              <w:top w:val="single" w:color="000000" w:sz="4" w:space="0"/>
              <w:left w:val="single" w:color="000000" w:sz="4" w:space="0"/>
              <w:bottom w:val="single" w:color="000000" w:sz="4" w:space="0"/>
              <w:right w:val="single" w:color="000000" w:sz="8" w:space="0"/>
            </w:tcBorders>
          </w:tcPr>
          <w:p w14:paraId="2A893207">
            <w:pPr>
              <w:spacing w:before="3" w:line="242" w:lineRule="auto"/>
              <w:ind w:left="137" w:right="117"/>
              <w:jc w:val="center"/>
              <w:rPr>
                <w:rFonts w:eastAsia="Times New Roman"/>
                <w:sz w:val="24"/>
                <w:lang w:eastAsia="en-US"/>
              </w:rPr>
            </w:pPr>
            <w:r>
              <w:rPr>
                <w:rFonts w:eastAsia="Times New Roman"/>
                <w:sz w:val="24"/>
              </w:rPr>
              <w:t>sleeve</w:t>
            </w:r>
          </w:p>
        </w:tc>
        <w:tc>
          <w:tcPr>
            <w:tcW w:w="1205" w:type="dxa"/>
            <w:tcBorders>
              <w:top w:val="single" w:color="000000" w:sz="4" w:space="0"/>
              <w:left w:val="single" w:color="000000" w:sz="8" w:space="0"/>
              <w:bottom w:val="single" w:color="000000" w:sz="4" w:space="0"/>
              <w:right w:val="single" w:color="000000" w:sz="4" w:space="0"/>
            </w:tcBorders>
          </w:tcPr>
          <w:p w14:paraId="3733EE7B">
            <w:pPr>
              <w:spacing w:line="275" w:lineRule="exact"/>
              <w:ind w:left="399" w:right="390"/>
              <w:jc w:val="center"/>
              <w:rPr>
                <w:rFonts w:eastAsia="Times New Roman"/>
                <w:sz w:val="24"/>
                <w:lang w:eastAsia="en-US"/>
              </w:rPr>
            </w:pPr>
            <w:r>
              <w:rPr>
                <w:rFonts w:eastAsia="Times New Roman"/>
                <w:sz w:val="24"/>
              </w:rPr>
              <w:t>1.0</w:t>
            </w:r>
          </w:p>
        </w:tc>
      </w:tr>
      <w:tr w14:paraId="4088A03D">
        <w:tblPrEx>
          <w:tblCellMar>
            <w:top w:w="0" w:type="dxa"/>
            <w:left w:w="0" w:type="dxa"/>
            <w:bottom w:w="0" w:type="dxa"/>
            <w:right w:w="0" w:type="dxa"/>
          </w:tblCellMar>
        </w:tblPrEx>
        <w:trPr>
          <w:trHeight w:val="850" w:hRule="exact"/>
        </w:trPr>
        <w:tc>
          <w:tcPr>
            <w:tcW w:w="3469" w:type="dxa"/>
            <w:gridSpan w:val="4"/>
            <w:tcBorders>
              <w:top w:val="single" w:color="000000" w:sz="4" w:space="0"/>
              <w:left w:val="single" w:color="000000" w:sz="4" w:space="0"/>
              <w:bottom w:val="single" w:color="000000" w:sz="4" w:space="0"/>
              <w:right w:val="single" w:color="000000" w:sz="8" w:space="0"/>
            </w:tcBorders>
          </w:tcPr>
          <w:p w14:paraId="2A80F7FC">
            <w:pPr>
              <w:spacing w:line="275" w:lineRule="exact"/>
              <w:ind w:left="283" w:right="247"/>
              <w:jc w:val="center"/>
              <w:rPr>
                <w:rFonts w:eastAsia="Times New Roman"/>
                <w:sz w:val="24"/>
              </w:rPr>
            </w:pPr>
            <w:r>
              <w:rPr>
                <w:rFonts w:eastAsia="Times New Roman"/>
                <w:sz w:val="24"/>
              </w:rPr>
              <w:t>Co</w:t>
            </w:r>
            <w:r>
              <w:rPr>
                <w:rFonts w:eastAsia="Times New Roman"/>
                <w:spacing w:val="-2"/>
                <w:sz w:val="24"/>
              </w:rPr>
              <w:t>m</w:t>
            </w:r>
            <w:r>
              <w:rPr>
                <w:rFonts w:eastAsia="Times New Roman"/>
                <w:sz w:val="24"/>
              </w:rPr>
              <w:t>pressed air p</w:t>
            </w:r>
            <w:r>
              <w:rPr>
                <w:rFonts w:eastAsia="Times New Roman"/>
                <w:spacing w:val="1"/>
                <w:sz w:val="24"/>
              </w:rPr>
              <w:t>i</w:t>
            </w:r>
            <w:r>
              <w:rPr>
                <w:rFonts w:eastAsia="Times New Roman"/>
                <w:spacing w:val="-1"/>
                <w:sz w:val="24"/>
              </w:rPr>
              <w:t>p</w:t>
            </w:r>
            <w:r>
              <w:rPr>
                <w:rFonts w:eastAsia="Times New Roman"/>
                <w:sz w:val="24"/>
              </w:rPr>
              <w:t>e for deck</w:t>
            </w:r>
          </w:p>
          <w:p w14:paraId="1ECADE70">
            <w:pPr>
              <w:spacing w:before="5"/>
              <w:ind w:left="1357" w:right="1317"/>
              <w:jc w:val="center"/>
              <w:rPr>
                <w:rFonts w:eastAsia="Times New Roman"/>
                <w:sz w:val="24"/>
                <w:lang w:eastAsia="en-US"/>
              </w:rPr>
            </w:pPr>
            <w:r>
              <w:rPr>
                <w:rFonts w:eastAsia="Times New Roman"/>
                <w:sz w:val="24"/>
              </w:rPr>
              <w:t>se</w:t>
            </w:r>
            <w:r>
              <w:rPr>
                <w:rFonts w:eastAsia="Times New Roman"/>
                <w:spacing w:val="1"/>
                <w:sz w:val="24"/>
              </w:rPr>
              <w:t>r</w:t>
            </w:r>
            <w:r>
              <w:rPr>
                <w:rFonts w:eastAsia="Times New Roman"/>
                <w:sz w:val="24"/>
              </w:rPr>
              <w:t>vice</w:t>
            </w:r>
          </w:p>
        </w:tc>
        <w:tc>
          <w:tcPr>
            <w:tcW w:w="845" w:type="dxa"/>
            <w:tcBorders>
              <w:top w:val="single" w:color="000000" w:sz="4" w:space="0"/>
              <w:left w:val="single" w:color="000000" w:sz="8" w:space="0"/>
              <w:bottom w:val="single" w:color="000000" w:sz="4" w:space="0"/>
              <w:right w:val="single" w:color="000000" w:sz="8" w:space="0"/>
            </w:tcBorders>
          </w:tcPr>
          <w:p w14:paraId="45CFD744">
            <w:pPr>
              <w:spacing w:line="275" w:lineRule="exact"/>
              <w:ind w:left="265"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5D73D29E">
            <w:pPr>
              <w:spacing w:line="275" w:lineRule="exact"/>
              <w:ind w:left="130" w:right="114"/>
              <w:jc w:val="center"/>
              <w:rPr>
                <w:rFonts w:eastAsia="Times New Roman"/>
                <w:sz w:val="24"/>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eel</w:t>
            </w:r>
          </w:p>
          <w:p w14:paraId="412F4294">
            <w:pPr>
              <w:spacing w:before="5"/>
              <w:ind w:left="531" w:right="512"/>
              <w:jc w:val="center"/>
              <w:rPr>
                <w:rFonts w:eastAsia="Times New Roman"/>
                <w:sz w:val="24"/>
                <w:lang w:eastAsia="en-US"/>
              </w:rPr>
            </w:pPr>
            <w:r>
              <w:rPr>
                <w:rFonts w:eastAsia="Times New Roman"/>
                <w:sz w:val="24"/>
              </w:rPr>
              <w:t>galv.*</w:t>
            </w:r>
          </w:p>
        </w:tc>
        <w:tc>
          <w:tcPr>
            <w:tcW w:w="1276" w:type="dxa"/>
            <w:tcBorders>
              <w:top w:val="single" w:color="000000" w:sz="4" w:space="0"/>
              <w:left w:val="single" w:color="000000" w:sz="4" w:space="0"/>
              <w:bottom w:val="single" w:color="000000" w:sz="4" w:space="0"/>
              <w:right w:val="single" w:color="000000" w:sz="4" w:space="0"/>
            </w:tcBorders>
          </w:tcPr>
          <w:p w14:paraId="21ED34B8">
            <w:pPr>
              <w:spacing w:line="280" w:lineRule="exact"/>
              <w:rPr>
                <w:sz w:val="28"/>
                <w:szCs w:val="28"/>
              </w:rPr>
            </w:pPr>
          </w:p>
          <w:p w14:paraId="34234ACE">
            <w:pPr>
              <w:ind w:left="507" w:right="488"/>
              <w:jc w:val="center"/>
              <w:rPr>
                <w:rFonts w:eastAsia="Times New Roman"/>
                <w:sz w:val="24"/>
                <w:lang w:eastAsia="en-US"/>
              </w:rPr>
            </w:pPr>
            <w:r>
              <w:rPr>
                <w:rFonts w:eastAsia="Times New Roman"/>
                <w:sz w:val="24"/>
              </w:rPr>
              <w:t>A</w:t>
            </w:r>
          </w:p>
        </w:tc>
        <w:tc>
          <w:tcPr>
            <w:tcW w:w="1062" w:type="dxa"/>
            <w:tcBorders>
              <w:top w:val="single" w:color="000000" w:sz="4" w:space="0"/>
              <w:left w:val="single" w:color="000000" w:sz="4" w:space="0"/>
              <w:bottom w:val="single" w:color="000000" w:sz="4" w:space="0"/>
              <w:right w:val="single" w:color="000000" w:sz="8" w:space="0"/>
            </w:tcBorders>
          </w:tcPr>
          <w:p w14:paraId="23D948F4">
            <w:pPr>
              <w:spacing w:line="275" w:lineRule="exact"/>
              <w:ind w:left="163" w:right="143"/>
              <w:jc w:val="center"/>
              <w:rPr>
                <w:rFonts w:eastAsia="Times New Roman"/>
                <w:sz w:val="24"/>
              </w:rPr>
            </w:pPr>
            <w:r>
              <w:rPr>
                <w:rFonts w:eastAsia="Times New Roman"/>
                <w:sz w:val="24"/>
              </w:rPr>
              <w:t>Sleeve</w:t>
            </w:r>
          </w:p>
          <w:p w14:paraId="58AE83FF">
            <w:pPr>
              <w:spacing w:before="5" w:line="242" w:lineRule="auto"/>
              <w:ind w:left="200" w:right="181" w:hanging="1"/>
              <w:jc w:val="center"/>
              <w:rPr>
                <w:rFonts w:eastAsia="Times New Roman"/>
                <w:sz w:val="24"/>
                <w:lang w:eastAsia="en-US"/>
              </w:rPr>
            </w:pPr>
            <w:r>
              <w:rPr>
                <w:rFonts w:eastAsia="Times New Roman"/>
                <w:sz w:val="24"/>
              </w:rPr>
              <w:t>or flange</w:t>
            </w:r>
          </w:p>
        </w:tc>
        <w:tc>
          <w:tcPr>
            <w:tcW w:w="1205" w:type="dxa"/>
            <w:tcBorders>
              <w:top w:val="single" w:color="000000" w:sz="4" w:space="0"/>
              <w:left w:val="single" w:color="000000" w:sz="8" w:space="0"/>
              <w:bottom w:val="single" w:color="000000" w:sz="4" w:space="0"/>
              <w:right w:val="single" w:color="000000" w:sz="4" w:space="0"/>
            </w:tcBorders>
          </w:tcPr>
          <w:p w14:paraId="2C4F8DF6">
            <w:pPr>
              <w:spacing w:line="275" w:lineRule="exact"/>
              <w:ind w:left="399" w:right="390"/>
              <w:jc w:val="center"/>
              <w:rPr>
                <w:rFonts w:eastAsia="Times New Roman"/>
                <w:sz w:val="24"/>
                <w:lang w:eastAsia="en-US"/>
              </w:rPr>
            </w:pPr>
            <w:r>
              <w:rPr>
                <w:rFonts w:eastAsia="Times New Roman"/>
                <w:sz w:val="24"/>
              </w:rPr>
              <w:t>1.0</w:t>
            </w:r>
          </w:p>
        </w:tc>
      </w:tr>
      <w:tr w14:paraId="6C131323">
        <w:tblPrEx>
          <w:tblCellMar>
            <w:top w:w="0" w:type="dxa"/>
            <w:left w:w="0" w:type="dxa"/>
            <w:bottom w:w="0" w:type="dxa"/>
            <w:right w:w="0" w:type="dxa"/>
          </w:tblCellMar>
        </w:tblPrEx>
        <w:trPr>
          <w:trHeight w:val="407" w:hRule="exact"/>
        </w:trPr>
        <w:tc>
          <w:tcPr>
            <w:tcW w:w="1102" w:type="dxa"/>
            <w:vMerge w:val="restart"/>
            <w:tcBorders>
              <w:top w:val="single" w:color="000000" w:sz="4" w:space="0"/>
              <w:left w:val="single" w:color="000000" w:sz="4" w:space="0"/>
              <w:bottom w:val="single" w:color="000000" w:sz="4" w:space="0"/>
              <w:right w:val="single" w:color="000000" w:sz="4" w:space="0"/>
            </w:tcBorders>
          </w:tcPr>
          <w:p w14:paraId="2F835BFF">
            <w:pPr>
              <w:ind w:left="174" w:right="-20"/>
              <w:rPr>
                <w:rFonts w:eastAsia="Times New Roman"/>
                <w:sz w:val="24"/>
                <w:lang w:eastAsia="en-US"/>
              </w:rPr>
            </w:pPr>
            <w:r>
              <w:rPr>
                <w:rFonts w:eastAsia="Times New Roman"/>
                <w:sz w:val="24"/>
              </w:rPr>
              <w:t>Fuel o</w:t>
            </w:r>
            <w:r>
              <w:rPr>
                <w:rFonts w:eastAsia="Times New Roman"/>
                <w:spacing w:val="1"/>
                <w:sz w:val="24"/>
              </w:rPr>
              <w:t>i</w:t>
            </w:r>
            <w:r>
              <w:rPr>
                <w:rFonts w:eastAsia="Times New Roman"/>
                <w:sz w:val="24"/>
              </w:rPr>
              <w:t>l</w:t>
            </w:r>
          </w:p>
        </w:tc>
        <w:tc>
          <w:tcPr>
            <w:tcW w:w="2367" w:type="dxa"/>
            <w:gridSpan w:val="3"/>
            <w:tcBorders>
              <w:top w:val="single" w:color="000000" w:sz="4" w:space="0"/>
              <w:left w:val="single" w:color="000000" w:sz="4" w:space="0"/>
              <w:bottom w:val="single" w:color="000000" w:sz="4" w:space="0"/>
              <w:right w:val="single" w:color="000000" w:sz="8" w:space="0"/>
            </w:tcBorders>
          </w:tcPr>
          <w:p w14:paraId="260A7D63">
            <w:pPr>
              <w:ind w:left="605" w:right="-20"/>
              <w:rPr>
                <w:rFonts w:eastAsia="Times New Roman"/>
                <w:sz w:val="24"/>
                <w:lang w:eastAsia="en-US"/>
              </w:rPr>
            </w:pPr>
            <w:r>
              <w:rPr>
                <w:rFonts w:eastAsia="Times New Roman"/>
                <w:sz w:val="24"/>
              </w:rPr>
              <w:t>In p</w:t>
            </w:r>
            <w:r>
              <w:rPr>
                <w:rFonts w:eastAsia="Times New Roman"/>
                <w:spacing w:val="1"/>
                <w:sz w:val="24"/>
              </w:rPr>
              <w:t>i</w:t>
            </w:r>
            <w:r>
              <w:rPr>
                <w:rFonts w:eastAsia="Times New Roman"/>
                <w:sz w:val="24"/>
              </w:rPr>
              <w:t>pe du</w:t>
            </w:r>
            <w:r>
              <w:rPr>
                <w:rFonts w:eastAsia="Times New Roman"/>
                <w:spacing w:val="-1"/>
                <w:sz w:val="24"/>
              </w:rPr>
              <w:t>c</w:t>
            </w:r>
            <w:r>
              <w:rPr>
                <w:rFonts w:eastAsia="Times New Roman"/>
                <w:sz w:val="24"/>
              </w:rPr>
              <w:t>t</w:t>
            </w:r>
          </w:p>
        </w:tc>
        <w:tc>
          <w:tcPr>
            <w:tcW w:w="845" w:type="dxa"/>
            <w:vMerge w:val="restart"/>
            <w:tcBorders>
              <w:top w:val="single" w:color="000000" w:sz="4" w:space="0"/>
              <w:left w:val="nil"/>
              <w:bottom w:val="single" w:color="000000" w:sz="4" w:space="0"/>
              <w:right w:val="single" w:color="000000" w:sz="8" w:space="0"/>
            </w:tcBorders>
          </w:tcPr>
          <w:p w14:paraId="7324CA2B">
            <w:pPr>
              <w:ind w:left="266" w:right="-20"/>
              <w:rPr>
                <w:rFonts w:eastAsia="Times New Roman"/>
                <w:sz w:val="24"/>
                <w:lang w:eastAsia="en-US"/>
              </w:rPr>
            </w:pPr>
            <w:r>
              <w:rPr>
                <w:rFonts w:eastAsia="Times New Roman"/>
                <w:sz w:val="24"/>
              </w:rPr>
              <w:t>All</w:t>
            </w:r>
          </w:p>
        </w:tc>
        <w:tc>
          <w:tcPr>
            <w:tcW w:w="1750" w:type="dxa"/>
            <w:vMerge w:val="restart"/>
            <w:tcBorders>
              <w:top w:val="single" w:color="000000" w:sz="4" w:space="0"/>
              <w:left w:val="single" w:color="000000" w:sz="8" w:space="0"/>
              <w:bottom w:val="single" w:color="000000" w:sz="4" w:space="0"/>
              <w:right w:val="single" w:color="000000" w:sz="4" w:space="0"/>
            </w:tcBorders>
          </w:tcPr>
          <w:p w14:paraId="5228A33A">
            <w:pPr>
              <w:ind w:left="165" w:right="-20"/>
              <w:rPr>
                <w:rFonts w:eastAsia="Times New Roman"/>
                <w:sz w:val="24"/>
                <w:lang w:eastAsia="en-US"/>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eel</w:t>
            </w:r>
          </w:p>
        </w:tc>
        <w:tc>
          <w:tcPr>
            <w:tcW w:w="1276" w:type="dxa"/>
            <w:tcBorders>
              <w:top w:val="single" w:color="000000" w:sz="4" w:space="0"/>
              <w:left w:val="single" w:color="000000" w:sz="4" w:space="0"/>
              <w:bottom w:val="single" w:color="000000" w:sz="4" w:space="0"/>
              <w:right w:val="single" w:color="000000" w:sz="4" w:space="0"/>
            </w:tcBorders>
          </w:tcPr>
          <w:p w14:paraId="7EDD1657">
            <w:pPr>
              <w:spacing w:before="58"/>
              <w:ind w:left="507" w:right="488"/>
              <w:jc w:val="center"/>
              <w:rPr>
                <w:rFonts w:eastAsia="Times New Roman"/>
                <w:sz w:val="24"/>
                <w:lang w:eastAsia="en-US"/>
              </w:rPr>
            </w:pPr>
            <w:r>
              <w:rPr>
                <w:rFonts w:eastAsia="Times New Roman"/>
                <w:sz w:val="24"/>
              </w:rPr>
              <w:t>A</w:t>
            </w:r>
          </w:p>
        </w:tc>
        <w:tc>
          <w:tcPr>
            <w:tcW w:w="1062" w:type="dxa"/>
            <w:vMerge w:val="restart"/>
            <w:tcBorders>
              <w:top w:val="single" w:color="000000" w:sz="4" w:space="0"/>
              <w:left w:val="single" w:color="000000" w:sz="4" w:space="0"/>
              <w:bottom w:val="single" w:color="000000" w:sz="4" w:space="0"/>
              <w:right w:val="single" w:color="000000" w:sz="8" w:space="0"/>
            </w:tcBorders>
          </w:tcPr>
          <w:p w14:paraId="541D19D1">
            <w:pPr>
              <w:spacing w:line="242" w:lineRule="auto"/>
              <w:ind w:left="184" w:right="157"/>
              <w:jc w:val="center"/>
              <w:rPr>
                <w:rFonts w:eastAsia="Times New Roman"/>
                <w:sz w:val="24"/>
                <w:lang w:eastAsia="en-US"/>
              </w:rPr>
            </w:pPr>
            <w:r>
              <w:rPr>
                <w:rFonts w:eastAsia="Times New Roman"/>
                <w:sz w:val="24"/>
              </w:rPr>
              <w:t>Sleeve or flange</w:t>
            </w:r>
          </w:p>
        </w:tc>
        <w:tc>
          <w:tcPr>
            <w:tcW w:w="1205" w:type="dxa"/>
            <w:vMerge w:val="restart"/>
            <w:tcBorders>
              <w:top w:val="single" w:color="000000" w:sz="4" w:space="0"/>
              <w:left w:val="single" w:color="000000" w:sz="8" w:space="0"/>
              <w:bottom w:val="single" w:color="000000" w:sz="4" w:space="0"/>
              <w:right w:val="single" w:color="000000" w:sz="4" w:space="0"/>
            </w:tcBorders>
          </w:tcPr>
          <w:p w14:paraId="76D4DFBF">
            <w:pPr>
              <w:ind w:left="399" w:right="381"/>
              <w:jc w:val="center"/>
              <w:rPr>
                <w:sz w:val="24"/>
                <w:lang w:eastAsia="en-US"/>
              </w:rPr>
            </w:pPr>
            <w:r>
              <w:rPr>
                <w:rFonts w:eastAsia="Times New Roman"/>
                <w:sz w:val="24"/>
              </w:rPr>
              <w:t>0.</w:t>
            </w:r>
            <w:r>
              <w:rPr>
                <w:rFonts w:hint="eastAsia"/>
                <w:sz w:val="24"/>
              </w:rPr>
              <w:t>6</w:t>
            </w:r>
          </w:p>
        </w:tc>
      </w:tr>
      <w:tr w14:paraId="0ED7C305">
        <w:tblPrEx>
          <w:tblCellMar>
            <w:top w:w="0" w:type="dxa"/>
            <w:left w:w="0" w:type="dxa"/>
            <w:bottom w:w="0" w:type="dxa"/>
            <w:right w:w="0" w:type="dxa"/>
          </w:tblCellMar>
        </w:tblPrEx>
        <w:trPr>
          <w:trHeight w:val="444" w:hRule="exact"/>
        </w:trPr>
        <w:tc>
          <w:tcPr>
            <w:tcW w:w="1102" w:type="dxa"/>
            <w:vMerge w:val="continue"/>
            <w:tcBorders>
              <w:top w:val="single" w:color="000000" w:sz="4" w:space="0"/>
              <w:left w:val="single" w:color="000000" w:sz="4" w:space="0"/>
              <w:bottom w:val="single" w:color="000000" w:sz="4" w:space="0"/>
              <w:right w:val="single" w:color="000000" w:sz="4" w:space="0"/>
            </w:tcBorders>
            <w:vAlign w:val="center"/>
          </w:tcPr>
          <w:p w14:paraId="7DEA3779">
            <w:pPr>
              <w:widowControl/>
              <w:rPr>
                <w:rFonts w:eastAsia="Times New Roman"/>
                <w:sz w:val="24"/>
                <w:lang w:eastAsia="en-US"/>
              </w:rPr>
            </w:pPr>
          </w:p>
        </w:tc>
        <w:tc>
          <w:tcPr>
            <w:tcW w:w="2367" w:type="dxa"/>
            <w:gridSpan w:val="3"/>
            <w:tcBorders>
              <w:top w:val="single" w:color="000000" w:sz="4" w:space="0"/>
              <w:left w:val="single" w:color="000000" w:sz="4" w:space="0"/>
              <w:bottom w:val="single" w:color="000000" w:sz="4" w:space="0"/>
              <w:right w:val="single" w:color="000000" w:sz="4" w:space="0"/>
            </w:tcBorders>
          </w:tcPr>
          <w:p w14:paraId="38DDAD26">
            <w:pPr>
              <w:ind w:left="775" w:right="-20"/>
              <w:rPr>
                <w:rFonts w:eastAsia="Times New Roman"/>
                <w:sz w:val="24"/>
                <w:lang w:eastAsia="en-US"/>
              </w:rPr>
            </w:pPr>
            <w:r>
              <w:rPr>
                <w:rFonts w:eastAsia="Times New Roman"/>
                <w:sz w:val="24"/>
              </w:rPr>
              <w:t>On deck</w:t>
            </w:r>
          </w:p>
        </w:tc>
        <w:tc>
          <w:tcPr>
            <w:tcW w:w="845" w:type="dxa"/>
            <w:vMerge w:val="continue"/>
            <w:tcBorders>
              <w:top w:val="single" w:color="000000" w:sz="4" w:space="0"/>
              <w:left w:val="nil"/>
              <w:bottom w:val="single" w:color="000000" w:sz="4" w:space="0"/>
              <w:right w:val="single" w:color="000000" w:sz="8" w:space="0"/>
            </w:tcBorders>
            <w:vAlign w:val="center"/>
          </w:tcPr>
          <w:p w14:paraId="0ADF01EB">
            <w:pPr>
              <w:widowControl/>
              <w:rPr>
                <w:rFonts w:eastAsia="Times New Roman"/>
                <w:sz w:val="24"/>
                <w:lang w:eastAsia="en-US"/>
              </w:rPr>
            </w:pPr>
          </w:p>
        </w:tc>
        <w:tc>
          <w:tcPr>
            <w:tcW w:w="1750" w:type="dxa"/>
            <w:vMerge w:val="continue"/>
            <w:tcBorders>
              <w:top w:val="single" w:color="000000" w:sz="4" w:space="0"/>
              <w:left w:val="single" w:color="000000" w:sz="8" w:space="0"/>
              <w:bottom w:val="single" w:color="000000" w:sz="4" w:space="0"/>
              <w:right w:val="single" w:color="000000" w:sz="4" w:space="0"/>
            </w:tcBorders>
            <w:vAlign w:val="center"/>
          </w:tcPr>
          <w:p w14:paraId="00E5DB4B">
            <w:pPr>
              <w:widowControl/>
              <w:rPr>
                <w:rFonts w:eastAsia="Times New Roman"/>
                <w:sz w:val="24"/>
                <w:lang w:eastAsia="en-US"/>
              </w:rPr>
            </w:pPr>
          </w:p>
        </w:tc>
        <w:tc>
          <w:tcPr>
            <w:tcW w:w="1276" w:type="dxa"/>
            <w:tcBorders>
              <w:top w:val="single" w:color="000000" w:sz="4" w:space="0"/>
              <w:left w:val="single" w:color="000000" w:sz="4" w:space="0"/>
              <w:bottom w:val="single" w:color="000000" w:sz="4" w:space="0"/>
              <w:right w:val="single" w:color="000000" w:sz="4" w:space="0"/>
            </w:tcBorders>
          </w:tcPr>
          <w:p w14:paraId="68420DB5">
            <w:pPr>
              <w:spacing w:before="77"/>
              <w:ind w:left="499" w:right="478"/>
              <w:jc w:val="center"/>
              <w:rPr>
                <w:rFonts w:eastAsia="Times New Roman"/>
                <w:sz w:val="24"/>
                <w:lang w:eastAsia="en-US"/>
              </w:rPr>
            </w:pPr>
            <w:r>
              <w:rPr>
                <w:rFonts w:eastAsia="Times New Roman"/>
                <w:sz w:val="24"/>
              </w:rPr>
              <w:t>B</w:t>
            </w:r>
          </w:p>
        </w:tc>
        <w:tc>
          <w:tcPr>
            <w:tcW w:w="1062" w:type="dxa"/>
            <w:vMerge w:val="continue"/>
            <w:tcBorders>
              <w:top w:val="single" w:color="000000" w:sz="4" w:space="0"/>
              <w:left w:val="single" w:color="000000" w:sz="4" w:space="0"/>
              <w:bottom w:val="single" w:color="000000" w:sz="4" w:space="0"/>
              <w:right w:val="single" w:color="000000" w:sz="8" w:space="0"/>
            </w:tcBorders>
            <w:vAlign w:val="center"/>
          </w:tcPr>
          <w:p w14:paraId="1A3348B4">
            <w:pPr>
              <w:widowControl/>
              <w:rPr>
                <w:rFonts w:eastAsia="Times New Roman"/>
                <w:sz w:val="24"/>
                <w:lang w:eastAsia="en-US"/>
              </w:rPr>
            </w:pPr>
          </w:p>
        </w:tc>
        <w:tc>
          <w:tcPr>
            <w:tcW w:w="1205" w:type="dxa"/>
            <w:vMerge w:val="continue"/>
            <w:tcBorders>
              <w:top w:val="single" w:color="000000" w:sz="4" w:space="0"/>
              <w:left w:val="single" w:color="000000" w:sz="8" w:space="0"/>
              <w:bottom w:val="single" w:color="000000" w:sz="4" w:space="0"/>
              <w:right w:val="single" w:color="000000" w:sz="4" w:space="0"/>
            </w:tcBorders>
            <w:vAlign w:val="center"/>
          </w:tcPr>
          <w:p w14:paraId="60ECA462">
            <w:pPr>
              <w:widowControl/>
              <w:rPr>
                <w:rFonts w:eastAsia="Times New Roman"/>
                <w:sz w:val="24"/>
                <w:lang w:eastAsia="en-US"/>
              </w:rPr>
            </w:pPr>
          </w:p>
        </w:tc>
      </w:tr>
      <w:tr w14:paraId="7CB4951D">
        <w:tblPrEx>
          <w:tblCellMar>
            <w:top w:w="0" w:type="dxa"/>
            <w:left w:w="0" w:type="dxa"/>
            <w:bottom w:w="0" w:type="dxa"/>
            <w:right w:w="0" w:type="dxa"/>
          </w:tblCellMar>
        </w:tblPrEx>
        <w:trPr>
          <w:trHeight w:val="850" w:hRule="exact"/>
        </w:trPr>
        <w:tc>
          <w:tcPr>
            <w:tcW w:w="1102" w:type="dxa"/>
            <w:tcBorders>
              <w:top w:val="single" w:color="000000" w:sz="4" w:space="0"/>
              <w:left w:val="single" w:color="000000" w:sz="4" w:space="0"/>
              <w:bottom w:val="single" w:color="000000" w:sz="4" w:space="0"/>
              <w:right w:val="single" w:color="000000" w:sz="4" w:space="0"/>
            </w:tcBorders>
          </w:tcPr>
          <w:p w14:paraId="0774D307">
            <w:pPr>
              <w:spacing w:line="275" w:lineRule="exact"/>
              <w:ind w:left="211" w:right="-20"/>
              <w:rPr>
                <w:rFonts w:eastAsia="Times New Roman"/>
                <w:sz w:val="24"/>
                <w:lang w:eastAsia="en-US"/>
              </w:rPr>
            </w:pPr>
            <w:r>
              <w:rPr>
                <w:rFonts w:eastAsia="Times New Roman"/>
                <w:sz w:val="24"/>
              </w:rPr>
              <w:t>Ball</w:t>
            </w:r>
            <w:r>
              <w:rPr>
                <w:rFonts w:eastAsia="Times New Roman"/>
                <w:spacing w:val="1"/>
                <w:sz w:val="24"/>
              </w:rPr>
              <w:t>a</w:t>
            </w:r>
            <w:r>
              <w:rPr>
                <w:rFonts w:eastAsia="Times New Roman"/>
                <w:sz w:val="24"/>
              </w:rPr>
              <w:t>st</w:t>
            </w:r>
          </w:p>
        </w:tc>
        <w:tc>
          <w:tcPr>
            <w:tcW w:w="2367" w:type="dxa"/>
            <w:gridSpan w:val="3"/>
            <w:tcBorders>
              <w:top w:val="single" w:color="000000" w:sz="4" w:space="0"/>
              <w:left w:val="single" w:color="000000" w:sz="4" w:space="0"/>
              <w:bottom w:val="single" w:color="000000" w:sz="4" w:space="0"/>
              <w:right w:val="single" w:color="000000" w:sz="4" w:space="0"/>
            </w:tcBorders>
          </w:tcPr>
          <w:p w14:paraId="230DD28C">
            <w:pPr>
              <w:spacing w:line="275" w:lineRule="exact"/>
              <w:ind w:left="270" w:right="251"/>
              <w:jc w:val="center"/>
              <w:rPr>
                <w:rFonts w:eastAsia="Times New Roman"/>
                <w:sz w:val="24"/>
              </w:rPr>
            </w:pPr>
            <w:r>
              <w:rPr>
                <w:rFonts w:eastAsia="Times New Roman"/>
                <w:sz w:val="24"/>
              </w:rPr>
              <w:t>In p</w:t>
            </w:r>
            <w:r>
              <w:rPr>
                <w:rFonts w:eastAsia="Times New Roman"/>
                <w:spacing w:val="1"/>
                <w:sz w:val="24"/>
              </w:rPr>
              <w:t>i</w:t>
            </w:r>
            <w:r>
              <w:rPr>
                <w:rFonts w:eastAsia="Times New Roman"/>
                <w:sz w:val="24"/>
              </w:rPr>
              <w:t>pe du</w:t>
            </w:r>
            <w:r>
              <w:rPr>
                <w:rFonts w:eastAsia="Times New Roman"/>
                <w:spacing w:val="-1"/>
                <w:sz w:val="24"/>
              </w:rPr>
              <w:t>c</w:t>
            </w:r>
            <w:r>
              <w:rPr>
                <w:rFonts w:eastAsia="Times New Roman"/>
                <w:sz w:val="24"/>
              </w:rPr>
              <w:t>t</w:t>
            </w:r>
            <w:r>
              <w:rPr>
                <w:rFonts w:eastAsia="Times New Roman"/>
                <w:spacing w:val="-1"/>
                <w:sz w:val="24"/>
              </w:rPr>
              <w:t xml:space="preserve"> </w:t>
            </w:r>
            <w:r>
              <w:rPr>
                <w:rFonts w:eastAsia="Times New Roman"/>
                <w:sz w:val="24"/>
              </w:rPr>
              <w:t>water</w:t>
            </w:r>
          </w:p>
          <w:p w14:paraId="4DFF2A6A">
            <w:pPr>
              <w:spacing w:before="3" w:line="242" w:lineRule="auto"/>
              <w:ind w:left="114" w:right="94"/>
              <w:jc w:val="center"/>
              <w:rPr>
                <w:rFonts w:eastAsia="Times New Roman"/>
                <w:sz w:val="24"/>
                <w:lang w:eastAsia="en-US"/>
              </w:rPr>
            </w:pPr>
            <w:r>
              <w:rPr>
                <w:rFonts w:eastAsia="Times New Roman"/>
                <w:sz w:val="24"/>
              </w:rPr>
              <w:t>balla</w:t>
            </w:r>
            <w:r>
              <w:rPr>
                <w:rFonts w:eastAsia="Times New Roman"/>
                <w:spacing w:val="-1"/>
                <w:sz w:val="24"/>
              </w:rPr>
              <w:t>s</w:t>
            </w:r>
            <w:r>
              <w:rPr>
                <w:rFonts w:eastAsia="Times New Roman"/>
                <w:sz w:val="24"/>
              </w:rPr>
              <w:t xml:space="preserve">t </w:t>
            </w:r>
            <w:r>
              <w:rPr>
                <w:rFonts w:eastAsia="Times New Roman"/>
                <w:spacing w:val="1"/>
                <w:sz w:val="24"/>
              </w:rPr>
              <w:t>t</w:t>
            </w:r>
            <w:r>
              <w:rPr>
                <w:rFonts w:eastAsia="Times New Roman"/>
                <w:sz w:val="24"/>
              </w:rPr>
              <w:t>an</w:t>
            </w:r>
            <w:r>
              <w:rPr>
                <w:rFonts w:eastAsia="Times New Roman"/>
                <w:spacing w:val="-1"/>
                <w:sz w:val="24"/>
              </w:rPr>
              <w:t>k</w:t>
            </w:r>
            <w:r>
              <w:rPr>
                <w:rFonts w:eastAsia="Times New Roman"/>
                <w:sz w:val="24"/>
              </w:rPr>
              <w:t>s</w:t>
            </w:r>
            <w:r>
              <w:rPr>
                <w:rFonts w:eastAsia="Times New Roman"/>
                <w:spacing w:val="-1"/>
                <w:sz w:val="24"/>
              </w:rPr>
              <w:t xml:space="preserve"> </w:t>
            </w:r>
            <w:r>
              <w:rPr>
                <w:rFonts w:eastAsia="Times New Roman"/>
                <w:sz w:val="24"/>
              </w:rPr>
              <w:t>and void spaces</w:t>
            </w:r>
          </w:p>
        </w:tc>
        <w:tc>
          <w:tcPr>
            <w:tcW w:w="845" w:type="dxa"/>
            <w:tcBorders>
              <w:top w:val="single" w:color="000000" w:sz="4" w:space="0"/>
              <w:left w:val="single" w:color="000000" w:sz="4" w:space="0"/>
              <w:bottom w:val="single" w:color="000000" w:sz="4" w:space="0"/>
              <w:right w:val="single" w:color="000000" w:sz="8" w:space="0"/>
            </w:tcBorders>
          </w:tcPr>
          <w:p w14:paraId="48A6ADEE">
            <w:pPr>
              <w:spacing w:line="275" w:lineRule="exact"/>
              <w:ind w:left="261"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59C80A45">
            <w:pPr>
              <w:spacing w:line="275" w:lineRule="exact"/>
              <w:ind w:left="127" w:right="118"/>
              <w:jc w:val="center"/>
              <w:rPr>
                <w:rFonts w:eastAsia="Times New Roman"/>
                <w:sz w:val="24"/>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eel</w:t>
            </w:r>
          </w:p>
          <w:p w14:paraId="41338B85">
            <w:pPr>
              <w:spacing w:line="275" w:lineRule="exact"/>
              <w:ind w:right="-20" w:firstLine="600" w:firstLineChars="250"/>
              <w:rPr>
                <w:rFonts w:eastAsia="Times New Roman"/>
                <w:sz w:val="24"/>
                <w:lang w:eastAsia="en-US"/>
              </w:rPr>
            </w:pPr>
            <w:r>
              <w:rPr>
                <w:rFonts w:eastAsia="Times New Roman"/>
                <w:sz w:val="24"/>
              </w:rPr>
              <w:t>galv.</w:t>
            </w:r>
          </w:p>
        </w:tc>
        <w:tc>
          <w:tcPr>
            <w:tcW w:w="1276" w:type="dxa"/>
            <w:tcBorders>
              <w:top w:val="single" w:color="000000" w:sz="4" w:space="0"/>
              <w:left w:val="single" w:color="000000" w:sz="4" w:space="0"/>
              <w:bottom w:val="single" w:color="000000" w:sz="4" w:space="0"/>
              <w:right w:val="single" w:color="auto" w:sz="4" w:space="0"/>
            </w:tcBorders>
          </w:tcPr>
          <w:p w14:paraId="5C9BC08D">
            <w:pPr>
              <w:spacing w:before="19" w:line="260" w:lineRule="exact"/>
              <w:rPr>
                <w:sz w:val="26"/>
                <w:szCs w:val="26"/>
              </w:rPr>
            </w:pPr>
          </w:p>
          <w:p w14:paraId="0FC7CA7D">
            <w:pPr>
              <w:spacing w:line="242" w:lineRule="auto"/>
              <w:ind w:left="739" w:right="259" w:hanging="268"/>
              <w:rPr>
                <w:sz w:val="24"/>
                <w:lang w:eastAsia="en-US"/>
              </w:rPr>
            </w:pPr>
            <w:r>
              <w:rPr>
                <w:rFonts w:hint="eastAsia"/>
                <w:sz w:val="24"/>
              </w:rPr>
              <w:t>B</w:t>
            </w:r>
          </w:p>
        </w:tc>
        <w:tc>
          <w:tcPr>
            <w:tcW w:w="1062" w:type="dxa"/>
            <w:tcBorders>
              <w:top w:val="single" w:color="000000" w:sz="4" w:space="0"/>
              <w:left w:val="single" w:color="auto" w:sz="4" w:space="0"/>
              <w:bottom w:val="single" w:color="000000" w:sz="4" w:space="0"/>
              <w:right w:val="single" w:color="000000" w:sz="12" w:space="0"/>
            </w:tcBorders>
          </w:tcPr>
          <w:p w14:paraId="535A798E">
            <w:pPr>
              <w:spacing w:line="275" w:lineRule="exact"/>
              <w:ind w:left="166" w:right="135"/>
              <w:jc w:val="center"/>
              <w:rPr>
                <w:rFonts w:eastAsia="Times New Roman"/>
                <w:sz w:val="24"/>
              </w:rPr>
            </w:pPr>
            <w:r>
              <w:rPr>
                <w:rFonts w:eastAsia="Times New Roman"/>
                <w:sz w:val="24"/>
              </w:rPr>
              <w:t>Sleeve</w:t>
            </w:r>
          </w:p>
          <w:p w14:paraId="7F96EE45">
            <w:pPr>
              <w:widowControl/>
              <w:ind w:left="239" w:leftChars="114" w:firstLine="120" w:firstLineChars="50"/>
              <w:jc w:val="left"/>
              <w:rPr>
                <w:rFonts w:eastAsia="Times New Roman"/>
                <w:sz w:val="24"/>
                <w:lang w:eastAsia="en-US"/>
              </w:rPr>
            </w:pPr>
            <w:r>
              <w:rPr>
                <w:rFonts w:eastAsia="Times New Roman"/>
                <w:sz w:val="24"/>
              </w:rPr>
              <w:t>or flange</w:t>
            </w:r>
          </w:p>
          <w:p w14:paraId="1CE91CE5">
            <w:pPr>
              <w:spacing w:line="242" w:lineRule="auto"/>
              <w:ind w:right="259"/>
              <w:rPr>
                <w:rFonts w:eastAsia="Times New Roman"/>
                <w:sz w:val="24"/>
                <w:lang w:eastAsia="en-US"/>
              </w:rPr>
            </w:pPr>
          </w:p>
        </w:tc>
        <w:tc>
          <w:tcPr>
            <w:tcW w:w="1205" w:type="dxa"/>
            <w:tcBorders>
              <w:top w:val="single" w:color="000000" w:sz="4" w:space="0"/>
              <w:left w:val="single" w:color="000000" w:sz="12" w:space="0"/>
              <w:bottom w:val="single" w:color="000000" w:sz="4" w:space="0"/>
              <w:right w:val="single" w:color="000000" w:sz="4" w:space="0"/>
            </w:tcBorders>
          </w:tcPr>
          <w:p w14:paraId="33A682A7">
            <w:pPr>
              <w:spacing w:line="275" w:lineRule="exact"/>
              <w:ind w:left="409" w:right="375"/>
              <w:jc w:val="center"/>
              <w:rPr>
                <w:sz w:val="24"/>
                <w:lang w:eastAsia="en-US"/>
              </w:rPr>
            </w:pPr>
            <w:r>
              <w:rPr>
                <w:rFonts w:eastAsia="Times New Roman"/>
                <w:sz w:val="24"/>
              </w:rPr>
              <w:t>0.</w:t>
            </w:r>
            <w:r>
              <w:rPr>
                <w:rFonts w:hint="eastAsia"/>
                <w:sz w:val="24"/>
              </w:rPr>
              <w:t>6</w:t>
            </w:r>
          </w:p>
        </w:tc>
      </w:tr>
      <w:tr w14:paraId="6250A6C0">
        <w:tblPrEx>
          <w:tblCellMar>
            <w:top w:w="0" w:type="dxa"/>
            <w:left w:w="0" w:type="dxa"/>
            <w:bottom w:w="0" w:type="dxa"/>
            <w:right w:w="0" w:type="dxa"/>
          </w:tblCellMar>
        </w:tblPrEx>
        <w:trPr>
          <w:trHeight w:val="850" w:hRule="exact"/>
        </w:trPr>
        <w:tc>
          <w:tcPr>
            <w:tcW w:w="1102" w:type="dxa"/>
            <w:vMerge w:val="restart"/>
            <w:tcBorders>
              <w:top w:val="single" w:color="000000" w:sz="4" w:space="0"/>
              <w:left w:val="single" w:color="000000" w:sz="4" w:space="0"/>
              <w:bottom w:val="single" w:color="000000" w:sz="4" w:space="0"/>
              <w:right w:val="single" w:color="000000" w:sz="4" w:space="0"/>
            </w:tcBorders>
          </w:tcPr>
          <w:p w14:paraId="4FAA23B0">
            <w:pPr>
              <w:spacing w:line="275" w:lineRule="exact"/>
              <w:ind w:left="285" w:right="-20"/>
              <w:rPr>
                <w:rFonts w:eastAsia="Times New Roman"/>
                <w:sz w:val="24"/>
                <w:lang w:eastAsia="en-US"/>
              </w:rPr>
            </w:pPr>
            <w:r>
              <w:rPr>
                <w:rFonts w:eastAsia="Times New Roman"/>
                <w:sz w:val="24"/>
              </w:rPr>
              <w:t>Bilge</w:t>
            </w:r>
          </w:p>
        </w:tc>
        <w:tc>
          <w:tcPr>
            <w:tcW w:w="2367" w:type="dxa"/>
            <w:gridSpan w:val="3"/>
            <w:tcBorders>
              <w:top w:val="single" w:color="000000" w:sz="4" w:space="0"/>
              <w:left w:val="single" w:color="000000" w:sz="4" w:space="0"/>
              <w:bottom w:val="single" w:color="000000" w:sz="4" w:space="0"/>
              <w:right w:val="single" w:color="000000" w:sz="4" w:space="0"/>
            </w:tcBorders>
          </w:tcPr>
          <w:p w14:paraId="52642AFD">
            <w:pPr>
              <w:spacing w:line="275" w:lineRule="exact"/>
              <w:ind w:left="155" w:right="-20"/>
              <w:rPr>
                <w:rFonts w:eastAsia="Times New Roman"/>
                <w:sz w:val="24"/>
                <w:lang w:eastAsia="en-US"/>
              </w:rPr>
            </w:pPr>
            <w:r>
              <w:rPr>
                <w:rFonts w:eastAsia="Times New Roman"/>
                <w:sz w:val="24"/>
              </w:rPr>
              <w:t>In water</w:t>
            </w:r>
            <w:r>
              <w:rPr>
                <w:rFonts w:eastAsia="Times New Roman"/>
                <w:spacing w:val="1"/>
                <w:sz w:val="24"/>
              </w:rPr>
              <w:t xml:space="preserve"> </w:t>
            </w:r>
            <w:r>
              <w:rPr>
                <w:rFonts w:eastAsia="Times New Roman"/>
                <w:sz w:val="24"/>
              </w:rPr>
              <w:t>b</w:t>
            </w:r>
            <w:r>
              <w:rPr>
                <w:rFonts w:eastAsia="Times New Roman"/>
                <w:spacing w:val="-1"/>
                <w:sz w:val="24"/>
              </w:rPr>
              <w:t>a</w:t>
            </w:r>
            <w:r>
              <w:rPr>
                <w:rFonts w:eastAsia="Times New Roman"/>
                <w:sz w:val="24"/>
              </w:rPr>
              <w:t>llast tanks</w:t>
            </w:r>
          </w:p>
        </w:tc>
        <w:tc>
          <w:tcPr>
            <w:tcW w:w="845" w:type="dxa"/>
            <w:tcBorders>
              <w:top w:val="single" w:color="000000" w:sz="4" w:space="0"/>
              <w:left w:val="single" w:color="000000" w:sz="4" w:space="0"/>
              <w:bottom w:val="single" w:color="000000" w:sz="4" w:space="0"/>
              <w:right w:val="single" w:color="000000" w:sz="8" w:space="0"/>
            </w:tcBorders>
          </w:tcPr>
          <w:p w14:paraId="6AA803C5">
            <w:pPr>
              <w:spacing w:line="275" w:lineRule="exact"/>
              <w:ind w:left="261"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1EEFDE7E">
            <w:pPr>
              <w:spacing w:line="275" w:lineRule="exact"/>
              <w:ind w:left="127" w:right="118"/>
              <w:jc w:val="center"/>
              <w:rPr>
                <w:rFonts w:eastAsia="Times New Roman"/>
                <w:sz w:val="24"/>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eel</w:t>
            </w:r>
          </w:p>
          <w:p w14:paraId="721CA0C8">
            <w:pPr>
              <w:spacing w:before="5"/>
              <w:ind w:left="587" w:right="576"/>
              <w:jc w:val="center"/>
              <w:rPr>
                <w:rFonts w:eastAsia="Times New Roman"/>
                <w:sz w:val="24"/>
                <w:lang w:eastAsia="en-US"/>
              </w:rPr>
            </w:pPr>
            <w:r>
              <w:rPr>
                <w:rFonts w:eastAsia="Times New Roman"/>
                <w:sz w:val="24"/>
              </w:rPr>
              <w:t>galv.</w:t>
            </w:r>
          </w:p>
        </w:tc>
        <w:tc>
          <w:tcPr>
            <w:tcW w:w="1276" w:type="dxa"/>
            <w:tcBorders>
              <w:top w:val="single" w:color="000000" w:sz="4" w:space="0"/>
              <w:left w:val="single" w:color="000000" w:sz="4" w:space="0"/>
              <w:bottom w:val="single" w:color="000000" w:sz="4" w:space="0"/>
              <w:right w:val="single" w:color="auto" w:sz="4" w:space="0"/>
            </w:tcBorders>
          </w:tcPr>
          <w:p w14:paraId="441EA776">
            <w:pPr>
              <w:spacing w:line="280" w:lineRule="exact"/>
              <w:rPr>
                <w:sz w:val="28"/>
                <w:szCs w:val="28"/>
              </w:rPr>
            </w:pPr>
          </w:p>
          <w:p w14:paraId="6EF2E9C1">
            <w:pPr>
              <w:ind w:left="515" w:right="494"/>
              <w:jc w:val="center"/>
              <w:rPr>
                <w:sz w:val="24"/>
                <w:lang w:eastAsia="en-US"/>
              </w:rPr>
            </w:pPr>
            <w:r>
              <w:rPr>
                <w:rFonts w:hint="eastAsia"/>
                <w:sz w:val="24"/>
              </w:rPr>
              <w:t>B</w:t>
            </w:r>
          </w:p>
        </w:tc>
        <w:tc>
          <w:tcPr>
            <w:tcW w:w="1062" w:type="dxa"/>
            <w:tcBorders>
              <w:top w:val="single" w:color="000000" w:sz="4" w:space="0"/>
              <w:left w:val="single" w:color="auto" w:sz="4" w:space="0"/>
              <w:bottom w:val="single" w:color="000000" w:sz="4" w:space="0"/>
              <w:right w:val="single" w:color="000000" w:sz="12" w:space="0"/>
            </w:tcBorders>
          </w:tcPr>
          <w:p w14:paraId="0B51D444">
            <w:pPr>
              <w:spacing w:line="275" w:lineRule="exact"/>
              <w:ind w:left="166" w:right="135"/>
              <w:jc w:val="center"/>
              <w:rPr>
                <w:rFonts w:eastAsia="Times New Roman"/>
                <w:sz w:val="24"/>
              </w:rPr>
            </w:pPr>
            <w:r>
              <w:rPr>
                <w:rFonts w:eastAsia="Times New Roman"/>
                <w:sz w:val="24"/>
              </w:rPr>
              <w:t>Sleeve</w:t>
            </w:r>
          </w:p>
          <w:p w14:paraId="44D11F8A">
            <w:pPr>
              <w:spacing w:before="5" w:line="242" w:lineRule="auto"/>
              <w:ind w:left="204" w:right="172" w:firstLine="1"/>
              <w:jc w:val="center"/>
              <w:rPr>
                <w:rFonts w:eastAsia="Times New Roman"/>
                <w:sz w:val="24"/>
                <w:lang w:eastAsia="en-US"/>
              </w:rPr>
            </w:pPr>
            <w:r>
              <w:rPr>
                <w:rFonts w:eastAsia="Times New Roman"/>
                <w:sz w:val="24"/>
              </w:rPr>
              <w:t>or flange</w:t>
            </w:r>
          </w:p>
        </w:tc>
        <w:tc>
          <w:tcPr>
            <w:tcW w:w="1205" w:type="dxa"/>
            <w:tcBorders>
              <w:top w:val="single" w:color="000000" w:sz="4" w:space="0"/>
              <w:left w:val="single" w:color="000000" w:sz="12" w:space="0"/>
              <w:bottom w:val="single" w:color="000000" w:sz="4" w:space="0"/>
              <w:right w:val="single" w:color="000000" w:sz="4" w:space="0"/>
            </w:tcBorders>
          </w:tcPr>
          <w:p w14:paraId="4090A122">
            <w:pPr>
              <w:spacing w:line="275" w:lineRule="exact"/>
              <w:ind w:left="399" w:right="385"/>
              <w:jc w:val="center"/>
              <w:rPr>
                <w:rFonts w:eastAsia="Times New Roman"/>
                <w:sz w:val="24"/>
                <w:lang w:eastAsia="en-US"/>
              </w:rPr>
            </w:pPr>
            <w:r>
              <w:rPr>
                <w:rFonts w:eastAsia="Times New Roman"/>
                <w:sz w:val="24"/>
              </w:rPr>
              <w:t>0.6</w:t>
            </w:r>
          </w:p>
        </w:tc>
      </w:tr>
      <w:tr w14:paraId="67AC3F22">
        <w:tblPrEx>
          <w:tblCellMar>
            <w:top w:w="0" w:type="dxa"/>
            <w:left w:w="0" w:type="dxa"/>
            <w:bottom w:w="0" w:type="dxa"/>
            <w:right w:w="0" w:type="dxa"/>
          </w:tblCellMar>
        </w:tblPrEx>
        <w:trPr>
          <w:trHeight w:val="851" w:hRule="exact"/>
        </w:trPr>
        <w:tc>
          <w:tcPr>
            <w:tcW w:w="1102" w:type="dxa"/>
            <w:vMerge w:val="continue"/>
            <w:tcBorders>
              <w:top w:val="single" w:color="000000" w:sz="4" w:space="0"/>
              <w:left w:val="single" w:color="000000" w:sz="4" w:space="0"/>
              <w:bottom w:val="single" w:color="000000" w:sz="4" w:space="0"/>
              <w:right w:val="single" w:color="000000" w:sz="4" w:space="0"/>
            </w:tcBorders>
            <w:vAlign w:val="center"/>
          </w:tcPr>
          <w:p w14:paraId="64128E3D">
            <w:pPr>
              <w:widowControl/>
              <w:rPr>
                <w:rFonts w:eastAsia="Times New Roman"/>
                <w:sz w:val="24"/>
                <w:lang w:eastAsia="en-US"/>
              </w:rPr>
            </w:pPr>
          </w:p>
        </w:tc>
        <w:tc>
          <w:tcPr>
            <w:tcW w:w="2367" w:type="dxa"/>
            <w:gridSpan w:val="3"/>
            <w:tcBorders>
              <w:top w:val="single" w:color="000000" w:sz="4" w:space="0"/>
              <w:left w:val="single" w:color="000000" w:sz="4" w:space="0"/>
              <w:bottom w:val="single" w:color="000000" w:sz="4" w:space="0"/>
              <w:right w:val="single" w:color="000000" w:sz="4" w:space="0"/>
            </w:tcBorders>
          </w:tcPr>
          <w:p w14:paraId="45406199">
            <w:pPr>
              <w:ind w:left="459" w:right="-20"/>
              <w:rPr>
                <w:rFonts w:eastAsia="Times New Roman"/>
                <w:sz w:val="24"/>
                <w:lang w:eastAsia="en-US"/>
              </w:rPr>
            </w:pPr>
            <w:r>
              <w:rPr>
                <w:rFonts w:eastAsia="Times New Roman"/>
                <w:sz w:val="24"/>
              </w:rPr>
              <w:t>In o</w:t>
            </w:r>
            <w:r>
              <w:rPr>
                <w:rFonts w:eastAsia="Times New Roman"/>
                <w:spacing w:val="1"/>
                <w:sz w:val="24"/>
              </w:rPr>
              <w:t>t</w:t>
            </w:r>
            <w:r>
              <w:rPr>
                <w:rFonts w:eastAsia="Times New Roman"/>
                <w:sz w:val="24"/>
              </w:rPr>
              <w:t>her</w:t>
            </w:r>
            <w:r>
              <w:rPr>
                <w:rFonts w:eastAsia="Times New Roman"/>
                <w:spacing w:val="-1"/>
                <w:sz w:val="24"/>
              </w:rPr>
              <w:t xml:space="preserve"> </w:t>
            </w:r>
            <w:r>
              <w:rPr>
                <w:rFonts w:eastAsia="Times New Roman"/>
                <w:sz w:val="24"/>
              </w:rPr>
              <w:t>spaces</w:t>
            </w:r>
          </w:p>
        </w:tc>
        <w:tc>
          <w:tcPr>
            <w:tcW w:w="845" w:type="dxa"/>
            <w:tcBorders>
              <w:top w:val="single" w:color="000000" w:sz="4" w:space="0"/>
              <w:left w:val="single" w:color="000000" w:sz="4" w:space="0"/>
              <w:bottom w:val="single" w:color="000000" w:sz="4" w:space="0"/>
              <w:right w:val="single" w:color="000000" w:sz="8" w:space="0"/>
            </w:tcBorders>
          </w:tcPr>
          <w:p w14:paraId="1387F3B7">
            <w:pPr>
              <w:ind w:left="261"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59B072AF">
            <w:pPr>
              <w:spacing w:line="242" w:lineRule="auto"/>
              <w:ind w:left="625" w:right="114" w:hanging="461"/>
              <w:rPr>
                <w:rFonts w:eastAsia="Times New Roman"/>
                <w:sz w:val="24"/>
                <w:lang w:eastAsia="en-US"/>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te</w:t>
            </w:r>
            <w:r>
              <w:rPr>
                <w:rFonts w:eastAsia="Times New Roman"/>
                <w:sz w:val="24"/>
              </w:rPr>
              <w:t>el galv.</w:t>
            </w:r>
          </w:p>
        </w:tc>
        <w:tc>
          <w:tcPr>
            <w:tcW w:w="1276" w:type="dxa"/>
            <w:tcBorders>
              <w:top w:val="single" w:color="000000" w:sz="4" w:space="0"/>
              <w:left w:val="single" w:color="000000" w:sz="4" w:space="0"/>
              <w:bottom w:val="single" w:color="000000" w:sz="4" w:space="0"/>
              <w:right w:val="single" w:color="000000" w:sz="4" w:space="0"/>
            </w:tcBorders>
          </w:tcPr>
          <w:p w14:paraId="48D46A18">
            <w:pPr>
              <w:spacing w:line="280" w:lineRule="exact"/>
              <w:rPr>
                <w:sz w:val="28"/>
                <w:szCs w:val="28"/>
              </w:rPr>
            </w:pPr>
          </w:p>
          <w:p w14:paraId="075B6052">
            <w:pPr>
              <w:ind w:left="507" w:right="488"/>
              <w:jc w:val="center"/>
              <w:rPr>
                <w:rFonts w:eastAsia="Times New Roman"/>
                <w:sz w:val="24"/>
                <w:lang w:eastAsia="en-US"/>
              </w:rPr>
            </w:pPr>
            <w:r>
              <w:rPr>
                <w:rFonts w:eastAsia="Times New Roman"/>
                <w:sz w:val="24"/>
              </w:rPr>
              <w:t>A</w:t>
            </w:r>
          </w:p>
        </w:tc>
        <w:tc>
          <w:tcPr>
            <w:tcW w:w="1062" w:type="dxa"/>
            <w:tcBorders>
              <w:top w:val="single" w:color="000000" w:sz="4" w:space="0"/>
              <w:left w:val="single" w:color="000000" w:sz="4" w:space="0"/>
              <w:bottom w:val="single" w:color="000000" w:sz="4" w:space="0"/>
              <w:right w:val="single" w:color="000000" w:sz="8" w:space="0"/>
            </w:tcBorders>
          </w:tcPr>
          <w:p w14:paraId="48CE238A">
            <w:pPr>
              <w:spacing w:line="242" w:lineRule="auto"/>
              <w:ind w:left="184" w:right="157"/>
              <w:jc w:val="center"/>
              <w:rPr>
                <w:rFonts w:eastAsia="Times New Roman"/>
                <w:sz w:val="24"/>
                <w:lang w:eastAsia="en-US"/>
              </w:rPr>
            </w:pPr>
            <w:r>
              <w:rPr>
                <w:rFonts w:eastAsia="Times New Roman"/>
                <w:sz w:val="24"/>
              </w:rPr>
              <w:t>Sleeve or flange</w:t>
            </w:r>
          </w:p>
        </w:tc>
        <w:tc>
          <w:tcPr>
            <w:tcW w:w="1205" w:type="dxa"/>
            <w:tcBorders>
              <w:top w:val="single" w:color="000000" w:sz="4" w:space="0"/>
              <w:left w:val="single" w:color="000000" w:sz="8" w:space="0"/>
              <w:bottom w:val="single" w:color="000000" w:sz="4" w:space="0"/>
              <w:right w:val="single" w:color="000000" w:sz="4" w:space="0"/>
            </w:tcBorders>
          </w:tcPr>
          <w:p w14:paraId="7D66E584">
            <w:pPr>
              <w:ind w:left="404" w:right="385"/>
              <w:jc w:val="center"/>
              <w:rPr>
                <w:sz w:val="24"/>
                <w:lang w:eastAsia="en-US"/>
              </w:rPr>
            </w:pPr>
            <w:r>
              <w:rPr>
                <w:rFonts w:eastAsia="Times New Roman"/>
                <w:sz w:val="24"/>
              </w:rPr>
              <w:t>0.</w:t>
            </w:r>
            <w:r>
              <w:rPr>
                <w:rFonts w:hint="eastAsia"/>
                <w:sz w:val="24"/>
              </w:rPr>
              <w:t>6</w:t>
            </w:r>
          </w:p>
        </w:tc>
      </w:tr>
      <w:tr w14:paraId="7A8FA472">
        <w:tblPrEx>
          <w:tblCellMar>
            <w:top w:w="0" w:type="dxa"/>
            <w:left w:w="0" w:type="dxa"/>
            <w:bottom w:w="0" w:type="dxa"/>
            <w:right w:w="0" w:type="dxa"/>
          </w:tblCellMar>
        </w:tblPrEx>
        <w:trPr>
          <w:trHeight w:val="850" w:hRule="exact"/>
        </w:trPr>
        <w:tc>
          <w:tcPr>
            <w:tcW w:w="3469" w:type="dxa"/>
            <w:gridSpan w:val="4"/>
            <w:vMerge w:val="restart"/>
            <w:tcBorders>
              <w:top w:val="single" w:color="000000" w:sz="4" w:space="0"/>
              <w:left w:val="single" w:color="000000" w:sz="4" w:space="0"/>
              <w:bottom w:val="single" w:color="000000" w:sz="4" w:space="0"/>
              <w:right w:val="single" w:color="000000" w:sz="4" w:space="0"/>
            </w:tcBorders>
          </w:tcPr>
          <w:p w14:paraId="6C212AFE">
            <w:pPr>
              <w:spacing w:line="276" w:lineRule="exact"/>
              <w:ind w:left="558" w:right="-20"/>
              <w:rPr>
                <w:rFonts w:eastAsia="Times New Roman"/>
                <w:sz w:val="24"/>
                <w:lang w:eastAsia="en-US"/>
              </w:rPr>
            </w:pPr>
            <w:r>
              <w:rPr>
                <w:rFonts w:eastAsia="Times New Roman"/>
                <w:sz w:val="24"/>
              </w:rPr>
              <w:t>Do</w:t>
            </w:r>
            <w:r>
              <w:rPr>
                <w:rFonts w:eastAsia="Times New Roman"/>
                <w:spacing w:val="-2"/>
                <w:sz w:val="24"/>
              </w:rPr>
              <w:t>m</w:t>
            </w:r>
            <w:r>
              <w:rPr>
                <w:rFonts w:eastAsia="Times New Roman"/>
                <w:sz w:val="24"/>
              </w:rPr>
              <w:t>es</w:t>
            </w:r>
            <w:r>
              <w:rPr>
                <w:rFonts w:eastAsia="Times New Roman"/>
                <w:spacing w:val="1"/>
                <w:sz w:val="24"/>
              </w:rPr>
              <w:t>t</w:t>
            </w:r>
            <w:r>
              <w:rPr>
                <w:rFonts w:eastAsia="Times New Roman"/>
                <w:sz w:val="24"/>
              </w:rPr>
              <w:t>ic steam</w:t>
            </w:r>
            <w:r>
              <w:rPr>
                <w:rFonts w:eastAsia="Times New Roman"/>
                <w:spacing w:val="-2"/>
                <w:sz w:val="24"/>
              </w:rPr>
              <w:t xml:space="preserve"> </w:t>
            </w:r>
            <w:r>
              <w:rPr>
                <w:rFonts w:eastAsia="Times New Roman"/>
                <w:sz w:val="24"/>
              </w:rPr>
              <w:t>&amp; d</w:t>
            </w:r>
            <w:r>
              <w:rPr>
                <w:rFonts w:eastAsia="Times New Roman"/>
                <w:spacing w:val="1"/>
                <w:sz w:val="24"/>
              </w:rPr>
              <w:t>r</w:t>
            </w:r>
            <w:r>
              <w:rPr>
                <w:rFonts w:eastAsia="Times New Roman"/>
                <w:sz w:val="24"/>
              </w:rPr>
              <w:t>ain</w:t>
            </w:r>
          </w:p>
        </w:tc>
        <w:tc>
          <w:tcPr>
            <w:tcW w:w="845" w:type="dxa"/>
            <w:tcBorders>
              <w:top w:val="single" w:color="000000" w:sz="4" w:space="0"/>
              <w:left w:val="single" w:color="000000" w:sz="4" w:space="0"/>
              <w:bottom w:val="single" w:color="000000" w:sz="4" w:space="0"/>
              <w:right w:val="single" w:color="000000" w:sz="8" w:space="0"/>
            </w:tcBorders>
          </w:tcPr>
          <w:p w14:paraId="1684706A">
            <w:pPr>
              <w:spacing w:line="276" w:lineRule="exact"/>
              <w:ind w:left="171" w:right="-20"/>
              <w:rPr>
                <w:rFonts w:eastAsia="Times New Roman"/>
                <w:sz w:val="24"/>
              </w:rPr>
            </w:pPr>
            <w:r>
              <w:rPr>
                <w:rFonts w:eastAsia="Times New Roman"/>
                <w:sz w:val="24"/>
              </w:rPr>
              <w:t>15 &amp;</w:t>
            </w:r>
          </w:p>
          <w:p w14:paraId="7F5524AD">
            <w:pPr>
              <w:spacing w:before="3"/>
              <w:ind w:left="127" w:right="-20"/>
              <w:rPr>
                <w:rFonts w:eastAsia="Times New Roman"/>
                <w:sz w:val="24"/>
                <w:lang w:eastAsia="en-US"/>
              </w:rPr>
            </w:pPr>
            <w:r>
              <w:rPr>
                <w:rFonts w:eastAsia="Times New Roman"/>
                <w:sz w:val="24"/>
              </w:rPr>
              <w:t>above</w:t>
            </w:r>
          </w:p>
        </w:tc>
        <w:tc>
          <w:tcPr>
            <w:tcW w:w="1750" w:type="dxa"/>
            <w:tcBorders>
              <w:top w:val="single" w:color="000000" w:sz="4" w:space="0"/>
              <w:left w:val="single" w:color="000000" w:sz="8" w:space="0"/>
              <w:bottom w:val="single" w:color="000000" w:sz="4" w:space="0"/>
              <w:right w:val="single" w:color="000000" w:sz="4" w:space="0"/>
            </w:tcBorders>
          </w:tcPr>
          <w:p w14:paraId="77928057">
            <w:pPr>
              <w:spacing w:line="280" w:lineRule="exact"/>
              <w:ind w:left="625" w:right="114" w:hanging="461"/>
              <w:rPr>
                <w:rFonts w:eastAsia="Times New Roman"/>
                <w:sz w:val="24"/>
                <w:lang w:eastAsia="en-US"/>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eel galv.</w:t>
            </w:r>
          </w:p>
        </w:tc>
        <w:tc>
          <w:tcPr>
            <w:tcW w:w="1276" w:type="dxa"/>
            <w:tcBorders>
              <w:top w:val="single" w:color="000000" w:sz="4" w:space="0"/>
              <w:left w:val="single" w:color="000000" w:sz="4" w:space="0"/>
              <w:bottom w:val="single" w:color="000000" w:sz="4" w:space="0"/>
              <w:right w:val="single" w:color="000000" w:sz="4" w:space="0"/>
            </w:tcBorders>
          </w:tcPr>
          <w:p w14:paraId="0DDCB96A">
            <w:pPr>
              <w:spacing w:before="19" w:line="260" w:lineRule="exact"/>
              <w:rPr>
                <w:sz w:val="26"/>
                <w:szCs w:val="26"/>
              </w:rPr>
            </w:pPr>
          </w:p>
          <w:p w14:paraId="7BC045DE">
            <w:pPr>
              <w:ind w:left="507" w:right="488"/>
              <w:jc w:val="center"/>
              <w:rPr>
                <w:rFonts w:eastAsia="Times New Roman"/>
                <w:sz w:val="24"/>
                <w:lang w:eastAsia="en-US"/>
              </w:rPr>
            </w:pPr>
            <w:r>
              <w:rPr>
                <w:rFonts w:eastAsia="Times New Roman"/>
                <w:sz w:val="24"/>
              </w:rPr>
              <w:t>A</w:t>
            </w:r>
          </w:p>
        </w:tc>
        <w:tc>
          <w:tcPr>
            <w:tcW w:w="1062" w:type="dxa"/>
            <w:tcBorders>
              <w:top w:val="single" w:color="000000" w:sz="4" w:space="0"/>
              <w:left w:val="single" w:color="000000" w:sz="4" w:space="0"/>
              <w:bottom w:val="single" w:color="000000" w:sz="4" w:space="0"/>
              <w:right w:val="single" w:color="000000" w:sz="8" w:space="0"/>
            </w:tcBorders>
          </w:tcPr>
          <w:p w14:paraId="1CC8FB5C">
            <w:pPr>
              <w:spacing w:line="280" w:lineRule="exact"/>
              <w:ind w:left="180" w:right="160"/>
              <w:jc w:val="center"/>
              <w:rPr>
                <w:rFonts w:eastAsia="Times New Roman"/>
                <w:sz w:val="24"/>
              </w:rPr>
            </w:pPr>
            <w:r>
              <w:rPr>
                <w:rFonts w:eastAsia="Times New Roman"/>
                <w:sz w:val="24"/>
              </w:rPr>
              <w:t>Sleeve or</w:t>
            </w:r>
          </w:p>
          <w:p w14:paraId="62D51C5D">
            <w:pPr>
              <w:ind w:left="183" w:right="163"/>
              <w:jc w:val="center"/>
              <w:rPr>
                <w:rFonts w:eastAsia="Times New Roman"/>
                <w:sz w:val="24"/>
                <w:lang w:eastAsia="en-US"/>
              </w:rPr>
            </w:pPr>
            <w:r>
              <w:rPr>
                <w:rFonts w:eastAsia="Times New Roman"/>
                <w:sz w:val="24"/>
              </w:rPr>
              <w:t>flange</w:t>
            </w:r>
          </w:p>
        </w:tc>
        <w:tc>
          <w:tcPr>
            <w:tcW w:w="1205" w:type="dxa"/>
            <w:tcBorders>
              <w:top w:val="single" w:color="000000" w:sz="4" w:space="0"/>
              <w:left w:val="single" w:color="000000" w:sz="8" w:space="0"/>
              <w:bottom w:val="single" w:color="000000" w:sz="4" w:space="0"/>
              <w:right w:val="single" w:color="000000" w:sz="4" w:space="0"/>
            </w:tcBorders>
          </w:tcPr>
          <w:p w14:paraId="06D12544">
            <w:pPr>
              <w:spacing w:line="276" w:lineRule="exact"/>
              <w:ind w:left="399" w:right="390"/>
              <w:jc w:val="center"/>
              <w:rPr>
                <w:sz w:val="24"/>
                <w:lang w:eastAsia="en-US"/>
              </w:rPr>
            </w:pPr>
            <w:r>
              <w:rPr>
                <w:rFonts w:eastAsia="Times New Roman"/>
                <w:sz w:val="24"/>
              </w:rPr>
              <w:t>0.</w:t>
            </w:r>
            <w:r>
              <w:rPr>
                <w:rFonts w:hint="eastAsia"/>
                <w:sz w:val="24"/>
              </w:rPr>
              <w:t>6</w:t>
            </w:r>
          </w:p>
        </w:tc>
      </w:tr>
      <w:tr w14:paraId="3C4E74EE">
        <w:tblPrEx>
          <w:tblCellMar>
            <w:top w:w="0" w:type="dxa"/>
            <w:left w:w="0" w:type="dxa"/>
            <w:bottom w:w="0" w:type="dxa"/>
            <w:right w:w="0" w:type="dxa"/>
          </w:tblCellMar>
        </w:tblPrEx>
        <w:trPr>
          <w:trHeight w:val="634" w:hRule="exact"/>
        </w:trPr>
        <w:tc>
          <w:tcPr>
            <w:tcW w:w="3469" w:type="dxa"/>
            <w:gridSpan w:val="4"/>
            <w:vMerge w:val="continue"/>
            <w:tcBorders>
              <w:top w:val="single" w:color="000000" w:sz="4" w:space="0"/>
              <w:left w:val="single" w:color="000000" w:sz="4" w:space="0"/>
              <w:bottom w:val="single" w:color="000000" w:sz="4" w:space="0"/>
              <w:right w:val="single" w:color="000000" w:sz="4" w:space="0"/>
            </w:tcBorders>
            <w:vAlign w:val="center"/>
          </w:tcPr>
          <w:p w14:paraId="5F81C3D3">
            <w:pPr>
              <w:widowControl/>
              <w:rPr>
                <w:rFonts w:eastAsia="Times New Roman"/>
                <w:sz w:val="24"/>
                <w:lang w:eastAsia="en-US"/>
              </w:rPr>
            </w:pPr>
          </w:p>
        </w:tc>
        <w:tc>
          <w:tcPr>
            <w:tcW w:w="845" w:type="dxa"/>
            <w:tcBorders>
              <w:top w:val="single" w:color="000000" w:sz="4" w:space="0"/>
              <w:left w:val="single" w:color="000000" w:sz="4" w:space="0"/>
              <w:bottom w:val="single" w:color="000000" w:sz="4" w:space="0"/>
              <w:right w:val="single" w:color="000000" w:sz="8" w:space="0"/>
            </w:tcBorders>
          </w:tcPr>
          <w:p w14:paraId="37E02256">
            <w:pPr>
              <w:spacing w:line="275" w:lineRule="exact"/>
              <w:ind w:left="256" w:right="236"/>
              <w:jc w:val="center"/>
              <w:rPr>
                <w:rFonts w:eastAsia="Times New Roman"/>
                <w:sz w:val="24"/>
                <w:lang w:eastAsia="en-US"/>
              </w:rPr>
            </w:pPr>
            <w:r>
              <w:rPr>
                <w:rFonts w:eastAsia="Times New Roman"/>
                <w:sz w:val="24"/>
              </w:rPr>
              <w:t>10</w:t>
            </w:r>
          </w:p>
        </w:tc>
        <w:tc>
          <w:tcPr>
            <w:tcW w:w="1750" w:type="dxa"/>
            <w:tcBorders>
              <w:top w:val="single" w:color="000000" w:sz="4" w:space="0"/>
              <w:left w:val="single" w:color="000000" w:sz="8" w:space="0"/>
              <w:bottom w:val="single" w:color="000000" w:sz="4" w:space="0"/>
              <w:right w:val="single" w:color="000000" w:sz="4" w:space="0"/>
            </w:tcBorders>
          </w:tcPr>
          <w:p w14:paraId="65B31FB2">
            <w:pPr>
              <w:spacing w:line="275" w:lineRule="exact"/>
              <w:ind w:left="377" w:right="368"/>
              <w:jc w:val="center"/>
              <w:rPr>
                <w:rFonts w:eastAsia="Times New Roman"/>
                <w:sz w:val="24"/>
              </w:rPr>
            </w:pPr>
            <w:r>
              <w:rPr>
                <w:rFonts w:eastAsia="Times New Roman"/>
                <w:sz w:val="24"/>
              </w:rPr>
              <w:t>Sea</w:t>
            </w:r>
            <w:r>
              <w:rPr>
                <w:rFonts w:eastAsia="Times New Roman"/>
                <w:spacing w:val="-2"/>
                <w:sz w:val="24"/>
              </w:rPr>
              <w:t>m</w:t>
            </w:r>
            <w:r>
              <w:rPr>
                <w:rFonts w:eastAsia="Times New Roman"/>
                <w:sz w:val="24"/>
              </w:rPr>
              <w:t>less</w:t>
            </w:r>
          </w:p>
          <w:p w14:paraId="5B9F7E62">
            <w:pPr>
              <w:spacing w:before="5"/>
              <w:ind w:left="497" w:right="487"/>
              <w:jc w:val="center"/>
              <w:rPr>
                <w:rFonts w:eastAsia="Times New Roman"/>
                <w:sz w:val="24"/>
                <w:lang w:eastAsia="en-US"/>
              </w:rPr>
            </w:pPr>
            <w:r>
              <w:rPr>
                <w:rFonts w:eastAsia="Times New Roman"/>
                <w:sz w:val="24"/>
              </w:rPr>
              <w:t>copper</w:t>
            </w:r>
          </w:p>
        </w:tc>
        <w:tc>
          <w:tcPr>
            <w:tcW w:w="1276" w:type="dxa"/>
            <w:tcBorders>
              <w:top w:val="single" w:color="000000" w:sz="4" w:space="0"/>
              <w:left w:val="single" w:color="000000" w:sz="4" w:space="0"/>
              <w:bottom w:val="single" w:color="000000" w:sz="4" w:space="0"/>
              <w:right w:val="single" w:color="000000" w:sz="4" w:space="0"/>
            </w:tcBorders>
          </w:tcPr>
          <w:p w14:paraId="7976FDF0">
            <w:pPr>
              <w:spacing w:after="200" w:line="276" w:lineRule="auto"/>
              <w:rPr>
                <w:rFonts w:ascii="Calibri" w:hAnsi="Calibri"/>
                <w:sz w:val="22"/>
                <w:lang w:eastAsia="en-US"/>
              </w:rPr>
            </w:pPr>
          </w:p>
        </w:tc>
        <w:tc>
          <w:tcPr>
            <w:tcW w:w="1062" w:type="dxa"/>
            <w:tcBorders>
              <w:top w:val="single" w:color="000000" w:sz="4" w:space="0"/>
              <w:left w:val="single" w:color="000000" w:sz="4" w:space="0"/>
              <w:bottom w:val="single" w:color="000000" w:sz="4" w:space="0"/>
              <w:right w:val="single" w:color="000000" w:sz="8" w:space="0"/>
            </w:tcBorders>
          </w:tcPr>
          <w:p w14:paraId="0E55259B">
            <w:pPr>
              <w:spacing w:line="275" w:lineRule="exact"/>
              <w:ind w:left="195" w:right="-20"/>
              <w:rPr>
                <w:rFonts w:eastAsia="Times New Roman"/>
                <w:sz w:val="24"/>
                <w:lang w:eastAsia="en-US"/>
              </w:rPr>
            </w:pPr>
            <w:r>
              <w:rPr>
                <w:rFonts w:eastAsia="Times New Roman"/>
                <w:sz w:val="24"/>
              </w:rPr>
              <w:t>Socket</w:t>
            </w:r>
          </w:p>
        </w:tc>
        <w:tc>
          <w:tcPr>
            <w:tcW w:w="1205" w:type="dxa"/>
            <w:tcBorders>
              <w:top w:val="single" w:color="000000" w:sz="4" w:space="0"/>
              <w:left w:val="single" w:color="000000" w:sz="8" w:space="0"/>
              <w:bottom w:val="single" w:color="000000" w:sz="4" w:space="0"/>
              <w:right w:val="single" w:color="000000" w:sz="4" w:space="0"/>
            </w:tcBorders>
          </w:tcPr>
          <w:p w14:paraId="076B3DF6">
            <w:pPr>
              <w:spacing w:line="275" w:lineRule="exact"/>
              <w:ind w:left="399" w:right="390"/>
              <w:jc w:val="center"/>
              <w:rPr>
                <w:sz w:val="24"/>
                <w:lang w:eastAsia="en-US"/>
              </w:rPr>
            </w:pPr>
            <w:r>
              <w:rPr>
                <w:rFonts w:eastAsia="Times New Roman"/>
                <w:sz w:val="24"/>
              </w:rPr>
              <w:t>0.</w:t>
            </w:r>
            <w:r>
              <w:rPr>
                <w:rFonts w:hint="eastAsia"/>
                <w:sz w:val="24"/>
              </w:rPr>
              <w:t>6</w:t>
            </w:r>
          </w:p>
        </w:tc>
      </w:tr>
      <w:tr w14:paraId="1D2F4B09">
        <w:tblPrEx>
          <w:tblCellMar>
            <w:top w:w="0" w:type="dxa"/>
            <w:left w:w="0" w:type="dxa"/>
            <w:bottom w:w="0" w:type="dxa"/>
            <w:right w:w="0" w:type="dxa"/>
          </w:tblCellMar>
        </w:tblPrEx>
        <w:trPr>
          <w:trHeight w:val="1064" w:hRule="exact"/>
        </w:trPr>
        <w:tc>
          <w:tcPr>
            <w:tcW w:w="3469" w:type="dxa"/>
            <w:gridSpan w:val="4"/>
            <w:tcBorders>
              <w:top w:val="single" w:color="000000" w:sz="4" w:space="0"/>
              <w:left w:val="single" w:color="000000" w:sz="4" w:space="0"/>
              <w:bottom w:val="single" w:color="000000" w:sz="4" w:space="0"/>
              <w:right w:val="single" w:color="000000" w:sz="4" w:space="0"/>
            </w:tcBorders>
          </w:tcPr>
          <w:p w14:paraId="2AFBD2E4">
            <w:pPr>
              <w:spacing w:line="276" w:lineRule="exact"/>
              <w:ind w:left="558" w:right="-20"/>
              <w:jc w:val="left"/>
              <w:rPr>
                <w:rFonts w:eastAsia="Times New Roman"/>
                <w:sz w:val="24"/>
              </w:rPr>
            </w:pPr>
            <w:r>
              <w:rPr>
                <w:rFonts w:eastAsia="Times New Roman"/>
                <w:sz w:val="24"/>
              </w:rPr>
              <w:t>Fresh water</w:t>
            </w:r>
            <w:r>
              <w:rPr>
                <w:rFonts w:hint="eastAsia" w:eastAsia="Times New Roman"/>
                <w:sz w:val="24"/>
              </w:rPr>
              <w:t xml:space="preserve"> </w:t>
            </w:r>
            <w:bookmarkStart w:id="259" w:name="OLE_LINK2"/>
            <w:r>
              <w:rPr>
                <w:rFonts w:hint="eastAsia" w:eastAsia="Times New Roman"/>
                <w:sz w:val="24"/>
              </w:rPr>
              <w:t xml:space="preserve">in </w:t>
            </w:r>
            <w:bookmarkEnd w:id="259"/>
            <w:r>
              <w:rPr>
                <w:rFonts w:eastAsia="Times New Roman"/>
                <w:sz w:val="24"/>
              </w:rPr>
              <w:t>accommodation</w:t>
            </w:r>
          </w:p>
        </w:tc>
        <w:tc>
          <w:tcPr>
            <w:tcW w:w="845" w:type="dxa"/>
            <w:tcBorders>
              <w:top w:val="single" w:color="000000" w:sz="4" w:space="0"/>
              <w:left w:val="single" w:color="000000" w:sz="4" w:space="0"/>
              <w:bottom w:val="single" w:color="000000" w:sz="4" w:space="0"/>
              <w:right w:val="single" w:color="000000" w:sz="8" w:space="0"/>
            </w:tcBorders>
          </w:tcPr>
          <w:p w14:paraId="026E5407">
            <w:pPr>
              <w:ind w:left="261"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449C281E">
            <w:pPr>
              <w:ind w:left="508" w:right="-20"/>
              <w:jc w:val="left"/>
              <w:rPr>
                <w:sz w:val="24"/>
                <w:lang w:eastAsia="en-US"/>
              </w:rPr>
            </w:pPr>
            <w:r>
              <w:rPr>
                <w:rFonts w:hint="eastAsia"/>
                <w:sz w:val="24"/>
              </w:rPr>
              <w:t>PERT</w:t>
            </w:r>
            <w:r>
              <w:rPr>
                <w:rFonts w:eastAsia="Times New Roman"/>
                <w:b/>
                <w:bCs/>
                <w:i/>
                <w:color w:val="008000"/>
                <w:sz w:val="24"/>
              </w:rPr>
              <w:t>**</w:t>
            </w:r>
          </w:p>
        </w:tc>
        <w:tc>
          <w:tcPr>
            <w:tcW w:w="1276" w:type="dxa"/>
            <w:tcBorders>
              <w:top w:val="single" w:color="000000" w:sz="4" w:space="0"/>
              <w:left w:val="single" w:color="000000" w:sz="4" w:space="0"/>
              <w:bottom w:val="single" w:color="000000" w:sz="4" w:space="0"/>
              <w:right w:val="single" w:color="000000" w:sz="4" w:space="0"/>
            </w:tcBorders>
          </w:tcPr>
          <w:p w14:paraId="765A3E0C">
            <w:pPr>
              <w:spacing w:after="200" w:line="276" w:lineRule="auto"/>
              <w:rPr>
                <w:rFonts w:ascii="Calibri" w:hAnsi="Calibri"/>
                <w:sz w:val="22"/>
                <w:lang w:eastAsia="en-US"/>
              </w:rPr>
            </w:pPr>
          </w:p>
        </w:tc>
        <w:tc>
          <w:tcPr>
            <w:tcW w:w="1062" w:type="dxa"/>
            <w:tcBorders>
              <w:top w:val="single" w:color="000000" w:sz="4" w:space="0"/>
              <w:left w:val="single" w:color="000000" w:sz="4" w:space="0"/>
              <w:bottom w:val="single" w:color="000000" w:sz="4" w:space="0"/>
              <w:right w:val="single" w:color="000000" w:sz="8" w:space="0"/>
            </w:tcBorders>
          </w:tcPr>
          <w:p w14:paraId="050A4702">
            <w:pPr>
              <w:spacing w:line="242" w:lineRule="auto"/>
              <w:ind w:left="174" w:right="153" w:hanging="1"/>
              <w:jc w:val="center"/>
              <w:rPr>
                <w:rFonts w:eastAsia="Times New Roman"/>
                <w:sz w:val="24"/>
                <w:lang w:eastAsia="en-US"/>
              </w:rPr>
            </w:pPr>
            <w:r>
              <w:rPr>
                <w:rFonts w:eastAsia="Times New Roman"/>
                <w:sz w:val="24"/>
              </w:rPr>
              <w:t>Sleeve or Flange</w:t>
            </w:r>
          </w:p>
        </w:tc>
        <w:tc>
          <w:tcPr>
            <w:tcW w:w="1205" w:type="dxa"/>
            <w:tcBorders>
              <w:top w:val="single" w:color="000000" w:sz="4" w:space="0"/>
              <w:left w:val="single" w:color="000000" w:sz="8" w:space="0"/>
              <w:bottom w:val="single" w:color="000000" w:sz="4" w:space="0"/>
              <w:right w:val="single" w:color="000000" w:sz="4" w:space="0"/>
            </w:tcBorders>
          </w:tcPr>
          <w:p w14:paraId="1922D9E4">
            <w:pPr>
              <w:ind w:left="399" w:right="390"/>
              <w:jc w:val="center"/>
              <w:rPr>
                <w:rFonts w:eastAsia="Times New Roman"/>
                <w:sz w:val="24"/>
                <w:lang w:eastAsia="en-US"/>
              </w:rPr>
            </w:pPr>
            <w:r>
              <w:rPr>
                <w:rFonts w:eastAsia="Times New Roman"/>
                <w:sz w:val="24"/>
              </w:rPr>
              <w:t>1.0</w:t>
            </w:r>
          </w:p>
        </w:tc>
      </w:tr>
      <w:tr w14:paraId="1AFB9753">
        <w:tblPrEx>
          <w:tblCellMar>
            <w:top w:w="0" w:type="dxa"/>
            <w:left w:w="0" w:type="dxa"/>
            <w:bottom w:w="0" w:type="dxa"/>
            <w:right w:w="0" w:type="dxa"/>
          </w:tblCellMar>
        </w:tblPrEx>
        <w:trPr>
          <w:trHeight w:val="850" w:hRule="exact"/>
        </w:trPr>
        <w:tc>
          <w:tcPr>
            <w:tcW w:w="3469" w:type="dxa"/>
            <w:gridSpan w:val="4"/>
            <w:tcBorders>
              <w:top w:val="single" w:color="000000" w:sz="4" w:space="0"/>
              <w:left w:val="single" w:color="000000" w:sz="4" w:space="0"/>
              <w:bottom w:val="single" w:color="000000" w:sz="4" w:space="0"/>
              <w:right w:val="single" w:color="000000" w:sz="4" w:space="0"/>
            </w:tcBorders>
          </w:tcPr>
          <w:p w14:paraId="56BDF354">
            <w:pPr>
              <w:spacing w:line="276" w:lineRule="exact"/>
              <w:ind w:left="558" w:right="-20"/>
              <w:jc w:val="left"/>
              <w:rPr>
                <w:rFonts w:eastAsia="Times New Roman"/>
                <w:sz w:val="24"/>
              </w:rPr>
            </w:pPr>
            <w:r>
              <w:rPr>
                <w:rFonts w:eastAsia="Times New Roman"/>
                <w:sz w:val="24"/>
              </w:rPr>
              <w:t>Hot fresh water</w:t>
            </w:r>
            <w:r>
              <w:rPr>
                <w:rFonts w:hint="eastAsia" w:eastAsia="Times New Roman"/>
                <w:sz w:val="24"/>
              </w:rPr>
              <w:t xml:space="preserve"> in </w:t>
            </w:r>
            <w:r>
              <w:rPr>
                <w:rFonts w:eastAsia="Times New Roman"/>
                <w:sz w:val="24"/>
              </w:rPr>
              <w:t>accommodation</w:t>
            </w:r>
          </w:p>
        </w:tc>
        <w:tc>
          <w:tcPr>
            <w:tcW w:w="845" w:type="dxa"/>
            <w:tcBorders>
              <w:top w:val="single" w:color="000000" w:sz="4" w:space="0"/>
              <w:left w:val="single" w:color="000000" w:sz="4" w:space="0"/>
              <w:bottom w:val="single" w:color="000000" w:sz="4" w:space="0"/>
              <w:right w:val="single" w:color="000000" w:sz="8" w:space="0"/>
            </w:tcBorders>
          </w:tcPr>
          <w:p w14:paraId="2963FD34">
            <w:pPr>
              <w:spacing w:line="275" w:lineRule="exact"/>
              <w:ind w:left="261"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6BD5C580">
            <w:pPr>
              <w:spacing w:line="275" w:lineRule="exact"/>
              <w:ind w:left="508" w:right="-20"/>
              <w:jc w:val="left"/>
              <w:rPr>
                <w:sz w:val="24"/>
                <w:lang w:eastAsia="en-US"/>
              </w:rPr>
            </w:pPr>
            <w:r>
              <w:rPr>
                <w:rFonts w:hint="eastAsia"/>
                <w:sz w:val="24"/>
              </w:rPr>
              <w:t>PERT</w:t>
            </w:r>
            <w:r>
              <w:rPr>
                <w:rFonts w:eastAsia="Times New Roman"/>
                <w:b/>
                <w:bCs/>
                <w:i/>
                <w:color w:val="008000"/>
                <w:sz w:val="24"/>
              </w:rPr>
              <w:t>**</w:t>
            </w:r>
          </w:p>
        </w:tc>
        <w:tc>
          <w:tcPr>
            <w:tcW w:w="1276" w:type="dxa"/>
            <w:tcBorders>
              <w:top w:val="single" w:color="000000" w:sz="4" w:space="0"/>
              <w:left w:val="single" w:color="000000" w:sz="4" w:space="0"/>
              <w:bottom w:val="single" w:color="000000" w:sz="4" w:space="0"/>
              <w:right w:val="single" w:color="000000" w:sz="4" w:space="0"/>
            </w:tcBorders>
          </w:tcPr>
          <w:p w14:paraId="256C0573">
            <w:pPr>
              <w:spacing w:after="200" w:line="276" w:lineRule="auto"/>
              <w:rPr>
                <w:rFonts w:ascii="Calibri" w:hAnsi="Calibri"/>
                <w:sz w:val="22"/>
                <w:lang w:eastAsia="en-US"/>
              </w:rPr>
            </w:pPr>
          </w:p>
        </w:tc>
        <w:tc>
          <w:tcPr>
            <w:tcW w:w="1062" w:type="dxa"/>
            <w:tcBorders>
              <w:top w:val="single" w:color="000000" w:sz="4" w:space="0"/>
              <w:left w:val="single" w:color="000000" w:sz="4" w:space="0"/>
              <w:bottom w:val="single" w:color="000000" w:sz="4" w:space="0"/>
              <w:right w:val="single" w:color="000000" w:sz="8" w:space="0"/>
            </w:tcBorders>
          </w:tcPr>
          <w:p w14:paraId="1486C21A">
            <w:pPr>
              <w:spacing w:line="275" w:lineRule="exact"/>
              <w:ind w:left="163" w:right="143"/>
              <w:jc w:val="center"/>
              <w:rPr>
                <w:rFonts w:eastAsia="Times New Roman"/>
                <w:sz w:val="24"/>
              </w:rPr>
            </w:pPr>
            <w:r>
              <w:rPr>
                <w:rFonts w:eastAsia="Times New Roman"/>
                <w:sz w:val="24"/>
              </w:rPr>
              <w:t>Sleeve</w:t>
            </w:r>
          </w:p>
          <w:p w14:paraId="31E54F8A">
            <w:pPr>
              <w:spacing w:before="3"/>
              <w:ind w:left="380" w:right="361"/>
              <w:jc w:val="center"/>
              <w:rPr>
                <w:rFonts w:eastAsia="Times New Roman"/>
                <w:sz w:val="24"/>
              </w:rPr>
            </w:pPr>
            <w:r>
              <w:rPr>
                <w:rFonts w:eastAsia="Times New Roman"/>
                <w:sz w:val="24"/>
              </w:rPr>
              <w:t>or</w:t>
            </w:r>
          </w:p>
          <w:p w14:paraId="23C62021">
            <w:pPr>
              <w:spacing w:before="5"/>
              <w:ind w:left="157" w:right="136"/>
              <w:jc w:val="center"/>
              <w:rPr>
                <w:rFonts w:eastAsia="Times New Roman"/>
                <w:sz w:val="24"/>
                <w:lang w:eastAsia="en-US"/>
              </w:rPr>
            </w:pPr>
            <w:r>
              <w:rPr>
                <w:rFonts w:eastAsia="Times New Roman"/>
                <w:sz w:val="24"/>
              </w:rPr>
              <w:t>Flange</w:t>
            </w:r>
          </w:p>
        </w:tc>
        <w:tc>
          <w:tcPr>
            <w:tcW w:w="1205" w:type="dxa"/>
            <w:tcBorders>
              <w:top w:val="single" w:color="000000" w:sz="4" w:space="0"/>
              <w:left w:val="single" w:color="000000" w:sz="8" w:space="0"/>
              <w:bottom w:val="single" w:color="000000" w:sz="4" w:space="0"/>
              <w:right w:val="single" w:color="000000" w:sz="4" w:space="0"/>
            </w:tcBorders>
          </w:tcPr>
          <w:p w14:paraId="31F7B847">
            <w:pPr>
              <w:spacing w:line="275" w:lineRule="exact"/>
              <w:ind w:left="399" w:right="390"/>
              <w:jc w:val="center"/>
              <w:rPr>
                <w:rFonts w:eastAsia="Times New Roman"/>
                <w:sz w:val="24"/>
                <w:lang w:eastAsia="en-US"/>
              </w:rPr>
            </w:pPr>
            <w:r>
              <w:rPr>
                <w:rFonts w:eastAsia="Times New Roman"/>
                <w:sz w:val="24"/>
              </w:rPr>
              <w:t>1.0</w:t>
            </w:r>
          </w:p>
        </w:tc>
      </w:tr>
      <w:tr w14:paraId="67B2D218">
        <w:tblPrEx>
          <w:tblCellMar>
            <w:top w:w="0" w:type="dxa"/>
            <w:left w:w="0" w:type="dxa"/>
            <w:bottom w:w="0" w:type="dxa"/>
            <w:right w:w="0" w:type="dxa"/>
          </w:tblCellMar>
        </w:tblPrEx>
        <w:trPr>
          <w:trHeight w:val="850" w:hRule="exact"/>
        </w:trPr>
        <w:tc>
          <w:tcPr>
            <w:tcW w:w="3469" w:type="dxa"/>
            <w:gridSpan w:val="4"/>
            <w:tcBorders>
              <w:top w:val="single" w:color="000000" w:sz="4" w:space="0"/>
              <w:left w:val="single" w:color="000000" w:sz="4" w:space="0"/>
              <w:bottom w:val="single" w:color="000000" w:sz="4" w:space="0"/>
              <w:right w:val="single" w:color="000000" w:sz="4" w:space="0"/>
            </w:tcBorders>
          </w:tcPr>
          <w:p w14:paraId="251FE969">
            <w:pPr>
              <w:spacing w:line="275" w:lineRule="exact"/>
              <w:ind w:left="1260" w:right="1240"/>
              <w:jc w:val="center"/>
              <w:rPr>
                <w:rFonts w:eastAsia="Times New Roman"/>
                <w:sz w:val="24"/>
                <w:lang w:eastAsia="en-US"/>
              </w:rPr>
            </w:pPr>
            <w:r>
              <w:rPr>
                <w:rFonts w:eastAsia="Times New Roman"/>
                <w:sz w:val="24"/>
              </w:rPr>
              <w:t>Soil pipe</w:t>
            </w:r>
          </w:p>
        </w:tc>
        <w:tc>
          <w:tcPr>
            <w:tcW w:w="845" w:type="dxa"/>
            <w:tcBorders>
              <w:top w:val="single" w:color="000000" w:sz="4" w:space="0"/>
              <w:left w:val="single" w:color="000000" w:sz="4" w:space="0"/>
              <w:bottom w:val="single" w:color="000000" w:sz="4" w:space="0"/>
              <w:right w:val="single" w:color="000000" w:sz="8" w:space="0"/>
            </w:tcBorders>
          </w:tcPr>
          <w:p w14:paraId="44C76D21">
            <w:pPr>
              <w:spacing w:line="275" w:lineRule="exact"/>
              <w:ind w:left="261"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0C038A65">
            <w:pPr>
              <w:spacing w:line="275" w:lineRule="exact"/>
              <w:ind w:left="165" w:right="-20"/>
              <w:rPr>
                <w:rFonts w:eastAsia="Times New Roman"/>
                <w:sz w:val="24"/>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eel</w:t>
            </w:r>
          </w:p>
          <w:p w14:paraId="401D9E4A">
            <w:pPr>
              <w:spacing w:before="5"/>
              <w:ind w:left="232" w:right="-20"/>
              <w:rPr>
                <w:rFonts w:eastAsia="Times New Roman"/>
                <w:sz w:val="24"/>
                <w:lang w:eastAsia="en-US"/>
              </w:rPr>
            </w:pPr>
            <w:r>
              <w:rPr>
                <w:rFonts w:eastAsia="Times New Roman"/>
                <w:sz w:val="24"/>
              </w:rPr>
              <w:t>galv. or PVC</w:t>
            </w:r>
            <w:r>
              <w:rPr>
                <w:rFonts w:eastAsia="Times New Roman"/>
                <w:b/>
                <w:bCs/>
                <w:i/>
                <w:color w:val="008000"/>
                <w:sz w:val="24"/>
              </w:rPr>
              <w:t>**</w:t>
            </w:r>
          </w:p>
        </w:tc>
        <w:tc>
          <w:tcPr>
            <w:tcW w:w="1276" w:type="dxa"/>
            <w:tcBorders>
              <w:top w:val="single" w:color="000000" w:sz="4" w:space="0"/>
              <w:left w:val="single" w:color="000000" w:sz="4" w:space="0"/>
              <w:bottom w:val="single" w:color="000000" w:sz="4" w:space="0"/>
              <w:right w:val="single" w:color="000000" w:sz="4" w:space="0"/>
            </w:tcBorders>
          </w:tcPr>
          <w:p w14:paraId="48141A1C">
            <w:pPr>
              <w:spacing w:line="280" w:lineRule="exact"/>
              <w:rPr>
                <w:sz w:val="28"/>
                <w:szCs w:val="28"/>
              </w:rPr>
            </w:pPr>
          </w:p>
          <w:p w14:paraId="6715A0A1">
            <w:pPr>
              <w:ind w:left="515" w:right="494"/>
              <w:jc w:val="center"/>
              <w:rPr>
                <w:rFonts w:eastAsia="Times New Roman"/>
                <w:sz w:val="24"/>
                <w:lang w:eastAsia="en-US"/>
              </w:rPr>
            </w:pPr>
            <w:bookmarkStart w:id="260" w:name="OLE_LINK14"/>
            <w:r>
              <w:rPr>
                <w:rFonts w:eastAsia="Times New Roman"/>
                <w:sz w:val="24"/>
              </w:rPr>
              <w:t>B</w:t>
            </w:r>
            <w:bookmarkEnd w:id="260"/>
          </w:p>
        </w:tc>
        <w:tc>
          <w:tcPr>
            <w:tcW w:w="1062" w:type="dxa"/>
            <w:tcBorders>
              <w:top w:val="single" w:color="000000" w:sz="4" w:space="0"/>
              <w:left w:val="single" w:color="000000" w:sz="4" w:space="0"/>
              <w:bottom w:val="single" w:color="000000" w:sz="4" w:space="0"/>
              <w:right w:val="single" w:color="000000" w:sz="8" w:space="0"/>
            </w:tcBorders>
          </w:tcPr>
          <w:p w14:paraId="5AECBA9F">
            <w:pPr>
              <w:spacing w:line="275" w:lineRule="exact"/>
              <w:ind w:left="163" w:right="143"/>
              <w:jc w:val="center"/>
              <w:rPr>
                <w:rFonts w:eastAsia="Times New Roman"/>
                <w:sz w:val="24"/>
              </w:rPr>
            </w:pPr>
            <w:bookmarkStart w:id="261" w:name="OLE_LINK16"/>
            <w:bookmarkStart w:id="262" w:name="OLE_LINK15"/>
            <w:r>
              <w:rPr>
                <w:rFonts w:eastAsia="Times New Roman"/>
                <w:sz w:val="24"/>
              </w:rPr>
              <w:t>Sleeve</w:t>
            </w:r>
          </w:p>
          <w:p w14:paraId="53A84E73">
            <w:pPr>
              <w:spacing w:before="5"/>
              <w:ind w:left="380" w:right="361"/>
              <w:jc w:val="center"/>
              <w:rPr>
                <w:rFonts w:eastAsia="Times New Roman"/>
                <w:sz w:val="24"/>
              </w:rPr>
            </w:pPr>
            <w:r>
              <w:rPr>
                <w:rFonts w:eastAsia="Times New Roman"/>
                <w:sz w:val="24"/>
              </w:rPr>
              <w:t>or</w:t>
            </w:r>
          </w:p>
          <w:p w14:paraId="20C70073">
            <w:pPr>
              <w:spacing w:before="3"/>
              <w:ind w:left="155" w:right="137"/>
              <w:jc w:val="center"/>
              <w:rPr>
                <w:rFonts w:eastAsia="Times New Roman"/>
                <w:sz w:val="24"/>
                <w:lang w:eastAsia="en-US"/>
              </w:rPr>
            </w:pPr>
            <w:r>
              <w:rPr>
                <w:rFonts w:eastAsia="Times New Roman"/>
                <w:sz w:val="24"/>
              </w:rPr>
              <w:t>Flange</w:t>
            </w:r>
            <w:bookmarkEnd w:id="261"/>
            <w:bookmarkEnd w:id="262"/>
          </w:p>
        </w:tc>
        <w:tc>
          <w:tcPr>
            <w:tcW w:w="1205" w:type="dxa"/>
            <w:tcBorders>
              <w:top w:val="single" w:color="000000" w:sz="4" w:space="0"/>
              <w:left w:val="single" w:color="000000" w:sz="8" w:space="0"/>
              <w:bottom w:val="single" w:color="000000" w:sz="4" w:space="0"/>
              <w:right w:val="single" w:color="000000" w:sz="4" w:space="0"/>
            </w:tcBorders>
          </w:tcPr>
          <w:p w14:paraId="7E97CE7A">
            <w:pPr>
              <w:spacing w:line="275" w:lineRule="exact"/>
              <w:ind w:left="399" w:right="390"/>
              <w:jc w:val="center"/>
              <w:rPr>
                <w:sz w:val="24"/>
                <w:lang w:eastAsia="en-US"/>
              </w:rPr>
            </w:pPr>
            <w:r>
              <w:rPr>
                <w:rFonts w:eastAsia="Times New Roman"/>
                <w:sz w:val="24"/>
              </w:rPr>
              <w:t>0.</w:t>
            </w:r>
            <w:r>
              <w:rPr>
                <w:rFonts w:hint="eastAsia"/>
                <w:sz w:val="24"/>
              </w:rPr>
              <w:t>6</w:t>
            </w:r>
          </w:p>
        </w:tc>
      </w:tr>
      <w:tr w14:paraId="6443F4F8">
        <w:tblPrEx>
          <w:tblCellMar>
            <w:top w:w="0" w:type="dxa"/>
            <w:left w:w="0" w:type="dxa"/>
            <w:bottom w:w="0" w:type="dxa"/>
            <w:right w:w="0" w:type="dxa"/>
          </w:tblCellMar>
        </w:tblPrEx>
        <w:trPr>
          <w:trHeight w:val="850" w:hRule="exact"/>
        </w:trPr>
        <w:tc>
          <w:tcPr>
            <w:tcW w:w="3469" w:type="dxa"/>
            <w:gridSpan w:val="4"/>
            <w:tcBorders>
              <w:top w:val="single" w:color="000000" w:sz="4" w:space="0"/>
              <w:left w:val="single" w:color="000000" w:sz="4" w:space="0"/>
              <w:bottom w:val="single" w:color="000000" w:sz="4" w:space="0"/>
              <w:right w:val="single" w:color="000000" w:sz="4" w:space="0"/>
            </w:tcBorders>
          </w:tcPr>
          <w:p w14:paraId="71BED8A0">
            <w:pPr>
              <w:spacing w:line="275" w:lineRule="exact"/>
              <w:ind w:left="1260" w:right="1240"/>
              <w:jc w:val="left"/>
              <w:rPr>
                <w:rFonts w:eastAsia="Times New Roman"/>
                <w:sz w:val="24"/>
              </w:rPr>
            </w:pPr>
            <w:r>
              <w:rPr>
                <w:kern w:val="0"/>
                <w:sz w:val="24"/>
              </w:rPr>
              <w:t xml:space="preserve">Sanitary Water </w:t>
            </w:r>
          </w:p>
        </w:tc>
        <w:tc>
          <w:tcPr>
            <w:tcW w:w="845" w:type="dxa"/>
            <w:tcBorders>
              <w:top w:val="single" w:color="000000" w:sz="4" w:space="0"/>
              <w:left w:val="single" w:color="000000" w:sz="4" w:space="0"/>
              <w:bottom w:val="single" w:color="000000" w:sz="4" w:space="0"/>
              <w:right w:val="single" w:color="000000" w:sz="8" w:space="0"/>
            </w:tcBorders>
          </w:tcPr>
          <w:p w14:paraId="22A4EDEE">
            <w:pPr>
              <w:spacing w:line="275" w:lineRule="exact"/>
              <w:ind w:left="261" w:right="-20"/>
              <w:rPr>
                <w:rFonts w:eastAsia="Times New Roman"/>
                <w:sz w:val="24"/>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5163D33B">
            <w:pPr>
              <w:spacing w:line="275" w:lineRule="exact"/>
              <w:ind w:left="165" w:right="-20"/>
              <w:rPr>
                <w:rFonts w:eastAsia="Times New Roman"/>
                <w:sz w:val="24"/>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eel</w:t>
            </w:r>
          </w:p>
          <w:p w14:paraId="2B471226">
            <w:pPr>
              <w:spacing w:line="275" w:lineRule="exact"/>
              <w:ind w:left="165" w:right="-20"/>
              <w:rPr>
                <w:rFonts w:eastAsia="Times New Roman"/>
                <w:sz w:val="24"/>
              </w:rPr>
            </w:pPr>
            <w:r>
              <w:rPr>
                <w:rFonts w:eastAsia="Times New Roman"/>
                <w:sz w:val="24"/>
              </w:rPr>
              <w:t>galv. or PVC</w:t>
            </w:r>
            <w:r>
              <w:rPr>
                <w:rFonts w:eastAsia="Times New Roman"/>
                <w:b/>
                <w:bCs/>
                <w:i/>
                <w:color w:val="008000"/>
                <w:sz w:val="24"/>
              </w:rPr>
              <w:t>**</w:t>
            </w:r>
          </w:p>
        </w:tc>
        <w:tc>
          <w:tcPr>
            <w:tcW w:w="1276" w:type="dxa"/>
            <w:tcBorders>
              <w:top w:val="single" w:color="000000" w:sz="4" w:space="0"/>
              <w:left w:val="single" w:color="000000" w:sz="4" w:space="0"/>
              <w:bottom w:val="single" w:color="000000" w:sz="4" w:space="0"/>
              <w:right w:val="single" w:color="000000" w:sz="4" w:space="0"/>
            </w:tcBorders>
          </w:tcPr>
          <w:p w14:paraId="0CC68F08">
            <w:pPr>
              <w:spacing w:line="280" w:lineRule="exact"/>
              <w:rPr>
                <w:sz w:val="28"/>
                <w:szCs w:val="28"/>
              </w:rPr>
            </w:pPr>
          </w:p>
          <w:p w14:paraId="76668DF6">
            <w:pPr>
              <w:spacing w:line="280" w:lineRule="exact"/>
              <w:rPr>
                <w:sz w:val="28"/>
                <w:szCs w:val="28"/>
              </w:rPr>
            </w:pPr>
            <w:r>
              <w:rPr>
                <w:rFonts w:hint="eastAsia"/>
                <w:sz w:val="28"/>
                <w:szCs w:val="28"/>
              </w:rPr>
              <w:t xml:space="preserve">    </w:t>
            </w:r>
            <w:r>
              <w:rPr>
                <w:rFonts w:eastAsia="Times New Roman"/>
                <w:sz w:val="24"/>
              </w:rPr>
              <w:t>B</w:t>
            </w:r>
          </w:p>
        </w:tc>
        <w:tc>
          <w:tcPr>
            <w:tcW w:w="1062" w:type="dxa"/>
            <w:tcBorders>
              <w:top w:val="single" w:color="000000" w:sz="4" w:space="0"/>
              <w:left w:val="single" w:color="000000" w:sz="4" w:space="0"/>
              <w:bottom w:val="single" w:color="000000" w:sz="4" w:space="0"/>
              <w:right w:val="single" w:color="000000" w:sz="8" w:space="0"/>
            </w:tcBorders>
          </w:tcPr>
          <w:p w14:paraId="224FD715">
            <w:pPr>
              <w:spacing w:line="275" w:lineRule="exact"/>
              <w:ind w:left="163" w:right="143"/>
              <w:jc w:val="center"/>
              <w:rPr>
                <w:rFonts w:eastAsia="Times New Roman"/>
                <w:sz w:val="24"/>
              </w:rPr>
            </w:pPr>
            <w:r>
              <w:rPr>
                <w:rFonts w:eastAsia="Times New Roman"/>
                <w:sz w:val="24"/>
              </w:rPr>
              <w:t>Sleeve</w:t>
            </w:r>
          </w:p>
          <w:p w14:paraId="735F3062">
            <w:pPr>
              <w:spacing w:before="5"/>
              <w:ind w:left="380" w:right="361"/>
              <w:jc w:val="center"/>
              <w:rPr>
                <w:rFonts w:eastAsia="Times New Roman"/>
                <w:sz w:val="24"/>
              </w:rPr>
            </w:pPr>
            <w:r>
              <w:rPr>
                <w:rFonts w:eastAsia="Times New Roman"/>
                <w:sz w:val="24"/>
              </w:rPr>
              <w:t>or</w:t>
            </w:r>
          </w:p>
          <w:p w14:paraId="604E0E5F">
            <w:pPr>
              <w:spacing w:line="275" w:lineRule="exact"/>
              <w:ind w:left="163" w:right="143"/>
              <w:jc w:val="center"/>
              <w:rPr>
                <w:rFonts w:eastAsia="Times New Roman"/>
                <w:sz w:val="24"/>
              </w:rPr>
            </w:pPr>
            <w:r>
              <w:rPr>
                <w:rFonts w:eastAsia="Times New Roman"/>
                <w:sz w:val="24"/>
              </w:rPr>
              <w:t>Flange</w:t>
            </w:r>
          </w:p>
        </w:tc>
        <w:tc>
          <w:tcPr>
            <w:tcW w:w="1205" w:type="dxa"/>
            <w:tcBorders>
              <w:top w:val="single" w:color="000000" w:sz="4" w:space="0"/>
              <w:left w:val="single" w:color="000000" w:sz="8" w:space="0"/>
              <w:bottom w:val="single" w:color="000000" w:sz="4" w:space="0"/>
              <w:right w:val="single" w:color="000000" w:sz="4" w:space="0"/>
            </w:tcBorders>
          </w:tcPr>
          <w:p w14:paraId="6DFB54BA">
            <w:pPr>
              <w:spacing w:line="275" w:lineRule="exact"/>
              <w:ind w:left="399" w:right="390"/>
              <w:jc w:val="center"/>
              <w:rPr>
                <w:rFonts w:eastAsia="Times New Roman"/>
                <w:sz w:val="24"/>
              </w:rPr>
            </w:pPr>
            <w:r>
              <w:rPr>
                <w:rFonts w:eastAsia="Times New Roman"/>
                <w:sz w:val="24"/>
              </w:rPr>
              <w:t>0.</w:t>
            </w:r>
            <w:r>
              <w:rPr>
                <w:rFonts w:hint="eastAsia"/>
                <w:sz w:val="24"/>
              </w:rPr>
              <w:t>6</w:t>
            </w:r>
          </w:p>
        </w:tc>
      </w:tr>
      <w:tr w14:paraId="1E36A512">
        <w:tblPrEx>
          <w:tblCellMar>
            <w:top w:w="0" w:type="dxa"/>
            <w:left w:w="0" w:type="dxa"/>
            <w:bottom w:w="0" w:type="dxa"/>
            <w:right w:w="0" w:type="dxa"/>
          </w:tblCellMar>
        </w:tblPrEx>
        <w:trPr>
          <w:trHeight w:val="1172" w:hRule="exact"/>
        </w:trPr>
        <w:tc>
          <w:tcPr>
            <w:tcW w:w="1242" w:type="dxa"/>
            <w:gridSpan w:val="2"/>
            <w:vMerge w:val="restart"/>
            <w:tcBorders>
              <w:top w:val="single" w:color="000000" w:sz="4" w:space="0"/>
              <w:left w:val="single" w:color="000000" w:sz="4" w:space="0"/>
              <w:bottom w:val="single" w:color="000000" w:sz="4" w:space="0"/>
              <w:right w:val="single" w:color="000000" w:sz="4" w:space="0"/>
            </w:tcBorders>
          </w:tcPr>
          <w:p w14:paraId="501D2824">
            <w:pPr>
              <w:ind w:left="162" w:right="-20"/>
              <w:rPr>
                <w:rFonts w:eastAsia="Times New Roman"/>
                <w:sz w:val="24"/>
                <w:lang w:eastAsia="en-US"/>
              </w:rPr>
            </w:pPr>
            <w:r>
              <w:rPr>
                <w:rFonts w:eastAsia="Times New Roman"/>
                <w:sz w:val="24"/>
              </w:rPr>
              <w:t>Scupper</w:t>
            </w:r>
          </w:p>
        </w:tc>
        <w:tc>
          <w:tcPr>
            <w:tcW w:w="2227" w:type="dxa"/>
            <w:gridSpan w:val="2"/>
            <w:tcBorders>
              <w:top w:val="single" w:color="000000" w:sz="4" w:space="0"/>
              <w:left w:val="single" w:color="000000" w:sz="4" w:space="0"/>
              <w:bottom w:val="single" w:color="000000" w:sz="4" w:space="0"/>
              <w:right w:val="single" w:color="000000" w:sz="4" w:space="0"/>
            </w:tcBorders>
          </w:tcPr>
          <w:p w14:paraId="344A20F0">
            <w:pPr>
              <w:ind w:left="227" w:right="-20"/>
              <w:rPr>
                <w:rFonts w:eastAsia="Times New Roman"/>
                <w:sz w:val="24"/>
                <w:lang w:eastAsia="en-US"/>
              </w:rPr>
            </w:pPr>
            <w:r>
              <w:rPr>
                <w:rFonts w:eastAsia="Times New Roman"/>
                <w:sz w:val="24"/>
              </w:rPr>
              <w:t>Above upper de</w:t>
            </w:r>
            <w:r>
              <w:rPr>
                <w:rFonts w:eastAsia="Times New Roman"/>
                <w:spacing w:val="1"/>
                <w:sz w:val="24"/>
              </w:rPr>
              <w:t>c</w:t>
            </w:r>
            <w:r>
              <w:rPr>
                <w:rFonts w:eastAsia="Times New Roman"/>
                <w:sz w:val="24"/>
              </w:rPr>
              <w:t>k</w:t>
            </w:r>
          </w:p>
        </w:tc>
        <w:tc>
          <w:tcPr>
            <w:tcW w:w="845" w:type="dxa"/>
            <w:tcBorders>
              <w:top w:val="single" w:color="000000" w:sz="4" w:space="0"/>
              <w:left w:val="single" w:color="000000" w:sz="4" w:space="0"/>
              <w:bottom w:val="single" w:color="000000" w:sz="4" w:space="0"/>
              <w:right w:val="single" w:color="000000" w:sz="8" w:space="0"/>
            </w:tcBorders>
          </w:tcPr>
          <w:p w14:paraId="5D2AE5DE">
            <w:pPr>
              <w:ind w:left="261"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686E355F">
            <w:pPr>
              <w:spacing w:line="242" w:lineRule="auto"/>
              <w:ind w:left="625" w:right="114" w:hanging="461"/>
              <w:rPr>
                <w:rFonts w:eastAsia="Times New Roman"/>
                <w:sz w:val="24"/>
                <w:lang w:eastAsia="en-US"/>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eel galv.</w:t>
            </w:r>
          </w:p>
        </w:tc>
        <w:tc>
          <w:tcPr>
            <w:tcW w:w="1276" w:type="dxa"/>
            <w:tcBorders>
              <w:top w:val="single" w:color="000000" w:sz="4" w:space="0"/>
              <w:left w:val="single" w:color="000000" w:sz="4" w:space="0"/>
              <w:bottom w:val="single" w:color="000000" w:sz="4" w:space="0"/>
              <w:right w:val="single" w:color="000000" w:sz="4" w:space="0"/>
            </w:tcBorders>
          </w:tcPr>
          <w:p w14:paraId="7CE0164B">
            <w:pPr>
              <w:ind w:left="515" w:right="494"/>
              <w:jc w:val="center"/>
              <w:rPr>
                <w:rFonts w:eastAsia="Times New Roman"/>
                <w:sz w:val="24"/>
                <w:lang w:eastAsia="en-US"/>
              </w:rPr>
            </w:pPr>
            <w:r>
              <w:rPr>
                <w:rFonts w:eastAsia="Times New Roman"/>
                <w:sz w:val="24"/>
              </w:rPr>
              <w:t>B</w:t>
            </w:r>
          </w:p>
        </w:tc>
        <w:tc>
          <w:tcPr>
            <w:tcW w:w="1062" w:type="dxa"/>
            <w:tcBorders>
              <w:top w:val="single" w:color="000000" w:sz="4" w:space="0"/>
              <w:left w:val="single" w:color="000000" w:sz="4" w:space="0"/>
              <w:bottom w:val="single" w:color="000000" w:sz="4" w:space="0"/>
              <w:right w:val="single" w:color="000000" w:sz="8" w:space="0"/>
            </w:tcBorders>
          </w:tcPr>
          <w:p w14:paraId="19915954">
            <w:pPr>
              <w:spacing w:line="242" w:lineRule="auto"/>
              <w:ind w:left="180" w:right="160"/>
              <w:jc w:val="center"/>
              <w:rPr>
                <w:rFonts w:eastAsia="Times New Roman"/>
                <w:sz w:val="24"/>
                <w:lang w:eastAsia="en-US"/>
              </w:rPr>
            </w:pPr>
            <w:r>
              <w:rPr>
                <w:rFonts w:eastAsia="Times New Roman"/>
                <w:sz w:val="24"/>
              </w:rPr>
              <w:t>Sleeve or flange</w:t>
            </w:r>
          </w:p>
        </w:tc>
        <w:tc>
          <w:tcPr>
            <w:tcW w:w="1205" w:type="dxa"/>
            <w:tcBorders>
              <w:top w:val="single" w:color="000000" w:sz="4" w:space="0"/>
              <w:left w:val="single" w:color="000000" w:sz="8" w:space="0"/>
              <w:bottom w:val="single" w:color="000000" w:sz="4" w:space="0"/>
              <w:right w:val="single" w:color="000000" w:sz="4" w:space="0"/>
            </w:tcBorders>
          </w:tcPr>
          <w:p w14:paraId="7D4213AF">
            <w:pPr>
              <w:ind w:left="399" w:right="390"/>
              <w:jc w:val="center"/>
              <w:rPr>
                <w:rFonts w:eastAsia="Times New Roman"/>
                <w:sz w:val="24"/>
                <w:lang w:eastAsia="en-US"/>
              </w:rPr>
            </w:pPr>
            <w:r>
              <w:rPr>
                <w:rFonts w:eastAsia="Times New Roman"/>
                <w:sz w:val="24"/>
              </w:rPr>
              <w:t>0.6</w:t>
            </w:r>
          </w:p>
        </w:tc>
      </w:tr>
      <w:tr w14:paraId="13ABA6CF">
        <w:tblPrEx>
          <w:tblCellMar>
            <w:top w:w="0" w:type="dxa"/>
            <w:left w:w="0" w:type="dxa"/>
            <w:bottom w:w="0" w:type="dxa"/>
            <w:right w:w="0" w:type="dxa"/>
          </w:tblCellMar>
        </w:tblPrEx>
        <w:trPr>
          <w:trHeight w:val="1004" w:hRule="exact"/>
        </w:trPr>
        <w:tc>
          <w:tcPr>
            <w:tcW w:w="1242" w:type="dxa"/>
            <w:gridSpan w:val="2"/>
            <w:vMerge w:val="continue"/>
            <w:tcBorders>
              <w:top w:val="single" w:color="000000" w:sz="4" w:space="0"/>
              <w:left w:val="single" w:color="000000" w:sz="4" w:space="0"/>
              <w:bottom w:val="single" w:color="000000" w:sz="4" w:space="0"/>
              <w:right w:val="single" w:color="000000" w:sz="4" w:space="0"/>
            </w:tcBorders>
            <w:vAlign w:val="center"/>
          </w:tcPr>
          <w:p w14:paraId="1BF225F1">
            <w:pPr>
              <w:widowControl/>
              <w:rPr>
                <w:rFonts w:eastAsia="Times New Roman"/>
                <w:sz w:val="24"/>
                <w:lang w:eastAsia="en-US"/>
              </w:rPr>
            </w:pPr>
          </w:p>
        </w:tc>
        <w:tc>
          <w:tcPr>
            <w:tcW w:w="2227" w:type="dxa"/>
            <w:gridSpan w:val="2"/>
            <w:tcBorders>
              <w:top w:val="single" w:color="000000" w:sz="4" w:space="0"/>
              <w:left w:val="single" w:color="000000" w:sz="4" w:space="0"/>
              <w:bottom w:val="single" w:color="000000" w:sz="4" w:space="0"/>
              <w:right w:val="single" w:color="000000" w:sz="4" w:space="0"/>
            </w:tcBorders>
          </w:tcPr>
          <w:p w14:paraId="099CB2D6">
            <w:pPr>
              <w:spacing w:line="275" w:lineRule="exact"/>
              <w:ind w:left="247" w:right="-20"/>
              <w:rPr>
                <w:rFonts w:eastAsia="Times New Roman"/>
                <w:sz w:val="24"/>
                <w:lang w:eastAsia="en-US"/>
              </w:rPr>
            </w:pPr>
            <w:r>
              <w:rPr>
                <w:rFonts w:eastAsia="Times New Roman"/>
                <w:sz w:val="24"/>
              </w:rPr>
              <w:t>Under upper deck</w:t>
            </w:r>
          </w:p>
        </w:tc>
        <w:tc>
          <w:tcPr>
            <w:tcW w:w="845" w:type="dxa"/>
            <w:tcBorders>
              <w:top w:val="single" w:color="000000" w:sz="4" w:space="0"/>
              <w:left w:val="single" w:color="000000" w:sz="4" w:space="0"/>
              <w:bottom w:val="single" w:color="000000" w:sz="4" w:space="0"/>
              <w:right w:val="single" w:color="000000" w:sz="8" w:space="0"/>
            </w:tcBorders>
          </w:tcPr>
          <w:p w14:paraId="771344FB">
            <w:pPr>
              <w:spacing w:line="275" w:lineRule="exact"/>
              <w:ind w:left="261"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0E6DCC1F">
            <w:pPr>
              <w:spacing w:line="275" w:lineRule="exact"/>
              <w:ind w:left="127" w:right="118"/>
              <w:jc w:val="center"/>
              <w:rPr>
                <w:rFonts w:eastAsia="Times New Roman"/>
                <w:sz w:val="24"/>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eel</w:t>
            </w:r>
          </w:p>
          <w:p w14:paraId="01E7A6E3">
            <w:pPr>
              <w:spacing w:before="3"/>
              <w:ind w:left="587" w:right="576"/>
              <w:jc w:val="center"/>
              <w:rPr>
                <w:rFonts w:eastAsia="Times New Roman"/>
                <w:sz w:val="24"/>
                <w:lang w:eastAsia="en-US"/>
              </w:rPr>
            </w:pPr>
            <w:r>
              <w:rPr>
                <w:rFonts w:eastAsia="Times New Roman"/>
                <w:sz w:val="24"/>
              </w:rPr>
              <w:t>galv.</w:t>
            </w:r>
          </w:p>
        </w:tc>
        <w:tc>
          <w:tcPr>
            <w:tcW w:w="1276" w:type="dxa"/>
            <w:tcBorders>
              <w:top w:val="single" w:color="000000" w:sz="4" w:space="0"/>
              <w:left w:val="single" w:color="000000" w:sz="4" w:space="0"/>
              <w:bottom w:val="single" w:color="000000" w:sz="4" w:space="0"/>
              <w:right w:val="single" w:color="000000" w:sz="4" w:space="0"/>
            </w:tcBorders>
          </w:tcPr>
          <w:p w14:paraId="14C11145">
            <w:pPr>
              <w:spacing w:line="275" w:lineRule="exact"/>
              <w:ind w:left="200" w:right="182"/>
              <w:jc w:val="center"/>
              <w:rPr>
                <w:rFonts w:eastAsia="Times New Roman"/>
                <w:sz w:val="24"/>
              </w:rPr>
            </w:pPr>
            <w:r>
              <w:rPr>
                <w:rFonts w:eastAsia="Times New Roman"/>
                <w:sz w:val="24"/>
              </w:rPr>
              <w:t>B as per</w:t>
            </w:r>
          </w:p>
          <w:p w14:paraId="1C850C31">
            <w:pPr>
              <w:spacing w:before="3"/>
              <w:ind w:left="367" w:right="348"/>
              <w:jc w:val="center"/>
              <w:rPr>
                <w:rFonts w:eastAsia="Times New Roman"/>
                <w:sz w:val="24"/>
                <w:lang w:eastAsia="en-US"/>
              </w:rPr>
            </w:pPr>
            <w:r>
              <w:rPr>
                <w:rFonts w:eastAsia="Times New Roman"/>
                <w:sz w:val="24"/>
              </w:rPr>
              <w:t>Rule</w:t>
            </w:r>
          </w:p>
        </w:tc>
        <w:tc>
          <w:tcPr>
            <w:tcW w:w="1062" w:type="dxa"/>
            <w:tcBorders>
              <w:top w:val="single" w:color="000000" w:sz="4" w:space="0"/>
              <w:left w:val="single" w:color="000000" w:sz="4" w:space="0"/>
              <w:bottom w:val="single" w:color="000000" w:sz="4" w:space="0"/>
              <w:right w:val="single" w:color="000000" w:sz="8" w:space="0"/>
            </w:tcBorders>
          </w:tcPr>
          <w:p w14:paraId="3D2A0DDA">
            <w:pPr>
              <w:spacing w:line="275" w:lineRule="exact"/>
              <w:ind w:left="163" w:right="143"/>
              <w:jc w:val="center"/>
              <w:rPr>
                <w:rFonts w:eastAsia="Times New Roman"/>
                <w:sz w:val="24"/>
              </w:rPr>
            </w:pPr>
            <w:r>
              <w:rPr>
                <w:rFonts w:eastAsia="Times New Roman"/>
                <w:sz w:val="24"/>
              </w:rPr>
              <w:t>Sleeve</w:t>
            </w:r>
          </w:p>
          <w:p w14:paraId="71B3A33C">
            <w:pPr>
              <w:spacing w:before="3" w:line="242" w:lineRule="auto"/>
              <w:ind w:left="200" w:right="181" w:hanging="1"/>
              <w:jc w:val="center"/>
              <w:rPr>
                <w:rFonts w:eastAsia="Times New Roman"/>
                <w:sz w:val="24"/>
                <w:lang w:eastAsia="en-US"/>
              </w:rPr>
            </w:pPr>
            <w:r>
              <w:rPr>
                <w:rFonts w:eastAsia="Times New Roman"/>
                <w:sz w:val="24"/>
              </w:rPr>
              <w:t>or flange</w:t>
            </w:r>
          </w:p>
        </w:tc>
        <w:tc>
          <w:tcPr>
            <w:tcW w:w="1205" w:type="dxa"/>
            <w:tcBorders>
              <w:top w:val="single" w:color="000000" w:sz="4" w:space="0"/>
              <w:left w:val="single" w:color="000000" w:sz="8" w:space="0"/>
              <w:bottom w:val="single" w:color="000000" w:sz="4" w:space="0"/>
              <w:right w:val="single" w:color="000000" w:sz="4" w:space="0"/>
            </w:tcBorders>
          </w:tcPr>
          <w:p w14:paraId="67C01D2C">
            <w:pPr>
              <w:spacing w:line="275" w:lineRule="exact"/>
              <w:ind w:left="399" w:right="390"/>
              <w:jc w:val="center"/>
              <w:rPr>
                <w:rFonts w:eastAsia="Times New Roman"/>
                <w:sz w:val="24"/>
                <w:lang w:eastAsia="en-US"/>
              </w:rPr>
            </w:pPr>
            <w:r>
              <w:rPr>
                <w:rFonts w:eastAsia="Times New Roman"/>
                <w:sz w:val="24"/>
              </w:rPr>
              <w:t>0.6</w:t>
            </w:r>
          </w:p>
        </w:tc>
      </w:tr>
      <w:tr w14:paraId="53155343">
        <w:tblPrEx>
          <w:tblCellMar>
            <w:top w:w="0" w:type="dxa"/>
            <w:left w:w="0" w:type="dxa"/>
            <w:bottom w:w="0" w:type="dxa"/>
            <w:right w:w="0" w:type="dxa"/>
          </w:tblCellMar>
        </w:tblPrEx>
        <w:trPr>
          <w:trHeight w:val="850" w:hRule="atLeast"/>
        </w:trPr>
        <w:tc>
          <w:tcPr>
            <w:tcW w:w="1242" w:type="dxa"/>
            <w:gridSpan w:val="2"/>
            <w:vMerge w:val="restart"/>
            <w:tcBorders>
              <w:top w:val="single" w:color="000000" w:sz="4" w:space="0"/>
              <w:left w:val="single" w:color="000000" w:sz="4" w:space="0"/>
              <w:bottom w:val="single" w:color="000000" w:sz="4" w:space="0"/>
              <w:right w:val="single" w:color="000000" w:sz="4" w:space="0"/>
            </w:tcBorders>
          </w:tcPr>
          <w:p w14:paraId="11E17896">
            <w:pPr>
              <w:spacing w:line="275" w:lineRule="exact"/>
              <w:ind w:left="417" w:right="398"/>
              <w:jc w:val="center"/>
              <w:rPr>
                <w:rFonts w:eastAsia="Times New Roman"/>
                <w:sz w:val="24"/>
                <w:lang w:eastAsia="en-US"/>
              </w:rPr>
            </w:pPr>
            <w:r>
              <w:rPr>
                <w:rFonts w:eastAsia="Times New Roman"/>
                <w:sz w:val="24"/>
              </w:rPr>
              <w:t>Air</w:t>
            </w:r>
          </w:p>
        </w:tc>
        <w:tc>
          <w:tcPr>
            <w:tcW w:w="2227" w:type="dxa"/>
            <w:gridSpan w:val="2"/>
            <w:tcBorders>
              <w:top w:val="single" w:color="000000" w:sz="4" w:space="0"/>
              <w:left w:val="single" w:color="000000" w:sz="4" w:space="0"/>
              <w:bottom w:val="single" w:color="000000" w:sz="4" w:space="0"/>
              <w:right w:val="single" w:color="000000" w:sz="4" w:space="0"/>
            </w:tcBorders>
          </w:tcPr>
          <w:p w14:paraId="505AB298">
            <w:pPr>
              <w:spacing w:line="275" w:lineRule="exact"/>
              <w:ind w:left="501" w:right="-20"/>
              <w:rPr>
                <w:rFonts w:eastAsia="Times New Roman"/>
                <w:sz w:val="24"/>
                <w:lang w:eastAsia="en-US"/>
              </w:rPr>
            </w:pPr>
            <w:r>
              <w:rPr>
                <w:rFonts w:eastAsia="Times New Roman"/>
                <w:sz w:val="24"/>
              </w:rPr>
              <w:t>For oil tanks</w:t>
            </w:r>
          </w:p>
        </w:tc>
        <w:tc>
          <w:tcPr>
            <w:tcW w:w="845" w:type="dxa"/>
            <w:tcBorders>
              <w:top w:val="single" w:color="000000" w:sz="4" w:space="0"/>
              <w:left w:val="single" w:color="000000" w:sz="4" w:space="0"/>
              <w:bottom w:val="single" w:color="000000" w:sz="4" w:space="0"/>
              <w:right w:val="single" w:color="000000" w:sz="8" w:space="0"/>
            </w:tcBorders>
          </w:tcPr>
          <w:p w14:paraId="11CC7F30">
            <w:pPr>
              <w:spacing w:line="275" w:lineRule="exact"/>
              <w:ind w:left="261"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31279A88">
            <w:pPr>
              <w:spacing w:line="275" w:lineRule="exact"/>
              <w:ind w:left="135" w:right="-20"/>
              <w:rPr>
                <w:rFonts w:eastAsia="Times New Roman"/>
                <w:sz w:val="24"/>
                <w:lang w:eastAsia="en-US"/>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w:t>
            </w:r>
            <w:r>
              <w:rPr>
                <w:rFonts w:eastAsia="Times New Roman"/>
                <w:spacing w:val="1"/>
                <w:sz w:val="24"/>
              </w:rPr>
              <w:t>l</w:t>
            </w:r>
            <w:r>
              <w:rPr>
                <w:rFonts w:eastAsia="Times New Roman"/>
                <w:sz w:val="24"/>
              </w:rPr>
              <w:t>.</w:t>
            </w:r>
          </w:p>
        </w:tc>
        <w:tc>
          <w:tcPr>
            <w:tcW w:w="1276" w:type="dxa"/>
            <w:tcBorders>
              <w:top w:val="single" w:color="000000" w:sz="4" w:space="0"/>
              <w:left w:val="single" w:color="000000" w:sz="4" w:space="0"/>
              <w:bottom w:val="single" w:color="000000" w:sz="4" w:space="0"/>
              <w:right w:val="single" w:color="000000" w:sz="4" w:space="0"/>
            </w:tcBorders>
          </w:tcPr>
          <w:p w14:paraId="22EED9BE">
            <w:pPr>
              <w:spacing w:line="275" w:lineRule="exact"/>
              <w:ind w:left="200" w:right="182"/>
              <w:jc w:val="center"/>
              <w:rPr>
                <w:rFonts w:eastAsia="Times New Roman"/>
                <w:sz w:val="24"/>
              </w:rPr>
            </w:pPr>
            <w:r>
              <w:rPr>
                <w:rFonts w:eastAsia="Times New Roman"/>
                <w:sz w:val="24"/>
              </w:rPr>
              <w:t>B as per</w:t>
            </w:r>
          </w:p>
          <w:p w14:paraId="43FF3711">
            <w:pPr>
              <w:spacing w:before="5"/>
              <w:ind w:left="367" w:right="348"/>
              <w:jc w:val="center"/>
              <w:rPr>
                <w:rFonts w:eastAsia="Times New Roman"/>
                <w:sz w:val="24"/>
                <w:lang w:eastAsia="en-US"/>
              </w:rPr>
            </w:pPr>
            <w:r>
              <w:rPr>
                <w:rFonts w:eastAsia="Times New Roman"/>
                <w:sz w:val="24"/>
              </w:rPr>
              <w:t>Rule</w:t>
            </w:r>
          </w:p>
        </w:tc>
        <w:tc>
          <w:tcPr>
            <w:tcW w:w="1062" w:type="dxa"/>
            <w:tcBorders>
              <w:top w:val="single" w:color="000000" w:sz="4" w:space="0"/>
              <w:left w:val="single" w:color="000000" w:sz="4" w:space="0"/>
              <w:bottom w:val="single" w:color="000000" w:sz="4" w:space="0"/>
              <w:right w:val="single" w:color="000000" w:sz="8" w:space="0"/>
            </w:tcBorders>
          </w:tcPr>
          <w:p w14:paraId="2BBA93B2">
            <w:pPr>
              <w:spacing w:line="275" w:lineRule="exact"/>
              <w:ind w:left="163" w:right="143"/>
              <w:jc w:val="center"/>
              <w:rPr>
                <w:rFonts w:eastAsia="Times New Roman"/>
                <w:sz w:val="24"/>
              </w:rPr>
            </w:pPr>
            <w:r>
              <w:rPr>
                <w:rFonts w:eastAsia="Times New Roman"/>
                <w:sz w:val="24"/>
              </w:rPr>
              <w:t>Sleeve</w:t>
            </w:r>
          </w:p>
          <w:p w14:paraId="10F4DD7D">
            <w:pPr>
              <w:spacing w:before="5" w:line="242" w:lineRule="auto"/>
              <w:ind w:left="200" w:right="181" w:hanging="1"/>
              <w:jc w:val="center"/>
              <w:rPr>
                <w:rFonts w:eastAsia="Times New Roman"/>
                <w:sz w:val="24"/>
                <w:lang w:eastAsia="en-US"/>
              </w:rPr>
            </w:pPr>
            <w:r>
              <w:rPr>
                <w:rFonts w:eastAsia="Times New Roman"/>
                <w:sz w:val="24"/>
              </w:rPr>
              <w:t>or flange</w:t>
            </w:r>
          </w:p>
        </w:tc>
        <w:tc>
          <w:tcPr>
            <w:tcW w:w="1205" w:type="dxa"/>
            <w:vMerge w:val="restart"/>
            <w:tcBorders>
              <w:top w:val="single" w:color="000000" w:sz="4" w:space="0"/>
              <w:left w:val="single" w:color="000000" w:sz="8" w:space="0"/>
              <w:bottom w:val="single" w:color="000000" w:sz="4" w:space="0"/>
              <w:right w:val="single" w:color="000000" w:sz="4" w:space="0"/>
            </w:tcBorders>
          </w:tcPr>
          <w:p w14:paraId="3E799D08">
            <w:pPr>
              <w:spacing w:line="275" w:lineRule="exact"/>
              <w:ind w:left="399" w:right="390"/>
              <w:jc w:val="center"/>
              <w:rPr>
                <w:rFonts w:eastAsia="Times New Roman"/>
                <w:sz w:val="24"/>
                <w:lang w:eastAsia="en-US"/>
              </w:rPr>
            </w:pPr>
            <w:r>
              <w:rPr>
                <w:rFonts w:eastAsia="Times New Roman"/>
                <w:sz w:val="24"/>
              </w:rPr>
              <w:t>0.6</w:t>
            </w:r>
          </w:p>
        </w:tc>
      </w:tr>
      <w:tr w14:paraId="61397C53">
        <w:tblPrEx>
          <w:tblCellMar>
            <w:top w:w="0" w:type="dxa"/>
            <w:left w:w="0" w:type="dxa"/>
            <w:bottom w:w="0" w:type="dxa"/>
            <w:right w:w="0" w:type="dxa"/>
          </w:tblCellMar>
        </w:tblPrEx>
        <w:trPr>
          <w:trHeight w:val="851" w:hRule="exact"/>
        </w:trPr>
        <w:tc>
          <w:tcPr>
            <w:tcW w:w="1242" w:type="dxa"/>
            <w:gridSpan w:val="2"/>
            <w:vMerge w:val="continue"/>
            <w:tcBorders>
              <w:top w:val="single" w:color="000000" w:sz="4" w:space="0"/>
              <w:left w:val="single" w:color="000000" w:sz="4" w:space="0"/>
              <w:bottom w:val="single" w:color="000000" w:sz="4" w:space="0"/>
              <w:right w:val="single" w:color="000000" w:sz="4" w:space="0"/>
            </w:tcBorders>
            <w:vAlign w:val="center"/>
          </w:tcPr>
          <w:p w14:paraId="304FD93E">
            <w:pPr>
              <w:widowControl/>
              <w:rPr>
                <w:rFonts w:eastAsia="Times New Roman"/>
                <w:sz w:val="24"/>
                <w:lang w:eastAsia="en-US"/>
              </w:rPr>
            </w:pPr>
          </w:p>
        </w:tc>
        <w:tc>
          <w:tcPr>
            <w:tcW w:w="2227" w:type="dxa"/>
            <w:gridSpan w:val="2"/>
            <w:tcBorders>
              <w:top w:val="single" w:color="000000" w:sz="4" w:space="0"/>
              <w:left w:val="single" w:color="000000" w:sz="4" w:space="0"/>
              <w:bottom w:val="single" w:color="000000" w:sz="4" w:space="0"/>
              <w:right w:val="single" w:color="000000" w:sz="4" w:space="0"/>
            </w:tcBorders>
          </w:tcPr>
          <w:p w14:paraId="22D91AF1">
            <w:pPr>
              <w:ind w:left="381" w:right="-20"/>
              <w:rPr>
                <w:rFonts w:eastAsia="Times New Roman"/>
                <w:sz w:val="24"/>
                <w:lang w:eastAsia="en-US"/>
              </w:rPr>
            </w:pPr>
            <w:r>
              <w:rPr>
                <w:rFonts w:eastAsia="Times New Roman"/>
                <w:sz w:val="24"/>
              </w:rPr>
              <w:t>For other</w:t>
            </w:r>
            <w:r>
              <w:rPr>
                <w:rFonts w:eastAsia="Times New Roman"/>
                <w:spacing w:val="-1"/>
                <w:sz w:val="24"/>
              </w:rPr>
              <w:t xml:space="preserve"> </w:t>
            </w:r>
            <w:r>
              <w:rPr>
                <w:rFonts w:eastAsia="Times New Roman"/>
                <w:sz w:val="24"/>
              </w:rPr>
              <w:t>tanks</w:t>
            </w:r>
          </w:p>
        </w:tc>
        <w:tc>
          <w:tcPr>
            <w:tcW w:w="845" w:type="dxa"/>
            <w:tcBorders>
              <w:top w:val="single" w:color="000000" w:sz="4" w:space="0"/>
              <w:left w:val="single" w:color="000000" w:sz="4" w:space="0"/>
              <w:bottom w:val="single" w:color="000000" w:sz="4" w:space="0"/>
              <w:right w:val="single" w:color="000000" w:sz="8" w:space="0"/>
            </w:tcBorders>
          </w:tcPr>
          <w:p w14:paraId="3C926EB0">
            <w:pPr>
              <w:ind w:left="261"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1E4558E7">
            <w:pPr>
              <w:spacing w:line="242" w:lineRule="auto"/>
              <w:ind w:left="625" w:right="114" w:hanging="461"/>
              <w:rPr>
                <w:rFonts w:eastAsia="Times New Roman"/>
                <w:sz w:val="24"/>
                <w:lang w:eastAsia="en-US"/>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eel galv.</w:t>
            </w:r>
          </w:p>
        </w:tc>
        <w:tc>
          <w:tcPr>
            <w:tcW w:w="1276" w:type="dxa"/>
            <w:tcBorders>
              <w:top w:val="single" w:color="000000" w:sz="4" w:space="0"/>
              <w:left w:val="single" w:color="000000" w:sz="4" w:space="0"/>
              <w:bottom w:val="single" w:color="000000" w:sz="4" w:space="0"/>
              <w:right w:val="single" w:color="000000" w:sz="4" w:space="0"/>
            </w:tcBorders>
          </w:tcPr>
          <w:p w14:paraId="7A7C8119">
            <w:pPr>
              <w:ind w:left="198" w:right="179"/>
              <w:jc w:val="center"/>
              <w:rPr>
                <w:rFonts w:eastAsia="Times New Roman"/>
                <w:sz w:val="24"/>
              </w:rPr>
            </w:pPr>
            <w:r>
              <w:rPr>
                <w:rFonts w:eastAsia="Times New Roman"/>
                <w:sz w:val="24"/>
              </w:rPr>
              <w:t>B as per</w:t>
            </w:r>
          </w:p>
          <w:p w14:paraId="40269F66">
            <w:pPr>
              <w:spacing w:before="3"/>
              <w:ind w:left="367" w:right="348"/>
              <w:jc w:val="center"/>
              <w:rPr>
                <w:rFonts w:eastAsia="Times New Roman"/>
                <w:sz w:val="24"/>
                <w:lang w:eastAsia="en-US"/>
              </w:rPr>
            </w:pPr>
            <w:r>
              <w:rPr>
                <w:rFonts w:eastAsia="Times New Roman"/>
                <w:sz w:val="24"/>
              </w:rPr>
              <w:t>Rule</w:t>
            </w:r>
          </w:p>
        </w:tc>
        <w:tc>
          <w:tcPr>
            <w:tcW w:w="1062" w:type="dxa"/>
            <w:tcBorders>
              <w:top w:val="single" w:color="000000" w:sz="4" w:space="0"/>
              <w:left w:val="single" w:color="000000" w:sz="4" w:space="0"/>
              <w:bottom w:val="single" w:color="000000" w:sz="4" w:space="0"/>
              <w:right w:val="single" w:color="000000" w:sz="8" w:space="0"/>
            </w:tcBorders>
          </w:tcPr>
          <w:p w14:paraId="75586F0B">
            <w:pPr>
              <w:spacing w:line="242" w:lineRule="auto"/>
              <w:ind w:left="180" w:right="160"/>
              <w:jc w:val="center"/>
              <w:rPr>
                <w:rFonts w:eastAsia="Times New Roman"/>
                <w:sz w:val="24"/>
                <w:lang w:eastAsia="en-US"/>
              </w:rPr>
            </w:pPr>
            <w:r>
              <w:rPr>
                <w:rFonts w:eastAsia="Times New Roman"/>
                <w:sz w:val="24"/>
              </w:rPr>
              <w:t>Sleeve or flange</w:t>
            </w:r>
          </w:p>
        </w:tc>
        <w:tc>
          <w:tcPr>
            <w:tcW w:w="1205" w:type="dxa"/>
            <w:vMerge w:val="continue"/>
            <w:tcBorders>
              <w:top w:val="single" w:color="000000" w:sz="4" w:space="0"/>
              <w:left w:val="single" w:color="000000" w:sz="8" w:space="0"/>
              <w:bottom w:val="single" w:color="000000" w:sz="4" w:space="0"/>
              <w:right w:val="single" w:color="000000" w:sz="4" w:space="0"/>
            </w:tcBorders>
            <w:vAlign w:val="center"/>
          </w:tcPr>
          <w:p w14:paraId="354D0406">
            <w:pPr>
              <w:widowControl/>
              <w:rPr>
                <w:rFonts w:eastAsia="Times New Roman"/>
                <w:sz w:val="24"/>
                <w:lang w:eastAsia="en-US"/>
              </w:rPr>
            </w:pPr>
          </w:p>
        </w:tc>
      </w:tr>
      <w:tr w14:paraId="44129FD7">
        <w:tblPrEx>
          <w:tblCellMar>
            <w:top w:w="0" w:type="dxa"/>
            <w:left w:w="0" w:type="dxa"/>
            <w:bottom w:w="0" w:type="dxa"/>
            <w:right w:w="0" w:type="dxa"/>
          </w:tblCellMar>
        </w:tblPrEx>
        <w:trPr>
          <w:trHeight w:val="850" w:hRule="exact"/>
        </w:trPr>
        <w:tc>
          <w:tcPr>
            <w:tcW w:w="1242" w:type="dxa"/>
            <w:gridSpan w:val="2"/>
            <w:vMerge w:val="restart"/>
            <w:tcBorders>
              <w:top w:val="single" w:color="000000" w:sz="4" w:space="0"/>
              <w:left w:val="single" w:color="000000" w:sz="4" w:space="0"/>
              <w:bottom w:val="single" w:color="000000" w:sz="4" w:space="0"/>
              <w:right w:val="single" w:color="000000" w:sz="4" w:space="0"/>
            </w:tcBorders>
          </w:tcPr>
          <w:p w14:paraId="4BF459B1">
            <w:pPr>
              <w:spacing w:line="275" w:lineRule="exact"/>
              <w:ind w:left="155" w:right="-20"/>
              <w:rPr>
                <w:rFonts w:eastAsia="Times New Roman"/>
                <w:sz w:val="24"/>
                <w:lang w:eastAsia="en-US"/>
              </w:rPr>
            </w:pPr>
            <w:r>
              <w:rPr>
                <w:rFonts w:eastAsia="Times New Roman"/>
                <w:sz w:val="24"/>
              </w:rPr>
              <w:t>Sounding</w:t>
            </w:r>
          </w:p>
        </w:tc>
        <w:tc>
          <w:tcPr>
            <w:tcW w:w="2227" w:type="dxa"/>
            <w:gridSpan w:val="2"/>
            <w:tcBorders>
              <w:top w:val="single" w:color="000000" w:sz="4" w:space="0"/>
              <w:left w:val="single" w:color="000000" w:sz="4" w:space="0"/>
              <w:bottom w:val="single" w:color="000000" w:sz="4" w:space="0"/>
              <w:right w:val="single" w:color="000000" w:sz="8" w:space="0"/>
            </w:tcBorders>
          </w:tcPr>
          <w:p w14:paraId="39797101">
            <w:pPr>
              <w:spacing w:line="275" w:lineRule="exact"/>
              <w:ind w:left="567" w:right="-20"/>
              <w:rPr>
                <w:rFonts w:eastAsia="Times New Roman"/>
                <w:sz w:val="24"/>
                <w:lang w:eastAsia="en-US"/>
              </w:rPr>
            </w:pPr>
            <w:r>
              <w:rPr>
                <w:rFonts w:eastAsia="Times New Roman"/>
                <w:sz w:val="24"/>
              </w:rPr>
              <w:t>In o</w:t>
            </w:r>
            <w:r>
              <w:rPr>
                <w:rFonts w:eastAsia="Times New Roman"/>
                <w:spacing w:val="1"/>
                <w:sz w:val="24"/>
              </w:rPr>
              <w:t>i</w:t>
            </w:r>
            <w:r>
              <w:rPr>
                <w:rFonts w:eastAsia="Times New Roman"/>
                <w:sz w:val="24"/>
              </w:rPr>
              <w:t>l</w:t>
            </w:r>
            <w:r>
              <w:rPr>
                <w:rFonts w:eastAsia="Times New Roman"/>
                <w:spacing w:val="-1"/>
                <w:sz w:val="24"/>
              </w:rPr>
              <w:t xml:space="preserve"> </w:t>
            </w:r>
            <w:r>
              <w:rPr>
                <w:rFonts w:eastAsia="Times New Roman"/>
                <w:sz w:val="24"/>
              </w:rPr>
              <w:t>tanks</w:t>
            </w:r>
          </w:p>
        </w:tc>
        <w:tc>
          <w:tcPr>
            <w:tcW w:w="845" w:type="dxa"/>
            <w:tcBorders>
              <w:top w:val="single" w:color="000000" w:sz="4" w:space="0"/>
              <w:left w:val="single" w:color="000000" w:sz="8" w:space="0"/>
              <w:bottom w:val="single" w:color="000000" w:sz="4" w:space="0"/>
              <w:right w:val="single" w:color="000000" w:sz="8" w:space="0"/>
            </w:tcBorders>
          </w:tcPr>
          <w:p w14:paraId="6E9B95E9">
            <w:pPr>
              <w:spacing w:line="275" w:lineRule="exact"/>
              <w:ind w:left="255"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290E52E6">
            <w:pPr>
              <w:spacing w:line="275" w:lineRule="exact"/>
              <w:ind w:left="165" w:right="-20"/>
              <w:rPr>
                <w:rFonts w:eastAsia="Times New Roman"/>
                <w:sz w:val="24"/>
                <w:lang w:eastAsia="en-US"/>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eel</w:t>
            </w:r>
          </w:p>
        </w:tc>
        <w:tc>
          <w:tcPr>
            <w:tcW w:w="1276" w:type="dxa"/>
            <w:tcBorders>
              <w:top w:val="single" w:color="000000" w:sz="4" w:space="0"/>
              <w:left w:val="single" w:color="000000" w:sz="4" w:space="0"/>
              <w:bottom w:val="single" w:color="000000" w:sz="4" w:space="0"/>
              <w:right w:val="single" w:color="000000" w:sz="4" w:space="0"/>
            </w:tcBorders>
          </w:tcPr>
          <w:p w14:paraId="5151E70A">
            <w:pPr>
              <w:spacing w:line="275" w:lineRule="exact"/>
              <w:ind w:left="200" w:right="182"/>
              <w:jc w:val="center"/>
              <w:rPr>
                <w:rFonts w:eastAsia="Times New Roman"/>
                <w:sz w:val="24"/>
              </w:rPr>
            </w:pPr>
            <w:r>
              <w:rPr>
                <w:rFonts w:eastAsia="Times New Roman"/>
                <w:sz w:val="24"/>
              </w:rPr>
              <w:t>B as per</w:t>
            </w:r>
          </w:p>
          <w:p w14:paraId="09CDBFE5">
            <w:pPr>
              <w:spacing w:before="4"/>
              <w:ind w:left="367" w:right="348"/>
              <w:jc w:val="center"/>
              <w:rPr>
                <w:rFonts w:eastAsia="Times New Roman"/>
                <w:sz w:val="24"/>
                <w:lang w:eastAsia="en-US"/>
              </w:rPr>
            </w:pPr>
            <w:r>
              <w:rPr>
                <w:rFonts w:eastAsia="Times New Roman"/>
                <w:sz w:val="24"/>
              </w:rPr>
              <w:t>Rule</w:t>
            </w:r>
          </w:p>
        </w:tc>
        <w:tc>
          <w:tcPr>
            <w:tcW w:w="1062" w:type="dxa"/>
            <w:tcBorders>
              <w:top w:val="single" w:color="000000" w:sz="4" w:space="0"/>
              <w:left w:val="single" w:color="000000" w:sz="4" w:space="0"/>
              <w:bottom w:val="single" w:color="000000" w:sz="4" w:space="0"/>
              <w:right w:val="single" w:color="000000" w:sz="4" w:space="0"/>
            </w:tcBorders>
          </w:tcPr>
          <w:p w14:paraId="30EA4D5F">
            <w:pPr>
              <w:spacing w:line="275" w:lineRule="exact"/>
              <w:ind w:left="163" w:right="143"/>
              <w:jc w:val="center"/>
              <w:rPr>
                <w:rFonts w:eastAsia="Times New Roman"/>
                <w:sz w:val="24"/>
              </w:rPr>
            </w:pPr>
            <w:r>
              <w:rPr>
                <w:rFonts w:eastAsia="Times New Roman"/>
                <w:sz w:val="24"/>
              </w:rPr>
              <w:t>Sleeve</w:t>
            </w:r>
          </w:p>
          <w:p w14:paraId="22B5CC22">
            <w:pPr>
              <w:spacing w:before="4" w:line="242" w:lineRule="auto"/>
              <w:ind w:left="200" w:right="181" w:hanging="1"/>
              <w:jc w:val="center"/>
              <w:rPr>
                <w:rFonts w:eastAsia="Times New Roman"/>
                <w:sz w:val="24"/>
                <w:lang w:eastAsia="en-US"/>
              </w:rPr>
            </w:pPr>
            <w:r>
              <w:rPr>
                <w:rFonts w:eastAsia="Times New Roman"/>
                <w:sz w:val="24"/>
              </w:rPr>
              <w:t>or flange</w:t>
            </w:r>
          </w:p>
        </w:tc>
        <w:tc>
          <w:tcPr>
            <w:tcW w:w="1205" w:type="dxa"/>
            <w:tcBorders>
              <w:top w:val="single" w:color="000000" w:sz="4" w:space="0"/>
              <w:left w:val="single" w:color="000000" w:sz="4" w:space="0"/>
              <w:bottom w:val="single" w:color="000000" w:sz="4" w:space="0"/>
              <w:right w:val="single" w:color="000000" w:sz="4" w:space="0"/>
            </w:tcBorders>
          </w:tcPr>
          <w:p w14:paraId="210FA1D3">
            <w:pPr>
              <w:spacing w:line="275" w:lineRule="exact"/>
              <w:ind w:left="407" w:right="390"/>
              <w:jc w:val="center"/>
              <w:rPr>
                <w:rFonts w:eastAsia="Times New Roman"/>
                <w:sz w:val="24"/>
                <w:lang w:eastAsia="en-US"/>
              </w:rPr>
            </w:pPr>
            <w:r>
              <w:rPr>
                <w:rFonts w:eastAsia="Times New Roman"/>
                <w:sz w:val="24"/>
              </w:rPr>
              <w:t>0.6</w:t>
            </w:r>
          </w:p>
        </w:tc>
      </w:tr>
      <w:tr w14:paraId="17F13906">
        <w:tblPrEx>
          <w:tblCellMar>
            <w:top w:w="0" w:type="dxa"/>
            <w:left w:w="0" w:type="dxa"/>
            <w:bottom w:w="0" w:type="dxa"/>
            <w:right w:w="0" w:type="dxa"/>
          </w:tblCellMar>
        </w:tblPrEx>
        <w:trPr>
          <w:trHeight w:val="850" w:hRule="exact"/>
        </w:trPr>
        <w:tc>
          <w:tcPr>
            <w:tcW w:w="1242" w:type="dxa"/>
            <w:gridSpan w:val="2"/>
            <w:vMerge w:val="continue"/>
            <w:tcBorders>
              <w:top w:val="single" w:color="000000" w:sz="4" w:space="0"/>
              <w:left w:val="single" w:color="000000" w:sz="4" w:space="0"/>
              <w:bottom w:val="single" w:color="000000" w:sz="4" w:space="0"/>
              <w:right w:val="single" w:color="000000" w:sz="4" w:space="0"/>
            </w:tcBorders>
            <w:vAlign w:val="center"/>
          </w:tcPr>
          <w:p w14:paraId="76DFCCC7">
            <w:pPr>
              <w:widowControl/>
              <w:rPr>
                <w:rFonts w:eastAsia="Times New Roman"/>
                <w:sz w:val="24"/>
                <w:lang w:eastAsia="en-US"/>
              </w:rPr>
            </w:pPr>
          </w:p>
        </w:tc>
        <w:tc>
          <w:tcPr>
            <w:tcW w:w="2227" w:type="dxa"/>
            <w:gridSpan w:val="2"/>
            <w:tcBorders>
              <w:top w:val="single" w:color="000000" w:sz="4" w:space="0"/>
              <w:left w:val="single" w:color="000000" w:sz="4" w:space="0"/>
              <w:bottom w:val="single" w:color="000000" w:sz="4" w:space="0"/>
              <w:right w:val="single" w:color="000000" w:sz="4" w:space="0"/>
            </w:tcBorders>
          </w:tcPr>
          <w:p w14:paraId="50BECFF1">
            <w:pPr>
              <w:spacing w:line="275" w:lineRule="exact"/>
              <w:ind w:left="447" w:right="-20"/>
              <w:rPr>
                <w:rFonts w:eastAsia="Times New Roman"/>
                <w:sz w:val="24"/>
                <w:lang w:eastAsia="en-US"/>
              </w:rPr>
            </w:pPr>
            <w:r>
              <w:rPr>
                <w:rFonts w:eastAsia="Times New Roman"/>
                <w:sz w:val="24"/>
              </w:rPr>
              <w:t>In o</w:t>
            </w:r>
            <w:r>
              <w:rPr>
                <w:rFonts w:eastAsia="Times New Roman"/>
                <w:spacing w:val="1"/>
                <w:sz w:val="24"/>
              </w:rPr>
              <w:t>t</w:t>
            </w:r>
            <w:r>
              <w:rPr>
                <w:rFonts w:eastAsia="Times New Roman"/>
                <w:sz w:val="24"/>
              </w:rPr>
              <w:t>her</w:t>
            </w:r>
            <w:r>
              <w:rPr>
                <w:rFonts w:eastAsia="Times New Roman"/>
                <w:spacing w:val="-1"/>
                <w:sz w:val="24"/>
              </w:rPr>
              <w:t xml:space="preserve"> </w:t>
            </w:r>
            <w:r>
              <w:rPr>
                <w:rFonts w:eastAsia="Times New Roman"/>
                <w:sz w:val="24"/>
              </w:rPr>
              <w:t>tan</w:t>
            </w:r>
            <w:r>
              <w:rPr>
                <w:rFonts w:eastAsia="Times New Roman"/>
                <w:spacing w:val="-1"/>
                <w:sz w:val="24"/>
              </w:rPr>
              <w:t>k</w:t>
            </w:r>
            <w:r>
              <w:rPr>
                <w:rFonts w:eastAsia="Times New Roman"/>
                <w:sz w:val="24"/>
              </w:rPr>
              <w:t>s</w:t>
            </w:r>
          </w:p>
        </w:tc>
        <w:tc>
          <w:tcPr>
            <w:tcW w:w="845" w:type="dxa"/>
            <w:tcBorders>
              <w:top w:val="single" w:color="000000" w:sz="4" w:space="0"/>
              <w:left w:val="single" w:color="000000" w:sz="4" w:space="0"/>
              <w:bottom w:val="single" w:color="000000" w:sz="4" w:space="0"/>
              <w:right w:val="single" w:color="000000" w:sz="8" w:space="0"/>
            </w:tcBorders>
          </w:tcPr>
          <w:p w14:paraId="0FD36AB8">
            <w:pPr>
              <w:spacing w:line="275" w:lineRule="exact"/>
              <w:ind w:left="261"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2211196E">
            <w:pPr>
              <w:spacing w:line="275" w:lineRule="exact"/>
              <w:ind w:left="127" w:right="118"/>
              <w:jc w:val="center"/>
              <w:rPr>
                <w:rFonts w:eastAsia="Times New Roman"/>
                <w:sz w:val="24"/>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eel</w:t>
            </w:r>
          </w:p>
          <w:p w14:paraId="6BD16889">
            <w:pPr>
              <w:spacing w:before="5"/>
              <w:ind w:left="587" w:right="576"/>
              <w:jc w:val="center"/>
              <w:rPr>
                <w:rFonts w:eastAsia="Times New Roman"/>
                <w:sz w:val="24"/>
                <w:lang w:eastAsia="en-US"/>
              </w:rPr>
            </w:pPr>
            <w:r>
              <w:rPr>
                <w:rFonts w:eastAsia="Times New Roman"/>
                <w:sz w:val="24"/>
              </w:rPr>
              <w:t>galv.</w:t>
            </w:r>
          </w:p>
        </w:tc>
        <w:tc>
          <w:tcPr>
            <w:tcW w:w="1276" w:type="dxa"/>
            <w:tcBorders>
              <w:top w:val="single" w:color="000000" w:sz="4" w:space="0"/>
              <w:left w:val="single" w:color="000000" w:sz="4" w:space="0"/>
              <w:bottom w:val="single" w:color="000000" w:sz="4" w:space="0"/>
              <w:right w:val="single" w:color="000000" w:sz="4" w:space="0"/>
            </w:tcBorders>
          </w:tcPr>
          <w:p w14:paraId="574576AC">
            <w:pPr>
              <w:spacing w:line="275" w:lineRule="exact"/>
              <w:ind w:left="200" w:right="182"/>
              <w:jc w:val="center"/>
              <w:rPr>
                <w:rFonts w:eastAsia="Times New Roman"/>
                <w:sz w:val="24"/>
              </w:rPr>
            </w:pPr>
            <w:r>
              <w:rPr>
                <w:rFonts w:eastAsia="Times New Roman"/>
                <w:sz w:val="24"/>
              </w:rPr>
              <w:t>B as per</w:t>
            </w:r>
          </w:p>
          <w:p w14:paraId="59D7EE8D">
            <w:pPr>
              <w:spacing w:before="5"/>
              <w:ind w:left="367" w:right="348"/>
              <w:jc w:val="center"/>
              <w:rPr>
                <w:rFonts w:eastAsia="Times New Roman"/>
                <w:sz w:val="24"/>
                <w:lang w:eastAsia="en-US"/>
              </w:rPr>
            </w:pPr>
            <w:r>
              <w:rPr>
                <w:rFonts w:eastAsia="Times New Roman"/>
                <w:sz w:val="24"/>
              </w:rPr>
              <w:t>Rule</w:t>
            </w:r>
          </w:p>
        </w:tc>
        <w:tc>
          <w:tcPr>
            <w:tcW w:w="1062" w:type="dxa"/>
            <w:tcBorders>
              <w:top w:val="single" w:color="000000" w:sz="4" w:space="0"/>
              <w:left w:val="single" w:color="000000" w:sz="4" w:space="0"/>
              <w:bottom w:val="single" w:color="000000" w:sz="4" w:space="0"/>
              <w:right w:val="single" w:color="000000" w:sz="4" w:space="0"/>
            </w:tcBorders>
          </w:tcPr>
          <w:p w14:paraId="35EB3DCE">
            <w:pPr>
              <w:spacing w:line="275" w:lineRule="exact"/>
              <w:ind w:left="163" w:right="143"/>
              <w:jc w:val="center"/>
              <w:rPr>
                <w:rFonts w:eastAsia="Times New Roman"/>
                <w:sz w:val="24"/>
              </w:rPr>
            </w:pPr>
            <w:r>
              <w:rPr>
                <w:rFonts w:eastAsia="Times New Roman"/>
                <w:sz w:val="24"/>
              </w:rPr>
              <w:t>Sleeve</w:t>
            </w:r>
          </w:p>
          <w:p w14:paraId="207BD5C8">
            <w:pPr>
              <w:spacing w:before="5" w:line="242" w:lineRule="auto"/>
              <w:ind w:left="200" w:right="181" w:hanging="1"/>
              <w:jc w:val="center"/>
              <w:rPr>
                <w:rFonts w:eastAsia="Times New Roman"/>
                <w:sz w:val="24"/>
                <w:lang w:eastAsia="en-US"/>
              </w:rPr>
            </w:pPr>
            <w:r>
              <w:rPr>
                <w:rFonts w:eastAsia="Times New Roman"/>
                <w:sz w:val="24"/>
              </w:rPr>
              <w:t>or flange</w:t>
            </w:r>
          </w:p>
        </w:tc>
        <w:tc>
          <w:tcPr>
            <w:tcW w:w="1205" w:type="dxa"/>
            <w:tcBorders>
              <w:top w:val="single" w:color="000000" w:sz="4" w:space="0"/>
              <w:left w:val="single" w:color="000000" w:sz="4" w:space="0"/>
              <w:bottom w:val="single" w:color="000000" w:sz="4" w:space="0"/>
              <w:right w:val="single" w:color="000000" w:sz="4" w:space="0"/>
            </w:tcBorders>
          </w:tcPr>
          <w:p w14:paraId="264EA2FA">
            <w:pPr>
              <w:spacing w:line="275" w:lineRule="exact"/>
              <w:ind w:left="407" w:right="390"/>
              <w:jc w:val="center"/>
              <w:rPr>
                <w:rFonts w:eastAsia="Times New Roman"/>
                <w:sz w:val="24"/>
                <w:lang w:eastAsia="en-US"/>
              </w:rPr>
            </w:pPr>
            <w:r>
              <w:rPr>
                <w:rFonts w:eastAsia="Times New Roman"/>
                <w:sz w:val="24"/>
              </w:rPr>
              <w:t>0.6</w:t>
            </w:r>
          </w:p>
        </w:tc>
      </w:tr>
      <w:tr w14:paraId="19022DE9">
        <w:tblPrEx>
          <w:tblCellMar>
            <w:top w:w="0" w:type="dxa"/>
            <w:left w:w="0" w:type="dxa"/>
            <w:bottom w:w="0" w:type="dxa"/>
            <w:right w:w="0" w:type="dxa"/>
          </w:tblCellMar>
        </w:tblPrEx>
        <w:trPr>
          <w:trHeight w:val="851" w:hRule="exact"/>
        </w:trPr>
        <w:tc>
          <w:tcPr>
            <w:tcW w:w="3469" w:type="dxa"/>
            <w:gridSpan w:val="4"/>
            <w:tcBorders>
              <w:top w:val="single" w:color="000000" w:sz="4" w:space="0"/>
              <w:left w:val="single" w:color="000000" w:sz="4" w:space="0"/>
              <w:bottom w:val="single" w:color="000000" w:sz="4" w:space="0"/>
              <w:right w:val="single" w:color="000000" w:sz="4" w:space="0"/>
            </w:tcBorders>
          </w:tcPr>
          <w:p w14:paraId="698DFE26">
            <w:pPr>
              <w:ind w:left="798" w:right="-20"/>
              <w:rPr>
                <w:rFonts w:eastAsia="Times New Roman"/>
                <w:sz w:val="24"/>
                <w:lang w:eastAsia="en-US"/>
              </w:rPr>
            </w:pPr>
            <w:r>
              <w:rPr>
                <w:rFonts w:eastAsia="Times New Roman"/>
                <w:sz w:val="24"/>
              </w:rPr>
              <w:t>Fi</w:t>
            </w:r>
            <w:r>
              <w:rPr>
                <w:rFonts w:eastAsia="Times New Roman"/>
                <w:spacing w:val="1"/>
                <w:sz w:val="24"/>
              </w:rPr>
              <w:t>r</w:t>
            </w:r>
            <w:r>
              <w:rPr>
                <w:rFonts w:eastAsia="Times New Roman"/>
                <w:sz w:val="24"/>
              </w:rPr>
              <w:t>e and wa</w:t>
            </w:r>
            <w:r>
              <w:rPr>
                <w:rFonts w:eastAsia="Times New Roman"/>
                <w:spacing w:val="-1"/>
                <w:sz w:val="24"/>
              </w:rPr>
              <w:t>s</w:t>
            </w:r>
            <w:r>
              <w:rPr>
                <w:rFonts w:eastAsia="Times New Roman"/>
                <w:sz w:val="24"/>
              </w:rPr>
              <w:t>h deck</w:t>
            </w:r>
          </w:p>
        </w:tc>
        <w:tc>
          <w:tcPr>
            <w:tcW w:w="845" w:type="dxa"/>
            <w:tcBorders>
              <w:top w:val="single" w:color="000000" w:sz="4" w:space="0"/>
              <w:left w:val="single" w:color="000000" w:sz="4" w:space="0"/>
              <w:bottom w:val="single" w:color="000000" w:sz="4" w:space="0"/>
              <w:right w:val="single" w:color="000000" w:sz="8" w:space="0"/>
            </w:tcBorders>
          </w:tcPr>
          <w:p w14:paraId="1BFF0D83">
            <w:pPr>
              <w:ind w:left="261" w:right="-20"/>
              <w:rPr>
                <w:rFonts w:eastAsia="Times New Roman"/>
                <w:sz w:val="24"/>
                <w:lang w:eastAsia="en-US"/>
              </w:rPr>
            </w:pPr>
            <w:r>
              <w:rPr>
                <w:rFonts w:eastAsia="Times New Roman"/>
                <w:sz w:val="24"/>
              </w:rPr>
              <w:t>All</w:t>
            </w:r>
          </w:p>
        </w:tc>
        <w:tc>
          <w:tcPr>
            <w:tcW w:w="1750" w:type="dxa"/>
            <w:tcBorders>
              <w:top w:val="single" w:color="000000" w:sz="4" w:space="0"/>
              <w:left w:val="single" w:color="000000" w:sz="8" w:space="0"/>
              <w:bottom w:val="single" w:color="000000" w:sz="4" w:space="0"/>
              <w:right w:val="single" w:color="000000" w:sz="4" w:space="0"/>
            </w:tcBorders>
          </w:tcPr>
          <w:p w14:paraId="31CE0E9B">
            <w:pPr>
              <w:spacing w:line="242" w:lineRule="auto"/>
              <w:ind w:left="625" w:right="114" w:hanging="461"/>
              <w:rPr>
                <w:rFonts w:eastAsia="Times New Roman"/>
                <w:sz w:val="24"/>
                <w:lang w:eastAsia="en-US"/>
              </w:rPr>
            </w:pPr>
            <w:r>
              <w:rPr>
                <w:rFonts w:eastAsia="Times New Roman"/>
                <w:sz w:val="24"/>
              </w:rPr>
              <w:t>Sea</w:t>
            </w:r>
            <w:r>
              <w:rPr>
                <w:rFonts w:eastAsia="Times New Roman"/>
                <w:spacing w:val="-2"/>
                <w:sz w:val="24"/>
              </w:rPr>
              <w:t>m</w:t>
            </w:r>
            <w:r>
              <w:rPr>
                <w:rFonts w:eastAsia="Times New Roman"/>
                <w:sz w:val="24"/>
              </w:rPr>
              <w:t>less s</w:t>
            </w:r>
            <w:r>
              <w:rPr>
                <w:rFonts w:eastAsia="Times New Roman"/>
                <w:spacing w:val="1"/>
                <w:sz w:val="24"/>
              </w:rPr>
              <w:t>t</w:t>
            </w:r>
            <w:r>
              <w:rPr>
                <w:rFonts w:eastAsia="Times New Roman"/>
                <w:sz w:val="24"/>
              </w:rPr>
              <w:t>eel galv.</w:t>
            </w:r>
          </w:p>
        </w:tc>
        <w:tc>
          <w:tcPr>
            <w:tcW w:w="1276" w:type="dxa"/>
            <w:tcBorders>
              <w:top w:val="single" w:color="000000" w:sz="4" w:space="0"/>
              <w:left w:val="single" w:color="000000" w:sz="4" w:space="0"/>
              <w:bottom w:val="single" w:color="000000" w:sz="4" w:space="0"/>
              <w:right w:val="single" w:color="000000" w:sz="4" w:space="0"/>
            </w:tcBorders>
          </w:tcPr>
          <w:p w14:paraId="18120515">
            <w:pPr>
              <w:ind w:left="515" w:right="494"/>
              <w:jc w:val="center"/>
              <w:rPr>
                <w:sz w:val="24"/>
                <w:lang w:eastAsia="en-US"/>
              </w:rPr>
            </w:pPr>
            <w:r>
              <w:rPr>
                <w:rFonts w:hint="eastAsia"/>
                <w:sz w:val="24"/>
              </w:rPr>
              <w:t>B</w:t>
            </w:r>
          </w:p>
        </w:tc>
        <w:tc>
          <w:tcPr>
            <w:tcW w:w="1062" w:type="dxa"/>
            <w:tcBorders>
              <w:top w:val="single" w:color="000000" w:sz="4" w:space="0"/>
              <w:left w:val="single" w:color="000000" w:sz="4" w:space="0"/>
              <w:bottom w:val="single" w:color="000000" w:sz="4" w:space="0"/>
              <w:right w:val="single" w:color="000000" w:sz="4" w:space="0"/>
            </w:tcBorders>
          </w:tcPr>
          <w:p w14:paraId="145DEF1F">
            <w:pPr>
              <w:spacing w:line="242" w:lineRule="auto"/>
              <w:ind w:left="180" w:right="160"/>
              <w:jc w:val="center"/>
              <w:rPr>
                <w:rFonts w:eastAsia="Times New Roman"/>
                <w:sz w:val="24"/>
                <w:lang w:eastAsia="en-US"/>
              </w:rPr>
            </w:pPr>
            <w:r>
              <w:rPr>
                <w:rFonts w:eastAsia="Times New Roman"/>
                <w:sz w:val="24"/>
              </w:rPr>
              <w:t>Sleeve or flange</w:t>
            </w:r>
          </w:p>
        </w:tc>
        <w:tc>
          <w:tcPr>
            <w:tcW w:w="1205" w:type="dxa"/>
            <w:tcBorders>
              <w:top w:val="single" w:color="000000" w:sz="4" w:space="0"/>
              <w:left w:val="single" w:color="000000" w:sz="4" w:space="0"/>
              <w:bottom w:val="single" w:color="000000" w:sz="4" w:space="0"/>
              <w:right w:val="single" w:color="000000" w:sz="4" w:space="0"/>
            </w:tcBorders>
          </w:tcPr>
          <w:p w14:paraId="242D71F0">
            <w:pPr>
              <w:ind w:left="407" w:right="390"/>
              <w:jc w:val="center"/>
              <w:rPr>
                <w:rFonts w:eastAsia="Times New Roman"/>
                <w:sz w:val="24"/>
                <w:lang w:eastAsia="en-US"/>
              </w:rPr>
            </w:pPr>
            <w:r>
              <w:rPr>
                <w:rFonts w:eastAsia="Times New Roman"/>
                <w:sz w:val="24"/>
              </w:rPr>
              <w:t>1.0</w:t>
            </w:r>
          </w:p>
        </w:tc>
      </w:tr>
      <w:tr w14:paraId="0AE6DB9B">
        <w:tblPrEx>
          <w:tblCellMar>
            <w:top w:w="0" w:type="dxa"/>
            <w:left w:w="0" w:type="dxa"/>
            <w:bottom w:w="0" w:type="dxa"/>
            <w:right w:w="0" w:type="dxa"/>
          </w:tblCellMar>
        </w:tblPrEx>
        <w:trPr>
          <w:trHeight w:val="570" w:hRule="exact"/>
        </w:trPr>
        <w:tc>
          <w:tcPr>
            <w:tcW w:w="1762" w:type="dxa"/>
            <w:gridSpan w:val="3"/>
            <w:tcBorders>
              <w:top w:val="single" w:color="000000" w:sz="4" w:space="0"/>
              <w:left w:val="single" w:color="000000" w:sz="4" w:space="0"/>
              <w:bottom w:val="single" w:color="000000" w:sz="4" w:space="0"/>
              <w:right w:val="single" w:color="000000" w:sz="4" w:space="0"/>
            </w:tcBorders>
          </w:tcPr>
          <w:p w14:paraId="41198501">
            <w:pPr>
              <w:spacing w:line="275" w:lineRule="exact"/>
              <w:ind w:left="328" w:right="-20"/>
              <w:rPr>
                <w:rFonts w:eastAsia="Times New Roman"/>
                <w:sz w:val="24"/>
                <w:lang w:eastAsia="en-US"/>
              </w:rPr>
            </w:pPr>
            <w:r>
              <w:rPr>
                <w:rFonts w:eastAsia="Times New Roman"/>
                <w:sz w:val="24"/>
              </w:rPr>
              <w:t>Re</w:t>
            </w:r>
            <w:r>
              <w:rPr>
                <w:rFonts w:eastAsia="Times New Roman"/>
                <w:spacing w:val="-1"/>
                <w:sz w:val="24"/>
              </w:rPr>
              <w:t>f</w:t>
            </w:r>
            <w:r>
              <w:rPr>
                <w:rFonts w:eastAsia="Times New Roman"/>
                <w:sz w:val="24"/>
              </w:rPr>
              <w:t>r</w:t>
            </w:r>
            <w:r>
              <w:rPr>
                <w:rFonts w:eastAsia="Times New Roman"/>
                <w:spacing w:val="1"/>
                <w:sz w:val="24"/>
              </w:rPr>
              <w:t>i</w:t>
            </w:r>
            <w:r>
              <w:rPr>
                <w:rFonts w:eastAsia="Times New Roman"/>
                <w:sz w:val="24"/>
              </w:rPr>
              <w:t>gerant</w:t>
            </w:r>
          </w:p>
        </w:tc>
        <w:tc>
          <w:tcPr>
            <w:tcW w:w="1707" w:type="dxa"/>
            <w:tcBorders>
              <w:top w:val="single" w:color="000000" w:sz="4" w:space="0"/>
              <w:left w:val="single" w:color="000000" w:sz="4" w:space="0"/>
              <w:bottom w:val="single" w:color="000000" w:sz="4" w:space="0"/>
              <w:right w:val="single" w:color="000000" w:sz="4" w:space="0"/>
            </w:tcBorders>
          </w:tcPr>
          <w:p w14:paraId="03FF4911">
            <w:pPr>
              <w:spacing w:line="275" w:lineRule="exact"/>
              <w:ind w:left="255" w:right="236"/>
              <w:jc w:val="center"/>
              <w:rPr>
                <w:rFonts w:eastAsia="Times New Roman"/>
                <w:sz w:val="24"/>
              </w:rPr>
            </w:pPr>
            <w:r>
              <w:rPr>
                <w:rFonts w:eastAsia="Times New Roman"/>
                <w:sz w:val="24"/>
              </w:rPr>
              <w:t>Connect</w:t>
            </w:r>
            <w:r>
              <w:rPr>
                <w:rFonts w:eastAsia="Times New Roman"/>
                <w:spacing w:val="1"/>
                <w:sz w:val="24"/>
              </w:rPr>
              <w:t>i</w:t>
            </w:r>
            <w:r>
              <w:rPr>
                <w:rFonts w:eastAsia="Times New Roman"/>
                <w:sz w:val="24"/>
              </w:rPr>
              <w:t>ng</w:t>
            </w:r>
          </w:p>
          <w:p w14:paraId="7E12BC5A">
            <w:pPr>
              <w:spacing w:before="3"/>
              <w:ind w:left="603" w:right="583"/>
              <w:jc w:val="center"/>
              <w:rPr>
                <w:rFonts w:eastAsia="Times New Roman"/>
                <w:sz w:val="24"/>
                <w:lang w:eastAsia="en-US"/>
              </w:rPr>
            </w:pPr>
            <w:r>
              <w:rPr>
                <w:rFonts w:eastAsia="Times New Roman"/>
                <w:sz w:val="24"/>
              </w:rPr>
              <w:t>pipe</w:t>
            </w:r>
          </w:p>
        </w:tc>
        <w:tc>
          <w:tcPr>
            <w:tcW w:w="845" w:type="dxa"/>
            <w:tcBorders>
              <w:top w:val="single" w:color="000000" w:sz="4" w:space="0"/>
              <w:left w:val="single" w:color="000000" w:sz="4" w:space="0"/>
              <w:bottom w:val="single" w:color="000000" w:sz="4" w:space="0"/>
              <w:right w:val="single" w:color="000000" w:sz="8" w:space="0"/>
            </w:tcBorders>
          </w:tcPr>
          <w:p w14:paraId="4FA4CE4A">
            <w:pPr>
              <w:spacing w:line="275" w:lineRule="exact"/>
              <w:ind w:left="261" w:right="-20"/>
              <w:rPr>
                <w:rFonts w:eastAsia="Times New Roman"/>
                <w:sz w:val="24"/>
                <w:lang w:eastAsia="en-US"/>
              </w:rPr>
            </w:pPr>
            <w:r>
              <w:rPr>
                <w:rFonts w:eastAsia="Times New Roman"/>
                <w:sz w:val="24"/>
              </w:rPr>
              <w:t>All</w:t>
            </w:r>
          </w:p>
        </w:tc>
        <w:tc>
          <w:tcPr>
            <w:tcW w:w="5293" w:type="dxa"/>
            <w:gridSpan w:val="4"/>
            <w:tcBorders>
              <w:top w:val="single" w:color="000000" w:sz="4" w:space="0"/>
              <w:left w:val="single" w:color="000000" w:sz="8" w:space="0"/>
              <w:bottom w:val="single" w:color="000000" w:sz="4" w:space="0"/>
              <w:right w:val="single" w:color="000000" w:sz="4" w:space="0"/>
            </w:tcBorders>
          </w:tcPr>
          <w:p w14:paraId="12B96A3A">
            <w:pPr>
              <w:spacing w:line="275" w:lineRule="exact"/>
              <w:ind w:left="1446" w:right="-20"/>
              <w:rPr>
                <w:sz w:val="24"/>
              </w:rPr>
            </w:pPr>
            <w:r>
              <w:rPr>
                <w:rFonts w:eastAsia="Times New Roman"/>
                <w:sz w:val="24"/>
              </w:rPr>
              <w:t>As per</w:t>
            </w:r>
            <w:r>
              <w:rPr>
                <w:rFonts w:eastAsia="Times New Roman"/>
                <w:spacing w:val="1"/>
                <w:sz w:val="24"/>
              </w:rPr>
              <w:t xml:space="preserve"> </w:t>
            </w:r>
            <w:r>
              <w:rPr>
                <w:rFonts w:eastAsia="Times New Roman"/>
                <w:sz w:val="24"/>
              </w:rPr>
              <w:t>Ma</w:t>
            </w:r>
            <w:r>
              <w:rPr>
                <w:rFonts w:eastAsia="Times New Roman"/>
                <w:spacing w:val="-1"/>
                <w:sz w:val="24"/>
              </w:rPr>
              <w:t>k</w:t>
            </w:r>
            <w:r>
              <w:rPr>
                <w:rFonts w:eastAsia="Times New Roman"/>
                <w:sz w:val="24"/>
              </w:rPr>
              <w:t xml:space="preserve">er’s </w:t>
            </w:r>
            <w:r>
              <w:rPr>
                <w:rFonts w:eastAsia="Times New Roman"/>
                <w:spacing w:val="-1"/>
                <w:sz w:val="24"/>
              </w:rPr>
              <w:t>s</w:t>
            </w:r>
            <w:r>
              <w:rPr>
                <w:rFonts w:eastAsia="Times New Roman"/>
                <w:sz w:val="24"/>
              </w:rPr>
              <w:t>tand</w:t>
            </w:r>
            <w:r>
              <w:rPr>
                <w:rFonts w:eastAsia="Times New Roman"/>
                <w:spacing w:val="-1"/>
                <w:sz w:val="24"/>
              </w:rPr>
              <w:t>a</w:t>
            </w:r>
            <w:r>
              <w:rPr>
                <w:rFonts w:eastAsia="Times New Roman"/>
                <w:sz w:val="24"/>
              </w:rPr>
              <w:t>rd</w:t>
            </w:r>
          </w:p>
          <w:p w14:paraId="757700D0">
            <w:pPr>
              <w:spacing w:line="275" w:lineRule="exact"/>
              <w:ind w:left="1446" w:right="-20"/>
              <w:rPr>
                <w:b/>
                <w:i/>
                <w:sz w:val="24"/>
                <w:lang w:eastAsia="en-US"/>
              </w:rPr>
            </w:pPr>
            <w:r>
              <w:rPr>
                <w:rFonts w:hint="eastAsia"/>
                <w:b/>
                <w:i/>
                <w:sz w:val="24"/>
              </w:rPr>
              <w:t>(to be seamless)</w:t>
            </w:r>
          </w:p>
        </w:tc>
      </w:tr>
      <w:tr w14:paraId="1749F272">
        <w:tblPrEx>
          <w:tblCellMar>
            <w:top w:w="0" w:type="dxa"/>
            <w:left w:w="0" w:type="dxa"/>
            <w:bottom w:w="0" w:type="dxa"/>
            <w:right w:w="0" w:type="dxa"/>
          </w:tblCellMar>
        </w:tblPrEx>
        <w:trPr>
          <w:trHeight w:val="570" w:hRule="exact"/>
        </w:trPr>
        <w:tc>
          <w:tcPr>
            <w:tcW w:w="1762" w:type="dxa"/>
            <w:gridSpan w:val="3"/>
            <w:tcBorders>
              <w:top w:val="single" w:color="000000" w:sz="4" w:space="0"/>
              <w:left w:val="single" w:color="000000" w:sz="4" w:space="0"/>
              <w:bottom w:val="single" w:color="000000" w:sz="4" w:space="0"/>
              <w:right w:val="single" w:color="000000" w:sz="4" w:space="0"/>
            </w:tcBorders>
          </w:tcPr>
          <w:p w14:paraId="506DBF03">
            <w:pPr>
              <w:spacing w:line="288" w:lineRule="exact"/>
              <w:ind w:left="630" w:right="611"/>
              <w:jc w:val="center"/>
              <w:rPr>
                <w:rFonts w:eastAsia="Times New Roman"/>
                <w:sz w:val="16"/>
                <w:szCs w:val="16"/>
                <w:lang w:eastAsia="en-US"/>
              </w:rPr>
            </w:pPr>
            <w:r>
              <w:rPr>
                <w:rFonts w:eastAsia="Times New Roman"/>
                <w:position w:val="1"/>
                <w:sz w:val="24"/>
              </w:rPr>
              <w:t>CO</w:t>
            </w:r>
            <w:r>
              <w:rPr>
                <w:rFonts w:eastAsia="Times New Roman"/>
                <w:w w:val="99"/>
                <w:position w:val="-2"/>
                <w:sz w:val="16"/>
                <w:szCs w:val="16"/>
              </w:rPr>
              <w:t>2</w:t>
            </w:r>
          </w:p>
        </w:tc>
        <w:tc>
          <w:tcPr>
            <w:tcW w:w="1707" w:type="dxa"/>
            <w:tcBorders>
              <w:top w:val="single" w:color="000000" w:sz="4" w:space="0"/>
              <w:left w:val="single" w:color="000000" w:sz="4" w:space="0"/>
              <w:bottom w:val="single" w:color="000000" w:sz="4" w:space="0"/>
              <w:right w:val="single" w:color="000000" w:sz="4" w:space="0"/>
            </w:tcBorders>
          </w:tcPr>
          <w:p w14:paraId="2B0BBAB9">
            <w:pPr>
              <w:spacing w:line="275" w:lineRule="exact"/>
              <w:ind w:left="255" w:right="236"/>
              <w:jc w:val="center"/>
              <w:rPr>
                <w:rFonts w:eastAsia="Times New Roman"/>
                <w:sz w:val="24"/>
              </w:rPr>
            </w:pPr>
            <w:r>
              <w:rPr>
                <w:rFonts w:eastAsia="Times New Roman"/>
                <w:sz w:val="24"/>
              </w:rPr>
              <w:t>Connect</w:t>
            </w:r>
            <w:r>
              <w:rPr>
                <w:rFonts w:eastAsia="Times New Roman"/>
                <w:spacing w:val="1"/>
                <w:sz w:val="24"/>
              </w:rPr>
              <w:t>i</w:t>
            </w:r>
            <w:r>
              <w:rPr>
                <w:rFonts w:eastAsia="Times New Roman"/>
                <w:sz w:val="24"/>
              </w:rPr>
              <w:t>ng</w:t>
            </w:r>
          </w:p>
          <w:p w14:paraId="55679B0D">
            <w:pPr>
              <w:spacing w:before="3"/>
              <w:ind w:left="603" w:right="583"/>
              <w:jc w:val="center"/>
              <w:rPr>
                <w:rFonts w:eastAsia="Times New Roman"/>
                <w:sz w:val="24"/>
                <w:lang w:eastAsia="en-US"/>
              </w:rPr>
            </w:pPr>
            <w:r>
              <w:rPr>
                <w:rFonts w:eastAsia="Times New Roman"/>
                <w:sz w:val="24"/>
              </w:rPr>
              <w:t>pipe</w:t>
            </w:r>
          </w:p>
        </w:tc>
        <w:tc>
          <w:tcPr>
            <w:tcW w:w="845" w:type="dxa"/>
            <w:tcBorders>
              <w:top w:val="single" w:color="000000" w:sz="4" w:space="0"/>
              <w:left w:val="single" w:color="000000" w:sz="4" w:space="0"/>
              <w:bottom w:val="single" w:color="000000" w:sz="4" w:space="0"/>
              <w:right w:val="single" w:color="000000" w:sz="8" w:space="0"/>
            </w:tcBorders>
          </w:tcPr>
          <w:p w14:paraId="6D71AB7A">
            <w:pPr>
              <w:spacing w:line="275" w:lineRule="exact"/>
              <w:ind w:left="261" w:right="-20"/>
              <w:rPr>
                <w:rFonts w:eastAsia="Times New Roman"/>
                <w:sz w:val="24"/>
                <w:lang w:eastAsia="en-US"/>
              </w:rPr>
            </w:pPr>
            <w:r>
              <w:rPr>
                <w:rFonts w:eastAsia="Times New Roman"/>
                <w:sz w:val="24"/>
              </w:rPr>
              <w:t>All</w:t>
            </w:r>
          </w:p>
        </w:tc>
        <w:tc>
          <w:tcPr>
            <w:tcW w:w="5293" w:type="dxa"/>
            <w:gridSpan w:val="4"/>
            <w:tcBorders>
              <w:top w:val="single" w:color="000000" w:sz="4" w:space="0"/>
              <w:left w:val="single" w:color="000000" w:sz="8" w:space="0"/>
              <w:bottom w:val="single" w:color="000000" w:sz="4" w:space="0"/>
              <w:right w:val="single" w:color="000000" w:sz="4" w:space="0"/>
            </w:tcBorders>
          </w:tcPr>
          <w:p w14:paraId="180ABE32">
            <w:pPr>
              <w:spacing w:line="275" w:lineRule="exact"/>
              <w:ind w:left="1446" w:right="-20"/>
              <w:rPr>
                <w:sz w:val="24"/>
              </w:rPr>
            </w:pPr>
            <w:r>
              <w:rPr>
                <w:rFonts w:eastAsia="Times New Roman"/>
                <w:sz w:val="24"/>
              </w:rPr>
              <w:t>As per</w:t>
            </w:r>
            <w:r>
              <w:rPr>
                <w:rFonts w:eastAsia="Times New Roman"/>
                <w:spacing w:val="1"/>
                <w:sz w:val="24"/>
              </w:rPr>
              <w:t xml:space="preserve"> </w:t>
            </w:r>
            <w:r>
              <w:rPr>
                <w:rFonts w:eastAsia="Times New Roman"/>
                <w:sz w:val="24"/>
              </w:rPr>
              <w:t>Ma</w:t>
            </w:r>
            <w:r>
              <w:rPr>
                <w:rFonts w:eastAsia="Times New Roman"/>
                <w:spacing w:val="-1"/>
                <w:sz w:val="24"/>
              </w:rPr>
              <w:t>k</w:t>
            </w:r>
            <w:r>
              <w:rPr>
                <w:rFonts w:eastAsia="Times New Roman"/>
                <w:sz w:val="24"/>
              </w:rPr>
              <w:t xml:space="preserve">er’s </w:t>
            </w:r>
            <w:r>
              <w:rPr>
                <w:rFonts w:eastAsia="Times New Roman"/>
                <w:spacing w:val="-1"/>
                <w:sz w:val="24"/>
              </w:rPr>
              <w:t>s</w:t>
            </w:r>
            <w:r>
              <w:rPr>
                <w:rFonts w:eastAsia="Times New Roman"/>
                <w:sz w:val="24"/>
              </w:rPr>
              <w:t>tand</w:t>
            </w:r>
            <w:r>
              <w:rPr>
                <w:rFonts w:eastAsia="Times New Roman"/>
                <w:spacing w:val="-1"/>
                <w:sz w:val="24"/>
              </w:rPr>
              <w:t>a</w:t>
            </w:r>
            <w:r>
              <w:rPr>
                <w:rFonts w:eastAsia="Times New Roman"/>
                <w:sz w:val="24"/>
              </w:rPr>
              <w:t>rd</w:t>
            </w:r>
          </w:p>
          <w:p w14:paraId="55BCB2B4">
            <w:pPr>
              <w:spacing w:line="275" w:lineRule="exact"/>
              <w:ind w:left="1446" w:right="-20"/>
              <w:rPr>
                <w:sz w:val="24"/>
                <w:lang w:eastAsia="en-US"/>
              </w:rPr>
            </w:pPr>
            <w:r>
              <w:rPr>
                <w:rFonts w:hint="eastAsia"/>
                <w:b/>
                <w:i/>
                <w:sz w:val="24"/>
              </w:rPr>
              <w:t>(to be seamless)</w:t>
            </w:r>
          </w:p>
        </w:tc>
      </w:tr>
    </w:tbl>
    <w:p w14:paraId="2F166B97">
      <w:pPr>
        <w:autoSpaceDE w:val="0"/>
        <w:autoSpaceDN w:val="0"/>
        <w:adjustRightInd w:val="0"/>
        <w:spacing w:before="6"/>
        <w:jc w:val="left"/>
        <w:rPr>
          <w:rFonts w:ascii="Arial" w:hAnsi="Arial" w:cs="Arial"/>
          <w:color w:val="000000"/>
          <w:kern w:val="0"/>
          <w:sz w:val="24"/>
        </w:rPr>
      </w:pPr>
    </w:p>
    <w:p w14:paraId="3D8DBA28">
      <w:pPr>
        <w:spacing w:before="29"/>
        <w:ind w:left="505" w:right="-20"/>
        <w:rPr>
          <w:rFonts w:eastAsia="Times New Roman"/>
          <w:sz w:val="24"/>
        </w:rPr>
      </w:pPr>
      <w:r>
        <w:rPr>
          <w:rFonts w:eastAsia="Times New Roman"/>
          <w:sz w:val="24"/>
        </w:rPr>
        <w:t>Notes:</w:t>
      </w:r>
    </w:p>
    <w:p w14:paraId="61711590">
      <w:pPr>
        <w:spacing w:before="3" w:line="100" w:lineRule="exact"/>
        <w:rPr>
          <w:rFonts w:ascii="Calibri" w:hAnsi="Calibri"/>
          <w:sz w:val="10"/>
          <w:szCs w:val="10"/>
        </w:rPr>
      </w:pPr>
    </w:p>
    <w:p w14:paraId="0BDB4014">
      <w:pPr>
        <w:spacing w:line="200" w:lineRule="exact"/>
        <w:rPr>
          <w:sz w:val="20"/>
          <w:szCs w:val="20"/>
        </w:rPr>
      </w:pPr>
    </w:p>
    <w:p w14:paraId="48D8AFB7">
      <w:pPr>
        <w:tabs>
          <w:tab w:val="left" w:pos="2380"/>
          <w:tab w:val="left" w:pos="4905"/>
        </w:tabs>
        <w:spacing w:line="172" w:lineRule="auto"/>
        <w:ind w:left="505" w:right="2493"/>
        <w:rPr>
          <w:rFonts w:eastAsia="Times New Roman"/>
          <w:sz w:val="24"/>
        </w:rPr>
      </w:pPr>
      <w:r>
        <w:rPr>
          <w:rFonts w:eastAsia="Times New Roman"/>
          <w:sz w:val="24"/>
        </w:rPr>
        <w:t>Thickne</w:t>
      </w:r>
      <w:r>
        <w:rPr>
          <w:rFonts w:eastAsia="Times New Roman"/>
          <w:spacing w:val="1"/>
          <w:sz w:val="24"/>
        </w:rPr>
        <w:t>s</w:t>
      </w:r>
      <w:r>
        <w:rPr>
          <w:rFonts w:eastAsia="Times New Roman"/>
          <w:sz w:val="24"/>
        </w:rPr>
        <w:t xml:space="preserve">s </w:t>
      </w:r>
      <w:r>
        <w:rPr>
          <w:rFonts w:eastAsia="Times New Roman"/>
          <w:spacing w:val="-1"/>
          <w:sz w:val="24"/>
        </w:rPr>
        <w:t>o</w:t>
      </w:r>
      <w:r>
        <w:rPr>
          <w:rFonts w:eastAsia="Times New Roman"/>
          <w:sz w:val="24"/>
        </w:rPr>
        <w:t xml:space="preserve">f pipe in </w:t>
      </w:r>
      <w:r>
        <w:rPr>
          <w:rFonts w:eastAsia="Times New Roman"/>
          <w:spacing w:val="1"/>
          <w:sz w:val="24"/>
        </w:rPr>
        <w:t>t</w:t>
      </w:r>
      <w:r>
        <w:rPr>
          <w:rFonts w:eastAsia="Times New Roman"/>
          <w:sz w:val="24"/>
        </w:rPr>
        <w:t>he</w:t>
      </w:r>
      <w:r>
        <w:rPr>
          <w:rFonts w:eastAsia="Times New Roman"/>
          <w:spacing w:val="-1"/>
          <w:sz w:val="24"/>
        </w:rPr>
        <w:t xml:space="preserve"> </w:t>
      </w:r>
      <w:r>
        <w:rPr>
          <w:rFonts w:eastAsia="Times New Roman"/>
          <w:sz w:val="24"/>
        </w:rPr>
        <w:t>table</w:t>
      </w:r>
      <w:r>
        <w:rPr>
          <w:rFonts w:eastAsia="Times New Roman"/>
          <w:spacing w:val="-1"/>
          <w:sz w:val="24"/>
        </w:rPr>
        <w:t xml:space="preserve"> </w:t>
      </w:r>
      <w:r>
        <w:rPr>
          <w:rFonts w:eastAsia="Times New Roman"/>
          <w:sz w:val="24"/>
        </w:rPr>
        <w:t>refer to</w:t>
      </w:r>
      <w:r>
        <w:rPr>
          <w:rFonts w:eastAsia="Times New Roman"/>
          <w:spacing w:val="-1"/>
          <w:sz w:val="24"/>
        </w:rPr>
        <w:t xml:space="preserve"> </w:t>
      </w:r>
      <w:r>
        <w:rPr>
          <w:rFonts w:eastAsia="Times New Roman"/>
          <w:sz w:val="24"/>
        </w:rPr>
        <w:t xml:space="preserve">Paragraph </w:t>
      </w:r>
      <w:r>
        <w:rPr>
          <w:rFonts w:hint="eastAsia"/>
          <w:spacing w:val="1"/>
          <w:sz w:val="24"/>
        </w:rPr>
        <w:t>7.11.</w:t>
      </w:r>
      <w:r>
        <w:rPr>
          <w:rFonts w:eastAsia="Times New Roman"/>
          <w:sz w:val="24"/>
        </w:rPr>
        <w:t>4 of Machinery Part. A</w:t>
      </w:r>
      <w:r>
        <w:rPr>
          <w:rFonts w:hint="eastAsia" w:ascii="宋体" w:hAnsi="宋体" w:cs="宋体"/>
          <w:sz w:val="24"/>
        </w:rPr>
        <w:t>……</w:t>
      </w:r>
      <w:r>
        <w:rPr>
          <w:rFonts w:eastAsia="Times New Roman"/>
          <w:sz w:val="24"/>
        </w:rPr>
        <w:t>ord</w:t>
      </w:r>
      <w:r>
        <w:rPr>
          <w:rFonts w:eastAsia="Times New Roman"/>
          <w:spacing w:val="1"/>
          <w:sz w:val="24"/>
        </w:rPr>
        <w:t>i</w:t>
      </w:r>
      <w:r>
        <w:rPr>
          <w:rFonts w:eastAsia="Times New Roman"/>
          <w:sz w:val="24"/>
        </w:rPr>
        <w:t>nary,</w:t>
      </w:r>
      <w:r>
        <w:rPr>
          <w:rFonts w:hint="eastAsia"/>
          <w:sz w:val="24"/>
        </w:rPr>
        <w:t xml:space="preserve">   </w:t>
      </w:r>
      <w:r>
        <w:rPr>
          <w:rFonts w:eastAsia="Times New Roman"/>
          <w:sz w:val="24"/>
        </w:rPr>
        <w:t>B</w:t>
      </w:r>
      <w:r>
        <w:rPr>
          <w:rFonts w:hint="eastAsia" w:ascii="宋体" w:hAnsi="宋体" w:cs="宋体"/>
          <w:sz w:val="24"/>
        </w:rPr>
        <w:t>……</w:t>
      </w:r>
      <w:r>
        <w:rPr>
          <w:rFonts w:eastAsia="Times New Roman"/>
          <w:sz w:val="24"/>
        </w:rPr>
        <w:t>Med</w:t>
      </w:r>
      <w:r>
        <w:rPr>
          <w:rFonts w:eastAsia="Times New Roman"/>
          <w:spacing w:val="1"/>
          <w:sz w:val="24"/>
        </w:rPr>
        <w:t>iu</w:t>
      </w:r>
      <w:r>
        <w:rPr>
          <w:rFonts w:eastAsia="Times New Roman"/>
          <w:spacing w:val="-2"/>
          <w:sz w:val="24"/>
        </w:rPr>
        <w:t>m</w:t>
      </w:r>
      <w:r>
        <w:rPr>
          <w:rFonts w:eastAsia="Times New Roman"/>
          <w:sz w:val="24"/>
        </w:rPr>
        <w:t>,</w:t>
      </w:r>
      <w:r>
        <w:rPr>
          <w:rFonts w:eastAsia="Times New Roman"/>
          <w:sz w:val="24"/>
        </w:rPr>
        <w:tab/>
      </w:r>
      <w:r>
        <w:rPr>
          <w:rFonts w:eastAsia="Times New Roman"/>
          <w:sz w:val="24"/>
        </w:rPr>
        <w:t>C</w:t>
      </w:r>
      <w:r>
        <w:rPr>
          <w:rFonts w:hint="eastAsia" w:ascii="宋体" w:hAnsi="宋体" w:cs="宋体"/>
          <w:sz w:val="24"/>
        </w:rPr>
        <w:t>……</w:t>
      </w:r>
      <w:r>
        <w:rPr>
          <w:rFonts w:eastAsia="Times New Roman"/>
          <w:sz w:val="24"/>
        </w:rPr>
        <w:t>Heavy</w:t>
      </w:r>
    </w:p>
    <w:p w14:paraId="4F91C45B">
      <w:pPr>
        <w:spacing w:before="10" w:line="260" w:lineRule="exact"/>
        <w:rPr>
          <w:rFonts w:ascii="Calibri" w:hAnsi="Calibri"/>
          <w:sz w:val="26"/>
          <w:szCs w:val="26"/>
        </w:rPr>
      </w:pPr>
    </w:p>
    <w:p w14:paraId="32111755">
      <w:pPr>
        <w:ind w:left="505" w:right="-20"/>
        <w:rPr>
          <w:rFonts w:eastAsia="Times New Roman"/>
          <w:sz w:val="24"/>
        </w:rPr>
      </w:pPr>
      <w:r>
        <w:rPr>
          <w:rFonts w:eastAsia="Times New Roman"/>
          <w:sz w:val="24"/>
        </w:rPr>
        <w:t>* Co</w:t>
      </w:r>
      <w:r>
        <w:rPr>
          <w:rFonts w:eastAsia="Times New Roman"/>
          <w:spacing w:val="-1"/>
          <w:sz w:val="24"/>
        </w:rPr>
        <w:t>m</w:t>
      </w:r>
      <w:r>
        <w:rPr>
          <w:rFonts w:eastAsia="Times New Roman"/>
          <w:sz w:val="24"/>
        </w:rPr>
        <w:t xml:space="preserve">pressed air horn </w:t>
      </w:r>
      <w:r>
        <w:rPr>
          <w:rFonts w:eastAsia="Times New Roman"/>
          <w:spacing w:val="-1"/>
          <w:sz w:val="24"/>
        </w:rPr>
        <w:t>p</w:t>
      </w:r>
      <w:r>
        <w:rPr>
          <w:rFonts w:eastAsia="Times New Roman"/>
          <w:sz w:val="24"/>
        </w:rPr>
        <w:t>ipe exposed</w:t>
      </w:r>
      <w:r>
        <w:rPr>
          <w:rFonts w:eastAsia="Times New Roman"/>
          <w:spacing w:val="-1"/>
          <w:sz w:val="24"/>
        </w:rPr>
        <w:t xml:space="preserve"> </w:t>
      </w:r>
      <w:r>
        <w:rPr>
          <w:rFonts w:eastAsia="Times New Roman"/>
          <w:sz w:val="24"/>
        </w:rPr>
        <w:t>to wea</w:t>
      </w:r>
      <w:r>
        <w:rPr>
          <w:rFonts w:eastAsia="Times New Roman"/>
          <w:spacing w:val="1"/>
          <w:sz w:val="24"/>
        </w:rPr>
        <w:t>t</w:t>
      </w:r>
      <w:r>
        <w:rPr>
          <w:rFonts w:eastAsia="Times New Roman"/>
          <w:sz w:val="24"/>
        </w:rPr>
        <w:t>her</w:t>
      </w:r>
      <w:r>
        <w:rPr>
          <w:rFonts w:eastAsia="Times New Roman"/>
          <w:spacing w:val="-1"/>
          <w:sz w:val="24"/>
        </w:rPr>
        <w:t xml:space="preserve"> s</w:t>
      </w:r>
      <w:r>
        <w:rPr>
          <w:rFonts w:eastAsia="Times New Roman"/>
          <w:sz w:val="24"/>
        </w:rPr>
        <w:t>hall be of s</w:t>
      </w:r>
      <w:r>
        <w:rPr>
          <w:rFonts w:eastAsia="Times New Roman"/>
          <w:spacing w:val="-1"/>
          <w:sz w:val="24"/>
        </w:rPr>
        <w:t>e</w:t>
      </w:r>
      <w:r>
        <w:rPr>
          <w:rFonts w:eastAsia="Times New Roman"/>
          <w:sz w:val="24"/>
        </w:rPr>
        <w:t>a</w:t>
      </w:r>
      <w:r>
        <w:rPr>
          <w:rFonts w:eastAsia="Times New Roman"/>
          <w:spacing w:val="-2"/>
          <w:sz w:val="24"/>
        </w:rPr>
        <w:t>m</w:t>
      </w:r>
      <w:r>
        <w:rPr>
          <w:rFonts w:eastAsia="Times New Roman"/>
          <w:sz w:val="24"/>
        </w:rPr>
        <w:t>less copper.</w:t>
      </w:r>
    </w:p>
    <w:p w14:paraId="5CB7C9E2">
      <w:pPr>
        <w:spacing w:before="2"/>
        <w:ind w:left="505" w:right="-20"/>
        <w:rPr>
          <w:rFonts w:eastAsia="Times New Roman"/>
          <w:sz w:val="24"/>
        </w:rPr>
      </w:pPr>
      <w:r>
        <w:rPr>
          <w:rFonts w:eastAsia="Times New Roman"/>
          <w:bCs/>
          <w:sz w:val="24"/>
        </w:rPr>
        <w:t xml:space="preserve">** </w:t>
      </w:r>
      <w:bookmarkStart w:id="263" w:name="OLE_LINK23"/>
      <w:bookmarkStart w:id="264" w:name="OLE_LINK24"/>
      <w:bookmarkStart w:id="265" w:name="OLE_LINK26"/>
      <w:bookmarkStart w:id="266" w:name="OLE_LINK25"/>
      <w:r>
        <w:rPr>
          <w:rFonts w:hint="eastAsia"/>
          <w:bCs/>
          <w:sz w:val="24"/>
        </w:rPr>
        <w:t xml:space="preserve">If the PERT or PVC used ,the </w:t>
      </w:r>
      <w:r>
        <w:rPr>
          <w:rFonts w:eastAsia="Times New Roman"/>
          <w:bCs/>
          <w:sz w:val="24"/>
        </w:rPr>
        <w:t>pipe pe</w:t>
      </w:r>
      <w:r>
        <w:rPr>
          <w:rFonts w:eastAsia="Times New Roman"/>
          <w:bCs/>
          <w:spacing w:val="-1"/>
          <w:sz w:val="24"/>
        </w:rPr>
        <w:t>n</w:t>
      </w:r>
      <w:r>
        <w:rPr>
          <w:rFonts w:eastAsia="Times New Roman"/>
          <w:bCs/>
          <w:sz w:val="24"/>
        </w:rPr>
        <w:t xml:space="preserve">etration to </w:t>
      </w:r>
      <w:r>
        <w:rPr>
          <w:rFonts w:eastAsia="Times New Roman"/>
          <w:bCs/>
          <w:spacing w:val="-1"/>
          <w:sz w:val="24"/>
        </w:rPr>
        <w:t>b</w:t>
      </w:r>
      <w:r>
        <w:rPr>
          <w:rFonts w:eastAsia="Times New Roman"/>
          <w:bCs/>
          <w:sz w:val="24"/>
        </w:rPr>
        <w:t>e s</w:t>
      </w:r>
      <w:r>
        <w:rPr>
          <w:rFonts w:eastAsia="Times New Roman"/>
          <w:bCs/>
          <w:spacing w:val="1"/>
          <w:sz w:val="24"/>
        </w:rPr>
        <w:t>t</w:t>
      </w:r>
      <w:r>
        <w:rPr>
          <w:rFonts w:eastAsia="Times New Roman"/>
          <w:bCs/>
          <w:sz w:val="24"/>
        </w:rPr>
        <w:t>ee</w:t>
      </w:r>
      <w:r>
        <w:rPr>
          <w:rFonts w:eastAsia="Times New Roman"/>
          <w:bCs/>
          <w:spacing w:val="1"/>
          <w:sz w:val="24"/>
        </w:rPr>
        <w:t>l</w:t>
      </w:r>
      <w:bookmarkEnd w:id="263"/>
      <w:bookmarkEnd w:id="264"/>
      <w:r>
        <w:rPr>
          <w:rFonts w:hint="eastAsia"/>
          <w:bCs/>
          <w:spacing w:val="1"/>
          <w:sz w:val="24"/>
        </w:rPr>
        <w:t xml:space="preserve"> </w:t>
      </w:r>
      <w:r>
        <w:rPr>
          <w:bCs/>
          <w:spacing w:val="1"/>
          <w:sz w:val="24"/>
        </w:rPr>
        <w:t>filling with PERT or PVC inside</w:t>
      </w:r>
      <w:r>
        <w:rPr>
          <w:rFonts w:eastAsia="Times New Roman"/>
          <w:bCs/>
          <w:sz w:val="24"/>
        </w:rPr>
        <w:t>.</w:t>
      </w:r>
      <w:bookmarkEnd w:id="265"/>
      <w:bookmarkEnd w:id="266"/>
    </w:p>
    <w:p w14:paraId="6F748B07">
      <w:pPr>
        <w:spacing w:line="274" w:lineRule="exact"/>
        <w:ind w:left="505" w:right="-20"/>
        <w:rPr>
          <w:rFonts w:eastAsia="Times New Roman"/>
          <w:sz w:val="24"/>
        </w:rPr>
      </w:pPr>
      <w:r>
        <w:rPr>
          <w:rFonts w:eastAsia="Times New Roman"/>
          <w:sz w:val="24"/>
        </w:rPr>
        <w:t>All ga</w:t>
      </w:r>
      <w:r>
        <w:rPr>
          <w:rFonts w:eastAsia="Times New Roman"/>
          <w:spacing w:val="1"/>
          <w:sz w:val="24"/>
        </w:rPr>
        <w:t>l</w:t>
      </w:r>
      <w:r>
        <w:rPr>
          <w:rFonts w:eastAsia="Times New Roman"/>
          <w:sz w:val="24"/>
        </w:rPr>
        <w:t>v. pi</w:t>
      </w:r>
      <w:r>
        <w:rPr>
          <w:rFonts w:eastAsia="Times New Roman"/>
          <w:spacing w:val="-1"/>
          <w:sz w:val="24"/>
        </w:rPr>
        <w:t>p</w:t>
      </w:r>
      <w:r>
        <w:rPr>
          <w:rFonts w:eastAsia="Times New Roman"/>
          <w:spacing w:val="1"/>
          <w:sz w:val="24"/>
        </w:rPr>
        <w:t>e</w:t>
      </w:r>
      <w:r>
        <w:rPr>
          <w:rFonts w:eastAsia="Times New Roman"/>
          <w:sz w:val="24"/>
        </w:rPr>
        <w:t>s to be of h</w:t>
      </w:r>
      <w:r>
        <w:rPr>
          <w:rFonts w:eastAsia="Times New Roman"/>
          <w:spacing w:val="-1"/>
          <w:sz w:val="24"/>
        </w:rPr>
        <w:t>o</w:t>
      </w:r>
      <w:r>
        <w:rPr>
          <w:rFonts w:eastAsia="Times New Roman"/>
          <w:sz w:val="24"/>
        </w:rPr>
        <w:t>t d</w:t>
      </w:r>
      <w:r>
        <w:rPr>
          <w:rFonts w:eastAsia="Times New Roman"/>
          <w:spacing w:val="1"/>
          <w:sz w:val="24"/>
        </w:rPr>
        <w:t>i</w:t>
      </w:r>
      <w:r>
        <w:rPr>
          <w:rFonts w:eastAsia="Times New Roman"/>
          <w:sz w:val="24"/>
        </w:rPr>
        <w:t>p type.</w:t>
      </w:r>
    </w:p>
    <w:p w14:paraId="3514E096">
      <w:pPr>
        <w:spacing w:line="240" w:lineRule="exact"/>
        <w:rPr>
          <w:rFonts w:ascii="Calibri" w:hAnsi="Calibri"/>
          <w:sz w:val="24"/>
        </w:rPr>
      </w:pPr>
    </w:p>
    <w:p w14:paraId="52A783CD">
      <w:pPr>
        <w:ind w:left="505" w:right="-20"/>
        <w:rPr>
          <w:sz w:val="24"/>
        </w:rPr>
        <w:sectPr>
          <w:headerReference r:id="rId5" w:type="first"/>
          <w:headerReference r:id="rId3" w:type="default"/>
          <w:footerReference r:id="rId6" w:type="default"/>
          <w:headerReference r:id="rId4" w:type="even"/>
          <w:pgSz w:w="11906" w:h="16838"/>
          <w:pgMar w:top="1440" w:right="1800" w:bottom="1440" w:left="1800" w:header="851" w:footer="992" w:gutter="0"/>
          <w:cols w:space="425" w:num="1"/>
          <w:docGrid w:type="lines" w:linePitch="312" w:charSpace="0"/>
        </w:sectPr>
      </w:pPr>
      <w:r>
        <w:rPr>
          <w:rFonts w:eastAsia="Times New Roman"/>
          <w:sz w:val="24"/>
        </w:rPr>
        <w:t>The F.</w:t>
      </w:r>
      <w:r>
        <w:rPr>
          <w:rFonts w:eastAsia="Times New Roman"/>
          <w:spacing w:val="-1"/>
          <w:sz w:val="24"/>
        </w:rPr>
        <w:t>O</w:t>
      </w:r>
      <w:r>
        <w:rPr>
          <w:rFonts w:eastAsia="Times New Roman"/>
          <w:sz w:val="24"/>
        </w:rPr>
        <w:t xml:space="preserve">. pipe, </w:t>
      </w:r>
      <w:r>
        <w:rPr>
          <w:rFonts w:eastAsia="Times New Roman"/>
          <w:spacing w:val="1"/>
          <w:sz w:val="24"/>
        </w:rPr>
        <w:t>s</w:t>
      </w:r>
      <w:r>
        <w:rPr>
          <w:rFonts w:eastAsia="Times New Roman"/>
          <w:sz w:val="24"/>
        </w:rPr>
        <w:t>team</w:t>
      </w:r>
      <w:r>
        <w:rPr>
          <w:rFonts w:eastAsia="Times New Roman"/>
          <w:spacing w:val="-2"/>
          <w:sz w:val="24"/>
        </w:rPr>
        <w:t xml:space="preserve"> </w:t>
      </w:r>
      <w:r>
        <w:rPr>
          <w:rFonts w:eastAsia="Times New Roman"/>
          <w:sz w:val="24"/>
        </w:rPr>
        <w:t>pipe to be not t</w:t>
      </w:r>
      <w:r>
        <w:rPr>
          <w:rFonts w:eastAsia="Times New Roman"/>
          <w:spacing w:val="-1"/>
          <w:sz w:val="24"/>
        </w:rPr>
        <w:t>h</w:t>
      </w:r>
      <w:r>
        <w:rPr>
          <w:rFonts w:eastAsia="Times New Roman"/>
          <w:sz w:val="24"/>
        </w:rPr>
        <w:t>rough wat</w:t>
      </w:r>
      <w:r>
        <w:rPr>
          <w:rFonts w:eastAsia="Times New Roman"/>
          <w:spacing w:val="-1"/>
          <w:sz w:val="24"/>
        </w:rPr>
        <w:t>e</w:t>
      </w:r>
      <w:r>
        <w:rPr>
          <w:rFonts w:eastAsia="Times New Roman"/>
          <w:sz w:val="24"/>
        </w:rPr>
        <w:t xml:space="preserve">r </w:t>
      </w:r>
      <w:r>
        <w:rPr>
          <w:rFonts w:eastAsia="Times New Roman"/>
          <w:spacing w:val="1"/>
          <w:sz w:val="24"/>
        </w:rPr>
        <w:t>t</w:t>
      </w:r>
      <w:r>
        <w:rPr>
          <w:rFonts w:eastAsia="Times New Roman"/>
          <w:sz w:val="24"/>
        </w:rPr>
        <w:t>ank. The</w:t>
      </w:r>
      <w:r>
        <w:rPr>
          <w:rFonts w:eastAsia="Times New Roman"/>
          <w:spacing w:val="-1"/>
          <w:sz w:val="24"/>
        </w:rPr>
        <w:t xml:space="preserve"> </w:t>
      </w:r>
      <w:r>
        <w:rPr>
          <w:rFonts w:eastAsia="Times New Roman"/>
          <w:sz w:val="24"/>
        </w:rPr>
        <w:t>water</w:t>
      </w:r>
      <w:r>
        <w:rPr>
          <w:rFonts w:eastAsia="Times New Roman"/>
          <w:spacing w:val="1"/>
          <w:sz w:val="24"/>
        </w:rPr>
        <w:t xml:space="preserve"> </w:t>
      </w:r>
      <w:r>
        <w:rPr>
          <w:rFonts w:eastAsia="Times New Roman"/>
          <w:sz w:val="24"/>
        </w:rPr>
        <w:t>pipe</w:t>
      </w:r>
      <w:r>
        <w:rPr>
          <w:rFonts w:eastAsia="Times New Roman"/>
          <w:spacing w:val="-1"/>
          <w:sz w:val="24"/>
        </w:rPr>
        <w:t xml:space="preserve"> </w:t>
      </w:r>
      <w:r>
        <w:rPr>
          <w:rFonts w:eastAsia="Times New Roman"/>
          <w:sz w:val="24"/>
        </w:rPr>
        <w:t>to</w:t>
      </w:r>
      <w:r>
        <w:rPr>
          <w:rFonts w:eastAsia="Times New Roman"/>
          <w:spacing w:val="-1"/>
          <w:sz w:val="24"/>
        </w:rPr>
        <w:t xml:space="preserve"> </w:t>
      </w:r>
      <w:r>
        <w:rPr>
          <w:rFonts w:eastAsia="Times New Roman"/>
          <w:spacing w:val="3"/>
          <w:sz w:val="24"/>
        </w:rPr>
        <w:t>b</w:t>
      </w:r>
      <w:r>
        <w:rPr>
          <w:rFonts w:eastAsia="Times New Roman"/>
          <w:sz w:val="24"/>
        </w:rPr>
        <w:t>e not th</w:t>
      </w:r>
      <w:r>
        <w:rPr>
          <w:rFonts w:eastAsia="Times New Roman"/>
          <w:spacing w:val="1"/>
          <w:sz w:val="24"/>
        </w:rPr>
        <w:t>r</w:t>
      </w:r>
      <w:r>
        <w:rPr>
          <w:rFonts w:eastAsia="Times New Roman"/>
          <w:spacing w:val="-1"/>
          <w:sz w:val="24"/>
        </w:rPr>
        <w:t>o</w:t>
      </w:r>
      <w:r>
        <w:rPr>
          <w:rFonts w:eastAsia="Times New Roman"/>
          <w:sz w:val="24"/>
        </w:rPr>
        <w:t>ugh oil</w:t>
      </w:r>
      <w:r>
        <w:rPr>
          <w:rFonts w:eastAsia="Times New Roman"/>
          <w:spacing w:val="1"/>
          <w:sz w:val="24"/>
        </w:rPr>
        <w:t xml:space="preserve"> </w:t>
      </w:r>
      <w:r>
        <w:rPr>
          <w:rFonts w:eastAsia="Times New Roman"/>
          <w:sz w:val="24"/>
        </w:rPr>
        <w:t>ta</w:t>
      </w:r>
      <w:r>
        <w:rPr>
          <w:rFonts w:hint="eastAsia"/>
          <w:sz w:val="24"/>
        </w:rPr>
        <w:t>nk.</w:t>
      </w:r>
    </w:p>
    <w:p w14:paraId="02CF81D2">
      <w:pPr>
        <w:autoSpaceDE w:val="0"/>
        <w:autoSpaceDN w:val="0"/>
        <w:adjustRightInd w:val="0"/>
        <w:jc w:val="left"/>
        <w:rPr>
          <w:rFonts w:ascii="Arial" w:hAnsi="Arial" w:cs="Arial"/>
          <w:kern w:val="0"/>
          <w:sz w:val="20"/>
          <w:szCs w:val="20"/>
        </w:rPr>
      </w:pPr>
    </w:p>
    <w:p w14:paraId="6FE3E715">
      <w:pPr>
        <w:pStyle w:val="4"/>
        <w:spacing w:before="0" w:after="0"/>
        <w:rPr>
          <w:rFonts w:cs="Arial"/>
        </w:rPr>
      </w:pPr>
      <w:bookmarkStart w:id="267" w:name="OLE_LINK35"/>
      <w:bookmarkStart w:id="268" w:name="OLE_LINK36"/>
      <w:bookmarkStart w:id="269" w:name="_Toc50572474"/>
      <w:r>
        <w:rPr>
          <w:rFonts w:hint="eastAsia" w:cs="Arial"/>
        </w:rPr>
        <w:t>5.1.15</w:t>
      </w:r>
      <w:bookmarkEnd w:id="267"/>
      <w:bookmarkEnd w:id="268"/>
      <w:r>
        <w:rPr>
          <w:rFonts w:cs="Arial"/>
        </w:rPr>
        <w:tab/>
      </w:r>
      <w:r>
        <w:rPr>
          <w:rFonts w:cs="Arial"/>
        </w:rPr>
        <w:t>SCHEDULE OF VALVES</w:t>
      </w:r>
      <w:bookmarkEnd w:id="269"/>
    </w:p>
    <w:p w14:paraId="21F23305">
      <w:pPr>
        <w:autoSpaceDE w:val="0"/>
        <w:autoSpaceDN w:val="0"/>
        <w:adjustRightInd w:val="0"/>
        <w:spacing w:before="9"/>
        <w:jc w:val="left"/>
        <w:rPr>
          <w:rFonts w:ascii="Arial" w:hAnsi="Arial" w:cs="Arial"/>
          <w:kern w:val="0"/>
          <w:sz w:val="24"/>
        </w:rPr>
      </w:pPr>
    </w:p>
    <w:tbl>
      <w:tblPr>
        <w:tblStyle w:val="40"/>
        <w:tblW w:w="0" w:type="auto"/>
        <w:tblInd w:w="97" w:type="dxa"/>
        <w:tblLayout w:type="fixed"/>
        <w:tblCellMar>
          <w:top w:w="0" w:type="dxa"/>
          <w:left w:w="0" w:type="dxa"/>
          <w:bottom w:w="0" w:type="dxa"/>
          <w:right w:w="0" w:type="dxa"/>
        </w:tblCellMar>
      </w:tblPr>
      <w:tblGrid>
        <w:gridCol w:w="2628"/>
        <w:gridCol w:w="2016"/>
        <w:gridCol w:w="2128"/>
        <w:gridCol w:w="1274"/>
        <w:gridCol w:w="1419"/>
      </w:tblGrid>
      <w:tr w14:paraId="2DBD65A2">
        <w:trPr>
          <w:trHeight w:val="295" w:hRule="exact"/>
        </w:trPr>
        <w:tc>
          <w:tcPr>
            <w:tcW w:w="2628" w:type="dxa"/>
            <w:vMerge w:val="restart"/>
            <w:tcBorders>
              <w:top w:val="single" w:color="000000" w:sz="8" w:space="0"/>
              <w:left w:val="single" w:color="000000" w:sz="6" w:space="0"/>
              <w:bottom w:val="single" w:color="000000" w:sz="8" w:space="0"/>
              <w:right w:val="single" w:color="000000" w:sz="6" w:space="0"/>
            </w:tcBorders>
          </w:tcPr>
          <w:p w14:paraId="7625C4D8">
            <w:pPr>
              <w:spacing w:line="274" w:lineRule="exact"/>
              <w:ind w:left="629" w:right="-20"/>
              <w:rPr>
                <w:rFonts w:eastAsia="Times New Roman"/>
                <w:sz w:val="24"/>
                <w:lang w:eastAsia="en-US"/>
              </w:rPr>
            </w:pPr>
            <w:r>
              <w:rPr>
                <w:rFonts w:eastAsia="Times New Roman"/>
                <w:sz w:val="24"/>
              </w:rPr>
              <w:t>Piping syst</w:t>
            </w:r>
            <w:r>
              <w:rPr>
                <w:rFonts w:eastAsia="Times New Roman"/>
                <w:spacing w:val="-1"/>
                <w:sz w:val="24"/>
              </w:rPr>
              <w:t>e</w:t>
            </w:r>
            <w:r>
              <w:rPr>
                <w:rFonts w:eastAsia="Times New Roman"/>
                <w:sz w:val="24"/>
              </w:rPr>
              <w:t>m</w:t>
            </w:r>
          </w:p>
        </w:tc>
        <w:tc>
          <w:tcPr>
            <w:tcW w:w="2016" w:type="dxa"/>
            <w:vMerge w:val="restart"/>
            <w:tcBorders>
              <w:top w:val="single" w:color="000000" w:sz="8" w:space="0"/>
              <w:left w:val="single" w:color="000000" w:sz="6" w:space="0"/>
              <w:bottom w:val="single" w:color="000000" w:sz="8" w:space="0"/>
              <w:right w:val="single" w:color="000000" w:sz="6" w:space="0"/>
            </w:tcBorders>
          </w:tcPr>
          <w:p w14:paraId="1D9F186C">
            <w:pPr>
              <w:spacing w:before="6" w:line="140" w:lineRule="exact"/>
              <w:rPr>
                <w:sz w:val="14"/>
                <w:szCs w:val="14"/>
              </w:rPr>
            </w:pPr>
          </w:p>
          <w:p w14:paraId="08231EC1">
            <w:pPr>
              <w:ind w:left="289" w:right="-20"/>
              <w:rPr>
                <w:rFonts w:eastAsia="Times New Roman"/>
                <w:sz w:val="24"/>
                <w:lang w:eastAsia="en-US"/>
              </w:rPr>
            </w:pPr>
            <w:r>
              <w:rPr>
                <w:rFonts w:eastAsia="Times New Roman"/>
                <w:sz w:val="24"/>
              </w:rPr>
              <w:t>Size (no</w:t>
            </w:r>
            <w:r>
              <w:rPr>
                <w:rFonts w:eastAsia="Times New Roman"/>
                <w:spacing w:val="-1"/>
                <w:sz w:val="24"/>
              </w:rPr>
              <w:t>m</w:t>
            </w:r>
            <w:r>
              <w:rPr>
                <w:rFonts w:eastAsia="Times New Roman"/>
                <w:sz w:val="24"/>
              </w:rPr>
              <w:t>inal)</w:t>
            </w:r>
          </w:p>
        </w:tc>
        <w:tc>
          <w:tcPr>
            <w:tcW w:w="4821" w:type="dxa"/>
            <w:gridSpan w:val="3"/>
            <w:tcBorders>
              <w:top w:val="single" w:color="000000" w:sz="8" w:space="0"/>
              <w:left w:val="single" w:color="000000" w:sz="6" w:space="0"/>
              <w:bottom w:val="single" w:color="000000" w:sz="8" w:space="0"/>
              <w:right w:val="single" w:color="000000" w:sz="6" w:space="0"/>
            </w:tcBorders>
          </w:tcPr>
          <w:p w14:paraId="25BDCB50">
            <w:pPr>
              <w:spacing w:line="274" w:lineRule="exact"/>
              <w:ind w:left="1946" w:right="1926"/>
              <w:jc w:val="center"/>
              <w:rPr>
                <w:rFonts w:eastAsia="Times New Roman"/>
                <w:sz w:val="24"/>
                <w:lang w:eastAsia="en-US"/>
              </w:rPr>
            </w:pPr>
            <w:r>
              <w:rPr>
                <w:rFonts w:eastAsia="Times New Roman"/>
                <w:sz w:val="24"/>
              </w:rPr>
              <w:t>Ma</w:t>
            </w:r>
            <w:r>
              <w:rPr>
                <w:rFonts w:eastAsia="Times New Roman"/>
                <w:spacing w:val="1"/>
                <w:sz w:val="24"/>
              </w:rPr>
              <w:t>t</w:t>
            </w:r>
            <w:r>
              <w:rPr>
                <w:rFonts w:eastAsia="Times New Roman"/>
                <w:sz w:val="24"/>
              </w:rPr>
              <w:t>erial</w:t>
            </w:r>
          </w:p>
        </w:tc>
      </w:tr>
      <w:tr w14:paraId="23D4A749">
        <w:tblPrEx>
          <w:tblCellMar>
            <w:top w:w="0" w:type="dxa"/>
            <w:left w:w="0" w:type="dxa"/>
            <w:bottom w:w="0" w:type="dxa"/>
            <w:right w:w="0" w:type="dxa"/>
          </w:tblCellMar>
        </w:tblPrEx>
        <w:trPr>
          <w:trHeight w:val="294" w:hRule="exact"/>
        </w:trPr>
        <w:tc>
          <w:tcPr>
            <w:tcW w:w="2628" w:type="dxa"/>
            <w:vMerge w:val="continue"/>
            <w:tcBorders>
              <w:top w:val="single" w:color="000000" w:sz="8" w:space="0"/>
              <w:left w:val="single" w:color="000000" w:sz="6" w:space="0"/>
              <w:bottom w:val="single" w:color="000000" w:sz="8" w:space="0"/>
              <w:right w:val="single" w:color="000000" w:sz="6" w:space="0"/>
            </w:tcBorders>
            <w:vAlign w:val="center"/>
          </w:tcPr>
          <w:p w14:paraId="7A667B40">
            <w:pPr>
              <w:widowControl/>
              <w:rPr>
                <w:rFonts w:eastAsia="Times New Roman"/>
                <w:sz w:val="24"/>
                <w:lang w:eastAsia="en-US"/>
              </w:rPr>
            </w:pPr>
          </w:p>
        </w:tc>
        <w:tc>
          <w:tcPr>
            <w:tcW w:w="2016" w:type="dxa"/>
            <w:vMerge w:val="continue"/>
            <w:tcBorders>
              <w:top w:val="single" w:color="000000" w:sz="8" w:space="0"/>
              <w:left w:val="single" w:color="000000" w:sz="6" w:space="0"/>
              <w:bottom w:val="single" w:color="000000" w:sz="8" w:space="0"/>
              <w:right w:val="single" w:color="000000" w:sz="6" w:space="0"/>
            </w:tcBorders>
            <w:vAlign w:val="center"/>
          </w:tcPr>
          <w:p w14:paraId="74A1E7E1">
            <w:pPr>
              <w:widowControl/>
              <w:rPr>
                <w:rFonts w:eastAsia="Times New Roman"/>
                <w:sz w:val="24"/>
                <w:lang w:eastAsia="en-US"/>
              </w:rPr>
            </w:pPr>
          </w:p>
        </w:tc>
        <w:tc>
          <w:tcPr>
            <w:tcW w:w="2128" w:type="dxa"/>
            <w:tcBorders>
              <w:top w:val="single" w:color="000000" w:sz="8" w:space="0"/>
              <w:left w:val="single" w:color="000000" w:sz="6" w:space="0"/>
              <w:bottom w:val="single" w:color="000000" w:sz="8" w:space="0"/>
              <w:right w:val="single" w:color="000000" w:sz="6" w:space="0"/>
            </w:tcBorders>
          </w:tcPr>
          <w:p w14:paraId="378DDA39">
            <w:pPr>
              <w:spacing w:line="274" w:lineRule="exact"/>
              <w:ind w:left="758" w:right="738"/>
              <w:jc w:val="center"/>
              <w:rPr>
                <w:rFonts w:eastAsia="Times New Roman"/>
                <w:sz w:val="24"/>
                <w:lang w:eastAsia="en-US"/>
              </w:rPr>
            </w:pPr>
            <w:r>
              <w:rPr>
                <w:rFonts w:eastAsia="Times New Roman"/>
                <w:sz w:val="24"/>
              </w:rPr>
              <w:t>Body</w:t>
            </w:r>
          </w:p>
        </w:tc>
        <w:tc>
          <w:tcPr>
            <w:tcW w:w="1274" w:type="dxa"/>
            <w:tcBorders>
              <w:top w:val="single" w:color="000000" w:sz="8" w:space="0"/>
              <w:left w:val="single" w:color="000000" w:sz="6" w:space="0"/>
              <w:bottom w:val="single" w:color="000000" w:sz="8" w:space="0"/>
              <w:right w:val="single" w:color="000000" w:sz="6" w:space="0"/>
            </w:tcBorders>
          </w:tcPr>
          <w:p w14:paraId="65BAFBE7">
            <w:pPr>
              <w:spacing w:line="274" w:lineRule="exact"/>
              <w:ind w:left="385" w:right="364"/>
              <w:jc w:val="center"/>
              <w:rPr>
                <w:rFonts w:eastAsia="Times New Roman"/>
                <w:sz w:val="24"/>
                <w:lang w:eastAsia="en-US"/>
              </w:rPr>
            </w:pPr>
            <w:r>
              <w:rPr>
                <w:rFonts w:eastAsia="Times New Roman"/>
                <w:sz w:val="24"/>
              </w:rPr>
              <w:t>Seat</w:t>
            </w:r>
          </w:p>
        </w:tc>
        <w:tc>
          <w:tcPr>
            <w:tcW w:w="1419" w:type="dxa"/>
            <w:tcBorders>
              <w:top w:val="single" w:color="000000" w:sz="8" w:space="0"/>
              <w:left w:val="single" w:color="000000" w:sz="6" w:space="0"/>
              <w:bottom w:val="single" w:color="000000" w:sz="8" w:space="0"/>
              <w:right w:val="single" w:color="000000" w:sz="6" w:space="0"/>
            </w:tcBorders>
          </w:tcPr>
          <w:p w14:paraId="2CB2CD77">
            <w:pPr>
              <w:spacing w:line="274" w:lineRule="exact"/>
              <w:ind w:left="454" w:right="-20"/>
              <w:rPr>
                <w:rFonts w:eastAsia="Times New Roman"/>
                <w:sz w:val="24"/>
                <w:lang w:eastAsia="en-US"/>
              </w:rPr>
            </w:pPr>
            <w:r>
              <w:rPr>
                <w:rFonts w:eastAsia="Times New Roman"/>
                <w:sz w:val="24"/>
              </w:rPr>
              <w:t>Stem</w:t>
            </w:r>
          </w:p>
        </w:tc>
      </w:tr>
      <w:tr w14:paraId="65689A9B">
        <w:tblPrEx>
          <w:tblCellMar>
            <w:top w:w="0" w:type="dxa"/>
            <w:left w:w="0" w:type="dxa"/>
            <w:bottom w:w="0" w:type="dxa"/>
            <w:right w:w="0" w:type="dxa"/>
          </w:tblCellMar>
        </w:tblPrEx>
        <w:trPr>
          <w:trHeight w:val="296" w:hRule="atLeast"/>
        </w:trPr>
        <w:tc>
          <w:tcPr>
            <w:tcW w:w="2628" w:type="dxa"/>
            <w:vMerge w:val="restart"/>
            <w:tcBorders>
              <w:top w:val="single" w:color="000000" w:sz="8" w:space="0"/>
              <w:left w:val="single" w:color="000000" w:sz="6" w:space="0"/>
              <w:bottom w:val="single" w:color="000000" w:sz="8" w:space="0"/>
              <w:right w:val="single" w:color="000000" w:sz="6" w:space="0"/>
            </w:tcBorders>
          </w:tcPr>
          <w:p w14:paraId="5DBE6365">
            <w:pPr>
              <w:spacing w:line="280" w:lineRule="exact"/>
              <w:ind w:left="715" w:right="85" w:hanging="570"/>
              <w:rPr>
                <w:rFonts w:eastAsia="Times New Roman"/>
                <w:sz w:val="24"/>
                <w:lang w:eastAsia="en-US"/>
              </w:rPr>
            </w:pPr>
            <w:r>
              <w:rPr>
                <w:rFonts w:eastAsia="Times New Roman"/>
                <w:sz w:val="24"/>
              </w:rPr>
              <w:t>Steam</w:t>
            </w:r>
            <w:r>
              <w:rPr>
                <w:rFonts w:eastAsia="Times New Roman"/>
                <w:spacing w:val="-2"/>
                <w:sz w:val="24"/>
              </w:rPr>
              <w:t xml:space="preserve"> </w:t>
            </w:r>
            <w:r>
              <w:rPr>
                <w:rFonts w:eastAsia="Times New Roman"/>
                <w:sz w:val="24"/>
              </w:rPr>
              <w:t xml:space="preserve">and </w:t>
            </w:r>
            <w:r>
              <w:rPr>
                <w:rFonts w:eastAsia="Times New Roman"/>
                <w:spacing w:val="1"/>
                <w:sz w:val="24"/>
              </w:rPr>
              <w:t>d</w:t>
            </w:r>
            <w:r>
              <w:rPr>
                <w:rFonts w:eastAsia="Times New Roman"/>
                <w:sz w:val="24"/>
              </w:rPr>
              <w:t>rain line for tank heating</w:t>
            </w:r>
          </w:p>
        </w:tc>
        <w:tc>
          <w:tcPr>
            <w:tcW w:w="2016" w:type="dxa"/>
            <w:tcBorders>
              <w:top w:val="single" w:color="000000" w:sz="8" w:space="0"/>
              <w:left w:val="single" w:color="000000" w:sz="6" w:space="0"/>
              <w:bottom w:val="single" w:color="000000" w:sz="8" w:space="0"/>
              <w:right w:val="single" w:color="000000" w:sz="6" w:space="0"/>
            </w:tcBorders>
          </w:tcPr>
          <w:p w14:paraId="105659CB">
            <w:pPr>
              <w:spacing w:line="276" w:lineRule="exact"/>
              <w:ind w:left="222" w:right="-20"/>
              <w:rPr>
                <w:rFonts w:eastAsia="Times New Roman"/>
                <w:sz w:val="24"/>
                <w:lang w:eastAsia="en-US"/>
              </w:rPr>
            </w:pPr>
            <w:r>
              <w:rPr>
                <w:rFonts w:eastAsia="Times New Roman"/>
                <w:sz w:val="24"/>
              </w:rPr>
              <w:t>50</w:t>
            </w:r>
            <w:r>
              <w:rPr>
                <w:rFonts w:eastAsia="Times New Roman"/>
                <w:spacing w:val="1"/>
                <w:sz w:val="24"/>
              </w:rPr>
              <w:t xml:space="preserve"> </w:t>
            </w:r>
            <w:r>
              <w:rPr>
                <w:rFonts w:eastAsia="Times New Roman"/>
                <w:sz w:val="24"/>
              </w:rPr>
              <w:t>mm</w:t>
            </w:r>
            <w:r>
              <w:rPr>
                <w:rFonts w:eastAsia="Times New Roman"/>
                <w:spacing w:val="-3"/>
                <w:sz w:val="24"/>
              </w:rPr>
              <w:t xml:space="preserve"> </w:t>
            </w:r>
            <w:r>
              <w:rPr>
                <w:rFonts w:eastAsia="Times New Roman"/>
                <w:sz w:val="24"/>
              </w:rPr>
              <w:t>&amp; a</w:t>
            </w:r>
            <w:r>
              <w:rPr>
                <w:rFonts w:eastAsia="Times New Roman"/>
                <w:spacing w:val="1"/>
                <w:sz w:val="24"/>
              </w:rPr>
              <w:t>b</w:t>
            </w:r>
            <w:r>
              <w:rPr>
                <w:rFonts w:eastAsia="Times New Roman"/>
                <w:sz w:val="24"/>
              </w:rPr>
              <w:t>ove</w:t>
            </w:r>
          </w:p>
        </w:tc>
        <w:tc>
          <w:tcPr>
            <w:tcW w:w="2128" w:type="dxa"/>
            <w:tcBorders>
              <w:top w:val="single" w:color="000000" w:sz="8" w:space="0"/>
              <w:left w:val="single" w:color="000000" w:sz="6" w:space="0"/>
              <w:bottom w:val="single" w:color="000000" w:sz="8" w:space="0"/>
              <w:right w:val="single" w:color="000000" w:sz="6" w:space="0"/>
            </w:tcBorders>
          </w:tcPr>
          <w:p w14:paraId="5C13EE7A">
            <w:pPr>
              <w:spacing w:line="276" w:lineRule="exact"/>
              <w:ind w:left="592" w:right="-20"/>
              <w:rPr>
                <w:rFonts w:eastAsia="Times New Roman"/>
                <w:sz w:val="24"/>
                <w:lang w:eastAsia="en-US"/>
              </w:rPr>
            </w:pPr>
            <w:r>
              <w:rPr>
                <w:rFonts w:eastAsia="Times New Roman"/>
                <w:sz w:val="24"/>
              </w:rPr>
              <w:t>Cast st</w:t>
            </w:r>
            <w:r>
              <w:rPr>
                <w:rFonts w:eastAsia="Times New Roman"/>
                <w:spacing w:val="1"/>
                <w:sz w:val="24"/>
              </w:rPr>
              <w:t>e</w:t>
            </w:r>
            <w:r>
              <w:rPr>
                <w:rFonts w:eastAsia="Times New Roman"/>
                <w:spacing w:val="-1"/>
                <w:sz w:val="24"/>
              </w:rPr>
              <w:t>e</w:t>
            </w:r>
            <w:r>
              <w:rPr>
                <w:rFonts w:eastAsia="Times New Roman"/>
                <w:sz w:val="24"/>
              </w:rPr>
              <w:t>l</w:t>
            </w:r>
          </w:p>
        </w:tc>
        <w:tc>
          <w:tcPr>
            <w:tcW w:w="2693" w:type="dxa"/>
            <w:gridSpan w:val="2"/>
            <w:vMerge w:val="restart"/>
            <w:tcBorders>
              <w:top w:val="single" w:color="000000" w:sz="8" w:space="0"/>
              <w:left w:val="single" w:color="000000" w:sz="6" w:space="0"/>
              <w:bottom w:val="single" w:color="000000" w:sz="8" w:space="0"/>
              <w:right w:val="single" w:color="000000" w:sz="6" w:space="0"/>
            </w:tcBorders>
          </w:tcPr>
          <w:p w14:paraId="76240E8F">
            <w:pPr>
              <w:ind w:left="903" w:right="884"/>
              <w:jc w:val="center"/>
              <w:rPr>
                <w:rFonts w:eastAsia="Times New Roman"/>
                <w:sz w:val="24"/>
                <w:lang w:eastAsia="en-US"/>
              </w:rPr>
            </w:pPr>
            <w:r>
              <w:rPr>
                <w:rFonts w:eastAsia="Times New Roman"/>
                <w:sz w:val="24"/>
              </w:rPr>
              <w:t>As per</w:t>
            </w:r>
            <w:r>
              <w:rPr>
                <w:rFonts w:eastAsia="Times New Roman"/>
                <w:spacing w:val="1"/>
                <w:sz w:val="24"/>
              </w:rPr>
              <w:t xml:space="preserve"> </w:t>
            </w:r>
            <w:r>
              <w:rPr>
                <w:rFonts w:eastAsia="Times New Roman"/>
                <w:sz w:val="24"/>
              </w:rPr>
              <w:t>Ma</w:t>
            </w:r>
            <w:r>
              <w:rPr>
                <w:rFonts w:eastAsia="Times New Roman"/>
                <w:spacing w:val="-1"/>
                <w:sz w:val="24"/>
              </w:rPr>
              <w:t>k</w:t>
            </w:r>
            <w:r>
              <w:rPr>
                <w:rFonts w:eastAsia="Times New Roman"/>
                <w:sz w:val="24"/>
              </w:rPr>
              <w:t xml:space="preserve">er’s </w:t>
            </w:r>
            <w:r>
              <w:rPr>
                <w:rFonts w:eastAsia="Times New Roman"/>
                <w:spacing w:val="-1"/>
                <w:sz w:val="24"/>
              </w:rPr>
              <w:t>s</w:t>
            </w:r>
            <w:r>
              <w:rPr>
                <w:rFonts w:eastAsia="Times New Roman"/>
                <w:sz w:val="24"/>
              </w:rPr>
              <w:t>tand</w:t>
            </w:r>
            <w:r>
              <w:rPr>
                <w:rFonts w:eastAsia="Times New Roman"/>
                <w:spacing w:val="-1"/>
                <w:sz w:val="24"/>
              </w:rPr>
              <w:t>a</w:t>
            </w:r>
            <w:r>
              <w:rPr>
                <w:rFonts w:eastAsia="Times New Roman"/>
                <w:sz w:val="24"/>
              </w:rPr>
              <w:t>rd</w:t>
            </w:r>
          </w:p>
        </w:tc>
      </w:tr>
      <w:tr w14:paraId="2C1322EB">
        <w:tblPrEx>
          <w:tblCellMar>
            <w:top w:w="0" w:type="dxa"/>
            <w:left w:w="0" w:type="dxa"/>
            <w:bottom w:w="0" w:type="dxa"/>
            <w:right w:w="0" w:type="dxa"/>
          </w:tblCellMar>
        </w:tblPrEx>
        <w:trPr>
          <w:trHeight w:val="800" w:hRule="exact"/>
        </w:trPr>
        <w:tc>
          <w:tcPr>
            <w:tcW w:w="2628" w:type="dxa"/>
            <w:vMerge w:val="continue"/>
            <w:tcBorders>
              <w:top w:val="single" w:color="000000" w:sz="8" w:space="0"/>
              <w:left w:val="single" w:color="000000" w:sz="6" w:space="0"/>
              <w:bottom w:val="single" w:color="000000" w:sz="8" w:space="0"/>
              <w:right w:val="single" w:color="000000" w:sz="6" w:space="0"/>
            </w:tcBorders>
            <w:vAlign w:val="center"/>
          </w:tcPr>
          <w:p w14:paraId="5896C969">
            <w:pPr>
              <w:widowControl/>
              <w:rPr>
                <w:rFonts w:eastAsia="Times New Roman"/>
                <w:sz w:val="24"/>
                <w:lang w:eastAsia="en-US"/>
              </w:rPr>
            </w:pPr>
          </w:p>
        </w:tc>
        <w:tc>
          <w:tcPr>
            <w:tcW w:w="2016" w:type="dxa"/>
            <w:tcBorders>
              <w:top w:val="single" w:color="000000" w:sz="8" w:space="0"/>
              <w:left w:val="single" w:color="000000" w:sz="6" w:space="0"/>
              <w:bottom w:val="single" w:color="000000" w:sz="8" w:space="0"/>
              <w:right w:val="single" w:color="000000" w:sz="6" w:space="0"/>
            </w:tcBorders>
          </w:tcPr>
          <w:p w14:paraId="40CE8ADD">
            <w:pPr>
              <w:spacing w:line="275" w:lineRule="exact"/>
              <w:ind w:left="237" w:right="-20"/>
              <w:rPr>
                <w:rFonts w:eastAsia="Times New Roman"/>
                <w:sz w:val="24"/>
                <w:lang w:eastAsia="en-US"/>
              </w:rPr>
            </w:pPr>
            <w:r>
              <w:rPr>
                <w:rFonts w:eastAsia="Times New Roman"/>
                <w:sz w:val="24"/>
              </w:rPr>
              <w:t>40</w:t>
            </w:r>
            <w:r>
              <w:rPr>
                <w:rFonts w:eastAsia="Times New Roman"/>
                <w:spacing w:val="1"/>
                <w:sz w:val="24"/>
              </w:rPr>
              <w:t xml:space="preserve"> </w:t>
            </w:r>
            <w:r>
              <w:rPr>
                <w:rFonts w:eastAsia="Times New Roman"/>
                <w:sz w:val="24"/>
              </w:rPr>
              <w:t>mm</w:t>
            </w:r>
            <w:r>
              <w:rPr>
                <w:rFonts w:eastAsia="Times New Roman"/>
                <w:spacing w:val="-3"/>
                <w:sz w:val="24"/>
              </w:rPr>
              <w:t xml:space="preserve"> </w:t>
            </w:r>
            <w:r>
              <w:rPr>
                <w:rFonts w:eastAsia="Times New Roman"/>
                <w:sz w:val="24"/>
              </w:rPr>
              <w:t>&amp; u</w:t>
            </w:r>
            <w:r>
              <w:rPr>
                <w:rFonts w:eastAsia="Times New Roman"/>
                <w:spacing w:val="1"/>
                <w:sz w:val="24"/>
              </w:rPr>
              <w:t>n</w:t>
            </w:r>
            <w:r>
              <w:rPr>
                <w:rFonts w:eastAsia="Times New Roman"/>
                <w:sz w:val="24"/>
              </w:rPr>
              <w:t>der</w:t>
            </w:r>
          </w:p>
        </w:tc>
        <w:tc>
          <w:tcPr>
            <w:tcW w:w="2128" w:type="dxa"/>
            <w:tcBorders>
              <w:top w:val="single" w:color="000000" w:sz="8" w:space="0"/>
              <w:left w:val="single" w:color="000000" w:sz="6" w:space="0"/>
              <w:bottom w:val="single" w:color="000000" w:sz="8" w:space="0"/>
              <w:right w:val="single" w:color="000000" w:sz="6" w:space="0"/>
            </w:tcBorders>
          </w:tcPr>
          <w:p w14:paraId="4E5FC70A">
            <w:pPr>
              <w:spacing w:line="275" w:lineRule="exact"/>
              <w:ind w:left="669" w:right="651"/>
              <w:jc w:val="center"/>
              <w:rPr>
                <w:sz w:val="24"/>
                <w:lang w:eastAsia="en-US"/>
              </w:rPr>
            </w:pPr>
            <w:r>
              <w:rPr>
                <w:rFonts w:hint="eastAsia"/>
                <w:sz w:val="24"/>
              </w:rPr>
              <w:t>cast steel</w:t>
            </w:r>
          </w:p>
        </w:tc>
        <w:tc>
          <w:tcPr>
            <w:tcW w:w="2693" w:type="dxa"/>
            <w:gridSpan w:val="2"/>
            <w:vMerge w:val="continue"/>
            <w:tcBorders>
              <w:top w:val="single" w:color="000000" w:sz="8" w:space="0"/>
              <w:left w:val="single" w:color="000000" w:sz="6" w:space="0"/>
              <w:bottom w:val="single" w:color="000000" w:sz="8" w:space="0"/>
              <w:right w:val="single" w:color="000000" w:sz="6" w:space="0"/>
            </w:tcBorders>
            <w:vAlign w:val="center"/>
          </w:tcPr>
          <w:p w14:paraId="4B8C7E1E">
            <w:pPr>
              <w:widowControl/>
              <w:rPr>
                <w:rFonts w:eastAsia="Times New Roman"/>
                <w:sz w:val="24"/>
                <w:lang w:eastAsia="en-US"/>
              </w:rPr>
            </w:pPr>
          </w:p>
        </w:tc>
      </w:tr>
      <w:tr w14:paraId="54869FC6">
        <w:tblPrEx>
          <w:tblCellMar>
            <w:top w:w="0" w:type="dxa"/>
            <w:left w:w="0" w:type="dxa"/>
            <w:bottom w:w="0" w:type="dxa"/>
            <w:right w:w="0" w:type="dxa"/>
          </w:tblCellMar>
        </w:tblPrEx>
        <w:trPr>
          <w:trHeight w:val="575" w:hRule="exact"/>
        </w:trPr>
        <w:tc>
          <w:tcPr>
            <w:tcW w:w="2628" w:type="dxa"/>
            <w:tcBorders>
              <w:top w:val="single" w:color="000000" w:sz="8" w:space="0"/>
              <w:left w:val="single" w:color="000000" w:sz="6" w:space="0"/>
              <w:bottom w:val="single" w:color="000000" w:sz="8" w:space="0"/>
              <w:right w:val="single" w:color="000000" w:sz="6" w:space="0"/>
            </w:tcBorders>
          </w:tcPr>
          <w:p w14:paraId="0662B2D4">
            <w:pPr>
              <w:spacing w:line="274" w:lineRule="exact"/>
              <w:ind w:left="725" w:right="-20"/>
              <w:rPr>
                <w:rFonts w:eastAsia="Times New Roman"/>
                <w:sz w:val="24"/>
                <w:lang w:eastAsia="en-US"/>
              </w:rPr>
            </w:pPr>
            <w:r>
              <w:rPr>
                <w:rFonts w:eastAsia="Times New Roman"/>
                <w:sz w:val="24"/>
              </w:rPr>
              <w:t>Fuel o</w:t>
            </w:r>
            <w:r>
              <w:rPr>
                <w:rFonts w:eastAsia="Times New Roman"/>
                <w:spacing w:val="1"/>
                <w:sz w:val="24"/>
              </w:rPr>
              <w:t>i</w:t>
            </w:r>
            <w:r>
              <w:rPr>
                <w:rFonts w:eastAsia="Times New Roman"/>
                <w:sz w:val="24"/>
              </w:rPr>
              <w:t>l</w:t>
            </w:r>
            <w:r>
              <w:rPr>
                <w:rFonts w:eastAsia="Times New Roman"/>
                <w:spacing w:val="-1"/>
                <w:sz w:val="24"/>
              </w:rPr>
              <w:t xml:space="preserve"> </w:t>
            </w:r>
            <w:r>
              <w:rPr>
                <w:rFonts w:eastAsia="Times New Roman"/>
                <w:sz w:val="24"/>
              </w:rPr>
              <w:t>l</w:t>
            </w:r>
            <w:r>
              <w:rPr>
                <w:rFonts w:eastAsia="Times New Roman"/>
                <w:spacing w:val="1"/>
                <w:sz w:val="24"/>
              </w:rPr>
              <w:t>i</w:t>
            </w:r>
            <w:r>
              <w:rPr>
                <w:rFonts w:eastAsia="Times New Roman"/>
                <w:sz w:val="24"/>
              </w:rPr>
              <w:t>ne</w:t>
            </w:r>
          </w:p>
        </w:tc>
        <w:tc>
          <w:tcPr>
            <w:tcW w:w="2016" w:type="dxa"/>
            <w:tcBorders>
              <w:top w:val="single" w:color="000000" w:sz="8" w:space="0"/>
              <w:left w:val="single" w:color="000000" w:sz="6" w:space="0"/>
              <w:bottom w:val="single" w:color="000000" w:sz="8" w:space="0"/>
              <w:right w:val="single" w:color="000000" w:sz="6" w:space="0"/>
            </w:tcBorders>
          </w:tcPr>
          <w:p w14:paraId="483A719E">
            <w:pPr>
              <w:spacing w:line="274" w:lineRule="exact"/>
              <w:ind w:left="808" w:right="789"/>
              <w:jc w:val="center"/>
              <w:rPr>
                <w:rFonts w:eastAsia="Times New Roman"/>
                <w:sz w:val="24"/>
                <w:lang w:eastAsia="en-US"/>
              </w:rPr>
            </w:pPr>
            <w:r>
              <w:rPr>
                <w:rFonts w:eastAsia="Times New Roman"/>
                <w:sz w:val="24"/>
              </w:rPr>
              <w:t>All</w:t>
            </w:r>
          </w:p>
        </w:tc>
        <w:tc>
          <w:tcPr>
            <w:tcW w:w="2128" w:type="dxa"/>
            <w:tcBorders>
              <w:top w:val="single" w:color="000000" w:sz="8" w:space="0"/>
              <w:left w:val="single" w:color="000000" w:sz="6" w:space="0"/>
              <w:bottom w:val="single" w:color="000000" w:sz="8" w:space="0"/>
              <w:right w:val="single" w:color="000000" w:sz="6" w:space="0"/>
            </w:tcBorders>
          </w:tcPr>
          <w:p w14:paraId="440738BE">
            <w:pPr>
              <w:spacing w:line="274" w:lineRule="exact"/>
              <w:ind w:left="207" w:right="188"/>
              <w:jc w:val="center"/>
              <w:rPr>
                <w:rFonts w:eastAsia="Times New Roman"/>
                <w:sz w:val="24"/>
              </w:rPr>
            </w:pPr>
            <w:r>
              <w:rPr>
                <w:rFonts w:eastAsia="Times New Roman"/>
                <w:sz w:val="24"/>
              </w:rPr>
              <w:t>Cast s</w:t>
            </w:r>
            <w:r>
              <w:rPr>
                <w:rFonts w:eastAsia="Times New Roman"/>
                <w:spacing w:val="1"/>
                <w:sz w:val="24"/>
              </w:rPr>
              <w:t>t</w:t>
            </w:r>
            <w:r>
              <w:rPr>
                <w:rFonts w:eastAsia="Times New Roman"/>
                <w:sz w:val="24"/>
              </w:rPr>
              <w:t>eel or</w:t>
            </w:r>
            <w:r>
              <w:rPr>
                <w:rFonts w:eastAsia="Times New Roman"/>
                <w:spacing w:val="-1"/>
                <w:sz w:val="24"/>
              </w:rPr>
              <w:t xml:space="preserve"> </w:t>
            </w:r>
            <w:r>
              <w:rPr>
                <w:rFonts w:eastAsia="Times New Roman"/>
                <w:sz w:val="24"/>
              </w:rPr>
              <w:t>cast</w:t>
            </w:r>
          </w:p>
          <w:p w14:paraId="6AD121A7">
            <w:pPr>
              <w:spacing w:before="5"/>
              <w:ind w:left="824" w:right="804"/>
              <w:jc w:val="center"/>
              <w:rPr>
                <w:rFonts w:eastAsia="Times New Roman"/>
                <w:sz w:val="24"/>
                <w:lang w:eastAsia="en-US"/>
              </w:rPr>
            </w:pPr>
            <w:r>
              <w:rPr>
                <w:rFonts w:eastAsia="Times New Roman"/>
                <w:sz w:val="24"/>
              </w:rPr>
              <w:t>i</w:t>
            </w:r>
            <w:r>
              <w:rPr>
                <w:rFonts w:eastAsia="Times New Roman"/>
                <w:spacing w:val="1"/>
                <w:sz w:val="24"/>
              </w:rPr>
              <w:t>r</w:t>
            </w:r>
            <w:r>
              <w:rPr>
                <w:rFonts w:eastAsia="Times New Roman"/>
                <w:sz w:val="24"/>
              </w:rPr>
              <w:t>on</w:t>
            </w:r>
          </w:p>
        </w:tc>
        <w:tc>
          <w:tcPr>
            <w:tcW w:w="2693" w:type="dxa"/>
            <w:gridSpan w:val="2"/>
            <w:tcBorders>
              <w:top w:val="single" w:color="000000" w:sz="8" w:space="0"/>
              <w:left w:val="single" w:color="000000" w:sz="6" w:space="0"/>
              <w:bottom w:val="single" w:color="000000" w:sz="8" w:space="0"/>
              <w:right w:val="single" w:color="000000" w:sz="6" w:space="0"/>
            </w:tcBorders>
          </w:tcPr>
          <w:p w14:paraId="76662A34">
            <w:pPr>
              <w:spacing w:line="274" w:lineRule="exact"/>
              <w:ind w:left="1079" w:right="1060"/>
              <w:jc w:val="center"/>
              <w:rPr>
                <w:rFonts w:eastAsia="Times New Roman"/>
                <w:sz w:val="24"/>
                <w:lang w:eastAsia="en-US"/>
              </w:rPr>
            </w:pPr>
            <w:r>
              <w:rPr>
                <w:rFonts w:eastAsia="Times New Roman"/>
                <w:sz w:val="24"/>
              </w:rPr>
              <w:t>di</w:t>
            </w:r>
            <w:r>
              <w:rPr>
                <w:rFonts w:eastAsia="Times New Roman"/>
                <w:spacing w:val="1"/>
                <w:sz w:val="24"/>
              </w:rPr>
              <w:t>t</w:t>
            </w:r>
            <w:r>
              <w:rPr>
                <w:rFonts w:eastAsia="Times New Roman"/>
                <w:sz w:val="24"/>
              </w:rPr>
              <w:t>to</w:t>
            </w:r>
          </w:p>
        </w:tc>
      </w:tr>
      <w:tr w14:paraId="10DD6E45">
        <w:tblPrEx>
          <w:tblCellMar>
            <w:top w:w="0" w:type="dxa"/>
            <w:left w:w="0" w:type="dxa"/>
            <w:bottom w:w="0" w:type="dxa"/>
            <w:right w:w="0" w:type="dxa"/>
          </w:tblCellMar>
        </w:tblPrEx>
        <w:trPr>
          <w:trHeight w:val="575" w:hRule="exact"/>
        </w:trPr>
        <w:tc>
          <w:tcPr>
            <w:tcW w:w="2628" w:type="dxa"/>
            <w:tcBorders>
              <w:top w:val="single" w:color="000000" w:sz="8" w:space="0"/>
              <w:left w:val="single" w:color="000000" w:sz="6" w:space="0"/>
              <w:bottom w:val="single" w:color="000000" w:sz="8" w:space="0"/>
              <w:right w:val="single" w:color="000000" w:sz="6" w:space="0"/>
            </w:tcBorders>
          </w:tcPr>
          <w:p w14:paraId="6A3C6AC6">
            <w:pPr>
              <w:spacing w:line="275" w:lineRule="exact"/>
              <w:ind w:left="321" w:right="302"/>
              <w:jc w:val="center"/>
              <w:rPr>
                <w:rFonts w:eastAsia="Times New Roman"/>
                <w:sz w:val="24"/>
              </w:rPr>
            </w:pPr>
            <w:r>
              <w:rPr>
                <w:rFonts w:eastAsia="Times New Roman"/>
                <w:sz w:val="24"/>
              </w:rPr>
              <w:t>Scupper l</w:t>
            </w:r>
            <w:r>
              <w:rPr>
                <w:rFonts w:eastAsia="Times New Roman"/>
                <w:spacing w:val="1"/>
                <w:sz w:val="24"/>
              </w:rPr>
              <w:t>i</w:t>
            </w:r>
            <w:r>
              <w:rPr>
                <w:rFonts w:eastAsia="Times New Roman"/>
                <w:spacing w:val="-1"/>
                <w:sz w:val="24"/>
              </w:rPr>
              <w:t>n</w:t>
            </w:r>
            <w:r>
              <w:rPr>
                <w:rFonts w:eastAsia="Times New Roman"/>
                <w:sz w:val="24"/>
              </w:rPr>
              <w:t>e</w:t>
            </w:r>
            <w:r>
              <w:rPr>
                <w:rFonts w:eastAsia="Times New Roman"/>
                <w:spacing w:val="-1"/>
                <w:sz w:val="24"/>
              </w:rPr>
              <w:t xml:space="preserve"> </w:t>
            </w:r>
            <w:r>
              <w:rPr>
                <w:rFonts w:eastAsia="Times New Roman"/>
                <w:sz w:val="24"/>
              </w:rPr>
              <w:t>(s</w:t>
            </w:r>
            <w:r>
              <w:rPr>
                <w:rFonts w:eastAsia="Times New Roman"/>
                <w:spacing w:val="1"/>
                <w:sz w:val="24"/>
              </w:rPr>
              <w:t>t</w:t>
            </w:r>
            <w:r>
              <w:rPr>
                <w:rFonts w:eastAsia="Times New Roman"/>
                <w:sz w:val="24"/>
              </w:rPr>
              <w:t>orm</w:t>
            </w:r>
          </w:p>
          <w:p w14:paraId="23F61442">
            <w:pPr>
              <w:spacing w:before="3"/>
              <w:ind w:left="968" w:right="948"/>
              <w:jc w:val="center"/>
              <w:rPr>
                <w:rFonts w:eastAsia="Times New Roman"/>
                <w:sz w:val="24"/>
                <w:lang w:eastAsia="en-US"/>
              </w:rPr>
            </w:pPr>
            <w:r>
              <w:rPr>
                <w:rFonts w:eastAsia="Times New Roman"/>
                <w:sz w:val="24"/>
              </w:rPr>
              <w:t>valve)</w:t>
            </w:r>
          </w:p>
        </w:tc>
        <w:tc>
          <w:tcPr>
            <w:tcW w:w="2016" w:type="dxa"/>
            <w:tcBorders>
              <w:top w:val="single" w:color="000000" w:sz="8" w:space="0"/>
              <w:left w:val="single" w:color="000000" w:sz="6" w:space="0"/>
              <w:bottom w:val="single" w:color="000000" w:sz="8" w:space="0"/>
              <w:right w:val="single" w:color="000000" w:sz="6" w:space="0"/>
            </w:tcBorders>
          </w:tcPr>
          <w:p w14:paraId="37FD03B4">
            <w:pPr>
              <w:spacing w:line="275" w:lineRule="exact"/>
              <w:ind w:left="808" w:right="789"/>
              <w:jc w:val="center"/>
              <w:rPr>
                <w:rFonts w:eastAsia="Times New Roman"/>
                <w:sz w:val="24"/>
                <w:lang w:eastAsia="en-US"/>
              </w:rPr>
            </w:pPr>
            <w:r>
              <w:rPr>
                <w:rFonts w:eastAsia="Times New Roman"/>
                <w:sz w:val="24"/>
              </w:rPr>
              <w:t>All</w:t>
            </w:r>
          </w:p>
        </w:tc>
        <w:tc>
          <w:tcPr>
            <w:tcW w:w="2128" w:type="dxa"/>
            <w:tcBorders>
              <w:top w:val="single" w:color="000000" w:sz="8" w:space="0"/>
              <w:left w:val="single" w:color="000000" w:sz="6" w:space="0"/>
              <w:bottom w:val="single" w:color="000000" w:sz="8" w:space="0"/>
              <w:right w:val="single" w:color="000000" w:sz="6" w:space="0"/>
            </w:tcBorders>
          </w:tcPr>
          <w:p w14:paraId="75223D16">
            <w:pPr>
              <w:spacing w:line="275" w:lineRule="exact"/>
              <w:ind w:left="592" w:right="-20"/>
              <w:rPr>
                <w:rFonts w:eastAsia="Times New Roman"/>
                <w:sz w:val="24"/>
                <w:lang w:eastAsia="en-US"/>
              </w:rPr>
            </w:pPr>
            <w:r>
              <w:rPr>
                <w:rFonts w:eastAsia="Times New Roman"/>
                <w:sz w:val="24"/>
              </w:rPr>
              <w:t>Cast ste</w:t>
            </w:r>
            <w:r>
              <w:rPr>
                <w:rFonts w:eastAsia="Times New Roman"/>
                <w:spacing w:val="-1"/>
                <w:sz w:val="24"/>
              </w:rPr>
              <w:t>e</w:t>
            </w:r>
            <w:r>
              <w:rPr>
                <w:rFonts w:eastAsia="Times New Roman"/>
                <w:sz w:val="24"/>
              </w:rPr>
              <w:t>l</w:t>
            </w:r>
          </w:p>
        </w:tc>
        <w:tc>
          <w:tcPr>
            <w:tcW w:w="2693" w:type="dxa"/>
            <w:gridSpan w:val="2"/>
            <w:tcBorders>
              <w:top w:val="single" w:color="000000" w:sz="8" w:space="0"/>
              <w:left w:val="single" w:color="000000" w:sz="6" w:space="0"/>
              <w:bottom w:val="single" w:color="000000" w:sz="8" w:space="0"/>
              <w:right w:val="single" w:color="000000" w:sz="6" w:space="0"/>
            </w:tcBorders>
          </w:tcPr>
          <w:p w14:paraId="77B022EB">
            <w:pPr>
              <w:spacing w:line="275" w:lineRule="exact"/>
              <w:ind w:left="1079" w:right="1060"/>
              <w:jc w:val="center"/>
              <w:rPr>
                <w:rFonts w:eastAsia="Times New Roman"/>
                <w:sz w:val="24"/>
                <w:lang w:eastAsia="en-US"/>
              </w:rPr>
            </w:pPr>
            <w:r>
              <w:rPr>
                <w:rFonts w:eastAsia="Times New Roman"/>
                <w:sz w:val="24"/>
              </w:rPr>
              <w:t>di</w:t>
            </w:r>
            <w:r>
              <w:rPr>
                <w:rFonts w:eastAsia="Times New Roman"/>
                <w:spacing w:val="1"/>
                <w:sz w:val="24"/>
              </w:rPr>
              <w:t>t</w:t>
            </w:r>
            <w:r>
              <w:rPr>
                <w:rFonts w:eastAsia="Times New Roman"/>
                <w:sz w:val="24"/>
              </w:rPr>
              <w:t>to</w:t>
            </w:r>
          </w:p>
        </w:tc>
      </w:tr>
      <w:tr w14:paraId="79BAA686">
        <w:tblPrEx>
          <w:tblCellMar>
            <w:top w:w="0" w:type="dxa"/>
            <w:left w:w="0" w:type="dxa"/>
            <w:bottom w:w="0" w:type="dxa"/>
            <w:right w:w="0" w:type="dxa"/>
          </w:tblCellMar>
        </w:tblPrEx>
        <w:trPr>
          <w:trHeight w:val="295" w:hRule="exact"/>
        </w:trPr>
        <w:tc>
          <w:tcPr>
            <w:tcW w:w="2628" w:type="dxa"/>
            <w:tcBorders>
              <w:top w:val="single" w:color="000000" w:sz="8" w:space="0"/>
              <w:left w:val="single" w:color="000000" w:sz="6" w:space="0"/>
              <w:bottom w:val="single" w:color="000000" w:sz="8" w:space="0"/>
              <w:right w:val="single" w:color="000000" w:sz="6" w:space="0"/>
            </w:tcBorders>
          </w:tcPr>
          <w:p w14:paraId="5115754B">
            <w:pPr>
              <w:spacing w:line="275" w:lineRule="exact"/>
              <w:ind w:left="289" w:right="-20"/>
              <w:rPr>
                <w:rFonts w:eastAsia="Times New Roman"/>
                <w:sz w:val="24"/>
                <w:lang w:eastAsia="en-US"/>
              </w:rPr>
            </w:pPr>
            <w:r>
              <w:rPr>
                <w:rFonts w:eastAsia="Times New Roman"/>
                <w:sz w:val="24"/>
              </w:rPr>
              <w:t>Ball</w:t>
            </w:r>
            <w:r>
              <w:rPr>
                <w:rFonts w:eastAsia="Times New Roman"/>
                <w:spacing w:val="1"/>
                <w:sz w:val="24"/>
              </w:rPr>
              <w:t>a</w:t>
            </w:r>
            <w:r>
              <w:rPr>
                <w:rFonts w:eastAsia="Times New Roman"/>
                <w:sz w:val="24"/>
              </w:rPr>
              <w:t>st and</w:t>
            </w:r>
            <w:r>
              <w:rPr>
                <w:rFonts w:eastAsia="Times New Roman"/>
                <w:spacing w:val="-1"/>
                <w:sz w:val="24"/>
              </w:rPr>
              <w:t xml:space="preserve"> </w:t>
            </w:r>
            <w:r>
              <w:rPr>
                <w:rFonts w:eastAsia="Times New Roman"/>
                <w:sz w:val="24"/>
              </w:rPr>
              <w:t>bi</w:t>
            </w:r>
            <w:r>
              <w:rPr>
                <w:rFonts w:eastAsia="Times New Roman"/>
                <w:spacing w:val="1"/>
                <w:sz w:val="24"/>
              </w:rPr>
              <w:t>l</w:t>
            </w:r>
            <w:r>
              <w:rPr>
                <w:rFonts w:eastAsia="Times New Roman"/>
                <w:sz w:val="24"/>
              </w:rPr>
              <w:t>ge line</w:t>
            </w:r>
          </w:p>
        </w:tc>
        <w:tc>
          <w:tcPr>
            <w:tcW w:w="2016" w:type="dxa"/>
            <w:tcBorders>
              <w:top w:val="single" w:color="000000" w:sz="8" w:space="0"/>
              <w:left w:val="single" w:color="000000" w:sz="6" w:space="0"/>
              <w:bottom w:val="single" w:color="000000" w:sz="8" w:space="0"/>
              <w:right w:val="single" w:color="000000" w:sz="6" w:space="0"/>
            </w:tcBorders>
          </w:tcPr>
          <w:p w14:paraId="33C41F44">
            <w:pPr>
              <w:spacing w:line="275" w:lineRule="exact"/>
              <w:ind w:left="808" w:right="789"/>
              <w:jc w:val="center"/>
              <w:rPr>
                <w:rFonts w:eastAsia="Times New Roman"/>
                <w:sz w:val="24"/>
                <w:lang w:eastAsia="en-US"/>
              </w:rPr>
            </w:pPr>
            <w:r>
              <w:rPr>
                <w:rFonts w:eastAsia="Times New Roman"/>
                <w:sz w:val="24"/>
              </w:rPr>
              <w:t>All</w:t>
            </w:r>
          </w:p>
        </w:tc>
        <w:tc>
          <w:tcPr>
            <w:tcW w:w="2128" w:type="dxa"/>
            <w:tcBorders>
              <w:top w:val="single" w:color="000000" w:sz="8" w:space="0"/>
              <w:left w:val="single" w:color="000000" w:sz="6" w:space="0"/>
              <w:bottom w:val="single" w:color="000000" w:sz="8" w:space="0"/>
              <w:right w:val="single" w:color="000000" w:sz="6" w:space="0"/>
            </w:tcBorders>
          </w:tcPr>
          <w:p w14:paraId="60C69893">
            <w:pPr>
              <w:spacing w:line="275" w:lineRule="exact"/>
              <w:ind w:left="618" w:right="-20"/>
              <w:rPr>
                <w:rFonts w:eastAsia="Times New Roman"/>
                <w:sz w:val="24"/>
                <w:lang w:eastAsia="en-US"/>
              </w:rPr>
            </w:pPr>
            <w:r>
              <w:rPr>
                <w:rFonts w:eastAsia="Times New Roman"/>
                <w:sz w:val="24"/>
              </w:rPr>
              <w:t xml:space="preserve">Cast </w:t>
            </w:r>
            <w:r>
              <w:rPr>
                <w:rFonts w:eastAsia="Times New Roman"/>
                <w:spacing w:val="1"/>
                <w:sz w:val="24"/>
              </w:rPr>
              <w:t>i</w:t>
            </w:r>
            <w:r>
              <w:rPr>
                <w:rFonts w:eastAsia="Times New Roman"/>
                <w:sz w:val="24"/>
              </w:rPr>
              <w:t>ron</w:t>
            </w:r>
          </w:p>
        </w:tc>
        <w:tc>
          <w:tcPr>
            <w:tcW w:w="2693" w:type="dxa"/>
            <w:gridSpan w:val="2"/>
            <w:tcBorders>
              <w:top w:val="single" w:color="000000" w:sz="8" w:space="0"/>
              <w:left w:val="single" w:color="000000" w:sz="6" w:space="0"/>
              <w:bottom w:val="single" w:color="000000" w:sz="8" w:space="0"/>
              <w:right w:val="single" w:color="000000" w:sz="6" w:space="0"/>
            </w:tcBorders>
          </w:tcPr>
          <w:p w14:paraId="5EF8AB40">
            <w:pPr>
              <w:spacing w:line="275" w:lineRule="exact"/>
              <w:ind w:left="1079" w:right="1060"/>
              <w:jc w:val="center"/>
              <w:rPr>
                <w:rFonts w:eastAsia="Times New Roman"/>
                <w:sz w:val="24"/>
                <w:lang w:eastAsia="en-US"/>
              </w:rPr>
            </w:pPr>
            <w:r>
              <w:rPr>
                <w:rFonts w:eastAsia="Times New Roman"/>
                <w:sz w:val="24"/>
              </w:rPr>
              <w:t>di</w:t>
            </w:r>
            <w:r>
              <w:rPr>
                <w:rFonts w:eastAsia="Times New Roman"/>
                <w:spacing w:val="1"/>
                <w:sz w:val="24"/>
              </w:rPr>
              <w:t>t</w:t>
            </w:r>
            <w:r>
              <w:rPr>
                <w:rFonts w:eastAsia="Times New Roman"/>
                <w:sz w:val="24"/>
              </w:rPr>
              <w:t>to</w:t>
            </w:r>
          </w:p>
        </w:tc>
      </w:tr>
      <w:tr w14:paraId="65306486">
        <w:tblPrEx>
          <w:tblCellMar>
            <w:top w:w="0" w:type="dxa"/>
            <w:left w:w="0" w:type="dxa"/>
            <w:bottom w:w="0" w:type="dxa"/>
            <w:right w:w="0" w:type="dxa"/>
          </w:tblCellMar>
        </w:tblPrEx>
        <w:trPr>
          <w:trHeight w:val="295" w:hRule="exact"/>
        </w:trPr>
        <w:tc>
          <w:tcPr>
            <w:tcW w:w="2628" w:type="dxa"/>
            <w:tcBorders>
              <w:top w:val="single" w:color="000000" w:sz="8" w:space="0"/>
              <w:left w:val="single" w:color="000000" w:sz="6" w:space="0"/>
              <w:bottom w:val="single" w:color="000000" w:sz="8" w:space="0"/>
              <w:right w:val="single" w:color="000000" w:sz="6" w:space="0"/>
            </w:tcBorders>
          </w:tcPr>
          <w:p w14:paraId="55218B76">
            <w:pPr>
              <w:spacing w:line="275" w:lineRule="exact"/>
              <w:ind w:left="565" w:right="-20"/>
              <w:rPr>
                <w:rFonts w:eastAsia="Times New Roman"/>
                <w:sz w:val="24"/>
                <w:lang w:eastAsia="en-US"/>
              </w:rPr>
            </w:pPr>
            <w:r>
              <w:rPr>
                <w:rFonts w:eastAsia="Times New Roman"/>
                <w:sz w:val="24"/>
              </w:rPr>
              <w:t>Cold water</w:t>
            </w:r>
            <w:r>
              <w:rPr>
                <w:rFonts w:eastAsia="Times New Roman"/>
                <w:spacing w:val="1"/>
                <w:sz w:val="24"/>
              </w:rPr>
              <w:t xml:space="preserve"> </w:t>
            </w:r>
            <w:r>
              <w:rPr>
                <w:rFonts w:eastAsia="Times New Roman"/>
                <w:spacing w:val="-1"/>
                <w:sz w:val="24"/>
              </w:rPr>
              <w:t>l</w:t>
            </w:r>
            <w:r>
              <w:rPr>
                <w:rFonts w:eastAsia="Times New Roman"/>
                <w:sz w:val="24"/>
              </w:rPr>
              <w:t>ine</w:t>
            </w:r>
          </w:p>
        </w:tc>
        <w:tc>
          <w:tcPr>
            <w:tcW w:w="2016" w:type="dxa"/>
            <w:tcBorders>
              <w:top w:val="single" w:color="000000" w:sz="8" w:space="0"/>
              <w:left w:val="single" w:color="000000" w:sz="6" w:space="0"/>
              <w:bottom w:val="single" w:color="000000" w:sz="8" w:space="0"/>
              <w:right w:val="single" w:color="000000" w:sz="6" w:space="0"/>
            </w:tcBorders>
          </w:tcPr>
          <w:p w14:paraId="69025EC4">
            <w:pPr>
              <w:spacing w:line="275" w:lineRule="exact"/>
              <w:ind w:left="808" w:right="789"/>
              <w:jc w:val="center"/>
              <w:rPr>
                <w:rFonts w:eastAsia="Times New Roman"/>
                <w:sz w:val="24"/>
                <w:lang w:eastAsia="en-US"/>
              </w:rPr>
            </w:pPr>
            <w:r>
              <w:rPr>
                <w:rFonts w:eastAsia="Times New Roman"/>
                <w:sz w:val="24"/>
              </w:rPr>
              <w:t>All</w:t>
            </w:r>
          </w:p>
        </w:tc>
        <w:tc>
          <w:tcPr>
            <w:tcW w:w="4821" w:type="dxa"/>
            <w:gridSpan w:val="3"/>
            <w:tcBorders>
              <w:top w:val="single" w:color="000000" w:sz="8" w:space="0"/>
              <w:left w:val="single" w:color="000000" w:sz="6" w:space="0"/>
              <w:bottom w:val="single" w:color="000000" w:sz="8" w:space="0"/>
              <w:right w:val="single" w:color="000000" w:sz="6" w:space="0"/>
            </w:tcBorders>
          </w:tcPr>
          <w:p w14:paraId="54E827C3">
            <w:pPr>
              <w:spacing w:line="275" w:lineRule="exact"/>
              <w:ind w:left="670" w:right="652"/>
              <w:jc w:val="center"/>
              <w:rPr>
                <w:sz w:val="24"/>
                <w:lang w:eastAsia="en-US"/>
              </w:rPr>
            </w:pPr>
            <w:r>
              <w:rPr>
                <w:rFonts w:hint="eastAsia"/>
                <w:sz w:val="24"/>
              </w:rPr>
              <w:t>As per Maker</w:t>
            </w:r>
            <w:r>
              <w:rPr>
                <w:sz w:val="24"/>
              </w:rPr>
              <w:t>’</w:t>
            </w:r>
            <w:r>
              <w:rPr>
                <w:rFonts w:hint="eastAsia"/>
                <w:sz w:val="24"/>
              </w:rPr>
              <w:t>s standard</w:t>
            </w:r>
          </w:p>
          <w:p w14:paraId="58D3D67D">
            <w:pPr>
              <w:spacing w:line="275" w:lineRule="exact"/>
              <w:ind w:left="1079" w:right="1060"/>
              <w:jc w:val="center"/>
              <w:rPr>
                <w:rFonts w:eastAsia="Times New Roman"/>
                <w:sz w:val="24"/>
                <w:lang w:eastAsia="en-US"/>
              </w:rPr>
            </w:pPr>
            <w:r>
              <w:rPr>
                <w:rFonts w:eastAsia="Times New Roman"/>
                <w:sz w:val="24"/>
              </w:rPr>
              <w:t>di</w:t>
            </w:r>
            <w:r>
              <w:rPr>
                <w:rFonts w:eastAsia="Times New Roman"/>
                <w:spacing w:val="1"/>
                <w:sz w:val="24"/>
              </w:rPr>
              <w:t>t</w:t>
            </w:r>
            <w:r>
              <w:rPr>
                <w:rFonts w:eastAsia="Times New Roman"/>
                <w:sz w:val="24"/>
              </w:rPr>
              <w:t>to</w:t>
            </w:r>
          </w:p>
        </w:tc>
      </w:tr>
      <w:tr w14:paraId="7253E90E">
        <w:tblPrEx>
          <w:tblCellMar>
            <w:top w:w="0" w:type="dxa"/>
            <w:left w:w="0" w:type="dxa"/>
            <w:bottom w:w="0" w:type="dxa"/>
            <w:right w:w="0" w:type="dxa"/>
          </w:tblCellMar>
        </w:tblPrEx>
        <w:trPr>
          <w:trHeight w:val="295" w:hRule="exact"/>
        </w:trPr>
        <w:tc>
          <w:tcPr>
            <w:tcW w:w="2628" w:type="dxa"/>
            <w:tcBorders>
              <w:top w:val="single" w:color="000000" w:sz="8" w:space="0"/>
              <w:left w:val="single" w:color="000000" w:sz="6" w:space="0"/>
              <w:bottom w:val="single" w:color="000000" w:sz="8" w:space="0"/>
              <w:right w:val="single" w:color="000000" w:sz="6" w:space="0"/>
            </w:tcBorders>
          </w:tcPr>
          <w:p w14:paraId="6DA0FA60">
            <w:pPr>
              <w:spacing w:line="274" w:lineRule="exact"/>
              <w:ind w:left="619" w:right="-20"/>
              <w:rPr>
                <w:rFonts w:eastAsia="Times New Roman"/>
                <w:sz w:val="24"/>
                <w:lang w:eastAsia="en-US"/>
              </w:rPr>
            </w:pPr>
            <w:r>
              <w:rPr>
                <w:rFonts w:eastAsia="Times New Roman"/>
                <w:sz w:val="24"/>
              </w:rPr>
              <w:t>Hot water</w:t>
            </w:r>
            <w:r>
              <w:rPr>
                <w:rFonts w:eastAsia="Times New Roman"/>
                <w:spacing w:val="1"/>
                <w:sz w:val="24"/>
              </w:rPr>
              <w:t xml:space="preserve"> </w:t>
            </w:r>
            <w:r>
              <w:rPr>
                <w:rFonts w:eastAsia="Times New Roman"/>
                <w:spacing w:val="-1"/>
                <w:sz w:val="24"/>
              </w:rPr>
              <w:t>l</w:t>
            </w:r>
            <w:r>
              <w:rPr>
                <w:rFonts w:eastAsia="Times New Roman"/>
                <w:sz w:val="24"/>
              </w:rPr>
              <w:t>i</w:t>
            </w:r>
            <w:r>
              <w:rPr>
                <w:rFonts w:eastAsia="Times New Roman"/>
                <w:spacing w:val="-1"/>
                <w:sz w:val="24"/>
              </w:rPr>
              <w:t>n</w:t>
            </w:r>
            <w:r>
              <w:rPr>
                <w:rFonts w:eastAsia="Times New Roman"/>
                <w:sz w:val="24"/>
              </w:rPr>
              <w:t>e</w:t>
            </w:r>
          </w:p>
        </w:tc>
        <w:tc>
          <w:tcPr>
            <w:tcW w:w="2016" w:type="dxa"/>
            <w:tcBorders>
              <w:top w:val="single" w:color="000000" w:sz="8" w:space="0"/>
              <w:left w:val="single" w:color="000000" w:sz="6" w:space="0"/>
              <w:bottom w:val="single" w:color="000000" w:sz="8" w:space="0"/>
              <w:right w:val="single" w:color="000000" w:sz="6" w:space="0"/>
            </w:tcBorders>
          </w:tcPr>
          <w:p w14:paraId="5B483B9A">
            <w:pPr>
              <w:spacing w:line="274" w:lineRule="exact"/>
              <w:ind w:left="808" w:right="789"/>
              <w:jc w:val="center"/>
              <w:rPr>
                <w:rFonts w:eastAsia="Times New Roman"/>
                <w:sz w:val="24"/>
                <w:lang w:eastAsia="en-US"/>
              </w:rPr>
            </w:pPr>
            <w:r>
              <w:rPr>
                <w:rFonts w:eastAsia="Times New Roman"/>
                <w:sz w:val="24"/>
              </w:rPr>
              <w:t>All</w:t>
            </w:r>
          </w:p>
        </w:tc>
        <w:tc>
          <w:tcPr>
            <w:tcW w:w="4821" w:type="dxa"/>
            <w:gridSpan w:val="3"/>
            <w:tcBorders>
              <w:top w:val="single" w:color="000000" w:sz="8" w:space="0"/>
              <w:left w:val="single" w:color="000000" w:sz="6" w:space="0"/>
              <w:bottom w:val="single" w:color="000000" w:sz="8" w:space="0"/>
              <w:right w:val="single" w:color="000000" w:sz="6" w:space="0"/>
            </w:tcBorders>
          </w:tcPr>
          <w:p w14:paraId="546A5554">
            <w:pPr>
              <w:spacing w:line="274" w:lineRule="exact"/>
              <w:ind w:left="670" w:right="652"/>
              <w:jc w:val="center"/>
              <w:rPr>
                <w:sz w:val="24"/>
                <w:lang w:eastAsia="en-US"/>
              </w:rPr>
            </w:pPr>
            <w:r>
              <w:rPr>
                <w:rFonts w:hint="eastAsia"/>
                <w:sz w:val="24"/>
              </w:rPr>
              <w:t>As per Maker</w:t>
            </w:r>
            <w:r>
              <w:rPr>
                <w:sz w:val="24"/>
              </w:rPr>
              <w:t>’</w:t>
            </w:r>
            <w:r>
              <w:rPr>
                <w:rFonts w:hint="eastAsia"/>
                <w:sz w:val="24"/>
              </w:rPr>
              <w:t>s standard</w:t>
            </w:r>
          </w:p>
          <w:p w14:paraId="6D49A302">
            <w:pPr>
              <w:spacing w:line="274" w:lineRule="exact"/>
              <w:ind w:left="1079" w:right="1060"/>
              <w:jc w:val="center"/>
              <w:rPr>
                <w:rFonts w:eastAsia="Times New Roman"/>
                <w:sz w:val="24"/>
                <w:lang w:eastAsia="en-US"/>
              </w:rPr>
            </w:pPr>
            <w:r>
              <w:rPr>
                <w:rFonts w:eastAsia="Times New Roman"/>
                <w:sz w:val="24"/>
              </w:rPr>
              <w:t>di</w:t>
            </w:r>
            <w:r>
              <w:rPr>
                <w:rFonts w:eastAsia="Times New Roman"/>
                <w:spacing w:val="1"/>
                <w:sz w:val="24"/>
              </w:rPr>
              <w:t>t</w:t>
            </w:r>
            <w:r>
              <w:rPr>
                <w:rFonts w:eastAsia="Times New Roman"/>
                <w:sz w:val="24"/>
              </w:rPr>
              <w:t>to</w:t>
            </w:r>
          </w:p>
        </w:tc>
      </w:tr>
      <w:tr w14:paraId="0E53C546">
        <w:tblPrEx>
          <w:tblCellMar>
            <w:top w:w="0" w:type="dxa"/>
            <w:left w:w="0" w:type="dxa"/>
            <w:bottom w:w="0" w:type="dxa"/>
            <w:right w:w="0" w:type="dxa"/>
          </w:tblCellMar>
        </w:tblPrEx>
        <w:trPr>
          <w:trHeight w:val="575" w:hRule="exact"/>
        </w:trPr>
        <w:tc>
          <w:tcPr>
            <w:tcW w:w="2628" w:type="dxa"/>
            <w:tcBorders>
              <w:top w:val="single" w:color="000000" w:sz="8" w:space="0"/>
              <w:left w:val="single" w:color="000000" w:sz="6" w:space="0"/>
              <w:bottom w:val="single" w:color="000000" w:sz="8" w:space="0"/>
              <w:right w:val="single" w:color="000000" w:sz="6" w:space="0"/>
            </w:tcBorders>
          </w:tcPr>
          <w:p w14:paraId="383558ED">
            <w:pPr>
              <w:spacing w:line="274" w:lineRule="exact"/>
              <w:ind w:left="295" w:right="277"/>
              <w:jc w:val="center"/>
              <w:rPr>
                <w:rFonts w:eastAsia="Times New Roman"/>
                <w:sz w:val="24"/>
              </w:rPr>
            </w:pPr>
            <w:r>
              <w:rPr>
                <w:rFonts w:eastAsia="Times New Roman"/>
                <w:sz w:val="24"/>
              </w:rPr>
              <w:t>Do</w:t>
            </w:r>
            <w:r>
              <w:rPr>
                <w:rFonts w:eastAsia="Times New Roman"/>
                <w:spacing w:val="-2"/>
                <w:sz w:val="24"/>
              </w:rPr>
              <w:t>m</w:t>
            </w:r>
            <w:r>
              <w:rPr>
                <w:rFonts w:eastAsia="Times New Roman"/>
                <w:sz w:val="24"/>
              </w:rPr>
              <w:t>es</w:t>
            </w:r>
            <w:r>
              <w:rPr>
                <w:rFonts w:eastAsia="Times New Roman"/>
                <w:spacing w:val="1"/>
                <w:sz w:val="24"/>
              </w:rPr>
              <w:t>t</w:t>
            </w:r>
            <w:r>
              <w:rPr>
                <w:rFonts w:eastAsia="Times New Roman"/>
                <w:sz w:val="24"/>
              </w:rPr>
              <w:t>ic steam</w:t>
            </w:r>
            <w:r>
              <w:rPr>
                <w:rFonts w:eastAsia="Times New Roman"/>
                <w:spacing w:val="-2"/>
                <w:sz w:val="24"/>
              </w:rPr>
              <w:t xml:space="preserve"> </w:t>
            </w:r>
            <w:r>
              <w:rPr>
                <w:rFonts w:eastAsia="Times New Roman"/>
                <w:sz w:val="24"/>
              </w:rPr>
              <w:t>and</w:t>
            </w:r>
          </w:p>
          <w:p w14:paraId="39C78F54">
            <w:pPr>
              <w:spacing w:before="5"/>
              <w:ind w:left="1021" w:right="1002"/>
              <w:jc w:val="center"/>
              <w:rPr>
                <w:rFonts w:eastAsia="Times New Roman"/>
                <w:sz w:val="24"/>
                <w:lang w:eastAsia="en-US"/>
              </w:rPr>
            </w:pPr>
            <w:r>
              <w:rPr>
                <w:rFonts w:eastAsia="Times New Roman"/>
                <w:sz w:val="24"/>
              </w:rPr>
              <w:t>drain</w:t>
            </w:r>
          </w:p>
        </w:tc>
        <w:tc>
          <w:tcPr>
            <w:tcW w:w="2016" w:type="dxa"/>
            <w:tcBorders>
              <w:top w:val="single" w:color="000000" w:sz="8" w:space="0"/>
              <w:left w:val="single" w:color="000000" w:sz="6" w:space="0"/>
              <w:bottom w:val="single" w:color="000000" w:sz="8" w:space="0"/>
              <w:right w:val="single" w:color="000000" w:sz="6" w:space="0"/>
            </w:tcBorders>
          </w:tcPr>
          <w:p w14:paraId="0EE82F0D">
            <w:pPr>
              <w:spacing w:line="274" w:lineRule="exact"/>
              <w:ind w:left="237" w:right="-20"/>
              <w:rPr>
                <w:rFonts w:eastAsia="Times New Roman"/>
                <w:sz w:val="24"/>
                <w:lang w:eastAsia="en-US"/>
              </w:rPr>
            </w:pPr>
            <w:r>
              <w:rPr>
                <w:rFonts w:eastAsia="Times New Roman"/>
                <w:sz w:val="24"/>
              </w:rPr>
              <w:t>40</w:t>
            </w:r>
            <w:r>
              <w:rPr>
                <w:rFonts w:eastAsia="Times New Roman"/>
                <w:spacing w:val="1"/>
                <w:sz w:val="24"/>
              </w:rPr>
              <w:t xml:space="preserve"> </w:t>
            </w:r>
            <w:r>
              <w:rPr>
                <w:rFonts w:eastAsia="Times New Roman"/>
                <w:sz w:val="24"/>
              </w:rPr>
              <w:t>mm</w:t>
            </w:r>
            <w:r>
              <w:rPr>
                <w:rFonts w:eastAsia="Times New Roman"/>
                <w:spacing w:val="-3"/>
                <w:sz w:val="24"/>
              </w:rPr>
              <w:t xml:space="preserve"> </w:t>
            </w:r>
            <w:r>
              <w:rPr>
                <w:rFonts w:eastAsia="Times New Roman"/>
                <w:sz w:val="24"/>
              </w:rPr>
              <w:t>&amp; u</w:t>
            </w:r>
            <w:r>
              <w:rPr>
                <w:rFonts w:eastAsia="Times New Roman"/>
                <w:spacing w:val="1"/>
                <w:sz w:val="24"/>
              </w:rPr>
              <w:t>n</w:t>
            </w:r>
            <w:r>
              <w:rPr>
                <w:rFonts w:eastAsia="Times New Roman"/>
                <w:sz w:val="24"/>
              </w:rPr>
              <w:t>der</w:t>
            </w:r>
          </w:p>
        </w:tc>
        <w:tc>
          <w:tcPr>
            <w:tcW w:w="2128" w:type="dxa"/>
            <w:tcBorders>
              <w:top w:val="single" w:color="000000" w:sz="8" w:space="0"/>
              <w:left w:val="single" w:color="000000" w:sz="6" w:space="0"/>
              <w:bottom w:val="single" w:color="000000" w:sz="8" w:space="0"/>
              <w:right w:val="single" w:color="000000" w:sz="6" w:space="0"/>
            </w:tcBorders>
          </w:tcPr>
          <w:p w14:paraId="430E7AB4">
            <w:pPr>
              <w:spacing w:line="274" w:lineRule="exact"/>
              <w:ind w:left="592" w:right="-20"/>
              <w:rPr>
                <w:rFonts w:eastAsia="Times New Roman"/>
                <w:sz w:val="24"/>
                <w:lang w:eastAsia="en-US"/>
              </w:rPr>
            </w:pPr>
            <w:r>
              <w:rPr>
                <w:rFonts w:eastAsia="Times New Roman"/>
                <w:sz w:val="24"/>
              </w:rPr>
              <w:t>Cast ste</w:t>
            </w:r>
            <w:r>
              <w:rPr>
                <w:rFonts w:eastAsia="Times New Roman"/>
                <w:spacing w:val="-1"/>
                <w:sz w:val="24"/>
              </w:rPr>
              <w:t>e</w:t>
            </w:r>
            <w:r>
              <w:rPr>
                <w:rFonts w:eastAsia="Times New Roman"/>
                <w:sz w:val="24"/>
              </w:rPr>
              <w:t>l</w:t>
            </w:r>
          </w:p>
        </w:tc>
        <w:tc>
          <w:tcPr>
            <w:tcW w:w="2693" w:type="dxa"/>
            <w:gridSpan w:val="2"/>
            <w:tcBorders>
              <w:top w:val="single" w:color="000000" w:sz="8" w:space="0"/>
              <w:left w:val="single" w:color="000000" w:sz="6" w:space="0"/>
              <w:bottom w:val="single" w:color="000000" w:sz="8" w:space="0"/>
              <w:right w:val="single" w:color="000000" w:sz="6" w:space="0"/>
            </w:tcBorders>
          </w:tcPr>
          <w:p w14:paraId="65B52720">
            <w:pPr>
              <w:spacing w:line="274" w:lineRule="exact"/>
              <w:ind w:left="1079" w:right="1060"/>
              <w:jc w:val="center"/>
              <w:rPr>
                <w:rFonts w:eastAsia="Times New Roman"/>
                <w:sz w:val="24"/>
                <w:lang w:eastAsia="en-US"/>
              </w:rPr>
            </w:pPr>
            <w:r>
              <w:rPr>
                <w:rFonts w:eastAsia="Times New Roman"/>
                <w:sz w:val="24"/>
              </w:rPr>
              <w:t>di</w:t>
            </w:r>
            <w:r>
              <w:rPr>
                <w:rFonts w:eastAsia="Times New Roman"/>
                <w:spacing w:val="1"/>
                <w:sz w:val="24"/>
              </w:rPr>
              <w:t>t</w:t>
            </w:r>
            <w:r>
              <w:rPr>
                <w:rFonts w:eastAsia="Times New Roman"/>
                <w:sz w:val="24"/>
              </w:rPr>
              <w:t>to</w:t>
            </w:r>
          </w:p>
        </w:tc>
      </w:tr>
      <w:tr w14:paraId="772E1250">
        <w:tblPrEx>
          <w:tblCellMar>
            <w:top w:w="0" w:type="dxa"/>
            <w:left w:w="0" w:type="dxa"/>
            <w:bottom w:w="0" w:type="dxa"/>
            <w:right w:w="0" w:type="dxa"/>
          </w:tblCellMar>
        </w:tblPrEx>
        <w:trPr>
          <w:trHeight w:val="295" w:hRule="exact"/>
        </w:trPr>
        <w:tc>
          <w:tcPr>
            <w:tcW w:w="2628" w:type="dxa"/>
            <w:vMerge w:val="restart"/>
            <w:tcBorders>
              <w:top w:val="single" w:color="000000" w:sz="8" w:space="0"/>
              <w:left w:val="single" w:color="000000" w:sz="6" w:space="0"/>
              <w:bottom w:val="single" w:color="000000" w:sz="8" w:space="0"/>
              <w:right w:val="single" w:color="000000" w:sz="6" w:space="0"/>
            </w:tcBorders>
          </w:tcPr>
          <w:p w14:paraId="19567763">
            <w:pPr>
              <w:spacing w:line="274" w:lineRule="exact"/>
              <w:ind w:left="166" w:right="-20"/>
              <w:rPr>
                <w:rFonts w:eastAsia="Times New Roman"/>
                <w:sz w:val="24"/>
                <w:lang w:eastAsia="en-US"/>
              </w:rPr>
            </w:pPr>
            <w:r>
              <w:rPr>
                <w:rFonts w:eastAsia="Times New Roman"/>
                <w:sz w:val="24"/>
              </w:rPr>
              <w:t>Fire</w:t>
            </w:r>
            <w:r>
              <w:rPr>
                <w:rFonts w:eastAsia="Times New Roman"/>
                <w:spacing w:val="1"/>
                <w:sz w:val="24"/>
              </w:rPr>
              <w:t xml:space="preserve"> </w:t>
            </w:r>
            <w:r>
              <w:rPr>
                <w:rFonts w:eastAsia="Times New Roman"/>
                <w:sz w:val="24"/>
              </w:rPr>
              <w:t>and wa</w:t>
            </w:r>
            <w:r>
              <w:rPr>
                <w:rFonts w:eastAsia="Times New Roman"/>
                <w:spacing w:val="-1"/>
                <w:sz w:val="24"/>
              </w:rPr>
              <w:t>s</w:t>
            </w:r>
            <w:r>
              <w:rPr>
                <w:rFonts w:eastAsia="Times New Roman"/>
                <w:sz w:val="24"/>
              </w:rPr>
              <w:t xml:space="preserve">h </w:t>
            </w:r>
            <w:r>
              <w:rPr>
                <w:rFonts w:eastAsia="Times New Roman"/>
                <w:spacing w:val="1"/>
                <w:sz w:val="24"/>
              </w:rPr>
              <w:t>d</w:t>
            </w:r>
            <w:r>
              <w:rPr>
                <w:rFonts w:eastAsia="Times New Roman"/>
                <w:sz w:val="24"/>
              </w:rPr>
              <w:t xml:space="preserve">eck </w:t>
            </w:r>
            <w:r>
              <w:rPr>
                <w:rFonts w:eastAsia="Times New Roman"/>
                <w:spacing w:val="1"/>
                <w:sz w:val="24"/>
              </w:rPr>
              <w:t>l</w:t>
            </w:r>
            <w:r>
              <w:rPr>
                <w:rFonts w:eastAsia="Times New Roman"/>
                <w:sz w:val="24"/>
              </w:rPr>
              <w:t>ine</w:t>
            </w:r>
          </w:p>
        </w:tc>
        <w:tc>
          <w:tcPr>
            <w:tcW w:w="2016" w:type="dxa"/>
            <w:tcBorders>
              <w:top w:val="single" w:color="000000" w:sz="8" w:space="0"/>
              <w:left w:val="single" w:color="000000" w:sz="6" w:space="0"/>
              <w:bottom w:val="single" w:color="000000" w:sz="8" w:space="0"/>
              <w:right w:val="single" w:color="000000" w:sz="6" w:space="0"/>
            </w:tcBorders>
          </w:tcPr>
          <w:p w14:paraId="3B4314A4">
            <w:pPr>
              <w:spacing w:line="274" w:lineRule="exact"/>
              <w:ind w:left="222" w:right="-20"/>
              <w:rPr>
                <w:rFonts w:eastAsia="Times New Roman"/>
                <w:sz w:val="24"/>
                <w:lang w:eastAsia="en-US"/>
              </w:rPr>
            </w:pPr>
            <w:r>
              <w:rPr>
                <w:rFonts w:eastAsia="Times New Roman"/>
                <w:sz w:val="24"/>
              </w:rPr>
              <w:t>50</w:t>
            </w:r>
            <w:r>
              <w:rPr>
                <w:rFonts w:eastAsia="Times New Roman"/>
                <w:spacing w:val="1"/>
                <w:sz w:val="24"/>
              </w:rPr>
              <w:t xml:space="preserve"> </w:t>
            </w:r>
            <w:r>
              <w:rPr>
                <w:rFonts w:eastAsia="Times New Roman"/>
                <w:sz w:val="24"/>
              </w:rPr>
              <w:t>mm</w:t>
            </w:r>
            <w:r>
              <w:rPr>
                <w:rFonts w:eastAsia="Times New Roman"/>
                <w:spacing w:val="-3"/>
                <w:sz w:val="24"/>
              </w:rPr>
              <w:t xml:space="preserve"> </w:t>
            </w:r>
            <w:r>
              <w:rPr>
                <w:rFonts w:eastAsia="Times New Roman"/>
                <w:sz w:val="24"/>
              </w:rPr>
              <w:t>&amp; a</w:t>
            </w:r>
            <w:r>
              <w:rPr>
                <w:rFonts w:eastAsia="Times New Roman"/>
                <w:spacing w:val="1"/>
                <w:sz w:val="24"/>
              </w:rPr>
              <w:t>b</w:t>
            </w:r>
            <w:r>
              <w:rPr>
                <w:rFonts w:eastAsia="Times New Roman"/>
                <w:sz w:val="24"/>
              </w:rPr>
              <w:t>ove</w:t>
            </w:r>
          </w:p>
        </w:tc>
        <w:tc>
          <w:tcPr>
            <w:tcW w:w="2128" w:type="dxa"/>
            <w:tcBorders>
              <w:top w:val="single" w:color="000000" w:sz="8" w:space="0"/>
              <w:left w:val="single" w:color="000000" w:sz="6" w:space="0"/>
              <w:bottom w:val="single" w:color="000000" w:sz="8" w:space="0"/>
              <w:right w:val="single" w:color="000000" w:sz="6" w:space="0"/>
            </w:tcBorders>
          </w:tcPr>
          <w:p w14:paraId="6DF3569C">
            <w:pPr>
              <w:spacing w:line="274" w:lineRule="exact"/>
              <w:ind w:left="618" w:right="-20"/>
              <w:rPr>
                <w:rFonts w:eastAsia="Times New Roman"/>
                <w:sz w:val="24"/>
                <w:lang w:eastAsia="en-US"/>
              </w:rPr>
            </w:pPr>
            <w:r>
              <w:rPr>
                <w:rFonts w:eastAsia="Times New Roman"/>
                <w:sz w:val="24"/>
              </w:rPr>
              <w:t>Bronze</w:t>
            </w:r>
            <w:r>
              <w:rPr>
                <w:rFonts w:hint="eastAsia"/>
                <w:sz w:val="24"/>
              </w:rPr>
              <w:t>*</w:t>
            </w:r>
          </w:p>
        </w:tc>
        <w:tc>
          <w:tcPr>
            <w:tcW w:w="2693" w:type="dxa"/>
            <w:gridSpan w:val="2"/>
            <w:tcBorders>
              <w:top w:val="single" w:color="000000" w:sz="8" w:space="0"/>
              <w:left w:val="single" w:color="000000" w:sz="6" w:space="0"/>
              <w:bottom w:val="single" w:color="000000" w:sz="8" w:space="0"/>
              <w:right w:val="single" w:color="000000" w:sz="6" w:space="0"/>
            </w:tcBorders>
          </w:tcPr>
          <w:p w14:paraId="1AF734A0">
            <w:pPr>
              <w:spacing w:line="274" w:lineRule="exact"/>
              <w:ind w:left="1079" w:right="1060"/>
              <w:jc w:val="center"/>
              <w:rPr>
                <w:rFonts w:eastAsia="Times New Roman"/>
                <w:sz w:val="24"/>
                <w:lang w:eastAsia="en-US"/>
              </w:rPr>
            </w:pPr>
            <w:r>
              <w:rPr>
                <w:rFonts w:eastAsia="Times New Roman"/>
                <w:sz w:val="24"/>
              </w:rPr>
              <w:t>di</w:t>
            </w:r>
            <w:r>
              <w:rPr>
                <w:rFonts w:eastAsia="Times New Roman"/>
                <w:spacing w:val="1"/>
                <w:sz w:val="24"/>
              </w:rPr>
              <w:t>t</w:t>
            </w:r>
            <w:r>
              <w:rPr>
                <w:rFonts w:eastAsia="Times New Roman"/>
                <w:sz w:val="24"/>
              </w:rPr>
              <w:t>to</w:t>
            </w:r>
          </w:p>
        </w:tc>
      </w:tr>
      <w:tr w14:paraId="342B7BFC">
        <w:tblPrEx>
          <w:tblCellMar>
            <w:top w:w="0" w:type="dxa"/>
            <w:left w:w="0" w:type="dxa"/>
            <w:bottom w:w="0" w:type="dxa"/>
            <w:right w:w="0" w:type="dxa"/>
          </w:tblCellMar>
        </w:tblPrEx>
        <w:trPr>
          <w:trHeight w:val="295" w:hRule="exact"/>
        </w:trPr>
        <w:tc>
          <w:tcPr>
            <w:tcW w:w="2628" w:type="dxa"/>
            <w:vMerge w:val="continue"/>
            <w:tcBorders>
              <w:top w:val="single" w:color="000000" w:sz="8" w:space="0"/>
              <w:left w:val="single" w:color="000000" w:sz="6" w:space="0"/>
              <w:bottom w:val="single" w:color="000000" w:sz="8" w:space="0"/>
              <w:right w:val="single" w:color="000000" w:sz="6" w:space="0"/>
            </w:tcBorders>
            <w:vAlign w:val="center"/>
          </w:tcPr>
          <w:p w14:paraId="6E5CE688">
            <w:pPr>
              <w:widowControl/>
              <w:rPr>
                <w:rFonts w:eastAsia="Times New Roman"/>
                <w:sz w:val="24"/>
                <w:lang w:eastAsia="en-US"/>
              </w:rPr>
            </w:pPr>
          </w:p>
        </w:tc>
        <w:tc>
          <w:tcPr>
            <w:tcW w:w="2016" w:type="dxa"/>
            <w:tcBorders>
              <w:top w:val="single" w:color="000000" w:sz="8" w:space="0"/>
              <w:left w:val="single" w:color="000000" w:sz="6" w:space="0"/>
              <w:bottom w:val="single" w:color="000000" w:sz="8" w:space="0"/>
              <w:right w:val="single" w:color="000000" w:sz="6" w:space="0"/>
            </w:tcBorders>
          </w:tcPr>
          <w:p w14:paraId="2BF5A0F5">
            <w:pPr>
              <w:spacing w:line="274" w:lineRule="exact"/>
              <w:ind w:left="237" w:right="-20"/>
              <w:rPr>
                <w:rFonts w:eastAsia="Times New Roman"/>
                <w:sz w:val="24"/>
                <w:lang w:eastAsia="en-US"/>
              </w:rPr>
            </w:pPr>
            <w:r>
              <w:rPr>
                <w:rFonts w:eastAsia="Times New Roman"/>
                <w:sz w:val="24"/>
              </w:rPr>
              <w:t>40</w:t>
            </w:r>
            <w:r>
              <w:rPr>
                <w:rFonts w:eastAsia="Times New Roman"/>
                <w:spacing w:val="1"/>
                <w:sz w:val="24"/>
              </w:rPr>
              <w:t xml:space="preserve"> </w:t>
            </w:r>
            <w:r>
              <w:rPr>
                <w:rFonts w:eastAsia="Times New Roman"/>
                <w:sz w:val="24"/>
              </w:rPr>
              <w:t>mm</w:t>
            </w:r>
            <w:r>
              <w:rPr>
                <w:rFonts w:eastAsia="Times New Roman"/>
                <w:spacing w:val="-3"/>
                <w:sz w:val="24"/>
              </w:rPr>
              <w:t xml:space="preserve"> </w:t>
            </w:r>
            <w:r>
              <w:rPr>
                <w:rFonts w:eastAsia="Times New Roman"/>
                <w:sz w:val="24"/>
              </w:rPr>
              <w:t>&amp; u</w:t>
            </w:r>
            <w:r>
              <w:rPr>
                <w:rFonts w:eastAsia="Times New Roman"/>
                <w:spacing w:val="1"/>
                <w:sz w:val="24"/>
              </w:rPr>
              <w:t>n</w:t>
            </w:r>
            <w:r>
              <w:rPr>
                <w:rFonts w:eastAsia="Times New Roman"/>
                <w:sz w:val="24"/>
              </w:rPr>
              <w:t>der</w:t>
            </w:r>
          </w:p>
        </w:tc>
        <w:tc>
          <w:tcPr>
            <w:tcW w:w="2128" w:type="dxa"/>
            <w:tcBorders>
              <w:top w:val="single" w:color="000000" w:sz="8" w:space="0"/>
              <w:left w:val="single" w:color="000000" w:sz="6" w:space="0"/>
              <w:bottom w:val="single" w:color="000000" w:sz="8" w:space="0"/>
              <w:right w:val="single" w:color="000000" w:sz="6" w:space="0"/>
            </w:tcBorders>
          </w:tcPr>
          <w:p w14:paraId="09548DF7">
            <w:pPr>
              <w:spacing w:line="274" w:lineRule="exact"/>
              <w:ind w:left="670" w:right="652"/>
              <w:jc w:val="center"/>
              <w:rPr>
                <w:rFonts w:eastAsia="Times New Roman"/>
                <w:sz w:val="24"/>
                <w:lang w:eastAsia="en-US"/>
              </w:rPr>
            </w:pPr>
            <w:r>
              <w:rPr>
                <w:rFonts w:eastAsia="Times New Roman"/>
                <w:sz w:val="24"/>
              </w:rPr>
              <w:t>Bronze</w:t>
            </w:r>
          </w:p>
        </w:tc>
        <w:tc>
          <w:tcPr>
            <w:tcW w:w="2693" w:type="dxa"/>
            <w:gridSpan w:val="2"/>
            <w:tcBorders>
              <w:top w:val="single" w:color="000000" w:sz="8" w:space="0"/>
              <w:left w:val="single" w:color="000000" w:sz="6" w:space="0"/>
              <w:bottom w:val="single" w:color="000000" w:sz="8" w:space="0"/>
              <w:right w:val="single" w:color="000000" w:sz="6" w:space="0"/>
            </w:tcBorders>
          </w:tcPr>
          <w:p w14:paraId="63ADF25E">
            <w:pPr>
              <w:spacing w:line="274" w:lineRule="exact"/>
              <w:ind w:left="1079" w:right="1060"/>
              <w:jc w:val="center"/>
              <w:rPr>
                <w:rFonts w:eastAsia="Times New Roman"/>
                <w:sz w:val="24"/>
                <w:lang w:eastAsia="en-US"/>
              </w:rPr>
            </w:pPr>
            <w:r>
              <w:rPr>
                <w:rFonts w:eastAsia="Times New Roman"/>
                <w:sz w:val="24"/>
              </w:rPr>
              <w:t>di</w:t>
            </w:r>
            <w:r>
              <w:rPr>
                <w:rFonts w:eastAsia="Times New Roman"/>
                <w:spacing w:val="1"/>
                <w:sz w:val="24"/>
              </w:rPr>
              <w:t>t</w:t>
            </w:r>
            <w:r>
              <w:rPr>
                <w:rFonts w:eastAsia="Times New Roman"/>
                <w:sz w:val="24"/>
              </w:rPr>
              <w:t>to</w:t>
            </w:r>
          </w:p>
        </w:tc>
      </w:tr>
      <w:tr w14:paraId="3175A060">
        <w:tblPrEx>
          <w:tblCellMar>
            <w:top w:w="0" w:type="dxa"/>
            <w:left w:w="0" w:type="dxa"/>
            <w:bottom w:w="0" w:type="dxa"/>
            <w:right w:w="0" w:type="dxa"/>
          </w:tblCellMar>
        </w:tblPrEx>
        <w:trPr>
          <w:trHeight w:val="294" w:hRule="exact"/>
        </w:trPr>
        <w:tc>
          <w:tcPr>
            <w:tcW w:w="2628" w:type="dxa"/>
            <w:tcBorders>
              <w:top w:val="single" w:color="000000" w:sz="8" w:space="0"/>
              <w:left w:val="single" w:color="000000" w:sz="6" w:space="0"/>
              <w:bottom w:val="single" w:color="000000" w:sz="8" w:space="0"/>
              <w:right w:val="single" w:color="000000" w:sz="6" w:space="0"/>
            </w:tcBorders>
          </w:tcPr>
          <w:p w14:paraId="617A2C8F">
            <w:pPr>
              <w:spacing w:line="274" w:lineRule="exact"/>
              <w:ind w:left="759" w:right="-20"/>
              <w:rPr>
                <w:rFonts w:eastAsia="Times New Roman"/>
                <w:sz w:val="24"/>
                <w:lang w:eastAsia="en-US"/>
              </w:rPr>
            </w:pPr>
            <w:r>
              <w:rPr>
                <w:rFonts w:eastAsia="Times New Roman"/>
                <w:sz w:val="24"/>
              </w:rPr>
              <w:t>Re</w:t>
            </w:r>
            <w:r>
              <w:rPr>
                <w:rFonts w:eastAsia="Times New Roman"/>
                <w:spacing w:val="-1"/>
                <w:sz w:val="24"/>
              </w:rPr>
              <w:t>f</w:t>
            </w:r>
            <w:r>
              <w:rPr>
                <w:rFonts w:eastAsia="Times New Roman"/>
                <w:sz w:val="24"/>
              </w:rPr>
              <w:t>r</w:t>
            </w:r>
            <w:r>
              <w:rPr>
                <w:rFonts w:eastAsia="Times New Roman"/>
                <w:spacing w:val="1"/>
                <w:sz w:val="24"/>
              </w:rPr>
              <w:t>i</w:t>
            </w:r>
            <w:r>
              <w:rPr>
                <w:rFonts w:eastAsia="Times New Roman"/>
                <w:sz w:val="24"/>
              </w:rPr>
              <w:t>gerant</w:t>
            </w:r>
          </w:p>
        </w:tc>
        <w:tc>
          <w:tcPr>
            <w:tcW w:w="2016" w:type="dxa"/>
            <w:tcBorders>
              <w:top w:val="single" w:color="000000" w:sz="8" w:space="0"/>
              <w:left w:val="single" w:color="000000" w:sz="6" w:space="0"/>
              <w:bottom w:val="single" w:color="000000" w:sz="8" w:space="0"/>
              <w:right w:val="single" w:color="000000" w:sz="6" w:space="0"/>
            </w:tcBorders>
          </w:tcPr>
          <w:p w14:paraId="6F549673">
            <w:pPr>
              <w:spacing w:line="274" w:lineRule="exact"/>
              <w:ind w:left="808" w:right="789"/>
              <w:jc w:val="center"/>
              <w:rPr>
                <w:rFonts w:eastAsia="Times New Roman"/>
                <w:sz w:val="24"/>
                <w:lang w:eastAsia="en-US"/>
              </w:rPr>
            </w:pPr>
            <w:r>
              <w:rPr>
                <w:rFonts w:eastAsia="Times New Roman"/>
                <w:sz w:val="24"/>
              </w:rPr>
              <w:t>All</w:t>
            </w:r>
          </w:p>
        </w:tc>
        <w:tc>
          <w:tcPr>
            <w:tcW w:w="4821" w:type="dxa"/>
            <w:gridSpan w:val="3"/>
            <w:tcBorders>
              <w:top w:val="single" w:color="000000" w:sz="8" w:space="0"/>
              <w:left w:val="single" w:color="000000" w:sz="6" w:space="0"/>
              <w:bottom w:val="single" w:color="000000" w:sz="8" w:space="0"/>
              <w:right w:val="single" w:color="000000" w:sz="6" w:space="0"/>
            </w:tcBorders>
          </w:tcPr>
          <w:p w14:paraId="7F90E852">
            <w:pPr>
              <w:spacing w:line="274" w:lineRule="exact"/>
              <w:ind w:left="1219" w:right="-20"/>
              <w:rPr>
                <w:rFonts w:eastAsia="Times New Roman"/>
                <w:sz w:val="24"/>
                <w:lang w:eastAsia="en-US"/>
              </w:rPr>
            </w:pPr>
            <w:r>
              <w:rPr>
                <w:rFonts w:eastAsia="Times New Roman"/>
                <w:sz w:val="24"/>
              </w:rPr>
              <w:t>As per</w:t>
            </w:r>
            <w:r>
              <w:rPr>
                <w:rFonts w:eastAsia="Times New Roman"/>
                <w:spacing w:val="1"/>
                <w:sz w:val="24"/>
              </w:rPr>
              <w:t xml:space="preserve"> </w:t>
            </w:r>
            <w:r>
              <w:rPr>
                <w:rFonts w:eastAsia="Times New Roman"/>
                <w:sz w:val="24"/>
              </w:rPr>
              <w:t>Ma</w:t>
            </w:r>
            <w:r>
              <w:rPr>
                <w:rFonts w:eastAsia="Times New Roman"/>
                <w:spacing w:val="-1"/>
                <w:sz w:val="24"/>
              </w:rPr>
              <w:t>k</w:t>
            </w:r>
            <w:r>
              <w:rPr>
                <w:rFonts w:eastAsia="Times New Roman"/>
                <w:sz w:val="24"/>
              </w:rPr>
              <w:t xml:space="preserve">er’s </w:t>
            </w:r>
            <w:r>
              <w:rPr>
                <w:rFonts w:eastAsia="Times New Roman"/>
                <w:spacing w:val="-1"/>
                <w:sz w:val="24"/>
              </w:rPr>
              <w:t>s</w:t>
            </w:r>
            <w:r>
              <w:rPr>
                <w:rFonts w:eastAsia="Times New Roman"/>
                <w:sz w:val="24"/>
              </w:rPr>
              <w:t>tand</w:t>
            </w:r>
            <w:r>
              <w:rPr>
                <w:rFonts w:eastAsia="Times New Roman"/>
                <w:spacing w:val="-1"/>
                <w:sz w:val="24"/>
              </w:rPr>
              <w:t>a</w:t>
            </w:r>
            <w:r>
              <w:rPr>
                <w:rFonts w:eastAsia="Times New Roman"/>
                <w:sz w:val="24"/>
              </w:rPr>
              <w:t>rd</w:t>
            </w:r>
          </w:p>
        </w:tc>
      </w:tr>
      <w:tr w14:paraId="01A35B3A">
        <w:tblPrEx>
          <w:tblCellMar>
            <w:top w:w="0" w:type="dxa"/>
            <w:left w:w="0" w:type="dxa"/>
            <w:bottom w:w="0" w:type="dxa"/>
            <w:right w:w="0" w:type="dxa"/>
          </w:tblCellMar>
        </w:tblPrEx>
        <w:trPr>
          <w:trHeight w:val="295" w:hRule="exact"/>
        </w:trPr>
        <w:tc>
          <w:tcPr>
            <w:tcW w:w="2628" w:type="dxa"/>
            <w:tcBorders>
              <w:top w:val="single" w:color="000000" w:sz="8" w:space="0"/>
              <w:left w:val="single" w:color="000000" w:sz="6" w:space="0"/>
              <w:bottom w:val="single" w:color="000000" w:sz="6" w:space="0"/>
              <w:right w:val="single" w:color="000000" w:sz="6" w:space="0"/>
            </w:tcBorders>
          </w:tcPr>
          <w:p w14:paraId="0F8A1233">
            <w:pPr>
              <w:spacing w:line="278" w:lineRule="exact"/>
              <w:ind w:left="1060" w:right="1041"/>
              <w:jc w:val="center"/>
              <w:rPr>
                <w:rFonts w:eastAsia="Times New Roman"/>
                <w:sz w:val="16"/>
                <w:szCs w:val="16"/>
                <w:lang w:eastAsia="en-US"/>
              </w:rPr>
            </w:pPr>
            <w:r>
              <w:rPr>
                <w:rFonts w:eastAsia="Times New Roman"/>
                <w:sz w:val="24"/>
              </w:rPr>
              <w:t>CO</w:t>
            </w:r>
            <w:r>
              <w:rPr>
                <w:rFonts w:eastAsia="Times New Roman"/>
                <w:w w:val="99"/>
                <w:position w:val="-3"/>
                <w:sz w:val="16"/>
                <w:szCs w:val="16"/>
              </w:rPr>
              <w:t>2</w:t>
            </w:r>
          </w:p>
        </w:tc>
        <w:tc>
          <w:tcPr>
            <w:tcW w:w="2016" w:type="dxa"/>
            <w:tcBorders>
              <w:top w:val="single" w:color="000000" w:sz="8" w:space="0"/>
              <w:left w:val="single" w:color="000000" w:sz="6" w:space="0"/>
              <w:bottom w:val="single" w:color="000000" w:sz="6" w:space="0"/>
              <w:right w:val="single" w:color="000000" w:sz="6" w:space="0"/>
            </w:tcBorders>
          </w:tcPr>
          <w:p w14:paraId="3E6029CB">
            <w:pPr>
              <w:spacing w:line="275" w:lineRule="exact"/>
              <w:ind w:left="808" w:right="789"/>
              <w:jc w:val="center"/>
              <w:rPr>
                <w:rFonts w:eastAsia="Times New Roman"/>
                <w:sz w:val="24"/>
                <w:lang w:eastAsia="en-US"/>
              </w:rPr>
            </w:pPr>
            <w:r>
              <w:rPr>
                <w:rFonts w:eastAsia="Times New Roman"/>
                <w:sz w:val="24"/>
              </w:rPr>
              <w:t>All</w:t>
            </w:r>
          </w:p>
        </w:tc>
        <w:tc>
          <w:tcPr>
            <w:tcW w:w="4821" w:type="dxa"/>
            <w:gridSpan w:val="3"/>
            <w:tcBorders>
              <w:top w:val="single" w:color="000000" w:sz="8" w:space="0"/>
              <w:left w:val="single" w:color="000000" w:sz="6" w:space="0"/>
              <w:bottom w:val="single" w:color="000000" w:sz="6" w:space="0"/>
              <w:right w:val="single" w:color="000000" w:sz="6" w:space="0"/>
            </w:tcBorders>
          </w:tcPr>
          <w:p w14:paraId="31C9C10D">
            <w:pPr>
              <w:spacing w:line="275" w:lineRule="exact"/>
              <w:ind w:left="1219" w:right="-20"/>
              <w:rPr>
                <w:rFonts w:eastAsia="Times New Roman"/>
                <w:sz w:val="24"/>
                <w:lang w:eastAsia="en-US"/>
              </w:rPr>
            </w:pPr>
            <w:r>
              <w:rPr>
                <w:rFonts w:eastAsia="Times New Roman"/>
                <w:sz w:val="24"/>
              </w:rPr>
              <w:t>As per</w:t>
            </w:r>
            <w:r>
              <w:rPr>
                <w:rFonts w:eastAsia="Times New Roman"/>
                <w:spacing w:val="1"/>
                <w:sz w:val="24"/>
              </w:rPr>
              <w:t xml:space="preserve"> </w:t>
            </w:r>
            <w:r>
              <w:rPr>
                <w:rFonts w:eastAsia="Times New Roman"/>
                <w:sz w:val="24"/>
              </w:rPr>
              <w:t>Ma</w:t>
            </w:r>
            <w:r>
              <w:rPr>
                <w:rFonts w:eastAsia="Times New Roman"/>
                <w:spacing w:val="-1"/>
                <w:sz w:val="24"/>
              </w:rPr>
              <w:t>k</w:t>
            </w:r>
            <w:r>
              <w:rPr>
                <w:rFonts w:eastAsia="Times New Roman"/>
                <w:sz w:val="24"/>
              </w:rPr>
              <w:t xml:space="preserve">er’s </w:t>
            </w:r>
            <w:r>
              <w:rPr>
                <w:rFonts w:eastAsia="Times New Roman"/>
                <w:spacing w:val="-1"/>
                <w:sz w:val="24"/>
              </w:rPr>
              <w:t>s</w:t>
            </w:r>
            <w:r>
              <w:rPr>
                <w:rFonts w:eastAsia="Times New Roman"/>
                <w:sz w:val="24"/>
              </w:rPr>
              <w:t>tand</w:t>
            </w:r>
            <w:r>
              <w:rPr>
                <w:rFonts w:eastAsia="Times New Roman"/>
                <w:spacing w:val="-1"/>
                <w:sz w:val="24"/>
              </w:rPr>
              <w:t>a</w:t>
            </w:r>
            <w:r>
              <w:rPr>
                <w:rFonts w:eastAsia="Times New Roman"/>
                <w:sz w:val="24"/>
              </w:rPr>
              <w:t>rd</w:t>
            </w:r>
          </w:p>
        </w:tc>
      </w:tr>
    </w:tbl>
    <w:p w14:paraId="51A9E9A8">
      <w:pPr>
        <w:autoSpaceDE w:val="0"/>
        <w:autoSpaceDN w:val="0"/>
        <w:adjustRightInd w:val="0"/>
        <w:spacing w:before="10"/>
        <w:jc w:val="left"/>
        <w:rPr>
          <w:kern w:val="0"/>
          <w:sz w:val="12"/>
          <w:szCs w:val="12"/>
        </w:rPr>
      </w:pPr>
    </w:p>
    <w:p w14:paraId="07B0BA06">
      <w:pPr>
        <w:spacing w:before="29" w:line="242" w:lineRule="auto"/>
        <w:ind w:left="221" w:right="91"/>
        <w:rPr>
          <w:sz w:val="24"/>
        </w:rPr>
      </w:pPr>
      <w:r>
        <w:rPr>
          <w:sz w:val="24"/>
        </w:rPr>
        <w:t>“</w:t>
      </w:r>
      <w:r>
        <w:rPr>
          <w:rFonts w:hint="eastAsia"/>
          <w:sz w:val="24"/>
        </w:rPr>
        <w:t>*</w:t>
      </w:r>
      <w:r>
        <w:rPr>
          <w:sz w:val="24"/>
        </w:rPr>
        <w:t>”</w:t>
      </w:r>
      <w:r>
        <w:rPr>
          <w:rFonts w:hint="eastAsia"/>
          <w:sz w:val="24"/>
        </w:rPr>
        <w:t xml:space="preserve"> Except butterfly valve.</w:t>
      </w:r>
    </w:p>
    <w:p w14:paraId="298BDDF0">
      <w:pPr>
        <w:spacing w:before="29" w:line="242" w:lineRule="auto"/>
        <w:ind w:left="221" w:right="91"/>
        <w:rPr>
          <w:sz w:val="24"/>
        </w:rPr>
      </w:pPr>
    </w:p>
    <w:p w14:paraId="3E386224">
      <w:pPr>
        <w:spacing w:before="29" w:line="242" w:lineRule="auto"/>
        <w:ind w:left="221" w:right="91"/>
        <w:rPr>
          <w:rFonts w:eastAsia="Times New Roman"/>
          <w:sz w:val="24"/>
        </w:rPr>
      </w:pPr>
      <w:r>
        <w:rPr>
          <w:rFonts w:eastAsia="Times New Roman"/>
          <w:sz w:val="24"/>
        </w:rPr>
        <w:t>For</w:t>
      </w:r>
      <w:r>
        <w:rPr>
          <w:rFonts w:eastAsia="Times New Roman"/>
          <w:spacing w:val="6"/>
          <w:sz w:val="24"/>
        </w:rPr>
        <w:t xml:space="preserve"> </w:t>
      </w:r>
      <w:r>
        <w:rPr>
          <w:rFonts w:eastAsia="Times New Roman"/>
          <w:sz w:val="24"/>
        </w:rPr>
        <w:t>the</w:t>
      </w:r>
      <w:r>
        <w:rPr>
          <w:rFonts w:eastAsia="Times New Roman"/>
          <w:spacing w:val="6"/>
          <w:sz w:val="24"/>
        </w:rPr>
        <w:t xml:space="preserve"> </w:t>
      </w:r>
      <w:r>
        <w:rPr>
          <w:rFonts w:eastAsia="Times New Roman"/>
          <w:sz w:val="24"/>
        </w:rPr>
        <w:t>val</w:t>
      </w:r>
      <w:r>
        <w:rPr>
          <w:rFonts w:eastAsia="Times New Roman"/>
          <w:spacing w:val="-1"/>
          <w:sz w:val="24"/>
        </w:rPr>
        <w:t>v</w:t>
      </w:r>
      <w:r>
        <w:rPr>
          <w:rFonts w:eastAsia="Times New Roman"/>
          <w:sz w:val="24"/>
        </w:rPr>
        <w:t>e</w:t>
      </w:r>
      <w:r>
        <w:rPr>
          <w:rFonts w:eastAsia="Times New Roman"/>
          <w:spacing w:val="6"/>
          <w:sz w:val="24"/>
        </w:rPr>
        <w:t xml:space="preserve"> </w:t>
      </w:r>
      <w:r>
        <w:rPr>
          <w:rFonts w:eastAsia="Times New Roman"/>
          <w:sz w:val="24"/>
        </w:rPr>
        <w:t>seat</w:t>
      </w:r>
      <w:r>
        <w:rPr>
          <w:rFonts w:eastAsia="Times New Roman"/>
          <w:spacing w:val="6"/>
          <w:sz w:val="24"/>
        </w:rPr>
        <w:t xml:space="preserve"> </w:t>
      </w:r>
      <w:r>
        <w:rPr>
          <w:rFonts w:eastAsia="Times New Roman"/>
          <w:sz w:val="24"/>
        </w:rPr>
        <w:t>and</w:t>
      </w:r>
      <w:r>
        <w:rPr>
          <w:rFonts w:eastAsia="Times New Roman"/>
          <w:spacing w:val="6"/>
          <w:sz w:val="24"/>
        </w:rPr>
        <w:t xml:space="preserve"> </w:t>
      </w:r>
      <w:r>
        <w:rPr>
          <w:rFonts w:eastAsia="Times New Roman"/>
          <w:spacing w:val="-1"/>
          <w:sz w:val="24"/>
        </w:rPr>
        <w:t>s</w:t>
      </w:r>
      <w:r>
        <w:rPr>
          <w:rFonts w:eastAsia="Times New Roman"/>
          <w:sz w:val="24"/>
        </w:rPr>
        <w:t>tem</w:t>
      </w:r>
      <w:r>
        <w:rPr>
          <w:rFonts w:eastAsia="Times New Roman"/>
          <w:spacing w:val="5"/>
          <w:sz w:val="24"/>
        </w:rPr>
        <w:t xml:space="preserve"> </w:t>
      </w:r>
      <w:r>
        <w:rPr>
          <w:rFonts w:eastAsia="Times New Roman"/>
          <w:sz w:val="24"/>
        </w:rPr>
        <w:t>material,</w:t>
      </w:r>
      <w:r>
        <w:rPr>
          <w:rFonts w:eastAsia="Times New Roman"/>
          <w:spacing w:val="5"/>
          <w:sz w:val="24"/>
        </w:rPr>
        <w:t xml:space="preserve"> </w:t>
      </w:r>
      <w:r>
        <w:rPr>
          <w:rFonts w:eastAsia="Times New Roman"/>
          <w:sz w:val="24"/>
        </w:rPr>
        <w:t>final</w:t>
      </w:r>
      <w:r>
        <w:rPr>
          <w:rFonts w:eastAsia="Times New Roman"/>
          <w:spacing w:val="1"/>
          <w:sz w:val="24"/>
        </w:rPr>
        <w:t>l</w:t>
      </w:r>
      <w:r>
        <w:rPr>
          <w:rFonts w:eastAsia="Times New Roman"/>
          <w:sz w:val="24"/>
        </w:rPr>
        <w:t>y</w:t>
      </w:r>
      <w:r>
        <w:rPr>
          <w:rFonts w:eastAsia="Times New Roman"/>
          <w:spacing w:val="6"/>
          <w:sz w:val="24"/>
        </w:rPr>
        <w:t xml:space="preserve"> </w:t>
      </w:r>
      <w:r>
        <w:rPr>
          <w:rFonts w:eastAsia="Times New Roman"/>
          <w:sz w:val="24"/>
        </w:rPr>
        <w:t>to</w:t>
      </w:r>
      <w:r>
        <w:rPr>
          <w:rFonts w:eastAsia="Times New Roman"/>
          <w:spacing w:val="6"/>
          <w:sz w:val="24"/>
        </w:rPr>
        <w:t xml:space="preserve"> </w:t>
      </w:r>
      <w:r>
        <w:rPr>
          <w:rFonts w:eastAsia="Times New Roman"/>
          <w:spacing w:val="-1"/>
          <w:sz w:val="24"/>
        </w:rPr>
        <w:t>b</w:t>
      </w:r>
      <w:r>
        <w:rPr>
          <w:rFonts w:eastAsia="Times New Roman"/>
          <w:sz w:val="24"/>
        </w:rPr>
        <w:t>e</w:t>
      </w:r>
      <w:r>
        <w:rPr>
          <w:rFonts w:eastAsia="Times New Roman"/>
          <w:spacing w:val="6"/>
          <w:sz w:val="24"/>
        </w:rPr>
        <w:t xml:space="preserve"> </w:t>
      </w:r>
      <w:r>
        <w:rPr>
          <w:rFonts w:eastAsia="Times New Roman"/>
          <w:sz w:val="24"/>
        </w:rPr>
        <w:t>dec</w:t>
      </w:r>
      <w:r>
        <w:rPr>
          <w:rFonts w:eastAsia="Times New Roman"/>
          <w:spacing w:val="1"/>
          <w:sz w:val="24"/>
        </w:rPr>
        <w:t>i</w:t>
      </w:r>
      <w:r>
        <w:rPr>
          <w:rFonts w:eastAsia="Times New Roman"/>
          <w:sz w:val="24"/>
        </w:rPr>
        <w:t>ded</w:t>
      </w:r>
      <w:r>
        <w:rPr>
          <w:rFonts w:eastAsia="Times New Roman"/>
          <w:spacing w:val="6"/>
          <w:sz w:val="24"/>
        </w:rPr>
        <w:t xml:space="preserve"> </w:t>
      </w:r>
      <w:r>
        <w:rPr>
          <w:rFonts w:eastAsia="Times New Roman"/>
          <w:sz w:val="24"/>
        </w:rPr>
        <w:t>by</w:t>
      </w:r>
      <w:r>
        <w:rPr>
          <w:rFonts w:eastAsia="Times New Roman"/>
          <w:spacing w:val="5"/>
          <w:sz w:val="24"/>
        </w:rPr>
        <w:t xml:space="preserve"> </w:t>
      </w:r>
      <w:r>
        <w:rPr>
          <w:rFonts w:eastAsia="Times New Roman"/>
          <w:sz w:val="24"/>
        </w:rPr>
        <w:t>the</w:t>
      </w:r>
      <w:r>
        <w:rPr>
          <w:rFonts w:eastAsia="Times New Roman"/>
          <w:spacing w:val="6"/>
          <w:sz w:val="24"/>
        </w:rPr>
        <w:t xml:space="preserve"> </w:t>
      </w:r>
      <w:r>
        <w:rPr>
          <w:rFonts w:eastAsia="Times New Roman"/>
          <w:sz w:val="24"/>
        </w:rPr>
        <w:t>usage</w:t>
      </w:r>
      <w:r>
        <w:rPr>
          <w:rFonts w:eastAsia="Times New Roman"/>
          <w:spacing w:val="6"/>
          <w:sz w:val="24"/>
        </w:rPr>
        <w:t xml:space="preserve"> </w:t>
      </w:r>
      <w:r>
        <w:rPr>
          <w:rFonts w:eastAsia="Times New Roman"/>
          <w:spacing w:val="-1"/>
          <w:sz w:val="24"/>
        </w:rPr>
        <w:t>a</w:t>
      </w:r>
      <w:r>
        <w:rPr>
          <w:rFonts w:eastAsia="Times New Roman"/>
          <w:sz w:val="24"/>
        </w:rPr>
        <w:t>nd</w:t>
      </w:r>
      <w:r>
        <w:rPr>
          <w:rFonts w:eastAsia="Times New Roman"/>
          <w:spacing w:val="6"/>
          <w:sz w:val="24"/>
        </w:rPr>
        <w:t xml:space="preserve"> </w:t>
      </w:r>
      <w:r>
        <w:rPr>
          <w:rFonts w:eastAsia="Times New Roman"/>
          <w:sz w:val="24"/>
        </w:rPr>
        <w:t>the</w:t>
      </w:r>
      <w:r>
        <w:rPr>
          <w:rFonts w:eastAsia="Times New Roman"/>
          <w:spacing w:val="13"/>
          <w:sz w:val="24"/>
        </w:rPr>
        <w:t xml:space="preserve"> </w:t>
      </w:r>
      <w:r>
        <w:rPr>
          <w:rFonts w:eastAsia="Times New Roman"/>
          <w:sz w:val="24"/>
        </w:rPr>
        <w:t>Maker,</w:t>
      </w:r>
      <w:r>
        <w:rPr>
          <w:rFonts w:eastAsia="Times New Roman"/>
          <w:spacing w:val="6"/>
          <w:sz w:val="24"/>
        </w:rPr>
        <w:t xml:space="preserve"> </w:t>
      </w:r>
      <w:r>
        <w:rPr>
          <w:rFonts w:eastAsia="Times New Roman"/>
          <w:sz w:val="24"/>
        </w:rPr>
        <w:t>and</w:t>
      </w:r>
      <w:r>
        <w:rPr>
          <w:rFonts w:eastAsia="Times New Roman"/>
          <w:spacing w:val="6"/>
          <w:sz w:val="24"/>
        </w:rPr>
        <w:t xml:space="preserve"> </w:t>
      </w:r>
      <w:r>
        <w:rPr>
          <w:rFonts w:eastAsia="Times New Roman"/>
          <w:sz w:val="24"/>
        </w:rPr>
        <w:t>satisf</w:t>
      </w:r>
      <w:r>
        <w:rPr>
          <w:rFonts w:eastAsia="Times New Roman"/>
          <w:spacing w:val="-1"/>
          <w:sz w:val="24"/>
        </w:rPr>
        <w:t>i</w:t>
      </w:r>
      <w:r>
        <w:rPr>
          <w:rFonts w:eastAsia="Times New Roman"/>
          <w:sz w:val="24"/>
        </w:rPr>
        <w:t xml:space="preserve">ed with </w:t>
      </w:r>
      <w:r>
        <w:rPr>
          <w:rFonts w:eastAsia="Times New Roman"/>
          <w:spacing w:val="1"/>
          <w:sz w:val="24"/>
        </w:rPr>
        <w:t>t</w:t>
      </w:r>
      <w:r>
        <w:rPr>
          <w:rFonts w:eastAsia="Times New Roman"/>
          <w:sz w:val="24"/>
        </w:rPr>
        <w:t xml:space="preserve">he </w:t>
      </w:r>
      <w:r>
        <w:rPr>
          <w:rFonts w:eastAsia="Times New Roman"/>
          <w:spacing w:val="1"/>
          <w:sz w:val="24"/>
        </w:rPr>
        <w:t>r</w:t>
      </w:r>
      <w:r>
        <w:rPr>
          <w:rFonts w:eastAsia="Times New Roman"/>
          <w:spacing w:val="-1"/>
          <w:sz w:val="24"/>
        </w:rPr>
        <w:t>u</w:t>
      </w:r>
      <w:r>
        <w:rPr>
          <w:rFonts w:eastAsia="Times New Roman"/>
          <w:sz w:val="24"/>
        </w:rPr>
        <w:t>le’ requ</w:t>
      </w:r>
      <w:r>
        <w:rPr>
          <w:rFonts w:eastAsia="Times New Roman"/>
          <w:spacing w:val="-1"/>
          <w:sz w:val="24"/>
        </w:rPr>
        <w:t>i</w:t>
      </w:r>
      <w:r>
        <w:rPr>
          <w:rFonts w:eastAsia="Times New Roman"/>
          <w:sz w:val="24"/>
        </w:rPr>
        <w:t>re</w:t>
      </w:r>
      <w:r>
        <w:rPr>
          <w:rFonts w:eastAsia="Times New Roman"/>
          <w:spacing w:val="-2"/>
          <w:sz w:val="24"/>
        </w:rPr>
        <w:t>m</w:t>
      </w:r>
      <w:r>
        <w:rPr>
          <w:rFonts w:eastAsia="Times New Roman"/>
          <w:sz w:val="24"/>
        </w:rPr>
        <w:t>ent.</w:t>
      </w:r>
    </w:p>
    <w:p w14:paraId="0F344159"/>
    <w:p w14:paraId="1C1E9B4B">
      <w:pPr>
        <w:pStyle w:val="4"/>
        <w:spacing w:before="0" w:after="0"/>
        <w:rPr>
          <w:rFonts w:cs="Arial"/>
        </w:rPr>
      </w:pPr>
      <w:r>
        <w:rPr>
          <w:rFonts w:cs="Arial"/>
        </w:rPr>
        <w:br w:type="page"/>
      </w:r>
      <w:bookmarkStart w:id="270" w:name="_Toc50572475"/>
      <w:r>
        <w:rPr>
          <w:rFonts w:cs="Arial"/>
        </w:rPr>
        <mc:AlternateContent>
          <mc:Choice Requires="wps">
            <w:drawing>
              <wp:anchor distT="0" distB="0" distL="114300" distR="114300" simplePos="0" relativeHeight="251666432" behindDoc="1" locked="0" layoutInCell="1" allowOverlap="1">
                <wp:simplePos x="0" y="0"/>
                <wp:positionH relativeFrom="page">
                  <wp:posOffset>935990</wp:posOffset>
                </wp:positionH>
                <wp:positionV relativeFrom="page">
                  <wp:posOffset>504190</wp:posOffset>
                </wp:positionV>
                <wp:extent cx="990600" cy="241300"/>
                <wp:effectExtent l="0" t="0" r="0" b="0"/>
                <wp:wrapNone/>
                <wp:docPr id="3" name="Rectangle 24"/>
                <wp:cNvGraphicFramePr/>
                <a:graphic xmlns:a="http://schemas.openxmlformats.org/drawingml/2006/main">
                  <a:graphicData uri="http://schemas.microsoft.com/office/word/2010/wordprocessingShape">
                    <wps:wsp>
                      <wps:cNvSpPr>
                        <a:spLocks noChangeArrowheads="1"/>
                      </wps:cNvSpPr>
                      <wps:spPr bwMode="auto">
                        <a:xfrm>
                          <a:off x="0" y="0"/>
                          <a:ext cx="990600" cy="241300"/>
                        </a:xfrm>
                        <a:prstGeom prst="rect">
                          <a:avLst/>
                        </a:prstGeom>
                        <a:noFill/>
                        <a:ln>
                          <a:noFill/>
                        </a:ln>
                      </wps:spPr>
                      <wps:txbx>
                        <w:txbxContent>
                          <w:p w14:paraId="6B14D24B">
                            <w:pPr>
                              <w:autoSpaceDE w:val="0"/>
                              <w:autoSpaceDN w:val="0"/>
                              <w:adjustRightInd w:val="0"/>
                              <w:jc w:val="left"/>
                              <w:rPr>
                                <w:kern w:val="0"/>
                                <w:sz w:val="24"/>
                              </w:rPr>
                            </w:pPr>
                          </w:p>
                        </w:txbxContent>
                      </wps:txbx>
                      <wps:bodyPr rot="0" vert="horz" wrap="square" lIns="0" tIns="0" rIns="0" bIns="0" anchor="t" anchorCtr="0" upright="1">
                        <a:noAutofit/>
                      </wps:bodyPr>
                    </wps:wsp>
                  </a:graphicData>
                </a:graphic>
              </wp:anchor>
            </w:drawing>
          </mc:Choice>
          <mc:Fallback>
            <w:pict>
              <v:rect id="Rectangle 24" o:spid="_x0000_s1026" o:spt="1" style="position:absolute;left:0pt;margin-left:73.7pt;margin-top:39.7pt;height:19pt;width:78pt;mso-position-horizontal-relative:page;mso-position-vertical-relative:page;z-index:-251650048;mso-width-relative:page;mso-height-relative:page;" filled="f" stroked="f" coordsize="21600,21600" o:gfxdata="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7B1W7ZAAAACgEAAA8AAAAAAAAAAQAgAAAAIgAAAGRycy9kb3ducmV2Lnht&#10;bFBLAQIUABQAAAAIAIdO4kBlTqHV+AEAAPsDAAAOAAAAAAAAAAEAIAAAACgBAABkcnMvZTJvRG9j&#10;LnhtbFBLBQYAAAAABgAGAFkBAACSBQAAAAA=&#10;">
                <v:fill on="f" focussize="0,0"/>
                <v:stroke on="f"/>
                <v:imagedata o:title=""/>
                <o:lock v:ext="edit" aspectratio="f"/>
                <v:textbox inset="0mm,0mm,0mm,0mm">
                  <w:txbxContent>
                    <w:p w14:paraId="6B14D24B">
                      <w:pPr>
                        <w:autoSpaceDE w:val="0"/>
                        <w:autoSpaceDN w:val="0"/>
                        <w:adjustRightInd w:val="0"/>
                        <w:jc w:val="left"/>
                        <w:rPr>
                          <w:kern w:val="0"/>
                          <w:sz w:val="24"/>
                        </w:rPr>
                      </w:pPr>
                    </w:p>
                  </w:txbxContent>
                </v:textbox>
              </v:rect>
            </w:pict>
          </mc:Fallback>
        </mc:AlternateContent>
      </w:r>
      <w:r>
        <w:rPr>
          <w:rFonts w:hint="eastAsia" w:cs="Arial"/>
        </w:rPr>
        <w:t>5.1.16</w:t>
      </w:r>
      <w:r>
        <w:rPr>
          <w:rFonts w:cs="Arial"/>
        </w:rPr>
        <w:tab/>
      </w:r>
      <w:r>
        <w:rPr>
          <w:rFonts w:cs="Arial"/>
        </w:rPr>
        <w:t>SCHEDULE OF PIPE INSULATION</w:t>
      </w:r>
      <w:bookmarkEnd w:id="270"/>
    </w:p>
    <w:p w14:paraId="2E8CBC7A">
      <w:pPr>
        <w:autoSpaceDE w:val="0"/>
        <w:autoSpaceDN w:val="0"/>
        <w:adjustRightInd w:val="0"/>
        <w:spacing w:before="9"/>
        <w:jc w:val="left"/>
        <w:rPr>
          <w:rFonts w:ascii="Arial" w:hAnsi="Arial" w:cs="Arial"/>
          <w:kern w:val="0"/>
          <w:sz w:val="24"/>
        </w:rPr>
      </w:pPr>
    </w:p>
    <w:tbl>
      <w:tblPr>
        <w:tblStyle w:val="40"/>
        <w:tblpPr w:leftFromText="180" w:rightFromText="180" w:vertAnchor="text" w:tblpX="124"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788"/>
        <w:gridCol w:w="2040"/>
        <w:gridCol w:w="1572"/>
        <w:gridCol w:w="1647"/>
        <w:gridCol w:w="1141"/>
        <w:gridCol w:w="1560"/>
      </w:tblGrid>
      <w:tr w14:paraId="5F7C1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29" w:hRule="exact"/>
        </w:trPr>
        <w:tc>
          <w:tcPr>
            <w:tcW w:w="1788" w:type="dxa"/>
            <w:vMerge w:val="restart"/>
          </w:tcPr>
          <w:p w14:paraId="1DB87930">
            <w:pPr>
              <w:autoSpaceDE w:val="0"/>
              <w:autoSpaceDN w:val="0"/>
              <w:adjustRightInd w:val="0"/>
              <w:spacing w:before="14"/>
              <w:jc w:val="left"/>
              <w:rPr>
                <w:kern w:val="0"/>
                <w:sz w:val="14"/>
                <w:szCs w:val="14"/>
              </w:rPr>
            </w:pPr>
          </w:p>
          <w:p w14:paraId="32AEABE9">
            <w:pPr>
              <w:autoSpaceDE w:val="0"/>
              <w:autoSpaceDN w:val="0"/>
              <w:adjustRightInd w:val="0"/>
              <w:jc w:val="left"/>
              <w:rPr>
                <w:kern w:val="0"/>
                <w:sz w:val="20"/>
                <w:szCs w:val="20"/>
              </w:rPr>
            </w:pPr>
          </w:p>
          <w:p w14:paraId="3C867033">
            <w:pPr>
              <w:autoSpaceDE w:val="0"/>
              <w:autoSpaceDN w:val="0"/>
              <w:adjustRightInd w:val="0"/>
              <w:ind w:left="210"/>
              <w:jc w:val="left"/>
              <w:rPr>
                <w:kern w:val="0"/>
                <w:sz w:val="24"/>
              </w:rPr>
            </w:pPr>
            <w:r>
              <w:rPr>
                <w:kern w:val="0"/>
                <w:sz w:val="24"/>
              </w:rPr>
              <w:t>Piping system</w:t>
            </w:r>
          </w:p>
        </w:tc>
        <w:tc>
          <w:tcPr>
            <w:tcW w:w="2040" w:type="dxa"/>
            <w:vMerge w:val="restart"/>
          </w:tcPr>
          <w:p w14:paraId="32ED16AB">
            <w:pPr>
              <w:autoSpaceDE w:val="0"/>
              <w:autoSpaceDN w:val="0"/>
              <w:adjustRightInd w:val="0"/>
              <w:spacing w:before="18"/>
              <w:jc w:val="left"/>
              <w:rPr>
                <w:kern w:val="0"/>
                <w:sz w:val="18"/>
                <w:szCs w:val="18"/>
              </w:rPr>
            </w:pPr>
          </w:p>
          <w:p w14:paraId="17FB1FFA">
            <w:pPr>
              <w:autoSpaceDE w:val="0"/>
              <w:autoSpaceDN w:val="0"/>
              <w:adjustRightInd w:val="0"/>
              <w:ind w:left="576"/>
              <w:jc w:val="left"/>
              <w:rPr>
                <w:kern w:val="0"/>
                <w:sz w:val="24"/>
              </w:rPr>
            </w:pPr>
            <w:r>
              <w:rPr>
                <w:kern w:val="0"/>
                <w:sz w:val="24"/>
              </w:rPr>
              <w:t>Range of</w:t>
            </w:r>
          </w:p>
          <w:p w14:paraId="0AA38804">
            <w:pPr>
              <w:autoSpaceDE w:val="0"/>
              <w:autoSpaceDN w:val="0"/>
              <w:adjustRightInd w:val="0"/>
              <w:spacing w:before="36"/>
              <w:ind w:left="532"/>
              <w:jc w:val="left"/>
              <w:rPr>
                <w:kern w:val="0"/>
                <w:sz w:val="24"/>
              </w:rPr>
            </w:pPr>
            <w:r>
              <w:rPr>
                <w:kern w:val="0"/>
                <w:sz w:val="24"/>
              </w:rPr>
              <w:t>Insulation</w:t>
            </w:r>
          </w:p>
        </w:tc>
        <w:tc>
          <w:tcPr>
            <w:tcW w:w="3219" w:type="dxa"/>
            <w:gridSpan w:val="2"/>
          </w:tcPr>
          <w:p w14:paraId="51972DBA">
            <w:pPr>
              <w:autoSpaceDE w:val="0"/>
              <w:autoSpaceDN w:val="0"/>
              <w:adjustRightInd w:val="0"/>
              <w:spacing w:before="42"/>
              <w:ind w:left="1182"/>
              <w:jc w:val="left"/>
              <w:rPr>
                <w:kern w:val="0"/>
                <w:sz w:val="24"/>
              </w:rPr>
            </w:pPr>
            <w:r>
              <w:rPr>
                <w:kern w:val="0"/>
                <w:sz w:val="24"/>
              </w:rPr>
              <w:t>Material</w:t>
            </w:r>
          </w:p>
        </w:tc>
        <w:tc>
          <w:tcPr>
            <w:tcW w:w="2701" w:type="dxa"/>
            <w:gridSpan w:val="2"/>
          </w:tcPr>
          <w:p w14:paraId="3F879333">
            <w:pPr>
              <w:autoSpaceDE w:val="0"/>
              <w:autoSpaceDN w:val="0"/>
              <w:adjustRightInd w:val="0"/>
              <w:spacing w:before="42"/>
              <w:ind w:left="1040"/>
              <w:jc w:val="left"/>
              <w:rPr>
                <w:kern w:val="0"/>
                <w:sz w:val="24"/>
              </w:rPr>
            </w:pPr>
            <w:r>
              <w:rPr>
                <w:kern w:val="0"/>
                <w:sz w:val="24"/>
              </w:rPr>
              <w:t>Cover</w:t>
            </w:r>
          </w:p>
        </w:tc>
      </w:tr>
      <w:tr w14:paraId="6732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41" w:hRule="exact"/>
        </w:trPr>
        <w:tc>
          <w:tcPr>
            <w:tcW w:w="1788" w:type="dxa"/>
            <w:vMerge w:val="continue"/>
          </w:tcPr>
          <w:p w14:paraId="6032D81C">
            <w:pPr>
              <w:autoSpaceDE w:val="0"/>
              <w:autoSpaceDN w:val="0"/>
              <w:adjustRightInd w:val="0"/>
              <w:spacing w:before="42"/>
              <w:ind w:left="1040"/>
              <w:jc w:val="left"/>
              <w:rPr>
                <w:kern w:val="0"/>
                <w:sz w:val="24"/>
              </w:rPr>
            </w:pPr>
          </w:p>
        </w:tc>
        <w:tc>
          <w:tcPr>
            <w:tcW w:w="2040" w:type="dxa"/>
            <w:vMerge w:val="continue"/>
          </w:tcPr>
          <w:p w14:paraId="155CDC1B">
            <w:pPr>
              <w:autoSpaceDE w:val="0"/>
              <w:autoSpaceDN w:val="0"/>
              <w:adjustRightInd w:val="0"/>
              <w:spacing w:before="42"/>
              <w:ind w:left="1040"/>
              <w:jc w:val="left"/>
              <w:rPr>
                <w:kern w:val="0"/>
                <w:sz w:val="24"/>
              </w:rPr>
            </w:pPr>
          </w:p>
        </w:tc>
        <w:tc>
          <w:tcPr>
            <w:tcW w:w="1572" w:type="dxa"/>
          </w:tcPr>
          <w:p w14:paraId="0F10DCDA">
            <w:pPr>
              <w:autoSpaceDE w:val="0"/>
              <w:autoSpaceDN w:val="0"/>
              <w:adjustRightInd w:val="0"/>
              <w:spacing w:before="18"/>
              <w:jc w:val="left"/>
              <w:rPr>
                <w:kern w:val="0"/>
                <w:sz w:val="18"/>
                <w:szCs w:val="18"/>
              </w:rPr>
            </w:pPr>
          </w:p>
          <w:p w14:paraId="154FC842">
            <w:pPr>
              <w:autoSpaceDE w:val="0"/>
              <w:autoSpaceDN w:val="0"/>
              <w:adjustRightInd w:val="0"/>
              <w:ind w:left="559"/>
              <w:jc w:val="left"/>
              <w:rPr>
                <w:kern w:val="0"/>
                <w:sz w:val="24"/>
              </w:rPr>
            </w:pPr>
            <w:r>
              <w:rPr>
                <w:kern w:val="0"/>
                <w:sz w:val="24"/>
              </w:rPr>
              <w:t>Pipe</w:t>
            </w:r>
          </w:p>
        </w:tc>
        <w:tc>
          <w:tcPr>
            <w:tcW w:w="1647" w:type="dxa"/>
          </w:tcPr>
          <w:p w14:paraId="0F78C8A1">
            <w:pPr>
              <w:autoSpaceDE w:val="0"/>
              <w:autoSpaceDN w:val="0"/>
              <w:adjustRightInd w:val="0"/>
              <w:spacing w:before="42"/>
              <w:ind w:left="533" w:hanging="164"/>
              <w:jc w:val="left"/>
              <w:rPr>
                <w:kern w:val="0"/>
                <w:sz w:val="24"/>
              </w:rPr>
            </w:pPr>
            <w:r>
              <w:rPr>
                <w:kern w:val="0"/>
                <w:sz w:val="24"/>
              </w:rPr>
              <w:t>Flange &amp; Valve</w:t>
            </w:r>
          </w:p>
        </w:tc>
        <w:tc>
          <w:tcPr>
            <w:tcW w:w="1141" w:type="dxa"/>
          </w:tcPr>
          <w:p w14:paraId="71336FD5">
            <w:pPr>
              <w:autoSpaceDE w:val="0"/>
              <w:autoSpaceDN w:val="0"/>
              <w:adjustRightInd w:val="0"/>
              <w:spacing w:before="18"/>
              <w:jc w:val="left"/>
              <w:rPr>
                <w:kern w:val="0"/>
                <w:sz w:val="18"/>
                <w:szCs w:val="18"/>
              </w:rPr>
            </w:pPr>
          </w:p>
          <w:p w14:paraId="2D2E89E2">
            <w:pPr>
              <w:autoSpaceDE w:val="0"/>
              <w:autoSpaceDN w:val="0"/>
              <w:adjustRightInd w:val="0"/>
              <w:ind w:left="353"/>
              <w:jc w:val="left"/>
              <w:rPr>
                <w:kern w:val="0"/>
                <w:sz w:val="24"/>
              </w:rPr>
            </w:pPr>
            <w:r>
              <w:rPr>
                <w:kern w:val="0"/>
                <w:sz w:val="24"/>
              </w:rPr>
              <w:t>Pipe</w:t>
            </w:r>
          </w:p>
        </w:tc>
        <w:tc>
          <w:tcPr>
            <w:tcW w:w="1560" w:type="dxa"/>
          </w:tcPr>
          <w:p w14:paraId="2DD4C137">
            <w:pPr>
              <w:autoSpaceDE w:val="0"/>
              <w:autoSpaceDN w:val="0"/>
              <w:adjustRightInd w:val="0"/>
              <w:spacing w:before="42"/>
              <w:ind w:left="485" w:hanging="163"/>
              <w:jc w:val="left"/>
              <w:rPr>
                <w:kern w:val="0"/>
                <w:sz w:val="24"/>
              </w:rPr>
            </w:pPr>
            <w:r>
              <w:rPr>
                <w:kern w:val="0"/>
                <w:sz w:val="24"/>
              </w:rPr>
              <w:t>Flange &amp; Valve</w:t>
            </w:r>
          </w:p>
        </w:tc>
      </w:tr>
      <w:tr w14:paraId="31685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77" w:hRule="exact"/>
        </w:trPr>
        <w:tc>
          <w:tcPr>
            <w:tcW w:w="1788" w:type="dxa"/>
          </w:tcPr>
          <w:p w14:paraId="1AB7D043">
            <w:pPr>
              <w:autoSpaceDE w:val="0"/>
              <w:autoSpaceDN w:val="0"/>
              <w:adjustRightInd w:val="0"/>
              <w:spacing w:before="42"/>
              <w:ind w:left="360" w:hanging="50"/>
              <w:jc w:val="left"/>
              <w:rPr>
                <w:kern w:val="0"/>
                <w:sz w:val="24"/>
              </w:rPr>
            </w:pPr>
            <w:r>
              <w:rPr>
                <w:kern w:val="0"/>
                <w:sz w:val="24"/>
              </w:rPr>
              <w:t>Exhaust gas pipe for emergency generator engine</w:t>
            </w:r>
          </w:p>
        </w:tc>
        <w:tc>
          <w:tcPr>
            <w:tcW w:w="2040" w:type="dxa"/>
          </w:tcPr>
          <w:p w14:paraId="59E9948E">
            <w:pPr>
              <w:autoSpaceDE w:val="0"/>
              <w:autoSpaceDN w:val="0"/>
              <w:adjustRightInd w:val="0"/>
              <w:spacing w:before="42"/>
              <w:ind w:left="124"/>
              <w:jc w:val="left"/>
              <w:rPr>
                <w:kern w:val="0"/>
                <w:sz w:val="24"/>
              </w:rPr>
            </w:pPr>
            <w:r>
              <w:rPr>
                <w:kern w:val="0"/>
                <w:sz w:val="24"/>
              </w:rPr>
              <w:t>in accommodation</w:t>
            </w:r>
          </w:p>
        </w:tc>
        <w:tc>
          <w:tcPr>
            <w:tcW w:w="1572" w:type="dxa"/>
          </w:tcPr>
          <w:p w14:paraId="0C1094C9">
            <w:pPr>
              <w:autoSpaceDE w:val="0"/>
              <w:autoSpaceDN w:val="0"/>
              <w:adjustRightInd w:val="0"/>
              <w:spacing w:before="42"/>
              <w:ind w:left="188" w:hanging="73"/>
              <w:jc w:val="left"/>
              <w:rPr>
                <w:kern w:val="0"/>
                <w:sz w:val="24"/>
              </w:rPr>
            </w:pPr>
            <w:r>
              <w:rPr>
                <w:kern w:val="0"/>
                <w:sz w:val="24"/>
              </w:rPr>
              <w:t>Ceramic fibre moulding or equivalent</w:t>
            </w:r>
          </w:p>
        </w:tc>
        <w:tc>
          <w:tcPr>
            <w:tcW w:w="1647" w:type="dxa"/>
          </w:tcPr>
          <w:p w14:paraId="18650540">
            <w:pPr>
              <w:autoSpaceDE w:val="0"/>
              <w:autoSpaceDN w:val="0"/>
              <w:adjustRightInd w:val="0"/>
              <w:spacing w:before="42"/>
              <w:ind w:left="229" w:hanging="73"/>
              <w:jc w:val="left"/>
              <w:rPr>
                <w:kern w:val="0"/>
                <w:sz w:val="24"/>
              </w:rPr>
            </w:pPr>
            <w:r>
              <w:rPr>
                <w:kern w:val="0"/>
                <w:sz w:val="24"/>
              </w:rPr>
              <w:t>Ceramic fibre moulding or equivalent</w:t>
            </w:r>
          </w:p>
        </w:tc>
        <w:tc>
          <w:tcPr>
            <w:tcW w:w="2701" w:type="dxa"/>
            <w:gridSpan w:val="2"/>
          </w:tcPr>
          <w:p w14:paraId="76D7321A">
            <w:pPr>
              <w:autoSpaceDE w:val="0"/>
              <w:autoSpaceDN w:val="0"/>
              <w:adjustRightInd w:val="0"/>
              <w:spacing w:before="42"/>
              <w:ind w:left="264"/>
              <w:jc w:val="left"/>
              <w:rPr>
                <w:kern w:val="0"/>
                <w:sz w:val="24"/>
              </w:rPr>
            </w:pPr>
            <w:r>
              <w:rPr>
                <w:kern w:val="0"/>
                <w:sz w:val="24"/>
              </w:rPr>
              <w:t>Wire net + Glass cloth</w:t>
            </w:r>
          </w:p>
          <w:p w14:paraId="1BCE8B11">
            <w:pPr>
              <w:autoSpaceDE w:val="0"/>
              <w:autoSpaceDN w:val="0"/>
              <w:adjustRightInd w:val="0"/>
              <w:spacing w:before="36"/>
              <w:ind w:left="304"/>
              <w:jc w:val="left"/>
              <w:rPr>
                <w:kern w:val="0"/>
                <w:sz w:val="24"/>
              </w:rPr>
            </w:pPr>
            <w:r>
              <w:rPr>
                <w:kern w:val="0"/>
                <w:sz w:val="24"/>
              </w:rPr>
              <w:t>+ galv. steel sheet 0.5</w:t>
            </w:r>
          </w:p>
          <w:p w14:paraId="08A4F002">
            <w:pPr>
              <w:autoSpaceDE w:val="0"/>
              <w:autoSpaceDN w:val="0"/>
              <w:adjustRightInd w:val="0"/>
              <w:spacing w:before="36"/>
              <w:ind w:left="1099"/>
              <w:jc w:val="left"/>
              <w:rPr>
                <w:kern w:val="0"/>
                <w:sz w:val="24"/>
              </w:rPr>
            </w:pPr>
            <w:r>
              <w:rPr>
                <w:kern w:val="0"/>
                <w:sz w:val="24"/>
              </w:rPr>
              <w:t>thick</w:t>
            </w:r>
          </w:p>
        </w:tc>
      </w:tr>
      <w:tr w14:paraId="6562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3" w:hRule="exact"/>
        </w:trPr>
        <w:tc>
          <w:tcPr>
            <w:tcW w:w="1788" w:type="dxa"/>
          </w:tcPr>
          <w:p w14:paraId="0F2B9688">
            <w:pPr>
              <w:autoSpaceDE w:val="0"/>
              <w:autoSpaceDN w:val="0"/>
              <w:adjustRightInd w:val="0"/>
              <w:spacing w:before="42"/>
              <w:ind w:left="436" w:hanging="318"/>
              <w:jc w:val="left"/>
              <w:rPr>
                <w:kern w:val="0"/>
                <w:sz w:val="24"/>
              </w:rPr>
            </w:pPr>
            <w:r>
              <w:rPr>
                <w:kern w:val="0"/>
                <w:sz w:val="24"/>
              </w:rPr>
              <w:t>Domestic steam and drain</w:t>
            </w:r>
          </w:p>
        </w:tc>
        <w:tc>
          <w:tcPr>
            <w:tcW w:w="2040" w:type="dxa"/>
          </w:tcPr>
          <w:p w14:paraId="152505C1">
            <w:pPr>
              <w:autoSpaceDE w:val="0"/>
              <w:autoSpaceDN w:val="0"/>
              <w:adjustRightInd w:val="0"/>
              <w:spacing w:before="42"/>
              <w:ind w:left="124"/>
              <w:jc w:val="left"/>
              <w:rPr>
                <w:kern w:val="0"/>
                <w:sz w:val="24"/>
              </w:rPr>
            </w:pPr>
            <w:r>
              <w:rPr>
                <w:kern w:val="0"/>
                <w:sz w:val="24"/>
              </w:rPr>
              <w:t>in accommodation</w:t>
            </w:r>
          </w:p>
        </w:tc>
        <w:tc>
          <w:tcPr>
            <w:tcW w:w="1572" w:type="dxa"/>
          </w:tcPr>
          <w:p w14:paraId="745F5DC2">
            <w:pPr>
              <w:autoSpaceDE w:val="0"/>
              <w:autoSpaceDN w:val="0"/>
              <w:adjustRightInd w:val="0"/>
              <w:spacing w:before="42"/>
              <w:ind w:left="188" w:hanging="73"/>
              <w:jc w:val="left"/>
              <w:rPr>
                <w:kern w:val="0"/>
                <w:sz w:val="24"/>
              </w:rPr>
            </w:pPr>
            <w:r>
              <w:rPr>
                <w:kern w:val="0"/>
                <w:sz w:val="24"/>
              </w:rPr>
              <w:t>Ceramic fibre moulding or equivalent</w:t>
            </w:r>
          </w:p>
        </w:tc>
        <w:tc>
          <w:tcPr>
            <w:tcW w:w="1647" w:type="dxa"/>
          </w:tcPr>
          <w:p w14:paraId="6695C69F">
            <w:pPr>
              <w:autoSpaceDE w:val="0"/>
              <w:autoSpaceDN w:val="0"/>
              <w:adjustRightInd w:val="0"/>
              <w:spacing w:before="42"/>
              <w:ind w:left="229" w:hanging="73"/>
              <w:jc w:val="left"/>
              <w:rPr>
                <w:kern w:val="0"/>
                <w:sz w:val="24"/>
              </w:rPr>
            </w:pPr>
            <w:r>
              <w:rPr>
                <w:kern w:val="0"/>
                <w:sz w:val="24"/>
              </w:rPr>
              <w:t>Ceramic fibre moulding or equivalent</w:t>
            </w:r>
          </w:p>
        </w:tc>
        <w:tc>
          <w:tcPr>
            <w:tcW w:w="1141" w:type="dxa"/>
          </w:tcPr>
          <w:p w14:paraId="5E5AFC24">
            <w:pPr>
              <w:autoSpaceDE w:val="0"/>
              <w:autoSpaceDN w:val="0"/>
              <w:adjustRightInd w:val="0"/>
              <w:spacing w:before="42"/>
              <w:ind w:left="326" w:hanging="26"/>
              <w:jc w:val="left"/>
              <w:rPr>
                <w:kern w:val="0"/>
                <w:sz w:val="24"/>
              </w:rPr>
            </w:pPr>
            <w:r>
              <w:rPr>
                <w:kern w:val="0"/>
                <w:sz w:val="24"/>
              </w:rPr>
              <w:t>Glass cloth</w:t>
            </w:r>
          </w:p>
        </w:tc>
        <w:tc>
          <w:tcPr>
            <w:tcW w:w="1560" w:type="dxa"/>
          </w:tcPr>
          <w:p w14:paraId="7F21B9A0">
            <w:pPr>
              <w:autoSpaceDE w:val="0"/>
              <w:autoSpaceDN w:val="0"/>
              <w:adjustRightInd w:val="0"/>
              <w:spacing w:before="42"/>
              <w:ind w:left="234"/>
              <w:jc w:val="left"/>
              <w:rPr>
                <w:kern w:val="0"/>
                <w:sz w:val="24"/>
              </w:rPr>
            </w:pPr>
            <w:r>
              <w:rPr>
                <w:kern w:val="0"/>
                <w:sz w:val="24"/>
              </w:rPr>
              <w:t>Glass cloth</w:t>
            </w:r>
          </w:p>
        </w:tc>
      </w:tr>
      <w:tr w14:paraId="2F53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2" w:hRule="exact"/>
        </w:trPr>
        <w:tc>
          <w:tcPr>
            <w:tcW w:w="1788" w:type="dxa"/>
          </w:tcPr>
          <w:p w14:paraId="17269236">
            <w:pPr>
              <w:autoSpaceDE w:val="0"/>
              <w:autoSpaceDN w:val="0"/>
              <w:adjustRightInd w:val="0"/>
              <w:spacing w:before="42"/>
              <w:ind w:left="409"/>
              <w:jc w:val="left"/>
              <w:rPr>
                <w:kern w:val="0"/>
                <w:sz w:val="24"/>
              </w:rPr>
            </w:pPr>
            <w:r>
              <w:rPr>
                <w:kern w:val="0"/>
                <w:sz w:val="24"/>
              </w:rPr>
              <w:t>Hot water</w:t>
            </w:r>
          </w:p>
        </w:tc>
        <w:tc>
          <w:tcPr>
            <w:tcW w:w="2040" w:type="dxa"/>
          </w:tcPr>
          <w:p w14:paraId="4347ECD1">
            <w:pPr>
              <w:autoSpaceDE w:val="0"/>
              <w:autoSpaceDN w:val="0"/>
              <w:adjustRightInd w:val="0"/>
              <w:spacing w:before="42"/>
              <w:ind w:left="124"/>
              <w:jc w:val="left"/>
              <w:rPr>
                <w:kern w:val="0"/>
                <w:sz w:val="24"/>
              </w:rPr>
            </w:pPr>
            <w:r>
              <w:rPr>
                <w:kern w:val="0"/>
                <w:sz w:val="24"/>
              </w:rPr>
              <w:t>in accommodation</w:t>
            </w:r>
          </w:p>
        </w:tc>
        <w:tc>
          <w:tcPr>
            <w:tcW w:w="1572" w:type="dxa"/>
          </w:tcPr>
          <w:p w14:paraId="4B19A609">
            <w:pPr>
              <w:autoSpaceDE w:val="0"/>
              <w:autoSpaceDN w:val="0"/>
              <w:adjustRightInd w:val="0"/>
              <w:spacing w:before="42"/>
              <w:ind w:left="188" w:hanging="72"/>
              <w:jc w:val="left"/>
              <w:rPr>
                <w:kern w:val="0"/>
                <w:sz w:val="24"/>
              </w:rPr>
            </w:pPr>
            <w:r>
              <w:rPr>
                <w:kern w:val="0"/>
                <w:sz w:val="24"/>
              </w:rPr>
              <w:t>Ceramic fibre moulding or equivalent</w:t>
            </w:r>
          </w:p>
        </w:tc>
        <w:tc>
          <w:tcPr>
            <w:tcW w:w="1647" w:type="dxa"/>
          </w:tcPr>
          <w:p w14:paraId="08C2B71C">
            <w:pPr>
              <w:autoSpaceDE w:val="0"/>
              <w:autoSpaceDN w:val="0"/>
              <w:adjustRightInd w:val="0"/>
              <w:spacing w:before="42"/>
              <w:ind w:left="229" w:hanging="73"/>
              <w:jc w:val="left"/>
              <w:rPr>
                <w:kern w:val="0"/>
                <w:sz w:val="24"/>
              </w:rPr>
            </w:pPr>
            <w:r>
              <w:rPr>
                <w:kern w:val="0"/>
                <w:sz w:val="24"/>
              </w:rPr>
              <w:t>Ceramic fibre moulding or equivalent</w:t>
            </w:r>
          </w:p>
        </w:tc>
        <w:tc>
          <w:tcPr>
            <w:tcW w:w="1141" w:type="dxa"/>
          </w:tcPr>
          <w:p w14:paraId="24A1EB7F">
            <w:pPr>
              <w:autoSpaceDE w:val="0"/>
              <w:autoSpaceDN w:val="0"/>
              <w:adjustRightInd w:val="0"/>
              <w:spacing w:before="42"/>
              <w:ind w:left="326" w:hanging="26"/>
              <w:jc w:val="left"/>
              <w:rPr>
                <w:kern w:val="0"/>
                <w:sz w:val="24"/>
              </w:rPr>
            </w:pPr>
            <w:r>
              <w:rPr>
                <w:kern w:val="0"/>
                <w:sz w:val="24"/>
              </w:rPr>
              <w:t>Glass cloth</w:t>
            </w:r>
          </w:p>
        </w:tc>
        <w:tc>
          <w:tcPr>
            <w:tcW w:w="1560" w:type="dxa"/>
          </w:tcPr>
          <w:p w14:paraId="3B921579">
            <w:pPr>
              <w:autoSpaceDE w:val="0"/>
              <w:autoSpaceDN w:val="0"/>
              <w:adjustRightInd w:val="0"/>
              <w:spacing w:before="42"/>
              <w:ind w:left="234"/>
              <w:jc w:val="left"/>
              <w:rPr>
                <w:kern w:val="0"/>
                <w:sz w:val="24"/>
              </w:rPr>
            </w:pPr>
            <w:r>
              <w:rPr>
                <w:kern w:val="0"/>
                <w:sz w:val="24"/>
              </w:rPr>
              <w:t>Glass cloth</w:t>
            </w:r>
          </w:p>
        </w:tc>
      </w:tr>
      <w:tr w14:paraId="2029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53" w:hRule="exact"/>
        </w:trPr>
        <w:tc>
          <w:tcPr>
            <w:tcW w:w="1788" w:type="dxa"/>
            <w:vMerge w:val="restart"/>
          </w:tcPr>
          <w:p w14:paraId="6813A3D3">
            <w:pPr>
              <w:autoSpaceDE w:val="0"/>
              <w:autoSpaceDN w:val="0"/>
              <w:adjustRightInd w:val="0"/>
              <w:spacing w:before="14"/>
              <w:jc w:val="left"/>
              <w:rPr>
                <w:kern w:val="0"/>
                <w:sz w:val="14"/>
                <w:szCs w:val="14"/>
              </w:rPr>
            </w:pPr>
          </w:p>
          <w:p w14:paraId="2A216B8C">
            <w:pPr>
              <w:autoSpaceDE w:val="0"/>
              <w:autoSpaceDN w:val="0"/>
              <w:adjustRightInd w:val="0"/>
              <w:jc w:val="left"/>
              <w:rPr>
                <w:kern w:val="0"/>
                <w:sz w:val="20"/>
                <w:szCs w:val="20"/>
              </w:rPr>
            </w:pPr>
          </w:p>
          <w:p w14:paraId="6EC3B4EE">
            <w:pPr>
              <w:autoSpaceDE w:val="0"/>
              <w:autoSpaceDN w:val="0"/>
              <w:adjustRightInd w:val="0"/>
              <w:ind w:left="340"/>
              <w:jc w:val="left"/>
              <w:rPr>
                <w:kern w:val="0"/>
                <w:sz w:val="24"/>
              </w:rPr>
            </w:pPr>
            <w:r>
              <w:rPr>
                <w:kern w:val="0"/>
                <w:sz w:val="24"/>
              </w:rPr>
              <w:t>Refrigerant</w:t>
            </w:r>
          </w:p>
        </w:tc>
        <w:tc>
          <w:tcPr>
            <w:tcW w:w="2040" w:type="dxa"/>
          </w:tcPr>
          <w:p w14:paraId="75950082">
            <w:pPr>
              <w:autoSpaceDE w:val="0"/>
              <w:autoSpaceDN w:val="0"/>
              <w:adjustRightInd w:val="0"/>
              <w:spacing w:before="42"/>
              <w:ind w:left="283" w:hanging="110"/>
              <w:jc w:val="left"/>
              <w:rPr>
                <w:kern w:val="0"/>
                <w:sz w:val="24"/>
              </w:rPr>
            </w:pPr>
            <w:r>
              <w:rPr>
                <w:kern w:val="0"/>
                <w:sz w:val="24"/>
              </w:rPr>
              <w:t>Suction line from ref. chamber to compressor</w:t>
            </w:r>
          </w:p>
        </w:tc>
        <w:tc>
          <w:tcPr>
            <w:tcW w:w="3219" w:type="dxa"/>
            <w:gridSpan w:val="2"/>
          </w:tcPr>
          <w:p w14:paraId="1105F2CC">
            <w:pPr>
              <w:autoSpaceDE w:val="0"/>
              <w:autoSpaceDN w:val="0"/>
              <w:adjustRightInd w:val="0"/>
              <w:spacing w:before="14"/>
              <w:jc w:val="left"/>
              <w:rPr>
                <w:kern w:val="0"/>
                <w:sz w:val="14"/>
                <w:szCs w:val="14"/>
              </w:rPr>
            </w:pPr>
          </w:p>
          <w:p w14:paraId="78766CB9">
            <w:pPr>
              <w:autoSpaceDE w:val="0"/>
              <w:autoSpaceDN w:val="0"/>
              <w:adjustRightInd w:val="0"/>
              <w:jc w:val="left"/>
              <w:rPr>
                <w:kern w:val="0"/>
                <w:sz w:val="20"/>
                <w:szCs w:val="20"/>
              </w:rPr>
            </w:pPr>
          </w:p>
          <w:p w14:paraId="5AE3B871">
            <w:pPr>
              <w:autoSpaceDE w:val="0"/>
              <w:autoSpaceDN w:val="0"/>
              <w:adjustRightInd w:val="0"/>
              <w:ind w:left="430"/>
              <w:jc w:val="left"/>
              <w:rPr>
                <w:kern w:val="0"/>
                <w:sz w:val="24"/>
              </w:rPr>
            </w:pPr>
            <w:r>
              <w:rPr>
                <w:kern w:val="0"/>
                <w:sz w:val="24"/>
              </w:rPr>
              <w:t>As per maker’s standard</w:t>
            </w:r>
          </w:p>
        </w:tc>
        <w:tc>
          <w:tcPr>
            <w:tcW w:w="2701" w:type="dxa"/>
            <w:gridSpan w:val="2"/>
          </w:tcPr>
          <w:p w14:paraId="4BF3ABDA">
            <w:pPr>
              <w:autoSpaceDE w:val="0"/>
              <w:autoSpaceDN w:val="0"/>
              <w:adjustRightInd w:val="0"/>
              <w:spacing w:before="14"/>
              <w:jc w:val="left"/>
              <w:rPr>
                <w:kern w:val="0"/>
                <w:sz w:val="14"/>
                <w:szCs w:val="14"/>
              </w:rPr>
            </w:pPr>
          </w:p>
          <w:p w14:paraId="0676B1C9">
            <w:pPr>
              <w:autoSpaceDE w:val="0"/>
              <w:autoSpaceDN w:val="0"/>
              <w:adjustRightInd w:val="0"/>
              <w:jc w:val="left"/>
              <w:rPr>
                <w:kern w:val="0"/>
                <w:sz w:val="20"/>
                <w:szCs w:val="20"/>
              </w:rPr>
            </w:pPr>
          </w:p>
          <w:p w14:paraId="30909BA0">
            <w:pPr>
              <w:autoSpaceDE w:val="0"/>
              <w:autoSpaceDN w:val="0"/>
              <w:adjustRightInd w:val="0"/>
              <w:ind w:left="172"/>
              <w:jc w:val="left"/>
              <w:rPr>
                <w:kern w:val="0"/>
                <w:sz w:val="24"/>
              </w:rPr>
            </w:pPr>
            <w:r>
              <w:rPr>
                <w:kern w:val="0"/>
                <w:sz w:val="24"/>
              </w:rPr>
              <w:t>As per maker’s standard</w:t>
            </w:r>
          </w:p>
        </w:tc>
      </w:tr>
      <w:tr w14:paraId="2CCF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52" w:hRule="exact"/>
        </w:trPr>
        <w:tc>
          <w:tcPr>
            <w:tcW w:w="1788" w:type="dxa"/>
            <w:vMerge w:val="continue"/>
          </w:tcPr>
          <w:p w14:paraId="1DC00518">
            <w:pPr>
              <w:autoSpaceDE w:val="0"/>
              <w:autoSpaceDN w:val="0"/>
              <w:adjustRightInd w:val="0"/>
              <w:ind w:left="172"/>
              <w:jc w:val="left"/>
              <w:rPr>
                <w:kern w:val="0"/>
                <w:sz w:val="24"/>
              </w:rPr>
            </w:pPr>
          </w:p>
        </w:tc>
        <w:tc>
          <w:tcPr>
            <w:tcW w:w="2040" w:type="dxa"/>
          </w:tcPr>
          <w:p w14:paraId="39F803E3">
            <w:pPr>
              <w:autoSpaceDE w:val="0"/>
              <w:autoSpaceDN w:val="0"/>
              <w:adjustRightInd w:val="0"/>
              <w:spacing w:before="42"/>
              <w:ind w:left="83" w:firstLine="2"/>
              <w:jc w:val="left"/>
              <w:rPr>
                <w:kern w:val="0"/>
                <w:sz w:val="24"/>
              </w:rPr>
            </w:pPr>
            <w:r>
              <w:rPr>
                <w:kern w:val="0"/>
                <w:sz w:val="24"/>
              </w:rPr>
              <w:t>Line from expansion valve to ref. chamber</w:t>
            </w:r>
          </w:p>
        </w:tc>
        <w:tc>
          <w:tcPr>
            <w:tcW w:w="3219" w:type="dxa"/>
            <w:gridSpan w:val="2"/>
          </w:tcPr>
          <w:p w14:paraId="5D8511F3">
            <w:pPr>
              <w:autoSpaceDE w:val="0"/>
              <w:autoSpaceDN w:val="0"/>
              <w:adjustRightInd w:val="0"/>
              <w:spacing w:before="14"/>
              <w:jc w:val="left"/>
              <w:rPr>
                <w:kern w:val="0"/>
                <w:sz w:val="14"/>
                <w:szCs w:val="14"/>
              </w:rPr>
            </w:pPr>
          </w:p>
          <w:p w14:paraId="21394D36">
            <w:pPr>
              <w:autoSpaceDE w:val="0"/>
              <w:autoSpaceDN w:val="0"/>
              <w:adjustRightInd w:val="0"/>
              <w:jc w:val="left"/>
              <w:rPr>
                <w:kern w:val="0"/>
                <w:sz w:val="20"/>
                <w:szCs w:val="20"/>
              </w:rPr>
            </w:pPr>
          </w:p>
          <w:p w14:paraId="660AE1A3">
            <w:pPr>
              <w:autoSpaceDE w:val="0"/>
              <w:autoSpaceDN w:val="0"/>
              <w:adjustRightInd w:val="0"/>
              <w:ind w:left="430"/>
              <w:jc w:val="left"/>
              <w:rPr>
                <w:kern w:val="0"/>
                <w:sz w:val="24"/>
              </w:rPr>
            </w:pPr>
            <w:r>
              <w:rPr>
                <w:kern w:val="0"/>
                <w:sz w:val="24"/>
              </w:rPr>
              <w:t>As per maker’s standard</w:t>
            </w:r>
          </w:p>
        </w:tc>
        <w:tc>
          <w:tcPr>
            <w:tcW w:w="2701" w:type="dxa"/>
            <w:gridSpan w:val="2"/>
          </w:tcPr>
          <w:p w14:paraId="66F71C6C">
            <w:pPr>
              <w:autoSpaceDE w:val="0"/>
              <w:autoSpaceDN w:val="0"/>
              <w:adjustRightInd w:val="0"/>
              <w:spacing w:before="14"/>
              <w:jc w:val="left"/>
              <w:rPr>
                <w:kern w:val="0"/>
                <w:sz w:val="14"/>
                <w:szCs w:val="14"/>
              </w:rPr>
            </w:pPr>
          </w:p>
          <w:p w14:paraId="298E7BF5">
            <w:pPr>
              <w:autoSpaceDE w:val="0"/>
              <w:autoSpaceDN w:val="0"/>
              <w:adjustRightInd w:val="0"/>
              <w:jc w:val="left"/>
              <w:rPr>
                <w:kern w:val="0"/>
                <w:sz w:val="20"/>
                <w:szCs w:val="20"/>
              </w:rPr>
            </w:pPr>
          </w:p>
          <w:p w14:paraId="22EDFCE7">
            <w:pPr>
              <w:autoSpaceDE w:val="0"/>
              <w:autoSpaceDN w:val="0"/>
              <w:adjustRightInd w:val="0"/>
              <w:ind w:left="172"/>
              <w:jc w:val="left"/>
              <w:rPr>
                <w:kern w:val="0"/>
                <w:sz w:val="24"/>
              </w:rPr>
            </w:pPr>
            <w:r>
              <w:rPr>
                <w:kern w:val="0"/>
                <w:sz w:val="24"/>
              </w:rPr>
              <w:t>As per maker’s standard</w:t>
            </w:r>
          </w:p>
        </w:tc>
      </w:tr>
    </w:tbl>
    <w:p w14:paraId="6CA9EEEE">
      <w:pPr>
        <w:autoSpaceDE w:val="0"/>
        <w:autoSpaceDN w:val="0"/>
        <w:adjustRightInd w:val="0"/>
        <w:jc w:val="left"/>
        <w:rPr>
          <w:rFonts w:ascii="Arial" w:hAnsi="Arial" w:cs="Arial"/>
          <w:kern w:val="0"/>
          <w:sz w:val="20"/>
          <w:szCs w:val="20"/>
        </w:rPr>
      </w:pPr>
    </w:p>
    <w:p w14:paraId="2E0ABC7E">
      <w:pPr>
        <w:autoSpaceDE w:val="0"/>
        <w:autoSpaceDN w:val="0"/>
        <w:adjustRightInd w:val="0"/>
        <w:spacing w:before="6"/>
        <w:jc w:val="left"/>
        <w:rPr>
          <w:rFonts w:ascii="Arial" w:hAnsi="Arial" w:cs="Arial"/>
          <w:kern w:val="0"/>
          <w:sz w:val="28"/>
          <w:szCs w:val="28"/>
        </w:rPr>
      </w:pPr>
    </w:p>
    <w:p w14:paraId="4070EFC1">
      <w:pPr>
        <w:pStyle w:val="3"/>
        <w:spacing w:before="0" w:after="0"/>
        <w:jc w:val="both"/>
      </w:pPr>
      <w:bookmarkStart w:id="271" w:name="_Toc158808232"/>
      <w:bookmarkStart w:id="272" w:name="_Toc197669945"/>
      <w:bookmarkStart w:id="273" w:name="_Toc266965391"/>
      <w:r>
        <w:br w:type="page"/>
      </w:r>
      <w:bookmarkEnd w:id="271"/>
      <w:bookmarkEnd w:id="272"/>
      <w:bookmarkEnd w:id="273"/>
      <w:bookmarkStart w:id="274" w:name="_Toc50572476"/>
      <w:r>
        <w:rPr>
          <w:rFonts w:hint="eastAsia"/>
        </w:rPr>
        <w:t>5.2</w:t>
      </w:r>
      <w:r>
        <w:tab/>
      </w:r>
      <w:r>
        <w:t>FIRE FIGHTING SYSTEM</w:t>
      </w:r>
      <w:bookmarkEnd w:id="274"/>
    </w:p>
    <w:p w14:paraId="078B598B">
      <w:pPr>
        <w:autoSpaceDE w:val="0"/>
        <w:autoSpaceDN w:val="0"/>
        <w:adjustRightInd w:val="0"/>
        <w:spacing w:before="2"/>
        <w:jc w:val="left"/>
        <w:rPr>
          <w:rFonts w:ascii="Arial" w:hAnsi="Arial" w:cs="Arial"/>
          <w:kern w:val="0"/>
          <w:sz w:val="12"/>
          <w:szCs w:val="12"/>
        </w:rPr>
      </w:pPr>
    </w:p>
    <w:p w14:paraId="082C31DE">
      <w:pPr>
        <w:pStyle w:val="4"/>
        <w:spacing w:before="0" w:after="0"/>
        <w:rPr>
          <w:rFonts w:cs="Arial"/>
        </w:rPr>
      </w:pPr>
      <w:bookmarkStart w:id="275" w:name="_Toc50572477"/>
      <w:bookmarkStart w:id="276" w:name="_Toc197669946"/>
      <w:bookmarkStart w:id="277" w:name="_Toc266965392"/>
      <w:bookmarkStart w:id="278" w:name="_Toc158808233"/>
      <w:bookmarkStart w:id="279" w:name="_Toc431305490"/>
      <w:r>
        <w:rPr>
          <w:rFonts w:hint="eastAsia" w:cs="Arial"/>
        </w:rPr>
        <w:t>5.2.1</w:t>
      </w:r>
      <w:r>
        <w:rPr>
          <w:rFonts w:cs="Arial"/>
        </w:rPr>
        <w:tab/>
      </w:r>
      <w:r>
        <w:rPr>
          <w:rFonts w:cs="Arial"/>
        </w:rPr>
        <w:t>GENERAL</w:t>
      </w:r>
      <w:bookmarkEnd w:id="275"/>
      <w:bookmarkEnd w:id="276"/>
      <w:bookmarkEnd w:id="277"/>
      <w:bookmarkEnd w:id="278"/>
      <w:bookmarkEnd w:id="279"/>
    </w:p>
    <w:p w14:paraId="5B4E505F">
      <w:pPr>
        <w:autoSpaceDE w:val="0"/>
        <w:autoSpaceDN w:val="0"/>
        <w:adjustRightInd w:val="0"/>
        <w:spacing w:line="240" w:lineRule="exact"/>
        <w:jc w:val="left"/>
        <w:rPr>
          <w:rFonts w:eastAsia="Arial Unicode MS"/>
          <w:kern w:val="0"/>
          <w:sz w:val="28"/>
          <w:szCs w:val="28"/>
        </w:rPr>
      </w:pPr>
    </w:p>
    <w:p w14:paraId="2BE03525">
      <w:pPr>
        <w:autoSpaceDE w:val="0"/>
        <w:autoSpaceDN w:val="0"/>
        <w:adjustRightInd w:val="0"/>
        <w:ind w:left="963"/>
        <w:jc w:val="left"/>
        <w:rPr>
          <w:kern w:val="0"/>
          <w:sz w:val="24"/>
        </w:rPr>
      </w:pPr>
      <w:r>
        <w:rPr>
          <w:kern w:val="0"/>
          <w:sz w:val="24"/>
        </w:rPr>
        <w:t>The following fixed fire</w:t>
      </w:r>
      <w:r>
        <w:rPr>
          <w:rFonts w:hint="eastAsia"/>
          <w:kern w:val="0"/>
          <w:sz w:val="24"/>
        </w:rPr>
        <w:t>-</w:t>
      </w:r>
      <w:r>
        <w:rPr>
          <w:kern w:val="0"/>
          <w:sz w:val="24"/>
        </w:rPr>
        <w:t>fighting systems shall be provided for the spaces as listed below.</w:t>
      </w:r>
    </w:p>
    <w:p w14:paraId="463FB943">
      <w:pPr>
        <w:autoSpaceDE w:val="0"/>
        <w:autoSpaceDN w:val="0"/>
        <w:adjustRightInd w:val="0"/>
        <w:spacing w:line="240" w:lineRule="exact"/>
        <w:jc w:val="left"/>
        <w:rPr>
          <w:rFonts w:eastAsia="Arial Unicode MS"/>
          <w:kern w:val="0"/>
          <w:sz w:val="28"/>
          <w:szCs w:val="28"/>
        </w:rPr>
      </w:pPr>
    </w:p>
    <w:p w14:paraId="50264AAC">
      <w:pPr>
        <w:tabs>
          <w:tab w:val="left" w:pos="4500"/>
        </w:tabs>
        <w:autoSpaceDE w:val="0"/>
        <w:autoSpaceDN w:val="0"/>
        <w:adjustRightInd w:val="0"/>
        <w:spacing w:line="280" w:lineRule="exact"/>
        <w:ind w:left="4509" w:hanging="3546"/>
        <w:jc w:val="left"/>
        <w:rPr>
          <w:kern w:val="0"/>
          <w:sz w:val="24"/>
        </w:rPr>
      </w:pPr>
      <w:r>
        <w:rPr>
          <w:kern w:val="0"/>
          <w:sz w:val="24"/>
        </w:rPr>
        <w:t>Sea water system</w:t>
      </w:r>
      <w:r>
        <w:rPr>
          <w:kern w:val="0"/>
          <w:sz w:val="24"/>
        </w:rPr>
        <w:tab/>
      </w:r>
      <w:r>
        <w:rPr>
          <w:kern w:val="0"/>
          <w:sz w:val="24"/>
        </w:rPr>
        <w:t xml:space="preserve">Exposed decks, Engine room, Steering gear room, Cargo hold, Paint </w:t>
      </w:r>
      <w:r>
        <w:rPr>
          <w:rFonts w:hint="eastAsia"/>
          <w:kern w:val="0"/>
          <w:sz w:val="24"/>
        </w:rPr>
        <w:t>store</w:t>
      </w:r>
    </w:p>
    <w:p w14:paraId="250C9DD1">
      <w:pPr>
        <w:tabs>
          <w:tab w:val="left" w:pos="4500"/>
        </w:tabs>
        <w:autoSpaceDE w:val="0"/>
        <w:autoSpaceDN w:val="0"/>
        <w:adjustRightInd w:val="0"/>
        <w:spacing w:line="280" w:lineRule="exact"/>
        <w:ind w:left="962" w:firstLine="3545"/>
        <w:jc w:val="left"/>
        <w:rPr>
          <w:kern w:val="0"/>
          <w:sz w:val="24"/>
        </w:rPr>
      </w:pPr>
      <w:r>
        <w:rPr>
          <w:rFonts w:hint="eastAsia"/>
          <w:kern w:val="0"/>
          <w:sz w:val="24"/>
        </w:rPr>
        <w:t>Living quarters</w:t>
      </w:r>
      <w:r>
        <w:rPr>
          <w:kern w:val="0"/>
          <w:sz w:val="24"/>
        </w:rPr>
        <w:t>, and other working spaces</w:t>
      </w:r>
    </w:p>
    <w:p w14:paraId="0DADB570">
      <w:pPr>
        <w:tabs>
          <w:tab w:val="left" w:pos="4500"/>
        </w:tabs>
        <w:autoSpaceDE w:val="0"/>
        <w:autoSpaceDN w:val="0"/>
        <w:adjustRightInd w:val="0"/>
        <w:spacing w:line="280" w:lineRule="exact"/>
        <w:ind w:left="964"/>
        <w:jc w:val="left"/>
        <w:rPr>
          <w:kern w:val="0"/>
          <w:sz w:val="24"/>
        </w:rPr>
      </w:pPr>
      <w:r>
        <w:rPr>
          <w:kern w:val="0"/>
          <w:sz w:val="24"/>
        </w:rPr>
        <w:t>Fixed fresh water mist system</w:t>
      </w:r>
      <w:r>
        <w:rPr>
          <w:kern w:val="0"/>
          <w:sz w:val="24"/>
        </w:rPr>
        <w:tab/>
      </w:r>
      <w:r>
        <w:rPr>
          <w:kern w:val="0"/>
          <w:sz w:val="24"/>
        </w:rPr>
        <w:t>Localized fire suppression in E/R</w:t>
      </w:r>
    </w:p>
    <w:p w14:paraId="3E6C316A">
      <w:pPr>
        <w:tabs>
          <w:tab w:val="left" w:pos="4500"/>
        </w:tabs>
        <w:autoSpaceDE w:val="0"/>
        <w:autoSpaceDN w:val="0"/>
        <w:adjustRightInd w:val="0"/>
        <w:spacing w:line="280" w:lineRule="exact"/>
        <w:ind w:left="964"/>
        <w:jc w:val="left"/>
        <w:rPr>
          <w:kern w:val="0"/>
          <w:sz w:val="24"/>
        </w:rPr>
      </w:pPr>
      <w:r>
        <w:rPr>
          <w:kern w:val="0"/>
          <w:sz w:val="24"/>
        </w:rPr>
        <w:t>CO</w:t>
      </w:r>
      <w:r>
        <w:rPr>
          <w:kern w:val="0"/>
          <w:sz w:val="24"/>
          <w:vertAlign w:val="subscript"/>
        </w:rPr>
        <w:t>2</w:t>
      </w:r>
      <w:r>
        <w:rPr>
          <w:kern w:val="0"/>
          <w:sz w:val="24"/>
        </w:rPr>
        <w:t xml:space="preserve"> fixed system</w:t>
      </w:r>
      <w:r>
        <w:rPr>
          <w:kern w:val="0"/>
          <w:sz w:val="24"/>
        </w:rPr>
        <w:tab/>
      </w:r>
      <w:r>
        <w:rPr>
          <w:kern w:val="0"/>
          <w:sz w:val="24"/>
        </w:rPr>
        <w:t>Engine room, Cargo hold</w:t>
      </w:r>
      <w:r>
        <w:rPr>
          <w:rFonts w:hint="eastAsia"/>
          <w:kern w:val="0"/>
          <w:sz w:val="24"/>
        </w:rPr>
        <w:t>, Galley hood</w:t>
      </w:r>
    </w:p>
    <w:p w14:paraId="0F2E3E9B">
      <w:pPr>
        <w:tabs>
          <w:tab w:val="left" w:pos="4500"/>
        </w:tabs>
        <w:autoSpaceDE w:val="0"/>
        <w:autoSpaceDN w:val="0"/>
        <w:adjustRightInd w:val="0"/>
        <w:spacing w:line="280" w:lineRule="exact"/>
        <w:ind w:left="4509" w:hanging="3546"/>
        <w:jc w:val="left"/>
        <w:rPr>
          <w:kern w:val="0"/>
          <w:sz w:val="24"/>
        </w:rPr>
      </w:pPr>
      <w:r>
        <w:rPr>
          <w:kern w:val="0"/>
          <w:sz w:val="24"/>
        </w:rPr>
        <w:t xml:space="preserve">Portable </w:t>
      </w:r>
      <w:r>
        <w:rPr>
          <w:rFonts w:hint="eastAsia"/>
          <w:kern w:val="0"/>
          <w:sz w:val="24"/>
        </w:rPr>
        <w:t xml:space="preserve">fire </w:t>
      </w:r>
      <w:r>
        <w:rPr>
          <w:kern w:val="0"/>
          <w:sz w:val="24"/>
        </w:rPr>
        <w:t>extinguisher</w:t>
      </w:r>
      <w:r>
        <w:rPr>
          <w:kern w:val="0"/>
          <w:sz w:val="24"/>
        </w:rPr>
        <w:tab/>
      </w:r>
      <w:r>
        <w:rPr>
          <w:rFonts w:hint="eastAsia"/>
          <w:kern w:val="0"/>
          <w:sz w:val="24"/>
        </w:rPr>
        <w:t>Living quarters</w:t>
      </w:r>
      <w:r>
        <w:rPr>
          <w:kern w:val="0"/>
          <w:sz w:val="24"/>
        </w:rPr>
        <w:t xml:space="preserve"> and other working spaces</w:t>
      </w:r>
      <w:r>
        <w:rPr>
          <w:rFonts w:hint="eastAsia"/>
          <w:kern w:val="0"/>
          <w:sz w:val="24"/>
        </w:rPr>
        <w:t xml:space="preserve">, engine room, </w:t>
      </w:r>
      <w:r>
        <w:rPr>
          <w:kern w:val="0"/>
          <w:sz w:val="24"/>
        </w:rPr>
        <w:t>emergency</w:t>
      </w:r>
      <w:r>
        <w:rPr>
          <w:rFonts w:hint="eastAsia"/>
          <w:kern w:val="0"/>
          <w:sz w:val="24"/>
        </w:rPr>
        <w:t xml:space="preserve"> generator room and </w:t>
      </w:r>
      <w:r>
        <w:rPr>
          <w:kern w:val="0"/>
          <w:sz w:val="24"/>
        </w:rPr>
        <w:t>emergency fire pump</w:t>
      </w:r>
      <w:r>
        <w:rPr>
          <w:rFonts w:hint="eastAsia"/>
          <w:kern w:val="0"/>
          <w:sz w:val="24"/>
        </w:rPr>
        <w:t xml:space="preserve"> room</w:t>
      </w:r>
    </w:p>
    <w:p w14:paraId="14A380BB">
      <w:pPr>
        <w:autoSpaceDE w:val="0"/>
        <w:autoSpaceDN w:val="0"/>
        <w:adjustRightInd w:val="0"/>
        <w:spacing w:line="240" w:lineRule="exact"/>
        <w:jc w:val="left"/>
        <w:rPr>
          <w:rFonts w:eastAsia="Arial Unicode MS"/>
          <w:kern w:val="0"/>
          <w:sz w:val="28"/>
          <w:szCs w:val="28"/>
        </w:rPr>
      </w:pPr>
    </w:p>
    <w:p w14:paraId="7F57DAFA">
      <w:pPr>
        <w:autoSpaceDE w:val="0"/>
        <w:autoSpaceDN w:val="0"/>
        <w:adjustRightInd w:val="0"/>
        <w:ind w:left="963"/>
        <w:rPr>
          <w:kern w:val="0"/>
          <w:sz w:val="24"/>
        </w:rPr>
      </w:pPr>
      <w:r>
        <w:rPr>
          <w:kern w:val="0"/>
          <w:sz w:val="24"/>
        </w:rPr>
        <w:t>All fire</w:t>
      </w:r>
      <w:r>
        <w:rPr>
          <w:rFonts w:hint="eastAsia"/>
          <w:kern w:val="0"/>
          <w:sz w:val="24"/>
        </w:rPr>
        <w:t>-</w:t>
      </w:r>
      <w:r>
        <w:rPr>
          <w:kern w:val="0"/>
          <w:sz w:val="24"/>
        </w:rPr>
        <w:t>fighting system and equipment shall comply with the requirements of SOLAS.</w:t>
      </w:r>
    </w:p>
    <w:p w14:paraId="057AB33F">
      <w:pPr>
        <w:autoSpaceDE w:val="0"/>
        <w:autoSpaceDN w:val="0"/>
        <w:adjustRightInd w:val="0"/>
        <w:spacing w:line="240" w:lineRule="exact"/>
        <w:jc w:val="left"/>
        <w:rPr>
          <w:rFonts w:eastAsia="Arial Unicode MS"/>
          <w:kern w:val="0"/>
          <w:sz w:val="28"/>
          <w:szCs w:val="28"/>
        </w:rPr>
      </w:pPr>
    </w:p>
    <w:p w14:paraId="7B76D83E">
      <w:pPr>
        <w:autoSpaceDE w:val="0"/>
        <w:autoSpaceDN w:val="0"/>
        <w:adjustRightInd w:val="0"/>
        <w:ind w:left="963"/>
        <w:rPr>
          <w:kern w:val="0"/>
          <w:sz w:val="24"/>
        </w:rPr>
      </w:pPr>
      <w:r>
        <w:rPr>
          <w:kern w:val="0"/>
          <w:sz w:val="24"/>
        </w:rPr>
        <w:t>Fire Control Plan shall be provided in accordance with Rule and Regulation and shall be stored in galvanized steel case on both sides of living quarters on upper deck.</w:t>
      </w:r>
    </w:p>
    <w:p w14:paraId="0EBFECAC">
      <w:pPr>
        <w:autoSpaceDE w:val="0"/>
        <w:autoSpaceDN w:val="0"/>
        <w:adjustRightInd w:val="0"/>
        <w:spacing w:line="240" w:lineRule="exact"/>
        <w:jc w:val="left"/>
        <w:rPr>
          <w:rFonts w:eastAsia="Arial Unicode MS"/>
          <w:kern w:val="0"/>
          <w:sz w:val="28"/>
          <w:szCs w:val="28"/>
        </w:rPr>
      </w:pPr>
    </w:p>
    <w:p w14:paraId="706EF4FF">
      <w:pPr>
        <w:autoSpaceDE w:val="0"/>
        <w:autoSpaceDN w:val="0"/>
        <w:adjustRightInd w:val="0"/>
        <w:ind w:left="963"/>
        <w:rPr>
          <w:kern w:val="0"/>
          <w:sz w:val="24"/>
        </w:rPr>
      </w:pPr>
      <w:r>
        <w:rPr>
          <w:kern w:val="0"/>
          <w:sz w:val="24"/>
        </w:rPr>
        <w:t xml:space="preserve">Fire </w:t>
      </w:r>
      <w:r>
        <w:rPr>
          <w:rFonts w:hint="eastAsia"/>
          <w:kern w:val="0"/>
          <w:sz w:val="24"/>
        </w:rPr>
        <w:t xml:space="preserve">control </w:t>
      </w:r>
      <w:r>
        <w:rPr>
          <w:kern w:val="0"/>
          <w:sz w:val="24"/>
        </w:rPr>
        <w:t xml:space="preserve">station is shall be provided with controls for quick closing valves, </w:t>
      </w:r>
      <w:r>
        <w:rPr>
          <w:rFonts w:hint="eastAsia"/>
          <w:kern w:val="0"/>
          <w:sz w:val="24"/>
        </w:rPr>
        <w:t xml:space="preserve">E/R </w:t>
      </w:r>
      <w:r>
        <w:rPr>
          <w:kern w:val="0"/>
          <w:sz w:val="24"/>
        </w:rPr>
        <w:t>fans, CO</w:t>
      </w:r>
      <w:r>
        <w:rPr>
          <w:kern w:val="0"/>
          <w:position w:val="-3"/>
          <w:sz w:val="16"/>
          <w:szCs w:val="16"/>
        </w:rPr>
        <w:t>2</w:t>
      </w:r>
      <w:r>
        <w:rPr>
          <w:rFonts w:hint="eastAsia"/>
          <w:kern w:val="0"/>
          <w:sz w:val="24"/>
        </w:rPr>
        <w:t xml:space="preserve"> releasing box for engine room,</w:t>
      </w:r>
      <w:r>
        <w:rPr>
          <w:kern w:val="0"/>
          <w:sz w:val="24"/>
        </w:rPr>
        <w:t xml:space="preserve"> oil pumps etc.</w:t>
      </w:r>
    </w:p>
    <w:p w14:paraId="1180F14B">
      <w:pPr>
        <w:autoSpaceDE w:val="0"/>
        <w:autoSpaceDN w:val="0"/>
        <w:adjustRightInd w:val="0"/>
        <w:ind w:left="963"/>
        <w:rPr>
          <w:kern w:val="0"/>
          <w:sz w:val="24"/>
        </w:rPr>
      </w:pPr>
    </w:p>
    <w:p w14:paraId="19C3B025">
      <w:pPr>
        <w:autoSpaceDE w:val="0"/>
        <w:autoSpaceDN w:val="0"/>
        <w:adjustRightInd w:val="0"/>
        <w:ind w:left="963"/>
        <w:rPr>
          <w:b/>
          <w:i/>
          <w:kern w:val="0"/>
          <w:sz w:val="24"/>
        </w:rPr>
      </w:pPr>
      <w:r>
        <w:rPr>
          <w:rFonts w:hint="eastAsia"/>
          <w:b/>
          <w:i/>
          <w:kern w:val="0"/>
          <w:sz w:val="24"/>
        </w:rPr>
        <w:t>One fire detector for every laundry.</w:t>
      </w:r>
    </w:p>
    <w:p w14:paraId="54E18146">
      <w:pPr>
        <w:autoSpaceDE w:val="0"/>
        <w:autoSpaceDN w:val="0"/>
        <w:adjustRightInd w:val="0"/>
        <w:jc w:val="left"/>
        <w:rPr>
          <w:kern w:val="0"/>
          <w:sz w:val="20"/>
          <w:szCs w:val="20"/>
        </w:rPr>
      </w:pPr>
    </w:p>
    <w:p w14:paraId="02275D50">
      <w:pPr>
        <w:pStyle w:val="4"/>
        <w:spacing w:before="0" w:after="0"/>
        <w:rPr>
          <w:rFonts w:cs="Arial"/>
        </w:rPr>
      </w:pPr>
      <w:bookmarkStart w:id="280" w:name="_Toc266965393"/>
      <w:bookmarkStart w:id="281" w:name="_Toc158808234"/>
      <w:bookmarkStart w:id="282" w:name="_Toc431305491"/>
      <w:bookmarkStart w:id="283" w:name="_Toc197669947"/>
      <w:bookmarkStart w:id="284" w:name="_Toc50572478"/>
      <w:r>
        <w:rPr>
          <w:rFonts w:hint="eastAsia" w:cs="Arial"/>
        </w:rPr>
        <w:t>5.2.2</w:t>
      </w:r>
      <w:r>
        <w:rPr>
          <w:rFonts w:cs="Arial"/>
        </w:rPr>
        <w:tab/>
      </w:r>
      <w:r>
        <w:rPr>
          <w:rFonts w:cs="Arial"/>
        </w:rPr>
        <w:t xml:space="preserve">SEA WATER </w:t>
      </w:r>
      <w:r>
        <w:rPr>
          <w:rFonts w:hint="eastAsia" w:cs="Arial"/>
        </w:rPr>
        <w:t xml:space="preserve">FIRE FIGHTING </w:t>
      </w:r>
      <w:r>
        <w:rPr>
          <w:rFonts w:cs="Arial"/>
        </w:rPr>
        <w:t>SYSTEM</w:t>
      </w:r>
      <w:bookmarkEnd w:id="280"/>
      <w:bookmarkEnd w:id="281"/>
      <w:bookmarkEnd w:id="282"/>
      <w:bookmarkEnd w:id="283"/>
      <w:bookmarkEnd w:id="284"/>
    </w:p>
    <w:p w14:paraId="183411A7">
      <w:pPr>
        <w:autoSpaceDE w:val="0"/>
        <w:autoSpaceDN w:val="0"/>
        <w:adjustRightInd w:val="0"/>
        <w:spacing w:before="2"/>
        <w:jc w:val="left"/>
        <w:rPr>
          <w:rFonts w:ascii="Arial" w:hAnsi="Arial" w:cs="Arial"/>
          <w:kern w:val="0"/>
          <w:sz w:val="24"/>
        </w:rPr>
      </w:pPr>
    </w:p>
    <w:p w14:paraId="74045815">
      <w:pPr>
        <w:pStyle w:val="5"/>
        <w:spacing w:after="240"/>
        <w:ind w:left="42"/>
      </w:pPr>
      <w:r>
        <w:rPr>
          <w:rFonts w:hint="eastAsia"/>
        </w:rPr>
        <w:t>5.2.2.1</w:t>
      </w:r>
      <w:r>
        <w:tab/>
      </w:r>
      <w:r>
        <w:t>Fire Main Line</w:t>
      </w:r>
    </w:p>
    <w:p w14:paraId="78482EEB">
      <w:pPr>
        <w:autoSpaceDE w:val="0"/>
        <w:autoSpaceDN w:val="0"/>
        <w:adjustRightInd w:val="0"/>
        <w:ind w:left="963"/>
        <w:rPr>
          <w:rFonts w:eastAsia="Arial Unicode MS"/>
          <w:kern w:val="0"/>
          <w:sz w:val="24"/>
        </w:rPr>
      </w:pPr>
      <w:r>
        <w:rPr>
          <w:rFonts w:eastAsia="Arial Unicode MS"/>
          <w:kern w:val="0"/>
          <w:sz w:val="24"/>
        </w:rPr>
        <w:t>Fire main line water would supplied from two (2) sets of the fire, bilge &amp; G.S. pump</w:t>
      </w:r>
      <w:r>
        <w:rPr>
          <w:rFonts w:hint="eastAsia" w:eastAsia="Arial Unicode MS"/>
          <w:kern w:val="0"/>
          <w:sz w:val="24"/>
        </w:rPr>
        <w:t>s</w:t>
      </w:r>
      <w:r>
        <w:rPr>
          <w:rFonts w:eastAsia="Arial Unicode MS"/>
          <w:kern w:val="0"/>
          <w:sz w:val="24"/>
        </w:rPr>
        <w:t xml:space="preserve"> in E/R, and an emergency fire pump. The fire main line and brand line shall be led along the </w:t>
      </w:r>
      <w:r>
        <w:rPr>
          <w:rFonts w:hint="eastAsia" w:eastAsia="Arial Unicode MS"/>
          <w:kern w:val="0"/>
          <w:sz w:val="24"/>
        </w:rPr>
        <w:t>void</w:t>
      </w:r>
      <w:r>
        <w:rPr>
          <w:rFonts w:eastAsia="Arial Unicode MS"/>
          <w:kern w:val="0"/>
          <w:sz w:val="24"/>
        </w:rPr>
        <w:t xml:space="preserve"> and connected to fire hydrants on open deck</w:t>
      </w:r>
      <w:r>
        <w:rPr>
          <w:rFonts w:hint="eastAsia" w:eastAsia="Arial Unicode MS"/>
          <w:kern w:val="0"/>
          <w:sz w:val="24"/>
        </w:rPr>
        <w:t xml:space="preserve">. </w:t>
      </w:r>
    </w:p>
    <w:p w14:paraId="3317AAE4">
      <w:pPr>
        <w:autoSpaceDE w:val="0"/>
        <w:autoSpaceDN w:val="0"/>
        <w:adjustRightInd w:val="0"/>
        <w:spacing w:line="240" w:lineRule="exact"/>
        <w:jc w:val="left"/>
        <w:rPr>
          <w:rFonts w:eastAsia="Arial Unicode MS"/>
          <w:kern w:val="0"/>
          <w:sz w:val="28"/>
          <w:szCs w:val="28"/>
        </w:rPr>
      </w:pPr>
    </w:p>
    <w:p w14:paraId="0AB7944D">
      <w:pPr>
        <w:autoSpaceDE w:val="0"/>
        <w:autoSpaceDN w:val="0"/>
        <w:adjustRightInd w:val="0"/>
        <w:ind w:left="963"/>
        <w:rPr>
          <w:rFonts w:eastAsia="Arial Unicode MS"/>
          <w:kern w:val="0"/>
          <w:sz w:val="24"/>
        </w:rPr>
      </w:pPr>
      <w:r>
        <w:rPr>
          <w:rFonts w:eastAsia="Arial Unicode MS"/>
          <w:kern w:val="0"/>
          <w:sz w:val="24"/>
        </w:rPr>
        <w:t xml:space="preserve">Start/stop of the fire, bilge &amp; general service pump shall be done remotely from engine control room, </w:t>
      </w:r>
      <w:r>
        <w:rPr>
          <w:rFonts w:hint="eastAsia" w:eastAsia="Arial Unicode MS"/>
          <w:kern w:val="0"/>
          <w:sz w:val="24"/>
        </w:rPr>
        <w:t xml:space="preserve">ship office, </w:t>
      </w:r>
      <w:r>
        <w:rPr>
          <w:rFonts w:eastAsia="Arial Unicode MS"/>
          <w:kern w:val="0"/>
          <w:sz w:val="24"/>
        </w:rPr>
        <w:t>fire station</w:t>
      </w:r>
      <w:r>
        <w:rPr>
          <w:rFonts w:hint="eastAsia" w:eastAsia="Arial Unicode MS"/>
          <w:kern w:val="0"/>
          <w:sz w:val="24"/>
        </w:rPr>
        <w:t xml:space="preserve">, </w:t>
      </w:r>
      <w:r>
        <w:rPr>
          <w:rFonts w:eastAsia="Arial Unicode MS"/>
          <w:kern w:val="0"/>
          <w:sz w:val="24"/>
        </w:rPr>
        <w:t>wheelhouse</w:t>
      </w:r>
      <w:r>
        <w:rPr>
          <w:rFonts w:hint="eastAsia" w:eastAsia="Arial Unicode MS"/>
          <w:kern w:val="0"/>
          <w:sz w:val="24"/>
        </w:rPr>
        <w:t xml:space="preserve"> (only for fire &amp; general service pump)</w:t>
      </w:r>
      <w:r>
        <w:rPr>
          <w:rFonts w:eastAsia="Arial Unicode MS"/>
          <w:kern w:val="0"/>
          <w:sz w:val="24"/>
        </w:rPr>
        <w:t xml:space="preserve"> and</w:t>
      </w:r>
      <w:r>
        <w:rPr>
          <w:rFonts w:hint="eastAsia" w:eastAsia="Arial Unicode MS"/>
          <w:kern w:val="0"/>
          <w:sz w:val="24"/>
        </w:rPr>
        <w:t xml:space="preserve"> </w:t>
      </w:r>
      <w:r>
        <w:rPr>
          <w:rFonts w:eastAsia="Arial Unicode MS"/>
          <w:kern w:val="0"/>
          <w:sz w:val="24"/>
        </w:rPr>
        <w:t>locally at pump side</w:t>
      </w:r>
      <w:r>
        <w:rPr>
          <w:rFonts w:hint="eastAsia" w:eastAsia="Arial Unicode MS"/>
          <w:kern w:val="0"/>
          <w:sz w:val="24"/>
        </w:rPr>
        <w:t xml:space="preserve"> in accordance with rule requirement</w:t>
      </w:r>
      <w:r>
        <w:rPr>
          <w:rFonts w:eastAsia="Arial Unicode MS"/>
          <w:kern w:val="0"/>
          <w:sz w:val="24"/>
        </w:rPr>
        <w:t>.</w:t>
      </w:r>
    </w:p>
    <w:p w14:paraId="61030033">
      <w:pPr>
        <w:autoSpaceDE w:val="0"/>
        <w:autoSpaceDN w:val="0"/>
        <w:adjustRightInd w:val="0"/>
        <w:spacing w:line="240" w:lineRule="exact"/>
        <w:jc w:val="left"/>
        <w:rPr>
          <w:rFonts w:eastAsia="Arial Unicode MS"/>
          <w:kern w:val="0"/>
          <w:sz w:val="28"/>
          <w:szCs w:val="28"/>
        </w:rPr>
      </w:pPr>
    </w:p>
    <w:p w14:paraId="10CB7375">
      <w:pPr>
        <w:autoSpaceDE w:val="0"/>
        <w:autoSpaceDN w:val="0"/>
        <w:adjustRightInd w:val="0"/>
        <w:ind w:left="963"/>
        <w:rPr>
          <w:rFonts w:eastAsia="Arial Unicode MS"/>
          <w:kern w:val="0"/>
          <w:sz w:val="24"/>
        </w:rPr>
      </w:pPr>
      <w:r>
        <w:rPr>
          <w:rFonts w:eastAsia="Arial Unicode MS"/>
          <w:kern w:val="0"/>
          <w:sz w:val="24"/>
        </w:rPr>
        <w:t xml:space="preserve">One (1) isolation valve with a pressure gauge shall be provided on the fire main. The pressure of fire main shall be indicated in the </w:t>
      </w:r>
      <w:r>
        <w:rPr>
          <w:rFonts w:hint="eastAsia" w:eastAsia="Arial Unicode MS"/>
          <w:kern w:val="0"/>
          <w:sz w:val="24"/>
        </w:rPr>
        <w:t>E</w:t>
      </w:r>
      <w:r>
        <w:rPr>
          <w:rFonts w:eastAsia="Arial Unicode MS"/>
          <w:kern w:val="0"/>
          <w:sz w:val="24"/>
        </w:rPr>
        <w:t>CR in addition to the local one</w:t>
      </w:r>
      <w:r>
        <w:rPr>
          <w:rFonts w:hint="eastAsia" w:eastAsia="Arial Unicode MS"/>
          <w:b/>
          <w:kern w:val="0"/>
          <w:sz w:val="24"/>
        </w:rPr>
        <w:t>.</w:t>
      </w:r>
    </w:p>
    <w:p w14:paraId="22E35448">
      <w:pPr>
        <w:autoSpaceDE w:val="0"/>
        <w:autoSpaceDN w:val="0"/>
        <w:adjustRightInd w:val="0"/>
        <w:spacing w:line="240" w:lineRule="exact"/>
        <w:jc w:val="left"/>
        <w:rPr>
          <w:rFonts w:eastAsia="Arial Unicode MS"/>
          <w:kern w:val="0"/>
          <w:sz w:val="28"/>
          <w:szCs w:val="28"/>
        </w:rPr>
      </w:pPr>
    </w:p>
    <w:p w14:paraId="33EF4062">
      <w:pPr>
        <w:autoSpaceDE w:val="0"/>
        <w:autoSpaceDN w:val="0"/>
        <w:adjustRightInd w:val="0"/>
        <w:ind w:left="963"/>
        <w:rPr>
          <w:rFonts w:eastAsia="Arial Unicode MS"/>
          <w:kern w:val="0"/>
          <w:sz w:val="24"/>
        </w:rPr>
      </w:pPr>
      <w:r>
        <w:rPr>
          <w:rFonts w:eastAsia="Arial Unicode MS"/>
          <w:kern w:val="0"/>
          <w:sz w:val="24"/>
        </w:rPr>
        <w:t xml:space="preserve">Sufficient number of drain cock </w:t>
      </w:r>
      <w:r>
        <w:rPr>
          <w:rFonts w:hint="eastAsia" w:eastAsia="Arial Unicode MS"/>
          <w:kern w:val="0"/>
          <w:sz w:val="24"/>
        </w:rPr>
        <w:t>shall</w:t>
      </w:r>
      <w:r>
        <w:rPr>
          <w:rFonts w:eastAsia="Arial Unicode MS"/>
          <w:kern w:val="0"/>
          <w:sz w:val="24"/>
        </w:rPr>
        <w:t xml:space="preserve"> be provided for fire main line to </w:t>
      </w:r>
      <w:r>
        <w:rPr>
          <w:rFonts w:hint="eastAsia" w:eastAsia="Arial Unicode MS"/>
          <w:kern w:val="0"/>
          <w:sz w:val="24"/>
        </w:rPr>
        <w:t>release</w:t>
      </w:r>
      <w:r>
        <w:rPr>
          <w:rFonts w:eastAsia="Arial Unicode MS"/>
          <w:kern w:val="0"/>
          <w:sz w:val="24"/>
        </w:rPr>
        <w:t xml:space="preserve"> the remaining water </w:t>
      </w:r>
      <w:r>
        <w:rPr>
          <w:rFonts w:hint="eastAsia" w:eastAsia="Arial Unicode MS"/>
          <w:kern w:val="0"/>
          <w:sz w:val="24"/>
        </w:rPr>
        <w:t>for anti-freezing use</w:t>
      </w:r>
      <w:r>
        <w:rPr>
          <w:rFonts w:eastAsia="Arial Unicode MS"/>
          <w:kern w:val="0"/>
          <w:sz w:val="24"/>
        </w:rPr>
        <w:t>.</w:t>
      </w:r>
    </w:p>
    <w:p w14:paraId="0E47A88C">
      <w:pPr>
        <w:autoSpaceDE w:val="0"/>
        <w:autoSpaceDN w:val="0"/>
        <w:adjustRightInd w:val="0"/>
        <w:spacing w:line="240" w:lineRule="exact"/>
        <w:jc w:val="left"/>
        <w:rPr>
          <w:rFonts w:eastAsia="Arial Unicode MS"/>
          <w:kern w:val="0"/>
          <w:sz w:val="28"/>
          <w:szCs w:val="28"/>
        </w:rPr>
      </w:pPr>
    </w:p>
    <w:p w14:paraId="4A36723C">
      <w:pPr>
        <w:autoSpaceDE w:val="0"/>
        <w:autoSpaceDN w:val="0"/>
        <w:adjustRightInd w:val="0"/>
        <w:ind w:left="963"/>
        <w:jc w:val="left"/>
        <w:rPr>
          <w:rFonts w:eastAsia="Arial Unicode MS"/>
          <w:kern w:val="0"/>
          <w:sz w:val="24"/>
        </w:rPr>
      </w:pPr>
      <w:r>
        <w:rPr>
          <w:rFonts w:eastAsia="Arial Unicode MS"/>
          <w:kern w:val="0"/>
          <w:sz w:val="24"/>
        </w:rPr>
        <w:t>The system also shall be used for washing decks and for other purpose as follows:</w:t>
      </w:r>
    </w:p>
    <w:p w14:paraId="69DD0818">
      <w:pPr>
        <w:autoSpaceDE w:val="0"/>
        <w:autoSpaceDN w:val="0"/>
        <w:adjustRightInd w:val="0"/>
        <w:spacing w:line="240" w:lineRule="exact"/>
        <w:jc w:val="left"/>
        <w:rPr>
          <w:rFonts w:eastAsia="Arial Unicode MS"/>
          <w:kern w:val="0"/>
          <w:sz w:val="28"/>
          <w:szCs w:val="28"/>
        </w:rPr>
      </w:pPr>
    </w:p>
    <w:p w14:paraId="64AFC846">
      <w:pPr>
        <w:tabs>
          <w:tab w:val="left" w:pos="1520"/>
        </w:tabs>
        <w:autoSpaceDE w:val="0"/>
        <w:autoSpaceDN w:val="0"/>
        <w:adjustRightInd w:val="0"/>
        <w:spacing w:line="280" w:lineRule="exact"/>
        <w:ind w:left="1531" w:hanging="505"/>
        <w:rPr>
          <w:rFonts w:eastAsia="Arial Unicode MS"/>
          <w:kern w:val="0"/>
          <w:sz w:val="24"/>
        </w:rPr>
      </w:pPr>
      <w:r>
        <w:rPr>
          <w:rFonts w:eastAsia="Arial Unicode MS"/>
          <w:kern w:val="0"/>
          <w:sz w:val="24"/>
        </w:rPr>
        <w:t>1)</w:t>
      </w:r>
      <w:r>
        <w:rPr>
          <w:rFonts w:eastAsia="Arial Unicode MS"/>
          <w:kern w:val="0"/>
          <w:sz w:val="24"/>
        </w:rPr>
        <w:tab/>
      </w:r>
      <w:r>
        <w:rPr>
          <w:rFonts w:eastAsia="Arial Unicode MS"/>
          <w:kern w:val="0"/>
          <w:sz w:val="24"/>
        </w:rPr>
        <w:t>For washing chain,</w:t>
      </w:r>
      <w:r>
        <w:rPr>
          <w:rFonts w:hint="eastAsia" w:eastAsia="Arial Unicode MS"/>
          <w:kern w:val="0"/>
          <w:sz w:val="24"/>
        </w:rPr>
        <w:t xml:space="preserve"> </w:t>
      </w:r>
      <w:r>
        <w:rPr>
          <w:rFonts w:eastAsia="Arial Unicode MS"/>
          <w:kern w:val="0"/>
          <w:sz w:val="24"/>
        </w:rPr>
        <w:t>nozzles shall be provided in each hawse pipe with one stop valve.</w:t>
      </w:r>
    </w:p>
    <w:p w14:paraId="2C64ADFC">
      <w:pPr>
        <w:tabs>
          <w:tab w:val="left" w:pos="1520"/>
        </w:tabs>
        <w:autoSpaceDE w:val="0"/>
        <w:autoSpaceDN w:val="0"/>
        <w:adjustRightInd w:val="0"/>
        <w:spacing w:line="280" w:lineRule="exact"/>
        <w:ind w:left="1531" w:hanging="505"/>
        <w:rPr>
          <w:rFonts w:eastAsia="Arial Unicode MS"/>
          <w:kern w:val="0"/>
          <w:sz w:val="24"/>
        </w:rPr>
      </w:pPr>
      <w:r>
        <w:rPr>
          <w:rFonts w:eastAsia="Arial Unicode MS"/>
          <w:kern w:val="0"/>
          <w:sz w:val="24"/>
        </w:rPr>
        <w:t>2)</w:t>
      </w:r>
      <w:r>
        <w:rPr>
          <w:rFonts w:eastAsia="Arial Unicode MS"/>
          <w:kern w:val="0"/>
          <w:sz w:val="24"/>
        </w:rPr>
        <w:tab/>
      </w:r>
      <w:r>
        <w:rPr>
          <w:rFonts w:eastAsia="Arial Unicode MS"/>
          <w:kern w:val="0"/>
          <w:sz w:val="24"/>
        </w:rPr>
        <w:t>Power water for bilge eductor of chain locker</w:t>
      </w:r>
      <w:r>
        <w:rPr>
          <w:rFonts w:hint="eastAsia" w:eastAsia="Arial Unicode MS"/>
          <w:kern w:val="0"/>
          <w:sz w:val="24"/>
        </w:rPr>
        <w:t xml:space="preserve"> &amp; bosun store.</w:t>
      </w:r>
    </w:p>
    <w:p w14:paraId="38D272F0">
      <w:pPr>
        <w:tabs>
          <w:tab w:val="left" w:pos="1520"/>
        </w:tabs>
        <w:autoSpaceDE w:val="0"/>
        <w:autoSpaceDN w:val="0"/>
        <w:adjustRightInd w:val="0"/>
        <w:spacing w:line="280" w:lineRule="exact"/>
        <w:ind w:left="1531" w:hanging="505"/>
        <w:rPr>
          <w:rFonts w:eastAsia="Arial Unicode MS"/>
          <w:kern w:val="0"/>
          <w:sz w:val="24"/>
        </w:rPr>
      </w:pPr>
      <w:r>
        <w:rPr>
          <w:rFonts w:hint="eastAsia" w:eastAsia="Arial Unicode MS"/>
          <w:kern w:val="0"/>
          <w:sz w:val="24"/>
        </w:rPr>
        <w:t>3）</w:t>
      </w:r>
      <w:r>
        <w:rPr>
          <w:rFonts w:hint="eastAsia" w:eastAsia="Arial Unicode MS"/>
          <w:kern w:val="0"/>
          <w:sz w:val="24"/>
        </w:rPr>
        <w:tab/>
      </w:r>
      <w:r>
        <w:rPr>
          <w:rFonts w:eastAsia="Arial Unicode MS"/>
          <w:kern w:val="0"/>
          <w:sz w:val="24"/>
        </w:rPr>
        <w:t>Power water for dangerous goods bilge eductor.</w:t>
      </w:r>
    </w:p>
    <w:p w14:paraId="37789145">
      <w:pPr>
        <w:tabs>
          <w:tab w:val="left" w:pos="1520"/>
        </w:tabs>
        <w:autoSpaceDE w:val="0"/>
        <w:autoSpaceDN w:val="0"/>
        <w:adjustRightInd w:val="0"/>
        <w:spacing w:line="280" w:lineRule="exact"/>
        <w:ind w:left="1531" w:hanging="505"/>
        <w:rPr>
          <w:rFonts w:eastAsia="Arial Unicode MS"/>
          <w:kern w:val="0"/>
          <w:sz w:val="24"/>
        </w:rPr>
      </w:pPr>
      <w:r>
        <w:rPr>
          <w:rFonts w:hint="eastAsia" w:eastAsia="Arial Unicode MS"/>
          <w:kern w:val="0"/>
          <w:sz w:val="24"/>
        </w:rPr>
        <w:t>4）</w:t>
      </w:r>
      <w:r>
        <w:rPr>
          <w:rFonts w:hint="eastAsia" w:eastAsia="Arial Unicode MS"/>
          <w:kern w:val="0"/>
          <w:sz w:val="24"/>
        </w:rPr>
        <w:tab/>
      </w:r>
      <w:r>
        <w:rPr>
          <w:rFonts w:eastAsia="Arial Unicode MS"/>
          <w:kern w:val="0"/>
          <w:sz w:val="24"/>
        </w:rPr>
        <w:t>Power water for ballast stripping eductor.</w:t>
      </w:r>
    </w:p>
    <w:p w14:paraId="3CA08535">
      <w:pPr>
        <w:tabs>
          <w:tab w:val="left" w:pos="1520"/>
        </w:tabs>
        <w:autoSpaceDE w:val="0"/>
        <w:autoSpaceDN w:val="0"/>
        <w:adjustRightInd w:val="0"/>
        <w:spacing w:line="280" w:lineRule="exact"/>
        <w:ind w:left="1531" w:hanging="505"/>
        <w:rPr>
          <w:rFonts w:eastAsia="Arial Unicode MS"/>
          <w:kern w:val="0"/>
          <w:sz w:val="24"/>
        </w:rPr>
      </w:pPr>
      <w:r>
        <w:rPr>
          <w:rFonts w:hint="eastAsia" w:eastAsia="Arial Unicode MS"/>
          <w:kern w:val="0"/>
          <w:sz w:val="24"/>
        </w:rPr>
        <w:t>5)  Cooling for Windlass and mooring winch hydraulic unit</w:t>
      </w:r>
    </w:p>
    <w:p w14:paraId="6B4A7F9A">
      <w:pPr>
        <w:tabs>
          <w:tab w:val="left" w:pos="1520"/>
        </w:tabs>
        <w:autoSpaceDE w:val="0"/>
        <w:autoSpaceDN w:val="0"/>
        <w:adjustRightInd w:val="0"/>
        <w:ind w:left="1029"/>
        <w:jc w:val="left"/>
        <w:rPr>
          <w:rFonts w:eastAsia="Arial Unicode MS"/>
          <w:kern w:val="0"/>
          <w:sz w:val="24"/>
        </w:rPr>
      </w:pPr>
    </w:p>
    <w:p w14:paraId="29BBA9F1">
      <w:pPr>
        <w:tabs>
          <w:tab w:val="left" w:pos="1520"/>
        </w:tabs>
        <w:autoSpaceDE w:val="0"/>
        <w:autoSpaceDN w:val="0"/>
        <w:adjustRightInd w:val="0"/>
        <w:ind w:left="1029"/>
        <w:rPr>
          <w:rFonts w:eastAsia="Arial Unicode MS"/>
          <w:kern w:val="0"/>
          <w:sz w:val="24"/>
        </w:rPr>
      </w:pPr>
      <w:r>
        <w:rPr>
          <w:rFonts w:hint="eastAsia" w:eastAsia="Arial Unicode MS"/>
          <w:kern w:val="0"/>
          <w:sz w:val="24"/>
        </w:rPr>
        <w:t>Two (2)</w:t>
      </w:r>
      <w:r>
        <w:rPr>
          <w:rFonts w:eastAsia="Arial Unicode MS"/>
          <w:kern w:val="0"/>
          <w:sz w:val="24"/>
        </w:rPr>
        <w:t xml:space="preserve"> sets of mobile water monitor with a dual-purpose spray/jet type nozzle shall be provided, and the minimum capacity of the monitor shall be 60 m3/h, at the pressure required by SOLAS regulation II-2/10.7.3, and in compliance with IMO Res.MSC.365(93) requirements.</w:t>
      </w:r>
    </w:p>
    <w:p w14:paraId="5260CB25">
      <w:pPr>
        <w:tabs>
          <w:tab w:val="left" w:pos="1520"/>
        </w:tabs>
        <w:autoSpaceDE w:val="0"/>
        <w:autoSpaceDN w:val="0"/>
        <w:adjustRightInd w:val="0"/>
        <w:ind w:left="1029"/>
        <w:rPr>
          <w:rFonts w:eastAsia="Arial Unicode MS"/>
          <w:kern w:val="0"/>
          <w:sz w:val="24"/>
        </w:rPr>
      </w:pPr>
    </w:p>
    <w:p w14:paraId="7BA73082">
      <w:pPr>
        <w:autoSpaceDE w:val="0"/>
        <w:autoSpaceDN w:val="0"/>
        <w:adjustRightInd w:val="0"/>
        <w:ind w:left="963"/>
        <w:rPr>
          <w:rFonts w:eastAsia="Arial Unicode MS"/>
          <w:kern w:val="0"/>
          <w:sz w:val="24"/>
        </w:rPr>
      </w:pPr>
      <w:r>
        <w:rPr>
          <w:rFonts w:eastAsia="Arial Unicode MS"/>
          <w:kern w:val="0"/>
          <w:sz w:val="24"/>
        </w:rPr>
        <w:t>For open deck containers, water mist lance as required by MSC.365</w:t>
      </w:r>
      <w:r>
        <w:rPr>
          <w:rFonts w:hint="eastAsia" w:eastAsia="Arial Unicode MS"/>
          <w:kern w:val="0"/>
          <w:sz w:val="24"/>
        </w:rPr>
        <w:t xml:space="preserve"> </w:t>
      </w:r>
      <w:r>
        <w:rPr>
          <w:rFonts w:eastAsia="Arial Unicode MS"/>
          <w:kern w:val="0"/>
          <w:sz w:val="24"/>
        </w:rPr>
        <w:t>(93) to be provided.</w:t>
      </w:r>
    </w:p>
    <w:p w14:paraId="7784772E">
      <w:pPr>
        <w:autoSpaceDE w:val="0"/>
        <w:autoSpaceDN w:val="0"/>
        <w:adjustRightInd w:val="0"/>
        <w:spacing w:line="240" w:lineRule="exact"/>
        <w:jc w:val="left"/>
        <w:rPr>
          <w:rFonts w:eastAsia="Arial Unicode MS"/>
          <w:kern w:val="0"/>
          <w:sz w:val="28"/>
          <w:szCs w:val="28"/>
        </w:rPr>
      </w:pPr>
    </w:p>
    <w:p w14:paraId="0A24350E">
      <w:pPr>
        <w:pStyle w:val="5"/>
        <w:spacing w:after="240"/>
        <w:ind w:left="42"/>
      </w:pPr>
      <w:r>
        <w:rPr>
          <w:rFonts w:hint="eastAsia"/>
        </w:rPr>
        <w:t>5.2.2.2</w:t>
      </w:r>
      <w:r>
        <w:tab/>
      </w:r>
      <w:r>
        <w:t>Fire Hydrant and Hose Rack/Box</w:t>
      </w:r>
    </w:p>
    <w:p w14:paraId="5FC0BFFB">
      <w:pPr>
        <w:autoSpaceDE w:val="0"/>
        <w:autoSpaceDN w:val="0"/>
        <w:adjustRightInd w:val="0"/>
        <w:ind w:left="963"/>
        <w:rPr>
          <w:rFonts w:eastAsia="Arial Unicode MS"/>
          <w:kern w:val="0"/>
          <w:sz w:val="24"/>
        </w:rPr>
      </w:pPr>
      <w:r>
        <w:rPr>
          <w:rFonts w:eastAsia="Arial Unicode MS"/>
          <w:kern w:val="0"/>
          <w:sz w:val="24"/>
        </w:rPr>
        <w:t>Fire hydrant shall be so arranged that the jets of water may reach any part of the ship and any part of an empty cargo space, furthermore, such hydrants shall be positioned near the accesses to the protected spaces.</w:t>
      </w:r>
    </w:p>
    <w:p w14:paraId="5C41E4A3">
      <w:pPr>
        <w:autoSpaceDE w:val="0"/>
        <w:autoSpaceDN w:val="0"/>
        <w:adjustRightInd w:val="0"/>
        <w:spacing w:line="240" w:lineRule="exact"/>
        <w:jc w:val="left"/>
        <w:rPr>
          <w:rFonts w:eastAsia="Arial Unicode MS"/>
          <w:kern w:val="0"/>
          <w:sz w:val="28"/>
          <w:szCs w:val="28"/>
        </w:rPr>
      </w:pPr>
    </w:p>
    <w:p w14:paraId="3F830D45">
      <w:pPr>
        <w:autoSpaceDE w:val="0"/>
        <w:autoSpaceDN w:val="0"/>
        <w:adjustRightInd w:val="0"/>
        <w:ind w:left="963"/>
        <w:rPr>
          <w:rFonts w:eastAsia="Arial Unicode MS"/>
          <w:kern w:val="0"/>
          <w:sz w:val="24"/>
        </w:rPr>
      </w:pPr>
      <w:r>
        <w:rPr>
          <w:rFonts w:eastAsia="Arial Unicode MS"/>
          <w:kern w:val="0"/>
          <w:sz w:val="24"/>
        </w:rPr>
        <w:t>The nominal diameter of fire hydrant shall be DN50 mm for all areas.</w:t>
      </w:r>
      <w:r>
        <w:t xml:space="preserve"> </w:t>
      </w:r>
    </w:p>
    <w:p w14:paraId="026D60B1">
      <w:pPr>
        <w:autoSpaceDE w:val="0"/>
        <w:autoSpaceDN w:val="0"/>
        <w:adjustRightInd w:val="0"/>
        <w:spacing w:before="3"/>
        <w:rPr>
          <w:rFonts w:eastAsia="Arial Unicode MS"/>
          <w:kern w:val="0"/>
          <w:sz w:val="28"/>
          <w:szCs w:val="28"/>
        </w:rPr>
      </w:pPr>
    </w:p>
    <w:p w14:paraId="354A3E6E">
      <w:pPr>
        <w:autoSpaceDE w:val="0"/>
        <w:autoSpaceDN w:val="0"/>
        <w:adjustRightInd w:val="0"/>
        <w:ind w:left="963"/>
        <w:rPr>
          <w:rFonts w:eastAsia="Arial Unicode MS"/>
          <w:kern w:val="0"/>
          <w:sz w:val="24"/>
        </w:rPr>
      </w:pPr>
      <w:r>
        <w:rPr>
          <w:rFonts w:eastAsia="Arial Unicode MS"/>
          <w:kern w:val="0"/>
          <w:sz w:val="24"/>
        </w:rPr>
        <w:t xml:space="preserve">Two (2) international shore connections shall be provided adjacent to the </w:t>
      </w:r>
      <w:r>
        <w:rPr>
          <w:rFonts w:hint="eastAsia" w:eastAsia="Arial Unicode MS"/>
          <w:kern w:val="0"/>
          <w:sz w:val="24"/>
        </w:rPr>
        <w:t>living quarters</w:t>
      </w:r>
      <w:r>
        <w:rPr>
          <w:rFonts w:eastAsia="Arial Unicode MS"/>
          <w:kern w:val="0"/>
          <w:sz w:val="24"/>
        </w:rPr>
        <w:t>.</w:t>
      </w:r>
    </w:p>
    <w:p w14:paraId="23C7B230">
      <w:pPr>
        <w:autoSpaceDE w:val="0"/>
        <w:autoSpaceDN w:val="0"/>
        <w:adjustRightInd w:val="0"/>
        <w:ind w:left="963"/>
        <w:rPr>
          <w:rFonts w:eastAsia="Arial Unicode MS"/>
          <w:kern w:val="0"/>
          <w:sz w:val="24"/>
        </w:rPr>
      </w:pPr>
    </w:p>
    <w:p w14:paraId="21F5A51F">
      <w:pPr>
        <w:autoSpaceDE w:val="0"/>
        <w:autoSpaceDN w:val="0"/>
        <w:adjustRightInd w:val="0"/>
        <w:ind w:left="963"/>
        <w:rPr>
          <w:rFonts w:eastAsia="Arial Unicode MS"/>
          <w:kern w:val="0"/>
          <w:sz w:val="24"/>
        </w:rPr>
      </w:pPr>
      <w:r>
        <w:rPr>
          <w:rFonts w:eastAsia="Arial Unicode MS"/>
          <w:kern w:val="0"/>
          <w:sz w:val="24"/>
        </w:rPr>
        <w:t xml:space="preserve">The fire hydrant shall be manually operated valve with hose coupling of </w:t>
      </w:r>
      <w:r>
        <w:rPr>
          <w:rFonts w:hint="eastAsia" w:eastAsia="Arial Unicode MS"/>
          <w:kern w:val="0"/>
          <w:sz w:val="24"/>
        </w:rPr>
        <w:t>brass</w:t>
      </w:r>
      <w:r>
        <w:rPr>
          <w:rFonts w:eastAsia="Arial Unicode MS"/>
          <w:kern w:val="0"/>
          <w:sz w:val="24"/>
        </w:rPr>
        <w:t>.</w:t>
      </w:r>
    </w:p>
    <w:p w14:paraId="3A9716C4">
      <w:pPr>
        <w:autoSpaceDE w:val="0"/>
        <w:autoSpaceDN w:val="0"/>
        <w:adjustRightInd w:val="0"/>
        <w:spacing w:before="20"/>
        <w:rPr>
          <w:rFonts w:eastAsia="Arial Unicode MS"/>
          <w:kern w:val="0"/>
          <w:sz w:val="26"/>
          <w:szCs w:val="26"/>
        </w:rPr>
      </w:pPr>
    </w:p>
    <w:p w14:paraId="01ACC713">
      <w:pPr>
        <w:autoSpaceDE w:val="0"/>
        <w:autoSpaceDN w:val="0"/>
        <w:adjustRightInd w:val="0"/>
        <w:ind w:left="963"/>
        <w:rPr>
          <w:rFonts w:eastAsia="Arial Unicode MS"/>
          <w:kern w:val="0"/>
          <w:sz w:val="24"/>
        </w:rPr>
      </w:pPr>
      <w:r>
        <w:rPr>
          <w:rFonts w:eastAsia="Arial Unicode MS"/>
          <w:kern w:val="0"/>
          <w:sz w:val="24"/>
        </w:rPr>
        <w:t xml:space="preserve">Each fire hose </w:t>
      </w:r>
      <w:r>
        <w:rPr>
          <w:rFonts w:hint="eastAsia" w:eastAsia="Arial Unicode MS"/>
          <w:kern w:val="0"/>
          <w:sz w:val="24"/>
        </w:rPr>
        <w:t xml:space="preserve">outside machinery space </w:t>
      </w:r>
      <w:r>
        <w:rPr>
          <w:rFonts w:eastAsia="Arial Unicode MS"/>
          <w:kern w:val="0"/>
          <w:sz w:val="24"/>
        </w:rPr>
        <w:t xml:space="preserve">shall be 18 m length complete with a coupling and a </w:t>
      </w:r>
      <w:r>
        <w:rPr>
          <w:rFonts w:hint="eastAsia" w:eastAsia="Arial Unicode MS"/>
          <w:kern w:val="0"/>
          <w:sz w:val="24"/>
        </w:rPr>
        <w:t>combined</w:t>
      </w:r>
      <w:r>
        <w:rPr>
          <w:rFonts w:eastAsia="Arial Unicode MS"/>
          <w:kern w:val="0"/>
          <w:sz w:val="24"/>
        </w:rPr>
        <w:t xml:space="preserve"> jet</w:t>
      </w:r>
      <w:r>
        <w:rPr>
          <w:rFonts w:hint="eastAsia" w:eastAsia="Arial Unicode MS"/>
          <w:kern w:val="0"/>
          <w:sz w:val="24"/>
        </w:rPr>
        <w:t xml:space="preserve">/water fog </w:t>
      </w:r>
      <w:r>
        <w:rPr>
          <w:rFonts w:eastAsia="Arial Unicode MS"/>
          <w:kern w:val="0"/>
          <w:sz w:val="24"/>
        </w:rPr>
        <w:t xml:space="preserve">nozzle, which shall be stowed in </w:t>
      </w:r>
      <w:r>
        <w:rPr>
          <w:rFonts w:hint="eastAsia" w:eastAsia="Arial Unicode MS"/>
          <w:kern w:val="0"/>
          <w:sz w:val="24"/>
        </w:rPr>
        <w:t>steel</w:t>
      </w:r>
      <w:r>
        <w:rPr>
          <w:rFonts w:eastAsia="Arial Unicode MS"/>
          <w:kern w:val="0"/>
          <w:sz w:val="24"/>
        </w:rPr>
        <w:t xml:space="preserve"> cabinet for weather &amp; outside of </w:t>
      </w:r>
      <w:r>
        <w:rPr>
          <w:rFonts w:hint="eastAsia" w:eastAsia="Arial Unicode MS"/>
          <w:kern w:val="0"/>
          <w:sz w:val="24"/>
        </w:rPr>
        <w:t>living quarters</w:t>
      </w:r>
      <w:r>
        <w:rPr>
          <w:rFonts w:eastAsia="Arial Unicode MS"/>
          <w:kern w:val="0"/>
          <w:sz w:val="24"/>
        </w:rPr>
        <w:t xml:space="preserve"> and </w:t>
      </w:r>
      <w:r>
        <w:rPr>
          <w:rFonts w:hint="eastAsia" w:eastAsia="Arial Unicode MS"/>
          <w:kern w:val="0"/>
          <w:sz w:val="24"/>
        </w:rPr>
        <w:t>fiberglass</w:t>
      </w:r>
      <w:r>
        <w:rPr>
          <w:rFonts w:eastAsia="Arial Unicode MS"/>
          <w:kern w:val="0"/>
          <w:sz w:val="24"/>
        </w:rPr>
        <w:t xml:space="preserve"> cabinet in the other enclosed spaces.</w:t>
      </w:r>
      <w:r>
        <w:rPr>
          <w:rFonts w:hint="eastAsia" w:eastAsia="Arial Unicode MS"/>
          <w:kern w:val="0"/>
          <w:sz w:val="24"/>
        </w:rPr>
        <w:t xml:space="preserve"> In machinery space, the fire hose shall be 15m length.</w:t>
      </w:r>
    </w:p>
    <w:p w14:paraId="3AF206DB">
      <w:pPr>
        <w:autoSpaceDE w:val="0"/>
        <w:autoSpaceDN w:val="0"/>
        <w:adjustRightInd w:val="0"/>
        <w:spacing w:before="20"/>
        <w:rPr>
          <w:rFonts w:eastAsia="Arial Unicode MS"/>
          <w:kern w:val="0"/>
          <w:sz w:val="26"/>
          <w:szCs w:val="26"/>
        </w:rPr>
      </w:pPr>
    </w:p>
    <w:p w14:paraId="402D776B">
      <w:pPr>
        <w:autoSpaceDE w:val="0"/>
        <w:autoSpaceDN w:val="0"/>
        <w:adjustRightInd w:val="0"/>
        <w:ind w:left="963"/>
        <w:rPr>
          <w:rFonts w:eastAsia="Arial Unicode MS"/>
          <w:kern w:val="0"/>
          <w:sz w:val="24"/>
        </w:rPr>
      </w:pPr>
      <w:r>
        <w:rPr>
          <w:rFonts w:eastAsia="Arial Unicode MS"/>
          <w:kern w:val="0"/>
          <w:sz w:val="24"/>
        </w:rPr>
        <w:t>Fire hydrants line and the hose racks/boxes shall be painted in red.</w:t>
      </w:r>
    </w:p>
    <w:p w14:paraId="1148E294">
      <w:pPr>
        <w:autoSpaceDE w:val="0"/>
        <w:autoSpaceDN w:val="0"/>
        <w:adjustRightInd w:val="0"/>
        <w:spacing w:before="3"/>
        <w:rPr>
          <w:rFonts w:eastAsia="Arial Unicode MS"/>
          <w:kern w:val="0"/>
          <w:sz w:val="28"/>
          <w:szCs w:val="28"/>
        </w:rPr>
      </w:pPr>
    </w:p>
    <w:p w14:paraId="64DDEE4A">
      <w:pPr>
        <w:pStyle w:val="5"/>
        <w:spacing w:after="240"/>
        <w:ind w:left="42"/>
      </w:pPr>
      <w:r>
        <w:rPr>
          <w:rFonts w:hint="eastAsia"/>
        </w:rPr>
        <w:t>5.2.2.3</w:t>
      </w:r>
      <w:r>
        <w:tab/>
      </w:r>
      <w:r>
        <w:t>Emergency Fire Pump</w:t>
      </w:r>
    </w:p>
    <w:p w14:paraId="4DA68366">
      <w:pPr>
        <w:autoSpaceDE w:val="0"/>
        <w:autoSpaceDN w:val="0"/>
        <w:adjustRightInd w:val="0"/>
        <w:ind w:left="963"/>
        <w:rPr>
          <w:kern w:val="0"/>
          <w:sz w:val="24"/>
        </w:rPr>
      </w:pPr>
      <w:r>
        <w:rPr>
          <w:rFonts w:eastAsia="Arial Unicode MS"/>
          <w:kern w:val="0"/>
          <w:sz w:val="24"/>
        </w:rPr>
        <w:t>An electric motor driven emergency fire pump shall be installed in bow thruster &amp;</w:t>
      </w:r>
      <w:r>
        <w:rPr>
          <w:rFonts w:hint="eastAsia" w:eastAsia="Arial Unicode MS"/>
          <w:kern w:val="0"/>
          <w:sz w:val="24"/>
        </w:rPr>
        <w:t xml:space="preserve"> </w:t>
      </w:r>
      <w:r>
        <w:rPr>
          <w:rFonts w:eastAsia="Arial Unicode MS"/>
          <w:kern w:val="0"/>
          <w:sz w:val="24"/>
        </w:rPr>
        <w:t>emergency fire pump room.</w:t>
      </w:r>
    </w:p>
    <w:p w14:paraId="08FE5894">
      <w:pPr>
        <w:autoSpaceDE w:val="0"/>
        <w:autoSpaceDN w:val="0"/>
        <w:adjustRightInd w:val="0"/>
        <w:ind w:left="963"/>
        <w:rPr>
          <w:kern w:val="0"/>
          <w:sz w:val="24"/>
        </w:rPr>
      </w:pPr>
    </w:p>
    <w:p w14:paraId="25DA1EFB">
      <w:pPr>
        <w:autoSpaceDE w:val="0"/>
        <w:autoSpaceDN w:val="0"/>
        <w:adjustRightInd w:val="0"/>
        <w:ind w:left="963"/>
        <w:rPr>
          <w:kern w:val="0"/>
          <w:sz w:val="24"/>
        </w:rPr>
      </w:pPr>
      <w:r>
        <w:rPr>
          <w:rFonts w:eastAsia="Arial Unicode MS"/>
          <w:kern w:val="0"/>
          <w:sz w:val="24"/>
        </w:rPr>
        <w:t>The electric power for em</w:t>
      </w:r>
      <w:r>
        <w:rPr>
          <w:rFonts w:hint="eastAsia"/>
          <w:kern w:val="0"/>
          <w:sz w:val="24"/>
        </w:rPr>
        <w:t>ergen</w:t>
      </w:r>
      <w:r>
        <w:rPr>
          <w:rFonts w:eastAsia="Arial Unicode MS"/>
          <w:kern w:val="0"/>
          <w:sz w:val="24"/>
        </w:rPr>
        <w:t xml:space="preserve">cy fire pump shall be served from the </w:t>
      </w:r>
      <w:r>
        <w:rPr>
          <w:rFonts w:hint="eastAsia"/>
          <w:kern w:val="0"/>
          <w:sz w:val="24"/>
        </w:rPr>
        <w:t>emergency</w:t>
      </w:r>
      <w:r>
        <w:rPr>
          <w:rFonts w:eastAsia="Arial Unicode MS"/>
          <w:kern w:val="0"/>
          <w:sz w:val="24"/>
        </w:rPr>
        <w:t xml:space="preserve"> switchboard</w:t>
      </w:r>
      <w:r>
        <w:rPr>
          <w:rFonts w:hint="eastAsia"/>
          <w:kern w:val="0"/>
          <w:sz w:val="24"/>
        </w:rPr>
        <w:t>.</w:t>
      </w:r>
    </w:p>
    <w:p w14:paraId="3249E4C6">
      <w:pPr>
        <w:autoSpaceDE w:val="0"/>
        <w:autoSpaceDN w:val="0"/>
        <w:adjustRightInd w:val="0"/>
        <w:spacing w:before="3"/>
        <w:rPr>
          <w:rFonts w:eastAsia="Arial Unicode MS"/>
          <w:kern w:val="0"/>
          <w:sz w:val="24"/>
        </w:rPr>
      </w:pPr>
    </w:p>
    <w:p w14:paraId="4F926A52">
      <w:pPr>
        <w:autoSpaceDE w:val="0"/>
        <w:autoSpaceDN w:val="0"/>
        <w:adjustRightInd w:val="0"/>
        <w:ind w:left="963"/>
        <w:rPr>
          <w:rFonts w:eastAsia="Arial Unicode MS"/>
          <w:kern w:val="0"/>
          <w:sz w:val="24"/>
        </w:rPr>
      </w:pPr>
      <w:r>
        <w:rPr>
          <w:rFonts w:eastAsia="Arial Unicode MS"/>
          <w:kern w:val="0"/>
          <w:sz w:val="24"/>
        </w:rPr>
        <w:t>The pump should be able to draw water and build up design pressure at ship ballast condition.</w:t>
      </w:r>
    </w:p>
    <w:p w14:paraId="5A96C8B8">
      <w:pPr>
        <w:autoSpaceDE w:val="0"/>
        <w:autoSpaceDN w:val="0"/>
        <w:adjustRightInd w:val="0"/>
        <w:spacing w:before="20"/>
        <w:rPr>
          <w:rFonts w:eastAsia="Arial Unicode MS"/>
          <w:kern w:val="0"/>
          <w:sz w:val="26"/>
          <w:szCs w:val="26"/>
        </w:rPr>
      </w:pPr>
    </w:p>
    <w:p w14:paraId="756C8680">
      <w:pPr>
        <w:autoSpaceDE w:val="0"/>
        <w:autoSpaceDN w:val="0"/>
        <w:adjustRightInd w:val="0"/>
        <w:ind w:left="963"/>
        <w:rPr>
          <w:rFonts w:eastAsia="Arial Unicode MS"/>
          <w:kern w:val="0"/>
          <w:sz w:val="24"/>
        </w:rPr>
      </w:pPr>
      <w:r>
        <w:rPr>
          <w:rFonts w:eastAsia="Arial Unicode MS"/>
          <w:kern w:val="0"/>
          <w:sz w:val="24"/>
        </w:rPr>
        <w:t xml:space="preserve">The pump shall be self-priming centrifugal type. </w:t>
      </w:r>
      <w:r>
        <w:rPr>
          <w:rFonts w:hint="eastAsia" w:eastAsia="Arial Unicode MS"/>
          <w:kern w:val="0"/>
          <w:sz w:val="24"/>
        </w:rPr>
        <w:t>For</w:t>
      </w:r>
      <w:r>
        <w:rPr>
          <w:rFonts w:eastAsia="Arial Unicode MS"/>
          <w:kern w:val="0"/>
          <w:sz w:val="24"/>
        </w:rPr>
        <w:t xml:space="preserve"> material of pump</w:t>
      </w:r>
      <w:r>
        <w:rPr>
          <w:rFonts w:hint="eastAsia" w:eastAsia="Arial Unicode MS"/>
          <w:kern w:val="0"/>
          <w:sz w:val="24"/>
        </w:rPr>
        <w:t>,</w:t>
      </w:r>
      <w:r>
        <w:rPr>
          <w:rFonts w:eastAsia="Arial Unicode MS"/>
          <w:kern w:val="0"/>
          <w:sz w:val="24"/>
        </w:rPr>
        <w:t xml:space="preserve"> refer</w:t>
      </w:r>
      <w:r>
        <w:rPr>
          <w:rFonts w:hint="eastAsia" w:eastAsia="Arial Unicode MS"/>
          <w:kern w:val="0"/>
          <w:sz w:val="24"/>
        </w:rPr>
        <w:t xml:space="preserve"> </w:t>
      </w:r>
      <w:r>
        <w:rPr>
          <w:rFonts w:eastAsia="Arial Unicode MS"/>
          <w:kern w:val="0"/>
          <w:sz w:val="24"/>
        </w:rPr>
        <w:t xml:space="preserve">to Machinery </w:t>
      </w:r>
      <w:r>
        <w:rPr>
          <w:rFonts w:hint="eastAsia" w:eastAsia="Arial Unicode MS"/>
          <w:kern w:val="0"/>
          <w:sz w:val="24"/>
        </w:rPr>
        <w:t>Chapter of the specification</w:t>
      </w:r>
      <w:r>
        <w:rPr>
          <w:rFonts w:eastAsia="Arial Unicode MS"/>
          <w:kern w:val="0"/>
          <w:sz w:val="24"/>
        </w:rPr>
        <w:t>.</w:t>
      </w:r>
    </w:p>
    <w:p w14:paraId="6FC0643C">
      <w:pPr>
        <w:autoSpaceDE w:val="0"/>
        <w:autoSpaceDN w:val="0"/>
        <w:adjustRightInd w:val="0"/>
        <w:spacing w:before="3"/>
        <w:rPr>
          <w:rFonts w:eastAsia="Arial Unicode MS"/>
          <w:kern w:val="0"/>
          <w:sz w:val="28"/>
          <w:szCs w:val="28"/>
        </w:rPr>
      </w:pPr>
    </w:p>
    <w:p w14:paraId="785C2405">
      <w:pPr>
        <w:autoSpaceDE w:val="0"/>
        <w:autoSpaceDN w:val="0"/>
        <w:adjustRightInd w:val="0"/>
        <w:ind w:left="963"/>
        <w:rPr>
          <w:rFonts w:eastAsia="Arial Unicode MS"/>
          <w:kern w:val="0"/>
          <w:sz w:val="24"/>
        </w:rPr>
      </w:pPr>
      <w:r>
        <w:rPr>
          <w:rFonts w:eastAsia="Arial Unicode MS"/>
          <w:kern w:val="0"/>
          <w:sz w:val="24"/>
        </w:rPr>
        <w:t>The emergency fire pump shall have independent sea chest and discharge to fire main line through non-return stop valve.</w:t>
      </w:r>
    </w:p>
    <w:p w14:paraId="59437671">
      <w:pPr>
        <w:autoSpaceDE w:val="0"/>
        <w:autoSpaceDN w:val="0"/>
        <w:adjustRightInd w:val="0"/>
        <w:spacing w:before="20"/>
        <w:rPr>
          <w:rFonts w:eastAsia="Arial Unicode MS"/>
          <w:kern w:val="0"/>
          <w:sz w:val="26"/>
          <w:szCs w:val="26"/>
        </w:rPr>
      </w:pPr>
    </w:p>
    <w:p w14:paraId="2E5E7110">
      <w:pPr>
        <w:autoSpaceDE w:val="0"/>
        <w:autoSpaceDN w:val="0"/>
        <w:adjustRightInd w:val="0"/>
        <w:ind w:left="963"/>
        <w:rPr>
          <w:kern w:val="0"/>
          <w:sz w:val="24"/>
        </w:rPr>
      </w:pPr>
      <w:r>
        <w:rPr>
          <w:rFonts w:eastAsia="Arial Unicode MS"/>
          <w:kern w:val="0"/>
          <w:sz w:val="24"/>
        </w:rPr>
        <w:t xml:space="preserve">The emergency sea chest </w:t>
      </w:r>
      <w:r>
        <w:rPr>
          <w:rFonts w:hint="eastAsia" w:eastAsia="Arial Unicode MS"/>
          <w:kern w:val="0"/>
          <w:sz w:val="24"/>
        </w:rPr>
        <w:t>shall</w:t>
      </w:r>
      <w:r>
        <w:rPr>
          <w:rFonts w:eastAsia="Arial Unicode MS"/>
          <w:kern w:val="0"/>
          <w:sz w:val="24"/>
        </w:rPr>
        <w:t xml:space="preserve"> be below the </w:t>
      </w:r>
      <w:r>
        <w:rPr>
          <w:rFonts w:hint="eastAsia" w:eastAsia="Arial Unicode MS"/>
          <w:kern w:val="0"/>
          <w:sz w:val="24"/>
        </w:rPr>
        <w:t>waterline of</w:t>
      </w:r>
      <w:r>
        <w:rPr>
          <w:rFonts w:eastAsia="Arial Unicode MS"/>
          <w:kern w:val="0"/>
          <w:sz w:val="24"/>
        </w:rPr>
        <w:t xml:space="preserve"> light</w:t>
      </w:r>
      <w:r>
        <w:rPr>
          <w:rFonts w:hint="eastAsia" w:eastAsia="Arial Unicode MS"/>
          <w:kern w:val="0"/>
          <w:sz w:val="24"/>
        </w:rPr>
        <w:t>est</w:t>
      </w:r>
      <w:r>
        <w:rPr>
          <w:rFonts w:eastAsia="Arial Unicode MS"/>
          <w:kern w:val="0"/>
          <w:sz w:val="24"/>
        </w:rPr>
        <w:t xml:space="preserve"> ballast condition.</w:t>
      </w:r>
    </w:p>
    <w:p w14:paraId="5866E743">
      <w:pPr>
        <w:autoSpaceDE w:val="0"/>
        <w:autoSpaceDN w:val="0"/>
        <w:adjustRightInd w:val="0"/>
        <w:ind w:left="963"/>
        <w:rPr>
          <w:kern w:val="0"/>
          <w:sz w:val="24"/>
        </w:rPr>
      </w:pPr>
    </w:p>
    <w:p w14:paraId="0CDDCE0D">
      <w:pPr>
        <w:pStyle w:val="5"/>
        <w:spacing w:after="240"/>
        <w:ind w:left="42"/>
      </w:pPr>
      <w:r>
        <w:rPr>
          <w:rFonts w:hint="eastAsia"/>
        </w:rPr>
        <w:t>5.2.2.4</w:t>
      </w:r>
      <w:r>
        <w:tab/>
      </w:r>
      <w:r>
        <w:rPr>
          <w:rFonts w:hint="eastAsia"/>
        </w:rPr>
        <w:t>S</w:t>
      </w:r>
      <w:r>
        <w:t>pr</w:t>
      </w:r>
      <w:r>
        <w:rPr>
          <w:rFonts w:hint="eastAsia"/>
        </w:rPr>
        <w:t>inkling W</w:t>
      </w:r>
      <w:r>
        <w:t xml:space="preserve">ater </w:t>
      </w:r>
      <w:r>
        <w:rPr>
          <w:rFonts w:hint="eastAsia"/>
        </w:rPr>
        <w:t>S</w:t>
      </w:r>
      <w:r>
        <w:t xml:space="preserve">ystem for </w:t>
      </w:r>
      <w:r>
        <w:rPr>
          <w:rFonts w:hint="eastAsia"/>
        </w:rPr>
        <w:t>P</w:t>
      </w:r>
      <w:r>
        <w:t xml:space="preserve">aint </w:t>
      </w:r>
      <w:r>
        <w:rPr>
          <w:rFonts w:hint="eastAsia"/>
        </w:rPr>
        <w:t>Store and Garbage Store</w:t>
      </w:r>
    </w:p>
    <w:p w14:paraId="0D988481">
      <w:pPr>
        <w:autoSpaceDE w:val="0"/>
        <w:autoSpaceDN w:val="0"/>
        <w:adjustRightInd w:val="0"/>
        <w:ind w:left="963"/>
        <w:rPr>
          <w:kern w:val="0"/>
          <w:sz w:val="24"/>
        </w:rPr>
      </w:pPr>
    </w:p>
    <w:p w14:paraId="437208B8">
      <w:pPr>
        <w:autoSpaceDE w:val="0"/>
        <w:autoSpaceDN w:val="0"/>
        <w:adjustRightInd w:val="0"/>
        <w:ind w:left="963"/>
        <w:rPr>
          <w:kern w:val="0"/>
          <w:sz w:val="24"/>
        </w:rPr>
      </w:pPr>
      <w:r>
        <w:rPr>
          <w:rFonts w:hint="eastAsia"/>
          <w:kern w:val="0"/>
          <w:sz w:val="24"/>
        </w:rPr>
        <w:t>The spraying sea water for the paint store and garbage store shall be supplied from fire main line and capable of being operating from outside as per Rule/Regulations.</w:t>
      </w:r>
    </w:p>
    <w:p w14:paraId="0491781C">
      <w:pPr>
        <w:autoSpaceDE w:val="0"/>
        <w:autoSpaceDN w:val="0"/>
        <w:adjustRightInd w:val="0"/>
        <w:ind w:left="963"/>
        <w:rPr>
          <w:kern w:val="0"/>
          <w:sz w:val="24"/>
        </w:rPr>
      </w:pPr>
    </w:p>
    <w:p w14:paraId="63CA9CCC">
      <w:pPr>
        <w:autoSpaceDE w:val="0"/>
        <w:autoSpaceDN w:val="0"/>
        <w:adjustRightInd w:val="0"/>
        <w:ind w:left="963"/>
        <w:rPr>
          <w:rFonts w:eastAsia="Arial Unicode MS"/>
          <w:color w:val="000000"/>
          <w:kern w:val="0"/>
          <w:sz w:val="24"/>
        </w:rPr>
      </w:pPr>
      <w:r>
        <w:rPr>
          <w:rFonts w:hint="eastAsia" w:eastAsia="Arial Unicode MS"/>
          <w:color w:val="000000"/>
          <w:kern w:val="0"/>
          <w:sz w:val="24"/>
        </w:rPr>
        <w:t xml:space="preserve">Smoke detector shall be </w:t>
      </w:r>
      <w:r>
        <w:rPr>
          <w:rFonts w:eastAsia="Arial Unicode MS"/>
          <w:color w:val="000000"/>
          <w:kern w:val="0"/>
          <w:sz w:val="24"/>
        </w:rPr>
        <w:t>provide</w:t>
      </w:r>
      <w:r>
        <w:rPr>
          <w:rFonts w:hint="eastAsia" w:eastAsia="Arial Unicode MS"/>
          <w:color w:val="000000"/>
          <w:kern w:val="0"/>
          <w:sz w:val="24"/>
        </w:rPr>
        <w:t xml:space="preserve">d in the paint store as per </w:t>
      </w:r>
      <w:r>
        <w:rPr>
          <w:rFonts w:hint="eastAsia"/>
          <w:kern w:val="0"/>
          <w:sz w:val="24"/>
        </w:rPr>
        <w:t>Rule/Regulations</w:t>
      </w:r>
      <w:r>
        <w:rPr>
          <w:rFonts w:hint="eastAsia" w:eastAsia="Arial Unicode MS"/>
          <w:color w:val="000000"/>
          <w:kern w:val="0"/>
          <w:sz w:val="24"/>
        </w:rPr>
        <w:t>.</w:t>
      </w:r>
    </w:p>
    <w:p w14:paraId="33C89E83">
      <w:pPr>
        <w:autoSpaceDE w:val="0"/>
        <w:autoSpaceDN w:val="0"/>
        <w:adjustRightInd w:val="0"/>
        <w:ind w:left="963"/>
        <w:rPr>
          <w:kern w:val="0"/>
          <w:sz w:val="24"/>
        </w:rPr>
      </w:pPr>
    </w:p>
    <w:p w14:paraId="78A7079A">
      <w:pPr>
        <w:pStyle w:val="5"/>
        <w:spacing w:after="240"/>
        <w:ind w:left="42"/>
      </w:pPr>
      <w:r>
        <mc:AlternateContent>
          <mc:Choice Requires="wps">
            <w:drawing>
              <wp:anchor distT="0" distB="0" distL="114300" distR="114300" simplePos="0" relativeHeight="251663360" behindDoc="1" locked="0" layoutInCell="1" allowOverlap="1">
                <wp:simplePos x="0" y="0"/>
                <wp:positionH relativeFrom="page">
                  <wp:posOffset>935990</wp:posOffset>
                </wp:positionH>
                <wp:positionV relativeFrom="page">
                  <wp:posOffset>504190</wp:posOffset>
                </wp:positionV>
                <wp:extent cx="990600" cy="241300"/>
                <wp:effectExtent l="0" t="0" r="0" b="0"/>
                <wp:wrapNone/>
                <wp:docPr id="2" name="Rectangle 16"/>
                <wp:cNvGraphicFramePr/>
                <a:graphic xmlns:a="http://schemas.openxmlformats.org/drawingml/2006/main">
                  <a:graphicData uri="http://schemas.microsoft.com/office/word/2010/wordprocessingShape">
                    <wps:wsp>
                      <wps:cNvSpPr>
                        <a:spLocks noChangeArrowheads="1"/>
                      </wps:cNvSpPr>
                      <wps:spPr bwMode="auto">
                        <a:xfrm>
                          <a:off x="0" y="0"/>
                          <a:ext cx="990600" cy="241300"/>
                        </a:xfrm>
                        <a:prstGeom prst="rect">
                          <a:avLst/>
                        </a:prstGeom>
                        <a:noFill/>
                        <a:ln>
                          <a:noFill/>
                        </a:ln>
                      </wps:spPr>
                      <wps:txbx>
                        <w:txbxContent>
                          <w:p w14:paraId="252371C2">
                            <w:pPr>
                              <w:autoSpaceDE w:val="0"/>
                              <w:autoSpaceDN w:val="0"/>
                              <w:adjustRightInd w:val="0"/>
                              <w:jc w:val="left"/>
                              <w:rPr>
                                <w:kern w:val="0"/>
                                <w:sz w:val="24"/>
                              </w:rPr>
                            </w:pPr>
                          </w:p>
                        </w:txbxContent>
                      </wps:txbx>
                      <wps:bodyPr rot="0" vert="horz" wrap="square" lIns="0" tIns="0" rIns="0" bIns="0" anchor="t" anchorCtr="0" upright="1">
                        <a:noAutofit/>
                      </wps:bodyPr>
                    </wps:wsp>
                  </a:graphicData>
                </a:graphic>
              </wp:anchor>
            </w:drawing>
          </mc:Choice>
          <mc:Fallback>
            <w:pict>
              <v:rect id="Rectangle 16" o:spid="_x0000_s1026" o:spt="1" style="position:absolute;left:0pt;margin-left:73.7pt;margin-top:39.7pt;height:19pt;width:78pt;mso-position-horizontal-relative:page;mso-position-vertical-relative:page;z-index:-251653120;mso-width-relative:page;mso-height-relative:page;" filled="f" stroked="f" coordsize="21600,21600" o:gfxdata="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7sHVbtkAAAAKAQAADwAAAAAAAAABACAAAAAiAAAAZHJzL2Rvd25yZXYueG1s&#10;UEsBAhQAFAAAAAgAh07iQKI38Qv3AQAA+wMAAA4AAAAAAAAAAQAgAAAAKAEAAGRycy9lMm9Eb2Mu&#10;eG1sUEsFBgAAAAAGAAYAWQEAAJEFAAAAAA==&#10;">
                <v:fill on="f" focussize="0,0"/>
                <v:stroke on="f"/>
                <v:imagedata o:title=""/>
                <o:lock v:ext="edit" aspectratio="f"/>
                <v:textbox inset="0mm,0mm,0mm,0mm">
                  <w:txbxContent>
                    <w:p w14:paraId="252371C2">
                      <w:pPr>
                        <w:autoSpaceDE w:val="0"/>
                        <w:autoSpaceDN w:val="0"/>
                        <w:adjustRightInd w:val="0"/>
                        <w:jc w:val="left"/>
                        <w:rPr>
                          <w:kern w:val="0"/>
                          <w:sz w:val="24"/>
                        </w:rPr>
                      </w:pPr>
                    </w:p>
                  </w:txbxContent>
                </v:textbox>
              </v:rect>
            </w:pict>
          </mc:Fallback>
        </mc:AlternateContent>
      </w:r>
      <w:r>
        <w:rPr>
          <w:rFonts w:hint="eastAsia"/>
        </w:rPr>
        <w:t>5.2.2.5</w:t>
      </w:r>
      <w:r>
        <w:tab/>
      </w:r>
      <w:r>
        <w:t>Water mist fire fighting system in E/R</w:t>
      </w:r>
    </w:p>
    <w:p w14:paraId="5BB8585F">
      <w:pPr>
        <w:autoSpaceDE w:val="0"/>
        <w:autoSpaceDN w:val="0"/>
        <w:adjustRightInd w:val="0"/>
        <w:ind w:left="963"/>
        <w:rPr>
          <w:rFonts w:eastAsia="Arial Unicode MS"/>
          <w:kern w:val="0"/>
          <w:sz w:val="24"/>
        </w:rPr>
      </w:pPr>
      <w:r>
        <w:rPr>
          <w:rFonts w:hint="eastAsia" w:eastAsia="Arial Unicode MS"/>
          <w:kern w:val="0"/>
          <w:sz w:val="24"/>
        </w:rPr>
        <w:t>R</w:t>
      </w:r>
      <w:r>
        <w:rPr>
          <w:rFonts w:eastAsia="Arial Unicode MS"/>
          <w:kern w:val="0"/>
          <w:sz w:val="24"/>
        </w:rPr>
        <w:t>efer to “</w:t>
      </w:r>
      <w:r>
        <w:rPr>
          <w:rFonts w:hint="eastAsia" w:eastAsia="Arial Unicode MS"/>
          <w:kern w:val="0"/>
          <w:sz w:val="24"/>
        </w:rPr>
        <w:t>Chapter 6-Machinery, 6.11.8</w:t>
      </w:r>
      <w:r>
        <w:rPr>
          <w:rFonts w:eastAsia="Arial Unicode MS"/>
          <w:kern w:val="0"/>
          <w:sz w:val="24"/>
        </w:rPr>
        <w:t>.2.2”.</w:t>
      </w:r>
    </w:p>
    <w:p w14:paraId="500E1E3B">
      <w:pPr>
        <w:autoSpaceDE w:val="0"/>
        <w:autoSpaceDN w:val="0"/>
        <w:adjustRightInd w:val="0"/>
        <w:rPr>
          <w:rFonts w:eastAsia="Arial Unicode MS"/>
          <w:kern w:val="0"/>
          <w:sz w:val="20"/>
          <w:szCs w:val="20"/>
        </w:rPr>
      </w:pPr>
    </w:p>
    <w:p w14:paraId="32C6B9CE">
      <w:pPr>
        <w:pStyle w:val="4"/>
        <w:spacing w:before="0" w:after="0"/>
        <w:rPr>
          <w:rFonts w:cs="Arial"/>
        </w:rPr>
      </w:pPr>
      <w:bookmarkStart w:id="285" w:name="_Toc431305492"/>
      <w:bookmarkStart w:id="286" w:name="_Toc158808235"/>
      <w:bookmarkStart w:id="287" w:name="_Toc266965394"/>
      <w:bookmarkStart w:id="288" w:name="_Toc197669948"/>
      <w:bookmarkStart w:id="289" w:name="_Toc50572479"/>
      <w:r>
        <w:rPr>
          <w:rFonts w:hint="eastAsia" w:cs="Arial"/>
        </w:rPr>
        <w:t>5.2.3</w:t>
      </w:r>
      <w:r>
        <w:rPr>
          <w:rFonts w:cs="Arial"/>
        </w:rPr>
        <w:tab/>
      </w:r>
      <w:r>
        <w:rPr>
          <w:rFonts w:cs="Arial"/>
        </w:rPr>
        <w:t>CO</w:t>
      </w:r>
      <w:r>
        <w:rPr>
          <w:rFonts w:cs="Arial"/>
          <w:vertAlign w:val="subscript"/>
        </w:rPr>
        <w:t>2</w:t>
      </w:r>
      <w:r>
        <w:rPr>
          <w:rFonts w:cs="Arial"/>
        </w:rPr>
        <w:t xml:space="preserve"> FIRE EXTINGUISHING SYSTEM</w:t>
      </w:r>
      <w:bookmarkEnd w:id="285"/>
      <w:bookmarkEnd w:id="286"/>
      <w:bookmarkEnd w:id="287"/>
      <w:bookmarkEnd w:id="288"/>
      <w:bookmarkEnd w:id="289"/>
    </w:p>
    <w:p w14:paraId="306B52B4">
      <w:pPr>
        <w:autoSpaceDE w:val="0"/>
        <w:autoSpaceDN w:val="0"/>
        <w:adjustRightInd w:val="0"/>
        <w:spacing w:before="9"/>
        <w:rPr>
          <w:rFonts w:ascii="Arial" w:hAnsi="Arial" w:eastAsia="Arial Unicode MS" w:cs="Arial"/>
          <w:kern w:val="0"/>
          <w:sz w:val="22"/>
        </w:rPr>
      </w:pPr>
    </w:p>
    <w:p w14:paraId="0991F1DF">
      <w:pPr>
        <w:autoSpaceDE w:val="0"/>
        <w:autoSpaceDN w:val="0"/>
        <w:adjustRightInd w:val="0"/>
        <w:ind w:left="963"/>
        <w:rPr>
          <w:rFonts w:eastAsia="Arial Unicode MS"/>
          <w:kern w:val="0"/>
          <w:sz w:val="24"/>
        </w:rPr>
      </w:pPr>
      <w:r>
        <w:rPr>
          <w:rFonts w:eastAsia="Arial Unicode MS"/>
          <w:kern w:val="0"/>
          <w:sz w:val="24"/>
        </w:rPr>
        <w:t>A total flooding CO</w:t>
      </w:r>
      <w:r>
        <w:rPr>
          <w:rFonts w:eastAsia="Arial Unicode MS"/>
          <w:kern w:val="0"/>
          <w:position w:val="-3"/>
          <w:sz w:val="16"/>
          <w:szCs w:val="16"/>
        </w:rPr>
        <w:t xml:space="preserve">2 </w:t>
      </w:r>
      <w:r>
        <w:rPr>
          <w:rFonts w:eastAsia="Arial Unicode MS"/>
          <w:kern w:val="0"/>
          <w:sz w:val="24"/>
        </w:rPr>
        <w:t>Fire Extinguishing system shall be provided for the engine room, cargo holds etc. in accordance with the requirements of the Rule and SOLAS.</w:t>
      </w:r>
    </w:p>
    <w:p w14:paraId="5A949156">
      <w:pPr>
        <w:autoSpaceDE w:val="0"/>
        <w:autoSpaceDN w:val="0"/>
        <w:adjustRightInd w:val="0"/>
        <w:spacing w:before="19"/>
        <w:rPr>
          <w:rFonts w:eastAsia="Arial Unicode MS"/>
          <w:kern w:val="0"/>
          <w:sz w:val="26"/>
          <w:szCs w:val="26"/>
        </w:rPr>
      </w:pPr>
    </w:p>
    <w:p w14:paraId="07C67687">
      <w:pPr>
        <w:autoSpaceDE w:val="0"/>
        <w:autoSpaceDN w:val="0"/>
        <w:adjustRightInd w:val="0"/>
        <w:ind w:left="963"/>
        <w:rPr>
          <w:rFonts w:eastAsia="Arial Unicode MS"/>
          <w:kern w:val="0"/>
          <w:sz w:val="24"/>
        </w:rPr>
      </w:pPr>
      <w:r>
        <w:rPr>
          <w:rFonts w:eastAsia="Arial Unicode MS"/>
          <w:kern w:val="0"/>
          <w:sz w:val="24"/>
        </w:rPr>
        <w:t>CO</w:t>
      </w:r>
      <w:r>
        <w:rPr>
          <w:rFonts w:eastAsia="Arial Unicode MS"/>
          <w:kern w:val="0"/>
          <w:position w:val="-3"/>
          <w:sz w:val="16"/>
          <w:szCs w:val="16"/>
        </w:rPr>
        <w:t xml:space="preserve">2 </w:t>
      </w:r>
      <w:r>
        <w:rPr>
          <w:rFonts w:eastAsia="Arial Unicode MS"/>
          <w:kern w:val="0"/>
          <w:sz w:val="24"/>
        </w:rPr>
        <w:t>bottle each containing 45 kg of CO</w:t>
      </w:r>
      <w:r>
        <w:rPr>
          <w:rFonts w:eastAsia="Arial Unicode MS"/>
          <w:kern w:val="0"/>
          <w:position w:val="-3"/>
          <w:sz w:val="16"/>
          <w:szCs w:val="16"/>
        </w:rPr>
        <w:t xml:space="preserve">2 </w:t>
      </w:r>
      <w:r>
        <w:rPr>
          <w:rFonts w:eastAsia="Arial Unicode MS"/>
          <w:kern w:val="0"/>
          <w:sz w:val="24"/>
        </w:rPr>
        <w:t>shall be arranged in CO</w:t>
      </w:r>
      <w:r>
        <w:rPr>
          <w:rFonts w:eastAsia="Arial Unicode MS"/>
          <w:kern w:val="0"/>
          <w:position w:val="-3"/>
          <w:sz w:val="16"/>
          <w:szCs w:val="16"/>
        </w:rPr>
        <w:t xml:space="preserve">2 </w:t>
      </w:r>
      <w:r>
        <w:rPr>
          <w:rFonts w:eastAsia="Arial Unicode MS"/>
          <w:kern w:val="0"/>
          <w:sz w:val="24"/>
        </w:rPr>
        <w:t>room.</w:t>
      </w:r>
    </w:p>
    <w:p w14:paraId="5B16FD8F">
      <w:pPr>
        <w:autoSpaceDE w:val="0"/>
        <w:autoSpaceDN w:val="0"/>
        <w:adjustRightInd w:val="0"/>
        <w:spacing w:before="11"/>
        <w:rPr>
          <w:rFonts w:eastAsia="Arial Unicode MS"/>
          <w:kern w:val="0"/>
          <w:sz w:val="26"/>
          <w:szCs w:val="26"/>
        </w:rPr>
      </w:pPr>
    </w:p>
    <w:p w14:paraId="465B0D28">
      <w:pPr>
        <w:autoSpaceDE w:val="0"/>
        <w:autoSpaceDN w:val="0"/>
        <w:adjustRightInd w:val="0"/>
        <w:ind w:left="963"/>
        <w:rPr>
          <w:rFonts w:eastAsia="Arial Unicode MS"/>
          <w:kern w:val="0"/>
          <w:sz w:val="24"/>
        </w:rPr>
      </w:pPr>
      <w:r>
        <w:rPr>
          <w:rFonts w:eastAsia="Arial Unicode MS"/>
          <w:kern w:val="0"/>
          <w:sz w:val="24"/>
        </w:rPr>
        <w:t>CO</w:t>
      </w:r>
      <w:r>
        <w:rPr>
          <w:rFonts w:eastAsia="Arial Unicode MS"/>
          <w:kern w:val="0"/>
          <w:position w:val="-3"/>
          <w:sz w:val="16"/>
          <w:szCs w:val="16"/>
        </w:rPr>
        <w:t xml:space="preserve">2 </w:t>
      </w:r>
      <w:r>
        <w:rPr>
          <w:rFonts w:eastAsia="Arial Unicode MS"/>
          <w:kern w:val="0"/>
          <w:sz w:val="24"/>
        </w:rPr>
        <w:t>fire extinguishing system should be designed that the releasing of CO</w:t>
      </w:r>
      <w:r>
        <w:rPr>
          <w:rFonts w:eastAsia="Arial Unicode MS"/>
          <w:kern w:val="0"/>
          <w:position w:val="-3"/>
          <w:sz w:val="16"/>
          <w:szCs w:val="16"/>
        </w:rPr>
        <w:t xml:space="preserve">2 </w:t>
      </w:r>
      <w:r>
        <w:rPr>
          <w:rFonts w:eastAsia="Arial Unicode MS"/>
          <w:kern w:val="0"/>
          <w:sz w:val="24"/>
        </w:rPr>
        <w:t xml:space="preserve">bottles can be carried out by remote control method in fire </w:t>
      </w:r>
      <w:r>
        <w:rPr>
          <w:rFonts w:hint="eastAsia" w:eastAsia="Arial Unicode MS"/>
          <w:kern w:val="0"/>
          <w:sz w:val="24"/>
        </w:rPr>
        <w:t xml:space="preserve">control </w:t>
      </w:r>
      <w:r>
        <w:rPr>
          <w:rFonts w:eastAsia="Arial Unicode MS"/>
          <w:kern w:val="0"/>
          <w:sz w:val="24"/>
        </w:rPr>
        <w:t xml:space="preserve">station </w:t>
      </w:r>
      <w:r>
        <w:rPr>
          <w:rFonts w:hint="eastAsia" w:eastAsia="Arial Unicode MS"/>
          <w:kern w:val="0"/>
          <w:sz w:val="24"/>
        </w:rPr>
        <w:t>for engine room, and in CO</w:t>
      </w:r>
      <w:r>
        <w:rPr>
          <w:rFonts w:hint="eastAsia" w:eastAsia="Arial Unicode MS"/>
          <w:kern w:val="0"/>
          <w:sz w:val="24"/>
          <w:vertAlign w:val="subscript"/>
        </w:rPr>
        <w:t>2</w:t>
      </w:r>
      <w:r>
        <w:rPr>
          <w:rFonts w:hint="eastAsia" w:eastAsia="Arial Unicode MS"/>
          <w:kern w:val="0"/>
          <w:sz w:val="24"/>
        </w:rPr>
        <w:t xml:space="preserve"> room for cargo hold and in accordance with MSC.339 (91) requirements. </w:t>
      </w:r>
      <w:r>
        <w:rPr>
          <w:rFonts w:eastAsia="Arial Unicode MS"/>
          <w:kern w:val="0"/>
          <w:sz w:val="24"/>
        </w:rPr>
        <w:t>Manual</w:t>
      </w:r>
      <w:r>
        <w:rPr>
          <w:rFonts w:hint="eastAsia" w:eastAsia="Arial Unicode MS"/>
          <w:kern w:val="0"/>
          <w:sz w:val="24"/>
        </w:rPr>
        <w:t xml:space="preserve"> or group release in CO</w:t>
      </w:r>
      <w:r>
        <w:rPr>
          <w:rFonts w:hint="eastAsia" w:eastAsia="Arial Unicode MS"/>
          <w:kern w:val="0"/>
          <w:sz w:val="24"/>
          <w:vertAlign w:val="subscript"/>
        </w:rPr>
        <w:t>2</w:t>
      </w:r>
      <w:r>
        <w:rPr>
          <w:rFonts w:hint="eastAsia" w:eastAsia="Arial Unicode MS"/>
          <w:kern w:val="0"/>
          <w:sz w:val="24"/>
        </w:rPr>
        <w:t xml:space="preserve"> room for cargo hold shall be in accordance with Class requirement.</w:t>
      </w:r>
    </w:p>
    <w:p w14:paraId="5A4963BA">
      <w:pPr>
        <w:autoSpaceDE w:val="0"/>
        <w:autoSpaceDN w:val="0"/>
        <w:adjustRightInd w:val="0"/>
        <w:spacing w:before="19"/>
        <w:rPr>
          <w:rFonts w:eastAsia="Arial Unicode MS"/>
          <w:kern w:val="0"/>
          <w:sz w:val="26"/>
          <w:szCs w:val="26"/>
        </w:rPr>
      </w:pPr>
    </w:p>
    <w:p w14:paraId="1225D09B">
      <w:pPr>
        <w:autoSpaceDE w:val="0"/>
        <w:autoSpaceDN w:val="0"/>
        <w:adjustRightInd w:val="0"/>
        <w:ind w:left="963"/>
        <w:rPr>
          <w:rFonts w:eastAsia="Arial Unicode MS"/>
          <w:kern w:val="0"/>
          <w:sz w:val="24"/>
        </w:rPr>
      </w:pPr>
      <w:r>
        <w:rPr>
          <w:rFonts w:eastAsia="Arial Unicode MS"/>
          <w:kern w:val="0"/>
          <w:sz w:val="24"/>
        </w:rPr>
        <w:t>The remote control system shall be interlock with audible</w:t>
      </w:r>
      <w:r>
        <w:rPr>
          <w:rFonts w:hint="eastAsia" w:eastAsia="Arial Unicode MS"/>
          <w:kern w:val="0"/>
          <w:sz w:val="24"/>
        </w:rPr>
        <w:t xml:space="preserve"> and visual</w:t>
      </w:r>
      <w:r>
        <w:rPr>
          <w:rFonts w:eastAsia="Arial Unicode MS"/>
          <w:kern w:val="0"/>
          <w:sz w:val="24"/>
        </w:rPr>
        <w:t xml:space="preserve"> alarm.</w:t>
      </w:r>
    </w:p>
    <w:p w14:paraId="5142C5F7">
      <w:pPr>
        <w:autoSpaceDE w:val="0"/>
        <w:autoSpaceDN w:val="0"/>
        <w:adjustRightInd w:val="0"/>
        <w:spacing w:before="3"/>
        <w:rPr>
          <w:rFonts w:eastAsia="Arial Unicode MS"/>
          <w:kern w:val="0"/>
          <w:sz w:val="28"/>
          <w:szCs w:val="28"/>
        </w:rPr>
      </w:pPr>
    </w:p>
    <w:p w14:paraId="7C341856">
      <w:pPr>
        <w:autoSpaceDE w:val="0"/>
        <w:autoSpaceDN w:val="0"/>
        <w:adjustRightInd w:val="0"/>
        <w:ind w:left="963"/>
        <w:rPr>
          <w:rFonts w:eastAsia="Arial Unicode MS"/>
          <w:kern w:val="0"/>
          <w:sz w:val="24"/>
        </w:rPr>
      </w:pPr>
      <w:r>
        <w:rPr>
          <w:rFonts w:eastAsia="Arial Unicode MS"/>
          <w:kern w:val="0"/>
          <w:sz w:val="24"/>
        </w:rPr>
        <w:t>CO</w:t>
      </w:r>
      <w:r>
        <w:rPr>
          <w:rFonts w:eastAsia="Arial Unicode MS"/>
          <w:kern w:val="0"/>
          <w:position w:val="-3"/>
          <w:sz w:val="16"/>
          <w:szCs w:val="16"/>
        </w:rPr>
        <w:t xml:space="preserve">2 </w:t>
      </w:r>
      <w:r>
        <w:rPr>
          <w:rFonts w:eastAsia="Arial Unicode MS"/>
          <w:kern w:val="0"/>
          <w:sz w:val="24"/>
        </w:rPr>
        <w:t>line shall be led from CO</w:t>
      </w:r>
      <w:r>
        <w:rPr>
          <w:rFonts w:eastAsia="Arial Unicode MS"/>
          <w:kern w:val="0"/>
          <w:position w:val="-3"/>
          <w:sz w:val="16"/>
          <w:szCs w:val="16"/>
        </w:rPr>
        <w:t xml:space="preserve">2 </w:t>
      </w:r>
      <w:r>
        <w:rPr>
          <w:rFonts w:eastAsia="Arial Unicode MS"/>
          <w:kern w:val="0"/>
          <w:sz w:val="24"/>
        </w:rPr>
        <w:t>bottles to each cargo hold and via 2-way valve on discharge line and solenoid valve on smoke suction line in CO</w:t>
      </w:r>
      <w:r>
        <w:rPr>
          <w:rFonts w:eastAsia="Arial Unicode MS"/>
          <w:kern w:val="0"/>
          <w:position w:val="-3"/>
          <w:sz w:val="16"/>
          <w:szCs w:val="16"/>
        </w:rPr>
        <w:t xml:space="preserve">2 </w:t>
      </w:r>
      <w:r>
        <w:rPr>
          <w:rFonts w:eastAsia="Arial Unicode MS"/>
          <w:kern w:val="0"/>
          <w:sz w:val="24"/>
        </w:rPr>
        <w:t xml:space="preserve">room, which can be operated remotely from fire </w:t>
      </w:r>
      <w:r>
        <w:rPr>
          <w:rFonts w:hint="eastAsia" w:eastAsia="Arial Unicode MS"/>
          <w:kern w:val="0"/>
          <w:sz w:val="24"/>
        </w:rPr>
        <w:t xml:space="preserve">control </w:t>
      </w:r>
      <w:r>
        <w:rPr>
          <w:rFonts w:eastAsia="Arial Unicode MS"/>
          <w:kern w:val="0"/>
          <w:sz w:val="24"/>
        </w:rPr>
        <w:t>station.</w:t>
      </w:r>
    </w:p>
    <w:p w14:paraId="348221E7">
      <w:pPr>
        <w:autoSpaceDE w:val="0"/>
        <w:autoSpaceDN w:val="0"/>
        <w:adjustRightInd w:val="0"/>
        <w:spacing w:before="19"/>
        <w:rPr>
          <w:rFonts w:eastAsia="Arial Unicode MS"/>
          <w:kern w:val="0"/>
          <w:sz w:val="26"/>
          <w:szCs w:val="26"/>
        </w:rPr>
      </w:pPr>
    </w:p>
    <w:p w14:paraId="27143551">
      <w:pPr>
        <w:autoSpaceDE w:val="0"/>
        <w:autoSpaceDN w:val="0"/>
        <w:adjustRightInd w:val="0"/>
        <w:ind w:left="963"/>
        <w:rPr>
          <w:rFonts w:eastAsia="Arial Unicode MS"/>
          <w:color w:val="000000"/>
          <w:kern w:val="0"/>
          <w:sz w:val="24"/>
        </w:rPr>
      </w:pPr>
      <w:r>
        <w:rPr>
          <w:rFonts w:hint="eastAsia" w:eastAsia="Arial Unicode MS"/>
          <w:color w:val="000000"/>
          <w:kern w:val="0"/>
          <w:sz w:val="24"/>
        </w:rPr>
        <w:t>The engine room fans shall be stopped automatically by means of a limit switch in the release cabinet.</w:t>
      </w:r>
    </w:p>
    <w:p w14:paraId="5FF54AA5">
      <w:pPr>
        <w:autoSpaceDE w:val="0"/>
        <w:autoSpaceDN w:val="0"/>
        <w:adjustRightInd w:val="0"/>
        <w:ind w:left="963"/>
        <w:rPr>
          <w:rFonts w:eastAsia="Arial Unicode MS"/>
          <w:kern w:val="0"/>
          <w:sz w:val="24"/>
        </w:rPr>
      </w:pPr>
    </w:p>
    <w:p w14:paraId="5E4EDC5E">
      <w:pPr>
        <w:autoSpaceDE w:val="0"/>
        <w:autoSpaceDN w:val="0"/>
        <w:adjustRightInd w:val="0"/>
        <w:ind w:left="963"/>
        <w:rPr>
          <w:rFonts w:eastAsia="Arial Unicode MS"/>
          <w:kern w:val="0"/>
          <w:sz w:val="24"/>
        </w:rPr>
      </w:pPr>
      <w:r>
        <w:rPr>
          <w:rFonts w:eastAsia="Arial Unicode MS"/>
          <w:kern w:val="0"/>
          <w:sz w:val="24"/>
        </w:rPr>
        <w:t>Adequate number of CO</w:t>
      </w:r>
      <w:r>
        <w:rPr>
          <w:rFonts w:eastAsia="Arial Unicode MS"/>
          <w:kern w:val="0"/>
          <w:position w:val="-3"/>
          <w:sz w:val="16"/>
          <w:szCs w:val="16"/>
        </w:rPr>
        <w:t xml:space="preserve">2 </w:t>
      </w:r>
      <w:r>
        <w:rPr>
          <w:rFonts w:eastAsia="Arial Unicode MS"/>
          <w:kern w:val="0"/>
          <w:sz w:val="24"/>
        </w:rPr>
        <w:t>discharge nozzles shall be so arranged on the branch lines that</w:t>
      </w:r>
      <w:r>
        <w:rPr>
          <w:rFonts w:hint="eastAsia" w:eastAsia="Arial Unicode MS"/>
          <w:kern w:val="0"/>
          <w:sz w:val="24"/>
        </w:rPr>
        <w:t xml:space="preserve"> </w:t>
      </w:r>
      <w:r>
        <w:rPr>
          <w:rFonts w:eastAsia="Arial Unicode MS"/>
          <w:kern w:val="0"/>
          <w:position w:val="1"/>
          <w:sz w:val="24"/>
        </w:rPr>
        <w:t>CO</w:t>
      </w:r>
      <w:r>
        <w:rPr>
          <w:rFonts w:eastAsia="Arial Unicode MS"/>
          <w:kern w:val="0"/>
          <w:position w:val="-2"/>
          <w:sz w:val="16"/>
          <w:szCs w:val="16"/>
        </w:rPr>
        <w:t>2</w:t>
      </w:r>
      <w:r>
        <w:rPr>
          <w:rFonts w:hint="eastAsia" w:eastAsia="Arial Unicode MS"/>
          <w:kern w:val="0"/>
          <w:position w:val="1"/>
          <w:sz w:val="24"/>
        </w:rPr>
        <w:t xml:space="preserve"> </w:t>
      </w:r>
      <w:r>
        <w:rPr>
          <w:rFonts w:eastAsia="Arial Unicode MS"/>
          <w:kern w:val="0"/>
          <w:position w:val="1"/>
          <w:sz w:val="24"/>
        </w:rPr>
        <w:t xml:space="preserve">gas may be efficiently discharged into </w:t>
      </w:r>
      <w:r>
        <w:rPr>
          <w:rFonts w:hint="eastAsia" w:eastAsia="Arial Unicode MS"/>
          <w:kern w:val="0"/>
          <w:position w:val="1"/>
          <w:sz w:val="24"/>
        </w:rPr>
        <w:t xml:space="preserve">cargo </w:t>
      </w:r>
      <w:r>
        <w:rPr>
          <w:rFonts w:eastAsia="Arial Unicode MS"/>
          <w:kern w:val="0"/>
          <w:position w:val="1"/>
          <w:sz w:val="24"/>
        </w:rPr>
        <w:t>holds and engine room.</w:t>
      </w:r>
    </w:p>
    <w:p w14:paraId="58B2E5CD">
      <w:pPr>
        <w:autoSpaceDE w:val="0"/>
        <w:autoSpaceDN w:val="0"/>
        <w:adjustRightInd w:val="0"/>
        <w:spacing w:before="11"/>
        <w:rPr>
          <w:rFonts w:eastAsia="Arial Unicode MS"/>
          <w:kern w:val="0"/>
          <w:sz w:val="26"/>
          <w:szCs w:val="26"/>
        </w:rPr>
      </w:pPr>
    </w:p>
    <w:p w14:paraId="3773A53E">
      <w:pPr>
        <w:autoSpaceDE w:val="0"/>
        <w:autoSpaceDN w:val="0"/>
        <w:adjustRightInd w:val="0"/>
        <w:ind w:left="963"/>
        <w:rPr>
          <w:rFonts w:eastAsia="Arial Unicode MS"/>
          <w:kern w:val="0"/>
          <w:sz w:val="24"/>
        </w:rPr>
      </w:pPr>
      <w:r>
        <w:rPr>
          <w:rFonts w:eastAsia="Arial Unicode MS"/>
          <w:kern w:val="0"/>
          <w:sz w:val="24"/>
        </w:rPr>
        <w:t>CO</w:t>
      </w:r>
      <w:r>
        <w:rPr>
          <w:rFonts w:eastAsia="Arial Unicode MS"/>
          <w:kern w:val="0"/>
          <w:sz w:val="24"/>
          <w:vertAlign w:val="subscript"/>
        </w:rPr>
        <w:t>2</w:t>
      </w:r>
      <w:r>
        <w:rPr>
          <w:rFonts w:eastAsia="Arial Unicode MS"/>
          <w:kern w:val="0"/>
          <w:sz w:val="24"/>
        </w:rPr>
        <w:t xml:space="preserve"> </w:t>
      </w:r>
      <w:r>
        <w:rPr>
          <w:rFonts w:hint="eastAsia" w:eastAsia="Arial Unicode MS"/>
          <w:kern w:val="0"/>
          <w:sz w:val="24"/>
        </w:rPr>
        <w:t xml:space="preserve">gas smoke suction line and discharge manifold shall be led in under deck void to each protected container hold, and smoke tubes shall be led to the detecting cabinet in the </w:t>
      </w:r>
      <w:r>
        <w:rPr>
          <w:rFonts w:eastAsia="Arial Unicode MS"/>
          <w:kern w:val="0"/>
          <w:sz w:val="24"/>
        </w:rPr>
        <w:t>CO</w:t>
      </w:r>
      <w:r>
        <w:rPr>
          <w:rFonts w:eastAsia="Arial Unicode MS"/>
          <w:kern w:val="0"/>
          <w:sz w:val="24"/>
          <w:vertAlign w:val="subscript"/>
        </w:rPr>
        <w:t>2</w:t>
      </w:r>
      <w:r>
        <w:rPr>
          <w:rFonts w:eastAsia="Arial Unicode MS"/>
          <w:kern w:val="0"/>
          <w:sz w:val="24"/>
        </w:rPr>
        <w:t xml:space="preserve"> room</w:t>
      </w:r>
      <w:r>
        <w:rPr>
          <w:rFonts w:hint="eastAsia" w:eastAsia="Arial Unicode MS"/>
          <w:kern w:val="0"/>
          <w:sz w:val="24"/>
        </w:rPr>
        <w:t>.</w:t>
      </w:r>
    </w:p>
    <w:p w14:paraId="7D9F2DA4">
      <w:pPr>
        <w:autoSpaceDE w:val="0"/>
        <w:autoSpaceDN w:val="0"/>
        <w:adjustRightInd w:val="0"/>
        <w:ind w:left="963"/>
        <w:rPr>
          <w:rFonts w:eastAsia="Arial Unicode MS"/>
          <w:kern w:val="0"/>
          <w:sz w:val="24"/>
        </w:rPr>
      </w:pPr>
    </w:p>
    <w:p w14:paraId="222A6EC3">
      <w:pPr>
        <w:autoSpaceDE w:val="0"/>
        <w:autoSpaceDN w:val="0"/>
        <w:adjustRightInd w:val="0"/>
        <w:ind w:left="963"/>
        <w:rPr>
          <w:rFonts w:eastAsia="Arial Unicode MS"/>
          <w:kern w:val="0"/>
          <w:sz w:val="24"/>
        </w:rPr>
      </w:pPr>
      <w:r>
        <w:rPr>
          <w:rFonts w:hint="eastAsia" w:eastAsia="Arial Unicode MS"/>
          <w:kern w:val="0"/>
          <w:sz w:val="24"/>
        </w:rPr>
        <w:t xml:space="preserve">Necessary accessories </w:t>
      </w:r>
      <w:r>
        <w:rPr>
          <w:rFonts w:eastAsia="Arial Unicode MS"/>
          <w:kern w:val="0"/>
          <w:sz w:val="24"/>
        </w:rPr>
        <w:t>shall be provided in accordance with the requirements of Regulations and manufacturer’s standards.</w:t>
      </w:r>
    </w:p>
    <w:p w14:paraId="2FDE4385">
      <w:pPr>
        <w:autoSpaceDE w:val="0"/>
        <w:autoSpaceDN w:val="0"/>
        <w:adjustRightInd w:val="0"/>
        <w:spacing w:before="19"/>
        <w:rPr>
          <w:rFonts w:eastAsia="Arial Unicode MS"/>
          <w:kern w:val="0"/>
          <w:sz w:val="26"/>
          <w:szCs w:val="26"/>
        </w:rPr>
      </w:pPr>
    </w:p>
    <w:p w14:paraId="7BAAC640">
      <w:pPr>
        <w:autoSpaceDE w:val="0"/>
        <w:autoSpaceDN w:val="0"/>
        <w:adjustRightInd w:val="0"/>
        <w:ind w:left="963"/>
        <w:rPr>
          <w:rFonts w:eastAsia="Arial Unicode MS"/>
          <w:kern w:val="0"/>
          <w:sz w:val="24"/>
        </w:rPr>
      </w:pPr>
      <w:r>
        <w:rPr>
          <w:rFonts w:eastAsia="Arial Unicode MS"/>
          <w:kern w:val="0"/>
          <w:sz w:val="24"/>
        </w:rPr>
        <w:t xml:space="preserve">An </w:t>
      </w:r>
      <w:r>
        <w:rPr>
          <w:rFonts w:hint="eastAsia" w:eastAsia="Arial Unicode MS"/>
          <w:kern w:val="0"/>
          <w:sz w:val="24"/>
        </w:rPr>
        <w:t>electric</w:t>
      </w:r>
      <w:r>
        <w:rPr>
          <w:rFonts w:eastAsia="Arial Unicode MS"/>
          <w:kern w:val="0"/>
          <w:sz w:val="24"/>
        </w:rPr>
        <w:t xml:space="preserve"> horn </w:t>
      </w:r>
      <w:r>
        <w:rPr>
          <w:rFonts w:hint="eastAsia" w:eastAsia="Arial Unicode MS"/>
          <w:kern w:val="0"/>
          <w:sz w:val="24"/>
        </w:rPr>
        <w:t xml:space="preserve">(Explosion-proof type when carry dangerous goods) </w:t>
      </w:r>
      <w:r>
        <w:rPr>
          <w:rFonts w:eastAsia="Arial Unicode MS"/>
          <w:kern w:val="0"/>
          <w:sz w:val="24"/>
        </w:rPr>
        <w:t>shall be provided in each cargo hold for alarming CO</w:t>
      </w:r>
      <w:r>
        <w:rPr>
          <w:rFonts w:eastAsia="Arial Unicode MS"/>
          <w:kern w:val="0"/>
          <w:position w:val="-3"/>
          <w:sz w:val="16"/>
          <w:szCs w:val="16"/>
        </w:rPr>
        <w:t xml:space="preserve">2 </w:t>
      </w:r>
      <w:r>
        <w:rPr>
          <w:rFonts w:eastAsia="Arial Unicode MS"/>
          <w:kern w:val="0"/>
          <w:sz w:val="24"/>
        </w:rPr>
        <w:t>discharge.</w:t>
      </w:r>
    </w:p>
    <w:p w14:paraId="362FE501">
      <w:pPr>
        <w:autoSpaceDE w:val="0"/>
        <w:autoSpaceDN w:val="0"/>
        <w:adjustRightInd w:val="0"/>
        <w:spacing w:before="11"/>
        <w:rPr>
          <w:rFonts w:eastAsia="Arial Unicode MS"/>
          <w:kern w:val="0"/>
          <w:sz w:val="26"/>
          <w:szCs w:val="26"/>
        </w:rPr>
      </w:pPr>
    </w:p>
    <w:p w14:paraId="7509F2A2">
      <w:pPr>
        <w:autoSpaceDE w:val="0"/>
        <w:autoSpaceDN w:val="0"/>
        <w:adjustRightInd w:val="0"/>
        <w:ind w:left="963"/>
        <w:rPr>
          <w:rFonts w:eastAsia="Arial Unicode MS"/>
          <w:kern w:val="0"/>
          <w:sz w:val="24"/>
        </w:rPr>
      </w:pPr>
      <w:r>
        <w:rPr>
          <w:rFonts w:eastAsia="Arial Unicode MS"/>
          <w:kern w:val="0"/>
          <w:sz w:val="24"/>
        </w:rPr>
        <w:t>One (1) CO</w:t>
      </w:r>
      <w:r>
        <w:rPr>
          <w:rFonts w:eastAsia="Arial Unicode MS"/>
          <w:kern w:val="0"/>
          <w:position w:val="-3"/>
          <w:sz w:val="16"/>
          <w:szCs w:val="16"/>
        </w:rPr>
        <w:t xml:space="preserve">2 </w:t>
      </w:r>
      <w:r>
        <w:rPr>
          <w:rFonts w:eastAsia="Arial Unicode MS"/>
          <w:kern w:val="0"/>
          <w:sz w:val="24"/>
        </w:rPr>
        <w:t xml:space="preserve">bottle with manual releasing valve </w:t>
      </w:r>
      <w:r>
        <w:rPr>
          <w:rFonts w:hint="eastAsia" w:eastAsia="Arial Unicode MS"/>
          <w:kern w:val="0"/>
          <w:sz w:val="24"/>
        </w:rPr>
        <w:t>shall</w:t>
      </w:r>
      <w:r>
        <w:rPr>
          <w:rFonts w:eastAsia="Arial Unicode MS"/>
          <w:kern w:val="0"/>
          <w:sz w:val="24"/>
        </w:rPr>
        <w:t xml:space="preserve"> be fitted in the gallery and releasing nozzles </w:t>
      </w:r>
      <w:r>
        <w:rPr>
          <w:rFonts w:hint="eastAsia" w:eastAsia="Arial Unicode MS"/>
          <w:kern w:val="0"/>
          <w:sz w:val="24"/>
        </w:rPr>
        <w:t>shall</w:t>
      </w:r>
      <w:r>
        <w:rPr>
          <w:rFonts w:eastAsia="Arial Unicode MS"/>
          <w:kern w:val="0"/>
          <w:sz w:val="24"/>
        </w:rPr>
        <w:t xml:space="preserve"> be connected to the exhaust duct of hood</w:t>
      </w:r>
      <w:r>
        <w:rPr>
          <w:rFonts w:hint="eastAsia" w:eastAsia="Arial Unicode MS"/>
          <w:kern w:val="0"/>
          <w:sz w:val="24"/>
        </w:rPr>
        <w:t xml:space="preserve"> if necessary </w:t>
      </w:r>
      <w:r>
        <w:rPr>
          <w:rFonts w:eastAsia="Arial Unicode MS"/>
          <w:kern w:val="0"/>
          <w:sz w:val="24"/>
        </w:rPr>
        <w:t>in accordance with the requirement of the SOLAS.</w:t>
      </w:r>
    </w:p>
    <w:p w14:paraId="07D3C9DC">
      <w:pPr>
        <w:autoSpaceDE w:val="0"/>
        <w:autoSpaceDN w:val="0"/>
        <w:adjustRightInd w:val="0"/>
        <w:ind w:left="963"/>
        <w:rPr>
          <w:rFonts w:eastAsia="Arial Unicode MS"/>
          <w:kern w:val="0"/>
          <w:sz w:val="24"/>
        </w:rPr>
      </w:pPr>
    </w:p>
    <w:p w14:paraId="27F8F185">
      <w:pPr>
        <w:autoSpaceDE w:val="0"/>
        <w:autoSpaceDN w:val="0"/>
        <w:adjustRightInd w:val="0"/>
        <w:ind w:left="963"/>
        <w:rPr>
          <w:rFonts w:eastAsia="Arial Unicode MS"/>
          <w:kern w:val="0"/>
          <w:sz w:val="24"/>
        </w:rPr>
      </w:pPr>
      <w:r>
        <w:rPr>
          <w:rFonts w:eastAsia="Arial Unicode MS"/>
          <w:kern w:val="0"/>
          <w:sz w:val="24"/>
        </w:rPr>
        <w:t>One (1) CO</w:t>
      </w:r>
      <w:r>
        <w:rPr>
          <w:rFonts w:eastAsia="Arial Unicode MS"/>
          <w:kern w:val="0"/>
          <w:position w:val="-3"/>
          <w:sz w:val="16"/>
          <w:szCs w:val="16"/>
        </w:rPr>
        <w:t xml:space="preserve">2 </w:t>
      </w:r>
      <w:r>
        <w:rPr>
          <w:rFonts w:eastAsia="Arial Unicode MS"/>
          <w:kern w:val="0"/>
          <w:sz w:val="24"/>
        </w:rPr>
        <w:t>weighting device shall be provided and safety devices shall be provided in accordance with the requirements of Regulations and manufacturer’s standards.</w:t>
      </w:r>
    </w:p>
    <w:p w14:paraId="1364CA9F">
      <w:pPr>
        <w:autoSpaceDE w:val="0"/>
        <w:autoSpaceDN w:val="0"/>
        <w:adjustRightInd w:val="0"/>
        <w:spacing w:before="19"/>
        <w:rPr>
          <w:rFonts w:eastAsia="Arial Unicode MS"/>
          <w:kern w:val="0"/>
          <w:sz w:val="26"/>
          <w:szCs w:val="26"/>
        </w:rPr>
      </w:pPr>
    </w:p>
    <w:p w14:paraId="0499B555">
      <w:pPr>
        <w:autoSpaceDE w:val="0"/>
        <w:autoSpaceDN w:val="0"/>
        <w:adjustRightInd w:val="0"/>
        <w:ind w:left="963"/>
        <w:rPr>
          <w:rFonts w:eastAsia="Arial Unicode MS"/>
          <w:kern w:val="0"/>
          <w:position w:val="1"/>
          <w:sz w:val="24"/>
        </w:rPr>
      </w:pPr>
      <w:r>
        <w:rPr>
          <w:rFonts w:hint="eastAsia" w:eastAsia="Arial Unicode MS"/>
          <w:kern w:val="0"/>
          <w:sz w:val="24"/>
        </w:rPr>
        <w:t>Maker standard</w:t>
      </w:r>
      <w:r>
        <w:rPr>
          <w:rFonts w:eastAsia="Arial Unicode MS"/>
          <w:kern w:val="0"/>
          <w:sz w:val="24"/>
        </w:rPr>
        <w:t xml:space="preserve"> plate operation and distribution instruction (in English) for CO</w:t>
      </w:r>
      <w:r>
        <w:rPr>
          <w:rFonts w:eastAsia="Arial Unicode MS"/>
          <w:kern w:val="0"/>
          <w:position w:val="-3"/>
          <w:sz w:val="16"/>
          <w:szCs w:val="16"/>
        </w:rPr>
        <w:t>2</w:t>
      </w:r>
      <w:r>
        <w:rPr>
          <w:rFonts w:hint="eastAsia" w:eastAsia="Arial Unicode MS"/>
          <w:kern w:val="0"/>
          <w:position w:val="-3"/>
          <w:sz w:val="16"/>
          <w:szCs w:val="16"/>
        </w:rPr>
        <w:t xml:space="preserve"> </w:t>
      </w:r>
      <w:r>
        <w:rPr>
          <w:rFonts w:eastAsia="Arial Unicode MS"/>
          <w:kern w:val="0"/>
          <w:position w:val="1"/>
          <w:sz w:val="24"/>
        </w:rPr>
        <w:t>system shall be provided in CO</w:t>
      </w:r>
      <w:r>
        <w:rPr>
          <w:rFonts w:eastAsia="Arial Unicode MS"/>
          <w:kern w:val="0"/>
          <w:position w:val="-2"/>
          <w:sz w:val="16"/>
          <w:szCs w:val="16"/>
        </w:rPr>
        <w:t xml:space="preserve">2 </w:t>
      </w:r>
      <w:r>
        <w:rPr>
          <w:rFonts w:eastAsia="Arial Unicode MS"/>
          <w:kern w:val="0"/>
          <w:position w:val="1"/>
          <w:sz w:val="24"/>
        </w:rPr>
        <w:t xml:space="preserve">room, wheelhouse and fire </w:t>
      </w:r>
      <w:r>
        <w:rPr>
          <w:rFonts w:hint="eastAsia" w:eastAsia="Arial Unicode MS"/>
          <w:kern w:val="0"/>
          <w:position w:val="1"/>
          <w:sz w:val="24"/>
        </w:rPr>
        <w:t xml:space="preserve">control </w:t>
      </w:r>
      <w:r>
        <w:rPr>
          <w:rFonts w:eastAsia="Arial Unicode MS"/>
          <w:kern w:val="0"/>
          <w:position w:val="1"/>
          <w:sz w:val="24"/>
        </w:rPr>
        <w:t>station.</w:t>
      </w:r>
    </w:p>
    <w:p w14:paraId="14DB26AE">
      <w:pPr>
        <w:tabs>
          <w:tab w:val="left" w:pos="8250"/>
        </w:tabs>
        <w:autoSpaceDE w:val="0"/>
        <w:autoSpaceDN w:val="0"/>
        <w:adjustRightInd w:val="0"/>
        <w:ind w:left="963"/>
        <w:rPr>
          <w:rFonts w:eastAsia="Arial Unicode MS"/>
          <w:kern w:val="0"/>
          <w:sz w:val="24"/>
        </w:rPr>
      </w:pPr>
      <w:r>
        <w:rPr>
          <w:rFonts w:eastAsia="Arial Unicode MS"/>
          <w:kern w:val="0"/>
          <w:sz w:val="24"/>
        </w:rPr>
        <w:tab/>
      </w:r>
    </w:p>
    <w:p w14:paraId="60564013">
      <w:pPr>
        <w:autoSpaceDE w:val="0"/>
        <w:autoSpaceDN w:val="0"/>
        <w:adjustRightInd w:val="0"/>
        <w:spacing w:before="19"/>
        <w:ind w:left="963"/>
        <w:rPr>
          <w:rFonts w:eastAsia="Arial Unicode MS"/>
          <w:kern w:val="0"/>
          <w:sz w:val="24"/>
        </w:rPr>
      </w:pPr>
      <w:r>
        <w:rPr>
          <w:rFonts w:eastAsia="Arial Unicode MS"/>
          <w:kern w:val="0"/>
          <w:sz w:val="24"/>
        </w:rPr>
        <w:t>CO</w:t>
      </w:r>
      <w:r>
        <w:rPr>
          <w:rFonts w:eastAsia="Arial Unicode MS"/>
          <w:kern w:val="0"/>
          <w:position w:val="-3"/>
          <w:sz w:val="16"/>
          <w:szCs w:val="16"/>
        </w:rPr>
        <w:t xml:space="preserve">2 </w:t>
      </w:r>
      <w:r>
        <w:rPr>
          <w:rFonts w:eastAsia="Arial Unicode MS"/>
          <w:kern w:val="0"/>
          <w:sz w:val="24"/>
        </w:rPr>
        <w:t>fire extinguishing system shall provide with compressed air connections.</w:t>
      </w:r>
      <w:r>
        <w:rPr>
          <w:rFonts w:hint="eastAsia" w:eastAsia="Arial Unicode MS"/>
          <w:kern w:val="0"/>
          <w:sz w:val="24"/>
        </w:rPr>
        <w:t xml:space="preserve"> </w:t>
      </w:r>
    </w:p>
    <w:p w14:paraId="54AABBB7">
      <w:pPr>
        <w:autoSpaceDE w:val="0"/>
        <w:autoSpaceDN w:val="0"/>
        <w:adjustRightInd w:val="0"/>
        <w:spacing w:before="3"/>
        <w:rPr>
          <w:rFonts w:eastAsia="Arial Unicode MS"/>
          <w:kern w:val="0"/>
          <w:sz w:val="28"/>
          <w:szCs w:val="28"/>
        </w:rPr>
      </w:pPr>
    </w:p>
    <w:p w14:paraId="09E5A3DE">
      <w:pPr>
        <w:autoSpaceDE w:val="0"/>
        <w:autoSpaceDN w:val="0"/>
        <w:adjustRightInd w:val="0"/>
        <w:ind w:left="963"/>
        <w:rPr>
          <w:kern w:val="0"/>
          <w:sz w:val="24"/>
        </w:rPr>
      </w:pPr>
      <w:r>
        <w:rPr>
          <w:rFonts w:hint="eastAsia"/>
          <w:kern w:val="0"/>
          <w:sz w:val="24"/>
        </w:rPr>
        <w:t>CO</w:t>
      </w:r>
      <w:r>
        <w:rPr>
          <w:rFonts w:hint="eastAsia"/>
          <w:kern w:val="0"/>
          <w:sz w:val="24"/>
          <w:vertAlign w:val="subscript"/>
        </w:rPr>
        <w:t>2</w:t>
      </w:r>
      <w:r>
        <w:rPr>
          <w:rFonts w:hint="eastAsia"/>
          <w:kern w:val="0"/>
          <w:sz w:val="24"/>
        </w:rPr>
        <w:t xml:space="preserve"> gas leakage alarm shall be provided.</w:t>
      </w:r>
    </w:p>
    <w:p w14:paraId="1532CE9A">
      <w:pPr>
        <w:autoSpaceDE w:val="0"/>
        <w:autoSpaceDN w:val="0"/>
        <w:adjustRightInd w:val="0"/>
        <w:ind w:left="963"/>
        <w:rPr>
          <w:kern w:val="0"/>
          <w:sz w:val="24"/>
        </w:rPr>
      </w:pPr>
    </w:p>
    <w:p w14:paraId="5CDDEF61">
      <w:pPr>
        <w:autoSpaceDE w:val="0"/>
        <w:autoSpaceDN w:val="0"/>
        <w:adjustRightInd w:val="0"/>
        <w:ind w:left="991" w:leftChars="472"/>
        <w:rPr>
          <w:kern w:val="0"/>
          <w:sz w:val="24"/>
        </w:rPr>
      </w:pPr>
      <w:r>
        <w:rPr>
          <w:rFonts w:hint="eastAsia"/>
          <w:kern w:val="0"/>
          <w:sz w:val="24"/>
        </w:rPr>
        <w:t>A smoke extraction fan unit shall be installed in the CO</w:t>
      </w:r>
      <w:r>
        <w:rPr>
          <w:rFonts w:hint="eastAsia"/>
          <w:kern w:val="0"/>
          <w:sz w:val="24"/>
          <w:vertAlign w:val="subscript"/>
        </w:rPr>
        <w:t>2</w:t>
      </w:r>
      <w:r>
        <w:rPr>
          <w:rFonts w:hint="eastAsia"/>
          <w:kern w:val="0"/>
          <w:sz w:val="24"/>
        </w:rPr>
        <w:t xml:space="preserve"> room, but the outlet of the extraction pipe shall be arranged far away from the normal crew working area.</w:t>
      </w:r>
    </w:p>
    <w:p w14:paraId="458A738C">
      <w:pPr>
        <w:autoSpaceDE w:val="0"/>
        <w:autoSpaceDN w:val="0"/>
        <w:adjustRightInd w:val="0"/>
        <w:spacing w:before="19"/>
        <w:rPr>
          <w:rFonts w:eastAsia="Arial Unicode MS"/>
          <w:color w:val="000000"/>
          <w:kern w:val="0"/>
          <w:sz w:val="26"/>
          <w:szCs w:val="26"/>
        </w:rPr>
      </w:pPr>
    </w:p>
    <w:p w14:paraId="49C2E64C">
      <w:pPr>
        <w:pStyle w:val="4"/>
        <w:spacing w:before="0" w:after="0"/>
        <w:rPr>
          <w:rFonts w:cs="Arial"/>
        </w:rPr>
      </w:pPr>
      <w:bookmarkStart w:id="290" w:name="_Toc266965395"/>
      <w:bookmarkStart w:id="291" w:name="_Toc50572480"/>
      <w:bookmarkStart w:id="292" w:name="_Toc158808236"/>
      <w:bookmarkStart w:id="293" w:name="_Toc431305494"/>
      <w:bookmarkStart w:id="294" w:name="_Toc197669949"/>
      <w:r>
        <w:rPr>
          <w:rFonts w:hint="eastAsia" w:cs="Arial"/>
        </w:rPr>
        <w:t>5.2.4</w:t>
      </w:r>
      <w:r>
        <w:rPr>
          <w:rFonts w:cs="Arial"/>
        </w:rPr>
        <w:tab/>
      </w:r>
      <w:r>
        <w:rPr>
          <w:rFonts w:cs="Arial"/>
        </w:rPr>
        <w:t>PORTABLE FIRE EXTINGUISHER</w:t>
      </w:r>
      <w:bookmarkEnd w:id="290"/>
      <w:bookmarkEnd w:id="291"/>
      <w:bookmarkEnd w:id="292"/>
      <w:bookmarkEnd w:id="293"/>
      <w:bookmarkEnd w:id="294"/>
    </w:p>
    <w:p w14:paraId="4F034086">
      <w:pPr>
        <w:autoSpaceDE w:val="0"/>
        <w:autoSpaceDN w:val="0"/>
        <w:adjustRightInd w:val="0"/>
        <w:spacing w:before="2"/>
        <w:rPr>
          <w:rFonts w:ascii="Arial" w:hAnsi="Arial" w:eastAsia="Arial Unicode MS" w:cs="Arial"/>
          <w:kern w:val="0"/>
          <w:sz w:val="24"/>
        </w:rPr>
      </w:pPr>
    </w:p>
    <w:p w14:paraId="07D49573">
      <w:pPr>
        <w:autoSpaceDE w:val="0"/>
        <w:autoSpaceDN w:val="0"/>
        <w:adjustRightInd w:val="0"/>
        <w:ind w:left="963"/>
        <w:rPr>
          <w:rFonts w:eastAsia="Arial Unicode MS"/>
          <w:kern w:val="0"/>
          <w:sz w:val="24"/>
        </w:rPr>
      </w:pPr>
      <w:r>
        <w:rPr>
          <w:rFonts w:eastAsia="Arial Unicode MS"/>
          <w:kern w:val="0"/>
          <w:sz w:val="24"/>
        </w:rPr>
        <w:t xml:space="preserve">Portable </w:t>
      </w:r>
      <w:r>
        <w:rPr>
          <w:rFonts w:hint="eastAsia" w:eastAsia="Arial Unicode MS"/>
          <w:color w:val="000000"/>
          <w:kern w:val="0"/>
          <w:sz w:val="24"/>
        </w:rPr>
        <w:t>form, CO</w:t>
      </w:r>
      <w:r>
        <w:rPr>
          <w:rFonts w:hint="eastAsia" w:eastAsia="Arial Unicode MS"/>
          <w:color w:val="000000"/>
          <w:kern w:val="0"/>
          <w:sz w:val="24"/>
          <w:vertAlign w:val="subscript"/>
        </w:rPr>
        <w:t>2</w:t>
      </w:r>
      <w:r>
        <w:rPr>
          <w:rFonts w:hint="eastAsia" w:eastAsia="Arial Unicode MS"/>
          <w:color w:val="000000"/>
          <w:kern w:val="0"/>
          <w:sz w:val="24"/>
        </w:rPr>
        <w:t xml:space="preserve"> and/or dry power</w:t>
      </w:r>
      <w:r>
        <w:rPr>
          <w:rFonts w:eastAsia="Arial Unicode MS"/>
          <w:kern w:val="0"/>
          <w:sz w:val="24"/>
        </w:rPr>
        <w:t xml:space="preserve"> fire extinguishers shall be furnished and properly secured in accordance with the requirement of the SOLAS.</w:t>
      </w:r>
    </w:p>
    <w:p w14:paraId="6F649C51">
      <w:pPr>
        <w:autoSpaceDE w:val="0"/>
        <w:autoSpaceDN w:val="0"/>
        <w:adjustRightInd w:val="0"/>
        <w:jc w:val="left"/>
        <w:rPr>
          <w:rFonts w:eastAsia="Arial Unicode MS"/>
          <w:color w:val="000000"/>
          <w:kern w:val="0"/>
          <w:sz w:val="20"/>
          <w:szCs w:val="20"/>
        </w:rPr>
      </w:pPr>
    </w:p>
    <w:tbl>
      <w:tblPr>
        <w:tblStyle w:val="40"/>
        <w:tblW w:w="8788" w:type="dxa"/>
        <w:tblInd w:w="965" w:type="dxa"/>
        <w:tblLayout w:type="fixed"/>
        <w:tblCellMar>
          <w:top w:w="0" w:type="dxa"/>
          <w:left w:w="0" w:type="dxa"/>
          <w:bottom w:w="0" w:type="dxa"/>
          <w:right w:w="0" w:type="dxa"/>
        </w:tblCellMar>
      </w:tblPr>
      <w:tblGrid>
        <w:gridCol w:w="2692"/>
        <w:gridCol w:w="6096"/>
      </w:tblGrid>
      <w:tr w14:paraId="4746366F">
        <w:tblPrEx>
          <w:tblCellMar>
            <w:top w:w="0" w:type="dxa"/>
            <w:left w:w="0" w:type="dxa"/>
            <w:bottom w:w="0" w:type="dxa"/>
            <w:right w:w="0" w:type="dxa"/>
          </w:tblCellMar>
        </w:tblPrEx>
        <w:trPr>
          <w:trHeight w:val="445" w:hRule="exact"/>
        </w:trPr>
        <w:tc>
          <w:tcPr>
            <w:tcW w:w="2692" w:type="dxa"/>
            <w:tcBorders>
              <w:top w:val="single" w:color="000000" w:sz="4" w:space="0"/>
              <w:left w:val="single" w:color="000000" w:sz="4" w:space="0"/>
              <w:bottom w:val="single" w:color="000000" w:sz="4" w:space="0"/>
              <w:right w:val="single" w:color="000000" w:sz="4" w:space="0"/>
            </w:tcBorders>
          </w:tcPr>
          <w:p w14:paraId="23DA4FED">
            <w:pPr>
              <w:autoSpaceDE w:val="0"/>
              <w:autoSpaceDN w:val="0"/>
              <w:adjustRightInd w:val="0"/>
              <w:ind w:left="-2" w:leftChars="-236" w:hanging="494" w:hangingChars="206"/>
              <w:jc w:val="center"/>
              <w:rPr>
                <w:color w:val="000000"/>
                <w:kern w:val="0"/>
                <w:sz w:val="24"/>
              </w:rPr>
            </w:pPr>
            <w:r>
              <w:rPr>
                <w:color w:val="000000"/>
                <w:kern w:val="0"/>
                <w:sz w:val="24"/>
              </w:rPr>
              <w:t>Type</w:t>
            </w:r>
          </w:p>
        </w:tc>
        <w:tc>
          <w:tcPr>
            <w:tcW w:w="6096" w:type="dxa"/>
            <w:tcBorders>
              <w:top w:val="single" w:color="000000" w:sz="4" w:space="0"/>
              <w:left w:val="single" w:color="000000" w:sz="4" w:space="0"/>
              <w:bottom w:val="single" w:color="000000" w:sz="4" w:space="0"/>
              <w:right w:val="single" w:color="000000" w:sz="4" w:space="0"/>
            </w:tcBorders>
          </w:tcPr>
          <w:p w14:paraId="454414A2">
            <w:pPr>
              <w:autoSpaceDE w:val="0"/>
              <w:autoSpaceDN w:val="0"/>
              <w:adjustRightInd w:val="0"/>
              <w:ind w:leftChars="-617" w:hanging="1296" w:hangingChars="540"/>
              <w:jc w:val="center"/>
              <w:rPr>
                <w:color w:val="000000"/>
                <w:kern w:val="0"/>
                <w:sz w:val="24"/>
              </w:rPr>
            </w:pPr>
            <w:r>
              <w:rPr>
                <w:color w:val="000000"/>
                <w:kern w:val="0"/>
                <w:sz w:val="24"/>
              </w:rPr>
              <w:t>Space</w:t>
            </w:r>
          </w:p>
        </w:tc>
      </w:tr>
      <w:tr w14:paraId="74AD1290">
        <w:tblPrEx>
          <w:tblCellMar>
            <w:top w:w="0" w:type="dxa"/>
            <w:left w:w="0" w:type="dxa"/>
            <w:bottom w:w="0" w:type="dxa"/>
            <w:right w:w="0" w:type="dxa"/>
          </w:tblCellMar>
        </w:tblPrEx>
        <w:trPr>
          <w:trHeight w:val="1183" w:hRule="exact"/>
        </w:trPr>
        <w:tc>
          <w:tcPr>
            <w:tcW w:w="2692" w:type="dxa"/>
            <w:tcBorders>
              <w:top w:val="single" w:color="000000" w:sz="4" w:space="0"/>
              <w:left w:val="single" w:color="000000" w:sz="4" w:space="0"/>
              <w:bottom w:val="single" w:color="000000" w:sz="4" w:space="0"/>
              <w:right w:val="single" w:color="000000" w:sz="4" w:space="0"/>
            </w:tcBorders>
          </w:tcPr>
          <w:p w14:paraId="096C8B1B">
            <w:pPr>
              <w:autoSpaceDE w:val="0"/>
              <w:autoSpaceDN w:val="0"/>
              <w:adjustRightInd w:val="0"/>
              <w:ind w:left="103"/>
              <w:jc w:val="left"/>
              <w:rPr>
                <w:color w:val="000000"/>
                <w:kern w:val="0"/>
                <w:sz w:val="24"/>
              </w:rPr>
            </w:pPr>
            <w:r>
              <w:rPr>
                <w:rFonts w:hint="eastAsia"/>
                <w:color w:val="000000"/>
                <w:kern w:val="0"/>
                <w:position w:val="1"/>
                <w:sz w:val="24"/>
              </w:rPr>
              <w:t>5</w:t>
            </w:r>
            <w:r>
              <w:rPr>
                <w:color w:val="000000"/>
                <w:kern w:val="0"/>
                <w:position w:val="1"/>
                <w:sz w:val="24"/>
              </w:rPr>
              <w:t xml:space="preserve"> kg CO</w:t>
            </w:r>
            <w:r>
              <w:rPr>
                <w:color w:val="000000"/>
                <w:kern w:val="0"/>
                <w:position w:val="-2"/>
                <w:sz w:val="16"/>
                <w:szCs w:val="16"/>
              </w:rPr>
              <w:t xml:space="preserve">2 </w:t>
            </w:r>
            <w:r>
              <w:rPr>
                <w:color w:val="000000"/>
                <w:kern w:val="0"/>
                <w:position w:val="1"/>
                <w:sz w:val="24"/>
              </w:rPr>
              <w:t>type</w:t>
            </w:r>
          </w:p>
        </w:tc>
        <w:tc>
          <w:tcPr>
            <w:tcW w:w="6096" w:type="dxa"/>
            <w:tcBorders>
              <w:top w:val="single" w:color="000000" w:sz="4" w:space="0"/>
              <w:left w:val="single" w:color="000000" w:sz="4" w:space="0"/>
              <w:bottom w:val="single" w:color="000000" w:sz="4" w:space="0"/>
              <w:right w:val="single" w:color="000000" w:sz="4" w:space="0"/>
            </w:tcBorders>
          </w:tcPr>
          <w:p w14:paraId="3CBAB356">
            <w:pPr>
              <w:autoSpaceDE w:val="0"/>
              <w:autoSpaceDN w:val="0"/>
              <w:adjustRightInd w:val="0"/>
              <w:spacing w:before="6"/>
              <w:ind w:left="103"/>
              <w:jc w:val="left"/>
              <w:rPr>
                <w:color w:val="000000"/>
                <w:kern w:val="0"/>
                <w:sz w:val="24"/>
              </w:rPr>
            </w:pPr>
            <w:r>
              <w:rPr>
                <w:color w:val="000000"/>
                <w:kern w:val="0"/>
                <w:sz w:val="24"/>
              </w:rPr>
              <w:t xml:space="preserve">Wheel house &amp; chart space, electric equipment room, electrical workshop, galley, </w:t>
            </w:r>
            <w:r>
              <w:rPr>
                <w:rFonts w:hint="eastAsia"/>
                <w:color w:val="000000"/>
                <w:kern w:val="0"/>
                <w:sz w:val="24"/>
              </w:rPr>
              <w:t xml:space="preserve">ER </w:t>
            </w:r>
            <w:r>
              <w:rPr>
                <w:color w:val="000000"/>
                <w:kern w:val="0"/>
                <w:sz w:val="24"/>
              </w:rPr>
              <w:t>workshop,</w:t>
            </w:r>
            <w:r>
              <w:rPr>
                <w:rFonts w:hint="eastAsia"/>
                <w:color w:val="000000"/>
                <w:kern w:val="0"/>
                <w:sz w:val="24"/>
              </w:rPr>
              <w:t xml:space="preserve"> </w:t>
            </w:r>
            <w:r>
              <w:rPr>
                <w:color w:val="000000"/>
                <w:kern w:val="0"/>
                <w:sz w:val="24"/>
              </w:rPr>
              <w:t xml:space="preserve">emergency generator room, engine room, air conditioning room, ship office and fire </w:t>
            </w:r>
            <w:r>
              <w:rPr>
                <w:rFonts w:hint="eastAsia"/>
                <w:color w:val="000000"/>
                <w:kern w:val="0"/>
                <w:sz w:val="24"/>
              </w:rPr>
              <w:t xml:space="preserve">control </w:t>
            </w:r>
            <w:r>
              <w:rPr>
                <w:color w:val="000000"/>
                <w:kern w:val="0"/>
                <w:sz w:val="24"/>
              </w:rPr>
              <w:t>station</w:t>
            </w:r>
          </w:p>
        </w:tc>
      </w:tr>
      <w:tr w14:paraId="4C2B6A4D">
        <w:tblPrEx>
          <w:tblCellMar>
            <w:top w:w="0" w:type="dxa"/>
            <w:left w:w="0" w:type="dxa"/>
            <w:bottom w:w="0" w:type="dxa"/>
            <w:right w:w="0" w:type="dxa"/>
          </w:tblCellMar>
        </w:tblPrEx>
        <w:trPr>
          <w:trHeight w:val="340" w:hRule="exact"/>
        </w:trPr>
        <w:tc>
          <w:tcPr>
            <w:tcW w:w="2692" w:type="dxa"/>
            <w:tcBorders>
              <w:top w:val="single" w:color="000000" w:sz="4" w:space="0"/>
              <w:left w:val="single" w:color="000000" w:sz="4" w:space="0"/>
              <w:bottom w:val="single" w:color="000000" w:sz="4" w:space="0"/>
              <w:right w:val="single" w:color="000000" w:sz="4" w:space="0"/>
            </w:tcBorders>
          </w:tcPr>
          <w:p w14:paraId="21BABCAF">
            <w:pPr>
              <w:autoSpaceDE w:val="0"/>
              <w:autoSpaceDN w:val="0"/>
              <w:adjustRightInd w:val="0"/>
              <w:ind w:left="103"/>
              <w:jc w:val="left"/>
              <w:rPr>
                <w:color w:val="000000"/>
                <w:kern w:val="0"/>
                <w:sz w:val="24"/>
              </w:rPr>
            </w:pPr>
            <w:r>
              <w:rPr>
                <w:color w:val="000000"/>
                <w:kern w:val="0"/>
                <w:sz w:val="24"/>
              </w:rPr>
              <w:t>45L foam type</w:t>
            </w:r>
          </w:p>
        </w:tc>
        <w:tc>
          <w:tcPr>
            <w:tcW w:w="6096" w:type="dxa"/>
            <w:tcBorders>
              <w:top w:val="single" w:color="000000" w:sz="4" w:space="0"/>
              <w:left w:val="single" w:color="000000" w:sz="4" w:space="0"/>
              <w:bottom w:val="single" w:color="000000" w:sz="4" w:space="0"/>
              <w:right w:val="single" w:color="000000" w:sz="4" w:space="0"/>
            </w:tcBorders>
          </w:tcPr>
          <w:p w14:paraId="67B6A6C7">
            <w:pPr>
              <w:autoSpaceDE w:val="0"/>
              <w:autoSpaceDN w:val="0"/>
              <w:adjustRightInd w:val="0"/>
              <w:ind w:left="104"/>
              <w:jc w:val="left"/>
              <w:rPr>
                <w:color w:val="000000"/>
                <w:kern w:val="0"/>
                <w:sz w:val="24"/>
              </w:rPr>
            </w:pPr>
            <w:r>
              <w:rPr>
                <w:color w:val="000000"/>
                <w:kern w:val="0"/>
                <w:sz w:val="24"/>
              </w:rPr>
              <w:t>Engine room</w:t>
            </w:r>
          </w:p>
        </w:tc>
      </w:tr>
      <w:tr w14:paraId="77ADC02B">
        <w:tblPrEx>
          <w:tblCellMar>
            <w:top w:w="0" w:type="dxa"/>
            <w:left w:w="0" w:type="dxa"/>
            <w:bottom w:w="0" w:type="dxa"/>
            <w:right w:w="0" w:type="dxa"/>
          </w:tblCellMar>
        </w:tblPrEx>
        <w:trPr>
          <w:trHeight w:val="340" w:hRule="exact"/>
        </w:trPr>
        <w:tc>
          <w:tcPr>
            <w:tcW w:w="2692" w:type="dxa"/>
            <w:tcBorders>
              <w:top w:val="single" w:color="000000" w:sz="4" w:space="0"/>
              <w:left w:val="single" w:color="000000" w:sz="4" w:space="0"/>
              <w:bottom w:val="single" w:color="000000" w:sz="4" w:space="0"/>
              <w:right w:val="single" w:color="000000" w:sz="4" w:space="0"/>
            </w:tcBorders>
          </w:tcPr>
          <w:p w14:paraId="4275CAC5">
            <w:pPr>
              <w:autoSpaceDE w:val="0"/>
              <w:autoSpaceDN w:val="0"/>
              <w:adjustRightInd w:val="0"/>
              <w:ind w:left="103"/>
              <w:jc w:val="left"/>
              <w:rPr>
                <w:color w:val="000000"/>
                <w:kern w:val="0"/>
                <w:sz w:val="24"/>
              </w:rPr>
            </w:pPr>
            <w:r>
              <w:rPr>
                <w:color w:val="000000"/>
                <w:kern w:val="0"/>
                <w:sz w:val="24"/>
              </w:rPr>
              <w:t>13</w:t>
            </w:r>
            <w:r>
              <w:rPr>
                <w:rFonts w:hint="eastAsia"/>
                <w:color w:val="000000"/>
                <w:kern w:val="0"/>
                <w:sz w:val="24"/>
              </w:rPr>
              <w:t>5</w:t>
            </w:r>
            <w:r>
              <w:rPr>
                <w:color w:val="000000"/>
                <w:kern w:val="0"/>
                <w:sz w:val="24"/>
              </w:rPr>
              <w:t>L foam type</w:t>
            </w:r>
          </w:p>
        </w:tc>
        <w:tc>
          <w:tcPr>
            <w:tcW w:w="6096" w:type="dxa"/>
            <w:tcBorders>
              <w:top w:val="single" w:color="000000" w:sz="4" w:space="0"/>
              <w:left w:val="single" w:color="000000" w:sz="4" w:space="0"/>
              <w:bottom w:val="single" w:color="000000" w:sz="4" w:space="0"/>
              <w:right w:val="single" w:color="000000" w:sz="4" w:space="0"/>
            </w:tcBorders>
          </w:tcPr>
          <w:p w14:paraId="125E1CC5">
            <w:pPr>
              <w:autoSpaceDE w:val="0"/>
              <w:autoSpaceDN w:val="0"/>
              <w:adjustRightInd w:val="0"/>
              <w:ind w:left="104"/>
              <w:jc w:val="left"/>
              <w:rPr>
                <w:color w:val="000000"/>
                <w:kern w:val="0"/>
                <w:sz w:val="24"/>
              </w:rPr>
            </w:pPr>
            <w:r>
              <w:rPr>
                <w:color w:val="000000"/>
                <w:kern w:val="0"/>
                <w:sz w:val="24"/>
              </w:rPr>
              <w:t>Engine room</w:t>
            </w:r>
          </w:p>
        </w:tc>
      </w:tr>
      <w:tr w14:paraId="121F4EE5">
        <w:tblPrEx>
          <w:tblCellMar>
            <w:top w:w="0" w:type="dxa"/>
            <w:left w:w="0" w:type="dxa"/>
            <w:bottom w:w="0" w:type="dxa"/>
            <w:right w:w="0" w:type="dxa"/>
          </w:tblCellMar>
        </w:tblPrEx>
        <w:trPr>
          <w:trHeight w:val="850" w:hRule="exact"/>
        </w:trPr>
        <w:tc>
          <w:tcPr>
            <w:tcW w:w="2692" w:type="dxa"/>
            <w:tcBorders>
              <w:top w:val="single" w:color="000000" w:sz="4" w:space="0"/>
              <w:left w:val="single" w:color="000000" w:sz="4" w:space="0"/>
              <w:bottom w:val="single" w:color="000000" w:sz="4" w:space="0"/>
              <w:right w:val="single" w:color="000000" w:sz="4" w:space="0"/>
            </w:tcBorders>
          </w:tcPr>
          <w:p w14:paraId="46319756">
            <w:pPr>
              <w:autoSpaceDE w:val="0"/>
              <w:autoSpaceDN w:val="0"/>
              <w:adjustRightInd w:val="0"/>
              <w:spacing w:before="6"/>
              <w:ind w:left="103"/>
              <w:jc w:val="left"/>
              <w:rPr>
                <w:color w:val="000000"/>
                <w:kern w:val="0"/>
                <w:sz w:val="24"/>
              </w:rPr>
            </w:pPr>
            <w:r>
              <w:rPr>
                <w:color w:val="000000"/>
                <w:kern w:val="0"/>
                <w:sz w:val="24"/>
              </w:rPr>
              <w:t>9L foam type or 6 kg dry powder type</w:t>
            </w:r>
          </w:p>
        </w:tc>
        <w:tc>
          <w:tcPr>
            <w:tcW w:w="6096" w:type="dxa"/>
            <w:tcBorders>
              <w:top w:val="single" w:color="000000" w:sz="4" w:space="0"/>
              <w:left w:val="single" w:color="000000" w:sz="4" w:space="0"/>
              <w:bottom w:val="single" w:color="000000" w:sz="4" w:space="0"/>
              <w:right w:val="single" w:color="000000" w:sz="4" w:space="0"/>
            </w:tcBorders>
          </w:tcPr>
          <w:p w14:paraId="456A4414">
            <w:pPr>
              <w:autoSpaceDE w:val="0"/>
              <w:autoSpaceDN w:val="0"/>
              <w:adjustRightInd w:val="0"/>
              <w:spacing w:before="6"/>
              <w:ind w:left="103"/>
              <w:jc w:val="left"/>
              <w:rPr>
                <w:color w:val="000000"/>
                <w:kern w:val="0"/>
                <w:sz w:val="24"/>
              </w:rPr>
            </w:pPr>
            <w:r>
              <w:rPr>
                <w:rFonts w:hint="eastAsia"/>
                <w:color w:val="000000"/>
                <w:kern w:val="0"/>
                <w:sz w:val="24"/>
              </w:rPr>
              <w:t>Space where required by rules</w:t>
            </w:r>
          </w:p>
        </w:tc>
      </w:tr>
    </w:tbl>
    <w:p w14:paraId="28087073">
      <w:pPr>
        <w:autoSpaceDE w:val="0"/>
        <w:autoSpaceDN w:val="0"/>
        <w:adjustRightInd w:val="0"/>
        <w:jc w:val="left"/>
        <w:rPr>
          <w:kern w:val="0"/>
          <w:sz w:val="20"/>
          <w:szCs w:val="20"/>
        </w:rPr>
      </w:pPr>
    </w:p>
    <w:p w14:paraId="1B301ADF">
      <w:pPr>
        <w:autoSpaceDE w:val="0"/>
        <w:autoSpaceDN w:val="0"/>
        <w:adjustRightInd w:val="0"/>
        <w:ind w:left="963"/>
        <w:rPr>
          <w:kern w:val="0"/>
          <w:sz w:val="24"/>
        </w:rPr>
      </w:pPr>
      <w:r>
        <w:rPr>
          <w:kern w:val="0"/>
          <w:sz w:val="24"/>
        </w:rPr>
        <w:t>The number of portable fire extinguishers shall be decided in accordance with the rule</w:t>
      </w:r>
      <w:r>
        <w:rPr>
          <w:rFonts w:hint="eastAsia"/>
          <w:kern w:val="0"/>
          <w:sz w:val="24"/>
        </w:rPr>
        <w:t xml:space="preserve"> </w:t>
      </w:r>
      <w:r>
        <w:rPr>
          <w:kern w:val="0"/>
          <w:sz w:val="24"/>
        </w:rPr>
        <w:t>requirement.</w:t>
      </w:r>
      <w:r>
        <w:rPr>
          <w:rFonts w:hint="eastAsia"/>
          <w:kern w:val="0"/>
          <w:sz w:val="24"/>
        </w:rPr>
        <w:t xml:space="preserve"> </w:t>
      </w:r>
      <w:r>
        <w:rPr>
          <w:kern w:val="0"/>
          <w:sz w:val="24"/>
        </w:rPr>
        <w:t xml:space="preserve">Spare charges shall be stowed in the safety store in </w:t>
      </w:r>
      <w:r>
        <w:rPr>
          <w:rFonts w:hint="eastAsia"/>
          <w:kern w:val="0"/>
          <w:sz w:val="24"/>
        </w:rPr>
        <w:t>living quarters.</w:t>
      </w:r>
    </w:p>
    <w:p w14:paraId="69E20287">
      <w:pPr>
        <w:autoSpaceDE w:val="0"/>
        <w:autoSpaceDN w:val="0"/>
        <w:adjustRightInd w:val="0"/>
        <w:jc w:val="left"/>
        <w:rPr>
          <w:rFonts w:ascii="Tahoma" w:hAnsi="Tahoma" w:cs="Tahoma"/>
          <w:kern w:val="0"/>
          <w:sz w:val="20"/>
          <w:szCs w:val="20"/>
        </w:rPr>
      </w:pPr>
    </w:p>
    <w:p w14:paraId="62507623">
      <w:pPr>
        <w:autoSpaceDE w:val="0"/>
        <w:autoSpaceDN w:val="0"/>
        <w:adjustRightInd w:val="0"/>
        <w:ind w:left="963"/>
        <w:rPr>
          <w:kern w:val="0"/>
          <w:sz w:val="24"/>
        </w:rPr>
      </w:pPr>
      <w:r>
        <w:rPr>
          <w:kern w:val="0"/>
          <w:sz w:val="24"/>
        </w:rPr>
        <w:t>Survey card shall be fitted for each portable fire extinguisher.</w:t>
      </w:r>
    </w:p>
    <w:p w14:paraId="2F1CFC67">
      <w:pPr>
        <w:autoSpaceDE w:val="0"/>
        <w:autoSpaceDN w:val="0"/>
        <w:adjustRightInd w:val="0"/>
        <w:jc w:val="left"/>
        <w:rPr>
          <w:kern w:val="0"/>
          <w:sz w:val="20"/>
          <w:szCs w:val="20"/>
        </w:rPr>
      </w:pPr>
    </w:p>
    <w:p w14:paraId="21385B5E">
      <w:pPr>
        <w:pStyle w:val="4"/>
        <w:spacing w:before="0" w:after="0"/>
        <w:rPr>
          <w:rFonts w:cs="Arial"/>
        </w:rPr>
      </w:pPr>
      <w:bookmarkStart w:id="295" w:name="_Toc431305495"/>
      <w:bookmarkStart w:id="296" w:name="_Toc197669950"/>
      <w:bookmarkStart w:id="297" w:name="_Toc50572481"/>
      <w:bookmarkStart w:id="298" w:name="_Toc158808237"/>
      <w:bookmarkStart w:id="299" w:name="_Toc266965396"/>
      <w:r>
        <w:rPr>
          <w:rFonts w:hint="eastAsia" w:cs="Arial"/>
        </w:rPr>
        <w:t>5.2.5</w:t>
      </w:r>
      <w:r>
        <w:rPr>
          <w:rFonts w:cs="Arial"/>
        </w:rPr>
        <w:tab/>
      </w:r>
      <w:r>
        <w:rPr>
          <w:rFonts w:cs="Arial"/>
        </w:rPr>
        <w:t>FIREMAN OUTFIT</w:t>
      </w:r>
      <w:bookmarkEnd w:id="295"/>
      <w:bookmarkEnd w:id="296"/>
      <w:bookmarkEnd w:id="297"/>
      <w:bookmarkEnd w:id="298"/>
      <w:bookmarkEnd w:id="299"/>
    </w:p>
    <w:p w14:paraId="5C04C183">
      <w:pPr>
        <w:autoSpaceDE w:val="0"/>
        <w:autoSpaceDN w:val="0"/>
        <w:adjustRightInd w:val="0"/>
        <w:spacing w:before="2"/>
        <w:jc w:val="left"/>
        <w:rPr>
          <w:rFonts w:ascii="Arial" w:hAnsi="Arial" w:cs="Arial"/>
          <w:kern w:val="0"/>
          <w:sz w:val="24"/>
        </w:rPr>
      </w:pPr>
    </w:p>
    <w:p w14:paraId="3226DC05">
      <w:pPr>
        <w:autoSpaceDE w:val="0"/>
        <w:autoSpaceDN w:val="0"/>
        <w:adjustRightInd w:val="0"/>
        <w:ind w:left="963"/>
        <w:rPr>
          <w:kern w:val="0"/>
          <w:sz w:val="24"/>
        </w:rPr>
      </w:pPr>
      <w:r>
        <w:rPr>
          <w:rFonts w:hint="eastAsia"/>
          <w:kern w:val="0"/>
          <w:sz w:val="24"/>
        </w:rPr>
        <w:t>Fire-fighting apparatus shall be provided in accordance with the requirements of the Rule/Regulations as follows:</w:t>
      </w:r>
    </w:p>
    <w:p w14:paraId="6E16402A">
      <w:pPr>
        <w:autoSpaceDE w:val="0"/>
        <w:autoSpaceDN w:val="0"/>
        <w:adjustRightInd w:val="0"/>
        <w:ind w:left="963"/>
        <w:rPr>
          <w:kern w:val="0"/>
          <w:sz w:val="24"/>
        </w:rPr>
      </w:pPr>
    </w:p>
    <w:p w14:paraId="27C8A1A3">
      <w:pPr>
        <w:numPr>
          <w:ilvl w:val="0"/>
          <w:numId w:val="30"/>
        </w:numPr>
        <w:autoSpaceDE w:val="0"/>
        <w:autoSpaceDN w:val="0"/>
        <w:adjustRightInd w:val="0"/>
        <w:spacing w:line="280" w:lineRule="exact"/>
        <w:ind w:left="1384"/>
        <w:rPr>
          <w:kern w:val="0"/>
          <w:sz w:val="24"/>
        </w:rPr>
      </w:pPr>
      <w:r>
        <w:rPr>
          <w:rFonts w:hint="eastAsia"/>
          <w:kern w:val="0"/>
          <w:sz w:val="24"/>
        </w:rPr>
        <w:t>Two</w:t>
      </w:r>
      <w:r>
        <w:rPr>
          <w:kern w:val="0"/>
          <w:sz w:val="24"/>
        </w:rPr>
        <w:t xml:space="preserve"> (</w:t>
      </w:r>
      <w:r>
        <w:rPr>
          <w:rFonts w:hint="eastAsia"/>
          <w:kern w:val="0"/>
          <w:sz w:val="24"/>
        </w:rPr>
        <w:t>2</w:t>
      </w:r>
      <w:r>
        <w:rPr>
          <w:kern w:val="0"/>
          <w:sz w:val="24"/>
        </w:rPr>
        <w:t xml:space="preserve">) </w:t>
      </w:r>
      <w:r>
        <w:rPr>
          <w:rFonts w:hint="eastAsia"/>
          <w:kern w:val="0"/>
          <w:sz w:val="24"/>
        </w:rPr>
        <w:t xml:space="preserve">sets of </w:t>
      </w:r>
      <w:r>
        <w:rPr>
          <w:kern w:val="0"/>
          <w:sz w:val="24"/>
        </w:rPr>
        <w:t>fire</w:t>
      </w:r>
      <w:r>
        <w:rPr>
          <w:rFonts w:hint="eastAsia"/>
          <w:kern w:val="0"/>
          <w:sz w:val="24"/>
        </w:rPr>
        <w:t>fighter</w:t>
      </w:r>
      <w:r>
        <w:rPr>
          <w:kern w:val="0"/>
          <w:sz w:val="24"/>
        </w:rPr>
        <w:t>’s outfits</w:t>
      </w:r>
      <w:r>
        <w:rPr>
          <w:rFonts w:hint="eastAsia"/>
          <w:kern w:val="0"/>
          <w:sz w:val="24"/>
        </w:rPr>
        <w:t xml:space="preserve"> including self-contained breathing apparatus in fire control station;</w:t>
      </w:r>
    </w:p>
    <w:p w14:paraId="313FA9D4">
      <w:pPr>
        <w:numPr>
          <w:ilvl w:val="0"/>
          <w:numId w:val="30"/>
        </w:numPr>
        <w:autoSpaceDE w:val="0"/>
        <w:autoSpaceDN w:val="0"/>
        <w:adjustRightInd w:val="0"/>
        <w:spacing w:line="280" w:lineRule="exact"/>
        <w:ind w:left="1384"/>
        <w:rPr>
          <w:kern w:val="0"/>
          <w:sz w:val="24"/>
        </w:rPr>
      </w:pPr>
      <w:r>
        <w:rPr>
          <w:rFonts w:hint="eastAsia"/>
          <w:kern w:val="0"/>
          <w:sz w:val="24"/>
        </w:rPr>
        <w:t>Two (2) two-way portable radiotelephone apparatus (as a headset in the mask);</w:t>
      </w:r>
    </w:p>
    <w:p w14:paraId="2220FC95">
      <w:pPr>
        <w:numPr>
          <w:ilvl w:val="0"/>
          <w:numId w:val="30"/>
        </w:numPr>
        <w:autoSpaceDE w:val="0"/>
        <w:autoSpaceDN w:val="0"/>
        <w:adjustRightInd w:val="0"/>
        <w:spacing w:line="280" w:lineRule="exact"/>
        <w:ind w:left="1384"/>
        <w:rPr>
          <w:kern w:val="0"/>
          <w:sz w:val="24"/>
        </w:rPr>
      </w:pPr>
      <w:r>
        <w:rPr>
          <w:rFonts w:hint="eastAsia"/>
          <w:kern w:val="0"/>
          <w:sz w:val="24"/>
        </w:rPr>
        <w:t>F</w:t>
      </w:r>
      <w:r>
        <w:rPr>
          <w:kern w:val="0"/>
          <w:sz w:val="24"/>
        </w:rPr>
        <w:t xml:space="preserve">our (4) </w:t>
      </w:r>
      <w:r>
        <w:rPr>
          <w:rFonts w:hint="eastAsia"/>
          <w:kern w:val="0"/>
          <w:sz w:val="24"/>
        </w:rPr>
        <w:t>full</w:t>
      </w:r>
      <w:r>
        <w:rPr>
          <w:kern w:val="0"/>
          <w:sz w:val="24"/>
        </w:rPr>
        <w:t xml:space="preserve"> protecti</w:t>
      </w:r>
      <w:r>
        <w:rPr>
          <w:rFonts w:hint="eastAsia"/>
          <w:kern w:val="0"/>
          <w:sz w:val="24"/>
        </w:rPr>
        <w:t xml:space="preserve">ve clothing resistant to chemical attack for dangerous goods carriage; </w:t>
      </w:r>
    </w:p>
    <w:p w14:paraId="072BF44F">
      <w:pPr>
        <w:numPr>
          <w:ilvl w:val="0"/>
          <w:numId w:val="30"/>
        </w:numPr>
        <w:autoSpaceDE w:val="0"/>
        <w:autoSpaceDN w:val="0"/>
        <w:adjustRightInd w:val="0"/>
        <w:spacing w:line="280" w:lineRule="exact"/>
        <w:ind w:left="1440" w:hanging="476"/>
        <w:rPr>
          <w:kern w:val="0"/>
          <w:sz w:val="24"/>
        </w:rPr>
      </w:pPr>
      <w:r>
        <w:rPr>
          <w:rFonts w:hint="eastAsia"/>
          <w:kern w:val="0"/>
          <w:sz w:val="24"/>
        </w:rPr>
        <w:t xml:space="preserve">Two (2) self-contained breathing apparatuses in addition to the above </w:t>
      </w:r>
      <w:r>
        <w:rPr>
          <w:kern w:val="0"/>
          <w:sz w:val="24"/>
        </w:rPr>
        <w:t>for dangerous goods carriage</w:t>
      </w:r>
      <w:r>
        <w:rPr>
          <w:rFonts w:hint="eastAsia"/>
          <w:kern w:val="0"/>
          <w:sz w:val="24"/>
        </w:rPr>
        <w:t>;</w:t>
      </w:r>
    </w:p>
    <w:p w14:paraId="628BB91F">
      <w:pPr>
        <w:autoSpaceDE w:val="0"/>
        <w:autoSpaceDN w:val="0"/>
        <w:adjustRightInd w:val="0"/>
        <w:ind w:left="963"/>
        <w:rPr>
          <w:kern w:val="0"/>
          <w:sz w:val="26"/>
          <w:szCs w:val="26"/>
        </w:rPr>
      </w:pPr>
    </w:p>
    <w:p w14:paraId="000AA33D">
      <w:pPr>
        <w:autoSpaceDE w:val="0"/>
        <w:autoSpaceDN w:val="0"/>
        <w:adjustRightInd w:val="0"/>
        <w:ind w:left="963"/>
        <w:rPr>
          <w:kern w:val="0"/>
          <w:sz w:val="24"/>
        </w:rPr>
      </w:pPr>
      <w:r>
        <w:rPr>
          <w:kern w:val="0"/>
          <w:sz w:val="24"/>
        </w:rPr>
        <w:t xml:space="preserve">Heat protection suit </w:t>
      </w:r>
      <w:r>
        <w:rPr>
          <w:rFonts w:hint="eastAsia"/>
          <w:kern w:val="0"/>
          <w:sz w:val="24"/>
        </w:rPr>
        <w:t>shall</w:t>
      </w:r>
      <w:r>
        <w:rPr>
          <w:kern w:val="0"/>
          <w:sz w:val="24"/>
        </w:rPr>
        <w:t xml:space="preserve"> be of heavy duty version with heat protection for gloves and</w:t>
      </w:r>
      <w:r>
        <w:rPr>
          <w:rFonts w:hint="eastAsia"/>
          <w:kern w:val="0"/>
          <w:sz w:val="24"/>
        </w:rPr>
        <w:t xml:space="preserve"> boots and hood.</w:t>
      </w:r>
    </w:p>
    <w:p w14:paraId="6ED4B863">
      <w:pPr>
        <w:autoSpaceDE w:val="0"/>
        <w:autoSpaceDN w:val="0"/>
        <w:adjustRightInd w:val="0"/>
        <w:spacing w:before="20"/>
        <w:rPr>
          <w:color w:val="984806"/>
          <w:kern w:val="0"/>
          <w:sz w:val="26"/>
          <w:szCs w:val="26"/>
        </w:rPr>
      </w:pPr>
    </w:p>
    <w:p w14:paraId="70FD2B38">
      <w:pPr>
        <w:pStyle w:val="4"/>
        <w:spacing w:before="0" w:after="0"/>
        <w:rPr>
          <w:rFonts w:cs="Arial"/>
        </w:rPr>
      </w:pPr>
      <w:bookmarkStart w:id="300" w:name="_Toc158808238"/>
      <w:bookmarkStart w:id="301" w:name="_Toc431305496"/>
      <w:bookmarkStart w:id="302" w:name="_Toc266965397"/>
      <w:bookmarkStart w:id="303" w:name="_Toc197669951"/>
      <w:bookmarkStart w:id="304" w:name="_Toc50572482"/>
      <w:r>
        <w:rPr>
          <w:rFonts w:hint="eastAsia" w:cs="Arial"/>
        </w:rPr>
        <w:t>5.2.6</w:t>
      </w:r>
      <w:r>
        <w:rPr>
          <w:rFonts w:cs="Arial"/>
        </w:rPr>
        <w:tab/>
      </w:r>
      <w:r>
        <w:rPr>
          <w:rFonts w:cs="Arial"/>
        </w:rPr>
        <w:t>FIRE DETECTION AND ALARM SYSTEM</w:t>
      </w:r>
      <w:bookmarkEnd w:id="300"/>
      <w:bookmarkEnd w:id="301"/>
      <w:bookmarkEnd w:id="302"/>
      <w:bookmarkEnd w:id="303"/>
      <w:bookmarkEnd w:id="304"/>
    </w:p>
    <w:p w14:paraId="24D14285">
      <w:pPr>
        <w:autoSpaceDE w:val="0"/>
        <w:autoSpaceDN w:val="0"/>
        <w:adjustRightInd w:val="0"/>
        <w:spacing w:before="2"/>
        <w:jc w:val="left"/>
        <w:rPr>
          <w:rFonts w:ascii="Arial" w:hAnsi="Arial" w:cs="Arial"/>
          <w:kern w:val="0"/>
          <w:sz w:val="24"/>
        </w:rPr>
      </w:pPr>
    </w:p>
    <w:p w14:paraId="1427BBB0">
      <w:pPr>
        <w:autoSpaceDE w:val="0"/>
        <w:autoSpaceDN w:val="0"/>
        <w:adjustRightInd w:val="0"/>
        <w:ind w:left="963"/>
        <w:rPr>
          <w:kern w:val="0"/>
          <w:sz w:val="24"/>
        </w:rPr>
      </w:pPr>
      <w:r>
        <w:rPr>
          <w:kern w:val="0"/>
          <w:sz w:val="24"/>
        </w:rPr>
        <w:t>Indication of fire shall be provided on fire alarm panel in wheelhouse and extension alarm</w:t>
      </w:r>
      <w:r>
        <w:rPr>
          <w:rFonts w:hint="eastAsia"/>
          <w:kern w:val="0"/>
          <w:sz w:val="24"/>
        </w:rPr>
        <w:t xml:space="preserve"> </w:t>
      </w:r>
      <w:r>
        <w:rPr>
          <w:kern w:val="0"/>
          <w:sz w:val="24"/>
        </w:rPr>
        <w:t xml:space="preserve">in fire </w:t>
      </w:r>
      <w:r>
        <w:rPr>
          <w:rFonts w:hint="eastAsia"/>
          <w:kern w:val="0"/>
          <w:sz w:val="24"/>
        </w:rPr>
        <w:t xml:space="preserve">control </w:t>
      </w:r>
      <w:r>
        <w:rPr>
          <w:kern w:val="0"/>
          <w:sz w:val="24"/>
        </w:rPr>
        <w:t>station in accordance with SOLAS.</w:t>
      </w:r>
    </w:p>
    <w:p w14:paraId="12A521A0">
      <w:pPr>
        <w:autoSpaceDE w:val="0"/>
        <w:autoSpaceDN w:val="0"/>
        <w:adjustRightInd w:val="0"/>
        <w:ind w:left="963"/>
        <w:rPr>
          <w:kern w:val="0"/>
          <w:sz w:val="24"/>
        </w:rPr>
      </w:pPr>
    </w:p>
    <w:p w14:paraId="049D3568">
      <w:pPr>
        <w:autoSpaceDE w:val="0"/>
        <w:autoSpaceDN w:val="0"/>
        <w:adjustRightInd w:val="0"/>
        <w:ind w:left="963"/>
        <w:rPr>
          <w:b/>
          <w:i/>
          <w:kern w:val="0"/>
          <w:sz w:val="24"/>
        </w:rPr>
      </w:pPr>
      <w:r>
        <w:rPr>
          <w:b/>
          <w:i/>
          <w:kern w:val="0"/>
          <w:sz w:val="24"/>
        </w:rPr>
        <w:t>Comply with latest FSS Code. E.g Detector and Control panel are to be tested according to EN54(2001)</w:t>
      </w:r>
    </w:p>
    <w:p w14:paraId="5F320443">
      <w:pPr>
        <w:autoSpaceDE w:val="0"/>
        <w:autoSpaceDN w:val="0"/>
        <w:adjustRightInd w:val="0"/>
        <w:spacing w:before="3"/>
        <w:jc w:val="left"/>
        <w:rPr>
          <w:kern w:val="0"/>
          <w:sz w:val="28"/>
          <w:szCs w:val="28"/>
        </w:rPr>
      </w:pPr>
    </w:p>
    <w:p w14:paraId="1E55904D">
      <w:pPr>
        <w:autoSpaceDE w:val="0"/>
        <w:autoSpaceDN w:val="0"/>
        <w:adjustRightInd w:val="0"/>
        <w:ind w:left="963"/>
        <w:rPr>
          <w:kern w:val="0"/>
          <w:sz w:val="24"/>
        </w:rPr>
      </w:pPr>
      <w:r>
        <w:rPr>
          <w:kern w:val="0"/>
          <w:sz w:val="24"/>
        </w:rPr>
        <w:t xml:space="preserve">Suitable numbers of fire/smoke detectors shall be provided in the machinery spaces, </w:t>
      </w:r>
      <w:r>
        <w:rPr>
          <w:rFonts w:hint="eastAsia"/>
          <w:kern w:val="0"/>
          <w:sz w:val="24"/>
        </w:rPr>
        <w:t>living quarters</w:t>
      </w:r>
      <w:r>
        <w:rPr>
          <w:kern w:val="0"/>
          <w:sz w:val="24"/>
        </w:rPr>
        <w:t>,</w:t>
      </w:r>
      <w:r>
        <w:rPr>
          <w:rFonts w:hint="eastAsia"/>
          <w:kern w:val="0"/>
          <w:sz w:val="24"/>
        </w:rPr>
        <w:t xml:space="preserve"> </w:t>
      </w:r>
      <w:r>
        <w:rPr>
          <w:kern w:val="0"/>
          <w:sz w:val="24"/>
        </w:rPr>
        <w:t>alleyways, and staircase</w:t>
      </w:r>
      <w:r>
        <w:rPr>
          <w:rFonts w:hint="eastAsia"/>
          <w:kern w:val="0"/>
          <w:sz w:val="24"/>
        </w:rPr>
        <w:t xml:space="preserve"> </w:t>
      </w:r>
      <w:r>
        <w:rPr>
          <w:kern w:val="0"/>
          <w:sz w:val="24"/>
        </w:rPr>
        <w:t>according</w:t>
      </w:r>
      <w:r>
        <w:rPr>
          <w:rFonts w:hint="eastAsia"/>
          <w:kern w:val="0"/>
          <w:sz w:val="24"/>
        </w:rPr>
        <w:t xml:space="preserve"> </w:t>
      </w:r>
      <w:r>
        <w:rPr>
          <w:kern w:val="0"/>
          <w:sz w:val="24"/>
        </w:rPr>
        <w:t>to</w:t>
      </w:r>
      <w:r>
        <w:rPr>
          <w:rFonts w:hint="eastAsia"/>
          <w:kern w:val="0"/>
          <w:sz w:val="24"/>
        </w:rPr>
        <w:t xml:space="preserve"> </w:t>
      </w:r>
      <w:r>
        <w:rPr>
          <w:kern w:val="0"/>
          <w:sz w:val="24"/>
        </w:rPr>
        <w:t>the</w:t>
      </w:r>
      <w:r>
        <w:rPr>
          <w:rFonts w:hint="eastAsia"/>
          <w:kern w:val="0"/>
          <w:sz w:val="24"/>
        </w:rPr>
        <w:t xml:space="preserve"> </w:t>
      </w:r>
      <w:r>
        <w:rPr>
          <w:kern w:val="0"/>
          <w:sz w:val="24"/>
        </w:rPr>
        <w:t>requirement</w:t>
      </w:r>
      <w:r>
        <w:rPr>
          <w:rFonts w:hint="eastAsia"/>
          <w:kern w:val="0"/>
          <w:sz w:val="24"/>
        </w:rPr>
        <w:t xml:space="preserve"> </w:t>
      </w:r>
      <w:r>
        <w:rPr>
          <w:kern w:val="0"/>
          <w:sz w:val="24"/>
        </w:rPr>
        <w:t>of</w:t>
      </w:r>
      <w:r>
        <w:rPr>
          <w:rFonts w:hint="eastAsia"/>
          <w:kern w:val="0"/>
          <w:sz w:val="24"/>
        </w:rPr>
        <w:t xml:space="preserve"> </w:t>
      </w:r>
      <w:r>
        <w:rPr>
          <w:kern w:val="0"/>
          <w:sz w:val="24"/>
        </w:rPr>
        <w:t>the Rule/Regulations.</w:t>
      </w:r>
    </w:p>
    <w:p w14:paraId="4500F3E7">
      <w:pPr>
        <w:autoSpaceDE w:val="0"/>
        <w:autoSpaceDN w:val="0"/>
        <w:adjustRightInd w:val="0"/>
        <w:ind w:left="963"/>
        <w:rPr>
          <w:kern w:val="0"/>
          <w:sz w:val="26"/>
          <w:szCs w:val="26"/>
        </w:rPr>
      </w:pPr>
      <w:r>
        <w:rPr>
          <w:kern w:val="0"/>
          <w:sz w:val="26"/>
          <w:szCs w:val="26"/>
        </w:rPr>
        <w:t xml:space="preserve"> </w:t>
      </w:r>
    </w:p>
    <w:p w14:paraId="1CBEBA42">
      <w:pPr>
        <w:autoSpaceDE w:val="0"/>
        <w:autoSpaceDN w:val="0"/>
        <w:adjustRightInd w:val="0"/>
        <w:ind w:left="963"/>
        <w:jc w:val="left"/>
        <w:rPr>
          <w:kern w:val="0"/>
          <w:sz w:val="24"/>
        </w:rPr>
      </w:pPr>
      <w:r>
        <w:rPr>
          <w:kern w:val="0"/>
          <w:sz w:val="24"/>
        </w:rPr>
        <w:t>Smoke tube type fire detecting system shall be provided for cargo holds.</w:t>
      </w:r>
    </w:p>
    <w:p w14:paraId="79079E78">
      <w:pPr>
        <w:autoSpaceDE w:val="0"/>
        <w:autoSpaceDN w:val="0"/>
        <w:adjustRightInd w:val="0"/>
        <w:jc w:val="left"/>
        <w:rPr>
          <w:rFonts w:ascii="Arial" w:hAnsi="Arial" w:cs="Arial"/>
          <w:kern w:val="0"/>
          <w:sz w:val="20"/>
          <w:szCs w:val="20"/>
        </w:rPr>
      </w:pPr>
    </w:p>
    <w:p w14:paraId="039AC763">
      <w:pPr>
        <w:autoSpaceDE w:val="0"/>
        <w:autoSpaceDN w:val="0"/>
        <w:adjustRightInd w:val="0"/>
        <w:ind w:left="963"/>
        <w:rPr>
          <w:kern w:val="0"/>
          <w:sz w:val="24"/>
        </w:rPr>
      </w:pPr>
      <w:r>
        <w:rPr>
          <w:kern w:val="0"/>
          <w:position w:val="1"/>
          <w:sz w:val="24"/>
        </w:rPr>
        <w:t>CO</w:t>
      </w:r>
      <w:r>
        <w:rPr>
          <w:kern w:val="0"/>
          <w:position w:val="-2"/>
          <w:sz w:val="16"/>
          <w:szCs w:val="16"/>
        </w:rPr>
        <w:t xml:space="preserve">2 </w:t>
      </w:r>
      <w:r>
        <w:rPr>
          <w:kern w:val="0"/>
          <w:position w:val="1"/>
          <w:sz w:val="24"/>
        </w:rPr>
        <w:t>smoke suction line shall be led in each cargo hold, smoke</w:t>
      </w:r>
      <w:r>
        <w:rPr>
          <w:rFonts w:hint="eastAsia"/>
          <w:kern w:val="0"/>
          <w:position w:val="1"/>
          <w:sz w:val="24"/>
        </w:rPr>
        <w:t xml:space="preserve"> </w:t>
      </w:r>
      <w:r>
        <w:rPr>
          <w:kern w:val="0"/>
          <w:position w:val="1"/>
          <w:sz w:val="24"/>
        </w:rPr>
        <w:t>detection with valve and suction fan shall be arranged in the CO</w:t>
      </w:r>
      <w:r>
        <w:rPr>
          <w:kern w:val="0"/>
          <w:position w:val="-2"/>
          <w:sz w:val="16"/>
          <w:szCs w:val="16"/>
        </w:rPr>
        <w:t xml:space="preserve">2 </w:t>
      </w:r>
      <w:r>
        <w:rPr>
          <w:kern w:val="0"/>
          <w:position w:val="1"/>
          <w:sz w:val="24"/>
        </w:rPr>
        <w:t>bottle room, a</w:t>
      </w:r>
      <w:r>
        <w:rPr>
          <w:rFonts w:hint="eastAsia"/>
          <w:kern w:val="0"/>
          <w:position w:val="1"/>
          <w:sz w:val="24"/>
        </w:rPr>
        <w:t xml:space="preserve"> </w:t>
      </w:r>
      <w:r>
        <w:rPr>
          <w:kern w:val="0"/>
          <w:sz w:val="24"/>
        </w:rPr>
        <w:t>repeater panel shall be in the wheel house.</w:t>
      </w:r>
    </w:p>
    <w:p w14:paraId="3C457F76">
      <w:pPr>
        <w:autoSpaceDE w:val="0"/>
        <w:autoSpaceDN w:val="0"/>
        <w:adjustRightInd w:val="0"/>
        <w:ind w:left="963"/>
        <w:jc w:val="left"/>
        <w:rPr>
          <w:kern w:val="0"/>
          <w:sz w:val="24"/>
        </w:rPr>
      </w:pPr>
    </w:p>
    <w:p w14:paraId="45E6672F">
      <w:pPr>
        <w:autoSpaceDE w:val="0"/>
        <w:autoSpaceDN w:val="0"/>
        <w:adjustRightInd w:val="0"/>
        <w:ind w:left="963"/>
        <w:jc w:val="left"/>
        <w:rPr>
          <w:kern w:val="0"/>
          <w:position w:val="1"/>
          <w:sz w:val="24"/>
        </w:rPr>
      </w:pPr>
      <w:r>
        <w:rPr>
          <w:kern w:val="0"/>
          <w:position w:val="1"/>
          <w:sz w:val="24"/>
        </w:rPr>
        <w:t xml:space="preserve">Audible / visual alarm </w:t>
      </w:r>
      <w:r>
        <w:rPr>
          <w:rFonts w:hint="eastAsia"/>
          <w:kern w:val="0"/>
          <w:position w:val="1"/>
          <w:sz w:val="24"/>
        </w:rPr>
        <w:t>shall</w:t>
      </w:r>
      <w:r>
        <w:rPr>
          <w:kern w:val="0"/>
          <w:position w:val="1"/>
          <w:sz w:val="24"/>
        </w:rPr>
        <w:t xml:space="preserve"> be provided</w:t>
      </w:r>
      <w:r>
        <w:rPr>
          <w:rFonts w:hint="eastAsia"/>
          <w:kern w:val="0"/>
          <w:position w:val="1"/>
          <w:sz w:val="24"/>
        </w:rPr>
        <w:t xml:space="preserve"> according to the Rule.</w:t>
      </w:r>
    </w:p>
    <w:p w14:paraId="6E7C262E">
      <w:pPr>
        <w:autoSpaceDE w:val="0"/>
        <w:autoSpaceDN w:val="0"/>
        <w:adjustRightInd w:val="0"/>
        <w:spacing w:before="3"/>
        <w:jc w:val="left"/>
        <w:rPr>
          <w:kern w:val="0"/>
          <w:sz w:val="28"/>
          <w:szCs w:val="28"/>
        </w:rPr>
      </w:pPr>
    </w:p>
    <w:p w14:paraId="1501CA91">
      <w:pPr>
        <w:autoSpaceDE w:val="0"/>
        <w:autoSpaceDN w:val="0"/>
        <w:adjustRightInd w:val="0"/>
        <w:ind w:left="963"/>
        <w:rPr>
          <w:kern w:val="0"/>
          <w:sz w:val="24"/>
        </w:rPr>
      </w:pPr>
      <w:r>
        <w:rPr>
          <w:kern w:val="0"/>
          <w:sz w:val="24"/>
        </w:rPr>
        <w:t>Suitable numbers of push buttons shall be provided in access of every deck and passage ways and suitable spaces.</w:t>
      </w:r>
    </w:p>
    <w:p w14:paraId="43291F7F">
      <w:pPr>
        <w:autoSpaceDE w:val="0"/>
        <w:autoSpaceDN w:val="0"/>
        <w:adjustRightInd w:val="0"/>
        <w:spacing w:before="20"/>
        <w:jc w:val="left"/>
        <w:rPr>
          <w:kern w:val="0"/>
          <w:sz w:val="26"/>
          <w:szCs w:val="26"/>
        </w:rPr>
      </w:pPr>
    </w:p>
    <w:p w14:paraId="04E3E08C">
      <w:pPr>
        <w:autoSpaceDE w:val="0"/>
        <w:autoSpaceDN w:val="0"/>
        <w:adjustRightInd w:val="0"/>
        <w:ind w:left="963"/>
        <w:jc w:val="left"/>
        <w:rPr>
          <w:kern w:val="0"/>
          <w:sz w:val="24"/>
        </w:rPr>
      </w:pPr>
      <w:r>
        <w:rPr>
          <w:kern w:val="0"/>
          <w:sz w:val="24"/>
        </w:rPr>
        <w:t>The details of the system refer to “</w:t>
      </w:r>
      <w:r>
        <w:rPr>
          <w:rFonts w:hint="eastAsia"/>
          <w:kern w:val="0"/>
          <w:sz w:val="24"/>
        </w:rPr>
        <w:t xml:space="preserve">Chapter 9 - </w:t>
      </w:r>
      <w:r>
        <w:rPr>
          <w:kern w:val="0"/>
          <w:sz w:val="24"/>
        </w:rPr>
        <w:t>Electric Part”</w:t>
      </w:r>
      <w:r>
        <w:rPr>
          <w:rFonts w:hint="eastAsia"/>
          <w:kern w:val="0"/>
          <w:sz w:val="24"/>
        </w:rPr>
        <w:t xml:space="preserve"> of the Specification</w:t>
      </w:r>
      <w:r>
        <w:rPr>
          <w:kern w:val="0"/>
          <w:sz w:val="24"/>
        </w:rPr>
        <w:t>.</w:t>
      </w:r>
    </w:p>
    <w:p w14:paraId="29D1B9B7">
      <w:pPr>
        <w:autoSpaceDE w:val="0"/>
        <w:autoSpaceDN w:val="0"/>
        <w:adjustRightInd w:val="0"/>
        <w:jc w:val="left"/>
        <w:rPr>
          <w:kern w:val="0"/>
          <w:sz w:val="20"/>
          <w:szCs w:val="20"/>
        </w:rPr>
      </w:pPr>
    </w:p>
    <w:p w14:paraId="18FF2838">
      <w:pPr>
        <w:pStyle w:val="4"/>
        <w:spacing w:before="0" w:after="0"/>
        <w:rPr>
          <w:rFonts w:cs="Arial"/>
        </w:rPr>
      </w:pPr>
      <w:bookmarkStart w:id="305" w:name="_Toc266965398"/>
      <w:bookmarkStart w:id="306" w:name="_Toc431305497"/>
      <w:bookmarkStart w:id="307" w:name="_Toc158808239"/>
      <w:bookmarkStart w:id="308" w:name="_Toc197669952"/>
      <w:bookmarkStart w:id="309" w:name="_Toc50572483"/>
      <w:r>
        <w:rPr>
          <w:rFonts w:hint="eastAsia" w:cs="Arial"/>
        </w:rPr>
        <w:t>5.2.7</w:t>
      </w:r>
      <w:r>
        <w:rPr>
          <w:rFonts w:cs="Arial"/>
        </w:rPr>
        <w:tab/>
      </w:r>
      <w:r>
        <w:rPr>
          <w:rFonts w:cs="Arial"/>
        </w:rPr>
        <w:t>FIRE</w:t>
      </w:r>
      <w:r>
        <w:rPr>
          <w:rFonts w:hint="eastAsia" w:cs="Arial"/>
        </w:rPr>
        <w:t xml:space="preserve"> control</w:t>
      </w:r>
      <w:r>
        <w:rPr>
          <w:rFonts w:cs="Arial"/>
        </w:rPr>
        <w:t xml:space="preserve"> STATION</w:t>
      </w:r>
      <w:bookmarkEnd w:id="305"/>
      <w:bookmarkEnd w:id="306"/>
      <w:bookmarkEnd w:id="307"/>
      <w:bookmarkEnd w:id="308"/>
      <w:bookmarkEnd w:id="309"/>
    </w:p>
    <w:p w14:paraId="1C32D150">
      <w:pPr>
        <w:autoSpaceDE w:val="0"/>
        <w:autoSpaceDN w:val="0"/>
        <w:adjustRightInd w:val="0"/>
        <w:spacing w:before="2"/>
        <w:jc w:val="left"/>
        <w:rPr>
          <w:rFonts w:ascii="Arial" w:hAnsi="Arial" w:cs="Arial"/>
          <w:kern w:val="0"/>
          <w:sz w:val="24"/>
        </w:rPr>
      </w:pPr>
    </w:p>
    <w:p w14:paraId="250182C9">
      <w:pPr>
        <w:autoSpaceDE w:val="0"/>
        <w:autoSpaceDN w:val="0"/>
        <w:adjustRightInd w:val="0"/>
        <w:ind w:left="963"/>
        <w:rPr>
          <w:kern w:val="0"/>
          <w:sz w:val="24"/>
        </w:rPr>
      </w:pPr>
      <w:r>
        <w:rPr>
          <w:kern w:val="0"/>
          <w:sz w:val="24"/>
        </w:rPr>
        <w:t>A fire</w:t>
      </w:r>
      <w:r>
        <w:rPr>
          <w:rFonts w:hint="eastAsia"/>
          <w:kern w:val="0"/>
          <w:sz w:val="24"/>
        </w:rPr>
        <w:t xml:space="preserve"> control</w:t>
      </w:r>
      <w:r>
        <w:rPr>
          <w:kern w:val="0"/>
          <w:sz w:val="24"/>
        </w:rPr>
        <w:t xml:space="preserve"> station for fire</w:t>
      </w:r>
      <w:r>
        <w:rPr>
          <w:rFonts w:hint="eastAsia"/>
          <w:kern w:val="0"/>
          <w:sz w:val="24"/>
        </w:rPr>
        <w:t>-</w:t>
      </w:r>
      <w:r>
        <w:rPr>
          <w:kern w:val="0"/>
          <w:sz w:val="24"/>
        </w:rPr>
        <w:t xml:space="preserve">fighting system shall be arranged in </w:t>
      </w:r>
      <w:r>
        <w:rPr>
          <w:rFonts w:hint="eastAsia"/>
          <w:kern w:val="0"/>
          <w:sz w:val="24"/>
        </w:rPr>
        <w:t>living quarters</w:t>
      </w:r>
      <w:r>
        <w:rPr>
          <w:kern w:val="0"/>
          <w:sz w:val="24"/>
        </w:rPr>
        <w:t xml:space="preserve">. </w:t>
      </w:r>
    </w:p>
    <w:p w14:paraId="745E5252">
      <w:pPr>
        <w:autoSpaceDE w:val="0"/>
        <w:autoSpaceDN w:val="0"/>
        <w:adjustRightInd w:val="0"/>
        <w:ind w:left="963"/>
        <w:rPr>
          <w:kern w:val="0"/>
          <w:sz w:val="24"/>
        </w:rPr>
      </w:pPr>
    </w:p>
    <w:p w14:paraId="44246CCC">
      <w:pPr>
        <w:autoSpaceDE w:val="0"/>
        <w:autoSpaceDN w:val="0"/>
        <w:adjustRightInd w:val="0"/>
        <w:ind w:left="963"/>
        <w:rPr>
          <w:kern w:val="0"/>
          <w:sz w:val="24"/>
        </w:rPr>
      </w:pPr>
      <w:r>
        <w:rPr>
          <w:kern w:val="0"/>
          <w:sz w:val="24"/>
        </w:rPr>
        <w:t>Followings shall be controlled or stowed in:</w:t>
      </w:r>
    </w:p>
    <w:p w14:paraId="4A2E7DD2">
      <w:pPr>
        <w:numPr>
          <w:ilvl w:val="0"/>
          <w:numId w:val="31"/>
        </w:numPr>
        <w:autoSpaceDE w:val="0"/>
        <w:autoSpaceDN w:val="0"/>
        <w:adjustRightInd w:val="0"/>
        <w:jc w:val="left"/>
        <w:rPr>
          <w:kern w:val="0"/>
          <w:sz w:val="24"/>
        </w:rPr>
      </w:pPr>
      <w:r>
        <w:rPr>
          <w:kern w:val="0"/>
          <w:sz w:val="24"/>
        </w:rPr>
        <w:t>Emergency stop of the ventilation fans for E/R</w:t>
      </w:r>
    </w:p>
    <w:p w14:paraId="5767F0D5">
      <w:pPr>
        <w:numPr>
          <w:ilvl w:val="0"/>
          <w:numId w:val="31"/>
        </w:numPr>
        <w:autoSpaceDE w:val="0"/>
        <w:autoSpaceDN w:val="0"/>
        <w:adjustRightInd w:val="0"/>
        <w:spacing w:before="4"/>
        <w:jc w:val="left"/>
        <w:rPr>
          <w:kern w:val="0"/>
          <w:sz w:val="24"/>
        </w:rPr>
      </w:pPr>
      <w:r>
        <w:rPr>
          <w:kern w:val="0"/>
          <w:sz w:val="24"/>
        </w:rPr>
        <w:t>Emergency stop of fuel oil pumps and lubricating pumps in E/R</w:t>
      </w:r>
    </w:p>
    <w:p w14:paraId="2BB2CBB3">
      <w:pPr>
        <w:numPr>
          <w:ilvl w:val="0"/>
          <w:numId w:val="31"/>
        </w:numPr>
        <w:autoSpaceDE w:val="0"/>
        <w:autoSpaceDN w:val="0"/>
        <w:adjustRightInd w:val="0"/>
        <w:jc w:val="left"/>
        <w:rPr>
          <w:kern w:val="0"/>
          <w:sz w:val="24"/>
        </w:rPr>
      </w:pPr>
      <w:r>
        <w:rPr>
          <w:kern w:val="0"/>
          <w:sz w:val="24"/>
        </w:rPr>
        <w:t>Emergency quick-closing of valves on oil tanks in E/R</w:t>
      </w:r>
    </w:p>
    <w:p w14:paraId="3F2C852D">
      <w:pPr>
        <w:numPr>
          <w:ilvl w:val="0"/>
          <w:numId w:val="31"/>
        </w:numPr>
        <w:autoSpaceDE w:val="0"/>
        <w:autoSpaceDN w:val="0"/>
        <w:adjustRightInd w:val="0"/>
        <w:spacing w:before="4"/>
        <w:jc w:val="left"/>
        <w:rPr>
          <w:kern w:val="0"/>
          <w:sz w:val="24"/>
        </w:rPr>
      </w:pPr>
      <w:r>
        <w:rPr>
          <w:kern w:val="0"/>
          <w:sz w:val="24"/>
        </w:rPr>
        <w:t>Start/stop push button of the bilge, fire &amp; G.S. pumps and emergency fire pump</w:t>
      </w:r>
    </w:p>
    <w:p w14:paraId="2796C130">
      <w:pPr>
        <w:numPr>
          <w:ilvl w:val="0"/>
          <w:numId w:val="31"/>
        </w:numPr>
        <w:autoSpaceDE w:val="0"/>
        <w:autoSpaceDN w:val="0"/>
        <w:adjustRightInd w:val="0"/>
        <w:spacing w:before="4"/>
        <w:jc w:val="left"/>
        <w:rPr>
          <w:kern w:val="0"/>
          <w:sz w:val="24"/>
        </w:rPr>
      </w:pPr>
      <w:r>
        <w:rPr>
          <w:kern w:val="0"/>
          <w:sz w:val="24"/>
        </w:rPr>
        <w:t>Fire alarm push button</w:t>
      </w:r>
    </w:p>
    <w:p w14:paraId="14CC4E01">
      <w:pPr>
        <w:numPr>
          <w:ilvl w:val="0"/>
          <w:numId w:val="31"/>
        </w:numPr>
        <w:autoSpaceDE w:val="0"/>
        <w:autoSpaceDN w:val="0"/>
        <w:adjustRightInd w:val="0"/>
        <w:spacing w:before="4"/>
        <w:jc w:val="left"/>
        <w:rPr>
          <w:kern w:val="0"/>
          <w:sz w:val="24"/>
        </w:rPr>
      </w:pPr>
      <w:r>
        <w:rPr>
          <w:kern w:val="0"/>
          <w:sz w:val="24"/>
        </w:rPr>
        <w:t>Fire alarm repeater panel</w:t>
      </w:r>
    </w:p>
    <w:p w14:paraId="111B9D48">
      <w:pPr>
        <w:numPr>
          <w:ilvl w:val="0"/>
          <w:numId w:val="31"/>
        </w:numPr>
        <w:autoSpaceDE w:val="0"/>
        <w:autoSpaceDN w:val="0"/>
        <w:adjustRightInd w:val="0"/>
        <w:spacing w:before="4"/>
        <w:jc w:val="left"/>
        <w:rPr>
          <w:kern w:val="0"/>
          <w:sz w:val="24"/>
        </w:rPr>
      </w:pPr>
      <w:r>
        <w:rPr>
          <w:kern w:val="0"/>
          <w:sz w:val="24"/>
        </w:rPr>
        <w:t>Portable international shore connector</w:t>
      </w:r>
    </w:p>
    <w:p w14:paraId="761A928D">
      <w:pPr>
        <w:numPr>
          <w:ilvl w:val="0"/>
          <w:numId w:val="31"/>
        </w:numPr>
        <w:autoSpaceDE w:val="0"/>
        <w:autoSpaceDN w:val="0"/>
        <w:adjustRightInd w:val="0"/>
        <w:spacing w:before="4"/>
        <w:jc w:val="left"/>
        <w:rPr>
          <w:kern w:val="0"/>
          <w:sz w:val="24"/>
        </w:rPr>
      </w:pPr>
      <w:r>
        <w:rPr>
          <w:kern w:val="0"/>
          <w:sz w:val="24"/>
        </w:rPr>
        <w:t xml:space="preserve">Portable fire extinguisher as required by the </w:t>
      </w:r>
      <w:r>
        <w:rPr>
          <w:rFonts w:hint="eastAsia"/>
          <w:kern w:val="0"/>
          <w:sz w:val="24"/>
        </w:rPr>
        <w:t>R</w:t>
      </w:r>
      <w:r>
        <w:rPr>
          <w:kern w:val="0"/>
          <w:sz w:val="24"/>
        </w:rPr>
        <w:t>ule</w:t>
      </w:r>
    </w:p>
    <w:p w14:paraId="1F357F76">
      <w:pPr>
        <w:numPr>
          <w:ilvl w:val="0"/>
          <w:numId w:val="31"/>
        </w:numPr>
        <w:autoSpaceDE w:val="0"/>
        <w:autoSpaceDN w:val="0"/>
        <w:adjustRightInd w:val="0"/>
        <w:spacing w:before="4"/>
        <w:jc w:val="left"/>
        <w:rPr>
          <w:kern w:val="0"/>
          <w:sz w:val="24"/>
        </w:rPr>
      </w:pPr>
      <w:r>
        <w:rPr>
          <w:kern w:val="0"/>
          <w:sz w:val="24"/>
        </w:rPr>
        <w:t>CO</w:t>
      </w:r>
      <w:r>
        <w:rPr>
          <w:kern w:val="0"/>
          <w:position w:val="-3"/>
          <w:sz w:val="16"/>
          <w:szCs w:val="16"/>
        </w:rPr>
        <w:t xml:space="preserve">2 </w:t>
      </w:r>
      <w:r>
        <w:rPr>
          <w:kern w:val="0"/>
          <w:sz w:val="24"/>
        </w:rPr>
        <w:t>releasing box for engine room</w:t>
      </w:r>
    </w:p>
    <w:p w14:paraId="04549B1D">
      <w:pPr>
        <w:numPr>
          <w:ilvl w:val="0"/>
          <w:numId w:val="31"/>
        </w:numPr>
        <w:autoSpaceDE w:val="0"/>
        <w:autoSpaceDN w:val="0"/>
        <w:adjustRightInd w:val="0"/>
        <w:spacing w:before="4"/>
        <w:jc w:val="left"/>
        <w:rPr>
          <w:kern w:val="0"/>
          <w:sz w:val="24"/>
        </w:rPr>
      </w:pPr>
      <w:r>
        <w:rPr>
          <w:kern w:val="0"/>
          <w:sz w:val="24"/>
        </w:rPr>
        <w:t>Auto telephone</w:t>
      </w:r>
    </w:p>
    <w:p w14:paraId="3E0C3325">
      <w:pPr>
        <w:numPr>
          <w:ilvl w:val="0"/>
          <w:numId w:val="31"/>
        </w:numPr>
        <w:autoSpaceDE w:val="0"/>
        <w:autoSpaceDN w:val="0"/>
        <w:adjustRightInd w:val="0"/>
        <w:spacing w:before="4"/>
        <w:jc w:val="left"/>
        <w:rPr>
          <w:kern w:val="0"/>
          <w:sz w:val="24"/>
        </w:rPr>
      </w:pPr>
      <w:r>
        <w:rPr>
          <w:kern w:val="0"/>
          <w:sz w:val="24"/>
        </w:rPr>
        <w:t xml:space="preserve">Others as per the </w:t>
      </w:r>
      <w:r>
        <w:rPr>
          <w:rFonts w:hint="eastAsia"/>
          <w:kern w:val="0"/>
          <w:sz w:val="24"/>
        </w:rPr>
        <w:t>R</w:t>
      </w:r>
      <w:r>
        <w:rPr>
          <w:kern w:val="0"/>
          <w:sz w:val="24"/>
        </w:rPr>
        <w:t xml:space="preserve">ule and </w:t>
      </w:r>
      <w:r>
        <w:rPr>
          <w:rFonts w:hint="eastAsia"/>
          <w:kern w:val="0"/>
          <w:sz w:val="24"/>
        </w:rPr>
        <w:t>R</w:t>
      </w:r>
      <w:r>
        <w:rPr>
          <w:kern w:val="0"/>
          <w:sz w:val="24"/>
        </w:rPr>
        <w:t>egulation</w:t>
      </w:r>
    </w:p>
    <w:p w14:paraId="01E050FB">
      <w:pPr>
        <w:autoSpaceDE w:val="0"/>
        <w:autoSpaceDN w:val="0"/>
        <w:adjustRightInd w:val="0"/>
        <w:spacing w:before="4"/>
        <w:ind w:left="963"/>
        <w:jc w:val="left"/>
        <w:rPr>
          <w:kern w:val="0"/>
          <w:sz w:val="24"/>
        </w:rPr>
      </w:pPr>
    </w:p>
    <w:p w14:paraId="15816E65">
      <w:pPr>
        <w:pStyle w:val="4"/>
        <w:spacing w:before="0" w:after="0"/>
        <w:rPr>
          <w:rFonts w:cs="Arial"/>
        </w:rPr>
      </w:pPr>
      <w:bookmarkStart w:id="310" w:name="_Toc158808241"/>
      <w:bookmarkStart w:id="311" w:name="_Toc266965399"/>
      <w:bookmarkStart w:id="312" w:name="_Toc197669953"/>
      <w:bookmarkStart w:id="313" w:name="_Toc50572484"/>
      <w:bookmarkStart w:id="314" w:name="_Toc431305498"/>
      <w:r>
        <w:rPr>
          <w:rFonts w:hint="eastAsia" w:cs="Arial"/>
        </w:rPr>
        <w:t>5.2.8</w:t>
      </w:r>
      <w:r>
        <w:rPr>
          <w:rFonts w:cs="Arial"/>
        </w:rPr>
        <w:tab/>
      </w:r>
      <w:r>
        <w:rPr>
          <w:rFonts w:cs="Arial"/>
        </w:rPr>
        <w:t>ESCAPE TRUCK FOR ENGINE ROOM</w:t>
      </w:r>
      <w:bookmarkEnd w:id="310"/>
      <w:bookmarkEnd w:id="311"/>
      <w:bookmarkEnd w:id="312"/>
      <w:bookmarkEnd w:id="313"/>
      <w:bookmarkEnd w:id="314"/>
    </w:p>
    <w:p w14:paraId="06BBCE9E">
      <w:pPr>
        <w:autoSpaceDE w:val="0"/>
        <w:autoSpaceDN w:val="0"/>
        <w:adjustRightInd w:val="0"/>
        <w:spacing w:before="2"/>
        <w:jc w:val="left"/>
        <w:rPr>
          <w:rFonts w:ascii="Arial" w:hAnsi="Arial" w:cs="Arial"/>
          <w:kern w:val="0"/>
          <w:sz w:val="24"/>
        </w:rPr>
      </w:pPr>
    </w:p>
    <w:p w14:paraId="4943998B">
      <w:pPr>
        <w:autoSpaceDE w:val="0"/>
        <w:autoSpaceDN w:val="0"/>
        <w:adjustRightInd w:val="0"/>
        <w:ind w:left="963"/>
        <w:rPr>
          <w:kern w:val="0"/>
          <w:sz w:val="24"/>
        </w:rPr>
      </w:pPr>
      <w:r>
        <w:rPr>
          <w:kern w:val="0"/>
          <w:sz w:val="24"/>
        </w:rPr>
        <w:t xml:space="preserve">One (1) escape truck shall be provided on each floor of engine room </w:t>
      </w:r>
      <w:r>
        <w:rPr>
          <w:rFonts w:hint="eastAsia"/>
          <w:kern w:val="0"/>
          <w:sz w:val="24"/>
        </w:rPr>
        <w:t xml:space="preserve">and engine control room </w:t>
      </w:r>
      <w:r>
        <w:rPr>
          <w:kern w:val="0"/>
          <w:sz w:val="24"/>
        </w:rPr>
        <w:t>to a safe position outside engine room.</w:t>
      </w:r>
      <w:r>
        <w:rPr>
          <w:rFonts w:hint="eastAsia"/>
          <w:kern w:val="0"/>
          <w:sz w:val="24"/>
        </w:rPr>
        <w:t xml:space="preserve"> Escape r</w:t>
      </w:r>
      <w:r>
        <w:rPr>
          <w:kern w:val="0"/>
          <w:sz w:val="24"/>
        </w:rPr>
        <w:t>oute</w:t>
      </w:r>
      <w:r>
        <w:rPr>
          <w:rFonts w:hint="eastAsia"/>
          <w:kern w:val="0"/>
          <w:sz w:val="24"/>
        </w:rPr>
        <w:t xml:space="preserve"> of E/R workshop to be considered (additional one (1) if necessary)</w:t>
      </w:r>
    </w:p>
    <w:p w14:paraId="1B0BABA0">
      <w:pPr>
        <w:autoSpaceDE w:val="0"/>
        <w:autoSpaceDN w:val="0"/>
        <w:adjustRightInd w:val="0"/>
        <w:jc w:val="left"/>
        <w:rPr>
          <w:kern w:val="0"/>
          <w:sz w:val="20"/>
          <w:szCs w:val="20"/>
        </w:rPr>
      </w:pPr>
    </w:p>
    <w:p w14:paraId="1D7D7056">
      <w:pPr>
        <w:pStyle w:val="4"/>
        <w:spacing w:before="0" w:after="0"/>
        <w:rPr>
          <w:rFonts w:cs="Arial"/>
          <w:color w:val="000000"/>
        </w:rPr>
      </w:pPr>
      <w:bookmarkStart w:id="315" w:name="_Toc404777580"/>
      <w:bookmarkStart w:id="316" w:name="_Toc50572485"/>
      <w:bookmarkStart w:id="317" w:name="_Toc431305499"/>
      <w:r>
        <w:rPr>
          <w:rFonts w:hint="eastAsia" w:cs="Arial"/>
          <w:color w:val="000000"/>
        </w:rPr>
        <w:t>5.2.9</w:t>
      </w:r>
      <w:r>
        <w:rPr>
          <w:rFonts w:cs="Arial"/>
          <w:color w:val="000000"/>
        </w:rPr>
        <w:tab/>
      </w:r>
      <w:r>
        <w:rPr>
          <w:rFonts w:hint="eastAsia" w:cs="Arial"/>
          <w:color w:val="000000"/>
        </w:rPr>
        <w:t>MISCELLANEOUS</w:t>
      </w:r>
      <w:bookmarkEnd w:id="315"/>
      <w:bookmarkEnd w:id="316"/>
      <w:bookmarkEnd w:id="317"/>
    </w:p>
    <w:p w14:paraId="47D63A2E">
      <w:pPr>
        <w:autoSpaceDE w:val="0"/>
        <w:autoSpaceDN w:val="0"/>
        <w:adjustRightInd w:val="0"/>
        <w:jc w:val="left"/>
        <w:rPr>
          <w:rFonts w:ascii="Arial" w:hAnsi="Arial" w:cs="Arial"/>
          <w:kern w:val="0"/>
          <w:sz w:val="20"/>
          <w:szCs w:val="20"/>
        </w:rPr>
      </w:pPr>
    </w:p>
    <w:p w14:paraId="7F3842D2">
      <w:pPr>
        <w:autoSpaceDE w:val="0"/>
        <w:autoSpaceDN w:val="0"/>
        <w:adjustRightInd w:val="0"/>
        <w:ind w:left="963"/>
        <w:rPr>
          <w:kern w:val="0"/>
          <w:sz w:val="24"/>
        </w:rPr>
      </w:pPr>
      <w:r>
        <w:rPr>
          <w:rFonts w:hint="eastAsia"/>
          <w:kern w:val="0"/>
          <w:sz w:val="24"/>
        </w:rPr>
        <w:t>Fire-fighting equipment, such as axes, emergency escape breathing devices (EEBD), etc. shall be provided and stowed in the space in accordance with the Rules and Regulations in the Specification.</w:t>
      </w:r>
    </w:p>
    <w:p w14:paraId="3E0F93BF">
      <w:pPr>
        <w:pStyle w:val="3"/>
        <w:spacing w:before="0" w:after="0"/>
        <w:jc w:val="both"/>
      </w:pPr>
      <w:r>
        <w:br w:type="page"/>
      </w:r>
      <w:bookmarkStart w:id="318" w:name="_Toc266953438"/>
      <w:bookmarkStart w:id="319" w:name="_Toc445192405"/>
      <w:bookmarkStart w:id="320" w:name="_Toc197662146"/>
      <w:bookmarkStart w:id="321" w:name="_Toc50572486"/>
      <w:r>
        <w:rPr>
          <w:rFonts w:hint="eastAsia"/>
        </w:rPr>
        <w:t>5.3</w:t>
      </w:r>
      <w:r>
        <w:tab/>
      </w:r>
      <w:r>
        <w:t>AIR CONDITIONING AND VENTILATION</w:t>
      </w:r>
      <w:bookmarkEnd w:id="318"/>
      <w:bookmarkEnd w:id="319"/>
      <w:bookmarkEnd w:id="320"/>
      <w:r>
        <w:rPr>
          <w:rFonts w:hint="eastAsia"/>
        </w:rPr>
        <w:t xml:space="preserve"> SYSTEM</w:t>
      </w:r>
      <w:bookmarkEnd w:id="321"/>
    </w:p>
    <w:p w14:paraId="1FD23D46">
      <w:pPr>
        <w:autoSpaceDE w:val="0"/>
        <w:autoSpaceDN w:val="0"/>
        <w:adjustRightInd w:val="0"/>
        <w:spacing w:before="2"/>
        <w:jc w:val="left"/>
        <w:rPr>
          <w:rFonts w:ascii="Arial" w:hAnsi="Arial" w:cs="Arial"/>
          <w:kern w:val="0"/>
          <w:sz w:val="12"/>
          <w:szCs w:val="12"/>
        </w:rPr>
      </w:pPr>
    </w:p>
    <w:p w14:paraId="70B2B1CC">
      <w:pPr>
        <w:pStyle w:val="4"/>
        <w:spacing w:before="0" w:after="0"/>
        <w:rPr>
          <w:rFonts w:cs="Arial"/>
        </w:rPr>
      </w:pPr>
      <w:bookmarkStart w:id="322" w:name="_Toc197662147"/>
      <w:bookmarkStart w:id="323" w:name="_Toc266953439"/>
      <w:bookmarkStart w:id="324" w:name="_Toc445192406"/>
      <w:bookmarkStart w:id="325" w:name="_Toc50572487"/>
      <w:r>
        <w:rPr>
          <w:rFonts w:hint="eastAsia" w:cs="Arial"/>
        </w:rPr>
        <w:t>5.3.1</w:t>
      </w:r>
      <w:r>
        <w:rPr>
          <w:rFonts w:cs="Arial"/>
        </w:rPr>
        <w:tab/>
      </w:r>
      <w:r>
        <w:rPr>
          <w:rFonts w:cs="Arial"/>
        </w:rPr>
        <w:t>AIR CONDITIONING SYSTEM</w:t>
      </w:r>
      <w:bookmarkEnd w:id="322"/>
      <w:bookmarkEnd w:id="323"/>
      <w:bookmarkEnd w:id="324"/>
      <w:bookmarkEnd w:id="325"/>
    </w:p>
    <w:p w14:paraId="3316364F">
      <w:pPr>
        <w:autoSpaceDE w:val="0"/>
        <w:autoSpaceDN w:val="0"/>
        <w:adjustRightInd w:val="0"/>
        <w:spacing w:before="2" w:line="240" w:lineRule="exact"/>
        <w:jc w:val="left"/>
        <w:rPr>
          <w:rFonts w:ascii="Arial" w:hAnsi="Arial" w:cs="Arial"/>
          <w:kern w:val="0"/>
          <w:sz w:val="24"/>
        </w:rPr>
      </w:pPr>
    </w:p>
    <w:p w14:paraId="45653E15">
      <w:pPr>
        <w:autoSpaceDE w:val="0"/>
        <w:autoSpaceDN w:val="0"/>
        <w:adjustRightInd w:val="0"/>
        <w:spacing w:line="243" w:lineRule="auto"/>
        <w:ind w:left="1012"/>
        <w:rPr>
          <w:color w:val="000000"/>
          <w:kern w:val="0"/>
          <w:sz w:val="24"/>
        </w:rPr>
      </w:pPr>
      <w:r>
        <w:rPr>
          <w:kern w:val="0"/>
          <w:sz w:val="24"/>
        </w:rPr>
        <w:t xml:space="preserve">Air Conditioning System </w:t>
      </w:r>
      <w:r>
        <w:rPr>
          <w:rFonts w:hint="eastAsia"/>
          <w:kern w:val="0"/>
          <w:sz w:val="24"/>
        </w:rPr>
        <w:t>shall</w:t>
      </w:r>
      <w:r>
        <w:rPr>
          <w:kern w:val="0"/>
          <w:sz w:val="24"/>
        </w:rPr>
        <w:t xml:space="preserve"> be </w:t>
      </w:r>
      <w:r>
        <w:rPr>
          <w:rFonts w:hint="eastAsia"/>
          <w:kern w:val="0"/>
          <w:sz w:val="24"/>
        </w:rPr>
        <w:t>provided to serve as ventilation, heating</w:t>
      </w:r>
      <w:r>
        <w:rPr>
          <w:rFonts w:hint="eastAsia"/>
          <w:color w:val="000000"/>
          <w:kern w:val="0"/>
          <w:sz w:val="24"/>
        </w:rPr>
        <w:t xml:space="preserve"> and/or cooling for a</w:t>
      </w:r>
      <w:r>
        <w:rPr>
          <w:color w:val="000000"/>
          <w:kern w:val="0"/>
          <w:sz w:val="24"/>
        </w:rPr>
        <w:t>ll cabins, offices</w:t>
      </w:r>
      <w:r>
        <w:rPr>
          <w:rFonts w:hint="eastAsia"/>
          <w:color w:val="000000"/>
          <w:kern w:val="0"/>
          <w:sz w:val="24"/>
        </w:rPr>
        <w:t xml:space="preserve"> spaces</w:t>
      </w:r>
      <w:r>
        <w:rPr>
          <w:color w:val="000000"/>
          <w:kern w:val="0"/>
          <w:sz w:val="24"/>
        </w:rPr>
        <w:t>,</w:t>
      </w:r>
      <w:r>
        <w:rPr>
          <w:color w:val="000000"/>
          <w:spacing w:val="-7"/>
          <w:kern w:val="0"/>
          <w:sz w:val="24"/>
        </w:rPr>
        <w:t xml:space="preserve"> </w:t>
      </w:r>
      <w:r>
        <w:rPr>
          <w:rFonts w:hint="eastAsia"/>
          <w:color w:val="000000"/>
          <w:spacing w:val="-2"/>
          <w:kern w:val="0"/>
          <w:sz w:val="24"/>
        </w:rPr>
        <w:t>public spaces</w:t>
      </w:r>
      <w:r>
        <w:rPr>
          <w:color w:val="000000"/>
          <w:kern w:val="0"/>
          <w:sz w:val="24"/>
        </w:rPr>
        <w:t xml:space="preserve"> and hospital</w:t>
      </w:r>
      <w:r>
        <w:rPr>
          <w:rFonts w:hint="eastAsia"/>
          <w:color w:val="000000"/>
          <w:kern w:val="0"/>
          <w:sz w:val="24"/>
        </w:rPr>
        <w:t xml:space="preserve"> in this Specification.</w:t>
      </w:r>
    </w:p>
    <w:p w14:paraId="655F13F4">
      <w:pPr>
        <w:autoSpaceDE w:val="0"/>
        <w:autoSpaceDN w:val="0"/>
        <w:adjustRightInd w:val="0"/>
        <w:spacing w:line="243" w:lineRule="auto"/>
        <w:rPr>
          <w:color w:val="000000"/>
          <w:kern w:val="0"/>
          <w:sz w:val="24"/>
        </w:rPr>
      </w:pPr>
    </w:p>
    <w:p w14:paraId="0346AAA9">
      <w:pPr>
        <w:autoSpaceDE w:val="0"/>
        <w:autoSpaceDN w:val="0"/>
        <w:adjustRightInd w:val="0"/>
        <w:spacing w:line="243" w:lineRule="auto"/>
        <w:ind w:left="1012"/>
        <w:rPr>
          <w:kern w:val="0"/>
          <w:sz w:val="24"/>
        </w:rPr>
      </w:pPr>
      <w:r>
        <w:rPr>
          <w:color w:val="000000"/>
          <w:kern w:val="0"/>
          <w:sz w:val="24"/>
        </w:rPr>
        <w:t>T</w:t>
      </w:r>
      <w:r>
        <w:rPr>
          <w:rFonts w:hint="eastAsia"/>
          <w:color w:val="000000"/>
          <w:kern w:val="0"/>
          <w:sz w:val="24"/>
        </w:rPr>
        <w:t>he air condition system</w:t>
      </w:r>
      <w:r>
        <w:rPr>
          <w:color w:val="000000"/>
          <w:kern w:val="0"/>
          <w:sz w:val="24"/>
        </w:rPr>
        <w:t xml:space="preserve"> shall be </w:t>
      </w:r>
      <w:r>
        <w:rPr>
          <w:rFonts w:hint="eastAsia"/>
          <w:color w:val="000000"/>
          <w:kern w:val="0"/>
          <w:sz w:val="24"/>
        </w:rPr>
        <w:t>of</w:t>
      </w:r>
      <w:r>
        <w:rPr>
          <w:kern w:val="0"/>
          <w:sz w:val="24"/>
        </w:rPr>
        <w:t xml:space="preserve"> </w:t>
      </w:r>
      <w:r>
        <w:rPr>
          <w:spacing w:val="-2"/>
          <w:kern w:val="0"/>
          <w:sz w:val="24"/>
        </w:rPr>
        <w:t>m</w:t>
      </w:r>
      <w:r>
        <w:rPr>
          <w:kern w:val="0"/>
          <w:sz w:val="24"/>
        </w:rPr>
        <w:t>edium</w:t>
      </w:r>
      <w:r>
        <w:rPr>
          <w:rFonts w:hint="eastAsia"/>
          <w:kern w:val="0"/>
          <w:sz w:val="24"/>
        </w:rPr>
        <w:t xml:space="preserve"> or high</w:t>
      </w:r>
      <w:r>
        <w:rPr>
          <w:kern w:val="0"/>
          <w:sz w:val="24"/>
        </w:rPr>
        <w:t xml:space="preserve"> pressure, </w:t>
      </w:r>
      <w:r>
        <w:rPr>
          <w:spacing w:val="-2"/>
          <w:kern w:val="0"/>
          <w:sz w:val="24"/>
        </w:rPr>
        <w:t>m</w:t>
      </w:r>
      <w:r>
        <w:rPr>
          <w:kern w:val="0"/>
          <w:sz w:val="24"/>
        </w:rPr>
        <w:t>edium velocity,</w:t>
      </w:r>
      <w:r>
        <w:rPr>
          <w:rFonts w:hint="eastAsia"/>
          <w:kern w:val="0"/>
          <w:sz w:val="24"/>
        </w:rPr>
        <w:t xml:space="preserve"> single</w:t>
      </w:r>
      <w:r>
        <w:rPr>
          <w:kern w:val="0"/>
          <w:sz w:val="24"/>
        </w:rPr>
        <w:t xml:space="preserve"> duct system having a central heating and cooling plant. </w:t>
      </w:r>
    </w:p>
    <w:p w14:paraId="0F8C9145">
      <w:pPr>
        <w:autoSpaceDE w:val="0"/>
        <w:autoSpaceDN w:val="0"/>
        <w:adjustRightInd w:val="0"/>
        <w:spacing w:before="20" w:line="260" w:lineRule="exact"/>
        <w:jc w:val="left"/>
        <w:rPr>
          <w:kern w:val="0"/>
          <w:sz w:val="26"/>
          <w:szCs w:val="26"/>
        </w:rPr>
      </w:pPr>
    </w:p>
    <w:p w14:paraId="75E6CAD2">
      <w:pPr>
        <w:ind w:left="958" w:leftChars="456"/>
        <w:rPr>
          <w:color w:val="000000"/>
          <w:kern w:val="0"/>
          <w:sz w:val="24"/>
        </w:rPr>
      </w:pPr>
      <w:r>
        <w:rPr>
          <w:color w:val="000000"/>
          <w:kern w:val="0"/>
          <w:sz w:val="24"/>
        </w:rPr>
        <w:t>T</w:t>
      </w:r>
      <w:r>
        <w:rPr>
          <w:rFonts w:hint="eastAsia"/>
          <w:color w:val="000000"/>
          <w:kern w:val="0"/>
          <w:sz w:val="24"/>
        </w:rPr>
        <w:t>he system shall consist of refrigerating plant and air handling unit with distribution duct.</w:t>
      </w:r>
    </w:p>
    <w:p w14:paraId="475C4B56">
      <w:pPr>
        <w:ind w:left="958" w:leftChars="456"/>
        <w:rPr>
          <w:kern w:val="0"/>
          <w:sz w:val="24"/>
        </w:rPr>
      </w:pPr>
    </w:p>
    <w:p w14:paraId="18062CD9">
      <w:pPr>
        <w:ind w:left="958" w:leftChars="456"/>
        <w:rPr>
          <w:color w:val="000000"/>
          <w:kern w:val="0"/>
          <w:sz w:val="24"/>
        </w:rPr>
      </w:pPr>
      <w:r>
        <w:rPr>
          <w:rFonts w:hint="eastAsia"/>
          <w:color w:val="000000"/>
          <w:kern w:val="0"/>
          <w:sz w:val="24"/>
        </w:rPr>
        <w:t>One (1) set of</w:t>
      </w:r>
      <w:r>
        <w:rPr>
          <w:color w:val="000000"/>
          <w:kern w:val="0"/>
          <w:sz w:val="24"/>
        </w:rPr>
        <w:t xml:space="preserve"> </w:t>
      </w:r>
      <w:r>
        <w:rPr>
          <w:rFonts w:hint="eastAsia"/>
          <w:color w:val="000000"/>
          <w:kern w:val="0"/>
          <w:sz w:val="24"/>
        </w:rPr>
        <w:t xml:space="preserve">water-cooled </w:t>
      </w:r>
      <w:r>
        <w:rPr>
          <w:color w:val="000000"/>
          <w:kern w:val="0"/>
          <w:sz w:val="24"/>
        </w:rPr>
        <w:t>package air conditioner shall be provided for engine control room</w:t>
      </w:r>
      <w:r>
        <w:rPr>
          <w:rFonts w:hint="eastAsia"/>
          <w:color w:val="000000"/>
          <w:kern w:val="0"/>
          <w:sz w:val="24"/>
        </w:rPr>
        <w:t>, and galley. The package air conditioners to be cooled by LT FW in the engine room</w:t>
      </w:r>
      <w:r>
        <w:rPr>
          <w:color w:val="000000"/>
          <w:kern w:val="0"/>
          <w:sz w:val="24"/>
        </w:rPr>
        <w:t>.</w:t>
      </w:r>
      <w:r>
        <w:rPr>
          <w:rFonts w:hint="eastAsia"/>
          <w:b/>
          <w:color w:val="000000"/>
          <w:kern w:val="0"/>
          <w:sz w:val="24"/>
        </w:rPr>
        <w:t xml:space="preserve"> </w:t>
      </w:r>
    </w:p>
    <w:p w14:paraId="251D999D">
      <w:pPr>
        <w:ind w:left="958" w:leftChars="456"/>
        <w:rPr>
          <w:b/>
          <w:i/>
          <w:color w:val="000000"/>
          <w:kern w:val="0"/>
          <w:sz w:val="24"/>
          <w:highlight w:val="yellow"/>
        </w:rPr>
      </w:pPr>
    </w:p>
    <w:p w14:paraId="7D70B8B0">
      <w:pPr>
        <w:autoSpaceDE w:val="0"/>
        <w:autoSpaceDN w:val="0"/>
        <w:adjustRightInd w:val="0"/>
        <w:spacing w:line="243" w:lineRule="auto"/>
        <w:ind w:left="1012"/>
        <w:rPr>
          <w:kern w:val="0"/>
          <w:sz w:val="24"/>
        </w:rPr>
      </w:pPr>
      <w:r>
        <w:rPr>
          <w:kern w:val="0"/>
          <w:sz w:val="24"/>
        </w:rPr>
        <w:t xml:space="preserve">Spot cooling shall be arranged </w:t>
      </w:r>
      <w:r>
        <w:rPr>
          <w:rFonts w:hint="eastAsia"/>
          <w:kern w:val="0"/>
          <w:sz w:val="24"/>
        </w:rPr>
        <w:t>in wheelhouse, chart room, catering space</w:t>
      </w:r>
      <w:r>
        <w:rPr>
          <w:kern w:val="0"/>
          <w:sz w:val="24"/>
        </w:rPr>
        <w:t>, and not be counted</w:t>
      </w:r>
      <w:r>
        <w:rPr>
          <w:rFonts w:hint="eastAsia"/>
          <w:kern w:val="0"/>
          <w:sz w:val="24"/>
        </w:rPr>
        <w:t xml:space="preserve"> </w:t>
      </w:r>
      <w:r>
        <w:rPr>
          <w:kern w:val="0"/>
          <w:sz w:val="24"/>
        </w:rPr>
        <w:t xml:space="preserve">as air conditioned spaces with regard to temperature and relative humidity. </w:t>
      </w:r>
    </w:p>
    <w:p w14:paraId="6AA2FF60">
      <w:pPr>
        <w:autoSpaceDE w:val="0"/>
        <w:autoSpaceDN w:val="0"/>
        <w:adjustRightInd w:val="0"/>
        <w:spacing w:line="243" w:lineRule="auto"/>
        <w:ind w:left="1012"/>
        <w:rPr>
          <w:kern w:val="0"/>
          <w:sz w:val="24"/>
        </w:rPr>
      </w:pPr>
    </w:p>
    <w:p w14:paraId="4CE8C8C8">
      <w:pPr>
        <w:autoSpaceDE w:val="0"/>
        <w:autoSpaceDN w:val="0"/>
        <w:adjustRightInd w:val="0"/>
        <w:spacing w:line="243" w:lineRule="auto"/>
        <w:ind w:left="1012"/>
        <w:rPr>
          <w:color w:val="000000"/>
          <w:kern w:val="0"/>
          <w:sz w:val="24"/>
        </w:rPr>
      </w:pPr>
      <w:r>
        <w:rPr>
          <w:color w:val="000000"/>
          <w:kern w:val="0"/>
          <w:sz w:val="24"/>
        </w:rPr>
        <w:t>T</w:t>
      </w:r>
      <w:r>
        <w:rPr>
          <w:rFonts w:hint="eastAsia"/>
          <w:color w:val="000000"/>
          <w:kern w:val="0"/>
          <w:sz w:val="24"/>
        </w:rPr>
        <w:t>he fresh air shall be conditioned by air handling unit, and the conditioned air shall be supplied to the air conditioning spaces and spot air cooling/heating spaces.</w:t>
      </w:r>
    </w:p>
    <w:p w14:paraId="751D1D98">
      <w:pPr>
        <w:autoSpaceDE w:val="0"/>
        <w:autoSpaceDN w:val="0"/>
        <w:adjustRightInd w:val="0"/>
        <w:spacing w:line="243" w:lineRule="auto"/>
        <w:ind w:left="1012"/>
        <w:rPr>
          <w:color w:val="000000"/>
          <w:kern w:val="0"/>
          <w:sz w:val="24"/>
        </w:rPr>
      </w:pPr>
    </w:p>
    <w:p w14:paraId="0CDF25FF">
      <w:pPr>
        <w:autoSpaceDE w:val="0"/>
        <w:autoSpaceDN w:val="0"/>
        <w:adjustRightInd w:val="0"/>
        <w:ind w:left="1012" w:leftChars="482"/>
        <w:rPr>
          <w:color w:val="000000"/>
          <w:kern w:val="0"/>
          <w:sz w:val="24"/>
        </w:rPr>
      </w:pPr>
      <w:r>
        <w:rPr>
          <w:color w:val="000000"/>
          <w:kern w:val="0"/>
          <w:sz w:val="24"/>
        </w:rPr>
        <w:t>T</w:t>
      </w:r>
      <w:r>
        <w:rPr>
          <w:rFonts w:hint="eastAsia"/>
          <w:color w:val="000000"/>
          <w:kern w:val="0"/>
          <w:sz w:val="24"/>
        </w:rPr>
        <w:t>he surplus air in conditioned space, except hospital, shall be exhausted into the corridor or main line pipe through the door louver and/or into the appropriate private sanitary space, if applicable, through the door gap.</w:t>
      </w:r>
    </w:p>
    <w:p w14:paraId="4E045489">
      <w:pPr>
        <w:autoSpaceDE w:val="0"/>
        <w:autoSpaceDN w:val="0"/>
        <w:adjustRightInd w:val="0"/>
        <w:ind w:left="1012" w:leftChars="482"/>
        <w:rPr>
          <w:color w:val="000000"/>
          <w:kern w:val="0"/>
          <w:sz w:val="24"/>
        </w:rPr>
      </w:pPr>
      <w:r>
        <w:rPr>
          <w:color w:val="000000"/>
          <w:kern w:val="0"/>
          <w:sz w:val="24"/>
        </w:rPr>
        <w:tab/>
      </w:r>
    </w:p>
    <w:p w14:paraId="136C176F">
      <w:pPr>
        <w:autoSpaceDE w:val="0"/>
        <w:autoSpaceDN w:val="0"/>
        <w:adjustRightInd w:val="0"/>
        <w:ind w:left="1012" w:leftChars="482"/>
        <w:rPr>
          <w:color w:val="000000"/>
          <w:kern w:val="0"/>
          <w:sz w:val="24"/>
        </w:rPr>
      </w:pPr>
      <w:r>
        <w:rPr>
          <w:color w:val="000000"/>
          <w:kern w:val="0"/>
          <w:sz w:val="24"/>
        </w:rPr>
        <w:t>T</w:t>
      </w:r>
      <w:r>
        <w:rPr>
          <w:rFonts w:hint="eastAsia"/>
          <w:color w:val="000000"/>
          <w:kern w:val="0"/>
          <w:sz w:val="24"/>
        </w:rPr>
        <w:t xml:space="preserve">he surplus air in </w:t>
      </w:r>
      <w:r>
        <w:rPr>
          <w:color w:val="000000"/>
          <w:kern w:val="0"/>
          <w:sz w:val="24"/>
        </w:rPr>
        <w:t>corridor</w:t>
      </w:r>
      <w:r>
        <w:rPr>
          <w:rFonts w:hint="eastAsia"/>
          <w:color w:val="000000"/>
          <w:kern w:val="0"/>
          <w:sz w:val="24"/>
        </w:rPr>
        <w:t xml:space="preserve"> shall be exhausted naturally to weather.</w:t>
      </w:r>
    </w:p>
    <w:p w14:paraId="10EA0AD5">
      <w:pPr>
        <w:autoSpaceDE w:val="0"/>
        <w:autoSpaceDN w:val="0"/>
        <w:adjustRightInd w:val="0"/>
        <w:spacing w:before="20"/>
        <w:rPr>
          <w:color w:val="000000"/>
          <w:kern w:val="0"/>
          <w:sz w:val="26"/>
          <w:szCs w:val="26"/>
        </w:rPr>
      </w:pPr>
      <w:r>
        <w:rPr>
          <w:rFonts w:hint="eastAsia"/>
          <w:color w:val="000000"/>
          <w:kern w:val="0"/>
          <w:sz w:val="26"/>
          <w:szCs w:val="26"/>
        </w:rPr>
        <w:t xml:space="preserve"> </w:t>
      </w:r>
    </w:p>
    <w:p w14:paraId="5EC5D8B3">
      <w:pPr>
        <w:autoSpaceDE w:val="0"/>
        <w:autoSpaceDN w:val="0"/>
        <w:adjustRightInd w:val="0"/>
        <w:ind w:left="1012"/>
        <w:rPr>
          <w:color w:val="000000"/>
          <w:kern w:val="0"/>
          <w:sz w:val="24"/>
        </w:rPr>
      </w:pPr>
      <w:r>
        <w:rPr>
          <w:color w:val="000000"/>
          <w:kern w:val="0"/>
          <w:sz w:val="24"/>
        </w:rPr>
        <w:t xml:space="preserve">No recirculation from hospital, </w:t>
      </w:r>
      <w:r>
        <w:rPr>
          <w:rFonts w:hint="eastAsia"/>
          <w:color w:val="000000"/>
          <w:kern w:val="0"/>
          <w:sz w:val="24"/>
        </w:rPr>
        <w:t>catering space</w:t>
      </w:r>
      <w:r>
        <w:rPr>
          <w:color w:val="000000"/>
          <w:kern w:val="0"/>
          <w:sz w:val="24"/>
        </w:rPr>
        <w:t xml:space="preserve">, </w:t>
      </w:r>
      <w:r>
        <w:rPr>
          <w:rFonts w:hint="eastAsia"/>
          <w:color w:val="000000"/>
          <w:kern w:val="0"/>
          <w:sz w:val="24"/>
        </w:rPr>
        <w:t>dry provision store</w:t>
      </w:r>
      <w:r>
        <w:rPr>
          <w:color w:val="000000"/>
          <w:kern w:val="0"/>
          <w:sz w:val="24"/>
        </w:rPr>
        <w:t xml:space="preserve"> and sanitary space.</w:t>
      </w:r>
    </w:p>
    <w:p w14:paraId="52828529">
      <w:pPr>
        <w:autoSpaceDE w:val="0"/>
        <w:autoSpaceDN w:val="0"/>
        <w:adjustRightInd w:val="0"/>
        <w:ind w:left="1012" w:leftChars="482"/>
        <w:rPr>
          <w:color w:val="000000"/>
          <w:kern w:val="0"/>
          <w:sz w:val="24"/>
        </w:rPr>
      </w:pPr>
    </w:p>
    <w:p w14:paraId="712DB3C5">
      <w:pPr>
        <w:autoSpaceDE w:val="0"/>
        <w:autoSpaceDN w:val="0"/>
        <w:adjustRightInd w:val="0"/>
        <w:ind w:left="1012" w:leftChars="482"/>
        <w:rPr>
          <w:color w:val="000000"/>
          <w:kern w:val="0"/>
          <w:sz w:val="24"/>
        </w:rPr>
      </w:pPr>
      <w:r>
        <w:rPr>
          <w:rFonts w:hint="eastAsia"/>
          <w:color w:val="000000"/>
          <w:kern w:val="0"/>
          <w:sz w:val="24"/>
        </w:rPr>
        <w:t>Diffuser shall not be located directly above bed or desk, as far as practicable.</w:t>
      </w:r>
    </w:p>
    <w:p w14:paraId="747867C1">
      <w:pPr>
        <w:autoSpaceDE w:val="0"/>
        <w:autoSpaceDN w:val="0"/>
        <w:adjustRightInd w:val="0"/>
        <w:ind w:left="1012" w:leftChars="482"/>
        <w:rPr>
          <w:color w:val="000000"/>
          <w:kern w:val="0"/>
          <w:sz w:val="24"/>
        </w:rPr>
      </w:pPr>
    </w:p>
    <w:p w14:paraId="561F8BDB">
      <w:pPr>
        <w:autoSpaceDE w:val="0"/>
        <w:autoSpaceDN w:val="0"/>
        <w:adjustRightInd w:val="0"/>
        <w:ind w:left="1012" w:leftChars="482"/>
        <w:rPr>
          <w:color w:val="000000"/>
          <w:kern w:val="0"/>
          <w:sz w:val="24"/>
        </w:rPr>
      </w:pPr>
      <w:r>
        <w:rPr>
          <w:color w:val="000000"/>
          <w:kern w:val="0"/>
          <w:sz w:val="24"/>
        </w:rPr>
        <w:t>O</w:t>
      </w:r>
      <w:r>
        <w:rPr>
          <w:rFonts w:hint="eastAsia"/>
          <w:color w:val="000000"/>
          <w:kern w:val="0"/>
          <w:sz w:val="24"/>
        </w:rPr>
        <w:t>ne (1) set of portable type, refrigerant recovery unit shall be provided in accordance with Classification Society requirements.</w:t>
      </w:r>
    </w:p>
    <w:p w14:paraId="5C836768">
      <w:pPr>
        <w:autoSpaceDE w:val="0"/>
        <w:autoSpaceDN w:val="0"/>
        <w:adjustRightInd w:val="0"/>
        <w:ind w:left="1012" w:leftChars="482"/>
        <w:rPr>
          <w:color w:val="000000"/>
          <w:kern w:val="0"/>
          <w:sz w:val="24"/>
        </w:rPr>
      </w:pPr>
    </w:p>
    <w:p w14:paraId="1BEFBC27">
      <w:pPr>
        <w:autoSpaceDE w:val="0"/>
        <w:autoSpaceDN w:val="0"/>
        <w:adjustRightInd w:val="0"/>
        <w:ind w:left="1012" w:leftChars="482"/>
        <w:rPr>
          <w:color w:val="000000"/>
          <w:kern w:val="0"/>
          <w:sz w:val="24"/>
        </w:rPr>
      </w:pPr>
      <w:r>
        <w:rPr>
          <w:color w:val="000000"/>
          <w:kern w:val="0"/>
          <w:sz w:val="24"/>
        </w:rPr>
        <w:t>A</w:t>
      </w:r>
      <w:r>
        <w:rPr>
          <w:rFonts w:hint="eastAsia"/>
          <w:color w:val="000000"/>
          <w:kern w:val="0"/>
          <w:sz w:val="24"/>
        </w:rPr>
        <w:t>ir intakes for accommodation ventilation shall not be situated near fuel/lube vents or be able to take in tainted air (air that smells of fuel fumes)</w:t>
      </w:r>
    </w:p>
    <w:p w14:paraId="483F75D8">
      <w:pPr>
        <w:autoSpaceDE w:val="0"/>
        <w:autoSpaceDN w:val="0"/>
        <w:adjustRightInd w:val="0"/>
        <w:spacing w:line="243" w:lineRule="auto"/>
        <w:ind w:left="1012"/>
        <w:rPr>
          <w:color w:val="000000"/>
          <w:kern w:val="0"/>
          <w:sz w:val="24"/>
        </w:rPr>
      </w:pPr>
    </w:p>
    <w:p w14:paraId="402AD919">
      <w:pPr>
        <w:autoSpaceDE w:val="0"/>
        <w:autoSpaceDN w:val="0"/>
        <w:adjustRightInd w:val="0"/>
        <w:spacing w:line="243" w:lineRule="auto"/>
        <w:ind w:left="1012"/>
        <w:rPr>
          <w:color w:val="000000"/>
          <w:kern w:val="0"/>
          <w:sz w:val="24"/>
        </w:rPr>
      </w:pPr>
      <w:r>
        <w:rPr>
          <w:color w:val="000000"/>
          <w:kern w:val="0"/>
          <w:sz w:val="24"/>
        </w:rPr>
        <w:t>The doors to each cabin or wall where necessary, shall be fitted with ventilation shutter</w:t>
      </w:r>
      <w:r>
        <w:rPr>
          <w:rFonts w:hint="eastAsia"/>
          <w:color w:val="000000"/>
          <w:kern w:val="0"/>
          <w:sz w:val="24"/>
        </w:rPr>
        <w:t xml:space="preserve"> </w:t>
      </w:r>
      <w:r>
        <w:rPr>
          <w:color w:val="000000"/>
          <w:kern w:val="0"/>
          <w:sz w:val="24"/>
        </w:rPr>
        <w:t>to allow exhausting air into</w:t>
      </w:r>
      <w:r>
        <w:rPr>
          <w:rFonts w:hint="eastAsia"/>
          <w:color w:val="000000"/>
          <w:kern w:val="0"/>
          <w:sz w:val="24"/>
        </w:rPr>
        <w:t xml:space="preserve"> the </w:t>
      </w:r>
      <w:r>
        <w:rPr>
          <w:color w:val="000000"/>
          <w:kern w:val="0"/>
          <w:sz w:val="24"/>
        </w:rPr>
        <w:t>corridor.</w:t>
      </w:r>
    </w:p>
    <w:p w14:paraId="1B5BF5BC">
      <w:pPr>
        <w:autoSpaceDE w:val="0"/>
        <w:autoSpaceDN w:val="0"/>
        <w:adjustRightInd w:val="0"/>
        <w:spacing w:line="243" w:lineRule="auto"/>
        <w:ind w:left="1012"/>
        <w:rPr>
          <w:color w:val="000000"/>
          <w:kern w:val="0"/>
          <w:sz w:val="24"/>
        </w:rPr>
      </w:pPr>
      <w:r>
        <w:rPr>
          <w:color w:val="000000"/>
          <w:kern w:val="0"/>
          <w:sz w:val="24"/>
        </w:rPr>
        <w:br w:type="page"/>
      </w:r>
    </w:p>
    <w:p w14:paraId="5FEB879F">
      <w:pPr>
        <w:numPr>
          <w:ilvl w:val="0"/>
          <w:numId w:val="32"/>
        </w:numPr>
        <w:autoSpaceDE w:val="0"/>
        <w:autoSpaceDN w:val="0"/>
        <w:adjustRightInd w:val="0"/>
        <w:spacing w:line="243" w:lineRule="auto"/>
        <w:rPr>
          <w:color w:val="000000"/>
          <w:kern w:val="0"/>
          <w:sz w:val="24"/>
        </w:rPr>
      </w:pPr>
      <w:r>
        <w:rPr>
          <w:rFonts w:hint="eastAsia"/>
          <w:color w:val="000000"/>
          <w:kern w:val="0"/>
          <w:sz w:val="24"/>
        </w:rPr>
        <w:t>D</w:t>
      </w:r>
      <w:r>
        <w:rPr>
          <w:color w:val="000000"/>
          <w:kern w:val="0"/>
          <w:sz w:val="24"/>
        </w:rPr>
        <w:t>esign condition:</w:t>
      </w:r>
    </w:p>
    <w:p w14:paraId="6F6A8CA7">
      <w:pPr>
        <w:autoSpaceDE w:val="0"/>
        <w:autoSpaceDN w:val="0"/>
        <w:adjustRightInd w:val="0"/>
        <w:spacing w:line="243" w:lineRule="auto"/>
        <w:ind w:left="1012"/>
        <w:rPr>
          <w:kern w:val="0"/>
          <w:sz w:val="24"/>
        </w:rPr>
      </w:pPr>
    </w:p>
    <w:tbl>
      <w:tblPr>
        <w:tblStyle w:val="40"/>
        <w:tblW w:w="0" w:type="auto"/>
        <w:tblInd w:w="960" w:type="dxa"/>
        <w:tblLayout w:type="fixed"/>
        <w:tblCellMar>
          <w:top w:w="0" w:type="dxa"/>
          <w:left w:w="0" w:type="dxa"/>
          <w:bottom w:w="0" w:type="dxa"/>
          <w:right w:w="0" w:type="dxa"/>
        </w:tblCellMar>
      </w:tblPr>
      <w:tblGrid>
        <w:gridCol w:w="2761"/>
        <w:gridCol w:w="2761"/>
        <w:gridCol w:w="2983"/>
      </w:tblGrid>
      <w:tr w14:paraId="079EC57D">
        <w:tblPrEx>
          <w:tblCellMar>
            <w:top w:w="0" w:type="dxa"/>
            <w:left w:w="0" w:type="dxa"/>
            <w:bottom w:w="0" w:type="dxa"/>
            <w:right w:w="0" w:type="dxa"/>
          </w:tblCellMar>
        </w:tblPrEx>
        <w:trPr>
          <w:trHeight w:val="289" w:hRule="exact"/>
        </w:trPr>
        <w:tc>
          <w:tcPr>
            <w:tcW w:w="2761" w:type="dxa"/>
            <w:tcBorders>
              <w:top w:val="nil"/>
              <w:left w:val="nil"/>
              <w:bottom w:val="single" w:color="000000" w:sz="4" w:space="0"/>
              <w:right w:val="single" w:color="000000" w:sz="4" w:space="0"/>
            </w:tcBorders>
          </w:tcPr>
          <w:p w14:paraId="488E1125">
            <w:pPr>
              <w:autoSpaceDE w:val="0"/>
              <w:autoSpaceDN w:val="0"/>
              <w:adjustRightInd w:val="0"/>
              <w:jc w:val="left"/>
              <w:rPr>
                <w:kern w:val="0"/>
                <w:sz w:val="24"/>
              </w:rPr>
            </w:pPr>
          </w:p>
        </w:tc>
        <w:tc>
          <w:tcPr>
            <w:tcW w:w="2761" w:type="dxa"/>
            <w:tcBorders>
              <w:top w:val="single" w:color="000000" w:sz="4" w:space="0"/>
              <w:left w:val="single" w:color="000000" w:sz="4" w:space="0"/>
              <w:bottom w:val="single" w:color="000000" w:sz="4" w:space="0"/>
              <w:right w:val="single" w:color="000000" w:sz="4" w:space="0"/>
            </w:tcBorders>
          </w:tcPr>
          <w:p w14:paraId="42A22396">
            <w:pPr>
              <w:autoSpaceDE w:val="0"/>
              <w:autoSpaceDN w:val="0"/>
              <w:adjustRightInd w:val="0"/>
              <w:spacing w:before="6"/>
              <w:jc w:val="center"/>
              <w:rPr>
                <w:kern w:val="0"/>
                <w:sz w:val="24"/>
              </w:rPr>
            </w:pPr>
            <w:r>
              <w:rPr>
                <w:kern w:val="0"/>
                <w:sz w:val="24"/>
              </w:rPr>
              <w:t>Cooling</w:t>
            </w:r>
          </w:p>
        </w:tc>
        <w:tc>
          <w:tcPr>
            <w:tcW w:w="2983" w:type="dxa"/>
            <w:tcBorders>
              <w:top w:val="single" w:color="000000" w:sz="4" w:space="0"/>
              <w:left w:val="single" w:color="000000" w:sz="4" w:space="0"/>
              <w:bottom w:val="single" w:color="000000" w:sz="4" w:space="0"/>
              <w:right w:val="single" w:color="000000" w:sz="4" w:space="0"/>
            </w:tcBorders>
          </w:tcPr>
          <w:p w14:paraId="460B5EED">
            <w:pPr>
              <w:autoSpaceDE w:val="0"/>
              <w:autoSpaceDN w:val="0"/>
              <w:adjustRightInd w:val="0"/>
              <w:spacing w:before="6"/>
              <w:jc w:val="center"/>
              <w:rPr>
                <w:kern w:val="0"/>
                <w:sz w:val="24"/>
              </w:rPr>
            </w:pPr>
            <w:r>
              <w:rPr>
                <w:kern w:val="0"/>
                <w:sz w:val="24"/>
              </w:rPr>
              <w:t>Heating</w:t>
            </w:r>
          </w:p>
        </w:tc>
      </w:tr>
      <w:tr w14:paraId="71DF0290">
        <w:tblPrEx>
          <w:tblCellMar>
            <w:top w:w="0" w:type="dxa"/>
            <w:left w:w="0" w:type="dxa"/>
            <w:bottom w:w="0" w:type="dxa"/>
            <w:right w:w="0" w:type="dxa"/>
          </w:tblCellMar>
        </w:tblPrEx>
        <w:trPr>
          <w:trHeight w:val="289" w:hRule="exact"/>
        </w:trPr>
        <w:tc>
          <w:tcPr>
            <w:tcW w:w="2761" w:type="dxa"/>
            <w:tcBorders>
              <w:top w:val="single" w:color="000000" w:sz="4" w:space="0"/>
              <w:left w:val="single" w:color="000000" w:sz="4" w:space="0"/>
              <w:bottom w:val="single" w:color="000000" w:sz="4" w:space="0"/>
              <w:right w:val="single" w:color="000000" w:sz="4" w:space="0"/>
            </w:tcBorders>
          </w:tcPr>
          <w:p w14:paraId="641B5480">
            <w:pPr>
              <w:autoSpaceDE w:val="0"/>
              <w:autoSpaceDN w:val="0"/>
              <w:adjustRightInd w:val="0"/>
              <w:spacing w:before="6"/>
              <w:ind w:left="103"/>
              <w:jc w:val="left"/>
              <w:rPr>
                <w:kern w:val="0"/>
                <w:sz w:val="24"/>
              </w:rPr>
            </w:pPr>
            <w:r>
              <w:rPr>
                <w:kern w:val="0"/>
                <w:sz w:val="24"/>
              </w:rPr>
              <w:t>Outside</w:t>
            </w:r>
          </w:p>
        </w:tc>
        <w:tc>
          <w:tcPr>
            <w:tcW w:w="2761" w:type="dxa"/>
            <w:tcBorders>
              <w:top w:val="single" w:color="000000" w:sz="4" w:space="0"/>
              <w:left w:val="single" w:color="000000" w:sz="4" w:space="0"/>
              <w:bottom w:val="single" w:color="000000" w:sz="4" w:space="0"/>
              <w:right w:val="single" w:color="000000" w:sz="4" w:space="0"/>
            </w:tcBorders>
          </w:tcPr>
          <w:p w14:paraId="4525E616">
            <w:pPr>
              <w:autoSpaceDE w:val="0"/>
              <w:autoSpaceDN w:val="0"/>
              <w:adjustRightInd w:val="0"/>
              <w:spacing w:line="280" w:lineRule="exact"/>
              <w:jc w:val="center"/>
              <w:rPr>
                <w:kern w:val="0"/>
                <w:sz w:val="24"/>
              </w:rPr>
            </w:pPr>
            <w:r>
              <w:rPr>
                <w:kern w:val="0"/>
                <w:sz w:val="24"/>
              </w:rPr>
              <w:t>35</w:t>
            </w:r>
            <w:r>
              <w:rPr>
                <w:rFonts w:hint="eastAsia" w:ascii="宋体" w:hAnsi="宋体" w:cs="宋体"/>
                <w:kern w:val="0"/>
                <w:sz w:val="24"/>
              </w:rPr>
              <w:t>℃</w:t>
            </w:r>
            <w:r>
              <w:rPr>
                <w:kern w:val="0"/>
                <w:sz w:val="24"/>
              </w:rPr>
              <w:t xml:space="preserve"> </w:t>
            </w:r>
            <w:r>
              <w:rPr>
                <w:rFonts w:hint="eastAsia"/>
                <w:kern w:val="0"/>
                <w:sz w:val="24"/>
              </w:rPr>
              <w:t>70</w:t>
            </w:r>
            <w:r>
              <w:rPr>
                <w:kern w:val="0"/>
                <w:sz w:val="24"/>
              </w:rPr>
              <w:t>%RH</w:t>
            </w:r>
          </w:p>
        </w:tc>
        <w:tc>
          <w:tcPr>
            <w:tcW w:w="2983" w:type="dxa"/>
            <w:tcBorders>
              <w:top w:val="single" w:color="000000" w:sz="4" w:space="0"/>
              <w:left w:val="single" w:color="000000" w:sz="4" w:space="0"/>
              <w:bottom w:val="single" w:color="000000" w:sz="4" w:space="0"/>
              <w:right w:val="single" w:color="000000" w:sz="4" w:space="0"/>
            </w:tcBorders>
          </w:tcPr>
          <w:p w14:paraId="52EC7895">
            <w:pPr>
              <w:autoSpaceDE w:val="0"/>
              <w:autoSpaceDN w:val="0"/>
              <w:adjustRightInd w:val="0"/>
              <w:spacing w:line="280" w:lineRule="exact"/>
              <w:ind w:left="790"/>
              <w:jc w:val="left"/>
              <w:rPr>
                <w:kern w:val="0"/>
                <w:sz w:val="24"/>
              </w:rPr>
            </w:pPr>
            <w:r>
              <w:rPr>
                <w:kern w:val="0"/>
                <w:sz w:val="24"/>
              </w:rPr>
              <w:t>-</w:t>
            </w:r>
            <w:r>
              <w:rPr>
                <w:rFonts w:hint="eastAsia"/>
                <w:kern w:val="0"/>
                <w:sz w:val="24"/>
              </w:rPr>
              <w:t>20</w:t>
            </w:r>
            <w:r>
              <w:rPr>
                <w:rFonts w:hint="eastAsia" w:ascii="宋体" w:hAnsi="宋体" w:cs="宋体"/>
                <w:kern w:val="0"/>
                <w:sz w:val="24"/>
              </w:rPr>
              <w:t>℃</w:t>
            </w:r>
          </w:p>
        </w:tc>
      </w:tr>
      <w:tr w14:paraId="4B5A78E4">
        <w:tblPrEx>
          <w:tblCellMar>
            <w:top w:w="0" w:type="dxa"/>
            <w:left w:w="0" w:type="dxa"/>
            <w:bottom w:w="0" w:type="dxa"/>
            <w:right w:w="0" w:type="dxa"/>
          </w:tblCellMar>
        </w:tblPrEx>
        <w:trPr>
          <w:trHeight w:val="289" w:hRule="exact"/>
        </w:trPr>
        <w:tc>
          <w:tcPr>
            <w:tcW w:w="2761" w:type="dxa"/>
            <w:tcBorders>
              <w:top w:val="single" w:color="000000" w:sz="4" w:space="0"/>
              <w:left w:val="single" w:color="000000" w:sz="4" w:space="0"/>
              <w:bottom w:val="single" w:color="000000" w:sz="4" w:space="0"/>
              <w:right w:val="single" w:color="000000" w:sz="4" w:space="0"/>
            </w:tcBorders>
          </w:tcPr>
          <w:p w14:paraId="482B061A">
            <w:pPr>
              <w:autoSpaceDE w:val="0"/>
              <w:autoSpaceDN w:val="0"/>
              <w:adjustRightInd w:val="0"/>
              <w:spacing w:before="6"/>
              <w:ind w:left="103"/>
              <w:jc w:val="left"/>
              <w:rPr>
                <w:kern w:val="0"/>
                <w:sz w:val="24"/>
              </w:rPr>
            </w:pPr>
            <w:r>
              <w:rPr>
                <w:kern w:val="0"/>
                <w:sz w:val="24"/>
              </w:rPr>
              <w:t>Inside</w:t>
            </w:r>
          </w:p>
        </w:tc>
        <w:tc>
          <w:tcPr>
            <w:tcW w:w="2761" w:type="dxa"/>
            <w:tcBorders>
              <w:top w:val="single" w:color="000000" w:sz="4" w:space="0"/>
              <w:left w:val="single" w:color="000000" w:sz="4" w:space="0"/>
              <w:bottom w:val="single" w:color="000000" w:sz="4" w:space="0"/>
              <w:right w:val="single" w:color="000000" w:sz="4" w:space="0"/>
            </w:tcBorders>
          </w:tcPr>
          <w:p w14:paraId="57F653C1">
            <w:pPr>
              <w:autoSpaceDE w:val="0"/>
              <w:autoSpaceDN w:val="0"/>
              <w:adjustRightInd w:val="0"/>
              <w:spacing w:line="280" w:lineRule="exact"/>
              <w:jc w:val="center"/>
              <w:rPr>
                <w:kern w:val="0"/>
                <w:sz w:val="24"/>
              </w:rPr>
            </w:pPr>
            <w:r>
              <w:rPr>
                <w:rFonts w:hint="eastAsia"/>
                <w:kern w:val="0"/>
                <w:sz w:val="24"/>
              </w:rPr>
              <w:t>27</w:t>
            </w:r>
            <w:r>
              <w:rPr>
                <w:rFonts w:hint="eastAsia" w:ascii="宋体" w:hAnsi="宋体" w:cs="宋体"/>
                <w:kern w:val="0"/>
                <w:sz w:val="24"/>
              </w:rPr>
              <w:t>℃</w:t>
            </w:r>
            <w:r>
              <w:rPr>
                <w:kern w:val="0"/>
                <w:sz w:val="24"/>
              </w:rPr>
              <w:t xml:space="preserve"> 50%RH</w:t>
            </w:r>
          </w:p>
        </w:tc>
        <w:tc>
          <w:tcPr>
            <w:tcW w:w="2983" w:type="dxa"/>
            <w:tcBorders>
              <w:top w:val="single" w:color="000000" w:sz="4" w:space="0"/>
              <w:left w:val="single" w:color="000000" w:sz="4" w:space="0"/>
              <w:bottom w:val="single" w:color="000000" w:sz="4" w:space="0"/>
              <w:right w:val="single" w:color="000000" w:sz="4" w:space="0"/>
            </w:tcBorders>
          </w:tcPr>
          <w:p w14:paraId="11548BE0">
            <w:pPr>
              <w:autoSpaceDE w:val="0"/>
              <w:autoSpaceDN w:val="0"/>
              <w:adjustRightInd w:val="0"/>
              <w:spacing w:line="280" w:lineRule="exact"/>
              <w:ind w:left="830"/>
              <w:jc w:val="left"/>
              <w:rPr>
                <w:kern w:val="0"/>
                <w:sz w:val="24"/>
              </w:rPr>
            </w:pPr>
            <w:r>
              <w:rPr>
                <w:rFonts w:hint="eastAsia"/>
                <w:kern w:val="0"/>
                <w:sz w:val="24"/>
              </w:rPr>
              <w:t>20</w:t>
            </w:r>
            <w:r>
              <w:rPr>
                <w:rFonts w:hint="eastAsia" w:ascii="宋体" w:hAnsi="宋体" w:cs="宋体"/>
                <w:kern w:val="0"/>
                <w:sz w:val="24"/>
              </w:rPr>
              <w:t>℃</w:t>
            </w:r>
            <w:r>
              <w:rPr>
                <w:kern w:val="0"/>
                <w:sz w:val="24"/>
              </w:rPr>
              <w:t xml:space="preserve"> 50%RH</w:t>
            </w:r>
          </w:p>
        </w:tc>
      </w:tr>
      <w:tr w14:paraId="1A9006D6">
        <w:tblPrEx>
          <w:tblCellMar>
            <w:top w:w="0" w:type="dxa"/>
            <w:left w:w="0" w:type="dxa"/>
            <w:bottom w:w="0" w:type="dxa"/>
            <w:right w:w="0" w:type="dxa"/>
          </w:tblCellMar>
        </w:tblPrEx>
        <w:trPr>
          <w:trHeight w:val="289" w:hRule="exact"/>
        </w:trPr>
        <w:tc>
          <w:tcPr>
            <w:tcW w:w="2761" w:type="dxa"/>
            <w:tcBorders>
              <w:top w:val="single" w:color="000000" w:sz="4" w:space="0"/>
              <w:left w:val="single" w:color="000000" w:sz="4" w:space="0"/>
              <w:bottom w:val="single" w:color="000000" w:sz="4" w:space="0"/>
              <w:right w:val="single" w:color="000000" w:sz="4" w:space="0"/>
            </w:tcBorders>
          </w:tcPr>
          <w:p w14:paraId="1EF29427">
            <w:pPr>
              <w:autoSpaceDE w:val="0"/>
              <w:autoSpaceDN w:val="0"/>
              <w:adjustRightInd w:val="0"/>
              <w:spacing w:before="6"/>
              <w:ind w:left="103"/>
              <w:jc w:val="left"/>
              <w:rPr>
                <w:kern w:val="0"/>
                <w:sz w:val="24"/>
              </w:rPr>
            </w:pPr>
            <w:r>
              <w:rPr>
                <w:kern w:val="0"/>
                <w:sz w:val="24"/>
              </w:rPr>
              <w:t>Cooling F.</w:t>
            </w:r>
            <w:r>
              <w:rPr>
                <w:spacing w:val="-2"/>
                <w:kern w:val="0"/>
                <w:sz w:val="24"/>
              </w:rPr>
              <w:t>W</w:t>
            </w:r>
            <w:r>
              <w:rPr>
                <w:kern w:val="0"/>
                <w:sz w:val="24"/>
              </w:rPr>
              <w:t>. te</w:t>
            </w:r>
            <w:r>
              <w:rPr>
                <w:spacing w:val="-2"/>
                <w:kern w:val="0"/>
                <w:sz w:val="24"/>
              </w:rPr>
              <w:t>m</w:t>
            </w:r>
            <w:r>
              <w:rPr>
                <w:kern w:val="0"/>
                <w:sz w:val="24"/>
              </w:rPr>
              <w:t>p</w:t>
            </w:r>
          </w:p>
        </w:tc>
        <w:tc>
          <w:tcPr>
            <w:tcW w:w="2761" w:type="dxa"/>
            <w:tcBorders>
              <w:top w:val="single" w:color="000000" w:sz="4" w:space="0"/>
              <w:left w:val="single" w:color="000000" w:sz="4" w:space="0"/>
              <w:bottom w:val="single" w:color="000000" w:sz="4" w:space="0"/>
              <w:right w:val="single" w:color="000000" w:sz="4" w:space="0"/>
            </w:tcBorders>
          </w:tcPr>
          <w:p w14:paraId="5D5061ED">
            <w:pPr>
              <w:autoSpaceDE w:val="0"/>
              <w:autoSpaceDN w:val="0"/>
              <w:adjustRightInd w:val="0"/>
              <w:spacing w:line="280" w:lineRule="exact"/>
              <w:jc w:val="center"/>
              <w:rPr>
                <w:rFonts w:ascii="宋体" w:hAnsi="宋体" w:cs="宋体"/>
                <w:kern w:val="0"/>
                <w:sz w:val="24"/>
              </w:rPr>
            </w:pPr>
            <w:r>
              <w:rPr>
                <w:kern w:val="0"/>
                <w:sz w:val="24"/>
              </w:rPr>
              <w:t>36</w:t>
            </w:r>
            <w:r>
              <w:rPr>
                <w:rFonts w:hint="eastAsia" w:ascii="宋体" w:hAnsi="宋体" w:cs="宋体"/>
                <w:kern w:val="0"/>
                <w:sz w:val="24"/>
              </w:rPr>
              <w:t>℃</w:t>
            </w:r>
          </w:p>
        </w:tc>
        <w:tc>
          <w:tcPr>
            <w:tcW w:w="2983" w:type="dxa"/>
            <w:tcBorders>
              <w:top w:val="single" w:color="000000" w:sz="4" w:space="0"/>
              <w:left w:val="single" w:color="000000" w:sz="4" w:space="0"/>
              <w:bottom w:val="single" w:color="000000" w:sz="4" w:space="0"/>
              <w:right w:val="single" w:color="000000" w:sz="4" w:space="0"/>
            </w:tcBorders>
          </w:tcPr>
          <w:p w14:paraId="2A650705">
            <w:pPr>
              <w:autoSpaceDE w:val="0"/>
              <w:autoSpaceDN w:val="0"/>
              <w:adjustRightInd w:val="0"/>
              <w:jc w:val="left"/>
              <w:rPr>
                <w:kern w:val="0"/>
                <w:sz w:val="24"/>
              </w:rPr>
            </w:pPr>
          </w:p>
        </w:tc>
      </w:tr>
    </w:tbl>
    <w:p w14:paraId="18F46960">
      <w:pPr>
        <w:autoSpaceDE w:val="0"/>
        <w:autoSpaceDN w:val="0"/>
        <w:adjustRightInd w:val="0"/>
        <w:spacing w:line="200" w:lineRule="exact"/>
        <w:jc w:val="left"/>
        <w:rPr>
          <w:kern w:val="0"/>
          <w:sz w:val="20"/>
          <w:szCs w:val="20"/>
        </w:rPr>
      </w:pPr>
    </w:p>
    <w:p w14:paraId="5AD3E8E1">
      <w:pPr>
        <w:autoSpaceDE w:val="0"/>
        <w:autoSpaceDN w:val="0"/>
        <w:adjustRightInd w:val="0"/>
        <w:ind w:left="1012" w:leftChars="482"/>
        <w:rPr>
          <w:color w:val="000000"/>
          <w:kern w:val="0"/>
          <w:sz w:val="24"/>
        </w:rPr>
      </w:pPr>
      <w:r>
        <w:rPr>
          <w:color w:val="000000"/>
          <w:kern w:val="0"/>
          <w:sz w:val="24"/>
        </w:rPr>
        <w:t>T</w:t>
      </w:r>
      <w:r>
        <w:rPr>
          <w:rFonts w:hint="eastAsia"/>
          <w:color w:val="000000"/>
          <w:kern w:val="0"/>
          <w:sz w:val="24"/>
        </w:rPr>
        <w:t>he plant shall be designed to cool and/or heat the supply air and to maintain the above condition when the doors and windows are closed.</w:t>
      </w:r>
    </w:p>
    <w:p w14:paraId="515508E6">
      <w:pPr>
        <w:autoSpaceDE w:val="0"/>
        <w:autoSpaceDN w:val="0"/>
        <w:adjustRightInd w:val="0"/>
        <w:ind w:left="1012" w:leftChars="482"/>
        <w:rPr>
          <w:color w:val="000000"/>
          <w:kern w:val="0"/>
          <w:sz w:val="24"/>
        </w:rPr>
      </w:pPr>
    </w:p>
    <w:p w14:paraId="0469E908">
      <w:pPr>
        <w:autoSpaceDE w:val="0"/>
        <w:autoSpaceDN w:val="0"/>
        <w:adjustRightInd w:val="0"/>
        <w:ind w:left="1012" w:leftChars="482"/>
        <w:rPr>
          <w:color w:val="000000"/>
          <w:kern w:val="0"/>
          <w:sz w:val="24"/>
        </w:rPr>
      </w:pPr>
      <w:r>
        <w:rPr>
          <w:color w:val="000000"/>
          <w:kern w:val="0"/>
          <w:sz w:val="24"/>
        </w:rPr>
        <w:t xml:space="preserve">The fresh air ratio shall be </w:t>
      </w:r>
      <w:r>
        <w:rPr>
          <w:rFonts w:hint="eastAsia"/>
          <w:color w:val="000000"/>
          <w:kern w:val="0"/>
          <w:sz w:val="24"/>
        </w:rPr>
        <w:t>5</w:t>
      </w:r>
      <w:r>
        <w:rPr>
          <w:color w:val="000000"/>
          <w:kern w:val="0"/>
          <w:sz w:val="24"/>
        </w:rPr>
        <w:t xml:space="preserve">0% fresh air for summer and winter, </w:t>
      </w:r>
      <w:r>
        <w:rPr>
          <w:rFonts w:hint="eastAsia"/>
          <w:color w:val="000000"/>
          <w:kern w:val="0"/>
          <w:sz w:val="24"/>
        </w:rPr>
        <w:t>and 100% fresh air</w:t>
      </w:r>
      <w:r>
        <w:rPr>
          <w:color w:val="000000"/>
          <w:kern w:val="0"/>
          <w:sz w:val="24"/>
        </w:rPr>
        <w:t xml:space="preserve"> for other seasons.</w:t>
      </w:r>
    </w:p>
    <w:p w14:paraId="6AA8052C">
      <w:pPr>
        <w:autoSpaceDE w:val="0"/>
        <w:autoSpaceDN w:val="0"/>
        <w:adjustRightInd w:val="0"/>
        <w:ind w:left="1012" w:leftChars="482"/>
        <w:rPr>
          <w:color w:val="000000"/>
          <w:kern w:val="0"/>
          <w:sz w:val="24"/>
        </w:rPr>
      </w:pPr>
    </w:p>
    <w:p w14:paraId="582A4B8D">
      <w:pPr>
        <w:numPr>
          <w:ilvl w:val="0"/>
          <w:numId w:val="32"/>
        </w:numPr>
        <w:autoSpaceDE w:val="0"/>
        <w:autoSpaceDN w:val="0"/>
        <w:adjustRightInd w:val="0"/>
        <w:spacing w:line="243" w:lineRule="auto"/>
        <w:rPr>
          <w:color w:val="000000"/>
          <w:kern w:val="0"/>
          <w:sz w:val="24"/>
        </w:rPr>
      </w:pPr>
      <w:r>
        <w:rPr>
          <w:color w:val="000000"/>
          <w:kern w:val="0"/>
          <w:sz w:val="24"/>
        </w:rPr>
        <w:t>A</w:t>
      </w:r>
      <w:r>
        <w:rPr>
          <w:rFonts w:hint="eastAsia"/>
          <w:color w:val="000000"/>
          <w:kern w:val="0"/>
          <w:sz w:val="24"/>
        </w:rPr>
        <w:t>ir changing rate for air condition system</w:t>
      </w:r>
    </w:p>
    <w:p w14:paraId="06AF6A29">
      <w:pPr>
        <w:autoSpaceDE w:val="0"/>
        <w:autoSpaceDN w:val="0"/>
        <w:adjustRightInd w:val="0"/>
        <w:spacing w:before="3" w:line="280" w:lineRule="exact"/>
        <w:jc w:val="left"/>
        <w:rPr>
          <w:color w:val="000000"/>
          <w:kern w:val="0"/>
          <w:sz w:val="28"/>
          <w:szCs w:val="28"/>
        </w:rPr>
      </w:pPr>
    </w:p>
    <w:p w14:paraId="0F840D7D">
      <w:pPr>
        <w:autoSpaceDE w:val="0"/>
        <w:autoSpaceDN w:val="0"/>
        <w:adjustRightInd w:val="0"/>
        <w:spacing w:line="243" w:lineRule="auto"/>
        <w:ind w:left="1012"/>
        <w:rPr>
          <w:color w:val="000000"/>
          <w:kern w:val="0"/>
          <w:sz w:val="24"/>
        </w:rPr>
      </w:pPr>
      <w:r>
        <w:rPr>
          <w:color w:val="000000"/>
          <w:kern w:val="0"/>
          <w:sz w:val="24"/>
        </w:rPr>
        <w:t xml:space="preserve">Air conditioning </w:t>
      </w:r>
      <w:r>
        <w:rPr>
          <w:rFonts w:hint="eastAsia"/>
          <w:color w:val="000000"/>
          <w:kern w:val="0"/>
          <w:sz w:val="24"/>
        </w:rPr>
        <w:t>s</w:t>
      </w:r>
      <w:r>
        <w:rPr>
          <w:color w:val="000000"/>
          <w:kern w:val="0"/>
          <w:sz w:val="24"/>
        </w:rPr>
        <w:t xml:space="preserve">ystem shall be designed to have the following </w:t>
      </w:r>
      <w:r>
        <w:rPr>
          <w:rFonts w:hint="eastAsia"/>
          <w:color w:val="000000"/>
          <w:kern w:val="0"/>
          <w:sz w:val="24"/>
        </w:rPr>
        <w:t xml:space="preserve">minimum </w:t>
      </w:r>
      <w:r>
        <w:rPr>
          <w:color w:val="000000"/>
          <w:kern w:val="0"/>
          <w:sz w:val="24"/>
        </w:rPr>
        <w:t>air change rate based on the volu</w:t>
      </w:r>
      <w:r>
        <w:rPr>
          <w:color w:val="000000"/>
          <w:spacing w:val="-2"/>
          <w:kern w:val="0"/>
          <w:sz w:val="24"/>
        </w:rPr>
        <w:t>m</w:t>
      </w:r>
      <w:r>
        <w:rPr>
          <w:color w:val="000000"/>
          <w:kern w:val="0"/>
          <w:sz w:val="24"/>
        </w:rPr>
        <w:t>e of each co</w:t>
      </w:r>
      <w:r>
        <w:rPr>
          <w:color w:val="000000"/>
          <w:spacing w:val="-2"/>
          <w:kern w:val="0"/>
          <w:sz w:val="24"/>
        </w:rPr>
        <w:t>m</w:t>
      </w:r>
      <w:r>
        <w:rPr>
          <w:color w:val="000000"/>
          <w:kern w:val="0"/>
          <w:sz w:val="24"/>
        </w:rPr>
        <w:t>part</w:t>
      </w:r>
      <w:r>
        <w:rPr>
          <w:color w:val="000000"/>
          <w:spacing w:val="-2"/>
          <w:kern w:val="0"/>
          <w:sz w:val="24"/>
        </w:rPr>
        <w:t>m</w:t>
      </w:r>
      <w:r>
        <w:rPr>
          <w:color w:val="000000"/>
          <w:kern w:val="0"/>
          <w:sz w:val="24"/>
        </w:rPr>
        <w:t>ent.</w:t>
      </w:r>
    </w:p>
    <w:p w14:paraId="4D8DC924">
      <w:pPr>
        <w:autoSpaceDE w:val="0"/>
        <w:autoSpaceDN w:val="0"/>
        <w:adjustRightInd w:val="0"/>
        <w:spacing w:line="243" w:lineRule="auto"/>
        <w:ind w:left="1012"/>
        <w:rPr>
          <w:color w:val="000000"/>
          <w:kern w:val="0"/>
          <w:sz w:val="24"/>
        </w:rPr>
      </w:pPr>
    </w:p>
    <w:tbl>
      <w:tblPr>
        <w:tblStyle w:val="40"/>
        <w:tblW w:w="0" w:type="auto"/>
        <w:tblInd w:w="10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48"/>
        <w:gridCol w:w="2090"/>
        <w:gridCol w:w="2072"/>
      </w:tblGrid>
      <w:tr w14:paraId="3CB3B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909" w:type="dxa"/>
            <w:shd w:val="clear" w:color="auto" w:fill="auto"/>
          </w:tcPr>
          <w:p w14:paraId="73754DCB">
            <w:pPr>
              <w:autoSpaceDE w:val="0"/>
              <w:autoSpaceDN w:val="0"/>
              <w:adjustRightInd w:val="0"/>
              <w:spacing w:before="6"/>
              <w:ind w:left="103"/>
              <w:jc w:val="center"/>
              <w:rPr>
                <w:color w:val="000000"/>
                <w:kern w:val="0"/>
                <w:sz w:val="24"/>
              </w:rPr>
            </w:pPr>
            <w:r>
              <w:rPr>
                <w:rFonts w:hint="eastAsia"/>
                <w:color w:val="000000"/>
                <w:kern w:val="0"/>
                <w:sz w:val="24"/>
              </w:rPr>
              <w:t>Compartment</w:t>
            </w:r>
          </w:p>
        </w:tc>
        <w:tc>
          <w:tcPr>
            <w:tcW w:w="2546" w:type="dxa"/>
            <w:shd w:val="clear" w:color="auto" w:fill="auto"/>
          </w:tcPr>
          <w:p w14:paraId="25C329AB">
            <w:pPr>
              <w:autoSpaceDE w:val="0"/>
              <w:autoSpaceDN w:val="0"/>
              <w:adjustRightInd w:val="0"/>
              <w:spacing w:before="6"/>
              <w:ind w:left="103"/>
              <w:jc w:val="left"/>
              <w:rPr>
                <w:color w:val="000000"/>
                <w:kern w:val="0"/>
                <w:sz w:val="24"/>
              </w:rPr>
            </w:pPr>
            <w:r>
              <w:rPr>
                <w:color w:val="000000"/>
                <w:kern w:val="0"/>
                <w:sz w:val="24"/>
              </w:rPr>
              <w:t>A</w:t>
            </w:r>
            <w:r>
              <w:rPr>
                <w:rFonts w:hint="eastAsia"/>
                <w:color w:val="000000"/>
                <w:kern w:val="0"/>
                <w:sz w:val="24"/>
              </w:rPr>
              <w:t>ir changes per hour</w:t>
            </w:r>
          </w:p>
        </w:tc>
        <w:tc>
          <w:tcPr>
            <w:tcW w:w="2496" w:type="dxa"/>
            <w:shd w:val="clear" w:color="auto" w:fill="auto"/>
          </w:tcPr>
          <w:p w14:paraId="74B64BAD">
            <w:pPr>
              <w:autoSpaceDE w:val="0"/>
              <w:autoSpaceDN w:val="0"/>
              <w:adjustRightInd w:val="0"/>
              <w:spacing w:before="6"/>
              <w:ind w:left="103"/>
              <w:jc w:val="center"/>
              <w:rPr>
                <w:color w:val="000000"/>
                <w:kern w:val="0"/>
                <w:sz w:val="24"/>
              </w:rPr>
            </w:pPr>
            <w:r>
              <w:rPr>
                <w:color w:val="000000"/>
                <w:kern w:val="0"/>
                <w:sz w:val="24"/>
              </w:rPr>
              <w:t>R</w:t>
            </w:r>
            <w:r>
              <w:rPr>
                <w:rFonts w:hint="eastAsia"/>
                <w:color w:val="000000"/>
                <w:kern w:val="0"/>
                <w:sz w:val="24"/>
              </w:rPr>
              <w:t>emarks</w:t>
            </w:r>
          </w:p>
        </w:tc>
      </w:tr>
      <w:tr w14:paraId="6059C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909" w:type="dxa"/>
            <w:shd w:val="clear" w:color="auto" w:fill="auto"/>
          </w:tcPr>
          <w:p w14:paraId="3F03EF4E">
            <w:pPr>
              <w:autoSpaceDE w:val="0"/>
              <w:autoSpaceDN w:val="0"/>
              <w:adjustRightInd w:val="0"/>
              <w:spacing w:before="6"/>
              <w:ind w:left="103"/>
              <w:jc w:val="left"/>
              <w:rPr>
                <w:color w:val="000000"/>
                <w:kern w:val="0"/>
                <w:sz w:val="24"/>
              </w:rPr>
            </w:pPr>
            <w:r>
              <w:rPr>
                <w:rFonts w:hint="eastAsia"/>
                <w:color w:val="000000"/>
                <w:kern w:val="0"/>
                <w:sz w:val="24"/>
              </w:rPr>
              <w:t>Private space</w:t>
            </w:r>
          </w:p>
        </w:tc>
        <w:tc>
          <w:tcPr>
            <w:tcW w:w="2546" w:type="dxa"/>
            <w:shd w:val="clear" w:color="auto" w:fill="auto"/>
          </w:tcPr>
          <w:p w14:paraId="034806FB">
            <w:pPr>
              <w:autoSpaceDE w:val="0"/>
              <w:autoSpaceDN w:val="0"/>
              <w:adjustRightInd w:val="0"/>
              <w:spacing w:before="6"/>
              <w:ind w:left="103"/>
              <w:jc w:val="center"/>
              <w:rPr>
                <w:color w:val="000000"/>
                <w:kern w:val="0"/>
                <w:sz w:val="24"/>
              </w:rPr>
            </w:pPr>
            <w:r>
              <w:rPr>
                <w:rFonts w:hint="eastAsia"/>
                <w:color w:val="000000"/>
                <w:kern w:val="0"/>
                <w:sz w:val="24"/>
              </w:rPr>
              <w:t>6</w:t>
            </w:r>
          </w:p>
        </w:tc>
        <w:tc>
          <w:tcPr>
            <w:tcW w:w="2496" w:type="dxa"/>
            <w:shd w:val="clear" w:color="auto" w:fill="auto"/>
          </w:tcPr>
          <w:p w14:paraId="78588787">
            <w:pPr>
              <w:autoSpaceDE w:val="0"/>
              <w:autoSpaceDN w:val="0"/>
              <w:adjustRightInd w:val="0"/>
              <w:spacing w:before="6"/>
              <w:ind w:left="103"/>
              <w:jc w:val="center"/>
              <w:rPr>
                <w:color w:val="000000"/>
                <w:kern w:val="0"/>
                <w:sz w:val="24"/>
              </w:rPr>
            </w:pPr>
          </w:p>
        </w:tc>
      </w:tr>
      <w:tr w14:paraId="6E2DE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909" w:type="dxa"/>
            <w:shd w:val="clear" w:color="auto" w:fill="auto"/>
          </w:tcPr>
          <w:p w14:paraId="0F9482B0">
            <w:pPr>
              <w:autoSpaceDE w:val="0"/>
              <w:autoSpaceDN w:val="0"/>
              <w:adjustRightInd w:val="0"/>
              <w:spacing w:before="6"/>
              <w:ind w:left="103"/>
              <w:jc w:val="left"/>
              <w:rPr>
                <w:color w:val="000000"/>
                <w:kern w:val="0"/>
                <w:sz w:val="24"/>
              </w:rPr>
            </w:pPr>
            <w:r>
              <w:rPr>
                <w:rFonts w:hint="eastAsia"/>
                <w:color w:val="000000"/>
                <w:kern w:val="0"/>
                <w:sz w:val="24"/>
              </w:rPr>
              <w:t xml:space="preserve">Public space </w:t>
            </w:r>
          </w:p>
        </w:tc>
        <w:tc>
          <w:tcPr>
            <w:tcW w:w="2546" w:type="dxa"/>
            <w:shd w:val="clear" w:color="auto" w:fill="auto"/>
          </w:tcPr>
          <w:p w14:paraId="0FABAA74">
            <w:pPr>
              <w:autoSpaceDE w:val="0"/>
              <w:autoSpaceDN w:val="0"/>
              <w:adjustRightInd w:val="0"/>
              <w:spacing w:before="6"/>
              <w:ind w:left="103"/>
              <w:jc w:val="center"/>
              <w:rPr>
                <w:color w:val="000000"/>
                <w:kern w:val="0"/>
                <w:sz w:val="24"/>
              </w:rPr>
            </w:pPr>
            <w:r>
              <w:rPr>
                <w:rFonts w:hint="eastAsia"/>
                <w:color w:val="000000"/>
                <w:kern w:val="0"/>
                <w:sz w:val="24"/>
              </w:rPr>
              <w:t>10</w:t>
            </w:r>
          </w:p>
        </w:tc>
        <w:tc>
          <w:tcPr>
            <w:tcW w:w="2496" w:type="dxa"/>
            <w:shd w:val="clear" w:color="auto" w:fill="auto"/>
          </w:tcPr>
          <w:p w14:paraId="0192A76E">
            <w:pPr>
              <w:autoSpaceDE w:val="0"/>
              <w:autoSpaceDN w:val="0"/>
              <w:adjustRightInd w:val="0"/>
              <w:spacing w:before="6"/>
              <w:ind w:left="103"/>
              <w:jc w:val="center"/>
              <w:rPr>
                <w:color w:val="000000"/>
                <w:kern w:val="0"/>
                <w:sz w:val="24"/>
              </w:rPr>
            </w:pPr>
          </w:p>
        </w:tc>
      </w:tr>
      <w:tr w14:paraId="422AC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909" w:type="dxa"/>
            <w:shd w:val="clear" w:color="auto" w:fill="auto"/>
          </w:tcPr>
          <w:p w14:paraId="7A410893">
            <w:pPr>
              <w:autoSpaceDE w:val="0"/>
              <w:autoSpaceDN w:val="0"/>
              <w:adjustRightInd w:val="0"/>
              <w:spacing w:before="6"/>
              <w:ind w:left="103"/>
              <w:jc w:val="left"/>
              <w:rPr>
                <w:color w:val="000000"/>
                <w:kern w:val="0"/>
                <w:sz w:val="24"/>
              </w:rPr>
            </w:pPr>
            <w:r>
              <w:rPr>
                <w:color w:val="000000"/>
                <w:kern w:val="0"/>
                <w:sz w:val="24"/>
              </w:rPr>
              <w:t>O</w:t>
            </w:r>
            <w:r>
              <w:rPr>
                <w:rFonts w:hint="eastAsia"/>
                <w:color w:val="000000"/>
                <w:kern w:val="0"/>
                <w:sz w:val="24"/>
              </w:rPr>
              <w:t>ffice space</w:t>
            </w:r>
          </w:p>
        </w:tc>
        <w:tc>
          <w:tcPr>
            <w:tcW w:w="2546" w:type="dxa"/>
            <w:shd w:val="clear" w:color="auto" w:fill="auto"/>
          </w:tcPr>
          <w:p w14:paraId="3F4A91B2">
            <w:pPr>
              <w:autoSpaceDE w:val="0"/>
              <w:autoSpaceDN w:val="0"/>
              <w:adjustRightInd w:val="0"/>
              <w:spacing w:before="6"/>
              <w:ind w:left="103"/>
              <w:jc w:val="center"/>
              <w:rPr>
                <w:color w:val="000000"/>
                <w:kern w:val="0"/>
                <w:sz w:val="24"/>
              </w:rPr>
            </w:pPr>
            <w:r>
              <w:rPr>
                <w:rFonts w:hint="eastAsia"/>
                <w:color w:val="000000"/>
                <w:kern w:val="0"/>
                <w:sz w:val="24"/>
              </w:rPr>
              <w:t>10</w:t>
            </w:r>
          </w:p>
        </w:tc>
        <w:tc>
          <w:tcPr>
            <w:tcW w:w="2496" w:type="dxa"/>
            <w:shd w:val="clear" w:color="auto" w:fill="auto"/>
          </w:tcPr>
          <w:p w14:paraId="643F2330">
            <w:pPr>
              <w:autoSpaceDE w:val="0"/>
              <w:autoSpaceDN w:val="0"/>
              <w:adjustRightInd w:val="0"/>
              <w:spacing w:before="6"/>
              <w:ind w:left="103"/>
              <w:jc w:val="center"/>
              <w:rPr>
                <w:color w:val="000000"/>
                <w:kern w:val="0"/>
                <w:sz w:val="24"/>
              </w:rPr>
            </w:pPr>
          </w:p>
        </w:tc>
      </w:tr>
      <w:tr w14:paraId="5DDB6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909" w:type="dxa"/>
            <w:shd w:val="clear" w:color="auto" w:fill="auto"/>
          </w:tcPr>
          <w:p w14:paraId="721FDF80">
            <w:pPr>
              <w:autoSpaceDE w:val="0"/>
              <w:autoSpaceDN w:val="0"/>
              <w:adjustRightInd w:val="0"/>
              <w:spacing w:before="6"/>
              <w:ind w:left="103"/>
              <w:jc w:val="left"/>
              <w:rPr>
                <w:color w:val="000000"/>
                <w:kern w:val="0"/>
                <w:sz w:val="24"/>
              </w:rPr>
            </w:pPr>
            <w:r>
              <w:rPr>
                <w:rFonts w:hint="eastAsia"/>
                <w:color w:val="000000"/>
                <w:kern w:val="0"/>
                <w:sz w:val="24"/>
              </w:rPr>
              <w:t>Hospital</w:t>
            </w:r>
          </w:p>
        </w:tc>
        <w:tc>
          <w:tcPr>
            <w:tcW w:w="2546" w:type="dxa"/>
            <w:shd w:val="clear" w:color="auto" w:fill="auto"/>
          </w:tcPr>
          <w:p w14:paraId="571DF497">
            <w:pPr>
              <w:autoSpaceDE w:val="0"/>
              <w:autoSpaceDN w:val="0"/>
              <w:adjustRightInd w:val="0"/>
              <w:spacing w:before="6"/>
              <w:ind w:left="103"/>
              <w:jc w:val="center"/>
              <w:rPr>
                <w:color w:val="000000"/>
                <w:kern w:val="0"/>
                <w:sz w:val="24"/>
              </w:rPr>
            </w:pPr>
            <w:r>
              <w:rPr>
                <w:rFonts w:hint="eastAsia"/>
                <w:color w:val="000000"/>
                <w:kern w:val="0"/>
                <w:sz w:val="24"/>
              </w:rPr>
              <w:t>10</w:t>
            </w:r>
          </w:p>
        </w:tc>
        <w:tc>
          <w:tcPr>
            <w:tcW w:w="2496" w:type="dxa"/>
            <w:shd w:val="clear" w:color="auto" w:fill="auto"/>
          </w:tcPr>
          <w:p w14:paraId="35200D7F">
            <w:pPr>
              <w:autoSpaceDE w:val="0"/>
              <w:autoSpaceDN w:val="0"/>
              <w:adjustRightInd w:val="0"/>
              <w:spacing w:before="6"/>
              <w:ind w:left="103"/>
              <w:jc w:val="center"/>
              <w:rPr>
                <w:color w:val="000000"/>
                <w:kern w:val="0"/>
                <w:sz w:val="24"/>
              </w:rPr>
            </w:pPr>
          </w:p>
        </w:tc>
      </w:tr>
      <w:tr w14:paraId="0EBE4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909" w:type="dxa"/>
            <w:shd w:val="clear" w:color="auto" w:fill="auto"/>
          </w:tcPr>
          <w:p w14:paraId="19BCE616">
            <w:pPr>
              <w:autoSpaceDE w:val="0"/>
              <w:autoSpaceDN w:val="0"/>
              <w:adjustRightInd w:val="0"/>
              <w:spacing w:before="6"/>
              <w:ind w:left="103"/>
              <w:jc w:val="left"/>
              <w:rPr>
                <w:color w:val="000000"/>
                <w:kern w:val="0"/>
                <w:sz w:val="24"/>
              </w:rPr>
            </w:pPr>
            <w:r>
              <w:rPr>
                <w:color w:val="000000"/>
                <w:kern w:val="0"/>
                <w:sz w:val="24"/>
              </w:rPr>
              <w:t>C</w:t>
            </w:r>
            <w:r>
              <w:rPr>
                <w:rFonts w:hint="eastAsia"/>
                <w:color w:val="000000"/>
                <w:kern w:val="0"/>
                <w:sz w:val="24"/>
              </w:rPr>
              <w:t>atering space except galley</w:t>
            </w:r>
          </w:p>
        </w:tc>
        <w:tc>
          <w:tcPr>
            <w:tcW w:w="2546" w:type="dxa"/>
            <w:shd w:val="clear" w:color="auto" w:fill="auto"/>
          </w:tcPr>
          <w:p w14:paraId="5A8AB1B8">
            <w:pPr>
              <w:autoSpaceDE w:val="0"/>
              <w:autoSpaceDN w:val="0"/>
              <w:adjustRightInd w:val="0"/>
              <w:spacing w:before="6"/>
              <w:ind w:left="103"/>
              <w:jc w:val="center"/>
              <w:rPr>
                <w:color w:val="000000"/>
                <w:kern w:val="0"/>
                <w:sz w:val="24"/>
              </w:rPr>
            </w:pPr>
            <w:r>
              <w:rPr>
                <w:rFonts w:hint="eastAsia"/>
                <w:color w:val="000000"/>
                <w:kern w:val="0"/>
                <w:sz w:val="24"/>
              </w:rPr>
              <w:t>15</w:t>
            </w:r>
          </w:p>
        </w:tc>
        <w:tc>
          <w:tcPr>
            <w:tcW w:w="2496" w:type="dxa"/>
            <w:shd w:val="clear" w:color="auto" w:fill="auto"/>
          </w:tcPr>
          <w:p w14:paraId="67BB2553">
            <w:pPr>
              <w:autoSpaceDE w:val="0"/>
              <w:autoSpaceDN w:val="0"/>
              <w:adjustRightInd w:val="0"/>
              <w:spacing w:before="6"/>
              <w:ind w:left="103"/>
              <w:jc w:val="center"/>
              <w:rPr>
                <w:color w:val="000000"/>
                <w:kern w:val="0"/>
                <w:sz w:val="24"/>
              </w:rPr>
            </w:pPr>
            <w:r>
              <w:rPr>
                <w:color w:val="000000"/>
                <w:kern w:val="0"/>
                <w:sz w:val="24"/>
              </w:rPr>
              <w:t>S</w:t>
            </w:r>
            <w:r>
              <w:rPr>
                <w:rFonts w:hint="eastAsia"/>
                <w:color w:val="000000"/>
                <w:kern w:val="0"/>
                <w:sz w:val="24"/>
              </w:rPr>
              <w:t>pot A.C</w:t>
            </w:r>
          </w:p>
        </w:tc>
      </w:tr>
      <w:tr w14:paraId="547AD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909" w:type="dxa"/>
            <w:shd w:val="clear" w:color="auto" w:fill="auto"/>
          </w:tcPr>
          <w:p w14:paraId="02F17BEC">
            <w:pPr>
              <w:autoSpaceDE w:val="0"/>
              <w:autoSpaceDN w:val="0"/>
              <w:adjustRightInd w:val="0"/>
              <w:spacing w:before="6"/>
              <w:ind w:left="103"/>
              <w:jc w:val="left"/>
              <w:rPr>
                <w:color w:val="000000"/>
                <w:kern w:val="0"/>
                <w:sz w:val="24"/>
              </w:rPr>
            </w:pPr>
            <w:r>
              <w:rPr>
                <w:color w:val="000000"/>
                <w:kern w:val="0"/>
                <w:sz w:val="24"/>
              </w:rPr>
              <w:t>Changing</w:t>
            </w:r>
            <w:r>
              <w:rPr>
                <w:rFonts w:hint="eastAsia"/>
                <w:color w:val="000000"/>
                <w:kern w:val="0"/>
                <w:sz w:val="24"/>
              </w:rPr>
              <w:t xml:space="preserve"> room</w:t>
            </w:r>
          </w:p>
        </w:tc>
        <w:tc>
          <w:tcPr>
            <w:tcW w:w="2546" w:type="dxa"/>
            <w:shd w:val="clear" w:color="auto" w:fill="auto"/>
          </w:tcPr>
          <w:p w14:paraId="4E82B0DA">
            <w:pPr>
              <w:autoSpaceDE w:val="0"/>
              <w:autoSpaceDN w:val="0"/>
              <w:adjustRightInd w:val="0"/>
              <w:spacing w:before="6"/>
              <w:ind w:left="103"/>
              <w:jc w:val="center"/>
              <w:rPr>
                <w:color w:val="000000"/>
                <w:kern w:val="0"/>
                <w:sz w:val="24"/>
              </w:rPr>
            </w:pPr>
            <w:r>
              <w:rPr>
                <w:rFonts w:hint="eastAsia"/>
                <w:color w:val="000000"/>
                <w:kern w:val="0"/>
                <w:sz w:val="24"/>
              </w:rPr>
              <w:t>6</w:t>
            </w:r>
          </w:p>
        </w:tc>
        <w:tc>
          <w:tcPr>
            <w:tcW w:w="2496" w:type="dxa"/>
            <w:shd w:val="clear" w:color="auto" w:fill="auto"/>
          </w:tcPr>
          <w:p w14:paraId="02692B5A">
            <w:pPr>
              <w:autoSpaceDE w:val="0"/>
              <w:autoSpaceDN w:val="0"/>
              <w:adjustRightInd w:val="0"/>
              <w:spacing w:before="6"/>
              <w:ind w:left="103"/>
              <w:jc w:val="center"/>
              <w:rPr>
                <w:color w:val="000000"/>
                <w:kern w:val="0"/>
                <w:sz w:val="24"/>
              </w:rPr>
            </w:pPr>
            <w:r>
              <w:rPr>
                <w:color w:val="000000"/>
                <w:kern w:val="0"/>
                <w:sz w:val="24"/>
              </w:rPr>
              <w:t>S</w:t>
            </w:r>
            <w:r>
              <w:rPr>
                <w:rFonts w:hint="eastAsia"/>
                <w:color w:val="000000"/>
                <w:kern w:val="0"/>
                <w:sz w:val="24"/>
              </w:rPr>
              <w:t>pot A.C.</w:t>
            </w:r>
          </w:p>
        </w:tc>
      </w:tr>
      <w:tr w14:paraId="7EEB2A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909" w:type="dxa"/>
            <w:shd w:val="clear" w:color="auto" w:fill="auto"/>
          </w:tcPr>
          <w:p w14:paraId="52343BE0">
            <w:pPr>
              <w:autoSpaceDE w:val="0"/>
              <w:autoSpaceDN w:val="0"/>
              <w:adjustRightInd w:val="0"/>
              <w:spacing w:before="6"/>
              <w:ind w:left="103"/>
              <w:jc w:val="left"/>
              <w:rPr>
                <w:color w:val="000000"/>
                <w:kern w:val="0"/>
                <w:sz w:val="24"/>
              </w:rPr>
            </w:pPr>
            <w:r>
              <w:rPr>
                <w:rFonts w:hint="eastAsia"/>
                <w:color w:val="000000"/>
                <w:kern w:val="0"/>
                <w:sz w:val="24"/>
              </w:rPr>
              <w:t>Wheelhouse/radio space/chart space</w:t>
            </w:r>
          </w:p>
        </w:tc>
        <w:tc>
          <w:tcPr>
            <w:tcW w:w="2546" w:type="dxa"/>
            <w:shd w:val="clear" w:color="auto" w:fill="auto"/>
          </w:tcPr>
          <w:p w14:paraId="3ED22272">
            <w:pPr>
              <w:autoSpaceDE w:val="0"/>
              <w:autoSpaceDN w:val="0"/>
              <w:adjustRightInd w:val="0"/>
              <w:spacing w:before="6"/>
              <w:ind w:left="103"/>
              <w:jc w:val="center"/>
              <w:rPr>
                <w:color w:val="000000"/>
                <w:kern w:val="0"/>
                <w:sz w:val="24"/>
              </w:rPr>
            </w:pPr>
            <w:r>
              <w:rPr>
                <w:rFonts w:hint="eastAsia"/>
                <w:color w:val="000000"/>
                <w:kern w:val="0"/>
                <w:sz w:val="24"/>
              </w:rPr>
              <w:t>15</w:t>
            </w:r>
          </w:p>
        </w:tc>
        <w:tc>
          <w:tcPr>
            <w:tcW w:w="2496" w:type="dxa"/>
            <w:shd w:val="clear" w:color="auto" w:fill="auto"/>
          </w:tcPr>
          <w:p w14:paraId="61ABACB2">
            <w:pPr>
              <w:autoSpaceDE w:val="0"/>
              <w:autoSpaceDN w:val="0"/>
              <w:adjustRightInd w:val="0"/>
              <w:spacing w:before="6"/>
              <w:ind w:left="103"/>
              <w:jc w:val="center"/>
              <w:rPr>
                <w:color w:val="000000"/>
                <w:kern w:val="0"/>
                <w:sz w:val="24"/>
              </w:rPr>
            </w:pPr>
            <w:r>
              <w:rPr>
                <w:color w:val="000000"/>
                <w:kern w:val="0"/>
                <w:sz w:val="24"/>
              </w:rPr>
              <w:t>S</w:t>
            </w:r>
            <w:r>
              <w:rPr>
                <w:rFonts w:hint="eastAsia"/>
                <w:color w:val="000000"/>
                <w:kern w:val="0"/>
                <w:sz w:val="24"/>
              </w:rPr>
              <w:t>pot A.C.</w:t>
            </w:r>
          </w:p>
        </w:tc>
      </w:tr>
      <w:tr w14:paraId="011ED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909" w:type="dxa"/>
            <w:shd w:val="clear" w:color="auto" w:fill="auto"/>
          </w:tcPr>
          <w:p w14:paraId="179BB5B8">
            <w:pPr>
              <w:autoSpaceDE w:val="0"/>
              <w:autoSpaceDN w:val="0"/>
              <w:adjustRightInd w:val="0"/>
              <w:spacing w:before="6"/>
              <w:ind w:left="103"/>
              <w:jc w:val="left"/>
              <w:rPr>
                <w:color w:val="000000"/>
                <w:kern w:val="0"/>
                <w:sz w:val="24"/>
              </w:rPr>
            </w:pPr>
            <w:r>
              <w:rPr>
                <w:rFonts w:hint="eastAsia"/>
                <w:color w:val="000000"/>
                <w:kern w:val="0"/>
                <w:sz w:val="24"/>
              </w:rPr>
              <w:t>Dry provision store</w:t>
            </w:r>
          </w:p>
        </w:tc>
        <w:tc>
          <w:tcPr>
            <w:tcW w:w="2546" w:type="dxa"/>
            <w:shd w:val="clear" w:color="auto" w:fill="auto"/>
          </w:tcPr>
          <w:p w14:paraId="1E125D54">
            <w:pPr>
              <w:autoSpaceDE w:val="0"/>
              <w:autoSpaceDN w:val="0"/>
              <w:adjustRightInd w:val="0"/>
              <w:spacing w:before="6"/>
              <w:ind w:left="103"/>
              <w:jc w:val="center"/>
              <w:rPr>
                <w:color w:val="000000"/>
                <w:kern w:val="0"/>
                <w:sz w:val="24"/>
              </w:rPr>
            </w:pPr>
            <w:r>
              <w:rPr>
                <w:rFonts w:hint="eastAsia"/>
                <w:color w:val="000000"/>
                <w:kern w:val="0"/>
                <w:sz w:val="24"/>
              </w:rPr>
              <w:t>6</w:t>
            </w:r>
          </w:p>
        </w:tc>
        <w:tc>
          <w:tcPr>
            <w:tcW w:w="2496" w:type="dxa"/>
            <w:shd w:val="clear" w:color="auto" w:fill="auto"/>
          </w:tcPr>
          <w:p w14:paraId="7CDF638B">
            <w:pPr>
              <w:autoSpaceDE w:val="0"/>
              <w:autoSpaceDN w:val="0"/>
              <w:adjustRightInd w:val="0"/>
              <w:spacing w:before="6"/>
              <w:ind w:left="103"/>
              <w:jc w:val="center"/>
              <w:rPr>
                <w:color w:val="000000"/>
                <w:kern w:val="0"/>
                <w:sz w:val="24"/>
              </w:rPr>
            </w:pPr>
            <w:r>
              <w:rPr>
                <w:color w:val="000000"/>
                <w:kern w:val="0"/>
                <w:sz w:val="24"/>
              </w:rPr>
              <w:t>S</w:t>
            </w:r>
            <w:r>
              <w:rPr>
                <w:rFonts w:hint="eastAsia"/>
                <w:color w:val="000000"/>
                <w:kern w:val="0"/>
                <w:sz w:val="24"/>
              </w:rPr>
              <w:t>pot A.C.</w:t>
            </w:r>
          </w:p>
        </w:tc>
      </w:tr>
      <w:tr w14:paraId="536AA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909" w:type="dxa"/>
            <w:shd w:val="clear" w:color="auto" w:fill="auto"/>
          </w:tcPr>
          <w:p w14:paraId="52A27CA5">
            <w:pPr>
              <w:autoSpaceDE w:val="0"/>
              <w:autoSpaceDN w:val="0"/>
              <w:adjustRightInd w:val="0"/>
              <w:spacing w:before="6"/>
              <w:ind w:left="103"/>
              <w:jc w:val="left"/>
              <w:rPr>
                <w:color w:val="000000"/>
                <w:kern w:val="0"/>
                <w:sz w:val="24"/>
              </w:rPr>
            </w:pPr>
            <w:r>
              <w:rPr>
                <w:rFonts w:hint="eastAsia"/>
                <w:color w:val="000000"/>
                <w:kern w:val="0"/>
                <w:sz w:val="24"/>
              </w:rPr>
              <w:t>Laundry</w:t>
            </w:r>
          </w:p>
        </w:tc>
        <w:tc>
          <w:tcPr>
            <w:tcW w:w="2546" w:type="dxa"/>
            <w:shd w:val="clear" w:color="auto" w:fill="auto"/>
          </w:tcPr>
          <w:p w14:paraId="2FE42B92">
            <w:pPr>
              <w:autoSpaceDE w:val="0"/>
              <w:autoSpaceDN w:val="0"/>
              <w:adjustRightInd w:val="0"/>
              <w:spacing w:before="6"/>
              <w:ind w:left="103"/>
              <w:jc w:val="center"/>
              <w:rPr>
                <w:color w:val="000000"/>
                <w:kern w:val="0"/>
                <w:sz w:val="24"/>
              </w:rPr>
            </w:pPr>
            <w:r>
              <w:rPr>
                <w:rFonts w:hint="eastAsia"/>
                <w:color w:val="000000"/>
                <w:kern w:val="0"/>
                <w:sz w:val="24"/>
              </w:rPr>
              <w:t>5</w:t>
            </w:r>
          </w:p>
        </w:tc>
        <w:tc>
          <w:tcPr>
            <w:tcW w:w="2496" w:type="dxa"/>
            <w:shd w:val="clear" w:color="auto" w:fill="auto"/>
          </w:tcPr>
          <w:p w14:paraId="6AADAC4F">
            <w:pPr>
              <w:autoSpaceDE w:val="0"/>
              <w:autoSpaceDN w:val="0"/>
              <w:adjustRightInd w:val="0"/>
              <w:spacing w:before="6"/>
              <w:ind w:left="103"/>
              <w:jc w:val="center"/>
              <w:rPr>
                <w:color w:val="000000"/>
                <w:kern w:val="0"/>
                <w:sz w:val="24"/>
              </w:rPr>
            </w:pPr>
            <w:r>
              <w:rPr>
                <w:rFonts w:hint="eastAsia"/>
                <w:color w:val="000000"/>
                <w:kern w:val="0"/>
                <w:sz w:val="24"/>
              </w:rPr>
              <w:t>Spot A.C.</w:t>
            </w:r>
          </w:p>
        </w:tc>
      </w:tr>
      <w:tr w14:paraId="4F6C7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909" w:type="dxa"/>
            <w:shd w:val="clear" w:color="auto" w:fill="auto"/>
          </w:tcPr>
          <w:p w14:paraId="6DD6586E">
            <w:pPr>
              <w:autoSpaceDE w:val="0"/>
              <w:autoSpaceDN w:val="0"/>
              <w:adjustRightInd w:val="0"/>
              <w:spacing w:before="6"/>
              <w:ind w:left="103"/>
              <w:jc w:val="left"/>
              <w:rPr>
                <w:color w:val="000000"/>
                <w:kern w:val="0"/>
                <w:sz w:val="24"/>
              </w:rPr>
            </w:pPr>
            <w:r>
              <w:rPr>
                <w:rFonts w:hint="eastAsia"/>
                <w:color w:val="000000"/>
                <w:kern w:val="0"/>
                <w:sz w:val="24"/>
              </w:rPr>
              <w:t>Bonded store</w:t>
            </w:r>
          </w:p>
        </w:tc>
        <w:tc>
          <w:tcPr>
            <w:tcW w:w="2546" w:type="dxa"/>
            <w:shd w:val="clear" w:color="auto" w:fill="auto"/>
          </w:tcPr>
          <w:p w14:paraId="1738CE48">
            <w:pPr>
              <w:autoSpaceDE w:val="0"/>
              <w:autoSpaceDN w:val="0"/>
              <w:adjustRightInd w:val="0"/>
              <w:spacing w:before="6"/>
              <w:ind w:left="103"/>
              <w:jc w:val="center"/>
              <w:rPr>
                <w:color w:val="000000"/>
                <w:kern w:val="0"/>
                <w:sz w:val="24"/>
              </w:rPr>
            </w:pPr>
            <w:r>
              <w:rPr>
                <w:rFonts w:hint="eastAsia"/>
                <w:color w:val="000000"/>
                <w:kern w:val="0"/>
                <w:sz w:val="24"/>
              </w:rPr>
              <w:t>5</w:t>
            </w:r>
          </w:p>
        </w:tc>
        <w:tc>
          <w:tcPr>
            <w:tcW w:w="2496" w:type="dxa"/>
            <w:shd w:val="clear" w:color="auto" w:fill="auto"/>
          </w:tcPr>
          <w:p w14:paraId="593240CD">
            <w:pPr>
              <w:autoSpaceDE w:val="0"/>
              <w:autoSpaceDN w:val="0"/>
              <w:adjustRightInd w:val="0"/>
              <w:spacing w:before="6"/>
              <w:ind w:left="103"/>
              <w:jc w:val="center"/>
              <w:rPr>
                <w:color w:val="000000"/>
                <w:kern w:val="0"/>
                <w:sz w:val="24"/>
              </w:rPr>
            </w:pPr>
            <w:r>
              <w:rPr>
                <w:rFonts w:hint="eastAsia"/>
                <w:color w:val="000000"/>
                <w:kern w:val="0"/>
                <w:sz w:val="24"/>
              </w:rPr>
              <w:t>Spot A.C.</w:t>
            </w:r>
          </w:p>
        </w:tc>
      </w:tr>
      <w:tr w14:paraId="0BD37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909" w:type="dxa"/>
            <w:shd w:val="clear" w:color="auto" w:fill="auto"/>
          </w:tcPr>
          <w:p w14:paraId="262AB246">
            <w:pPr>
              <w:autoSpaceDE w:val="0"/>
              <w:autoSpaceDN w:val="0"/>
              <w:adjustRightInd w:val="0"/>
              <w:spacing w:before="6"/>
              <w:ind w:left="103"/>
              <w:jc w:val="left"/>
              <w:rPr>
                <w:color w:val="000000"/>
                <w:kern w:val="0"/>
                <w:sz w:val="24"/>
              </w:rPr>
            </w:pPr>
            <w:r>
              <w:rPr>
                <w:rFonts w:hint="eastAsia"/>
                <w:color w:val="000000"/>
                <w:kern w:val="0"/>
                <w:sz w:val="24"/>
              </w:rPr>
              <w:t>Elect. Equipment store</w:t>
            </w:r>
          </w:p>
        </w:tc>
        <w:tc>
          <w:tcPr>
            <w:tcW w:w="2546" w:type="dxa"/>
            <w:shd w:val="clear" w:color="auto" w:fill="auto"/>
          </w:tcPr>
          <w:p w14:paraId="25220F24">
            <w:pPr>
              <w:autoSpaceDE w:val="0"/>
              <w:autoSpaceDN w:val="0"/>
              <w:adjustRightInd w:val="0"/>
              <w:spacing w:before="6"/>
              <w:ind w:left="103"/>
              <w:jc w:val="center"/>
              <w:rPr>
                <w:color w:val="000000"/>
                <w:kern w:val="0"/>
                <w:sz w:val="24"/>
              </w:rPr>
            </w:pPr>
            <w:r>
              <w:rPr>
                <w:rFonts w:hint="eastAsia"/>
                <w:color w:val="000000"/>
                <w:kern w:val="0"/>
                <w:sz w:val="24"/>
              </w:rPr>
              <w:t>5</w:t>
            </w:r>
          </w:p>
        </w:tc>
        <w:tc>
          <w:tcPr>
            <w:tcW w:w="2496" w:type="dxa"/>
            <w:shd w:val="clear" w:color="auto" w:fill="auto"/>
          </w:tcPr>
          <w:p w14:paraId="69A6DFEF">
            <w:pPr>
              <w:autoSpaceDE w:val="0"/>
              <w:autoSpaceDN w:val="0"/>
              <w:adjustRightInd w:val="0"/>
              <w:spacing w:before="6"/>
              <w:ind w:left="103"/>
              <w:jc w:val="center"/>
              <w:rPr>
                <w:color w:val="000000"/>
                <w:kern w:val="0"/>
                <w:sz w:val="24"/>
              </w:rPr>
            </w:pPr>
            <w:r>
              <w:rPr>
                <w:rFonts w:hint="eastAsia"/>
                <w:color w:val="000000"/>
                <w:kern w:val="0"/>
                <w:sz w:val="24"/>
              </w:rPr>
              <w:t>Spot A.C.</w:t>
            </w:r>
          </w:p>
        </w:tc>
      </w:tr>
    </w:tbl>
    <w:p w14:paraId="522BB8B1">
      <w:pPr>
        <w:autoSpaceDE w:val="0"/>
        <w:autoSpaceDN w:val="0"/>
        <w:adjustRightInd w:val="0"/>
        <w:spacing w:line="200" w:lineRule="exact"/>
        <w:jc w:val="left"/>
        <w:rPr>
          <w:rFonts w:ascii="Arial" w:hAnsi="Arial" w:cs="Arial"/>
          <w:color w:val="000000"/>
          <w:kern w:val="0"/>
          <w:sz w:val="20"/>
          <w:szCs w:val="20"/>
        </w:rPr>
      </w:pPr>
    </w:p>
    <w:p w14:paraId="4E40D5DB">
      <w:pPr>
        <w:numPr>
          <w:ilvl w:val="0"/>
          <w:numId w:val="32"/>
        </w:numPr>
        <w:autoSpaceDE w:val="0"/>
        <w:autoSpaceDN w:val="0"/>
        <w:adjustRightInd w:val="0"/>
        <w:spacing w:line="243" w:lineRule="auto"/>
        <w:rPr>
          <w:color w:val="000000"/>
          <w:kern w:val="0"/>
          <w:sz w:val="24"/>
        </w:rPr>
      </w:pPr>
      <w:r>
        <w:rPr>
          <w:rFonts w:hint="eastAsia"/>
          <w:color w:val="000000"/>
          <w:kern w:val="0"/>
          <w:sz w:val="24"/>
        </w:rPr>
        <w:t>Air conditioning plant</w:t>
      </w:r>
    </w:p>
    <w:p w14:paraId="28ECFD2A">
      <w:pPr>
        <w:tabs>
          <w:tab w:val="left" w:pos="2080"/>
        </w:tabs>
        <w:autoSpaceDE w:val="0"/>
        <w:autoSpaceDN w:val="0"/>
        <w:adjustRightInd w:val="0"/>
        <w:spacing w:before="54"/>
        <w:ind w:left="2125" w:leftChars="459" w:hanging="1161" w:hangingChars="484"/>
        <w:rPr>
          <w:color w:val="000000"/>
          <w:kern w:val="0"/>
          <w:sz w:val="24"/>
        </w:rPr>
      </w:pPr>
    </w:p>
    <w:p w14:paraId="0A15775E">
      <w:pPr>
        <w:autoSpaceDE w:val="0"/>
        <w:autoSpaceDN w:val="0"/>
        <w:adjustRightInd w:val="0"/>
        <w:spacing w:line="243" w:lineRule="auto"/>
        <w:ind w:left="1012"/>
        <w:rPr>
          <w:color w:val="000000"/>
          <w:kern w:val="0"/>
          <w:sz w:val="24"/>
        </w:rPr>
      </w:pPr>
      <w:r>
        <w:rPr>
          <w:color w:val="000000"/>
          <w:kern w:val="0"/>
          <w:sz w:val="24"/>
        </w:rPr>
        <w:t>Two (2)</w:t>
      </w:r>
      <w:r>
        <w:rPr>
          <w:rFonts w:hint="eastAsia"/>
          <w:color w:val="000000"/>
          <w:kern w:val="0"/>
          <w:sz w:val="24"/>
        </w:rPr>
        <w:t xml:space="preserve"> sets of r</w:t>
      </w:r>
      <w:r>
        <w:rPr>
          <w:color w:val="000000"/>
          <w:kern w:val="0"/>
          <w:sz w:val="24"/>
        </w:rPr>
        <w:t xml:space="preserve">efrigerating </w:t>
      </w:r>
      <w:r>
        <w:rPr>
          <w:rFonts w:hint="eastAsia"/>
          <w:color w:val="000000"/>
          <w:kern w:val="0"/>
          <w:sz w:val="24"/>
        </w:rPr>
        <w:t xml:space="preserve">plant, which to be </w:t>
      </w:r>
      <w:r>
        <w:rPr>
          <w:color w:val="000000"/>
          <w:kern w:val="0"/>
          <w:sz w:val="24"/>
        </w:rPr>
        <w:t>R-40</w:t>
      </w:r>
      <w:r>
        <w:rPr>
          <w:rFonts w:hint="eastAsia"/>
          <w:color w:val="000000"/>
          <w:kern w:val="0"/>
          <w:sz w:val="24"/>
        </w:rPr>
        <w:t>7C</w:t>
      </w:r>
      <w:r>
        <w:rPr>
          <w:color w:val="000000"/>
          <w:kern w:val="0"/>
          <w:sz w:val="24"/>
        </w:rPr>
        <w:t xml:space="preserve"> direct expansion</w:t>
      </w:r>
      <w:r>
        <w:rPr>
          <w:rFonts w:hint="eastAsia"/>
          <w:color w:val="000000"/>
          <w:kern w:val="0"/>
          <w:sz w:val="24"/>
        </w:rPr>
        <w:t xml:space="preserve"> and </w:t>
      </w:r>
      <w:r>
        <w:rPr>
          <w:color w:val="000000"/>
          <w:kern w:val="0"/>
          <w:sz w:val="24"/>
        </w:rPr>
        <w:t>electric motor driven</w:t>
      </w:r>
      <w:r>
        <w:rPr>
          <w:rFonts w:hint="eastAsia"/>
          <w:color w:val="000000"/>
          <w:kern w:val="0"/>
          <w:sz w:val="24"/>
        </w:rPr>
        <w:t xml:space="preserve">, shall be installed, and </w:t>
      </w:r>
      <w:r>
        <w:rPr>
          <w:color w:val="000000"/>
          <w:kern w:val="0"/>
          <w:sz w:val="24"/>
        </w:rPr>
        <w:t xml:space="preserve">each </w:t>
      </w:r>
      <w:r>
        <w:rPr>
          <w:rFonts w:hint="eastAsia"/>
          <w:color w:val="000000"/>
          <w:kern w:val="0"/>
          <w:sz w:val="24"/>
        </w:rPr>
        <w:t xml:space="preserve">capacity shall be </w:t>
      </w:r>
      <w:r>
        <w:rPr>
          <w:rFonts w:hint="eastAsia"/>
          <w:b/>
          <w:i/>
          <w:color w:val="000000"/>
          <w:kern w:val="0"/>
          <w:sz w:val="24"/>
        </w:rPr>
        <w:t>60</w:t>
      </w:r>
      <w:r>
        <w:rPr>
          <w:b/>
          <w:i/>
          <w:color w:val="000000"/>
          <w:kern w:val="0"/>
          <w:sz w:val="24"/>
        </w:rPr>
        <w:t>%</w:t>
      </w:r>
      <w:r>
        <w:rPr>
          <w:color w:val="000000"/>
          <w:kern w:val="0"/>
          <w:sz w:val="24"/>
        </w:rPr>
        <w:t xml:space="preserve"> </w:t>
      </w:r>
      <w:r>
        <w:rPr>
          <w:rFonts w:hint="eastAsia"/>
          <w:color w:val="000000"/>
          <w:kern w:val="0"/>
          <w:sz w:val="24"/>
        </w:rPr>
        <w:t>of total.</w:t>
      </w:r>
    </w:p>
    <w:p w14:paraId="2518BD69">
      <w:pPr>
        <w:autoSpaceDE w:val="0"/>
        <w:autoSpaceDN w:val="0"/>
        <w:adjustRightInd w:val="0"/>
        <w:spacing w:line="243" w:lineRule="auto"/>
        <w:ind w:left="1012"/>
        <w:rPr>
          <w:color w:val="000000"/>
          <w:kern w:val="0"/>
          <w:sz w:val="24"/>
        </w:rPr>
      </w:pPr>
    </w:p>
    <w:p w14:paraId="40899EBA">
      <w:pPr>
        <w:autoSpaceDE w:val="0"/>
        <w:autoSpaceDN w:val="0"/>
        <w:adjustRightInd w:val="0"/>
        <w:ind w:left="1012"/>
        <w:rPr>
          <w:color w:val="000000"/>
          <w:kern w:val="0"/>
          <w:sz w:val="24"/>
        </w:rPr>
      </w:pPr>
      <w:r>
        <w:rPr>
          <w:rFonts w:hint="eastAsia"/>
          <w:color w:val="000000"/>
          <w:kern w:val="0"/>
          <w:sz w:val="24"/>
        </w:rPr>
        <w:t>Each plant shall consist of:</w:t>
      </w:r>
    </w:p>
    <w:p w14:paraId="3253D9F0">
      <w:pPr>
        <w:autoSpaceDE w:val="0"/>
        <w:autoSpaceDN w:val="0"/>
        <w:adjustRightInd w:val="0"/>
        <w:ind w:left="1012"/>
        <w:rPr>
          <w:color w:val="000000"/>
          <w:kern w:val="0"/>
          <w:sz w:val="24"/>
        </w:rPr>
      </w:pPr>
      <w:r>
        <w:rPr>
          <w:rFonts w:hint="eastAsia"/>
          <w:color w:val="000000"/>
          <w:kern w:val="0"/>
          <w:sz w:val="24"/>
        </w:rPr>
        <w:t xml:space="preserve">One (1) </w:t>
      </w:r>
      <w:r>
        <w:rPr>
          <w:color w:val="000000"/>
          <w:kern w:val="0"/>
          <w:sz w:val="24"/>
        </w:rPr>
        <w:t>–</w:t>
      </w:r>
      <w:r>
        <w:rPr>
          <w:rFonts w:hint="eastAsia"/>
          <w:color w:val="000000"/>
          <w:kern w:val="0"/>
          <w:sz w:val="24"/>
        </w:rPr>
        <w:t xml:space="preserve"> Compressor</w:t>
      </w:r>
    </w:p>
    <w:p w14:paraId="53E0AB20">
      <w:pPr>
        <w:autoSpaceDE w:val="0"/>
        <w:autoSpaceDN w:val="0"/>
        <w:adjustRightInd w:val="0"/>
        <w:ind w:left="1985"/>
        <w:rPr>
          <w:color w:val="000000"/>
          <w:kern w:val="0"/>
          <w:sz w:val="24"/>
        </w:rPr>
      </w:pPr>
      <w:r>
        <w:rPr>
          <w:rFonts w:hint="eastAsia"/>
          <w:color w:val="000000"/>
          <w:kern w:val="0"/>
          <w:sz w:val="24"/>
        </w:rPr>
        <w:t xml:space="preserve">Electric motor driven, reciprocating or scroll type with manual start/stop, automatic unloading </w:t>
      </w:r>
    </w:p>
    <w:p w14:paraId="0091CBDC">
      <w:pPr>
        <w:autoSpaceDE w:val="0"/>
        <w:autoSpaceDN w:val="0"/>
        <w:adjustRightInd w:val="0"/>
        <w:ind w:left="1012"/>
        <w:rPr>
          <w:color w:val="000000"/>
          <w:kern w:val="0"/>
          <w:sz w:val="24"/>
        </w:rPr>
      </w:pPr>
      <w:r>
        <w:rPr>
          <w:rFonts w:hint="eastAsia"/>
          <w:color w:val="000000"/>
          <w:kern w:val="0"/>
          <w:sz w:val="24"/>
        </w:rPr>
        <w:t>O</w:t>
      </w:r>
      <w:r>
        <w:rPr>
          <w:color w:val="000000"/>
          <w:kern w:val="0"/>
          <w:sz w:val="24"/>
        </w:rPr>
        <w:t>ne (1) –</w:t>
      </w:r>
      <w:r>
        <w:rPr>
          <w:rFonts w:hint="eastAsia"/>
          <w:color w:val="000000"/>
          <w:kern w:val="0"/>
          <w:sz w:val="24"/>
        </w:rPr>
        <w:t xml:space="preserve"> C</w:t>
      </w:r>
      <w:r>
        <w:rPr>
          <w:color w:val="000000"/>
          <w:kern w:val="0"/>
          <w:sz w:val="24"/>
        </w:rPr>
        <w:t>ondenser</w:t>
      </w:r>
    </w:p>
    <w:p w14:paraId="0DB7B32D">
      <w:pPr>
        <w:autoSpaceDE w:val="0"/>
        <w:autoSpaceDN w:val="0"/>
        <w:adjustRightInd w:val="0"/>
        <w:ind w:left="1985"/>
        <w:rPr>
          <w:color w:val="000000"/>
          <w:kern w:val="0"/>
          <w:sz w:val="24"/>
        </w:rPr>
      </w:pPr>
      <w:r>
        <w:rPr>
          <w:rFonts w:hint="eastAsia"/>
          <w:color w:val="000000"/>
          <w:kern w:val="0"/>
          <w:sz w:val="24"/>
        </w:rPr>
        <w:t>Horizontal straight shell and tube type</w:t>
      </w:r>
      <w:r>
        <w:rPr>
          <w:color w:val="000000"/>
          <w:kern w:val="0"/>
          <w:sz w:val="24"/>
        </w:rPr>
        <w:t xml:space="preserve">, </w:t>
      </w:r>
    </w:p>
    <w:p w14:paraId="3414836E">
      <w:pPr>
        <w:autoSpaceDE w:val="0"/>
        <w:autoSpaceDN w:val="0"/>
        <w:adjustRightInd w:val="0"/>
        <w:ind w:left="1012"/>
        <w:rPr>
          <w:color w:val="000000"/>
          <w:kern w:val="0"/>
          <w:sz w:val="24"/>
        </w:rPr>
      </w:pPr>
      <w:r>
        <w:rPr>
          <w:rFonts w:hint="eastAsia"/>
          <w:color w:val="000000"/>
          <w:kern w:val="0"/>
          <w:sz w:val="24"/>
        </w:rPr>
        <w:t>O</w:t>
      </w:r>
      <w:r>
        <w:rPr>
          <w:color w:val="000000"/>
          <w:kern w:val="0"/>
          <w:sz w:val="24"/>
        </w:rPr>
        <w:t xml:space="preserve">ne (1) </w:t>
      </w:r>
      <w:r>
        <w:rPr>
          <w:rFonts w:hint="eastAsia"/>
          <w:color w:val="000000"/>
          <w:kern w:val="0"/>
          <w:sz w:val="24"/>
        </w:rPr>
        <w:t>- G</w:t>
      </w:r>
      <w:r>
        <w:rPr>
          <w:color w:val="000000"/>
          <w:kern w:val="0"/>
          <w:sz w:val="24"/>
        </w:rPr>
        <w:t xml:space="preserve">as dryer </w:t>
      </w:r>
    </w:p>
    <w:p w14:paraId="0D596DDC">
      <w:pPr>
        <w:autoSpaceDE w:val="0"/>
        <w:autoSpaceDN w:val="0"/>
        <w:adjustRightInd w:val="0"/>
        <w:spacing w:line="200" w:lineRule="exact"/>
        <w:jc w:val="left"/>
        <w:rPr>
          <w:rFonts w:ascii="Arial" w:hAnsi="Arial" w:cs="Arial"/>
          <w:color w:val="000000"/>
          <w:kern w:val="0"/>
          <w:sz w:val="20"/>
          <w:szCs w:val="20"/>
        </w:rPr>
      </w:pPr>
    </w:p>
    <w:p w14:paraId="3E6F7EB0">
      <w:pPr>
        <w:autoSpaceDE w:val="0"/>
        <w:autoSpaceDN w:val="0"/>
        <w:adjustRightInd w:val="0"/>
        <w:ind w:left="1012"/>
        <w:rPr>
          <w:color w:val="000000"/>
          <w:kern w:val="0"/>
          <w:sz w:val="24"/>
          <w:u w:val="single"/>
        </w:rPr>
      </w:pPr>
      <w:r>
        <w:rPr>
          <w:rFonts w:hint="eastAsia"/>
          <w:color w:val="000000"/>
          <w:kern w:val="0"/>
          <w:sz w:val="24"/>
        </w:rPr>
        <w:t>L</w:t>
      </w:r>
      <w:r>
        <w:rPr>
          <w:color w:val="000000"/>
          <w:kern w:val="0"/>
          <w:sz w:val="24"/>
        </w:rPr>
        <w:t xml:space="preserve">eakage detector </w:t>
      </w:r>
      <w:r>
        <w:rPr>
          <w:rFonts w:hint="eastAsia"/>
          <w:color w:val="000000"/>
          <w:kern w:val="0"/>
          <w:sz w:val="24"/>
        </w:rPr>
        <w:t xml:space="preserve">also shall </w:t>
      </w:r>
      <w:r>
        <w:rPr>
          <w:color w:val="000000"/>
          <w:kern w:val="0"/>
          <w:sz w:val="24"/>
        </w:rPr>
        <w:t>be provided</w:t>
      </w:r>
      <w:r>
        <w:rPr>
          <w:rFonts w:hint="eastAsia"/>
          <w:color w:val="000000"/>
          <w:kern w:val="0"/>
          <w:sz w:val="24"/>
        </w:rPr>
        <w:t>.</w:t>
      </w:r>
      <w:r>
        <w:rPr>
          <w:color w:val="000000"/>
          <w:kern w:val="0"/>
          <w:sz w:val="24"/>
        </w:rPr>
        <w:br w:type="page"/>
      </w:r>
      <w:r>
        <w:rPr>
          <w:rFonts w:hint="eastAsia"/>
          <w:color w:val="000000"/>
          <w:kern w:val="0"/>
          <w:sz w:val="24"/>
          <w:u w:val="single"/>
        </w:rPr>
        <w:t>Air handling unit</w:t>
      </w:r>
    </w:p>
    <w:p w14:paraId="404728DC">
      <w:pPr>
        <w:autoSpaceDE w:val="0"/>
        <w:autoSpaceDN w:val="0"/>
        <w:adjustRightInd w:val="0"/>
        <w:ind w:left="1012"/>
        <w:rPr>
          <w:color w:val="000000"/>
          <w:kern w:val="0"/>
          <w:sz w:val="24"/>
        </w:rPr>
      </w:pPr>
    </w:p>
    <w:p w14:paraId="4B51D69A">
      <w:pPr>
        <w:autoSpaceDE w:val="0"/>
        <w:autoSpaceDN w:val="0"/>
        <w:adjustRightInd w:val="0"/>
        <w:ind w:left="1012"/>
        <w:rPr>
          <w:color w:val="000000"/>
          <w:kern w:val="0"/>
          <w:sz w:val="24"/>
        </w:rPr>
      </w:pPr>
      <w:r>
        <w:rPr>
          <w:rFonts w:hint="eastAsia"/>
          <w:color w:val="000000"/>
          <w:kern w:val="0"/>
          <w:sz w:val="24"/>
        </w:rPr>
        <w:t xml:space="preserve">One </w:t>
      </w:r>
      <w:r>
        <w:rPr>
          <w:color w:val="000000"/>
          <w:kern w:val="0"/>
          <w:sz w:val="24"/>
        </w:rPr>
        <w:t>(</w:t>
      </w:r>
      <w:r>
        <w:rPr>
          <w:rFonts w:hint="eastAsia"/>
          <w:color w:val="000000"/>
          <w:kern w:val="0"/>
          <w:sz w:val="24"/>
        </w:rPr>
        <w:t>1</w:t>
      </w:r>
      <w:r>
        <w:rPr>
          <w:color w:val="000000"/>
          <w:kern w:val="0"/>
          <w:sz w:val="24"/>
        </w:rPr>
        <w:t xml:space="preserve">) </w:t>
      </w:r>
      <w:r>
        <w:rPr>
          <w:rFonts w:hint="eastAsia"/>
          <w:color w:val="000000"/>
          <w:kern w:val="0"/>
          <w:sz w:val="24"/>
        </w:rPr>
        <w:t xml:space="preserve">set of air handling </w:t>
      </w:r>
      <w:r>
        <w:rPr>
          <w:color w:val="000000"/>
          <w:kern w:val="0"/>
          <w:sz w:val="24"/>
        </w:rPr>
        <w:t>unit</w:t>
      </w:r>
      <w:r>
        <w:rPr>
          <w:rFonts w:hint="eastAsia"/>
          <w:color w:val="000000"/>
          <w:kern w:val="0"/>
          <w:sz w:val="24"/>
        </w:rPr>
        <w:t xml:space="preserve"> (100% capacity) shall be installed in air conditioning </w:t>
      </w:r>
      <w:r>
        <w:rPr>
          <w:color w:val="000000"/>
          <w:kern w:val="0"/>
          <w:sz w:val="24"/>
        </w:rPr>
        <w:t>unit</w:t>
      </w:r>
      <w:r>
        <w:rPr>
          <w:rFonts w:hint="eastAsia"/>
          <w:color w:val="000000"/>
          <w:kern w:val="0"/>
          <w:sz w:val="24"/>
        </w:rPr>
        <w:t xml:space="preserve"> room.</w:t>
      </w:r>
    </w:p>
    <w:p w14:paraId="117E6179">
      <w:pPr>
        <w:autoSpaceDE w:val="0"/>
        <w:autoSpaceDN w:val="0"/>
        <w:adjustRightInd w:val="0"/>
        <w:ind w:left="1012"/>
        <w:rPr>
          <w:color w:val="000000"/>
          <w:kern w:val="0"/>
          <w:sz w:val="24"/>
        </w:rPr>
      </w:pPr>
    </w:p>
    <w:p w14:paraId="4FA40D52">
      <w:pPr>
        <w:autoSpaceDE w:val="0"/>
        <w:autoSpaceDN w:val="0"/>
        <w:adjustRightInd w:val="0"/>
        <w:ind w:left="2098" w:hanging="1134"/>
        <w:jc w:val="left"/>
        <w:rPr>
          <w:color w:val="000000"/>
          <w:kern w:val="0"/>
          <w:sz w:val="24"/>
        </w:rPr>
      </w:pPr>
      <w:r>
        <w:rPr>
          <w:rFonts w:hint="eastAsia"/>
          <w:color w:val="000000"/>
          <w:kern w:val="0"/>
          <w:sz w:val="24"/>
        </w:rPr>
        <w:t xml:space="preserve">The unit shall </w:t>
      </w:r>
      <w:r>
        <w:rPr>
          <w:color w:val="000000"/>
          <w:kern w:val="0"/>
          <w:sz w:val="24"/>
        </w:rPr>
        <w:t>consist of</w:t>
      </w:r>
      <w:r>
        <w:rPr>
          <w:rFonts w:hint="eastAsia"/>
          <w:color w:val="000000"/>
          <w:kern w:val="0"/>
          <w:sz w:val="24"/>
        </w:rPr>
        <w:t>:</w:t>
      </w:r>
    </w:p>
    <w:p w14:paraId="5DE66A2C">
      <w:pPr>
        <w:autoSpaceDE w:val="0"/>
        <w:autoSpaceDN w:val="0"/>
        <w:adjustRightInd w:val="0"/>
        <w:ind w:left="2308" w:leftChars="559" w:hanging="1134"/>
        <w:jc w:val="left"/>
        <w:rPr>
          <w:color w:val="000000"/>
          <w:kern w:val="0"/>
          <w:sz w:val="24"/>
        </w:rPr>
      </w:pPr>
      <w:r>
        <w:rPr>
          <w:rFonts w:hint="eastAsia"/>
          <w:color w:val="000000"/>
          <w:kern w:val="0"/>
          <w:sz w:val="24"/>
        </w:rPr>
        <w:t>One (1) - Ventilation fan</w:t>
      </w:r>
    </w:p>
    <w:p w14:paraId="1B2BBCE1">
      <w:pPr>
        <w:autoSpaceDE w:val="0"/>
        <w:autoSpaceDN w:val="0"/>
        <w:adjustRightInd w:val="0"/>
        <w:ind w:left="2194" w:leftChars="1045"/>
        <w:rPr>
          <w:color w:val="000000"/>
          <w:kern w:val="0"/>
          <w:sz w:val="24"/>
        </w:rPr>
      </w:pPr>
      <w:r>
        <w:rPr>
          <w:rFonts w:hint="eastAsia"/>
          <w:color w:val="000000"/>
          <w:kern w:val="0"/>
          <w:sz w:val="24"/>
        </w:rPr>
        <w:t xml:space="preserve">Single speed, electric motor </w:t>
      </w:r>
      <w:r>
        <w:rPr>
          <w:color w:val="000000"/>
          <w:kern w:val="0"/>
          <w:sz w:val="24"/>
        </w:rPr>
        <w:t>driven</w:t>
      </w:r>
      <w:r>
        <w:rPr>
          <w:rFonts w:hint="eastAsia"/>
          <w:color w:val="000000"/>
          <w:kern w:val="0"/>
          <w:sz w:val="24"/>
        </w:rPr>
        <w:t>, centrifugal type</w:t>
      </w:r>
      <w:r>
        <w:rPr>
          <w:color w:val="000000"/>
          <w:kern w:val="0"/>
          <w:sz w:val="24"/>
        </w:rPr>
        <w:t xml:space="preserve">, </w:t>
      </w:r>
    </w:p>
    <w:p w14:paraId="34BA469E">
      <w:pPr>
        <w:autoSpaceDE w:val="0"/>
        <w:autoSpaceDN w:val="0"/>
        <w:adjustRightInd w:val="0"/>
        <w:ind w:left="2308" w:leftChars="559" w:hanging="1134"/>
        <w:jc w:val="left"/>
        <w:rPr>
          <w:color w:val="000000"/>
          <w:kern w:val="0"/>
          <w:sz w:val="24"/>
        </w:rPr>
      </w:pPr>
      <w:r>
        <w:rPr>
          <w:rFonts w:hint="eastAsia"/>
          <w:color w:val="000000"/>
          <w:kern w:val="0"/>
          <w:sz w:val="24"/>
        </w:rPr>
        <w:t xml:space="preserve">One (1) </w:t>
      </w:r>
      <w:r>
        <w:rPr>
          <w:color w:val="000000"/>
          <w:kern w:val="0"/>
          <w:sz w:val="24"/>
        </w:rPr>
        <w:t>–</w:t>
      </w:r>
      <w:r>
        <w:rPr>
          <w:rFonts w:hint="eastAsia"/>
          <w:color w:val="000000"/>
          <w:kern w:val="0"/>
          <w:sz w:val="24"/>
        </w:rPr>
        <w:t xml:space="preserve"> H</w:t>
      </w:r>
      <w:r>
        <w:rPr>
          <w:color w:val="000000"/>
          <w:kern w:val="0"/>
          <w:sz w:val="24"/>
        </w:rPr>
        <w:t xml:space="preserve">eating </w:t>
      </w:r>
      <w:r>
        <w:rPr>
          <w:rFonts w:hint="eastAsia"/>
          <w:color w:val="000000"/>
          <w:kern w:val="0"/>
          <w:sz w:val="24"/>
        </w:rPr>
        <w:t xml:space="preserve">coil </w:t>
      </w:r>
      <w:r>
        <w:rPr>
          <w:color w:val="000000"/>
          <w:kern w:val="0"/>
          <w:sz w:val="24"/>
        </w:rPr>
        <w:t>chamber.</w:t>
      </w:r>
    </w:p>
    <w:p w14:paraId="6FBF29E5">
      <w:pPr>
        <w:autoSpaceDE w:val="0"/>
        <w:autoSpaceDN w:val="0"/>
        <w:adjustRightInd w:val="0"/>
        <w:ind w:left="2308" w:leftChars="559" w:hanging="1134"/>
        <w:jc w:val="left"/>
        <w:rPr>
          <w:color w:val="000000"/>
          <w:kern w:val="0"/>
          <w:sz w:val="24"/>
        </w:rPr>
      </w:pPr>
      <w:r>
        <w:rPr>
          <w:rFonts w:hint="eastAsia"/>
          <w:color w:val="000000"/>
          <w:kern w:val="0"/>
          <w:sz w:val="24"/>
        </w:rPr>
        <w:t>One (1) - C</w:t>
      </w:r>
      <w:r>
        <w:rPr>
          <w:color w:val="000000"/>
          <w:kern w:val="0"/>
          <w:sz w:val="24"/>
        </w:rPr>
        <w:t xml:space="preserve">ooling </w:t>
      </w:r>
      <w:r>
        <w:rPr>
          <w:rFonts w:hint="eastAsia"/>
          <w:color w:val="000000"/>
          <w:kern w:val="0"/>
          <w:sz w:val="24"/>
        </w:rPr>
        <w:t xml:space="preserve">coil </w:t>
      </w:r>
      <w:r>
        <w:rPr>
          <w:color w:val="000000"/>
          <w:kern w:val="0"/>
          <w:sz w:val="24"/>
        </w:rPr>
        <w:t xml:space="preserve">chamber, </w:t>
      </w:r>
    </w:p>
    <w:p w14:paraId="6DCB3952">
      <w:pPr>
        <w:autoSpaceDE w:val="0"/>
        <w:autoSpaceDN w:val="0"/>
        <w:adjustRightInd w:val="0"/>
        <w:ind w:left="2308" w:leftChars="559" w:hanging="1134"/>
        <w:jc w:val="left"/>
        <w:rPr>
          <w:color w:val="000000"/>
          <w:kern w:val="0"/>
          <w:sz w:val="24"/>
        </w:rPr>
      </w:pPr>
      <w:r>
        <w:rPr>
          <w:rFonts w:hint="eastAsia"/>
          <w:color w:val="000000"/>
          <w:kern w:val="0"/>
          <w:sz w:val="24"/>
        </w:rPr>
        <w:t xml:space="preserve">One (1) - Humidifying fresh water spay nozzle for humidifying, </w:t>
      </w:r>
    </w:p>
    <w:p w14:paraId="354E2C4E">
      <w:pPr>
        <w:autoSpaceDE w:val="0"/>
        <w:autoSpaceDN w:val="0"/>
        <w:adjustRightInd w:val="0"/>
        <w:ind w:left="2308" w:leftChars="559" w:right="-174" w:rightChars="-83" w:hanging="1134"/>
        <w:jc w:val="left"/>
        <w:rPr>
          <w:color w:val="000000"/>
          <w:kern w:val="0"/>
          <w:sz w:val="24"/>
        </w:rPr>
      </w:pPr>
      <w:r>
        <w:rPr>
          <w:rFonts w:hint="eastAsia"/>
          <w:color w:val="000000"/>
          <w:kern w:val="0"/>
          <w:sz w:val="24"/>
        </w:rPr>
        <w:t>One (1) - Fresh air and air recirculation air mixing chamber with two (2) manual</w:t>
      </w:r>
      <w:r>
        <w:rPr>
          <w:color w:val="000000"/>
          <w:kern w:val="0"/>
          <w:sz w:val="24"/>
        </w:rPr>
        <w:t xml:space="preserve"> dampers, </w:t>
      </w:r>
    </w:p>
    <w:p w14:paraId="52AC23AF">
      <w:pPr>
        <w:autoSpaceDE w:val="0"/>
        <w:autoSpaceDN w:val="0"/>
        <w:adjustRightInd w:val="0"/>
        <w:ind w:left="2308" w:leftChars="559" w:hanging="1134"/>
        <w:jc w:val="left"/>
        <w:rPr>
          <w:color w:val="000000"/>
          <w:kern w:val="0"/>
          <w:sz w:val="24"/>
        </w:rPr>
      </w:pPr>
      <w:r>
        <w:rPr>
          <w:rFonts w:hint="eastAsia"/>
          <w:color w:val="000000"/>
          <w:kern w:val="0"/>
          <w:sz w:val="24"/>
        </w:rPr>
        <w:t>One (1) - R</w:t>
      </w:r>
      <w:r>
        <w:rPr>
          <w:color w:val="000000"/>
          <w:kern w:val="0"/>
          <w:sz w:val="24"/>
        </w:rPr>
        <w:t>emovable</w:t>
      </w:r>
      <w:r>
        <w:rPr>
          <w:rFonts w:hint="eastAsia"/>
          <w:color w:val="000000"/>
          <w:kern w:val="0"/>
          <w:sz w:val="24"/>
        </w:rPr>
        <w:t xml:space="preserve"> air </w:t>
      </w:r>
      <w:r>
        <w:rPr>
          <w:color w:val="000000"/>
          <w:kern w:val="0"/>
          <w:sz w:val="24"/>
        </w:rPr>
        <w:t>filter.</w:t>
      </w:r>
    </w:p>
    <w:p w14:paraId="540C1063">
      <w:pPr>
        <w:autoSpaceDE w:val="0"/>
        <w:autoSpaceDN w:val="0"/>
        <w:adjustRightInd w:val="0"/>
        <w:ind w:left="1012"/>
        <w:rPr>
          <w:color w:val="000000"/>
          <w:kern w:val="0"/>
          <w:sz w:val="24"/>
        </w:rPr>
      </w:pPr>
    </w:p>
    <w:p w14:paraId="52BC1D2E">
      <w:pPr>
        <w:autoSpaceDE w:val="0"/>
        <w:autoSpaceDN w:val="0"/>
        <w:adjustRightInd w:val="0"/>
        <w:ind w:left="1012"/>
        <w:rPr>
          <w:color w:val="000000"/>
          <w:kern w:val="0"/>
          <w:sz w:val="24"/>
        </w:rPr>
      </w:pPr>
      <w:r>
        <w:rPr>
          <w:color w:val="000000"/>
          <w:kern w:val="0"/>
          <w:sz w:val="24"/>
        </w:rPr>
        <w:t>T</w:t>
      </w:r>
      <w:r>
        <w:rPr>
          <w:rFonts w:hint="eastAsia"/>
          <w:color w:val="000000"/>
          <w:kern w:val="0"/>
          <w:sz w:val="24"/>
        </w:rPr>
        <w:t>he accessories such as pressure gauge and thermometer shall be provided in accordance with the Maker</w:t>
      </w:r>
      <w:r>
        <w:rPr>
          <w:color w:val="000000"/>
          <w:kern w:val="0"/>
          <w:sz w:val="24"/>
        </w:rPr>
        <w:t>’</w:t>
      </w:r>
      <w:r>
        <w:rPr>
          <w:rFonts w:hint="eastAsia"/>
          <w:color w:val="000000"/>
          <w:kern w:val="0"/>
          <w:sz w:val="24"/>
        </w:rPr>
        <w:t>s standard.</w:t>
      </w:r>
    </w:p>
    <w:p w14:paraId="74BFB03C">
      <w:pPr>
        <w:autoSpaceDE w:val="0"/>
        <w:autoSpaceDN w:val="0"/>
        <w:adjustRightInd w:val="0"/>
        <w:spacing w:line="200" w:lineRule="exact"/>
        <w:jc w:val="left"/>
        <w:rPr>
          <w:rFonts w:ascii="Arial" w:hAnsi="Arial" w:cs="Arial"/>
          <w:color w:val="000000"/>
          <w:kern w:val="0"/>
          <w:sz w:val="20"/>
          <w:szCs w:val="20"/>
        </w:rPr>
      </w:pPr>
    </w:p>
    <w:p w14:paraId="4F5D6ED9">
      <w:pPr>
        <w:autoSpaceDE w:val="0"/>
        <w:autoSpaceDN w:val="0"/>
        <w:adjustRightInd w:val="0"/>
        <w:ind w:left="1012"/>
        <w:rPr>
          <w:color w:val="000000"/>
          <w:kern w:val="0"/>
          <w:sz w:val="24"/>
          <w:u w:val="single"/>
        </w:rPr>
      </w:pPr>
      <w:r>
        <w:rPr>
          <w:rFonts w:hint="eastAsia"/>
          <w:color w:val="000000"/>
          <w:kern w:val="0"/>
          <w:sz w:val="24"/>
          <w:u w:val="single"/>
        </w:rPr>
        <w:t>Piping system</w:t>
      </w:r>
    </w:p>
    <w:p w14:paraId="6370E276">
      <w:pPr>
        <w:autoSpaceDE w:val="0"/>
        <w:autoSpaceDN w:val="0"/>
        <w:adjustRightInd w:val="0"/>
        <w:ind w:left="954"/>
        <w:jc w:val="left"/>
        <w:rPr>
          <w:color w:val="000000"/>
          <w:kern w:val="0"/>
          <w:sz w:val="24"/>
        </w:rPr>
      </w:pPr>
    </w:p>
    <w:p w14:paraId="001F6619">
      <w:pPr>
        <w:autoSpaceDE w:val="0"/>
        <w:autoSpaceDN w:val="0"/>
        <w:adjustRightInd w:val="0"/>
        <w:ind w:left="1012"/>
        <w:rPr>
          <w:color w:val="000000"/>
          <w:kern w:val="0"/>
          <w:sz w:val="24"/>
        </w:rPr>
      </w:pPr>
      <w:r>
        <w:rPr>
          <w:color w:val="000000"/>
          <w:kern w:val="0"/>
          <w:sz w:val="24"/>
        </w:rPr>
        <w:t>Cooling fresh water for condenser shall be supplied from the L.</w:t>
      </w:r>
      <w:r>
        <w:rPr>
          <w:color w:val="000000"/>
          <w:spacing w:val="-29"/>
          <w:kern w:val="0"/>
          <w:sz w:val="24"/>
        </w:rPr>
        <w:t>T</w:t>
      </w:r>
      <w:r>
        <w:rPr>
          <w:color w:val="000000"/>
          <w:kern w:val="0"/>
          <w:sz w:val="24"/>
        </w:rPr>
        <w:t>. cooling fresh water system</w:t>
      </w:r>
      <w:r>
        <w:rPr>
          <w:color w:val="000000"/>
          <w:spacing w:val="-2"/>
          <w:kern w:val="0"/>
          <w:sz w:val="24"/>
        </w:rPr>
        <w:t xml:space="preserve"> </w:t>
      </w:r>
      <w:r>
        <w:rPr>
          <w:color w:val="000000"/>
          <w:kern w:val="0"/>
          <w:sz w:val="24"/>
        </w:rPr>
        <w:t>in engine roo</w:t>
      </w:r>
      <w:r>
        <w:rPr>
          <w:color w:val="000000"/>
          <w:spacing w:val="-2"/>
          <w:kern w:val="0"/>
          <w:sz w:val="24"/>
        </w:rPr>
        <w:t>m</w:t>
      </w:r>
      <w:r>
        <w:rPr>
          <w:color w:val="000000"/>
          <w:kern w:val="0"/>
          <w:sz w:val="24"/>
        </w:rPr>
        <w:t>.</w:t>
      </w:r>
    </w:p>
    <w:p w14:paraId="3F7564E0">
      <w:pPr>
        <w:autoSpaceDE w:val="0"/>
        <w:autoSpaceDN w:val="0"/>
        <w:adjustRightInd w:val="0"/>
        <w:spacing w:before="20"/>
        <w:rPr>
          <w:color w:val="000000"/>
          <w:kern w:val="0"/>
          <w:sz w:val="26"/>
          <w:szCs w:val="26"/>
        </w:rPr>
      </w:pPr>
    </w:p>
    <w:p w14:paraId="5523D04F">
      <w:pPr>
        <w:autoSpaceDE w:val="0"/>
        <w:autoSpaceDN w:val="0"/>
        <w:adjustRightInd w:val="0"/>
        <w:ind w:left="1012"/>
        <w:rPr>
          <w:color w:val="000000"/>
          <w:kern w:val="0"/>
          <w:sz w:val="24"/>
          <w:u w:val="single"/>
        </w:rPr>
      </w:pPr>
      <w:r>
        <w:rPr>
          <w:color w:val="000000"/>
          <w:kern w:val="0"/>
          <w:sz w:val="24"/>
          <w:u w:val="single"/>
        </w:rPr>
        <w:t>Temperature</w:t>
      </w:r>
      <w:r>
        <w:rPr>
          <w:rFonts w:hint="eastAsia"/>
          <w:color w:val="000000"/>
          <w:kern w:val="0"/>
          <w:sz w:val="24"/>
          <w:u w:val="single"/>
        </w:rPr>
        <w:t xml:space="preserve"> control system</w:t>
      </w:r>
    </w:p>
    <w:p w14:paraId="37C74306">
      <w:pPr>
        <w:autoSpaceDE w:val="0"/>
        <w:autoSpaceDN w:val="0"/>
        <w:adjustRightInd w:val="0"/>
        <w:ind w:left="1012"/>
        <w:rPr>
          <w:color w:val="000000"/>
          <w:kern w:val="0"/>
          <w:sz w:val="24"/>
        </w:rPr>
      </w:pPr>
    </w:p>
    <w:p w14:paraId="11095015">
      <w:pPr>
        <w:autoSpaceDE w:val="0"/>
        <w:autoSpaceDN w:val="0"/>
        <w:adjustRightInd w:val="0"/>
        <w:ind w:left="1012"/>
        <w:rPr>
          <w:color w:val="000000"/>
          <w:kern w:val="0"/>
          <w:sz w:val="24"/>
        </w:rPr>
      </w:pPr>
      <w:r>
        <w:rPr>
          <w:color w:val="000000"/>
          <w:kern w:val="0"/>
          <w:sz w:val="24"/>
        </w:rPr>
        <w:t>Automatic temperature controller shall be fitted.</w:t>
      </w:r>
    </w:p>
    <w:p w14:paraId="79199122">
      <w:pPr>
        <w:autoSpaceDE w:val="0"/>
        <w:autoSpaceDN w:val="0"/>
        <w:adjustRightInd w:val="0"/>
        <w:ind w:left="1012"/>
        <w:rPr>
          <w:color w:val="000000"/>
          <w:kern w:val="0"/>
          <w:sz w:val="24"/>
        </w:rPr>
      </w:pPr>
    </w:p>
    <w:p w14:paraId="502C4734">
      <w:pPr>
        <w:autoSpaceDE w:val="0"/>
        <w:autoSpaceDN w:val="0"/>
        <w:adjustRightInd w:val="0"/>
        <w:ind w:left="1012"/>
        <w:rPr>
          <w:color w:val="000000"/>
          <w:kern w:val="0"/>
          <w:sz w:val="24"/>
        </w:rPr>
      </w:pPr>
      <w:bookmarkStart w:id="326" w:name="OLE_LINK18"/>
      <w:bookmarkStart w:id="327" w:name="OLE_LINK17"/>
      <w:r>
        <w:rPr>
          <w:color w:val="000000"/>
          <w:kern w:val="0"/>
          <w:sz w:val="24"/>
        </w:rPr>
        <w:t>In</w:t>
      </w:r>
      <w:r>
        <w:rPr>
          <w:color w:val="000000"/>
          <w:spacing w:val="6"/>
          <w:kern w:val="0"/>
          <w:sz w:val="24"/>
        </w:rPr>
        <w:t xml:space="preserve"> </w:t>
      </w:r>
      <w:r>
        <w:rPr>
          <w:color w:val="000000"/>
          <w:kern w:val="0"/>
          <w:sz w:val="24"/>
        </w:rPr>
        <w:t>su</w:t>
      </w:r>
      <w:r>
        <w:rPr>
          <w:color w:val="000000"/>
          <w:spacing w:val="-2"/>
          <w:kern w:val="0"/>
          <w:sz w:val="24"/>
        </w:rPr>
        <w:t>mm</w:t>
      </w:r>
      <w:r>
        <w:rPr>
          <w:color w:val="000000"/>
          <w:kern w:val="0"/>
          <w:sz w:val="24"/>
        </w:rPr>
        <w:t>er,</w:t>
      </w:r>
      <w:r>
        <w:rPr>
          <w:color w:val="000000"/>
          <w:spacing w:val="6"/>
          <w:kern w:val="0"/>
          <w:sz w:val="24"/>
        </w:rPr>
        <w:t xml:space="preserve"> </w:t>
      </w:r>
      <w:r>
        <w:rPr>
          <w:color w:val="000000"/>
          <w:kern w:val="0"/>
          <w:sz w:val="24"/>
        </w:rPr>
        <w:t>the supply air temperature</w:t>
      </w:r>
      <w:r>
        <w:rPr>
          <w:rFonts w:hint="eastAsia"/>
          <w:color w:val="000000"/>
          <w:kern w:val="0"/>
          <w:sz w:val="24"/>
        </w:rPr>
        <w:t xml:space="preserve"> from air handling unit </w:t>
      </w:r>
      <w:r>
        <w:rPr>
          <w:color w:val="000000"/>
          <w:kern w:val="0"/>
          <w:sz w:val="24"/>
        </w:rPr>
        <w:t>shall</w:t>
      </w:r>
      <w:r>
        <w:rPr>
          <w:color w:val="000000"/>
          <w:spacing w:val="6"/>
          <w:kern w:val="0"/>
          <w:sz w:val="24"/>
        </w:rPr>
        <w:t xml:space="preserve"> </w:t>
      </w:r>
      <w:r>
        <w:rPr>
          <w:color w:val="000000"/>
          <w:kern w:val="0"/>
          <w:sz w:val="24"/>
        </w:rPr>
        <w:t>be</w:t>
      </w:r>
      <w:r>
        <w:rPr>
          <w:color w:val="000000"/>
          <w:spacing w:val="6"/>
          <w:kern w:val="0"/>
          <w:sz w:val="24"/>
        </w:rPr>
        <w:t xml:space="preserve"> </w:t>
      </w:r>
      <w:r>
        <w:rPr>
          <w:color w:val="000000"/>
          <w:kern w:val="0"/>
          <w:sz w:val="24"/>
        </w:rPr>
        <w:t>auto</w:t>
      </w:r>
      <w:r>
        <w:rPr>
          <w:color w:val="000000"/>
          <w:spacing w:val="-2"/>
          <w:kern w:val="0"/>
          <w:sz w:val="24"/>
        </w:rPr>
        <w:t>m</w:t>
      </w:r>
      <w:r>
        <w:rPr>
          <w:color w:val="000000"/>
          <w:kern w:val="0"/>
          <w:sz w:val="24"/>
        </w:rPr>
        <w:t>atically</w:t>
      </w:r>
      <w:r>
        <w:rPr>
          <w:color w:val="000000"/>
          <w:spacing w:val="6"/>
          <w:kern w:val="0"/>
          <w:sz w:val="24"/>
        </w:rPr>
        <w:t xml:space="preserve"> </w:t>
      </w:r>
      <w:r>
        <w:rPr>
          <w:color w:val="000000"/>
          <w:kern w:val="0"/>
          <w:sz w:val="24"/>
        </w:rPr>
        <w:t>controlled</w:t>
      </w:r>
      <w:r>
        <w:rPr>
          <w:color w:val="000000"/>
          <w:spacing w:val="6"/>
          <w:kern w:val="0"/>
          <w:sz w:val="24"/>
        </w:rPr>
        <w:t xml:space="preserve"> </w:t>
      </w:r>
      <w:r>
        <w:rPr>
          <w:color w:val="000000"/>
          <w:kern w:val="0"/>
          <w:sz w:val="24"/>
        </w:rPr>
        <w:t>by</w:t>
      </w:r>
      <w:r>
        <w:rPr>
          <w:color w:val="000000"/>
          <w:spacing w:val="6"/>
          <w:kern w:val="0"/>
          <w:sz w:val="24"/>
        </w:rPr>
        <w:t xml:space="preserve"> </w:t>
      </w:r>
      <w:r>
        <w:rPr>
          <w:color w:val="000000"/>
          <w:kern w:val="0"/>
          <w:sz w:val="24"/>
        </w:rPr>
        <w:t>expansion</w:t>
      </w:r>
      <w:r>
        <w:rPr>
          <w:color w:val="000000"/>
          <w:spacing w:val="6"/>
          <w:kern w:val="0"/>
          <w:sz w:val="24"/>
        </w:rPr>
        <w:t xml:space="preserve"> </w:t>
      </w:r>
      <w:r>
        <w:rPr>
          <w:color w:val="000000"/>
          <w:kern w:val="0"/>
          <w:sz w:val="24"/>
        </w:rPr>
        <w:t>valve</w:t>
      </w:r>
      <w:r>
        <w:rPr>
          <w:color w:val="000000"/>
          <w:spacing w:val="6"/>
          <w:kern w:val="0"/>
          <w:sz w:val="24"/>
        </w:rPr>
        <w:t xml:space="preserve"> </w:t>
      </w:r>
      <w:r>
        <w:rPr>
          <w:rFonts w:hint="eastAsia"/>
          <w:color w:val="000000"/>
          <w:kern w:val="0"/>
          <w:sz w:val="24"/>
        </w:rPr>
        <w:t xml:space="preserve">in AHU </w:t>
      </w:r>
      <w:r>
        <w:rPr>
          <w:color w:val="000000"/>
          <w:kern w:val="0"/>
          <w:sz w:val="24"/>
        </w:rPr>
        <w:t>and</w:t>
      </w:r>
      <w:r>
        <w:rPr>
          <w:color w:val="000000"/>
          <w:spacing w:val="6"/>
          <w:kern w:val="0"/>
          <w:sz w:val="24"/>
        </w:rPr>
        <w:t xml:space="preserve"> </w:t>
      </w:r>
      <w:r>
        <w:rPr>
          <w:color w:val="000000"/>
          <w:kern w:val="0"/>
          <w:sz w:val="24"/>
        </w:rPr>
        <w:t>co</w:t>
      </w:r>
      <w:r>
        <w:rPr>
          <w:color w:val="000000"/>
          <w:spacing w:val="-2"/>
          <w:kern w:val="0"/>
          <w:sz w:val="24"/>
        </w:rPr>
        <w:t>m</w:t>
      </w:r>
      <w:r>
        <w:rPr>
          <w:color w:val="000000"/>
          <w:kern w:val="0"/>
          <w:sz w:val="24"/>
        </w:rPr>
        <w:t xml:space="preserve">pressor unloading </w:t>
      </w:r>
      <w:r>
        <w:rPr>
          <w:color w:val="000000"/>
          <w:spacing w:val="-2"/>
          <w:kern w:val="0"/>
          <w:sz w:val="24"/>
        </w:rPr>
        <w:t>m</w:t>
      </w:r>
      <w:r>
        <w:rPr>
          <w:color w:val="000000"/>
          <w:kern w:val="0"/>
          <w:sz w:val="24"/>
        </w:rPr>
        <w:t>echanism</w:t>
      </w:r>
      <w:r>
        <w:rPr>
          <w:rFonts w:hint="eastAsia"/>
          <w:color w:val="000000"/>
          <w:kern w:val="0"/>
          <w:sz w:val="24"/>
        </w:rPr>
        <w:t xml:space="preserve"> in compressor</w:t>
      </w:r>
      <w:r>
        <w:rPr>
          <w:color w:val="000000"/>
          <w:spacing w:val="-2"/>
          <w:kern w:val="0"/>
          <w:sz w:val="24"/>
        </w:rPr>
        <w:t>.</w:t>
      </w:r>
    </w:p>
    <w:bookmarkEnd w:id="326"/>
    <w:bookmarkEnd w:id="327"/>
    <w:p w14:paraId="52F16BAE">
      <w:pPr>
        <w:autoSpaceDE w:val="0"/>
        <w:autoSpaceDN w:val="0"/>
        <w:adjustRightInd w:val="0"/>
        <w:spacing w:before="20"/>
        <w:rPr>
          <w:color w:val="000000"/>
          <w:kern w:val="0"/>
          <w:sz w:val="26"/>
          <w:szCs w:val="26"/>
        </w:rPr>
      </w:pPr>
    </w:p>
    <w:p w14:paraId="0B6CD3A8">
      <w:pPr>
        <w:tabs>
          <w:tab w:val="left" w:pos="8700"/>
        </w:tabs>
        <w:autoSpaceDE w:val="0"/>
        <w:autoSpaceDN w:val="0"/>
        <w:adjustRightInd w:val="0"/>
        <w:ind w:left="1012"/>
        <w:rPr>
          <w:color w:val="000000"/>
          <w:kern w:val="0"/>
          <w:sz w:val="24"/>
        </w:rPr>
      </w:pPr>
      <w:r>
        <w:rPr>
          <w:color w:val="000000"/>
          <w:kern w:val="0"/>
          <w:sz w:val="24"/>
        </w:rPr>
        <w:t>In winter, steam regulating valve</w:t>
      </w:r>
      <w:r>
        <w:rPr>
          <w:rFonts w:hint="eastAsia"/>
          <w:color w:val="000000"/>
          <w:kern w:val="0"/>
          <w:sz w:val="24"/>
        </w:rPr>
        <w:t xml:space="preserve"> shall be controlled by a temperature sensor located in the main supply duct. Fresh water will be used for humidity.</w:t>
      </w:r>
    </w:p>
    <w:p w14:paraId="7DA66D73">
      <w:pPr>
        <w:autoSpaceDE w:val="0"/>
        <w:autoSpaceDN w:val="0"/>
        <w:adjustRightInd w:val="0"/>
        <w:spacing w:before="20"/>
        <w:rPr>
          <w:color w:val="000000"/>
          <w:kern w:val="0"/>
          <w:sz w:val="26"/>
          <w:szCs w:val="26"/>
        </w:rPr>
      </w:pPr>
    </w:p>
    <w:p w14:paraId="492106A4">
      <w:pPr>
        <w:autoSpaceDE w:val="0"/>
        <w:autoSpaceDN w:val="0"/>
        <w:adjustRightInd w:val="0"/>
        <w:ind w:left="1012"/>
        <w:rPr>
          <w:color w:val="000000"/>
          <w:kern w:val="0"/>
          <w:sz w:val="24"/>
        </w:rPr>
      </w:pPr>
      <w:r>
        <w:rPr>
          <w:color w:val="000000"/>
          <w:kern w:val="0"/>
          <w:sz w:val="24"/>
        </w:rPr>
        <w:t xml:space="preserve">In </w:t>
      </w:r>
      <w:r>
        <w:rPr>
          <w:color w:val="000000"/>
          <w:spacing w:val="-2"/>
          <w:kern w:val="0"/>
          <w:sz w:val="24"/>
        </w:rPr>
        <w:t>m</w:t>
      </w:r>
      <w:r>
        <w:rPr>
          <w:color w:val="000000"/>
          <w:kern w:val="0"/>
          <w:sz w:val="24"/>
        </w:rPr>
        <w:t>ild cli</w:t>
      </w:r>
      <w:r>
        <w:rPr>
          <w:color w:val="000000"/>
          <w:spacing w:val="-2"/>
          <w:kern w:val="0"/>
          <w:sz w:val="24"/>
        </w:rPr>
        <w:t>m</w:t>
      </w:r>
      <w:r>
        <w:rPr>
          <w:color w:val="000000"/>
          <w:kern w:val="0"/>
          <w:sz w:val="24"/>
        </w:rPr>
        <w:t>ates when cooling or heating is not required, the system to serve as</w:t>
      </w:r>
      <w:r>
        <w:rPr>
          <w:rFonts w:hint="eastAsia"/>
          <w:color w:val="000000"/>
          <w:kern w:val="0"/>
          <w:sz w:val="24"/>
        </w:rPr>
        <w:t xml:space="preserve"> </w:t>
      </w:r>
      <w:r>
        <w:rPr>
          <w:color w:val="000000"/>
          <w:spacing w:val="-2"/>
          <w:kern w:val="0"/>
          <w:sz w:val="24"/>
        </w:rPr>
        <w:t>m</w:t>
      </w:r>
      <w:r>
        <w:rPr>
          <w:color w:val="000000"/>
          <w:kern w:val="0"/>
          <w:sz w:val="24"/>
        </w:rPr>
        <w:t>echanical ventilation for the acco</w:t>
      </w:r>
      <w:r>
        <w:rPr>
          <w:color w:val="000000"/>
          <w:spacing w:val="-2"/>
          <w:kern w:val="0"/>
          <w:sz w:val="24"/>
        </w:rPr>
        <w:t>mm</w:t>
      </w:r>
      <w:r>
        <w:rPr>
          <w:color w:val="000000"/>
          <w:kern w:val="0"/>
          <w:sz w:val="24"/>
        </w:rPr>
        <w:t>odations, supplying fresh air only.</w:t>
      </w:r>
    </w:p>
    <w:p w14:paraId="3F7635CD">
      <w:pPr>
        <w:autoSpaceDE w:val="0"/>
        <w:autoSpaceDN w:val="0"/>
        <w:adjustRightInd w:val="0"/>
        <w:spacing w:before="3"/>
        <w:rPr>
          <w:color w:val="000000"/>
          <w:kern w:val="0"/>
          <w:sz w:val="28"/>
          <w:szCs w:val="28"/>
        </w:rPr>
      </w:pPr>
    </w:p>
    <w:p w14:paraId="5F35DA9A">
      <w:pPr>
        <w:autoSpaceDE w:val="0"/>
        <w:autoSpaceDN w:val="0"/>
        <w:adjustRightInd w:val="0"/>
        <w:ind w:left="1012"/>
        <w:rPr>
          <w:color w:val="000000"/>
          <w:kern w:val="0"/>
          <w:sz w:val="24"/>
        </w:rPr>
      </w:pPr>
      <w:r>
        <w:rPr>
          <w:rFonts w:hint="eastAsia"/>
          <w:color w:val="000000"/>
          <w:kern w:val="0"/>
          <w:sz w:val="24"/>
        </w:rPr>
        <w:t>The temperature in each room shall be manually controlled by means of adjustment of air flow rate at each diffuser.</w:t>
      </w:r>
    </w:p>
    <w:p w14:paraId="4F1D7696">
      <w:pPr>
        <w:autoSpaceDE w:val="0"/>
        <w:autoSpaceDN w:val="0"/>
        <w:adjustRightInd w:val="0"/>
        <w:ind w:left="1012"/>
        <w:rPr>
          <w:color w:val="000000"/>
          <w:kern w:val="0"/>
          <w:sz w:val="24"/>
        </w:rPr>
      </w:pPr>
    </w:p>
    <w:p w14:paraId="40C3A01F">
      <w:pPr>
        <w:autoSpaceDE w:val="0"/>
        <w:autoSpaceDN w:val="0"/>
        <w:adjustRightInd w:val="0"/>
        <w:ind w:left="1012"/>
        <w:rPr>
          <w:color w:val="000000"/>
          <w:kern w:val="0"/>
          <w:sz w:val="24"/>
          <w:u w:val="single"/>
        </w:rPr>
      </w:pPr>
      <w:r>
        <w:rPr>
          <w:rFonts w:hint="eastAsia"/>
          <w:color w:val="000000"/>
          <w:kern w:val="0"/>
          <w:sz w:val="24"/>
          <w:u w:val="single"/>
        </w:rPr>
        <w:t>Ducting system</w:t>
      </w:r>
    </w:p>
    <w:p w14:paraId="1BF6EDDD">
      <w:pPr>
        <w:autoSpaceDE w:val="0"/>
        <w:autoSpaceDN w:val="0"/>
        <w:adjustRightInd w:val="0"/>
        <w:ind w:left="1012"/>
        <w:rPr>
          <w:color w:val="000000"/>
          <w:kern w:val="0"/>
          <w:sz w:val="24"/>
          <w:u w:val="single"/>
        </w:rPr>
      </w:pPr>
    </w:p>
    <w:p w14:paraId="59675AD7">
      <w:pPr>
        <w:autoSpaceDE w:val="0"/>
        <w:autoSpaceDN w:val="0"/>
        <w:adjustRightInd w:val="0"/>
        <w:ind w:left="1012"/>
        <w:rPr>
          <w:color w:val="000000"/>
          <w:kern w:val="0"/>
          <w:sz w:val="24"/>
        </w:rPr>
      </w:pPr>
      <w:r>
        <w:rPr>
          <w:color w:val="000000"/>
          <w:kern w:val="0"/>
          <w:sz w:val="24"/>
        </w:rPr>
        <w:t>F</w:t>
      </w:r>
      <w:r>
        <w:rPr>
          <w:rFonts w:hint="eastAsia"/>
          <w:color w:val="000000"/>
          <w:kern w:val="0"/>
          <w:sz w:val="24"/>
        </w:rPr>
        <w:t xml:space="preserve">resh air for the air handling unit shall be drawn through the air supply head and shall be let to the central unit. </w:t>
      </w:r>
    </w:p>
    <w:p w14:paraId="3236C202">
      <w:pPr>
        <w:autoSpaceDE w:val="0"/>
        <w:autoSpaceDN w:val="0"/>
        <w:adjustRightInd w:val="0"/>
        <w:ind w:left="1012"/>
        <w:rPr>
          <w:color w:val="000000"/>
          <w:kern w:val="0"/>
          <w:sz w:val="24"/>
        </w:rPr>
      </w:pPr>
    </w:p>
    <w:p w14:paraId="5DF8BA59">
      <w:pPr>
        <w:autoSpaceDE w:val="0"/>
        <w:autoSpaceDN w:val="0"/>
        <w:adjustRightInd w:val="0"/>
        <w:ind w:left="1012"/>
        <w:rPr>
          <w:color w:val="000000"/>
          <w:kern w:val="0"/>
          <w:sz w:val="24"/>
        </w:rPr>
      </w:pPr>
      <w:r>
        <w:rPr>
          <w:color w:val="000000"/>
          <w:kern w:val="0"/>
          <w:sz w:val="24"/>
        </w:rPr>
        <w:t>R</w:t>
      </w:r>
      <w:r>
        <w:rPr>
          <w:rFonts w:hint="eastAsia"/>
          <w:color w:val="000000"/>
          <w:kern w:val="0"/>
          <w:sz w:val="24"/>
        </w:rPr>
        <w:t xml:space="preserve">ecirculation air for the air handling unit shall be drawn through the grill provided on the wall or ceiling of the corridor space and shall be led to the air handling unit. </w:t>
      </w:r>
    </w:p>
    <w:p w14:paraId="70E0E520">
      <w:pPr>
        <w:autoSpaceDE w:val="0"/>
        <w:autoSpaceDN w:val="0"/>
        <w:adjustRightInd w:val="0"/>
        <w:spacing w:before="20" w:line="260" w:lineRule="exact"/>
        <w:rPr>
          <w:color w:val="000000"/>
          <w:kern w:val="0"/>
          <w:sz w:val="26"/>
          <w:szCs w:val="26"/>
        </w:rPr>
      </w:pPr>
    </w:p>
    <w:p w14:paraId="689FF47E">
      <w:pPr>
        <w:autoSpaceDE w:val="0"/>
        <w:autoSpaceDN w:val="0"/>
        <w:adjustRightInd w:val="0"/>
        <w:ind w:left="1012"/>
        <w:rPr>
          <w:color w:val="000000"/>
          <w:kern w:val="0"/>
          <w:sz w:val="24"/>
        </w:rPr>
      </w:pPr>
      <w:r>
        <w:rPr>
          <w:color w:val="000000"/>
          <w:kern w:val="0"/>
          <w:sz w:val="24"/>
        </w:rPr>
        <w:t>A</w:t>
      </w:r>
      <w:r>
        <w:rPr>
          <w:rFonts w:hint="eastAsia"/>
          <w:color w:val="000000"/>
          <w:kern w:val="0"/>
          <w:sz w:val="24"/>
        </w:rPr>
        <w:t xml:space="preserve">ir conditioning supply ducts shall be pre-insulated spiral or rectangle duct made of galvanized steel sheet. </w:t>
      </w:r>
    </w:p>
    <w:p w14:paraId="39CBA254">
      <w:pPr>
        <w:autoSpaceDE w:val="0"/>
        <w:autoSpaceDN w:val="0"/>
        <w:adjustRightInd w:val="0"/>
        <w:ind w:left="1012"/>
        <w:rPr>
          <w:color w:val="000000"/>
          <w:kern w:val="0"/>
          <w:sz w:val="24"/>
        </w:rPr>
      </w:pPr>
    </w:p>
    <w:p w14:paraId="153BBA42">
      <w:pPr>
        <w:autoSpaceDE w:val="0"/>
        <w:autoSpaceDN w:val="0"/>
        <w:adjustRightInd w:val="0"/>
        <w:ind w:left="1012"/>
        <w:rPr>
          <w:color w:val="000000"/>
          <w:kern w:val="0"/>
          <w:sz w:val="24"/>
        </w:rPr>
      </w:pPr>
      <w:r>
        <w:rPr>
          <w:color w:val="000000"/>
          <w:kern w:val="0"/>
          <w:sz w:val="24"/>
        </w:rPr>
        <w:t xml:space="preserve">The </w:t>
      </w:r>
      <w:r>
        <w:rPr>
          <w:rFonts w:hint="eastAsia"/>
          <w:color w:val="000000"/>
          <w:kern w:val="0"/>
          <w:sz w:val="24"/>
        </w:rPr>
        <w:t>air conditioning supply</w:t>
      </w:r>
      <w:r>
        <w:rPr>
          <w:color w:val="000000"/>
          <w:kern w:val="0"/>
          <w:sz w:val="24"/>
        </w:rPr>
        <w:t xml:space="preserve"> ducts shall be carried into each room and terminated with ceiling type</w:t>
      </w:r>
      <w:r>
        <w:rPr>
          <w:rFonts w:hint="eastAsia"/>
          <w:color w:val="000000"/>
          <w:kern w:val="0"/>
          <w:sz w:val="24"/>
        </w:rPr>
        <w:t xml:space="preserve"> controllable diffuser</w:t>
      </w:r>
      <w:r>
        <w:rPr>
          <w:color w:val="000000"/>
          <w:kern w:val="0"/>
          <w:sz w:val="24"/>
        </w:rPr>
        <w:t xml:space="preserve"> and </w:t>
      </w:r>
      <w:r>
        <w:rPr>
          <w:rFonts w:hint="eastAsia"/>
          <w:color w:val="000000"/>
          <w:kern w:val="0"/>
          <w:sz w:val="24"/>
        </w:rPr>
        <w:t>galvanized</w:t>
      </w:r>
      <w:r>
        <w:rPr>
          <w:color w:val="000000"/>
          <w:kern w:val="0"/>
          <w:sz w:val="24"/>
        </w:rPr>
        <w:t xml:space="preserve"> louvers </w:t>
      </w:r>
      <w:r>
        <w:rPr>
          <w:rFonts w:hint="eastAsia"/>
          <w:color w:val="000000"/>
          <w:kern w:val="0"/>
          <w:sz w:val="24"/>
        </w:rPr>
        <w:t>in</w:t>
      </w:r>
      <w:r>
        <w:rPr>
          <w:color w:val="000000"/>
          <w:kern w:val="0"/>
          <w:sz w:val="24"/>
        </w:rPr>
        <w:t xml:space="preserve"> spot cooling spaces.</w:t>
      </w:r>
    </w:p>
    <w:p w14:paraId="6A7D2791">
      <w:pPr>
        <w:autoSpaceDE w:val="0"/>
        <w:autoSpaceDN w:val="0"/>
        <w:adjustRightInd w:val="0"/>
        <w:ind w:left="1012"/>
        <w:rPr>
          <w:color w:val="000000"/>
          <w:kern w:val="0"/>
          <w:sz w:val="24"/>
        </w:rPr>
      </w:pPr>
      <w:r>
        <w:rPr>
          <w:color w:val="000000"/>
          <w:kern w:val="0"/>
          <w:sz w:val="24"/>
        </w:rPr>
        <w:t>Necessary da</w:t>
      </w:r>
      <w:r>
        <w:rPr>
          <w:color w:val="000000"/>
          <w:spacing w:val="-2"/>
          <w:kern w:val="0"/>
          <w:sz w:val="24"/>
        </w:rPr>
        <w:t>m</w:t>
      </w:r>
      <w:r>
        <w:rPr>
          <w:color w:val="000000"/>
          <w:kern w:val="0"/>
          <w:sz w:val="24"/>
        </w:rPr>
        <w:t xml:space="preserve">per shall be fitted to </w:t>
      </w:r>
      <w:r>
        <w:rPr>
          <w:color w:val="000000"/>
          <w:spacing w:val="-2"/>
          <w:kern w:val="0"/>
          <w:sz w:val="24"/>
        </w:rPr>
        <w:t>m</w:t>
      </w:r>
      <w:r>
        <w:rPr>
          <w:color w:val="000000"/>
          <w:kern w:val="0"/>
          <w:sz w:val="24"/>
        </w:rPr>
        <w:t>ain branches at easy accessible locations.</w:t>
      </w:r>
    </w:p>
    <w:p w14:paraId="508312E3">
      <w:pPr>
        <w:autoSpaceDE w:val="0"/>
        <w:autoSpaceDN w:val="0"/>
        <w:adjustRightInd w:val="0"/>
        <w:ind w:left="1012"/>
        <w:rPr>
          <w:color w:val="000000"/>
          <w:kern w:val="0"/>
          <w:sz w:val="24"/>
        </w:rPr>
      </w:pPr>
    </w:p>
    <w:p w14:paraId="0BBB4E76">
      <w:pPr>
        <w:autoSpaceDE w:val="0"/>
        <w:autoSpaceDN w:val="0"/>
        <w:adjustRightInd w:val="0"/>
        <w:ind w:left="1012"/>
        <w:rPr>
          <w:color w:val="000000"/>
          <w:kern w:val="0"/>
          <w:sz w:val="24"/>
        </w:rPr>
      </w:pPr>
      <w:r>
        <w:rPr>
          <w:rFonts w:hint="eastAsia"/>
          <w:color w:val="000000"/>
          <w:kern w:val="0"/>
          <w:sz w:val="24"/>
        </w:rPr>
        <w:t>Non-return flaps and f</w:t>
      </w:r>
      <w:r>
        <w:rPr>
          <w:color w:val="000000"/>
          <w:kern w:val="0"/>
          <w:sz w:val="24"/>
        </w:rPr>
        <w:t>ire da</w:t>
      </w:r>
      <w:r>
        <w:rPr>
          <w:color w:val="000000"/>
          <w:spacing w:val="-2"/>
          <w:kern w:val="0"/>
          <w:sz w:val="24"/>
        </w:rPr>
        <w:t>m</w:t>
      </w:r>
      <w:r>
        <w:rPr>
          <w:color w:val="000000"/>
          <w:kern w:val="0"/>
          <w:sz w:val="24"/>
        </w:rPr>
        <w:t xml:space="preserve">pers shall be installed </w:t>
      </w:r>
      <w:r>
        <w:rPr>
          <w:rFonts w:hint="eastAsia"/>
          <w:color w:val="000000"/>
          <w:kern w:val="0"/>
          <w:sz w:val="24"/>
        </w:rPr>
        <w:t>in accordance with the requirement of</w:t>
      </w:r>
      <w:r>
        <w:rPr>
          <w:color w:val="000000"/>
          <w:kern w:val="0"/>
          <w:sz w:val="24"/>
        </w:rPr>
        <w:t xml:space="preserve"> the rules.</w:t>
      </w:r>
    </w:p>
    <w:p w14:paraId="1B6E3E5D">
      <w:pPr>
        <w:autoSpaceDE w:val="0"/>
        <w:autoSpaceDN w:val="0"/>
        <w:adjustRightInd w:val="0"/>
        <w:ind w:left="1012"/>
        <w:rPr>
          <w:color w:val="000000"/>
          <w:kern w:val="0"/>
          <w:sz w:val="24"/>
        </w:rPr>
      </w:pPr>
    </w:p>
    <w:p w14:paraId="2927533D">
      <w:pPr>
        <w:autoSpaceDE w:val="0"/>
        <w:autoSpaceDN w:val="0"/>
        <w:adjustRightInd w:val="0"/>
        <w:ind w:left="1012"/>
        <w:rPr>
          <w:color w:val="000000"/>
          <w:kern w:val="0"/>
          <w:sz w:val="24"/>
        </w:rPr>
      </w:pPr>
      <w:r>
        <w:rPr>
          <w:rFonts w:hint="eastAsia"/>
          <w:color w:val="000000"/>
          <w:kern w:val="0"/>
          <w:sz w:val="24"/>
        </w:rPr>
        <w:t>D</w:t>
      </w:r>
      <w:r>
        <w:rPr>
          <w:color w:val="000000"/>
          <w:kern w:val="0"/>
          <w:sz w:val="24"/>
        </w:rPr>
        <w:t>rainage of water shall be arranged</w:t>
      </w:r>
      <w:r>
        <w:rPr>
          <w:rFonts w:hint="eastAsia"/>
          <w:color w:val="000000"/>
          <w:kern w:val="0"/>
          <w:sz w:val="24"/>
        </w:rPr>
        <w:t xml:space="preserve"> </w:t>
      </w:r>
      <w:r>
        <w:rPr>
          <w:color w:val="000000"/>
          <w:kern w:val="0"/>
          <w:sz w:val="24"/>
        </w:rPr>
        <w:t>from the lowest points of the ducts.</w:t>
      </w:r>
    </w:p>
    <w:p w14:paraId="10A647FF">
      <w:pPr>
        <w:autoSpaceDE w:val="0"/>
        <w:autoSpaceDN w:val="0"/>
        <w:adjustRightInd w:val="0"/>
        <w:ind w:left="1012"/>
        <w:rPr>
          <w:color w:val="000000"/>
          <w:kern w:val="0"/>
          <w:sz w:val="24"/>
        </w:rPr>
      </w:pPr>
    </w:p>
    <w:p w14:paraId="4257F228">
      <w:pPr>
        <w:autoSpaceDE w:val="0"/>
        <w:autoSpaceDN w:val="0"/>
        <w:adjustRightInd w:val="0"/>
        <w:ind w:left="1012"/>
        <w:rPr>
          <w:color w:val="000000"/>
          <w:kern w:val="0"/>
          <w:sz w:val="24"/>
        </w:rPr>
      </w:pPr>
    </w:p>
    <w:p w14:paraId="510B8FA2">
      <w:pPr>
        <w:autoSpaceDE w:val="0"/>
        <w:autoSpaceDN w:val="0"/>
        <w:adjustRightInd w:val="0"/>
        <w:ind w:left="1012"/>
        <w:rPr>
          <w:color w:val="000000"/>
          <w:kern w:val="0"/>
          <w:sz w:val="24"/>
        </w:rPr>
      </w:pPr>
      <w:r>
        <w:rPr>
          <w:color w:val="000000"/>
          <w:kern w:val="0"/>
          <w:sz w:val="24"/>
        </w:rPr>
        <w:t>Easy access for inspection and service for fire closing and balancing dampers is to</w:t>
      </w:r>
      <w:r>
        <w:rPr>
          <w:rFonts w:hint="eastAsia"/>
          <w:color w:val="000000"/>
          <w:kern w:val="0"/>
          <w:sz w:val="24"/>
        </w:rPr>
        <w:t xml:space="preserve"> </w:t>
      </w:r>
      <w:r>
        <w:rPr>
          <w:color w:val="000000"/>
          <w:kern w:val="0"/>
          <w:sz w:val="24"/>
        </w:rPr>
        <w:t>be provided</w:t>
      </w:r>
      <w:r>
        <w:rPr>
          <w:rFonts w:hint="eastAsia"/>
          <w:color w:val="000000"/>
          <w:kern w:val="0"/>
          <w:sz w:val="24"/>
        </w:rPr>
        <w:t>.</w:t>
      </w:r>
    </w:p>
    <w:p w14:paraId="3069AC46">
      <w:pPr>
        <w:autoSpaceDE w:val="0"/>
        <w:autoSpaceDN w:val="0"/>
        <w:adjustRightInd w:val="0"/>
        <w:ind w:left="1012"/>
        <w:rPr>
          <w:color w:val="000000"/>
          <w:kern w:val="0"/>
          <w:sz w:val="24"/>
        </w:rPr>
      </w:pPr>
    </w:p>
    <w:p w14:paraId="718D09A5">
      <w:pPr>
        <w:autoSpaceDE w:val="0"/>
        <w:autoSpaceDN w:val="0"/>
        <w:adjustRightInd w:val="0"/>
        <w:ind w:left="1012"/>
        <w:rPr>
          <w:color w:val="000000"/>
          <w:kern w:val="0"/>
          <w:sz w:val="24"/>
        </w:rPr>
      </w:pPr>
      <w:r>
        <w:rPr>
          <w:color w:val="000000"/>
          <w:kern w:val="0"/>
          <w:sz w:val="24"/>
        </w:rPr>
        <w:t>Air supply line to hospital shall be provided with non-return damper and an individual</w:t>
      </w:r>
      <w:r>
        <w:rPr>
          <w:rFonts w:hint="eastAsia"/>
          <w:color w:val="000000"/>
          <w:kern w:val="0"/>
          <w:sz w:val="24"/>
        </w:rPr>
        <w:t xml:space="preserve"> </w:t>
      </w:r>
      <w:r>
        <w:rPr>
          <w:color w:val="000000"/>
          <w:kern w:val="0"/>
          <w:sz w:val="24"/>
        </w:rPr>
        <w:t>exhaust fan.</w:t>
      </w:r>
    </w:p>
    <w:p w14:paraId="6230DA2F">
      <w:pPr>
        <w:autoSpaceDE w:val="0"/>
        <w:autoSpaceDN w:val="0"/>
        <w:adjustRightInd w:val="0"/>
        <w:ind w:left="1012"/>
        <w:rPr>
          <w:color w:val="000000"/>
          <w:kern w:val="0"/>
          <w:sz w:val="24"/>
        </w:rPr>
      </w:pPr>
    </w:p>
    <w:p w14:paraId="623B690B">
      <w:pPr>
        <w:autoSpaceDE w:val="0"/>
        <w:autoSpaceDN w:val="0"/>
        <w:adjustRightInd w:val="0"/>
        <w:spacing w:line="243" w:lineRule="auto"/>
        <w:ind w:left="1012"/>
        <w:rPr>
          <w:color w:val="000000"/>
          <w:kern w:val="0"/>
          <w:sz w:val="24"/>
          <w:u w:val="single"/>
        </w:rPr>
      </w:pPr>
      <w:r>
        <w:rPr>
          <w:rFonts w:hint="eastAsia"/>
          <w:color w:val="000000"/>
          <w:kern w:val="0"/>
          <w:sz w:val="24"/>
          <w:u w:val="single"/>
        </w:rPr>
        <w:t>Test and trial</w:t>
      </w:r>
    </w:p>
    <w:p w14:paraId="68AA2329">
      <w:pPr>
        <w:autoSpaceDE w:val="0"/>
        <w:autoSpaceDN w:val="0"/>
        <w:adjustRightInd w:val="0"/>
        <w:spacing w:line="243" w:lineRule="auto"/>
        <w:ind w:left="1012"/>
        <w:rPr>
          <w:color w:val="000000"/>
          <w:kern w:val="0"/>
          <w:sz w:val="24"/>
        </w:rPr>
      </w:pPr>
    </w:p>
    <w:p w14:paraId="376057FA">
      <w:pPr>
        <w:autoSpaceDE w:val="0"/>
        <w:autoSpaceDN w:val="0"/>
        <w:adjustRightInd w:val="0"/>
        <w:spacing w:line="243" w:lineRule="auto"/>
        <w:ind w:left="1012"/>
        <w:rPr>
          <w:color w:val="000000"/>
          <w:kern w:val="0"/>
          <w:sz w:val="24"/>
        </w:rPr>
      </w:pPr>
      <w:r>
        <w:rPr>
          <w:color w:val="000000"/>
          <w:kern w:val="0"/>
          <w:sz w:val="24"/>
        </w:rPr>
        <w:t xml:space="preserve">The air handling unit </w:t>
      </w:r>
      <w:r>
        <w:rPr>
          <w:rFonts w:hint="eastAsia"/>
          <w:color w:val="000000"/>
          <w:spacing w:val="-2"/>
          <w:kern w:val="0"/>
          <w:sz w:val="24"/>
        </w:rPr>
        <w:t>shall</w:t>
      </w:r>
      <w:r>
        <w:rPr>
          <w:color w:val="000000"/>
          <w:kern w:val="0"/>
          <w:sz w:val="24"/>
        </w:rPr>
        <w:t xml:space="preserve"> be tested at the </w:t>
      </w:r>
      <w:r>
        <w:rPr>
          <w:rFonts w:hint="eastAsia"/>
          <w:color w:val="000000"/>
          <w:kern w:val="0"/>
          <w:sz w:val="24"/>
        </w:rPr>
        <w:t>M</w:t>
      </w:r>
      <w:r>
        <w:rPr>
          <w:color w:val="000000"/>
          <w:kern w:val="0"/>
          <w:sz w:val="24"/>
        </w:rPr>
        <w:t>aker</w:t>
      </w:r>
      <w:r>
        <w:rPr>
          <w:color w:val="000000"/>
          <w:spacing w:val="-1"/>
          <w:kern w:val="0"/>
          <w:sz w:val="24"/>
        </w:rPr>
        <w:t>'</w:t>
      </w:r>
      <w:r>
        <w:rPr>
          <w:color w:val="000000"/>
          <w:kern w:val="0"/>
          <w:sz w:val="24"/>
        </w:rPr>
        <w:t>s shop</w:t>
      </w:r>
      <w:r>
        <w:rPr>
          <w:color w:val="000000"/>
          <w:spacing w:val="-24"/>
          <w:kern w:val="0"/>
          <w:sz w:val="24"/>
        </w:rPr>
        <w:t xml:space="preserve"> </w:t>
      </w:r>
      <w:r>
        <w:rPr>
          <w:color w:val="000000"/>
          <w:kern w:val="0"/>
          <w:sz w:val="24"/>
        </w:rPr>
        <w:t>in</w:t>
      </w:r>
      <w:r>
        <w:rPr>
          <w:color w:val="000000"/>
          <w:spacing w:val="-24"/>
          <w:kern w:val="0"/>
          <w:sz w:val="24"/>
        </w:rPr>
        <w:t xml:space="preserve"> </w:t>
      </w:r>
      <w:r>
        <w:rPr>
          <w:color w:val="000000"/>
          <w:kern w:val="0"/>
          <w:sz w:val="24"/>
        </w:rPr>
        <w:t xml:space="preserve">accordance with the </w:t>
      </w:r>
      <w:r>
        <w:rPr>
          <w:rFonts w:hint="eastAsia"/>
          <w:color w:val="000000"/>
          <w:spacing w:val="-2"/>
          <w:kern w:val="0"/>
          <w:sz w:val="24"/>
        </w:rPr>
        <w:t>M</w:t>
      </w:r>
      <w:r>
        <w:rPr>
          <w:color w:val="000000"/>
          <w:kern w:val="0"/>
          <w:sz w:val="24"/>
        </w:rPr>
        <w:t>aker</w:t>
      </w:r>
      <w:r>
        <w:rPr>
          <w:color w:val="000000"/>
          <w:spacing w:val="-1"/>
          <w:kern w:val="0"/>
          <w:sz w:val="24"/>
        </w:rPr>
        <w:t>'</w:t>
      </w:r>
      <w:r>
        <w:rPr>
          <w:color w:val="000000"/>
          <w:kern w:val="0"/>
          <w:sz w:val="24"/>
        </w:rPr>
        <w:t>s usual practice.</w:t>
      </w:r>
    </w:p>
    <w:p w14:paraId="0A80D8C5">
      <w:pPr>
        <w:autoSpaceDE w:val="0"/>
        <w:autoSpaceDN w:val="0"/>
        <w:adjustRightInd w:val="0"/>
        <w:spacing w:before="20" w:line="260" w:lineRule="exact"/>
        <w:rPr>
          <w:color w:val="000000"/>
          <w:kern w:val="0"/>
          <w:sz w:val="26"/>
          <w:szCs w:val="26"/>
        </w:rPr>
      </w:pPr>
    </w:p>
    <w:p w14:paraId="5A71A761">
      <w:pPr>
        <w:autoSpaceDE w:val="0"/>
        <w:autoSpaceDN w:val="0"/>
        <w:adjustRightInd w:val="0"/>
        <w:spacing w:line="243" w:lineRule="auto"/>
        <w:ind w:left="1012"/>
        <w:rPr>
          <w:color w:val="000000"/>
          <w:kern w:val="0"/>
          <w:sz w:val="24"/>
        </w:rPr>
      </w:pPr>
      <w:r>
        <w:rPr>
          <w:color w:val="000000"/>
          <w:kern w:val="0"/>
          <w:sz w:val="24"/>
        </w:rPr>
        <w:t>After the co</w:t>
      </w:r>
      <w:r>
        <w:rPr>
          <w:color w:val="000000"/>
          <w:spacing w:val="-2"/>
          <w:kern w:val="0"/>
          <w:sz w:val="24"/>
        </w:rPr>
        <w:t>m</w:t>
      </w:r>
      <w:r>
        <w:rPr>
          <w:color w:val="000000"/>
          <w:kern w:val="0"/>
          <w:sz w:val="24"/>
        </w:rPr>
        <w:t>pletion of air conditioning sys</w:t>
      </w:r>
      <w:r>
        <w:rPr>
          <w:color w:val="000000"/>
          <w:spacing w:val="-1"/>
          <w:kern w:val="0"/>
          <w:sz w:val="24"/>
        </w:rPr>
        <w:t>t</w:t>
      </w:r>
      <w:r>
        <w:rPr>
          <w:color w:val="000000"/>
          <w:kern w:val="0"/>
          <w:sz w:val="24"/>
        </w:rPr>
        <w:t>e</w:t>
      </w:r>
      <w:r>
        <w:rPr>
          <w:color w:val="000000"/>
          <w:spacing w:val="-2"/>
          <w:kern w:val="0"/>
          <w:sz w:val="24"/>
        </w:rPr>
        <w:t>m</w:t>
      </w:r>
      <w:r>
        <w:rPr>
          <w:color w:val="000000"/>
          <w:kern w:val="0"/>
          <w:sz w:val="24"/>
        </w:rPr>
        <w:t xml:space="preserve">, following tests shall </w:t>
      </w:r>
      <w:r>
        <w:rPr>
          <w:color w:val="000000"/>
          <w:spacing w:val="-4"/>
          <w:kern w:val="0"/>
          <w:sz w:val="24"/>
        </w:rPr>
        <w:t>be</w:t>
      </w:r>
      <w:r>
        <w:rPr>
          <w:color w:val="000000"/>
          <w:kern w:val="0"/>
          <w:sz w:val="24"/>
        </w:rPr>
        <w:t xml:space="preserve"> </w:t>
      </w:r>
      <w:r>
        <w:rPr>
          <w:color w:val="000000"/>
          <w:spacing w:val="-4"/>
          <w:kern w:val="0"/>
          <w:sz w:val="24"/>
        </w:rPr>
        <w:t>performed</w:t>
      </w:r>
      <w:r>
        <w:rPr>
          <w:color w:val="000000"/>
          <w:kern w:val="0"/>
          <w:sz w:val="24"/>
        </w:rPr>
        <w:t xml:space="preserve"> in accordance with Builder</w:t>
      </w:r>
      <w:r>
        <w:rPr>
          <w:color w:val="000000"/>
          <w:spacing w:val="-1"/>
          <w:kern w:val="0"/>
          <w:sz w:val="24"/>
        </w:rPr>
        <w:t>'</w:t>
      </w:r>
      <w:r>
        <w:rPr>
          <w:color w:val="000000"/>
          <w:kern w:val="0"/>
          <w:sz w:val="24"/>
        </w:rPr>
        <w:t>s practice.</w:t>
      </w:r>
    </w:p>
    <w:p w14:paraId="152851AF">
      <w:pPr>
        <w:autoSpaceDE w:val="0"/>
        <w:autoSpaceDN w:val="0"/>
        <w:adjustRightInd w:val="0"/>
        <w:spacing w:line="243" w:lineRule="auto"/>
        <w:ind w:left="1012"/>
        <w:rPr>
          <w:color w:val="000000"/>
          <w:kern w:val="0"/>
          <w:sz w:val="24"/>
        </w:rPr>
      </w:pPr>
    </w:p>
    <w:p w14:paraId="33C6CC20">
      <w:pPr>
        <w:tabs>
          <w:tab w:val="left" w:pos="1520"/>
        </w:tabs>
        <w:autoSpaceDE w:val="0"/>
        <w:autoSpaceDN w:val="0"/>
        <w:adjustRightInd w:val="0"/>
        <w:ind w:left="1023"/>
        <w:rPr>
          <w:color w:val="000000"/>
          <w:kern w:val="0"/>
          <w:sz w:val="24"/>
        </w:rPr>
      </w:pPr>
      <w:r>
        <w:rPr>
          <w:color w:val="000000"/>
          <w:kern w:val="0"/>
          <w:sz w:val="24"/>
        </w:rPr>
        <w:t>1.</w:t>
      </w:r>
      <w:r>
        <w:rPr>
          <w:color w:val="000000"/>
          <w:kern w:val="0"/>
          <w:sz w:val="24"/>
        </w:rPr>
        <w:tab/>
      </w:r>
      <w:r>
        <w:rPr>
          <w:color w:val="000000"/>
          <w:kern w:val="0"/>
          <w:sz w:val="24"/>
        </w:rPr>
        <w:t>Air volu</w:t>
      </w:r>
      <w:r>
        <w:rPr>
          <w:color w:val="000000"/>
          <w:spacing w:val="-2"/>
          <w:kern w:val="0"/>
          <w:sz w:val="24"/>
        </w:rPr>
        <w:t>m</w:t>
      </w:r>
      <w:r>
        <w:rPr>
          <w:color w:val="000000"/>
          <w:kern w:val="0"/>
          <w:sz w:val="24"/>
        </w:rPr>
        <w:t>e test</w:t>
      </w:r>
    </w:p>
    <w:p w14:paraId="01C03F51">
      <w:pPr>
        <w:tabs>
          <w:tab w:val="left" w:pos="1520"/>
        </w:tabs>
        <w:autoSpaceDE w:val="0"/>
        <w:autoSpaceDN w:val="0"/>
        <w:adjustRightInd w:val="0"/>
        <w:spacing w:before="4"/>
        <w:ind w:left="1023"/>
        <w:rPr>
          <w:color w:val="000000"/>
          <w:kern w:val="0"/>
          <w:sz w:val="24"/>
        </w:rPr>
      </w:pPr>
      <w:r>
        <w:rPr>
          <w:color w:val="000000"/>
          <w:kern w:val="0"/>
          <w:sz w:val="24"/>
        </w:rPr>
        <w:t>2.</w:t>
      </w:r>
      <w:r>
        <w:rPr>
          <w:color w:val="000000"/>
          <w:kern w:val="0"/>
          <w:sz w:val="24"/>
        </w:rPr>
        <w:tab/>
      </w:r>
      <w:r>
        <w:rPr>
          <w:color w:val="000000"/>
          <w:kern w:val="0"/>
          <w:sz w:val="24"/>
        </w:rPr>
        <w:t>Cooling or heating test</w:t>
      </w:r>
    </w:p>
    <w:p w14:paraId="4ECD7B88">
      <w:pPr>
        <w:autoSpaceDE w:val="0"/>
        <w:autoSpaceDN w:val="0"/>
        <w:adjustRightInd w:val="0"/>
        <w:spacing w:before="3" w:line="280" w:lineRule="exact"/>
        <w:rPr>
          <w:color w:val="000000"/>
          <w:kern w:val="0"/>
          <w:sz w:val="28"/>
          <w:szCs w:val="28"/>
        </w:rPr>
      </w:pPr>
    </w:p>
    <w:p w14:paraId="72C9A9A3">
      <w:pPr>
        <w:autoSpaceDE w:val="0"/>
        <w:autoSpaceDN w:val="0"/>
        <w:adjustRightInd w:val="0"/>
        <w:ind w:left="1012"/>
        <w:rPr>
          <w:color w:val="000000"/>
          <w:kern w:val="0"/>
          <w:sz w:val="24"/>
        </w:rPr>
      </w:pPr>
      <w:r>
        <w:rPr>
          <w:color w:val="000000"/>
          <w:kern w:val="0"/>
          <w:sz w:val="24"/>
        </w:rPr>
        <w:t xml:space="preserve">The air conditioning test </w:t>
      </w:r>
      <w:r>
        <w:rPr>
          <w:rFonts w:hint="eastAsia"/>
          <w:color w:val="000000"/>
          <w:kern w:val="0"/>
          <w:sz w:val="24"/>
        </w:rPr>
        <w:t>shall</w:t>
      </w:r>
      <w:r>
        <w:rPr>
          <w:color w:val="000000"/>
          <w:kern w:val="0"/>
          <w:sz w:val="24"/>
        </w:rPr>
        <w:t xml:space="preserve"> be carried out as applicable in connection with testing season.</w:t>
      </w:r>
      <w:r>
        <w:rPr>
          <w:rFonts w:hint="eastAsia"/>
          <w:color w:val="000000"/>
          <w:kern w:val="0"/>
          <w:sz w:val="24"/>
        </w:rPr>
        <w:t xml:space="preserve"> When the heating or cooling is not applicable, only the running test shall be performed.</w:t>
      </w:r>
    </w:p>
    <w:p w14:paraId="016426C9">
      <w:pPr>
        <w:autoSpaceDE w:val="0"/>
        <w:autoSpaceDN w:val="0"/>
        <w:adjustRightInd w:val="0"/>
        <w:ind w:left="1012"/>
        <w:rPr>
          <w:color w:val="000000"/>
          <w:kern w:val="0"/>
          <w:sz w:val="24"/>
        </w:rPr>
      </w:pPr>
    </w:p>
    <w:p w14:paraId="5EC94443">
      <w:pPr>
        <w:autoSpaceDE w:val="0"/>
        <w:autoSpaceDN w:val="0"/>
        <w:adjustRightInd w:val="0"/>
        <w:ind w:left="1012"/>
        <w:rPr>
          <w:color w:val="000000"/>
          <w:kern w:val="0"/>
          <w:sz w:val="24"/>
        </w:rPr>
      </w:pPr>
    </w:p>
    <w:p w14:paraId="6F75364C">
      <w:pPr>
        <w:pStyle w:val="4"/>
        <w:spacing w:before="0" w:after="0"/>
        <w:rPr>
          <w:rFonts w:cs="Arial"/>
        </w:rPr>
      </w:pPr>
      <w:bookmarkStart w:id="328" w:name="_Toc445192407"/>
      <w:bookmarkStart w:id="329" w:name="_Toc50572488"/>
      <w:r>
        <w:rPr>
          <w:rFonts w:hint="eastAsia" w:cs="Arial"/>
        </w:rPr>
        <w:t>5.3.2</w:t>
      </w:r>
      <w:r>
        <w:rPr>
          <w:rFonts w:hint="eastAsia" w:cs="Arial"/>
        </w:rPr>
        <w:tab/>
      </w:r>
      <w:r>
        <w:rPr>
          <w:rFonts w:cs="Arial"/>
        </w:rPr>
        <w:t>VENTILATION FOR CARGO HOLDS</w:t>
      </w:r>
      <w:bookmarkEnd w:id="328"/>
      <w:bookmarkEnd w:id="329"/>
    </w:p>
    <w:p w14:paraId="0E39EEFC">
      <w:pPr>
        <w:spacing w:before="240"/>
        <w:ind w:left="1023" w:leftChars="487"/>
        <w:rPr>
          <w:rFonts w:eastAsia="黑体"/>
          <w:snapToGrid w:val="0"/>
          <w:sz w:val="24"/>
        </w:rPr>
      </w:pPr>
      <w:r>
        <w:rPr>
          <w:rFonts w:hint="eastAsia" w:eastAsia="黑体"/>
          <w:snapToGrid w:val="0"/>
          <w:sz w:val="24"/>
        </w:rPr>
        <w:t xml:space="preserve">For </w:t>
      </w:r>
      <w:r>
        <w:rPr>
          <w:rFonts w:hint="eastAsia" w:eastAsia="黑体"/>
          <w:i/>
          <w:snapToGrid w:val="0"/>
          <w:sz w:val="24"/>
        </w:rPr>
        <w:t>No.1~No.</w:t>
      </w:r>
      <w:r>
        <w:rPr>
          <w:rFonts w:hint="eastAsia" w:eastAsia="黑体"/>
          <w:snapToGrid w:val="0"/>
          <w:sz w:val="24"/>
        </w:rPr>
        <w:t>4</w:t>
      </w:r>
      <w:r>
        <w:rPr>
          <w:rFonts w:hint="eastAsia" w:eastAsia="黑体"/>
          <w:b/>
          <w:snapToGrid w:val="0"/>
          <w:sz w:val="24"/>
        </w:rPr>
        <w:t xml:space="preserve"> </w:t>
      </w:r>
      <w:r>
        <w:rPr>
          <w:rFonts w:hint="eastAsia" w:eastAsia="黑体"/>
          <w:snapToGrid w:val="0"/>
          <w:sz w:val="24"/>
        </w:rPr>
        <w:t>cargo holds, when dangerous cargo to be loaded, t</w:t>
      </w:r>
      <w:r>
        <w:rPr>
          <w:rFonts w:eastAsia="黑体"/>
          <w:snapToGrid w:val="0"/>
          <w:sz w:val="24"/>
        </w:rPr>
        <w:t xml:space="preserve">wo </w:t>
      </w:r>
      <w:r>
        <w:rPr>
          <w:rFonts w:hint="eastAsia" w:eastAsia="黑体"/>
          <w:snapToGrid w:val="0"/>
          <w:sz w:val="24"/>
        </w:rPr>
        <w:t>(2)</w:t>
      </w:r>
      <w:r>
        <w:rPr>
          <w:rFonts w:eastAsia="黑体"/>
          <w:snapToGrid w:val="0"/>
          <w:sz w:val="24"/>
        </w:rPr>
        <w:t xml:space="preserve"> sets </w:t>
      </w:r>
      <w:r>
        <w:rPr>
          <w:rFonts w:hint="eastAsia" w:eastAsia="黑体"/>
          <w:snapToGrid w:val="0"/>
          <w:sz w:val="24"/>
        </w:rPr>
        <w:t xml:space="preserve">of exhaust ventilation fan to be supplied. This exhaust ventilation with air change of two (2) times per hour </w:t>
      </w:r>
      <w:r>
        <w:rPr>
          <w:rFonts w:eastAsia="黑体"/>
          <w:snapToGrid w:val="0"/>
          <w:sz w:val="24"/>
        </w:rPr>
        <w:t>based on empty hold for carrying dangerous cargo. T</w:t>
      </w:r>
      <w:r>
        <w:rPr>
          <w:rFonts w:hint="eastAsia" w:eastAsia="黑体"/>
          <w:snapToGrid w:val="0"/>
          <w:sz w:val="24"/>
        </w:rPr>
        <w:t>he fans shall be explosion proof type.</w:t>
      </w:r>
    </w:p>
    <w:p w14:paraId="0DA337B6">
      <w:pPr>
        <w:autoSpaceDE w:val="0"/>
        <w:autoSpaceDN w:val="0"/>
        <w:adjustRightInd w:val="0"/>
        <w:ind w:left="1012"/>
        <w:rPr>
          <w:rFonts w:eastAsia="黑体"/>
          <w:snapToGrid w:val="0"/>
          <w:sz w:val="24"/>
        </w:rPr>
      </w:pPr>
    </w:p>
    <w:p w14:paraId="0515E75C">
      <w:pPr>
        <w:autoSpaceDE w:val="0"/>
        <w:autoSpaceDN w:val="0"/>
        <w:adjustRightInd w:val="0"/>
        <w:ind w:left="1012"/>
        <w:rPr>
          <w:rFonts w:eastAsia="黑体"/>
          <w:snapToGrid w:val="0"/>
          <w:sz w:val="24"/>
        </w:rPr>
      </w:pPr>
      <w:r>
        <w:rPr>
          <w:rFonts w:hint="eastAsia" w:eastAsia="黑体"/>
          <w:snapToGrid w:val="0"/>
          <w:sz w:val="24"/>
        </w:rPr>
        <w:t>Fans shall be vertical axial flow and single speed type.</w:t>
      </w:r>
      <w:r>
        <w:rPr>
          <w:rFonts w:hint="eastAsia" w:eastAsia="黑体"/>
          <w:b/>
          <w:i/>
          <w:snapToGrid w:val="0"/>
          <w:sz w:val="24"/>
        </w:rPr>
        <w:t xml:space="preserve"> And fans for cargo hold shall be split type.</w:t>
      </w:r>
    </w:p>
    <w:p w14:paraId="5CD2C4BA">
      <w:pPr>
        <w:autoSpaceDE w:val="0"/>
        <w:autoSpaceDN w:val="0"/>
        <w:adjustRightInd w:val="0"/>
        <w:ind w:left="1012"/>
        <w:rPr>
          <w:rFonts w:eastAsia="黑体"/>
          <w:snapToGrid w:val="0"/>
          <w:sz w:val="24"/>
        </w:rPr>
      </w:pPr>
    </w:p>
    <w:p w14:paraId="26C40AED">
      <w:pPr>
        <w:autoSpaceDE w:val="0"/>
        <w:autoSpaceDN w:val="0"/>
        <w:adjustRightInd w:val="0"/>
        <w:ind w:left="1012"/>
        <w:rPr>
          <w:rFonts w:eastAsia="黑体"/>
          <w:snapToGrid w:val="0"/>
          <w:sz w:val="24"/>
        </w:rPr>
      </w:pPr>
      <w:r>
        <w:rPr>
          <w:rFonts w:hint="eastAsia" w:eastAsia="黑体"/>
          <w:snapToGrid w:val="0"/>
          <w:sz w:val="24"/>
        </w:rPr>
        <w:t>The amount of fans to be according to the final design.</w:t>
      </w:r>
    </w:p>
    <w:p w14:paraId="3A26C2D6">
      <w:pPr>
        <w:autoSpaceDE w:val="0"/>
        <w:autoSpaceDN w:val="0"/>
        <w:adjustRightInd w:val="0"/>
        <w:ind w:left="1012"/>
        <w:rPr>
          <w:kern w:val="0"/>
          <w:sz w:val="24"/>
        </w:rPr>
      </w:pPr>
    </w:p>
    <w:p w14:paraId="29CB7A54">
      <w:pPr>
        <w:autoSpaceDE w:val="0"/>
        <w:autoSpaceDN w:val="0"/>
        <w:adjustRightInd w:val="0"/>
        <w:ind w:left="1012"/>
        <w:rPr>
          <w:kern w:val="0"/>
          <w:sz w:val="24"/>
        </w:rPr>
      </w:pPr>
      <w:r>
        <w:rPr>
          <w:kern w:val="0"/>
          <w:sz w:val="24"/>
        </w:rPr>
        <w:t>Re</w:t>
      </w:r>
      <w:r>
        <w:rPr>
          <w:spacing w:val="-2"/>
          <w:kern w:val="0"/>
          <w:sz w:val="24"/>
        </w:rPr>
        <w:t>m</w:t>
      </w:r>
      <w:r>
        <w:rPr>
          <w:kern w:val="0"/>
          <w:sz w:val="24"/>
        </w:rPr>
        <w:t>ote start and stop for each fan shall be done in</w:t>
      </w:r>
      <w:r>
        <w:rPr>
          <w:rFonts w:hint="eastAsia"/>
          <w:kern w:val="0"/>
          <w:sz w:val="24"/>
        </w:rPr>
        <w:t xml:space="preserve"> ship office</w:t>
      </w:r>
      <w:r>
        <w:rPr>
          <w:kern w:val="0"/>
          <w:sz w:val="24"/>
        </w:rPr>
        <w:t>.</w:t>
      </w:r>
    </w:p>
    <w:p w14:paraId="7BEC6D9C">
      <w:pPr>
        <w:autoSpaceDE w:val="0"/>
        <w:autoSpaceDN w:val="0"/>
        <w:adjustRightInd w:val="0"/>
        <w:spacing w:before="3"/>
        <w:rPr>
          <w:kern w:val="0"/>
          <w:sz w:val="28"/>
          <w:szCs w:val="28"/>
        </w:rPr>
      </w:pPr>
    </w:p>
    <w:p w14:paraId="08B8095F">
      <w:pPr>
        <w:autoSpaceDE w:val="0"/>
        <w:autoSpaceDN w:val="0"/>
        <w:adjustRightInd w:val="0"/>
        <w:ind w:left="1012"/>
        <w:rPr>
          <w:kern w:val="0"/>
          <w:sz w:val="24"/>
        </w:rPr>
      </w:pPr>
      <w:r>
        <w:rPr>
          <w:kern w:val="0"/>
          <w:sz w:val="24"/>
        </w:rPr>
        <w:t xml:space="preserve">One (1) hold fan </w:t>
      </w:r>
      <w:r>
        <w:rPr>
          <w:spacing w:val="-2"/>
          <w:kern w:val="0"/>
          <w:sz w:val="24"/>
        </w:rPr>
        <w:t>m</w:t>
      </w:r>
      <w:r>
        <w:rPr>
          <w:kern w:val="0"/>
          <w:sz w:val="24"/>
        </w:rPr>
        <w:t xml:space="preserve">onitor panel with </w:t>
      </w:r>
      <w:r>
        <w:rPr>
          <w:spacing w:val="-1"/>
          <w:kern w:val="0"/>
          <w:sz w:val="24"/>
        </w:rPr>
        <w:t>r</w:t>
      </w:r>
      <w:r>
        <w:rPr>
          <w:kern w:val="0"/>
          <w:sz w:val="24"/>
        </w:rPr>
        <w:t>unning la</w:t>
      </w:r>
      <w:r>
        <w:rPr>
          <w:spacing w:val="-2"/>
          <w:kern w:val="0"/>
          <w:sz w:val="24"/>
        </w:rPr>
        <w:t>m</w:t>
      </w:r>
      <w:r>
        <w:rPr>
          <w:kern w:val="0"/>
          <w:sz w:val="24"/>
        </w:rPr>
        <w:t>ps and co</w:t>
      </w:r>
      <w:r>
        <w:rPr>
          <w:spacing w:val="-2"/>
          <w:kern w:val="0"/>
          <w:sz w:val="24"/>
        </w:rPr>
        <w:t>mm</w:t>
      </w:r>
      <w:r>
        <w:rPr>
          <w:kern w:val="0"/>
          <w:sz w:val="24"/>
        </w:rPr>
        <w:t>on buzzer for abnor</w:t>
      </w:r>
      <w:r>
        <w:rPr>
          <w:spacing w:val="-2"/>
          <w:kern w:val="0"/>
          <w:sz w:val="24"/>
        </w:rPr>
        <w:t>m</w:t>
      </w:r>
      <w:r>
        <w:rPr>
          <w:kern w:val="0"/>
          <w:sz w:val="24"/>
        </w:rPr>
        <w:t>al stop for cargo holds shall be provided in</w:t>
      </w:r>
      <w:r>
        <w:rPr>
          <w:rFonts w:hint="eastAsia"/>
          <w:kern w:val="0"/>
          <w:sz w:val="24"/>
        </w:rPr>
        <w:t xml:space="preserve"> wheel house</w:t>
      </w:r>
      <w:r>
        <w:rPr>
          <w:kern w:val="0"/>
          <w:sz w:val="24"/>
        </w:rPr>
        <w:t>.</w:t>
      </w:r>
    </w:p>
    <w:p w14:paraId="4DC05DA6">
      <w:pPr>
        <w:autoSpaceDE w:val="0"/>
        <w:autoSpaceDN w:val="0"/>
        <w:adjustRightInd w:val="0"/>
        <w:spacing w:before="20"/>
        <w:rPr>
          <w:kern w:val="0"/>
          <w:sz w:val="26"/>
          <w:szCs w:val="26"/>
        </w:rPr>
      </w:pPr>
    </w:p>
    <w:p w14:paraId="62D66407">
      <w:pPr>
        <w:autoSpaceDE w:val="0"/>
        <w:autoSpaceDN w:val="0"/>
        <w:adjustRightInd w:val="0"/>
        <w:ind w:left="1009"/>
        <w:rPr>
          <w:kern w:val="0"/>
          <w:sz w:val="24"/>
        </w:rPr>
      </w:pPr>
      <w:r>
        <w:rPr>
          <w:rFonts w:hint="eastAsia"/>
          <w:kern w:val="0"/>
          <w:sz w:val="24"/>
        </w:rPr>
        <w:t>Ventilation</w:t>
      </w:r>
      <w:r>
        <w:rPr>
          <w:kern w:val="0"/>
          <w:sz w:val="24"/>
        </w:rPr>
        <w:t xml:space="preserve"> ducts </w:t>
      </w:r>
      <w:r>
        <w:rPr>
          <w:rFonts w:hint="eastAsia"/>
          <w:kern w:val="0"/>
          <w:sz w:val="24"/>
        </w:rPr>
        <w:t xml:space="preserve">to be made of steel plate or </w:t>
      </w:r>
      <w:r>
        <w:rPr>
          <w:kern w:val="0"/>
          <w:sz w:val="24"/>
        </w:rPr>
        <w:t>galvanize</w:t>
      </w:r>
      <w:r>
        <w:rPr>
          <w:rFonts w:hint="eastAsia"/>
          <w:kern w:val="0"/>
          <w:sz w:val="24"/>
        </w:rPr>
        <w:t>d</w:t>
      </w:r>
      <w:r>
        <w:rPr>
          <w:kern w:val="0"/>
          <w:sz w:val="24"/>
        </w:rPr>
        <w:t xml:space="preserve"> </w:t>
      </w:r>
      <w:r>
        <w:rPr>
          <w:rFonts w:hint="eastAsia"/>
          <w:kern w:val="0"/>
          <w:sz w:val="24"/>
        </w:rPr>
        <w:t xml:space="preserve">spiral </w:t>
      </w:r>
      <w:r>
        <w:rPr>
          <w:kern w:val="0"/>
          <w:sz w:val="24"/>
        </w:rPr>
        <w:t>steel</w:t>
      </w:r>
      <w:r>
        <w:rPr>
          <w:rFonts w:hint="eastAsia"/>
          <w:kern w:val="0"/>
          <w:sz w:val="24"/>
        </w:rPr>
        <w:t xml:space="preserve"> sheet for cargo hold. </w:t>
      </w:r>
    </w:p>
    <w:p w14:paraId="30C3EE95">
      <w:pPr>
        <w:autoSpaceDE w:val="0"/>
        <w:autoSpaceDN w:val="0"/>
        <w:adjustRightInd w:val="0"/>
        <w:spacing w:before="20" w:line="260" w:lineRule="exact"/>
        <w:ind w:left="1506" w:hanging="1505" w:hangingChars="717"/>
        <w:rPr>
          <w:kern w:val="0"/>
          <w:sz w:val="26"/>
          <w:szCs w:val="26"/>
        </w:rPr>
      </w:pPr>
      <w:r>
        <w:rPr>
          <w:rFonts w:hint="eastAsia"/>
          <w:szCs w:val="21"/>
        </w:rPr>
        <w:t xml:space="preserve">     </w:t>
      </w:r>
    </w:p>
    <w:p w14:paraId="742322C8">
      <w:pPr>
        <w:autoSpaceDE w:val="0"/>
        <w:autoSpaceDN w:val="0"/>
        <w:adjustRightInd w:val="0"/>
        <w:ind w:left="1009"/>
        <w:rPr>
          <w:kern w:val="0"/>
          <w:sz w:val="24"/>
        </w:rPr>
      </w:pPr>
      <w:r>
        <w:rPr>
          <w:kern w:val="0"/>
          <w:sz w:val="24"/>
        </w:rPr>
        <w:t xml:space="preserve">Each ventilator </w:t>
      </w:r>
      <w:r>
        <w:rPr>
          <w:rFonts w:hint="eastAsia"/>
          <w:kern w:val="0"/>
          <w:sz w:val="24"/>
        </w:rPr>
        <w:t>shall</w:t>
      </w:r>
      <w:r>
        <w:rPr>
          <w:kern w:val="0"/>
          <w:sz w:val="24"/>
        </w:rPr>
        <w:t xml:space="preserve"> be fitted with stainless steel wire net</w:t>
      </w:r>
      <w:r>
        <w:rPr>
          <w:rFonts w:hint="eastAsia"/>
          <w:kern w:val="0"/>
          <w:sz w:val="24"/>
        </w:rPr>
        <w:t xml:space="preserve">. </w:t>
      </w:r>
      <w:r>
        <w:rPr>
          <w:kern w:val="0"/>
          <w:sz w:val="24"/>
        </w:rPr>
        <w:t xml:space="preserve">Vent head shall be of mushroom ventilator type. Heights of </w:t>
      </w:r>
      <w:r>
        <w:rPr>
          <w:rFonts w:hint="eastAsia"/>
          <w:kern w:val="0"/>
          <w:sz w:val="24"/>
        </w:rPr>
        <w:t>ventilator openings</w:t>
      </w:r>
      <w:r>
        <w:rPr>
          <w:kern w:val="0"/>
          <w:sz w:val="24"/>
        </w:rPr>
        <w:t xml:space="preserve"> above </w:t>
      </w:r>
      <w:r>
        <w:rPr>
          <w:rFonts w:hint="eastAsia"/>
          <w:kern w:val="0"/>
          <w:sz w:val="24"/>
        </w:rPr>
        <w:t>upper</w:t>
      </w:r>
      <w:r>
        <w:rPr>
          <w:kern w:val="0"/>
          <w:sz w:val="24"/>
        </w:rPr>
        <w:t xml:space="preserve"> deck to be sufficient according to load line requirements.</w:t>
      </w:r>
    </w:p>
    <w:p w14:paraId="3CC9EB03">
      <w:pPr>
        <w:autoSpaceDE w:val="0"/>
        <w:autoSpaceDN w:val="0"/>
        <w:adjustRightInd w:val="0"/>
        <w:spacing w:line="243" w:lineRule="auto"/>
        <w:rPr>
          <w:spacing w:val="-2"/>
          <w:kern w:val="0"/>
          <w:sz w:val="24"/>
        </w:rPr>
      </w:pPr>
    </w:p>
    <w:p w14:paraId="4B255434">
      <w:pPr>
        <w:autoSpaceDE w:val="0"/>
        <w:autoSpaceDN w:val="0"/>
        <w:adjustRightInd w:val="0"/>
        <w:spacing w:line="243" w:lineRule="auto"/>
        <w:ind w:left="1012"/>
        <w:rPr>
          <w:spacing w:val="-2"/>
          <w:kern w:val="0"/>
          <w:sz w:val="24"/>
        </w:rPr>
      </w:pPr>
      <w:r>
        <w:rPr>
          <w:spacing w:val="-2"/>
          <w:kern w:val="0"/>
          <w:sz w:val="24"/>
        </w:rPr>
        <w:t>The duct shall be designed to have the max. air flow of 15 m/s. The duct and vent head shall be painted same as surroundings.</w:t>
      </w:r>
    </w:p>
    <w:p w14:paraId="451E9162">
      <w:pPr>
        <w:autoSpaceDE w:val="0"/>
        <w:autoSpaceDN w:val="0"/>
        <w:adjustRightInd w:val="0"/>
        <w:ind w:left="1012"/>
        <w:rPr>
          <w:color w:val="000000"/>
          <w:kern w:val="0"/>
          <w:sz w:val="24"/>
        </w:rPr>
      </w:pPr>
    </w:p>
    <w:p w14:paraId="563C5F9C">
      <w:pPr>
        <w:pStyle w:val="4"/>
        <w:spacing w:before="0" w:after="0"/>
        <w:rPr>
          <w:rFonts w:cs="Arial"/>
          <w:color w:val="000000"/>
        </w:rPr>
      </w:pPr>
      <w:bookmarkStart w:id="330" w:name="_Toc404775989"/>
      <w:bookmarkStart w:id="331" w:name="_Toc50572489"/>
      <w:bookmarkStart w:id="332" w:name="_Toc445192408"/>
      <w:r>
        <w:rPr>
          <w:rFonts w:hint="eastAsia" w:cs="Arial"/>
          <w:color w:val="000000"/>
        </w:rPr>
        <w:t>5.3.3</w:t>
      </w:r>
      <w:r>
        <w:rPr>
          <w:rFonts w:cs="Arial"/>
          <w:color w:val="000000"/>
        </w:rPr>
        <w:tab/>
      </w:r>
      <w:r>
        <w:rPr>
          <w:rFonts w:cs="Arial"/>
          <w:color w:val="000000"/>
        </w:rPr>
        <w:t xml:space="preserve">VENTILATION FOR </w:t>
      </w:r>
      <w:r>
        <w:rPr>
          <w:rFonts w:hint="eastAsia" w:cs="Arial"/>
          <w:color w:val="000000"/>
        </w:rPr>
        <w:t xml:space="preserve">ACCOMMODATION AND </w:t>
      </w:r>
      <w:r>
        <w:rPr>
          <w:rFonts w:cs="Arial"/>
          <w:color w:val="000000"/>
        </w:rPr>
        <w:t>OTHER SPACES</w:t>
      </w:r>
      <w:bookmarkEnd w:id="330"/>
      <w:bookmarkEnd w:id="331"/>
      <w:bookmarkEnd w:id="332"/>
    </w:p>
    <w:p w14:paraId="70B24D55">
      <w:pPr>
        <w:autoSpaceDE w:val="0"/>
        <w:autoSpaceDN w:val="0"/>
        <w:adjustRightInd w:val="0"/>
        <w:spacing w:before="2" w:line="240" w:lineRule="exact"/>
        <w:rPr>
          <w:rFonts w:ascii="Arial" w:hAnsi="Arial" w:cs="Arial"/>
          <w:color w:val="000000"/>
          <w:kern w:val="0"/>
          <w:sz w:val="24"/>
        </w:rPr>
      </w:pPr>
    </w:p>
    <w:p w14:paraId="507557B0">
      <w:pPr>
        <w:autoSpaceDE w:val="0"/>
        <w:autoSpaceDN w:val="0"/>
        <w:adjustRightInd w:val="0"/>
        <w:spacing w:line="243" w:lineRule="auto"/>
        <w:ind w:left="1012"/>
        <w:rPr>
          <w:color w:val="000000"/>
          <w:kern w:val="0"/>
          <w:sz w:val="24"/>
        </w:rPr>
      </w:pPr>
      <w:r>
        <w:rPr>
          <w:rFonts w:hint="eastAsia"/>
          <w:color w:val="000000"/>
          <w:kern w:val="0"/>
          <w:sz w:val="24"/>
        </w:rPr>
        <w:t>M</w:t>
      </w:r>
      <w:r>
        <w:rPr>
          <w:color w:val="000000"/>
          <w:kern w:val="0"/>
          <w:sz w:val="24"/>
        </w:rPr>
        <w:t xml:space="preserve">echanical </w:t>
      </w:r>
      <w:r>
        <w:rPr>
          <w:rFonts w:hint="eastAsia"/>
          <w:color w:val="000000"/>
          <w:kern w:val="0"/>
          <w:sz w:val="24"/>
        </w:rPr>
        <w:t xml:space="preserve">supply and/or exhaust </w:t>
      </w:r>
      <w:r>
        <w:rPr>
          <w:color w:val="000000"/>
          <w:kern w:val="0"/>
          <w:sz w:val="24"/>
        </w:rPr>
        <w:t>ventilation system shall be designed to have the following air change rate based on the volume of each compartment.</w:t>
      </w:r>
    </w:p>
    <w:p w14:paraId="4C15E76E">
      <w:pPr>
        <w:autoSpaceDE w:val="0"/>
        <w:autoSpaceDN w:val="0"/>
        <w:adjustRightInd w:val="0"/>
        <w:spacing w:line="200" w:lineRule="exact"/>
        <w:jc w:val="left"/>
        <w:rPr>
          <w:rFonts w:ascii="Arial" w:hAnsi="Arial" w:cs="Arial"/>
          <w:color w:val="000000"/>
          <w:kern w:val="0"/>
          <w:sz w:val="20"/>
          <w:szCs w:val="20"/>
        </w:rPr>
      </w:pPr>
    </w:p>
    <w:tbl>
      <w:tblPr>
        <w:tblStyle w:val="40"/>
        <w:tblW w:w="7453" w:type="dxa"/>
        <w:jc w:val="center"/>
        <w:tblLayout w:type="fixed"/>
        <w:tblCellMar>
          <w:top w:w="0" w:type="dxa"/>
          <w:left w:w="0" w:type="dxa"/>
          <w:bottom w:w="0" w:type="dxa"/>
          <w:right w:w="0" w:type="dxa"/>
        </w:tblCellMar>
      </w:tblPr>
      <w:tblGrid>
        <w:gridCol w:w="3768"/>
        <w:gridCol w:w="1701"/>
        <w:gridCol w:w="1984"/>
      </w:tblGrid>
      <w:tr w14:paraId="56762579">
        <w:tblPrEx>
          <w:tblCellMar>
            <w:top w:w="0" w:type="dxa"/>
            <w:left w:w="0" w:type="dxa"/>
            <w:bottom w:w="0" w:type="dxa"/>
            <w:right w:w="0" w:type="dxa"/>
          </w:tblCellMar>
        </w:tblPrEx>
        <w:trPr>
          <w:cantSplit/>
          <w:trHeight w:val="613" w:hRule="atLeast"/>
          <w:tblHeader/>
          <w:jc w:val="center"/>
        </w:trPr>
        <w:tc>
          <w:tcPr>
            <w:tcW w:w="3768" w:type="dxa"/>
            <w:tcBorders>
              <w:top w:val="single" w:color="000000" w:sz="4" w:space="0"/>
              <w:left w:val="single" w:color="000000" w:sz="4" w:space="0"/>
              <w:bottom w:val="single" w:color="000000" w:sz="4" w:space="0"/>
              <w:right w:val="single" w:color="000000" w:sz="4" w:space="0"/>
            </w:tcBorders>
          </w:tcPr>
          <w:p w14:paraId="6F457813">
            <w:pPr>
              <w:autoSpaceDE w:val="0"/>
              <w:autoSpaceDN w:val="0"/>
              <w:adjustRightInd w:val="0"/>
              <w:ind w:left="420" w:hanging="420" w:hangingChars="175"/>
              <w:jc w:val="center"/>
              <w:rPr>
                <w:color w:val="000000"/>
                <w:kern w:val="0"/>
                <w:sz w:val="24"/>
              </w:rPr>
            </w:pPr>
            <w:r>
              <w:rPr>
                <w:color w:val="000000"/>
                <w:kern w:val="0"/>
                <w:sz w:val="24"/>
              </w:rPr>
              <w:t>Compartment</w:t>
            </w:r>
          </w:p>
        </w:tc>
        <w:tc>
          <w:tcPr>
            <w:tcW w:w="1701" w:type="dxa"/>
            <w:tcBorders>
              <w:top w:val="single" w:color="000000" w:sz="4" w:space="0"/>
              <w:left w:val="single" w:color="000000" w:sz="4" w:space="0"/>
              <w:right w:val="single" w:color="000000" w:sz="4" w:space="0"/>
            </w:tcBorders>
          </w:tcPr>
          <w:p w14:paraId="5AEEC2CB">
            <w:pPr>
              <w:autoSpaceDE w:val="0"/>
              <w:autoSpaceDN w:val="0"/>
              <w:adjustRightInd w:val="0"/>
              <w:spacing w:before="18"/>
              <w:ind w:left="511" w:hanging="511" w:hangingChars="213"/>
              <w:jc w:val="center"/>
              <w:rPr>
                <w:color w:val="000000"/>
                <w:kern w:val="0"/>
                <w:sz w:val="24"/>
              </w:rPr>
            </w:pPr>
            <w:r>
              <w:rPr>
                <w:color w:val="000000"/>
                <w:kern w:val="0"/>
                <w:sz w:val="24"/>
              </w:rPr>
              <w:t>Supply</w:t>
            </w:r>
          </w:p>
        </w:tc>
        <w:tc>
          <w:tcPr>
            <w:tcW w:w="1984" w:type="dxa"/>
            <w:tcBorders>
              <w:top w:val="single" w:color="000000" w:sz="4" w:space="0"/>
              <w:left w:val="single" w:color="000000" w:sz="4" w:space="0"/>
              <w:right w:val="single" w:color="000000" w:sz="4" w:space="0"/>
            </w:tcBorders>
          </w:tcPr>
          <w:p w14:paraId="657FC2D7">
            <w:pPr>
              <w:autoSpaceDE w:val="0"/>
              <w:autoSpaceDN w:val="0"/>
              <w:adjustRightInd w:val="0"/>
              <w:jc w:val="center"/>
              <w:rPr>
                <w:color w:val="000000"/>
                <w:kern w:val="0"/>
                <w:sz w:val="24"/>
              </w:rPr>
            </w:pPr>
            <w:r>
              <w:rPr>
                <w:rFonts w:hint="eastAsia"/>
                <w:color w:val="000000"/>
                <w:kern w:val="0"/>
                <w:sz w:val="24"/>
              </w:rPr>
              <w:t>Exhaust</w:t>
            </w:r>
          </w:p>
        </w:tc>
      </w:tr>
      <w:tr w14:paraId="6E9677D5">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0ABF2114">
            <w:pPr>
              <w:autoSpaceDE w:val="0"/>
              <w:autoSpaceDN w:val="0"/>
              <w:adjustRightInd w:val="0"/>
              <w:spacing w:before="18"/>
              <w:ind w:left="103"/>
              <w:jc w:val="left"/>
              <w:rPr>
                <w:color w:val="000000"/>
                <w:kern w:val="0"/>
                <w:sz w:val="24"/>
              </w:rPr>
            </w:pPr>
            <w:r>
              <w:rPr>
                <w:color w:val="000000"/>
                <w:kern w:val="0"/>
                <w:sz w:val="24"/>
              </w:rPr>
              <w:t>O</w:t>
            </w:r>
            <w:r>
              <w:rPr>
                <w:rFonts w:hint="eastAsia"/>
                <w:color w:val="000000"/>
                <w:kern w:val="0"/>
                <w:sz w:val="24"/>
              </w:rPr>
              <w:t>ffice space</w:t>
            </w:r>
          </w:p>
        </w:tc>
        <w:tc>
          <w:tcPr>
            <w:tcW w:w="1701" w:type="dxa"/>
            <w:tcBorders>
              <w:top w:val="single" w:color="000000" w:sz="4" w:space="0"/>
              <w:left w:val="single" w:color="000000" w:sz="4" w:space="0"/>
              <w:bottom w:val="single" w:color="000000" w:sz="4" w:space="0"/>
              <w:right w:val="single" w:color="000000" w:sz="4" w:space="0"/>
            </w:tcBorders>
          </w:tcPr>
          <w:p w14:paraId="1A52C32E">
            <w:pPr>
              <w:autoSpaceDE w:val="0"/>
              <w:autoSpaceDN w:val="0"/>
              <w:adjustRightInd w:val="0"/>
              <w:spacing w:before="18"/>
              <w:jc w:val="center"/>
              <w:rPr>
                <w:color w:val="000000"/>
                <w:kern w:val="0"/>
                <w:sz w:val="24"/>
              </w:rPr>
            </w:pPr>
            <w:r>
              <w:rPr>
                <w:rFonts w:hint="eastAsia"/>
                <w:color w:val="000000"/>
                <w:kern w:val="0"/>
                <w:sz w:val="24"/>
              </w:rPr>
              <w:t>*1)</w:t>
            </w:r>
          </w:p>
        </w:tc>
        <w:tc>
          <w:tcPr>
            <w:tcW w:w="1984" w:type="dxa"/>
            <w:tcBorders>
              <w:top w:val="single" w:color="000000" w:sz="4" w:space="0"/>
              <w:left w:val="single" w:color="000000" w:sz="4" w:space="0"/>
              <w:bottom w:val="single" w:color="000000" w:sz="4" w:space="0"/>
              <w:right w:val="single" w:color="000000" w:sz="4" w:space="0"/>
            </w:tcBorders>
          </w:tcPr>
          <w:p w14:paraId="11B1BBBC">
            <w:pPr>
              <w:autoSpaceDE w:val="0"/>
              <w:autoSpaceDN w:val="0"/>
              <w:adjustRightInd w:val="0"/>
              <w:spacing w:before="18"/>
              <w:jc w:val="center"/>
              <w:rPr>
                <w:color w:val="000000"/>
                <w:kern w:val="0"/>
                <w:sz w:val="24"/>
              </w:rPr>
            </w:pPr>
            <w:r>
              <w:rPr>
                <w:rFonts w:hint="eastAsia"/>
                <w:color w:val="000000"/>
                <w:kern w:val="0"/>
                <w:sz w:val="24"/>
              </w:rPr>
              <w:t>10</w:t>
            </w:r>
          </w:p>
        </w:tc>
      </w:tr>
      <w:tr w14:paraId="424B4216">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0BC53E4B">
            <w:pPr>
              <w:autoSpaceDE w:val="0"/>
              <w:autoSpaceDN w:val="0"/>
              <w:adjustRightInd w:val="0"/>
              <w:spacing w:before="18"/>
              <w:ind w:left="103"/>
              <w:jc w:val="left"/>
              <w:rPr>
                <w:color w:val="000000"/>
                <w:kern w:val="0"/>
                <w:sz w:val="24"/>
              </w:rPr>
            </w:pPr>
            <w:r>
              <w:rPr>
                <w:color w:val="000000"/>
                <w:kern w:val="0"/>
                <w:sz w:val="24"/>
              </w:rPr>
              <w:t>Hospital</w:t>
            </w:r>
            <w:r>
              <w:rPr>
                <w:rFonts w:hint="eastAsia"/>
                <w:color w:val="000000"/>
                <w:kern w:val="0"/>
                <w:sz w:val="24"/>
              </w:rPr>
              <w:t>/hospital bath room</w:t>
            </w:r>
          </w:p>
        </w:tc>
        <w:tc>
          <w:tcPr>
            <w:tcW w:w="1701" w:type="dxa"/>
            <w:tcBorders>
              <w:top w:val="single" w:color="000000" w:sz="4" w:space="0"/>
              <w:left w:val="single" w:color="000000" w:sz="4" w:space="0"/>
              <w:bottom w:val="single" w:color="000000" w:sz="4" w:space="0"/>
              <w:right w:val="single" w:color="000000" w:sz="4" w:space="0"/>
            </w:tcBorders>
          </w:tcPr>
          <w:p w14:paraId="6AF51EA5">
            <w:pPr>
              <w:autoSpaceDE w:val="0"/>
              <w:autoSpaceDN w:val="0"/>
              <w:adjustRightInd w:val="0"/>
              <w:spacing w:before="18"/>
              <w:jc w:val="center"/>
              <w:rPr>
                <w:color w:val="000000"/>
                <w:kern w:val="0"/>
                <w:sz w:val="24"/>
              </w:rPr>
            </w:pPr>
            <w:r>
              <w:rPr>
                <w:rFonts w:hint="eastAsia"/>
                <w:color w:val="000000"/>
                <w:kern w:val="0"/>
                <w:sz w:val="24"/>
              </w:rPr>
              <w:t>*1)</w:t>
            </w:r>
          </w:p>
        </w:tc>
        <w:tc>
          <w:tcPr>
            <w:tcW w:w="1984" w:type="dxa"/>
            <w:tcBorders>
              <w:top w:val="single" w:color="000000" w:sz="4" w:space="0"/>
              <w:left w:val="single" w:color="000000" w:sz="4" w:space="0"/>
              <w:bottom w:val="single" w:color="000000" w:sz="4" w:space="0"/>
              <w:right w:val="single" w:color="000000" w:sz="4" w:space="0"/>
            </w:tcBorders>
          </w:tcPr>
          <w:p w14:paraId="4B2F01FF">
            <w:pPr>
              <w:autoSpaceDE w:val="0"/>
              <w:autoSpaceDN w:val="0"/>
              <w:adjustRightInd w:val="0"/>
              <w:spacing w:before="18"/>
              <w:jc w:val="center"/>
              <w:rPr>
                <w:color w:val="000000"/>
                <w:kern w:val="0"/>
                <w:sz w:val="24"/>
              </w:rPr>
            </w:pPr>
            <w:r>
              <w:rPr>
                <w:color w:val="000000"/>
                <w:kern w:val="0"/>
                <w:sz w:val="24"/>
              </w:rPr>
              <w:t>1</w:t>
            </w:r>
            <w:r>
              <w:rPr>
                <w:rFonts w:hint="eastAsia"/>
                <w:color w:val="000000"/>
                <w:kern w:val="0"/>
                <w:sz w:val="24"/>
              </w:rPr>
              <w:t>2</w:t>
            </w:r>
          </w:p>
        </w:tc>
      </w:tr>
      <w:tr w14:paraId="2ECD4363">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2ACC651F">
            <w:pPr>
              <w:autoSpaceDE w:val="0"/>
              <w:autoSpaceDN w:val="0"/>
              <w:adjustRightInd w:val="0"/>
              <w:spacing w:before="18"/>
              <w:ind w:left="103"/>
              <w:jc w:val="left"/>
              <w:rPr>
                <w:color w:val="000000"/>
                <w:kern w:val="0"/>
                <w:sz w:val="24"/>
              </w:rPr>
            </w:pPr>
            <w:r>
              <w:rPr>
                <w:color w:val="000000"/>
                <w:kern w:val="0"/>
                <w:sz w:val="24"/>
              </w:rPr>
              <w:t xml:space="preserve">Private </w:t>
            </w:r>
            <w:r>
              <w:rPr>
                <w:rFonts w:hint="eastAsia"/>
                <w:color w:val="000000"/>
                <w:kern w:val="0"/>
                <w:sz w:val="24"/>
              </w:rPr>
              <w:t>lavatory</w:t>
            </w:r>
          </w:p>
        </w:tc>
        <w:tc>
          <w:tcPr>
            <w:tcW w:w="1701" w:type="dxa"/>
            <w:tcBorders>
              <w:top w:val="single" w:color="000000" w:sz="4" w:space="0"/>
              <w:left w:val="single" w:color="000000" w:sz="4" w:space="0"/>
              <w:bottom w:val="single" w:color="000000" w:sz="4" w:space="0"/>
              <w:right w:val="single" w:color="000000" w:sz="4" w:space="0"/>
            </w:tcBorders>
          </w:tcPr>
          <w:p w14:paraId="2D9A11CC">
            <w:pPr>
              <w:autoSpaceDE w:val="0"/>
              <w:autoSpaceDN w:val="0"/>
              <w:adjustRightInd w:val="0"/>
              <w:spacing w:before="89"/>
              <w:jc w:val="center"/>
              <w:rPr>
                <w:color w:val="000000"/>
                <w:kern w:val="0"/>
                <w:sz w:val="24"/>
              </w:rPr>
            </w:pPr>
            <w:r>
              <w:rPr>
                <w:rFonts w:hint="eastAsia"/>
                <w:color w:val="000000"/>
                <w:kern w:val="0"/>
                <w:sz w:val="24"/>
              </w:rPr>
              <w:t>-</w:t>
            </w:r>
          </w:p>
        </w:tc>
        <w:tc>
          <w:tcPr>
            <w:tcW w:w="1984" w:type="dxa"/>
            <w:tcBorders>
              <w:top w:val="single" w:color="000000" w:sz="4" w:space="0"/>
              <w:left w:val="single" w:color="000000" w:sz="4" w:space="0"/>
              <w:bottom w:val="single" w:color="000000" w:sz="4" w:space="0"/>
              <w:right w:val="single" w:color="000000" w:sz="4" w:space="0"/>
            </w:tcBorders>
          </w:tcPr>
          <w:p w14:paraId="46A1B69F">
            <w:pPr>
              <w:autoSpaceDE w:val="0"/>
              <w:autoSpaceDN w:val="0"/>
              <w:adjustRightInd w:val="0"/>
              <w:spacing w:before="89"/>
              <w:jc w:val="center"/>
              <w:rPr>
                <w:color w:val="000000"/>
                <w:kern w:val="0"/>
                <w:sz w:val="24"/>
              </w:rPr>
            </w:pPr>
            <w:r>
              <w:rPr>
                <w:rFonts w:hint="eastAsia"/>
                <w:color w:val="000000"/>
                <w:kern w:val="0"/>
                <w:sz w:val="24"/>
              </w:rPr>
              <w:t>10</w:t>
            </w:r>
          </w:p>
        </w:tc>
      </w:tr>
      <w:tr w14:paraId="616AD236">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0B451654">
            <w:pPr>
              <w:autoSpaceDE w:val="0"/>
              <w:autoSpaceDN w:val="0"/>
              <w:adjustRightInd w:val="0"/>
              <w:spacing w:before="18"/>
              <w:ind w:left="103"/>
              <w:jc w:val="left"/>
              <w:rPr>
                <w:color w:val="000000"/>
                <w:kern w:val="0"/>
                <w:sz w:val="24"/>
              </w:rPr>
            </w:pPr>
            <w:r>
              <w:rPr>
                <w:color w:val="000000"/>
                <w:kern w:val="0"/>
                <w:sz w:val="24"/>
              </w:rPr>
              <w:t>Public</w:t>
            </w:r>
            <w:r>
              <w:rPr>
                <w:rFonts w:hint="eastAsia"/>
                <w:color w:val="000000"/>
                <w:kern w:val="0"/>
                <w:sz w:val="24"/>
              </w:rPr>
              <w:t>/deck</w:t>
            </w:r>
            <w:r>
              <w:rPr>
                <w:color w:val="000000"/>
                <w:kern w:val="0"/>
                <w:sz w:val="24"/>
              </w:rPr>
              <w:t xml:space="preserve"> </w:t>
            </w:r>
            <w:r>
              <w:rPr>
                <w:rFonts w:hint="eastAsia"/>
                <w:color w:val="000000"/>
                <w:kern w:val="0"/>
                <w:sz w:val="24"/>
              </w:rPr>
              <w:t>toilet</w:t>
            </w:r>
          </w:p>
        </w:tc>
        <w:tc>
          <w:tcPr>
            <w:tcW w:w="1701" w:type="dxa"/>
            <w:tcBorders>
              <w:top w:val="single" w:color="000000" w:sz="4" w:space="0"/>
              <w:left w:val="single" w:color="000000" w:sz="4" w:space="0"/>
              <w:bottom w:val="single" w:color="000000" w:sz="4" w:space="0"/>
              <w:right w:val="single" w:color="000000" w:sz="4" w:space="0"/>
            </w:tcBorders>
          </w:tcPr>
          <w:p w14:paraId="33B6A6FF">
            <w:pPr>
              <w:autoSpaceDE w:val="0"/>
              <w:autoSpaceDN w:val="0"/>
              <w:adjustRightInd w:val="0"/>
              <w:spacing w:before="80"/>
              <w:jc w:val="center"/>
              <w:rPr>
                <w:color w:val="000000"/>
                <w:kern w:val="0"/>
                <w:sz w:val="24"/>
              </w:rPr>
            </w:pPr>
            <w:r>
              <w:rPr>
                <w:rFonts w:hint="eastAsia"/>
                <w:color w:val="000000"/>
                <w:kern w:val="0"/>
                <w:sz w:val="24"/>
              </w:rPr>
              <w:t>-</w:t>
            </w:r>
          </w:p>
        </w:tc>
        <w:tc>
          <w:tcPr>
            <w:tcW w:w="1984" w:type="dxa"/>
            <w:tcBorders>
              <w:top w:val="single" w:color="000000" w:sz="4" w:space="0"/>
              <w:left w:val="single" w:color="000000" w:sz="4" w:space="0"/>
              <w:bottom w:val="single" w:color="000000" w:sz="4" w:space="0"/>
              <w:right w:val="single" w:color="000000" w:sz="4" w:space="0"/>
            </w:tcBorders>
          </w:tcPr>
          <w:p w14:paraId="2701F4D4">
            <w:pPr>
              <w:autoSpaceDE w:val="0"/>
              <w:autoSpaceDN w:val="0"/>
              <w:adjustRightInd w:val="0"/>
              <w:spacing w:before="80"/>
              <w:jc w:val="center"/>
              <w:rPr>
                <w:color w:val="000000"/>
                <w:kern w:val="0"/>
                <w:sz w:val="24"/>
              </w:rPr>
            </w:pPr>
            <w:r>
              <w:rPr>
                <w:color w:val="000000"/>
                <w:kern w:val="0"/>
                <w:sz w:val="24"/>
              </w:rPr>
              <w:t>1</w:t>
            </w:r>
            <w:r>
              <w:rPr>
                <w:rFonts w:hint="eastAsia"/>
                <w:color w:val="000000"/>
                <w:kern w:val="0"/>
                <w:sz w:val="24"/>
              </w:rPr>
              <w:t>5</w:t>
            </w:r>
          </w:p>
        </w:tc>
      </w:tr>
      <w:tr w14:paraId="38B7610F">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4E66A869">
            <w:pPr>
              <w:autoSpaceDE w:val="0"/>
              <w:autoSpaceDN w:val="0"/>
              <w:adjustRightInd w:val="0"/>
              <w:spacing w:before="18"/>
              <w:ind w:left="103"/>
              <w:jc w:val="left"/>
              <w:rPr>
                <w:color w:val="000000"/>
                <w:kern w:val="0"/>
                <w:sz w:val="24"/>
              </w:rPr>
            </w:pPr>
            <w:r>
              <w:rPr>
                <w:color w:val="000000"/>
                <w:kern w:val="0"/>
                <w:sz w:val="24"/>
              </w:rPr>
              <w:t>Laundry</w:t>
            </w:r>
          </w:p>
        </w:tc>
        <w:tc>
          <w:tcPr>
            <w:tcW w:w="1701" w:type="dxa"/>
            <w:tcBorders>
              <w:top w:val="single" w:color="000000" w:sz="4" w:space="0"/>
              <w:left w:val="single" w:color="000000" w:sz="4" w:space="0"/>
              <w:bottom w:val="single" w:color="000000" w:sz="4" w:space="0"/>
              <w:right w:val="single" w:color="000000" w:sz="4" w:space="0"/>
            </w:tcBorders>
          </w:tcPr>
          <w:p w14:paraId="3C810BCB">
            <w:pPr>
              <w:autoSpaceDE w:val="0"/>
              <w:autoSpaceDN w:val="0"/>
              <w:adjustRightInd w:val="0"/>
              <w:spacing w:before="59"/>
              <w:jc w:val="center"/>
              <w:rPr>
                <w:color w:val="000000"/>
                <w:kern w:val="0"/>
                <w:sz w:val="24"/>
              </w:rPr>
            </w:pPr>
            <w:r>
              <w:rPr>
                <w:rFonts w:hint="eastAsia"/>
                <w:color w:val="000000"/>
                <w:kern w:val="0"/>
                <w:sz w:val="24"/>
              </w:rPr>
              <w:t>*1)</w:t>
            </w:r>
          </w:p>
        </w:tc>
        <w:tc>
          <w:tcPr>
            <w:tcW w:w="1984" w:type="dxa"/>
            <w:tcBorders>
              <w:top w:val="single" w:color="000000" w:sz="4" w:space="0"/>
              <w:left w:val="single" w:color="000000" w:sz="4" w:space="0"/>
              <w:bottom w:val="single" w:color="000000" w:sz="4" w:space="0"/>
              <w:right w:val="single" w:color="000000" w:sz="4" w:space="0"/>
            </w:tcBorders>
          </w:tcPr>
          <w:p w14:paraId="02EFE0EA">
            <w:pPr>
              <w:autoSpaceDE w:val="0"/>
              <w:autoSpaceDN w:val="0"/>
              <w:adjustRightInd w:val="0"/>
              <w:spacing w:before="59"/>
              <w:jc w:val="center"/>
              <w:rPr>
                <w:color w:val="000000"/>
                <w:kern w:val="0"/>
                <w:sz w:val="24"/>
              </w:rPr>
            </w:pPr>
            <w:r>
              <w:rPr>
                <w:rFonts w:hint="eastAsia"/>
                <w:color w:val="000000"/>
                <w:kern w:val="0"/>
                <w:sz w:val="24"/>
              </w:rPr>
              <w:t>10</w:t>
            </w:r>
          </w:p>
        </w:tc>
      </w:tr>
      <w:tr w14:paraId="543AD2CD">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7AAE48C6">
            <w:pPr>
              <w:autoSpaceDE w:val="0"/>
              <w:autoSpaceDN w:val="0"/>
              <w:adjustRightInd w:val="0"/>
              <w:spacing w:before="18"/>
              <w:ind w:left="103"/>
              <w:jc w:val="left"/>
              <w:rPr>
                <w:color w:val="000000"/>
                <w:kern w:val="0"/>
                <w:sz w:val="24"/>
              </w:rPr>
            </w:pPr>
            <w:r>
              <w:rPr>
                <w:color w:val="000000"/>
                <w:kern w:val="0"/>
                <w:sz w:val="24"/>
              </w:rPr>
              <w:t>Drying room</w:t>
            </w:r>
          </w:p>
        </w:tc>
        <w:tc>
          <w:tcPr>
            <w:tcW w:w="1701" w:type="dxa"/>
            <w:tcBorders>
              <w:top w:val="single" w:color="000000" w:sz="4" w:space="0"/>
              <w:left w:val="single" w:color="000000" w:sz="4" w:space="0"/>
              <w:bottom w:val="single" w:color="000000" w:sz="4" w:space="0"/>
              <w:right w:val="single" w:color="000000" w:sz="4" w:space="0"/>
            </w:tcBorders>
          </w:tcPr>
          <w:p w14:paraId="2CD66AA4">
            <w:pPr>
              <w:autoSpaceDE w:val="0"/>
              <w:autoSpaceDN w:val="0"/>
              <w:adjustRightInd w:val="0"/>
              <w:spacing w:before="18"/>
              <w:jc w:val="center"/>
              <w:rPr>
                <w:color w:val="000000"/>
                <w:kern w:val="0"/>
                <w:sz w:val="24"/>
              </w:rPr>
            </w:pPr>
            <w:r>
              <w:rPr>
                <w:rFonts w:hint="eastAsia"/>
                <w:color w:val="000000"/>
                <w:kern w:val="0"/>
                <w:sz w:val="24"/>
              </w:rPr>
              <w:t>*1)</w:t>
            </w:r>
          </w:p>
        </w:tc>
        <w:tc>
          <w:tcPr>
            <w:tcW w:w="1984" w:type="dxa"/>
            <w:tcBorders>
              <w:top w:val="single" w:color="000000" w:sz="4" w:space="0"/>
              <w:left w:val="single" w:color="000000" w:sz="4" w:space="0"/>
              <w:bottom w:val="single" w:color="000000" w:sz="4" w:space="0"/>
              <w:right w:val="single" w:color="000000" w:sz="4" w:space="0"/>
            </w:tcBorders>
          </w:tcPr>
          <w:p w14:paraId="4E3DBD58">
            <w:pPr>
              <w:autoSpaceDE w:val="0"/>
              <w:autoSpaceDN w:val="0"/>
              <w:adjustRightInd w:val="0"/>
              <w:spacing w:before="18"/>
              <w:jc w:val="center"/>
              <w:rPr>
                <w:color w:val="000000"/>
                <w:kern w:val="0"/>
                <w:sz w:val="24"/>
              </w:rPr>
            </w:pPr>
            <w:r>
              <w:rPr>
                <w:rFonts w:hint="eastAsia"/>
                <w:color w:val="000000"/>
                <w:kern w:val="0"/>
                <w:sz w:val="24"/>
              </w:rPr>
              <w:t>10</w:t>
            </w:r>
          </w:p>
        </w:tc>
      </w:tr>
      <w:tr w14:paraId="2AD03142">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331DB05B">
            <w:pPr>
              <w:autoSpaceDE w:val="0"/>
              <w:autoSpaceDN w:val="0"/>
              <w:adjustRightInd w:val="0"/>
              <w:spacing w:before="18"/>
              <w:ind w:left="103"/>
              <w:jc w:val="left"/>
              <w:rPr>
                <w:color w:val="000000"/>
                <w:kern w:val="0"/>
                <w:sz w:val="24"/>
              </w:rPr>
            </w:pPr>
            <w:r>
              <w:rPr>
                <w:color w:val="000000"/>
                <w:kern w:val="0"/>
                <w:sz w:val="24"/>
              </w:rPr>
              <w:t>Galley</w:t>
            </w:r>
          </w:p>
        </w:tc>
        <w:tc>
          <w:tcPr>
            <w:tcW w:w="1701" w:type="dxa"/>
            <w:tcBorders>
              <w:top w:val="single" w:color="000000" w:sz="4" w:space="0"/>
              <w:left w:val="single" w:color="000000" w:sz="4" w:space="0"/>
              <w:bottom w:val="single" w:color="000000" w:sz="4" w:space="0"/>
              <w:right w:val="single" w:color="000000" w:sz="4" w:space="0"/>
            </w:tcBorders>
          </w:tcPr>
          <w:p w14:paraId="446261AC">
            <w:pPr>
              <w:autoSpaceDE w:val="0"/>
              <w:autoSpaceDN w:val="0"/>
              <w:adjustRightInd w:val="0"/>
              <w:jc w:val="center"/>
              <w:rPr>
                <w:color w:val="000000"/>
                <w:kern w:val="0"/>
                <w:sz w:val="24"/>
              </w:rPr>
            </w:pPr>
            <w:r>
              <w:rPr>
                <w:rFonts w:hint="eastAsia"/>
                <w:color w:val="000000"/>
                <w:kern w:val="0"/>
                <w:sz w:val="24"/>
              </w:rPr>
              <w:t xml:space="preserve">AC30*2) </w:t>
            </w:r>
          </w:p>
        </w:tc>
        <w:tc>
          <w:tcPr>
            <w:tcW w:w="1984" w:type="dxa"/>
            <w:tcBorders>
              <w:top w:val="single" w:color="000000" w:sz="4" w:space="0"/>
              <w:left w:val="single" w:color="000000" w:sz="4" w:space="0"/>
              <w:bottom w:val="single" w:color="000000" w:sz="4" w:space="0"/>
              <w:right w:val="single" w:color="000000" w:sz="4" w:space="0"/>
            </w:tcBorders>
          </w:tcPr>
          <w:p w14:paraId="42235AC3">
            <w:pPr>
              <w:autoSpaceDE w:val="0"/>
              <w:autoSpaceDN w:val="0"/>
              <w:adjustRightInd w:val="0"/>
              <w:jc w:val="center"/>
              <w:rPr>
                <w:color w:val="000000"/>
                <w:kern w:val="0"/>
                <w:sz w:val="24"/>
              </w:rPr>
            </w:pPr>
            <w:r>
              <w:rPr>
                <w:rFonts w:hint="eastAsia"/>
                <w:color w:val="000000"/>
                <w:kern w:val="0"/>
                <w:sz w:val="24"/>
              </w:rPr>
              <w:t>4</w:t>
            </w:r>
            <w:r>
              <w:rPr>
                <w:color w:val="000000"/>
                <w:kern w:val="0"/>
                <w:sz w:val="24"/>
              </w:rPr>
              <w:t>0</w:t>
            </w:r>
          </w:p>
        </w:tc>
      </w:tr>
      <w:tr w14:paraId="3B1373B0">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18BEC634">
            <w:pPr>
              <w:autoSpaceDE w:val="0"/>
              <w:autoSpaceDN w:val="0"/>
              <w:adjustRightInd w:val="0"/>
              <w:spacing w:before="18"/>
              <w:ind w:left="103"/>
              <w:jc w:val="left"/>
              <w:rPr>
                <w:color w:val="000000"/>
                <w:kern w:val="0"/>
                <w:sz w:val="24"/>
              </w:rPr>
            </w:pPr>
            <w:r>
              <w:rPr>
                <w:color w:val="000000"/>
                <w:kern w:val="0"/>
                <w:sz w:val="24"/>
              </w:rPr>
              <w:t>Pantry</w:t>
            </w:r>
          </w:p>
        </w:tc>
        <w:tc>
          <w:tcPr>
            <w:tcW w:w="1701" w:type="dxa"/>
            <w:tcBorders>
              <w:top w:val="single" w:color="000000" w:sz="4" w:space="0"/>
              <w:left w:val="single" w:color="000000" w:sz="4" w:space="0"/>
              <w:bottom w:val="single" w:color="000000" w:sz="4" w:space="0"/>
              <w:right w:val="single" w:color="000000" w:sz="4" w:space="0"/>
            </w:tcBorders>
          </w:tcPr>
          <w:p w14:paraId="7CF0F328">
            <w:pPr>
              <w:autoSpaceDE w:val="0"/>
              <w:autoSpaceDN w:val="0"/>
              <w:adjustRightInd w:val="0"/>
              <w:spacing w:before="18"/>
              <w:jc w:val="center"/>
              <w:rPr>
                <w:color w:val="000000"/>
                <w:kern w:val="0"/>
                <w:sz w:val="24"/>
              </w:rPr>
            </w:pPr>
            <w:r>
              <w:rPr>
                <w:rFonts w:hint="eastAsia"/>
                <w:color w:val="000000"/>
                <w:kern w:val="0"/>
                <w:sz w:val="24"/>
              </w:rPr>
              <w:t>*1)</w:t>
            </w:r>
          </w:p>
        </w:tc>
        <w:tc>
          <w:tcPr>
            <w:tcW w:w="1984" w:type="dxa"/>
            <w:tcBorders>
              <w:top w:val="single" w:color="000000" w:sz="4" w:space="0"/>
              <w:left w:val="single" w:color="000000" w:sz="4" w:space="0"/>
              <w:bottom w:val="single" w:color="000000" w:sz="4" w:space="0"/>
              <w:right w:val="single" w:color="000000" w:sz="4" w:space="0"/>
            </w:tcBorders>
          </w:tcPr>
          <w:p w14:paraId="28F1C1CD">
            <w:pPr>
              <w:autoSpaceDE w:val="0"/>
              <w:autoSpaceDN w:val="0"/>
              <w:adjustRightInd w:val="0"/>
              <w:spacing w:before="18"/>
              <w:jc w:val="center"/>
              <w:rPr>
                <w:color w:val="000000"/>
                <w:kern w:val="0"/>
                <w:sz w:val="24"/>
              </w:rPr>
            </w:pPr>
            <w:r>
              <w:rPr>
                <w:color w:val="000000"/>
                <w:kern w:val="0"/>
                <w:sz w:val="24"/>
              </w:rPr>
              <w:t>15</w:t>
            </w:r>
          </w:p>
        </w:tc>
      </w:tr>
      <w:tr w14:paraId="00905D6B">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77AAED2D">
            <w:pPr>
              <w:autoSpaceDE w:val="0"/>
              <w:autoSpaceDN w:val="0"/>
              <w:adjustRightInd w:val="0"/>
              <w:spacing w:before="18"/>
              <w:ind w:left="103"/>
              <w:jc w:val="left"/>
              <w:rPr>
                <w:color w:val="000000"/>
                <w:kern w:val="0"/>
                <w:sz w:val="24"/>
              </w:rPr>
            </w:pPr>
            <w:r>
              <w:rPr>
                <w:rFonts w:hint="eastAsia"/>
                <w:color w:val="000000"/>
                <w:kern w:val="0"/>
                <w:sz w:val="24"/>
              </w:rPr>
              <w:t>Dry provision store</w:t>
            </w:r>
          </w:p>
        </w:tc>
        <w:tc>
          <w:tcPr>
            <w:tcW w:w="1701" w:type="dxa"/>
            <w:tcBorders>
              <w:top w:val="single" w:color="000000" w:sz="4" w:space="0"/>
              <w:left w:val="single" w:color="000000" w:sz="4" w:space="0"/>
              <w:bottom w:val="single" w:color="000000" w:sz="4" w:space="0"/>
              <w:right w:val="single" w:color="000000" w:sz="4" w:space="0"/>
            </w:tcBorders>
          </w:tcPr>
          <w:p w14:paraId="03379B6E">
            <w:pPr>
              <w:autoSpaceDE w:val="0"/>
              <w:autoSpaceDN w:val="0"/>
              <w:adjustRightInd w:val="0"/>
              <w:spacing w:before="18"/>
              <w:jc w:val="center"/>
              <w:rPr>
                <w:color w:val="000000"/>
                <w:kern w:val="0"/>
                <w:sz w:val="24"/>
              </w:rPr>
            </w:pPr>
            <w:r>
              <w:rPr>
                <w:rFonts w:hint="eastAsia"/>
                <w:color w:val="000000"/>
                <w:kern w:val="0"/>
                <w:sz w:val="24"/>
              </w:rPr>
              <w:t>*1)</w:t>
            </w:r>
          </w:p>
        </w:tc>
        <w:tc>
          <w:tcPr>
            <w:tcW w:w="1984" w:type="dxa"/>
            <w:tcBorders>
              <w:top w:val="single" w:color="000000" w:sz="4" w:space="0"/>
              <w:left w:val="single" w:color="000000" w:sz="4" w:space="0"/>
              <w:bottom w:val="single" w:color="000000" w:sz="4" w:space="0"/>
              <w:right w:val="single" w:color="000000" w:sz="4" w:space="0"/>
            </w:tcBorders>
          </w:tcPr>
          <w:p w14:paraId="4ED00449">
            <w:pPr>
              <w:autoSpaceDE w:val="0"/>
              <w:autoSpaceDN w:val="0"/>
              <w:adjustRightInd w:val="0"/>
              <w:spacing w:before="18"/>
              <w:jc w:val="center"/>
              <w:rPr>
                <w:color w:val="000000"/>
                <w:kern w:val="0"/>
                <w:sz w:val="24"/>
              </w:rPr>
            </w:pPr>
            <w:r>
              <w:rPr>
                <w:rFonts w:hint="eastAsia"/>
                <w:color w:val="000000"/>
                <w:kern w:val="0"/>
                <w:sz w:val="24"/>
              </w:rPr>
              <w:t>5</w:t>
            </w:r>
          </w:p>
        </w:tc>
      </w:tr>
      <w:tr w14:paraId="1B3BF814">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6834E215">
            <w:pPr>
              <w:autoSpaceDE w:val="0"/>
              <w:autoSpaceDN w:val="0"/>
              <w:adjustRightInd w:val="0"/>
              <w:spacing w:before="18"/>
              <w:ind w:left="103"/>
              <w:jc w:val="left"/>
              <w:rPr>
                <w:color w:val="000000"/>
                <w:kern w:val="0"/>
                <w:sz w:val="24"/>
              </w:rPr>
            </w:pPr>
            <w:r>
              <w:rPr>
                <w:color w:val="000000"/>
                <w:kern w:val="0"/>
                <w:sz w:val="24"/>
              </w:rPr>
              <w:t>CO</w:t>
            </w:r>
            <w:r>
              <w:rPr>
                <w:rFonts w:hint="eastAsia"/>
                <w:color w:val="000000"/>
                <w:kern w:val="0"/>
                <w:sz w:val="24"/>
                <w:vertAlign w:val="subscript"/>
              </w:rPr>
              <w:t xml:space="preserve">2 </w:t>
            </w:r>
            <w:r>
              <w:rPr>
                <w:color w:val="000000"/>
                <w:kern w:val="0"/>
                <w:sz w:val="24"/>
              </w:rPr>
              <w:t>room</w:t>
            </w:r>
          </w:p>
        </w:tc>
        <w:tc>
          <w:tcPr>
            <w:tcW w:w="1701" w:type="dxa"/>
            <w:tcBorders>
              <w:top w:val="single" w:color="000000" w:sz="4" w:space="0"/>
              <w:left w:val="single" w:color="000000" w:sz="4" w:space="0"/>
              <w:bottom w:val="single" w:color="000000" w:sz="4" w:space="0"/>
              <w:right w:val="single" w:color="000000" w:sz="4" w:space="0"/>
            </w:tcBorders>
          </w:tcPr>
          <w:p w14:paraId="51203244">
            <w:pPr>
              <w:autoSpaceDE w:val="0"/>
              <w:autoSpaceDN w:val="0"/>
              <w:adjustRightInd w:val="0"/>
              <w:spacing w:before="18"/>
              <w:jc w:val="center"/>
              <w:rPr>
                <w:color w:val="000000"/>
                <w:kern w:val="0"/>
                <w:sz w:val="24"/>
              </w:rPr>
            </w:pPr>
            <w:r>
              <w:rPr>
                <w:color w:val="000000"/>
                <w:kern w:val="0"/>
                <w:sz w:val="24"/>
              </w:rPr>
              <w:t>-</w:t>
            </w:r>
          </w:p>
        </w:tc>
        <w:tc>
          <w:tcPr>
            <w:tcW w:w="1984" w:type="dxa"/>
            <w:tcBorders>
              <w:top w:val="single" w:color="000000" w:sz="4" w:space="0"/>
              <w:left w:val="single" w:color="000000" w:sz="4" w:space="0"/>
              <w:bottom w:val="single" w:color="000000" w:sz="4" w:space="0"/>
              <w:right w:val="single" w:color="000000" w:sz="4" w:space="0"/>
            </w:tcBorders>
          </w:tcPr>
          <w:p w14:paraId="4782EE48">
            <w:pPr>
              <w:autoSpaceDE w:val="0"/>
              <w:autoSpaceDN w:val="0"/>
              <w:adjustRightInd w:val="0"/>
              <w:spacing w:before="18"/>
              <w:jc w:val="center"/>
              <w:rPr>
                <w:color w:val="000000"/>
                <w:kern w:val="0"/>
                <w:sz w:val="24"/>
              </w:rPr>
            </w:pPr>
            <w:r>
              <w:rPr>
                <w:color w:val="000000"/>
                <w:kern w:val="0"/>
                <w:sz w:val="24"/>
              </w:rPr>
              <w:t>6</w:t>
            </w:r>
          </w:p>
        </w:tc>
      </w:tr>
      <w:tr w14:paraId="402FF9AE">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63E8AE5A">
            <w:pPr>
              <w:autoSpaceDE w:val="0"/>
              <w:autoSpaceDN w:val="0"/>
              <w:adjustRightInd w:val="0"/>
              <w:spacing w:before="18"/>
              <w:ind w:left="103"/>
              <w:jc w:val="left"/>
              <w:rPr>
                <w:color w:val="000000"/>
                <w:kern w:val="0"/>
                <w:sz w:val="24"/>
              </w:rPr>
            </w:pPr>
            <w:r>
              <w:rPr>
                <w:color w:val="000000"/>
                <w:kern w:val="0"/>
                <w:sz w:val="24"/>
              </w:rPr>
              <w:t>Battery room</w:t>
            </w:r>
          </w:p>
        </w:tc>
        <w:tc>
          <w:tcPr>
            <w:tcW w:w="1701" w:type="dxa"/>
            <w:tcBorders>
              <w:top w:val="single" w:color="000000" w:sz="4" w:space="0"/>
              <w:left w:val="single" w:color="000000" w:sz="4" w:space="0"/>
              <w:bottom w:val="single" w:color="000000" w:sz="4" w:space="0"/>
              <w:right w:val="single" w:color="000000" w:sz="4" w:space="0"/>
            </w:tcBorders>
          </w:tcPr>
          <w:p w14:paraId="52517572">
            <w:pPr>
              <w:autoSpaceDE w:val="0"/>
              <w:autoSpaceDN w:val="0"/>
              <w:adjustRightInd w:val="0"/>
              <w:spacing w:before="18"/>
              <w:jc w:val="center"/>
              <w:rPr>
                <w:color w:val="000000"/>
                <w:kern w:val="0"/>
                <w:sz w:val="24"/>
              </w:rPr>
            </w:pPr>
            <w:r>
              <w:rPr>
                <w:color w:val="000000"/>
                <w:kern w:val="0"/>
                <w:sz w:val="24"/>
              </w:rPr>
              <w:t>-</w:t>
            </w:r>
          </w:p>
        </w:tc>
        <w:tc>
          <w:tcPr>
            <w:tcW w:w="1984" w:type="dxa"/>
            <w:tcBorders>
              <w:top w:val="single" w:color="000000" w:sz="4" w:space="0"/>
              <w:left w:val="single" w:color="000000" w:sz="4" w:space="0"/>
              <w:bottom w:val="single" w:color="000000" w:sz="4" w:space="0"/>
              <w:right w:val="single" w:color="000000" w:sz="4" w:space="0"/>
            </w:tcBorders>
          </w:tcPr>
          <w:p w14:paraId="587DCA4C">
            <w:pPr>
              <w:autoSpaceDE w:val="0"/>
              <w:autoSpaceDN w:val="0"/>
              <w:adjustRightInd w:val="0"/>
              <w:spacing w:before="18"/>
              <w:jc w:val="center"/>
              <w:rPr>
                <w:color w:val="000000"/>
                <w:kern w:val="0"/>
                <w:sz w:val="24"/>
              </w:rPr>
            </w:pPr>
            <w:r>
              <w:rPr>
                <w:rFonts w:hint="eastAsia"/>
                <w:color w:val="000000"/>
                <w:kern w:val="0"/>
                <w:sz w:val="24"/>
              </w:rPr>
              <w:t>5</w:t>
            </w:r>
          </w:p>
        </w:tc>
      </w:tr>
      <w:tr w14:paraId="481A735F">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5DF913FC">
            <w:pPr>
              <w:autoSpaceDE w:val="0"/>
              <w:autoSpaceDN w:val="0"/>
              <w:adjustRightInd w:val="0"/>
              <w:spacing w:before="18"/>
              <w:ind w:left="103"/>
              <w:jc w:val="left"/>
              <w:rPr>
                <w:color w:val="000000"/>
                <w:kern w:val="0"/>
                <w:sz w:val="24"/>
              </w:rPr>
            </w:pPr>
            <w:r>
              <w:rPr>
                <w:color w:val="000000"/>
                <w:kern w:val="0"/>
                <w:sz w:val="24"/>
              </w:rPr>
              <w:t>Paint store</w:t>
            </w:r>
          </w:p>
        </w:tc>
        <w:tc>
          <w:tcPr>
            <w:tcW w:w="1701" w:type="dxa"/>
            <w:tcBorders>
              <w:top w:val="single" w:color="000000" w:sz="4" w:space="0"/>
              <w:left w:val="single" w:color="000000" w:sz="4" w:space="0"/>
              <w:bottom w:val="single" w:color="000000" w:sz="4" w:space="0"/>
              <w:right w:val="single" w:color="000000" w:sz="4" w:space="0"/>
            </w:tcBorders>
          </w:tcPr>
          <w:p w14:paraId="0231238B">
            <w:pPr>
              <w:autoSpaceDE w:val="0"/>
              <w:autoSpaceDN w:val="0"/>
              <w:adjustRightInd w:val="0"/>
              <w:jc w:val="center"/>
              <w:rPr>
                <w:color w:val="000000"/>
                <w:kern w:val="0"/>
                <w:sz w:val="24"/>
              </w:rPr>
            </w:pPr>
          </w:p>
        </w:tc>
        <w:tc>
          <w:tcPr>
            <w:tcW w:w="1984" w:type="dxa"/>
            <w:tcBorders>
              <w:top w:val="single" w:color="000000" w:sz="4" w:space="0"/>
              <w:left w:val="single" w:color="000000" w:sz="4" w:space="0"/>
              <w:bottom w:val="single" w:color="000000" w:sz="4" w:space="0"/>
              <w:right w:val="single" w:color="000000" w:sz="4" w:space="0"/>
            </w:tcBorders>
          </w:tcPr>
          <w:p w14:paraId="7E30117F">
            <w:pPr>
              <w:autoSpaceDE w:val="0"/>
              <w:autoSpaceDN w:val="0"/>
              <w:adjustRightInd w:val="0"/>
              <w:spacing w:before="18"/>
              <w:jc w:val="center"/>
              <w:rPr>
                <w:color w:val="000000"/>
                <w:kern w:val="0"/>
                <w:sz w:val="24"/>
              </w:rPr>
            </w:pPr>
            <w:r>
              <w:rPr>
                <w:rFonts w:hint="eastAsia"/>
                <w:color w:val="000000"/>
                <w:kern w:val="0"/>
                <w:sz w:val="24"/>
              </w:rPr>
              <w:t>6</w:t>
            </w:r>
          </w:p>
        </w:tc>
      </w:tr>
      <w:tr w14:paraId="3F48CD4B">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356F5C25">
            <w:pPr>
              <w:autoSpaceDE w:val="0"/>
              <w:autoSpaceDN w:val="0"/>
              <w:adjustRightInd w:val="0"/>
              <w:spacing w:before="18"/>
              <w:ind w:left="103"/>
              <w:jc w:val="left"/>
              <w:rPr>
                <w:color w:val="000000"/>
                <w:kern w:val="0"/>
                <w:sz w:val="24"/>
              </w:rPr>
            </w:pPr>
            <w:r>
              <w:rPr>
                <w:color w:val="000000"/>
                <w:kern w:val="0"/>
                <w:sz w:val="24"/>
              </w:rPr>
              <w:t>Air conditioning unit room</w:t>
            </w:r>
          </w:p>
        </w:tc>
        <w:tc>
          <w:tcPr>
            <w:tcW w:w="1701" w:type="dxa"/>
            <w:tcBorders>
              <w:top w:val="single" w:color="000000" w:sz="4" w:space="0"/>
              <w:left w:val="single" w:color="000000" w:sz="4" w:space="0"/>
              <w:bottom w:val="single" w:color="000000" w:sz="4" w:space="0"/>
              <w:right w:val="single" w:color="000000" w:sz="4" w:space="0"/>
            </w:tcBorders>
          </w:tcPr>
          <w:p w14:paraId="4B8593DD">
            <w:pPr>
              <w:autoSpaceDE w:val="0"/>
              <w:autoSpaceDN w:val="0"/>
              <w:adjustRightInd w:val="0"/>
              <w:jc w:val="center"/>
              <w:rPr>
                <w:color w:val="000000"/>
                <w:kern w:val="0"/>
                <w:sz w:val="24"/>
              </w:rPr>
            </w:pPr>
            <w:r>
              <w:rPr>
                <w:rFonts w:hint="eastAsia"/>
                <w:color w:val="000000"/>
                <w:kern w:val="0"/>
                <w:sz w:val="24"/>
              </w:rPr>
              <w:t>-</w:t>
            </w:r>
          </w:p>
        </w:tc>
        <w:tc>
          <w:tcPr>
            <w:tcW w:w="1984" w:type="dxa"/>
            <w:tcBorders>
              <w:top w:val="single" w:color="000000" w:sz="4" w:space="0"/>
              <w:left w:val="single" w:color="000000" w:sz="4" w:space="0"/>
              <w:bottom w:val="single" w:color="000000" w:sz="4" w:space="0"/>
              <w:right w:val="single" w:color="000000" w:sz="4" w:space="0"/>
            </w:tcBorders>
          </w:tcPr>
          <w:p w14:paraId="146E76E2">
            <w:pPr>
              <w:autoSpaceDE w:val="0"/>
              <w:autoSpaceDN w:val="0"/>
              <w:adjustRightInd w:val="0"/>
              <w:spacing w:before="18"/>
              <w:jc w:val="center"/>
              <w:rPr>
                <w:color w:val="000000"/>
                <w:kern w:val="0"/>
                <w:sz w:val="24"/>
              </w:rPr>
            </w:pPr>
            <w:r>
              <w:rPr>
                <w:rFonts w:hint="eastAsia"/>
                <w:color w:val="000000"/>
                <w:kern w:val="0"/>
                <w:sz w:val="24"/>
              </w:rPr>
              <w:t>15</w:t>
            </w:r>
          </w:p>
        </w:tc>
      </w:tr>
      <w:tr w14:paraId="7556CBE7">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096A153E">
            <w:pPr>
              <w:autoSpaceDE w:val="0"/>
              <w:autoSpaceDN w:val="0"/>
              <w:adjustRightInd w:val="0"/>
              <w:spacing w:before="18"/>
              <w:ind w:left="103"/>
              <w:jc w:val="left"/>
              <w:rPr>
                <w:color w:val="000000"/>
                <w:kern w:val="0"/>
                <w:sz w:val="24"/>
              </w:rPr>
            </w:pPr>
            <w:r>
              <w:rPr>
                <w:color w:val="000000"/>
                <w:kern w:val="0"/>
                <w:sz w:val="24"/>
              </w:rPr>
              <w:t>Emergency generator room</w:t>
            </w:r>
          </w:p>
        </w:tc>
        <w:tc>
          <w:tcPr>
            <w:tcW w:w="1701" w:type="dxa"/>
            <w:tcBorders>
              <w:top w:val="single" w:color="000000" w:sz="4" w:space="0"/>
              <w:left w:val="single" w:color="000000" w:sz="4" w:space="0"/>
              <w:bottom w:val="single" w:color="000000" w:sz="4" w:space="0"/>
              <w:right w:val="single" w:color="000000" w:sz="4" w:space="0"/>
            </w:tcBorders>
          </w:tcPr>
          <w:p w14:paraId="25F6CDEB">
            <w:pPr>
              <w:autoSpaceDE w:val="0"/>
              <w:autoSpaceDN w:val="0"/>
              <w:adjustRightInd w:val="0"/>
              <w:spacing w:before="18"/>
              <w:jc w:val="center"/>
              <w:rPr>
                <w:color w:val="000000"/>
                <w:kern w:val="0"/>
                <w:sz w:val="24"/>
              </w:rPr>
            </w:pPr>
            <w:r>
              <w:rPr>
                <w:rFonts w:hint="eastAsia"/>
                <w:color w:val="000000"/>
                <w:kern w:val="0"/>
                <w:sz w:val="24"/>
              </w:rPr>
              <w:t>20(finally according the calculation)</w:t>
            </w:r>
          </w:p>
        </w:tc>
        <w:tc>
          <w:tcPr>
            <w:tcW w:w="1984" w:type="dxa"/>
            <w:tcBorders>
              <w:top w:val="single" w:color="000000" w:sz="4" w:space="0"/>
              <w:left w:val="single" w:color="000000" w:sz="4" w:space="0"/>
              <w:bottom w:val="single" w:color="000000" w:sz="4" w:space="0"/>
              <w:right w:val="single" w:color="000000" w:sz="4" w:space="0"/>
            </w:tcBorders>
          </w:tcPr>
          <w:p w14:paraId="0A241E0F">
            <w:pPr>
              <w:autoSpaceDE w:val="0"/>
              <w:autoSpaceDN w:val="0"/>
              <w:adjustRightInd w:val="0"/>
              <w:spacing w:before="18"/>
              <w:jc w:val="center"/>
              <w:rPr>
                <w:color w:val="000000"/>
                <w:kern w:val="0"/>
                <w:sz w:val="24"/>
              </w:rPr>
            </w:pPr>
            <w:r>
              <w:rPr>
                <w:color w:val="000000"/>
                <w:kern w:val="0"/>
                <w:sz w:val="24"/>
              </w:rPr>
              <w:t>-</w:t>
            </w:r>
          </w:p>
        </w:tc>
      </w:tr>
      <w:tr w14:paraId="140C8DC3">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4C546C0E">
            <w:pPr>
              <w:autoSpaceDE w:val="0"/>
              <w:autoSpaceDN w:val="0"/>
              <w:adjustRightInd w:val="0"/>
              <w:spacing w:before="18"/>
              <w:ind w:left="103"/>
              <w:jc w:val="left"/>
              <w:rPr>
                <w:color w:val="000000"/>
                <w:kern w:val="0"/>
                <w:sz w:val="24"/>
              </w:rPr>
            </w:pPr>
            <w:r>
              <w:rPr>
                <w:color w:val="000000"/>
                <w:kern w:val="0"/>
                <w:sz w:val="24"/>
              </w:rPr>
              <w:t>Steering gear room</w:t>
            </w:r>
            <w:r>
              <w:rPr>
                <w:rFonts w:hint="eastAsia"/>
                <w:color w:val="000000"/>
                <w:kern w:val="0"/>
                <w:sz w:val="24"/>
              </w:rPr>
              <w:t xml:space="preserve"> combined with store space</w:t>
            </w:r>
          </w:p>
        </w:tc>
        <w:tc>
          <w:tcPr>
            <w:tcW w:w="1701" w:type="dxa"/>
            <w:tcBorders>
              <w:top w:val="single" w:color="000000" w:sz="4" w:space="0"/>
              <w:left w:val="single" w:color="000000" w:sz="4" w:space="0"/>
              <w:bottom w:val="single" w:color="000000" w:sz="4" w:space="0"/>
              <w:right w:val="single" w:color="000000" w:sz="4" w:space="0"/>
            </w:tcBorders>
          </w:tcPr>
          <w:p w14:paraId="75CB08D5">
            <w:pPr>
              <w:autoSpaceDE w:val="0"/>
              <w:autoSpaceDN w:val="0"/>
              <w:adjustRightInd w:val="0"/>
              <w:spacing w:before="18"/>
              <w:jc w:val="center"/>
              <w:rPr>
                <w:color w:val="000000"/>
                <w:kern w:val="0"/>
                <w:sz w:val="24"/>
              </w:rPr>
            </w:pPr>
            <w:r>
              <w:rPr>
                <w:rFonts w:hint="eastAsia"/>
                <w:color w:val="000000"/>
                <w:kern w:val="0"/>
                <w:sz w:val="24"/>
              </w:rPr>
              <w:t>6</w:t>
            </w:r>
          </w:p>
        </w:tc>
        <w:tc>
          <w:tcPr>
            <w:tcW w:w="1984" w:type="dxa"/>
            <w:tcBorders>
              <w:top w:val="single" w:color="000000" w:sz="4" w:space="0"/>
              <w:left w:val="single" w:color="000000" w:sz="4" w:space="0"/>
              <w:bottom w:val="single" w:color="000000" w:sz="4" w:space="0"/>
              <w:right w:val="single" w:color="000000" w:sz="4" w:space="0"/>
            </w:tcBorders>
          </w:tcPr>
          <w:p w14:paraId="4B239309">
            <w:pPr>
              <w:autoSpaceDE w:val="0"/>
              <w:autoSpaceDN w:val="0"/>
              <w:adjustRightInd w:val="0"/>
              <w:spacing w:before="18"/>
              <w:jc w:val="center"/>
              <w:rPr>
                <w:color w:val="000000"/>
                <w:kern w:val="0"/>
                <w:sz w:val="24"/>
              </w:rPr>
            </w:pPr>
            <w:r>
              <w:rPr>
                <w:rFonts w:hint="eastAsia"/>
                <w:color w:val="000000"/>
                <w:kern w:val="0"/>
                <w:sz w:val="24"/>
              </w:rPr>
              <w:t>-</w:t>
            </w:r>
          </w:p>
        </w:tc>
      </w:tr>
      <w:tr w14:paraId="08B27462">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7AC014D2">
            <w:pPr>
              <w:autoSpaceDE w:val="0"/>
              <w:autoSpaceDN w:val="0"/>
              <w:adjustRightInd w:val="0"/>
              <w:spacing w:before="18"/>
              <w:ind w:left="103"/>
              <w:jc w:val="left"/>
              <w:rPr>
                <w:color w:val="000000"/>
                <w:kern w:val="0"/>
                <w:sz w:val="24"/>
              </w:rPr>
            </w:pPr>
            <w:r>
              <w:rPr>
                <w:color w:val="000000"/>
                <w:kern w:val="0"/>
                <w:sz w:val="24"/>
              </w:rPr>
              <w:t>B</w:t>
            </w:r>
            <w:r>
              <w:rPr>
                <w:rFonts w:hint="eastAsia"/>
                <w:color w:val="000000"/>
                <w:kern w:val="0"/>
                <w:sz w:val="24"/>
              </w:rPr>
              <w:t>ow thruster and emergency fire pump room</w:t>
            </w:r>
          </w:p>
        </w:tc>
        <w:tc>
          <w:tcPr>
            <w:tcW w:w="1701" w:type="dxa"/>
            <w:tcBorders>
              <w:top w:val="single" w:color="000000" w:sz="4" w:space="0"/>
              <w:left w:val="single" w:color="000000" w:sz="4" w:space="0"/>
              <w:bottom w:val="single" w:color="000000" w:sz="4" w:space="0"/>
              <w:right w:val="single" w:color="000000" w:sz="4" w:space="0"/>
            </w:tcBorders>
          </w:tcPr>
          <w:p w14:paraId="5E1C71B0">
            <w:pPr>
              <w:autoSpaceDE w:val="0"/>
              <w:autoSpaceDN w:val="0"/>
              <w:adjustRightInd w:val="0"/>
              <w:spacing w:before="18"/>
              <w:jc w:val="center"/>
              <w:rPr>
                <w:color w:val="000000"/>
                <w:kern w:val="0"/>
                <w:sz w:val="24"/>
              </w:rPr>
            </w:pPr>
            <w:r>
              <w:rPr>
                <w:rFonts w:hint="eastAsia"/>
                <w:color w:val="000000"/>
                <w:kern w:val="0"/>
                <w:sz w:val="24"/>
              </w:rPr>
              <w:t>10(finally according the calculation)</w:t>
            </w:r>
          </w:p>
        </w:tc>
        <w:tc>
          <w:tcPr>
            <w:tcW w:w="1984" w:type="dxa"/>
            <w:tcBorders>
              <w:top w:val="single" w:color="000000" w:sz="4" w:space="0"/>
              <w:left w:val="single" w:color="000000" w:sz="4" w:space="0"/>
              <w:bottom w:val="single" w:color="000000" w:sz="4" w:space="0"/>
              <w:right w:val="single" w:color="000000" w:sz="4" w:space="0"/>
            </w:tcBorders>
          </w:tcPr>
          <w:p w14:paraId="4515C941">
            <w:pPr>
              <w:autoSpaceDE w:val="0"/>
              <w:autoSpaceDN w:val="0"/>
              <w:adjustRightInd w:val="0"/>
              <w:spacing w:before="18"/>
              <w:jc w:val="center"/>
              <w:rPr>
                <w:color w:val="000000"/>
                <w:kern w:val="0"/>
                <w:sz w:val="24"/>
              </w:rPr>
            </w:pPr>
            <w:r>
              <w:rPr>
                <w:rFonts w:hint="eastAsia"/>
                <w:color w:val="000000"/>
                <w:kern w:val="0"/>
                <w:sz w:val="24"/>
              </w:rPr>
              <w:t>-</w:t>
            </w:r>
          </w:p>
        </w:tc>
      </w:tr>
      <w:tr w14:paraId="6AD4D0D5">
        <w:tblPrEx>
          <w:tblCellMar>
            <w:top w:w="0" w:type="dxa"/>
            <w:left w:w="0" w:type="dxa"/>
            <w:bottom w:w="0" w:type="dxa"/>
            <w:right w:w="0" w:type="dxa"/>
          </w:tblCellMar>
        </w:tblPrEx>
        <w:trPr>
          <w:cantSplit/>
          <w:trHeight w:val="340" w:hRule="atLeast"/>
          <w:jc w:val="center"/>
        </w:trPr>
        <w:tc>
          <w:tcPr>
            <w:tcW w:w="3768" w:type="dxa"/>
            <w:tcBorders>
              <w:top w:val="single" w:color="000000" w:sz="4" w:space="0"/>
              <w:left w:val="single" w:color="000000" w:sz="4" w:space="0"/>
              <w:bottom w:val="single" w:color="000000" w:sz="4" w:space="0"/>
              <w:right w:val="single" w:color="000000" w:sz="4" w:space="0"/>
            </w:tcBorders>
          </w:tcPr>
          <w:p w14:paraId="433A8BA4">
            <w:pPr>
              <w:autoSpaceDE w:val="0"/>
              <w:autoSpaceDN w:val="0"/>
              <w:adjustRightInd w:val="0"/>
              <w:spacing w:before="18"/>
              <w:ind w:left="103"/>
              <w:jc w:val="left"/>
              <w:rPr>
                <w:color w:val="000000"/>
                <w:kern w:val="0"/>
                <w:sz w:val="24"/>
              </w:rPr>
            </w:pPr>
            <w:r>
              <w:rPr>
                <w:rFonts w:hint="eastAsia"/>
                <w:color w:val="000000"/>
                <w:kern w:val="0"/>
                <w:sz w:val="24"/>
              </w:rPr>
              <w:t>Pipe duct in double bottom</w:t>
            </w:r>
          </w:p>
        </w:tc>
        <w:tc>
          <w:tcPr>
            <w:tcW w:w="1701" w:type="dxa"/>
            <w:tcBorders>
              <w:top w:val="single" w:color="000000" w:sz="4" w:space="0"/>
              <w:left w:val="single" w:color="000000" w:sz="4" w:space="0"/>
              <w:bottom w:val="single" w:color="000000" w:sz="4" w:space="0"/>
              <w:right w:val="single" w:color="000000" w:sz="4" w:space="0"/>
            </w:tcBorders>
          </w:tcPr>
          <w:p w14:paraId="56A24337">
            <w:pPr>
              <w:autoSpaceDE w:val="0"/>
              <w:autoSpaceDN w:val="0"/>
              <w:adjustRightInd w:val="0"/>
              <w:spacing w:before="18"/>
              <w:jc w:val="center"/>
              <w:rPr>
                <w:color w:val="000000"/>
                <w:kern w:val="0"/>
                <w:sz w:val="24"/>
              </w:rPr>
            </w:pPr>
            <w:r>
              <w:rPr>
                <w:rFonts w:hint="eastAsia"/>
                <w:color w:val="000000"/>
                <w:kern w:val="0"/>
                <w:sz w:val="24"/>
              </w:rPr>
              <w:t>6</w:t>
            </w:r>
          </w:p>
        </w:tc>
        <w:tc>
          <w:tcPr>
            <w:tcW w:w="1984" w:type="dxa"/>
            <w:tcBorders>
              <w:top w:val="single" w:color="000000" w:sz="4" w:space="0"/>
              <w:left w:val="single" w:color="000000" w:sz="4" w:space="0"/>
              <w:bottom w:val="single" w:color="000000" w:sz="4" w:space="0"/>
              <w:right w:val="single" w:color="000000" w:sz="4" w:space="0"/>
            </w:tcBorders>
          </w:tcPr>
          <w:p w14:paraId="7F3067CD">
            <w:pPr>
              <w:autoSpaceDE w:val="0"/>
              <w:autoSpaceDN w:val="0"/>
              <w:adjustRightInd w:val="0"/>
              <w:spacing w:before="18"/>
              <w:jc w:val="center"/>
              <w:rPr>
                <w:color w:val="000000"/>
                <w:kern w:val="0"/>
                <w:sz w:val="24"/>
              </w:rPr>
            </w:pPr>
            <w:r>
              <w:rPr>
                <w:rFonts w:hint="eastAsia"/>
                <w:color w:val="000000"/>
                <w:kern w:val="0"/>
                <w:sz w:val="24"/>
              </w:rPr>
              <w:t>-</w:t>
            </w:r>
          </w:p>
        </w:tc>
      </w:tr>
    </w:tbl>
    <w:p w14:paraId="2B5560BF">
      <w:pPr>
        <w:autoSpaceDE w:val="0"/>
        <w:autoSpaceDN w:val="0"/>
        <w:adjustRightInd w:val="0"/>
        <w:spacing w:line="200" w:lineRule="exact"/>
        <w:jc w:val="left"/>
        <w:rPr>
          <w:color w:val="000000"/>
          <w:kern w:val="0"/>
          <w:sz w:val="20"/>
          <w:szCs w:val="20"/>
        </w:rPr>
      </w:pPr>
    </w:p>
    <w:p w14:paraId="264D6532">
      <w:pPr>
        <w:autoSpaceDE w:val="0"/>
        <w:autoSpaceDN w:val="0"/>
        <w:adjustRightInd w:val="0"/>
        <w:ind w:left="954"/>
        <w:jc w:val="left"/>
        <w:rPr>
          <w:color w:val="000000"/>
          <w:kern w:val="0"/>
          <w:sz w:val="24"/>
        </w:rPr>
      </w:pPr>
      <w:bookmarkStart w:id="333" w:name="OLE_LINK19"/>
      <w:bookmarkStart w:id="334" w:name="OLE_LINK22"/>
      <w:r>
        <w:rPr>
          <w:color w:val="000000"/>
          <w:kern w:val="0"/>
          <w:sz w:val="24"/>
        </w:rPr>
        <w:t>Remarks:</w:t>
      </w:r>
    </w:p>
    <w:bookmarkEnd w:id="333"/>
    <w:p w14:paraId="003E15C2">
      <w:pPr>
        <w:autoSpaceDE w:val="0"/>
        <w:autoSpaceDN w:val="0"/>
        <w:adjustRightInd w:val="0"/>
        <w:spacing w:before="1" w:line="260" w:lineRule="exact"/>
        <w:jc w:val="left"/>
        <w:rPr>
          <w:color w:val="000000"/>
          <w:kern w:val="0"/>
          <w:sz w:val="26"/>
          <w:szCs w:val="26"/>
        </w:rPr>
      </w:pPr>
    </w:p>
    <w:p w14:paraId="4FBE0268">
      <w:pPr>
        <w:tabs>
          <w:tab w:val="left" w:pos="1660"/>
        </w:tabs>
        <w:autoSpaceDE w:val="0"/>
        <w:autoSpaceDN w:val="0"/>
        <w:adjustRightInd w:val="0"/>
        <w:ind w:left="1668" w:hanging="420"/>
        <w:jc w:val="left"/>
        <w:rPr>
          <w:color w:val="000000"/>
          <w:kern w:val="0"/>
          <w:sz w:val="24"/>
        </w:rPr>
      </w:pPr>
      <w:r>
        <w:rPr>
          <w:rFonts w:hint="eastAsia"/>
          <w:color w:val="000000"/>
          <w:kern w:val="0"/>
          <w:sz w:val="24"/>
        </w:rPr>
        <w:t>*1)</w:t>
      </w:r>
      <w:r>
        <w:rPr>
          <w:rFonts w:hint="eastAsia"/>
          <w:color w:val="000000"/>
          <w:kern w:val="0"/>
          <w:sz w:val="24"/>
        </w:rPr>
        <w:tab/>
      </w:r>
      <w:r>
        <w:rPr>
          <w:rFonts w:hint="eastAsia"/>
          <w:color w:val="000000"/>
          <w:kern w:val="0"/>
          <w:sz w:val="24"/>
        </w:rPr>
        <w:t>Conditioned air shall be supplied in accordance with the air change rate specified on 5.3.1.</w:t>
      </w:r>
    </w:p>
    <w:p w14:paraId="6C09AE67">
      <w:pPr>
        <w:tabs>
          <w:tab w:val="left" w:pos="1660"/>
        </w:tabs>
        <w:autoSpaceDE w:val="0"/>
        <w:autoSpaceDN w:val="0"/>
        <w:adjustRightInd w:val="0"/>
        <w:ind w:left="1668" w:hanging="420"/>
        <w:jc w:val="left"/>
        <w:rPr>
          <w:color w:val="000000"/>
          <w:kern w:val="0"/>
          <w:sz w:val="24"/>
        </w:rPr>
      </w:pPr>
      <w:r>
        <w:rPr>
          <w:rFonts w:hint="eastAsia"/>
          <w:color w:val="000000"/>
          <w:kern w:val="0"/>
          <w:sz w:val="24"/>
        </w:rPr>
        <w:t>*2)</w:t>
      </w:r>
      <w:r>
        <w:rPr>
          <w:rFonts w:hint="eastAsia"/>
          <w:color w:val="000000"/>
          <w:kern w:val="0"/>
          <w:sz w:val="24"/>
        </w:rPr>
        <w:tab/>
      </w:r>
      <w:r>
        <w:rPr>
          <w:rFonts w:hint="eastAsia"/>
          <w:color w:val="000000"/>
          <w:kern w:val="0"/>
          <w:sz w:val="24"/>
        </w:rPr>
        <w:t>Conditioned air for galley shall be supplied from the separate unit.</w:t>
      </w:r>
    </w:p>
    <w:p w14:paraId="1F9AB0F5">
      <w:pPr>
        <w:tabs>
          <w:tab w:val="left" w:pos="1660"/>
        </w:tabs>
        <w:autoSpaceDE w:val="0"/>
        <w:autoSpaceDN w:val="0"/>
        <w:adjustRightInd w:val="0"/>
        <w:ind w:left="1667" w:leftChars="651" w:hanging="300" w:hangingChars="125"/>
        <w:jc w:val="left"/>
        <w:rPr>
          <w:color w:val="000000"/>
          <w:kern w:val="0"/>
          <w:sz w:val="24"/>
        </w:rPr>
      </w:pPr>
      <w:r>
        <w:rPr>
          <w:rFonts w:hint="eastAsia"/>
          <w:color w:val="000000"/>
          <w:kern w:val="0"/>
          <w:sz w:val="24"/>
        </w:rPr>
        <w:t>3)</w:t>
      </w:r>
      <w:r>
        <w:rPr>
          <w:color w:val="000000"/>
          <w:kern w:val="0"/>
          <w:sz w:val="24"/>
        </w:rPr>
        <w:tab/>
      </w:r>
      <w:r>
        <w:rPr>
          <w:color w:val="000000"/>
          <w:kern w:val="0"/>
          <w:sz w:val="24"/>
        </w:rPr>
        <w:t>Hospital and galley shall have independently exhaust system.</w:t>
      </w:r>
    </w:p>
    <w:p w14:paraId="577E58A5">
      <w:pPr>
        <w:tabs>
          <w:tab w:val="left" w:pos="1660"/>
        </w:tabs>
        <w:autoSpaceDE w:val="0"/>
        <w:autoSpaceDN w:val="0"/>
        <w:adjustRightInd w:val="0"/>
        <w:ind w:left="1667" w:leftChars="651" w:hanging="300" w:hangingChars="125"/>
        <w:jc w:val="left"/>
        <w:rPr>
          <w:color w:val="000000"/>
          <w:kern w:val="0"/>
          <w:sz w:val="24"/>
        </w:rPr>
      </w:pPr>
      <w:r>
        <w:rPr>
          <w:rFonts w:hint="eastAsia"/>
          <w:color w:val="000000"/>
          <w:kern w:val="0"/>
          <w:sz w:val="24"/>
        </w:rPr>
        <w:t>4) AC: Spot A.C.</w:t>
      </w:r>
      <w:bookmarkEnd w:id="334"/>
    </w:p>
    <w:p w14:paraId="21C453A4">
      <w:pPr>
        <w:autoSpaceDE w:val="0"/>
        <w:autoSpaceDN w:val="0"/>
        <w:adjustRightInd w:val="0"/>
        <w:spacing w:before="2" w:line="240" w:lineRule="exact"/>
        <w:rPr>
          <w:rFonts w:ascii="Arial" w:hAnsi="Arial" w:cs="Arial"/>
          <w:color w:val="000000"/>
          <w:kern w:val="0"/>
          <w:sz w:val="24"/>
        </w:rPr>
      </w:pPr>
    </w:p>
    <w:p w14:paraId="793CF0AD">
      <w:pPr>
        <w:pStyle w:val="5"/>
        <w:spacing w:after="240"/>
        <w:ind w:left="42"/>
      </w:pPr>
      <w:r>
        <w:rPr>
          <w:rFonts w:hint="eastAsia"/>
          <w:color w:val="000000"/>
        </w:rPr>
        <w:t>5.3.3.1</w:t>
      </w:r>
      <w:r>
        <w:rPr>
          <w:color w:val="000000"/>
        </w:rPr>
        <w:tab/>
      </w:r>
      <w:r>
        <w:rPr>
          <w:color w:val="000000"/>
        </w:rPr>
        <w:t>Mechanical Ventilation</w:t>
      </w:r>
    </w:p>
    <w:p w14:paraId="4CAE907D">
      <w:pPr>
        <w:autoSpaceDE w:val="0"/>
        <w:autoSpaceDN w:val="0"/>
        <w:adjustRightInd w:val="0"/>
        <w:ind w:left="1012"/>
        <w:rPr>
          <w:color w:val="000000"/>
          <w:kern w:val="0"/>
          <w:sz w:val="24"/>
          <w:u w:val="single"/>
        </w:rPr>
      </w:pPr>
      <w:r>
        <w:rPr>
          <w:rFonts w:hint="eastAsia"/>
          <w:color w:val="000000"/>
          <w:kern w:val="0"/>
          <w:sz w:val="24"/>
          <w:u w:val="single"/>
        </w:rPr>
        <w:t>Ventilation Fan</w:t>
      </w:r>
    </w:p>
    <w:p w14:paraId="2B9DC5F1">
      <w:pPr>
        <w:autoSpaceDE w:val="0"/>
        <w:autoSpaceDN w:val="0"/>
        <w:adjustRightInd w:val="0"/>
        <w:ind w:left="1012"/>
        <w:rPr>
          <w:color w:val="000000"/>
          <w:kern w:val="0"/>
          <w:sz w:val="24"/>
        </w:rPr>
      </w:pPr>
    </w:p>
    <w:p w14:paraId="452D068D">
      <w:pPr>
        <w:autoSpaceDE w:val="0"/>
        <w:autoSpaceDN w:val="0"/>
        <w:adjustRightInd w:val="0"/>
        <w:ind w:left="1012"/>
        <w:rPr>
          <w:color w:val="000000"/>
          <w:kern w:val="0"/>
          <w:sz w:val="24"/>
        </w:rPr>
      </w:pPr>
      <w:r>
        <w:rPr>
          <w:rFonts w:hint="eastAsia"/>
          <w:color w:val="000000"/>
          <w:kern w:val="0"/>
          <w:sz w:val="24"/>
        </w:rPr>
        <w:t xml:space="preserve">Mechanical ventilating fan shall be A.C. electric motor driven, single speed, duct/axial or </w:t>
      </w:r>
      <w:r>
        <w:rPr>
          <w:color w:val="000000"/>
          <w:kern w:val="0"/>
          <w:sz w:val="24"/>
        </w:rPr>
        <w:t>centrifugal</w:t>
      </w:r>
      <w:r>
        <w:rPr>
          <w:rFonts w:hint="eastAsia"/>
          <w:color w:val="000000"/>
          <w:kern w:val="0"/>
          <w:sz w:val="24"/>
        </w:rPr>
        <w:t xml:space="preserve"> type.</w:t>
      </w:r>
    </w:p>
    <w:p w14:paraId="312E8A4B">
      <w:pPr>
        <w:autoSpaceDE w:val="0"/>
        <w:autoSpaceDN w:val="0"/>
        <w:adjustRightInd w:val="0"/>
        <w:spacing w:before="4"/>
        <w:ind w:left="1012"/>
        <w:rPr>
          <w:color w:val="000000"/>
          <w:kern w:val="0"/>
          <w:sz w:val="24"/>
        </w:rPr>
      </w:pPr>
    </w:p>
    <w:p w14:paraId="2694CE3E">
      <w:pPr>
        <w:autoSpaceDE w:val="0"/>
        <w:autoSpaceDN w:val="0"/>
        <w:adjustRightInd w:val="0"/>
        <w:spacing w:before="4"/>
        <w:ind w:left="1012"/>
        <w:rPr>
          <w:color w:val="000000"/>
          <w:kern w:val="0"/>
          <w:sz w:val="24"/>
        </w:rPr>
      </w:pPr>
      <w:r>
        <w:rPr>
          <w:color w:val="000000"/>
          <w:kern w:val="0"/>
          <w:sz w:val="24"/>
        </w:rPr>
        <w:t xml:space="preserve">The electric motor for the paint store </w:t>
      </w:r>
      <w:r>
        <w:rPr>
          <w:rFonts w:hint="eastAsia"/>
          <w:color w:val="000000"/>
          <w:kern w:val="0"/>
          <w:sz w:val="24"/>
        </w:rPr>
        <w:t>shall</w:t>
      </w:r>
      <w:r>
        <w:rPr>
          <w:color w:val="000000"/>
          <w:kern w:val="0"/>
          <w:sz w:val="24"/>
        </w:rPr>
        <w:t xml:space="preserve"> be of explosion proof type. </w:t>
      </w:r>
    </w:p>
    <w:p w14:paraId="29789E8C">
      <w:pPr>
        <w:autoSpaceDE w:val="0"/>
        <w:autoSpaceDN w:val="0"/>
        <w:adjustRightInd w:val="0"/>
        <w:spacing w:before="4"/>
        <w:ind w:left="1012"/>
        <w:rPr>
          <w:color w:val="000000"/>
          <w:kern w:val="0"/>
          <w:sz w:val="24"/>
        </w:rPr>
      </w:pPr>
    </w:p>
    <w:p w14:paraId="279F53A9">
      <w:pPr>
        <w:autoSpaceDE w:val="0"/>
        <w:autoSpaceDN w:val="0"/>
        <w:adjustRightInd w:val="0"/>
        <w:spacing w:line="243" w:lineRule="auto"/>
        <w:ind w:left="1012"/>
        <w:rPr>
          <w:color w:val="000000"/>
          <w:kern w:val="0"/>
          <w:sz w:val="24"/>
        </w:rPr>
      </w:pPr>
      <w:r>
        <w:rPr>
          <w:color w:val="000000"/>
          <w:kern w:val="0"/>
          <w:sz w:val="24"/>
        </w:rPr>
        <w:t>Start and stop of the fan shall be done remotely.</w:t>
      </w:r>
    </w:p>
    <w:p w14:paraId="43F62DD2">
      <w:pPr>
        <w:autoSpaceDE w:val="0"/>
        <w:autoSpaceDN w:val="0"/>
        <w:adjustRightInd w:val="0"/>
        <w:spacing w:before="4"/>
        <w:ind w:left="1012"/>
        <w:rPr>
          <w:color w:val="000000"/>
          <w:kern w:val="0"/>
          <w:sz w:val="24"/>
        </w:rPr>
      </w:pPr>
    </w:p>
    <w:p w14:paraId="61EE47EB">
      <w:pPr>
        <w:autoSpaceDE w:val="0"/>
        <w:autoSpaceDN w:val="0"/>
        <w:adjustRightInd w:val="0"/>
        <w:ind w:left="1012"/>
        <w:rPr>
          <w:color w:val="000000"/>
          <w:kern w:val="0"/>
          <w:sz w:val="24"/>
        </w:rPr>
      </w:pPr>
      <w:r>
        <w:rPr>
          <w:color w:val="000000"/>
          <w:kern w:val="0"/>
          <w:sz w:val="24"/>
        </w:rPr>
        <w:t xml:space="preserve">Materials of the fan shall be as </w:t>
      </w:r>
      <w:r>
        <w:rPr>
          <w:rFonts w:hint="eastAsia"/>
          <w:color w:val="000000"/>
          <w:spacing w:val="-2"/>
          <w:kern w:val="0"/>
          <w:sz w:val="24"/>
        </w:rPr>
        <w:t>M</w:t>
      </w:r>
      <w:r>
        <w:rPr>
          <w:color w:val="000000"/>
          <w:kern w:val="0"/>
          <w:sz w:val="24"/>
        </w:rPr>
        <w:t>aker’s standard.</w:t>
      </w:r>
    </w:p>
    <w:p w14:paraId="3020F1D9">
      <w:pPr>
        <w:autoSpaceDE w:val="0"/>
        <w:autoSpaceDN w:val="0"/>
        <w:adjustRightInd w:val="0"/>
        <w:spacing w:before="3"/>
        <w:rPr>
          <w:color w:val="000000"/>
          <w:kern w:val="0"/>
          <w:sz w:val="28"/>
          <w:szCs w:val="28"/>
        </w:rPr>
      </w:pPr>
    </w:p>
    <w:p w14:paraId="0284ECBD">
      <w:pPr>
        <w:autoSpaceDE w:val="0"/>
        <w:autoSpaceDN w:val="0"/>
        <w:adjustRightInd w:val="0"/>
        <w:ind w:left="1012"/>
        <w:rPr>
          <w:color w:val="000000"/>
          <w:kern w:val="0"/>
          <w:sz w:val="24"/>
          <w:u w:val="single"/>
        </w:rPr>
      </w:pPr>
      <w:r>
        <w:rPr>
          <w:rFonts w:hint="eastAsia"/>
          <w:color w:val="000000"/>
          <w:kern w:val="0"/>
          <w:sz w:val="24"/>
          <w:u w:val="single"/>
        </w:rPr>
        <w:t>Mechanical ventilation duct in living quarters</w:t>
      </w:r>
    </w:p>
    <w:p w14:paraId="3AFB3821">
      <w:pPr>
        <w:autoSpaceDE w:val="0"/>
        <w:autoSpaceDN w:val="0"/>
        <w:adjustRightInd w:val="0"/>
        <w:ind w:left="1012"/>
        <w:rPr>
          <w:color w:val="000000"/>
          <w:kern w:val="0"/>
          <w:sz w:val="24"/>
        </w:rPr>
      </w:pPr>
    </w:p>
    <w:p w14:paraId="338E20CC">
      <w:pPr>
        <w:autoSpaceDE w:val="0"/>
        <w:autoSpaceDN w:val="0"/>
        <w:adjustRightInd w:val="0"/>
        <w:ind w:left="1012"/>
        <w:rPr>
          <w:color w:val="000000"/>
          <w:kern w:val="0"/>
          <w:sz w:val="24"/>
        </w:rPr>
      </w:pPr>
      <w:r>
        <w:rPr>
          <w:rFonts w:hint="eastAsia"/>
          <w:color w:val="000000"/>
          <w:kern w:val="0"/>
          <w:sz w:val="24"/>
        </w:rPr>
        <w:t>Mechanical ventilation duct shall be single spiral or rectangular duct made of galvanized steel sheet.</w:t>
      </w:r>
    </w:p>
    <w:p w14:paraId="0903ED0C">
      <w:pPr>
        <w:autoSpaceDE w:val="0"/>
        <w:autoSpaceDN w:val="0"/>
        <w:adjustRightInd w:val="0"/>
        <w:ind w:left="1012"/>
        <w:rPr>
          <w:color w:val="000000"/>
          <w:kern w:val="0"/>
          <w:sz w:val="24"/>
        </w:rPr>
      </w:pPr>
    </w:p>
    <w:p w14:paraId="22CBC0A5">
      <w:pPr>
        <w:autoSpaceDE w:val="0"/>
        <w:autoSpaceDN w:val="0"/>
        <w:adjustRightInd w:val="0"/>
        <w:ind w:left="1012"/>
        <w:rPr>
          <w:color w:val="000000"/>
          <w:kern w:val="0"/>
          <w:sz w:val="24"/>
        </w:rPr>
      </w:pPr>
      <w:r>
        <w:rPr>
          <w:color w:val="000000"/>
          <w:kern w:val="0"/>
          <w:sz w:val="24"/>
        </w:rPr>
        <w:t>Stainless</w:t>
      </w:r>
      <w:r>
        <w:rPr>
          <w:color w:val="000000"/>
          <w:spacing w:val="4"/>
          <w:kern w:val="0"/>
          <w:sz w:val="24"/>
        </w:rPr>
        <w:t xml:space="preserve"> </w:t>
      </w:r>
      <w:r>
        <w:rPr>
          <w:color w:val="000000"/>
          <w:kern w:val="0"/>
          <w:sz w:val="24"/>
        </w:rPr>
        <w:t>steel</w:t>
      </w:r>
      <w:r>
        <w:rPr>
          <w:color w:val="000000"/>
          <w:spacing w:val="4"/>
          <w:kern w:val="0"/>
          <w:sz w:val="24"/>
        </w:rPr>
        <w:t xml:space="preserve"> </w:t>
      </w:r>
      <w:r>
        <w:rPr>
          <w:color w:val="000000"/>
          <w:kern w:val="0"/>
          <w:sz w:val="24"/>
        </w:rPr>
        <w:t>canopy</w:t>
      </w:r>
      <w:r>
        <w:rPr>
          <w:color w:val="000000"/>
          <w:spacing w:val="4"/>
          <w:kern w:val="0"/>
          <w:sz w:val="24"/>
        </w:rPr>
        <w:t xml:space="preserve"> </w:t>
      </w:r>
      <w:r>
        <w:rPr>
          <w:color w:val="000000"/>
          <w:kern w:val="0"/>
          <w:sz w:val="24"/>
        </w:rPr>
        <w:t>shall</w:t>
      </w:r>
      <w:r>
        <w:rPr>
          <w:color w:val="000000"/>
          <w:spacing w:val="4"/>
          <w:kern w:val="0"/>
          <w:sz w:val="24"/>
        </w:rPr>
        <w:t xml:space="preserve"> </w:t>
      </w:r>
      <w:r>
        <w:rPr>
          <w:color w:val="000000"/>
          <w:kern w:val="0"/>
          <w:sz w:val="24"/>
        </w:rPr>
        <w:t>be</w:t>
      </w:r>
      <w:r>
        <w:rPr>
          <w:color w:val="000000"/>
          <w:spacing w:val="4"/>
          <w:kern w:val="0"/>
          <w:sz w:val="24"/>
        </w:rPr>
        <w:t xml:space="preserve"> </w:t>
      </w:r>
      <w:r>
        <w:rPr>
          <w:color w:val="000000"/>
          <w:kern w:val="0"/>
          <w:sz w:val="24"/>
        </w:rPr>
        <w:t>provided</w:t>
      </w:r>
      <w:r>
        <w:rPr>
          <w:color w:val="000000"/>
          <w:spacing w:val="4"/>
          <w:kern w:val="0"/>
          <w:sz w:val="24"/>
        </w:rPr>
        <w:t xml:space="preserve"> </w:t>
      </w:r>
      <w:r>
        <w:rPr>
          <w:color w:val="000000"/>
          <w:kern w:val="0"/>
          <w:sz w:val="24"/>
        </w:rPr>
        <w:t>over</w:t>
      </w:r>
      <w:r>
        <w:rPr>
          <w:color w:val="000000"/>
          <w:spacing w:val="5"/>
          <w:kern w:val="0"/>
          <w:sz w:val="24"/>
        </w:rPr>
        <w:t xml:space="preserve"> </w:t>
      </w:r>
      <w:r>
        <w:rPr>
          <w:color w:val="000000"/>
          <w:kern w:val="0"/>
          <w:sz w:val="24"/>
        </w:rPr>
        <w:t>electric</w:t>
      </w:r>
      <w:r>
        <w:rPr>
          <w:color w:val="000000"/>
          <w:spacing w:val="5"/>
          <w:kern w:val="0"/>
          <w:sz w:val="24"/>
        </w:rPr>
        <w:t xml:space="preserve"> </w:t>
      </w:r>
      <w:r>
        <w:rPr>
          <w:color w:val="000000"/>
          <w:kern w:val="0"/>
          <w:sz w:val="24"/>
        </w:rPr>
        <w:t>range</w:t>
      </w:r>
      <w:r>
        <w:rPr>
          <w:color w:val="000000"/>
          <w:spacing w:val="5"/>
          <w:kern w:val="0"/>
          <w:sz w:val="24"/>
        </w:rPr>
        <w:t xml:space="preserve"> </w:t>
      </w:r>
      <w:r>
        <w:rPr>
          <w:color w:val="000000"/>
          <w:kern w:val="0"/>
          <w:sz w:val="24"/>
        </w:rPr>
        <w:t>in</w:t>
      </w:r>
      <w:r>
        <w:rPr>
          <w:color w:val="000000"/>
          <w:spacing w:val="5"/>
          <w:kern w:val="0"/>
          <w:sz w:val="24"/>
        </w:rPr>
        <w:t xml:space="preserve"> </w:t>
      </w:r>
      <w:r>
        <w:rPr>
          <w:color w:val="000000"/>
          <w:kern w:val="0"/>
          <w:sz w:val="24"/>
        </w:rPr>
        <w:t>galley</w:t>
      </w:r>
      <w:r>
        <w:rPr>
          <w:color w:val="000000"/>
          <w:spacing w:val="5"/>
          <w:kern w:val="0"/>
          <w:sz w:val="24"/>
        </w:rPr>
        <w:t xml:space="preserve"> </w:t>
      </w:r>
      <w:r>
        <w:rPr>
          <w:color w:val="000000"/>
          <w:kern w:val="0"/>
          <w:sz w:val="24"/>
        </w:rPr>
        <w:t>for</w:t>
      </w:r>
      <w:r>
        <w:rPr>
          <w:color w:val="000000"/>
          <w:spacing w:val="5"/>
          <w:kern w:val="0"/>
          <w:sz w:val="24"/>
        </w:rPr>
        <w:t xml:space="preserve"> </w:t>
      </w:r>
      <w:r>
        <w:rPr>
          <w:color w:val="000000"/>
          <w:kern w:val="0"/>
          <w:sz w:val="24"/>
        </w:rPr>
        <w:t>exhaust.</w:t>
      </w:r>
      <w:r>
        <w:rPr>
          <w:color w:val="000000"/>
          <w:spacing w:val="5"/>
          <w:kern w:val="0"/>
          <w:sz w:val="24"/>
        </w:rPr>
        <w:t xml:space="preserve"> </w:t>
      </w:r>
      <w:r>
        <w:rPr>
          <w:color w:val="000000"/>
          <w:kern w:val="0"/>
          <w:sz w:val="24"/>
        </w:rPr>
        <w:t xml:space="preserve">Canopy shall have stainless steel </w:t>
      </w:r>
      <w:r>
        <w:rPr>
          <w:rFonts w:hint="eastAsia"/>
          <w:color w:val="000000"/>
          <w:spacing w:val="-1"/>
          <w:kern w:val="0"/>
          <w:sz w:val="24"/>
        </w:rPr>
        <w:t>mesh</w:t>
      </w:r>
      <w:r>
        <w:rPr>
          <w:color w:val="000000"/>
          <w:kern w:val="0"/>
          <w:sz w:val="24"/>
        </w:rPr>
        <w:t xml:space="preserve"> and </w:t>
      </w:r>
      <w:r>
        <w:rPr>
          <w:color w:val="000000"/>
          <w:spacing w:val="-1"/>
          <w:kern w:val="0"/>
          <w:sz w:val="24"/>
        </w:rPr>
        <w:t>f</w:t>
      </w:r>
      <w:r>
        <w:rPr>
          <w:color w:val="000000"/>
          <w:spacing w:val="1"/>
          <w:kern w:val="0"/>
          <w:sz w:val="24"/>
        </w:rPr>
        <w:t>i</w:t>
      </w:r>
      <w:r>
        <w:rPr>
          <w:color w:val="000000"/>
          <w:kern w:val="0"/>
          <w:sz w:val="24"/>
        </w:rPr>
        <w:t>re da</w:t>
      </w:r>
      <w:r>
        <w:rPr>
          <w:color w:val="000000"/>
          <w:spacing w:val="-2"/>
          <w:kern w:val="0"/>
          <w:sz w:val="24"/>
        </w:rPr>
        <w:t>m</w:t>
      </w:r>
      <w:r>
        <w:rPr>
          <w:color w:val="000000"/>
          <w:kern w:val="0"/>
          <w:sz w:val="24"/>
        </w:rPr>
        <w:t>per.</w:t>
      </w:r>
    </w:p>
    <w:p w14:paraId="4DAD153C">
      <w:pPr>
        <w:autoSpaceDE w:val="0"/>
        <w:autoSpaceDN w:val="0"/>
        <w:adjustRightInd w:val="0"/>
        <w:spacing w:before="20"/>
        <w:rPr>
          <w:color w:val="000000"/>
          <w:kern w:val="0"/>
          <w:sz w:val="26"/>
          <w:szCs w:val="26"/>
        </w:rPr>
      </w:pPr>
    </w:p>
    <w:p w14:paraId="746F99E8">
      <w:pPr>
        <w:autoSpaceDE w:val="0"/>
        <w:autoSpaceDN w:val="0"/>
        <w:adjustRightInd w:val="0"/>
        <w:ind w:left="1012"/>
        <w:rPr>
          <w:color w:val="000000"/>
          <w:kern w:val="0"/>
          <w:sz w:val="24"/>
        </w:rPr>
      </w:pPr>
      <w:r>
        <w:rPr>
          <w:rFonts w:hint="eastAsia"/>
          <w:color w:val="000000"/>
          <w:kern w:val="0"/>
          <w:sz w:val="24"/>
        </w:rPr>
        <w:t xml:space="preserve">Ventilator </w:t>
      </w:r>
      <w:r>
        <w:rPr>
          <w:color w:val="000000"/>
          <w:kern w:val="0"/>
          <w:sz w:val="24"/>
        </w:rPr>
        <w:t xml:space="preserve">shall be having stainless </w:t>
      </w:r>
      <w:r>
        <w:rPr>
          <w:rFonts w:hint="eastAsia"/>
          <w:color w:val="000000"/>
          <w:kern w:val="0"/>
          <w:sz w:val="24"/>
        </w:rPr>
        <w:t xml:space="preserve">steel wire net </w:t>
      </w:r>
      <w:r>
        <w:rPr>
          <w:color w:val="000000"/>
          <w:kern w:val="0"/>
          <w:sz w:val="24"/>
        </w:rPr>
        <w:t>grid.</w:t>
      </w:r>
    </w:p>
    <w:p w14:paraId="73D0DF26">
      <w:pPr>
        <w:autoSpaceDE w:val="0"/>
        <w:autoSpaceDN w:val="0"/>
        <w:adjustRightInd w:val="0"/>
        <w:spacing w:before="3"/>
        <w:rPr>
          <w:color w:val="000000"/>
          <w:kern w:val="0"/>
          <w:sz w:val="28"/>
          <w:szCs w:val="28"/>
        </w:rPr>
      </w:pPr>
    </w:p>
    <w:p w14:paraId="5EB8934B">
      <w:pPr>
        <w:autoSpaceDE w:val="0"/>
        <w:autoSpaceDN w:val="0"/>
        <w:adjustRightInd w:val="0"/>
        <w:ind w:left="1012"/>
        <w:rPr>
          <w:color w:val="000000"/>
          <w:kern w:val="0"/>
          <w:sz w:val="24"/>
        </w:rPr>
      </w:pPr>
      <w:r>
        <w:rPr>
          <w:color w:val="000000"/>
          <w:kern w:val="0"/>
          <w:sz w:val="24"/>
        </w:rPr>
        <w:t>T</w:t>
      </w:r>
      <w:r>
        <w:rPr>
          <w:rFonts w:hint="eastAsia"/>
          <w:color w:val="000000"/>
          <w:kern w:val="0"/>
          <w:sz w:val="24"/>
        </w:rPr>
        <w:t>he duct opening on weather side shall have a rat proof wire net, and stainless steel i</w:t>
      </w:r>
      <w:r>
        <w:rPr>
          <w:color w:val="000000"/>
          <w:kern w:val="0"/>
          <w:sz w:val="24"/>
        </w:rPr>
        <w:t>nsert</w:t>
      </w:r>
      <w:r>
        <w:rPr>
          <w:color w:val="000000"/>
          <w:spacing w:val="3"/>
          <w:kern w:val="0"/>
          <w:sz w:val="24"/>
        </w:rPr>
        <w:t xml:space="preserve"> </w:t>
      </w:r>
      <w:r>
        <w:rPr>
          <w:color w:val="000000"/>
          <w:kern w:val="0"/>
          <w:sz w:val="24"/>
        </w:rPr>
        <w:t>screens</w:t>
      </w:r>
      <w:r>
        <w:rPr>
          <w:color w:val="000000"/>
          <w:spacing w:val="3"/>
          <w:kern w:val="0"/>
          <w:sz w:val="24"/>
        </w:rPr>
        <w:t xml:space="preserve"> </w:t>
      </w:r>
      <w:r>
        <w:rPr>
          <w:rFonts w:hint="eastAsia"/>
          <w:color w:val="000000"/>
          <w:kern w:val="0"/>
          <w:sz w:val="24"/>
        </w:rPr>
        <w:t>with steel cover.</w:t>
      </w:r>
    </w:p>
    <w:p w14:paraId="69A0C178">
      <w:pPr>
        <w:autoSpaceDE w:val="0"/>
        <w:autoSpaceDN w:val="0"/>
        <w:adjustRightInd w:val="0"/>
        <w:ind w:left="1012"/>
        <w:rPr>
          <w:color w:val="000000"/>
          <w:kern w:val="0"/>
          <w:sz w:val="24"/>
        </w:rPr>
      </w:pPr>
    </w:p>
    <w:p w14:paraId="1EE31680">
      <w:pPr>
        <w:autoSpaceDE w:val="0"/>
        <w:autoSpaceDN w:val="0"/>
        <w:adjustRightInd w:val="0"/>
        <w:ind w:left="1012"/>
        <w:rPr>
          <w:color w:val="000000"/>
          <w:kern w:val="0"/>
          <w:sz w:val="24"/>
        </w:rPr>
      </w:pPr>
      <w:r>
        <w:rPr>
          <w:rFonts w:hint="eastAsia"/>
          <w:color w:val="000000"/>
          <w:kern w:val="0"/>
          <w:sz w:val="24"/>
          <w:u w:val="single"/>
        </w:rPr>
        <w:t>Mechanical ventilation duct in other spaces</w:t>
      </w:r>
    </w:p>
    <w:p w14:paraId="13054EEC">
      <w:pPr>
        <w:autoSpaceDE w:val="0"/>
        <w:autoSpaceDN w:val="0"/>
        <w:adjustRightInd w:val="0"/>
        <w:ind w:left="1012"/>
        <w:rPr>
          <w:color w:val="000000"/>
          <w:kern w:val="0"/>
          <w:sz w:val="24"/>
        </w:rPr>
      </w:pPr>
    </w:p>
    <w:p w14:paraId="49019D92">
      <w:pPr>
        <w:autoSpaceDE w:val="0"/>
        <w:autoSpaceDN w:val="0"/>
        <w:adjustRightInd w:val="0"/>
        <w:ind w:left="1012"/>
        <w:rPr>
          <w:color w:val="000000"/>
          <w:kern w:val="0"/>
          <w:sz w:val="24"/>
        </w:rPr>
      </w:pPr>
      <w:r>
        <w:rPr>
          <w:rFonts w:hint="eastAsia"/>
          <w:color w:val="000000"/>
          <w:kern w:val="0"/>
          <w:sz w:val="24"/>
        </w:rPr>
        <w:t xml:space="preserve">Gooseneck, mushroom or wall louver type ventilations shall be provided as a ventilation head on weather deck. </w:t>
      </w:r>
      <w:r>
        <w:rPr>
          <w:color w:val="000000"/>
          <w:kern w:val="0"/>
          <w:sz w:val="24"/>
        </w:rPr>
        <w:t>T</w:t>
      </w:r>
      <w:r>
        <w:rPr>
          <w:rFonts w:hint="eastAsia"/>
          <w:color w:val="000000"/>
          <w:kern w:val="0"/>
          <w:sz w:val="24"/>
        </w:rPr>
        <w:t>he size and type of ventilator shall be decided in accordance with the Builder</w:t>
      </w:r>
      <w:r>
        <w:rPr>
          <w:color w:val="000000"/>
          <w:kern w:val="0"/>
          <w:sz w:val="24"/>
        </w:rPr>
        <w:t>’</w:t>
      </w:r>
      <w:r>
        <w:rPr>
          <w:rFonts w:hint="eastAsia"/>
          <w:color w:val="000000"/>
          <w:kern w:val="0"/>
          <w:sz w:val="24"/>
        </w:rPr>
        <w:t>s standard to comply with the Rules/Regulations.</w:t>
      </w:r>
    </w:p>
    <w:p w14:paraId="64164547">
      <w:pPr>
        <w:autoSpaceDE w:val="0"/>
        <w:autoSpaceDN w:val="0"/>
        <w:adjustRightInd w:val="0"/>
        <w:ind w:left="1012"/>
        <w:rPr>
          <w:color w:val="000000"/>
          <w:kern w:val="0"/>
          <w:sz w:val="24"/>
        </w:rPr>
      </w:pPr>
    </w:p>
    <w:p w14:paraId="269F00AF">
      <w:pPr>
        <w:autoSpaceDE w:val="0"/>
        <w:autoSpaceDN w:val="0"/>
        <w:adjustRightInd w:val="0"/>
        <w:ind w:left="1012"/>
        <w:rPr>
          <w:color w:val="000000"/>
          <w:kern w:val="0"/>
          <w:sz w:val="24"/>
        </w:rPr>
      </w:pPr>
      <w:r>
        <w:rPr>
          <w:color w:val="000000"/>
          <w:kern w:val="0"/>
          <w:sz w:val="24"/>
        </w:rPr>
        <w:t xml:space="preserve">Ventilators </w:t>
      </w:r>
      <w:r>
        <w:rPr>
          <w:rFonts w:hint="eastAsia"/>
          <w:color w:val="000000"/>
          <w:kern w:val="0"/>
          <w:sz w:val="24"/>
        </w:rPr>
        <w:t>shall be of fabricated mild steel plate and painted same as surrounding.</w:t>
      </w:r>
      <w:r>
        <w:rPr>
          <w:color w:val="000000"/>
          <w:kern w:val="0"/>
          <w:sz w:val="24"/>
        </w:rPr>
        <w:t xml:space="preserve"> </w:t>
      </w:r>
      <w:r>
        <w:rPr>
          <w:rFonts w:hint="eastAsia"/>
          <w:color w:val="000000"/>
          <w:kern w:val="0"/>
          <w:sz w:val="24"/>
        </w:rPr>
        <w:t>C</w:t>
      </w:r>
      <w:r>
        <w:rPr>
          <w:color w:val="000000"/>
          <w:kern w:val="0"/>
          <w:sz w:val="24"/>
        </w:rPr>
        <w:t xml:space="preserve">oaming heights </w:t>
      </w:r>
      <w:r>
        <w:rPr>
          <w:rFonts w:hint="eastAsia"/>
          <w:color w:val="000000"/>
          <w:kern w:val="0"/>
          <w:sz w:val="24"/>
        </w:rPr>
        <w:t xml:space="preserve">shall be </w:t>
      </w:r>
      <w:r>
        <w:rPr>
          <w:color w:val="000000"/>
          <w:kern w:val="0"/>
          <w:sz w:val="24"/>
        </w:rPr>
        <w:t xml:space="preserve">in accordance with requirement of </w:t>
      </w:r>
      <w:r>
        <w:rPr>
          <w:rFonts w:hint="eastAsia"/>
          <w:color w:val="000000"/>
          <w:kern w:val="0"/>
          <w:sz w:val="24"/>
        </w:rPr>
        <w:t>Rules/Regulations.</w:t>
      </w:r>
    </w:p>
    <w:p w14:paraId="0E5D77EB">
      <w:pPr>
        <w:autoSpaceDE w:val="0"/>
        <w:autoSpaceDN w:val="0"/>
        <w:adjustRightInd w:val="0"/>
        <w:ind w:left="1012"/>
        <w:rPr>
          <w:color w:val="000000"/>
          <w:kern w:val="0"/>
          <w:sz w:val="24"/>
        </w:rPr>
      </w:pPr>
    </w:p>
    <w:p w14:paraId="3BEBBA27">
      <w:pPr>
        <w:autoSpaceDE w:val="0"/>
        <w:autoSpaceDN w:val="0"/>
        <w:adjustRightInd w:val="0"/>
        <w:ind w:left="1012"/>
        <w:rPr>
          <w:color w:val="000000"/>
          <w:kern w:val="0"/>
          <w:sz w:val="24"/>
        </w:rPr>
      </w:pPr>
      <w:r>
        <w:rPr>
          <w:color w:val="000000"/>
          <w:kern w:val="0"/>
          <w:sz w:val="24"/>
        </w:rPr>
        <w:t>I</w:t>
      </w:r>
      <w:r>
        <w:rPr>
          <w:rFonts w:hint="eastAsia"/>
          <w:color w:val="000000"/>
          <w:kern w:val="0"/>
          <w:sz w:val="24"/>
        </w:rPr>
        <w:t xml:space="preserve">n general, trunk and duct shall be of fabricated mild steel and rectangular cross-section type and painted same as surrounding. </w:t>
      </w:r>
      <w:r>
        <w:rPr>
          <w:color w:val="000000"/>
          <w:kern w:val="0"/>
          <w:sz w:val="24"/>
        </w:rPr>
        <w:t>Small duct shall be galvanized steel plate and rectangular or circle cross-section type as per practice.</w:t>
      </w:r>
    </w:p>
    <w:p w14:paraId="666D18B7">
      <w:pPr>
        <w:autoSpaceDE w:val="0"/>
        <w:autoSpaceDN w:val="0"/>
        <w:adjustRightInd w:val="0"/>
        <w:rPr>
          <w:color w:val="000000"/>
          <w:kern w:val="0"/>
          <w:sz w:val="24"/>
        </w:rPr>
      </w:pPr>
    </w:p>
    <w:p w14:paraId="01B9767E">
      <w:pPr>
        <w:autoSpaceDE w:val="0"/>
        <w:autoSpaceDN w:val="0"/>
        <w:adjustRightInd w:val="0"/>
        <w:ind w:left="1012"/>
        <w:rPr>
          <w:color w:val="000000"/>
          <w:kern w:val="0"/>
          <w:sz w:val="24"/>
        </w:rPr>
      </w:pPr>
      <w:r>
        <w:rPr>
          <w:color w:val="000000"/>
          <w:kern w:val="0"/>
          <w:sz w:val="24"/>
        </w:rPr>
        <w:t>Engine room</w:t>
      </w:r>
      <w:r>
        <w:rPr>
          <w:color w:val="000000"/>
          <w:spacing w:val="-2"/>
          <w:kern w:val="0"/>
          <w:sz w:val="24"/>
        </w:rPr>
        <w:t xml:space="preserve"> </w:t>
      </w:r>
      <w:r>
        <w:rPr>
          <w:color w:val="000000"/>
          <w:kern w:val="0"/>
          <w:sz w:val="24"/>
        </w:rPr>
        <w:t>ventilation shall be described in “</w:t>
      </w:r>
      <w:r>
        <w:rPr>
          <w:rFonts w:hint="eastAsia"/>
          <w:color w:val="000000"/>
          <w:kern w:val="0"/>
          <w:sz w:val="24"/>
        </w:rPr>
        <w:t xml:space="preserve">Part VII- </w:t>
      </w:r>
      <w:r>
        <w:rPr>
          <w:color w:val="000000"/>
          <w:kern w:val="0"/>
          <w:sz w:val="24"/>
        </w:rPr>
        <w:t>Machinery Part”.</w:t>
      </w:r>
    </w:p>
    <w:p w14:paraId="23AE2DC9">
      <w:pPr>
        <w:autoSpaceDE w:val="0"/>
        <w:autoSpaceDN w:val="0"/>
        <w:adjustRightInd w:val="0"/>
        <w:spacing w:before="3" w:line="280" w:lineRule="exact"/>
        <w:rPr>
          <w:color w:val="000000"/>
          <w:kern w:val="0"/>
          <w:sz w:val="28"/>
          <w:szCs w:val="28"/>
        </w:rPr>
      </w:pPr>
    </w:p>
    <w:p w14:paraId="428A60A5">
      <w:pPr>
        <w:pStyle w:val="5"/>
        <w:spacing w:after="240"/>
        <w:ind w:left="42"/>
      </w:pPr>
      <w:r>
        <w:rPr>
          <w:color w:val="000000"/>
        </w:rPr>
        <mc:AlternateContent>
          <mc:Choice Requires="wps">
            <w:drawing>
              <wp:anchor distT="0" distB="0" distL="114300" distR="114300" simplePos="0" relativeHeight="251667456" behindDoc="1" locked="0" layoutInCell="1" allowOverlap="1">
                <wp:simplePos x="0" y="0"/>
                <wp:positionH relativeFrom="page">
                  <wp:posOffset>935990</wp:posOffset>
                </wp:positionH>
                <wp:positionV relativeFrom="page">
                  <wp:posOffset>504190</wp:posOffset>
                </wp:positionV>
                <wp:extent cx="990600" cy="241300"/>
                <wp:effectExtent l="0" t="0" r="0" b="0"/>
                <wp:wrapNone/>
                <wp:docPr id="6" name="Rectangle 25"/>
                <wp:cNvGraphicFramePr/>
                <a:graphic xmlns:a="http://schemas.openxmlformats.org/drawingml/2006/main">
                  <a:graphicData uri="http://schemas.microsoft.com/office/word/2010/wordprocessingShape">
                    <wps:wsp>
                      <wps:cNvSpPr>
                        <a:spLocks noChangeArrowheads="1"/>
                      </wps:cNvSpPr>
                      <wps:spPr bwMode="auto">
                        <a:xfrm>
                          <a:off x="0" y="0"/>
                          <a:ext cx="990600" cy="241300"/>
                        </a:xfrm>
                        <a:prstGeom prst="rect">
                          <a:avLst/>
                        </a:prstGeom>
                        <a:noFill/>
                        <a:ln>
                          <a:noFill/>
                        </a:ln>
                      </wps:spPr>
                      <wps:txbx>
                        <w:txbxContent>
                          <w:p w14:paraId="083B8DEC">
                            <w:pPr>
                              <w:autoSpaceDE w:val="0"/>
                              <w:autoSpaceDN w:val="0"/>
                              <w:adjustRightInd w:val="0"/>
                              <w:jc w:val="left"/>
                              <w:rPr>
                                <w:kern w:val="0"/>
                                <w:sz w:val="24"/>
                              </w:rPr>
                            </w:pPr>
                          </w:p>
                        </w:txbxContent>
                      </wps:txbx>
                      <wps:bodyPr rot="0" vert="horz" wrap="square" lIns="0" tIns="0" rIns="0" bIns="0" anchor="t" anchorCtr="0" upright="1">
                        <a:noAutofit/>
                      </wps:bodyPr>
                    </wps:wsp>
                  </a:graphicData>
                </a:graphic>
              </wp:anchor>
            </w:drawing>
          </mc:Choice>
          <mc:Fallback>
            <w:pict>
              <v:rect id="Rectangle 25" o:spid="_x0000_s1026" o:spt="1" style="position:absolute;left:0pt;margin-left:73.7pt;margin-top:39.7pt;height:19pt;width:78pt;mso-position-horizontal-relative:page;mso-position-vertical-relative:page;z-index:-251649024;mso-width-relative:page;mso-height-relative:page;" filled="f" stroked="f" coordsize="21600,21600" o:gfxdata="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7sHVbtkAAAAKAQAADwAAAAAAAAABACAAAAAiAAAAZHJzL2Rvd25yZXYueG1s&#10;UEsBAhQAFAAAAAgAh07iQOv0ae33AQAA+wMAAA4AAAAAAAAAAQAgAAAAKAEAAGRycy9lMm9Eb2Mu&#10;eG1sUEsFBgAAAAAGAAYAWQEAAJEFAAAAAA==&#10;">
                <v:fill on="f" focussize="0,0"/>
                <v:stroke on="f"/>
                <v:imagedata o:title=""/>
                <o:lock v:ext="edit" aspectratio="f"/>
                <v:textbox inset="0mm,0mm,0mm,0mm">
                  <w:txbxContent>
                    <w:p w14:paraId="083B8DEC">
                      <w:pPr>
                        <w:autoSpaceDE w:val="0"/>
                        <w:autoSpaceDN w:val="0"/>
                        <w:adjustRightInd w:val="0"/>
                        <w:jc w:val="left"/>
                        <w:rPr>
                          <w:kern w:val="0"/>
                          <w:sz w:val="24"/>
                        </w:rPr>
                      </w:pPr>
                    </w:p>
                  </w:txbxContent>
                </v:textbox>
              </v:rect>
            </w:pict>
          </mc:Fallback>
        </mc:AlternateContent>
      </w:r>
      <w:r>
        <w:rPr>
          <w:rFonts w:hint="eastAsia"/>
          <w:color w:val="000000"/>
        </w:rPr>
        <w:t>5.3.3.2</w:t>
      </w:r>
      <w:r>
        <w:rPr>
          <w:color w:val="000000"/>
        </w:rPr>
        <w:tab/>
      </w:r>
      <w:r>
        <w:rPr>
          <w:color w:val="000000"/>
        </w:rPr>
        <w:t>Natural Ventilation</w:t>
      </w:r>
    </w:p>
    <w:p w14:paraId="730D63C4">
      <w:pPr>
        <w:autoSpaceDE w:val="0"/>
        <w:autoSpaceDN w:val="0"/>
        <w:adjustRightInd w:val="0"/>
        <w:ind w:left="1012"/>
        <w:rPr>
          <w:color w:val="000000"/>
          <w:kern w:val="0"/>
          <w:sz w:val="24"/>
        </w:rPr>
      </w:pPr>
      <w:r>
        <w:rPr>
          <w:rFonts w:hint="eastAsia"/>
          <w:color w:val="000000"/>
          <w:kern w:val="0"/>
          <w:sz w:val="24"/>
        </w:rPr>
        <w:t xml:space="preserve">The space </w:t>
      </w:r>
      <w:r>
        <w:rPr>
          <w:color w:val="000000"/>
          <w:kern w:val="0"/>
          <w:sz w:val="24"/>
        </w:rPr>
        <w:t>which</w:t>
      </w:r>
      <w:r>
        <w:rPr>
          <w:rFonts w:hint="eastAsia"/>
          <w:color w:val="000000"/>
          <w:kern w:val="0"/>
          <w:sz w:val="24"/>
        </w:rPr>
        <w:t xml:space="preserve"> has no mechanical ventilation </w:t>
      </w:r>
      <w:r>
        <w:rPr>
          <w:color w:val="000000"/>
          <w:kern w:val="0"/>
          <w:sz w:val="24"/>
        </w:rPr>
        <w:t>system</w:t>
      </w:r>
      <w:r>
        <w:rPr>
          <w:rFonts w:hint="eastAsia"/>
          <w:color w:val="000000"/>
          <w:kern w:val="0"/>
          <w:sz w:val="24"/>
        </w:rPr>
        <w:t xml:space="preserve"> shall be naturally ventilated through s</w:t>
      </w:r>
      <w:r>
        <w:rPr>
          <w:color w:val="000000"/>
          <w:kern w:val="0"/>
          <w:sz w:val="24"/>
        </w:rPr>
        <w:t xml:space="preserve">uitable </w:t>
      </w:r>
      <w:r>
        <w:rPr>
          <w:color w:val="000000"/>
          <w:spacing w:val="-2"/>
          <w:kern w:val="0"/>
          <w:sz w:val="24"/>
        </w:rPr>
        <w:t>mushroom</w:t>
      </w:r>
      <w:r>
        <w:rPr>
          <w:color w:val="000000"/>
          <w:kern w:val="0"/>
          <w:sz w:val="24"/>
        </w:rPr>
        <w:t xml:space="preserve"> </w:t>
      </w:r>
      <w:r>
        <w:rPr>
          <w:color w:val="000000"/>
          <w:spacing w:val="-4"/>
          <w:kern w:val="0"/>
          <w:sz w:val="24"/>
        </w:rPr>
        <w:t>ventilators</w:t>
      </w:r>
      <w:r>
        <w:rPr>
          <w:color w:val="000000"/>
          <w:kern w:val="0"/>
          <w:sz w:val="24"/>
        </w:rPr>
        <w:t xml:space="preserve">, </w:t>
      </w:r>
      <w:r>
        <w:rPr>
          <w:color w:val="000000"/>
          <w:spacing w:val="-2"/>
          <w:kern w:val="0"/>
          <w:sz w:val="24"/>
        </w:rPr>
        <w:t>wall</w:t>
      </w:r>
      <w:r>
        <w:rPr>
          <w:color w:val="000000"/>
          <w:kern w:val="0"/>
          <w:sz w:val="24"/>
        </w:rPr>
        <w:t xml:space="preserve"> </w:t>
      </w:r>
      <w:r>
        <w:rPr>
          <w:color w:val="000000"/>
          <w:spacing w:val="-2"/>
          <w:kern w:val="0"/>
          <w:sz w:val="24"/>
        </w:rPr>
        <w:t>ventilators</w:t>
      </w:r>
      <w:r>
        <w:rPr>
          <w:color w:val="000000"/>
          <w:kern w:val="0"/>
          <w:sz w:val="24"/>
        </w:rPr>
        <w:t xml:space="preserve">, </w:t>
      </w:r>
      <w:r>
        <w:rPr>
          <w:rFonts w:hint="eastAsia"/>
          <w:color w:val="000000"/>
          <w:spacing w:val="-2"/>
          <w:kern w:val="0"/>
          <w:sz w:val="24"/>
        </w:rPr>
        <w:t>and</w:t>
      </w:r>
      <w:r>
        <w:rPr>
          <w:color w:val="000000"/>
          <w:kern w:val="0"/>
          <w:sz w:val="24"/>
        </w:rPr>
        <w:t xml:space="preserve"> </w:t>
      </w:r>
      <w:r>
        <w:rPr>
          <w:color w:val="000000"/>
          <w:spacing w:val="-2"/>
          <w:kern w:val="0"/>
          <w:sz w:val="24"/>
        </w:rPr>
        <w:t>gooseneck</w:t>
      </w:r>
      <w:r>
        <w:rPr>
          <w:color w:val="000000"/>
          <w:kern w:val="0"/>
          <w:sz w:val="24"/>
        </w:rPr>
        <w:t xml:space="preserve"> </w:t>
      </w:r>
      <w:r>
        <w:rPr>
          <w:color w:val="000000"/>
          <w:spacing w:val="-2"/>
          <w:kern w:val="0"/>
          <w:sz w:val="24"/>
        </w:rPr>
        <w:t>ventilators</w:t>
      </w:r>
      <w:r>
        <w:rPr>
          <w:color w:val="000000"/>
          <w:kern w:val="0"/>
          <w:sz w:val="24"/>
        </w:rPr>
        <w:t xml:space="preserve"> </w:t>
      </w:r>
      <w:r>
        <w:rPr>
          <w:color w:val="000000"/>
          <w:spacing w:val="-2"/>
          <w:kern w:val="0"/>
          <w:sz w:val="24"/>
        </w:rPr>
        <w:t>or</w:t>
      </w:r>
      <w:r>
        <w:rPr>
          <w:color w:val="000000"/>
          <w:kern w:val="0"/>
          <w:sz w:val="24"/>
        </w:rPr>
        <w:t xml:space="preserve"> </w:t>
      </w:r>
      <w:r>
        <w:rPr>
          <w:color w:val="000000"/>
          <w:spacing w:val="-2"/>
          <w:kern w:val="0"/>
          <w:sz w:val="24"/>
        </w:rPr>
        <w:t>door</w:t>
      </w:r>
      <w:r>
        <w:rPr>
          <w:color w:val="000000"/>
          <w:kern w:val="0"/>
          <w:sz w:val="24"/>
        </w:rPr>
        <w:t xml:space="preserve"> louvers.</w:t>
      </w:r>
    </w:p>
    <w:p w14:paraId="0FCEC7D4">
      <w:pPr>
        <w:autoSpaceDE w:val="0"/>
        <w:autoSpaceDN w:val="0"/>
        <w:adjustRightInd w:val="0"/>
        <w:spacing w:before="20"/>
        <w:rPr>
          <w:color w:val="000000"/>
          <w:kern w:val="0"/>
          <w:sz w:val="26"/>
          <w:szCs w:val="26"/>
        </w:rPr>
      </w:pPr>
    </w:p>
    <w:p w14:paraId="79935A28">
      <w:pPr>
        <w:autoSpaceDE w:val="0"/>
        <w:autoSpaceDN w:val="0"/>
        <w:adjustRightInd w:val="0"/>
        <w:ind w:left="1012"/>
        <w:rPr>
          <w:color w:val="000000"/>
          <w:kern w:val="0"/>
          <w:sz w:val="24"/>
        </w:rPr>
      </w:pPr>
      <w:r>
        <w:rPr>
          <w:color w:val="000000"/>
          <w:kern w:val="0"/>
          <w:sz w:val="24"/>
        </w:rPr>
        <w:t>Natural</w:t>
      </w:r>
      <w:r>
        <w:rPr>
          <w:color w:val="000000"/>
          <w:spacing w:val="23"/>
          <w:kern w:val="0"/>
          <w:sz w:val="24"/>
        </w:rPr>
        <w:t xml:space="preserve"> </w:t>
      </w:r>
      <w:r>
        <w:rPr>
          <w:color w:val="000000"/>
          <w:kern w:val="0"/>
          <w:sz w:val="24"/>
        </w:rPr>
        <w:t>ventilator</w:t>
      </w:r>
      <w:r>
        <w:rPr>
          <w:color w:val="000000"/>
          <w:spacing w:val="23"/>
          <w:kern w:val="0"/>
          <w:sz w:val="24"/>
        </w:rPr>
        <w:t xml:space="preserve"> </w:t>
      </w:r>
      <w:r>
        <w:rPr>
          <w:color w:val="000000"/>
          <w:kern w:val="0"/>
          <w:sz w:val="24"/>
        </w:rPr>
        <w:t>heads</w:t>
      </w:r>
      <w:r>
        <w:rPr>
          <w:color w:val="000000"/>
          <w:spacing w:val="23"/>
          <w:kern w:val="0"/>
          <w:sz w:val="24"/>
        </w:rPr>
        <w:t xml:space="preserve"> </w:t>
      </w:r>
      <w:r>
        <w:rPr>
          <w:color w:val="000000"/>
          <w:kern w:val="0"/>
          <w:sz w:val="24"/>
        </w:rPr>
        <w:t>leading</w:t>
      </w:r>
      <w:r>
        <w:rPr>
          <w:color w:val="000000"/>
          <w:spacing w:val="23"/>
          <w:kern w:val="0"/>
          <w:sz w:val="24"/>
        </w:rPr>
        <w:t xml:space="preserve"> </w:t>
      </w:r>
      <w:r>
        <w:rPr>
          <w:color w:val="000000"/>
          <w:kern w:val="0"/>
          <w:sz w:val="24"/>
        </w:rPr>
        <w:t>to</w:t>
      </w:r>
      <w:r>
        <w:rPr>
          <w:color w:val="000000"/>
          <w:spacing w:val="23"/>
          <w:kern w:val="0"/>
          <w:sz w:val="24"/>
        </w:rPr>
        <w:t xml:space="preserve"> </w:t>
      </w:r>
      <w:r>
        <w:rPr>
          <w:color w:val="000000"/>
          <w:kern w:val="0"/>
          <w:sz w:val="24"/>
        </w:rPr>
        <w:t>the</w:t>
      </w:r>
      <w:r>
        <w:rPr>
          <w:color w:val="000000"/>
          <w:spacing w:val="23"/>
          <w:kern w:val="0"/>
          <w:sz w:val="24"/>
        </w:rPr>
        <w:t xml:space="preserve"> </w:t>
      </w:r>
      <w:r>
        <w:rPr>
          <w:color w:val="000000"/>
          <w:kern w:val="0"/>
          <w:sz w:val="24"/>
        </w:rPr>
        <w:t>stores</w:t>
      </w:r>
      <w:r>
        <w:rPr>
          <w:color w:val="000000"/>
          <w:spacing w:val="23"/>
          <w:kern w:val="0"/>
          <w:sz w:val="24"/>
        </w:rPr>
        <w:t xml:space="preserve"> </w:t>
      </w:r>
      <w:r>
        <w:rPr>
          <w:color w:val="000000"/>
          <w:kern w:val="0"/>
          <w:sz w:val="24"/>
        </w:rPr>
        <w:t>and</w:t>
      </w:r>
      <w:r>
        <w:rPr>
          <w:color w:val="000000"/>
          <w:spacing w:val="23"/>
          <w:kern w:val="0"/>
          <w:sz w:val="24"/>
        </w:rPr>
        <w:t xml:space="preserve"> </w:t>
      </w:r>
      <w:r>
        <w:rPr>
          <w:color w:val="000000"/>
          <w:kern w:val="0"/>
          <w:sz w:val="24"/>
        </w:rPr>
        <w:t>acco</w:t>
      </w:r>
      <w:r>
        <w:rPr>
          <w:color w:val="000000"/>
          <w:spacing w:val="-2"/>
          <w:kern w:val="0"/>
          <w:sz w:val="24"/>
        </w:rPr>
        <w:t>mm</w:t>
      </w:r>
      <w:r>
        <w:rPr>
          <w:color w:val="000000"/>
          <w:kern w:val="0"/>
          <w:sz w:val="24"/>
        </w:rPr>
        <w:t>odation</w:t>
      </w:r>
      <w:r>
        <w:rPr>
          <w:color w:val="000000"/>
          <w:spacing w:val="23"/>
          <w:kern w:val="0"/>
          <w:sz w:val="24"/>
        </w:rPr>
        <w:t xml:space="preserve"> </w:t>
      </w:r>
      <w:r>
        <w:rPr>
          <w:color w:val="000000"/>
          <w:kern w:val="0"/>
          <w:sz w:val="24"/>
        </w:rPr>
        <w:t>spaces</w:t>
      </w:r>
      <w:r>
        <w:rPr>
          <w:color w:val="000000"/>
          <w:spacing w:val="23"/>
          <w:kern w:val="0"/>
          <w:sz w:val="24"/>
        </w:rPr>
        <w:t xml:space="preserve"> </w:t>
      </w:r>
      <w:r>
        <w:rPr>
          <w:color w:val="000000"/>
          <w:kern w:val="0"/>
          <w:sz w:val="24"/>
        </w:rPr>
        <w:t>shall</w:t>
      </w:r>
      <w:r>
        <w:rPr>
          <w:color w:val="000000"/>
          <w:spacing w:val="23"/>
          <w:kern w:val="0"/>
          <w:sz w:val="24"/>
        </w:rPr>
        <w:t xml:space="preserve"> </w:t>
      </w:r>
      <w:r>
        <w:rPr>
          <w:color w:val="000000"/>
          <w:kern w:val="0"/>
          <w:sz w:val="24"/>
        </w:rPr>
        <w:t>be</w:t>
      </w:r>
      <w:r>
        <w:rPr>
          <w:color w:val="000000"/>
          <w:spacing w:val="23"/>
          <w:kern w:val="0"/>
          <w:sz w:val="24"/>
        </w:rPr>
        <w:t xml:space="preserve"> </w:t>
      </w:r>
      <w:r>
        <w:rPr>
          <w:color w:val="000000"/>
          <w:kern w:val="0"/>
          <w:sz w:val="24"/>
        </w:rPr>
        <w:t>fitted with</w:t>
      </w:r>
      <w:r>
        <w:rPr>
          <w:color w:val="000000"/>
          <w:spacing w:val="11"/>
          <w:kern w:val="0"/>
          <w:sz w:val="24"/>
        </w:rPr>
        <w:t xml:space="preserve"> </w:t>
      </w:r>
      <w:r>
        <w:rPr>
          <w:rFonts w:hint="eastAsia"/>
          <w:color w:val="000000"/>
          <w:spacing w:val="11"/>
          <w:kern w:val="0"/>
          <w:sz w:val="24"/>
        </w:rPr>
        <w:t xml:space="preserve">stainless steel </w:t>
      </w:r>
      <w:r>
        <w:rPr>
          <w:color w:val="000000"/>
          <w:kern w:val="0"/>
          <w:sz w:val="24"/>
        </w:rPr>
        <w:t>rat-proof</w:t>
      </w:r>
      <w:r>
        <w:rPr>
          <w:color w:val="000000"/>
          <w:spacing w:val="10"/>
          <w:kern w:val="0"/>
          <w:sz w:val="24"/>
        </w:rPr>
        <w:t xml:space="preserve"> </w:t>
      </w:r>
      <w:r>
        <w:rPr>
          <w:color w:val="000000"/>
          <w:kern w:val="0"/>
          <w:sz w:val="24"/>
        </w:rPr>
        <w:t>nets</w:t>
      </w:r>
      <w:r>
        <w:rPr>
          <w:color w:val="000000"/>
          <w:spacing w:val="11"/>
          <w:kern w:val="0"/>
          <w:sz w:val="24"/>
        </w:rPr>
        <w:t xml:space="preserve"> </w:t>
      </w:r>
      <w:r>
        <w:rPr>
          <w:color w:val="000000"/>
          <w:kern w:val="0"/>
          <w:sz w:val="24"/>
        </w:rPr>
        <w:t>and</w:t>
      </w:r>
      <w:r>
        <w:rPr>
          <w:color w:val="000000"/>
          <w:spacing w:val="11"/>
          <w:kern w:val="0"/>
          <w:sz w:val="24"/>
        </w:rPr>
        <w:t xml:space="preserve"> </w:t>
      </w:r>
      <w:r>
        <w:rPr>
          <w:color w:val="000000"/>
          <w:kern w:val="0"/>
          <w:sz w:val="24"/>
        </w:rPr>
        <w:t>those</w:t>
      </w:r>
      <w:r>
        <w:rPr>
          <w:color w:val="000000"/>
          <w:spacing w:val="11"/>
          <w:kern w:val="0"/>
          <w:sz w:val="24"/>
        </w:rPr>
        <w:t xml:space="preserve"> </w:t>
      </w:r>
      <w:r>
        <w:rPr>
          <w:color w:val="000000"/>
          <w:kern w:val="0"/>
          <w:sz w:val="24"/>
        </w:rPr>
        <w:t>leading</w:t>
      </w:r>
      <w:r>
        <w:rPr>
          <w:color w:val="000000"/>
          <w:spacing w:val="11"/>
          <w:kern w:val="0"/>
          <w:sz w:val="24"/>
        </w:rPr>
        <w:t xml:space="preserve"> </w:t>
      </w:r>
      <w:r>
        <w:rPr>
          <w:color w:val="000000"/>
          <w:kern w:val="0"/>
          <w:sz w:val="24"/>
        </w:rPr>
        <w:t>to</w:t>
      </w:r>
      <w:r>
        <w:rPr>
          <w:color w:val="000000"/>
          <w:spacing w:val="11"/>
          <w:kern w:val="0"/>
          <w:sz w:val="24"/>
        </w:rPr>
        <w:t xml:space="preserve"> </w:t>
      </w:r>
      <w:r>
        <w:rPr>
          <w:color w:val="000000"/>
          <w:kern w:val="0"/>
          <w:sz w:val="24"/>
        </w:rPr>
        <w:t>living</w:t>
      </w:r>
      <w:r>
        <w:rPr>
          <w:color w:val="000000"/>
          <w:spacing w:val="12"/>
          <w:kern w:val="0"/>
          <w:sz w:val="24"/>
        </w:rPr>
        <w:t xml:space="preserve"> </w:t>
      </w:r>
      <w:r>
        <w:rPr>
          <w:color w:val="000000"/>
          <w:kern w:val="0"/>
          <w:sz w:val="24"/>
        </w:rPr>
        <w:t>quarters</w:t>
      </w:r>
      <w:r>
        <w:rPr>
          <w:color w:val="000000"/>
          <w:spacing w:val="12"/>
          <w:kern w:val="0"/>
          <w:sz w:val="24"/>
        </w:rPr>
        <w:t xml:space="preserve"> </w:t>
      </w:r>
      <w:r>
        <w:rPr>
          <w:color w:val="000000"/>
          <w:kern w:val="0"/>
          <w:sz w:val="24"/>
        </w:rPr>
        <w:t>shall</w:t>
      </w:r>
      <w:r>
        <w:rPr>
          <w:color w:val="000000"/>
          <w:spacing w:val="12"/>
          <w:kern w:val="0"/>
          <w:sz w:val="24"/>
        </w:rPr>
        <w:t xml:space="preserve"> </w:t>
      </w:r>
      <w:r>
        <w:rPr>
          <w:color w:val="000000"/>
          <w:kern w:val="0"/>
          <w:sz w:val="24"/>
        </w:rPr>
        <w:t>be</w:t>
      </w:r>
      <w:r>
        <w:rPr>
          <w:color w:val="000000"/>
          <w:spacing w:val="12"/>
          <w:kern w:val="0"/>
          <w:sz w:val="24"/>
        </w:rPr>
        <w:t xml:space="preserve"> </w:t>
      </w:r>
      <w:r>
        <w:rPr>
          <w:color w:val="000000"/>
          <w:spacing w:val="-1"/>
          <w:kern w:val="0"/>
          <w:sz w:val="24"/>
        </w:rPr>
        <w:t>f</w:t>
      </w:r>
      <w:r>
        <w:rPr>
          <w:color w:val="000000"/>
          <w:kern w:val="0"/>
          <w:sz w:val="24"/>
        </w:rPr>
        <w:t>itted</w:t>
      </w:r>
      <w:r>
        <w:rPr>
          <w:color w:val="000000"/>
          <w:spacing w:val="12"/>
          <w:kern w:val="0"/>
          <w:sz w:val="24"/>
        </w:rPr>
        <w:t xml:space="preserve"> </w:t>
      </w:r>
      <w:r>
        <w:rPr>
          <w:color w:val="000000"/>
          <w:kern w:val="0"/>
          <w:sz w:val="24"/>
        </w:rPr>
        <w:t>with</w:t>
      </w:r>
      <w:r>
        <w:rPr>
          <w:color w:val="000000"/>
          <w:spacing w:val="12"/>
          <w:kern w:val="0"/>
          <w:sz w:val="24"/>
        </w:rPr>
        <w:t xml:space="preserve"> </w:t>
      </w:r>
      <w:r>
        <w:rPr>
          <w:color w:val="000000"/>
          <w:kern w:val="0"/>
          <w:sz w:val="24"/>
        </w:rPr>
        <w:t>stainless</w:t>
      </w:r>
      <w:r>
        <w:rPr>
          <w:color w:val="000000"/>
          <w:spacing w:val="12"/>
          <w:kern w:val="0"/>
          <w:sz w:val="24"/>
        </w:rPr>
        <w:t xml:space="preserve"> </w:t>
      </w:r>
      <w:r>
        <w:rPr>
          <w:color w:val="000000"/>
          <w:kern w:val="0"/>
          <w:sz w:val="24"/>
        </w:rPr>
        <w:t>steel wire net insect screen.</w:t>
      </w:r>
    </w:p>
    <w:p w14:paraId="69D9A1D8">
      <w:pPr>
        <w:autoSpaceDE w:val="0"/>
        <w:autoSpaceDN w:val="0"/>
        <w:adjustRightInd w:val="0"/>
        <w:spacing w:before="20"/>
        <w:rPr>
          <w:color w:val="000000"/>
          <w:kern w:val="0"/>
          <w:sz w:val="26"/>
          <w:szCs w:val="26"/>
        </w:rPr>
      </w:pPr>
    </w:p>
    <w:p w14:paraId="7163E1A8">
      <w:pPr>
        <w:autoSpaceDE w:val="0"/>
        <w:autoSpaceDN w:val="0"/>
        <w:adjustRightInd w:val="0"/>
        <w:ind w:left="1012"/>
        <w:rPr>
          <w:color w:val="000000"/>
          <w:kern w:val="0"/>
          <w:sz w:val="24"/>
        </w:rPr>
      </w:pPr>
      <w:r>
        <w:rPr>
          <w:color w:val="000000"/>
          <w:kern w:val="0"/>
          <w:sz w:val="24"/>
        </w:rPr>
        <w:t>Natural</w:t>
      </w:r>
      <w:r>
        <w:rPr>
          <w:color w:val="000000"/>
          <w:spacing w:val="2"/>
          <w:kern w:val="0"/>
          <w:sz w:val="24"/>
        </w:rPr>
        <w:t xml:space="preserve"> </w:t>
      </w:r>
      <w:r>
        <w:rPr>
          <w:color w:val="000000"/>
          <w:kern w:val="0"/>
          <w:sz w:val="24"/>
        </w:rPr>
        <w:t>ventilators</w:t>
      </w:r>
      <w:r>
        <w:rPr>
          <w:color w:val="000000"/>
          <w:spacing w:val="2"/>
          <w:kern w:val="0"/>
          <w:sz w:val="24"/>
        </w:rPr>
        <w:t xml:space="preserve"> </w:t>
      </w:r>
      <w:r>
        <w:rPr>
          <w:color w:val="000000"/>
          <w:kern w:val="0"/>
          <w:sz w:val="24"/>
        </w:rPr>
        <w:t>shall</w:t>
      </w:r>
      <w:r>
        <w:rPr>
          <w:color w:val="000000"/>
          <w:spacing w:val="2"/>
          <w:kern w:val="0"/>
          <w:sz w:val="24"/>
        </w:rPr>
        <w:t xml:space="preserve"> </w:t>
      </w:r>
      <w:r>
        <w:rPr>
          <w:color w:val="000000"/>
          <w:kern w:val="0"/>
          <w:sz w:val="24"/>
        </w:rPr>
        <w:t>be</w:t>
      </w:r>
      <w:r>
        <w:rPr>
          <w:color w:val="000000"/>
          <w:spacing w:val="2"/>
          <w:kern w:val="0"/>
          <w:sz w:val="24"/>
        </w:rPr>
        <w:t xml:space="preserve"> </w:t>
      </w:r>
      <w:r>
        <w:rPr>
          <w:color w:val="000000"/>
          <w:spacing w:val="-1"/>
          <w:kern w:val="0"/>
          <w:sz w:val="24"/>
        </w:rPr>
        <w:t>f</w:t>
      </w:r>
      <w:r>
        <w:rPr>
          <w:color w:val="000000"/>
          <w:kern w:val="0"/>
          <w:sz w:val="24"/>
        </w:rPr>
        <w:t>itted</w:t>
      </w:r>
      <w:r>
        <w:rPr>
          <w:color w:val="000000"/>
          <w:spacing w:val="2"/>
          <w:kern w:val="0"/>
          <w:sz w:val="24"/>
        </w:rPr>
        <w:t xml:space="preserve"> </w:t>
      </w:r>
      <w:r>
        <w:rPr>
          <w:color w:val="000000"/>
          <w:kern w:val="0"/>
          <w:sz w:val="24"/>
        </w:rPr>
        <w:t>with</w:t>
      </w:r>
      <w:r>
        <w:rPr>
          <w:color w:val="000000"/>
          <w:spacing w:val="2"/>
          <w:kern w:val="0"/>
          <w:sz w:val="24"/>
        </w:rPr>
        <w:t xml:space="preserve"> </w:t>
      </w:r>
      <w:r>
        <w:rPr>
          <w:color w:val="000000"/>
          <w:kern w:val="0"/>
          <w:sz w:val="24"/>
        </w:rPr>
        <w:t>hinged</w:t>
      </w:r>
      <w:r>
        <w:rPr>
          <w:color w:val="000000"/>
          <w:spacing w:val="2"/>
          <w:kern w:val="0"/>
          <w:sz w:val="24"/>
        </w:rPr>
        <w:t xml:space="preserve"> </w:t>
      </w:r>
      <w:r>
        <w:rPr>
          <w:color w:val="000000"/>
          <w:kern w:val="0"/>
          <w:sz w:val="24"/>
        </w:rPr>
        <w:t>type</w:t>
      </w:r>
      <w:r>
        <w:rPr>
          <w:color w:val="000000"/>
          <w:spacing w:val="2"/>
          <w:kern w:val="0"/>
          <w:sz w:val="24"/>
        </w:rPr>
        <w:t xml:space="preserve"> </w:t>
      </w:r>
      <w:r>
        <w:rPr>
          <w:color w:val="000000"/>
          <w:kern w:val="0"/>
          <w:sz w:val="24"/>
        </w:rPr>
        <w:t>weather</w:t>
      </w:r>
      <w:r>
        <w:rPr>
          <w:rFonts w:hint="eastAsia"/>
          <w:color w:val="000000"/>
          <w:kern w:val="0"/>
          <w:sz w:val="24"/>
        </w:rPr>
        <w:t>-</w:t>
      </w:r>
      <w:r>
        <w:rPr>
          <w:color w:val="000000"/>
          <w:kern w:val="0"/>
          <w:sz w:val="24"/>
        </w:rPr>
        <w:t>tight</w:t>
      </w:r>
      <w:r>
        <w:rPr>
          <w:color w:val="000000"/>
          <w:spacing w:val="2"/>
          <w:kern w:val="0"/>
          <w:sz w:val="24"/>
        </w:rPr>
        <w:t xml:space="preserve"> </w:t>
      </w:r>
      <w:r>
        <w:rPr>
          <w:color w:val="000000"/>
          <w:kern w:val="0"/>
          <w:sz w:val="24"/>
        </w:rPr>
        <w:t>closing</w:t>
      </w:r>
      <w:r>
        <w:rPr>
          <w:color w:val="000000"/>
          <w:spacing w:val="2"/>
          <w:kern w:val="0"/>
          <w:sz w:val="24"/>
        </w:rPr>
        <w:t xml:space="preserve"> </w:t>
      </w:r>
      <w:r>
        <w:rPr>
          <w:color w:val="000000"/>
          <w:kern w:val="0"/>
          <w:sz w:val="24"/>
        </w:rPr>
        <w:t>device</w:t>
      </w:r>
      <w:r>
        <w:rPr>
          <w:color w:val="000000"/>
          <w:spacing w:val="2"/>
          <w:kern w:val="0"/>
          <w:sz w:val="24"/>
        </w:rPr>
        <w:t xml:space="preserve"> </w:t>
      </w:r>
      <w:r>
        <w:rPr>
          <w:color w:val="000000"/>
          <w:kern w:val="0"/>
          <w:sz w:val="24"/>
        </w:rPr>
        <w:t>if required by the Rule.</w:t>
      </w:r>
    </w:p>
    <w:p w14:paraId="6217525B">
      <w:pPr>
        <w:autoSpaceDE w:val="0"/>
        <w:autoSpaceDN w:val="0"/>
        <w:adjustRightInd w:val="0"/>
        <w:spacing w:before="20"/>
        <w:rPr>
          <w:color w:val="000000"/>
          <w:kern w:val="0"/>
          <w:sz w:val="26"/>
          <w:szCs w:val="26"/>
        </w:rPr>
      </w:pPr>
    </w:p>
    <w:p w14:paraId="441710D4">
      <w:pPr>
        <w:autoSpaceDE w:val="0"/>
        <w:autoSpaceDN w:val="0"/>
        <w:adjustRightInd w:val="0"/>
        <w:ind w:left="1012"/>
        <w:rPr>
          <w:color w:val="000000"/>
          <w:kern w:val="0"/>
          <w:sz w:val="24"/>
        </w:rPr>
      </w:pPr>
      <w:r>
        <w:rPr>
          <w:color w:val="000000"/>
          <w:kern w:val="0"/>
          <w:sz w:val="24"/>
        </w:rPr>
        <w:t xml:space="preserve">Coaming height of ventilators shall be in compliance with </w:t>
      </w:r>
      <w:r>
        <w:rPr>
          <w:rFonts w:hint="eastAsia"/>
          <w:color w:val="000000"/>
          <w:kern w:val="0"/>
          <w:sz w:val="24"/>
        </w:rPr>
        <w:t>R</w:t>
      </w:r>
      <w:r>
        <w:rPr>
          <w:color w:val="000000"/>
          <w:kern w:val="0"/>
          <w:sz w:val="24"/>
        </w:rPr>
        <w:t>ule requirements</w:t>
      </w:r>
      <w:r>
        <w:rPr>
          <w:rFonts w:hint="eastAsia"/>
          <w:color w:val="000000"/>
          <w:kern w:val="0"/>
          <w:sz w:val="24"/>
        </w:rPr>
        <w:t xml:space="preserve"> and Builder</w:t>
      </w:r>
      <w:r>
        <w:rPr>
          <w:color w:val="000000"/>
          <w:kern w:val="0"/>
          <w:sz w:val="24"/>
        </w:rPr>
        <w:t>’</w:t>
      </w:r>
      <w:r>
        <w:rPr>
          <w:rFonts w:hint="eastAsia"/>
          <w:color w:val="000000"/>
          <w:kern w:val="0"/>
          <w:sz w:val="24"/>
        </w:rPr>
        <w:t xml:space="preserve">s </w:t>
      </w:r>
      <w:r>
        <w:rPr>
          <w:color w:val="000000"/>
          <w:kern w:val="0"/>
          <w:sz w:val="24"/>
        </w:rPr>
        <w:t>practice.</w:t>
      </w:r>
    </w:p>
    <w:p w14:paraId="437ED76D">
      <w:pPr>
        <w:autoSpaceDE w:val="0"/>
        <w:autoSpaceDN w:val="0"/>
        <w:adjustRightInd w:val="0"/>
        <w:ind w:left="1012"/>
        <w:rPr>
          <w:color w:val="000000"/>
          <w:kern w:val="0"/>
          <w:sz w:val="24"/>
        </w:rPr>
      </w:pPr>
    </w:p>
    <w:p w14:paraId="52A55EEE">
      <w:pPr>
        <w:autoSpaceDE w:val="0"/>
        <w:autoSpaceDN w:val="0"/>
        <w:adjustRightInd w:val="0"/>
        <w:jc w:val="left"/>
        <w:rPr>
          <w:kern w:val="0"/>
          <w:sz w:val="20"/>
          <w:szCs w:val="20"/>
        </w:rPr>
      </w:pPr>
    </w:p>
    <w:p w14:paraId="330507DA">
      <w:pPr>
        <w:widowControl/>
        <w:jc w:val="left"/>
      </w:pPr>
      <w:r>
        <w:br w:type="page"/>
      </w:r>
    </w:p>
    <w:p w14:paraId="2BEB431C">
      <w:pPr>
        <w:kinsoku w:val="0"/>
        <w:autoSpaceDE w:val="0"/>
        <w:autoSpaceDN w:val="0"/>
        <w:adjustRightInd w:val="0"/>
        <w:spacing w:before="2" w:line="120" w:lineRule="exact"/>
        <w:rPr>
          <w:rFonts w:ascii="Arial" w:hAnsi="Arial" w:cs="Arial"/>
          <w:kern w:val="0"/>
          <w:sz w:val="12"/>
          <w:szCs w:val="12"/>
        </w:rPr>
      </w:pPr>
    </w:p>
    <w:p w14:paraId="331281D7">
      <w:pPr>
        <w:kinsoku w:val="0"/>
        <w:autoSpaceDE w:val="0"/>
        <w:autoSpaceDN w:val="0"/>
        <w:adjustRightInd w:val="0"/>
        <w:spacing w:line="200" w:lineRule="exact"/>
        <w:rPr>
          <w:rFonts w:ascii="Arial" w:hAnsi="Arial" w:cs="Arial"/>
          <w:kern w:val="0"/>
          <w:sz w:val="20"/>
          <w:szCs w:val="20"/>
        </w:rPr>
      </w:pPr>
    </w:p>
    <w:p w14:paraId="4B742FEE">
      <w:pPr>
        <w:kinsoku w:val="0"/>
        <w:autoSpaceDE w:val="0"/>
        <w:autoSpaceDN w:val="0"/>
        <w:adjustRightInd w:val="0"/>
        <w:spacing w:line="200" w:lineRule="exact"/>
        <w:rPr>
          <w:rFonts w:ascii="Arial" w:hAnsi="Arial" w:cs="Arial"/>
          <w:kern w:val="0"/>
          <w:sz w:val="20"/>
          <w:szCs w:val="20"/>
        </w:rPr>
      </w:pPr>
    </w:p>
    <w:p w14:paraId="1BCBE942">
      <w:pPr>
        <w:kinsoku w:val="0"/>
        <w:autoSpaceDE w:val="0"/>
        <w:autoSpaceDN w:val="0"/>
        <w:adjustRightInd w:val="0"/>
        <w:spacing w:line="200" w:lineRule="exact"/>
        <w:rPr>
          <w:rFonts w:ascii="Arial" w:hAnsi="Arial" w:cs="Arial"/>
          <w:kern w:val="0"/>
          <w:sz w:val="20"/>
          <w:szCs w:val="20"/>
        </w:rPr>
      </w:pPr>
    </w:p>
    <w:p w14:paraId="67D238D6">
      <w:pPr>
        <w:kinsoku w:val="0"/>
        <w:autoSpaceDE w:val="0"/>
        <w:autoSpaceDN w:val="0"/>
        <w:adjustRightInd w:val="0"/>
        <w:spacing w:line="200" w:lineRule="exact"/>
        <w:rPr>
          <w:rFonts w:ascii="Arial" w:hAnsi="Arial" w:cs="Arial"/>
          <w:kern w:val="0"/>
          <w:sz w:val="20"/>
          <w:szCs w:val="20"/>
        </w:rPr>
      </w:pPr>
    </w:p>
    <w:p w14:paraId="31371779">
      <w:pPr>
        <w:kinsoku w:val="0"/>
        <w:autoSpaceDE w:val="0"/>
        <w:autoSpaceDN w:val="0"/>
        <w:adjustRightInd w:val="0"/>
        <w:spacing w:line="200" w:lineRule="exact"/>
        <w:rPr>
          <w:rFonts w:ascii="Arial" w:hAnsi="Arial" w:cs="Arial"/>
          <w:kern w:val="0"/>
          <w:sz w:val="20"/>
          <w:szCs w:val="20"/>
        </w:rPr>
      </w:pPr>
    </w:p>
    <w:p w14:paraId="4994B4CD">
      <w:pPr>
        <w:kinsoku w:val="0"/>
        <w:autoSpaceDE w:val="0"/>
        <w:autoSpaceDN w:val="0"/>
        <w:adjustRightInd w:val="0"/>
        <w:spacing w:line="200" w:lineRule="exact"/>
        <w:rPr>
          <w:rFonts w:ascii="Arial" w:hAnsi="Arial" w:cs="Arial"/>
          <w:kern w:val="0"/>
          <w:sz w:val="20"/>
          <w:szCs w:val="20"/>
        </w:rPr>
      </w:pPr>
    </w:p>
    <w:p w14:paraId="41003DDF">
      <w:pPr>
        <w:kinsoku w:val="0"/>
        <w:autoSpaceDE w:val="0"/>
        <w:autoSpaceDN w:val="0"/>
        <w:adjustRightInd w:val="0"/>
        <w:spacing w:line="200" w:lineRule="exact"/>
        <w:rPr>
          <w:rFonts w:ascii="Arial" w:hAnsi="Arial" w:cs="Arial"/>
          <w:kern w:val="0"/>
          <w:sz w:val="20"/>
          <w:szCs w:val="20"/>
        </w:rPr>
      </w:pPr>
    </w:p>
    <w:p w14:paraId="6B9D4EC5">
      <w:pPr>
        <w:kinsoku w:val="0"/>
        <w:autoSpaceDE w:val="0"/>
        <w:autoSpaceDN w:val="0"/>
        <w:adjustRightInd w:val="0"/>
        <w:spacing w:line="200" w:lineRule="exact"/>
        <w:rPr>
          <w:rFonts w:ascii="Arial" w:hAnsi="Arial" w:cs="Arial"/>
          <w:kern w:val="0"/>
          <w:sz w:val="20"/>
          <w:szCs w:val="20"/>
        </w:rPr>
      </w:pPr>
    </w:p>
    <w:p w14:paraId="6AC40CED">
      <w:pPr>
        <w:kinsoku w:val="0"/>
        <w:autoSpaceDE w:val="0"/>
        <w:autoSpaceDN w:val="0"/>
        <w:adjustRightInd w:val="0"/>
        <w:spacing w:line="200" w:lineRule="exact"/>
        <w:rPr>
          <w:rFonts w:ascii="Arial" w:hAnsi="Arial" w:cs="Arial"/>
          <w:kern w:val="0"/>
          <w:sz w:val="20"/>
          <w:szCs w:val="20"/>
        </w:rPr>
      </w:pPr>
    </w:p>
    <w:p w14:paraId="717EABB2">
      <w:pPr>
        <w:kinsoku w:val="0"/>
        <w:autoSpaceDE w:val="0"/>
        <w:autoSpaceDN w:val="0"/>
        <w:adjustRightInd w:val="0"/>
        <w:spacing w:line="200" w:lineRule="exact"/>
        <w:rPr>
          <w:rFonts w:ascii="Arial" w:hAnsi="Arial" w:cs="Arial"/>
          <w:kern w:val="0"/>
          <w:sz w:val="20"/>
          <w:szCs w:val="20"/>
        </w:rPr>
      </w:pPr>
    </w:p>
    <w:p w14:paraId="1B842A79">
      <w:pPr>
        <w:kinsoku w:val="0"/>
        <w:autoSpaceDE w:val="0"/>
        <w:autoSpaceDN w:val="0"/>
        <w:adjustRightInd w:val="0"/>
        <w:spacing w:line="200" w:lineRule="exact"/>
        <w:rPr>
          <w:rFonts w:ascii="Arial" w:hAnsi="Arial" w:cs="Arial"/>
          <w:kern w:val="0"/>
          <w:sz w:val="20"/>
          <w:szCs w:val="20"/>
        </w:rPr>
      </w:pPr>
    </w:p>
    <w:p w14:paraId="61A0D72B">
      <w:pPr>
        <w:kinsoku w:val="0"/>
        <w:autoSpaceDE w:val="0"/>
        <w:autoSpaceDN w:val="0"/>
        <w:adjustRightInd w:val="0"/>
        <w:spacing w:line="200" w:lineRule="exact"/>
        <w:rPr>
          <w:rFonts w:ascii="Arial" w:hAnsi="Arial" w:cs="Arial"/>
          <w:kern w:val="0"/>
          <w:sz w:val="20"/>
          <w:szCs w:val="20"/>
        </w:rPr>
      </w:pPr>
    </w:p>
    <w:p w14:paraId="038A40EA">
      <w:pPr>
        <w:kinsoku w:val="0"/>
        <w:autoSpaceDE w:val="0"/>
        <w:autoSpaceDN w:val="0"/>
        <w:adjustRightInd w:val="0"/>
        <w:spacing w:line="200" w:lineRule="exact"/>
        <w:rPr>
          <w:rFonts w:ascii="Arial" w:hAnsi="Arial" w:cs="Arial"/>
          <w:kern w:val="0"/>
          <w:sz w:val="20"/>
          <w:szCs w:val="20"/>
        </w:rPr>
      </w:pPr>
    </w:p>
    <w:p w14:paraId="5021710F">
      <w:pPr>
        <w:kinsoku w:val="0"/>
        <w:autoSpaceDE w:val="0"/>
        <w:autoSpaceDN w:val="0"/>
        <w:adjustRightInd w:val="0"/>
        <w:spacing w:line="200" w:lineRule="exact"/>
        <w:rPr>
          <w:rFonts w:ascii="Arial" w:hAnsi="Arial" w:cs="Arial"/>
          <w:kern w:val="0"/>
          <w:sz w:val="20"/>
          <w:szCs w:val="20"/>
        </w:rPr>
      </w:pPr>
    </w:p>
    <w:p w14:paraId="18BF5300">
      <w:pPr>
        <w:kinsoku w:val="0"/>
        <w:autoSpaceDE w:val="0"/>
        <w:autoSpaceDN w:val="0"/>
        <w:adjustRightInd w:val="0"/>
        <w:spacing w:line="200" w:lineRule="exact"/>
        <w:rPr>
          <w:rFonts w:ascii="Arial" w:hAnsi="Arial" w:cs="Arial"/>
          <w:kern w:val="0"/>
          <w:sz w:val="20"/>
          <w:szCs w:val="20"/>
        </w:rPr>
      </w:pPr>
    </w:p>
    <w:p w14:paraId="696D1807">
      <w:pPr>
        <w:kinsoku w:val="0"/>
        <w:autoSpaceDE w:val="0"/>
        <w:autoSpaceDN w:val="0"/>
        <w:adjustRightInd w:val="0"/>
        <w:spacing w:line="200" w:lineRule="exact"/>
        <w:rPr>
          <w:rFonts w:ascii="Arial" w:hAnsi="Arial" w:cs="Arial"/>
          <w:kern w:val="0"/>
          <w:sz w:val="20"/>
          <w:szCs w:val="20"/>
        </w:rPr>
      </w:pPr>
    </w:p>
    <w:p w14:paraId="3256A96D">
      <w:pPr>
        <w:kinsoku w:val="0"/>
        <w:autoSpaceDE w:val="0"/>
        <w:autoSpaceDN w:val="0"/>
        <w:adjustRightInd w:val="0"/>
        <w:spacing w:line="200" w:lineRule="exact"/>
        <w:rPr>
          <w:rFonts w:ascii="Arial" w:hAnsi="Arial" w:cs="Arial"/>
          <w:kern w:val="0"/>
          <w:sz w:val="20"/>
          <w:szCs w:val="20"/>
        </w:rPr>
      </w:pPr>
    </w:p>
    <w:p w14:paraId="09B62952">
      <w:pPr>
        <w:kinsoku w:val="0"/>
        <w:autoSpaceDE w:val="0"/>
        <w:autoSpaceDN w:val="0"/>
        <w:adjustRightInd w:val="0"/>
        <w:spacing w:line="200" w:lineRule="exact"/>
        <w:rPr>
          <w:rFonts w:ascii="Arial" w:hAnsi="Arial" w:cs="Arial"/>
          <w:kern w:val="0"/>
          <w:sz w:val="20"/>
          <w:szCs w:val="20"/>
        </w:rPr>
      </w:pPr>
    </w:p>
    <w:p w14:paraId="465EDBBE">
      <w:pPr>
        <w:kinsoku w:val="0"/>
        <w:autoSpaceDE w:val="0"/>
        <w:autoSpaceDN w:val="0"/>
        <w:adjustRightInd w:val="0"/>
        <w:spacing w:line="200" w:lineRule="exact"/>
        <w:rPr>
          <w:rFonts w:ascii="Arial" w:hAnsi="Arial" w:cs="Arial"/>
          <w:kern w:val="0"/>
          <w:sz w:val="20"/>
          <w:szCs w:val="20"/>
        </w:rPr>
      </w:pPr>
    </w:p>
    <w:p w14:paraId="4C9F6D65">
      <w:pPr>
        <w:kinsoku w:val="0"/>
        <w:autoSpaceDE w:val="0"/>
        <w:autoSpaceDN w:val="0"/>
        <w:adjustRightInd w:val="0"/>
        <w:spacing w:line="200" w:lineRule="exact"/>
        <w:rPr>
          <w:rFonts w:ascii="Arial" w:hAnsi="Arial" w:cs="Arial"/>
          <w:kern w:val="0"/>
          <w:sz w:val="20"/>
          <w:szCs w:val="20"/>
        </w:rPr>
      </w:pPr>
    </w:p>
    <w:p w14:paraId="596FD659">
      <w:pPr>
        <w:kinsoku w:val="0"/>
        <w:autoSpaceDE w:val="0"/>
        <w:autoSpaceDN w:val="0"/>
        <w:adjustRightInd w:val="0"/>
        <w:spacing w:line="200" w:lineRule="exact"/>
        <w:rPr>
          <w:rFonts w:ascii="Arial" w:hAnsi="Arial" w:cs="Arial"/>
          <w:kern w:val="0"/>
          <w:sz w:val="20"/>
          <w:szCs w:val="20"/>
        </w:rPr>
      </w:pPr>
    </w:p>
    <w:p w14:paraId="1FA8322C">
      <w:pPr>
        <w:kinsoku w:val="0"/>
        <w:autoSpaceDE w:val="0"/>
        <w:autoSpaceDN w:val="0"/>
        <w:adjustRightInd w:val="0"/>
        <w:spacing w:line="200" w:lineRule="exact"/>
        <w:rPr>
          <w:rFonts w:ascii="Arial" w:hAnsi="Arial" w:cs="Arial"/>
          <w:kern w:val="0"/>
          <w:sz w:val="20"/>
          <w:szCs w:val="20"/>
        </w:rPr>
      </w:pPr>
    </w:p>
    <w:p w14:paraId="3499E4E1">
      <w:pPr>
        <w:tabs>
          <w:tab w:val="left" w:pos="5720"/>
        </w:tabs>
        <w:kinsoku w:val="0"/>
        <w:autoSpaceDE w:val="0"/>
        <w:autoSpaceDN w:val="0"/>
        <w:adjustRightInd w:val="0"/>
        <w:spacing w:line="720" w:lineRule="exact"/>
        <w:ind w:firstLine="2833" w:firstLineChars="392"/>
        <w:rPr>
          <w:rFonts w:ascii="Arial" w:hAnsi="Arial" w:cs="Arial"/>
          <w:kern w:val="0"/>
          <w:sz w:val="72"/>
          <w:szCs w:val="72"/>
        </w:rPr>
      </w:pPr>
      <w:r>
        <w:rPr>
          <w:rFonts w:hint="eastAsia" w:ascii="Arial" w:hAnsi="Arial" w:cs="Arial"/>
          <w:b/>
          <w:bCs/>
          <w:kern w:val="0"/>
          <w:position w:val="1"/>
          <w:sz w:val="72"/>
          <w:szCs w:val="72"/>
        </w:rPr>
        <w:t>CHAPTER</w:t>
      </w:r>
      <w:r>
        <w:rPr>
          <w:rFonts w:ascii="Arial" w:hAnsi="Arial" w:cs="Arial"/>
          <w:b/>
          <w:bCs/>
          <w:kern w:val="0"/>
          <w:position w:val="1"/>
          <w:sz w:val="72"/>
          <w:szCs w:val="72"/>
        </w:rPr>
        <w:tab/>
      </w:r>
      <w:r>
        <w:rPr>
          <w:rFonts w:hint="eastAsia" w:ascii="Arial" w:hAnsi="Arial" w:cs="Arial"/>
          <w:b/>
          <w:bCs/>
          <w:kern w:val="0"/>
          <w:position w:val="1"/>
          <w:sz w:val="72"/>
          <w:szCs w:val="72"/>
        </w:rPr>
        <w:t xml:space="preserve"> 6</w:t>
      </w:r>
    </w:p>
    <w:p w14:paraId="4ED40C27">
      <w:pPr>
        <w:kinsoku w:val="0"/>
        <w:autoSpaceDE w:val="0"/>
        <w:autoSpaceDN w:val="0"/>
        <w:adjustRightInd w:val="0"/>
        <w:spacing w:line="200" w:lineRule="exact"/>
        <w:rPr>
          <w:rFonts w:ascii="Arial" w:hAnsi="Arial" w:cs="Arial"/>
          <w:kern w:val="0"/>
          <w:sz w:val="20"/>
          <w:szCs w:val="20"/>
        </w:rPr>
      </w:pPr>
    </w:p>
    <w:p w14:paraId="07BAA565">
      <w:pPr>
        <w:kinsoku w:val="0"/>
        <w:autoSpaceDE w:val="0"/>
        <w:autoSpaceDN w:val="0"/>
        <w:adjustRightInd w:val="0"/>
        <w:spacing w:line="200" w:lineRule="exact"/>
        <w:rPr>
          <w:rFonts w:ascii="Arial" w:hAnsi="Arial" w:cs="Arial"/>
          <w:kern w:val="0"/>
          <w:sz w:val="20"/>
          <w:szCs w:val="20"/>
        </w:rPr>
      </w:pPr>
    </w:p>
    <w:p w14:paraId="58C3C9F9">
      <w:pPr>
        <w:kinsoku w:val="0"/>
        <w:autoSpaceDE w:val="0"/>
        <w:autoSpaceDN w:val="0"/>
        <w:adjustRightInd w:val="0"/>
        <w:spacing w:line="200" w:lineRule="exact"/>
        <w:rPr>
          <w:rFonts w:ascii="Arial" w:hAnsi="Arial" w:cs="Arial"/>
          <w:kern w:val="0"/>
          <w:sz w:val="20"/>
          <w:szCs w:val="20"/>
        </w:rPr>
      </w:pPr>
    </w:p>
    <w:p w14:paraId="090BEBAE">
      <w:pPr>
        <w:kinsoku w:val="0"/>
        <w:autoSpaceDE w:val="0"/>
        <w:autoSpaceDN w:val="0"/>
        <w:adjustRightInd w:val="0"/>
        <w:spacing w:line="200" w:lineRule="exact"/>
        <w:rPr>
          <w:rFonts w:ascii="Arial" w:hAnsi="Arial" w:cs="Arial"/>
          <w:kern w:val="0"/>
          <w:sz w:val="20"/>
          <w:szCs w:val="20"/>
        </w:rPr>
      </w:pPr>
    </w:p>
    <w:p w14:paraId="707FD0FC">
      <w:pPr>
        <w:kinsoku w:val="0"/>
        <w:autoSpaceDE w:val="0"/>
        <w:autoSpaceDN w:val="0"/>
        <w:adjustRightInd w:val="0"/>
        <w:spacing w:line="200" w:lineRule="exact"/>
        <w:rPr>
          <w:rFonts w:ascii="Arial" w:hAnsi="Arial" w:cs="Arial"/>
          <w:kern w:val="0"/>
          <w:sz w:val="20"/>
          <w:szCs w:val="20"/>
        </w:rPr>
      </w:pPr>
    </w:p>
    <w:p w14:paraId="1D1EB5B7">
      <w:pPr>
        <w:kinsoku w:val="0"/>
        <w:autoSpaceDE w:val="0"/>
        <w:autoSpaceDN w:val="0"/>
        <w:adjustRightInd w:val="0"/>
        <w:spacing w:line="200" w:lineRule="exact"/>
        <w:rPr>
          <w:rFonts w:ascii="Arial" w:hAnsi="Arial" w:cs="Arial"/>
          <w:kern w:val="0"/>
          <w:sz w:val="20"/>
          <w:szCs w:val="20"/>
        </w:rPr>
      </w:pPr>
    </w:p>
    <w:p w14:paraId="7578E411">
      <w:pPr>
        <w:kinsoku w:val="0"/>
        <w:autoSpaceDE w:val="0"/>
        <w:autoSpaceDN w:val="0"/>
        <w:adjustRightInd w:val="0"/>
        <w:spacing w:line="200" w:lineRule="exact"/>
        <w:rPr>
          <w:rFonts w:ascii="Arial" w:hAnsi="Arial" w:cs="Arial"/>
          <w:kern w:val="0"/>
          <w:sz w:val="20"/>
          <w:szCs w:val="20"/>
        </w:rPr>
      </w:pPr>
    </w:p>
    <w:p w14:paraId="4049CD76">
      <w:pPr>
        <w:kinsoku w:val="0"/>
        <w:autoSpaceDE w:val="0"/>
        <w:autoSpaceDN w:val="0"/>
        <w:adjustRightInd w:val="0"/>
        <w:spacing w:before="16" w:line="240" w:lineRule="exact"/>
        <w:rPr>
          <w:rFonts w:ascii="Arial" w:hAnsi="Arial" w:cs="Arial"/>
          <w:kern w:val="0"/>
          <w:sz w:val="24"/>
        </w:rPr>
      </w:pPr>
    </w:p>
    <w:p w14:paraId="0F887D6E">
      <w:pPr>
        <w:kinsoku w:val="0"/>
        <w:autoSpaceDE w:val="0"/>
        <w:autoSpaceDN w:val="0"/>
        <w:adjustRightInd w:val="0"/>
        <w:ind w:left="2743"/>
        <w:rPr>
          <w:rFonts w:ascii="Arial" w:hAnsi="Arial" w:cs="Arial"/>
          <w:b/>
          <w:bCs/>
          <w:kern w:val="0"/>
          <w:sz w:val="72"/>
          <w:szCs w:val="72"/>
        </w:rPr>
      </w:pPr>
      <w:r>
        <w:rPr>
          <w:rFonts w:ascii="Arial" w:hAnsi="Arial" w:cs="Arial"/>
          <w:b/>
          <w:bCs/>
          <w:kern w:val="0"/>
          <w:sz w:val="72"/>
          <w:szCs w:val="72"/>
        </w:rPr>
        <w:t>MACHINERY</w:t>
      </w:r>
    </w:p>
    <w:p w14:paraId="0E0CAC62">
      <w:pPr>
        <w:kinsoku w:val="0"/>
        <w:autoSpaceDE w:val="0"/>
        <w:autoSpaceDN w:val="0"/>
        <w:adjustRightInd w:val="0"/>
        <w:ind w:left="2743"/>
        <w:rPr>
          <w:rFonts w:ascii="Arial" w:hAnsi="Arial" w:cs="Arial"/>
          <w:b/>
          <w:bCs/>
          <w:kern w:val="0"/>
          <w:sz w:val="72"/>
          <w:szCs w:val="72"/>
        </w:rPr>
      </w:pPr>
    </w:p>
    <w:p w14:paraId="5B82037F">
      <w:pPr>
        <w:kinsoku w:val="0"/>
        <w:autoSpaceDE w:val="0"/>
        <w:autoSpaceDN w:val="0"/>
        <w:adjustRightInd w:val="0"/>
        <w:ind w:left="2743"/>
        <w:rPr>
          <w:rFonts w:ascii="Arial" w:hAnsi="Arial" w:cs="Arial"/>
          <w:b/>
          <w:bCs/>
          <w:kern w:val="0"/>
          <w:sz w:val="72"/>
          <w:szCs w:val="72"/>
        </w:rPr>
      </w:pPr>
    </w:p>
    <w:p w14:paraId="14924482">
      <w:pPr>
        <w:kinsoku w:val="0"/>
        <w:autoSpaceDE w:val="0"/>
        <w:autoSpaceDN w:val="0"/>
        <w:adjustRightInd w:val="0"/>
        <w:ind w:left="2743"/>
        <w:rPr>
          <w:rFonts w:ascii="Arial" w:hAnsi="Arial" w:cs="Arial"/>
          <w:b/>
          <w:bCs/>
          <w:kern w:val="0"/>
          <w:sz w:val="72"/>
          <w:szCs w:val="72"/>
        </w:rPr>
      </w:pPr>
    </w:p>
    <w:p w14:paraId="244738BF">
      <w:pPr>
        <w:kinsoku w:val="0"/>
        <w:autoSpaceDE w:val="0"/>
        <w:autoSpaceDN w:val="0"/>
        <w:adjustRightInd w:val="0"/>
        <w:ind w:left="2743"/>
        <w:rPr>
          <w:rFonts w:ascii="Arial" w:hAnsi="Arial" w:cs="Arial"/>
          <w:b/>
          <w:bCs/>
          <w:kern w:val="0"/>
          <w:sz w:val="72"/>
          <w:szCs w:val="72"/>
        </w:rPr>
      </w:pPr>
    </w:p>
    <w:p w14:paraId="7B17B0DC">
      <w:pPr>
        <w:kinsoku w:val="0"/>
        <w:autoSpaceDE w:val="0"/>
        <w:autoSpaceDN w:val="0"/>
        <w:adjustRightInd w:val="0"/>
        <w:rPr>
          <w:rFonts w:ascii="Arial" w:hAnsi="Arial" w:cs="Arial"/>
          <w:b/>
          <w:bCs/>
          <w:kern w:val="0"/>
          <w:sz w:val="72"/>
          <w:szCs w:val="72"/>
        </w:rPr>
      </w:pPr>
    </w:p>
    <w:p w14:paraId="28CC9B8C">
      <w:pPr>
        <w:kinsoku w:val="0"/>
        <w:autoSpaceDE w:val="0"/>
        <w:autoSpaceDN w:val="0"/>
        <w:adjustRightInd w:val="0"/>
        <w:ind w:left="2743"/>
        <w:rPr>
          <w:rFonts w:ascii="Arial" w:hAnsi="Arial" w:cs="Arial"/>
          <w:kern w:val="0"/>
          <w:sz w:val="72"/>
          <w:szCs w:val="72"/>
        </w:rPr>
      </w:pPr>
    </w:p>
    <w:p w14:paraId="332200BB">
      <w:pPr>
        <w:kinsoku w:val="0"/>
        <w:autoSpaceDE w:val="0"/>
        <w:autoSpaceDN w:val="0"/>
        <w:adjustRightInd w:val="0"/>
        <w:ind w:left="2743"/>
        <w:rPr>
          <w:rFonts w:ascii="Arial" w:hAnsi="Arial" w:cs="Arial"/>
          <w:kern w:val="0"/>
          <w:sz w:val="72"/>
          <w:szCs w:val="72"/>
        </w:rPr>
      </w:pPr>
    </w:p>
    <w:p w14:paraId="7EF48EFB">
      <w:pPr>
        <w:kinsoku w:val="0"/>
        <w:autoSpaceDE w:val="0"/>
        <w:autoSpaceDN w:val="0"/>
        <w:adjustRightInd w:val="0"/>
        <w:spacing w:before="12" w:line="100" w:lineRule="exact"/>
        <w:rPr>
          <w:rFonts w:ascii="Arial" w:hAnsi="Arial" w:cs="Arial"/>
          <w:kern w:val="0"/>
          <w:sz w:val="10"/>
          <w:szCs w:val="10"/>
        </w:rPr>
      </w:pPr>
    </w:p>
    <w:p w14:paraId="281D3EBF">
      <w:pPr>
        <w:autoSpaceDE w:val="0"/>
        <w:autoSpaceDN w:val="0"/>
        <w:adjustRightInd w:val="0"/>
        <w:jc w:val="left"/>
        <w:rPr>
          <w:rFonts w:ascii="Arial" w:hAnsi="Arial" w:cs="Arial"/>
          <w:kern w:val="0"/>
          <w:sz w:val="20"/>
          <w:szCs w:val="20"/>
        </w:rPr>
      </w:pPr>
      <w:r>
        <w:rPr>
          <w:rFonts w:ascii="Arial" w:hAnsi="Arial" w:cs="Arial"/>
          <w:kern w:val="0"/>
          <w:sz w:val="20"/>
          <w:szCs w:val="20"/>
        </w:rPr>
        <w:t>Version:A</w:t>
      </w:r>
    </w:p>
    <w:p w14:paraId="4F9C61E3">
      <w:pPr>
        <w:kinsoku w:val="0"/>
        <w:autoSpaceDE w:val="0"/>
        <w:autoSpaceDN w:val="0"/>
        <w:adjustRightInd w:val="0"/>
        <w:spacing w:line="200" w:lineRule="exact"/>
        <w:rPr>
          <w:rFonts w:ascii="Arial" w:hAnsi="Arial" w:cs="Arial"/>
          <w:kern w:val="0"/>
          <w:sz w:val="20"/>
          <w:szCs w:val="20"/>
        </w:rPr>
      </w:pPr>
      <w:r>
        <w:rPr>
          <w:rFonts w:ascii="Arial" w:hAnsi="Arial" w:cs="Arial"/>
          <w:kern w:val="0"/>
          <w:sz w:val="20"/>
          <w:szCs w:val="20"/>
        </w:rPr>
        <w:t>Key words: Breadth 27.5m, Gearless, 6S60ME-C10.5 Tier II, 220ReeferPlugs, Open loop scrubber</w:t>
      </w:r>
    </w:p>
    <w:p w14:paraId="4C0C6FE9">
      <w:pPr>
        <w:kinsoku w:val="0"/>
        <w:autoSpaceDE w:val="0"/>
        <w:autoSpaceDN w:val="0"/>
        <w:adjustRightInd w:val="0"/>
        <w:spacing w:line="200" w:lineRule="exact"/>
        <w:rPr>
          <w:rFonts w:ascii="Arial" w:hAnsi="Arial" w:cs="Arial"/>
          <w:kern w:val="0"/>
          <w:sz w:val="20"/>
          <w:szCs w:val="20"/>
        </w:rPr>
      </w:pPr>
    </w:p>
    <w:p w14:paraId="424FB2A0">
      <w:pPr>
        <w:kinsoku w:val="0"/>
        <w:autoSpaceDE w:val="0"/>
        <w:autoSpaceDN w:val="0"/>
        <w:adjustRightInd w:val="0"/>
        <w:spacing w:line="200" w:lineRule="exact"/>
        <w:rPr>
          <w:rFonts w:ascii="Arial" w:hAnsi="Arial" w:cs="Arial"/>
          <w:kern w:val="0"/>
          <w:sz w:val="20"/>
          <w:szCs w:val="20"/>
        </w:rPr>
      </w:pPr>
    </w:p>
    <w:p w14:paraId="4A707A65">
      <w:pPr>
        <w:kinsoku w:val="0"/>
        <w:autoSpaceDE w:val="0"/>
        <w:autoSpaceDN w:val="0"/>
        <w:adjustRightInd w:val="0"/>
        <w:spacing w:line="200" w:lineRule="exact"/>
        <w:rPr>
          <w:rFonts w:ascii="Arial" w:hAnsi="Arial" w:cs="Arial"/>
          <w:kern w:val="0"/>
          <w:sz w:val="20"/>
          <w:szCs w:val="20"/>
        </w:rPr>
      </w:pPr>
    </w:p>
    <w:p w14:paraId="4B15E84D">
      <w:pPr>
        <w:kinsoku w:val="0"/>
        <w:autoSpaceDE w:val="0"/>
        <w:autoSpaceDN w:val="0"/>
        <w:adjustRightInd w:val="0"/>
        <w:spacing w:line="200" w:lineRule="exact"/>
        <w:rPr>
          <w:rFonts w:ascii="Arial" w:hAnsi="Arial" w:cs="Arial"/>
          <w:kern w:val="0"/>
          <w:sz w:val="20"/>
          <w:szCs w:val="20"/>
        </w:rPr>
      </w:pPr>
    </w:p>
    <w:p w14:paraId="634C7593">
      <w:pPr>
        <w:kinsoku w:val="0"/>
        <w:autoSpaceDE w:val="0"/>
        <w:autoSpaceDN w:val="0"/>
        <w:adjustRightInd w:val="0"/>
        <w:spacing w:line="300" w:lineRule="exact"/>
        <w:ind w:left="4158"/>
        <w:rPr>
          <w:rFonts w:ascii="Arial" w:hAnsi="Arial" w:cs="Arial"/>
          <w:kern w:val="0"/>
          <w:sz w:val="20"/>
          <w:szCs w:val="20"/>
        </w:rPr>
      </w:pPr>
      <w:r>
        <w:rPr>
          <w:rFonts w:ascii="Arial" w:hAnsi="Arial" w:cs="Arial"/>
          <w:b/>
          <w:bCs/>
          <w:kern w:val="0"/>
          <w:sz w:val="30"/>
          <w:szCs w:val="30"/>
        </w:rPr>
        <w:t>CONTENT</w:t>
      </w:r>
    </w:p>
    <w:p w14:paraId="16299061">
      <w:pPr>
        <w:pStyle w:val="27"/>
        <w:rPr>
          <w:rFonts w:asciiTheme="minorHAnsi" w:hAnsiTheme="minorHAnsi" w:eastAsiaTheme="minorEastAsia" w:cstheme="minorBidi"/>
          <w:b w:val="0"/>
          <w:caps w:val="0"/>
          <w:kern w:val="2"/>
          <w:sz w:val="21"/>
          <w:szCs w:val="22"/>
          <w:lang w:val="en-US"/>
        </w:rPr>
      </w:pPr>
      <w:r>
        <w:rPr>
          <w:rFonts w:cs="Arial"/>
          <w:sz w:val="12"/>
          <w:szCs w:val="12"/>
        </w:rPr>
        <w:fldChar w:fldCharType="begin"/>
      </w:r>
      <w:r>
        <w:rPr>
          <w:rFonts w:cs="Arial"/>
          <w:sz w:val="12"/>
          <w:szCs w:val="12"/>
        </w:rPr>
        <w:instrText xml:space="preserve"> TOC \o "1-3" \h \z \u </w:instrText>
      </w:r>
      <w:r>
        <w:rPr>
          <w:rFonts w:cs="Arial"/>
          <w:sz w:val="12"/>
          <w:szCs w:val="12"/>
        </w:rPr>
        <w:fldChar w:fldCharType="separate"/>
      </w:r>
      <w:r>
        <w:fldChar w:fldCharType="begin"/>
      </w:r>
      <w:r>
        <w:instrText xml:space="preserve"> HYPERLINK \l "_Toc50572577" </w:instrText>
      </w:r>
      <w:r>
        <w:fldChar w:fldCharType="separate"/>
      </w:r>
      <w:r>
        <w:rPr>
          <w:rStyle w:val="45"/>
        </w:rPr>
        <w:t>CHAPTER 6   MACHINERY</w:t>
      </w:r>
      <w:r>
        <w:tab/>
      </w:r>
      <w:r>
        <w:fldChar w:fldCharType="begin"/>
      </w:r>
      <w:r>
        <w:instrText xml:space="preserve"> PAGEREF _Toc50572577 \h </w:instrText>
      </w:r>
      <w:r>
        <w:fldChar w:fldCharType="separate"/>
      </w:r>
      <w:r>
        <w:t>4</w:t>
      </w:r>
      <w:r>
        <w:fldChar w:fldCharType="end"/>
      </w:r>
      <w:r>
        <w:fldChar w:fldCharType="end"/>
      </w:r>
    </w:p>
    <w:p w14:paraId="2500BD2E">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"_Toc50572578" </w:instrText>
      </w:r>
      <w:r>
        <w:fldChar w:fldCharType="separate"/>
      </w:r>
      <w:r>
        <w:rPr>
          <w:rStyle w:val="45"/>
        </w:rPr>
        <w:t>6.1</w:t>
      </w:r>
      <w:r>
        <w:rPr>
          <w:rFonts w:asciiTheme="minorHAnsi" w:hAnsiTheme="minorHAnsi" w:eastAsiaTheme="minorEastAsia" w:cstheme="minorBidi"/>
          <w:b w:val="0"/>
          <w:caps w:val="0"/>
          <w:kern w:val="2"/>
          <w:sz w:val="21"/>
          <w:szCs w:val="22"/>
          <w:lang w:val="en-US"/>
        </w:rPr>
        <w:tab/>
      </w:r>
      <w:r>
        <w:rPr>
          <w:rStyle w:val="45"/>
        </w:rPr>
        <w:t>GENERAL</w:t>
      </w:r>
      <w:r>
        <w:tab/>
      </w:r>
      <w:r>
        <w:fldChar w:fldCharType="begin"/>
      </w:r>
      <w:r>
        <w:instrText xml:space="preserve"> PAGEREF _Toc50572578 \h </w:instrText>
      </w:r>
      <w:r>
        <w:fldChar w:fldCharType="separate"/>
      </w:r>
      <w:r>
        <w:t>4</w:t>
      </w:r>
      <w:r>
        <w:fldChar w:fldCharType="end"/>
      </w:r>
      <w:r>
        <w:fldChar w:fldCharType="end"/>
      </w:r>
    </w:p>
    <w:p w14:paraId="04EDD962">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"_Toc50572579" </w:instrText>
      </w:r>
      <w:r>
        <w:fldChar w:fldCharType="separate"/>
      </w:r>
      <w:r>
        <w:rPr>
          <w:rStyle w:val="45"/>
        </w:rPr>
        <w:t>6.1.1</w:t>
      </w:r>
      <w:r>
        <w:rPr>
          <w:rFonts w:asciiTheme="minorHAnsi" w:hAnsiTheme="minorHAnsi" w:eastAsiaTheme="minorEastAsia" w:cstheme="minorBidi"/>
          <w:caps w:val="0"/>
          <w:kern w:val="2"/>
          <w:sz w:val="21"/>
          <w:szCs w:val="22"/>
          <w:lang w:val="en-US"/>
        </w:rPr>
        <w:tab/>
      </w:r>
      <w:r>
        <w:rPr>
          <w:rStyle w:val="45"/>
        </w:rPr>
        <w:t>GENERAL</w:t>
      </w:r>
      <w:r>
        <w:tab/>
      </w:r>
      <w:r>
        <w:fldChar w:fldCharType="begin"/>
      </w:r>
      <w:r>
        <w:instrText xml:space="preserve"> PAGEREF _Toc50572579 \h </w:instrText>
      </w:r>
      <w:r>
        <w:fldChar w:fldCharType="separate"/>
      </w:r>
      <w:r>
        <w:t>4</w:t>
      </w:r>
      <w:r>
        <w:fldChar w:fldCharType="end"/>
      </w:r>
      <w:r>
        <w:fldChar w:fldCharType="end"/>
      </w:r>
    </w:p>
    <w:p w14:paraId="3E0F3825">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"_Toc50572580" </w:instrText>
      </w:r>
      <w:r>
        <w:fldChar w:fldCharType="separate"/>
      </w:r>
      <w:r>
        <w:rPr>
          <w:rStyle w:val="45"/>
        </w:rPr>
        <w:t>6.1.2</w:t>
      </w:r>
      <w:r>
        <w:rPr>
          <w:rFonts w:asciiTheme="minorHAnsi" w:hAnsiTheme="minorHAnsi" w:eastAsiaTheme="minorEastAsia" w:cstheme="minorBidi"/>
          <w:caps w:val="0"/>
          <w:kern w:val="2"/>
          <w:sz w:val="21"/>
          <w:szCs w:val="22"/>
          <w:lang w:val="en-US"/>
        </w:rPr>
        <w:tab/>
      </w:r>
      <w:r>
        <w:rPr>
          <w:rStyle w:val="45"/>
        </w:rPr>
        <w:t>INSPECTION AND TEST</w:t>
      </w:r>
      <w:r>
        <w:tab/>
      </w:r>
      <w:r>
        <w:fldChar w:fldCharType="begin"/>
      </w:r>
      <w:r>
        <w:instrText xml:space="preserve"> PAGEREF _Toc50572580 \h </w:instrText>
      </w:r>
      <w:r>
        <w:fldChar w:fldCharType="separate"/>
      </w:r>
      <w:r>
        <w:t>5</w:t>
      </w:r>
      <w:r>
        <w:fldChar w:fldCharType="end"/>
      </w:r>
      <w:r>
        <w:fldChar w:fldCharType="end"/>
      </w:r>
    </w:p>
    <w:p w14:paraId="457573FC">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"_Toc50572581" </w:instrText>
      </w:r>
      <w:r>
        <w:fldChar w:fldCharType="separate"/>
      </w:r>
      <w:r>
        <w:rPr>
          <w:rStyle w:val="45"/>
        </w:rPr>
        <w:t>6.1.3</w:t>
      </w:r>
      <w:r>
        <w:rPr>
          <w:rFonts w:asciiTheme="minorHAnsi" w:hAnsiTheme="minorHAnsi" w:eastAsiaTheme="minorEastAsia" w:cstheme="minorBidi"/>
          <w:caps w:val="0"/>
          <w:kern w:val="2"/>
          <w:sz w:val="21"/>
          <w:szCs w:val="22"/>
          <w:lang w:val="en-US"/>
        </w:rPr>
        <w:tab/>
      </w:r>
      <w:r>
        <w:rPr>
          <w:rStyle w:val="45"/>
        </w:rPr>
        <w:t>FUEL OIL</w:t>
      </w:r>
      <w:r>
        <w:tab/>
      </w:r>
      <w:r>
        <w:fldChar w:fldCharType="begin"/>
      </w:r>
      <w:r>
        <w:instrText xml:space="preserve"> PAGEREF _Toc50572581 \h </w:instrText>
      </w:r>
      <w:r>
        <w:fldChar w:fldCharType="separate"/>
      </w:r>
      <w:r>
        <w:t>7</w:t>
      </w:r>
      <w:r>
        <w:fldChar w:fldCharType="end"/>
      </w:r>
      <w:r>
        <w:fldChar w:fldCharType="end"/>
      </w:r>
    </w:p>
    <w:p w14:paraId="2AC43657">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"_Toc50572582" </w:instrText>
      </w:r>
      <w:r>
        <w:fldChar w:fldCharType="separate"/>
      </w:r>
      <w:r>
        <w:rPr>
          <w:rStyle w:val="45"/>
        </w:rPr>
        <w:t>6.1.4</w:t>
      </w:r>
      <w:r>
        <w:rPr>
          <w:rFonts w:asciiTheme="minorHAnsi" w:hAnsiTheme="minorHAnsi" w:eastAsiaTheme="minorEastAsia" w:cstheme="minorBidi"/>
          <w:caps w:val="0"/>
          <w:kern w:val="2"/>
          <w:sz w:val="21"/>
          <w:szCs w:val="22"/>
          <w:lang w:val="en-US"/>
        </w:rPr>
        <w:tab/>
      </w:r>
      <w:r>
        <w:rPr>
          <w:rStyle w:val="45"/>
        </w:rPr>
        <w:t>DESIGN CONDITION</w:t>
      </w:r>
      <w:r>
        <w:tab/>
      </w:r>
      <w:r>
        <w:fldChar w:fldCharType="begin"/>
      </w:r>
      <w:r>
        <w:instrText xml:space="preserve"> PAGEREF _Toc50572582 \h </w:instrText>
      </w:r>
      <w:r>
        <w:fldChar w:fldCharType="separate"/>
      </w:r>
      <w:r>
        <w:t>7</w:t>
      </w:r>
      <w:r>
        <w:fldChar w:fldCharType="end"/>
      </w:r>
      <w:r>
        <w:fldChar w:fldCharType="end"/>
      </w:r>
    </w:p>
    <w:p w14:paraId="0814EF3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"_Toc50572583" </w:instrText>
      </w:r>
      <w:r>
        <w:fldChar w:fldCharType="separate"/>
      </w:r>
      <w:r>
        <w:rPr>
          <w:rStyle w:val="45"/>
        </w:rPr>
        <w:t>6.2</w:t>
      </w:r>
      <w:r>
        <w:rPr>
          <w:rFonts w:asciiTheme="minorHAnsi" w:hAnsiTheme="minorHAnsi" w:eastAsiaTheme="minorEastAsia" w:cstheme="minorBidi"/>
          <w:b w:val="0"/>
          <w:caps w:val="0"/>
          <w:kern w:val="2"/>
          <w:sz w:val="21"/>
          <w:szCs w:val="22"/>
          <w:lang w:val="en-US"/>
        </w:rPr>
        <w:tab/>
      </w:r>
      <w:r>
        <w:rPr>
          <w:rStyle w:val="45"/>
        </w:rPr>
        <w:t>PRINCIPAL PARTICULARS OF MACHINERY</w:t>
      </w:r>
      <w:r>
        <w:tab/>
      </w:r>
      <w:r>
        <w:fldChar w:fldCharType="begin"/>
      </w:r>
      <w:r>
        <w:instrText xml:space="preserve"> PAGEREF _Toc50572583 \h </w:instrText>
      </w:r>
      <w:r>
        <w:fldChar w:fldCharType="separate"/>
      </w:r>
      <w:r>
        <w:t>10</w:t>
      </w:r>
      <w:r>
        <w:fldChar w:fldCharType="end"/>
      </w:r>
      <w:r>
        <w:fldChar w:fldCharType="end"/>
      </w:r>
    </w:p>
    <w:p w14:paraId="14382CE4">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"_Toc50572584" </w:instrText>
      </w:r>
      <w:r>
        <w:fldChar w:fldCharType="separate"/>
      </w:r>
      <w:r>
        <w:rPr>
          <w:rStyle w:val="45"/>
        </w:rPr>
        <w:t>6.2.1</w:t>
      </w:r>
      <w:r>
        <w:rPr>
          <w:rFonts w:asciiTheme="minorHAnsi" w:hAnsiTheme="minorHAnsi" w:eastAsiaTheme="minorEastAsia" w:cstheme="minorBidi"/>
          <w:caps w:val="0"/>
          <w:kern w:val="2"/>
          <w:sz w:val="21"/>
          <w:szCs w:val="22"/>
          <w:lang w:val="en-US"/>
        </w:rPr>
        <w:tab/>
      </w:r>
      <w:r>
        <w:rPr>
          <w:rStyle w:val="45"/>
        </w:rPr>
        <w:t>NOx EMISSION SOLUTION</w:t>
      </w:r>
      <w:r>
        <w:tab/>
      </w:r>
      <w:r>
        <w:fldChar w:fldCharType="begin"/>
      </w:r>
      <w:r>
        <w:instrText xml:space="preserve"> PAGEREF _Toc50572584 \h </w:instrText>
      </w:r>
      <w:r>
        <w:fldChar w:fldCharType="separate"/>
      </w:r>
      <w:r>
        <w:t>10</w:t>
      </w:r>
      <w:r>
        <w:fldChar w:fldCharType="end"/>
      </w:r>
      <w:r>
        <w:fldChar w:fldCharType="end"/>
      </w:r>
    </w:p>
    <w:p w14:paraId="609DCF9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"_Toc50572585" </w:instrText>
      </w:r>
      <w:r>
        <w:fldChar w:fldCharType="separate"/>
      </w:r>
      <w:r>
        <w:rPr>
          <w:rStyle w:val="45"/>
        </w:rPr>
        <w:t>6.2.2</w:t>
      </w:r>
      <w:r>
        <w:rPr>
          <w:rFonts w:asciiTheme="minorHAnsi" w:hAnsiTheme="minorHAnsi" w:eastAsiaTheme="minorEastAsia" w:cstheme="minorBidi"/>
          <w:caps w:val="0"/>
          <w:kern w:val="2"/>
          <w:sz w:val="21"/>
          <w:szCs w:val="22"/>
          <w:lang w:val="en-US"/>
        </w:rPr>
        <w:tab/>
      </w:r>
      <w:r>
        <w:rPr>
          <w:rStyle w:val="45"/>
        </w:rPr>
        <w:t>MAIN ENGINE</w:t>
      </w:r>
      <w:r>
        <w:tab/>
      </w:r>
      <w:r>
        <w:fldChar w:fldCharType="begin"/>
      </w:r>
      <w:r>
        <w:instrText xml:space="preserve"> PAGEREF _Toc50572585 \h </w:instrText>
      </w:r>
      <w:r>
        <w:fldChar w:fldCharType="separate"/>
      </w:r>
      <w:r>
        <w:t>10</w:t>
      </w:r>
      <w:r>
        <w:fldChar w:fldCharType="end"/>
      </w:r>
      <w:r>
        <w:fldChar w:fldCharType="end"/>
      </w:r>
    </w:p>
    <w:p w14:paraId="050A759E">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"_Toc50572586" </w:instrText>
      </w:r>
      <w:r>
        <w:fldChar w:fldCharType="separate"/>
      </w:r>
      <w:r>
        <w:rPr>
          <w:rStyle w:val="45"/>
        </w:rPr>
        <w:t>6.2.3</w:t>
      </w:r>
      <w:r>
        <w:rPr>
          <w:rFonts w:asciiTheme="minorHAnsi" w:hAnsiTheme="minorHAnsi" w:eastAsiaTheme="minorEastAsia" w:cstheme="minorBidi"/>
          <w:caps w:val="0"/>
          <w:kern w:val="2"/>
          <w:sz w:val="21"/>
          <w:szCs w:val="22"/>
          <w:lang w:val="en-US"/>
        </w:rPr>
        <w:tab/>
      </w:r>
      <w:r>
        <w:rPr>
          <w:rStyle w:val="45"/>
        </w:rPr>
        <w:t>SHAFTING AND PROPELLER</w:t>
      </w:r>
      <w:r>
        <w:tab/>
      </w:r>
      <w:r>
        <w:fldChar w:fldCharType="begin"/>
      </w:r>
      <w:r>
        <w:instrText xml:space="preserve"> PAGEREF _Toc50572586 \h </w:instrText>
      </w:r>
      <w:r>
        <w:fldChar w:fldCharType="separate"/>
      </w:r>
      <w:r>
        <w:t>10</w:t>
      </w:r>
      <w:r>
        <w:fldChar w:fldCharType="end"/>
      </w:r>
      <w:r>
        <w:fldChar w:fldCharType="end"/>
      </w:r>
    </w:p>
    <w:p w14:paraId="640B7728">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"_Toc50572587" </w:instrText>
      </w:r>
      <w:r>
        <w:fldChar w:fldCharType="separate"/>
      </w:r>
      <w:r>
        <w:rPr>
          <w:rStyle w:val="45"/>
        </w:rPr>
        <w:t>6.2.4</w:t>
      </w:r>
      <w:r>
        <w:rPr>
          <w:rFonts w:asciiTheme="minorHAnsi" w:hAnsiTheme="minorHAnsi" w:eastAsiaTheme="minorEastAsia" w:cstheme="minorBidi"/>
          <w:caps w:val="0"/>
          <w:kern w:val="2"/>
          <w:sz w:val="21"/>
          <w:szCs w:val="22"/>
          <w:lang w:val="en-US"/>
        </w:rPr>
        <w:tab/>
      </w:r>
      <w:r>
        <w:rPr>
          <w:rStyle w:val="45"/>
        </w:rPr>
        <w:t>ELECTRIC GENERATING PLANT</w:t>
      </w:r>
      <w:r>
        <w:tab/>
      </w:r>
      <w:r>
        <w:fldChar w:fldCharType="begin"/>
      </w:r>
      <w:r>
        <w:instrText xml:space="preserve"> PAGEREF _Toc50572587 \h </w:instrText>
      </w:r>
      <w:r>
        <w:fldChar w:fldCharType="separate"/>
      </w:r>
      <w:r>
        <w:t>11</w:t>
      </w:r>
      <w:r>
        <w:fldChar w:fldCharType="end"/>
      </w:r>
      <w:r>
        <w:fldChar w:fldCharType="end"/>
      </w:r>
    </w:p>
    <w:p w14:paraId="5FC0985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"_Toc50572588" </w:instrText>
      </w:r>
      <w:r>
        <w:fldChar w:fldCharType="separate"/>
      </w:r>
      <w:r>
        <w:rPr>
          <w:rStyle w:val="45"/>
        </w:rPr>
        <w:t>6.2.5</w:t>
      </w:r>
      <w:r>
        <w:rPr>
          <w:rFonts w:asciiTheme="minorHAnsi" w:hAnsiTheme="minorHAnsi" w:eastAsiaTheme="minorEastAsia" w:cstheme="minorBidi"/>
          <w:caps w:val="0"/>
          <w:kern w:val="2"/>
          <w:sz w:val="21"/>
          <w:szCs w:val="22"/>
          <w:lang w:val="en-US"/>
        </w:rPr>
        <w:tab/>
      </w:r>
      <w:r>
        <w:rPr>
          <w:rStyle w:val="45"/>
        </w:rPr>
        <w:t>STEAM GENERATING PLANT</w:t>
      </w:r>
      <w:r>
        <w:tab/>
      </w:r>
      <w:r>
        <w:fldChar w:fldCharType="begin"/>
      </w:r>
      <w:r>
        <w:instrText xml:space="preserve"> PAGEREF _Toc50572588 \h </w:instrText>
      </w:r>
      <w:r>
        <w:fldChar w:fldCharType="separate"/>
      </w:r>
      <w:r>
        <w:t>11</w:t>
      </w:r>
      <w:r>
        <w:fldChar w:fldCharType="end"/>
      </w:r>
      <w:r>
        <w:fldChar w:fldCharType="end"/>
      </w:r>
    </w:p>
    <w:p w14:paraId="7A935D4D">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"_Toc50572589" </w:instrText>
      </w:r>
      <w:r>
        <w:fldChar w:fldCharType="separate"/>
      </w:r>
      <w:r>
        <w:rPr>
          <w:rStyle w:val="45"/>
        </w:rPr>
        <w:t>6.2.6</w:t>
      </w:r>
      <w:r>
        <w:rPr>
          <w:rFonts w:asciiTheme="minorHAnsi" w:hAnsiTheme="minorHAnsi" w:eastAsiaTheme="minorEastAsia" w:cstheme="minorBidi"/>
          <w:caps w:val="0"/>
          <w:kern w:val="2"/>
          <w:sz w:val="21"/>
          <w:szCs w:val="22"/>
          <w:lang w:val="en-US"/>
        </w:rPr>
        <w:tab/>
      </w:r>
      <w:r>
        <w:rPr>
          <w:rStyle w:val="45"/>
        </w:rPr>
        <w:t>COMPRESSED AIR SYSTEM</w:t>
      </w:r>
      <w:r>
        <w:tab/>
      </w:r>
      <w:r>
        <w:fldChar w:fldCharType="begin"/>
      </w:r>
      <w:r>
        <w:instrText xml:space="preserve"> PAGEREF _Toc50572589 \h </w:instrText>
      </w:r>
      <w:r>
        <w:fldChar w:fldCharType="separate"/>
      </w:r>
      <w:r>
        <w:t>12</w:t>
      </w:r>
      <w:r>
        <w:fldChar w:fldCharType="end"/>
      </w:r>
      <w:r>
        <w:fldChar w:fldCharType="end"/>
      </w:r>
    </w:p>
    <w:p w14:paraId="457B5093">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"_Toc50572590" </w:instrText>
      </w:r>
      <w:r>
        <w:fldChar w:fldCharType="separate"/>
      </w:r>
      <w:r>
        <w:rPr>
          <w:rStyle w:val="45"/>
        </w:rPr>
        <w:t>6.2.7</w:t>
      </w:r>
      <w:r>
        <w:rPr>
          <w:rFonts w:asciiTheme="minorHAnsi" w:hAnsiTheme="minorHAnsi" w:eastAsiaTheme="minorEastAsia" w:cstheme="minorBidi"/>
          <w:caps w:val="0"/>
          <w:kern w:val="2"/>
          <w:sz w:val="21"/>
          <w:szCs w:val="22"/>
          <w:lang w:val="en-US"/>
        </w:rPr>
        <w:tab/>
      </w:r>
      <w:r>
        <w:rPr>
          <w:rStyle w:val="45"/>
        </w:rPr>
        <w:t>COOLING WATER SYSTEM</w:t>
      </w:r>
      <w:r>
        <w:tab/>
      </w:r>
      <w:r>
        <w:fldChar w:fldCharType="begin"/>
      </w:r>
      <w:r>
        <w:instrText xml:space="preserve"> PAGEREF _Toc50572590 \h </w:instrText>
      </w:r>
      <w:r>
        <w:fldChar w:fldCharType="separate"/>
      </w:r>
      <w:r>
        <w:t>13</w:t>
      </w:r>
      <w:r>
        <w:fldChar w:fldCharType="end"/>
      </w:r>
      <w:r>
        <w:fldChar w:fldCharType="end"/>
      </w:r>
    </w:p>
    <w:p w14:paraId="15FA5B0E">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"_Toc50572591" </w:instrText>
      </w:r>
      <w:r>
        <w:fldChar w:fldCharType="separate"/>
      </w:r>
      <w:r>
        <w:rPr>
          <w:rStyle w:val="45"/>
        </w:rPr>
        <w:t>6.2.8</w:t>
      </w:r>
      <w:r>
        <w:rPr>
          <w:rFonts w:asciiTheme="minorHAnsi" w:hAnsiTheme="minorHAnsi" w:eastAsiaTheme="minorEastAsia" w:cstheme="minorBidi"/>
          <w:caps w:val="0"/>
          <w:kern w:val="2"/>
          <w:sz w:val="21"/>
          <w:szCs w:val="22"/>
          <w:lang w:val="en-US"/>
        </w:rPr>
        <w:tab/>
      </w:r>
      <w:r>
        <w:rPr>
          <w:rStyle w:val="45"/>
        </w:rPr>
        <w:t>FEED AND DRAIN SYSTEM</w:t>
      </w:r>
      <w:r>
        <w:tab/>
      </w:r>
      <w:r>
        <w:fldChar w:fldCharType="begin"/>
      </w:r>
      <w:r>
        <w:instrText xml:space="preserve"> PAGEREF _Toc50572591 \h </w:instrText>
      </w:r>
      <w:r>
        <w:fldChar w:fldCharType="separate"/>
      </w:r>
      <w:r>
        <w:t>14</w:t>
      </w:r>
      <w:r>
        <w:fldChar w:fldCharType="end"/>
      </w:r>
      <w:r>
        <w:fldChar w:fldCharType="end"/>
      </w:r>
    </w:p>
    <w:p w14:paraId="23622DBA">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"_Toc50572592" </w:instrText>
      </w:r>
      <w:r>
        <w:fldChar w:fldCharType="separate"/>
      </w:r>
      <w:r>
        <w:rPr>
          <w:rStyle w:val="45"/>
        </w:rPr>
        <w:t>6.2.9</w:t>
      </w:r>
      <w:r>
        <w:rPr>
          <w:rFonts w:asciiTheme="minorHAnsi" w:hAnsiTheme="minorHAnsi" w:eastAsiaTheme="minorEastAsia" w:cstheme="minorBidi"/>
          <w:caps w:val="0"/>
          <w:kern w:val="2"/>
          <w:sz w:val="21"/>
          <w:szCs w:val="22"/>
          <w:lang w:val="en-US"/>
        </w:rPr>
        <w:tab/>
      </w:r>
      <w:r>
        <w:rPr>
          <w:rStyle w:val="45"/>
        </w:rPr>
        <w:t>FUEL SYSTEM</w:t>
      </w:r>
      <w:r>
        <w:tab/>
      </w:r>
      <w:r>
        <w:fldChar w:fldCharType="begin"/>
      </w:r>
      <w:r>
        <w:instrText xml:space="preserve"> PAGEREF _Toc50572592 \h </w:instrText>
      </w:r>
      <w:r>
        <w:fldChar w:fldCharType="separate"/>
      </w:r>
      <w:r>
        <w:t>14</w:t>
      </w:r>
      <w:r>
        <w:fldChar w:fldCharType="end"/>
      </w:r>
      <w:r>
        <w:fldChar w:fldCharType="end"/>
      </w:r>
    </w:p>
    <w:p w14:paraId="5F865A0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"_Toc50572593" </w:instrText>
      </w:r>
      <w:r>
        <w:fldChar w:fldCharType="separate"/>
      </w:r>
      <w:r>
        <w:rPr>
          <w:rStyle w:val="45"/>
        </w:rPr>
        <w:t>6.2.10</w:t>
      </w:r>
      <w:r>
        <w:rPr>
          <w:rFonts w:asciiTheme="minorHAnsi" w:hAnsiTheme="minorHAnsi" w:eastAsiaTheme="minorEastAsia" w:cstheme="minorBidi"/>
          <w:caps w:val="0"/>
          <w:kern w:val="2"/>
          <w:sz w:val="21"/>
          <w:szCs w:val="22"/>
          <w:lang w:val="en-US"/>
        </w:rPr>
        <w:tab/>
      </w:r>
      <w:r>
        <w:rPr>
          <w:rStyle w:val="45"/>
        </w:rPr>
        <w:t>LUBRICATING OIL SYSTEM</w:t>
      </w:r>
      <w:r>
        <w:tab/>
      </w:r>
      <w:r>
        <w:fldChar w:fldCharType="begin"/>
      </w:r>
      <w:r>
        <w:instrText xml:space="preserve"> PAGEREF _Toc50572593 \h </w:instrText>
      </w:r>
      <w:r>
        <w:fldChar w:fldCharType="separate"/>
      </w:r>
      <w:r>
        <w:t>15</w:t>
      </w:r>
      <w:r>
        <w:fldChar w:fldCharType="end"/>
      </w:r>
      <w:r>
        <w:fldChar w:fldCharType="end"/>
      </w:r>
    </w:p>
    <w:p w14:paraId="41677C07">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"_Toc50572594" </w:instrText>
      </w:r>
      <w:r>
        <w:fldChar w:fldCharType="separate"/>
      </w:r>
      <w:r>
        <w:rPr>
          <w:rStyle w:val="45"/>
        </w:rPr>
        <w:t>6.2.11</w:t>
      </w:r>
      <w:r>
        <w:rPr>
          <w:rFonts w:asciiTheme="minorHAnsi" w:hAnsiTheme="minorHAnsi" w:eastAsiaTheme="minorEastAsia" w:cstheme="minorBidi"/>
          <w:caps w:val="0"/>
          <w:kern w:val="2"/>
          <w:sz w:val="21"/>
          <w:szCs w:val="22"/>
          <w:lang w:val="en-US"/>
        </w:rPr>
        <w:tab/>
      </w:r>
      <w:r>
        <w:rPr>
          <w:rStyle w:val="45"/>
        </w:rPr>
        <w:t>FIRE, BILGE, BALLAST AND GENERAL SERVICE SYSTEM</w:t>
      </w:r>
      <w:r>
        <w:tab/>
      </w:r>
      <w:r>
        <w:fldChar w:fldCharType="begin"/>
      </w:r>
      <w:r>
        <w:instrText xml:space="preserve"> PAGEREF _Toc50572594 \h </w:instrText>
      </w:r>
      <w:r>
        <w:fldChar w:fldCharType="separate"/>
      </w:r>
      <w:r>
        <w:t>16</w:t>
      </w:r>
      <w:r>
        <w:fldChar w:fldCharType="end"/>
      </w:r>
      <w:r>
        <w:fldChar w:fldCharType="end"/>
      </w:r>
    </w:p>
    <w:p w14:paraId="2266C25C">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"_Toc50572595" </w:instrText>
      </w:r>
      <w:r>
        <w:fldChar w:fldCharType="separate"/>
      </w:r>
      <w:r>
        <w:rPr>
          <w:rStyle w:val="45"/>
        </w:rPr>
        <w:t>6.2.12</w:t>
      </w:r>
      <w:r>
        <w:rPr>
          <w:rFonts w:asciiTheme="minorHAnsi" w:hAnsiTheme="minorHAnsi" w:eastAsiaTheme="minorEastAsia" w:cstheme="minorBidi"/>
          <w:caps w:val="0"/>
          <w:kern w:val="2"/>
          <w:sz w:val="21"/>
          <w:szCs w:val="22"/>
          <w:lang w:val="en-US"/>
        </w:rPr>
        <w:tab/>
      </w:r>
      <w:r>
        <w:rPr>
          <w:rStyle w:val="45"/>
        </w:rPr>
        <w:t>FRESH WATER GENERATOR</w:t>
      </w:r>
      <w:r>
        <w:tab/>
      </w:r>
      <w:r>
        <w:fldChar w:fldCharType="begin"/>
      </w:r>
      <w:r>
        <w:instrText xml:space="preserve"> PAGEREF _Toc50572595 \h </w:instrText>
      </w:r>
      <w:r>
        <w:fldChar w:fldCharType="separate"/>
      </w:r>
      <w:r>
        <w:t>17</w:t>
      </w:r>
      <w:r>
        <w:fldChar w:fldCharType="end"/>
      </w:r>
      <w:r>
        <w:fldChar w:fldCharType="end"/>
      </w:r>
    </w:p>
    <w:p w14:paraId="7A9E7BEE">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"_Toc50572596" </w:instrText>
      </w:r>
      <w:r>
        <w:fldChar w:fldCharType="separate"/>
      </w:r>
      <w:r>
        <w:rPr>
          <w:rStyle w:val="45"/>
        </w:rPr>
        <w:t>6.2.13</w:t>
      </w:r>
      <w:r>
        <w:rPr>
          <w:rFonts w:asciiTheme="minorHAnsi" w:hAnsiTheme="minorHAnsi" w:eastAsiaTheme="minorEastAsia" w:cstheme="minorBidi"/>
          <w:caps w:val="0"/>
          <w:kern w:val="2"/>
          <w:sz w:val="21"/>
          <w:szCs w:val="22"/>
          <w:lang w:val="en-US"/>
        </w:rPr>
        <w:tab/>
      </w:r>
      <w:r>
        <w:rPr>
          <w:rStyle w:val="45"/>
        </w:rPr>
        <w:t>FRESH WATER SERVICE SYSTEM</w:t>
      </w:r>
      <w:r>
        <w:tab/>
      </w:r>
      <w:r>
        <w:fldChar w:fldCharType="begin"/>
      </w:r>
      <w:r>
        <w:instrText xml:space="preserve"> PAGEREF _Toc50572596 \h </w:instrText>
      </w:r>
      <w:r>
        <w:fldChar w:fldCharType="separate"/>
      </w:r>
      <w:r>
        <w:t>17</w:t>
      </w:r>
      <w:r>
        <w:fldChar w:fldCharType="end"/>
      </w:r>
      <w:r>
        <w:fldChar w:fldCharType="end"/>
      </w:r>
    </w:p>
    <w:p w14:paraId="60F231F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"_Toc50572597" </w:instrText>
      </w:r>
      <w:r>
        <w:fldChar w:fldCharType="separate"/>
      </w:r>
      <w:r>
        <w:rPr>
          <w:rStyle w:val="45"/>
        </w:rPr>
        <w:t>6.2.14</w:t>
      </w:r>
      <w:r>
        <w:rPr>
          <w:rFonts w:asciiTheme="minorHAnsi" w:hAnsiTheme="minorHAnsi" w:eastAsiaTheme="minorEastAsia" w:cstheme="minorBidi"/>
          <w:caps w:val="0"/>
          <w:kern w:val="2"/>
          <w:sz w:val="21"/>
          <w:szCs w:val="22"/>
          <w:lang w:val="en-US"/>
        </w:rPr>
        <w:tab/>
      </w:r>
      <w:r>
        <w:rPr>
          <w:rStyle w:val="45"/>
        </w:rPr>
        <w:t>scrubber system</w:t>
      </w:r>
      <w:r>
        <w:tab/>
      </w:r>
      <w:r>
        <w:fldChar w:fldCharType="begin"/>
      </w:r>
      <w:r>
        <w:instrText xml:space="preserve"> PAGEREF _Toc50572597 \h </w:instrText>
      </w:r>
      <w:r>
        <w:fldChar w:fldCharType="separate"/>
      </w:r>
      <w:r>
        <w:t>18</w:t>
      </w:r>
      <w:r>
        <w:fldChar w:fldCharType="end"/>
      </w:r>
      <w:r>
        <w:fldChar w:fldCharType="end"/>
      </w:r>
    </w:p>
    <w:p w14:paraId="426F067C">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"_Toc50572598" </w:instrText>
      </w:r>
      <w:r>
        <w:fldChar w:fldCharType="separate"/>
      </w:r>
      <w:r>
        <w:rPr>
          <w:rStyle w:val="45"/>
        </w:rPr>
        <w:t>6.2.15</w:t>
      </w:r>
      <w:r>
        <w:rPr>
          <w:rFonts w:asciiTheme="minorHAnsi" w:hAnsiTheme="minorHAnsi" w:eastAsiaTheme="minorEastAsia" w:cstheme="minorBidi"/>
          <w:caps w:val="0"/>
          <w:kern w:val="2"/>
          <w:sz w:val="21"/>
          <w:szCs w:val="22"/>
          <w:lang w:val="en-US"/>
        </w:rPr>
        <w:tab/>
      </w:r>
      <w:r>
        <w:rPr>
          <w:rStyle w:val="45"/>
        </w:rPr>
        <w:t>FANS</w:t>
      </w:r>
      <w:r>
        <w:tab/>
      </w:r>
      <w:r>
        <w:fldChar w:fldCharType="begin"/>
      </w:r>
      <w:r>
        <w:instrText xml:space="preserve"> PAGEREF _Toc50572598 \h </w:instrText>
      </w:r>
      <w:r>
        <w:fldChar w:fldCharType="separate"/>
      </w:r>
      <w:r>
        <w:t>19</w:t>
      </w:r>
      <w:r>
        <w:fldChar w:fldCharType="end"/>
      </w:r>
      <w:r>
        <w:fldChar w:fldCharType="end"/>
      </w:r>
    </w:p>
    <w:p w14:paraId="400AAC31">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"_Toc50572599" </w:instrText>
      </w:r>
      <w:r>
        <w:fldChar w:fldCharType="separate"/>
      </w:r>
      <w:r>
        <w:rPr>
          <w:rStyle w:val="45"/>
        </w:rPr>
        <w:t>6.2.16</w:t>
      </w:r>
      <w:r>
        <w:rPr>
          <w:rFonts w:asciiTheme="minorHAnsi" w:hAnsiTheme="minorHAnsi" w:eastAsiaTheme="minorEastAsia" w:cstheme="minorBidi"/>
          <w:caps w:val="0"/>
          <w:kern w:val="2"/>
          <w:sz w:val="21"/>
          <w:szCs w:val="22"/>
          <w:lang w:val="en-US"/>
        </w:rPr>
        <w:tab/>
      </w:r>
      <w:r>
        <w:rPr>
          <w:rStyle w:val="45"/>
        </w:rPr>
        <w:t>WORKSHOP EQUIPMENT</w:t>
      </w:r>
      <w:r>
        <w:tab/>
      </w:r>
      <w:r>
        <w:fldChar w:fldCharType="begin"/>
      </w:r>
      <w:r>
        <w:instrText xml:space="preserve"> PAGEREF _Toc50572599 \h </w:instrText>
      </w:r>
      <w:r>
        <w:fldChar w:fldCharType="separate"/>
      </w:r>
      <w:r>
        <w:t>19</w:t>
      </w:r>
      <w:r>
        <w:fldChar w:fldCharType="end"/>
      </w:r>
      <w:r>
        <w:fldChar w:fldCharType="end"/>
      </w:r>
    </w:p>
    <w:p w14:paraId="71490C79">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"_Toc50572600" </w:instrText>
      </w:r>
      <w:r>
        <w:fldChar w:fldCharType="separate"/>
      </w:r>
      <w:r>
        <w:rPr>
          <w:rStyle w:val="45"/>
        </w:rPr>
        <w:t>6.2.17</w:t>
      </w:r>
      <w:r>
        <w:rPr>
          <w:rFonts w:asciiTheme="minorHAnsi" w:hAnsiTheme="minorHAnsi" w:eastAsiaTheme="minorEastAsia" w:cstheme="minorBidi"/>
          <w:caps w:val="0"/>
          <w:kern w:val="2"/>
          <w:sz w:val="21"/>
          <w:szCs w:val="22"/>
          <w:lang w:val="en-US"/>
        </w:rPr>
        <w:tab/>
      </w:r>
      <w:r>
        <w:rPr>
          <w:rStyle w:val="45"/>
        </w:rPr>
        <w:t>MISCELLANEOUS</w:t>
      </w:r>
      <w:r>
        <w:tab/>
      </w:r>
      <w:r>
        <w:fldChar w:fldCharType="begin"/>
      </w:r>
      <w:r>
        <w:instrText xml:space="preserve"> PAGEREF _Toc50572600 \h </w:instrText>
      </w:r>
      <w:r>
        <w:fldChar w:fldCharType="separate"/>
      </w:r>
      <w:r>
        <w:t>20</w:t>
      </w:r>
      <w:r>
        <w:fldChar w:fldCharType="end"/>
      </w:r>
      <w:r>
        <w:fldChar w:fldCharType="end"/>
      </w:r>
    </w:p>
    <w:p w14:paraId="68E5BB7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"_Toc50572601" </w:instrText>
      </w:r>
      <w:r>
        <w:fldChar w:fldCharType="separate"/>
      </w:r>
      <w:r>
        <w:rPr>
          <w:rStyle w:val="45"/>
        </w:rPr>
        <w:t>6.2.18</w:t>
      </w:r>
      <w:r>
        <w:rPr>
          <w:rFonts w:asciiTheme="minorHAnsi" w:hAnsiTheme="minorHAnsi" w:eastAsiaTheme="minorEastAsia" w:cstheme="minorBidi"/>
          <w:caps w:val="0"/>
          <w:kern w:val="2"/>
          <w:sz w:val="21"/>
          <w:szCs w:val="22"/>
          <w:lang w:val="en-US"/>
        </w:rPr>
        <w:tab/>
      </w:r>
      <w:r>
        <w:rPr>
          <w:rStyle w:val="45"/>
        </w:rPr>
        <w:t>TANKS IN ENGINE ROOM</w:t>
      </w:r>
      <w:r>
        <w:tab/>
      </w:r>
      <w:r>
        <w:fldChar w:fldCharType="begin"/>
      </w:r>
      <w:r>
        <w:instrText xml:space="preserve"> PAGEREF _Toc50572601 \h </w:instrText>
      </w:r>
      <w:r>
        <w:fldChar w:fldCharType="separate"/>
      </w:r>
      <w:r>
        <w:t>21</w:t>
      </w:r>
      <w:r>
        <w:fldChar w:fldCharType="end"/>
      </w:r>
      <w:r>
        <w:fldChar w:fldCharType="end"/>
      </w:r>
    </w:p>
    <w:p w14:paraId="355C8F9E">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"_Toc50572602" </w:instrText>
      </w:r>
      <w:r>
        <w:fldChar w:fldCharType="separate"/>
      </w:r>
      <w:r>
        <w:rPr>
          <w:rStyle w:val="45"/>
        </w:rPr>
        <w:t>6.3</w:t>
      </w:r>
      <w:r>
        <w:rPr>
          <w:rFonts w:asciiTheme="minorHAnsi" w:hAnsiTheme="minorHAnsi" w:eastAsiaTheme="minorEastAsia" w:cstheme="minorBidi"/>
          <w:b w:val="0"/>
          <w:caps w:val="0"/>
          <w:kern w:val="2"/>
          <w:sz w:val="21"/>
          <w:szCs w:val="22"/>
          <w:lang w:val="en-US"/>
        </w:rPr>
        <w:tab/>
      </w:r>
      <w:r>
        <w:rPr>
          <w:rStyle w:val="45"/>
        </w:rPr>
        <w:t>MAIN ENGINE</w:t>
      </w:r>
      <w:r>
        <w:tab/>
      </w:r>
      <w:r>
        <w:fldChar w:fldCharType="begin"/>
      </w:r>
      <w:r>
        <w:instrText xml:space="preserve"> PAGEREF _Toc50572602 \h </w:instrText>
      </w:r>
      <w:r>
        <w:fldChar w:fldCharType="separate"/>
      </w:r>
      <w:r>
        <w:t>23</w:t>
      </w:r>
      <w:r>
        <w:fldChar w:fldCharType="end"/>
      </w:r>
      <w:r>
        <w:fldChar w:fldCharType="end"/>
      </w:r>
    </w:p>
    <w:p w14:paraId="14240775">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"_Toc50572603" </w:instrText>
      </w:r>
      <w:r>
        <w:fldChar w:fldCharType="separate"/>
      </w:r>
      <w:r>
        <w:rPr>
          <w:rStyle w:val="45"/>
        </w:rPr>
        <w:t>6.3.1</w:t>
      </w:r>
      <w:r>
        <w:rPr>
          <w:rFonts w:asciiTheme="minorHAnsi" w:hAnsiTheme="minorHAnsi" w:eastAsiaTheme="minorEastAsia" w:cstheme="minorBidi"/>
          <w:caps w:val="0"/>
          <w:kern w:val="2"/>
          <w:sz w:val="21"/>
          <w:szCs w:val="22"/>
          <w:lang w:val="en-US"/>
        </w:rPr>
        <w:tab/>
      </w:r>
      <w:r>
        <w:rPr>
          <w:rStyle w:val="45"/>
        </w:rPr>
        <w:t>GENERAL</w:t>
      </w:r>
      <w:r>
        <w:tab/>
      </w:r>
      <w:r>
        <w:fldChar w:fldCharType="begin"/>
      </w:r>
      <w:r>
        <w:instrText xml:space="preserve"> PAGEREF _Toc50572603 \h </w:instrText>
      </w:r>
      <w:r>
        <w:fldChar w:fldCharType="separate"/>
      </w:r>
      <w:r>
        <w:t>23</w:t>
      </w:r>
      <w:r>
        <w:fldChar w:fldCharType="end"/>
      </w:r>
      <w:r>
        <w:fldChar w:fldCharType="end"/>
      </w:r>
    </w:p>
    <w:p w14:paraId="04709EDB">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"_Toc50572604" </w:instrText>
      </w:r>
      <w:r>
        <w:fldChar w:fldCharType="separate"/>
      </w:r>
      <w:r>
        <w:rPr>
          <w:rStyle w:val="45"/>
        </w:rPr>
        <w:t>6.3.2</w:t>
      </w:r>
      <w:r>
        <w:rPr>
          <w:rFonts w:asciiTheme="minorHAnsi" w:hAnsiTheme="minorHAnsi" w:eastAsiaTheme="minorEastAsia" w:cstheme="minorBidi"/>
          <w:caps w:val="0"/>
          <w:kern w:val="2"/>
          <w:sz w:val="21"/>
          <w:szCs w:val="22"/>
          <w:lang w:val="en-US"/>
        </w:rPr>
        <w:tab/>
      </w:r>
      <w:r>
        <w:rPr>
          <w:rStyle w:val="45"/>
        </w:rPr>
        <w:t>FITTINGS AND ACCESSORIES</w:t>
      </w:r>
      <w:r>
        <w:tab/>
      </w:r>
      <w:r>
        <w:fldChar w:fldCharType="begin"/>
      </w:r>
      <w:r>
        <w:instrText xml:space="preserve"> PAGEREF _Toc50572604 \h </w:instrText>
      </w:r>
      <w:r>
        <w:fldChar w:fldCharType="separate"/>
      </w:r>
      <w:r>
        <w:t>23</w:t>
      </w:r>
      <w:r>
        <w:fldChar w:fldCharType="end"/>
      </w:r>
      <w:r>
        <w:fldChar w:fldCharType="end"/>
      </w:r>
    </w:p>
    <w:p w14:paraId="4275ACC2">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"_Toc50572605" </w:instrText>
      </w:r>
      <w:r>
        <w:fldChar w:fldCharType="separate"/>
      </w:r>
      <w:r>
        <w:rPr>
          <w:rStyle w:val="45"/>
        </w:rPr>
        <w:t>6.3.3</w:t>
      </w:r>
      <w:r>
        <w:rPr>
          <w:rFonts w:asciiTheme="minorHAnsi" w:hAnsiTheme="minorHAnsi" w:eastAsiaTheme="minorEastAsia" w:cstheme="minorBidi"/>
          <w:caps w:val="0"/>
          <w:kern w:val="2"/>
          <w:sz w:val="21"/>
          <w:szCs w:val="22"/>
          <w:lang w:val="en-US"/>
        </w:rPr>
        <w:tab/>
      </w:r>
      <w:r>
        <w:rPr>
          <w:rStyle w:val="45"/>
        </w:rPr>
        <w:t>INSTALLATION</w:t>
      </w:r>
      <w:r>
        <w:tab/>
      </w:r>
      <w:r>
        <w:fldChar w:fldCharType="begin"/>
      </w:r>
      <w:r>
        <w:instrText xml:space="preserve"> PAGEREF _Toc50572605 \h </w:instrText>
      </w:r>
      <w:r>
        <w:fldChar w:fldCharType="separate"/>
      </w:r>
      <w:r>
        <w:t>24</w:t>
      </w:r>
      <w:r>
        <w:fldChar w:fldCharType="end"/>
      </w:r>
      <w:r>
        <w:fldChar w:fldCharType="end"/>
      </w:r>
    </w:p>
    <w:p w14:paraId="747B8D1B">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"_Toc50572606" </w:instrText>
      </w:r>
      <w:r>
        <w:fldChar w:fldCharType="separate"/>
      </w:r>
      <w:r>
        <w:rPr>
          <w:rStyle w:val="45"/>
        </w:rPr>
        <w:t>6.4</w:t>
      </w:r>
      <w:r>
        <w:rPr>
          <w:rFonts w:asciiTheme="minorHAnsi" w:hAnsiTheme="minorHAnsi" w:eastAsiaTheme="minorEastAsia" w:cstheme="minorBidi"/>
          <w:b w:val="0"/>
          <w:caps w:val="0"/>
          <w:kern w:val="2"/>
          <w:sz w:val="21"/>
          <w:szCs w:val="22"/>
          <w:lang w:val="en-US"/>
        </w:rPr>
        <w:tab/>
      </w:r>
      <w:r>
        <w:rPr>
          <w:rStyle w:val="45"/>
        </w:rPr>
        <w:t>SHAFTING AND PROPELLER</w:t>
      </w:r>
      <w:r>
        <w:tab/>
      </w:r>
      <w:r>
        <w:fldChar w:fldCharType="begin"/>
      </w:r>
      <w:r>
        <w:instrText xml:space="preserve"> PAGEREF _Toc50572606 \h </w:instrText>
      </w:r>
      <w:r>
        <w:fldChar w:fldCharType="separate"/>
      </w:r>
      <w:r>
        <w:t>25</w:t>
      </w:r>
      <w:r>
        <w:fldChar w:fldCharType="end"/>
      </w:r>
      <w:r>
        <w:fldChar w:fldCharType="end"/>
      </w:r>
    </w:p>
    <w:p w14:paraId="46B73BE0">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"_Toc50572607" </w:instrText>
      </w:r>
      <w:r>
        <w:fldChar w:fldCharType="separate"/>
      </w:r>
      <w:r>
        <w:rPr>
          <w:rStyle w:val="45"/>
        </w:rPr>
        <w:t>6.4.1</w:t>
      </w:r>
      <w:r>
        <w:rPr>
          <w:rFonts w:asciiTheme="minorHAnsi" w:hAnsiTheme="minorHAnsi" w:eastAsiaTheme="minorEastAsia" w:cstheme="minorBidi"/>
          <w:caps w:val="0"/>
          <w:kern w:val="2"/>
          <w:sz w:val="21"/>
          <w:szCs w:val="22"/>
          <w:lang w:val="en-US"/>
        </w:rPr>
        <w:tab/>
      </w:r>
      <w:r>
        <w:rPr>
          <w:rStyle w:val="45"/>
        </w:rPr>
        <w:t>GENERAL</w:t>
      </w:r>
      <w:r>
        <w:tab/>
      </w:r>
      <w:r>
        <w:fldChar w:fldCharType="begin"/>
      </w:r>
      <w:r>
        <w:instrText xml:space="preserve"> PAGEREF _Toc50572607 \h </w:instrText>
      </w:r>
      <w:r>
        <w:fldChar w:fldCharType="separate"/>
      </w:r>
      <w:r>
        <w:t>25</w:t>
      </w:r>
      <w:r>
        <w:fldChar w:fldCharType="end"/>
      </w:r>
      <w:r>
        <w:fldChar w:fldCharType="end"/>
      </w:r>
    </w:p>
    <w:p w14:paraId="5DC554B7">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"_Toc50572608" </w:instrText>
      </w:r>
      <w:r>
        <w:fldChar w:fldCharType="separate"/>
      </w:r>
      <w:r>
        <w:rPr>
          <w:rStyle w:val="45"/>
        </w:rPr>
        <w:t>6.4.2</w:t>
      </w:r>
      <w:r>
        <w:rPr>
          <w:rFonts w:asciiTheme="minorHAnsi" w:hAnsiTheme="minorHAnsi" w:eastAsiaTheme="minorEastAsia" w:cstheme="minorBidi"/>
          <w:caps w:val="0"/>
          <w:kern w:val="2"/>
          <w:sz w:val="21"/>
          <w:szCs w:val="22"/>
          <w:lang w:val="en-US"/>
        </w:rPr>
        <w:tab/>
      </w:r>
      <w:r>
        <w:rPr>
          <w:rStyle w:val="45"/>
        </w:rPr>
        <w:t>INTERMEDIATE SHAFT</w:t>
      </w:r>
      <w:r>
        <w:tab/>
      </w:r>
      <w:r>
        <w:fldChar w:fldCharType="begin"/>
      </w:r>
      <w:r>
        <w:instrText xml:space="preserve"> PAGEREF _Toc50572608 \h </w:instrText>
      </w:r>
      <w:r>
        <w:fldChar w:fldCharType="separate"/>
      </w:r>
      <w:r>
        <w:t>25</w:t>
      </w:r>
      <w:r>
        <w:fldChar w:fldCharType="end"/>
      </w:r>
      <w:r>
        <w:fldChar w:fldCharType="end"/>
      </w:r>
    </w:p>
    <w:p w14:paraId="36733699">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"_Toc50572609" </w:instrText>
      </w:r>
      <w:r>
        <w:fldChar w:fldCharType="separate"/>
      </w:r>
      <w:r>
        <w:rPr>
          <w:rStyle w:val="45"/>
        </w:rPr>
        <w:t>6.4.3</w:t>
      </w:r>
      <w:r>
        <w:rPr>
          <w:rFonts w:asciiTheme="minorHAnsi" w:hAnsiTheme="minorHAnsi" w:eastAsiaTheme="minorEastAsia" w:cstheme="minorBidi"/>
          <w:caps w:val="0"/>
          <w:kern w:val="2"/>
          <w:sz w:val="21"/>
          <w:szCs w:val="22"/>
          <w:lang w:val="en-US"/>
        </w:rPr>
        <w:tab/>
      </w:r>
      <w:r>
        <w:rPr>
          <w:rStyle w:val="45"/>
        </w:rPr>
        <w:t>PROPELLER SHAFT</w:t>
      </w:r>
      <w:r>
        <w:tab/>
      </w:r>
      <w:r>
        <w:fldChar w:fldCharType="begin"/>
      </w:r>
      <w:r>
        <w:instrText xml:space="preserve"> PAGEREF _Toc50572609 \h </w:instrText>
      </w:r>
      <w:r>
        <w:fldChar w:fldCharType="separate"/>
      </w:r>
      <w:r>
        <w:t>25</w:t>
      </w:r>
      <w:r>
        <w:fldChar w:fldCharType="end"/>
      </w:r>
      <w:r>
        <w:fldChar w:fldCharType="end"/>
      </w:r>
    </w:p>
    <w:p w14:paraId="263D6A72">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"_Toc50572610" </w:instrText>
      </w:r>
      <w:r>
        <w:fldChar w:fldCharType="separate"/>
      </w:r>
      <w:r>
        <w:rPr>
          <w:rStyle w:val="45"/>
        </w:rPr>
        <w:t>6.4.4</w:t>
      </w:r>
      <w:r>
        <w:rPr>
          <w:rFonts w:asciiTheme="minorHAnsi" w:hAnsiTheme="minorHAnsi" w:eastAsiaTheme="minorEastAsia" w:cstheme="minorBidi"/>
          <w:caps w:val="0"/>
          <w:kern w:val="2"/>
          <w:sz w:val="21"/>
          <w:szCs w:val="22"/>
          <w:lang w:val="en-US"/>
        </w:rPr>
        <w:tab/>
      </w:r>
      <w:r>
        <w:rPr>
          <w:rStyle w:val="45"/>
        </w:rPr>
        <w:t>COUPLING</w:t>
      </w:r>
      <w:r>
        <w:tab/>
      </w:r>
      <w:r>
        <w:fldChar w:fldCharType="begin"/>
      </w:r>
      <w:r>
        <w:instrText xml:space="preserve"> PAGEREF _Toc50572610 \h </w:instrText>
      </w:r>
      <w:r>
        <w:fldChar w:fldCharType="separate"/>
      </w:r>
      <w:r>
        <w:t>26</w:t>
      </w:r>
      <w:r>
        <w:fldChar w:fldCharType="end"/>
      </w:r>
      <w:r>
        <w:fldChar w:fldCharType="end"/>
      </w:r>
    </w:p>
    <w:p w14:paraId="4B391778">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"_Toc50572611" </w:instrText>
      </w:r>
      <w:r>
        <w:fldChar w:fldCharType="separate"/>
      </w:r>
      <w:r>
        <w:rPr>
          <w:rStyle w:val="45"/>
        </w:rPr>
        <w:t>6.4.5</w:t>
      </w:r>
      <w:r>
        <w:rPr>
          <w:rFonts w:asciiTheme="minorHAnsi" w:hAnsiTheme="minorHAnsi" w:eastAsiaTheme="minorEastAsia" w:cstheme="minorBidi"/>
          <w:caps w:val="0"/>
          <w:kern w:val="2"/>
          <w:sz w:val="21"/>
          <w:szCs w:val="22"/>
          <w:lang w:val="en-US"/>
        </w:rPr>
        <w:tab/>
      </w:r>
      <w:r>
        <w:rPr>
          <w:rStyle w:val="45"/>
        </w:rPr>
        <w:t>INTERMEDIATE SHAFT BEARING</w:t>
      </w:r>
      <w:r>
        <w:tab/>
      </w:r>
      <w:r>
        <w:fldChar w:fldCharType="begin"/>
      </w:r>
      <w:r>
        <w:instrText xml:space="preserve"> PAGEREF _Toc50572611 \h </w:instrText>
      </w:r>
      <w:r>
        <w:fldChar w:fldCharType="separate"/>
      </w:r>
      <w:r>
        <w:t>26</w:t>
      </w:r>
      <w:r>
        <w:fldChar w:fldCharType="end"/>
      </w:r>
      <w:r>
        <w:fldChar w:fldCharType="end"/>
      </w:r>
    </w:p>
    <w:p w14:paraId="422ECA6C">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"_Toc50572612" </w:instrText>
      </w:r>
      <w:r>
        <w:fldChar w:fldCharType="separate"/>
      </w:r>
      <w:r>
        <w:rPr>
          <w:rStyle w:val="45"/>
        </w:rPr>
        <w:t>6.4.6</w:t>
      </w:r>
      <w:r>
        <w:rPr>
          <w:rFonts w:asciiTheme="minorHAnsi" w:hAnsiTheme="minorHAnsi" w:eastAsiaTheme="minorEastAsia" w:cstheme="minorBidi"/>
          <w:caps w:val="0"/>
          <w:kern w:val="2"/>
          <w:sz w:val="21"/>
          <w:szCs w:val="22"/>
          <w:lang w:val="en-US"/>
        </w:rPr>
        <w:tab/>
      </w:r>
      <w:r>
        <w:rPr>
          <w:rStyle w:val="45"/>
        </w:rPr>
        <w:t>STERN TUBE AND STERN TUBE BEARING</w:t>
      </w:r>
      <w:r>
        <w:tab/>
      </w:r>
      <w:r>
        <w:fldChar w:fldCharType="begin"/>
      </w:r>
      <w:r>
        <w:instrText xml:space="preserve"> PAGEREF _Toc50572612 \h </w:instrText>
      </w:r>
      <w:r>
        <w:fldChar w:fldCharType="separate"/>
      </w:r>
      <w:r>
        <w:t>26</w:t>
      </w:r>
      <w:r>
        <w:fldChar w:fldCharType="end"/>
      </w:r>
      <w:r>
        <w:fldChar w:fldCharType="end"/>
      </w:r>
    </w:p>
    <w:p w14:paraId="63B847AE">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"_Toc50572613" </w:instrText>
      </w:r>
      <w:r>
        <w:fldChar w:fldCharType="separate"/>
      </w:r>
      <w:r>
        <w:rPr>
          <w:rStyle w:val="45"/>
        </w:rPr>
        <w:t>6.4.7</w:t>
      </w:r>
      <w:r>
        <w:rPr>
          <w:rFonts w:asciiTheme="minorHAnsi" w:hAnsiTheme="minorHAnsi" w:eastAsiaTheme="minorEastAsia" w:cstheme="minorBidi"/>
          <w:caps w:val="0"/>
          <w:kern w:val="2"/>
          <w:sz w:val="21"/>
          <w:szCs w:val="22"/>
          <w:lang w:val="en-US"/>
        </w:rPr>
        <w:tab/>
      </w:r>
      <w:r>
        <w:rPr>
          <w:rStyle w:val="45"/>
        </w:rPr>
        <w:t>PROPELLER, FAIR WATER CAP AND PROPELLER NUT</w:t>
      </w:r>
      <w:r>
        <w:tab/>
      </w:r>
      <w:r>
        <w:fldChar w:fldCharType="begin"/>
      </w:r>
      <w:r>
        <w:instrText xml:space="preserve"> PAGEREF _Toc50572613 \h </w:instrText>
      </w:r>
      <w:r>
        <w:fldChar w:fldCharType="separate"/>
      </w:r>
      <w:r>
        <w:t>27</w:t>
      </w:r>
      <w:r>
        <w:fldChar w:fldCharType="end"/>
      </w:r>
      <w:r>
        <w:fldChar w:fldCharType="end"/>
      </w:r>
    </w:p>
    <w:p w14:paraId="48448E59">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"_Toc50572614" </w:instrText>
      </w:r>
      <w:r>
        <w:fldChar w:fldCharType="separate"/>
      </w:r>
      <w:r>
        <w:rPr>
          <w:rStyle w:val="45"/>
        </w:rPr>
        <w:t>6.4.8</w:t>
      </w:r>
      <w:r>
        <w:rPr>
          <w:rFonts w:asciiTheme="minorHAnsi" w:hAnsiTheme="minorHAnsi" w:eastAsiaTheme="minorEastAsia" w:cstheme="minorBidi"/>
          <w:caps w:val="0"/>
          <w:kern w:val="2"/>
          <w:sz w:val="21"/>
          <w:szCs w:val="22"/>
          <w:lang w:val="en-US"/>
        </w:rPr>
        <w:tab/>
      </w:r>
      <w:r>
        <w:rPr>
          <w:rStyle w:val="45"/>
        </w:rPr>
        <w:t>EARTHING DEVICE</w:t>
      </w:r>
      <w:r>
        <w:tab/>
      </w:r>
      <w:r>
        <w:fldChar w:fldCharType="begin"/>
      </w:r>
      <w:r>
        <w:instrText xml:space="preserve"> PAGEREF _Toc50572614 \h </w:instrText>
      </w:r>
      <w:r>
        <w:fldChar w:fldCharType="separate"/>
      </w:r>
      <w:r>
        <w:t>28</w:t>
      </w:r>
      <w:r>
        <w:fldChar w:fldCharType="end"/>
      </w:r>
      <w:r>
        <w:fldChar w:fldCharType="end"/>
      </w:r>
    </w:p>
    <w:p w14:paraId="0CA94B39">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"_Toc50572615" </w:instrText>
      </w:r>
      <w:r>
        <w:fldChar w:fldCharType="separate"/>
      </w:r>
      <w:r>
        <w:rPr>
          <w:rStyle w:val="45"/>
        </w:rPr>
        <w:t>6.4.9</w:t>
      </w:r>
      <w:r>
        <w:rPr>
          <w:rFonts w:asciiTheme="minorHAnsi" w:hAnsiTheme="minorHAnsi" w:eastAsiaTheme="minorEastAsia" w:cstheme="minorBidi"/>
          <w:caps w:val="0"/>
          <w:kern w:val="2"/>
          <w:sz w:val="21"/>
          <w:szCs w:val="22"/>
          <w:lang w:val="en-US"/>
        </w:rPr>
        <w:tab/>
      </w:r>
      <w:r>
        <w:rPr>
          <w:rStyle w:val="45"/>
        </w:rPr>
        <w:t>MATERIAL</w:t>
      </w:r>
      <w:r>
        <w:tab/>
      </w:r>
      <w:r>
        <w:fldChar w:fldCharType="begin"/>
      </w:r>
      <w:r>
        <w:instrText xml:space="preserve"> PAGEREF _Toc50572615 \h </w:instrText>
      </w:r>
      <w:r>
        <w:fldChar w:fldCharType="separate"/>
      </w:r>
      <w:r>
        <w:t>28</w:t>
      </w:r>
      <w:r>
        <w:fldChar w:fldCharType="end"/>
      </w:r>
      <w:r>
        <w:fldChar w:fldCharType="end"/>
      </w:r>
    </w:p>
    <w:p w14:paraId="541118E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"_Toc50572616" </w:instrText>
      </w:r>
      <w:r>
        <w:fldChar w:fldCharType="separate"/>
      </w:r>
      <w:r>
        <w:rPr>
          <w:rStyle w:val="45"/>
        </w:rPr>
        <w:t>6.5</w:t>
      </w:r>
      <w:r>
        <w:rPr>
          <w:rFonts w:asciiTheme="minorHAnsi" w:hAnsiTheme="minorHAnsi" w:eastAsiaTheme="minorEastAsia" w:cstheme="minorBidi"/>
          <w:b w:val="0"/>
          <w:caps w:val="0"/>
          <w:kern w:val="2"/>
          <w:sz w:val="21"/>
          <w:szCs w:val="22"/>
          <w:lang w:val="en-US"/>
        </w:rPr>
        <w:tab/>
      </w:r>
      <w:r>
        <w:rPr>
          <w:rStyle w:val="45"/>
        </w:rPr>
        <w:t>ELECTRIC GENERATOR ENGINE</w:t>
      </w:r>
      <w:r>
        <w:tab/>
      </w:r>
      <w:r>
        <w:fldChar w:fldCharType="begin"/>
      </w:r>
      <w:r>
        <w:instrText xml:space="preserve"> PAGEREF _Toc50572616 \h </w:instrText>
      </w:r>
      <w:r>
        <w:fldChar w:fldCharType="separate"/>
      </w:r>
      <w:r>
        <w:t>29</w:t>
      </w:r>
      <w:r>
        <w:fldChar w:fldCharType="end"/>
      </w:r>
      <w:r>
        <w:fldChar w:fldCharType="end"/>
      </w:r>
    </w:p>
    <w:p w14:paraId="18FE9B71">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"_Toc50572617" </w:instrText>
      </w:r>
      <w:r>
        <w:fldChar w:fldCharType="separate"/>
      </w:r>
      <w:r>
        <w:rPr>
          <w:rStyle w:val="45"/>
        </w:rPr>
        <w:t>6.5.1</w:t>
      </w:r>
      <w:r>
        <w:rPr>
          <w:rFonts w:asciiTheme="minorHAnsi" w:hAnsiTheme="minorHAnsi" w:eastAsiaTheme="minorEastAsia" w:cstheme="minorBidi"/>
          <w:caps w:val="0"/>
          <w:kern w:val="2"/>
          <w:sz w:val="21"/>
          <w:szCs w:val="22"/>
          <w:lang w:val="en-US"/>
        </w:rPr>
        <w:tab/>
      </w:r>
      <w:r>
        <w:rPr>
          <w:rStyle w:val="45"/>
        </w:rPr>
        <w:t>GENERAL</w:t>
      </w:r>
      <w:r>
        <w:tab/>
      </w:r>
      <w:r>
        <w:fldChar w:fldCharType="begin"/>
      </w:r>
      <w:r>
        <w:instrText xml:space="preserve"> PAGEREF _Toc50572617 \h </w:instrText>
      </w:r>
      <w:r>
        <w:fldChar w:fldCharType="separate"/>
      </w:r>
      <w:r>
        <w:t>29</w:t>
      </w:r>
      <w:r>
        <w:fldChar w:fldCharType="end"/>
      </w:r>
      <w:r>
        <w:fldChar w:fldCharType="end"/>
      </w:r>
    </w:p>
    <w:p w14:paraId="61A665ED">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"_Toc50572618" </w:instrText>
      </w:r>
      <w:r>
        <w:fldChar w:fldCharType="separate"/>
      </w:r>
      <w:r>
        <w:rPr>
          <w:rStyle w:val="45"/>
        </w:rPr>
        <w:t>6.5.2</w:t>
      </w:r>
      <w:r>
        <w:rPr>
          <w:rFonts w:asciiTheme="minorHAnsi" w:hAnsiTheme="minorHAnsi" w:eastAsiaTheme="minorEastAsia" w:cstheme="minorBidi"/>
          <w:caps w:val="0"/>
          <w:kern w:val="2"/>
          <w:sz w:val="21"/>
          <w:szCs w:val="22"/>
          <w:lang w:val="en-US"/>
        </w:rPr>
        <w:tab/>
      </w:r>
      <w:r>
        <w:rPr>
          <w:rStyle w:val="45"/>
        </w:rPr>
        <w:t>CONSTRUCTION FOR GENERATOR ENGINE</w:t>
      </w:r>
      <w:r>
        <w:tab/>
      </w:r>
      <w:r>
        <w:fldChar w:fldCharType="begin"/>
      </w:r>
      <w:r>
        <w:instrText xml:space="preserve"> PAGEREF _Toc50572618 \h </w:instrText>
      </w:r>
      <w:r>
        <w:fldChar w:fldCharType="separate"/>
      </w:r>
      <w:r>
        <w:t>29</w:t>
      </w:r>
      <w:r>
        <w:fldChar w:fldCharType="end"/>
      </w:r>
      <w:r>
        <w:fldChar w:fldCharType="end"/>
      </w:r>
    </w:p>
    <w:p w14:paraId="32BFEC9B">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"_Toc50572619" </w:instrText>
      </w:r>
      <w:r>
        <w:fldChar w:fldCharType="separate"/>
      </w:r>
      <w:r>
        <w:rPr>
          <w:rStyle w:val="45"/>
        </w:rPr>
        <w:t>6.5.3</w:t>
      </w:r>
      <w:r>
        <w:rPr>
          <w:rFonts w:asciiTheme="minorHAnsi" w:hAnsiTheme="minorHAnsi" w:eastAsiaTheme="minorEastAsia" w:cstheme="minorBidi"/>
          <w:caps w:val="0"/>
          <w:kern w:val="2"/>
          <w:sz w:val="21"/>
          <w:szCs w:val="22"/>
          <w:lang w:val="en-US"/>
        </w:rPr>
        <w:tab/>
      </w:r>
      <w:r>
        <w:rPr>
          <w:rStyle w:val="45"/>
        </w:rPr>
        <w:t>ACCESSORIES</w:t>
      </w:r>
      <w:r>
        <w:tab/>
      </w:r>
      <w:r>
        <w:fldChar w:fldCharType="begin"/>
      </w:r>
      <w:r>
        <w:instrText xml:space="preserve"> PAGEREF _Toc50572619 \h </w:instrText>
      </w:r>
      <w:r>
        <w:fldChar w:fldCharType="separate"/>
      </w:r>
      <w:r>
        <w:t>29</w:t>
      </w:r>
      <w:r>
        <w:fldChar w:fldCharType="end"/>
      </w:r>
      <w:r>
        <w:fldChar w:fldCharType="end"/>
      </w:r>
    </w:p>
    <w:p w14:paraId="4B775A41">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"_Toc50572620" </w:instrText>
      </w:r>
      <w:r>
        <w:fldChar w:fldCharType="separate"/>
      </w:r>
      <w:r>
        <w:rPr>
          <w:rStyle w:val="45"/>
        </w:rPr>
        <w:t>6.6</w:t>
      </w:r>
      <w:r>
        <w:rPr>
          <w:rFonts w:asciiTheme="minorHAnsi" w:hAnsiTheme="minorHAnsi" w:eastAsiaTheme="minorEastAsia" w:cstheme="minorBidi"/>
          <w:b w:val="0"/>
          <w:caps w:val="0"/>
          <w:kern w:val="2"/>
          <w:sz w:val="21"/>
          <w:szCs w:val="22"/>
          <w:lang w:val="en-US"/>
        </w:rPr>
        <w:tab/>
      </w:r>
      <w:r>
        <w:rPr>
          <w:rStyle w:val="45"/>
        </w:rPr>
        <w:t>STEAM GENERATING PLANT</w:t>
      </w:r>
      <w:r>
        <w:tab/>
      </w:r>
      <w:r>
        <w:fldChar w:fldCharType="begin"/>
      </w:r>
      <w:r>
        <w:instrText xml:space="preserve"> PAGEREF _Toc50572620 \h </w:instrText>
      </w:r>
      <w:r>
        <w:fldChar w:fldCharType="separate"/>
      </w:r>
      <w:r>
        <w:t>31</w:t>
      </w:r>
      <w:r>
        <w:fldChar w:fldCharType="end"/>
      </w:r>
      <w:r>
        <w:fldChar w:fldCharType="end"/>
      </w:r>
    </w:p>
    <w:p w14:paraId="6E902650">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"_Toc50572621" </w:instrText>
      </w:r>
      <w:r>
        <w:fldChar w:fldCharType="separate"/>
      </w:r>
      <w:r>
        <w:rPr>
          <w:rStyle w:val="45"/>
        </w:rPr>
        <w:t>6.6.1</w:t>
      </w:r>
      <w:r>
        <w:rPr>
          <w:rFonts w:asciiTheme="minorHAnsi" w:hAnsiTheme="minorHAnsi" w:eastAsiaTheme="minorEastAsia" w:cstheme="minorBidi"/>
          <w:caps w:val="0"/>
          <w:kern w:val="2"/>
          <w:sz w:val="21"/>
          <w:szCs w:val="22"/>
          <w:lang w:val="en-US"/>
        </w:rPr>
        <w:tab/>
      </w:r>
      <w:r>
        <w:rPr>
          <w:rStyle w:val="45"/>
        </w:rPr>
        <w:t>GENERAL</w:t>
      </w:r>
      <w:r>
        <w:tab/>
      </w:r>
      <w:r>
        <w:fldChar w:fldCharType="begin"/>
      </w:r>
      <w:r>
        <w:instrText xml:space="preserve"> PAGEREF _Toc50572621 \h </w:instrText>
      </w:r>
      <w:r>
        <w:fldChar w:fldCharType="separate"/>
      </w:r>
      <w:r>
        <w:t>31</w:t>
      </w:r>
      <w:r>
        <w:fldChar w:fldCharType="end"/>
      </w:r>
      <w:r>
        <w:fldChar w:fldCharType="end"/>
      </w:r>
    </w:p>
    <w:p w14:paraId="4B6EE94A">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"_Toc50572622" </w:instrText>
      </w:r>
      <w:r>
        <w:fldChar w:fldCharType="separate"/>
      </w:r>
      <w:r>
        <w:rPr>
          <w:rStyle w:val="45"/>
        </w:rPr>
        <w:t>6.6.2</w:t>
      </w:r>
      <w:r>
        <w:rPr>
          <w:rFonts w:asciiTheme="minorHAnsi" w:hAnsiTheme="minorHAnsi" w:eastAsiaTheme="minorEastAsia" w:cstheme="minorBidi"/>
          <w:caps w:val="0"/>
          <w:kern w:val="2"/>
          <w:sz w:val="21"/>
          <w:szCs w:val="22"/>
          <w:lang w:val="en-US"/>
        </w:rPr>
        <w:tab/>
      </w:r>
      <w:r>
        <w:rPr>
          <w:rStyle w:val="45"/>
        </w:rPr>
        <w:t>ACCESSORIES</w:t>
      </w:r>
      <w:r>
        <w:tab/>
      </w:r>
      <w:r>
        <w:fldChar w:fldCharType="begin"/>
      </w:r>
      <w:r>
        <w:instrText xml:space="preserve"> PAGEREF _Toc50572622 \h </w:instrText>
      </w:r>
      <w:r>
        <w:fldChar w:fldCharType="separate"/>
      </w:r>
      <w:r>
        <w:t>31</w:t>
      </w:r>
      <w:r>
        <w:fldChar w:fldCharType="end"/>
      </w:r>
      <w:r>
        <w:fldChar w:fldCharType="end"/>
      </w:r>
    </w:p>
    <w:p w14:paraId="6377404E">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"_Toc50572623" </w:instrText>
      </w:r>
      <w:r>
        <w:fldChar w:fldCharType="separate"/>
      </w:r>
      <w:r>
        <w:rPr>
          <w:rStyle w:val="45"/>
        </w:rPr>
        <w:t>6.6.3</w:t>
      </w:r>
      <w:r>
        <w:rPr>
          <w:rFonts w:asciiTheme="minorHAnsi" w:hAnsiTheme="minorHAnsi" w:eastAsiaTheme="minorEastAsia" w:cstheme="minorBidi"/>
          <w:caps w:val="0"/>
          <w:kern w:val="2"/>
          <w:sz w:val="21"/>
          <w:szCs w:val="22"/>
          <w:lang w:val="en-US"/>
        </w:rPr>
        <w:tab/>
      </w:r>
      <w:r>
        <w:rPr>
          <w:rStyle w:val="45"/>
        </w:rPr>
        <w:t>Materials</w:t>
      </w:r>
      <w:r>
        <w:tab/>
      </w:r>
      <w:r>
        <w:fldChar w:fldCharType="begin"/>
      </w:r>
      <w:r>
        <w:instrText xml:space="preserve"> PAGEREF _Toc50572623 \h </w:instrText>
      </w:r>
      <w:r>
        <w:fldChar w:fldCharType="separate"/>
      </w:r>
      <w:r>
        <w:t>32</w:t>
      </w:r>
      <w:r>
        <w:fldChar w:fldCharType="end"/>
      </w:r>
      <w:r>
        <w:fldChar w:fldCharType="end"/>
      </w:r>
    </w:p>
    <w:p w14:paraId="7E5CC060">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"_Toc50572624" </w:instrText>
      </w:r>
      <w:r>
        <w:fldChar w:fldCharType="separate"/>
      </w:r>
      <w:r>
        <w:rPr>
          <w:rStyle w:val="45"/>
        </w:rPr>
        <w:t>6.7</w:t>
      </w:r>
      <w:r>
        <w:rPr>
          <w:rFonts w:asciiTheme="minorHAnsi" w:hAnsiTheme="minorHAnsi" w:eastAsiaTheme="minorEastAsia" w:cstheme="minorBidi"/>
          <w:b w:val="0"/>
          <w:caps w:val="0"/>
          <w:kern w:val="2"/>
          <w:sz w:val="21"/>
          <w:szCs w:val="22"/>
          <w:lang w:val="en-US"/>
        </w:rPr>
        <w:tab/>
      </w:r>
      <w:r>
        <w:rPr>
          <w:rStyle w:val="45"/>
        </w:rPr>
        <w:t>AUXILIARY MACHINERY</w:t>
      </w:r>
      <w:r>
        <w:tab/>
      </w:r>
      <w:r>
        <w:fldChar w:fldCharType="begin"/>
      </w:r>
      <w:r>
        <w:instrText xml:space="preserve"> PAGEREF _Toc50572624 \h </w:instrText>
      </w:r>
      <w:r>
        <w:fldChar w:fldCharType="separate"/>
      </w:r>
      <w:r>
        <w:t>32</w:t>
      </w:r>
      <w:r>
        <w:fldChar w:fldCharType="end"/>
      </w:r>
      <w:r>
        <w:fldChar w:fldCharType="end"/>
      </w:r>
    </w:p>
    <w:p w14:paraId="55CAFC41">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"_Toc50572625" </w:instrText>
      </w:r>
      <w:r>
        <w:fldChar w:fldCharType="separate"/>
      </w:r>
      <w:r>
        <w:rPr>
          <w:rStyle w:val="45"/>
        </w:rPr>
        <w:t>6.7.1</w:t>
      </w:r>
      <w:r>
        <w:rPr>
          <w:rFonts w:asciiTheme="minorHAnsi" w:hAnsiTheme="minorHAnsi" w:eastAsiaTheme="minorEastAsia" w:cstheme="minorBidi"/>
          <w:caps w:val="0"/>
          <w:kern w:val="2"/>
          <w:sz w:val="21"/>
          <w:szCs w:val="22"/>
          <w:lang w:val="en-US"/>
        </w:rPr>
        <w:tab/>
      </w:r>
      <w:r>
        <w:rPr>
          <w:rStyle w:val="45"/>
        </w:rPr>
        <w:t>PUMPS</w:t>
      </w:r>
      <w:r>
        <w:tab/>
      </w:r>
      <w:r>
        <w:fldChar w:fldCharType="begin"/>
      </w:r>
      <w:r>
        <w:instrText xml:space="preserve"> PAGEREF _Toc50572625 \h </w:instrText>
      </w:r>
      <w:r>
        <w:fldChar w:fldCharType="separate"/>
      </w:r>
      <w:r>
        <w:t>32</w:t>
      </w:r>
      <w:r>
        <w:fldChar w:fldCharType="end"/>
      </w:r>
      <w:r>
        <w:fldChar w:fldCharType="end"/>
      </w:r>
    </w:p>
    <w:p w14:paraId="1516C4A9">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"_Toc50572626" </w:instrText>
      </w:r>
      <w:r>
        <w:fldChar w:fldCharType="separate"/>
      </w:r>
      <w:r>
        <w:rPr>
          <w:rStyle w:val="45"/>
        </w:rPr>
        <w:t>6.7.2</w:t>
      </w:r>
      <w:r>
        <w:rPr>
          <w:rFonts w:asciiTheme="minorHAnsi" w:hAnsiTheme="minorHAnsi" w:eastAsiaTheme="minorEastAsia" w:cstheme="minorBidi"/>
          <w:caps w:val="0"/>
          <w:kern w:val="2"/>
          <w:sz w:val="21"/>
          <w:szCs w:val="22"/>
          <w:lang w:val="en-US"/>
        </w:rPr>
        <w:tab/>
      </w:r>
      <w:r>
        <w:rPr>
          <w:rStyle w:val="45"/>
        </w:rPr>
        <w:t>HEAT EXCHANGERS</w:t>
      </w:r>
      <w:r>
        <w:tab/>
      </w:r>
      <w:r>
        <w:fldChar w:fldCharType="begin"/>
      </w:r>
      <w:r>
        <w:instrText xml:space="preserve"> PAGEREF _Toc50572626 \h </w:instrText>
      </w:r>
      <w:r>
        <w:fldChar w:fldCharType="separate"/>
      </w:r>
      <w:r>
        <w:t>34</w:t>
      </w:r>
      <w:r>
        <w:fldChar w:fldCharType="end"/>
      </w:r>
      <w:r>
        <w:fldChar w:fldCharType="end"/>
      </w:r>
    </w:p>
    <w:p w14:paraId="5B899FD4">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"_Toc50572627" </w:instrText>
      </w:r>
      <w:r>
        <w:fldChar w:fldCharType="separate"/>
      </w:r>
      <w:r>
        <w:rPr>
          <w:rStyle w:val="45"/>
        </w:rPr>
        <w:t>6.7.3</w:t>
      </w:r>
      <w:r>
        <w:rPr>
          <w:rFonts w:asciiTheme="minorHAnsi" w:hAnsiTheme="minorHAnsi" w:eastAsiaTheme="minorEastAsia" w:cstheme="minorBidi"/>
          <w:caps w:val="0"/>
          <w:kern w:val="2"/>
          <w:sz w:val="21"/>
          <w:szCs w:val="22"/>
          <w:lang w:val="en-US"/>
        </w:rPr>
        <w:tab/>
      </w:r>
      <w:r>
        <w:rPr>
          <w:rStyle w:val="45"/>
        </w:rPr>
        <w:t>AIR COMPRESSOR AND AIR RESERVOIR</w:t>
      </w:r>
      <w:r>
        <w:tab/>
      </w:r>
      <w:r>
        <w:fldChar w:fldCharType="begin"/>
      </w:r>
      <w:r>
        <w:instrText xml:space="preserve"> PAGEREF _Toc50572627 \h </w:instrText>
      </w:r>
      <w:r>
        <w:fldChar w:fldCharType="separate"/>
      </w:r>
      <w:r>
        <w:t>35</w:t>
      </w:r>
      <w:r>
        <w:fldChar w:fldCharType="end"/>
      </w:r>
      <w:r>
        <w:fldChar w:fldCharType="end"/>
      </w:r>
    </w:p>
    <w:p w14:paraId="4FBB597D">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"_Toc50572628" </w:instrText>
      </w:r>
      <w:r>
        <w:fldChar w:fldCharType="separate"/>
      </w:r>
      <w:r>
        <w:rPr>
          <w:rStyle w:val="45"/>
        </w:rPr>
        <w:t>6.7.4</w:t>
      </w:r>
      <w:r>
        <w:rPr>
          <w:rFonts w:asciiTheme="minorHAnsi" w:hAnsiTheme="minorHAnsi" w:eastAsiaTheme="minorEastAsia" w:cstheme="minorBidi"/>
          <w:caps w:val="0"/>
          <w:kern w:val="2"/>
          <w:sz w:val="21"/>
          <w:szCs w:val="22"/>
          <w:lang w:val="en-US"/>
        </w:rPr>
        <w:tab/>
      </w:r>
      <w:r>
        <w:rPr>
          <w:rStyle w:val="45"/>
        </w:rPr>
        <w:t>OIL PURIFIER</w:t>
      </w:r>
      <w:r>
        <w:tab/>
      </w:r>
      <w:r>
        <w:fldChar w:fldCharType="begin"/>
      </w:r>
      <w:r>
        <w:instrText xml:space="preserve"> PAGEREF _Toc50572628 \h </w:instrText>
      </w:r>
      <w:r>
        <w:fldChar w:fldCharType="separate"/>
      </w:r>
      <w:r>
        <w:t>36</w:t>
      </w:r>
      <w:r>
        <w:fldChar w:fldCharType="end"/>
      </w:r>
      <w:r>
        <w:fldChar w:fldCharType="end"/>
      </w:r>
    </w:p>
    <w:p w14:paraId="2EF84FDD">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"_Toc50572629" </w:instrText>
      </w:r>
      <w:r>
        <w:fldChar w:fldCharType="separate"/>
      </w:r>
      <w:r>
        <w:rPr>
          <w:rStyle w:val="45"/>
        </w:rPr>
        <w:t>6.7.5</w:t>
      </w:r>
      <w:r>
        <w:rPr>
          <w:rFonts w:asciiTheme="minorHAnsi" w:hAnsiTheme="minorHAnsi" w:eastAsiaTheme="minorEastAsia" w:cstheme="minorBidi"/>
          <w:caps w:val="0"/>
          <w:kern w:val="2"/>
          <w:sz w:val="21"/>
          <w:szCs w:val="22"/>
          <w:lang w:val="en-US"/>
        </w:rPr>
        <w:tab/>
      </w:r>
      <w:r>
        <w:rPr>
          <w:rStyle w:val="45"/>
        </w:rPr>
        <w:t>FRESH WATER GENERATOR</w:t>
      </w:r>
      <w:r>
        <w:tab/>
      </w:r>
      <w:r>
        <w:fldChar w:fldCharType="begin"/>
      </w:r>
      <w:r>
        <w:instrText xml:space="preserve"> PAGEREF _Toc50572629 \h </w:instrText>
      </w:r>
      <w:r>
        <w:fldChar w:fldCharType="separate"/>
      </w:r>
      <w:r>
        <w:t>37</w:t>
      </w:r>
      <w:r>
        <w:fldChar w:fldCharType="end"/>
      </w:r>
      <w:r>
        <w:fldChar w:fldCharType="end"/>
      </w:r>
    </w:p>
    <w:p w14:paraId="12494764">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"_Toc50572630" </w:instrText>
      </w:r>
      <w:r>
        <w:fldChar w:fldCharType="separate"/>
      </w:r>
      <w:r>
        <w:rPr>
          <w:rStyle w:val="45"/>
        </w:rPr>
        <w:t>6.7.6</w:t>
      </w:r>
      <w:r>
        <w:rPr>
          <w:rFonts w:asciiTheme="minorHAnsi" w:hAnsiTheme="minorHAnsi" w:eastAsiaTheme="minorEastAsia" w:cstheme="minorBidi"/>
          <w:caps w:val="0"/>
          <w:kern w:val="2"/>
          <w:sz w:val="21"/>
          <w:szCs w:val="22"/>
          <w:lang w:val="en-US"/>
        </w:rPr>
        <w:tab/>
      </w:r>
      <w:r>
        <w:rPr>
          <w:rStyle w:val="45"/>
        </w:rPr>
        <w:t>ENGINE ROOM VENTILATING FANS</w:t>
      </w:r>
      <w:r>
        <w:tab/>
      </w:r>
      <w:r>
        <w:fldChar w:fldCharType="begin"/>
      </w:r>
      <w:r>
        <w:instrText xml:space="preserve"> PAGEREF _Toc50572630 \h </w:instrText>
      </w:r>
      <w:r>
        <w:fldChar w:fldCharType="separate"/>
      </w:r>
      <w:r>
        <w:t>38</w:t>
      </w:r>
      <w:r>
        <w:fldChar w:fldCharType="end"/>
      </w:r>
      <w:r>
        <w:fldChar w:fldCharType="end"/>
      </w:r>
    </w:p>
    <w:p w14:paraId="2E4C5A69">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"_Toc50572631" </w:instrText>
      </w:r>
      <w:r>
        <w:fldChar w:fldCharType="separate"/>
      </w:r>
      <w:r>
        <w:rPr>
          <w:rStyle w:val="45"/>
        </w:rPr>
        <w:t>6.7.7</w:t>
      </w:r>
      <w:r>
        <w:rPr>
          <w:rFonts w:asciiTheme="minorHAnsi" w:hAnsiTheme="minorHAnsi" w:eastAsiaTheme="minorEastAsia" w:cstheme="minorBidi"/>
          <w:caps w:val="0"/>
          <w:kern w:val="2"/>
          <w:sz w:val="21"/>
          <w:szCs w:val="22"/>
          <w:lang w:val="en-US"/>
        </w:rPr>
        <w:tab/>
      </w:r>
      <w:r>
        <w:rPr>
          <w:rStyle w:val="45"/>
        </w:rPr>
        <w:t>OILY BILGE SEPARATOR</w:t>
      </w:r>
      <w:r>
        <w:tab/>
      </w:r>
      <w:r>
        <w:fldChar w:fldCharType="begin"/>
      </w:r>
      <w:r>
        <w:instrText xml:space="preserve"> PAGEREF _Toc50572631 \h </w:instrText>
      </w:r>
      <w:r>
        <w:fldChar w:fldCharType="separate"/>
      </w:r>
      <w:r>
        <w:t>38</w:t>
      </w:r>
      <w:r>
        <w:fldChar w:fldCharType="end"/>
      </w:r>
      <w:r>
        <w:fldChar w:fldCharType="end"/>
      </w:r>
    </w:p>
    <w:p w14:paraId="2BA2442A">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"_Toc50572632" </w:instrText>
      </w:r>
      <w:r>
        <w:fldChar w:fldCharType="separate"/>
      </w:r>
      <w:r>
        <w:rPr>
          <w:rStyle w:val="45"/>
        </w:rPr>
        <w:t>6.7.8</w:t>
      </w:r>
      <w:r>
        <w:rPr>
          <w:rFonts w:asciiTheme="minorHAnsi" w:hAnsiTheme="minorHAnsi" w:eastAsiaTheme="minorEastAsia" w:cstheme="minorBidi"/>
          <w:caps w:val="0"/>
          <w:kern w:val="2"/>
          <w:sz w:val="21"/>
          <w:szCs w:val="22"/>
          <w:lang w:val="en-US"/>
        </w:rPr>
        <w:tab/>
      </w:r>
      <w:r>
        <w:rPr>
          <w:rStyle w:val="45"/>
        </w:rPr>
        <w:t>SEWAGE TREATMENT PLANT</w:t>
      </w:r>
      <w:r>
        <w:tab/>
      </w:r>
      <w:r>
        <w:fldChar w:fldCharType="begin"/>
      </w:r>
      <w:r>
        <w:instrText xml:space="preserve"> PAGEREF _Toc50572632 \h </w:instrText>
      </w:r>
      <w:r>
        <w:fldChar w:fldCharType="separate"/>
      </w:r>
      <w:r>
        <w:t>38</w:t>
      </w:r>
      <w:r>
        <w:fldChar w:fldCharType="end"/>
      </w:r>
      <w:r>
        <w:fldChar w:fldCharType="end"/>
      </w:r>
    </w:p>
    <w:p w14:paraId="2C7FDE5E">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"_Toc50572633" </w:instrText>
      </w:r>
      <w:r>
        <w:fldChar w:fldCharType="separate"/>
      </w:r>
      <w:r>
        <w:rPr>
          <w:rStyle w:val="45"/>
        </w:rPr>
        <w:t>6.7.9</w:t>
      </w:r>
      <w:r>
        <w:rPr>
          <w:rFonts w:asciiTheme="minorHAnsi" w:hAnsiTheme="minorHAnsi" w:eastAsiaTheme="minorEastAsia" w:cstheme="minorBidi"/>
          <w:caps w:val="0"/>
          <w:kern w:val="2"/>
          <w:sz w:val="21"/>
          <w:szCs w:val="22"/>
          <w:lang w:val="en-US"/>
        </w:rPr>
        <w:tab/>
      </w:r>
      <w:r>
        <w:rPr>
          <w:rStyle w:val="45"/>
        </w:rPr>
        <w:t>INCINERATOR</w:t>
      </w:r>
      <w:r>
        <w:tab/>
      </w:r>
      <w:r>
        <w:fldChar w:fldCharType="begin"/>
      </w:r>
      <w:r>
        <w:instrText xml:space="preserve"> PAGEREF _Toc50572633 \h </w:instrText>
      </w:r>
      <w:r>
        <w:fldChar w:fldCharType="separate"/>
      </w:r>
      <w:r>
        <w:t>39</w:t>
      </w:r>
      <w:r>
        <w:fldChar w:fldCharType="end"/>
      </w:r>
      <w:r>
        <w:fldChar w:fldCharType="end"/>
      </w:r>
    </w:p>
    <w:p w14:paraId="72DC3132">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"_Toc50572634" </w:instrText>
      </w:r>
      <w:r>
        <w:fldChar w:fldCharType="separate"/>
      </w:r>
      <w:r>
        <w:rPr>
          <w:rStyle w:val="45"/>
        </w:rPr>
        <w:t>6.8</w:t>
      </w:r>
      <w:r>
        <w:rPr>
          <w:rFonts w:asciiTheme="minorHAnsi" w:hAnsiTheme="minorHAnsi" w:eastAsiaTheme="minorEastAsia" w:cstheme="minorBidi"/>
          <w:b w:val="0"/>
          <w:caps w:val="0"/>
          <w:kern w:val="2"/>
          <w:sz w:val="21"/>
          <w:szCs w:val="22"/>
          <w:lang w:val="en-US"/>
        </w:rPr>
        <w:tab/>
      </w:r>
      <w:r>
        <w:rPr>
          <w:rStyle w:val="45"/>
        </w:rPr>
        <w:t>MISCELLANEOUS EQUIPMENT AND OUTFITTING</w:t>
      </w:r>
      <w:r>
        <w:tab/>
      </w:r>
      <w:r>
        <w:fldChar w:fldCharType="begin"/>
      </w:r>
      <w:r>
        <w:instrText xml:space="preserve"> PAGEREF _Toc50572634 \h </w:instrText>
      </w:r>
      <w:r>
        <w:fldChar w:fldCharType="separate"/>
      </w:r>
      <w:r>
        <w:t>40</w:t>
      </w:r>
      <w:r>
        <w:fldChar w:fldCharType="end"/>
      </w:r>
      <w:r>
        <w:fldChar w:fldCharType="end"/>
      </w:r>
    </w:p>
    <w:p w14:paraId="7019DFD2">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"_Toc50572635" </w:instrText>
      </w:r>
      <w:r>
        <w:fldChar w:fldCharType="separate"/>
      </w:r>
      <w:r>
        <w:rPr>
          <w:rStyle w:val="45"/>
        </w:rPr>
        <w:t>6.8.1</w:t>
      </w:r>
      <w:r>
        <w:rPr>
          <w:rFonts w:asciiTheme="minorHAnsi" w:hAnsiTheme="minorHAnsi" w:eastAsiaTheme="minorEastAsia" w:cstheme="minorBidi"/>
          <w:caps w:val="0"/>
          <w:kern w:val="2"/>
          <w:sz w:val="21"/>
          <w:szCs w:val="22"/>
          <w:lang w:val="en-US"/>
        </w:rPr>
        <w:tab/>
      </w:r>
      <w:r>
        <w:rPr>
          <w:rStyle w:val="45"/>
        </w:rPr>
        <w:t>OVERHAULING AND REMOVAL OF MACHINERY</w:t>
      </w:r>
      <w:r>
        <w:tab/>
      </w:r>
      <w:r>
        <w:fldChar w:fldCharType="begin"/>
      </w:r>
      <w:r>
        <w:instrText xml:space="preserve"> PAGEREF _Toc50572635 \h </w:instrText>
      </w:r>
      <w:r>
        <w:fldChar w:fldCharType="separate"/>
      </w:r>
      <w:r>
        <w:t>40</w:t>
      </w:r>
      <w:r>
        <w:fldChar w:fldCharType="end"/>
      </w:r>
      <w:r>
        <w:fldChar w:fldCharType="end"/>
      </w:r>
    </w:p>
    <w:p w14:paraId="13B8C621">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"_Toc50572636" </w:instrText>
      </w:r>
      <w:r>
        <w:fldChar w:fldCharType="separate"/>
      </w:r>
      <w:r>
        <w:rPr>
          <w:rStyle w:val="45"/>
        </w:rPr>
        <w:t>6.8.2</w:t>
      </w:r>
      <w:r>
        <w:rPr>
          <w:rFonts w:asciiTheme="minorHAnsi" w:hAnsiTheme="minorHAnsi" w:eastAsiaTheme="minorEastAsia" w:cstheme="minorBidi"/>
          <w:caps w:val="0"/>
          <w:kern w:val="2"/>
          <w:sz w:val="21"/>
          <w:szCs w:val="22"/>
          <w:lang w:val="en-US"/>
        </w:rPr>
        <w:tab/>
      </w:r>
      <w:r>
        <w:rPr>
          <w:rStyle w:val="45"/>
        </w:rPr>
        <w:t>TANKS IN ENGINE ROOM</w:t>
      </w:r>
      <w:r>
        <w:tab/>
      </w:r>
      <w:r>
        <w:fldChar w:fldCharType="begin"/>
      </w:r>
      <w:r>
        <w:instrText xml:space="preserve"> PAGEREF _Toc50572636 \h </w:instrText>
      </w:r>
      <w:r>
        <w:fldChar w:fldCharType="separate"/>
      </w:r>
      <w:r>
        <w:t>41</w:t>
      </w:r>
      <w:r>
        <w:fldChar w:fldCharType="end"/>
      </w:r>
      <w:r>
        <w:fldChar w:fldCharType="end"/>
      </w:r>
    </w:p>
    <w:p w14:paraId="7E988171">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"_Toc50572637" </w:instrText>
      </w:r>
      <w:r>
        <w:fldChar w:fldCharType="separate"/>
      </w:r>
      <w:r>
        <w:rPr>
          <w:rStyle w:val="45"/>
        </w:rPr>
        <w:t>6.8.3</w:t>
      </w:r>
      <w:r>
        <w:rPr>
          <w:rFonts w:asciiTheme="minorHAnsi" w:hAnsiTheme="minorHAnsi" w:eastAsiaTheme="minorEastAsia" w:cstheme="minorBidi"/>
          <w:caps w:val="0"/>
          <w:kern w:val="2"/>
          <w:sz w:val="21"/>
          <w:szCs w:val="22"/>
          <w:lang w:val="en-US"/>
        </w:rPr>
        <w:tab/>
      </w:r>
      <w:r>
        <w:rPr>
          <w:rStyle w:val="45"/>
        </w:rPr>
        <w:t>VENTILATING OF MACHINERY SPACE</w:t>
      </w:r>
      <w:r>
        <w:tab/>
      </w:r>
      <w:r>
        <w:fldChar w:fldCharType="begin"/>
      </w:r>
      <w:r>
        <w:instrText xml:space="preserve"> PAGEREF _Toc50572637 \h </w:instrText>
      </w:r>
      <w:r>
        <w:fldChar w:fldCharType="separate"/>
      </w:r>
      <w:r>
        <w:t>42</w:t>
      </w:r>
      <w:r>
        <w:fldChar w:fldCharType="end"/>
      </w:r>
      <w:r>
        <w:fldChar w:fldCharType="end"/>
      </w:r>
    </w:p>
    <w:p w14:paraId="2F9B01F1">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"_Toc50572638" </w:instrText>
      </w:r>
      <w:r>
        <w:fldChar w:fldCharType="separate"/>
      </w:r>
      <w:r>
        <w:rPr>
          <w:rStyle w:val="45"/>
        </w:rPr>
        <w:t>6.8.4</w:t>
      </w:r>
      <w:r>
        <w:rPr>
          <w:rFonts w:asciiTheme="minorHAnsi" w:hAnsiTheme="minorHAnsi" w:eastAsiaTheme="minorEastAsia" w:cstheme="minorBidi"/>
          <w:caps w:val="0"/>
          <w:kern w:val="2"/>
          <w:sz w:val="21"/>
          <w:szCs w:val="22"/>
          <w:lang w:val="en-US"/>
        </w:rPr>
        <w:tab/>
      </w:r>
      <w:r>
        <w:rPr>
          <w:rStyle w:val="45"/>
        </w:rPr>
        <w:t>SILENCERS</w:t>
      </w:r>
      <w:r>
        <w:tab/>
      </w:r>
      <w:r>
        <w:fldChar w:fldCharType="begin"/>
      </w:r>
      <w:r>
        <w:instrText xml:space="preserve"> PAGEREF _Toc50572638 \h </w:instrText>
      </w:r>
      <w:r>
        <w:fldChar w:fldCharType="separate"/>
      </w:r>
      <w:r>
        <w:t>43</w:t>
      </w:r>
      <w:r>
        <w:fldChar w:fldCharType="end"/>
      </w:r>
      <w:r>
        <w:fldChar w:fldCharType="end"/>
      </w:r>
    </w:p>
    <w:p w14:paraId="7F42BAE9">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"_Toc50572639" </w:instrText>
      </w:r>
      <w:r>
        <w:fldChar w:fldCharType="separate"/>
      </w:r>
      <w:r>
        <w:rPr>
          <w:rStyle w:val="45"/>
        </w:rPr>
        <w:t>6.8.5</w:t>
      </w:r>
      <w:r>
        <w:rPr>
          <w:rFonts w:asciiTheme="minorHAnsi" w:hAnsiTheme="minorHAnsi" w:eastAsiaTheme="minorEastAsia" w:cstheme="minorBidi"/>
          <w:caps w:val="0"/>
          <w:kern w:val="2"/>
          <w:sz w:val="21"/>
          <w:szCs w:val="22"/>
          <w:lang w:val="en-US"/>
        </w:rPr>
        <w:tab/>
      </w:r>
      <w:r>
        <w:rPr>
          <w:rStyle w:val="45"/>
        </w:rPr>
        <w:t>ENGINE CONTROL ROOM, ENGINE ROOM WORKSHOP &amp; STORES</w:t>
      </w:r>
      <w:r>
        <w:tab/>
      </w:r>
      <w:r>
        <w:fldChar w:fldCharType="begin"/>
      </w:r>
      <w:r>
        <w:instrText xml:space="preserve"> PAGEREF _Toc50572639 \h </w:instrText>
      </w:r>
      <w:r>
        <w:fldChar w:fldCharType="separate"/>
      </w:r>
      <w:r>
        <w:t>43</w:t>
      </w:r>
      <w:r>
        <w:fldChar w:fldCharType="end"/>
      </w:r>
      <w:r>
        <w:fldChar w:fldCharType="end"/>
      </w:r>
    </w:p>
    <w:p w14:paraId="57606F3B">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"_Toc50572640" </w:instrText>
      </w:r>
      <w:r>
        <w:fldChar w:fldCharType="separate"/>
      </w:r>
      <w:r>
        <w:rPr>
          <w:rStyle w:val="45"/>
        </w:rPr>
        <w:t>6.8.6</w:t>
      </w:r>
      <w:r>
        <w:rPr>
          <w:rFonts w:asciiTheme="minorHAnsi" w:hAnsiTheme="minorHAnsi" w:eastAsiaTheme="minorEastAsia" w:cstheme="minorBidi"/>
          <w:caps w:val="0"/>
          <w:kern w:val="2"/>
          <w:sz w:val="21"/>
          <w:szCs w:val="22"/>
          <w:lang w:val="en-US"/>
        </w:rPr>
        <w:tab/>
      </w:r>
      <w:r>
        <w:rPr>
          <w:rStyle w:val="45"/>
        </w:rPr>
        <w:t>LADDERS, HANDRAILS, GRATINGS AND FLOOR PLATES</w:t>
      </w:r>
      <w:r>
        <w:tab/>
      </w:r>
      <w:r>
        <w:fldChar w:fldCharType="begin"/>
      </w:r>
      <w:r>
        <w:instrText xml:space="preserve"> PAGEREF _Toc50572640 \h </w:instrText>
      </w:r>
      <w:r>
        <w:fldChar w:fldCharType="separate"/>
      </w:r>
      <w:r>
        <w:t>44</w:t>
      </w:r>
      <w:r>
        <w:fldChar w:fldCharType="end"/>
      </w:r>
      <w:r>
        <w:fldChar w:fldCharType="end"/>
      </w:r>
    </w:p>
    <w:p w14:paraId="03EDD89E">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"_Toc50572641" </w:instrText>
      </w:r>
      <w:r>
        <w:fldChar w:fldCharType="separate"/>
      </w:r>
      <w:r>
        <w:rPr>
          <w:rStyle w:val="45"/>
        </w:rPr>
        <w:t>6.8.7</w:t>
      </w:r>
      <w:r>
        <w:rPr>
          <w:rFonts w:asciiTheme="minorHAnsi" w:hAnsiTheme="minorHAnsi" w:eastAsiaTheme="minorEastAsia" w:cstheme="minorBidi"/>
          <w:caps w:val="0"/>
          <w:kern w:val="2"/>
          <w:sz w:val="21"/>
          <w:szCs w:val="22"/>
          <w:lang w:val="en-US"/>
        </w:rPr>
        <w:tab/>
      </w:r>
      <w:r>
        <w:rPr>
          <w:rStyle w:val="45"/>
        </w:rPr>
        <w:t>DISTINGUISHING AND UNIT</w:t>
      </w:r>
      <w:r>
        <w:tab/>
      </w:r>
      <w:r>
        <w:fldChar w:fldCharType="begin"/>
      </w:r>
      <w:r>
        <w:instrText xml:space="preserve"> PAGEREF _Toc50572641 \h </w:instrText>
      </w:r>
      <w:r>
        <w:fldChar w:fldCharType="separate"/>
      </w:r>
      <w:r>
        <w:t>45</w:t>
      </w:r>
      <w:r>
        <w:fldChar w:fldCharType="end"/>
      </w:r>
      <w:r>
        <w:fldChar w:fldCharType="end"/>
      </w:r>
    </w:p>
    <w:p w14:paraId="261CC6F1">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"_Toc50572642" </w:instrText>
      </w:r>
      <w:r>
        <w:fldChar w:fldCharType="separate"/>
      </w:r>
      <w:r>
        <w:rPr>
          <w:rStyle w:val="45"/>
        </w:rPr>
        <w:t>6.9</w:t>
      </w:r>
      <w:r>
        <w:rPr>
          <w:rFonts w:asciiTheme="minorHAnsi" w:hAnsiTheme="minorHAnsi" w:eastAsiaTheme="minorEastAsia" w:cstheme="minorBidi"/>
          <w:b w:val="0"/>
          <w:caps w:val="0"/>
          <w:kern w:val="2"/>
          <w:sz w:val="21"/>
          <w:szCs w:val="22"/>
          <w:lang w:val="en-US"/>
        </w:rPr>
        <w:tab/>
      </w:r>
      <w:r>
        <w:rPr>
          <w:rStyle w:val="45"/>
        </w:rPr>
        <w:t>INSULATION AND PAINTING</w:t>
      </w:r>
      <w:r>
        <w:tab/>
      </w:r>
      <w:r>
        <w:fldChar w:fldCharType="begin"/>
      </w:r>
      <w:r>
        <w:instrText xml:space="preserve"> PAGEREF _Toc50572642 \h </w:instrText>
      </w:r>
      <w:r>
        <w:fldChar w:fldCharType="separate"/>
      </w:r>
      <w:r>
        <w:t>46</w:t>
      </w:r>
      <w:r>
        <w:fldChar w:fldCharType="end"/>
      </w:r>
      <w:r>
        <w:fldChar w:fldCharType="end"/>
      </w:r>
    </w:p>
    <w:p w14:paraId="5BB4E595">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"_Toc50572643" </w:instrText>
      </w:r>
      <w:r>
        <w:fldChar w:fldCharType="separate"/>
      </w:r>
      <w:r>
        <w:rPr>
          <w:rStyle w:val="45"/>
        </w:rPr>
        <w:t>6.9.1</w:t>
      </w:r>
      <w:r>
        <w:rPr>
          <w:rFonts w:asciiTheme="minorHAnsi" w:hAnsiTheme="minorHAnsi" w:eastAsiaTheme="minorEastAsia" w:cstheme="minorBidi"/>
          <w:caps w:val="0"/>
          <w:kern w:val="2"/>
          <w:sz w:val="21"/>
          <w:szCs w:val="22"/>
          <w:lang w:val="en-US"/>
        </w:rPr>
        <w:tab/>
      </w:r>
      <w:r>
        <w:rPr>
          <w:rStyle w:val="45"/>
        </w:rPr>
        <w:t>INSULATING</w:t>
      </w:r>
      <w:r>
        <w:tab/>
      </w:r>
      <w:r>
        <w:fldChar w:fldCharType="begin"/>
      </w:r>
      <w:r>
        <w:instrText xml:space="preserve"> PAGEREF _Toc50572643 \h </w:instrText>
      </w:r>
      <w:r>
        <w:fldChar w:fldCharType="separate"/>
      </w:r>
      <w:r>
        <w:t>46</w:t>
      </w:r>
      <w:r>
        <w:fldChar w:fldCharType="end"/>
      </w:r>
      <w:r>
        <w:fldChar w:fldCharType="end"/>
      </w:r>
    </w:p>
    <w:p w14:paraId="53DF451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"_Toc50572644" </w:instrText>
      </w:r>
      <w:r>
        <w:fldChar w:fldCharType="separate"/>
      </w:r>
      <w:r>
        <w:rPr>
          <w:rStyle w:val="45"/>
        </w:rPr>
        <w:t>6.9.2</w:t>
      </w:r>
      <w:r>
        <w:rPr>
          <w:rFonts w:asciiTheme="minorHAnsi" w:hAnsiTheme="minorHAnsi" w:eastAsiaTheme="minorEastAsia" w:cstheme="minorBidi"/>
          <w:caps w:val="0"/>
          <w:kern w:val="2"/>
          <w:sz w:val="21"/>
          <w:szCs w:val="22"/>
          <w:lang w:val="en-US"/>
        </w:rPr>
        <w:tab/>
      </w:r>
      <w:r>
        <w:rPr>
          <w:rStyle w:val="45"/>
        </w:rPr>
        <w:t>PAINTING</w:t>
      </w:r>
      <w:r>
        <w:tab/>
      </w:r>
      <w:r>
        <w:fldChar w:fldCharType="begin"/>
      </w:r>
      <w:r>
        <w:instrText xml:space="preserve"> PAGEREF _Toc50572644 \h </w:instrText>
      </w:r>
      <w:r>
        <w:fldChar w:fldCharType="separate"/>
      </w:r>
      <w:r>
        <w:t>48</w:t>
      </w:r>
      <w:r>
        <w:fldChar w:fldCharType="end"/>
      </w:r>
      <w:r>
        <w:fldChar w:fldCharType="end"/>
      </w:r>
    </w:p>
    <w:p w14:paraId="196F3701">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"_Toc50572645" </w:instrText>
      </w:r>
      <w:r>
        <w:fldChar w:fldCharType="separate"/>
      </w:r>
      <w:r>
        <w:rPr>
          <w:rStyle w:val="45"/>
        </w:rPr>
        <w:t>6.10</w:t>
      </w:r>
      <w:r>
        <w:rPr>
          <w:rFonts w:asciiTheme="minorHAnsi" w:hAnsiTheme="minorHAnsi" w:eastAsiaTheme="minorEastAsia" w:cstheme="minorBidi"/>
          <w:b w:val="0"/>
          <w:caps w:val="0"/>
          <w:kern w:val="2"/>
          <w:sz w:val="21"/>
          <w:szCs w:val="22"/>
          <w:lang w:val="en-US"/>
        </w:rPr>
        <w:tab/>
      </w:r>
      <w:r>
        <w:rPr>
          <w:rStyle w:val="45"/>
        </w:rPr>
        <w:t xml:space="preserve"> PIPING SCHEDULE IN ENGINE ROOM</w:t>
      </w:r>
      <w:r>
        <w:tab/>
      </w:r>
      <w:r>
        <w:fldChar w:fldCharType="begin"/>
      </w:r>
      <w:r>
        <w:instrText xml:space="preserve"> PAGEREF _Toc50572645 \h </w:instrText>
      </w:r>
      <w:r>
        <w:fldChar w:fldCharType="separate"/>
      </w:r>
      <w:r>
        <w:t>49</w:t>
      </w:r>
      <w:r>
        <w:fldChar w:fldCharType="end"/>
      </w:r>
      <w:r>
        <w:fldChar w:fldCharType="end"/>
      </w:r>
    </w:p>
    <w:p w14:paraId="6F86AAB9">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"_Toc50572646" </w:instrText>
      </w:r>
      <w:r>
        <w:fldChar w:fldCharType="separate"/>
      </w:r>
      <w:r>
        <w:rPr>
          <w:rStyle w:val="45"/>
        </w:rPr>
        <w:t>6.10.1</w:t>
      </w:r>
      <w:r>
        <w:rPr>
          <w:rFonts w:asciiTheme="minorHAnsi" w:hAnsiTheme="minorHAnsi" w:eastAsiaTheme="minorEastAsia" w:cstheme="minorBidi"/>
          <w:caps w:val="0"/>
          <w:kern w:val="2"/>
          <w:sz w:val="21"/>
          <w:szCs w:val="22"/>
          <w:lang w:val="en-US"/>
        </w:rPr>
        <w:tab/>
      </w:r>
      <w:r>
        <w:rPr>
          <w:rStyle w:val="45"/>
        </w:rPr>
        <w:t>GENERAL</w:t>
      </w:r>
      <w:r>
        <w:tab/>
      </w:r>
      <w:r>
        <w:fldChar w:fldCharType="begin"/>
      </w:r>
      <w:r>
        <w:instrText xml:space="preserve"> PAGEREF _Toc50572646 \h </w:instrText>
      </w:r>
      <w:r>
        <w:fldChar w:fldCharType="separate"/>
      </w:r>
      <w:r>
        <w:t>49</w:t>
      </w:r>
      <w:r>
        <w:fldChar w:fldCharType="end"/>
      </w:r>
      <w:r>
        <w:fldChar w:fldCharType="end"/>
      </w:r>
    </w:p>
    <w:p w14:paraId="3E4F3E48">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"_Toc50572647" </w:instrText>
      </w:r>
      <w:r>
        <w:fldChar w:fldCharType="separate"/>
      </w:r>
      <w:r>
        <w:rPr>
          <w:rStyle w:val="45"/>
        </w:rPr>
        <w:t>6.10.2</w:t>
      </w:r>
      <w:r>
        <w:rPr>
          <w:rFonts w:asciiTheme="minorHAnsi" w:hAnsiTheme="minorHAnsi" w:eastAsiaTheme="minorEastAsia" w:cstheme="minorBidi"/>
          <w:caps w:val="0"/>
          <w:kern w:val="2"/>
          <w:sz w:val="21"/>
          <w:szCs w:val="22"/>
          <w:lang w:val="en-US"/>
        </w:rPr>
        <w:tab/>
      </w:r>
      <w:r>
        <w:rPr>
          <w:rStyle w:val="45"/>
        </w:rPr>
        <w:t>VALVE AND FITTING</w:t>
      </w:r>
      <w:r>
        <w:tab/>
      </w:r>
      <w:r>
        <w:fldChar w:fldCharType="begin"/>
      </w:r>
      <w:r>
        <w:instrText xml:space="preserve"> PAGEREF _Toc50572647 \h </w:instrText>
      </w:r>
      <w:r>
        <w:fldChar w:fldCharType="separate"/>
      </w:r>
      <w:r>
        <w:t>51</w:t>
      </w:r>
      <w:r>
        <w:fldChar w:fldCharType="end"/>
      </w:r>
      <w:r>
        <w:fldChar w:fldCharType="end"/>
      </w:r>
    </w:p>
    <w:p w14:paraId="3C4BD45B">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"_Toc50572648" </w:instrText>
      </w:r>
      <w:r>
        <w:fldChar w:fldCharType="separate"/>
      </w:r>
      <w:r>
        <w:rPr>
          <w:rStyle w:val="45"/>
        </w:rPr>
        <w:t>6.10.3</w:t>
      </w:r>
      <w:r>
        <w:rPr>
          <w:rFonts w:asciiTheme="minorHAnsi" w:hAnsiTheme="minorHAnsi" w:eastAsiaTheme="minorEastAsia" w:cstheme="minorBidi"/>
          <w:caps w:val="0"/>
          <w:kern w:val="2"/>
          <w:sz w:val="21"/>
          <w:szCs w:val="22"/>
          <w:lang w:val="en-US"/>
        </w:rPr>
        <w:tab/>
      </w:r>
      <w:r>
        <w:rPr>
          <w:rStyle w:val="45"/>
        </w:rPr>
        <w:t>VELOCITIES IN PIPE LINES</w:t>
      </w:r>
      <w:r>
        <w:tab/>
      </w:r>
      <w:r>
        <w:fldChar w:fldCharType="begin"/>
      </w:r>
      <w:r>
        <w:instrText xml:space="preserve"> PAGEREF _Toc50572648 \h </w:instrText>
      </w:r>
      <w:r>
        <w:fldChar w:fldCharType="separate"/>
      </w:r>
      <w:r>
        <w:t>52</w:t>
      </w:r>
      <w:r>
        <w:fldChar w:fldCharType="end"/>
      </w:r>
      <w:r>
        <w:fldChar w:fldCharType="end"/>
      </w:r>
    </w:p>
    <w:p w14:paraId="01836306">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"_Toc50572649" </w:instrText>
      </w:r>
      <w:r>
        <w:fldChar w:fldCharType="separate"/>
      </w:r>
      <w:r>
        <w:rPr>
          <w:rStyle w:val="45"/>
        </w:rPr>
        <w:t>6.10.4</w:t>
      </w:r>
      <w:r>
        <w:rPr>
          <w:rFonts w:asciiTheme="minorHAnsi" w:hAnsiTheme="minorHAnsi" w:eastAsiaTheme="minorEastAsia" w:cstheme="minorBidi"/>
          <w:caps w:val="0"/>
          <w:kern w:val="2"/>
          <w:sz w:val="21"/>
          <w:szCs w:val="22"/>
          <w:lang w:val="en-US"/>
        </w:rPr>
        <w:tab/>
      </w:r>
      <w:r>
        <w:rPr>
          <w:rStyle w:val="45"/>
        </w:rPr>
        <w:t>MATERIALS &amp; SIZE OF PIPING</w:t>
      </w:r>
      <w:r>
        <w:tab/>
      </w:r>
      <w:r>
        <w:fldChar w:fldCharType="begin"/>
      </w:r>
      <w:r>
        <w:instrText xml:space="preserve"> PAGEREF _Toc50572649 \h </w:instrText>
      </w:r>
      <w:r>
        <w:fldChar w:fldCharType="separate"/>
      </w:r>
      <w:r>
        <w:t>52</w:t>
      </w:r>
      <w:r>
        <w:fldChar w:fldCharType="end"/>
      </w:r>
      <w:r>
        <w:fldChar w:fldCharType="end"/>
      </w:r>
    </w:p>
    <w:p w14:paraId="751BB63F">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"_Toc50572650" </w:instrText>
      </w:r>
      <w:r>
        <w:fldChar w:fldCharType="separate"/>
      </w:r>
      <w:r>
        <w:rPr>
          <w:rStyle w:val="45"/>
        </w:rPr>
        <w:t>6.10.5</w:t>
      </w:r>
      <w:r>
        <w:rPr>
          <w:rFonts w:asciiTheme="minorHAnsi" w:hAnsiTheme="minorHAnsi" w:eastAsiaTheme="minorEastAsia" w:cstheme="minorBidi"/>
          <w:caps w:val="0"/>
          <w:kern w:val="2"/>
          <w:sz w:val="21"/>
          <w:szCs w:val="22"/>
          <w:lang w:val="en-US"/>
        </w:rPr>
        <w:tab/>
      </w:r>
      <w:r>
        <w:rPr>
          <w:rStyle w:val="45"/>
        </w:rPr>
        <w:t>STRAINERS</w:t>
      </w:r>
      <w:r>
        <w:tab/>
      </w:r>
      <w:r>
        <w:fldChar w:fldCharType="begin"/>
      </w:r>
      <w:r>
        <w:instrText xml:space="preserve"> PAGEREF _Toc50572650 \h </w:instrText>
      </w:r>
      <w:r>
        <w:fldChar w:fldCharType="separate"/>
      </w:r>
      <w:r>
        <w:t>57</w:t>
      </w:r>
      <w:r>
        <w:fldChar w:fldCharType="end"/>
      </w:r>
      <w:r>
        <w:fldChar w:fldCharType="end"/>
      </w:r>
    </w:p>
    <w:p w14:paraId="0C73A02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"_Toc50572651" </w:instrText>
      </w:r>
      <w:r>
        <w:fldChar w:fldCharType="separate"/>
      </w:r>
      <w:r>
        <w:rPr>
          <w:rStyle w:val="45"/>
        </w:rPr>
        <w:t>6.11</w:t>
      </w:r>
      <w:r>
        <w:rPr>
          <w:rFonts w:asciiTheme="minorHAnsi" w:hAnsiTheme="minorHAnsi" w:eastAsiaTheme="minorEastAsia" w:cstheme="minorBidi"/>
          <w:b w:val="0"/>
          <w:caps w:val="0"/>
          <w:kern w:val="2"/>
          <w:sz w:val="21"/>
          <w:szCs w:val="22"/>
          <w:lang w:val="en-US"/>
        </w:rPr>
        <w:tab/>
      </w:r>
      <w:r>
        <w:rPr>
          <w:rStyle w:val="45"/>
        </w:rPr>
        <w:t xml:space="preserve"> PIPING SYSTEMS IN ENGINE ROOM</w:t>
      </w:r>
      <w:r>
        <w:tab/>
      </w:r>
      <w:r>
        <w:fldChar w:fldCharType="begin"/>
      </w:r>
      <w:r>
        <w:instrText xml:space="preserve"> PAGEREF _Toc50572651 \h </w:instrText>
      </w:r>
      <w:r>
        <w:fldChar w:fldCharType="separate"/>
      </w:r>
      <w:r>
        <w:t>59</w:t>
      </w:r>
      <w:r>
        <w:fldChar w:fldCharType="end"/>
      </w:r>
      <w:r>
        <w:fldChar w:fldCharType="end"/>
      </w:r>
    </w:p>
    <w:p w14:paraId="28C66198">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"_Toc50572652" </w:instrText>
      </w:r>
      <w:r>
        <w:fldChar w:fldCharType="separate"/>
      </w:r>
      <w:r>
        <w:rPr>
          <w:rStyle w:val="45"/>
        </w:rPr>
        <w:t>6.11.1</w:t>
      </w:r>
      <w:r>
        <w:rPr>
          <w:rFonts w:asciiTheme="minorHAnsi" w:hAnsiTheme="minorHAnsi" w:eastAsiaTheme="minorEastAsia" w:cstheme="minorBidi"/>
          <w:caps w:val="0"/>
          <w:kern w:val="2"/>
          <w:sz w:val="21"/>
          <w:szCs w:val="22"/>
          <w:lang w:val="en-US"/>
        </w:rPr>
        <w:tab/>
      </w:r>
      <w:r>
        <w:rPr>
          <w:rStyle w:val="45"/>
        </w:rPr>
        <w:t>COOLING SEA WATER SYSTEM</w:t>
      </w:r>
      <w:r>
        <w:tab/>
      </w:r>
      <w:r>
        <w:fldChar w:fldCharType="begin"/>
      </w:r>
      <w:r>
        <w:instrText xml:space="preserve"> PAGEREF _Toc50572652 \h </w:instrText>
      </w:r>
      <w:r>
        <w:fldChar w:fldCharType="separate"/>
      </w:r>
      <w:r>
        <w:t>59</w:t>
      </w:r>
      <w:r>
        <w:fldChar w:fldCharType="end"/>
      </w:r>
      <w:r>
        <w:fldChar w:fldCharType="end"/>
      </w:r>
    </w:p>
    <w:p w14:paraId="55D70DB2">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"_Toc50572653" </w:instrText>
      </w:r>
      <w:r>
        <w:fldChar w:fldCharType="separate"/>
      </w:r>
      <w:r>
        <w:rPr>
          <w:rStyle w:val="45"/>
        </w:rPr>
        <w:t>6.11.2</w:t>
      </w:r>
      <w:r>
        <w:rPr>
          <w:rFonts w:asciiTheme="minorHAnsi" w:hAnsiTheme="minorHAnsi" w:eastAsiaTheme="minorEastAsia" w:cstheme="minorBidi"/>
          <w:caps w:val="0"/>
          <w:kern w:val="2"/>
          <w:sz w:val="21"/>
          <w:szCs w:val="22"/>
          <w:lang w:val="en-US"/>
        </w:rPr>
        <w:tab/>
      </w:r>
      <w:r>
        <w:rPr>
          <w:rStyle w:val="45"/>
        </w:rPr>
        <w:t>COOLING FRESH WATER SYSTEM</w:t>
      </w:r>
      <w:r>
        <w:tab/>
      </w:r>
      <w:r>
        <w:fldChar w:fldCharType="begin"/>
      </w:r>
      <w:r>
        <w:instrText xml:space="preserve"> PAGEREF _Toc50572653 \h </w:instrText>
      </w:r>
      <w:r>
        <w:fldChar w:fldCharType="separate"/>
      </w:r>
      <w:r>
        <w:t>59</w:t>
      </w:r>
      <w:r>
        <w:fldChar w:fldCharType="end"/>
      </w:r>
      <w:r>
        <w:fldChar w:fldCharType="end"/>
      </w:r>
    </w:p>
    <w:p w14:paraId="238613ED">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"_Toc50572654" </w:instrText>
      </w:r>
      <w:r>
        <w:fldChar w:fldCharType="separate"/>
      </w:r>
      <w:r>
        <w:rPr>
          <w:rStyle w:val="45"/>
        </w:rPr>
        <w:t>6.11.3</w:t>
      </w:r>
      <w:r>
        <w:rPr>
          <w:rFonts w:asciiTheme="minorHAnsi" w:hAnsiTheme="minorHAnsi" w:eastAsiaTheme="minorEastAsia" w:cstheme="minorBidi"/>
          <w:caps w:val="0"/>
          <w:kern w:val="2"/>
          <w:sz w:val="21"/>
          <w:szCs w:val="22"/>
          <w:lang w:val="en-US"/>
        </w:rPr>
        <w:tab/>
      </w:r>
      <w:r>
        <w:rPr>
          <w:rStyle w:val="45"/>
        </w:rPr>
        <w:t>LUBRICATION OIL SYSTEM</w:t>
      </w:r>
      <w:r>
        <w:tab/>
      </w:r>
      <w:r>
        <w:fldChar w:fldCharType="begin"/>
      </w:r>
      <w:r>
        <w:instrText xml:space="preserve"> PAGEREF _Toc50572654 \h </w:instrText>
      </w:r>
      <w:r>
        <w:fldChar w:fldCharType="separate"/>
      </w:r>
      <w:r>
        <w:t>60</w:t>
      </w:r>
      <w:r>
        <w:fldChar w:fldCharType="end"/>
      </w:r>
      <w:r>
        <w:fldChar w:fldCharType="end"/>
      </w:r>
    </w:p>
    <w:p w14:paraId="268BA253">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"_Toc50572655" </w:instrText>
      </w:r>
      <w:r>
        <w:fldChar w:fldCharType="separate"/>
      </w:r>
      <w:r>
        <w:rPr>
          <w:rStyle w:val="45"/>
        </w:rPr>
        <w:t>6.11.4</w:t>
      </w:r>
      <w:r>
        <w:rPr>
          <w:rFonts w:asciiTheme="minorHAnsi" w:hAnsiTheme="minorHAnsi" w:eastAsiaTheme="minorEastAsia" w:cstheme="minorBidi"/>
          <w:caps w:val="0"/>
          <w:kern w:val="2"/>
          <w:sz w:val="21"/>
          <w:szCs w:val="22"/>
          <w:lang w:val="en-US"/>
        </w:rPr>
        <w:tab/>
      </w:r>
      <w:r>
        <w:rPr>
          <w:rStyle w:val="45"/>
        </w:rPr>
        <w:t>FUEL SYSTEM</w:t>
      </w:r>
      <w:r>
        <w:tab/>
      </w:r>
      <w:r>
        <w:fldChar w:fldCharType="begin"/>
      </w:r>
      <w:r>
        <w:instrText xml:space="preserve"> PAGEREF _Toc50572655 \h </w:instrText>
      </w:r>
      <w:r>
        <w:fldChar w:fldCharType="separate"/>
      </w:r>
      <w:r>
        <w:t>61</w:t>
      </w:r>
      <w:r>
        <w:fldChar w:fldCharType="end"/>
      </w:r>
      <w:r>
        <w:fldChar w:fldCharType="end"/>
      </w:r>
    </w:p>
    <w:p w14:paraId="6CD64212">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"_Toc50572656" </w:instrText>
      </w:r>
      <w:r>
        <w:fldChar w:fldCharType="separate"/>
      </w:r>
      <w:r>
        <w:rPr>
          <w:rStyle w:val="45"/>
        </w:rPr>
        <w:t>6.11.5</w:t>
      </w:r>
      <w:r>
        <w:rPr>
          <w:rFonts w:asciiTheme="minorHAnsi" w:hAnsiTheme="minorHAnsi" w:eastAsiaTheme="minorEastAsia" w:cstheme="minorBidi"/>
          <w:caps w:val="0"/>
          <w:kern w:val="2"/>
          <w:sz w:val="21"/>
          <w:szCs w:val="22"/>
          <w:lang w:val="en-US"/>
        </w:rPr>
        <w:tab/>
      </w:r>
      <w:r>
        <w:rPr>
          <w:rStyle w:val="45"/>
        </w:rPr>
        <w:t>COMPRESSED AIR SYSTEM</w:t>
      </w:r>
      <w:r>
        <w:tab/>
      </w:r>
      <w:r>
        <w:fldChar w:fldCharType="begin"/>
      </w:r>
      <w:r>
        <w:instrText xml:space="preserve"> PAGEREF _Toc50572656 \h </w:instrText>
      </w:r>
      <w:r>
        <w:fldChar w:fldCharType="separate"/>
      </w:r>
      <w:r>
        <w:t>63</w:t>
      </w:r>
      <w:r>
        <w:fldChar w:fldCharType="end"/>
      </w:r>
      <w:r>
        <w:fldChar w:fldCharType="end"/>
      </w:r>
    </w:p>
    <w:p w14:paraId="1C522837">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"_Toc50572657" </w:instrText>
      </w:r>
      <w:r>
        <w:fldChar w:fldCharType="separate"/>
      </w:r>
      <w:r>
        <w:rPr>
          <w:rStyle w:val="45"/>
        </w:rPr>
        <w:t>6.11.6</w:t>
      </w:r>
      <w:r>
        <w:rPr>
          <w:rFonts w:asciiTheme="minorHAnsi" w:hAnsiTheme="minorHAnsi" w:eastAsiaTheme="minorEastAsia" w:cstheme="minorBidi"/>
          <w:caps w:val="0"/>
          <w:kern w:val="2"/>
          <w:sz w:val="21"/>
          <w:szCs w:val="22"/>
          <w:lang w:val="en-US"/>
        </w:rPr>
        <w:tab/>
      </w:r>
      <w:r>
        <w:rPr>
          <w:rStyle w:val="45"/>
        </w:rPr>
        <w:t>STEAM AND DRAIN SYSTEM</w:t>
      </w:r>
      <w:r>
        <w:tab/>
      </w:r>
      <w:r>
        <w:fldChar w:fldCharType="begin"/>
      </w:r>
      <w:r>
        <w:instrText xml:space="preserve"> PAGEREF _Toc50572657 \h </w:instrText>
      </w:r>
      <w:r>
        <w:fldChar w:fldCharType="separate"/>
      </w:r>
      <w:r>
        <w:t>64</w:t>
      </w:r>
      <w:r>
        <w:fldChar w:fldCharType="end"/>
      </w:r>
      <w:r>
        <w:fldChar w:fldCharType="end"/>
      </w:r>
    </w:p>
    <w:p w14:paraId="6D279CEC">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"_Toc50572658" </w:instrText>
      </w:r>
      <w:r>
        <w:fldChar w:fldCharType="separate"/>
      </w:r>
      <w:r>
        <w:rPr>
          <w:rStyle w:val="45"/>
        </w:rPr>
        <w:t>6.11.7</w:t>
      </w:r>
      <w:r>
        <w:rPr>
          <w:rFonts w:asciiTheme="minorHAnsi" w:hAnsiTheme="minorHAnsi" w:eastAsiaTheme="minorEastAsia" w:cstheme="minorBidi"/>
          <w:caps w:val="0"/>
          <w:kern w:val="2"/>
          <w:sz w:val="21"/>
          <w:szCs w:val="22"/>
          <w:lang w:val="en-US"/>
        </w:rPr>
        <w:tab/>
      </w:r>
      <w:r>
        <w:rPr>
          <w:rStyle w:val="45"/>
        </w:rPr>
        <w:t>FEED WATER SYSTEM</w:t>
      </w:r>
      <w:r>
        <w:tab/>
      </w:r>
      <w:r>
        <w:fldChar w:fldCharType="begin"/>
      </w:r>
      <w:r>
        <w:instrText xml:space="preserve"> PAGEREF _Toc50572658 \h </w:instrText>
      </w:r>
      <w:r>
        <w:fldChar w:fldCharType="separate"/>
      </w:r>
      <w:r>
        <w:t>64</w:t>
      </w:r>
      <w:r>
        <w:fldChar w:fldCharType="end"/>
      </w:r>
      <w:r>
        <w:fldChar w:fldCharType="end"/>
      </w:r>
    </w:p>
    <w:p w14:paraId="3A07A0B7">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"_Toc50572659" </w:instrText>
      </w:r>
      <w:r>
        <w:fldChar w:fldCharType="separate"/>
      </w:r>
      <w:r>
        <w:rPr>
          <w:rStyle w:val="45"/>
        </w:rPr>
        <w:t>6.11.8</w:t>
      </w:r>
      <w:r>
        <w:rPr>
          <w:rFonts w:asciiTheme="minorHAnsi" w:hAnsiTheme="minorHAnsi" w:eastAsiaTheme="minorEastAsia" w:cstheme="minorBidi"/>
          <w:caps w:val="0"/>
          <w:kern w:val="2"/>
          <w:sz w:val="21"/>
          <w:szCs w:val="22"/>
          <w:lang w:val="en-US"/>
        </w:rPr>
        <w:tab/>
      </w:r>
      <w:r>
        <w:rPr>
          <w:rStyle w:val="45"/>
        </w:rPr>
        <w:t>SHIP'S SERVICE SYSTEM OF ENGINE ROOM</w:t>
      </w:r>
      <w:r>
        <w:tab/>
      </w:r>
      <w:r>
        <w:fldChar w:fldCharType="begin"/>
      </w:r>
      <w:r>
        <w:instrText xml:space="preserve"> PAGEREF _Toc50572659 \h </w:instrText>
      </w:r>
      <w:r>
        <w:fldChar w:fldCharType="separate"/>
      </w:r>
      <w:r>
        <w:t>65</w:t>
      </w:r>
      <w:r>
        <w:fldChar w:fldCharType="end"/>
      </w:r>
      <w:r>
        <w:fldChar w:fldCharType="end"/>
      </w:r>
    </w:p>
    <w:p w14:paraId="4536D8EA">
      <w:pPr>
        <w:pStyle w:val="19"/>
        <w:tabs>
          <w:tab w:val="left" w:pos="1260"/>
        </w:tabs>
        <w:rPr>
          <w:rFonts w:asciiTheme="minorHAnsi" w:hAnsiTheme="minorHAnsi" w:eastAsiaTheme="minorEastAsia" w:cstheme="minorBidi"/>
          <w:caps w:val="0"/>
          <w:kern w:val="2"/>
          <w:sz w:val="21"/>
          <w:szCs w:val="22"/>
          <w:lang w:val="en-US"/>
        </w:rPr>
      </w:pPr>
      <w:r>
        <w:fldChar w:fldCharType="begin"/>
      </w:r>
      <w:r>
        <w:instrText xml:space="preserve"> HYPERLINK \l "_Toc50572660" </w:instrText>
      </w:r>
      <w:r>
        <w:fldChar w:fldCharType="separate"/>
      </w:r>
      <w:r>
        <w:rPr>
          <w:rStyle w:val="45"/>
        </w:rPr>
        <w:t>6.11.9</w:t>
      </w:r>
      <w:r>
        <w:rPr>
          <w:rFonts w:asciiTheme="minorHAnsi" w:hAnsiTheme="minorHAnsi" w:eastAsiaTheme="minorEastAsia" w:cstheme="minorBidi"/>
          <w:caps w:val="0"/>
          <w:kern w:val="2"/>
          <w:sz w:val="21"/>
          <w:szCs w:val="22"/>
          <w:lang w:val="en-US"/>
        </w:rPr>
        <w:tab/>
      </w:r>
      <w:r>
        <w:rPr>
          <w:rStyle w:val="45"/>
        </w:rPr>
        <w:t>EXHAUST GAS SYSTEM</w:t>
      </w:r>
      <w:r>
        <w:tab/>
      </w:r>
      <w:r>
        <w:fldChar w:fldCharType="begin"/>
      </w:r>
      <w:r>
        <w:instrText xml:space="preserve"> PAGEREF _Toc50572660 \h </w:instrText>
      </w:r>
      <w:r>
        <w:fldChar w:fldCharType="separate"/>
      </w:r>
      <w:r>
        <w:t>67</w:t>
      </w:r>
      <w:r>
        <w:fldChar w:fldCharType="end"/>
      </w:r>
      <w:r>
        <w:fldChar w:fldCharType="end"/>
      </w:r>
    </w:p>
    <w:p w14:paraId="11A385D1">
      <w:pPr>
        <w:pStyle w:val="19"/>
        <w:tabs>
          <w:tab w:val="left" w:pos="1680"/>
        </w:tabs>
        <w:rPr>
          <w:rFonts w:asciiTheme="minorHAnsi" w:hAnsiTheme="minorHAnsi" w:eastAsiaTheme="minorEastAsia" w:cstheme="minorBidi"/>
          <w:caps w:val="0"/>
          <w:kern w:val="2"/>
          <w:sz w:val="21"/>
          <w:szCs w:val="22"/>
          <w:lang w:val="en-US"/>
        </w:rPr>
      </w:pPr>
      <w:r>
        <w:fldChar w:fldCharType="begin"/>
      </w:r>
      <w:r>
        <w:instrText xml:space="preserve"> HYPERLINK \l "_Toc50572661" </w:instrText>
      </w:r>
      <w:r>
        <w:fldChar w:fldCharType="separate"/>
      </w:r>
      <w:r>
        <w:rPr>
          <w:rStyle w:val="45"/>
        </w:rPr>
        <w:t>6.11.10</w:t>
      </w:r>
      <w:r>
        <w:rPr>
          <w:rFonts w:asciiTheme="minorHAnsi" w:hAnsiTheme="minorHAnsi" w:eastAsiaTheme="minorEastAsia" w:cstheme="minorBidi"/>
          <w:caps w:val="0"/>
          <w:kern w:val="2"/>
          <w:sz w:val="21"/>
          <w:szCs w:val="22"/>
          <w:lang w:val="en-US"/>
        </w:rPr>
        <w:tab/>
      </w:r>
      <w:r>
        <w:rPr>
          <w:rStyle w:val="45"/>
        </w:rPr>
        <w:t>INSTRUMENTATION</w:t>
      </w:r>
      <w:r>
        <w:tab/>
      </w:r>
      <w:r>
        <w:fldChar w:fldCharType="begin"/>
      </w:r>
      <w:r>
        <w:instrText xml:space="preserve"> PAGEREF _Toc50572661 \h </w:instrText>
      </w:r>
      <w:r>
        <w:fldChar w:fldCharType="separate"/>
      </w:r>
      <w:r>
        <w:t>68</w:t>
      </w:r>
      <w:r>
        <w:fldChar w:fldCharType="end"/>
      </w:r>
      <w:r>
        <w:fldChar w:fldCharType="end"/>
      </w:r>
    </w:p>
    <w:p w14:paraId="4ACDF4E4">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"_Toc50572662" </w:instrText>
      </w:r>
      <w:r>
        <w:fldChar w:fldCharType="separate"/>
      </w:r>
      <w:r>
        <w:rPr>
          <w:rStyle w:val="45"/>
        </w:rPr>
        <w:t xml:space="preserve">6.12    </w:t>
      </w:r>
      <w:r>
        <w:rPr>
          <w:rStyle w:val="45"/>
          <w:rFonts w:hint="eastAsia"/>
        </w:rPr>
        <w:t xml:space="preserve">   </w:t>
      </w:r>
      <w:r>
        <w:rPr>
          <w:rStyle w:val="45"/>
        </w:rPr>
        <w:t>scrubber system</w:t>
      </w:r>
      <w:r>
        <w:tab/>
      </w:r>
      <w:r>
        <w:fldChar w:fldCharType="begin"/>
      </w:r>
      <w:r>
        <w:instrText xml:space="preserve"> PAGEREF _Toc50572662 \h </w:instrText>
      </w:r>
      <w:r>
        <w:fldChar w:fldCharType="separate"/>
      </w:r>
      <w:r>
        <w:t>69</w:t>
      </w:r>
      <w:r>
        <w:fldChar w:fldCharType="end"/>
      </w:r>
      <w:r>
        <w:fldChar w:fldCharType="end"/>
      </w:r>
    </w:p>
    <w:p w14:paraId="0F25D06D">
      <w:pPr>
        <w:pStyle w:val="34"/>
        <w:tabs>
          <w:tab w:val="left" w:pos="13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"_Toc50572663" </w:instrText>
      </w:r>
      <w:r>
        <w:fldChar w:fldCharType="separate"/>
      </w:r>
      <w:r>
        <w:rPr>
          <w:rStyle w:val="45"/>
        </w:rPr>
        <w:t>6.13</w:t>
      </w:r>
      <w:r>
        <w:rPr>
          <w:rFonts w:asciiTheme="minorHAnsi" w:hAnsiTheme="minorHAnsi" w:eastAsiaTheme="minorEastAsia" w:cstheme="minorBidi"/>
          <w:b w:val="0"/>
          <w:caps w:val="0"/>
          <w:kern w:val="2"/>
          <w:sz w:val="21"/>
          <w:szCs w:val="22"/>
          <w:lang w:val="en-US"/>
        </w:rPr>
        <w:tab/>
      </w:r>
      <w:r>
        <w:rPr>
          <w:rStyle w:val="45"/>
        </w:rPr>
        <w:t>SPARE PARTS AND TOOLS</w:t>
      </w:r>
      <w:r>
        <w:tab/>
      </w:r>
      <w:r>
        <w:fldChar w:fldCharType="begin"/>
      </w:r>
      <w:r>
        <w:instrText xml:space="preserve"> PAGEREF _Toc50572663 \h </w:instrText>
      </w:r>
      <w:r>
        <w:fldChar w:fldCharType="separate"/>
      </w:r>
      <w:r>
        <w:t>70</w:t>
      </w:r>
      <w:r>
        <w:fldChar w:fldCharType="end"/>
      </w:r>
      <w:r>
        <w:fldChar w:fldCharType="end"/>
      </w:r>
    </w:p>
    <w:p w14:paraId="05207FAD">
      <w:pPr>
        <w:kinsoku w:val="0"/>
        <w:autoSpaceDE w:val="0"/>
        <w:autoSpaceDN w:val="0"/>
        <w:adjustRightInd w:val="0"/>
        <w:spacing w:before="7" w:line="120" w:lineRule="exact"/>
        <w:rPr>
          <w:rFonts w:ascii="Arial" w:hAnsi="Arial" w:cs="Arial"/>
          <w:kern w:val="0"/>
          <w:sz w:val="12"/>
          <w:szCs w:val="12"/>
        </w:rPr>
      </w:pPr>
      <w:r>
        <w:rPr>
          <w:rFonts w:ascii="Arial" w:hAnsi="Arial" w:cs="Arial"/>
          <w:kern w:val="0"/>
          <w:sz w:val="12"/>
          <w:szCs w:val="12"/>
        </w:rPr>
        <w:fldChar w:fldCharType="end"/>
      </w:r>
    </w:p>
    <w:p w14:paraId="7DE5F5D5">
      <w:pPr>
        <w:tabs>
          <w:tab w:val="left" w:pos="4800"/>
        </w:tabs>
        <w:kinsoku w:val="0"/>
        <w:autoSpaceDE w:val="0"/>
        <w:autoSpaceDN w:val="0"/>
        <w:adjustRightInd w:val="0"/>
        <w:spacing w:line="240" w:lineRule="exact"/>
        <w:ind w:left="3526" w:hanging="1"/>
        <w:rPr>
          <w:rFonts w:ascii="Arial" w:hAnsi="Arial" w:cs="Arial"/>
          <w:b/>
          <w:bCs/>
          <w:kern w:val="0"/>
          <w:sz w:val="24"/>
        </w:rPr>
      </w:pPr>
      <w:r>
        <w:rPr>
          <w:rFonts w:ascii="Arial" w:hAnsi="Arial" w:cs="Arial"/>
          <w:b/>
          <w:bCs/>
          <w:kern w:val="0"/>
          <w:sz w:val="24"/>
        </w:rPr>
        <w:br w:type="page"/>
      </w:r>
    </w:p>
    <w:p w14:paraId="13F1D3BB">
      <w:pPr>
        <w:pStyle w:val="2"/>
        <w:jc w:val="both"/>
      </w:pPr>
      <w:bookmarkStart w:id="335" w:name="_Toc50572577"/>
      <w:r>
        <w:rPr>
          <w:rFonts w:hint="eastAsia"/>
        </w:rPr>
        <w:t xml:space="preserve">CHAPTER 6   </w:t>
      </w:r>
      <w:r>
        <w:t>MACHINERY</w:t>
      </w:r>
      <w:bookmarkEnd w:id="335"/>
    </w:p>
    <w:p w14:paraId="62EF3128">
      <w:pPr>
        <w:pStyle w:val="3"/>
        <w:jc w:val="both"/>
      </w:pPr>
      <w:bookmarkStart w:id="336" w:name="_Toc50572578"/>
      <w:r>
        <w:rPr>
          <w:rFonts w:hint="eastAsia"/>
        </w:rPr>
        <w:t>6.1</w:t>
      </w:r>
      <w:r>
        <w:tab/>
      </w:r>
      <w:r>
        <w:t>GENERAL</w:t>
      </w:r>
      <w:bookmarkEnd w:id="336"/>
    </w:p>
    <w:p w14:paraId="7389E840">
      <w:pPr>
        <w:kinsoku w:val="0"/>
        <w:autoSpaceDE w:val="0"/>
        <w:autoSpaceDN w:val="0"/>
        <w:adjustRightInd w:val="0"/>
        <w:spacing w:before="16" w:line="100" w:lineRule="exact"/>
        <w:rPr>
          <w:rFonts w:ascii="Arial" w:hAnsi="Arial" w:cs="Arial"/>
          <w:kern w:val="0"/>
          <w:sz w:val="10"/>
          <w:szCs w:val="10"/>
        </w:rPr>
      </w:pPr>
    </w:p>
    <w:p w14:paraId="3A7F170D">
      <w:pPr>
        <w:pStyle w:val="4"/>
      </w:pPr>
      <w:bookmarkStart w:id="337" w:name="_Toc50572579"/>
      <w:r>
        <w:rPr>
          <w:rFonts w:hint="eastAsia"/>
        </w:rPr>
        <w:t>6.1.1</w:t>
      </w:r>
      <w:r>
        <w:tab/>
      </w:r>
      <w:r>
        <w:t>GENERAL</w:t>
      </w:r>
      <w:bookmarkEnd w:id="337"/>
    </w:p>
    <w:p w14:paraId="4244FBED">
      <w:pPr>
        <w:kinsoku w:val="0"/>
        <w:autoSpaceDE w:val="0"/>
        <w:autoSpaceDN w:val="0"/>
        <w:adjustRightInd w:val="0"/>
        <w:spacing w:line="239" w:lineRule="auto"/>
        <w:ind w:left="1017"/>
        <w:rPr>
          <w:kern w:val="0"/>
          <w:sz w:val="24"/>
        </w:rPr>
      </w:pPr>
      <w:r>
        <w:rPr>
          <w:kern w:val="0"/>
          <w:sz w:val="24"/>
        </w:rPr>
        <w:t>The vessel shall be designed and constructed as a single screw driven by a diesel engine located aft and in compliance with the requirements of Classification notation.</w:t>
      </w:r>
    </w:p>
    <w:p w14:paraId="374C2716">
      <w:pPr>
        <w:kinsoku w:val="0"/>
        <w:autoSpaceDE w:val="0"/>
        <w:autoSpaceDN w:val="0"/>
        <w:adjustRightInd w:val="0"/>
        <w:spacing w:line="239" w:lineRule="auto"/>
        <w:ind w:left="1017"/>
        <w:rPr>
          <w:kern w:val="0"/>
          <w:sz w:val="24"/>
        </w:rPr>
      </w:pPr>
    </w:p>
    <w:p w14:paraId="56DCAA1D">
      <w:pPr>
        <w:kinsoku w:val="0"/>
        <w:autoSpaceDE w:val="0"/>
        <w:autoSpaceDN w:val="0"/>
        <w:adjustRightInd w:val="0"/>
        <w:ind w:left="1017"/>
        <w:rPr>
          <w:kern w:val="0"/>
          <w:sz w:val="24"/>
        </w:rPr>
      </w:pPr>
      <w:r>
        <w:rPr>
          <w:kern w:val="0"/>
          <w:sz w:val="24"/>
        </w:rPr>
        <w:t>The propelling machinery shall consist of a low speed, direct reversible, high efficiency turbocharger engine, driving a fixed pitch propeller through a forged steel shafting.</w:t>
      </w:r>
      <w:r>
        <w:rPr>
          <w:b/>
        </w:rPr>
        <w:t xml:space="preserve"> </w:t>
      </w:r>
    </w:p>
    <w:p w14:paraId="5CC6EDCB">
      <w:pPr>
        <w:kinsoku w:val="0"/>
        <w:autoSpaceDE w:val="0"/>
        <w:autoSpaceDN w:val="0"/>
        <w:adjustRightInd w:val="0"/>
        <w:spacing w:before="16" w:line="260" w:lineRule="exact"/>
        <w:rPr>
          <w:kern w:val="0"/>
          <w:sz w:val="26"/>
          <w:szCs w:val="26"/>
        </w:rPr>
      </w:pPr>
    </w:p>
    <w:p w14:paraId="29146079">
      <w:pPr>
        <w:kinsoku w:val="0"/>
        <w:autoSpaceDE w:val="0"/>
        <w:autoSpaceDN w:val="0"/>
        <w:adjustRightInd w:val="0"/>
        <w:spacing w:line="488" w:lineRule="auto"/>
        <w:ind w:left="1017"/>
        <w:rPr>
          <w:kern w:val="0"/>
          <w:sz w:val="24"/>
        </w:rPr>
      </w:pPr>
      <w:r>
        <w:rPr>
          <w:kern w:val="0"/>
          <w:sz w:val="24"/>
        </w:rPr>
        <w:t xml:space="preserve">The propeller shaft shall be turned clockwise viewed from aft of M.E. going ahead. </w:t>
      </w:r>
    </w:p>
    <w:p w14:paraId="40A46CF8">
      <w:pPr>
        <w:kinsoku w:val="0"/>
        <w:autoSpaceDE w:val="0"/>
        <w:autoSpaceDN w:val="0"/>
        <w:adjustRightInd w:val="0"/>
        <w:spacing w:line="488" w:lineRule="auto"/>
        <w:ind w:left="1017"/>
        <w:rPr>
          <w:kern w:val="0"/>
          <w:sz w:val="24"/>
        </w:rPr>
      </w:pPr>
      <w:r>
        <w:rPr>
          <w:kern w:val="0"/>
          <w:sz w:val="24"/>
        </w:rPr>
        <w:t>The central cooling F.W. system shall be provided.</w:t>
      </w:r>
    </w:p>
    <w:p w14:paraId="1D54B092">
      <w:pPr>
        <w:kinsoku w:val="0"/>
        <w:autoSpaceDE w:val="0"/>
        <w:autoSpaceDN w:val="0"/>
        <w:adjustRightInd w:val="0"/>
        <w:spacing w:before="1"/>
        <w:ind w:left="1017"/>
        <w:rPr>
          <w:kern w:val="0"/>
          <w:sz w:val="24"/>
        </w:rPr>
      </w:pPr>
      <w:r>
        <w:rPr>
          <w:kern w:val="0"/>
          <w:sz w:val="24"/>
        </w:rPr>
        <w:t xml:space="preserve">The electric generating plant shall consist of </w:t>
      </w:r>
      <w:r>
        <w:rPr>
          <w:rFonts w:hint="eastAsia"/>
          <w:kern w:val="0"/>
          <w:sz w:val="24"/>
        </w:rPr>
        <w:t>three</w:t>
      </w:r>
      <w:r>
        <w:rPr>
          <w:kern w:val="0"/>
          <w:sz w:val="24"/>
        </w:rPr>
        <w:t xml:space="preserve"> (</w:t>
      </w:r>
      <w:r>
        <w:rPr>
          <w:rFonts w:hint="eastAsia"/>
          <w:kern w:val="0"/>
          <w:sz w:val="24"/>
        </w:rPr>
        <w:t>3</w:t>
      </w:r>
      <w:r>
        <w:rPr>
          <w:kern w:val="0"/>
          <w:sz w:val="24"/>
        </w:rPr>
        <w:t>) sets of main diesel generator</w:t>
      </w:r>
      <w:r>
        <w:rPr>
          <w:rFonts w:hint="eastAsia"/>
          <w:kern w:val="0"/>
          <w:sz w:val="24"/>
        </w:rPr>
        <w:t>s</w:t>
      </w:r>
      <w:r>
        <w:rPr>
          <w:kern w:val="0"/>
          <w:sz w:val="24"/>
        </w:rPr>
        <w:t xml:space="preserve"> and one (1) set </w:t>
      </w:r>
      <w:r>
        <w:rPr>
          <w:rFonts w:hint="eastAsia"/>
          <w:kern w:val="0"/>
          <w:sz w:val="24"/>
        </w:rPr>
        <w:t xml:space="preserve">of </w:t>
      </w:r>
      <w:r>
        <w:rPr>
          <w:kern w:val="0"/>
          <w:sz w:val="24"/>
        </w:rPr>
        <w:t>emergency diesel generator.</w:t>
      </w:r>
    </w:p>
    <w:p w14:paraId="279C70E2">
      <w:pPr>
        <w:kinsoku w:val="0"/>
        <w:autoSpaceDE w:val="0"/>
        <w:autoSpaceDN w:val="0"/>
        <w:adjustRightInd w:val="0"/>
        <w:spacing w:before="15" w:line="260" w:lineRule="exact"/>
        <w:rPr>
          <w:kern w:val="0"/>
          <w:sz w:val="26"/>
          <w:szCs w:val="26"/>
        </w:rPr>
      </w:pPr>
    </w:p>
    <w:p w14:paraId="0E22B428">
      <w:pPr>
        <w:kinsoku w:val="0"/>
        <w:autoSpaceDE w:val="0"/>
        <w:autoSpaceDN w:val="0"/>
        <w:adjustRightInd w:val="0"/>
        <w:ind w:left="1017"/>
        <w:rPr>
          <w:kern w:val="0"/>
          <w:sz w:val="24"/>
        </w:rPr>
      </w:pPr>
      <w:r>
        <w:rPr>
          <w:kern w:val="0"/>
          <w:sz w:val="24"/>
        </w:rPr>
        <w:t>The main engine shall be remotely controlled from the engine control room and wheelhouse and local control console and navigation bridge deck wings.</w:t>
      </w:r>
    </w:p>
    <w:p w14:paraId="27DF1279">
      <w:pPr>
        <w:kinsoku w:val="0"/>
        <w:autoSpaceDE w:val="0"/>
        <w:autoSpaceDN w:val="0"/>
        <w:adjustRightInd w:val="0"/>
        <w:ind w:left="1017"/>
      </w:pPr>
    </w:p>
    <w:p w14:paraId="13A65C28">
      <w:pPr>
        <w:kinsoku w:val="0"/>
        <w:autoSpaceDE w:val="0"/>
        <w:autoSpaceDN w:val="0"/>
        <w:adjustRightInd w:val="0"/>
        <w:ind w:left="1017"/>
        <w:rPr>
          <w:kern w:val="0"/>
          <w:sz w:val="24"/>
        </w:rPr>
      </w:pPr>
      <w:r>
        <w:rPr>
          <w:kern w:val="0"/>
          <w:sz w:val="24"/>
        </w:rPr>
        <w:t>The steam generating plant shall be of one (1) set of composite boiler with exhaust gas section and oil fired section.</w:t>
      </w:r>
    </w:p>
    <w:p w14:paraId="08B00CF2">
      <w:pPr>
        <w:kinsoku w:val="0"/>
        <w:autoSpaceDE w:val="0"/>
        <w:autoSpaceDN w:val="0"/>
        <w:adjustRightInd w:val="0"/>
        <w:ind w:left="1017"/>
        <w:rPr>
          <w:kern w:val="0"/>
          <w:sz w:val="24"/>
        </w:rPr>
      </w:pPr>
    </w:p>
    <w:p w14:paraId="32981847">
      <w:pPr>
        <w:kinsoku w:val="0"/>
        <w:autoSpaceDE w:val="0"/>
        <w:autoSpaceDN w:val="0"/>
        <w:adjustRightInd w:val="0"/>
        <w:ind w:left="1017"/>
        <w:rPr>
          <w:kern w:val="0"/>
          <w:sz w:val="24"/>
        </w:rPr>
      </w:pPr>
      <w:r>
        <w:rPr>
          <w:kern w:val="0"/>
          <w:sz w:val="24"/>
        </w:rPr>
        <w:t>Open loop scrubber to be provided to satisfy the requirements of Global Sulfur Cap 2020</w:t>
      </w:r>
    </w:p>
    <w:p w14:paraId="13CC8E2C">
      <w:pPr>
        <w:kinsoku w:val="0"/>
        <w:autoSpaceDE w:val="0"/>
        <w:autoSpaceDN w:val="0"/>
        <w:adjustRightInd w:val="0"/>
        <w:ind w:left="1017"/>
        <w:rPr>
          <w:kern w:val="0"/>
          <w:sz w:val="24"/>
        </w:rPr>
      </w:pPr>
    </w:p>
    <w:p w14:paraId="1E523F9A">
      <w:pPr>
        <w:kinsoku w:val="0"/>
        <w:autoSpaceDE w:val="0"/>
        <w:autoSpaceDN w:val="0"/>
        <w:adjustRightInd w:val="0"/>
        <w:ind w:left="1017"/>
        <w:rPr>
          <w:b/>
          <w:kern w:val="0"/>
          <w:sz w:val="24"/>
        </w:rPr>
      </w:pPr>
      <w:r>
        <w:rPr>
          <w:b/>
          <w:kern w:val="0"/>
          <w:sz w:val="24"/>
        </w:rPr>
        <w:t>An air-conditioned sound proof engine control room shall be provided in engine room and</w:t>
      </w:r>
      <w:r>
        <w:rPr>
          <w:rFonts w:hint="eastAsia"/>
          <w:b/>
          <w:kern w:val="0"/>
          <w:sz w:val="24"/>
        </w:rPr>
        <w:t xml:space="preserve"> </w:t>
      </w:r>
      <w:r>
        <w:rPr>
          <w:b/>
          <w:kern w:val="0"/>
          <w:sz w:val="24"/>
        </w:rPr>
        <w:t>equipped with engine control device, main switchboard and other necessary monitoring</w:t>
      </w:r>
      <w:r>
        <w:rPr>
          <w:rFonts w:hint="eastAsia"/>
          <w:b/>
          <w:kern w:val="0"/>
          <w:sz w:val="24"/>
        </w:rPr>
        <w:t xml:space="preserve"> </w:t>
      </w:r>
      <w:r>
        <w:rPr>
          <w:b/>
          <w:kern w:val="0"/>
          <w:sz w:val="24"/>
        </w:rPr>
        <w:t>equipment.</w:t>
      </w:r>
    </w:p>
    <w:p w14:paraId="048CA576">
      <w:pPr>
        <w:kinsoku w:val="0"/>
        <w:autoSpaceDE w:val="0"/>
        <w:autoSpaceDN w:val="0"/>
        <w:adjustRightInd w:val="0"/>
        <w:ind w:left="1017"/>
        <w:rPr>
          <w:b/>
          <w:kern w:val="0"/>
          <w:sz w:val="24"/>
        </w:rPr>
      </w:pPr>
    </w:p>
    <w:p w14:paraId="57179D4A">
      <w:pPr>
        <w:kinsoku w:val="0"/>
        <w:autoSpaceDE w:val="0"/>
        <w:autoSpaceDN w:val="0"/>
        <w:adjustRightInd w:val="0"/>
        <w:ind w:left="1017"/>
        <w:rPr>
          <w:kern w:val="0"/>
          <w:sz w:val="24"/>
        </w:rPr>
      </w:pPr>
      <w:r>
        <w:rPr>
          <w:b/>
          <w:kern w:val="0"/>
          <w:sz w:val="24"/>
        </w:rPr>
        <w:t>The ECR should have 2 Glass windows of the size 2200x600mm .</w:t>
      </w:r>
    </w:p>
    <w:p w14:paraId="49B6AA8E">
      <w:pPr>
        <w:kinsoku w:val="0"/>
        <w:autoSpaceDE w:val="0"/>
        <w:autoSpaceDN w:val="0"/>
        <w:adjustRightInd w:val="0"/>
        <w:spacing w:before="15" w:line="260" w:lineRule="exact"/>
        <w:rPr>
          <w:kern w:val="0"/>
          <w:sz w:val="26"/>
          <w:szCs w:val="26"/>
        </w:rPr>
      </w:pPr>
    </w:p>
    <w:p w14:paraId="2E710798">
      <w:pPr>
        <w:kinsoku w:val="0"/>
        <w:autoSpaceDE w:val="0"/>
        <w:autoSpaceDN w:val="0"/>
        <w:adjustRightInd w:val="0"/>
        <w:ind w:left="1017"/>
        <w:rPr>
          <w:kern w:val="0"/>
          <w:sz w:val="24"/>
        </w:rPr>
      </w:pPr>
      <w:r>
        <w:rPr>
          <w:kern w:val="0"/>
          <w:sz w:val="24"/>
        </w:rPr>
        <w:t>The machinery and equipment in engine room shall be designed, constructed, installed or supplied according to the manufacturers and/or the Builder’s standard in compliance with the requirement of the Class and the Regulatory body as far as they are concerned.</w:t>
      </w:r>
    </w:p>
    <w:p w14:paraId="77AF73EE">
      <w:pPr>
        <w:kinsoku w:val="0"/>
        <w:autoSpaceDE w:val="0"/>
        <w:autoSpaceDN w:val="0"/>
        <w:adjustRightInd w:val="0"/>
        <w:ind w:left="1017"/>
        <w:rPr>
          <w:kern w:val="0"/>
          <w:sz w:val="24"/>
        </w:rPr>
      </w:pPr>
    </w:p>
    <w:p w14:paraId="0DE637F0">
      <w:pPr>
        <w:kinsoku w:val="0"/>
        <w:autoSpaceDE w:val="0"/>
        <w:autoSpaceDN w:val="0"/>
        <w:adjustRightInd w:val="0"/>
        <w:ind w:left="1017"/>
        <w:rPr>
          <w:b/>
          <w:kern w:val="0"/>
          <w:sz w:val="24"/>
        </w:rPr>
      </w:pPr>
      <w:r>
        <w:rPr>
          <w:b/>
          <w:kern w:val="0"/>
          <w:sz w:val="24"/>
        </w:rPr>
        <w:t>During design and construction of engine room, particular attention to be paid to ensure</w:t>
      </w:r>
      <w:r>
        <w:rPr>
          <w:b/>
          <w:kern w:val="0"/>
          <w:sz w:val="24"/>
        </w:rPr>
        <w:br w:type="textWrapping"/>
      </w:r>
      <w:r>
        <w:rPr>
          <w:b/>
          <w:kern w:val="0"/>
          <w:sz w:val="24"/>
        </w:rPr>
        <w:t>that adequate space is provided for operation and maintenance of the mechanisms or</w:t>
      </w:r>
      <w:r>
        <w:rPr>
          <w:b/>
          <w:kern w:val="0"/>
          <w:sz w:val="24"/>
        </w:rPr>
        <w:br w:type="textWrapping"/>
      </w:r>
      <w:r>
        <w:rPr>
          <w:b/>
          <w:kern w:val="0"/>
          <w:sz w:val="24"/>
        </w:rPr>
        <w:t>other arrangements.</w:t>
      </w:r>
    </w:p>
    <w:p w14:paraId="072962A8">
      <w:pPr>
        <w:kinsoku w:val="0"/>
        <w:autoSpaceDE w:val="0"/>
        <w:autoSpaceDN w:val="0"/>
        <w:adjustRightInd w:val="0"/>
        <w:ind w:left="1017"/>
        <w:rPr>
          <w:b/>
          <w:kern w:val="0"/>
          <w:sz w:val="24"/>
        </w:rPr>
      </w:pPr>
      <w:r>
        <w:rPr>
          <w:b/>
          <w:kern w:val="0"/>
          <w:sz w:val="24"/>
        </w:rPr>
        <w:br w:type="textWrapping"/>
      </w:r>
      <w:r>
        <w:rPr>
          <w:b/>
          <w:kern w:val="0"/>
          <w:sz w:val="24"/>
        </w:rPr>
        <w:t>Ensure that adequate space is provided for maintenance of the piping systems as far as</w:t>
      </w:r>
      <w:r>
        <w:rPr>
          <w:b/>
          <w:kern w:val="0"/>
          <w:sz w:val="24"/>
        </w:rPr>
        <w:br w:type="textWrapping"/>
      </w:r>
      <w:r>
        <w:rPr>
          <w:b/>
          <w:kern w:val="0"/>
          <w:sz w:val="24"/>
        </w:rPr>
        <w:t>possible.</w:t>
      </w:r>
    </w:p>
    <w:p w14:paraId="13F2E4C8">
      <w:pPr>
        <w:kinsoku w:val="0"/>
        <w:autoSpaceDE w:val="0"/>
        <w:autoSpaceDN w:val="0"/>
        <w:adjustRightInd w:val="0"/>
        <w:ind w:left="1017"/>
        <w:rPr>
          <w:b/>
          <w:kern w:val="0"/>
          <w:sz w:val="24"/>
        </w:rPr>
      </w:pPr>
      <w:r>
        <w:rPr>
          <w:b/>
          <w:kern w:val="0"/>
          <w:sz w:val="24"/>
        </w:rPr>
        <w:br w:type="textWrapping"/>
      </w:r>
      <w:r>
        <w:rPr>
          <w:b/>
          <w:kern w:val="0"/>
          <w:sz w:val="24"/>
        </w:rPr>
        <w:t>Eye plates to be provided for machinery equipment and pumps more than 50kg in weight.</w:t>
      </w:r>
    </w:p>
    <w:p w14:paraId="33E115C8">
      <w:pPr>
        <w:kinsoku w:val="0"/>
        <w:autoSpaceDE w:val="0"/>
        <w:autoSpaceDN w:val="0"/>
        <w:adjustRightInd w:val="0"/>
        <w:spacing w:before="1" w:line="280" w:lineRule="exact"/>
        <w:rPr>
          <w:kern w:val="0"/>
          <w:sz w:val="28"/>
          <w:szCs w:val="28"/>
        </w:rPr>
      </w:pPr>
    </w:p>
    <w:p w14:paraId="1D810B8F">
      <w:pPr>
        <w:kinsoku w:val="0"/>
        <w:autoSpaceDE w:val="0"/>
        <w:autoSpaceDN w:val="0"/>
        <w:adjustRightInd w:val="0"/>
        <w:spacing w:line="274" w:lineRule="exact"/>
        <w:ind w:left="1017"/>
        <w:rPr>
          <w:kern w:val="0"/>
          <w:sz w:val="24"/>
        </w:rPr>
      </w:pPr>
      <w:r>
        <w:rPr>
          <w:kern w:val="0"/>
          <w:sz w:val="24"/>
        </w:rPr>
        <w:t>SI unit and bar unit to be adopted for design, construction of machinery and measuring units, such as power, pressure, temperature and flow etc.</w:t>
      </w:r>
    </w:p>
    <w:p w14:paraId="18104199">
      <w:pPr>
        <w:kinsoku w:val="0"/>
        <w:autoSpaceDE w:val="0"/>
        <w:autoSpaceDN w:val="0"/>
        <w:adjustRightInd w:val="0"/>
        <w:spacing w:before="13" w:line="260" w:lineRule="exact"/>
        <w:rPr>
          <w:kern w:val="0"/>
          <w:sz w:val="26"/>
          <w:szCs w:val="26"/>
        </w:rPr>
      </w:pPr>
    </w:p>
    <w:p w14:paraId="08D11F13">
      <w:pPr>
        <w:kinsoku w:val="0"/>
        <w:autoSpaceDE w:val="0"/>
        <w:autoSpaceDN w:val="0"/>
        <w:adjustRightInd w:val="0"/>
        <w:spacing w:line="239" w:lineRule="auto"/>
        <w:ind w:left="1017"/>
        <w:rPr>
          <w:kern w:val="0"/>
          <w:sz w:val="24"/>
        </w:rPr>
      </w:pPr>
      <w:r>
        <w:rPr>
          <w:kern w:val="0"/>
          <w:sz w:val="24"/>
        </w:rPr>
        <w:t>Valves and cocks shall be according to GB, CBM, CB, JIS standard. Pipe dimension and material are of Chinese standard except those pipes/valves attached on imported equipment, which are to be Maker's standard. The connecting diameter of flange is according to ISO standard except those flanges attached on imported equipment, which are to be Maker's standard.</w:t>
      </w:r>
    </w:p>
    <w:p w14:paraId="3405C83A">
      <w:pPr>
        <w:kinsoku w:val="0"/>
        <w:autoSpaceDE w:val="0"/>
        <w:autoSpaceDN w:val="0"/>
        <w:adjustRightInd w:val="0"/>
        <w:spacing w:before="16" w:line="260" w:lineRule="exact"/>
        <w:rPr>
          <w:kern w:val="0"/>
          <w:sz w:val="26"/>
          <w:szCs w:val="26"/>
        </w:rPr>
      </w:pPr>
    </w:p>
    <w:p w14:paraId="3B2567E7">
      <w:pPr>
        <w:kinsoku w:val="0"/>
        <w:autoSpaceDE w:val="0"/>
        <w:autoSpaceDN w:val="0"/>
        <w:adjustRightInd w:val="0"/>
        <w:ind w:left="1017"/>
        <w:rPr>
          <w:kern w:val="0"/>
          <w:sz w:val="24"/>
        </w:rPr>
      </w:pPr>
      <w:r>
        <w:rPr>
          <w:kern w:val="0"/>
          <w:sz w:val="24"/>
        </w:rPr>
        <w:t>If there are minus differences between this Specification and actual machinery in respect of the description of machinery construction and piping systems, it to be in accordance with machinery Maker’s standard.</w:t>
      </w:r>
    </w:p>
    <w:p w14:paraId="56DBD552">
      <w:pPr>
        <w:kinsoku w:val="0"/>
        <w:autoSpaceDE w:val="0"/>
        <w:autoSpaceDN w:val="0"/>
        <w:adjustRightInd w:val="0"/>
        <w:ind w:left="1017"/>
        <w:rPr>
          <w:kern w:val="0"/>
          <w:sz w:val="24"/>
        </w:rPr>
      </w:pPr>
    </w:p>
    <w:p w14:paraId="4D5AE61D">
      <w:pPr>
        <w:kinsoku w:val="0"/>
        <w:autoSpaceDE w:val="0"/>
        <w:autoSpaceDN w:val="0"/>
        <w:adjustRightInd w:val="0"/>
        <w:ind w:left="1017"/>
        <w:rPr>
          <w:kern w:val="0"/>
          <w:sz w:val="24"/>
        </w:rPr>
      </w:pPr>
      <w:r>
        <w:rPr>
          <w:kern w:val="0"/>
          <w:sz w:val="24"/>
        </w:rPr>
        <w:t>The materials and accessories of the machine and the equipment shall be in accordance with the requirements of Classification Society and Maker’s standard.</w:t>
      </w:r>
    </w:p>
    <w:p w14:paraId="0917A4C4">
      <w:pPr>
        <w:kinsoku w:val="0"/>
        <w:autoSpaceDE w:val="0"/>
        <w:autoSpaceDN w:val="0"/>
        <w:adjustRightInd w:val="0"/>
        <w:ind w:left="1017"/>
        <w:rPr>
          <w:kern w:val="0"/>
          <w:sz w:val="24"/>
        </w:rPr>
      </w:pPr>
    </w:p>
    <w:p w14:paraId="4D411163">
      <w:pPr>
        <w:pStyle w:val="4"/>
      </w:pPr>
      <w:bookmarkStart w:id="338" w:name="_Toc50572580"/>
      <w:r>
        <w:rPr>
          <w:rFonts w:hint="eastAsia"/>
        </w:rPr>
        <w:t>6.1.2</w:t>
      </w:r>
      <w:r>
        <w:tab/>
      </w:r>
      <w:r>
        <w:t>INSPECTION AND TEST</w:t>
      </w:r>
      <w:bookmarkEnd w:id="338"/>
    </w:p>
    <w:p w14:paraId="4689C767">
      <w:pPr>
        <w:kinsoku w:val="0"/>
        <w:autoSpaceDE w:val="0"/>
        <w:autoSpaceDN w:val="0"/>
        <w:adjustRightInd w:val="0"/>
        <w:ind w:left="1017"/>
        <w:rPr>
          <w:kern w:val="0"/>
          <w:sz w:val="24"/>
        </w:rPr>
      </w:pPr>
      <w:r>
        <w:rPr>
          <w:kern w:val="0"/>
          <w:sz w:val="24"/>
        </w:rPr>
        <w:t>All inspection and tests for machinery shall be carried out in accordance with the Classification Society and Maker's inspection standard.</w:t>
      </w:r>
      <w:r>
        <w:t xml:space="preserve"> </w:t>
      </w:r>
      <w:r>
        <w:rPr>
          <w:kern w:val="0"/>
          <w:sz w:val="24"/>
        </w:rPr>
        <w:t>The builder should notice the buyer,  if the Buyer's representative cannot attend due to his own cause, these inspections and tests shall be entrusted to surveyor of the Classification Society and/or Builder's inspector, results of which shall be regarded as acceptance by the Buyer.</w:t>
      </w:r>
    </w:p>
    <w:p w14:paraId="4771ABD9">
      <w:pPr>
        <w:kinsoku w:val="0"/>
        <w:autoSpaceDE w:val="0"/>
        <w:autoSpaceDN w:val="0"/>
        <w:adjustRightInd w:val="0"/>
        <w:ind w:left="1017"/>
        <w:rPr>
          <w:kern w:val="0"/>
          <w:sz w:val="24"/>
        </w:rPr>
      </w:pPr>
    </w:p>
    <w:p w14:paraId="2169D309">
      <w:pPr>
        <w:kinsoku w:val="0"/>
        <w:autoSpaceDE w:val="0"/>
        <w:autoSpaceDN w:val="0"/>
        <w:adjustRightInd w:val="0"/>
        <w:ind w:left="1017"/>
        <w:rPr>
          <w:kern w:val="0"/>
          <w:sz w:val="24"/>
        </w:rPr>
      </w:pPr>
      <w:r>
        <w:rPr>
          <w:kern w:val="0"/>
          <w:sz w:val="24"/>
        </w:rPr>
        <w:t>Data shall be recorded during these tests and the results shall be submitted to the Buyer. However, if the Buyer's representative cannot attend due to his own cause, these inspections and tests shall be entrusted to surveyor of the Classification Society and/or Builder's inspector, results of which shall be regarded as acceptance by the Buyer.</w:t>
      </w:r>
    </w:p>
    <w:p w14:paraId="763F531C">
      <w:pPr>
        <w:kinsoku w:val="0"/>
        <w:autoSpaceDE w:val="0"/>
        <w:autoSpaceDN w:val="0"/>
        <w:adjustRightInd w:val="0"/>
        <w:ind w:left="1017"/>
        <w:rPr>
          <w:kern w:val="0"/>
          <w:sz w:val="24"/>
        </w:rPr>
      </w:pPr>
    </w:p>
    <w:p w14:paraId="1E182094">
      <w:pPr>
        <w:kinsoku w:val="0"/>
        <w:autoSpaceDE w:val="0"/>
        <w:autoSpaceDN w:val="0"/>
        <w:adjustRightInd w:val="0"/>
        <w:ind w:left="1017"/>
        <w:rPr>
          <w:kern w:val="0"/>
          <w:sz w:val="24"/>
        </w:rPr>
      </w:pPr>
      <w:r>
        <w:rPr>
          <w:kern w:val="0"/>
          <w:sz w:val="24"/>
        </w:rPr>
        <w:t>There will be a "items for inspection and test" document to be confirmed with Buyer in detail design stage.</w:t>
      </w:r>
    </w:p>
    <w:p w14:paraId="6455ABFF">
      <w:pPr>
        <w:kinsoku w:val="0"/>
        <w:autoSpaceDE w:val="0"/>
        <w:autoSpaceDN w:val="0"/>
        <w:adjustRightInd w:val="0"/>
        <w:ind w:left="1017"/>
        <w:rPr>
          <w:kern w:val="0"/>
          <w:sz w:val="24"/>
        </w:rPr>
      </w:pPr>
    </w:p>
    <w:p w14:paraId="368C8E47">
      <w:pPr>
        <w:kinsoku w:val="0"/>
        <w:autoSpaceDE w:val="0"/>
        <w:autoSpaceDN w:val="0"/>
        <w:adjustRightInd w:val="0"/>
        <w:ind w:left="1017"/>
        <w:rPr>
          <w:b/>
          <w:kern w:val="0"/>
          <w:sz w:val="24"/>
        </w:rPr>
      </w:pPr>
      <w:r>
        <w:rPr>
          <w:b/>
          <w:kern w:val="0"/>
          <w:sz w:val="24"/>
        </w:rPr>
        <w:t>The Buyers representative will have the right to postpone any shop test if test procedures</w:t>
      </w:r>
      <w:r>
        <w:rPr>
          <w:rFonts w:hint="eastAsia"/>
          <w:b/>
          <w:kern w:val="0"/>
          <w:sz w:val="24"/>
        </w:rPr>
        <w:t xml:space="preserve"> </w:t>
      </w:r>
      <w:r>
        <w:rPr>
          <w:b/>
          <w:kern w:val="0"/>
          <w:sz w:val="24"/>
        </w:rPr>
        <w:t>are not submitted in advance.</w:t>
      </w:r>
    </w:p>
    <w:p w14:paraId="0B6C9CFE">
      <w:pPr>
        <w:kinsoku w:val="0"/>
        <w:autoSpaceDE w:val="0"/>
        <w:autoSpaceDN w:val="0"/>
        <w:adjustRightInd w:val="0"/>
        <w:spacing w:before="15" w:line="260" w:lineRule="exact"/>
        <w:rPr>
          <w:kern w:val="0"/>
          <w:sz w:val="26"/>
          <w:szCs w:val="26"/>
        </w:rPr>
      </w:pPr>
    </w:p>
    <w:p w14:paraId="3689F882">
      <w:pPr>
        <w:pStyle w:val="5"/>
        <w:spacing w:after="312"/>
        <w:ind w:left="42"/>
      </w:pPr>
      <w:r>
        <w:rPr>
          <w:rFonts w:hint="eastAsia"/>
        </w:rPr>
        <w:t>6.1.2.1</w:t>
      </w:r>
      <w:r>
        <w:tab/>
      </w:r>
      <w:r>
        <w:t>Main Engine Shop Test</w:t>
      </w:r>
    </w:p>
    <w:p w14:paraId="3B084073">
      <w:pPr>
        <w:kinsoku w:val="0"/>
        <w:autoSpaceDE w:val="0"/>
        <w:autoSpaceDN w:val="0"/>
        <w:adjustRightInd w:val="0"/>
        <w:ind w:left="1017"/>
        <w:rPr>
          <w:kern w:val="0"/>
          <w:sz w:val="24"/>
        </w:rPr>
      </w:pPr>
      <w:r>
        <w:rPr>
          <w:kern w:val="0"/>
          <w:sz w:val="24"/>
        </w:rPr>
        <w:t xml:space="preserve">The main engine shop test shall be performed according to </w:t>
      </w:r>
      <w:r>
        <w:rPr>
          <w:color w:val="000000" w:themeColor="text1"/>
          <w:kern w:val="0"/>
          <w:sz w:val="24"/>
          <w14:textFill>
            <w14:solidFill>
              <w14:schemeClr w14:val="tx1"/>
            </w14:solidFill>
          </w14:textFill>
        </w:rPr>
        <w:t>the requirement of the</w:t>
      </w:r>
      <w:r>
        <w:rPr>
          <w:i/>
          <w:color w:val="FF0000"/>
          <w:kern w:val="0"/>
          <w:sz w:val="24"/>
        </w:rPr>
        <w:t xml:space="preserve"> </w:t>
      </w:r>
      <w:r>
        <w:rPr>
          <w:color w:val="000000" w:themeColor="text1"/>
          <w:kern w:val="0"/>
          <w:sz w:val="24"/>
          <w14:textFill>
            <w14:solidFill>
              <w14:schemeClr w14:val="tx1"/>
            </w14:solidFill>
          </w14:textFill>
        </w:rPr>
        <w:t xml:space="preserve">classification society and </w:t>
      </w:r>
      <w:r>
        <w:rPr>
          <w:kern w:val="0"/>
          <w:sz w:val="24"/>
        </w:rPr>
        <w:t>Maker’s standard.</w:t>
      </w:r>
    </w:p>
    <w:p w14:paraId="5EC86A44">
      <w:pPr>
        <w:kinsoku w:val="0"/>
        <w:autoSpaceDE w:val="0"/>
        <w:autoSpaceDN w:val="0"/>
        <w:adjustRightInd w:val="0"/>
        <w:spacing w:before="1" w:line="280" w:lineRule="exact"/>
        <w:rPr>
          <w:kern w:val="0"/>
          <w:sz w:val="28"/>
          <w:szCs w:val="28"/>
        </w:rPr>
      </w:pPr>
    </w:p>
    <w:p w14:paraId="53EEDFB3">
      <w:pPr>
        <w:kinsoku w:val="0"/>
        <w:autoSpaceDE w:val="0"/>
        <w:autoSpaceDN w:val="0"/>
        <w:adjustRightInd w:val="0"/>
        <w:spacing w:line="274" w:lineRule="exact"/>
        <w:ind w:left="1017"/>
        <w:rPr>
          <w:kern w:val="0"/>
          <w:sz w:val="24"/>
        </w:rPr>
      </w:pPr>
      <w:r>
        <w:rPr>
          <w:kern w:val="0"/>
          <w:sz w:val="24"/>
        </w:rPr>
        <w:t>The effective output of main engine shall be determined at various loads by means of hydraulic dynamometer.</w:t>
      </w:r>
    </w:p>
    <w:p w14:paraId="26BB7EFF">
      <w:pPr>
        <w:kinsoku w:val="0"/>
        <w:autoSpaceDE w:val="0"/>
        <w:autoSpaceDN w:val="0"/>
        <w:adjustRightInd w:val="0"/>
        <w:spacing w:before="13" w:line="260" w:lineRule="exact"/>
        <w:rPr>
          <w:kern w:val="0"/>
          <w:sz w:val="26"/>
          <w:szCs w:val="26"/>
        </w:rPr>
      </w:pPr>
    </w:p>
    <w:p w14:paraId="0D0F777A">
      <w:pPr>
        <w:kinsoku w:val="0"/>
        <w:autoSpaceDE w:val="0"/>
        <w:autoSpaceDN w:val="0"/>
        <w:adjustRightInd w:val="0"/>
        <w:spacing w:line="274" w:lineRule="exact"/>
        <w:ind w:left="1017"/>
        <w:rPr>
          <w:kern w:val="0"/>
          <w:sz w:val="24"/>
        </w:rPr>
      </w:pPr>
      <w:r>
        <w:rPr>
          <w:kern w:val="0"/>
          <w:sz w:val="24"/>
        </w:rPr>
        <w:t>Shop test shall be carried out with MDO</w:t>
      </w:r>
      <w:r>
        <w:rPr>
          <w:b/>
          <w:kern w:val="0"/>
          <w:sz w:val="24"/>
        </w:rPr>
        <w:t xml:space="preserve"> </w:t>
      </w:r>
      <w:r>
        <w:rPr>
          <w:kern w:val="0"/>
          <w:sz w:val="24"/>
        </w:rPr>
        <w:t>in the presence of builder, Buyer Representation(s) and Surveyor(s) of the class.</w:t>
      </w:r>
    </w:p>
    <w:p w14:paraId="2A7DB362">
      <w:pPr>
        <w:kinsoku w:val="0"/>
        <w:autoSpaceDE w:val="0"/>
        <w:autoSpaceDN w:val="0"/>
        <w:adjustRightInd w:val="0"/>
        <w:spacing w:before="1" w:line="280" w:lineRule="exact"/>
        <w:rPr>
          <w:kern w:val="0"/>
          <w:sz w:val="28"/>
          <w:szCs w:val="28"/>
        </w:rPr>
      </w:pPr>
    </w:p>
    <w:p w14:paraId="25615B6C">
      <w:pPr>
        <w:kinsoku w:val="0"/>
        <w:autoSpaceDE w:val="0"/>
        <w:autoSpaceDN w:val="0"/>
        <w:adjustRightInd w:val="0"/>
        <w:spacing w:line="274" w:lineRule="exact"/>
        <w:ind w:left="1017"/>
        <w:rPr>
          <w:kern w:val="0"/>
          <w:sz w:val="24"/>
        </w:rPr>
      </w:pPr>
      <w:r>
        <w:rPr>
          <w:kern w:val="0"/>
          <w:sz w:val="24"/>
        </w:rPr>
        <w:t>The relevant pressure, temperature, and revolution, etc., for all test condition shall be measurement and record.</w:t>
      </w:r>
    </w:p>
    <w:p w14:paraId="438320D3">
      <w:pPr>
        <w:kinsoku w:val="0"/>
        <w:autoSpaceDE w:val="0"/>
        <w:autoSpaceDN w:val="0"/>
        <w:adjustRightInd w:val="0"/>
        <w:spacing w:before="13" w:line="260" w:lineRule="exact"/>
        <w:rPr>
          <w:kern w:val="0"/>
          <w:sz w:val="26"/>
          <w:szCs w:val="26"/>
        </w:rPr>
      </w:pPr>
    </w:p>
    <w:p w14:paraId="7618FDF1">
      <w:pPr>
        <w:tabs>
          <w:tab w:val="left" w:pos="1540"/>
        </w:tabs>
        <w:kinsoku w:val="0"/>
        <w:autoSpaceDE w:val="0"/>
        <w:autoSpaceDN w:val="0"/>
        <w:adjustRightInd w:val="0"/>
        <w:spacing w:line="240" w:lineRule="exact"/>
        <w:ind w:left="1048"/>
        <w:rPr>
          <w:kern w:val="0"/>
          <w:sz w:val="24"/>
        </w:rPr>
      </w:pPr>
      <w:r>
        <w:rPr>
          <w:kern w:val="0"/>
          <w:sz w:val="24"/>
        </w:rPr>
        <w:t>(1)</w:t>
      </w:r>
      <w:r>
        <w:rPr>
          <w:kern w:val="0"/>
          <w:sz w:val="24"/>
        </w:rPr>
        <w:tab/>
      </w:r>
      <w:r>
        <w:rPr>
          <w:kern w:val="0"/>
          <w:sz w:val="24"/>
        </w:rPr>
        <w:t>Load Test</w:t>
      </w:r>
    </w:p>
    <w:p w14:paraId="64AAD2D5">
      <w:pPr>
        <w:kinsoku w:val="0"/>
        <w:autoSpaceDE w:val="0"/>
        <w:autoSpaceDN w:val="0"/>
        <w:adjustRightInd w:val="0"/>
        <w:spacing w:before="8" w:line="120" w:lineRule="exact"/>
        <w:rPr>
          <w:kern w:val="0"/>
          <w:sz w:val="12"/>
          <w:szCs w:val="12"/>
        </w:rPr>
      </w:pPr>
    </w:p>
    <w:tbl>
      <w:tblPr>
        <w:tblStyle w:val="40"/>
        <w:tblW w:w="0" w:type="auto"/>
        <w:tblInd w:w="1463" w:type="dxa"/>
        <w:tblLayout w:type="fixed"/>
        <w:tblCellMar>
          <w:top w:w="0" w:type="dxa"/>
          <w:left w:w="0" w:type="dxa"/>
          <w:bottom w:w="0" w:type="dxa"/>
          <w:right w:w="0" w:type="dxa"/>
        </w:tblCellMar>
      </w:tblPr>
      <w:tblGrid>
        <w:gridCol w:w="933"/>
        <w:gridCol w:w="839"/>
        <w:gridCol w:w="838"/>
        <w:gridCol w:w="838"/>
        <w:gridCol w:w="1048"/>
        <w:gridCol w:w="992"/>
        <w:gridCol w:w="851"/>
      </w:tblGrid>
      <w:tr w14:paraId="2CE63190">
        <w:tblPrEx>
          <w:tblCellMar>
            <w:top w:w="0" w:type="dxa"/>
            <w:left w:w="0" w:type="dxa"/>
            <w:bottom w:w="0" w:type="dxa"/>
            <w:right w:w="0" w:type="dxa"/>
          </w:tblCellMar>
        </w:tblPrEx>
        <w:trPr>
          <w:trHeight w:val="340" w:hRule="atLeast"/>
        </w:trPr>
        <w:tc>
          <w:tcPr>
            <w:tcW w:w="933" w:type="dxa"/>
            <w:tcBorders>
              <w:top w:val="single" w:color="000000" w:sz="4" w:space="0"/>
              <w:left w:val="single" w:color="000000" w:sz="4" w:space="0"/>
              <w:bottom w:val="single" w:color="000000" w:sz="4" w:space="0"/>
              <w:right w:val="single" w:color="000000" w:sz="4" w:space="0"/>
            </w:tcBorders>
          </w:tcPr>
          <w:p w14:paraId="71C528AD">
            <w:pPr>
              <w:kinsoku w:val="0"/>
              <w:autoSpaceDE w:val="0"/>
              <w:autoSpaceDN w:val="0"/>
              <w:adjustRightInd w:val="0"/>
              <w:ind w:left="103"/>
              <w:rPr>
                <w:kern w:val="0"/>
                <w:sz w:val="24"/>
              </w:rPr>
            </w:pPr>
            <w:r>
              <w:rPr>
                <w:kern w:val="0"/>
                <w:sz w:val="24"/>
              </w:rPr>
              <w:t>Load</w:t>
            </w:r>
          </w:p>
        </w:tc>
        <w:tc>
          <w:tcPr>
            <w:tcW w:w="839" w:type="dxa"/>
            <w:tcBorders>
              <w:top w:val="single" w:color="000000" w:sz="4" w:space="0"/>
              <w:left w:val="single" w:color="000000" w:sz="4" w:space="0"/>
              <w:bottom w:val="single" w:color="000000" w:sz="4" w:space="0"/>
              <w:right w:val="single" w:color="000000" w:sz="4" w:space="0"/>
            </w:tcBorders>
          </w:tcPr>
          <w:p w14:paraId="0BF0C37B">
            <w:pPr>
              <w:kinsoku w:val="0"/>
              <w:autoSpaceDE w:val="0"/>
              <w:autoSpaceDN w:val="0"/>
              <w:adjustRightInd w:val="0"/>
              <w:ind w:left="193"/>
              <w:rPr>
                <w:kern w:val="0"/>
                <w:sz w:val="24"/>
              </w:rPr>
            </w:pPr>
            <w:r>
              <w:rPr>
                <w:kern w:val="0"/>
                <w:sz w:val="24"/>
              </w:rPr>
              <w:t>25%</w:t>
            </w:r>
          </w:p>
        </w:tc>
        <w:tc>
          <w:tcPr>
            <w:tcW w:w="838" w:type="dxa"/>
            <w:tcBorders>
              <w:top w:val="single" w:color="000000" w:sz="4" w:space="0"/>
              <w:left w:val="single" w:color="000000" w:sz="4" w:space="0"/>
              <w:bottom w:val="single" w:color="000000" w:sz="4" w:space="0"/>
              <w:right w:val="single" w:color="000000" w:sz="4" w:space="0"/>
            </w:tcBorders>
          </w:tcPr>
          <w:p w14:paraId="07F31AA8">
            <w:pPr>
              <w:kinsoku w:val="0"/>
              <w:autoSpaceDE w:val="0"/>
              <w:autoSpaceDN w:val="0"/>
              <w:adjustRightInd w:val="0"/>
              <w:ind w:left="193"/>
              <w:rPr>
                <w:kern w:val="0"/>
                <w:sz w:val="24"/>
              </w:rPr>
            </w:pPr>
            <w:r>
              <w:rPr>
                <w:kern w:val="0"/>
                <w:sz w:val="24"/>
              </w:rPr>
              <w:t>50%</w:t>
            </w:r>
          </w:p>
        </w:tc>
        <w:tc>
          <w:tcPr>
            <w:tcW w:w="838" w:type="dxa"/>
            <w:tcBorders>
              <w:top w:val="single" w:color="000000" w:sz="4" w:space="0"/>
              <w:left w:val="single" w:color="000000" w:sz="4" w:space="0"/>
              <w:bottom w:val="single" w:color="000000" w:sz="4" w:space="0"/>
              <w:right w:val="single" w:color="000000" w:sz="4" w:space="0"/>
            </w:tcBorders>
          </w:tcPr>
          <w:p w14:paraId="2EF186B1">
            <w:pPr>
              <w:kinsoku w:val="0"/>
              <w:autoSpaceDE w:val="0"/>
              <w:autoSpaceDN w:val="0"/>
              <w:adjustRightInd w:val="0"/>
              <w:ind w:left="193"/>
              <w:rPr>
                <w:kern w:val="0"/>
                <w:sz w:val="24"/>
              </w:rPr>
            </w:pPr>
            <w:r>
              <w:rPr>
                <w:kern w:val="0"/>
                <w:sz w:val="24"/>
              </w:rPr>
              <w:t>75%</w:t>
            </w:r>
          </w:p>
        </w:tc>
        <w:tc>
          <w:tcPr>
            <w:tcW w:w="1048" w:type="dxa"/>
            <w:tcBorders>
              <w:top w:val="single" w:color="000000" w:sz="4" w:space="0"/>
              <w:left w:val="single" w:color="000000" w:sz="4" w:space="0"/>
              <w:bottom w:val="single" w:color="000000" w:sz="4" w:space="0"/>
              <w:right w:val="single" w:color="000000" w:sz="4" w:space="0"/>
            </w:tcBorders>
          </w:tcPr>
          <w:p w14:paraId="76809362">
            <w:pPr>
              <w:kinsoku w:val="0"/>
              <w:autoSpaceDE w:val="0"/>
              <w:autoSpaceDN w:val="0"/>
              <w:adjustRightInd w:val="0"/>
              <w:ind w:left="56"/>
              <w:jc w:val="center"/>
              <w:rPr>
                <w:kern w:val="0"/>
                <w:sz w:val="24"/>
              </w:rPr>
            </w:pPr>
            <w:r>
              <w:rPr>
                <w:kern w:val="0"/>
                <w:sz w:val="24"/>
              </w:rPr>
              <w:t>CSR</w:t>
            </w:r>
          </w:p>
        </w:tc>
        <w:tc>
          <w:tcPr>
            <w:tcW w:w="992" w:type="dxa"/>
            <w:tcBorders>
              <w:top w:val="single" w:color="000000" w:sz="4" w:space="0"/>
              <w:left w:val="single" w:color="000000" w:sz="4" w:space="0"/>
              <w:bottom w:val="single" w:color="000000" w:sz="4" w:space="0"/>
              <w:right w:val="single" w:color="000000" w:sz="4" w:space="0"/>
            </w:tcBorders>
          </w:tcPr>
          <w:p w14:paraId="03572FF9">
            <w:pPr>
              <w:kinsoku w:val="0"/>
              <w:autoSpaceDE w:val="0"/>
              <w:autoSpaceDN w:val="0"/>
              <w:adjustRightInd w:val="0"/>
              <w:ind w:left="133"/>
              <w:rPr>
                <w:kern w:val="0"/>
                <w:sz w:val="24"/>
              </w:rPr>
            </w:pPr>
            <w:r>
              <w:rPr>
                <w:kern w:val="0"/>
                <w:sz w:val="24"/>
              </w:rPr>
              <w:t>100%</w:t>
            </w:r>
          </w:p>
        </w:tc>
        <w:tc>
          <w:tcPr>
            <w:tcW w:w="851" w:type="dxa"/>
            <w:tcBorders>
              <w:top w:val="single" w:color="000000" w:sz="4" w:space="0"/>
              <w:left w:val="single" w:color="000000" w:sz="4" w:space="0"/>
              <w:bottom w:val="single" w:color="000000" w:sz="4" w:space="0"/>
              <w:right w:val="single" w:color="000000" w:sz="4" w:space="0"/>
            </w:tcBorders>
          </w:tcPr>
          <w:p w14:paraId="3E7FBF4E">
            <w:pPr>
              <w:kinsoku w:val="0"/>
              <w:autoSpaceDE w:val="0"/>
              <w:autoSpaceDN w:val="0"/>
              <w:adjustRightInd w:val="0"/>
              <w:ind w:left="138"/>
              <w:rPr>
                <w:kern w:val="0"/>
                <w:sz w:val="24"/>
              </w:rPr>
            </w:pPr>
            <w:r>
              <w:rPr>
                <w:kern w:val="0"/>
                <w:sz w:val="24"/>
              </w:rPr>
              <w:t>110%</w:t>
            </w:r>
          </w:p>
        </w:tc>
      </w:tr>
      <w:tr w14:paraId="21F531CA">
        <w:tblPrEx>
          <w:tblCellMar>
            <w:top w:w="0" w:type="dxa"/>
            <w:left w:w="0" w:type="dxa"/>
            <w:bottom w:w="0" w:type="dxa"/>
            <w:right w:w="0" w:type="dxa"/>
          </w:tblCellMar>
        </w:tblPrEx>
        <w:trPr>
          <w:trHeight w:val="340" w:hRule="atLeast"/>
        </w:trPr>
        <w:tc>
          <w:tcPr>
            <w:tcW w:w="933" w:type="dxa"/>
            <w:tcBorders>
              <w:top w:val="single" w:color="000000" w:sz="4" w:space="0"/>
              <w:left w:val="single" w:color="000000" w:sz="4" w:space="0"/>
              <w:bottom w:val="single" w:color="000000" w:sz="4" w:space="0"/>
              <w:right w:val="single" w:color="000000" w:sz="4" w:space="0"/>
            </w:tcBorders>
          </w:tcPr>
          <w:p w14:paraId="11FB13CC">
            <w:pPr>
              <w:kinsoku w:val="0"/>
              <w:autoSpaceDE w:val="0"/>
              <w:autoSpaceDN w:val="0"/>
              <w:adjustRightInd w:val="0"/>
              <w:ind w:left="103"/>
              <w:rPr>
                <w:kern w:val="0"/>
                <w:sz w:val="24"/>
              </w:rPr>
            </w:pPr>
            <w:r>
              <w:rPr>
                <w:kern w:val="0"/>
                <w:sz w:val="24"/>
              </w:rPr>
              <w:t>Hours</w:t>
            </w:r>
          </w:p>
        </w:tc>
        <w:tc>
          <w:tcPr>
            <w:tcW w:w="839" w:type="dxa"/>
            <w:tcBorders>
              <w:top w:val="single" w:color="000000" w:sz="4" w:space="0"/>
              <w:left w:val="single" w:color="000000" w:sz="4" w:space="0"/>
              <w:bottom w:val="single" w:color="000000" w:sz="4" w:space="0"/>
              <w:right w:val="single" w:color="000000" w:sz="4" w:space="0"/>
            </w:tcBorders>
          </w:tcPr>
          <w:p w14:paraId="6155C4F7">
            <w:pPr>
              <w:kinsoku w:val="0"/>
              <w:autoSpaceDE w:val="0"/>
              <w:autoSpaceDN w:val="0"/>
              <w:adjustRightInd w:val="0"/>
              <w:ind w:left="261"/>
              <w:rPr>
                <w:kern w:val="0"/>
                <w:sz w:val="24"/>
              </w:rPr>
            </w:pPr>
            <w:r>
              <w:rPr>
                <w:kern w:val="0"/>
                <w:sz w:val="24"/>
              </w:rPr>
              <w:t>1/2</w:t>
            </w:r>
          </w:p>
        </w:tc>
        <w:tc>
          <w:tcPr>
            <w:tcW w:w="838" w:type="dxa"/>
            <w:tcBorders>
              <w:top w:val="single" w:color="000000" w:sz="4" w:space="0"/>
              <w:left w:val="single" w:color="000000" w:sz="4" w:space="0"/>
              <w:bottom w:val="single" w:color="000000" w:sz="4" w:space="0"/>
              <w:right w:val="single" w:color="000000" w:sz="4" w:space="0"/>
            </w:tcBorders>
          </w:tcPr>
          <w:p w14:paraId="72ABD034">
            <w:pPr>
              <w:kinsoku w:val="0"/>
              <w:autoSpaceDE w:val="0"/>
              <w:autoSpaceDN w:val="0"/>
              <w:adjustRightInd w:val="0"/>
              <w:ind w:left="260"/>
              <w:rPr>
                <w:kern w:val="0"/>
                <w:sz w:val="24"/>
              </w:rPr>
            </w:pPr>
            <w:r>
              <w:rPr>
                <w:kern w:val="0"/>
                <w:sz w:val="24"/>
              </w:rPr>
              <w:t>1/2</w:t>
            </w:r>
          </w:p>
        </w:tc>
        <w:tc>
          <w:tcPr>
            <w:tcW w:w="838" w:type="dxa"/>
            <w:tcBorders>
              <w:top w:val="single" w:color="000000" w:sz="4" w:space="0"/>
              <w:left w:val="single" w:color="000000" w:sz="4" w:space="0"/>
              <w:bottom w:val="single" w:color="000000" w:sz="4" w:space="0"/>
              <w:right w:val="single" w:color="000000" w:sz="4" w:space="0"/>
            </w:tcBorders>
          </w:tcPr>
          <w:p w14:paraId="395819B7">
            <w:pPr>
              <w:kinsoku w:val="0"/>
              <w:autoSpaceDE w:val="0"/>
              <w:autoSpaceDN w:val="0"/>
              <w:adjustRightInd w:val="0"/>
              <w:ind w:left="260"/>
              <w:rPr>
                <w:kern w:val="0"/>
                <w:sz w:val="24"/>
              </w:rPr>
            </w:pPr>
            <w:r>
              <w:rPr>
                <w:kern w:val="0"/>
                <w:sz w:val="24"/>
              </w:rPr>
              <w:t>1/2</w:t>
            </w:r>
          </w:p>
        </w:tc>
        <w:tc>
          <w:tcPr>
            <w:tcW w:w="1048" w:type="dxa"/>
            <w:tcBorders>
              <w:top w:val="single" w:color="000000" w:sz="4" w:space="0"/>
              <w:left w:val="single" w:color="000000" w:sz="4" w:space="0"/>
              <w:bottom w:val="single" w:color="000000" w:sz="4" w:space="0"/>
              <w:right w:val="single" w:color="000000" w:sz="4" w:space="0"/>
            </w:tcBorders>
          </w:tcPr>
          <w:p w14:paraId="11D64E38">
            <w:pPr>
              <w:kinsoku w:val="0"/>
              <w:autoSpaceDE w:val="0"/>
              <w:autoSpaceDN w:val="0"/>
              <w:adjustRightInd w:val="0"/>
              <w:ind w:left="352"/>
              <w:rPr>
                <w:kern w:val="0"/>
                <w:sz w:val="24"/>
              </w:rPr>
            </w:pPr>
            <w:r>
              <w:rPr>
                <w:kern w:val="0"/>
                <w:sz w:val="24"/>
              </w:rPr>
              <w:t>1</w:t>
            </w:r>
          </w:p>
        </w:tc>
        <w:tc>
          <w:tcPr>
            <w:tcW w:w="992" w:type="dxa"/>
            <w:tcBorders>
              <w:top w:val="single" w:color="000000" w:sz="4" w:space="0"/>
              <w:left w:val="single" w:color="000000" w:sz="4" w:space="0"/>
              <w:bottom w:val="single" w:color="000000" w:sz="4" w:space="0"/>
              <w:right w:val="single" w:color="000000" w:sz="4" w:space="0"/>
            </w:tcBorders>
          </w:tcPr>
          <w:p w14:paraId="0E5F18AC">
            <w:pPr>
              <w:kinsoku w:val="0"/>
              <w:autoSpaceDE w:val="0"/>
              <w:autoSpaceDN w:val="0"/>
              <w:adjustRightInd w:val="0"/>
              <w:ind w:left="352"/>
              <w:rPr>
                <w:kern w:val="0"/>
                <w:sz w:val="24"/>
              </w:rPr>
            </w:pPr>
            <w:r>
              <w:rPr>
                <w:kern w:val="0"/>
                <w:sz w:val="24"/>
              </w:rPr>
              <w:t>1</w:t>
            </w:r>
          </w:p>
        </w:tc>
        <w:tc>
          <w:tcPr>
            <w:tcW w:w="851" w:type="dxa"/>
            <w:tcBorders>
              <w:top w:val="single" w:color="000000" w:sz="4" w:space="0"/>
              <w:left w:val="single" w:color="000000" w:sz="4" w:space="0"/>
              <w:bottom w:val="single" w:color="000000" w:sz="4" w:space="0"/>
              <w:right w:val="single" w:color="000000" w:sz="4" w:space="0"/>
            </w:tcBorders>
          </w:tcPr>
          <w:p w14:paraId="6E740413">
            <w:pPr>
              <w:kinsoku w:val="0"/>
              <w:autoSpaceDE w:val="0"/>
              <w:autoSpaceDN w:val="0"/>
              <w:adjustRightInd w:val="0"/>
              <w:ind w:left="260"/>
              <w:rPr>
                <w:kern w:val="0"/>
                <w:sz w:val="24"/>
              </w:rPr>
            </w:pPr>
            <w:r>
              <w:rPr>
                <w:kern w:val="0"/>
                <w:sz w:val="24"/>
              </w:rPr>
              <w:t>1/2</w:t>
            </w:r>
          </w:p>
        </w:tc>
      </w:tr>
    </w:tbl>
    <w:p w14:paraId="4D99A619">
      <w:pPr>
        <w:kinsoku w:val="0"/>
        <w:autoSpaceDE w:val="0"/>
        <w:autoSpaceDN w:val="0"/>
        <w:adjustRightInd w:val="0"/>
        <w:spacing w:before="13" w:line="140" w:lineRule="exact"/>
        <w:rPr>
          <w:kern w:val="0"/>
          <w:sz w:val="14"/>
          <w:szCs w:val="14"/>
        </w:rPr>
      </w:pPr>
    </w:p>
    <w:p w14:paraId="6B3EB366">
      <w:pPr>
        <w:tabs>
          <w:tab w:val="left" w:pos="1540"/>
        </w:tabs>
        <w:kinsoku w:val="0"/>
        <w:autoSpaceDE w:val="0"/>
        <w:autoSpaceDN w:val="0"/>
        <w:adjustRightInd w:val="0"/>
        <w:spacing w:line="240" w:lineRule="exact"/>
        <w:ind w:left="1048"/>
        <w:rPr>
          <w:kern w:val="0"/>
          <w:sz w:val="24"/>
        </w:rPr>
      </w:pPr>
      <w:r>
        <w:rPr>
          <w:kern w:val="0"/>
          <w:sz w:val="24"/>
        </w:rPr>
        <w:t>(2)</w:t>
      </w:r>
      <w:r>
        <w:rPr>
          <w:kern w:val="0"/>
          <w:sz w:val="24"/>
        </w:rPr>
        <w:tab/>
      </w:r>
      <w:r>
        <w:rPr>
          <w:kern w:val="0"/>
          <w:sz w:val="24"/>
        </w:rPr>
        <w:t>Governor function test at full load</w:t>
      </w:r>
    </w:p>
    <w:p w14:paraId="6732BC24">
      <w:pPr>
        <w:kinsoku w:val="0"/>
        <w:autoSpaceDE w:val="0"/>
        <w:autoSpaceDN w:val="0"/>
        <w:adjustRightInd w:val="0"/>
        <w:spacing w:line="240" w:lineRule="exact"/>
        <w:rPr>
          <w:kern w:val="0"/>
          <w:sz w:val="24"/>
        </w:rPr>
      </w:pPr>
    </w:p>
    <w:p w14:paraId="339120CA">
      <w:pPr>
        <w:kinsoku w:val="0"/>
        <w:autoSpaceDE w:val="0"/>
        <w:autoSpaceDN w:val="0"/>
        <w:adjustRightInd w:val="0"/>
        <w:ind w:left="1559" w:leftChars="499" w:hanging="511" w:hangingChars="213"/>
        <w:rPr>
          <w:kern w:val="0"/>
          <w:sz w:val="24"/>
        </w:rPr>
      </w:pPr>
      <w:r>
        <w:rPr>
          <w:kern w:val="0"/>
          <w:sz w:val="24"/>
        </w:rPr>
        <w:t>(3)</w:t>
      </w:r>
      <w:r>
        <w:rPr>
          <w:kern w:val="0"/>
          <w:sz w:val="24"/>
        </w:rPr>
        <w:tab/>
      </w:r>
      <w:r>
        <w:rPr>
          <w:kern w:val="0"/>
          <w:sz w:val="24"/>
        </w:rPr>
        <w:t>Fuel oil consumption measurement at all loads for reference (only CSR to be of guarantee point)</w:t>
      </w:r>
    </w:p>
    <w:p w14:paraId="0626C98C">
      <w:pPr>
        <w:kinsoku w:val="0"/>
        <w:autoSpaceDE w:val="0"/>
        <w:autoSpaceDN w:val="0"/>
        <w:adjustRightInd w:val="0"/>
        <w:spacing w:line="240" w:lineRule="exact"/>
        <w:rPr>
          <w:kern w:val="0"/>
          <w:sz w:val="24"/>
        </w:rPr>
      </w:pPr>
    </w:p>
    <w:p w14:paraId="509D69B1">
      <w:pPr>
        <w:tabs>
          <w:tab w:val="left" w:pos="1540"/>
        </w:tabs>
        <w:kinsoku w:val="0"/>
        <w:autoSpaceDE w:val="0"/>
        <w:autoSpaceDN w:val="0"/>
        <w:adjustRightInd w:val="0"/>
        <w:ind w:left="1048"/>
        <w:rPr>
          <w:kern w:val="0"/>
          <w:sz w:val="24"/>
        </w:rPr>
      </w:pPr>
      <w:r>
        <w:rPr>
          <w:kern w:val="0"/>
          <w:sz w:val="24"/>
        </w:rPr>
        <w:t>(4)</w:t>
      </w:r>
      <w:r>
        <w:rPr>
          <w:kern w:val="0"/>
          <w:sz w:val="24"/>
        </w:rPr>
        <w:tab/>
      </w:r>
      <w:r>
        <w:rPr>
          <w:kern w:val="0"/>
          <w:sz w:val="24"/>
        </w:rPr>
        <w:t xml:space="preserve">Starting test and reversing test </w:t>
      </w:r>
    </w:p>
    <w:p w14:paraId="4C2D40AC">
      <w:pPr>
        <w:kinsoku w:val="0"/>
        <w:autoSpaceDE w:val="0"/>
        <w:autoSpaceDN w:val="0"/>
        <w:adjustRightInd w:val="0"/>
        <w:spacing w:line="240" w:lineRule="exact"/>
        <w:rPr>
          <w:kern w:val="0"/>
          <w:sz w:val="24"/>
        </w:rPr>
      </w:pPr>
    </w:p>
    <w:p w14:paraId="62009A2A">
      <w:pPr>
        <w:tabs>
          <w:tab w:val="left" w:pos="1540"/>
        </w:tabs>
        <w:kinsoku w:val="0"/>
        <w:autoSpaceDE w:val="0"/>
        <w:autoSpaceDN w:val="0"/>
        <w:adjustRightInd w:val="0"/>
        <w:ind w:left="1048"/>
        <w:rPr>
          <w:kern w:val="0"/>
          <w:sz w:val="24"/>
        </w:rPr>
      </w:pPr>
      <w:r>
        <w:rPr>
          <w:kern w:val="0"/>
          <w:sz w:val="24"/>
        </w:rPr>
        <w:t>(5)</w:t>
      </w:r>
      <w:r>
        <w:rPr>
          <w:kern w:val="0"/>
          <w:sz w:val="24"/>
        </w:rPr>
        <w:tab/>
      </w:r>
      <w:r>
        <w:rPr>
          <w:kern w:val="0"/>
          <w:sz w:val="24"/>
        </w:rPr>
        <w:t xml:space="preserve">Minimum revolution test at no load (approx. 5 minutes) </w:t>
      </w:r>
    </w:p>
    <w:p w14:paraId="52DD8974">
      <w:pPr>
        <w:kinsoku w:val="0"/>
        <w:autoSpaceDE w:val="0"/>
        <w:autoSpaceDN w:val="0"/>
        <w:adjustRightInd w:val="0"/>
        <w:spacing w:before="19" w:line="220" w:lineRule="exact"/>
        <w:rPr>
          <w:kern w:val="0"/>
          <w:sz w:val="22"/>
        </w:rPr>
      </w:pPr>
    </w:p>
    <w:p w14:paraId="62BD8D53">
      <w:pPr>
        <w:tabs>
          <w:tab w:val="left" w:pos="1540"/>
        </w:tabs>
        <w:kinsoku w:val="0"/>
        <w:autoSpaceDE w:val="0"/>
        <w:autoSpaceDN w:val="0"/>
        <w:adjustRightInd w:val="0"/>
        <w:ind w:left="1048"/>
        <w:rPr>
          <w:kern w:val="0"/>
          <w:sz w:val="24"/>
        </w:rPr>
      </w:pPr>
      <w:r>
        <w:rPr>
          <w:kern w:val="0"/>
          <w:sz w:val="24"/>
        </w:rPr>
        <w:t>(6)</w:t>
      </w:r>
      <w:r>
        <w:rPr>
          <w:kern w:val="0"/>
          <w:sz w:val="24"/>
        </w:rPr>
        <w:tab/>
      </w:r>
      <w:r>
        <w:rPr>
          <w:kern w:val="0"/>
          <w:sz w:val="24"/>
        </w:rPr>
        <w:t xml:space="preserve">Astern running test at no load (min. 5 minutes) </w:t>
      </w:r>
    </w:p>
    <w:p w14:paraId="4FCA2846">
      <w:pPr>
        <w:kinsoku w:val="0"/>
        <w:autoSpaceDE w:val="0"/>
        <w:autoSpaceDN w:val="0"/>
        <w:adjustRightInd w:val="0"/>
        <w:spacing w:line="240" w:lineRule="exact"/>
        <w:rPr>
          <w:kern w:val="0"/>
          <w:sz w:val="24"/>
        </w:rPr>
      </w:pPr>
    </w:p>
    <w:p w14:paraId="2F7ADCE0">
      <w:pPr>
        <w:tabs>
          <w:tab w:val="left" w:pos="1540"/>
        </w:tabs>
        <w:kinsoku w:val="0"/>
        <w:autoSpaceDE w:val="0"/>
        <w:autoSpaceDN w:val="0"/>
        <w:adjustRightInd w:val="0"/>
        <w:ind w:left="1558" w:hanging="510"/>
        <w:rPr>
          <w:kern w:val="0"/>
          <w:sz w:val="24"/>
        </w:rPr>
      </w:pPr>
      <w:r>
        <w:rPr>
          <w:kern w:val="0"/>
          <w:sz w:val="24"/>
        </w:rPr>
        <w:t>(7)</w:t>
      </w:r>
      <w:r>
        <w:rPr>
          <w:kern w:val="0"/>
          <w:sz w:val="24"/>
        </w:rPr>
        <w:tab/>
      </w:r>
      <w:r>
        <w:rPr>
          <w:kern w:val="0"/>
          <w:sz w:val="24"/>
        </w:rPr>
        <w:t>One cylinder cut off test (test load according to Maker's standard only for proto engine)</w:t>
      </w:r>
    </w:p>
    <w:p w14:paraId="678E18C2">
      <w:pPr>
        <w:kinsoku w:val="0"/>
        <w:autoSpaceDE w:val="0"/>
        <w:autoSpaceDN w:val="0"/>
        <w:adjustRightInd w:val="0"/>
        <w:spacing w:line="240" w:lineRule="exact"/>
        <w:rPr>
          <w:kern w:val="0"/>
          <w:sz w:val="10"/>
          <w:szCs w:val="10"/>
        </w:rPr>
      </w:pPr>
    </w:p>
    <w:p w14:paraId="39FCC0EE">
      <w:pPr>
        <w:tabs>
          <w:tab w:val="left" w:pos="1540"/>
        </w:tabs>
        <w:kinsoku w:val="0"/>
        <w:autoSpaceDE w:val="0"/>
        <w:autoSpaceDN w:val="0"/>
        <w:adjustRightInd w:val="0"/>
        <w:ind w:left="1540" w:hanging="492"/>
        <w:rPr>
          <w:kern w:val="0"/>
          <w:sz w:val="24"/>
        </w:rPr>
      </w:pPr>
      <w:r>
        <w:rPr>
          <w:kern w:val="0"/>
          <w:sz w:val="24"/>
        </w:rPr>
        <w:t>(</w:t>
      </w:r>
      <w:r>
        <w:rPr>
          <w:rFonts w:hint="eastAsia"/>
          <w:kern w:val="0"/>
          <w:sz w:val="24"/>
        </w:rPr>
        <w:t>8</w:t>
      </w:r>
      <w:r>
        <w:rPr>
          <w:kern w:val="0"/>
          <w:sz w:val="24"/>
        </w:rPr>
        <w:t>)</w:t>
      </w:r>
      <w:r>
        <w:rPr>
          <w:kern w:val="0"/>
          <w:sz w:val="24"/>
        </w:rPr>
        <w:tab/>
      </w:r>
      <w:r>
        <w:rPr>
          <w:kern w:val="0"/>
          <w:sz w:val="24"/>
        </w:rPr>
        <w:t xml:space="preserve">Safety device confirmation before M/E shop test </w:t>
      </w:r>
    </w:p>
    <w:p w14:paraId="18DF406B">
      <w:pPr>
        <w:tabs>
          <w:tab w:val="left" w:pos="1540"/>
        </w:tabs>
        <w:kinsoku w:val="0"/>
        <w:autoSpaceDE w:val="0"/>
        <w:autoSpaceDN w:val="0"/>
        <w:adjustRightInd w:val="0"/>
        <w:ind w:left="1540" w:hanging="492"/>
        <w:rPr>
          <w:kern w:val="0"/>
          <w:sz w:val="26"/>
          <w:szCs w:val="26"/>
        </w:rPr>
      </w:pPr>
    </w:p>
    <w:p w14:paraId="06A2ED69">
      <w:pPr>
        <w:tabs>
          <w:tab w:val="left" w:pos="1540"/>
        </w:tabs>
        <w:kinsoku w:val="0"/>
        <w:autoSpaceDE w:val="0"/>
        <w:autoSpaceDN w:val="0"/>
        <w:adjustRightInd w:val="0"/>
        <w:ind w:left="1528" w:leftChars="499" w:hanging="480" w:hangingChars="200"/>
        <w:rPr>
          <w:kern w:val="0"/>
          <w:sz w:val="24"/>
        </w:rPr>
      </w:pPr>
      <w:r>
        <w:rPr>
          <w:kern w:val="0"/>
          <w:sz w:val="24"/>
        </w:rPr>
        <w:t>(</w:t>
      </w:r>
      <w:r>
        <w:rPr>
          <w:rFonts w:hint="eastAsia"/>
          <w:kern w:val="0"/>
          <w:sz w:val="24"/>
        </w:rPr>
        <w:t>9</w:t>
      </w:r>
      <w:r>
        <w:rPr>
          <w:kern w:val="0"/>
          <w:sz w:val="24"/>
        </w:rPr>
        <w:t>) Overhaul inspections for necessary portions after shop test shall be carried out in accordance with Maker's usual practice and class requirement. One cylinder shall be dismantled completely for inspection.</w:t>
      </w:r>
      <w:r>
        <w:t xml:space="preserve"> </w:t>
      </w:r>
    </w:p>
    <w:p w14:paraId="3DD5BEF4">
      <w:pPr>
        <w:kinsoku w:val="0"/>
        <w:autoSpaceDE w:val="0"/>
        <w:autoSpaceDN w:val="0"/>
        <w:adjustRightInd w:val="0"/>
        <w:spacing w:line="200" w:lineRule="exact"/>
        <w:rPr>
          <w:kern w:val="0"/>
          <w:sz w:val="20"/>
          <w:szCs w:val="20"/>
        </w:rPr>
      </w:pPr>
    </w:p>
    <w:p w14:paraId="0F53A1DE">
      <w:pPr>
        <w:pStyle w:val="5"/>
        <w:spacing w:after="312"/>
        <w:ind w:left="42"/>
      </w:pPr>
      <w:r>
        <w:rPr>
          <w:rFonts w:hint="eastAsia"/>
        </w:rPr>
        <w:t>6.1.2.2</w:t>
      </w:r>
      <w:r>
        <w:tab/>
      </w:r>
      <w:r>
        <w:t>Generator Engine Shop Trial</w:t>
      </w:r>
    </w:p>
    <w:p w14:paraId="32661328">
      <w:pPr>
        <w:kinsoku w:val="0"/>
        <w:autoSpaceDE w:val="0"/>
        <w:autoSpaceDN w:val="0"/>
        <w:adjustRightInd w:val="0"/>
        <w:ind w:left="1017"/>
        <w:rPr>
          <w:kern w:val="0"/>
          <w:sz w:val="24"/>
        </w:rPr>
      </w:pPr>
      <w:r>
        <w:rPr>
          <w:kern w:val="0"/>
          <w:sz w:val="24"/>
        </w:rPr>
        <w:t xml:space="preserve">The Generator engine shop trial will be done according to </w:t>
      </w:r>
      <w:r>
        <w:rPr>
          <w:color w:val="000000" w:themeColor="text1"/>
          <w:kern w:val="0"/>
          <w:sz w:val="24"/>
          <w14:textFill>
            <w14:solidFill>
              <w14:schemeClr w14:val="tx1"/>
            </w14:solidFill>
          </w14:textFill>
        </w:rPr>
        <w:t xml:space="preserve">the requirement of the classification society and </w:t>
      </w:r>
      <w:r>
        <w:rPr>
          <w:kern w:val="0"/>
          <w:sz w:val="24"/>
        </w:rPr>
        <w:t>Maker’s standard.</w:t>
      </w:r>
    </w:p>
    <w:p w14:paraId="464CE06F">
      <w:pPr>
        <w:kinsoku w:val="0"/>
        <w:autoSpaceDE w:val="0"/>
        <w:autoSpaceDN w:val="0"/>
        <w:adjustRightInd w:val="0"/>
        <w:spacing w:before="15" w:line="260" w:lineRule="exact"/>
        <w:rPr>
          <w:kern w:val="0"/>
          <w:sz w:val="26"/>
          <w:szCs w:val="26"/>
        </w:rPr>
      </w:pPr>
    </w:p>
    <w:p w14:paraId="3C2306D5">
      <w:pPr>
        <w:kinsoku w:val="0"/>
        <w:autoSpaceDE w:val="0"/>
        <w:autoSpaceDN w:val="0"/>
        <w:adjustRightInd w:val="0"/>
        <w:ind w:left="1017"/>
        <w:rPr>
          <w:kern w:val="0"/>
          <w:sz w:val="24"/>
        </w:rPr>
      </w:pPr>
      <w:r>
        <w:rPr>
          <w:kern w:val="0"/>
          <w:sz w:val="24"/>
        </w:rPr>
        <w:t>The following tests shall be performed by using equipment, lubricating oil supplied by the manufacturer coupled together with the alternator.</w:t>
      </w:r>
    </w:p>
    <w:p w14:paraId="73B1FA8A">
      <w:pPr>
        <w:kinsoku w:val="0"/>
        <w:autoSpaceDE w:val="0"/>
        <w:autoSpaceDN w:val="0"/>
        <w:adjustRightInd w:val="0"/>
        <w:spacing w:before="16" w:line="260" w:lineRule="exact"/>
        <w:rPr>
          <w:kern w:val="0"/>
          <w:sz w:val="26"/>
          <w:szCs w:val="26"/>
        </w:rPr>
      </w:pPr>
    </w:p>
    <w:p w14:paraId="32BE739F">
      <w:pPr>
        <w:tabs>
          <w:tab w:val="left" w:pos="1540"/>
        </w:tabs>
        <w:kinsoku w:val="0"/>
        <w:autoSpaceDE w:val="0"/>
        <w:autoSpaceDN w:val="0"/>
        <w:adjustRightInd w:val="0"/>
        <w:ind w:left="1021"/>
        <w:rPr>
          <w:kern w:val="0"/>
          <w:sz w:val="24"/>
        </w:rPr>
      </w:pPr>
      <w:r>
        <w:rPr>
          <w:kern w:val="0"/>
          <w:sz w:val="24"/>
        </w:rPr>
        <w:t>(1)</w:t>
      </w:r>
      <w:r>
        <w:rPr>
          <w:kern w:val="0"/>
          <w:sz w:val="24"/>
        </w:rPr>
        <w:tab/>
      </w:r>
      <w:r>
        <w:rPr>
          <w:kern w:val="0"/>
          <w:sz w:val="24"/>
        </w:rPr>
        <w:t>Load Test</w:t>
      </w:r>
    </w:p>
    <w:p w14:paraId="56BBE00F">
      <w:pPr>
        <w:kinsoku w:val="0"/>
        <w:autoSpaceDE w:val="0"/>
        <w:autoSpaceDN w:val="0"/>
        <w:adjustRightInd w:val="0"/>
        <w:spacing w:before="8" w:line="120" w:lineRule="exact"/>
        <w:rPr>
          <w:kern w:val="0"/>
          <w:sz w:val="12"/>
          <w:szCs w:val="12"/>
        </w:rPr>
      </w:pPr>
    </w:p>
    <w:tbl>
      <w:tblPr>
        <w:tblStyle w:val="40"/>
        <w:tblW w:w="0" w:type="auto"/>
        <w:tblInd w:w="1463" w:type="dxa"/>
        <w:tblLayout w:type="fixed"/>
        <w:tblCellMar>
          <w:top w:w="0" w:type="dxa"/>
          <w:left w:w="0" w:type="dxa"/>
          <w:bottom w:w="0" w:type="dxa"/>
          <w:right w:w="0" w:type="dxa"/>
        </w:tblCellMar>
      </w:tblPr>
      <w:tblGrid>
        <w:gridCol w:w="933"/>
        <w:gridCol w:w="839"/>
        <w:gridCol w:w="838"/>
        <w:gridCol w:w="838"/>
        <w:gridCol w:w="839"/>
        <w:gridCol w:w="839"/>
      </w:tblGrid>
      <w:tr w14:paraId="773A463D">
        <w:tblPrEx>
          <w:tblCellMar>
            <w:top w:w="0" w:type="dxa"/>
            <w:left w:w="0" w:type="dxa"/>
            <w:bottom w:w="0" w:type="dxa"/>
            <w:right w:w="0" w:type="dxa"/>
          </w:tblCellMar>
        </w:tblPrEx>
        <w:trPr>
          <w:trHeight w:val="340" w:hRule="exact"/>
        </w:trPr>
        <w:tc>
          <w:tcPr>
            <w:tcW w:w="933" w:type="dxa"/>
            <w:tcBorders>
              <w:top w:val="single" w:color="000000" w:sz="4" w:space="0"/>
              <w:left w:val="single" w:color="000000" w:sz="4" w:space="0"/>
              <w:bottom w:val="single" w:color="000000" w:sz="4" w:space="0"/>
              <w:right w:val="single" w:color="000000" w:sz="4" w:space="0"/>
            </w:tcBorders>
          </w:tcPr>
          <w:p w14:paraId="37CC2870">
            <w:pPr>
              <w:kinsoku w:val="0"/>
              <w:autoSpaceDE w:val="0"/>
              <w:autoSpaceDN w:val="0"/>
              <w:adjustRightInd w:val="0"/>
              <w:ind w:left="103"/>
              <w:rPr>
                <w:kern w:val="0"/>
                <w:sz w:val="24"/>
              </w:rPr>
            </w:pPr>
            <w:r>
              <w:rPr>
                <w:kern w:val="0"/>
                <w:sz w:val="24"/>
              </w:rPr>
              <w:t>Load</w:t>
            </w:r>
          </w:p>
        </w:tc>
        <w:tc>
          <w:tcPr>
            <w:tcW w:w="839" w:type="dxa"/>
            <w:tcBorders>
              <w:top w:val="single" w:color="000000" w:sz="4" w:space="0"/>
              <w:left w:val="single" w:color="000000" w:sz="4" w:space="0"/>
              <w:bottom w:val="single" w:color="000000" w:sz="4" w:space="0"/>
              <w:right w:val="single" w:color="000000" w:sz="4" w:space="0"/>
            </w:tcBorders>
          </w:tcPr>
          <w:p w14:paraId="00910012">
            <w:pPr>
              <w:kinsoku w:val="0"/>
              <w:autoSpaceDE w:val="0"/>
              <w:autoSpaceDN w:val="0"/>
              <w:adjustRightInd w:val="0"/>
              <w:ind w:left="193"/>
              <w:rPr>
                <w:kern w:val="0"/>
                <w:sz w:val="24"/>
              </w:rPr>
            </w:pPr>
            <w:r>
              <w:rPr>
                <w:kern w:val="0"/>
                <w:sz w:val="24"/>
              </w:rPr>
              <w:t>25%</w:t>
            </w:r>
          </w:p>
        </w:tc>
        <w:tc>
          <w:tcPr>
            <w:tcW w:w="838" w:type="dxa"/>
            <w:tcBorders>
              <w:top w:val="single" w:color="000000" w:sz="4" w:space="0"/>
              <w:left w:val="single" w:color="000000" w:sz="4" w:space="0"/>
              <w:bottom w:val="single" w:color="000000" w:sz="4" w:space="0"/>
              <w:right w:val="single" w:color="000000" w:sz="4" w:space="0"/>
            </w:tcBorders>
          </w:tcPr>
          <w:p w14:paraId="01B2549F">
            <w:pPr>
              <w:kinsoku w:val="0"/>
              <w:autoSpaceDE w:val="0"/>
              <w:autoSpaceDN w:val="0"/>
              <w:adjustRightInd w:val="0"/>
              <w:ind w:left="193"/>
              <w:rPr>
                <w:kern w:val="0"/>
                <w:sz w:val="24"/>
              </w:rPr>
            </w:pPr>
            <w:r>
              <w:rPr>
                <w:kern w:val="0"/>
                <w:sz w:val="24"/>
              </w:rPr>
              <w:t>50%</w:t>
            </w:r>
          </w:p>
        </w:tc>
        <w:tc>
          <w:tcPr>
            <w:tcW w:w="838" w:type="dxa"/>
            <w:tcBorders>
              <w:top w:val="single" w:color="000000" w:sz="4" w:space="0"/>
              <w:left w:val="single" w:color="000000" w:sz="4" w:space="0"/>
              <w:bottom w:val="single" w:color="000000" w:sz="4" w:space="0"/>
              <w:right w:val="single" w:color="000000" w:sz="4" w:space="0"/>
            </w:tcBorders>
          </w:tcPr>
          <w:p w14:paraId="4D98D415">
            <w:pPr>
              <w:kinsoku w:val="0"/>
              <w:autoSpaceDE w:val="0"/>
              <w:autoSpaceDN w:val="0"/>
              <w:adjustRightInd w:val="0"/>
              <w:ind w:left="194"/>
              <w:rPr>
                <w:kern w:val="0"/>
                <w:sz w:val="24"/>
              </w:rPr>
            </w:pPr>
            <w:r>
              <w:rPr>
                <w:kern w:val="0"/>
                <w:sz w:val="24"/>
              </w:rPr>
              <w:t>75%</w:t>
            </w:r>
          </w:p>
        </w:tc>
        <w:tc>
          <w:tcPr>
            <w:tcW w:w="839" w:type="dxa"/>
            <w:tcBorders>
              <w:top w:val="single" w:color="000000" w:sz="4" w:space="0"/>
              <w:left w:val="single" w:color="000000" w:sz="4" w:space="0"/>
              <w:bottom w:val="single" w:color="000000" w:sz="4" w:space="0"/>
              <w:right w:val="single" w:color="000000" w:sz="4" w:space="0"/>
            </w:tcBorders>
          </w:tcPr>
          <w:p w14:paraId="14928B22">
            <w:pPr>
              <w:kinsoku w:val="0"/>
              <w:autoSpaceDE w:val="0"/>
              <w:autoSpaceDN w:val="0"/>
              <w:adjustRightInd w:val="0"/>
              <w:ind w:left="133"/>
              <w:rPr>
                <w:kern w:val="0"/>
                <w:sz w:val="24"/>
              </w:rPr>
            </w:pPr>
            <w:r>
              <w:rPr>
                <w:kern w:val="0"/>
                <w:sz w:val="24"/>
              </w:rPr>
              <w:t>100%</w:t>
            </w:r>
          </w:p>
        </w:tc>
        <w:tc>
          <w:tcPr>
            <w:tcW w:w="839" w:type="dxa"/>
            <w:tcBorders>
              <w:top w:val="single" w:color="000000" w:sz="4" w:space="0"/>
              <w:left w:val="single" w:color="000000" w:sz="4" w:space="0"/>
              <w:bottom w:val="single" w:color="000000" w:sz="4" w:space="0"/>
              <w:right w:val="single" w:color="000000" w:sz="4" w:space="0"/>
            </w:tcBorders>
          </w:tcPr>
          <w:p w14:paraId="7411B2E5">
            <w:pPr>
              <w:kinsoku w:val="0"/>
              <w:autoSpaceDE w:val="0"/>
              <w:autoSpaceDN w:val="0"/>
              <w:adjustRightInd w:val="0"/>
              <w:ind w:left="138"/>
              <w:rPr>
                <w:kern w:val="0"/>
                <w:sz w:val="24"/>
              </w:rPr>
            </w:pPr>
            <w:r>
              <w:rPr>
                <w:kern w:val="0"/>
                <w:sz w:val="24"/>
              </w:rPr>
              <w:t>110%</w:t>
            </w:r>
          </w:p>
        </w:tc>
      </w:tr>
      <w:tr w14:paraId="076CAD46">
        <w:tblPrEx>
          <w:tblCellMar>
            <w:top w:w="0" w:type="dxa"/>
            <w:left w:w="0" w:type="dxa"/>
            <w:bottom w:w="0" w:type="dxa"/>
            <w:right w:w="0" w:type="dxa"/>
          </w:tblCellMar>
        </w:tblPrEx>
        <w:trPr>
          <w:trHeight w:val="340" w:hRule="exact"/>
        </w:trPr>
        <w:tc>
          <w:tcPr>
            <w:tcW w:w="933" w:type="dxa"/>
            <w:tcBorders>
              <w:top w:val="single" w:color="000000" w:sz="4" w:space="0"/>
              <w:left w:val="single" w:color="000000" w:sz="4" w:space="0"/>
              <w:bottom w:val="single" w:color="000000" w:sz="4" w:space="0"/>
              <w:right w:val="single" w:color="000000" w:sz="4" w:space="0"/>
            </w:tcBorders>
          </w:tcPr>
          <w:p w14:paraId="79507A2A">
            <w:pPr>
              <w:kinsoku w:val="0"/>
              <w:autoSpaceDE w:val="0"/>
              <w:autoSpaceDN w:val="0"/>
              <w:adjustRightInd w:val="0"/>
              <w:ind w:left="103"/>
              <w:rPr>
                <w:kern w:val="0"/>
                <w:sz w:val="24"/>
              </w:rPr>
            </w:pPr>
            <w:r>
              <w:rPr>
                <w:kern w:val="0"/>
                <w:sz w:val="24"/>
              </w:rPr>
              <w:t>Hours</w:t>
            </w:r>
          </w:p>
        </w:tc>
        <w:tc>
          <w:tcPr>
            <w:tcW w:w="839" w:type="dxa"/>
            <w:tcBorders>
              <w:top w:val="single" w:color="000000" w:sz="4" w:space="0"/>
              <w:left w:val="single" w:color="000000" w:sz="4" w:space="0"/>
              <w:bottom w:val="single" w:color="000000" w:sz="4" w:space="0"/>
              <w:right w:val="single" w:color="000000" w:sz="4" w:space="0"/>
            </w:tcBorders>
          </w:tcPr>
          <w:p w14:paraId="0D2123E0">
            <w:pPr>
              <w:kinsoku w:val="0"/>
              <w:autoSpaceDE w:val="0"/>
              <w:autoSpaceDN w:val="0"/>
              <w:adjustRightInd w:val="0"/>
              <w:ind w:left="260"/>
              <w:rPr>
                <w:kern w:val="0"/>
                <w:sz w:val="24"/>
              </w:rPr>
            </w:pPr>
            <w:r>
              <w:rPr>
                <w:kern w:val="0"/>
                <w:sz w:val="24"/>
              </w:rPr>
              <w:t>1/2</w:t>
            </w:r>
          </w:p>
        </w:tc>
        <w:tc>
          <w:tcPr>
            <w:tcW w:w="838" w:type="dxa"/>
            <w:tcBorders>
              <w:top w:val="single" w:color="000000" w:sz="4" w:space="0"/>
              <w:left w:val="single" w:color="000000" w:sz="4" w:space="0"/>
              <w:bottom w:val="single" w:color="000000" w:sz="4" w:space="0"/>
              <w:right w:val="single" w:color="000000" w:sz="4" w:space="0"/>
            </w:tcBorders>
          </w:tcPr>
          <w:p w14:paraId="7B09352D">
            <w:pPr>
              <w:kinsoku w:val="0"/>
              <w:autoSpaceDE w:val="0"/>
              <w:autoSpaceDN w:val="0"/>
              <w:adjustRightInd w:val="0"/>
              <w:ind w:left="260"/>
              <w:rPr>
                <w:kern w:val="0"/>
                <w:sz w:val="24"/>
              </w:rPr>
            </w:pPr>
            <w:r>
              <w:rPr>
                <w:kern w:val="0"/>
                <w:sz w:val="24"/>
              </w:rPr>
              <w:t>1/2</w:t>
            </w:r>
          </w:p>
        </w:tc>
        <w:tc>
          <w:tcPr>
            <w:tcW w:w="838" w:type="dxa"/>
            <w:tcBorders>
              <w:top w:val="single" w:color="000000" w:sz="4" w:space="0"/>
              <w:left w:val="single" w:color="000000" w:sz="4" w:space="0"/>
              <w:bottom w:val="single" w:color="000000" w:sz="4" w:space="0"/>
              <w:right w:val="single" w:color="000000" w:sz="4" w:space="0"/>
            </w:tcBorders>
          </w:tcPr>
          <w:p w14:paraId="4640BB85">
            <w:pPr>
              <w:kinsoku w:val="0"/>
              <w:autoSpaceDE w:val="0"/>
              <w:autoSpaceDN w:val="0"/>
              <w:adjustRightInd w:val="0"/>
              <w:ind w:left="260"/>
              <w:rPr>
                <w:kern w:val="0"/>
                <w:sz w:val="24"/>
              </w:rPr>
            </w:pPr>
            <w:r>
              <w:rPr>
                <w:kern w:val="0"/>
                <w:sz w:val="24"/>
              </w:rPr>
              <w:t>1/2</w:t>
            </w:r>
          </w:p>
        </w:tc>
        <w:tc>
          <w:tcPr>
            <w:tcW w:w="839" w:type="dxa"/>
            <w:tcBorders>
              <w:top w:val="single" w:color="000000" w:sz="4" w:space="0"/>
              <w:left w:val="single" w:color="000000" w:sz="4" w:space="0"/>
              <w:bottom w:val="single" w:color="000000" w:sz="4" w:space="0"/>
              <w:right w:val="single" w:color="000000" w:sz="4" w:space="0"/>
            </w:tcBorders>
          </w:tcPr>
          <w:p w14:paraId="32844DC0">
            <w:pPr>
              <w:kinsoku w:val="0"/>
              <w:autoSpaceDE w:val="0"/>
              <w:autoSpaceDN w:val="0"/>
              <w:adjustRightInd w:val="0"/>
              <w:ind w:left="352"/>
              <w:rPr>
                <w:kern w:val="0"/>
                <w:sz w:val="24"/>
              </w:rPr>
            </w:pPr>
            <w:r>
              <w:rPr>
                <w:kern w:val="0"/>
                <w:sz w:val="24"/>
              </w:rPr>
              <w:t>1</w:t>
            </w:r>
          </w:p>
        </w:tc>
        <w:tc>
          <w:tcPr>
            <w:tcW w:w="839" w:type="dxa"/>
            <w:tcBorders>
              <w:top w:val="single" w:color="000000" w:sz="4" w:space="0"/>
              <w:left w:val="single" w:color="000000" w:sz="4" w:space="0"/>
              <w:bottom w:val="single" w:color="000000" w:sz="4" w:space="0"/>
              <w:right w:val="single" w:color="000000" w:sz="4" w:space="0"/>
            </w:tcBorders>
          </w:tcPr>
          <w:p w14:paraId="2BCC41BB">
            <w:pPr>
              <w:kinsoku w:val="0"/>
              <w:autoSpaceDE w:val="0"/>
              <w:autoSpaceDN w:val="0"/>
              <w:adjustRightInd w:val="0"/>
              <w:ind w:left="260"/>
              <w:rPr>
                <w:kern w:val="0"/>
                <w:sz w:val="24"/>
              </w:rPr>
            </w:pPr>
            <w:r>
              <w:rPr>
                <w:kern w:val="0"/>
                <w:sz w:val="24"/>
              </w:rPr>
              <w:t>1/2</w:t>
            </w:r>
          </w:p>
        </w:tc>
      </w:tr>
    </w:tbl>
    <w:p w14:paraId="08271F70">
      <w:pPr>
        <w:kinsoku w:val="0"/>
        <w:autoSpaceDE w:val="0"/>
        <w:autoSpaceDN w:val="0"/>
        <w:adjustRightInd w:val="0"/>
        <w:spacing w:before="13" w:line="140" w:lineRule="exact"/>
        <w:rPr>
          <w:kern w:val="0"/>
          <w:sz w:val="14"/>
          <w:szCs w:val="14"/>
        </w:rPr>
      </w:pPr>
    </w:p>
    <w:p w14:paraId="4E775D8D">
      <w:pPr>
        <w:tabs>
          <w:tab w:val="left" w:pos="1540"/>
        </w:tabs>
        <w:kinsoku w:val="0"/>
        <w:autoSpaceDE w:val="0"/>
        <w:autoSpaceDN w:val="0"/>
        <w:adjustRightInd w:val="0"/>
        <w:ind w:left="1048"/>
        <w:rPr>
          <w:kern w:val="0"/>
          <w:sz w:val="24"/>
        </w:rPr>
      </w:pPr>
      <w:r>
        <w:rPr>
          <w:kern w:val="0"/>
          <w:sz w:val="24"/>
        </w:rPr>
        <w:t>(2)</w:t>
      </w:r>
      <w:r>
        <w:rPr>
          <w:kern w:val="0"/>
          <w:sz w:val="24"/>
        </w:rPr>
        <w:tab/>
      </w:r>
      <w:r>
        <w:rPr>
          <w:kern w:val="0"/>
          <w:sz w:val="24"/>
        </w:rPr>
        <w:t xml:space="preserve">Starting test at no load </w:t>
      </w:r>
    </w:p>
    <w:p w14:paraId="25123065">
      <w:pPr>
        <w:kinsoku w:val="0"/>
        <w:autoSpaceDE w:val="0"/>
        <w:autoSpaceDN w:val="0"/>
        <w:adjustRightInd w:val="0"/>
        <w:spacing w:line="240" w:lineRule="exact"/>
        <w:rPr>
          <w:kern w:val="0"/>
          <w:sz w:val="24"/>
        </w:rPr>
      </w:pPr>
    </w:p>
    <w:p w14:paraId="50BED414">
      <w:pPr>
        <w:tabs>
          <w:tab w:val="left" w:pos="1540"/>
        </w:tabs>
        <w:kinsoku w:val="0"/>
        <w:autoSpaceDE w:val="0"/>
        <w:autoSpaceDN w:val="0"/>
        <w:adjustRightInd w:val="0"/>
        <w:ind w:left="1528" w:leftChars="499" w:hanging="480" w:hangingChars="200"/>
        <w:rPr>
          <w:kern w:val="0"/>
          <w:sz w:val="24"/>
        </w:rPr>
      </w:pPr>
      <w:r>
        <w:rPr>
          <w:kern w:val="0"/>
          <w:sz w:val="24"/>
        </w:rPr>
        <w:t>(3)</w:t>
      </w:r>
      <w:r>
        <w:rPr>
          <w:kern w:val="0"/>
          <w:sz w:val="24"/>
        </w:rPr>
        <w:tab/>
      </w:r>
      <w:r>
        <w:rPr>
          <w:kern w:val="0"/>
          <w:sz w:val="24"/>
        </w:rPr>
        <w:t>Emergency trip test and safety device test</w:t>
      </w:r>
    </w:p>
    <w:p w14:paraId="474C83A6">
      <w:pPr>
        <w:kinsoku w:val="0"/>
        <w:autoSpaceDE w:val="0"/>
        <w:autoSpaceDN w:val="0"/>
        <w:adjustRightInd w:val="0"/>
        <w:spacing w:line="240" w:lineRule="exact"/>
        <w:rPr>
          <w:kern w:val="0"/>
          <w:sz w:val="24"/>
        </w:rPr>
      </w:pPr>
    </w:p>
    <w:p w14:paraId="4B1F62DE">
      <w:pPr>
        <w:tabs>
          <w:tab w:val="left" w:pos="1540"/>
        </w:tabs>
        <w:kinsoku w:val="0"/>
        <w:autoSpaceDE w:val="0"/>
        <w:autoSpaceDN w:val="0"/>
        <w:adjustRightInd w:val="0"/>
        <w:ind w:left="1048"/>
        <w:rPr>
          <w:kern w:val="0"/>
          <w:sz w:val="24"/>
        </w:rPr>
      </w:pPr>
      <w:r>
        <w:rPr>
          <w:kern w:val="0"/>
          <w:sz w:val="24"/>
        </w:rPr>
        <w:t>(4)</w:t>
      </w:r>
      <w:r>
        <w:rPr>
          <w:kern w:val="0"/>
          <w:sz w:val="24"/>
        </w:rPr>
        <w:tab/>
      </w:r>
      <w:r>
        <w:rPr>
          <w:kern w:val="0"/>
          <w:sz w:val="24"/>
        </w:rPr>
        <w:t>Governor test</w:t>
      </w:r>
    </w:p>
    <w:p w14:paraId="4B12D76E">
      <w:pPr>
        <w:kinsoku w:val="0"/>
        <w:autoSpaceDE w:val="0"/>
        <w:autoSpaceDN w:val="0"/>
        <w:adjustRightInd w:val="0"/>
        <w:spacing w:before="17" w:line="220" w:lineRule="exact"/>
        <w:rPr>
          <w:kern w:val="0"/>
          <w:sz w:val="22"/>
        </w:rPr>
      </w:pPr>
    </w:p>
    <w:p w14:paraId="0FBBF5C4">
      <w:pPr>
        <w:tabs>
          <w:tab w:val="left" w:pos="1540"/>
        </w:tabs>
        <w:kinsoku w:val="0"/>
        <w:autoSpaceDE w:val="0"/>
        <w:autoSpaceDN w:val="0"/>
        <w:adjustRightInd w:val="0"/>
        <w:ind w:left="1528" w:leftChars="499" w:hanging="480" w:hangingChars="200"/>
        <w:rPr>
          <w:kern w:val="0"/>
          <w:sz w:val="24"/>
        </w:rPr>
      </w:pPr>
      <w:r>
        <w:rPr>
          <w:kern w:val="0"/>
          <w:sz w:val="24"/>
        </w:rPr>
        <w:t>(</w:t>
      </w:r>
      <w:r>
        <w:rPr>
          <w:rFonts w:hint="eastAsia"/>
          <w:kern w:val="0"/>
          <w:sz w:val="24"/>
        </w:rPr>
        <w:t>5</w:t>
      </w:r>
      <w:r>
        <w:rPr>
          <w:kern w:val="0"/>
          <w:sz w:val="24"/>
        </w:rPr>
        <w:t>)</w:t>
      </w:r>
      <w:r>
        <w:rPr>
          <w:kern w:val="0"/>
          <w:sz w:val="24"/>
        </w:rPr>
        <w:tab/>
      </w:r>
      <w:r>
        <w:rPr>
          <w:kern w:val="0"/>
          <w:sz w:val="24"/>
        </w:rPr>
        <w:t xml:space="preserve">Fuel oil consumption measurement at 100% load </w:t>
      </w:r>
    </w:p>
    <w:p w14:paraId="0A89F00B">
      <w:pPr>
        <w:kinsoku w:val="0"/>
        <w:autoSpaceDE w:val="0"/>
        <w:autoSpaceDN w:val="0"/>
        <w:adjustRightInd w:val="0"/>
        <w:spacing w:line="240" w:lineRule="exact"/>
        <w:rPr>
          <w:kern w:val="0"/>
          <w:sz w:val="24"/>
        </w:rPr>
      </w:pPr>
    </w:p>
    <w:p w14:paraId="59701E4C">
      <w:pPr>
        <w:tabs>
          <w:tab w:val="left" w:pos="1540"/>
        </w:tabs>
        <w:kinsoku w:val="0"/>
        <w:autoSpaceDE w:val="0"/>
        <w:autoSpaceDN w:val="0"/>
        <w:adjustRightInd w:val="0"/>
        <w:ind w:left="1048"/>
        <w:rPr>
          <w:kern w:val="0"/>
          <w:sz w:val="24"/>
        </w:rPr>
      </w:pPr>
      <w:r>
        <w:rPr>
          <w:kern w:val="0"/>
          <w:sz w:val="24"/>
        </w:rPr>
        <w:t>(</w:t>
      </w:r>
      <w:r>
        <w:rPr>
          <w:rFonts w:hint="eastAsia"/>
          <w:kern w:val="0"/>
          <w:sz w:val="24"/>
        </w:rPr>
        <w:t>6</w:t>
      </w:r>
      <w:r>
        <w:rPr>
          <w:kern w:val="0"/>
          <w:sz w:val="24"/>
        </w:rPr>
        <w:t>)</w:t>
      </w:r>
      <w:r>
        <w:rPr>
          <w:kern w:val="0"/>
          <w:sz w:val="24"/>
        </w:rPr>
        <w:tab/>
      </w:r>
      <w:r>
        <w:rPr>
          <w:kern w:val="0"/>
          <w:sz w:val="24"/>
        </w:rPr>
        <w:t>Torsion vibration test recorded to be submitted for the first vessel</w:t>
      </w:r>
    </w:p>
    <w:p w14:paraId="0D12B8A5">
      <w:pPr>
        <w:kinsoku w:val="0"/>
        <w:autoSpaceDE w:val="0"/>
        <w:autoSpaceDN w:val="0"/>
        <w:adjustRightInd w:val="0"/>
        <w:spacing w:line="240" w:lineRule="exact"/>
        <w:rPr>
          <w:kern w:val="0"/>
          <w:sz w:val="24"/>
        </w:rPr>
      </w:pPr>
    </w:p>
    <w:p w14:paraId="052D4010">
      <w:pPr>
        <w:tabs>
          <w:tab w:val="left" w:pos="1540"/>
        </w:tabs>
        <w:kinsoku w:val="0"/>
        <w:autoSpaceDE w:val="0"/>
        <w:autoSpaceDN w:val="0"/>
        <w:adjustRightInd w:val="0"/>
        <w:ind w:left="1048"/>
        <w:rPr>
          <w:kern w:val="0"/>
          <w:sz w:val="24"/>
        </w:rPr>
      </w:pPr>
      <w:r>
        <w:rPr>
          <w:kern w:val="0"/>
          <w:sz w:val="24"/>
        </w:rPr>
        <w:t>(</w:t>
      </w:r>
      <w:r>
        <w:rPr>
          <w:rFonts w:hint="eastAsia"/>
          <w:kern w:val="0"/>
          <w:sz w:val="24"/>
        </w:rPr>
        <w:t>7</w:t>
      </w:r>
      <w:r>
        <w:rPr>
          <w:kern w:val="0"/>
          <w:sz w:val="24"/>
        </w:rPr>
        <w:t>)</w:t>
      </w:r>
      <w:r>
        <w:rPr>
          <w:kern w:val="0"/>
          <w:sz w:val="24"/>
        </w:rPr>
        <w:tab/>
      </w:r>
      <w:r>
        <w:rPr>
          <w:kern w:val="0"/>
          <w:sz w:val="24"/>
        </w:rPr>
        <w:t>Voltage regulation test</w:t>
      </w:r>
    </w:p>
    <w:p w14:paraId="17E7351C">
      <w:pPr>
        <w:kinsoku w:val="0"/>
        <w:autoSpaceDE w:val="0"/>
        <w:autoSpaceDN w:val="0"/>
        <w:adjustRightInd w:val="0"/>
        <w:spacing w:before="5" w:line="240" w:lineRule="exact"/>
        <w:rPr>
          <w:kern w:val="0"/>
          <w:sz w:val="24"/>
        </w:rPr>
      </w:pPr>
    </w:p>
    <w:p w14:paraId="0482BEFE">
      <w:pPr>
        <w:tabs>
          <w:tab w:val="left" w:pos="1540"/>
        </w:tabs>
        <w:kinsoku w:val="0"/>
        <w:autoSpaceDE w:val="0"/>
        <w:autoSpaceDN w:val="0"/>
        <w:adjustRightInd w:val="0"/>
        <w:spacing w:line="274" w:lineRule="exact"/>
        <w:ind w:left="1558" w:hanging="510"/>
        <w:rPr>
          <w:kern w:val="0"/>
          <w:sz w:val="24"/>
        </w:rPr>
      </w:pPr>
      <w:r>
        <w:rPr>
          <w:kern w:val="0"/>
          <w:sz w:val="24"/>
        </w:rPr>
        <w:t>(</w:t>
      </w:r>
      <w:r>
        <w:rPr>
          <w:rFonts w:hint="eastAsia"/>
          <w:kern w:val="0"/>
          <w:sz w:val="24"/>
        </w:rPr>
        <w:t>8</w:t>
      </w:r>
      <w:r>
        <w:rPr>
          <w:kern w:val="0"/>
          <w:sz w:val="24"/>
        </w:rPr>
        <w:t>)</w:t>
      </w:r>
      <w:r>
        <w:rPr>
          <w:kern w:val="0"/>
          <w:sz w:val="24"/>
        </w:rPr>
        <w:tab/>
      </w:r>
      <w:r>
        <w:rPr>
          <w:kern w:val="0"/>
          <w:sz w:val="24"/>
        </w:rPr>
        <w:t>Overhaul inspection shall be carried out in accordance with Maker's usual practice and class requirement. Overhaul of one cylinder unit per engine to be done as well as inspection of all cams and gear wheel drive.</w:t>
      </w:r>
      <w:r>
        <w:t xml:space="preserve"> </w:t>
      </w:r>
    </w:p>
    <w:p w14:paraId="0F6C1F8D">
      <w:pPr>
        <w:tabs>
          <w:tab w:val="left" w:pos="1540"/>
        </w:tabs>
        <w:kinsoku w:val="0"/>
        <w:autoSpaceDE w:val="0"/>
        <w:autoSpaceDN w:val="0"/>
        <w:adjustRightInd w:val="0"/>
        <w:spacing w:line="274" w:lineRule="exact"/>
        <w:ind w:left="1558" w:hanging="510"/>
        <w:rPr>
          <w:kern w:val="0"/>
          <w:sz w:val="24"/>
        </w:rPr>
      </w:pPr>
    </w:p>
    <w:p w14:paraId="5A998871">
      <w:pPr>
        <w:tabs>
          <w:tab w:val="left" w:pos="1540"/>
        </w:tabs>
        <w:kinsoku w:val="0"/>
        <w:autoSpaceDE w:val="0"/>
        <w:autoSpaceDN w:val="0"/>
        <w:adjustRightInd w:val="0"/>
        <w:spacing w:line="274" w:lineRule="exact"/>
        <w:ind w:left="1558" w:hanging="510"/>
        <w:rPr>
          <w:kern w:val="0"/>
          <w:sz w:val="24"/>
        </w:rPr>
      </w:pPr>
      <w:r>
        <w:rPr>
          <w:kern w:val="0"/>
          <w:sz w:val="24"/>
        </w:rPr>
        <w:t>Note: During test on board of Generator, PF (power factor) = 1.0 applied as test load.</w:t>
      </w:r>
    </w:p>
    <w:p w14:paraId="3EF5CA31">
      <w:pPr>
        <w:kinsoku w:val="0"/>
        <w:autoSpaceDE w:val="0"/>
        <w:autoSpaceDN w:val="0"/>
        <w:adjustRightInd w:val="0"/>
        <w:spacing w:before="13" w:line="180" w:lineRule="exact"/>
        <w:rPr>
          <w:kern w:val="0"/>
          <w:sz w:val="18"/>
          <w:szCs w:val="18"/>
        </w:rPr>
      </w:pPr>
    </w:p>
    <w:p w14:paraId="2091F6F3">
      <w:pPr>
        <w:pStyle w:val="5"/>
        <w:spacing w:after="312"/>
        <w:ind w:left="42"/>
      </w:pPr>
      <w:r>
        <w:rPr>
          <w:rFonts w:hint="eastAsia"/>
        </w:rPr>
        <w:t>6.1.2.3</w:t>
      </w:r>
      <w:r>
        <w:tab/>
      </w:r>
      <w:r>
        <w:t>Other Aux. Machinery</w:t>
      </w:r>
    </w:p>
    <w:p w14:paraId="17B2327F">
      <w:pPr>
        <w:kinsoku w:val="0"/>
        <w:autoSpaceDE w:val="0"/>
        <w:autoSpaceDN w:val="0"/>
        <w:adjustRightInd w:val="0"/>
        <w:spacing w:line="239" w:lineRule="auto"/>
        <w:ind w:left="1017"/>
        <w:rPr>
          <w:kern w:val="0"/>
          <w:sz w:val="24"/>
        </w:rPr>
      </w:pPr>
      <w:r>
        <w:rPr>
          <w:kern w:val="0"/>
          <w:sz w:val="24"/>
        </w:rPr>
        <w:t>The air compressors, pumps, ventilation fans, and other auxiliary machineries to be carefully tested in respect of performance and function at Maker's shop (if any) or on board in compliance with the requirement of Classification Society and Maker’s standard (if any).</w:t>
      </w:r>
    </w:p>
    <w:p w14:paraId="0326586E">
      <w:pPr>
        <w:kinsoku w:val="0"/>
        <w:autoSpaceDE w:val="0"/>
        <w:autoSpaceDN w:val="0"/>
        <w:adjustRightInd w:val="0"/>
        <w:spacing w:before="16" w:line="260" w:lineRule="exact"/>
        <w:rPr>
          <w:kern w:val="0"/>
          <w:sz w:val="26"/>
          <w:szCs w:val="26"/>
        </w:rPr>
      </w:pPr>
    </w:p>
    <w:p w14:paraId="14365143">
      <w:pPr>
        <w:kinsoku w:val="0"/>
        <w:autoSpaceDE w:val="0"/>
        <w:autoSpaceDN w:val="0"/>
        <w:adjustRightInd w:val="0"/>
        <w:ind w:left="1017"/>
        <w:rPr>
          <w:color w:val="000000" w:themeColor="text1"/>
          <w:kern w:val="0"/>
          <w:sz w:val="24"/>
          <w14:textFill>
            <w14:solidFill>
              <w14:schemeClr w14:val="tx1"/>
            </w14:solidFill>
          </w14:textFill>
        </w:rPr>
      </w:pPr>
      <w:r>
        <w:rPr>
          <w:kern w:val="0"/>
          <w:sz w:val="24"/>
        </w:rPr>
        <w:t>For the machinery having the same capacity, performance test shall be carried out</w:t>
      </w:r>
      <w:r>
        <w:rPr>
          <w:rFonts w:hint="eastAsia"/>
          <w:kern w:val="0"/>
          <w:sz w:val="24"/>
        </w:rPr>
        <w:t xml:space="preserve"> for only one set</w:t>
      </w:r>
      <w:r>
        <w:rPr>
          <w:color w:val="000000" w:themeColor="text1"/>
          <w:kern w:val="0"/>
          <w:sz w:val="24"/>
          <w14:textFill>
            <w14:solidFill>
              <w14:schemeClr w14:val="tx1"/>
            </w14:solidFill>
          </w14:textFill>
        </w:rPr>
        <w:t>.</w:t>
      </w:r>
    </w:p>
    <w:p w14:paraId="1F74F1B5">
      <w:pPr>
        <w:kinsoku w:val="0"/>
        <w:autoSpaceDE w:val="0"/>
        <w:autoSpaceDN w:val="0"/>
        <w:adjustRightInd w:val="0"/>
        <w:spacing w:line="240" w:lineRule="exact"/>
        <w:rPr>
          <w:kern w:val="0"/>
          <w:sz w:val="24"/>
        </w:rPr>
      </w:pPr>
    </w:p>
    <w:p w14:paraId="21794F25">
      <w:pPr>
        <w:kinsoku w:val="0"/>
        <w:autoSpaceDE w:val="0"/>
        <w:autoSpaceDN w:val="0"/>
        <w:adjustRightInd w:val="0"/>
        <w:ind w:left="1017"/>
        <w:rPr>
          <w:kern w:val="0"/>
          <w:sz w:val="24"/>
        </w:rPr>
      </w:pPr>
      <w:r>
        <w:rPr>
          <w:kern w:val="0"/>
          <w:sz w:val="24"/>
        </w:rPr>
        <w:t>Above mentioned test shall be not applied to spare parts (if any), which the dimension test only shall be applied to.</w:t>
      </w:r>
    </w:p>
    <w:p w14:paraId="48F1E965">
      <w:pPr>
        <w:pStyle w:val="4"/>
      </w:pPr>
      <w:bookmarkStart w:id="339" w:name="_Toc50572581"/>
      <w:r>
        <w:rPr>
          <w:rFonts w:hint="eastAsia"/>
        </w:rPr>
        <w:t>6.1.3</w:t>
      </w:r>
      <w:r>
        <w:tab/>
      </w:r>
      <w:r>
        <w:t>FUEL OIL</w:t>
      </w:r>
      <w:bookmarkEnd w:id="339"/>
      <w:r>
        <w:t xml:space="preserve"> </w:t>
      </w:r>
    </w:p>
    <w:p w14:paraId="20F21F9B">
      <w:pPr>
        <w:kinsoku w:val="0"/>
        <w:autoSpaceDE w:val="0"/>
        <w:autoSpaceDN w:val="0"/>
        <w:adjustRightInd w:val="0"/>
        <w:ind w:left="993"/>
        <w:rPr>
          <w:kern w:val="0"/>
          <w:sz w:val="24"/>
        </w:rPr>
      </w:pPr>
      <w:r>
        <w:rPr>
          <w:kern w:val="0"/>
          <w:sz w:val="24"/>
        </w:rPr>
        <w:t>HFO</w:t>
      </w:r>
      <w:r>
        <w:rPr>
          <w:rFonts w:hint="eastAsia"/>
          <w:kern w:val="0"/>
          <w:sz w:val="24"/>
        </w:rPr>
        <w:t xml:space="preserve"> and LSHFO/ULSFO</w:t>
      </w:r>
      <w:r>
        <w:rPr>
          <w:kern w:val="0"/>
          <w:sz w:val="24"/>
        </w:rPr>
        <w:t xml:space="preserve"> and MGO shall be on board as fuel.</w:t>
      </w:r>
    </w:p>
    <w:p w14:paraId="45D626F8">
      <w:pPr>
        <w:kinsoku w:val="0"/>
        <w:autoSpaceDE w:val="0"/>
        <w:autoSpaceDN w:val="0"/>
        <w:adjustRightInd w:val="0"/>
        <w:ind w:left="993"/>
        <w:rPr>
          <w:kern w:val="0"/>
          <w:sz w:val="24"/>
        </w:rPr>
      </w:pPr>
    </w:p>
    <w:p w14:paraId="4AC3F841">
      <w:pPr>
        <w:kinsoku w:val="0"/>
        <w:autoSpaceDE w:val="0"/>
        <w:autoSpaceDN w:val="0"/>
        <w:adjustRightInd w:val="0"/>
        <w:ind w:left="993"/>
        <w:rPr>
          <w:kern w:val="0"/>
          <w:sz w:val="24"/>
        </w:rPr>
      </w:pPr>
      <w:r>
        <w:rPr>
          <w:kern w:val="0"/>
          <w:sz w:val="24"/>
        </w:rPr>
        <w:t>The main engine shall be capable of burning HFO of up to viscosity of 700cSt/50</w:t>
      </w:r>
      <w:r>
        <w:rPr>
          <w:rFonts w:ascii="Arial" w:hAnsi="Arial" w:cs="Arial"/>
          <w:kern w:val="0"/>
          <w:sz w:val="24"/>
        </w:rPr>
        <w:t>˚</w:t>
      </w:r>
      <w:r>
        <w:rPr>
          <w:kern w:val="0"/>
          <w:sz w:val="24"/>
        </w:rPr>
        <w:t xml:space="preserve">C, max. density of </w:t>
      </w:r>
      <w:r>
        <w:rPr>
          <w:rFonts w:hint="eastAsia"/>
          <w:kern w:val="0"/>
          <w:sz w:val="24"/>
        </w:rPr>
        <w:t>1,010</w:t>
      </w:r>
      <w:r>
        <w:rPr>
          <w:kern w:val="0"/>
          <w:sz w:val="24"/>
        </w:rPr>
        <w:t>kg/m</w:t>
      </w:r>
      <w:r>
        <w:rPr>
          <w:kern w:val="0"/>
          <w:sz w:val="24"/>
          <w:vertAlign w:val="superscript"/>
        </w:rPr>
        <w:t>3</w:t>
      </w:r>
      <w:r>
        <w:rPr>
          <w:kern w:val="0"/>
          <w:sz w:val="24"/>
        </w:rPr>
        <w:t xml:space="preserve"> at 15</w:t>
      </w:r>
      <w:r>
        <w:rPr>
          <w:rFonts w:ascii="Arial" w:hAnsi="Arial" w:cs="Arial"/>
          <w:kern w:val="0"/>
          <w:sz w:val="24"/>
        </w:rPr>
        <w:t>˚</w:t>
      </w:r>
      <w:r>
        <w:rPr>
          <w:kern w:val="0"/>
          <w:sz w:val="24"/>
        </w:rPr>
        <w:t xml:space="preserve">C, and  MGO shall be used prior stopping for long time only. </w:t>
      </w:r>
    </w:p>
    <w:p w14:paraId="0894A87A">
      <w:pPr>
        <w:kinsoku w:val="0"/>
        <w:autoSpaceDE w:val="0"/>
        <w:autoSpaceDN w:val="0"/>
        <w:adjustRightInd w:val="0"/>
        <w:ind w:left="993"/>
        <w:rPr>
          <w:kern w:val="0"/>
          <w:sz w:val="24"/>
        </w:rPr>
      </w:pPr>
    </w:p>
    <w:p w14:paraId="3D4868C2">
      <w:pPr>
        <w:kinsoku w:val="0"/>
        <w:autoSpaceDE w:val="0"/>
        <w:autoSpaceDN w:val="0"/>
        <w:adjustRightInd w:val="0"/>
        <w:ind w:left="993"/>
        <w:rPr>
          <w:kern w:val="0"/>
          <w:sz w:val="24"/>
        </w:rPr>
      </w:pPr>
      <w:r>
        <w:rPr>
          <w:kern w:val="0"/>
          <w:sz w:val="24"/>
        </w:rPr>
        <w:t xml:space="preserve">The fuel oil piping system and equipment shall be designed with fuel oil viscosity of </w:t>
      </w:r>
      <w:r>
        <w:rPr>
          <w:rFonts w:hint="eastAsia"/>
          <w:b/>
          <w:kern w:val="0"/>
          <w:sz w:val="24"/>
        </w:rPr>
        <w:t>38</w:t>
      </w:r>
      <w:r>
        <w:rPr>
          <w:b/>
          <w:kern w:val="0"/>
          <w:sz w:val="24"/>
        </w:rPr>
        <w:t>0</w:t>
      </w:r>
      <w:r>
        <w:rPr>
          <w:kern w:val="0"/>
          <w:sz w:val="24"/>
        </w:rPr>
        <w:t xml:space="preserve"> cSt/50</w:t>
      </w:r>
      <w:r>
        <w:rPr>
          <w:rFonts w:ascii="Arial" w:hAnsi="Arial" w:cs="Arial"/>
          <w:kern w:val="0"/>
          <w:sz w:val="24"/>
        </w:rPr>
        <w:t>˚</w:t>
      </w:r>
      <w:r>
        <w:rPr>
          <w:kern w:val="0"/>
          <w:sz w:val="24"/>
        </w:rPr>
        <w:t>C.</w:t>
      </w:r>
    </w:p>
    <w:p w14:paraId="6672D34F">
      <w:pPr>
        <w:kinsoku w:val="0"/>
        <w:autoSpaceDE w:val="0"/>
        <w:autoSpaceDN w:val="0"/>
        <w:adjustRightInd w:val="0"/>
        <w:ind w:left="993"/>
        <w:rPr>
          <w:kern w:val="0"/>
          <w:sz w:val="24"/>
        </w:rPr>
      </w:pPr>
    </w:p>
    <w:p w14:paraId="5EF458DE">
      <w:pPr>
        <w:kinsoku w:val="0"/>
        <w:autoSpaceDE w:val="0"/>
        <w:autoSpaceDN w:val="0"/>
        <w:adjustRightInd w:val="0"/>
        <w:ind w:left="993"/>
        <w:rPr>
          <w:kern w:val="0"/>
          <w:sz w:val="24"/>
        </w:rPr>
      </w:pPr>
      <w:r>
        <w:rPr>
          <w:kern w:val="0"/>
          <w:sz w:val="24"/>
        </w:rPr>
        <w:t>The main generator engines shall burn HFO and LSHFO/ULSFO</w:t>
      </w:r>
      <w:r>
        <w:rPr>
          <w:i/>
          <w:color w:val="FF0000"/>
          <w:kern w:val="0"/>
          <w:sz w:val="24"/>
        </w:rPr>
        <w:t xml:space="preserve"> </w:t>
      </w:r>
      <w:r>
        <w:rPr>
          <w:kern w:val="0"/>
          <w:sz w:val="24"/>
        </w:rPr>
        <w:t xml:space="preserve">same as for main engine including the running condition of start, stop, MGO will be used when the engine is expected to be inactive for a prolonged period with cold engine. </w:t>
      </w:r>
    </w:p>
    <w:p w14:paraId="24C52ACC">
      <w:pPr>
        <w:kinsoku w:val="0"/>
        <w:autoSpaceDE w:val="0"/>
        <w:autoSpaceDN w:val="0"/>
        <w:adjustRightInd w:val="0"/>
        <w:ind w:left="993"/>
        <w:rPr>
          <w:kern w:val="0"/>
          <w:sz w:val="24"/>
        </w:rPr>
      </w:pPr>
    </w:p>
    <w:p w14:paraId="0F26716E">
      <w:pPr>
        <w:kinsoku w:val="0"/>
        <w:autoSpaceDE w:val="0"/>
        <w:autoSpaceDN w:val="0"/>
        <w:adjustRightInd w:val="0"/>
        <w:ind w:left="993"/>
        <w:rPr>
          <w:kern w:val="0"/>
          <w:sz w:val="24"/>
        </w:rPr>
      </w:pPr>
      <w:r>
        <w:rPr>
          <w:kern w:val="0"/>
          <w:sz w:val="24"/>
        </w:rPr>
        <w:t>The emergency diesel generator shall be designed to burn MGO.</w:t>
      </w:r>
    </w:p>
    <w:p w14:paraId="666EE65C">
      <w:pPr>
        <w:kinsoku w:val="0"/>
        <w:autoSpaceDE w:val="0"/>
        <w:autoSpaceDN w:val="0"/>
        <w:adjustRightInd w:val="0"/>
        <w:ind w:left="993"/>
        <w:rPr>
          <w:kern w:val="0"/>
          <w:sz w:val="24"/>
        </w:rPr>
      </w:pPr>
    </w:p>
    <w:p w14:paraId="457A5C97">
      <w:pPr>
        <w:kinsoku w:val="0"/>
        <w:autoSpaceDE w:val="0"/>
        <w:autoSpaceDN w:val="0"/>
        <w:adjustRightInd w:val="0"/>
        <w:ind w:left="993"/>
        <w:rPr>
          <w:kern w:val="0"/>
          <w:sz w:val="24"/>
        </w:rPr>
      </w:pPr>
      <w:r>
        <w:rPr>
          <w:kern w:val="0"/>
          <w:sz w:val="24"/>
        </w:rPr>
        <w:t>Same heavy fuel oil used in the main engine shall be used for oil fired section of the composite boiler, and cold starting of the boiler shall burn MGO.</w:t>
      </w:r>
    </w:p>
    <w:p w14:paraId="1743DEB1">
      <w:pPr>
        <w:kinsoku w:val="0"/>
        <w:autoSpaceDE w:val="0"/>
        <w:autoSpaceDN w:val="0"/>
        <w:adjustRightInd w:val="0"/>
        <w:ind w:left="993"/>
        <w:rPr>
          <w:kern w:val="0"/>
          <w:sz w:val="24"/>
        </w:rPr>
      </w:pPr>
    </w:p>
    <w:p w14:paraId="770B3108">
      <w:pPr>
        <w:kinsoku w:val="0"/>
        <w:autoSpaceDE w:val="0"/>
        <w:autoSpaceDN w:val="0"/>
        <w:adjustRightInd w:val="0"/>
        <w:ind w:left="1017"/>
        <w:rPr>
          <w:color w:val="000000"/>
          <w:kern w:val="0"/>
          <w:sz w:val="24"/>
        </w:rPr>
      </w:pPr>
      <w:r>
        <w:rPr>
          <w:kern w:val="0"/>
          <w:sz w:val="24"/>
        </w:rPr>
        <w:t>However, when the ship is navigating to enter into a SOx</w:t>
      </w:r>
      <w:r>
        <w:rPr>
          <w:kern w:val="0"/>
          <w:sz w:val="24"/>
          <w:vertAlign w:val="subscript"/>
        </w:rPr>
        <w:t xml:space="preserve"> </w:t>
      </w:r>
      <w:r>
        <w:rPr>
          <w:kern w:val="0"/>
          <w:sz w:val="24"/>
        </w:rPr>
        <w:t xml:space="preserve">emission control area, </w:t>
      </w:r>
      <w:r>
        <w:rPr>
          <w:color w:val="000000"/>
          <w:kern w:val="0"/>
          <w:sz w:val="24"/>
        </w:rPr>
        <w:t>the burning fuel oil for engines and boiler shall be changed over to MGO</w:t>
      </w:r>
      <w:r>
        <w:rPr>
          <w:rFonts w:hint="eastAsia"/>
          <w:color w:val="000000"/>
          <w:kern w:val="0"/>
          <w:sz w:val="24"/>
        </w:rPr>
        <w:t xml:space="preserve"> or ULSFO</w:t>
      </w:r>
      <w:r>
        <w:rPr>
          <w:color w:val="000000"/>
          <w:kern w:val="0"/>
          <w:sz w:val="24"/>
        </w:rPr>
        <w:t xml:space="preserve"> (sulphur content 0.</w:t>
      </w:r>
      <w:r>
        <w:rPr>
          <w:rFonts w:hint="eastAsia"/>
          <w:color w:val="000000"/>
          <w:kern w:val="0"/>
          <w:sz w:val="24"/>
        </w:rPr>
        <w:t>1</w:t>
      </w:r>
      <w:r>
        <w:rPr>
          <w:color w:val="000000"/>
          <w:kern w:val="0"/>
          <w:sz w:val="24"/>
        </w:rPr>
        <w:t xml:space="preserve"> % m/m).</w:t>
      </w:r>
    </w:p>
    <w:p w14:paraId="1FB9CEDC">
      <w:pPr>
        <w:kinsoku w:val="0"/>
        <w:autoSpaceDE w:val="0"/>
        <w:autoSpaceDN w:val="0"/>
        <w:adjustRightInd w:val="0"/>
        <w:ind w:left="993"/>
        <w:rPr>
          <w:kern w:val="0"/>
          <w:sz w:val="24"/>
        </w:rPr>
      </w:pPr>
    </w:p>
    <w:p w14:paraId="4A65D7FB">
      <w:pPr>
        <w:kinsoku w:val="0"/>
        <w:autoSpaceDE w:val="0"/>
        <w:autoSpaceDN w:val="0"/>
        <w:adjustRightInd w:val="0"/>
        <w:ind w:left="993"/>
        <w:rPr>
          <w:kern w:val="0"/>
          <w:sz w:val="24"/>
        </w:rPr>
      </w:pPr>
    </w:p>
    <w:p w14:paraId="0C0EEDDB">
      <w:pPr>
        <w:kinsoku w:val="0"/>
        <w:autoSpaceDE w:val="0"/>
        <w:autoSpaceDN w:val="0"/>
        <w:adjustRightInd w:val="0"/>
        <w:ind w:left="993"/>
        <w:rPr>
          <w:kern w:val="0"/>
          <w:sz w:val="24"/>
        </w:rPr>
      </w:pPr>
      <w:r>
        <w:rPr>
          <w:kern w:val="0"/>
          <w:sz w:val="24"/>
        </w:rPr>
        <w:t>The change over from HFO</w:t>
      </w:r>
      <w:r>
        <w:rPr>
          <w:rFonts w:hint="eastAsia"/>
          <w:kern w:val="0"/>
          <w:sz w:val="24"/>
        </w:rPr>
        <w:t xml:space="preserve"> to LSHFO/ULSFO</w:t>
      </w:r>
      <w:r>
        <w:rPr>
          <w:kern w:val="0"/>
          <w:sz w:val="24"/>
        </w:rPr>
        <w:t xml:space="preserve"> or  MGO or vice versa will be automatic type. </w:t>
      </w:r>
    </w:p>
    <w:p w14:paraId="711B386E">
      <w:pPr>
        <w:kinsoku w:val="0"/>
        <w:autoSpaceDE w:val="0"/>
        <w:autoSpaceDN w:val="0"/>
        <w:adjustRightInd w:val="0"/>
        <w:ind w:left="993"/>
        <w:rPr>
          <w:kern w:val="0"/>
          <w:sz w:val="24"/>
        </w:rPr>
      </w:pPr>
    </w:p>
    <w:p w14:paraId="63CE85AD">
      <w:pPr>
        <w:kinsoku w:val="0"/>
        <w:autoSpaceDE w:val="0"/>
        <w:autoSpaceDN w:val="0"/>
        <w:adjustRightInd w:val="0"/>
        <w:ind w:left="993"/>
        <w:rPr>
          <w:kern w:val="0"/>
          <w:sz w:val="24"/>
        </w:rPr>
      </w:pPr>
      <w:r>
        <w:rPr>
          <w:kern w:val="0"/>
          <w:sz w:val="24"/>
        </w:rPr>
        <w:t xml:space="preserve">MGO cooler will be cooled by LT cooling fresh water. </w:t>
      </w:r>
    </w:p>
    <w:p w14:paraId="5C553971">
      <w:pPr>
        <w:kinsoku w:val="0"/>
        <w:autoSpaceDE w:val="0"/>
        <w:autoSpaceDN w:val="0"/>
        <w:adjustRightInd w:val="0"/>
        <w:ind w:left="993"/>
        <w:rPr>
          <w:kern w:val="0"/>
          <w:sz w:val="24"/>
        </w:rPr>
      </w:pPr>
    </w:p>
    <w:p w14:paraId="3D30D00A">
      <w:pPr>
        <w:kinsoku w:val="0"/>
        <w:autoSpaceDE w:val="0"/>
        <w:autoSpaceDN w:val="0"/>
        <w:adjustRightInd w:val="0"/>
        <w:ind w:left="993"/>
        <w:rPr>
          <w:kern w:val="0"/>
          <w:sz w:val="24"/>
        </w:rPr>
      </w:pPr>
      <w:r>
        <w:rPr>
          <w:kern w:val="0"/>
          <w:sz w:val="24"/>
        </w:rPr>
        <w:t>MGO will not be purified, and MDO will be used instead of MGO for MGO system function test.</w:t>
      </w:r>
    </w:p>
    <w:p w14:paraId="4AC468B8">
      <w:pPr>
        <w:kinsoku w:val="0"/>
        <w:autoSpaceDE w:val="0"/>
        <w:autoSpaceDN w:val="0"/>
        <w:adjustRightInd w:val="0"/>
        <w:ind w:left="1017"/>
        <w:rPr>
          <w:kern w:val="0"/>
          <w:sz w:val="24"/>
        </w:rPr>
      </w:pPr>
    </w:p>
    <w:p w14:paraId="11B58FF1">
      <w:pPr>
        <w:ind w:left="991" w:leftChars="472"/>
        <w:rPr>
          <w:kern w:val="0"/>
          <w:sz w:val="24"/>
          <w:u w:val="single"/>
        </w:rPr>
      </w:pPr>
      <w:r>
        <w:rPr>
          <w:kern w:val="0"/>
          <w:sz w:val="24"/>
          <w:u w:val="single"/>
        </w:rPr>
        <w:t>Fuel standard as follow:</w:t>
      </w:r>
    </w:p>
    <w:p w14:paraId="7DCA235E">
      <w:pPr>
        <w:ind w:left="991" w:leftChars="472"/>
        <w:rPr>
          <w:kern w:val="0"/>
          <w:sz w:val="24"/>
          <w:u w:val="single"/>
        </w:rPr>
      </w:pPr>
    </w:p>
    <w:p w14:paraId="42173DD7">
      <w:pPr>
        <w:ind w:left="991" w:leftChars="472"/>
        <w:rPr>
          <w:kern w:val="0"/>
          <w:sz w:val="24"/>
        </w:rPr>
      </w:pPr>
      <w:r>
        <w:rPr>
          <w:kern w:val="0"/>
          <w:sz w:val="24"/>
        </w:rPr>
        <w:t>HFO: ISO 8217-201</w:t>
      </w:r>
      <w:r>
        <w:rPr>
          <w:rFonts w:hint="eastAsia"/>
          <w:kern w:val="0"/>
          <w:sz w:val="24"/>
        </w:rPr>
        <w:t>7</w:t>
      </w:r>
      <w:r>
        <w:rPr>
          <w:kern w:val="0"/>
          <w:sz w:val="24"/>
        </w:rPr>
        <w:t>(E), Class RMK380, Viscosity is 380 cSt/50</w:t>
      </w:r>
      <w:r>
        <w:rPr>
          <w:kern w:val="0"/>
          <w:sz w:val="24"/>
          <w:vertAlign w:val="superscript"/>
        </w:rPr>
        <w:t>o</w:t>
      </w:r>
      <w:r>
        <w:rPr>
          <w:kern w:val="0"/>
          <w:sz w:val="24"/>
        </w:rPr>
        <w:t xml:space="preserve">C (Sulfur content &lt; 3.5% m/m), </w:t>
      </w:r>
      <w:r>
        <w:rPr>
          <w:color w:val="000000"/>
          <w:kern w:val="0"/>
          <w:sz w:val="24"/>
        </w:rPr>
        <w:t>density 1,010 kg/m</w:t>
      </w:r>
      <w:r>
        <w:rPr>
          <w:color w:val="000000"/>
          <w:kern w:val="0"/>
          <w:sz w:val="24"/>
          <w:vertAlign w:val="superscript"/>
        </w:rPr>
        <w:t>3</w:t>
      </w:r>
      <w:r>
        <w:rPr>
          <w:color w:val="000000"/>
          <w:kern w:val="0"/>
          <w:sz w:val="24"/>
        </w:rPr>
        <w:t xml:space="preserve"> at 15 </w:t>
      </w:r>
      <w:r>
        <w:rPr>
          <w:color w:val="000000"/>
          <w:kern w:val="0"/>
          <w:sz w:val="24"/>
          <w:vertAlign w:val="superscript"/>
        </w:rPr>
        <w:t>o</w:t>
      </w:r>
      <w:r>
        <w:rPr>
          <w:color w:val="000000"/>
          <w:kern w:val="0"/>
          <w:sz w:val="24"/>
        </w:rPr>
        <w:t>C.</w:t>
      </w:r>
    </w:p>
    <w:p w14:paraId="1DD31309">
      <w:pPr>
        <w:kinsoku w:val="0"/>
        <w:autoSpaceDE w:val="0"/>
        <w:autoSpaceDN w:val="0"/>
        <w:adjustRightInd w:val="0"/>
        <w:ind w:left="1017"/>
        <w:rPr>
          <w:kern w:val="0"/>
          <w:sz w:val="24"/>
        </w:rPr>
      </w:pPr>
      <w:r>
        <w:rPr>
          <w:kern w:val="0"/>
          <w:sz w:val="24"/>
        </w:rPr>
        <w:t>MGO: ISO 8217-201</w:t>
      </w:r>
      <w:r>
        <w:rPr>
          <w:rFonts w:hint="eastAsia"/>
          <w:kern w:val="0"/>
          <w:sz w:val="24"/>
        </w:rPr>
        <w:t>7</w:t>
      </w:r>
      <w:r>
        <w:rPr>
          <w:kern w:val="0"/>
          <w:sz w:val="24"/>
        </w:rPr>
        <w:t>(E), Class DMZ, Viscosity is 3~6 cSt/40</w:t>
      </w:r>
      <w:r>
        <w:rPr>
          <w:kern w:val="0"/>
          <w:sz w:val="24"/>
          <w:vertAlign w:val="superscript"/>
        </w:rPr>
        <w:t>o</w:t>
      </w:r>
      <w:r>
        <w:rPr>
          <w:kern w:val="0"/>
          <w:sz w:val="24"/>
        </w:rPr>
        <w:t>C (Sulfur content &lt;0.1% m/m)</w:t>
      </w:r>
    </w:p>
    <w:p w14:paraId="0A3370CC">
      <w:pPr>
        <w:ind w:left="991" w:leftChars="472"/>
        <w:rPr>
          <w:kern w:val="0"/>
          <w:sz w:val="24"/>
        </w:rPr>
      </w:pPr>
      <w:r>
        <w:rPr>
          <w:kern w:val="0"/>
          <w:sz w:val="24"/>
        </w:rPr>
        <w:t>LSHFO (Sulfur content &lt; 0.</w:t>
      </w:r>
      <w:r>
        <w:rPr>
          <w:rFonts w:hint="eastAsia"/>
          <w:kern w:val="0"/>
          <w:sz w:val="24"/>
        </w:rPr>
        <w:t>5</w:t>
      </w:r>
      <w:r>
        <w:rPr>
          <w:kern w:val="0"/>
          <w:sz w:val="24"/>
        </w:rPr>
        <w:t>% m/m, viscosity 10~</w:t>
      </w:r>
      <w:r>
        <w:rPr>
          <w:rFonts w:hint="eastAsia"/>
          <w:kern w:val="0"/>
          <w:sz w:val="24"/>
        </w:rPr>
        <w:t>7</w:t>
      </w:r>
      <w:r>
        <w:rPr>
          <w:kern w:val="0"/>
          <w:sz w:val="24"/>
        </w:rPr>
        <w:t>0 cSt/50oC) is new hybrid fuel type that don’t fit into the ISO 8217 standard, and will be based on the available specification data from the fuel supplier.</w:t>
      </w:r>
    </w:p>
    <w:p w14:paraId="05F3BCB8">
      <w:pPr>
        <w:kinsoku w:val="0"/>
        <w:autoSpaceDE w:val="0"/>
        <w:autoSpaceDN w:val="0"/>
        <w:adjustRightInd w:val="0"/>
        <w:ind w:left="1017"/>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ULSFO (Sulfur content &lt; 0.1% m/m, viscosity 10~60 cSt/50oC) is new hybrid fuel type that don’t fit into the ISO 8217 standard, and will be based on the available specification data from the fuel supplier.</w:t>
      </w:r>
    </w:p>
    <w:p w14:paraId="00384FAE">
      <w:pPr>
        <w:pStyle w:val="4"/>
      </w:pPr>
      <w:bookmarkStart w:id="340" w:name="_Toc50572582"/>
      <w:r>
        <w:rPr>
          <w:rFonts w:hint="eastAsia"/>
        </w:rPr>
        <w:t>6.1.4</w:t>
      </w:r>
      <w:r>
        <w:tab/>
      </w:r>
      <w:r>
        <w:t>DESIGN CONDITION</w:t>
      </w:r>
      <w:bookmarkEnd w:id="340"/>
    </w:p>
    <w:p w14:paraId="4E377BCA">
      <w:pPr>
        <w:kinsoku w:val="0"/>
        <w:autoSpaceDE w:val="0"/>
        <w:autoSpaceDN w:val="0"/>
        <w:adjustRightInd w:val="0"/>
        <w:ind w:left="1017"/>
        <w:rPr>
          <w:kern w:val="0"/>
          <w:sz w:val="24"/>
        </w:rPr>
      </w:pPr>
      <w:r>
        <w:rPr>
          <w:kern w:val="0"/>
          <w:sz w:val="24"/>
        </w:rPr>
        <w:t>The main engine, generator engines and the aux. equipment including the shafting shall be so designed that the main engine is satisfactorily operated at the maximum continuous rating at sea water temperature of 32</w:t>
      </w:r>
      <w:r>
        <w:rPr>
          <w:rFonts w:ascii="Symbol" w:hAnsi="Symbol" w:cs="Symbol"/>
          <w:kern w:val="0"/>
          <w:sz w:val="24"/>
        </w:rPr>
        <w:t></w:t>
      </w:r>
      <w:r>
        <w:rPr>
          <w:kern w:val="0"/>
          <w:sz w:val="24"/>
        </w:rPr>
        <w:t>C, L.T.F.W. temperature of 36</w:t>
      </w:r>
      <w:r>
        <w:rPr>
          <w:rFonts w:ascii="Symbol" w:hAnsi="Symbol" w:cs="Symbol"/>
          <w:kern w:val="0"/>
          <w:sz w:val="24"/>
        </w:rPr>
        <w:t></w:t>
      </w:r>
      <w:r>
        <w:rPr>
          <w:kern w:val="0"/>
          <w:sz w:val="24"/>
        </w:rPr>
        <w:t>C, engine room ambient air temperature of 45</w:t>
      </w:r>
      <w:r>
        <w:rPr>
          <w:rFonts w:ascii="Symbol" w:hAnsi="Symbol" w:cs="Symbol"/>
          <w:kern w:val="0"/>
          <w:sz w:val="24"/>
        </w:rPr>
        <w:t></w:t>
      </w:r>
      <w:r>
        <w:rPr>
          <w:kern w:val="0"/>
          <w:sz w:val="24"/>
        </w:rPr>
        <w:t>C, barometric pressure of 0.1MPa and relative humidity of 60%.</w:t>
      </w:r>
    </w:p>
    <w:p w14:paraId="4DA1960F">
      <w:pPr>
        <w:kinsoku w:val="0"/>
        <w:autoSpaceDE w:val="0"/>
        <w:autoSpaceDN w:val="0"/>
        <w:adjustRightInd w:val="0"/>
        <w:spacing w:before="15" w:line="260" w:lineRule="exact"/>
        <w:rPr>
          <w:kern w:val="0"/>
          <w:sz w:val="26"/>
          <w:szCs w:val="26"/>
        </w:rPr>
      </w:pPr>
    </w:p>
    <w:p w14:paraId="7CE635FD">
      <w:pPr>
        <w:kinsoku w:val="0"/>
        <w:autoSpaceDE w:val="0"/>
        <w:autoSpaceDN w:val="0"/>
        <w:adjustRightInd w:val="0"/>
        <w:ind w:left="1017"/>
        <w:rPr>
          <w:kern w:val="0"/>
          <w:sz w:val="24"/>
        </w:rPr>
      </w:pPr>
      <w:r>
        <w:rPr>
          <w:kern w:val="0"/>
          <w:sz w:val="24"/>
        </w:rPr>
        <w:t>The basic ideas or design condition in planning the machinery plant are to be as numerated below.</w:t>
      </w:r>
    </w:p>
    <w:p w14:paraId="211E0D7E">
      <w:pPr>
        <w:kinsoku w:val="0"/>
        <w:autoSpaceDE w:val="0"/>
        <w:autoSpaceDN w:val="0"/>
        <w:adjustRightInd w:val="0"/>
        <w:spacing w:before="16" w:line="260" w:lineRule="exact"/>
        <w:rPr>
          <w:kern w:val="0"/>
          <w:sz w:val="26"/>
          <w:szCs w:val="26"/>
        </w:rPr>
      </w:pPr>
    </w:p>
    <w:p w14:paraId="7489CEDD">
      <w:pPr>
        <w:pStyle w:val="5"/>
        <w:spacing w:after="312"/>
        <w:ind w:left="42"/>
      </w:pPr>
      <w:r>
        <w:rPr>
          <w:rFonts w:hint="eastAsia"/>
        </w:rPr>
        <w:t>6.1.4.1</w:t>
      </w:r>
      <w:r>
        <w:tab/>
      </w:r>
      <w:r>
        <w:t>Shafting and Propeller</w:t>
      </w:r>
    </w:p>
    <w:p w14:paraId="0DF75962">
      <w:pPr>
        <w:kinsoku w:val="0"/>
        <w:autoSpaceDE w:val="0"/>
        <w:autoSpaceDN w:val="0"/>
        <w:adjustRightInd w:val="0"/>
        <w:ind w:left="1017"/>
        <w:rPr>
          <w:kern w:val="0"/>
          <w:sz w:val="24"/>
        </w:rPr>
      </w:pPr>
      <w:r>
        <w:rPr>
          <w:kern w:val="0"/>
          <w:sz w:val="24"/>
        </w:rPr>
        <w:t xml:space="preserve">The diameter of the shafts shall be determined by the Rule's requirements and to have margin refer to </w:t>
      </w:r>
      <w:r>
        <w:rPr>
          <w:rFonts w:hint="eastAsia"/>
          <w:kern w:val="0"/>
          <w:sz w:val="24"/>
        </w:rPr>
        <w:t>item6.2.3</w:t>
      </w:r>
      <w:r>
        <w:rPr>
          <w:kern w:val="0"/>
          <w:sz w:val="24"/>
        </w:rPr>
        <w:t>.</w:t>
      </w:r>
    </w:p>
    <w:p w14:paraId="47035302">
      <w:pPr>
        <w:kinsoku w:val="0"/>
        <w:autoSpaceDE w:val="0"/>
        <w:autoSpaceDN w:val="0"/>
        <w:adjustRightInd w:val="0"/>
        <w:spacing w:line="240" w:lineRule="exact"/>
        <w:rPr>
          <w:kern w:val="0"/>
          <w:sz w:val="26"/>
          <w:szCs w:val="26"/>
        </w:rPr>
      </w:pPr>
    </w:p>
    <w:p w14:paraId="6DEB6944">
      <w:pPr>
        <w:kinsoku w:val="0"/>
        <w:autoSpaceDE w:val="0"/>
        <w:autoSpaceDN w:val="0"/>
        <w:adjustRightInd w:val="0"/>
        <w:spacing w:before="1"/>
        <w:ind w:left="1017"/>
        <w:rPr>
          <w:kern w:val="0"/>
          <w:sz w:val="24"/>
        </w:rPr>
      </w:pPr>
      <w:r>
        <w:rPr>
          <w:rFonts w:hint="eastAsia"/>
          <w:kern w:val="0"/>
          <w:sz w:val="24"/>
        </w:rPr>
        <w:t>The propeller design refers to “Chapter</w:t>
      </w:r>
      <w:r>
        <w:rPr>
          <w:kern w:val="0"/>
          <w:sz w:val="24"/>
        </w:rPr>
        <w:t xml:space="preserve"> </w:t>
      </w:r>
      <w:r>
        <w:rPr>
          <w:rFonts w:hint="eastAsia"/>
          <w:kern w:val="0"/>
          <w:sz w:val="24"/>
        </w:rPr>
        <w:t xml:space="preserve">1 </w:t>
      </w:r>
      <w:r>
        <w:rPr>
          <w:kern w:val="0"/>
          <w:sz w:val="24"/>
        </w:rPr>
        <w:t xml:space="preserve">General paragraph </w:t>
      </w:r>
      <w:r>
        <w:rPr>
          <w:rFonts w:hint="eastAsia"/>
          <w:kern w:val="0"/>
          <w:sz w:val="24"/>
        </w:rPr>
        <w:t>1.2.</w:t>
      </w:r>
      <w:r>
        <w:rPr>
          <w:kern w:val="0"/>
          <w:sz w:val="24"/>
        </w:rPr>
        <w:t>7.2”</w:t>
      </w:r>
      <w:r>
        <w:rPr>
          <w:rFonts w:hint="eastAsia"/>
          <w:kern w:val="0"/>
          <w:sz w:val="24"/>
        </w:rPr>
        <w:t>.</w:t>
      </w:r>
    </w:p>
    <w:p w14:paraId="321C561B">
      <w:pPr>
        <w:kinsoku w:val="0"/>
        <w:autoSpaceDE w:val="0"/>
        <w:autoSpaceDN w:val="0"/>
        <w:adjustRightInd w:val="0"/>
        <w:spacing w:before="15" w:line="260" w:lineRule="exact"/>
        <w:rPr>
          <w:kern w:val="0"/>
          <w:sz w:val="26"/>
          <w:szCs w:val="26"/>
        </w:rPr>
      </w:pPr>
    </w:p>
    <w:p w14:paraId="374CB4A4">
      <w:pPr>
        <w:pStyle w:val="5"/>
        <w:spacing w:after="312"/>
        <w:ind w:left="42"/>
      </w:pPr>
      <w:r>
        <w:rPr>
          <w:rFonts w:hint="eastAsia"/>
        </w:rPr>
        <w:t>6.1.4.2</w:t>
      </w:r>
      <w:r>
        <w:tab/>
      </w:r>
      <w:r>
        <w:t>Machinery Installation Aspects</w:t>
      </w:r>
    </w:p>
    <w:p w14:paraId="214A0DDA">
      <w:pPr>
        <w:kinsoku w:val="0"/>
        <w:autoSpaceDE w:val="0"/>
        <w:autoSpaceDN w:val="0"/>
        <w:adjustRightInd w:val="0"/>
        <w:ind w:left="1017"/>
        <w:rPr>
          <w:kern w:val="0"/>
          <w:sz w:val="24"/>
        </w:rPr>
      </w:pPr>
      <w:r>
        <w:rPr>
          <w:kern w:val="0"/>
          <w:sz w:val="24"/>
        </w:rPr>
        <w:t>The supporting chocks of main engine shall be made of epoxy chocks.</w:t>
      </w:r>
    </w:p>
    <w:p w14:paraId="16129D34">
      <w:pPr>
        <w:kinsoku w:val="0"/>
        <w:autoSpaceDE w:val="0"/>
        <w:autoSpaceDN w:val="0"/>
        <w:adjustRightInd w:val="0"/>
        <w:spacing w:before="16" w:line="260" w:lineRule="exact"/>
        <w:rPr>
          <w:kern w:val="0"/>
          <w:sz w:val="26"/>
          <w:szCs w:val="26"/>
        </w:rPr>
      </w:pPr>
    </w:p>
    <w:p w14:paraId="3116B91F">
      <w:pPr>
        <w:kinsoku w:val="0"/>
        <w:autoSpaceDE w:val="0"/>
        <w:autoSpaceDN w:val="0"/>
        <w:adjustRightInd w:val="0"/>
        <w:spacing w:line="239" w:lineRule="auto"/>
        <w:ind w:left="1017"/>
        <w:rPr>
          <w:kern w:val="0"/>
          <w:sz w:val="24"/>
        </w:rPr>
      </w:pPr>
      <w:r>
        <w:rPr>
          <w:kern w:val="0"/>
          <w:sz w:val="24"/>
        </w:rPr>
        <w:t>The generating engine shall be direct coupled to and mounted on a common bed with the generator. The common bed shall be resiliently mounted to ship’s structure as manufacture’s recommendation.</w:t>
      </w:r>
    </w:p>
    <w:p w14:paraId="209475A0">
      <w:pPr>
        <w:kinsoku w:val="0"/>
        <w:autoSpaceDE w:val="0"/>
        <w:autoSpaceDN w:val="0"/>
        <w:adjustRightInd w:val="0"/>
        <w:spacing w:before="16" w:line="260" w:lineRule="exact"/>
        <w:rPr>
          <w:kern w:val="0"/>
          <w:sz w:val="26"/>
          <w:szCs w:val="26"/>
        </w:rPr>
      </w:pPr>
    </w:p>
    <w:p w14:paraId="7978F4AE">
      <w:pPr>
        <w:kinsoku w:val="0"/>
        <w:autoSpaceDE w:val="0"/>
        <w:autoSpaceDN w:val="0"/>
        <w:adjustRightInd w:val="0"/>
        <w:ind w:left="1017"/>
        <w:rPr>
          <w:kern w:val="0"/>
          <w:sz w:val="24"/>
        </w:rPr>
      </w:pPr>
      <w:r>
        <w:rPr>
          <w:kern w:val="0"/>
          <w:sz w:val="24"/>
        </w:rPr>
        <w:t>The steel liner or steel sheet shall be used for pumps and other aux. equipment.</w:t>
      </w:r>
    </w:p>
    <w:p w14:paraId="182C2161">
      <w:pPr>
        <w:kinsoku w:val="0"/>
        <w:autoSpaceDE w:val="0"/>
        <w:autoSpaceDN w:val="0"/>
        <w:adjustRightInd w:val="0"/>
        <w:spacing w:before="16" w:line="260" w:lineRule="exact"/>
        <w:rPr>
          <w:kern w:val="0"/>
          <w:sz w:val="26"/>
          <w:szCs w:val="26"/>
        </w:rPr>
      </w:pPr>
    </w:p>
    <w:p w14:paraId="10CF4256">
      <w:pPr>
        <w:pStyle w:val="5"/>
        <w:spacing w:after="312"/>
        <w:ind w:left="42"/>
      </w:pPr>
      <w:r>
        <w:rPr>
          <w:rFonts w:hint="eastAsia"/>
        </w:rPr>
        <w:t>6.1.4.3</w:t>
      </w:r>
      <w:r>
        <w:tab/>
      </w:r>
      <w:r>
        <w:t>Electric Power</w:t>
      </w:r>
    </w:p>
    <w:p w14:paraId="38F37B41">
      <w:pPr>
        <w:kinsoku w:val="0"/>
        <w:autoSpaceDE w:val="0"/>
        <w:autoSpaceDN w:val="0"/>
        <w:adjustRightInd w:val="0"/>
        <w:ind w:left="1017"/>
        <w:rPr>
          <w:kern w:val="0"/>
          <w:sz w:val="24"/>
        </w:rPr>
      </w:pPr>
      <w:r>
        <w:rPr>
          <w:kern w:val="0"/>
          <w:sz w:val="24"/>
        </w:rPr>
        <w:t xml:space="preserve">Refer to “Electric </w:t>
      </w:r>
      <w:r>
        <w:rPr>
          <w:rFonts w:hint="eastAsia"/>
          <w:kern w:val="0"/>
          <w:sz w:val="24"/>
        </w:rPr>
        <w:t>Chapter</w:t>
      </w:r>
      <w:r>
        <w:rPr>
          <w:kern w:val="0"/>
          <w:sz w:val="24"/>
        </w:rPr>
        <w:t>”.</w:t>
      </w:r>
    </w:p>
    <w:p w14:paraId="74554E2C">
      <w:pPr>
        <w:kinsoku w:val="0"/>
        <w:autoSpaceDE w:val="0"/>
        <w:autoSpaceDN w:val="0"/>
        <w:adjustRightInd w:val="0"/>
        <w:spacing w:before="16" w:line="260" w:lineRule="exact"/>
        <w:rPr>
          <w:kern w:val="0"/>
          <w:sz w:val="26"/>
          <w:szCs w:val="26"/>
        </w:rPr>
      </w:pPr>
    </w:p>
    <w:p w14:paraId="77726FD1">
      <w:pPr>
        <w:pStyle w:val="5"/>
        <w:spacing w:after="312"/>
        <w:ind w:left="42"/>
      </w:pPr>
      <w:r>
        <w:rPr>
          <w:rFonts w:hint="eastAsia"/>
        </w:rPr>
        <w:t>6.1.4.4</w:t>
      </w:r>
      <w:r>
        <w:tab/>
      </w:r>
      <w:r>
        <w:t>Steam</w:t>
      </w:r>
    </w:p>
    <w:p w14:paraId="75AE51C7">
      <w:pPr>
        <w:kinsoku w:val="0"/>
        <w:autoSpaceDE w:val="0"/>
        <w:autoSpaceDN w:val="0"/>
        <w:adjustRightInd w:val="0"/>
        <w:ind w:left="1017"/>
        <w:rPr>
          <w:kern w:val="0"/>
          <w:sz w:val="24"/>
        </w:rPr>
      </w:pPr>
      <w:r>
        <w:rPr>
          <w:kern w:val="0"/>
          <w:sz w:val="24"/>
        </w:rPr>
        <w:t>Necessary steam for ship's service shall be as follows.</w:t>
      </w:r>
    </w:p>
    <w:p w14:paraId="4A943B18">
      <w:pPr>
        <w:kinsoku w:val="0"/>
        <w:autoSpaceDE w:val="0"/>
        <w:autoSpaceDN w:val="0"/>
        <w:adjustRightInd w:val="0"/>
        <w:spacing w:line="200" w:lineRule="exact"/>
        <w:rPr>
          <w:kern w:val="0"/>
          <w:sz w:val="20"/>
          <w:szCs w:val="20"/>
        </w:rPr>
      </w:pPr>
    </w:p>
    <w:p w14:paraId="53484903">
      <w:pPr>
        <w:tabs>
          <w:tab w:val="left" w:pos="4240"/>
        </w:tabs>
        <w:kinsoku w:val="0"/>
        <w:autoSpaceDE w:val="0"/>
        <w:autoSpaceDN w:val="0"/>
        <w:adjustRightInd w:val="0"/>
        <w:ind w:left="2877" w:leftChars="513" w:hanging="1800" w:hangingChars="750"/>
        <w:rPr>
          <w:kern w:val="0"/>
          <w:sz w:val="24"/>
        </w:rPr>
      </w:pPr>
      <w:r>
        <w:rPr>
          <w:kern w:val="0"/>
          <w:sz w:val="24"/>
        </w:rPr>
        <w:t>Normal sea service</w:t>
      </w:r>
      <w:r>
        <w:rPr>
          <w:kern w:val="0"/>
          <w:sz w:val="24"/>
        </w:rPr>
        <w:tab/>
      </w:r>
      <w:r>
        <w:rPr>
          <w:kern w:val="0"/>
          <w:sz w:val="24"/>
        </w:rPr>
        <w:t>Exh. gas section of the composite boiler</w:t>
      </w:r>
    </w:p>
    <w:p w14:paraId="1522DA27">
      <w:pPr>
        <w:tabs>
          <w:tab w:val="left" w:pos="4240"/>
        </w:tabs>
        <w:kinsoku w:val="0"/>
        <w:autoSpaceDE w:val="0"/>
        <w:autoSpaceDN w:val="0"/>
        <w:adjustRightInd w:val="0"/>
        <w:ind w:left="2877" w:leftChars="513" w:hanging="1800" w:hangingChars="750"/>
        <w:rPr>
          <w:kern w:val="0"/>
          <w:sz w:val="24"/>
        </w:rPr>
      </w:pPr>
      <w:r>
        <w:rPr>
          <w:kern w:val="0"/>
          <w:sz w:val="24"/>
        </w:rPr>
        <w:t xml:space="preserve">                          and oil fired section of the composite boiler if necessory.</w:t>
      </w:r>
    </w:p>
    <w:p w14:paraId="4AC2F815">
      <w:pPr>
        <w:tabs>
          <w:tab w:val="left" w:pos="4240"/>
        </w:tabs>
        <w:kinsoku w:val="0"/>
        <w:autoSpaceDE w:val="0"/>
        <w:autoSpaceDN w:val="0"/>
        <w:adjustRightInd w:val="0"/>
        <w:ind w:left="1017"/>
        <w:rPr>
          <w:kern w:val="0"/>
          <w:sz w:val="24"/>
        </w:rPr>
      </w:pPr>
      <w:r>
        <w:rPr>
          <w:kern w:val="0"/>
          <w:sz w:val="24"/>
        </w:rPr>
        <w:t>Harbor in/out operation</w:t>
      </w:r>
      <w:r>
        <w:rPr>
          <w:kern w:val="0"/>
          <w:sz w:val="24"/>
        </w:rPr>
        <w:tab/>
      </w:r>
      <w:r>
        <w:rPr>
          <w:kern w:val="0"/>
          <w:sz w:val="24"/>
        </w:rPr>
        <w:t>Oil fired section of the composite boiler</w:t>
      </w:r>
    </w:p>
    <w:p w14:paraId="4E1393E7">
      <w:pPr>
        <w:tabs>
          <w:tab w:val="left" w:pos="4240"/>
        </w:tabs>
        <w:kinsoku w:val="0"/>
        <w:autoSpaceDE w:val="0"/>
        <w:autoSpaceDN w:val="0"/>
        <w:adjustRightInd w:val="0"/>
        <w:ind w:left="1017"/>
        <w:rPr>
          <w:kern w:val="0"/>
          <w:sz w:val="24"/>
        </w:rPr>
      </w:pPr>
      <w:r>
        <w:rPr>
          <w:kern w:val="0"/>
          <w:sz w:val="24"/>
        </w:rPr>
        <w:t>Port</w:t>
      </w:r>
      <w:r>
        <w:rPr>
          <w:kern w:val="0"/>
          <w:sz w:val="24"/>
        </w:rPr>
        <w:tab/>
      </w:r>
      <w:r>
        <w:rPr>
          <w:kern w:val="0"/>
          <w:sz w:val="24"/>
        </w:rPr>
        <w:t>Oil fired section of the composite boiler</w:t>
      </w:r>
    </w:p>
    <w:p w14:paraId="0FF91EFE">
      <w:pPr>
        <w:kinsoku w:val="0"/>
        <w:autoSpaceDE w:val="0"/>
        <w:autoSpaceDN w:val="0"/>
        <w:adjustRightInd w:val="0"/>
        <w:spacing w:before="15" w:line="260" w:lineRule="exact"/>
        <w:rPr>
          <w:kern w:val="0"/>
          <w:sz w:val="26"/>
          <w:szCs w:val="26"/>
        </w:rPr>
      </w:pPr>
    </w:p>
    <w:p w14:paraId="323853A9">
      <w:pPr>
        <w:pStyle w:val="5"/>
        <w:spacing w:after="312"/>
        <w:ind w:left="42"/>
      </w:pPr>
      <w:r>
        <w:rPr>
          <w:rFonts w:hint="eastAsia"/>
        </w:rPr>
        <w:t>6.1.4.5</w:t>
      </w:r>
      <w:r>
        <w:tab/>
      </w:r>
      <w:r>
        <w:t>Compressed Air</w:t>
      </w:r>
    </w:p>
    <w:p w14:paraId="2CA13708">
      <w:pPr>
        <w:kinsoku w:val="0"/>
        <w:autoSpaceDE w:val="0"/>
        <w:autoSpaceDN w:val="0"/>
        <w:adjustRightInd w:val="0"/>
        <w:ind w:left="1017"/>
        <w:rPr>
          <w:kern w:val="0"/>
          <w:sz w:val="24"/>
        </w:rPr>
      </w:pPr>
      <w:r>
        <w:rPr>
          <w:kern w:val="0"/>
          <w:sz w:val="24"/>
        </w:rPr>
        <w:t>Two (2) main air reservoirs shall be able to start main engine consecutively at least twelve(12) times without replenishment, and total capacity of two (2) main air compressors shall be capable of recharging two (2) main air reservoirs within one (1) hour. The main air reservoir shall be also able to start generator engine normally.</w:t>
      </w:r>
    </w:p>
    <w:p w14:paraId="2D49EF29">
      <w:pPr>
        <w:kinsoku w:val="0"/>
        <w:autoSpaceDE w:val="0"/>
        <w:autoSpaceDN w:val="0"/>
        <w:adjustRightInd w:val="0"/>
        <w:spacing w:before="15" w:line="260" w:lineRule="exact"/>
        <w:rPr>
          <w:kern w:val="0"/>
          <w:sz w:val="26"/>
          <w:szCs w:val="26"/>
        </w:rPr>
      </w:pPr>
    </w:p>
    <w:p w14:paraId="235FDBCB">
      <w:pPr>
        <w:kinsoku w:val="0"/>
        <w:autoSpaceDE w:val="0"/>
        <w:autoSpaceDN w:val="0"/>
        <w:adjustRightInd w:val="0"/>
        <w:spacing w:line="239" w:lineRule="auto"/>
        <w:ind w:left="1017"/>
        <w:rPr>
          <w:kern w:val="0"/>
          <w:sz w:val="24"/>
        </w:rPr>
      </w:pPr>
      <w:r>
        <w:rPr>
          <w:kern w:val="0"/>
          <w:sz w:val="24"/>
        </w:rPr>
        <w:t>One (1) aux. air reservoir for generator engines shall be provided and charged through the main air line from main air reservoir normally, while this reservoir shall be charged by the emergency air compressor which is electrically driven type in case of dead ship condition. The emergency air compressor motor shall be fed from the emergency switchboard.</w:t>
      </w:r>
    </w:p>
    <w:p w14:paraId="0B233AF1">
      <w:pPr>
        <w:kinsoku w:val="0"/>
        <w:autoSpaceDE w:val="0"/>
        <w:autoSpaceDN w:val="0"/>
        <w:adjustRightInd w:val="0"/>
        <w:spacing w:before="16" w:line="260" w:lineRule="exact"/>
        <w:rPr>
          <w:kern w:val="0"/>
          <w:sz w:val="26"/>
          <w:szCs w:val="26"/>
        </w:rPr>
      </w:pPr>
    </w:p>
    <w:p w14:paraId="13CCFFF4">
      <w:pPr>
        <w:pStyle w:val="5"/>
        <w:spacing w:after="312"/>
        <w:ind w:left="42"/>
      </w:pPr>
      <w:r>
        <w:rPr>
          <w:rFonts w:hint="eastAsia"/>
        </w:rPr>
        <w:t>6.1.4.6</w:t>
      </w:r>
      <w:r>
        <w:tab/>
      </w:r>
      <w:r>
        <w:t>Heat Exchanger</w:t>
      </w:r>
    </w:p>
    <w:p w14:paraId="0A23BACE">
      <w:pPr>
        <w:tabs>
          <w:tab w:val="left" w:pos="1540"/>
        </w:tabs>
        <w:kinsoku w:val="0"/>
        <w:autoSpaceDE w:val="0"/>
        <w:autoSpaceDN w:val="0"/>
        <w:adjustRightInd w:val="0"/>
        <w:ind w:left="1021"/>
        <w:rPr>
          <w:kern w:val="0"/>
          <w:sz w:val="24"/>
        </w:rPr>
      </w:pPr>
      <w:r>
        <w:rPr>
          <w:kern w:val="0"/>
          <w:sz w:val="24"/>
        </w:rPr>
        <w:t>(1)</w:t>
      </w:r>
      <w:r>
        <w:rPr>
          <w:kern w:val="0"/>
          <w:sz w:val="24"/>
        </w:rPr>
        <w:tab/>
      </w:r>
      <w:r>
        <w:rPr>
          <w:kern w:val="0"/>
          <w:sz w:val="24"/>
        </w:rPr>
        <w:t xml:space="preserve">The coolers for main engine shall be designed on the basis of </w:t>
      </w:r>
      <w:r>
        <w:rPr>
          <w:rFonts w:hint="eastAsia"/>
          <w:kern w:val="0"/>
          <w:sz w:val="24"/>
        </w:rPr>
        <w:t>S</w:t>
      </w:r>
      <w:r>
        <w:rPr>
          <w:kern w:val="0"/>
          <w:sz w:val="24"/>
        </w:rPr>
        <w:t>MCR.</w:t>
      </w:r>
    </w:p>
    <w:p w14:paraId="4C78A421">
      <w:pPr>
        <w:kinsoku w:val="0"/>
        <w:autoSpaceDE w:val="0"/>
        <w:autoSpaceDN w:val="0"/>
        <w:adjustRightInd w:val="0"/>
        <w:spacing w:line="240" w:lineRule="exact"/>
        <w:rPr>
          <w:kern w:val="0"/>
          <w:sz w:val="24"/>
        </w:rPr>
      </w:pPr>
    </w:p>
    <w:p w14:paraId="47020A7E">
      <w:pPr>
        <w:tabs>
          <w:tab w:val="left" w:pos="1540"/>
        </w:tabs>
        <w:kinsoku w:val="0"/>
        <w:autoSpaceDE w:val="0"/>
        <w:autoSpaceDN w:val="0"/>
        <w:adjustRightInd w:val="0"/>
        <w:ind w:left="1018"/>
        <w:rPr>
          <w:kern w:val="0"/>
          <w:sz w:val="24"/>
        </w:rPr>
      </w:pPr>
      <w:r>
        <w:rPr>
          <w:kern w:val="0"/>
          <w:sz w:val="24"/>
        </w:rPr>
        <w:t>(2)</w:t>
      </w:r>
      <w:r>
        <w:rPr>
          <w:kern w:val="0"/>
          <w:sz w:val="24"/>
        </w:rPr>
        <w:tab/>
      </w:r>
      <w:r>
        <w:rPr>
          <w:kern w:val="0"/>
          <w:sz w:val="24"/>
        </w:rPr>
        <w:t>The fouling</w:t>
      </w:r>
      <w:r>
        <w:rPr>
          <w:rFonts w:hint="eastAsia"/>
          <w:kern w:val="0"/>
          <w:sz w:val="24"/>
        </w:rPr>
        <w:t xml:space="preserve"> margin</w:t>
      </w:r>
      <w:r>
        <w:rPr>
          <w:kern w:val="0"/>
          <w:sz w:val="24"/>
        </w:rPr>
        <w:t xml:space="preserve"> for plate type cooler shall be of 10%.</w:t>
      </w:r>
    </w:p>
    <w:p w14:paraId="212EFBC3">
      <w:pPr>
        <w:kinsoku w:val="0"/>
        <w:autoSpaceDE w:val="0"/>
        <w:autoSpaceDN w:val="0"/>
        <w:adjustRightInd w:val="0"/>
        <w:spacing w:before="19" w:line="220" w:lineRule="exact"/>
        <w:rPr>
          <w:kern w:val="0"/>
          <w:sz w:val="22"/>
        </w:rPr>
      </w:pPr>
    </w:p>
    <w:p w14:paraId="169AD800">
      <w:pPr>
        <w:numPr>
          <w:ilvl w:val="0"/>
          <w:numId w:val="33"/>
        </w:numPr>
        <w:kinsoku w:val="0"/>
        <w:autoSpaceDE w:val="0"/>
        <w:autoSpaceDN w:val="0"/>
        <w:adjustRightInd w:val="0"/>
        <w:rPr>
          <w:kern w:val="0"/>
          <w:sz w:val="24"/>
        </w:rPr>
      </w:pPr>
      <w:r>
        <w:rPr>
          <w:kern w:val="0"/>
          <w:sz w:val="24"/>
        </w:rPr>
        <w:t>The fouling</w:t>
      </w:r>
      <w:r>
        <w:rPr>
          <w:rFonts w:hint="eastAsia"/>
          <w:kern w:val="0"/>
          <w:sz w:val="24"/>
        </w:rPr>
        <w:t xml:space="preserve"> margin</w:t>
      </w:r>
      <w:r>
        <w:rPr>
          <w:kern w:val="0"/>
          <w:sz w:val="24"/>
        </w:rPr>
        <w:t xml:space="preserve"> for shell-tube type heat exchangers to be of </w:t>
      </w:r>
      <w:r>
        <w:rPr>
          <w:rFonts w:hint="eastAsia"/>
          <w:kern w:val="0"/>
          <w:sz w:val="24"/>
        </w:rPr>
        <w:t>1</w:t>
      </w:r>
      <w:r>
        <w:rPr>
          <w:kern w:val="0"/>
          <w:sz w:val="24"/>
        </w:rPr>
        <w:t>5%.</w:t>
      </w:r>
    </w:p>
    <w:p w14:paraId="28057B5D">
      <w:pPr>
        <w:kinsoku w:val="0"/>
        <w:autoSpaceDE w:val="0"/>
        <w:autoSpaceDN w:val="0"/>
        <w:adjustRightInd w:val="0"/>
        <w:rPr>
          <w:kern w:val="0"/>
          <w:sz w:val="24"/>
        </w:rPr>
      </w:pPr>
    </w:p>
    <w:p w14:paraId="5A01EF57">
      <w:pPr>
        <w:pStyle w:val="5"/>
        <w:spacing w:after="312"/>
        <w:ind w:left="42"/>
      </w:pPr>
      <w:r>
        <w:rPr>
          <w:rFonts w:hint="eastAsia"/>
        </w:rPr>
        <w:t>6.1.4.7</w:t>
      </w:r>
      <w:r>
        <w:tab/>
      </w:r>
      <w:r>
        <w:t>Purifier</w:t>
      </w:r>
    </w:p>
    <w:p w14:paraId="6938CAC8">
      <w:pPr>
        <w:tabs>
          <w:tab w:val="left" w:pos="1540"/>
        </w:tabs>
        <w:kinsoku w:val="0"/>
        <w:autoSpaceDE w:val="0"/>
        <w:autoSpaceDN w:val="0"/>
        <w:adjustRightInd w:val="0"/>
        <w:ind w:left="1018"/>
        <w:rPr>
          <w:kern w:val="0"/>
          <w:sz w:val="24"/>
        </w:rPr>
      </w:pPr>
      <w:r>
        <w:rPr>
          <w:kern w:val="0"/>
          <w:sz w:val="24"/>
        </w:rPr>
        <w:t>(1)</w:t>
      </w:r>
      <w:r>
        <w:rPr>
          <w:kern w:val="0"/>
          <w:sz w:val="24"/>
        </w:rPr>
        <w:tab/>
      </w:r>
      <w:r>
        <w:rPr>
          <w:kern w:val="0"/>
          <w:sz w:val="24"/>
        </w:rPr>
        <w:t>For fuel oil</w:t>
      </w:r>
    </w:p>
    <w:p w14:paraId="0657E816">
      <w:pPr>
        <w:kinsoku w:val="0"/>
        <w:autoSpaceDE w:val="0"/>
        <w:autoSpaceDN w:val="0"/>
        <w:adjustRightInd w:val="0"/>
        <w:spacing w:before="5" w:line="120" w:lineRule="exact"/>
        <w:rPr>
          <w:kern w:val="0"/>
          <w:sz w:val="12"/>
          <w:szCs w:val="12"/>
        </w:rPr>
      </w:pPr>
    </w:p>
    <w:p w14:paraId="3391BF5E">
      <w:pPr>
        <w:kinsoku w:val="0"/>
        <w:autoSpaceDE w:val="0"/>
        <w:autoSpaceDN w:val="0"/>
        <w:adjustRightInd w:val="0"/>
        <w:ind w:left="1556"/>
        <w:rPr>
          <w:kern w:val="0"/>
          <w:sz w:val="24"/>
        </w:rPr>
      </w:pPr>
      <w:r>
        <w:rPr>
          <w:kern w:val="0"/>
          <w:sz w:val="24"/>
        </w:rPr>
        <w:t xml:space="preserve">Two (2) self-cleaning type purifiers shall be provided for </w:t>
      </w:r>
      <w:r>
        <w:rPr>
          <w:color w:val="000000" w:themeColor="text1"/>
          <w:kern w:val="0"/>
          <w:sz w:val="24"/>
          <w14:textFill>
            <w14:solidFill>
              <w14:schemeClr w14:val="tx1"/>
            </w14:solidFill>
          </w14:textFill>
        </w:rPr>
        <w:t>HFO/LSHFO</w:t>
      </w:r>
      <w:r>
        <w:rPr>
          <w:i/>
          <w:color w:val="FF0000"/>
          <w:kern w:val="0"/>
          <w:sz w:val="24"/>
        </w:rPr>
        <w:t xml:space="preserve"> </w:t>
      </w:r>
      <w:r>
        <w:rPr>
          <w:kern w:val="0"/>
          <w:sz w:val="24"/>
        </w:rPr>
        <w:t>cleaning. One (1) for working and the other as stand-by.</w:t>
      </w:r>
      <w:r>
        <w:rPr>
          <w:b/>
          <w:kern w:val="0"/>
          <w:sz w:val="24"/>
        </w:rPr>
        <w:t xml:space="preserve"> The purifiers can handle fuel density of 1,010 kg/m3.</w:t>
      </w:r>
    </w:p>
    <w:p w14:paraId="5FF4C6BB">
      <w:pPr>
        <w:kinsoku w:val="0"/>
        <w:autoSpaceDE w:val="0"/>
        <w:autoSpaceDN w:val="0"/>
        <w:adjustRightInd w:val="0"/>
        <w:ind w:left="1556"/>
        <w:rPr>
          <w:kern w:val="0"/>
          <w:sz w:val="24"/>
        </w:rPr>
      </w:pPr>
    </w:p>
    <w:p w14:paraId="6739A615">
      <w:pPr>
        <w:tabs>
          <w:tab w:val="left" w:pos="1540"/>
        </w:tabs>
        <w:kinsoku w:val="0"/>
        <w:autoSpaceDE w:val="0"/>
        <w:autoSpaceDN w:val="0"/>
        <w:adjustRightInd w:val="0"/>
        <w:ind w:left="1018"/>
        <w:rPr>
          <w:kern w:val="0"/>
          <w:sz w:val="24"/>
        </w:rPr>
      </w:pPr>
      <w:r>
        <w:rPr>
          <w:kern w:val="0"/>
          <w:sz w:val="24"/>
        </w:rPr>
        <w:t>(2)</w:t>
      </w:r>
      <w:r>
        <w:rPr>
          <w:kern w:val="0"/>
          <w:sz w:val="24"/>
        </w:rPr>
        <w:tab/>
      </w:r>
      <w:r>
        <w:rPr>
          <w:kern w:val="0"/>
          <w:sz w:val="24"/>
        </w:rPr>
        <w:t>For lube oil</w:t>
      </w:r>
    </w:p>
    <w:p w14:paraId="244BFC8E">
      <w:pPr>
        <w:kinsoku w:val="0"/>
        <w:autoSpaceDE w:val="0"/>
        <w:autoSpaceDN w:val="0"/>
        <w:adjustRightInd w:val="0"/>
        <w:spacing w:line="120" w:lineRule="exact"/>
        <w:rPr>
          <w:kern w:val="0"/>
          <w:sz w:val="12"/>
          <w:szCs w:val="12"/>
        </w:rPr>
      </w:pPr>
    </w:p>
    <w:p w14:paraId="105A8CE9">
      <w:pPr>
        <w:kinsoku w:val="0"/>
        <w:autoSpaceDE w:val="0"/>
        <w:autoSpaceDN w:val="0"/>
        <w:adjustRightInd w:val="0"/>
        <w:ind w:left="1556"/>
        <w:rPr>
          <w:kern w:val="0"/>
          <w:sz w:val="24"/>
        </w:rPr>
      </w:pPr>
      <w:r>
        <w:rPr>
          <w:kern w:val="0"/>
          <w:sz w:val="24"/>
        </w:rPr>
        <w:t>One (1) self-cleaning type lube oil purifier shall be provided for main engine lube oil system.</w:t>
      </w:r>
    </w:p>
    <w:p w14:paraId="311BCB9E">
      <w:pPr>
        <w:kinsoku w:val="0"/>
        <w:autoSpaceDE w:val="0"/>
        <w:autoSpaceDN w:val="0"/>
        <w:adjustRightInd w:val="0"/>
        <w:spacing w:before="10" w:line="240" w:lineRule="exact"/>
        <w:rPr>
          <w:kern w:val="0"/>
          <w:sz w:val="28"/>
          <w:szCs w:val="28"/>
        </w:rPr>
      </w:pPr>
    </w:p>
    <w:p w14:paraId="70CED62E">
      <w:pPr>
        <w:kinsoku w:val="0"/>
        <w:autoSpaceDE w:val="0"/>
        <w:autoSpaceDN w:val="0"/>
        <w:adjustRightInd w:val="0"/>
        <w:spacing w:line="274" w:lineRule="exact"/>
        <w:ind w:left="1556"/>
        <w:rPr>
          <w:kern w:val="0"/>
          <w:sz w:val="24"/>
        </w:rPr>
      </w:pPr>
      <w:r>
        <w:rPr>
          <w:kern w:val="0"/>
          <w:sz w:val="24"/>
        </w:rPr>
        <w:t xml:space="preserve">One (1) self-cleaning type lube oil purifier shall be provided for generator engines. </w:t>
      </w:r>
    </w:p>
    <w:p w14:paraId="516EA2BD">
      <w:pPr>
        <w:kinsoku w:val="0"/>
        <w:autoSpaceDE w:val="0"/>
        <w:autoSpaceDN w:val="0"/>
        <w:adjustRightInd w:val="0"/>
        <w:spacing w:line="274" w:lineRule="exact"/>
        <w:ind w:left="1556"/>
        <w:rPr>
          <w:kern w:val="0"/>
          <w:sz w:val="24"/>
        </w:rPr>
      </w:pPr>
    </w:p>
    <w:p w14:paraId="09BEEE26">
      <w:pPr>
        <w:kinsoku w:val="0"/>
        <w:autoSpaceDE w:val="0"/>
        <w:autoSpaceDN w:val="0"/>
        <w:adjustRightInd w:val="0"/>
        <w:spacing w:line="274" w:lineRule="exact"/>
        <w:ind w:left="1556"/>
        <w:rPr>
          <w:b/>
          <w:kern w:val="0"/>
          <w:sz w:val="24"/>
        </w:rPr>
      </w:pPr>
      <w:r>
        <w:rPr>
          <w:b/>
          <w:kern w:val="0"/>
          <w:sz w:val="24"/>
        </w:rPr>
        <w:t>Lub. purifier must be possible to switch purifiers to Main Engine and Aux Engine sump.</w:t>
      </w:r>
    </w:p>
    <w:p w14:paraId="66C9795A">
      <w:pPr>
        <w:kinsoku w:val="0"/>
        <w:autoSpaceDE w:val="0"/>
        <w:autoSpaceDN w:val="0"/>
        <w:adjustRightInd w:val="0"/>
        <w:spacing w:before="10" w:line="240" w:lineRule="exact"/>
        <w:rPr>
          <w:kern w:val="0"/>
          <w:sz w:val="28"/>
          <w:szCs w:val="28"/>
        </w:rPr>
      </w:pPr>
    </w:p>
    <w:p w14:paraId="022839E1">
      <w:pPr>
        <w:pStyle w:val="5"/>
        <w:spacing w:after="312"/>
        <w:ind w:left="42"/>
      </w:pPr>
      <w:r>
        <w:rPr>
          <w:rFonts w:hint="eastAsia"/>
        </w:rPr>
        <w:t>6.1.4.8</w:t>
      </w:r>
      <w:r>
        <w:t xml:space="preserve">    Pump</w:t>
      </w:r>
    </w:p>
    <w:p w14:paraId="228F2D67">
      <w:pPr>
        <w:kinsoku w:val="0"/>
        <w:autoSpaceDE w:val="0"/>
        <w:autoSpaceDN w:val="0"/>
        <w:adjustRightInd w:val="0"/>
        <w:ind w:left="1017"/>
        <w:rPr>
          <w:kern w:val="0"/>
          <w:sz w:val="24"/>
        </w:rPr>
      </w:pPr>
      <w:r>
        <w:rPr>
          <w:kern w:val="0"/>
          <w:sz w:val="24"/>
        </w:rPr>
        <w:t>Where two (2) pumps for M/E, G/E and boiler etc., service provided in one (1) system, one (1) shall be sufficient to handle the system and the other service as stand-by.</w:t>
      </w:r>
    </w:p>
    <w:p w14:paraId="5C5721AA">
      <w:pPr>
        <w:kinsoku w:val="0"/>
        <w:autoSpaceDE w:val="0"/>
        <w:autoSpaceDN w:val="0"/>
        <w:adjustRightInd w:val="0"/>
        <w:spacing w:before="9" w:line="180" w:lineRule="exact"/>
        <w:rPr>
          <w:kern w:val="0"/>
          <w:sz w:val="18"/>
          <w:szCs w:val="18"/>
        </w:rPr>
      </w:pPr>
    </w:p>
    <w:p w14:paraId="2FAF67B6">
      <w:pPr>
        <w:kinsoku w:val="0"/>
        <w:autoSpaceDE w:val="0"/>
        <w:autoSpaceDN w:val="0"/>
        <w:adjustRightInd w:val="0"/>
        <w:ind w:left="1017"/>
        <w:rPr>
          <w:kern w:val="0"/>
          <w:sz w:val="24"/>
        </w:rPr>
      </w:pPr>
      <w:r>
        <w:rPr>
          <w:kern w:val="0"/>
          <w:sz w:val="24"/>
        </w:rPr>
        <w:t>The specified capacity and motor output of rotary positive displacement pumps shall be designed on the basis of following viscosity.</w:t>
      </w:r>
    </w:p>
    <w:p w14:paraId="5394643C">
      <w:pPr>
        <w:kinsoku w:val="0"/>
        <w:autoSpaceDE w:val="0"/>
        <w:autoSpaceDN w:val="0"/>
        <w:adjustRightInd w:val="0"/>
        <w:ind w:left="1017"/>
        <w:rPr>
          <w:kern w:val="0"/>
          <w:sz w:val="24"/>
        </w:rPr>
      </w:pPr>
    </w:p>
    <w:tbl>
      <w:tblPr>
        <w:tblStyle w:val="40"/>
        <w:tblW w:w="8896" w:type="dxa"/>
        <w:tblInd w:w="906" w:type="dxa"/>
        <w:tblLayout w:type="fixed"/>
        <w:tblCellMar>
          <w:top w:w="0" w:type="dxa"/>
          <w:left w:w="0" w:type="dxa"/>
          <w:bottom w:w="0" w:type="dxa"/>
          <w:right w:w="0" w:type="dxa"/>
        </w:tblCellMar>
      </w:tblPr>
      <w:tblGrid>
        <w:gridCol w:w="5149"/>
        <w:gridCol w:w="1700"/>
        <w:gridCol w:w="2047"/>
      </w:tblGrid>
      <w:tr w14:paraId="32B18151">
        <w:tblPrEx>
          <w:tblCellMar>
            <w:top w:w="0" w:type="dxa"/>
            <w:left w:w="0" w:type="dxa"/>
            <w:bottom w:w="0" w:type="dxa"/>
            <w:right w:w="0" w:type="dxa"/>
          </w:tblCellMar>
        </w:tblPrEx>
        <w:trPr>
          <w:trHeight w:val="340" w:hRule="atLeast"/>
        </w:trPr>
        <w:tc>
          <w:tcPr>
            <w:tcW w:w="5149" w:type="dxa"/>
            <w:tcBorders>
              <w:top w:val="nil"/>
              <w:left w:val="nil"/>
              <w:bottom w:val="single" w:color="000000" w:sz="4" w:space="0"/>
              <w:right w:val="single" w:color="000000" w:sz="4" w:space="0"/>
            </w:tcBorders>
          </w:tcPr>
          <w:p w14:paraId="0D624C47">
            <w:pPr>
              <w:kinsoku w:val="0"/>
              <w:autoSpaceDE w:val="0"/>
              <w:autoSpaceDN w:val="0"/>
              <w:adjustRightInd w:val="0"/>
              <w:rPr>
                <w:kern w:val="0"/>
                <w:sz w:val="24"/>
              </w:rPr>
            </w:pPr>
          </w:p>
        </w:tc>
        <w:tc>
          <w:tcPr>
            <w:tcW w:w="1700" w:type="dxa"/>
            <w:tcBorders>
              <w:top w:val="single" w:color="000000" w:sz="4" w:space="0"/>
              <w:left w:val="single" w:color="000000" w:sz="4" w:space="0"/>
              <w:bottom w:val="single" w:color="000000" w:sz="4" w:space="0"/>
              <w:right w:val="single" w:color="000000" w:sz="4" w:space="0"/>
            </w:tcBorders>
          </w:tcPr>
          <w:p w14:paraId="4A39BBFF">
            <w:pPr>
              <w:kinsoku w:val="0"/>
              <w:autoSpaceDE w:val="0"/>
              <w:autoSpaceDN w:val="0"/>
              <w:adjustRightInd w:val="0"/>
              <w:spacing w:before="2"/>
              <w:ind w:left="40" w:leftChars="19" w:firstLine="4" w:firstLineChars="2"/>
              <w:jc w:val="center"/>
              <w:rPr>
                <w:kern w:val="0"/>
                <w:sz w:val="24"/>
              </w:rPr>
            </w:pPr>
            <w:r>
              <w:rPr>
                <w:kern w:val="0"/>
                <w:sz w:val="24"/>
              </w:rPr>
              <w:t>Capacity cSt</w:t>
            </w:r>
          </w:p>
        </w:tc>
        <w:tc>
          <w:tcPr>
            <w:tcW w:w="2047" w:type="dxa"/>
            <w:tcBorders>
              <w:top w:val="single" w:color="000000" w:sz="4" w:space="0"/>
              <w:left w:val="single" w:color="000000" w:sz="4" w:space="0"/>
              <w:bottom w:val="single" w:color="000000" w:sz="4" w:space="0"/>
              <w:right w:val="single" w:color="000000" w:sz="4" w:space="0"/>
            </w:tcBorders>
          </w:tcPr>
          <w:p w14:paraId="484B1943">
            <w:pPr>
              <w:kinsoku w:val="0"/>
              <w:autoSpaceDE w:val="0"/>
              <w:autoSpaceDN w:val="0"/>
              <w:adjustRightInd w:val="0"/>
              <w:spacing w:before="2"/>
              <w:ind w:left="42" w:firstLine="57"/>
              <w:jc w:val="center"/>
              <w:rPr>
                <w:kern w:val="0"/>
                <w:sz w:val="24"/>
              </w:rPr>
            </w:pPr>
            <w:r>
              <w:rPr>
                <w:kern w:val="0"/>
                <w:sz w:val="24"/>
              </w:rPr>
              <w:t>Motor output cSt</w:t>
            </w:r>
          </w:p>
        </w:tc>
      </w:tr>
      <w:tr w14:paraId="740BC39A">
        <w:tblPrEx>
          <w:tblCellMar>
            <w:top w:w="0" w:type="dxa"/>
            <w:left w:w="0" w:type="dxa"/>
            <w:bottom w:w="0" w:type="dxa"/>
            <w:right w:w="0" w:type="dxa"/>
          </w:tblCellMar>
        </w:tblPrEx>
        <w:trPr>
          <w:trHeight w:val="340" w:hRule="atLeast"/>
        </w:trPr>
        <w:tc>
          <w:tcPr>
            <w:tcW w:w="5149" w:type="dxa"/>
            <w:tcBorders>
              <w:top w:val="single" w:color="000000" w:sz="4" w:space="0"/>
              <w:left w:val="single" w:color="000000" w:sz="4" w:space="0"/>
              <w:bottom w:val="single" w:color="000000" w:sz="4" w:space="0"/>
              <w:right w:val="single" w:color="000000" w:sz="4" w:space="0"/>
            </w:tcBorders>
          </w:tcPr>
          <w:p w14:paraId="5F592445">
            <w:pPr>
              <w:kinsoku w:val="0"/>
              <w:autoSpaceDE w:val="0"/>
              <w:autoSpaceDN w:val="0"/>
              <w:adjustRightInd w:val="0"/>
              <w:ind w:left="103"/>
              <w:rPr>
                <w:kern w:val="0"/>
                <w:sz w:val="24"/>
              </w:rPr>
            </w:pPr>
            <w:r>
              <w:rPr>
                <w:kern w:val="0"/>
                <w:sz w:val="24"/>
              </w:rPr>
              <w:t>Fuel oil circulating and supply pump</w:t>
            </w:r>
          </w:p>
        </w:tc>
        <w:tc>
          <w:tcPr>
            <w:tcW w:w="1700" w:type="dxa"/>
            <w:tcBorders>
              <w:top w:val="single" w:color="000000" w:sz="4" w:space="0"/>
              <w:left w:val="single" w:color="000000" w:sz="4" w:space="0"/>
              <w:bottom w:val="single" w:color="000000" w:sz="4" w:space="0"/>
              <w:right w:val="single" w:color="000000" w:sz="4" w:space="0"/>
            </w:tcBorders>
          </w:tcPr>
          <w:p w14:paraId="4A9D43FB">
            <w:pPr>
              <w:kinsoku w:val="0"/>
              <w:autoSpaceDE w:val="0"/>
              <w:autoSpaceDN w:val="0"/>
              <w:adjustRightInd w:val="0"/>
              <w:ind w:left="40" w:leftChars="19" w:firstLine="4" w:firstLineChars="2"/>
              <w:jc w:val="center"/>
              <w:rPr>
                <w:kern w:val="0"/>
                <w:sz w:val="24"/>
              </w:rPr>
            </w:pPr>
            <w:r>
              <w:rPr>
                <w:kern w:val="0"/>
                <w:sz w:val="24"/>
              </w:rPr>
              <w:t>25.8</w:t>
            </w:r>
          </w:p>
        </w:tc>
        <w:tc>
          <w:tcPr>
            <w:tcW w:w="2047" w:type="dxa"/>
            <w:tcBorders>
              <w:top w:val="single" w:color="000000" w:sz="4" w:space="0"/>
              <w:left w:val="single" w:color="000000" w:sz="4" w:space="0"/>
              <w:bottom w:val="single" w:color="000000" w:sz="4" w:space="0"/>
              <w:right w:val="single" w:color="000000" w:sz="4" w:space="0"/>
            </w:tcBorders>
          </w:tcPr>
          <w:p w14:paraId="69EC70DA">
            <w:pPr>
              <w:kinsoku w:val="0"/>
              <w:autoSpaceDE w:val="0"/>
              <w:autoSpaceDN w:val="0"/>
              <w:adjustRightInd w:val="0"/>
              <w:ind w:left="-1" w:leftChars="-175" w:hanging="367" w:hangingChars="153"/>
              <w:jc w:val="center"/>
              <w:rPr>
                <w:kern w:val="0"/>
                <w:sz w:val="24"/>
              </w:rPr>
            </w:pPr>
            <w:r>
              <w:rPr>
                <w:rFonts w:hint="eastAsia"/>
                <w:kern w:val="0"/>
                <w:sz w:val="24"/>
              </w:rPr>
              <w:t>1000</w:t>
            </w:r>
          </w:p>
        </w:tc>
      </w:tr>
      <w:tr w14:paraId="746E5D18">
        <w:tblPrEx>
          <w:tblCellMar>
            <w:top w:w="0" w:type="dxa"/>
            <w:left w:w="0" w:type="dxa"/>
            <w:bottom w:w="0" w:type="dxa"/>
            <w:right w:w="0" w:type="dxa"/>
          </w:tblCellMar>
        </w:tblPrEx>
        <w:trPr>
          <w:trHeight w:val="340" w:hRule="atLeast"/>
        </w:trPr>
        <w:tc>
          <w:tcPr>
            <w:tcW w:w="5149" w:type="dxa"/>
            <w:tcBorders>
              <w:top w:val="single" w:color="000000" w:sz="4" w:space="0"/>
              <w:left w:val="single" w:color="000000" w:sz="4" w:space="0"/>
              <w:bottom w:val="single" w:color="000000" w:sz="4" w:space="0"/>
              <w:right w:val="single" w:color="000000" w:sz="4" w:space="0"/>
            </w:tcBorders>
          </w:tcPr>
          <w:p w14:paraId="1D6078A7">
            <w:pPr>
              <w:kinsoku w:val="0"/>
              <w:autoSpaceDE w:val="0"/>
              <w:autoSpaceDN w:val="0"/>
              <w:adjustRightInd w:val="0"/>
              <w:ind w:left="103"/>
              <w:rPr>
                <w:kern w:val="0"/>
                <w:sz w:val="24"/>
              </w:rPr>
            </w:pPr>
            <w:r>
              <w:rPr>
                <w:kern w:val="0"/>
                <w:sz w:val="24"/>
              </w:rPr>
              <w:t>HFO</w:t>
            </w:r>
            <w:r>
              <w:rPr>
                <w:rFonts w:hint="eastAsia"/>
                <w:kern w:val="0"/>
                <w:sz w:val="24"/>
              </w:rPr>
              <w:t>,</w:t>
            </w:r>
            <w:r>
              <w:rPr>
                <w:kern w:val="0"/>
                <w:sz w:val="24"/>
              </w:rPr>
              <w:t>LSHFO/ULSFO transfer pump</w:t>
            </w:r>
          </w:p>
        </w:tc>
        <w:tc>
          <w:tcPr>
            <w:tcW w:w="1700" w:type="dxa"/>
            <w:tcBorders>
              <w:top w:val="single" w:color="000000" w:sz="4" w:space="0"/>
              <w:left w:val="single" w:color="000000" w:sz="4" w:space="0"/>
              <w:bottom w:val="single" w:color="000000" w:sz="4" w:space="0"/>
              <w:right w:val="single" w:color="000000" w:sz="4" w:space="0"/>
            </w:tcBorders>
          </w:tcPr>
          <w:p w14:paraId="4FC23B28">
            <w:pPr>
              <w:kinsoku w:val="0"/>
              <w:autoSpaceDE w:val="0"/>
              <w:autoSpaceDN w:val="0"/>
              <w:adjustRightInd w:val="0"/>
              <w:ind w:left="40" w:leftChars="19" w:firstLine="4" w:firstLineChars="2"/>
              <w:jc w:val="center"/>
              <w:rPr>
                <w:kern w:val="0"/>
                <w:sz w:val="24"/>
              </w:rPr>
            </w:pPr>
            <w:r>
              <w:rPr>
                <w:kern w:val="0"/>
                <w:sz w:val="24"/>
              </w:rPr>
              <w:t>25.8</w:t>
            </w:r>
          </w:p>
        </w:tc>
        <w:tc>
          <w:tcPr>
            <w:tcW w:w="2047" w:type="dxa"/>
            <w:tcBorders>
              <w:top w:val="single" w:color="000000" w:sz="4" w:space="0"/>
              <w:left w:val="single" w:color="000000" w:sz="4" w:space="0"/>
              <w:bottom w:val="single" w:color="000000" w:sz="4" w:space="0"/>
              <w:right w:val="single" w:color="000000" w:sz="4" w:space="0"/>
            </w:tcBorders>
          </w:tcPr>
          <w:p w14:paraId="4EA3EF45">
            <w:pPr>
              <w:kinsoku w:val="0"/>
              <w:autoSpaceDE w:val="0"/>
              <w:autoSpaceDN w:val="0"/>
              <w:adjustRightInd w:val="0"/>
              <w:ind w:left="-1" w:leftChars="-175" w:hanging="367" w:hangingChars="153"/>
              <w:jc w:val="center"/>
              <w:rPr>
                <w:kern w:val="0"/>
                <w:sz w:val="24"/>
              </w:rPr>
            </w:pPr>
            <w:r>
              <w:rPr>
                <w:kern w:val="0"/>
                <w:sz w:val="24"/>
              </w:rPr>
              <w:t>1,000</w:t>
            </w:r>
          </w:p>
        </w:tc>
      </w:tr>
      <w:tr w14:paraId="7CCCC573">
        <w:tblPrEx>
          <w:tblCellMar>
            <w:top w:w="0" w:type="dxa"/>
            <w:left w:w="0" w:type="dxa"/>
            <w:bottom w:w="0" w:type="dxa"/>
            <w:right w:w="0" w:type="dxa"/>
          </w:tblCellMar>
        </w:tblPrEx>
        <w:trPr>
          <w:trHeight w:val="340" w:hRule="atLeast"/>
        </w:trPr>
        <w:tc>
          <w:tcPr>
            <w:tcW w:w="5149" w:type="dxa"/>
            <w:tcBorders>
              <w:top w:val="single" w:color="000000" w:sz="4" w:space="0"/>
              <w:left w:val="single" w:color="000000" w:sz="4" w:space="0"/>
              <w:bottom w:val="single" w:color="000000" w:sz="4" w:space="0"/>
              <w:right w:val="single" w:color="000000" w:sz="4" w:space="0"/>
            </w:tcBorders>
          </w:tcPr>
          <w:p w14:paraId="4E4FA74E">
            <w:pPr>
              <w:kinsoku w:val="0"/>
              <w:autoSpaceDE w:val="0"/>
              <w:autoSpaceDN w:val="0"/>
              <w:adjustRightInd w:val="0"/>
              <w:ind w:left="103"/>
              <w:rPr>
                <w:kern w:val="0"/>
                <w:sz w:val="24"/>
              </w:rPr>
            </w:pPr>
            <w:r>
              <w:rPr>
                <w:rFonts w:hint="eastAsia"/>
                <w:kern w:val="0"/>
                <w:sz w:val="24"/>
              </w:rPr>
              <w:t xml:space="preserve"> </w:t>
            </w:r>
            <w:r>
              <w:rPr>
                <w:kern w:val="0"/>
                <w:sz w:val="24"/>
              </w:rPr>
              <w:t>MGO transfer pump</w:t>
            </w:r>
          </w:p>
        </w:tc>
        <w:tc>
          <w:tcPr>
            <w:tcW w:w="1700" w:type="dxa"/>
            <w:tcBorders>
              <w:top w:val="single" w:color="000000" w:sz="4" w:space="0"/>
              <w:left w:val="single" w:color="000000" w:sz="4" w:space="0"/>
              <w:bottom w:val="single" w:color="000000" w:sz="4" w:space="0"/>
              <w:right w:val="single" w:color="000000" w:sz="4" w:space="0"/>
            </w:tcBorders>
          </w:tcPr>
          <w:p w14:paraId="02FB6A1D">
            <w:pPr>
              <w:kinsoku w:val="0"/>
              <w:autoSpaceDE w:val="0"/>
              <w:autoSpaceDN w:val="0"/>
              <w:adjustRightInd w:val="0"/>
              <w:ind w:left="40" w:leftChars="19" w:firstLine="4" w:firstLineChars="2"/>
              <w:jc w:val="center"/>
              <w:rPr>
                <w:kern w:val="0"/>
                <w:sz w:val="24"/>
              </w:rPr>
            </w:pPr>
            <w:r>
              <w:rPr>
                <w:rFonts w:hint="eastAsia"/>
                <w:kern w:val="0"/>
                <w:sz w:val="24"/>
              </w:rPr>
              <w:t>3</w:t>
            </w:r>
            <w:r>
              <w:rPr>
                <w:kern w:val="0"/>
                <w:sz w:val="24"/>
              </w:rPr>
              <w:t>.0</w:t>
            </w:r>
          </w:p>
        </w:tc>
        <w:tc>
          <w:tcPr>
            <w:tcW w:w="2047" w:type="dxa"/>
            <w:tcBorders>
              <w:top w:val="single" w:color="000000" w:sz="4" w:space="0"/>
              <w:left w:val="single" w:color="000000" w:sz="4" w:space="0"/>
              <w:bottom w:val="single" w:color="000000" w:sz="4" w:space="0"/>
              <w:right w:val="single" w:color="000000" w:sz="4" w:space="0"/>
            </w:tcBorders>
          </w:tcPr>
          <w:p w14:paraId="77C60EB3">
            <w:pPr>
              <w:kinsoku w:val="0"/>
              <w:autoSpaceDE w:val="0"/>
              <w:autoSpaceDN w:val="0"/>
              <w:adjustRightInd w:val="0"/>
              <w:ind w:left="-1" w:leftChars="-175" w:hanging="367" w:hangingChars="153"/>
              <w:jc w:val="center"/>
              <w:rPr>
                <w:kern w:val="0"/>
                <w:sz w:val="24"/>
              </w:rPr>
            </w:pPr>
            <w:r>
              <w:rPr>
                <w:kern w:val="0"/>
                <w:sz w:val="24"/>
              </w:rPr>
              <w:t>100</w:t>
            </w:r>
          </w:p>
        </w:tc>
      </w:tr>
      <w:tr w14:paraId="70EB9C65">
        <w:tblPrEx>
          <w:tblCellMar>
            <w:top w:w="0" w:type="dxa"/>
            <w:left w:w="0" w:type="dxa"/>
            <w:bottom w:w="0" w:type="dxa"/>
            <w:right w:w="0" w:type="dxa"/>
          </w:tblCellMar>
        </w:tblPrEx>
        <w:trPr>
          <w:trHeight w:val="340" w:hRule="atLeast"/>
        </w:trPr>
        <w:tc>
          <w:tcPr>
            <w:tcW w:w="5149" w:type="dxa"/>
            <w:tcBorders>
              <w:top w:val="single" w:color="000000" w:sz="4" w:space="0"/>
              <w:left w:val="single" w:color="000000" w:sz="4" w:space="0"/>
              <w:bottom w:val="single" w:color="000000" w:sz="4" w:space="0"/>
              <w:right w:val="single" w:color="000000" w:sz="4" w:space="0"/>
            </w:tcBorders>
          </w:tcPr>
          <w:p w14:paraId="6F006AEE">
            <w:pPr>
              <w:kinsoku w:val="0"/>
              <w:autoSpaceDE w:val="0"/>
              <w:autoSpaceDN w:val="0"/>
              <w:adjustRightInd w:val="0"/>
              <w:ind w:left="103"/>
              <w:rPr>
                <w:b/>
                <w:kern w:val="0"/>
                <w:sz w:val="12"/>
                <w:szCs w:val="12"/>
              </w:rPr>
            </w:pPr>
            <w:r>
              <w:rPr>
                <w:kern w:val="0"/>
                <w:sz w:val="24"/>
              </w:rPr>
              <w:t>Main lubricating oil pump</w:t>
            </w:r>
          </w:p>
        </w:tc>
        <w:tc>
          <w:tcPr>
            <w:tcW w:w="1700" w:type="dxa"/>
            <w:tcBorders>
              <w:top w:val="single" w:color="000000" w:sz="4" w:space="0"/>
              <w:left w:val="single" w:color="000000" w:sz="4" w:space="0"/>
              <w:bottom w:val="single" w:color="000000" w:sz="4" w:space="0"/>
              <w:right w:val="single" w:color="000000" w:sz="4" w:space="0"/>
            </w:tcBorders>
          </w:tcPr>
          <w:p w14:paraId="3E9879BD">
            <w:pPr>
              <w:kinsoku w:val="0"/>
              <w:autoSpaceDE w:val="0"/>
              <w:autoSpaceDN w:val="0"/>
              <w:adjustRightInd w:val="0"/>
              <w:ind w:left="40" w:leftChars="19" w:firstLine="4" w:firstLineChars="2"/>
              <w:jc w:val="center"/>
              <w:rPr>
                <w:kern w:val="0"/>
                <w:sz w:val="12"/>
                <w:szCs w:val="12"/>
              </w:rPr>
            </w:pPr>
            <w:r>
              <w:rPr>
                <w:kern w:val="0"/>
                <w:sz w:val="24"/>
              </w:rPr>
              <w:t>25.8</w:t>
            </w:r>
          </w:p>
        </w:tc>
        <w:tc>
          <w:tcPr>
            <w:tcW w:w="2047" w:type="dxa"/>
            <w:tcBorders>
              <w:top w:val="single" w:color="000000" w:sz="4" w:space="0"/>
              <w:left w:val="single" w:color="000000" w:sz="4" w:space="0"/>
              <w:bottom w:val="single" w:color="000000" w:sz="4" w:space="0"/>
              <w:right w:val="single" w:color="000000" w:sz="4" w:space="0"/>
            </w:tcBorders>
          </w:tcPr>
          <w:p w14:paraId="3A7AF1EB">
            <w:pPr>
              <w:kinsoku w:val="0"/>
              <w:autoSpaceDE w:val="0"/>
              <w:autoSpaceDN w:val="0"/>
              <w:adjustRightInd w:val="0"/>
              <w:ind w:left="-1" w:leftChars="-175" w:hanging="367" w:hangingChars="153"/>
              <w:jc w:val="center"/>
              <w:rPr>
                <w:kern w:val="0"/>
                <w:sz w:val="12"/>
                <w:szCs w:val="12"/>
              </w:rPr>
            </w:pPr>
            <w:r>
              <w:rPr>
                <w:kern w:val="0"/>
                <w:sz w:val="24"/>
              </w:rPr>
              <w:t>260</w:t>
            </w:r>
          </w:p>
        </w:tc>
      </w:tr>
      <w:tr w14:paraId="383E8F3A">
        <w:tblPrEx>
          <w:tblCellMar>
            <w:top w:w="0" w:type="dxa"/>
            <w:left w:w="0" w:type="dxa"/>
            <w:bottom w:w="0" w:type="dxa"/>
            <w:right w:w="0" w:type="dxa"/>
          </w:tblCellMar>
        </w:tblPrEx>
        <w:trPr>
          <w:trHeight w:val="340" w:hRule="atLeast"/>
        </w:trPr>
        <w:tc>
          <w:tcPr>
            <w:tcW w:w="5149" w:type="dxa"/>
            <w:tcBorders>
              <w:top w:val="single" w:color="000000" w:sz="4" w:space="0"/>
              <w:left w:val="single" w:color="000000" w:sz="4" w:space="0"/>
              <w:bottom w:val="single" w:color="000000" w:sz="4" w:space="0"/>
              <w:right w:val="single" w:color="000000" w:sz="4" w:space="0"/>
            </w:tcBorders>
          </w:tcPr>
          <w:p w14:paraId="5AC67EFF">
            <w:pPr>
              <w:kinsoku w:val="0"/>
              <w:autoSpaceDE w:val="0"/>
              <w:autoSpaceDN w:val="0"/>
              <w:adjustRightInd w:val="0"/>
              <w:ind w:left="103"/>
              <w:rPr>
                <w:kern w:val="0"/>
                <w:sz w:val="24"/>
              </w:rPr>
            </w:pPr>
            <w:r>
              <w:rPr>
                <w:kern w:val="0"/>
                <w:sz w:val="24"/>
              </w:rPr>
              <w:t>Lube oil transfer pump</w:t>
            </w:r>
          </w:p>
        </w:tc>
        <w:tc>
          <w:tcPr>
            <w:tcW w:w="1700" w:type="dxa"/>
            <w:tcBorders>
              <w:top w:val="single" w:color="000000" w:sz="4" w:space="0"/>
              <w:left w:val="single" w:color="000000" w:sz="4" w:space="0"/>
              <w:bottom w:val="single" w:color="000000" w:sz="4" w:space="0"/>
              <w:right w:val="single" w:color="000000" w:sz="4" w:space="0"/>
            </w:tcBorders>
          </w:tcPr>
          <w:p w14:paraId="59D66BEC">
            <w:pPr>
              <w:kinsoku w:val="0"/>
              <w:autoSpaceDE w:val="0"/>
              <w:autoSpaceDN w:val="0"/>
              <w:adjustRightInd w:val="0"/>
              <w:ind w:left="40" w:leftChars="19" w:firstLine="4" w:firstLineChars="2"/>
              <w:jc w:val="center"/>
              <w:rPr>
                <w:kern w:val="0"/>
                <w:sz w:val="24"/>
              </w:rPr>
            </w:pPr>
            <w:r>
              <w:rPr>
                <w:kern w:val="0"/>
                <w:sz w:val="24"/>
              </w:rPr>
              <w:t>25.8</w:t>
            </w:r>
          </w:p>
        </w:tc>
        <w:tc>
          <w:tcPr>
            <w:tcW w:w="2047" w:type="dxa"/>
            <w:tcBorders>
              <w:top w:val="single" w:color="000000" w:sz="4" w:space="0"/>
              <w:left w:val="single" w:color="000000" w:sz="4" w:space="0"/>
              <w:bottom w:val="single" w:color="000000" w:sz="4" w:space="0"/>
              <w:right w:val="single" w:color="000000" w:sz="4" w:space="0"/>
            </w:tcBorders>
          </w:tcPr>
          <w:p w14:paraId="6AC09C4A">
            <w:pPr>
              <w:kinsoku w:val="0"/>
              <w:autoSpaceDE w:val="0"/>
              <w:autoSpaceDN w:val="0"/>
              <w:adjustRightInd w:val="0"/>
              <w:ind w:left="-1" w:leftChars="-175" w:hanging="367" w:hangingChars="153"/>
              <w:jc w:val="center"/>
              <w:rPr>
                <w:kern w:val="0"/>
                <w:sz w:val="24"/>
              </w:rPr>
            </w:pPr>
            <w:r>
              <w:rPr>
                <w:color w:val="000000" w:themeColor="text1"/>
                <w:kern w:val="0"/>
                <w:sz w:val="24"/>
                <w14:textFill>
                  <w14:solidFill>
                    <w14:schemeClr w14:val="tx1"/>
                  </w14:solidFill>
                </w14:textFill>
              </w:rPr>
              <w:t>1,000</w:t>
            </w:r>
          </w:p>
        </w:tc>
      </w:tr>
    </w:tbl>
    <w:p w14:paraId="4E49915B">
      <w:bookmarkStart w:id="341" w:name="_Toc445293322"/>
      <w:bookmarkStart w:id="342" w:name="_Toc445384170"/>
    </w:p>
    <w:p w14:paraId="6D4F86EC">
      <w:pPr>
        <w:widowControl/>
        <w:jc w:val="left"/>
        <w:rPr>
          <w:rFonts w:ascii="Arial" w:hAnsi="Arial" w:eastAsia="黑体"/>
          <w:b/>
          <w:bCs/>
          <w:caps/>
          <w:kern w:val="0"/>
          <w:sz w:val="24"/>
        </w:rPr>
      </w:pPr>
      <w:r>
        <w:br w:type="page"/>
      </w:r>
    </w:p>
    <w:bookmarkEnd w:id="341"/>
    <w:bookmarkEnd w:id="342"/>
    <w:p w14:paraId="14B644AF">
      <w:pPr>
        <w:pStyle w:val="3"/>
        <w:jc w:val="both"/>
      </w:pPr>
      <w:bookmarkStart w:id="343" w:name="_Toc50572583"/>
      <w:r>
        <w:rPr>
          <w:rFonts w:hint="eastAsia"/>
        </w:rPr>
        <w:t>6.</w:t>
      </w:r>
      <w:r>
        <w:t>2</w:t>
      </w:r>
      <w:r>
        <w:tab/>
      </w:r>
      <w:r>
        <w:t>PRINCIPAL PARTICULARS OF MACHINERY</w:t>
      </w:r>
      <w:bookmarkEnd w:id="343"/>
    </w:p>
    <w:p w14:paraId="772A1C28">
      <w:pPr>
        <w:pStyle w:val="4"/>
        <w:rPr>
          <w:color w:val="000000"/>
        </w:rPr>
      </w:pPr>
      <w:bookmarkStart w:id="344" w:name="_Toc50572584"/>
      <w:r>
        <w:rPr>
          <w:rFonts w:hint="eastAsia"/>
          <w:color w:val="000000"/>
        </w:rPr>
        <w:t>6.2.1</w:t>
      </w:r>
      <w:r>
        <w:rPr>
          <w:color w:val="000000"/>
        </w:rPr>
        <w:tab/>
      </w:r>
      <w:r>
        <w:rPr>
          <w:color w:val="000000"/>
        </w:rPr>
        <w:t>NOx EMISSION SOLUTION</w:t>
      </w:r>
      <w:bookmarkEnd w:id="344"/>
    </w:p>
    <w:p w14:paraId="4FA601C7">
      <w:pPr>
        <w:kinsoku w:val="0"/>
        <w:autoSpaceDE w:val="0"/>
        <w:autoSpaceDN w:val="0"/>
        <w:adjustRightInd w:val="0"/>
        <w:ind w:left="1017"/>
        <w:rPr>
          <w:color w:val="000000"/>
          <w:kern w:val="0"/>
          <w:sz w:val="24"/>
        </w:rPr>
      </w:pPr>
      <w:r>
        <w:rPr>
          <w:rFonts w:hint="eastAsia"/>
          <w:color w:val="000000"/>
          <w:kern w:val="0"/>
          <w:sz w:val="24"/>
        </w:rPr>
        <w:t xml:space="preserve">Only </w:t>
      </w:r>
      <w:r>
        <w:rPr>
          <w:color w:val="000000"/>
          <w:kern w:val="0"/>
          <w:sz w:val="24"/>
        </w:rPr>
        <w:t>IMO Tier II NOx emission limitations.</w:t>
      </w:r>
      <w:r>
        <w:rPr>
          <w:rFonts w:hint="eastAsia"/>
          <w:color w:val="000000"/>
          <w:kern w:val="0"/>
          <w:sz w:val="24"/>
        </w:rPr>
        <w:t xml:space="preserve"> </w:t>
      </w:r>
    </w:p>
    <w:p w14:paraId="0D8FFE06"/>
    <w:p w14:paraId="0A40D1E5">
      <w:pPr>
        <w:pStyle w:val="4"/>
      </w:pPr>
      <w:bookmarkStart w:id="345" w:name="_Toc50572585"/>
      <w:r>
        <w:rPr>
          <w:rFonts w:hint="eastAsia"/>
        </w:rPr>
        <w:t>6.2.2</w:t>
      </w:r>
      <w:r>
        <w:tab/>
      </w:r>
      <w:r>
        <w:t>MAIN ENGINE</w:t>
      </w:r>
      <w:bookmarkEnd w:id="345"/>
    </w:p>
    <w:tbl>
      <w:tblPr>
        <w:tblStyle w:val="40"/>
        <w:tblW w:w="0" w:type="auto"/>
        <w:tblInd w:w="959" w:type="dxa"/>
        <w:tblLayout w:type="autofit"/>
        <w:tblCellMar>
          <w:top w:w="0" w:type="dxa"/>
          <w:left w:w="108" w:type="dxa"/>
          <w:bottom w:w="0" w:type="dxa"/>
          <w:right w:w="108" w:type="dxa"/>
        </w:tblCellMar>
      </w:tblPr>
      <w:tblGrid>
        <w:gridCol w:w="2563"/>
        <w:gridCol w:w="381"/>
        <w:gridCol w:w="4619"/>
      </w:tblGrid>
      <w:tr w14:paraId="638A0E91">
        <w:tblPrEx>
          <w:tblCellMar>
            <w:top w:w="0" w:type="dxa"/>
            <w:left w:w="108" w:type="dxa"/>
            <w:bottom w:w="0" w:type="dxa"/>
            <w:right w:w="108" w:type="dxa"/>
          </w:tblCellMar>
        </w:tblPrEx>
        <w:tc>
          <w:tcPr>
            <w:tcW w:w="3052" w:type="dxa"/>
          </w:tcPr>
          <w:p w14:paraId="670FFA0D">
            <w:pPr>
              <w:tabs>
                <w:tab w:val="left" w:pos="4000"/>
                <w:tab w:val="left" w:pos="4360"/>
              </w:tabs>
              <w:kinsoku w:val="0"/>
              <w:autoSpaceDE w:val="0"/>
              <w:autoSpaceDN w:val="0"/>
              <w:adjustRightInd w:val="0"/>
              <w:rPr>
                <w:kern w:val="0"/>
                <w:sz w:val="24"/>
              </w:rPr>
            </w:pPr>
            <w:r>
              <w:rPr>
                <w:kern w:val="0"/>
                <w:sz w:val="24"/>
              </w:rPr>
              <w:t>No. of set</w:t>
            </w:r>
          </w:p>
        </w:tc>
        <w:tc>
          <w:tcPr>
            <w:tcW w:w="421" w:type="dxa"/>
          </w:tcPr>
          <w:p w14:paraId="577A4E20">
            <w:pPr>
              <w:tabs>
                <w:tab w:val="left" w:pos="4000"/>
                <w:tab w:val="left" w:pos="4360"/>
              </w:tabs>
              <w:kinsoku w:val="0"/>
              <w:autoSpaceDE w:val="0"/>
              <w:autoSpaceDN w:val="0"/>
              <w:adjustRightInd w:val="0"/>
              <w:rPr>
                <w:kern w:val="0"/>
                <w:sz w:val="24"/>
              </w:rPr>
            </w:pPr>
            <w:r>
              <w:rPr>
                <w:kern w:val="0"/>
                <w:sz w:val="24"/>
              </w:rPr>
              <w:t>:</w:t>
            </w:r>
          </w:p>
        </w:tc>
        <w:tc>
          <w:tcPr>
            <w:tcW w:w="5422" w:type="dxa"/>
          </w:tcPr>
          <w:p w14:paraId="3DA70F83">
            <w:pPr>
              <w:tabs>
                <w:tab w:val="left" w:pos="4000"/>
                <w:tab w:val="left" w:pos="4360"/>
              </w:tabs>
              <w:kinsoku w:val="0"/>
              <w:autoSpaceDE w:val="0"/>
              <w:autoSpaceDN w:val="0"/>
              <w:adjustRightInd w:val="0"/>
              <w:rPr>
                <w:kern w:val="0"/>
                <w:sz w:val="24"/>
              </w:rPr>
            </w:pPr>
            <w:r>
              <w:rPr>
                <w:kern w:val="0"/>
                <w:sz w:val="24"/>
              </w:rPr>
              <w:t>One (1)</w:t>
            </w:r>
          </w:p>
        </w:tc>
      </w:tr>
      <w:tr w14:paraId="723012B1">
        <w:tblPrEx>
          <w:tblCellMar>
            <w:top w:w="0" w:type="dxa"/>
            <w:left w:w="108" w:type="dxa"/>
            <w:bottom w:w="0" w:type="dxa"/>
            <w:right w:w="108" w:type="dxa"/>
          </w:tblCellMar>
        </w:tblPrEx>
        <w:tc>
          <w:tcPr>
            <w:tcW w:w="3052" w:type="dxa"/>
          </w:tcPr>
          <w:p w14:paraId="01885CA0">
            <w:pPr>
              <w:tabs>
                <w:tab w:val="left" w:pos="4000"/>
                <w:tab w:val="left" w:pos="4360"/>
              </w:tabs>
              <w:kinsoku w:val="0"/>
              <w:autoSpaceDE w:val="0"/>
              <w:autoSpaceDN w:val="0"/>
              <w:adjustRightInd w:val="0"/>
              <w:rPr>
                <w:kern w:val="0"/>
                <w:sz w:val="24"/>
              </w:rPr>
            </w:pPr>
            <w:r>
              <w:rPr>
                <w:kern w:val="0"/>
                <w:sz w:val="24"/>
              </w:rPr>
              <w:t>Type</w:t>
            </w:r>
          </w:p>
        </w:tc>
        <w:tc>
          <w:tcPr>
            <w:tcW w:w="421" w:type="dxa"/>
          </w:tcPr>
          <w:p w14:paraId="5890E2DC">
            <w:pPr>
              <w:tabs>
                <w:tab w:val="left" w:pos="4000"/>
                <w:tab w:val="left" w:pos="4360"/>
              </w:tabs>
              <w:kinsoku w:val="0"/>
              <w:autoSpaceDE w:val="0"/>
              <w:autoSpaceDN w:val="0"/>
              <w:adjustRightInd w:val="0"/>
              <w:rPr>
                <w:kern w:val="0"/>
                <w:sz w:val="24"/>
              </w:rPr>
            </w:pPr>
          </w:p>
        </w:tc>
        <w:tc>
          <w:tcPr>
            <w:tcW w:w="5422" w:type="dxa"/>
          </w:tcPr>
          <w:p w14:paraId="6683D00D">
            <w:pPr>
              <w:tabs>
                <w:tab w:val="left" w:pos="4000"/>
                <w:tab w:val="left" w:pos="4360"/>
              </w:tabs>
              <w:kinsoku w:val="0"/>
              <w:autoSpaceDE w:val="0"/>
              <w:autoSpaceDN w:val="0"/>
              <w:adjustRightInd w:val="0"/>
              <w:jc w:val="left"/>
              <w:rPr>
                <w:kern w:val="0"/>
                <w:sz w:val="24"/>
              </w:rPr>
            </w:pPr>
            <w:r>
              <w:rPr>
                <w:rFonts w:hint="eastAsia"/>
                <w:kern w:val="0"/>
                <w:sz w:val="24"/>
              </w:rPr>
              <w:t>MAN B&amp;W6S60ME-C10.5,Tier II</w:t>
            </w:r>
            <w:r>
              <w:rPr>
                <w:kern w:val="0"/>
                <w:sz w:val="24"/>
              </w:rPr>
              <w:t>, two (2) stroke, single acting</w:t>
            </w:r>
            <w:r>
              <w:rPr>
                <w:rFonts w:hint="eastAsia"/>
                <w:kern w:val="0"/>
                <w:sz w:val="24"/>
              </w:rPr>
              <w:t>，</w:t>
            </w:r>
            <w:r>
              <w:rPr>
                <w:kern w:val="0"/>
                <w:sz w:val="24"/>
              </w:rPr>
              <w:t xml:space="preserve"> direct reversible, high efficiency </w:t>
            </w:r>
            <w:r>
              <w:rPr>
                <w:color w:val="000000"/>
                <w:kern w:val="0"/>
                <w:sz w:val="24"/>
              </w:rPr>
              <w:t>turbocharger type</w:t>
            </w:r>
          </w:p>
        </w:tc>
      </w:tr>
      <w:tr w14:paraId="1C8C4928">
        <w:tblPrEx>
          <w:tblCellMar>
            <w:top w:w="0" w:type="dxa"/>
            <w:left w:w="108" w:type="dxa"/>
            <w:bottom w:w="0" w:type="dxa"/>
            <w:right w:w="108" w:type="dxa"/>
          </w:tblCellMar>
        </w:tblPrEx>
        <w:tc>
          <w:tcPr>
            <w:tcW w:w="3052" w:type="dxa"/>
          </w:tcPr>
          <w:p w14:paraId="2D823C1D">
            <w:pPr>
              <w:tabs>
                <w:tab w:val="left" w:pos="4000"/>
                <w:tab w:val="left" w:pos="4360"/>
              </w:tabs>
              <w:kinsoku w:val="0"/>
              <w:autoSpaceDE w:val="0"/>
              <w:autoSpaceDN w:val="0"/>
              <w:adjustRightInd w:val="0"/>
              <w:rPr>
                <w:kern w:val="0"/>
                <w:sz w:val="24"/>
              </w:rPr>
            </w:pPr>
            <w:r>
              <w:rPr>
                <w:kern w:val="0"/>
                <w:sz w:val="24"/>
              </w:rPr>
              <w:t>NMCR</w:t>
            </w:r>
          </w:p>
        </w:tc>
        <w:tc>
          <w:tcPr>
            <w:tcW w:w="421" w:type="dxa"/>
          </w:tcPr>
          <w:p w14:paraId="3E0BFA3A">
            <w:pPr>
              <w:tabs>
                <w:tab w:val="left" w:pos="4000"/>
                <w:tab w:val="left" w:pos="4360"/>
              </w:tabs>
              <w:kinsoku w:val="0"/>
              <w:autoSpaceDE w:val="0"/>
              <w:autoSpaceDN w:val="0"/>
              <w:adjustRightInd w:val="0"/>
              <w:rPr>
                <w:kern w:val="0"/>
                <w:sz w:val="24"/>
              </w:rPr>
            </w:pPr>
            <w:r>
              <w:rPr>
                <w:kern w:val="0"/>
                <w:sz w:val="24"/>
              </w:rPr>
              <w:t>:</w:t>
            </w:r>
          </w:p>
        </w:tc>
        <w:tc>
          <w:tcPr>
            <w:tcW w:w="5422" w:type="dxa"/>
          </w:tcPr>
          <w:p w14:paraId="0712C3A6">
            <w:pPr>
              <w:tabs>
                <w:tab w:val="left" w:pos="4000"/>
                <w:tab w:val="left" w:pos="4360"/>
              </w:tabs>
              <w:kinsoku w:val="0"/>
              <w:autoSpaceDE w:val="0"/>
              <w:autoSpaceDN w:val="0"/>
              <w:adjustRightInd w:val="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1</w:t>
            </w:r>
            <w:r>
              <w:rPr>
                <w:rFonts w:hint="eastAsia"/>
                <w:color w:val="000000" w:themeColor="text1"/>
                <w:kern w:val="0"/>
                <w:sz w:val="24"/>
                <w14:textFill>
                  <w14:solidFill>
                    <w14:schemeClr w14:val="tx1"/>
                  </w14:solidFill>
                </w14:textFill>
              </w:rPr>
              <w:t>4</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94</w:t>
            </w:r>
            <w:r>
              <w:rPr>
                <w:color w:val="000000" w:themeColor="text1"/>
                <w:kern w:val="0"/>
                <w:sz w:val="24"/>
                <w14:textFill>
                  <w14:solidFill>
                    <w14:schemeClr w14:val="tx1"/>
                  </w14:solidFill>
                </w14:textFill>
              </w:rPr>
              <w:t xml:space="preserve">0 kW x </w:t>
            </w:r>
            <w:r>
              <w:rPr>
                <w:rFonts w:hint="eastAsia"/>
                <w:color w:val="000000" w:themeColor="text1"/>
                <w:kern w:val="0"/>
                <w:sz w:val="24"/>
                <w14:textFill>
                  <w14:solidFill>
                    <w14:schemeClr w14:val="tx1"/>
                  </w14:solidFill>
                </w14:textFill>
              </w:rPr>
              <w:t>105</w:t>
            </w:r>
            <w:r>
              <w:rPr>
                <w:color w:val="000000" w:themeColor="text1"/>
                <w:kern w:val="0"/>
                <w:sz w:val="24"/>
                <w14:textFill>
                  <w14:solidFill>
                    <w14:schemeClr w14:val="tx1"/>
                  </w14:solidFill>
                </w14:textFill>
              </w:rPr>
              <w:t xml:space="preserve"> r/min</w:t>
            </w:r>
          </w:p>
        </w:tc>
      </w:tr>
      <w:tr w14:paraId="0D73A8CA">
        <w:tblPrEx>
          <w:tblCellMar>
            <w:top w:w="0" w:type="dxa"/>
            <w:left w:w="108" w:type="dxa"/>
            <w:bottom w:w="0" w:type="dxa"/>
            <w:right w:w="108" w:type="dxa"/>
          </w:tblCellMar>
        </w:tblPrEx>
        <w:tc>
          <w:tcPr>
            <w:tcW w:w="3052" w:type="dxa"/>
          </w:tcPr>
          <w:p w14:paraId="0ACDCCD3">
            <w:pPr>
              <w:tabs>
                <w:tab w:val="left" w:pos="4000"/>
                <w:tab w:val="left" w:pos="4360"/>
              </w:tabs>
              <w:kinsoku w:val="0"/>
              <w:autoSpaceDE w:val="0"/>
              <w:autoSpaceDN w:val="0"/>
              <w:adjustRightInd w:val="0"/>
              <w:rPr>
                <w:kern w:val="0"/>
                <w:sz w:val="24"/>
              </w:rPr>
            </w:pPr>
            <w:r>
              <w:rPr>
                <w:rFonts w:hint="eastAsia"/>
                <w:kern w:val="0"/>
                <w:sz w:val="24"/>
              </w:rPr>
              <w:t>S</w:t>
            </w:r>
            <w:r>
              <w:rPr>
                <w:kern w:val="0"/>
                <w:sz w:val="24"/>
              </w:rPr>
              <w:t>MCR</w:t>
            </w:r>
          </w:p>
        </w:tc>
        <w:tc>
          <w:tcPr>
            <w:tcW w:w="421" w:type="dxa"/>
          </w:tcPr>
          <w:p w14:paraId="32786DB7">
            <w:pPr>
              <w:tabs>
                <w:tab w:val="left" w:pos="4000"/>
                <w:tab w:val="left" w:pos="4360"/>
              </w:tabs>
              <w:kinsoku w:val="0"/>
              <w:autoSpaceDE w:val="0"/>
              <w:autoSpaceDN w:val="0"/>
              <w:adjustRightInd w:val="0"/>
              <w:rPr>
                <w:kern w:val="0"/>
                <w:sz w:val="24"/>
              </w:rPr>
            </w:pPr>
            <w:r>
              <w:rPr>
                <w:kern w:val="0"/>
                <w:sz w:val="24"/>
              </w:rPr>
              <w:t>:</w:t>
            </w:r>
          </w:p>
        </w:tc>
        <w:tc>
          <w:tcPr>
            <w:tcW w:w="5422" w:type="dxa"/>
          </w:tcPr>
          <w:p w14:paraId="2164794F">
            <w:pPr>
              <w:tabs>
                <w:tab w:val="left" w:pos="4000"/>
                <w:tab w:val="left" w:pos="4360"/>
              </w:tabs>
              <w:kinsoku w:val="0"/>
              <w:autoSpaceDE w:val="0"/>
              <w:autoSpaceDN w:val="0"/>
              <w:adjustRightInd w:val="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1</w:t>
            </w:r>
            <w:r>
              <w:rPr>
                <w:rFonts w:hint="eastAsia"/>
                <w:color w:val="000000" w:themeColor="text1"/>
                <w:kern w:val="0"/>
                <w:sz w:val="24"/>
                <w14:textFill>
                  <w14:solidFill>
                    <w14:schemeClr w14:val="tx1"/>
                  </w14:solidFill>
                </w14:textFill>
              </w:rPr>
              <w:t>0</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38</w:t>
            </w:r>
            <w:r>
              <w:rPr>
                <w:color w:val="000000" w:themeColor="text1"/>
                <w:kern w:val="0"/>
                <w:sz w:val="24"/>
                <w14:textFill>
                  <w14:solidFill>
                    <w14:schemeClr w14:val="tx1"/>
                  </w14:solidFill>
                </w14:textFill>
              </w:rPr>
              <w:t xml:space="preserve">0 kW x </w:t>
            </w:r>
            <w:r>
              <w:rPr>
                <w:rFonts w:hint="eastAsia"/>
                <w:color w:val="000000" w:themeColor="text1"/>
                <w:kern w:val="0"/>
                <w:sz w:val="24"/>
                <w14:textFill>
                  <w14:solidFill>
                    <w14:schemeClr w14:val="tx1"/>
                  </w14:solidFill>
                </w14:textFill>
              </w:rPr>
              <w:t>96</w:t>
            </w:r>
            <w:r>
              <w:rPr>
                <w:color w:val="000000" w:themeColor="text1"/>
                <w:kern w:val="0"/>
                <w:sz w:val="24"/>
                <w14:textFill>
                  <w14:solidFill>
                    <w14:schemeClr w14:val="tx1"/>
                  </w14:solidFill>
                </w14:textFill>
              </w:rPr>
              <w:t xml:space="preserve"> r/min</w:t>
            </w:r>
          </w:p>
        </w:tc>
      </w:tr>
      <w:tr w14:paraId="7C599E69">
        <w:tblPrEx>
          <w:tblCellMar>
            <w:top w:w="0" w:type="dxa"/>
            <w:left w:w="108" w:type="dxa"/>
            <w:bottom w:w="0" w:type="dxa"/>
            <w:right w:w="108" w:type="dxa"/>
          </w:tblCellMar>
        </w:tblPrEx>
        <w:tc>
          <w:tcPr>
            <w:tcW w:w="3052" w:type="dxa"/>
          </w:tcPr>
          <w:p w14:paraId="5637BF1D">
            <w:pPr>
              <w:tabs>
                <w:tab w:val="left" w:pos="4000"/>
                <w:tab w:val="left" w:pos="4360"/>
              </w:tabs>
              <w:kinsoku w:val="0"/>
              <w:autoSpaceDE w:val="0"/>
              <w:autoSpaceDN w:val="0"/>
              <w:adjustRightInd w:val="0"/>
              <w:rPr>
                <w:kern w:val="0"/>
                <w:sz w:val="24"/>
              </w:rPr>
            </w:pPr>
            <w:r>
              <w:rPr>
                <w:kern w:val="0"/>
                <w:sz w:val="24"/>
              </w:rPr>
              <w:t>CSR (</w:t>
            </w:r>
            <w:r>
              <w:rPr>
                <w:rFonts w:hint="eastAsia"/>
                <w:kern w:val="0"/>
                <w:sz w:val="24"/>
              </w:rPr>
              <w:t>90%SMCR</w:t>
            </w:r>
            <w:r>
              <w:rPr>
                <w:kern w:val="0"/>
                <w:sz w:val="24"/>
              </w:rPr>
              <w:t>)</w:t>
            </w:r>
          </w:p>
        </w:tc>
        <w:tc>
          <w:tcPr>
            <w:tcW w:w="421" w:type="dxa"/>
          </w:tcPr>
          <w:p w14:paraId="082DBA72">
            <w:pPr>
              <w:tabs>
                <w:tab w:val="left" w:pos="4000"/>
                <w:tab w:val="left" w:pos="4360"/>
              </w:tabs>
              <w:kinsoku w:val="0"/>
              <w:autoSpaceDE w:val="0"/>
              <w:autoSpaceDN w:val="0"/>
              <w:adjustRightInd w:val="0"/>
              <w:rPr>
                <w:kern w:val="0"/>
                <w:sz w:val="24"/>
              </w:rPr>
            </w:pPr>
            <w:r>
              <w:rPr>
                <w:kern w:val="0"/>
                <w:sz w:val="24"/>
              </w:rPr>
              <w:t>:</w:t>
            </w:r>
          </w:p>
        </w:tc>
        <w:tc>
          <w:tcPr>
            <w:tcW w:w="5422" w:type="dxa"/>
          </w:tcPr>
          <w:p w14:paraId="19A99F41">
            <w:pPr>
              <w:tabs>
                <w:tab w:val="left" w:pos="4000"/>
                <w:tab w:val="left" w:pos="4360"/>
              </w:tabs>
              <w:kinsoku w:val="0"/>
              <w:autoSpaceDE w:val="0"/>
              <w:autoSpaceDN w:val="0"/>
              <w:adjustRightInd w:val="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9</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342</w:t>
            </w:r>
            <w:r>
              <w:rPr>
                <w:color w:val="000000" w:themeColor="text1"/>
                <w:kern w:val="0"/>
                <w:sz w:val="24"/>
                <w14:textFill>
                  <w14:solidFill>
                    <w14:schemeClr w14:val="tx1"/>
                  </w14:solidFill>
                </w14:textFill>
              </w:rPr>
              <w:t xml:space="preserve"> kW x </w:t>
            </w:r>
            <w:r>
              <w:rPr>
                <w:rFonts w:hint="eastAsia"/>
                <w:color w:val="000000" w:themeColor="text1"/>
                <w:kern w:val="0"/>
                <w:sz w:val="24"/>
                <w14:textFill>
                  <w14:solidFill>
                    <w14:schemeClr w14:val="tx1"/>
                  </w14:solidFill>
                </w14:textFill>
              </w:rPr>
              <w:t>92.7</w:t>
            </w:r>
            <w:r>
              <w:rPr>
                <w:color w:val="000000" w:themeColor="text1"/>
                <w:kern w:val="0"/>
                <w:sz w:val="24"/>
                <w14:textFill>
                  <w14:solidFill>
                    <w14:schemeClr w14:val="tx1"/>
                  </w14:solidFill>
                </w14:textFill>
              </w:rPr>
              <w:t xml:space="preserve"> r/min</w:t>
            </w:r>
          </w:p>
        </w:tc>
      </w:tr>
      <w:tr w14:paraId="483C32EB">
        <w:tblPrEx>
          <w:tblCellMar>
            <w:top w:w="0" w:type="dxa"/>
            <w:left w:w="108" w:type="dxa"/>
            <w:bottom w:w="0" w:type="dxa"/>
            <w:right w:w="108" w:type="dxa"/>
          </w:tblCellMar>
        </w:tblPrEx>
        <w:tc>
          <w:tcPr>
            <w:tcW w:w="3052" w:type="dxa"/>
          </w:tcPr>
          <w:p w14:paraId="47456BD6">
            <w:pPr>
              <w:tabs>
                <w:tab w:val="left" w:pos="4000"/>
                <w:tab w:val="left" w:pos="4360"/>
              </w:tabs>
              <w:kinsoku w:val="0"/>
              <w:autoSpaceDE w:val="0"/>
              <w:autoSpaceDN w:val="0"/>
              <w:adjustRightInd w:val="0"/>
              <w:rPr>
                <w:kern w:val="0"/>
                <w:sz w:val="24"/>
              </w:rPr>
            </w:pPr>
            <w:r>
              <w:rPr>
                <w:kern w:val="0"/>
                <w:sz w:val="24"/>
              </w:rPr>
              <w:t>No. of cylinder</w:t>
            </w:r>
          </w:p>
        </w:tc>
        <w:tc>
          <w:tcPr>
            <w:tcW w:w="421" w:type="dxa"/>
          </w:tcPr>
          <w:p w14:paraId="363D6AD2">
            <w:pPr>
              <w:tabs>
                <w:tab w:val="left" w:pos="4000"/>
                <w:tab w:val="left" w:pos="4360"/>
              </w:tabs>
              <w:kinsoku w:val="0"/>
              <w:autoSpaceDE w:val="0"/>
              <w:autoSpaceDN w:val="0"/>
              <w:adjustRightInd w:val="0"/>
              <w:rPr>
                <w:kern w:val="0"/>
                <w:sz w:val="24"/>
              </w:rPr>
            </w:pPr>
            <w:r>
              <w:rPr>
                <w:kern w:val="0"/>
                <w:sz w:val="24"/>
              </w:rPr>
              <w:t>:</w:t>
            </w:r>
          </w:p>
        </w:tc>
        <w:tc>
          <w:tcPr>
            <w:tcW w:w="5422" w:type="dxa"/>
          </w:tcPr>
          <w:p w14:paraId="59034D9B">
            <w:pPr>
              <w:tabs>
                <w:tab w:val="left" w:pos="4000"/>
                <w:tab w:val="left" w:pos="4360"/>
              </w:tabs>
              <w:kinsoku w:val="0"/>
              <w:autoSpaceDE w:val="0"/>
              <w:autoSpaceDN w:val="0"/>
              <w:adjustRightInd w:val="0"/>
              <w:rPr>
                <w:kern w:val="0"/>
                <w:sz w:val="24"/>
              </w:rPr>
            </w:pPr>
            <w:r>
              <w:rPr>
                <w:kern w:val="0"/>
                <w:sz w:val="24"/>
              </w:rPr>
              <w:t>6</w:t>
            </w:r>
          </w:p>
        </w:tc>
      </w:tr>
      <w:tr w14:paraId="6D45F172">
        <w:tblPrEx>
          <w:tblCellMar>
            <w:top w:w="0" w:type="dxa"/>
            <w:left w:w="108" w:type="dxa"/>
            <w:bottom w:w="0" w:type="dxa"/>
            <w:right w:w="108" w:type="dxa"/>
          </w:tblCellMar>
        </w:tblPrEx>
        <w:tc>
          <w:tcPr>
            <w:tcW w:w="3052" w:type="dxa"/>
          </w:tcPr>
          <w:p w14:paraId="5313475B">
            <w:pPr>
              <w:tabs>
                <w:tab w:val="left" w:pos="4000"/>
                <w:tab w:val="left" w:pos="4360"/>
              </w:tabs>
              <w:kinsoku w:val="0"/>
              <w:autoSpaceDE w:val="0"/>
              <w:autoSpaceDN w:val="0"/>
              <w:adjustRightInd w:val="0"/>
              <w:rPr>
                <w:kern w:val="0"/>
                <w:sz w:val="24"/>
              </w:rPr>
            </w:pPr>
            <w:r>
              <w:rPr>
                <w:kern w:val="0"/>
                <w:sz w:val="24"/>
              </w:rPr>
              <w:t>Cylinder bore</w:t>
            </w:r>
          </w:p>
        </w:tc>
        <w:tc>
          <w:tcPr>
            <w:tcW w:w="421" w:type="dxa"/>
          </w:tcPr>
          <w:p w14:paraId="36C069D8">
            <w:pPr>
              <w:tabs>
                <w:tab w:val="left" w:pos="4000"/>
                <w:tab w:val="left" w:pos="4360"/>
              </w:tabs>
              <w:kinsoku w:val="0"/>
              <w:autoSpaceDE w:val="0"/>
              <w:autoSpaceDN w:val="0"/>
              <w:adjustRightInd w:val="0"/>
              <w:rPr>
                <w:kern w:val="0"/>
                <w:sz w:val="24"/>
              </w:rPr>
            </w:pPr>
            <w:r>
              <w:rPr>
                <w:kern w:val="0"/>
                <w:sz w:val="24"/>
              </w:rPr>
              <w:t>:</w:t>
            </w:r>
          </w:p>
        </w:tc>
        <w:tc>
          <w:tcPr>
            <w:tcW w:w="5422" w:type="dxa"/>
          </w:tcPr>
          <w:p w14:paraId="191D5495">
            <w:pPr>
              <w:tabs>
                <w:tab w:val="left" w:pos="4000"/>
                <w:tab w:val="left" w:pos="4360"/>
              </w:tabs>
              <w:kinsoku w:val="0"/>
              <w:autoSpaceDE w:val="0"/>
              <w:autoSpaceDN w:val="0"/>
              <w:adjustRightInd w:val="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60</w:t>
            </w:r>
            <w:r>
              <w:rPr>
                <w:color w:val="000000" w:themeColor="text1"/>
                <w:kern w:val="0"/>
                <w:sz w:val="24"/>
                <w14:textFill>
                  <w14:solidFill>
                    <w14:schemeClr w14:val="tx1"/>
                  </w14:solidFill>
                </w14:textFill>
              </w:rPr>
              <w:t>0 mm</w:t>
            </w:r>
          </w:p>
        </w:tc>
      </w:tr>
      <w:tr w14:paraId="66500399">
        <w:tblPrEx>
          <w:tblCellMar>
            <w:top w:w="0" w:type="dxa"/>
            <w:left w:w="108" w:type="dxa"/>
            <w:bottom w:w="0" w:type="dxa"/>
            <w:right w:w="108" w:type="dxa"/>
          </w:tblCellMar>
        </w:tblPrEx>
        <w:tc>
          <w:tcPr>
            <w:tcW w:w="3052" w:type="dxa"/>
          </w:tcPr>
          <w:p w14:paraId="7F10C54D">
            <w:pPr>
              <w:tabs>
                <w:tab w:val="left" w:pos="4000"/>
                <w:tab w:val="left" w:pos="4360"/>
              </w:tabs>
              <w:kinsoku w:val="0"/>
              <w:autoSpaceDE w:val="0"/>
              <w:autoSpaceDN w:val="0"/>
              <w:adjustRightInd w:val="0"/>
              <w:rPr>
                <w:kern w:val="0"/>
                <w:sz w:val="24"/>
              </w:rPr>
            </w:pPr>
            <w:r>
              <w:rPr>
                <w:kern w:val="0"/>
                <w:sz w:val="24"/>
              </w:rPr>
              <w:t>Stroke</w:t>
            </w:r>
          </w:p>
        </w:tc>
        <w:tc>
          <w:tcPr>
            <w:tcW w:w="421" w:type="dxa"/>
          </w:tcPr>
          <w:p w14:paraId="486FB831">
            <w:pPr>
              <w:tabs>
                <w:tab w:val="left" w:pos="4000"/>
                <w:tab w:val="left" w:pos="4360"/>
              </w:tabs>
              <w:kinsoku w:val="0"/>
              <w:autoSpaceDE w:val="0"/>
              <w:autoSpaceDN w:val="0"/>
              <w:adjustRightInd w:val="0"/>
              <w:rPr>
                <w:kern w:val="0"/>
                <w:sz w:val="24"/>
              </w:rPr>
            </w:pPr>
            <w:r>
              <w:rPr>
                <w:kern w:val="0"/>
                <w:sz w:val="24"/>
              </w:rPr>
              <w:t>:</w:t>
            </w:r>
          </w:p>
        </w:tc>
        <w:tc>
          <w:tcPr>
            <w:tcW w:w="5422" w:type="dxa"/>
          </w:tcPr>
          <w:p w14:paraId="34369064">
            <w:pPr>
              <w:tabs>
                <w:tab w:val="left" w:pos="4000"/>
                <w:tab w:val="left" w:pos="4360"/>
              </w:tabs>
              <w:kinsoku w:val="0"/>
              <w:autoSpaceDE w:val="0"/>
              <w:autoSpaceDN w:val="0"/>
              <w:adjustRightInd w:val="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2,</w:t>
            </w:r>
            <w:r>
              <w:rPr>
                <w:rFonts w:hint="eastAsia"/>
                <w:color w:val="000000" w:themeColor="text1"/>
                <w:kern w:val="0"/>
                <w:sz w:val="24"/>
                <w14:textFill>
                  <w14:solidFill>
                    <w14:schemeClr w14:val="tx1"/>
                  </w14:solidFill>
                </w14:textFill>
              </w:rPr>
              <w:t>400</w:t>
            </w:r>
            <w:r>
              <w:rPr>
                <w:color w:val="000000" w:themeColor="text1"/>
                <w:kern w:val="0"/>
                <w:sz w:val="24"/>
                <w14:textFill>
                  <w14:solidFill>
                    <w14:schemeClr w14:val="tx1"/>
                  </w14:solidFill>
                </w14:textFill>
              </w:rPr>
              <w:t xml:space="preserve"> mm</w:t>
            </w:r>
          </w:p>
        </w:tc>
      </w:tr>
      <w:tr w14:paraId="66AE80E0">
        <w:tblPrEx>
          <w:tblCellMar>
            <w:top w:w="0" w:type="dxa"/>
            <w:left w:w="108" w:type="dxa"/>
            <w:bottom w:w="0" w:type="dxa"/>
            <w:right w:w="108" w:type="dxa"/>
          </w:tblCellMar>
        </w:tblPrEx>
        <w:tc>
          <w:tcPr>
            <w:tcW w:w="3052" w:type="dxa"/>
          </w:tcPr>
          <w:p w14:paraId="68D71325">
            <w:pPr>
              <w:tabs>
                <w:tab w:val="left" w:pos="4000"/>
                <w:tab w:val="left" w:pos="4360"/>
              </w:tabs>
              <w:kinsoku w:val="0"/>
              <w:autoSpaceDE w:val="0"/>
              <w:autoSpaceDN w:val="0"/>
              <w:adjustRightInd w:val="0"/>
              <w:rPr>
                <w:kern w:val="0"/>
                <w:sz w:val="24"/>
              </w:rPr>
            </w:pPr>
            <w:r>
              <w:rPr>
                <w:kern w:val="0"/>
                <w:sz w:val="24"/>
              </w:rPr>
              <w:t>Tuning method</w:t>
            </w:r>
          </w:p>
        </w:tc>
        <w:tc>
          <w:tcPr>
            <w:tcW w:w="421" w:type="dxa"/>
          </w:tcPr>
          <w:p w14:paraId="69D00D0F">
            <w:pPr>
              <w:tabs>
                <w:tab w:val="left" w:pos="4000"/>
                <w:tab w:val="left" w:pos="4360"/>
              </w:tabs>
              <w:kinsoku w:val="0"/>
              <w:autoSpaceDE w:val="0"/>
              <w:autoSpaceDN w:val="0"/>
              <w:adjustRightInd w:val="0"/>
              <w:rPr>
                <w:kern w:val="0"/>
                <w:sz w:val="24"/>
              </w:rPr>
            </w:pPr>
            <w:r>
              <w:rPr>
                <w:kern w:val="0"/>
                <w:sz w:val="24"/>
              </w:rPr>
              <w:t>:</w:t>
            </w:r>
          </w:p>
        </w:tc>
        <w:tc>
          <w:tcPr>
            <w:tcW w:w="5422" w:type="dxa"/>
          </w:tcPr>
          <w:p w14:paraId="60618AFE">
            <w:pPr>
              <w:tabs>
                <w:tab w:val="left" w:pos="4000"/>
                <w:tab w:val="left" w:pos="4360"/>
              </w:tabs>
              <w:kinsoku w:val="0"/>
              <w:autoSpaceDE w:val="0"/>
              <w:autoSpaceDN w:val="0"/>
              <w:adjustRightInd w:val="0"/>
              <w:rPr>
                <w:color w:val="000000" w:themeColor="text1"/>
                <w:kern w:val="0"/>
                <w:sz w:val="24"/>
                <w14:textFill>
                  <w14:solidFill>
                    <w14:schemeClr w14:val="tx1"/>
                  </w14:solidFill>
                </w14:textFill>
              </w:rPr>
            </w:pPr>
            <w:r>
              <w:rPr>
                <w:color w:val="000000" w:themeColor="text1"/>
                <w:kern w:val="0"/>
                <w:sz w:val="24"/>
                <w:lang w:val="sv-SE"/>
                <w14:textFill>
                  <w14:solidFill>
                    <w14:schemeClr w14:val="tx1"/>
                  </w14:solidFill>
                </w14:textFill>
              </w:rPr>
              <w:t>Low-Load</w:t>
            </w:r>
            <w:r>
              <w:rPr>
                <w:b/>
                <w:color w:val="000000" w:themeColor="text1"/>
                <w:kern w:val="0"/>
                <w:sz w:val="24"/>
                <w:lang w:val="sv-SE"/>
                <w14:textFill>
                  <w14:solidFill>
                    <w14:schemeClr w14:val="tx1"/>
                  </w14:solidFill>
                </w14:textFill>
              </w:rPr>
              <w:t xml:space="preserve"> </w:t>
            </w:r>
          </w:p>
        </w:tc>
      </w:tr>
      <w:tr w14:paraId="53CE1433">
        <w:tblPrEx>
          <w:tblCellMar>
            <w:top w:w="0" w:type="dxa"/>
            <w:left w:w="108" w:type="dxa"/>
            <w:bottom w:w="0" w:type="dxa"/>
            <w:right w:w="108" w:type="dxa"/>
          </w:tblCellMar>
        </w:tblPrEx>
        <w:tc>
          <w:tcPr>
            <w:tcW w:w="3052" w:type="dxa"/>
          </w:tcPr>
          <w:p w14:paraId="1E7AE5F3">
            <w:pPr>
              <w:tabs>
                <w:tab w:val="left" w:pos="4000"/>
                <w:tab w:val="left" w:pos="4360"/>
              </w:tabs>
              <w:kinsoku w:val="0"/>
              <w:autoSpaceDE w:val="0"/>
              <w:autoSpaceDN w:val="0"/>
              <w:adjustRightInd w:val="0"/>
              <w:rPr>
                <w:kern w:val="0"/>
                <w:sz w:val="24"/>
              </w:rPr>
            </w:pPr>
            <w:r>
              <w:rPr>
                <w:kern w:val="0"/>
                <w:sz w:val="24"/>
              </w:rPr>
              <w:t>NOx emission compliance</w:t>
            </w:r>
          </w:p>
        </w:tc>
        <w:tc>
          <w:tcPr>
            <w:tcW w:w="421" w:type="dxa"/>
          </w:tcPr>
          <w:p w14:paraId="13B442A6">
            <w:pPr>
              <w:tabs>
                <w:tab w:val="left" w:pos="4000"/>
                <w:tab w:val="left" w:pos="4360"/>
              </w:tabs>
              <w:kinsoku w:val="0"/>
              <w:autoSpaceDE w:val="0"/>
              <w:autoSpaceDN w:val="0"/>
              <w:adjustRightInd w:val="0"/>
              <w:rPr>
                <w:kern w:val="0"/>
                <w:sz w:val="24"/>
              </w:rPr>
            </w:pPr>
            <w:r>
              <w:rPr>
                <w:kern w:val="0"/>
                <w:sz w:val="24"/>
              </w:rPr>
              <w:t>:</w:t>
            </w:r>
          </w:p>
        </w:tc>
        <w:tc>
          <w:tcPr>
            <w:tcW w:w="5422" w:type="dxa"/>
          </w:tcPr>
          <w:p w14:paraId="41875F3D">
            <w:pPr>
              <w:tabs>
                <w:tab w:val="left" w:pos="4000"/>
                <w:tab w:val="left" w:pos="4360"/>
              </w:tabs>
              <w:kinsoku w:val="0"/>
              <w:autoSpaceDE w:val="0"/>
              <w:autoSpaceDN w:val="0"/>
              <w:adjustRightInd w:val="0"/>
              <w:rPr>
                <w:color w:val="000000" w:themeColor="text1"/>
                <w:kern w:val="0"/>
                <w:sz w:val="24"/>
                <w:lang w:val="sv-SE"/>
                <w14:textFill>
                  <w14:solidFill>
                    <w14:schemeClr w14:val="tx1"/>
                  </w14:solidFill>
                </w14:textFill>
              </w:rPr>
            </w:pPr>
            <w:r>
              <w:rPr>
                <w:color w:val="000000" w:themeColor="text1"/>
                <w:kern w:val="0"/>
                <w:sz w:val="24"/>
                <w:lang w:val="sv-SE"/>
                <w14:textFill>
                  <w14:solidFill>
                    <w14:schemeClr w14:val="tx1"/>
                  </w14:solidFill>
                </w14:textFill>
              </w:rPr>
              <w:t>IMO Tier II compliant</w:t>
            </w:r>
          </w:p>
        </w:tc>
      </w:tr>
      <w:tr w14:paraId="4913931A">
        <w:tblPrEx>
          <w:tblCellMar>
            <w:top w:w="0" w:type="dxa"/>
            <w:left w:w="108" w:type="dxa"/>
            <w:bottom w:w="0" w:type="dxa"/>
            <w:right w:w="108" w:type="dxa"/>
          </w:tblCellMar>
        </w:tblPrEx>
        <w:tc>
          <w:tcPr>
            <w:tcW w:w="3052" w:type="dxa"/>
          </w:tcPr>
          <w:p w14:paraId="6811D07D">
            <w:pPr>
              <w:tabs>
                <w:tab w:val="left" w:pos="4000"/>
                <w:tab w:val="left" w:pos="4360"/>
              </w:tabs>
              <w:kinsoku w:val="0"/>
              <w:autoSpaceDE w:val="0"/>
              <w:autoSpaceDN w:val="0"/>
              <w:adjustRightInd w:val="0"/>
              <w:rPr>
                <w:kern w:val="0"/>
                <w:sz w:val="24"/>
              </w:rPr>
            </w:pPr>
            <w:r>
              <w:rPr>
                <w:rFonts w:hint="eastAsia"/>
                <w:kern w:val="0"/>
                <w:sz w:val="24"/>
              </w:rPr>
              <w:t>BSFC</w:t>
            </w:r>
            <w:r>
              <w:rPr>
                <w:kern w:val="0"/>
                <w:sz w:val="24"/>
              </w:rPr>
              <w:t xml:space="preserve"> </w:t>
            </w:r>
          </w:p>
        </w:tc>
        <w:tc>
          <w:tcPr>
            <w:tcW w:w="421" w:type="dxa"/>
          </w:tcPr>
          <w:p w14:paraId="519FD9FE">
            <w:pPr>
              <w:tabs>
                <w:tab w:val="left" w:pos="4000"/>
                <w:tab w:val="left" w:pos="4360"/>
              </w:tabs>
              <w:kinsoku w:val="0"/>
              <w:autoSpaceDE w:val="0"/>
              <w:autoSpaceDN w:val="0"/>
              <w:adjustRightInd w:val="0"/>
              <w:rPr>
                <w:kern w:val="0"/>
                <w:sz w:val="24"/>
              </w:rPr>
            </w:pPr>
            <w:r>
              <w:rPr>
                <w:kern w:val="0"/>
                <w:sz w:val="24"/>
              </w:rPr>
              <w:t>:</w:t>
            </w:r>
          </w:p>
        </w:tc>
        <w:tc>
          <w:tcPr>
            <w:tcW w:w="5422" w:type="dxa"/>
          </w:tcPr>
          <w:p w14:paraId="120994E9">
            <w:pPr>
              <w:tabs>
                <w:tab w:val="left" w:pos="4000"/>
                <w:tab w:val="left" w:pos="4360"/>
              </w:tabs>
              <w:kinsoku w:val="0"/>
              <w:autoSpaceDE w:val="0"/>
              <w:autoSpaceDN w:val="0"/>
              <w:adjustRightInd w:val="0"/>
              <w:jc w:val="left"/>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Abt. 1</w:t>
            </w:r>
            <w:r>
              <w:rPr>
                <w:rFonts w:hint="eastAsia"/>
                <w:color w:val="000000" w:themeColor="text1"/>
                <w:kern w:val="0"/>
                <w:sz w:val="24"/>
                <w14:textFill>
                  <w14:solidFill>
                    <w14:schemeClr w14:val="tx1"/>
                  </w14:solidFill>
                </w14:textFill>
              </w:rPr>
              <w:t>59</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0</w:t>
            </w:r>
            <w:r>
              <w:rPr>
                <w:color w:val="000000" w:themeColor="text1"/>
                <w:kern w:val="0"/>
                <w:sz w:val="24"/>
                <w14:textFill>
                  <w14:solidFill>
                    <w14:schemeClr w14:val="tx1"/>
                  </w14:solidFill>
                </w14:textFill>
              </w:rPr>
              <w:t xml:space="preserve"> g/kW.h +5% at CSR based on the use of a fuel oil with lower calorific value of 42,</w:t>
            </w:r>
            <w:r>
              <w:rPr>
                <w:rFonts w:hint="eastAsia"/>
                <w:color w:val="000000" w:themeColor="text1"/>
                <w:kern w:val="0"/>
                <w:sz w:val="24"/>
                <w14:textFill>
                  <w14:solidFill>
                    <w14:schemeClr w14:val="tx1"/>
                  </w14:solidFill>
                </w14:textFill>
              </w:rPr>
              <w:t>700</w:t>
            </w:r>
            <w:r>
              <w:rPr>
                <w:color w:val="000000" w:themeColor="text1"/>
                <w:kern w:val="0"/>
                <w:sz w:val="24"/>
                <w14:textFill>
                  <w14:solidFill>
                    <w14:schemeClr w14:val="tx1"/>
                  </w14:solidFill>
                </w14:textFill>
              </w:rPr>
              <w:t xml:space="preserve"> kJ/kg at </w:t>
            </w:r>
            <w:r>
              <w:rPr>
                <w:rFonts w:hint="eastAsia"/>
                <w:color w:val="000000" w:themeColor="text1"/>
                <w:kern w:val="0"/>
                <w:sz w:val="24"/>
                <w14:textFill>
                  <w14:solidFill>
                    <w14:schemeClr w14:val="tx1"/>
                  </w14:solidFill>
                </w14:textFill>
              </w:rPr>
              <w:t xml:space="preserve">shop test under </w:t>
            </w:r>
            <w:r>
              <w:rPr>
                <w:color w:val="000000" w:themeColor="text1"/>
                <w:kern w:val="0"/>
                <w:sz w:val="24"/>
                <w14:textFill>
                  <w14:solidFill>
                    <w14:schemeClr w14:val="tx1"/>
                  </w14:solidFill>
                </w14:textFill>
              </w:rPr>
              <w:t>ISO ambient condition at Tier II mode</w:t>
            </w:r>
            <w:r>
              <w:rPr>
                <w:rFonts w:hint="eastAsia"/>
                <w:color w:val="000000" w:themeColor="text1"/>
                <w:kern w:val="0"/>
                <w:sz w:val="24"/>
                <w14:textFill>
                  <w14:solidFill>
                    <w14:schemeClr w14:val="tx1"/>
                  </w14:solidFill>
                </w14:textFill>
              </w:rPr>
              <w:t>(ME back pressure max. 60mbar) at shop test</w:t>
            </w:r>
            <w:r>
              <w:rPr>
                <w:color w:val="000000" w:themeColor="text1"/>
                <w:kern w:val="0"/>
                <w:sz w:val="24"/>
                <w14:textFill>
                  <w14:solidFill>
                    <w14:schemeClr w14:val="tx1"/>
                  </w14:solidFill>
                </w14:textFill>
              </w:rPr>
              <w:t>.</w:t>
            </w:r>
          </w:p>
        </w:tc>
      </w:tr>
      <w:tr w14:paraId="4B618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2" w:type="dxa"/>
            <w:tcBorders>
              <w:top w:val="nil"/>
              <w:left w:val="nil"/>
              <w:bottom w:val="nil"/>
              <w:right w:val="nil"/>
            </w:tcBorders>
          </w:tcPr>
          <w:p w14:paraId="253AB78E">
            <w:pPr>
              <w:tabs>
                <w:tab w:val="left" w:pos="4000"/>
                <w:tab w:val="left" w:pos="4360"/>
              </w:tabs>
              <w:kinsoku w:val="0"/>
              <w:autoSpaceDE w:val="0"/>
              <w:autoSpaceDN w:val="0"/>
              <w:adjustRightInd w:val="0"/>
              <w:rPr>
                <w:kern w:val="0"/>
                <w:sz w:val="24"/>
              </w:rPr>
            </w:pPr>
            <w:r>
              <w:rPr>
                <w:kern w:val="0"/>
                <w:sz w:val="24"/>
              </w:rPr>
              <w:t>Cooling type</w:t>
            </w:r>
          </w:p>
        </w:tc>
        <w:tc>
          <w:tcPr>
            <w:tcW w:w="421" w:type="dxa"/>
            <w:tcBorders>
              <w:top w:val="nil"/>
              <w:left w:val="nil"/>
              <w:bottom w:val="nil"/>
              <w:right w:val="nil"/>
            </w:tcBorders>
          </w:tcPr>
          <w:p w14:paraId="57FE9C5C">
            <w:pPr>
              <w:tabs>
                <w:tab w:val="left" w:pos="4000"/>
                <w:tab w:val="left" w:pos="4360"/>
              </w:tabs>
              <w:kinsoku w:val="0"/>
              <w:autoSpaceDE w:val="0"/>
              <w:autoSpaceDN w:val="0"/>
              <w:adjustRightInd w:val="0"/>
              <w:rPr>
                <w:kern w:val="0"/>
                <w:sz w:val="24"/>
              </w:rPr>
            </w:pPr>
            <w:r>
              <w:rPr>
                <w:kern w:val="0"/>
                <w:sz w:val="24"/>
              </w:rPr>
              <w:t>:</w:t>
            </w:r>
          </w:p>
        </w:tc>
        <w:tc>
          <w:tcPr>
            <w:tcW w:w="5422" w:type="dxa"/>
            <w:tcBorders>
              <w:top w:val="nil"/>
              <w:left w:val="nil"/>
              <w:bottom w:val="nil"/>
              <w:right w:val="nil"/>
            </w:tcBorders>
          </w:tcPr>
          <w:p w14:paraId="4B517B28">
            <w:pPr>
              <w:tabs>
                <w:tab w:val="left" w:pos="4000"/>
                <w:tab w:val="left" w:pos="4360"/>
              </w:tabs>
              <w:kinsoku w:val="0"/>
              <w:autoSpaceDE w:val="0"/>
              <w:autoSpaceDN w:val="0"/>
              <w:adjustRightInd w:val="0"/>
              <w:rPr>
                <w:kern w:val="0"/>
                <w:sz w:val="24"/>
              </w:rPr>
            </w:pPr>
            <w:r>
              <w:rPr>
                <w:kern w:val="0"/>
                <w:sz w:val="24"/>
              </w:rPr>
              <w:t>Central fresh water cooling</w:t>
            </w:r>
          </w:p>
        </w:tc>
      </w:tr>
      <w:tr w14:paraId="1E64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2" w:type="dxa"/>
            <w:tcBorders>
              <w:top w:val="nil"/>
              <w:left w:val="nil"/>
              <w:bottom w:val="nil"/>
              <w:right w:val="nil"/>
            </w:tcBorders>
          </w:tcPr>
          <w:p w14:paraId="1363118F">
            <w:pPr>
              <w:tabs>
                <w:tab w:val="left" w:pos="4000"/>
                <w:tab w:val="left" w:pos="4360"/>
              </w:tabs>
              <w:kinsoku w:val="0"/>
              <w:autoSpaceDE w:val="0"/>
              <w:autoSpaceDN w:val="0"/>
              <w:adjustRightInd w:val="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Fuel</w:t>
            </w:r>
          </w:p>
        </w:tc>
        <w:tc>
          <w:tcPr>
            <w:tcW w:w="421" w:type="dxa"/>
            <w:tcBorders>
              <w:top w:val="nil"/>
              <w:left w:val="nil"/>
              <w:bottom w:val="nil"/>
              <w:right w:val="nil"/>
            </w:tcBorders>
          </w:tcPr>
          <w:p w14:paraId="48D6E5E9">
            <w:pPr>
              <w:tabs>
                <w:tab w:val="left" w:pos="4000"/>
                <w:tab w:val="left" w:pos="4360"/>
              </w:tabs>
              <w:kinsoku w:val="0"/>
              <w:autoSpaceDE w:val="0"/>
              <w:autoSpaceDN w:val="0"/>
              <w:adjustRightInd w:val="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t>
            </w:r>
          </w:p>
        </w:tc>
        <w:tc>
          <w:tcPr>
            <w:tcW w:w="5422" w:type="dxa"/>
            <w:tcBorders>
              <w:top w:val="nil"/>
              <w:left w:val="nil"/>
              <w:bottom w:val="nil"/>
              <w:right w:val="nil"/>
            </w:tcBorders>
          </w:tcPr>
          <w:p w14:paraId="519B9969">
            <w:pPr>
              <w:tabs>
                <w:tab w:val="left" w:pos="4000"/>
                <w:tab w:val="left" w:pos="4360"/>
              </w:tabs>
              <w:kinsoku w:val="0"/>
              <w:autoSpaceDE w:val="0"/>
              <w:autoSpaceDN w:val="0"/>
              <w:adjustRightInd w:val="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HFO,LSHFO</w:t>
            </w:r>
            <w:r>
              <w:rPr>
                <w:rFonts w:hint="eastAsia"/>
                <w:color w:val="000000" w:themeColor="text1"/>
                <w:kern w:val="0"/>
                <w:sz w:val="24"/>
                <w14:textFill>
                  <w14:solidFill>
                    <w14:schemeClr w14:val="tx1"/>
                  </w14:solidFill>
                </w14:textFill>
              </w:rPr>
              <w:t>/ULSFO,</w:t>
            </w:r>
            <w:r>
              <w:rPr>
                <w:color w:val="000000" w:themeColor="text1"/>
                <w:kern w:val="0"/>
                <w:sz w:val="24"/>
                <w14:textFill>
                  <w14:solidFill>
                    <w14:schemeClr w14:val="tx1"/>
                  </w14:solidFill>
                </w14:textFill>
              </w:rPr>
              <w:t>MGO</w:t>
            </w:r>
          </w:p>
        </w:tc>
      </w:tr>
    </w:tbl>
    <w:p w14:paraId="402C1096">
      <w:pPr>
        <w:pStyle w:val="4"/>
      </w:pPr>
      <w:bookmarkStart w:id="346" w:name="_Toc50572586"/>
      <w:r>
        <w:rPr>
          <w:rFonts w:hint="eastAsia"/>
        </w:rPr>
        <w:t>6.2.3</w:t>
      </w:r>
      <w:r>
        <w:tab/>
      </w:r>
      <w:r>
        <w:t>SHAFTING AND PROPELLER</w:t>
      </w:r>
      <w:bookmarkEnd w:id="346"/>
    </w:p>
    <w:tbl>
      <w:tblPr>
        <w:tblStyle w:val="40"/>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5"/>
        <w:gridCol w:w="264"/>
        <w:gridCol w:w="4284"/>
      </w:tblGrid>
      <w:tr w14:paraId="2BE5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5" w:type="dxa"/>
            <w:tcBorders>
              <w:top w:val="nil"/>
              <w:left w:val="nil"/>
              <w:bottom w:val="nil"/>
              <w:right w:val="nil"/>
            </w:tcBorders>
          </w:tcPr>
          <w:p w14:paraId="1533FD92">
            <w:pPr>
              <w:tabs>
                <w:tab w:val="left" w:pos="1026"/>
                <w:tab w:val="left" w:pos="4000"/>
                <w:tab w:val="left" w:pos="4360"/>
              </w:tabs>
              <w:kinsoku w:val="0"/>
              <w:autoSpaceDE w:val="0"/>
              <w:autoSpaceDN w:val="0"/>
              <w:adjustRightInd w:val="0"/>
              <w:rPr>
                <w:kern w:val="0"/>
                <w:sz w:val="24"/>
              </w:rPr>
            </w:pPr>
            <w:r>
              <w:rPr>
                <w:kern w:val="0"/>
                <w:sz w:val="24"/>
              </w:rPr>
              <w:t>One (1)</w:t>
            </w:r>
            <w:r>
              <w:rPr>
                <w:kern w:val="0"/>
                <w:sz w:val="24"/>
              </w:rPr>
              <w:tab/>
            </w:r>
            <w:r>
              <w:rPr>
                <w:kern w:val="0"/>
                <w:sz w:val="24"/>
              </w:rPr>
              <w:t>-Intermediate shaft</w:t>
            </w:r>
          </w:p>
          <w:p w14:paraId="1E23DD8E">
            <w:pPr>
              <w:tabs>
                <w:tab w:val="left" w:pos="1026"/>
                <w:tab w:val="left" w:pos="4000"/>
                <w:tab w:val="left" w:pos="4360"/>
              </w:tabs>
              <w:kinsoku w:val="0"/>
              <w:autoSpaceDE w:val="0"/>
              <w:autoSpaceDN w:val="0"/>
              <w:adjustRightInd w:val="0"/>
              <w:rPr>
                <w:kern w:val="0"/>
                <w:sz w:val="24"/>
              </w:rPr>
            </w:pPr>
            <w:r>
              <w:rPr>
                <w:kern w:val="0"/>
                <w:sz w:val="24"/>
              </w:rPr>
              <w:tab/>
            </w:r>
            <w:r>
              <w:rPr>
                <w:kern w:val="0"/>
                <w:sz w:val="24"/>
              </w:rPr>
              <w:t>Material:</w:t>
            </w:r>
          </w:p>
          <w:p w14:paraId="69B1C76B">
            <w:pPr>
              <w:tabs>
                <w:tab w:val="left" w:pos="1026"/>
                <w:tab w:val="left" w:pos="4000"/>
                <w:tab w:val="left" w:pos="4360"/>
              </w:tabs>
              <w:kinsoku w:val="0"/>
              <w:autoSpaceDE w:val="0"/>
              <w:autoSpaceDN w:val="0"/>
              <w:adjustRightInd w:val="0"/>
              <w:rPr>
                <w:kern w:val="0"/>
                <w:sz w:val="24"/>
              </w:rPr>
            </w:pPr>
            <w:r>
              <w:rPr>
                <w:kern w:val="0"/>
                <w:sz w:val="24"/>
              </w:rPr>
              <w:tab/>
            </w:r>
            <w:r>
              <w:rPr>
                <w:kern w:val="0"/>
                <w:sz w:val="24"/>
              </w:rPr>
              <w:t>Diameter:</w:t>
            </w:r>
          </w:p>
        </w:tc>
        <w:tc>
          <w:tcPr>
            <w:tcW w:w="281" w:type="dxa"/>
            <w:tcBorders>
              <w:top w:val="nil"/>
              <w:left w:val="nil"/>
              <w:bottom w:val="nil"/>
              <w:right w:val="nil"/>
            </w:tcBorders>
          </w:tcPr>
          <w:p w14:paraId="745742C9">
            <w:pPr>
              <w:tabs>
                <w:tab w:val="left" w:pos="4000"/>
                <w:tab w:val="left" w:pos="4360"/>
              </w:tabs>
              <w:kinsoku w:val="0"/>
              <w:autoSpaceDE w:val="0"/>
              <w:autoSpaceDN w:val="0"/>
              <w:adjustRightInd w:val="0"/>
              <w:rPr>
                <w:kern w:val="0"/>
                <w:sz w:val="24"/>
              </w:rPr>
            </w:pPr>
          </w:p>
        </w:tc>
        <w:tc>
          <w:tcPr>
            <w:tcW w:w="5399" w:type="dxa"/>
            <w:tcBorders>
              <w:top w:val="nil"/>
              <w:left w:val="nil"/>
              <w:bottom w:val="nil"/>
              <w:right w:val="nil"/>
            </w:tcBorders>
          </w:tcPr>
          <w:p w14:paraId="6F7375A6">
            <w:pPr>
              <w:tabs>
                <w:tab w:val="left" w:pos="4000"/>
                <w:tab w:val="left" w:pos="4360"/>
              </w:tabs>
              <w:kinsoku w:val="0"/>
              <w:autoSpaceDE w:val="0"/>
              <w:autoSpaceDN w:val="0"/>
              <w:adjustRightInd w:val="0"/>
              <w:rPr>
                <w:kern w:val="0"/>
                <w:sz w:val="24"/>
              </w:rPr>
            </w:pPr>
          </w:p>
          <w:p w14:paraId="4C797DB4">
            <w:pPr>
              <w:tabs>
                <w:tab w:val="left" w:pos="4000"/>
                <w:tab w:val="left" w:pos="4360"/>
              </w:tabs>
              <w:kinsoku w:val="0"/>
              <w:autoSpaceDE w:val="0"/>
              <w:autoSpaceDN w:val="0"/>
              <w:adjustRightInd w:val="0"/>
              <w:rPr>
                <w:kern w:val="0"/>
                <w:sz w:val="24"/>
              </w:rPr>
            </w:pPr>
            <w:r>
              <w:rPr>
                <w:kern w:val="0"/>
                <w:sz w:val="24"/>
              </w:rPr>
              <w:t>Forged steel</w:t>
            </w:r>
          </w:p>
          <w:p w14:paraId="1EFC16B3">
            <w:pPr>
              <w:tabs>
                <w:tab w:val="left" w:pos="4000"/>
                <w:tab w:val="left" w:pos="4360"/>
              </w:tabs>
              <w:kinsoku w:val="0"/>
              <w:autoSpaceDE w:val="0"/>
              <w:autoSpaceDN w:val="0"/>
              <w:adjustRightInd w:val="0"/>
              <w:jc w:val="left"/>
              <w:rPr>
                <w:kern w:val="0"/>
                <w:sz w:val="24"/>
              </w:rPr>
            </w:pPr>
            <w:r>
              <w:rPr>
                <w:kern w:val="0"/>
                <w:sz w:val="24"/>
              </w:rPr>
              <w:t>Abt. 3mm above the Classification Society Rules, subject to torsion vibration calculation, and bearing part to be of 5mm over size with at least 15 mm beyond the ends of bearing.</w:t>
            </w:r>
          </w:p>
          <w:p w14:paraId="148FFC1D">
            <w:pPr>
              <w:tabs>
                <w:tab w:val="left" w:pos="4000"/>
                <w:tab w:val="left" w:pos="4360"/>
              </w:tabs>
              <w:kinsoku w:val="0"/>
              <w:autoSpaceDE w:val="0"/>
              <w:autoSpaceDN w:val="0"/>
              <w:adjustRightInd w:val="0"/>
              <w:rPr>
                <w:kern w:val="0"/>
                <w:sz w:val="24"/>
              </w:rPr>
            </w:pPr>
          </w:p>
        </w:tc>
      </w:tr>
      <w:tr w14:paraId="6B6B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5" w:type="dxa"/>
            <w:tcBorders>
              <w:top w:val="nil"/>
              <w:left w:val="nil"/>
              <w:bottom w:val="nil"/>
              <w:right w:val="nil"/>
            </w:tcBorders>
          </w:tcPr>
          <w:p w14:paraId="04750F21">
            <w:pPr>
              <w:tabs>
                <w:tab w:val="left" w:pos="1026"/>
                <w:tab w:val="left" w:pos="4000"/>
                <w:tab w:val="left" w:pos="4360"/>
              </w:tabs>
              <w:kinsoku w:val="0"/>
              <w:autoSpaceDE w:val="0"/>
              <w:autoSpaceDN w:val="0"/>
              <w:adjustRightInd w:val="0"/>
              <w:rPr>
                <w:kern w:val="0"/>
                <w:sz w:val="24"/>
              </w:rPr>
            </w:pPr>
            <w:r>
              <w:rPr>
                <w:kern w:val="0"/>
                <w:sz w:val="24"/>
              </w:rPr>
              <w:t>One (1)</w:t>
            </w:r>
            <w:r>
              <w:rPr>
                <w:kern w:val="0"/>
                <w:sz w:val="24"/>
              </w:rPr>
              <w:tab/>
            </w:r>
            <w:r>
              <w:rPr>
                <w:kern w:val="0"/>
                <w:sz w:val="24"/>
              </w:rPr>
              <w:t>-Propeller shaft</w:t>
            </w:r>
          </w:p>
          <w:p w14:paraId="4C726BF5">
            <w:pPr>
              <w:tabs>
                <w:tab w:val="left" w:pos="1026"/>
                <w:tab w:val="left" w:pos="4000"/>
                <w:tab w:val="left" w:pos="4360"/>
              </w:tabs>
              <w:kinsoku w:val="0"/>
              <w:autoSpaceDE w:val="0"/>
              <w:autoSpaceDN w:val="0"/>
              <w:adjustRightInd w:val="0"/>
              <w:rPr>
                <w:kern w:val="0"/>
                <w:sz w:val="24"/>
              </w:rPr>
            </w:pPr>
            <w:r>
              <w:rPr>
                <w:kern w:val="0"/>
                <w:sz w:val="24"/>
              </w:rPr>
              <w:tab/>
            </w:r>
            <w:r>
              <w:rPr>
                <w:kern w:val="0"/>
                <w:sz w:val="24"/>
              </w:rPr>
              <w:t>Material:</w:t>
            </w:r>
          </w:p>
          <w:p w14:paraId="247B15B7">
            <w:pPr>
              <w:tabs>
                <w:tab w:val="left" w:pos="1026"/>
                <w:tab w:val="left" w:pos="4000"/>
                <w:tab w:val="left" w:pos="4360"/>
              </w:tabs>
              <w:kinsoku w:val="0"/>
              <w:autoSpaceDE w:val="0"/>
              <w:autoSpaceDN w:val="0"/>
              <w:adjustRightInd w:val="0"/>
              <w:rPr>
                <w:kern w:val="0"/>
                <w:sz w:val="24"/>
              </w:rPr>
            </w:pPr>
            <w:r>
              <w:rPr>
                <w:kern w:val="0"/>
                <w:sz w:val="24"/>
              </w:rPr>
              <w:tab/>
            </w:r>
            <w:r>
              <w:rPr>
                <w:kern w:val="0"/>
                <w:sz w:val="24"/>
              </w:rPr>
              <w:t>Diameter:</w:t>
            </w:r>
          </w:p>
        </w:tc>
        <w:tc>
          <w:tcPr>
            <w:tcW w:w="281" w:type="dxa"/>
            <w:tcBorders>
              <w:top w:val="nil"/>
              <w:left w:val="nil"/>
              <w:bottom w:val="nil"/>
              <w:right w:val="nil"/>
            </w:tcBorders>
          </w:tcPr>
          <w:p w14:paraId="39EA459A">
            <w:pPr>
              <w:tabs>
                <w:tab w:val="left" w:pos="4000"/>
                <w:tab w:val="left" w:pos="4360"/>
              </w:tabs>
              <w:kinsoku w:val="0"/>
              <w:autoSpaceDE w:val="0"/>
              <w:autoSpaceDN w:val="0"/>
              <w:adjustRightInd w:val="0"/>
              <w:rPr>
                <w:kern w:val="0"/>
                <w:sz w:val="24"/>
              </w:rPr>
            </w:pPr>
          </w:p>
        </w:tc>
        <w:tc>
          <w:tcPr>
            <w:tcW w:w="5399" w:type="dxa"/>
            <w:tcBorders>
              <w:top w:val="nil"/>
              <w:left w:val="nil"/>
              <w:bottom w:val="nil"/>
              <w:right w:val="nil"/>
            </w:tcBorders>
          </w:tcPr>
          <w:p w14:paraId="722C2448">
            <w:pPr>
              <w:tabs>
                <w:tab w:val="left" w:pos="4000"/>
                <w:tab w:val="left" w:pos="4360"/>
              </w:tabs>
              <w:kinsoku w:val="0"/>
              <w:autoSpaceDE w:val="0"/>
              <w:autoSpaceDN w:val="0"/>
              <w:adjustRightInd w:val="0"/>
              <w:rPr>
                <w:kern w:val="0"/>
                <w:sz w:val="24"/>
              </w:rPr>
            </w:pPr>
          </w:p>
          <w:p w14:paraId="7C0F7C9E">
            <w:pPr>
              <w:tabs>
                <w:tab w:val="left" w:pos="4000"/>
                <w:tab w:val="left" w:pos="4360"/>
              </w:tabs>
              <w:kinsoku w:val="0"/>
              <w:autoSpaceDE w:val="0"/>
              <w:autoSpaceDN w:val="0"/>
              <w:adjustRightInd w:val="0"/>
              <w:rPr>
                <w:kern w:val="0"/>
                <w:sz w:val="24"/>
              </w:rPr>
            </w:pPr>
            <w:r>
              <w:rPr>
                <w:kern w:val="0"/>
                <w:sz w:val="24"/>
              </w:rPr>
              <w:t>Forged steel with integral flange at fore end.</w:t>
            </w:r>
          </w:p>
          <w:p w14:paraId="134EB18C">
            <w:pPr>
              <w:tabs>
                <w:tab w:val="left" w:pos="4000"/>
                <w:tab w:val="left" w:pos="4360"/>
              </w:tabs>
              <w:kinsoku w:val="0"/>
              <w:autoSpaceDE w:val="0"/>
              <w:autoSpaceDN w:val="0"/>
              <w:adjustRightInd w:val="0"/>
              <w:rPr>
                <w:kern w:val="0"/>
                <w:sz w:val="24"/>
              </w:rPr>
            </w:pPr>
            <w:r>
              <w:rPr>
                <w:kern w:val="0"/>
                <w:sz w:val="24"/>
              </w:rPr>
              <w:t>Abt. 5 mm above the Classification Society Rules, subject to torsion vibration calculation</w:t>
            </w:r>
          </w:p>
          <w:p w14:paraId="520113C0">
            <w:pPr>
              <w:tabs>
                <w:tab w:val="left" w:pos="4000"/>
                <w:tab w:val="left" w:pos="4360"/>
              </w:tabs>
              <w:kinsoku w:val="0"/>
              <w:autoSpaceDE w:val="0"/>
              <w:autoSpaceDN w:val="0"/>
              <w:adjustRightInd w:val="0"/>
              <w:rPr>
                <w:kern w:val="0"/>
                <w:sz w:val="24"/>
              </w:rPr>
            </w:pPr>
          </w:p>
        </w:tc>
      </w:tr>
      <w:tr w14:paraId="50A8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5" w:type="dxa"/>
            <w:tcBorders>
              <w:top w:val="nil"/>
              <w:left w:val="nil"/>
              <w:bottom w:val="nil"/>
              <w:right w:val="nil"/>
            </w:tcBorders>
          </w:tcPr>
          <w:p w14:paraId="202DC9C1">
            <w:pPr>
              <w:tabs>
                <w:tab w:val="left" w:pos="1026"/>
                <w:tab w:val="left" w:pos="4000"/>
                <w:tab w:val="left" w:pos="4360"/>
              </w:tabs>
              <w:kinsoku w:val="0"/>
              <w:autoSpaceDE w:val="0"/>
              <w:autoSpaceDN w:val="0"/>
              <w:adjustRightInd w:val="0"/>
              <w:ind w:left="1166" w:hanging="1166" w:hangingChars="486"/>
              <w:rPr>
                <w:kern w:val="0"/>
                <w:sz w:val="24"/>
              </w:rPr>
            </w:pPr>
            <w:r>
              <w:rPr>
                <w:kern w:val="0"/>
                <w:sz w:val="24"/>
              </w:rPr>
              <w:t>One (1)</w:t>
            </w:r>
            <w:r>
              <w:rPr>
                <w:kern w:val="0"/>
                <w:sz w:val="24"/>
              </w:rPr>
              <w:tab/>
            </w:r>
            <w:r>
              <w:rPr>
                <w:kern w:val="0"/>
                <w:sz w:val="24"/>
              </w:rPr>
              <w:t>-</w:t>
            </w:r>
            <w:r>
              <w:rPr>
                <w:rFonts w:hint="eastAsia"/>
                <w:kern w:val="0"/>
                <w:sz w:val="24"/>
              </w:rPr>
              <w:t xml:space="preserve"> </w:t>
            </w:r>
            <w:r>
              <w:rPr>
                <w:kern w:val="0"/>
                <w:sz w:val="24"/>
              </w:rPr>
              <w:t>Intermediate shaft</w:t>
            </w:r>
            <w:r>
              <w:rPr>
                <w:rFonts w:hint="eastAsia"/>
                <w:kern w:val="0"/>
                <w:sz w:val="24"/>
              </w:rPr>
              <w:t xml:space="preserve"> b</w:t>
            </w:r>
            <w:r>
              <w:rPr>
                <w:kern w:val="0"/>
                <w:sz w:val="24"/>
              </w:rPr>
              <w:t>earing</w:t>
            </w:r>
          </w:p>
        </w:tc>
        <w:tc>
          <w:tcPr>
            <w:tcW w:w="281" w:type="dxa"/>
            <w:tcBorders>
              <w:top w:val="nil"/>
              <w:left w:val="nil"/>
              <w:bottom w:val="nil"/>
              <w:right w:val="nil"/>
            </w:tcBorders>
          </w:tcPr>
          <w:p w14:paraId="07E22A5E">
            <w:pPr>
              <w:keepNext/>
              <w:keepLines/>
              <w:tabs>
                <w:tab w:val="left" w:pos="993"/>
                <w:tab w:val="left" w:pos="4000"/>
                <w:tab w:val="left" w:pos="4360"/>
              </w:tabs>
              <w:kinsoku w:val="0"/>
              <w:overflowPunct w:val="0"/>
              <w:autoSpaceDE w:val="0"/>
              <w:autoSpaceDN w:val="0"/>
              <w:adjustRightInd w:val="0"/>
              <w:spacing w:before="240" w:after="240"/>
              <w:textAlignment w:val="baseline"/>
              <w:outlineLvl w:val="2"/>
              <w:rPr>
                <w:kern w:val="0"/>
                <w:sz w:val="24"/>
              </w:rPr>
            </w:pPr>
          </w:p>
        </w:tc>
        <w:tc>
          <w:tcPr>
            <w:tcW w:w="5399" w:type="dxa"/>
            <w:tcBorders>
              <w:top w:val="nil"/>
              <w:left w:val="nil"/>
              <w:bottom w:val="nil"/>
              <w:right w:val="nil"/>
            </w:tcBorders>
          </w:tcPr>
          <w:p w14:paraId="276D7C24">
            <w:pPr>
              <w:tabs>
                <w:tab w:val="left" w:pos="4000"/>
                <w:tab w:val="left" w:pos="4360"/>
              </w:tabs>
              <w:kinsoku w:val="0"/>
              <w:autoSpaceDE w:val="0"/>
              <w:autoSpaceDN w:val="0"/>
              <w:adjustRightInd w:val="0"/>
              <w:jc w:val="left"/>
              <w:rPr>
                <w:kern w:val="0"/>
                <w:sz w:val="24"/>
              </w:rPr>
            </w:pPr>
            <w:r>
              <w:rPr>
                <w:kern w:val="0"/>
                <w:sz w:val="24"/>
              </w:rPr>
              <w:t>Cast iron or cast steel construction with removable steel half shells (upper and lower part) lined with white metal.</w:t>
            </w:r>
          </w:p>
          <w:p w14:paraId="2CB2C9BD">
            <w:pPr>
              <w:tabs>
                <w:tab w:val="left" w:pos="4000"/>
                <w:tab w:val="left" w:pos="4360"/>
              </w:tabs>
              <w:kinsoku w:val="0"/>
              <w:autoSpaceDE w:val="0"/>
              <w:autoSpaceDN w:val="0"/>
              <w:adjustRightInd w:val="0"/>
              <w:rPr>
                <w:kern w:val="0"/>
                <w:sz w:val="24"/>
              </w:rPr>
            </w:pPr>
            <w:r>
              <w:rPr>
                <w:kern w:val="0"/>
                <w:sz w:val="24"/>
              </w:rPr>
              <w:t>(Number may be adjusted as the result of shafting line alignment calculation.)</w:t>
            </w:r>
          </w:p>
          <w:p w14:paraId="45EBE929">
            <w:pPr>
              <w:tabs>
                <w:tab w:val="left" w:pos="4000"/>
                <w:tab w:val="left" w:pos="4360"/>
              </w:tabs>
              <w:kinsoku w:val="0"/>
              <w:autoSpaceDE w:val="0"/>
              <w:autoSpaceDN w:val="0"/>
              <w:adjustRightInd w:val="0"/>
              <w:rPr>
                <w:kern w:val="0"/>
                <w:sz w:val="24"/>
              </w:rPr>
            </w:pPr>
          </w:p>
        </w:tc>
      </w:tr>
      <w:tr w14:paraId="78938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5" w:type="dxa"/>
            <w:tcBorders>
              <w:top w:val="nil"/>
              <w:left w:val="nil"/>
              <w:bottom w:val="nil"/>
              <w:right w:val="nil"/>
            </w:tcBorders>
          </w:tcPr>
          <w:p w14:paraId="078B596F">
            <w:pPr>
              <w:tabs>
                <w:tab w:val="left" w:pos="1026"/>
                <w:tab w:val="left" w:pos="4000"/>
                <w:tab w:val="left" w:pos="4360"/>
              </w:tabs>
              <w:kinsoku w:val="0"/>
              <w:autoSpaceDE w:val="0"/>
              <w:autoSpaceDN w:val="0"/>
              <w:adjustRightInd w:val="0"/>
              <w:ind w:left="1166" w:hanging="1166" w:hangingChars="486"/>
              <w:jc w:val="left"/>
              <w:rPr>
                <w:kern w:val="0"/>
                <w:sz w:val="24"/>
              </w:rPr>
            </w:pPr>
            <w:r>
              <w:rPr>
                <w:kern w:val="0"/>
                <w:sz w:val="24"/>
              </w:rPr>
              <w:t>One (1)</w:t>
            </w:r>
            <w:r>
              <w:rPr>
                <w:kern w:val="0"/>
                <w:sz w:val="24"/>
              </w:rPr>
              <w:tab/>
            </w:r>
            <w:r>
              <w:rPr>
                <w:kern w:val="0"/>
                <w:sz w:val="24"/>
              </w:rPr>
              <w:t>-Stern tube</w:t>
            </w:r>
            <w:r>
              <w:rPr>
                <w:rFonts w:hint="eastAsia"/>
                <w:kern w:val="0"/>
                <w:sz w:val="24"/>
              </w:rPr>
              <w:t xml:space="preserve"> </w:t>
            </w:r>
            <w:r>
              <w:rPr>
                <w:kern w:val="0"/>
                <w:sz w:val="24"/>
              </w:rPr>
              <w:t>assembly</w:t>
            </w:r>
          </w:p>
        </w:tc>
        <w:tc>
          <w:tcPr>
            <w:tcW w:w="281" w:type="dxa"/>
            <w:tcBorders>
              <w:top w:val="nil"/>
              <w:left w:val="nil"/>
              <w:bottom w:val="nil"/>
              <w:right w:val="nil"/>
            </w:tcBorders>
          </w:tcPr>
          <w:p w14:paraId="2D6A4F89">
            <w:pPr>
              <w:tabs>
                <w:tab w:val="left" w:pos="4000"/>
                <w:tab w:val="left" w:pos="4360"/>
              </w:tabs>
              <w:kinsoku w:val="0"/>
              <w:autoSpaceDE w:val="0"/>
              <w:autoSpaceDN w:val="0"/>
              <w:adjustRightInd w:val="0"/>
              <w:rPr>
                <w:kern w:val="0"/>
                <w:sz w:val="24"/>
              </w:rPr>
            </w:pPr>
          </w:p>
        </w:tc>
        <w:tc>
          <w:tcPr>
            <w:tcW w:w="5399" w:type="dxa"/>
            <w:tcBorders>
              <w:top w:val="nil"/>
              <w:left w:val="nil"/>
              <w:bottom w:val="nil"/>
              <w:right w:val="nil"/>
            </w:tcBorders>
          </w:tcPr>
          <w:p w14:paraId="424812FF">
            <w:pPr>
              <w:autoSpaceDE w:val="0"/>
              <w:autoSpaceDN w:val="0"/>
              <w:adjustRightInd w:val="0"/>
              <w:jc w:val="left"/>
              <w:rPr>
                <w:kern w:val="0"/>
                <w:sz w:val="24"/>
              </w:rPr>
            </w:pPr>
            <w:r>
              <w:rPr>
                <w:kern w:val="0"/>
                <w:sz w:val="24"/>
              </w:rPr>
              <w:t xml:space="preserve">The stern tube shall be of </w:t>
            </w:r>
            <w:r>
              <w:rPr>
                <w:rFonts w:hint="eastAsia"/>
                <w:kern w:val="0"/>
                <w:sz w:val="24"/>
              </w:rPr>
              <w:t>forge</w:t>
            </w:r>
            <w:r>
              <w:rPr>
                <w:kern w:val="0"/>
                <w:sz w:val="24"/>
              </w:rPr>
              <w:t xml:space="preserve"> steel combined with steel plate tube, to be installed on hull structure by</w:t>
            </w:r>
          </w:p>
          <w:p w14:paraId="33DE1169">
            <w:pPr>
              <w:tabs>
                <w:tab w:val="left" w:pos="4000"/>
                <w:tab w:val="left" w:pos="4360"/>
              </w:tabs>
              <w:kinsoku w:val="0"/>
              <w:autoSpaceDE w:val="0"/>
              <w:autoSpaceDN w:val="0"/>
              <w:adjustRightInd w:val="0"/>
              <w:rPr>
                <w:kern w:val="0"/>
                <w:sz w:val="24"/>
              </w:rPr>
            </w:pPr>
            <w:r>
              <w:rPr>
                <w:kern w:val="0"/>
                <w:sz w:val="24"/>
              </w:rPr>
              <w:t>epoxy resin.</w:t>
            </w:r>
          </w:p>
          <w:p w14:paraId="6D0DB0C0">
            <w:pPr>
              <w:tabs>
                <w:tab w:val="left" w:pos="4000"/>
                <w:tab w:val="left" w:pos="4360"/>
              </w:tabs>
              <w:kinsoku w:val="0"/>
              <w:autoSpaceDE w:val="0"/>
              <w:autoSpaceDN w:val="0"/>
              <w:adjustRightInd w:val="0"/>
              <w:rPr>
                <w:kern w:val="0"/>
                <w:sz w:val="24"/>
              </w:rPr>
            </w:pPr>
          </w:p>
        </w:tc>
      </w:tr>
      <w:tr w14:paraId="3321F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5" w:type="dxa"/>
            <w:tcBorders>
              <w:top w:val="nil"/>
              <w:left w:val="nil"/>
              <w:bottom w:val="nil"/>
              <w:right w:val="nil"/>
            </w:tcBorders>
          </w:tcPr>
          <w:p w14:paraId="448F3226">
            <w:pPr>
              <w:tabs>
                <w:tab w:val="left" w:pos="1026"/>
                <w:tab w:val="left" w:pos="4000"/>
                <w:tab w:val="left" w:pos="4360"/>
              </w:tabs>
              <w:kinsoku w:val="0"/>
              <w:autoSpaceDE w:val="0"/>
              <w:autoSpaceDN w:val="0"/>
              <w:adjustRightInd w:val="0"/>
              <w:rPr>
                <w:kern w:val="0"/>
                <w:sz w:val="24"/>
              </w:rPr>
            </w:pPr>
            <w:r>
              <w:rPr>
                <w:kern w:val="0"/>
                <w:sz w:val="24"/>
              </w:rPr>
              <w:t>One (1)</w:t>
            </w:r>
            <w:r>
              <w:rPr>
                <w:kern w:val="0"/>
                <w:sz w:val="24"/>
              </w:rPr>
              <w:tab/>
            </w:r>
            <w:r>
              <w:rPr>
                <w:kern w:val="0"/>
                <w:sz w:val="24"/>
              </w:rPr>
              <w:t>-Stern tube seal</w:t>
            </w:r>
          </w:p>
        </w:tc>
        <w:tc>
          <w:tcPr>
            <w:tcW w:w="281" w:type="dxa"/>
            <w:tcBorders>
              <w:top w:val="nil"/>
              <w:left w:val="nil"/>
              <w:bottom w:val="nil"/>
              <w:right w:val="nil"/>
            </w:tcBorders>
          </w:tcPr>
          <w:p w14:paraId="48B5971C">
            <w:pPr>
              <w:tabs>
                <w:tab w:val="left" w:pos="4000"/>
                <w:tab w:val="left" w:pos="4360"/>
              </w:tabs>
              <w:kinsoku w:val="0"/>
              <w:autoSpaceDE w:val="0"/>
              <w:autoSpaceDN w:val="0"/>
              <w:adjustRightInd w:val="0"/>
              <w:rPr>
                <w:kern w:val="0"/>
                <w:sz w:val="24"/>
              </w:rPr>
            </w:pPr>
          </w:p>
        </w:tc>
        <w:tc>
          <w:tcPr>
            <w:tcW w:w="5399" w:type="dxa"/>
            <w:tcBorders>
              <w:top w:val="nil"/>
              <w:left w:val="nil"/>
              <w:bottom w:val="nil"/>
              <w:right w:val="nil"/>
            </w:tcBorders>
          </w:tcPr>
          <w:p w14:paraId="622AB307">
            <w:pPr>
              <w:autoSpaceDE w:val="0"/>
              <w:autoSpaceDN w:val="0"/>
              <w:adjustRightInd w:val="0"/>
              <w:jc w:val="left"/>
              <w:rPr>
                <w:kern w:val="0"/>
                <w:sz w:val="24"/>
              </w:rPr>
            </w:pPr>
            <w:r>
              <w:rPr>
                <w:rFonts w:hint="eastAsia"/>
                <w:kern w:val="0"/>
                <w:sz w:val="24"/>
              </w:rPr>
              <w:t>O</w:t>
            </w:r>
            <w:r>
              <w:rPr>
                <w:kern w:val="0"/>
                <w:sz w:val="24"/>
              </w:rPr>
              <w:t>il seal at forward (two rings seal) and</w:t>
            </w:r>
            <w:r>
              <w:rPr>
                <w:rFonts w:hint="eastAsia"/>
                <w:kern w:val="0"/>
                <w:sz w:val="24"/>
              </w:rPr>
              <w:t xml:space="preserve"> </w:t>
            </w:r>
            <w:r>
              <w:rPr>
                <w:kern w:val="0"/>
                <w:sz w:val="24"/>
              </w:rPr>
              <w:t>air seal (four rings seal) for aft end with rope guard</w:t>
            </w:r>
            <w:r>
              <w:rPr>
                <w:rFonts w:hint="eastAsia"/>
                <w:kern w:val="0"/>
                <w:sz w:val="24"/>
              </w:rPr>
              <w:t xml:space="preserve"> </w:t>
            </w:r>
            <w:r>
              <w:rPr>
                <w:kern w:val="0"/>
                <w:sz w:val="24"/>
              </w:rPr>
              <w:t>and net cutter</w:t>
            </w:r>
            <w:r>
              <w:rPr>
                <w:rFonts w:hint="eastAsia"/>
                <w:kern w:val="0"/>
                <w:sz w:val="24"/>
              </w:rPr>
              <w:t xml:space="preserve"> .</w:t>
            </w:r>
          </w:p>
          <w:p w14:paraId="3F4A45FF">
            <w:pPr>
              <w:autoSpaceDE w:val="0"/>
              <w:autoSpaceDN w:val="0"/>
              <w:adjustRightInd w:val="0"/>
              <w:jc w:val="left"/>
              <w:rPr>
                <w:kern w:val="0"/>
                <w:sz w:val="24"/>
              </w:rPr>
            </w:pPr>
          </w:p>
          <w:p w14:paraId="30F3D85B">
            <w:pPr>
              <w:autoSpaceDE w:val="0"/>
              <w:autoSpaceDN w:val="0"/>
              <w:adjustRightInd w:val="0"/>
              <w:jc w:val="left"/>
              <w:rPr>
                <w:kern w:val="0"/>
                <w:sz w:val="24"/>
              </w:rPr>
            </w:pPr>
            <w:r>
              <w:rPr>
                <w:kern w:val="0"/>
                <w:sz w:val="24"/>
              </w:rPr>
              <w:t>A split spacer ring of aft seal to be fitted for purpose</w:t>
            </w:r>
          </w:p>
          <w:p w14:paraId="770A0F96">
            <w:pPr>
              <w:autoSpaceDE w:val="0"/>
              <w:autoSpaceDN w:val="0"/>
              <w:adjustRightInd w:val="0"/>
              <w:jc w:val="left"/>
              <w:rPr>
                <w:kern w:val="0"/>
                <w:sz w:val="24"/>
              </w:rPr>
            </w:pPr>
            <w:r>
              <w:rPr>
                <w:kern w:val="0"/>
                <w:sz w:val="24"/>
              </w:rPr>
              <w:t>of removal so that seal nest can be moved on shaft</w:t>
            </w:r>
            <w:r>
              <w:rPr>
                <w:rFonts w:hint="eastAsia"/>
                <w:kern w:val="0"/>
                <w:sz w:val="24"/>
              </w:rPr>
              <w:t xml:space="preserve"> </w:t>
            </w:r>
            <w:r>
              <w:rPr>
                <w:kern w:val="0"/>
                <w:sz w:val="24"/>
              </w:rPr>
              <w:t>liner.</w:t>
            </w:r>
          </w:p>
          <w:p w14:paraId="492AF50F">
            <w:pPr>
              <w:tabs>
                <w:tab w:val="left" w:pos="4000"/>
                <w:tab w:val="left" w:pos="4360"/>
              </w:tabs>
              <w:kinsoku w:val="0"/>
              <w:autoSpaceDE w:val="0"/>
              <w:autoSpaceDN w:val="0"/>
              <w:adjustRightInd w:val="0"/>
              <w:rPr>
                <w:kern w:val="0"/>
                <w:sz w:val="24"/>
              </w:rPr>
            </w:pPr>
          </w:p>
        </w:tc>
      </w:tr>
      <w:tr w14:paraId="373C7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5" w:type="dxa"/>
            <w:tcBorders>
              <w:top w:val="nil"/>
              <w:left w:val="nil"/>
              <w:bottom w:val="nil"/>
              <w:right w:val="nil"/>
            </w:tcBorders>
          </w:tcPr>
          <w:p w14:paraId="3B69A8E1">
            <w:pPr>
              <w:tabs>
                <w:tab w:val="left" w:pos="1026"/>
                <w:tab w:val="left" w:pos="4000"/>
                <w:tab w:val="left" w:pos="4360"/>
              </w:tabs>
              <w:kinsoku w:val="0"/>
              <w:autoSpaceDE w:val="0"/>
              <w:autoSpaceDN w:val="0"/>
              <w:adjustRightInd w:val="0"/>
              <w:rPr>
                <w:kern w:val="0"/>
                <w:sz w:val="24"/>
              </w:rPr>
            </w:pPr>
            <w:r>
              <w:rPr>
                <w:kern w:val="0"/>
                <w:sz w:val="24"/>
              </w:rPr>
              <w:t>One (1)</w:t>
            </w:r>
            <w:r>
              <w:rPr>
                <w:kern w:val="0"/>
                <w:sz w:val="24"/>
              </w:rPr>
              <w:tab/>
            </w:r>
            <w:r>
              <w:rPr>
                <w:kern w:val="0"/>
                <w:sz w:val="24"/>
              </w:rPr>
              <w:t>-Stern tube bearing</w:t>
            </w:r>
          </w:p>
          <w:p w14:paraId="3B8538B1">
            <w:pPr>
              <w:tabs>
                <w:tab w:val="left" w:pos="1026"/>
                <w:tab w:val="left" w:pos="4000"/>
                <w:tab w:val="left" w:pos="4360"/>
              </w:tabs>
              <w:kinsoku w:val="0"/>
              <w:autoSpaceDE w:val="0"/>
              <w:autoSpaceDN w:val="0"/>
              <w:adjustRightInd w:val="0"/>
              <w:rPr>
                <w:kern w:val="0"/>
                <w:sz w:val="24"/>
              </w:rPr>
            </w:pPr>
            <w:r>
              <w:rPr>
                <w:kern w:val="0"/>
                <w:sz w:val="24"/>
              </w:rPr>
              <w:tab/>
            </w:r>
            <w:r>
              <w:rPr>
                <w:kern w:val="0"/>
                <w:sz w:val="24"/>
              </w:rPr>
              <w:t>(Forward and aft.)</w:t>
            </w:r>
          </w:p>
        </w:tc>
        <w:tc>
          <w:tcPr>
            <w:tcW w:w="281" w:type="dxa"/>
            <w:tcBorders>
              <w:top w:val="nil"/>
              <w:left w:val="nil"/>
              <w:bottom w:val="nil"/>
              <w:right w:val="nil"/>
            </w:tcBorders>
          </w:tcPr>
          <w:p w14:paraId="539FA3B0">
            <w:pPr>
              <w:tabs>
                <w:tab w:val="left" w:pos="4000"/>
                <w:tab w:val="left" w:pos="4360"/>
              </w:tabs>
              <w:kinsoku w:val="0"/>
              <w:autoSpaceDE w:val="0"/>
              <w:autoSpaceDN w:val="0"/>
              <w:adjustRightInd w:val="0"/>
              <w:rPr>
                <w:kern w:val="0"/>
                <w:sz w:val="24"/>
              </w:rPr>
            </w:pPr>
          </w:p>
        </w:tc>
        <w:tc>
          <w:tcPr>
            <w:tcW w:w="5399" w:type="dxa"/>
            <w:tcBorders>
              <w:top w:val="nil"/>
              <w:left w:val="nil"/>
              <w:bottom w:val="nil"/>
              <w:right w:val="nil"/>
            </w:tcBorders>
          </w:tcPr>
          <w:p w14:paraId="6C7ADEFC">
            <w:pPr>
              <w:tabs>
                <w:tab w:val="left" w:pos="4000"/>
                <w:tab w:val="left" w:pos="4360"/>
              </w:tabs>
              <w:kinsoku w:val="0"/>
              <w:autoSpaceDE w:val="0"/>
              <w:autoSpaceDN w:val="0"/>
              <w:adjustRightInd w:val="0"/>
              <w:jc w:val="left"/>
              <w:rPr>
                <w:kern w:val="0"/>
                <w:sz w:val="24"/>
              </w:rPr>
            </w:pPr>
            <w:r>
              <w:rPr>
                <w:kern w:val="0"/>
                <w:sz w:val="24"/>
              </w:rPr>
              <w:t>Cast iron bearing bush lined with white metal.</w:t>
            </w:r>
          </w:p>
        </w:tc>
      </w:tr>
    </w:tbl>
    <w:p w14:paraId="0EA356B2">
      <w:pPr>
        <w:tabs>
          <w:tab w:val="left" w:pos="2080"/>
        </w:tabs>
        <w:kinsoku w:val="0"/>
        <w:autoSpaceDE w:val="0"/>
        <w:autoSpaceDN w:val="0"/>
        <w:adjustRightInd w:val="0"/>
        <w:snapToGrid w:val="0"/>
        <w:spacing w:line="240" w:lineRule="exact"/>
        <w:ind w:left="997"/>
        <w:rPr>
          <w:kern w:val="0"/>
          <w:sz w:val="24"/>
        </w:rPr>
      </w:pPr>
    </w:p>
    <w:p w14:paraId="0DB5E7B3">
      <w:pPr>
        <w:tabs>
          <w:tab w:val="left" w:pos="2080"/>
        </w:tabs>
        <w:kinsoku w:val="0"/>
        <w:autoSpaceDE w:val="0"/>
        <w:autoSpaceDN w:val="0"/>
        <w:adjustRightInd w:val="0"/>
        <w:snapToGrid w:val="0"/>
        <w:spacing w:line="240" w:lineRule="exact"/>
        <w:ind w:left="997"/>
        <w:rPr>
          <w:kern w:val="0"/>
          <w:sz w:val="24"/>
        </w:rPr>
      </w:pPr>
      <w:r>
        <w:rPr>
          <w:kern w:val="0"/>
          <w:sz w:val="24"/>
        </w:rPr>
        <w:t>One (1)</w:t>
      </w:r>
      <w:r>
        <w:rPr>
          <w:kern w:val="0"/>
          <w:sz w:val="24"/>
        </w:rPr>
        <w:tab/>
      </w:r>
      <w:r>
        <w:rPr>
          <w:kern w:val="0"/>
          <w:sz w:val="24"/>
        </w:rPr>
        <w:t>-Propeller</w:t>
      </w:r>
    </w:p>
    <w:p w14:paraId="4170B849">
      <w:pPr>
        <w:tabs>
          <w:tab w:val="left" w:pos="4340"/>
        </w:tabs>
        <w:kinsoku w:val="0"/>
        <w:autoSpaceDE w:val="0"/>
        <w:autoSpaceDN w:val="0"/>
        <w:adjustRightInd w:val="0"/>
        <w:snapToGrid w:val="0"/>
        <w:ind w:left="4349" w:hanging="2268"/>
        <w:rPr>
          <w:kern w:val="0"/>
          <w:sz w:val="24"/>
        </w:rPr>
      </w:pPr>
      <w:r>
        <w:rPr>
          <w:kern w:val="0"/>
          <w:sz w:val="24"/>
        </w:rPr>
        <w:t>Type:</w:t>
      </w:r>
      <w:r>
        <w:rPr>
          <w:kern w:val="0"/>
          <w:sz w:val="24"/>
        </w:rPr>
        <w:tab/>
      </w:r>
      <w:r>
        <w:rPr>
          <w:kern w:val="0"/>
          <w:sz w:val="24"/>
        </w:rPr>
        <w:t>Solid, aerodynamic section, keyless, right handed looking from aft.</w:t>
      </w:r>
    </w:p>
    <w:p w14:paraId="09956B19">
      <w:pPr>
        <w:tabs>
          <w:tab w:val="left" w:pos="4354"/>
        </w:tabs>
        <w:kinsoku w:val="0"/>
        <w:autoSpaceDE w:val="0"/>
        <w:autoSpaceDN w:val="0"/>
        <w:adjustRightInd w:val="0"/>
        <w:snapToGrid w:val="0"/>
        <w:ind w:left="2081"/>
        <w:rPr>
          <w:kern w:val="0"/>
          <w:sz w:val="24"/>
        </w:rPr>
      </w:pPr>
      <w:r>
        <w:rPr>
          <w:kern w:val="0"/>
          <w:sz w:val="24"/>
        </w:rPr>
        <w:t>Material:</w:t>
      </w:r>
      <w:r>
        <w:rPr>
          <w:kern w:val="0"/>
          <w:sz w:val="24"/>
        </w:rPr>
        <w:tab/>
      </w:r>
      <w:r>
        <w:rPr>
          <w:kern w:val="0"/>
          <w:sz w:val="24"/>
        </w:rPr>
        <w:t>Nickel aluminum bronze of suitable diameter and pitch.</w:t>
      </w:r>
    </w:p>
    <w:p w14:paraId="5063618F">
      <w:pPr>
        <w:kinsoku w:val="0"/>
        <w:autoSpaceDE w:val="0"/>
        <w:autoSpaceDN w:val="0"/>
        <w:adjustRightInd w:val="0"/>
        <w:ind w:left="1018"/>
        <w:rPr>
          <w:kern w:val="0"/>
          <w:sz w:val="24"/>
          <w:u w:val="single"/>
        </w:rPr>
      </w:pPr>
    </w:p>
    <w:p w14:paraId="268F8F02">
      <w:pPr>
        <w:tabs>
          <w:tab w:val="left" w:pos="2080"/>
        </w:tabs>
        <w:kinsoku w:val="0"/>
        <w:autoSpaceDE w:val="0"/>
        <w:autoSpaceDN w:val="0"/>
        <w:adjustRightInd w:val="0"/>
        <w:snapToGrid w:val="0"/>
        <w:spacing w:line="240" w:lineRule="exact"/>
        <w:ind w:left="997"/>
        <w:rPr>
          <w:kern w:val="0"/>
          <w:sz w:val="24"/>
        </w:rPr>
      </w:pPr>
      <w:r>
        <w:rPr>
          <w:kern w:val="0"/>
          <w:sz w:val="24"/>
        </w:rPr>
        <w:t>One (1)</w:t>
      </w:r>
      <w:r>
        <w:rPr>
          <w:kern w:val="0"/>
          <w:sz w:val="24"/>
        </w:rPr>
        <w:tab/>
      </w:r>
      <w:r>
        <w:rPr>
          <w:kern w:val="0"/>
          <w:sz w:val="24"/>
        </w:rPr>
        <w:t>-Fair water cap</w:t>
      </w:r>
    </w:p>
    <w:p w14:paraId="5344FBF1">
      <w:pPr>
        <w:tabs>
          <w:tab w:val="left" w:pos="4340"/>
        </w:tabs>
        <w:kinsoku w:val="0"/>
        <w:autoSpaceDE w:val="0"/>
        <w:autoSpaceDN w:val="0"/>
        <w:adjustRightInd w:val="0"/>
        <w:snapToGrid w:val="0"/>
        <w:spacing w:line="240" w:lineRule="exact"/>
        <w:ind w:left="2082"/>
        <w:rPr>
          <w:kern w:val="0"/>
          <w:sz w:val="24"/>
        </w:rPr>
      </w:pPr>
      <w:r>
        <w:rPr>
          <w:kern w:val="0"/>
          <w:sz w:val="24"/>
        </w:rPr>
        <w:t>Material:</w:t>
      </w:r>
      <w:r>
        <w:rPr>
          <w:kern w:val="0"/>
          <w:sz w:val="24"/>
        </w:rPr>
        <w:tab/>
      </w:r>
      <w:r>
        <w:rPr>
          <w:kern w:val="0"/>
          <w:sz w:val="24"/>
        </w:rPr>
        <w:t>Ni Al</w:t>
      </w:r>
      <w:r>
        <w:rPr>
          <w:rFonts w:hint="eastAsia"/>
          <w:kern w:val="0"/>
          <w:sz w:val="24"/>
        </w:rPr>
        <w:t xml:space="preserve"> </w:t>
      </w:r>
      <w:r>
        <w:rPr>
          <w:kern w:val="0"/>
          <w:sz w:val="24"/>
        </w:rPr>
        <w:t>bronze</w:t>
      </w:r>
    </w:p>
    <w:p w14:paraId="3D172F5B">
      <w:pPr>
        <w:kinsoku w:val="0"/>
        <w:autoSpaceDE w:val="0"/>
        <w:autoSpaceDN w:val="0"/>
        <w:adjustRightInd w:val="0"/>
        <w:ind w:left="1018"/>
        <w:rPr>
          <w:kern w:val="0"/>
          <w:sz w:val="24"/>
          <w:u w:val="single"/>
        </w:rPr>
      </w:pPr>
    </w:p>
    <w:p w14:paraId="4A5DFF90">
      <w:pPr>
        <w:tabs>
          <w:tab w:val="left" w:pos="2080"/>
          <w:tab w:val="left" w:pos="4340"/>
        </w:tabs>
        <w:kinsoku w:val="0"/>
        <w:autoSpaceDE w:val="0"/>
        <w:autoSpaceDN w:val="0"/>
        <w:adjustRightInd w:val="0"/>
        <w:snapToGrid w:val="0"/>
        <w:ind w:left="4355" w:hanging="3357"/>
        <w:rPr>
          <w:kern w:val="0"/>
          <w:sz w:val="24"/>
        </w:rPr>
      </w:pPr>
      <w:r>
        <w:rPr>
          <w:kern w:val="0"/>
          <w:sz w:val="24"/>
        </w:rPr>
        <w:t>One (1)</w:t>
      </w:r>
      <w:r>
        <w:rPr>
          <w:kern w:val="0"/>
          <w:sz w:val="24"/>
        </w:rPr>
        <w:tab/>
      </w:r>
      <w:r>
        <w:rPr>
          <w:kern w:val="0"/>
          <w:sz w:val="24"/>
        </w:rPr>
        <w:t>-Propeller Nut</w:t>
      </w:r>
      <w:r>
        <w:rPr>
          <w:kern w:val="0"/>
          <w:sz w:val="24"/>
        </w:rPr>
        <w:tab/>
      </w:r>
      <w:r>
        <w:rPr>
          <w:kern w:val="0"/>
          <w:sz w:val="24"/>
        </w:rPr>
        <w:t>Conventional type made of forged steel with hydraulic mounting.</w:t>
      </w:r>
    </w:p>
    <w:p w14:paraId="2E05E98E">
      <w:pPr>
        <w:tabs>
          <w:tab w:val="left" w:pos="2080"/>
          <w:tab w:val="left" w:pos="4340"/>
        </w:tabs>
        <w:kinsoku w:val="0"/>
        <w:autoSpaceDE w:val="0"/>
        <w:autoSpaceDN w:val="0"/>
        <w:adjustRightInd w:val="0"/>
        <w:snapToGrid w:val="0"/>
        <w:ind w:left="4355" w:hanging="3357"/>
        <w:rPr>
          <w:kern w:val="0"/>
          <w:sz w:val="24"/>
        </w:rPr>
      </w:pPr>
      <w:r>
        <w:rPr>
          <w:rFonts w:hint="eastAsia"/>
          <w:kern w:val="0"/>
          <w:sz w:val="24"/>
        </w:rPr>
        <w:t>Neither spare propeller nor spare propeller shaft to be provided.</w:t>
      </w:r>
    </w:p>
    <w:p w14:paraId="14B037F9">
      <w:pPr>
        <w:pStyle w:val="4"/>
      </w:pPr>
      <w:bookmarkStart w:id="347" w:name="_Toc50572587"/>
      <w:r>
        <w:rPr>
          <w:rFonts w:hint="eastAsia"/>
        </w:rPr>
        <w:t>6.2.4</w:t>
      </w:r>
      <w:r>
        <w:tab/>
      </w:r>
      <w:r>
        <w:t>ELECTRIC GENERATING PLANT</w:t>
      </w:r>
      <w:bookmarkEnd w:id="347"/>
    </w:p>
    <w:p w14:paraId="1D995340">
      <w:pPr>
        <w:tabs>
          <w:tab w:val="left" w:pos="1540"/>
        </w:tabs>
        <w:kinsoku w:val="0"/>
        <w:autoSpaceDE w:val="0"/>
        <w:autoSpaceDN w:val="0"/>
        <w:adjustRightInd w:val="0"/>
        <w:ind w:left="1018"/>
        <w:rPr>
          <w:kern w:val="0"/>
          <w:sz w:val="24"/>
        </w:rPr>
      </w:pPr>
      <w:r>
        <w:rPr>
          <w:kern w:val="0"/>
          <w:sz w:val="24"/>
        </w:rPr>
        <w:t>(1)</w:t>
      </w:r>
      <w:r>
        <w:rPr>
          <w:kern w:val="0"/>
          <w:sz w:val="24"/>
        </w:rPr>
        <w:tab/>
      </w:r>
      <w:r>
        <w:rPr>
          <w:kern w:val="0"/>
          <w:sz w:val="24"/>
        </w:rPr>
        <w:t>Generator engine</w:t>
      </w:r>
    </w:p>
    <w:p w14:paraId="7EFDEA2E">
      <w:pPr>
        <w:tabs>
          <w:tab w:val="left" w:pos="4060"/>
          <w:tab w:val="left" w:pos="4420"/>
        </w:tabs>
        <w:kinsoku w:val="0"/>
        <w:autoSpaceDE w:val="0"/>
        <w:autoSpaceDN w:val="0"/>
        <w:adjustRightInd w:val="0"/>
        <w:snapToGrid w:val="0"/>
        <w:spacing w:line="280" w:lineRule="exact"/>
        <w:ind w:left="1556"/>
        <w:rPr>
          <w:kern w:val="0"/>
          <w:sz w:val="24"/>
        </w:rPr>
      </w:pPr>
      <w:r>
        <w:rPr>
          <w:kern w:val="0"/>
          <w:sz w:val="24"/>
        </w:rPr>
        <w:t>No. of set</w:t>
      </w:r>
      <w:r>
        <w:rPr>
          <w:kern w:val="0"/>
          <w:sz w:val="24"/>
        </w:rPr>
        <w:tab/>
      </w:r>
      <w:r>
        <w:rPr>
          <w:kern w:val="0"/>
          <w:sz w:val="24"/>
        </w:rPr>
        <w:t>:</w:t>
      </w:r>
      <w:r>
        <w:rPr>
          <w:kern w:val="0"/>
          <w:sz w:val="24"/>
        </w:rPr>
        <w:tab/>
      </w:r>
      <w:r>
        <w:rPr>
          <w:rFonts w:hint="eastAsia"/>
          <w:kern w:val="0"/>
          <w:sz w:val="24"/>
        </w:rPr>
        <w:t>Three</w:t>
      </w:r>
      <w:r>
        <w:rPr>
          <w:kern w:val="0"/>
          <w:sz w:val="24"/>
        </w:rPr>
        <w:t xml:space="preserve"> (</w:t>
      </w:r>
      <w:r>
        <w:rPr>
          <w:rFonts w:hint="eastAsia"/>
          <w:kern w:val="0"/>
          <w:sz w:val="24"/>
        </w:rPr>
        <w:t>3</w:t>
      </w:r>
      <w:r>
        <w:rPr>
          <w:kern w:val="0"/>
          <w:sz w:val="24"/>
        </w:rPr>
        <w:t>)</w:t>
      </w:r>
    </w:p>
    <w:p w14:paraId="450E3F0A">
      <w:pPr>
        <w:tabs>
          <w:tab w:val="left" w:pos="4060"/>
          <w:tab w:val="left" w:pos="4420"/>
        </w:tabs>
        <w:kinsoku w:val="0"/>
        <w:autoSpaceDE w:val="0"/>
        <w:autoSpaceDN w:val="0"/>
        <w:adjustRightInd w:val="0"/>
        <w:snapToGrid w:val="0"/>
        <w:spacing w:line="280" w:lineRule="exact"/>
        <w:ind w:left="4436" w:hanging="2880"/>
        <w:rPr>
          <w:kern w:val="0"/>
          <w:sz w:val="24"/>
        </w:rPr>
      </w:pPr>
      <w:r>
        <w:rPr>
          <w:kern w:val="0"/>
          <w:sz w:val="24"/>
        </w:rPr>
        <w:t>Type</w:t>
      </w:r>
      <w:r>
        <w:rPr>
          <w:kern w:val="0"/>
          <w:sz w:val="24"/>
        </w:rPr>
        <w:tab/>
      </w:r>
      <w:r>
        <w:rPr>
          <w:kern w:val="0"/>
          <w:sz w:val="24"/>
        </w:rPr>
        <w:t>:</w:t>
      </w:r>
      <w:r>
        <w:rPr>
          <w:kern w:val="0"/>
          <w:sz w:val="24"/>
        </w:rPr>
        <w:tab/>
      </w:r>
      <w:r>
        <w:rPr>
          <w:kern w:val="0"/>
          <w:sz w:val="24"/>
        </w:rPr>
        <w:t>4-stroke, single acting trunk piston</w:t>
      </w:r>
      <w:r>
        <w:rPr>
          <w:rFonts w:hint="eastAsia"/>
          <w:kern w:val="0"/>
          <w:sz w:val="24"/>
        </w:rPr>
        <w:t xml:space="preserve"> </w:t>
      </w:r>
      <w:r>
        <w:rPr>
          <w:kern w:val="0"/>
          <w:sz w:val="24"/>
        </w:rPr>
        <w:t>medium speed engine</w:t>
      </w:r>
      <w:r>
        <w:rPr>
          <w:rFonts w:hint="eastAsia"/>
          <w:kern w:val="0"/>
          <w:sz w:val="24"/>
        </w:rPr>
        <w:t xml:space="preserve"> </w:t>
      </w:r>
    </w:p>
    <w:p w14:paraId="5BB02774">
      <w:pPr>
        <w:tabs>
          <w:tab w:val="left" w:pos="4060"/>
          <w:tab w:val="left" w:pos="4420"/>
        </w:tabs>
        <w:kinsoku w:val="0"/>
        <w:autoSpaceDE w:val="0"/>
        <w:autoSpaceDN w:val="0"/>
        <w:adjustRightInd w:val="0"/>
        <w:snapToGrid w:val="0"/>
        <w:spacing w:line="280" w:lineRule="exact"/>
        <w:ind w:left="4436" w:hanging="2880"/>
        <w:rPr>
          <w:kern w:val="0"/>
          <w:sz w:val="24"/>
        </w:rPr>
      </w:pPr>
      <w:r>
        <w:rPr>
          <w:kern w:val="0"/>
          <w:sz w:val="24"/>
        </w:rPr>
        <w:t>Output</w:t>
      </w:r>
      <w:r>
        <w:rPr>
          <w:kern w:val="0"/>
          <w:sz w:val="24"/>
        </w:rPr>
        <w:tab/>
      </w:r>
      <w:r>
        <w:rPr>
          <w:kern w:val="0"/>
          <w:sz w:val="24"/>
        </w:rPr>
        <w:t>:</w:t>
      </w:r>
      <w:r>
        <w:rPr>
          <w:kern w:val="0"/>
          <w:sz w:val="24"/>
        </w:rPr>
        <w:tab/>
      </w:r>
      <w:r>
        <w:rPr>
          <w:kern w:val="0"/>
          <w:sz w:val="24"/>
        </w:rPr>
        <w:t xml:space="preserve">As per </w:t>
      </w:r>
      <w:r>
        <w:rPr>
          <w:rFonts w:hint="eastAsia"/>
          <w:kern w:val="0"/>
          <w:sz w:val="24"/>
        </w:rPr>
        <w:t>M</w:t>
      </w:r>
      <w:r>
        <w:rPr>
          <w:kern w:val="0"/>
          <w:sz w:val="24"/>
        </w:rPr>
        <w:t>aker’s standard</w:t>
      </w:r>
    </w:p>
    <w:p w14:paraId="0EA0518B">
      <w:pPr>
        <w:tabs>
          <w:tab w:val="left" w:pos="4060"/>
          <w:tab w:val="left" w:pos="4420"/>
        </w:tabs>
        <w:kinsoku w:val="0"/>
        <w:autoSpaceDE w:val="0"/>
        <w:autoSpaceDN w:val="0"/>
        <w:adjustRightInd w:val="0"/>
        <w:snapToGrid w:val="0"/>
        <w:spacing w:line="280" w:lineRule="exact"/>
        <w:ind w:left="4436" w:hanging="2880"/>
        <w:rPr>
          <w:kern w:val="0"/>
          <w:sz w:val="24"/>
        </w:rPr>
      </w:pPr>
      <w:r>
        <w:rPr>
          <w:kern w:val="0"/>
          <w:sz w:val="24"/>
        </w:rPr>
        <w:t>Revolution</w:t>
      </w:r>
      <w:r>
        <w:rPr>
          <w:kern w:val="0"/>
          <w:sz w:val="24"/>
        </w:rPr>
        <w:tab/>
      </w:r>
      <w:r>
        <w:rPr>
          <w:kern w:val="0"/>
          <w:sz w:val="24"/>
        </w:rPr>
        <w:t>:</w:t>
      </w:r>
      <w:r>
        <w:rPr>
          <w:kern w:val="0"/>
          <w:sz w:val="24"/>
        </w:rPr>
        <w:tab/>
      </w:r>
      <w:r>
        <w:rPr>
          <w:rFonts w:hint="eastAsia"/>
          <w:kern w:val="0"/>
          <w:sz w:val="24"/>
        </w:rPr>
        <w:t xml:space="preserve">Max. </w:t>
      </w:r>
      <w:r>
        <w:rPr>
          <w:kern w:val="0"/>
          <w:sz w:val="24"/>
        </w:rPr>
        <w:t>900 r/min</w:t>
      </w:r>
    </w:p>
    <w:p w14:paraId="7CFE7C69">
      <w:pPr>
        <w:tabs>
          <w:tab w:val="left" w:pos="4060"/>
          <w:tab w:val="left" w:pos="4420"/>
        </w:tabs>
        <w:kinsoku w:val="0"/>
        <w:autoSpaceDE w:val="0"/>
        <w:autoSpaceDN w:val="0"/>
        <w:adjustRightInd w:val="0"/>
        <w:snapToGrid w:val="0"/>
        <w:spacing w:line="280" w:lineRule="exact"/>
        <w:ind w:left="4436" w:leftChars="741" w:hanging="2880" w:hangingChars="1200"/>
        <w:rPr>
          <w:kern w:val="0"/>
          <w:sz w:val="24"/>
        </w:rPr>
      </w:pPr>
      <w:r>
        <w:rPr>
          <w:kern w:val="0"/>
          <w:sz w:val="24"/>
        </w:rPr>
        <w:t>Generator</w:t>
      </w:r>
      <w:r>
        <w:rPr>
          <w:kern w:val="0"/>
          <w:sz w:val="24"/>
        </w:rPr>
        <w:tab/>
      </w:r>
      <w:r>
        <w:rPr>
          <w:kern w:val="0"/>
          <w:sz w:val="24"/>
        </w:rPr>
        <w:t>:</w:t>
      </w:r>
      <w:r>
        <w:rPr>
          <w:kern w:val="0"/>
          <w:sz w:val="24"/>
        </w:rPr>
        <w:tab/>
      </w:r>
      <w:r>
        <w:rPr>
          <w:kern w:val="0"/>
          <w:sz w:val="24"/>
        </w:rPr>
        <w:t>abt.</w:t>
      </w:r>
      <w:r>
        <w:rPr>
          <w:rFonts w:hint="eastAsia"/>
          <w:kern w:val="0"/>
          <w:sz w:val="24"/>
        </w:rPr>
        <w:t>1</w:t>
      </w:r>
      <w:r>
        <w:rPr>
          <w:kern w:val="0"/>
          <w:sz w:val="24"/>
        </w:rPr>
        <w:t>,</w:t>
      </w:r>
      <w:r>
        <w:rPr>
          <w:rFonts w:hint="eastAsia"/>
          <w:kern w:val="0"/>
          <w:sz w:val="24"/>
        </w:rPr>
        <w:t>250</w:t>
      </w:r>
      <w:r>
        <w:rPr>
          <w:kern w:val="0"/>
          <w:sz w:val="24"/>
        </w:rPr>
        <w:t>kWe, AC,</w:t>
      </w:r>
      <w:r>
        <w:rPr>
          <w:rFonts w:hint="eastAsia"/>
          <w:kern w:val="0"/>
          <w:sz w:val="24"/>
        </w:rPr>
        <w:t>45</w:t>
      </w:r>
      <w:r>
        <w:rPr>
          <w:kern w:val="0"/>
          <w:sz w:val="24"/>
        </w:rPr>
        <w:t>0V, 3¢, 60 Hz (drip-proof Brushless type)</w:t>
      </w:r>
    </w:p>
    <w:p w14:paraId="6BBFC2AB">
      <w:pPr>
        <w:tabs>
          <w:tab w:val="left" w:pos="4060"/>
          <w:tab w:val="left" w:pos="4420"/>
        </w:tabs>
        <w:kinsoku w:val="0"/>
        <w:autoSpaceDE w:val="0"/>
        <w:autoSpaceDN w:val="0"/>
        <w:adjustRightInd w:val="0"/>
        <w:snapToGrid w:val="0"/>
        <w:spacing w:line="280" w:lineRule="exact"/>
        <w:ind w:left="4436" w:hanging="2880"/>
        <w:rPr>
          <w:i/>
          <w:color w:val="7030A0"/>
          <w:kern w:val="0"/>
          <w:sz w:val="24"/>
        </w:rPr>
      </w:pPr>
      <w:r>
        <w:rPr>
          <w:color w:val="000000" w:themeColor="text1"/>
          <w:kern w:val="0"/>
          <w:sz w:val="24"/>
          <w14:textFill>
            <w14:solidFill>
              <w14:schemeClr w14:val="tx1"/>
            </w14:solidFill>
          </w14:textFill>
        </w:rPr>
        <w:t>Fuel</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HFO, LSHFO</w:t>
      </w:r>
      <w:r>
        <w:rPr>
          <w:rFonts w:hint="eastAsia"/>
          <w:color w:val="000000" w:themeColor="text1"/>
          <w:kern w:val="0"/>
          <w:sz w:val="24"/>
          <w14:textFill>
            <w14:solidFill>
              <w14:schemeClr w14:val="tx1"/>
            </w14:solidFill>
          </w14:textFill>
        </w:rPr>
        <w:t>/ULSFO,</w:t>
      </w:r>
      <w:r>
        <w:rPr>
          <w:color w:val="000000" w:themeColor="text1"/>
          <w:kern w:val="0"/>
          <w:sz w:val="24"/>
          <w14:textFill>
            <w14:solidFill>
              <w14:schemeClr w14:val="tx1"/>
            </w14:solidFill>
          </w14:textFill>
        </w:rPr>
        <w:t>MGO</w:t>
      </w:r>
      <w:r>
        <w:rPr>
          <w:i/>
          <w:color w:val="7030A0"/>
          <w:kern w:val="0"/>
          <w:sz w:val="24"/>
        </w:rPr>
        <w:t xml:space="preserve"> </w:t>
      </w:r>
    </w:p>
    <w:p w14:paraId="039DA658">
      <w:pPr>
        <w:kinsoku w:val="0"/>
        <w:autoSpaceDE w:val="0"/>
        <w:autoSpaceDN w:val="0"/>
        <w:adjustRightInd w:val="0"/>
        <w:ind w:left="1018"/>
        <w:rPr>
          <w:kern w:val="0"/>
          <w:sz w:val="24"/>
          <w:u w:val="single"/>
        </w:rPr>
      </w:pPr>
    </w:p>
    <w:p w14:paraId="3CE0DCD3">
      <w:pPr>
        <w:tabs>
          <w:tab w:val="left" w:pos="1540"/>
        </w:tabs>
        <w:kinsoku w:val="0"/>
        <w:autoSpaceDE w:val="0"/>
        <w:autoSpaceDN w:val="0"/>
        <w:adjustRightInd w:val="0"/>
        <w:ind w:left="1018"/>
        <w:rPr>
          <w:kern w:val="0"/>
          <w:sz w:val="24"/>
        </w:rPr>
      </w:pPr>
      <w:r>
        <w:rPr>
          <w:kern w:val="0"/>
          <w:sz w:val="24"/>
        </w:rPr>
        <w:t xml:space="preserve"> (2)</w:t>
      </w:r>
      <w:r>
        <w:rPr>
          <w:kern w:val="0"/>
          <w:sz w:val="24"/>
        </w:rPr>
        <w:tab/>
      </w:r>
      <w:r>
        <w:rPr>
          <w:kern w:val="0"/>
          <w:sz w:val="24"/>
        </w:rPr>
        <w:t>Emergency generator engine</w:t>
      </w:r>
    </w:p>
    <w:p w14:paraId="41860A43">
      <w:pPr>
        <w:tabs>
          <w:tab w:val="left" w:pos="3560"/>
          <w:tab w:val="left" w:pos="4292"/>
        </w:tabs>
        <w:kinsoku w:val="0"/>
        <w:autoSpaceDE w:val="0"/>
        <w:autoSpaceDN w:val="0"/>
        <w:adjustRightInd w:val="0"/>
        <w:spacing w:line="280" w:lineRule="exact"/>
        <w:ind w:left="1554"/>
        <w:rPr>
          <w:kern w:val="0"/>
          <w:sz w:val="24"/>
        </w:rPr>
      </w:pPr>
      <w:r>
        <w:rPr>
          <w:kern w:val="0"/>
          <w:sz w:val="24"/>
        </w:rPr>
        <w:t>No. of set</w:t>
      </w:r>
      <w:r>
        <w:rPr>
          <w:kern w:val="0"/>
          <w:sz w:val="24"/>
        </w:rPr>
        <w:tab/>
      </w:r>
      <w:r>
        <w:rPr>
          <w:kern w:val="0"/>
          <w:sz w:val="24"/>
        </w:rPr>
        <w:t>:</w:t>
      </w:r>
      <w:r>
        <w:rPr>
          <w:kern w:val="0"/>
          <w:sz w:val="24"/>
        </w:rPr>
        <w:tab/>
      </w:r>
      <w:r>
        <w:rPr>
          <w:kern w:val="0"/>
          <w:sz w:val="24"/>
        </w:rPr>
        <w:t>One (1)</w:t>
      </w:r>
    </w:p>
    <w:p w14:paraId="626E7B88">
      <w:pPr>
        <w:tabs>
          <w:tab w:val="left" w:pos="3560"/>
          <w:tab w:val="left" w:pos="4292"/>
        </w:tabs>
        <w:kinsoku w:val="0"/>
        <w:autoSpaceDE w:val="0"/>
        <w:autoSpaceDN w:val="0"/>
        <w:adjustRightInd w:val="0"/>
        <w:spacing w:line="280" w:lineRule="exact"/>
        <w:ind w:left="1554"/>
        <w:rPr>
          <w:kern w:val="0"/>
          <w:sz w:val="24"/>
        </w:rPr>
      </w:pPr>
      <w:r>
        <w:rPr>
          <w:kern w:val="0"/>
          <w:sz w:val="24"/>
        </w:rPr>
        <w:t>Type</w:t>
      </w:r>
      <w:r>
        <w:rPr>
          <w:kern w:val="0"/>
          <w:sz w:val="24"/>
        </w:rPr>
        <w:tab/>
      </w:r>
      <w:r>
        <w:rPr>
          <w:kern w:val="0"/>
          <w:sz w:val="24"/>
        </w:rPr>
        <w:t>:</w:t>
      </w:r>
      <w:r>
        <w:rPr>
          <w:kern w:val="0"/>
          <w:sz w:val="24"/>
        </w:rPr>
        <w:tab/>
      </w:r>
      <w:r>
        <w:rPr>
          <w:kern w:val="0"/>
          <w:sz w:val="24"/>
        </w:rPr>
        <w:t>Four cycle, vertical, single acting, radiator cooled type</w:t>
      </w:r>
      <w:r>
        <w:rPr>
          <w:kern w:val="0"/>
          <w:sz w:val="24"/>
        </w:rPr>
        <w:tab/>
      </w:r>
      <w:r>
        <w:rPr>
          <w:kern w:val="0"/>
          <w:sz w:val="24"/>
        </w:rPr>
        <w:tab/>
      </w:r>
      <w:r>
        <w:rPr>
          <w:kern w:val="0"/>
          <w:sz w:val="24"/>
        </w:rPr>
        <w:t>diesel engine.</w:t>
      </w:r>
    </w:p>
    <w:p w14:paraId="404610DE">
      <w:pPr>
        <w:tabs>
          <w:tab w:val="left" w:pos="3560"/>
          <w:tab w:val="left" w:pos="4292"/>
        </w:tabs>
        <w:kinsoku w:val="0"/>
        <w:autoSpaceDE w:val="0"/>
        <w:autoSpaceDN w:val="0"/>
        <w:adjustRightInd w:val="0"/>
        <w:spacing w:line="280" w:lineRule="exact"/>
        <w:ind w:left="1554"/>
        <w:rPr>
          <w:kern w:val="0"/>
          <w:sz w:val="24"/>
        </w:rPr>
      </w:pPr>
      <w:r>
        <w:rPr>
          <w:kern w:val="0"/>
          <w:sz w:val="24"/>
        </w:rPr>
        <w:t>Output</w:t>
      </w:r>
      <w:r>
        <w:rPr>
          <w:kern w:val="0"/>
          <w:sz w:val="24"/>
        </w:rPr>
        <w:tab/>
      </w:r>
      <w:r>
        <w:rPr>
          <w:kern w:val="0"/>
          <w:sz w:val="24"/>
        </w:rPr>
        <w:t>:</w:t>
      </w:r>
      <w:r>
        <w:rPr>
          <w:kern w:val="0"/>
          <w:sz w:val="24"/>
        </w:rPr>
        <w:tab/>
      </w:r>
      <w:r>
        <w:rPr>
          <w:kern w:val="0"/>
          <w:sz w:val="24"/>
        </w:rPr>
        <w:t>As per Maker’s recommendation</w:t>
      </w:r>
    </w:p>
    <w:p w14:paraId="0591FCFB">
      <w:pPr>
        <w:tabs>
          <w:tab w:val="left" w:pos="3560"/>
          <w:tab w:val="left" w:pos="4292"/>
        </w:tabs>
        <w:kinsoku w:val="0"/>
        <w:autoSpaceDE w:val="0"/>
        <w:autoSpaceDN w:val="0"/>
        <w:adjustRightInd w:val="0"/>
        <w:spacing w:line="280" w:lineRule="exact"/>
        <w:ind w:left="1554"/>
        <w:rPr>
          <w:kern w:val="0"/>
          <w:sz w:val="24"/>
        </w:rPr>
      </w:pPr>
      <w:r>
        <w:rPr>
          <w:kern w:val="0"/>
          <w:sz w:val="24"/>
        </w:rPr>
        <w:t>Revolution</w:t>
      </w:r>
      <w:r>
        <w:rPr>
          <w:kern w:val="0"/>
          <w:sz w:val="24"/>
        </w:rPr>
        <w:tab/>
      </w:r>
      <w:r>
        <w:rPr>
          <w:kern w:val="0"/>
          <w:sz w:val="24"/>
        </w:rPr>
        <w:t>:</w:t>
      </w:r>
      <w:r>
        <w:rPr>
          <w:kern w:val="0"/>
          <w:sz w:val="24"/>
        </w:rPr>
        <w:tab/>
      </w:r>
      <w:r>
        <w:rPr>
          <w:kern w:val="0"/>
          <w:sz w:val="24"/>
        </w:rPr>
        <w:t>1,800 r/min</w:t>
      </w:r>
    </w:p>
    <w:p w14:paraId="05C879DD">
      <w:pPr>
        <w:tabs>
          <w:tab w:val="left" w:pos="3560"/>
          <w:tab w:val="left" w:pos="4292"/>
        </w:tabs>
        <w:kinsoku w:val="0"/>
        <w:autoSpaceDE w:val="0"/>
        <w:autoSpaceDN w:val="0"/>
        <w:adjustRightInd w:val="0"/>
        <w:spacing w:line="280" w:lineRule="exact"/>
        <w:ind w:left="1554"/>
        <w:rPr>
          <w:kern w:val="0"/>
          <w:sz w:val="24"/>
        </w:rPr>
      </w:pPr>
      <w:r>
        <w:rPr>
          <w:kern w:val="0"/>
          <w:sz w:val="24"/>
        </w:rPr>
        <w:t>Alternator</w:t>
      </w:r>
      <w:r>
        <w:rPr>
          <w:kern w:val="0"/>
          <w:sz w:val="24"/>
        </w:rPr>
        <w:tab/>
      </w:r>
      <w:r>
        <w:rPr>
          <w:kern w:val="0"/>
          <w:sz w:val="24"/>
        </w:rPr>
        <w:t>:</w:t>
      </w:r>
      <w:r>
        <w:rPr>
          <w:kern w:val="0"/>
          <w:sz w:val="24"/>
        </w:rPr>
        <w:tab/>
      </w:r>
      <w:r>
        <w:rPr>
          <w:kern w:val="0"/>
          <w:sz w:val="24"/>
        </w:rPr>
        <w:t>Abt.</w:t>
      </w:r>
      <w:r>
        <w:rPr>
          <w:rFonts w:hint="eastAsia"/>
          <w:kern w:val="0"/>
          <w:sz w:val="24"/>
        </w:rPr>
        <w:t>15</w:t>
      </w:r>
      <w:r>
        <w:rPr>
          <w:kern w:val="0"/>
          <w:sz w:val="24"/>
        </w:rPr>
        <w:t>0 kWe, AC, 450V, 3</w:t>
      </w:r>
      <w:r>
        <w:rPr>
          <w:kern w:val="0"/>
          <w:sz w:val="20"/>
          <w:szCs w:val="20"/>
        </w:rPr>
        <w:t>¢,</w:t>
      </w:r>
      <w:r>
        <w:rPr>
          <w:kern w:val="0"/>
          <w:sz w:val="24"/>
        </w:rPr>
        <w:t xml:space="preserve"> 60 Hz</w:t>
      </w:r>
    </w:p>
    <w:p w14:paraId="012A4CBF">
      <w:pPr>
        <w:tabs>
          <w:tab w:val="left" w:pos="3560"/>
          <w:tab w:val="left" w:pos="4292"/>
        </w:tabs>
        <w:kinsoku w:val="0"/>
        <w:autoSpaceDE w:val="0"/>
        <w:autoSpaceDN w:val="0"/>
        <w:adjustRightInd w:val="0"/>
        <w:spacing w:line="280" w:lineRule="exact"/>
        <w:ind w:left="1554"/>
        <w:rPr>
          <w:kern w:val="0"/>
          <w:sz w:val="24"/>
        </w:rPr>
      </w:pPr>
      <w:r>
        <w:rPr>
          <w:kern w:val="0"/>
          <w:sz w:val="24"/>
        </w:rPr>
        <w:t>Starting system</w:t>
      </w:r>
      <w:r>
        <w:rPr>
          <w:kern w:val="0"/>
          <w:sz w:val="24"/>
        </w:rPr>
        <w:tab/>
      </w:r>
      <w:r>
        <w:rPr>
          <w:kern w:val="0"/>
          <w:sz w:val="24"/>
        </w:rPr>
        <w:t>:</w:t>
      </w:r>
      <w:r>
        <w:rPr>
          <w:kern w:val="0"/>
          <w:sz w:val="24"/>
        </w:rPr>
        <w:tab/>
      </w:r>
      <w:r>
        <w:rPr>
          <w:kern w:val="0"/>
          <w:sz w:val="24"/>
        </w:rPr>
        <w:t>By battery and hydraulic or equivalent</w:t>
      </w:r>
    </w:p>
    <w:p w14:paraId="44410C8F">
      <w:pPr>
        <w:tabs>
          <w:tab w:val="left" w:pos="3560"/>
          <w:tab w:val="left" w:pos="4292"/>
        </w:tabs>
        <w:kinsoku w:val="0"/>
        <w:autoSpaceDE w:val="0"/>
        <w:autoSpaceDN w:val="0"/>
        <w:adjustRightInd w:val="0"/>
        <w:spacing w:line="280" w:lineRule="exact"/>
        <w:ind w:left="1554"/>
        <w:rPr>
          <w:color w:val="7030A0"/>
          <w:kern w:val="0"/>
          <w:sz w:val="24"/>
        </w:rPr>
      </w:pPr>
      <w:r>
        <w:rPr>
          <w:color w:val="000000" w:themeColor="text1"/>
          <w:kern w:val="0"/>
          <w:sz w:val="24"/>
          <w14:textFill>
            <w14:solidFill>
              <w14:schemeClr w14:val="tx1"/>
            </w14:solidFill>
          </w14:textFill>
        </w:rPr>
        <w:t>Fuel</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MGO</w:t>
      </w:r>
      <w:r>
        <w:rPr>
          <w:color w:val="7030A0"/>
          <w:kern w:val="0"/>
          <w:sz w:val="24"/>
        </w:rPr>
        <w:t xml:space="preserve"> </w:t>
      </w:r>
    </w:p>
    <w:p w14:paraId="641F9180">
      <w:pPr>
        <w:pStyle w:val="4"/>
      </w:pPr>
      <w:bookmarkStart w:id="348" w:name="_Toc50572588"/>
      <w:r>
        <w:rPr>
          <w:rFonts w:hint="eastAsia"/>
        </w:rPr>
        <w:t>6.2.5</w:t>
      </w:r>
      <w:r>
        <w:tab/>
      </w:r>
      <w:r>
        <w:t>STEAM GENERATING PLANT</w:t>
      </w:r>
      <w:bookmarkEnd w:id="348"/>
    </w:p>
    <w:p w14:paraId="2D63955C">
      <w:pPr>
        <w:ind w:left="1080" w:hanging="1080" w:hangingChars="450"/>
        <w:rPr>
          <w:rFonts w:eastAsia="MingLiU"/>
          <w:kern w:val="0"/>
          <w:sz w:val="24"/>
        </w:rPr>
      </w:pPr>
      <w:r>
        <w:rPr>
          <w:i/>
          <w:color w:val="FF0000"/>
          <w:sz w:val="24"/>
        </w:rPr>
        <w:t xml:space="preserve">        </w:t>
      </w:r>
      <w:r>
        <w:rPr>
          <w:kern w:val="0"/>
          <w:sz w:val="24"/>
        </w:rPr>
        <w:t>Composite boiler</w:t>
      </w:r>
    </w:p>
    <w:p w14:paraId="13CD0146">
      <w:pPr>
        <w:tabs>
          <w:tab w:val="left" w:pos="4060"/>
          <w:tab w:val="left" w:pos="4420"/>
        </w:tabs>
        <w:kinsoku w:val="0"/>
        <w:autoSpaceDE w:val="0"/>
        <w:autoSpaceDN w:val="0"/>
        <w:adjustRightInd w:val="0"/>
        <w:ind w:left="1556"/>
        <w:rPr>
          <w:kern w:val="0"/>
          <w:sz w:val="24"/>
        </w:rPr>
      </w:pPr>
      <w:r>
        <w:rPr>
          <w:kern w:val="0"/>
          <w:sz w:val="24"/>
        </w:rPr>
        <w:t>No. of set</w:t>
      </w:r>
      <w:r>
        <w:rPr>
          <w:kern w:val="0"/>
          <w:sz w:val="24"/>
        </w:rPr>
        <w:tab/>
      </w:r>
      <w:r>
        <w:rPr>
          <w:kern w:val="0"/>
          <w:sz w:val="24"/>
        </w:rPr>
        <w:t>:</w:t>
      </w:r>
      <w:r>
        <w:rPr>
          <w:kern w:val="0"/>
          <w:sz w:val="24"/>
        </w:rPr>
        <w:tab/>
      </w:r>
      <w:r>
        <w:rPr>
          <w:kern w:val="0"/>
          <w:sz w:val="24"/>
        </w:rPr>
        <w:t>One (1)</w:t>
      </w:r>
    </w:p>
    <w:p w14:paraId="58E0BB44">
      <w:pPr>
        <w:tabs>
          <w:tab w:val="left" w:pos="4060"/>
          <w:tab w:val="left" w:pos="4420"/>
        </w:tabs>
        <w:kinsoku w:val="0"/>
        <w:autoSpaceDE w:val="0"/>
        <w:autoSpaceDN w:val="0"/>
        <w:adjustRightInd w:val="0"/>
        <w:spacing w:before="5"/>
        <w:ind w:left="4436" w:hanging="2880"/>
        <w:rPr>
          <w:kern w:val="0"/>
          <w:sz w:val="24"/>
        </w:rPr>
      </w:pPr>
      <w:r>
        <w:rPr>
          <w:kern w:val="0"/>
          <w:sz w:val="24"/>
        </w:rPr>
        <w:t>Type</w:t>
      </w:r>
      <w:r>
        <w:rPr>
          <w:kern w:val="0"/>
          <w:sz w:val="24"/>
        </w:rPr>
        <w:tab/>
      </w:r>
      <w:r>
        <w:rPr>
          <w:kern w:val="0"/>
          <w:sz w:val="24"/>
        </w:rPr>
        <w:t>:</w:t>
      </w:r>
      <w:r>
        <w:rPr>
          <w:kern w:val="0"/>
          <w:sz w:val="24"/>
        </w:rPr>
        <w:tab/>
      </w:r>
      <w:r>
        <w:rPr>
          <w:kern w:val="0"/>
          <w:sz w:val="24"/>
        </w:rPr>
        <w:t xml:space="preserve">Cylindrical vertical type with </w:t>
      </w:r>
      <w:r>
        <w:rPr>
          <w:color w:val="000000" w:themeColor="text1"/>
          <w:kern w:val="0"/>
          <w:sz w:val="24"/>
          <w14:textFill>
            <w14:solidFill>
              <w14:schemeClr w14:val="tx1"/>
            </w14:solidFill>
          </w14:textFill>
        </w:rPr>
        <w:t>pressure atomized</w:t>
      </w:r>
      <w:r>
        <w:rPr>
          <w:i/>
          <w:color w:val="0070C0"/>
          <w:kern w:val="0"/>
          <w:sz w:val="24"/>
        </w:rPr>
        <w:t xml:space="preserve"> </w:t>
      </w:r>
      <w:r>
        <w:rPr>
          <w:kern w:val="0"/>
          <w:sz w:val="24"/>
        </w:rPr>
        <w:t xml:space="preserve">burner and feed water regulator (on/off control). </w:t>
      </w:r>
    </w:p>
    <w:p w14:paraId="3FA9B949">
      <w:pPr>
        <w:tabs>
          <w:tab w:val="left" w:pos="1560"/>
          <w:tab w:val="left" w:pos="4111"/>
          <w:tab w:val="left" w:pos="4466"/>
          <w:tab w:val="left" w:pos="8911"/>
        </w:tabs>
        <w:kinsoku w:val="0"/>
        <w:autoSpaceDE w:val="0"/>
        <w:autoSpaceDN w:val="0"/>
        <w:adjustRightInd w:val="0"/>
        <w:ind w:left="1018"/>
        <w:rPr>
          <w:kern w:val="0"/>
          <w:sz w:val="24"/>
        </w:rPr>
      </w:pPr>
      <w:r>
        <w:rPr>
          <w:kern w:val="0"/>
          <w:sz w:val="24"/>
        </w:rPr>
        <w:tab/>
      </w:r>
      <w:r>
        <w:rPr>
          <w:kern w:val="0"/>
          <w:sz w:val="24"/>
        </w:rPr>
        <w:t>Evaporation</w:t>
      </w:r>
      <w:r>
        <w:rPr>
          <w:kern w:val="0"/>
          <w:sz w:val="24"/>
        </w:rPr>
        <w:tab/>
      </w:r>
      <w:r>
        <w:rPr>
          <w:kern w:val="0"/>
          <w:sz w:val="24"/>
        </w:rPr>
        <w:tab/>
      </w:r>
    </w:p>
    <w:p w14:paraId="79EADED0">
      <w:pPr>
        <w:tabs>
          <w:tab w:val="left" w:pos="1560"/>
          <w:tab w:val="left" w:pos="4111"/>
          <w:tab w:val="left" w:pos="4466"/>
          <w:tab w:val="left" w:pos="8911"/>
        </w:tabs>
        <w:kinsoku w:val="0"/>
        <w:autoSpaceDE w:val="0"/>
        <w:autoSpaceDN w:val="0"/>
        <w:adjustRightInd w:val="0"/>
        <w:ind w:left="4498" w:leftChars="485" w:hanging="3480" w:hangingChars="1450"/>
        <w:rPr>
          <w:kern w:val="0"/>
          <w:sz w:val="24"/>
        </w:rPr>
      </w:pPr>
      <w:r>
        <w:rPr>
          <w:kern w:val="0"/>
          <w:sz w:val="24"/>
        </w:rPr>
        <w:tab/>
      </w:r>
      <w:r>
        <w:rPr>
          <w:kern w:val="0"/>
          <w:sz w:val="24"/>
        </w:rPr>
        <w:t>Oil fired section</w:t>
      </w:r>
      <w:r>
        <w:rPr>
          <w:kern w:val="0"/>
          <w:sz w:val="24"/>
        </w:rPr>
        <w:tab/>
      </w:r>
      <w:r>
        <w:rPr>
          <w:kern w:val="0"/>
          <w:sz w:val="24"/>
        </w:rPr>
        <w:t>:</w:t>
      </w:r>
      <w:r>
        <w:rPr>
          <w:kern w:val="0"/>
          <w:sz w:val="24"/>
        </w:rPr>
        <w:tab/>
      </w:r>
      <w:r>
        <w:rPr>
          <w:rFonts w:hint="eastAsia"/>
          <w:kern w:val="0"/>
          <w:sz w:val="24"/>
        </w:rPr>
        <w:t>Abt.1</w:t>
      </w:r>
      <w:r>
        <w:rPr>
          <w:kern w:val="0"/>
          <w:sz w:val="24"/>
        </w:rPr>
        <w:t>,</w:t>
      </w:r>
      <w:r>
        <w:rPr>
          <w:rFonts w:hint="eastAsia"/>
          <w:kern w:val="0"/>
          <w:sz w:val="24"/>
        </w:rPr>
        <w:t>8</w:t>
      </w:r>
      <w:r>
        <w:rPr>
          <w:kern w:val="0"/>
          <w:sz w:val="24"/>
        </w:rPr>
        <w:t>00kg/h, final capacity to be decided acc. to steam balance.</w:t>
      </w:r>
    </w:p>
    <w:p w14:paraId="7D07605D">
      <w:pPr>
        <w:tabs>
          <w:tab w:val="left" w:pos="1560"/>
          <w:tab w:val="left" w:pos="4111"/>
          <w:tab w:val="left" w:pos="4466"/>
          <w:tab w:val="left" w:pos="8911"/>
        </w:tabs>
        <w:kinsoku w:val="0"/>
        <w:autoSpaceDE w:val="0"/>
        <w:autoSpaceDN w:val="0"/>
        <w:adjustRightInd w:val="0"/>
        <w:ind w:left="4498" w:leftChars="485" w:hanging="3480" w:hangingChars="1450"/>
        <w:rPr>
          <w:kern w:val="0"/>
          <w:sz w:val="24"/>
        </w:rPr>
      </w:pPr>
      <w:r>
        <w:rPr>
          <w:kern w:val="0"/>
          <w:sz w:val="24"/>
        </w:rPr>
        <w:tab/>
      </w:r>
      <w:r>
        <w:rPr>
          <w:kern w:val="0"/>
          <w:sz w:val="24"/>
        </w:rPr>
        <w:t>Exhaust gas section</w:t>
      </w:r>
      <w:r>
        <w:rPr>
          <w:kern w:val="0"/>
          <w:sz w:val="24"/>
        </w:rPr>
        <w:tab/>
      </w:r>
      <w:r>
        <w:rPr>
          <w:kern w:val="0"/>
          <w:sz w:val="24"/>
        </w:rPr>
        <w:t>:</w:t>
      </w:r>
      <w:r>
        <w:rPr>
          <w:kern w:val="0"/>
          <w:sz w:val="24"/>
        </w:rPr>
        <w:tab/>
      </w:r>
      <w:r>
        <w:rPr>
          <w:rFonts w:hint="eastAsia"/>
          <w:kern w:val="0"/>
          <w:sz w:val="24"/>
        </w:rPr>
        <w:tab/>
      </w:r>
      <w:r>
        <w:rPr>
          <w:kern w:val="0"/>
          <w:sz w:val="24"/>
        </w:rPr>
        <w:t>abt.</w:t>
      </w:r>
      <w:r>
        <w:rPr>
          <w:color w:val="7030A0"/>
          <w:kern w:val="0"/>
          <w:sz w:val="24"/>
        </w:rPr>
        <w:t xml:space="preserve"> </w:t>
      </w:r>
      <w:r>
        <w:rPr>
          <w:rFonts w:hint="eastAsia"/>
          <w:color w:val="000000" w:themeColor="text1"/>
          <w:kern w:val="0"/>
          <w:sz w:val="24"/>
          <w14:textFill>
            <w14:solidFill>
              <w14:schemeClr w14:val="tx1"/>
            </w14:solidFill>
          </w14:textFill>
        </w:rPr>
        <w:t>1,300</w:t>
      </w:r>
      <w:r>
        <w:rPr>
          <w:color w:val="000000" w:themeColor="text1"/>
          <w:kern w:val="0"/>
          <w:sz w:val="24"/>
          <w14:textFill>
            <w14:solidFill>
              <w14:schemeClr w14:val="tx1"/>
            </w14:solidFill>
          </w14:textFill>
        </w:rPr>
        <w:t xml:space="preserve"> kg/h</w:t>
      </w:r>
      <w:r>
        <w:rPr>
          <w:color w:val="7030A0"/>
          <w:kern w:val="0"/>
          <w:sz w:val="24"/>
        </w:rPr>
        <w:t xml:space="preserve"> </w:t>
      </w:r>
      <w:r>
        <w:rPr>
          <w:kern w:val="0"/>
          <w:sz w:val="24"/>
        </w:rPr>
        <w:t>at CSR of M/E under ISO condition.</w:t>
      </w:r>
    </w:p>
    <w:p w14:paraId="768F8C0B">
      <w:pPr>
        <w:tabs>
          <w:tab w:val="left" w:pos="1560"/>
          <w:tab w:val="left" w:pos="4111"/>
          <w:tab w:val="left" w:pos="4350"/>
          <w:tab w:val="left" w:pos="8911"/>
        </w:tabs>
        <w:kinsoku w:val="0"/>
        <w:autoSpaceDE w:val="0"/>
        <w:autoSpaceDN w:val="0"/>
        <w:adjustRightInd w:val="0"/>
        <w:ind w:left="4498" w:leftChars="485" w:hanging="3480" w:hangingChars="1450"/>
        <w:rPr>
          <w:kern w:val="0"/>
          <w:sz w:val="24"/>
        </w:rPr>
      </w:pPr>
      <w:r>
        <w:rPr>
          <w:kern w:val="0"/>
          <w:sz w:val="24"/>
        </w:rPr>
        <w:t xml:space="preserve">    </w:t>
      </w:r>
      <w:r>
        <w:rPr>
          <w:kern w:val="0"/>
          <w:sz w:val="24"/>
        </w:rPr>
        <w:tab/>
      </w:r>
      <w:r>
        <w:rPr>
          <w:kern w:val="0"/>
          <w:sz w:val="24"/>
        </w:rPr>
        <w:tab/>
      </w:r>
    </w:p>
    <w:p w14:paraId="3667861E">
      <w:pPr>
        <w:tabs>
          <w:tab w:val="left" w:pos="1560"/>
          <w:tab w:val="left" w:pos="4111"/>
          <w:tab w:val="left" w:pos="4466"/>
          <w:tab w:val="left" w:pos="8911"/>
        </w:tabs>
        <w:kinsoku w:val="0"/>
        <w:autoSpaceDE w:val="0"/>
        <w:autoSpaceDN w:val="0"/>
        <w:adjustRightInd w:val="0"/>
        <w:ind w:left="1018"/>
        <w:rPr>
          <w:kern w:val="0"/>
          <w:sz w:val="24"/>
        </w:rPr>
      </w:pPr>
      <w:r>
        <w:rPr>
          <w:kern w:val="0"/>
          <w:sz w:val="24"/>
        </w:rPr>
        <w:tab/>
      </w:r>
      <w:r>
        <w:rPr>
          <w:kern w:val="0"/>
          <w:sz w:val="24"/>
        </w:rPr>
        <w:t>Steam state</w:t>
      </w:r>
      <w:r>
        <w:rPr>
          <w:kern w:val="0"/>
          <w:sz w:val="24"/>
        </w:rPr>
        <w:tab/>
      </w:r>
      <w:r>
        <w:rPr>
          <w:kern w:val="0"/>
          <w:sz w:val="24"/>
        </w:rPr>
        <w:t>:</w:t>
      </w:r>
      <w:r>
        <w:rPr>
          <w:kern w:val="0"/>
          <w:sz w:val="24"/>
        </w:rPr>
        <w:tab/>
      </w:r>
      <w:r>
        <w:rPr>
          <w:kern w:val="0"/>
          <w:sz w:val="24"/>
        </w:rPr>
        <w:t>0.7 MPa (working) saturated</w:t>
      </w:r>
    </w:p>
    <w:p w14:paraId="3FA3920C">
      <w:pPr>
        <w:tabs>
          <w:tab w:val="left" w:pos="1560"/>
          <w:tab w:val="left" w:pos="4111"/>
          <w:tab w:val="left" w:pos="4466"/>
          <w:tab w:val="left" w:pos="8911"/>
        </w:tabs>
        <w:kinsoku w:val="0"/>
        <w:autoSpaceDE w:val="0"/>
        <w:autoSpaceDN w:val="0"/>
        <w:adjustRightInd w:val="0"/>
        <w:ind w:left="1018"/>
        <w:rPr>
          <w:kern w:val="0"/>
          <w:sz w:val="24"/>
        </w:rPr>
      </w:pPr>
      <w:r>
        <w:rPr>
          <w:kern w:val="0"/>
          <w:sz w:val="24"/>
        </w:rPr>
        <w:tab/>
      </w:r>
      <w:r>
        <w:rPr>
          <w:kern w:val="0"/>
          <w:sz w:val="24"/>
        </w:rPr>
        <w:t>Feed water temperature</w:t>
      </w:r>
      <w:r>
        <w:rPr>
          <w:kern w:val="0"/>
          <w:sz w:val="24"/>
        </w:rPr>
        <w:tab/>
      </w:r>
      <w:r>
        <w:rPr>
          <w:kern w:val="0"/>
          <w:sz w:val="24"/>
        </w:rPr>
        <w:t>:</w:t>
      </w:r>
      <w:r>
        <w:rPr>
          <w:kern w:val="0"/>
          <w:sz w:val="24"/>
        </w:rPr>
        <w:tab/>
      </w:r>
      <w:r>
        <w:rPr>
          <w:kern w:val="0"/>
          <w:sz w:val="24"/>
        </w:rPr>
        <w:t>80</w:t>
      </w:r>
      <w:r>
        <w:rPr>
          <w:kern w:val="0"/>
          <w:sz w:val="24"/>
          <w:vertAlign w:val="superscript"/>
        </w:rPr>
        <w:t>o</w:t>
      </w:r>
      <w:r>
        <w:rPr>
          <w:kern w:val="0"/>
          <w:sz w:val="24"/>
        </w:rPr>
        <w:t>C</w:t>
      </w:r>
    </w:p>
    <w:p w14:paraId="343189DA">
      <w:pPr>
        <w:tabs>
          <w:tab w:val="left" w:pos="4065"/>
          <w:tab w:val="left" w:pos="4420"/>
        </w:tabs>
        <w:kinsoku w:val="0"/>
        <w:autoSpaceDE w:val="0"/>
        <w:autoSpaceDN w:val="0"/>
        <w:adjustRightInd w:val="0"/>
        <w:snapToGrid w:val="0"/>
        <w:ind w:left="4436" w:hanging="2880"/>
        <w:rPr>
          <w:color w:val="7030A0"/>
          <w:kern w:val="0"/>
          <w:sz w:val="24"/>
        </w:rPr>
      </w:pPr>
      <w:r>
        <w:rPr>
          <w:color w:val="000000" w:themeColor="text1"/>
          <w:kern w:val="0"/>
          <w:sz w:val="24"/>
          <w14:textFill>
            <w14:solidFill>
              <w14:schemeClr w14:val="tx1"/>
            </w14:solidFill>
          </w14:textFill>
        </w:rPr>
        <w:t>Fuel</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HFO, LSHFO</w:t>
      </w:r>
      <w:r>
        <w:rPr>
          <w:rFonts w:hint="eastAsia"/>
          <w:color w:val="000000" w:themeColor="text1"/>
          <w:kern w:val="0"/>
          <w:sz w:val="24"/>
          <w14:textFill>
            <w14:solidFill>
              <w14:schemeClr w14:val="tx1"/>
            </w14:solidFill>
          </w14:textFill>
        </w:rPr>
        <w:t>/ULSFO,</w:t>
      </w:r>
      <w:r>
        <w:rPr>
          <w:color w:val="000000" w:themeColor="text1"/>
          <w:kern w:val="0"/>
          <w:sz w:val="24"/>
          <w14:textFill>
            <w14:solidFill>
              <w14:schemeClr w14:val="tx1"/>
            </w14:solidFill>
          </w14:textFill>
        </w:rPr>
        <w:t>MGO</w:t>
      </w:r>
    </w:p>
    <w:p w14:paraId="18C7FDC0">
      <w:pPr>
        <w:tabs>
          <w:tab w:val="left" w:pos="1560"/>
          <w:tab w:val="left" w:pos="4111"/>
          <w:tab w:val="left" w:pos="4466"/>
          <w:tab w:val="left" w:pos="8911"/>
        </w:tabs>
        <w:kinsoku w:val="0"/>
        <w:autoSpaceDE w:val="0"/>
        <w:autoSpaceDN w:val="0"/>
        <w:adjustRightInd w:val="0"/>
        <w:ind w:left="1018"/>
        <w:rPr>
          <w:kern w:val="0"/>
          <w:sz w:val="24"/>
        </w:rPr>
      </w:pPr>
    </w:p>
    <w:p w14:paraId="21FD0FF9">
      <w:pPr>
        <w:kinsoku w:val="0"/>
        <w:autoSpaceDE w:val="0"/>
        <w:autoSpaceDN w:val="0"/>
        <w:adjustRightInd w:val="0"/>
        <w:ind w:left="1017"/>
        <w:rPr>
          <w:kern w:val="0"/>
          <w:sz w:val="24"/>
        </w:rPr>
      </w:pPr>
      <w:r>
        <w:rPr>
          <w:kern w:val="0"/>
          <w:sz w:val="24"/>
        </w:rPr>
        <w:t>The exhaust gas section of the composite boiler also serves as M/E exhaust gas silencer and the noise attenuation shall be as per Maker’s standard</w:t>
      </w:r>
      <w:r>
        <w:rPr>
          <w:rFonts w:hint="eastAsia"/>
          <w:kern w:val="0"/>
          <w:sz w:val="24"/>
        </w:rPr>
        <w:t>.</w:t>
      </w:r>
    </w:p>
    <w:p w14:paraId="22DDA78E">
      <w:pPr>
        <w:kinsoku w:val="0"/>
        <w:autoSpaceDE w:val="0"/>
        <w:autoSpaceDN w:val="0"/>
        <w:adjustRightInd w:val="0"/>
        <w:ind w:left="1017"/>
        <w:rPr>
          <w:kern w:val="0"/>
          <w:sz w:val="24"/>
        </w:rPr>
      </w:pPr>
      <w:r>
        <w:rPr>
          <w:kern w:val="0"/>
          <w:sz w:val="24"/>
        </w:rPr>
        <w:t xml:space="preserve"> </w:t>
      </w:r>
    </w:p>
    <w:p w14:paraId="041D4147">
      <w:pPr>
        <w:kinsoku w:val="0"/>
        <w:autoSpaceDE w:val="0"/>
        <w:autoSpaceDN w:val="0"/>
        <w:adjustRightInd w:val="0"/>
        <w:ind w:left="1017"/>
        <w:rPr>
          <w:kern w:val="0"/>
          <w:sz w:val="24"/>
        </w:rPr>
      </w:pPr>
      <w:r>
        <w:rPr>
          <w:kern w:val="0"/>
          <w:sz w:val="24"/>
        </w:rPr>
        <w:t>Final capacity to be decided acc. to final selected maker’s calculation.</w:t>
      </w:r>
    </w:p>
    <w:p w14:paraId="68B06B20">
      <w:pPr>
        <w:kinsoku w:val="0"/>
        <w:autoSpaceDE w:val="0"/>
        <w:autoSpaceDN w:val="0"/>
        <w:adjustRightInd w:val="0"/>
        <w:ind w:left="1017"/>
        <w:rPr>
          <w:kern w:val="0"/>
          <w:sz w:val="24"/>
        </w:rPr>
      </w:pPr>
    </w:p>
    <w:p w14:paraId="3631E793">
      <w:pPr>
        <w:kinsoku w:val="0"/>
        <w:autoSpaceDE w:val="0"/>
        <w:autoSpaceDN w:val="0"/>
        <w:adjustRightInd w:val="0"/>
        <w:ind w:left="1017"/>
        <w:rPr>
          <w:b/>
          <w:kern w:val="0"/>
          <w:sz w:val="24"/>
        </w:rPr>
      </w:pPr>
    </w:p>
    <w:p w14:paraId="6C7225F2">
      <w:pPr>
        <w:pStyle w:val="4"/>
      </w:pPr>
      <w:bookmarkStart w:id="349" w:name="_Toc50572589"/>
      <w:r>
        <w:rPr>
          <w:rFonts w:hint="eastAsia"/>
        </w:rPr>
        <w:t>6.2.6</w:t>
      </w:r>
      <w:r>
        <w:tab/>
      </w:r>
      <w:r>
        <w:t>COMPRESSED AIR SYSTEM</w:t>
      </w:r>
      <w:bookmarkEnd w:id="349"/>
    </w:p>
    <w:p w14:paraId="25F199FA">
      <w:pPr>
        <w:kinsoku w:val="0"/>
        <w:autoSpaceDE w:val="0"/>
        <w:autoSpaceDN w:val="0"/>
        <w:adjustRightInd w:val="0"/>
        <w:ind w:left="1018"/>
        <w:rPr>
          <w:kern w:val="0"/>
          <w:sz w:val="24"/>
        </w:rPr>
      </w:pPr>
      <w:r>
        <w:rPr>
          <w:kern w:val="0"/>
          <w:sz w:val="24"/>
          <w:u w:val="single"/>
        </w:rPr>
        <w:t>Main air compressor</w:t>
      </w:r>
    </w:p>
    <w:p w14:paraId="00A61952">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xml:space="preserve">: </w:t>
      </w:r>
      <w:r>
        <w:rPr>
          <w:b/>
          <w:i/>
          <w:color w:val="000000" w:themeColor="text1"/>
          <w:kern w:val="0"/>
          <w:sz w:val="24"/>
          <w14:textFill>
            <w14:solidFill>
              <w14:schemeClr w14:val="tx1"/>
            </w14:solidFill>
          </w14:textFill>
        </w:rPr>
        <w:t>Three (3)</w:t>
      </w:r>
    </w:p>
    <w:p w14:paraId="18526614">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Motor driven, two or three stages, fresh water cooled</w:t>
      </w:r>
    </w:p>
    <w:p w14:paraId="26621E48">
      <w:pPr>
        <w:tabs>
          <w:tab w:val="left" w:pos="3700"/>
        </w:tabs>
        <w:kinsoku w:val="0"/>
        <w:autoSpaceDE w:val="0"/>
        <w:autoSpaceDN w:val="0"/>
        <w:adjustRightInd w:val="0"/>
        <w:spacing w:before="11"/>
        <w:ind w:left="1018"/>
        <w:rPr>
          <w:kern w:val="0"/>
          <w:sz w:val="24"/>
        </w:rPr>
      </w:pPr>
      <w:r>
        <w:rPr>
          <w:kern w:val="0"/>
          <w:sz w:val="24"/>
        </w:rPr>
        <w:t>Capacity</w:t>
      </w:r>
      <w:r>
        <w:rPr>
          <w:kern w:val="0"/>
          <w:sz w:val="24"/>
        </w:rPr>
        <w:tab/>
      </w:r>
      <w:r>
        <w:rPr>
          <w:kern w:val="0"/>
          <w:sz w:val="24"/>
        </w:rPr>
        <w:t xml:space="preserve">: </w:t>
      </w:r>
      <w:r>
        <w:rPr>
          <w:color w:val="000000" w:themeColor="text1"/>
          <w:kern w:val="0"/>
          <w:sz w:val="24"/>
          <w14:textFill>
            <w14:solidFill>
              <w14:schemeClr w14:val="tx1"/>
            </w14:solidFill>
          </w14:textFill>
        </w:rPr>
        <w:t>180m</w:t>
      </w:r>
      <w:r>
        <w:rPr>
          <w:color w:val="000000" w:themeColor="text1"/>
          <w:kern w:val="0"/>
          <w:sz w:val="24"/>
          <w:vertAlign w:val="superscript"/>
          <w14:textFill>
            <w14:solidFill>
              <w14:schemeClr w14:val="tx1"/>
            </w14:solidFill>
          </w14:textFill>
        </w:rPr>
        <w:t>3</w:t>
      </w:r>
      <w:r>
        <w:rPr>
          <w:color w:val="000000" w:themeColor="text1"/>
          <w:kern w:val="0"/>
          <w:sz w:val="24"/>
          <w14:textFill>
            <w14:solidFill>
              <w14:schemeClr w14:val="tx1"/>
            </w14:solidFill>
          </w14:textFill>
        </w:rPr>
        <w:t>/</w:t>
      </w:r>
      <w:r>
        <w:rPr>
          <w:kern w:val="0"/>
          <w:sz w:val="24"/>
        </w:rPr>
        <w:t>h (F.A.) x 3.0 MPa</w:t>
      </w:r>
    </w:p>
    <w:p w14:paraId="36AD4297">
      <w:pPr>
        <w:tabs>
          <w:tab w:val="left" w:pos="3700"/>
        </w:tabs>
        <w:kinsoku w:val="0"/>
        <w:autoSpaceDE w:val="0"/>
        <w:autoSpaceDN w:val="0"/>
        <w:adjustRightInd w:val="0"/>
        <w:spacing w:before="11"/>
        <w:ind w:left="1018"/>
        <w:rPr>
          <w:kern w:val="0"/>
          <w:sz w:val="24"/>
        </w:rPr>
      </w:pPr>
      <w:r>
        <w:rPr>
          <w:kern w:val="0"/>
          <w:sz w:val="24"/>
        </w:rPr>
        <w:t>Revolution</w:t>
      </w:r>
      <w:r>
        <w:rPr>
          <w:kern w:val="0"/>
          <w:sz w:val="24"/>
        </w:rPr>
        <w:tab/>
      </w:r>
      <w:r>
        <w:rPr>
          <w:kern w:val="0"/>
          <w:sz w:val="24"/>
        </w:rPr>
        <w:t>: As per Maker’s standard.</w:t>
      </w:r>
    </w:p>
    <w:p w14:paraId="7493BD65">
      <w:pPr>
        <w:tabs>
          <w:tab w:val="left" w:pos="3700"/>
        </w:tabs>
        <w:kinsoku w:val="0"/>
        <w:autoSpaceDE w:val="0"/>
        <w:autoSpaceDN w:val="0"/>
        <w:adjustRightInd w:val="0"/>
        <w:spacing w:before="11"/>
        <w:ind w:left="1018"/>
        <w:rPr>
          <w:kern w:val="0"/>
          <w:sz w:val="24"/>
        </w:rPr>
      </w:pPr>
    </w:p>
    <w:p w14:paraId="30FBAEA4">
      <w:pPr>
        <w:kinsoku w:val="0"/>
        <w:autoSpaceDE w:val="0"/>
        <w:autoSpaceDN w:val="0"/>
        <w:adjustRightInd w:val="0"/>
        <w:ind w:left="1018"/>
        <w:rPr>
          <w:kern w:val="0"/>
          <w:sz w:val="24"/>
        </w:rPr>
      </w:pPr>
      <w:r>
        <w:rPr>
          <w:kern w:val="0"/>
          <w:sz w:val="24"/>
          <w:u w:val="single"/>
        </w:rPr>
        <w:t>Emergency air compressor</w:t>
      </w:r>
    </w:p>
    <w:p w14:paraId="26562ACF">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7346208F">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Motor driven, two or three stages, air cooled</w:t>
      </w:r>
    </w:p>
    <w:p w14:paraId="3AEEB0C0">
      <w:pPr>
        <w:tabs>
          <w:tab w:val="left" w:pos="3700"/>
        </w:tabs>
        <w:kinsoku w:val="0"/>
        <w:autoSpaceDE w:val="0"/>
        <w:autoSpaceDN w:val="0"/>
        <w:adjustRightInd w:val="0"/>
        <w:spacing w:before="11"/>
        <w:ind w:left="1018"/>
        <w:rPr>
          <w:kern w:val="0"/>
          <w:sz w:val="24"/>
        </w:rPr>
      </w:pPr>
      <w:r>
        <w:rPr>
          <w:kern w:val="0"/>
          <w:sz w:val="24"/>
        </w:rPr>
        <w:t>Capacity</w:t>
      </w:r>
      <w:r>
        <w:rPr>
          <w:kern w:val="0"/>
          <w:sz w:val="24"/>
        </w:rPr>
        <w:tab/>
      </w:r>
      <w:r>
        <w:rPr>
          <w:kern w:val="0"/>
          <w:sz w:val="24"/>
        </w:rPr>
        <w:t xml:space="preserve">: </w:t>
      </w:r>
      <w:r>
        <w:rPr>
          <w:rFonts w:hint="eastAsia"/>
          <w:kern w:val="0"/>
          <w:sz w:val="24"/>
        </w:rPr>
        <w:t>3</w:t>
      </w:r>
      <w:r>
        <w:rPr>
          <w:kern w:val="0"/>
          <w:sz w:val="24"/>
        </w:rPr>
        <w:t>0 m</w:t>
      </w:r>
      <w:r>
        <w:rPr>
          <w:kern w:val="0"/>
          <w:sz w:val="24"/>
          <w:vertAlign w:val="superscript"/>
        </w:rPr>
        <w:t>3</w:t>
      </w:r>
      <w:r>
        <w:rPr>
          <w:kern w:val="0"/>
          <w:sz w:val="24"/>
        </w:rPr>
        <w:t>/h (F.A.) x 3.0 MPa</w:t>
      </w:r>
    </w:p>
    <w:p w14:paraId="7DDFFA53">
      <w:pPr>
        <w:tabs>
          <w:tab w:val="left" w:pos="3700"/>
        </w:tabs>
        <w:kinsoku w:val="0"/>
        <w:autoSpaceDE w:val="0"/>
        <w:autoSpaceDN w:val="0"/>
        <w:adjustRightInd w:val="0"/>
        <w:spacing w:before="11"/>
        <w:ind w:left="1018"/>
        <w:rPr>
          <w:kern w:val="0"/>
          <w:sz w:val="24"/>
        </w:rPr>
      </w:pPr>
      <w:r>
        <w:rPr>
          <w:kern w:val="0"/>
          <w:sz w:val="24"/>
        </w:rPr>
        <w:t>Revolution</w:t>
      </w:r>
      <w:r>
        <w:rPr>
          <w:kern w:val="0"/>
          <w:sz w:val="24"/>
        </w:rPr>
        <w:tab/>
      </w:r>
      <w:r>
        <w:rPr>
          <w:kern w:val="0"/>
          <w:sz w:val="24"/>
        </w:rPr>
        <w:t>: As per Maker’s standard.</w:t>
      </w:r>
    </w:p>
    <w:p w14:paraId="718D52BF">
      <w:pPr>
        <w:kinsoku w:val="0"/>
        <w:autoSpaceDE w:val="0"/>
        <w:autoSpaceDN w:val="0"/>
        <w:adjustRightInd w:val="0"/>
        <w:ind w:left="1018"/>
        <w:rPr>
          <w:kern w:val="0"/>
          <w:sz w:val="24"/>
          <w:u w:val="single"/>
        </w:rPr>
      </w:pPr>
    </w:p>
    <w:p w14:paraId="65842C36">
      <w:pPr>
        <w:kinsoku w:val="0"/>
        <w:autoSpaceDE w:val="0"/>
        <w:autoSpaceDN w:val="0"/>
        <w:adjustRightInd w:val="0"/>
        <w:ind w:left="1018"/>
        <w:rPr>
          <w:kern w:val="0"/>
          <w:sz w:val="24"/>
        </w:rPr>
      </w:pPr>
      <w:r>
        <w:rPr>
          <w:rFonts w:hint="eastAsia"/>
          <w:kern w:val="0"/>
          <w:sz w:val="24"/>
          <w:u w:val="single"/>
        </w:rPr>
        <w:t>S</w:t>
      </w:r>
      <w:r>
        <w:rPr>
          <w:kern w:val="0"/>
          <w:sz w:val="24"/>
          <w:u w:val="single"/>
        </w:rPr>
        <w:t>ervice air compressor</w:t>
      </w:r>
    </w:p>
    <w:p w14:paraId="42FA5FCE">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7CA896E2">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Motor driven, screw type, air cooled</w:t>
      </w:r>
    </w:p>
    <w:p w14:paraId="39DBFE64">
      <w:pPr>
        <w:tabs>
          <w:tab w:val="left" w:pos="3700"/>
        </w:tabs>
        <w:kinsoku w:val="0"/>
        <w:autoSpaceDE w:val="0"/>
        <w:autoSpaceDN w:val="0"/>
        <w:adjustRightInd w:val="0"/>
        <w:spacing w:before="8"/>
        <w:ind w:left="1018"/>
        <w:rPr>
          <w:kern w:val="0"/>
          <w:sz w:val="24"/>
        </w:rPr>
      </w:pPr>
      <w:r>
        <w:rPr>
          <w:kern w:val="0"/>
          <w:sz w:val="24"/>
        </w:rPr>
        <w:t>Capacity</w:t>
      </w:r>
      <w:r>
        <w:rPr>
          <w:kern w:val="0"/>
          <w:sz w:val="24"/>
        </w:rPr>
        <w:tab/>
      </w:r>
      <w:r>
        <w:rPr>
          <w:kern w:val="0"/>
          <w:sz w:val="24"/>
        </w:rPr>
        <w:t>: 100m</w:t>
      </w:r>
      <w:r>
        <w:rPr>
          <w:kern w:val="0"/>
          <w:sz w:val="24"/>
          <w:vertAlign w:val="superscript"/>
        </w:rPr>
        <w:t>3</w:t>
      </w:r>
      <w:r>
        <w:rPr>
          <w:kern w:val="0"/>
          <w:sz w:val="24"/>
        </w:rPr>
        <w:t>/h (F.A.) x 0.</w:t>
      </w:r>
      <w:r>
        <w:rPr>
          <w:rFonts w:hint="eastAsia"/>
          <w:kern w:val="0"/>
          <w:sz w:val="24"/>
        </w:rPr>
        <w:t>7</w:t>
      </w:r>
      <w:r>
        <w:rPr>
          <w:kern w:val="0"/>
          <w:sz w:val="24"/>
        </w:rPr>
        <w:t xml:space="preserve"> MPa</w:t>
      </w:r>
    </w:p>
    <w:p w14:paraId="67DE3D36">
      <w:pPr>
        <w:tabs>
          <w:tab w:val="left" w:pos="3700"/>
        </w:tabs>
        <w:kinsoku w:val="0"/>
        <w:autoSpaceDE w:val="0"/>
        <w:autoSpaceDN w:val="0"/>
        <w:adjustRightInd w:val="0"/>
        <w:spacing w:before="8"/>
        <w:ind w:left="1018"/>
        <w:rPr>
          <w:kern w:val="0"/>
          <w:sz w:val="24"/>
        </w:rPr>
      </w:pPr>
      <w:r>
        <w:rPr>
          <w:kern w:val="0"/>
          <w:sz w:val="24"/>
        </w:rPr>
        <w:t>Revolution</w:t>
      </w:r>
      <w:r>
        <w:rPr>
          <w:kern w:val="0"/>
          <w:sz w:val="24"/>
        </w:rPr>
        <w:tab/>
      </w:r>
      <w:r>
        <w:rPr>
          <w:kern w:val="0"/>
          <w:sz w:val="24"/>
        </w:rPr>
        <w:t>: As per Maker’s standard.</w:t>
      </w:r>
    </w:p>
    <w:p w14:paraId="11C3D72A">
      <w:pPr>
        <w:kinsoku w:val="0"/>
        <w:autoSpaceDE w:val="0"/>
        <w:autoSpaceDN w:val="0"/>
        <w:adjustRightInd w:val="0"/>
        <w:ind w:left="1018"/>
        <w:rPr>
          <w:kern w:val="0"/>
          <w:sz w:val="24"/>
          <w:u w:val="single"/>
        </w:rPr>
      </w:pPr>
    </w:p>
    <w:p w14:paraId="106941BD">
      <w:pPr>
        <w:kinsoku w:val="0"/>
        <w:autoSpaceDE w:val="0"/>
        <w:autoSpaceDN w:val="0"/>
        <w:adjustRightInd w:val="0"/>
        <w:ind w:left="1018"/>
        <w:rPr>
          <w:kern w:val="0"/>
          <w:sz w:val="24"/>
        </w:rPr>
      </w:pPr>
      <w:r>
        <w:rPr>
          <w:kern w:val="0"/>
          <w:sz w:val="24"/>
          <w:u w:val="single"/>
        </w:rPr>
        <w:t xml:space="preserve">Main air reservoir </w:t>
      </w:r>
    </w:p>
    <w:p w14:paraId="75AE2D62">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Two (2)</w:t>
      </w:r>
    </w:p>
    <w:p w14:paraId="466727FA">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Cylindrical all welded</w:t>
      </w:r>
    </w:p>
    <w:p w14:paraId="4498F529">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xml:space="preserve">: </w:t>
      </w:r>
      <w:r>
        <w:rPr>
          <w:rFonts w:hint="eastAsia"/>
          <w:kern w:val="0"/>
          <w:sz w:val="24"/>
        </w:rPr>
        <w:t>5</w:t>
      </w:r>
      <w:r>
        <w:rPr>
          <w:kern w:val="0"/>
          <w:sz w:val="24"/>
        </w:rPr>
        <w:t>.</w:t>
      </w:r>
      <w:r>
        <w:rPr>
          <w:rFonts w:hint="eastAsia"/>
          <w:kern w:val="0"/>
          <w:sz w:val="24"/>
        </w:rPr>
        <w:t>0</w:t>
      </w:r>
      <w:r>
        <w:rPr>
          <w:color w:val="7030A0"/>
          <w:kern w:val="0"/>
          <w:sz w:val="24"/>
        </w:rPr>
        <w:t xml:space="preserve"> </w:t>
      </w:r>
      <w:r>
        <w:rPr>
          <w:kern w:val="0"/>
          <w:sz w:val="24"/>
        </w:rPr>
        <w:t>m</w:t>
      </w:r>
      <w:r>
        <w:rPr>
          <w:kern w:val="0"/>
          <w:position w:val="11"/>
          <w:sz w:val="16"/>
          <w:szCs w:val="16"/>
        </w:rPr>
        <w:t xml:space="preserve">3 </w:t>
      </w:r>
      <w:r>
        <w:rPr>
          <w:kern w:val="0"/>
          <w:sz w:val="24"/>
        </w:rPr>
        <w:t>x 3.0 MPa</w:t>
      </w:r>
    </w:p>
    <w:p w14:paraId="595D76C9">
      <w:pPr>
        <w:kinsoku w:val="0"/>
        <w:autoSpaceDE w:val="0"/>
        <w:autoSpaceDN w:val="0"/>
        <w:adjustRightInd w:val="0"/>
        <w:ind w:left="1018"/>
        <w:rPr>
          <w:kern w:val="0"/>
          <w:sz w:val="24"/>
          <w:u w:val="single"/>
        </w:rPr>
      </w:pPr>
    </w:p>
    <w:p w14:paraId="502C2FE3">
      <w:pPr>
        <w:kinsoku w:val="0"/>
        <w:autoSpaceDE w:val="0"/>
        <w:autoSpaceDN w:val="0"/>
        <w:adjustRightInd w:val="0"/>
        <w:ind w:left="1018"/>
        <w:rPr>
          <w:kern w:val="0"/>
          <w:sz w:val="24"/>
        </w:rPr>
      </w:pPr>
      <w:r>
        <w:rPr>
          <w:rFonts w:hint="eastAsia"/>
          <w:kern w:val="0"/>
          <w:sz w:val="24"/>
          <w:u w:val="single"/>
        </w:rPr>
        <w:t>S</w:t>
      </w:r>
      <w:r>
        <w:rPr>
          <w:kern w:val="0"/>
          <w:sz w:val="24"/>
          <w:u w:val="single"/>
        </w:rPr>
        <w:t xml:space="preserve">ervice air reservoir </w:t>
      </w:r>
    </w:p>
    <w:p w14:paraId="4FD9C435">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73F64842">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Cylindrical all welded</w:t>
      </w:r>
    </w:p>
    <w:p w14:paraId="708A1ACA">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xml:space="preserve">: </w:t>
      </w:r>
      <w:r>
        <w:rPr>
          <w:rFonts w:hint="eastAsia"/>
          <w:kern w:val="0"/>
          <w:sz w:val="24"/>
        </w:rPr>
        <w:t>1.0</w:t>
      </w:r>
      <w:r>
        <w:rPr>
          <w:kern w:val="0"/>
          <w:sz w:val="24"/>
        </w:rPr>
        <w:t xml:space="preserve"> m</w:t>
      </w:r>
      <w:r>
        <w:rPr>
          <w:kern w:val="0"/>
          <w:position w:val="11"/>
          <w:sz w:val="16"/>
          <w:szCs w:val="16"/>
        </w:rPr>
        <w:t xml:space="preserve">3 </w:t>
      </w:r>
      <w:r>
        <w:rPr>
          <w:kern w:val="0"/>
          <w:sz w:val="24"/>
        </w:rPr>
        <w:t xml:space="preserve">x </w:t>
      </w:r>
      <w:r>
        <w:rPr>
          <w:color w:val="000000" w:themeColor="text1"/>
          <w:kern w:val="0"/>
          <w:sz w:val="24"/>
          <w14:textFill>
            <w14:solidFill>
              <w14:schemeClr w14:val="tx1"/>
            </w14:solidFill>
          </w14:textFill>
        </w:rPr>
        <w:t>0.</w:t>
      </w:r>
      <w:r>
        <w:rPr>
          <w:rFonts w:hint="eastAsia"/>
          <w:color w:val="000000" w:themeColor="text1"/>
          <w:kern w:val="0"/>
          <w:sz w:val="24"/>
          <w14:textFill>
            <w14:solidFill>
              <w14:schemeClr w14:val="tx1"/>
            </w14:solidFill>
          </w14:textFill>
        </w:rPr>
        <w:t>7</w:t>
      </w:r>
      <w:r>
        <w:rPr>
          <w:kern w:val="0"/>
          <w:sz w:val="24"/>
        </w:rPr>
        <w:t xml:space="preserve"> MPa</w:t>
      </w:r>
    </w:p>
    <w:p w14:paraId="284F0E7D">
      <w:pPr>
        <w:kinsoku w:val="0"/>
        <w:autoSpaceDE w:val="0"/>
        <w:autoSpaceDN w:val="0"/>
        <w:adjustRightInd w:val="0"/>
        <w:ind w:left="1018"/>
        <w:rPr>
          <w:kern w:val="0"/>
          <w:sz w:val="24"/>
          <w:u w:val="single"/>
        </w:rPr>
      </w:pPr>
    </w:p>
    <w:p w14:paraId="3865267C">
      <w:pPr>
        <w:kinsoku w:val="0"/>
        <w:autoSpaceDE w:val="0"/>
        <w:autoSpaceDN w:val="0"/>
        <w:adjustRightInd w:val="0"/>
        <w:ind w:left="1018"/>
        <w:rPr>
          <w:kern w:val="0"/>
          <w:sz w:val="24"/>
        </w:rPr>
      </w:pPr>
      <w:r>
        <w:rPr>
          <w:kern w:val="0"/>
          <w:sz w:val="24"/>
          <w:u w:val="single"/>
        </w:rPr>
        <w:t>Aux. air reservoir</w:t>
      </w:r>
    </w:p>
    <w:p w14:paraId="00DFA2FC">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491CACFC">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Cylindrical all welded</w:t>
      </w:r>
    </w:p>
    <w:p w14:paraId="5EC91E1E">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0.25m</w:t>
      </w:r>
      <w:r>
        <w:rPr>
          <w:kern w:val="0"/>
          <w:position w:val="11"/>
          <w:sz w:val="16"/>
          <w:szCs w:val="16"/>
        </w:rPr>
        <w:t>3</w:t>
      </w:r>
      <w:r>
        <w:rPr>
          <w:kern w:val="0"/>
          <w:sz w:val="24"/>
        </w:rPr>
        <w:t>x 3.0 MPa</w:t>
      </w:r>
    </w:p>
    <w:p w14:paraId="42A658AC">
      <w:pPr>
        <w:kinsoku w:val="0"/>
        <w:autoSpaceDE w:val="0"/>
        <w:autoSpaceDN w:val="0"/>
        <w:adjustRightInd w:val="0"/>
        <w:ind w:left="1018"/>
        <w:rPr>
          <w:kern w:val="0"/>
          <w:sz w:val="24"/>
          <w:u w:val="single"/>
        </w:rPr>
      </w:pPr>
    </w:p>
    <w:p w14:paraId="2BB9A117">
      <w:pPr>
        <w:kinsoku w:val="0"/>
        <w:autoSpaceDE w:val="0"/>
        <w:autoSpaceDN w:val="0"/>
        <w:adjustRightInd w:val="0"/>
        <w:ind w:left="1018"/>
        <w:rPr>
          <w:kern w:val="0"/>
          <w:sz w:val="24"/>
        </w:rPr>
      </w:pPr>
      <w:r>
        <w:rPr>
          <w:kern w:val="0"/>
          <w:sz w:val="24"/>
          <w:u w:val="single"/>
        </w:rPr>
        <w:t>Control air reservoir</w:t>
      </w:r>
    </w:p>
    <w:p w14:paraId="51594E77">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61A8E9B3">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Cylindrical all welded</w:t>
      </w:r>
    </w:p>
    <w:p w14:paraId="4CE365BD">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0.25m</w:t>
      </w:r>
      <w:r>
        <w:rPr>
          <w:kern w:val="0"/>
          <w:position w:val="11"/>
          <w:sz w:val="16"/>
          <w:szCs w:val="16"/>
        </w:rPr>
        <w:t>3</w:t>
      </w:r>
      <w:r>
        <w:rPr>
          <w:kern w:val="0"/>
          <w:sz w:val="24"/>
        </w:rPr>
        <w:t>x 0.</w:t>
      </w:r>
      <w:r>
        <w:rPr>
          <w:rFonts w:hint="eastAsia"/>
          <w:kern w:val="0"/>
          <w:sz w:val="24"/>
        </w:rPr>
        <w:t>7</w:t>
      </w:r>
      <w:r>
        <w:rPr>
          <w:kern w:val="0"/>
          <w:sz w:val="24"/>
        </w:rPr>
        <w:t xml:space="preserve"> MPa</w:t>
      </w:r>
    </w:p>
    <w:p w14:paraId="4C58E49F">
      <w:pPr>
        <w:kinsoku w:val="0"/>
        <w:autoSpaceDE w:val="0"/>
        <w:autoSpaceDN w:val="0"/>
        <w:adjustRightInd w:val="0"/>
        <w:ind w:left="1018"/>
        <w:rPr>
          <w:kern w:val="0"/>
          <w:sz w:val="24"/>
          <w:u w:val="single"/>
        </w:rPr>
      </w:pPr>
    </w:p>
    <w:p w14:paraId="7471E37B">
      <w:pPr>
        <w:kinsoku w:val="0"/>
        <w:autoSpaceDE w:val="0"/>
        <w:autoSpaceDN w:val="0"/>
        <w:adjustRightInd w:val="0"/>
        <w:ind w:left="1018"/>
        <w:rPr>
          <w:kern w:val="0"/>
          <w:sz w:val="24"/>
        </w:rPr>
      </w:pPr>
      <w:r>
        <w:rPr>
          <w:kern w:val="0"/>
          <w:sz w:val="24"/>
          <w:u w:val="single"/>
        </w:rPr>
        <w:t xml:space="preserve">Control air dehydrator </w:t>
      </w:r>
    </w:p>
    <w:p w14:paraId="007B0033">
      <w:pPr>
        <w:tabs>
          <w:tab w:val="left" w:pos="3700"/>
        </w:tabs>
        <w:kinsoku w:val="0"/>
        <w:autoSpaceDE w:val="0"/>
        <w:autoSpaceDN w:val="0"/>
        <w:adjustRightInd w:val="0"/>
        <w:ind w:left="1498" w:leftChars="485" w:hanging="480" w:hangingChars="200"/>
        <w:rPr>
          <w:kern w:val="0"/>
          <w:sz w:val="24"/>
        </w:rPr>
      </w:pPr>
      <w:r>
        <w:rPr>
          <w:kern w:val="0"/>
          <w:sz w:val="24"/>
        </w:rPr>
        <w:t>No. of set</w:t>
      </w:r>
      <w:r>
        <w:rPr>
          <w:kern w:val="0"/>
          <w:sz w:val="24"/>
        </w:rPr>
        <w:tab/>
      </w:r>
      <w:r>
        <w:rPr>
          <w:kern w:val="0"/>
          <w:sz w:val="24"/>
        </w:rPr>
        <w:t>: One (1) set</w:t>
      </w:r>
      <w:r>
        <w:rPr>
          <w:kern w:val="0"/>
          <w:position w:val="-1"/>
          <w:sz w:val="24"/>
        </w:rPr>
        <w:t>Type</w:t>
      </w:r>
      <w:r>
        <w:rPr>
          <w:kern w:val="0"/>
          <w:position w:val="-1"/>
          <w:sz w:val="24"/>
        </w:rPr>
        <w:tab/>
      </w:r>
      <w:r>
        <w:rPr>
          <w:kern w:val="0"/>
          <w:position w:val="-1"/>
          <w:sz w:val="24"/>
        </w:rPr>
        <w:t>: Refrigerant type</w:t>
      </w:r>
      <w:r>
        <w:rPr>
          <w:b/>
          <w:i/>
          <w:kern w:val="0"/>
          <w:position w:val="-1"/>
          <w:sz w:val="24"/>
        </w:rPr>
        <w:t xml:space="preserve"> (R134a or R407C will be used and comply with the class notation.)</w:t>
      </w:r>
    </w:p>
    <w:p w14:paraId="27C38B77">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abt.</w:t>
      </w:r>
      <w:r>
        <w:rPr>
          <w:color w:val="000000" w:themeColor="text1"/>
          <w:kern w:val="0"/>
          <w:sz w:val="24"/>
          <w14:textFill>
            <w14:solidFill>
              <w14:schemeClr w14:val="tx1"/>
            </w14:solidFill>
          </w14:textFill>
        </w:rPr>
        <w:t xml:space="preserve"> 50m</w:t>
      </w:r>
      <w:r>
        <w:rPr>
          <w:color w:val="000000" w:themeColor="text1"/>
          <w:kern w:val="0"/>
          <w:position w:val="11"/>
          <w:sz w:val="16"/>
          <w:szCs w:val="16"/>
          <w14:textFill>
            <w14:solidFill>
              <w14:schemeClr w14:val="tx1"/>
            </w14:solidFill>
          </w14:textFill>
        </w:rPr>
        <w:t xml:space="preserve">3 </w:t>
      </w:r>
      <w:r>
        <w:rPr>
          <w:color w:val="000000" w:themeColor="text1"/>
          <w:kern w:val="0"/>
          <w:sz w:val="24"/>
          <w14:textFill>
            <w14:solidFill>
              <w14:schemeClr w14:val="tx1"/>
            </w14:solidFill>
          </w14:textFill>
        </w:rPr>
        <w:t xml:space="preserve">/h </w:t>
      </w:r>
      <w:r>
        <w:rPr>
          <w:kern w:val="0"/>
          <w:sz w:val="24"/>
        </w:rPr>
        <w:t>(F.A.)</w:t>
      </w:r>
    </w:p>
    <w:p w14:paraId="2F4E6EBF">
      <w:pPr>
        <w:pStyle w:val="4"/>
      </w:pPr>
      <w:bookmarkStart w:id="350" w:name="_Toc50572590"/>
      <w:r>
        <w:rPr>
          <w:rFonts w:hint="eastAsia"/>
        </w:rPr>
        <w:t>6.2.7</w:t>
      </w:r>
      <w:r>
        <w:tab/>
      </w:r>
      <w:r>
        <w:t>COOLING WATER SYSTEM</w:t>
      </w:r>
      <w:bookmarkEnd w:id="350"/>
    </w:p>
    <w:p w14:paraId="0843FD22">
      <w:pPr>
        <w:kinsoku w:val="0"/>
        <w:autoSpaceDE w:val="0"/>
        <w:autoSpaceDN w:val="0"/>
        <w:adjustRightInd w:val="0"/>
        <w:ind w:left="1018"/>
        <w:rPr>
          <w:kern w:val="0"/>
          <w:sz w:val="24"/>
        </w:rPr>
      </w:pPr>
      <w:r>
        <w:rPr>
          <w:kern w:val="0"/>
          <w:sz w:val="24"/>
          <w:u w:val="single"/>
        </w:rPr>
        <w:t>Main cooling S.W pump</w:t>
      </w:r>
    </w:p>
    <w:p w14:paraId="30D9DE28">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Three (3) each 50% (two working, one for stand-by)</w:t>
      </w:r>
    </w:p>
    <w:p w14:paraId="7F1C0A8F">
      <w:pPr>
        <w:tabs>
          <w:tab w:val="left" w:pos="3700"/>
        </w:tabs>
        <w:kinsoku w:val="0"/>
        <w:autoSpaceDE w:val="0"/>
        <w:autoSpaceDN w:val="0"/>
        <w:adjustRightInd w:val="0"/>
        <w:ind w:left="1018"/>
        <w:rPr>
          <w:kern w:val="0"/>
          <w:sz w:val="24"/>
        </w:rPr>
      </w:pPr>
      <w:r>
        <w:rPr>
          <w:kern w:val="0"/>
          <w:sz w:val="24"/>
        </w:rPr>
        <w:t>Type</w:t>
      </w:r>
      <w:r>
        <w:rPr>
          <w:kern w:val="0"/>
          <w:sz w:val="24"/>
        </w:rPr>
        <w:tab/>
      </w:r>
      <w:r>
        <w:rPr>
          <w:kern w:val="0"/>
          <w:sz w:val="24"/>
        </w:rPr>
        <w:t>: M.D. vert. centrifugal</w:t>
      </w:r>
      <w:r>
        <w:rPr>
          <w:rFonts w:hint="eastAsia"/>
          <w:kern w:val="0"/>
          <w:sz w:val="24"/>
        </w:rPr>
        <w:t xml:space="preserve">, </w:t>
      </w:r>
    </w:p>
    <w:p w14:paraId="3262F924">
      <w:pPr>
        <w:tabs>
          <w:tab w:val="left" w:pos="3700"/>
        </w:tabs>
        <w:kinsoku w:val="0"/>
        <w:autoSpaceDE w:val="0"/>
        <w:autoSpaceDN w:val="0"/>
        <w:adjustRightInd w:val="0"/>
        <w:spacing w:before="2"/>
        <w:ind w:left="1018"/>
        <w:rPr>
          <w:kern w:val="0"/>
          <w:sz w:val="24"/>
        </w:rPr>
      </w:pPr>
      <w:r>
        <w:rPr>
          <w:kern w:val="0"/>
          <w:sz w:val="24"/>
        </w:rPr>
        <w:t>Capacity</w:t>
      </w:r>
      <w:r>
        <w:rPr>
          <w:kern w:val="0"/>
          <w:sz w:val="24"/>
        </w:rPr>
        <w:tab/>
      </w:r>
      <w:r>
        <w:rPr>
          <w:kern w:val="0"/>
          <w:sz w:val="24"/>
        </w:rPr>
        <w:t>: abt.</w:t>
      </w:r>
      <w:r>
        <w:rPr>
          <w:rFonts w:hint="eastAsia"/>
          <w:kern w:val="0"/>
          <w:sz w:val="24"/>
        </w:rPr>
        <w:t>42</w:t>
      </w:r>
      <w:r>
        <w:rPr>
          <w:kern w:val="0"/>
          <w:sz w:val="24"/>
        </w:rPr>
        <w:t>0 m</w:t>
      </w:r>
      <w:r>
        <w:rPr>
          <w:kern w:val="0"/>
          <w:position w:val="11"/>
          <w:sz w:val="16"/>
          <w:szCs w:val="16"/>
        </w:rPr>
        <w:t>3</w:t>
      </w:r>
      <w:r>
        <w:rPr>
          <w:kern w:val="0"/>
          <w:sz w:val="24"/>
        </w:rPr>
        <w:t xml:space="preserve">/h (depending on final heat balance) </w:t>
      </w:r>
    </w:p>
    <w:p w14:paraId="701CB5DF">
      <w:pPr>
        <w:tabs>
          <w:tab w:val="left" w:pos="3700"/>
        </w:tabs>
        <w:kinsoku w:val="0"/>
        <w:autoSpaceDE w:val="0"/>
        <w:autoSpaceDN w:val="0"/>
        <w:adjustRightInd w:val="0"/>
        <w:spacing w:before="2"/>
        <w:ind w:left="1018"/>
        <w:rPr>
          <w:kern w:val="0"/>
          <w:sz w:val="24"/>
        </w:rPr>
      </w:pPr>
      <w:r>
        <w:rPr>
          <w:kern w:val="0"/>
          <w:sz w:val="24"/>
        </w:rPr>
        <w:t>Total head</w:t>
      </w:r>
      <w:r>
        <w:rPr>
          <w:kern w:val="0"/>
          <w:sz w:val="24"/>
        </w:rPr>
        <w:tab/>
      </w:r>
      <w:r>
        <w:rPr>
          <w:kern w:val="0"/>
          <w:sz w:val="24"/>
        </w:rPr>
        <w:t>: 0.25 MPa</w:t>
      </w:r>
    </w:p>
    <w:p w14:paraId="4AD66070">
      <w:pPr>
        <w:kinsoku w:val="0"/>
        <w:autoSpaceDE w:val="0"/>
        <w:autoSpaceDN w:val="0"/>
        <w:adjustRightInd w:val="0"/>
        <w:ind w:left="1018"/>
        <w:rPr>
          <w:kern w:val="0"/>
          <w:sz w:val="24"/>
          <w:u w:val="single"/>
        </w:rPr>
      </w:pPr>
    </w:p>
    <w:p w14:paraId="49EFE5C6">
      <w:pPr>
        <w:kinsoku w:val="0"/>
        <w:autoSpaceDE w:val="0"/>
        <w:autoSpaceDN w:val="0"/>
        <w:adjustRightInd w:val="0"/>
        <w:ind w:left="1018"/>
        <w:rPr>
          <w:kern w:val="0"/>
          <w:sz w:val="24"/>
        </w:rPr>
      </w:pPr>
      <w:r>
        <w:rPr>
          <w:kern w:val="0"/>
          <w:sz w:val="24"/>
          <w:u w:val="single"/>
        </w:rPr>
        <w:t>M/E jacket cooling F.W. pump</w:t>
      </w:r>
    </w:p>
    <w:p w14:paraId="03D33D38">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Two (2)</w:t>
      </w:r>
    </w:p>
    <w:p w14:paraId="630CEB96">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M.D. vert. centrifugal</w:t>
      </w:r>
    </w:p>
    <w:p w14:paraId="1FB9881D">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abt</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75</w:t>
      </w:r>
      <w:r>
        <w:rPr>
          <w:color w:val="000000" w:themeColor="text1"/>
          <w:kern w:val="0"/>
          <w:sz w:val="24"/>
          <w14:textFill>
            <w14:solidFill>
              <w14:schemeClr w14:val="tx1"/>
            </w14:solidFill>
          </w14:textFill>
        </w:rPr>
        <w:t xml:space="preserve"> </w:t>
      </w:r>
      <w:r>
        <w:rPr>
          <w:color w:val="000000" w:themeColor="text1"/>
          <w:kern w:val="0"/>
          <w:position w:val="-1"/>
          <w:sz w:val="24"/>
          <w14:textFill>
            <w14:solidFill>
              <w14:schemeClr w14:val="tx1"/>
            </w14:solidFill>
          </w14:textFill>
        </w:rPr>
        <w:t>m</w:t>
      </w:r>
      <w:r>
        <w:rPr>
          <w:kern w:val="0"/>
          <w:position w:val="-1"/>
          <w:sz w:val="24"/>
          <w:vertAlign w:val="superscript"/>
        </w:rPr>
        <w:t>3</w:t>
      </w:r>
      <w:r>
        <w:rPr>
          <w:kern w:val="0"/>
          <w:position w:val="-1"/>
          <w:sz w:val="24"/>
        </w:rPr>
        <w:t>/h</w:t>
      </w:r>
    </w:p>
    <w:p w14:paraId="6E7187A7">
      <w:pPr>
        <w:tabs>
          <w:tab w:val="left" w:pos="3700"/>
        </w:tabs>
        <w:kinsoku w:val="0"/>
        <w:autoSpaceDE w:val="0"/>
        <w:autoSpaceDN w:val="0"/>
        <w:adjustRightInd w:val="0"/>
        <w:ind w:left="1018"/>
        <w:rPr>
          <w:kern w:val="0"/>
          <w:sz w:val="24"/>
        </w:rPr>
      </w:pPr>
      <w:r>
        <w:rPr>
          <w:kern w:val="0"/>
          <w:sz w:val="24"/>
        </w:rPr>
        <w:t>Total head</w:t>
      </w:r>
      <w:r>
        <w:rPr>
          <w:kern w:val="0"/>
          <w:sz w:val="24"/>
        </w:rPr>
        <w:tab/>
      </w:r>
      <w:r>
        <w:rPr>
          <w:kern w:val="0"/>
          <w:sz w:val="24"/>
        </w:rPr>
        <w:t>: 0.30 MPa</w:t>
      </w:r>
      <w:r>
        <w:rPr>
          <w:rFonts w:hint="eastAsia"/>
          <w:kern w:val="0"/>
          <w:sz w:val="24"/>
        </w:rPr>
        <w:t>,</w:t>
      </w:r>
      <w:r>
        <w:rPr>
          <w:rFonts w:hint="eastAsia"/>
          <w:color w:val="000000" w:themeColor="text1"/>
          <w:kern w:val="0"/>
          <w:sz w:val="24"/>
          <w14:textFill>
            <w14:solidFill>
              <w14:schemeClr w14:val="tx1"/>
            </w14:solidFill>
          </w14:textFill>
        </w:rPr>
        <w:t xml:space="preserve">  as per ME</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s recommendation</w:t>
      </w:r>
    </w:p>
    <w:p w14:paraId="11E70AD0">
      <w:pPr>
        <w:kinsoku w:val="0"/>
        <w:autoSpaceDE w:val="0"/>
        <w:autoSpaceDN w:val="0"/>
        <w:adjustRightInd w:val="0"/>
        <w:ind w:left="1018"/>
        <w:rPr>
          <w:kern w:val="0"/>
          <w:sz w:val="24"/>
          <w:u w:val="single"/>
        </w:rPr>
      </w:pPr>
    </w:p>
    <w:p w14:paraId="3AB7BCA7">
      <w:pPr>
        <w:kinsoku w:val="0"/>
        <w:autoSpaceDE w:val="0"/>
        <w:autoSpaceDN w:val="0"/>
        <w:adjustRightInd w:val="0"/>
        <w:ind w:left="1018"/>
        <w:rPr>
          <w:kern w:val="0"/>
          <w:sz w:val="24"/>
        </w:rPr>
      </w:pPr>
      <w:r>
        <w:rPr>
          <w:kern w:val="0"/>
          <w:sz w:val="24"/>
          <w:u w:val="single"/>
        </w:rPr>
        <w:t>L.T. cooling F.W. pump</w:t>
      </w:r>
    </w:p>
    <w:p w14:paraId="010D7679">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Three (3) each 50% (two working, one for stand-by)</w:t>
      </w:r>
    </w:p>
    <w:p w14:paraId="22A705CD">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M.D. vert. centrifugal</w:t>
      </w:r>
    </w:p>
    <w:p w14:paraId="0216B97E">
      <w:pPr>
        <w:tabs>
          <w:tab w:val="left" w:pos="3700"/>
        </w:tabs>
        <w:kinsoku w:val="0"/>
        <w:autoSpaceDE w:val="0"/>
        <w:autoSpaceDN w:val="0"/>
        <w:adjustRightInd w:val="0"/>
        <w:spacing w:before="9"/>
        <w:ind w:left="1018"/>
        <w:rPr>
          <w:kern w:val="0"/>
          <w:sz w:val="24"/>
        </w:rPr>
      </w:pPr>
      <w:r>
        <w:rPr>
          <w:kern w:val="0"/>
          <w:sz w:val="24"/>
        </w:rPr>
        <w:t>Capacity</w:t>
      </w:r>
      <w:r>
        <w:rPr>
          <w:kern w:val="0"/>
          <w:sz w:val="24"/>
        </w:rPr>
        <w:tab/>
      </w:r>
      <w:r>
        <w:rPr>
          <w:kern w:val="0"/>
          <w:sz w:val="24"/>
        </w:rPr>
        <w:t xml:space="preserve">: abt. </w:t>
      </w:r>
      <w:r>
        <w:rPr>
          <w:rFonts w:hint="eastAsia"/>
          <w:color w:val="000000" w:themeColor="text1"/>
          <w:kern w:val="0"/>
          <w:sz w:val="24"/>
          <w14:textFill>
            <w14:solidFill>
              <w14:schemeClr w14:val="tx1"/>
            </w14:solidFill>
          </w14:textFill>
        </w:rPr>
        <w:t>320</w:t>
      </w:r>
      <w:r>
        <w:rPr>
          <w:color w:val="000000" w:themeColor="text1"/>
          <w:kern w:val="0"/>
          <w:sz w:val="24"/>
          <w14:textFill>
            <w14:solidFill>
              <w14:schemeClr w14:val="tx1"/>
            </w14:solidFill>
          </w14:textFill>
        </w:rPr>
        <w:t xml:space="preserve"> </w:t>
      </w:r>
      <w:r>
        <w:rPr>
          <w:kern w:val="0"/>
          <w:sz w:val="24"/>
        </w:rPr>
        <w:t>m</w:t>
      </w:r>
      <w:r>
        <w:rPr>
          <w:kern w:val="0"/>
          <w:position w:val="11"/>
          <w:sz w:val="16"/>
          <w:szCs w:val="16"/>
        </w:rPr>
        <w:t>3</w:t>
      </w:r>
      <w:r>
        <w:rPr>
          <w:kern w:val="0"/>
          <w:sz w:val="24"/>
        </w:rPr>
        <w:t xml:space="preserve">/h (depending on final heat balance) </w:t>
      </w:r>
    </w:p>
    <w:p w14:paraId="2D4AC8C3">
      <w:pPr>
        <w:tabs>
          <w:tab w:val="left" w:pos="3700"/>
        </w:tabs>
        <w:kinsoku w:val="0"/>
        <w:autoSpaceDE w:val="0"/>
        <w:autoSpaceDN w:val="0"/>
        <w:adjustRightInd w:val="0"/>
        <w:spacing w:before="9"/>
        <w:ind w:left="1018"/>
        <w:rPr>
          <w:kern w:val="0"/>
          <w:sz w:val="24"/>
        </w:rPr>
      </w:pPr>
      <w:r>
        <w:rPr>
          <w:kern w:val="0"/>
          <w:sz w:val="24"/>
        </w:rPr>
        <w:t>Total head</w:t>
      </w:r>
      <w:r>
        <w:rPr>
          <w:kern w:val="0"/>
          <w:sz w:val="24"/>
        </w:rPr>
        <w:tab/>
      </w:r>
      <w:r>
        <w:rPr>
          <w:kern w:val="0"/>
          <w:sz w:val="24"/>
        </w:rPr>
        <w:t>: 0.35 MPa</w:t>
      </w:r>
    </w:p>
    <w:p w14:paraId="5140DF21">
      <w:pPr>
        <w:kinsoku w:val="0"/>
        <w:autoSpaceDE w:val="0"/>
        <w:autoSpaceDN w:val="0"/>
        <w:adjustRightInd w:val="0"/>
        <w:ind w:left="1018"/>
        <w:rPr>
          <w:kern w:val="0"/>
          <w:sz w:val="24"/>
          <w:u w:val="single"/>
        </w:rPr>
      </w:pPr>
    </w:p>
    <w:p w14:paraId="5E8C6327">
      <w:pPr>
        <w:kinsoku w:val="0"/>
        <w:autoSpaceDE w:val="0"/>
        <w:autoSpaceDN w:val="0"/>
        <w:adjustRightInd w:val="0"/>
        <w:ind w:left="1018"/>
        <w:rPr>
          <w:kern w:val="0"/>
          <w:sz w:val="24"/>
        </w:rPr>
      </w:pPr>
      <w:r>
        <w:rPr>
          <w:color w:val="000000" w:themeColor="text1"/>
          <w:kern w:val="0"/>
          <w:sz w:val="24"/>
          <w:u w:val="single"/>
          <w14:textFill>
            <w14:solidFill>
              <w14:schemeClr w14:val="tx1"/>
            </w14:solidFill>
          </w14:textFill>
        </w:rPr>
        <w:t>M/E</w:t>
      </w:r>
      <w:r>
        <w:rPr>
          <w:color w:val="FF0000"/>
          <w:kern w:val="0"/>
          <w:sz w:val="24"/>
          <w:u w:val="single"/>
        </w:rPr>
        <w:t xml:space="preserve"> </w:t>
      </w:r>
      <w:r>
        <w:rPr>
          <w:color w:val="000000" w:themeColor="text1"/>
          <w:kern w:val="0"/>
          <w:sz w:val="24"/>
          <w:u w:val="single"/>
          <w14:textFill>
            <w14:solidFill>
              <w14:schemeClr w14:val="tx1"/>
            </w14:solidFill>
          </w14:textFill>
        </w:rPr>
        <w:t xml:space="preserve">Jacket cooling F. </w:t>
      </w:r>
      <w:r>
        <w:rPr>
          <w:kern w:val="0"/>
          <w:sz w:val="24"/>
          <w:u w:val="single"/>
        </w:rPr>
        <w:t>W. cooler</w:t>
      </w:r>
    </w:p>
    <w:p w14:paraId="5946A6C0">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xml:space="preserve">: One (1) </w:t>
      </w:r>
    </w:p>
    <w:p w14:paraId="20CB7A05">
      <w:pPr>
        <w:tabs>
          <w:tab w:val="left" w:pos="3700"/>
        </w:tabs>
        <w:kinsoku w:val="0"/>
        <w:autoSpaceDE w:val="0"/>
        <w:autoSpaceDN w:val="0"/>
        <w:adjustRightInd w:val="0"/>
        <w:ind w:left="1018"/>
        <w:rPr>
          <w:kern w:val="0"/>
          <w:sz w:val="24"/>
        </w:rPr>
      </w:pPr>
      <w:r>
        <w:rPr>
          <w:kern w:val="0"/>
          <w:sz w:val="24"/>
        </w:rPr>
        <w:t>Type</w:t>
      </w:r>
      <w:r>
        <w:rPr>
          <w:kern w:val="0"/>
          <w:sz w:val="24"/>
        </w:rPr>
        <w:tab/>
      </w:r>
      <w:r>
        <w:rPr>
          <w:kern w:val="0"/>
          <w:sz w:val="24"/>
        </w:rPr>
        <w:t>: plate type, stainless steel</w:t>
      </w:r>
    </w:p>
    <w:p w14:paraId="2F1430D5">
      <w:pPr>
        <w:tabs>
          <w:tab w:val="left" w:pos="3700"/>
        </w:tabs>
        <w:kinsoku w:val="0"/>
        <w:autoSpaceDE w:val="0"/>
        <w:autoSpaceDN w:val="0"/>
        <w:adjustRightInd w:val="0"/>
        <w:spacing w:before="3"/>
        <w:ind w:left="1018"/>
        <w:rPr>
          <w:kern w:val="0"/>
          <w:sz w:val="24"/>
        </w:rPr>
      </w:pPr>
      <w:r>
        <w:rPr>
          <w:kern w:val="0"/>
          <w:sz w:val="24"/>
        </w:rPr>
        <w:t>Heat dissipation</w:t>
      </w:r>
      <w:r>
        <w:rPr>
          <w:kern w:val="0"/>
          <w:sz w:val="24"/>
        </w:rPr>
        <w:tab/>
      </w:r>
      <w:r>
        <w:rPr>
          <w:kern w:val="0"/>
          <w:sz w:val="24"/>
        </w:rPr>
        <w:t>:.</w:t>
      </w:r>
      <w:r>
        <w:rPr>
          <w:color w:val="000000" w:themeColor="text1"/>
          <w:kern w:val="0"/>
          <w:sz w:val="24"/>
          <w14:textFill>
            <w14:solidFill>
              <w14:schemeClr w14:val="tx1"/>
            </w14:solidFill>
          </w14:textFill>
        </w:rPr>
        <w:t xml:space="preserve"> abt.</w:t>
      </w:r>
      <w:r>
        <w:rPr>
          <w:rFonts w:hint="eastAsia"/>
          <w:color w:val="000000" w:themeColor="text1"/>
          <w:kern w:val="0"/>
          <w:sz w:val="24"/>
          <w14:textFill>
            <w14:solidFill>
              <w14:schemeClr w14:val="tx1"/>
            </w14:solidFill>
          </w14:textFill>
        </w:rPr>
        <w:t>1</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370</w:t>
      </w:r>
      <w:r>
        <w:rPr>
          <w:color w:val="000000" w:themeColor="text1"/>
          <w:kern w:val="0"/>
          <w:sz w:val="24"/>
          <w14:textFill>
            <w14:solidFill>
              <w14:schemeClr w14:val="tx1"/>
            </w14:solidFill>
          </w14:textFill>
        </w:rPr>
        <w:t xml:space="preserve"> kW</w:t>
      </w:r>
      <w:r>
        <w:rPr>
          <w:rFonts w:hint="eastAsia"/>
          <w:color w:val="000000" w:themeColor="text1"/>
          <w:kern w:val="0"/>
          <w:sz w:val="24"/>
          <w14:textFill>
            <w14:solidFill>
              <w14:schemeClr w14:val="tx1"/>
            </w14:solidFill>
          </w14:textFill>
        </w:rPr>
        <w:t>, as per ME</w:t>
      </w:r>
      <w:r>
        <w:rPr>
          <w:color w:val="000000" w:themeColor="text1"/>
          <w:kern w:val="0"/>
          <w:sz w:val="24"/>
          <w14:textFill>
            <w14:solidFill>
              <w14:schemeClr w14:val="tx1"/>
            </w14:solidFill>
          </w14:textFill>
        </w:rPr>
        <w:t>’</w:t>
      </w:r>
      <w:r>
        <w:rPr>
          <w:rFonts w:hint="eastAsia"/>
          <w:color w:val="000000" w:themeColor="text1"/>
          <w:kern w:val="0"/>
          <w:sz w:val="24"/>
          <w14:textFill>
            <w14:solidFill>
              <w14:schemeClr w14:val="tx1"/>
            </w14:solidFill>
          </w14:textFill>
        </w:rPr>
        <w:t>s recommendation</w:t>
      </w:r>
    </w:p>
    <w:p w14:paraId="1C4CAE61">
      <w:pPr>
        <w:kinsoku w:val="0"/>
        <w:autoSpaceDE w:val="0"/>
        <w:autoSpaceDN w:val="0"/>
        <w:adjustRightInd w:val="0"/>
        <w:ind w:left="1018"/>
        <w:rPr>
          <w:kern w:val="0"/>
          <w:sz w:val="24"/>
          <w:u w:val="single"/>
        </w:rPr>
      </w:pPr>
    </w:p>
    <w:p w14:paraId="79D8F55D">
      <w:pPr>
        <w:kinsoku w:val="0"/>
        <w:autoSpaceDE w:val="0"/>
        <w:autoSpaceDN w:val="0"/>
        <w:adjustRightInd w:val="0"/>
        <w:ind w:left="1018"/>
        <w:rPr>
          <w:kern w:val="0"/>
          <w:sz w:val="24"/>
        </w:rPr>
      </w:pPr>
      <w:r>
        <w:rPr>
          <w:kern w:val="0"/>
          <w:sz w:val="24"/>
          <w:u w:val="single"/>
        </w:rPr>
        <w:t>Central F.W. cooler</w:t>
      </w:r>
    </w:p>
    <w:p w14:paraId="06207EFD">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xml:space="preserve">: Two (2) (Each 60% of total load) </w:t>
      </w:r>
    </w:p>
    <w:p w14:paraId="44CDEA27">
      <w:pPr>
        <w:tabs>
          <w:tab w:val="left" w:pos="3700"/>
        </w:tabs>
        <w:kinsoku w:val="0"/>
        <w:autoSpaceDE w:val="0"/>
        <w:autoSpaceDN w:val="0"/>
        <w:adjustRightInd w:val="0"/>
        <w:ind w:left="3826" w:leftChars="485" w:hanging="2808" w:hangingChars="1170"/>
        <w:rPr>
          <w:kern w:val="0"/>
          <w:sz w:val="24"/>
        </w:rPr>
      </w:pPr>
      <w:r>
        <w:rPr>
          <w:kern w:val="0"/>
          <w:sz w:val="24"/>
        </w:rPr>
        <w:t>Type</w:t>
      </w:r>
      <w:r>
        <w:rPr>
          <w:kern w:val="0"/>
          <w:sz w:val="24"/>
        </w:rPr>
        <w:tab/>
      </w:r>
      <w:r>
        <w:rPr>
          <w:kern w:val="0"/>
          <w:sz w:val="24"/>
        </w:rPr>
        <w:t>: plate type, to be made of titanium and equipped with in line filter at SW side</w:t>
      </w:r>
    </w:p>
    <w:p w14:paraId="1266CCAD">
      <w:pPr>
        <w:tabs>
          <w:tab w:val="left" w:pos="3700"/>
        </w:tabs>
        <w:kinsoku w:val="0"/>
        <w:autoSpaceDE w:val="0"/>
        <w:autoSpaceDN w:val="0"/>
        <w:adjustRightInd w:val="0"/>
        <w:spacing w:before="2"/>
        <w:ind w:left="3898" w:leftChars="485" w:hanging="2880" w:hangingChars="1200"/>
        <w:rPr>
          <w:kern w:val="0"/>
          <w:sz w:val="24"/>
        </w:rPr>
      </w:pPr>
      <w:r>
        <w:rPr>
          <w:kern w:val="0"/>
          <w:sz w:val="24"/>
        </w:rPr>
        <w:t>Heat dissipation</w:t>
      </w:r>
      <w:r>
        <w:rPr>
          <w:kern w:val="0"/>
          <w:sz w:val="24"/>
        </w:rPr>
        <w:tab/>
      </w:r>
      <w:r>
        <w:rPr>
          <w:kern w:val="0"/>
          <w:sz w:val="24"/>
        </w:rPr>
        <w:t>: depending on final heat balance</w:t>
      </w:r>
    </w:p>
    <w:p w14:paraId="03D4FFD2">
      <w:pPr>
        <w:tabs>
          <w:tab w:val="left" w:pos="3700"/>
        </w:tabs>
        <w:kinsoku w:val="0"/>
        <w:autoSpaceDE w:val="0"/>
        <w:autoSpaceDN w:val="0"/>
        <w:adjustRightInd w:val="0"/>
        <w:spacing w:before="2"/>
        <w:ind w:left="3909" w:leftChars="485" w:hanging="2891" w:hangingChars="1200"/>
        <w:rPr>
          <w:b/>
          <w:kern w:val="0"/>
          <w:sz w:val="24"/>
        </w:rPr>
      </w:pPr>
      <w:r>
        <w:rPr>
          <w:b/>
          <w:kern w:val="0"/>
          <w:sz w:val="24"/>
        </w:rPr>
        <w:t>Note: the back washing piping for central coolers sea water side shall be arranged.</w:t>
      </w:r>
    </w:p>
    <w:p w14:paraId="26ACA078">
      <w:pPr>
        <w:kinsoku w:val="0"/>
        <w:autoSpaceDE w:val="0"/>
        <w:autoSpaceDN w:val="0"/>
        <w:adjustRightInd w:val="0"/>
        <w:ind w:left="1018"/>
        <w:rPr>
          <w:kern w:val="0"/>
          <w:sz w:val="24"/>
          <w:u w:val="single"/>
        </w:rPr>
      </w:pPr>
    </w:p>
    <w:p w14:paraId="6B37C7D0">
      <w:pPr>
        <w:kinsoku w:val="0"/>
        <w:autoSpaceDE w:val="0"/>
        <w:autoSpaceDN w:val="0"/>
        <w:adjustRightInd w:val="0"/>
        <w:ind w:left="1018"/>
        <w:rPr>
          <w:kern w:val="0"/>
          <w:sz w:val="24"/>
        </w:rPr>
      </w:pPr>
      <w:r>
        <w:rPr>
          <w:kern w:val="0"/>
          <w:sz w:val="24"/>
          <w:u w:val="single"/>
        </w:rPr>
        <w:t>Main engine jacket F.W. preheating unit</w:t>
      </w:r>
    </w:p>
    <w:p w14:paraId="0FF9DAAC">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1234214C">
      <w:pPr>
        <w:tabs>
          <w:tab w:val="left" w:pos="3700"/>
        </w:tabs>
        <w:kinsoku w:val="0"/>
        <w:autoSpaceDE w:val="0"/>
        <w:autoSpaceDN w:val="0"/>
        <w:adjustRightInd w:val="0"/>
        <w:ind w:left="3826" w:leftChars="485" w:hanging="2808" w:hangingChars="1170"/>
        <w:rPr>
          <w:kern w:val="0"/>
          <w:sz w:val="24"/>
        </w:rPr>
      </w:pPr>
      <w:r>
        <w:rPr>
          <w:kern w:val="0"/>
          <w:sz w:val="24"/>
        </w:rPr>
        <w:t>Type</w:t>
      </w:r>
      <w:r>
        <w:rPr>
          <w:kern w:val="0"/>
          <w:sz w:val="24"/>
        </w:rPr>
        <w:tab/>
      </w:r>
      <w:r>
        <w:rPr>
          <w:kern w:val="0"/>
          <w:sz w:val="24"/>
        </w:rPr>
        <w:t>: As per Maker’s recommendation, to be provided with removable tube bundle</w:t>
      </w:r>
    </w:p>
    <w:p w14:paraId="517B12E2">
      <w:pPr>
        <w:tabs>
          <w:tab w:val="left" w:pos="3700"/>
        </w:tabs>
        <w:kinsoku w:val="0"/>
        <w:autoSpaceDE w:val="0"/>
        <w:autoSpaceDN w:val="0"/>
        <w:adjustRightInd w:val="0"/>
        <w:ind w:left="1018"/>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Capacity</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 As per Maker’s recommendation</w:t>
      </w:r>
    </w:p>
    <w:p w14:paraId="3E576A25">
      <w:pPr>
        <w:kinsoku w:val="0"/>
        <w:autoSpaceDE w:val="0"/>
        <w:autoSpaceDN w:val="0"/>
        <w:adjustRightInd w:val="0"/>
        <w:ind w:left="1018"/>
        <w:rPr>
          <w:kern w:val="0"/>
          <w:sz w:val="24"/>
          <w:u w:val="single"/>
        </w:rPr>
      </w:pPr>
    </w:p>
    <w:p w14:paraId="05C973D8">
      <w:pPr>
        <w:kinsoku w:val="0"/>
        <w:autoSpaceDE w:val="0"/>
        <w:autoSpaceDN w:val="0"/>
        <w:adjustRightInd w:val="0"/>
        <w:ind w:left="1018"/>
        <w:rPr>
          <w:kern w:val="0"/>
          <w:sz w:val="24"/>
        </w:rPr>
      </w:pPr>
      <w:r>
        <w:rPr>
          <w:kern w:val="0"/>
          <w:sz w:val="24"/>
          <w:u w:val="single"/>
        </w:rPr>
        <w:t>Main engine jacket F.W. preheating pump</w:t>
      </w:r>
    </w:p>
    <w:p w14:paraId="6F68C68E">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6B4AC372">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M.D. horiz. centrifugal</w:t>
      </w:r>
    </w:p>
    <w:p w14:paraId="7565F407">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xml:space="preserve">: </w:t>
      </w:r>
      <w:r>
        <w:rPr>
          <w:color w:val="000000" w:themeColor="text1"/>
          <w:kern w:val="0"/>
          <w:sz w:val="24"/>
          <w14:textFill>
            <w14:solidFill>
              <w14:schemeClr w14:val="tx1"/>
            </w14:solidFill>
          </w14:textFill>
        </w:rPr>
        <w:t>1</w:t>
      </w:r>
      <w:r>
        <w:rPr>
          <w:rFonts w:hint="eastAsia"/>
          <w:color w:val="000000" w:themeColor="text1"/>
          <w:kern w:val="0"/>
          <w:sz w:val="24"/>
          <w14:textFill>
            <w14:solidFill>
              <w14:schemeClr w14:val="tx1"/>
            </w14:solidFill>
          </w14:textFill>
        </w:rPr>
        <w:t>0</w:t>
      </w:r>
      <w:r>
        <w:rPr>
          <w:color w:val="000000" w:themeColor="text1"/>
          <w:kern w:val="0"/>
          <w:sz w:val="24"/>
          <w14:textFill>
            <w14:solidFill>
              <w14:schemeClr w14:val="tx1"/>
            </w14:solidFill>
          </w14:textFill>
        </w:rPr>
        <w:t xml:space="preserve"> m</w:t>
      </w:r>
      <w:r>
        <w:rPr>
          <w:color w:val="000000" w:themeColor="text1"/>
          <w:kern w:val="0"/>
          <w:position w:val="11"/>
          <w:sz w:val="16"/>
          <w:szCs w:val="16"/>
          <w14:textFill>
            <w14:solidFill>
              <w14:schemeClr w14:val="tx1"/>
            </w14:solidFill>
          </w14:textFill>
        </w:rPr>
        <w:t>3</w:t>
      </w:r>
      <w:r>
        <w:rPr>
          <w:color w:val="000000" w:themeColor="text1"/>
          <w:kern w:val="0"/>
          <w:sz w:val="24"/>
          <w14:textFill>
            <w14:solidFill>
              <w14:schemeClr w14:val="tx1"/>
            </w14:solidFill>
          </w14:textFill>
        </w:rPr>
        <w:t xml:space="preserve">/h </w:t>
      </w:r>
    </w:p>
    <w:p w14:paraId="278A43EE">
      <w:pPr>
        <w:tabs>
          <w:tab w:val="left" w:pos="3700"/>
        </w:tabs>
        <w:kinsoku w:val="0"/>
        <w:autoSpaceDE w:val="0"/>
        <w:autoSpaceDN w:val="0"/>
        <w:adjustRightInd w:val="0"/>
        <w:ind w:left="1018"/>
        <w:rPr>
          <w:kern w:val="0"/>
          <w:sz w:val="24"/>
        </w:rPr>
      </w:pPr>
      <w:r>
        <w:rPr>
          <w:kern w:val="0"/>
          <w:sz w:val="24"/>
        </w:rPr>
        <w:t>Total head</w:t>
      </w:r>
      <w:r>
        <w:rPr>
          <w:kern w:val="0"/>
          <w:sz w:val="24"/>
        </w:rPr>
        <w:tab/>
      </w:r>
      <w:r>
        <w:rPr>
          <w:kern w:val="0"/>
          <w:sz w:val="24"/>
        </w:rPr>
        <w:t>: 0.3 MPa</w:t>
      </w:r>
    </w:p>
    <w:p w14:paraId="78E247F6">
      <w:pPr>
        <w:kinsoku w:val="0"/>
        <w:autoSpaceDE w:val="0"/>
        <w:autoSpaceDN w:val="0"/>
        <w:adjustRightInd w:val="0"/>
        <w:ind w:left="1018"/>
        <w:rPr>
          <w:kern w:val="0"/>
          <w:sz w:val="24"/>
          <w:u w:val="single"/>
        </w:rPr>
      </w:pPr>
    </w:p>
    <w:p w14:paraId="001DFF88">
      <w:pPr>
        <w:kinsoku w:val="0"/>
        <w:autoSpaceDE w:val="0"/>
        <w:autoSpaceDN w:val="0"/>
        <w:adjustRightInd w:val="0"/>
        <w:ind w:left="1018"/>
        <w:rPr>
          <w:kern w:val="0"/>
          <w:sz w:val="24"/>
        </w:rPr>
      </w:pPr>
      <w:r>
        <w:rPr>
          <w:kern w:val="0"/>
          <w:sz w:val="24"/>
          <w:u w:val="single"/>
        </w:rPr>
        <w:t>G/E H.T.F.W. preheating unit</w:t>
      </w:r>
    </w:p>
    <w:p w14:paraId="0D9A8C91">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177BF381">
      <w:pPr>
        <w:tabs>
          <w:tab w:val="left" w:pos="3700"/>
        </w:tabs>
        <w:kinsoku w:val="0"/>
        <w:autoSpaceDE w:val="0"/>
        <w:autoSpaceDN w:val="0"/>
        <w:adjustRightInd w:val="0"/>
        <w:ind w:left="1618" w:leftChars="485" w:hanging="600" w:hangingChars="250"/>
        <w:rPr>
          <w:kern w:val="0"/>
          <w:sz w:val="24"/>
        </w:rPr>
      </w:pPr>
      <w:r>
        <w:rPr>
          <w:kern w:val="0"/>
          <w:sz w:val="24"/>
        </w:rPr>
        <w:t>Type</w:t>
      </w:r>
      <w:r>
        <w:rPr>
          <w:kern w:val="0"/>
          <w:sz w:val="24"/>
        </w:rPr>
        <w:tab/>
      </w:r>
      <w:r>
        <w:rPr>
          <w:kern w:val="0"/>
          <w:sz w:val="24"/>
        </w:rPr>
        <w:tab/>
      </w:r>
      <w:r>
        <w:rPr>
          <w:kern w:val="0"/>
          <w:sz w:val="24"/>
        </w:rPr>
        <w:t>: As per Maker’s recommendation</w:t>
      </w:r>
    </w:p>
    <w:p w14:paraId="357A3259">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As per Maker’s recommendation</w:t>
      </w:r>
    </w:p>
    <w:p w14:paraId="3D4A25D9">
      <w:pPr>
        <w:pStyle w:val="4"/>
      </w:pPr>
      <w:bookmarkStart w:id="351" w:name="_Toc50572591"/>
      <w:r>
        <w:rPr>
          <w:rFonts w:hint="eastAsia"/>
        </w:rPr>
        <w:t>6.2.8</w:t>
      </w:r>
      <w:r>
        <w:tab/>
      </w:r>
      <w:r>
        <w:t>FEED AND DRAIN SYSTEM</w:t>
      </w:r>
      <w:bookmarkEnd w:id="351"/>
    </w:p>
    <w:p w14:paraId="1233473D">
      <w:pPr>
        <w:kinsoku w:val="0"/>
        <w:autoSpaceDE w:val="0"/>
        <w:autoSpaceDN w:val="0"/>
        <w:adjustRightInd w:val="0"/>
        <w:ind w:left="1018"/>
        <w:rPr>
          <w:kern w:val="0"/>
          <w:sz w:val="24"/>
        </w:rPr>
      </w:pPr>
      <w:r>
        <w:rPr>
          <w:kern w:val="0"/>
          <w:sz w:val="24"/>
          <w:u w:val="single"/>
        </w:rPr>
        <w:t>Feed water pump</w:t>
      </w:r>
    </w:p>
    <w:p w14:paraId="4B8B6A02">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Two (2)</w:t>
      </w:r>
    </w:p>
    <w:p w14:paraId="386211EC">
      <w:pPr>
        <w:tabs>
          <w:tab w:val="left" w:pos="3700"/>
        </w:tabs>
        <w:kinsoku w:val="0"/>
        <w:autoSpaceDE w:val="0"/>
        <w:autoSpaceDN w:val="0"/>
        <w:adjustRightInd w:val="0"/>
        <w:spacing w:line="270" w:lineRule="exact"/>
        <w:ind w:left="1018"/>
        <w:rPr>
          <w:kern w:val="0"/>
          <w:sz w:val="24"/>
        </w:rPr>
      </w:pPr>
      <w:r>
        <w:rPr>
          <w:kern w:val="0"/>
          <w:sz w:val="24"/>
        </w:rPr>
        <w:t>Type</w:t>
      </w:r>
      <w:r>
        <w:rPr>
          <w:kern w:val="0"/>
          <w:sz w:val="24"/>
        </w:rPr>
        <w:tab/>
      </w:r>
      <w:r>
        <w:rPr>
          <w:kern w:val="0"/>
          <w:sz w:val="24"/>
        </w:rPr>
        <w:t>: M.D. centrifugal</w:t>
      </w:r>
    </w:p>
    <w:p w14:paraId="785F0982">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As per Maker’s recommendation</w:t>
      </w:r>
    </w:p>
    <w:p w14:paraId="3C5C5E09">
      <w:pPr>
        <w:tabs>
          <w:tab w:val="left" w:pos="3700"/>
        </w:tabs>
        <w:kinsoku w:val="0"/>
        <w:autoSpaceDE w:val="0"/>
        <w:autoSpaceDN w:val="0"/>
        <w:adjustRightInd w:val="0"/>
        <w:ind w:left="1018"/>
        <w:rPr>
          <w:kern w:val="0"/>
          <w:sz w:val="24"/>
        </w:rPr>
      </w:pPr>
      <w:r>
        <w:rPr>
          <w:kern w:val="0"/>
          <w:sz w:val="24"/>
        </w:rPr>
        <w:t>Total head</w:t>
      </w:r>
      <w:r>
        <w:rPr>
          <w:kern w:val="0"/>
          <w:sz w:val="24"/>
        </w:rPr>
        <w:tab/>
      </w:r>
      <w:r>
        <w:rPr>
          <w:kern w:val="0"/>
          <w:sz w:val="24"/>
        </w:rPr>
        <w:t>: As per Maker’s recommendation</w:t>
      </w:r>
    </w:p>
    <w:p w14:paraId="51DBE352">
      <w:pPr>
        <w:kinsoku w:val="0"/>
        <w:autoSpaceDE w:val="0"/>
        <w:autoSpaceDN w:val="0"/>
        <w:adjustRightInd w:val="0"/>
        <w:ind w:left="1018"/>
        <w:rPr>
          <w:kern w:val="0"/>
          <w:sz w:val="24"/>
          <w:u w:val="single"/>
        </w:rPr>
      </w:pPr>
    </w:p>
    <w:p w14:paraId="5242FB20">
      <w:pPr>
        <w:kinsoku w:val="0"/>
        <w:autoSpaceDE w:val="0"/>
        <w:autoSpaceDN w:val="0"/>
        <w:adjustRightInd w:val="0"/>
        <w:ind w:left="1018"/>
        <w:rPr>
          <w:kern w:val="0"/>
          <w:sz w:val="24"/>
        </w:rPr>
      </w:pPr>
      <w:r>
        <w:rPr>
          <w:kern w:val="0"/>
          <w:sz w:val="24"/>
          <w:u w:val="single"/>
        </w:rPr>
        <w:t>Atmospheric condenser</w:t>
      </w:r>
    </w:p>
    <w:p w14:paraId="622A0C47">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139EE473">
      <w:pPr>
        <w:tabs>
          <w:tab w:val="left" w:pos="3700"/>
        </w:tabs>
        <w:kinsoku w:val="0"/>
        <w:autoSpaceDE w:val="0"/>
        <w:autoSpaceDN w:val="0"/>
        <w:adjustRightInd w:val="0"/>
        <w:ind w:left="1018"/>
        <w:rPr>
          <w:kern w:val="0"/>
          <w:sz w:val="24"/>
        </w:rPr>
      </w:pPr>
      <w:r>
        <w:rPr>
          <w:kern w:val="0"/>
          <w:sz w:val="24"/>
        </w:rPr>
        <w:t>Type</w:t>
      </w:r>
      <w:r>
        <w:rPr>
          <w:kern w:val="0"/>
          <w:sz w:val="24"/>
        </w:rPr>
        <w:tab/>
      </w:r>
      <w:r>
        <w:rPr>
          <w:kern w:val="0"/>
          <w:sz w:val="24"/>
        </w:rPr>
        <w:t xml:space="preserve">: Shell tube type, Tube Bundle needs to be remove-able and </w:t>
      </w:r>
    </w:p>
    <w:p w14:paraId="2091B94D">
      <w:pPr>
        <w:tabs>
          <w:tab w:val="left" w:pos="3700"/>
        </w:tabs>
        <w:kinsoku w:val="0"/>
        <w:autoSpaceDE w:val="0"/>
        <w:autoSpaceDN w:val="0"/>
        <w:adjustRightInd w:val="0"/>
        <w:ind w:left="1018" w:leftChars="485" w:firstLine="2880" w:firstLineChars="1200"/>
        <w:rPr>
          <w:kern w:val="0"/>
          <w:sz w:val="24"/>
        </w:rPr>
      </w:pPr>
      <w:r>
        <w:rPr>
          <w:kern w:val="0"/>
          <w:sz w:val="24"/>
        </w:rPr>
        <w:t>LT Cooling Fresh</w:t>
      </w:r>
      <w:r>
        <w:rPr>
          <w:i/>
          <w:kern w:val="0"/>
          <w:sz w:val="24"/>
        </w:rPr>
        <w:t xml:space="preserve"> </w:t>
      </w:r>
      <w:r>
        <w:rPr>
          <w:kern w:val="0"/>
          <w:sz w:val="24"/>
        </w:rPr>
        <w:t>Water cooled</w:t>
      </w:r>
    </w:p>
    <w:p w14:paraId="502BBC54">
      <w:pPr>
        <w:tabs>
          <w:tab w:val="left" w:pos="3700"/>
        </w:tabs>
        <w:kinsoku w:val="0"/>
        <w:autoSpaceDE w:val="0"/>
        <w:autoSpaceDN w:val="0"/>
        <w:adjustRightInd w:val="0"/>
        <w:spacing w:line="239" w:lineRule="auto"/>
        <w:ind w:left="3896" w:hanging="2879"/>
        <w:rPr>
          <w:kern w:val="0"/>
          <w:sz w:val="24"/>
        </w:rPr>
      </w:pPr>
      <w:r>
        <w:rPr>
          <w:kern w:val="0"/>
          <w:sz w:val="24"/>
        </w:rPr>
        <w:t>Cooling area</w:t>
      </w:r>
      <w:r>
        <w:rPr>
          <w:kern w:val="0"/>
          <w:sz w:val="24"/>
        </w:rPr>
        <w:tab/>
      </w:r>
      <w:r>
        <w:rPr>
          <w:kern w:val="0"/>
          <w:sz w:val="24"/>
        </w:rPr>
        <w:t>: to be capable of condensing the steam from the exhaust gas boiler at main engine CSR under ISO reference condition</w:t>
      </w:r>
    </w:p>
    <w:p w14:paraId="350B9652">
      <w:pPr>
        <w:tabs>
          <w:tab w:val="left" w:pos="3720"/>
        </w:tabs>
        <w:kinsoku w:val="0"/>
        <w:autoSpaceDE w:val="0"/>
        <w:autoSpaceDN w:val="0"/>
        <w:adjustRightInd w:val="0"/>
        <w:ind w:left="1018"/>
        <w:rPr>
          <w:kern w:val="0"/>
          <w:sz w:val="24"/>
        </w:rPr>
      </w:pPr>
      <w:r>
        <w:rPr>
          <w:kern w:val="0"/>
          <w:sz w:val="24"/>
        </w:rPr>
        <w:t>Cleanliness factor</w:t>
      </w:r>
      <w:r>
        <w:rPr>
          <w:kern w:val="0"/>
          <w:sz w:val="24"/>
        </w:rPr>
        <w:tab/>
      </w:r>
      <w:r>
        <w:rPr>
          <w:kern w:val="0"/>
          <w:sz w:val="24"/>
        </w:rPr>
        <w:t>: 85%</w:t>
      </w:r>
    </w:p>
    <w:p w14:paraId="7E546A99">
      <w:pPr>
        <w:pStyle w:val="4"/>
      </w:pPr>
      <w:bookmarkStart w:id="352" w:name="_Toc50572592"/>
      <w:r>
        <w:rPr>
          <w:rFonts w:hint="eastAsia"/>
        </w:rPr>
        <w:t>6.2.9</w:t>
      </w:r>
      <w:r>
        <w:tab/>
      </w:r>
      <w:r>
        <w:t>FUEL SYSTEM</w:t>
      </w:r>
      <w:bookmarkEnd w:id="352"/>
    </w:p>
    <w:p w14:paraId="75315547">
      <w:pPr>
        <w:kinsoku w:val="0"/>
        <w:autoSpaceDE w:val="0"/>
        <w:autoSpaceDN w:val="0"/>
        <w:adjustRightInd w:val="0"/>
        <w:ind w:left="1018"/>
        <w:rPr>
          <w:kern w:val="0"/>
          <w:sz w:val="24"/>
        </w:rPr>
      </w:pPr>
      <w:r>
        <w:rPr>
          <w:kern w:val="0"/>
          <w:sz w:val="24"/>
          <w:u w:val="single"/>
        </w:rPr>
        <w:t>M/E</w:t>
      </w:r>
      <w:r>
        <w:rPr>
          <w:rFonts w:hint="eastAsia"/>
          <w:kern w:val="0"/>
          <w:sz w:val="24"/>
          <w:u w:val="single"/>
        </w:rPr>
        <w:t xml:space="preserve"> &amp; G/E</w:t>
      </w:r>
      <w:r>
        <w:rPr>
          <w:kern w:val="0"/>
          <w:sz w:val="24"/>
          <w:u w:val="single"/>
        </w:rPr>
        <w:t xml:space="preserve"> F.O. supply module unit</w:t>
      </w:r>
    </w:p>
    <w:p w14:paraId="3033602D">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52FDCEAB">
      <w:pPr>
        <w:tabs>
          <w:tab w:val="left" w:pos="3700"/>
        </w:tabs>
        <w:kinsoku w:val="0"/>
        <w:autoSpaceDE w:val="0"/>
        <w:autoSpaceDN w:val="0"/>
        <w:adjustRightInd w:val="0"/>
        <w:spacing w:line="270" w:lineRule="exact"/>
        <w:ind w:left="3898" w:hanging="2880"/>
        <w:rPr>
          <w:kern w:val="0"/>
          <w:sz w:val="24"/>
        </w:rPr>
      </w:pPr>
      <w:r>
        <w:rPr>
          <w:kern w:val="0"/>
          <w:sz w:val="24"/>
        </w:rPr>
        <w:t>Capacity</w:t>
      </w:r>
      <w:r>
        <w:rPr>
          <w:kern w:val="0"/>
          <w:sz w:val="24"/>
        </w:rPr>
        <w:tab/>
      </w:r>
      <w:r>
        <w:rPr>
          <w:kern w:val="0"/>
          <w:sz w:val="24"/>
        </w:rPr>
        <w:t>: According to the requirement of M/E</w:t>
      </w:r>
      <w:r>
        <w:rPr>
          <w:rFonts w:hint="eastAsia"/>
          <w:kern w:val="0"/>
          <w:sz w:val="24"/>
        </w:rPr>
        <w:t xml:space="preserve"> at SMCR and two(2) sets G/E at max output</w:t>
      </w:r>
      <w:r>
        <w:rPr>
          <w:kern w:val="0"/>
          <w:sz w:val="24"/>
        </w:rPr>
        <w:t xml:space="preserve"> </w:t>
      </w:r>
    </w:p>
    <w:p w14:paraId="4D7F973A">
      <w:pPr>
        <w:ind w:left="3720" w:hanging="3720" w:hangingChars="1550"/>
        <w:rPr>
          <w:kern w:val="0"/>
          <w:sz w:val="24"/>
        </w:rPr>
      </w:pPr>
      <w:r>
        <w:rPr>
          <w:kern w:val="0"/>
          <w:sz w:val="24"/>
        </w:rPr>
        <w:t xml:space="preserve">                               Including fuel oil supply pumps, automatic filter and bypass filter (35 microns nominal), de-aeration tank, fuel oil booster pumps, steam heaters, viscometer, MGO cooler (cooled by L.T.F.W.), automatic  change-over device between HFO</w:t>
      </w:r>
      <w:r>
        <w:rPr>
          <w:rFonts w:hint="eastAsia"/>
          <w:color w:val="000000" w:themeColor="text1"/>
          <w:kern w:val="0"/>
          <w:sz w:val="24"/>
          <w14:textFill>
            <w14:solidFill>
              <w14:schemeClr w14:val="tx1"/>
            </w14:solidFill>
          </w14:textFill>
        </w:rPr>
        <w:t xml:space="preserve"> and LSHFO/ULSFO</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and</w:t>
      </w:r>
      <w:r>
        <w:rPr>
          <w:kern w:val="0"/>
          <w:sz w:val="24"/>
        </w:rPr>
        <w:t xml:space="preserve"> MGO, and other accessories, the supply/booster pumps and viscosity control to be suitable to MGO. One (1) MGO pump shall be fitted for emergency</w:t>
      </w:r>
      <w:r>
        <w:rPr>
          <w:rFonts w:hint="eastAsia"/>
          <w:kern w:val="0"/>
          <w:sz w:val="24"/>
        </w:rPr>
        <w:t>.</w:t>
      </w:r>
    </w:p>
    <w:p w14:paraId="01906972">
      <w:pPr>
        <w:tabs>
          <w:tab w:val="left" w:pos="3700"/>
        </w:tabs>
        <w:kinsoku w:val="0"/>
        <w:autoSpaceDE w:val="0"/>
        <w:autoSpaceDN w:val="0"/>
        <w:adjustRightInd w:val="0"/>
        <w:spacing w:line="270" w:lineRule="exact"/>
        <w:rPr>
          <w:kern w:val="0"/>
          <w:sz w:val="26"/>
          <w:szCs w:val="26"/>
        </w:rPr>
      </w:pPr>
    </w:p>
    <w:p w14:paraId="1BAF4295">
      <w:pPr>
        <w:kinsoku w:val="0"/>
        <w:autoSpaceDE w:val="0"/>
        <w:autoSpaceDN w:val="0"/>
        <w:adjustRightInd w:val="0"/>
        <w:ind w:left="1018"/>
        <w:rPr>
          <w:kern w:val="0"/>
          <w:sz w:val="24"/>
        </w:rPr>
      </w:pPr>
      <w:r>
        <w:rPr>
          <w:kern w:val="0"/>
          <w:sz w:val="24"/>
          <w:u w:val="single"/>
        </w:rPr>
        <w:t>HFO</w:t>
      </w:r>
      <w:r>
        <w:rPr>
          <w:rFonts w:hint="eastAsia"/>
          <w:kern w:val="0"/>
          <w:sz w:val="24"/>
          <w:u w:val="single"/>
        </w:rPr>
        <w:t>,</w:t>
      </w:r>
      <w:r>
        <w:rPr>
          <w:kern w:val="0"/>
          <w:sz w:val="24"/>
          <w:u w:val="single"/>
        </w:rPr>
        <w:t xml:space="preserve"> LSHFO/ULSFO transfer pump</w:t>
      </w:r>
    </w:p>
    <w:p w14:paraId="59932DA5">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xml:space="preserve">: </w:t>
      </w:r>
      <w:r>
        <w:rPr>
          <w:rFonts w:hint="eastAsia"/>
          <w:kern w:val="0"/>
          <w:sz w:val="24"/>
        </w:rPr>
        <w:t>One</w:t>
      </w:r>
      <w:r>
        <w:rPr>
          <w:kern w:val="0"/>
          <w:sz w:val="24"/>
        </w:rPr>
        <w:t xml:space="preserve"> (</w:t>
      </w:r>
      <w:r>
        <w:rPr>
          <w:rFonts w:hint="eastAsia"/>
          <w:kern w:val="0"/>
          <w:sz w:val="24"/>
        </w:rPr>
        <w:t>1</w:t>
      </w:r>
      <w:r>
        <w:rPr>
          <w:kern w:val="0"/>
          <w:sz w:val="24"/>
        </w:rPr>
        <w:t>)</w:t>
      </w:r>
    </w:p>
    <w:p w14:paraId="19A4DF75">
      <w:pPr>
        <w:tabs>
          <w:tab w:val="left" w:pos="3700"/>
        </w:tabs>
        <w:kinsoku w:val="0"/>
        <w:autoSpaceDE w:val="0"/>
        <w:autoSpaceDN w:val="0"/>
        <w:adjustRightInd w:val="0"/>
        <w:spacing w:line="270" w:lineRule="exact"/>
        <w:ind w:left="1018"/>
        <w:rPr>
          <w:kern w:val="0"/>
          <w:sz w:val="24"/>
        </w:rPr>
      </w:pPr>
      <w:r>
        <w:rPr>
          <w:kern w:val="0"/>
          <w:position w:val="-1"/>
          <w:sz w:val="24"/>
        </w:rPr>
        <w:t>Type</w:t>
      </w:r>
      <w:r>
        <w:rPr>
          <w:kern w:val="0"/>
          <w:position w:val="-1"/>
          <w:sz w:val="24"/>
        </w:rPr>
        <w:tab/>
      </w:r>
      <w:r>
        <w:rPr>
          <w:kern w:val="0"/>
          <w:position w:val="-1"/>
          <w:sz w:val="24"/>
        </w:rPr>
        <w:t>: M.D. screw</w:t>
      </w:r>
    </w:p>
    <w:p w14:paraId="0A374F31">
      <w:pPr>
        <w:tabs>
          <w:tab w:val="left" w:pos="3700"/>
        </w:tabs>
        <w:kinsoku w:val="0"/>
        <w:autoSpaceDE w:val="0"/>
        <w:autoSpaceDN w:val="0"/>
        <w:adjustRightInd w:val="0"/>
        <w:spacing w:line="280" w:lineRule="exact"/>
        <w:ind w:left="1018"/>
        <w:rPr>
          <w:kern w:val="0"/>
          <w:sz w:val="24"/>
        </w:rPr>
      </w:pPr>
      <w:r>
        <w:rPr>
          <w:kern w:val="0"/>
          <w:sz w:val="24"/>
        </w:rPr>
        <w:t>Capacity</w:t>
      </w:r>
      <w:r>
        <w:rPr>
          <w:kern w:val="0"/>
          <w:sz w:val="24"/>
        </w:rPr>
        <w:tab/>
      </w:r>
      <w:r>
        <w:rPr>
          <w:kern w:val="0"/>
          <w:sz w:val="24"/>
        </w:rPr>
        <w:t>: 3</w:t>
      </w:r>
      <w:r>
        <w:rPr>
          <w:rFonts w:hint="eastAsia"/>
          <w:kern w:val="0"/>
          <w:sz w:val="24"/>
        </w:rPr>
        <w:t>0</w:t>
      </w:r>
      <w:r>
        <w:rPr>
          <w:kern w:val="0"/>
          <w:sz w:val="24"/>
        </w:rPr>
        <w:t xml:space="preserve"> m</w:t>
      </w:r>
      <w:r>
        <w:rPr>
          <w:kern w:val="0"/>
          <w:sz w:val="24"/>
          <w:vertAlign w:val="superscript"/>
        </w:rPr>
        <w:t>3</w:t>
      </w:r>
      <w:r>
        <w:rPr>
          <w:kern w:val="0"/>
          <w:sz w:val="24"/>
        </w:rPr>
        <w:t>/h</w:t>
      </w:r>
    </w:p>
    <w:p w14:paraId="1E81860C">
      <w:pPr>
        <w:tabs>
          <w:tab w:val="left" w:pos="3700"/>
        </w:tabs>
        <w:kinsoku w:val="0"/>
        <w:autoSpaceDE w:val="0"/>
        <w:autoSpaceDN w:val="0"/>
        <w:adjustRightInd w:val="0"/>
        <w:ind w:left="1018"/>
        <w:rPr>
          <w:kern w:val="0"/>
          <w:sz w:val="24"/>
        </w:rPr>
      </w:pPr>
      <w:r>
        <w:rPr>
          <w:kern w:val="0"/>
          <w:sz w:val="24"/>
        </w:rPr>
        <w:t>Total press.</w:t>
      </w:r>
      <w:r>
        <w:rPr>
          <w:kern w:val="0"/>
          <w:sz w:val="24"/>
        </w:rPr>
        <w:tab/>
      </w:r>
      <w:r>
        <w:rPr>
          <w:kern w:val="0"/>
          <w:sz w:val="24"/>
        </w:rPr>
        <w:t>: 0.4MPa</w:t>
      </w:r>
    </w:p>
    <w:p w14:paraId="64E1C2A7">
      <w:pPr>
        <w:kinsoku w:val="0"/>
        <w:autoSpaceDE w:val="0"/>
        <w:autoSpaceDN w:val="0"/>
        <w:adjustRightInd w:val="0"/>
        <w:ind w:left="1018"/>
        <w:rPr>
          <w:kern w:val="0"/>
          <w:sz w:val="24"/>
          <w:u w:val="single"/>
        </w:rPr>
      </w:pPr>
    </w:p>
    <w:p w14:paraId="6DE65D59">
      <w:pPr>
        <w:kinsoku w:val="0"/>
        <w:autoSpaceDE w:val="0"/>
        <w:autoSpaceDN w:val="0"/>
        <w:adjustRightInd w:val="0"/>
        <w:spacing w:line="240" w:lineRule="exact"/>
        <w:ind w:left="1018"/>
        <w:rPr>
          <w:kern w:val="0"/>
          <w:sz w:val="24"/>
        </w:rPr>
      </w:pPr>
      <w:r>
        <w:rPr>
          <w:kern w:val="0"/>
          <w:sz w:val="24"/>
          <w:u w:val="single"/>
        </w:rPr>
        <w:t>MGO transfer pump</w:t>
      </w:r>
    </w:p>
    <w:p w14:paraId="0EB5B1FA">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43AB27B4">
      <w:pPr>
        <w:tabs>
          <w:tab w:val="left" w:pos="3700"/>
        </w:tabs>
        <w:kinsoku w:val="0"/>
        <w:autoSpaceDE w:val="0"/>
        <w:autoSpaceDN w:val="0"/>
        <w:adjustRightInd w:val="0"/>
        <w:spacing w:line="270" w:lineRule="exact"/>
        <w:ind w:left="1018"/>
        <w:rPr>
          <w:kern w:val="0"/>
          <w:sz w:val="24"/>
        </w:rPr>
      </w:pPr>
      <w:r>
        <w:rPr>
          <w:kern w:val="0"/>
          <w:position w:val="-1"/>
          <w:sz w:val="24"/>
        </w:rPr>
        <w:t>Type</w:t>
      </w:r>
      <w:r>
        <w:rPr>
          <w:kern w:val="0"/>
          <w:position w:val="-1"/>
          <w:sz w:val="24"/>
        </w:rPr>
        <w:tab/>
      </w:r>
      <w:r>
        <w:rPr>
          <w:kern w:val="0"/>
          <w:position w:val="-1"/>
          <w:sz w:val="24"/>
        </w:rPr>
        <w:t>: M.D. screw</w:t>
      </w:r>
    </w:p>
    <w:p w14:paraId="39625E38">
      <w:pPr>
        <w:tabs>
          <w:tab w:val="left" w:pos="3700"/>
        </w:tabs>
        <w:kinsoku w:val="0"/>
        <w:autoSpaceDE w:val="0"/>
        <w:autoSpaceDN w:val="0"/>
        <w:adjustRightInd w:val="0"/>
        <w:spacing w:line="280" w:lineRule="exact"/>
        <w:ind w:left="1018"/>
        <w:rPr>
          <w:kern w:val="0"/>
          <w:sz w:val="24"/>
        </w:rPr>
      </w:pPr>
      <w:r>
        <w:rPr>
          <w:kern w:val="0"/>
          <w:sz w:val="24"/>
        </w:rPr>
        <w:t>Capacity</w:t>
      </w:r>
      <w:r>
        <w:rPr>
          <w:kern w:val="0"/>
          <w:sz w:val="24"/>
        </w:rPr>
        <w:tab/>
      </w:r>
      <w:r>
        <w:rPr>
          <w:kern w:val="0"/>
          <w:sz w:val="24"/>
        </w:rPr>
        <w:t xml:space="preserve">: </w:t>
      </w:r>
      <w:r>
        <w:rPr>
          <w:rFonts w:hint="eastAsia"/>
          <w:kern w:val="0"/>
          <w:sz w:val="24"/>
        </w:rPr>
        <w:t>30</w:t>
      </w:r>
      <w:r>
        <w:rPr>
          <w:kern w:val="0"/>
          <w:sz w:val="24"/>
        </w:rPr>
        <w:t xml:space="preserve"> m</w:t>
      </w:r>
      <w:r>
        <w:rPr>
          <w:kern w:val="0"/>
          <w:sz w:val="24"/>
          <w:vertAlign w:val="superscript"/>
        </w:rPr>
        <w:t>3</w:t>
      </w:r>
      <w:r>
        <w:rPr>
          <w:kern w:val="0"/>
          <w:sz w:val="24"/>
        </w:rPr>
        <w:t>/h</w:t>
      </w:r>
    </w:p>
    <w:p w14:paraId="1551AEEC">
      <w:pPr>
        <w:tabs>
          <w:tab w:val="left" w:pos="3700"/>
        </w:tabs>
        <w:kinsoku w:val="0"/>
        <w:autoSpaceDE w:val="0"/>
        <w:autoSpaceDN w:val="0"/>
        <w:adjustRightInd w:val="0"/>
        <w:ind w:left="1018"/>
        <w:rPr>
          <w:kern w:val="0"/>
          <w:sz w:val="24"/>
        </w:rPr>
      </w:pPr>
      <w:r>
        <w:rPr>
          <w:kern w:val="0"/>
          <w:sz w:val="24"/>
        </w:rPr>
        <w:t>Total press.</w:t>
      </w:r>
      <w:r>
        <w:rPr>
          <w:kern w:val="0"/>
          <w:sz w:val="24"/>
        </w:rPr>
        <w:tab/>
      </w:r>
      <w:r>
        <w:rPr>
          <w:kern w:val="0"/>
          <w:sz w:val="24"/>
        </w:rPr>
        <w:t>: 0.4MPa</w:t>
      </w:r>
    </w:p>
    <w:p w14:paraId="6260F990">
      <w:pPr>
        <w:kinsoku w:val="0"/>
        <w:autoSpaceDE w:val="0"/>
        <w:autoSpaceDN w:val="0"/>
        <w:adjustRightInd w:val="0"/>
        <w:ind w:left="1018"/>
        <w:rPr>
          <w:kern w:val="0"/>
          <w:sz w:val="24"/>
          <w:u w:val="single"/>
        </w:rPr>
      </w:pPr>
    </w:p>
    <w:p w14:paraId="6A3110D7">
      <w:pPr>
        <w:kinsoku w:val="0"/>
        <w:autoSpaceDE w:val="0"/>
        <w:autoSpaceDN w:val="0"/>
        <w:adjustRightInd w:val="0"/>
        <w:ind w:left="1018"/>
        <w:rPr>
          <w:kern w:val="0"/>
          <w:sz w:val="24"/>
        </w:rPr>
      </w:pPr>
      <w:r>
        <w:rPr>
          <w:kern w:val="0"/>
          <w:sz w:val="24"/>
          <w:u w:val="single"/>
        </w:rPr>
        <w:t xml:space="preserve">HFO </w:t>
      </w:r>
      <w:r>
        <w:rPr>
          <w:rFonts w:hint="eastAsia"/>
          <w:kern w:val="0"/>
          <w:sz w:val="24"/>
          <w:u w:val="single"/>
        </w:rPr>
        <w:t>/</w:t>
      </w:r>
      <w:r>
        <w:rPr>
          <w:kern w:val="0"/>
          <w:sz w:val="24"/>
          <w:u w:val="single"/>
        </w:rPr>
        <w:t>LSHFO/ULSFO purifier with steam heater and electric motor driven oil feed pump</w:t>
      </w:r>
    </w:p>
    <w:p w14:paraId="1E093E6F">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Two (2) (one working, one for stand-by)</w:t>
      </w:r>
    </w:p>
    <w:p w14:paraId="79890932">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Automatic, self-cleaning, no gravity ring</w:t>
      </w:r>
    </w:p>
    <w:p w14:paraId="121FE81C">
      <w:pPr>
        <w:tabs>
          <w:tab w:val="left" w:pos="3700"/>
        </w:tabs>
        <w:kinsoku w:val="0"/>
        <w:autoSpaceDE w:val="0"/>
        <w:autoSpaceDN w:val="0"/>
        <w:adjustRightInd w:val="0"/>
        <w:spacing w:before="9"/>
        <w:ind w:left="3828" w:hanging="2811"/>
        <w:rPr>
          <w:kern w:val="0"/>
          <w:sz w:val="24"/>
        </w:rPr>
      </w:pPr>
      <w:r>
        <w:rPr>
          <w:kern w:val="0"/>
          <w:sz w:val="24"/>
        </w:rPr>
        <w:t>Effective capacity</w:t>
      </w:r>
      <w:r>
        <w:rPr>
          <w:kern w:val="0"/>
          <w:sz w:val="24"/>
        </w:rPr>
        <w:tab/>
      </w:r>
      <w:r>
        <w:rPr>
          <w:kern w:val="0"/>
          <w:sz w:val="24"/>
        </w:rPr>
        <w:t xml:space="preserve">: abt. </w:t>
      </w:r>
      <w:r>
        <w:rPr>
          <w:rFonts w:hint="eastAsia"/>
          <w:kern w:val="0"/>
          <w:sz w:val="24"/>
        </w:rPr>
        <w:t>3</w:t>
      </w:r>
      <w:r>
        <w:rPr>
          <w:kern w:val="0"/>
          <w:sz w:val="24"/>
        </w:rPr>
        <w:t>,</w:t>
      </w:r>
      <w:r>
        <w:rPr>
          <w:rFonts w:hint="eastAsia"/>
          <w:kern w:val="0"/>
          <w:sz w:val="24"/>
        </w:rPr>
        <w:t>000</w:t>
      </w:r>
      <w:r>
        <w:rPr>
          <w:kern w:val="0"/>
          <w:sz w:val="24"/>
        </w:rPr>
        <w:t xml:space="preserve"> l/h (based on 380</w:t>
      </w:r>
      <w:r>
        <w:rPr>
          <w:i/>
          <w:kern w:val="0"/>
          <w:sz w:val="24"/>
        </w:rPr>
        <w:t xml:space="preserve"> </w:t>
      </w:r>
      <w:r>
        <w:rPr>
          <w:kern w:val="0"/>
          <w:sz w:val="24"/>
        </w:rPr>
        <w:t>cSt/50</w:t>
      </w:r>
      <w:r>
        <w:rPr>
          <w:rFonts w:ascii="Symbol" w:hAnsi="Symbol" w:cs="Symbol"/>
          <w:kern w:val="0"/>
          <w:szCs w:val="21"/>
        </w:rPr>
        <w:t></w:t>
      </w:r>
      <w:r>
        <w:rPr>
          <w:kern w:val="0"/>
          <w:szCs w:val="21"/>
        </w:rPr>
        <w:t>C</w:t>
      </w:r>
      <w:r>
        <w:rPr>
          <w:kern w:val="0"/>
          <w:sz w:val="24"/>
        </w:rPr>
        <w:t>, max. density of 1,010kg/m</w:t>
      </w:r>
      <w:r>
        <w:rPr>
          <w:kern w:val="0"/>
          <w:sz w:val="24"/>
          <w:vertAlign w:val="superscript"/>
        </w:rPr>
        <w:t>3</w:t>
      </w:r>
      <w:r>
        <w:rPr>
          <w:kern w:val="0"/>
          <w:sz w:val="24"/>
        </w:rPr>
        <w:t xml:space="preserve">) </w:t>
      </w:r>
    </w:p>
    <w:p w14:paraId="39AA3970">
      <w:pPr>
        <w:kinsoku w:val="0"/>
        <w:autoSpaceDE w:val="0"/>
        <w:autoSpaceDN w:val="0"/>
        <w:adjustRightInd w:val="0"/>
        <w:ind w:left="1018"/>
        <w:rPr>
          <w:kern w:val="0"/>
          <w:sz w:val="24"/>
          <w:u w:val="single"/>
        </w:rPr>
      </w:pPr>
    </w:p>
    <w:p w14:paraId="30938884">
      <w:pPr>
        <w:kinsoku w:val="0"/>
        <w:autoSpaceDE w:val="0"/>
        <w:autoSpaceDN w:val="0"/>
        <w:adjustRightInd w:val="0"/>
        <w:spacing w:line="280" w:lineRule="exact"/>
        <w:ind w:left="1021"/>
        <w:rPr>
          <w:kern w:val="0"/>
          <w:sz w:val="24"/>
        </w:rPr>
      </w:pPr>
      <w:r>
        <w:rPr>
          <w:kern w:val="0"/>
          <w:sz w:val="24"/>
        </w:rPr>
        <w:t>The fuel oil supply unit for composite boiler to be provided and recommended by composite boiler Maker.</w:t>
      </w:r>
    </w:p>
    <w:p w14:paraId="68CF14A6">
      <w:pPr>
        <w:kinsoku w:val="0"/>
        <w:autoSpaceDE w:val="0"/>
        <w:autoSpaceDN w:val="0"/>
        <w:adjustRightInd w:val="0"/>
        <w:ind w:left="1018"/>
        <w:rPr>
          <w:kern w:val="0"/>
          <w:sz w:val="24"/>
          <w:u w:val="single"/>
        </w:rPr>
      </w:pPr>
    </w:p>
    <w:p w14:paraId="0CEBE3F3">
      <w:pPr>
        <w:kinsoku w:val="0"/>
        <w:autoSpaceDE w:val="0"/>
        <w:autoSpaceDN w:val="0"/>
        <w:adjustRightInd w:val="0"/>
        <w:ind w:left="1018"/>
        <w:rPr>
          <w:kern w:val="0"/>
          <w:sz w:val="24"/>
          <w:u w:val="single"/>
        </w:rPr>
      </w:pPr>
    </w:p>
    <w:p w14:paraId="769DA0ED">
      <w:pPr>
        <w:pStyle w:val="4"/>
      </w:pPr>
      <w:bookmarkStart w:id="353" w:name="_Toc50572593"/>
      <w:r>
        <w:rPr>
          <w:rFonts w:hint="eastAsia"/>
        </w:rPr>
        <w:t>6.2.10</w:t>
      </w:r>
      <w:r>
        <w:tab/>
      </w:r>
      <w:r>
        <w:t>LUBRICATING OIL SYSTEM</w:t>
      </w:r>
      <w:bookmarkEnd w:id="353"/>
    </w:p>
    <w:p w14:paraId="19AF1848">
      <w:pPr>
        <w:kinsoku w:val="0"/>
        <w:autoSpaceDE w:val="0"/>
        <w:autoSpaceDN w:val="0"/>
        <w:adjustRightInd w:val="0"/>
        <w:ind w:left="1018"/>
        <w:rPr>
          <w:kern w:val="0"/>
          <w:sz w:val="24"/>
        </w:rPr>
      </w:pPr>
      <w:r>
        <w:rPr>
          <w:kern w:val="0"/>
          <w:sz w:val="24"/>
          <w:u w:val="single"/>
        </w:rPr>
        <w:t>Main lubricating oil pump</w:t>
      </w:r>
    </w:p>
    <w:p w14:paraId="4AA3E26A">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Two (2)</w:t>
      </w:r>
    </w:p>
    <w:p w14:paraId="354337D7">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M.D. vert. centrifugal tank mounting</w:t>
      </w:r>
      <w:r>
        <w:rPr>
          <w:i/>
          <w:kern w:val="0"/>
          <w:position w:val="-1"/>
          <w:sz w:val="24"/>
        </w:rPr>
        <w:t xml:space="preserve">, </w:t>
      </w:r>
      <w:r>
        <w:rPr>
          <w:kern w:val="0"/>
          <w:position w:val="-1"/>
          <w:sz w:val="24"/>
        </w:rPr>
        <w:t>deep well type</w:t>
      </w:r>
    </w:p>
    <w:p w14:paraId="3CBA49EF">
      <w:pPr>
        <w:tabs>
          <w:tab w:val="left" w:pos="3700"/>
        </w:tabs>
        <w:kinsoku w:val="0"/>
        <w:autoSpaceDE w:val="0"/>
        <w:autoSpaceDN w:val="0"/>
        <w:adjustRightInd w:val="0"/>
        <w:spacing w:before="9"/>
        <w:ind w:left="3897" w:hanging="2880"/>
        <w:rPr>
          <w:kern w:val="0"/>
          <w:sz w:val="24"/>
        </w:rPr>
      </w:pPr>
      <w:r>
        <w:rPr>
          <w:kern w:val="0"/>
          <w:sz w:val="24"/>
        </w:rPr>
        <w:t>Capacity</w:t>
      </w:r>
      <w:r>
        <w:rPr>
          <w:kern w:val="0"/>
          <w:sz w:val="24"/>
        </w:rPr>
        <w:tab/>
      </w:r>
      <w:r>
        <w:rPr>
          <w:kern w:val="0"/>
          <w:sz w:val="24"/>
        </w:rPr>
        <w:t xml:space="preserve">: abt. </w:t>
      </w:r>
      <w:r>
        <w:rPr>
          <w:rFonts w:hint="eastAsia"/>
          <w:kern w:val="0"/>
          <w:sz w:val="24"/>
        </w:rPr>
        <w:t>320</w:t>
      </w:r>
      <w:r>
        <w:rPr>
          <w:kern w:val="0"/>
          <w:sz w:val="24"/>
        </w:rPr>
        <w:t xml:space="preserve"> m</w:t>
      </w:r>
      <w:r>
        <w:rPr>
          <w:kern w:val="0"/>
          <w:sz w:val="24"/>
          <w:vertAlign w:val="superscript"/>
        </w:rPr>
        <w:t>3</w:t>
      </w:r>
      <w:r>
        <w:rPr>
          <w:kern w:val="0"/>
          <w:sz w:val="24"/>
        </w:rPr>
        <w:t>/h (if lub. oil to be used for auto. filter back washing, back washing capacity shall be added)</w:t>
      </w:r>
    </w:p>
    <w:p w14:paraId="74034380">
      <w:pPr>
        <w:tabs>
          <w:tab w:val="left" w:pos="3700"/>
        </w:tabs>
        <w:kinsoku w:val="0"/>
        <w:autoSpaceDE w:val="0"/>
        <w:autoSpaceDN w:val="0"/>
        <w:adjustRightInd w:val="0"/>
        <w:ind w:left="1018"/>
        <w:rPr>
          <w:kern w:val="0"/>
          <w:sz w:val="24"/>
        </w:rPr>
      </w:pPr>
      <w:r>
        <w:rPr>
          <w:kern w:val="0"/>
          <w:sz w:val="24"/>
        </w:rPr>
        <w:t>Total head</w:t>
      </w:r>
      <w:r>
        <w:rPr>
          <w:kern w:val="0"/>
          <w:sz w:val="24"/>
        </w:rPr>
        <w:tab/>
      </w:r>
      <w:r>
        <w:rPr>
          <w:kern w:val="0"/>
          <w:sz w:val="24"/>
        </w:rPr>
        <w:t>: 0.</w:t>
      </w:r>
      <w:r>
        <w:rPr>
          <w:rFonts w:hint="eastAsia"/>
          <w:kern w:val="0"/>
          <w:sz w:val="24"/>
        </w:rPr>
        <w:t>62</w:t>
      </w:r>
      <w:r>
        <w:rPr>
          <w:kern w:val="0"/>
          <w:sz w:val="24"/>
        </w:rPr>
        <w:t xml:space="preserve"> MPa</w:t>
      </w:r>
    </w:p>
    <w:p w14:paraId="61DC6575">
      <w:pPr>
        <w:tabs>
          <w:tab w:val="left" w:pos="3700"/>
        </w:tabs>
        <w:kinsoku w:val="0"/>
        <w:autoSpaceDE w:val="0"/>
        <w:autoSpaceDN w:val="0"/>
        <w:adjustRightInd w:val="0"/>
        <w:ind w:left="1018"/>
        <w:rPr>
          <w:kern w:val="0"/>
          <w:sz w:val="24"/>
        </w:rPr>
      </w:pPr>
    </w:p>
    <w:p w14:paraId="59EA656C">
      <w:pPr>
        <w:kinsoku w:val="0"/>
        <w:autoSpaceDE w:val="0"/>
        <w:autoSpaceDN w:val="0"/>
        <w:adjustRightInd w:val="0"/>
        <w:ind w:left="1018"/>
        <w:rPr>
          <w:kern w:val="0"/>
          <w:sz w:val="24"/>
          <w:u w:val="single"/>
        </w:rPr>
      </w:pPr>
      <w:r>
        <w:rPr>
          <w:rFonts w:hint="eastAsia"/>
          <w:kern w:val="0"/>
          <w:sz w:val="24"/>
          <w:u w:val="single"/>
        </w:rPr>
        <w:t>L</w:t>
      </w:r>
      <w:r>
        <w:rPr>
          <w:kern w:val="0"/>
          <w:sz w:val="24"/>
          <w:u w:val="single"/>
        </w:rPr>
        <w:t>ub. oil</w:t>
      </w:r>
      <w:r>
        <w:rPr>
          <w:rFonts w:hint="eastAsia"/>
          <w:kern w:val="0"/>
          <w:sz w:val="24"/>
          <w:u w:val="single"/>
        </w:rPr>
        <w:t xml:space="preserve"> transfer</w:t>
      </w:r>
      <w:r>
        <w:rPr>
          <w:kern w:val="0"/>
          <w:sz w:val="24"/>
          <w:u w:val="single"/>
        </w:rPr>
        <w:t xml:space="preserve"> pump</w:t>
      </w:r>
    </w:p>
    <w:p w14:paraId="2E9BE7E2">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xml:space="preserve">: </w:t>
      </w:r>
      <w:r>
        <w:rPr>
          <w:rFonts w:hint="eastAsia"/>
          <w:kern w:val="0"/>
          <w:sz w:val="24"/>
        </w:rPr>
        <w:t>One</w:t>
      </w:r>
      <w:r>
        <w:rPr>
          <w:kern w:val="0"/>
          <w:sz w:val="24"/>
        </w:rPr>
        <w:t xml:space="preserve"> (</w:t>
      </w:r>
      <w:r>
        <w:rPr>
          <w:rFonts w:hint="eastAsia"/>
          <w:kern w:val="0"/>
          <w:sz w:val="24"/>
        </w:rPr>
        <w:t>1</w:t>
      </w:r>
      <w:r>
        <w:rPr>
          <w:kern w:val="0"/>
          <w:sz w:val="24"/>
        </w:rPr>
        <w:t>)</w:t>
      </w:r>
    </w:p>
    <w:p w14:paraId="60F92260">
      <w:pPr>
        <w:tabs>
          <w:tab w:val="left" w:pos="3700"/>
        </w:tabs>
        <w:kinsoku w:val="0"/>
        <w:autoSpaceDE w:val="0"/>
        <w:autoSpaceDN w:val="0"/>
        <w:adjustRightInd w:val="0"/>
        <w:spacing w:line="270" w:lineRule="exact"/>
        <w:ind w:left="1018"/>
        <w:rPr>
          <w:kern w:val="0"/>
          <w:sz w:val="24"/>
        </w:rPr>
      </w:pPr>
      <w:r>
        <w:rPr>
          <w:kern w:val="0"/>
          <w:position w:val="-1"/>
          <w:sz w:val="24"/>
        </w:rPr>
        <w:t>Type</w:t>
      </w:r>
      <w:r>
        <w:rPr>
          <w:kern w:val="0"/>
          <w:position w:val="-1"/>
          <w:sz w:val="24"/>
        </w:rPr>
        <w:tab/>
      </w:r>
      <w:r>
        <w:rPr>
          <w:kern w:val="0"/>
          <w:position w:val="-1"/>
          <w:sz w:val="24"/>
        </w:rPr>
        <w:t xml:space="preserve">: </w:t>
      </w:r>
      <w:r>
        <w:rPr>
          <w:kern w:val="0"/>
          <w:sz w:val="24"/>
        </w:rPr>
        <w:t xml:space="preserve">M.D. </w:t>
      </w:r>
      <w:r>
        <w:rPr>
          <w:rFonts w:hint="eastAsia"/>
          <w:kern w:val="0"/>
          <w:sz w:val="24"/>
        </w:rPr>
        <w:t>vert. screw</w:t>
      </w:r>
    </w:p>
    <w:p w14:paraId="5E86234A">
      <w:pPr>
        <w:tabs>
          <w:tab w:val="left" w:pos="3700"/>
        </w:tabs>
        <w:kinsoku w:val="0"/>
        <w:autoSpaceDE w:val="0"/>
        <w:autoSpaceDN w:val="0"/>
        <w:adjustRightInd w:val="0"/>
        <w:spacing w:line="280" w:lineRule="exact"/>
        <w:ind w:left="1018"/>
        <w:rPr>
          <w:kern w:val="0"/>
          <w:sz w:val="24"/>
        </w:rPr>
      </w:pPr>
      <w:r>
        <w:rPr>
          <w:kern w:val="0"/>
          <w:sz w:val="24"/>
        </w:rPr>
        <w:t>Capacity</w:t>
      </w:r>
      <w:r>
        <w:rPr>
          <w:kern w:val="0"/>
          <w:sz w:val="24"/>
        </w:rPr>
        <w:tab/>
      </w:r>
      <w:r>
        <w:rPr>
          <w:kern w:val="0"/>
          <w:sz w:val="24"/>
        </w:rPr>
        <w:t xml:space="preserve">: </w:t>
      </w:r>
      <w:r>
        <w:rPr>
          <w:rFonts w:hint="eastAsia"/>
          <w:kern w:val="0"/>
          <w:sz w:val="24"/>
        </w:rPr>
        <w:t>5</w:t>
      </w:r>
      <w:r>
        <w:rPr>
          <w:kern w:val="0"/>
          <w:sz w:val="24"/>
        </w:rPr>
        <w:t>m</w:t>
      </w:r>
      <w:r>
        <w:rPr>
          <w:kern w:val="0"/>
          <w:sz w:val="24"/>
          <w:vertAlign w:val="superscript"/>
        </w:rPr>
        <w:t>3</w:t>
      </w:r>
      <w:r>
        <w:rPr>
          <w:kern w:val="0"/>
          <w:sz w:val="24"/>
        </w:rPr>
        <w:t xml:space="preserve">/h </w:t>
      </w:r>
    </w:p>
    <w:p w14:paraId="22836B2C">
      <w:pPr>
        <w:tabs>
          <w:tab w:val="left" w:pos="3700"/>
        </w:tabs>
        <w:kinsoku w:val="0"/>
        <w:autoSpaceDE w:val="0"/>
        <w:autoSpaceDN w:val="0"/>
        <w:adjustRightInd w:val="0"/>
        <w:spacing w:line="270" w:lineRule="exact"/>
        <w:ind w:left="1018"/>
        <w:rPr>
          <w:kern w:val="0"/>
          <w:sz w:val="24"/>
        </w:rPr>
      </w:pPr>
      <w:r>
        <w:rPr>
          <w:kern w:val="0"/>
          <w:sz w:val="24"/>
        </w:rPr>
        <w:t>Total press</w:t>
      </w:r>
      <w:r>
        <w:rPr>
          <w:kern w:val="0"/>
          <w:sz w:val="24"/>
        </w:rPr>
        <w:tab/>
      </w:r>
      <w:r>
        <w:rPr>
          <w:kern w:val="0"/>
          <w:sz w:val="24"/>
        </w:rPr>
        <w:t>: 0.</w:t>
      </w:r>
      <w:r>
        <w:rPr>
          <w:rFonts w:hint="eastAsia"/>
          <w:kern w:val="0"/>
          <w:sz w:val="24"/>
        </w:rPr>
        <w:t>3</w:t>
      </w:r>
      <w:r>
        <w:rPr>
          <w:kern w:val="0"/>
          <w:sz w:val="24"/>
        </w:rPr>
        <w:t>5MP</w:t>
      </w:r>
      <w:r>
        <w:rPr>
          <w:rFonts w:hint="eastAsia"/>
          <w:kern w:val="0"/>
          <w:sz w:val="24"/>
        </w:rPr>
        <w:t>a</w:t>
      </w:r>
    </w:p>
    <w:p w14:paraId="587436BC">
      <w:pPr>
        <w:kinsoku w:val="0"/>
        <w:autoSpaceDE w:val="0"/>
        <w:autoSpaceDN w:val="0"/>
        <w:adjustRightInd w:val="0"/>
        <w:ind w:left="1018"/>
        <w:rPr>
          <w:kern w:val="0"/>
          <w:sz w:val="24"/>
          <w:u w:val="single"/>
        </w:rPr>
      </w:pPr>
    </w:p>
    <w:p w14:paraId="1D329E48">
      <w:pPr>
        <w:kinsoku w:val="0"/>
        <w:autoSpaceDE w:val="0"/>
        <w:autoSpaceDN w:val="0"/>
        <w:adjustRightInd w:val="0"/>
        <w:ind w:left="1018"/>
        <w:rPr>
          <w:kern w:val="0"/>
          <w:sz w:val="24"/>
        </w:rPr>
      </w:pPr>
      <w:r>
        <w:rPr>
          <w:kern w:val="0"/>
          <w:sz w:val="24"/>
          <w:u w:val="single"/>
        </w:rPr>
        <w:t>M/E L.O. purifier with steam heater and electric motor driven oil feed pump</w:t>
      </w:r>
    </w:p>
    <w:p w14:paraId="7BDE5492">
      <w:pPr>
        <w:tabs>
          <w:tab w:val="left" w:pos="3700"/>
          <w:tab w:val="left" w:pos="3900"/>
        </w:tabs>
        <w:kinsoku w:val="0"/>
        <w:autoSpaceDE w:val="0"/>
        <w:autoSpaceDN w:val="0"/>
        <w:adjustRightInd w:val="0"/>
        <w:ind w:left="1018"/>
        <w:rPr>
          <w:kern w:val="0"/>
          <w:sz w:val="24"/>
        </w:rPr>
      </w:pPr>
      <w:r>
        <w:rPr>
          <w:kern w:val="0"/>
          <w:sz w:val="24"/>
        </w:rPr>
        <w:t>No. of set</w:t>
      </w:r>
      <w:r>
        <w:rPr>
          <w:kern w:val="0"/>
          <w:sz w:val="24"/>
        </w:rPr>
        <w:tab/>
      </w:r>
      <w:r>
        <w:rPr>
          <w:kern w:val="0"/>
          <w:sz w:val="24"/>
        </w:rPr>
        <w:t>:</w:t>
      </w:r>
      <w:r>
        <w:rPr>
          <w:kern w:val="0"/>
          <w:sz w:val="24"/>
        </w:rPr>
        <w:tab/>
      </w:r>
      <w:r>
        <w:rPr>
          <w:kern w:val="0"/>
          <w:sz w:val="24"/>
        </w:rPr>
        <w:t>One (1)</w:t>
      </w:r>
    </w:p>
    <w:p w14:paraId="6DC13574">
      <w:pPr>
        <w:tabs>
          <w:tab w:val="left" w:pos="3700"/>
        </w:tabs>
        <w:kinsoku w:val="0"/>
        <w:autoSpaceDE w:val="0"/>
        <w:autoSpaceDN w:val="0"/>
        <w:adjustRightInd w:val="0"/>
        <w:ind w:left="1018"/>
        <w:rPr>
          <w:kern w:val="0"/>
          <w:sz w:val="24"/>
        </w:rPr>
      </w:pPr>
      <w:r>
        <w:rPr>
          <w:kern w:val="0"/>
          <w:sz w:val="24"/>
        </w:rPr>
        <w:t>Type</w:t>
      </w:r>
      <w:r>
        <w:rPr>
          <w:kern w:val="0"/>
          <w:sz w:val="24"/>
        </w:rPr>
        <w:tab/>
      </w:r>
      <w:r>
        <w:rPr>
          <w:kern w:val="0"/>
          <w:sz w:val="24"/>
        </w:rPr>
        <w:t>: Automatic, self-cleaning</w:t>
      </w:r>
    </w:p>
    <w:p w14:paraId="020F1724">
      <w:pPr>
        <w:tabs>
          <w:tab w:val="left" w:pos="3700"/>
        </w:tabs>
        <w:kinsoku w:val="0"/>
        <w:autoSpaceDE w:val="0"/>
        <w:autoSpaceDN w:val="0"/>
        <w:adjustRightInd w:val="0"/>
        <w:spacing w:line="270" w:lineRule="exact"/>
        <w:ind w:left="1018"/>
        <w:rPr>
          <w:kern w:val="0"/>
          <w:sz w:val="24"/>
        </w:rPr>
      </w:pPr>
      <w:r>
        <w:rPr>
          <w:kern w:val="0"/>
          <w:sz w:val="24"/>
        </w:rPr>
        <w:t>Effective capacity</w:t>
      </w:r>
      <w:r>
        <w:rPr>
          <w:kern w:val="0"/>
          <w:sz w:val="24"/>
        </w:rPr>
        <w:tab/>
      </w:r>
      <w:r>
        <w:rPr>
          <w:kern w:val="0"/>
          <w:sz w:val="24"/>
        </w:rPr>
        <w:t>: abt.</w:t>
      </w:r>
      <w:r>
        <w:rPr>
          <w:rFonts w:hint="eastAsia"/>
          <w:kern w:val="0"/>
          <w:sz w:val="24"/>
        </w:rPr>
        <w:t>2,030</w:t>
      </w:r>
      <w:r>
        <w:rPr>
          <w:kern w:val="0"/>
          <w:sz w:val="24"/>
        </w:rPr>
        <w:t xml:space="preserve"> l/h </w:t>
      </w:r>
      <w:r>
        <w:rPr>
          <w:rFonts w:hint="eastAsia"/>
          <w:kern w:val="0"/>
          <w:sz w:val="24"/>
        </w:rPr>
        <w:t>(SAE30)</w:t>
      </w:r>
    </w:p>
    <w:p w14:paraId="0FD1DC21">
      <w:pPr>
        <w:tabs>
          <w:tab w:val="left" w:pos="3700"/>
        </w:tabs>
        <w:kinsoku w:val="0"/>
        <w:autoSpaceDE w:val="0"/>
        <w:autoSpaceDN w:val="0"/>
        <w:adjustRightInd w:val="0"/>
        <w:spacing w:before="9" w:line="276" w:lineRule="exact"/>
        <w:ind w:left="3828" w:hanging="2811"/>
        <w:rPr>
          <w:kern w:val="0"/>
          <w:sz w:val="24"/>
        </w:rPr>
      </w:pPr>
      <w:r>
        <w:rPr>
          <w:kern w:val="0"/>
          <w:sz w:val="24"/>
        </w:rPr>
        <w:t>.</w:t>
      </w:r>
    </w:p>
    <w:p w14:paraId="5AA634E8">
      <w:pPr>
        <w:kinsoku w:val="0"/>
        <w:autoSpaceDE w:val="0"/>
        <w:autoSpaceDN w:val="0"/>
        <w:adjustRightInd w:val="0"/>
        <w:ind w:left="1018"/>
        <w:rPr>
          <w:kern w:val="0"/>
          <w:sz w:val="24"/>
          <w:u w:val="single"/>
        </w:rPr>
      </w:pPr>
    </w:p>
    <w:p w14:paraId="03262D7C">
      <w:pPr>
        <w:kinsoku w:val="0"/>
        <w:autoSpaceDE w:val="0"/>
        <w:autoSpaceDN w:val="0"/>
        <w:adjustRightInd w:val="0"/>
        <w:ind w:left="1018"/>
        <w:rPr>
          <w:kern w:val="0"/>
          <w:sz w:val="24"/>
        </w:rPr>
      </w:pPr>
      <w:r>
        <w:rPr>
          <w:kern w:val="0"/>
          <w:sz w:val="24"/>
          <w:u w:val="single"/>
        </w:rPr>
        <w:t>G/E L.O. purifier with steam heater and electric motor driven oil feed pump</w:t>
      </w:r>
    </w:p>
    <w:p w14:paraId="48F14FB8">
      <w:pPr>
        <w:tabs>
          <w:tab w:val="left" w:pos="3700"/>
          <w:tab w:val="left" w:pos="3900"/>
        </w:tabs>
        <w:kinsoku w:val="0"/>
        <w:autoSpaceDE w:val="0"/>
        <w:autoSpaceDN w:val="0"/>
        <w:adjustRightInd w:val="0"/>
        <w:ind w:left="1018"/>
        <w:rPr>
          <w:kern w:val="0"/>
          <w:sz w:val="24"/>
        </w:rPr>
      </w:pPr>
      <w:r>
        <w:rPr>
          <w:kern w:val="0"/>
          <w:sz w:val="24"/>
        </w:rPr>
        <w:t>No. of set</w:t>
      </w:r>
      <w:r>
        <w:rPr>
          <w:kern w:val="0"/>
          <w:sz w:val="24"/>
        </w:rPr>
        <w:tab/>
      </w:r>
      <w:r>
        <w:rPr>
          <w:kern w:val="0"/>
          <w:sz w:val="24"/>
        </w:rPr>
        <w:t>:</w:t>
      </w:r>
      <w:r>
        <w:rPr>
          <w:kern w:val="0"/>
          <w:sz w:val="24"/>
        </w:rPr>
        <w:tab/>
      </w:r>
      <w:r>
        <w:rPr>
          <w:kern w:val="0"/>
          <w:sz w:val="24"/>
        </w:rPr>
        <w:t>One (1)</w:t>
      </w:r>
    </w:p>
    <w:p w14:paraId="0D46DDF5">
      <w:pPr>
        <w:tabs>
          <w:tab w:val="left" w:pos="3700"/>
        </w:tabs>
        <w:kinsoku w:val="0"/>
        <w:autoSpaceDE w:val="0"/>
        <w:autoSpaceDN w:val="0"/>
        <w:adjustRightInd w:val="0"/>
        <w:ind w:left="1018"/>
        <w:rPr>
          <w:kern w:val="0"/>
          <w:sz w:val="24"/>
        </w:rPr>
      </w:pPr>
      <w:r>
        <w:rPr>
          <w:kern w:val="0"/>
          <w:sz w:val="24"/>
        </w:rPr>
        <w:t>Type</w:t>
      </w:r>
      <w:r>
        <w:rPr>
          <w:kern w:val="0"/>
          <w:sz w:val="24"/>
        </w:rPr>
        <w:tab/>
      </w:r>
      <w:r>
        <w:rPr>
          <w:kern w:val="0"/>
          <w:sz w:val="24"/>
        </w:rPr>
        <w:t>: Automatic, self-cleaning</w:t>
      </w:r>
    </w:p>
    <w:p w14:paraId="2DB4B0E4">
      <w:pPr>
        <w:tabs>
          <w:tab w:val="left" w:pos="3700"/>
        </w:tabs>
        <w:kinsoku w:val="0"/>
        <w:autoSpaceDE w:val="0"/>
        <w:autoSpaceDN w:val="0"/>
        <w:adjustRightInd w:val="0"/>
        <w:spacing w:line="270" w:lineRule="exact"/>
        <w:ind w:left="3778" w:leftChars="485" w:hanging="2760" w:hangingChars="1150"/>
        <w:rPr>
          <w:kern w:val="0"/>
          <w:sz w:val="24"/>
        </w:rPr>
      </w:pPr>
      <w:r>
        <w:rPr>
          <w:kern w:val="0"/>
          <w:sz w:val="24"/>
        </w:rPr>
        <w:t>Effective capacity</w:t>
      </w:r>
      <w:r>
        <w:rPr>
          <w:kern w:val="0"/>
          <w:sz w:val="24"/>
        </w:rPr>
        <w:tab/>
      </w:r>
      <w:r>
        <w:rPr>
          <w:kern w:val="0"/>
          <w:sz w:val="24"/>
        </w:rPr>
        <w:t xml:space="preserve">: abt. </w:t>
      </w:r>
      <w:r>
        <w:rPr>
          <w:rFonts w:hint="eastAsia"/>
          <w:kern w:val="0"/>
          <w:sz w:val="24"/>
        </w:rPr>
        <w:t>2,030</w:t>
      </w:r>
      <w:r>
        <w:rPr>
          <w:kern w:val="0"/>
          <w:sz w:val="24"/>
        </w:rPr>
        <w:t xml:space="preserve"> l/h </w:t>
      </w:r>
      <w:r>
        <w:rPr>
          <w:rFonts w:hint="eastAsia"/>
          <w:kern w:val="0"/>
          <w:sz w:val="24"/>
        </w:rPr>
        <w:t>(</w:t>
      </w:r>
      <w:r>
        <w:rPr>
          <w:b/>
          <w:i/>
          <w:kern w:val="0"/>
          <w:sz w:val="24"/>
        </w:rPr>
        <w:t>SAE30</w:t>
      </w:r>
      <w:r>
        <w:rPr>
          <w:rFonts w:hint="eastAsia"/>
          <w:b/>
          <w:i/>
          <w:kern w:val="0"/>
          <w:sz w:val="24"/>
        </w:rPr>
        <w:t>, and the capacity of SEA40 accordign to the maker standards</w:t>
      </w:r>
      <w:r>
        <w:rPr>
          <w:rFonts w:hint="eastAsia"/>
          <w:kern w:val="0"/>
          <w:sz w:val="24"/>
        </w:rPr>
        <w:t>)</w:t>
      </w:r>
    </w:p>
    <w:p w14:paraId="378A480B">
      <w:pPr>
        <w:kinsoku w:val="0"/>
        <w:autoSpaceDE w:val="0"/>
        <w:autoSpaceDN w:val="0"/>
        <w:adjustRightInd w:val="0"/>
        <w:spacing w:before="16" w:line="260" w:lineRule="exact"/>
        <w:rPr>
          <w:kern w:val="0"/>
          <w:sz w:val="26"/>
          <w:szCs w:val="26"/>
        </w:rPr>
      </w:pPr>
    </w:p>
    <w:p w14:paraId="01135A9E">
      <w:pPr>
        <w:kinsoku w:val="0"/>
        <w:autoSpaceDE w:val="0"/>
        <w:autoSpaceDN w:val="0"/>
        <w:adjustRightInd w:val="0"/>
        <w:ind w:left="1018"/>
        <w:rPr>
          <w:kern w:val="0"/>
          <w:sz w:val="24"/>
        </w:rPr>
      </w:pPr>
      <w:r>
        <w:rPr>
          <w:kern w:val="0"/>
          <w:sz w:val="24"/>
          <w:u w:val="single"/>
        </w:rPr>
        <w:t>M/E Lubricating oil cooler</w:t>
      </w:r>
    </w:p>
    <w:p w14:paraId="084AB08A">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xml:space="preserve">: One (1) </w:t>
      </w:r>
    </w:p>
    <w:p w14:paraId="0E538CFB">
      <w:pPr>
        <w:tabs>
          <w:tab w:val="left" w:pos="3700"/>
        </w:tabs>
        <w:kinsoku w:val="0"/>
        <w:autoSpaceDE w:val="0"/>
        <w:autoSpaceDN w:val="0"/>
        <w:adjustRightInd w:val="0"/>
        <w:ind w:left="1018"/>
        <w:rPr>
          <w:kern w:val="0"/>
          <w:sz w:val="24"/>
        </w:rPr>
      </w:pPr>
      <w:r>
        <w:rPr>
          <w:kern w:val="0"/>
          <w:sz w:val="24"/>
        </w:rPr>
        <w:t>Type</w:t>
      </w:r>
      <w:r>
        <w:rPr>
          <w:kern w:val="0"/>
          <w:sz w:val="24"/>
        </w:rPr>
        <w:tab/>
      </w:r>
      <w:r>
        <w:rPr>
          <w:kern w:val="0"/>
          <w:sz w:val="24"/>
        </w:rPr>
        <w:t>: Plate type, stainless steel</w:t>
      </w:r>
    </w:p>
    <w:p w14:paraId="43F1016F">
      <w:pPr>
        <w:tabs>
          <w:tab w:val="left" w:pos="3700"/>
        </w:tabs>
        <w:kinsoku w:val="0"/>
        <w:autoSpaceDE w:val="0"/>
        <w:autoSpaceDN w:val="0"/>
        <w:adjustRightInd w:val="0"/>
        <w:ind w:left="1018"/>
        <w:rPr>
          <w:kern w:val="0"/>
          <w:sz w:val="24"/>
        </w:rPr>
      </w:pPr>
      <w:r>
        <w:rPr>
          <w:kern w:val="0"/>
          <w:sz w:val="24"/>
        </w:rPr>
        <w:t>Heat dissipation</w:t>
      </w:r>
      <w:r>
        <w:rPr>
          <w:kern w:val="0"/>
          <w:sz w:val="24"/>
        </w:rPr>
        <w:tab/>
      </w:r>
      <w:r>
        <w:rPr>
          <w:kern w:val="0"/>
          <w:sz w:val="24"/>
        </w:rPr>
        <w:t>: 1,</w:t>
      </w:r>
      <w:r>
        <w:rPr>
          <w:rFonts w:hint="eastAsia"/>
          <w:kern w:val="0"/>
          <w:sz w:val="24"/>
        </w:rPr>
        <w:t>020</w:t>
      </w:r>
      <w:r>
        <w:rPr>
          <w:color w:val="0070C0"/>
          <w:kern w:val="0"/>
          <w:sz w:val="24"/>
        </w:rPr>
        <w:t xml:space="preserve"> </w:t>
      </w:r>
      <w:r>
        <w:rPr>
          <w:kern w:val="0"/>
          <w:sz w:val="24"/>
        </w:rPr>
        <w:t xml:space="preserve">kW  </w:t>
      </w:r>
    </w:p>
    <w:p w14:paraId="463D0CE2">
      <w:pPr>
        <w:kinsoku w:val="0"/>
        <w:autoSpaceDE w:val="0"/>
        <w:autoSpaceDN w:val="0"/>
        <w:adjustRightInd w:val="0"/>
        <w:ind w:left="1018"/>
        <w:rPr>
          <w:kern w:val="0"/>
          <w:sz w:val="24"/>
          <w:u w:val="single"/>
        </w:rPr>
      </w:pPr>
    </w:p>
    <w:p w14:paraId="7E8CFE6C">
      <w:pPr>
        <w:kinsoku w:val="0"/>
        <w:autoSpaceDE w:val="0"/>
        <w:autoSpaceDN w:val="0"/>
        <w:adjustRightInd w:val="0"/>
        <w:ind w:left="1018"/>
        <w:rPr>
          <w:kern w:val="0"/>
          <w:sz w:val="24"/>
        </w:rPr>
      </w:pPr>
      <w:r>
        <w:rPr>
          <w:kern w:val="0"/>
          <w:sz w:val="24"/>
          <w:u w:val="single"/>
        </w:rPr>
        <w:t>Cylinder L.O. transfer pump</w:t>
      </w:r>
    </w:p>
    <w:p w14:paraId="08C56152">
      <w:pPr>
        <w:tabs>
          <w:tab w:val="left" w:pos="3700"/>
        </w:tabs>
        <w:kinsoku w:val="0"/>
        <w:autoSpaceDE w:val="0"/>
        <w:autoSpaceDN w:val="0"/>
        <w:adjustRightInd w:val="0"/>
        <w:spacing w:line="270" w:lineRule="exact"/>
        <w:ind w:left="1018"/>
        <w:rPr>
          <w:kern w:val="0"/>
          <w:sz w:val="24"/>
        </w:rPr>
      </w:pPr>
      <w:r>
        <w:rPr>
          <w:kern w:val="0"/>
          <w:sz w:val="24"/>
        </w:rPr>
        <w:t>No. of set</w:t>
      </w:r>
      <w:r>
        <w:rPr>
          <w:kern w:val="0"/>
          <w:sz w:val="24"/>
        </w:rPr>
        <w:tab/>
      </w:r>
      <w:r>
        <w:rPr>
          <w:kern w:val="0"/>
          <w:sz w:val="24"/>
        </w:rPr>
        <w:t>: One (1)</w:t>
      </w:r>
    </w:p>
    <w:p w14:paraId="78B6F5A6">
      <w:pPr>
        <w:tabs>
          <w:tab w:val="left" w:pos="3700"/>
        </w:tabs>
        <w:kinsoku w:val="0"/>
        <w:autoSpaceDE w:val="0"/>
        <w:autoSpaceDN w:val="0"/>
        <w:adjustRightInd w:val="0"/>
        <w:spacing w:before="3" w:line="276" w:lineRule="exact"/>
        <w:ind w:left="1018"/>
        <w:rPr>
          <w:kern w:val="0"/>
          <w:sz w:val="24"/>
        </w:rPr>
      </w:pPr>
      <w:r>
        <w:rPr>
          <w:kern w:val="0"/>
          <w:sz w:val="24"/>
        </w:rPr>
        <w:t>Type</w:t>
      </w:r>
      <w:r>
        <w:rPr>
          <w:kern w:val="0"/>
          <w:sz w:val="24"/>
        </w:rPr>
        <w:tab/>
      </w:r>
      <w:r>
        <w:rPr>
          <w:kern w:val="0"/>
          <w:sz w:val="24"/>
        </w:rPr>
        <w:t xml:space="preserve">: M.D. horiz. screw </w:t>
      </w:r>
    </w:p>
    <w:p w14:paraId="6D4F3F4C">
      <w:pPr>
        <w:tabs>
          <w:tab w:val="left" w:pos="3700"/>
        </w:tabs>
        <w:kinsoku w:val="0"/>
        <w:autoSpaceDE w:val="0"/>
        <w:autoSpaceDN w:val="0"/>
        <w:adjustRightInd w:val="0"/>
        <w:spacing w:before="3" w:line="276" w:lineRule="exact"/>
        <w:ind w:left="1018"/>
        <w:rPr>
          <w:kern w:val="0"/>
          <w:sz w:val="24"/>
        </w:rPr>
      </w:pPr>
      <w:r>
        <w:rPr>
          <w:kern w:val="0"/>
          <w:sz w:val="24"/>
        </w:rPr>
        <w:t>Capacity</w:t>
      </w:r>
      <w:r>
        <w:rPr>
          <w:kern w:val="0"/>
          <w:sz w:val="24"/>
        </w:rPr>
        <w:tab/>
      </w:r>
      <w:r>
        <w:rPr>
          <w:kern w:val="0"/>
          <w:sz w:val="24"/>
        </w:rPr>
        <w:t xml:space="preserve">: </w:t>
      </w:r>
      <w:r>
        <w:rPr>
          <w:rFonts w:hint="eastAsia"/>
          <w:kern w:val="0"/>
          <w:sz w:val="24"/>
        </w:rPr>
        <w:t>1</w:t>
      </w:r>
      <w:r>
        <w:rPr>
          <w:kern w:val="0"/>
          <w:sz w:val="24"/>
        </w:rPr>
        <w:t>m</w:t>
      </w:r>
      <w:r>
        <w:rPr>
          <w:kern w:val="0"/>
          <w:sz w:val="24"/>
          <w:vertAlign w:val="superscript"/>
        </w:rPr>
        <w:t>3</w:t>
      </w:r>
      <w:r>
        <w:rPr>
          <w:kern w:val="0"/>
          <w:sz w:val="24"/>
        </w:rPr>
        <w:t>/h</w:t>
      </w:r>
    </w:p>
    <w:p w14:paraId="0EF27473">
      <w:pPr>
        <w:tabs>
          <w:tab w:val="left" w:pos="3700"/>
        </w:tabs>
        <w:kinsoku w:val="0"/>
        <w:autoSpaceDE w:val="0"/>
        <w:autoSpaceDN w:val="0"/>
        <w:adjustRightInd w:val="0"/>
        <w:spacing w:line="270" w:lineRule="exact"/>
        <w:ind w:left="1018"/>
        <w:rPr>
          <w:kern w:val="0"/>
          <w:sz w:val="24"/>
        </w:rPr>
      </w:pPr>
      <w:r>
        <w:rPr>
          <w:kern w:val="0"/>
          <w:sz w:val="24"/>
        </w:rPr>
        <w:t>Total press.</w:t>
      </w:r>
      <w:r>
        <w:rPr>
          <w:kern w:val="0"/>
          <w:sz w:val="24"/>
        </w:rPr>
        <w:tab/>
      </w:r>
      <w:r>
        <w:rPr>
          <w:kern w:val="0"/>
          <w:sz w:val="24"/>
        </w:rPr>
        <w:t>: 0.</w:t>
      </w:r>
      <w:r>
        <w:rPr>
          <w:rFonts w:hint="eastAsia"/>
          <w:kern w:val="0"/>
          <w:sz w:val="24"/>
        </w:rPr>
        <w:t>3</w:t>
      </w:r>
      <w:r>
        <w:rPr>
          <w:kern w:val="0"/>
          <w:sz w:val="24"/>
        </w:rPr>
        <w:t>MPa</w:t>
      </w:r>
    </w:p>
    <w:p w14:paraId="25F251F6">
      <w:pPr>
        <w:kinsoku w:val="0"/>
        <w:autoSpaceDE w:val="0"/>
        <w:autoSpaceDN w:val="0"/>
        <w:adjustRightInd w:val="0"/>
        <w:ind w:left="1018"/>
        <w:rPr>
          <w:kern w:val="0"/>
          <w:sz w:val="24"/>
          <w:u w:val="single"/>
        </w:rPr>
      </w:pPr>
    </w:p>
    <w:p w14:paraId="604E80AC">
      <w:pPr>
        <w:kinsoku w:val="0"/>
        <w:autoSpaceDE w:val="0"/>
        <w:autoSpaceDN w:val="0"/>
        <w:adjustRightInd w:val="0"/>
        <w:ind w:left="1018"/>
        <w:rPr>
          <w:kern w:val="0"/>
          <w:sz w:val="24"/>
        </w:rPr>
      </w:pPr>
      <w:r>
        <w:rPr>
          <w:kern w:val="0"/>
          <w:sz w:val="24"/>
          <w:u w:val="single"/>
        </w:rPr>
        <w:t>Lub. oil fine filter with manual by-pass filter</w:t>
      </w:r>
    </w:p>
    <w:p w14:paraId="1C2ECA4D">
      <w:pPr>
        <w:tabs>
          <w:tab w:val="left" w:pos="3700"/>
        </w:tabs>
        <w:kinsoku w:val="0"/>
        <w:autoSpaceDE w:val="0"/>
        <w:autoSpaceDN w:val="0"/>
        <w:adjustRightInd w:val="0"/>
        <w:ind w:left="1018" w:hanging="1"/>
        <w:rPr>
          <w:kern w:val="0"/>
          <w:sz w:val="24"/>
        </w:rPr>
      </w:pPr>
      <w:r>
        <w:rPr>
          <w:kern w:val="0"/>
          <w:sz w:val="24"/>
        </w:rPr>
        <w:t>No. of set</w:t>
      </w:r>
      <w:r>
        <w:rPr>
          <w:kern w:val="0"/>
          <w:sz w:val="24"/>
        </w:rPr>
        <w:tab/>
      </w:r>
      <w:r>
        <w:rPr>
          <w:kern w:val="0"/>
          <w:sz w:val="24"/>
        </w:rPr>
        <w:t>: One (1)</w:t>
      </w:r>
    </w:p>
    <w:p w14:paraId="31A110CF">
      <w:pPr>
        <w:tabs>
          <w:tab w:val="left" w:pos="3700"/>
        </w:tabs>
        <w:kinsoku w:val="0"/>
        <w:autoSpaceDE w:val="0"/>
        <w:autoSpaceDN w:val="0"/>
        <w:adjustRightInd w:val="0"/>
        <w:ind w:left="1018" w:hanging="1"/>
        <w:rPr>
          <w:kern w:val="0"/>
          <w:sz w:val="24"/>
        </w:rPr>
      </w:pPr>
      <w:r>
        <w:rPr>
          <w:kern w:val="0"/>
          <w:sz w:val="24"/>
        </w:rPr>
        <w:t>Type</w:t>
      </w:r>
      <w:r>
        <w:rPr>
          <w:kern w:val="0"/>
          <w:sz w:val="24"/>
        </w:rPr>
        <w:tab/>
      </w:r>
      <w:r>
        <w:rPr>
          <w:kern w:val="0"/>
          <w:sz w:val="24"/>
        </w:rPr>
        <w:t>: Auto. back wash</w:t>
      </w:r>
    </w:p>
    <w:p w14:paraId="5560A0FB">
      <w:pPr>
        <w:tabs>
          <w:tab w:val="left" w:pos="3700"/>
        </w:tabs>
        <w:kinsoku w:val="0"/>
        <w:autoSpaceDE w:val="0"/>
        <w:autoSpaceDN w:val="0"/>
        <w:adjustRightInd w:val="0"/>
        <w:spacing w:line="270" w:lineRule="exact"/>
        <w:ind w:left="1018"/>
        <w:rPr>
          <w:kern w:val="0"/>
          <w:sz w:val="24"/>
        </w:rPr>
      </w:pPr>
      <w:r>
        <w:rPr>
          <w:kern w:val="0"/>
          <w:sz w:val="24"/>
        </w:rPr>
        <w:t>Absolute fineness</w:t>
      </w:r>
      <w:r>
        <w:rPr>
          <w:kern w:val="0"/>
          <w:sz w:val="24"/>
        </w:rPr>
        <w:tab/>
      </w:r>
      <w:r>
        <w:rPr>
          <w:kern w:val="0"/>
          <w:sz w:val="24"/>
        </w:rPr>
        <w:t>: 50 micron</w:t>
      </w:r>
    </w:p>
    <w:p w14:paraId="2B56DAB4">
      <w:pPr>
        <w:tabs>
          <w:tab w:val="left" w:pos="3700"/>
        </w:tabs>
        <w:kinsoku w:val="0"/>
        <w:autoSpaceDE w:val="0"/>
        <w:autoSpaceDN w:val="0"/>
        <w:adjustRightInd w:val="0"/>
        <w:ind w:left="1020"/>
        <w:rPr>
          <w:color w:val="000000" w:themeColor="text1"/>
          <w:kern w:val="0"/>
          <w:sz w:val="24"/>
          <w14:textFill>
            <w14:solidFill>
              <w14:schemeClr w14:val="tx1"/>
            </w14:solidFill>
          </w14:textFill>
        </w:rPr>
      </w:pPr>
      <w:r>
        <w:rPr>
          <w:kern w:val="0"/>
          <w:sz w:val="24"/>
        </w:rPr>
        <w:t>Capacity</w:t>
      </w:r>
      <w:r>
        <w:rPr>
          <w:kern w:val="0"/>
          <w:sz w:val="24"/>
        </w:rPr>
        <w:tab/>
      </w:r>
      <w:r>
        <w:rPr>
          <w:kern w:val="0"/>
          <w:sz w:val="24"/>
        </w:rPr>
        <w:t xml:space="preserve">: </w:t>
      </w:r>
      <w:r>
        <w:rPr>
          <w:rFonts w:hint="eastAsia"/>
          <w:color w:val="000000" w:themeColor="text1"/>
          <w:kern w:val="0"/>
          <w:position w:val="-1"/>
          <w:sz w:val="24"/>
          <w14:textFill>
            <w14:solidFill>
              <w14:schemeClr w14:val="tx1"/>
            </w14:solidFill>
          </w14:textFill>
        </w:rPr>
        <w:t>320</w:t>
      </w:r>
      <w:r>
        <w:rPr>
          <w:color w:val="000000" w:themeColor="text1"/>
          <w:kern w:val="0"/>
          <w:sz w:val="24"/>
          <w14:textFill>
            <w14:solidFill>
              <w14:schemeClr w14:val="tx1"/>
            </w14:solidFill>
          </w14:textFill>
        </w:rPr>
        <w:t>m</w:t>
      </w:r>
      <w:r>
        <w:rPr>
          <w:color w:val="000000" w:themeColor="text1"/>
          <w:kern w:val="0"/>
          <w:sz w:val="24"/>
          <w:vertAlign w:val="superscript"/>
          <w14:textFill>
            <w14:solidFill>
              <w14:schemeClr w14:val="tx1"/>
            </w14:solidFill>
          </w14:textFill>
        </w:rPr>
        <w:t>3</w:t>
      </w:r>
      <w:r>
        <w:rPr>
          <w:color w:val="000000" w:themeColor="text1"/>
          <w:kern w:val="0"/>
          <w:sz w:val="24"/>
          <w14:textFill>
            <w14:solidFill>
              <w14:schemeClr w14:val="tx1"/>
            </w14:solidFill>
          </w14:textFill>
        </w:rPr>
        <w:t xml:space="preserve">/h </w:t>
      </w:r>
    </w:p>
    <w:p w14:paraId="1AEEA0EB">
      <w:pPr>
        <w:tabs>
          <w:tab w:val="left" w:pos="3700"/>
        </w:tabs>
        <w:kinsoku w:val="0"/>
        <w:autoSpaceDE w:val="0"/>
        <w:autoSpaceDN w:val="0"/>
        <w:adjustRightInd w:val="0"/>
        <w:ind w:left="1018"/>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Working press.</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 xml:space="preserve">: </w:t>
      </w:r>
      <w:r>
        <w:rPr>
          <w:kern w:val="0"/>
          <w:sz w:val="24"/>
        </w:rPr>
        <w:t>0.</w:t>
      </w:r>
      <w:r>
        <w:rPr>
          <w:rFonts w:hint="eastAsia"/>
          <w:kern w:val="0"/>
          <w:sz w:val="24"/>
        </w:rPr>
        <w:t>40</w:t>
      </w:r>
      <w:r>
        <w:rPr>
          <w:kern w:val="0"/>
          <w:sz w:val="24"/>
        </w:rPr>
        <w:t xml:space="preserve"> MPa</w:t>
      </w:r>
    </w:p>
    <w:p w14:paraId="76183984">
      <w:pPr>
        <w:kinsoku w:val="0"/>
        <w:autoSpaceDE w:val="0"/>
        <w:autoSpaceDN w:val="0"/>
        <w:adjustRightInd w:val="0"/>
        <w:ind w:left="1018"/>
        <w:rPr>
          <w:kern w:val="0"/>
          <w:sz w:val="24"/>
          <w:u w:val="single"/>
        </w:rPr>
      </w:pPr>
    </w:p>
    <w:p w14:paraId="4723748C">
      <w:pPr>
        <w:kinsoku w:val="0"/>
        <w:autoSpaceDE w:val="0"/>
        <w:autoSpaceDN w:val="0"/>
        <w:adjustRightInd w:val="0"/>
        <w:ind w:left="1018"/>
        <w:rPr>
          <w:kern w:val="0"/>
          <w:sz w:val="24"/>
        </w:rPr>
      </w:pPr>
      <w:r>
        <w:rPr>
          <w:kern w:val="0"/>
          <w:sz w:val="24"/>
          <w:u w:val="single"/>
        </w:rPr>
        <w:t>Gen. engine L.O. cooler attached to G/E</w:t>
      </w:r>
    </w:p>
    <w:p w14:paraId="2187442A">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Three (3)</w:t>
      </w:r>
    </w:p>
    <w:p w14:paraId="2B1087AD">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As per Maker’s recommendation</w:t>
      </w:r>
    </w:p>
    <w:p w14:paraId="226A761B">
      <w:pPr>
        <w:kinsoku w:val="0"/>
        <w:autoSpaceDE w:val="0"/>
        <w:autoSpaceDN w:val="0"/>
        <w:adjustRightInd w:val="0"/>
        <w:ind w:left="1018"/>
        <w:rPr>
          <w:kern w:val="0"/>
          <w:sz w:val="24"/>
          <w:u w:val="single"/>
        </w:rPr>
      </w:pPr>
    </w:p>
    <w:p w14:paraId="3DAC0AF4">
      <w:pPr>
        <w:kinsoku w:val="0"/>
        <w:autoSpaceDE w:val="0"/>
        <w:autoSpaceDN w:val="0"/>
        <w:adjustRightInd w:val="0"/>
        <w:ind w:left="1018"/>
        <w:rPr>
          <w:kern w:val="0"/>
          <w:sz w:val="24"/>
        </w:rPr>
      </w:pPr>
      <w:r>
        <w:rPr>
          <w:kern w:val="0"/>
          <w:sz w:val="24"/>
          <w:u w:val="single"/>
        </w:rPr>
        <w:t>Gen. engine L.O. filter attached to G/E</w:t>
      </w:r>
    </w:p>
    <w:p w14:paraId="5862647C">
      <w:pPr>
        <w:tabs>
          <w:tab w:val="left" w:pos="3700"/>
        </w:tabs>
        <w:kinsoku w:val="0"/>
        <w:autoSpaceDE w:val="0"/>
        <w:autoSpaceDN w:val="0"/>
        <w:adjustRightInd w:val="0"/>
        <w:spacing w:line="270" w:lineRule="exact"/>
        <w:ind w:left="1018"/>
        <w:rPr>
          <w:kern w:val="0"/>
          <w:sz w:val="24"/>
        </w:rPr>
      </w:pPr>
      <w:r>
        <w:rPr>
          <w:kern w:val="0"/>
          <w:sz w:val="24"/>
        </w:rPr>
        <w:t>No. of set</w:t>
      </w:r>
      <w:r>
        <w:rPr>
          <w:kern w:val="0"/>
          <w:sz w:val="24"/>
        </w:rPr>
        <w:tab/>
      </w:r>
      <w:r>
        <w:rPr>
          <w:kern w:val="0"/>
          <w:sz w:val="24"/>
        </w:rPr>
        <w:t>: Three (3)</w:t>
      </w:r>
    </w:p>
    <w:p w14:paraId="560A91A1">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As per Maker’s recommendation</w:t>
      </w:r>
    </w:p>
    <w:p w14:paraId="70AAD74D">
      <w:pPr>
        <w:pStyle w:val="4"/>
      </w:pPr>
      <w:bookmarkStart w:id="354" w:name="_Toc50572594"/>
      <w:r>
        <w:rPr>
          <w:rFonts w:hint="eastAsia"/>
        </w:rPr>
        <w:t>6.2.11</w:t>
      </w:r>
      <w:r>
        <w:tab/>
      </w:r>
      <w:r>
        <w:t>FIRE, BILGE, BALLAST AND GENERAL SERVICE SYSTEM</w:t>
      </w:r>
      <w:bookmarkEnd w:id="354"/>
    </w:p>
    <w:p w14:paraId="7E6E9D8E">
      <w:pPr>
        <w:kinsoku w:val="0"/>
        <w:autoSpaceDE w:val="0"/>
        <w:autoSpaceDN w:val="0"/>
        <w:adjustRightInd w:val="0"/>
        <w:ind w:left="1018"/>
        <w:rPr>
          <w:kern w:val="0"/>
          <w:sz w:val="24"/>
        </w:rPr>
      </w:pPr>
      <w:r>
        <w:rPr>
          <w:kern w:val="0"/>
          <w:sz w:val="24"/>
          <w:u w:val="single"/>
        </w:rPr>
        <w:t>Fire, bilge &amp; G.S. pump</w:t>
      </w:r>
    </w:p>
    <w:p w14:paraId="0F80F4B7">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Two (2)</w:t>
      </w:r>
    </w:p>
    <w:p w14:paraId="659124A1">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M.D. vert. centrifugal with self-priming</w:t>
      </w:r>
    </w:p>
    <w:p w14:paraId="7C816B80">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xml:space="preserve">: </w:t>
      </w:r>
      <w:r>
        <w:rPr>
          <w:rFonts w:hint="eastAsia"/>
          <w:kern w:val="0"/>
          <w:sz w:val="24"/>
        </w:rPr>
        <w:t>240</w:t>
      </w:r>
      <w:r>
        <w:rPr>
          <w:kern w:val="0"/>
          <w:sz w:val="24"/>
        </w:rPr>
        <w:t>/1</w:t>
      </w:r>
      <w:r>
        <w:rPr>
          <w:rFonts w:hint="eastAsia"/>
          <w:kern w:val="0"/>
          <w:sz w:val="24"/>
        </w:rPr>
        <w:t>2</w:t>
      </w:r>
      <w:r>
        <w:rPr>
          <w:kern w:val="0"/>
          <w:sz w:val="24"/>
        </w:rPr>
        <w:t>0 m</w:t>
      </w:r>
      <w:r>
        <w:rPr>
          <w:kern w:val="0"/>
          <w:sz w:val="24"/>
          <w:vertAlign w:val="superscript"/>
        </w:rPr>
        <w:t>3</w:t>
      </w:r>
      <w:r>
        <w:rPr>
          <w:kern w:val="0"/>
          <w:sz w:val="24"/>
        </w:rPr>
        <w:t>/h</w:t>
      </w:r>
    </w:p>
    <w:p w14:paraId="5B6FA09A">
      <w:pPr>
        <w:tabs>
          <w:tab w:val="left" w:pos="3700"/>
        </w:tabs>
        <w:kinsoku w:val="0"/>
        <w:autoSpaceDE w:val="0"/>
        <w:autoSpaceDN w:val="0"/>
        <w:adjustRightInd w:val="0"/>
        <w:ind w:left="1018"/>
        <w:rPr>
          <w:kern w:val="0"/>
          <w:sz w:val="24"/>
        </w:rPr>
      </w:pPr>
      <w:r>
        <w:rPr>
          <w:kern w:val="0"/>
          <w:sz w:val="24"/>
        </w:rPr>
        <w:t>Total head</w:t>
      </w:r>
      <w:r>
        <w:rPr>
          <w:kern w:val="0"/>
          <w:sz w:val="24"/>
        </w:rPr>
        <w:tab/>
      </w:r>
      <w:r>
        <w:rPr>
          <w:kern w:val="0"/>
          <w:sz w:val="24"/>
        </w:rPr>
        <w:t>: 0.</w:t>
      </w:r>
      <w:r>
        <w:rPr>
          <w:rFonts w:hint="eastAsia"/>
          <w:kern w:val="0"/>
          <w:sz w:val="24"/>
        </w:rPr>
        <w:t>4</w:t>
      </w:r>
      <w:r>
        <w:rPr>
          <w:kern w:val="0"/>
          <w:sz w:val="24"/>
        </w:rPr>
        <w:t>/</w:t>
      </w:r>
      <w:r>
        <w:rPr>
          <w:rFonts w:hint="eastAsia"/>
          <w:kern w:val="0"/>
          <w:sz w:val="24"/>
        </w:rPr>
        <w:t>0.9</w:t>
      </w:r>
      <w:r>
        <w:rPr>
          <w:kern w:val="0"/>
          <w:sz w:val="24"/>
        </w:rPr>
        <w:t>MPa</w:t>
      </w:r>
    </w:p>
    <w:p w14:paraId="0044ABF7">
      <w:pPr>
        <w:kinsoku w:val="0"/>
        <w:autoSpaceDE w:val="0"/>
        <w:autoSpaceDN w:val="0"/>
        <w:adjustRightInd w:val="0"/>
        <w:ind w:left="1018"/>
        <w:rPr>
          <w:kern w:val="0"/>
          <w:sz w:val="24"/>
          <w:u w:val="single"/>
        </w:rPr>
      </w:pPr>
    </w:p>
    <w:p w14:paraId="5AB9ADD8">
      <w:pPr>
        <w:kinsoku w:val="0"/>
        <w:autoSpaceDE w:val="0"/>
        <w:autoSpaceDN w:val="0"/>
        <w:adjustRightInd w:val="0"/>
        <w:ind w:left="1021"/>
        <w:rPr>
          <w:kern w:val="0"/>
          <w:sz w:val="24"/>
        </w:rPr>
      </w:pPr>
      <w:r>
        <w:rPr>
          <w:kern w:val="0"/>
          <w:sz w:val="24"/>
          <w:u w:val="single"/>
        </w:rPr>
        <w:t>Emergency fire pump (To be located in bow thruster room)</w:t>
      </w:r>
    </w:p>
    <w:p w14:paraId="6A423DF8">
      <w:pPr>
        <w:tabs>
          <w:tab w:val="left" w:pos="3700"/>
        </w:tabs>
        <w:kinsoku w:val="0"/>
        <w:autoSpaceDE w:val="0"/>
        <w:autoSpaceDN w:val="0"/>
        <w:adjustRightInd w:val="0"/>
        <w:ind w:left="1021"/>
        <w:rPr>
          <w:kern w:val="0"/>
          <w:sz w:val="24"/>
        </w:rPr>
      </w:pPr>
      <w:r>
        <w:rPr>
          <w:kern w:val="0"/>
          <w:sz w:val="24"/>
        </w:rPr>
        <w:t>No. of set</w:t>
      </w:r>
      <w:r>
        <w:rPr>
          <w:kern w:val="0"/>
          <w:sz w:val="24"/>
        </w:rPr>
        <w:tab/>
      </w:r>
      <w:r>
        <w:rPr>
          <w:kern w:val="0"/>
          <w:sz w:val="24"/>
        </w:rPr>
        <w:t>: One (1)</w:t>
      </w:r>
    </w:p>
    <w:p w14:paraId="2F928D09">
      <w:pPr>
        <w:tabs>
          <w:tab w:val="left" w:pos="3700"/>
        </w:tabs>
        <w:kinsoku w:val="0"/>
        <w:autoSpaceDE w:val="0"/>
        <w:autoSpaceDN w:val="0"/>
        <w:adjustRightInd w:val="0"/>
        <w:ind w:left="1021"/>
        <w:rPr>
          <w:kern w:val="0"/>
          <w:sz w:val="24"/>
        </w:rPr>
      </w:pPr>
      <w:r>
        <w:rPr>
          <w:kern w:val="0"/>
          <w:position w:val="-1"/>
          <w:sz w:val="24"/>
        </w:rPr>
        <w:t>Type</w:t>
      </w:r>
      <w:r>
        <w:rPr>
          <w:kern w:val="0"/>
          <w:position w:val="-1"/>
          <w:sz w:val="24"/>
        </w:rPr>
        <w:tab/>
      </w:r>
      <w:r>
        <w:rPr>
          <w:kern w:val="0"/>
          <w:position w:val="-1"/>
          <w:sz w:val="24"/>
        </w:rPr>
        <w:t>: M.D. vert. centrifugal with self-priming</w:t>
      </w:r>
    </w:p>
    <w:p w14:paraId="14227E06">
      <w:pPr>
        <w:tabs>
          <w:tab w:val="left" w:pos="3700"/>
          <w:tab w:val="left" w:pos="4320"/>
        </w:tabs>
        <w:kinsoku w:val="0"/>
        <w:autoSpaceDE w:val="0"/>
        <w:autoSpaceDN w:val="0"/>
        <w:adjustRightInd w:val="0"/>
        <w:ind w:left="1021"/>
        <w:rPr>
          <w:kern w:val="0"/>
          <w:sz w:val="24"/>
        </w:rPr>
      </w:pPr>
      <w:r>
        <w:rPr>
          <w:kern w:val="0"/>
          <w:sz w:val="24"/>
        </w:rPr>
        <w:t>Capacity</w:t>
      </w:r>
      <w:r>
        <w:rPr>
          <w:kern w:val="0"/>
          <w:sz w:val="24"/>
        </w:rPr>
        <w:tab/>
      </w:r>
      <w:r>
        <w:rPr>
          <w:kern w:val="0"/>
          <w:sz w:val="24"/>
        </w:rPr>
        <w:t>: 72 m</w:t>
      </w:r>
      <w:r>
        <w:rPr>
          <w:kern w:val="0"/>
          <w:sz w:val="24"/>
          <w:vertAlign w:val="superscript"/>
        </w:rPr>
        <w:t>3</w:t>
      </w:r>
      <w:r>
        <w:rPr>
          <w:kern w:val="0"/>
          <w:sz w:val="24"/>
        </w:rPr>
        <w:t>/h</w:t>
      </w:r>
    </w:p>
    <w:p w14:paraId="3AAD71B6">
      <w:pPr>
        <w:tabs>
          <w:tab w:val="left" w:pos="3700"/>
        </w:tabs>
        <w:kinsoku w:val="0"/>
        <w:autoSpaceDE w:val="0"/>
        <w:autoSpaceDN w:val="0"/>
        <w:adjustRightInd w:val="0"/>
        <w:ind w:left="1021"/>
        <w:rPr>
          <w:kern w:val="0"/>
          <w:sz w:val="24"/>
        </w:rPr>
      </w:pPr>
      <w:r>
        <w:rPr>
          <w:kern w:val="0"/>
          <w:sz w:val="24"/>
        </w:rPr>
        <w:t>Total head</w:t>
      </w:r>
      <w:r>
        <w:rPr>
          <w:kern w:val="0"/>
          <w:sz w:val="24"/>
        </w:rPr>
        <w:tab/>
      </w:r>
      <w:r>
        <w:rPr>
          <w:kern w:val="0"/>
          <w:sz w:val="24"/>
        </w:rPr>
        <w:t>: 0.8 MPa</w:t>
      </w:r>
    </w:p>
    <w:p w14:paraId="0C9C145F">
      <w:pPr>
        <w:kinsoku w:val="0"/>
        <w:autoSpaceDE w:val="0"/>
        <w:autoSpaceDN w:val="0"/>
        <w:adjustRightInd w:val="0"/>
        <w:ind w:left="1018"/>
        <w:rPr>
          <w:kern w:val="0"/>
          <w:sz w:val="24"/>
          <w:u w:val="single"/>
        </w:rPr>
      </w:pPr>
    </w:p>
    <w:p w14:paraId="390724AD">
      <w:pPr>
        <w:kinsoku w:val="0"/>
        <w:autoSpaceDE w:val="0"/>
        <w:autoSpaceDN w:val="0"/>
        <w:adjustRightInd w:val="0"/>
        <w:ind w:left="1018"/>
        <w:rPr>
          <w:kern w:val="0"/>
          <w:sz w:val="24"/>
        </w:rPr>
      </w:pPr>
      <w:r>
        <w:rPr>
          <w:kern w:val="0"/>
          <w:sz w:val="24"/>
          <w:u w:val="single"/>
        </w:rPr>
        <w:t>Ballast pump</w:t>
      </w:r>
    </w:p>
    <w:p w14:paraId="3A7B94A7">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Two (2)</w:t>
      </w:r>
    </w:p>
    <w:p w14:paraId="4583B227">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M.D. vert. centrifugal with self-priming</w:t>
      </w:r>
    </w:p>
    <w:p w14:paraId="45C46D1E">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abt. 350m</w:t>
      </w:r>
      <w:r>
        <w:rPr>
          <w:kern w:val="0"/>
          <w:sz w:val="24"/>
          <w:vertAlign w:val="superscript"/>
        </w:rPr>
        <w:t>3</w:t>
      </w:r>
      <w:r>
        <w:rPr>
          <w:kern w:val="0"/>
          <w:sz w:val="24"/>
        </w:rPr>
        <w:t>/h</w:t>
      </w:r>
    </w:p>
    <w:p w14:paraId="4C2DC05E">
      <w:pPr>
        <w:tabs>
          <w:tab w:val="left" w:pos="3700"/>
        </w:tabs>
        <w:kinsoku w:val="0"/>
        <w:autoSpaceDE w:val="0"/>
        <w:autoSpaceDN w:val="0"/>
        <w:adjustRightInd w:val="0"/>
        <w:ind w:left="1018"/>
        <w:rPr>
          <w:kern w:val="0"/>
          <w:sz w:val="24"/>
        </w:rPr>
      </w:pPr>
      <w:r>
        <w:rPr>
          <w:kern w:val="0"/>
          <w:sz w:val="24"/>
        </w:rPr>
        <w:t>Total head</w:t>
      </w:r>
      <w:r>
        <w:rPr>
          <w:kern w:val="0"/>
          <w:sz w:val="24"/>
        </w:rPr>
        <w:tab/>
      </w:r>
      <w:r>
        <w:rPr>
          <w:kern w:val="0"/>
          <w:sz w:val="24"/>
        </w:rPr>
        <w:t>: 0.32MPa</w:t>
      </w:r>
    </w:p>
    <w:p w14:paraId="373170E8">
      <w:pPr>
        <w:kinsoku w:val="0"/>
        <w:autoSpaceDE w:val="0"/>
        <w:autoSpaceDN w:val="0"/>
        <w:adjustRightInd w:val="0"/>
        <w:ind w:left="1018"/>
        <w:rPr>
          <w:kern w:val="0"/>
          <w:sz w:val="24"/>
          <w:u w:val="single"/>
        </w:rPr>
      </w:pPr>
    </w:p>
    <w:p w14:paraId="1B299B78">
      <w:pPr>
        <w:kinsoku w:val="0"/>
        <w:autoSpaceDE w:val="0"/>
        <w:autoSpaceDN w:val="0"/>
        <w:adjustRightInd w:val="0"/>
        <w:ind w:left="1018"/>
        <w:rPr>
          <w:kern w:val="0"/>
          <w:sz w:val="24"/>
          <w:u w:val="single"/>
        </w:rPr>
      </w:pPr>
    </w:p>
    <w:p w14:paraId="79846BB0">
      <w:pPr>
        <w:kinsoku w:val="0"/>
        <w:autoSpaceDE w:val="0"/>
        <w:autoSpaceDN w:val="0"/>
        <w:adjustRightInd w:val="0"/>
        <w:ind w:left="1018"/>
        <w:rPr>
          <w:kern w:val="0"/>
          <w:sz w:val="24"/>
        </w:rPr>
      </w:pPr>
      <w:r>
        <w:rPr>
          <w:kern w:val="0"/>
          <w:sz w:val="24"/>
          <w:u w:val="single"/>
        </w:rPr>
        <w:t>Ballast treatment plant</w:t>
      </w:r>
    </w:p>
    <w:p w14:paraId="4E327E00">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xml:space="preserve">: </w:t>
      </w:r>
      <w:r>
        <w:rPr>
          <w:rFonts w:hint="eastAsia"/>
          <w:kern w:val="0"/>
          <w:sz w:val="24"/>
        </w:rPr>
        <w:t>One</w:t>
      </w:r>
      <w:r>
        <w:rPr>
          <w:kern w:val="0"/>
          <w:sz w:val="24"/>
        </w:rPr>
        <w:t xml:space="preserve"> (</w:t>
      </w:r>
      <w:r>
        <w:rPr>
          <w:rFonts w:hint="eastAsia"/>
          <w:kern w:val="0"/>
          <w:sz w:val="24"/>
        </w:rPr>
        <w:t>1</w:t>
      </w:r>
      <w:r>
        <w:rPr>
          <w:kern w:val="0"/>
          <w:sz w:val="24"/>
        </w:rPr>
        <w:t>)</w:t>
      </w:r>
    </w:p>
    <w:p w14:paraId="36626C99">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xml:space="preserve">: Filtration + UV </w:t>
      </w:r>
      <w:r>
        <w:rPr>
          <w:rFonts w:hint="eastAsia"/>
          <w:kern w:val="0"/>
          <w:position w:val="-1"/>
          <w:sz w:val="24"/>
        </w:rPr>
        <w:t>or electrolysis</w:t>
      </w:r>
      <w:r>
        <w:rPr>
          <w:kern w:val="0"/>
          <w:position w:val="-1"/>
          <w:sz w:val="24"/>
        </w:rPr>
        <w:t>(</w:t>
      </w:r>
      <w:r>
        <w:rPr>
          <w:rFonts w:hint="eastAsia"/>
          <w:kern w:val="0"/>
          <w:position w:val="-1"/>
          <w:sz w:val="24"/>
        </w:rPr>
        <w:t>USCG + IMO</w:t>
      </w:r>
      <w:r>
        <w:rPr>
          <w:kern w:val="0"/>
          <w:position w:val="-1"/>
          <w:sz w:val="24"/>
        </w:rPr>
        <w:t xml:space="preserve"> approved</w:t>
      </w:r>
      <w:r>
        <w:rPr>
          <w:rFonts w:hint="eastAsia"/>
          <w:kern w:val="0"/>
          <w:position w:val="-1"/>
          <w:sz w:val="24"/>
        </w:rPr>
        <w:t xml:space="preserve"> type</w:t>
      </w:r>
      <w:r>
        <w:rPr>
          <w:kern w:val="0"/>
          <w:position w:val="-1"/>
          <w:sz w:val="24"/>
        </w:rPr>
        <w:t>)</w:t>
      </w:r>
    </w:p>
    <w:p w14:paraId="4BCC61CC">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350 m</w:t>
      </w:r>
      <w:r>
        <w:rPr>
          <w:kern w:val="0"/>
          <w:sz w:val="24"/>
          <w:vertAlign w:val="superscript"/>
        </w:rPr>
        <w:t>3</w:t>
      </w:r>
      <w:r>
        <w:rPr>
          <w:kern w:val="0"/>
          <w:sz w:val="24"/>
        </w:rPr>
        <w:t>/h</w:t>
      </w:r>
    </w:p>
    <w:p w14:paraId="09C24E51">
      <w:pPr>
        <w:kinsoku w:val="0"/>
        <w:autoSpaceDE w:val="0"/>
        <w:autoSpaceDN w:val="0"/>
        <w:adjustRightInd w:val="0"/>
        <w:ind w:left="1018"/>
        <w:rPr>
          <w:kern w:val="0"/>
          <w:sz w:val="24"/>
          <w:u w:val="single"/>
        </w:rPr>
      </w:pPr>
    </w:p>
    <w:p w14:paraId="1E1C82EC">
      <w:pPr>
        <w:kinsoku w:val="0"/>
        <w:autoSpaceDE w:val="0"/>
        <w:autoSpaceDN w:val="0"/>
        <w:adjustRightInd w:val="0"/>
        <w:ind w:left="1018"/>
        <w:rPr>
          <w:kern w:val="0"/>
          <w:sz w:val="24"/>
        </w:rPr>
      </w:pPr>
      <w:r>
        <w:rPr>
          <w:kern w:val="0"/>
          <w:sz w:val="24"/>
          <w:u w:val="single"/>
        </w:rPr>
        <w:t>Anti-heeling pump</w:t>
      </w:r>
    </w:p>
    <w:p w14:paraId="4736A061">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76303080">
      <w:pPr>
        <w:tabs>
          <w:tab w:val="left" w:pos="3700"/>
        </w:tabs>
        <w:kinsoku w:val="0"/>
        <w:autoSpaceDE w:val="0"/>
        <w:autoSpaceDN w:val="0"/>
        <w:adjustRightInd w:val="0"/>
        <w:ind w:left="1018"/>
        <w:rPr>
          <w:kern w:val="0"/>
          <w:sz w:val="24"/>
          <w:lang w:val="nb-NO"/>
        </w:rPr>
      </w:pPr>
      <w:r>
        <w:rPr>
          <w:kern w:val="0"/>
          <w:position w:val="-1"/>
          <w:sz w:val="24"/>
          <w:lang w:val="nb-NO"/>
        </w:rPr>
        <w:t>Type</w:t>
      </w:r>
      <w:r>
        <w:rPr>
          <w:kern w:val="0"/>
          <w:position w:val="-1"/>
          <w:sz w:val="24"/>
          <w:lang w:val="nb-NO"/>
        </w:rPr>
        <w:tab/>
      </w:r>
      <w:r>
        <w:rPr>
          <w:kern w:val="0"/>
          <w:position w:val="-1"/>
          <w:sz w:val="24"/>
          <w:lang w:val="nb-NO"/>
        </w:rPr>
        <w:t>: M.D. reversible propeller type</w:t>
      </w:r>
    </w:p>
    <w:p w14:paraId="031076C0">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xml:space="preserve">: abt. </w:t>
      </w:r>
      <w:r>
        <w:rPr>
          <w:rFonts w:hint="eastAsia"/>
          <w:kern w:val="0"/>
          <w:sz w:val="24"/>
        </w:rPr>
        <w:t>350</w:t>
      </w:r>
      <w:r>
        <w:rPr>
          <w:kern w:val="0"/>
          <w:sz w:val="24"/>
        </w:rPr>
        <w:t xml:space="preserve"> m</w:t>
      </w:r>
      <w:r>
        <w:rPr>
          <w:kern w:val="0"/>
          <w:sz w:val="24"/>
          <w:vertAlign w:val="superscript"/>
        </w:rPr>
        <w:t>3</w:t>
      </w:r>
      <w:r>
        <w:rPr>
          <w:kern w:val="0"/>
          <w:sz w:val="24"/>
        </w:rPr>
        <w:t>/h</w:t>
      </w:r>
    </w:p>
    <w:p w14:paraId="4276B1CB">
      <w:pPr>
        <w:tabs>
          <w:tab w:val="left" w:pos="3700"/>
        </w:tabs>
        <w:kinsoku w:val="0"/>
        <w:autoSpaceDE w:val="0"/>
        <w:autoSpaceDN w:val="0"/>
        <w:adjustRightInd w:val="0"/>
        <w:ind w:left="1018"/>
        <w:rPr>
          <w:kern w:val="0"/>
          <w:sz w:val="24"/>
        </w:rPr>
      </w:pPr>
      <w:r>
        <w:rPr>
          <w:kern w:val="0"/>
          <w:sz w:val="24"/>
        </w:rPr>
        <w:t>Total head</w:t>
      </w:r>
      <w:r>
        <w:rPr>
          <w:kern w:val="0"/>
          <w:sz w:val="24"/>
        </w:rPr>
        <w:tab/>
      </w:r>
      <w:r>
        <w:rPr>
          <w:kern w:val="0"/>
          <w:sz w:val="24"/>
        </w:rPr>
        <w:t>: 0.1</w:t>
      </w:r>
      <w:r>
        <w:rPr>
          <w:rFonts w:hint="eastAsia"/>
          <w:kern w:val="0"/>
          <w:sz w:val="24"/>
        </w:rPr>
        <w:t>5</w:t>
      </w:r>
      <w:r>
        <w:rPr>
          <w:kern w:val="0"/>
          <w:sz w:val="24"/>
        </w:rPr>
        <w:t xml:space="preserve"> MPa</w:t>
      </w:r>
    </w:p>
    <w:p w14:paraId="6B088ACD">
      <w:pPr>
        <w:kinsoku w:val="0"/>
        <w:autoSpaceDE w:val="0"/>
        <w:autoSpaceDN w:val="0"/>
        <w:adjustRightInd w:val="0"/>
        <w:ind w:left="1018"/>
        <w:rPr>
          <w:kern w:val="0"/>
          <w:sz w:val="24"/>
          <w:u w:val="single"/>
        </w:rPr>
      </w:pPr>
    </w:p>
    <w:p w14:paraId="3E361E60">
      <w:pPr>
        <w:kinsoku w:val="0"/>
        <w:autoSpaceDE w:val="0"/>
        <w:autoSpaceDN w:val="0"/>
        <w:adjustRightInd w:val="0"/>
        <w:ind w:left="1018"/>
        <w:rPr>
          <w:kern w:val="0"/>
          <w:sz w:val="24"/>
        </w:rPr>
      </w:pPr>
      <w:r>
        <w:rPr>
          <w:kern w:val="0"/>
          <w:sz w:val="24"/>
          <w:u w:val="single"/>
        </w:rPr>
        <w:t>Ballast stripping eductor</w:t>
      </w:r>
    </w:p>
    <w:p w14:paraId="5A1021C5">
      <w:pPr>
        <w:tabs>
          <w:tab w:val="left" w:pos="3548"/>
          <w:tab w:val="left" w:pos="5923"/>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28D57D52">
      <w:pPr>
        <w:tabs>
          <w:tab w:val="left" w:pos="3548"/>
          <w:tab w:val="left" w:pos="5923"/>
        </w:tabs>
        <w:kinsoku w:val="0"/>
        <w:autoSpaceDE w:val="0"/>
        <w:autoSpaceDN w:val="0"/>
        <w:adjustRightInd w:val="0"/>
        <w:ind w:left="1018"/>
        <w:rPr>
          <w:kern w:val="0"/>
          <w:sz w:val="24"/>
        </w:rPr>
      </w:pPr>
      <w:r>
        <w:rPr>
          <w:kern w:val="0"/>
          <w:sz w:val="24"/>
        </w:rPr>
        <w:t>Capacity</w:t>
      </w:r>
      <w:r>
        <w:rPr>
          <w:kern w:val="0"/>
          <w:sz w:val="24"/>
        </w:rPr>
        <w:tab/>
      </w:r>
      <w:r>
        <w:rPr>
          <w:kern w:val="0"/>
          <w:sz w:val="24"/>
        </w:rPr>
        <w:t xml:space="preserve">: </w:t>
      </w:r>
      <w:r>
        <w:rPr>
          <w:rFonts w:hint="eastAsia"/>
          <w:kern w:val="0"/>
          <w:sz w:val="24"/>
        </w:rPr>
        <w:t>6</w:t>
      </w:r>
      <w:r>
        <w:rPr>
          <w:kern w:val="0"/>
          <w:sz w:val="24"/>
        </w:rPr>
        <w:t>0 m</w:t>
      </w:r>
      <w:r>
        <w:rPr>
          <w:kern w:val="0"/>
          <w:sz w:val="24"/>
          <w:vertAlign w:val="superscript"/>
        </w:rPr>
        <w:t>3</w:t>
      </w:r>
      <w:r>
        <w:rPr>
          <w:kern w:val="0"/>
          <w:sz w:val="24"/>
        </w:rPr>
        <w:t>/h</w:t>
      </w:r>
      <w:r>
        <w:rPr>
          <w:kern w:val="0"/>
          <w:sz w:val="24"/>
        </w:rPr>
        <w:tab/>
      </w:r>
    </w:p>
    <w:p w14:paraId="333614BF">
      <w:pPr>
        <w:tabs>
          <w:tab w:val="left" w:pos="3548"/>
          <w:tab w:val="left" w:pos="5923"/>
        </w:tabs>
        <w:kinsoku w:val="0"/>
        <w:autoSpaceDE w:val="0"/>
        <w:autoSpaceDN w:val="0"/>
        <w:adjustRightInd w:val="0"/>
        <w:ind w:left="1018"/>
        <w:rPr>
          <w:kern w:val="0"/>
          <w:sz w:val="24"/>
        </w:rPr>
      </w:pPr>
      <w:r>
        <w:rPr>
          <w:kern w:val="0"/>
          <w:sz w:val="24"/>
        </w:rPr>
        <w:t>Suction lift</w:t>
      </w:r>
      <w:r>
        <w:rPr>
          <w:kern w:val="0"/>
          <w:sz w:val="24"/>
        </w:rPr>
        <w:tab/>
      </w:r>
      <w:r>
        <w:rPr>
          <w:kern w:val="0"/>
          <w:sz w:val="24"/>
        </w:rPr>
        <w:t xml:space="preserve">: </w:t>
      </w:r>
      <w:r>
        <w:rPr>
          <w:rFonts w:hint="eastAsia"/>
          <w:kern w:val="0"/>
          <w:sz w:val="24"/>
        </w:rPr>
        <w:t>4</w:t>
      </w:r>
      <w:r>
        <w:rPr>
          <w:kern w:val="0"/>
          <w:sz w:val="24"/>
        </w:rPr>
        <w:t xml:space="preserve"> m WG</w:t>
      </w:r>
      <w:r>
        <w:rPr>
          <w:kern w:val="0"/>
          <w:sz w:val="24"/>
        </w:rPr>
        <w:tab/>
      </w:r>
    </w:p>
    <w:p w14:paraId="254F9E19">
      <w:pPr>
        <w:tabs>
          <w:tab w:val="left" w:pos="3548"/>
          <w:tab w:val="left" w:pos="5923"/>
        </w:tabs>
        <w:kinsoku w:val="0"/>
        <w:autoSpaceDE w:val="0"/>
        <w:autoSpaceDN w:val="0"/>
        <w:adjustRightInd w:val="0"/>
        <w:ind w:left="1018"/>
        <w:rPr>
          <w:kern w:val="0"/>
          <w:sz w:val="24"/>
        </w:rPr>
      </w:pPr>
      <w:r>
        <w:rPr>
          <w:rFonts w:hint="eastAsia"/>
          <w:kern w:val="0"/>
          <w:sz w:val="24"/>
        </w:rPr>
        <w:t>Discharge</w:t>
      </w:r>
      <w:r>
        <w:rPr>
          <w:kern w:val="0"/>
          <w:sz w:val="24"/>
        </w:rPr>
        <w:t xml:space="preserve"> pressure</w:t>
      </w:r>
      <w:r>
        <w:rPr>
          <w:kern w:val="0"/>
          <w:sz w:val="24"/>
        </w:rPr>
        <w:tab/>
      </w:r>
      <w:r>
        <w:rPr>
          <w:kern w:val="0"/>
          <w:sz w:val="24"/>
        </w:rPr>
        <w:t>: 0.</w:t>
      </w:r>
      <w:r>
        <w:rPr>
          <w:rFonts w:hint="eastAsia"/>
          <w:kern w:val="0"/>
          <w:sz w:val="24"/>
        </w:rPr>
        <w:t>10</w:t>
      </w:r>
      <w:r>
        <w:rPr>
          <w:kern w:val="0"/>
          <w:sz w:val="24"/>
        </w:rPr>
        <w:t xml:space="preserve"> MPa</w:t>
      </w:r>
      <w:r>
        <w:rPr>
          <w:kern w:val="0"/>
          <w:sz w:val="24"/>
        </w:rPr>
        <w:tab/>
      </w:r>
    </w:p>
    <w:p w14:paraId="424D75E3">
      <w:pPr>
        <w:kinsoku w:val="0"/>
        <w:autoSpaceDE w:val="0"/>
        <w:autoSpaceDN w:val="0"/>
        <w:adjustRightInd w:val="0"/>
        <w:ind w:left="1018"/>
        <w:rPr>
          <w:kern w:val="0"/>
          <w:sz w:val="24"/>
          <w:u w:val="single"/>
        </w:rPr>
      </w:pPr>
    </w:p>
    <w:p w14:paraId="70DC1194">
      <w:pPr>
        <w:tabs>
          <w:tab w:val="left" w:pos="3548"/>
          <w:tab w:val="left" w:pos="5923"/>
        </w:tabs>
        <w:kinsoku w:val="0"/>
        <w:autoSpaceDE w:val="0"/>
        <w:autoSpaceDN w:val="0"/>
        <w:adjustRightInd w:val="0"/>
        <w:ind w:left="1018"/>
        <w:rPr>
          <w:kern w:val="0"/>
          <w:sz w:val="24"/>
        </w:rPr>
      </w:pPr>
      <w:r>
        <w:rPr>
          <w:kern w:val="0"/>
          <w:sz w:val="24"/>
          <w:u w:val="single"/>
        </w:rPr>
        <w:t>Daily bilge pump</w:t>
      </w:r>
      <w:r>
        <w:rPr>
          <w:kern w:val="0"/>
          <w:sz w:val="24"/>
        </w:rPr>
        <w:tab/>
      </w:r>
      <w:r>
        <w:rPr>
          <w:kern w:val="0"/>
          <w:sz w:val="24"/>
        </w:rPr>
        <w:tab/>
      </w:r>
    </w:p>
    <w:p w14:paraId="58D87230">
      <w:pPr>
        <w:tabs>
          <w:tab w:val="left" w:pos="3548"/>
          <w:tab w:val="left" w:pos="5923"/>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r>
        <w:rPr>
          <w:kern w:val="0"/>
          <w:sz w:val="24"/>
        </w:rPr>
        <w:tab/>
      </w:r>
    </w:p>
    <w:p w14:paraId="74499CE2">
      <w:pPr>
        <w:tabs>
          <w:tab w:val="left" w:pos="3548"/>
          <w:tab w:val="left" w:pos="5923"/>
        </w:tabs>
        <w:kinsoku w:val="0"/>
        <w:autoSpaceDE w:val="0"/>
        <w:autoSpaceDN w:val="0"/>
        <w:adjustRightInd w:val="0"/>
        <w:ind w:left="1018"/>
        <w:rPr>
          <w:kern w:val="0"/>
          <w:sz w:val="24"/>
        </w:rPr>
      </w:pPr>
      <w:r>
        <w:rPr>
          <w:kern w:val="0"/>
          <w:sz w:val="24"/>
        </w:rPr>
        <w:t>Type</w:t>
      </w:r>
      <w:r>
        <w:rPr>
          <w:kern w:val="0"/>
          <w:sz w:val="24"/>
        </w:rPr>
        <w:tab/>
      </w:r>
      <w:r>
        <w:rPr>
          <w:kern w:val="0"/>
          <w:sz w:val="24"/>
        </w:rPr>
        <w:t>: M.D. Single screw</w:t>
      </w:r>
      <w:r>
        <w:rPr>
          <w:kern w:val="0"/>
          <w:sz w:val="24"/>
        </w:rPr>
        <w:tab/>
      </w:r>
    </w:p>
    <w:p w14:paraId="1A3D00A3">
      <w:pPr>
        <w:tabs>
          <w:tab w:val="left" w:pos="3548"/>
          <w:tab w:val="left" w:pos="5923"/>
        </w:tabs>
        <w:kinsoku w:val="0"/>
        <w:autoSpaceDE w:val="0"/>
        <w:autoSpaceDN w:val="0"/>
        <w:adjustRightInd w:val="0"/>
        <w:ind w:left="1018"/>
        <w:rPr>
          <w:kern w:val="0"/>
          <w:sz w:val="24"/>
        </w:rPr>
      </w:pPr>
      <w:r>
        <w:rPr>
          <w:kern w:val="0"/>
          <w:sz w:val="24"/>
        </w:rPr>
        <w:t>Capacity</w:t>
      </w:r>
      <w:r>
        <w:rPr>
          <w:kern w:val="0"/>
          <w:sz w:val="24"/>
        </w:rPr>
        <w:tab/>
      </w:r>
      <w:r>
        <w:rPr>
          <w:kern w:val="0"/>
          <w:sz w:val="24"/>
        </w:rPr>
        <w:t>: 5 m</w:t>
      </w:r>
      <w:r>
        <w:rPr>
          <w:kern w:val="0"/>
          <w:position w:val="11"/>
          <w:sz w:val="16"/>
          <w:szCs w:val="16"/>
        </w:rPr>
        <w:t>3</w:t>
      </w:r>
      <w:r>
        <w:rPr>
          <w:kern w:val="0"/>
          <w:sz w:val="24"/>
        </w:rPr>
        <w:t>/h</w:t>
      </w:r>
      <w:r>
        <w:rPr>
          <w:kern w:val="0"/>
          <w:sz w:val="24"/>
        </w:rPr>
        <w:tab/>
      </w:r>
    </w:p>
    <w:p w14:paraId="328D4E40">
      <w:pPr>
        <w:tabs>
          <w:tab w:val="left" w:pos="3548"/>
          <w:tab w:val="left" w:pos="5923"/>
        </w:tabs>
        <w:kinsoku w:val="0"/>
        <w:autoSpaceDE w:val="0"/>
        <w:autoSpaceDN w:val="0"/>
        <w:adjustRightInd w:val="0"/>
        <w:ind w:left="1018"/>
        <w:rPr>
          <w:kern w:val="0"/>
          <w:sz w:val="24"/>
        </w:rPr>
      </w:pPr>
      <w:r>
        <w:rPr>
          <w:kern w:val="0"/>
          <w:sz w:val="24"/>
        </w:rPr>
        <w:t>Total press.</w:t>
      </w:r>
      <w:r>
        <w:rPr>
          <w:kern w:val="0"/>
          <w:sz w:val="24"/>
        </w:rPr>
        <w:tab/>
      </w:r>
      <w:r>
        <w:rPr>
          <w:kern w:val="0"/>
          <w:sz w:val="24"/>
        </w:rPr>
        <w:t>: 0.</w:t>
      </w:r>
      <w:r>
        <w:rPr>
          <w:rFonts w:hint="eastAsia"/>
          <w:kern w:val="0"/>
          <w:sz w:val="24"/>
        </w:rPr>
        <w:t>35</w:t>
      </w:r>
      <w:r>
        <w:rPr>
          <w:kern w:val="0"/>
          <w:sz w:val="24"/>
        </w:rPr>
        <w:t xml:space="preserve"> MPa</w:t>
      </w:r>
      <w:r>
        <w:rPr>
          <w:kern w:val="0"/>
          <w:sz w:val="24"/>
        </w:rPr>
        <w:tab/>
      </w:r>
    </w:p>
    <w:p w14:paraId="6EA6C814">
      <w:pPr>
        <w:kinsoku w:val="0"/>
        <w:autoSpaceDE w:val="0"/>
        <w:autoSpaceDN w:val="0"/>
        <w:adjustRightInd w:val="0"/>
        <w:ind w:left="1018"/>
        <w:rPr>
          <w:kern w:val="0"/>
          <w:sz w:val="24"/>
          <w:u w:val="single"/>
        </w:rPr>
      </w:pPr>
    </w:p>
    <w:p w14:paraId="3FE1D035">
      <w:pPr>
        <w:tabs>
          <w:tab w:val="left" w:pos="3548"/>
          <w:tab w:val="left" w:pos="5923"/>
        </w:tabs>
        <w:kinsoku w:val="0"/>
        <w:autoSpaceDE w:val="0"/>
        <w:autoSpaceDN w:val="0"/>
        <w:adjustRightInd w:val="0"/>
        <w:ind w:left="1018"/>
        <w:rPr>
          <w:kern w:val="0"/>
          <w:sz w:val="24"/>
        </w:rPr>
      </w:pPr>
      <w:r>
        <w:rPr>
          <w:kern w:val="0"/>
          <w:sz w:val="24"/>
          <w:u w:val="single"/>
        </w:rPr>
        <w:t>Sludge pump</w:t>
      </w:r>
      <w:r>
        <w:rPr>
          <w:kern w:val="0"/>
          <w:sz w:val="24"/>
        </w:rPr>
        <w:tab/>
      </w:r>
      <w:r>
        <w:rPr>
          <w:kern w:val="0"/>
          <w:sz w:val="24"/>
        </w:rPr>
        <w:tab/>
      </w:r>
    </w:p>
    <w:p w14:paraId="2B131687">
      <w:pPr>
        <w:tabs>
          <w:tab w:val="left" w:pos="3548"/>
          <w:tab w:val="left" w:pos="5923"/>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r>
        <w:rPr>
          <w:kern w:val="0"/>
          <w:sz w:val="24"/>
        </w:rPr>
        <w:tab/>
      </w:r>
    </w:p>
    <w:p w14:paraId="3C59BFB8">
      <w:pPr>
        <w:tabs>
          <w:tab w:val="left" w:pos="3548"/>
          <w:tab w:val="left" w:pos="5923"/>
        </w:tabs>
        <w:kinsoku w:val="0"/>
        <w:autoSpaceDE w:val="0"/>
        <w:autoSpaceDN w:val="0"/>
        <w:adjustRightInd w:val="0"/>
        <w:ind w:left="1018"/>
        <w:rPr>
          <w:kern w:val="0"/>
          <w:sz w:val="24"/>
        </w:rPr>
      </w:pPr>
      <w:r>
        <w:rPr>
          <w:kern w:val="0"/>
          <w:sz w:val="24"/>
        </w:rPr>
        <w:t>Type</w:t>
      </w:r>
      <w:r>
        <w:rPr>
          <w:kern w:val="0"/>
          <w:sz w:val="24"/>
        </w:rPr>
        <w:tab/>
      </w:r>
      <w:r>
        <w:rPr>
          <w:kern w:val="0"/>
          <w:sz w:val="24"/>
        </w:rPr>
        <w:t>: M.D. Single screw</w:t>
      </w:r>
    </w:p>
    <w:p w14:paraId="610ADE2D">
      <w:pPr>
        <w:tabs>
          <w:tab w:val="left" w:pos="3548"/>
          <w:tab w:val="left" w:pos="5923"/>
        </w:tabs>
        <w:kinsoku w:val="0"/>
        <w:autoSpaceDE w:val="0"/>
        <w:autoSpaceDN w:val="0"/>
        <w:adjustRightInd w:val="0"/>
        <w:ind w:left="1018"/>
        <w:rPr>
          <w:kern w:val="0"/>
          <w:sz w:val="24"/>
        </w:rPr>
      </w:pPr>
      <w:r>
        <w:rPr>
          <w:kern w:val="0"/>
          <w:sz w:val="24"/>
        </w:rPr>
        <w:t>Working temperature</w:t>
      </w:r>
      <w:r>
        <w:rPr>
          <w:kern w:val="0"/>
          <w:sz w:val="24"/>
        </w:rPr>
        <w:tab/>
      </w:r>
      <w:r>
        <w:rPr>
          <w:kern w:val="0"/>
          <w:sz w:val="24"/>
        </w:rPr>
        <w:t>: 80 deg.C</w:t>
      </w:r>
      <w:r>
        <w:rPr>
          <w:kern w:val="0"/>
          <w:sz w:val="24"/>
        </w:rPr>
        <w:tab/>
      </w:r>
    </w:p>
    <w:p w14:paraId="4183205E">
      <w:pPr>
        <w:tabs>
          <w:tab w:val="left" w:pos="3548"/>
          <w:tab w:val="left" w:pos="5923"/>
        </w:tabs>
        <w:kinsoku w:val="0"/>
        <w:autoSpaceDE w:val="0"/>
        <w:autoSpaceDN w:val="0"/>
        <w:adjustRightInd w:val="0"/>
        <w:ind w:left="1018"/>
        <w:rPr>
          <w:kern w:val="0"/>
          <w:sz w:val="24"/>
        </w:rPr>
      </w:pPr>
      <w:r>
        <w:rPr>
          <w:kern w:val="0"/>
          <w:sz w:val="24"/>
        </w:rPr>
        <w:t>Capacity</w:t>
      </w:r>
      <w:r>
        <w:rPr>
          <w:kern w:val="0"/>
          <w:sz w:val="24"/>
        </w:rPr>
        <w:tab/>
      </w:r>
      <w:r>
        <w:rPr>
          <w:kern w:val="0"/>
          <w:sz w:val="24"/>
        </w:rPr>
        <w:t xml:space="preserve">: </w:t>
      </w:r>
      <w:r>
        <w:rPr>
          <w:rFonts w:hint="eastAsia"/>
          <w:kern w:val="0"/>
          <w:sz w:val="24"/>
        </w:rPr>
        <w:t>1</w:t>
      </w:r>
      <w:r>
        <w:rPr>
          <w:kern w:val="0"/>
          <w:sz w:val="24"/>
        </w:rPr>
        <w:t>0 m</w:t>
      </w:r>
      <w:r>
        <w:rPr>
          <w:kern w:val="0"/>
          <w:sz w:val="24"/>
          <w:vertAlign w:val="superscript"/>
        </w:rPr>
        <w:t>3</w:t>
      </w:r>
      <w:r>
        <w:rPr>
          <w:kern w:val="0"/>
          <w:sz w:val="24"/>
        </w:rPr>
        <w:t>/h</w:t>
      </w:r>
      <w:r>
        <w:rPr>
          <w:kern w:val="0"/>
          <w:sz w:val="24"/>
        </w:rPr>
        <w:tab/>
      </w:r>
    </w:p>
    <w:p w14:paraId="5773482F">
      <w:pPr>
        <w:tabs>
          <w:tab w:val="left" w:pos="3548"/>
          <w:tab w:val="left" w:pos="5923"/>
        </w:tabs>
        <w:kinsoku w:val="0"/>
        <w:autoSpaceDE w:val="0"/>
        <w:autoSpaceDN w:val="0"/>
        <w:adjustRightInd w:val="0"/>
        <w:ind w:left="1018"/>
        <w:rPr>
          <w:kern w:val="0"/>
          <w:sz w:val="24"/>
        </w:rPr>
      </w:pPr>
      <w:r>
        <w:rPr>
          <w:kern w:val="0"/>
          <w:sz w:val="24"/>
        </w:rPr>
        <w:t>Total pressure</w:t>
      </w:r>
      <w:r>
        <w:rPr>
          <w:kern w:val="0"/>
          <w:sz w:val="24"/>
        </w:rPr>
        <w:tab/>
      </w:r>
      <w:r>
        <w:rPr>
          <w:kern w:val="0"/>
          <w:sz w:val="24"/>
        </w:rPr>
        <w:t>: 0.4 MPa</w:t>
      </w:r>
      <w:r>
        <w:rPr>
          <w:kern w:val="0"/>
          <w:sz w:val="24"/>
        </w:rPr>
        <w:tab/>
      </w:r>
    </w:p>
    <w:p w14:paraId="39DEE08F">
      <w:pPr>
        <w:kinsoku w:val="0"/>
        <w:autoSpaceDE w:val="0"/>
        <w:autoSpaceDN w:val="0"/>
        <w:adjustRightInd w:val="0"/>
        <w:ind w:left="1018"/>
        <w:rPr>
          <w:kern w:val="0"/>
          <w:sz w:val="24"/>
          <w:u w:val="single"/>
        </w:rPr>
      </w:pPr>
    </w:p>
    <w:p w14:paraId="714B13B3">
      <w:pPr>
        <w:tabs>
          <w:tab w:val="left" w:pos="3548"/>
          <w:tab w:val="left" w:pos="5923"/>
        </w:tabs>
        <w:kinsoku w:val="0"/>
        <w:autoSpaceDE w:val="0"/>
        <w:autoSpaceDN w:val="0"/>
        <w:adjustRightInd w:val="0"/>
        <w:ind w:left="1018"/>
        <w:rPr>
          <w:kern w:val="0"/>
          <w:sz w:val="24"/>
        </w:rPr>
      </w:pPr>
      <w:r>
        <w:rPr>
          <w:kern w:val="0"/>
          <w:sz w:val="24"/>
          <w:u w:val="single"/>
        </w:rPr>
        <w:t>Oily bilge separator</w:t>
      </w:r>
      <w:r>
        <w:rPr>
          <w:kern w:val="0"/>
          <w:sz w:val="24"/>
        </w:rPr>
        <w:tab/>
      </w:r>
      <w:r>
        <w:rPr>
          <w:kern w:val="0"/>
          <w:sz w:val="24"/>
        </w:rPr>
        <w:tab/>
      </w:r>
    </w:p>
    <w:p w14:paraId="7311CEA5">
      <w:pPr>
        <w:tabs>
          <w:tab w:val="left" w:pos="3548"/>
          <w:tab w:val="left" w:pos="5923"/>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r>
        <w:rPr>
          <w:kern w:val="0"/>
          <w:sz w:val="24"/>
        </w:rPr>
        <w:tab/>
      </w:r>
    </w:p>
    <w:p w14:paraId="6164DC1B">
      <w:pPr>
        <w:tabs>
          <w:tab w:val="left" w:pos="3584"/>
        </w:tabs>
        <w:kinsoku w:val="0"/>
        <w:autoSpaceDE w:val="0"/>
        <w:autoSpaceDN w:val="0"/>
        <w:adjustRightInd w:val="0"/>
        <w:ind w:left="3684" w:leftChars="493" w:hanging="2649" w:hangingChars="1104"/>
        <w:rPr>
          <w:kern w:val="0"/>
          <w:sz w:val="24"/>
        </w:rPr>
      </w:pPr>
      <w:r>
        <w:rPr>
          <w:kern w:val="0"/>
          <w:sz w:val="24"/>
        </w:rPr>
        <w:t>Type</w:t>
      </w:r>
      <w:r>
        <w:rPr>
          <w:kern w:val="0"/>
          <w:sz w:val="24"/>
        </w:rPr>
        <w:tab/>
      </w:r>
      <w:r>
        <w:rPr>
          <w:kern w:val="0"/>
          <w:sz w:val="24"/>
        </w:rPr>
        <w:t>: IMO approved type, to meet the requirement of Res. MEPC 107 (49), auto. discharge with pump, oil discharge content monitor, high ppm alarm and steam coil inside (or elec. heating according to Maker’s standard).</w:t>
      </w:r>
    </w:p>
    <w:p w14:paraId="66C14F60">
      <w:pPr>
        <w:tabs>
          <w:tab w:val="left" w:pos="3598"/>
        </w:tabs>
        <w:kinsoku w:val="0"/>
        <w:autoSpaceDE w:val="0"/>
        <w:autoSpaceDN w:val="0"/>
        <w:adjustRightInd w:val="0"/>
        <w:ind w:left="1018"/>
        <w:rPr>
          <w:kern w:val="0"/>
          <w:sz w:val="24"/>
        </w:rPr>
      </w:pPr>
      <w:r>
        <w:rPr>
          <w:kern w:val="0"/>
          <w:sz w:val="24"/>
        </w:rPr>
        <w:t>Capacity</w:t>
      </w:r>
      <w:r>
        <w:rPr>
          <w:kern w:val="0"/>
          <w:sz w:val="24"/>
        </w:rPr>
        <w:tab/>
      </w:r>
      <w:r>
        <w:rPr>
          <w:kern w:val="0"/>
          <w:sz w:val="24"/>
        </w:rPr>
        <w:t>: 5 m</w:t>
      </w:r>
      <w:r>
        <w:rPr>
          <w:kern w:val="0"/>
          <w:sz w:val="24"/>
          <w:vertAlign w:val="superscript"/>
        </w:rPr>
        <w:t>3</w:t>
      </w:r>
      <w:r>
        <w:rPr>
          <w:kern w:val="0"/>
          <w:sz w:val="24"/>
        </w:rPr>
        <w:t xml:space="preserve">/h, </w:t>
      </w:r>
      <w:r>
        <w:rPr>
          <w:rFonts w:hint="eastAsia"/>
          <w:kern w:val="0"/>
          <w:sz w:val="24"/>
        </w:rPr>
        <w:t>15</w:t>
      </w:r>
      <w:r>
        <w:rPr>
          <w:kern w:val="0"/>
          <w:sz w:val="24"/>
        </w:rPr>
        <w:t xml:space="preserve"> ppm</w:t>
      </w:r>
    </w:p>
    <w:p w14:paraId="0B5E23ED">
      <w:pPr>
        <w:tabs>
          <w:tab w:val="left" w:pos="3598"/>
        </w:tabs>
        <w:kinsoku w:val="0"/>
        <w:autoSpaceDE w:val="0"/>
        <w:autoSpaceDN w:val="0"/>
        <w:adjustRightInd w:val="0"/>
        <w:ind w:left="1018"/>
        <w:rPr>
          <w:b/>
          <w:i/>
          <w:kern w:val="0"/>
          <w:sz w:val="24"/>
        </w:rPr>
      </w:pPr>
      <w:r>
        <w:rPr>
          <w:b/>
          <w:i/>
          <w:kern w:val="0"/>
          <w:sz w:val="24"/>
        </w:rPr>
        <w:t xml:space="preserve">Note: </w:t>
      </w:r>
      <w:r>
        <w:rPr>
          <w:rFonts w:eastAsia="Microsoft JhengHei"/>
          <w:b/>
          <w:i/>
          <w:sz w:val="24"/>
        </w:rPr>
        <w:t>Oil Bilge separator must be provided with ‘No Flow’ alarm and feed from GPS for recording position during discharge</w:t>
      </w:r>
      <w:r>
        <w:rPr>
          <w:b/>
          <w:i/>
          <w:sz w:val="24"/>
        </w:rPr>
        <w:t>.</w:t>
      </w:r>
    </w:p>
    <w:p w14:paraId="734854CA">
      <w:pPr>
        <w:kinsoku w:val="0"/>
        <w:autoSpaceDE w:val="0"/>
        <w:autoSpaceDN w:val="0"/>
        <w:adjustRightInd w:val="0"/>
        <w:ind w:left="1018"/>
        <w:rPr>
          <w:kern w:val="0"/>
          <w:sz w:val="24"/>
          <w:u w:val="single"/>
        </w:rPr>
      </w:pPr>
    </w:p>
    <w:p w14:paraId="0DC04207">
      <w:pPr>
        <w:kinsoku w:val="0"/>
        <w:autoSpaceDE w:val="0"/>
        <w:autoSpaceDN w:val="0"/>
        <w:adjustRightInd w:val="0"/>
        <w:ind w:left="1018"/>
        <w:rPr>
          <w:kern w:val="0"/>
          <w:sz w:val="24"/>
        </w:rPr>
      </w:pPr>
      <w:r>
        <w:rPr>
          <w:kern w:val="0"/>
          <w:sz w:val="24"/>
          <w:u w:val="single"/>
        </w:rPr>
        <w:t>Chain locker bilge eductor</w:t>
      </w:r>
    </w:p>
    <w:p w14:paraId="30A16BCC">
      <w:pPr>
        <w:tabs>
          <w:tab w:val="left" w:pos="3700"/>
          <w:tab w:val="left" w:pos="4020"/>
        </w:tabs>
        <w:kinsoku w:val="0"/>
        <w:autoSpaceDE w:val="0"/>
        <w:autoSpaceDN w:val="0"/>
        <w:adjustRightInd w:val="0"/>
        <w:spacing w:before="3"/>
        <w:ind w:left="1018"/>
        <w:jc w:val="left"/>
        <w:rPr>
          <w:kern w:val="0"/>
          <w:sz w:val="24"/>
        </w:rPr>
      </w:pPr>
      <w:r>
        <w:rPr>
          <w:kern w:val="0"/>
          <w:sz w:val="24"/>
        </w:rPr>
        <w:t>No. of set</w:t>
      </w:r>
      <w:r>
        <w:rPr>
          <w:kern w:val="0"/>
          <w:sz w:val="24"/>
        </w:rPr>
        <w:tab/>
      </w:r>
      <w:r>
        <w:rPr>
          <w:kern w:val="0"/>
          <w:sz w:val="24"/>
        </w:rPr>
        <w:t xml:space="preserve">: One (1) </w:t>
      </w:r>
    </w:p>
    <w:p w14:paraId="13B703F5">
      <w:pPr>
        <w:tabs>
          <w:tab w:val="left" w:pos="3700"/>
          <w:tab w:val="left" w:pos="4020"/>
        </w:tabs>
        <w:kinsoku w:val="0"/>
        <w:autoSpaceDE w:val="0"/>
        <w:autoSpaceDN w:val="0"/>
        <w:adjustRightInd w:val="0"/>
        <w:spacing w:before="3"/>
        <w:ind w:left="1018"/>
        <w:jc w:val="left"/>
        <w:rPr>
          <w:kern w:val="0"/>
          <w:sz w:val="24"/>
        </w:rPr>
      </w:pPr>
      <w:r>
        <w:rPr>
          <w:kern w:val="0"/>
          <w:sz w:val="24"/>
        </w:rPr>
        <w:t>Capacity</w:t>
      </w:r>
      <w:r>
        <w:rPr>
          <w:kern w:val="0"/>
          <w:sz w:val="24"/>
        </w:rPr>
        <w:tab/>
      </w:r>
      <w:r>
        <w:rPr>
          <w:kern w:val="0"/>
          <w:sz w:val="24"/>
        </w:rPr>
        <w:t>: 20 m</w:t>
      </w:r>
      <w:r>
        <w:rPr>
          <w:kern w:val="0"/>
          <w:sz w:val="24"/>
          <w:vertAlign w:val="superscript"/>
        </w:rPr>
        <w:t>3</w:t>
      </w:r>
      <w:r>
        <w:rPr>
          <w:kern w:val="0"/>
          <w:sz w:val="24"/>
        </w:rPr>
        <w:t xml:space="preserve">/h </w:t>
      </w:r>
    </w:p>
    <w:p w14:paraId="2F5E5B37">
      <w:pPr>
        <w:tabs>
          <w:tab w:val="left" w:pos="3700"/>
          <w:tab w:val="left" w:pos="4020"/>
        </w:tabs>
        <w:kinsoku w:val="0"/>
        <w:autoSpaceDE w:val="0"/>
        <w:autoSpaceDN w:val="0"/>
        <w:adjustRightInd w:val="0"/>
        <w:spacing w:before="3"/>
        <w:ind w:left="1018"/>
        <w:jc w:val="left"/>
        <w:rPr>
          <w:kern w:val="0"/>
          <w:sz w:val="24"/>
        </w:rPr>
      </w:pPr>
      <w:r>
        <w:rPr>
          <w:kern w:val="0"/>
          <w:sz w:val="24"/>
        </w:rPr>
        <w:t>Suction lift</w:t>
      </w:r>
      <w:r>
        <w:rPr>
          <w:kern w:val="0"/>
          <w:sz w:val="24"/>
        </w:rPr>
        <w:tab/>
      </w:r>
      <w:r>
        <w:rPr>
          <w:kern w:val="0"/>
          <w:sz w:val="24"/>
        </w:rPr>
        <w:t xml:space="preserve">: 5 m WG </w:t>
      </w:r>
    </w:p>
    <w:p w14:paraId="333DED5E">
      <w:pPr>
        <w:tabs>
          <w:tab w:val="left" w:pos="3700"/>
          <w:tab w:val="left" w:pos="4020"/>
        </w:tabs>
        <w:kinsoku w:val="0"/>
        <w:autoSpaceDE w:val="0"/>
        <w:autoSpaceDN w:val="0"/>
        <w:adjustRightInd w:val="0"/>
        <w:spacing w:before="3"/>
        <w:ind w:left="1018"/>
        <w:jc w:val="left"/>
        <w:rPr>
          <w:kern w:val="0"/>
          <w:sz w:val="24"/>
        </w:rPr>
      </w:pPr>
      <w:r>
        <w:rPr>
          <w:rFonts w:hint="eastAsia"/>
          <w:kern w:val="0"/>
          <w:sz w:val="24"/>
        </w:rPr>
        <w:t>Discharge</w:t>
      </w:r>
      <w:r>
        <w:rPr>
          <w:kern w:val="0"/>
          <w:sz w:val="24"/>
        </w:rPr>
        <w:t xml:space="preserve"> pressure</w:t>
      </w:r>
      <w:r>
        <w:rPr>
          <w:kern w:val="0"/>
          <w:sz w:val="24"/>
        </w:rPr>
        <w:tab/>
      </w:r>
      <w:r>
        <w:rPr>
          <w:kern w:val="0"/>
          <w:sz w:val="24"/>
        </w:rPr>
        <w:t>: 0.</w:t>
      </w:r>
      <w:r>
        <w:rPr>
          <w:rFonts w:hint="eastAsia"/>
          <w:kern w:val="0"/>
          <w:sz w:val="24"/>
        </w:rPr>
        <w:t>1</w:t>
      </w:r>
      <w:r>
        <w:rPr>
          <w:kern w:val="0"/>
          <w:sz w:val="24"/>
        </w:rPr>
        <w:t xml:space="preserve"> MPa</w:t>
      </w:r>
    </w:p>
    <w:p w14:paraId="5C0EDE87">
      <w:pPr>
        <w:kinsoku w:val="0"/>
        <w:autoSpaceDE w:val="0"/>
        <w:autoSpaceDN w:val="0"/>
        <w:adjustRightInd w:val="0"/>
        <w:ind w:left="1018"/>
        <w:rPr>
          <w:kern w:val="0"/>
          <w:sz w:val="24"/>
          <w:u w:val="single"/>
        </w:rPr>
      </w:pPr>
    </w:p>
    <w:p w14:paraId="580BC48A">
      <w:pPr>
        <w:kinsoku w:val="0"/>
        <w:autoSpaceDE w:val="0"/>
        <w:autoSpaceDN w:val="0"/>
        <w:adjustRightInd w:val="0"/>
        <w:ind w:left="1018"/>
        <w:rPr>
          <w:kern w:val="0"/>
          <w:sz w:val="24"/>
        </w:rPr>
      </w:pPr>
      <w:r>
        <w:rPr>
          <w:kern w:val="0"/>
          <w:sz w:val="24"/>
          <w:u w:val="single"/>
        </w:rPr>
        <w:t>Bow thruster &amp; emergency fire pump room bilge eductor</w:t>
      </w:r>
    </w:p>
    <w:p w14:paraId="519F2EAD">
      <w:pPr>
        <w:tabs>
          <w:tab w:val="left" w:pos="3700"/>
          <w:tab w:val="left" w:pos="4020"/>
        </w:tabs>
        <w:kinsoku w:val="0"/>
        <w:autoSpaceDE w:val="0"/>
        <w:autoSpaceDN w:val="0"/>
        <w:adjustRightInd w:val="0"/>
        <w:spacing w:before="3"/>
        <w:ind w:left="1018"/>
        <w:jc w:val="left"/>
        <w:rPr>
          <w:kern w:val="0"/>
          <w:sz w:val="24"/>
        </w:rPr>
      </w:pPr>
      <w:r>
        <w:rPr>
          <w:kern w:val="0"/>
          <w:sz w:val="24"/>
        </w:rPr>
        <w:t>No. of set</w:t>
      </w:r>
      <w:r>
        <w:rPr>
          <w:kern w:val="0"/>
          <w:sz w:val="24"/>
        </w:rPr>
        <w:tab/>
      </w:r>
      <w:r>
        <w:rPr>
          <w:kern w:val="0"/>
          <w:sz w:val="24"/>
        </w:rPr>
        <w:t xml:space="preserve">: One (1) </w:t>
      </w:r>
    </w:p>
    <w:p w14:paraId="5846884A">
      <w:pPr>
        <w:tabs>
          <w:tab w:val="left" w:pos="3700"/>
          <w:tab w:val="left" w:pos="4020"/>
        </w:tabs>
        <w:kinsoku w:val="0"/>
        <w:autoSpaceDE w:val="0"/>
        <w:autoSpaceDN w:val="0"/>
        <w:adjustRightInd w:val="0"/>
        <w:spacing w:before="3"/>
        <w:ind w:left="1018"/>
        <w:jc w:val="left"/>
        <w:rPr>
          <w:kern w:val="0"/>
          <w:sz w:val="24"/>
        </w:rPr>
      </w:pPr>
      <w:r>
        <w:rPr>
          <w:kern w:val="0"/>
          <w:sz w:val="24"/>
        </w:rPr>
        <w:t>Capacity</w:t>
      </w:r>
      <w:r>
        <w:rPr>
          <w:kern w:val="0"/>
          <w:sz w:val="24"/>
        </w:rPr>
        <w:tab/>
      </w:r>
      <w:r>
        <w:rPr>
          <w:kern w:val="0"/>
          <w:sz w:val="24"/>
        </w:rPr>
        <w:t>: 10 m</w:t>
      </w:r>
      <w:r>
        <w:rPr>
          <w:kern w:val="0"/>
          <w:sz w:val="24"/>
          <w:vertAlign w:val="superscript"/>
        </w:rPr>
        <w:t>3</w:t>
      </w:r>
      <w:r>
        <w:rPr>
          <w:kern w:val="0"/>
          <w:sz w:val="24"/>
        </w:rPr>
        <w:t xml:space="preserve">/h </w:t>
      </w:r>
    </w:p>
    <w:p w14:paraId="3F85416D">
      <w:pPr>
        <w:tabs>
          <w:tab w:val="left" w:pos="3700"/>
          <w:tab w:val="left" w:pos="4020"/>
        </w:tabs>
        <w:kinsoku w:val="0"/>
        <w:autoSpaceDE w:val="0"/>
        <w:autoSpaceDN w:val="0"/>
        <w:adjustRightInd w:val="0"/>
        <w:spacing w:before="3"/>
        <w:ind w:left="1018"/>
        <w:jc w:val="left"/>
        <w:rPr>
          <w:kern w:val="0"/>
          <w:sz w:val="24"/>
        </w:rPr>
      </w:pPr>
      <w:r>
        <w:rPr>
          <w:kern w:val="0"/>
          <w:sz w:val="24"/>
        </w:rPr>
        <w:t>Suction lift</w:t>
      </w:r>
      <w:r>
        <w:rPr>
          <w:kern w:val="0"/>
          <w:sz w:val="24"/>
        </w:rPr>
        <w:tab/>
      </w:r>
      <w:r>
        <w:rPr>
          <w:kern w:val="0"/>
          <w:sz w:val="24"/>
        </w:rPr>
        <w:t xml:space="preserve">: 5 m WG </w:t>
      </w:r>
    </w:p>
    <w:p w14:paraId="155D9683">
      <w:pPr>
        <w:tabs>
          <w:tab w:val="left" w:pos="3700"/>
          <w:tab w:val="left" w:pos="4020"/>
        </w:tabs>
        <w:kinsoku w:val="0"/>
        <w:autoSpaceDE w:val="0"/>
        <w:autoSpaceDN w:val="0"/>
        <w:adjustRightInd w:val="0"/>
        <w:spacing w:before="3"/>
        <w:ind w:left="1018"/>
        <w:jc w:val="left"/>
        <w:rPr>
          <w:kern w:val="0"/>
          <w:sz w:val="24"/>
        </w:rPr>
      </w:pPr>
      <w:r>
        <w:rPr>
          <w:rFonts w:hint="eastAsia"/>
          <w:kern w:val="0"/>
          <w:sz w:val="24"/>
        </w:rPr>
        <w:t>Discharge</w:t>
      </w:r>
      <w:r>
        <w:rPr>
          <w:kern w:val="0"/>
          <w:sz w:val="24"/>
        </w:rPr>
        <w:t xml:space="preserve"> pressure</w:t>
      </w:r>
      <w:r>
        <w:rPr>
          <w:kern w:val="0"/>
          <w:sz w:val="24"/>
        </w:rPr>
        <w:tab/>
      </w:r>
      <w:r>
        <w:rPr>
          <w:kern w:val="0"/>
          <w:sz w:val="24"/>
        </w:rPr>
        <w:t>: 0.1 Mpa</w:t>
      </w:r>
    </w:p>
    <w:p w14:paraId="04A6DD49">
      <w:pPr>
        <w:kinsoku w:val="0"/>
        <w:autoSpaceDE w:val="0"/>
        <w:autoSpaceDN w:val="0"/>
        <w:adjustRightInd w:val="0"/>
        <w:ind w:left="1018"/>
        <w:rPr>
          <w:kern w:val="0"/>
          <w:sz w:val="24"/>
          <w:u w:val="single"/>
        </w:rPr>
      </w:pPr>
    </w:p>
    <w:p w14:paraId="0F7D6DEA">
      <w:pPr>
        <w:kinsoku w:val="0"/>
        <w:autoSpaceDE w:val="0"/>
        <w:autoSpaceDN w:val="0"/>
        <w:adjustRightInd w:val="0"/>
        <w:ind w:left="1018"/>
        <w:rPr>
          <w:kern w:val="0"/>
          <w:sz w:val="24"/>
        </w:rPr>
      </w:pPr>
      <w:r>
        <w:rPr>
          <w:kern w:val="0"/>
          <w:sz w:val="24"/>
          <w:u w:val="single"/>
        </w:rPr>
        <w:t>Fixed water mist system</w:t>
      </w:r>
    </w:p>
    <w:p w14:paraId="57635930">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64A6057F">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As per Maker’s recommendation</w:t>
      </w:r>
    </w:p>
    <w:p w14:paraId="5537F65A">
      <w:pPr>
        <w:kinsoku w:val="0"/>
        <w:autoSpaceDE w:val="0"/>
        <w:autoSpaceDN w:val="0"/>
        <w:adjustRightInd w:val="0"/>
        <w:spacing w:before="15"/>
        <w:rPr>
          <w:kern w:val="0"/>
          <w:sz w:val="26"/>
          <w:szCs w:val="26"/>
        </w:rPr>
      </w:pPr>
    </w:p>
    <w:p w14:paraId="70F8F074">
      <w:pPr>
        <w:kinsoku w:val="0"/>
        <w:autoSpaceDE w:val="0"/>
        <w:autoSpaceDN w:val="0"/>
        <w:adjustRightInd w:val="0"/>
        <w:ind w:left="1018"/>
        <w:rPr>
          <w:kern w:val="0"/>
          <w:sz w:val="24"/>
        </w:rPr>
      </w:pPr>
      <w:r>
        <w:rPr>
          <w:kern w:val="0"/>
          <w:sz w:val="24"/>
          <w:u w:val="single"/>
        </w:rPr>
        <w:t>Dangerous goods bilge eductor</w:t>
      </w:r>
    </w:p>
    <w:p w14:paraId="1DABDEB7">
      <w:pPr>
        <w:tabs>
          <w:tab w:val="left" w:pos="3700"/>
        </w:tabs>
        <w:kinsoku w:val="0"/>
        <w:autoSpaceDE w:val="0"/>
        <w:autoSpaceDN w:val="0"/>
        <w:adjustRightInd w:val="0"/>
        <w:spacing w:before="3"/>
        <w:ind w:left="1018"/>
        <w:jc w:val="left"/>
        <w:rPr>
          <w:kern w:val="0"/>
          <w:sz w:val="24"/>
        </w:rPr>
      </w:pPr>
      <w:r>
        <w:rPr>
          <w:kern w:val="0"/>
          <w:sz w:val="24"/>
        </w:rPr>
        <w:t>No. of set</w:t>
      </w:r>
      <w:r>
        <w:rPr>
          <w:kern w:val="0"/>
          <w:sz w:val="24"/>
        </w:rPr>
        <w:tab/>
      </w:r>
      <w:r>
        <w:rPr>
          <w:kern w:val="0"/>
          <w:sz w:val="24"/>
        </w:rPr>
        <w:t xml:space="preserve">: One (1) </w:t>
      </w:r>
    </w:p>
    <w:p w14:paraId="481F30FC">
      <w:pPr>
        <w:tabs>
          <w:tab w:val="left" w:pos="3700"/>
        </w:tabs>
        <w:kinsoku w:val="0"/>
        <w:autoSpaceDE w:val="0"/>
        <w:autoSpaceDN w:val="0"/>
        <w:adjustRightInd w:val="0"/>
        <w:spacing w:before="3"/>
        <w:ind w:left="1018"/>
        <w:jc w:val="left"/>
        <w:rPr>
          <w:kern w:val="0"/>
          <w:sz w:val="24"/>
        </w:rPr>
      </w:pPr>
      <w:r>
        <w:rPr>
          <w:kern w:val="0"/>
          <w:sz w:val="24"/>
        </w:rPr>
        <w:t>Capacity</w:t>
      </w:r>
      <w:r>
        <w:rPr>
          <w:kern w:val="0"/>
          <w:sz w:val="24"/>
        </w:rPr>
        <w:tab/>
      </w:r>
      <w:r>
        <w:rPr>
          <w:kern w:val="0"/>
          <w:sz w:val="24"/>
        </w:rPr>
        <w:t>: 25 m</w:t>
      </w:r>
      <w:r>
        <w:rPr>
          <w:kern w:val="0"/>
          <w:sz w:val="24"/>
          <w:vertAlign w:val="superscript"/>
        </w:rPr>
        <w:t>3</w:t>
      </w:r>
      <w:r>
        <w:rPr>
          <w:kern w:val="0"/>
          <w:sz w:val="24"/>
        </w:rPr>
        <w:t xml:space="preserve">/h </w:t>
      </w:r>
    </w:p>
    <w:p w14:paraId="140A690B">
      <w:pPr>
        <w:tabs>
          <w:tab w:val="left" w:pos="3700"/>
        </w:tabs>
        <w:kinsoku w:val="0"/>
        <w:autoSpaceDE w:val="0"/>
        <w:autoSpaceDN w:val="0"/>
        <w:adjustRightInd w:val="0"/>
        <w:spacing w:before="3"/>
        <w:ind w:left="1018"/>
        <w:jc w:val="left"/>
        <w:rPr>
          <w:kern w:val="0"/>
          <w:sz w:val="24"/>
        </w:rPr>
      </w:pPr>
      <w:r>
        <w:rPr>
          <w:kern w:val="0"/>
          <w:sz w:val="24"/>
        </w:rPr>
        <w:t>Suction lift</w:t>
      </w:r>
      <w:r>
        <w:rPr>
          <w:kern w:val="0"/>
          <w:sz w:val="24"/>
        </w:rPr>
        <w:tab/>
      </w:r>
      <w:r>
        <w:rPr>
          <w:kern w:val="0"/>
          <w:sz w:val="24"/>
        </w:rPr>
        <w:t xml:space="preserve">: 5 m WG </w:t>
      </w:r>
    </w:p>
    <w:p w14:paraId="1EDFE3A4">
      <w:pPr>
        <w:tabs>
          <w:tab w:val="left" w:pos="3700"/>
        </w:tabs>
        <w:kinsoku w:val="0"/>
        <w:autoSpaceDE w:val="0"/>
        <w:autoSpaceDN w:val="0"/>
        <w:adjustRightInd w:val="0"/>
        <w:spacing w:before="3"/>
        <w:ind w:left="1018"/>
        <w:jc w:val="left"/>
        <w:rPr>
          <w:kern w:val="0"/>
          <w:sz w:val="24"/>
        </w:rPr>
      </w:pPr>
      <w:r>
        <w:rPr>
          <w:rFonts w:hint="eastAsia"/>
          <w:kern w:val="0"/>
          <w:sz w:val="24"/>
        </w:rPr>
        <w:t>Discharge</w:t>
      </w:r>
      <w:r>
        <w:rPr>
          <w:kern w:val="0"/>
          <w:sz w:val="24"/>
        </w:rPr>
        <w:t xml:space="preserve"> pressure</w:t>
      </w:r>
      <w:r>
        <w:rPr>
          <w:kern w:val="0"/>
          <w:sz w:val="24"/>
        </w:rPr>
        <w:tab/>
      </w:r>
      <w:r>
        <w:rPr>
          <w:kern w:val="0"/>
          <w:sz w:val="24"/>
        </w:rPr>
        <w:t>: 0.1</w:t>
      </w:r>
      <w:r>
        <w:rPr>
          <w:rFonts w:hint="eastAsia"/>
          <w:kern w:val="0"/>
          <w:sz w:val="24"/>
        </w:rPr>
        <w:t>7</w:t>
      </w:r>
      <w:r>
        <w:rPr>
          <w:kern w:val="0"/>
          <w:sz w:val="24"/>
        </w:rPr>
        <w:t xml:space="preserve"> MPa</w:t>
      </w:r>
    </w:p>
    <w:p w14:paraId="02603D73">
      <w:pPr>
        <w:kinsoku w:val="0"/>
        <w:autoSpaceDE w:val="0"/>
        <w:autoSpaceDN w:val="0"/>
        <w:adjustRightInd w:val="0"/>
        <w:ind w:left="1018"/>
        <w:rPr>
          <w:kern w:val="0"/>
          <w:sz w:val="24"/>
          <w:u w:val="single"/>
        </w:rPr>
      </w:pPr>
    </w:p>
    <w:p w14:paraId="42EDB474">
      <w:pPr>
        <w:kinsoku w:val="0"/>
        <w:autoSpaceDE w:val="0"/>
        <w:autoSpaceDN w:val="0"/>
        <w:adjustRightInd w:val="0"/>
        <w:ind w:left="1018"/>
        <w:rPr>
          <w:kern w:val="0"/>
          <w:sz w:val="24"/>
        </w:rPr>
      </w:pPr>
      <w:r>
        <w:rPr>
          <w:kern w:val="0"/>
          <w:sz w:val="24"/>
          <w:u w:val="single"/>
        </w:rPr>
        <w:t xml:space="preserve">Clean </w:t>
      </w:r>
      <w:r>
        <w:rPr>
          <w:b/>
          <w:kern w:val="0"/>
          <w:sz w:val="24"/>
          <w:u w:val="single"/>
        </w:rPr>
        <w:t>Drain Tank</w:t>
      </w:r>
      <w:r>
        <w:rPr>
          <w:kern w:val="0"/>
          <w:sz w:val="24"/>
          <w:u w:val="single"/>
        </w:rPr>
        <w:t xml:space="preserve"> pump</w:t>
      </w:r>
    </w:p>
    <w:p w14:paraId="3330EF92">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3E4DF7C5">
      <w:pPr>
        <w:tabs>
          <w:tab w:val="left" w:pos="3700"/>
        </w:tabs>
        <w:kinsoku w:val="0"/>
        <w:autoSpaceDE w:val="0"/>
        <w:autoSpaceDN w:val="0"/>
        <w:adjustRightInd w:val="0"/>
        <w:ind w:left="1018"/>
        <w:rPr>
          <w:kern w:val="0"/>
          <w:sz w:val="24"/>
        </w:rPr>
      </w:pPr>
      <w:r>
        <w:rPr>
          <w:kern w:val="0"/>
          <w:position w:val="-1"/>
          <w:sz w:val="24"/>
        </w:rPr>
        <w:t>Type</w:t>
      </w:r>
      <w:r>
        <w:rPr>
          <w:kern w:val="0"/>
          <w:position w:val="-1"/>
          <w:sz w:val="24"/>
        </w:rPr>
        <w:tab/>
      </w:r>
      <w:r>
        <w:rPr>
          <w:kern w:val="0"/>
          <w:position w:val="-1"/>
          <w:sz w:val="24"/>
        </w:rPr>
        <w:t xml:space="preserve">: M.D. centrifugal with self-priming </w:t>
      </w:r>
    </w:p>
    <w:p w14:paraId="79EDA610">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xml:space="preserve">: abt. </w:t>
      </w:r>
      <w:r>
        <w:rPr>
          <w:rFonts w:hint="eastAsia"/>
          <w:kern w:val="0"/>
          <w:sz w:val="24"/>
        </w:rPr>
        <w:t>4</w:t>
      </w:r>
      <w:r>
        <w:rPr>
          <w:kern w:val="0"/>
          <w:sz w:val="24"/>
        </w:rPr>
        <w:t xml:space="preserve"> m</w:t>
      </w:r>
      <w:r>
        <w:rPr>
          <w:kern w:val="0"/>
          <w:sz w:val="24"/>
          <w:vertAlign w:val="superscript"/>
        </w:rPr>
        <w:t>3</w:t>
      </w:r>
      <w:r>
        <w:rPr>
          <w:kern w:val="0"/>
          <w:sz w:val="24"/>
        </w:rPr>
        <w:t>/h</w:t>
      </w:r>
    </w:p>
    <w:p w14:paraId="3A154D87">
      <w:pPr>
        <w:tabs>
          <w:tab w:val="left" w:pos="3700"/>
        </w:tabs>
        <w:kinsoku w:val="0"/>
        <w:autoSpaceDE w:val="0"/>
        <w:autoSpaceDN w:val="0"/>
        <w:adjustRightInd w:val="0"/>
        <w:ind w:left="1018"/>
        <w:rPr>
          <w:kern w:val="0"/>
          <w:sz w:val="24"/>
        </w:rPr>
      </w:pPr>
      <w:r>
        <w:rPr>
          <w:kern w:val="0"/>
          <w:sz w:val="24"/>
        </w:rPr>
        <w:t>Total head</w:t>
      </w:r>
      <w:r>
        <w:rPr>
          <w:kern w:val="0"/>
          <w:sz w:val="24"/>
        </w:rPr>
        <w:tab/>
      </w:r>
      <w:r>
        <w:rPr>
          <w:kern w:val="0"/>
          <w:sz w:val="24"/>
        </w:rPr>
        <w:t>: 0.25 MPa</w:t>
      </w:r>
    </w:p>
    <w:p w14:paraId="1B8A2D51">
      <w:pPr>
        <w:kinsoku w:val="0"/>
        <w:autoSpaceDE w:val="0"/>
        <w:autoSpaceDN w:val="0"/>
        <w:adjustRightInd w:val="0"/>
        <w:ind w:left="1018"/>
        <w:rPr>
          <w:kern w:val="0"/>
          <w:sz w:val="24"/>
        </w:rPr>
      </w:pPr>
    </w:p>
    <w:p w14:paraId="68DC95CF">
      <w:pPr>
        <w:pStyle w:val="4"/>
      </w:pPr>
      <w:bookmarkStart w:id="355" w:name="_Toc50572595"/>
      <w:r>
        <w:rPr>
          <w:rFonts w:hint="eastAsia"/>
        </w:rPr>
        <w:t>6.2.12</w:t>
      </w:r>
      <w:r>
        <w:tab/>
      </w:r>
      <w:r>
        <w:t>FRESH WATER GENERATOR</w:t>
      </w:r>
      <w:bookmarkEnd w:id="355"/>
    </w:p>
    <w:p w14:paraId="5FA988BE">
      <w:pPr>
        <w:kinsoku w:val="0"/>
        <w:autoSpaceDE w:val="0"/>
        <w:autoSpaceDN w:val="0"/>
        <w:adjustRightInd w:val="0"/>
        <w:ind w:left="1018"/>
        <w:rPr>
          <w:kern w:val="0"/>
          <w:sz w:val="24"/>
        </w:rPr>
      </w:pPr>
      <w:r>
        <w:rPr>
          <w:kern w:val="0"/>
          <w:sz w:val="24"/>
          <w:u w:val="single"/>
        </w:rPr>
        <w:t>F.W generator</w:t>
      </w:r>
    </w:p>
    <w:p w14:paraId="06B8AD19">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00F4E875">
      <w:pPr>
        <w:tabs>
          <w:tab w:val="left" w:pos="3700"/>
        </w:tabs>
        <w:kinsoku w:val="0"/>
        <w:autoSpaceDE w:val="0"/>
        <w:autoSpaceDN w:val="0"/>
        <w:adjustRightInd w:val="0"/>
        <w:spacing w:line="270" w:lineRule="exact"/>
        <w:ind w:left="1018"/>
        <w:rPr>
          <w:kern w:val="0"/>
          <w:sz w:val="24"/>
        </w:rPr>
      </w:pPr>
      <w:r>
        <w:rPr>
          <w:kern w:val="0"/>
          <w:sz w:val="24"/>
        </w:rPr>
        <w:t>Type</w:t>
      </w:r>
      <w:r>
        <w:rPr>
          <w:kern w:val="0"/>
          <w:sz w:val="24"/>
        </w:rPr>
        <w:tab/>
      </w:r>
      <w:r>
        <w:rPr>
          <w:kern w:val="0"/>
          <w:sz w:val="24"/>
        </w:rPr>
        <w:t>: Plate types, vacuum distilling</w:t>
      </w:r>
    </w:p>
    <w:p w14:paraId="56CA23DA">
      <w:pPr>
        <w:tabs>
          <w:tab w:val="left" w:pos="3700"/>
        </w:tabs>
        <w:kinsoku w:val="0"/>
        <w:autoSpaceDE w:val="0"/>
        <w:autoSpaceDN w:val="0"/>
        <w:adjustRightInd w:val="0"/>
        <w:ind w:left="1018" w:firstLine="16"/>
        <w:rPr>
          <w:kern w:val="0"/>
          <w:sz w:val="24"/>
        </w:rPr>
      </w:pPr>
      <w:r>
        <w:rPr>
          <w:kern w:val="0"/>
          <w:sz w:val="24"/>
        </w:rPr>
        <w:t>Capacity</w:t>
      </w:r>
      <w:r>
        <w:rPr>
          <w:kern w:val="0"/>
          <w:sz w:val="24"/>
        </w:rPr>
        <w:tab/>
      </w:r>
      <w:r>
        <w:rPr>
          <w:kern w:val="0"/>
          <w:sz w:val="24"/>
        </w:rPr>
        <w:t>: abt. 20 t/d (at CSR of M/E under ISO reference condition) Heating medium</w:t>
      </w:r>
      <w:r>
        <w:rPr>
          <w:kern w:val="0"/>
          <w:sz w:val="24"/>
        </w:rPr>
        <w:tab/>
      </w:r>
      <w:r>
        <w:rPr>
          <w:kern w:val="0"/>
          <w:sz w:val="24"/>
        </w:rPr>
        <w:t>: M/E jacket cooling fresh water</w:t>
      </w:r>
    </w:p>
    <w:p w14:paraId="583CEFD4">
      <w:pPr>
        <w:pStyle w:val="4"/>
      </w:pPr>
      <w:bookmarkStart w:id="356" w:name="_Toc50572596"/>
      <w:r>
        <w:rPr>
          <w:rFonts w:hint="eastAsia"/>
        </w:rPr>
        <w:t>6.2.13</w:t>
      </w:r>
      <w:r>
        <w:tab/>
      </w:r>
      <w:r>
        <w:t>FRESH WATER SERVICE SYSTEM</w:t>
      </w:r>
      <w:bookmarkEnd w:id="356"/>
    </w:p>
    <w:p w14:paraId="09CB4E8D">
      <w:pPr>
        <w:kinsoku w:val="0"/>
        <w:autoSpaceDE w:val="0"/>
        <w:autoSpaceDN w:val="0"/>
        <w:adjustRightInd w:val="0"/>
        <w:ind w:left="1018"/>
        <w:rPr>
          <w:kern w:val="0"/>
          <w:sz w:val="24"/>
        </w:rPr>
      </w:pPr>
      <w:r>
        <w:rPr>
          <w:kern w:val="0"/>
          <w:sz w:val="24"/>
          <w:u w:val="single"/>
        </w:rPr>
        <w:t>Fresh water pump</w:t>
      </w:r>
    </w:p>
    <w:p w14:paraId="2D68C61D">
      <w:pPr>
        <w:tabs>
          <w:tab w:val="left" w:pos="3700"/>
        </w:tabs>
        <w:kinsoku w:val="0"/>
        <w:autoSpaceDE w:val="0"/>
        <w:autoSpaceDN w:val="0"/>
        <w:adjustRightInd w:val="0"/>
        <w:spacing w:line="270" w:lineRule="exact"/>
        <w:ind w:left="1018"/>
        <w:rPr>
          <w:kern w:val="0"/>
          <w:sz w:val="24"/>
        </w:rPr>
      </w:pPr>
      <w:r>
        <w:rPr>
          <w:kern w:val="0"/>
          <w:sz w:val="24"/>
        </w:rPr>
        <w:t>No. of set</w:t>
      </w:r>
      <w:r>
        <w:rPr>
          <w:kern w:val="0"/>
          <w:sz w:val="24"/>
        </w:rPr>
        <w:tab/>
      </w:r>
      <w:r>
        <w:rPr>
          <w:kern w:val="0"/>
          <w:sz w:val="24"/>
        </w:rPr>
        <w:t>: Two (2)</w:t>
      </w:r>
    </w:p>
    <w:p w14:paraId="168DE47F">
      <w:pPr>
        <w:tabs>
          <w:tab w:val="left" w:pos="3700"/>
        </w:tabs>
        <w:kinsoku w:val="0"/>
        <w:autoSpaceDE w:val="0"/>
        <w:autoSpaceDN w:val="0"/>
        <w:adjustRightInd w:val="0"/>
        <w:spacing w:line="270" w:lineRule="exact"/>
        <w:ind w:left="1018"/>
        <w:rPr>
          <w:kern w:val="0"/>
          <w:sz w:val="24"/>
        </w:rPr>
      </w:pPr>
      <w:r>
        <w:rPr>
          <w:kern w:val="0"/>
          <w:position w:val="-1"/>
          <w:sz w:val="24"/>
        </w:rPr>
        <w:t>Type</w:t>
      </w:r>
      <w:r>
        <w:rPr>
          <w:kern w:val="0"/>
          <w:position w:val="-1"/>
          <w:sz w:val="24"/>
        </w:rPr>
        <w:tab/>
      </w:r>
      <w:r>
        <w:rPr>
          <w:kern w:val="0"/>
          <w:position w:val="-1"/>
          <w:sz w:val="24"/>
        </w:rPr>
        <w:t>: M.D. centrifugal</w:t>
      </w:r>
    </w:p>
    <w:p w14:paraId="1FB24221">
      <w:pPr>
        <w:tabs>
          <w:tab w:val="left" w:pos="3700"/>
        </w:tabs>
        <w:kinsoku w:val="0"/>
        <w:autoSpaceDE w:val="0"/>
        <w:autoSpaceDN w:val="0"/>
        <w:adjustRightInd w:val="0"/>
        <w:spacing w:line="280" w:lineRule="exact"/>
        <w:ind w:left="1018"/>
        <w:rPr>
          <w:kern w:val="0"/>
          <w:sz w:val="24"/>
        </w:rPr>
      </w:pPr>
      <w:r>
        <w:rPr>
          <w:kern w:val="0"/>
          <w:sz w:val="24"/>
        </w:rPr>
        <w:t>Capacity</w:t>
      </w:r>
      <w:r>
        <w:rPr>
          <w:kern w:val="0"/>
          <w:sz w:val="24"/>
        </w:rPr>
        <w:tab/>
      </w:r>
      <w:r>
        <w:rPr>
          <w:kern w:val="0"/>
          <w:sz w:val="24"/>
        </w:rPr>
        <w:t>: 10 m</w:t>
      </w:r>
      <w:r>
        <w:rPr>
          <w:kern w:val="0"/>
          <w:sz w:val="24"/>
          <w:vertAlign w:val="superscript"/>
        </w:rPr>
        <w:t>3</w:t>
      </w:r>
      <w:r>
        <w:rPr>
          <w:kern w:val="0"/>
          <w:sz w:val="24"/>
        </w:rPr>
        <w:t>/h</w:t>
      </w:r>
    </w:p>
    <w:p w14:paraId="41392D43">
      <w:pPr>
        <w:tabs>
          <w:tab w:val="left" w:pos="3700"/>
        </w:tabs>
        <w:kinsoku w:val="0"/>
        <w:autoSpaceDE w:val="0"/>
        <w:autoSpaceDN w:val="0"/>
        <w:adjustRightInd w:val="0"/>
        <w:ind w:left="1018"/>
        <w:rPr>
          <w:kern w:val="0"/>
          <w:sz w:val="24"/>
        </w:rPr>
      </w:pPr>
      <w:r>
        <w:rPr>
          <w:kern w:val="0"/>
          <w:sz w:val="24"/>
        </w:rPr>
        <w:t>Total head</w:t>
      </w:r>
      <w:r>
        <w:rPr>
          <w:kern w:val="0"/>
          <w:sz w:val="24"/>
        </w:rPr>
        <w:tab/>
      </w:r>
      <w:r>
        <w:rPr>
          <w:kern w:val="0"/>
          <w:sz w:val="24"/>
        </w:rPr>
        <w:t>: 0.6 MPa</w:t>
      </w:r>
    </w:p>
    <w:p w14:paraId="6FB4881A">
      <w:pPr>
        <w:kinsoku w:val="0"/>
        <w:autoSpaceDE w:val="0"/>
        <w:autoSpaceDN w:val="0"/>
        <w:adjustRightInd w:val="0"/>
        <w:spacing w:before="15" w:line="260" w:lineRule="exact"/>
        <w:rPr>
          <w:kern w:val="0"/>
          <w:sz w:val="26"/>
          <w:szCs w:val="26"/>
        </w:rPr>
      </w:pPr>
    </w:p>
    <w:p w14:paraId="7C568815">
      <w:pPr>
        <w:kinsoku w:val="0"/>
        <w:autoSpaceDE w:val="0"/>
        <w:autoSpaceDN w:val="0"/>
        <w:adjustRightInd w:val="0"/>
        <w:ind w:left="1018"/>
        <w:rPr>
          <w:kern w:val="0"/>
          <w:sz w:val="24"/>
        </w:rPr>
      </w:pPr>
      <w:r>
        <w:rPr>
          <w:kern w:val="0"/>
          <w:sz w:val="24"/>
          <w:u w:val="single"/>
        </w:rPr>
        <w:t>Hot water circulating pump</w:t>
      </w:r>
    </w:p>
    <w:p w14:paraId="4B9A2D73">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37705345">
      <w:pPr>
        <w:tabs>
          <w:tab w:val="left" w:pos="3700"/>
        </w:tabs>
        <w:kinsoku w:val="0"/>
        <w:autoSpaceDE w:val="0"/>
        <w:autoSpaceDN w:val="0"/>
        <w:adjustRightInd w:val="0"/>
        <w:spacing w:line="270" w:lineRule="exact"/>
        <w:ind w:left="1018"/>
        <w:rPr>
          <w:kern w:val="0"/>
          <w:sz w:val="24"/>
        </w:rPr>
      </w:pPr>
      <w:r>
        <w:rPr>
          <w:kern w:val="0"/>
          <w:position w:val="-1"/>
          <w:sz w:val="24"/>
        </w:rPr>
        <w:t>Type</w:t>
      </w:r>
      <w:r>
        <w:rPr>
          <w:kern w:val="0"/>
          <w:position w:val="-1"/>
          <w:sz w:val="24"/>
        </w:rPr>
        <w:tab/>
      </w:r>
      <w:r>
        <w:rPr>
          <w:kern w:val="0"/>
          <w:position w:val="-1"/>
          <w:sz w:val="24"/>
        </w:rPr>
        <w:t>: M.D centrifugal</w:t>
      </w:r>
    </w:p>
    <w:p w14:paraId="194559E8">
      <w:pPr>
        <w:tabs>
          <w:tab w:val="left" w:pos="3700"/>
        </w:tabs>
        <w:kinsoku w:val="0"/>
        <w:autoSpaceDE w:val="0"/>
        <w:autoSpaceDN w:val="0"/>
        <w:adjustRightInd w:val="0"/>
        <w:spacing w:line="280" w:lineRule="exact"/>
        <w:ind w:left="1018"/>
        <w:rPr>
          <w:kern w:val="0"/>
          <w:sz w:val="24"/>
        </w:rPr>
      </w:pPr>
      <w:r>
        <w:rPr>
          <w:kern w:val="0"/>
          <w:sz w:val="24"/>
        </w:rPr>
        <w:t>Capacity</w:t>
      </w:r>
      <w:r>
        <w:rPr>
          <w:kern w:val="0"/>
          <w:sz w:val="24"/>
        </w:rPr>
        <w:tab/>
      </w:r>
      <w:r>
        <w:rPr>
          <w:kern w:val="0"/>
          <w:sz w:val="24"/>
        </w:rPr>
        <w:t>: 2m</w:t>
      </w:r>
      <w:r>
        <w:rPr>
          <w:kern w:val="0"/>
          <w:sz w:val="24"/>
          <w:vertAlign w:val="superscript"/>
        </w:rPr>
        <w:t>3</w:t>
      </w:r>
      <w:r>
        <w:rPr>
          <w:kern w:val="0"/>
          <w:sz w:val="24"/>
        </w:rPr>
        <w:t>/h</w:t>
      </w:r>
    </w:p>
    <w:p w14:paraId="26384AA6">
      <w:pPr>
        <w:kinsoku w:val="0"/>
        <w:autoSpaceDE w:val="0"/>
        <w:autoSpaceDN w:val="0"/>
        <w:adjustRightInd w:val="0"/>
        <w:spacing w:before="15" w:line="260" w:lineRule="exact"/>
        <w:rPr>
          <w:kern w:val="0"/>
          <w:sz w:val="26"/>
          <w:szCs w:val="26"/>
        </w:rPr>
      </w:pPr>
      <w:r>
        <w:rPr>
          <w:kern w:val="0"/>
          <w:sz w:val="24"/>
        </w:rPr>
        <w:t>Total head</w:t>
      </w:r>
      <w:r>
        <w:rPr>
          <w:kern w:val="0"/>
          <w:sz w:val="24"/>
        </w:rPr>
        <w:tab/>
      </w:r>
      <w:r>
        <w:rPr>
          <w:kern w:val="0"/>
          <w:sz w:val="24"/>
        </w:rPr>
        <w:t>: 0.15 MPa</w:t>
      </w:r>
    </w:p>
    <w:p w14:paraId="718C2CA7">
      <w:pPr>
        <w:kinsoku w:val="0"/>
        <w:autoSpaceDE w:val="0"/>
        <w:autoSpaceDN w:val="0"/>
        <w:adjustRightInd w:val="0"/>
        <w:ind w:left="1018"/>
        <w:rPr>
          <w:kern w:val="0"/>
          <w:sz w:val="24"/>
        </w:rPr>
      </w:pPr>
      <w:r>
        <w:rPr>
          <w:kern w:val="0"/>
          <w:sz w:val="24"/>
          <w:u w:val="single"/>
        </w:rPr>
        <w:t>Fresh water hydrophore tank</w:t>
      </w:r>
    </w:p>
    <w:p w14:paraId="478B10B8">
      <w:pPr>
        <w:tabs>
          <w:tab w:val="left" w:pos="3700"/>
        </w:tabs>
        <w:kinsoku w:val="0"/>
        <w:autoSpaceDE w:val="0"/>
        <w:autoSpaceDN w:val="0"/>
        <w:adjustRightInd w:val="0"/>
        <w:spacing w:line="239" w:lineRule="auto"/>
        <w:ind w:left="1017" w:firstLine="1"/>
        <w:jc w:val="left"/>
        <w:rPr>
          <w:kern w:val="0"/>
          <w:sz w:val="24"/>
        </w:rPr>
      </w:pPr>
      <w:r>
        <w:rPr>
          <w:kern w:val="0"/>
          <w:sz w:val="24"/>
        </w:rPr>
        <w:t>No. of set</w:t>
      </w:r>
      <w:r>
        <w:rPr>
          <w:kern w:val="0"/>
          <w:sz w:val="24"/>
        </w:rPr>
        <w:tab/>
      </w:r>
      <w:r>
        <w:rPr>
          <w:kern w:val="0"/>
          <w:sz w:val="24"/>
        </w:rPr>
        <w:t xml:space="preserve">: One (1) </w:t>
      </w:r>
    </w:p>
    <w:p w14:paraId="06F47DBE">
      <w:pPr>
        <w:tabs>
          <w:tab w:val="left" w:pos="3700"/>
        </w:tabs>
        <w:kinsoku w:val="0"/>
        <w:autoSpaceDE w:val="0"/>
        <w:autoSpaceDN w:val="0"/>
        <w:adjustRightInd w:val="0"/>
        <w:spacing w:line="239" w:lineRule="auto"/>
        <w:ind w:left="1017" w:firstLine="1"/>
        <w:jc w:val="left"/>
        <w:rPr>
          <w:kern w:val="0"/>
          <w:sz w:val="24"/>
        </w:rPr>
      </w:pPr>
      <w:r>
        <w:rPr>
          <w:kern w:val="0"/>
          <w:sz w:val="24"/>
        </w:rPr>
        <w:t>Capacity</w:t>
      </w:r>
      <w:r>
        <w:rPr>
          <w:kern w:val="0"/>
          <w:sz w:val="24"/>
        </w:rPr>
        <w:tab/>
      </w:r>
      <w:r>
        <w:rPr>
          <w:kern w:val="0"/>
          <w:sz w:val="24"/>
        </w:rPr>
        <w:t xml:space="preserve">: </w:t>
      </w:r>
      <w:r>
        <w:rPr>
          <w:rFonts w:hint="eastAsia"/>
          <w:kern w:val="0"/>
          <w:sz w:val="24"/>
        </w:rPr>
        <w:t>10</w:t>
      </w:r>
      <w:r>
        <w:rPr>
          <w:kern w:val="0"/>
          <w:sz w:val="24"/>
        </w:rPr>
        <w:t>00 l</w:t>
      </w:r>
    </w:p>
    <w:p w14:paraId="51FC7A3B">
      <w:pPr>
        <w:tabs>
          <w:tab w:val="left" w:pos="3700"/>
        </w:tabs>
        <w:kinsoku w:val="0"/>
        <w:autoSpaceDE w:val="0"/>
        <w:autoSpaceDN w:val="0"/>
        <w:adjustRightInd w:val="0"/>
        <w:spacing w:line="239" w:lineRule="auto"/>
        <w:ind w:left="1017" w:firstLine="1"/>
        <w:jc w:val="left"/>
        <w:rPr>
          <w:kern w:val="0"/>
          <w:sz w:val="24"/>
        </w:rPr>
      </w:pPr>
      <w:r>
        <w:rPr>
          <w:kern w:val="0"/>
          <w:sz w:val="24"/>
        </w:rPr>
        <w:t>Pressure</w:t>
      </w:r>
      <w:r>
        <w:rPr>
          <w:kern w:val="0"/>
          <w:sz w:val="24"/>
        </w:rPr>
        <w:tab/>
      </w:r>
      <w:r>
        <w:rPr>
          <w:kern w:val="0"/>
          <w:sz w:val="24"/>
        </w:rPr>
        <w:t>: 0.6 MPa</w:t>
      </w:r>
    </w:p>
    <w:p w14:paraId="11FA2345">
      <w:pPr>
        <w:tabs>
          <w:tab w:val="left" w:pos="3700"/>
        </w:tabs>
        <w:kinsoku w:val="0"/>
        <w:autoSpaceDE w:val="0"/>
        <w:autoSpaceDN w:val="0"/>
        <w:adjustRightInd w:val="0"/>
        <w:spacing w:line="239" w:lineRule="auto"/>
        <w:ind w:left="1017" w:firstLine="1"/>
        <w:jc w:val="left"/>
        <w:rPr>
          <w:kern w:val="0"/>
          <w:sz w:val="24"/>
        </w:rPr>
      </w:pPr>
      <w:r>
        <w:rPr>
          <w:kern w:val="0"/>
          <w:sz w:val="24"/>
        </w:rPr>
        <w:t>Material</w:t>
      </w:r>
      <w:r>
        <w:rPr>
          <w:kern w:val="0"/>
          <w:sz w:val="24"/>
        </w:rPr>
        <w:tab/>
      </w:r>
      <w:r>
        <w:rPr>
          <w:kern w:val="0"/>
          <w:sz w:val="24"/>
        </w:rPr>
        <w:t xml:space="preserve">: Mild steel </w:t>
      </w:r>
    </w:p>
    <w:p w14:paraId="5EF35F16">
      <w:pPr>
        <w:kinsoku w:val="0"/>
        <w:autoSpaceDE w:val="0"/>
        <w:autoSpaceDN w:val="0"/>
        <w:adjustRightInd w:val="0"/>
        <w:spacing w:before="16" w:line="260" w:lineRule="exact"/>
        <w:rPr>
          <w:kern w:val="0"/>
          <w:sz w:val="26"/>
          <w:szCs w:val="26"/>
        </w:rPr>
      </w:pPr>
    </w:p>
    <w:p w14:paraId="12A6D065">
      <w:pPr>
        <w:kinsoku w:val="0"/>
        <w:autoSpaceDE w:val="0"/>
        <w:autoSpaceDN w:val="0"/>
        <w:adjustRightInd w:val="0"/>
        <w:ind w:left="1018"/>
        <w:rPr>
          <w:kern w:val="0"/>
          <w:sz w:val="24"/>
        </w:rPr>
      </w:pPr>
      <w:r>
        <w:rPr>
          <w:kern w:val="0"/>
          <w:sz w:val="24"/>
          <w:u w:val="single"/>
        </w:rPr>
        <w:t>Calorifier</w:t>
      </w:r>
    </w:p>
    <w:p w14:paraId="17775E8E">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31DD1606">
      <w:pPr>
        <w:tabs>
          <w:tab w:val="left" w:pos="3700"/>
        </w:tabs>
        <w:kinsoku w:val="0"/>
        <w:autoSpaceDE w:val="0"/>
        <w:autoSpaceDN w:val="0"/>
        <w:adjustRightInd w:val="0"/>
        <w:spacing w:before="5" w:line="274" w:lineRule="exact"/>
        <w:ind w:left="3828" w:hanging="2812"/>
        <w:rPr>
          <w:kern w:val="0"/>
          <w:sz w:val="24"/>
        </w:rPr>
      </w:pPr>
      <w:r>
        <w:rPr>
          <w:kern w:val="0"/>
          <w:sz w:val="24"/>
        </w:rPr>
        <w:t>Type</w:t>
      </w:r>
      <w:r>
        <w:rPr>
          <w:kern w:val="0"/>
          <w:sz w:val="24"/>
        </w:rPr>
        <w:tab/>
      </w:r>
      <w:r>
        <w:rPr>
          <w:kern w:val="0"/>
          <w:sz w:val="24"/>
        </w:rPr>
        <w:t>:</w:t>
      </w:r>
      <w:r>
        <w:rPr>
          <w:kern w:val="0"/>
          <w:sz w:val="24"/>
        </w:rPr>
        <w:tab/>
      </w:r>
      <w:r>
        <w:rPr>
          <w:kern w:val="0"/>
          <w:sz w:val="24"/>
        </w:rPr>
        <w:t xml:space="preserve">shell &amp; tube. using steam &amp; electric heating (electric heating capacity abt. </w:t>
      </w:r>
      <w:r>
        <w:rPr>
          <w:rFonts w:hint="eastAsia"/>
          <w:kern w:val="0"/>
          <w:sz w:val="24"/>
        </w:rPr>
        <w:t>18</w:t>
      </w:r>
      <w:r>
        <w:rPr>
          <w:kern w:val="0"/>
          <w:sz w:val="24"/>
        </w:rPr>
        <w:t xml:space="preserve"> kW)</w:t>
      </w:r>
    </w:p>
    <w:p w14:paraId="7F464022">
      <w:pPr>
        <w:tabs>
          <w:tab w:val="left" w:pos="3700"/>
        </w:tabs>
        <w:kinsoku w:val="0"/>
        <w:autoSpaceDE w:val="0"/>
        <w:autoSpaceDN w:val="0"/>
        <w:adjustRightInd w:val="0"/>
        <w:spacing w:line="270" w:lineRule="exact"/>
        <w:ind w:left="1018"/>
        <w:rPr>
          <w:kern w:val="0"/>
          <w:szCs w:val="21"/>
        </w:rPr>
      </w:pPr>
      <w:r>
        <w:rPr>
          <w:kern w:val="0"/>
          <w:sz w:val="24"/>
        </w:rPr>
        <w:t>Temperature in/out</w:t>
      </w:r>
      <w:r>
        <w:rPr>
          <w:kern w:val="0"/>
          <w:sz w:val="24"/>
        </w:rPr>
        <w:tab/>
      </w:r>
      <w:r>
        <w:rPr>
          <w:kern w:val="0"/>
          <w:sz w:val="24"/>
        </w:rPr>
        <w:t>: 10-70</w:t>
      </w:r>
      <w:r>
        <w:rPr>
          <w:rFonts w:ascii="Symbol" w:hAnsi="Symbol" w:cs="Symbol"/>
          <w:kern w:val="0"/>
          <w:szCs w:val="21"/>
        </w:rPr>
        <w:t></w:t>
      </w:r>
      <w:r>
        <w:rPr>
          <w:kern w:val="0"/>
          <w:szCs w:val="21"/>
        </w:rPr>
        <w:t>C</w:t>
      </w:r>
    </w:p>
    <w:p w14:paraId="15068770">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500 l</w:t>
      </w:r>
    </w:p>
    <w:p w14:paraId="641A7044">
      <w:pPr>
        <w:tabs>
          <w:tab w:val="left" w:pos="3700"/>
        </w:tabs>
        <w:kinsoku w:val="0"/>
        <w:autoSpaceDE w:val="0"/>
        <w:autoSpaceDN w:val="0"/>
        <w:adjustRightInd w:val="0"/>
        <w:spacing w:line="239" w:lineRule="auto"/>
        <w:ind w:left="1017" w:firstLine="1"/>
        <w:jc w:val="left"/>
        <w:rPr>
          <w:kern w:val="0"/>
          <w:sz w:val="24"/>
        </w:rPr>
      </w:pPr>
      <w:r>
        <w:rPr>
          <w:kern w:val="0"/>
          <w:sz w:val="24"/>
        </w:rPr>
        <w:t>Material</w:t>
      </w:r>
      <w:r>
        <w:rPr>
          <w:kern w:val="0"/>
          <w:sz w:val="24"/>
        </w:rPr>
        <w:tab/>
      </w:r>
      <w:r>
        <w:rPr>
          <w:kern w:val="0"/>
          <w:sz w:val="24"/>
        </w:rPr>
        <w:t xml:space="preserve">: Mild steel </w:t>
      </w:r>
    </w:p>
    <w:p w14:paraId="16AE8F69">
      <w:pPr>
        <w:kinsoku w:val="0"/>
        <w:autoSpaceDE w:val="0"/>
        <w:autoSpaceDN w:val="0"/>
        <w:adjustRightInd w:val="0"/>
        <w:spacing w:before="16" w:line="260" w:lineRule="exact"/>
        <w:rPr>
          <w:kern w:val="0"/>
          <w:sz w:val="26"/>
          <w:szCs w:val="26"/>
        </w:rPr>
      </w:pPr>
    </w:p>
    <w:p w14:paraId="16025AC8">
      <w:pPr>
        <w:kinsoku w:val="0"/>
        <w:autoSpaceDE w:val="0"/>
        <w:autoSpaceDN w:val="0"/>
        <w:adjustRightInd w:val="0"/>
        <w:ind w:left="1018"/>
        <w:rPr>
          <w:kern w:val="0"/>
          <w:sz w:val="24"/>
        </w:rPr>
      </w:pPr>
      <w:r>
        <w:rPr>
          <w:kern w:val="0"/>
          <w:sz w:val="24"/>
          <w:u w:val="single"/>
        </w:rPr>
        <w:t>Sterilizer</w:t>
      </w:r>
    </w:p>
    <w:p w14:paraId="085EF19E">
      <w:pPr>
        <w:tabs>
          <w:tab w:val="left" w:pos="3700"/>
        </w:tabs>
        <w:kinsoku w:val="0"/>
        <w:autoSpaceDE w:val="0"/>
        <w:autoSpaceDN w:val="0"/>
        <w:adjustRightInd w:val="0"/>
        <w:spacing w:line="270" w:lineRule="exact"/>
        <w:ind w:left="1018"/>
        <w:rPr>
          <w:kern w:val="0"/>
          <w:sz w:val="24"/>
        </w:rPr>
      </w:pPr>
      <w:r>
        <w:rPr>
          <w:kern w:val="0"/>
          <w:sz w:val="24"/>
        </w:rPr>
        <w:t>No. of set</w:t>
      </w:r>
      <w:r>
        <w:rPr>
          <w:kern w:val="0"/>
          <w:sz w:val="24"/>
        </w:rPr>
        <w:tab/>
      </w:r>
      <w:r>
        <w:rPr>
          <w:kern w:val="0"/>
          <w:sz w:val="24"/>
        </w:rPr>
        <w:t>: One (1)</w:t>
      </w:r>
    </w:p>
    <w:p w14:paraId="0D8BA534">
      <w:pPr>
        <w:tabs>
          <w:tab w:val="left" w:pos="3700"/>
        </w:tabs>
        <w:kinsoku w:val="0"/>
        <w:autoSpaceDE w:val="0"/>
        <w:autoSpaceDN w:val="0"/>
        <w:adjustRightInd w:val="0"/>
        <w:ind w:left="1018"/>
        <w:rPr>
          <w:kern w:val="0"/>
          <w:sz w:val="24"/>
        </w:rPr>
      </w:pPr>
      <w:r>
        <w:rPr>
          <w:kern w:val="0"/>
          <w:sz w:val="24"/>
        </w:rPr>
        <w:t>Type</w:t>
      </w:r>
      <w:r>
        <w:rPr>
          <w:kern w:val="0"/>
          <w:sz w:val="24"/>
        </w:rPr>
        <w:tab/>
      </w:r>
      <w:r>
        <w:rPr>
          <w:kern w:val="0"/>
          <w:sz w:val="24"/>
        </w:rPr>
        <w:t>: Ultra violet ray</w:t>
      </w:r>
    </w:p>
    <w:p w14:paraId="79CE1409">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1,500 l/h</w:t>
      </w:r>
    </w:p>
    <w:p w14:paraId="09847DE4">
      <w:pPr>
        <w:tabs>
          <w:tab w:val="left" w:pos="4253"/>
        </w:tabs>
        <w:snapToGrid w:val="0"/>
        <w:ind w:left="565"/>
        <w:rPr>
          <w:rFonts w:ascii="Arial" w:hAnsi="Arial"/>
          <w:snapToGrid w:val="0"/>
        </w:rPr>
      </w:pPr>
    </w:p>
    <w:p w14:paraId="31220488">
      <w:pPr>
        <w:kinsoku w:val="0"/>
        <w:autoSpaceDE w:val="0"/>
        <w:autoSpaceDN w:val="0"/>
        <w:adjustRightInd w:val="0"/>
        <w:ind w:left="1018"/>
        <w:rPr>
          <w:kern w:val="0"/>
          <w:sz w:val="24"/>
          <w:u w:val="single"/>
        </w:rPr>
      </w:pPr>
      <w:bookmarkStart w:id="357" w:name="_Toc94602104"/>
      <w:bookmarkStart w:id="358" w:name="_Toc92000247"/>
      <w:bookmarkStart w:id="359" w:name="_Toc91993037"/>
      <w:bookmarkStart w:id="360" w:name="_Toc92083266"/>
      <w:r>
        <w:rPr>
          <w:kern w:val="0"/>
          <w:sz w:val="24"/>
          <w:u w:val="single"/>
        </w:rPr>
        <w:t>F.W. mineralizing unit</w:t>
      </w:r>
      <w:bookmarkEnd w:id="357"/>
      <w:bookmarkEnd w:id="358"/>
      <w:bookmarkEnd w:id="359"/>
      <w:bookmarkEnd w:id="360"/>
    </w:p>
    <w:p w14:paraId="1FC85277">
      <w:pPr>
        <w:tabs>
          <w:tab w:val="left" w:pos="3700"/>
        </w:tabs>
        <w:kinsoku w:val="0"/>
        <w:autoSpaceDE w:val="0"/>
        <w:autoSpaceDN w:val="0"/>
        <w:adjustRightInd w:val="0"/>
        <w:spacing w:line="270" w:lineRule="exact"/>
        <w:ind w:left="1018"/>
        <w:rPr>
          <w:kern w:val="0"/>
          <w:sz w:val="24"/>
        </w:rPr>
      </w:pPr>
      <w:r>
        <w:rPr>
          <w:kern w:val="0"/>
          <w:sz w:val="24"/>
        </w:rPr>
        <w:t>No. of set</w:t>
      </w:r>
      <w:r>
        <w:rPr>
          <w:kern w:val="0"/>
          <w:sz w:val="24"/>
        </w:rPr>
        <w:tab/>
      </w:r>
      <w:r>
        <w:rPr>
          <w:kern w:val="0"/>
          <w:sz w:val="24"/>
        </w:rPr>
        <w:t>: One (1)</w:t>
      </w:r>
    </w:p>
    <w:p w14:paraId="18D7BF7E">
      <w:pPr>
        <w:tabs>
          <w:tab w:val="left" w:pos="3700"/>
        </w:tabs>
        <w:kinsoku w:val="0"/>
        <w:autoSpaceDE w:val="0"/>
        <w:autoSpaceDN w:val="0"/>
        <w:adjustRightInd w:val="0"/>
        <w:ind w:left="1018"/>
        <w:rPr>
          <w:kern w:val="0"/>
          <w:sz w:val="24"/>
        </w:rPr>
      </w:pPr>
      <w:r>
        <w:rPr>
          <w:kern w:val="0"/>
          <w:sz w:val="24"/>
        </w:rPr>
        <w:t>Type</w:t>
      </w:r>
      <w:r>
        <w:rPr>
          <w:kern w:val="0"/>
          <w:sz w:val="24"/>
        </w:rPr>
        <w:tab/>
      </w:r>
      <w:r>
        <w:rPr>
          <w:kern w:val="0"/>
          <w:sz w:val="24"/>
        </w:rPr>
        <w:t>: Dolomite filter</w:t>
      </w:r>
    </w:p>
    <w:p w14:paraId="315C40B0">
      <w:pPr>
        <w:tabs>
          <w:tab w:val="left" w:pos="3700"/>
        </w:tabs>
        <w:kinsoku w:val="0"/>
        <w:autoSpaceDE w:val="0"/>
        <w:autoSpaceDN w:val="0"/>
        <w:adjustRightInd w:val="0"/>
        <w:spacing w:line="270" w:lineRule="exact"/>
        <w:ind w:left="1018"/>
        <w:rPr>
          <w:kern w:val="0"/>
          <w:sz w:val="24"/>
        </w:rPr>
      </w:pPr>
      <w:r>
        <w:rPr>
          <w:kern w:val="0"/>
          <w:sz w:val="24"/>
        </w:rPr>
        <w:t>Capacity</w:t>
      </w:r>
      <w:r>
        <w:rPr>
          <w:kern w:val="0"/>
          <w:sz w:val="24"/>
        </w:rPr>
        <w:tab/>
      </w:r>
      <w:r>
        <w:rPr>
          <w:kern w:val="0"/>
          <w:sz w:val="24"/>
        </w:rPr>
        <w:t>: 1.5 m</w:t>
      </w:r>
      <w:r>
        <w:rPr>
          <w:kern w:val="0"/>
          <w:sz w:val="24"/>
          <w:vertAlign w:val="superscript"/>
        </w:rPr>
        <w:t>3</w:t>
      </w:r>
      <w:r>
        <w:rPr>
          <w:kern w:val="0"/>
          <w:sz w:val="24"/>
        </w:rPr>
        <w:t>/h</w:t>
      </w:r>
    </w:p>
    <w:p w14:paraId="674DE87C">
      <w:pPr>
        <w:tabs>
          <w:tab w:val="left" w:pos="3700"/>
        </w:tabs>
        <w:kinsoku w:val="0"/>
        <w:autoSpaceDE w:val="0"/>
        <w:autoSpaceDN w:val="0"/>
        <w:adjustRightInd w:val="0"/>
        <w:spacing w:line="270" w:lineRule="exact"/>
        <w:ind w:left="1018"/>
        <w:rPr>
          <w:kern w:val="0"/>
          <w:sz w:val="24"/>
        </w:rPr>
      </w:pPr>
    </w:p>
    <w:p w14:paraId="7DC4E910">
      <w:pPr>
        <w:pStyle w:val="4"/>
      </w:pPr>
      <w:bookmarkStart w:id="361" w:name="_Toc50572597"/>
      <w:r>
        <w:rPr>
          <w:rFonts w:hint="eastAsia"/>
        </w:rPr>
        <w:t>6.2.14</w:t>
      </w:r>
      <w:r>
        <w:tab/>
      </w:r>
      <w:r>
        <w:rPr>
          <w:rFonts w:hint="eastAsia"/>
        </w:rPr>
        <w:t>scrubber system</w:t>
      </w:r>
      <w:bookmarkEnd w:id="361"/>
    </w:p>
    <w:p w14:paraId="23FF233E">
      <w:pPr>
        <w:tabs>
          <w:tab w:val="left" w:pos="3700"/>
        </w:tabs>
        <w:kinsoku w:val="0"/>
        <w:autoSpaceDE w:val="0"/>
        <w:autoSpaceDN w:val="0"/>
        <w:adjustRightInd w:val="0"/>
        <w:spacing w:line="270" w:lineRule="exact"/>
        <w:ind w:left="1018"/>
        <w:rPr>
          <w:kern w:val="0"/>
          <w:sz w:val="24"/>
        </w:rPr>
      </w:pPr>
      <w:r>
        <w:rPr>
          <w:rFonts w:hint="eastAsia"/>
          <w:kern w:val="0"/>
          <w:sz w:val="24"/>
        </w:rPr>
        <w:t>Scrubber</w:t>
      </w:r>
    </w:p>
    <w:p w14:paraId="0C6F144B">
      <w:pPr>
        <w:tabs>
          <w:tab w:val="left" w:pos="3700"/>
        </w:tabs>
        <w:kinsoku w:val="0"/>
        <w:autoSpaceDE w:val="0"/>
        <w:autoSpaceDN w:val="0"/>
        <w:adjustRightInd w:val="0"/>
        <w:spacing w:line="270" w:lineRule="exact"/>
        <w:ind w:left="1018"/>
        <w:rPr>
          <w:kern w:val="0"/>
          <w:sz w:val="24"/>
        </w:rPr>
      </w:pPr>
      <w:r>
        <w:rPr>
          <w:rFonts w:hint="eastAsia"/>
          <w:kern w:val="0"/>
          <w:sz w:val="24"/>
        </w:rPr>
        <w:t>No. of set              : One (1)</w:t>
      </w:r>
    </w:p>
    <w:p w14:paraId="3FFE63E4">
      <w:pPr>
        <w:tabs>
          <w:tab w:val="left" w:pos="3700"/>
        </w:tabs>
        <w:kinsoku w:val="0"/>
        <w:autoSpaceDE w:val="0"/>
        <w:autoSpaceDN w:val="0"/>
        <w:adjustRightInd w:val="0"/>
        <w:spacing w:line="270" w:lineRule="exact"/>
        <w:ind w:left="1018"/>
        <w:rPr>
          <w:kern w:val="0"/>
          <w:sz w:val="24"/>
        </w:rPr>
      </w:pPr>
      <w:r>
        <w:rPr>
          <w:rFonts w:hint="eastAsia"/>
          <w:kern w:val="0"/>
          <w:sz w:val="24"/>
        </w:rPr>
        <w:t>Type                  : U-Type, Open loop</w:t>
      </w:r>
    </w:p>
    <w:p w14:paraId="512E5D6F">
      <w:pPr>
        <w:tabs>
          <w:tab w:val="left" w:pos="3700"/>
        </w:tabs>
        <w:kinsoku w:val="0"/>
        <w:autoSpaceDE w:val="0"/>
        <w:autoSpaceDN w:val="0"/>
        <w:adjustRightInd w:val="0"/>
        <w:spacing w:line="270" w:lineRule="exact"/>
        <w:ind w:left="1018"/>
        <w:rPr>
          <w:kern w:val="0"/>
          <w:sz w:val="24"/>
        </w:rPr>
      </w:pPr>
      <w:r>
        <w:rPr>
          <w:rFonts w:hint="eastAsia"/>
          <w:kern w:val="0"/>
          <w:sz w:val="24"/>
        </w:rPr>
        <w:t xml:space="preserve">Capacity               : 1x ME with 100%SMCR + 2 x AE </w:t>
      </w:r>
      <w:r>
        <w:rPr>
          <w:kern w:val="0"/>
          <w:sz w:val="24"/>
        </w:rPr>
        <w:t>with</w:t>
      </w:r>
      <w:r>
        <w:rPr>
          <w:rFonts w:hint="eastAsia"/>
          <w:kern w:val="0"/>
          <w:sz w:val="24"/>
        </w:rPr>
        <w:t xml:space="preserve"> each 85%MCR </w:t>
      </w:r>
    </w:p>
    <w:p w14:paraId="0A8B0734">
      <w:pPr>
        <w:tabs>
          <w:tab w:val="left" w:pos="3700"/>
        </w:tabs>
        <w:kinsoku w:val="0"/>
        <w:autoSpaceDE w:val="0"/>
        <w:autoSpaceDN w:val="0"/>
        <w:adjustRightInd w:val="0"/>
        <w:spacing w:line="270" w:lineRule="exact"/>
        <w:ind w:left="1018"/>
        <w:rPr>
          <w:kern w:val="0"/>
          <w:sz w:val="24"/>
        </w:rPr>
      </w:pPr>
      <w:r>
        <w:rPr>
          <w:rFonts w:hint="eastAsia"/>
          <w:kern w:val="0"/>
          <w:sz w:val="24"/>
        </w:rPr>
        <w:t xml:space="preserve">Maximum exhaust gas back </w:t>
      </w:r>
    </w:p>
    <w:p w14:paraId="2A8DC95C">
      <w:pPr>
        <w:tabs>
          <w:tab w:val="left" w:pos="3700"/>
        </w:tabs>
        <w:kinsoku w:val="0"/>
        <w:autoSpaceDE w:val="0"/>
        <w:autoSpaceDN w:val="0"/>
        <w:adjustRightInd w:val="0"/>
        <w:spacing w:line="270" w:lineRule="exact"/>
        <w:ind w:left="1018"/>
        <w:rPr>
          <w:kern w:val="0"/>
          <w:sz w:val="24"/>
        </w:rPr>
      </w:pPr>
      <w:r>
        <w:rPr>
          <w:rFonts w:hint="eastAsia"/>
          <w:kern w:val="0"/>
          <w:sz w:val="24"/>
        </w:rPr>
        <w:t>pressure along scrubber(mmWC)   :150</w:t>
      </w:r>
    </w:p>
    <w:p w14:paraId="5DAB2228">
      <w:pPr>
        <w:tabs>
          <w:tab w:val="left" w:pos="3700"/>
        </w:tabs>
        <w:kinsoku w:val="0"/>
        <w:autoSpaceDE w:val="0"/>
        <w:autoSpaceDN w:val="0"/>
        <w:adjustRightInd w:val="0"/>
        <w:spacing w:line="270" w:lineRule="exact"/>
        <w:ind w:left="1018"/>
        <w:rPr>
          <w:kern w:val="0"/>
          <w:sz w:val="24"/>
        </w:rPr>
      </w:pPr>
      <w:r>
        <w:rPr>
          <w:rFonts w:hint="eastAsia"/>
          <w:kern w:val="0"/>
          <w:sz w:val="24"/>
        </w:rPr>
        <w:t>Material               : According to the maker</w:t>
      </w:r>
      <w:r>
        <w:rPr>
          <w:kern w:val="0"/>
          <w:sz w:val="24"/>
        </w:rPr>
        <w:t>’</w:t>
      </w:r>
      <w:r>
        <w:rPr>
          <w:rFonts w:hint="eastAsia"/>
          <w:kern w:val="0"/>
          <w:sz w:val="24"/>
        </w:rPr>
        <w:t>s standard</w:t>
      </w:r>
    </w:p>
    <w:p w14:paraId="1DCBAF67">
      <w:pPr>
        <w:tabs>
          <w:tab w:val="left" w:pos="3700"/>
        </w:tabs>
        <w:kinsoku w:val="0"/>
        <w:autoSpaceDE w:val="0"/>
        <w:autoSpaceDN w:val="0"/>
        <w:adjustRightInd w:val="0"/>
        <w:spacing w:line="270" w:lineRule="exact"/>
        <w:ind w:left="1018"/>
        <w:rPr>
          <w:kern w:val="0"/>
          <w:sz w:val="24"/>
        </w:rPr>
      </w:pPr>
      <w:r>
        <w:rPr>
          <w:rFonts w:hint="eastAsia"/>
          <w:kern w:val="0"/>
          <w:sz w:val="24"/>
        </w:rPr>
        <w:t>Minimum alkalinity of sea water : 2200</w:t>
      </w:r>
      <w:r>
        <w:rPr>
          <w:kern w:val="0"/>
          <w:sz w:val="24"/>
        </w:rPr>
        <w:t>μmol/l</w:t>
      </w:r>
    </w:p>
    <w:p w14:paraId="5FC000E2">
      <w:pPr>
        <w:tabs>
          <w:tab w:val="left" w:pos="3700"/>
        </w:tabs>
        <w:kinsoku w:val="0"/>
        <w:autoSpaceDE w:val="0"/>
        <w:autoSpaceDN w:val="0"/>
        <w:adjustRightInd w:val="0"/>
        <w:spacing w:line="270" w:lineRule="exact"/>
        <w:ind w:left="1018"/>
        <w:rPr>
          <w:kern w:val="0"/>
          <w:sz w:val="24"/>
        </w:rPr>
      </w:pPr>
    </w:p>
    <w:p w14:paraId="0FF9320A">
      <w:pPr>
        <w:tabs>
          <w:tab w:val="left" w:pos="3700"/>
        </w:tabs>
        <w:kinsoku w:val="0"/>
        <w:autoSpaceDE w:val="0"/>
        <w:autoSpaceDN w:val="0"/>
        <w:adjustRightInd w:val="0"/>
        <w:spacing w:line="270" w:lineRule="exact"/>
        <w:ind w:left="1018"/>
        <w:rPr>
          <w:kern w:val="0"/>
          <w:sz w:val="24"/>
        </w:rPr>
      </w:pPr>
      <w:r>
        <w:rPr>
          <w:rFonts w:hint="eastAsia"/>
          <w:kern w:val="0"/>
          <w:sz w:val="24"/>
        </w:rPr>
        <w:t>Sea water pumps</w:t>
      </w:r>
    </w:p>
    <w:p w14:paraId="28EE0C3C">
      <w:pPr>
        <w:tabs>
          <w:tab w:val="left" w:pos="3700"/>
        </w:tabs>
        <w:kinsoku w:val="0"/>
        <w:autoSpaceDE w:val="0"/>
        <w:autoSpaceDN w:val="0"/>
        <w:adjustRightInd w:val="0"/>
        <w:spacing w:line="270" w:lineRule="exact"/>
        <w:ind w:left="1018"/>
        <w:rPr>
          <w:kern w:val="0"/>
          <w:sz w:val="24"/>
        </w:rPr>
      </w:pPr>
      <w:r>
        <w:rPr>
          <w:rFonts w:hint="eastAsia"/>
          <w:kern w:val="0"/>
          <w:sz w:val="24"/>
        </w:rPr>
        <w:t>No. of set              : Three (3) (two working ,one standby)</w:t>
      </w:r>
    </w:p>
    <w:p w14:paraId="113DEDBB">
      <w:pPr>
        <w:tabs>
          <w:tab w:val="left" w:pos="3700"/>
        </w:tabs>
        <w:kinsoku w:val="0"/>
        <w:autoSpaceDE w:val="0"/>
        <w:autoSpaceDN w:val="0"/>
        <w:adjustRightInd w:val="0"/>
        <w:spacing w:line="270" w:lineRule="exact"/>
        <w:ind w:left="1018"/>
        <w:rPr>
          <w:kern w:val="0"/>
          <w:sz w:val="24"/>
        </w:rPr>
      </w:pPr>
      <w:r>
        <w:rPr>
          <w:rFonts w:hint="eastAsia"/>
          <w:kern w:val="0"/>
          <w:sz w:val="24"/>
        </w:rPr>
        <w:t>Capacity               : According to the maker</w:t>
      </w:r>
      <w:r>
        <w:rPr>
          <w:kern w:val="0"/>
          <w:sz w:val="24"/>
        </w:rPr>
        <w:t>’</w:t>
      </w:r>
      <w:r>
        <w:rPr>
          <w:rFonts w:hint="eastAsia"/>
          <w:kern w:val="0"/>
          <w:sz w:val="24"/>
        </w:rPr>
        <w:t>s standard.</w:t>
      </w:r>
    </w:p>
    <w:p w14:paraId="02366CE2">
      <w:pPr>
        <w:tabs>
          <w:tab w:val="left" w:pos="3700"/>
        </w:tabs>
        <w:kinsoku w:val="0"/>
        <w:autoSpaceDE w:val="0"/>
        <w:autoSpaceDN w:val="0"/>
        <w:adjustRightInd w:val="0"/>
        <w:spacing w:line="270" w:lineRule="exact"/>
        <w:ind w:left="1018"/>
        <w:rPr>
          <w:kern w:val="0"/>
          <w:sz w:val="24"/>
        </w:rPr>
      </w:pPr>
    </w:p>
    <w:p w14:paraId="38A0B6D8">
      <w:pPr>
        <w:tabs>
          <w:tab w:val="left" w:pos="3700"/>
        </w:tabs>
        <w:kinsoku w:val="0"/>
        <w:autoSpaceDE w:val="0"/>
        <w:autoSpaceDN w:val="0"/>
        <w:adjustRightInd w:val="0"/>
        <w:spacing w:line="270" w:lineRule="exact"/>
        <w:ind w:left="1018"/>
        <w:rPr>
          <w:kern w:val="0"/>
          <w:sz w:val="24"/>
        </w:rPr>
      </w:pPr>
      <w:r>
        <w:rPr>
          <w:rFonts w:hint="eastAsia"/>
          <w:kern w:val="0"/>
          <w:sz w:val="24"/>
        </w:rPr>
        <w:t>Seal air fan</w:t>
      </w:r>
    </w:p>
    <w:p w14:paraId="0461851D">
      <w:pPr>
        <w:tabs>
          <w:tab w:val="left" w:pos="3700"/>
        </w:tabs>
        <w:kinsoku w:val="0"/>
        <w:autoSpaceDE w:val="0"/>
        <w:autoSpaceDN w:val="0"/>
        <w:adjustRightInd w:val="0"/>
        <w:spacing w:line="270" w:lineRule="exact"/>
        <w:ind w:left="1018"/>
        <w:rPr>
          <w:kern w:val="0"/>
          <w:sz w:val="24"/>
        </w:rPr>
      </w:pPr>
      <w:r>
        <w:rPr>
          <w:rFonts w:hint="eastAsia"/>
          <w:kern w:val="0"/>
          <w:sz w:val="24"/>
        </w:rPr>
        <w:t>No. of set              : Two(2) (One for standby)</w:t>
      </w:r>
    </w:p>
    <w:p w14:paraId="630B0443">
      <w:pPr>
        <w:tabs>
          <w:tab w:val="left" w:pos="3700"/>
        </w:tabs>
        <w:kinsoku w:val="0"/>
        <w:autoSpaceDE w:val="0"/>
        <w:autoSpaceDN w:val="0"/>
        <w:adjustRightInd w:val="0"/>
        <w:spacing w:line="270" w:lineRule="exact"/>
        <w:ind w:left="1018"/>
        <w:rPr>
          <w:kern w:val="0"/>
          <w:sz w:val="24"/>
        </w:rPr>
      </w:pPr>
      <w:r>
        <w:rPr>
          <w:rFonts w:hint="eastAsia"/>
          <w:kern w:val="0"/>
          <w:sz w:val="24"/>
        </w:rPr>
        <w:t>Capacity               :According to the maker</w:t>
      </w:r>
      <w:r>
        <w:rPr>
          <w:kern w:val="0"/>
          <w:sz w:val="24"/>
        </w:rPr>
        <w:t>’</w:t>
      </w:r>
      <w:r>
        <w:rPr>
          <w:rFonts w:hint="eastAsia"/>
          <w:kern w:val="0"/>
          <w:sz w:val="24"/>
        </w:rPr>
        <w:t>s standard</w:t>
      </w:r>
    </w:p>
    <w:p w14:paraId="24389F15">
      <w:pPr>
        <w:pStyle w:val="4"/>
      </w:pPr>
      <w:bookmarkStart w:id="362" w:name="_Toc50572598"/>
      <w:r>
        <w:rPr>
          <w:rFonts w:hint="eastAsia"/>
        </w:rPr>
        <w:t>6.2.15</w:t>
      </w:r>
      <w:r>
        <w:tab/>
      </w:r>
      <w:r>
        <w:t>FANS</w:t>
      </w:r>
      <w:bookmarkEnd w:id="362"/>
    </w:p>
    <w:p w14:paraId="213239B8">
      <w:pPr>
        <w:kinsoku w:val="0"/>
        <w:autoSpaceDE w:val="0"/>
        <w:autoSpaceDN w:val="0"/>
        <w:adjustRightInd w:val="0"/>
        <w:ind w:left="1018"/>
        <w:rPr>
          <w:kern w:val="0"/>
          <w:sz w:val="24"/>
        </w:rPr>
      </w:pPr>
      <w:r>
        <w:rPr>
          <w:kern w:val="0"/>
          <w:sz w:val="24"/>
          <w:u w:val="single"/>
        </w:rPr>
        <w:t>Engine room ventilating fan</w:t>
      </w:r>
    </w:p>
    <w:p w14:paraId="6FB5A2ED">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Four (4)</w:t>
      </w:r>
    </w:p>
    <w:p w14:paraId="723AECDA">
      <w:pPr>
        <w:kinsoku w:val="0"/>
        <w:autoSpaceDE w:val="0"/>
        <w:autoSpaceDN w:val="0"/>
        <w:adjustRightInd w:val="0"/>
        <w:spacing w:line="270" w:lineRule="exact"/>
        <w:ind w:left="3838"/>
        <w:rPr>
          <w:kern w:val="0"/>
          <w:sz w:val="24"/>
        </w:rPr>
      </w:pPr>
      <w:r>
        <w:rPr>
          <w:kern w:val="0"/>
          <w:sz w:val="24"/>
        </w:rPr>
        <w:t>Two (2) of them to be reversible</w:t>
      </w:r>
    </w:p>
    <w:p w14:paraId="1AD1239D">
      <w:pPr>
        <w:tabs>
          <w:tab w:val="left" w:pos="3700"/>
        </w:tabs>
        <w:kinsoku w:val="0"/>
        <w:autoSpaceDE w:val="0"/>
        <w:autoSpaceDN w:val="0"/>
        <w:adjustRightInd w:val="0"/>
        <w:spacing w:line="270" w:lineRule="exact"/>
        <w:ind w:left="1018"/>
        <w:rPr>
          <w:kern w:val="0"/>
          <w:sz w:val="24"/>
        </w:rPr>
      </w:pPr>
      <w:r>
        <w:rPr>
          <w:kern w:val="0"/>
          <w:position w:val="-1"/>
          <w:sz w:val="24"/>
        </w:rPr>
        <w:t>Type</w:t>
      </w:r>
      <w:r>
        <w:rPr>
          <w:kern w:val="0"/>
          <w:position w:val="-1"/>
          <w:sz w:val="24"/>
        </w:rPr>
        <w:tab/>
      </w:r>
      <w:r>
        <w:rPr>
          <w:kern w:val="0"/>
          <w:position w:val="-1"/>
          <w:sz w:val="24"/>
        </w:rPr>
        <w:t xml:space="preserve">: Axial flow, split type, </w:t>
      </w:r>
    </w:p>
    <w:p w14:paraId="1F91F39F">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xml:space="preserve">: </w:t>
      </w:r>
      <w:r>
        <w:rPr>
          <w:rFonts w:hint="eastAsia"/>
          <w:kern w:val="0"/>
          <w:sz w:val="24"/>
        </w:rPr>
        <w:t>abt.</w:t>
      </w:r>
      <w:r>
        <w:rPr>
          <w:kern w:val="0"/>
          <w:sz w:val="24"/>
        </w:rPr>
        <w:t>1,</w:t>
      </w:r>
      <w:r>
        <w:rPr>
          <w:rFonts w:hint="eastAsia"/>
          <w:kern w:val="0"/>
          <w:sz w:val="24"/>
        </w:rPr>
        <w:t>30</w:t>
      </w:r>
      <w:r>
        <w:rPr>
          <w:kern w:val="0"/>
          <w:sz w:val="24"/>
        </w:rPr>
        <w:t>0 m</w:t>
      </w:r>
      <w:r>
        <w:rPr>
          <w:kern w:val="0"/>
          <w:sz w:val="24"/>
          <w:vertAlign w:val="superscript"/>
        </w:rPr>
        <w:t>3</w:t>
      </w:r>
      <w:r>
        <w:rPr>
          <w:kern w:val="0"/>
          <w:sz w:val="24"/>
        </w:rPr>
        <w:t>/min</w:t>
      </w:r>
    </w:p>
    <w:p w14:paraId="114C605C">
      <w:pPr>
        <w:tabs>
          <w:tab w:val="left" w:pos="3700"/>
        </w:tabs>
        <w:kinsoku w:val="0"/>
        <w:autoSpaceDE w:val="0"/>
        <w:autoSpaceDN w:val="0"/>
        <w:adjustRightInd w:val="0"/>
        <w:spacing w:line="270" w:lineRule="exact"/>
        <w:ind w:left="1018"/>
        <w:rPr>
          <w:kern w:val="0"/>
          <w:position w:val="-1"/>
          <w:sz w:val="24"/>
        </w:rPr>
      </w:pPr>
      <w:r>
        <w:rPr>
          <w:kern w:val="0"/>
          <w:position w:val="-1"/>
          <w:sz w:val="24"/>
        </w:rPr>
        <w:t>Static pressure</w:t>
      </w:r>
      <w:r>
        <w:rPr>
          <w:kern w:val="0"/>
          <w:position w:val="-1"/>
          <w:sz w:val="24"/>
        </w:rPr>
        <w:tab/>
      </w:r>
      <w:r>
        <w:rPr>
          <w:kern w:val="0"/>
          <w:position w:val="-1"/>
          <w:sz w:val="24"/>
        </w:rPr>
        <w:t xml:space="preserve">: </w:t>
      </w:r>
      <w:r>
        <w:rPr>
          <w:rFonts w:hint="eastAsia"/>
          <w:kern w:val="0"/>
          <w:position w:val="-1"/>
          <w:sz w:val="24"/>
        </w:rPr>
        <w:t>60</w:t>
      </w:r>
      <w:r>
        <w:rPr>
          <w:kern w:val="0"/>
          <w:position w:val="-1"/>
          <w:sz w:val="24"/>
        </w:rPr>
        <w:t>0 Pa</w:t>
      </w:r>
    </w:p>
    <w:p w14:paraId="151A7335">
      <w:pPr>
        <w:tabs>
          <w:tab w:val="left" w:pos="3700"/>
        </w:tabs>
        <w:kinsoku w:val="0"/>
        <w:autoSpaceDE w:val="0"/>
        <w:autoSpaceDN w:val="0"/>
        <w:adjustRightInd w:val="0"/>
        <w:ind w:left="1021"/>
        <w:rPr>
          <w:kern w:val="0"/>
          <w:position w:val="-1"/>
          <w:sz w:val="24"/>
        </w:rPr>
      </w:pPr>
    </w:p>
    <w:p w14:paraId="33631759">
      <w:pPr>
        <w:tabs>
          <w:tab w:val="left" w:pos="3700"/>
        </w:tabs>
        <w:kinsoku w:val="0"/>
        <w:autoSpaceDE w:val="0"/>
        <w:autoSpaceDN w:val="0"/>
        <w:adjustRightInd w:val="0"/>
        <w:ind w:left="1021"/>
        <w:rPr>
          <w:kern w:val="0"/>
          <w:position w:val="-1"/>
          <w:sz w:val="24"/>
        </w:rPr>
      </w:pPr>
      <w:r>
        <w:rPr>
          <w:kern w:val="0"/>
          <w:position w:val="-1"/>
          <w:sz w:val="24"/>
        </w:rPr>
        <w:t>Capacity shall be according to calculation which shall be based on ISO 8861 where a temperature rises of 12.5deg. C shall be considered.</w:t>
      </w:r>
    </w:p>
    <w:p w14:paraId="3A5BC580">
      <w:pPr>
        <w:tabs>
          <w:tab w:val="left" w:pos="3700"/>
        </w:tabs>
        <w:kinsoku w:val="0"/>
        <w:autoSpaceDE w:val="0"/>
        <w:autoSpaceDN w:val="0"/>
        <w:adjustRightInd w:val="0"/>
        <w:ind w:left="1021"/>
        <w:rPr>
          <w:kern w:val="0"/>
          <w:position w:val="-1"/>
          <w:sz w:val="24"/>
        </w:rPr>
      </w:pPr>
    </w:p>
    <w:p w14:paraId="47AB6231">
      <w:pPr>
        <w:kinsoku w:val="0"/>
        <w:autoSpaceDE w:val="0"/>
        <w:autoSpaceDN w:val="0"/>
        <w:adjustRightInd w:val="0"/>
        <w:ind w:left="1018"/>
        <w:rPr>
          <w:kern w:val="0"/>
          <w:sz w:val="24"/>
        </w:rPr>
      </w:pPr>
      <w:r>
        <w:rPr>
          <w:kern w:val="0"/>
          <w:sz w:val="24"/>
          <w:u w:val="single"/>
        </w:rPr>
        <w:t>Oil purifier area exhaust fan</w:t>
      </w:r>
    </w:p>
    <w:p w14:paraId="27B86005">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xml:space="preserve">: One (1) </w:t>
      </w:r>
    </w:p>
    <w:p w14:paraId="297E1724">
      <w:pPr>
        <w:tabs>
          <w:tab w:val="left" w:pos="3700"/>
        </w:tabs>
        <w:kinsoku w:val="0"/>
        <w:autoSpaceDE w:val="0"/>
        <w:autoSpaceDN w:val="0"/>
        <w:adjustRightInd w:val="0"/>
        <w:ind w:left="1018"/>
        <w:rPr>
          <w:kern w:val="0"/>
          <w:sz w:val="24"/>
        </w:rPr>
      </w:pPr>
      <w:r>
        <w:rPr>
          <w:kern w:val="0"/>
          <w:sz w:val="24"/>
        </w:rPr>
        <w:t>Type</w:t>
      </w:r>
      <w:r>
        <w:rPr>
          <w:kern w:val="0"/>
          <w:sz w:val="24"/>
        </w:rPr>
        <w:tab/>
      </w:r>
      <w:r>
        <w:rPr>
          <w:kern w:val="0"/>
          <w:sz w:val="24"/>
        </w:rPr>
        <w:t>: Centrifugal</w:t>
      </w:r>
    </w:p>
    <w:p w14:paraId="43EF79E0">
      <w:pPr>
        <w:tabs>
          <w:tab w:val="left" w:pos="3700"/>
        </w:tabs>
        <w:kinsoku w:val="0"/>
        <w:autoSpaceDE w:val="0"/>
        <w:autoSpaceDN w:val="0"/>
        <w:adjustRightInd w:val="0"/>
        <w:spacing w:before="3" w:line="276" w:lineRule="exact"/>
        <w:ind w:left="1018"/>
        <w:rPr>
          <w:kern w:val="0"/>
          <w:sz w:val="24"/>
        </w:rPr>
      </w:pPr>
      <w:r>
        <w:rPr>
          <w:kern w:val="0"/>
          <w:sz w:val="24"/>
        </w:rPr>
        <w:t>Capacity</w:t>
      </w:r>
      <w:r>
        <w:rPr>
          <w:kern w:val="0"/>
          <w:sz w:val="24"/>
        </w:rPr>
        <w:tab/>
      </w:r>
      <w:r>
        <w:rPr>
          <w:kern w:val="0"/>
          <w:sz w:val="24"/>
        </w:rPr>
        <w:t>: 200m</w:t>
      </w:r>
      <w:r>
        <w:rPr>
          <w:kern w:val="0"/>
          <w:sz w:val="24"/>
          <w:vertAlign w:val="superscript"/>
        </w:rPr>
        <w:t>3</w:t>
      </w:r>
      <w:r>
        <w:rPr>
          <w:kern w:val="0"/>
          <w:sz w:val="24"/>
        </w:rPr>
        <w:t xml:space="preserve">/min. </w:t>
      </w:r>
    </w:p>
    <w:p w14:paraId="2B026A69">
      <w:pPr>
        <w:tabs>
          <w:tab w:val="left" w:pos="3700"/>
        </w:tabs>
        <w:kinsoku w:val="0"/>
        <w:autoSpaceDE w:val="0"/>
        <w:autoSpaceDN w:val="0"/>
        <w:adjustRightInd w:val="0"/>
        <w:spacing w:before="3" w:line="276" w:lineRule="exact"/>
        <w:ind w:left="1018"/>
        <w:rPr>
          <w:kern w:val="0"/>
          <w:sz w:val="24"/>
        </w:rPr>
      </w:pPr>
      <w:r>
        <w:rPr>
          <w:kern w:val="0"/>
          <w:sz w:val="24"/>
        </w:rPr>
        <w:t>Static pressure</w:t>
      </w:r>
      <w:r>
        <w:rPr>
          <w:kern w:val="0"/>
          <w:sz w:val="24"/>
        </w:rPr>
        <w:tab/>
      </w:r>
      <w:r>
        <w:rPr>
          <w:kern w:val="0"/>
          <w:sz w:val="24"/>
        </w:rPr>
        <w:t>: 500 Pa</w:t>
      </w:r>
    </w:p>
    <w:p w14:paraId="6E9616A5">
      <w:pPr>
        <w:kinsoku w:val="0"/>
        <w:autoSpaceDE w:val="0"/>
        <w:autoSpaceDN w:val="0"/>
        <w:adjustRightInd w:val="0"/>
        <w:spacing w:before="12" w:line="260" w:lineRule="exact"/>
        <w:rPr>
          <w:kern w:val="0"/>
          <w:sz w:val="26"/>
          <w:szCs w:val="26"/>
        </w:rPr>
      </w:pPr>
    </w:p>
    <w:p w14:paraId="749CB2EA">
      <w:pPr>
        <w:kinsoku w:val="0"/>
        <w:autoSpaceDE w:val="0"/>
        <w:autoSpaceDN w:val="0"/>
        <w:adjustRightInd w:val="0"/>
        <w:ind w:left="1021"/>
        <w:rPr>
          <w:kern w:val="0"/>
          <w:sz w:val="24"/>
        </w:rPr>
      </w:pPr>
      <w:r>
        <w:rPr>
          <w:kern w:val="0"/>
          <w:sz w:val="24"/>
          <w:u w:val="single"/>
        </w:rPr>
        <w:t>ER workshop exhaust fan</w:t>
      </w:r>
    </w:p>
    <w:p w14:paraId="063DCB4A">
      <w:pPr>
        <w:tabs>
          <w:tab w:val="left" w:pos="3700"/>
        </w:tabs>
        <w:kinsoku w:val="0"/>
        <w:autoSpaceDE w:val="0"/>
        <w:autoSpaceDN w:val="0"/>
        <w:adjustRightInd w:val="0"/>
        <w:spacing w:before="10"/>
        <w:ind w:left="1021"/>
        <w:jc w:val="left"/>
        <w:rPr>
          <w:kern w:val="0"/>
          <w:sz w:val="24"/>
        </w:rPr>
      </w:pPr>
      <w:r>
        <w:rPr>
          <w:kern w:val="0"/>
          <w:sz w:val="24"/>
        </w:rPr>
        <w:t>No of set</w:t>
      </w:r>
      <w:r>
        <w:rPr>
          <w:kern w:val="0"/>
          <w:sz w:val="24"/>
        </w:rPr>
        <w:tab/>
      </w:r>
      <w:r>
        <w:rPr>
          <w:kern w:val="0"/>
          <w:sz w:val="24"/>
        </w:rPr>
        <w:t>: One (1)</w:t>
      </w:r>
    </w:p>
    <w:p w14:paraId="4C727126">
      <w:pPr>
        <w:tabs>
          <w:tab w:val="left" w:pos="3700"/>
        </w:tabs>
        <w:kinsoku w:val="0"/>
        <w:autoSpaceDE w:val="0"/>
        <w:autoSpaceDN w:val="0"/>
        <w:adjustRightInd w:val="0"/>
        <w:spacing w:before="10"/>
        <w:ind w:left="1021"/>
        <w:jc w:val="left"/>
        <w:rPr>
          <w:kern w:val="0"/>
          <w:sz w:val="24"/>
        </w:rPr>
      </w:pPr>
      <w:r>
        <w:rPr>
          <w:kern w:val="0"/>
          <w:sz w:val="24"/>
        </w:rPr>
        <w:t>Type</w:t>
      </w:r>
      <w:r>
        <w:rPr>
          <w:kern w:val="0"/>
          <w:sz w:val="24"/>
        </w:rPr>
        <w:tab/>
      </w:r>
      <w:r>
        <w:rPr>
          <w:kern w:val="0"/>
          <w:sz w:val="24"/>
        </w:rPr>
        <w:t xml:space="preserve">: Centrifugal </w:t>
      </w:r>
    </w:p>
    <w:p w14:paraId="53973142">
      <w:pPr>
        <w:tabs>
          <w:tab w:val="left" w:pos="3700"/>
        </w:tabs>
        <w:kinsoku w:val="0"/>
        <w:autoSpaceDE w:val="0"/>
        <w:autoSpaceDN w:val="0"/>
        <w:adjustRightInd w:val="0"/>
        <w:spacing w:before="10"/>
        <w:ind w:left="1021"/>
        <w:jc w:val="left"/>
        <w:rPr>
          <w:kern w:val="0"/>
          <w:sz w:val="24"/>
        </w:rPr>
      </w:pPr>
      <w:r>
        <w:rPr>
          <w:kern w:val="0"/>
          <w:sz w:val="24"/>
        </w:rPr>
        <w:t>Capacity</w:t>
      </w:r>
      <w:r>
        <w:rPr>
          <w:kern w:val="0"/>
          <w:sz w:val="24"/>
        </w:rPr>
        <w:tab/>
      </w:r>
      <w:r>
        <w:rPr>
          <w:kern w:val="0"/>
          <w:sz w:val="24"/>
        </w:rPr>
        <w:t>: 50 m</w:t>
      </w:r>
      <w:r>
        <w:rPr>
          <w:kern w:val="0"/>
          <w:sz w:val="24"/>
          <w:vertAlign w:val="superscript"/>
        </w:rPr>
        <w:t>3</w:t>
      </w:r>
      <w:r>
        <w:rPr>
          <w:kern w:val="0"/>
          <w:sz w:val="24"/>
        </w:rPr>
        <w:t xml:space="preserve">/min </w:t>
      </w:r>
    </w:p>
    <w:p w14:paraId="65BA264A">
      <w:pPr>
        <w:tabs>
          <w:tab w:val="left" w:pos="3700"/>
        </w:tabs>
        <w:kinsoku w:val="0"/>
        <w:autoSpaceDE w:val="0"/>
        <w:autoSpaceDN w:val="0"/>
        <w:adjustRightInd w:val="0"/>
        <w:spacing w:before="10"/>
        <w:ind w:left="1021"/>
        <w:jc w:val="left"/>
        <w:rPr>
          <w:kern w:val="0"/>
          <w:sz w:val="24"/>
        </w:rPr>
      </w:pPr>
      <w:r>
        <w:rPr>
          <w:kern w:val="0"/>
          <w:sz w:val="24"/>
        </w:rPr>
        <w:t>Static pressure</w:t>
      </w:r>
      <w:r>
        <w:rPr>
          <w:kern w:val="0"/>
          <w:sz w:val="24"/>
        </w:rPr>
        <w:tab/>
      </w:r>
      <w:r>
        <w:rPr>
          <w:kern w:val="0"/>
          <w:sz w:val="24"/>
        </w:rPr>
        <w:t>: 400 Pa</w:t>
      </w:r>
    </w:p>
    <w:p w14:paraId="4CC99814">
      <w:pPr>
        <w:pStyle w:val="4"/>
      </w:pPr>
      <w:bookmarkStart w:id="363" w:name="_Toc50572599"/>
      <w:r>
        <w:rPr>
          <w:rFonts w:hint="eastAsia"/>
        </w:rPr>
        <w:t>6.2.16</w:t>
      </w:r>
      <w:r>
        <w:tab/>
      </w:r>
      <w:r>
        <w:t>WORKSHOP EQUIPMENT</w:t>
      </w:r>
      <w:bookmarkEnd w:id="363"/>
    </w:p>
    <w:p w14:paraId="089389EF">
      <w:pPr>
        <w:kinsoku w:val="0"/>
        <w:autoSpaceDE w:val="0"/>
        <w:autoSpaceDN w:val="0"/>
        <w:adjustRightInd w:val="0"/>
        <w:ind w:left="1018"/>
        <w:rPr>
          <w:kern w:val="0"/>
          <w:sz w:val="24"/>
        </w:rPr>
      </w:pPr>
      <w:r>
        <w:rPr>
          <w:kern w:val="0"/>
          <w:sz w:val="24"/>
          <w:u w:val="single"/>
        </w:rPr>
        <w:t>Lathe</w:t>
      </w:r>
    </w:p>
    <w:p w14:paraId="30C6F0DE">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0DFB9C51">
      <w:pPr>
        <w:tabs>
          <w:tab w:val="left" w:pos="3700"/>
        </w:tabs>
        <w:kinsoku w:val="0"/>
        <w:autoSpaceDE w:val="0"/>
        <w:autoSpaceDN w:val="0"/>
        <w:adjustRightInd w:val="0"/>
        <w:spacing w:before="5"/>
        <w:ind w:left="1018"/>
        <w:rPr>
          <w:kern w:val="0"/>
          <w:sz w:val="24"/>
          <w:lang w:val="da-DK"/>
        </w:rPr>
      </w:pPr>
      <w:r>
        <w:rPr>
          <w:kern w:val="0"/>
          <w:sz w:val="24"/>
          <w:lang w:val="da-DK"/>
        </w:rPr>
        <w:t>Type</w:t>
      </w:r>
      <w:r>
        <w:rPr>
          <w:kern w:val="0"/>
          <w:sz w:val="24"/>
          <w:lang w:val="da-DK"/>
        </w:rPr>
        <w:tab/>
      </w:r>
      <w:r>
        <w:rPr>
          <w:kern w:val="0"/>
          <w:sz w:val="24"/>
          <w:lang w:val="da-DK"/>
        </w:rPr>
        <w:t xml:space="preserve">: Motor driven. </w:t>
      </w:r>
    </w:p>
    <w:p w14:paraId="364A87CF">
      <w:pPr>
        <w:tabs>
          <w:tab w:val="left" w:pos="3700"/>
        </w:tabs>
        <w:kinsoku w:val="0"/>
        <w:autoSpaceDE w:val="0"/>
        <w:autoSpaceDN w:val="0"/>
        <w:adjustRightInd w:val="0"/>
        <w:spacing w:before="5"/>
        <w:ind w:left="1018"/>
        <w:rPr>
          <w:kern w:val="0"/>
          <w:sz w:val="24"/>
          <w:lang w:val="da-DK"/>
        </w:rPr>
      </w:pPr>
      <w:r>
        <w:rPr>
          <w:kern w:val="0"/>
          <w:sz w:val="24"/>
          <w:lang w:val="da-DK"/>
        </w:rPr>
        <w:t>Center span</w:t>
      </w:r>
      <w:r>
        <w:rPr>
          <w:kern w:val="0"/>
          <w:sz w:val="24"/>
          <w:lang w:val="da-DK"/>
        </w:rPr>
        <w:tab/>
      </w:r>
      <w:r>
        <w:rPr>
          <w:kern w:val="0"/>
          <w:sz w:val="24"/>
          <w:lang w:val="da-DK"/>
        </w:rPr>
        <w:t>: 1,</w:t>
      </w:r>
      <w:r>
        <w:rPr>
          <w:rFonts w:hint="eastAsia"/>
          <w:kern w:val="0"/>
          <w:sz w:val="24"/>
          <w:lang w:val="da-DK"/>
        </w:rPr>
        <w:t>0</w:t>
      </w:r>
      <w:r>
        <w:rPr>
          <w:kern w:val="0"/>
          <w:sz w:val="24"/>
          <w:lang w:val="da-DK"/>
        </w:rPr>
        <w:t>00 mm</w:t>
      </w:r>
    </w:p>
    <w:p w14:paraId="610147E3">
      <w:pPr>
        <w:tabs>
          <w:tab w:val="left" w:pos="3700"/>
        </w:tabs>
        <w:kinsoku w:val="0"/>
        <w:autoSpaceDE w:val="0"/>
        <w:autoSpaceDN w:val="0"/>
        <w:adjustRightInd w:val="0"/>
        <w:ind w:left="1018"/>
        <w:rPr>
          <w:kern w:val="0"/>
          <w:sz w:val="24"/>
        </w:rPr>
      </w:pPr>
      <w:r>
        <w:rPr>
          <w:kern w:val="0"/>
          <w:sz w:val="24"/>
        </w:rPr>
        <w:t>Max. drilling dia.</w:t>
      </w:r>
      <w:r>
        <w:rPr>
          <w:kern w:val="0"/>
          <w:sz w:val="24"/>
        </w:rPr>
        <w:tab/>
      </w:r>
      <w:r>
        <w:rPr>
          <w:kern w:val="0"/>
          <w:sz w:val="24"/>
        </w:rPr>
        <w:t>: 38 mm</w:t>
      </w:r>
    </w:p>
    <w:p w14:paraId="7CACB062">
      <w:pPr>
        <w:kinsoku w:val="0"/>
        <w:autoSpaceDE w:val="0"/>
        <w:autoSpaceDN w:val="0"/>
        <w:adjustRightInd w:val="0"/>
        <w:spacing w:before="16"/>
        <w:rPr>
          <w:kern w:val="0"/>
          <w:sz w:val="26"/>
          <w:szCs w:val="26"/>
        </w:rPr>
      </w:pPr>
    </w:p>
    <w:p w14:paraId="234663CF">
      <w:pPr>
        <w:kinsoku w:val="0"/>
        <w:autoSpaceDE w:val="0"/>
        <w:autoSpaceDN w:val="0"/>
        <w:adjustRightInd w:val="0"/>
        <w:ind w:left="1018"/>
        <w:rPr>
          <w:kern w:val="0"/>
          <w:sz w:val="24"/>
        </w:rPr>
      </w:pPr>
      <w:r>
        <w:rPr>
          <w:kern w:val="0"/>
          <w:sz w:val="24"/>
          <w:u w:val="single"/>
        </w:rPr>
        <w:t>Table driller for electrical workshop</w:t>
      </w:r>
    </w:p>
    <w:p w14:paraId="5991C3D8">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46341A55">
      <w:pPr>
        <w:tabs>
          <w:tab w:val="left" w:pos="3700"/>
        </w:tabs>
        <w:kinsoku w:val="0"/>
        <w:autoSpaceDE w:val="0"/>
        <w:autoSpaceDN w:val="0"/>
        <w:adjustRightInd w:val="0"/>
        <w:ind w:left="1018"/>
        <w:rPr>
          <w:kern w:val="0"/>
          <w:sz w:val="24"/>
          <w:lang w:val="nb-NO"/>
        </w:rPr>
      </w:pPr>
      <w:r>
        <w:rPr>
          <w:kern w:val="0"/>
          <w:sz w:val="24"/>
          <w:lang w:val="nb-NO"/>
        </w:rPr>
        <w:t>Type</w:t>
      </w:r>
      <w:r>
        <w:rPr>
          <w:kern w:val="0"/>
          <w:sz w:val="24"/>
          <w:lang w:val="nb-NO"/>
        </w:rPr>
        <w:tab/>
      </w:r>
      <w:r>
        <w:rPr>
          <w:kern w:val="0"/>
          <w:sz w:val="24"/>
          <w:lang w:val="nb-NO"/>
        </w:rPr>
        <w:t>: Motor driven, table type</w:t>
      </w:r>
    </w:p>
    <w:p w14:paraId="62A40860">
      <w:pPr>
        <w:tabs>
          <w:tab w:val="left" w:pos="3700"/>
        </w:tabs>
        <w:kinsoku w:val="0"/>
        <w:autoSpaceDE w:val="0"/>
        <w:autoSpaceDN w:val="0"/>
        <w:adjustRightInd w:val="0"/>
        <w:ind w:left="1018"/>
        <w:rPr>
          <w:kern w:val="0"/>
          <w:sz w:val="24"/>
          <w:lang w:val="nb-NO"/>
        </w:rPr>
      </w:pPr>
      <w:r>
        <w:rPr>
          <w:kern w:val="0"/>
          <w:sz w:val="24"/>
          <w:lang w:val="nb-NO"/>
        </w:rPr>
        <w:t>Max. drilling dia</w:t>
      </w:r>
      <w:r>
        <w:rPr>
          <w:kern w:val="0"/>
          <w:sz w:val="24"/>
          <w:lang w:val="nb-NO"/>
        </w:rPr>
        <w:tab/>
      </w:r>
      <w:r>
        <w:rPr>
          <w:kern w:val="0"/>
          <w:sz w:val="24"/>
          <w:lang w:val="nb-NO"/>
        </w:rPr>
        <w:t xml:space="preserve">: </w:t>
      </w:r>
      <w:r>
        <w:rPr>
          <w:rFonts w:hint="eastAsia"/>
          <w:kern w:val="0"/>
          <w:sz w:val="24"/>
          <w:lang w:val="nb-NO"/>
        </w:rPr>
        <w:t>20</w:t>
      </w:r>
      <w:r>
        <w:rPr>
          <w:kern w:val="0"/>
          <w:sz w:val="24"/>
          <w:lang w:val="nb-NO"/>
        </w:rPr>
        <w:t xml:space="preserve"> mm</w:t>
      </w:r>
    </w:p>
    <w:p w14:paraId="3D9338ED">
      <w:pPr>
        <w:kinsoku w:val="0"/>
        <w:autoSpaceDE w:val="0"/>
        <w:autoSpaceDN w:val="0"/>
        <w:adjustRightInd w:val="0"/>
        <w:spacing w:before="16"/>
        <w:rPr>
          <w:kern w:val="0"/>
          <w:sz w:val="26"/>
          <w:szCs w:val="26"/>
          <w:lang w:val="nb-NO"/>
        </w:rPr>
      </w:pPr>
    </w:p>
    <w:p w14:paraId="61735005">
      <w:pPr>
        <w:kinsoku w:val="0"/>
        <w:autoSpaceDE w:val="0"/>
        <w:autoSpaceDN w:val="0"/>
        <w:adjustRightInd w:val="0"/>
        <w:ind w:left="1018"/>
        <w:rPr>
          <w:kern w:val="0"/>
          <w:sz w:val="24"/>
        </w:rPr>
      </w:pPr>
      <w:r>
        <w:rPr>
          <w:kern w:val="0"/>
          <w:sz w:val="24"/>
          <w:u w:val="single"/>
        </w:rPr>
        <w:t>Grinder</w:t>
      </w:r>
    </w:p>
    <w:p w14:paraId="198B53FD">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0F371469">
      <w:pPr>
        <w:tabs>
          <w:tab w:val="left" w:pos="3700"/>
        </w:tabs>
        <w:kinsoku w:val="0"/>
        <w:autoSpaceDE w:val="0"/>
        <w:autoSpaceDN w:val="0"/>
        <w:adjustRightInd w:val="0"/>
        <w:spacing w:before="2"/>
        <w:ind w:left="1018"/>
        <w:rPr>
          <w:kern w:val="0"/>
          <w:sz w:val="24"/>
        </w:rPr>
      </w:pPr>
      <w:r>
        <w:rPr>
          <w:kern w:val="0"/>
          <w:sz w:val="24"/>
        </w:rPr>
        <w:t>Type</w:t>
      </w:r>
      <w:r>
        <w:rPr>
          <w:kern w:val="0"/>
          <w:sz w:val="24"/>
        </w:rPr>
        <w:tab/>
      </w:r>
      <w:r>
        <w:rPr>
          <w:kern w:val="0"/>
          <w:sz w:val="24"/>
        </w:rPr>
        <w:t xml:space="preserve">: Double head, dry type, electric motor driven. </w:t>
      </w:r>
    </w:p>
    <w:p w14:paraId="68E2D594">
      <w:pPr>
        <w:tabs>
          <w:tab w:val="left" w:pos="3700"/>
        </w:tabs>
        <w:kinsoku w:val="0"/>
        <w:autoSpaceDE w:val="0"/>
        <w:autoSpaceDN w:val="0"/>
        <w:adjustRightInd w:val="0"/>
        <w:spacing w:before="2"/>
        <w:ind w:left="1018"/>
        <w:rPr>
          <w:kern w:val="0"/>
          <w:sz w:val="24"/>
        </w:rPr>
      </w:pPr>
      <w:r>
        <w:rPr>
          <w:kern w:val="0"/>
          <w:sz w:val="24"/>
        </w:rPr>
        <w:t>Stone dia.</w:t>
      </w:r>
      <w:r>
        <w:rPr>
          <w:kern w:val="0"/>
          <w:sz w:val="24"/>
        </w:rPr>
        <w:tab/>
      </w:r>
      <w:r>
        <w:rPr>
          <w:kern w:val="0"/>
          <w:sz w:val="24"/>
        </w:rPr>
        <w:t>: abt. 2</w:t>
      </w:r>
      <w:r>
        <w:rPr>
          <w:rFonts w:hint="eastAsia"/>
          <w:kern w:val="0"/>
          <w:sz w:val="24"/>
        </w:rPr>
        <w:t>00</w:t>
      </w:r>
      <w:r>
        <w:rPr>
          <w:kern w:val="0"/>
          <w:sz w:val="24"/>
        </w:rPr>
        <w:t xml:space="preserve"> mm</w:t>
      </w:r>
    </w:p>
    <w:p w14:paraId="2149467C">
      <w:pPr>
        <w:kinsoku w:val="0"/>
        <w:autoSpaceDE w:val="0"/>
        <w:autoSpaceDN w:val="0"/>
        <w:adjustRightInd w:val="0"/>
        <w:spacing w:before="13"/>
        <w:rPr>
          <w:kern w:val="0"/>
          <w:sz w:val="26"/>
          <w:szCs w:val="26"/>
        </w:rPr>
      </w:pPr>
    </w:p>
    <w:p w14:paraId="71975AC2">
      <w:pPr>
        <w:kinsoku w:val="0"/>
        <w:autoSpaceDE w:val="0"/>
        <w:autoSpaceDN w:val="0"/>
        <w:adjustRightInd w:val="0"/>
        <w:ind w:left="1018"/>
        <w:rPr>
          <w:kern w:val="0"/>
          <w:sz w:val="24"/>
        </w:rPr>
      </w:pPr>
      <w:r>
        <w:rPr>
          <w:kern w:val="0"/>
          <w:sz w:val="24"/>
          <w:u w:val="single"/>
        </w:rPr>
        <w:t>Electric welder with voltage reduce device</w:t>
      </w:r>
    </w:p>
    <w:p w14:paraId="05EE8AAF">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w:t>
      </w:r>
      <w:r>
        <w:rPr>
          <w:color w:val="000000" w:themeColor="text1"/>
          <w:kern w:val="0"/>
          <w:sz w:val="24"/>
          <w14:textFill>
            <w14:solidFill>
              <w14:schemeClr w14:val="tx1"/>
            </w14:solidFill>
          </w14:textFill>
        </w:rPr>
        <w:t xml:space="preserve"> One (1)</w:t>
      </w:r>
    </w:p>
    <w:p w14:paraId="706B7733">
      <w:pPr>
        <w:tabs>
          <w:tab w:val="left" w:pos="3700"/>
        </w:tabs>
        <w:kinsoku w:val="0"/>
        <w:autoSpaceDE w:val="0"/>
        <w:autoSpaceDN w:val="0"/>
        <w:adjustRightInd w:val="0"/>
        <w:ind w:left="1018"/>
        <w:rPr>
          <w:kern w:val="0"/>
          <w:sz w:val="24"/>
        </w:rPr>
      </w:pPr>
      <w:r>
        <w:rPr>
          <w:kern w:val="0"/>
          <w:sz w:val="24"/>
        </w:rPr>
        <w:t>Type</w:t>
      </w:r>
      <w:r>
        <w:rPr>
          <w:kern w:val="0"/>
          <w:sz w:val="24"/>
        </w:rPr>
        <w:tab/>
      </w:r>
      <w:r>
        <w:rPr>
          <w:kern w:val="0"/>
          <w:sz w:val="24"/>
        </w:rPr>
        <w:t>: A.C. arc welding shock proof type</w:t>
      </w:r>
    </w:p>
    <w:p w14:paraId="70AEDBFF">
      <w:pPr>
        <w:tabs>
          <w:tab w:val="left" w:pos="3700"/>
        </w:tabs>
        <w:kinsoku w:val="0"/>
        <w:autoSpaceDE w:val="0"/>
        <w:autoSpaceDN w:val="0"/>
        <w:adjustRightInd w:val="0"/>
        <w:ind w:left="1018"/>
        <w:rPr>
          <w:kern w:val="0"/>
          <w:sz w:val="24"/>
        </w:rPr>
      </w:pPr>
      <w:r>
        <w:rPr>
          <w:kern w:val="0"/>
          <w:sz w:val="24"/>
        </w:rPr>
        <w:t>Capacity</w:t>
      </w:r>
      <w:r>
        <w:rPr>
          <w:kern w:val="0"/>
          <w:sz w:val="24"/>
        </w:rPr>
        <w:tab/>
      </w:r>
      <w:r>
        <w:rPr>
          <w:kern w:val="0"/>
          <w:sz w:val="24"/>
        </w:rPr>
        <w:t>: 200 A</w:t>
      </w:r>
    </w:p>
    <w:p w14:paraId="5FB73B41">
      <w:pPr>
        <w:kinsoku w:val="0"/>
        <w:autoSpaceDE w:val="0"/>
        <w:autoSpaceDN w:val="0"/>
        <w:adjustRightInd w:val="0"/>
        <w:spacing w:before="13"/>
        <w:ind w:firstLine="1044" w:firstLineChars="400"/>
        <w:rPr>
          <w:b/>
          <w:i/>
          <w:kern w:val="0"/>
          <w:sz w:val="26"/>
          <w:szCs w:val="26"/>
        </w:rPr>
      </w:pPr>
      <w:r>
        <w:rPr>
          <w:b/>
          <w:i/>
          <w:kern w:val="0"/>
          <w:sz w:val="26"/>
          <w:szCs w:val="26"/>
        </w:rPr>
        <w:t>Note: The socket for electric welder to be installed in bosun store.</w:t>
      </w:r>
    </w:p>
    <w:p w14:paraId="0BC1A317">
      <w:pPr>
        <w:kinsoku w:val="0"/>
        <w:autoSpaceDE w:val="0"/>
        <w:autoSpaceDN w:val="0"/>
        <w:adjustRightInd w:val="0"/>
        <w:ind w:left="1018"/>
        <w:rPr>
          <w:kern w:val="0"/>
          <w:sz w:val="24"/>
        </w:rPr>
      </w:pPr>
      <w:r>
        <w:rPr>
          <w:kern w:val="0"/>
          <w:sz w:val="24"/>
          <w:u w:val="single"/>
        </w:rPr>
        <w:t>Gas welder compatible unit</w:t>
      </w:r>
    </w:p>
    <w:p w14:paraId="633D02AB">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25C6F5F8">
      <w:pPr>
        <w:tabs>
          <w:tab w:val="left" w:pos="3700"/>
        </w:tabs>
        <w:kinsoku w:val="0"/>
        <w:autoSpaceDE w:val="0"/>
        <w:autoSpaceDN w:val="0"/>
        <w:adjustRightInd w:val="0"/>
        <w:spacing w:before="5"/>
        <w:ind w:left="1018"/>
        <w:rPr>
          <w:kern w:val="0"/>
          <w:sz w:val="24"/>
        </w:rPr>
      </w:pPr>
      <w:r>
        <w:rPr>
          <w:kern w:val="0"/>
          <w:sz w:val="24"/>
        </w:rPr>
        <w:t>Type</w:t>
      </w:r>
      <w:r>
        <w:rPr>
          <w:kern w:val="0"/>
          <w:sz w:val="24"/>
        </w:rPr>
        <w:tab/>
      </w:r>
      <w:r>
        <w:rPr>
          <w:kern w:val="0"/>
          <w:sz w:val="24"/>
        </w:rPr>
        <w:t xml:space="preserve">: </w:t>
      </w:r>
      <w:r>
        <w:rPr>
          <w:rFonts w:hint="eastAsia"/>
          <w:kern w:val="0"/>
          <w:sz w:val="24"/>
        </w:rPr>
        <w:t>2</w:t>
      </w:r>
      <w:r>
        <w:rPr>
          <w:kern w:val="0"/>
          <w:sz w:val="24"/>
        </w:rPr>
        <w:t xml:space="preserve"> x 40 l Oxygen bottles.</w:t>
      </w:r>
    </w:p>
    <w:p w14:paraId="28961463">
      <w:pPr>
        <w:kinsoku w:val="0"/>
        <w:autoSpaceDE w:val="0"/>
        <w:autoSpaceDN w:val="0"/>
        <w:adjustRightInd w:val="0"/>
        <w:spacing w:before="5"/>
        <w:ind w:left="3397" w:firstLine="409"/>
        <w:rPr>
          <w:kern w:val="0"/>
          <w:sz w:val="24"/>
        </w:rPr>
      </w:pPr>
      <w:r>
        <w:rPr>
          <w:rFonts w:hint="eastAsia"/>
          <w:kern w:val="0"/>
          <w:sz w:val="24"/>
        </w:rPr>
        <w:t>1</w:t>
      </w:r>
      <w:r>
        <w:rPr>
          <w:kern w:val="0"/>
          <w:sz w:val="24"/>
        </w:rPr>
        <w:t xml:space="preserve"> x 40 l Acetylene bottle </w:t>
      </w:r>
    </w:p>
    <w:p w14:paraId="0DE13C3B">
      <w:pPr>
        <w:tabs>
          <w:tab w:val="left" w:pos="3700"/>
        </w:tabs>
        <w:kinsoku w:val="0"/>
        <w:autoSpaceDE w:val="0"/>
        <w:autoSpaceDN w:val="0"/>
        <w:adjustRightInd w:val="0"/>
        <w:ind w:left="1018"/>
        <w:rPr>
          <w:kern w:val="0"/>
          <w:sz w:val="24"/>
        </w:rPr>
      </w:pPr>
      <w:r>
        <w:rPr>
          <w:kern w:val="0"/>
          <w:sz w:val="24"/>
        </w:rPr>
        <w:t>Hose length</w:t>
      </w:r>
      <w:r>
        <w:rPr>
          <w:kern w:val="0"/>
          <w:sz w:val="24"/>
        </w:rPr>
        <w:tab/>
      </w:r>
      <w:r>
        <w:rPr>
          <w:kern w:val="0"/>
          <w:sz w:val="24"/>
        </w:rPr>
        <w:t xml:space="preserve">: 50m x 2 </w:t>
      </w:r>
    </w:p>
    <w:p w14:paraId="47E487D4">
      <w:pPr>
        <w:tabs>
          <w:tab w:val="left" w:pos="3700"/>
        </w:tabs>
        <w:kinsoku w:val="0"/>
        <w:autoSpaceDE w:val="0"/>
        <w:autoSpaceDN w:val="0"/>
        <w:adjustRightInd w:val="0"/>
        <w:ind w:left="1018"/>
        <w:rPr>
          <w:kern w:val="0"/>
          <w:sz w:val="24"/>
        </w:rPr>
      </w:pPr>
    </w:p>
    <w:p w14:paraId="49D78853">
      <w:pPr>
        <w:kinsoku w:val="0"/>
        <w:autoSpaceDE w:val="0"/>
        <w:autoSpaceDN w:val="0"/>
        <w:adjustRightInd w:val="0"/>
        <w:ind w:left="1018"/>
        <w:rPr>
          <w:kern w:val="0"/>
          <w:sz w:val="24"/>
        </w:rPr>
      </w:pPr>
      <w:r>
        <w:rPr>
          <w:kern w:val="0"/>
          <w:sz w:val="24"/>
          <w:u w:val="single"/>
        </w:rPr>
        <w:t>Fuel oil injector testing bed</w:t>
      </w:r>
    </w:p>
    <w:p w14:paraId="0BCA0066">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w:t>
      </w:r>
      <w:r>
        <w:rPr>
          <w:color w:val="000000" w:themeColor="text1"/>
          <w:kern w:val="0"/>
          <w:sz w:val="24"/>
          <w14:textFill>
            <w14:solidFill>
              <w14:schemeClr w14:val="tx1"/>
            </w14:solidFill>
          </w14:textFill>
        </w:rPr>
        <w:t xml:space="preserve"> One (1)</w:t>
      </w:r>
    </w:p>
    <w:p w14:paraId="4697B49B">
      <w:pPr>
        <w:tabs>
          <w:tab w:val="left" w:pos="3700"/>
        </w:tabs>
        <w:kinsoku w:val="0"/>
        <w:autoSpaceDE w:val="0"/>
        <w:autoSpaceDN w:val="0"/>
        <w:adjustRightInd w:val="0"/>
        <w:ind w:left="1018"/>
        <w:rPr>
          <w:kern w:val="0"/>
          <w:sz w:val="24"/>
        </w:rPr>
      </w:pPr>
    </w:p>
    <w:p w14:paraId="0161295F">
      <w:pPr>
        <w:pStyle w:val="4"/>
      </w:pPr>
      <w:bookmarkStart w:id="364" w:name="_Toc50572600"/>
      <w:r>
        <w:rPr>
          <w:rFonts w:hint="eastAsia"/>
        </w:rPr>
        <w:t>6.2.17</w:t>
      </w:r>
      <w:r>
        <w:tab/>
      </w:r>
      <w:r>
        <w:t>MISCELLANEOUS</w:t>
      </w:r>
      <w:bookmarkEnd w:id="364"/>
    </w:p>
    <w:p w14:paraId="128C01B8">
      <w:pPr>
        <w:kinsoku w:val="0"/>
        <w:autoSpaceDE w:val="0"/>
        <w:autoSpaceDN w:val="0"/>
        <w:adjustRightInd w:val="0"/>
        <w:ind w:left="1018"/>
        <w:rPr>
          <w:kern w:val="0"/>
          <w:sz w:val="24"/>
        </w:rPr>
      </w:pPr>
      <w:r>
        <w:rPr>
          <w:kern w:val="0"/>
          <w:sz w:val="24"/>
          <w:u w:val="single"/>
        </w:rPr>
        <w:t>Incinerator</w:t>
      </w:r>
    </w:p>
    <w:p w14:paraId="60511DB1">
      <w:pPr>
        <w:tabs>
          <w:tab w:val="left" w:pos="3700"/>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56F0E7BA">
      <w:pPr>
        <w:tabs>
          <w:tab w:val="left" w:pos="3700"/>
        </w:tabs>
        <w:kinsoku w:val="0"/>
        <w:autoSpaceDE w:val="0"/>
        <w:autoSpaceDN w:val="0"/>
        <w:adjustRightInd w:val="0"/>
        <w:ind w:left="3700" w:hanging="2682"/>
        <w:rPr>
          <w:kern w:val="0"/>
          <w:sz w:val="24"/>
        </w:rPr>
      </w:pPr>
      <w:r>
        <w:rPr>
          <w:kern w:val="0"/>
          <w:sz w:val="24"/>
        </w:rPr>
        <w:t>Type</w:t>
      </w:r>
      <w:r>
        <w:rPr>
          <w:kern w:val="0"/>
          <w:sz w:val="24"/>
        </w:rPr>
        <w:tab/>
      </w:r>
      <w:r>
        <w:rPr>
          <w:kern w:val="0"/>
          <w:sz w:val="24"/>
        </w:rPr>
        <w:t>: Solid waste and waste oil burning, IMO approved type</w:t>
      </w:r>
    </w:p>
    <w:p w14:paraId="2348767D">
      <w:pPr>
        <w:tabs>
          <w:tab w:val="left" w:pos="3700"/>
        </w:tabs>
        <w:kinsoku w:val="0"/>
        <w:autoSpaceDE w:val="0"/>
        <w:autoSpaceDN w:val="0"/>
        <w:adjustRightInd w:val="0"/>
        <w:spacing w:line="310" w:lineRule="exact"/>
        <w:ind w:left="1018"/>
        <w:rPr>
          <w:kern w:val="0"/>
          <w:sz w:val="24"/>
        </w:rPr>
      </w:pPr>
      <w:r>
        <w:rPr>
          <w:kern w:val="0"/>
          <w:sz w:val="24"/>
        </w:rPr>
        <w:t>Capacity</w:t>
      </w:r>
      <w:r>
        <w:rPr>
          <w:kern w:val="0"/>
          <w:sz w:val="24"/>
        </w:rPr>
        <w:tab/>
      </w:r>
      <w:r>
        <w:rPr>
          <w:kern w:val="0"/>
          <w:sz w:val="24"/>
        </w:rPr>
        <w:t xml:space="preserve">: abt. </w:t>
      </w:r>
      <w:r>
        <w:rPr>
          <w:rFonts w:hint="eastAsia"/>
          <w:kern w:val="0"/>
          <w:sz w:val="24"/>
        </w:rPr>
        <w:t>400,000kcal</w:t>
      </w:r>
    </w:p>
    <w:p w14:paraId="06E839E6">
      <w:pPr>
        <w:tabs>
          <w:tab w:val="left" w:pos="3700"/>
        </w:tabs>
        <w:kinsoku w:val="0"/>
        <w:autoSpaceDE w:val="0"/>
        <w:autoSpaceDN w:val="0"/>
        <w:adjustRightInd w:val="0"/>
        <w:spacing w:line="310" w:lineRule="exact"/>
        <w:ind w:left="1018"/>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Fuel</w:t>
      </w:r>
      <w:r>
        <w:rPr>
          <w:color w:val="000000" w:themeColor="text1"/>
          <w:kern w:val="0"/>
          <w:sz w:val="24"/>
          <w14:textFill>
            <w14:solidFill>
              <w14:schemeClr w14:val="tx1"/>
            </w14:solidFill>
          </w14:textFill>
        </w:rPr>
        <w:tab/>
      </w:r>
      <w:r>
        <w:rPr>
          <w:color w:val="000000" w:themeColor="text1"/>
          <w:kern w:val="0"/>
          <w:sz w:val="24"/>
          <w14:textFill>
            <w14:solidFill>
              <w14:schemeClr w14:val="tx1"/>
            </w14:solidFill>
          </w14:textFill>
        </w:rPr>
        <w:t>: MGO</w:t>
      </w:r>
    </w:p>
    <w:p w14:paraId="257FBA8A">
      <w:pPr>
        <w:tabs>
          <w:tab w:val="left" w:pos="3700"/>
        </w:tabs>
        <w:kinsoku w:val="0"/>
        <w:autoSpaceDE w:val="0"/>
        <w:autoSpaceDN w:val="0"/>
        <w:adjustRightInd w:val="0"/>
        <w:spacing w:line="310" w:lineRule="exact"/>
        <w:ind w:left="1018"/>
        <w:rPr>
          <w:b/>
          <w:kern w:val="0"/>
          <w:sz w:val="24"/>
        </w:rPr>
      </w:pPr>
      <w:r>
        <w:rPr>
          <w:b/>
          <w:kern w:val="0"/>
          <w:sz w:val="24"/>
        </w:rPr>
        <w:t>Note</w:t>
      </w:r>
      <w:r>
        <w:rPr>
          <w:rFonts w:hint="eastAsia"/>
          <w:b/>
          <w:kern w:val="0"/>
          <w:sz w:val="24"/>
        </w:rPr>
        <w:t>：</w:t>
      </w:r>
      <w:r>
        <w:rPr>
          <w:b/>
          <w:kern w:val="0"/>
          <w:sz w:val="24"/>
        </w:rPr>
        <w:t xml:space="preserve"> Unit must be able to load Solid waste while burning sludge and oil waste.</w:t>
      </w:r>
    </w:p>
    <w:p w14:paraId="0733C223">
      <w:pPr>
        <w:tabs>
          <w:tab w:val="left" w:pos="3700"/>
        </w:tabs>
        <w:kinsoku w:val="0"/>
        <w:autoSpaceDE w:val="0"/>
        <w:autoSpaceDN w:val="0"/>
        <w:adjustRightInd w:val="0"/>
        <w:spacing w:line="310" w:lineRule="exact"/>
        <w:ind w:left="1018"/>
        <w:rPr>
          <w:b/>
          <w:i/>
          <w:kern w:val="0"/>
          <w:sz w:val="24"/>
        </w:rPr>
      </w:pPr>
      <w:r>
        <w:rPr>
          <w:b/>
          <w:i/>
          <w:kern w:val="0"/>
          <w:sz w:val="24"/>
        </w:rPr>
        <w:t xml:space="preserve">       Mechanical or compressor air mixing unit to be provided for the attached waste oil tank.</w:t>
      </w:r>
    </w:p>
    <w:p w14:paraId="3D2158C4">
      <w:pPr>
        <w:kinsoku w:val="0"/>
        <w:autoSpaceDE w:val="0"/>
        <w:autoSpaceDN w:val="0"/>
        <w:adjustRightInd w:val="0"/>
        <w:spacing w:before="18" w:line="260" w:lineRule="exact"/>
        <w:rPr>
          <w:rFonts w:eastAsia="Arial Unicode MS"/>
          <w:color w:val="000000" w:themeColor="text1"/>
          <w:kern w:val="0"/>
          <w:sz w:val="26"/>
          <w:szCs w:val="26"/>
          <w14:textFill>
            <w14:solidFill>
              <w14:schemeClr w14:val="tx1"/>
            </w14:solidFill>
          </w14:textFill>
        </w:rPr>
      </w:pPr>
    </w:p>
    <w:p w14:paraId="6CFC576B">
      <w:pPr>
        <w:kinsoku w:val="0"/>
        <w:autoSpaceDE w:val="0"/>
        <w:autoSpaceDN w:val="0"/>
        <w:adjustRightInd w:val="0"/>
        <w:ind w:left="1018"/>
        <w:rPr>
          <w:rFonts w:eastAsia="Arial Unicode MS"/>
          <w:kern w:val="0"/>
          <w:sz w:val="24"/>
          <w:u w:val="single"/>
        </w:rPr>
      </w:pPr>
      <w:r>
        <w:rPr>
          <w:rFonts w:eastAsia="Arial Unicode MS"/>
          <w:kern w:val="0"/>
          <w:sz w:val="24"/>
          <w:u w:val="single"/>
        </w:rPr>
        <w:t>Sewage treatment plant</w:t>
      </w:r>
      <w:r>
        <w:rPr>
          <w:rFonts w:eastAsia="Arial Unicode MS"/>
          <w:b/>
          <w:i/>
          <w:kern w:val="0"/>
          <w:sz w:val="24"/>
          <w:u w:val="single"/>
        </w:rPr>
        <w:t xml:space="preserve"> </w:t>
      </w:r>
    </w:p>
    <w:p w14:paraId="7D540A0A">
      <w:pPr>
        <w:tabs>
          <w:tab w:val="left" w:pos="3700"/>
        </w:tabs>
        <w:kinsoku w:val="0"/>
        <w:autoSpaceDE w:val="0"/>
        <w:autoSpaceDN w:val="0"/>
        <w:adjustRightInd w:val="0"/>
        <w:ind w:left="1018"/>
        <w:rPr>
          <w:rFonts w:eastAsia="Arial Unicode MS"/>
          <w:kern w:val="0"/>
          <w:sz w:val="24"/>
        </w:rPr>
      </w:pPr>
      <w:r>
        <w:rPr>
          <w:rFonts w:eastAsia="Arial Unicode MS"/>
          <w:kern w:val="0"/>
          <w:sz w:val="24"/>
        </w:rPr>
        <w:t>No. of set</w:t>
      </w:r>
      <w:r>
        <w:rPr>
          <w:rFonts w:eastAsia="Arial Unicode MS"/>
          <w:kern w:val="0"/>
          <w:sz w:val="24"/>
        </w:rPr>
        <w:tab/>
      </w:r>
      <w:r>
        <w:rPr>
          <w:rFonts w:eastAsia="Arial Unicode MS"/>
          <w:kern w:val="0"/>
          <w:sz w:val="24"/>
        </w:rPr>
        <w:t>: One (1)</w:t>
      </w:r>
    </w:p>
    <w:p w14:paraId="3CB858B7">
      <w:pPr>
        <w:tabs>
          <w:tab w:val="left" w:pos="3724"/>
        </w:tabs>
        <w:kinsoku w:val="0"/>
        <w:autoSpaceDE w:val="0"/>
        <w:autoSpaceDN w:val="0"/>
        <w:adjustRightInd w:val="0"/>
        <w:ind w:left="3828" w:hanging="2810"/>
        <w:rPr>
          <w:rFonts w:eastAsia="Arial Unicode MS"/>
          <w:kern w:val="0"/>
          <w:sz w:val="24"/>
        </w:rPr>
      </w:pPr>
      <w:r>
        <w:rPr>
          <w:rFonts w:eastAsia="Arial Unicode MS"/>
          <w:kern w:val="0"/>
          <w:sz w:val="24"/>
        </w:rPr>
        <w:t>Type</w:t>
      </w:r>
      <w:r>
        <w:rPr>
          <w:rFonts w:eastAsia="Arial Unicode MS"/>
          <w:kern w:val="0"/>
          <w:sz w:val="24"/>
        </w:rPr>
        <w:tab/>
      </w:r>
      <w:r>
        <w:rPr>
          <w:rFonts w:eastAsia="Arial Unicode MS"/>
          <w:kern w:val="0"/>
          <w:sz w:val="24"/>
        </w:rPr>
        <w:t>:</w:t>
      </w:r>
      <w:r>
        <w:rPr>
          <w:rFonts w:eastAsia="Arial Unicode MS"/>
          <w:kern w:val="0"/>
          <w:sz w:val="24"/>
        </w:rPr>
        <w:tab/>
      </w:r>
      <w:r>
        <w:rPr>
          <w:rFonts w:eastAsia="Arial Unicode MS"/>
          <w:kern w:val="0"/>
          <w:sz w:val="24"/>
        </w:rPr>
        <w:t>Biological</w:t>
      </w:r>
      <w:r>
        <w:rPr>
          <w:kern w:val="0"/>
          <w:sz w:val="24"/>
        </w:rPr>
        <w:t xml:space="preserve"> and gravity </w:t>
      </w:r>
      <w:r>
        <w:rPr>
          <w:rFonts w:eastAsia="Arial Unicode MS"/>
          <w:kern w:val="0"/>
          <w:sz w:val="24"/>
        </w:rPr>
        <w:t>type, according to the MEPC regulation</w:t>
      </w:r>
    </w:p>
    <w:p w14:paraId="06AD222F">
      <w:pPr>
        <w:tabs>
          <w:tab w:val="left" w:pos="3700"/>
        </w:tabs>
        <w:kinsoku w:val="0"/>
        <w:autoSpaceDE w:val="0"/>
        <w:autoSpaceDN w:val="0"/>
        <w:adjustRightInd w:val="0"/>
        <w:spacing w:line="270" w:lineRule="exact"/>
        <w:ind w:left="1018"/>
        <w:rPr>
          <w:rFonts w:eastAsia="Arial Unicode MS"/>
          <w:kern w:val="0"/>
          <w:sz w:val="24"/>
        </w:rPr>
      </w:pPr>
      <w:r>
        <w:rPr>
          <w:rFonts w:eastAsia="Arial Unicode MS"/>
          <w:kern w:val="0"/>
          <w:sz w:val="24"/>
        </w:rPr>
        <w:t>Capacity</w:t>
      </w:r>
      <w:r>
        <w:rPr>
          <w:rFonts w:eastAsia="Arial Unicode MS"/>
          <w:kern w:val="0"/>
          <w:sz w:val="24"/>
        </w:rPr>
        <w:tab/>
      </w:r>
      <w:r>
        <w:rPr>
          <w:rFonts w:eastAsia="Arial Unicode MS"/>
          <w:kern w:val="0"/>
          <w:sz w:val="24"/>
        </w:rPr>
        <w:t>: 24 P</w:t>
      </w:r>
    </w:p>
    <w:p w14:paraId="3C768ECE">
      <w:pPr>
        <w:tabs>
          <w:tab w:val="left" w:pos="3700"/>
        </w:tabs>
        <w:kinsoku w:val="0"/>
        <w:autoSpaceDE w:val="0"/>
        <w:autoSpaceDN w:val="0"/>
        <w:adjustRightInd w:val="0"/>
        <w:spacing w:line="270" w:lineRule="exact"/>
        <w:ind w:left="1018"/>
        <w:rPr>
          <w:rFonts w:eastAsia="Arial Unicode MS"/>
          <w:kern w:val="0"/>
          <w:sz w:val="24"/>
        </w:rPr>
      </w:pPr>
    </w:p>
    <w:p w14:paraId="3AB3F073">
      <w:pPr>
        <w:tabs>
          <w:tab w:val="left" w:pos="3548"/>
          <w:tab w:val="left" w:pos="5923"/>
        </w:tabs>
        <w:kinsoku w:val="0"/>
        <w:autoSpaceDE w:val="0"/>
        <w:autoSpaceDN w:val="0"/>
        <w:adjustRightInd w:val="0"/>
        <w:ind w:left="1018"/>
        <w:rPr>
          <w:kern w:val="0"/>
          <w:sz w:val="24"/>
        </w:rPr>
      </w:pPr>
      <w:r>
        <w:rPr>
          <w:kern w:val="0"/>
          <w:sz w:val="24"/>
          <w:u w:val="single"/>
        </w:rPr>
        <w:t>Sewage pump</w:t>
      </w:r>
      <w:r>
        <w:rPr>
          <w:kern w:val="0"/>
          <w:sz w:val="24"/>
        </w:rPr>
        <w:tab/>
      </w:r>
      <w:r>
        <w:rPr>
          <w:kern w:val="0"/>
          <w:sz w:val="24"/>
        </w:rPr>
        <w:tab/>
      </w:r>
    </w:p>
    <w:p w14:paraId="29202C78">
      <w:pPr>
        <w:tabs>
          <w:tab w:val="left" w:pos="3548"/>
          <w:tab w:val="left" w:pos="5923"/>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r>
        <w:rPr>
          <w:kern w:val="0"/>
          <w:sz w:val="24"/>
        </w:rPr>
        <w:tab/>
      </w:r>
    </w:p>
    <w:p w14:paraId="72C7A29E">
      <w:pPr>
        <w:tabs>
          <w:tab w:val="left" w:pos="3548"/>
          <w:tab w:val="left" w:pos="5923"/>
        </w:tabs>
        <w:kinsoku w:val="0"/>
        <w:autoSpaceDE w:val="0"/>
        <w:autoSpaceDN w:val="0"/>
        <w:adjustRightInd w:val="0"/>
        <w:ind w:left="1018"/>
        <w:rPr>
          <w:kern w:val="0"/>
          <w:sz w:val="24"/>
        </w:rPr>
      </w:pPr>
      <w:r>
        <w:rPr>
          <w:kern w:val="0"/>
          <w:sz w:val="24"/>
        </w:rPr>
        <w:t>Type</w:t>
      </w:r>
      <w:r>
        <w:rPr>
          <w:kern w:val="0"/>
          <w:sz w:val="24"/>
        </w:rPr>
        <w:tab/>
      </w:r>
      <w:r>
        <w:rPr>
          <w:kern w:val="0"/>
          <w:sz w:val="24"/>
        </w:rPr>
        <w:t>: M.D. close coupled with non-clogging system</w:t>
      </w:r>
    </w:p>
    <w:p w14:paraId="159F697E">
      <w:pPr>
        <w:tabs>
          <w:tab w:val="left" w:pos="3548"/>
          <w:tab w:val="left" w:pos="5923"/>
        </w:tabs>
        <w:kinsoku w:val="0"/>
        <w:autoSpaceDE w:val="0"/>
        <w:autoSpaceDN w:val="0"/>
        <w:adjustRightInd w:val="0"/>
        <w:ind w:left="1018"/>
        <w:rPr>
          <w:kern w:val="0"/>
          <w:sz w:val="24"/>
        </w:rPr>
      </w:pPr>
      <w:r>
        <w:rPr>
          <w:kern w:val="0"/>
          <w:sz w:val="24"/>
        </w:rPr>
        <w:t>Capacity</w:t>
      </w:r>
      <w:r>
        <w:rPr>
          <w:kern w:val="0"/>
          <w:sz w:val="24"/>
        </w:rPr>
        <w:tab/>
      </w:r>
      <w:r>
        <w:rPr>
          <w:kern w:val="0"/>
          <w:sz w:val="24"/>
        </w:rPr>
        <w:t>: 10m</w:t>
      </w:r>
      <w:r>
        <w:rPr>
          <w:kern w:val="0"/>
          <w:sz w:val="24"/>
          <w:vertAlign w:val="superscript"/>
        </w:rPr>
        <w:t>3</w:t>
      </w:r>
      <w:r>
        <w:rPr>
          <w:kern w:val="0"/>
          <w:sz w:val="24"/>
        </w:rPr>
        <w:t>/h</w:t>
      </w:r>
      <w:r>
        <w:rPr>
          <w:kern w:val="0"/>
          <w:sz w:val="24"/>
        </w:rPr>
        <w:tab/>
      </w:r>
    </w:p>
    <w:p w14:paraId="5B6AD63B">
      <w:pPr>
        <w:tabs>
          <w:tab w:val="left" w:pos="3548"/>
          <w:tab w:val="left" w:pos="5923"/>
        </w:tabs>
        <w:kinsoku w:val="0"/>
        <w:autoSpaceDE w:val="0"/>
        <w:autoSpaceDN w:val="0"/>
        <w:adjustRightInd w:val="0"/>
        <w:ind w:left="1018"/>
        <w:rPr>
          <w:kern w:val="0"/>
          <w:sz w:val="24"/>
        </w:rPr>
      </w:pPr>
      <w:r>
        <w:rPr>
          <w:kern w:val="0"/>
          <w:sz w:val="24"/>
        </w:rPr>
        <w:t>Discharge pressure</w:t>
      </w:r>
      <w:r>
        <w:rPr>
          <w:kern w:val="0"/>
          <w:sz w:val="24"/>
        </w:rPr>
        <w:tab/>
      </w:r>
      <w:r>
        <w:rPr>
          <w:kern w:val="0"/>
          <w:sz w:val="24"/>
        </w:rPr>
        <w:t>: 0.15MPa</w:t>
      </w:r>
      <w:r>
        <w:rPr>
          <w:kern w:val="0"/>
          <w:sz w:val="24"/>
        </w:rPr>
        <w:tab/>
      </w:r>
    </w:p>
    <w:p w14:paraId="22418BC9">
      <w:pPr>
        <w:tabs>
          <w:tab w:val="left" w:pos="3700"/>
        </w:tabs>
        <w:kinsoku w:val="0"/>
        <w:autoSpaceDE w:val="0"/>
        <w:autoSpaceDN w:val="0"/>
        <w:adjustRightInd w:val="0"/>
        <w:spacing w:before="2" w:line="276" w:lineRule="exact"/>
        <w:ind w:left="1440" w:hanging="422"/>
        <w:rPr>
          <w:kern w:val="0"/>
          <w:sz w:val="24"/>
        </w:rPr>
      </w:pPr>
    </w:p>
    <w:p w14:paraId="422EDF7F">
      <w:pPr>
        <w:kinsoku w:val="0"/>
        <w:autoSpaceDE w:val="0"/>
        <w:autoSpaceDN w:val="0"/>
        <w:adjustRightInd w:val="0"/>
        <w:ind w:left="1018"/>
        <w:rPr>
          <w:rFonts w:eastAsia="Arial Unicode MS"/>
          <w:kern w:val="0"/>
          <w:sz w:val="24"/>
        </w:rPr>
      </w:pPr>
      <w:r>
        <w:rPr>
          <w:rFonts w:eastAsia="Arial Unicode MS"/>
          <w:kern w:val="0"/>
          <w:sz w:val="24"/>
          <w:u w:val="single"/>
        </w:rPr>
        <w:t>Main engine overhauling crane</w:t>
      </w:r>
    </w:p>
    <w:p w14:paraId="4782113A">
      <w:pPr>
        <w:tabs>
          <w:tab w:val="left" w:pos="3548"/>
          <w:tab w:val="left" w:pos="5923"/>
        </w:tabs>
        <w:kinsoku w:val="0"/>
        <w:autoSpaceDE w:val="0"/>
        <w:autoSpaceDN w:val="0"/>
        <w:adjustRightInd w:val="0"/>
        <w:ind w:left="1018"/>
        <w:rPr>
          <w:kern w:val="0"/>
          <w:sz w:val="24"/>
        </w:rPr>
      </w:pPr>
      <w:r>
        <w:rPr>
          <w:kern w:val="0"/>
          <w:sz w:val="24"/>
        </w:rPr>
        <w:t>No. of set</w:t>
      </w:r>
      <w:r>
        <w:rPr>
          <w:kern w:val="0"/>
          <w:sz w:val="24"/>
        </w:rPr>
        <w:tab/>
      </w:r>
      <w:r>
        <w:rPr>
          <w:kern w:val="0"/>
          <w:sz w:val="24"/>
        </w:rPr>
        <w:t>: One (1)</w:t>
      </w:r>
    </w:p>
    <w:p w14:paraId="44FBA481">
      <w:pPr>
        <w:tabs>
          <w:tab w:val="left" w:pos="3548"/>
          <w:tab w:val="left" w:pos="5923"/>
        </w:tabs>
        <w:kinsoku w:val="0"/>
        <w:autoSpaceDE w:val="0"/>
        <w:autoSpaceDN w:val="0"/>
        <w:adjustRightInd w:val="0"/>
        <w:ind w:left="3548" w:hanging="2530"/>
        <w:rPr>
          <w:b/>
          <w:i/>
          <w:kern w:val="0"/>
          <w:sz w:val="24"/>
        </w:rPr>
      </w:pPr>
      <w:r>
        <w:rPr>
          <w:kern w:val="0"/>
          <w:sz w:val="24"/>
        </w:rPr>
        <w:t>Type</w:t>
      </w:r>
      <w:r>
        <w:rPr>
          <w:kern w:val="0"/>
          <w:sz w:val="24"/>
        </w:rPr>
        <w:tab/>
      </w:r>
      <w:r>
        <w:rPr>
          <w:kern w:val="0"/>
          <w:sz w:val="24"/>
        </w:rPr>
        <w:t xml:space="preserve">: hoisting, traveling and traversing by motor driven. </w:t>
      </w:r>
    </w:p>
    <w:p w14:paraId="2394A079">
      <w:pPr>
        <w:tabs>
          <w:tab w:val="left" w:pos="3548"/>
          <w:tab w:val="left" w:pos="5923"/>
        </w:tabs>
        <w:kinsoku w:val="0"/>
        <w:autoSpaceDE w:val="0"/>
        <w:autoSpaceDN w:val="0"/>
        <w:adjustRightInd w:val="0"/>
        <w:ind w:left="3548" w:hanging="2530"/>
        <w:rPr>
          <w:kern w:val="0"/>
          <w:sz w:val="24"/>
        </w:rPr>
      </w:pPr>
      <w:r>
        <w:rPr>
          <w:kern w:val="0"/>
          <w:sz w:val="24"/>
        </w:rPr>
        <w:t>Capacity</w:t>
      </w:r>
      <w:r>
        <w:rPr>
          <w:kern w:val="0"/>
          <w:sz w:val="24"/>
        </w:rPr>
        <w:tab/>
      </w:r>
      <w:r>
        <w:rPr>
          <w:kern w:val="0"/>
          <w:sz w:val="24"/>
        </w:rPr>
        <w:t xml:space="preserve">: </w:t>
      </w:r>
      <w:r>
        <w:rPr>
          <w:rFonts w:hint="eastAsia"/>
          <w:kern w:val="0"/>
          <w:sz w:val="24"/>
        </w:rPr>
        <w:t>total 4</w:t>
      </w:r>
      <w:r>
        <w:rPr>
          <w:kern w:val="0"/>
          <w:sz w:val="24"/>
        </w:rPr>
        <w:t>.0 t</w:t>
      </w:r>
    </w:p>
    <w:p w14:paraId="7254389F">
      <w:pPr>
        <w:tabs>
          <w:tab w:val="left" w:pos="3548"/>
          <w:tab w:val="left" w:pos="5923"/>
        </w:tabs>
        <w:kinsoku w:val="0"/>
        <w:autoSpaceDE w:val="0"/>
        <w:autoSpaceDN w:val="0"/>
        <w:adjustRightInd w:val="0"/>
        <w:ind w:left="3548" w:hanging="2530"/>
        <w:rPr>
          <w:kern w:val="0"/>
          <w:sz w:val="24"/>
        </w:rPr>
      </w:pPr>
    </w:p>
    <w:p w14:paraId="69575193">
      <w:pPr>
        <w:kinsoku w:val="0"/>
        <w:autoSpaceDE w:val="0"/>
        <w:autoSpaceDN w:val="0"/>
        <w:adjustRightInd w:val="0"/>
        <w:ind w:left="1018"/>
        <w:rPr>
          <w:rFonts w:eastAsia="Arial Unicode MS"/>
          <w:kern w:val="0"/>
          <w:sz w:val="24"/>
        </w:rPr>
      </w:pPr>
      <w:r>
        <w:rPr>
          <w:rFonts w:eastAsia="Arial Unicode MS"/>
          <w:kern w:val="0"/>
          <w:sz w:val="24"/>
          <w:u w:val="single"/>
        </w:rPr>
        <w:t>E.C.R. unit cooler</w:t>
      </w:r>
    </w:p>
    <w:p w14:paraId="49862A34">
      <w:pPr>
        <w:tabs>
          <w:tab w:val="left" w:pos="3700"/>
        </w:tabs>
        <w:kinsoku w:val="0"/>
        <w:autoSpaceDE w:val="0"/>
        <w:autoSpaceDN w:val="0"/>
        <w:adjustRightInd w:val="0"/>
        <w:ind w:left="1018"/>
        <w:rPr>
          <w:rFonts w:eastAsia="Arial Unicode MS"/>
          <w:kern w:val="0"/>
          <w:sz w:val="24"/>
        </w:rPr>
      </w:pPr>
      <w:r>
        <w:rPr>
          <w:rFonts w:eastAsia="Arial Unicode MS"/>
          <w:kern w:val="0"/>
          <w:sz w:val="24"/>
        </w:rPr>
        <w:t>No. of set</w:t>
      </w:r>
      <w:r>
        <w:rPr>
          <w:rFonts w:eastAsia="Arial Unicode MS"/>
          <w:kern w:val="0"/>
          <w:sz w:val="24"/>
        </w:rPr>
        <w:tab/>
      </w:r>
      <w:r>
        <w:rPr>
          <w:rFonts w:eastAsia="Arial Unicode MS"/>
          <w:kern w:val="0"/>
          <w:sz w:val="24"/>
        </w:rPr>
        <w:t>: One (1)</w:t>
      </w:r>
    </w:p>
    <w:p w14:paraId="08A200B3">
      <w:pPr>
        <w:tabs>
          <w:tab w:val="left" w:pos="3710"/>
          <w:tab w:val="left" w:pos="3828"/>
        </w:tabs>
        <w:kinsoku w:val="0"/>
        <w:autoSpaceDE w:val="0"/>
        <w:autoSpaceDN w:val="0"/>
        <w:adjustRightInd w:val="0"/>
        <w:spacing w:before="2" w:line="276" w:lineRule="exact"/>
        <w:ind w:left="3828" w:hanging="2810"/>
        <w:jc w:val="left"/>
        <w:rPr>
          <w:kern w:val="0"/>
          <w:sz w:val="24"/>
        </w:rPr>
      </w:pPr>
      <w:r>
        <w:rPr>
          <w:rFonts w:eastAsia="Arial Unicode MS"/>
          <w:kern w:val="0"/>
          <w:sz w:val="24"/>
        </w:rPr>
        <w:t>Type</w:t>
      </w:r>
      <w:r>
        <w:rPr>
          <w:rFonts w:eastAsia="Arial Unicode MS"/>
          <w:kern w:val="0"/>
          <w:sz w:val="24"/>
        </w:rPr>
        <w:tab/>
      </w:r>
      <w:r>
        <w:rPr>
          <w:rFonts w:eastAsia="Arial Unicode MS"/>
          <w:kern w:val="0"/>
          <w:sz w:val="24"/>
        </w:rPr>
        <w:t>:</w:t>
      </w:r>
      <w:r>
        <w:rPr>
          <w:rFonts w:eastAsia="Arial Unicode MS"/>
          <w:kern w:val="0"/>
          <w:sz w:val="24"/>
        </w:rPr>
        <w:tab/>
      </w:r>
      <w:r>
        <w:rPr>
          <w:rFonts w:eastAsia="Arial Unicode MS"/>
          <w:kern w:val="0"/>
          <w:sz w:val="24"/>
        </w:rPr>
        <w:t xml:space="preserve">Packaged type </w:t>
      </w:r>
    </w:p>
    <w:p w14:paraId="40BBE537">
      <w:pPr>
        <w:tabs>
          <w:tab w:val="left" w:pos="3700"/>
        </w:tabs>
        <w:kinsoku w:val="0"/>
        <w:autoSpaceDE w:val="0"/>
        <w:autoSpaceDN w:val="0"/>
        <w:adjustRightInd w:val="0"/>
        <w:spacing w:before="2" w:line="276" w:lineRule="exact"/>
        <w:ind w:left="1440" w:hanging="422"/>
        <w:rPr>
          <w:rFonts w:eastAsia="Arial Unicode MS"/>
          <w:kern w:val="0"/>
          <w:sz w:val="24"/>
        </w:rPr>
      </w:pPr>
      <w:r>
        <w:rPr>
          <w:rFonts w:eastAsia="Arial Unicode MS"/>
          <w:kern w:val="0"/>
          <w:sz w:val="24"/>
        </w:rPr>
        <w:t>Capacity</w:t>
      </w:r>
      <w:r>
        <w:rPr>
          <w:rFonts w:eastAsia="Arial Unicode MS"/>
          <w:kern w:val="0"/>
          <w:sz w:val="24"/>
        </w:rPr>
        <w:tab/>
      </w:r>
      <w:r>
        <w:rPr>
          <w:rFonts w:eastAsia="Arial Unicode MS"/>
          <w:kern w:val="0"/>
          <w:sz w:val="24"/>
        </w:rPr>
        <w:t xml:space="preserve">: </w:t>
      </w:r>
      <w:r>
        <w:rPr>
          <w:rFonts w:eastAsia="Arial Unicode MS"/>
          <w:color w:val="000000" w:themeColor="text1"/>
          <w:kern w:val="0"/>
          <w:sz w:val="24"/>
          <w14:textFill>
            <w14:solidFill>
              <w14:schemeClr w14:val="tx1"/>
            </w14:solidFill>
          </w14:textFill>
        </w:rPr>
        <w:t>Abt. 22 kW</w:t>
      </w:r>
    </w:p>
    <w:p w14:paraId="34BCC5A3">
      <w:pPr>
        <w:tabs>
          <w:tab w:val="left" w:pos="3700"/>
        </w:tabs>
        <w:kinsoku w:val="0"/>
        <w:autoSpaceDE w:val="0"/>
        <w:autoSpaceDN w:val="0"/>
        <w:adjustRightInd w:val="0"/>
        <w:spacing w:before="2" w:line="276" w:lineRule="exact"/>
        <w:ind w:left="1440" w:hanging="422"/>
        <w:rPr>
          <w:kern w:val="0"/>
          <w:sz w:val="24"/>
        </w:rPr>
      </w:pPr>
      <w:r>
        <w:rPr>
          <w:rFonts w:eastAsia="Arial Unicode MS"/>
          <w:kern w:val="0"/>
          <w:sz w:val="24"/>
        </w:rPr>
        <w:t>Cooling media</w:t>
      </w:r>
      <w:r>
        <w:rPr>
          <w:rFonts w:eastAsia="Arial Unicode MS"/>
          <w:kern w:val="0"/>
          <w:sz w:val="24"/>
        </w:rPr>
        <w:tab/>
      </w:r>
      <w:r>
        <w:rPr>
          <w:rFonts w:eastAsia="Arial Unicode MS"/>
          <w:kern w:val="0"/>
          <w:sz w:val="24"/>
        </w:rPr>
        <w:t>: R407C</w:t>
      </w:r>
    </w:p>
    <w:p w14:paraId="6904DDA0">
      <w:pPr>
        <w:tabs>
          <w:tab w:val="left" w:pos="3700"/>
        </w:tabs>
        <w:kinsoku w:val="0"/>
        <w:autoSpaceDE w:val="0"/>
        <w:autoSpaceDN w:val="0"/>
        <w:adjustRightInd w:val="0"/>
        <w:spacing w:before="2" w:line="276" w:lineRule="exact"/>
        <w:ind w:left="1440" w:hanging="422"/>
        <w:rPr>
          <w:kern w:val="0"/>
          <w:sz w:val="24"/>
        </w:rPr>
      </w:pPr>
    </w:p>
    <w:p w14:paraId="558DB8A0">
      <w:pPr>
        <w:kinsoku w:val="0"/>
        <w:autoSpaceDE w:val="0"/>
        <w:autoSpaceDN w:val="0"/>
        <w:adjustRightInd w:val="0"/>
        <w:ind w:left="1018"/>
        <w:rPr>
          <w:kern w:val="0"/>
          <w:sz w:val="24"/>
          <w:u w:val="single"/>
        </w:rPr>
      </w:pPr>
    </w:p>
    <w:p w14:paraId="030785A0">
      <w:pPr>
        <w:kinsoku w:val="0"/>
        <w:autoSpaceDE w:val="0"/>
        <w:autoSpaceDN w:val="0"/>
        <w:adjustRightInd w:val="0"/>
        <w:ind w:left="1018"/>
        <w:rPr>
          <w:rFonts w:eastAsia="Arial Unicode MS"/>
          <w:kern w:val="0"/>
          <w:sz w:val="24"/>
        </w:rPr>
      </w:pPr>
      <w:r>
        <w:rPr>
          <w:kern w:val="0"/>
          <w:sz w:val="24"/>
          <w:u w:val="single"/>
        </w:rPr>
        <w:t>Galley</w:t>
      </w:r>
      <w:r>
        <w:rPr>
          <w:rFonts w:eastAsia="Arial Unicode MS"/>
          <w:kern w:val="0"/>
          <w:sz w:val="24"/>
          <w:u w:val="single"/>
        </w:rPr>
        <w:t xml:space="preserve"> unit cooler</w:t>
      </w:r>
    </w:p>
    <w:p w14:paraId="25B800AC">
      <w:pPr>
        <w:tabs>
          <w:tab w:val="left" w:pos="3700"/>
        </w:tabs>
        <w:kinsoku w:val="0"/>
        <w:autoSpaceDE w:val="0"/>
        <w:autoSpaceDN w:val="0"/>
        <w:adjustRightInd w:val="0"/>
        <w:ind w:left="1018"/>
        <w:rPr>
          <w:rFonts w:eastAsia="Arial Unicode MS"/>
          <w:kern w:val="0"/>
          <w:sz w:val="24"/>
        </w:rPr>
      </w:pPr>
      <w:r>
        <w:rPr>
          <w:rFonts w:eastAsia="Arial Unicode MS"/>
          <w:kern w:val="0"/>
          <w:sz w:val="24"/>
        </w:rPr>
        <w:t>No. of set</w:t>
      </w:r>
      <w:r>
        <w:rPr>
          <w:rFonts w:eastAsia="Arial Unicode MS"/>
          <w:kern w:val="0"/>
          <w:sz w:val="24"/>
        </w:rPr>
        <w:tab/>
      </w:r>
      <w:r>
        <w:rPr>
          <w:rFonts w:eastAsia="Arial Unicode MS"/>
          <w:kern w:val="0"/>
          <w:sz w:val="24"/>
        </w:rPr>
        <w:t>: One (1)</w:t>
      </w:r>
    </w:p>
    <w:p w14:paraId="7785689E">
      <w:pPr>
        <w:tabs>
          <w:tab w:val="left" w:pos="3700"/>
        </w:tabs>
        <w:kinsoku w:val="0"/>
        <w:autoSpaceDE w:val="0"/>
        <w:autoSpaceDN w:val="0"/>
        <w:adjustRightInd w:val="0"/>
        <w:spacing w:before="2" w:line="276" w:lineRule="exact"/>
        <w:ind w:left="1440" w:hanging="422"/>
        <w:rPr>
          <w:kern w:val="0"/>
          <w:sz w:val="24"/>
        </w:rPr>
      </w:pPr>
      <w:r>
        <w:rPr>
          <w:rFonts w:eastAsia="Arial Unicode MS"/>
          <w:kern w:val="0"/>
          <w:sz w:val="24"/>
        </w:rPr>
        <w:t>Type</w:t>
      </w:r>
      <w:r>
        <w:rPr>
          <w:rFonts w:eastAsia="Arial Unicode MS"/>
          <w:kern w:val="0"/>
          <w:sz w:val="24"/>
        </w:rPr>
        <w:tab/>
      </w:r>
      <w:r>
        <w:rPr>
          <w:rFonts w:eastAsia="Arial Unicode MS"/>
          <w:kern w:val="0"/>
          <w:sz w:val="24"/>
        </w:rPr>
        <w:t>: Packaged type</w:t>
      </w:r>
    </w:p>
    <w:p w14:paraId="66522B0A">
      <w:pPr>
        <w:tabs>
          <w:tab w:val="left" w:pos="3700"/>
        </w:tabs>
        <w:kinsoku w:val="0"/>
        <w:autoSpaceDE w:val="0"/>
        <w:autoSpaceDN w:val="0"/>
        <w:adjustRightInd w:val="0"/>
        <w:spacing w:before="2" w:line="276" w:lineRule="exact"/>
        <w:ind w:left="1440" w:hanging="422"/>
        <w:rPr>
          <w:rFonts w:eastAsia="Arial Unicode MS"/>
          <w:kern w:val="0"/>
          <w:sz w:val="24"/>
        </w:rPr>
      </w:pPr>
      <w:r>
        <w:rPr>
          <w:rFonts w:eastAsia="Arial Unicode MS"/>
          <w:kern w:val="0"/>
          <w:sz w:val="24"/>
        </w:rPr>
        <w:t>Capacity</w:t>
      </w:r>
      <w:r>
        <w:rPr>
          <w:rFonts w:eastAsia="Arial Unicode MS"/>
          <w:kern w:val="0"/>
          <w:sz w:val="24"/>
        </w:rPr>
        <w:tab/>
      </w:r>
      <w:r>
        <w:rPr>
          <w:rFonts w:eastAsia="Arial Unicode MS"/>
          <w:kern w:val="0"/>
          <w:sz w:val="24"/>
        </w:rPr>
        <w:t>: abt.</w:t>
      </w:r>
      <w:r>
        <w:rPr>
          <w:rFonts w:hint="eastAsia"/>
          <w:kern w:val="0"/>
          <w:sz w:val="24"/>
        </w:rPr>
        <w:t>17</w:t>
      </w:r>
      <w:r>
        <w:rPr>
          <w:rFonts w:eastAsia="Arial Unicode MS"/>
          <w:kern w:val="0"/>
          <w:sz w:val="24"/>
        </w:rPr>
        <w:t xml:space="preserve"> kW </w:t>
      </w:r>
    </w:p>
    <w:p w14:paraId="2016034F">
      <w:pPr>
        <w:tabs>
          <w:tab w:val="left" w:pos="3700"/>
        </w:tabs>
        <w:kinsoku w:val="0"/>
        <w:autoSpaceDE w:val="0"/>
        <w:autoSpaceDN w:val="0"/>
        <w:adjustRightInd w:val="0"/>
        <w:spacing w:before="2" w:line="276" w:lineRule="exact"/>
        <w:ind w:left="1440" w:hanging="422"/>
        <w:rPr>
          <w:rFonts w:eastAsia="Arial Unicode MS"/>
          <w:kern w:val="0"/>
          <w:sz w:val="24"/>
        </w:rPr>
      </w:pPr>
      <w:r>
        <w:rPr>
          <w:rFonts w:eastAsia="Arial Unicode MS"/>
          <w:kern w:val="0"/>
          <w:sz w:val="24"/>
        </w:rPr>
        <w:t>Cooling media</w:t>
      </w:r>
      <w:r>
        <w:rPr>
          <w:rFonts w:eastAsia="Arial Unicode MS"/>
          <w:kern w:val="0"/>
          <w:sz w:val="24"/>
        </w:rPr>
        <w:tab/>
      </w:r>
      <w:r>
        <w:rPr>
          <w:rFonts w:eastAsia="Arial Unicode MS"/>
          <w:kern w:val="0"/>
          <w:sz w:val="24"/>
        </w:rPr>
        <w:t>: R407C</w:t>
      </w:r>
    </w:p>
    <w:p w14:paraId="492FBC4F">
      <w:pPr>
        <w:kinsoku w:val="0"/>
        <w:autoSpaceDE w:val="0"/>
        <w:autoSpaceDN w:val="0"/>
        <w:adjustRightInd w:val="0"/>
        <w:ind w:left="1018"/>
        <w:rPr>
          <w:rFonts w:eastAsia="Arial Unicode MS"/>
          <w:kern w:val="0"/>
          <w:sz w:val="24"/>
          <w:u w:val="single"/>
        </w:rPr>
      </w:pPr>
    </w:p>
    <w:p w14:paraId="08F256F1">
      <w:pPr>
        <w:kinsoku w:val="0"/>
        <w:autoSpaceDE w:val="0"/>
        <w:autoSpaceDN w:val="0"/>
        <w:adjustRightInd w:val="0"/>
        <w:ind w:left="1018"/>
        <w:rPr>
          <w:rFonts w:eastAsia="Arial Unicode MS"/>
          <w:kern w:val="0"/>
          <w:sz w:val="24"/>
        </w:rPr>
      </w:pPr>
      <w:r>
        <w:rPr>
          <w:rFonts w:eastAsia="Arial Unicode MS"/>
          <w:kern w:val="0"/>
          <w:sz w:val="24"/>
          <w:u w:val="single"/>
        </w:rPr>
        <w:t>Marine growth preventing system fitted on main SW strainers</w:t>
      </w:r>
    </w:p>
    <w:p w14:paraId="0C2B7839">
      <w:pPr>
        <w:tabs>
          <w:tab w:val="left" w:pos="3700"/>
        </w:tabs>
        <w:kinsoku w:val="0"/>
        <w:autoSpaceDE w:val="0"/>
        <w:autoSpaceDN w:val="0"/>
        <w:adjustRightInd w:val="0"/>
        <w:spacing w:line="270" w:lineRule="exact"/>
        <w:ind w:left="1018"/>
        <w:rPr>
          <w:rFonts w:eastAsia="Arial Unicode MS"/>
          <w:kern w:val="0"/>
          <w:sz w:val="24"/>
        </w:rPr>
      </w:pPr>
      <w:r>
        <w:rPr>
          <w:rFonts w:eastAsia="Arial Unicode MS"/>
          <w:kern w:val="0"/>
          <w:sz w:val="24"/>
        </w:rPr>
        <w:t>No. of set</w:t>
      </w:r>
      <w:r>
        <w:rPr>
          <w:rFonts w:eastAsia="Arial Unicode MS"/>
          <w:kern w:val="0"/>
          <w:sz w:val="24"/>
        </w:rPr>
        <w:tab/>
      </w:r>
      <w:r>
        <w:rPr>
          <w:rFonts w:eastAsia="Arial Unicode MS"/>
          <w:kern w:val="0"/>
          <w:sz w:val="24"/>
        </w:rPr>
        <w:t>: One (1)</w:t>
      </w:r>
    </w:p>
    <w:p w14:paraId="0F420FAF">
      <w:pPr>
        <w:tabs>
          <w:tab w:val="left" w:pos="3700"/>
        </w:tabs>
        <w:kinsoku w:val="0"/>
        <w:autoSpaceDE w:val="0"/>
        <w:autoSpaceDN w:val="0"/>
        <w:adjustRightInd w:val="0"/>
        <w:spacing w:line="270" w:lineRule="exact"/>
        <w:ind w:left="3826" w:leftChars="485" w:hanging="2808" w:hangingChars="1170"/>
        <w:rPr>
          <w:rFonts w:eastAsia="Arial Unicode MS"/>
          <w:kern w:val="0"/>
          <w:position w:val="-1"/>
          <w:sz w:val="24"/>
        </w:rPr>
      </w:pPr>
      <w:r>
        <w:rPr>
          <w:rFonts w:eastAsia="Arial Unicode MS"/>
          <w:kern w:val="0"/>
          <w:position w:val="-1"/>
          <w:sz w:val="24"/>
        </w:rPr>
        <w:t>Type</w:t>
      </w:r>
      <w:r>
        <w:rPr>
          <w:rFonts w:eastAsia="Arial Unicode MS"/>
          <w:kern w:val="0"/>
          <w:position w:val="-1"/>
          <w:sz w:val="24"/>
        </w:rPr>
        <w:tab/>
      </w:r>
      <w:r>
        <w:rPr>
          <w:rFonts w:eastAsia="Arial Unicode MS"/>
          <w:kern w:val="0"/>
          <w:position w:val="-1"/>
          <w:sz w:val="24"/>
        </w:rPr>
        <w:t xml:space="preserve">: Pole ionizing anode. </w:t>
      </w:r>
    </w:p>
    <w:p w14:paraId="4BCC37BD">
      <w:pPr>
        <w:tabs>
          <w:tab w:val="left" w:pos="3700"/>
        </w:tabs>
        <w:kinsoku w:val="0"/>
        <w:autoSpaceDE w:val="0"/>
        <w:autoSpaceDN w:val="0"/>
        <w:adjustRightInd w:val="0"/>
        <w:spacing w:before="9" w:line="276" w:lineRule="exact"/>
        <w:ind w:left="3838" w:leftChars="485" w:hanging="2820" w:hangingChars="1175"/>
        <w:rPr>
          <w:rFonts w:eastAsia="Arial Unicode MS"/>
          <w:kern w:val="0"/>
          <w:sz w:val="24"/>
        </w:rPr>
      </w:pPr>
      <w:r>
        <w:rPr>
          <w:rFonts w:eastAsia="Arial Unicode MS"/>
          <w:kern w:val="0"/>
          <w:sz w:val="24"/>
        </w:rPr>
        <w:t>Capacity</w:t>
      </w:r>
      <w:r>
        <w:rPr>
          <w:rFonts w:eastAsia="Arial Unicode MS"/>
          <w:kern w:val="0"/>
          <w:sz w:val="24"/>
        </w:rPr>
        <w:tab/>
      </w:r>
      <w:r>
        <w:rPr>
          <w:rFonts w:eastAsia="Arial Unicode MS"/>
          <w:kern w:val="0"/>
          <w:sz w:val="24"/>
        </w:rPr>
        <w:t>: bases on total capacity of two (2) main cooling SW pumps, one (1) FW generator SW pump</w:t>
      </w:r>
      <w:r>
        <w:rPr>
          <w:rFonts w:hint="eastAsia" w:eastAsia="Arial Unicode MS"/>
          <w:kern w:val="0"/>
          <w:sz w:val="24"/>
        </w:rPr>
        <w:t xml:space="preserve"> and scrubber sea water pump</w:t>
      </w:r>
      <w:r>
        <w:rPr>
          <w:rFonts w:eastAsia="Arial Unicode MS"/>
          <w:kern w:val="0"/>
          <w:sz w:val="24"/>
        </w:rPr>
        <w:t>.</w:t>
      </w:r>
    </w:p>
    <w:p w14:paraId="6BD607D9">
      <w:pPr>
        <w:tabs>
          <w:tab w:val="left" w:pos="3738"/>
        </w:tabs>
        <w:kinsoku w:val="0"/>
        <w:autoSpaceDE w:val="0"/>
        <w:autoSpaceDN w:val="0"/>
        <w:adjustRightInd w:val="0"/>
        <w:spacing w:line="270" w:lineRule="exact"/>
        <w:ind w:left="3826" w:leftChars="502" w:hanging="2772" w:hangingChars="1155"/>
        <w:rPr>
          <w:rFonts w:eastAsia="Arial Unicode MS"/>
          <w:kern w:val="0"/>
          <w:sz w:val="24"/>
        </w:rPr>
      </w:pPr>
      <w:r>
        <w:rPr>
          <w:rFonts w:eastAsia="Arial Unicode MS"/>
          <w:kern w:val="0"/>
          <w:sz w:val="24"/>
        </w:rPr>
        <w:t xml:space="preserve">Anodal life  </w:t>
      </w:r>
      <w:r>
        <w:rPr>
          <w:rFonts w:eastAsia="Arial Unicode MS"/>
          <w:kern w:val="0"/>
          <w:sz w:val="24"/>
        </w:rPr>
        <w:tab/>
      </w:r>
      <w:r>
        <w:rPr>
          <w:rFonts w:eastAsia="Arial Unicode MS"/>
          <w:kern w:val="0"/>
          <w:sz w:val="24"/>
        </w:rPr>
        <w:t>: Five (5) years</w:t>
      </w:r>
      <w:r>
        <w:rPr>
          <w:rFonts w:hint="eastAsia" w:eastAsia="Arial Unicode MS"/>
          <w:kern w:val="0"/>
          <w:sz w:val="24"/>
        </w:rPr>
        <w:t xml:space="preserve"> continuous running</w:t>
      </w:r>
      <w:r>
        <w:rPr>
          <w:rFonts w:eastAsia="Arial Unicode MS"/>
          <w:kern w:val="0"/>
          <w:sz w:val="24"/>
        </w:rPr>
        <w:t xml:space="preserve"> (for each sea chest in E/R) </w:t>
      </w:r>
    </w:p>
    <w:p w14:paraId="36EA2F4F">
      <w:pPr>
        <w:kinsoku w:val="0"/>
        <w:autoSpaceDE w:val="0"/>
        <w:autoSpaceDN w:val="0"/>
        <w:adjustRightInd w:val="0"/>
        <w:ind w:left="1018"/>
        <w:rPr>
          <w:rFonts w:eastAsia="Arial Unicode MS"/>
          <w:kern w:val="0"/>
          <w:sz w:val="24"/>
          <w:u w:val="single"/>
        </w:rPr>
      </w:pPr>
    </w:p>
    <w:p w14:paraId="08BAF74B">
      <w:pPr>
        <w:kinsoku w:val="0"/>
        <w:autoSpaceDE w:val="0"/>
        <w:autoSpaceDN w:val="0"/>
        <w:adjustRightInd w:val="0"/>
        <w:ind w:left="1018"/>
        <w:rPr>
          <w:rFonts w:eastAsia="Arial Unicode MS"/>
          <w:kern w:val="0"/>
          <w:sz w:val="24"/>
        </w:rPr>
      </w:pPr>
      <w:r>
        <w:rPr>
          <w:rFonts w:eastAsia="Arial Unicode MS"/>
          <w:kern w:val="0"/>
          <w:sz w:val="24"/>
          <w:u w:val="single"/>
        </w:rPr>
        <w:t>Shut off valves control device for oil tanks</w:t>
      </w:r>
    </w:p>
    <w:p w14:paraId="5E73EC3C">
      <w:pPr>
        <w:tabs>
          <w:tab w:val="left" w:pos="3700"/>
        </w:tabs>
        <w:kinsoku w:val="0"/>
        <w:autoSpaceDE w:val="0"/>
        <w:autoSpaceDN w:val="0"/>
        <w:adjustRightInd w:val="0"/>
        <w:ind w:left="1018"/>
        <w:rPr>
          <w:rFonts w:eastAsia="Arial Unicode MS"/>
          <w:kern w:val="0"/>
          <w:sz w:val="24"/>
        </w:rPr>
      </w:pPr>
      <w:r>
        <w:rPr>
          <w:rFonts w:eastAsia="Arial Unicode MS"/>
          <w:kern w:val="0"/>
          <w:sz w:val="24"/>
        </w:rPr>
        <w:t>No. of set</w:t>
      </w:r>
      <w:r>
        <w:rPr>
          <w:rFonts w:eastAsia="Arial Unicode MS"/>
          <w:kern w:val="0"/>
          <w:sz w:val="24"/>
        </w:rPr>
        <w:tab/>
      </w:r>
      <w:r>
        <w:rPr>
          <w:rFonts w:eastAsia="Arial Unicode MS"/>
          <w:kern w:val="0"/>
          <w:sz w:val="24"/>
        </w:rPr>
        <w:t>: One (1)</w:t>
      </w:r>
    </w:p>
    <w:p w14:paraId="3F3BA72B">
      <w:pPr>
        <w:tabs>
          <w:tab w:val="left" w:pos="3700"/>
        </w:tabs>
        <w:kinsoku w:val="0"/>
        <w:autoSpaceDE w:val="0"/>
        <w:autoSpaceDN w:val="0"/>
        <w:adjustRightInd w:val="0"/>
        <w:ind w:left="1018"/>
        <w:rPr>
          <w:rFonts w:eastAsia="Arial Unicode MS"/>
          <w:kern w:val="0"/>
          <w:sz w:val="24"/>
        </w:rPr>
      </w:pPr>
      <w:r>
        <w:rPr>
          <w:rFonts w:eastAsia="Arial Unicode MS"/>
          <w:kern w:val="0"/>
          <w:sz w:val="24"/>
        </w:rPr>
        <w:t>Type</w:t>
      </w:r>
      <w:r>
        <w:rPr>
          <w:rFonts w:eastAsia="Arial Unicode MS"/>
          <w:kern w:val="0"/>
          <w:sz w:val="24"/>
        </w:rPr>
        <w:tab/>
      </w:r>
      <w:r>
        <w:rPr>
          <w:rFonts w:eastAsia="Arial Unicode MS"/>
          <w:kern w:val="0"/>
          <w:sz w:val="24"/>
        </w:rPr>
        <w:t>: Air operated</w:t>
      </w:r>
    </w:p>
    <w:p w14:paraId="14294FF4">
      <w:pPr>
        <w:tabs>
          <w:tab w:val="left" w:pos="3700"/>
        </w:tabs>
        <w:kinsoku w:val="0"/>
        <w:autoSpaceDE w:val="0"/>
        <w:autoSpaceDN w:val="0"/>
        <w:adjustRightInd w:val="0"/>
        <w:spacing w:line="270" w:lineRule="exact"/>
        <w:ind w:left="1018"/>
        <w:rPr>
          <w:rFonts w:eastAsia="Arial Unicode MS"/>
          <w:kern w:val="0"/>
          <w:sz w:val="24"/>
        </w:rPr>
      </w:pPr>
      <w:r>
        <w:rPr>
          <w:rFonts w:eastAsia="Arial Unicode MS"/>
          <w:kern w:val="0"/>
          <w:sz w:val="24"/>
        </w:rPr>
        <w:t>Work pressure</w:t>
      </w:r>
      <w:r>
        <w:rPr>
          <w:rFonts w:eastAsia="Arial Unicode MS"/>
          <w:kern w:val="0"/>
          <w:sz w:val="24"/>
        </w:rPr>
        <w:tab/>
      </w:r>
      <w:r>
        <w:rPr>
          <w:rFonts w:eastAsia="Arial Unicode MS"/>
          <w:kern w:val="0"/>
          <w:sz w:val="24"/>
        </w:rPr>
        <w:t>: As per Maker’s recommendation</w:t>
      </w:r>
    </w:p>
    <w:p w14:paraId="1C28E44F">
      <w:pPr>
        <w:tabs>
          <w:tab w:val="left" w:pos="3700"/>
        </w:tabs>
        <w:kinsoku w:val="0"/>
        <w:autoSpaceDE w:val="0"/>
        <w:autoSpaceDN w:val="0"/>
        <w:adjustRightInd w:val="0"/>
        <w:spacing w:line="270" w:lineRule="exact"/>
        <w:ind w:left="1018"/>
        <w:rPr>
          <w:rFonts w:eastAsia="Arial Unicode MS"/>
          <w:kern w:val="0"/>
          <w:sz w:val="24"/>
        </w:rPr>
      </w:pPr>
    </w:p>
    <w:p w14:paraId="3EBC36F4">
      <w:pPr>
        <w:kinsoku w:val="0"/>
        <w:autoSpaceDE w:val="0"/>
        <w:autoSpaceDN w:val="0"/>
        <w:adjustRightInd w:val="0"/>
        <w:ind w:left="1018"/>
        <w:rPr>
          <w:rFonts w:eastAsia="Arial Unicode MS"/>
          <w:kern w:val="0"/>
          <w:sz w:val="24"/>
        </w:rPr>
      </w:pPr>
      <w:r>
        <w:rPr>
          <w:rFonts w:eastAsia="Arial Unicode MS"/>
          <w:kern w:val="0"/>
          <w:sz w:val="24"/>
          <w:u w:val="single"/>
        </w:rPr>
        <w:t>Valves remote control system</w:t>
      </w:r>
    </w:p>
    <w:p w14:paraId="66E69030">
      <w:pPr>
        <w:tabs>
          <w:tab w:val="left" w:pos="3700"/>
        </w:tabs>
        <w:kinsoku w:val="0"/>
        <w:autoSpaceDE w:val="0"/>
        <w:autoSpaceDN w:val="0"/>
        <w:adjustRightInd w:val="0"/>
        <w:ind w:left="1018"/>
        <w:rPr>
          <w:rFonts w:eastAsia="Arial Unicode MS"/>
          <w:kern w:val="0"/>
          <w:sz w:val="24"/>
        </w:rPr>
      </w:pPr>
      <w:r>
        <w:rPr>
          <w:rFonts w:eastAsia="Arial Unicode MS"/>
          <w:kern w:val="0"/>
          <w:sz w:val="24"/>
        </w:rPr>
        <w:t>No. of set</w:t>
      </w:r>
      <w:r>
        <w:rPr>
          <w:rFonts w:eastAsia="Arial Unicode MS"/>
          <w:kern w:val="0"/>
          <w:sz w:val="24"/>
        </w:rPr>
        <w:tab/>
      </w:r>
      <w:r>
        <w:rPr>
          <w:rFonts w:eastAsia="Arial Unicode MS"/>
          <w:kern w:val="0"/>
          <w:sz w:val="24"/>
        </w:rPr>
        <w:t>: One (1)</w:t>
      </w:r>
    </w:p>
    <w:p w14:paraId="68EAF030">
      <w:pPr>
        <w:tabs>
          <w:tab w:val="left" w:pos="3700"/>
        </w:tabs>
        <w:kinsoku w:val="0"/>
        <w:autoSpaceDE w:val="0"/>
        <w:autoSpaceDN w:val="0"/>
        <w:adjustRightInd w:val="0"/>
        <w:ind w:left="1018"/>
        <w:rPr>
          <w:rFonts w:eastAsia="Arial Unicode MS"/>
          <w:kern w:val="0"/>
          <w:sz w:val="24"/>
        </w:rPr>
      </w:pPr>
      <w:r>
        <w:rPr>
          <w:rFonts w:eastAsia="Arial Unicode MS"/>
          <w:kern w:val="0"/>
          <w:sz w:val="24"/>
        </w:rPr>
        <w:t>Type</w:t>
      </w:r>
      <w:r>
        <w:rPr>
          <w:rFonts w:eastAsia="Arial Unicode MS"/>
          <w:kern w:val="0"/>
          <w:sz w:val="24"/>
        </w:rPr>
        <w:tab/>
      </w:r>
      <w:r>
        <w:rPr>
          <w:rFonts w:eastAsia="Arial Unicode MS"/>
          <w:kern w:val="0"/>
          <w:sz w:val="24"/>
        </w:rPr>
        <w:t xml:space="preserve">: </w:t>
      </w:r>
      <w:r>
        <w:rPr>
          <w:rFonts w:hint="eastAsia" w:eastAsia="Arial Unicode MS"/>
          <w:kern w:val="0"/>
          <w:sz w:val="24"/>
        </w:rPr>
        <w:t>pneumatic</w:t>
      </w:r>
    </w:p>
    <w:p w14:paraId="3372C156">
      <w:pPr>
        <w:tabs>
          <w:tab w:val="left" w:pos="3700"/>
        </w:tabs>
        <w:kinsoku w:val="0"/>
        <w:autoSpaceDE w:val="0"/>
        <w:autoSpaceDN w:val="0"/>
        <w:adjustRightInd w:val="0"/>
        <w:spacing w:line="270" w:lineRule="exact"/>
        <w:ind w:left="1018"/>
        <w:rPr>
          <w:rFonts w:eastAsia="Arial Unicode MS"/>
          <w:kern w:val="0"/>
          <w:sz w:val="24"/>
        </w:rPr>
      </w:pPr>
      <w:r>
        <w:rPr>
          <w:rFonts w:eastAsia="Arial Unicode MS"/>
          <w:kern w:val="0"/>
          <w:sz w:val="24"/>
        </w:rPr>
        <w:t>Work pressure</w:t>
      </w:r>
      <w:r>
        <w:rPr>
          <w:rFonts w:eastAsia="Arial Unicode MS"/>
          <w:kern w:val="0"/>
          <w:sz w:val="24"/>
        </w:rPr>
        <w:tab/>
      </w:r>
      <w:r>
        <w:rPr>
          <w:rFonts w:eastAsia="Arial Unicode MS"/>
          <w:kern w:val="0"/>
          <w:sz w:val="24"/>
        </w:rPr>
        <w:t>: As per Maker’s recommendation</w:t>
      </w:r>
    </w:p>
    <w:p w14:paraId="6CC6DF27">
      <w:pPr>
        <w:tabs>
          <w:tab w:val="left" w:pos="3700"/>
        </w:tabs>
        <w:kinsoku w:val="0"/>
        <w:autoSpaceDE w:val="0"/>
        <w:autoSpaceDN w:val="0"/>
        <w:adjustRightInd w:val="0"/>
        <w:spacing w:line="270" w:lineRule="exact"/>
        <w:ind w:left="1018"/>
        <w:rPr>
          <w:rFonts w:eastAsia="Arial Unicode MS"/>
          <w:kern w:val="0"/>
          <w:sz w:val="24"/>
        </w:rPr>
      </w:pPr>
    </w:p>
    <w:p w14:paraId="7482BA04">
      <w:pPr>
        <w:kinsoku w:val="0"/>
        <w:autoSpaceDE w:val="0"/>
        <w:autoSpaceDN w:val="0"/>
        <w:adjustRightInd w:val="0"/>
        <w:ind w:left="1018"/>
        <w:rPr>
          <w:rFonts w:eastAsia="Arial Unicode MS"/>
          <w:kern w:val="0"/>
          <w:sz w:val="24"/>
        </w:rPr>
      </w:pPr>
      <w:r>
        <w:rPr>
          <w:rFonts w:eastAsia="Arial Unicode MS"/>
          <w:kern w:val="0"/>
          <w:sz w:val="24"/>
          <w:u w:val="single"/>
        </w:rPr>
        <w:t>Cold water fountain in engine room</w:t>
      </w:r>
    </w:p>
    <w:p w14:paraId="24E6A409">
      <w:pPr>
        <w:kinsoku w:val="0"/>
        <w:autoSpaceDE w:val="0"/>
        <w:autoSpaceDN w:val="0"/>
        <w:adjustRightInd w:val="0"/>
        <w:ind w:left="3693"/>
        <w:rPr>
          <w:rFonts w:eastAsia="Arial Unicode MS"/>
          <w:kern w:val="0"/>
          <w:sz w:val="24"/>
        </w:rPr>
      </w:pPr>
      <w:r>
        <w:rPr>
          <w:rFonts w:eastAsia="Arial Unicode MS"/>
          <w:kern w:val="0"/>
          <w:sz w:val="24"/>
        </w:rPr>
        <w:t xml:space="preserve">: Refer to </w:t>
      </w:r>
      <w:r>
        <w:rPr>
          <w:rFonts w:hint="eastAsia" w:eastAsia="Arial Unicode MS"/>
          <w:kern w:val="0"/>
          <w:sz w:val="24"/>
        </w:rPr>
        <w:t xml:space="preserve">Chapter 6 </w:t>
      </w:r>
      <w:r>
        <w:rPr>
          <w:rFonts w:eastAsia="Arial Unicode MS"/>
          <w:kern w:val="0"/>
          <w:sz w:val="24"/>
        </w:rPr>
        <w:t xml:space="preserve"> Hull Piping </w:t>
      </w:r>
    </w:p>
    <w:p w14:paraId="726A6376">
      <w:pPr>
        <w:kinsoku w:val="0"/>
        <w:autoSpaceDE w:val="0"/>
        <w:autoSpaceDN w:val="0"/>
        <w:adjustRightInd w:val="0"/>
        <w:ind w:left="3693"/>
        <w:rPr>
          <w:rFonts w:eastAsia="Arial Unicode MS"/>
          <w:kern w:val="0"/>
          <w:sz w:val="24"/>
        </w:rPr>
      </w:pPr>
    </w:p>
    <w:p w14:paraId="46620DDB">
      <w:pPr>
        <w:kinsoku w:val="0"/>
        <w:autoSpaceDE w:val="0"/>
        <w:autoSpaceDN w:val="0"/>
        <w:adjustRightInd w:val="0"/>
        <w:ind w:left="3693"/>
        <w:rPr>
          <w:rFonts w:eastAsia="Arial Unicode MS"/>
          <w:kern w:val="0"/>
          <w:sz w:val="24"/>
        </w:rPr>
      </w:pPr>
    </w:p>
    <w:p w14:paraId="5485356D">
      <w:pPr>
        <w:kinsoku w:val="0"/>
        <w:autoSpaceDE w:val="0"/>
        <w:autoSpaceDN w:val="0"/>
        <w:adjustRightInd w:val="0"/>
        <w:ind w:left="3693"/>
        <w:rPr>
          <w:rFonts w:eastAsia="Arial Unicode MS"/>
          <w:kern w:val="0"/>
          <w:sz w:val="24"/>
        </w:rPr>
      </w:pPr>
    </w:p>
    <w:p w14:paraId="523FA5B1">
      <w:pPr>
        <w:kinsoku w:val="0"/>
        <w:autoSpaceDE w:val="0"/>
        <w:autoSpaceDN w:val="0"/>
        <w:adjustRightInd w:val="0"/>
        <w:rPr>
          <w:rFonts w:eastAsia="Arial Unicode MS"/>
          <w:kern w:val="0"/>
          <w:sz w:val="24"/>
        </w:rPr>
      </w:pPr>
    </w:p>
    <w:p w14:paraId="185AE55D">
      <w:pPr>
        <w:pStyle w:val="4"/>
      </w:pPr>
      <w:bookmarkStart w:id="365" w:name="_Toc50572601"/>
      <w:r>
        <w:rPr>
          <w:rFonts w:hint="eastAsia"/>
        </w:rPr>
        <w:t>6.2.18</w:t>
      </w:r>
      <w:r>
        <w:tab/>
      </w:r>
      <w:r>
        <w:t>TANKS IN ENGINE ROOM</w:t>
      </w:r>
      <w:bookmarkEnd w:id="365"/>
    </w:p>
    <w:tbl>
      <w:tblPr>
        <w:tblStyle w:val="40"/>
        <w:tblW w:w="9678" w:type="dxa"/>
        <w:tblInd w:w="109" w:type="dxa"/>
        <w:tblLayout w:type="fixed"/>
        <w:tblCellMar>
          <w:top w:w="0" w:type="dxa"/>
          <w:left w:w="0" w:type="dxa"/>
          <w:bottom w:w="0" w:type="dxa"/>
          <w:right w:w="0" w:type="dxa"/>
        </w:tblCellMar>
      </w:tblPr>
      <w:tblGrid>
        <w:gridCol w:w="4292"/>
        <w:gridCol w:w="850"/>
        <w:gridCol w:w="1985"/>
        <w:gridCol w:w="2551"/>
      </w:tblGrid>
      <w:tr w14:paraId="555B39B5">
        <w:tblPrEx>
          <w:tblCellMar>
            <w:top w:w="0" w:type="dxa"/>
            <w:left w:w="0" w:type="dxa"/>
            <w:bottom w:w="0" w:type="dxa"/>
            <w:right w:w="0" w:type="dxa"/>
          </w:tblCellMar>
        </w:tblPrEx>
        <w:trPr>
          <w:trHeight w:val="290" w:hRule="exact"/>
          <w:tblHeader/>
        </w:trPr>
        <w:tc>
          <w:tcPr>
            <w:tcW w:w="4292" w:type="dxa"/>
            <w:tcBorders>
              <w:top w:val="single" w:color="000000" w:sz="6" w:space="0"/>
              <w:left w:val="single" w:color="000000" w:sz="4" w:space="0"/>
              <w:bottom w:val="single" w:color="000000" w:sz="6" w:space="0"/>
              <w:right w:val="single" w:color="000000" w:sz="4" w:space="0"/>
            </w:tcBorders>
          </w:tcPr>
          <w:p w14:paraId="09274662">
            <w:pPr>
              <w:kinsoku w:val="0"/>
              <w:autoSpaceDE w:val="0"/>
              <w:autoSpaceDN w:val="0"/>
              <w:adjustRightInd w:val="0"/>
              <w:spacing w:before="5"/>
              <w:ind w:left="1961"/>
              <w:rPr>
                <w:kern w:val="0"/>
                <w:sz w:val="24"/>
              </w:rPr>
            </w:pPr>
            <w:r>
              <w:rPr>
                <w:kern w:val="0"/>
                <w:sz w:val="24"/>
              </w:rPr>
              <w:t>Tank</w:t>
            </w:r>
          </w:p>
        </w:tc>
        <w:tc>
          <w:tcPr>
            <w:tcW w:w="850" w:type="dxa"/>
            <w:tcBorders>
              <w:top w:val="single" w:color="000000" w:sz="6" w:space="0"/>
              <w:left w:val="single" w:color="000000" w:sz="4" w:space="0"/>
              <w:bottom w:val="single" w:color="000000" w:sz="6" w:space="0"/>
              <w:right w:val="single" w:color="000000" w:sz="4" w:space="0"/>
            </w:tcBorders>
          </w:tcPr>
          <w:p w14:paraId="65B9552B">
            <w:pPr>
              <w:kinsoku w:val="0"/>
              <w:autoSpaceDE w:val="0"/>
              <w:autoSpaceDN w:val="0"/>
              <w:adjustRightInd w:val="0"/>
              <w:spacing w:before="5"/>
              <w:ind w:left="160"/>
              <w:rPr>
                <w:kern w:val="0"/>
                <w:sz w:val="24"/>
              </w:rPr>
            </w:pPr>
            <w:r>
              <w:rPr>
                <w:kern w:val="0"/>
                <w:sz w:val="24"/>
              </w:rPr>
              <w:t>Set</w:t>
            </w:r>
          </w:p>
        </w:tc>
        <w:tc>
          <w:tcPr>
            <w:tcW w:w="1985" w:type="dxa"/>
            <w:tcBorders>
              <w:top w:val="single" w:color="000000" w:sz="6" w:space="0"/>
              <w:left w:val="single" w:color="000000" w:sz="4" w:space="0"/>
              <w:bottom w:val="single" w:color="000000" w:sz="6" w:space="0"/>
              <w:right w:val="single" w:color="000000" w:sz="4" w:space="0"/>
            </w:tcBorders>
          </w:tcPr>
          <w:p w14:paraId="4A5375B6">
            <w:pPr>
              <w:kinsoku w:val="0"/>
              <w:autoSpaceDE w:val="0"/>
              <w:autoSpaceDN w:val="0"/>
              <w:adjustRightInd w:val="0"/>
              <w:spacing w:line="280" w:lineRule="exact"/>
              <w:ind w:left="443"/>
              <w:rPr>
                <w:kern w:val="0"/>
                <w:sz w:val="24"/>
              </w:rPr>
            </w:pPr>
            <w:r>
              <w:rPr>
                <w:kern w:val="0"/>
                <w:sz w:val="24"/>
              </w:rPr>
              <w:t>Capacity (m</w:t>
            </w:r>
            <w:r>
              <w:rPr>
                <w:kern w:val="0"/>
                <w:sz w:val="24"/>
                <w:vertAlign w:val="superscript"/>
              </w:rPr>
              <w:t>3</w:t>
            </w:r>
            <w:r>
              <w:rPr>
                <w:kern w:val="0"/>
                <w:sz w:val="24"/>
              </w:rPr>
              <w:t>)</w:t>
            </w:r>
          </w:p>
        </w:tc>
        <w:tc>
          <w:tcPr>
            <w:tcW w:w="2551" w:type="dxa"/>
            <w:tcBorders>
              <w:top w:val="single" w:color="000000" w:sz="6" w:space="0"/>
              <w:left w:val="single" w:color="000000" w:sz="4" w:space="0"/>
              <w:bottom w:val="single" w:color="000000" w:sz="6" w:space="0"/>
              <w:right w:val="single" w:color="000000" w:sz="4" w:space="0"/>
            </w:tcBorders>
          </w:tcPr>
          <w:p w14:paraId="2B53AC3C">
            <w:pPr>
              <w:kinsoku w:val="0"/>
              <w:autoSpaceDE w:val="0"/>
              <w:autoSpaceDN w:val="0"/>
              <w:adjustRightInd w:val="0"/>
              <w:spacing w:before="5"/>
              <w:ind w:left="816"/>
              <w:rPr>
                <w:kern w:val="0"/>
                <w:sz w:val="24"/>
              </w:rPr>
            </w:pPr>
            <w:r>
              <w:rPr>
                <w:kern w:val="0"/>
                <w:sz w:val="24"/>
              </w:rPr>
              <w:t>Remarks</w:t>
            </w:r>
          </w:p>
        </w:tc>
      </w:tr>
      <w:tr w14:paraId="56680199">
        <w:tblPrEx>
          <w:tblCellMar>
            <w:top w:w="0" w:type="dxa"/>
            <w:left w:w="0" w:type="dxa"/>
            <w:bottom w:w="0" w:type="dxa"/>
            <w:right w:w="0" w:type="dxa"/>
          </w:tblCellMar>
        </w:tblPrEx>
        <w:trPr>
          <w:trHeight w:val="290" w:hRule="exact"/>
        </w:trPr>
        <w:tc>
          <w:tcPr>
            <w:tcW w:w="4292" w:type="dxa"/>
            <w:tcBorders>
              <w:top w:val="single" w:color="000000" w:sz="6" w:space="0"/>
              <w:left w:val="single" w:color="000000" w:sz="4" w:space="0"/>
              <w:bottom w:val="single" w:color="000000" w:sz="6" w:space="0"/>
              <w:right w:val="single" w:color="000000" w:sz="4" w:space="0"/>
            </w:tcBorders>
          </w:tcPr>
          <w:p w14:paraId="0751871D">
            <w:pPr>
              <w:kinsoku w:val="0"/>
              <w:autoSpaceDE w:val="0"/>
              <w:autoSpaceDN w:val="0"/>
              <w:adjustRightInd w:val="0"/>
              <w:spacing w:before="5"/>
              <w:ind w:left="101"/>
              <w:rPr>
                <w:kern w:val="0"/>
                <w:sz w:val="24"/>
              </w:rPr>
            </w:pPr>
            <w:r>
              <w:rPr>
                <w:kern w:val="0"/>
                <w:sz w:val="24"/>
              </w:rPr>
              <w:t>HFO</w:t>
            </w:r>
            <w:r>
              <w:rPr>
                <w:rFonts w:hint="eastAsia"/>
                <w:kern w:val="0"/>
                <w:sz w:val="24"/>
              </w:rPr>
              <w:t>, ULSFO</w:t>
            </w:r>
            <w:r>
              <w:rPr>
                <w:color w:val="000000" w:themeColor="text1"/>
                <w:kern w:val="0"/>
                <w:sz w:val="24"/>
                <w14:textFill>
                  <w14:solidFill>
                    <w14:schemeClr w14:val="tx1"/>
                  </w14:solidFill>
                </w14:textFill>
              </w:rPr>
              <w:t>/LSHFO</w:t>
            </w:r>
            <w:r>
              <w:rPr>
                <w:kern w:val="0"/>
                <w:sz w:val="24"/>
              </w:rPr>
              <w:t xml:space="preserve"> tank</w:t>
            </w:r>
            <w:r>
              <w:rPr>
                <w:kern w:val="0"/>
                <w:sz w:val="24"/>
                <w:lang w:val="sv-SE"/>
              </w:rPr>
              <w:t>*</w:t>
            </w:r>
          </w:p>
        </w:tc>
        <w:tc>
          <w:tcPr>
            <w:tcW w:w="850" w:type="dxa"/>
            <w:tcBorders>
              <w:top w:val="single" w:color="000000" w:sz="6" w:space="0"/>
              <w:left w:val="single" w:color="000000" w:sz="4" w:space="0"/>
              <w:bottom w:val="single" w:color="000000" w:sz="6" w:space="0"/>
              <w:right w:val="single" w:color="000000" w:sz="4" w:space="0"/>
            </w:tcBorders>
          </w:tcPr>
          <w:p w14:paraId="6970B990">
            <w:pPr>
              <w:kinsoku w:val="0"/>
              <w:autoSpaceDE w:val="0"/>
              <w:autoSpaceDN w:val="0"/>
              <w:adjustRightInd w:val="0"/>
              <w:rPr>
                <w:kern w:val="0"/>
                <w:sz w:val="24"/>
              </w:rPr>
            </w:pPr>
          </w:p>
        </w:tc>
        <w:tc>
          <w:tcPr>
            <w:tcW w:w="1985" w:type="dxa"/>
            <w:tcBorders>
              <w:top w:val="single" w:color="000000" w:sz="6" w:space="0"/>
              <w:left w:val="single" w:color="000000" w:sz="4" w:space="0"/>
              <w:bottom w:val="single" w:color="000000" w:sz="6" w:space="0"/>
              <w:right w:val="single" w:color="000000" w:sz="4" w:space="0"/>
            </w:tcBorders>
          </w:tcPr>
          <w:p w14:paraId="03D58AD1">
            <w:pPr>
              <w:kinsoku w:val="0"/>
              <w:autoSpaceDE w:val="0"/>
              <w:autoSpaceDN w:val="0"/>
              <w:adjustRightInd w:val="0"/>
              <w:spacing w:before="5"/>
              <w:ind w:left="71" w:leftChars="34"/>
              <w:rPr>
                <w:kern w:val="0"/>
                <w:sz w:val="24"/>
              </w:rPr>
            </w:pPr>
            <w:r>
              <w:rPr>
                <w:kern w:val="0"/>
                <w:sz w:val="24"/>
              </w:rPr>
              <w:t xml:space="preserve">refer to G Chapt. </w:t>
            </w:r>
          </w:p>
        </w:tc>
        <w:tc>
          <w:tcPr>
            <w:tcW w:w="2551" w:type="dxa"/>
            <w:tcBorders>
              <w:top w:val="single" w:color="000000" w:sz="6" w:space="0"/>
              <w:left w:val="single" w:color="000000" w:sz="4" w:space="0"/>
              <w:bottom w:val="single" w:color="000000" w:sz="6" w:space="0"/>
              <w:right w:val="single" w:color="000000" w:sz="4" w:space="0"/>
            </w:tcBorders>
          </w:tcPr>
          <w:p w14:paraId="0442FAB4">
            <w:pPr>
              <w:kinsoku w:val="0"/>
              <w:autoSpaceDE w:val="0"/>
              <w:autoSpaceDN w:val="0"/>
              <w:adjustRightInd w:val="0"/>
              <w:spacing w:before="5"/>
              <w:ind w:left="141"/>
              <w:rPr>
                <w:kern w:val="0"/>
                <w:sz w:val="24"/>
              </w:rPr>
            </w:pPr>
            <w:r>
              <w:rPr>
                <w:kern w:val="0"/>
                <w:sz w:val="24"/>
              </w:rPr>
              <w:t>HL</w:t>
            </w:r>
            <w:r>
              <w:rPr>
                <w:kern w:val="0"/>
                <w:sz w:val="24"/>
                <w:lang w:val="nb-NO"/>
              </w:rPr>
              <w:t>, RL,SD</w:t>
            </w:r>
            <w:r>
              <w:rPr>
                <w:rFonts w:hint="eastAsia"/>
                <w:kern w:val="0"/>
                <w:sz w:val="24"/>
                <w:lang w:val="nb-NO"/>
              </w:rPr>
              <w:t>,HC,HT</w:t>
            </w:r>
          </w:p>
        </w:tc>
      </w:tr>
      <w:tr w14:paraId="3560DF47">
        <w:tblPrEx>
          <w:tblCellMar>
            <w:top w:w="0" w:type="dxa"/>
            <w:left w:w="0" w:type="dxa"/>
            <w:bottom w:w="0" w:type="dxa"/>
            <w:right w:w="0" w:type="dxa"/>
          </w:tblCellMar>
        </w:tblPrEx>
        <w:trPr>
          <w:trHeight w:val="646" w:hRule="exact"/>
        </w:trPr>
        <w:tc>
          <w:tcPr>
            <w:tcW w:w="4292" w:type="dxa"/>
            <w:tcBorders>
              <w:top w:val="single" w:color="000000" w:sz="6" w:space="0"/>
              <w:left w:val="single" w:color="000000" w:sz="4" w:space="0"/>
              <w:bottom w:val="single" w:color="000000" w:sz="6" w:space="0"/>
              <w:right w:val="single" w:color="000000" w:sz="4" w:space="0"/>
            </w:tcBorders>
          </w:tcPr>
          <w:p w14:paraId="0D741F56">
            <w:pPr>
              <w:kinsoku w:val="0"/>
              <w:autoSpaceDE w:val="0"/>
              <w:autoSpaceDN w:val="0"/>
              <w:adjustRightInd w:val="0"/>
              <w:spacing w:before="5"/>
              <w:ind w:left="101" w:right="134" w:rightChars="64"/>
              <w:rPr>
                <w:kern w:val="0"/>
                <w:sz w:val="24"/>
                <w:lang w:val="sv-SE"/>
              </w:rPr>
            </w:pPr>
            <w:r>
              <w:rPr>
                <w:kern w:val="0"/>
                <w:sz w:val="24"/>
                <w:lang w:val="sv-SE"/>
              </w:rPr>
              <w:t>HFO</w:t>
            </w:r>
            <w:r>
              <w:rPr>
                <w:rFonts w:hint="eastAsia"/>
                <w:kern w:val="0"/>
                <w:sz w:val="24"/>
                <w:lang w:val="sv-SE"/>
              </w:rPr>
              <w:t>, ULSFO</w:t>
            </w:r>
            <w:r>
              <w:rPr>
                <w:kern w:val="0"/>
                <w:sz w:val="24"/>
                <w:lang w:val="sv-SE"/>
              </w:rPr>
              <w:t>/</w:t>
            </w:r>
            <w:r>
              <w:rPr>
                <w:color w:val="000000" w:themeColor="text1"/>
                <w:kern w:val="0"/>
                <w:sz w:val="24"/>
                <w14:textFill>
                  <w14:solidFill>
                    <w14:schemeClr w14:val="tx1"/>
                  </w14:solidFill>
                </w14:textFill>
              </w:rPr>
              <w:t>LSHFO</w:t>
            </w:r>
            <w:r>
              <w:rPr>
                <w:kern w:val="0"/>
                <w:sz w:val="24"/>
                <w:lang w:val="sv-SE"/>
              </w:rPr>
              <w:t xml:space="preserve"> settling tank **</w:t>
            </w:r>
          </w:p>
        </w:tc>
        <w:tc>
          <w:tcPr>
            <w:tcW w:w="850" w:type="dxa"/>
            <w:tcBorders>
              <w:top w:val="single" w:color="000000" w:sz="6" w:space="0"/>
              <w:left w:val="single" w:color="000000" w:sz="4" w:space="0"/>
              <w:bottom w:val="single" w:color="000000" w:sz="6" w:space="0"/>
              <w:right w:val="single" w:color="000000" w:sz="4" w:space="0"/>
            </w:tcBorders>
          </w:tcPr>
          <w:p w14:paraId="620C09FF">
            <w:pPr>
              <w:kinsoku w:val="0"/>
              <w:autoSpaceDE w:val="0"/>
              <w:autoSpaceDN w:val="0"/>
              <w:adjustRightInd w:val="0"/>
              <w:spacing w:before="5"/>
              <w:ind w:firstLine="240" w:firstLineChars="100"/>
              <w:rPr>
                <w:kern w:val="0"/>
                <w:sz w:val="24"/>
              </w:rPr>
            </w:pPr>
            <w:r>
              <w:rPr>
                <w:color w:val="000000" w:themeColor="text1"/>
                <w:kern w:val="0"/>
                <w:sz w:val="24"/>
                <w14:textFill>
                  <w14:solidFill>
                    <w14:schemeClr w14:val="tx1"/>
                  </w14:solidFill>
                </w14:textFill>
              </w:rPr>
              <w:t>2</w:t>
            </w:r>
          </w:p>
        </w:tc>
        <w:tc>
          <w:tcPr>
            <w:tcW w:w="1985" w:type="dxa"/>
            <w:tcBorders>
              <w:top w:val="single" w:color="000000" w:sz="6" w:space="0"/>
              <w:left w:val="single" w:color="000000" w:sz="4" w:space="0"/>
              <w:bottom w:val="single" w:color="000000" w:sz="6" w:space="0"/>
              <w:right w:val="single" w:color="000000" w:sz="4" w:space="0"/>
            </w:tcBorders>
          </w:tcPr>
          <w:p w14:paraId="467DCC9E">
            <w:pPr>
              <w:kinsoku w:val="0"/>
              <w:autoSpaceDE w:val="0"/>
              <w:autoSpaceDN w:val="0"/>
              <w:adjustRightInd w:val="0"/>
              <w:spacing w:before="5"/>
              <w:ind w:left="72"/>
              <w:rPr>
                <w:kern w:val="0"/>
                <w:sz w:val="24"/>
              </w:rPr>
            </w:pPr>
            <w:r>
              <w:rPr>
                <w:kern w:val="0"/>
                <w:sz w:val="24"/>
              </w:rPr>
              <w:t>Abt. 4</w:t>
            </w:r>
            <w:r>
              <w:rPr>
                <w:rFonts w:hint="eastAsia"/>
                <w:kern w:val="0"/>
                <w:sz w:val="24"/>
              </w:rPr>
              <w:t>0</w:t>
            </w:r>
          </w:p>
        </w:tc>
        <w:tc>
          <w:tcPr>
            <w:tcW w:w="2551" w:type="dxa"/>
            <w:tcBorders>
              <w:top w:val="single" w:color="000000" w:sz="6" w:space="0"/>
              <w:left w:val="single" w:color="000000" w:sz="4" w:space="0"/>
              <w:bottom w:val="single" w:color="000000" w:sz="6" w:space="0"/>
              <w:right w:val="single" w:color="000000" w:sz="4" w:space="0"/>
            </w:tcBorders>
          </w:tcPr>
          <w:p w14:paraId="274B4881">
            <w:pPr>
              <w:kinsoku w:val="0"/>
              <w:autoSpaceDE w:val="0"/>
              <w:autoSpaceDN w:val="0"/>
              <w:adjustRightInd w:val="0"/>
              <w:ind w:left="141"/>
              <w:rPr>
                <w:kern w:val="0"/>
                <w:sz w:val="24"/>
                <w:lang w:val="nb-NO"/>
              </w:rPr>
            </w:pPr>
            <w:r>
              <w:rPr>
                <w:kern w:val="0"/>
                <w:sz w:val="24"/>
                <w:lang w:val="nb-NO"/>
              </w:rPr>
              <w:t>I, HC,LL, AT, ML, HT, HL, RL,HSP,LST</w:t>
            </w:r>
          </w:p>
        </w:tc>
      </w:tr>
      <w:tr w14:paraId="7306FA07">
        <w:tblPrEx>
          <w:tblCellMar>
            <w:top w:w="0" w:type="dxa"/>
            <w:left w:w="0" w:type="dxa"/>
            <w:bottom w:w="0" w:type="dxa"/>
            <w:right w:w="0" w:type="dxa"/>
          </w:tblCellMar>
        </w:tblPrEx>
        <w:trPr>
          <w:trHeight w:val="566" w:hRule="exact"/>
        </w:trPr>
        <w:tc>
          <w:tcPr>
            <w:tcW w:w="4292" w:type="dxa"/>
            <w:tcBorders>
              <w:top w:val="single" w:color="000000" w:sz="6" w:space="0"/>
              <w:left w:val="single" w:color="000000" w:sz="4" w:space="0"/>
              <w:bottom w:val="single" w:color="000000" w:sz="6" w:space="0"/>
              <w:right w:val="single" w:color="000000" w:sz="4" w:space="0"/>
            </w:tcBorders>
          </w:tcPr>
          <w:p w14:paraId="591F2AE4">
            <w:pPr>
              <w:kinsoku w:val="0"/>
              <w:autoSpaceDE w:val="0"/>
              <w:autoSpaceDN w:val="0"/>
              <w:adjustRightInd w:val="0"/>
              <w:spacing w:before="5"/>
              <w:ind w:left="101" w:right="134" w:rightChars="64"/>
              <w:rPr>
                <w:kern w:val="0"/>
                <w:sz w:val="24"/>
              </w:rPr>
            </w:pPr>
            <w:r>
              <w:rPr>
                <w:kern w:val="0"/>
                <w:sz w:val="24"/>
              </w:rPr>
              <w:t>HFO</w:t>
            </w:r>
            <w:r>
              <w:rPr>
                <w:rFonts w:hint="eastAsia"/>
                <w:kern w:val="0"/>
                <w:sz w:val="24"/>
              </w:rPr>
              <w:t>, ULSFO</w:t>
            </w:r>
            <w:r>
              <w:rPr>
                <w:kern w:val="0"/>
                <w:sz w:val="24"/>
              </w:rPr>
              <w:t>/</w:t>
            </w:r>
            <w:r>
              <w:rPr>
                <w:color w:val="000000" w:themeColor="text1"/>
                <w:kern w:val="0"/>
                <w:sz w:val="24"/>
                <w14:textFill>
                  <w14:solidFill>
                    <w14:schemeClr w14:val="tx1"/>
                  </w14:solidFill>
                </w14:textFill>
              </w:rPr>
              <w:t>LSHFO</w:t>
            </w:r>
            <w:r>
              <w:rPr>
                <w:kern w:val="0"/>
                <w:sz w:val="24"/>
              </w:rPr>
              <w:t xml:space="preserve"> service tank **</w:t>
            </w:r>
          </w:p>
        </w:tc>
        <w:tc>
          <w:tcPr>
            <w:tcW w:w="850" w:type="dxa"/>
            <w:tcBorders>
              <w:top w:val="single" w:color="000000" w:sz="6" w:space="0"/>
              <w:left w:val="single" w:color="000000" w:sz="4" w:space="0"/>
              <w:bottom w:val="single" w:color="000000" w:sz="6" w:space="0"/>
              <w:right w:val="single" w:color="000000" w:sz="4" w:space="0"/>
            </w:tcBorders>
          </w:tcPr>
          <w:p w14:paraId="7898AE69">
            <w:pPr>
              <w:kinsoku w:val="0"/>
              <w:autoSpaceDE w:val="0"/>
              <w:autoSpaceDN w:val="0"/>
              <w:adjustRightInd w:val="0"/>
              <w:spacing w:before="5"/>
              <w:ind w:left="250"/>
              <w:rPr>
                <w:kern w:val="0"/>
                <w:sz w:val="24"/>
              </w:rPr>
            </w:pPr>
            <w:r>
              <w:rPr>
                <w:kern w:val="0"/>
                <w:sz w:val="24"/>
              </w:rPr>
              <w:t>2</w:t>
            </w:r>
          </w:p>
        </w:tc>
        <w:tc>
          <w:tcPr>
            <w:tcW w:w="1985" w:type="dxa"/>
            <w:tcBorders>
              <w:top w:val="single" w:color="000000" w:sz="6" w:space="0"/>
              <w:left w:val="single" w:color="000000" w:sz="4" w:space="0"/>
              <w:bottom w:val="single" w:color="000000" w:sz="6" w:space="0"/>
              <w:right w:val="single" w:color="000000" w:sz="4" w:space="0"/>
            </w:tcBorders>
          </w:tcPr>
          <w:p w14:paraId="48AC431C">
            <w:pPr>
              <w:kinsoku w:val="0"/>
              <w:autoSpaceDE w:val="0"/>
              <w:autoSpaceDN w:val="0"/>
              <w:adjustRightInd w:val="0"/>
              <w:spacing w:before="5"/>
              <w:ind w:left="72"/>
              <w:rPr>
                <w:kern w:val="0"/>
                <w:sz w:val="24"/>
              </w:rPr>
            </w:pPr>
            <w:r>
              <w:rPr>
                <w:kern w:val="0"/>
                <w:sz w:val="24"/>
              </w:rPr>
              <w:t>Abt. 4</w:t>
            </w:r>
            <w:r>
              <w:rPr>
                <w:rFonts w:hint="eastAsia"/>
                <w:kern w:val="0"/>
                <w:sz w:val="24"/>
              </w:rPr>
              <w:t>0</w:t>
            </w:r>
          </w:p>
        </w:tc>
        <w:tc>
          <w:tcPr>
            <w:tcW w:w="2551" w:type="dxa"/>
            <w:tcBorders>
              <w:top w:val="single" w:color="000000" w:sz="6" w:space="0"/>
              <w:left w:val="single" w:color="000000" w:sz="4" w:space="0"/>
              <w:bottom w:val="single" w:color="000000" w:sz="6" w:space="0"/>
              <w:right w:val="single" w:color="000000" w:sz="4" w:space="0"/>
            </w:tcBorders>
          </w:tcPr>
          <w:p w14:paraId="2B9D4393">
            <w:pPr>
              <w:tabs>
                <w:tab w:val="left" w:pos="1380"/>
              </w:tabs>
              <w:kinsoku w:val="0"/>
              <w:autoSpaceDE w:val="0"/>
              <w:autoSpaceDN w:val="0"/>
              <w:adjustRightInd w:val="0"/>
              <w:spacing w:before="5"/>
              <w:ind w:left="141"/>
              <w:rPr>
                <w:kern w:val="0"/>
                <w:sz w:val="24"/>
                <w:lang w:val="nb-NO"/>
              </w:rPr>
            </w:pPr>
            <w:r>
              <w:rPr>
                <w:kern w:val="0"/>
                <w:sz w:val="24"/>
                <w:lang w:val="nb-NO"/>
              </w:rPr>
              <w:t>I, HC, LL, AT, ML, HT,RL</w:t>
            </w:r>
          </w:p>
        </w:tc>
      </w:tr>
      <w:tr w14:paraId="5508A408">
        <w:tblPrEx>
          <w:tblCellMar>
            <w:top w:w="0" w:type="dxa"/>
            <w:left w:w="0" w:type="dxa"/>
            <w:bottom w:w="0" w:type="dxa"/>
            <w:right w:w="0" w:type="dxa"/>
          </w:tblCellMar>
        </w:tblPrEx>
        <w:trPr>
          <w:trHeight w:val="290" w:hRule="exact"/>
        </w:trPr>
        <w:tc>
          <w:tcPr>
            <w:tcW w:w="4292" w:type="dxa"/>
            <w:tcBorders>
              <w:top w:val="single" w:color="000000" w:sz="6" w:space="0"/>
              <w:left w:val="single" w:color="000000" w:sz="4" w:space="0"/>
              <w:bottom w:val="single" w:color="000000" w:sz="6" w:space="0"/>
              <w:right w:val="single" w:color="000000" w:sz="4" w:space="0"/>
            </w:tcBorders>
          </w:tcPr>
          <w:p w14:paraId="426F8A94">
            <w:pPr>
              <w:kinsoku w:val="0"/>
              <w:autoSpaceDE w:val="0"/>
              <w:autoSpaceDN w:val="0"/>
              <w:adjustRightInd w:val="0"/>
              <w:spacing w:before="5"/>
              <w:ind w:left="101"/>
              <w:rPr>
                <w:kern w:val="0"/>
                <w:sz w:val="24"/>
              </w:rPr>
            </w:pPr>
            <w:r>
              <w:rPr>
                <w:kern w:val="0"/>
                <w:sz w:val="24"/>
              </w:rPr>
              <w:t>MGO tank</w:t>
            </w:r>
          </w:p>
        </w:tc>
        <w:tc>
          <w:tcPr>
            <w:tcW w:w="850" w:type="dxa"/>
            <w:tcBorders>
              <w:top w:val="single" w:color="000000" w:sz="6" w:space="0"/>
              <w:left w:val="single" w:color="000000" w:sz="4" w:space="0"/>
              <w:bottom w:val="single" w:color="000000" w:sz="6" w:space="0"/>
              <w:right w:val="single" w:color="000000" w:sz="4" w:space="0"/>
            </w:tcBorders>
          </w:tcPr>
          <w:p w14:paraId="560C29D3">
            <w:pPr>
              <w:kinsoku w:val="0"/>
              <w:autoSpaceDE w:val="0"/>
              <w:autoSpaceDN w:val="0"/>
              <w:adjustRightInd w:val="0"/>
              <w:spacing w:before="5"/>
              <w:ind w:left="251"/>
              <w:rPr>
                <w:kern w:val="0"/>
                <w:sz w:val="24"/>
              </w:rPr>
            </w:pPr>
          </w:p>
        </w:tc>
        <w:tc>
          <w:tcPr>
            <w:tcW w:w="1985" w:type="dxa"/>
            <w:tcBorders>
              <w:top w:val="single" w:color="000000" w:sz="6" w:space="0"/>
              <w:left w:val="single" w:color="000000" w:sz="4" w:space="0"/>
              <w:bottom w:val="single" w:color="000000" w:sz="6" w:space="0"/>
              <w:right w:val="single" w:color="000000" w:sz="4" w:space="0"/>
            </w:tcBorders>
          </w:tcPr>
          <w:p w14:paraId="07220D9C">
            <w:pPr>
              <w:kinsoku w:val="0"/>
              <w:autoSpaceDE w:val="0"/>
              <w:autoSpaceDN w:val="0"/>
              <w:adjustRightInd w:val="0"/>
              <w:spacing w:before="5"/>
              <w:ind w:left="72"/>
              <w:rPr>
                <w:kern w:val="0"/>
                <w:sz w:val="24"/>
              </w:rPr>
            </w:pPr>
            <w:r>
              <w:rPr>
                <w:color w:val="000000" w:themeColor="text1"/>
                <w:kern w:val="0"/>
                <w:sz w:val="24"/>
                <w14:textFill>
                  <w14:solidFill>
                    <w14:schemeClr w14:val="tx1"/>
                  </w14:solidFill>
                </w14:textFill>
              </w:rPr>
              <w:t xml:space="preserve">refer to </w:t>
            </w:r>
            <w:r>
              <w:rPr>
                <w:kern w:val="0"/>
                <w:sz w:val="24"/>
              </w:rPr>
              <w:t>G Chapt.</w:t>
            </w:r>
            <w:r>
              <w:rPr>
                <w:color w:val="000000" w:themeColor="text1"/>
                <w:kern w:val="0"/>
                <w:sz w:val="24"/>
                <w14:textFill>
                  <w14:solidFill>
                    <w14:schemeClr w14:val="tx1"/>
                  </w14:solidFill>
                </w14:textFill>
              </w:rPr>
              <w:t xml:space="preserve"> </w:t>
            </w:r>
          </w:p>
        </w:tc>
        <w:tc>
          <w:tcPr>
            <w:tcW w:w="2551" w:type="dxa"/>
            <w:tcBorders>
              <w:top w:val="single" w:color="000000" w:sz="6" w:space="0"/>
              <w:left w:val="single" w:color="000000" w:sz="4" w:space="0"/>
              <w:bottom w:val="single" w:color="000000" w:sz="6" w:space="0"/>
              <w:right w:val="single" w:color="000000" w:sz="4" w:space="0"/>
            </w:tcBorders>
          </w:tcPr>
          <w:p w14:paraId="724BC410">
            <w:pPr>
              <w:kinsoku w:val="0"/>
              <w:autoSpaceDE w:val="0"/>
              <w:autoSpaceDN w:val="0"/>
              <w:adjustRightInd w:val="0"/>
              <w:spacing w:before="5"/>
              <w:ind w:left="141"/>
              <w:rPr>
                <w:kern w:val="0"/>
                <w:sz w:val="24"/>
              </w:rPr>
            </w:pPr>
            <w:r>
              <w:rPr>
                <w:kern w:val="0"/>
                <w:sz w:val="24"/>
              </w:rPr>
              <w:t>HL, RL, SD</w:t>
            </w:r>
          </w:p>
        </w:tc>
      </w:tr>
      <w:tr w14:paraId="67E31062">
        <w:tblPrEx>
          <w:tblCellMar>
            <w:top w:w="0" w:type="dxa"/>
            <w:left w:w="0" w:type="dxa"/>
            <w:bottom w:w="0" w:type="dxa"/>
            <w:right w:w="0" w:type="dxa"/>
          </w:tblCellMar>
        </w:tblPrEx>
        <w:trPr>
          <w:trHeight w:val="290" w:hRule="exact"/>
        </w:trPr>
        <w:tc>
          <w:tcPr>
            <w:tcW w:w="4292" w:type="dxa"/>
            <w:tcBorders>
              <w:top w:val="single" w:color="000000" w:sz="6" w:space="0"/>
              <w:left w:val="single" w:color="000000" w:sz="4" w:space="0"/>
              <w:bottom w:val="single" w:color="000000" w:sz="6" w:space="0"/>
              <w:right w:val="single" w:color="000000" w:sz="4" w:space="0"/>
            </w:tcBorders>
          </w:tcPr>
          <w:p w14:paraId="4DC61D3E">
            <w:pPr>
              <w:kinsoku w:val="0"/>
              <w:autoSpaceDE w:val="0"/>
              <w:autoSpaceDN w:val="0"/>
              <w:adjustRightInd w:val="0"/>
              <w:spacing w:before="5"/>
              <w:ind w:left="101"/>
              <w:rPr>
                <w:kern w:val="0"/>
                <w:sz w:val="24"/>
              </w:rPr>
            </w:pPr>
            <w:r>
              <w:rPr>
                <w:kern w:val="0"/>
                <w:sz w:val="24"/>
              </w:rPr>
              <w:t>MGO service tank</w:t>
            </w:r>
          </w:p>
        </w:tc>
        <w:tc>
          <w:tcPr>
            <w:tcW w:w="850" w:type="dxa"/>
            <w:tcBorders>
              <w:top w:val="single" w:color="000000" w:sz="6" w:space="0"/>
              <w:left w:val="single" w:color="000000" w:sz="4" w:space="0"/>
              <w:bottom w:val="single" w:color="000000" w:sz="6" w:space="0"/>
              <w:right w:val="single" w:color="000000" w:sz="4" w:space="0"/>
            </w:tcBorders>
          </w:tcPr>
          <w:p w14:paraId="3904D19E">
            <w:pPr>
              <w:kinsoku w:val="0"/>
              <w:autoSpaceDE w:val="0"/>
              <w:autoSpaceDN w:val="0"/>
              <w:adjustRightInd w:val="0"/>
              <w:spacing w:before="5"/>
              <w:ind w:left="251"/>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5EB166ED">
            <w:pPr>
              <w:kinsoku w:val="0"/>
              <w:autoSpaceDE w:val="0"/>
              <w:autoSpaceDN w:val="0"/>
              <w:adjustRightInd w:val="0"/>
              <w:spacing w:before="5"/>
              <w:ind w:left="72"/>
              <w:rPr>
                <w:kern w:val="0"/>
                <w:sz w:val="24"/>
              </w:rPr>
            </w:pPr>
            <w:r>
              <w:rPr>
                <w:kern w:val="0"/>
                <w:sz w:val="24"/>
              </w:rPr>
              <w:t>Abt. 30</w:t>
            </w:r>
          </w:p>
        </w:tc>
        <w:tc>
          <w:tcPr>
            <w:tcW w:w="2551" w:type="dxa"/>
            <w:tcBorders>
              <w:top w:val="single" w:color="000000" w:sz="6" w:space="0"/>
              <w:left w:val="single" w:color="000000" w:sz="4" w:space="0"/>
              <w:bottom w:val="single" w:color="000000" w:sz="6" w:space="0"/>
              <w:right w:val="single" w:color="000000" w:sz="4" w:space="0"/>
            </w:tcBorders>
          </w:tcPr>
          <w:p w14:paraId="777F483F">
            <w:pPr>
              <w:kinsoku w:val="0"/>
              <w:autoSpaceDE w:val="0"/>
              <w:autoSpaceDN w:val="0"/>
              <w:adjustRightInd w:val="0"/>
              <w:spacing w:before="5"/>
              <w:ind w:left="141"/>
              <w:rPr>
                <w:kern w:val="0"/>
                <w:sz w:val="24"/>
              </w:rPr>
            </w:pPr>
            <w:r>
              <w:rPr>
                <w:kern w:val="0"/>
                <w:sz w:val="24"/>
              </w:rPr>
              <w:t>RL, LL, PL,</w:t>
            </w:r>
          </w:p>
        </w:tc>
      </w:tr>
      <w:tr w14:paraId="51006B83">
        <w:tblPrEx>
          <w:tblCellMar>
            <w:top w:w="0" w:type="dxa"/>
            <w:left w:w="0" w:type="dxa"/>
            <w:bottom w:w="0" w:type="dxa"/>
            <w:right w:w="0" w:type="dxa"/>
          </w:tblCellMar>
        </w:tblPrEx>
        <w:trPr>
          <w:trHeight w:val="290" w:hRule="exact"/>
        </w:trPr>
        <w:tc>
          <w:tcPr>
            <w:tcW w:w="4292" w:type="dxa"/>
            <w:tcBorders>
              <w:top w:val="single" w:color="000000" w:sz="6" w:space="0"/>
              <w:left w:val="single" w:color="000000" w:sz="4" w:space="0"/>
              <w:bottom w:val="single" w:color="000000" w:sz="6" w:space="0"/>
              <w:right w:val="single" w:color="000000" w:sz="4" w:space="0"/>
            </w:tcBorders>
          </w:tcPr>
          <w:p w14:paraId="25DE4E9B">
            <w:pPr>
              <w:kinsoku w:val="0"/>
              <w:autoSpaceDE w:val="0"/>
              <w:autoSpaceDN w:val="0"/>
              <w:adjustRightInd w:val="0"/>
              <w:spacing w:before="5"/>
              <w:ind w:left="101"/>
              <w:rPr>
                <w:kern w:val="0"/>
                <w:sz w:val="24"/>
              </w:rPr>
            </w:pPr>
            <w:r>
              <w:rPr>
                <w:kern w:val="0"/>
                <w:sz w:val="24"/>
              </w:rPr>
              <w:t>Emergency generator M.G.O. service tank</w:t>
            </w:r>
          </w:p>
        </w:tc>
        <w:tc>
          <w:tcPr>
            <w:tcW w:w="850" w:type="dxa"/>
            <w:tcBorders>
              <w:top w:val="single" w:color="000000" w:sz="6" w:space="0"/>
              <w:left w:val="single" w:color="000000" w:sz="4" w:space="0"/>
              <w:bottom w:val="single" w:color="000000" w:sz="6" w:space="0"/>
              <w:right w:val="single" w:color="000000" w:sz="4" w:space="0"/>
            </w:tcBorders>
          </w:tcPr>
          <w:p w14:paraId="36061DEA">
            <w:pPr>
              <w:kinsoku w:val="0"/>
              <w:autoSpaceDE w:val="0"/>
              <w:autoSpaceDN w:val="0"/>
              <w:adjustRightInd w:val="0"/>
              <w:spacing w:before="5"/>
              <w:ind w:left="252"/>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2576EDBC">
            <w:pPr>
              <w:kinsoku w:val="0"/>
              <w:autoSpaceDE w:val="0"/>
              <w:autoSpaceDN w:val="0"/>
              <w:adjustRightInd w:val="0"/>
              <w:spacing w:before="5"/>
              <w:ind w:left="72"/>
              <w:rPr>
                <w:kern w:val="0"/>
                <w:sz w:val="24"/>
              </w:rPr>
            </w:pPr>
            <w:r>
              <w:rPr>
                <w:kern w:val="0"/>
                <w:sz w:val="24"/>
              </w:rPr>
              <w:t>Abt. 1.0</w:t>
            </w:r>
          </w:p>
        </w:tc>
        <w:tc>
          <w:tcPr>
            <w:tcW w:w="2551" w:type="dxa"/>
            <w:tcBorders>
              <w:top w:val="single" w:color="000000" w:sz="6" w:space="0"/>
              <w:left w:val="single" w:color="000000" w:sz="4" w:space="0"/>
              <w:bottom w:val="single" w:color="000000" w:sz="6" w:space="0"/>
              <w:right w:val="single" w:color="000000" w:sz="4" w:space="0"/>
            </w:tcBorders>
          </w:tcPr>
          <w:p w14:paraId="1E942ED8">
            <w:pPr>
              <w:kinsoku w:val="0"/>
              <w:autoSpaceDE w:val="0"/>
              <w:autoSpaceDN w:val="0"/>
              <w:adjustRightInd w:val="0"/>
              <w:spacing w:before="5"/>
              <w:ind w:left="141"/>
              <w:rPr>
                <w:kern w:val="0"/>
                <w:sz w:val="24"/>
              </w:rPr>
            </w:pPr>
            <w:r>
              <w:rPr>
                <w:kern w:val="0"/>
                <w:sz w:val="24"/>
              </w:rPr>
              <w:t>PL, LL</w:t>
            </w:r>
          </w:p>
        </w:tc>
      </w:tr>
      <w:tr w14:paraId="08DA7E68">
        <w:tblPrEx>
          <w:tblCellMar>
            <w:top w:w="0" w:type="dxa"/>
            <w:left w:w="0" w:type="dxa"/>
            <w:bottom w:w="0" w:type="dxa"/>
            <w:right w:w="0" w:type="dxa"/>
          </w:tblCellMar>
        </w:tblPrEx>
        <w:trPr>
          <w:trHeight w:val="292" w:hRule="exact"/>
        </w:trPr>
        <w:tc>
          <w:tcPr>
            <w:tcW w:w="4292" w:type="dxa"/>
            <w:tcBorders>
              <w:top w:val="single" w:color="000000" w:sz="6" w:space="0"/>
              <w:left w:val="single" w:color="000000" w:sz="4" w:space="0"/>
              <w:bottom w:val="single" w:color="000000" w:sz="6" w:space="0"/>
              <w:right w:val="single" w:color="000000" w:sz="4" w:space="0"/>
            </w:tcBorders>
          </w:tcPr>
          <w:p w14:paraId="61077D42">
            <w:pPr>
              <w:kinsoku w:val="0"/>
              <w:autoSpaceDE w:val="0"/>
              <w:autoSpaceDN w:val="0"/>
              <w:adjustRightInd w:val="0"/>
              <w:spacing w:before="5"/>
              <w:ind w:left="101"/>
              <w:rPr>
                <w:kern w:val="0"/>
                <w:sz w:val="24"/>
              </w:rPr>
            </w:pPr>
            <w:r>
              <w:rPr>
                <w:kern w:val="0"/>
                <w:sz w:val="24"/>
              </w:rPr>
              <w:t>MGO tank for incinerator</w:t>
            </w:r>
          </w:p>
        </w:tc>
        <w:tc>
          <w:tcPr>
            <w:tcW w:w="850" w:type="dxa"/>
            <w:tcBorders>
              <w:top w:val="single" w:color="000000" w:sz="6" w:space="0"/>
              <w:left w:val="single" w:color="000000" w:sz="4" w:space="0"/>
              <w:bottom w:val="single" w:color="000000" w:sz="6" w:space="0"/>
              <w:right w:val="single" w:color="000000" w:sz="4" w:space="0"/>
            </w:tcBorders>
          </w:tcPr>
          <w:p w14:paraId="44BF0C5E">
            <w:pPr>
              <w:kinsoku w:val="0"/>
              <w:autoSpaceDE w:val="0"/>
              <w:autoSpaceDN w:val="0"/>
              <w:adjustRightInd w:val="0"/>
              <w:spacing w:before="5"/>
              <w:ind w:left="252"/>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7BE233E0">
            <w:pPr>
              <w:kinsoku w:val="0"/>
              <w:autoSpaceDE w:val="0"/>
              <w:autoSpaceDN w:val="0"/>
              <w:adjustRightInd w:val="0"/>
              <w:spacing w:before="5"/>
              <w:ind w:left="72"/>
              <w:rPr>
                <w:kern w:val="0"/>
                <w:sz w:val="24"/>
              </w:rPr>
            </w:pPr>
            <w:r>
              <w:rPr>
                <w:kern w:val="0"/>
                <w:sz w:val="24"/>
              </w:rPr>
              <w:t>Abt. 0.6</w:t>
            </w:r>
          </w:p>
        </w:tc>
        <w:tc>
          <w:tcPr>
            <w:tcW w:w="2551" w:type="dxa"/>
            <w:tcBorders>
              <w:top w:val="single" w:color="000000" w:sz="6" w:space="0"/>
              <w:left w:val="single" w:color="000000" w:sz="4" w:space="0"/>
              <w:bottom w:val="single" w:color="000000" w:sz="6" w:space="0"/>
              <w:right w:val="single" w:color="000000" w:sz="4" w:space="0"/>
            </w:tcBorders>
          </w:tcPr>
          <w:p w14:paraId="0DA8027E">
            <w:pPr>
              <w:kinsoku w:val="0"/>
              <w:autoSpaceDE w:val="0"/>
              <w:autoSpaceDN w:val="0"/>
              <w:adjustRightInd w:val="0"/>
              <w:spacing w:before="5"/>
              <w:ind w:left="141"/>
              <w:rPr>
                <w:kern w:val="0"/>
                <w:sz w:val="24"/>
              </w:rPr>
            </w:pPr>
            <w:r>
              <w:rPr>
                <w:kern w:val="0"/>
                <w:sz w:val="24"/>
              </w:rPr>
              <w:t>PL, LL</w:t>
            </w:r>
          </w:p>
        </w:tc>
      </w:tr>
      <w:tr w14:paraId="3FB2F3DE">
        <w:tblPrEx>
          <w:tblCellMar>
            <w:top w:w="0" w:type="dxa"/>
            <w:left w:w="0" w:type="dxa"/>
            <w:bottom w:w="0" w:type="dxa"/>
            <w:right w:w="0" w:type="dxa"/>
          </w:tblCellMar>
        </w:tblPrEx>
        <w:trPr>
          <w:trHeight w:val="290" w:hRule="exact"/>
        </w:trPr>
        <w:tc>
          <w:tcPr>
            <w:tcW w:w="4292" w:type="dxa"/>
            <w:tcBorders>
              <w:top w:val="single" w:color="000000" w:sz="6" w:space="0"/>
              <w:left w:val="single" w:color="000000" w:sz="4" w:space="0"/>
              <w:bottom w:val="single" w:color="000000" w:sz="6" w:space="0"/>
              <w:right w:val="single" w:color="000000" w:sz="4" w:space="0"/>
            </w:tcBorders>
          </w:tcPr>
          <w:p w14:paraId="6769DD57">
            <w:pPr>
              <w:kinsoku w:val="0"/>
              <w:autoSpaceDE w:val="0"/>
              <w:autoSpaceDN w:val="0"/>
              <w:adjustRightInd w:val="0"/>
              <w:spacing w:before="5"/>
              <w:ind w:left="101"/>
              <w:rPr>
                <w:kern w:val="0"/>
                <w:sz w:val="24"/>
              </w:rPr>
            </w:pPr>
            <w:r>
              <w:rPr>
                <w:kern w:val="0"/>
                <w:sz w:val="24"/>
              </w:rPr>
              <w:t>Waste oil tank for incinerator</w:t>
            </w:r>
          </w:p>
        </w:tc>
        <w:tc>
          <w:tcPr>
            <w:tcW w:w="850" w:type="dxa"/>
            <w:tcBorders>
              <w:top w:val="single" w:color="000000" w:sz="6" w:space="0"/>
              <w:left w:val="single" w:color="000000" w:sz="4" w:space="0"/>
              <w:bottom w:val="single" w:color="000000" w:sz="6" w:space="0"/>
              <w:right w:val="single" w:color="000000" w:sz="4" w:space="0"/>
            </w:tcBorders>
          </w:tcPr>
          <w:p w14:paraId="6DAB0A74">
            <w:pPr>
              <w:kinsoku w:val="0"/>
              <w:autoSpaceDE w:val="0"/>
              <w:autoSpaceDN w:val="0"/>
              <w:adjustRightInd w:val="0"/>
              <w:spacing w:before="5"/>
              <w:ind w:left="253"/>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17EA5A4B">
            <w:pPr>
              <w:kinsoku w:val="0"/>
              <w:autoSpaceDE w:val="0"/>
              <w:autoSpaceDN w:val="0"/>
              <w:adjustRightInd w:val="0"/>
              <w:spacing w:before="5"/>
              <w:ind w:left="72"/>
              <w:rPr>
                <w:kern w:val="0"/>
                <w:sz w:val="24"/>
              </w:rPr>
            </w:pPr>
            <w:r>
              <w:rPr>
                <w:kern w:val="0"/>
                <w:sz w:val="24"/>
              </w:rPr>
              <w:t>Acc.to Maker’s std.</w:t>
            </w:r>
          </w:p>
        </w:tc>
        <w:tc>
          <w:tcPr>
            <w:tcW w:w="2551" w:type="dxa"/>
            <w:tcBorders>
              <w:top w:val="single" w:color="000000" w:sz="6" w:space="0"/>
              <w:left w:val="single" w:color="000000" w:sz="4" w:space="0"/>
              <w:bottom w:val="single" w:color="000000" w:sz="6" w:space="0"/>
              <w:right w:val="single" w:color="000000" w:sz="4" w:space="0"/>
            </w:tcBorders>
          </w:tcPr>
          <w:p w14:paraId="353F737F">
            <w:pPr>
              <w:kinsoku w:val="0"/>
              <w:autoSpaceDE w:val="0"/>
              <w:autoSpaceDN w:val="0"/>
              <w:adjustRightInd w:val="0"/>
              <w:spacing w:before="5"/>
              <w:ind w:left="141"/>
              <w:rPr>
                <w:kern w:val="0"/>
                <w:sz w:val="24"/>
              </w:rPr>
            </w:pPr>
            <w:r>
              <w:rPr>
                <w:kern w:val="0"/>
                <w:sz w:val="24"/>
              </w:rPr>
              <w:t>HC, I, FL,HL, AT</w:t>
            </w:r>
          </w:p>
        </w:tc>
      </w:tr>
      <w:tr w14:paraId="028060AD">
        <w:tblPrEx>
          <w:tblCellMar>
            <w:top w:w="0" w:type="dxa"/>
            <w:left w:w="0" w:type="dxa"/>
            <w:bottom w:w="0" w:type="dxa"/>
            <w:right w:w="0" w:type="dxa"/>
          </w:tblCellMar>
        </w:tblPrEx>
        <w:trPr>
          <w:trHeight w:val="290" w:hRule="exact"/>
        </w:trPr>
        <w:tc>
          <w:tcPr>
            <w:tcW w:w="4292" w:type="dxa"/>
            <w:tcBorders>
              <w:top w:val="single" w:color="000000" w:sz="6" w:space="0"/>
              <w:left w:val="single" w:color="000000" w:sz="4" w:space="0"/>
              <w:bottom w:val="single" w:color="000000" w:sz="6" w:space="0"/>
              <w:right w:val="single" w:color="000000" w:sz="4" w:space="0"/>
            </w:tcBorders>
          </w:tcPr>
          <w:p w14:paraId="548824F4">
            <w:pPr>
              <w:kinsoku w:val="0"/>
              <w:autoSpaceDE w:val="0"/>
              <w:autoSpaceDN w:val="0"/>
              <w:adjustRightInd w:val="0"/>
              <w:spacing w:before="5"/>
              <w:ind w:left="101"/>
              <w:rPr>
                <w:kern w:val="0"/>
                <w:sz w:val="24"/>
              </w:rPr>
            </w:pPr>
            <w:r>
              <w:rPr>
                <w:kern w:val="0"/>
                <w:sz w:val="24"/>
              </w:rPr>
              <w:t>FO overflow tank</w:t>
            </w:r>
          </w:p>
        </w:tc>
        <w:tc>
          <w:tcPr>
            <w:tcW w:w="850" w:type="dxa"/>
            <w:tcBorders>
              <w:top w:val="single" w:color="000000" w:sz="6" w:space="0"/>
              <w:left w:val="single" w:color="000000" w:sz="4" w:space="0"/>
              <w:bottom w:val="single" w:color="000000" w:sz="6" w:space="0"/>
              <w:right w:val="single" w:color="000000" w:sz="4" w:space="0"/>
            </w:tcBorders>
          </w:tcPr>
          <w:p w14:paraId="1A34E7C6">
            <w:pPr>
              <w:kinsoku w:val="0"/>
              <w:autoSpaceDE w:val="0"/>
              <w:autoSpaceDN w:val="0"/>
              <w:adjustRightInd w:val="0"/>
              <w:spacing w:before="5"/>
              <w:ind w:left="251"/>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5DF8E315">
            <w:pPr>
              <w:kinsoku w:val="0"/>
              <w:autoSpaceDE w:val="0"/>
              <w:autoSpaceDN w:val="0"/>
              <w:adjustRightInd w:val="0"/>
              <w:spacing w:before="5"/>
              <w:ind w:left="72"/>
              <w:rPr>
                <w:kern w:val="0"/>
                <w:sz w:val="24"/>
              </w:rPr>
            </w:pPr>
            <w:r>
              <w:rPr>
                <w:kern w:val="0"/>
                <w:sz w:val="24"/>
              </w:rPr>
              <w:t>Abt. 40</w:t>
            </w:r>
          </w:p>
        </w:tc>
        <w:tc>
          <w:tcPr>
            <w:tcW w:w="2551" w:type="dxa"/>
            <w:tcBorders>
              <w:top w:val="single" w:color="000000" w:sz="6" w:space="0"/>
              <w:left w:val="single" w:color="000000" w:sz="4" w:space="0"/>
              <w:bottom w:val="single" w:color="000000" w:sz="6" w:space="0"/>
              <w:right w:val="single" w:color="000000" w:sz="4" w:space="0"/>
            </w:tcBorders>
          </w:tcPr>
          <w:p w14:paraId="5C749797">
            <w:pPr>
              <w:kinsoku w:val="0"/>
              <w:autoSpaceDE w:val="0"/>
              <w:autoSpaceDN w:val="0"/>
              <w:adjustRightInd w:val="0"/>
              <w:spacing w:before="5"/>
              <w:ind w:left="141"/>
              <w:rPr>
                <w:kern w:val="0"/>
                <w:sz w:val="24"/>
              </w:rPr>
            </w:pPr>
            <w:r>
              <w:rPr>
                <w:kern w:val="0"/>
                <w:sz w:val="24"/>
              </w:rPr>
              <w:t>HC, HL, SD, RL</w:t>
            </w:r>
          </w:p>
        </w:tc>
      </w:tr>
      <w:tr w14:paraId="09CBFD40">
        <w:tblPrEx>
          <w:tblCellMar>
            <w:top w:w="0" w:type="dxa"/>
            <w:left w:w="0" w:type="dxa"/>
            <w:bottom w:w="0" w:type="dxa"/>
            <w:right w:w="0" w:type="dxa"/>
          </w:tblCellMar>
        </w:tblPrEx>
        <w:trPr>
          <w:trHeight w:val="290" w:hRule="exact"/>
        </w:trPr>
        <w:tc>
          <w:tcPr>
            <w:tcW w:w="4292" w:type="dxa"/>
            <w:tcBorders>
              <w:top w:val="single" w:color="000000" w:sz="6" w:space="0"/>
              <w:left w:val="single" w:color="000000" w:sz="4" w:space="0"/>
              <w:bottom w:val="single" w:color="000000" w:sz="6" w:space="0"/>
              <w:right w:val="single" w:color="000000" w:sz="4" w:space="0"/>
            </w:tcBorders>
          </w:tcPr>
          <w:p w14:paraId="071FAC52">
            <w:pPr>
              <w:kinsoku w:val="0"/>
              <w:autoSpaceDE w:val="0"/>
              <w:autoSpaceDN w:val="0"/>
              <w:adjustRightInd w:val="0"/>
              <w:spacing w:before="5"/>
              <w:ind w:left="101"/>
              <w:rPr>
                <w:kern w:val="0"/>
                <w:sz w:val="24"/>
              </w:rPr>
            </w:pPr>
            <w:r>
              <w:rPr>
                <w:kern w:val="0"/>
                <w:sz w:val="24"/>
              </w:rPr>
              <w:t>FO drain tank</w:t>
            </w:r>
          </w:p>
        </w:tc>
        <w:tc>
          <w:tcPr>
            <w:tcW w:w="850" w:type="dxa"/>
            <w:tcBorders>
              <w:top w:val="single" w:color="000000" w:sz="6" w:space="0"/>
              <w:left w:val="single" w:color="000000" w:sz="4" w:space="0"/>
              <w:bottom w:val="single" w:color="000000" w:sz="6" w:space="0"/>
              <w:right w:val="single" w:color="000000" w:sz="4" w:space="0"/>
            </w:tcBorders>
          </w:tcPr>
          <w:p w14:paraId="38A5AE7C">
            <w:pPr>
              <w:kinsoku w:val="0"/>
              <w:autoSpaceDE w:val="0"/>
              <w:autoSpaceDN w:val="0"/>
              <w:adjustRightInd w:val="0"/>
              <w:spacing w:before="5"/>
              <w:ind w:left="251"/>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61CB96DE">
            <w:pPr>
              <w:kinsoku w:val="0"/>
              <w:autoSpaceDE w:val="0"/>
              <w:autoSpaceDN w:val="0"/>
              <w:adjustRightInd w:val="0"/>
              <w:spacing w:before="5"/>
              <w:ind w:left="72"/>
              <w:rPr>
                <w:kern w:val="0"/>
                <w:sz w:val="24"/>
              </w:rPr>
            </w:pPr>
            <w:r>
              <w:rPr>
                <w:kern w:val="0"/>
                <w:sz w:val="24"/>
              </w:rPr>
              <w:t>Abt. 1</w:t>
            </w:r>
          </w:p>
        </w:tc>
        <w:tc>
          <w:tcPr>
            <w:tcW w:w="2551" w:type="dxa"/>
            <w:tcBorders>
              <w:top w:val="single" w:color="000000" w:sz="6" w:space="0"/>
              <w:left w:val="single" w:color="000000" w:sz="4" w:space="0"/>
              <w:bottom w:val="single" w:color="000000" w:sz="6" w:space="0"/>
              <w:right w:val="single" w:color="000000" w:sz="4" w:space="0"/>
            </w:tcBorders>
          </w:tcPr>
          <w:p w14:paraId="43B6EA1F">
            <w:pPr>
              <w:kinsoku w:val="0"/>
              <w:autoSpaceDE w:val="0"/>
              <w:autoSpaceDN w:val="0"/>
              <w:adjustRightInd w:val="0"/>
              <w:spacing w:before="5"/>
              <w:ind w:left="141"/>
              <w:rPr>
                <w:kern w:val="0"/>
                <w:sz w:val="24"/>
              </w:rPr>
            </w:pPr>
            <w:r>
              <w:rPr>
                <w:kern w:val="0"/>
                <w:sz w:val="24"/>
              </w:rPr>
              <w:t>HC, HL, SD,</w:t>
            </w:r>
          </w:p>
        </w:tc>
      </w:tr>
      <w:tr w14:paraId="048C2595">
        <w:tblPrEx>
          <w:tblCellMar>
            <w:top w:w="0" w:type="dxa"/>
            <w:left w:w="0" w:type="dxa"/>
            <w:bottom w:w="0" w:type="dxa"/>
            <w:right w:w="0" w:type="dxa"/>
          </w:tblCellMar>
        </w:tblPrEx>
        <w:trPr>
          <w:trHeight w:val="290" w:hRule="exact"/>
        </w:trPr>
        <w:tc>
          <w:tcPr>
            <w:tcW w:w="4292" w:type="dxa"/>
            <w:tcBorders>
              <w:top w:val="single" w:color="000000" w:sz="6" w:space="0"/>
              <w:left w:val="single" w:color="000000" w:sz="4" w:space="0"/>
              <w:bottom w:val="single" w:color="000000" w:sz="6" w:space="0"/>
              <w:right w:val="single" w:color="000000" w:sz="4" w:space="0"/>
            </w:tcBorders>
          </w:tcPr>
          <w:p w14:paraId="2A1B089C">
            <w:pPr>
              <w:kinsoku w:val="0"/>
              <w:autoSpaceDE w:val="0"/>
              <w:autoSpaceDN w:val="0"/>
              <w:adjustRightInd w:val="0"/>
              <w:spacing w:before="5"/>
              <w:ind w:left="101"/>
              <w:rPr>
                <w:kern w:val="0"/>
                <w:sz w:val="24"/>
              </w:rPr>
            </w:pPr>
            <w:r>
              <w:rPr>
                <w:kern w:val="0"/>
                <w:sz w:val="24"/>
              </w:rPr>
              <w:t>M/E lub. oil storage tank</w:t>
            </w:r>
          </w:p>
        </w:tc>
        <w:tc>
          <w:tcPr>
            <w:tcW w:w="850" w:type="dxa"/>
            <w:tcBorders>
              <w:top w:val="single" w:color="000000" w:sz="6" w:space="0"/>
              <w:left w:val="single" w:color="000000" w:sz="4" w:space="0"/>
              <w:bottom w:val="single" w:color="000000" w:sz="6" w:space="0"/>
              <w:right w:val="single" w:color="000000" w:sz="4" w:space="0"/>
            </w:tcBorders>
          </w:tcPr>
          <w:p w14:paraId="2E707579">
            <w:pPr>
              <w:kinsoku w:val="0"/>
              <w:autoSpaceDE w:val="0"/>
              <w:autoSpaceDN w:val="0"/>
              <w:adjustRightInd w:val="0"/>
              <w:spacing w:before="5"/>
              <w:ind w:left="252"/>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12F6565D">
            <w:pPr>
              <w:kinsoku w:val="0"/>
              <w:autoSpaceDE w:val="0"/>
              <w:autoSpaceDN w:val="0"/>
              <w:adjustRightInd w:val="0"/>
              <w:spacing w:before="5"/>
              <w:ind w:left="72"/>
              <w:rPr>
                <w:kern w:val="0"/>
                <w:sz w:val="24"/>
              </w:rPr>
            </w:pPr>
            <w:r>
              <w:rPr>
                <w:kern w:val="0"/>
                <w:sz w:val="24"/>
              </w:rPr>
              <w:t>Abt. 40</w:t>
            </w:r>
          </w:p>
        </w:tc>
        <w:tc>
          <w:tcPr>
            <w:tcW w:w="2551" w:type="dxa"/>
            <w:tcBorders>
              <w:top w:val="single" w:color="000000" w:sz="6" w:space="0"/>
              <w:left w:val="single" w:color="000000" w:sz="4" w:space="0"/>
              <w:bottom w:val="single" w:color="000000" w:sz="6" w:space="0"/>
              <w:right w:val="single" w:color="000000" w:sz="4" w:space="0"/>
            </w:tcBorders>
          </w:tcPr>
          <w:p w14:paraId="47B4477C">
            <w:pPr>
              <w:kinsoku w:val="0"/>
              <w:autoSpaceDE w:val="0"/>
              <w:autoSpaceDN w:val="0"/>
              <w:adjustRightInd w:val="0"/>
              <w:spacing w:before="5"/>
              <w:ind w:left="141"/>
              <w:rPr>
                <w:kern w:val="0"/>
                <w:sz w:val="24"/>
              </w:rPr>
            </w:pPr>
            <w:r>
              <w:rPr>
                <w:kern w:val="0"/>
                <w:sz w:val="24"/>
              </w:rPr>
              <w:t>ML</w:t>
            </w:r>
          </w:p>
        </w:tc>
      </w:tr>
      <w:tr w14:paraId="7FD646A9">
        <w:tblPrEx>
          <w:tblCellMar>
            <w:top w:w="0" w:type="dxa"/>
            <w:left w:w="0" w:type="dxa"/>
            <w:bottom w:w="0" w:type="dxa"/>
            <w:right w:w="0" w:type="dxa"/>
          </w:tblCellMar>
        </w:tblPrEx>
        <w:trPr>
          <w:trHeight w:val="290" w:hRule="exact"/>
        </w:trPr>
        <w:tc>
          <w:tcPr>
            <w:tcW w:w="4292" w:type="dxa"/>
            <w:tcBorders>
              <w:top w:val="single" w:color="000000" w:sz="6" w:space="0"/>
              <w:left w:val="single" w:color="000000" w:sz="4" w:space="0"/>
              <w:bottom w:val="single" w:color="000000" w:sz="6" w:space="0"/>
              <w:right w:val="single" w:color="000000" w:sz="4" w:space="0"/>
            </w:tcBorders>
          </w:tcPr>
          <w:p w14:paraId="6CAE4C05">
            <w:pPr>
              <w:kinsoku w:val="0"/>
              <w:autoSpaceDE w:val="0"/>
              <w:autoSpaceDN w:val="0"/>
              <w:adjustRightInd w:val="0"/>
              <w:spacing w:before="5"/>
              <w:ind w:left="101"/>
              <w:rPr>
                <w:kern w:val="0"/>
                <w:sz w:val="24"/>
              </w:rPr>
            </w:pPr>
            <w:r>
              <w:rPr>
                <w:kern w:val="0"/>
                <w:sz w:val="24"/>
              </w:rPr>
              <w:t>M/E lub. oil settling tank</w:t>
            </w:r>
          </w:p>
        </w:tc>
        <w:tc>
          <w:tcPr>
            <w:tcW w:w="850" w:type="dxa"/>
            <w:tcBorders>
              <w:top w:val="single" w:color="000000" w:sz="6" w:space="0"/>
              <w:left w:val="single" w:color="000000" w:sz="4" w:space="0"/>
              <w:bottom w:val="single" w:color="000000" w:sz="6" w:space="0"/>
              <w:right w:val="single" w:color="000000" w:sz="4" w:space="0"/>
            </w:tcBorders>
          </w:tcPr>
          <w:p w14:paraId="77D5E221">
            <w:pPr>
              <w:kinsoku w:val="0"/>
              <w:autoSpaceDE w:val="0"/>
              <w:autoSpaceDN w:val="0"/>
              <w:adjustRightInd w:val="0"/>
              <w:spacing w:before="5"/>
              <w:ind w:left="252"/>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3B7732CD">
            <w:pPr>
              <w:kinsoku w:val="0"/>
              <w:autoSpaceDE w:val="0"/>
              <w:autoSpaceDN w:val="0"/>
              <w:adjustRightInd w:val="0"/>
              <w:spacing w:before="5"/>
              <w:ind w:left="72"/>
              <w:rPr>
                <w:kern w:val="0"/>
                <w:sz w:val="24"/>
              </w:rPr>
            </w:pPr>
            <w:r>
              <w:rPr>
                <w:kern w:val="0"/>
                <w:sz w:val="24"/>
              </w:rPr>
              <w:t>Abt. 21</w:t>
            </w:r>
          </w:p>
        </w:tc>
        <w:tc>
          <w:tcPr>
            <w:tcW w:w="2551" w:type="dxa"/>
            <w:tcBorders>
              <w:top w:val="single" w:color="000000" w:sz="6" w:space="0"/>
              <w:left w:val="single" w:color="000000" w:sz="4" w:space="0"/>
              <w:bottom w:val="single" w:color="000000" w:sz="6" w:space="0"/>
              <w:right w:val="single" w:color="000000" w:sz="4" w:space="0"/>
            </w:tcBorders>
          </w:tcPr>
          <w:p w14:paraId="5DBED735">
            <w:pPr>
              <w:kinsoku w:val="0"/>
              <w:autoSpaceDE w:val="0"/>
              <w:autoSpaceDN w:val="0"/>
              <w:adjustRightInd w:val="0"/>
              <w:spacing w:before="5"/>
              <w:ind w:left="141"/>
              <w:rPr>
                <w:kern w:val="0"/>
                <w:sz w:val="24"/>
              </w:rPr>
            </w:pPr>
            <w:r>
              <w:rPr>
                <w:kern w:val="0"/>
                <w:sz w:val="24"/>
              </w:rPr>
              <w:t>HC, ML</w:t>
            </w:r>
          </w:p>
        </w:tc>
      </w:tr>
      <w:tr w14:paraId="61CEEF32">
        <w:tblPrEx>
          <w:tblCellMar>
            <w:top w:w="0" w:type="dxa"/>
            <w:left w:w="0" w:type="dxa"/>
            <w:bottom w:w="0" w:type="dxa"/>
            <w:right w:w="0" w:type="dxa"/>
          </w:tblCellMar>
        </w:tblPrEx>
        <w:trPr>
          <w:trHeight w:val="292" w:hRule="exact"/>
        </w:trPr>
        <w:tc>
          <w:tcPr>
            <w:tcW w:w="4292" w:type="dxa"/>
            <w:tcBorders>
              <w:top w:val="single" w:color="000000" w:sz="6" w:space="0"/>
              <w:left w:val="single" w:color="000000" w:sz="4" w:space="0"/>
              <w:bottom w:val="single" w:color="000000" w:sz="6" w:space="0"/>
              <w:right w:val="single" w:color="000000" w:sz="4" w:space="0"/>
            </w:tcBorders>
          </w:tcPr>
          <w:p w14:paraId="743E5DAB">
            <w:pPr>
              <w:kinsoku w:val="0"/>
              <w:autoSpaceDE w:val="0"/>
              <w:autoSpaceDN w:val="0"/>
              <w:adjustRightInd w:val="0"/>
              <w:spacing w:before="5"/>
              <w:ind w:left="101"/>
              <w:rPr>
                <w:kern w:val="0"/>
                <w:sz w:val="24"/>
              </w:rPr>
            </w:pPr>
            <w:r>
              <w:rPr>
                <w:kern w:val="0"/>
                <w:sz w:val="24"/>
              </w:rPr>
              <w:t>M/E lub. oil sump tank</w:t>
            </w:r>
          </w:p>
        </w:tc>
        <w:tc>
          <w:tcPr>
            <w:tcW w:w="850" w:type="dxa"/>
            <w:tcBorders>
              <w:top w:val="single" w:color="000000" w:sz="6" w:space="0"/>
              <w:left w:val="single" w:color="000000" w:sz="4" w:space="0"/>
              <w:bottom w:val="single" w:color="000000" w:sz="6" w:space="0"/>
              <w:right w:val="single" w:color="000000" w:sz="4" w:space="0"/>
            </w:tcBorders>
          </w:tcPr>
          <w:p w14:paraId="7A14A069">
            <w:pPr>
              <w:kinsoku w:val="0"/>
              <w:autoSpaceDE w:val="0"/>
              <w:autoSpaceDN w:val="0"/>
              <w:adjustRightInd w:val="0"/>
              <w:spacing w:before="5"/>
              <w:ind w:left="251"/>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23850B0F">
            <w:pPr>
              <w:kinsoku w:val="0"/>
              <w:autoSpaceDE w:val="0"/>
              <w:autoSpaceDN w:val="0"/>
              <w:adjustRightInd w:val="0"/>
              <w:spacing w:before="5"/>
              <w:ind w:left="72"/>
              <w:rPr>
                <w:kern w:val="0"/>
                <w:sz w:val="24"/>
              </w:rPr>
            </w:pPr>
            <w:r>
              <w:rPr>
                <w:kern w:val="0"/>
                <w:sz w:val="24"/>
              </w:rPr>
              <w:t>Abt. 21</w:t>
            </w:r>
          </w:p>
        </w:tc>
        <w:tc>
          <w:tcPr>
            <w:tcW w:w="2551" w:type="dxa"/>
            <w:tcBorders>
              <w:top w:val="single" w:color="000000" w:sz="6" w:space="0"/>
              <w:left w:val="single" w:color="000000" w:sz="4" w:space="0"/>
              <w:bottom w:val="single" w:color="000000" w:sz="6" w:space="0"/>
              <w:right w:val="single" w:color="000000" w:sz="4" w:space="0"/>
            </w:tcBorders>
          </w:tcPr>
          <w:p w14:paraId="4EC29ADB">
            <w:pPr>
              <w:kinsoku w:val="0"/>
              <w:autoSpaceDE w:val="0"/>
              <w:autoSpaceDN w:val="0"/>
              <w:adjustRightInd w:val="0"/>
              <w:spacing w:before="5"/>
              <w:ind w:left="141"/>
              <w:rPr>
                <w:kern w:val="0"/>
                <w:sz w:val="24"/>
              </w:rPr>
            </w:pPr>
            <w:r>
              <w:rPr>
                <w:kern w:val="0"/>
                <w:sz w:val="24"/>
              </w:rPr>
              <w:t>HC, SP, LL, RL</w:t>
            </w:r>
          </w:p>
        </w:tc>
      </w:tr>
      <w:tr w14:paraId="603F1DD6">
        <w:tblPrEx>
          <w:tblCellMar>
            <w:top w:w="0" w:type="dxa"/>
            <w:left w:w="0" w:type="dxa"/>
            <w:bottom w:w="0" w:type="dxa"/>
            <w:right w:w="0" w:type="dxa"/>
          </w:tblCellMar>
        </w:tblPrEx>
        <w:trPr>
          <w:trHeight w:val="290" w:hRule="exact"/>
        </w:trPr>
        <w:tc>
          <w:tcPr>
            <w:tcW w:w="4292" w:type="dxa"/>
            <w:tcBorders>
              <w:top w:val="single" w:color="000000" w:sz="6" w:space="0"/>
              <w:left w:val="single" w:color="000000" w:sz="4" w:space="0"/>
              <w:bottom w:val="single" w:color="000000" w:sz="6" w:space="0"/>
              <w:right w:val="single" w:color="000000" w:sz="4" w:space="0"/>
            </w:tcBorders>
          </w:tcPr>
          <w:p w14:paraId="35551F8A">
            <w:pPr>
              <w:kinsoku w:val="0"/>
              <w:autoSpaceDE w:val="0"/>
              <w:autoSpaceDN w:val="0"/>
              <w:adjustRightInd w:val="0"/>
              <w:spacing w:before="5"/>
              <w:ind w:left="101"/>
              <w:rPr>
                <w:kern w:val="0"/>
                <w:sz w:val="24"/>
              </w:rPr>
            </w:pPr>
            <w:r>
              <w:rPr>
                <w:kern w:val="0"/>
                <w:sz w:val="24"/>
              </w:rPr>
              <w:t>G/E lub. oil storage tank</w:t>
            </w:r>
          </w:p>
        </w:tc>
        <w:tc>
          <w:tcPr>
            <w:tcW w:w="850" w:type="dxa"/>
            <w:tcBorders>
              <w:top w:val="single" w:color="000000" w:sz="6" w:space="0"/>
              <w:left w:val="single" w:color="000000" w:sz="4" w:space="0"/>
              <w:bottom w:val="single" w:color="000000" w:sz="6" w:space="0"/>
              <w:right w:val="single" w:color="000000" w:sz="4" w:space="0"/>
            </w:tcBorders>
          </w:tcPr>
          <w:p w14:paraId="727445EE">
            <w:pPr>
              <w:kinsoku w:val="0"/>
              <w:autoSpaceDE w:val="0"/>
              <w:autoSpaceDN w:val="0"/>
              <w:adjustRightInd w:val="0"/>
              <w:spacing w:before="5"/>
              <w:ind w:left="252"/>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2335E381">
            <w:pPr>
              <w:kinsoku w:val="0"/>
              <w:autoSpaceDE w:val="0"/>
              <w:autoSpaceDN w:val="0"/>
              <w:adjustRightInd w:val="0"/>
              <w:spacing w:before="5"/>
              <w:ind w:left="72"/>
              <w:rPr>
                <w:kern w:val="0"/>
                <w:sz w:val="24"/>
              </w:rPr>
            </w:pPr>
            <w:r>
              <w:rPr>
                <w:kern w:val="0"/>
                <w:sz w:val="24"/>
              </w:rPr>
              <w:t>Abt. 19</w:t>
            </w:r>
          </w:p>
        </w:tc>
        <w:tc>
          <w:tcPr>
            <w:tcW w:w="2551" w:type="dxa"/>
            <w:tcBorders>
              <w:top w:val="single" w:color="000000" w:sz="6" w:space="0"/>
              <w:left w:val="single" w:color="000000" w:sz="4" w:space="0"/>
              <w:bottom w:val="single" w:color="000000" w:sz="6" w:space="0"/>
              <w:right w:val="single" w:color="000000" w:sz="4" w:space="0"/>
            </w:tcBorders>
          </w:tcPr>
          <w:p w14:paraId="100F722E">
            <w:pPr>
              <w:kinsoku w:val="0"/>
              <w:autoSpaceDE w:val="0"/>
              <w:autoSpaceDN w:val="0"/>
              <w:adjustRightInd w:val="0"/>
              <w:spacing w:before="5"/>
              <w:ind w:left="141"/>
              <w:rPr>
                <w:kern w:val="0"/>
                <w:sz w:val="24"/>
              </w:rPr>
            </w:pPr>
            <w:r>
              <w:rPr>
                <w:kern w:val="0"/>
                <w:sz w:val="24"/>
              </w:rPr>
              <w:t>ML</w:t>
            </w:r>
          </w:p>
        </w:tc>
      </w:tr>
      <w:tr w14:paraId="0ABAA59E">
        <w:tblPrEx>
          <w:tblCellMar>
            <w:top w:w="0" w:type="dxa"/>
            <w:left w:w="0" w:type="dxa"/>
            <w:bottom w:w="0" w:type="dxa"/>
            <w:right w:w="0" w:type="dxa"/>
          </w:tblCellMar>
        </w:tblPrEx>
        <w:trPr>
          <w:trHeight w:val="290" w:hRule="exact"/>
        </w:trPr>
        <w:tc>
          <w:tcPr>
            <w:tcW w:w="4292" w:type="dxa"/>
            <w:tcBorders>
              <w:top w:val="single" w:color="000000" w:sz="6" w:space="0"/>
              <w:left w:val="single" w:color="000000" w:sz="4" w:space="0"/>
              <w:bottom w:val="single" w:color="000000" w:sz="6" w:space="0"/>
              <w:right w:val="single" w:color="000000" w:sz="4" w:space="0"/>
            </w:tcBorders>
          </w:tcPr>
          <w:p w14:paraId="18B5136F">
            <w:pPr>
              <w:kinsoku w:val="0"/>
              <w:autoSpaceDE w:val="0"/>
              <w:autoSpaceDN w:val="0"/>
              <w:adjustRightInd w:val="0"/>
              <w:spacing w:before="5"/>
              <w:ind w:left="101"/>
              <w:rPr>
                <w:kern w:val="0"/>
                <w:sz w:val="24"/>
              </w:rPr>
            </w:pPr>
            <w:r>
              <w:rPr>
                <w:kern w:val="0"/>
                <w:sz w:val="24"/>
              </w:rPr>
              <w:t>G/E lub. oil settling tank</w:t>
            </w:r>
          </w:p>
        </w:tc>
        <w:tc>
          <w:tcPr>
            <w:tcW w:w="850" w:type="dxa"/>
            <w:tcBorders>
              <w:top w:val="single" w:color="000000" w:sz="6" w:space="0"/>
              <w:left w:val="single" w:color="000000" w:sz="4" w:space="0"/>
              <w:bottom w:val="single" w:color="000000" w:sz="6" w:space="0"/>
              <w:right w:val="single" w:color="000000" w:sz="4" w:space="0"/>
            </w:tcBorders>
          </w:tcPr>
          <w:p w14:paraId="698E5028">
            <w:pPr>
              <w:kinsoku w:val="0"/>
              <w:autoSpaceDE w:val="0"/>
              <w:autoSpaceDN w:val="0"/>
              <w:adjustRightInd w:val="0"/>
              <w:spacing w:before="5"/>
              <w:ind w:left="252"/>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4E3AE605">
            <w:pPr>
              <w:kinsoku w:val="0"/>
              <w:autoSpaceDE w:val="0"/>
              <w:autoSpaceDN w:val="0"/>
              <w:adjustRightInd w:val="0"/>
              <w:spacing w:before="5"/>
              <w:ind w:left="72"/>
              <w:rPr>
                <w:kern w:val="0"/>
                <w:sz w:val="24"/>
              </w:rPr>
            </w:pPr>
            <w:r>
              <w:rPr>
                <w:kern w:val="0"/>
                <w:sz w:val="24"/>
              </w:rPr>
              <w:t>Abt. 13</w:t>
            </w:r>
          </w:p>
        </w:tc>
        <w:tc>
          <w:tcPr>
            <w:tcW w:w="2551" w:type="dxa"/>
            <w:tcBorders>
              <w:top w:val="single" w:color="000000" w:sz="6" w:space="0"/>
              <w:left w:val="single" w:color="000000" w:sz="4" w:space="0"/>
              <w:bottom w:val="single" w:color="000000" w:sz="6" w:space="0"/>
              <w:right w:val="single" w:color="000000" w:sz="4" w:space="0"/>
            </w:tcBorders>
          </w:tcPr>
          <w:p w14:paraId="47457BD2">
            <w:pPr>
              <w:kinsoku w:val="0"/>
              <w:autoSpaceDE w:val="0"/>
              <w:autoSpaceDN w:val="0"/>
              <w:adjustRightInd w:val="0"/>
              <w:spacing w:before="5"/>
              <w:ind w:left="141"/>
              <w:rPr>
                <w:kern w:val="0"/>
                <w:sz w:val="24"/>
              </w:rPr>
            </w:pPr>
            <w:r>
              <w:rPr>
                <w:kern w:val="0"/>
                <w:sz w:val="24"/>
              </w:rPr>
              <w:t>ML</w:t>
            </w:r>
          </w:p>
        </w:tc>
      </w:tr>
      <w:tr w14:paraId="33281811">
        <w:tblPrEx>
          <w:tblCellMar>
            <w:top w:w="0" w:type="dxa"/>
            <w:left w:w="0" w:type="dxa"/>
            <w:bottom w:w="0" w:type="dxa"/>
            <w:right w:w="0" w:type="dxa"/>
          </w:tblCellMar>
        </w:tblPrEx>
        <w:trPr>
          <w:trHeight w:val="292" w:hRule="exact"/>
        </w:trPr>
        <w:tc>
          <w:tcPr>
            <w:tcW w:w="4292" w:type="dxa"/>
            <w:tcBorders>
              <w:top w:val="single" w:color="000000" w:sz="6" w:space="0"/>
              <w:left w:val="single" w:color="000000" w:sz="4" w:space="0"/>
              <w:bottom w:val="single" w:color="000000" w:sz="6" w:space="0"/>
              <w:right w:val="single" w:color="000000" w:sz="4" w:space="0"/>
            </w:tcBorders>
          </w:tcPr>
          <w:p w14:paraId="7784556F">
            <w:pPr>
              <w:kinsoku w:val="0"/>
              <w:autoSpaceDE w:val="0"/>
              <w:autoSpaceDN w:val="0"/>
              <w:adjustRightInd w:val="0"/>
              <w:spacing w:before="5"/>
              <w:ind w:left="101"/>
              <w:rPr>
                <w:kern w:val="0"/>
                <w:sz w:val="24"/>
              </w:rPr>
            </w:pPr>
            <w:r>
              <w:rPr>
                <w:rFonts w:hint="eastAsia"/>
                <w:kern w:val="0"/>
                <w:sz w:val="24"/>
              </w:rPr>
              <w:t>L.TBN</w:t>
            </w:r>
            <w:r>
              <w:rPr>
                <w:kern w:val="0"/>
                <w:sz w:val="24"/>
              </w:rPr>
              <w:t xml:space="preserve"> Cyl. Oil storage tank</w:t>
            </w:r>
          </w:p>
        </w:tc>
        <w:tc>
          <w:tcPr>
            <w:tcW w:w="850" w:type="dxa"/>
            <w:tcBorders>
              <w:top w:val="single" w:color="000000" w:sz="6" w:space="0"/>
              <w:left w:val="single" w:color="000000" w:sz="4" w:space="0"/>
              <w:bottom w:val="single" w:color="000000" w:sz="6" w:space="0"/>
              <w:right w:val="single" w:color="000000" w:sz="4" w:space="0"/>
            </w:tcBorders>
          </w:tcPr>
          <w:p w14:paraId="6AC6F9A0">
            <w:pPr>
              <w:kinsoku w:val="0"/>
              <w:autoSpaceDE w:val="0"/>
              <w:autoSpaceDN w:val="0"/>
              <w:adjustRightInd w:val="0"/>
              <w:spacing w:before="5"/>
              <w:ind w:left="251"/>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3AAFFE16">
            <w:pPr>
              <w:kinsoku w:val="0"/>
              <w:autoSpaceDE w:val="0"/>
              <w:autoSpaceDN w:val="0"/>
              <w:adjustRightInd w:val="0"/>
              <w:spacing w:before="5"/>
              <w:ind w:left="72"/>
              <w:rPr>
                <w:kern w:val="0"/>
                <w:sz w:val="24"/>
              </w:rPr>
            </w:pPr>
            <w:r>
              <w:rPr>
                <w:kern w:val="0"/>
                <w:sz w:val="24"/>
              </w:rPr>
              <w:t>Abt. 35</w:t>
            </w:r>
          </w:p>
        </w:tc>
        <w:tc>
          <w:tcPr>
            <w:tcW w:w="2551" w:type="dxa"/>
            <w:tcBorders>
              <w:top w:val="single" w:color="000000" w:sz="6" w:space="0"/>
              <w:left w:val="single" w:color="000000" w:sz="4" w:space="0"/>
              <w:bottom w:val="single" w:color="000000" w:sz="6" w:space="0"/>
              <w:right w:val="single" w:color="000000" w:sz="4" w:space="0"/>
            </w:tcBorders>
          </w:tcPr>
          <w:p w14:paraId="4AE1B874">
            <w:pPr>
              <w:kinsoku w:val="0"/>
              <w:autoSpaceDE w:val="0"/>
              <w:autoSpaceDN w:val="0"/>
              <w:adjustRightInd w:val="0"/>
              <w:spacing w:before="5"/>
              <w:ind w:left="141"/>
              <w:rPr>
                <w:kern w:val="0"/>
                <w:sz w:val="24"/>
              </w:rPr>
            </w:pPr>
            <w:r>
              <w:rPr>
                <w:kern w:val="0"/>
                <w:sz w:val="24"/>
              </w:rPr>
              <w:t>PL</w:t>
            </w:r>
          </w:p>
        </w:tc>
      </w:tr>
      <w:tr w14:paraId="5E3E6258">
        <w:tblPrEx>
          <w:tblCellMar>
            <w:top w:w="0" w:type="dxa"/>
            <w:left w:w="0" w:type="dxa"/>
            <w:bottom w:w="0" w:type="dxa"/>
            <w:right w:w="0" w:type="dxa"/>
          </w:tblCellMar>
        </w:tblPrEx>
        <w:trPr>
          <w:trHeight w:val="290" w:hRule="exact"/>
        </w:trPr>
        <w:tc>
          <w:tcPr>
            <w:tcW w:w="4292" w:type="dxa"/>
            <w:tcBorders>
              <w:top w:val="single" w:color="000000" w:sz="6" w:space="0"/>
              <w:left w:val="single" w:color="000000" w:sz="4" w:space="0"/>
              <w:bottom w:val="single" w:color="000000" w:sz="6" w:space="0"/>
              <w:right w:val="single" w:color="000000" w:sz="4" w:space="0"/>
            </w:tcBorders>
          </w:tcPr>
          <w:p w14:paraId="7C0E235D">
            <w:pPr>
              <w:kinsoku w:val="0"/>
              <w:autoSpaceDE w:val="0"/>
              <w:autoSpaceDN w:val="0"/>
              <w:adjustRightInd w:val="0"/>
              <w:spacing w:before="5"/>
              <w:ind w:left="101"/>
              <w:rPr>
                <w:kern w:val="0"/>
                <w:sz w:val="24"/>
              </w:rPr>
            </w:pPr>
            <w:r>
              <w:rPr>
                <w:rFonts w:hint="eastAsia"/>
                <w:kern w:val="0"/>
                <w:sz w:val="24"/>
              </w:rPr>
              <w:t>H.TBN</w:t>
            </w:r>
            <w:r>
              <w:rPr>
                <w:kern w:val="0"/>
                <w:sz w:val="24"/>
              </w:rPr>
              <w:t xml:space="preserve"> Cyl. Oil </w:t>
            </w:r>
            <w:r>
              <w:rPr>
                <w:rFonts w:hint="eastAsia"/>
                <w:kern w:val="0"/>
                <w:sz w:val="24"/>
              </w:rPr>
              <w:t>service</w:t>
            </w:r>
            <w:r>
              <w:rPr>
                <w:kern w:val="0"/>
                <w:sz w:val="24"/>
              </w:rPr>
              <w:t xml:space="preserve"> tank</w:t>
            </w:r>
          </w:p>
        </w:tc>
        <w:tc>
          <w:tcPr>
            <w:tcW w:w="850" w:type="dxa"/>
            <w:tcBorders>
              <w:top w:val="single" w:color="000000" w:sz="6" w:space="0"/>
              <w:left w:val="single" w:color="000000" w:sz="4" w:space="0"/>
              <w:bottom w:val="single" w:color="000000" w:sz="6" w:space="0"/>
              <w:right w:val="single" w:color="000000" w:sz="4" w:space="0"/>
            </w:tcBorders>
          </w:tcPr>
          <w:p w14:paraId="2816E266">
            <w:pPr>
              <w:kinsoku w:val="0"/>
              <w:autoSpaceDE w:val="0"/>
              <w:autoSpaceDN w:val="0"/>
              <w:adjustRightInd w:val="0"/>
              <w:spacing w:before="5"/>
              <w:ind w:left="251"/>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1B03FD8B">
            <w:pPr>
              <w:kinsoku w:val="0"/>
              <w:autoSpaceDE w:val="0"/>
              <w:autoSpaceDN w:val="0"/>
              <w:adjustRightInd w:val="0"/>
              <w:spacing w:before="5"/>
              <w:ind w:left="72"/>
              <w:rPr>
                <w:kern w:val="0"/>
                <w:sz w:val="24"/>
              </w:rPr>
            </w:pPr>
            <w:r>
              <w:rPr>
                <w:kern w:val="0"/>
                <w:sz w:val="24"/>
              </w:rPr>
              <w:t>Abt. 35</w:t>
            </w:r>
          </w:p>
        </w:tc>
        <w:tc>
          <w:tcPr>
            <w:tcW w:w="2551" w:type="dxa"/>
            <w:tcBorders>
              <w:top w:val="single" w:color="000000" w:sz="6" w:space="0"/>
              <w:left w:val="single" w:color="000000" w:sz="4" w:space="0"/>
              <w:bottom w:val="single" w:color="000000" w:sz="6" w:space="0"/>
              <w:right w:val="single" w:color="000000" w:sz="4" w:space="0"/>
            </w:tcBorders>
          </w:tcPr>
          <w:p w14:paraId="0C71C85A">
            <w:pPr>
              <w:kinsoku w:val="0"/>
              <w:autoSpaceDE w:val="0"/>
              <w:autoSpaceDN w:val="0"/>
              <w:adjustRightInd w:val="0"/>
              <w:spacing w:before="5"/>
              <w:ind w:left="141"/>
              <w:rPr>
                <w:kern w:val="0"/>
                <w:sz w:val="24"/>
              </w:rPr>
            </w:pPr>
            <w:r>
              <w:rPr>
                <w:kern w:val="0"/>
                <w:sz w:val="24"/>
              </w:rPr>
              <w:t>PL</w:t>
            </w:r>
          </w:p>
        </w:tc>
      </w:tr>
      <w:tr w14:paraId="405E7BB7">
        <w:tblPrEx>
          <w:tblCellMar>
            <w:top w:w="0" w:type="dxa"/>
            <w:left w:w="0" w:type="dxa"/>
            <w:bottom w:w="0" w:type="dxa"/>
            <w:right w:w="0" w:type="dxa"/>
          </w:tblCellMar>
        </w:tblPrEx>
        <w:trPr>
          <w:trHeight w:val="290" w:hRule="exact"/>
        </w:trPr>
        <w:tc>
          <w:tcPr>
            <w:tcW w:w="4292" w:type="dxa"/>
            <w:tcBorders>
              <w:top w:val="single" w:color="000000" w:sz="6" w:space="0"/>
              <w:left w:val="single" w:color="000000" w:sz="4" w:space="0"/>
              <w:bottom w:val="single" w:color="000000" w:sz="6" w:space="0"/>
              <w:right w:val="single" w:color="000000" w:sz="4" w:space="0"/>
            </w:tcBorders>
          </w:tcPr>
          <w:p w14:paraId="5E88AF92">
            <w:pPr>
              <w:kinsoku w:val="0"/>
              <w:autoSpaceDE w:val="0"/>
              <w:autoSpaceDN w:val="0"/>
              <w:adjustRightInd w:val="0"/>
              <w:spacing w:before="5"/>
              <w:ind w:left="101"/>
              <w:rPr>
                <w:kern w:val="0"/>
                <w:sz w:val="24"/>
              </w:rPr>
            </w:pPr>
            <w:r>
              <w:rPr>
                <w:rFonts w:hint="eastAsia"/>
                <w:kern w:val="0"/>
                <w:sz w:val="24"/>
              </w:rPr>
              <w:t>Waste oil</w:t>
            </w:r>
            <w:r>
              <w:rPr>
                <w:kern w:val="0"/>
                <w:sz w:val="24"/>
              </w:rPr>
              <w:t xml:space="preserve"> tank</w:t>
            </w:r>
          </w:p>
        </w:tc>
        <w:tc>
          <w:tcPr>
            <w:tcW w:w="850" w:type="dxa"/>
            <w:tcBorders>
              <w:top w:val="single" w:color="000000" w:sz="6" w:space="0"/>
              <w:left w:val="single" w:color="000000" w:sz="4" w:space="0"/>
              <w:bottom w:val="single" w:color="000000" w:sz="6" w:space="0"/>
              <w:right w:val="single" w:color="000000" w:sz="4" w:space="0"/>
            </w:tcBorders>
          </w:tcPr>
          <w:p w14:paraId="6055D1C6">
            <w:pPr>
              <w:kinsoku w:val="0"/>
              <w:autoSpaceDE w:val="0"/>
              <w:autoSpaceDN w:val="0"/>
              <w:adjustRightInd w:val="0"/>
              <w:spacing w:before="5"/>
              <w:ind w:left="250"/>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33D241BB">
            <w:pPr>
              <w:kinsoku w:val="0"/>
              <w:autoSpaceDE w:val="0"/>
              <w:autoSpaceDN w:val="0"/>
              <w:adjustRightInd w:val="0"/>
              <w:spacing w:before="5"/>
              <w:ind w:left="72"/>
              <w:rPr>
                <w:kern w:val="0"/>
                <w:sz w:val="24"/>
              </w:rPr>
            </w:pPr>
            <w:r>
              <w:rPr>
                <w:kern w:val="0"/>
                <w:sz w:val="24"/>
              </w:rPr>
              <w:t>Abt. 10</w:t>
            </w:r>
          </w:p>
        </w:tc>
        <w:tc>
          <w:tcPr>
            <w:tcW w:w="2551" w:type="dxa"/>
            <w:tcBorders>
              <w:top w:val="single" w:color="000000" w:sz="6" w:space="0"/>
              <w:left w:val="single" w:color="000000" w:sz="4" w:space="0"/>
              <w:bottom w:val="single" w:color="000000" w:sz="6" w:space="0"/>
              <w:right w:val="single" w:color="000000" w:sz="4" w:space="0"/>
            </w:tcBorders>
          </w:tcPr>
          <w:p w14:paraId="2AF46889">
            <w:pPr>
              <w:kinsoku w:val="0"/>
              <w:autoSpaceDE w:val="0"/>
              <w:autoSpaceDN w:val="0"/>
              <w:adjustRightInd w:val="0"/>
              <w:spacing w:before="5"/>
              <w:ind w:left="141"/>
              <w:rPr>
                <w:kern w:val="0"/>
                <w:sz w:val="24"/>
              </w:rPr>
            </w:pPr>
            <w:r>
              <w:rPr>
                <w:kern w:val="0"/>
                <w:sz w:val="24"/>
              </w:rPr>
              <w:t>HL,SD,</w:t>
            </w:r>
            <w:r>
              <w:rPr>
                <w:rFonts w:hint="eastAsia"/>
                <w:kern w:val="0"/>
                <w:sz w:val="24"/>
              </w:rPr>
              <w:t>HC</w:t>
            </w:r>
          </w:p>
        </w:tc>
      </w:tr>
      <w:tr w14:paraId="75C0BA9D">
        <w:tblPrEx>
          <w:tblCellMar>
            <w:top w:w="0" w:type="dxa"/>
            <w:left w:w="0" w:type="dxa"/>
            <w:bottom w:w="0" w:type="dxa"/>
            <w:right w:w="0" w:type="dxa"/>
          </w:tblCellMar>
        </w:tblPrEx>
        <w:trPr>
          <w:trHeight w:val="292" w:hRule="exact"/>
        </w:trPr>
        <w:tc>
          <w:tcPr>
            <w:tcW w:w="4292" w:type="dxa"/>
            <w:tcBorders>
              <w:top w:val="single" w:color="000000" w:sz="6" w:space="0"/>
              <w:left w:val="single" w:color="000000" w:sz="4" w:space="0"/>
              <w:bottom w:val="single" w:color="000000" w:sz="6" w:space="0"/>
              <w:right w:val="single" w:color="000000" w:sz="4" w:space="0"/>
            </w:tcBorders>
          </w:tcPr>
          <w:p w14:paraId="37D8EB7E">
            <w:pPr>
              <w:kinsoku w:val="0"/>
              <w:autoSpaceDE w:val="0"/>
              <w:autoSpaceDN w:val="0"/>
              <w:adjustRightInd w:val="0"/>
              <w:spacing w:before="5"/>
              <w:ind w:left="101"/>
              <w:rPr>
                <w:kern w:val="0"/>
                <w:sz w:val="24"/>
              </w:rPr>
            </w:pPr>
            <w:r>
              <w:rPr>
                <w:kern w:val="0"/>
                <w:sz w:val="24"/>
              </w:rPr>
              <w:t>FO purifier’s sludge tank</w:t>
            </w:r>
          </w:p>
        </w:tc>
        <w:tc>
          <w:tcPr>
            <w:tcW w:w="850" w:type="dxa"/>
            <w:tcBorders>
              <w:top w:val="single" w:color="000000" w:sz="6" w:space="0"/>
              <w:left w:val="single" w:color="000000" w:sz="4" w:space="0"/>
              <w:bottom w:val="single" w:color="000000" w:sz="6" w:space="0"/>
              <w:right w:val="single" w:color="000000" w:sz="4" w:space="0"/>
            </w:tcBorders>
          </w:tcPr>
          <w:p w14:paraId="62AAA04E">
            <w:pPr>
              <w:kinsoku w:val="0"/>
              <w:autoSpaceDE w:val="0"/>
              <w:autoSpaceDN w:val="0"/>
              <w:adjustRightInd w:val="0"/>
              <w:spacing w:before="5"/>
              <w:ind w:left="251"/>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15B0E227">
            <w:pPr>
              <w:kinsoku w:val="0"/>
              <w:autoSpaceDE w:val="0"/>
              <w:autoSpaceDN w:val="0"/>
              <w:adjustRightInd w:val="0"/>
              <w:spacing w:before="5"/>
              <w:ind w:left="72"/>
              <w:rPr>
                <w:kern w:val="0"/>
                <w:sz w:val="24"/>
              </w:rPr>
            </w:pPr>
            <w:r>
              <w:rPr>
                <w:kern w:val="0"/>
                <w:sz w:val="24"/>
              </w:rPr>
              <w:t>Abt. 4</w:t>
            </w:r>
          </w:p>
        </w:tc>
        <w:tc>
          <w:tcPr>
            <w:tcW w:w="2551" w:type="dxa"/>
            <w:tcBorders>
              <w:top w:val="single" w:color="000000" w:sz="6" w:space="0"/>
              <w:left w:val="single" w:color="000000" w:sz="4" w:space="0"/>
              <w:bottom w:val="single" w:color="000000" w:sz="6" w:space="0"/>
              <w:right w:val="single" w:color="000000" w:sz="4" w:space="0"/>
            </w:tcBorders>
          </w:tcPr>
          <w:p w14:paraId="04AD7EDB">
            <w:pPr>
              <w:kinsoku w:val="0"/>
              <w:autoSpaceDE w:val="0"/>
              <w:autoSpaceDN w:val="0"/>
              <w:adjustRightInd w:val="0"/>
              <w:spacing w:before="5"/>
              <w:ind w:left="141"/>
              <w:rPr>
                <w:kern w:val="0"/>
                <w:sz w:val="24"/>
              </w:rPr>
            </w:pPr>
            <w:r>
              <w:rPr>
                <w:kern w:val="0"/>
                <w:sz w:val="24"/>
              </w:rPr>
              <w:t>S, HC, HL, SD</w:t>
            </w:r>
          </w:p>
        </w:tc>
      </w:tr>
      <w:tr w14:paraId="5AAA1A77">
        <w:tblPrEx>
          <w:tblCellMar>
            <w:top w:w="0" w:type="dxa"/>
            <w:left w:w="0" w:type="dxa"/>
            <w:bottom w:w="0" w:type="dxa"/>
            <w:right w:w="0" w:type="dxa"/>
          </w:tblCellMar>
        </w:tblPrEx>
        <w:trPr>
          <w:trHeight w:val="292" w:hRule="exact"/>
        </w:trPr>
        <w:tc>
          <w:tcPr>
            <w:tcW w:w="4292" w:type="dxa"/>
            <w:tcBorders>
              <w:top w:val="single" w:color="000000" w:sz="6" w:space="0"/>
              <w:left w:val="single" w:color="000000" w:sz="4" w:space="0"/>
              <w:bottom w:val="single" w:color="000000" w:sz="6" w:space="0"/>
              <w:right w:val="single" w:color="000000" w:sz="4" w:space="0"/>
            </w:tcBorders>
          </w:tcPr>
          <w:p w14:paraId="15C18F05">
            <w:pPr>
              <w:kinsoku w:val="0"/>
              <w:autoSpaceDE w:val="0"/>
              <w:autoSpaceDN w:val="0"/>
              <w:adjustRightInd w:val="0"/>
              <w:spacing w:before="5"/>
              <w:ind w:left="101"/>
              <w:rPr>
                <w:kern w:val="0"/>
                <w:sz w:val="24"/>
              </w:rPr>
            </w:pPr>
            <w:r>
              <w:rPr>
                <w:kern w:val="0"/>
                <w:sz w:val="24"/>
              </w:rPr>
              <w:t>LO purifier’s sludge tank</w:t>
            </w:r>
          </w:p>
        </w:tc>
        <w:tc>
          <w:tcPr>
            <w:tcW w:w="850" w:type="dxa"/>
            <w:tcBorders>
              <w:top w:val="single" w:color="000000" w:sz="6" w:space="0"/>
              <w:left w:val="single" w:color="000000" w:sz="4" w:space="0"/>
              <w:bottom w:val="single" w:color="000000" w:sz="6" w:space="0"/>
              <w:right w:val="single" w:color="000000" w:sz="4" w:space="0"/>
            </w:tcBorders>
          </w:tcPr>
          <w:p w14:paraId="155E8EA0">
            <w:pPr>
              <w:kinsoku w:val="0"/>
              <w:autoSpaceDE w:val="0"/>
              <w:autoSpaceDN w:val="0"/>
              <w:adjustRightInd w:val="0"/>
              <w:spacing w:before="5"/>
              <w:ind w:left="251"/>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20B6E97F">
            <w:pPr>
              <w:kinsoku w:val="0"/>
              <w:autoSpaceDE w:val="0"/>
              <w:autoSpaceDN w:val="0"/>
              <w:adjustRightInd w:val="0"/>
              <w:spacing w:before="5"/>
              <w:ind w:left="72"/>
              <w:rPr>
                <w:kern w:val="0"/>
                <w:sz w:val="24"/>
              </w:rPr>
            </w:pPr>
            <w:r>
              <w:rPr>
                <w:kern w:val="0"/>
                <w:sz w:val="24"/>
              </w:rPr>
              <w:t>Abt. 4</w:t>
            </w:r>
          </w:p>
        </w:tc>
        <w:tc>
          <w:tcPr>
            <w:tcW w:w="2551" w:type="dxa"/>
            <w:tcBorders>
              <w:top w:val="single" w:color="000000" w:sz="6" w:space="0"/>
              <w:left w:val="single" w:color="000000" w:sz="4" w:space="0"/>
              <w:bottom w:val="single" w:color="000000" w:sz="6" w:space="0"/>
              <w:right w:val="single" w:color="000000" w:sz="4" w:space="0"/>
            </w:tcBorders>
          </w:tcPr>
          <w:p w14:paraId="41AA63CD">
            <w:pPr>
              <w:kinsoku w:val="0"/>
              <w:autoSpaceDE w:val="0"/>
              <w:autoSpaceDN w:val="0"/>
              <w:adjustRightInd w:val="0"/>
              <w:spacing w:before="5"/>
              <w:ind w:left="141"/>
              <w:rPr>
                <w:kern w:val="0"/>
                <w:sz w:val="24"/>
              </w:rPr>
            </w:pPr>
            <w:r>
              <w:rPr>
                <w:kern w:val="0"/>
                <w:sz w:val="24"/>
              </w:rPr>
              <w:t>HC, HL, SD.</w:t>
            </w:r>
          </w:p>
        </w:tc>
      </w:tr>
      <w:tr w14:paraId="7BCD1E60">
        <w:tblPrEx>
          <w:tblCellMar>
            <w:top w:w="0" w:type="dxa"/>
            <w:left w:w="0" w:type="dxa"/>
            <w:bottom w:w="0" w:type="dxa"/>
            <w:right w:w="0" w:type="dxa"/>
          </w:tblCellMar>
        </w:tblPrEx>
        <w:trPr>
          <w:trHeight w:val="292" w:hRule="exact"/>
        </w:trPr>
        <w:tc>
          <w:tcPr>
            <w:tcW w:w="4292" w:type="dxa"/>
            <w:tcBorders>
              <w:top w:val="single" w:color="000000" w:sz="6" w:space="0"/>
              <w:left w:val="single" w:color="000000" w:sz="4" w:space="0"/>
              <w:bottom w:val="single" w:color="000000" w:sz="6" w:space="0"/>
              <w:right w:val="single" w:color="000000" w:sz="4" w:space="0"/>
            </w:tcBorders>
          </w:tcPr>
          <w:p w14:paraId="15FE5F4B">
            <w:pPr>
              <w:kinsoku w:val="0"/>
              <w:autoSpaceDE w:val="0"/>
              <w:autoSpaceDN w:val="0"/>
              <w:adjustRightInd w:val="0"/>
              <w:spacing w:before="5"/>
              <w:ind w:left="101"/>
              <w:rPr>
                <w:kern w:val="0"/>
                <w:sz w:val="24"/>
              </w:rPr>
            </w:pPr>
            <w:r>
              <w:rPr>
                <w:kern w:val="0"/>
                <w:sz w:val="24"/>
              </w:rPr>
              <w:t>Sludge tank</w:t>
            </w:r>
          </w:p>
        </w:tc>
        <w:tc>
          <w:tcPr>
            <w:tcW w:w="850" w:type="dxa"/>
            <w:tcBorders>
              <w:top w:val="single" w:color="000000" w:sz="6" w:space="0"/>
              <w:left w:val="single" w:color="000000" w:sz="4" w:space="0"/>
              <w:bottom w:val="single" w:color="000000" w:sz="6" w:space="0"/>
              <w:right w:val="single" w:color="000000" w:sz="4" w:space="0"/>
            </w:tcBorders>
          </w:tcPr>
          <w:p w14:paraId="41435819">
            <w:pPr>
              <w:kinsoku w:val="0"/>
              <w:autoSpaceDE w:val="0"/>
              <w:autoSpaceDN w:val="0"/>
              <w:adjustRightInd w:val="0"/>
              <w:spacing w:before="5"/>
              <w:ind w:left="251"/>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2084790F">
            <w:pPr>
              <w:kinsoku w:val="0"/>
              <w:autoSpaceDE w:val="0"/>
              <w:autoSpaceDN w:val="0"/>
              <w:adjustRightInd w:val="0"/>
              <w:spacing w:before="5"/>
              <w:ind w:left="72"/>
              <w:rPr>
                <w:kern w:val="0"/>
                <w:sz w:val="24"/>
              </w:rPr>
            </w:pPr>
            <w:r>
              <w:rPr>
                <w:kern w:val="0"/>
                <w:sz w:val="24"/>
              </w:rPr>
              <w:t>Abt. 30</w:t>
            </w:r>
          </w:p>
        </w:tc>
        <w:tc>
          <w:tcPr>
            <w:tcW w:w="2551" w:type="dxa"/>
            <w:tcBorders>
              <w:top w:val="single" w:color="000000" w:sz="6" w:space="0"/>
              <w:left w:val="single" w:color="000000" w:sz="4" w:space="0"/>
              <w:bottom w:val="single" w:color="000000" w:sz="6" w:space="0"/>
              <w:right w:val="single" w:color="000000" w:sz="4" w:space="0"/>
            </w:tcBorders>
          </w:tcPr>
          <w:p w14:paraId="50E137B2">
            <w:pPr>
              <w:kinsoku w:val="0"/>
              <w:autoSpaceDE w:val="0"/>
              <w:autoSpaceDN w:val="0"/>
              <w:adjustRightInd w:val="0"/>
              <w:spacing w:before="5"/>
              <w:ind w:left="141"/>
              <w:rPr>
                <w:kern w:val="0"/>
                <w:sz w:val="24"/>
              </w:rPr>
            </w:pPr>
            <w:r>
              <w:rPr>
                <w:kern w:val="0"/>
                <w:sz w:val="24"/>
              </w:rPr>
              <w:t>S, HC, HL, SD,</w:t>
            </w:r>
          </w:p>
        </w:tc>
      </w:tr>
      <w:tr w14:paraId="1899BB6B">
        <w:tblPrEx>
          <w:tblCellMar>
            <w:top w:w="0" w:type="dxa"/>
            <w:left w:w="0" w:type="dxa"/>
            <w:bottom w:w="0" w:type="dxa"/>
            <w:right w:w="0" w:type="dxa"/>
          </w:tblCellMar>
        </w:tblPrEx>
        <w:trPr>
          <w:trHeight w:val="292" w:hRule="exact"/>
        </w:trPr>
        <w:tc>
          <w:tcPr>
            <w:tcW w:w="4292" w:type="dxa"/>
            <w:tcBorders>
              <w:top w:val="single" w:color="000000" w:sz="6" w:space="0"/>
              <w:left w:val="single" w:color="000000" w:sz="4" w:space="0"/>
              <w:bottom w:val="single" w:color="000000" w:sz="6" w:space="0"/>
              <w:right w:val="single" w:color="000000" w:sz="4" w:space="0"/>
            </w:tcBorders>
          </w:tcPr>
          <w:p w14:paraId="36842FD5">
            <w:pPr>
              <w:kinsoku w:val="0"/>
              <w:autoSpaceDE w:val="0"/>
              <w:autoSpaceDN w:val="0"/>
              <w:adjustRightInd w:val="0"/>
              <w:spacing w:before="5"/>
              <w:ind w:left="101"/>
              <w:rPr>
                <w:kern w:val="0"/>
                <w:sz w:val="24"/>
                <w:lang w:val="sv-SE"/>
              </w:rPr>
            </w:pPr>
            <w:r>
              <w:rPr>
                <w:kern w:val="0"/>
                <w:sz w:val="24"/>
                <w:lang w:val="sv-SE"/>
              </w:rPr>
              <w:t>H.T. F.W. expansion tank</w:t>
            </w:r>
          </w:p>
        </w:tc>
        <w:tc>
          <w:tcPr>
            <w:tcW w:w="850" w:type="dxa"/>
            <w:tcBorders>
              <w:top w:val="single" w:color="000000" w:sz="6" w:space="0"/>
              <w:left w:val="single" w:color="000000" w:sz="4" w:space="0"/>
              <w:bottom w:val="single" w:color="000000" w:sz="6" w:space="0"/>
              <w:right w:val="single" w:color="000000" w:sz="4" w:space="0"/>
            </w:tcBorders>
          </w:tcPr>
          <w:p w14:paraId="7A2F5F0E">
            <w:pPr>
              <w:kinsoku w:val="0"/>
              <w:autoSpaceDE w:val="0"/>
              <w:autoSpaceDN w:val="0"/>
              <w:adjustRightInd w:val="0"/>
              <w:spacing w:before="5"/>
              <w:ind w:left="251"/>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0DB07DDE">
            <w:pPr>
              <w:kinsoku w:val="0"/>
              <w:autoSpaceDE w:val="0"/>
              <w:autoSpaceDN w:val="0"/>
              <w:adjustRightInd w:val="0"/>
              <w:spacing w:before="5"/>
              <w:ind w:left="72"/>
              <w:rPr>
                <w:kern w:val="0"/>
                <w:sz w:val="24"/>
              </w:rPr>
            </w:pPr>
            <w:r>
              <w:rPr>
                <w:kern w:val="0"/>
                <w:sz w:val="24"/>
              </w:rPr>
              <w:t>Abt. 1.25</w:t>
            </w:r>
          </w:p>
        </w:tc>
        <w:tc>
          <w:tcPr>
            <w:tcW w:w="2551" w:type="dxa"/>
            <w:tcBorders>
              <w:top w:val="single" w:color="000000" w:sz="6" w:space="0"/>
              <w:left w:val="single" w:color="000000" w:sz="4" w:space="0"/>
              <w:bottom w:val="single" w:color="000000" w:sz="6" w:space="0"/>
              <w:right w:val="single" w:color="000000" w:sz="4" w:space="0"/>
            </w:tcBorders>
          </w:tcPr>
          <w:p w14:paraId="0243D9BC">
            <w:pPr>
              <w:kinsoku w:val="0"/>
              <w:autoSpaceDE w:val="0"/>
              <w:autoSpaceDN w:val="0"/>
              <w:adjustRightInd w:val="0"/>
              <w:spacing w:before="5"/>
              <w:ind w:left="141"/>
              <w:rPr>
                <w:kern w:val="0"/>
                <w:sz w:val="24"/>
              </w:rPr>
            </w:pPr>
            <w:r>
              <w:rPr>
                <w:kern w:val="0"/>
                <w:sz w:val="24"/>
              </w:rPr>
              <w:t>GL, LL</w:t>
            </w:r>
          </w:p>
        </w:tc>
      </w:tr>
      <w:tr w14:paraId="7A0D32D9">
        <w:tblPrEx>
          <w:tblCellMar>
            <w:top w:w="0" w:type="dxa"/>
            <w:left w:w="0" w:type="dxa"/>
            <w:bottom w:w="0" w:type="dxa"/>
            <w:right w:w="0" w:type="dxa"/>
          </w:tblCellMar>
        </w:tblPrEx>
        <w:trPr>
          <w:trHeight w:val="292" w:hRule="exact"/>
        </w:trPr>
        <w:tc>
          <w:tcPr>
            <w:tcW w:w="4292" w:type="dxa"/>
            <w:tcBorders>
              <w:top w:val="single" w:color="000000" w:sz="6" w:space="0"/>
              <w:left w:val="single" w:color="000000" w:sz="4" w:space="0"/>
              <w:bottom w:val="single" w:color="000000" w:sz="6" w:space="0"/>
              <w:right w:val="single" w:color="000000" w:sz="4" w:space="0"/>
            </w:tcBorders>
          </w:tcPr>
          <w:p w14:paraId="72602707">
            <w:pPr>
              <w:kinsoku w:val="0"/>
              <w:autoSpaceDE w:val="0"/>
              <w:autoSpaceDN w:val="0"/>
              <w:adjustRightInd w:val="0"/>
              <w:spacing w:before="5"/>
              <w:ind w:left="101"/>
              <w:rPr>
                <w:kern w:val="0"/>
                <w:sz w:val="24"/>
                <w:lang w:val="sv-SE"/>
              </w:rPr>
            </w:pPr>
            <w:r>
              <w:rPr>
                <w:kern w:val="0"/>
                <w:sz w:val="24"/>
                <w:lang w:val="sv-SE"/>
              </w:rPr>
              <w:t>L.T. F.W. expansion tank</w:t>
            </w:r>
          </w:p>
        </w:tc>
        <w:tc>
          <w:tcPr>
            <w:tcW w:w="850" w:type="dxa"/>
            <w:tcBorders>
              <w:top w:val="single" w:color="000000" w:sz="6" w:space="0"/>
              <w:left w:val="single" w:color="000000" w:sz="4" w:space="0"/>
              <w:bottom w:val="single" w:color="000000" w:sz="6" w:space="0"/>
              <w:right w:val="single" w:color="000000" w:sz="4" w:space="0"/>
            </w:tcBorders>
          </w:tcPr>
          <w:p w14:paraId="64B5F7F5">
            <w:pPr>
              <w:kinsoku w:val="0"/>
              <w:autoSpaceDE w:val="0"/>
              <w:autoSpaceDN w:val="0"/>
              <w:adjustRightInd w:val="0"/>
              <w:spacing w:before="5"/>
              <w:ind w:left="251"/>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79A9ED55">
            <w:pPr>
              <w:kinsoku w:val="0"/>
              <w:autoSpaceDE w:val="0"/>
              <w:autoSpaceDN w:val="0"/>
              <w:adjustRightInd w:val="0"/>
              <w:spacing w:before="5"/>
              <w:ind w:left="72"/>
              <w:rPr>
                <w:kern w:val="0"/>
                <w:sz w:val="24"/>
              </w:rPr>
            </w:pPr>
            <w:r>
              <w:rPr>
                <w:kern w:val="0"/>
                <w:sz w:val="24"/>
              </w:rPr>
              <w:t>Abt. 1.25</w:t>
            </w:r>
          </w:p>
        </w:tc>
        <w:tc>
          <w:tcPr>
            <w:tcW w:w="2551" w:type="dxa"/>
            <w:tcBorders>
              <w:top w:val="single" w:color="000000" w:sz="6" w:space="0"/>
              <w:left w:val="single" w:color="000000" w:sz="4" w:space="0"/>
              <w:bottom w:val="single" w:color="000000" w:sz="6" w:space="0"/>
              <w:right w:val="single" w:color="000000" w:sz="4" w:space="0"/>
            </w:tcBorders>
          </w:tcPr>
          <w:p w14:paraId="15AD28AF">
            <w:pPr>
              <w:kinsoku w:val="0"/>
              <w:autoSpaceDE w:val="0"/>
              <w:autoSpaceDN w:val="0"/>
              <w:adjustRightInd w:val="0"/>
              <w:spacing w:before="5"/>
              <w:ind w:left="141"/>
              <w:rPr>
                <w:kern w:val="0"/>
                <w:sz w:val="24"/>
              </w:rPr>
            </w:pPr>
            <w:r>
              <w:rPr>
                <w:kern w:val="0"/>
                <w:sz w:val="24"/>
              </w:rPr>
              <w:t>GL, LL</w:t>
            </w:r>
          </w:p>
        </w:tc>
      </w:tr>
      <w:tr w14:paraId="47AEC61D">
        <w:tblPrEx>
          <w:tblCellMar>
            <w:top w:w="0" w:type="dxa"/>
            <w:left w:w="0" w:type="dxa"/>
            <w:bottom w:w="0" w:type="dxa"/>
            <w:right w:w="0" w:type="dxa"/>
          </w:tblCellMar>
        </w:tblPrEx>
        <w:trPr>
          <w:trHeight w:val="292" w:hRule="exact"/>
        </w:trPr>
        <w:tc>
          <w:tcPr>
            <w:tcW w:w="4292" w:type="dxa"/>
            <w:tcBorders>
              <w:top w:val="single" w:color="000000" w:sz="6" w:space="0"/>
              <w:left w:val="single" w:color="000000" w:sz="4" w:space="0"/>
              <w:bottom w:val="single" w:color="000000" w:sz="6" w:space="0"/>
              <w:right w:val="single" w:color="000000" w:sz="4" w:space="0"/>
            </w:tcBorders>
          </w:tcPr>
          <w:p w14:paraId="72B40ED0">
            <w:pPr>
              <w:kinsoku w:val="0"/>
              <w:autoSpaceDE w:val="0"/>
              <w:autoSpaceDN w:val="0"/>
              <w:adjustRightInd w:val="0"/>
              <w:spacing w:before="5"/>
              <w:ind w:left="101"/>
              <w:rPr>
                <w:kern w:val="0"/>
                <w:sz w:val="24"/>
              </w:rPr>
            </w:pPr>
            <w:r>
              <w:rPr>
                <w:kern w:val="0"/>
                <w:sz w:val="24"/>
              </w:rPr>
              <w:t>Bilge water tank</w:t>
            </w:r>
          </w:p>
        </w:tc>
        <w:tc>
          <w:tcPr>
            <w:tcW w:w="850" w:type="dxa"/>
            <w:tcBorders>
              <w:top w:val="single" w:color="000000" w:sz="6" w:space="0"/>
              <w:left w:val="single" w:color="000000" w:sz="4" w:space="0"/>
              <w:bottom w:val="single" w:color="000000" w:sz="6" w:space="0"/>
              <w:right w:val="single" w:color="000000" w:sz="4" w:space="0"/>
            </w:tcBorders>
          </w:tcPr>
          <w:p w14:paraId="0F1997D9">
            <w:pPr>
              <w:kinsoku w:val="0"/>
              <w:autoSpaceDE w:val="0"/>
              <w:autoSpaceDN w:val="0"/>
              <w:adjustRightInd w:val="0"/>
              <w:spacing w:before="5"/>
              <w:ind w:left="252"/>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28ECE45B">
            <w:pPr>
              <w:kinsoku w:val="0"/>
              <w:autoSpaceDE w:val="0"/>
              <w:autoSpaceDN w:val="0"/>
              <w:adjustRightInd w:val="0"/>
              <w:spacing w:before="5"/>
              <w:ind w:left="72"/>
              <w:rPr>
                <w:kern w:val="0"/>
                <w:sz w:val="24"/>
              </w:rPr>
            </w:pPr>
            <w:r>
              <w:rPr>
                <w:kern w:val="0"/>
                <w:sz w:val="24"/>
              </w:rPr>
              <w:t xml:space="preserve">Abt. </w:t>
            </w:r>
            <w:r>
              <w:rPr>
                <w:rFonts w:hint="eastAsia"/>
                <w:kern w:val="0"/>
                <w:sz w:val="24"/>
              </w:rPr>
              <w:t>32</w:t>
            </w:r>
          </w:p>
        </w:tc>
        <w:tc>
          <w:tcPr>
            <w:tcW w:w="2551" w:type="dxa"/>
            <w:tcBorders>
              <w:top w:val="single" w:color="000000" w:sz="6" w:space="0"/>
              <w:left w:val="single" w:color="000000" w:sz="4" w:space="0"/>
              <w:bottom w:val="single" w:color="000000" w:sz="6" w:space="0"/>
              <w:right w:val="single" w:color="000000" w:sz="4" w:space="0"/>
            </w:tcBorders>
          </w:tcPr>
          <w:p w14:paraId="158C2F6A">
            <w:pPr>
              <w:kinsoku w:val="0"/>
              <w:autoSpaceDE w:val="0"/>
              <w:autoSpaceDN w:val="0"/>
              <w:adjustRightInd w:val="0"/>
              <w:spacing w:before="5"/>
              <w:ind w:left="141"/>
              <w:rPr>
                <w:kern w:val="0"/>
                <w:sz w:val="24"/>
              </w:rPr>
            </w:pPr>
            <w:r>
              <w:rPr>
                <w:kern w:val="0"/>
                <w:sz w:val="24"/>
              </w:rPr>
              <w:t>HC, HL, SD</w:t>
            </w:r>
          </w:p>
        </w:tc>
      </w:tr>
      <w:tr w14:paraId="2F090BBE">
        <w:tblPrEx>
          <w:tblCellMar>
            <w:top w:w="0" w:type="dxa"/>
            <w:left w:w="0" w:type="dxa"/>
            <w:bottom w:w="0" w:type="dxa"/>
            <w:right w:w="0" w:type="dxa"/>
          </w:tblCellMar>
        </w:tblPrEx>
        <w:trPr>
          <w:trHeight w:val="290" w:hRule="exact"/>
        </w:trPr>
        <w:tc>
          <w:tcPr>
            <w:tcW w:w="4292" w:type="dxa"/>
            <w:tcBorders>
              <w:top w:val="single" w:color="000000" w:sz="6" w:space="0"/>
              <w:left w:val="single" w:color="000000" w:sz="4" w:space="0"/>
              <w:bottom w:val="single" w:color="000000" w:sz="6" w:space="0"/>
              <w:right w:val="single" w:color="000000" w:sz="4" w:space="0"/>
            </w:tcBorders>
          </w:tcPr>
          <w:p w14:paraId="39D5594C">
            <w:pPr>
              <w:kinsoku w:val="0"/>
              <w:autoSpaceDE w:val="0"/>
              <w:autoSpaceDN w:val="0"/>
              <w:adjustRightInd w:val="0"/>
              <w:spacing w:before="5"/>
              <w:ind w:left="101"/>
              <w:rPr>
                <w:kern w:val="0"/>
                <w:sz w:val="24"/>
              </w:rPr>
            </w:pPr>
            <w:r>
              <w:rPr>
                <w:kern w:val="0"/>
                <w:sz w:val="24"/>
              </w:rPr>
              <w:t xml:space="preserve">Sewage </w:t>
            </w:r>
            <w:r>
              <w:rPr>
                <w:rFonts w:hint="eastAsia"/>
                <w:kern w:val="0"/>
                <w:sz w:val="24"/>
              </w:rPr>
              <w:t>hold</w:t>
            </w:r>
            <w:r>
              <w:rPr>
                <w:kern w:val="0"/>
                <w:sz w:val="24"/>
              </w:rPr>
              <w:t>ing tank</w:t>
            </w:r>
          </w:p>
        </w:tc>
        <w:tc>
          <w:tcPr>
            <w:tcW w:w="850" w:type="dxa"/>
            <w:tcBorders>
              <w:top w:val="single" w:color="000000" w:sz="6" w:space="0"/>
              <w:left w:val="single" w:color="000000" w:sz="4" w:space="0"/>
              <w:bottom w:val="single" w:color="000000" w:sz="6" w:space="0"/>
              <w:right w:val="single" w:color="000000" w:sz="4" w:space="0"/>
            </w:tcBorders>
          </w:tcPr>
          <w:p w14:paraId="1E73F298">
            <w:pPr>
              <w:kinsoku w:val="0"/>
              <w:autoSpaceDE w:val="0"/>
              <w:autoSpaceDN w:val="0"/>
              <w:adjustRightInd w:val="0"/>
              <w:spacing w:before="5"/>
              <w:ind w:left="251"/>
              <w:rPr>
                <w:kern w:val="0"/>
                <w:sz w:val="24"/>
              </w:rPr>
            </w:pPr>
            <w:r>
              <w:rPr>
                <w:kern w:val="0"/>
                <w:sz w:val="24"/>
              </w:rPr>
              <w:t>1</w:t>
            </w:r>
          </w:p>
        </w:tc>
        <w:tc>
          <w:tcPr>
            <w:tcW w:w="1985" w:type="dxa"/>
            <w:tcBorders>
              <w:top w:val="single" w:color="000000" w:sz="6" w:space="0"/>
              <w:left w:val="single" w:color="000000" w:sz="4" w:space="0"/>
              <w:bottom w:val="single" w:color="000000" w:sz="6" w:space="0"/>
              <w:right w:val="single" w:color="000000" w:sz="4" w:space="0"/>
            </w:tcBorders>
          </w:tcPr>
          <w:p w14:paraId="259CC2E1">
            <w:pPr>
              <w:kinsoku w:val="0"/>
              <w:autoSpaceDE w:val="0"/>
              <w:autoSpaceDN w:val="0"/>
              <w:adjustRightInd w:val="0"/>
              <w:spacing w:before="5"/>
              <w:ind w:left="72"/>
              <w:rPr>
                <w:kern w:val="0"/>
                <w:sz w:val="24"/>
              </w:rPr>
            </w:pPr>
            <w:r>
              <w:rPr>
                <w:kern w:val="0"/>
                <w:sz w:val="24"/>
              </w:rPr>
              <w:t xml:space="preserve">Abt. </w:t>
            </w:r>
            <w:r>
              <w:rPr>
                <w:rFonts w:hint="eastAsia"/>
                <w:kern w:val="0"/>
                <w:sz w:val="24"/>
              </w:rPr>
              <w:t>32</w:t>
            </w:r>
          </w:p>
        </w:tc>
        <w:tc>
          <w:tcPr>
            <w:tcW w:w="2551" w:type="dxa"/>
            <w:tcBorders>
              <w:top w:val="single" w:color="000000" w:sz="6" w:space="0"/>
              <w:left w:val="single" w:color="000000" w:sz="4" w:space="0"/>
              <w:bottom w:val="single" w:color="000000" w:sz="6" w:space="0"/>
              <w:right w:val="single" w:color="000000" w:sz="4" w:space="0"/>
            </w:tcBorders>
          </w:tcPr>
          <w:p w14:paraId="3581FB7F">
            <w:pPr>
              <w:kinsoku w:val="0"/>
              <w:autoSpaceDE w:val="0"/>
              <w:autoSpaceDN w:val="0"/>
              <w:adjustRightInd w:val="0"/>
              <w:spacing w:before="5"/>
              <w:ind w:left="141"/>
              <w:rPr>
                <w:kern w:val="0"/>
                <w:sz w:val="24"/>
              </w:rPr>
            </w:pPr>
            <w:r>
              <w:rPr>
                <w:kern w:val="0"/>
                <w:sz w:val="24"/>
              </w:rPr>
              <w:t>HL,SD</w:t>
            </w:r>
          </w:p>
        </w:tc>
      </w:tr>
    </w:tbl>
    <w:p w14:paraId="11BDA4FE">
      <w:pPr>
        <w:kinsoku w:val="0"/>
        <w:autoSpaceDE w:val="0"/>
        <w:autoSpaceDN w:val="0"/>
        <w:adjustRightInd w:val="0"/>
        <w:spacing w:line="240" w:lineRule="exact"/>
        <w:ind w:firstLine="720"/>
        <w:rPr>
          <w:kern w:val="0"/>
          <w:sz w:val="24"/>
        </w:rPr>
      </w:pPr>
    </w:p>
    <w:p w14:paraId="1DC07F75">
      <w:pPr>
        <w:kinsoku w:val="0"/>
        <w:autoSpaceDE w:val="0"/>
        <w:autoSpaceDN w:val="0"/>
        <w:adjustRightInd w:val="0"/>
        <w:spacing w:line="240" w:lineRule="exact"/>
        <w:ind w:firstLine="720"/>
        <w:rPr>
          <w:kern w:val="0"/>
          <w:sz w:val="24"/>
        </w:rPr>
      </w:pPr>
      <w:r>
        <w:rPr>
          <w:kern w:val="0"/>
          <w:sz w:val="24"/>
        </w:rPr>
        <w:t>Abbreviations:</w:t>
      </w:r>
    </w:p>
    <w:p w14:paraId="01E03891">
      <w:pPr>
        <w:tabs>
          <w:tab w:val="left" w:pos="1515"/>
        </w:tabs>
        <w:kinsoku w:val="0"/>
        <w:autoSpaceDE w:val="0"/>
        <w:autoSpaceDN w:val="0"/>
        <w:adjustRightInd w:val="0"/>
        <w:ind w:left="786"/>
        <w:rPr>
          <w:kern w:val="0"/>
          <w:sz w:val="24"/>
        </w:rPr>
      </w:pPr>
      <w:r>
        <w:rPr>
          <w:kern w:val="0"/>
          <w:sz w:val="24"/>
        </w:rPr>
        <w:t>HC</w:t>
      </w:r>
      <w:r>
        <w:rPr>
          <w:kern w:val="0"/>
          <w:sz w:val="24"/>
        </w:rPr>
        <w:tab/>
      </w:r>
      <w:r>
        <w:rPr>
          <w:kern w:val="0"/>
          <w:sz w:val="24"/>
        </w:rPr>
        <w:t>: steam heating coil</w:t>
      </w:r>
    </w:p>
    <w:p w14:paraId="773CBC4E">
      <w:pPr>
        <w:tabs>
          <w:tab w:val="left" w:pos="1515"/>
        </w:tabs>
        <w:kinsoku w:val="0"/>
        <w:autoSpaceDE w:val="0"/>
        <w:autoSpaceDN w:val="0"/>
        <w:adjustRightInd w:val="0"/>
        <w:ind w:left="786"/>
        <w:rPr>
          <w:kern w:val="0"/>
          <w:sz w:val="24"/>
        </w:rPr>
      </w:pPr>
      <w:r>
        <w:rPr>
          <w:kern w:val="0"/>
          <w:sz w:val="24"/>
        </w:rPr>
        <w:t>S</w:t>
      </w:r>
      <w:r>
        <w:rPr>
          <w:kern w:val="0"/>
          <w:sz w:val="24"/>
        </w:rPr>
        <w:tab/>
      </w:r>
      <w:r>
        <w:rPr>
          <w:kern w:val="0"/>
          <w:sz w:val="24"/>
        </w:rPr>
        <w:t>: steam blow</w:t>
      </w:r>
    </w:p>
    <w:p w14:paraId="091EC867">
      <w:pPr>
        <w:tabs>
          <w:tab w:val="left" w:pos="1515"/>
        </w:tabs>
        <w:kinsoku w:val="0"/>
        <w:autoSpaceDE w:val="0"/>
        <w:autoSpaceDN w:val="0"/>
        <w:adjustRightInd w:val="0"/>
        <w:spacing w:line="270" w:lineRule="exact"/>
        <w:ind w:left="786"/>
        <w:rPr>
          <w:kern w:val="0"/>
          <w:sz w:val="24"/>
        </w:rPr>
      </w:pPr>
      <w:r>
        <w:rPr>
          <w:kern w:val="0"/>
          <w:sz w:val="24"/>
        </w:rPr>
        <w:t>I</w:t>
      </w:r>
      <w:r>
        <w:rPr>
          <w:kern w:val="0"/>
          <w:sz w:val="24"/>
        </w:rPr>
        <w:tab/>
      </w:r>
      <w:r>
        <w:rPr>
          <w:kern w:val="0"/>
          <w:sz w:val="24"/>
        </w:rPr>
        <w:t>: insulated</w:t>
      </w:r>
    </w:p>
    <w:p w14:paraId="1A4F2E5C">
      <w:pPr>
        <w:tabs>
          <w:tab w:val="left" w:pos="1515"/>
        </w:tabs>
        <w:kinsoku w:val="0"/>
        <w:autoSpaceDE w:val="0"/>
        <w:autoSpaceDN w:val="0"/>
        <w:adjustRightInd w:val="0"/>
        <w:ind w:left="786"/>
        <w:rPr>
          <w:kern w:val="0"/>
          <w:sz w:val="24"/>
        </w:rPr>
      </w:pPr>
      <w:r>
        <w:rPr>
          <w:kern w:val="0"/>
          <w:sz w:val="24"/>
        </w:rPr>
        <w:t>ML</w:t>
      </w:r>
      <w:r>
        <w:rPr>
          <w:kern w:val="0"/>
          <w:sz w:val="24"/>
        </w:rPr>
        <w:tab/>
      </w:r>
      <w:r>
        <w:rPr>
          <w:kern w:val="0"/>
          <w:sz w:val="24"/>
        </w:rPr>
        <w:t>: magnetic float level gauge</w:t>
      </w:r>
    </w:p>
    <w:p w14:paraId="7311D447">
      <w:pPr>
        <w:tabs>
          <w:tab w:val="left" w:pos="1515"/>
        </w:tabs>
        <w:kinsoku w:val="0"/>
        <w:autoSpaceDE w:val="0"/>
        <w:autoSpaceDN w:val="0"/>
        <w:adjustRightInd w:val="0"/>
        <w:ind w:left="786"/>
        <w:rPr>
          <w:kern w:val="0"/>
          <w:sz w:val="24"/>
        </w:rPr>
      </w:pPr>
      <w:r>
        <w:rPr>
          <w:kern w:val="0"/>
          <w:sz w:val="24"/>
        </w:rPr>
        <w:t>SP</w:t>
      </w:r>
      <w:r>
        <w:rPr>
          <w:kern w:val="0"/>
          <w:sz w:val="24"/>
        </w:rPr>
        <w:tab/>
      </w:r>
      <w:r>
        <w:rPr>
          <w:kern w:val="0"/>
          <w:sz w:val="24"/>
        </w:rPr>
        <w:t>: self-powered level gauge</w:t>
      </w:r>
    </w:p>
    <w:p w14:paraId="4E6DEAB9">
      <w:pPr>
        <w:tabs>
          <w:tab w:val="left" w:pos="1515"/>
        </w:tabs>
        <w:kinsoku w:val="0"/>
        <w:autoSpaceDE w:val="0"/>
        <w:autoSpaceDN w:val="0"/>
        <w:adjustRightInd w:val="0"/>
        <w:ind w:left="786"/>
        <w:rPr>
          <w:kern w:val="0"/>
          <w:sz w:val="24"/>
        </w:rPr>
      </w:pPr>
      <w:r>
        <w:rPr>
          <w:kern w:val="0"/>
          <w:sz w:val="24"/>
        </w:rPr>
        <w:t>GL</w:t>
      </w:r>
      <w:r>
        <w:rPr>
          <w:kern w:val="0"/>
          <w:sz w:val="24"/>
        </w:rPr>
        <w:tab/>
      </w:r>
      <w:r>
        <w:rPr>
          <w:kern w:val="0"/>
          <w:sz w:val="24"/>
        </w:rPr>
        <w:t>: glass level gauge</w:t>
      </w:r>
    </w:p>
    <w:p w14:paraId="78EF3B5C">
      <w:pPr>
        <w:tabs>
          <w:tab w:val="left" w:pos="1515"/>
        </w:tabs>
        <w:kinsoku w:val="0"/>
        <w:autoSpaceDE w:val="0"/>
        <w:autoSpaceDN w:val="0"/>
        <w:adjustRightInd w:val="0"/>
        <w:ind w:left="786"/>
        <w:rPr>
          <w:kern w:val="0"/>
          <w:sz w:val="24"/>
        </w:rPr>
      </w:pPr>
      <w:r>
        <w:rPr>
          <w:kern w:val="0"/>
          <w:sz w:val="24"/>
        </w:rPr>
        <w:t>FL</w:t>
      </w:r>
      <w:r>
        <w:rPr>
          <w:kern w:val="0"/>
          <w:sz w:val="24"/>
        </w:rPr>
        <w:tab/>
      </w:r>
      <w:r>
        <w:rPr>
          <w:kern w:val="0"/>
          <w:sz w:val="24"/>
        </w:rPr>
        <w:t>: float level gauge</w:t>
      </w:r>
    </w:p>
    <w:p w14:paraId="34DFFDEF">
      <w:pPr>
        <w:tabs>
          <w:tab w:val="left" w:pos="1515"/>
        </w:tabs>
        <w:kinsoku w:val="0"/>
        <w:autoSpaceDE w:val="0"/>
        <w:autoSpaceDN w:val="0"/>
        <w:adjustRightInd w:val="0"/>
        <w:spacing w:line="270" w:lineRule="exact"/>
        <w:ind w:left="786"/>
        <w:rPr>
          <w:kern w:val="0"/>
          <w:sz w:val="24"/>
        </w:rPr>
      </w:pPr>
      <w:r>
        <w:rPr>
          <w:kern w:val="0"/>
          <w:sz w:val="24"/>
        </w:rPr>
        <w:t>PL</w:t>
      </w:r>
      <w:r>
        <w:rPr>
          <w:kern w:val="0"/>
          <w:sz w:val="24"/>
        </w:rPr>
        <w:tab/>
      </w:r>
      <w:r>
        <w:rPr>
          <w:kern w:val="0"/>
          <w:sz w:val="24"/>
        </w:rPr>
        <w:t>: plain glass level gauge</w:t>
      </w:r>
    </w:p>
    <w:p w14:paraId="30F9C84D">
      <w:pPr>
        <w:tabs>
          <w:tab w:val="left" w:pos="1515"/>
        </w:tabs>
        <w:kinsoku w:val="0"/>
        <w:autoSpaceDE w:val="0"/>
        <w:autoSpaceDN w:val="0"/>
        <w:adjustRightInd w:val="0"/>
        <w:ind w:left="786"/>
        <w:rPr>
          <w:kern w:val="0"/>
          <w:sz w:val="24"/>
        </w:rPr>
      </w:pPr>
      <w:r>
        <w:rPr>
          <w:kern w:val="0"/>
          <w:sz w:val="24"/>
        </w:rPr>
        <w:t>SD</w:t>
      </w:r>
      <w:r>
        <w:rPr>
          <w:kern w:val="0"/>
          <w:sz w:val="24"/>
        </w:rPr>
        <w:tab/>
      </w:r>
      <w:r>
        <w:rPr>
          <w:kern w:val="0"/>
          <w:sz w:val="24"/>
        </w:rPr>
        <w:t>: sounding pipe</w:t>
      </w:r>
    </w:p>
    <w:p w14:paraId="22CD7282">
      <w:pPr>
        <w:tabs>
          <w:tab w:val="left" w:pos="1515"/>
        </w:tabs>
        <w:kinsoku w:val="0"/>
        <w:autoSpaceDE w:val="0"/>
        <w:autoSpaceDN w:val="0"/>
        <w:adjustRightInd w:val="0"/>
        <w:ind w:left="786"/>
        <w:rPr>
          <w:kern w:val="0"/>
          <w:sz w:val="24"/>
        </w:rPr>
      </w:pPr>
      <w:r>
        <w:rPr>
          <w:kern w:val="0"/>
          <w:sz w:val="24"/>
        </w:rPr>
        <w:t>HL</w:t>
      </w:r>
      <w:r>
        <w:rPr>
          <w:kern w:val="0"/>
          <w:sz w:val="24"/>
        </w:rPr>
        <w:tab/>
      </w:r>
      <w:r>
        <w:rPr>
          <w:kern w:val="0"/>
          <w:sz w:val="24"/>
        </w:rPr>
        <w:t xml:space="preserve">: high level alarm </w:t>
      </w:r>
    </w:p>
    <w:p w14:paraId="7DB66245">
      <w:pPr>
        <w:tabs>
          <w:tab w:val="left" w:pos="1515"/>
        </w:tabs>
        <w:kinsoku w:val="0"/>
        <w:autoSpaceDE w:val="0"/>
        <w:autoSpaceDN w:val="0"/>
        <w:adjustRightInd w:val="0"/>
        <w:ind w:left="786"/>
        <w:rPr>
          <w:kern w:val="0"/>
          <w:sz w:val="24"/>
        </w:rPr>
      </w:pPr>
      <w:r>
        <w:rPr>
          <w:kern w:val="0"/>
          <w:sz w:val="24"/>
        </w:rPr>
        <w:t>LL</w:t>
      </w:r>
      <w:r>
        <w:rPr>
          <w:kern w:val="0"/>
          <w:sz w:val="24"/>
        </w:rPr>
        <w:tab/>
      </w:r>
      <w:r>
        <w:rPr>
          <w:kern w:val="0"/>
          <w:sz w:val="24"/>
        </w:rPr>
        <w:t>: low level alarm</w:t>
      </w:r>
    </w:p>
    <w:p w14:paraId="34DD3F24">
      <w:pPr>
        <w:tabs>
          <w:tab w:val="left" w:pos="1548"/>
        </w:tabs>
        <w:kinsoku w:val="0"/>
        <w:autoSpaceDE w:val="0"/>
        <w:autoSpaceDN w:val="0"/>
        <w:adjustRightInd w:val="0"/>
        <w:ind w:left="786"/>
        <w:rPr>
          <w:kern w:val="0"/>
          <w:sz w:val="24"/>
        </w:rPr>
      </w:pPr>
      <w:r>
        <w:rPr>
          <w:kern w:val="0"/>
          <w:sz w:val="24"/>
        </w:rPr>
        <w:t>AT</w:t>
      </w:r>
      <w:r>
        <w:rPr>
          <w:kern w:val="0"/>
          <w:sz w:val="24"/>
        </w:rPr>
        <w:tab/>
      </w:r>
      <w:r>
        <w:rPr>
          <w:kern w:val="0"/>
          <w:sz w:val="24"/>
        </w:rPr>
        <w:t>: auto. temperature regulating</w:t>
      </w:r>
    </w:p>
    <w:p w14:paraId="6ABA11C3">
      <w:pPr>
        <w:kinsoku w:val="0"/>
        <w:autoSpaceDE w:val="0"/>
        <w:autoSpaceDN w:val="0"/>
        <w:adjustRightInd w:val="0"/>
        <w:spacing w:before="2" w:line="276" w:lineRule="exact"/>
        <w:ind w:left="786"/>
        <w:rPr>
          <w:kern w:val="0"/>
          <w:sz w:val="24"/>
        </w:rPr>
      </w:pPr>
      <w:r>
        <w:rPr>
          <w:kern w:val="0"/>
          <w:sz w:val="24"/>
        </w:rPr>
        <w:t>HT</w:t>
      </w:r>
      <w:r>
        <w:rPr>
          <w:kern w:val="0"/>
          <w:sz w:val="24"/>
        </w:rPr>
        <w:tab/>
      </w:r>
      <w:r>
        <w:rPr>
          <w:kern w:val="0"/>
          <w:sz w:val="24"/>
        </w:rPr>
        <w:t xml:space="preserve"> : high temperature alarm </w:t>
      </w:r>
    </w:p>
    <w:p w14:paraId="7C4438AF">
      <w:pPr>
        <w:kinsoku w:val="0"/>
        <w:autoSpaceDE w:val="0"/>
        <w:autoSpaceDN w:val="0"/>
        <w:adjustRightInd w:val="0"/>
        <w:spacing w:before="2" w:line="276" w:lineRule="exact"/>
        <w:ind w:left="786"/>
        <w:rPr>
          <w:kern w:val="0"/>
          <w:sz w:val="24"/>
        </w:rPr>
      </w:pPr>
      <w:r>
        <w:rPr>
          <w:kern w:val="0"/>
          <w:sz w:val="24"/>
        </w:rPr>
        <w:t>RL</w:t>
      </w:r>
      <w:r>
        <w:rPr>
          <w:kern w:val="0"/>
          <w:sz w:val="24"/>
        </w:rPr>
        <w:tab/>
      </w:r>
      <w:r>
        <w:rPr>
          <w:kern w:val="0"/>
          <w:sz w:val="24"/>
        </w:rPr>
        <w:t xml:space="preserve"> : level remote measuring</w:t>
      </w:r>
    </w:p>
    <w:p w14:paraId="5BA7F1FC">
      <w:pPr>
        <w:kinsoku w:val="0"/>
        <w:autoSpaceDE w:val="0"/>
        <w:autoSpaceDN w:val="0"/>
        <w:adjustRightInd w:val="0"/>
        <w:spacing w:before="2" w:line="276" w:lineRule="exact"/>
        <w:ind w:left="786"/>
        <w:rPr>
          <w:kern w:val="0"/>
          <w:sz w:val="24"/>
        </w:rPr>
      </w:pPr>
      <w:r>
        <w:rPr>
          <w:kern w:val="0"/>
          <w:sz w:val="24"/>
        </w:rPr>
        <w:t>HSP</w:t>
      </w:r>
      <w:r>
        <w:rPr>
          <w:kern w:val="0"/>
          <w:sz w:val="24"/>
        </w:rPr>
        <w:tab/>
      </w:r>
      <w:r>
        <w:rPr>
          <w:kern w:val="0"/>
          <w:sz w:val="24"/>
        </w:rPr>
        <w:t xml:space="preserve"> : High level stop</w:t>
      </w:r>
    </w:p>
    <w:p w14:paraId="613C008C">
      <w:pPr>
        <w:tabs>
          <w:tab w:val="left" w:pos="1560"/>
          <w:tab w:val="left" w:pos="6096"/>
        </w:tabs>
        <w:kinsoku w:val="0"/>
        <w:autoSpaceDE w:val="0"/>
        <w:autoSpaceDN w:val="0"/>
        <w:adjustRightInd w:val="0"/>
        <w:spacing w:line="270" w:lineRule="exact"/>
        <w:ind w:left="786"/>
        <w:rPr>
          <w:kern w:val="0"/>
          <w:sz w:val="24"/>
        </w:rPr>
      </w:pPr>
      <w:r>
        <w:rPr>
          <w:kern w:val="0"/>
          <w:sz w:val="24"/>
        </w:rPr>
        <w:t>LST</w:t>
      </w:r>
      <w:r>
        <w:rPr>
          <w:kern w:val="0"/>
          <w:sz w:val="24"/>
        </w:rPr>
        <w:tab/>
      </w:r>
      <w:r>
        <w:rPr>
          <w:kern w:val="0"/>
          <w:sz w:val="24"/>
        </w:rPr>
        <w:t>: Low level start</w:t>
      </w:r>
    </w:p>
    <w:p w14:paraId="4473C1EB">
      <w:pPr>
        <w:kinsoku w:val="0"/>
        <w:autoSpaceDE w:val="0"/>
        <w:autoSpaceDN w:val="0"/>
        <w:adjustRightInd w:val="0"/>
        <w:spacing w:before="15" w:line="260" w:lineRule="exact"/>
        <w:rPr>
          <w:kern w:val="0"/>
          <w:sz w:val="26"/>
          <w:szCs w:val="26"/>
        </w:rPr>
      </w:pPr>
    </w:p>
    <w:p w14:paraId="2FB3519D">
      <w:pPr>
        <w:kinsoku w:val="0"/>
        <w:autoSpaceDE w:val="0"/>
        <w:autoSpaceDN w:val="0"/>
        <w:adjustRightInd w:val="0"/>
        <w:ind w:left="818"/>
        <w:rPr>
          <w:kern w:val="0"/>
          <w:sz w:val="24"/>
        </w:rPr>
      </w:pPr>
      <w:r>
        <w:rPr>
          <w:kern w:val="0"/>
          <w:sz w:val="24"/>
        </w:rPr>
        <w:t>Notes:</w:t>
      </w:r>
    </w:p>
    <w:p w14:paraId="6E30B30D">
      <w:pPr>
        <w:kinsoku w:val="0"/>
        <w:autoSpaceDE w:val="0"/>
        <w:autoSpaceDN w:val="0"/>
        <w:adjustRightInd w:val="0"/>
        <w:ind w:left="1416" w:leftChars="405" w:hanging="566" w:hangingChars="236"/>
        <w:rPr>
          <w:kern w:val="0"/>
          <w:sz w:val="24"/>
        </w:rPr>
      </w:pPr>
      <w:r>
        <w:rPr>
          <w:kern w:val="0"/>
          <w:sz w:val="24"/>
        </w:rPr>
        <w:t>(1)</w:t>
      </w:r>
      <w:r>
        <w:rPr>
          <w:kern w:val="0"/>
          <w:sz w:val="24"/>
        </w:rPr>
        <w:tab/>
      </w:r>
      <w:r>
        <w:rPr>
          <w:kern w:val="0"/>
          <w:sz w:val="24"/>
        </w:rPr>
        <w:t>The final capacity for some pumps and aux. equipment serving M/E, G/E and boiler and so on</w:t>
      </w:r>
      <w:r>
        <w:rPr>
          <w:i/>
          <w:kern w:val="0"/>
          <w:sz w:val="24"/>
        </w:rPr>
        <w:t xml:space="preserve"> </w:t>
      </w:r>
      <w:r>
        <w:rPr>
          <w:kern w:val="0"/>
          <w:sz w:val="24"/>
        </w:rPr>
        <w:t>such as cooling water pump, and plate cooler etc. may be adjusted after detail heat balance.</w:t>
      </w:r>
    </w:p>
    <w:p w14:paraId="0E2B884D">
      <w:pPr>
        <w:kinsoku w:val="0"/>
        <w:autoSpaceDE w:val="0"/>
        <w:autoSpaceDN w:val="0"/>
        <w:adjustRightInd w:val="0"/>
        <w:ind w:left="1416" w:leftChars="405" w:hanging="566" w:hangingChars="236"/>
        <w:rPr>
          <w:kern w:val="0"/>
          <w:sz w:val="24"/>
        </w:rPr>
      </w:pPr>
      <w:r>
        <w:rPr>
          <w:kern w:val="0"/>
          <w:sz w:val="24"/>
        </w:rPr>
        <w:t>(2)</w:t>
      </w:r>
      <w:r>
        <w:rPr>
          <w:kern w:val="0"/>
          <w:sz w:val="24"/>
        </w:rPr>
        <w:tab/>
      </w:r>
      <w:r>
        <w:rPr>
          <w:kern w:val="0"/>
          <w:sz w:val="24"/>
        </w:rPr>
        <w:t>The final capacity for the tanks may be adjusted after determination of hull line and position of the tank.</w:t>
      </w:r>
    </w:p>
    <w:p w14:paraId="1D0B5C95">
      <w:pPr>
        <w:kinsoku w:val="0"/>
        <w:autoSpaceDE w:val="0"/>
        <w:autoSpaceDN w:val="0"/>
        <w:adjustRightInd w:val="0"/>
        <w:ind w:left="1416" w:leftChars="405" w:hanging="566" w:hangingChars="236"/>
        <w:rPr>
          <w:kern w:val="0"/>
          <w:sz w:val="24"/>
        </w:rPr>
      </w:pPr>
      <w:r>
        <w:rPr>
          <w:kern w:val="0"/>
          <w:sz w:val="24"/>
        </w:rPr>
        <w:t>(3)</w:t>
      </w:r>
      <w:r>
        <w:rPr>
          <w:kern w:val="0"/>
          <w:sz w:val="24"/>
        </w:rPr>
        <w:tab/>
      </w:r>
      <w:r>
        <w:rPr>
          <w:kern w:val="0"/>
          <w:sz w:val="24"/>
        </w:rPr>
        <w:t>The total pressure for screw pump and gear pump to be contained 0.05MPa suction head.</w:t>
      </w:r>
    </w:p>
    <w:p w14:paraId="342F66DB">
      <w:pPr>
        <w:kinsoku w:val="0"/>
        <w:autoSpaceDE w:val="0"/>
        <w:autoSpaceDN w:val="0"/>
        <w:adjustRightInd w:val="0"/>
        <w:ind w:left="1416" w:leftChars="405" w:hanging="566" w:hangingChars="236"/>
        <w:rPr>
          <w:kern w:val="0"/>
          <w:sz w:val="24"/>
        </w:rPr>
      </w:pPr>
      <w:r>
        <w:rPr>
          <w:kern w:val="0"/>
          <w:sz w:val="24"/>
        </w:rPr>
        <w:t>(4)</w:t>
      </w:r>
      <w:r>
        <w:rPr>
          <w:kern w:val="0"/>
          <w:sz w:val="24"/>
        </w:rPr>
        <w:tab/>
      </w:r>
      <w:r>
        <w:rPr>
          <w:kern w:val="0"/>
          <w:sz w:val="24"/>
        </w:rPr>
        <w:t>AT with mark “*” to be arranged for HFO and LSHFO/ULSFO bunker tanks within cargo hold area.</w:t>
      </w:r>
    </w:p>
    <w:p w14:paraId="2DC86E24">
      <w:pPr>
        <w:kinsoku w:val="0"/>
        <w:autoSpaceDE w:val="0"/>
        <w:autoSpaceDN w:val="0"/>
        <w:adjustRightInd w:val="0"/>
        <w:ind w:left="1416" w:leftChars="405" w:hanging="566" w:hangingChars="236"/>
        <w:rPr>
          <w:kern w:val="0"/>
          <w:sz w:val="24"/>
        </w:rPr>
      </w:pPr>
      <w:r>
        <w:rPr>
          <w:kern w:val="0"/>
          <w:sz w:val="24"/>
        </w:rPr>
        <w:t>(5)</w:t>
      </w:r>
      <w:r>
        <w:rPr>
          <w:kern w:val="0"/>
          <w:sz w:val="24"/>
        </w:rPr>
        <w:tab/>
      </w:r>
      <w:r>
        <w:rPr>
          <w:kern w:val="0"/>
          <w:sz w:val="24"/>
        </w:rPr>
        <w:t>The HFO tanks with mark “**” to be meant the tanks to have inclined bottom.</w:t>
      </w:r>
    </w:p>
    <w:p w14:paraId="04ECBE60">
      <w:pPr>
        <w:kinsoku w:val="0"/>
        <w:autoSpaceDE w:val="0"/>
        <w:autoSpaceDN w:val="0"/>
        <w:adjustRightInd w:val="0"/>
        <w:ind w:left="1416" w:leftChars="405" w:hanging="566" w:hangingChars="236"/>
        <w:rPr>
          <w:kern w:val="0"/>
          <w:sz w:val="24"/>
        </w:rPr>
      </w:pPr>
      <w:r>
        <w:rPr>
          <w:kern w:val="0"/>
          <w:sz w:val="24"/>
        </w:rPr>
        <w:t>(6)</w:t>
      </w:r>
      <w:r>
        <w:rPr>
          <w:kern w:val="0"/>
          <w:sz w:val="24"/>
        </w:rPr>
        <w:tab/>
      </w:r>
      <w:r>
        <w:rPr>
          <w:kern w:val="0"/>
          <w:sz w:val="24"/>
        </w:rPr>
        <w:t>All tanks to be made of welded steel plate and well secured to the hull. Each tank shall be provided with necessary fittings such as inlet and outlet connections, drain, air vent, manhole or hand-hole, overflow, thermometer socket, steam blow-out connection, etc. all depending on the purposes for which they are intended.</w:t>
      </w:r>
    </w:p>
    <w:p w14:paraId="231DF8BC">
      <w:pPr>
        <w:kinsoku w:val="0"/>
        <w:autoSpaceDE w:val="0"/>
        <w:autoSpaceDN w:val="0"/>
        <w:adjustRightInd w:val="0"/>
        <w:ind w:left="1416" w:leftChars="405" w:hanging="566" w:hangingChars="236"/>
        <w:rPr>
          <w:kern w:val="0"/>
          <w:sz w:val="24"/>
        </w:rPr>
      </w:pPr>
      <w:r>
        <w:rPr>
          <w:kern w:val="0"/>
          <w:sz w:val="24"/>
        </w:rPr>
        <w:t>(7)</w:t>
      </w:r>
      <w:r>
        <w:rPr>
          <w:kern w:val="0"/>
          <w:sz w:val="24"/>
        </w:rPr>
        <w:tab/>
      </w:r>
      <w:r>
        <w:rPr>
          <w:kern w:val="0"/>
          <w:sz w:val="24"/>
        </w:rPr>
        <w:t>The M/E L.O. sump tank shall be fitted with heating coil only around the suction bell mouth.</w:t>
      </w:r>
    </w:p>
    <w:p w14:paraId="127134FB">
      <w:pPr>
        <w:kinsoku w:val="0"/>
        <w:autoSpaceDE w:val="0"/>
        <w:autoSpaceDN w:val="0"/>
        <w:adjustRightInd w:val="0"/>
        <w:ind w:left="1416" w:leftChars="405" w:hanging="566" w:hangingChars="236"/>
        <w:rPr>
          <w:kern w:val="0"/>
          <w:sz w:val="24"/>
        </w:rPr>
      </w:pPr>
      <w:r>
        <w:rPr>
          <w:kern w:val="0"/>
          <w:sz w:val="24"/>
        </w:rPr>
        <w:t>(8)</w:t>
      </w:r>
      <w:r>
        <w:rPr>
          <w:kern w:val="0"/>
          <w:sz w:val="24"/>
        </w:rPr>
        <w:tab/>
      </w:r>
      <w:r>
        <w:rPr>
          <w:kern w:val="0"/>
          <w:sz w:val="24"/>
        </w:rPr>
        <w:t>All of the oil tanks shall be provided with drip tray, as practicable.</w:t>
      </w:r>
    </w:p>
    <w:p w14:paraId="4652B5CF">
      <w:pPr>
        <w:kinsoku w:val="0"/>
        <w:autoSpaceDE w:val="0"/>
        <w:autoSpaceDN w:val="0"/>
        <w:adjustRightInd w:val="0"/>
        <w:ind w:left="1416" w:leftChars="405" w:hanging="566" w:hangingChars="236"/>
        <w:rPr>
          <w:kern w:val="0"/>
          <w:sz w:val="24"/>
        </w:rPr>
      </w:pPr>
    </w:p>
    <w:p w14:paraId="35618DE7">
      <w:pPr>
        <w:ind w:left="1416" w:hanging="566"/>
        <w:rPr>
          <w:sz w:val="10"/>
          <w:szCs w:val="10"/>
        </w:rPr>
      </w:pPr>
      <w:r>
        <w:rPr>
          <w:kern w:val="0"/>
          <w:sz w:val="24"/>
        </w:rPr>
        <w:br w:type="page"/>
      </w:r>
    </w:p>
    <w:p w14:paraId="7C9B2A32">
      <w:pPr>
        <w:pStyle w:val="3"/>
        <w:jc w:val="both"/>
      </w:pPr>
      <w:bookmarkStart w:id="366" w:name="_Toc50572602"/>
      <w:r>
        <w:rPr>
          <w:rFonts w:hint="eastAsia"/>
        </w:rPr>
        <w:t>6.</w:t>
      </w:r>
      <w:r>
        <w:t>3</w:t>
      </w:r>
      <w:r>
        <w:tab/>
      </w:r>
      <w:r>
        <w:t>MAIN ENGINE</w:t>
      </w:r>
      <w:bookmarkEnd w:id="366"/>
    </w:p>
    <w:p w14:paraId="052293A5">
      <w:pPr>
        <w:kinsoku w:val="0"/>
        <w:autoSpaceDE w:val="0"/>
        <w:autoSpaceDN w:val="0"/>
        <w:adjustRightInd w:val="0"/>
        <w:spacing w:before="16" w:line="100" w:lineRule="exact"/>
        <w:rPr>
          <w:rFonts w:ascii="Arial" w:hAnsi="Arial" w:cs="Arial"/>
          <w:kern w:val="0"/>
          <w:sz w:val="10"/>
          <w:szCs w:val="10"/>
        </w:rPr>
      </w:pPr>
    </w:p>
    <w:p w14:paraId="7ADE4A6F">
      <w:pPr>
        <w:pStyle w:val="4"/>
      </w:pPr>
      <w:bookmarkStart w:id="367" w:name="_Toc50572603"/>
      <w:r>
        <w:rPr>
          <w:rFonts w:hint="eastAsia"/>
        </w:rPr>
        <w:t>6.3.1</w:t>
      </w:r>
      <w:r>
        <w:tab/>
      </w:r>
      <w:r>
        <w:t>GENERAL</w:t>
      </w:r>
      <w:bookmarkEnd w:id="367"/>
    </w:p>
    <w:p w14:paraId="5253FD0E">
      <w:pPr>
        <w:kinsoku w:val="0"/>
        <w:autoSpaceDE w:val="0"/>
        <w:autoSpaceDN w:val="0"/>
        <w:adjustRightInd w:val="0"/>
        <w:ind w:left="1017"/>
        <w:rPr>
          <w:kern w:val="0"/>
          <w:sz w:val="24"/>
        </w:rPr>
      </w:pPr>
      <w:bookmarkStart w:id="368" w:name="OLE_LINK37"/>
      <w:bookmarkStart w:id="369" w:name="OLE_LINK38"/>
      <w:r>
        <w:rPr>
          <w:kern w:val="0"/>
          <w:sz w:val="24"/>
        </w:rPr>
        <w:t xml:space="preserve">The main engine shall be designed and manufactured under the license from </w:t>
      </w:r>
      <w:bookmarkEnd w:id="368"/>
      <w:bookmarkEnd w:id="369"/>
      <w:r>
        <w:rPr>
          <w:rFonts w:hint="eastAsia"/>
          <w:kern w:val="0"/>
          <w:sz w:val="24"/>
        </w:rPr>
        <w:t>MAN B&amp;M</w:t>
      </w:r>
      <w:r>
        <w:rPr>
          <w:color w:val="000000" w:themeColor="text1"/>
          <w:kern w:val="0"/>
          <w:sz w:val="24"/>
          <w14:textFill>
            <w14:solidFill>
              <w14:schemeClr w14:val="tx1"/>
            </w14:solidFill>
          </w14:textFill>
        </w:rPr>
        <w:t>.</w:t>
      </w:r>
      <w:r>
        <w:rPr>
          <w:b/>
          <w:i/>
          <w:color w:val="000000" w:themeColor="text1"/>
          <w:kern w:val="0"/>
          <w:sz w:val="24"/>
          <w14:textFill>
            <w14:solidFill>
              <w14:schemeClr w14:val="tx1"/>
            </w14:solidFill>
          </w14:textFill>
        </w:rPr>
        <w:t xml:space="preserve"> </w:t>
      </w:r>
      <w:r>
        <w:rPr>
          <w:kern w:val="0"/>
          <w:sz w:val="24"/>
        </w:rPr>
        <w:t xml:space="preserve">The particulars of main engine shall be as specified in Paragraph </w:t>
      </w:r>
      <w:r>
        <w:rPr>
          <w:rFonts w:hint="eastAsia"/>
          <w:kern w:val="0"/>
          <w:sz w:val="24"/>
        </w:rPr>
        <w:t>6.</w:t>
      </w:r>
      <w:r>
        <w:rPr>
          <w:kern w:val="0"/>
          <w:sz w:val="24"/>
        </w:rPr>
        <w:t>2.1.</w:t>
      </w:r>
    </w:p>
    <w:p w14:paraId="3D576B78">
      <w:pPr>
        <w:kinsoku w:val="0"/>
        <w:autoSpaceDE w:val="0"/>
        <w:autoSpaceDN w:val="0"/>
        <w:adjustRightInd w:val="0"/>
        <w:ind w:left="1017"/>
        <w:rPr>
          <w:kern w:val="0"/>
          <w:sz w:val="24"/>
        </w:rPr>
      </w:pPr>
    </w:p>
    <w:p w14:paraId="5A50E0D5">
      <w:pPr>
        <w:kinsoku w:val="0"/>
        <w:autoSpaceDE w:val="0"/>
        <w:autoSpaceDN w:val="0"/>
        <w:adjustRightInd w:val="0"/>
        <w:spacing w:before="1"/>
        <w:ind w:left="1017"/>
        <w:rPr>
          <w:kern w:val="0"/>
          <w:sz w:val="24"/>
        </w:rPr>
      </w:pPr>
      <w:r>
        <w:rPr>
          <w:kern w:val="0"/>
          <w:sz w:val="24"/>
        </w:rPr>
        <w:t>The direction of engine revolution shall be clockwise, looking from aft.</w:t>
      </w:r>
    </w:p>
    <w:p w14:paraId="7C3139BA">
      <w:pPr>
        <w:kinsoku w:val="0"/>
        <w:autoSpaceDE w:val="0"/>
        <w:autoSpaceDN w:val="0"/>
        <w:adjustRightInd w:val="0"/>
        <w:spacing w:before="16"/>
        <w:rPr>
          <w:kern w:val="0"/>
          <w:sz w:val="26"/>
          <w:szCs w:val="26"/>
        </w:rPr>
      </w:pPr>
    </w:p>
    <w:p w14:paraId="23519ABC">
      <w:pPr>
        <w:kinsoku w:val="0"/>
        <w:autoSpaceDE w:val="0"/>
        <w:autoSpaceDN w:val="0"/>
        <w:adjustRightInd w:val="0"/>
        <w:ind w:left="1017"/>
        <w:rPr>
          <w:kern w:val="0"/>
          <w:sz w:val="24"/>
        </w:rPr>
      </w:pPr>
      <w:r>
        <w:rPr>
          <w:kern w:val="0"/>
          <w:sz w:val="24"/>
        </w:rPr>
        <w:t>The main engine shall be remotely controlled from wheelhouse, navigation bridge deck wings and engine control room in the engine room.</w:t>
      </w:r>
    </w:p>
    <w:p w14:paraId="7546C2A8">
      <w:pPr>
        <w:kinsoku w:val="0"/>
        <w:autoSpaceDE w:val="0"/>
        <w:autoSpaceDN w:val="0"/>
        <w:adjustRightInd w:val="0"/>
        <w:spacing w:before="15"/>
        <w:rPr>
          <w:kern w:val="0"/>
          <w:sz w:val="26"/>
          <w:szCs w:val="26"/>
        </w:rPr>
      </w:pPr>
    </w:p>
    <w:p w14:paraId="4299540B">
      <w:pPr>
        <w:kinsoku w:val="0"/>
        <w:autoSpaceDE w:val="0"/>
        <w:autoSpaceDN w:val="0"/>
        <w:adjustRightInd w:val="0"/>
        <w:ind w:left="1017"/>
        <w:rPr>
          <w:kern w:val="0"/>
          <w:sz w:val="24"/>
        </w:rPr>
      </w:pPr>
      <w:r>
        <w:rPr>
          <w:kern w:val="0"/>
          <w:sz w:val="24"/>
        </w:rPr>
        <w:t>The main engine shall be temporarily controlled from local operating console. The main engine output shall be valid at following conditions:</w:t>
      </w:r>
    </w:p>
    <w:p w14:paraId="388A65DF">
      <w:pPr>
        <w:kinsoku w:val="0"/>
        <w:autoSpaceDE w:val="0"/>
        <w:autoSpaceDN w:val="0"/>
        <w:adjustRightInd w:val="0"/>
        <w:ind w:left="1017"/>
        <w:rPr>
          <w:kern w:val="0"/>
          <w:sz w:val="24"/>
        </w:rPr>
      </w:pPr>
    </w:p>
    <w:p w14:paraId="2218D636">
      <w:pPr>
        <w:tabs>
          <w:tab w:val="left" w:pos="5500"/>
        </w:tabs>
        <w:kinsoku w:val="0"/>
        <w:autoSpaceDE w:val="0"/>
        <w:autoSpaceDN w:val="0"/>
        <w:adjustRightInd w:val="0"/>
        <w:ind w:left="1976"/>
        <w:rPr>
          <w:kern w:val="0"/>
          <w:sz w:val="24"/>
          <w:lang w:val="it-IT"/>
        </w:rPr>
      </w:pPr>
      <w:r>
        <w:rPr>
          <w:kern w:val="0"/>
          <w:position w:val="-1"/>
          <w:sz w:val="24"/>
          <w:lang w:val="it-IT"/>
        </w:rPr>
        <w:t>Atmospheric pressure:</w:t>
      </w:r>
      <w:r>
        <w:rPr>
          <w:kern w:val="0"/>
          <w:position w:val="-1"/>
          <w:sz w:val="24"/>
          <w:lang w:val="it-IT"/>
        </w:rPr>
        <w:tab/>
      </w:r>
      <w:r>
        <w:rPr>
          <w:kern w:val="0"/>
          <w:position w:val="-1"/>
          <w:sz w:val="24"/>
          <w:lang w:val="it-IT"/>
        </w:rPr>
        <w:t>0.1 MPa</w:t>
      </w:r>
    </w:p>
    <w:p w14:paraId="783FC0D7">
      <w:pPr>
        <w:tabs>
          <w:tab w:val="left" w:pos="5500"/>
        </w:tabs>
        <w:kinsoku w:val="0"/>
        <w:autoSpaceDE w:val="0"/>
        <w:autoSpaceDN w:val="0"/>
        <w:adjustRightInd w:val="0"/>
        <w:spacing w:before="9"/>
        <w:ind w:left="1976" w:firstLine="1"/>
        <w:rPr>
          <w:kern w:val="0"/>
          <w:sz w:val="24"/>
          <w:lang w:val="it-IT"/>
        </w:rPr>
      </w:pPr>
      <w:r>
        <w:rPr>
          <w:kern w:val="0"/>
          <w:sz w:val="24"/>
          <w:lang w:val="it-IT"/>
        </w:rPr>
        <w:t>Ambient temperature in E/R:</w:t>
      </w:r>
      <w:r>
        <w:rPr>
          <w:kern w:val="0"/>
          <w:sz w:val="24"/>
          <w:lang w:val="it-IT"/>
        </w:rPr>
        <w:tab/>
      </w:r>
      <w:r>
        <w:rPr>
          <w:kern w:val="0"/>
          <w:sz w:val="24"/>
          <w:lang w:val="it-IT"/>
        </w:rPr>
        <w:t>45</w:t>
      </w:r>
      <w:r>
        <w:rPr>
          <w:kern w:val="0"/>
          <w:sz w:val="24"/>
          <w:vertAlign w:val="superscript"/>
          <w:lang w:val="it-IT"/>
        </w:rPr>
        <w:t>o</w:t>
      </w:r>
      <w:r>
        <w:rPr>
          <w:kern w:val="0"/>
          <w:sz w:val="24"/>
          <w:lang w:val="it-IT"/>
        </w:rPr>
        <w:t>C</w:t>
      </w:r>
    </w:p>
    <w:p w14:paraId="7ECBE362">
      <w:pPr>
        <w:tabs>
          <w:tab w:val="left" w:pos="5500"/>
        </w:tabs>
        <w:kinsoku w:val="0"/>
        <w:autoSpaceDE w:val="0"/>
        <w:autoSpaceDN w:val="0"/>
        <w:adjustRightInd w:val="0"/>
        <w:spacing w:before="9"/>
        <w:ind w:left="1976" w:firstLine="1"/>
        <w:rPr>
          <w:kern w:val="0"/>
          <w:sz w:val="24"/>
        </w:rPr>
      </w:pPr>
      <w:r>
        <w:rPr>
          <w:kern w:val="0"/>
          <w:sz w:val="24"/>
        </w:rPr>
        <w:t>Sea water temperature:</w:t>
      </w:r>
      <w:r>
        <w:rPr>
          <w:kern w:val="0"/>
          <w:sz w:val="24"/>
        </w:rPr>
        <w:tab/>
      </w:r>
      <w:r>
        <w:rPr>
          <w:kern w:val="0"/>
          <w:sz w:val="24"/>
        </w:rPr>
        <w:t>32</w:t>
      </w:r>
      <w:r>
        <w:rPr>
          <w:kern w:val="0"/>
          <w:sz w:val="24"/>
          <w:vertAlign w:val="superscript"/>
        </w:rPr>
        <w:t>o</w:t>
      </w:r>
      <w:r>
        <w:rPr>
          <w:kern w:val="0"/>
          <w:sz w:val="24"/>
        </w:rPr>
        <w:t>C</w:t>
      </w:r>
    </w:p>
    <w:p w14:paraId="535C5358">
      <w:pPr>
        <w:tabs>
          <w:tab w:val="left" w:pos="5500"/>
        </w:tabs>
        <w:kinsoku w:val="0"/>
        <w:autoSpaceDE w:val="0"/>
        <w:autoSpaceDN w:val="0"/>
        <w:adjustRightInd w:val="0"/>
        <w:spacing w:before="9"/>
        <w:ind w:left="1976" w:firstLine="1"/>
        <w:rPr>
          <w:kern w:val="0"/>
          <w:sz w:val="24"/>
        </w:rPr>
      </w:pPr>
      <w:r>
        <w:rPr>
          <w:kern w:val="0"/>
          <w:sz w:val="24"/>
        </w:rPr>
        <w:t>L.T. fresh water temperature:</w:t>
      </w:r>
      <w:r>
        <w:rPr>
          <w:kern w:val="0"/>
          <w:sz w:val="24"/>
        </w:rPr>
        <w:tab/>
      </w:r>
      <w:r>
        <w:rPr>
          <w:kern w:val="0"/>
          <w:sz w:val="24"/>
        </w:rPr>
        <w:t>36</w:t>
      </w:r>
      <w:r>
        <w:rPr>
          <w:kern w:val="0"/>
          <w:sz w:val="24"/>
          <w:vertAlign w:val="superscript"/>
        </w:rPr>
        <w:t>o</w:t>
      </w:r>
      <w:r>
        <w:rPr>
          <w:kern w:val="0"/>
          <w:sz w:val="24"/>
        </w:rPr>
        <w:t>C</w:t>
      </w:r>
    </w:p>
    <w:p w14:paraId="4341F7D0">
      <w:pPr>
        <w:tabs>
          <w:tab w:val="left" w:pos="5500"/>
        </w:tabs>
        <w:kinsoku w:val="0"/>
        <w:autoSpaceDE w:val="0"/>
        <w:autoSpaceDN w:val="0"/>
        <w:adjustRightInd w:val="0"/>
        <w:spacing w:before="9"/>
        <w:ind w:left="1976" w:firstLine="1"/>
        <w:rPr>
          <w:kern w:val="0"/>
          <w:sz w:val="24"/>
        </w:rPr>
      </w:pPr>
      <w:r>
        <w:rPr>
          <w:kern w:val="0"/>
          <w:sz w:val="24"/>
        </w:rPr>
        <w:t>Relative humidity:</w:t>
      </w:r>
      <w:r>
        <w:rPr>
          <w:kern w:val="0"/>
          <w:sz w:val="24"/>
        </w:rPr>
        <w:tab/>
      </w:r>
      <w:r>
        <w:rPr>
          <w:kern w:val="0"/>
          <w:sz w:val="24"/>
        </w:rPr>
        <w:t>60%</w:t>
      </w:r>
    </w:p>
    <w:p w14:paraId="5963094D">
      <w:pPr>
        <w:kinsoku w:val="0"/>
        <w:autoSpaceDE w:val="0"/>
        <w:autoSpaceDN w:val="0"/>
        <w:adjustRightInd w:val="0"/>
        <w:spacing w:before="12"/>
        <w:rPr>
          <w:kern w:val="0"/>
          <w:sz w:val="26"/>
          <w:szCs w:val="26"/>
        </w:rPr>
      </w:pPr>
    </w:p>
    <w:p w14:paraId="28E3A503">
      <w:pPr>
        <w:kinsoku w:val="0"/>
        <w:autoSpaceDE w:val="0"/>
        <w:autoSpaceDN w:val="0"/>
        <w:adjustRightInd w:val="0"/>
        <w:ind w:left="1017"/>
        <w:rPr>
          <w:kern w:val="0"/>
          <w:sz w:val="24"/>
        </w:rPr>
      </w:pPr>
      <w:r>
        <w:rPr>
          <w:kern w:val="0"/>
          <w:sz w:val="24"/>
        </w:rPr>
        <w:t>The construction and materials of M/E shall be in accordance with Maker’s standard and to be complied with the requirement of Classification Society.</w:t>
      </w:r>
    </w:p>
    <w:p w14:paraId="3E867E3D">
      <w:pPr>
        <w:kinsoku w:val="0"/>
        <w:autoSpaceDE w:val="0"/>
        <w:autoSpaceDN w:val="0"/>
        <w:adjustRightInd w:val="0"/>
        <w:spacing w:before="1"/>
        <w:rPr>
          <w:kern w:val="0"/>
          <w:sz w:val="28"/>
          <w:szCs w:val="28"/>
        </w:rPr>
      </w:pPr>
    </w:p>
    <w:p w14:paraId="785683F5">
      <w:pPr>
        <w:kinsoku w:val="0"/>
        <w:autoSpaceDE w:val="0"/>
        <w:autoSpaceDN w:val="0"/>
        <w:adjustRightInd w:val="0"/>
        <w:ind w:left="1017"/>
        <w:rPr>
          <w:kern w:val="0"/>
          <w:sz w:val="24"/>
        </w:rPr>
      </w:pPr>
      <w:r>
        <w:rPr>
          <w:kern w:val="0"/>
          <w:sz w:val="24"/>
        </w:rPr>
        <w:t xml:space="preserve">The main engine shall be completed with necessary fittings and accessories to develop the maximum continuous rating for propelling as described in Paragraph </w:t>
      </w:r>
      <w:r>
        <w:rPr>
          <w:rFonts w:hint="eastAsia"/>
          <w:kern w:val="0"/>
          <w:sz w:val="24"/>
        </w:rPr>
        <w:t>6.3.</w:t>
      </w:r>
      <w:r>
        <w:rPr>
          <w:kern w:val="0"/>
          <w:sz w:val="24"/>
        </w:rPr>
        <w:t>2.</w:t>
      </w:r>
    </w:p>
    <w:p w14:paraId="68E8E80E">
      <w:pPr>
        <w:pStyle w:val="4"/>
      </w:pPr>
      <w:bookmarkStart w:id="370" w:name="_Toc50572604"/>
      <w:r>
        <w:rPr>
          <w:rFonts w:hint="eastAsia"/>
        </w:rPr>
        <w:t>6.3.2</w:t>
      </w:r>
      <w:r>
        <w:tab/>
      </w:r>
      <w:r>
        <w:t>FITTINGS AND ACCESSORIES</w:t>
      </w:r>
      <w:bookmarkEnd w:id="370"/>
    </w:p>
    <w:p w14:paraId="5E495B79">
      <w:pPr>
        <w:kinsoku w:val="0"/>
        <w:autoSpaceDE w:val="0"/>
        <w:autoSpaceDN w:val="0"/>
        <w:adjustRightInd w:val="0"/>
        <w:ind w:left="1017"/>
        <w:rPr>
          <w:kern w:val="0"/>
          <w:sz w:val="24"/>
        </w:rPr>
      </w:pPr>
      <w:r>
        <w:rPr>
          <w:kern w:val="0"/>
          <w:sz w:val="24"/>
        </w:rPr>
        <w:t>The engine shall be completed with necessary fittings and accessories according to main engine Maker’s standard and the main body shall be included as follows:</w:t>
      </w:r>
    </w:p>
    <w:p w14:paraId="6E4B7616">
      <w:pPr>
        <w:kinsoku w:val="0"/>
        <w:autoSpaceDE w:val="0"/>
        <w:autoSpaceDN w:val="0"/>
        <w:adjustRightInd w:val="0"/>
        <w:spacing w:before="16" w:line="260" w:lineRule="exact"/>
        <w:rPr>
          <w:kern w:val="0"/>
          <w:sz w:val="26"/>
          <w:szCs w:val="26"/>
        </w:rPr>
      </w:pPr>
    </w:p>
    <w:p w14:paraId="2364A5D5">
      <w:pPr>
        <w:kinsoku w:val="0"/>
        <w:autoSpaceDE w:val="0"/>
        <w:autoSpaceDN w:val="0"/>
        <w:adjustRightInd w:val="0"/>
        <w:spacing w:after="156" w:afterLines="50"/>
        <w:ind w:left="1017"/>
        <w:rPr>
          <w:color w:val="000000"/>
          <w:kern w:val="0"/>
          <w:sz w:val="24"/>
        </w:rPr>
      </w:pPr>
      <w:r>
        <w:rPr>
          <w:color w:val="000000"/>
          <w:kern w:val="0"/>
          <w:sz w:val="24"/>
        </w:rPr>
        <w:t>1- Set of high efficiency exhaust turbo-charger</w:t>
      </w:r>
      <w:r>
        <w:rPr>
          <w:b/>
          <w:color w:val="000000"/>
          <w:kern w:val="0"/>
          <w:sz w:val="24"/>
        </w:rPr>
        <w:t>.</w:t>
      </w:r>
    </w:p>
    <w:p w14:paraId="674BCAD4">
      <w:pPr>
        <w:kinsoku w:val="0"/>
        <w:autoSpaceDE w:val="0"/>
        <w:autoSpaceDN w:val="0"/>
        <w:adjustRightInd w:val="0"/>
        <w:spacing w:after="156" w:afterLines="50"/>
        <w:ind w:left="1017"/>
        <w:rPr>
          <w:b/>
          <w:color w:val="000000"/>
          <w:kern w:val="0"/>
          <w:sz w:val="24"/>
        </w:rPr>
      </w:pPr>
      <w:r>
        <w:rPr>
          <w:color w:val="000000"/>
          <w:kern w:val="0"/>
          <w:sz w:val="24"/>
        </w:rPr>
        <w:t>2- Sets of electronically controlled auxiliary blowers complete with starters</w:t>
      </w:r>
      <w:r>
        <w:rPr>
          <w:rFonts w:hint="eastAsia"/>
          <w:color w:val="000000"/>
          <w:kern w:val="0"/>
          <w:sz w:val="24"/>
        </w:rPr>
        <w:t xml:space="preserve"> </w:t>
      </w:r>
      <w:r>
        <w:rPr>
          <w:b/>
          <w:color w:val="000000"/>
          <w:kern w:val="0"/>
          <w:sz w:val="24"/>
        </w:rPr>
        <w:t>for continuous running according to maker’s standard. Provide the lub. oil pump running to</w:t>
      </w:r>
      <w:r>
        <w:rPr>
          <w:rFonts w:hint="eastAsia"/>
          <w:b/>
          <w:color w:val="000000"/>
          <w:kern w:val="0"/>
          <w:sz w:val="24"/>
        </w:rPr>
        <w:t xml:space="preserve"> </w:t>
      </w:r>
      <w:r>
        <w:rPr>
          <w:b/>
          <w:color w:val="000000"/>
          <w:kern w:val="0"/>
          <w:sz w:val="24"/>
        </w:rPr>
        <w:t>interlocked with the ME auxiliary blower.</w:t>
      </w:r>
    </w:p>
    <w:p w14:paraId="6B86CC5A">
      <w:pPr>
        <w:kinsoku w:val="0"/>
        <w:autoSpaceDE w:val="0"/>
        <w:autoSpaceDN w:val="0"/>
        <w:adjustRightInd w:val="0"/>
        <w:spacing w:after="156" w:afterLines="50"/>
        <w:ind w:left="1017"/>
        <w:rPr>
          <w:color w:val="000000"/>
          <w:kern w:val="0"/>
          <w:sz w:val="24"/>
        </w:rPr>
      </w:pPr>
      <w:r>
        <w:rPr>
          <w:color w:val="000000"/>
          <w:kern w:val="0"/>
          <w:sz w:val="24"/>
        </w:rPr>
        <w:t>1- Set of air cooler with cleaning and drain pipes.</w:t>
      </w:r>
    </w:p>
    <w:p w14:paraId="206DB5EE">
      <w:pPr>
        <w:kinsoku w:val="0"/>
        <w:autoSpaceDE w:val="0"/>
        <w:autoSpaceDN w:val="0"/>
        <w:adjustRightInd w:val="0"/>
        <w:spacing w:after="156" w:afterLines="50" w:line="272" w:lineRule="auto"/>
        <w:ind w:left="1378" w:hanging="360"/>
        <w:rPr>
          <w:color w:val="000000"/>
          <w:kern w:val="0"/>
          <w:sz w:val="24"/>
        </w:rPr>
      </w:pPr>
      <w:r>
        <w:rPr>
          <w:color w:val="000000"/>
          <w:kern w:val="0"/>
          <w:sz w:val="24"/>
        </w:rPr>
        <w:t>1- Set of turning gear with electric motor, starter and portable switch box with capture cable of 2</w:t>
      </w:r>
      <w:r>
        <w:rPr>
          <w:rFonts w:hint="eastAsia"/>
          <w:color w:val="000000"/>
          <w:kern w:val="0"/>
          <w:sz w:val="24"/>
        </w:rPr>
        <w:t>0</w:t>
      </w:r>
      <w:r>
        <w:rPr>
          <w:color w:val="000000"/>
          <w:kern w:val="0"/>
          <w:sz w:val="24"/>
        </w:rPr>
        <w:t>m and pneumatic interlocking apparatus.</w:t>
      </w:r>
    </w:p>
    <w:p w14:paraId="2D4CAE21">
      <w:pPr>
        <w:kinsoku w:val="0"/>
        <w:autoSpaceDE w:val="0"/>
        <w:autoSpaceDN w:val="0"/>
        <w:adjustRightInd w:val="0"/>
        <w:spacing w:after="156" w:afterLines="50"/>
        <w:ind w:left="1018"/>
        <w:rPr>
          <w:color w:val="000000"/>
          <w:kern w:val="0"/>
          <w:sz w:val="24"/>
        </w:rPr>
      </w:pPr>
      <w:r>
        <w:rPr>
          <w:color w:val="000000"/>
          <w:kern w:val="0"/>
          <w:sz w:val="24"/>
        </w:rPr>
        <w:t>1- Air starting system.</w:t>
      </w:r>
    </w:p>
    <w:p w14:paraId="0DECE0B8">
      <w:pPr>
        <w:kinsoku w:val="0"/>
        <w:autoSpaceDE w:val="0"/>
        <w:autoSpaceDN w:val="0"/>
        <w:adjustRightInd w:val="0"/>
        <w:spacing w:after="156" w:afterLines="50"/>
        <w:ind w:left="1017"/>
        <w:rPr>
          <w:color w:val="000000"/>
          <w:kern w:val="0"/>
          <w:sz w:val="24"/>
        </w:rPr>
      </w:pPr>
      <w:r>
        <w:rPr>
          <w:color w:val="000000"/>
          <w:kern w:val="0"/>
          <w:sz w:val="24"/>
        </w:rPr>
        <w:t>1- Set of steam tracer piping for F.O. pipes on the engine.</w:t>
      </w:r>
    </w:p>
    <w:p w14:paraId="18683DDB">
      <w:pPr>
        <w:kinsoku w:val="0"/>
        <w:autoSpaceDE w:val="0"/>
        <w:autoSpaceDN w:val="0"/>
        <w:adjustRightInd w:val="0"/>
        <w:spacing w:after="156" w:afterLines="50"/>
        <w:ind w:left="1018"/>
        <w:rPr>
          <w:color w:val="000000"/>
          <w:kern w:val="0"/>
          <w:sz w:val="24"/>
        </w:rPr>
      </w:pPr>
      <w:r>
        <w:rPr>
          <w:color w:val="000000"/>
          <w:kern w:val="0"/>
          <w:sz w:val="24"/>
        </w:rPr>
        <w:t>1- Set of cleaning device for turbo charger. (According to turbo charger maker's</w:t>
      </w:r>
      <w:r>
        <w:rPr>
          <w:rFonts w:hint="eastAsia"/>
          <w:color w:val="000000"/>
          <w:kern w:val="0"/>
          <w:sz w:val="24"/>
        </w:rPr>
        <w:t xml:space="preserve"> </w:t>
      </w:r>
      <w:r>
        <w:rPr>
          <w:color w:val="000000"/>
          <w:kern w:val="0"/>
          <w:sz w:val="24"/>
        </w:rPr>
        <w:t xml:space="preserve">standard) </w:t>
      </w:r>
    </w:p>
    <w:p w14:paraId="5FAF6FA1">
      <w:pPr>
        <w:kinsoku w:val="0"/>
        <w:autoSpaceDE w:val="0"/>
        <w:autoSpaceDN w:val="0"/>
        <w:adjustRightInd w:val="0"/>
        <w:spacing w:after="156" w:afterLines="50"/>
        <w:ind w:left="1018"/>
        <w:rPr>
          <w:color w:val="000000"/>
          <w:kern w:val="0"/>
          <w:sz w:val="24"/>
        </w:rPr>
      </w:pPr>
      <w:r>
        <w:rPr>
          <w:color w:val="000000"/>
          <w:kern w:val="0"/>
          <w:sz w:val="24"/>
        </w:rPr>
        <w:t>1- Set of brackets for the engine platforms with gratings, handling and steps.</w:t>
      </w:r>
    </w:p>
    <w:p w14:paraId="13868AED">
      <w:pPr>
        <w:kinsoku w:val="0"/>
        <w:autoSpaceDE w:val="0"/>
        <w:autoSpaceDN w:val="0"/>
        <w:adjustRightInd w:val="0"/>
        <w:spacing w:after="156" w:afterLines="50"/>
        <w:ind w:left="1018"/>
        <w:rPr>
          <w:color w:val="000000"/>
          <w:kern w:val="0"/>
          <w:sz w:val="24"/>
        </w:rPr>
      </w:pPr>
      <w:r>
        <w:rPr>
          <w:color w:val="000000"/>
          <w:kern w:val="0"/>
          <w:sz w:val="24"/>
        </w:rPr>
        <w:t>1- Set of steam connection for fire extinguish system of scavenging air space.</w:t>
      </w:r>
    </w:p>
    <w:p w14:paraId="223247EB">
      <w:pPr>
        <w:kinsoku w:val="0"/>
        <w:autoSpaceDE w:val="0"/>
        <w:autoSpaceDN w:val="0"/>
        <w:adjustRightInd w:val="0"/>
        <w:spacing w:after="156" w:afterLines="50"/>
        <w:ind w:left="1018"/>
        <w:rPr>
          <w:color w:val="000000"/>
          <w:kern w:val="0"/>
          <w:sz w:val="24"/>
        </w:rPr>
      </w:pPr>
      <w:r>
        <w:rPr>
          <w:color w:val="000000"/>
          <w:kern w:val="0"/>
          <w:sz w:val="24"/>
        </w:rPr>
        <w:t>1- Set of pressure regulating valves for fuel oil return.</w:t>
      </w:r>
    </w:p>
    <w:p w14:paraId="6EBE97AC">
      <w:pPr>
        <w:kinsoku w:val="0"/>
        <w:autoSpaceDE w:val="0"/>
        <w:autoSpaceDN w:val="0"/>
        <w:adjustRightInd w:val="0"/>
        <w:spacing w:after="156" w:afterLines="50"/>
        <w:ind w:left="1018"/>
        <w:rPr>
          <w:color w:val="000000"/>
          <w:kern w:val="0"/>
          <w:sz w:val="24"/>
        </w:rPr>
      </w:pPr>
      <w:r>
        <w:rPr>
          <w:color w:val="000000"/>
          <w:kern w:val="0"/>
          <w:sz w:val="24"/>
        </w:rPr>
        <w:t>1-Set of oil mist detecting device.</w:t>
      </w:r>
    </w:p>
    <w:p w14:paraId="22768A90">
      <w:pPr>
        <w:kinsoku w:val="0"/>
        <w:autoSpaceDE w:val="0"/>
        <w:autoSpaceDN w:val="0"/>
        <w:adjustRightInd w:val="0"/>
        <w:spacing w:after="156" w:afterLines="50"/>
        <w:ind w:left="1018"/>
        <w:rPr>
          <w:color w:val="000000"/>
          <w:kern w:val="0"/>
          <w:sz w:val="24"/>
        </w:rPr>
      </w:pPr>
      <w:r>
        <w:rPr>
          <w:color w:val="000000"/>
          <w:kern w:val="0"/>
          <w:sz w:val="24"/>
        </w:rPr>
        <w:t>1-Set of drain box for fuel oil leakage alarm</w:t>
      </w:r>
    </w:p>
    <w:p w14:paraId="7C649E18">
      <w:pPr>
        <w:kinsoku w:val="0"/>
        <w:autoSpaceDE w:val="0"/>
        <w:autoSpaceDN w:val="0"/>
        <w:adjustRightInd w:val="0"/>
        <w:spacing w:after="156" w:afterLines="50"/>
        <w:ind w:left="1018"/>
        <w:rPr>
          <w:color w:val="000000"/>
          <w:kern w:val="0"/>
          <w:sz w:val="24"/>
        </w:rPr>
      </w:pPr>
      <w:r>
        <w:rPr>
          <w:color w:val="000000"/>
          <w:kern w:val="0"/>
          <w:sz w:val="24"/>
        </w:rPr>
        <w:t>1- Set of integrated axial damper mounted at the forward end of the crankshaft</w:t>
      </w:r>
    </w:p>
    <w:p w14:paraId="28C6ACB9">
      <w:pPr>
        <w:kinsoku w:val="0"/>
        <w:autoSpaceDE w:val="0"/>
        <w:autoSpaceDN w:val="0"/>
        <w:adjustRightInd w:val="0"/>
        <w:spacing w:after="156" w:afterLines="50"/>
        <w:ind w:left="1275" w:leftChars="486" w:hanging="254" w:hangingChars="106"/>
        <w:rPr>
          <w:color w:val="000000"/>
          <w:kern w:val="0"/>
          <w:sz w:val="24"/>
        </w:rPr>
      </w:pPr>
      <w:r>
        <w:rPr>
          <w:color w:val="000000"/>
          <w:kern w:val="0"/>
          <w:sz w:val="24"/>
        </w:rPr>
        <w:t>1- 2nd order moment compensator (if necessary), and the type of the compensator shall be according to the M/E maker 's standard.</w:t>
      </w:r>
    </w:p>
    <w:p w14:paraId="626C3268">
      <w:pPr>
        <w:kinsoku w:val="0"/>
        <w:autoSpaceDE w:val="0"/>
        <w:autoSpaceDN w:val="0"/>
        <w:adjustRightInd w:val="0"/>
        <w:spacing w:after="156" w:afterLines="50"/>
        <w:ind w:left="1275" w:leftChars="486" w:hanging="254" w:hangingChars="106"/>
        <w:rPr>
          <w:color w:val="000000"/>
          <w:kern w:val="0"/>
          <w:sz w:val="24"/>
        </w:rPr>
      </w:pPr>
      <w:r>
        <w:rPr>
          <w:color w:val="000000"/>
          <w:kern w:val="0"/>
          <w:sz w:val="24"/>
        </w:rPr>
        <w:t xml:space="preserve">1- Torsional vibration damper (if necessary subject to TV calculation and Rules) </w:t>
      </w:r>
    </w:p>
    <w:p w14:paraId="4DA59469">
      <w:pPr>
        <w:kinsoku w:val="0"/>
        <w:autoSpaceDE w:val="0"/>
        <w:autoSpaceDN w:val="0"/>
        <w:adjustRightInd w:val="0"/>
        <w:spacing w:after="156" w:afterLines="50"/>
        <w:ind w:left="1275" w:leftChars="486" w:hanging="254" w:hangingChars="106"/>
        <w:rPr>
          <w:color w:val="000000"/>
          <w:kern w:val="0"/>
          <w:sz w:val="24"/>
        </w:rPr>
      </w:pPr>
      <w:r>
        <w:rPr>
          <w:color w:val="000000"/>
          <w:kern w:val="0"/>
          <w:sz w:val="24"/>
        </w:rPr>
        <w:t>1-</w:t>
      </w:r>
      <w:r>
        <w:rPr>
          <w:rFonts w:hint="eastAsia"/>
          <w:color w:val="000000"/>
          <w:kern w:val="0"/>
          <w:sz w:val="24"/>
        </w:rPr>
        <w:t xml:space="preserve"> S</w:t>
      </w:r>
      <w:r>
        <w:rPr>
          <w:color w:val="000000"/>
          <w:kern w:val="0"/>
          <w:sz w:val="24"/>
        </w:rPr>
        <w:t>et of friction type engine stays</w:t>
      </w:r>
    </w:p>
    <w:p w14:paraId="5DF4647B">
      <w:pPr>
        <w:kinsoku w:val="0"/>
        <w:autoSpaceDE w:val="0"/>
        <w:autoSpaceDN w:val="0"/>
        <w:adjustRightInd w:val="0"/>
        <w:spacing w:after="156" w:afterLines="50"/>
        <w:ind w:left="1276" w:leftChars="486" w:hanging="255" w:hangingChars="106"/>
        <w:rPr>
          <w:ins w:id="0" w:author="刘亮" w:date="2020-09-09T19:15:00Z"/>
          <w:b/>
          <w:i/>
          <w:color w:val="000000"/>
          <w:kern w:val="0"/>
          <w:sz w:val="24"/>
        </w:rPr>
      </w:pPr>
      <w:r>
        <w:rPr>
          <w:b/>
          <w:i/>
          <w:color w:val="000000"/>
          <w:kern w:val="0"/>
          <w:sz w:val="24"/>
        </w:rPr>
        <w:t>1- Set of bearing wear monitoring</w:t>
      </w:r>
    </w:p>
    <w:p w14:paraId="4C6F69D8">
      <w:pPr>
        <w:kinsoku w:val="0"/>
        <w:autoSpaceDE w:val="0"/>
        <w:autoSpaceDN w:val="0"/>
        <w:adjustRightInd w:val="0"/>
        <w:spacing w:after="156" w:afterLines="50"/>
        <w:ind w:left="1276" w:leftChars="486" w:hanging="255" w:hangingChars="106"/>
        <w:rPr>
          <w:b/>
          <w:i/>
          <w:color w:val="000000"/>
          <w:kern w:val="0"/>
          <w:sz w:val="24"/>
        </w:rPr>
      </w:pPr>
      <w:r>
        <w:rPr>
          <w:rFonts w:hint="eastAsia"/>
          <w:b/>
          <w:i/>
          <w:color w:val="000000"/>
          <w:kern w:val="0"/>
          <w:sz w:val="24"/>
        </w:rPr>
        <w:t>1- Set of Water in oil detection</w:t>
      </w:r>
    </w:p>
    <w:p w14:paraId="77036BCD">
      <w:pPr>
        <w:kinsoku w:val="0"/>
        <w:autoSpaceDE w:val="0"/>
        <w:autoSpaceDN w:val="0"/>
        <w:adjustRightInd w:val="0"/>
        <w:spacing w:after="156" w:afterLines="50"/>
        <w:ind w:left="1276" w:leftChars="486" w:hanging="255" w:hangingChars="106"/>
        <w:rPr>
          <w:b/>
          <w:i/>
          <w:color w:val="000000"/>
          <w:kern w:val="0"/>
          <w:sz w:val="24"/>
        </w:rPr>
      </w:pPr>
      <w:r>
        <w:rPr>
          <w:rFonts w:hint="eastAsia"/>
          <w:b/>
          <w:i/>
          <w:color w:val="000000"/>
          <w:kern w:val="0"/>
          <w:sz w:val="24"/>
        </w:rPr>
        <w:t>1- Spare CCUs to be provided</w:t>
      </w:r>
    </w:p>
    <w:p w14:paraId="4CAB8FA2">
      <w:pPr>
        <w:kinsoku w:val="0"/>
        <w:autoSpaceDE w:val="0"/>
        <w:autoSpaceDN w:val="0"/>
        <w:adjustRightInd w:val="0"/>
        <w:spacing w:after="156" w:afterLines="50"/>
        <w:ind w:left="1276" w:leftChars="486" w:hanging="255" w:hangingChars="106"/>
        <w:rPr>
          <w:b/>
          <w:i/>
          <w:color w:val="000000"/>
          <w:kern w:val="0"/>
          <w:sz w:val="24"/>
        </w:rPr>
      </w:pPr>
      <w:r>
        <w:rPr>
          <w:b/>
          <w:i/>
          <w:color w:val="000000"/>
          <w:kern w:val="0"/>
          <w:sz w:val="24"/>
        </w:rPr>
        <w:t>1- The M/E hydraulic power lubricating oil system for FIVA and bearin</w:t>
      </w:r>
      <w:r>
        <w:rPr>
          <w:rFonts w:hint="eastAsia"/>
          <w:b/>
          <w:i/>
          <w:color w:val="000000"/>
          <w:kern w:val="0"/>
          <w:sz w:val="24"/>
        </w:rPr>
        <w:t xml:space="preserve">g </w:t>
      </w:r>
      <w:r>
        <w:rPr>
          <w:b/>
          <w:i/>
          <w:color w:val="000000"/>
          <w:kern w:val="0"/>
          <w:sz w:val="24"/>
        </w:rPr>
        <w:t>lubricating system must be independent circuits and not connected to same source</w:t>
      </w:r>
    </w:p>
    <w:p w14:paraId="02EECE29">
      <w:pPr>
        <w:kinsoku w:val="0"/>
        <w:autoSpaceDE w:val="0"/>
        <w:autoSpaceDN w:val="0"/>
        <w:adjustRightInd w:val="0"/>
        <w:spacing w:after="156" w:afterLines="50"/>
        <w:ind w:left="1275" w:leftChars="486" w:hanging="254" w:hangingChars="106"/>
        <w:rPr>
          <w:color w:val="000000"/>
          <w:kern w:val="0"/>
          <w:sz w:val="24"/>
        </w:rPr>
      </w:pPr>
    </w:p>
    <w:p w14:paraId="1F17956A">
      <w:pPr>
        <w:kinsoku w:val="0"/>
        <w:autoSpaceDE w:val="0"/>
        <w:autoSpaceDN w:val="0"/>
        <w:adjustRightInd w:val="0"/>
        <w:spacing w:after="156" w:afterLines="50"/>
        <w:ind w:left="1276" w:leftChars="486" w:hanging="255" w:hangingChars="106"/>
        <w:rPr>
          <w:b/>
          <w:i/>
          <w:color w:val="000000"/>
          <w:kern w:val="0"/>
          <w:sz w:val="24"/>
        </w:rPr>
      </w:pPr>
      <w:r>
        <w:rPr>
          <w:b/>
          <w:i/>
          <w:color w:val="000000"/>
          <w:kern w:val="0"/>
          <w:sz w:val="24"/>
        </w:rPr>
        <w:t>Maker to provide data analysis support during guarantee period</w:t>
      </w:r>
      <w:r>
        <w:rPr>
          <w:rFonts w:hint="eastAsia"/>
          <w:b/>
          <w:i/>
          <w:color w:val="000000"/>
          <w:kern w:val="0"/>
          <w:sz w:val="24"/>
        </w:rPr>
        <w:t>.</w:t>
      </w:r>
    </w:p>
    <w:p w14:paraId="61C35986">
      <w:pPr>
        <w:kinsoku w:val="0"/>
        <w:autoSpaceDE w:val="0"/>
        <w:autoSpaceDN w:val="0"/>
        <w:adjustRightInd w:val="0"/>
        <w:spacing w:after="156" w:afterLines="50"/>
        <w:ind w:left="1276" w:leftChars="486" w:hanging="255" w:hangingChars="106"/>
        <w:rPr>
          <w:b/>
          <w:i/>
          <w:color w:val="000000"/>
          <w:kern w:val="0"/>
          <w:sz w:val="24"/>
        </w:rPr>
      </w:pPr>
    </w:p>
    <w:p w14:paraId="2E7BEF69">
      <w:pPr>
        <w:kinsoku w:val="0"/>
        <w:autoSpaceDE w:val="0"/>
        <w:autoSpaceDN w:val="0"/>
        <w:adjustRightInd w:val="0"/>
        <w:spacing w:after="156" w:afterLines="50"/>
        <w:ind w:left="1276" w:leftChars="486" w:hanging="255" w:hangingChars="106"/>
        <w:rPr>
          <w:b/>
          <w:i/>
          <w:color w:val="000000"/>
          <w:kern w:val="0"/>
          <w:sz w:val="24"/>
        </w:rPr>
      </w:pPr>
      <w:r>
        <w:rPr>
          <w:rFonts w:hint="eastAsia"/>
          <w:b/>
          <w:i/>
          <w:color w:val="000000"/>
          <w:kern w:val="0"/>
          <w:sz w:val="24"/>
        </w:rPr>
        <w:t>Turbo charger selection will be confirmed with Owner.</w:t>
      </w:r>
    </w:p>
    <w:p w14:paraId="0CAD15F6">
      <w:pPr>
        <w:rPr>
          <w:color w:val="FF0000"/>
        </w:rPr>
      </w:pPr>
    </w:p>
    <w:p w14:paraId="1869EDFB">
      <w:pPr>
        <w:autoSpaceDE w:val="0"/>
        <w:autoSpaceDN w:val="0"/>
        <w:adjustRightInd w:val="0"/>
        <w:ind w:left="991" w:leftChars="472"/>
        <w:rPr>
          <w:kern w:val="0"/>
          <w:sz w:val="24"/>
        </w:rPr>
      </w:pPr>
      <w:r>
        <w:rPr>
          <w:kern w:val="0"/>
          <w:sz w:val="24"/>
        </w:rPr>
        <w:t>ME components (rings, piston skirts, liners, exhaust valves, air cooler etc.) to be according to licensor's latest design recommendation.</w:t>
      </w:r>
    </w:p>
    <w:p w14:paraId="2966E40B">
      <w:pPr>
        <w:autoSpaceDE w:val="0"/>
        <w:autoSpaceDN w:val="0"/>
        <w:adjustRightInd w:val="0"/>
        <w:ind w:left="991" w:leftChars="472"/>
        <w:rPr>
          <w:kern w:val="0"/>
          <w:sz w:val="24"/>
        </w:rPr>
      </w:pPr>
    </w:p>
    <w:p w14:paraId="6D9E51A5">
      <w:pPr>
        <w:autoSpaceDE w:val="0"/>
        <w:autoSpaceDN w:val="0"/>
        <w:adjustRightInd w:val="0"/>
        <w:ind w:left="991" w:leftChars="472"/>
        <w:rPr>
          <w:b/>
          <w:i/>
          <w:kern w:val="0"/>
          <w:sz w:val="24"/>
        </w:rPr>
      </w:pPr>
      <w:r>
        <w:rPr>
          <w:b/>
          <w:i/>
          <w:kern w:val="0"/>
          <w:sz w:val="24"/>
        </w:rPr>
        <w:t>The spare of the main engine shall be according to maker standard and Class requirement.</w:t>
      </w:r>
    </w:p>
    <w:p w14:paraId="756F97E8">
      <w:pPr>
        <w:autoSpaceDE w:val="0"/>
        <w:autoSpaceDN w:val="0"/>
        <w:adjustRightInd w:val="0"/>
        <w:ind w:left="991" w:leftChars="472"/>
        <w:rPr>
          <w:kern w:val="0"/>
          <w:sz w:val="24"/>
        </w:rPr>
      </w:pPr>
    </w:p>
    <w:p w14:paraId="6A808004">
      <w:pPr>
        <w:kinsoku w:val="0"/>
        <w:autoSpaceDE w:val="0"/>
        <w:autoSpaceDN w:val="0"/>
        <w:adjustRightInd w:val="0"/>
        <w:ind w:firstLine="960" w:firstLineChars="400"/>
        <w:rPr>
          <w:kern w:val="0"/>
          <w:sz w:val="24"/>
        </w:rPr>
      </w:pPr>
      <w:r>
        <w:rPr>
          <w:kern w:val="0"/>
          <w:sz w:val="24"/>
        </w:rPr>
        <w:t xml:space="preserve">Revolution indicator and revolution counter (refer to </w:t>
      </w:r>
      <w:bookmarkStart w:id="371" w:name="_Toc446080636"/>
      <w:r>
        <w:rPr>
          <w:rFonts w:hint="eastAsia"/>
          <w:kern w:val="0"/>
          <w:sz w:val="24"/>
        </w:rPr>
        <w:t>Chapter 7</w:t>
      </w:r>
      <w:r>
        <w:rPr>
          <w:kern w:val="0"/>
          <w:sz w:val="24"/>
        </w:rPr>
        <w:t>, Automation</w:t>
      </w:r>
      <w:bookmarkEnd w:id="371"/>
      <w:r>
        <w:rPr>
          <w:kern w:val="0"/>
          <w:sz w:val="24"/>
        </w:rPr>
        <w:t xml:space="preserve"> </w:t>
      </w:r>
      <w:r>
        <w:rPr>
          <w:rFonts w:hint="eastAsia"/>
          <w:kern w:val="0"/>
          <w:sz w:val="24"/>
        </w:rPr>
        <w:t>7.1.</w:t>
      </w:r>
      <w:r>
        <w:rPr>
          <w:kern w:val="0"/>
          <w:sz w:val="24"/>
        </w:rPr>
        <w:t>4.3.4)</w:t>
      </w:r>
    </w:p>
    <w:p w14:paraId="40F8AED3">
      <w:pPr>
        <w:kinsoku w:val="0"/>
        <w:autoSpaceDE w:val="0"/>
        <w:autoSpaceDN w:val="0"/>
        <w:adjustRightInd w:val="0"/>
        <w:ind w:firstLine="960" w:firstLineChars="400"/>
        <w:rPr>
          <w:kern w:val="0"/>
          <w:sz w:val="24"/>
        </w:rPr>
      </w:pPr>
    </w:p>
    <w:p w14:paraId="5C27F543">
      <w:pPr>
        <w:kinsoku w:val="0"/>
        <w:autoSpaceDE w:val="0"/>
        <w:autoSpaceDN w:val="0"/>
        <w:adjustRightInd w:val="0"/>
        <w:ind w:left="991" w:leftChars="472"/>
        <w:rPr>
          <w:kern w:val="0"/>
          <w:sz w:val="24"/>
        </w:rPr>
      </w:pPr>
      <w:r>
        <w:rPr>
          <w:kern w:val="0"/>
          <w:sz w:val="24"/>
        </w:rPr>
        <w:t>Remark:  If above fitting and accessories of main engine is not consistent with main engine standard scope range, maker standard shall prevail.</w:t>
      </w:r>
    </w:p>
    <w:p w14:paraId="09775594">
      <w:pPr>
        <w:pStyle w:val="4"/>
      </w:pPr>
      <w:bookmarkStart w:id="372" w:name="_Toc50572605"/>
      <w:r>
        <w:rPr>
          <w:rFonts w:hint="eastAsia"/>
        </w:rPr>
        <w:t>6.3.3</w:t>
      </w:r>
      <w:r>
        <w:tab/>
      </w:r>
      <w:r>
        <w:t>INSTALLATION</w:t>
      </w:r>
      <w:bookmarkEnd w:id="372"/>
    </w:p>
    <w:p w14:paraId="4F5D1967">
      <w:pPr>
        <w:kinsoku w:val="0"/>
        <w:autoSpaceDE w:val="0"/>
        <w:autoSpaceDN w:val="0"/>
        <w:adjustRightInd w:val="0"/>
        <w:ind w:left="1017"/>
        <w:rPr>
          <w:kern w:val="0"/>
          <w:sz w:val="24"/>
        </w:rPr>
      </w:pPr>
      <w:r>
        <w:rPr>
          <w:kern w:val="0"/>
          <w:sz w:val="24"/>
        </w:rPr>
        <w:t>Epoxy resin chock shall be used for installation of the main engine.</w:t>
      </w:r>
    </w:p>
    <w:p w14:paraId="2D42CCDF">
      <w:pPr>
        <w:kinsoku w:val="0"/>
        <w:autoSpaceDE w:val="0"/>
        <w:autoSpaceDN w:val="0"/>
        <w:adjustRightInd w:val="0"/>
        <w:ind w:left="1017"/>
        <w:rPr>
          <w:kern w:val="0"/>
          <w:sz w:val="10"/>
          <w:szCs w:val="10"/>
        </w:rPr>
      </w:pPr>
      <w:r>
        <w:rPr>
          <w:kern w:val="0"/>
          <w:sz w:val="24"/>
        </w:rPr>
        <w:br w:type="page"/>
      </w:r>
    </w:p>
    <w:p w14:paraId="53370A48">
      <w:pPr>
        <w:pStyle w:val="3"/>
        <w:jc w:val="both"/>
      </w:pPr>
      <w:bookmarkStart w:id="373" w:name="_Toc50572606"/>
      <w:r>
        <w:rPr>
          <w:rFonts w:hint="eastAsia"/>
        </w:rPr>
        <w:t>6.</w:t>
      </w:r>
      <w:r>
        <w:t>4</w:t>
      </w:r>
      <w:r>
        <w:tab/>
      </w:r>
      <w:r>
        <w:t>SHAFTING AND PROPELLER</w:t>
      </w:r>
      <w:bookmarkEnd w:id="373"/>
    </w:p>
    <w:p w14:paraId="649C0629">
      <w:pPr>
        <w:pStyle w:val="4"/>
      </w:pPr>
      <w:bookmarkStart w:id="374" w:name="_Toc50572607"/>
      <w:r>
        <w:rPr>
          <w:rFonts w:hint="eastAsia"/>
        </w:rPr>
        <w:t>6.4.1</w:t>
      </w:r>
      <w:r>
        <w:tab/>
      </w:r>
      <w:r>
        <w:t>GENERAL</w:t>
      </w:r>
      <w:bookmarkEnd w:id="374"/>
    </w:p>
    <w:p w14:paraId="3FE3D549">
      <w:pPr>
        <w:kinsoku w:val="0"/>
        <w:autoSpaceDE w:val="0"/>
        <w:autoSpaceDN w:val="0"/>
        <w:adjustRightInd w:val="0"/>
        <w:spacing w:line="239" w:lineRule="auto"/>
        <w:ind w:left="1017"/>
        <w:rPr>
          <w:kern w:val="0"/>
          <w:sz w:val="24"/>
        </w:rPr>
      </w:pPr>
      <w:r>
        <w:rPr>
          <w:kern w:val="0"/>
          <w:sz w:val="24"/>
        </w:rPr>
        <w:t>The shafting shall consist of one (1) intermediate shaft and one (1) propeller shaft, one (1) intermediate bearing, one (1) stern tube and sealing. The intermediate shaft shall be fitted with oil-lubricated plain bearing and propeller shaft shall be of oil-lubricated white metal bearing. Thrust shaft and thrust bearing shall be incorporated in main engine.</w:t>
      </w:r>
    </w:p>
    <w:p w14:paraId="621ACD36">
      <w:pPr>
        <w:kinsoku w:val="0"/>
        <w:autoSpaceDE w:val="0"/>
        <w:autoSpaceDN w:val="0"/>
        <w:adjustRightInd w:val="0"/>
        <w:spacing w:line="239" w:lineRule="auto"/>
        <w:ind w:left="1017"/>
        <w:rPr>
          <w:kern w:val="0"/>
          <w:sz w:val="24"/>
        </w:rPr>
      </w:pPr>
    </w:p>
    <w:p w14:paraId="122AF616">
      <w:pPr>
        <w:kinsoku w:val="0"/>
        <w:autoSpaceDE w:val="0"/>
        <w:autoSpaceDN w:val="0"/>
        <w:adjustRightInd w:val="0"/>
        <w:spacing w:line="239" w:lineRule="auto"/>
        <w:ind w:left="1017"/>
        <w:rPr>
          <w:kern w:val="0"/>
          <w:sz w:val="24"/>
        </w:rPr>
      </w:pPr>
      <w:r>
        <w:rPr>
          <w:kern w:val="0"/>
          <w:sz w:val="24"/>
        </w:rPr>
        <w:t>The shaft diameter, propeller diameter and the number of blades and other details shall be determined and designed in consideration of the main engine torsion vibration as well as hull vibration.</w:t>
      </w:r>
    </w:p>
    <w:p w14:paraId="72F27865">
      <w:pPr>
        <w:kinsoku w:val="0"/>
        <w:autoSpaceDE w:val="0"/>
        <w:autoSpaceDN w:val="0"/>
        <w:adjustRightInd w:val="0"/>
        <w:spacing w:before="16" w:line="260" w:lineRule="exact"/>
        <w:rPr>
          <w:kern w:val="0"/>
          <w:sz w:val="26"/>
          <w:szCs w:val="26"/>
        </w:rPr>
      </w:pPr>
    </w:p>
    <w:p w14:paraId="514FDF9E">
      <w:pPr>
        <w:kinsoku w:val="0"/>
        <w:autoSpaceDE w:val="0"/>
        <w:autoSpaceDN w:val="0"/>
        <w:adjustRightInd w:val="0"/>
        <w:ind w:left="1017"/>
        <w:rPr>
          <w:kern w:val="0"/>
          <w:sz w:val="24"/>
        </w:rPr>
      </w:pPr>
      <w:r>
        <w:rPr>
          <w:kern w:val="0"/>
          <w:sz w:val="24"/>
        </w:rPr>
        <w:t>If the barred speed range exists in the operating speed range, the barred speed range shall be remarked on the revolution indicator. Barred speed range with automatic quick by-pass arrangement shall be allowed at nonessential range of shaft revolution.</w:t>
      </w:r>
    </w:p>
    <w:p w14:paraId="1A18D9D4">
      <w:pPr>
        <w:kinsoku w:val="0"/>
        <w:autoSpaceDE w:val="0"/>
        <w:autoSpaceDN w:val="0"/>
        <w:adjustRightInd w:val="0"/>
        <w:spacing w:before="15" w:line="260" w:lineRule="exact"/>
        <w:rPr>
          <w:kern w:val="0"/>
          <w:sz w:val="26"/>
          <w:szCs w:val="26"/>
        </w:rPr>
      </w:pPr>
    </w:p>
    <w:p w14:paraId="4B6EB3CB">
      <w:pPr>
        <w:kinsoku w:val="0"/>
        <w:autoSpaceDE w:val="0"/>
        <w:autoSpaceDN w:val="0"/>
        <w:adjustRightInd w:val="0"/>
        <w:ind w:left="1017"/>
        <w:rPr>
          <w:kern w:val="0"/>
          <w:sz w:val="24"/>
        </w:rPr>
      </w:pPr>
      <w:r>
        <w:rPr>
          <w:kern w:val="0"/>
          <w:sz w:val="24"/>
        </w:rPr>
        <w:t>The calculation sheets regarding the torsional vibration shall be submitted to Classification Society for approval.</w:t>
      </w:r>
    </w:p>
    <w:p w14:paraId="6EB2ABB5">
      <w:pPr>
        <w:kinsoku w:val="0"/>
        <w:autoSpaceDE w:val="0"/>
        <w:autoSpaceDN w:val="0"/>
        <w:adjustRightInd w:val="0"/>
        <w:ind w:left="1017"/>
        <w:rPr>
          <w:kern w:val="0"/>
          <w:sz w:val="24"/>
        </w:rPr>
      </w:pPr>
    </w:p>
    <w:p w14:paraId="1C2080BE">
      <w:pPr>
        <w:kinsoku w:val="0"/>
        <w:autoSpaceDE w:val="0"/>
        <w:autoSpaceDN w:val="0"/>
        <w:adjustRightInd w:val="0"/>
        <w:ind w:left="1017"/>
        <w:rPr>
          <w:kern w:val="0"/>
          <w:sz w:val="24"/>
        </w:rPr>
      </w:pPr>
      <w:r>
        <w:rPr>
          <w:kern w:val="0"/>
          <w:sz w:val="24"/>
        </w:rPr>
        <w:t>The torsional vibration shall be measured during sea trial for the first vessel.</w:t>
      </w:r>
    </w:p>
    <w:p w14:paraId="3C102389">
      <w:pPr>
        <w:kinsoku w:val="0"/>
        <w:autoSpaceDE w:val="0"/>
        <w:autoSpaceDN w:val="0"/>
        <w:adjustRightInd w:val="0"/>
        <w:spacing w:before="1" w:line="280" w:lineRule="exact"/>
        <w:rPr>
          <w:kern w:val="0"/>
          <w:sz w:val="28"/>
          <w:szCs w:val="28"/>
        </w:rPr>
      </w:pPr>
    </w:p>
    <w:p w14:paraId="1E151F53">
      <w:pPr>
        <w:kinsoku w:val="0"/>
        <w:autoSpaceDE w:val="0"/>
        <w:autoSpaceDN w:val="0"/>
        <w:adjustRightInd w:val="0"/>
        <w:spacing w:line="274" w:lineRule="exact"/>
        <w:ind w:left="1017"/>
        <w:rPr>
          <w:kern w:val="0"/>
          <w:sz w:val="24"/>
        </w:rPr>
      </w:pPr>
      <w:r>
        <w:rPr>
          <w:kern w:val="0"/>
          <w:sz w:val="24"/>
        </w:rPr>
        <w:t>The length of propeller shaft shall be so designed that the shaft can be withdrawn and taken in from engine room side without removal of the main engine.</w:t>
      </w:r>
    </w:p>
    <w:p w14:paraId="41D1D059">
      <w:pPr>
        <w:kinsoku w:val="0"/>
        <w:autoSpaceDE w:val="0"/>
        <w:autoSpaceDN w:val="0"/>
        <w:adjustRightInd w:val="0"/>
        <w:spacing w:line="274" w:lineRule="exact"/>
        <w:rPr>
          <w:kern w:val="0"/>
          <w:sz w:val="24"/>
        </w:rPr>
      </w:pPr>
    </w:p>
    <w:p w14:paraId="500D782E">
      <w:pPr>
        <w:kinsoku w:val="0"/>
        <w:autoSpaceDE w:val="0"/>
        <w:autoSpaceDN w:val="0"/>
        <w:adjustRightInd w:val="0"/>
        <w:ind w:left="1017"/>
        <w:rPr>
          <w:kern w:val="0"/>
          <w:sz w:val="24"/>
        </w:rPr>
      </w:pPr>
      <w:r>
        <w:rPr>
          <w:kern w:val="0"/>
          <w:sz w:val="24"/>
        </w:rPr>
        <w:t>Spare propeller, spare propeller shaft and intermediate shaft not to be supplied.</w:t>
      </w:r>
    </w:p>
    <w:p w14:paraId="28199217">
      <w:pPr>
        <w:kinsoku w:val="0"/>
        <w:autoSpaceDE w:val="0"/>
        <w:autoSpaceDN w:val="0"/>
        <w:adjustRightInd w:val="0"/>
        <w:rPr>
          <w:kern w:val="0"/>
          <w:sz w:val="24"/>
        </w:rPr>
      </w:pPr>
    </w:p>
    <w:p w14:paraId="6BDA93CB">
      <w:pPr>
        <w:pStyle w:val="4"/>
      </w:pPr>
      <w:bookmarkStart w:id="375" w:name="_Toc50572608"/>
      <w:r>
        <w:rPr>
          <w:rFonts w:hint="eastAsia"/>
        </w:rPr>
        <w:t>6.4.2</w:t>
      </w:r>
      <w:r>
        <w:tab/>
      </w:r>
      <w:r>
        <w:t>INTERMEDIATE SHAFT</w:t>
      </w:r>
      <w:bookmarkEnd w:id="375"/>
    </w:p>
    <w:p w14:paraId="26C2F162">
      <w:pPr>
        <w:kinsoku w:val="0"/>
        <w:autoSpaceDE w:val="0"/>
        <w:autoSpaceDN w:val="0"/>
        <w:adjustRightInd w:val="0"/>
        <w:spacing w:line="239" w:lineRule="auto"/>
        <w:ind w:left="1017"/>
        <w:rPr>
          <w:kern w:val="0"/>
          <w:sz w:val="24"/>
        </w:rPr>
      </w:pPr>
      <w:r>
        <w:rPr>
          <w:kern w:val="0"/>
          <w:sz w:val="24"/>
        </w:rPr>
        <w:t xml:space="preserve">The intermediate shaft shall be made of forged high quality carbon steel with </w:t>
      </w:r>
      <w:r>
        <w:rPr>
          <w:color w:val="000000" w:themeColor="text1"/>
          <w:kern w:val="0"/>
          <w:sz w:val="24"/>
          <w14:textFill>
            <w14:solidFill>
              <w14:schemeClr w14:val="tx1"/>
            </w14:solidFill>
          </w14:textFill>
        </w:rPr>
        <w:t>integral flanges at both ends</w:t>
      </w:r>
      <w:r>
        <w:rPr>
          <w:i/>
          <w:kern w:val="0"/>
          <w:sz w:val="24"/>
        </w:rPr>
        <w:t>,</w:t>
      </w:r>
      <w:r>
        <w:rPr>
          <w:kern w:val="0"/>
          <w:sz w:val="24"/>
        </w:rPr>
        <w:t xml:space="preserve"> and coupled together with each shaft with parallel forged steel reamer bolts.</w:t>
      </w:r>
    </w:p>
    <w:p w14:paraId="2CC13530">
      <w:pPr>
        <w:kinsoku w:val="0"/>
        <w:autoSpaceDE w:val="0"/>
        <w:autoSpaceDN w:val="0"/>
        <w:adjustRightInd w:val="0"/>
        <w:spacing w:line="239" w:lineRule="auto"/>
        <w:ind w:left="1017"/>
        <w:rPr>
          <w:kern w:val="0"/>
          <w:sz w:val="26"/>
          <w:szCs w:val="26"/>
        </w:rPr>
      </w:pPr>
    </w:p>
    <w:p w14:paraId="02169DEE">
      <w:pPr>
        <w:kinsoku w:val="0"/>
        <w:autoSpaceDE w:val="0"/>
        <w:autoSpaceDN w:val="0"/>
        <w:adjustRightInd w:val="0"/>
        <w:spacing w:line="239" w:lineRule="auto"/>
        <w:ind w:left="1017"/>
        <w:rPr>
          <w:kern w:val="0"/>
          <w:sz w:val="24"/>
        </w:rPr>
      </w:pPr>
      <w:r>
        <w:rPr>
          <w:kern w:val="0"/>
          <w:sz w:val="24"/>
        </w:rPr>
        <w:t>The shaft shall be machined all over and finished brightly in way of bearing where the diameter is increased abt.5mm. The shafting shall be electrically earthen to the hull; a shaft earthing device shall be fitted to the intermediate shaft.</w:t>
      </w:r>
      <w:r>
        <w:rPr>
          <w:rFonts w:hint="eastAsia"/>
          <w:kern w:val="0"/>
          <w:sz w:val="24"/>
        </w:rPr>
        <w:t xml:space="preserve"> </w:t>
      </w:r>
    </w:p>
    <w:p w14:paraId="4B93A15F">
      <w:pPr>
        <w:pStyle w:val="4"/>
      </w:pPr>
      <w:bookmarkStart w:id="376" w:name="_Toc50572609"/>
      <w:r>
        <w:rPr>
          <w:rFonts w:hint="eastAsia"/>
        </w:rPr>
        <w:t>6.4.3</w:t>
      </w:r>
      <w:r>
        <w:tab/>
      </w:r>
      <w:r>
        <w:t>PROPELLER SHAFT</w:t>
      </w:r>
      <w:bookmarkEnd w:id="376"/>
    </w:p>
    <w:p w14:paraId="52C147BE">
      <w:pPr>
        <w:kinsoku w:val="0"/>
        <w:autoSpaceDE w:val="0"/>
        <w:autoSpaceDN w:val="0"/>
        <w:adjustRightInd w:val="0"/>
        <w:ind w:left="1017"/>
        <w:rPr>
          <w:kern w:val="0"/>
          <w:sz w:val="24"/>
        </w:rPr>
      </w:pPr>
      <w:r>
        <w:rPr>
          <w:kern w:val="0"/>
          <w:sz w:val="24"/>
        </w:rPr>
        <w:t>The propeller shaft shall be made of forged high quality carbon steel with a solid flange coupling on fore end. The propeller shaft shall be smoothly machined all over and finished brightly in way of bearings where the diameter is increased abt. 5mm.</w:t>
      </w:r>
    </w:p>
    <w:p w14:paraId="6F595E96">
      <w:pPr>
        <w:kinsoku w:val="0"/>
        <w:autoSpaceDE w:val="0"/>
        <w:autoSpaceDN w:val="0"/>
        <w:adjustRightInd w:val="0"/>
        <w:spacing w:before="15" w:line="260" w:lineRule="exact"/>
        <w:rPr>
          <w:kern w:val="0"/>
          <w:sz w:val="26"/>
          <w:szCs w:val="26"/>
        </w:rPr>
      </w:pPr>
    </w:p>
    <w:p w14:paraId="7C67E07A">
      <w:pPr>
        <w:kinsoku w:val="0"/>
        <w:autoSpaceDE w:val="0"/>
        <w:autoSpaceDN w:val="0"/>
        <w:adjustRightInd w:val="0"/>
        <w:ind w:left="1017"/>
        <w:rPr>
          <w:kern w:val="0"/>
          <w:sz w:val="24"/>
        </w:rPr>
      </w:pPr>
      <w:r>
        <w:rPr>
          <w:kern w:val="0"/>
          <w:sz w:val="24"/>
        </w:rPr>
        <w:t>The after portion of the shaft shall be machined to 1/20 tap to fit the propeller hub and the end of the shaft shall be left-hand threaded to suit a propeller shaft nut.</w:t>
      </w:r>
    </w:p>
    <w:p w14:paraId="61742B1B">
      <w:pPr>
        <w:kinsoku w:val="0"/>
        <w:autoSpaceDE w:val="0"/>
        <w:autoSpaceDN w:val="0"/>
        <w:adjustRightInd w:val="0"/>
        <w:ind w:left="1017"/>
        <w:rPr>
          <w:kern w:val="0"/>
          <w:sz w:val="24"/>
        </w:rPr>
      </w:pPr>
    </w:p>
    <w:p w14:paraId="70A778BC">
      <w:pPr>
        <w:kinsoku w:val="0"/>
        <w:autoSpaceDE w:val="0"/>
        <w:autoSpaceDN w:val="0"/>
        <w:adjustRightInd w:val="0"/>
        <w:ind w:left="1017"/>
        <w:rPr>
          <w:kern w:val="0"/>
          <w:sz w:val="24"/>
        </w:rPr>
      </w:pPr>
      <w:r>
        <w:rPr>
          <w:kern w:val="0"/>
          <w:sz w:val="24"/>
        </w:rPr>
        <w:t>Removal of the propeller shaft from the Vessel shall be carried out via a temporary opening cut in the shell plating when overhauling and the location shall be clearly marked. The location of temporary opening shall be given on approval drawing.</w:t>
      </w:r>
    </w:p>
    <w:p w14:paraId="0E49EAA7">
      <w:pPr>
        <w:kinsoku w:val="0"/>
        <w:autoSpaceDE w:val="0"/>
        <w:autoSpaceDN w:val="0"/>
        <w:adjustRightInd w:val="0"/>
        <w:ind w:left="1017"/>
        <w:rPr>
          <w:rFonts w:ascii="Arial" w:hAnsi="Arial"/>
          <w:bCs/>
          <w:caps/>
          <w:kern w:val="0"/>
          <w:sz w:val="24"/>
        </w:rPr>
      </w:pPr>
    </w:p>
    <w:p w14:paraId="6783D538">
      <w:pPr>
        <w:kinsoku w:val="0"/>
        <w:autoSpaceDE w:val="0"/>
        <w:autoSpaceDN w:val="0"/>
        <w:adjustRightInd w:val="0"/>
        <w:ind w:left="1017"/>
        <w:rPr>
          <w:b/>
          <w:kern w:val="0"/>
          <w:sz w:val="24"/>
        </w:rPr>
      </w:pPr>
      <w:r>
        <w:rPr>
          <w:b/>
          <w:kern w:val="0"/>
          <w:sz w:val="24"/>
        </w:rPr>
        <w:t>Eye plates for lifting propeller and rudder to be fitted at stern.</w:t>
      </w:r>
    </w:p>
    <w:p w14:paraId="1C847C40">
      <w:pPr>
        <w:pStyle w:val="4"/>
      </w:pPr>
      <w:bookmarkStart w:id="377" w:name="_Toc50572610"/>
      <w:r>
        <w:rPr>
          <w:rFonts w:hint="eastAsia"/>
        </w:rPr>
        <w:t>6.4.4</w:t>
      </w:r>
      <w:r>
        <w:tab/>
      </w:r>
      <w:r>
        <w:t>COUPLING</w:t>
      </w:r>
      <w:bookmarkEnd w:id="377"/>
    </w:p>
    <w:p w14:paraId="6AAA4F6E">
      <w:pPr>
        <w:kinsoku w:val="0"/>
        <w:autoSpaceDE w:val="0"/>
        <w:autoSpaceDN w:val="0"/>
        <w:adjustRightInd w:val="0"/>
        <w:spacing w:line="239" w:lineRule="auto"/>
        <w:ind w:left="1017"/>
        <w:rPr>
          <w:kern w:val="0"/>
          <w:sz w:val="24"/>
        </w:rPr>
      </w:pPr>
      <w:r>
        <w:rPr>
          <w:kern w:val="0"/>
          <w:sz w:val="24"/>
        </w:rPr>
        <w:t>The diameter of the coupling bolts and the thickness of the coupling flanges of intermediate shaft and propeller shaft are to comply with the requirements of the Classification Society.</w:t>
      </w:r>
    </w:p>
    <w:p w14:paraId="5A330D47">
      <w:pPr>
        <w:kinsoku w:val="0"/>
        <w:autoSpaceDE w:val="0"/>
        <w:autoSpaceDN w:val="0"/>
        <w:adjustRightInd w:val="0"/>
        <w:spacing w:line="239" w:lineRule="auto"/>
        <w:ind w:left="1017"/>
        <w:rPr>
          <w:kern w:val="0"/>
          <w:sz w:val="24"/>
        </w:rPr>
      </w:pPr>
    </w:p>
    <w:p w14:paraId="2D84B3D6">
      <w:pPr>
        <w:kinsoku w:val="0"/>
        <w:autoSpaceDE w:val="0"/>
        <w:autoSpaceDN w:val="0"/>
        <w:adjustRightInd w:val="0"/>
        <w:ind w:left="1017"/>
        <w:rPr>
          <w:kern w:val="0"/>
          <w:sz w:val="24"/>
        </w:rPr>
      </w:pPr>
      <w:r>
        <w:rPr>
          <w:kern w:val="0"/>
          <w:sz w:val="24"/>
        </w:rPr>
        <w:t>The fillet radius at the base of flanges is to comply with the requirements of the Classification Society.</w:t>
      </w:r>
    </w:p>
    <w:p w14:paraId="60B33EE4">
      <w:pPr>
        <w:kinsoku w:val="0"/>
        <w:autoSpaceDE w:val="0"/>
        <w:autoSpaceDN w:val="0"/>
        <w:adjustRightInd w:val="0"/>
        <w:ind w:left="1017"/>
        <w:rPr>
          <w:kern w:val="0"/>
          <w:sz w:val="24"/>
        </w:rPr>
      </w:pPr>
    </w:p>
    <w:p w14:paraId="3CC59ED6">
      <w:pPr>
        <w:pStyle w:val="4"/>
      </w:pPr>
      <w:bookmarkStart w:id="378" w:name="_Toc50572611"/>
      <w:r>
        <w:rPr>
          <w:rFonts w:hint="eastAsia"/>
        </w:rPr>
        <w:t>6.4.5</w:t>
      </w:r>
      <w:r>
        <w:tab/>
      </w:r>
      <w:r>
        <w:t>INTERMEDIATE SHAFT BEARING</w:t>
      </w:r>
      <w:bookmarkEnd w:id="378"/>
    </w:p>
    <w:p w14:paraId="1E50F84A">
      <w:pPr>
        <w:kinsoku w:val="0"/>
        <w:autoSpaceDE w:val="0"/>
        <w:autoSpaceDN w:val="0"/>
        <w:adjustRightInd w:val="0"/>
        <w:spacing w:line="274" w:lineRule="exact"/>
        <w:ind w:left="1017"/>
        <w:rPr>
          <w:kern w:val="0"/>
          <w:sz w:val="24"/>
        </w:rPr>
      </w:pPr>
      <w:r>
        <w:rPr>
          <w:kern w:val="0"/>
          <w:sz w:val="24"/>
        </w:rPr>
        <w:t>The intermediate shaft bearing shall be of the single oil disc type and of cast iron or cast steel pedestal, upper and lower half shells lined with white metal.</w:t>
      </w:r>
    </w:p>
    <w:p w14:paraId="794509A7">
      <w:pPr>
        <w:kinsoku w:val="0"/>
        <w:autoSpaceDE w:val="0"/>
        <w:autoSpaceDN w:val="0"/>
        <w:adjustRightInd w:val="0"/>
        <w:spacing w:before="13" w:line="260" w:lineRule="exact"/>
        <w:rPr>
          <w:kern w:val="0"/>
          <w:sz w:val="26"/>
          <w:szCs w:val="26"/>
        </w:rPr>
      </w:pPr>
    </w:p>
    <w:p w14:paraId="689D8436">
      <w:pPr>
        <w:kinsoku w:val="0"/>
        <w:autoSpaceDE w:val="0"/>
        <w:autoSpaceDN w:val="0"/>
        <w:adjustRightInd w:val="0"/>
        <w:ind w:left="1017"/>
        <w:rPr>
          <w:kern w:val="0"/>
          <w:sz w:val="24"/>
        </w:rPr>
      </w:pPr>
      <w:r>
        <w:rPr>
          <w:kern w:val="0"/>
          <w:sz w:val="24"/>
        </w:rPr>
        <w:t>The bearing shall be provided with ample oil reservoir and cooling water jacket inside the pedestal, with end baffle to prevent loss of oil at both ends of bearing.</w:t>
      </w:r>
    </w:p>
    <w:p w14:paraId="7C27A1A0">
      <w:pPr>
        <w:kinsoku w:val="0"/>
        <w:autoSpaceDE w:val="0"/>
        <w:autoSpaceDN w:val="0"/>
        <w:adjustRightInd w:val="0"/>
        <w:spacing w:before="15" w:line="260" w:lineRule="exact"/>
        <w:rPr>
          <w:kern w:val="0"/>
          <w:sz w:val="26"/>
          <w:szCs w:val="26"/>
        </w:rPr>
      </w:pPr>
    </w:p>
    <w:p w14:paraId="0D481966">
      <w:pPr>
        <w:kinsoku w:val="0"/>
        <w:autoSpaceDE w:val="0"/>
        <w:autoSpaceDN w:val="0"/>
        <w:adjustRightInd w:val="0"/>
        <w:ind w:left="1017"/>
        <w:rPr>
          <w:kern w:val="0"/>
          <w:sz w:val="24"/>
        </w:rPr>
      </w:pPr>
      <w:r>
        <w:rPr>
          <w:kern w:val="0"/>
          <w:sz w:val="24"/>
        </w:rPr>
        <w:t xml:space="preserve">The bearing shall be central LT fresh-water cooled. And a bearing temperature sensor shall be provided and connected to </w:t>
      </w:r>
      <w:r>
        <w:rPr>
          <w:color w:val="000000" w:themeColor="text1"/>
          <w:kern w:val="0"/>
          <w:sz w:val="24"/>
          <w14:textFill>
            <w14:solidFill>
              <w14:schemeClr w14:val="tx1"/>
            </w14:solidFill>
          </w14:textFill>
        </w:rPr>
        <w:t>ECR.</w:t>
      </w:r>
    </w:p>
    <w:p w14:paraId="7188949A">
      <w:pPr>
        <w:kinsoku w:val="0"/>
        <w:autoSpaceDE w:val="0"/>
        <w:autoSpaceDN w:val="0"/>
        <w:adjustRightInd w:val="0"/>
        <w:spacing w:before="16" w:line="260" w:lineRule="exact"/>
        <w:rPr>
          <w:kern w:val="0"/>
          <w:sz w:val="26"/>
          <w:szCs w:val="26"/>
        </w:rPr>
      </w:pPr>
    </w:p>
    <w:p w14:paraId="633AC55B">
      <w:pPr>
        <w:kinsoku w:val="0"/>
        <w:autoSpaceDE w:val="0"/>
        <w:autoSpaceDN w:val="0"/>
        <w:adjustRightInd w:val="0"/>
        <w:ind w:left="1017"/>
        <w:rPr>
          <w:kern w:val="0"/>
          <w:sz w:val="24"/>
        </w:rPr>
      </w:pPr>
      <w:r>
        <w:rPr>
          <w:kern w:val="0"/>
          <w:sz w:val="24"/>
        </w:rPr>
        <w:t>For checking the oil levels in the bearing housing, the bearing shall be fitted with a sounding bar.</w:t>
      </w:r>
    </w:p>
    <w:p w14:paraId="63C7F456">
      <w:pPr>
        <w:kinsoku w:val="0"/>
        <w:autoSpaceDE w:val="0"/>
        <w:autoSpaceDN w:val="0"/>
        <w:adjustRightInd w:val="0"/>
        <w:ind w:left="1017"/>
        <w:rPr>
          <w:kern w:val="0"/>
          <w:sz w:val="24"/>
        </w:rPr>
      </w:pPr>
    </w:p>
    <w:p w14:paraId="5A6A5CF3">
      <w:pPr>
        <w:kinsoku w:val="0"/>
        <w:autoSpaceDE w:val="0"/>
        <w:autoSpaceDN w:val="0"/>
        <w:adjustRightInd w:val="0"/>
        <w:ind w:left="1017"/>
        <w:rPr>
          <w:kern w:val="0"/>
          <w:sz w:val="24"/>
        </w:rPr>
      </w:pPr>
      <w:r>
        <w:rPr>
          <w:kern w:val="0"/>
          <w:sz w:val="24"/>
        </w:rPr>
        <w:t>The number of bearing may be adjusted at detail design stage as per final shaft alignment.</w:t>
      </w:r>
    </w:p>
    <w:p w14:paraId="02B5A13F">
      <w:pPr>
        <w:pStyle w:val="4"/>
      </w:pPr>
      <w:bookmarkStart w:id="379" w:name="_Toc50572612"/>
      <w:r>
        <w:rPr>
          <w:rFonts w:hint="eastAsia"/>
        </w:rPr>
        <w:t>6.4.6</w:t>
      </w:r>
      <w:r>
        <w:tab/>
      </w:r>
      <w:r>
        <w:t>STERN TUBE AND STERN TUBE BEARING</w:t>
      </w:r>
      <w:bookmarkEnd w:id="379"/>
    </w:p>
    <w:p w14:paraId="0577CD33">
      <w:pPr>
        <w:pStyle w:val="5"/>
        <w:spacing w:after="312"/>
        <w:ind w:left="42"/>
      </w:pPr>
      <w:r>
        <w:rPr>
          <w:rFonts w:hint="eastAsia"/>
        </w:rPr>
        <w:t>6.4.6.1</w:t>
      </w:r>
      <w:r>
        <w:tab/>
      </w:r>
      <w:r>
        <w:t>Stern tube assembly</w:t>
      </w:r>
    </w:p>
    <w:p w14:paraId="3A07AF65">
      <w:pPr>
        <w:autoSpaceDE w:val="0"/>
        <w:autoSpaceDN w:val="0"/>
        <w:adjustRightInd w:val="0"/>
        <w:ind w:firstLine="960" w:firstLineChars="400"/>
        <w:jc w:val="left"/>
        <w:rPr>
          <w:kern w:val="0"/>
          <w:sz w:val="24"/>
        </w:rPr>
      </w:pPr>
    </w:p>
    <w:p w14:paraId="7BC4A24B">
      <w:pPr>
        <w:kinsoku w:val="0"/>
        <w:autoSpaceDE w:val="0"/>
        <w:autoSpaceDN w:val="0"/>
        <w:adjustRightInd w:val="0"/>
        <w:ind w:left="1017"/>
        <w:rPr>
          <w:kern w:val="0"/>
          <w:sz w:val="24"/>
        </w:rPr>
      </w:pPr>
      <w:r>
        <w:rPr>
          <w:kern w:val="0"/>
          <w:sz w:val="24"/>
        </w:rPr>
        <w:t xml:space="preserve">The stern tube shall be of </w:t>
      </w:r>
      <w:r>
        <w:rPr>
          <w:rFonts w:hint="eastAsia"/>
          <w:kern w:val="0"/>
          <w:sz w:val="24"/>
        </w:rPr>
        <w:t>forge</w:t>
      </w:r>
      <w:r>
        <w:rPr>
          <w:kern w:val="0"/>
          <w:sz w:val="24"/>
        </w:rPr>
        <w:t xml:space="preserve"> steel combined with steel plate tube and be secured by</w:t>
      </w:r>
      <w:r>
        <w:rPr>
          <w:rFonts w:hint="eastAsia"/>
          <w:kern w:val="0"/>
          <w:sz w:val="24"/>
        </w:rPr>
        <w:t xml:space="preserve"> </w:t>
      </w:r>
      <w:r>
        <w:rPr>
          <w:kern w:val="0"/>
          <w:sz w:val="24"/>
        </w:rPr>
        <w:t xml:space="preserve">epoxy resin to the stern </w:t>
      </w:r>
      <w:r>
        <w:rPr>
          <w:rFonts w:hint="eastAsia"/>
          <w:kern w:val="0"/>
          <w:sz w:val="24"/>
        </w:rPr>
        <w:t>frame boss</w:t>
      </w:r>
      <w:r>
        <w:rPr>
          <w:kern w:val="0"/>
          <w:sz w:val="24"/>
        </w:rPr>
        <w:t xml:space="preserve"> and bulkhead of the stern tube cooling water tank.</w:t>
      </w:r>
    </w:p>
    <w:p w14:paraId="4F8D4FE8">
      <w:pPr>
        <w:kinsoku w:val="0"/>
        <w:autoSpaceDE w:val="0"/>
        <w:autoSpaceDN w:val="0"/>
        <w:adjustRightInd w:val="0"/>
        <w:spacing w:before="1" w:line="280" w:lineRule="exact"/>
        <w:rPr>
          <w:kern w:val="0"/>
          <w:sz w:val="28"/>
          <w:szCs w:val="28"/>
        </w:rPr>
      </w:pPr>
    </w:p>
    <w:p w14:paraId="3FB0EFCA">
      <w:pPr>
        <w:kinsoku w:val="0"/>
        <w:autoSpaceDE w:val="0"/>
        <w:autoSpaceDN w:val="0"/>
        <w:adjustRightInd w:val="0"/>
        <w:ind w:left="1017"/>
        <w:rPr>
          <w:kern w:val="0"/>
          <w:sz w:val="24"/>
        </w:rPr>
      </w:pPr>
      <w:r>
        <w:rPr>
          <w:kern w:val="0"/>
          <w:sz w:val="24"/>
        </w:rPr>
        <w:t>A steel plate rope guard shall be provided at the after end of the stern frame hub.</w:t>
      </w:r>
    </w:p>
    <w:p w14:paraId="1CE24D47">
      <w:pPr>
        <w:kinsoku w:val="0"/>
        <w:autoSpaceDE w:val="0"/>
        <w:autoSpaceDN w:val="0"/>
        <w:adjustRightInd w:val="0"/>
        <w:spacing w:before="16" w:line="260" w:lineRule="exact"/>
        <w:rPr>
          <w:kern w:val="0"/>
          <w:sz w:val="26"/>
          <w:szCs w:val="26"/>
        </w:rPr>
      </w:pPr>
    </w:p>
    <w:p w14:paraId="727F1060">
      <w:pPr>
        <w:pStyle w:val="5"/>
        <w:spacing w:after="312"/>
        <w:ind w:left="42"/>
      </w:pPr>
      <w:r>
        <w:rPr>
          <w:rFonts w:hint="eastAsia"/>
        </w:rPr>
        <w:t>6.4.6.2</w:t>
      </w:r>
      <w:r>
        <w:tab/>
      </w:r>
      <w:r>
        <w:t>Stern Tube Bearing</w:t>
      </w:r>
    </w:p>
    <w:p w14:paraId="3DDB0E7B">
      <w:pPr>
        <w:kinsoku w:val="0"/>
        <w:autoSpaceDE w:val="0"/>
        <w:autoSpaceDN w:val="0"/>
        <w:adjustRightInd w:val="0"/>
        <w:ind w:left="1017"/>
        <w:rPr>
          <w:kern w:val="0"/>
          <w:sz w:val="26"/>
          <w:szCs w:val="26"/>
        </w:rPr>
      </w:pPr>
      <w:r>
        <w:rPr>
          <w:kern w:val="0"/>
          <w:sz w:val="24"/>
        </w:rPr>
        <w:t>There are two (2) bearings in the stern tube, one at the stern frame hub and another bearing at the forward end of the stern tube.</w:t>
      </w:r>
    </w:p>
    <w:p w14:paraId="72B6755F">
      <w:pPr>
        <w:kinsoku w:val="0"/>
        <w:autoSpaceDE w:val="0"/>
        <w:autoSpaceDN w:val="0"/>
        <w:adjustRightInd w:val="0"/>
        <w:ind w:left="1017"/>
        <w:rPr>
          <w:kern w:val="0"/>
          <w:sz w:val="24"/>
        </w:rPr>
      </w:pPr>
    </w:p>
    <w:p w14:paraId="03942BD7">
      <w:pPr>
        <w:kinsoku w:val="0"/>
        <w:autoSpaceDE w:val="0"/>
        <w:autoSpaceDN w:val="0"/>
        <w:adjustRightInd w:val="0"/>
        <w:ind w:left="1017"/>
        <w:rPr>
          <w:kern w:val="0"/>
          <w:sz w:val="24"/>
        </w:rPr>
      </w:pPr>
      <w:r>
        <w:rPr>
          <w:kern w:val="0"/>
          <w:sz w:val="24"/>
        </w:rPr>
        <w:t>The bearing shells shall be of cast iron lined with white metal and of oil retaining type.</w:t>
      </w:r>
    </w:p>
    <w:p w14:paraId="00DDB3EA">
      <w:pPr>
        <w:kinsoku w:val="0"/>
        <w:autoSpaceDE w:val="0"/>
        <w:autoSpaceDN w:val="0"/>
        <w:adjustRightInd w:val="0"/>
        <w:spacing w:before="16" w:line="260" w:lineRule="exact"/>
        <w:rPr>
          <w:kern w:val="0"/>
          <w:sz w:val="26"/>
          <w:szCs w:val="26"/>
        </w:rPr>
      </w:pPr>
    </w:p>
    <w:p w14:paraId="79341CF6">
      <w:pPr>
        <w:kinsoku w:val="0"/>
        <w:autoSpaceDE w:val="0"/>
        <w:autoSpaceDN w:val="0"/>
        <w:adjustRightInd w:val="0"/>
        <w:ind w:left="1017"/>
        <w:rPr>
          <w:kern w:val="0"/>
          <w:sz w:val="24"/>
        </w:rPr>
      </w:pPr>
      <w:r>
        <w:rPr>
          <w:kern w:val="0"/>
          <w:sz w:val="24"/>
        </w:rPr>
        <w:t>The length of after stern tube bush is to comply with the requirements of Classification Society.</w:t>
      </w:r>
    </w:p>
    <w:p w14:paraId="42D94315">
      <w:pPr>
        <w:kinsoku w:val="0"/>
        <w:autoSpaceDE w:val="0"/>
        <w:autoSpaceDN w:val="0"/>
        <w:adjustRightInd w:val="0"/>
        <w:ind w:left="1017"/>
        <w:rPr>
          <w:kern w:val="0"/>
          <w:sz w:val="24"/>
        </w:rPr>
      </w:pPr>
    </w:p>
    <w:p w14:paraId="7B615292">
      <w:pPr>
        <w:kinsoku w:val="0"/>
        <w:autoSpaceDE w:val="0"/>
        <w:autoSpaceDN w:val="0"/>
        <w:adjustRightInd w:val="0"/>
        <w:ind w:left="1017"/>
        <w:rPr>
          <w:kern w:val="0"/>
          <w:sz w:val="24"/>
        </w:rPr>
      </w:pPr>
      <w:r>
        <w:rPr>
          <w:kern w:val="0"/>
          <w:sz w:val="24"/>
        </w:rPr>
        <w:t>Two (2) temperature sensors shall be fitted on the aft. bearing to indicate the bearing</w:t>
      </w:r>
      <w:r>
        <w:rPr>
          <w:rFonts w:hint="eastAsia"/>
          <w:kern w:val="0"/>
          <w:sz w:val="24"/>
        </w:rPr>
        <w:t xml:space="preserve"> </w:t>
      </w:r>
      <w:r>
        <w:rPr>
          <w:kern w:val="0"/>
          <w:sz w:val="24"/>
        </w:rPr>
        <w:t>temperature, one of them as stand-by.</w:t>
      </w:r>
    </w:p>
    <w:p w14:paraId="070823E3">
      <w:pPr>
        <w:kinsoku w:val="0"/>
        <w:autoSpaceDE w:val="0"/>
        <w:autoSpaceDN w:val="0"/>
        <w:adjustRightInd w:val="0"/>
        <w:ind w:left="1017"/>
        <w:rPr>
          <w:kern w:val="0"/>
          <w:sz w:val="24"/>
        </w:rPr>
      </w:pPr>
    </w:p>
    <w:p w14:paraId="734B256D">
      <w:pPr>
        <w:kinsoku w:val="0"/>
        <w:autoSpaceDE w:val="0"/>
        <w:autoSpaceDN w:val="0"/>
        <w:adjustRightInd w:val="0"/>
        <w:ind w:left="1017"/>
        <w:rPr>
          <w:kern w:val="0"/>
          <w:sz w:val="24"/>
        </w:rPr>
      </w:pPr>
      <w:r>
        <w:rPr>
          <w:kern w:val="0"/>
          <w:sz w:val="24"/>
        </w:rPr>
        <w:t>The wear-down measuring gauge shall be provided.</w:t>
      </w:r>
    </w:p>
    <w:p w14:paraId="352B61DC">
      <w:pPr>
        <w:kinsoku w:val="0"/>
        <w:autoSpaceDE w:val="0"/>
        <w:autoSpaceDN w:val="0"/>
        <w:adjustRightInd w:val="0"/>
        <w:ind w:left="1017"/>
        <w:rPr>
          <w:kern w:val="0"/>
          <w:sz w:val="24"/>
        </w:rPr>
      </w:pPr>
    </w:p>
    <w:p w14:paraId="45E7772B">
      <w:pPr>
        <w:kinsoku w:val="0"/>
        <w:autoSpaceDE w:val="0"/>
        <w:autoSpaceDN w:val="0"/>
        <w:adjustRightInd w:val="0"/>
        <w:ind w:left="1017"/>
        <w:rPr>
          <w:kern w:val="0"/>
          <w:sz w:val="24"/>
        </w:rPr>
      </w:pPr>
      <w:r>
        <w:rPr>
          <w:kern w:val="0"/>
          <w:sz w:val="24"/>
        </w:rPr>
        <w:t xml:space="preserve">The temperature sensors to be drawn out and replaced from engine room side.                               </w:t>
      </w:r>
      <w:r>
        <w:rPr>
          <w:b/>
          <w:kern w:val="0"/>
          <w:sz w:val="24"/>
        </w:rPr>
        <w:t>Two remote reading temp. sensors for aft stern tube bearing to be installed. One of them to be as standby.</w:t>
      </w:r>
    </w:p>
    <w:p w14:paraId="55BE1D66">
      <w:pPr>
        <w:kinsoku w:val="0"/>
        <w:autoSpaceDE w:val="0"/>
        <w:autoSpaceDN w:val="0"/>
        <w:adjustRightInd w:val="0"/>
        <w:ind w:left="1017"/>
        <w:rPr>
          <w:kern w:val="0"/>
          <w:sz w:val="24"/>
        </w:rPr>
      </w:pPr>
    </w:p>
    <w:p w14:paraId="51071916">
      <w:pPr>
        <w:kinsoku w:val="0"/>
        <w:autoSpaceDE w:val="0"/>
        <w:autoSpaceDN w:val="0"/>
        <w:adjustRightInd w:val="0"/>
        <w:rPr>
          <w:kern w:val="0"/>
          <w:sz w:val="24"/>
        </w:rPr>
      </w:pPr>
    </w:p>
    <w:p w14:paraId="1859C077">
      <w:pPr>
        <w:pStyle w:val="5"/>
        <w:spacing w:after="312"/>
        <w:ind w:left="42"/>
      </w:pPr>
      <w:bookmarkStart w:id="380" w:name="OLE_LINK39"/>
      <w:bookmarkStart w:id="381" w:name="OLE_LINK40"/>
      <w:r>
        <w:rPr>
          <w:rFonts w:hint="eastAsia"/>
        </w:rPr>
        <w:t>6.4.6.3</w:t>
      </w:r>
      <w:r>
        <w:tab/>
      </w:r>
      <w:r>
        <w:t>Stern Tube Sea</w:t>
      </w:r>
      <w:bookmarkEnd w:id="380"/>
      <w:bookmarkEnd w:id="381"/>
      <w:r>
        <w:t>l</w:t>
      </w:r>
    </w:p>
    <w:p w14:paraId="4C200886">
      <w:pPr>
        <w:kinsoku w:val="0"/>
        <w:autoSpaceDE w:val="0"/>
        <w:autoSpaceDN w:val="0"/>
        <w:adjustRightInd w:val="0"/>
        <w:ind w:left="1017"/>
        <w:rPr>
          <w:kern w:val="0"/>
          <w:sz w:val="24"/>
        </w:rPr>
      </w:pPr>
      <w:r>
        <w:rPr>
          <w:kern w:val="0"/>
          <w:sz w:val="24"/>
        </w:rPr>
        <w:t>The oil seal assembly shall be fitted at forward end of the stern tube and the air seal</w:t>
      </w:r>
      <w:r>
        <w:rPr>
          <w:rFonts w:hint="eastAsia"/>
          <w:kern w:val="0"/>
          <w:sz w:val="24"/>
        </w:rPr>
        <w:t xml:space="preserve"> </w:t>
      </w:r>
      <w:r>
        <w:rPr>
          <w:kern w:val="0"/>
          <w:sz w:val="24"/>
        </w:rPr>
        <w:t>assembly shall be fitted at aft end of the stern tube to prevent ingress of seawater or loss of</w:t>
      </w:r>
      <w:r>
        <w:rPr>
          <w:rFonts w:hint="eastAsia"/>
          <w:kern w:val="0"/>
          <w:sz w:val="24"/>
        </w:rPr>
        <w:t xml:space="preserve"> </w:t>
      </w:r>
      <w:r>
        <w:rPr>
          <w:kern w:val="0"/>
          <w:sz w:val="24"/>
        </w:rPr>
        <w:t>lube oil.</w:t>
      </w:r>
    </w:p>
    <w:p w14:paraId="4B55CC2B">
      <w:pPr>
        <w:autoSpaceDE w:val="0"/>
        <w:autoSpaceDN w:val="0"/>
        <w:adjustRightInd w:val="0"/>
        <w:ind w:left="1077" w:leftChars="513"/>
        <w:jc w:val="left"/>
        <w:rPr>
          <w:kern w:val="0"/>
          <w:sz w:val="24"/>
        </w:rPr>
      </w:pPr>
    </w:p>
    <w:p w14:paraId="3AB67850">
      <w:pPr>
        <w:kinsoku w:val="0"/>
        <w:autoSpaceDE w:val="0"/>
        <w:autoSpaceDN w:val="0"/>
        <w:adjustRightInd w:val="0"/>
        <w:ind w:left="1017"/>
        <w:rPr>
          <w:kern w:val="0"/>
          <w:sz w:val="24"/>
        </w:rPr>
      </w:pPr>
      <w:r>
        <w:rPr>
          <w:kern w:val="0"/>
          <w:sz w:val="24"/>
        </w:rPr>
        <w:t>Stern tube sealing shall be of non-split simplex type. The forward seal shall have two</w:t>
      </w:r>
      <w:r>
        <w:rPr>
          <w:rFonts w:hint="eastAsia"/>
          <w:kern w:val="0"/>
          <w:sz w:val="24"/>
        </w:rPr>
        <w:t xml:space="preserve"> </w:t>
      </w:r>
      <w:r>
        <w:rPr>
          <w:kern w:val="0"/>
          <w:sz w:val="24"/>
        </w:rPr>
        <w:t>sealing rings and the aft seal shall have four sealing rings.</w:t>
      </w:r>
    </w:p>
    <w:p w14:paraId="0E828573">
      <w:pPr>
        <w:kinsoku w:val="0"/>
        <w:autoSpaceDE w:val="0"/>
        <w:autoSpaceDN w:val="0"/>
        <w:adjustRightInd w:val="0"/>
        <w:ind w:left="1017"/>
        <w:rPr>
          <w:kern w:val="0"/>
          <w:sz w:val="24"/>
        </w:rPr>
      </w:pPr>
    </w:p>
    <w:p w14:paraId="45859E1A">
      <w:pPr>
        <w:kinsoku w:val="0"/>
        <w:autoSpaceDE w:val="0"/>
        <w:autoSpaceDN w:val="0"/>
        <w:adjustRightInd w:val="0"/>
        <w:ind w:left="1017"/>
        <w:rPr>
          <w:kern w:val="0"/>
          <w:sz w:val="24"/>
        </w:rPr>
      </w:pPr>
      <w:r>
        <w:rPr>
          <w:kern w:val="0"/>
          <w:sz w:val="24"/>
        </w:rPr>
        <w:t>Net cutter shall be provided.</w:t>
      </w:r>
    </w:p>
    <w:p w14:paraId="1C58F8BE">
      <w:pPr>
        <w:kinsoku w:val="0"/>
        <w:autoSpaceDE w:val="0"/>
        <w:autoSpaceDN w:val="0"/>
        <w:adjustRightInd w:val="0"/>
        <w:ind w:left="1017"/>
        <w:rPr>
          <w:kern w:val="0"/>
          <w:sz w:val="24"/>
        </w:rPr>
      </w:pPr>
    </w:p>
    <w:p w14:paraId="5BC2605B">
      <w:pPr>
        <w:kinsoku w:val="0"/>
        <w:autoSpaceDE w:val="0"/>
        <w:autoSpaceDN w:val="0"/>
        <w:adjustRightInd w:val="0"/>
        <w:ind w:left="1017"/>
        <w:rPr>
          <w:kern w:val="0"/>
          <w:sz w:val="24"/>
        </w:rPr>
      </w:pPr>
      <w:r>
        <w:rPr>
          <w:kern w:val="0"/>
          <w:sz w:val="24"/>
        </w:rPr>
        <w:t>A split spacer ring for aft seal to be fitted for purpose of removal so that seal nest can be</w:t>
      </w:r>
      <w:r>
        <w:rPr>
          <w:rFonts w:hint="eastAsia"/>
          <w:kern w:val="0"/>
          <w:sz w:val="24"/>
        </w:rPr>
        <w:t xml:space="preserve"> </w:t>
      </w:r>
      <w:r>
        <w:rPr>
          <w:kern w:val="0"/>
          <w:sz w:val="24"/>
        </w:rPr>
        <w:t>moved on shaft liner.</w:t>
      </w:r>
    </w:p>
    <w:p w14:paraId="7EFC3779">
      <w:pPr>
        <w:kinsoku w:val="0"/>
        <w:autoSpaceDE w:val="0"/>
        <w:autoSpaceDN w:val="0"/>
        <w:adjustRightInd w:val="0"/>
        <w:ind w:left="1017"/>
        <w:rPr>
          <w:kern w:val="0"/>
          <w:sz w:val="24"/>
        </w:rPr>
      </w:pPr>
    </w:p>
    <w:p w14:paraId="48CF67E2">
      <w:pPr>
        <w:kinsoku w:val="0"/>
        <w:autoSpaceDE w:val="0"/>
        <w:autoSpaceDN w:val="0"/>
        <w:adjustRightInd w:val="0"/>
        <w:ind w:left="1017"/>
        <w:rPr>
          <w:kern w:val="0"/>
          <w:sz w:val="24"/>
        </w:rPr>
      </w:pPr>
      <w:bookmarkStart w:id="382" w:name="OLE_LINK42"/>
      <w:bookmarkStart w:id="383" w:name="OLE_LINK41"/>
      <w:r>
        <w:rPr>
          <w:kern w:val="0"/>
          <w:sz w:val="24"/>
        </w:rPr>
        <w:t xml:space="preserve">The renewing of stern tube sealing rings to be of possible without disconnecting the shafting or Propeller. The aft seal to be protected with </w:t>
      </w:r>
      <w:r>
        <w:rPr>
          <w:rFonts w:hint="eastAsia"/>
          <w:kern w:val="0"/>
          <w:sz w:val="24"/>
        </w:rPr>
        <w:t>welded type</w:t>
      </w:r>
      <w:r>
        <w:rPr>
          <w:kern w:val="0"/>
          <w:sz w:val="24"/>
        </w:rPr>
        <w:t xml:space="preserve"> steel rope guard.</w:t>
      </w:r>
    </w:p>
    <w:bookmarkEnd w:id="382"/>
    <w:bookmarkEnd w:id="383"/>
    <w:p w14:paraId="130669B7">
      <w:pPr>
        <w:pStyle w:val="4"/>
      </w:pPr>
      <w:bookmarkStart w:id="384" w:name="_Toc50572613"/>
      <w:r>
        <w:rPr>
          <w:rFonts w:hint="eastAsia"/>
        </w:rPr>
        <w:t>6.4.7</w:t>
      </w:r>
      <w:r>
        <w:tab/>
      </w:r>
      <w:r>
        <w:t>PROPELLER, FAIR WATER CAP AND PROPELLER NUT</w:t>
      </w:r>
      <w:bookmarkEnd w:id="384"/>
    </w:p>
    <w:p w14:paraId="60BAA17B">
      <w:pPr>
        <w:kinsoku w:val="0"/>
        <w:autoSpaceDE w:val="0"/>
        <w:autoSpaceDN w:val="0"/>
        <w:adjustRightInd w:val="0"/>
        <w:ind w:left="1017"/>
        <w:rPr>
          <w:kern w:val="0"/>
          <w:sz w:val="24"/>
        </w:rPr>
      </w:pPr>
      <w:r>
        <w:rPr>
          <w:kern w:val="0"/>
          <w:sz w:val="24"/>
        </w:rPr>
        <w:t>The propeller is to be of fixed pitch, aerofoil section, right handed, nickel aluminum bronze, keyless type.</w:t>
      </w:r>
    </w:p>
    <w:p w14:paraId="04942601">
      <w:pPr>
        <w:kinsoku w:val="0"/>
        <w:autoSpaceDE w:val="0"/>
        <w:autoSpaceDN w:val="0"/>
        <w:adjustRightInd w:val="0"/>
        <w:spacing w:before="16" w:line="260" w:lineRule="exact"/>
        <w:rPr>
          <w:kern w:val="0"/>
          <w:sz w:val="26"/>
          <w:szCs w:val="26"/>
        </w:rPr>
      </w:pPr>
    </w:p>
    <w:p w14:paraId="089FD7AA">
      <w:pPr>
        <w:kinsoku w:val="0"/>
        <w:autoSpaceDE w:val="0"/>
        <w:autoSpaceDN w:val="0"/>
        <w:adjustRightInd w:val="0"/>
        <w:ind w:left="1017"/>
        <w:rPr>
          <w:kern w:val="0"/>
          <w:sz w:val="24"/>
        </w:rPr>
      </w:pPr>
      <w:r>
        <w:rPr>
          <w:kern w:val="0"/>
          <w:sz w:val="24"/>
        </w:rPr>
        <w:t>The propeller design to refer to the “</w:t>
      </w:r>
      <w:r>
        <w:rPr>
          <w:rFonts w:hint="eastAsia"/>
          <w:kern w:val="0"/>
          <w:sz w:val="24"/>
        </w:rPr>
        <w:t>Chapter 1</w:t>
      </w:r>
      <w:r>
        <w:rPr>
          <w:kern w:val="0"/>
          <w:sz w:val="24"/>
        </w:rPr>
        <w:t xml:space="preserve"> General paragraph </w:t>
      </w:r>
      <w:r>
        <w:rPr>
          <w:rFonts w:hint="eastAsia"/>
          <w:kern w:val="0"/>
          <w:sz w:val="24"/>
        </w:rPr>
        <w:t>1.2.</w:t>
      </w:r>
      <w:r>
        <w:rPr>
          <w:kern w:val="0"/>
          <w:sz w:val="24"/>
        </w:rPr>
        <w:t>7.2”</w:t>
      </w:r>
    </w:p>
    <w:p w14:paraId="583A177E">
      <w:pPr>
        <w:kinsoku w:val="0"/>
        <w:autoSpaceDE w:val="0"/>
        <w:autoSpaceDN w:val="0"/>
        <w:adjustRightInd w:val="0"/>
        <w:ind w:left="1017"/>
        <w:rPr>
          <w:kern w:val="0"/>
          <w:sz w:val="24"/>
        </w:rPr>
      </w:pPr>
    </w:p>
    <w:p w14:paraId="199CA66D">
      <w:pPr>
        <w:kinsoku w:val="0"/>
        <w:autoSpaceDE w:val="0"/>
        <w:autoSpaceDN w:val="0"/>
        <w:adjustRightInd w:val="0"/>
        <w:ind w:left="1017"/>
        <w:rPr>
          <w:b/>
          <w:kern w:val="0"/>
          <w:sz w:val="24"/>
        </w:rPr>
      </w:pPr>
      <w:r>
        <w:rPr>
          <w:b/>
          <w:kern w:val="0"/>
          <w:sz w:val="24"/>
        </w:rPr>
        <w:t>The surface roughness measurement and the static balancing test of the propeller to be carried out in accordance with the manufacturer's standards in compliance with the requirements of the Classification Society.</w:t>
      </w:r>
    </w:p>
    <w:p w14:paraId="0BF9A588">
      <w:pPr>
        <w:kinsoku w:val="0"/>
        <w:autoSpaceDE w:val="0"/>
        <w:autoSpaceDN w:val="0"/>
        <w:adjustRightInd w:val="0"/>
        <w:spacing w:before="15" w:line="260" w:lineRule="exact"/>
        <w:rPr>
          <w:kern w:val="0"/>
          <w:sz w:val="26"/>
          <w:szCs w:val="26"/>
        </w:rPr>
      </w:pPr>
    </w:p>
    <w:p w14:paraId="58BA0514">
      <w:pPr>
        <w:kinsoku w:val="0"/>
        <w:autoSpaceDE w:val="0"/>
        <w:autoSpaceDN w:val="0"/>
        <w:adjustRightInd w:val="0"/>
        <w:ind w:left="1017"/>
        <w:rPr>
          <w:kern w:val="0"/>
          <w:sz w:val="24"/>
        </w:rPr>
      </w:pPr>
      <w:r>
        <w:rPr>
          <w:kern w:val="0"/>
          <w:sz w:val="24"/>
        </w:rPr>
        <w:t>The hub shall be bored to taper so that it may be accurately fitted to the taper end of the propeller shaft.</w:t>
      </w:r>
    </w:p>
    <w:p w14:paraId="6E1D48FD">
      <w:pPr>
        <w:kinsoku w:val="0"/>
        <w:autoSpaceDE w:val="0"/>
        <w:autoSpaceDN w:val="0"/>
        <w:adjustRightInd w:val="0"/>
        <w:spacing w:before="16" w:line="260" w:lineRule="exact"/>
        <w:rPr>
          <w:kern w:val="0"/>
          <w:sz w:val="26"/>
          <w:szCs w:val="26"/>
        </w:rPr>
      </w:pPr>
    </w:p>
    <w:p w14:paraId="64B436A6">
      <w:pPr>
        <w:kinsoku w:val="0"/>
        <w:autoSpaceDE w:val="0"/>
        <w:autoSpaceDN w:val="0"/>
        <w:adjustRightInd w:val="0"/>
        <w:ind w:left="1017"/>
        <w:rPr>
          <w:kern w:val="0"/>
          <w:sz w:val="24"/>
        </w:rPr>
      </w:pPr>
      <w:r>
        <w:rPr>
          <w:kern w:val="0"/>
          <w:sz w:val="24"/>
        </w:rPr>
        <w:t>The propeller shall be force fitted to the propeller shaft and secured by hydraulic mounting tool and hydraulic nut with locking device.</w:t>
      </w:r>
    </w:p>
    <w:p w14:paraId="261662FE">
      <w:pPr>
        <w:kinsoku w:val="0"/>
        <w:autoSpaceDE w:val="0"/>
        <w:autoSpaceDN w:val="0"/>
        <w:adjustRightInd w:val="0"/>
        <w:spacing w:before="15" w:line="260" w:lineRule="exact"/>
        <w:rPr>
          <w:kern w:val="0"/>
          <w:sz w:val="26"/>
          <w:szCs w:val="26"/>
        </w:rPr>
      </w:pPr>
    </w:p>
    <w:p w14:paraId="6913D0B1">
      <w:pPr>
        <w:kinsoku w:val="0"/>
        <w:autoSpaceDE w:val="0"/>
        <w:autoSpaceDN w:val="0"/>
        <w:adjustRightInd w:val="0"/>
        <w:ind w:left="1017"/>
        <w:rPr>
          <w:kern w:val="0"/>
          <w:sz w:val="24"/>
        </w:rPr>
      </w:pPr>
      <w:r>
        <w:rPr>
          <w:kern w:val="0"/>
          <w:sz w:val="24"/>
        </w:rPr>
        <w:t>A fair water cap of Ni-Al bronze is to be fitted over the propeller nut.</w:t>
      </w:r>
    </w:p>
    <w:p w14:paraId="11DCC52C">
      <w:pPr>
        <w:kinsoku w:val="0"/>
        <w:autoSpaceDE w:val="0"/>
        <w:autoSpaceDN w:val="0"/>
        <w:adjustRightInd w:val="0"/>
        <w:spacing w:before="16" w:line="260" w:lineRule="exact"/>
        <w:rPr>
          <w:kern w:val="0"/>
          <w:sz w:val="26"/>
          <w:szCs w:val="26"/>
        </w:rPr>
      </w:pPr>
    </w:p>
    <w:p w14:paraId="5C24C843">
      <w:pPr>
        <w:kinsoku w:val="0"/>
        <w:autoSpaceDE w:val="0"/>
        <w:autoSpaceDN w:val="0"/>
        <w:adjustRightInd w:val="0"/>
        <w:ind w:left="1017"/>
        <w:rPr>
          <w:kern w:val="0"/>
          <w:sz w:val="24"/>
        </w:rPr>
      </w:pPr>
      <w:r>
        <w:rPr>
          <w:kern w:val="0"/>
          <w:sz w:val="24"/>
        </w:rPr>
        <w:t>The fair water cap shall be drilled and to have connections with brass plugs for filling the void spaces with rust preventive grease.</w:t>
      </w:r>
    </w:p>
    <w:p w14:paraId="14E85F1C">
      <w:pPr>
        <w:kinsoku w:val="0"/>
        <w:autoSpaceDE w:val="0"/>
        <w:autoSpaceDN w:val="0"/>
        <w:adjustRightInd w:val="0"/>
        <w:spacing w:before="15" w:line="260" w:lineRule="exact"/>
        <w:rPr>
          <w:kern w:val="0"/>
          <w:sz w:val="26"/>
          <w:szCs w:val="26"/>
        </w:rPr>
      </w:pPr>
    </w:p>
    <w:p w14:paraId="48FCC765">
      <w:pPr>
        <w:kinsoku w:val="0"/>
        <w:autoSpaceDE w:val="0"/>
        <w:autoSpaceDN w:val="0"/>
        <w:adjustRightInd w:val="0"/>
        <w:ind w:left="1017"/>
        <w:rPr>
          <w:kern w:val="0"/>
          <w:sz w:val="24"/>
        </w:rPr>
      </w:pPr>
      <w:r>
        <w:rPr>
          <w:kern w:val="0"/>
          <w:sz w:val="24"/>
        </w:rPr>
        <w:t>After the propeller has been finished and inspected according to ISO 484 class 1 standard, the static balance of the propeller shall be checked.</w:t>
      </w:r>
    </w:p>
    <w:p w14:paraId="4E78BCD1">
      <w:pPr>
        <w:kinsoku w:val="0"/>
        <w:autoSpaceDE w:val="0"/>
        <w:autoSpaceDN w:val="0"/>
        <w:adjustRightInd w:val="0"/>
        <w:ind w:left="1017"/>
        <w:rPr>
          <w:kern w:val="0"/>
          <w:sz w:val="24"/>
        </w:rPr>
      </w:pPr>
    </w:p>
    <w:p w14:paraId="3AF6B77C">
      <w:pPr>
        <w:kinsoku w:val="0"/>
        <w:autoSpaceDE w:val="0"/>
        <w:autoSpaceDN w:val="0"/>
        <w:adjustRightInd w:val="0"/>
        <w:ind w:left="1017"/>
        <w:rPr>
          <w:b/>
          <w:kern w:val="0"/>
          <w:sz w:val="24"/>
        </w:rPr>
      </w:pPr>
      <w:r>
        <w:rPr>
          <w:b/>
          <w:kern w:val="0"/>
          <w:sz w:val="24"/>
        </w:rPr>
        <w:t>The shafting shall be so designed that the propeller can be dismounted without removal of the propeller shaft ,and the steering gear shall be able to turn suitable  degree (with dismantle limit stopper/ram pin to release the rudder angle restriction) to enable propeller removal.</w:t>
      </w:r>
    </w:p>
    <w:p w14:paraId="465B210B">
      <w:pPr>
        <w:kinsoku w:val="0"/>
        <w:autoSpaceDE w:val="0"/>
        <w:autoSpaceDN w:val="0"/>
        <w:adjustRightInd w:val="0"/>
        <w:ind w:left="1017"/>
        <w:rPr>
          <w:kern w:val="0"/>
          <w:sz w:val="24"/>
        </w:rPr>
      </w:pPr>
    </w:p>
    <w:p w14:paraId="2D58B4B4">
      <w:pPr>
        <w:kinsoku w:val="0"/>
        <w:autoSpaceDE w:val="0"/>
        <w:autoSpaceDN w:val="0"/>
        <w:adjustRightInd w:val="0"/>
        <w:ind w:left="1017"/>
        <w:rPr>
          <w:b/>
          <w:i/>
          <w:kern w:val="0"/>
          <w:sz w:val="24"/>
        </w:rPr>
      </w:pPr>
      <w:r>
        <w:rPr>
          <w:b/>
          <w:i/>
          <w:kern w:val="0"/>
          <w:sz w:val="24"/>
        </w:rPr>
        <w:t>Propeller light running margin to 6 %.</w:t>
      </w:r>
    </w:p>
    <w:p w14:paraId="419AB4FB">
      <w:pPr>
        <w:kinsoku w:val="0"/>
        <w:autoSpaceDE w:val="0"/>
        <w:autoSpaceDN w:val="0"/>
        <w:adjustRightInd w:val="0"/>
        <w:ind w:left="1017"/>
        <w:rPr>
          <w:kern w:val="0"/>
          <w:sz w:val="24"/>
        </w:rPr>
      </w:pPr>
    </w:p>
    <w:p w14:paraId="229BFA72">
      <w:pPr>
        <w:pStyle w:val="4"/>
      </w:pPr>
      <w:bookmarkStart w:id="385" w:name="_Toc50572614"/>
      <w:r>
        <w:rPr>
          <w:rFonts w:hint="eastAsia"/>
        </w:rPr>
        <w:t>6.4.8</w:t>
      </w:r>
      <w:r>
        <w:tab/>
      </w:r>
      <w:r>
        <w:t>EARTHING DEVICE</w:t>
      </w:r>
      <w:bookmarkEnd w:id="385"/>
    </w:p>
    <w:p w14:paraId="272B59C8">
      <w:pPr>
        <w:kinsoku w:val="0"/>
        <w:autoSpaceDE w:val="0"/>
        <w:autoSpaceDN w:val="0"/>
        <w:adjustRightInd w:val="0"/>
        <w:ind w:left="1017"/>
        <w:rPr>
          <w:kern w:val="0"/>
          <w:sz w:val="24"/>
        </w:rPr>
      </w:pPr>
      <w:r>
        <w:rPr>
          <w:kern w:val="0"/>
          <w:sz w:val="24"/>
        </w:rPr>
        <w:t>An earthling device with shaft potential monitoring at intermediate shaft shall be provided which is capable of keeping the electrostatic voltage between crankshaft and hull below 50mV</w:t>
      </w:r>
      <w:r>
        <w:rPr>
          <w:rFonts w:hint="eastAsia"/>
          <w:kern w:val="0"/>
          <w:sz w:val="24"/>
        </w:rPr>
        <w:t xml:space="preserve"> finally according to the M/E requirement.</w:t>
      </w:r>
    </w:p>
    <w:p w14:paraId="742ABE6C">
      <w:pPr>
        <w:kinsoku w:val="0"/>
        <w:autoSpaceDE w:val="0"/>
        <w:autoSpaceDN w:val="0"/>
        <w:adjustRightInd w:val="0"/>
        <w:ind w:left="1017"/>
        <w:rPr>
          <w:kern w:val="0"/>
          <w:sz w:val="24"/>
        </w:rPr>
      </w:pPr>
    </w:p>
    <w:p w14:paraId="65D0C05D">
      <w:pPr>
        <w:kinsoku w:val="0"/>
        <w:autoSpaceDE w:val="0"/>
        <w:autoSpaceDN w:val="0"/>
        <w:adjustRightInd w:val="0"/>
        <w:ind w:left="1017"/>
        <w:rPr>
          <w:b/>
          <w:kern w:val="0"/>
          <w:sz w:val="24"/>
        </w:rPr>
      </w:pPr>
      <w:r>
        <w:rPr>
          <w:b/>
          <w:kern w:val="0"/>
          <w:sz w:val="24"/>
        </w:rPr>
        <w:t>A digital shaft / hull mili-voltmeter with alarm connected to AMS to be provided.</w:t>
      </w:r>
    </w:p>
    <w:p w14:paraId="684BC9C7">
      <w:pPr>
        <w:kinsoku w:val="0"/>
        <w:autoSpaceDE w:val="0"/>
        <w:autoSpaceDN w:val="0"/>
        <w:adjustRightInd w:val="0"/>
        <w:ind w:left="1017"/>
        <w:rPr>
          <w:kern w:val="0"/>
          <w:sz w:val="24"/>
        </w:rPr>
      </w:pPr>
    </w:p>
    <w:p w14:paraId="22A7297B">
      <w:pPr>
        <w:pStyle w:val="4"/>
      </w:pPr>
      <w:bookmarkStart w:id="386" w:name="_Toc50572615"/>
      <w:r>
        <w:rPr>
          <w:rFonts w:hint="eastAsia"/>
        </w:rPr>
        <w:t>6.4.9</w:t>
      </w:r>
      <w:r>
        <w:tab/>
      </w:r>
      <w:r>
        <w:t>MATERIAL</w:t>
      </w:r>
      <w:bookmarkEnd w:id="386"/>
    </w:p>
    <w:p w14:paraId="0B23706E">
      <w:pPr>
        <w:pStyle w:val="5"/>
        <w:spacing w:after="312"/>
        <w:ind w:left="42"/>
      </w:pPr>
      <w:r>
        <w:rPr>
          <w:rFonts w:hint="eastAsia"/>
        </w:rPr>
        <w:t>6.4.9.1</w:t>
      </w:r>
      <w:r>
        <w:tab/>
      </w:r>
      <w:r>
        <w:t>Shafting</w:t>
      </w:r>
    </w:p>
    <w:p w14:paraId="7C443094">
      <w:pPr>
        <w:tabs>
          <w:tab w:val="left" w:pos="4780"/>
        </w:tabs>
        <w:kinsoku w:val="0"/>
        <w:autoSpaceDE w:val="0"/>
        <w:autoSpaceDN w:val="0"/>
        <w:adjustRightInd w:val="0"/>
        <w:ind w:left="1017"/>
        <w:rPr>
          <w:kern w:val="0"/>
          <w:sz w:val="24"/>
        </w:rPr>
      </w:pPr>
      <w:r>
        <w:rPr>
          <w:kern w:val="0"/>
          <w:sz w:val="24"/>
        </w:rPr>
        <w:t>Intermediate shaft</w:t>
      </w:r>
      <w:r>
        <w:rPr>
          <w:kern w:val="0"/>
          <w:sz w:val="24"/>
        </w:rPr>
        <w:tab/>
      </w:r>
      <w:r>
        <w:rPr>
          <w:kern w:val="0"/>
          <w:sz w:val="24"/>
        </w:rPr>
        <w:t>Forged steel</w:t>
      </w:r>
    </w:p>
    <w:p w14:paraId="70E67EF3">
      <w:pPr>
        <w:tabs>
          <w:tab w:val="left" w:pos="4780"/>
        </w:tabs>
        <w:kinsoku w:val="0"/>
        <w:autoSpaceDE w:val="0"/>
        <w:autoSpaceDN w:val="0"/>
        <w:adjustRightInd w:val="0"/>
        <w:ind w:left="1017"/>
        <w:rPr>
          <w:kern w:val="0"/>
          <w:sz w:val="24"/>
        </w:rPr>
      </w:pPr>
      <w:r>
        <w:rPr>
          <w:kern w:val="0"/>
          <w:sz w:val="24"/>
        </w:rPr>
        <w:t>Propeller shaft</w:t>
      </w:r>
      <w:r>
        <w:rPr>
          <w:kern w:val="0"/>
          <w:sz w:val="24"/>
        </w:rPr>
        <w:tab/>
      </w:r>
      <w:r>
        <w:rPr>
          <w:kern w:val="0"/>
          <w:sz w:val="24"/>
        </w:rPr>
        <w:t>Forged steel</w:t>
      </w:r>
    </w:p>
    <w:p w14:paraId="1C902FFB">
      <w:pPr>
        <w:kinsoku w:val="0"/>
        <w:autoSpaceDE w:val="0"/>
        <w:autoSpaceDN w:val="0"/>
        <w:adjustRightInd w:val="0"/>
        <w:spacing w:before="13" w:line="100" w:lineRule="exact"/>
        <w:rPr>
          <w:kern w:val="0"/>
          <w:sz w:val="10"/>
          <w:szCs w:val="10"/>
        </w:rPr>
      </w:pPr>
    </w:p>
    <w:p w14:paraId="2F65D893">
      <w:pPr>
        <w:tabs>
          <w:tab w:val="left" w:pos="1000"/>
        </w:tabs>
        <w:kinsoku w:val="0"/>
        <w:autoSpaceDE w:val="0"/>
        <w:autoSpaceDN w:val="0"/>
        <w:adjustRightInd w:val="0"/>
        <w:spacing w:line="240" w:lineRule="exact"/>
        <w:ind w:left="118"/>
        <w:rPr>
          <w:kern w:val="0"/>
          <w:sz w:val="24"/>
        </w:rPr>
      </w:pPr>
    </w:p>
    <w:p w14:paraId="20B27A77">
      <w:pPr>
        <w:pStyle w:val="5"/>
        <w:spacing w:after="312"/>
        <w:ind w:left="42"/>
      </w:pPr>
      <w:r>
        <w:rPr>
          <w:rFonts w:hint="eastAsia"/>
        </w:rPr>
        <w:t>6.4.9.2</w:t>
      </w:r>
      <w:r>
        <w:tab/>
      </w:r>
      <w:r>
        <w:t>Stern tube assembly</w:t>
      </w:r>
    </w:p>
    <w:p w14:paraId="53612A98">
      <w:pPr>
        <w:tabs>
          <w:tab w:val="left" w:pos="4780"/>
        </w:tabs>
        <w:kinsoku w:val="0"/>
        <w:autoSpaceDE w:val="0"/>
        <w:autoSpaceDN w:val="0"/>
        <w:adjustRightInd w:val="0"/>
        <w:ind w:left="1018"/>
        <w:rPr>
          <w:kern w:val="0"/>
          <w:sz w:val="24"/>
        </w:rPr>
      </w:pPr>
      <w:r>
        <w:rPr>
          <w:kern w:val="0"/>
          <w:sz w:val="24"/>
        </w:rPr>
        <w:t xml:space="preserve">Stern tube </w:t>
      </w:r>
      <w:r>
        <w:rPr>
          <w:sz w:val="24"/>
        </w:rPr>
        <w:t>assembly</w:t>
      </w:r>
      <w:r>
        <w:rPr>
          <w:kern w:val="0"/>
          <w:sz w:val="24"/>
        </w:rPr>
        <w:tab/>
      </w:r>
      <w:r>
        <w:rPr>
          <w:rFonts w:hint="eastAsia"/>
          <w:kern w:val="0"/>
          <w:sz w:val="24"/>
        </w:rPr>
        <w:t>forge</w:t>
      </w:r>
      <w:r>
        <w:rPr>
          <w:kern w:val="0"/>
          <w:sz w:val="24"/>
        </w:rPr>
        <w:t xml:space="preserve"> steel or/and</w:t>
      </w:r>
      <w:r>
        <w:rPr>
          <w:rFonts w:hint="eastAsia"/>
          <w:kern w:val="0"/>
          <w:sz w:val="24"/>
        </w:rPr>
        <w:t xml:space="preserve"> s</w:t>
      </w:r>
      <w:r>
        <w:rPr>
          <w:kern w:val="0"/>
          <w:sz w:val="24"/>
        </w:rPr>
        <w:t>teel plate</w:t>
      </w:r>
    </w:p>
    <w:p w14:paraId="09B11140">
      <w:pPr>
        <w:autoSpaceDE w:val="0"/>
        <w:autoSpaceDN w:val="0"/>
        <w:adjustRightInd w:val="0"/>
        <w:jc w:val="left"/>
        <w:rPr>
          <w:kern w:val="0"/>
          <w:sz w:val="24"/>
        </w:rPr>
      </w:pPr>
    </w:p>
    <w:p w14:paraId="69E784B2">
      <w:pPr>
        <w:autoSpaceDE w:val="0"/>
        <w:autoSpaceDN w:val="0"/>
        <w:adjustRightInd w:val="0"/>
        <w:jc w:val="left"/>
        <w:rPr>
          <w:kern w:val="0"/>
          <w:sz w:val="24"/>
        </w:rPr>
      </w:pPr>
      <w:r>
        <w:rPr>
          <w:rFonts w:hint="eastAsia"/>
          <w:kern w:val="0"/>
          <w:sz w:val="24"/>
        </w:rPr>
        <w:t>6.4.9.3</w:t>
      </w:r>
      <w:r>
        <w:rPr>
          <w:kern w:val="0"/>
          <w:sz w:val="24"/>
        </w:rPr>
        <w:t xml:space="preserve"> </w:t>
      </w:r>
      <w:r>
        <w:rPr>
          <w:rFonts w:hint="eastAsia"/>
          <w:kern w:val="0"/>
          <w:sz w:val="24"/>
        </w:rPr>
        <w:t xml:space="preserve">   </w:t>
      </w:r>
      <w:r>
        <w:rPr>
          <w:kern w:val="0"/>
          <w:sz w:val="24"/>
        </w:rPr>
        <w:t>Bush</w:t>
      </w:r>
    </w:p>
    <w:p w14:paraId="72BA7BBA">
      <w:pPr>
        <w:autoSpaceDE w:val="0"/>
        <w:autoSpaceDN w:val="0"/>
        <w:adjustRightInd w:val="0"/>
        <w:jc w:val="left"/>
        <w:rPr>
          <w:kern w:val="0"/>
          <w:sz w:val="24"/>
        </w:rPr>
      </w:pPr>
    </w:p>
    <w:p w14:paraId="65E70149">
      <w:pPr>
        <w:tabs>
          <w:tab w:val="left" w:pos="4780"/>
        </w:tabs>
        <w:kinsoku w:val="0"/>
        <w:autoSpaceDE w:val="0"/>
        <w:autoSpaceDN w:val="0"/>
        <w:adjustRightInd w:val="0"/>
        <w:ind w:left="1018"/>
        <w:rPr>
          <w:kern w:val="0"/>
          <w:sz w:val="24"/>
        </w:rPr>
      </w:pPr>
      <w:r>
        <w:rPr>
          <w:kern w:val="0"/>
          <w:sz w:val="24"/>
        </w:rPr>
        <w:t xml:space="preserve">Bush </w:t>
      </w:r>
      <w:r>
        <w:rPr>
          <w:rFonts w:hint="eastAsia"/>
          <w:kern w:val="0"/>
          <w:sz w:val="24"/>
        </w:rPr>
        <w:t xml:space="preserve">                           </w:t>
      </w:r>
      <w:r>
        <w:rPr>
          <w:kern w:val="0"/>
          <w:sz w:val="24"/>
        </w:rPr>
        <w:t>Cast iron with white metal</w:t>
      </w:r>
    </w:p>
    <w:p w14:paraId="6E39BC70">
      <w:pPr>
        <w:autoSpaceDE w:val="0"/>
        <w:autoSpaceDN w:val="0"/>
        <w:adjustRightInd w:val="0"/>
        <w:ind w:firstLine="960" w:firstLineChars="400"/>
        <w:jc w:val="left"/>
        <w:rPr>
          <w:kern w:val="0"/>
          <w:sz w:val="24"/>
        </w:rPr>
      </w:pPr>
    </w:p>
    <w:p w14:paraId="0A91700E">
      <w:pPr>
        <w:kinsoku w:val="0"/>
        <w:autoSpaceDE w:val="0"/>
        <w:autoSpaceDN w:val="0"/>
        <w:adjustRightInd w:val="0"/>
        <w:ind w:left="1017"/>
        <w:rPr>
          <w:kern w:val="0"/>
          <w:sz w:val="24"/>
        </w:rPr>
      </w:pPr>
      <w:r>
        <w:rPr>
          <w:kern w:val="0"/>
          <w:sz w:val="24"/>
        </w:rPr>
        <w:t>The material for oil sealing device shall be viton type and accordance with the</w:t>
      </w:r>
      <w:r>
        <w:rPr>
          <w:rFonts w:hint="eastAsia"/>
          <w:kern w:val="0"/>
          <w:sz w:val="24"/>
        </w:rPr>
        <w:t xml:space="preserve"> </w:t>
      </w:r>
      <w:r>
        <w:rPr>
          <w:kern w:val="0"/>
          <w:sz w:val="24"/>
        </w:rPr>
        <w:t>manufacturer's standard.</w:t>
      </w:r>
    </w:p>
    <w:p w14:paraId="100DEDF8">
      <w:pPr>
        <w:kinsoku w:val="0"/>
        <w:autoSpaceDE w:val="0"/>
        <w:autoSpaceDN w:val="0"/>
        <w:adjustRightInd w:val="0"/>
        <w:spacing w:before="15" w:line="260" w:lineRule="exact"/>
        <w:rPr>
          <w:kern w:val="0"/>
          <w:sz w:val="26"/>
          <w:szCs w:val="26"/>
        </w:rPr>
      </w:pPr>
    </w:p>
    <w:p w14:paraId="36218858">
      <w:pPr>
        <w:pStyle w:val="5"/>
        <w:spacing w:after="312"/>
        <w:ind w:left="42"/>
      </w:pPr>
      <w:r>
        <w:rPr>
          <w:rFonts w:hint="eastAsia"/>
        </w:rPr>
        <w:t>6.4.9</w:t>
      </w:r>
      <w:r>
        <w:t>.</w:t>
      </w:r>
      <w:r>
        <w:rPr>
          <w:rFonts w:hint="eastAsia"/>
        </w:rPr>
        <w:t>4</w:t>
      </w:r>
      <w:r>
        <w:tab/>
      </w:r>
      <w:r>
        <w:t>Intermediate Shaft Bearing</w:t>
      </w:r>
    </w:p>
    <w:p w14:paraId="54F2E8A8">
      <w:pPr>
        <w:tabs>
          <w:tab w:val="left" w:pos="4380"/>
        </w:tabs>
        <w:kinsoku w:val="0"/>
        <w:autoSpaceDE w:val="0"/>
        <w:autoSpaceDN w:val="0"/>
        <w:adjustRightInd w:val="0"/>
        <w:ind w:left="1017"/>
        <w:rPr>
          <w:kern w:val="0"/>
          <w:sz w:val="24"/>
        </w:rPr>
      </w:pPr>
      <w:r>
        <w:rPr>
          <w:kern w:val="0"/>
          <w:sz w:val="24"/>
        </w:rPr>
        <w:t>Upper and lower shells</w:t>
      </w:r>
      <w:r>
        <w:rPr>
          <w:kern w:val="0"/>
          <w:sz w:val="24"/>
        </w:rPr>
        <w:tab/>
      </w:r>
      <w:r>
        <w:rPr>
          <w:kern w:val="0"/>
          <w:sz w:val="24"/>
        </w:rPr>
        <w:t>Cast steel lined with white metal</w:t>
      </w:r>
    </w:p>
    <w:p w14:paraId="70E5FFCE">
      <w:pPr>
        <w:tabs>
          <w:tab w:val="left" w:pos="4360"/>
        </w:tabs>
        <w:kinsoku w:val="0"/>
        <w:autoSpaceDE w:val="0"/>
        <w:autoSpaceDN w:val="0"/>
        <w:adjustRightInd w:val="0"/>
        <w:ind w:left="1017"/>
        <w:rPr>
          <w:kern w:val="0"/>
          <w:sz w:val="24"/>
        </w:rPr>
      </w:pPr>
      <w:r>
        <w:rPr>
          <w:kern w:val="0"/>
          <w:sz w:val="24"/>
        </w:rPr>
        <w:t>Pedestal</w:t>
      </w:r>
      <w:r>
        <w:rPr>
          <w:kern w:val="0"/>
          <w:sz w:val="24"/>
        </w:rPr>
        <w:tab/>
      </w:r>
      <w:r>
        <w:rPr>
          <w:kern w:val="0"/>
          <w:sz w:val="24"/>
        </w:rPr>
        <w:t>Cast iron</w:t>
      </w:r>
    </w:p>
    <w:p w14:paraId="5576F48D">
      <w:pPr>
        <w:tabs>
          <w:tab w:val="left" w:pos="4360"/>
        </w:tabs>
        <w:kinsoku w:val="0"/>
        <w:autoSpaceDE w:val="0"/>
        <w:autoSpaceDN w:val="0"/>
        <w:adjustRightInd w:val="0"/>
        <w:ind w:left="1017"/>
        <w:rPr>
          <w:kern w:val="0"/>
          <w:sz w:val="24"/>
        </w:rPr>
      </w:pPr>
    </w:p>
    <w:p w14:paraId="2CCF1280">
      <w:pPr>
        <w:rPr>
          <w:sz w:val="10"/>
          <w:szCs w:val="10"/>
        </w:rPr>
      </w:pPr>
      <w:r>
        <w:br w:type="page"/>
      </w:r>
    </w:p>
    <w:p w14:paraId="71AB03BF">
      <w:pPr>
        <w:pStyle w:val="3"/>
        <w:jc w:val="both"/>
      </w:pPr>
      <w:bookmarkStart w:id="387" w:name="_Toc50572616"/>
      <w:r>
        <w:rPr>
          <w:rFonts w:hint="eastAsia"/>
        </w:rPr>
        <w:t>6.</w:t>
      </w:r>
      <w:r>
        <w:t>5</w:t>
      </w:r>
      <w:r>
        <w:tab/>
      </w:r>
      <w:r>
        <w:t>ELECTRIC GENERATOR ENGINE</w:t>
      </w:r>
      <w:bookmarkEnd w:id="387"/>
    </w:p>
    <w:p w14:paraId="3B1427F4">
      <w:pPr>
        <w:pStyle w:val="4"/>
      </w:pPr>
      <w:bookmarkStart w:id="388" w:name="_Toc50572617"/>
      <w:r>
        <w:rPr>
          <w:rFonts w:hint="eastAsia"/>
        </w:rPr>
        <w:t>6.5.1</w:t>
      </w:r>
      <w:r>
        <w:tab/>
      </w:r>
      <w:r>
        <w:t>GENERAL</w:t>
      </w:r>
      <w:bookmarkEnd w:id="388"/>
    </w:p>
    <w:p w14:paraId="2BF1C504">
      <w:pPr>
        <w:kinsoku w:val="0"/>
        <w:autoSpaceDE w:val="0"/>
        <w:autoSpaceDN w:val="0"/>
        <w:adjustRightInd w:val="0"/>
        <w:ind w:left="1015"/>
        <w:rPr>
          <w:kern w:val="0"/>
          <w:sz w:val="24"/>
        </w:rPr>
      </w:pPr>
      <w:r>
        <w:rPr>
          <w:kern w:val="0"/>
          <w:sz w:val="24"/>
        </w:rPr>
        <w:t xml:space="preserve">The electric generating plant shall consist of </w:t>
      </w:r>
      <w:r>
        <w:rPr>
          <w:rFonts w:hint="eastAsia"/>
          <w:kern w:val="0"/>
          <w:sz w:val="24"/>
        </w:rPr>
        <w:t>three</w:t>
      </w:r>
      <w:r>
        <w:rPr>
          <w:kern w:val="0"/>
          <w:sz w:val="24"/>
        </w:rPr>
        <w:t xml:space="preserve"> (</w:t>
      </w:r>
      <w:r>
        <w:rPr>
          <w:rFonts w:hint="eastAsia"/>
          <w:kern w:val="0"/>
          <w:sz w:val="24"/>
        </w:rPr>
        <w:t>3</w:t>
      </w:r>
      <w:r>
        <w:rPr>
          <w:kern w:val="0"/>
          <w:sz w:val="24"/>
        </w:rPr>
        <w:t xml:space="preserve">) sets of diesel generator and one (1) set of emergency diesel generator. The relevant data refer to Paragraph </w:t>
      </w:r>
      <w:r>
        <w:rPr>
          <w:rFonts w:hint="eastAsia"/>
          <w:kern w:val="0"/>
          <w:sz w:val="24"/>
        </w:rPr>
        <w:t>7.2.</w:t>
      </w:r>
      <w:r>
        <w:rPr>
          <w:kern w:val="0"/>
          <w:sz w:val="24"/>
        </w:rPr>
        <w:t>3. Concerning electric alternator, refer to “Electric Part”.</w:t>
      </w:r>
    </w:p>
    <w:p w14:paraId="4411E2D8">
      <w:pPr>
        <w:kinsoku w:val="0"/>
        <w:autoSpaceDE w:val="0"/>
        <w:autoSpaceDN w:val="0"/>
        <w:adjustRightInd w:val="0"/>
        <w:ind w:left="1015"/>
        <w:rPr>
          <w:kern w:val="0"/>
          <w:sz w:val="24"/>
        </w:rPr>
      </w:pPr>
    </w:p>
    <w:p w14:paraId="5EAE8CDA">
      <w:pPr>
        <w:kinsoku w:val="0"/>
        <w:autoSpaceDE w:val="0"/>
        <w:autoSpaceDN w:val="0"/>
        <w:adjustRightInd w:val="0"/>
        <w:spacing w:before="1"/>
        <w:ind w:left="1015"/>
        <w:rPr>
          <w:kern w:val="0"/>
          <w:sz w:val="24"/>
        </w:rPr>
      </w:pPr>
      <w:r>
        <w:rPr>
          <w:kern w:val="0"/>
          <w:sz w:val="24"/>
        </w:rPr>
        <w:t xml:space="preserve">Safety protecting and auto start device for </w:t>
      </w:r>
      <w:r>
        <w:rPr>
          <w:rFonts w:hint="eastAsia"/>
          <w:kern w:val="0"/>
          <w:sz w:val="24"/>
        </w:rPr>
        <w:t>three</w:t>
      </w:r>
      <w:r>
        <w:rPr>
          <w:kern w:val="0"/>
          <w:sz w:val="24"/>
        </w:rPr>
        <w:t xml:space="preserve"> (</w:t>
      </w:r>
      <w:r>
        <w:rPr>
          <w:rFonts w:hint="eastAsia"/>
          <w:kern w:val="0"/>
          <w:sz w:val="24"/>
        </w:rPr>
        <w:t>3</w:t>
      </w:r>
      <w:r>
        <w:rPr>
          <w:kern w:val="0"/>
          <w:sz w:val="24"/>
        </w:rPr>
        <w:t>) main generator sets shall be installed according to the requirements of unattended machinery space. Emergency generator set shall be auto started, switched on and supply electric power in case of the power failure of main generator sets.</w:t>
      </w:r>
    </w:p>
    <w:p w14:paraId="780DC831">
      <w:pPr>
        <w:pStyle w:val="4"/>
      </w:pPr>
      <w:bookmarkStart w:id="389" w:name="_Toc50572618"/>
      <w:r>
        <w:rPr>
          <w:rFonts w:hint="eastAsia"/>
        </w:rPr>
        <w:t>6.5.2</w:t>
      </w:r>
      <w:r>
        <w:tab/>
      </w:r>
      <w:r>
        <w:t>CONSTRUCTION FOR GENERATOR ENGINE</w:t>
      </w:r>
      <w:bookmarkEnd w:id="389"/>
    </w:p>
    <w:p w14:paraId="33E8629E">
      <w:pPr>
        <w:kinsoku w:val="0"/>
        <w:autoSpaceDE w:val="0"/>
        <w:autoSpaceDN w:val="0"/>
        <w:adjustRightInd w:val="0"/>
        <w:ind w:left="1017"/>
        <w:rPr>
          <w:kern w:val="0"/>
          <w:sz w:val="24"/>
        </w:rPr>
      </w:pPr>
      <w:r>
        <w:rPr>
          <w:kern w:val="0"/>
          <w:sz w:val="24"/>
          <w:u w:val="single"/>
        </w:rPr>
        <w:t>Generator engine</w:t>
      </w:r>
    </w:p>
    <w:p w14:paraId="1C47BE73">
      <w:pPr>
        <w:kinsoku w:val="0"/>
        <w:autoSpaceDE w:val="0"/>
        <w:autoSpaceDN w:val="0"/>
        <w:adjustRightInd w:val="0"/>
        <w:spacing w:before="12" w:line="100" w:lineRule="exact"/>
        <w:rPr>
          <w:kern w:val="0"/>
          <w:sz w:val="10"/>
          <w:szCs w:val="10"/>
        </w:rPr>
      </w:pPr>
    </w:p>
    <w:p w14:paraId="700F9035">
      <w:pPr>
        <w:kinsoku w:val="0"/>
        <w:autoSpaceDE w:val="0"/>
        <w:autoSpaceDN w:val="0"/>
        <w:adjustRightInd w:val="0"/>
        <w:spacing w:line="200" w:lineRule="exact"/>
        <w:rPr>
          <w:kern w:val="0"/>
          <w:sz w:val="20"/>
          <w:szCs w:val="20"/>
        </w:rPr>
      </w:pPr>
    </w:p>
    <w:p w14:paraId="1A8B8F21">
      <w:pPr>
        <w:kinsoku w:val="0"/>
        <w:autoSpaceDE w:val="0"/>
        <w:autoSpaceDN w:val="0"/>
        <w:adjustRightInd w:val="0"/>
        <w:ind w:left="1017"/>
        <w:rPr>
          <w:kern w:val="0"/>
          <w:sz w:val="24"/>
        </w:rPr>
      </w:pPr>
      <w:r>
        <w:rPr>
          <w:kern w:val="0"/>
          <w:sz w:val="24"/>
        </w:rPr>
        <w:t>The design, construction, materials, and accessories shall be of Maker's standard in accordance with the requirements of the Classification Society.</w:t>
      </w:r>
    </w:p>
    <w:p w14:paraId="272C7ED0">
      <w:pPr>
        <w:kinsoku w:val="0"/>
        <w:autoSpaceDE w:val="0"/>
        <w:autoSpaceDN w:val="0"/>
        <w:adjustRightInd w:val="0"/>
        <w:spacing w:before="16" w:line="260" w:lineRule="exact"/>
        <w:rPr>
          <w:kern w:val="0"/>
          <w:sz w:val="26"/>
          <w:szCs w:val="26"/>
        </w:rPr>
      </w:pPr>
    </w:p>
    <w:p w14:paraId="0783AE93">
      <w:pPr>
        <w:kinsoku w:val="0"/>
        <w:autoSpaceDE w:val="0"/>
        <w:autoSpaceDN w:val="0"/>
        <w:adjustRightInd w:val="0"/>
        <w:ind w:left="1017"/>
        <w:rPr>
          <w:kern w:val="0"/>
          <w:sz w:val="24"/>
        </w:rPr>
      </w:pPr>
      <w:r>
        <w:rPr>
          <w:kern w:val="0"/>
          <w:sz w:val="24"/>
        </w:rPr>
        <w:t>Cooling medium shall be L.T. fresh water for cylinder jacket, cylinder cover, lubricating oil cooler and air cooler.</w:t>
      </w:r>
    </w:p>
    <w:p w14:paraId="61D22557">
      <w:pPr>
        <w:kinsoku w:val="0"/>
        <w:autoSpaceDE w:val="0"/>
        <w:autoSpaceDN w:val="0"/>
        <w:adjustRightInd w:val="0"/>
        <w:spacing w:before="15" w:line="260" w:lineRule="exact"/>
        <w:rPr>
          <w:kern w:val="0"/>
          <w:sz w:val="26"/>
          <w:szCs w:val="26"/>
        </w:rPr>
      </w:pPr>
    </w:p>
    <w:p w14:paraId="7F912286">
      <w:pPr>
        <w:kinsoku w:val="0"/>
        <w:autoSpaceDE w:val="0"/>
        <w:autoSpaceDN w:val="0"/>
        <w:adjustRightInd w:val="0"/>
        <w:ind w:left="1017"/>
        <w:rPr>
          <w:kern w:val="0"/>
          <w:sz w:val="24"/>
        </w:rPr>
      </w:pPr>
      <w:r>
        <w:rPr>
          <w:kern w:val="0"/>
          <w:sz w:val="24"/>
        </w:rPr>
        <w:t>A governor shall be provided on the engine to regulate automatically the quantity of fuel oil supply at different loads. The governor shall be capable of holding the engine speed in accordance with requirement of Classification Society.</w:t>
      </w:r>
    </w:p>
    <w:p w14:paraId="6C710AC9">
      <w:pPr>
        <w:kinsoku w:val="0"/>
        <w:autoSpaceDE w:val="0"/>
        <w:autoSpaceDN w:val="0"/>
        <w:adjustRightInd w:val="0"/>
        <w:spacing w:before="1" w:line="280" w:lineRule="exact"/>
        <w:rPr>
          <w:kern w:val="0"/>
          <w:sz w:val="28"/>
          <w:szCs w:val="28"/>
        </w:rPr>
      </w:pPr>
    </w:p>
    <w:p w14:paraId="6AC31E43">
      <w:pPr>
        <w:kinsoku w:val="0"/>
        <w:autoSpaceDE w:val="0"/>
        <w:autoSpaceDN w:val="0"/>
        <w:adjustRightInd w:val="0"/>
        <w:spacing w:before="13" w:line="260" w:lineRule="exact"/>
        <w:rPr>
          <w:kern w:val="0"/>
          <w:sz w:val="26"/>
          <w:szCs w:val="26"/>
        </w:rPr>
      </w:pPr>
    </w:p>
    <w:p w14:paraId="672F3496">
      <w:pPr>
        <w:kinsoku w:val="0"/>
        <w:autoSpaceDE w:val="0"/>
        <w:autoSpaceDN w:val="0"/>
        <w:adjustRightInd w:val="0"/>
        <w:ind w:left="1017"/>
        <w:rPr>
          <w:kern w:val="0"/>
          <w:sz w:val="24"/>
        </w:rPr>
      </w:pPr>
      <w:r>
        <w:rPr>
          <w:kern w:val="0"/>
          <w:sz w:val="24"/>
          <w:u w:val="single"/>
        </w:rPr>
        <w:t>Emergency diesel generator engine</w:t>
      </w:r>
    </w:p>
    <w:p w14:paraId="1F2217AE">
      <w:pPr>
        <w:kinsoku w:val="0"/>
        <w:autoSpaceDE w:val="0"/>
        <w:autoSpaceDN w:val="0"/>
        <w:adjustRightInd w:val="0"/>
        <w:spacing w:before="12" w:line="100" w:lineRule="exact"/>
        <w:rPr>
          <w:kern w:val="0"/>
          <w:sz w:val="10"/>
          <w:szCs w:val="10"/>
        </w:rPr>
      </w:pPr>
    </w:p>
    <w:p w14:paraId="3CB77E3D">
      <w:pPr>
        <w:kinsoku w:val="0"/>
        <w:autoSpaceDE w:val="0"/>
        <w:autoSpaceDN w:val="0"/>
        <w:adjustRightInd w:val="0"/>
        <w:spacing w:line="200" w:lineRule="exact"/>
        <w:rPr>
          <w:kern w:val="0"/>
          <w:sz w:val="20"/>
          <w:szCs w:val="20"/>
        </w:rPr>
      </w:pPr>
    </w:p>
    <w:p w14:paraId="7E853F9E">
      <w:pPr>
        <w:kinsoku w:val="0"/>
        <w:autoSpaceDE w:val="0"/>
        <w:autoSpaceDN w:val="0"/>
        <w:adjustRightInd w:val="0"/>
        <w:ind w:left="1017"/>
        <w:rPr>
          <w:kern w:val="0"/>
          <w:sz w:val="24"/>
        </w:rPr>
      </w:pPr>
      <w:r>
        <w:rPr>
          <w:kern w:val="0"/>
          <w:sz w:val="24"/>
        </w:rPr>
        <w:t>The design, construction, materials, and accessories are to be of Maker's standard in accordance with the requirements of the Classification Society.</w:t>
      </w:r>
    </w:p>
    <w:p w14:paraId="7564B8FD">
      <w:pPr>
        <w:kinsoku w:val="0"/>
        <w:autoSpaceDE w:val="0"/>
        <w:autoSpaceDN w:val="0"/>
        <w:adjustRightInd w:val="0"/>
        <w:spacing w:before="16" w:line="260" w:lineRule="exact"/>
        <w:rPr>
          <w:kern w:val="0"/>
          <w:sz w:val="26"/>
          <w:szCs w:val="26"/>
        </w:rPr>
      </w:pPr>
    </w:p>
    <w:p w14:paraId="62DEC41F">
      <w:pPr>
        <w:kinsoku w:val="0"/>
        <w:autoSpaceDE w:val="0"/>
        <w:autoSpaceDN w:val="0"/>
        <w:adjustRightInd w:val="0"/>
        <w:ind w:left="1017"/>
        <w:rPr>
          <w:kern w:val="0"/>
          <w:sz w:val="24"/>
        </w:rPr>
      </w:pPr>
      <w:r>
        <w:rPr>
          <w:kern w:val="0"/>
          <w:sz w:val="24"/>
        </w:rPr>
        <w:t>The engine shall be a vertical, four cycle, single acting trunk piston, radiator-cooled marine diesel engine.</w:t>
      </w:r>
    </w:p>
    <w:p w14:paraId="016D3BF2">
      <w:pPr>
        <w:kinsoku w:val="0"/>
        <w:autoSpaceDE w:val="0"/>
        <w:autoSpaceDN w:val="0"/>
        <w:adjustRightInd w:val="0"/>
        <w:spacing w:before="15" w:line="260" w:lineRule="exact"/>
        <w:rPr>
          <w:kern w:val="0"/>
          <w:sz w:val="26"/>
          <w:szCs w:val="26"/>
        </w:rPr>
      </w:pPr>
    </w:p>
    <w:p w14:paraId="14DD6DAF">
      <w:pPr>
        <w:kinsoku w:val="0"/>
        <w:autoSpaceDE w:val="0"/>
        <w:autoSpaceDN w:val="0"/>
        <w:adjustRightInd w:val="0"/>
        <w:ind w:left="1017"/>
        <w:rPr>
          <w:kern w:val="0"/>
          <w:sz w:val="24"/>
        </w:rPr>
      </w:pPr>
      <w:r>
        <w:rPr>
          <w:kern w:val="0"/>
          <w:sz w:val="24"/>
        </w:rPr>
        <w:t>The engine shall be completed with self-contained cooling system and forced feed lubricating system.</w:t>
      </w:r>
    </w:p>
    <w:p w14:paraId="626086ED">
      <w:pPr>
        <w:kinsoku w:val="0"/>
        <w:autoSpaceDE w:val="0"/>
        <w:autoSpaceDN w:val="0"/>
        <w:adjustRightInd w:val="0"/>
        <w:spacing w:before="16" w:line="260" w:lineRule="exact"/>
        <w:rPr>
          <w:kern w:val="0"/>
          <w:sz w:val="26"/>
          <w:szCs w:val="26"/>
        </w:rPr>
      </w:pPr>
    </w:p>
    <w:p w14:paraId="5BE6D70B">
      <w:pPr>
        <w:kinsoku w:val="0"/>
        <w:autoSpaceDE w:val="0"/>
        <w:autoSpaceDN w:val="0"/>
        <w:adjustRightInd w:val="0"/>
        <w:ind w:left="1017"/>
        <w:rPr>
          <w:kern w:val="0"/>
          <w:sz w:val="24"/>
        </w:rPr>
      </w:pPr>
      <w:r>
        <w:rPr>
          <w:kern w:val="0"/>
          <w:sz w:val="24"/>
        </w:rPr>
        <w:t>The engine coupled with an alternator shall be installed on a common bed and resiliently mounted on the foundation as manufacture’s recommendation.</w:t>
      </w:r>
    </w:p>
    <w:p w14:paraId="657C0D40">
      <w:pPr>
        <w:pStyle w:val="4"/>
      </w:pPr>
      <w:bookmarkStart w:id="390" w:name="_Toc50572619"/>
      <w:r>
        <w:rPr>
          <w:rFonts w:hint="eastAsia"/>
        </w:rPr>
        <w:t>6.5.3</w:t>
      </w:r>
      <w:r>
        <w:tab/>
      </w:r>
      <w:r>
        <w:t>ACCESSORIES</w:t>
      </w:r>
      <w:bookmarkEnd w:id="390"/>
    </w:p>
    <w:p w14:paraId="4BA5DB72">
      <w:pPr>
        <w:kinsoku w:val="0"/>
        <w:autoSpaceDE w:val="0"/>
        <w:autoSpaceDN w:val="0"/>
        <w:adjustRightInd w:val="0"/>
        <w:ind w:left="1017"/>
        <w:rPr>
          <w:kern w:val="0"/>
          <w:sz w:val="24"/>
        </w:rPr>
      </w:pPr>
      <w:r>
        <w:rPr>
          <w:kern w:val="0"/>
          <w:sz w:val="24"/>
          <w:u w:val="single"/>
        </w:rPr>
        <w:t>For each main generator engine</w:t>
      </w:r>
    </w:p>
    <w:p w14:paraId="2F316AB1">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1)</w:t>
      </w:r>
      <w:r>
        <w:rPr>
          <w:kern w:val="0"/>
          <w:sz w:val="24"/>
        </w:rPr>
        <w:tab/>
      </w:r>
      <w:r>
        <w:rPr>
          <w:kern w:val="0"/>
          <w:sz w:val="24"/>
        </w:rPr>
        <w:t>Exhaust gas turbocharger as per Maker’s design</w:t>
      </w:r>
      <w:r>
        <w:rPr>
          <w:kern w:val="0"/>
          <w:sz w:val="24"/>
        </w:rPr>
        <w:tab/>
      </w:r>
      <w:r>
        <w:rPr>
          <w:kern w:val="0"/>
          <w:sz w:val="24"/>
        </w:rPr>
        <w:t>1 set</w:t>
      </w:r>
    </w:p>
    <w:p w14:paraId="4DF6B55B">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2)</w:t>
      </w:r>
      <w:r>
        <w:rPr>
          <w:kern w:val="0"/>
          <w:sz w:val="24"/>
        </w:rPr>
        <w:tab/>
      </w:r>
      <w:r>
        <w:rPr>
          <w:kern w:val="0"/>
          <w:sz w:val="24"/>
        </w:rPr>
        <w:t>Air cooler (Charge air temp. to be auto-regulated if Maker can supply)</w:t>
      </w:r>
      <w:r>
        <w:rPr>
          <w:kern w:val="0"/>
          <w:sz w:val="24"/>
        </w:rPr>
        <w:tab/>
      </w:r>
      <w:r>
        <w:rPr>
          <w:kern w:val="0"/>
          <w:sz w:val="24"/>
        </w:rPr>
        <w:t>1 set</w:t>
      </w:r>
    </w:p>
    <w:p w14:paraId="3E577C5C">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3)</w:t>
      </w:r>
      <w:r>
        <w:rPr>
          <w:kern w:val="0"/>
          <w:sz w:val="24"/>
        </w:rPr>
        <w:tab/>
      </w:r>
      <w:r>
        <w:rPr>
          <w:kern w:val="0"/>
          <w:sz w:val="24"/>
        </w:rPr>
        <w:t>Governor</w:t>
      </w:r>
      <w:r>
        <w:rPr>
          <w:kern w:val="0"/>
          <w:sz w:val="24"/>
        </w:rPr>
        <w:tab/>
      </w:r>
      <w:r>
        <w:rPr>
          <w:kern w:val="0"/>
          <w:sz w:val="24"/>
        </w:rPr>
        <w:t>1</w:t>
      </w:r>
    </w:p>
    <w:p w14:paraId="5F7945E0">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4)</w:t>
      </w:r>
      <w:r>
        <w:rPr>
          <w:kern w:val="0"/>
          <w:sz w:val="24"/>
        </w:rPr>
        <w:tab/>
      </w:r>
      <w:r>
        <w:rPr>
          <w:kern w:val="0"/>
          <w:sz w:val="24"/>
        </w:rPr>
        <w:t>Fuel injection pump</w:t>
      </w:r>
      <w:r>
        <w:rPr>
          <w:kern w:val="0"/>
          <w:sz w:val="24"/>
        </w:rPr>
        <w:tab/>
      </w:r>
      <w:r>
        <w:rPr>
          <w:kern w:val="0"/>
          <w:sz w:val="24"/>
        </w:rPr>
        <w:t>each 1/cyl.</w:t>
      </w:r>
    </w:p>
    <w:p w14:paraId="58398826">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5)</w:t>
      </w:r>
      <w:r>
        <w:rPr>
          <w:kern w:val="0"/>
          <w:sz w:val="24"/>
        </w:rPr>
        <w:tab/>
      </w:r>
      <w:r>
        <w:rPr>
          <w:kern w:val="0"/>
          <w:sz w:val="24"/>
        </w:rPr>
        <w:t xml:space="preserve">H.T. Cool. F.W. pump (centrifugal type </w:t>
      </w:r>
      <w:r>
        <w:rPr>
          <w:color w:val="000000" w:themeColor="text1"/>
          <w:kern w:val="0"/>
          <w:sz w:val="24"/>
          <w14:textFill>
            <w14:solidFill>
              <w14:schemeClr w14:val="tx1"/>
            </w14:solidFill>
          </w14:textFill>
        </w:rPr>
        <w:t xml:space="preserve">engine </w:t>
      </w:r>
      <w:r>
        <w:rPr>
          <w:kern w:val="0"/>
          <w:sz w:val="24"/>
        </w:rPr>
        <w:t>driven)</w:t>
      </w:r>
      <w:r>
        <w:rPr>
          <w:kern w:val="0"/>
          <w:sz w:val="24"/>
        </w:rPr>
        <w:tab/>
      </w:r>
      <w:r>
        <w:rPr>
          <w:kern w:val="0"/>
          <w:sz w:val="24"/>
        </w:rPr>
        <w:t>1</w:t>
      </w:r>
    </w:p>
    <w:p w14:paraId="06A4A130">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6)</w:t>
      </w:r>
      <w:r>
        <w:rPr>
          <w:kern w:val="0"/>
          <w:sz w:val="24"/>
        </w:rPr>
        <w:tab/>
      </w:r>
      <w:r>
        <w:rPr>
          <w:kern w:val="0"/>
          <w:sz w:val="24"/>
        </w:rPr>
        <w:t xml:space="preserve">L.O. pump (gear type, </w:t>
      </w:r>
      <w:r>
        <w:rPr>
          <w:color w:val="000000" w:themeColor="text1"/>
          <w:kern w:val="0"/>
          <w:sz w:val="24"/>
          <w14:textFill>
            <w14:solidFill>
              <w14:schemeClr w14:val="tx1"/>
            </w14:solidFill>
          </w14:textFill>
        </w:rPr>
        <w:t>engine</w:t>
      </w:r>
      <w:r>
        <w:rPr>
          <w:kern w:val="0"/>
          <w:sz w:val="24"/>
        </w:rPr>
        <w:t xml:space="preserve"> driven)</w:t>
      </w:r>
      <w:r>
        <w:rPr>
          <w:kern w:val="0"/>
          <w:sz w:val="24"/>
        </w:rPr>
        <w:tab/>
      </w:r>
      <w:r>
        <w:rPr>
          <w:kern w:val="0"/>
          <w:sz w:val="24"/>
        </w:rPr>
        <w:t>1</w:t>
      </w:r>
    </w:p>
    <w:p w14:paraId="67DEF7D7">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7)</w:t>
      </w:r>
      <w:r>
        <w:rPr>
          <w:kern w:val="0"/>
          <w:sz w:val="24"/>
        </w:rPr>
        <w:tab/>
      </w:r>
      <w:r>
        <w:rPr>
          <w:kern w:val="0"/>
          <w:sz w:val="24"/>
        </w:rPr>
        <w:t>F.O. filter</w:t>
      </w:r>
      <w:r>
        <w:rPr>
          <w:kern w:val="0"/>
          <w:sz w:val="24"/>
        </w:rPr>
        <w:tab/>
      </w:r>
      <w:r>
        <w:rPr>
          <w:kern w:val="0"/>
          <w:sz w:val="24"/>
        </w:rPr>
        <w:t>1</w:t>
      </w:r>
    </w:p>
    <w:p w14:paraId="34048511">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8)</w:t>
      </w:r>
      <w:r>
        <w:rPr>
          <w:kern w:val="0"/>
          <w:sz w:val="24"/>
        </w:rPr>
        <w:tab/>
      </w:r>
      <w:r>
        <w:rPr>
          <w:kern w:val="0"/>
          <w:sz w:val="24"/>
        </w:rPr>
        <w:t>L.O. cooler</w:t>
      </w:r>
      <w:r>
        <w:rPr>
          <w:kern w:val="0"/>
          <w:sz w:val="24"/>
        </w:rPr>
        <w:tab/>
      </w:r>
      <w:r>
        <w:rPr>
          <w:kern w:val="0"/>
          <w:sz w:val="24"/>
        </w:rPr>
        <w:t>1</w:t>
      </w:r>
    </w:p>
    <w:p w14:paraId="1E14D9F2">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9)</w:t>
      </w:r>
      <w:r>
        <w:rPr>
          <w:kern w:val="0"/>
          <w:sz w:val="24"/>
        </w:rPr>
        <w:tab/>
      </w:r>
      <w:r>
        <w:rPr>
          <w:kern w:val="0"/>
          <w:sz w:val="24"/>
        </w:rPr>
        <w:t>L.O. filter</w:t>
      </w:r>
      <w:r>
        <w:rPr>
          <w:kern w:val="0"/>
          <w:sz w:val="24"/>
        </w:rPr>
        <w:tab/>
      </w:r>
      <w:r>
        <w:rPr>
          <w:kern w:val="0"/>
          <w:sz w:val="24"/>
        </w:rPr>
        <w:t>1</w:t>
      </w:r>
    </w:p>
    <w:p w14:paraId="0E9A00D8">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10)</w:t>
      </w:r>
      <w:r>
        <w:rPr>
          <w:kern w:val="0"/>
          <w:sz w:val="24"/>
        </w:rPr>
        <w:tab/>
      </w:r>
      <w:r>
        <w:rPr>
          <w:kern w:val="0"/>
          <w:sz w:val="24"/>
        </w:rPr>
        <w:t>L.O. pre-lubricating pump</w:t>
      </w:r>
      <w:r>
        <w:rPr>
          <w:kern w:val="0"/>
          <w:sz w:val="24"/>
        </w:rPr>
        <w:tab/>
      </w:r>
      <w:r>
        <w:rPr>
          <w:kern w:val="0"/>
          <w:sz w:val="24"/>
        </w:rPr>
        <w:t>1</w:t>
      </w:r>
    </w:p>
    <w:p w14:paraId="185E0526">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11)</w:t>
      </w:r>
      <w:r>
        <w:rPr>
          <w:kern w:val="0"/>
          <w:sz w:val="24"/>
        </w:rPr>
        <w:tab/>
      </w:r>
      <w:r>
        <w:rPr>
          <w:kern w:val="0"/>
          <w:sz w:val="24"/>
        </w:rPr>
        <w:t>Preheating device for the HT-circuit</w:t>
      </w:r>
      <w:r>
        <w:rPr>
          <w:kern w:val="0"/>
          <w:sz w:val="24"/>
        </w:rPr>
        <w:tab/>
      </w:r>
      <w:r>
        <w:rPr>
          <w:kern w:val="0"/>
          <w:sz w:val="24"/>
        </w:rPr>
        <w:t>1</w:t>
      </w:r>
    </w:p>
    <w:p w14:paraId="2ADAF0AB">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12)</w:t>
      </w:r>
      <w:r>
        <w:rPr>
          <w:kern w:val="0"/>
          <w:sz w:val="24"/>
        </w:rPr>
        <w:tab/>
      </w:r>
      <w:r>
        <w:rPr>
          <w:kern w:val="0"/>
          <w:sz w:val="24"/>
        </w:rPr>
        <w:t xml:space="preserve">Turning device according to maker's standard  </w:t>
      </w:r>
      <w:r>
        <w:rPr>
          <w:kern w:val="0"/>
          <w:sz w:val="24"/>
        </w:rPr>
        <w:tab/>
      </w:r>
      <w:r>
        <w:rPr>
          <w:kern w:val="0"/>
          <w:sz w:val="24"/>
        </w:rPr>
        <w:t>1</w:t>
      </w:r>
    </w:p>
    <w:p w14:paraId="4CB49B4C">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 xml:space="preserve">13) </w:t>
      </w:r>
      <w:r>
        <w:rPr>
          <w:kern w:val="0"/>
          <w:sz w:val="24"/>
        </w:rPr>
        <w:tab/>
      </w:r>
      <w:r>
        <w:rPr>
          <w:kern w:val="0"/>
          <w:sz w:val="24"/>
        </w:rPr>
        <w:t xml:space="preserve">Gauge board </w:t>
      </w:r>
      <w:r>
        <w:rPr>
          <w:kern w:val="0"/>
          <w:sz w:val="24"/>
        </w:rPr>
        <w:tab/>
      </w:r>
      <w:r>
        <w:rPr>
          <w:kern w:val="0"/>
          <w:sz w:val="24"/>
        </w:rPr>
        <w:t xml:space="preserve">1 set </w:t>
      </w:r>
    </w:p>
    <w:p w14:paraId="34069E2C">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14)</w:t>
      </w:r>
      <w:r>
        <w:rPr>
          <w:kern w:val="0"/>
          <w:sz w:val="24"/>
        </w:rPr>
        <w:tab/>
      </w:r>
      <w:r>
        <w:rPr>
          <w:kern w:val="0"/>
          <w:sz w:val="24"/>
        </w:rPr>
        <w:t>Emergency stopping device</w:t>
      </w:r>
      <w:r>
        <w:rPr>
          <w:kern w:val="0"/>
          <w:sz w:val="24"/>
        </w:rPr>
        <w:tab/>
      </w:r>
      <w:r>
        <w:rPr>
          <w:kern w:val="0"/>
          <w:sz w:val="24"/>
        </w:rPr>
        <w:t>1 set</w:t>
      </w:r>
    </w:p>
    <w:p w14:paraId="49F172B5">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ab/>
      </w:r>
      <w:r>
        <w:rPr>
          <w:kern w:val="0"/>
          <w:sz w:val="24"/>
        </w:rPr>
        <w:t>(over speed, L.O. low press., F.W. excessively high temp.)</w:t>
      </w:r>
      <w:r>
        <w:rPr>
          <w:kern w:val="0"/>
          <w:sz w:val="24"/>
        </w:rPr>
        <w:tab/>
      </w:r>
    </w:p>
    <w:p w14:paraId="2AD4AD02">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15)</w:t>
      </w:r>
      <w:r>
        <w:rPr>
          <w:kern w:val="0"/>
          <w:sz w:val="24"/>
        </w:rPr>
        <w:tab/>
      </w:r>
      <w:r>
        <w:rPr>
          <w:kern w:val="0"/>
          <w:sz w:val="24"/>
        </w:rPr>
        <w:t>Silencer</w:t>
      </w:r>
      <w:r>
        <w:rPr>
          <w:kern w:val="0"/>
          <w:sz w:val="24"/>
        </w:rPr>
        <w:tab/>
      </w:r>
      <w:r>
        <w:rPr>
          <w:kern w:val="0"/>
          <w:sz w:val="24"/>
        </w:rPr>
        <w:t>1</w:t>
      </w:r>
    </w:p>
    <w:p w14:paraId="77B15E11">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16)</w:t>
      </w:r>
      <w:r>
        <w:rPr>
          <w:kern w:val="0"/>
          <w:sz w:val="24"/>
        </w:rPr>
        <w:tab/>
      </w:r>
      <w:r>
        <w:rPr>
          <w:kern w:val="0"/>
          <w:sz w:val="24"/>
        </w:rPr>
        <w:t>Exhaust expansion connection.</w:t>
      </w:r>
      <w:r>
        <w:rPr>
          <w:kern w:val="0"/>
          <w:sz w:val="24"/>
        </w:rPr>
        <w:tab/>
      </w:r>
      <w:r>
        <w:rPr>
          <w:kern w:val="0"/>
          <w:sz w:val="24"/>
        </w:rPr>
        <w:t>1</w:t>
      </w:r>
    </w:p>
    <w:p w14:paraId="06E76358">
      <w:pPr>
        <w:tabs>
          <w:tab w:val="left" w:pos="8364"/>
        </w:tabs>
        <w:kinsoku w:val="0"/>
        <w:autoSpaceDE w:val="0"/>
        <w:autoSpaceDN w:val="0"/>
        <w:adjustRightInd w:val="0"/>
        <w:spacing w:line="310" w:lineRule="exact"/>
        <w:ind w:left="1553" w:leftChars="485" w:hanging="535" w:hangingChars="223"/>
        <w:rPr>
          <w:kern w:val="0"/>
          <w:sz w:val="24"/>
        </w:rPr>
      </w:pPr>
      <w:r>
        <w:rPr>
          <w:kern w:val="0"/>
          <w:sz w:val="24"/>
        </w:rPr>
        <w:t>17))</w:t>
      </w:r>
      <w:r>
        <w:rPr>
          <w:kern w:val="0"/>
          <w:sz w:val="24"/>
        </w:rPr>
        <w:tab/>
      </w:r>
      <w:r>
        <w:rPr>
          <w:kern w:val="0"/>
          <w:sz w:val="24"/>
        </w:rPr>
        <w:t>Fuel oil leakage alarm</w:t>
      </w:r>
      <w:r>
        <w:rPr>
          <w:kern w:val="0"/>
          <w:sz w:val="24"/>
        </w:rPr>
        <w:tab/>
      </w:r>
      <w:r>
        <w:rPr>
          <w:kern w:val="0"/>
          <w:sz w:val="24"/>
        </w:rPr>
        <w:t>1</w:t>
      </w:r>
    </w:p>
    <w:p w14:paraId="4C2B7907">
      <w:pPr>
        <w:tabs>
          <w:tab w:val="left" w:pos="8364"/>
        </w:tabs>
        <w:kinsoku w:val="0"/>
        <w:autoSpaceDE w:val="0"/>
        <w:autoSpaceDN w:val="0"/>
        <w:adjustRightInd w:val="0"/>
        <w:spacing w:line="310" w:lineRule="exact"/>
        <w:ind w:left="1553" w:leftChars="485" w:hanging="535" w:hangingChars="223"/>
        <w:rPr>
          <w:kern w:val="0"/>
          <w:sz w:val="24"/>
        </w:rPr>
      </w:pPr>
    </w:p>
    <w:p w14:paraId="4A1EC855">
      <w:pPr>
        <w:tabs>
          <w:tab w:val="left" w:pos="8364"/>
        </w:tabs>
        <w:kinsoku w:val="0"/>
        <w:autoSpaceDE w:val="0"/>
        <w:autoSpaceDN w:val="0"/>
        <w:adjustRightInd w:val="0"/>
        <w:spacing w:line="310" w:lineRule="exact"/>
        <w:ind w:left="1553" w:leftChars="485" w:hanging="535" w:hangingChars="223"/>
        <w:rPr>
          <w:rFonts w:eastAsia="Arial Unicode MS"/>
          <w:kern w:val="0"/>
          <w:sz w:val="24"/>
        </w:rPr>
      </w:pPr>
    </w:p>
    <w:p w14:paraId="60BBEA88">
      <w:pPr>
        <w:kinsoku w:val="0"/>
        <w:autoSpaceDE w:val="0"/>
        <w:autoSpaceDN w:val="0"/>
        <w:adjustRightInd w:val="0"/>
        <w:ind w:left="1015"/>
        <w:rPr>
          <w:rFonts w:eastAsia="Arial Unicode MS"/>
          <w:kern w:val="0"/>
          <w:sz w:val="24"/>
        </w:rPr>
      </w:pPr>
      <w:r>
        <w:rPr>
          <w:rFonts w:eastAsia="Arial Unicode MS"/>
          <w:kern w:val="0"/>
          <w:sz w:val="24"/>
        </w:rPr>
        <w:t>Each cylinder to be with local thermometers for exhaust gas and cooling water outlet temp as Maker’s standard.</w:t>
      </w:r>
    </w:p>
    <w:p w14:paraId="7ED31E86">
      <w:pPr>
        <w:kinsoku w:val="0"/>
        <w:autoSpaceDE w:val="0"/>
        <w:autoSpaceDN w:val="0"/>
        <w:adjustRightInd w:val="0"/>
        <w:ind w:left="1015"/>
        <w:rPr>
          <w:rFonts w:eastAsia="Arial Unicode MS"/>
          <w:kern w:val="0"/>
          <w:sz w:val="24"/>
        </w:rPr>
      </w:pPr>
    </w:p>
    <w:p w14:paraId="1E97A054">
      <w:pPr>
        <w:kinsoku w:val="0"/>
        <w:autoSpaceDE w:val="0"/>
        <w:autoSpaceDN w:val="0"/>
        <w:adjustRightInd w:val="0"/>
        <w:ind w:left="1015"/>
        <w:rPr>
          <w:rFonts w:eastAsia="Arial Unicode MS"/>
          <w:b/>
          <w:kern w:val="0"/>
          <w:sz w:val="24"/>
        </w:rPr>
      </w:pPr>
      <w:r>
        <w:rPr>
          <w:rFonts w:eastAsia="Arial Unicode MS"/>
          <w:b/>
          <w:kern w:val="0"/>
          <w:sz w:val="24"/>
        </w:rPr>
        <w:t>Turbocharger tachometer for Aux engine shall be provided in ECR.</w:t>
      </w:r>
    </w:p>
    <w:p w14:paraId="4C5848B2">
      <w:pPr>
        <w:kinsoku w:val="0"/>
        <w:autoSpaceDE w:val="0"/>
        <w:autoSpaceDN w:val="0"/>
        <w:adjustRightInd w:val="0"/>
        <w:ind w:left="1015"/>
        <w:rPr>
          <w:rFonts w:eastAsia="Arial Unicode MS"/>
          <w:b/>
          <w:kern w:val="0"/>
          <w:sz w:val="24"/>
        </w:rPr>
      </w:pPr>
    </w:p>
    <w:p w14:paraId="3EB5E362">
      <w:pPr>
        <w:kinsoku w:val="0"/>
        <w:autoSpaceDE w:val="0"/>
        <w:autoSpaceDN w:val="0"/>
        <w:adjustRightInd w:val="0"/>
        <w:spacing w:before="2" w:line="489" w:lineRule="auto"/>
        <w:ind w:left="1017"/>
        <w:rPr>
          <w:rFonts w:eastAsia="Arial Unicode MS"/>
          <w:kern w:val="0"/>
          <w:sz w:val="24"/>
        </w:rPr>
      </w:pPr>
      <w:r>
        <w:rPr>
          <w:rFonts w:eastAsia="Arial Unicode MS"/>
          <w:kern w:val="0"/>
          <w:sz w:val="24"/>
        </w:rPr>
        <w:t xml:space="preserve">The other’s accessories of generator engine shall be in accordance with Maker's standard. </w:t>
      </w:r>
    </w:p>
    <w:p w14:paraId="16B6C8F4">
      <w:pPr>
        <w:kinsoku w:val="0"/>
        <w:autoSpaceDE w:val="0"/>
        <w:autoSpaceDN w:val="0"/>
        <w:adjustRightInd w:val="0"/>
        <w:spacing w:before="2" w:line="489" w:lineRule="auto"/>
        <w:ind w:left="1017"/>
        <w:rPr>
          <w:rFonts w:eastAsia="Arial Unicode MS"/>
          <w:kern w:val="0"/>
          <w:sz w:val="24"/>
        </w:rPr>
      </w:pPr>
      <w:r>
        <w:rPr>
          <w:rFonts w:eastAsia="Arial Unicode MS"/>
          <w:kern w:val="0"/>
          <w:sz w:val="24"/>
          <w:u w:val="single"/>
        </w:rPr>
        <w:t>For emergency generator engine</w:t>
      </w:r>
    </w:p>
    <w:p w14:paraId="2C915678">
      <w:pPr>
        <w:kinsoku w:val="0"/>
        <w:autoSpaceDE w:val="0"/>
        <w:autoSpaceDN w:val="0"/>
        <w:adjustRightInd w:val="0"/>
        <w:spacing w:line="270" w:lineRule="exact"/>
        <w:ind w:left="1017"/>
        <w:rPr>
          <w:rFonts w:eastAsia="Arial Unicode MS"/>
          <w:kern w:val="0"/>
          <w:sz w:val="24"/>
        </w:rPr>
      </w:pPr>
      <w:r>
        <w:rPr>
          <w:rFonts w:eastAsia="Arial Unicode MS"/>
          <w:kern w:val="0"/>
          <w:sz w:val="24"/>
        </w:rPr>
        <w:t>All accessories and fitting shall be in accordance with Maker's standard.</w:t>
      </w:r>
    </w:p>
    <w:p w14:paraId="49885A21">
      <w:pPr>
        <w:rPr>
          <w:sz w:val="10"/>
          <w:szCs w:val="10"/>
        </w:rPr>
      </w:pPr>
      <w:r>
        <w:rPr>
          <w:rFonts w:eastAsia="Arial Unicode MS"/>
          <w:kern w:val="0"/>
          <w:sz w:val="24"/>
        </w:rPr>
        <w:br w:type="page"/>
      </w:r>
    </w:p>
    <w:p w14:paraId="728D1C6E">
      <w:pPr>
        <w:pStyle w:val="3"/>
      </w:pPr>
      <w:bookmarkStart w:id="391" w:name="_Toc50572620"/>
      <w:r>
        <w:rPr>
          <w:rFonts w:hint="eastAsia"/>
        </w:rPr>
        <w:t>6.</w:t>
      </w:r>
      <w:r>
        <w:t>6</w:t>
      </w:r>
      <w:r>
        <w:tab/>
      </w:r>
      <w:r>
        <w:t>STEAM GENERATING PLANT</w:t>
      </w:r>
      <w:bookmarkEnd w:id="391"/>
    </w:p>
    <w:p w14:paraId="2106A3BE">
      <w:pPr>
        <w:kinsoku w:val="0"/>
        <w:autoSpaceDE w:val="0"/>
        <w:autoSpaceDN w:val="0"/>
        <w:adjustRightInd w:val="0"/>
        <w:spacing w:before="16" w:line="100" w:lineRule="exact"/>
        <w:rPr>
          <w:rFonts w:ascii="Arial" w:hAnsi="Arial" w:eastAsia="Arial Unicode MS" w:cs="Arial"/>
          <w:kern w:val="0"/>
          <w:sz w:val="10"/>
          <w:szCs w:val="10"/>
        </w:rPr>
      </w:pPr>
    </w:p>
    <w:p w14:paraId="69B1A112">
      <w:pPr>
        <w:pStyle w:val="4"/>
      </w:pPr>
      <w:bookmarkStart w:id="392" w:name="_Toc50572621"/>
      <w:r>
        <w:rPr>
          <w:rFonts w:hint="eastAsia"/>
        </w:rPr>
        <w:t>6.6.1</w:t>
      </w:r>
      <w:r>
        <w:tab/>
      </w:r>
      <w:r>
        <w:t>GENERAL</w:t>
      </w:r>
      <w:bookmarkEnd w:id="392"/>
    </w:p>
    <w:p w14:paraId="77B7AB9A">
      <w:pPr>
        <w:kinsoku w:val="0"/>
        <w:autoSpaceDE w:val="0"/>
        <w:autoSpaceDN w:val="0"/>
        <w:adjustRightInd w:val="0"/>
        <w:spacing w:line="239" w:lineRule="auto"/>
        <w:ind w:left="1017"/>
        <w:rPr>
          <w:rFonts w:eastAsia="Arial Unicode MS"/>
          <w:kern w:val="0"/>
          <w:sz w:val="24"/>
        </w:rPr>
      </w:pPr>
      <w:r>
        <w:rPr>
          <w:rFonts w:eastAsia="Arial Unicode MS"/>
          <w:kern w:val="0"/>
          <w:sz w:val="24"/>
        </w:rPr>
        <w:t>The steam generating plant shall consist of one (1) composite boiler with oil fired section and exhaust gas section utilizing the heat of main engine exhaust gas. The exhaust gas section of the composite boiler shall act as main engine exhaust silencer and the noise attenuation shall be as per Maker’s standard.</w:t>
      </w:r>
    </w:p>
    <w:p w14:paraId="4AE82A6C">
      <w:pPr>
        <w:kinsoku w:val="0"/>
        <w:autoSpaceDE w:val="0"/>
        <w:autoSpaceDN w:val="0"/>
        <w:adjustRightInd w:val="0"/>
        <w:ind w:left="1017"/>
        <w:rPr>
          <w:rFonts w:eastAsia="Arial Unicode MS"/>
          <w:kern w:val="0"/>
          <w:sz w:val="24"/>
        </w:rPr>
      </w:pPr>
    </w:p>
    <w:p w14:paraId="52ED4810">
      <w:pPr>
        <w:kinsoku w:val="0"/>
        <w:autoSpaceDE w:val="0"/>
        <w:autoSpaceDN w:val="0"/>
        <w:adjustRightInd w:val="0"/>
        <w:ind w:left="1017"/>
        <w:rPr>
          <w:rFonts w:eastAsia="Arial Unicode MS"/>
          <w:kern w:val="0"/>
          <w:sz w:val="24"/>
        </w:rPr>
      </w:pPr>
      <w:r>
        <w:rPr>
          <w:rFonts w:eastAsia="Arial Unicode MS"/>
          <w:kern w:val="0"/>
          <w:sz w:val="24"/>
        </w:rPr>
        <w:t>The composite boiler shall be vertical cylinder welded construction smoke/water tube boiler.</w:t>
      </w:r>
    </w:p>
    <w:p w14:paraId="7C4FE6E1">
      <w:pPr>
        <w:kinsoku w:val="0"/>
        <w:autoSpaceDE w:val="0"/>
        <w:autoSpaceDN w:val="0"/>
        <w:adjustRightInd w:val="0"/>
        <w:ind w:left="1017"/>
        <w:rPr>
          <w:rFonts w:eastAsia="Arial Unicode MS"/>
          <w:kern w:val="0"/>
          <w:sz w:val="24"/>
        </w:rPr>
      </w:pPr>
    </w:p>
    <w:p w14:paraId="27D3FC60">
      <w:pPr>
        <w:kinsoku w:val="0"/>
        <w:autoSpaceDE w:val="0"/>
        <w:autoSpaceDN w:val="0"/>
        <w:adjustRightInd w:val="0"/>
        <w:ind w:left="1017"/>
        <w:rPr>
          <w:rFonts w:eastAsia="Arial Unicode MS"/>
          <w:kern w:val="0"/>
          <w:sz w:val="24"/>
        </w:rPr>
      </w:pPr>
      <w:r>
        <w:rPr>
          <w:rFonts w:eastAsia="Arial Unicode MS"/>
          <w:kern w:val="0"/>
          <w:sz w:val="24"/>
        </w:rPr>
        <w:t>The normal necessary steam at sea shall be generated by the exhaust gas section of the composite boiler, utilizing the exhaust gas heat of the main engine at CSR .</w:t>
      </w:r>
    </w:p>
    <w:p w14:paraId="2CB5683D">
      <w:pPr>
        <w:kinsoku w:val="0"/>
        <w:autoSpaceDE w:val="0"/>
        <w:autoSpaceDN w:val="0"/>
        <w:adjustRightInd w:val="0"/>
        <w:ind w:left="1017"/>
        <w:rPr>
          <w:rFonts w:eastAsia="Arial Unicode MS"/>
          <w:kern w:val="0"/>
          <w:sz w:val="24"/>
        </w:rPr>
      </w:pPr>
      <w:r>
        <w:rPr>
          <w:rFonts w:eastAsia="Arial Unicode MS"/>
          <w:kern w:val="0"/>
          <w:sz w:val="24"/>
        </w:rPr>
        <w:t xml:space="preserve"> </w:t>
      </w:r>
    </w:p>
    <w:p w14:paraId="4C99DF19">
      <w:pPr>
        <w:kinsoku w:val="0"/>
        <w:autoSpaceDE w:val="0"/>
        <w:autoSpaceDN w:val="0"/>
        <w:adjustRightInd w:val="0"/>
        <w:spacing w:line="274" w:lineRule="exact"/>
        <w:ind w:left="1017"/>
        <w:rPr>
          <w:rFonts w:eastAsia="Arial Unicode MS"/>
          <w:kern w:val="0"/>
          <w:sz w:val="24"/>
        </w:rPr>
      </w:pPr>
      <w:r>
        <w:rPr>
          <w:rFonts w:eastAsia="Arial Unicode MS"/>
          <w:kern w:val="0"/>
          <w:sz w:val="24"/>
        </w:rPr>
        <w:t>The construction of the composite boiler shall be in accordance with Maker’s standard and having adequate access for cleaning and inspection.</w:t>
      </w:r>
    </w:p>
    <w:p w14:paraId="583A37C3">
      <w:pPr>
        <w:kinsoku w:val="0"/>
        <w:autoSpaceDE w:val="0"/>
        <w:autoSpaceDN w:val="0"/>
        <w:adjustRightInd w:val="0"/>
        <w:spacing w:before="13" w:line="260" w:lineRule="exact"/>
        <w:rPr>
          <w:rFonts w:eastAsia="Arial Unicode MS"/>
          <w:kern w:val="0"/>
          <w:sz w:val="26"/>
          <w:szCs w:val="26"/>
        </w:rPr>
      </w:pPr>
    </w:p>
    <w:p w14:paraId="4D916A58">
      <w:pPr>
        <w:kinsoku w:val="0"/>
        <w:autoSpaceDE w:val="0"/>
        <w:autoSpaceDN w:val="0"/>
        <w:adjustRightInd w:val="0"/>
        <w:ind w:left="1017"/>
        <w:rPr>
          <w:rFonts w:eastAsia="Arial Unicode MS"/>
          <w:kern w:val="0"/>
          <w:sz w:val="24"/>
        </w:rPr>
      </w:pPr>
      <w:r>
        <w:rPr>
          <w:rFonts w:eastAsia="Arial Unicode MS"/>
          <w:kern w:val="0"/>
          <w:sz w:val="24"/>
        </w:rPr>
        <w:t>The fuel oil burning equipment and feed water regulating (on/off control) of the composite boiler shall be provided and operated automatically.</w:t>
      </w:r>
    </w:p>
    <w:p w14:paraId="5EDE80A2">
      <w:pPr>
        <w:kinsoku w:val="0"/>
        <w:autoSpaceDE w:val="0"/>
        <w:autoSpaceDN w:val="0"/>
        <w:adjustRightInd w:val="0"/>
        <w:ind w:left="1017"/>
        <w:rPr>
          <w:rFonts w:eastAsia="Arial Unicode MS"/>
          <w:kern w:val="0"/>
          <w:sz w:val="24"/>
        </w:rPr>
      </w:pPr>
    </w:p>
    <w:p w14:paraId="33D60046">
      <w:pPr>
        <w:kinsoku w:val="0"/>
        <w:autoSpaceDE w:val="0"/>
        <w:autoSpaceDN w:val="0"/>
        <w:adjustRightInd w:val="0"/>
        <w:ind w:left="1017"/>
        <w:rPr>
          <w:rFonts w:eastAsia="Arial Unicode MS"/>
          <w:kern w:val="0"/>
          <w:sz w:val="24"/>
        </w:rPr>
      </w:pPr>
      <w:r>
        <w:rPr>
          <w:rFonts w:eastAsia="Arial Unicode MS"/>
          <w:kern w:val="0"/>
          <w:sz w:val="24"/>
        </w:rPr>
        <w:t>The exhaust gas section of the composite boiler shall be capable of dry-running in emergency condition in accordance with Maker’s recommendation.</w:t>
      </w:r>
    </w:p>
    <w:p w14:paraId="4396ACF6">
      <w:pPr>
        <w:kinsoku w:val="0"/>
        <w:autoSpaceDE w:val="0"/>
        <w:autoSpaceDN w:val="0"/>
        <w:adjustRightInd w:val="0"/>
        <w:ind w:left="1017"/>
        <w:rPr>
          <w:rFonts w:eastAsia="Arial Unicode MS"/>
          <w:kern w:val="0"/>
          <w:sz w:val="24"/>
        </w:rPr>
      </w:pPr>
    </w:p>
    <w:p w14:paraId="1EE75F0E">
      <w:pPr>
        <w:kinsoku w:val="0"/>
        <w:autoSpaceDE w:val="0"/>
        <w:autoSpaceDN w:val="0"/>
        <w:adjustRightInd w:val="0"/>
        <w:spacing w:line="239" w:lineRule="auto"/>
        <w:ind w:left="1017"/>
        <w:rPr>
          <w:rFonts w:eastAsia="Arial Unicode MS"/>
          <w:kern w:val="0"/>
          <w:sz w:val="24"/>
        </w:rPr>
      </w:pPr>
      <w:r>
        <w:rPr>
          <w:rFonts w:eastAsia="Arial Unicode MS"/>
          <w:kern w:val="0"/>
          <w:sz w:val="24"/>
        </w:rPr>
        <w:t>The simultaneous operation of the oil fired section and exhaust gas section of the composite boiler shall be made when the vessel is operated in the lower temperature area or reduced power operation of the main engine.</w:t>
      </w:r>
    </w:p>
    <w:p w14:paraId="1B55E791">
      <w:pPr>
        <w:kinsoku w:val="0"/>
        <w:autoSpaceDE w:val="0"/>
        <w:autoSpaceDN w:val="0"/>
        <w:adjustRightInd w:val="0"/>
        <w:ind w:left="1017"/>
        <w:rPr>
          <w:rFonts w:eastAsia="Arial Unicode MS"/>
          <w:kern w:val="0"/>
          <w:sz w:val="24"/>
        </w:rPr>
      </w:pPr>
    </w:p>
    <w:p w14:paraId="4B0287E7">
      <w:pPr>
        <w:kinsoku w:val="0"/>
        <w:autoSpaceDE w:val="0"/>
        <w:autoSpaceDN w:val="0"/>
        <w:adjustRightInd w:val="0"/>
        <w:ind w:left="1017"/>
        <w:rPr>
          <w:rFonts w:eastAsia="Arial Unicode MS"/>
          <w:kern w:val="0"/>
          <w:sz w:val="24"/>
        </w:rPr>
      </w:pPr>
      <w:r>
        <w:rPr>
          <w:rFonts w:eastAsia="Arial Unicode MS"/>
          <w:kern w:val="0"/>
          <w:sz w:val="24"/>
        </w:rPr>
        <w:t>Excess steam shall be led to the atmospheric condenser via a dump (F.W. cooled).</w:t>
      </w:r>
    </w:p>
    <w:p w14:paraId="51ED7B7A">
      <w:pPr>
        <w:kinsoku w:val="0"/>
        <w:autoSpaceDE w:val="0"/>
        <w:autoSpaceDN w:val="0"/>
        <w:adjustRightInd w:val="0"/>
        <w:ind w:left="1017"/>
        <w:rPr>
          <w:rFonts w:eastAsia="Arial Unicode MS"/>
          <w:kern w:val="0"/>
          <w:sz w:val="24"/>
        </w:rPr>
      </w:pPr>
    </w:p>
    <w:p w14:paraId="0DF74F96">
      <w:pPr>
        <w:kinsoku w:val="0"/>
        <w:autoSpaceDE w:val="0"/>
        <w:autoSpaceDN w:val="0"/>
        <w:adjustRightInd w:val="0"/>
        <w:ind w:left="1017"/>
        <w:rPr>
          <w:b/>
          <w:i/>
          <w:color w:val="000000" w:themeColor="text1"/>
          <w:sz w:val="24"/>
          <w14:textFill>
            <w14:solidFill>
              <w14:schemeClr w14:val="tx1"/>
            </w14:solidFill>
          </w14:textFill>
        </w:rPr>
      </w:pPr>
      <w:r>
        <w:rPr>
          <w:rFonts w:eastAsia="Microsoft JhengHei"/>
          <w:b/>
          <w:i/>
          <w:color w:val="000000" w:themeColor="text1"/>
          <w:sz w:val="24"/>
          <w14:textFill>
            <w14:solidFill>
              <w14:schemeClr w14:val="tx1"/>
            </w14:solidFill>
          </w14:textFill>
        </w:rPr>
        <w:t xml:space="preserve">Steam production by </w:t>
      </w:r>
      <w:r>
        <w:rPr>
          <w:b/>
          <w:i/>
          <w:color w:val="000000" w:themeColor="text1"/>
          <w:sz w:val="24"/>
          <w14:textFill>
            <w14:solidFill>
              <w14:schemeClr w14:val="tx1"/>
            </w14:solidFill>
          </w14:textFill>
        </w:rPr>
        <w:t>exhaust gas side of the composite boiler</w:t>
      </w:r>
      <w:r>
        <w:rPr>
          <w:rFonts w:eastAsia="Microsoft JhengHei"/>
          <w:b/>
          <w:i/>
          <w:color w:val="000000" w:themeColor="text1"/>
          <w:sz w:val="24"/>
          <w14:textFill>
            <w14:solidFill>
              <w14:schemeClr w14:val="tx1"/>
            </w14:solidFill>
          </w14:textFill>
        </w:rPr>
        <w:t xml:space="preserve"> to be measured during sea trials.</w:t>
      </w:r>
    </w:p>
    <w:p w14:paraId="387187E8">
      <w:pPr>
        <w:kinsoku w:val="0"/>
        <w:autoSpaceDE w:val="0"/>
        <w:autoSpaceDN w:val="0"/>
        <w:adjustRightInd w:val="0"/>
        <w:ind w:left="1017"/>
        <w:rPr>
          <w:b/>
          <w:i/>
          <w:color w:val="000000" w:themeColor="text1"/>
          <w:sz w:val="24"/>
          <w14:textFill>
            <w14:solidFill>
              <w14:schemeClr w14:val="tx1"/>
            </w14:solidFill>
          </w14:textFill>
        </w:rPr>
      </w:pPr>
    </w:p>
    <w:p w14:paraId="73CED824">
      <w:pPr>
        <w:kinsoku w:val="0"/>
        <w:autoSpaceDE w:val="0"/>
        <w:autoSpaceDN w:val="0"/>
        <w:adjustRightInd w:val="0"/>
        <w:ind w:left="1017"/>
        <w:rPr>
          <w:b/>
          <w:i/>
          <w:color w:val="000000" w:themeColor="text1"/>
          <w:kern w:val="0"/>
          <w:sz w:val="24"/>
          <w14:textFill>
            <w14:solidFill>
              <w14:schemeClr w14:val="tx1"/>
            </w14:solidFill>
          </w14:textFill>
        </w:rPr>
      </w:pPr>
      <w:r>
        <w:rPr>
          <w:rFonts w:hint="eastAsia"/>
          <w:b/>
          <w:i/>
          <w:color w:val="000000" w:themeColor="text1"/>
          <w:sz w:val="24"/>
          <w14:textFill>
            <w14:solidFill>
              <w14:schemeClr w14:val="tx1"/>
            </w14:solidFill>
          </w14:textFill>
        </w:rPr>
        <w:t xml:space="preserve">Exhaust gas side of the composite boiler </w:t>
      </w:r>
      <w:r>
        <w:rPr>
          <w:b/>
          <w:i/>
          <w:color w:val="000000" w:themeColor="text1"/>
          <w:sz w:val="24"/>
          <w14:textFill>
            <w14:solidFill>
              <w14:schemeClr w14:val="tx1"/>
            </w14:solidFill>
          </w14:textFill>
        </w:rPr>
        <w:t>to be fitted with in and out thermometers and a gauge to measure the pressure drop across</w:t>
      </w:r>
      <w:r>
        <w:rPr>
          <w:rFonts w:hint="eastAsia"/>
          <w:b/>
          <w:i/>
          <w:color w:val="000000" w:themeColor="text1"/>
          <w:sz w:val="24"/>
          <w14:textFill>
            <w14:solidFill>
              <w14:schemeClr w14:val="tx1"/>
            </w14:solidFill>
          </w14:textFill>
        </w:rPr>
        <w:t>.</w:t>
      </w:r>
    </w:p>
    <w:p w14:paraId="7B27DC61">
      <w:pPr>
        <w:kinsoku w:val="0"/>
        <w:autoSpaceDE w:val="0"/>
        <w:autoSpaceDN w:val="0"/>
        <w:adjustRightInd w:val="0"/>
        <w:ind w:left="1017"/>
        <w:rPr>
          <w:rFonts w:eastAsia="Arial Unicode MS"/>
          <w:kern w:val="0"/>
          <w:sz w:val="24"/>
        </w:rPr>
      </w:pPr>
    </w:p>
    <w:p w14:paraId="05DFA996">
      <w:pPr>
        <w:kinsoku w:val="0"/>
        <w:autoSpaceDE w:val="0"/>
        <w:autoSpaceDN w:val="0"/>
        <w:adjustRightInd w:val="0"/>
        <w:ind w:left="1017"/>
        <w:rPr>
          <w:b/>
          <w:i/>
          <w:color w:val="000000" w:themeColor="text1"/>
          <w:sz w:val="24"/>
          <w14:textFill>
            <w14:solidFill>
              <w14:schemeClr w14:val="tx1"/>
            </w14:solidFill>
          </w14:textFill>
        </w:rPr>
      </w:pPr>
      <w:r>
        <w:rPr>
          <w:rFonts w:eastAsia="Microsoft JhengHei"/>
          <w:b/>
          <w:i/>
          <w:color w:val="000000" w:themeColor="text1"/>
          <w:sz w:val="24"/>
          <w14:textFill>
            <w14:solidFill>
              <w14:schemeClr w14:val="tx1"/>
            </w14:solidFill>
          </w14:textFill>
        </w:rPr>
        <w:t>Boiler Hot well must be equipped with Oil monitor and salinity monitors as standard.</w:t>
      </w:r>
    </w:p>
    <w:p w14:paraId="02CF77CC">
      <w:pPr>
        <w:kinsoku w:val="0"/>
        <w:autoSpaceDE w:val="0"/>
        <w:autoSpaceDN w:val="0"/>
        <w:adjustRightInd w:val="0"/>
        <w:ind w:left="1017"/>
        <w:rPr>
          <w:b/>
          <w:i/>
          <w:color w:val="000000" w:themeColor="text1"/>
          <w:sz w:val="24"/>
          <w14:textFill>
            <w14:solidFill>
              <w14:schemeClr w14:val="tx1"/>
            </w14:solidFill>
          </w14:textFill>
        </w:rPr>
      </w:pPr>
    </w:p>
    <w:p w14:paraId="639E4772">
      <w:pPr>
        <w:kinsoku w:val="0"/>
        <w:autoSpaceDE w:val="0"/>
        <w:autoSpaceDN w:val="0"/>
        <w:adjustRightInd w:val="0"/>
        <w:ind w:left="1017"/>
        <w:rPr>
          <w:rFonts w:eastAsia="Microsoft JhengHei"/>
          <w:b/>
          <w:i/>
          <w:color w:val="000000" w:themeColor="text1"/>
          <w:sz w:val="24"/>
          <w14:textFill>
            <w14:solidFill>
              <w14:schemeClr w14:val="tx1"/>
            </w14:solidFill>
          </w14:textFill>
        </w:rPr>
      </w:pPr>
      <w:r>
        <w:rPr>
          <w:rFonts w:eastAsia="Microsoft JhengHei"/>
          <w:b/>
          <w:i/>
          <w:color w:val="000000" w:themeColor="text1"/>
          <w:sz w:val="24"/>
          <w14:textFill>
            <w14:solidFill>
              <w14:schemeClr w14:val="tx1"/>
            </w14:solidFill>
          </w14:textFill>
        </w:rPr>
        <w:t>Boiler must also be able to operate on MGO EU directive 2005/53/EC.</w:t>
      </w:r>
    </w:p>
    <w:p w14:paraId="1789208D">
      <w:pPr>
        <w:kinsoku w:val="0"/>
        <w:autoSpaceDE w:val="0"/>
        <w:autoSpaceDN w:val="0"/>
        <w:adjustRightInd w:val="0"/>
        <w:ind w:left="1017"/>
        <w:rPr>
          <w:rFonts w:eastAsia="Arial Unicode MS"/>
          <w:kern w:val="0"/>
          <w:sz w:val="24"/>
        </w:rPr>
      </w:pPr>
    </w:p>
    <w:p w14:paraId="41919E6E">
      <w:pPr>
        <w:pStyle w:val="4"/>
        <w:tabs>
          <w:tab w:val="left" w:pos="990"/>
          <w:tab w:val="clear" w:pos="993"/>
        </w:tabs>
      </w:pPr>
      <w:bookmarkStart w:id="393" w:name="_Toc50572622"/>
      <w:r>
        <w:rPr>
          <w:rFonts w:hint="eastAsia"/>
        </w:rPr>
        <w:t>6.6.2</w:t>
      </w:r>
      <w:r>
        <w:tab/>
      </w:r>
      <w:r>
        <w:t>ACCESSORIES</w:t>
      </w:r>
      <w:bookmarkEnd w:id="393"/>
    </w:p>
    <w:p w14:paraId="4B89DFC0">
      <w:pPr>
        <w:kinsoku w:val="0"/>
        <w:autoSpaceDE w:val="0"/>
        <w:autoSpaceDN w:val="0"/>
        <w:adjustRightInd w:val="0"/>
        <w:ind w:left="1017"/>
        <w:rPr>
          <w:rFonts w:eastAsia="Arial Unicode MS"/>
          <w:kern w:val="0"/>
          <w:sz w:val="24"/>
        </w:rPr>
      </w:pPr>
      <w:bookmarkStart w:id="394" w:name="_Toc192670126"/>
      <w:bookmarkStart w:id="395" w:name="_Toc199226018"/>
      <w:r>
        <w:rPr>
          <w:rFonts w:eastAsia="Arial Unicode MS"/>
          <w:kern w:val="0"/>
          <w:sz w:val="24"/>
        </w:rPr>
        <w:t>The composite boiler shall be accordingly supplied with burner, boiler control panel, feed water regulator, water level gauge, safety valves, other valves and pressure gauges.</w:t>
      </w:r>
      <w:bookmarkEnd w:id="394"/>
      <w:bookmarkEnd w:id="395"/>
    </w:p>
    <w:p w14:paraId="15F9A917">
      <w:pPr>
        <w:kinsoku w:val="0"/>
        <w:autoSpaceDE w:val="0"/>
        <w:autoSpaceDN w:val="0"/>
        <w:adjustRightInd w:val="0"/>
        <w:ind w:left="1017"/>
        <w:rPr>
          <w:rFonts w:eastAsia="Arial Unicode MS"/>
          <w:kern w:val="0"/>
          <w:sz w:val="24"/>
        </w:rPr>
      </w:pPr>
    </w:p>
    <w:p w14:paraId="2019A9DB">
      <w:pPr>
        <w:kinsoku w:val="0"/>
        <w:autoSpaceDE w:val="0"/>
        <w:autoSpaceDN w:val="0"/>
        <w:adjustRightInd w:val="0"/>
        <w:ind w:left="1017"/>
        <w:rPr>
          <w:rFonts w:eastAsia="Arial Unicode MS"/>
          <w:kern w:val="0"/>
          <w:sz w:val="24"/>
        </w:rPr>
      </w:pPr>
      <w:bookmarkStart w:id="396" w:name="_Toc192670127"/>
      <w:bookmarkStart w:id="397" w:name="_Toc199226019"/>
      <w:r>
        <w:rPr>
          <w:rFonts w:eastAsia="Arial Unicode MS"/>
          <w:kern w:val="0"/>
          <w:sz w:val="24"/>
        </w:rPr>
        <w:t>All accessories and fittings will be in accordance with Maker’s standard and requirement of Classification Society.</w:t>
      </w:r>
      <w:bookmarkEnd w:id="396"/>
      <w:bookmarkEnd w:id="397"/>
    </w:p>
    <w:p w14:paraId="128B768B">
      <w:pPr>
        <w:kinsoku w:val="0"/>
        <w:autoSpaceDE w:val="0"/>
        <w:autoSpaceDN w:val="0"/>
        <w:adjustRightInd w:val="0"/>
        <w:ind w:left="1017"/>
        <w:rPr>
          <w:rFonts w:eastAsia="Arial Unicode MS"/>
          <w:kern w:val="0"/>
          <w:sz w:val="24"/>
        </w:rPr>
      </w:pPr>
    </w:p>
    <w:p w14:paraId="30047E45">
      <w:pPr>
        <w:kinsoku w:val="0"/>
        <w:autoSpaceDE w:val="0"/>
        <w:autoSpaceDN w:val="0"/>
        <w:adjustRightInd w:val="0"/>
        <w:ind w:left="1017"/>
        <w:rPr>
          <w:rFonts w:eastAsia="Arial Unicode MS"/>
          <w:kern w:val="0"/>
          <w:sz w:val="24"/>
        </w:rPr>
      </w:pPr>
      <w:bookmarkStart w:id="398" w:name="_Toc192670128"/>
      <w:bookmarkStart w:id="399" w:name="_Toc199226020"/>
      <w:r>
        <w:rPr>
          <w:rFonts w:eastAsia="Arial Unicode MS"/>
          <w:kern w:val="0"/>
          <w:sz w:val="24"/>
        </w:rPr>
        <w:t>Chemical dosing unit, boiler water testing kit for measuring PH-value, oil detecting device and salinity</w:t>
      </w:r>
      <w:r>
        <w:rPr>
          <w:rFonts w:eastAsia="Arial Unicode MS"/>
          <w:b/>
          <w:i/>
          <w:kern w:val="0"/>
          <w:sz w:val="24"/>
        </w:rPr>
        <w:t xml:space="preserve"> </w:t>
      </w:r>
      <w:r>
        <w:rPr>
          <w:rFonts w:eastAsia="Arial Unicode MS"/>
          <w:kern w:val="0"/>
          <w:sz w:val="24"/>
        </w:rPr>
        <w:t>alarm device shall be provided.</w:t>
      </w:r>
      <w:bookmarkEnd w:id="398"/>
      <w:bookmarkEnd w:id="399"/>
    </w:p>
    <w:p w14:paraId="7C0BB1BE">
      <w:pPr>
        <w:kinsoku w:val="0"/>
        <w:autoSpaceDE w:val="0"/>
        <w:autoSpaceDN w:val="0"/>
        <w:adjustRightInd w:val="0"/>
        <w:ind w:left="1017"/>
        <w:rPr>
          <w:rFonts w:eastAsia="Arial Unicode MS"/>
          <w:kern w:val="0"/>
          <w:sz w:val="24"/>
        </w:rPr>
      </w:pPr>
    </w:p>
    <w:p w14:paraId="64F9E3E9">
      <w:pPr>
        <w:kinsoku w:val="0"/>
        <w:autoSpaceDE w:val="0"/>
        <w:autoSpaceDN w:val="0"/>
        <w:adjustRightInd w:val="0"/>
        <w:ind w:left="1017"/>
        <w:rPr>
          <w:rFonts w:eastAsia="Arial Unicode MS"/>
          <w:kern w:val="0"/>
          <w:sz w:val="24"/>
        </w:rPr>
      </w:pPr>
      <w:bookmarkStart w:id="400" w:name="_Toc192670129"/>
      <w:bookmarkStart w:id="401" w:name="_Toc199226021"/>
      <w:r>
        <w:rPr>
          <w:rFonts w:eastAsia="Arial Unicode MS"/>
          <w:kern w:val="0"/>
          <w:sz w:val="24"/>
        </w:rPr>
        <w:t>The feed water pumps and fuel oil supply pumps shall be provided in accordance with the Maker’s recommendation.</w:t>
      </w:r>
      <w:bookmarkEnd w:id="400"/>
      <w:bookmarkEnd w:id="401"/>
      <w:r>
        <w:rPr>
          <w:rFonts w:eastAsia="Arial Unicode MS"/>
          <w:b/>
          <w:i/>
          <w:kern w:val="0"/>
          <w:sz w:val="24"/>
        </w:rPr>
        <w:t xml:space="preserve"> </w:t>
      </w:r>
      <w:r>
        <w:rPr>
          <w:rFonts w:eastAsia="Arial Unicode MS"/>
          <w:kern w:val="0"/>
          <w:sz w:val="24"/>
        </w:rPr>
        <w:t>Fresh water hose connection shall be provided adjacent to the composite boiler for water washing.</w:t>
      </w:r>
    </w:p>
    <w:p w14:paraId="4FC260CB">
      <w:pPr>
        <w:pStyle w:val="4"/>
      </w:pPr>
      <w:bookmarkStart w:id="402" w:name="_Toc50572623"/>
      <w:r>
        <w:rPr>
          <w:rFonts w:hint="eastAsia"/>
        </w:rPr>
        <w:t>6.6.3</w:t>
      </w:r>
      <w:r>
        <w:tab/>
      </w:r>
      <w:r>
        <w:t>Materials</w:t>
      </w:r>
      <w:bookmarkEnd w:id="402"/>
    </w:p>
    <w:p w14:paraId="40B2ADF5">
      <w:pPr>
        <w:kinsoku w:val="0"/>
        <w:autoSpaceDE w:val="0"/>
        <w:autoSpaceDN w:val="0"/>
        <w:adjustRightInd w:val="0"/>
        <w:spacing w:before="15" w:line="260" w:lineRule="exact"/>
        <w:ind w:left="993"/>
        <w:rPr>
          <w:rFonts w:eastAsia="Arial Unicode MS"/>
          <w:kern w:val="0"/>
          <w:sz w:val="24"/>
        </w:rPr>
      </w:pPr>
      <w:r>
        <w:rPr>
          <w:rFonts w:eastAsia="Arial Unicode MS"/>
          <w:kern w:val="0"/>
          <w:sz w:val="24"/>
        </w:rPr>
        <w:t>In accordance with manufacturer’s standard.</w:t>
      </w:r>
    </w:p>
    <w:p w14:paraId="6C2E5783">
      <w:pPr>
        <w:kinsoku w:val="0"/>
        <w:autoSpaceDE w:val="0"/>
        <w:autoSpaceDN w:val="0"/>
        <w:adjustRightInd w:val="0"/>
        <w:spacing w:before="15" w:line="260" w:lineRule="exact"/>
        <w:ind w:left="993"/>
        <w:rPr>
          <w:rFonts w:eastAsia="Arial Unicode MS"/>
          <w:kern w:val="0"/>
          <w:sz w:val="24"/>
        </w:rPr>
      </w:pPr>
    </w:p>
    <w:p w14:paraId="37F54A21">
      <w:pPr>
        <w:pStyle w:val="3"/>
        <w:jc w:val="both"/>
      </w:pPr>
      <w:bookmarkStart w:id="403" w:name="_Toc50572624"/>
      <w:r>
        <w:rPr>
          <w:rFonts w:hint="eastAsia"/>
        </w:rPr>
        <w:t>6.</w:t>
      </w:r>
      <w:r>
        <w:t>7</w:t>
      </w:r>
      <w:r>
        <w:tab/>
      </w:r>
      <w:r>
        <w:t>AUXILIARY MACHINERY</w:t>
      </w:r>
      <w:bookmarkEnd w:id="403"/>
    </w:p>
    <w:p w14:paraId="6CE89EC4">
      <w:pPr>
        <w:pStyle w:val="4"/>
      </w:pPr>
      <w:bookmarkStart w:id="404" w:name="_Toc50572625"/>
      <w:r>
        <w:rPr>
          <w:rFonts w:hint="eastAsia"/>
        </w:rPr>
        <w:t>6.7.1</w:t>
      </w:r>
      <w:r>
        <w:tab/>
      </w:r>
      <w:r>
        <w:t>PUMPS</w:t>
      </w:r>
      <w:bookmarkEnd w:id="404"/>
    </w:p>
    <w:p w14:paraId="421AB278">
      <w:pPr>
        <w:kinsoku w:val="0"/>
        <w:autoSpaceDE w:val="0"/>
        <w:autoSpaceDN w:val="0"/>
        <w:adjustRightInd w:val="0"/>
        <w:ind w:left="1017"/>
        <w:rPr>
          <w:rFonts w:eastAsia="Arial Unicode MS"/>
          <w:kern w:val="0"/>
          <w:sz w:val="24"/>
        </w:rPr>
      </w:pPr>
      <w:r>
        <w:rPr>
          <w:rFonts w:eastAsia="Arial Unicode MS"/>
          <w:kern w:val="0"/>
          <w:sz w:val="24"/>
        </w:rPr>
        <w:t xml:space="preserve">The relevant data of the pumps refer to </w:t>
      </w:r>
      <w:r>
        <w:rPr>
          <w:rFonts w:hint="eastAsia" w:eastAsia="Arial Unicode MS"/>
          <w:kern w:val="0"/>
          <w:sz w:val="24"/>
        </w:rPr>
        <w:t>6.</w:t>
      </w:r>
      <w:r>
        <w:rPr>
          <w:rFonts w:eastAsia="Arial Unicode MS"/>
          <w:kern w:val="0"/>
          <w:sz w:val="24"/>
        </w:rPr>
        <w:t>2.</w:t>
      </w:r>
    </w:p>
    <w:p w14:paraId="51994CB8">
      <w:pPr>
        <w:kinsoku w:val="0"/>
        <w:autoSpaceDE w:val="0"/>
        <w:autoSpaceDN w:val="0"/>
        <w:adjustRightInd w:val="0"/>
        <w:spacing w:before="15" w:line="260" w:lineRule="exact"/>
        <w:rPr>
          <w:rFonts w:eastAsia="Arial Unicode MS"/>
          <w:kern w:val="0"/>
          <w:sz w:val="26"/>
          <w:szCs w:val="26"/>
        </w:rPr>
      </w:pPr>
    </w:p>
    <w:p w14:paraId="52945ABB">
      <w:pPr>
        <w:kinsoku w:val="0"/>
        <w:autoSpaceDE w:val="0"/>
        <w:autoSpaceDN w:val="0"/>
        <w:adjustRightInd w:val="0"/>
        <w:ind w:left="1017"/>
        <w:rPr>
          <w:rFonts w:eastAsia="Arial Unicode MS"/>
          <w:kern w:val="0"/>
          <w:sz w:val="24"/>
        </w:rPr>
      </w:pPr>
      <w:r>
        <w:rPr>
          <w:rFonts w:eastAsia="Arial Unicode MS"/>
          <w:kern w:val="0"/>
          <w:sz w:val="24"/>
        </w:rPr>
        <w:t>Pump construction, material, accessories, spares and tools shall be in accordance with Maker's standard and in compliance with requirements of Classification Society.</w:t>
      </w:r>
    </w:p>
    <w:p w14:paraId="437DDE67">
      <w:pPr>
        <w:kinsoku w:val="0"/>
        <w:autoSpaceDE w:val="0"/>
        <w:autoSpaceDN w:val="0"/>
        <w:adjustRightInd w:val="0"/>
        <w:spacing w:before="16" w:line="260" w:lineRule="exact"/>
        <w:rPr>
          <w:rFonts w:eastAsia="Arial Unicode MS"/>
          <w:kern w:val="0"/>
          <w:sz w:val="26"/>
          <w:szCs w:val="26"/>
        </w:rPr>
      </w:pPr>
    </w:p>
    <w:p w14:paraId="2B7660A9">
      <w:pPr>
        <w:kinsoku w:val="0"/>
        <w:autoSpaceDE w:val="0"/>
        <w:autoSpaceDN w:val="0"/>
        <w:adjustRightInd w:val="0"/>
        <w:ind w:left="1017"/>
        <w:rPr>
          <w:rFonts w:eastAsia="Arial Unicode MS"/>
          <w:kern w:val="0"/>
          <w:sz w:val="24"/>
        </w:rPr>
      </w:pPr>
      <w:r>
        <w:rPr>
          <w:rFonts w:eastAsia="Arial Unicode MS"/>
          <w:kern w:val="0"/>
          <w:sz w:val="24"/>
        </w:rPr>
        <w:t>The construction, materials and accessories for pumps being attached to other machinery such as generator engine, fresh water generator, etc. shall be in accordance with Maker's standard practice.</w:t>
      </w:r>
    </w:p>
    <w:p w14:paraId="7922C161">
      <w:pPr>
        <w:kinsoku w:val="0"/>
        <w:autoSpaceDE w:val="0"/>
        <w:autoSpaceDN w:val="0"/>
        <w:adjustRightInd w:val="0"/>
        <w:spacing w:before="15" w:line="260" w:lineRule="exact"/>
        <w:rPr>
          <w:rFonts w:eastAsia="Arial Unicode MS"/>
          <w:kern w:val="0"/>
          <w:sz w:val="26"/>
          <w:szCs w:val="26"/>
        </w:rPr>
      </w:pPr>
    </w:p>
    <w:p w14:paraId="0BEAC088">
      <w:pPr>
        <w:kinsoku w:val="0"/>
        <w:autoSpaceDE w:val="0"/>
        <w:autoSpaceDN w:val="0"/>
        <w:adjustRightInd w:val="0"/>
        <w:ind w:left="1017"/>
        <w:rPr>
          <w:rFonts w:eastAsia="Arial Unicode MS"/>
          <w:kern w:val="0"/>
          <w:sz w:val="24"/>
        </w:rPr>
      </w:pPr>
      <w:r>
        <w:rPr>
          <w:rFonts w:eastAsia="Arial Unicode MS"/>
          <w:kern w:val="0"/>
          <w:sz w:val="24"/>
        </w:rPr>
        <w:t>Positive displacement pumps are to have relief valves.</w:t>
      </w:r>
    </w:p>
    <w:p w14:paraId="6BF1CBC0">
      <w:pPr>
        <w:kinsoku w:val="0"/>
        <w:autoSpaceDE w:val="0"/>
        <w:autoSpaceDN w:val="0"/>
        <w:adjustRightInd w:val="0"/>
        <w:spacing w:before="16" w:line="260" w:lineRule="exact"/>
        <w:rPr>
          <w:rFonts w:eastAsia="Arial Unicode MS"/>
          <w:kern w:val="0"/>
          <w:sz w:val="26"/>
          <w:szCs w:val="26"/>
        </w:rPr>
      </w:pPr>
    </w:p>
    <w:p w14:paraId="69AC5738">
      <w:pPr>
        <w:kinsoku w:val="0"/>
        <w:autoSpaceDE w:val="0"/>
        <w:autoSpaceDN w:val="0"/>
        <w:adjustRightInd w:val="0"/>
        <w:ind w:left="1017"/>
        <w:rPr>
          <w:rFonts w:eastAsia="Arial Unicode MS"/>
          <w:kern w:val="0"/>
          <w:sz w:val="24"/>
        </w:rPr>
      </w:pPr>
      <w:r>
        <w:rPr>
          <w:rFonts w:eastAsia="Arial Unicode MS"/>
          <w:kern w:val="0"/>
          <w:sz w:val="24"/>
        </w:rPr>
        <w:t>In generally, pump's motor shall be located above the lower floor plate; pumps shall be accessible for easy maintenance. Lifting eyes to be provided for above major pumps.</w:t>
      </w:r>
    </w:p>
    <w:p w14:paraId="2BA17E69">
      <w:pPr>
        <w:kinsoku w:val="0"/>
        <w:autoSpaceDE w:val="0"/>
        <w:autoSpaceDN w:val="0"/>
        <w:adjustRightInd w:val="0"/>
        <w:spacing w:before="15" w:line="260" w:lineRule="exact"/>
        <w:rPr>
          <w:rFonts w:eastAsia="Arial Unicode MS"/>
          <w:kern w:val="0"/>
          <w:sz w:val="26"/>
          <w:szCs w:val="26"/>
        </w:rPr>
      </w:pPr>
    </w:p>
    <w:p w14:paraId="36A64C19">
      <w:pPr>
        <w:kinsoku w:val="0"/>
        <w:autoSpaceDE w:val="0"/>
        <w:autoSpaceDN w:val="0"/>
        <w:adjustRightInd w:val="0"/>
        <w:ind w:left="1017"/>
        <w:rPr>
          <w:rFonts w:eastAsia="Arial Unicode MS"/>
          <w:kern w:val="0"/>
          <w:sz w:val="24"/>
        </w:rPr>
      </w:pPr>
      <w:r>
        <w:rPr>
          <w:rFonts w:eastAsia="Arial Unicode MS"/>
          <w:kern w:val="0"/>
          <w:sz w:val="24"/>
        </w:rPr>
        <w:t>Horizontal pumps shall be mounted on common bed plates of fabricated steel or cast iron with the driving motor.</w:t>
      </w:r>
    </w:p>
    <w:p w14:paraId="21E6E81D">
      <w:pPr>
        <w:kinsoku w:val="0"/>
        <w:autoSpaceDE w:val="0"/>
        <w:autoSpaceDN w:val="0"/>
        <w:adjustRightInd w:val="0"/>
        <w:ind w:left="1017"/>
        <w:rPr>
          <w:rFonts w:eastAsia="Arial Unicode MS"/>
          <w:kern w:val="0"/>
          <w:sz w:val="24"/>
        </w:rPr>
      </w:pPr>
    </w:p>
    <w:p w14:paraId="57ABF085">
      <w:pPr>
        <w:kinsoku w:val="0"/>
        <w:autoSpaceDE w:val="0"/>
        <w:autoSpaceDN w:val="0"/>
        <w:adjustRightInd w:val="0"/>
        <w:ind w:left="1017"/>
        <w:rPr>
          <w:rFonts w:eastAsia="Arial Unicode MS"/>
          <w:b/>
          <w:kern w:val="0"/>
          <w:sz w:val="24"/>
        </w:rPr>
      </w:pPr>
      <w:r>
        <w:rPr>
          <w:rFonts w:eastAsia="Arial Unicode MS"/>
          <w:b/>
          <w:kern w:val="0"/>
          <w:sz w:val="24"/>
        </w:rPr>
        <w:t>Main L.O. pumps to be fitted with submerged bearings.</w:t>
      </w:r>
    </w:p>
    <w:p w14:paraId="4B34FE84">
      <w:pPr>
        <w:kinsoku w:val="0"/>
        <w:autoSpaceDE w:val="0"/>
        <w:autoSpaceDN w:val="0"/>
        <w:adjustRightInd w:val="0"/>
        <w:ind w:left="1017"/>
        <w:rPr>
          <w:rFonts w:eastAsia="Arial Unicode MS"/>
          <w:kern w:val="0"/>
          <w:sz w:val="24"/>
        </w:rPr>
      </w:pPr>
    </w:p>
    <w:p w14:paraId="58BFEB64">
      <w:pPr>
        <w:pStyle w:val="5"/>
        <w:spacing w:after="312"/>
        <w:ind w:left="42"/>
      </w:pPr>
      <w:r>
        <w:rPr>
          <w:rFonts w:hint="eastAsia"/>
        </w:rPr>
        <w:t>6.7.1</w:t>
      </w:r>
      <w:r>
        <w:t>.1</w:t>
      </w:r>
      <w:r>
        <w:tab/>
      </w:r>
      <w:r>
        <w:t>Centrifugal Pumps</w:t>
      </w:r>
    </w:p>
    <w:p w14:paraId="7335C500">
      <w:pPr>
        <w:pStyle w:val="6"/>
        <w:ind w:left="42"/>
      </w:pPr>
      <w:bookmarkStart w:id="405" w:name="OLE_LINK44"/>
      <w:bookmarkStart w:id="406" w:name="OLE_LINK43"/>
      <w:r>
        <w:rPr>
          <w:rFonts w:hint="eastAsia"/>
        </w:rPr>
        <w:t>6.7.1</w:t>
      </w:r>
      <w:r>
        <w:t>.1.1</w:t>
      </w:r>
      <w:r>
        <w:tab/>
      </w:r>
      <w:r>
        <w:t>General</w:t>
      </w:r>
      <w:bookmarkEnd w:id="405"/>
      <w:bookmarkEnd w:id="406"/>
    </w:p>
    <w:p w14:paraId="2F99D18F">
      <w:pPr>
        <w:kinsoku w:val="0"/>
        <w:autoSpaceDE w:val="0"/>
        <w:autoSpaceDN w:val="0"/>
        <w:adjustRightInd w:val="0"/>
        <w:spacing w:before="15" w:line="280" w:lineRule="exact"/>
        <w:rPr>
          <w:rFonts w:eastAsia="Arial Unicode MS"/>
          <w:kern w:val="0"/>
          <w:sz w:val="28"/>
          <w:szCs w:val="28"/>
        </w:rPr>
      </w:pPr>
    </w:p>
    <w:p w14:paraId="08B4FBFE">
      <w:pPr>
        <w:kinsoku w:val="0"/>
        <w:autoSpaceDE w:val="0"/>
        <w:autoSpaceDN w:val="0"/>
        <w:adjustRightInd w:val="0"/>
        <w:ind w:left="1017"/>
        <w:rPr>
          <w:rFonts w:eastAsia="Arial Unicode MS"/>
          <w:kern w:val="0"/>
          <w:sz w:val="24"/>
        </w:rPr>
      </w:pPr>
      <w:r>
        <w:rPr>
          <w:rFonts w:eastAsia="Arial Unicode MS"/>
          <w:kern w:val="0"/>
          <w:sz w:val="24"/>
        </w:rPr>
        <w:t>Electric motor of centrifugal pump shall not be overloaded at the service condition on board.</w:t>
      </w:r>
    </w:p>
    <w:p w14:paraId="473CE00D">
      <w:pPr>
        <w:kinsoku w:val="0"/>
        <w:autoSpaceDE w:val="0"/>
        <w:autoSpaceDN w:val="0"/>
        <w:adjustRightInd w:val="0"/>
        <w:spacing w:before="11" w:line="280" w:lineRule="exact"/>
        <w:rPr>
          <w:rFonts w:eastAsia="Arial Unicode MS"/>
          <w:kern w:val="0"/>
          <w:sz w:val="28"/>
          <w:szCs w:val="28"/>
        </w:rPr>
      </w:pPr>
    </w:p>
    <w:p w14:paraId="4418AB03">
      <w:pPr>
        <w:kinsoku w:val="0"/>
        <w:autoSpaceDE w:val="0"/>
        <w:autoSpaceDN w:val="0"/>
        <w:adjustRightInd w:val="0"/>
        <w:spacing w:line="223" w:lineRule="auto"/>
        <w:ind w:left="1017"/>
        <w:rPr>
          <w:rFonts w:eastAsia="Arial Unicode MS"/>
          <w:kern w:val="0"/>
          <w:sz w:val="24"/>
        </w:rPr>
      </w:pPr>
      <w:r>
        <w:rPr>
          <w:rFonts w:eastAsia="Arial Unicode MS"/>
          <w:kern w:val="0"/>
          <w:sz w:val="24"/>
        </w:rPr>
        <w:t>The pump casing shall be designed that the rotating member may be exposed for inspection or replacement without disturbing the pipe connections except the small pump with capacity less than 100 m</w:t>
      </w:r>
      <w:r>
        <w:rPr>
          <w:rFonts w:eastAsia="Arial Unicode MS"/>
          <w:kern w:val="0"/>
          <w:sz w:val="24"/>
          <w:vertAlign w:val="superscript"/>
        </w:rPr>
        <w:t>3</w:t>
      </w:r>
      <w:r>
        <w:rPr>
          <w:rFonts w:eastAsia="Arial Unicode MS"/>
          <w:kern w:val="0"/>
          <w:sz w:val="24"/>
        </w:rPr>
        <w:t>/h.</w:t>
      </w:r>
    </w:p>
    <w:p w14:paraId="225AA4FB">
      <w:pPr>
        <w:kinsoku w:val="0"/>
        <w:autoSpaceDE w:val="0"/>
        <w:autoSpaceDN w:val="0"/>
        <w:adjustRightInd w:val="0"/>
        <w:spacing w:before="20" w:line="260" w:lineRule="exact"/>
        <w:rPr>
          <w:rFonts w:eastAsia="Arial Unicode MS"/>
          <w:kern w:val="0"/>
          <w:sz w:val="26"/>
          <w:szCs w:val="26"/>
        </w:rPr>
      </w:pPr>
    </w:p>
    <w:p w14:paraId="50F91453">
      <w:pPr>
        <w:kinsoku w:val="0"/>
        <w:autoSpaceDE w:val="0"/>
        <w:autoSpaceDN w:val="0"/>
        <w:adjustRightInd w:val="0"/>
        <w:ind w:left="1017"/>
        <w:rPr>
          <w:kern w:val="0"/>
          <w:sz w:val="24"/>
        </w:rPr>
      </w:pPr>
      <w:r>
        <w:rPr>
          <w:rFonts w:eastAsia="Arial Unicode MS"/>
          <w:kern w:val="0"/>
          <w:sz w:val="24"/>
        </w:rPr>
        <w:t>The shaft seal for main L.O. pump shall be in accordance with Maker’s standard.</w:t>
      </w:r>
    </w:p>
    <w:p w14:paraId="7072D04B">
      <w:pPr>
        <w:kinsoku w:val="0"/>
        <w:autoSpaceDE w:val="0"/>
        <w:autoSpaceDN w:val="0"/>
        <w:adjustRightInd w:val="0"/>
        <w:spacing w:before="15" w:line="260" w:lineRule="exact"/>
        <w:rPr>
          <w:rFonts w:eastAsia="Arial Unicode MS"/>
          <w:kern w:val="0"/>
          <w:sz w:val="26"/>
          <w:szCs w:val="26"/>
        </w:rPr>
      </w:pPr>
    </w:p>
    <w:p w14:paraId="44B8B519">
      <w:pPr>
        <w:kinsoku w:val="0"/>
        <w:autoSpaceDE w:val="0"/>
        <w:autoSpaceDN w:val="0"/>
        <w:adjustRightInd w:val="0"/>
        <w:ind w:left="1017"/>
        <w:rPr>
          <w:rFonts w:eastAsia="Arial Unicode MS"/>
          <w:kern w:val="0"/>
          <w:sz w:val="24"/>
        </w:rPr>
      </w:pPr>
      <w:r>
        <w:rPr>
          <w:rFonts w:eastAsia="Arial Unicode MS"/>
          <w:kern w:val="0"/>
          <w:sz w:val="24"/>
        </w:rPr>
        <w:t>All vertical pumps shall be driven through flexible coupling between impeller and motor shaft, or may have the thrust bearing in the driving motor and shall be driven through rigid coupling.</w:t>
      </w:r>
    </w:p>
    <w:p w14:paraId="6E687911">
      <w:pPr>
        <w:kinsoku w:val="0"/>
        <w:autoSpaceDE w:val="0"/>
        <w:autoSpaceDN w:val="0"/>
        <w:adjustRightInd w:val="0"/>
        <w:ind w:left="1017"/>
        <w:rPr>
          <w:rFonts w:eastAsia="Arial Unicode MS"/>
          <w:kern w:val="0"/>
          <w:sz w:val="24"/>
        </w:rPr>
      </w:pPr>
    </w:p>
    <w:p w14:paraId="49C33682">
      <w:pPr>
        <w:kinsoku w:val="0"/>
        <w:autoSpaceDE w:val="0"/>
        <w:autoSpaceDN w:val="0"/>
        <w:adjustRightInd w:val="0"/>
        <w:ind w:left="1017"/>
        <w:rPr>
          <w:rFonts w:eastAsia="Arial Unicode MS"/>
          <w:b/>
          <w:kern w:val="0"/>
          <w:sz w:val="24"/>
        </w:rPr>
      </w:pPr>
      <w:r>
        <w:rPr>
          <w:rFonts w:eastAsia="Arial Unicode MS"/>
          <w:b/>
          <w:kern w:val="0"/>
          <w:sz w:val="24"/>
        </w:rPr>
        <w:t>Bottom bearing of vertical pumps, if provided, to be of internal water sleeve type</w:t>
      </w:r>
    </w:p>
    <w:p w14:paraId="598210A6">
      <w:pPr>
        <w:kinsoku w:val="0"/>
        <w:autoSpaceDE w:val="0"/>
        <w:autoSpaceDN w:val="0"/>
        <w:adjustRightInd w:val="0"/>
        <w:ind w:left="1017"/>
        <w:rPr>
          <w:rFonts w:eastAsia="Arial Unicode MS"/>
          <w:b/>
          <w:kern w:val="0"/>
          <w:sz w:val="24"/>
        </w:rPr>
      </w:pPr>
      <w:r>
        <w:rPr>
          <w:rFonts w:eastAsia="Arial Unicode MS"/>
          <w:b/>
          <w:kern w:val="0"/>
          <w:sz w:val="24"/>
        </w:rPr>
        <w:br w:type="textWrapping"/>
      </w:r>
      <w:r>
        <w:rPr>
          <w:rFonts w:eastAsia="Arial Unicode MS"/>
          <w:b/>
          <w:kern w:val="0"/>
          <w:sz w:val="24"/>
        </w:rPr>
        <w:t>Shaft gland packings as per maker’s standard.</w:t>
      </w:r>
    </w:p>
    <w:p w14:paraId="048A9BF1">
      <w:pPr>
        <w:kinsoku w:val="0"/>
        <w:autoSpaceDE w:val="0"/>
        <w:autoSpaceDN w:val="0"/>
        <w:adjustRightInd w:val="0"/>
        <w:ind w:left="1017"/>
        <w:rPr>
          <w:rFonts w:eastAsia="Arial Unicode MS"/>
          <w:b/>
          <w:kern w:val="0"/>
          <w:sz w:val="24"/>
        </w:rPr>
      </w:pPr>
      <w:r>
        <w:rPr>
          <w:rFonts w:eastAsia="Arial Unicode MS"/>
          <w:b/>
          <w:kern w:val="0"/>
          <w:sz w:val="24"/>
        </w:rPr>
        <w:br w:type="textWrapping"/>
      </w:r>
      <w:bookmarkStart w:id="407" w:name="OLE_LINK45"/>
      <w:bookmarkStart w:id="408" w:name="OLE_LINK46"/>
      <w:bookmarkStart w:id="409" w:name="OLE_LINK48"/>
      <w:bookmarkStart w:id="410" w:name="OLE_LINK47"/>
      <w:r>
        <w:rPr>
          <w:rFonts w:eastAsia="Arial Unicode MS"/>
          <w:b/>
          <w:kern w:val="0"/>
          <w:sz w:val="24"/>
        </w:rPr>
        <w:t>Each pump to be provided with suction and discharge valves</w:t>
      </w:r>
      <w:bookmarkEnd w:id="407"/>
      <w:bookmarkEnd w:id="408"/>
      <w:r>
        <w:rPr>
          <w:rFonts w:hint="eastAsia" w:eastAsia="Arial Unicode MS"/>
          <w:b/>
          <w:kern w:val="0"/>
          <w:sz w:val="24"/>
        </w:rPr>
        <w:t xml:space="preserve"> except deep well pumps</w:t>
      </w:r>
      <w:r>
        <w:rPr>
          <w:rFonts w:eastAsia="Arial Unicode MS"/>
          <w:b/>
          <w:kern w:val="0"/>
          <w:sz w:val="24"/>
        </w:rPr>
        <w:t>.</w:t>
      </w:r>
      <w:bookmarkEnd w:id="409"/>
      <w:bookmarkEnd w:id="410"/>
    </w:p>
    <w:p w14:paraId="635991CE">
      <w:pPr>
        <w:kinsoku w:val="0"/>
        <w:autoSpaceDE w:val="0"/>
        <w:autoSpaceDN w:val="0"/>
        <w:adjustRightInd w:val="0"/>
        <w:ind w:left="1017"/>
        <w:rPr>
          <w:rFonts w:eastAsia="Arial Unicode MS"/>
          <w:kern w:val="0"/>
          <w:sz w:val="24"/>
        </w:rPr>
      </w:pPr>
    </w:p>
    <w:p w14:paraId="160F680A">
      <w:pPr>
        <w:kinsoku w:val="0"/>
        <w:autoSpaceDE w:val="0"/>
        <w:autoSpaceDN w:val="0"/>
        <w:adjustRightInd w:val="0"/>
        <w:spacing w:before="2"/>
        <w:ind w:left="1015"/>
        <w:rPr>
          <w:rFonts w:eastAsia="Arial Unicode MS"/>
          <w:b/>
          <w:kern w:val="0"/>
          <w:sz w:val="24"/>
        </w:rPr>
      </w:pPr>
      <w:r>
        <w:rPr>
          <w:rFonts w:eastAsia="Arial Unicode MS"/>
          <w:kern w:val="0"/>
          <w:sz w:val="24"/>
        </w:rPr>
        <w:t>Centrifugal pumps to be fitted</w:t>
      </w:r>
      <w:r>
        <w:rPr>
          <w:rFonts w:eastAsia="Arial Unicode MS"/>
          <w:i/>
          <w:kern w:val="0"/>
          <w:sz w:val="24"/>
        </w:rPr>
        <w:t xml:space="preserve"> </w:t>
      </w:r>
      <w:r>
        <w:rPr>
          <w:rFonts w:eastAsia="Arial Unicode MS"/>
          <w:kern w:val="0"/>
          <w:sz w:val="24"/>
        </w:rPr>
        <w:t>with mechanical seal except for deep well pumps which are fitted with sealing according to manufacturer’s standard.</w:t>
      </w:r>
      <w:r>
        <w:rPr>
          <w:rFonts w:eastAsia="Arial Unicode MS"/>
          <w:b/>
          <w:kern w:val="0"/>
          <w:sz w:val="24"/>
        </w:rPr>
        <w:t xml:space="preserve"> Centrifugal pumps (Fire, bilge &amp;G.S. pump, Ballast pump, clean drain tank</w:t>
      </w:r>
      <w:r>
        <w:rPr>
          <w:rFonts w:hint="eastAsia" w:eastAsia="Arial Unicode MS"/>
          <w:b/>
          <w:kern w:val="0"/>
          <w:sz w:val="24"/>
        </w:rPr>
        <w:t xml:space="preserve"> pump</w:t>
      </w:r>
      <w:r>
        <w:rPr>
          <w:rFonts w:eastAsia="Arial Unicode MS"/>
          <w:b/>
          <w:kern w:val="0"/>
          <w:sz w:val="24"/>
        </w:rPr>
        <w:t>, Emergency Fire Pump) to be fitted with vacuum pump for self- priming.</w:t>
      </w:r>
    </w:p>
    <w:p w14:paraId="190CBBF4">
      <w:pPr>
        <w:kinsoku w:val="0"/>
        <w:autoSpaceDE w:val="0"/>
        <w:autoSpaceDN w:val="0"/>
        <w:adjustRightInd w:val="0"/>
        <w:spacing w:before="2"/>
        <w:ind w:left="1015"/>
        <w:rPr>
          <w:rFonts w:eastAsia="Arial Unicode MS"/>
          <w:b/>
          <w:kern w:val="0"/>
          <w:sz w:val="24"/>
        </w:rPr>
      </w:pPr>
    </w:p>
    <w:p w14:paraId="51C93B29">
      <w:pPr>
        <w:kinsoku w:val="0"/>
        <w:autoSpaceDE w:val="0"/>
        <w:autoSpaceDN w:val="0"/>
        <w:adjustRightInd w:val="0"/>
        <w:spacing w:before="2"/>
        <w:ind w:left="1015"/>
        <w:rPr>
          <w:rFonts w:eastAsia="Arial Unicode MS"/>
          <w:b/>
          <w:i/>
          <w:kern w:val="0"/>
          <w:sz w:val="24"/>
        </w:rPr>
      </w:pPr>
      <w:r>
        <w:rPr>
          <w:rFonts w:eastAsia="Arial Unicode MS"/>
          <w:b/>
          <w:i/>
          <w:kern w:val="0"/>
          <w:sz w:val="24"/>
        </w:rPr>
        <w:t>All seals to be Mechanical Seals unless specifically agreed by owners. Spare Mechanical seals to be provided for each type pump.</w:t>
      </w:r>
    </w:p>
    <w:p w14:paraId="195F9576">
      <w:pPr>
        <w:kinsoku w:val="0"/>
        <w:autoSpaceDE w:val="0"/>
        <w:autoSpaceDN w:val="0"/>
        <w:adjustRightInd w:val="0"/>
        <w:spacing w:before="2"/>
        <w:ind w:left="1015"/>
        <w:rPr>
          <w:rFonts w:eastAsia="Arial Unicode MS"/>
          <w:b/>
          <w:i/>
          <w:kern w:val="0"/>
          <w:sz w:val="24"/>
        </w:rPr>
      </w:pPr>
    </w:p>
    <w:p w14:paraId="5A718385">
      <w:pPr>
        <w:kinsoku w:val="0"/>
        <w:autoSpaceDE w:val="0"/>
        <w:autoSpaceDN w:val="0"/>
        <w:adjustRightInd w:val="0"/>
        <w:spacing w:before="2"/>
        <w:ind w:left="1015"/>
        <w:rPr>
          <w:rFonts w:eastAsia="Arial Unicode MS"/>
          <w:b/>
          <w:i/>
          <w:kern w:val="0"/>
          <w:sz w:val="24"/>
        </w:rPr>
      </w:pPr>
      <w:r>
        <w:rPr>
          <w:rFonts w:eastAsia="Arial Unicode MS"/>
          <w:b/>
          <w:i/>
          <w:kern w:val="0"/>
          <w:sz w:val="24"/>
        </w:rPr>
        <w:t>Motors of all pumps to be more requirement of the maximum rating of the pumps.</w:t>
      </w:r>
    </w:p>
    <w:p w14:paraId="641DC1CC">
      <w:pPr>
        <w:kinsoku w:val="0"/>
        <w:autoSpaceDE w:val="0"/>
        <w:autoSpaceDN w:val="0"/>
        <w:adjustRightInd w:val="0"/>
        <w:spacing w:before="2"/>
        <w:ind w:left="1015"/>
        <w:rPr>
          <w:rFonts w:eastAsia="Arial Unicode MS"/>
          <w:kern w:val="0"/>
          <w:sz w:val="24"/>
        </w:rPr>
      </w:pPr>
    </w:p>
    <w:p w14:paraId="3E8CCBA5">
      <w:pPr>
        <w:pStyle w:val="6"/>
        <w:ind w:left="42"/>
      </w:pPr>
      <w:r>
        <w:rPr>
          <w:rFonts w:hint="eastAsia"/>
        </w:rPr>
        <w:t>6.7.</w:t>
      </w:r>
      <w:r>
        <w:t>1.1.2</w:t>
      </w:r>
      <w:r>
        <w:tab/>
      </w:r>
      <w:r>
        <w:t>Materials</w:t>
      </w:r>
    </w:p>
    <w:p w14:paraId="1338A4D8">
      <w:pPr>
        <w:kinsoku w:val="0"/>
        <w:autoSpaceDE w:val="0"/>
        <w:autoSpaceDN w:val="0"/>
        <w:adjustRightInd w:val="0"/>
        <w:spacing w:before="6" w:line="100" w:lineRule="exact"/>
        <w:rPr>
          <w:rFonts w:eastAsia="Arial Unicode MS"/>
          <w:kern w:val="0"/>
          <w:sz w:val="10"/>
          <w:szCs w:val="10"/>
        </w:rPr>
      </w:pPr>
    </w:p>
    <w:p w14:paraId="0A1C6144">
      <w:pPr>
        <w:kinsoku w:val="0"/>
        <w:autoSpaceDE w:val="0"/>
        <w:autoSpaceDN w:val="0"/>
        <w:adjustRightInd w:val="0"/>
        <w:spacing w:line="200" w:lineRule="exact"/>
        <w:rPr>
          <w:rFonts w:eastAsia="Arial Unicode MS"/>
          <w:kern w:val="0"/>
          <w:sz w:val="20"/>
          <w:szCs w:val="20"/>
        </w:rPr>
      </w:pPr>
    </w:p>
    <w:tbl>
      <w:tblPr>
        <w:tblStyle w:val="40"/>
        <w:tblW w:w="0" w:type="auto"/>
        <w:tblInd w:w="957" w:type="dxa"/>
        <w:tblLayout w:type="fixed"/>
        <w:tblCellMar>
          <w:top w:w="0" w:type="dxa"/>
          <w:left w:w="0" w:type="dxa"/>
          <w:bottom w:w="0" w:type="dxa"/>
          <w:right w:w="0" w:type="dxa"/>
        </w:tblCellMar>
      </w:tblPr>
      <w:tblGrid>
        <w:gridCol w:w="1500"/>
        <w:gridCol w:w="2369"/>
        <w:gridCol w:w="1843"/>
        <w:gridCol w:w="2409"/>
      </w:tblGrid>
      <w:tr w14:paraId="6FD7D0A0">
        <w:tblPrEx>
          <w:tblCellMar>
            <w:top w:w="0" w:type="dxa"/>
            <w:left w:w="0" w:type="dxa"/>
            <w:bottom w:w="0" w:type="dxa"/>
            <w:right w:w="0" w:type="dxa"/>
          </w:tblCellMar>
        </w:tblPrEx>
        <w:trPr>
          <w:trHeight w:val="290" w:hRule="exact"/>
        </w:trPr>
        <w:tc>
          <w:tcPr>
            <w:tcW w:w="1500" w:type="dxa"/>
            <w:tcBorders>
              <w:top w:val="single" w:color="000000" w:sz="6" w:space="0"/>
              <w:left w:val="single" w:color="000000" w:sz="4" w:space="0"/>
              <w:bottom w:val="single" w:color="000000" w:sz="6" w:space="0"/>
              <w:right w:val="single" w:color="000000" w:sz="4" w:space="0"/>
            </w:tcBorders>
          </w:tcPr>
          <w:p w14:paraId="22FC8D89">
            <w:pPr>
              <w:kinsoku w:val="0"/>
              <w:autoSpaceDE w:val="0"/>
              <w:autoSpaceDN w:val="0"/>
              <w:adjustRightInd w:val="0"/>
              <w:spacing w:before="5"/>
              <w:ind w:left="101"/>
              <w:rPr>
                <w:kern w:val="0"/>
                <w:sz w:val="24"/>
              </w:rPr>
            </w:pPr>
            <w:r>
              <w:rPr>
                <w:kern w:val="0"/>
                <w:sz w:val="24"/>
              </w:rPr>
              <w:t>Material</w:t>
            </w:r>
          </w:p>
        </w:tc>
        <w:tc>
          <w:tcPr>
            <w:tcW w:w="2369" w:type="dxa"/>
            <w:tcBorders>
              <w:top w:val="single" w:color="000000" w:sz="6" w:space="0"/>
              <w:left w:val="single" w:color="000000" w:sz="4" w:space="0"/>
              <w:bottom w:val="single" w:color="000000" w:sz="6" w:space="0"/>
              <w:right w:val="single" w:color="000000" w:sz="4" w:space="0"/>
            </w:tcBorders>
          </w:tcPr>
          <w:p w14:paraId="49120087">
            <w:pPr>
              <w:kinsoku w:val="0"/>
              <w:autoSpaceDE w:val="0"/>
              <w:autoSpaceDN w:val="0"/>
              <w:adjustRightInd w:val="0"/>
              <w:spacing w:before="5"/>
              <w:ind w:left="101"/>
              <w:rPr>
                <w:kern w:val="0"/>
                <w:sz w:val="24"/>
              </w:rPr>
            </w:pPr>
            <w:r>
              <w:rPr>
                <w:kern w:val="0"/>
                <w:sz w:val="24"/>
              </w:rPr>
              <w:t>S.W. &amp; bilge</w:t>
            </w:r>
          </w:p>
        </w:tc>
        <w:tc>
          <w:tcPr>
            <w:tcW w:w="1843" w:type="dxa"/>
            <w:tcBorders>
              <w:top w:val="single" w:color="000000" w:sz="6" w:space="0"/>
              <w:left w:val="single" w:color="000000" w:sz="4" w:space="0"/>
              <w:bottom w:val="single" w:color="000000" w:sz="6" w:space="0"/>
              <w:right w:val="single" w:color="000000" w:sz="4" w:space="0"/>
            </w:tcBorders>
          </w:tcPr>
          <w:p w14:paraId="33A89B90">
            <w:pPr>
              <w:kinsoku w:val="0"/>
              <w:autoSpaceDE w:val="0"/>
              <w:autoSpaceDN w:val="0"/>
              <w:adjustRightInd w:val="0"/>
              <w:spacing w:before="5"/>
              <w:ind w:left="100"/>
              <w:rPr>
                <w:kern w:val="0"/>
                <w:sz w:val="24"/>
              </w:rPr>
            </w:pPr>
            <w:r>
              <w:rPr>
                <w:kern w:val="0"/>
                <w:sz w:val="24"/>
              </w:rPr>
              <w:t>F.W.</w:t>
            </w:r>
          </w:p>
        </w:tc>
        <w:tc>
          <w:tcPr>
            <w:tcW w:w="2409" w:type="dxa"/>
            <w:tcBorders>
              <w:top w:val="single" w:color="000000" w:sz="6" w:space="0"/>
              <w:left w:val="single" w:color="000000" w:sz="4" w:space="0"/>
              <w:bottom w:val="single" w:color="000000" w:sz="6" w:space="0"/>
              <w:right w:val="single" w:color="000000" w:sz="4" w:space="0"/>
            </w:tcBorders>
          </w:tcPr>
          <w:p w14:paraId="359A32FE">
            <w:pPr>
              <w:kinsoku w:val="0"/>
              <w:autoSpaceDE w:val="0"/>
              <w:autoSpaceDN w:val="0"/>
              <w:adjustRightInd w:val="0"/>
              <w:spacing w:before="5"/>
              <w:ind w:left="100"/>
              <w:rPr>
                <w:kern w:val="0"/>
                <w:sz w:val="24"/>
              </w:rPr>
            </w:pPr>
            <w:r>
              <w:rPr>
                <w:kern w:val="0"/>
                <w:sz w:val="24"/>
              </w:rPr>
              <w:t>Boiler water feed</w:t>
            </w:r>
          </w:p>
        </w:tc>
      </w:tr>
      <w:tr w14:paraId="5024A61E">
        <w:tblPrEx>
          <w:tblCellMar>
            <w:top w:w="0" w:type="dxa"/>
            <w:left w:w="0" w:type="dxa"/>
            <w:bottom w:w="0" w:type="dxa"/>
            <w:right w:w="0" w:type="dxa"/>
          </w:tblCellMar>
        </w:tblPrEx>
        <w:trPr>
          <w:trHeight w:val="292" w:hRule="exact"/>
        </w:trPr>
        <w:tc>
          <w:tcPr>
            <w:tcW w:w="1500" w:type="dxa"/>
            <w:tcBorders>
              <w:top w:val="single" w:color="000000" w:sz="6" w:space="0"/>
              <w:left w:val="single" w:color="000000" w:sz="4" w:space="0"/>
              <w:bottom w:val="single" w:color="000000" w:sz="6" w:space="0"/>
              <w:right w:val="single" w:color="000000" w:sz="4" w:space="0"/>
            </w:tcBorders>
          </w:tcPr>
          <w:p w14:paraId="19D5DC6D">
            <w:pPr>
              <w:kinsoku w:val="0"/>
              <w:autoSpaceDE w:val="0"/>
              <w:autoSpaceDN w:val="0"/>
              <w:adjustRightInd w:val="0"/>
              <w:spacing w:before="5"/>
              <w:ind w:left="101"/>
              <w:rPr>
                <w:kern w:val="0"/>
                <w:sz w:val="24"/>
              </w:rPr>
            </w:pPr>
            <w:r>
              <w:rPr>
                <w:kern w:val="0"/>
                <w:sz w:val="24"/>
              </w:rPr>
              <w:t>Casing</w:t>
            </w:r>
          </w:p>
        </w:tc>
        <w:tc>
          <w:tcPr>
            <w:tcW w:w="2369" w:type="dxa"/>
            <w:tcBorders>
              <w:top w:val="single" w:color="000000" w:sz="6" w:space="0"/>
              <w:left w:val="single" w:color="000000" w:sz="4" w:space="0"/>
              <w:bottom w:val="single" w:color="000000" w:sz="6" w:space="0"/>
              <w:right w:val="single" w:color="000000" w:sz="4" w:space="0"/>
            </w:tcBorders>
          </w:tcPr>
          <w:p w14:paraId="67182D92">
            <w:pPr>
              <w:kinsoku w:val="0"/>
              <w:autoSpaceDE w:val="0"/>
              <w:autoSpaceDN w:val="0"/>
              <w:adjustRightInd w:val="0"/>
              <w:spacing w:before="5"/>
              <w:ind w:left="101"/>
              <w:rPr>
                <w:kern w:val="0"/>
                <w:sz w:val="24"/>
              </w:rPr>
            </w:pPr>
            <w:r>
              <w:rPr>
                <w:kern w:val="0"/>
                <w:sz w:val="24"/>
              </w:rPr>
              <w:t>Bronze</w:t>
            </w:r>
            <w:r>
              <w:rPr>
                <w:rFonts w:hint="eastAsia"/>
                <w:kern w:val="0"/>
                <w:sz w:val="24"/>
              </w:rPr>
              <w:t xml:space="preserve"> or Bronze alloy</w:t>
            </w:r>
          </w:p>
        </w:tc>
        <w:tc>
          <w:tcPr>
            <w:tcW w:w="1843" w:type="dxa"/>
            <w:tcBorders>
              <w:top w:val="single" w:color="000000" w:sz="6" w:space="0"/>
              <w:left w:val="single" w:color="000000" w:sz="4" w:space="0"/>
              <w:bottom w:val="single" w:color="000000" w:sz="6" w:space="0"/>
              <w:right w:val="single" w:color="000000" w:sz="4" w:space="0"/>
            </w:tcBorders>
          </w:tcPr>
          <w:p w14:paraId="64348851">
            <w:pPr>
              <w:kinsoku w:val="0"/>
              <w:autoSpaceDE w:val="0"/>
              <w:autoSpaceDN w:val="0"/>
              <w:adjustRightInd w:val="0"/>
              <w:spacing w:before="5"/>
              <w:ind w:left="101"/>
              <w:rPr>
                <w:kern w:val="0"/>
                <w:sz w:val="24"/>
              </w:rPr>
            </w:pPr>
            <w:r>
              <w:rPr>
                <w:kern w:val="0"/>
                <w:sz w:val="24"/>
              </w:rPr>
              <w:t>Cast iron</w:t>
            </w:r>
          </w:p>
        </w:tc>
        <w:tc>
          <w:tcPr>
            <w:tcW w:w="2409" w:type="dxa"/>
            <w:tcBorders>
              <w:top w:val="single" w:color="000000" w:sz="6" w:space="0"/>
              <w:left w:val="single" w:color="000000" w:sz="4" w:space="0"/>
              <w:bottom w:val="single" w:color="000000" w:sz="6" w:space="0"/>
              <w:right w:val="single" w:color="000000" w:sz="4" w:space="0"/>
            </w:tcBorders>
          </w:tcPr>
          <w:p w14:paraId="13C2FA0A">
            <w:pPr>
              <w:kinsoku w:val="0"/>
              <w:autoSpaceDE w:val="0"/>
              <w:autoSpaceDN w:val="0"/>
              <w:adjustRightInd w:val="0"/>
              <w:spacing w:before="5"/>
              <w:ind w:left="101"/>
              <w:rPr>
                <w:kern w:val="0"/>
                <w:sz w:val="24"/>
              </w:rPr>
            </w:pPr>
            <w:r>
              <w:rPr>
                <w:kern w:val="0"/>
                <w:sz w:val="24"/>
              </w:rPr>
              <w:t>Maker’s standard</w:t>
            </w:r>
          </w:p>
        </w:tc>
      </w:tr>
      <w:tr w14:paraId="6CF488D0">
        <w:tblPrEx>
          <w:tblCellMar>
            <w:top w:w="0" w:type="dxa"/>
            <w:left w:w="0" w:type="dxa"/>
            <w:bottom w:w="0" w:type="dxa"/>
            <w:right w:w="0" w:type="dxa"/>
          </w:tblCellMar>
        </w:tblPrEx>
        <w:trPr>
          <w:trHeight w:val="674" w:hRule="exact"/>
        </w:trPr>
        <w:tc>
          <w:tcPr>
            <w:tcW w:w="1500" w:type="dxa"/>
            <w:tcBorders>
              <w:top w:val="single" w:color="000000" w:sz="6" w:space="0"/>
              <w:left w:val="single" w:color="000000" w:sz="4" w:space="0"/>
              <w:bottom w:val="single" w:color="000000" w:sz="6" w:space="0"/>
              <w:right w:val="single" w:color="000000" w:sz="4" w:space="0"/>
            </w:tcBorders>
          </w:tcPr>
          <w:p w14:paraId="4A32C44A">
            <w:pPr>
              <w:kinsoku w:val="0"/>
              <w:autoSpaceDE w:val="0"/>
              <w:autoSpaceDN w:val="0"/>
              <w:adjustRightInd w:val="0"/>
              <w:spacing w:before="5"/>
              <w:ind w:left="101"/>
              <w:rPr>
                <w:kern w:val="0"/>
                <w:sz w:val="24"/>
              </w:rPr>
            </w:pPr>
            <w:r>
              <w:rPr>
                <w:kern w:val="0"/>
                <w:sz w:val="24"/>
              </w:rPr>
              <w:t>Casing ring</w:t>
            </w:r>
          </w:p>
        </w:tc>
        <w:tc>
          <w:tcPr>
            <w:tcW w:w="2369" w:type="dxa"/>
            <w:tcBorders>
              <w:top w:val="single" w:color="000000" w:sz="6" w:space="0"/>
              <w:left w:val="single" w:color="000000" w:sz="4" w:space="0"/>
              <w:bottom w:val="single" w:color="000000" w:sz="6" w:space="0"/>
              <w:right w:val="single" w:color="000000" w:sz="4" w:space="0"/>
            </w:tcBorders>
          </w:tcPr>
          <w:p w14:paraId="3272C8C9">
            <w:pPr>
              <w:kinsoku w:val="0"/>
              <w:autoSpaceDE w:val="0"/>
              <w:autoSpaceDN w:val="0"/>
              <w:adjustRightInd w:val="0"/>
              <w:spacing w:before="5"/>
              <w:ind w:left="102"/>
              <w:rPr>
                <w:kern w:val="0"/>
                <w:sz w:val="24"/>
              </w:rPr>
            </w:pPr>
            <w:r>
              <w:rPr>
                <w:kern w:val="0"/>
                <w:sz w:val="24"/>
              </w:rPr>
              <w:t>Bronze</w:t>
            </w:r>
            <w:r>
              <w:rPr>
                <w:rFonts w:hint="eastAsia"/>
                <w:kern w:val="0"/>
                <w:sz w:val="24"/>
              </w:rPr>
              <w:t xml:space="preserve"> or Bronze alloy</w:t>
            </w:r>
          </w:p>
        </w:tc>
        <w:tc>
          <w:tcPr>
            <w:tcW w:w="1843" w:type="dxa"/>
            <w:tcBorders>
              <w:top w:val="single" w:color="000000" w:sz="6" w:space="0"/>
              <w:left w:val="single" w:color="000000" w:sz="4" w:space="0"/>
              <w:bottom w:val="single" w:color="000000" w:sz="6" w:space="0"/>
              <w:right w:val="single" w:color="000000" w:sz="4" w:space="0"/>
            </w:tcBorders>
          </w:tcPr>
          <w:p w14:paraId="0061C9EC">
            <w:pPr>
              <w:kinsoku w:val="0"/>
              <w:autoSpaceDE w:val="0"/>
              <w:autoSpaceDN w:val="0"/>
              <w:adjustRightInd w:val="0"/>
              <w:spacing w:before="5"/>
              <w:ind w:left="102"/>
              <w:rPr>
                <w:kern w:val="0"/>
                <w:sz w:val="24"/>
              </w:rPr>
            </w:pPr>
            <w:r>
              <w:rPr>
                <w:kern w:val="0"/>
                <w:sz w:val="24"/>
              </w:rPr>
              <w:t>Bronze</w:t>
            </w:r>
            <w:r>
              <w:rPr>
                <w:rFonts w:hint="eastAsia"/>
                <w:kern w:val="0"/>
                <w:sz w:val="24"/>
              </w:rPr>
              <w:t xml:space="preserve"> or </w:t>
            </w:r>
          </w:p>
          <w:p w14:paraId="445A2346">
            <w:pPr>
              <w:kinsoku w:val="0"/>
              <w:autoSpaceDE w:val="0"/>
              <w:autoSpaceDN w:val="0"/>
              <w:adjustRightInd w:val="0"/>
              <w:spacing w:before="5"/>
              <w:ind w:left="102"/>
              <w:rPr>
                <w:kern w:val="0"/>
                <w:sz w:val="24"/>
              </w:rPr>
            </w:pPr>
            <w:r>
              <w:rPr>
                <w:rFonts w:hint="eastAsia"/>
                <w:kern w:val="0"/>
                <w:sz w:val="24"/>
              </w:rPr>
              <w:t>Bronze alloy</w:t>
            </w:r>
          </w:p>
        </w:tc>
        <w:tc>
          <w:tcPr>
            <w:tcW w:w="2409" w:type="dxa"/>
            <w:tcBorders>
              <w:top w:val="single" w:color="000000" w:sz="6" w:space="0"/>
              <w:left w:val="single" w:color="000000" w:sz="4" w:space="0"/>
              <w:bottom w:val="single" w:color="000000" w:sz="6" w:space="0"/>
              <w:right w:val="single" w:color="000000" w:sz="4" w:space="0"/>
            </w:tcBorders>
          </w:tcPr>
          <w:p w14:paraId="741762A7">
            <w:pPr>
              <w:kinsoku w:val="0"/>
              <w:autoSpaceDE w:val="0"/>
              <w:autoSpaceDN w:val="0"/>
              <w:adjustRightInd w:val="0"/>
              <w:spacing w:before="5"/>
              <w:ind w:left="102"/>
              <w:rPr>
                <w:kern w:val="0"/>
                <w:sz w:val="24"/>
              </w:rPr>
            </w:pPr>
            <w:r>
              <w:rPr>
                <w:kern w:val="0"/>
                <w:sz w:val="24"/>
              </w:rPr>
              <w:t>Maker’s standard</w:t>
            </w:r>
          </w:p>
        </w:tc>
      </w:tr>
      <w:tr w14:paraId="7958A9E2">
        <w:tblPrEx>
          <w:tblCellMar>
            <w:top w:w="0" w:type="dxa"/>
            <w:left w:w="0" w:type="dxa"/>
            <w:bottom w:w="0" w:type="dxa"/>
            <w:right w:w="0" w:type="dxa"/>
          </w:tblCellMar>
        </w:tblPrEx>
        <w:trPr>
          <w:trHeight w:val="947" w:hRule="exact"/>
        </w:trPr>
        <w:tc>
          <w:tcPr>
            <w:tcW w:w="1500" w:type="dxa"/>
            <w:tcBorders>
              <w:top w:val="single" w:color="000000" w:sz="6" w:space="0"/>
              <w:left w:val="single" w:color="000000" w:sz="4" w:space="0"/>
              <w:bottom w:val="single" w:color="000000" w:sz="6" w:space="0"/>
              <w:right w:val="single" w:color="000000" w:sz="4" w:space="0"/>
            </w:tcBorders>
          </w:tcPr>
          <w:p w14:paraId="74520C33">
            <w:pPr>
              <w:kinsoku w:val="0"/>
              <w:autoSpaceDE w:val="0"/>
              <w:autoSpaceDN w:val="0"/>
              <w:adjustRightInd w:val="0"/>
              <w:spacing w:before="5"/>
              <w:ind w:left="101"/>
              <w:rPr>
                <w:kern w:val="0"/>
                <w:sz w:val="24"/>
              </w:rPr>
            </w:pPr>
            <w:r>
              <w:rPr>
                <w:kern w:val="0"/>
                <w:sz w:val="24"/>
              </w:rPr>
              <w:t>Impeller</w:t>
            </w:r>
          </w:p>
        </w:tc>
        <w:tc>
          <w:tcPr>
            <w:tcW w:w="2369" w:type="dxa"/>
            <w:tcBorders>
              <w:top w:val="single" w:color="000000" w:sz="6" w:space="0"/>
              <w:left w:val="single" w:color="000000" w:sz="4" w:space="0"/>
              <w:bottom w:val="single" w:color="000000" w:sz="6" w:space="0"/>
              <w:right w:val="single" w:color="000000" w:sz="4" w:space="0"/>
            </w:tcBorders>
          </w:tcPr>
          <w:p w14:paraId="4E38CF73">
            <w:pPr>
              <w:kinsoku w:val="0"/>
              <w:autoSpaceDE w:val="0"/>
              <w:autoSpaceDN w:val="0"/>
              <w:adjustRightInd w:val="0"/>
              <w:spacing w:before="5"/>
              <w:ind w:left="101" w:hanging="2"/>
              <w:jc w:val="left"/>
              <w:rPr>
                <w:kern w:val="0"/>
                <w:sz w:val="24"/>
              </w:rPr>
            </w:pPr>
            <w:r>
              <w:rPr>
                <w:kern w:val="0"/>
                <w:sz w:val="24"/>
              </w:rPr>
              <w:t xml:space="preserve">bronze </w:t>
            </w:r>
            <w:r>
              <w:rPr>
                <w:rFonts w:hint="eastAsia"/>
                <w:kern w:val="0"/>
                <w:sz w:val="24"/>
              </w:rPr>
              <w:t xml:space="preserve">alloy </w:t>
            </w:r>
            <w:r>
              <w:rPr>
                <w:kern w:val="0"/>
                <w:sz w:val="24"/>
              </w:rPr>
              <w:t xml:space="preserve">for SW, bronze </w:t>
            </w:r>
            <w:r>
              <w:rPr>
                <w:rFonts w:hint="eastAsia"/>
                <w:kern w:val="0"/>
                <w:sz w:val="24"/>
              </w:rPr>
              <w:t xml:space="preserve">or bronze alloy </w:t>
            </w:r>
            <w:r>
              <w:rPr>
                <w:kern w:val="0"/>
                <w:sz w:val="24"/>
              </w:rPr>
              <w:t>for bilge</w:t>
            </w:r>
          </w:p>
        </w:tc>
        <w:tc>
          <w:tcPr>
            <w:tcW w:w="1843" w:type="dxa"/>
            <w:tcBorders>
              <w:top w:val="single" w:color="000000" w:sz="6" w:space="0"/>
              <w:left w:val="single" w:color="000000" w:sz="4" w:space="0"/>
              <w:bottom w:val="single" w:color="000000" w:sz="6" w:space="0"/>
              <w:right w:val="single" w:color="000000" w:sz="4" w:space="0"/>
            </w:tcBorders>
          </w:tcPr>
          <w:p w14:paraId="19C1AF98">
            <w:pPr>
              <w:kinsoku w:val="0"/>
              <w:autoSpaceDE w:val="0"/>
              <w:autoSpaceDN w:val="0"/>
              <w:adjustRightInd w:val="0"/>
              <w:spacing w:before="5"/>
              <w:ind w:left="100" w:right="456" w:rightChars="217"/>
              <w:rPr>
                <w:kern w:val="0"/>
                <w:sz w:val="24"/>
              </w:rPr>
            </w:pPr>
            <w:r>
              <w:rPr>
                <w:kern w:val="0"/>
                <w:sz w:val="24"/>
              </w:rPr>
              <w:t>Bronze</w:t>
            </w:r>
            <w:r>
              <w:rPr>
                <w:rFonts w:hint="eastAsia"/>
                <w:kern w:val="0"/>
                <w:sz w:val="24"/>
              </w:rPr>
              <w:t xml:space="preserve"> or Bronze alloy</w:t>
            </w:r>
          </w:p>
        </w:tc>
        <w:tc>
          <w:tcPr>
            <w:tcW w:w="2409" w:type="dxa"/>
            <w:tcBorders>
              <w:top w:val="single" w:color="000000" w:sz="6" w:space="0"/>
              <w:left w:val="single" w:color="000000" w:sz="4" w:space="0"/>
              <w:bottom w:val="single" w:color="000000" w:sz="6" w:space="0"/>
              <w:right w:val="single" w:color="000000" w:sz="4" w:space="0"/>
            </w:tcBorders>
          </w:tcPr>
          <w:p w14:paraId="1971FA7F">
            <w:pPr>
              <w:kinsoku w:val="0"/>
              <w:autoSpaceDE w:val="0"/>
              <w:autoSpaceDN w:val="0"/>
              <w:adjustRightInd w:val="0"/>
              <w:ind w:left="101"/>
              <w:rPr>
                <w:kern w:val="0"/>
                <w:sz w:val="24"/>
              </w:rPr>
            </w:pPr>
            <w:r>
              <w:rPr>
                <w:kern w:val="0"/>
                <w:sz w:val="24"/>
              </w:rPr>
              <w:t xml:space="preserve">Maker’s standard </w:t>
            </w:r>
          </w:p>
        </w:tc>
      </w:tr>
      <w:tr w14:paraId="4E73E397">
        <w:tblPrEx>
          <w:tblCellMar>
            <w:top w:w="0" w:type="dxa"/>
            <w:left w:w="0" w:type="dxa"/>
            <w:bottom w:w="0" w:type="dxa"/>
            <w:right w:w="0" w:type="dxa"/>
          </w:tblCellMar>
        </w:tblPrEx>
        <w:trPr>
          <w:trHeight w:val="290" w:hRule="exact"/>
        </w:trPr>
        <w:tc>
          <w:tcPr>
            <w:tcW w:w="1500" w:type="dxa"/>
            <w:tcBorders>
              <w:top w:val="single" w:color="000000" w:sz="6" w:space="0"/>
              <w:left w:val="single" w:color="000000" w:sz="4" w:space="0"/>
              <w:bottom w:val="single" w:color="000000" w:sz="6" w:space="0"/>
              <w:right w:val="single" w:color="000000" w:sz="4" w:space="0"/>
            </w:tcBorders>
          </w:tcPr>
          <w:p w14:paraId="2F4C95D6">
            <w:pPr>
              <w:kinsoku w:val="0"/>
              <w:autoSpaceDE w:val="0"/>
              <w:autoSpaceDN w:val="0"/>
              <w:adjustRightInd w:val="0"/>
              <w:spacing w:before="5"/>
              <w:ind w:left="101"/>
              <w:rPr>
                <w:kern w:val="0"/>
                <w:sz w:val="24"/>
              </w:rPr>
            </w:pPr>
            <w:r>
              <w:rPr>
                <w:kern w:val="0"/>
                <w:sz w:val="24"/>
              </w:rPr>
              <w:t>Shaft</w:t>
            </w:r>
          </w:p>
        </w:tc>
        <w:tc>
          <w:tcPr>
            <w:tcW w:w="2369" w:type="dxa"/>
            <w:tcBorders>
              <w:top w:val="single" w:color="000000" w:sz="6" w:space="0"/>
              <w:left w:val="single" w:color="000000" w:sz="4" w:space="0"/>
              <w:bottom w:val="single" w:color="000000" w:sz="6" w:space="0"/>
              <w:right w:val="single" w:color="000000" w:sz="4" w:space="0"/>
            </w:tcBorders>
          </w:tcPr>
          <w:p w14:paraId="001085A9">
            <w:pPr>
              <w:kinsoku w:val="0"/>
              <w:autoSpaceDE w:val="0"/>
              <w:autoSpaceDN w:val="0"/>
              <w:adjustRightInd w:val="0"/>
              <w:spacing w:before="5"/>
              <w:ind w:left="101"/>
              <w:rPr>
                <w:kern w:val="0"/>
                <w:sz w:val="24"/>
              </w:rPr>
            </w:pPr>
            <w:r>
              <w:rPr>
                <w:kern w:val="0"/>
                <w:sz w:val="24"/>
              </w:rPr>
              <w:t>Stainless steel</w:t>
            </w:r>
          </w:p>
        </w:tc>
        <w:tc>
          <w:tcPr>
            <w:tcW w:w="1843" w:type="dxa"/>
            <w:tcBorders>
              <w:top w:val="single" w:color="000000" w:sz="6" w:space="0"/>
              <w:left w:val="single" w:color="000000" w:sz="4" w:space="0"/>
              <w:bottom w:val="single" w:color="000000" w:sz="6" w:space="0"/>
              <w:right w:val="single" w:color="000000" w:sz="4" w:space="0"/>
            </w:tcBorders>
          </w:tcPr>
          <w:p w14:paraId="6ACE2726">
            <w:pPr>
              <w:kinsoku w:val="0"/>
              <w:autoSpaceDE w:val="0"/>
              <w:autoSpaceDN w:val="0"/>
              <w:adjustRightInd w:val="0"/>
              <w:spacing w:before="5"/>
              <w:ind w:left="102"/>
              <w:rPr>
                <w:kern w:val="0"/>
                <w:sz w:val="24"/>
              </w:rPr>
            </w:pPr>
            <w:r>
              <w:rPr>
                <w:kern w:val="0"/>
                <w:sz w:val="24"/>
              </w:rPr>
              <w:t>Stainless steel</w:t>
            </w:r>
          </w:p>
        </w:tc>
        <w:tc>
          <w:tcPr>
            <w:tcW w:w="2409" w:type="dxa"/>
            <w:tcBorders>
              <w:top w:val="single" w:color="000000" w:sz="6" w:space="0"/>
              <w:left w:val="single" w:color="000000" w:sz="4" w:space="0"/>
              <w:bottom w:val="single" w:color="000000" w:sz="6" w:space="0"/>
              <w:right w:val="single" w:color="000000" w:sz="4" w:space="0"/>
            </w:tcBorders>
          </w:tcPr>
          <w:p w14:paraId="60C05079">
            <w:pPr>
              <w:kinsoku w:val="0"/>
              <w:autoSpaceDE w:val="0"/>
              <w:autoSpaceDN w:val="0"/>
              <w:adjustRightInd w:val="0"/>
              <w:spacing w:before="5"/>
              <w:ind w:left="102"/>
              <w:rPr>
                <w:kern w:val="0"/>
                <w:sz w:val="24"/>
              </w:rPr>
            </w:pPr>
            <w:r>
              <w:rPr>
                <w:kern w:val="0"/>
                <w:sz w:val="24"/>
              </w:rPr>
              <w:t>Maker’s standard</w:t>
            </w:r>
          </w:p>
        </w:tc>
      </w:tr>
    </w:tbl>
    <w:p w14:paraId="09C40845">
      <w:pPr>
        <w:kinsoku w:val="0"/>
        <w:autoSpaceDE w:val="0"/>
        <w:autoSpaceDN w:val="0"/>
        <w:adjustRightInd w:val="0"/>
        <w:spacing w:line="200" w:lineRule="exact"/>
        <w:rPr>
          <w:kern w:val="0"/>
          <w:sz w:val="20"/>
          <w:szCs w:val="20"/>
        </w:rPr>
      </w:pPr>
      <w:r>
        <w:rPr>
          <w:rFonts w:hint="eastAsia"/>
          <w:kern w:val="0"/>
          <w:sz w:val="20"/>
          <w:szCs w:val="20"/>
        </w:rPr>
        <w:t xml:space="preserve">          </w:t>
      </w:r>
    </w:p>
    <w:p w14:paraId="5E22349F">
      <w:pPr>
        <w:kinsoku w:val="0"/>
        <w:autoSpaceDE w:val="0"/>
        <w:autoSpaceDN w:val="0"/>
        <w:adjustRightInd w:val="0"/>
        <w:spacing w:line="200" w:lineRule="exact"/>
        <w:rPr>
          <w:b/>
          <w:kern w:val="0"/>
          <w:sz w:val="24"/>
        </w:rPr>
      </w:pPr>
      <w:r>
        <w:rPr>
          <w:rFonts w:hint="eastAsia"/>
          <w:kern w:val="0"/>
          <w:sz w:val="20"/>
          <w:szCs w:val="20"/>
        </w:rPr>
        <w:t xml:space="preserve">          </w:t>
      </w:r>
    </w:p>
    <w:p w14:paraId="28FE131C">
      <w:pPr>
        <w:kinsoku w:val="0"/>
        <w:autoSpaceDE w:val="0"/>
        <w:autoSpaceDN w:val="0"/>
        <w:adjustRightInd w:val="0"/>
        <w:spacing w:line="200" w:lineRule="exact"/>
        <w:rPr>
          <w:kern w:val="0"/>
          <w:sz w:val="24"/>
        </w:rPr>
      </w:pPr>
    </w:p>
    <w:p w14:paraId="161927C9">
      <w:pPr>
        <w:kinsoku w:val="0"/>
        <w:autoSpaceDE w:val="0"/>
        <w:autoSpaceDN w:val="0"/>
        <w:adjustRightInd w:val="0"/>
        <w:spacing w:line="200" w:lineRule="exact"/>
        <w:rPr>
          <w:kern w:val="0"/>
          <w:sz w:val="20"/>
          <w:szCs w:val="20"/>
        </w:rPr>
      </w:pPr>
    </w:p>
    <w:p w14:paraId="05A28E39">
      <w:pPr>
        <w:pStyle w:val="5"/>
        <w:spacing w:after="312"/>
        <w:ind w:left="42"/>
      </w:pPr>
      <w:r>
        <w:rPr>
          <w:rFonts w:hint="eastAsia"/>
        </w:rPr>
        <w:t>6.7.</w:t>
      </w:r>
      <w:r>
        <w:t>1.2</w:t>
      </w:r>
      <w:r>
        <w:tab/>
      </w:r>
      <w:r>
        <w:t>Gear and Screw Pump</w:t>
      </w:r>
    </w:p>
    <w:p w14:paraId="2F273F25">
      <w:pPr>
        <w:pStyle w:val="6"/>
        <w:ind w:left="42"/>
      </w:pPr>
      <w:r>
        <w:rPr>
          <w:rFonts w:hint="eastAsia"/>
        </w:rPr>
        <w:t>6.7.</w:t>
      </w:r>
      <w:r>
        <w:t>1.2.1</w:t>
      </w:r>
      <w:r>
        <w:tab/>
      </w:r>
      <w:r>
        <w:t>General</w:t>
      </w:r>
    </w:p>
    <w:p w14:paraId="4D2D51D1">
      <w:pPr>
        <w:kinsoku w:val="0"/>
        <w:autoSpaceDE w:val="0"/>
        <w:autoSpaceDN w:val="0"/>
        <w:adjustRightInd w:val="0"/>
        <w:ind w:left="1017"/>
        <w:rPr>
          <w:kern w:val="0"/>
          <w:sz w:val="24"/>
        </w:rPr>
      </w:pPr>
      <w:r>
        <w:rPr>
          <w:kern w:val="0"/>
          <w:sz w:val="24"/>
        </w:rPr>
        <w:t>Gear and screws shall be accurately machined and thoroughly cleaned.</w:t>
      </w:r>
    </w:p>
    <w:p w14:paraId="1DA79808">
      <w:pPr>
        <w:kinsoku w:val="0"/>
        <w:autoSpaceDE w:val="0"/>
        <w:autoSpaceDN w:val="0"/>
        <w:adjustRightInd w:val="0"/>
        <w:spacing w:before="15" w:line="260" w:lineRule="exact"/>
        <w:rPr>
          <w:kern w:val="0"/>
          <w:sz w:val="26"/>
          <w:szCs w:val="26"/>
        </w:rPr>
      </w:pPr>
    </w:p>
    <w:p w14:paraId="7E043A31">
      <w:pPr>
        <w:kinsoku w:val="0"/>
        <w:autoSpaceDE w:val="0"/>
        <w:autoSpaceDN w:val="0"/>
        <w:adjustRightInd w:val="0"/>
        <w:ind w:left="1017"/>
        <w:rPr>
          <w:kern w:val="0"/>
          <w:sz w:val="24"/>
        </w:rPr>
      </w:pPr>
      <w:r>
        <w:rPr>
          <w:kern w:val="0"/>
          <w:sz w:val="24"/>
        </w:rPr>
        <w:t>Each pump shall be directly coupled to a power end of driver via flexible or rigid coupling according to the Maker's standard.</w:t>
      </w:r>
    </w:p>
    <w:p w14:paraId="67C212D5">
      <w:pPr>
        <w:kinsoku w:val="0"/>
        <w:autoSpaceDE w:val="0"/>
        <w:autoSpaceDN w:val="0"/>
        <w:adjustRightInd w:val="0"/>
        <w:spacing w:before="16" w:line="260" w:lineRule="exact"/>
        <w:rPr>
          <w:kern w:val="0"/>
          <w:sz w:val="26"/>
          <w:szCs w:val="26"/>
        </w:rPr>
      </w:pPr>
    </w:p>
    <w:p w14:paraId="69CB799C">
      <w:pPr>
        <w:kinsoku w:val="0"/>
        <w:autoSpaceDE w:val="0"/>
        <w:autoSpaceDN w:val="0"/>
        <w:adjustRightInd w:val="0"/>
        <w:spacing w:line="239" w:lineRule="auto"/>
        <w:ind w:left="1017"/>
        <w:rPr>
          <w:kern w:val="0"/>
          <w:sz w:val="24"/>
        </w:rPr>
      </w:pPr>
      <w:r>
        <w:rPr>
          <w:kern w:val="0"/>
          <w:sz w:val="24"/>
        </w:rPr>
        <w:t>Gear and screw pumps to develop rated capacity against rated discharge pressure without over loading of driving motors when handling with viscosity for which the pump is intended.</w:t>
      </w:r>
    </w:p>
    <w:p w14:paraId="1CB10E4D">
      <w:pPr>
        <w:kinsoku w:val="0"/>
        <w:autoSpaceDE w:val="0"/>
        <w:autoSpaceDN w:val="0"/>
        <w:adjustRightInd w:val="0"/>
        <w:spacing w:before="16" w:line="260" w:lineRule="exact"/>
        <w:rPr>
          <w:kern w:val="0"/>
          <w:sz w:val="26"/>
          <w:szCs w:val="26"/>
        </w:rPr>
      </w:pPr>
    </w:p>
    <w:p w14:paraId="752F47DE">
      <w:pPr>
        <w:kinsoku w:val="0"/>
        <w:autoSpaceDE w:val="0"/>
        <w:autoSpaceDN w:val="0"/>
        <w:adjustRightInd w:val="0"/>
        <w:ind w:left="1017"/>
        <w:rPr>
          <w:kern w:val="0"/>
          <w:sz w:val="24"/>
        </w:rPr>
      </w:pPr>
      <w:r>
        <w:rPr>
          <w:kern w:val="0"/>
          <w:sz w:val="24"/>
        </w:rPr>
        <w:t>The safety valve shall be fitted on the pump casing.</w:t>
      </w:r>
    </w:p>
    <w:p w14:paraId="5B061E2A">
      <w:pPr>
        <w:kinsoku w:val="0"/>
        <w:autoSpaceDE w:val="0"/>
        <w:autoSpaceDN w:val="0"/>
        <w:adjustRightInd w:val="0"/>
        <w:spacing w:before="16" w:line="260" w:lineRule="exact"/>
        <w:rPr>
          <w:kern w:val="0"/>
          <w:sz w:val="26"/>
          <w:szCs w:val="26"/>
        </w:rPr>
      </w:pPr>
    </w:p>
    <w:p w14:paraId="72E04A1B">
      <w:pPr>
        <w:kinsoku w:val="0"/>
        <w:autoSpaceDE w:val="0"/>
        <w:autoSpaceDN w:val="0"/>
        <w:adjustRightInd w:val="0"/>
        <w:ind w:left="1017"/>
        <w:rPr>
          <w:kern w:val="0"/>
          <w:sz w:val="24"/>
        </w:rPr>
      </w:pPr>
      <w:r>
        <w:rPr>
          <w:kern w:val="0"/>
          <w:sz w:val="24"/>
        </w:rPr>
        <w:t>In general, pumps shall be internally lubricated by the pumping fluid.</w:t>
      </w:r>
    </w:p>
    <w:p w14:paraId="6BAC0FC4">
      <w:pPr>
        <w:kinsoku w:val="0"/>
        <w:autoSpaceDE w:val="0"/>
        <w:autoSpaceDN w:val="0"/>
        <w:adjustRightInd w:val="0"/>
        <w:spacing w:before="15" w:line="260" w:lineRule="exact"/>
        <w:rPr>
          <w:kern w:val="0"/>
          <w:sz w:val="26"/>
          <w:szCs w:val="26"/>
        </w:rPr>
      </w:pPr>
    </w:p>
    <w:p w14:paraId="59460828">
      <w:pPr>
        <w:pStyle w:val="6"/>
        <w:ind w:left="42"/>
      </w:pPr>
      <w:r>
        <w:rPr>
          <w:rFonts w:hint="eastAsia"/>
        </w:rPr>
        <w:t>6.7.</w:t>
      </w:r>
      <w:r>
        <w:t>1.2.2</w:t>
      </w:r>
      <w:r>
        <w:tab/>
      </w:r>
      <w:r>
        <w:t>Materials</w:t>
      </w:r>
    </w:p>
    <w:p w14:paraId="3051795A">
      <w:pPr>
        <w:kinsoku w:val="0"/>
        <w:autoSpaceDE w:val="0"/>
        <w:autoSpaceDN w:val="0"/>
        <w:adjustRightInd w:val="0"/>
        <w:spacing w:before="4" w:line="100" w:lineRule="exact"/>
        <w:rPr>
          <w:kern w:val="0"/>
          <w:sz w:val="10"/>
          <w:szCs w:val="10"/>
        </w:rPr>
      </w:pPr>
    </w:p>
    <w:tbl>
      <w:tblPr>
        <w:tblStyle w:val="40"/>
        <w:tblW w:w="0" w:type="auto"/>
        <w:tblInd w:w="917" w:type="dxa"/>
        <w:tblLayout w:type="fixed"/>
        <w:tblCellMar>
          <w:top w:w="0" w:type="dxa"/>
          <w:left w:w="0" w:type="dxa"/>
          <w:bottom w:w="0" w:type="dxa"/>
          <w:right w:w="0" w:type="dxa"/>
        </w:tblCellMar>
      </w:tblPr>
      <w:tblGrid>
        <w:gridCol w:w="2558"/>
        <w:gridCol w:w="2134"/>
        <w:gridCol w:w="3372"/>
      </w:tblGrid>
      <w:tr w14:paraId="2EFF0EAB">
        <w:tblPrEx>
          <w:tblCellMar>
            <w:top w:w="0" w:type="dxa"/>
            <w:left w:w="0" w:type="dxa"/>
            <w:bottom w:w="0" w:type="dxa"/>
            <w:right w:w="0" w:type="dxa"/>
          </w:tblCellMar>
        </w:tblPrEx>
        <w:trPr>
          <w:trHeight w:val="340" w:hRule="exact"/>
        </w:trPr>
        <w:tc>
          <w:tcPr>
            <w:tcW w:w="2558" w:type="dxa"/>
            <w:tcBorders>
              <w:top w:val="single" w:color="000000" w:sz="4" w:space="0"/>
              <w:left w:val="single" w:color="000000" w:sz="4" w:space="0"/>
              <w:bottom w:val="single" w:color="000000" w:sz="4" w:space="0"/>
              <w:right w:val="single" w:color="000000" w:sz="4" w:space="0"/>
            </w:tcBorders>
          </w:tcPr>
          <w:p w14:paraId="60B55349">
            <w:pPr>
              <w:kinsoku w:val="0"/>
              <w:autoSpaceDE w:val="0"/>
              <w:autoSpaceDN w:val="0"/>
              <w:adjustRightInd w:val="0"/>
              <w:spacing w:before="2"/>
              <w:ind w:left="103"/>
              <w:rPr>
                <w:kern w:val="0"/>
                <w:sz w:val="24"/>
              </w:rPr>
            </w:pPr>
            <w:r>
              <w:rPr>
                <w:kern w:val="0"/>
                <w:sz w:val="24"/>
              </w:rPr>
              <w:t>Material</w:t>
            </w:r>
          </w:p>
        </w:tc>
        <w:tc>
          <w:tcPr>
            <w:tcW w:w="2134" w:type="dxa"/>
            <w:tcBorders>
              <w:top w:val="single" w:color="000000" w:sz="4" w:space="0"/>
              <w:left w:val="single" w:color="000000" w:sz="4" w:space="0"/>
              <w:bottom w:val="single" w:color="000000" w:sz="4" w:space="0"/>
              <w:right w:val="single" w:color="000000" w:sz="4" w:space="0"/>
            </w:tcBorders>
          </w:tcPr>
          <w:p w14:paraId="13DC0BBC">
            <w:pPr>
              <w:kinsoku w:val="0"/>
              <w:autoSpaceDE w:val="0"/>
              <w:autoSpaceDN w:val="0"/>
              <w:adjustRightInd w:val="0"/>
              <w:spacing w:before="2"/>
              <w:ind w:left="103"/>
              <w:rPr>
                <w:kern w:val="0"/>
                <w:sz w:val="24"/>
              </w:rPr>
            </w:pPr>
            <w:r>
              <w:rPr>
                <w:kern w:val="0"/>
                <w:sz w:val="24"/>
              </w:rPr>
              <w:t>Gear pump</w:t>
            </w:r>
          </w:p>
        </w:tc>
        <w:tc>
          <w:tcPr>
            <w:tcW w:w="3372" w:type="dxa"/>
            <w:tcBorders>
              <w:top w:val="single" w:color="000000" w:sz="4" w:space="0"/>
              <w:left w:val="single" w:color="000000" w:sz="4" w:space="0"/>
              <w:bottom w:val="single" w:color="000000" w:sz="4" w:space="0"/>
              <w:right w:val="single" w:color="000000" w:sz="4" w:space="0"/>
            </w:tcBorders>
          </w:tcPr>
          <w:p w14:paraId="074B6B04">
            <w:pPr>
              <w:kinsoku w:val="0"/>
              <w:autoSpaceDE w:val="0"/>
              <w:autoSpaceDN w:val="0"/>
              <w:adjustRightInd w:val="0"/>
              <w:spacing w:before="2"/>
              <w:ind w:left="103"/>
              <w:rPr>
                <w:kern w:val="0"/>
                <w:sz w:val="24"/>
              </w:rPr>
            </w:pPr>
            <w:r>
              <w:rPr>
                <w:kern w:val="0"/>
                <w:sz w:val="24"/>
              </w:rPr>
              <w:t>Screw pump</w:t>
            </w:r>
          </w:p>
        </w:tc>
      </w:tr>
      <w:tr w14:paraId="621BAF55">
        <w:tblPrEx>
          <w:tblCellMar>
            <w:top w:w="0" w:type="dxa"/>
            <w:left w:w="0" w:type="dxa"/>
            <w:bottom w:w="0" w:type="dxa"/>
            <w:right w:w="0" w:type="dxa"/>
          </w:tblCellMar>
        </w:tblPrEx>
        <w:trPr>
          <w:trHeight w:val="286" w:hRule="exact"/>
        </w:trPr>
        <w:tc>
          <w:tcPr>
            <w:tcW w:w="2558" w:type="dxa"/>
            <w:tcBorders>
              <w:top w:val="single" w:color="000000" w:sz="4" w:space="0"/>
              <w:left w:val="single" w:color="000000" w:sz="4" w:space="0"/>
              <w:bottom w:val="single" w:color="000000" w:sz="4" w:space="0"/>
              <w:right w:val="single" w:color="000000" w:sz="4" w:space="0"/>
            </w:tcBorders>
          </w:tcPr>
          <w:p w14:paraId="1C19E801">
            <w:pPr>
              <w:kinsoku w:val="0"/>
              <w:autoSpaceDE w:val="0"/>
              <w:autoSpaceDN w:val="0"/>
              <w:adjustRightInd w:val="0"/>
              <w:spacing w:before="2"/>
              <w:ind w:left="103"/>
              <w:rPr>
                <w:kern w:val="0"/>
                <w:sz w:val="24"/>
              </w:rPr>
            </w:pPr>
            <w:r>
              <w:rPr>
                <w:kern w:val="0"/>
                <w:sz w:val="24"/>
              </w:rPr>
              <w:t>Casing</w:t>
            </w:r>
          </w:p>
        </w:tc>
        <w:tc>
          <w:tcPr>
            <w:tcW w:w="2134" w:type="dxa"/>
            <w:tcBorders>
              <w:top w:val="single" w:color="000000" w:sz="4" w:space="0"/>
              <w:left w:val="single" w:color="000000" w:sz="4" w:space="0"/>
              <w:bottom w:val="single" w:color="000000" w:sz="4" w:space="0"/>
              <w:right w:val="single" w:color="000000" w:sz="4" w:space="0"/>
            </w:tcBorders>
          </w:tcPr>
          <w:p w14:paraId="34A2D484">
            <w:pPr>
              <w:kinsoku w:val="0"/>
              <w:autoSpaceDE w:val="0"/>
              <w:autoSpaceDN w:val="0"/>
              <w:adjustRightInd w:val="0"/>
              <w:spacing w:before="2"/>
              <w:ind w:left="103"/>
              <w:rPr>
                <w:kern w:val="0"/>
                <w:sz w:val="24"/>
              </w:rPr>
            </w:pPr>
            <w:r>
              <w:rPr>
                <w:kern w:val="0"/>
                <w:sz w:val="24"/>
              </w:rPr>
              <w:t>Cast iron</w:t>
            </w:r>
          </w:p>
        </w:tc>
        <w:tc>
          <w:tcPr>
            <w:tcW w:w="3372" w:type="dxa"/>
            <w:tcBorders>
              <w:top w:val="single" w:color="000000" w:sz="4" w:space="0"/>
              <w:left w:val="single" w:color="000000" w:sz="4" w:space="0"/>
              <w:bottom w:val="single" w:color="000000" w:sz="4" w:space="0"/>
              <w:right w:val="single" w:color="000000" w:sz="4" w:space="0"/>
            </w:tcBorders>
          </w:tcPr>
          <w:p w14:paraId="480E1E39">
            <w:pPr>
              <w:kinsoku w:val="0"/>
              <w:autoSpaceDE w:val="0"/>
              <w:autoSpaceDN w:val="0"/>
              <w:adjustRightInd w:val="0"/>
              <w:spacing w:before="2"/>
              <w:ind w:left="103"/>
              <w:rPr>
                <w:kern w:val="0"/>
                <w:sz w:val="24"/>
              </w:rPr>
            </w:pPr>
            <w:r>
              <w:rPr>
                <w:kern w:val="0"/>
                <w:sz w:val="24"/>
              </w:rPr>
              <w:t>Cast iron or steel plate</w:t>
            </w:r>
          </w:p>
        </w:tc>
      </w:tr>
      <w:tr w14:paraId="154D512B">
        <w:tblPrEx>
          <w:tblCellMar>
            <w:top w:w="0" w:type="dxa"/>
            <w:left w:w="0" w:type="dxa"/>
            <w:bottom w:w="0" w:type="dxa"/>
            <w:right w:w="0" w:type="dxa"/>
          </w:tblCellMar>
        </w:tblPrEx>
        <w:trPr>
          <w:trHeight w:val="286" w:hRule="exact"/>
        </w:trPr>
        <w:tc>
          <w:tcPr>
            <w:tcW w:w="2558" w:type="dxa"/>
            <w:tcBorders>
              <w:top w:val="single" w:color="000000" w:sz="4" w:space="0"/>
              <w:left w:val="single" w:color="000000" w:sz="4" w:space="0"/>
              <w:bottom w:val="single" w:color="000000" w:sz="4" w:space="0"/>
              <w:right w:val="single" w:color="000000" w:sz="4" w:space="0"/>
            </w:tcBorders>
          </w:tcPr>
          <w:p w14:paraId="507E1CDF">
            <w:pPr>
              <w:kinsoku w:val="0"/>
              <w:autoSpaceDE w:val="0"/>
              <w:autoSpaceDN w:val="0"/>
              <w:adjustRightInd w:val="0"/>
              <w:spacing w:before="2"/>
              <w:ind w:left="103"/>
              <w:rPr>
                <w:kern w:val="0"/>
                <w:sz w:val="24"/>
              </w:rPr>
            </w:pPr>
            <w:r>
              <w:rPr>
                <w:kern w:val="0"/>
                <w:sz w:val="24"/>
              </w:rPr>
              <w:t>Gear</w:t>
            </w:r>
          </w:p>
        </w:tc>
        <w:tc>
          <w:tcPr>
            <w:tcW w:w="2134" w:type="dxa"/>
            <w:tcBorders>
              <w:top w:val="single" w:color="000000" w:sz="4" w:space="0"/>
              <w:left w:val="single" w:color="000000" w:sz="4" w:space="0"/>
              <w:bottom w:val="single" w:color="000000" w:sz="4" w:space="0"/>
              <w:right w:val="single" w:color="000000" w:sz="4" w:space="0"/>
            </w:tcBorders>
          </w:tcPr>
          <w:p w14:paraId="79688939">
            <w:pPr>
              <w:kinsoku w:val="0"/>
              <w:autoSpaceDE w:val="0"/>
              <w:autoSpaceDN w:val="0"/>
              <w:adjustRightInd w:val="0"/>
              <w:spacing w:before="2"/>
              <w:ind w:left="103"/>
              <w:rPr>
                <w:kern w:val="0"/>
                <w:sz w:val="24"/>
              </w:rPr>
            </w:pPr>
            <w:r>
              <w:rPr>
                <w:kern w:val="0"/>
                <w:sz w:val="24"/>
              </w:rPr>
              <w:t>Carbon steel</w:t>
            </w:r>
          </w:p>
        </w:tc>
        <w:tc>
          <w:tcPr>
            <w:tcW w:w="3372" w:type="dxa"/>
            <w:tcBorders>
              <w:top w:val="single" w:color="000000" w:sz="4" w:space="0"/>
              <w:left w:val="single" w:color="000000" w:sz="4" w:space="0"/>
              <w:bottom w:val="single" w:color="000000" w:sz="4" w:space="0"/>
              <w:right w:val="single" w:color="000000" w:sz="4" w:space="0"/>
            </w:tcBorders>
          </w:tcPr>
          <w:p w14:paraId="4229C2FF">
            <w:pPr>
              <w:kinsoku w:val="0"/>
              <w:autoSpaceDE w:val="0"/>
              <w:autoSpaceDN w:val="0"/>
              <w:adjustRightInd w:val="0"/>
              <w:spacing w:before="2"/>
              <w:ind w:left="104"/>
              <w:rPr>
                <w:kern w:val="0"/>
                <w:sz w:val="24"/>
              </w:rPr>
            </w:pPr>
            <w:r>
              <w:rPr>
                <w:kern w:val="0"/>
                <w:sz w:val="24"/>
              </w:rPr>
              <w:t>-</w:t>
            </w:r>
          </w:p>
        </w:tc>
      </w:tr>
      <w:tr w14:paraId="1B697F4A">
        <w:tblPrEx>
          <w:tblCellMar>
            <w:top w:w="0" w:type="dxa"/>
            <w:left w:w="0" w:type="dxa"/>
            <w:bottom w:w="0" w:type="dxa"/>
            <w:right w:w="0" w:type="dxa"/>
          </w:tblCellMar>
        </w:tblPrEx>
        <w:trPr>
          <w:trHeight w:val="286" w:hRule="exact"/>
        </w:trPr>
        <w:tc>
          <w:tcPr>
            <w:tcW w:w="2558" w:type="dxa"/>
            <w:tcBorders>
              <w:top w:val="single" w:color="000000" w:sz="4" w:space="0"/>
              <w:left w:val="single" w:color="000000" w:sz="4" w:space="0"/>
              <w:bottom w:val="single" w:color="000000" w:sz="4" w:space="0"/>
              <w:right w:val="single" w:color="000000" w:sz="4" w:space="0"/>
            </w:tcBorders>
          </w:tcPr>
          <w:p w14:paraId="08FD0EE1">
            <w:pPr>
              <w:kinsoku w:val="0"/>
              <w:autoSpaceDE w:val="0"/>
              <w:autoSpaceDN w:val="0"/>
              <w:adjustRightInd w:val="0"/>
              <w:spacing w:before="2"/>
              <w:ind w:left="103"/>
              <w:rPr>
                <w:kern w:val="0"/>
                <w:sz w:val="24"/>
              </w:rPr>
            </w:pPr>
            <w:r>
              <w:rPr>
                <w:kern w:val="0"/>
                <w:sz w:val="24"/>
              </w:rPr>
              <w:t>Shaft</w:t>
            </w:r>
          </w:p>
        </w:tc>
        <w:tc>
          <w:tcPr>
            <w:tcW w:w="2134" w:type="dxa"/>
            <w:tcBorders>
              <w:top w:val="single" w:color="000000" w:sz="4" w:space="0"/>
              <w:left w:val="single" w:color="000000" w:sz="4" w:space="0"/>
              <w:bottom w:val="single" w:color="000000" w:sz="4" w:space="0"/>
              <w:right w:val="single" w:color="000000" w:sz="4" w:space="0"/>
            </w:tcBorders>
          </w:tcPr>
          <w:p w14:paraId="1CF76BF3">
            <w:pPr>
              <w:kinsoku w:val="0"/>
              <w:autoSpaceDE w:val="0"/>
              <w:autoSpaceDN w:val="0"/>
              <w:adjustRightInd w:val="0"/>
              <w:spacing w:before="2"/>
              <w:ind w:left="104"/>
              <w:rPr>
                <w:kern w:val="0"/>
                <w:sz w:val="24"/>
              </w:rPr>
            </w:pPr>
            <w:r>
              <w:rPr>
                <w:kern w:val="0"/>
                <w:sz w:val="24"/>
              </w:rPr>
              <w:t>Carbon steel</w:t>
            </w:r>
          </w:p>
        </w:tc>
        <w:tc>
          <w:tcPr>
            <w:tcW w:w="3372" w:type="dxa"/>
            <w:tcBorders>
              <w:top w:val="single" w:color="000000" w:sz="4" w:space="0"/>
              <w:left w:val="single" w:color="000000" w:sz="4" w:space="0"/>
              <w:bottom w:val="single" w:color="000000" w:sz="4" w:space="0"/>
              <w:right w:val="single" w:color="000000" w:sz="4" w:space="0"/>
            </w:tcBorders>
          </w:tcPr>
          <w:p w14:paraId="0B6F94EA">
            <w:pPr>
              <w:kinsoku w:val="0"/>
              <w:autoSpaceDE w:val="0"/>
              <w:autoSpaceDN w:val="0"/>
              <w:adjustRightInd w:val="0"/>
              <w:spacing w:before="2"/>
              <w:ind w:left="104"/>
              <w:rPr>
                <w:kern w:val="0"/>
                <w:sz w:val="24"/>
              </w:rPr>
            </w:pPr>
            <w:r>
              <w:rPr>
                <w:kern w:val="0"/>
                <w:sz w:val="24"/>
              </w:rPr>
              <w:t>-</w:t>
            </w:r>
          </w:p>
        </w:tc>
      </w:tr>
      <w:tr w14:paraId="1C904C9E">
        <w:tblPrEx>
          <w:tblCellMar>
            <w:top w:w="0" w:type="dxa"/>
            <w:left w:w="0" w:type="dxa"/>
            <w:bottom w:w="0" w:type="dxa"/>
            <w:right w:w="0" w:type="dxa"/>
          </w:tblCellMar>
        </w:tblPrEx>
        <w:trPr>
          <w:trHeight w:val="286" w:hRule="exact"/>
        </w:trPr>
        <w:tc>
          <w:tcPr>
            <w:tcW w:w="2558" w:type="dxa"/>
            <w:tcBorders>
              <w:top w:val="single" w:color="000000" w:sz="4" w:space="0"/>
              <w:left w:val="single" w:color="000000" w:sz="4" w:space="0"/>
              <w:bottom w:val="single" w:color="000000" w:sz="4" w:space="0"/>
              <w:right w:val="single" w:color="000000" w:sz="4" w:space="0"/>
            </w:tcBorders>
          </w:tcPr>
          <w:p w14:paraId="1FE89ADC">
            <w:pPr>
              <w:kinsoku w:val="0"/>
              <w:autoSpaceDE w:val="0"/>
              <w:autoSpaceDN w:val="0"/>
              <w:adjustRightInd w:val="0"/>
              <w:spacing w:before="2"/>
              <w:ind w:left="103"/>
              <w:rPr>
                <w:kern w:val="0"/>
                <w:sz w:val="24"/>
              </w:rPr>
            </w:pPr>
            <w:r>
              <w:rPr>
                <w:kern w:val="0"/>
                <w:sz w:val="24"/>
              </w:rPr>
              <w:t>Power rotor</w:t>
            </w:r>
          </w:p>
        </w:tc>
        <w:tc>
          <w:tcPr>
            <w:tcW w:w="2134" w:type="dxa"/>
            <w:tcBorders>
              <w:top w:val="single" w:color="000000" w:sz="4" w:space="0"/>
              <w:left w:val="single" w:color="000000" w:sz="4" w:space="0"/>
              <w:bottom w:val="single" w:color="000000" w:sz="4" w:space="0"/>
              <w:right w:val="single" w:color="000000" w:sz="4" w:space="0"/>
            </w:tcBorders>
          </w:tcPr>
          <w:p w14:paraId="3DC7C92D">
            <w:pPr>
              <w:kinsoku w:val="0"/>
              <w:autoSpaceDE w:val="0"/>
              <w:autoSpaceDN w:val="0"/>
              <w:adjustRightInd w:val="0"/>
              <w:spacing w:before="2"/>
              <w:ind w:left="103"/>
              <w:rPr>
                <w:kern w:val="0"/>
                <w:sz w:val="24"/>
              </w:rPr>
            </w:pPr>
            <w:r>
              <w:rPr>
                <w:kern w:val="0"/>
                <w:sz w:val="24"/>
              </w:rPr>
              <w:t>-</w:t>
            </w:r>
          </w:p>
        </w:tc>
        <w:tc>
          <w:tcPr>
            <w:tcW w:w="3372" w:type="dxa"/>
            <w:tcBorders>
              <w:top w:val="single" w:color="000000" w:sz="4" w:space="0"/>
              <w:left w:val="single" w:color="000000" w:sz="4" w:space="0"/>
              <w:bottom w:val="single" w:color="000000" w:sz="4" w:space="0"/>
              <w:right w:val="single" w:color="000000" w:sz="4" w:space="0"/>
            </w:tcBorders>
          </w:tcPr>
          <w:p w14:paraId="2454188F">
            <w:pPr>
              <w:kinsoku w:val="0"/>
              <w:autoSpaceDE w:val="0"/>
              <w:autoSpaceDN w:val="0"/>
              <w:adjustRightInd w:val="0"/>
              <w:spacing w:before="2"/>
              <w:ind w:left="102"/>
              <w:rPr>
                <w:kern w:val="0"/>
                <w:sz w:val="24"/>
              </w:rPr>
            </w:pPr>
            <w:r>
              <w:rPr>
                <w:kern w:val="0"/>
                <w:sz w:val="24"/>
              </w:rPr>
              <w:t>Carbon steel</w:t>
            </w:r>
          </w:p>
        </w:tc>
      </w:tr>
      <w:tr w14:paraId="5D4D0728">
        <w:tblPrEx>
          <w:tblCellMar>
            <w:top w:w="0" w:type="dxa"/>
            <w:left w:w="0" w:type="dxa"/>
            <w:bottom w:w="0" w:type="dxa"/>
            <w:right w:w="0" w:type="dxa"/>
          </w:tblCellMar>
        </w:tblPrEx>
        <w:trPr>
          <w:trHeight w:val="286" w:hRule="exact"/>
        </w:trPr>
        <w:tc>
          <w:tcPr>
            <w:tcW w:w="2558" w:type="dxa"/>
            <w:tcBorders>
              <w:top w:val="single" w:color="000000" w:sz="4" w:space="0"/>
              <w:left w:val="single" w:color="000000" w:sz="4" w:space="0"/>
              <w:bottom w:val="single" w:color="000000" w:sz="4" w:space="0"/>
              <w:right w:val="single" w:color="000000" w:sz="4" w:space="0"/>
            </w:tcBorders>
          </w:tcPr>
          <w:p w14:paraId="5674B247">
            <w:pPr>
              <w:kinsoku w:val="0"/>
              <w:autoSpaceDE w:val="0"/>
              <w:autoSpaceDN w:val="0"/>
              <w:adjustRightInd w:val="0"/>
              <w:spacing w:before="2"/>
              <w:ind w:left="103"/>
              <w:rPr>
                <w:kern w:val="0"/>
                <w:sz w:val="24"/>
              </w:rPr>
            </w:pPr>
            <w:r>
              <w:rPr>
                <w:kern w:val="0"/>
                <w:sz w:val="24"/>
              </w:rPr>
              <w:t>Idle rotor</w:t>
            </w:r>
          </w:p>
        </w:tc>
        <w:tc>
          <w:tcPr>
            <w:tcW w:w="2134" w:type="dxa"/>
            <w:tcBorders>
              <w:top w:val="single" w:color="000000" w:sz="4" w:space="0"/>
              <w:left w:val="single" w:color="000000" w:sz="4" w:space="0"/>
              <w:bottom w:val="single" w:color="000000" w:sz="4" w:space="0"/>
              <w:right w:val="single" w:color="000000" w:sz="4" w:space="0"/>
            </w:tcBorders>
          </w:tcPr>
          <w:p w14:paraId="12079D9C">
            <w:pPr>
              <w:kinsoku w:val="0"/>
              <w:autoSpaceDE w:val="0"/>
              <w:autoSpaceDN w:val="0"/>
              <w:adjustRightInd w:val="0"/>
              <w:spacing w:before="2"/>
              <w:ind w:left="102"/>
              <w:rPr>
                <w:kern w:val="0"/>
                <w:sz w:val="24"/>
              </w:rPr>
            </w:pPr>
            <w:r>
              <w:rPr>
                <w:kern w:val="0"/>
                <w:sz w:val="24"/>
              </w:rPr>
              <w:t>-</w:t>
            </w:r>
          </w:p>
        </w:tc>
        <w:tc>
          <w:tcPr>
            <w:tcW w:w="3372" w:type="dxa"/>
            <w:tcBorders>
              <w:top w:val="single" w:color="000000" w:sz="4" w:space="0"/>
              <w:left w:val="single" w:color="000000" w:sz="4" w:space="0"/>
              <w:bottom w:val="single" w:color="000000" w:sz="4" w:space="0"/>
              <w:right w:val="single" w:color="000000" w:sz="4" w:space="0"/>
            </w:tcBorders>
          </w:tcPr>
          <w:p w14:paraId="0E8CB14F">
            <w:pPr>
              <w:kinsoku w:val="0"/>
              <w:autoSpaceDE w:val="0"/>
              <w:autoSpaceDN w:val="0"/>
              <w:adjustRightInd w:val="0"/>
              <w:spacing w:before="2"/>
              <w:ind w:left="102"/>
              <w:rPr>
                <w:kern w:val="0"/>
                <w:sz w:val="24"/>
              </w:rPr>
            </w:pPr>
            <w:r>
              <w:rPr>
                <w:kern w:val="0"/>
                <w:sz w:val="24"/>
              </w:rPr>
              <w:t>Carbon steel or ductile cast iron</w:t>
            </w:r>
          </w:p>
        </w:tc>
      </w:tr>
      <w:tr w14:paraId="3F4BC975">
        <w:tblPrEx>
          <w:tblCellMar>
            <w:top w:w="0" w:type="dxa"/>
            <w:left w:w="0" w:type="dxa"/>
            <w:bottom w:w="0" w:type="dxa"/>
            <w:right w:w="0" w:type="dxa"/>
          </w:tblCellMar>
        </w:tblPrEx>
        <w:trPr>
          <w:trHeight w:val="340" w:hRule="exact"/>
        </w:trPr>
        <w:tc>
          <w:tcPr>
            <w:tcW w:w="2558" w:type="dxa"/>
            <w:tcBorders>
              <w:top w:val="single" w:color="000000" w:sz="4" w:space="0"/>
              <w:left w:val="single" w:color="000000" w:sz="4" w:space="0"/>
              <w:bottom w:val="single" w:color="000000" w:sz="4" w:space="0"/>
              <w:right w:val="single" w:color="000000" w:sz="4" w:space="0"/>
            </w:tcBorders>
          </w:tcPr>
          <w:p w14:paraId="6505E40D">
            <w:pPr>
              <w:kinsoku w:val="0"/>
              <w:autoSpaceDE w:val="0"/>
              <w:autoSpaceDN w:val="0"/>
              <w:adjustRightInd w:val="0"/>
              <w:spacing w:before="2"/>
              <w:ind w:left="103"/>
              <w:rPr>
                <w:kern w:val="0"/>
                <w:sz w:val="24"/>
              </w:rPr>
            </w:pPr>
            <w:r>
              <w:rPr>
                <w:kern w:val="0"/>
                <w:sz w:val="24"/>
              </w:rPr>
              <w:t>Gland seal</w:t>
            </w:r>
          </w:p>
        </w:tc>
        <w:tc>
          <w:tcPr>
            <w:tcW w:w="2134" w:type="dxa"/>
            <w:tcBorders>
              <w:top w:val="single" w:color="000000" w:sz="4" w:space="0"/>
              <w:left w:val="single" w:color="000000" w:sz="4" w:space="0"/>
              <w:bottom w:val="single" w:color="000000" w:sz="4" w:space="0"/>
              <w:right w:val="single" w:color="000000" w:sz="4" w:space="0"/>
            </w:tcBorders>
          </w:tcPr>
          <w:p w14:paraId="311B75BA">
            <w:pPr>
              <w:kinsoku w:val="0"/>
              <w:autoSpaceDE w:val="0"/>
              <w:autoSpaceDN w:val="0"/>
              <w:adjustRightInd w:val="0"/>
              <w:spacing w:before="2"/>
              <w:ind w:left="104"/>
              <w:rPr>
                <w:kern w:val="0"/>
                <w:sz w:val="24"/>
              </w:rPr>
            </w:pPr>
            <w:r>
              <w:rPr>
                <w:kern w:val="0"/>
                <w:sz w:val="24"/>
              </w:rPr>
              <w:t xml:space="preserve">Mechanical seal </w:t>
            </w:r>
          </w:p>
        </w:tc>
        <w:tc>
          <w:tcPr>
            <w:tcW w:w="3372" w:type="dxa"/>
            <w:tcBorders>
              <w:top w:val="single" w:color="000000" w:sz="4" w:space="0"/>
              <w:left w:val="single" w:color="000000" w:sz="4" w:space="0"/>
              <w:bottom w:val="single" w:color="000000" w:sz="4" w:space="0"/>
              <w:right w:val="single" w:color="000000" w:sz="4" w:space="0"/>
            </w:tcBorders>
          </w:tcPr>
          <w:p w14:paraId="0A68FFD5">
            <w:pPr>
              <w:kinsoku w:val="0"/>
              <w:autoSpaceDE w:val="0"/>
              <w:autoSpaceDN w:val="0"/>
              <w:adjustRightInd w:val="0"/>
              <w:spacing w:before="2"/>
              <w:ind w:left="103"/>
              <w:rPr>
                <w:kern w:val="0"/>
                <w:sz w:val="24"/>
              </w:rPr>
            </w:pPr>
            <w:r>
              <w:rPr>
                <w:kern w:val="0"/>
                <w:sz w:val="24"/>
              </w:rPr>
              <w:t>Mechanical seal</w:t>
            </w:r>
          </w:p>
        </w:tc>
      </w:tr>
    </w:tbl>
    <w:p w14:paraId="6F89927A">
      <w:pPr>
        <w:kinsoku w:val="0"/>
        <w:autoSpaceDE w:val="0"/>
        <w:autoSpaceDN w:val="0"/>
        <w:adjustRightInd w:val="0"/>
        <w:spacing w:before="16" w:line="260" w:lineRule="exact"/>
        <w:rPr>
          <w:kern w:val="0"/>
          <w:sz w:val="26"/>
          <w:szCs w:val="26"/>
        </w:rPr>
      </w:pPr>
    </w:p>
    <w:p w14:paraId="0FBC6901">
      <w:pPr>
        <w:pStyle w:val="5"/>
        <w:spacing w:after="312"/>
        <w:ind w:left="42"/>
      </w:pPr>
      <w:r>
        <w:rPr>
          <w:rFonts w:hint="eastAsia"/>
        </w:rPr>
        <w:t>6.7.</w:t>
      </w:r>
      <w:r>
        <w:t>1.3</w:t>
      </w:r>
      <w:r>
        <w:tab/>
      </w:r>
      <w:r>
        <w:t>Piston Pump, Snake Pump and Membrane Pump</w:t>
      </w:r>
    </w:p>
    <w:p w14:paraId="22EC7BFC">
      <w:pPr>
        <w:kinsoku w:val="0"/>
        <w:autoSpaceDE w:val="0"/>
        <w:autoSpaceDN w:val="0"/>
        <w:adjustRightInd w:val="0"/>
        <w:ind w:left="1017"/>
        <w:rPr>
          <w:kern w:val="0"/>
          <w:sz w:val="24"/>
        </w:rPr>
      </w:pPr>
      <w:r>
        <w:rPr>
          <w:kern w:val="0"/>
          <w:sz w:val="24"/>
        </w:rPr>
        <w:t>Construction and material shall be accordance with Maker's standard.</w:t>
      </w:r>
    </w:p>
    <w:p w14:paraId="23A3CD87">
      <w:pPr>
        <w:pStyle w:val="4"/>
      </w:pPr>
      <w:bookmarkStart w:id="411" w:name="_Toc50572626"/>
      <w:r>
        <w:rPr>
          <w:rFonts w:hint="eastAsia"/>
        </w:rPr>
        <w:t>6.7.</w:t>
      </w:r>
      <w:r>
        <w:t>2</w:t>
      </w:r>
      <w:r>
        <w:tab/>
      </w:r>
      <w:r>
        <w:t>HEAT EXCHANGERS</w:t>
      </w:r>
      <w:bookmarkEnd w:id="411"/>
    </w:p>
    <w:p w14:paraId="3EFDED19">
      <w:pPr>
        <w:kinsoku w:val="0"/>
        <w:autoSpaceDE w:val="0"/>
        <w:autoSpaceDN w:val="0"/>
        <w:adjustRightInd w:val="0"/>
        <w:ind w:left="1017"/>
        <w:rPr>
          <w:kern w:val="0"/>
          <w:sz w:val="24"/>
        </w:rPr>
      </w:pPr>
      <w:r>
        <w:rPr>
          <w:kern w:val="0"/>
          <w:sz w:val="24"/>
        </w:rPr>
        <w:t xml:space="preserve">The relevant data refer to </w:t>
      </w:r>
      <w:r>
        <w:rPr>
          <w:rFonts w:hint="eastAsia"/>
          <w:kern w:val="0"/>
          <w:sz w:val="24"/>
        </w:rPr>
        <w:t>6.</w:t>
      </w:r>
      <w:r>
        <w:rPr>
          <w:kern w:val="0"/>
          <w:sz w:val="24"/>
        </w:rPr>
        <w:t>2.</w:t>
      </w:r>
    </w:p>
    <w:p w14:paraId="262CA23B">
      <w:pPr>
        <w:kinsoku w:val="0"/>
        <w:autoSpaceDE w:val="0"/>
        <w:autoSpaceDN w:val="0"/>
        <w:adjustRightInd w:val="0"/>
        <w:ind w:left="1017"/>
        <w:rPr>
          <w:kern w:val="0"/>
          <w:sz w:val="24"/>
        </w:rPr>
      </w:pPr>
    </w:p>
    <w:p w14:paraId="39665D40">
      <w:pPr>
        <w:kinsoku w:val="0"/>
        <w:autoSpaceDE w:val="0"/>
        <w:autoSpaceDN w:val="0"/>
        <w:adjustRightInd w:val="0"/>
        <w:ind w:left="1017"/>
        <w:rPr>
          <w:kern w:val="0"/>
          <w:sz w:val="24"/>
        </w:rPr>
      </w:pPr>
      <w:r>
        <w:rPr>
          <w:kern w:val="0"/>
          <w:sz w:val="24"/>
        </w:rPr>
        <w:t xml:space="preserve">The construction, materials and accessories for heat exchangers being attached to other machinery such as generator engine, fresh water generator, etc. shall be in accordance with Maker's standard practice. </w:t>
      </w:r>
    </w:p>
    <w:p w14:paraId="55D2C1A0">
      <w:pPr>
        <w:kinsoku w:val="0"/>
        <w:autoSpaceDE w:val="0"/>
        <w:autoSpaceDN w:val="0"/>
        <w:adjustRightInd w:val="0"/>
        <w:ind w:left="1017"/>
        <w:rPr>
          <w:kern w:val="0"/>
          <w:sz w:val="24"/>
        </w:rPr>
      </w:pPr>
    </w:p>
    <w:p w14:paraId="3C1AE40D">
      <w:pPr>
        <w:kinsoku w:val="0"/>
        <w:autoSpaceDE w:val="0"/>
        <w:autoSpaceDN w:val="0"/>
        <w:adjustRightInd w:val="0"/>
        <w:ind w:left="1017"/>
        <w:rPr>
          <w:b/>
          <w:kern w:val="0"/>
          <w:sz w:val="24"/>
        </w:rPr>
      </w:pPr>
      <w:r>
        <w:rPr>
          <w:b/>
          <w:kern w:val="0"/>
          <w:sz w:val="24"/>
        </w:rPr>
        <w:t>Sacrificial flange or pipe to be provided for central coolers and sea water pumps.</w:t>
      </w:r>
    </w:p>
    <w:p w14:paraId="009CB726">
      <w:pPr>
        <w:kinsoku w:val="0"/>
        <w:autoSpaceDE w:val="0"/>
        <w:autoSpaceDN w:val="0"/>
        <w:adjustRightInd w:val="0"/>
        <w:ind w:left="1017"/>
        <w:rPr>
          <w:b/>
          <w:kern w:val="0"/>
          <w:sz w:val="24"/>
        </w:rPr>
      </w:pPr>
    </w:p>
    <w:p w14:paraId="7A9F33A4">
      <w:pPr>
        <w:kinsoku w:val="0"/>
        <w:autoSpaceDE w:val="0"/>
        <w:autoSpaceDN w:val="0"/>
        <w:adjustRightInd w:val="0"/>
        <w:ind w:left="1017"/>
        <w:rPr>
          <w:b/>
          <w:kern w:val="0"/>
          <w:sz w:val="24"/>
        </w:rPr>
      </w:pPr>
      <w:r>
        <w:rPr>
          <w:b/>
          <w:kern w:val="0"/>
          <w:sz w:val="24"/>
        </w:rPr>
        <w:t>Pipes shall be so arranged that the heat exchangers can be overhauled with the min.</w:t>
      </w:r>
      <w:r>
        <w:rPr>
          <w:rFonts w:hint="eastAsia"/>
          <w:b/>
          <w:kern w:val="0"/>
          <w:sz w:val="24"/>
        </w:rPr>
        <w:t xml:space="preserve"> </w:t>
      </w:r>
      <w:r>
        <w:rPr>
          <w:b/>
          <w:kern w:val="0"/>
          <w:sz w:val="24"/>
        </w:rPr>
        <w:t>removal of the connected pipes.</w:t>
      </w:r>
    </w:p>
    <w:p w14:paraId="2472D2E8">
      <w:pPr>
        <w:pStyle w:val="5"/>
        <w:spacing w:after="312"/>
        <w:ind w:left="42"/>
      </w:pPr>
      <w:r>
        <w:rPr>
          <w:rFonts w:hint="eastAsia"/>
        </w:rPr>
        <w:t>6.7.</w:t>
      </w:r>
      <w:r>
        <w:t>2.1</w:t>
      </w:r>
      <w:r>
        <w:tab/>
      </w:r>
      <w:r>
        <w:t>Plate Type Coolers</w:t>
      </w:r>
    </w:p>
    <w:p w14:paraId="499CA154">
      <w:pPr>
        <w:pStyle w:val="6"/>
        <w:ind w:left="42"/>
      </w:pPr>
      <w:r>
        <w:rPr>
          <w:rFonts w:hint="eastAsia"/>
        </w:rPr>
        <w:t>6.7.</w:t>
      </w:r>
      <w:r>
        <w:t>2.1.1</w:t>
      </w:r>
      <w:r>
        <w:tab/>
      </w:r>
      <w:r>
        <w:t>General</w:t>
      </w:r>
    </w:p>
    <w:p w14:paraId="4C96E887">
      <w:pPr>
        <w:kinsoku w:val="0"/>
        <w:autoSpaceDE w:val="0"/>
        <w:autoSpaceDN w:val="0"/>
        <w:adjustRightInd w:val="0"/>
        <w:spacing w:before="15" w:line="280" w:lineRule="exact"/>
        <w:rPr>
          <w:kern w:val="0"/>
          <w:sz w:val="28"/>
          <w:szCs w:val="28"/>
        </w:rPr>
      </w:pPr>
    </w:p>
    <w:p w14:paraId="37A8A6AF">
      <w:pPr>
        <w:kinsoku w:val="0"/>
        <w:autoSpaceDE w:val="0"/>
        <w:autoSpaceDN w:val="0"/>
        <w:adjustRightInd w:val="0"/>
        <w:ind w:left="1017"/>
        <w:rPr>
          <w:kern w:val="0"/>
          <w:sz w:val="24"/>
        </w:rPr>
      </w:pPr>
      <w:r>
        <w:rPr>
          <w:kern w:val="0"/>
          <w:sz w:val="24"/>
        </w:rPr>
        <w:t>The heat-exchanging surface shall consist of some of corrugated plates clamped together in a frame and sealed at edges by rubber gaskets.</w:t>
      </w:r>
    </w:p>
    <w:p w14:paraId="2C4AC8FF">
      <w:pPr>
        <w:kinsoku w:val="0"/>
        <w:autoSpaceDE w:val="0"/>
        <w:autoSpaceDN w:val="0"/>
        <w:adjustRightInd w:val="0"/>
        <w:ind w:left="1017"/>
        <w:rPr>
          <w:kern w:val="0"/>
          <w:sz w:val="24"/>
        </w:rPr>
      </w:pPr>
    </w:p>
    <w:p w14:paraId="2532B832">
      <w:pPr>
        <w:kinsoku w:val="0"/>
        <w:autoSpaceDE w:val="0"/>
        <w:autoSpaceDN w:val="0"/>
        <w:adjustRightInd w:val="0"/>
        <w:ind w:left="1017"/>
        <w:rPr>
          <w:kern w:val="0"/>
          <w:sz w:val="24"/>
        </w:rPr>
      </w:pPr>
      <w:r>
        <w:rPr>
          <w:kern w:val="0"/>
          <w:sz w:val="24"/>
        </w:rPr>
        <w:t>The plates form a closed system of parallel two media between which heat is exchanged flow through alternate interpolate spaces.</w:t>
      </w:r>
    </w:p>
    <w:p w14:paraId="15EB6929">
      <w:pPr>
        <w:kinsoku w:val="0"/>
        <w:autoSpaceDE w:val="0"/>
        <w:autoSpaceDN w:val="0"/>
        <w:adjustRightInd w:val="0"/>
        <w:ind w:left="1017"/>
        <w:rPr>
          <w:kern w:val="0"/>
          <w:sz w:val="24"/>
        </w:rPr>
      </w:pPr>
    </w:p>
    <w:p w14:paraId="4E7C5780">
      <w:pPr>
        <w:kinsoku w:val="0"/>
        <w:autoSpaceDE w:val="0"/>
        <w:autoSpaceDN w:val="0"/>
        <w:adjustRightInd w:val="0"/>
        <w:ind w:left="1017"/>
        <w:rPr>
          <w:b/>
          <w:kern w:val="0"/>
          <w:sz w:val="24"/>
        </w:rPr>
      </w:pPr>
      <w:r>
        <w:rPr>
          <w:b/>
          <w:kern w:val="0"/>
          <w:sz w:val="24"/>
        </w:rPr>
        <w:t>Heat exchangers shall generally be provided with glass tube thermometers and manometers at inlet and at outlet of both fluids, air vent cocks, drain cocks.</w:t>
      </w:r>
    </w:p>
    <w:p w14:paraId="779D8960">
      <w:pPr>
        <w:kinsoku w:val="0"/>
        <w:autoSpaceDE w:val="0"/>
        <w:autoSpaceDN w:val="0"/>
        <w:adjustRightInd w:val="0"/>
        <w:spacing w:before="16" w:line="260" w:lineRule="exact"/>
        <w:rPr>
          <w:kern w:val="0"/>
          <w:sz w:val="26"/>
          <w:szCs w:val="26"/>
        </w:rPr>
      </w:pPr>
    </w:p>
    <w:p w14:paraId="7118A165">
      <w:pPr>
        <w:kinsoku w:val="0"/>
        <w:autoSpaceDE w:val="0"/>
        <w:autoSpaceDN w:val="0"/>
        <w:adjustRightInd w:val="0"/>
        <w:ind w:left="1017"/>
        <w:rPr>
          <w:kern w:val="0"/>
          <w:sz w:val="24"/>
        </w:rPr>
      </w:pPr>
      <w:r>
        <w:rPr>
          <w:kern w:val="0"/>
          <w:sz w:val="24"/>
        </w:rPr>
        <w:t>The accessories shall be in accordance with Maker’s standard.</w:t>
      </w:r>
    </w:p>
    <w:p w14:paraId="645DC6FC">
      <w:pPr>
        <w:kinsoku w:val="0"/>
        <w:autoSpaceDE w:val="0"/>
        <w:autoSpaceDN w:val="0"/>
        <w:adjustRightInd w:val="0"/>
        <w:ind w:left="1017"/>
        <w:rPr>
          <w:kern w:val="0"/>
          <w:sz w:val="24"/>
        </w:rPr>
      </w:pPr>
    </w:p>
    <w:p w14:paraId="0B1C93F6">
      <w:pPr>
        <w:pStyle w:val="6"/>
        <w:ind w:left="42"/>
      </w:pPr>
      <w:r>
        <w:rPr>
          <w:rFonts w:hint="eastAsia"/>
        </w:rPr>
        <w:t>6.7.</w:t>
      </w:r>
      <w:r>
        <w:t>2.1.2</w:t>
      </w:r>
      <w:r>
        <w:tab/>
      </w:r>
      <w:r>
        <w:t>Materials</w:t>
      </w:r>
    </w:p>
    <w:p w14:paraId="2BCA46FE">
      <w:pPr>
        <w:tabs>
          <w:tab w:val="left" w:pos="3000"/>
        </w:tabs>
        <w:kinsoku w:val="0"/>
        <w:autoSpaceDE w:val="0"/>
        <w:autoSpaceDN w:val="0"/>
        <w:adjustRightInd w:val="0"/>
        <w:ind w:left="1018"/>
        <w:rPr>
          <w:kern w:val="0"/>
          <w:sz w:val="24"/>
        </w:rPr>
      </w:pPr>
    </w:p>
    <w:p w14:paraId="45063DB4">
      <w:pPr>
        <w:tabs>
          <w:tab w:val="left" w:pos="3000"/>
        </w:tabs>
        <w:kinsoku w:val="0"/>
        <w:autoSpaceDE w:val="0"/>
        <w:autoSpaceDN w:val="0"/>
        <w:adjustRightInd w:val="0"/>
        <w:ind w:left="1018"/>
        <w:rPr>
          <w:kern w:val="0"/>
          <w:sz w:val="24"/>
        </w:rPr>
      </w:pPr>
      <w:r>
        <w:rPr>
          <w:kern w:val="0"/>
          <w:sz w:val="24"/>
        </w:rPr>
        <w:t>Frame</w:t>
      </w:r>
      <w:r>
        <w:rPr>
          <w:kern w:val="0"/>
          <w:sz w:val="24"/>
        </w:rPr>
        <w:tab/>
      </w:r>
      <w:r>
        <w:rPr>
          <w:kern w:val="0"/>
          <w:sz w:val="24"/>
        </w:rPr>
        <w:t>Mild steel</w:t>
      </w:r>
      <w:r>
        <w:rPr>
          <w:rFonts w:hint="eastAsia"/>
          <w:kern w:val="0"/>
          <w:sz w:val="24"/>
        </w:rPr>
        <w:t>,</w:t>
      </w:r>
    </w:p>
    <w:p w14:paraId="725E748F">
      <w:pPr>
        <w:tabs>
          <w:tab w:val="left" w:pos="3000"/>
        </w:tabs>
        <w:kinsoku w:val="0"/>
        <w:autoSpaceDE w:val="0"/>
        <w:autoSpaceDN w:val="0"/>
        <w:adjustRightInd w:val="0"/>
        <w:spacing w:line="270" w:lineRule="exact"/>
        <w:ind w:left="1018"/>
        <w:rPr>
          <w:kern w:val="0"/>
          <w:sz w:val="24"/>
        </w:rPr>
      </w:pPr>
      <w:r>
        <w:rPr>
          <w:kern w:val="0"/>
          <w:sz w:val="24"/>
        </w:rPr>
        <w:t>Plate</w:t>
      </w:r>
      <w:r>
        <w:rPr>
          <w:kern w:val="0"/>
          <w:sz w:val="24"/>
        </w:rPr>
        <w:tab/>
      </w:r>
      <w:r>
        <w:rPr>
          <w:kern w:val="0"/>
          <w:sz w:val="24"/>
        </w:rPr>
        <w:t>Titanium (For S.W.)</w:t>
      </w:r>
    </w:p>
    <w:p w14:paraId="19D5BF51">
      <w:pPr>
        <w:tabs>
          <w:tab w:val="left" w:pos="3000"/>
        </w:tabs>
        <w:kinsoku w:val="0"/>
        <w:autoSpaceDE w:val="0"/>
        <w:autoSpaceDN w:val="0"/>
        <w:adjustRightInd w:val="0"/>
        <w:ind w:left="1018" w:firstLine="2000"/>
        <w:rPr>
          <w:kern w:val="0"/>
          <w:sz w:val="24"/>
        </w:rPr>
      </w:pPr>
      <w:r>
        <w:rPr>
          <w:kern w:val="0"/>
          <w:sz w:val="24"/>
        </w:rPr>
        <w:t xml:space="preserve">Stainless steel SUS316 </w:t>
      </w:r>
      <w:r>
        <w:rPr>
          <w:rFonts w:hint="eastAsia"/>
          <w:kern w:val="0"/>
          <w:sz w:val="24"/>
        </w:rPr>
        <w:t xml:space="preserve">or equivalent </w:t>
      </w:r>
      <w:r>
        <w:rPr>
          <w:kern w:val="0"/>
          <w:sz w:val="24"/>
        </w:rPr>
        <w:t>(For F.W. &amp; oil)</w:t>
      </w:r>
    </w:p>
    <w:p w14:paraId="5711DA7B">
      <w:pPr>
        <w:tabs>
          <w:tab w:val="left" w:pos="3000"/>
        </w:tabs>
        <w:kinsoku w:val="0"/>
        <w:autoSpaceDE w:val="0"/>
        <w:autoSpaceDN w:val="0"/>
        <w:adjustRightInd w:val="0"/>
        <w:ind w:firstLine="960" w:firstLineChars="400"/>
        <w:rPr>
          <w:kern w:val="0"/>
          <w:sz w:val="24"/>
        </w:rPr>
      </w:pPr>
      <w:r>
        <w:rPr>
          <w:kern w:val="0"/>
          <w:sz w:val="24"/>
        </w:rPr>
        <w:t>Gasket</w:t>
      </w:r>
      <w:r>
        <w:rPr>
          <w:kern w:val="0"/>
          <w:sz w:val="24"/>
        </w:rPr>
        <w:tab/>
      </w:r>
      <w:r>
        <w:rPr>
          <w:kern w:val="0"/>
          <w:sz w:val="24"/>
        </w:rPr>
        <w:t>Maker’s standard</w:t>
      </w:r>
    </w:p>
    <w:p w14:paraId="26EB779A">
      <w:pPr>
        <w:kinsoku w:val="0"/>
        <w:autoSpaceDE w:val="0"/>
        <w:autoSpaceDN w:val="0"/>
        <w:adjustRightInd w:val="0"/>
        <w:spacing w:before="16" w:line="260" w:lineRule="exact"/>
        <w:rPr>
          <w:kern w:val="0"/>
          <w:sz w:val="26"/>
          <w:szCs w:val="26"/>
        </w:rPr>
      </w:pPr>
    </w:p>
    <w:p w14:paraId="68240FA6">
      <w:pPr>
        <w:pStyle w:val="5"/>
        <w:spacing w:after="312"/>
        <w:ind w:left="42"/>
      </w:pPr>
      <w:r>
        <w:rPr>
          <w:rFonts w:hint="eastAsia"/>
        </w:rPr>
        <w:t>6.7.</w:t>
      </w:r>
      <w:r>
        <w:t>2.2</w:t>
      </w:r>
      <w:r>
        <w:tab/>
      </w:r>
      <w:r>
        <w:t>Shell Tube Type Coolers</w:t>
      </w:r>
    </w:p>
    <w:p w14:paraId="1B618D33">
      <w:pPr>
        <w:pStyle w:val="6"/>
        <w:ind w:left="42"/>
      </w:pPr>
      <w:r>
        <w:rPr>
          <w:rFonts w:hint="eastAsia"/>
        </w:rPr>
        <w:t>6.7.</w:t>
      </w:r>
      <w:r>
        <w:t>2.2.1</w:t>
      </w:r>
      <w:r>
        <w:tab/>
      </w:r>
      <w:r>
        <w:t>General</w:t>
      </w:r>
    </w:p>
    <w:p w14:paraId="72C8DAA7">
      <w:pPr>
        <w:kinsoku w:val="0"/>
        <w:autoSpaceDE w:val="0"/>
        <w:autoSpaceDN w:val="0"/>
        <w:adjustRightInd w:val="0"/>
        <w:spacing w:before="16" w:line="280" w:lineRule="exact"/>
        <w:rPr>
          <w:kern w:val="0"/>
          <w:sz w:val="28"/>
          <w:szCs w:val="28"/>
        </w:rPr>
      </w:pPr>
    </w:p>
    <w:p w14:paraId="4ECCB8C3">
      <w:pPr>
        <w:kinsoku w:val="0"/>
        <w:autoSpaceDE w:val="0"/>
        <w:autoSpaceDN w:val="0"/>
        <w:adjustRightInd w:val="0"/>
        <w:ind w:left="1017"/>
        <w:rPr>
          <w:kern w:val="0"/>
          <w:sz w:val="24"/>
        </w:rPr>
      </w:pPr>
      <w:r>
        <w:rPr>
          <w:kern w:val="0"/>
          <w:sz w:val="24"/>
        </w:rPr>
        <w:t>The tubes shall be expanded into the plates at both ends of the tubes. Tube bundle to be removable.</w:t>
      </w:r>
    </w:p>
    <w:p w14:paraId="65C52F30">
      <w:pPr>
        <w:kinsoku w:val="0"/>
        <w:autoSpaceDE w:val="0"/>
        <w:autoSpaceDN w:val="0"/>
        <w:adjustRightInd w:val="0"/>
        <w:spacing w:before="15" w:line="260" w:lineRule="exact"/>
        <w:rPr>
          <w:kern w:val="0"/>
          <w:sz w:val="26"/>
          <w:szCs w:val="26"/>
        </w:rPr>
      </w:pPr>
    </w:p>
    <w:p w14:paraId="695D9F60">
      <w:pPr>
        <w:kinsoku w:val="0"/>
        <w:autoSpaceDE w:val="0"/>
        <w:autoSpaceDN w:val="0"/>
        <w:adjustRightInd w:val="0"/>
        <w:ind w:left="1017"/>
        <w:rPr>
          <w:kern w:val="0"/>
          <w:sz w:val="24"/>
        </w:rPr>
      </w:pPr>
      <w:r>
        <w:rPr>
          <w:kern w:val="0"/>
          <w:sz w:val="24"/>
        </w:rPr>
        <w:t>The cooling fluid shall pass through the tubes and the cooled fluid to flow outside of the tubes.</w:t>
      </w:r>
    </w:p>
    <w:p w14:paraId="05C7AA06">
      <w:pPr>
        <w:kinsoku w:val="0"/>
        <w:autoSpaceDE w:val="0"/>
        <w:autoSpaceDN w:val="0"/>
        <w:adjustRightInd w:val="0"/>
        <w:spacing w:before="15" w:line="260" w:lineRule="exact"/>
        <w:rPr>
          <w:kern w:val="0"/>
          <w:sz w:val="26"/>
          <w:szCs w:val="26"/>
        </w:rPr>
      </w:pPr>
    </w:p>
    <w:p w14:paraId="4EC2EFBA">
      <w:pPr>
        <w:kinsoku w:val="0"/>
        <w:autoSpaceDE w:val="0"/>
        <w:autoSpaceDN w:val="0"/>
        <w:adjustRightInd w:val="0"/>
        <w:ind w:left="1017"/>
        <w:rPr>
          <w:kern w:val="0"/>
          <w:sz w:val="24"/>
        </w:rPr>
      </w:pPr>
      <w:r>
        <w:rPr>
          <w:kern w:val="0"/>
          <w:sz w:val="24"/>
        </w:rPr>
        <w:t>Each heat exchanger shall be provided with a relief valve (oil heater and fresh water heater) vent valve, drain valve, pressure gauge, thermometer, and protective anode according to its service.</w:t>
      </w:r>
    </w:p>
    <w:p w14:paraId="1B6BB5ED">
      <w:pPr>
        <w:kinsoku w:val="0"/>
        <w:autoSpaceDE w:val="0"/>
        <w:autoSpaceDN w:val="0"/>
        <w:adjustRightInd w:val="0"/>
        <w:spacing w:before="15" w:line="260" w:lineRule="exact"/>
        <w:rPr>
          <w:kern w:val="0"/>
          <w:sz w:val="26"/>
          <w:szCs w:val="26"/>
        </w:rPr>
      </w:pPr>
    </w:p>
    <w:p w14:paraId="0BCDE1FC">
      <w:pPr>
        <w:kinsoku w:val="0"/>
        <w:autoSpaceDE w:val="0"/>
        <w:autoSpaceDN w:val="0"/>
        <w:adjustRightInd w:val="0"/>
        <w:ind w:left="1017"/>
        <w:rPr>
          <w:kern w:val="0"/>
          <w:sz w:val="24"/>
        </w:rPr>
      </w:pPr>
      <w:r>
        <w:rPr>
          <w:kern w:val="0"/>
          <w:sz w:val="24"/>
        </w:rPr>
        <w:t>One (1) soda cock and one (1) boiling steam valve to be provided as common use for shell and tube type coolers and connecting seats with blind flanges for soda cock and boiling steam valve to be fitted on each tubular cooler.</w:t>
      </w:r>
    </w:p>
    <w:p w14:paraId="22D710BD">
      <w:pPr>
        <w:kinsoku w:val="0"/>
        <w:autoSpaceDE w:val="0"/>
        <w:autoSpaceDN w:val="0"/>
        <w:adjustRightInd w:val="0"/>
        <w:ind w:left="1017"/>
        <w:rPr>
          <w:kern w:val="0"/>
          <w:sz w:val="24"/>
        </w:rPr>
      </w:pPr>
    </w:p>
    <w:p w14:paraId="500CFFCA">
      <w:pPr>
        <w:kinsoku w:val="0"/>
        <w:autoSpaceDE w:val="0"/>
        <w:autoSpaceDN w:val="0"/>
        <w:adjustRightInd w:val="0"/>
        <w:ind w:left="1017"/>
        <w:rPr>
          <w:b/>
          <w:kern w:val="0"/>
          <w:sz w:val="24"/>
        </w:rPr>
      </w:pPr>
      <w:r>
        <w:rPr>
          <w:b/>
          <w:kern w:val="0"/>
          <w:sz w:val="24"/>
        </w:rPr>
        <w:t>Tubular type coolers shall be of such design which will relieve stresses due to restriction of thermal expansion on the shell side. Tubes are to be expanded into the tube at both ends</w:t>
      </w:r>
      <w:r>
        <w:rPr>
          <w:rFonts w:hint="eastAsia"/>
          <w:b/>
          <w:kern w:val="0"/>
          <w:sz w:val="24"/>
        </w:rPr>
        <w:t xml:space="preserve"> </w:t>
      </w:r>
      <w:r>
        <w:rPr>
          <w:b/>
          <w:kern w:val="0"/>
          <w:sz w:val="24"/>
        </w:rPr>
        <w:t>of the tubes.</w:t>
      </w:r>
    </w:p>
    <w:p w14:paraId="747C7F70">
      <w:pPr>
        <w:kinsoku w:val="0"/>
        <w:autoSpaceDE w:val="0"/>
        <w:autoSpaceDN w:val="0"/>
        <w:adjustRightInd w:val="0"/>
        <w:spacing w:before="16" w:line="260" w:lineRule="exact"/>
        <w:rPr>
          <w:kern w:val="0"/>
          <w:sz w:val="26"/>
          <w:szCs w:val="26"/>
        </w:rPr>
      </w:pPr>
    </w:p>
    <w:p w14:paraId="46A667B6">
      <w:pPr>
        <w:pStyle w:val="6"/>
        <w:ind w:left="42"/>
      </w:pPr>
      <w:r>
        <w:rPr>
          <w:rFonts w:hint="eastAsia"/>
        </w:rPr>
        <w:t>6.7.</w:t>
      </w:r>
      <w:r>
        <w:t>2.2.2</w:t>
      </w:r>
      <w:r>
        <w:tab/>
      </w:r>
      <w:r>
        <w:t>Materials</w:t>
      </w:r>
    </w:p>
    <w:p w14:paraId="47C9BF24">
      <w:pPr>
        <w:kinsoku w:val="0"/>
        <w:autoSpaceDE w:val="0"/>
        <w:autoSpaceDN w:val="0"/>
        <w:adjustRightInd w:val="0"/>
        <w:spacing w:before="15" w:line="280" w:lineRule="exact"/>
        <w:rPr>
          <w:kern w:val="0"/>
          <w:sz w:val="28"/>
          <w:szCs w:val="28"/>
        </w:rPr>
      </w:pPr>
    </w:p>
    <w:p w14:paraId="566E5E35">
      <w:pPr>
        <w:tabs>
          <w:tab w:val="left" w:pos="3700"/>
        </w:tabs>
        <w:kinsoku w:val="0"/>
        <w:autoSpaceDE w:val="0"/>
        <w:autoSpaceDN w:val="0"/>
        <w:adjustRightInd w:val="0"/>
        <w:ind w:left="1018"/>
        <w:rPr>
          <w:kern w:val="0"/>
          <w:sz w:val="24"/>
        </w:rPr>
      </w:pPr>
      <w:r>
        <w:rPr>
          <w:kern w:val="0"/>
          <w:sz w:val="24"/>
        </w:rPr>
        <w:t>Tube</w:t>
      </w:r>
      <w:r>
        <w:rPr>
          <w:kern w:val="0"/>
          <w:sz w:val="24"/>
        </w:rPr>
        <w:tab/>
      </w:r>
      <w:r>
        <w:rPr>
          <w:kern w:val="0"/>
          <w:sz w:val="24"/>
        </w:rPr>
        <w:t xml:space="preserve">Aluminum brass </w:t>
      </w:r>
    </w:p>
    <w:p w14:paraId="2812BF54">
      <w:pPr>
        <w:tabs>
          <w:tab w:val="left" w:pos="3700"/>
        </w:tabs>
        <w:kinsoku w:val="0"/>
        <w:autoSpaceDE w:val="0"/>
        <w:autoSpaceDN w:val="0"/>
        <w:adjustRightInd w:val="0"/>
        <w:ind w:left="1018"/>
        <w:rPr>
          <w:kern w:val="0"/>
          <w:sz w:val="24"/>
        </w:rPr>
      </w:pPr>
      <w:r>
        <w:rPr>
          <w:kern w:val="0"/>
          <w:sz w:val="24"/>
        </w:rPr>
        <w:t>Tube plate</w:t>
      </w:r>
      <w:r>
        <w:rPr>
          <w:kern w:val="0"/>
          <w:sz w:val="24"/>
        </w:rPr>
        <w:tab/>
      </w:r>
      <w:r>
        <w:rPr>
          <w:kern w:val="0"/>
          <w:sz w:val="24"/>
        </w:rPr>
        <w:t>Naval brass</w:t>
      </w:r>
    </w:p>
    <w:p w14:paraId="185C9357">
      <w:pPr>
        <w:tabs>
          <w:tab w:val="left" w:pos="3700"/>
        </w:tabs>
        <w:kinsoku w:val="0"/>
        <w:autoSpaceDE w:val="0"/>
        <w:autoSpaceDN w:val="0"/>
        <w:adjustRightInd w:val="0"/>
        <w:spacing w:line="270" w:lineRule="exact"/>
        <w:ind w:left="1018"/>
        <w:rPr>
          <w:kern w:val="0"/>
          <w:sz w:val="24"/>
        </w:rPr>
      </w:pPr>
      <w:r>
        <w:rPr>
          <w:kern w:val="0"/>
          <w:sz w:val="24"/>
        </w:rPr>
        <w:t>Shell</w:t>
      </w:r>
      <w:r>
        <w:rPr>
          <w:kern w:val="0"/>
          <w:sz w:val="24"/>
        </w:rPr>
        <w:tab/>
      </w:r>
      <w:r>
        <w:rPr>
          <w:kern w:val="0"/>
          <w:sz w:val="24"/>
        </w:rPr>
        <w:t>Steel plate or steel pipe</w:t>
      </w:r>
    </w:p>
    <w:p w14:paraId="3BDCB59D">
      <w:pPr>
        <w:tabs>
          <w:tab w:val="left" w:pos="3700"/>
        </w:tabs>
        <w:kinsoku w:val="0"/>
        <w:autoSpaceDE w:val="0"/>
        <w:autoSpaceDN w:val="0"/>
        <w:adjustRightInd w:val="0"/>
        <w:ind w:left="1018"/>
        <w:rPr>
          <w:kern w:val="0"/>
          <w:sz w:val="24"/>
        </w:rPr>
      </w:pPr>
      <w:r>
        <w:rPr>
          <w:kern w:val="0"/>
          <w:sz w:val="24"/>
        </w:rPr>
        <w:t>Water box and cover</w:t>
      </w:r>
      <w:r>
        <w:rPr>
          <w:kern w:val="0"/>
          <w:sz w:val="24"/>
        </w:rPr>
        <w:tab/>
      </w:r>
      <w:r>
        <w:rPr>
          <w:kern w:val="0"/>
          <w:sz w:val="24"/>
        </w:rPr>
        <w:t>Steel plate or cast iron with tar epoxy coating.</w:t>
      </w:r>
    </w:p>
    <w:p w14:paraId="469237A2">
      <w:pPr>
        <w:kinsoku w:val="0"/>
        <w:autoSpaceDE w:val="0"/>
        <w:autoSpaceDN w:val="0"/>
        <w:adjustRightInd w:val="0"/>
        <w:spacing w:before="16" w:line="260" w:lineRule="exact"/>
        <w:rPr>
          <w:kern w:val="0"/>
          <w:sz w:val="26"/>
          <w:szCs w:val="26"/>
        </w:rPr>
      </w:pPr>
    </w:p>
    <w:p w14:paraId="4E3AE10F">
      <w:pPr>
        <w:pStyle w:val="5"/>
        <w:spacing w:after="312"/>
        <w:ind w:left="42"/>
      </w:pPr>
      <w:r>
        <w:rPr>
          <w:rFonts w:hint="eastAsia"/>
        </w:rPr>
        <w:t>6.7.</w:t>
      </w:r>
      <w:r>
        <w:t>2.3</w:t>
      </w:r>
      <w:r>
        <w:tab/>
      </w:r>
      <w:r>
        <w:t>Heaters</w:t>
      </w:r>
    </w:p>
    <w:p w14:paraId="1546C2AF">
      <w:pPr>
        <w:kinsoku w:val="0"/>
        <w:autoSpaceDE w:val="0"/>
        <w:autoSpaceDN w:val="0"/>
        <w:adjustRightInd w:val="0"/>
        <w:ind w:left="1017"/>
        <w:rPr>
          <w:kern w:val="0"/>
          <w:sz w:val="24"/>
        </w:rPr>
      </w:pPr>
      <w:r>
        <w:rPr>
          <w:kern w:val="0"/>
          <w:sz w:val="24"/>
        </w:rPr>
        <w:t>Each heater shall be designed for the following conditions to heat oil or water required for each service intended:</w:t>
      </w:r>
    </w:p>
    <w:p w14:paraId="2C04BEC9">
      <w:pPr>
        <w:kinsoku w:val="0"/>
        <w:autoSpaceDE w:val="0"/>
        <w:autoSpaceDN w:val="0"/>
        <w:adjustRightInd w:val="0"/>
        <w:ind w:left="1017"/>
        <w:rPr>
          <w:kern w:val="0"/>
          <w:sz w:val="24"/>
        </w:rPr>
      </w:pPr>
    </w:p>
    <w:tbl>
      <w:tblPr>
        <w:tblStyle w:val="40"/>
        <w:tblW w:w="0" w:type="auto"/>
        <w:tblInd w:w="1017" w:type="dxa"/>
        <w:tblLayout w:type="fixed"/>
        <w:tblCellMar>
          <w:top w:w="0" w:type="dxa"/>
          <w:left w:w="0" w:type="dxa"/>
          <w:bottom w:w="0" w:type="dxa"/>
          <w:right w:w="0" w:type="dxa"/>
        </w:tblCellMar>
      </w:tblPr>
      <w:tblGrid>
        <w:gridCol w:w="4320"/>
        <w:gridCol w:w="1980"/>
        <w:gridCol w:w="1080"/>
        <w:gridCol w:w="1080"/>
      </w:tblGrid>
      <w:tr w14:paraId="6DCC646F">
        <w:tblPrEx>
          <w:tblCellMar>
            <w:top w:w="0" w:type="dxa"/>
            <w:left w:w="0" w:type="dxa"/>
            <w:bottom w:w="0" w:type="dxa"/>
            <w:right w:w="0" w:type="dxa"/>
          </w:tblCellMar>
        </w:tblPrEx>
        <w:trPr>
          <w:cantSplit/>
          <w:trHeight w:val="290" w:hRule="exact"/>
        </w:trPr>
        <w:tc>
          <w:tcPr>
            <w:tcW w:w="4320" w:type="dxa"/>
            <w:vMerge w:val="restart"/>
            <w:tcBorders>
              <w:top w:val="single" w:color="000000" w:sz="6" w:space="0"/>
              <w:left w:val="single" w:color="000000" w:sz="4" w:space="0"/>
              <w:bottom w:val="single" w:color="000000" w:sz="6" w:space="0"/>
              <w:right w:val="single" w:color="000000" w:sz="4" w:space="0"/>
            </w:tcBorders>
          </w:tcPr>
          <w:p w14:paraId="0EEDC6C9">
            <w:pPr>
              <w:kinsoku w:val="0"/>
              <w:autoSpaceDE w:val="0"/>
              <w:autoSpaceDN w:val="0"/>
              <w:adjustRightInd w:val="0"/>
              <w:spacing w:before="5"/>
              <w:ind w:left="1927"/>
              <w:rPr>
                <w:kern w:val="0"/>
                <w:sz w:val="24"/>
              </w:rPr>
            </w:pPr>
            <w:r>
              <w:rPr>
                <w:kern w:val="0"/>
                <w:sz w:val="24"/>
              </w:rPr>
              <w:t>Item</w:t>
            </w:r>
          </w:p>
        </w:tc>
        <w:tc>
          <w:tcPr>
            <w:tcW w:w="1980" w:type="dxa"/>
            <w:vMerge w:val="restart"/>
            <w:tcBorders>
              <w:top w:val="single" w:color="000000" w:sz="6" w:space="0"/>
              <w:left w:val="single" w:color="000000" w:sz="4" w:space="0"/>
              <w:bottom w:val="single" w:color="000000" w:sz="6" w:space="0"/>
              <w:right w:val="single" w:color="000000" w:sz="4" w:space="0"/>
            </w:tcBorders>
          </w:tcPr>
          <w:p w14:paraId="02F5F70E">
            <w:pPr>
              <w:kinsoku w:val="0"/>
              <w:autoSpaceDE w:val="0"/>
              <w:autoSpaceDN w:val="0"/>
              <w:adjustRightInd w:val="0"/>
              <w:spacing w:before="5"/>
              <w:ind w:left="292"/>
              <w:rPr>
                <w:kern w:val="0"/>
                <w:sz w:val="24"/>
              </w:rPr>
            </w:pPr>
            <w:r>
              <w:rPr>
                <w:kern w:val="0"/>
                <w:sz w:val="24"/>
              </w:rPr>
              <w:t>Heating steam</w:t>
            </w:r>
          </w:p>
          <w:p w14:paraId="24B37FE7">
            <w:pPr>
              <w:kinsoku w:val="0"/>
              <w:autoSpaceDE w:val="0"/>
              <w:autoSpaceDN w:val="0"/>
              <w:adjustRightInd w:val="0"/>
              <w:spacing w:before="14"/>
              <w:ind w:left="239"/>
              <w:rPr>
                <w:kern w:val="0"/>
                <w:sz w:val="24"/>
              </w:rPr>
            </w:pPr>
            <w:r>
              <w:rPr>
                <w:kern w:val="0"/>
                <w:sz w:val="24"/>
              </w:rPr>
              <w:t>Pressure (MPa)</w:t>
            </w:r>
          </w:p>
        </w:tc>
        <w:tc>
          <w:tcPr>
            <w:tcW w:w="2160" w:type="dxa"/>
            <w:gridSpan w:val="2"/>
            <w:tcBorders>
              <w:top w:val="single" w:color="000000" w:sz="6" w:space="0"/>
              <w:left w:val="single" w:color="000000" w:sz="4" w:space="0"/>
              <w:bottom w:val="single" w:color="000000" w:sz="6" w:space="0"/>
              <w:right w:val="single" w:color="000000" w:sz="4" w:space="0"/>
            </w:tcBorders>
          </w:tcPr>
          <w:p w14:paraId="5D9676BA">
            <w:pPr>
              <w:kinsoku w:val="0"/>
              <w:autoSpaceDE w:val="0"/>
              <w:autoSpaceDN w:val="0"/>
              <w:adjustRightInd w:val="0"/>
              <w:spacing w:line="280" w:lineRule="exact"/>
              <w:ind w:left="320"/>
              <w:rPr>
                <w:kern w:val="0"/>
                <w:sz w:val="24"/>
              </w:rPr>
            </w:pPr>
            <w:r>
              <w:rPr>
                <w:kern w:val="0"/>
                <w:sz w:val="24"/>
              </w:rPr>
              <w:t>Fluid temp (</w:t>
            </w:r>
            <w:r>
              <w:rPr>
                <w:kern w:val="0"/>
                <w:position w:val="11"/>
                <w:sz w:val="16"/>
                <w:szCs w:val="16"/>
              </w:rPr>
              <w:t>o</w:t>
            </w:r>
            <w:r>
              <w:rPr>
                <w:kern w:val="0"/>
                <w:sz w:val="24"/>
              </w:rPr>
              <w:t>C)</w:t>
            </w:r>
          </w:p>
        </w:tc>
      </w:tr>
      <w:tr w14:paraId="553A23B9">
        <w:tblPrEx>
          <w:tblCellMar>
            <w:top w:w="0" w:type="dxa"/>
            <w:left w:w="0" w:type="dxa"/>
            <w:bottom w:w="0" w:type="dxa"/>
            <w:right w:w="0" w:type="dxa"/>
          </w:tblCellMar>
        </w:tblPrEx>
        <w:trPr>
          <w:cantSplit/>
          <w:trHeight w:val="290" w:hRule="exact"/>
        </w:trPr>
        <w:tc>
          <w:tcPr>
            <w:tcW w:w="4320" w:type="dxa"/>
            <w:vMerge w:val="continue"/>
            <w:tcBorders>
              <w:top w:val="single" w:color="000000" w:sz="6" w:space="0"/>
              <w:left w:val="single" w:color="000000" w:sz="4" w:space="0"/>
              <w:bottom w:val="single" w:color="000000" w:sz="6" w:space="0"/>
              <w:right w:val="single" w:color="000000" w:sz="4" w:space="0"/>
            </w:tcBorders>
          </w:tcPr>
          <w:p w14:paraId="2622697D">
            <w:pPr>
              <w:kinsoku w:val="0"/>
              <w:autoSpaceDE w:val="0"/>
              <w:autoSpaceDN w:val="0"/>
              <w:adjustRightInd w:val="0"/>
              <w:spacing w:line="280" w:lineRule="exact"/>
              <w:ind w:left="320"/>
              <w:rPr>
                <w:kern w:val="0"/>
                <w:sz w:val="24"/>
              </w:rPr>
            </w:pPr>
          </w:p>
        </w:tc>
        <w:tc>
          <w:tcPr>
            <w:tcW w:w="1980" w:type="dxa"/>
            <w:vMerge w:val="continue"/>
            <w:tcBorders>
              <w:top w:val="single" w:color="000000" w:sz="6" w:space="0"/>
              <w:left w:val="single" w:color="000000" w:sz="4" w:space="0"/>
              <w:bottom w:val="single" w:color="000000" w:sz="6" w:space="0"/>
              <w:right w:val="single" w:color="000000" w:sz="4" w:space="0"/>
            </w:tcBorders>
          </w:tcPr>
          <w:p w14:paraId="50DABC5D">
            <w:pPr>
              <w:kinsoku w:val="0"/>
              <w:autoSpaceDE w:val="0"/>
              <w:autoSpaceDN w:val="0"/>
              <w:adjustRightInd w:val="0"/>
              <w:spacing w:line="280" w:lineRule="exact"/>
              <w:ind w:left="320"/>
              <w:rPr>
                <w:kern w:val="0"/>
                <w:sz w:val="24"/>
              </w:rPr>
            </w:pPr>
          </w:p>
        </w:tc>
        <w:tc>
          <w:tcPr>
            <w:tcW w:w="1080" w:type="dxa"/>
            <w:tcBorders>
              <w:top w:val="single" w:color="000000" w:sz="6" w:space="0"/>
              <w:left w:val="single" w:color="000000" w:sz="4" w:space="0"/>
              <w:bottom w:val="single" w:color="000000" w:sz="6" w:space="0"/>
              <w:right w:val="single" w:color="000000" w:sz="4" w:space="0"/>
            </w:tcBorders>
          </w:tcPr>
          <w:p w14:paraId="02EE2619">
            <w:pPr>
              <w:kinsoku w:val="0"/>
              <w:autoSpaceDE w:val="0"/>
              <w:autoSpaceDN w:val="0"/>
              <w:adjustRightInd w:val="0"/>
              <w:spacing w:before="5"/>
              <w:ind w:left="313"/>
              <w:rPr>
                <w:kern w:val="0"/>
                <w:sz w:val="24"/>
              </w:rPr>
            </w:pPr>
            <w:r>
              <w:rPr>
                <w:kern w:val="0"/>
                <w:sz w:val="24"/>
              </w:rPr>
              <w:t>Inlet</w:t>
            </w:r>
          </w:p>
        </w:tc>
        <w:tc>
          <w:tcPr>
            <w:tcW w:w="1080" w:type="dxa"/>
            <w:tcBorders>
              <w:top w:val="single" w:color="000000" w:sz="6" w:space="0"/>
              <w:left w:val="single" w:color="000000" w:sz="4" w:space="0"/>
              <w:bottom w:val="single" w:color="000000" w:sz="6" w:space="0"/>
              <w:right w:val="single" w:color="000000" w:sz="4" w:space="0"/>
            </w:tcBorders>
          </w:tcPr>
          <w:p w14:paraId="556738F7">
            <w:pPr>
              <w:kinsoku w:val="0"/>
              <w:autoSpaceDE w:val="0"/>
              <w:autoSpaceDN w:val="0"/>
              <w:adjustRightInd w:val="0"/>
              <w:spacing w:before="5"/>
              <w:ind w:left="232"/>
              <w:rPr>
                <w:kern w:val="0"/>
                <w:sz w:val="24"/>
              </w:rPr>
            </w:pPr>
            <w:r>
              <w:rPr>
                <w:kern w:val="0"/>
                <w:sz w:val="24"/>
              </w:rPr>
              <w:t>Outlet</w:t>
            </w:r>
          </w:p>
        </w:tc>
      </w:tr>
      <w:tr w14:paraId="5903F548">
        <w:tblPrEx>
          <w:tblCellMar>
            <w:top w:w="0" w:type="dxa"/>
            <w:left w:w="0" w:type="dxa"/>
            <w:bottom w:w="0" w:type="dxa"/>
            <w:right w:w="0" w:type="dxa"/>
          </w:tblCellMar>
        </w:tblPrEx>
        <w:trPr>
          <w:trHeight w:val="292" w:hRule="exact"/>
        </w:trPr>
        <w:tc>
          <w:tcPr>
            <w:tcW w:w="4320" w:type="dxa"/>
            <w:tcBorders>
              <w:top w:val="single" w:color="000000" w:sz="6" w:space="0"/>
              <w:left w:val="single" w:color="000000" w:sz="4" w:space="0"/>
              <w:bottom w:val="single" w:color="000000" w:sz="6" w:space="0"/>
              <w:right w:val="single" w:color="000000" w:sz="4" w:space="0"/>
            </w:tcBorders>
          </w:tcPr>
          <w:p w14:paraId="7A5FDAC9">
            <w:pPr>
              <w:kinsoku w:val="0"/>
              <w:autoSpaceDE w:val="0"/>
              <w:autoSpaceDN w:val="0"/>
              <w:adjustRightInd w:val="0"/>
              <w:spacing w:before="5"/>
              <w:ind w:left="101"/>
              <w:rPr>
                <w:kern w:val="0"/>
                <w:sz w:val="24"/>
              </w:rPr>
            </w:pPr>
            <w:r>
              <w:rPr>
                <w:kern w:val="0"/>
                <w:sz w:val="24"/>
              </w:rPr>
              <w:t>Heavy Fuel oil heater for M/E &amp; G/E</w:t>
            </w:r>
          </w:p>
        </w:tc>
        <w:tc>
          <w:tcPr>
            <w:tcW w:w="1980" w:type="dxa"/>
            <w:tcBorders>
              <w:top w:val="single" w:color="000000" w:sz="6" w:space="0"/>
              <w:left w:val="single" w:color="000000" w:sz="4" w:space="0"/>
              <w:bottom w:val="single" w:color="000000" w:sz="6" w:space="0"/>
              <w:right w:val="single" w:color="000000" w:sz="4" w:space="0"/>
            </w:tcBorders>
          </w:tcPr>
          <w:p w14:paraId="6BF8A3FA">
            <w:pPr>
              <w:kinsoku w:val="0"/>
              <w:autoSpaceDE w:val="0"/>
              <w:autoSpaceDN w:val="0"/>
              <w:adjustRightInd w:val="0"/>
              <w:spacing w:before="5"/>
              <w:ind w:left="765"/>
              <w:rPr>
                <w:kern w:val="0"/>
                <w:sz w:val="24"/>
              </w:rPr>
            </w:pPr>
            <w:r>
              <w:rPr>
                <w:kern w:val="0"/>
                <w:sz w:val="24"/>
              </w:rPr>
              <w:t>0.7</w:t>
            </w:r>
          </w:p>
        </w:tc>
        <w:tc>
          <w:tcPr>
            <w:tcW w:w="1080" w:type="dxa"/>
            <w:tcBorders>
              <w:top w:val="single" w:color="000000" w:sz="6" w:space="0"/>
              <w:left w:val="single" w:color="000000" w:sz="4" w:space="0"/>
              <w:bottom w:val="single" w:color="000000" w:sz="6" w:space="0"/>
              <w:right w:val="single" w:color="000000" w:sz="4" w:space="0"/>
            </w:tcBorders>
          </w:tcPr>
          <w:p w14:paraId="7F388354">
            <w:pPr>
              <w:kinsoku w:val="0"/>
              <w:autoSpaceDE w:val="0"/>
              <w:autoSpaceDN w:val="0"/>
              <w:adjustRightInd w:val="0"/>
              <w:spacing w:before="5"/>
              <w:ind w:left="410"/>
              <w:rPr>
                <w:kern w:val="0"/>
                <w:sz w:val="24"/>
              </w:rPr>
            </w:pPr>
            <w:r>
              <w:rPr>
                <w:rFonts w:hint="eastAsia"/>
                <w:kern w:val="0"/>
                <w:sz w:val="24"/>
              </w:rPr>
              <w:t>90</w:t>
            </w:r>
          </w:p>
        </w:tc>
        <w:tc>
          <w:tcPr>
            <w:tcW w:w="1080" w:type="dxa"/>
            <w:tcBorders>
              <w:top w:val="single" w:color="000000" w:sz="6" w:space="0"/>
              <w:left w:val="single" w:color="000000" w:sz="4" w:space="0"/>
              <w:bottom w:val="single" w:color="000000" w:sz="6" w:space="0"/>
              <w:right w:val="single" w:color="000000" w:sz="4" w:space="0"/>
            </w:tcBorders>
          </w:tcPr>
          <w:p w14:paraId="6D8751BA">
            <w:pPr>
              <w:kinsoku w:val="0"/>
              <w:autoSpaceDE w:val="0"/>
              <w:autoSpaceDN w:val="0"/>
              <w:adjustRightInd w:val="0"/>
              <w:spacing w:before="5"/>
              <w:ind w:left="354"/>
              <w:rPr>
                <w:kern w:val="0"/>
                <w:sz w:val="24"/>
              </w:rPr>
            </w:pPr>
            <w:r>
              <w:rPr>
                <w:kern w:val="0"/>
                <w:sz w:val="24"/>
              </w:rPr>
              <w:t>150</w:t>
            </w:r>
          </w:p>
        </w:tc>
      </w:tr>
      <w:tr w14:paraId="4C914F54">
        <w:tblPrEx>
          <w:tblCellMar>
            <w:top w:w="0" w:type="dxa"/>
            <w:left w:w="0" w:type="dxa"/>
            <w:bottom w:w="0" w:type="dxa"/>
            <w:right w:w="0" w:type="dxa"/>
          </w:tblCellMar>
        </w:tblPrEx>
        <w:trPr>
          <w:trHeight w:val="290" w:hRule="exact"/>
        </w:trPr>
        <w:tc>
          <w:tcPr>
            <w:tcW w:w="4320" w:type="dxa"/>
            <w:tcBorders>
              <w:top w:val="single" w:color="000000" w:sz="6" w:space="0"/>
              <w:left w:val="single" w:color="000000" w:sz="4" w:space="0"/>
              <w:bottom w:val="single" w:color="000000" w:sz="6" w:space="0"/>
              <w:right w:val="single" w:color="000000" w:sz="4" w:space="0"/>
            </w:tcBorders>
          </w:tcPr>
          <w:p w14:paraId="1AE4D3A3">
            <w:pPr>
              <w:kinsoku w:val="0"/>
              <w:autoSpaceDE w:val="0"/>
              <w:autoSpaceDN w:val="0"/>
              <w:adjustRightInd w:val="0"/>
              <w:spacing w:before="5"/>
              <w:ind w:left="101"/>
              <w:rPr>
                <w:kern w:val="0"/>
                <w:sz w:val="24"/>
              </w:rPr>
            </w:pPr>
            <w:r>
              <w:rPr>
                <w:kern w:val="0"/>
                <w:sz w:val="24"/>
              </w:rPr>
              <w:t>Heavy Fuel oil heater for purifier</w:t>
            </w:r>
          </w:p>
        </w:tc>
        <w:tc>
          <w:tcPr>
            <w:tcW w:w="1980" w:type="dxa"/>
            <w:tcBorders>
              <w:top w:val="single" w:color="000000" w:sz="6" w:space="0"/>
              <w:left w:val="single" w:color="000000" w:sz="4" w:space="0"/>
              <w:bottom w:val="single" w:color="000000" w:sz="6" w:space="0"/>
              <w:right w:val="single" w:color="000000" w:sz="4" w:space="0"/>
            </w:tcBorders>
          </w:tcPr>
          <w:p w14:paraId="7A485983">
            <w:pPr>
              <w:kinsoku w:val="0"/>
              <w:autoSpaceDE w:val="0"/>
              <w:autoSpaceDN w:val="0"/>
              <w:adjustRightInd w:val="0"/>
              <w:spacing w:before="5"/>
              <w:ind w:left="765"/>
              <w:rPr>
                <w:kern w:val="0"/>
                <w:sz w:val="24"/>
              </w:rPr>
            </w:pPr>
            <w:r>
              <w:rPr>
                <w:kern w:val="0"/>
                <w:sz w:val="24"/>
              </w:rPr>
              <w:t>0.7</w:t>
            </w:r>
          </w:p>
        </w:tc>
        <w:tc>
          <w:tcPr>
            <w:tcW w:w="1080" w:type="dxa"/>
            <w:tcBorders>
              <w:top w:val="single" w:color="000000" w:sz="6" w:space="0"/>
              <w:left w:val="single" w:color="000000" w:sz="4" w:space="0"/>
              <w:bottom w:val="single" w:color="000000" w:sz="6" w:space="0"/>
              <w:right w:val="single" w:color="000000" w:sz="4" w:space="0"/>
            </w:tcBorders>
          </w:tcPr>
          <w:p w14:paraId="34867030">
            <w:pPr>
              <w:kinsoku w:val="0"/>
              <w:autoSpaceDE w:val="0"/>
              <w:autoSpaceDN w:val="0"/>
              <w:adjustRightInd w:val="0"/>
              <w:spacing w:before="5"/>
              <w:ind w:left="411"/>
              <w:rPr>
                <w:kern w:val="0"/>
                <w:sz w:val="24"/>
              </w:rPr>
            </w:pPr>
            <w:r>
              <w:rPr>
                <w:kern w:val="0"/>
                <w:sz w:val="24"/>
              </w:rPr>
              <w:t>50</w:t>
            </w:r>
          </w:p>
        </w:tc>
        <w:tc>
          <w:tcPr>
            <w:tcW w:w="1080" w:type="dxa"/>
            <w:tcBorders>
              <w:top w:val="single" w:color="000000" w:sz="6" w:space="0"/>
              <w:left w:val="single" w:color="000000" w:sz="4" w:space="0"/>
              <w:bottom w:val="single" w:color="000000" w:sz="6" w:space="0"/>
              <w:right w:val="single" w:color="000000" w:sz="4" w:space="0"/>
            </w:tcBorders>
          </w:tcPr>
          <w:p w14:paraId="335B3296">
            <w:pPr>
              <w:kinsoku w:val="0"/>
              <w:autoSpaceDE w:val="0"/>
              <w:autoSpaceDN w:val="0"/>
              <w:adjustRightInd w:val="0"/>
              <w:spacing w:before="5"/>
              <w:ind w:left="411"/>
              <w:rPr>
                <w:kern w:val="0"/>
                <w:sz w:val="24"/>
              </w:rPr>
            </w:pPr>
            <w:r>
              <w:rPr>
                <w:kern w:val="0"/>
                <w:sz w:val="24"/>
              </w:rPr>
              <w:t>98</w:t>
            </w:r>
          </w:p>
        </w:tc>
      </w:tr>
      <w:tr w14:paraId="5DF9207E">
        <w:tblPrEx>
          <w:tblCellMar>
            <w:top w:w="0" w:type="dxa"/>
            <w:left w:w="0" w:type="dxa"/>
            <w:bottom w:w="0" w:type="dxa"/>
            <w:right w:w="0" w:type="dxa"/>
          </w:tblCellMar>
        </w:tblPrEx>
        <w:trPr>
          <w:trHeight w:val="290" w:hRule="exact"/>
        </w:trPr>
        <w:tc>
          <w:tcPr>
            <w:tcW w:w="4320" w:type="dxa"/>
            <w:tcBorders>
              <w:top w:val="single" w:color="000000" w:sz="6" w:space="0"/>
              <w:left w:val="single" w:color="000000" w:sz="4" w:space="0"/>
              <w:bottom w:val="single" w:color="000000" w:sz="6" w:space="0"/>
              <w:right w:val="single" w:color="000000" w:sz="4" w:space="0"/>
            </w:tcBorders>
          </w:tcPr>
          <w:p w14:paraId="28F33D7B">
            <w:pPr>
              <w:kinsoku w:val="0"/>
              <w:autoSpaceDE w:val="0"/>
              <w:autoSpaceDN w:val="0"/>
              <w:adjustRightInd w:val="0"/>
              <w:spacing w:before="5"/>
              <w:ind w:left="101"/>
              <w:rPr>
                <w:kern w:val="0"/>
                <w:sz w:val="24"/>
              </w:rPr>
            </w:pPr>
            <w:r>
              <w:rPr>
                <w:kern w:val="0"/>
                <w:sz w:val="24"/>
              </w:rPr>
              <w:t>Lub. oil heater for purifier</w:t>
            </w:r>
          </w:p>
        </w:tc>
        <w:tc>
          <w:tcPr>
            <w:tcW w:w="1980" w:type="dxa"/>
            <w:tcBorders>
              <w:top w:val="single" w:color="000000" w:sz="6" w:space="0"/>
              <w:left w:val="single" w:color="000000" w:sz="4" w:space="0"/>
              <w:bottom w:val="single" w:color="000000" w:sz="6" w:space="0"/>
              <w:right w:val="single" w:color="000000" w:sz="4" w:space="0"/>
            </w:tcBorders>
          </w:tcPr>
          <w:p w14:paraId="577CB30E">
            <w:pPr>
              <w:kinsoku w:val="0"/>
              <w:autoSpaceDE w:val="0"/>
              <w:autoSpaceDN w:val="0"/>
              <w:adjustRightInd w:val="0"/>
              <w:spacing w:before="5"/>
              <w:ind w:left="765"/>
              <w:rPr>
                <w:kern w:val="0"/>
                <w:sz w:val="24"/>
              </w:rPr>
            </w:pPr>
            <w:r>
              <w:rPr>
                <w:kern w:val="0"/>
                <w:sz w:val="24"/>
              </w:rPr>
              <w:t>0.7</w:t>
            </w:r>
          </w:p>
        </w:tc>
        <w:tc>
          <w:tcPr>
            <w:tcW w:w="1080" w:type="dxa"/>
            <w:tcBorders>
              <w:top w:val="single" w:color="000000" w:sz="6" w:space="0"/>
              <w:left w:val="single" w:color="000000" w:sz="4" w:space="0"/>
              <w:bottom w:val="single" w:color="000000" w:sz="6" w:space="0"/>
              <w:right w:val="single" w:color="000000" w:sz="4" w:space="0"/>
            </w:tcBorders>
          </w:tcPr>
          <w:p w14:paraId="36609519">
            <w:pPr>
              <w:kinsoku w:val="0"/>
              <w:autoSpaceDE w:val="0"/>
              <w:autoSpaceDN w:val="0"/>
              <w:adjustRightInd w:val="0"/>
              <w:spacing w:before="5"/>
              <w:ind w:left="410"/>
              <w:rPr>
                <w:kern w:val="0"/>
                <w:sz w:val="24"/>
              </w:rPr>
            </w:pPr>
            <w:r>
              <w:rPr>
                <w:kern w:val="0"/>
                <w:sz w:val="24"/>
              </w:rPr>
              <w:t>40</w:t>
            </w:r>
          </w:p>
        </w:tc>
        <w:tc>
          <w:tcPr>
            <w:tcW w:w="1080" w:type="dxa"/>
            <w:tcBorders>
              <w:top w:val="single" w:color="000000" w:sz="6" w:space="0"/>
              <w:left w:val="single" w:color="000000" w:sz="4" w:space="0"/>
              <w:bottom w:val="single" w:color="000000" w:sz="6" w:space="0"/>
              <w:right w:val="single" w:color="000000" w:sz="4" w:space="0"/>
            </w:tcBorders>
          </w:tcPr>
          <w:p w14:paraId="77489100">
            <w:pPr>
              <w:kinsoku w:val="0"/>
              <w:autoSpaceDE w:val="0"/>
              <w:autoSpaceDN w:val="0"/>
              <w:adjustRightInd w:val="0"/>
              <w:spacing w:before="5"/>
              <w:ind w:left="410"/>
              <w:rPr>
                <w:kern w:val="0"/>
                <w:sz w:val="24"/>
              </w:rPr>
            </w:pPr>
            <w:r>
              <w:rPr>
                <w:kern w:val="0"/>
                <w:sz w:val="24"/>
              </w:rPr>
              <w:t>90</w:t>
            </w:r>
          </w:p>
        </w:tc>
      </w:tr>
      <w:tr w14:paraId="30C5F034">
        <w:tblPrEx>
          <w:tblCellMar>
            <w:top w:w="0" w:type="dxa"/>
            <w:left w:w="0" w:type="dxa"/>
            <w:bottom w:w="0" w:type="dxa"/>
            <w:right w:w="0" w:type="dxa"/>
          </w:tblCellMar>
        </w:tblPrEx>
        <w:trPr>
          <w:trHeight w:val="290" w:hRule="exact"/>
        </w:trPr>
        <w:tc>
          <w:tcPr>
            <w:tcW w:w="4320" w:type="dxa"/>
            <w:tcBorders>
              <w:top w:val="single" w:color="000000" w:sz="6" w:space="0"/>
              <w:left w:val="single" w:color="000000" w:sz="4" w:space="0"/>
              <w:bottom w:val="single" w:color="000000" w:sz="6" w:space="0"/>
              <w:right w:val="single" w:color="000000" w:sz="4" w:space="0"/>
            </w:tcBorders>
          </w:tcPr>
          <w:p w14:paraId="3E0A4D6F">
            <w:pPr>
              <w:kinsoku w:val="0"/>
              <w:autoSpaceDE w:val="0"/>
              <w:autoSpaceDN w:val="0"/>
              <w:adjustRightInd w:val="0"/>
              <w:spacing w:before="5"/>
              <w:ind w:left="101"/>
              <w:rPr>
                <w:kern w:val="0"/>
                <w:sz w:val="24"/>
              </w:rPr>
            </w:pPr>
            <w:r>
              <w:rPr>
                <w:kern w:val="0"/>
                <w:sz w:val="24"/>
              </w:rPr>
              <w:t>Calorifier</w:t>
            </w:r>
          </w:p>
        </w:tc>
        <w:tc>
          <w:tcPr>
            <w:tcW w:w="1980" w:type="dxa"/>
            <w:tcBorders>
              <w:top w:val="single" w:color="000000" w:sz="6" w:space="0"/>
              <w:left w:val="single" w:color="000000" w:sz="4" w:space="0"/>
              <w:bottom w:val="single" w:color="000000" w:sz="6" w:space="0"/>
              <w:right w:val="single" w:color="000000" w:sz="4" w:space="0"/>
            </w:tcBorders>
          </w:tcPr>
          <w:p w14:paraId="736B5561">
            <w:pPr>
              <w:kinsoku w:val="0"/>
              <w:autoSpaceDE w:val="0"/>
              <w:autoSpaceDN w:val="0"/>
              <w:adjustRightInd w:val="0"/>
              <w:spacing w:before="5"/>
              <w:ind w:left="198"/>
              <w:rPr>
                <w:kern w:val="0"/>
                <w:sz w:val="24"/>
              </w:rPr>
            </w:pPr>
            <w:r>
              <w:rPr>
                <w:kern w:val="0"/>
                <w:sz w:val="24"/>
              </w:rPr>
              <w:t>Steam &amp; electric</w:t>
            </w:r>
          </w:p>
        </w:tc>
        <w:tc>
          <w:tcPr>
            <w:tcW w:w="1080" w:type="dxa"/>
            <w:tcBorders>
              <w:top w:val="single" w:color="000000" w:sz="6" w:space="0"/>
              <w:left w:val="single" w:color="000000" w:sz="4" w:space="0"/>
              <w:bottom w:val="single" w:color="000000" w:sz="6" w:space="0"/>
              <w:right w:val="single" w:color="000000" w:sz="4" w:space="0"/>
            </w:tcBorders>
          </w:tcPr>
          <w:p w14:paraId="5D64F4FA">
            <w:pPr>
              <w:kinsoku w:val="0"/>
              <w:autoSpaceDE w:val="0"/>
              <w:autoSpaceDN w:val="0"/>
              <w:adjustRightInd w:val="0"/>
              <w:spacing w:before="5"/>
              <w:ind w:left="409"/>
              <w:rPr>
                <w:kern w:val="0"/>
                <w:sz w:val="24"/>
              </w:rPr>
            </w:pPr>
            <w:r>
              <w:rPr>
                <w:kern w:val="0"/>
                <w:sz w:val="24"/>
              </w:rPr>
              <w:t>10</w:t>
            </w:r>
          </w:p>
        </w:tc>
        <w:tc>
          <w:tcPr>
            <w:tcW w:w="1080" w:type="dxa"/>
            <w:tcBorders>
              <w:top w:val="single" w:color="000000" w:sz="6" w:space="0"/>
              <w:left w:val="single" w:color="000000" w:sz="4" w:space="0"/>
              <w:bottom w:val="single" w:color="000000" w:sz="6" w:space="0"/>
              <w:right w:val="single" w:color="000000" w:sz="4" w:space="0"/>
            </w:tcBorders>
          </w:tcPr>
          <w:p w14:paraId="053287B7">
            <w:pPr>
              <w:kinsoku w:val="0"/>
              <w:autoSpaceDE w:val="0"/>
              <w:autoSpaceDN w:val="0"/>
              <w:adjustRightInd w:val="0"/>
              <w:spacing w:before="5"/>
              <w:ind w:left="409"/>
              <w:rPr>
                <w:kern w:val="0"/>
                <w:sz w:val="24"/>
              </w:rPr>
            </w:pPr>
            <w:r>
              <w:rPr>
                <w:kern w:val="0"/>
                <w:sz w:val="24"/>
              </w:rPr>
              <w:t>70</w:t>
            </w:r>
          </w:p>
        </w:tc>
      </w:tr>
      <w:tr w14:paraId="5EE6B9B8">
        <w:tblPrEx>
          <w:tblCellMar>
            <w:top w:w="0" w:type="dxa"/>
            <w:left w:w="0" w:type="dxa"/>
            <w:bottom w:w="0" w:type="dxa"/>
            <w:right w:w="0" w:type="dxa"/>
          </w:tblCellMar>
        </w:tblPrEx>
        <w:trPr>
          <w:trHeight w:val="290" w:hRule="exact"/>
        </w:trPr>
        <w:tc>
          <w:tcPr>
            <w:tcW w:w="4320" w:type="dxa"/>
            <w:tcBorders>
              <w:top w:val="single" w:color="000000" w:sz="6" w:space="0"/>
              <w:left w:val="single" w:color="000000" w:sz="4" w:space="0"/>
              <w:bottom w:val="single" w:color="000000" w:sz="4" w:space="0"/>
              <w:right w:val="single" w:color="000000" w:sz="4" w:space="0"/>
            </w:tcBorders>
          </w:tcPr>
          <w:p w14:paraId="2F6CD3D3">
            <w:pPr>
              <w:kinsoku w:val="0"/>
              <w:autoSpaceDE w:val="0"/>
              <w:autoSpaceDN w:val="0"/>
              <w:adjustRightInd w:val="0"/>
              <w:spacing w:before="5"/>
              <w:ind w:left="101"/>
              <w:rPr>
                <w:kern w:val="0"/>
                <w:sz w:val="24"/>
              </w:rPr>
            </w:pPr>
            <w:r>
              <w:rPr>
                <w:kern w:val="0"/>
                <w:sz w:val="24"/>
              </w:rPr>
              <w:t>M/E jacket F.W. pre-heater</w:t>
            </w:r>
          </w:p>
        </w:tc>
        <w:tc>
          <w:tcPr>
            <w:tcW w:w="1980" w:type="dxa"/>
            <w:tcBorders>
              <w:top w:val="single" w:color="000000" w:sz="6" w:space="0"/>
              <w:left w:val="single" w:color="000000" w:sz="4" w:space="0"/>
              <w:bottom w:val="single" w:color="000000" w:sz="4" w:space="0"/>
              <w:right w:val="single" w:color="000000" w:sz="4" w:space="0"/>
            </w:tcBorders>
          </w:tcPr>
          <w:p w14:paraId="2168A12E">
            <w:pPr>
              <w:kinsoku w:val="0"/>
              <w:autoSpaceDE w:val="0"/>
              <w:autoSpaceDN w:val="0"/>
              <w:adjustRightInd w:val="0"/>
              <w:spacing w:before="5"/>
              <w:ind w:left="765"/>
              <w:rPr>
                <w:kern w:val="0"/>
                <w:sz w:val="24"/>
              </w:rPr>
            </w:pPr>
            <w:r>
              <w:rPr>
                <w:kern w:val="0"/>
                <w:sz w:val="24"/>
              </w:rPr>
              <w:t>0.7</w:t>
            </w:r>
          </w:p>
        </w:tc>
        <w:tc>
          <w:tcPr>
            <w:tcW w:w="1080" w:type="dxa"/>
            <w:tcBorders>
              <w:top w:val="single" w:color="000000" w:sz="6" w:space="0"/>
              <w:left w:val="single" w:color="000000" w:sz="4" w:space="0"/>
              <w:bottom w:val="single" w:color="000000" w:sz="4" w:space="0"/>
              <w:right w:val="single" w:color="000000" w:sz="4" w:space="0"/>
            </w:tcBorders>
          </w:tcPr>
          <w:p w14:paraId="7C3AE468">
            <w:pPr>
              <w:kinsoku w:val="0"/>
              <w:autoSpaceDE w:val="0"/>
              <w:autoSpaceDN w:val="0"/>
              <w:adjustRightInd w:val="0"/>
              <w:spacing w:before="5"/>
              <w:ind w:left="408"/>
              <w:rPr>
                <w:kern w:val="0"/>
                <w:sz w:val="24"/>
              </w:rPr>
            </w:pPr>
            <w:r>
              <w:rPr>
                <w:kern w:val="0"/>
                <w:sz w:val="24"/>
              </w:rPr>
              <w:t>15</w:t>
            </w:r>
          </w:p>
        </w:tc>
        <w:tc>
          <w:tcPr>
            <w:tcW w:w="1080" w:type="dxa"/>
            <w:tcBorders>
              <w:top w:val="single" w:color="000000" w:sz="6" w:space="0"/>
              <w:left w:val="single" w:color="000000" w:sz="4" w:space="0"/>
              <w:bottom w:val="single" w:color="000000" w:sz="4" w:space="0"/>
              <w:right w:val="single" w:color="000000" w:sz="4" w:space="0"/>
            </w:tcBorders>
          </w:tcPr>
          <w:p w14:paraId="38153C70">
            <w:pPr>
              <w:kinsoku w:val="0"/>
              <w:autoSpaceDE w:val="0"/>
              <w:autoSpaceDN w:val="0"/>
              <w:adjustRightInd w:val="0"/>
              <w:spacing w:before="5"/>
              <w:ind w:left="408"/>
              <w:rPr>
                <w:kern w:val="0"/>
                <w:sz w:val="24"/>
              </w:rPr>
            </w:pPr>
            <w:r>
              <w:rPr>
                <w:kern w:val="0"/>
                <w:sz w:val="24"/>
              </w:rPr>
              <w:t>50</w:t>
            </w:r>
          </w:p>
        </w:tc>
      </w:tr>
    </w:tbl>
    <w:p w14:paraId="6DD715B0">
      <w:pPr>
        <w:kinsoku w:val="0"/>
        <w:autoSpaceDE w:val="0"/>
        <w:autoSpaceDN w:val="0"/>
        <w:adjustRightInd w:val="0"/>
        <w:spacing w:before="10" w:line="100" w:lineRule="exact"/>
        <w:rPr>
          <w:kern w:val="0"/>
          <w:sz w:val="10"/>
          <w:szCs w:val="10"/>
        </w:rPr>
      </w:pPr>
    </w:p>
    <w:p w14:paraId="6EC16936">
      <w:pPr>
        <w:kinsoku w:val="0"/>
        <w:autoSpaceDE w:val="0"/>
        <w:autoSpaceDN w:val="0"/>
        <w:adjustRightInd w:val="0"/>
        <w:ind w:left="1017"/>
        <w:rPr>
          <w:kern w:val="0"/>
          <w:sz w:val="24"/>
        </w:rPr>
      </w:pPr>
      <w:r>
        <w:rPr>
          <w:kern w:val="0"/>
          <w:sz w:val="24"/>
        </w:rPr>
        <w:t xml:space="preserve">Heavy Fuel oil heater for boiler </w:t>
      </w:r>
      <w:r>
        <w:rPr>
          <w:rFonts w:hint="eastAsia"/>
          <w:kern w:val="0"/>
          <w:sz w:val="24"/>
        </w:rPr>
        <w:t>shall be according to maker</w:t>
      </w:r>
      <w:r>
        <w:rPr>
          <w:kern w:val="0"/>
          <w:sz w:val="24"/>
        </w:rPr>
        <w:t>’s standard.</w:t>
      </w:r>
    </w:p>
    <w:p w14:paraId="0B603079">
      <w:pPr>
        <w:kinsoku w:val="0"/>
        <w:autoSpaceDE w:val="0"/>
        <w:autoSpaceDN w:val="0"/>
        <w:adjustRightInd w:val="0"/>
        <w:ind w:left="1017"/>
        <w:rPr>
          <w:kern w:val="0"/>
          <w:sz w:val="24"/>
        </w:rPr>
      </w:pPr>
      <w:r>
        <w:rPr>
          <w:kern w:val="0"/>
          <w:sz w:val="24"/>
        </w:rPr>
        <w:t>The oil heaters should attach temperature gauge and safety valve.</w:t>
      </w:r>
    </w:p>
    <w:p w14:paraId="05767DA1">
      <w:pPr>
        <w:kinsoku w:val="0"/>
        <w:autoSpaceDE w:val="0"/>
        <w:autoSpaceDN w:val="0"/>
        <w:adjustRightInd w:val="0"/>
        <w:ind w:left="1017"/>
        <w:rPr>
          <w:b/>
          <w:kern w:val="0"/>
          <w:sz w:val="24"/>
        </w:rPr>
      </w:pPr>
      <w:r>
        <w:rPr>
          <w:b/>
          <w:kern w:val="0"/>
          <w:sz w:val="24"/>
        </w:rPr>
        <w:t>Pre-heater pump shall automatically stop when ME is started,the steam of the pre-heater to be manual control</w:t>
      </w:r>
    </w:p>
    <w:p w14:paraId="4499D589">
      <w:pPr>
        <w:pStyle w:val="4"/>
      </w:pPr>
      <w:bookmarkStart w:id="412" w:name="_Toc50572627"/>
      <w:r>
        <w:rPr>
          <w:rFonts w:hint="eastAsia"/>
        </w:rPr>
        <w:t>6.7.</w:t>
      </w:r>
      <w:r>
        <w:t>3</w:t>
      </w:r>
      <w:r>
        <w:tab/>
      </w:r>
      <w:r>
        <w:t>AIR COMPRESSOR AND AIR RESERVOIR</w:t>
      </w:r>
      <w:bookmarkEnd w:id="412"/>
    </w:p>
    <w:p w14:paraId="76AFD555">
      <w:pPr>
        <w:kinsoku w:val="0"/>
        <w:autoSpaceDE w:val="0"/>
        <w:autoSpaceDN w:val="0"/>
        <w:adjustRightInd w:val="0"/>
        <w:ind w:left="1017"/>
        <w:rPr>
          <w:kern w:val="0"/>
          <w:sz w:val="24"/>
        </w:rPr>
      </w:pPr>
      <w:r>
        <w:rPr>
          <w:kern w:val="0"/>
          <w:sz w:val="24"/>
        </w:rPr>
        <w:t>The air compressor and air reservoir are to be of sufficient capacity to meet the requirement of the Classification Society.</w:t>
      </w:r>
    </w:p>
    <w:p w14:paraId="4BBD7847">
      <w:pPr>
        <w:kinsoku w:val="0"/>
        <w:autoSpaceDE w:val="0"/>
        <w:autoSpaceDN w:val="0"/>
        <w:adjustRightInd w:val="0"/>
        <w:spacing w:before="16" w:line="260" w:lineRule="exact"/>
        <w:rPr>
          <w:kern w:val="0"/>
          <w:sz w:val="26"/>
          <w:szCs w:val="26"/>
        </w:rPr>
      </w:pPr>
    </w:p>
    <w:p w14:paraId="56DBEEC9">
      <w:pPr>
        <w:kinsoku w:val="0"/>
        <w:autoSpaceDE w:val="0"/>
        <w:autoSpaceDN w:val="0"/>
        <w:adjustRightInd w:val="0"/>
        <w:ind w:left="1017"/>
        <w:rPr>
          <w:kern w:val="0"/>
          <w:sz w:val="24"/>
        </w:rPr>
      </w:pPr>
      <w:r>
        <w:rPr>
          <w:kern w:val="0"/>
          <w:sz w:val="24"/>
        </w:rPr>
        <w:t>The construction, materials, accessories, spares and tools shall be in accordance with Maker's standard.</w:t>
      </w:r>
    </w:p>
    <w:p w14:paraId="38A4922B">
      <w:pPr>
        <w:kinsoku w:val="0"/>
        <w:autoSpaceDE w:val="0"/>
        <w:autoSpaceDN w:val="0"/>
        <w:adjustRightInd w:val="0"/>
        <w:spacing w:before="15" w:line="260" w:lineRule="exact"/>
        <w:rPr>
          <w:kern w:val="0"/>
          <w:sz w:val="26"/>
          <w:szCs w:val="26"/>
        </w:rPr>
      </w:pPr>
    </w:p>
    <w:p w14:paraId="2B9898DF">
      <w:pPr>
        <w:pStyle w:val="5"/>
        <w:spacing w:after="312"/>
        <w:ind w:left="42"/>
      </w:pPr>
      <w:r>
        <w:rPr>
          <w:rFonts w:hint="eastAsia"/>
        </w:rPr>
        <w:t>6.7.</w:t>
      </w:r>
      <w:r>
        <w:t>3.1</w:t>
      </w:r>
      <w:r>
        <w:tab/>
      </w:r>
      <w:r>
        <w:t>Main air Compressor</w:t>
      </w:r>
    </w:p>
    <w:p w14:paraId="4DB54812">
      <w:pPr>
        <w:kinsoku w:val="0"/>
        <w:autoSpaceDE w:val="0"/>
        <w:autoSpaceDN w:val="0"/>
        <w:adjustRightInd w:val="0"/>
        <w:ind w:left="1017"/>
        <w:rPr>
          <w:kern w:val="0"/>
          <w:sz w:val="24"/>
        </w:rPr>
      </w:pPr>
      <w:r>
        <w:rPr>
          <w:kern w:val="0"/>
          <w:sz w:val="24"/>
        </w:rPr>
        <w:t>The main air compressors shall be of single acting, two or three stages, fresh water cooled and piston type and shall be driven by electric motors.</w:t>
      </w:r>
    </w:p>
    <w:p w14:paraId="2A05E98F">
      <w:pPr>
        <w:kinsoku w:val="0"/>
        <w:autoSpaceDE w:val="0"/>
        <w:autoSpaceDN w:val="0"/>
        <w:adjustRightInd w:val="0"/>
        <w:spacing w:before="15" w:line="260" w:lineRule="exact"/>
        <w:rPr>
          <w:kern w:val="0"/>
          <w:sz w:val="26"/>
          <w:szCs w:val="26"/>
        </w:rPr>
      </w:pPr>
    </w:p>
    <w:p w14:paraId="6949E976">
      <w:pPr>
        <w:kinsoku w:val="0"/>
        <w:autoSpaceDE w:val="0"/>
        <w:autoSpaceDN w:val="0"/>
        <w:adjustRightInd w:val="0"/>
        <w:ind w:left="1017"/>
        <w:rPr>
          <w:kern w:val="0"/>
          <w:sz w:val="24"/>
        </w:rPr>
      </w:pPr>
      <w:r>
        <w:rPr>
          <w:kern w:val="0"/>
          <w:sz w:val="24"/>
        </w:rPr>
        <w:t>Each main air compressor shall be fitted with unloaded, safety valve, air strainer, pressure gauge, fresh water cooler, drain cock and other necessary fittings. Each main compressor shall be provided with automatic and remote starting and stopping device and local manual controller.</w:t>
      </w:r>
    </w:p>
    <w:p w14:paraId="4A15B3EA">
      <w:pPr>
        <w:kinsoku w:val="0"/>
        <w:autoSpaceDE w:val="0"/>
        <w:autoSpaceDN w:val="0"/>
        <w:adjustRightInd w:val="0"/>
        <w:ind w:left="1017"/>
        <w:rPr>
          <w:kern w:val="0"/>
          <w:sz w:val="24"/>
        </w:rPr>
      </w:pPr>
    </w:p>
    <w:p w14:paraId="12A371DA">
      <w:pPr>
        <w:kinsoku w:val="0"/>
        <w:autoSpaceDE w:val="0"/>
        <w:autoSpaceDN w:val="0"/>
        <w:adjustRightInd w:val="0"/>
        <w:ind w:left="1017"/>
        <w:rPr>
          <w:b/>
          <w:kern w:val="0"/>
          <w:sz w:val="24"/>
        </w:rPr>
      </w:pPr>
      <w:r>
        <w:rPr>
          <w:b/>
          <w:kern w:val="0"/>
          <w:sz w:val="24"/>
        </w:rPr>
        <w:t>Low lub oil Pressure and Compressed air high temperature safety shall be provided as per maker’s standard.</w:t>
      </w:r>
    </w:p>
    <w:p w14:paraId="33E541CC">
      <w:pPr>
        <w:kinsoku w:val="0"/>
        <w:autoSpaceDE w:val="0"/>
        <w:autoSpaceDN w:val="0"/>
        <w:adjustRightInd w:val="0"/>
        <w:spacing w:before="15" w:line="260" w:lineRule="exact"/>
        <w:rPr>
          <w:kern w:val="0"/>
          <w:sz w:val="26"/>
          <w:szCs w:val="26"/>
        </w:rPr>
      </w:pPr>
    </w:p>
    <w:p w14:paraId="48899F9D">
      <w:pPr>
        <w:pStyle w:val="5"/>
        <w:spacing w:after="312"/>
        <w:ind w:left="42"/>
      </w:pPr>
      <w:r>
        <w:rPr>
          <w:rFonts w:hint="eastAsia"/>
        </w:rPr>
        <w:t>6.7.</w:t>
      </w:r>
      <w:r>
        <w:t>3.2</w:t>
      </w:r>
      <w:r>
        <w:tab/>
      </w:r>
      <w:r>
        <w:t>Service Air Compressor</w:t>
      </w:r>
    </w:p>
    <w:p w14:paraId="7680636E">
      <w:pPr>
        <w:ind w:left="960" w:leftChars="457"/>
        <w:rPr>
          <w:kern w:val="0"/>
          <w:sz w:val="24"/>
        </w:rPr>
      </w:pPr>
      <w:r>
        <w:rPr>
          <w:kern w:val="0"/>
          <w:sz w:val="24"/>
        </w:rPr>
        <w:t>The air compressor to be of screw type, electric motor driven, air cooled, self-contained L.O. system, oil filter and oil separator.</w:t>
      </w:r>
    </w:p>
    <w:p w14:paraId="538F9809">
      <w:pPr>
        <w:ind w:left="600"/>
        <w:rPr>
          <w:kern w:val="0"/>
          <w:sz w:val="24"/>
        </w:rPr>
      </w:pPr>
    </w:p>
    <w:p w14:paraId="17089FE5">
      <w:pPr>
        <w:ind w:left="601" w:leftChars="286" w:firstLine="360" w:firstLineChars="150"/>
        <w:rPr>
          <w:kern w:val="0"/>
          <w:sz w:val="24"/>
        </w:rPr>
      </w:pPr>
      <w:r>
        <w:rPr>
          <w:kern w:val="0"/>
          <w:sz w:val="24"/>
        </w:rPr>
        <w:t>Material, spares and tools to be in accordance with the manufacturer’s standard.</w:t>
      </w:r>
    </w:p>
    <w:p w14:paraId="160595BA">
      <w:pPr>
        <w:kinsoku w:val="0"/>
        <w:autoSpaceDE w:val="0"/>
        <w:autoSpaceDN w:val="0"/>
        <w:adjustRightInd w:val="0"/>
        <w:spacing w:before="15" w:line="260" w:lineRule="exact"/>
        <w:rPr>
          <w:kern w:val="0"/>
          <w:sz w:val="26"/>
          <w:szCs w:val="26"/>
        </w:rPr>
      </w:pPr>
    </w:p>
    <w:p w14:paraId="336816D4">
      <w:pPr>
        <w:pStyle w:val="5"/>
        <w:spacing w:after="312"/>
        <w:ind w:left="42"/>
      </w:pPr>
      <w:r>
        <w:rPr>
          <w:rFonts w:hint="eastAsia"/>
        </w:rPr>
        <w:t>6.7.</w:t>
      </w:r>
      <w:r>
        <w:t>3.3</w:t>
      </w:r>
      <w:r>
        <w:tab/>
      </w:r>
      <w:r>
        <w:t>Emergency Air Compressor</w:t>
      </w:r>
    </w:p>
    <w:p w14:paraId="3EFD4892">
      <w:pPr>
        <w:kinsoku w:val="0"/>
        <w:autoSpaceDE w:val="0"/>
        <w:autoSpaceDN w:val="0"/>
        <w:adjustRightInd w:val="0"/>
        <w:ind w:left="1017"/>
        <w:rPr>
          <w:kern w:val="0"/>
          <w:sz w:val="24"/>
        </w:rPr>
      </w:pPr>
      <w:r>
        <w:rPr>
          <w:kern w:val="0"/>
          <w:sz w:val="24"/>
        </w:rPr>
        <w:t>The emergency air compressor shall be of electric motor driven, air-cooled type and used for charging to the aux. air reservoir and starting the “dead ship”.</w:t>
      </w:r>
    </w:p>
    <w:p w14:paraId="15A929EC">
      <w:pPr>
        <w:kinsoku w:val="0"/>
        <w:autoSpaceDE w:val="0"/>
        <w:autoSpaceDN w:val="0"/>
        <w:adjustRightInd w:val="0"/>
        <w:spacing w:before="16" w:line="260" w:lineRule="exact"/>
        <w:rPr>
          <w:kern w:val="0"/>
          <w:sz w:val="26"/>
          <w:szCs w:val="26"/>
        </w:rPr>
      </w:pPr>
    </w:p>
    <w:p w14:paraId="59DAFF8C">
      <w:pPr>
        <w:pStyle w:val="5"/>
        <w:spacing w:after="312"/>
        <w:ind w:left="42"/>
      </w:pPr>
      <w:r>
        <w:rPr>
          <w:rFonts w:hint="eastAsia"/>
        </w:rPr>
        <w:t>6.7.3</w:t>
      </w:r>
      <w:r>
        <w:t>.4</w:t>
      </w:r>
      <w:r>
        <w:tab/>
      </w:r>
      <w:r>
        <w:t>Air Reservoir</w:t>
      </w:r>
    </w:p>
    <w:p w14:paraId="1606A2B4">
      <w:pPr>
        <w:kinsoku w:val="0"/>
        <w:autoSpaceDE w:val="0"/>
        <w:autoSpaceDN w:val="0"/>
        <w:adjustRightInd w:val="0"/>
        <w:ind w:left="1017"/>
        <w:rPr>
          <w:kern w:val="0"/>
          <w:sz w:val="24"/>
        </w:rPr>
      </w:pPr>
      <w:r>
        <w:rPr>
          <w:kern w:val="0"/>
          <w:sz w:val="24"/>
        </w:rPr>
        <w:t>The air reservoirs shall be of cylindrical type of welded steel plate, and complete with pressure gauge, safety valve, and drain connection. The main air reservoirs shall be fitted with manual drain valve and manhole.</w:t>
      </w:r>
    </w:p>
    <w:p w14:paraId="335302D9">
      <w:pPr>
        <w:kinsoku w:val="0"/>
        <w:autoSpaceDE w:val="0"/>
        <w:autoSpaceDN w:val="0"/>
        <w:adjustRightInd w:val="0"/>
        <w:spacing w:before="1" w:line="280" w:lineRule="exact"/>
        <w:rPr>
          <w:kern w:val="0"/>
          <w:sz w:val="28"/>
          <w:szCs w:val="28"/>
        </w:rPr>
      </w:pPr>
    </w:p>
    <w:p w14:paraId="6D22918D">
      <w:pPr>
        <w:kinsoku w:val="0"/>
        <w:autoSpaceDE w:val="0"/>
        <w:autoSpaceDN w:val="0"/>
        <w:adjustRightInd w:val="0"/>
        <w:spacing w:line="274" w:lineRule="exact"/>
        <w:ind w:left="1017"/>
        <w:rPr>
          <w:kern w:val="0"/>
          <w:sz w:val="24"/>
        </w:rPr>
      </w:pPr>
      <w:r>
        <w:rPr>
          <w:kern w:val="0"/>
          <w:sz w:val="24"/>
        </w:rPr>
        <w:t>The air reservoir drain connection shall be with double shut drain valves. Outlet of all safety valves for main air reservoir should be connected to open deck.</w:t>
      </w:r>
    </w:p>
    <w:p w14:paraId="5DCCDDDC">
      <w:pPr>
        <w:kinsoku w:val="0"/>
        <w:autoSpaceDE w:val="0"/>
        <w:autoSpaceDN w:val="0"/>
        <w:adjustRightInd w:val="0"/>
        <w:spacing w:line="274" w:lineRule="exact"/>
        <w:ind w:left="1017"/>
        <w:rPr>
          <w:kern w:val="0"/>
          <w:sz w:val="24"/>
        </w:rPr>
      </w:pPr>
    </w:p>
    <w:p w14:paraId="7B89FEDB">
      <w:pPr>
        <w:kinsoku w:val="0"/>
        <w:autoSpaceDE w:val="0"/>
        <w:autoSpaceDN w:val="0"/>
        <w:adjustRightInd w:val="0"/>
        <w:ind w:left="1017"/>
        <w:rPr>
          <w:kern w:val="0"/>
          <w:sz w:val="24"/>
        </w:rPr>
      </w:pPr>
      <w:r>
        <w:rPr>
          <w:kern w:val="0"/>
          <w:sz w:val="24"/>
        </w:rPr>
        <w:t>The air reservoirs shall be painted inside with anti-rusting.</w:t>
      </w:r>
    </w:p>
    <w:p w14:paraId="05C14955">
      <w:pPr>
        <w:kinsoku w:val="0"/>
        <w:autoSpaceDE w:val="0"/>
        <w:autoSpaceDN w:val="0"/>
        <w:adjustRightInd w:val="0"/>
        <w:spacing w:before="1" w:line="280" w:lineRule="exact"/>
        <w:rPr>
          <w:kern w:val="0"/>
          <w:sz w:val="28"/>
          <w:szCs w:val="28"/>
        </w:rPr>
      </w:pPr>
    </w:p>
    <w:p w14:paraId="1F9B747B">
      <w:pPr>
        <w:kinsoku w:val="0"/>
        <w:autoSpaceDE w:val="0"/>
        <w:autoSpaceDN w:val="0"/>
        <w:adjustRightInd w:val="0"/>
        <w:spacing w:line="274" w:lineRule="exact"/>
        <w:ind w:left="1017"/>
        <w:rPr>
          <w:kern w:val="0"/>
          <w:sz w:val="24"/>
        </w:rPr>
      </w:pPr>
      <w:r>
        <w:rPr>
          <w:kern w:val="0"/>
          <w:sz w:val="24"/>
        </w:rPr>
        <w:t>The air reservoirs have ample construction and hydraulic test shall be in compliance with the requirement of Classification Society.</w:t>
      </w:r>
    </w:p>
    <w:p w14:paraId="01211907">
      <w:pPr>
        <w:pStyle w:val="4"/>
      </w:pPr>
      <w:bookmarkStart w:id="413" w:name="_Toc50572628"/>
      <w:r>
        <w:rPr>
          <w:rFonts w:hint="eastAsia"/>
        </w:rPr>
        <w:t>6.7.</w:t>
      </w:r>
      <w:r>
        <w:t>4</w:t>
      </w:r>
      <w:r>
        <w:tab/>
      </w:r>
      <w:r>
        <w:t>OIL PURIFIER</w:t>
      </w:r>
      <w:bookmarkEnd w:id="413"/>
    </w:p>
    <w:p w14:paraId="72A0D89C">
      <w:pPr>
        <w:kinsoku w:val="0"/>
        <w:autoSpaceDE w:val="0"/>
        <w:autoSpaceDN w:val="0"/>
        <w:adjustRightInd w:val="0"/>
        <w:ind w:left="1017"/>
        <w:rPr>
          <w:kern w:val="0"/>
          <w:sz w:val="24"/>
        </w:rPr>
      </w:pPr>
      <w:r>
        <w:rPr>
          <w:kern w:val="0"/>
          <w:sz w:val="24"/>
        </w:rPr>
        <w:t xml:space="preserve">All purifier heaters will be as per maker’s standard. </w:t>
      </w:r>
    </w:p>
    <w:p w14:paraId="4707A4E2">
      <w:pPr>
        <w:kinsoku w:val="0"/>
        <w:autoSpaceDE w:val="0"/>
        <w:autoSpaceDN w:val="0"/>
        <w:adjustRightInd w:val="0"/>
        <w:ind w:left="1017"/>
        <w:rPr>
          <w:kern w:val="0"/>
          <w:sz w:val="24"/>
        </w:rPr>
      </w:pPr>
    </w:p>
    <w:p w14:paraId="6E4B4818">
      <w:pPr>
        <w:kinsoku w:val="0"/>
        <w:autoSpaceDE w:val="0"/>
        <w:autoSpaceDN w:val="0"/>
        <w:adjustRightInd w:val="0"/>
        <w:ind w:left="1017"/>
        <w:rPr>
          <w:b/>
          <w:kern w:val="0"/>
          <w:sz w:val="24"/>
        </w:rPr>
      </w:pPr>
      <w:r>
        <w:rPr>
          <w:b/>
          <w:kern w:val="0"/>
          <w:sz w:val="24"/>
        </w:rPr>
        <w:t>A working bench with two (2) wash basins (sinks) shall be provided in the purifier room if space available. Drains from each wash basin shall be led to the sludge tank.</w:t>
      </w:r>
    </w:p>
    <w:p w14:paraId="74FDA298">
      <w:pPr>
        <w:kinsoku w:val="0"/>
        <w:autoSpaceDE w:val="0"/>
        <w:autoSpaceDN w:val="0"/>
        <w:adjustRightInd w:val="0"/>
        <w:ind w:left="1017"/>
      </w:pPr>
    </w:p>
    <w:p w14:paraId="169B6BA7">
      <w:pPr>
        <w:pStyle w:val="5"/>
        <w:spacing w:after="312"/>
        <w:ind w:left="42"/>
      </w:pPr>
      <w:r>
        <w:rPr>
          <w:rFonts w:hint="eastAsia"/>
        </w:rPr>
        <w:t>6.7.</w:t>
      </w:r>
      <w:r>
        <w:t>4.1</w:t>
      </w:r>
      <w:r>
        <w:tab/>
      </w:r>
      <w:r>
        <w:t>Fuel Oil Purifier</w:t>
      </w:r>
    </w:p>
    <w:p w14:paraId="64A132FD">
      <w:pPr>
        <w:kinsoku w:val="0"/>
        <w:autoSpaceDE w:val="0"/>
        <w:autoSpaceDN w:val="0"/>
        <w:adjustRightInd w:val="0"/>
        <w:ind w:left="1017"/>
        <w:rPr>
          <w:kern w:val="0"/>
          <w:sz w:val="24"/>
        </w:rPr>
      </w:pPr>
      <w:r>
        <w:rPr>
          <w:rFonts w:eastAsia="Arial Unicode MS"/>
          <w:color w:val="000000" w:themeColor="text1"/>
          <w:kern w:val="0"/>
          <w:sz w:val="24"/>
          <w14:textFill>
            <w14:solidFill>
              <w14:schemeClr w14:val="tx1"/>
            </w14:solidFill>
          </w14:textFill>
        </w:rPr>
        <w:t>Two (2) sets of HFO/LSHFO</w:t>
      </w:r>
      <w:r>
        <w:rPr>
          <w:rFonts w:hint="eastAsia" w:eastAsia="Arial Unicode MS"/>
          <w:color w:val="000000" w:themeColor="text1"/>
          <w:kern w:val="0"/>
          <w:sz w:val="24"/>
          <w14:textFill>
            <w14:solidFill>
              <w14:schemeClr w14:val="tx1"/>
            </w14:solidFill>
          </w14:textFill>
        </w:rPr>
        <w:t>/ULSFO</w:t>
      </w:r>
      <w:r>
        <w:rPr>
          <w:kern w:val="0"/>
          <w:sz w:val="24"/>
        </w:rPr>
        <w:t xml:space="preserve"> purifier shall be used for HFO/LSHFO</w:t>
      </w:r>
      <w:r>
        <w:rPr>
          <w:rFonts w:hint="eastAsia"/>
          <w:kern w:val="0"/>
          <w:sz w:val="24"/>
        </w:rPr>
        <w:t>/ULSFO</w:t>
      </w:r>
      <w:r>
        <w:rPr>
          <w:kern w:val="0"/>
          <w:sz w:val="24"/>
        </w:rPr>
        <w:t>, and arranged in the purifier area in engine room.</w:t>
      </w:r>
    </w:p>
    <w:p w14:paraId="520788C4">
      <w:pPr>
        <w:kinsoku w:val="0"/>
        <w:autoSpaceDE w:val="0"/>
        <w:autoSpaceDN w:val="0"/>
        <w:adjustRightInd w:val="0"/>
        <w:ind w:left="1017"/>
        <w:rPr>
          <w:kern w:val="0"/>
          <w:sz w:val="24"/>
        </w:rPr>
      </w:pPr>
    </w:p>
    <w:p w14:paraId="71956141">
      <w:pPr>
        <w:kinsoku w:val="0"/>
        <w:autoSpaceDE w:val="0"/>
        <w:autoSpaceDN w:val="0"/>
        <w:adjustRightInd w:val="0"/>
        <w:ind w:left="1017"/>
        <w:rPr>
          <w:rFonts w:eastAsia="Arial Unicode MS"/>
          <w:b/>
          <w:color w:val="000000" w:themeColor="text1"/>
          <w:kern w:val="0"/>
          <w:sz w:val="24"/>
          <w14:textFill>
            <w14:solidFill>
              <w14:schemeClr w14:val="tx1"/>
            </w14:solidFill>
          </w14:textFill>
        </w:rPr>
      </w:pPr>
      <w:r>
        <w:rPr>
          <w:rFonts w:eastAsia="Arial Unicode MS"/>
          <w:b/>
          <w:color w:val="000000" w:themeColor="text1"/>
          <w:kern w:val="0"/>
          <w:sz w:val="24"/>
          <w14:textFill>
            <w14:solidFill>
              <w14:schemeClr w14:val="tx1"/>
            </w14:solidFill>
          </w14:textFill>
        </w:rPr>
        <w:t>FO purifiers to be provided with flexible feed and discharge lines. Flexible mounting(rubber cushions) to be provided for the FO purifiers. Heater unit for the purifiers to besteam supplied, equipped with steam trap, insulation, temperature gauges etc.</w:t>
      </w:r>
    </w:p>
    <w:p w14:paraId="5C08D1F2">
      <w:pPr>
        <w:kinsoku w:val="0"/>
        <w:autoSpaceDE w:val="0"/>
        <w:autoSpaceDN w:val="0"/>
        <w:adjustRightInd w:val="0"/>
        <w:ind w:left="1017"/>
        <w:rPr>
          <w:rFonts w:eastAsia="Arial Unicode MS"/>
          <w:b/>
          <w:color w:val="000000" w:themeColor="text1"/>
          <w:kern w:val="0"/>
          <w:sz w:val="24"/>
          <w14:textFill>
            <w14:solidFill>
              <w14:schemeClr w14:val="tx1"/>
            </w14:solidFill>
          </w14:textFill>
        </w:rPr>
      </w:pPr>
      <w:r>
        <w:rPr>
          <w:rFonts w:eastAsia="Arial Unicode MS"/>
          <w:b/>
          <w:color w:val="000000" w:themeColor="text1"/>
          <w:kern w:val="0"/>
          <w:sz w:val="24"/>
          <w14:textFill>
            <w14:solidFill>
              <w14:schemeClr w14:val="tx1"/>
            </w14:solidFill>
          </w14:textFill>
        </w:rPr>
        <w:br w:type="textWrapping"/>
      </w:r>
      <w:r>
        <w:rPr>
          <w:rFonts w:eastAsia="Arial Unicode MS"/>
          <w:b/>
          <w:color w:val="000000" w:themeColor="text1"/>
          <w:kern w:val="0"/>
          <w:sz w:val="24"/>
          <w14:textFill>
            <w14:solidFill>
              <w14:schemeClr w14:val="tx1"/>
            </w14:solidFill>
          </w14:textFill>
        </w:rPr>
        <w:t>Each FO purifier shall be equipped with water monitoring system &amp; sludge space monitoring system.</w:t>
      </w:r>
    </w:p>
    <w:p w14:paraId="1E4CECDF">
      <w:pPr>
        <w:kinsoku w:val="0"/>
        <w:autoSpaceDE w:val="0"/>
        <w:autoSpaceDN w:val="0"/>
        <w:adjustRightInd w:val="0"/>
        <w:ind w:left="1017"/>
        <w:rPr>
          <w:kern w:val="0"/>
          <w:sz w:val="24"/>
        </w:rPr>
      </w:pPr>
    </w:p>
    <w:p w14:paraId="2A692927">
      <w:pPr>
        <w:kinsoku w:val="0"/>
        <w:autoSpaceDE w:val="0"/>
        <w:autoSpaceDN w:val="0"/>
        <w:adjustRightInd w:val="0"/>
        <w:ind w:left="1017"/>
        <w:rPr>
          <w:kern w:val="0"/>
          <w:sz w:val="24"/>
        </w:rPr>
      </w:pPr>
      <w:r>
        <w:rPr>
          <w:kern w:val="0"/>
          <w:sz w:val="24"/>
        </w:rPr>
        <w:t>One (1) purifier shall be running and the other as stand-by.</w:t>
      </w:r>
    </w:p>
    <w:p w14:paraId="42CDC5E3">
      <w:pPr>
        <w:kinsoku w:val="0"/>
        <w:autoSpaceDE w:val="0"/>
        <w:autoSpaceDN w:val="0"/>
        <w:adjustRightInd w:val="0"/>
        <w:spacing w:before="15" w:line="260" w:lineRule="exact"/>
        <w:rPr>
          <w:kern w:val="0"/>
          <w:sz w:val="26"/>
          <w:szCs w:val="26"/>
        </w:rPr>
      </w:pPr>
    </w:p>
    <w:p w14:paraId="28E77342">
      <w:pPr>
        <w:kinsoku w:val="0"/>
        <w:autoSpaceDE w:val="0"/>
        <w:autoSpaceDN w:val="0"/>
        <w:adjustRightInd w:val="0"/>
        <w:spacing w:before="5" w:line="274" w:lineRule="exact"/>
        <w:ind w:left="1017"/>
        <w:rPr>
          <w:rFonts w:eastAsia="Arial Unicode MS"/>
          <w:b/>
          <w:color w:val="000000" w:themeColor="text1"/>
          <w:kern w:val="0"/>
          <w:sz w:val="24"/>
          <w14:textFill>
            <w14:solidFill>
              <w14:schemeClr w14:val="tx1"/>
            </w14:solidFill>
          </w14:textFill>
        </w:rPr>
      </w:pPr>
      <w:r>
        <w:rPr>
          <w:kern w:val="0"/>
          <w:sz w:val="24"/>
        </w:rPr>
        <w:t xml:space="preserve">The independent supply pump with driving motor shall be provided for each purifier. </w:t>
      </w:r>
      <w:r>
        <w:rPr>
          <w:rFonts w:eastAsia="Arial Unicode MS"/>
          <w:b/>
          <w:color w:val="000000" w:themeColor="text1"/>
          <w:kern w:val="0"/>
          <w:sz w:val="24"/>
          <w14:textFill>
            <w14:solidFill>
              <w14:schemeClr w14:val="tx1"/>
            </w14:solidFill>
          </w14:textFill>
        </w:rPr>
        <w:t>The heaters of two FO purifiers to be fully interchangeable.</w:t>
      </w:r>
    </w:p>
    <w:p w14:paraId="75475E93">
      <w:pPr>
        <w:kinsoku w:val="0"/>
        <w:autoSpaceDE w:val="0"/>
        <w:autoSpaceDN w:val="0"/>
        <w:adjustRightInd w:val="0"/>
        <w:spacing w:before="5" w:line="274" w:lineRule="exact"/>
        <w:ind w:left="1017"/>
        <w:rPr>
          <w:kern w:val="0"/>
          <w:sz w:val="24"/>
        </w:rPr>
      </w:pPr>
    </w:p>
    <w:p w14:paraId="39DFBE92">
      <w:pPr>
        <w:kinsoku w:val="0"/>
        <w:autoSpaceDE w:val="0"/>
        <w:autoSpaceDN w:val="0"/>
        <w:adjustRightInd w:val="0"/>
        <w:spacing w:before="5" w:line="274" w:lineRule="exact"/>
        <w:ind w:left="1017"/>
        <w:rPr>
          <w:kern w:val="0"/>
          <w:sz w:val="24"/>
        </w:rPr>
      </w:pPr>
      <w:r>
        <w:rPr>
          <w:kern w:val="0"/>
          <w:sz w:val="24"/>
        </w:rPr>
        <w:t>Materials and accessories shall be provided according to Maker's standard.</w:t>
      </w:r>
    </w:p>
    <w:p w14:paraId="52DED36D">
      <w:pPr>
        <w:kinsoku w:val="0"/>
        <w:autoSpaceDE w:val="0"/>
        <w:autoSpaceDN w:val="0"/>
        <w:adjustRightInd w:val="0"/>
        <w:spacing w:before="5" w:line="274" w:lineRule="exact"/>
        <w:ind w:left="1017"/>
        <w:rPr>
          <w:kern w:val="0"/>
          <w:sz w:val="24"/>
        </w:rPr>
      </w:pPr>
    </w:p>
    <w:p w14:paraId="1DDB761C">
      <w:pPr>
        <w:kinsoku w:val="0"/>
        <w:autoSpaceDE w:val="0"/>
        <w:autoSpaceDN w:val="0"/>
        <w:adjustRightInd w:val="0"/>
        <w:spacing w:before="5" w:line="274" w:lineRule="exact"/>
        <w:ind w:left="1017"/>
        <w:rPr>
          <w:kern w:val="0"/>
          <w:sz w:val="24"/>
        </w:rPr>
      </w:pPr>
      <w:r>
        <w:rPr>
          <w:kern w:val="0"/>
          <w:sz w:val="24"/>
        </w:rPr>
        <w:t>Each purifier shall be provided with necessary fittings such as a pressure gauge, a thermometer, abnormal flow detector, oil feed shut off valve, water transducer and etc.</w:t>
      </w:r>
    </w:p>
    <w:p w14:paraId="6082C79F">
      <w:pPr>
        <w:kinsoku w:val="0"/>
        <w:autoSpaceDE w:val="0"/>
        <w:autoSpaceDN w:val="0"/>
        <w:adjustRightInd w:val="0"/>
        <w:spacing w:before="13" w:line="260" w:lineRule="exact"/>
        <w:rPr>
          <w:kern w:val="0"/>
          <w:sz w:val="26"/>
          <w:szCs w:val="26"/>
        </w:rPr>
      </w:pPr>
    </w:p>
    <w:p w14:paraId="3D5C27A1">
      <w:pPr>
        <w:kinsoku w:val="0"/>
        <w:autoSpaceDE w:val="0"/>
        <w:autoSpaceDN w:val="0"/>
        <w:adjustRightInd w:val="0"/>
        <w:ind w:left="1017"/>
        <w:rPr>
          <w:kern w:val="0"/>
          <w:sz w:val="24"/>
        </w:rPr>
      </w:pPr>
      <w:r>
        <w:rPr>
          <w:kern w:val="0"/>
          <w:sz w:val="24"/>
        </w:rPr>
        <w:t>Each fuel oil purifier shall run continuously and sludge discharge shall be carried out automatically by means of a timer and water transducer. Start and stop of the purifiers shall be manually and locally effected.</w:t>
      </w:r>
    </w:p>
    <w:p w14:paraId="17A919E9">
      <w:pPr>
        <w:kinsoku w:val="0"/>
        <w:autoSpaceDE w:val="0"/>
        <w:autoSpaceDN w:val="0"/>
        <w:adjustRightInd w:val="0"/>
        <w:ind w:left="1017"/>
        <w:rPr>
          <w:kern w:val="0"/>
          <w:sz w:val="24"/>
        </w:rPr>
      </w:pPr>
    </w:p>
    <w:p w14:paraId="6198577E">
      <w:pPr>
        <w:kinsoku w:val="0"/>
        <w:autoSpaceDE w:val="0"/>
        <w:autoSpaceDN w:val="0"/>
        <w:adjustRightInd w:val="0"/>
        <w:ind w:left="1017"/>
        <w:rPr>
          <w:rFonts w:eastAsia="Arial Unicode MS"/>
          <w:b/>
          <w:color w:val="000000" w:themeColor="text1"/>
          <w:kern w:val="0"/>
          <w:sz w:val="24"/>
          <w14:textFill>
            <w14:solidFill>
              <w14:schemeClr w14:val="tx1"/>
            </w14:solidFill>
          </w14:textFill>
        </w:rPr>
      </w:pPr>
      <w:r>
        <w:rPr>
          <w:rFonts w:eastAsia="Arial Unicode MS"/>
          <w:b/>
          <w:color w:val="000000" w:themeColor="text1"/>
          <w:kern w:val="0"/>
          <w:sz w:val="24"/>
          <w14:textFill>
            <w14:solidFill>
              <w14:schemeClr w14:val="tx1"/>
            </w14:solidFill>
          </w14:textFill>
        </w:rPr>
        <w:t>Automatic control panel to be provided for each FO purifier.</w:t>
      </w:r>
    </w:p>
    <w:p w14:paraId="57537861">
      <w:pPr>
        <w:kinsoku w:val="0"/>
        <w:autoSpaceDE w:val="0"/>
        <w:autoSpaceDN w:val="0"/>
        <w:adjustRightInd w:val="0"/>
        <w:spacing w:before="15" w:line="260" w:lineRule="exact"/>
        <w:rPr>
          <w:kern w:val="0"/>
          <w:sz w:val="26"/>
          <w:szCs w:val="26"/>
        </w:rPr>
      </w:pPr>
    </w:p>
    <w:p w14:paraId="1D7E5054">
      <w:pPr>
        <w:kinsoku w:val="0"/>
        <w:autoSpaceDE w:val="0"/>
        <w:autoSpaceDN w:val="0"/>
        <w:adjustRightInd w:val="0"/>
        <w:ind w:left="1017"/>
        <w:rPr>
          <w:kern w:val="0"/>
          <w:sz w:val="24"/>
        </w:rPr>
      </w:pPr>
      <w:r>
        <w:rPr>
          <w:kern w:val="0"/>
          <w:sz w:val="24"/>
        </w:rPr>
        <w:t>Each one (1) automatic control board with abnormal alarm shall be arranged near the purifiers.</w:t>
      </w:r>
    </w:p>
    <w:p w14:paraId="2EF66243">
      <w:pPr>
        <w:kinsoku w:val="0"/>
        <w:autoSpaceDE w:val="0"/>
        <w:autoSpaceDN w:val="0"/>
        <w:adjustRightInd w:val="0"/>
        <w:spacing w:before="16" w:line="260" w:lineRule="exact"/>
        <w:rPr>
          <w:kern w:val="0"/>
          <w:sz w:val="26"/>
          <w:szCs w:val="26"/>
        </w:rPr>
      </w:pPr>
    </w:p>
    <w:p w14:paraId="29878BA1">
      <w:pPr>
        <w:kinsoku w:val="0"/>
        <w:autoSpaceDE w:val="0"/>
        <w:autoSpaceDN w:val="0"/>
        <w:adjustRightInd w:val="0"/>
        <w:ind w:left="1017"/>
        <w:rPr>
          <w:kern w:val="0"/>
          <w:sz w:val="24"/>
        </w:rPr>
      </w:pPr>
      <w:r>
        <w:rPr>
          <w:kern w:val="0"/>
          <w:sz w:val="24"/>
        </w:rPr>
        <w:t>One (1) “I” beam shall be fitted above all the purifiers for maintenance.</w:t>
      </w:r>
    </w:p>
    <w:p w14:paraId="0BFA9E98">
      <w:pPr>
        <w:kinsoku w:val="0"/>
        <w:autoSpaceDE w:val="0"/>
        <w:autoSpaceDN w:val="0"/>
        <w:adjustRightInd w:val="0"/>
        <w:spacing w:before="16" w:line="260" w:lineRule="exact"/>
        <w:rPr>
          <w:kern w:val="0"/>
          <w:sz w:val="26"/>
          <w:szCs w:val="26"/>
        </w:rPr>
      </w:pPr>
    </w:p>
    <w:p w14:paraId="063CEE38">
      <w:pPr>
        <w:kinsoku w:val="0"/>
        <w:autoSpaceDE w:val="0"/>
        <w:autoSpaceDN w:val="0"/>
        <w:adjustRightInd w:val="0"/>
        <w:ind w:left="1017"/>
        <w:rPr>
          <w:kern w:val="0"/>
          <w:sz w:val="24"/>
        </w:rPr>
      </w:pPr>
      <w:r>
        <w:rPr>
          <w:kern w:val="0"/>
          <w:sz w:val="24"/>
        </w:rPr>
        <w:t>One (1)-cleaning table shall be provided with cold water, hot water, MGO pipes and valves and drain valve.</w:t>
      </w:r>
    </w:p>
    <w:p w14:paraId="5CA3B588">
      <w:pPr>
        <w:kinsoku w:val="0"/>
        <w:autoSpaceDE w:val="0"/>
        <w:autoSpaceDN w:val="0"/>
        <w:adjustRightInd w:val="0"/>
        <w:spacing w:before="15" w:line="260" w:lineRule="exact"/>
        <w:rPr>
          <w:kern w:val="0"/>
          <w:sz w:val="26"/>
          <w:szCs w:val="26"/>
        </w:rPr>
      </w:pPr>
    </w:p>
    <w:p w14:paraId="46C0E72F">
      <w:pPr>
        <w:pStyle w:val="5"/>
        <w:spacing w:after="312"/>
        <w:ind w:left="42"/>
      </w:pPr>
      <w:r>
        <w:rPr>
          <w:rFonts w:hint="eastAsia"/>
        </w:rPr>
        <w:t>6.7.</w:t>
      </w:r>
      <w:r>
        <w:t>4.2</w:t>
      </w:r>
      <w:r>
        <w:tab/>
      </w:r>
      <w:r>
        <w:t>Lubricating Oil Purifier</w:t>
      </w:r>
    </w:p>
    <w:p w14:paraId="4E71A3C0">
      <w:pPr>
        <w:kinsoku w:val="0"/>
        <w:autoSpaceDE w:val="0"/>
        <w:autoSpaceDN w:val="0"/>
        <w:adjustRightInd w:val="0"/>
        <w:ind w:left="1017"/>
        <w:rPr>
          <w:kern w:val="0"/>
          <w:sz w:val="24"/>
        </w:rPr>
      </w:pPr>
      <w:r>
        <w:rPr>
          <w:kern w:val="0"/>
          <w:sz w:val="24"/>
        </w:rPr>
        <w:t>One (1) set of M/E L.O. purifier and one (1) set of G/E L.O. purifier shall be arranged in the purifier area in the engine room.</w:t>
      </w:r>
      <w:r>
        <w:rPr>
          <w:rFonts w:hint="eastAsia"/>
          <w:kern w:val="0"/>
          <w:sz w:val="24"/>
        </w:rPr>
        <w:t xml:space="preserve"> G/E LO purifier shall be also as standby for ME</w:t>
      </w:r>
    </w:p>
    <w:p w14:paraId="52FA8AC8">
      <w:pPr>
        <w:kinsoku w:val="0"/>
        <w:autoSpaceDE w:val="0"/>
        <w:autoSpaceDN w:val="0"/>
        <w:adjustRightInd w:val="0"/>
        <w:spacing w:before="15" w:line="260" w:lineRule="exact"/>
        <w:rPr>
          <w:kern w:val="0"/>
          <w:sz w:val="26"/>
          <w:szCs w:val="26"/>
        </w:rPr>
      </w:pPr>
    </w:p>
    <w:p w14:paraId="7BF35EF9">
      <w:pPr>
        <w:kinsoku w:val="0"/>
        <w:autoSpaceDE w:val="0"/>
        <w:autoSpaceDN w:val="0"/>
        <w:adjustRightInd w:val="0"/>
        <w:ind w:left="1017"/>
        <w:rPr>
          <w:kern w:val="0"/>
          <w:sz w:val="24"/>
        </w:rPr>
      </w:pPr>
      <w:r>
        <w:rPr>
          <w:kern w:val="0"/>
          <w:sz w:val="24"/>
        </w:rPr>
        <w:t>Each L.O. purifier shall be with independent supply pump.</w:t>
      </w:r>
    </w:p>
    <w:p w14:paraId="05E233AD">
      <w:pPr>
        <w:kinsoku w:val="0"/>
        <w:autoSpaceDE w:val="0"/>
        <w:autoSpaceDN w:val="0"/>
        <w:adjustRightInd w:val="0"/>
        <w:spacing w:before="16" w:line="260" w:lineRule="exact"/>
        <w:rPr>
          <w:kern w:val="0"/>
          <w:sz w:val="26"/>
          <w:szCs w:val="26"/>
        </w:rPr>
      </w:pPr>
    </w:p>
    <w:p w14:paraId="58BCFA2B">
      <w:pPr>
        <w:kinsoku w:val="0"/>
        <w:autoSpaceDE w:val="0"/>
        <w:autoSpaceDN w:val="0"/>
        <w:adjustRightInd w:val="0"/>
        <w:ind w:left="1017"/>
        <w:rPr>
          <w:kern w:val="0"/>
          <w:sz w:val="24"/>
        </w:rPr>
      </w:pPr>
      <w:r>
        <w:rPr>
          <w:kern w:val="0"/>
          <w:sz w:val="24"/>
        </w:rPr>
        <w:t>Materials and accessories shall be provided according to Maker's standard.</w:t>
      </w:r>
    </w:p>
    <w:p w14:paraId="51F38F12">
      <w:pPr>
        <w:kinsoku w:val="0"/>
        <w:autoSpaceDE w:val="0"/>
        <w:autoSpaceDN w:val="0"/>
        <w:adjustRightInd w:val="0"/>
        <w:spacing w:before="1" w:line="280" w:lineRule="exact"/>
        <w:rPr>
          <w:kern w:val="0"/>
          <w:sz w:val="28"/>
          <w:szCs w:val="28"/>
        </w:rPr>
      </w:pPr>
    </w:p>
    <w:p w14:paraId="42927E1C">
      <w:pPr>
        <w:kinsoku w:val="0"/>
        <w:autoSpaceDE w:val="0"/>
        <w:autoSpaceDN w:val="0"/>
        <w:adjustRightInd w:val="0"/>
        <w:spacing w:line="274" w:lineRule="exact"/>
        <w:ind w:left="1017"/>
        <w:rPr>
          <w:kern w:val="0"/>
          <w:sz w:val="24"/>
        </w:rPr>
      </w:pPr>
      <w:r>
        <w:rPr>
          <w:kern w:val="0"/>
          <w:sz w:val="24"/>
        </w:rPr>
        <w:t>Each purifier shall be provided with necessary fittings such as a flow indicator, pressure gauge, thermometer, abnormal flow detector, oil feed shut off valve and etc.</w:t>
      </w:r>
    </w:p>
    <w:p w14:paraId="39983D4C">
      <w:pPr>
        <w:kinsoku w:val="0"/>
        <w:autoSpaceDE w:val="0"/>
        <w:autoSpaceDN w:val="0"/>
        <w:adjustRightInd w:val="0"/>
        <w:spacing w:line="274" w:lineRule="exact"/>
        <w:ind w:left="1017"/>
        <w:rPr>
          <w:kern w:val="0"/>
          <w:sz w:val="24"/>
        </w:rPr>
      </w:pPr>
    </w:p>
    <w:p w14:paraId="78BFC119">
      <w:pPr>
        <w:kinsoku w:val="0"/>
        <w:autoSpaceDE w:val="0"/>
        <w:autoSpaceDN w:val="0"/>
        <w:adjustRightInd w:val="0"/>
        <w:ind w:left="1017"/>
        <w:rPr>
          <w:kern w:val="0"/>
          <w:sz w:val="24"/>
        </w:rPr>
      </w:pPr>
      <w:r>
        <w:rPr>
          <w:kern w:val="0"/>
          <w:sz w:val="24"/>
        </w:rPr>
        <w:t>The purifier shall be run continuously and sludge discharge shall be carried out automatically by means of a timer. Start and stop of the purifier shall be manually and locally effected.</w:t>
      </w:r>
    </w:p>
    <w:p w14:paraId="2B36427B">
      <w:pPr>
        <w:kinsoku w:val="0"/>
        <w:autoSpaceDE w:val="0"/>
        <w:autoSpaceDN w:val="0"/>
        <w:adjustRightInd w:val="0"/>
        <w:ind w:left="1017"/>
        <w:rPr>
          <w:kern w:val="0"/>
          <w:sz w:val="24"/>
        </w:rPr>
      </w:pPr>
    </w:p>
    <w:p w14:paraId="20846274">
      <w:pPr>
        <w:kinsoku w:val="0"/>
        <w:autoSpaceDE w:val="0"/>
        <w:autoSpaceDN w:val="0"/>
        <w:adjustRightInd w:val="0"/>
        <w:ind w:left="1017"/>
        <w:rPr>
          <w:kern w:val="0"/>
          <w:sz w:val="24"/>
        </w:rPr>
      </w:pPr>
      <w:r>
        <w:rPr>
          <w:kern w:val="0"/>
          <w:sz w:val="24"/>
        </w:rPr>
        <w:t>Each one (1) automatic control board with timer and an abnormal alarm shall be arranged near the purifier.</w:t>
      </w:r>
    </w:p>
    <w:p w14:paraId="201A2826">
      <w:pPr>
        <w:kinsoku w:val="0"/>
        <w:autoSpaceDE w:val="0"/>
        <w:autoSpaceDN w:val="0"/>
        <w:adjustRightInd w:val="0"/>
        <w:spacing w:before="16" w:line="260" w:lineRule="exact"/>
        <w:rPr>
          <w:kern w:val="0"/>
          <w:sz w:val="26"/>
          <w:szCs w:val="26"/>
        </w:rPr>
      </w:pPr>
    </w:p>
    <w:p w14:paraId="4EB8B5CC">
      <w:pPr>
        <w:kinsoku w:val="0"/>
        <w:autoSpaceDE w:val="0"/>
        <w:autoSpaceDN w:val="0"/>
        <w:adjustRightInd w:val="0"/>
        <w:ind w:left="1017"/>
        <w:rPr>
          <w:kern w:val="0"/>
          <w:sz w:val="24"/>
        </w:rPr>
      </w:pPr>
      <w:r>
        <w:rPr>
          <w:kern w:val="0"/>
          <w:sz w:val="24"/>
        </w:rPr>
        <w:t xml:space="preserve">“I” beam reference with </w:t>
      </w:r>
      <w:r>
        <w:rPr>
          <w:rFonts w:hint="eastAsia"/>
          <w:kern w:val="0"/>
          <w:sz w:val="24"/>
        </w:rPr>
        <w:t>6.7.</w:t>
      </w:r>
      <w:r>
        <w:rPr>
          <w:kern w:val="0"/>
          <w:sz w:val="24"/>
        </w:rPr>
        <w:t>4.1</w:t>
      </w:r>
    </w:p>
    <w:p w14:paraId="581449F0">
      <w:pPr>
        <w:pStyle w:val="4"/>
      </w:pPr>
      <w:bookmarkStart w:id="414" w:name="_Toc50572629"/>
      <w:r>
        <w:rPr>
          <w:rFonts w:hint="eastAsia"/>
        </w:rPr>
        <w:t>6.7.</w:t>
      </w:r>
      <w:r>
        <w:t>5</w:t>
      </w:r>
      <w:r>
        <w:tab/>
      </w:r>
      <w:r>
        <w:t>FRESH WATER GENERATOR</w:t>
      </w:r>
      <w:bookmarkEnd w:id="414"/>
    </w:p>
    <w:p w14:paraId="62A49445">
      <w:pPr>
        <w:kinsoku w:val="0"/>
        <w:autoSpaceDE w:val="0"/>
        <w:autoSpaceDN w:val="0"/>
        <w:adjustRightInd w:val="0"/>
        <w:ind w:left="1017"/>
        <w:rPr>
          <w:kern w:val="0"/>
          <w:sz w:val="24"/>
        </w:rPr>
      </w:pPr>
      <w:r>
        <w:rPr>
          <w:kern w:val="0"/>
          <w:sz w:val="24"/>
        </w:rPr>
        <w:t>The vacuum type fresh water generator, utilizing the waste heat of M/E jacket cooling F.W. shall be installed in engine room and shall be cooled by sea water.</w:t>
      </w:r>
    </w:p>
    <w:p w14:paraId="67B6266C">
      <w:pPr>
        <w:kinsoku w:val="0"/>
        <w:autoSpaceDE w:val="0"/>
        <w:autoSpaceDN w:val="0"/>
        <w:adjustRightInd w:val="0"/>
        <w:ind w:left="1017"/>
        <w:rPr>
          <w:kern w:val="0"/>
          <w:sz w:val="24"/>
        </w:rPr>
      </w:pPr>
    </w:p>
    <w:p w14:paraId="07B7F27B">
      <w:pPr>
        <w:kinsoku w:val="0"/>
        <w:autoSpaceDE w:val="0"/>
        <w:autoSpaceDN w:val="0"/>
        <w:adjustRightInd w:val="0"/>
        <w:ind w:left="1017"/>
        <w:rPr>
          <w:kern w:val="0"/>
          <w:sz w:val="24"/>
        </w:rPr>
      </w:pPr>
      <w:r>
        <w:rPr>
          <w:kern w:val="0"/>
          <w:sz w:val="24"/>
        </w:rPr>
        <w:t>The generator to be of plate type with titanium plates.</w:t>
      </w:r>
    </w:p>
    <w:p w14:paraId="6DA6A8CC">
      <w:pPr>
        <w:kinsoku w:val="0"/>
        <w:autoSpaceDE w:val="0"/>
        <w:autoSpaceDN w:val="0"/>
        <w:adjustRightInd w:val="0"/>
        <w:spacing w:before="15" w:line="260" w:lineRule="exact"/>
        <w:rPr>
          <w:kern w:val="0"/>
          <w:sz w:val="26"/>
          <w:szCs w:val="26"/>
        </w:rPr>
      </w:pPr>
    </w:p>
    <w:p w14:paraId="3659F964">
      <w:pPr>
        <w:kinsoku w:val="0"/>
        <w:autoSpaceDE w:val="0"/>
        <w:autoSpaceDN w:val="0"/>
        <w:adjustRightInd w:val="0"/>
        <w:ind w:left="1017"/>
        <w:rPr>
          <w:rFonts w:eastAsia="Arial Unicode MS"/>
          <w:kern w:val="0"/>
          <w:sz w:val="24"/>
        </w:rPr>
      </w:pPr>
      <w:r>
        <w:rPr>
          <w:kern w:val="0"/>
          <w:sz w:val="24"/>
        </w:rPr>
        <w:t>The fresh water generator shall produce rated capacity of fresh water not exceeding 10p.p.m. of salinity at rated vacuum and main engine jacket cooling F.W. temperature of 8</w:t>
      </w:r>
      <w:r>
        <w:rPr>
          <w:rFonts w:hint="eastAsia"/>
          <w:kern w:val="0"/>
          <w:sz w:val="24"/>
        </w:rPr>
        <w:t>5</w:t>
      </w:r>
      <w:r>
        <w:rPr>
          <w:rFonts w:ascii="Symbol" w:hAnsi="Symbol" w:eastAsia="Arial Unicode MS" w:cs="Symbol"/>
          <w:kern w:val="0"/>
          <w:sz w:val="24"/>
        </w:rPr>
        <w:t></w:t>
      </w:r>
      <w:r>
        <w:rPr>
          <w:rFonts w:eastAsia="Arial Unicode MS"/>
          <w:kern w:val="0"/>
          <w:sz w:val="24"/>
        </w:rPr>
        <w:t>C and cooling sea water temperature of 32</w:t>
      </w:r>
      <w:r>
        <w:rPr>
          <w:rFonts w:ascii="Symbol" w:hAnsi="Symbol" w:eastAsia="Arial Unicode MS" w:cs="Symbol"/>
          <w:kern w:val="0"/>
          <w:sz w:val="24"/>
        </w:rPr>
        <w:t></w:t>
      </w:r>
      <w:r>
        <w:rPr>
          <w:rFonts w:eastAsia="Arial Unicode MS"/>
          <w:kern w:val="0"/>
          <w:sz w:val="24"/>
        </w:rPr>
        <w:t>C.</w:t>
      </w:r>
    </w:p>
    <w:p w14:paraId="37CFD6AB">
      <w:pPr>
        <w:kinsoku w:val="0"/>
        <w:autoSpaceDE w:val="0"/>
        <w:autoSpaceDN w:val="0"/>
        <w:adjustRightInd w:val="0"/>
        <w:spacing w:before="19" w:line="260" w:lineRule="exact"/>
        <w:rPr>
          <w:rFonts w:eastAsia="Arial Unicode MS"/>
          <w:kern w:val="0"/>
          <w:sz w:val="26"/>
          <w:szCs w:val="26"/>
        </w:rPr>
      </w:pPr>
    </w:p>
    <w:p w14:paraId="60C1AF13">
      <w:pPr>
        <w:kinsoku w:val="0"/>
        <w:autoSpaceDE w:val="0"/>
        <w:autoSpaceDN w:val="0"/>
        <w:adjustRightInd w:val="0"/>
        <w:spacing w:line="239" w:lineRule="auto"/>
        <w:ind w:left="1017"/>
        <w:rPr>
          <w:rFonts w:eastAsia="Arial Unicode MS"/>
          <w:kern w:val="0"/>
          <w:sz w:val="24"/>
        </w:rPr>
      </w:pPr>
      <w:r>
        <w:rPr>
          <w:rFonts w:eastAsia="Arial Unicode MS"/>
          <w:kern w:val="0"/>
          <w:sz w:val="24"/>
        </w:rPr>
        <w:t>The fresh water generator shall consist of an evaporator, a condenser and complete with water ejector, ejector pump, distillate pump, salinity indicator, automatic alarm, water meter and other necessaries for operation.</w:t>
      </w:r>
    </w:p>
    <w:p w14:paraId="41B89FAD">
      <w:pPr>
        <w:kinsoku w:val="0"/>
        <w:autoSpaceDE w:val="0"/>
        <w:autoSpaceDN w:val="0"/>
        <w:adjustRightInd w:val="0"/>
        <w:spacing w:before="16" w:line="260" w:lineRule="exact"/>
        <w:rPr>
          <w:rFonts w:eastAsia="Arial Unicode MS"/>
          <w:kern w:val="0"/>
          <w:sz w:val="26"/>
          <w:szCs w:val="26"/>
        </w:rPr>
      </w:pPr>
    </w:p>
    <w:p w14:paraId="6F4F26D1">
      <w:pPr>
        <w:kinsoku w:val="0"/>
        <w:autoSpaceDE w:val="0"/>
        <w:autoSpaceDN w:val="0"/>
        <w:adjustRightInd w:val="0"/>
        <w:ind w:left="1017"/>
        <w:rPr>
          <w:rFonts w:eastAsia="Arial Unicode MS"/>
          <w:kern w:val="0"/>
          <w:sz w:val="24"/>
        </w:rPr>
      </w:pPr>
      <w:r>
        <w:rPr>
          <w:rFonts w:eastAsia="Arial Unicode MS"/>
          <w:kern w:val="0"/>
          <w:sz w:val="24"/>
        </w:rPr>
        <w:t>Fresh water with high salinity shall be automatically discharged back to the fresh water generator or bilge.</w:t>
      </w:r>
    </w:p>
    <w:p w14:paraId="4CF818BB">
      <w:pPr>
        <w:kinsoku w:val="0"/>
        <w:autoSpaceDE w:val="0"/>
        <w:autoSpaceDN w:val="0"/>
        <w:adjustRightInd w:val="0"/>
        <w:spacing w:before="15" w:line="260" w:lineRule="exact"/>
        <w:rPr>
          <w:rFonts w:eastAsia="Arial Unicode MS"/>
          <w:kern w:val="0"/>
          <w:sz w:val="26"/>
          <w:szCs w:val="26"/>
        </w:rPr>
      </w:pPr>
    </w:p>
    <w:p w14:paraId="79B265CB">
      <w:pPr>
        <w:kinsoku w:val="0"/>
        <w:autoSpaceDE w:val="0"/>
        <w:autoSpaceDN w:val="0"/>
        <w:adjustRightInd w:val="0"/>
        <w:ind w:left="1017"/>
        <w:rPr>
          <w:rFonts w:eastAsia="Arial Unicode MS"/>
          <w:kern w:val="0"/>
          <w:sz w:val="24"/>
        </w:rPr>
      </w:pPr>
      <w:r>
        <w:rPr>
          <w:rFonts w:eastAsia="Arial Unicode MS"/>
          <w:kern w:val="0"/>
          <w:sz w:val="24"/>
        </w:rPr>
        <w:t>A chemical injection system included dosage tank shall be provided.</w:t>
      </w:r>
    </w:p>
    <w:p w14:paraId="56A58731">
      <w:pPr>
        <w:kinsoku w:val="0"/>
        <w:autoSpaceDE w:val="0"/>
        <w:autoSpaceDN w:val="0"/>
        <w:adjustRightInd w:val="0"/>
        <w:ind w:left="1017"/>
        <w:rPr>
          <w:rFonts w:eastAsia="Arial Unicode MS"/>
          <w:kern w:val="0"/>
          <w:sz w:val="24"/>
        </w:rPr>
      </w:pPr>
    </w:p>
    <w:p w14:paraId="3C8C7D39">
      <w:pPr>
        <w:kinsoku w:val="0"/>
        <w:autoSpaceDE w:val="0"/>
        <w:autoSpaceDN w:val="0"/>
        <w:adjustRightInd w:val="0"/>
        <w:ind w:left="1017"/>
        <w:rPr>
          <w:rFonts w:eastAsia="Arial Unicode MS"/>
          <w:b/>
          <w:kern w:val="0"/>
          <w:sz w:val="24"/>
        </w:rPr>
      </w:pPr>
      <w:r>
        <w:rPr>
          <w:rFonts w:eastAsia="Arial Unicode MS"/>
          <w:b/>
          <w:kern w:val="0"/>
          <w:sz w:val="24"/>
        </w:rPr>
        <w:t>Main Engine to be tested during sea trial for one(1) hour without operation of fresh water generator in order to confirm that the jacket cooler capacity is sufficient for dissipating of main engine heat produced.</w:t>
      </w:r>
    </w:p>
    <w:p w14:paraId="79914C8E">
      <w:pPr>
        <w:kinsoku w:val="0"/>
        <w:autoSpaceDE w:val="0"/>
        <w:autoSpaceDN w:val="0"/>
        <w:adjustRightInd w:val="0"/>
        <w:spacing w:before="16" w:line="260" w:lineRule="exact"/>
        <w:rPr>
          <w:rFonts w:eastAsia="Arial Unicode MS"/>
          <w:kern w:val="0"/>
          <w:sz w:val="26"/>
          <w:szCs w:val="26"/>
        </w:rPr>
      </w:pPr>
    </w:p>
    <w:p w14:paraId="48448706">
      <w:pPr>
        <w:kinsoku w:val="0"/>
        <w:autoSpaceDE w:val="0"/>
        <w:autoSpaceDN w:val="0"/>
        <w:adjustRightInd w:val="0"/>
        <w:ind w:left="1017"/>
        <w:rPr>
          <w:rFonts w:eastAsia="Arial Unicode MS"/>
          <w:kern w:val="0"/>
          <w:sz w:val="24"/>
        </w:rPr>
      </w:pPr>
      <w:r>
        <w:rPr>
          <w:rFonts w:eastAsia="Arial Unicode MS"/>
          <w:kern w:val="0"/>
          <w:sz w:val="24"/>
        </w:rPr>
        <w:t>The materials shall comply with the requirements of the Classification Society and Maker's standard.</w:t>
      </w:r>
    </w:p>
    <w:p w14:paraId="1AF9D387">
      <w:pPr>
        <w:pStyle w:val="4"/>
      </w:pPr>
      <w:bookmarkStart w:id="415" w:name="_Toc50572630"/>
      <w:bookmarkStart w:id="416" w:name="OLE_LINK49"/>
      <w:r>
        <w:rPr>
          <w:rFonts w:hint="eastAsia"/>
        </w:rPr>
        <w:t>6.7.</w:t>
      </w:r>
      <w:r>
        <w:t>6</w:t>
      </w:r>
      <w:r>
        <w:tab/>
      </w:r>
      <w:r>
        <w:t>ENGINE ROOM VENTILATING FANS</w:t>
      </w:r>
      <w:bookmarkEnd w:id="415"/>
      <w:bookmarkEnd w:id="416"/>
    </w:p>
    <w:p w14:paraId="5D1479D5">
      <w:pPr>
        <w:kinsoku w:val="0"/>
        <w:autoSpaceDE w:val="0"/>
        <w:autoSpaceDN w:val="0"/>
        <w:adjustRightInd w:val="0"/>
        <w:ind w:left="1017"/>
        <w:rPr>
          <w:rFonts w:eastAsia="Arial Unicode MS"/>
          <w:kern w:val="0"/>
          <w:sz w:val="24"/>
        </w:rPr>
      </w:pPr>
      <w:bookmarkStart w:id="417" w:name="OLE_LINK50"/>
      <w:bookmarkStart w:id="418" w:name="OLE_LINK51"/>
      <w:r>
        <w:rPr>
          <w:rFonts w:eastAsia="Arial Unicode MS"/>
          <w:kern w:val="0"/>
          <w:sz w:val="24"/>
        </w:rPr>
        <w:t xml:space="preserve">The relevant data refer to Paragraph </w:t>
      </w:r>
      <w:r>
        <w:rPr>
          <w:rFonts w:hint="eastAsia" w:eastAsia="Arial Unicode MS"/>
          <w:kern w:val="0"/>
          <w:sz w:val="24"/>
        </w:rPr>
        <w:t>6.2.</w:t>
      </w:r>
      <w:r>
        <w:rPr>
          <w:rFonts w:eastAsia="Arial Unicode MS"/>
          <w:kern w:val="0"/>
          <w:sz w:val="24"/>
        </w:rPr>
        <w:t>1</w:t>
      </w:r>
      <w:r>
        <w:rPr>
          <w:rFonts w:hint="eastAsia" w:eastAsia="Arial Unicode MS"/>
          <w:kern w:val="0"/>
          <w:sz w:val="24"/>
        </w:rPr>
        <w:t>5</w:t>
      </w:r>
      <w:r>
        <w:rPr>
          <w:rFonts w:eastAsia="Arial Unicode MS"/>
          <w:kern w:val="0"/>
          <w:sz w:val="24"/>
        </w:rPr>
        <w:t>.</w:t>
      </w:r>
    </w:p>
    <w:bookmarkEnd w:id="417"/>
    <w:bookmarkEnd w:id="418"/>
    <w:p w14:paraId="5FD547AB">
      <w:pPr>
        <w:kinsoku w:val="0"/>
        <w:autoSpaceDE w:val="0"/>
        <w:autoSpaceDN w:val="0"/>
        <w:adjustRightInd w:val="0"/>
        <w:spacing w:before="16" w:line="260" w:lineRule="exact"/>
        <w:rPr>
          <w:rFonts w:eastAsia="Arial Unicode MS"/>
          <w:kern w:val="0"/>
          <w:sz w:val="26"/>
          <w:szCs w:val="26"/>
        </w:rPr>
      </w:pPr>
    </w:p>
    <w:p w14:paraId="20D09F43">
      <w:pPr>
        <w:kinsoku w:val="0"/>
        <w:autoSpaceDE w:val="0"/>
        <w:autoSpaceDN w:val="0"/>
        <w:adjustRightInd w:val="0"/>
        <w:spacing w:line="239" w:lineRule="auto"/>
        <w:ind w:left="1017"/>
        <w:rPr>
          <w:rFonts w:eastAsia="Arial Unicode MS"/>
          <w:kern w:val="0"/>
          <w:sz w:val="24"/>
        </w:rPr>
      </w:pPr>
      <w:r>
        <w:rPr>
          <w:rFonts w:eastAsia="Arial Unicode MS"/>
          <w:kern w:val="0"/>
          <w:sz w:val="24"/>
        </w:rPr>
        <w:t>Four (4) ventilating fans shall be provided the airflow for combustion of main engine, generator engines, boiler and for evacuation of heat emission from aux. equipment in engine room. The ventilating fan shall be vertical split type totally enclosed motor driven axial flow type.</w:t>
      </w:r>
    </w:p>
    <w:p w14:paraId="7E65CC42">
      <w:pPr>
        <w:kinsoku w:val="0"/>
        <w:autoSpaceDE w:val="0"/>
        <w:autoSpaceDN w:val="0"/>
        <w:adjustRightInd w:val="0"/>
        <w:spacing w:before="16" w:line="260" w:lineRule="exact"/>
        <w:rPr>
          <w:rFonts w:eastAsia="Arial Unicode MS"/>
          <w:kern w:val="0"/>
          <w:sz w:val="26"/>
          <w:szCs w:val="26"/>
        </w:rPr>
      </w:pPr>
    </w:p>
    <w:p w14:paraId="093F2EF3">
      <w:pPr>
        <w:kinsoku w:val="0"/>
        <w:autoSpaceDE w:val="0"/>
        <w:autoSpaceDN w:val="0"/>
        <w:adjustRightInd w:val="0"/>
        <w:ind w:left="1017"/>
        <w:rPr>
          <w:rFonts w:eastAsia="Arial Unicode MS"/>
          <w:kern w:val="0"/>
          <w:sz w:val="24"/>
        </w:rPr>
      </w:pPr>
      <w:r>
        <w:rPr>
          <w:rFonts w:eastAsia="Arial Unicode MS"/>
          <w:kern w:val="0"/>
          <w:sz w:val="24"/>
        </w:rPr>
        <w:t>Two (2) sets of them shall be reversible and the capacity and head is reduced when the fan shall be run at reverse rotation.</w:t>
      </w:r>
      <w:r>
        <w:rPr>
          <w:rFonts w:cs="Calibri"/>
          <w:color w:val="000000"/>
        </w:rPr>
        <w:t xml:space="preserve"> </w:t>
      </w:r>
      <w:r>
        <w:rPr>
          <w:rFonts w:eastAsia="Arial Unicode MS"/>
          <w:b/>
          <w:kern w:val="0"/>
          <w:sz w:val="24"/>
        </w:rPr>
        <w:t>Safety timer to be provided to prevent immediate reversal of fan.</w:t>
      </w:r>
    </w:p>
    <w:p w14:paraId="2C3319A9">
      <w:pPr>
        <w:kinsoku w:val="0"/>
        <w:autoSpaceDE w:val="0"/>
        <w:autoSpaceDN w:val="0"/>
        <w:adjustRightInd w:val="0"/>
        <w:spacing w:before="15" w:line="260" w:lineRule="exact"/>
        <w:rPr>
          <w:rFonts w:eastAsia="Arial Unicode MS"/>
          <w:kern w:val="0"/>
          <w:sz w:val="26"/>
          <w:szCs w:val="26"/>
        </w:rPr>
      </w:pPr>
    </w:p>
    <w:p w14:paraId="75EFB61B">
      <w:pPr>
        <w:kinsoku w:val="0"/>
        <w:autoSpaceDE w:val="0"/>
        <w:autoSpaceDN w:val="0"/>
        <w:adjustRightInd w:val="0"/>
        <w:ind w:left="1017"/>
        <w:rPr>
          <w:rFonts w:eastAsia="Arial Unicode MS"/>
          <w:kern w:val="0"/>
          <w:sz w:val="24"/>
        </w:rPr>
      </w:pPr>
      <w:r>
        <w:rPr>
          <w:rFonts w:eastAsia="Arial Unicode MS"/>
          <w:kern w:val="0"/>
          <w:sz w:val="24"/>
        </w:rPr>
        <w:t>The materials shall be as follows:</w:t>
      </w:r>
    </w:p>
    <w:p w14:paraId="168ADF39">
      <w:pPr>
        <w:kinsoku w:val="0"/>
        <w:autoSpaceDE w:val="0"/>
        <w:autoSpaceDN w:val="0"/>
        <w:adjustRightInd w:val="0"/>
        <w:spacing w:before="16" w:line="260" w:lineRule="exact"/>
        <w:rPr>
          <w:rFonts w:eastAsia="Arial Unicode MS"/>
          <w:kern w:val="0"/>
          <w:sz w:val="26"/>
          <w:szCs w:val="26"/>
        </w:rPr>
      </w:pPr>
    </w:p>
    <w:p w14:paraId="16D5E714">
      <w:pPr>
        <w:tabs>
          <w:tab w:val="left" w:pos="3340"/>
        </w:tabs>
        <w:kinsoku w:val="0"/>
        <w:autoSpaceDE w:val="0"/>
        <w:autoSpaceDN w:val="0"/>
        <w:adjustRightInd w:val="0"/>
        <w:ind w:left="1737"/>
        <w:rPr>
          <w:rFonts w:eastAsia="Arial Unicode MS"/>
          <w:kern w:val="0"/>
          <w:sz w:val="24"/>
        </w:rPr>
      </w:pPr>
      <w:r>
        <w:rPr>
          <w:rFonts w:eastAsia="Arial Unicode MS"/>
          <w:kern w:val="0"/>
          <w:sz w:val="24"/>
        </w:rPr>
        <w:t>Casing</w:t>
      </w:r>
      <w:r>
        <w:rPr>
          <w:rFonts w:eastAsia="Arial Unicode MS"/>
          <w:kern w:val="0"/>
          <w:sz w:val="24"/>
        </w:rPr>
        <w:tab/>
      </w:r>
      <w:r>
        <w:rPr>
          <w:rFonts w:eastAsia="Arial Unicode MS"/>
          <w:kern w:val="0"/>
          <w:sz w:val="24"/>
        </w:rPr>
        <w:t>: hot galvanized steel</w:t>
      </w:r>
    </w:p>
    <w:p w14:paraId="6F5210BD">
      <w:pPr>
        <w:tabs>
          <w:tab w:val="left" w:pos="3340"/>
        </w:tabs>
        <w:kinsoku w:val="0"/>
        <w:autoSpaceDE w:val="0"/>
        <w:autoSpaceDN w:val="0"/>
        <w:adjustRightInd w:val="0"/>
        <w:ind w:left="1737"/>
        <w:rPr>
          <w:rFonts w:eastAsia="Arial Unicode MS"/>
          <w:kern w:val="0"/>
          <w:sz w:val="24"/>
        </w:rPr>
      </w:pPr>
      <w:r>
        <w:rPr>
          <w:rFonts w:eastAsia="Arial Unicode MS"/>
          <w:kern w:val="0"/>
          <w:sz w:val="24"/>
        </w:rPr>
        <w:t>Impeller</w:t>
      </w:r>
      <w:r>
        <w:rPr>
          <w:rFonts w:eastAsia="Arial Unicode MS"/>
          <w:kern w:val="0"/>
          <w:sz w:val="24"/>
        </w:rPr>
        <w:tab/>
      </w:r>
      <w:r>
        <w:rPr>
          <w:rFonts w:eastAsia="Arial Unicode MS"/>
          <w:kern w:val="0"/>
          <w:sz w:val="24"/>
        </w:rPr>
        <w:t>: sea water resistant aluminum alloy casting or Maker’s standard</w:t>
      </w:r>
    </w:p>
    <w:p w14:paraId="61FB819D">
      <w:pPr>
        <w:tabs>
          <w:tab w:val="left" w:pos="3340"/>
        </w:tabs>
        <w:kinsoku w:val="0"/>
        <w:autoSpaceDE w:val="0"/>
        <w:autoSpaceDN w:val="0"/>
        <w:adjustRightInd w:val="0"/>
        <w:ind w:left="1737"/>
        <w:rPr>
          <w:rFonts w:eastAsia="Arial Unicode MS"/>
          <w:kern w:val="0"/>
          <w:sz w:val="24"/>
        </w:rPr>
      </w:pPr>
      <w:r>
        <w:rPr>
          <w:rFonts w:eastAsia="Arial Unicode MS"/>
          <w:kern w:val="0"/>
          <w:sz w:val="24"/>
        </w:rPr>
        <w:t>Shaft</w:t>
      </w:r>
      <w:r>
        <w:rPr>
          <w:rFonts w:eastAsia="Arial Unicode MS"/>
          <w:kern w:val="0"/>
          <w:sz w:val="24"/>
        </w:rPr>
        <w:tab/>
      </w:r>
      <w:r>
        <w:rPr>
          <w:rFonts w:eastAsia="Arial Unicode MS"/>
          <w:kern w:val="0"/>
          <w:sz w:val="24"/>
        </w:rPr>
        <w:t>: Carbon steel</w:t>
      </w:r>
    </w:p>
    <w:p w14:paraId="24AAD968">
      <w:pPr>
        <w:kinsoku w:val="0"/>
        <w:autoSpaceDE w:val="0"/>
        <w:autoSpaceDN w:val="0"/>
        <w:adjustRightInd w:val="0"/>
        <w:spacing w:before="15" w:line="260" w:lineRule="exact"/>
        <w:rPr>
          <w:rFonts w:eastAsia="Arial Unicode MS"/>
          <w:kern w:val="0"/>
          <w:sz w:val="26"/>
          <w:szCs w:val="26"/>
        </w:rPr>
      </w:pPr>
    </w:p>
    <w:p w14:paraId="4C96CDC1">
      <w:pPr>
        <w:kinsoku w:val="0"/>
        <w:autoSpaceDE w:val="0"/>
        <w:autoSpaceDN w:val="0"/>
        <w:adjustRightInd w:val="0"/>
        <w:ind w:left="1017"/>
        <w:rPr>
          <w:rFonts w:eastAsia="Arial Unicode MS"/>
          <w:kern w:val="0"/>
          <w:sz w:val="24"/>
        </w:rPr>
      </w:pPr>
      <w:r>
        <w:rPr>
          <w:rFonts w:eastAsia="Arial Unicode MS"/>
          <w:kern w:val="0"/>
          <w:sz w:val="24"/>
        </w:rPr>
        <w:t>In addition to above, each one (1) exhaust fan for purifier area, and welding space in ER workshop shall be installed.</w:t>
      </w:r>
    </w:p>
    <w:p w14:paraId="54A6F79D">
      <w:pPr>
        <w:pStyle w:val="4"/>
      </w:pPr>
      <w:bookmarkStart w:id="419" w:name="_Toc50572631"/>
      <w:r>
        <w:rPr>
          <w:rFonts w:hint="eastAsia"/>
        </w:rPr>
        <w:t>6.7.</w:t>
      </w:r>
      <w:r>
        <w:t>7</w:t>
      </w:r>
      <w:r>
        <w:tab/>
      </w:r>
      <w:r>
        <w:t>OILY BILGE SEPARATOR</w:t>
      </w:r>
      <w:bookmarkEnd w:id="419"/>
    </w:p>
    <w:p w14:paraId="7797C6AD">
      <w:pPr>
        <w:kinsoku w:val="0"/>
        <w:autoSpaceDE w:val="0"/>
        <w:autoSpaceDN w:val="0"/>
        <w:adjustRightInd w:val="0"/>
        <w:ind w:left="1017"/>
        <w:rPr>
          <w:rFonts w:eastAsia="Arial Unicode MS"/>
          <w:kern w:val="0"/>
          <w:sz w:val="24"/>
        </w:rPr>
      </w:pPr>
      <w:r>
        <w:rPr>
          <w:rFonts w:eastAsia="Arial Unicode MS"/>
          <w:kern w:val="0"/>
          <w:sz w:val="24"/>
        </w:rPr>
        <w:t>Oily bilge separator shall be provided for handling the oily bilge water in engine room.</w:t>
      </w:r>
    </w:p>
    <w:p w14:paraId="47039FE9">
      <w:pPr>
        <w:kinsoku w:val="0"/>
        <w:autoSpaceDE w:val="0"/>
        <w:autoSpaceDN w:val="0"/>
        <w:adjustRightInd w:val="0"/>
        <w:spacing w:before="15" w:line="260" w:lineRule="exact"/>
        <w:rPr>
          <w:rFonts w:eastAsia="Arial Unicode MS"/>
          <w:kern w:val="0"/>
          <w:sz w:val="26"/>
          <w:szCs w:val="26"/>
        </w:rPr>
      </w:pPr>
    </w:p>
    <w:p w14:paraId="325EC41D">
      <w:pPr>
        <w:kinsoku w:val="0"/>
        <w:autoSpaceDE w:val="0"/>
        <w:autoSpaceDN w:val="0"/>
        <w:adjustRightInd w:val="0"/>
        <w:ind w:left="1015"/>
        <w:rPr>
          <w:rFonts w:eastAsia="Arial Unicode MS"/>
          <w:kern w:val="0"/>
          <w:sz w:val="24"/>
        </w:rPr>
      </w:pPr>
      <w:r>
        <w:rPr>
          <w:rFonts w:eastAsia="Arial Unicode MS"/>
          <w:kern w:val="0"/>
          <w:sz w:val="24"/>
        </w:rPr>
        <w:t xml:space="preserve">The performance is to meet the requirements of MARPOL &amp; IMO MEPC 107 (49). The oil content of treated water shall be less than </w:t>
      </w:r>
      <w:r>
        <w:rPr>
          <w:rFonts w:hint="eastAsia" w:eastAsia="Arial Unicode MS"/>
          <w:kern w:val="0"/>
          <w:sz w:val="24"/>
        </w:rPr>
        <w:t>15</w:t>
      </w:r>
      <w:r>
        <w:rPr>
          <w:rFonts w:eastAsia="Arial Unicode MS"/>
          <w:kern w:val="0"/>
          <w:sz w:val="24"/>
        </w:rPr>
        <w:t xml:space="preserve"> ppm and oil content bilge alarm shall be provided. And T-valve with automatic function shall be used for return water to bilge water holding tank.</w:t>
      </w:r>
    </w:p>
    <w:p w14:paraId="03EB9D54">
      <w:pPr>
        <w:kinsoku w:val="0"/>
        <w:autoSpaceDE w:val="0"/>
        <w:autoSpaceDN w:val="0"/>
        <w:adjustRightInd w:val="0"/>
        <w:ind w:left="1015"/>
        <w:rPr>
          <w:rFonts w:eastAsia="Arial Unicode MS"/>
          <w:kern w:val="0"/>
          <w:sz w:val="24"/>
        </w:rPr>
      </w:pPr>
    </w:p>
    <w:p w14:paraId="0CD23B8A">
      <w:pPr>
        <w:kinsoku w:val="0"/>
        <w:autoSpaceDE w:val="0"/>
        <w:autoSpaceDN w:val="0"/>
        <w:adjustRightInd w:val="0"/>
        <w:spacing w:line="240" w:lineRule="exact"/>
        <w:ind w:left="1017"/>
        <w:rPr>
          <w:rFonts w:eastAsia="Arial Unicode MS"/>
          <w:kern w:val="0"/>
          <w:sz w:val="24"/>
        </w:rPr>
      </w:pPr>
      <w:r>
        <w:rPr>
          <w:rFonts w:eastAsia="Arial Unicode MS"/>
          <w:kern w:val="0"/>
          <w:sz w:val="24"/>
        </w:rPr>
        <w:t>The construction, materials, accessories, spares and tools shall be in accordance with Maker's standard.</w:t>
      </w:r>
    </w:p>
    <w:p w14:paraId="1D0E07DA">
      <w:pPr>
        <w:kinsoku w:val="0"/>
        <w:autoSpaceDE w:val="0"/>
        <w:autoSpaceDN w:val="0"/>
        <w:adjustRightInd w:val="0"/>
        <w:spacing w:line="240" w:lineRule="exact"/>
        <w:ind w:left="1017"/>
        <w:rPr>
          <w:rFonts w:eastAsia="Arial Unicode MS"/>
          <w:kern w:val="0"/>
          <w:sz w:val="24"/>
        </w:rPr>
      </w:pPr>
    </w:p>
    <w:p w14:paraId="51CD0C1C">
      <w:pPr>
        <w:kinsoku w:val="0"/>
        <w:autoSpaceDE w:val="0"/>
        <w:autoSpaceDN w:val="0"/>
        <w:adjustRightInd w:val="0"/>
        <w:spacing w:line="240" w:lineRule="exact"/>
        <w:ind w:left="1017"/>
        <w:rPr>
          <w:rFonts w:eastAsia="Arial Unicode MS"/>
          <w:color w:val="000000"/>
          <w:kern w:val="0"/>
          <w:sz w:val="24"/>
        </w:rPr>
      </w:pPr>
      <w:r>
        <w:rPr>
          <w:rFonts w:eastAsia="Arial Unicode MS"/>
          <w:color w:val="000000"/>
          <w:kern w:val="0"/>
          <w:sz w:val="24"/>
        </w:rPr>
        <w:t>An oil content discharge monitoring shall be installed at outlet of clean bilge discharge pump.</w:t>
      </w:r>
    </w:p>
    <w:p w14:paraId="044E30B2">
      <w:pPr>
        <w:kinsoku w:val="0"/>
        <w:autoSpaceDE w:val="0"/>
        <w:autoSpaceDN w:val="0"/>
        <w:adjustRightInd w:val="0"/>
        <w:spacing w:line="240" w:lineRule="exact"/>
        <w:ind w:left="1017"/>
        <w:rPr>
          <w:rFonts w:eastAsia="Arial Unicode MS"/>
          <w:color w:val="000000"/>
          <w:kern w:val="0"/>
          <w:sz w:val="24"/>
        </w:rPr>
      </w:pPr>
    </w:p>
    <w:p w14:paraId="33C4E533">
      <w:pPr>
        <w:kinsoku w:val="0"/>
        <w:autoSpaceDE w:val="0"/>
        <w:autoSpaceDN w:val="0"/>
        <w:adjustRightInd w:val="0"/>
        <w:spacing w:line="240" w:lineRule="exact"/>
        <w:ind w:left="1017"/>
        <w:rPr>
          <w:rFonts w:eastAsia="Arial Unicode MS"/>
          <w:b/>
          <w:i/>
          <w:kern w:val="0"/>
          <w:sz w:val="24"/>
        </w:rPr>
      </w:pPr>
      <w:r>
        <w:rPr>
          <w:rFonts w:eastAsia="Arial Unicode MS"/>
          <w:b/>
          <w:i/>
          <w:kern w:val="0"/>
          <w:sz w:val="24"/>
        </w:rPr>
        <w:t>Give the capacity of treating the oil in water in the Oil water separator technical agreement.</w:t>
      </w:r>
    </w:p>
    <w:p w14:paraId="3C2FC483">
      <w:pPr>
        <w:pStyle w:val="4"/>
        <w:rPr>
          <w:b w:val="0"/>
        </w:rPr>
      </w:pPr>
      <w:bookmarkStart w:id="420" w:name="OLE_LINK52"/>
      <w:bookmarkStart w:id="421" w:name="_Toc50572632"/>
      <w:r>
        <w:rPr>
          <w:rFonts w:hint="eastAsia"/>
        </w:rPr>
        <w:t>6.7.</w:t>
      </w:r>
      <w:r>
        <w:t>8</w:t>
      </w:r>
      <w:r>
        <w:tab/>
      </w:r>
      <w:r>
        <w:t>SEWAGE TREATMENT PLANT</w:t>
      </w:r>
      <w:bookmarkEnd w:id="420"/>
      <w:bookmarkEnd w:id="421"/>
    </w:p>
    <w:p w14:paraId="023E33D8">
      <w:pPr>
        <w:kinsoku w:val="0"/>
        <w:autoSpaceDE w:val="0"/>
        <w:autoSpaceDN w:val="0"/>
        <w:adjustRightInd w:val="0"/>
        <w:ind w:left="1017"/>
        <w:rPr>
          <w:rFonts w:eastAsia="Arial Unicode MS"/>
          <w:kern w:val="0"/>
          <w:sz w:val="24"/>
        </w:rPr>
      </w:pPr>
      <w:r>
        <w:rPr>
          <w:rFonts w:eastAsia="Arial Unicode MS"/>
          <w:kern w:val="0"/>
          <w:sz w:val="24"/>
        </w:rPr>
        <w:t>One (1) sewage treatment plant of biological type shall be provided in engine room.</w:t>
      </w:r>
    </w:p>
    <w:p w14:paraId="57770FAC">
      <w:pPr>
        <w:kinsoku w:val="0"/>
        <w:autoSpaceDE w:val="0"/>
        <w:autoSpaceDN w:val="0"/>
        <w:adjustRightInd w:val="0"/>
        <w:spacing w:line="240" w:lineRule="exact"/>
        <w:rPr>
          <w:rFonts w:eastAsia="Arial Unicode MS"/>
          <w:kern w:val="0"/>
          <w:sz w:val="26"/>
          <w:szCs w:val="26"/>
        </w:rPr>
      </w:pPr>
    </w:p>
    <w:p w14:paraId="6DD6F2A0">
      <w:pPr>
        <w:kinsoku w:val="0"/>
        <w:autoSpaceDE w:val="0"/>
        <w:autoSpaceDN w:val="0"/>
        <w:adjustRightInd w:val="0"/>
        <w:spacing w:line="239" w:lineRule="auto"/>
        <w:ind w:left="1017"/>
        <w:rPr>
          <w:rFonts w:eastAsia="Arial Unicode MS"/>
          <w:kern w:val="0"/>
          <w:sz w:val="24"/>
        </w:rPr>
      </w:pPr>
      <w:r>
        <w:rPr>
          <w:rFonts w:eastAsia="Arial Unicode MS"/>
          <w:kern w:val="0"/>
          <w:sz w:val="24"/>
        </w:rPr>
        <w:t>The construction, materials, accessories, spares and tools shall be in accordance with Maker's standard.</w:t>
      </w:r>
    </w:p>
    <w:p w14:paraId="2B263B83">
      <w:pPr>
        <w:kinsoku w:val="0"/>
        <w:autoSpaceDE w:val="0"/>
        <w:autoSpaceDN w:val="0"/>
        <w:adjustRightInd w:val="0"/>
        <w:spacing w:before="16" w:line="260" w:lineRule="exact"/>
        <w:rPr>
          <w:rFonts w:eastAsia="Arial Unicode MS"/>
          <w:kern w:val="0"/>
          <w:sz w:val="26"/>
          <w:szCs w:val="26"/>
        </w:rPr>
      </w:pPr>
    </w:p>
    <w:p w14:paraId="65382282">
      <w:pPr>
        <w:kinsoku w:val="0"/>
        <w:autoSpaceDE w:val="0"/>
        <w:autoSpaceDN w:val="0"/>
        <w:adjustRightInd w:val="0"/>
        <w:ind w:left="1017"/>
        <w:rPr>
          <w:rFonts w:eastAsia="Arial Unicode MS"/>
          <w:kern w:val="0"/>
          <w:sz w:val="24"/>
        </w:rPr>
      </w:pPr>
      <w:r>
        <w:rPr>
          <w:rFonts w:eastAsia="Arial Unicode MS"/>
          <w:kern w:val="0"/>
          <w:sz w:val="24"/>
        </w:rPr>
        <w:t>Soil pipe from hospital block shall be separately led to the sewage treatment plant.</w:t>
      </w:r>
    </w:p>
    <w:p w14:paraId="1D31DE0E">
      <w:pPr>
        <w:kinsoku w:val="0"/>
        <w:autoSpaceDE w:val="0"/>
        <w:autoSpaceDN w:val="0"/>
        <w:adjustRightInd w:val="0"/>
        <w:ind w:left="1017"/>
        <w:rPr>
          <w:rFonts w:eastAsia="Arial Unicode MS"/>
          <w:kern w:val="0"/>
          <w:sz w:val="24"/>
        </w:rPr>
      </w:pPr>
    </w:p>
    <w:p w14:paraId="18EB6EEC">
      <w:pPr>
        <w:kinsoku w:val="0"/>
        <w:autoSpaceDE w:val="0"/>
        <w:autoSpaceDN w:val="0"/>
        <w:adjustRightInd w:val="0"/>
        <w:ind w:left="1017"/>
        <w:rPr>
          <w:rFonts w:eastAsia="Arial Unicode MS"/>
          <w:kern w:val="0"/>
          <w:sz w:val="24"/>
        </w:rPr>
      </w:pPr>
      <w:r>
        <w:rPr>
          <w:rFonts w:eastAsia="Arial Unicode MS"/>
          <w:kern w:val="0"/>
          <w:sz w:val="24"/>
        </w:rPr>
        <w:t>One  (1) set of unit type toilet shall be provided in engine room  and sewage shall lead to the sewage  collecting tank by gravity.</w:t>
      </w:r>
    </w:p>
    <w:p w14:paraId="77708F01">
      <w:pPr>
        <w:kinsoku w:val="0"/>
        <w:autoSpaceDE w:val="0"/>
        <w:autoSpaceDN w:val="0"/>
        <w:adjustRightInd w:val="0"/>
        <w:spacing w:before="16" w:line="260" w:lineRule="exact"/>
        <w:rPr>
          <w:rFonts w:eastAsia="Arial Unicode MS"/>
          <w:kern w:val="0"/>
          <w:sz w:val="26"/>
          <w:szCs w:val="26"/>
        </w:rPr>
      </w:pPr>
    </w:p>
    <w:p w14:paraId="3434693C">
      <w:pPr>
        <w:kinsoku w:val="0"/>
        <w:autoSpaceDE w:val="0"/>
        <w:autoSpaceDN w:val="0"/>
        <w:adjustRightInd w:val="0"/>
        <w:ind w:left="1017"/>
        <w:rPr>
          <w:rFonts w:eastAsia="Arial Unicode MS"/>
          <w:kern w:val="0"/>
          <w:sz w:val="24"/>
        </w:rPr>
      </w:pPr>
      <w:r>
        <w:rPr>
          <w:rFonts w:eastAsia="Arial Unicode MS"/>
          <w:kern w:val="0"/>
          <w:sz w:val="24"/>
        </w:rPr>
        <w:t>The performance shall meet the requirement of IMO.</w:t>
      </w:r>
    </w:p>
    <w:p w14:paraId="547D59E9">
      <w:pPr>
        <w:kinsoku w:val="0"/>
        <w:autoSpaceDE w:val="0"/>
        <w:autoSpaceDN w:val="0"/>
        <w:adjustRightInd w:val="0"/>
        <w:ind w:left="1017"/>
        <w:rPr>
          <w:rFonts w:eastAsia="Arial Unicode MS"/>
          <w:kern w:val="0"/>
          <w:sz w:val="24"/>
        </w:rPr>
      </w:pPr>
    </w:p>
    <w:p w14:paraId="7177A7EA">
      <w:pPr>
        <w:kinsoku w:val="0"/>
        <w:autoSpaceDE w:val="0"/>
        <w:autoSpaceDN w:val="0"/>
        <w:adjustRightInd w:val="0"/>
        <w:ind w:left="1017"/>
        <w:rPr>
          <w:rFonts w:eastAsia="Arial Unicode MS"/>
          <w:b/>
          <w:kern w:val="0"/>
          <w:sz w:val="24"/>
        </w:rPr>
      </w:pPr>
      <w:r>
        <w:rPr>
          <w:rFonts w:eastAsia="Arial Unicode MS"/>
          <w:b/>
          <w:kern w:val="0"/>
          <w:sz w:val="24"/>
        </w:rPr>
        <w:t>The grey and black water pipes should be sufficient inclined downwards for easy draining of water. Furthermore, horizontal led drain pipes should be avoided. Suitable access openings with blind flanges for cleaning, to be arranged as far as possible.</w:t>
      </w:r>
    </w:p>
    <w:p w14:paraId="080D0DC6">
      <w:pPr>
        <w:kinsoku w:val="0"/>
        <w:autoSpaceDE w:val="0"/>
        <w:autoSpaceDN w:val="0"/>
        <w:adjustRightInd w:val="0"/>
        <w:ind w:left="1017"/>
        <w:rPr>
          <w:rFonts w:eastAsia="Arial Unicode MS"/>
          <w:b/>
          <w:kern w:val="0"/>
          <w:sz w:val="24"/>
        </w:rPr>
      </w:pPr>
    </w:p>
    <w:p w14:paraId="79A4D0B4">
      <w:pPr>
        <w:kinsoku w:val="0"/>
        <w:autoSpaceDE w:val="0"/>
        <w:autoSpaceDN w:val="0"/>
        <w:adjustRightInd w:val="0"/>
        <w:ind w:left="1017"/>
        <w:rPr>
          <w:rFonts w:eastAsia="Arial Unicode MS"/>
          <w:b/>
          <w:kern w:val="0"/>
          <w:sz w:val="24"/>
        </w:rPr>
      </w:pPr>
      <w:bookmarkStart w:id="422" w:name="OLE_LINK53"/>
      <w:bookmarkStart w:id="423" w:name="OLE_LINK54"/>
      <w:r>
        <w:rPr>
          <w:rFonts w:eastAsia="Arial Unicode MS"/>
          <w:b/>
          <w:kern w:val="0"/>
          <w:sz w:val="24"/>
        </w:rPr>
        <w:t xml:space="preserve">The plant to be provided </w:t>
      </w:r>
      <w:r>
        <w:rPr>
          <w:rFonts w:eastAsia="Arial Unicode MS"/>
          <w:b/>
          <w:i/>
          <w:kern w:val="0"/>
          <w:sz w:val="24"/>
        </w:rPr>
        <w:t xml:space="preserve">two </w:t>
      </w:r>
      <w:r>
        <w:rPr>
          <w:rFonts w:eastAsia="Arial Unicode MS"/>
          <w:b/>
          <w:kern w:val="0"/>
          <w:sz w:val="24"/>
        </w:rPr>
        <w:t>air blower(or air compressor) and an alternative air at 7kg/</w:t>
      </w:r>
      <w:r>
        <w:rPr>
          <w:rFonts w:hint="eastAsia" w:eastAsia="Arial Unicode MS"/>
          <w:b/>
          <w:kern w:val="0"/>
          <w:sz w:val="24"/>
        </w:rPr>
        <w:t>c</w:t>
      </w:r>
      <w:r>
        <w:rPr>
          <w:rFonts w:eastAsia="Arial Unicode MS"/>
          <w:b/>
          <w:kern w:val="0"/>
          <w:sz w:val="24"/>
        </w:rPr>
        <w:t>m2 .</w:t>
      </w:r>
      <w:bookmarkEnd w:id="422"/>
      <w:bookmarkEnd w:id="423"/>
    </w:p>
    <w:p w14:paraId="3BE6D8B9">
      <w:pPr>
        <w:pStyle w:val="4"/>
      </w:pPr>
      <w:bookmarkStart w:id="424" w:name="_Toc50572633"/>
      <w:r>
        <w:rPr>
          <w:rFonts w:hint="eastAsia"/>
        </w:rPr>
        <w:t>6.7.</w:t>
      </w:r>
      <w:r>
        <w:t>9</w:t>
      </w:r>
      <w:r>
        <w:tab/>
      </w:r>
      <w:r>
        <w:t>INCINERATOR</w:t>
      </w:r>
      <w:bookmarkEnd w:id="424"/>
    </w:p>
    <w:p w14:paraId="1C89557B">
      <w:pPr>
        <w:kinsoku w:val="0"/>
        <w:autoSpaceDE w:val="0"/>
        <w:autoSpaceDN w:val="0"/>
        <w:adjustRightInd w:val="0"/>
        <w:ind w:left="1017"/>
        <w:rPr>
          <w:rFonts w:eastAsia="Arial Unicode MS"/>
          <w:kern w:val="0"/>
          <w:sz w:val="24"/>
        </w:rPr>
      </w:pPr>
      <w:r>
        <w:rPr>
          <w:rFonts w:eastAsia="Arial Unicode MS"/>
          <w:kern w:val="0"/>
          <w:sz w:val="24"/>
        </w:rPr>
        <w:t>The incinerator shall be in compliance with the requirements of MARPOL 73/78 Annex VI and MEPC 76 (40) and alarms for furnace high temperature, flue high temperature, initiation failure, blanking failure and low fuel oil pressure etc.</w:t>
      </w:r>
    </w:p>
    <w:p w14:paraId="72BF2A14">
      <w:pPr>
        <w:kinsoku w:val="0"/>
        <w:autoSpaceDE w:val="0"/>
        <w:autoSpaceDN w:val="0"/>
        <w:adjustRightInd w:val="0"/>
        <w:spacing w:before="15" w:line="260" w:lineRule="exact"/>
        <w:rPr>
          <w:rFonts w:eastAsia="Arial Unicode MS"/>
          <w:kern w:val="0"/>
          <w:sz w:val="26"/>
          <w:szCs w:val="26"/>
        </w:rPr>
      </w:pPr>
    </w:p>
    <w:p w14:paraId="5B66F157">
      <w:pPr>
        <w:kinsoku w:val="0"/>
        <w:autoSpaceDE w:val="0"/>
        <w:autoSpaceDN w:val="0"/>
        <w:adjustRightInd w:val="0"/>
        <w:ind w:left="1017"/>
        <w:rPr>
          <w:rFonts w:eastAsia="Arial Unicode MS"/>
          <w:kern w:val="0"/>
          <w:sz w:val="24"/>
        </w:rPr>
      </w:pPr>
      <w:r>
        <w:rPr>
          <w:rFonts w:eastAsia="Arial Unicode MS"/>
          <w:kern w:val="0"/>
          <w:sz w:val="24"/>
        </w:rPr>
        <w:t>The incinerator shall be capable of burning solid waste and waste oil.</w:t>
      </w:r>
    </w:p>
    <w:p w14:paraId="1EFC72A9">
      <w:pPr>
        <w:kinsoku w:val="0"/>
        <w:autoSpaceDE w:val="0"/>
        <w:autoSpaceDN w:val="0"/>
        <w:adjustRightInd w:val="0"/>
        <w:spacing w:before="16" w:line="260" w:lineRule="exact"/>
        <w:rPr>
          <w:rFonts w:eastAsia="Arial Unicode MS"/>
          <w:kern w:val="0"/>
          <w:sz w:val="26"/>
          <w:szCs w:val="26"/>
        </w:rPr>
      </w:pPr>
    </w:p>
    <w:p w14:paraId="79B4CA64">
      <w:pPr>
        <w:kinsoku w:val="0"/>
        <w:autoSpaceDE w:val="0"/>
        <w:autoSpaceDN w:val="0"/>
        <w:adjustRightInd w:val="0"/>
        <w:spacing w:line="489" w:lineRule="auto"/>
        <w:ind w:left="1017"/>
        <w:rPr>
          <w:kern w:val="0"/>
          <w:sz w:val="24"/>
        </w:rPr>
      </w:pPr>
      <w:r>
        <w:rPr>
          <w:rFonts w:eastAsia="Arial Unicode MS"/>
          <w:kern w:val="0"/>
          <w:sz w:val="24"/>
        </w:rPr>
        <w:t>Exhaust pipe for incinerator shall be provided with suitable expansion joints.</w:t>
      </w:r>
    </w:p>
    <w:p w14:paraId="41C1DE3A">
      <w:pPr>
        <w:kinsoku w:val="0"/>
        <w:autoSpaceDE w:val="0"/>
        <w:autoSpaceDN w:val="0"/>
        <w:adjustRightInd w:val="0"/>
        <w:spacing w:line="489" w:lineRule="auto"/>
        <w:ind w:left="1017"/>
        <w:rPr>
          <w:rFonts w:eastAsia="Arial Unicode MS"/>
          <w:kern w:val="0"/>
          <w:sz w:val="24"/>
        </w:rPr>
      </w:pPr>
      <w:r>
        <w:rPr>
          <w:rFonts w:eastAsia="Arial Unicode MS"/>
          <w:kern w:val="0"/>
          <w:sz w:val="24"/>
        </w:rPr>
        <w:t>The following accessories to be included:</w:t>
      </w:r>
    </w:p>
    <w:p w14:paraId="694B1325">
      <w:pPr>
        <w:tabs>
          <w:tab w:val="left" w:pos="4600"/>
        </w:tabs>
        <w:kinsoku w:val="0"/>
        <w:autoSpaceDE w:val="0"/>
        <w:autoSpaceDN w:val="0"/>
        <w:adjustRightInd w:val="0"/>
        <w:spacing w:line="239" w:lineRule="auto"/>
        <w:ind w:left="1737" w:firstLine="1"/>
        <w:rPr>
          <w:rFonts w:eastAsia="Arial Unicode MS"/>
          <w:kern w:val="0"/>
          <w:sz w:val="24"/>
        </w:rPr>
      </w:pPr>
      <w:r>
        <w:rPr>
          <w:rFonts w:eastAsia="Arial Unicode MS"/>
          <w:kern w:val="0"/>
          <w:sz w:val="24"/>
        </w:rPr>
        <w:t>Burner unit</w:t>
      </w:r>
      <w:r>
        <w:rPr>
          <w:rFonts w:eastAsia="Arial Unicode MS"/>
          <w:kern w:val="0"/>
          <w:sz w:val="24"/>
        </w:rPr>
        <w:tab/>
      </w:r>
      <w:r>
        <w:rPr>
          <w:rFonts w:eastAsia="Arial Unicode MS"/>
          <w:kern w:val="0"/>
          <w:sz w:val="24"/>
        </w:rPr>
        <w:t>1 set</w:t>
      </w:r>
    </w:p>
    <w:p w14:paraId="1C500FAA">
      <w:pPr>
        <w:tabs>
          <w:tab w:val="left" w:pos="4611"/>
        </w:tabs>
        <w:kinsoku w:val="0"/>
        <w:autoSpaceDE w:val="0"/>
        <w:autoSpaceDN w:val="0"/>
        <w:adjustRightInd w:val="0"/>
        <w:spacing w:line="239" w:lineRule="auto"/>
        <w:ind w:left="1737" w:firstLine="1"/>
        <w:rPr>
          <w:rFonts w:eastAsia="Arial Unicode MS"/>
          <w:kern w:val="0"/>
          <w:sz w:val="24"/>
        </w:rPr>
      </w:pPr>
      <w:r>
        <w:rPr>
          <w:rFonts w:eastAsia="Arial Unicode MS"/>
          <w:kern w:val="0"/>
          <w:sz w:val="24"/>
        </w:rPr>
        <w:t>Sludge oil circulating pump</w:t>
      </w:r>
      <w:r>
        <w:rPr>
          <w:rFonts w:eastAsia="Arial Unicode MS"/>
          <w:kern w:val="0"/>
          <w:sz w:val="24"/>
        </w:rPr>
        <w:tab/>
      </w:r>
      <w:r>
        <w:rPr>
          <w:rFonts w:eastAsia="Arial Unicode MS"/>
          <w:kern w:val="0"/>
          <w:sz w:val="24"/>
        </w:rPr>
        <w:t>1 set</w:t>
      </w:r>
    </w:p>
    <w:p w14:paraId="71E1ABC6">
      <w:pPr>
        <w:tabs>
          <w:tab w:val="left" w:pos="4600"/>
        </w:tabs>
        <w:kinsoku w:val="0"/>
        <w:autoSpaceDE w:val="0"/>
        <w:autoSpaceDN w:val="0"/>
        <w:adjustRightInd w:val="0"/>
        <w:spacing w:line="239" w:lineRule="auto"/>
        <w:ind w:left="1737" w:firstLine="1"/>
        <w:rPr>
          <w:rFonts w:eastAsia="Arial Unicode MS"/>
          <w:kern w:val="0"/>
          <w:sz w:val="24"/>
        </w:rPr>
      </w:pPr>
      <w:r>
        <w:rPr>
          <w:rFonts w:eastAsia="Arial Unicode MS"/>
          <w:kern w:val="0"/>
          <w:sz w:val="24"/>
        </w:rPr>
        <w:t>Diesel oil pump</w:t>
      </w:r>
      <w:r>
        <w:rPr>
          <w:rFonts w:eastAsia="Arial Unicode MS"/>
          <w:kern w:val="0"/>
          <w:sz w:val="24"/>
        </w:rPr>
        <w:tab/>
      </w:r>
      <w:r>
        <w:rPr>
          <w:rFonts w:eastAsia="Arial Unicode MS"/>
          <w:kern w:val="0"/>
          <w:sz w:val="24"/>
        </w:rPr>
        <w:t xml:space="preserve">1 set </w:t>
      </w:r>
    </w:p>
    <w:p w14:paraId="0E40FF38">
      <w:pPr>
        <w:tabs>
          <w:tab w:val="left" w:pos="4600"/>
        </w:tabs>
        <w:kinsoku w:val="0"/>
        <w:autoSpaceDE w:val="0"/>
        <w:autoSpaceDN w:val="0"/>
        <w:adjustRightInd w:val="0"/>
        <w:spacing w:line="239" w:lineRule="auto"/>
        <w:ind w:left="1737" w:firstLine="1"/>
        <w:rPr>
          <w:rFonts w:eastAsia="Arial Unicode MS"/>
          <w:kern w:val="0"/>
          <w:sz w:val="24"/>
        </w:rPr>
      </w:pPr>
      <w:r>
        <w:rPr>
          <w:rFonts w:eastAsia="Arial Unicode MS"/>
          <w:kern w:val="0"/>
          <w:sz w:val="24"/>
        </w:rPr>
        <w:t>Sludge oil tank</w:t>
      </w:r>
      <w:r>
        <w:rPr>
          <w:rFonts w:eastAsia="Arial Unicode MS"/>
          <w:kern w:val="0"/>
          <w:sz w:val="24"/>
        </w:rPr>
        <w:tab/>
      </w:r>
      <w:r>
        <w:rPr>
          <w:rFonts w:eastAsia="Arial Unicode MS"/>
          <w:kern w:val="0"/>
          <w:sz w:val="24"/>
        </w:rPr>
        <w:t xml:space="preserve">1 set </w:t>
      </w:r>
    </w:p>
    <w:p w14:paraId="029BDB94">
      <w:pPr>
        <w:tabs>
          <w:tab w:val="left" w:pos="4600"/>
        </w:tabs>
        <w:kinsoku w:val="0"/>
        <w:autoSpaceDE w:val="0"/>
        <w:autoSpaceDN w:val="0"/>
        <w:adjustRightInd w:val="0"/>
        <w:spacing w:line="239" w:lineRule="auto"/>
        <w:ind w:left="1737" w:firstLine="1"/>
        <w:rPr>
          <w:rFonts w:eastAsia="Arial Unicode MS"/>
          <w:kern w:val="0"/>
          <w:sz w:val="24"/>
        </w:rPr>
      </w:pPr>
      <w:r>
        <w:rPr>
          <w:rFonts w:eastAsia="Arial Unicode MS"/>
          <w:kern w:val="0"/>
          <w:sz w:val="24"/>
        </w:rPr>
        <w:t>Flue gas fan</w:t>
      </w:r>
      <w:r>
        <w:rPr>
          <w:rFonts w:eastAsia="Arial Unicode MS"/>
          <w:kern w:val="0"/>
          <w:sz w:val="24"/>
        </w:rPr>
        <w:tab/>
      </w:r>
      <w:r>
        <w:rPr>
          <w:rFonts w:eastAsia="Arial Unicode MS"/>
          <w:kern w:val="0"/>
          <w:sz w:val="24"/>
        </w:rPr>
        <w:t>1set</w:t>
      </w:r>
    </w:p>
    <w:p w14:paraId="10B70E74">
      <w:pPr>
        <w:tabs>
          <w:tab w:val="left" w:pos="4600"/>
        </w:tabs>
        <w:kinsoku w:val="0"/>
        <w:autoSpaceDE w:val="0"/>
        <w:autoSpaceDN w:val="0"/>
        <w:adjustRightInd w:val="0"/>
        <w:spacing w:line="239" w:lineRule="auto"/>
        <w:ind w:left="1737" w:firstLine="1"/>
        <w:rPr>
          <w:rFonts w:eastAsia="Arial Unicode MS"/>
          <w:kern w:val="0"/>
          <w:sz w:val="24"/>
        </w:rPr>
      </w:pPr>
      <w:r>
        <w:rPr>
          <w:rFonts w:eastAsia="Arial Unicode MS"/>
          <w:kern w:val="0"/>
          <w:sz w:val="24"/>
        </w:rPr>
        <w:t>Flue gas damper</w:t>
      </w:r>
      <w:r>
        <w:rPr>
          <w:rFonts w:eastAsia="Arial Unicode MS"/>
          <w:kern w:val="0"/>
          <w:sz w:val="24"/>
        </w:rPr>
        <w:tab/>
      </w:r>
      <w:r>
        <w:rPr>
          <w:rFonts w:eastAsia="Arial Unicode MS"/>
          <w:kern w:val="0"/>
          <w:sz w:val="24"/>
        </w:rPr>
        <w:t>1 set</w:t>
      </w:r>
    </w:p>
    <w:p w14:paraId="1CB5BBAD">
      <w:pPr>
        <w:kinsoku w:val="0"/>
        <w:autoSpaceDE w:val="0"/>
        <w:autoSpaceDN w:val="0"/>
        <w:adjustRightInd w:val="0"/>
        <w:spacing w:before="16" w:line="260" w:lineRule="exact"/>
        <w:rPr>
          <w:rFonts w:eastAsia="Arial Unicode MS"/>
          <w:kern w:val="0"/>
          <w:sz w:val="26"/>
          <w:szCs w:val="26"/>
        </w:rPr>
      </w:pPr>
    </w:p>
    <w:p w14:paraId="39C340F7">
      <w:pPr>
        <w:kinsoku w:val="0"/>
        <w:autoSpaceDE w:val="0"/>
        <w:autoSpaceDN w:val="0"/>
        <w:adjustRightInd w:val="0"/>
        <w:ind w:left="1017"/>
        <w:rPr>
          <w:rFonts w:eastAsia="Arial Unicode MS"/>
          <w:kern w:val="0"/>
          <w:sz w:val="24"/>
        </w:rPr>
      </w:pPr>
      <w:r>
        <w:rPr>
          <w:rFonts w:eastAsia="Arial Unicode MS"/>
          <w:kern w:val="0"/>
          <w:sz w:val="24"/>
        </w:rPr>
        <w:t>Other necessary accessories, fittings, spares and tools shall be according to Maker's standard.</w:t>
      </w:r>
    </w:p>
    <w:p w14:paraId="5F4D9956">
      <w:pPr>
        <w:widowControl/>
        <w:jc w:val="left"/>
        <w:rPr>
          <w:rFonts w:eastAsia="Arial Unicode MS"/>
          <w:kern w:val="0"/>
          <w:sz w:val="24"/>
        </w:rPr>
      </w:pPr>
      <w:r>
        <w:rPr>
          <w:rFonts w:eastAsia="Arial Unicode MS"/>
          <w:kern w:val="0"/>
          <w:sz w:val="24"/>
        </w:rPr>
        <w:br w:type="page"/>
      </w:r>
    </w:p>
    <w:p w14:paraId="77108F9A">
      <w:pPr>
        <w:pStyle w:val="3"/>
        <w:jc w:val="both"/>
      </w:pPr>
      <w:bookmarkStart w:id="425" w:name="_Toc50572634"/>
      <w:r>
        <w:rPr>
          <w:rFonts w:hint="eastAsia"/>
        </w:rPr>
        <w:t>6.</w:t>
      </w:r>
      <w:r>
        <w:t>8</w:t>
      </w:r>
      <w:r>
        <w:tab/>
      </w:r>
      <w:r>
        <w:t>MISCELLANEOUS EQUIPMENT AND OUTFITTING</w:t>
      </w:r>
      <w:bookmarkEnd w:id="425"/>
    </w:p>
    <w:p w14:paraId="2BC7FCC2">
      <w:pPr>
        <w:kinsoku w:val="0"/>
        <w:autoSpaceDE w:val="0"/>
        <w:autoSpaceDN w:val="0"/>
        <w:adjustRightInd w:val="0"/>
        <w:spacing w:before="14" w:line="100" w:lineRule="exact"/>
        <w:rPr>
          <w:rFonts w:ascii="Arial" w:hAnsi="Arial" w:eastAsia="Arial Unicode MS" w:cs="Arial"/>
          <w:kern w:val="0"/>
          <w:sz w:val="10"/>
          <w:szCs w:val="10"/>
        </w:rPr>
      </w:pPr>
    </w:p>
    <w:p w14:paraId="1D8B9EED">
      <w:pPr>
        <w:kinsoku w:val="0"/>
        <w:autoSpaceDE w:val="0"/>
        <w:autoSpaceDN w:val="0"/>
        <w:adjustRightInd w:val="0"/>
        <w:spacing w:line="239" w:lineRule="auto"/>
        <w:ind w:left="1017"/>
        <w:rPr>
          <w:rFonts w:eastAsia="Arial Unicode MS"/>
          <w:kern w:val="0"/>
          <w:sz w:val="24"/>
        </w:rPr>
      </w:pPr>
      <w:r>
        <w:rPr>
          <w:rFonts w:eastAsia="Arial Unicode MS"/>
          <w:kern w:val="0"/>
          <w:sz w:val="24"/>
        </w:rPr>
        <w:t>Miscellaneous equipment and outfitting such as tanks, ventilating duct, ladders, floor plates, etc. shall be constructed and furnished in accordance with Builder's standard practice and shall be comply with the requirements of the Classification Society.</w:t>
      </w:r>
    </w:p>
    <w:p w14:paraId="38007516">
      <w:pPr>
        <w:kinsoku w:val="0"/>
        <w:autoSpaceDE w:val="0"/>
        <w:autoSpaceDN w:val="0"/>
        <w:adjustRightInd w:val="0"/>
        <w:spacing w:line="239" w:lineRule="auto"/>
        <w:ind w:left="1017"/>
        <w:rPr>
          <w:rFonts w:eastAsia="Arial Unicode MS"/>
          <w:kern w:val="0"/>
          <w:sz w:val="24"/>
        </w:rPr>
      </w:pPr>
    </w:p>
    <w:p w14:paraId="72D89F04">
      <w:pPr>
        <w:kinsoku w:val="0"/>
        <w:autoSpaceDE w:val="0"/>
        <w:autoSpaceDN w:val="0"/>
        <w:adjustRightInd w:val="0"/>
        <w:spacing w:before="19" w:line="100" w:lineRule="exact"/>
        <w:rPr>
          <w:rFonts w:eastAsia="Arial Unicode MS"/>
          <w:kern w:val="0"/>
          <w:sz w:val="10"/>
          <w:szCs w:val="10"/>
        </w:rPr>
      </w:pPr>
    </w:p>
    <w:p w14:paraId="6FFFBCB8">
      <w:pPr>
        <w:pStyle w:val="4"/>
      </w:pPr>
      <w:bookmarkStart w:id="426" w:name="_Toc50572635"/>
      <w:r>
        <w:rPr>
          <w:rFonts w:hint="eastAsia"/>
        </w:rPr>
        <w:t>6.8.</w:t>
      </w:r>
      <w:r>
        <w:t>1</w:t>
      </w:r>
      <w:r>
        <w:tab/>
      </w:r>
      <w:r>
        <w:t>OVERHAULING AND REMOVAL OF MACHINERY</w:t>
      </w:r>
      <w:bookmarkEnd w:id="426"/>
    </w:p>
    <w:p w14:paraId="5D27BB52">
      <w:pPr>
        <w:kinsoku w:val="0"/>
        <w:autoSpaceDE w:val="0"/>
        <w:autoSpaceDN w:val="0"/>
        <w:adjustRightInd w:val="0"/>
        <w:ind w:left="1017"/>
        <w:rPr>
          <w:rFonts w:eastAsia="Arial Unicode MS"/>
          <w:kern w:val="0"/>
          <w:sz w:val="24"/>
        </w:rPr>
      </w:pPr>
      <w:r>
        <w:rPr>
          <w:rFonts w:eastAsia="Arial Unicode MS"/>
          <w:kern w:val="0"/>
          <w:sz w:val="24"/>
        </w:rPr>
        <w:t>Overhauling equipment for main engine and auxiliary machinery shall be provided as mentioned below.</w:t>
      </w:r>
    </w:p>
    <w:p w14:paraId="4963F82E">
      <w:pPr>
        <w:kinsoku w:val="0"/>
        <w:autoSpaceDE w:val="0"/>
        <w:autoSpaceDN w:val="0"/>
        <w:adjustRightInd w:val="0"/>
        <w:spacing w:before="15" w:line="260" w:lineRule="exact"/>
        <w:rPr>
          <w:rFonts w:eastAsia="Arial Unicode MS"/>
          <w:kern w:val="0"/>
          <w:sz w:val="26"/>
          <w:szCs w:val="26"/>
        </w:rPr>
      </w:pPr>
    </w:p>
    <w:p w14:paraId="6EE5BC4C">
      <w:pPr>
        <w:kinsoku w:val="0"/>
        <w:autoSpaceDE w:val="0"/>
        <w:autoSpaceDN w:val="0"/>
        <w:adjustRightInd w:val="0"/>
        <w:ind w:left="1017"/>
        <w:rPr>
          <w:rFonts w:eastAsia="Arial Unicode MS"/>
          <w:kern w:val="0"/>
          <w:sz w:val="24"/>
        </w:rPr>
      </w:pPr>
      <w:r>
        <w:rPr>
          <w:rFonts w:eastAsia="Arial Unicode MS"/>
          <w:kern w:val="0"/>
          <w:sz w:val="24"/>
        </w:rPr>
        <w:t>During designing and construction of the engine room, particular attention shall be paid to ensure sufficient space for operation and dismantling of machinery and equipment.</w:t>
      </w:r>
    </w:p>
    <w:p w14:paraId="32C3E04E">
      <w:pPr>
        <w:kinsoku w:val="0"/>
        <w:autoSpaceDE w:val="0"/>
        <w:autoSpaceDN w:val="0"/>
        <w:adjustRightInd w:val="0"/>
        <w:spacing w:before="16" w:line="260" w:lineRule="exact"/>
        <w:rPr>
          <w:rFonts w:eastAsia="Arial Unicode MS"/>
          <w:kern w:val="0"/>
          <w:sz w:val="26"/>
          <w:szCs w:val="26"/>
        </w:rPr>
      </w:pPr>
    </w:p>
    <w:p w14:paraId="0E787A3F">
      <w:pPr>
        <w:pStyle w:val="5"/>
        <w:spacing w:after="312"/>
        <w:ind w:left="42"/>
      </w:pPr>
      <w:r>
        <w:rPr>
          <w:rFonts w:hint="eastAsia"/>
        </w:rPr>
        <w:t>6.8.</w:t>
      </w:r>
      <w:r>
        <w:t>1.1</w:t>
      </w:r>
      <w:r>
        <w:tab/>
      </w:r>
      <w:r>
        <w:t>Overhauling Crane of Main Engine</w:t>
      </w:r>
    </w:p>
    <w:p w14:paraId="524893F8">
      <w:pPr>
        <w:kinsoku w:val="0"/>
        <w:autoSpaceDE w:val="0"/>
        <w:autoSpaceDN w:val="0"/>
        <w:adjustRightInd w:val="0"/>
        <w:spacing w:line="274" w:lineRule="exact"/>
        <w:ind w:left="1017"/>
        <w:rPr>
          <w:rFonts w:eastAsia="Arial Unicode MS"/>
          <w:kern w:val="0"/>
          <w:sz w:val="24"/>
        </w:rPr>
      </w:pPr>
      <w:r>
        <w:rPr>
          <w:rFonts w:eastAsia="Arial Unicode MS"/>
          <w:kern w:val="0"/>
          <w:sz w:val="24"/>
        </w:rPr>
        <w:t>For overhauling cylinder piston and liner etc. of main engine, there is a crane on the overhead-lifting beam.</w:t>
      </w:r>
    </w:p>
    <w:p w14:paraId="44BA0E80">
      <w:pPr>
        <w:kinsoku w:val="0"/>
        <w:autoSpaceDE w:val="0"/>
        <w:autoSpaceDN w:val="0"/>
        <w:adjustRightInd w:val="0"/>
        <w:spacing w:before="13" w:line="260" w:lineRule="exact"/>
        <w:rPr>
          <w:rFonts w:eastAsia="Arial Unicode MS"/>
          <w:kern w:val="0"/>
          <w:sz w:val="26"/>
          <w:szCs w:val="26"/>
        </w:rPr>
      </w:pPr>
    </w:p>
    <w:p w14:paraId="7260F58C">
      <w:pPr>
        <w:kinsoku w:val="0"/>
        <w:autoSpaceDE w:val="0"/>
        <w:autoSpaceDN w:val="0"/>
        <w:adjustRightInd w:val="0"/>
        <w:ind w:left="1017"/>
        <w:rPr>
          <w:rFonts w:eastAsia="Arial Unicode MS"/>
          <w:color w:val="000000"/>
          <w:kern w:val="0"/>
          <w:sz w:val="24"/>
        </w:rPr>
      </w:pPr>
      <w:r>
        <w:rPr>
          <w:rFonts w:eastAsia="Arial Unicode MS"/>
          <w:color w:val="000000"/>
          <w:kern w:val="0"/>
          <w:sz w:val="24"/>
        </w:rPr>
        <w:t>The crane shall be of marine trolley type with electric motor driven two speeds for hoisting, and single speed for traveling and traversing. The construction and materials shall be in accordance with Maker's standard.</w:t>
      </w:r>
    </w:p>
    <w:p w14:paraId="50689A4D">
      <w:pPr>
        <w:kinsoku w:val="0"/>
        <w:autoSpaceDE w:val="0"/>
        <w:autoSpaceDN w:val="0"/>
        <w:adjustRightInd w:val="0"/>
        <w:ind w:left="1017"/>
        <w:rPr>
          <w:rFonts w:eastAsia="Arial Unicode MS"/>
          <w:color w:val="000000"/>
          <w:kern w:val="0"/>
          <w:sz w:val="24"/>
        </w:rPr>
      </w:pPr>
    </w:p>
    <w:p w14:paraId="180AB4CD">
      <w:pPr>
        <w:kinsoku w:val="0"/>
        <w:autoSpaceDE w:val="0"/>
        <w:autoSpaceDN w:val="0"/>
        <w:adjustRightInd w:val="0"/>
        <w:ind w:left="1017"/>
        <w:rPr>
          <w:rFonts w:eastAsia="Arial Unicode MS"/>
          <w:kern w:val="0"/>
          <w:sz w:val="24"/>
        </w:rPr>
      </w:pPr>
      <w:r>
        <w:rPr>
          <w:rFonts w:eastAsia="Arial Unicode MS"/>
          <w:kern w:val="0"/>
          <w:sz w:val="24"/>
        </w:rPr>
        <w:t xml:space="preserve">The capacity of the engine room overhead crane is to be at least </w:t>
      </w:r>
      <w:r>
        <w:rPr>
          <w:rFonts w:hint="eastAsia" w:eastAsia="Arial Unicode MS"/>
          <w:kern w:val="0"/>
          <w:sz w:val="24"/>
        </w:rPr>
        <w:t>4</w:t>
      </w:r>
      <w:r>
        <w:rPr>
          <w:rFonts w:eastAsia="Arial Unicode MS"/>
          <w:kern w:val="0"/>
          <w:sz w:val="24"/>
        </w:rPr>
        <w:t>.0 t</w:t>
      </w:r>
      <w:r>
        <w:rPr>
          <w:rFonts w:eastAsia="Arial Unicode MS"/>
          <w:b/>
          <w:i/>
          <w:kern w:val="0"/>
          <w:sz w:val="24"/>
        </w:rPr>
        <w:t xml:space="preserve"> and can be hoist the heavisest spare part of the main engine.</w:t>
      </w:r>
    </w:p>
    <w:p w14:paraId="7F83AD3F">
      <w:pPr>
        <w:kinsoku w:val="0"/>
        <w:autoSpaceDE w:val="0"/>
        <w:autoSpaceDN w:val="0"/>
        <w:adjustRightInd w:val="0"/>
        <w:spacing w:before="16" w:line="260" w:lineRule="exact"/>
        <w:rPr>
          <w:rFonts w:eastAsia="Arial Unicode MS"/>
          <w:kern w:val="0"/>
          <w:sz w:val="26"/>
          <w:szCs w:val="26"/>
        </w:rPr>
      </w:pPr>
    </w:p>
    <w:p w14:paraId="5B33EB29">
      <w:pPr>
        <w:kinsoku w:val="0"/>
        <w:autoSpaceDE w:val="0"/>
        <w:autoSpaceDN w:val="0"/>
        <w:adjustRightInd w:val="0"/>
        <w:ind w:left="1017"/>
        <w:rPr>
          <w:rFonts w:eastAsia="Arial Unicode MS"/>
          <w:kern w:val="0"/>
          <w:sz w:val="24"/>
        </w:rPr>
      </w:pPr>
      <w:r>
        <w:rPr>
          <w:rFonts w:eastAsia="Arial Unicode MS"/>
          <w:b/>
          <w:kern w:val="0"/>
          <w:sz w:val="24"/>
        </w:rPr>
        <w:t>Overhead lifting beam shall be securely supported to ship's structure and to extend the full length of the main engine</w:t>
      </w:r>
      <w:r>
        <w:rPr>
          <w:rFonts w:eastAsia="Arial Unicode MS"/>
          <w:kern w:val="0"/>
          <w:sz w:val="24"/>
        </w:rPr>
        <w:t>.</w:t>
      </w:r>
    </w:p>
    <w:p w14:paraId="4C29A4A3">
      <w:pPr>
        <w:kinsoku w:val="0"/>
        <w:autoSpaceDE w:val="0"/>
        <w:autoSpaceDN w:val="0"/>
        <w:adjustRightInd w:val="0"/>
        <w:spacing w:before="15" w:line="260" w:lineRule="exact"/>
        <w:rPr>
          <w:rFonts w:eastAsia="Arial Unicode MS"/>
          <w:kern w:val="0"/>
          <w:sz w:val="26"/>
          <w:szCs w:val="26"/>
        </w:rPr>
      </w:pPr>
    </w:p>
    <w:p w14:paraId="2729CFF7">
      <w:pPr>
        <w:kinsoku w:val="0"/>
        <w:autoSpaceDE w:val="0"/>
        <w:autoSpaceDN w:val="0"/>
        <w:adjustRightInd w:val="0"/>
        <w:ind w:left="1017"/>
        <w:rPr>
          <w:rFonts w:eastAsia="Arial Unicode MS"/>
          <w:kern w:val="0"/>
          <w:sz w:val="24"/>
        </w:rPr>
      </w:pPr>
      <w:r>
        <w:rPr>
          <w:rFonts w:eastAsia="Arial Unicode MS"/>
          <w:kern w:val="0"/>
          <w:sz w:val="24"/>
        </w:rPr>
        <w:t>L</w:t>
      </w:r>
      <w:r>
        <w:rPr>
          <w:rFonts w:eastAsia="Arial Unicode MS"/>
          <w:color w:val="000000" w:themeColor="text1"/>
          <w:kern w:val="0"/>
          <w:sz w:val="24"/>
          <w14:textFill>
            <w14:solidFill>
              <w14:schemeClr w14:val="tx1"/>
            </w14:solidFill>
          </w14:textFill>
        </w:rPr>
        <w:t>ifting eyes</w:t>
      </w:r>
      <w:r>
        <w:rPr>
          <w:rFonts w:eastAsia="Arial Unicode MS"/>
          <w:kern w:val="0"/>
          <w:sz w:val="24"/>
        </w:rPr>
        <w:t xml:space="preserve"> </w:t>
      </w:r>
      <w:r>
        <w:rPr>
          <w:rFonts w:hint="eastAsia" w:eastAsia="Arial Unicode MS"/>
          <w:kern w:val="0"/>
          <w:sz w:val="24"/>
        </w:rPr>
        <w:t xml:space="preserve">or I-beam </w:t>
      </w:r>
      <w:r>
        <w:rPr>
          <w:rFonts w:eastAsia="Arial Unicode MS"/>
          <w:kern w:val="0"/>
          <w:sz w:val="24"/>
        </w:rPr>
        <w:t>shall be provided for overhaul T/C of main engine in case E.R. crane can’t be utilized for overhauling.</w:t>
      </w:r>
      <w:r>
        <w:rPr>
          <w:rFonts w:hint="eastAsia" w:eastAsia="Arial Unicode MS"/>
          <w:kern w:val="0"/>
          <w:sz w:val="24"/>
        </w:rPr>
        <w:t xml:space="preserve"> </w:t>
      </w:r>
    </w:p>
    <w:p w14:paraId="3D6F710D">
      <w:pPr>
        <w:kinsoku w:val="0"/>
        <w:autoSpaceDE w:val="0"/>
        <w:autoSpaceDN w:val="0"/>
        <w:adjustRightInd w:val="0"/>
        <w:ind w:left="1017"/>
        <w:rPr>
          <w:rFonts w:eastAsia="Arial Unicode MS"/>
          <w:b/>
          <w:color w:val="000000"/>
          <w:kern w:val="0"/>
          <w:sz w:val="24"/>
        </w:rPr>
      </w:pPr>
    </w:p>
    <w:p w14:paraId="3DC99969">
      <w:pPr>
        <w:kinsoku w:val="0"/>
        <w:autoSpaceDE w:val="0"/>
        <w:autoSpaceDN w:val="0"/>
        <w:adjustRightInd w:val="0"/>
        <w:ind w:left="1017"/>
        <w:rPr>
          <w:rFonts w:eastAsia="Arial Unicode MS"/>
          <w:b/>
          <w:color w:val="000000"/>
          <w:kern w:val="0"/>
          <w:sz w:val="24"/>
        </w:rPr>
      </w:pPr>
      <w:r>
        <w:rPr>
          <w:rFonts w:eastAsia="Arial Unicode MS"/>
          <w:b/>
          <w:color w:val="000000"/>
          <w:kern w:val="0"/>
          <w:sz w:val="24"/>
        </w:rPr>
        <w:t>Facilities to be provided to visit the engine room crane if it stops at any position of its travel.</w:t>
      </w:r>
    </w:p>
    <w:p w14:paraId="2910F626">
      <w:pPr>
        <w:kinsoku w:val="0"/>
        <w:autoSpaceDE w:val="0"/>
        <w:autoSpaceDN w:val="0"/>
        <w:adjustRightInd w:val="0"/>
        <w:ind w:left="1017"/>
        <w:rPr>
          <w:rFonts w:eastAsia="Arial Unicode MS"/>
          <w:b/>
          <w:color w:val="000000"/>
          <w:kern w:val="0"/>
          <w:sz w:val="24"/>
        </w:rPr>
      </w:pPr>
    </w:p>
    <w:p w14:paraId="12C6F252">
      <w:pPr>
        <w:kinsoku w:val="0"/>
        <w:autoSpaceDE w:val="0"/>
        <w:autoSpaceDN w:val="0"/>
        <w:adjustRightInd w:val="0"/>
        <w:ind w:left="1017"/>
        <w:rPr>
          <w:rFonts w:eastAsia="Arial Unicode MS"/>
          <w:b/>
          <w:color w:val="000000"/>
          <w:kern w:val="0"/>
          <w:sz w:val="24"/>
        </w:rPr>
      </w:pPr>
      <w:r>
        <w:rPr>
          <w:rFonts w:eastAsia="Arial Unicode MS"/>
          <w:b/>
          <w:color w:val="000000"/>
          <w:kern w:val="0"/>
          <w:sz w:val="24"/>
        </w:rPr>
        <w:t>Source cable layout to be of a suspension type and long enough to reach the lower floor.</w:t>
      </w:r>
    </w:p>
    <w:p w14:paraId="67AA7F8D">
      <w:pPr>
        <w:kinsoku w:val="0"/>
        <w:autoSpaceDE w:val="0"/>
        <w:autoSpaceDN w:val="0"/>
        <w:adjustRightInd w:val="0"/>
        <w:ind w:left="1017"/>
        <w:rPr>
          <w:rFonts w:eastAsia="Arial Unicode MS"/>
          <w:b/>
          <w:color w:val="000000"/>
          <w:kern w:val="0"/>
          <w:sz w:val="24"/>
        </w:rPr>
      </w:pPr>
    </w:p>
    <w:p w14:paraId="0198C67D">
      <w:pPr>
        <w:kinsoku w:val="0"/>
        <w:autoSpaceDE w:val="0"/>
        <w:autoSpaceDN w:val="0"/>
        <w:adjustRightInd w:val="0"/>
        <w:ind w:left="1017"/>
        <w:rPr>
          <w:rFonts w:eastAsia="Arial Unicode MS"/>
          <w:b/>
          <w:color w:val="000000"/>
          <w:kern w:val="0"/>
          <w:sz w:val="24"/>
        </w:rPr>
      </w:pPr>
      <w:r>
        <w:rPr>
          <w:rFonts w:eastAsia="Arial Unicode MS"/>
          <w:b/>
          <w:color w:val="000000"/>
          <w:kern w:val="0"/>
          <w:sz w:val="24"/>
        </w:rPr>
        <w:t>A cargo light to be fitted on the top of the overhead crane beam.</w:t>
      </w:r>
    </w:p>
    <w:p w14:paraId="12382952">
      <w:pPr>
        <w:kinsoku w:val="0"/>
        <w:autoSpaceDE w:val="0"/>
        <w:autoSpaceDN w:val="0"/>
        <w:adjustRightInd w:val="0"/>
        <w:spacing w:before="16" w:line="260" w:lineRule="exact"/>
        <w:rPr>
          <w:rFonts w:eastAsia="Arial Unicode MS"/>
          <w:kern w:val="0"/>
          <w:sz w:val="26"/>
          <w:szCs w:val="26"/>
        </w:rPr>
      </w:pPr>
    </w:p>
    <w:p w14:paraId="3F7CD052">
      <w:pPr>
        <w:pStyle w:val="5"/>
        <w:spacing w:after="312"/>
        <w:ind w:left="42"/>
      </w:pPr>
      <w:r>
        <w:rPr>
          <w:rFonts w:hint="eastAsia"/>
        </w:rPr>
        <w:t>6.8.</w:t>
      </w:r>
      <w:r>
        <w:t>1.2</w:t>
      </w:r>
      <w:r>
        <w:tab/>
      </w:r>
      <w:r>
        <w:t>Shafting Removal</w:t>
      </w:r>
    </w:p>
    <w:p w14:paraId="319F8A29">
      <w:pPr>
        <w:kinsoku w:val="0"/>
        <w:autoSpaceDE w:val="0"/>
        <w:autoSpaceDN w:val="0"/>
        <w:adjustRightInd w:val="0"/>
        <w:spacing w:line="239" w:lineRule="auto"/>
        <w:ind w:left="1017"/>
        <w:rPr>
          <w:rFonts w:eastAsia="Arial Unicode MS"/>
          <w:b/>
          <w:color w:val="000000"/>
          <w:kern w:val="0"/>
          <w:sz w:val="24"/>
        </w:rPr>
      </w:pPr>
      <w:r>
        <w:rPr>
          <w:rFonts w:eastAsia="Arial Unicode MS"/>
          <w:b/>
          <w:color w:val="000000"/>
          <w:kern w:val="0"/>
          <w:sz w:val="24"/>
        </w:rPr>
        <w:t>One (1) lifting beam with two (2) trolley hooks of adequate capacity to hoist the propeller shaft (+25% margin) to be provided above the propeller shaft if the lifting beam installation available. If enable, builder provided eye plate with chain block.</w:t>
      </w:r>
    </w:p>
    <w:p w14:paraId="7E22C1C4">
      <w:pPr>
        <w:kinsoku w:val="0"/>
        <w:autoSpaceDE w:val="0"/>
        <w:autoSpaceDN w:val="0"/>
        <w:adjustRightInd w:val="0"/>
        <w:spacing w:line="239" w:lineRule="auto"/>
        <w:ind w:left="1017"/>
        <w:rPr>
          <w:rFonts w:eastAsia="Arial Unicode MS"/>
          <w:kern w:val="0"/>
          <w:sz w:val="24"/>
        </w:rPr>
      </w:pPr>
    </w:p>
    <w:p w14:paraId="69049515">
      <w:pPr>
        <w:kinsoku w:val="0"/>
        <w:autoSpaceDE w:val="0"/>
        <w:autoSpaceDN w:val="0"/>
        <w:adjustRightInd w:val="0"/>
        <w:spacing w:line="239" w:lineRule="auto"/>
        <w:ind w:left="1017"/>
        <w:rPr>
          <w:kern w:val="0"/>
          <w:sz w:val="24"/>
        </w:rPr>
      </w:pPr>
      <w:r>
        <w:rPr>
          <w:rFonts w:eastAsia="Arial Unicode MS"/>
          <w:kern w:val="0"/>
          <w:sz w:val="24"/>
        </w:rPr>
        <w:t>Necessary lifting eye plates shall be fitted above the shafting alley for lifting of the intermediate shaft and withdrawing the propeller shaft inboard. Removal of propeller shaft from the vessel shall be carried out via a temporary opening out in the shell plating which shall be marked by welding bead in approved colored scheme. Equipment and pipes arranged at that place shall be easily dismantled.</w:t>
      </w:r>
    </w:p>
    <w:p w14:paraId="7C2B3F1D">
      <w:pPr>
        <w:kinsoku w:val="0"/>
        <w:autoSpaceDE w:val="0"/>
        <w:autoSpaceDN w:val="0"/>
        <w:adjustRightInd w:val="0"/>
        <w:spacing w:line="239" w:lineRule="auto"/>
        <w:ind w:left="1017"/>
        <w:rPr>
          <w:rFonts w:eastAsia="Arial Unicode MS"/>
          <w:kern w:val="0"/>
          <w:sz w:val="26"/>
          <w:szCs w:val="26"/>
        </w:rPr>
      </w:pPr>
    </w:p>
    <w:p w14:paraId="18F35494">
      <w:pPr>
        <w:pStyle w:val="5"/>
        <w:spacing w:after="312"/>
        <w:ind w:left="42"/>
      </w:pPr>
      <w:r>
        <w:rPr>
          <w:rFonts w:hint="eastAsia"/>
        </w:rPr>
        <w:t>6.8.</w:t>
      </w:r>
      <w:r>
        <w:t>1.3</w:t>
      </w:r>
      <w:r>
        <w:tab/>
      </w:r>
      <w:r>
        <w:t>Overhauling of Auxiliaries</w:t>
      </w:r>
    </w:p>
    <w:p w14:paraId="57A6AD85">
      <w:pPr>
        <w:tabs>
          <w:tab w:val="left" w:pos="3900"/>
        </w:tabs>
        <w:kinsoku w:val="0"/>
        <w:autoSpaceDE w:val="0"/>
        <w:autoSpaceDN w:val="0"/>
        <w:adjustRightInd w:val="0"/>
        <w:ind w:left="1015"/>
        <w:rPr>
          <w:rFonts w:eastAsia="Arial Unicode MS"/>
          <w:kern w:val="0"/>
          <w:sz w:val="24"/>
        </w:rPr>
      </w:pPr>
      <w:r>
        <w:rPr>
          <w:rFonts w:eastAsia="Arial Unicode MS"/>
          <w:kern w:val="0"/>
          <w:sz w:val="24"/>
        </w:rPr>
        <w:t>Generator engines shall have adequately strength lifting beam to facilitate overhaul.</w:t>
      </w:r>
    </w:p>
    <w:p w14:paraId="1F059B74">
      <w:pPr>
        <w:tabs>
          <w:tab w:val="left" w:pos="3900"/>
        </w:tabs>
        <w:kinsoku w:val="0"/>
        <w:autoSpaceDE w:val="0"/>
        <w:autoSpaceDN w:val="0"/>
        <w:adjustRightInd w:val="0"/>
        <w:spacing w:line="280" w:lineRule="exact"/>
        <w:ind w:left="1015"/>
        <w:rPr>
          <w:rFonts w:eastAsia="Arial Unicode MS"/>
          <w:kern w:val="0"/>
          <w:sz w:val="24"/>
        </w:rPr>
      </w:pPr>
    </w:p>
    <w:p w14:paraId="4FC4DF02">
      <w:pPr>
        <w:tabs>
          <w:tab w:val="left" w:pos="3900"/>
        </w:tabs>
        <w:kinsoku w:val="0"/>
        <w:autoSpaceDE w:val="0"/>
        <w:autoSpaceDN w:val="0"/>
        <w:adjustRightInd w:val="0"/>
        <w:spacing w:line="280" w:lineRule="exact"/>
        <w:ind w:left="1015"/>
        <w:rPr>
          <w:rFonts w:eastAsia="Arial Unicode MS"/>
          <w:b/>
          <w:kern w:val="0"/>
          <w:sz w:val="24"/>
        </w:rPr>
      </w:pPr>
      <w:r>
        <w:rPr>
          <w:rFonts w:eastAsia="Arial Unicode MS"/>
          <w:b/>
          <w:kern w:val="0"/>
          <w:sz w:val="24"/>
        </w:rPr>
        <w:t>Provided for the generator engines to be of sufficient capacity to hoist the alternator’s rotor.</w:t>
      </w:r>
    </w:p>
    <w:p w14:paraId="675A2D6B">
      <w:pPr>
        <w:tabs>
          <w:tab w:val="left" w:pos="3900"/>
        </w:tabs>
        <w:kinsoku w:val="0"/>
        <w:autoSpaceDE w:val="0"/>
        <w:autoSpaceDN w:val="0"/>
        <w:adjustRightInd w:val="0"/>
        <w:ind w:left="1015"/>
        <w:rPr>
          <w:rFonts w:eastAsia="Arial Unicode MS"/>
          <w:kern w:val="0"/>
          <w:sz w:val="24"/>
        </w:rPr>
      </w:pPr>
    </w:p>
    <w:p w14:paraId="35DD484C">
      <w:pPr>
        <w:tabs>
          <w:tab w:val="left" w:pos="3900"/>
        </w:tabs>
        <w:kinsoku w:val="0"/>
        <w:autoSpaceDE w:val="0"/>
        <w:autoSpaceDN w:val="0"/>
        <w:adjustRightInd w:val="0"/>
        <w:spacing w:line="300" w:lineRule="exact"/>
        <w:ind w:left="1015"/>
        <w:rPr>
          <w:rFonts w:eastAsia="Arial Unicode MS"/>
          <w:kern w:val="0"/>
          <w:sz w:val="24"/>
        </w:rPr>
      </w:pPr>
      <w:r>
        <w:rPr>
          <w:rFonts w:eastAsia="Arial Unicode MS"/>
          <w:kern w:val="0"/>
          <w:sz w:val="24"/>
        </w:rPr>
        <w:t>Lifting beam</w:t>
      </w:r>
      <w:r>
        <w:rPr>
          <w:rFonts w:eastAsia="Arial Unicode MS"/>
          <w:kern w:val="0"/>
          <w:sz w:val="24"/>
        </w:rPr>
        <w:tab/>
      </w:r>
      <w:r>
        <w:rPr>
          <w:rFonts w:eastAsia="Arial Unicode MS"/>
          <w:kern w:val="0"/>
          <w:sz w:val="24"/>
        </w:rPr>
        <w:t xml:space="preserve">: </w:t>
      </w:r>
      <w:r>
        <w:rPr>
          <w:rFonts w:hint="eastAsia"/>
          <w:kern w:val="0"/>
          <w:sz w:val="24"/>
        </w:rPr>
        <w:t>3</w:t>
      </w:r>
      <w:r>
        <w:rPr>
          <w:kern w:val="0"/>
          <w:sz w:val="24"/>
        </w:rPr>
        <w:t xml:space="preserve"> </w:t>
      </w:r>
      <w:r>
        <w:rPr>
          <w:rFonts w:eastAsia="Arial Unicode MS"/>
          <w:kern w:val="0"/>
          <w:sz w:val="24"/>
        </w:rPr>
        <w:t>sets</w:t>
      </w:r>
    </w:p>
    <w:p w14:paraId="4CD58361">
      <w:pPr>
        <w:tabs>
          <w:tab w:val="left" w:pos="3880"/>
        </w:tabs>
        <w:kinsoku w:val="0"/>
        <w:autoSpaceDE w:val="0"/>
        <w:autoSpaceDN w:val="0"/>
        <w:adjustRightInd w:val="0"/>
        <w:spacing w:line="300" w:lineRule="exact"/>
        <w:ind w:left="1017"/>
        <w:rPr>
          <w:kern w:val="0"/>
          <w:sz w:val="24"/>
        </w:rPr>
      </w:pPr>
      <w:r>
        <w:rPr>
          <w:rFonts w:eastAsia="Arial Unicode MS"/>
          <w:kern w:val="0"/>
          <w:position w:val="1"/>
          <w:sz w:val="24"/>
        </w:rPr>
        <w:t>Chain block with roller</w:t>
      </w:r>
      <w:r>
        <w:rPr>
          <w:rFonts w:eastAsia="Arial Unicode MS"/>
          <w:kern w:val="0"/>
          <w:position w:val="1"/>
          <w:sz w:val="24"/>
        </w:rPr>
        <w:tab/>
      </w:r>
      <w:r>
        <w:rPr>
          <w:rFonts w:eastAsia="Arial Unicode MS"/>
          <w:kern w:val="0"/>
          <w:position w:val="1"/>
          <w:sz w:val="24"/>
        </w:rPr>
        <w:t xml:space="preserve">: </w:t>
      </w:r>
      <w:r>
        <w:rPr>
          <w:rFonts w:hint="eastAsia"/>
          <w:kern w:val="0"/>
          <w:position w:val="1"/>
          <w:sz w:val="24"/>
        </w:rPr>
        <w:t>3</w:t>
      </w:r>
      <w:r>
        <w:rPr>
          <w:kern w:val="0"/>
          <w:position w:val="1"/>
          <w:sz w:val="24"/>
        </w:rPr>
        <w:t xml:space="preserve"> </w:t>
      </w:r>
      <w:r>
        <w:rPr>
          <w:rFonts w:eastAsia="Arial Unicode MS"/>
          <w:kern w:val="0"/>
          <w:position w:val="1"/>
          <w:sz w:val="24"/>
        </w:rPr>
        <w:t>sets</w:t>
      </w:r>
      <w:r>
        <w:rPr>
          <w:kern w:val="0"/>
          <w:position w:val="1"/>
          <w:sz w:val="24"/>
        </w:rPr>
        <w:t xml:space="preserve">, manual type </w:t>
      </w:r>
    </w:p>
    <w:p w14:paraId="5AA31D32">
      <w:pPr>
        <w:tabs>
          <w:tab w:val="left" w:pos="3880"/>
        </w:tabs>
        <w:kinsoku w:val="0"/>
        <w:autoSpaceDE w:val="0"/>
        <w:autoSpaceDN w:val="0"/>
        <w:adjustRightInd w:val="0"/>
        <w:spacing w:line="300" w:lineRule="exact"/>
        <w:ind w:left="1015"/>
        <w:rPr>
          <w:rFonts w:eastAsia="Arial Unicode MS"/>
          <w:kern w:val="0"/>
          <w:sz w:val="24"/>
        </w:rPr>
      </w:pPr>
      <w:r>
        <w:rPr>
          <w:rFonts w:eastAsia="Arial Unicode MS"/>
          <w:kern w:val="0"/>
          <w:sz w:val="24"/>
        </w:rPr>
        <w:t>Capacity</w:t>
      </w:r>
      <w:r>
        <w:rPr>
          <w:rFonts w:eastAsia="Arial Unicode MS"/>
          <w:kern w:val="0"/>
          <w:sz w:val="24"/>
        </w:rPr>
        <w:tab/>
      </w:r>
      <w:r>
        <w:rPr>
          <w:rFonts w:eastAsia="Arial Unicode MS"/>
          <w:kern w:val="0"/>
          <w:sz w:val="24"/>
        </w:rPr>
        <w:t xml:space="preserve">: according to the generator Maker’s recommendation. </w:t>
      </w:r>
    </w:p>
    <w:p w14:paraId="04215698">
      <w:pPr>
        <w:tabs>
          <w:tab w:val="left" w:pos="3880"/>
        </w:tabs>
        <w:kinsoku w:val="0"/>
        <w:autoSpaceDE w:val="0"/>
        <w:autoSpaceDN w:val="0"/>
        <w:adjustRightInd w:val="0"/>
        <w:spacing w:line="240" w:lineRule="exact"/>
        <w:ind w:left="1015"/>
        <w:rPr>
          <w:rFonts w:eastAsia="Arial Unicode MS"/>
          <w:kern w:val="0"/>
          <w:sz w:val="24"/>
        </w:rPr>
      </w:pPr>
    </w:p>
    <w:p w14:paraId="069C9CB5">
      <w:pPr>
        <w:tabs>
          <w:tab w:val="left" w:pos="3880"/>
        </w:tabs>
        <w:kinsoku w:val="0"/>
        <w:autoSpaceDE w:val="0"/>
        <w:autoSpaceDN w:val="0"/>
        <w:adjustRightInd w:val="0"/>
        <w:spacing w:line="280" w:lineRule="exact"/>
        <w:ind w:left="1015"/>
        <w:rPr>
          <w:rFonts w:eastAsia="Arial Unicode MS"/>
          <w:kern w:val="0"/>
          <w:sz w:val="24"/>
        </w:rPr>
      </w:pPr>
      <w:r>
        <w:rPr>
          <w:rFonts w:eastAsia="Arial Unicode MS"/>
          <w:kern w:val="0"/>
          <w:sz w:val="24"/>
        </w:rPr>
        <w:t>Oil purifiers shall have lifting beam using chain blocks to facilitate overhaul.</w:t>
      </w:r>
    </w:p>
    <w:p w14:paraId="0262D76E">
      <w:pPr>
        <w:tabs>
          <w:tab w:val="left" w:pos="3880"/>
        </w:tabs>
        <w:kinsoku w:val="0"/>
        <w:autoSpaceDE w:val="0"/>
        <w:autoSpaceDN w:val="0"/>
        <w:adjustRightInd w:val="0"/>
        <w:spacing w:line="280" w:lineRule="exact"/>
        <w:ind w:left="1015"/>
        <w:rPr>
          <w:rFonts w:eastAsia="Arial Unicode MS"/>
          <w:kern w:val="0"/>
          <w:sz w:val="24"/>
        </w:rPr>
      </w:pPr>
    </w:p>
    <w:p w14:paraId="29A7ED0D">
      <w:pPr>
        <w:tabs>
          <w:tab w:val="left" w:pos="3880"/>
        </w:tabs>
        <w:kinsoku w:val="0"/>
        <w:autoSpaceDE w:val="0"/>
        <w:autoSpaceDN w:val="0"/>
        <w:adjustRightInd w:val="0"/>
        <w:spacing w:line="280" w:lineRule="exact"/>
        <w:ind w:left="1015"/>
        <w:rPr>
          <w:rFonts w:eastAsia="Arial Unicode MS"/>
          <w:kern w:val="0"/>
          <w:sz w:val="24"/>
        </w:rPr>
      </w:pPr>
      <w:r>
        <w:rPr>
          <w:rFonts w:eastAsia="Arial Unicode MS"/>
          <w:kern w:val="0"/>
          <w:sz w:val="24"/>
        </w:rPr>
        <w:t>Lifting beam</w:t>
      </w:r>
      <w:r>
        <w:rPr>
          <w:rFonts w:eastAsia="Arial Unicode MS"/>
          <w:kern w:val="0"/>
          <w:sz w:val="24"/>
        </w:rPr>
        <w:tab/>
      </w:r>
      <w:r>
        <w:rPr>
          <w:rFonts w:eastAsia="Arial Unicode MS"/>
          <w:kern w:val="0"/>
          <w:sz w:val="24"/>
        </w:rPr>
        <w:t>: 1 set</w:t>
      </w:r>
    </w:p>
    <w:p w14:paraId="2D6EEE82">
      <w:pPr>
        <w:tabs>
          <w:tab w:val="left" w:pos="3900"/>
        </w:tabs>
        <w:kinsoku w:val="0"/>
        <w:autoSpaceDE w:val="0"/>
        <w:autoSpaceDN w:val="0"/>
        <w:adjustRightInd w:val="0"/>
        <w:spacing w:line="280" w:lineRule="exact"/>
        <w:ind w:left="1015"/>
        <w:rPr>
          <w:rFonts w:eastAsia="Arial Unicode MS"/>
          <w:kern w:val="0"/>
          <w:sz w:val="24"/>
        </w:rPr>
      </w:pPr>
      <w:r>
        <w:rPr>
          <w:rFonts w:eastAsia="Arial Unicode MS"/>
          <w:kern w:val="0"/>
          <w:sz w:val="24"/>
        </w:rPr>
        <w:t>Chain block with roller</w:t>
      </w:r>
      <w:r>
        <w:rPr>
          <w:rFonts w:eastAsia="Arial Unicode MS"/>
          <w:kern w:val="0"/>
          <w:sz w:val="24"/>
        </w:rPr>
        <w:tab/>
      </w:r>
      <w:r>
        <w:rPr>
          <w:rFonts w:eastAsia="Arial Unicode MS"/>
          <w:kern w:val="0"/>
          <w:sz w:val="24"/>
        </w:rPr>
        <w:t>: 1 set, manual type</w:t>
      </w:r>
    </w:p>
    <w:p w14:paraId="76A6E294">
      <w:pPr>
        <w:tabs>
          <w:tab w:val="left" w:pos="3880"/>
        </w:tabs>
        <w:kinsoku w:val="0"/>
        <w:autoSpaceDE w:val="0"/>
        <w:autoSpaceDN w:val="0"/>
        <w:adjustRightInd w:val="0"/>
        <w:spacing w:line="280" w:lineRule="exact"/>
        <w:ind w:left="1015"/>
        <w:rPr>
          <w:rFonts w:eastAsia="Arial Unicode MS"/>
          <w:kern w:val="0"/>
          <w:sz w:val="24"/>
        </w:rPr>
      </w:pPr>
      <w:r>
        <w:rPr>
          <w:rFonts w:eastAsia="Arial Unicode MS"/>
          <w:kern w:val="0"/>
          <w:sz w:val="24"/>
        </w:rPr>
        <w:t>Capacity</w:t>
      </w:r>
      <w:r>
        <w:rPr>
          <w:rFonts w:eastAsia="Arial Unicode MS"/>
          <w:kern w:val="0"/>
          <w:sz w:val="24"/>
        </w:rPr>
        <w:tab/>
      </w:r>
      <w:r>
        <w:rPr>
          <w:rFonts w:eastAsia="Arial Unicode MS"/>
          <w:kern w:val="0"/>
          <w:sz w:val="24"/>
        </w:rPr>
        <w:t>: 1.0t</w:t>
      </w:r>
    </w:p>
    <w:p w14:paraId="4B0C7BC0">
      <w:pPr>
        <w:kinsoku w:val="0"/>
        <w:autoSpaceDE w:val="0"/>
        <w:autoSpaceDN w:val="0"/>
        <w:adjustRightInd w:val="0"/>
        <w:spacing w:before="16" w:line="260" w:lineRule="exact"/>
        <w:rPr>
          <w:rFonts w:eastAsia="Arial Unicode MS"/>
          <w:kern w:val="0"/>
          <w:sz w:val="26"/>
          <w:szCs w:val="26"/>
        </w:rPr>
      </w:pPr>
    </w:p>
    <w:p w14:paraId="37E5E77C">
      <w:pPr>
        <w:tabs>
          <w:tab w:val="left" w:pos="3880"/>
        </w:tabs>
        <w:kinsoku w:val="0"/>
        <w:autoSpaceDE w:val="0"/>
        <w:autoSpaceDN w:val="0"/>
        <w:adjustRightInd w:val="0"/>
        <w:spacing w:line="280" w:lineRule="exact"/>
        <w:ind w:left="1015"/>
        <w:rPr>
          <w:rFonts w:eastAsia="Arial Unicode MS"/>
          <w:kern w:val="0"/>
          <w:sz w:val="24"/>
        </w:rPr>
      </w:pPr>
      <w:r>
        <w:rPr>
          <w:rFonts w:eastAsia="Arial Unicode MS"/>
          <w:kern w:val="0"/>
          <w:sz w:val="24"/>
        </w:rPr>
        <w:t>A lifting beam shall be provided for transport of the heavy parts from engine room to workshop.</w:t>
      </w:r>
    </w:p>
    <w:p w14:paraId="7DA9D216">
      <w:pPr>
        <w:kinsoku w:val="0"/>
        <w:autoSpaceDE w:val="0"/>
        <w:autoSpaceDN w:val="0"/>
        <w:adjustRightInd w:val="0"/>
        <w:spacing w:before="16" w:line="260" w:lineRule="exact"/>
        <w:rPr>
          <w:rFonts w:eastAsia="Arial Unicode MS"/>
          <w:kern w:val="0"/>
          <w:sz w:val="26"/>
          <w:szCs w:val="26"/>
        </w:rPr>
      </w:pPr>
    </w:p>
    <w:p w14:paraId="09C74932">
      <w:pPr>
        <w:tabs>
          <w:tab w:val="left" w:pos="3880"/>
        </w:tabs>
        <w:kinsoku w:val="0"/>
        <w:autoSpaceDE w:val="0"/>
        <w:autoSpaceDN w:val="0"/>
        <w:adjustRightInd w:val="0"/>
        <w:spacing w:line="280" w:lineRule="exact"/>
        <w:ind w:left="1015"/>
        <w:rPr>
          <w:rFonts w:eastAsia="Arial Unicode MS"/>
          <w:kern w:val="0"/>
          <w:sz w:val="24"/>
        </w:rPr>
      </w:pPr>
      <w:r>
        <w:rPr>
          <w:rFonts w:eastAsia="Arial Unicode MS"/>
          <w:kern w:val="0"/>
          <w:sz w:val="24"/>
        </w:rPr>
        <w:t>Lifting beam</w:t>
      </w:r>
      <w:r>
        <w:rPr>
          <w:rFonts w:eastAsia="Arial Unicode MS"/>
          <w:kern w:val="0"/>
          <w:sz w:val="24"/>
        </w:rPr>
        <w:tab/>
      </w:r>
      <w:r>
        <w:rPr>
          <w:rFonts w:eastAsia="Arial Unicode MS"/>
          <w:kern w:val="0"/>
          <w:sz w:val="24"/>
        </w:rPr>
        <w:t xml:space="preserve">: 1 set </w:t>
      </w:r>
    </w:p>
    <w:p w14:paraId="031A7832">
      <w:pPr>
        <w:tabs>
          <w:tab w:val="left" w:pos="3880"/>
        </w:tabs>
        <w:kinsoku w:val="0"/>
        <w:autoSpaceDE w:val="0"/>
        <w:autoSpaceDN w:val="0"/>
        <w:adjustRightInd w:val="0"/>
        <w:spacing w:line="280" w:lineRule="exact"/>
        <w:ind w:left="1015"/>
        <w:rPr>
          <w:rFonts w:eastAsia="Arial Unicode MS"/>
          <w:kern w:val="0"/>
          <w:sz w:val="24"/>
        </w:rPr>
      </w:pPr>
      <w:r>
        <w:rPr>
          <w:rFonts w:eastAsia="Arial Unicode MS"/>
          <w:kern w:val="0"/>
          <w:sz w:val="24"/>
        </w:rPr>
        <w:t>Chain block with roller</w:t>
      </w:r>
      <w:r>
        <w:rPr>
          <w:rFonts w:eastAsia="Arial Unicode MS"/>
          <w:kern w:val="0"/>
          <w:sz w:val="24"/>
        </w:rPr>
        <w:tab/>
      </w:r>
      <w:r>
        <w:rPr>
          <w:rFonts w:eastAsia="Arial Unicode MS"/>
          <w:kern w:val="0"/>
          <w:sz w:val="24"/>
        </w:rPr>
        <w:t>: 1 set, manual type</w:t>
      </w:r>
    </w:p>
    <w:p w14:paraId="7D53BD0B">
      <w:pPr>
        <w:tabs>
          <w:tab w:val="left" w:pos="3880"/>
        </w:tabs>
        <w:kinsoku w:val="0"/>
        <w:autoSpaceDE w:val="0"/>
        <w:autoSpaceDN w:val="0"/>
        <w:adjustRightInd w:val="0"/>
        <w:spacing w:line="280" w:lineRule="exact"/>
        <w:ind w:left="1015"/>
        <w:rPr>
          <w:rFonts w:eastAsia="Arial Unicode MS"/>
          <w:kern w:val="0"/>
          <w:sz w:val="24"/>
        </w:rPr>
      </w:pPr>
      <w:r>
        <w:rPr>
          <w:rFonts w:eastAsia="Arial Unicode MS"/>
          <w:kern w:val="0"/>
          <w:sz w:val="24"/>
        </w:rPr>
        <w:t>Capacity</w:t>
      </w:r>
      <w:r>
        <w:rPr>
          <w:rFonts w:eastAsia="Arial Unicode MS"/>
          <w:kern w:val="0"/>
          <w:sz w:val="24"/>
        </w:rPr>
        <w:tab/>
      </w:r>
      <w:r>
        <w:rPr>
          <w:rFonts w:eastAsia="Arial Unicode MS"/>
          <w:kern w:val="0"/>
          <w:sz w:val="24"/>
        </w:rPr>
        <w:t xml:space="preserve">: </w:t>
      </w:r>
      <w:r>
        <w:rPr>
          <w:rFonts w:hint="eastAsia" w:eastAsia="Arial Unicode MS"/>
          <w:kern w:val="0"/>
          <w:sz w:val="24"/>
        </w:rPr>
        <w:t>2</w:t>
      </w:r>
      <w:r>
        <w:rPr>
          <w:rFonts w:eastAsia="Arial Unicode MS"/>
          <w:kern w:val="0"/>
          <w:sz w:val="24"/>
        </w:rPr>
        <w:t>.0 t</w:t>
      </w:r>
    </w:p>
    <w:p w14:paraId="091AA97E">
      <w:pPr>
        <w:kinsoku w:val="0"/>
        <w:autoSpaceDE w:val="0"/>
        <w:autoSpaceDN w:val="0"/>
        <w:adjustRightInd w:val="0"/>
        <w:spacing w:before="16" w:line="260" w:lineRule="exact"/>
        <w:rPr>
          <w:rFonts w:eastAsia="Arial Unicode MS"/>
          <w:kern w:val="0"/>
          <w:sz w:val="26"/>
          <w:szCs w:val="26"/>
        </w:rPr>
      </w:pPr>
    </w:p>
    <w:p w14:paraId="1AEBA0F4">
      <w:pPr>
        <w:kinsoku w:val="0"/>
        <w:autoSpaceDE w:val="0"/>
        <w:autoSpaceDN w:val="0"/>
        <w:adjustRightInd w:val="0"/>
        <w:ind w:left="1017"/>
        <w:rPr>
          <w:rFonts w:eastAsia="Arial Unicode MS"/>
          <w:kern w:val="0"/>
          <w:sz w:val="24"/>
        </w:rPr>
      </w:pPr>
      <w:r>
        <w:rPr>
          <w:rFonts w:eastAsia="Arial Unicode MS"/>
          <w:kern w:val="0"/>
          <w:sz w:val="24"/>
        </w:rPr>
        <w:t>Other larger aux. equipment above shall have eye plates to facilitate overhaul.</w:t>
      </w:r>
    </w:p>
    <w:p w14:paraId="16798091">
      <w:pPr>
        <w:kinsoku w:val="0"/>
        <w:autoSpaceDE w:val="0"/>
        <w:autoSpaceDN w:val="0"/>
        <w:adjustRightInd w:val="0"/>
        <w:spacing w:before="15" w:line="260" w:lineRule="exact"/>
        <w:rPr>
          <w:rFonts w:eastAsia="Arial Unicode MS"/>
          <w:kern w:val="0"/>
          <w:sz w:val="26"/>
          <w:szCs w:val="26"/>
        </w:rPr>
      </w:pPr>
    </w:p>
    <w:p w14:paraId="430D37B0">
      <w:pPr>
        <w:pStyle w:val="5"/>
        <w:spacing w:after="312"/>
        <w:ind w:left="42"/>
      </w:pPr>
      <w:r>
        <w:rPr>
          <w:rFonts w:hint="eastAsia"/>
        </w:rPr>
        <w:t>6.8.</w:t>
      </w:r>
      <w:r>
        <w:t>1.4</w:t>
      </w:r>
      <w:r>
        <w:tab/>
      </w:r>
      <w:r>
        <w:t>Heavy Element in/out Engine Room</w:t>
      </w:r>
    </w:p>
    <w:p w14:paraId="54E222D6">
      <w:pPr>
        <w:kinsoku w:val="0"/>
        <w:autoSpaceDE w:val="0"/>
        <w:autoSpaceDN w:val="0"/>
        <w:adjustRightInd w:val="0"/>
        <w:ind w:left="1017"/>
        <w:rPr>
          <w:rFonts w:eastAsia="Arial Unicode MS"/>
          <w:kern w:val="0"/>
          <w:sz w:val="24"/>
        </w:rPr>
      </w:pPr>
      <w:r>
        <w:rPr>
          <w:rFonts w:eastAsia="Arial Unicode MS"/>
          <w:kern w:val="0"/>
          <w:sz w:val="24"/>
        </w:rPr>
        <w:t>Spare gears, tools and other machine parts and big strainers shall be carried in/out of engine room through the hatch on deck.</w:t>
      </w:r>
    </w:p>
    <w:p w14:paraId="6139A335">
      <w:pPr>
        <w:kinsoku w:val="0"/>
        <w:autoSpaceDE w:val="0"/>
        <w:autoSpaceDN w:val="0"/>
        <w:adjustRightInd w:val="0"/>
        <w:ind w:left="1017"/>
        <w:rPr>
          <w:rFonts w:eastAsia="Arial Unicode MS"/>
          <w:kern w:val="0"/>
          <w:sz w:val="24"/>
        </w:rPr>
      </w:pPr>
    </w:p>
    <w:p w14:paraId="68A4F2D1">
      <w:pPr>
        <w:kinsoku w:val="0"/>
        <w:autoSpaceDE w:val="0"/>
        <w:autoSpaceDN w:val="0"/>
        <w:adjustRightInd w:val="0"/>
        <w:ind w:left="1017"/>
        <w:rPr>
          <w:rFonts w:eastAsia="Arial Unicode MS"/>
          <w:b/>
          <w:kern w:val="0"/>
          <w:sz w:val="24"/>
        </w:rPr>
      </w:pPr>
      <w:r>
        <w:rPr>
          <w:rFonts w:eastAsia="Arial Unicode MS"/>
          <w:b/>
          <w:kern w:val="0"/>
          <w:sz w:val="24"/>
        </w:rPr>
        <w:t>A lifting beam shall be provided for transport of the heavy parts from spare landing hatch to workshop and E/R store shop.</w:t>
      </w:r>
    </w:p>
    <w:p w14:paraId="0AF8AC0D">
      <w:pPr>
        <w:kinsoku w:val="0"/>
        <w:autoSpaceDE w:val="0"/>
        <w:autoSpaceDN w:val="0"/>
        <w:adjustRightInd w:val="0"/>
        <w:ind w:left="1017"/>
        <w:rPr>
          <w:rFonts w:eastAsia="Arial Unicode MS"/>
          <w:b/>
          <w:kern w:val="0"/>
          <w:sz w:val="24"/>
        </w:rPr>
      </w:pPr>
      <w:r>
        <w:rPr>
          <w:rFonts w:eastAsia="Arial Unicode MS"/>
          <w:b/>
          <w:kern w:val="0"/>
          <w:sz w:val="24"/>
        </w:rPr>
        <w:br w:type="textWrapping"/>
      </w:r>
      <w:r>
        <w:rPr>
          <w:rFonts w:eastAsia="Arial Unicode MS"/>
          <w:b/>
          <w:kern w:val="0"/>
          <w:sz w:val="24"/>
        </w:rPr>
        <w:t>One trolley to be provided to transport heaviest engine spare like liner.</w:t>
      </w:r>
    </w:p>
    <w:p w14:paraId="5E42A449">
      <w:pPr>
        <w:kinsoku w:val="0"/>
        <w:autoSpaceDE w:val="0"/>
        <w:autoSpaceDN w:val="0"/>
        <w:adjustRightInd w:val="0"/>
        <w:spacing w:before="16" w:line="260" w:lineRule="exact"/>
        <w:rPr>
          <w:rFonts w:eastAsia="Arial Unicode MS"/>
          <w:kern w:val="0"/>
          <w:sz w:val="26"/>
          <w:szCs w:val="26"/>
        </w:rPr>
      </w:pPr>
    </w:p>
    <w:p w14:paraId="3594CFB9">
      <w:pPr>
        <w:kinsoku w:val="0"/>
        <w:autoSpaceDE w:val="0"/>
        <w:autoSpaceDN w:val="0"/>
        <w:adjustRightInd w:val="0"/>
        <w:spacing w:line="239" w:lineRule="auto"/>
        <w:ind w:left="1017"/>
        <w:rPr>
          <w:rFonts w:eastAsia="Arial Unicode MS"/>
          <w:kern w:val="0"/>
          <w:sz w:val="24"/>
        </w:rPr>
      </w:pPr>
      <w:r>
        <w:rPr>
          <w:rFonts w:eastAsia="Arial Unicode MS"/>
          <w:kern w:val="0"/>
          <w:sz w:val="24"/>
        </w:rPr>
        <w:t>Lifting arrangements and transport ways from exposed deck to bottom floor in engine room shall ensure easy transport of heavy elements by or harbor crane.</w:t>
      </w:r>
    </w:p>
    <w:p w14:paraId="46B3F70F">
      <w:pPr>
        <w:kinsoku w:val="0"/>
        <w:autoSpaceDE w:val="0"/>
        <w:autoSpaceDN w:val="0"/>
        <w:adjustRightInd w:val="0"/>
        <w:spacing w:line="239" w:lineRule="auto"/>
        <w:ind w:left="1017"/>
        <w:rPr>
          <w:rFonts w:eastAsia="Arial Unicode MS"/>
          <w:kern w:val="0"/>
          <w:sz w:val="24"/>
        </w:rPr>
      </w:pPr>
    </w:p>
    <w:p w14:paraId="526DF33A">
      <w:pPr>
        <w:kinsoku w:val="0"/>
        <w:autoSpaceDE w:val="0"/>
        <w:autoSpaceDN w:val="0"/>
        <w:adjustRightInd w:val="0"/>
        <w:ind w:left="1017"/>
        <w:rPr>
          <w:rFonts w:eastAsia="Arial Unicode MS"/>
          <w:b/>
          <w:kern w:val="0"/>
          <w:sz w:val="24"/>
        </w:rPr>
      </w:pPr>
      <w:r>
        <w:rPr>
          <w:rFonts w:eastAsia="Arial Unicode MS"/>
          <w:b/>
          <w:kern w:val="0"/>
          <w:sz w:val="24"/>
        </w:rPr>
        <w:t>Lifting eyes to be provided for pieces of machinery weighting more than 50kg.</w:t>
      </w:r>
    </w:p>
    <w:p w14:paraId="5553B12A">
      <w:pPr>
        <w:kinsoku w:val="0"/>
        <w:autoSpaceDE w:val="0"/>
        <w:autoSpaceDN w:val="0"/>
        <w:adjustRightInd w:val="0"/>
        <w:ind w:left="1017"/>
        <w:rPr>
          <w:rFonts w:eastAsia="Arial Unicode MS"/>
          <w:b/>
          <w:kern w:val="0"/>
          <w:sz w:val="24"/>
        </w:rPr>
      </w:pPr>
      <w:r>
        <w:rPr>
          <w:rFonts w:eastAsia="Arial Unicode MS"/>
          <w:b/>
          <w:kern w:val="0"/>
          <w:sz w:val="24"/>
        </w:rPr>
        <w:br w:type="textWrapping"/>
      </w:r>
      <w:r>
        <w:rPr>
          <w:rFonts w:eastAsia="Arial Unicode MS"/>
          <w:b/>
          <w:kern w:val="0"/>
          <w:sz w:val="24"/>
        </w:rPr>
        <w:t>Lifting eyes with chain block to be provided for main SW filter.</w:t>
      </w:r>
    </w:p>
    <w:p w14:paraId="0FFFC1FA">
      <w:pPr>
        <w:kinsoku w:val="0"/>
        <w:autoSpaceDE w:val="0"/>
        <w:autoSpaceDN w:val="0"/>
        <w:adjustRightInd w:val="0"/>
        <w:ind w:left="1017"/>
        <w:rPr>
          <w:rFonts w:eastAsia="Arial Unicode MS"/>
          <w:b/>
          <w:kern w:val="0"/>
          <w:sz w:val="24"/>
        </w:rPr>
      </w:pPr>
      <w:r>
        <w:rPr>
          <w:rFonts w:eastAsia="Arial Unicode MS"/>
          <w:b/>
          <w:kern w:val="0"/>
          <w:sz w:val="24"/>
        </w:rPr>
        <w:br w:type="textWrapping"/>
      </w:r>
      <w:r>
        <w:rPr>
          <w:rFonts w:eastAsia="Arial Unicode MS"/>
          <w:b/>
          <w:kern w:val="0"/>
          <w:sz w:val="24"/>
        </w:rPr>
        <w:t>Lifting beam to be provided for oil purifier to facilitate overhauling.</w:t>
      </w:r>
    </w:p>
    <w:p w14:paraId="198B04ED">
      <w:pPr>
        <w:pStyle w:val="4"/>
      </w:pPr>
      <w:bookmarkStart w:id="427" w:name="_Toc50572636"/>
      <w:r>
        <w:rPr>
          <w:rFonts w:hint="eastAsia"/>
        </w:rPr>
        <w:t>6.8.</w:t>
      </w:r>
      <w:r>
        <w:t>2</w:t>
      </w:r>
      <w:r>
        <w:tab/>
      </w:r>
      <w:r>
        <w:t>TANKS IN ENGINE ROOM</w:t>
      </w:r>
      <w:bookmarkEnd w:id="427"/>
    </w:p>
    <w:p w14:paraId="1519C5C7">
      <w:pPr>
        <w:kinsoku w:val="0"/>
        <w:autoSpaceDE w:val="0"/>
        <w:autoSpaceDN w:val="0"/>
        <w:adjustRightInd w:val="0"/>
        <w:ind w:left="1017"/>
        <w:rPr>
          <w:rFonts w:eastAsia="Arial Unicode MS"/>
          <w:kern w:val="0"/>
          <w:sz w:val="24"/>
        </w:rPr>
      </w:pPr>
      <w:r>
        <w:rPr>
          <w:rFonts w:eastAsia="Arial Unicode MS"/>
          <w:kern w:val="0"/>
          <w:sz w:val="24"/>
        </w:rPr>
        <w:t>Tanks in engine room shall be of welded steel plate, and provided with necessary fittings such as heating coils, thermal insulation, level measuring apparatus, thermometer socket, air escape pipe, overflow pipe, drain plug, hole for cleaning, valves, etc., to be according to tank purpose.</w:t>
      </w:r>
    </w:p>
    <w:p w14:paraId="7E8AF94A">
      <w:pPr>
        <w:kinsoku w:val="0"/>
        <w:autoSpaceDE w:val="0"/>
        <w:autoSpaceDN w:val="0"/>
        <w:adjustRightInd w:val="0"/>
        <w:spacing w:before="16"/>
        <w:rPr>
          <w:rFonts w:eastAsia="Arial Unicode MS"/>
          <w:kern w:val="0"/>
          <w:sz w:val="26"/>
          <w:szCs w:val="26"/>
        </w:rPr>
      </w:pPr>
    </w:p>
    <w:p w14:paraId="76ED40F4">
      <w:pPr>
        <w:kinsoku w:val="0"/>
        <w:autoSpaceDE w:val="0"/>
        <w:autoSpaceDN w:val="0"/>
        <w:adjustRightInd w:val="0"/>
        <w:ind w:left="1017"/>
        <w:rPr>
          <w:rFonts w:eastAsia="Arial Unicode MS"/>
          <w:kern w:val="0"/>
          <w:sz w:val="24"/>
        </w:rPr>
      </w:pPr>
      <w:r>
        <w:rPr>
          <w:rFonts w:eastAsia="Arial Unicode MS"/>
          <w:kern w:val="0"/>
          <w:sz w:val="24"/>
        </w:rPr>
        <w:t>All of the oil tanks shall be provided with drip pans as practicable. Heating coils shall be provided for the following tanks:</w:t>
      </w:r>
    </w:p>
    <w:p w14:paraId="5A6AF8A8">
      <w:pPr>
        <w:kinsoku w:val="0"/>
        <w:autoSpaceDE w:val="0"/>
        <w:autoSpaceDN w:val="0"/>
        <w:adjustRightInd w:val="0"/>
        <w:ind w:left="1017"/>
        <w:rPr>
          <w:rFonts w:eastAsia="Arial Unicode MS"/>
          <w:kern w:val="0"/>
          <w:sz w:val="24"/>
        </w:rPr>
      </w:pPr>
    </w:p>
    <w:p w14:paraId="55E345D0">
      <w:pPr>
        <w:tabs>
          <w:tab w:val="left" w:pos="6700"/>
          <w:tab w:val="left" w:pos="9820"/>
        </w:tabs>
        <w:kinsoku w:val="0"/>
        <w:autoSpaceDE w:val="0"/>
        <w:autoSpaceDN w:val="0"/>
        <w:adjustRightInd w:val="0"/>
        <w:spacing w:before="23" w:line="216" w:lineRule="auto"/>
        <w:ind w:left="997" w:hanging="108"/>
        <w:rPr>
          <w:rFonts w:eastAsia="Arial Unicode MS"/>
          <w:kern w:val="0"/>
          <w:sz w:val="24"/>
        </w:rPr>
      </w:pPr>
      <w:r>
        <w:rPr>
          <w:rFonts w:eastAsia="Arial Unicode MS"/>
          <w:kern w:val="0"/>
          <w:sz w:val="24"/>
          <w:u w:val="single"/>
        </w:rPr>
        <w:t xml:space="preserve"> Tank name </w:t>
      </w:r>
      <w:r>
        <w:rPr>
          <w:rFonts w:eastAsia="Arial Unicode MS"/>
          <w:kern w:val="0"/>
          <w:sz w:val="24"/>
          <w:u w:val="single"/>
        </w:rPr>
        <w:tab/>
      </w:r>
      <w:r>
        <w:rPr>
          <w:rFonts w:eastAsia="Arial Unicode MS"/>
          <w:kern w:val="0"/>
          <w:sz w:val="24"/>
          <w:u w:val="single"/>
        </w:rPr>
        <w:t xml:space="preserve">Heating coil surface ratio </w:t>
      </w:r>
    </w:p>
    <w:p w14:paraId="1C5CE739">
      <w:pPr>
        <w:tabs>
          <w:tab w:val="left" w:pos="6700"/>
        </w:tabs>
        <w:kinsoku w:val="0"/>
        <w:autoSpaceDE w:val="0"/>
        <w:autoSpaceDN w:val="0"/>
        <w:adjustRightInd w:val="0"/>
        <w:ind w:left="997"/>
        <w:rPr>
          <w:rFonts w:eastAsia="Arial Unicode MS"/>
          <w:kern w:val="0"/>
          <w:sz w:val="16"/>
          <w:szCs w:val="16"/>
          <w:lang w:val="nb-NO"/>
        </w:rPr>
      </w:pPr>
      <w:r>
        <w:rPr>
          <w:rFonts w:eastAsia="Arial Unicode MS"/>
          <w:kern w:val="0"/>
          <w:sz w:val="24"/>
          <w:lang w:val="nb-NO"/>
        </w:rPr>
        <w:t>HFO</w:t>
      </w:r>
      <w:r>
        <w:rPr>
          <w:rFonts w:hint="eastAsia" w:eastAsia="Arial Unicode MS"/>
          <w:kern w:val="0"/>
          <w:sz w:val="24"/>
          <w:lang w:val="nb-NO"/>
        </w:rPr>
        <w:t>, ULSFO</w:t>
      </w:r>
      <w:r>
        <w:rPr>
          <w:rFonts w:eastAsia="Arial Unicode MS"/>
          <w:kern w:val="0"/>
          <w:sz w:val="24"/>
          <w:lang w:val="nb-NO"/>
        </w:rPr>
        <w:t>/</w:t>
      </w:r>
      <w:r>
        <w:rPr>
          <w:rFonts w:eastAsia="Arial Unicode MS"/>
          <w:color w:val="000000" w:themeColor="text1"/>
          <w:kern w:val="0"/>
          <w:sz w:val="24"/>
          <w14:textFill>
            <w14:solidFill>
              <w14:schemeClr w14:val="tx1"/>
            </w14:solidFill>
          </w14:textFill>
        </w:rPr>
        <w:t>LSHFO</w:t>
      </w:r>
      <w:r>
        <w:rPr>
          <w:rFonts w:eastAsia="Arial Unicode MS"/>
          <w:kern w:val="0"/>
          <w:position w:val="-1"/>
          <w:sz w:val="24"/>
          <w:lang w:val="nb-NO"/>
        </w:rPr>
        <w:t xml:space="preserve"> settling tank</w:t>
      </w:r>
      <w:r>
        <w:rPr>
          <w:rFonts w:eastAsia="Arial Unicode MS"/>
          <w:kern w:val="0"/>
          <w:position w:val="-1"/>
          <w:sz w:val="24"/>
          <w:lang w:val="nb-NO"/>
        </w:rPr>
        <w:tab/>
      </w:r>
      <w:r>
        <w:rPr>
          <w:rFonts w:eastAsia="Arial Unicode MS"/>
          <w:kern w:val="0"/>
          <w:position w:val="-1"/>
          <w:sz w:val="24"/>
          <w:lang w:val="nb-NO"/>
        </w:rPr>
        <w:t>0.</w:t>
      </w:r>
      <w:r>
        <w:rPr>
          <w:rFonts w:hint="eastAsia" w:eastAsia="Arial Unicode MS"/>
          <w:kern w:val="0"/>
          <w:position w:val="-1"/>
          <w:sz w:val="24"/>
          <w:lang w:val="nb-NO"/>
        </w:rPr>
        <w:t>2</w:t>
      </w:r>
      <w:r>
        <w:rPr>
          <w:rFonts w:eastAsia="Arial Unicode MS"/>
          <w:kern w:val="0"/>
          <w:position w:val="-1"/>
          <w:sz w:val="24"/>
          <w:lang w:val="nb-NO"/>
        </w:rPr>
        <w:t>m</w:t>
      </w:r>
      <w:r>
        <w:rPr>
          <w:rFonts w:eastAsia="Arial Unicode MS"/>
          <w:kern w:val="0"/>
          <w:position w:val="10"/>
          <w:sz w:val="16"/>
          <w:szCs w:val="16"/>
          <w:lang w:val="nb-NO"/>
        </w:rPr>
        <w:t>2</w:t>
      </w:r>
      <w:r>
        <w:rPr>
          <w:rFonts w:eastAsia="Arial Unicode MS"/>
          <w:kern w:val="0"/>
          <w:position w:val="-1"/>
          <w:sz w:val="24"/>
          <w:lang w:val="nb-NO"/>
        </w:rPr>
        <w:t>/m</w:t>
      </w:r>
      <w:r>
        <w:rPr>
          <w:rFonts w:eastAsia="Arial Unicode MS"/>
          <w:kern w:val="0"/>
          <w:position w:val="10"/>
          <w:sz w:val="16"/>
          <w:szCs w:val="16"/>
          <w:lang w:val="nb-NO"/>
        </w:rPr>
        <w:t>3</w:t>
      </w:r>
    </w:p>
    <w:p w14:paraId="4C002747">
      <w:pPr>
        <w:tabs>
          <w:tab w:val="left" w:pos="6700"/>
        </w:tabs>
        <w:kinsoku w:val="0"/>
        <w:autoSpaceDE w:val="0"/>
        <w:autoSpaceDN w:val="0"/>
        <w:adjustRightInd w:val="0"/>
        <w:ind w:left="997"/>
        <w:rPr>
          <w:rFonts w:eastAsia="Arial Unicode MS"/>
          <w:kern w:val="0"/>
          <w:sz w:val="16"/>
          <w:szCs w:val="16"/>
        </w:rPr>
      </w:pPr>
      <w:r>
        <w:rPr>
          <w:rFonts w:eastAsia="Arial Unicode MS"/>
          <w:kern w:val="0"/>
          <w:sz w:val="24"/>
        </w:rPr>
        <w:t>HFO</w:t>
      </w:r>
      <w:r>
        <w:rPr>
          <w:rFonts w:hint="eastAsia" w:eastAsia="Arial Unicode MS"/>
          <w:kern w:val="0"/>
          <w:sz w:val="24"/>
        </w:rPr>
        <w:t>, ULSFO</w:t>
      </w:r>
      <w:r>
        <w:rPr>
          <w:rFonts w:eastAsia="Arial Unicode MS"/>
          <w:kern w:val="0"/>
          <w:sz w:val="24"/>
        </w:rPr>
        <w:t>/</w:t>
      </w:r>
      <w:r>
        <w:rPr>
          <w:rFonts w:eastAsia="Arial Unicode MS"/>
          <w:color w:val="000000" w:themeColor="text1"/>
          <w:kern w:val="0"/>
          <w:sz w:val="24"/>
          <w14:textFill>
            <w14:solidFill>
              <w14:schemeClr w14:val="tx1"/>
            </w14:solidFill>
          </w14:textFill>
        </w:rPr>
        <w:t>LSHFO</w:t>
      </w:r>
      <w:r>
        <w:rPr>
          <w:rFonts w:eastAsia="Arial Unicode MS"/>
          <w:color w:val="000000" w:themeColor="text1"/>
          <w:kern w:val="0"/>
          <w:position w:val="-1"/>
          <w:sz w:val="24"/>
          <w14:textFill>
            <w14:solidFill>
              <w14:schemeClr w14:val="tx1"/>
            </w14:solidFill>
          </w14:textFill>
        </w:rPr>
        <w:t xml:space="preserve"> </w:t>
      </w:r>
      <w:r>
        <w:rPr>
          <w:rFonts w:eastAsia="Arial Unicode MS"/>
          <w:kern w:val="0"/>
          <w:position w:val="-1"/>
          <w:sz w:val="24"/>
        </w:rPr>
        <w:t>service tank</w:t>
      </w:r>
      <w:r>
        <w:rPr>
          <w:rFonts w:eastAsia="Arial Unicode MS"/>
          <w:kern w:val="0"/>
          <w:position w:val="-1"/>
          <w:sz w:val="24"/>
        </w:rPr>
        <w:tab/>
      </w:r>
      <w:r>
        <w:rPr>
          <w:rFonts w:eastAsia="Arial Unicode MS"/>
          <w:kern w:val="0"/>
          <w:position w:val="-1"/>
          <w:sz w:val="24"/>
        </w:rPr>
        <w:t>0.</w:t>
      </w:r>
      <w:r>
        <w:rPr>
          <w:rFonts w:hint="eastAsia" w:eastAsia="Arial Unicode MS"/>
          <w:kern w:val="0"/>
          <w:position w:val="-1"/>
          <w:sz w:val="24"/>
        </w:rPr>
        <w:t>2</w:t>
      </w:r>
      <w:r>
        <w:rPr>
          <w:rFonts w:eastAsia="Arial Unicode MS"/>
          <w:kern w:val="0"/>
          <w:position w:val="-1"/>
          <w:sz w:val="24"/>
        </w:rPr>
        <w:t>m</w:t>
      </w:r>
      <w:r>
        <w:rPr>
          <w:rFonts w:eastAsia="Arial Unicode MS"/>
          <w:kern w:val="0"/>
          <w:position w:val="10"/>
          <w:sz w:val="16"/>
          <w:szCs w:val="16"/>
        </w:rPr>
        <w:t>2</w:t>
      </w:r>
      <w:r>
        <w:rPr>
          <w:rFonts w:eastAsia="Arial Unicode MS"/>
          <w:kern w:val="0"/>
          <w:position w:val="-1"/>
          <w:sz w:val="24"/>
        </w:rPr>
        <w:t>/m</w:t>
      </w:r>
      <w:r>
        <w:rPr>
          <w:rFonts w:eastAsia="Arial Unicode MS"/>
          <w:kern w:val="0"/>
          <w:position w:val="10"/>
          <w:sz w:val="16"/>
          <w:szCs w:val="16"/>
        </w:rPr>
        <w:t>3</w:t>
      </w:r>
    </w:p>
    <w:p w14:paraId="6D7DF5D9">
      <w:pPr>
        <w:tabs>
          <w:tab w:val="left" w:pos="6700"/>
        </w:tabs>
        <w:kinsoku w:val="0"/>
        <w:autoSpaceDE w:val="0"/>
        <w:autoSpaceDN w:val="0"/>
        <w:adjustRightInd w:val="0"/>
        <w:ind w:left="997"/>
        <w:rPr>
          <w:rFonts w:eastAsia="Arial Unicode MS"/>
          <w:kern w:val="0"/>
          <w:sz w:val="16"/>
          <w:szCs w:val="16"/>
          <w:lang w:val="nb-NO"/>
        </w:rPr>
      </w:pPr>
      <w:r>
        <w:rPr>
          <w:rFonts w:eastAsia="Arial Unicode MS"/>
          <w:kern w:val="0"/>
          <w:sz w:val="24"/>
          <w:lang w:val="nb-NO"/>
        </w:rPr>
        <w:t>M/E LO settling tank</w:t>
      </w:r>
      <w:r>
        <w:rPr>
          <w:rFonts w:eastAsia="Arial Unicode MS"/>
          <w:kern w:val="0"/>
          <w:sz w:val="24"/>
          <w:lang w:val="nb-NO"/>
        </w:rPr>
        <w:tab/>
      </w:r>
      <w:r>
        <w:rPr>
          <w:rFonts w:eastAsia="Arial Unicode MS"/>
          <w:kern w:val="0"/>
          <w:sz w:val="24"/>
          <w:lang w:val="nb-NO"/>
        </w:rPr>
        <w:t>0.1m</w:t>
      </w:r>
      <w:r>
        <w:rPr>
          <w:rFonts w:eastAsia="Arial Unicode MS"/>
          <w:kern w:val="0"/>
          <w:position w:val="11"/>
          <w:sz w:val="16"/>
          <w:szCs w:val="16"/>
          <w:lang w:val="nb-NO"/>
        </w:rPr>
        <w:t>2</w:t>
      </w:r>
      <w:r>
        <w:rPr>
          <w:rFonts w:eastAsia="Arial Unicode MS"/>
          <w:kern w:val="0"/>
          <w:sz w:val="24"/>
          <w:lang w:val="nb-NO"/>
        </w:rPr>
        <w:t>/m</w:t>
      </w:r>
      <w:r>
        <w:rPr>
          <w:rFonts w:eastAsia="Arial Unicode MS"/>
          <w:kern w:val="0"/>
          <w:position w:val="11"/>
          <w:sz w:val="16"/>
          <w:szCs w:val="16"/>
          <w:lang w:val="nb-NO"/>
        </w:rPr>
        <w:t>3</w:t>
      </w:r>
    </w:p>
    <w:p w14:paraId="7D6AB7C1">
      <w:pPr>
        <w:tabs>
          <w:tab w:val="left" w:pos="6700"/>
        </w:tabs>
        <w:kinsoku w:val="0"/>
        <w:autoSpaceDE w:val="0"/>
        <w:autoSpaceDN w:val="0"/>
        <w:adjustRightInd w:val="0"/>
        <w:ind w:left="997"/>
        <w:rPr>
          <w:rFonts w:eastAsia="Arial Unicode MS"/>
          <w:kern w:val="0"/>
          <w:position w:val="-1"/>
          <w:sz w:val="24"/>
        </w:rPr>
      </w:pPr>
      <w:r>
        <w:rPr>
          <w:rFonts w:eastAsia="Arial Unicode MS"/>
          <w:kern w:val="0"/>
          <w:position w:val="-1"/>
          <w:sz w:val="24"/>
        </w:rPr>
        <w:t>M/E LO sump tank</w:t>
      </w:r>
      <w:r>
        <w:rPr>
          <w:rFonts w:eastAsia="Arial Unicode MS"/>
          <w:kern w:val="0"/>
          <w:position w:val="-1"/>
          <w:sz w:val="24"/>
        </w:rPr>
        <w:tab/>
      </w:r>
      <w:r>
        <w:rPr>
          <w:rFonts w:eastAsia="Arial Unicode MS"/>
          <w:kern w:val="0"/>
          <w:position w:val="-1"/>
          <w:sz w:val="24"/>
        </w:rPr>
        <w:t>around bell mouth</w:t>
      </w:r>
    </w:p>
    <w:p w14:paraId="2D819822">
      <w:pPr>
        <w:tabs>
          <w:tab w:val="left" w:pos="6700"/>
        </w:tabs>
        <w:kinsoku w:val="0"/>
        <w:autoSpaceDE w:val="0"/>
        <w:autoSpaceDN w:val="0"/>
        <w:adjustRightInd w:val="0"/>
        <w:ind w:left="997"/>
        <w:rPr>
          <w:rFonts w:eastAsia="Arial Unicode MS"/>
          <w:kern w:val="0"/>
          <w:sz w:val="16"/>
          <w:szCs w:val="16"/>
        </w:rPr>
      </w:pPr>
      <w:r>
        <w:rPr>
          <w:rFonts w:eastAsia="Arial Unicode MS"/>
          <w:kern w:val="0"/>
          <w:position w:val="-1"/>
          <w:sz w:val="24"/>
        </w:rPr>
        <w:t>Fuel oil drain tank</w:t>
      </w:r>
      <w:r>
        <w:rPr>
          <w:rFonts w:eastAsia="Arial Unicode MS"/>
          <w:kern w:val="0"/>
          <w:position w:val="-1"/>
          <w:sz w:val="24"/>
        </w:rPr>
        <w:tab/>
      </w:r>
      <w:r>
        <w:rPr>
          <w:rFonts w:eastAsia="Arial Unicode MS"/>
          <w:kern w:val="0"/>
          <w:position w:val="-1"/>
          <w:sz w:val="24"/>
        </w:rPr>
        <w:t>0.1m</w:t>
      </w:r>
      <w:r>
        <w:rPr>
          <w:rFonts w:eastAsia="Arial Unicode MS"/>
          <w:kern w:val="0"/>
          <w:position w:val="10"/>
          <w:sz w:val="16"/>
          <w:szCs w:val="16"/>
        </w:rPr>
        <w:t>2</w:t>
      </w:r>
      <w:r>
        <w:rPr>
          <w:rFonts w:eastAsia="Arial Unicode MS"/>
          <w:kern w:val="0"/>
          <w:position w:val="-1"/>
          <w:sz w:val="24"/>
        </w:rPr>
        <w:t>/m</w:t>
      </w:r>
      <w:r>
        <w:rPr>
          <w:rFonts w:eastAsia="Arial Unicode MS"/>
          <w:kern w:val="0"/>
          <w:position w:val="10"/>
          <w:sz w:val="16"/>
          <w:szCs w:val="16"/>
        </w:rPr>
        <w:t>3</w:t>
      </w:r>
    </w:p>
    <w:p w14:paraId="3E317C95">
      <w:pPr>
        <w:tabs>
          <w:tab w:val="left" w:pos="6700"/>
        </w:tabs>
        <w:kinsoku w:val="0"/>
        <w:autoSpaceDE w:val="0"/>
        <w:autoSpaceDN w:val="0"/>
        <w:adjustRightInd w:val="0"/>
        <w:ind w:left="997"/>
        <w:rPr>
          <w:rFonts w:eastAsia="Arial Unicode MS"/>
          <w:kern w:val="0"/>
          <w:sz w:val="16"/>
          <w:szCs w:val="16"/>
        </w:rPr>
      </w:pPr>
      <w:r>
        <w:rPr>
          <w:rFonts w:eastAsia="Arial Unicode MS"/>
          <w:kern w:val="0"/>
          <w:position w:val="-1"/>
          <w:sz w:val="24"/>
        </w:rPr>
        <w:t>Sludge tank</w:t>
      </w:r>
      <w:r>
        <w:rPr>
          <w:rFonts w:eastAsia="Arial Unicode MS"/>
          <w:kern w:val="0"/>
          <w:position w:val="-1"/>
          <w:sz w:val="24"/>
        </w:rPr>
        <w:tab/>
      </w:r>
      <w:r>
        <w:rPr>
          <w:rFonts w:eastAsia="Arial Unicode MS"/>
          <w:kern w:val="0"/>
          <w:position w:val="-1"/>
          <w:sz w:val="24"/>
        </w:rPr>
        <w:t>0.</w:t>
      </w:r>
      <w:r>
        <w:rPr>
          <w:rFonts w:hint="eastAsia" w:eastAsia="Arial Unicode MS"/>
          <w:kern w:val="0"/>
          <w:position w:val="-1"/>
          <w:sz w:val="24"/>
        </w:rPr>
        <w:t>25</w:t>
      </w:r>
      <w:r>
        <w:rPr>
          <w:rFonts w:eastAsia="Arial Unicode MS"/>
          <w:kern w:val="0"/>
          <w:position w:val="-1"/>
          <w:sz w:val="24"/>
        </w:rPr>
        <w:t>m</w:t>
      </w:r>
      <w:r>
        <w:rPr>
          <w:rFonts w:eastAsia="Arial Unicode MS"/>
          <w:kern w:val="0"/>
          <w:position w:val="10"/>
          <w:sz w:val="16"/>
          <w:szCs w:val="16"/>
        </w:rPr>
        <w:t>2</w:t>
      </w:r>
      <w:r>
        <w:rPr>
          <w:rFonts w:eastAsia="Arial Unicode MS"/>
          <w:kern w:val="0"/>
          <w:position w:val="-1"/>
          <w:sz w:val="24"/>
        </w:rPr>
        <w:t>/m</w:t>
      </w:r>
      <w:r>
        <w:rPr>
          <w:rFonts w:eastAsia="Arial Unicode MS"/>
          <w:kern w:val="0"/>
          <w:position w:val="10"/>
          <w:sz w:val="16"/>
          <w:szCs w:val="16"/>
        </w:rPr>
        <w:t>3</w:t>
      </w:r>
    </w:p>
    <w:p w14:paraId="2AA8C0AD">
      <w:pPr>
        <w:tabs>
          <w:tab w:val="left" w:pos="6700"/>
        </w:tabs>
        <w:kinsoku w:val="0"/>
        <w:autoSpaceDE w:val="0"/>
        <w:autoSpaceDN w:val="0"/>
        <w:adjustRightInd w:val="0"/>
        <w:ind w:left="997"/>
        <w:rPr>
          <w:rFonts w:eastAsia="Arial Unicode MS"/>
          <w:kern w:val="0"/>
          <w:sz w:val="16"/>
          <w:szCs w:val="16"/>
        </w:rPr>
      </w:pPr>
      <w:r>
        <w:rPr>
          <w:rFonts w:eastAsia="Arial Unicode MS"/>
          <w:kern w:val="0"/>
          <w:position w:val="-1"/>
          <w:sz w:val="24"/>
        </w:rPr>
        <w:t>Fuel oil overflow tank</w:t>
      </w:r>
      <w:r>
        <w:rPr>
          <w:rFonts w:eastAsia="Arial Unicode MS"/>
          <w:kern w:val="0"/>
          <w:position w:val="-1"/>
          <w:sz w:val="24"/>
        </w:rPr>
        <w:tab/>
      </w:r>
      <w:r>
        <w:rPr>
          <w:rFonts w:eastAsia="Arial Unicode MS"/>
          <w:kern w:val="0"/>
          <w:position w:val="-1"/>
          <w:sz w:val="24"/>
        </w:rPr>
        <w:t>0.08m</w:t>
      </w:r>
      <w:r>
        <w:rPr>
          <w:rFonts w:eastAsia="Arial Unicode MS"/>
          <w:kern w:val="0"/>
          <w:position w:val="10"/>
          <w:sz w:val="16"/>
          <w:szCs w:val="16"/>
        </w:rPr>
        <w:t>2</w:t>
      </w:r>
      <w:r>
        <w:rPr>
          <w:rFonts w:eastAsia="Arial Unicode MS"/>
          <w:kern w:val="0"/>
          <w:position w:val="-1"/>
          <w:sz w:val="24"/>
        </w:rPr>
        <w:t>/m</w:t>
      </w:r>
      <w:r>
        <w:rPr>
          <w:rFonts w:eastAsia="Arial Unicode MS"/>
          <w:kern w:val="0"/>
          <w:position w:val="10"/>
          <w:sz w:val="16"/>
          <w:szCs w:val="16"/>
        </w:rPr>
        <w:t>3</w:t>
      </w:r>
    </w:p>
    <w:p w14:paraId="7945EF03">
      <w:pPr>
        <w:tabs>
          <w:tab w:val="left" w:pos="6700"/>
        </w:tabs>
        <w:kinsoku w:val="0"/>
        <w:autoSpaceDE w:val="0"/>
        <w:autoSpaceDN w:val="0"/>
        <w:adjustRightInd w:val="0"/>
        <w:ind w:left="997"/>
        <w:rPr>
          <w:rFonts w:eastAsia="Arial Unicode MS"/>
          <w:kern w:val="0"/>
          <w:sz w:val="16"/>
          <w:szCs w:val="16"/>
        </w:rPr>
      </w:pPr>
      <w:r>
        <w:rPr>
          <w:rFonts w:eastAsia="Arial Unicode MS"/>
          <w:kern w:val="0"/>
          <w:position w:val="-1"/>
          <w:sz w:val="24"/>
        </w:rPr>
        <w:t>G/E lub. oil settling tank</w:t>
      </w:r>
      <w:r>
        <w:rPr>
          <w:rFonts w:eastAsia="Arial Unicode MS"/>
          <w:kern w:val="0"/>
          <w:position w:val="-1"/>
          <w:sz w:val="24"/>
        </w:rPr>
        <w:tab/>
      </w:r>
      <w:r>
        <w:rPr>
          <w:rFonts w:eastAsia="Arial Unicode MS"/>
          <w:kern w:val="0"/>
          <w:position w:val="-1"/>
          <w:sz w:val="24"/>
        </w:rPr>
        <w:t>0.1m</w:t>
      </w:r>
      <w:r>
        <w:rPr>
          <w:rFonts w:eastAsia="Arial Unicode MS"/>
          <w:kern w:val="0"/>
          <w:position w:val="10"/>
          <w:sz w:val="16"/>
          <w:szCs w:val="16"/>
        </w:rPr>
        <w:t>2</w:t>
      </w:r>
      <w:r>
        <w:rPr>
          <w:rFonts w:eastAsia="Arial Unicode MS"/>
          <w:kern w:val="0"/>
          <w:position w:val="-1"/>
          <w:sz w:val="24"/>
        </w:rPr>
        <w:t>/m</w:t>
      </w:r>
      <w:r>
        <w:rPr>
          <w:rFonts w:eastAsia="Arial Unicode MS"/>
          <w:kern w:val="0"/>
          <w:position w:val="10"/>
          <w:sz w:val="16"/>
          <w:szCs w:val="16"/>
        </w:rPr>
        <w:t>3</w:t>
      </w:r>
    </w:p>
    <w:p w14:paraId="461A9E39">
      <w:pPr>
        <w:tabs>
          <w:tab w:val="left" w:pos="6700"/>
        </w:tabs>
        <w:kinsoku w:val="0"/>
        <w:autoSpaceDE w:val="0"/>
        <w:autoSpaceDN w:val="0"/>
        <w:adjustRightInd w:val="0"/>
        <w:ind w:left="997"/>
        <w:rPr>
          <w:rFonts w:eastAsia="Arial Unicode MS"/>
          <w:kern w:val="0"/>
          <w:sz w:val="16"/>
          <w:szCs w:val="16"/>
        </w:rPr>
      </w:pPr>
      <w:r>
        <w:rPr>
          <w:rFonts w:eastAsia="Arial Unicode MS"/>
          <w:kern w:val="0"/>
          <w:position w:val="-1"/>
          <w:sz w:val="24"/>
        </w:rPr>
        <w:t>Lub. oil drain tank</w:t>
      </w:r>
      <w:r>
        <w:rPr>
          <w:rFonts w:eastAsia="Arial Unicode MS"/>
          <w:kern w:val="0"/>
          <w:position w:val="-1"/>
          <w:sz w:val="24"/>
        </w:rPr>
        <w:tab/>
      </w:r>
      <w:r>
        <w:rPr>
          <w:rFonts w:eastAsia="Arial Unicode MS"/>
          <w:kern w:val="0"/>
          <w:position w:val="-1"/>
          <w:sz w:val="24"/>
        </w:rPr>
        <w:t>0.1m</w:t>
      </w:r>
      <w:r>
        <w:rPr>
          <w:rFonts w:eastAsia="Arial Unicode MS"/>
          <w:kern w:val="0"/>
          <w:position w:val="10"/>
          <w:sz w:val="16"/>
          <w:szCs w:val="16"/>
        </w:rPr>
        <w:t>2</w:t>
      </w:r>
      <w:r>
        <w:rPr>
          <w:rFonts w:eastAsia="Arial Unicode MS"/>
          <w:kern w:val="0"/>
          <w:position w:val="-1"/>
          <w:sz w:val="24"/>
        </w:rPr>
        <w:t>/m</w:t>
      </w:r>
      <w:r>
        <w:rPr>
          <w:rFonts w:eastAsia="Arial Unicode MS"/>
          <w:kern w:val="0"/>
          <w:position w:val="10"/>
          <w:sz w:val="16"/>
          <w:szCs w:val="16"/>
        </w:rPr>
        <w:t>3</w:t>
      </w:r>
    </w:p>
    <w:p w14:paraId="57941712">
      <w:pPr>
        <w:tabs>
          <w:tab w:val="left" w:pos="6700"/>
        </w:tabs>
        <w:kinsoku w:val="0"/>
        <w:autoSpaceDE w:val="0"/>
        <w:autoSpaceDN w:val="0"/>
        <w:adjustRightInd w:val="0"/>
        <w:ind w:left="997"/>
        <w:rPr>
          <w:rFonts w:eastAsia="Arial Unicode MS"/>
          <w:kern w:val="0"/>
          <w:sz w:val="16"/>
          <w:szCs w:val="16"/>
        </w:rPr>
      </w:pPr>
      <w:r>
        <w:rPr>
          <w:rFonts w:eastAsia="Arial Unicode MS"/>
          <w:kern w:val="0"/>
          <w:position w:val="-1"/>
          <w:sz w:val="24"/>
        </w:rPr>
        <w:t>Bilge tank</w:t>
      </w:r>
      <w:r>
        <w:rPr>
          <w:rFonts w:eastAsia="Arial Unicode MS"/>
          <w:kern w:val="0"/>
          <w:position w:val="-1"/>
          <w:sz w:val="24"/>
        </w:rPr>
        <w:tab/>
      </w:r>
      <w:r>
        <w:rPr>
          <w:rFonts w:eastAsia="Arial Unicode MS"/>
          <w:kern w:val="0"/>
          <w:position w:val="-1"/>
          <w:sz w:val="24"/>
        </w:rPr>
        <w:t>0.1 m</w:t>
      </w:r>
      <w:r>
        <w:rPr>
          <w:rFonts w:eastAsia="Arial Unicode MS"/>
          <w:kern w:val="0"/>
          <w:position w:val="10"/>
          <w:sz w:val="16"/>
          <w:szCs w:val="16"/>
        </w:rPr>
        <w:t>2</w:t>
      </w:r>
      <w:r>
        <w:rPr>
          <w:rFonts w:eastAsia="Arial Unicode MS"/>
          <w:kern w:val="0"/>
          <w:position w:val="-1"/>
          <w:sz w:val="24"/>
        </w:rPr>
        <w:t>/m</w:t>
      </w:r>
      <w:r>
        <w:rPr>
          <w:rFonts w:eastAsia="Arial Unicode MS"/>
          <w:kern w:val="0"/>
          <w:position w:val="10"/>
          <w:sz w:val="16"/>
          <w:szCs w:val="16"/>
        </w:rPr>
        <w:t>3</w:t>
      </w:r>
    </w:p>
    <w:p w14:paraId="5A7F5F06">
      <w:pPr>
        <w:pStyle w:val="4"/>
      </w:pPr>
      <w:bookmarkStart w:id="428" w:name="_Toc50572637"/>
      <w:r>
        <w:rPr>
          <w:rFonts w:hint="eastAsia"/>
        </w:rPr>
        <w:t>6.8.</w:t>
      </w:r>
      <w:r>
        <w:t>3</w:t>
      </w:r>
      <w:r>
        <w:tab/>
      </w:r>
      <w:r>
        <w:t>VENTILATING OF MACHINERY SPACE</w:t>
      </w:r>
      <w:bookmarkEnd w:id="428"/>
    </w:p>
    <w:p w14:paraId="20A27340">
      <w:pPr>
        <w:kinsoku w:val="0"/>
        <w:autoSpaceDE w:val="0"/>
        <w:autoSpaceDN w:val="0"/>
        <w:adjustRightInd w:val="0"/>
        <w:spacing w:line="239" w:lineRule="auto"/>
        <w:ind w:left="1017"/>
        <w:rPr>
          <w:rFonts w:eastAsia="Arial Unicode MS"/>
          <w:kern w:val="0"/>
          <w:sz w:val="24"/>
        </w:rPr>
      </w:pPr>
      <w:r>
        <w:rPr>
          <w:rFonts w:eastAsia="Arial Unicode MS"/>
          <w:kern w:val="0"/>
          <w:sz w:val="24"/>
        </w:rPr>
        <w:t>The ventilating ducts shall be so arranged that air can be supplied to engine room where necessary such as for main engine, generator engines, composite boiler, workshop store and working space etc. All ducts shall be of steel plate or galvanized steel sheet.</w:t>
      </w:r>
    </w:p>
    <w:p w14:paraId="70C33569">
      <w:pPr>
        <w:kinsoku w:val="0"/>
        <w:autoSpaceDE w:val="0"/>
        <w:autoSpaceDN w:val="0"/>
        <w:adjustRightInd w:val="0"/>
        <w:spacing w:before="16" w:line="260" w:lineRule="exact"/>
        <w:rPr>
          <w:rFonts w:eastAsia="Arial Unicode MS"/>
          <w:kern w:val="0"/>
          <w:sz w:val="26"/>
          <w:szCs w:val="26"/>
        </w:rPr>
      </w:pPr>
    </w:p>
    <w:p w14:paraId="6DD178B0">
      <w:pPr>
        <w:kinsoku w:val="0"/>
        <w:autoSpaceDE w:val="0"/>
        <w:autoSpaceDN w:val="0"/>
        <w:adjustRightInd w:val="0"/>
        <w:ind w:left="1017"/>
        <w:rPr>
          <w:rFonts w:eastAsia="Arial Unicode MS"/>
          <w:kern w:val="0"/>
          <w:sz w:val="24"/>
        </w:rPr>
      </w:pPr>
      <w:r>
        <w:rPr>
          <w:rFonts w:eastAsia="Arial Unicode MS"/>
          <w:kern w:val="0"/>
          <w:sz w:val="24"/>
        </w:rPr>
        <w:t>Total capacity of ER supply fan shall be calculated according to “ISO8861Shipbuilding-Engine room ventilation in diesel engine ships – Design requirement and basis of calculation (1998(E)).</w:t>
      </w:r>
    </w:p>
    <w:p w14:paraId="6BF27269">
      <w:pPr>
        <w:kinsoku w:val="0"/>
        <w:autoSpaceDE w:val="0"/>
        <w:autoSpaceDN w:val="0"/>
        <w:adjustRightInd w:val="0"/>
        <w:spacing w:before="15" w:line="260" w:lineRule="exact"/>
        <w:rPr>
          <w:rFonts w:eastAsia="Arial Unicode MS"/>
          <w:kern w:val="0"/>
          <w:sz w:val="26"/>
          <w:szCs w:val="26"/>
        </w:rPr>
      </w:pPr>
    </w:p>
    <w:p w14:paraId="13900F24">
      <w:pPr>
        <w:kinsoku w:val="0"/>
        <w:autoSpaceDE w:val="0"/>
        <w:autoSpaceDN w:val="0"/>
        <w:adjustRightInd w:val="0"/>
        <w:ind w:left="1017"/>
        <w:rPr>
          <w:rFonts w:eastAsia="Arial Unicode MS"/>
          <w:kern w:val="0"/>
          <w:sz w:val="24"/>
        </w:rPr>
      </w:pPr>
      <w:r>
        <w:rPr>
          <w:rFonts w:eastAsia="Arial Unicode MS"/>
          <w:kern w:val="0"/>
          <w:sz w:val="24"/>
        </w:rPr>
        <w:t>The ventilating ducts shall be of rectangular cross section and made with flange or welding sleeve connection to allow replacement for repair.</w:t>
      </w:r>
    </w:p>
    <w:p w14:paraId="6BF44367">
      <w:pPr>
        <w:kinsoku w:val="0"/>
        <w:autoSpaceDE w:val="0"/>
        <w:autoSpaceDN w:val="0"/>
        <w:adjustRightInd w:val="0"/>
        <w:ind w:left="1017"/>
        <w:rPr>
          <w:rFonts w:eastAsia="Arial Unicode MS"/>
          <w:kern w:val="0"/>
          <w:sz w:val="24"/>
        </w:rPr>
      </w:pPr>
    </w:p>
    <w:p w14:paraId="3DD610C7">
      <w:pPr>
        <w:kinsoku w:val="0"/>
        <w:autoSpaceDE w:val="0"/>
        <w:autoSpaceDN w:val="0"/>
        <w:adjustRightInd w:val="0"/>
        <w:spacing w:before="2"/>
        <w:ind w:left="1015"/>
        <w:rPr>
          <w:rFonts w:eastAsia="Arial Unicode MS"/>
          <w:kern w:val="0"/>
          <w:sz w:val="24"/>
        </w:rPr>
      </w:pPr>
      <w:r>
        <w:rPr>
          <w:rFonts w:eastAsia="Arial Unicode MS"/>
          <w:kern w:val="0"/>
          <w:sz w:val="24"/>
        </w:rPr>
        <w:t xml:space="preserve">In general, min. height at </w:t>
      </w:r>
      <w:r>
        <w:rPr>
          <w:kern w:val="0"/>
          <w:sz w:val="24"/>
        </w:rPr>
        <w:t xml:space="preserve">main </w:t>
      </w:r>
      <w:r>
        <w:rPr>
          <w:rFonts w:eastAsia="Arial Unicode MS"/>
          <w:kern w:val="0"/>
          <w:sz w:val="24"/>
        </w:rPr>
        <w:t xml:space="preserve">passage beneath the air duct shall be 2.0m (as far as possible). The thickness of ventilating duct shall be as follows: </w:t>
      </w:r>
    </w:p>
    <w:p w14:paraId="318EF1F8">
      <w:pPr>
        <w:kinsoku w:val="0"/>
        <w:autoSpaceDE w:val="0"/>
        <w:autoSpaceDN w:val="0"/>
        <w:adjustRightInd w:val="0"/>
        <w:spacing w:before="2"/>
        <w:ind w:left="1015"/>
        <w:rPr>
          <w:rFonts w:eastAsia="Arial Unicode MS"/>
          <w:kern w:val="0"/>
          <w:sz w:val="24"/>
        </w:rPr>
      </w:pPr>
      <w:r>
        <w:rPr>
          <w:rFonts w:eastAsia="Arial Unicode MS"/>
          <w:kern w:val="0"/>
          <w:sz w:val="24"/>
        </w:rPr>
        <w:t xml:space="preserve">The biggest side </w:t>
      </w:r>
      <w:r>
        <w:rPr>
          <w:rFonts w:hint="eastAsia" w:eastAsia="Arial Unicode MS"/>
          <w:kern w:val="0"/>
          <w:sz w:val="24"/>
        </w:rPr>
        <w:t>≥</w:t>
      </w:r>
      <w:r>
        <w:rPr>
          <w:rFonts w:eastAsia="Arial Unicode MS"/>
          <w:kern w:val="0"/>
          <w:sz w:val="24"/>
        </w:rPr>
        <w:t xml:space="preserve">800mm to be made of steel plate Q235-B, about 5.0mm thick; </w:t>
      </w:r>
    </w:p>
    <w:p w14:paraId="370289CB">
      <w:pPr>
        <w:kinsoku w:val="0"/>
        <w:autoSpaceDE w:val="0"/>
        <w:autoSpaceDN w:val="0"/>
        <w:adjustRightInd w:val="0"/>
        <w:spacing w:before="2"/>
        <w:ind w:left="1015"/>
        <w:rPr>
          <w:rFonts w:eastAsia="Arial Unicode MS"/>
          <w:kern w:val="0"/>
          <w:sz w:val="24"/>
        </w:rPr>
      </w:pPr>
      <w:r>
        <w:rPr>
          <w:rFonts w:eastAsia="Arial Unicode MS"/>
          <w:kern w:val="0"/>
          <w:sz w:val="24"/>
        </w:rPr>
        <w:t xml:space="preserve">600 mm </w:t>
      </w:r>
      <w:r>
        <w:rPr>
          <w:rFonts w:hint="eastAsia" w:eastAsia="Arial Unicode MS"/>
          <w:kern w:val="0"/>
          <w:sz w:val="24"/>
        </w:rPr>
        <w:t>≤</w:t>
      </w:r>
      <w:r>
        <w:rPr>
          <w:rFonts w:eastAsia="Arial Unicode MS"/>
          <w:kern w:val="0"/>
          <w:sz w:val="24"/>
        </w:rPr>
        <w:t>the biggest side&lt; 800mm to be made of steel plate Q235-B, about 3.0mm thick; The biggest side &lt; 600mm to be of 1.0mm galv. steel plate.</w:t>
      </w:r>
    </w:p>
    <w:p w14:paraId="18E28799">
      <w:pPr>
        <w:kinsoku w:val="0"/>
        <w:autoSpaceDE w:val="0"/>
        <w:autoSpaceDN w:val="0"/>
        <w:adjustRightInd w:val="0"/>
        <w:spacing w:before="2"/>
        <w:ind w:left="1015"/>
        <w:rPr>
          <w:rFonts w:eastAsia="Arial Unicode MS"/>
          <w:kern w:val="0"/>
          <w:sz w:val="26"/>
          <w:szCs w:val="26"/>
        </w:rPr>
      </w:pPr>
    </w:p>
    <w:p w14:paraId="18D11A67">
      <w:pPr>
        <w:kinsoku w:val="0"/>
        <w:autoSpaceDE w:val="0"/>
        <w:autoSpaceDN w:val="0"/>
        <w:adjustRightInd w:val="0"/>
        <w:ind w:left="1017"/>
        <w:rPr>
          <w:rFonts w:eastAsia="Arial Unicode MS"/>
          <w:kern w:val="0"/>
          <w:sz w:val="24"/>
        </w:rPr>
      </w:pPr>
      <w:r>
        <w:rPr>
          <w:rFonts w:eastAsia="Arial Unicode MS"/>
          <w:b/>
          <w:kern w:val="0"/>
          <w:sz w:val="24"/>
        </w:rPr>
        <w:t>The inside of main duct (not include galv. steel plate) to be painted with epoxy paint.</w:t>
      </w:r>
      <w:r>
        <w:rPr>
          <w:rFonts w:eastAsia="Arial Unicode MS"/>
          <w:kern w:val="0"/>
          <w:sz w:val="24"/>
        </w:rPr>
        <w:t>.</w:t>
      </w:r>
    </w:p>
    <w:p w14:paraId="31DDD0CF">
      <w:pPr>
        <w:kinsoku w:val="0"/>
        <w:autoSpaceDE w:val="0"/>
        <w:autoSpaceDN w:val="0"/>
        <w:adjustRightInd w:val="0"/>
        <w:spacing w:before="16" w:line="260" w:lineRule="exact"/>
        <w:rPr>
          <w:rFonts w:eastAsia="Arial Unicode MS"/>
          <w:kern w:val="0"/>
          <w:sz w:val="26"/>
          <w:szCs w:val="26"/>
        </w:rPr>
      </w:pPr>
    </w:p>
    <w:p w14:paraId="7202F5C9">
      <w:pPr>
        <w:kinsoku w:val="0"/>
        <w:autoSpaceDE w:val="0"/>
        <w:autoSpaceDN w:val="0"/>
        <w:adjustRightInd w:val="0"/>
        <w:ind w:left="1017"/>
        <w:rPr>
          <w:rFonts w:eastAsia="Arial Unicode MS"/>
          <w:kern w:val="0"/>
          <w:sz w:val="24"/>
        </w:rPr>
      </w:pPr>
      <w:r>
        <w:rPr>
          <w:rFonts w:eastAsia="Arial Unicode MS"/>
          <w:kern w:val="0"/>
          <w:sz w:val="24"/>
        </w:rPr>
        <w:t>The air ducts shall be provided with adjustable dampers where necessary for proper ventilation keeping healthy conditions and even temperature distribution within the machinery space.</w:t>
      </w:r>
    </w:p>
    <w:p w14:paraId="45A7F988">
      <w:pPr>
        <w:kinsoku w:val="0"/>
        <w:autoSpaceDE w:val="0"/>
        <w:autoSpaceDN w:val="0"/>
        <w:adjustRightInd w:val="0"/>
        <w:ind w:left="1017"/>
        <w:rPr>
          <w:rFonts w:eastAsia="Arial Unicode MS"/>
          <w:kern w:val="0"/>
          <w:sz w:val="24"/>
        </w:rPr>
      </w:pPr>
      <w:r>
        <w:rPr>
          <w:rFonts w:eastAsia="Arial Unicode MS"/>
          <w:b/>
          <w:kern w:val="0"/>
          <w:sz w:val="24"/>
        </w:rPr>
        <w:t>Pneumatically controller fire dampers or ventilation inlet to be provided for engine room supply fans.</w:t>
      </w:r>
    </w:p>
    <w:p w14:paraId="20FF3C55">
      <w:pPr>
        <w:kinsoku w:val="0"/>
        <w:autoSpaceDE w:val="0"/>
        <w:autoSpaceDN w:val="0"/>
        <w:adjustRightInd w:val="0"/>
        <w:ind w:left="1017"/>
        <w:rPr>
          <w:rFonts w:eastAsia="Arial Unicode MS"/>
          <w:kern w:val="0"/>
          <w:sz w:val="24"/>
        </w:rPr>
      </w:pPr>
    </w:p>
    <w:p w14:paraId="0DE2D151">
      <w:pPr>
        <w:kinsoku w:val="0"/>
        <w:autoSpaceDE w:val="0"/>
        <w:autoSpaceDN w:val="0"/>
        <w:adjustRightInd w:val="0"/>
        <w:spacing w:before="2"/>
        <w:ind w:left="981" w:leftChars="467"/>
        <w:rPr>
          <w:rFonts w:eastAsia="Arial Unicode MS"/>
          <w:kern w:val="0"/>
          <w:sz w:val="24"/>
        </w:rPr>
      </w:pPr>
      <w:r>
        <w:rPr>
          <w:rFonts w:eastAsia="Arial Unicode MS"/>
          <w:kern w:val="0"/>
          <w:sz w:val="24"/>
        </w:rPr>
        <w:t xml:space="preserve">The adjustable dampers in engine room shall be operated manually by chain if necessary. </w:t>
      </w:r>
    </w:p>
    <w:p w14:paraId="6EFC854F">
      <w:pPr>
        <w:kinsoku w:val="0"/>
        <w:autoSpaceDE w:val="0"/>
        <w:autoSpaceDN w:val="0"/>
        <w:adjustRightInd w:val="0"/>
        <w:spacing w:before="2"/>
        <w:ind w:left="981" w:leftChars="467"/>
        <w:rPr>
          <w:rFonts w:eastAsia="Arial Unicode MS"/>
          <w:kern w:val="0"/>
          <w:sz w:val="24"/>
        </w:rPr>
      </w:pPr>
    </w:p>
    <w:p w14:paraId="563F3F69">
      <w:pPr>
        <w:kinsoku w:val="0"/>
        <w:autoSpaceDE w:val="0"/>
        <w:autoSpaceDN w:val="0"/>
        <w:adjustRightInd w:val="0"/>
        <w:spacing w:before="2"/>
        <w:ind w:left="981" w:leftChars="467"/>
        <w:rPr>
          <w:rFonts w:eastAsia="Arial Unicode MS"/>
          <w:kern w:val="0"/>
          <w:sz w:val="24"/>
        </w:rPr>
      </w:pPr>
      <w:r>
        <w:rPr>
          <w:rFonts w:eastAsia="Arial Unicode MS"/>
          <w:kern w:val="0"/>
          <w:sz w:val="24"/>
        </w:rPr>
        <w:t>The independent exhaust air duct shall be arranged for purifier area and ER workshop welding space. And the ventilating duct for purifier area should be fitted a fire damper.</w:t>
      </w:r>
    </w:p>
    <w:p w14:paraId="51314CC8">
      <w:pPr>
        <w:kinsoku w:val="0"/>
        <w:autoSpaceDE w:val="0"/>
        <w:autoSpaceDN w:val="0"/>
        <w:adjustRightInd w:val="0"/>
        <w:spacing w:before="2"/>
        <w:ind w:left="981" w:leftChars="467"/>
        <w:rPr>
          <w:rFonts w:eastAsia="Arial Unicode MS"/>
          <w:kern w:val="0"/>
          <w:sz w:val="24"/>
        </w:rPr>
      </w:pPr>
    </w:p>
    <w:p w14:paraId="113EF2A2">
      <w:pPr>
        <w:kinsoku w:val="0"/>
        <w:autoSpaceDE w:val="0"/>
        <w:autoSpaceDN w:val="0"/>
        <w:adjustRightInd w:val="0"/>
        <w:ind w:left="1017"/>
        <w:rPr>
          <w:rFonts w:eastAsia="Arial Unicode MS"/>
          <w:b/>
          <w:kern w:val="0"/>
          <w:sz w:val="24"/>
        </w:rPr>
      </w:pPr>
      <w:r>
        <w:rPr>
          <w:rFonts w:eastAsia="Arial Unicode MS"/>
          <w:b/>
          <w:kern w:val="0"/>
          <w:sz w:val="24"/>
        </w:rPr>
        <w:t>Exhaust duct to be provided over heavy fuel oil purifiers in the purifier’s space.</w:t>
      </w:r>
    </w:p>
    <w:p w14:paraId="76730572">
      <w:pPr>
        <w:kinsoku w:val="0"/>
        <w:autoSpaceDE w:val="0"/>
        <w:autoSpaceDN w:val="0"/>
        <w:adjustRightInd w:val="0"/>
        <w:ind w:left="1017"/>
        <w:rPr>
          <w:rFonts w:eastAsia="Arial Unicode MS"/>
          <w:b/>
          <w:kern w:val="0"/>
          <w:sz w:val="24"/>
        </w:rPr>
      </w:pPr>
      <w:r>
        <w:rPr>
          <w:rFonts w:eastAsia="Arial Unicode MS"/>
          <w:b/>
          <w:kern w:val="0"/>
          <w:sz w:val="24"/>
        </w:rPr>
        <w:br w:type="textWrapping"/>
      </w:r>
      <w:r>
        <w:rPr>
          <w:rFonts w:eastAsia="Arial Unicode MS"/>
          <w:b/>
          <w:kern w:val="0"/>
          <w:sz w:val="24"/>
        </w:rPr>
        <w:t>Exhaust duct to be provided in welding space of workshop.</w:t>
      </w:r>
    </w:p>
    <w:p w14:paraId="4A23AD38">
      <w:pPr>
        <w:kinsoku w:val="0"/>
        <w:autoSpaceDE w:val="0"/>
        <w:autoSpaceDN w:val="0"/>
        <w:adjustRightInd w:val="0"/>
        <w:ind w:left="1017"/>
        <w:rPr>
          <w:rFonts w:eastAsia="Arial Unicode MS"/>
          <w:b/>
          <w:kern w:val="0"/>
          <w:sz w:val="24"/>
        </w:rPr>
      </w:pPr>
    </w:p>
    <w:p w14:paraId="33217B6C">
      <w:pPr>
        <w:kinsoku w:val="0"/>
        <w:autoSpaceDE w:val="0"/>
        <w:autoSpaceDN w:val="0"/>
        <w:adjustRightInd w:val="0"/>
        <w:ind w:left="1017"/>
        <w:rPr>
          <w:rFonts w:eastAsia="Arial Unicode MS"/>
          <w:kern w:val="0"/>
          <w:sz w:val="24"/>
        </w:rPr>
      </w:pPr>
      <w:r>
        <w:rPr>
          <w:rFonts w:eastAsia="Arial Unicode MS"/>
          <w:kern w:val="0"/>
          <w:sz w:val="24"/>
        </w:rPr>
        <w:t>Ducts shall be securely supported or braced from ship's structure and shall be designed to avoid irregular bends or branches as far as practicable.</w:t>
      </w:r>
    </w:p>
    <w:p w14:paraId="47FF7B7F">
      <w:pPr>
        <w:kinsoku w:val="0"/>
        <w:autoSpaceDE w:val="0"/>
        <w:autoSpaceDN w:val="0"/>
        <w:adjustRightInd w:val="0"/>
        <w:ind w:left="1017"/>
        <w:rPr>
          <w:rFonts w:eastAsia="Arial Unicode MS"/>
          <w:kern w:val="0"/>
          <w:sz w:val="24"/>
        </w:rPr>
      </w:pPr>
    </w:p>
    <w:p w14:paraId="4ADA0646">
      <w:pPr>
        <w:kinsoku w:val="0"/>
        <w:autoSpaceDE w:val="0"/>
        <w:autoSpaceDN w:val="0"/>
        <w:adjustRightInd w:val="0"/>
        <w:ind w:left="1017"/>
        <w:rPr>
          <w:rFonts w:eastAsia="Arial Unicode MS"/>
          <w:kern w:val="0"/>
          <w:sz w:val="24"/>
        </w:rPr>
      </w:pPr>
      <w:r>
        <w:rPr>
          <w:rFonts w:eastAsia="Arial Unicode MS"/>
          <w:kern w:val="0"/>
          <w:sz w:val="24"/>
        </w:rPr>
        <w:t>The pin, hinge, bolts and nuts in the fan casing and duct-connecting flange exposed to weather shall be stainless steel (SUS316</w:t>
      </w:r>
      <w:r>
        <w:rPr>
          <w:kern w:val="0"/>
          <w:sz w:val="24"/>
        </w:rPr>
        <w:t xml:space="preserve"> or brass</w:t>
      </w:r>
      <w:r>
        <w:rPr>
          <w:rFonts w:eastAsia="Arial Unicode MS"/>
          <w:kern w:val="0"/>
          <w:sz w:val="24"/>
        </w:rPr>
        <w:t>).</w:t>
      </w:r>
    </w:p>
    <w:p w14:paraId="789597A7">
      <w:pPr>
        <w:kinsoku w:val="0"/>
        <w:autoSpaceDE w:val="0"/>
        <w:autoSpaceDN w:val="0"/>
        <w:adjustRightInd w:val="0"/>
        <w:spacing w:before="1" w:line="280" w:lineRule="exact"/>
        <w:rPr>
          <w:rFonts w:eastAsia="Arial Unicode MS"/>
          <w:kern w:val="0"/>
          <w:sz w:val="28"/>
          <w:szCs w:val="28"/>
        </w:rPr>
      </w:pPr>
    </w:p>
    <w:p w14:paraId="5F2099BD">
      <w:pPr>
        <w:kinsoku w:val="0"/>
        <w:autoSpaceDE w:val="0"/>
        <w:autoSpaceDN w:val="0"/>
        <w:adjustRightInd w:val="0"/>
        <w:spacing w:line="274" w:lineRule="exact"/>
        <w:ind w:left="1017"/>
        <w:rPr>
          <w:rFonts w:eastAsia="Arial Unicode MS"/>
          <w:kern w:val="0"/>
          <w:sz w:val="24"/>
        </w:rPr>
      </w:pPr>
      <w:r>
        <w:rPr>
          <w:rFonts w:eastAsia="Arial Unicode MS"/>
          <w:kern w:val="0"/>
          <w:sz w:val="24"/>
        </w:rPr>
        <w:t>Excess air from the engine room shall be discharged to atmosphere through louvers at the aft of the funnel.</w:t>
      </w:r>
    </w:p>
    <w:p w14:paraId="753E78B9">
      <w:pPr>
        <w:kinsoku w:val="0"/>
        <w:autoSpaceDE w:val="0"/>
        <w:autoSpaceDN w:val="0"/>
        <w:adjustRightInd w:val="0"/>
        <w:spacing w:line="274" w:lineRule="exact"/>
        <w:ind w:left="1017"/>
        <w:rPr>
          <w:rFonts w:eastAsia="Arial Unicode MS"/>
          <w:kern w:val="0"/>
          <w:sz w:val="24"/>
        </w:rPr>
      </w:pPr>
    </w:p>
    <w:p w14:paraId="65AEC8C8">
      <w:pPr>
        <w:kinsoku w:val="0"/>
        <w:autoSpaceDE w:val="0"/>
        <w:autoSpaceDN w:val="0"/>
        <w:adjustRightInd w:val="0"/>
        <w:ind w:left="1017"/>
        <w:rPr>
          <w:rFonts w:eastAsia="Arial Unicode MS"/>
          <w:kern w:val="0"/>
          <w:sz w:val="24"/>
        </w:rPr>
      </w:pPr>
      <w:r>
        <w:rPr>
          <w:rFonts w:eastAsia="Arial Unicode MS"/>
          <w:kern w:val="0"/>
          <w:sz w:val="24"/>
        </w:rPr>
        <w:t xml:space="preserve">The E.C.R. shall be air-conditioned </w:t>
      </w:r>
      <w:r>
        <w:rPr>
          <w:rFonts w:eastAsia="Arial Unicode MS"/>
          <w:color w:val="000000" w:themeColor="text1"/>
          <w:kern w:val="0"/>
          <w:sz w:val="24"/>
          <w14:textFill>
            <w14:solidFill>
              <w14:schemeClr w14:val="tx1"/>
            </w14:solidFill>
          </w14:textFill>
        </w:rPr>
        <w:t>and supplied with mechanical ventilation with damper.</w:t>
      </w:r>
    </w:p>
    <w:p w14:paraId="1946CDCE">
      <w:pPr>
        <w:kinsoku w:val="0"/>
        <w:autoSpaceDE w:val="0"/>
        <w:autoSpaceDN w:val="0"/>
        <w:adjustRightInd w:val="0"/>
        <w:spacing w:before="16" w:line="260" w:lineRule="exact"/>
        <w:rPr>
          <w:rFonts w:eastAsia="Arial Unicode MS"/>
          <w:kern w:val="0"/>
          <w:sz w:val="26"/>
          <w:szCs w:val="26"/>
        </w:rPr>
      </w:pPr>
    </w:p>
    <w:p w14:paraId="3EC3E32B">
      <w:pPr>
        <w:kinsoku w:val="0"/>
        <w:autoSpaceDE w:val="0"/>
        <w:autoSpaceDN w:val="0"/>
        <w:adjustRightInd w:val="0"/>
        <w:ind w:left="1017"/>
        <w:rPr>
          <w:rFonts w:eastAsia="Arial Unicode MS"/>
          <w:kern w:val="0"/>
          <w:sz w:val="24"/>
        </w:rPr>
      </w:pPr>
      <w:r>
        <w:rPr>
          <w:rFonts w:eastAsia="Arial Unicode MS"/>
          <w:kern w:val="0"/>
          <w:sz w:val="24"/>
        </w:rPr>
        <w:t>The working ladders or step shall be provided for maintenance if necessary.</w:t>
      </w:r>
    </w:p>
    <w:p w14:paraId="1E968103">
      <w:pPr>
        <w:pStyle w:val="4"/>
      </w:pPr>
      <w:bookmarkStart w:id="429" w:name="_Toc50572638"/>
      <w:r>
        <w:rPr>
          <w:rFonts w:hint="eastAsia"/>
        </w:rPr>
        <w:t>6.8.</w:t>
      </w:r>
      <w:r>
        <w:t>4</w:t>
      </w:r>
      <w:r>
        <w:tab/>
      </w:r>
      <w:r>
        <w:t>SILENCERS</w:t>
      </w:r>
      <w:bookmarkEnd w:id="429"/>
    </w:p>
    <w:p w14:paraId="5FF4B578">
      <w:pPr>
        <w:kinsoku w:val="0"/>
        <w:autoSpaceDE w:val="0"/>
        <w:autoSpaceDN w:val="0"/>
        <w:adjustRightInd w:val="0"/>
        <w:ind w:left="1017"/>
        <w:rPr>
          <w:rFonts w:eastAsia="Arial Unicode MS"/>
          <w:kern w:val="0"/>
          <w:sz w:val="24"/>
        </w:rPr>
      </w:pPr>
      <w:r>
        <w:rPr>
          <w:rFonts w:eastAsia="Arial Unicode MS"/>
          <w:kern w:val="0"/>
          <w:sz w:val="24"/>
        </w:rPr>
        <w:t>The silencer shall be provided for generator engines and emergency generator engine.</w:t>
      </w:r>
    </w:p>
    <w:p w14:paraId="25F1A400">
      <w:pPr>
        <w:pStyle w:val="4"/>
      </w:pPr>
      <w:bookmarkStart w:id="430" w:name="_Toc50572639"/>
      <w:r>
        <w:rPr>
          <w:rFonts w:hint="eastAsia"/>
        </w:rPr>
        <w:t>6.8.</w:t>
      </w:r>
      <w:r>
        <w:t>5</w:t>
      </w:r>
      <w:r>
        <w:tab/>
      </w:r>
      <w:r>
        <w:t>ENGINE CONTROL ROOM, ENGINE ROOM WORKSHOP &amp; STORES</w:t>
      </w:r>
      <w:bookmarkEnd w:id="430"/>
    </w:p>
    <w:p w14:paraId="2815C3B3">
      <w:pPr>
        <w:pStyle w:val="5"/>
        <w:spacing w:after="312"/>
        <w:ind w:left="42"/>
      </w:pPr>
      <w:r>
        <w:rPr>
          <w:rFonts w:hint="eastAsia"/>
        </w:rPr>
        <w:t>6.8.</w:t>
      </w:r>
      <w:r>
        <w:t>5.1</w:t>
      </w:r>
      <w:r>
        <w:tab/>
      </w:r>
      <w:r>
        <w:t>Engine Control Room</w:t>
      </w:r>
    </w:p>
    <w:p w14:paraId="18801DED">
      <w:pPr>
        <w:kinsoku w:val="0"/>
        <w:autoSpaceDE w:val="0"/>
        <w:autoSpaceDN w:val="0"/>
        <w:adjustRightInd w:val="0"/>
        <w:ind w:left="1017"/>
        <w:rPr>
          <w:rFonts w:eastAsia="Arial Unicode MS"/>
          <w:kern w:val="0"/>
          <w:sz w:val="24"/>
        </w:rPr>
      </w:pPr>
      <w:r>
        <w:rPr>
          <w:rFonts w:eastAsia="Arial Unicode MS"/>
          <w:kern w:val="0"/>
          <w:sz w:val="24"/>
        </w:rPr>
        <w:t>The engine control room shall be heat and sound insulated, and shall be provided with engine control, monitoring console and main switchboard etc. A unit cooler for air conditioning shall be also provided.</w:t>
      </w:r>
    </w:p>
    <w:p w14:paraId="31F5EF20">
      <w:pPr>
        <w:kinsoku w:val="0"/>
        <w:autoSpaceDE w:val="0"/>
        <w:autoSpaceDN w:val="0"/>
        <w:adjustRightInd w:val="0"/>
        <w:ind w:left="1017"/>
        <w:rPr>
          <w:rFonts w:eastAsia="Arial Unicode MS"/>
          <w:kern w:val="0"/>
          <w:sz w:val="24"/>
        </w:rPr>
      </w:pPr>
    </w:p>
    <w:p w14:paraId="064A88E4">
      <w:pPr>
        <w:kinsoku w:val="0"/>
        <w:autoSpaceDE w:val="0"/>
        <w:autoSpaceDN w:val="0"/>
        <w:adjustRightInd w:val="0"/>
        <w:ind w:left="1017"/>
        <w:rPr>
          <w:rFonts w:eastAsia="Arial Unicode MS"/>
          <w:color w:val="000000"/>
          <w:kern w:val="0"/>
          <w:sz w:val="24"/>
        </w:rPr>
      </w:pPr>
      <w:r>
        <w:rPr>
          <w:rFonts w:eastAsia="Arial Unicode MS"/>
          <w:color w:val="000000"/>
          <w:kern w:val="0"/>
          <w:sz w:val="24"/>
        </w:rPr>
        <w:t>One (1) escape with a continuous fire shelter and vertical ladders to open deck shall be provided in compliance with the requirement of MSC 93.</w:t>
      </w:r>
    </w:p>
    <w:p w14:paraId="218F364E">
      <w:pPr>
        <w:kinsoku w:val="0"/>
        <w:autoSpaceDE w:val="0"/>
        <w:autoSpaceDN w:val="0"/>
        <w:adjustRightInd w:val="0"/>
        <w:ind w:left="1017"/>
        <w:rPr>
          <w:rFonts w:eastAsia="Arial Unicode MS"/>
          <w:kern w:val="0"/>
          <w:sz w:val="24"/>
        </w:rPr>
      </w:pPr>
    </w:p>
    <w:p w14:paraId="7D6A7E89">
      <w:pPr>
        <w:kinsoku w:val="0"/>
        <w:autoSpaceDE w:val="0"/>
        <w:autoSpaceDN w:val="0"/>
        <w:adjustRightInd w:val="0"/>
        <w:ind w:left="1017"/>
        <w:rPr>
          <w:rFonts w:eastAsia="Arial Unicode MS"/>
          <w:color w:val="000000"/>
          <w:kern w:val="0"/>
          <w:sz w:val="24"/>
        </w:rPr>
      </w:pPr>
      <w:r>
        <w:rPr>
          <w:rFonts w:eastAsia="Arial Unicode MS"/>
          <w:color w:val="000000"/>
          <w:kern w:val="0"/>
          <w:sz w:val="24"/>
        </w:rPr>
        <w:t xml:space="preserve">A clear walkway </w:t>
      </w:r>
      <w:r>
        <w:rPr>
          <w:rFonts w:hint="eastAsia" w:eastAsia="Arial Unicode MS"/>
          <w:color w:val="000000"/>
          <w:kern w:val="0"/>
          <w:sz w:val="24"/>
        </w:rPr>
        <w:t>shall</w:t>
      </w:r>
      <w:r>
        <w:rPr>
          <w:rFonts w:eastAsia="Arial Unicode MS"/>
          <w:color w:val="000000"/>
          <w:kern w:val="0"/>
          <w:sz w:val="24"/>
        </w:rPr>
        <w:t xml:space="preserve"> be arranged between consoles and window bulkhead.</w:t>
      </w:r>
    </w:p>
    <w:p w14:paraId="1E918D5F">
      <w:pPr>
        <w:pStyle w:val="5"/>
        <w:spacing w:after="312"/>
        <w:ind w:left="42"/>
      </w:pPr>
      <w:r>
        <w:rPr>
          <w:rFonts w:hint="eastAsia"/>
        </w:rPr>
        <w:t>6.8.</w:t>
      </w:r>
      <w:r>
        <w:t>5.2</w:t>
      </w:r>
      <w:r>
        <w:tab/>
      </w:r>
      <w:r>
        <w:t>E/R Workshop</w:t>
      </w:r>
    </w:p>
    <w:p w14:paraId="12CAE859">
      <w:pPr>
        <w:kinsoku w:val="0"/>
        <w:autoSpaceDE w:val="0"/>
        <w:autoSpaceDN w:val="0"/>
        <w:adjustRightInd w:val="0"/>
        <w:ind w:left="1017"/>
        <w:rPr>
          <w:rFonts w:eastAsia="Arial Unicode MS"/>
          <w:kern w:val="0"/>
          <w:sz w:val="24"/>
        </w:rPr>
      </w:pPr>
      <w:r>
        <w:rPr>
          <w:rFonts w:eastAsia="Arial Unicode MS"/>
          <w:kern w:val="0"/>
          <w:sz w:val="24"/>
        </w:rPr>
        <w:t xml:space="preserve">A workshop shall be located in the engine room and provided with such as universal machine tool, etc. as listed in Section </w:t>
      </w:r>
      <w:r>
        <w:rPr>
          <w:rFonts w:hint="eastAsia" w:eastAsia="Arial Unicode MS"/>
          <w:kern w:val="0"/>
          <w:sz w:val="24"/>
        </w:rPr>
        <w:t>6.2.15</w:t>
      </w:r>
      <w:r>
        <w:rPr>
          <w:rFonts w:eastAsia="Arial Unicode MS"/>
          <w:kern w:val="0"/>
          <w:sz w:val="24"/>
        </w:rPr>
        <w:t xml:space="preserve"> and one (1) work bench, two (2) sets of vise, one (1) welding table, shelves, lockers, etc. lifting beam and a door with locking device shall be provided for the workshop. Workshop to be enclosed by steel wall.</w:t>
      </w:r>
    </w:p>
    <w:p w14:paraId="5E791215">
      <w:pPr>
        <w:kinsoku w:val="0"/>
        <w:autoSpaceDE w:val="0"/>
        <w:autoSpaceDN w:val="0"/>
        <w:adjustRightInd w:val="0"/>
        <w:spacing w:before="15" w:line="260" w:lineRule="exact"/>
        <w:rPr>
          <w:rFonts w:eastAsia="Arial Unicode MS"/>
          <w:kern w:val="0"/>
          <w:sz w:val="26"/>
          <w:szCs w:val="26"/>
        </w:rPr>
      </w:pPr>
    </w:p>
    <w:p w14:paraId="32D6DA20">
      <w:pPr>
        <w:kinsoku w:val="0"/>
        <w:autoSpaceDE w:val="0"/>
        <w:autoSpaceDN w:val="0"/>
        <w:adjustRightInd w:val="0"/>
        <w:ind w:left="1017"/>
        <w:rPr>
          <w:rFonts w:eastAsia="Arial Unicode MS"/>
          <w:kern w:val="0"/>
          <w:sz w:val="24"/>
        </w:rPr>
      </w:pPr>
      <w:r>
        <w:rPr>
          <w:rFonts w:eastAsia="Arial Unicode MS"/>
          <w:kern w:val="0"/>
          <w:sz w:val="24"/>
        </w:rPr>
        <w:t xml:space="preserve">Fuel valve test devices shall be located in workshop. </w:t>
      </w:r>
    </w:p>
    <w:p w14:paraId="33822C0C">
      <w:pPr>
        <w:kinsoku w:val="0"/>
        <w:autoSpaceDE w:val="0"/>
        <w:autoSpaceDN w:val="0"/>
        <w:adjustRightInd w:val="0"/>
        <w:ind w:left="1017"/>
        <w:rPr>
          <w:rFonts w:eastAsia="Arial Unicode MS"/>
          <w:kern w:val="0"/>
          <w:sz w:val="24"/>
        </w:rPr>
      </w:pPr>
    </w:p>
    <w:p w14:paraId="2266D4D7">
      <w:pPr>
        <w:kinsoku w:val="0"/>
        <w:autoSpaceDE w:val="0"/>
        <w:autoSpaceDN w:val="0"/>
        <w:adjustRightInd w:val="0"/>
        <w:ind w:left="1017"/>
        <w:rPr>
          <w:rFonts w:eastAsia="Arial Unicode MS"/>
          <w:b/>
          <w:kern w:val="0"/>
          <w:sz w:val="24"/>
        </w:rPr>
      </w:pPr>
      <w:r>
        <w:rPr>
          <w:rFonts w:eastAsia="Arial Unicode MS"/>
          <w:b/>
          <w:kern w:val="0"/>
          <w:sz w:val="24"/>
        </w:rPr>
        <w:t>One (1) tool board to be provided in workshop.</w:t>
      </w:r>
    </w:p>
    <w:p w14:paraId="146FCFC0">
      <w:pPr>
        <w:kinsoku w:val="0"/>
        <w:autoSpaceDE w:val="0"/>
        <w:autoSpaceDN w:val="0"/>
        <w:adjustRightInd w:val="0"/>
        <w:ind w:left="1017"/>
        <w:rPr>
          <w:rFonts w:eastAsia="Arial Unicode MS"/>
          <w:kern w:val="0"/>
          <w:sz w:val="24"/>
        </w:rPr>
      </w:pPr>
    </w:p>
    <w:p w14:paraId="626DC316">
      <w:pPr>
        <w:kinsoku w:val="0"/>
        <w:autoSpaceDE w:val="0"/>
        <w:autoSpaceDN w:val="0"/>
        <w:adjustRightInd w:val="0"/>
        <w:spacing w:line="239" w:lineRule="auto"/>
        <w:ind w:left="1017"/>
        <w:rPr>
          <w:rFonts w:eastAsia="Arial Unicode MS"/>
          <w:kern w:val="0"/>
          <w:sz w:val="24"/>
        </w:rPr>
      </w:pPr>
      <w:r>
        <w:rPr>
          <w:rFonts w:eastAsia="Arial Unicode MS"/>
          <w:kern w:val="0"/>
          <w:sz w:val="24"/>
        </w:rPr>
        <w:t>Acetylene and oxygen bottles shall be installed outside the engine room and suitable piping with blow back valve shall be provided from bottle room to welding space in workshop.</w:t>
      </w:r>
    </w:p>
    <w:p w14:paraId="705A9DBA">
      <w:pPr>
        <w:kinsoku w:val="0"/>
        <w:autoSpaceDE w:val="0"/>
        <w:autoSpaceDN w:val="0"/>
        <w:adjustRightInd w:val="0"/>
        <w:spacing w:line="239" w:lineRule="auto"/>
        <w:ind w:left="1017"/>
        <w:rPr>
          <w:rFonts w:eastAsia="Arial Unicode MS"/>
          <w:kern w:val="0"/>
          <w:sz w:val="24"/>
        </w:rPr>
      </w:pPr>
    </w:p>
    <w:p w14:paraId="4CC72217">
      <w:pPr>
        <w:kinsoku w:val="0"/>
        <w:autoSpaceDE w:val="0"/>
        <w:autoSpaceDN w:val="0"/>
        <w:adjustRightInd w:val="0"/>
        <w:ind w:left="1017"/>
        <w:rPr>
          <w:rFonts w:eastAsia="Arial Unicode MS"/>
          <w:color w:val="000000"/>
          <w:kern w:val="0"/>
          <w:sz w:val="24"/>
        </w:rPr>
      </w:pPr>
      <w:r>
        <w:rPr>
          <w:rFonts w:eastAsia="Arial Unicode MS"/>
          <w:color w:val="000000"/>
          <w:kern w:val="0"/>
          <w:sz w:val="24"/>
        </w:rPr>
        <w:t>One (1) escape with a continuous fire shelter and vertical ladders to open deck shall be provided in compliance with the requirement of MSC 93.</w:t>
      </w:r>
    </w:p>
    <w:p w14:paraId="5744903E">
      <w:pPr>
        <w:kinsoku w:val="0"/>
        <w:autoSpaceDE w:val="0"/>
        <w:autoSpaceDN w:val="0"/>
        <w:adjustRightInd w:val="0"/>
        <w:spacing w:before="16" w:line="260" w:lineRule="exact"/>
        <w:rPr>
          <w:rFonts w:eastAsia="Arial Unicode MS"/>
          <w:kern w:val="0"/>
          <w:sz w:val="26"/>
          <w:szCs w:val="26"/>
        </w:rPr>
      </w:pPr>
    </w:p>
    <w:p w14:paraId="5C729B86">
      <w:pPr>
        <w:pStyle w:val="5"/>
        <w:spacing w:after="312"/>
        <w:ind w:left="42"/>
      </w:pPr>
      <w:r>
        <w:rPr>
          <w:rFonts w:hint="eastAsia"/>
        </w:rPr>
        <w:t>6.8.</w:t>
      </w:r>
      <w:r>
        <w:t>5.3</w:t>
      </w:r>
      <w:r>
        <w:tab/>
      </w:r>
      <w:r>
        <w:t>Electrical Workshop</w:t>
      </w:r>
    </w:p>
    <w:p w14:paraId="4264EF4D">
      <w:pPr>
        <w:kinsoku w:val="0"/>
        <w:autoSpaceDE w:val="0"/>
        <w:autoSpaceDN w:val="0"/>
        <w:adjustRightInd w:val="0"/>
        <w:ind w:left="1017"/>
        <w:rPr>
          <w:rFonts w:eastAsia="Arial Unicode MS"/>
          <w:kern w:val="0"/>
          <w:sz w:val="24"/>
        </w:rPr>
      </w:pPr>
      <w:r>
        <w:rPr>
          <w:rFonts w:eastAsia="Arial Unicode MS"/>
          <w:kern w:val="0"/>
          <w:sz w:val="24"/>
        </w:rPr>
        <w:t>A separate electrical workshop shall be located in the engine room.</w:t>
      </w:r>
    </w:p>
    <w:p w14:paraId="1CC41CE7">
      <w:pPr>
        <w:kinsoku w:val="0"/>
        <w:autoSpaceDE w:val="0"/>
        <w:autoSpaceDN w:val="0"/>
        <w:adjustRightInd w:val="0"/>
        <w:spacing w:before="15" w:line="260" w:lineRule="exact"/>
        <w:rPr>
          <w:rFonts w:eastAsia="Arial Unicode MS"/>
          <w:kern w:val="0"/>
          <w:sz w:val="26"/>
          <w:szCs w:val="26"/>
        </w:rPr>
      </w:pPr>
    </w:p>
    <w:p w14:paraId="7B4CCF63">
      <w:pPr>
        <w:kinsoku w:val="0"/>
        <w:autoSpaceDE w:val="0"/>
        <w:autoSpaceDN w:val="0"/>
        <w:adjustRightInd w:val="0"/>
        <w:ind w:left="1017"/>
        <w:rPr>
          <w:rFonts w:eastAsia="Arial Unicode MS"/>
          <w:kern w:val="0"/>
          <w:sz w:val="24"/>
        </w:rPr>
      </w:pPr>
      <w:r>
        <w:rPr>
          <w:rFonts w:eastAsia="Arial Unicode MS"/>
          <w:kern w:val="0"/>
          <w:sz w:val="24"/>
        </w:rPr>
        <w:t>One (1) motor driven table driller, one (1) bench with vice, and one (1) test panel shall be provided.</w:t>
      </w:r>
    </w:p>
    <w:p w14:paraId="6218920E">
      <w:pPr>
        <w:kinsoku w:val="0"/>
        <w:autoSpaceDE w:val="0"/>
        <w:autoSpaceDN w:val="0"/>
        <w:adjustRightInd w:val="0"/>
        <w:spacing w:before="16" w:line="260" w:lineRule="exact"/>
        <w:rPr>
          <w:rFonts w:eastAsia="Arial Unicode MS"/>
          <w:kern w:val="0"/>
          <w:sz w:val="26"/>
          <w:szCs w:val="26"/>
        </w:rPr>
      </w:pPr>
    </w:p>
    <w:p w14:paraId="47D23E61">
      <w:pPr>
        <w:kinsoku w:val="0"/>
        <w:autoSpaceDE w:val="0"/>
        <w:autoSpaceDN w:val="0"/>
        <w:adjustRightInd w:val="0"/>
        <w:ind w:left="1017"/>
        <w:rPr>
          <w:rFonts w:eastAsia="Arial Unicode MS"/>
          <w:kern w:val="0"/>
          <w:sz w:val="24"/>
        </w:rPr>
      </w:pPr>
      <w:r>
        <w:rPr>
          <w:rFonts w:eastAsia="Arial Unicode MS"/>
          <w:kern w:val="0"/>
          <w:sz w:val="24"/>
        </w:rPr>
        <w:t>Electrical Workshop shall be enclosed by steel wall.</w:t>
      </w:r>
    </w:p>
    <w:p w14:paraId="6F74B304">
      <w:pPr>
        <w:kinsoku w:val="0"/>
        <w:autoSpaceDE w:val="0"/>
        <w:autoSpaceDN w:val="0"/>
        <w:adjustRightInd w:val="0"/>
        <w:spacing w:before="15" w:line="260" w:lineRule="exact"/>
        <w:rPr>
          <w:rFonts w:eastAsia="Arial Unicode MS"/>
          <w:kern w:val="0"/>
          <w:sz w:val="26"/>
          <w:szCs w:val="26"/>
        </w:rPr>
      </w:pPr>
    </w:p>
    <w:p w14:paraId="0C15D598">
      <w:pPr>
        <w:pStyle w:val="5"/>
        <w:spacing w:after="312"/>
        <w:ind w:left="42"/>
      </w:pPr>
      <w:r>
        <w:rPr>
          <w:rFonts w:hint="eastAsia"/>
        </w:rPr>
        <w:t>6.8.</w:t>
      </w:r>
      <w:r>
        <w:t>5.4</w:t>
      </w:r>
      <w:r>
        <w:tab/>
      </w:r>
      <w:r>
        <w:t>Store</w:t>
      </w:r>
    </w:p>
    <w:p w14:paraId="042EE90B">
      <w:pPr>
        <w:kinsoku w:val="0"/>
        <w:autoSpaceDE w:val="0"/>
        <w:autoSpaceDN w:val="0"/>
        <w:adjustRightInd w:val="0"/>
        <w:ind w:left="1017"/>
        <w:rPr>
          <w:rFonts w:eastAsia="Arial Unicode MS"/>
          <w:kern w:val="0"/>
          <w:sz w:val="24"/>
        </w:rPr>
      </w:pPr>
      <w:r>
        <w:rPr>
          <w:rFonts w:eastAsia="Arial Unicode MS"/>
          <w:kern w:val="0"/>
          <w:sz w:val="24"/>
        </w:rPr>
        <w:t>Each one (1) engine store and electric store shall be arranged and suitable steel shelves laid wood plate shall be provided in the store. The electrical store will be isolated with electrical workshop by steel wire wall.</w:t>
      </w:r>
    </w:p>
    <w:p w14:paraId="477DC42A">
      <w:pPr>
        <w:kinsoku w:val="0"/>
        <w:autoSpaceDE w:val="0"/>
        <w:autoSpaceDN w:val="0"/>
        <w:adjustRightInd w:val="0"/>
        <w:ind w:left="1017"/>
        <w:rPr>
          <w:rFonts w:eastAsia="Arial Unicode MS"/>
          <w:kern w:val="0"/>
          <w:sz w:val="24"/>
        </w:rPr>
      </w:pPr>
    </w:p>
    <w:p w14:paraId="17DF8274">
      <w:pPr>
        <w:kinsoku w:val="0"/>
        <w:autoSpaceDE w:val="0"/>
        <w:autoSpaceDN w:val="0"/>
        <w:adjustRightInd w:val="0"/>
        <w:ind w:left="1017"/>
        <w:rPr>
          <w:rFonts w:eastAsia="Arial Unicode MS"/>
          <w:b/>
          <w:i/>
          <w:kern w:val="0"/>
          <w:sz w:val="24"/>
        </w:rPr>
      </w:pPr>
      <w:r>
        <w:rPr>
          <w:rFonts w:eastAsia="Arial Unicode MS"/>
          <w:b/>
          <w:i/>
          <w:kern w:val="0"/>
          <w:sz w:val="24"/>
        </w:rPr>
        <w:t>There are six(6) drawer style storage to be installed in the engine store.</w:t>
      </w:r>
    </w:p>
    <w:p w14:paraId="3F53D32F">
      <w:pPr>
        <w:pStyle w:val="4"/>
      </w:pPr>
      <w:bookmarkStart w:id="431" w:name="_Toc50572640"/>
      <w:r>
        <w:rPr>
          <w:rFonts w:hint="eastAsia"/>
        </w:rPr>
        <w:t>6.8.</w:t>
      </w:r>
      <w:r>
        <w:t>6</w:t>
      </w:r>
      <w:r>
        <w:tab/>
      </w:r>
      <w:r>
        <w:t>LADDERS, HANDRAILS, GRATINGS AND FLOOR PLATES</w:t>
      </w:r>
      <w:bookmarkEnd w:id="431"/>
    </w:p>
    <w:p w14:paraId="11F0B25E">
      <w:pPr>
        <w:kinsoku w:val="0"/>
        <w:autoSpaceDE w:val="0"/>
        <w:autoSpaceDN w:val="0"/>
        <w:adjustRightInd w:val="0"/>
        <w:ind w:left="1017"/>
        <w:rPr>
          <w:rFonts w:eastAsia="Arial Unicode MS"/>
          <w:kern w:val="0"/>
          <w:sz w:val="24"/>
        </w:rPr>
      </w:pPr>
      <w:r>
        <w:rPr>
          <w:rFonts w:eastAsia="Arial Unicode MS"/>
          <w:kern w:val="0"/>
          <w:sz w:val="24"/>
        </w:rPr>
        <w:t>The painted ladders, painted handrails, painted gratings and painted floor plates shall be provided in accordance with shipbuilder practice.</w:t>
      </w:r>
    </w:p>
    <w:p w14:paraId="57A8805D">
      <w:pPr>
        <w:kinsoku w:val="0"/>
        <w:autoSpaceDE w:val="0"/>
        <w:autoSpaceDN w:val="0"/>
        <w:adjustRightInd w:val="0"/>
        <w:ind w:left="1017"/>
        <w:rPr>
          <w:rFonts w:eastAsia="Arial Unicode MS"/>
          <w:kern w:val="0"/>
          <w:sz w:val="24"/>
        </w:rPr>
      </w:pPr>
    </w:p>
    <w:p w14:paraId="7CE35A27">
      <w:pPr>
        <w:pStyle w:val="5"/>
        <w:spacing w:after="312"/>
        <w:ind w:left="42"/>
      </w:pPr>
      <w:bookmarkStart w:id="432" w:name="OLE_LINK56"/>
      <w:bookmarkStart w:id="433" w:name="OLE_LINK55"/>
      <w:r>
        <w:rPr>
          <w:rFonts w:hint="eastAsia"/>
        </w:rPr>
        <w:t>6.8.</w:t>
      </w:r>
      <w:r>
        <w:t>6.1</w:t>
      </w:r>
      <w:r>
        <w:tab/>
      </w:r>
      <w:r>
        <w:t>Ladder</w:t>
      </w:r>
      <w:bookmarkEnd w:id="432"/>
      <w:bookmarkEnd w:id="433"/>
    </w:p>
    <w:p w14:paraId="6E308484">
      <w:pPr>
        <w:kinsoku w:val="0"/>
        <w:autoSpaceDE w:val="0"/>
        <w:autoSpaceDN w:val="0"/>
        <w:adjustRightInd w:val="0"/>
        <w:spacing w:line="274" w:lineRule="exact"/>
        <w:ind w:left="1017"/>
        <w:rPr>
          <w:rFonts w:eastAsia="Arial Unicode MS"/>
          <w:kern w:val="0"/>
          <w:sz w:val="24"/>
        </w:rPr>
      </w:pPr>
      <w:r>
        <w:rPr>
          <w:rFonts w:eastAsia="Arial Unicode MS"/>
          <w:kern w:val="0"/>
          <w:sz w:val="24"/>
        </w:rPr>
        <w:t xml:space="preserve">Main access ladders shall be led fore and aft wherever possible and to slope of </w:t>
      </w:r>
      <w:r>
        <w:rPr>
          <w:rFonts w:hint="eastAsia" w:eastAsia="Arial Unicode MS"/>
          <w:kern w:val="0"/>
          <w:sz w:val="24"/>
        </w:rPr>
        <w:t>55~</w:t>
      </w:r>
      <w:r>
        <w:rPr>
          <w:rFonts w:eastAsia="Arial Unicode MS"/>
          <w:kern w:val="0"/>
          <w:sz w:val="24"/>
        </w:rPr>
        <w:t>60 degrees from the horizontal, and width of main ladder shall be of 700mm and that of sub-ladders 500 mm.</w:t>
      </w:r>
    </w:p>
    <w:p w14:paraId="220260DC">
      <w:pPr>
        <w:kinsoku w:val="0"/>
        <w:autoSpaceDE w:val="0"/>
        <w:autoSpaceDN w:val="0"/>
        <w:adjustRightInd w:val="0"/>
        <w:spacing w:line="240" w:lineRule="exact"/>
        <w:ind w:left="1017"/>
        <w:rPr>
          <w:rFonts w:eastAsia="Arial Unicode MS"/>
          <w:kern w:val="0"/>
          <w:sz w:val="24"/>
        </w:rPr>
      </w:pPr>
    </w:p>
    <w:p w14:paraId="3ECB2AE1">
      <w:pPr>
        <w:kinsoku w:val="0"/>
        <w:autoSpaceDE w:val="0"/>
        <w:autoSpaceDN w:val="0"/>
        <w:adjustRightInd w:val="0"/>
        <w:spacing w:line="280" w:lineRule="exact"/>
        <w:ind w:left="1015"/>
        <w:rPr>
          <w:rFonts w:eastAsia="Arial Unicode MS"/>
          <w:kern w:val="0"/>
          <w:sz w:val="24"/>
        </w:rPr>
      </w:pPr>
      <w:r>
        <w:rPr>
          <w:rFonts w:eastAsia="Arial Unicode MS"/>
          <w:kern w:val="0"/>
          <w:sz w:val="24"/>
        </w:rPr>
        <w:t>Ladders to be inclined type, except where it is unavoidable, vertical ladder shall be used for unimportant access provision. Galvanized steel dust guard shall be fitted at underside of main ladders.</w:t>
      </w:r>
    </w:p>
    <w:p w14:paraId="7123081B">
      <w:pPr>
        <w:kinsoku w:val="0"/>
        <w:autoSpaceDE w:val="0"/>
        <w:autoSpaceDN w:val="0"/>
        <w:adjustRightInd w:val="0"/>
        <w:spacing w:before="16" w:line="260" w:lineRule="exact"/>
        <w:rPr>
          <w:rFonts w:eastAsia="Arial Unicode MS"/>
          <w:kern w:val="0"/>
          <w:sz w:val="26"/>
          <w:szCs w:val="26"/>
        </w:rPr>
      </w:pPr>
    </w:p>
    <w:p w14:paraId="1A8BBB72">
      <w:pPr>
        <w:kinsoku w:val="0"/>
        <w:autoSpaceDE w:val="0"/>
        <w:autoSpaceDN w:val="0"/>
        <w:adjustRightInd w:val="0"/>
        <w:ind w:left="1017"/>
        <w:rPr>
          <w:rFonts w:eastAsia="Arial Unicode MS"/>
          <w:kern w:val="0"/>
          <w:sz w:val="24"/>
        </w:rPr>
      </w:pPr>
      <w:r>
        <w:rPr>
          <w:rFonts w:eastAsia="Arial Unicode MS"/>
          <w:kern w:val="0"/>
          <w:sz w:val="24"/>
        </w:rPr>
        <w:t>Treads shall be a non-slip type.</w:t>
      </w:r>
    </w:p>
    <w:p w14:paraId="2B122C6D">
      <w:pPr>
        <w:kinsoku w:val="0"/>
        <w:autoSpaceDE w:val="0"/>
        <w:autoSpaceDN w:val="0"/>
        <w:adjustRightInd w:val="0"/>
        <w:spacing w:before="16" w:line="260" w:lineRule="exact"/>
        <w:rPr>
          <w:rFonts w:eastAsia="Arial Unicode MS"/>
          <w:kern w:val="0"/>
          <w:sz w:val="26"/>
          <w:szCs w:val="26"/>
        </w:rPr>
      </w:pPr>
    </w:p>
    <w:p w14:paraId="4C748F9C">
      <w:pPr>
        <w:kinsoku w:val="0"/>
        <w:autoSpaceDE w:val="0"/>
        <w:autoSpaceDN w:val="0"/>
        <w:adjustRightInd w:val="0"/>
        <w:ind w:left="1017"/>
        <w:rPr>
          <w:rFonts w:eastAsia="Arial Unicode MS"/>
          <w:kern w:val="0"/>
          <w:sz w:val="24"/>
        </w:rPr>
      </w:pPr>
      <w:r>
        <w:rPr>
          <w:rFonts w:eastAsia="Arial Unicode MS"/>
          <w:kern w:val="0"/>
          <w:sz w:val="24"/>
        </w:rPr>
        <w:t>All ladders shall be attached at top and bottom by bolts to provide ready portability for overhaul of machinery when necessary.</w:t>
      </w:r>
    </w:p>
    <w:p w14:paraId="4AD514B4">
      <w:pPr>
        <w:kinsoku w:val="0"/>
        <w:autoSpaceDE w:val="0"/>
        <w:autoSpaceDN w:val="0"/>
        <w:adjustRightInd w:val="0"/>
        <w:spacing w:before="15" w:line="260" w:lineRule="exact"/>
        <w:rPr>
          <w:rFonts w:eastAsia="Arial Unicode MS"/>
          <w:kern w:val="0"/>
          <w:sz w:val="26"/>
          <w:szCs w:val="26"/>
        </w:rPr>
      </w:pPr>
    </w:p>
    <w:p w14:paraId="3140A833">
      <w:pPr>
        <w:pStyle w:val="5"/>
        <w:spacing w:after="312"/>
        <w:ind w:left="42"/>
      </w:pPr>
      <w:r>
        <w:rPr>
          <w:rFonts w:hint="eastAsia"/>
        </w:rPr>
        <w:t>6.8.</w:t>
      </w:r>
      <w:r>
        <w:t>6.2</w:t>
      </w:r>
      <w:r>
        <w:tab/>
      </w:r>
      <w:r>
        <w:t>Handrail</w:t>
      </w:r>
    </w:p>
    <w:p w14:paraId="27BCD656">
      <w:pPr>
        <w:kinsoku w:val="0"/>
        <w:autoSpaceDE w:val="0"/>
        <w:autoSpaceDN w:val="0"/>
        <w:adjustRightInd w:val="0"/>
        <w:spacing w:line="239" w:lineRule="auto"/>
        <w:ind w:left="1017"/>
        <w:rPr>
          <w:rFonts w:eastAsia="Arial Unicode MS"/>
          <w:kern w:val="0"/>
          <w:sz w:val="24"/>
        </w:rPr>
      </w:pPr>
      <w:r>
        <w:rPr>
          <w:rFonts w:eastAsia="Arial Unicode MS"/>
          <w:kern w:val="0"/>
          <w:sz w:val="24"/>
        </w:rPr>
        <w:t>Handrail shall be fitted at gratings, ladders and floors where necessary for the safety and convenience of operating personal. Handrails shall be of steel pipe carried in steel pipe stanchions and shall be fitted with portable section where required for overhauling machinery.</w:t>
      </w:r>
    </w:p>
    <w:p w14:paraId="3C7C2035">
      <w:pPr>
        <w:kinsoku w:val="0"/>
        <w:autoSpaceDE w:val="0"/>
        <w:autoSpaceDN w:val="0"/>
        <w:adjustRightInd w:val="0"/>
        <w:spacing w:before="16" w:line="260" w:lineRule="exact"/>
        <w:rPr>
          <w:rFonts w:eastAsia="Arial Unicode MS"/>
          <w:kern w:val="0"/>
          <w:sz w:val="26"/>
          <w:szCs w:val="26"/>
        </w:rPr>
      </w:pPr>
    </w:p>
    <w:p w14:paraId="6950B24A">
      <w:pPr>
        <w:kinsoku w:val="0"/>
        <w:autoSpaceDE w:val="0"/>
        <w:autoSpaceDN w:val="0"/>
        <w:adjustRightInd w:val="0"/>
        <w:ind w:left="1017"/>
        <w:rPr>
          <w:rFonts w:eastAsia="Arial Unicode MS"/>
          <w:kern w:val="0"/>
          <w:sz w:val="24"/>
        </w:rPr>
      </w:pPr>
      <w:r>
        <w:rPr>
          <w:rFonts w:eastAsia="Arial Unicode MS"/>
          <w:kern w:val="0"/>
          <w:sz w:val="24"/>
        </w:rPr>
        <w:t>Handrails shall have a clear hand space of at least 50mm from adjacent equipment and bulkhead.</w:t>
      </w:r>
    </w:p>
    <w:p w14:paraId="6D5D088A">
      <w:pPr>
        <w:kinsoku w:val="0"/>
        <w:autoSpaceDE w:val="0"/>
        <w:autoSpaceDN w:val="0"/>
        <w:adjustRightInd w:val="0"/>
        <w:spacing w:before="15" w:line="260" w:lineRule="exact"/>
        <w:rPr>
          <w:rFonts w:eastAsia="Arial Unicode MS"/>
          <w:kern w:val="0"/>
          <w:sz w:val="26"/>
          <w:szCs w:val="26"/>
        </w:rPr>
      </w:pPr>
    </w:p>
    <w:p w14:paraId="6039ABCA">
      <w:pPr>
        <w:pStyle w:val="5"/>
        <w:spacing w:after="312"/>
        <w:ind w:left="42"/>
      </w:pPr>
      <w:r>
        <w:rPr>
          <w:rFonts w:hint="eastAsia"/>
        </w:rPr>
        <w:t>6.8.</w:t>
      </w:r>
      <w:r>
        <w:t>6.3</w:t>
      </w:r>
      <w:r>
        <w:tab/>
      </w:r>
      <w:r>
        <w:t>Floor plate</w:t>
      </w:r>
    </w:p>
    <w:p w14:paraId="608CFBF8">
      <w:pPr>
        <w:kinsoku w:val="0"/>
        <w:autoSpaceDE w:val="0"/>
        <w:autoSpaceDN w:val="0"/>
        <w:adjustRightInd w:val="0"/>
        <w:spacing w:line="239" w:lineRule="auto"/>
        <w:ind w:left="1017"/>
        <w:rPr>
          <w:rFonts w:eastAsia="Arial Unicode MS"/>
          <w:kern w:val="0"/>
          <w:sz w:val="24"/>
        </w:rPr>
      </w:pPr>
      <w:r>
        <w:rPr>
          <w:rFonts w:eastAsia="Arial Unicode MS"/>
          <w:kern w:val="0"/>
          <w:sz w:val="24"/>
        </w:rPr>
        <w:t xml:space="preserve">In general, the flooring shall be checkered steel plate of about 4.5 mm in thickness, supported and fastened to suitable bars of angle frame by not less four (4) stainless steel </w:t>
      </w:r>
      <w:r>
        <w:rPr>
          <w:rFonts w:hint="eastAsia" w:eastAsia="Arial Unicode MS"/>
          <w:kern w:val="0"/>
          <w:sz w:val="24"/>
        </w:rPr>
        <w:t xml:space="preserve">or brass </w:t>
      </w:r>
      <w:r>
        <w:rPr>
          <w:rFonts w:eastAsia="Arial Unicode MS"/>
          <w:kern w:val="0"/>
          <w:sz w:val="24"/>
        </w:rPr>
        <w:t>screws.</w:t>
      </w:r>
    </w:p>
    <w:p w14:paraId="19F5F2FD">
      <w:pPr>
        <w:kinsoku w:val="0"/>
        <w:autoSpaceDE w:val="0"/>
        <w:autoSpaceDN w:val="0"/>
        <w:adjustRightInd w:val="0"/>
        <w:spacing w:line="239" w:lineRule="auto"/>
        <w:ind w:left="1017"/>
        <w:rPr>
          <w:rFonts w:eastAsia="Arial Unicode MS"/>
          <w:kern w:val="0"/>
          <w:sz w:val="24"/>
        </w:rPr>
      </w:pPr>
    </w:p>
    <w:p w14:paraId="7C7ADB3D">
      <w:pPr>
        <w:kinsoku w:val="0"/>
        <w:autoSpaceDE w:val="0"/>
        <w:autoSpaceDN w:val="0"/>
        <w:adjustRightInd w:val="0"/>
        <w:spacing w:line="239" w:lineRule="auto"/>
        <w:ind w:left="1017"/>
        <w:rPr>
          <w:rFonts w:eastAsia="Arial Unicode MS"/>
          <w:kern w:val="0"/>
          <w:sz w:val="24"/>
        </w:rPr>
      </w:pPr>
      <w:r>
        <w:rPr>
          <w:rFonts w:eastAsia="Arial Unicode MS"/>
          <w:kern w:val="0"/>
          <w:sz w:val="24"/>
        </w:rPr>
        <w:t xml:space="preserve">Removable sections shall be provided as required for proper access for handling and inspection of the equipment located under floor and for manholes. </w:t>
      </w:r>
    </w:p>
    <w:p w14:paraId="3CC7B8C5">
      <w:pPr>
        <w:kinsoku w:val="0"/>
        <w:autoSpaceDE w:val="0"/>
        <w:autoSpaceDN w:val="0"/>
        <w:adjustRightInd w:val="0"/>
        <w:spacing w:line="239" w:lineRule="auto"/>
        <w:ind w:left="1017"/>
        <w:rPr>
          <w:rFonts w:eastAsia="Arial Unicode MS"/>
          <w:kern w:val="0"/>
          <w:sz w:val="24"/>
        </w:rPr>
      </w:pPr>
    </w:p>
    <w:p w14:paraId="504D053C">
      <w:pPr>
        <w:kinsoku w:val="0"/>
        <w:autoSpaceDE w:val="0"/>
        <w:autoSpaceDN w:val="0"/>
        <w:adjustRightInd w:val="0"/>
        <w:spacing w:line="239" w:lineRule="auto"/>
        <w:ind w:left="1017"/>
        <w:rPr>
          <w:rFonts w:eastAsia="Arial Unicode MS"/>
          <w:kern w:val="0"/>
          <w:sz w:val="24"/>
        </w:rPr>
      </w:pPr>
      <w:r>
        <w:rPr>
          <w:rFonts w:eastAsia="Arial Unicode MS"/>
          <w:kern w:val="0"/>
          <w:sz w:val="24"/>
        </w:rPr>
        <w:t>Floor plates sections not to be larger than what can be handled by one man as far as practicable.</w:t>
      </w:r>
    </w:p>
    <w:p w14:paraId="08075A04">
      <w:pPr>
        <w:kinsoku w:val="0"/>
        <w:autoSpaceDE w:val="0"/>
        <w:autoSpaceDN w:val="0"/>
        <w:adjustRightInd w:val="0"/>
        <w:spacing w:before="16" w:line="260" w:lineRule="exact"/>
        <w:rPr>
          <w:rFonts w:eastAsia="Arial Unicode MS"/>
          <w:kern w:val="0"/>
          <w:sz w:val="26"/>
          <w:szCs w:val="26"/>
        </w:rPr>
      </w:pPr>
    </w:p>
    <w:p w14:paraId="44F6271F">
      <w:pPr>
        <w:kinsoku w:val="0"/>
        <w:autoSpaceDE w:val="0"/>
        <w:autoSpaceDN w:val="0"/>
        <w:adjustRightInd w:val="0"/>
        <w:ind w:left="1017"/>
        <w:rPr>
          <w:rFonts w:eastAsia="Arial Unicode MS"/>
          <w:kern w:val="0"/>
          <w:sz w:val="24"/>
        </w:rPr>
      </w:pPr>
      <w:r>
        <w:rPr>
          <w:rFonts w:eastAsia="Arial Unicode MS"/>
          <w:kern w:val="0"/>
          <w:sz w:val="24"/>
        </w:rPr>
        <w:t>Coaming of height 50mm shall be provided around permanent openings.</w:t>
      </w:r>
    </w:p>
    <w:p w14:paraId="03AFA79A">
      <w:pPr>
        <w:kinsoku w:val="0"/>
        <w:autoSpaceDE w:val="0"/>
        <w:autoSpaceDN w:val="0"/>
        <w:adjustRightInd w:val="0"/>
        <w:spacing w:line="239" w:lineRule="auto"/>
        <w:ind w:left="1017"/>
        <w:rPr>
          <w:rFonts w:eastAsia="Arial Unicode MS"/>
          <w:b/>
          <w:kern w:val="0"/>
          <w:sz w:val="24"/>
        </w:rPr>
      </w:pPr>
      <w:r>
        <w:rPr>
          <w:rFonts w:eastAsia="Arial Unicode MS"/>
          <w:b/>
          <w:kern w:val="0"/>
          <w:sz w:val="24"/>
        </w:rPr>
        <w:t>Opening in the checkered steel plate for valve access shall be cut by a tool on site.</w:t>
      </w:r>
    </w:p>
    <w:p w14:paraId="1FB1494F">
      <w:pPr>
        <w:kinsoku w:val="0"/>
        <w:autoSpaceDE w:val="0"/>
        <w:autoSpaceDN w:val="0"/>
        <w:adjustRightInd w:val="0"/>
        <w:spacing w:line="239" w:lineRule="auto"/>
        <w:ind w:left="1017"/>
        <w:rPr>
          <w:rFonts w:eastAsia="Arial Unicode MS"/>
          <w:kern w:val="0"/>
          <w:sz w:val="24"/>
        </w:rPr>
      </w:pPr>
    </w:p>
    <w:p w14:paraId="35F90323">
      <w:pPr>
        <w:kinsoku w:val="0"/>
        <w:autoSpaceDE w:val="0"/>
        <w:autoSpaceDN w:val="0"/>
        <w:adjustRightInd w:val="0"/>
        <w:spacing w:line="239" w:lineRule="auto"/>
        <w:ind w:left="1017"/>
        <w:rPr>
          <w:rFonts w:eastAsia="Arial Unicode MS"/>
          <w:kern w:val="0"/>
          <w:sz w:val="24"/>
        </w:rPr>
      </w:pPr>
    </w:p>
    <w:p w14:paraId="7EF43D24">
      <w:pPr>
        <w:pStyle w:val="5"/>
        <w:spacing w:after="312"/>
        <w:ind w:left="42"/>
      </w:pPr>
      <w:r>
        <w:rPr>
          <w:rFonts w:hint="eastAsia"/>
        </w:rPr>
        <w:t>6.8.</w:t>
      </w:r>
      <w:r>
        <w:t>6.4</w:t>
      </w:r>
      <w:r>
        <w:tab/>
      </w:r>
      <w:r>
        <w:t>Grating</w:t>
      </w:r>
    </w:p>
    <w:p w14:paraId="03B158A7">
      <w:pPr>
        <w:kinsoku w:val="0"/>
        <w:autoSpaceDE w:val="0"/>
        <w:autoSpaceDN w:val="0"/>
        <w:adjustRightInd w:val="0"/>
        <w:ind w:left="1017"/>
        <w:rPr>
          <w:rFonts w:eastAsia="Arial Unicode MS"/>
          <w:kern w:val="0"/>
          <w:sz w:val="24"/>
        </w:rPr>
      </w:pPr>
      <w:r>
        <w:rPr>
          <w:rFonts w:eastAsia="Arial Unicode MS"/>
          <w:kern w:val="0"/>
          <w:sz w:val="24"/>
        </w:rPr>
        <w:t>Adequate grating of steel shall be provided for machinery space walkways, platforms and floors only where specifically required for ventilation and continuous visibility purposes. Gratings to be made of twisted bar and steel plate, suitable spaced and properly fitted in steel flat frames.</w:t>
      </w:r>
    </w:p>
    <w:p w14:paraId="2ECB6792">
      <w:pPr>
        <w:kinsoku w:val="0"/>
        <w:autoSpaceDE w:val="0"/>
        <w:autoSpaceDN w:val="0"/>
        <w:adjustRightInd w:val="0"/>
        <w:spacing w:before="15" w:line="260" w:lineRule="exact"/>
        <w:rPr>
          <w:rFonts w:eastAsia="Arial Unicode MS"/>
          <w:kern w:val="0"/>
          <w:sz w:val="26"/>
          <w:szCs w:val="26"/>
        </w:rPr>
      </w:pPr>
    </w:p>
    <w:p w14:paraId="12B778E2">
      <w:pPr>
        <w:pStyle w:val="5"/>
        <w:spacing w:after="312"/>
        <w:ind w:left="42"/>
      </w:pPr>
      <w:bookmarkStart w:id="434" w:name="OLE_LINK57"/>
      <w:bookmarkStart w:id="435" w:name="OLE_LINK58"/>
      <w:r>
        <w:rPr>
          <w:rFonts w:hint="eastAsia"/>
        </w:rPr>
        <w:t>6.8.</w:t>
      </w:r>
      <w:r>
        <w:t>6.5</w:t>
      </w:r>
      <w:r>
        <w:tab/>
      </w:r>
      <w:r>
        <w:t>Funnel</w:t>
      </w:r>
      <w:bookmarkEnd w:id="434"/>
      <w:bookmarkEnd w:id="435"/>
    </w:p>
    <w:p w14:paraId="661BAB91">
      <w:pPr>
        <w:kinsoku w:val="0"/>
        <w:autoSpaceDE w:val="0"/>
        <w:autoSpaceDN w:val="0"/>
        <w:adjustRightInd w:val="0"/>
        <w:ind w:left="1017"/>
        <w:rPr>
          <w:rFonts w:eastAsia="Arial Unicode MS"/>
          <w:kern w:val="0"/>
          <w:sz w:val="24"/>
        </w:rPr>
      </w:pPr>
      <w:r>
        <w:rPr>
          <w:rFonts w:eastAsia="Arial Unicode MS"/>
          <w:kern w:val="0"/>
          <w:sz w:val="24"/>
        </w:rPr>
        <w:t>Ladder and grating also shall be installed in funnel. The flue louver shall be controlled outside the funnel by compressed air and also</w:t>
      </w:r>
      <w:r>
        <w:rPr>
          <w:rFonts w:hint="eastAsia" w:eastAsia="Arial Unicode MS"/>
          <w:kern w:val="0"/>
          <w:sz w:val="24"/>
        </w:rPr>
        <w:t xml:space="preserve"> can be controlled</w:t>
      </w:r>
      <w:r>
        <w:rPr>
          <w:rFonts w:eastAsia="Arial Unicode MS"/>
          <w:kern w:val="0"/>
          <w:sz w:val="24"/>
        </w:rPr>
        <w:t xml:space="preserve"> by manual.</w:t>
      </w:r>
    </w:p>
    <w:p w14:paraId="6E4A91B4">
      <w:pPr>
        <w:kinsoku w:val="0"/>
        <w:autoSpaceDE w:val="0"/>
        <w:autoSpaceDN w:val="0"/>
        <w:adjustRightInd w:val="0"/>
        <w:spacing w:before="16" w:line="260" w:lineRule="exact"/>
        <w:rPr>
          <w:rFonts w:eastAsia="Arial Unicode MS"/>
          <w:kern w:val="0"/>
          <w:sz w:val="26"/>
          <w:szCs w:val="26"/>
        </w:rPr>
      </w:pPr>
    </w:p>
    <w:p w14:paraId="3EF9DC01">
      <w:pPr>
        <w:pStyle w:val="5"/>
        <w:spacing w:after="312"/>
        <w:ind w:left="42"/>
      </w:pPr>
      <w:r>
        <w:rPr>
          <w:rFonts w:hint="eastAsia"/>
        </w:rPr>
        <w:t>6.8.</w:t>
      </w:r>
      <w:r>
        <w:t>6.6</w:t>
      </w:r>
      <w:r>
        <w:tab/>
      </w:r>
      <w:r>
        <w:t>Protection Device</w:t>
      </w:r>
    </w:p>
    <w:p w14:paraId="06C2DA7F">
      <w:pPr>
        <w:kinsoku w:val="0"/>
        <w:autoSpaceDE w:val="0"/>
        <w:autoSpaceDN w:val="0"/>
        <w:adjustRightInd w:val="0"/>
        <w:ind w:left="1017"/>
        <w:rPr>
          <w:rFonts w:eastAsia="Arial Unicode MS"/>
          <w:kern w:val="0"/>
          <w:sz w:val="24"/>
        </w:rPr>
      </w:pPr>
      <w:r>
        <w:rPr>
          <w:rFonts w:eastAsia="Arial Unicode MS"/>
          <w:kern w:val="0"/>
          <w:sz w:val="24"/>
        </w:rPr>
        <w:t>All moving parts such as flywheel, coupling shall be protected by safety cover or hand rail.</w:t>
      </w:r>
    </w:p>
    <w:p w14:paraId="70F8C132">
      <w:pPr>
        <w:pStyle w:val="4"/>
      </w:pPr>
      <w:bookmarkStart w:id="436" w:name="_Toc50572641"/>
      <w:r>
        <w:rPr>
          <w:rFonts w:hint="eastAsia"/>
        </w:rPr>
        <w:t>6.8.</w:t>
      </w:r>
      <w:r>
        <w:t>7</w:t>
      </w:r>
      <w:r>
        <w:tab/>
      </w:r>
      <w:r>
        <w:t>DISTINGUISHING AND UNIT</w:t>
      </w:r>
      <w:bookmarkEnd w:id="436"/>
    </w:p>
    <w:p w14:paraId="49D133F0">
      <w:pPr>
        <w:kinsoku w:val="0"/>
        <w:autoSpaceDE w:val="0"/>
        <w:autoSpaceDN w:val="0"/>
        <w:adjustRightInd w:val="0"/>
        <w:spacing w:line="239" w:lineRule="auto"/>
        <w:ind w:left="1017"/>
        <w:rPr>
          <w:rFonts w:eastAsia="Arial Unicode MS"/>
          <w:kern w:val="0"/>
          <w:sz w:val="24"/>
        </w:rPr>
      </w:pPr>
      <w:r>
        <w:rPr>
          <w:rFonts w:eastAsia="Arial Unicode MS"/>
          <w:kern w:val="0"/>
          <w:sz w:val="24"/>
        </w:rPr>
        <w:t>In case of two or more sets of identical machinery units are installed, those machinery shall be distinguished by numbering. In general, the numbering shall be carried out in this way:</w:t>
      </w:r>
    </w:p>
    <w:p w14:paraId="205264B3">
      <w:pPr>
        <w:kinsoku w:val="0"/>
        <w:autoSpaceDE w:val="0"/>
        <w:autoSpaceDN w:val="0"/>
        <w:adjustRightInd w:val="0"/>
        <w:spacing w:line="240" w:lineRule="exact"/>
        <w:ind w:left="1378"/>
        <w:rPr>
          <w:rFonts w:eastAsia="Arial Unicode MS"/>
          <w:kern w:val="0"/>
          <w:sz w:val="24"/>
        </w:rPr>
      </w:pPr>
      <w:r>
        <w:rPr>
          <w:rFonts w:eastAsia="Arial Unicode MS"/>
          <w:kern w:val="0"/>
          <w:sz w:val="24"/>
        </w:rPr>
        <w:t>From up to down</w:t>
      </w:r>
    </w:p>
    <w:p w14:paraId="55AB301D">
      <w:pPr>
        <w:kinsoku w:val="0"/>
        <w:autoSpaceDE w:val="0"/>
        <w:autoSpaceDN w:val="0"/>
        <w:adjustRightInd w:val="0"/>
        <w:spacing w:before="2" w:line="276" w:lineRule="exact"/>
        <w:ind w:left="1378"/>
        <w:rPr>
          <w:rFonts w:eastAsia="Arial Unicode MS"/>
          <w:kern w:val="0"/>
          <w:sz w:val="24"/>
        </w:rPr>
      </w:pPr>
      <w:r>
        <w:rPr>
          <w:rFonts w:eastAsia="Arial Unicode MS"/>
          <w:kern w:val="0"/>
          <w:sz w:val="24"/>
        </w:rPr>
        <w:t xml:space="preserve">From fore to aft. </w:t>
      </w:r>
    </w:p>
    <w:p w14:paraId="30B4E5ED">
      <w:pPr>
        <w:kinsoku w:val="0"/>
        <w:autoSpaceDE w:val="0"/>
        <w:autoSpaceDN w:val="0"/>
        <w:adjustRightInd w:val="0"/>
        <w:spacing w:before="2" w:line="276" w:lineRule="exact"/>
        <w:ind w:left="1378"/>
        <w:rPr>
          <w:rFonts w:eastAsia="Arial Unicode MS"/>
          <w:kern w:val="0"/>
          <w:sz w:val="24"/>
        </w:rPr>
      </w:pPr>
      <w:r>
        <w:rPr>
          <w:rFonts w:eastAsia="Arial Unicode MS"/>
          <w:kern w:val="0"/>
          <w:sz w:val="24"/>
        </w:rPr>
        <w:t xml:space="preserve">From </w:t>
      </w:r>
      <w:r>
        <w:rPr>
          <w:rFonts w:hint="eastAsia" w:eastAsia="Arial Unicode MS"/>
          <w:kern w:val="0"/>
          <w:sz w:val="24"/>
        </w:rPr>
        <w:t>port</w:t>
      </w:r>
      <w:r>
        <w:rPr>
          <w:rFonts w:eastAsia="Arial Unicode MS"/>
          <w:kern w:val="0"/>
          <w:sz w:val="24"/>
        </w:rPr>
        <w:t xml:space="preserve"> to </w:t>
      </w:r>
      <w:r>
        <w:rPr>
          <w:rFonts w:hint="eastAsia" w:eastAsia="Arial Unicode MS"/>
          <w:kern w:val="0"/>
          <w:sz w:val="24"/>
        </w:rPr>
        <w:t>starboard</w:t>
      </w:r>
    </w:p>
    <w:p w14:paraId="4601593E">
      <w:pPr>
        <w:kinsoku w:val="0"/>
        <w:autoSpaceDE w:val="0"/>
        <w:autoSpaceDN w:val="0"/>
        <w:adjustRightInd w:val="0"/>
        <w:spacing w:before="13" w:line="260" w:lineRule="exact"/>
        <w:rPr>
          <w:rFonts w:eastAsia="Arial Unicode MS"/>
          <w:kern w:val="0"/>
          <w:sz w:val="26"/>
          <w:szCs w:val="26"/>
        </w:rPr>
      </w:pPr>
    </w:p>
    <w:p w14:paraId="3507FB25">
      <w:pPr>
        <w:kinsoku w:val="0"/>
        <w:autoSpaceDE w:val="0"/>
        <w:autoSpaceDN w:val="0"/>
        <w:adjustRightInd w:val="0"/>
        <w:ind w:left="1017"/>
        <w:rPr>
          <w:rFonts w:eastAsia="Arial Unicode MS"/>
          <w:kern w:val="0"/>
          <w:sz w:val="24"/>
        </w:rPr>
      </w:pPr>
      <w:r>
        <w:rPr>
          <w:rFonts w:eastAsia="Arial Unicode MS"/>
          <w:kern w:val="0"/>
          <w:sz w:val="24"/>
        </w:rPr>
        <w:t>The measuring instruments used for equipment and piping shall be according to International Standard.</w:t>
      </w:r>
    </w:p>
    <w:p w14:paraId="6BF621F4">
      <w:pPr>
        <w:kinsoku w:val="0"/>
        <w:autoSpaceDE w:val="0"/>
        <w:autoSpaceDN w:val="0"/>
        <w:adjustRightInd w:val="0"/>
        <w:ind w:left="1017"/>
        <w:rPr>
          <w:rFonts w:eastAsia="Arial Unicode MS"/>
          <w:kern w:val="0"/>
          <w:sz w:val="24"/>
        </w:rPr>
      </w:pPr>
      <w:r>
        <w:rPr>
          <w:rFonts w:eastAsia="Arial Unicode MS"/>
          <w:kern w:val="0"/>
          <w:sz w:val="24"/>
        </w:rPr>
        <w:t>Name plates shall be made of brass plate and marked by etching and painted black for illustration plate, red for warning plate and valve name plate respectively.</w:t>
      </w:r>
    </w:p>
    <w:p w14:paraId="59D57682">
      <w:pPr>
        <w:kinsoku w:val="0"/>
        <w:autoSpaceDE w:val="0"/>
        <w:autoSpaceDN w:val="0"/>
        <w:adjustRightInd w:val="0"/>
        <w:rPr>
          <w:rFonts w:eastAsia="Arial Unicode MS"/>
          <w:kern w:val="0"/>
          <w:sz w:val="24"/>
        </w:rPr>
      </w:pPr>
    </w:p>
    <w:tbl>
      <w:tblPr>
        <w:tblStyle w:val="40"/>
        <w:tblW w:w="0" w:type="auto"/>
        <w:tblInd w:w="1017" w:type="dxa"/>
        <w:tblLayout w:type="fixed"/>
        <w:tblCellMar>
          <w:top w:w="0" w:type="dxa"/>
          <w:left w:w="0" w:type="dxa"/>
          <w:bottom w:w="0" w:type="dxa"/>
          <w:right w:w="0" w:type="dxa"/>
        </w:tblCellMar>
      </w:tblPr>
      <w:tblGrid>
        <w:gridCol w:w="3545"/>
        <w:gridCol w:w="2297"/>
        <w:gridCol w:w="2363"/>
      </w:tblGrid>
      <w:tr w14:paraId="67778437">
        <w:tblPrEx>
          <w:tblCellMar>
            <w:top w:w="0" w:type="dxa"/>
            <w:left w:w="0" w:type="dxa"/>
            <w:bottom w:w="0" w:type="dxa"/>
            <w:right w:w="0" w:type="dxa"/>
          </w:tblCellMar>
        </w:tblPrEx>
        <w:trPr>
          <w:trHeight w:val="602" w:hRule="exact"/>
        </w:trPr>
        <w:tc>
          <w:tcPr>
            <w:tcW w:w="3545" w:type="dxa"/>
            <w:tcBorders>
              <w:top w:val="single" w:color="000000" w:sz="6" w:space="0"/>
              <w:left w:val="single" w:color="000000" w:sz="4" w:space="0"/>
              <w:bottom w:val="single" w:color="000000" w:sz="6" w:space="0"/>
              <w:right w:val="single" w:color="000000" w:sz="4" w:space="0"/>
            </w:tcBorders>
          </w:tcPr>
          <w:p w14:paraId="097BB762">
            <w:pPr>
              <w:kinsoku w:val="0"/>
              <w:autoSpaceDE w:val="0"/>
              <w:autoSpaceDN w:val="0"/>
              <w:adjustRightInd w:val="0"/>
              <w:spacing w:before="5"/>
              <w:ind w:left="1540"/>
              <w:rPr>
                <w:kern w:val="0"/>
                <w:sz w:val="24"/>
              </w:rPr>
            </w:pPr>
            <w:r>
              <w:rPr>
                <w:kern w:val="0"/>
                <w:sz w:val="24"/>
              </w:rPr>
              <w:t>Item</w:t>
            </w:r>
          </w:p>
        </w:tc>
        <w:tc>
          <w:tcPr>
            <w:tcW w:w="2297" w:type="dxa"/>
            <w:tcBorders>
              <w:top w:val="single" w:color="000000" w:sz="6" w:space="0"/>
              <w:left w:val="single" w:color="000000" w:sz="4" w:space="0"/>
              <w:bottom w:val="single" w:color="000000" w:sz="6" w:space="0"/>
              <w:right w:val="single" w:color="000000" w:sz="4" w:space="0"/>
            </w:tcBorders>
          </w:tcPr>
          <w:p w14:paraId="67EDB6CA">
            <w:pPr>
              <w:kinsoku w:val="0"/>
              <w:autoSpaceDE w:val="0"/>
              <w:autoSpaceDN w:val="0"/>
              <w:adjustRightInd w:val="0"/>
              <w:spacing w:before="5"/>
              <w:ind w:left="681"/>
              <w:rPr>
                <w:kern w:val="0"/>
                <w:sz w:val="24"/>
              </w:rPr>
            </w:pPr>
            <w:r>
              <w:rPr>
                <w:kern w:val="0"/>
                <w:sz w:val="24"/>
              </w:rPr>
              <w:t>Language</w:t>
            </w:r>
          </w:p>
        </w:tc>
        <w:tc>
          <w:tcPr>
            <w:tcW w:w="2363" w:type="dxa"/>
            <w:tcBorders>
              <w:top w:val="single" w:color="000000" w:sz="6" w:space="0"/>
              <w:left w:val="single" w:color="000000" w:sz="4" w:space="0"/>
              <w:bottom w:val="single" w:color="000000" w:sz="6" w:space="0"/>
              <w:right w:val="single" w:color="000000" w:sz="4" w:space="0"/>
            </w:tcBorders>
          </w:tcPr>
          <w:p w14:paraId="0A4ECF1D">
            <w:pPr>
              <w:kinsoku w:val="0"/>
              <w:autoSpaceDE w:val="0"/>
              <w:autoSpaceDN w:val="0"/>
              <w:adjustRightInd w:val="0"/>
              <w:spacing w:before="5"/>
              <w:ind w:left="101"/>
              <w:rPr>
                <w:kern w:val="0"/>
                <w:sz w:val="24"/>
              </w:rPr>
            </w:pPr>
            <w:r>
              <w:rPr>
                <w:kern w:val="0"/>
                <w:sz w:val="24"/>
              </w:rPr>
              <w:t>Measuring unit</w:t>
            </w:r>
          </w:p>
        </w:tc>
      </w:tr>
      <w:tr w14:paraId="4C1CD93A">
        <w:tblPrEx>
          <w:tblCellMar>
            <w:top w:w="0" w:type="dxa"/>
            <w:left w:w="0" w:type="dxa"/>
            <w:bottom w:w="0" w:type="dxa"/>
            <w:right w:w="0" w:type="dxa"/>
          </w:tblCellMar>
        </w:tblPrEx>
        <w:trPr>
          <w:trHeight w:val="3477" w:hRule="exact"/>
        </w:trPr>
        <w:tc>
          <w:tcPr>
            <w:tcW w:w="3545" w:type="dxa"/>
            <w:tcBorders>
              <w:top w:val="single" w:color="000000" w:sz="6" w:space="0"/>
              <w:left w:val="single" w:color="000000" w:sz="4" w:space="0"/>
              <w:bottom w:val="single" w:color="000000" w:sz="6" w:space="0"/>
              <w:right w:val="single" w:color="000000" w:sz="4" w:space="0"/>
            </w:tcBorders>
          </w:tcPr>
          <w:p w14:paraId="54BDAD43">
            <w:pPr>
              <w:kinsoku w:val="0"/>
              <w:autoSpaceDE w:val="0"/>
              <w:autoSpaceDN w:val="0"/>
              <w:adjustRightInd w:val="0"/>
              <w:spacing w:before="5"/>
              <w:ind w:left="101"/>
              <w:rPr>
                <w:kern w:val="0"/>
                <w:sz w:val="24"/>
              </w:rPr>
            </w:pPr>
            <w:r>
              <w:rPr>
                <w:kern w:val="0"/>
                <w:sz w:val="24"/>
                <w:u w:val="single"/>
              </w:rPr>
              <w:t>Instruments:</w:t>
            </w:r>
          </w:p>
          <w:p w14:paraId="0FC267B3">
            <w:pPr>
              <w:kinsoku w:val="0"/>
              <w:autoSpaceDE w:val="0"/>
              <w:autoSpaceDN w:val="0"/>
              <w:adjustRightInd w:val="0"/>
              <w:spacing w:line="239" w:lineRule="auto"/>
              <w:ind w:left="101"/>
              <w:jc w:val="left"/>
              <w:rPr>
                <w:kern w:val="0"/>
                <w:sz w:val="24"/>
              </w:rPr>
            </w:pPr>
            <w:r>
              <w:rPr>
                <w:kern w:val="0"/>
                <w:sz w:val="24"/>
              </w:rPr>
              <w:t xml:space="preserve">Thermometer </w:t>
            </w:r>
          </w:p>
          <w:p w14:paraId="2D1CA865">
            <w:pPr>
              <w:kinsoku w:val="0"/>
              <w:autoSpaceDE w:val="0"/>
              <w:autoSpaceDN w:val="0"/>
              <w:adjustRightInd w:val="0"/>
              <w:spacing w:line="239" w:lineRule="auto"/>
              <w:ind w:left="101"/>
              <w:jc w:val="left"/>
              <w:rPr>
                <w:kern w:val="0"/>
                <w:sz w:val="24"/>
              </w:rPr>
            </w:pPr>
            <w:r>
              <w:rPr>
                <w:kern w:val="0"/>
                <w:sz w:val="24"/>
              </w:rPr>
              <w:t>Temperature indicator</w:t>
            </w:r>
          </w:p>
          <w:p w14:paraId="6CECC135">
            <w:pPr>
              <w:kinsoku w:val="0"/>
              <w:autoSpaceDE w:val="0"/>
              <w:autoSpaceDN w:val="0"/>
              <w:adjustRightInd w:val="0"/>
              <w:spacing w:line="239" w:lineRule="auto"/>
              <w:ind w:left="101"/>
              <w:jc w:val="left"/>
              <w:rPr>
                <w:kern w:val="0"/>
                <w:sz w:val="24"/>
              </w:rPr>
            </w:pPr>
            <w:r>
              <w:rPr>
                <w:kern w:val="0"/>
                <w:sz w:val="24"/>
              </w:rPr>
              <w:t xml:space="preserve">Pressure gauge </w:t>
            </w:r>
          </w:p>
          <w:p w14:paraId="11C1BF9A">
            <w:pPr>
              <w:kinsoku w:val="0"/>
              <w:autoSpaceDE w:val="0"/>
              <w:autoSpaceDN w:val="0"/>
              <w:adjustRightInd w:val="0"/>
              <w:spacing w:line="239" w:lineRule="auto"/>
              <w:ind w:left="101"/>
              <w:jc w:val="left"/>
              <w:rPr>
                <w:kern w:val="0"/>
                <w:sz w:val="24"/>
              </w:rPr>
            </w:pPr>
            <w:r>
              <w:rPr>
                <w:kern w:val="0"/>
                <w:sz w:val="24"/>
              </w:rPr>
              <w:t xml:space="preserve">Compound gauge </w:t>
            </w:r>
          </w:p>
          <w:p w14:paraId="1604943E">
            <w:pPr>
              <w:kinsoku w:val="0"/>
              <w:autoSpaceDE w:val="0"/>
              <w:autoSpaceDN w:val="0"/>
              <w:adjustRightInd w:val="0"/>
              <w:spacing w:line="239" w:lineRule="auto"/>
              <w:ind w:left="101"/>
              <w:jc w:val="left"/>
              <w:rPr>
                <w:kern w:val="0"/>
                <w:sz w:val="24"/>
              </w:rPr>
            </w:pPr>
            <w:r>
              <w:rPr>
                <w:kern w:val="0"/>
                <w:sz w:val="24"/>
              </w:rPr>
              <w:t>Vacuum gauge</w:t>
            </w:r>
          </w:p>
          <w:p w14:paraId="152AA751">
            <w:pPr>
              <w:kinsoku w:val="0"/>
              <w:autoSpaceDE w:val="0"/>
              <w:autoSpaceDN w:val="0"/>
              <w:adjustRightInd w:val="0"/>
              <w:spacing w:line="239" w:lineRule="auto"/>
              <w:ind w:left="101"/>
              <w:rPr>
                <w:kern w:val="0"/>
                <w:sz w:val="24"/>
              </w:rPr>
            </w:pPr>
            <w:r>
              <w:rPr>
                <w:kern w:val="0"/>
                <w:sz w:val="24"/>
              </w:rPr>
              <w:t xml:space="preserve">Level indicator </w:t>
            </w:r>
          </w:p>
          <w:p w14:paraId="3C004462">
            <w:pPr>
              <w:kinsoku w:val="0"/>
              <w:autoSpaceDE w:val="0"/>
              <w:autoSpaceDN w:val="0"/>
              <w:adjustRightInd w:val="0"/>
              <w:spacing w:line="239" w:lineRule="auto"/>
              <w:ind w:left="101"/>
              <w:rPr>
                <w:kern w:val="0"/>
                <w:sz w:val="24"/>
              </w:rPr>
            </w:pPr>
            <w:r>
              <w:rPr>
                <w:kern w:val="0"/>
                <w:sz w:val="24"/>
              </w:rPr>
              <w:t xml:space="preserve">Electric indicator </w:t>
            </w:r>
          </w:p>
          <w:p w14:paraId="41DF29C4">
            <w:pPr>
              <w:kinsoku w:val="0"/>
              <w:autoSpaceDE w:val="0"/>
              <w:autoSpaceDN w:val="0"/>
              <w:adjustRightInd w:val="0"/>
              <w:spacing w:line="239" w:lineRule="auto"/>
              <w:ind w:left="101"/>
              <w:rPr>
                <w:kern w:val="0"/>
                <w:sz w:val="24"/>
              </w:rPr>
            </w:pPr>
            <w:r>
              <w:rPr>
                <w:kern w:val="0"/>
                <w:sz w:val="24"/>
              </w:rPr>
              <w:t xml:space="preserve">Salinity indicator </w:t>
            </w:r>
          </w:p>
          <w:p w14:paraId="046C69E3">
            <w:pPr>
              <w:kinsoku w:val="0"/>
              <w:autoSpaceDE w:val="0"/>
              <w:autoSpaceDN w:val="0"/>
              <w:adjustRightInd w:val="0"/>
              <w:spacing w:line="239" w:lineRule="auto"/>
              <w:ind w:left="101"/>
              <w:rPr>
                <w:kern w:val="0"/>
                <w:sz w:val="24"/>
              </w:rPr>
            </w:pPr>
            <w:r>
              <w:rPr>
                <w:kern w:val="0"/>
                <w:sz w:val="24"/>
              </w:rPr>
              <w:t>Flow meter</w:t>
            </w:r>
          </w:p>
          <w:p w14:paraId="0079655C">
            <w:pPr>
              <w:kinsoku w:val="0"/>
              <w:autoSpaceDE w:val="0"/>
              <w:autoSpaceDN w:val="0"/>
              <w:adjustRightInd w:val="0"/>
              <w:ind w:left="101"/>
              <w:rPr>
                <w:kern w:val="0"/>
                <w:sz w:val="24"/>
              </w:rPr>
            </w:pPr>
            <w:r>
              <w:rPr>
                <w:kern w:val="0"/>
                <w:sz w:val="24"/>
              </w:rPr>
              <w:t>Indication of tank volume</w:t>
            </w:r>
          </w:p>
          <w:p w14:paraId="3774AE55">
            <w:pPr>
              <w:kinsoku w:val="0"/>
              <w:autoSpaceDE w:val="0"/>
              <w:autoSpaceDN w:val="0"/>
              <w:adjustRightInd w:val="0"/>
              <w:ind w:left="101"/>
              <w:rPr>
                <w:kern w:val="0"/>
                <w:sz w:val="24"/>
              </w:rPr>
            </w:pPr>
            <w:r>
              <w:rPr>
                <w:kern w:val="0"/>
                <w:sz w:val="24"/>
              </w:rPr>
              <w:t>Measuring instruments</w:t>
            </w:r>
          </w:p>
        </w:tc>
        <w:tc>
          <w:tcPr>
            <w:tcW w:w="2297" w:type="dxa"/>
            <w:tcBorders>
              <w:top w:val="single" w:color="000000" w:sz="6" w:space="0"/>
              <w:left w:val="single" w:color="000000" w:sz="4" w:space="0"/>
              <w:bottom w:val="single" w:color="000000" w:sz="6" w:space="0"/>
              <w:right w:val="single" w:color="000000" w:sz="4" w:space="0"/>
            </w:tcBorders>
          </w:tcPr>
          <w:p w14:paraId="0A5C2CCB">
            <w:pPr>
              <w:kinsoku w:val="0"/>
              <w:autoSpaceDE w:val="0"/>
              <w:autoSpaceDN w:val="0"/>
              <w:adjustRightInd w:val="0"/>
              <w:spacing w:before="5"/>
              <w:ind w:left="131"/>
              <w:rPr>
                <w:kern w:val="0"/>
                <w:sz w:val="24"/>
              </w:rPr>
            </w:pPr>
            <w:r>
              <w:rPr>
                <w:kern w:val="0"/>
                <w:sz w:val="24"/>
              </w:rPr>
              <w:t>English</w:t>
            </w:r>
          </w:p>
        </w:tc>
        <w:tc>
          <w:tcPr>
            <w:tcW w:w="2363" w:type="dxa"/>
            <w:tcBorders>
              <w:top w:val="single" w:color="000000" w:sz="6" w:space="0"/>
              <w:left w:val="single" w:color="000000" w:sz="4" w:space="0"/>
              <w:bottom w:val="single" w:color="000000" w:sz="6" w:space="0"/>
              <w:right w:val="single" w:color="000000" w:sz="4" w:space="0"/>
            </w:tcBorders>
          </w:tcPr>
          <w:p w14:paraId="048273CB">
            <w:pPr>
              <w:kinsoku w:val="0"/>
              <w:autoSpaceDE w:val="0"/>
              <w:autoSpaceDN w:val="0"/>
              <w:adjustRightInd w:val="0"/>
              <w:spacing w:before="5"/>
              <w:ind w:left="190"/>
              <w:rPr>
                <w:kern w:val="0"/>
                <w:sz w:val="24"/>
              </w:rPr>
            </w:pPr>
            <w:r>
              <w:rPr>
                <w:kern w:val="0"/>
                <w:sz w:val="24"/>
              </w:rPr>
              <w:t>Metric or SI</w:t>
            </w:r>
          </w:p>
        </w:tc>
      </w:tr>
      <w:tr w14:paraId="0E2D7EB6">
        <w:tblPrEx>
          <w:tblCellMar>
            <w:top w:w="0" w:type="dxa"/>
            <w:left w:w="0" w:type="dxa"/>
            <w:bottom w:w="0" w:type="dxa"/>
            <w:right w:w="0" w:type="dxa"/>
          </w:tblCellMar>
        </w:tblPrEx>
        <w:trPr>
          <w:trHeight w:val="2266" w:hRule="exact"/>
        </w:trPr>
        <w:tc>
          <w:tcPr>
            <w:tcW w:w="3545" w:type="dxa"/>
            <w:tcBorders>
              <w:top w:val="single" w:color="000000" w:sz="6" w:space="0"/>
              <w:left w:val="single" w:color="000000" w:sz="4" w:space="0"/>
              <w:bottom w:val="single" w:color="000000" w:sz="6" w:space="0"/>
              <w:right w:val="single" w:color="000000" w:sz="4" w:space="0"/>
            </w:tcBorders>
          </w:tcPr>
          <w:p w14:paraId="00D0DECD">
            <w:pPr>
              <w:kinsoku w:val="0"/>
              <w:autoSpaceDE w:val="0"/>
              <w:autoSpaceDN w:val="0"/>
              <w:adjustRightInd w:val="0"/>
              <w:spacing w:before="5"/>
              <w:ind w:left="101"/>
              <w:rPr>
                <w:kern w:val="0"/>
                <w:sz w:val="24"/>
              </w:rPr>
            </w:pPr>
            <w:r>
              <w:rPr>
                <w:kern w:val="0"/>
                <w:sz w:val="24"/>
                <w:u w:val="single"/>
              </w:rPr>
              <w:t>Name plates &amp; drawings:</w:t>
            </w:r>
          </w:p>
          <w:p w14:paraId="78C50109">
            <w:pPr>
              <w:kinsoku w:val="0"/>
              <w:autoSpaceDE w:val="0"/>
              <w:autoSpaceDN w:val="0"/>
              <w:adjustRightInd w:val="0"/>
              <w:ind w:left="101"/>
              <w:jc w:val="left"/>
              <w:rPr>
                <w:kern w:val="0"/>
                <w:sz w:val="24"/>
              </w:rPr>
            </w:pPr>
            <w:r>
              <w:rPr>
                <w:kern w:val="0"/>
                <w:sz w:val="24"/>
              </w:rPr>
              <w:t>Name plate (fitted to machinery) Plan for approval</w:t>
            </w:r>
          </w:p>
          <w:p w14:paraId="0AB64B26">
            <w:pPr>
              <w:kinsoku w:val="0"/>
              <w:autoSpaceDE w:val="0"/>
              <w:autoSpaceDN w:val="0"/>
              <w:adjustRightInd w:val="0"/>
              <w:spacing w:line="239" w:lineRule="auto"/>
              <w:ind w:left="101"/>
              <w:rPr>
                <w:kern w:val="0"/>
                <w:sz w:val="24"/>
              </w:rPr>
            </w:pPr>
            <w:r>
              <w:rPr>
                <w:kern w:val="0"/>
                <w:sz w:val="24"/>
              </w:rPr>
              <w:t xml:space="preserve">Finished plan </w:t>
            </w:r>
          </w:p>
          <w:p w14:paraId="406AA537">
            <w:pPr>
              <w:kinsoku w:val="0"/>
              <w:autoSpaceDE w:val="0"/>
              <w:autoSpaceDN w:val="0"/>
              <w:adjustRightInd w:val="0"/>
              <w:spacing w:line="239" w:lineRule="auto"/>
              <w:ind w:left="101"/>
              <w:rPr>
                <w:kern w:val="0"/>
                <w:sz w:val="24"/>
              </w:rPr>
            </w:pPr>
            <w:r>
              <w:rPr>
                <w:kern w:val="0"/>
                <w:sz w:val="24"/>
              </w:rPr>
              <w:t xml:space="preserve">Instruction book </w:t>
            </w:r>
          </w:p>
          <w:p w14:paraId="33F681E3">
            <w:pPr>
              <w:kinsoku w:val="0"/>
              <w:autoSpaceDE w:val="0"/>
              <w:autoSpaceDN w:val="0"/>
              <w:adjustRightInd w:val="0"/>
              <w:spacing w:line="239" w:lineRule="auto"/>
              <w:ind w:left="101"/>
              <w:rPr>
                <w:kern w:val="0"/>
                <w:sz w:val="24"/>
              </w:rPr>
            </w:pPr>
            <w:r>
              <w:rPr>
                <w:kern w:val="0"/>
                <w:sz w:val="24"/>
              </w:rPr>
              <w:t xml:space="preserve">Inspection record </w:t>
            </w:r>
          </w:p>
          <w:p w14:paraId="305972A5">
            <w:pPr>
              <w:kinsoku w:val="0"/>
              <w:autoSpaceDE w:val="0"/>
              <w:autoSpaceDN w:val="0"/>
              <w:adjustRightInd w:val="0"/>
              <w:spacing w:line="239" w:lineRule="auto"/>
              <w:ind w:left="101"/>
              <w:rPr>
                <w:kern w:val="0"/>
                <w:sz w:val="24"/>
              </w:rPr>
            </w:pPr>
            <w:r>
              <w:rPr>
                <w:kern w:val="0"/>
                <w:sz w:val="24"/>
              </w:rPr>
              <w:t>Test record</w:t>
            </w:r>
          </w:p>
          <w:p w14:paraId="12513E54">
            <w:pPr>
              <w:kinsoku w:val="0"/>
              <w:autoSpaceDE w:val="0"/>
              <w:autoSpaceDN w:val="0"/>
              <w:adjustRightInd w:val="0"/>
              <w:ind w:left="101"/>
              <w:rPr>
                <w:kern w:val="0"/>
                <w:sz w:val="24"/>
              </w:rPr>
            </w:pPr>
            <w:r>
              <w:rPr>
                <w:kern w:val="0"/>
                <w:sz w:val="24"/>
              </w:rPr>
              <w:t>Sea trial record</w:t>
            </w:r>
          </w:p>
        </w:tc>
        <w:tc>
          <w:tcPr>
            <w:tcW w:w="2297" w:type="dxa"/>
            <w:tcBorders>
              <w:top w:val="single" w:color="000000" w:sz="6" w:space="0"/>
              <w:left w:val="single" w:color="000000" w:sz="4" w:space="0"/>
              <w:bottom w:val="single" w:color="000000" w:sz="6" w:space="0"/>
              <w:right w:val="single" w:color="000000" w:sz="4" w:space="0"/>
            </w:tcBorders>
          </w:tcPr>
          <w:p w14:paraId="760085F7">
            <w:pPr>
              <w:kinsoku w:val="0"/>
              <w:autoSpaceDE w:val="0"/>
              <w:autoSpaceDN w:val="0"/>
              <w:adjustRightInd w:val="0"/>
              <w:spacing w:before="1" w:line="280" w:lineRule="exact"/>
              <w:rPr>
                <w:kern w:val="0"/>
                <w:sz w:val="28"/>
                <w:szCs w:val="28"/>
              </w:rPr>
            </w:pPr>
          </w:p>
          <w:p w14:paraId="5397F348">
            <w:pPr>
              <w:kinsoku w:val="0"/>
              <w:autoSpaceDE w:val="0"/>
              <w:autoSpaceDN w:val="0"/>
              <w:adjustRightInd w:val="0"/>
              <w:ind w:left="101"/>
              <w:rPr>
                <w:kern w:val="0"/>
                <w:sz w:val="24"/>
              </w:rPr>
            </w:pPr>
            <w:r>
              <w:rPr>
                <w:kern w:val="0"/>
                <w:sz w:val="24"/>
              </w:rPr>
              <w:t>English</w:t>
            </w:r>
          </w:p>
        </w:tc>
        <w:tc>
          <w:tcPr>
            <w:tcW w:w="2363" w:type="dxa"/>
            <w:tcBorders>
              <w:top w:val="single" w:color="000000" w:sz="6" w:space="0"/>
              <w:left w:val="single" w:color="000000" w:sz="4" w:space="0"/>
              <w:bottom w:val="single" w:color="000000" w:sz="6" w:space="0"/>
              <w:right w:val="single" w:color="000000" w:sz="4" w:space="0"/>
            </w:tcBorders>
          </w:tcPr>
          <w:p w14:paraId="49D2A750">
            <w:pPr>
              <w:kinsoku w:val="0"/>
              <w:autoSpaceDE w:val="0"/>
              <w:autoSpaceDN w:val="0"/>
              <w:adjustRightInd w:val="0"/>
              <w:spacing w:before="17" w:line="140" w:lineRule="exact"/>
              <w:rPr>
                <w:kern w:val="0"/>
                <w:sz w:val="14"/>
                <w:szCs w:val="14"/>
              </w:rPr>
            </w:pPr>
          </w:p>
          <w:p w14:paraId="6B7B525C">
            <w:pPr>
              <w:kinsoku w:val="0"/>
              <w:autoSpaceDE w:val="0"/>
              <w:autoSpaceDN w:val="0"/>
              <w:adjustRightInd w:val="0"/>
              <w:spacing w:line="200" w:lineRule="exact"/>
              <w:rPr>
                <w:kern w:val="0"/>
                <w:sz w:val="20"/>
                <w:szCs w:val="20"/>
              </w:rPr>
            </w:pPr>
          </w:p>
          <w:p w14:paraId="1A0E4DA6">
            <w:pPr>
              <w:kinsoku w:val="0"/>
              <w:autoSpaceDE w:val="0"/>
              <w:autoSpaceDN w:val="0"/>
              <w:adjustRightInd w:val="0"/>
              <w:ind w:left="101"/>
              <w:rPr>
                <w:kern w:val="0"/>
                <w:sz w:val="24"/>
              </w:rPr>
            </w:pPr>
            <w:r>
              <w:rPr>
                <w:kern w:val="0"/>
                <w:sz w:val="24"/>
              </w:rPr>
              <w:t>Metric or SI</w:t>
            </w:r>
          </w:p>
        </w:tc>
      </w:tr>
      <w:tr w14:paraId="1DFBA3F5">
        <w:tblPrEx>
          <w:tblCellMar>
            <w:top w:w="0" w:type="dxa"/>
            <w:left w:w="0" w:type="dxa"/>
            <w:bottom w:w="0" w:type="dxa"/>
            <w:right w:w="0" w:type="dxa"/>
          </w:tblCellMar>
        </w:tblPrEx>
        <w:trPr>
          <w:trHeight w:val="290" w:hRule="exact"/>
        </w:trPr>
        <w:tc>
          <w:tcPr>
            <w:tcW w:w="3545" w:type="dxa"/>
            <w:tcBorders>
              <w:top w:val="single" w:color="000000" w:sz="6" w:space="0"/>
              <w:left w:val="single" w:color="000000" w:sz="4" w:space="0"/>
              <w:bottom w:val="single" w:color="000000" w:sz="4" w:space="0"/>
              <w:right w:val="single" w:color="000000" w:sz="4" w:space="0"/>
            </w:tcBorders>
          </w:tcPr>
          <w:p w14:paraId="3C25CB69">
            <w:pPr>
              <w:kinsoku w:val="0"/>
              <w:autoSpaceDE w:val="0"/>
              <w:autoSpaceDN w:val="0"/>
              <w:adjustRightInd w:val="0"/>
              <w:spacing w:before="5"/>
              <w:ind w:left="101"/>
              <w:rPr>
                <w:kern w:val="0"/>
                <w:sz w:val="24"/>
              </w:rPr>
            </w:pPr>
            <w:r>
              <w:rPr>
                <w:kern w:val="0"/>
                <w:sz w:val="24"/>
              </w:rPr>
              <w:t>Name plate (fitted to valve)</w:t>
            </w:r>
          </w:p>
        </w:tc>
        <w:tc>
          <w:tcPr>
            <w:tcW w:w="2297" w:type="dxa"/>
            <w:tcBorders>
              <w:top w:val="single" w:color="000000" w:sz="6" w:space="0"/>
              <w:left w:val="single" w:color="000000" w:sz="4" w:space="0"/>
              <w:bottom w:val="single" w:color="000000" w:sz="4" w:space="0"/>
              <w:right w:val="single" w:color="000000" w:sz="4" w:space="0"/>
            </w:tcBorders>
          </w:tcPr>
          <w:p w14:paraId="450CC638">
            <w:pPr>
              <w:kinsoku w:val="0"/>
              <w:autoSpaceDE w:val="0"/>
              <w:autoSpaceDN w:val="0"/>
              <w:adjustRightInd w:val="0"/>
              <w:spacing w:before="5"/>
              <w:ind w:left="100"/>
              <w:rPr>
                <w:kern w:val="0"/>
                <w:sz w:val="24"/>
              </w:rPr>
            </w:pPr>
            <w:r>
              <w:rPr>
                <w:kern w:val="0"/>
                <w:sz w:val="24"/>
              </w:rPr>
              <w:t>English</w:t>
            </w:r>
          </w:p>
        </w:tc>
        <w:tc>
          <w:tcPr>
            <w:tcW w:w="2363" w:type="dxa"/>
            <w:tcBorders>
              <w:top w:val="single" w:color="000000" w:sz="6" w:space="0"/>
              <w:left w:val="single" w:color="000000" w:sz="4" w:space="0"/>
              <w:bottom w:val="single" w:color="000000" w:sz="4" w:space="0"/>
              <w:right w:val="single" w:color="000000" w:sz="4" w:space="0"/>
            </w:tcBorders>
          </w:tcPr>
          <w:p w14:paraId="150E0216">
            <w:pPr>
              <w:kinsoku w:val="0"/>
              <w:autoSpaceDE w:val="0"/>
              <w:autoSpaceDN w:val="0"/>
              <w:adjustRightInd w:val="0"/>
              <w:rPr>
                <w:kern w:val="0"/>
                <w:sz w:val="24"/>
              </w:rPr>
            </w:pPr>
          </w:p>
        </w:tc>
      </w:tr>
    </w:tbl>
    <w:p w14:paraId="4EC40104">
      <w:pPr>
        <w:widowControl/>
        <w:jc w:val="left"/>
        <w:rPr>
          <w:kern w:val="0"/>
          <w:sz w:val="20"/>
          <w:szCs w:val="20"/>
        </w:rPr>
      </w:pPr>
    </w:p>
    <w:p w14:paraId="6A5FB51F">
      <w:pPr>
        <w:pStyle w:val="3"/>
        <w:jc w:val="both"/>
      </w:pPr>
      <w:bookmarkStart w:id="437" w:name="_Toc50572642"/>
      <w:r>
        <w:rPr>
          <w:rFonts w:hint="eastAsia"/>
        </w:rPr>
        <w:t>6.</w:t>
      </w:r>
      <w:r>
        <w:t>9</w:t>
      </w:r>
      <w:r>
        <w:tab/>
      </w:r>
      <w:r>
        <w:t>INSULATION AND PAINTING</w:t>
      </w:r>
      <w:bookmarkEnd w:id="437"/>
    </w:p>
    <w:p w14:paraId="6E4EA3DE">
      <w:pPr>
        <w:pStyle w:val="4"/>
      </w:pPr>
      <w:bookmarkStart w:id="438" w:name="_Toc50572643"/>
      <w:r>
        <w:rPr>
          <w:rFonts w:hint="eastAsia"/>
        </w:rPr>
        <w:t>6.9.</w:t>
      </w:r>
      <w:r>
        <w:t>1</w:t>
      </w:r>
      <w:r>
        <w:tab/>
      </w:r>
      <w:r>
        <w:t>INSULATING</w:t>
      </w:r>
      <w:bookmarkEnd w:id="438"/>
    </w:p>
    <w:p w14:paraId="48B5FFA0">
      <w:pPr>
        <w:pStyle w:val="5"/>
        <w:spacing w:after="312"/>
        <w:ind w:left="42"/>
      </w:pPr>
      <w:r>
        <w:rPr>
          <w:rFonts w:hint="eastAsia"/>
        </w:rPr>
        <w:t>6.9.</w:t>
      </w:r>
      <w:r>
        <w:t>1.1</w:t>
      </w:r>
      <w:r>
        <w:tab/>
      </w:r>
      <w:r>
        <w:t>General</w:t>
      </w:r>
    </w:p>
    <w:p w14:paraId="55872FD0">
      <w:pPr>
        <w:kinsoku w:val="0"/>
        <w:autoSpaceDE w:val="0"/>
        <w:autoSpaceDN w:val="0"/>
        <w:adjustRightInd w:val="0"/>
        <w:spacing w:line="239" w:lineRule="auto"/>
        <w:ind w:left="1017"/>
        <w:rPr>
          <w:kern w:val="0"/>
          <w:sz w:val="24"/>
        </w:rPr>
      </w:pPr>
      <w:r>
        <w:rPr>
          <w:kern w:val="0"/>
          <w:sz w:val="24"/>
        </w:rPr>
        <w:t>The surface of the equipment, tanks and piping which shall treat or contain the fluid with temperature over 60</w:t>
      </w:r>
      <w:r>
        <w:rPr>
          <w:rFonts w:ascii="Symbol" w:hAnsi="Symbol" w:cs="Symbol"/>
          <w:kern w:val="0"/>
          <w:sz w:val="24"/>
        </w:rPr>
        <w:t></w:t>
      </w:r>
      <w:r>
        <w:rPr>
          <w:kern w:val="0"/>
          <w:sz w:val="24"/>
        </w:rPr>
        <w:t>C except for cooling F.W. piping and L.O. piping should be insulated.</w:t>
      </w:r>
    </w:p>
    <w:p w14:paraId="17B96192">
      <w:pPr>
        <w:kinsoku w:val="0"/>
        <w:autoSpaceDE w:val="0"/>
        <w:autoSpaceDN w:val="0"/>
        <w:adjustRightInd w:val="0"/>
        <w:spacing w:before="16" w:line="260" w:lineRule="exact"/>
        <w:rPr>
          <w:kern w:val="0"/>
          <w:sz w:val="26"/>
          <w:szCs w:val="26"/>
        </w:rPr>
      </w:pPr>
    </w:p>
    <w:p w14:paraId="7E4CDDDB">
      <w:pPr>
        <w:kinsoku w:val="0"/>
        <w:autoSpaceDE w:val="0"/>
        <w:autoSpaceDN w:val="0"/>
        <w:adjustRightInd w:val="0"/>
        <w:ind w:left="1017"/>
        <w:rPr>
          <w:kern w:val="0"/>
          <w:sz w:val="24"/>
        </w:rPr>
      </w:pPr>
      <w:r>
        <w:rPr>
          <w:kern w:val="0"/>
          <w:sz w:val="24"/>
        </w:rPr>
        <w:t>Main engine, generator engines, boiler, incinerator and calorifier shall be insulated according to the Maker’s standard.</w:t>
      </w:r>
    </w:p>
    <w:p w14:paraId="077DCF0C">
      <w:pPr>
        <w:kinsoku w:val="0"/>
        <w:autoSpaceDE w:val="0"/>
        <w:autoSpaceDN w:val="0"/>
        <w:adjustRightInd w:val="0"/>
        <w:spacing w:before="1" w:line="280" w:lineRule="exact"/>
        <w:rPr>
          <w:kern w:val="0"/>
          <w:sz w:val="28"/>
          <w:szCs w:val="28"/>
        </w:rPr>
      </w:pPr>
    </w:p>
    <w:p w14:paraId="708F2E9F">
      <w:pPr>
        <w:kinsoku w:val="0"/>
        <w:autoSpaceDE w:val="0"/>
        <w:autoSpaceDN w:val="0"/>
        <w:adjustRightInd w:val="0"/>
        <w:spacing w:line="274" w:lineRule="exact"/>
        <w:ind w:left="1017"/>
        <w:rPr>
          <w:kern w:val="0"/>
          <w:sz w:val="24"/>
        </w:rPr>
      </w:pPr>
      <w:r>
        <w:rPr>
          <w:kern w:val="0"/>
          <w:sz w:val="24"/>
        </w:rPr>
        <w:t>Where it is necessary to fit removable and replaceable insulation on flanges, fittings, and covers, etc. The tailor-made pads or blankets shall be used.</w:t>
      </w:r>
    </w:p>
    <w:p w14:paraId="607BC25E">
      <w:pPr>
        <w:kinsoku w:val="0"/>
        <w:autoSpaceDE w:val="0"/>
        <w:autoSpaceDN w:val="0"/>
        <w:adjustRightInd w:val="0"/>
        <w:spacing w:before="16" w:line="260" w:lineRule="exact"/>
        <w:rPr>
          <w:kern w:val="0"/>
          <w:sz w:val="26"/>
          <w:szCs w:val="26"/>
        </w:rPr>
      </w:pPr>
    </w:p>
    <w:p w14:paraId="34AA709E">
      <w:pPr>
        <w:kinsoku w:val="0"/>
        <w:autoSpaceDE w:val="0"/>
        <w:autoSpaceDN w:val="0"/>
        <w:adjustRightInd w:val="0"/>
        <w:spacing w:line="276" w:lineRule="exact"/>
        <w:ind w:left="1017"/>
        <w:rPr>
          <w:kern w:val="0"/>
          <w:sz w:val="24"/>
        </w:rPr>
      </w:pPr>
      <w:r>
        <w:rPr>
          <w:kern w:val="0"/>
          <w:sz w:val="24"/>
        </w:rPr>
        <w:t>The outer face temperature after insulation shall be not exceeded by 60</w:t>
      </w:r>
      <w:r>
        <w:rPr>
          <w:kern w:val="0"/>
          <w:position w:val="11"/>
          <w:sz w:val="16"/>
          <w:szCs w:val="16"/>
        </w:rPr>
        <w:t>o</w:t>
      </w:r>
      <w:r>
        <w:rPr>
          <w:kern w:val="0"/>
          <w:sz w:val="24"/>
        </w:rPr>
        <w:t>C when the engine room temperature is 45</w:t>
      </w:r>
      <w:r>
        <w:rPr>
          <w:rFonts w:ascii="Symbol" w:hAnsi="Symbol" w:eastAsia="Arial Unicode MS" w:cs="Symbol"/>
          <w:kern w:val="0"/>
          <w:sz w:val="24"/>
        </w:rPr>
        <w:t></w:t>
      </w:r>
      <w:r>
        <w:rPr>
          <w:rFonts w:eastAsia="Arial Unicode MS"/>
          <w:kern w:val="0"/>
          <w:sz w:val="24"/>
        </w:rPr>
        <w:t>C</w:t>
      </w:r>
      <w:r>
        <w:rPr>
          <w:kern w:val="0"/>
          <w:sz w:val="24"/>
        </w:rPr>
        <w:t>.</w:t>
      </w:r>
    </w:p>
    <w:p w14:paraId="47B63C8B">
      <w:pPr>
        <w:kinsoku w:val="0"/>
        <w:autoSpaceDE w:val="0"/>
        <w:autoSpaceDN w:val="0"/>
        <w:adjustRightInd w:val="0"/>
        <w:spacing w:before="12" w:line="260" w:lineRule="exact"/>
        <w:rPr>
          <w:kern w:val="0"/>
          <w:sz w:val="26"/>
          <w:szCs w:val="26"/>
        </w:rPr>
      </w:pPr>
    </w:p>
    <w:p w14:paraId="75D71FD9">
      <w:pPr>
        <w:pStyle w:val="5"/>
        <w:spacing w:after="312"/>
        <w:ind w:left="42"/>
      </w:pPr>
      <w:r>
        <w:rPr>
          <w:rFonts w:hint="eastAsia"/>
        </w:rPr>
        <w:t>6.9.</w:t>
      </w:r>
      <w:r>
        <w:t>1.2</w:t>
      </w:r>
      <w:r>
        <w:tab/>
      </w:r>
      <w:r>
        <w:t>Insulation for Thermal Equipment.</w:t>
      </w:r>
    </w:p>
    <w:p w14:paraId="0A99A779">
      <w:pPr>
        <w:tabs>
          <w:tab w:val="left" w:pos="1540"/>
        </w:tabs>
        <w:kinsoku w:val="0"/>
        <w:autoSpaceDE w:val="0"/>
        <w:autoSpaceDN w:val="0"/>
        <w:adjustRightInd w:val="0"/>
        <w:ind w:left="1018"/>
        <w:rPr>
          <w:kern w:val="0"/>
          <w:sz w:val="24"/>
        </w:rPr>
      </w:pPr>
      <w:r>
        <w:rPr>
          <w:kern w:val="0"/>
          <w:sz w:val="24"/>
        </w:rPr>
        <w:t>(1)</w:t>
      </w:r>
      <w:r>
        <w:rPr>
          <w:kern w:val="0"/>
          <w:sz w:val="24"/>
        </w:rPr>
        <w:tab/>
      </w:r>
      <w:r>
        <w:rPr>
          <w:kern w:val="0"/>
          <w:sz w:val="24"/>
        </w:rPr>
        <w:t>Boiler and Heater</w:t>
      </w:r>
    </w:p>
    <w:p w14:paraId="0B8DB7B2">
      <w:pPr>
        <w:kinsoku w:val="0"/>
        <w:autoSpaceDE w:val="0"/>
        <w:autoSpaceDN w:val="0"/>
        <w:adjustRightInd w:val="0"/>
        <w:spacing w:before="16" w:line="260" w:lineRule="exact"/>
        <w:rPr>
          <w:kern w:val="0"/>
          <w:sz w:val="26"/>
          <w:szCs w:val="26"/>
        </w:rPr>
      </w:pPr>
    </w:p>
    <w:p w14:paraId="6C3AEDFC">
      <w:pPr>
        <w:kinsoku w:val="0"/>
        <w:autoSpaceDE w:val="0"/>
        <w:autoSpaceDN w:val="0"/>
        <w:adjustRightInd w:val="0"/>
        <w:ind w:left="1556"/>
        <w:rPr>
          <w:kern w:val="0"/>
          <w:sz w:val="24"/>
        </w:rPr>
      </w:pPr>
      <w:r>
        <w:rPr>
          <w:kern w:val="0"/>
          <w:sz w:val="24"/>
        </w:rPr>
        <w:t>Maker will deliver the boiler with insulation.</w:t>
      </w:r>
    </w:p>
    <w:p w14:paraId="754A2A4B">
      <w:pPr>
        <w:kinsoku w:val="0"/>
        <w:autoSpaceDE w:val="0"/>
        <w:autoSpaceDN w:val="0"/>
        <w:adjustRightInd w:val="0"/>
        <w:spacing w:before="15" w:line="260" w:lineRule="exact"/>
        <w:rPr>
          <w:kern w:val="0"/>
          <w:sz w:val="26"/>
          <w:szCs w:val="26"/>
        </w:rPr>
      </w:pPr>
    </w:p>
    <w:p w14:paraId="55767B93">
      <w:pPr>
        <w:kinsoku w:val="0"/>
        <w:autoSpaceDE w:val="0"/>
        <w:autoSpaceDN w:val="0"/>
        <w:adjustRightInd w:val="0"/>
        <w:ind w:left="1556"/>
        <w:rPr>
          <w:kern w:val="0"/>
          <w:sz w:val="24"/>
        </w:rPr>
      </w:pPr>
      <w:r>
        <w:rPr>
          <w:kern w:val="0"/>
          <w:sz w:val="24"/>
        </w:rPr>
        <w:t>The minimum thickness of insulation material for surfaces of large extent such as heaters, etc. shall be met the following requirements or according to the Maker’s standard.</w:t>
      </w:r>
    </w:p>
    <w:p w14:paraId="32B16E1B">
      <w:pPr>
        <w:kinsoku w:val="0"/>
        <w:autoSpaceDE w:val="0"/>
        <w:autoSpaceDN w:val="0"/>
        <w:adjustRightInd w:val="0"/>
        <w:spacing w:before="4" w:line="280" w:lineRule="exact"/>
        <w:rPr>
          <w:kern w:val="0"/>
          <w:sz w:val="28"/>
          <w:szCs w:val="28"/>
        </w:rPr>
      </w:pPr>
    </w:p>
    <w:tbl>
      <w:tblPr>
        <w:tblStyle w:val="40"/>
        <w:tblW w:w="0" w:type="auto"/>
        <w:tblInd w:w="1559" w:type="dxa"/>
        <w:tblLayout w:type="fixed"/>
        <w:tblCellMar>
          <w:top w:w="0" w:type="dxa"/>
          <w:left w:w="0" w:type="dxa"/>
          <w:bottom w:w="0" w:type="dxa"/>
          <w:right w:w="0" w:type="dxa"/>
        </w:tblCellMar>
      </w:tblPr>
      <w:tblGrid>
        <w:gridCol w:w="3826"/>
        <w:gridCol w:w="3792"/>
      </w:tblGrid>
      <w:tr w14:paraId="5BC83AB6">
        <w:tblPrEx>
          <w:tblCellMar>
            <w:top w:w="0" w:type="dxa"/>
            <w:left w:w="0" w:type="dxa"/>
            <w:bottom w:w="0" w:type="dxa"/>
            <w:right w:w="0" w:type="dxa"/>
          </w:tblCellMar>
        </w:tblPrEx>
        <w:trPr>
          <w:trHeight w:val="397" w:hRule="exact"/>
        </w:trPr>
        <w:tc>
          <w:tcPr>
            <w:tcW w:w="3826" w:type="dxa"/>
            <w:tcBorders>
              <w:top w:val="single" w:color="000000" w:sz="4" w:space="0"/>
              <w:left w:val="single" w:color="000000" w:sz="4" w:space="0"/>
              <w:bottom w:val="single" w:color="000000" w:sz="4" w:space="0"/>
              <w:right w:val="single" w:color="000000" w:sz="4" w:space="0"/>
            </w:tcBorders>
          </w:tcPr>
          <w:p w14:paraId="7A5C4646">
            <w:pPr>
              <w:kinsoku w:val="0"/>
              <w:autoSpaceDE w:val="0"/>
              <w:autoSpaceDN w:val="0"/>
              <w:adjustRightInd w:val="0"/>
              <w:spacing w:before="62"/>
              <w:ind w:left="103"/>
              <w:rPr>
                <w:kern w:val="0"/>
                <w:sz w:val="24"/>
              </w:rPr>
            </w:pPr>
            <w:r>
              <w:rPr>
                <w:kern w:val="0"/>
                <w:sz w:val="24"/>
              </w:rPr>
              <w:t>Temperature range of internal fluid</w:t>
            </w:r>
          </w:p>
        </w:tc>
        <w:tc>
          <w:tcPr>
            <w:tcW w:w="3792" w:type="dxa"/>
            <w:tcBorders>
              <w:top w:val="single" w:color="000000" w:sz="4" w:space="0"/>
              <w:left w:val="single" w:color="000000" w:sz="4" w:space="0"/>
              <w:bottom w:val="single" w:color="000000" w:sz="4" w:space="0"/>
              <w:right w:val="single" w:color="000000" w:sz="4" w:space="0"/>
            </w:tcBorders>
          </w:tcPr>
          <w:p w14:paraId="4BCCA4DA">
            <w:pPr>
              <w:kinsoku w:val="0"/>
              <w:autoSpaceDE w:val="0"/>
              <w:autoSpaceDN w:val="0"/>
              <w:adjustRightInd w:val="0"/>
              <w:spacing w:before="66" w:line="274" w:lineRule="exact"/>
              <w:ind w:left="7"/>
              <w:jc w:val="center"/>
              <w:rPr>
                <w:kern w:val="0"/>
                <w:sz w:val="24"/>
              </w:rPr>
            </w:pPr>
            <w:r>
              <w:rPr>
                <w:kern w:val="0"/>
                <w:sz w:val="24"/>
              </w:rPr>
              <w:t>Ceramic fibre</w:t>
            </w:r>
            <w:r>
              <w:rPr>
                <w:rFonts w:hint="eastAsia"/>
                <w:kern w:val="0"/>
                <w:sz w:val="24"/>
              </w:rPr>
              <w:t xml:space="preserve"> </w:t>
            </w:r>
            <w:r>
              <w:rPr>
                <w:kern w:val="0"/>
                <w:sz w:val="24"/>
              </w:rPr>
              <w:t>moulding or rock wool</w:t>
            </w:r>
          </w:p>
        </w:tc>
      </w:tr>
      <w:tr w14:paraId="4C2256E8">
        <w:tblPrEx>
          <w:tblCellMar>
            <w:top w:w="0" w:type="dxa"/>
            <w:left w:w="0" w:type="dxa"/>
            <w:bottom w:w="0" w:type="dxa"/>
            <w:right w:w="0" w:type="dxa"/>
          </w:tblCellMar>
        </w:tblPrEx>
        <w:trPr>
          <w:trHeight w:val="283" w:hRule="atLeast"/>
        </w:trPr>
        <w:tc>
          <w:tcPr>
            <w:tcW w:w="3826" w:type="dxa"/>
            <w:tcBorders>
              <w:top w:val="single" w:color="000000" w:sz="4" w:space="0"/>
              <w:left w:val="single" w:color="000000" w:sz="4" w:space="0"/>
              <w:bottom w:val="single" w:color="000000" w:sz="4" w:space="0"/>
              <w:right w:val="single" w:color="000000" w:sz="4" w:space="0"/>
            </w:tcBorders>
          </w:tcPr>
          <w:p w14:paraId="461A99BE">
            <w:pPr>
              <w:kinsoku w:val="0"/>
              <w:autoSpaceDE w:val="0"/>
              <w:autoSpaceDN w:val="0"/>
              <w:adjustRightInd w:val="0"/>
              <w:spacing w:before="26"/>
              <w:ind w:left="1315"/>
              <w:rPr>
                <w:kern w:val="0"/>
                <w:sz w:val="24"/>
              </w:rPr>
            </w:pPr>
            <w:r>
              <w:rPr>
                <w:kern w:val="0"/>
                <w:sz w:val="24"/>
              </w:rPr>
              <w:t>60 to 155</w:t>
            </w:r>
            <w:r>
              <w:rPr>
                <w:rFonts w:ascii="Symbol" w:hAnsi="Symbol" w:eastAsia="Arial Unicode MS" w:cs="Symbol"/>
                <w:kern w:val="0"/>
                <w:sz w:val="24"/>
              </w:rPr>
              <w:t></w:t>
            </w:r>
            <w:r>
              <w:rPr>
                <w:rFonts w:eastAsia="Arial Unicode MS"/>
                <w:kern w:val="0"/>
                <w:sz w:val="24"/>
              </w:rPr>
              <w:t>C</w:t>
            </w:r>
          </w:p>
        </w:tc>
        <w:tc>
          <w:tcPr>
            <w:tcW w:w="3792" w:type="dxa"/>
            <w:tcBorders>
              <w:top w:val="single" w:color="000000" w:sz="4" w:space="0"/>
              <w:left w:val="single" w:color="000000" w:sz="4" w:space="0"/>
              <w:bottom w:val="single" w:color="000000" w:sz="4" w:space="0"/>
              <w:right w:val="single" w:color="000000" w:sz="4" w:space="0"/>
            </w:tcBorders>
          </w:tcPr>
          <w:p w14:paraId="452356E1">
            <w:pPr>
              <w:kinsoku w:val="0"/>
              <w:autoSpaceDE w:val="0"/>
              <w:autoSpaceDN w:val="0"/>
              <w:adjustRightInd w:val="0"/>
              <w:spacing w:before="62"/>
              <w:ind w:left="1575"/>
              <w:rPr>
                <w:kern w:val="0"/>
                <w:sz w:val="24"/>
              </w:rPr>
            </w:pPr>
            <w:r>
              <w:rPr>
                <w:kern w:val="0"/>
                <w:sz w:val="24"/>
              </w:rPr>
              <w:t>25mm</w:t>
            </w:r>
          </w:p>
        </w:tc>
      </w:tr>
      <w:tr w14:paraId="50E287D5">
        <w:tblPrEx>
          <w:tblCellMar>
            <w:top w:w="0" w:type="dxa"/>
            <w:left w:w="0" w:type="dxa"/>
            <w:bottom w:w="0" w:type="dxa"/>
            <w:right w:w="0" w:type="dxa"/>
          </w:tblCellMar>
        </w:tblPrEx>
        <w:trPr>
          <w:trHeight w:val="283" w:hRule="atLeast"/>
        </w:trPr>
        <w:tc>
          <w:tcPr>
            <w:tcW w:w="3826" w:type="dxa"/>
            <w:tcBorders>
              <w:top w:val="single" w:color="000000" w:sz="4" w:space="0"/>
              <w:left w:val="single" w:color="000000" w:sz="4" w:space="0"/>
              <w:bottom w:val="single" w:color="000000" w:sz="4" w:space="0"/>
              <w:right w:val="single" w:color="000000" w:sz="4" w:space="0"/>
            </w:tcBorders>
          </w:tcPr>
          <w:p w14:paraId="40E436F7">
            <w:pPr>
              <w:kinsoku w:val="0"/>
              <w:autoSpaceDE w:val="0"/>
              <w:autoSpaceDN w:val="0"/>
              <w:adjustRightInd w:val="0"/>
              <w:spacing w:before="26"/>
              <w:ind w:left="1255"/>
              <w:rPr>
                <w:kern w:val="0"/>
                <w:sz w:val="24"/>
              </w:rPr>
            </w:pPr>
            <w:r>
              <w:rPr>
                <w:kern w:val="0"/>
                <w:sz w:val="24"/>
              </w:rPr>
              <w:t>156 to 260</w:t>
            </w:r>
            <w:r>
              <w:rPr>
                <w:rFonts w:ascii="Symbol" w:hAnsi="Symbol" w:eastAsia="Arial Unicode MS" w:cs="Symbol"/>
                <w:kern w:val="0"/>
                <w:sz w:val="24"/>
              </w:rPr>
              <w:t></w:t>
            </w:r>
            <w:r>
              <w:rPr>
                <w:rFonts w:eastAsia="Arial Unicode MS"/>
                <w:kern w:val="0"/>
                <w:sz w:val="24"/>
              </w:rPr>
              <w:t>C</w:t>
            </w:r>
          </w:p>
        </w:tc>
        <w:tc>
          <w:tcPr>
            <w:tcW w:w="3792" w:type="dxa"/>
            <w:tcBorders>
              <w:top w:val="single" w:color="000000" w:sz="4" w:space="0"/>
              <w:left w:val="single" w:color="000000" w:sz="4" w:space="0"/>
              <w:bottom w:val="single" w:color="000000" w:sz="4" w:space="0"/>
              <w:right w:val="single" w:color="000000" w:sz="4" w:space="0"/>
            </w:tcBorders>
          </w:tcPr>
          <w:p w14:paraId="6B33F147">
            <w:pPr>
              <w:kinsoku w:val="0"/>
              <w:autoSpaceDE w:val="0"/>
              <w:autoSpaceDN w:val="0"/>
              <w:adjustRightInd w:val="0"/>
              <w:spacing w:before="62"/>
              <w:ind w:left="1575"/>
              <w:rPr>
                <w:kern w:val="0"/>
                <w:sz w:val="24"/>
              </w:rPr>
            </w:pPr>
            <w:r>
              <w:rPr>
                <w:kern w:val="0"/>
                <w:sz w:val="24"/>
              </w:rPr>
              <w:t>50mm</w:t>
            </w:r>
          </w:p>
        </w:tc>
      </w:tr>
    </w:tbl>
    <w:p w14:paraId="3E565055">
      <w:pPr>
        <w:kinsoku w:val="0"/>
        <w:autoSpaceDE w:val="0"/>
        <w:autoSpaceDN w:val="0"/>
        <w:adjustRightInd w:val="0"/>
        <w:spacing w:before="9" w:line="100" w:lineRule="exact"/>
        <w:rPr>
          <w:kern w:val="0"/>
          <w:sz w:val="10"/>
          <w:szCs w:val="10"/>
        </w:rPr>
      </w:pPr>
    </w:p>
    <w:p w14:paraId="37343825">
      <w:pPr>
        <w:kinsoku w:val="0"/>
        <w:autoSpaceDE w:val="0"/>
        <w:autoSpaceDN w:val="0"/>
        <w:adjustRightInd w:val="0"/>
        <w:spacing w:line="200" w:lineRule="exact"/>
        <w:rPr>
          <w:kern w:val="0"/>
          <w:sz w:val="20"/>
          <w:szCs w:val="20"/>
        </w:rPr>
      </w:pPr>
    </w:p>
    <w:p w14:paraId="6A1B9145">
      <w:pPr>
        <w:tabs>
          <w:tab w:val="left" w:pos="1540"/>
        </w:tabs>
        <w:kinsoku w:val="0"/>
        <w:autoSpaceDE w:val="0"/>
        <w:autoSpaceDN w:val="0"/>
        <w:adjustRightInd w:val="0"/>
        <w:spacing w:line="240" w:lineRule="exact"/>
        <w:ind w:left="1018"/>
        <w:rPr>
          <w:kern w:val="0"/>
          <w:sz w:val="24"/>
        </w:rPr>
      </w:pPr>
      <w:r>
        <w:rPr>
          <w:kern w:val="0"/>
          <w:sz w:val="24"/>
        </w:rPr>
        <w:t>(2)</w:t>
      </w:r>
      <w:r>
        <w:rPr>
          <w:kern w:val="0"/>
          <w:sz w:val="24"/>
        </w:rPr>
        <w:tab/>
      </w:r>
      <w:r>
        <w:rPr>
          <w:kern w:val="0"/>
          <w:sz w:val="24"/>
        </w:rPr>
        <w:t>H.F.O.</w:t>
      </w:r>
      <w:r>
        <w:rPr>
          <w:rFonts w:hint="eastAsia"/>
          <w:kern w:val="0"/>
          <w:sz w:val="24"/>
        </w:rPr>
        <w:t>, U.L.S.F.O.</w:t>
      </w:r>
      <w:r>
        <w:rPr>
          <w:kern w:val="0"/>
          <w:sz w:val="24"/>
        </w:rPr>
        <w:t>/ L.S.</w:t>
      </w:r>
      <w:r>
        <w:rPr>
          <w:rFonts w:hint="eastAsia"/>
          <w:kern w:val="0"/>
          <w:sz w:val="24"/>
        </w:rPr>
        <w:t>H.</w:t>
      </w:r>
      <w:r>
        <w:rPr>
          <w:kern w:val="0"/>
          <w:sz w:val="24"/>
        </w:rPr>
        <w:t>F.O. Tanks</w:t>
      </w:r>
    </w:p>
    <w:p w14:paraId="71763355">
      <w:pPr>
        <w:kinsoku w:val="0"/>
        <w:autoSpaceDE w:val="0"/>
        <w:autoSpaceDN w:val="0"/>
        <w:adjustRightInd w:val="0"/>
        <w:spacing w:line="240" w:lineRule="exact"/>
        <w:rPr>
          <w:kern w:val="0"/>
          <w:sz w:val="26"/>
          <w:szCs w:val="26"/>
        </w:rPr>
      </w:pPr>
    </w:p>
    <w:p w14:paraId="21DCBA0B">
      <w:pPr>
        <w:numPr>
          <w:ilvl w:val="0"/>
          <w:numId w:val="34"/>
        </w:numPr>
        <w:kinsoku w:val="0"/>
        <w:autoSpaceDE w:val="0"/>
        <w:autoSpaceDN w:val="0"/>
        <w:adjustRightInd w:val="0"/>
        <w:rPr>
          <w:color w:val="000000"/>
          <w:kern w:val="0"/>
          <w:sz w:val="24"/>
        </w:rPr>
      </w:pPr>
      <w:r>
        <w:rPr>
          <w:color w:val="000000"/>
          <w:kern w:val="0"/>
          <w:sz w:val="24"/>
        </w:rPr>
        <w:t>HFO and LSHFO/ULSFO settling tanks</w:t>
      </w:r>
    </w:p>
    <w:p w14:paraId="4AA3BDE2">
      <w:pPr>
        <w:numPr>
          <w:ilvl w:val="0"/>
          <w:numId w:val="34"/>
        </w:numPr>
        <w:kinsoku w:val="0"/>
        <w:autoSpaceDE w:val="0"/>
        <w:autoSpaceDN w:val="0"/>
        <w:adjustRightInd w:val="0"/>
        <w:rPr>
          <w:color w:val="000000"/>
          <w:kern w:val="0"/>
          <w:sz w:val="24"/>
        </w:rPr>
      </w:pPr>
      <w:r>
        <w:rPr>
          <w:color w:val="000000"/>
          <w:kern w:val="0"/>
          <w:sz w:val="24"/>
        </w:rPr>
        <w:t>HFO and LSHFO/ULSFO service tanks</w:t>
      </w:r>
    </w:p>
    <w:p w14:paraId="1F8F27DD">
      <w:pPr>
        <w:kinsoku w:val="0"/>
        <w:autoSpaceDE w:val="0"/>
        <w:autoSpaceDN w:val="0"/>
        <w:adjustRightInd w:val="0"/>
        <w:spacing w:line="240" w:lineRule="exact"/>
        <w:rPr>
          <w:kern w:val="0"/>
          <w:sz w:val="26"/>
          <w:szCs w:val="26"/>
        </w:rPr>
      </w:pPr>
    </w:p>
    <w:p w14:paraId="75CB177E">
      <w:pPr>
        <w:kinsoku w:val="0"/>
        <w:autoSpaceDE w:val="0"/>
        <w:autoSpaceDN w:val="0"/>
        <w:adjustRightInd w:val="0"/>
        <w:ind w:left="1556"/>
        <w:rPr>
          <w:color w:val="000000"/>
          <w:kern w:val="0"/>
          <w:sz w:val="24"/>
        </w:rPr>
      </w:pPr>
      <w:r>
        <w:rPr>
          <w:color w:val="000000"/>
          <w:kern w:val="0"/>
          <w:sz w:val="24"/>
        </w:rPr>
        <w:t>In case of structure tank, front and side walls faced to engine room area only shall be insulated and to be covered with galvanized steel plate up to 2.3m in height from bottom of deck. The remaining upper part shall be covered with aluminum foil coated fiber glass cloth.</w:t>
      </w:r>
    </w:p>
    <w:p w14:paraId="24BAFC29">
      <w:pPr>
        <w:kinsoku w:val="0"/>
        <w:autoSpaceDE w:val="0"/>
        <w:autoSpaceDN w:val="0"/>
        <w:adjustRightInd w:val="0"/>
        <w:spacing w:line="240" w:lineRule="exact"/>
        <w:rPr>
          <w:kern w:val="0"/>
          <w:sz w:val="26"/>
          <w:szCs w:val="26"/>
        </w:rPr>
      </w:pPr>
    </w:p>
    <w:tbl>
      <w:tblPr>
        <w:tblStyle w:val="40"/>
        <w:tblW w:w="0" w:type="auto"/>
        <w:tblInd w:w="15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3"/>
        <w:gridCol w:w="3088"/>
        <w:gridCol w:w="1476"/>
        <w:gridCol w:w="1829"/>
      </w:tblGrid>
      <w:tr w14:paraId="1543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shd w:val="clear" w:color="auto" w:fill="auto"/>
          </w:tcPr>
          <w:p w14:paraId="33BA47E3">
            <w:pPr>
              <w:kinsoku w:val="0"/>
              <w:autoSpaceDE w:val="0"/>
              <w:autoSpaceDN w:val="0"/>
              <w:adjustRightInd w:val="0"/>
              <w:rPr>
                <w:color w:val="000000"/>
                <w:kern w:val="0"/>
                <w:sz w:val="24"/>
              </w:rPr>
            </w:pPr>
          </w:p>
        </w:tc>
        <w:tc>
          <w:tcPr>
            <w:tcW w:w="3969" w:type="dxa"/>
            <w:shd w:val="clear" w:color="auto" w:fill="auto"/>
          </w:tcPr>
          <w:p w14:paraId="694D212B">
            <w:pPr>
              <w:kinsoku w:val="0"/>
              <w:autoSpaceDE w:val="0"/>
              <w:autoSpaceDN w:val="0"/>
              <w:adjustRightInd w:val="0"/>
              <w:rPr>
                <w:color w:val="000000"/>
                <w:kern w:val="0"/>
                <w:sz w:val="24"/>
              </w:rPr>
            </w:pPr>
            <w:r>
              <w:rPr>
                <w:color w:val="000000"/>
                <w:kern w:val="0"/>
                <w:sz w:val="24"/>
              </w:rPr>
              <w:t>Material</w:t>
            </w:r>
          </w:p>
        </w:tc>
        <w:tc>
          <w:tcPr>
            <w:tcW w:w="1575" w:type="dxa"/>
            <w:shd w:val="clear" w:color="auto" w:fill="auto"/>
          </w:tcPr>
          <w:p w14:paraId="162F33AB">
            <w:pPr>
              <w:kinsoku w:val="0"/>
              <w:autoSpaceDE w:val="0"/>
              <w:autoSpaceDN w:val="0"/>
              <w:adjustRightInd w:val="0"/>
              <w:rPr>
                <w:color w:val="000000"/>
                <w:kern w:val="0"/>
                <w:sz w:val="24"/>
              </w:rPr>
            </w:pPr>
            <w:r>
              <w:rPr>
                <w:color w:val="000000"/>
                <w:kern w:val="0"/>
                <w:sz w:val="24"/>
              </w:rPr>
              <w:t>Dimension</w:t>
            </w:r>
          </w:p>
        </w:tc>
        <w:tc>
          <w:tcPr>
            <w:tcW w:w="2075" w:type="dxa"/>
            <w:shd w:val="clear" w:color="auto" w:fill="auto"/>
          </w:tcPr>
          <w:p w14:paraId="09A8A529">
            <w:pPr>
              <w:kinsoku w:val="0"/>
              <w:autoSpaceDE w:val="0"/>
              <w:autoSpaceDN w:val="0"/>
              <w:adjustRightInd w:val="0"/>
              <w:rPr>
                <w:color w:val="000000"/>
                <w:kern w:val="0"/>
                <w:sz w:val="24"/>
              </w:rPr>
            </w:pPr>
            <w:r>
              <w:rPr>
                <w:color w:val="000000"/>
                <w:kern w:val="0"/>
                <w:sz w:val="24"/>
              </w:rPr>
              <w:t>Remark</w:t>
            </w:r>
          </w:p>
        </w:tc>
      </w:tr>
      <w:tr w14:paraId="36E0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shd w:val="clear" w:color="auto" w:fill="auto"/>
          </w:tcPr>
          <w:p w14:paraId="0B2650FA">
            <w:pPr>
              <w:kinsoku w:val="0"/>
              <w:autoSpaceDE w:val="0"/>
              <w:autoSpaceDN w:val="0"/>
              <w:adjustRightInd w:val="0"/>
              <w:rPr>
                <w:color w:val="000000"/>
                <w:kern w:val="0"/>
                <w:sz w:val="24"/>
              </w:rPr>
            </w:pPr>
            <w:r>
              <w:rPr>
                <w:color w:val="000000"/>
                <w:kern w:val="0"/>
                <w:sz w:val="24"/>
              </w:rPr>
              <w:t>1</w:t>
            </w:r>
          </w:p>
        </w:tc>
        <w:tc>
          <w:tcPr>
            <w:tcW w:w="3969" w:type="dxa"/>
            <w:shd w:val="clear" w:color="auto" w:fill="auto"/>
          </w:tcPr>
          <w:p w14:paraId="75F14566">
            <w:pPr>
              <w:kinsoku w:val="0"/>
              <w:autoSpaceDE w:val="0"/>
              <w:autoSpaceDN w:val="0"/>
              <w:adjustRightInd w:val="0"/>
              <w:jc w:val="left"/>
              <w:rPr>
                <w:color w:val="000000"/>
                <w:kern w:val="0"/>
                <w:sz w:val="24"/>
              </w:rPr>
            </w:pPr>
            <w:r>
              <w:rPr>
                <w:color w:val="000000"/>
                <w:kern w:val="0"/>
                <w:sz w:val="24"/>
              </w:rPr>
              <w:t>Ceramic fibre moulding or rock wool</w:t>
            </w:r>
          </w:p>
        </w:tc>
        <w:tc>
          <w:tcPr>
            <w:tcW w:w="1575" w:type="dxa"/>
            <w:shd w:val="clear" w:color="auto" w:fill="auto"/>
          </w:tcPr>
          <w:p w14:paraId="17960C2E">
            <w:pPr>
              <w:kinsoku w:val="0"/>
              <w:autoSpaceDE w:val="0"/>
              <w:autoSpaceDN w:val="0"/>
              <w:adjustRightInd w:val="0"/>
              <w:rPr>
                <w:color w:val="000000"/>
                <w:kern w:val="0"/>
                <w:sz w:val="24"/>
              </w:rPr>
            </w:pPr>
            <w:r>
              <w:rPr>
                <w:color w:val="000000"/>
                <w:kern w:val="0"/>
                <w:sz w:val="24"/>
              </w:rPr>
              <w:t>25 mm</w:t>
            </w:r>
          </w:p>
        </w:tc>
        <w:tc>
          <w:tcPr>
            <w:tcW w:w="2075" w:type="dxa"/>
            <w:shd w:val="clear" w:color="auto" w:fill="auto"/>
          </w:tcPr>
          <w:p w14:paraId="28549D34">
            <w:pPr>
              <w:kinsoku w:val="0"/>
              <w:autoSpaceDE w:val="0"/>
              <w:autoSpaceDN w:val="0"/>
              <w:adjustRightInd w:val="0"/>
              <w:rPr>
                <w:color w:val="000000"/>
                <w:kern w:val="0"/>
                <w:sz w:val="24"/>
              </w:rPr>
            </w:pPr>
          </w:p>
        </w:tc>
      </w:tr>
      <w:tr w14:paraId="447AE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shd w:val="clear" w:color="auto" w:fill="auto"/>
          </w:tcPr>
          <w:p w14:paraId="0A8FD0E5">
            <w:pPr>
              <w:kinsoku w:val="0"/>
              <w:autoSpaceDE w:val="0"/>
              <w:autoSpaceDN w:val="0"/>
              <w:adjustRightInd w:val="0"/>
              <w:rPr>
                <w:color w:val="000000"/>
                <w:kern w:val="0"/>
                <w:sz w:val="24"/>
              </w:rPr>
            </w:pPr>
            <w:r>
              <w:rPr>
                <w:color w:val="000000"/>
                <w:kern w:val="0"/>
                <w:sz w:val="24"/>
              </w:rPr>
              <w:t>2</w:t>
            </w:r>
          </w:p>
        </w:tc>
        <w:tc>
          <w:tcPr>
            <w:tcW w:w="3969" w:type="dxa"/>
            <w:shd w:val="clear" w:color="auto" w:fill="auto"/>
          </w:tcPr>
          <w:p w14:paraId="75EDB336">
            <w:pPr>
              <w:kinsoku w:val="0"/>
              <w:autoSpaceDE w:val="0"/>
              <w:autoSpaceDN w:val="0"/>
              <w:adjustRightInd w:val="0"/>
              <w:rPr>
                <w:color w:val="000000"/>
                <w:kern w:val="0"/>
                <w:sz w:val="24"/>
              </w:rPr>
            </w:pPr>
            <w:r>
              <w:rPr>
                <w:color w:val="000000"/>
                <w:kern w:val="0"/>
                <w:sz w:val="24"/>
              </w:rPr>
              <w:t>Steel plate</w:t>
            </w:r>
          </w:p>
        </w:tc>
        <w:tc>
          <w:tcPr>
            <w:tcW w:w="1575" w:type="dxa"/>
            <w:shd w:val="clear" w:color="auto" w:fill="auto"/>
          </w:tcPr>
          <w:p w14:paraId="3B79973E">
            <w:pPr>
              <w:kinsoku w:val="0"/>
              <w:autoSpaceDE w:val="0"/>
              <w:autoSpaceDN w:val="0"/>
              <w:adjustRightInd w:val="0"/>
              <w:rPr>
                <w:color w:val="000000"/>
                <w:kern w:val="0"/>
                <w:sz w:val="24"/>
              </w:rPr>
            </w:pPr>
            <w:r>
              <w:rPr>
                <w:color w:val="000000"/>
                <w:kern w:val="0"/>
                <w:sz w:val="24"/>
              </w:rPr>
              <w:t>0.5 mm</w:t>
            </w:r>
          </w:p>
        </w:tc>
        <w:tc>
          <w:tcPr>
            <w:tcW w:w="2075" w:type="dxa"/>
            <w:shd w:val="clear" w:color="auto" w:fill="auto"/>
          </w:tcPr>
          <w:p w14:paraId="560323E9">
            <w:pPr>
              <w:kinsoku w:val="0"/>
              <w:autoSpaceDE w:val="0"/>
              <w:autoSpaceDN w:val="0"/>
              <w:adjustRightInd w:val="0"/>
              <w:rPr>
                <w:color w:val="000000"/>
                <w:kern w:val="0"/>
                <w:sz w:val="24"/>
              </w:rPr>
            </w:pPr>
            <w:r>
              <w:rPr>
                <w:color w:val="000000"/>
                <w:kern w:val="0"/>
                <w:sz w:val="24"/>
              </w:rPr>
              <w:t>Galvanized</w:t>
            </w:r>
          </w:p>
        </w:tc>
      </w:tr>
    </w:tbl>
    <w:p w14:paraId="586ABA53">
      <w:pPr>
        <w:kinsoku w:val="0"/>
        <w:autoSpaceDE w:val="0"/>
        <w:autoSpaceDN w:val="0"/>
        <w:adjustRightInd w:val="0"/>
        <w:spacing w:line="240" w:lineRule="exact"/>
        <w:rPr>
          <w:kern w:val="0"/>
          <w:sz w:val="26"/>
          <w:szCs w:val="26"/>
        </w:rPr>
      </w:pPr>
    </w:p>
    <w:p w14:paraId="55162435">
      <w:pPr>
        <w:tabs>
          <w:tab w:val="left" w:pos="1540"/>
        </w:tabs>
        <w:kinsoku w:val="0"/>
        <w:autoSpaceDE w:val="0"/>
        <w:autoSpaceDN w:val="0"/>
        <w:adjustRightInd w:val="0"/>
        <w:ind w:left="1018"/>
        <w:rPr>
          <w:kern w:val="0"/>
          <w:sz w:val="24"/>
        </w:rPr>
      </w:pPr>
      <w:r>
        <w:rPr>
          <w:kern w:val="0"/>
          <w:sz w:val="24"/>
        </w:rPr>
        <w:t>(4)</w:t>
      </w:r>
      <w:r>
        <w:rPr>
          <w:kern w:val="0"/>
          <w:sz w:val="24"/>
        </w:rPr>
        <w:tab/>
      </w:r>
      <w:r>
        <w:rPr>
          <w:kern w:val="0"/>
          <w:sz w:val="24"/>
        </w:rPr>
        <w:t>Silencers</w:t>
      </w:r>
    </w:p>
    <w:p w14:paraId="7BBD974F">
      <w:pPr>
        <w:kinsoku w:val="0"/>
        <w:autoSpaceDE w:val="0"/>
        <w:autoSpaceDN w:val="0"/>
        <w:adjustRightInd w:val="0"/>
        <w:spacing w:line="240" w:lineRule="exact"/>
        <w:rPr>
          <w:kern w:val="0"/>
          <w:sz w:val="26"/>
          <w:szCs w:val="26"/>
        </w:rPr>
      </w:pPr>
    </w:p>
    <w:p w14:paraId="62E61A63">
      <w:pPr>
        <w:kinsoku w:val="0"/>
        <w:autoSpaceDE w:val="0"/>
        <w:autoSpaceDN w:val="0"/>
        <w:adjustRightInd w:val="0"/>
        <w:ind w:left="1556"/>
        <w:rPr>
          <w:kern w:val="0"/>
          <w:sz w:val="24"/>
        </w:rPr>
      </w:pPr>
      <w:r>
        <w:rPr>
          <w:kern w:val="0"/>
          <w:sz w:val="24"/>
        </w:rPr>
        <w:t>The exhaust gas silencers for generator engine and emergency generator engine should be insulated with min. 50mm thickness of Ceramic fibre</w:t>
      </w:r>
      <w:r>
        <w:rPr>
          <w:rFonts w:hint="eastAsia"/>
          <w:kern w:val="0"/>
          <w:sz w:val="24"/>
        </w:rPr>
        <w:t xml:space="preserve"> </w:t>
      </w:r>
      <w:r>
        <w:rPr>
          <w:kern w:val="0"/>
          <w:sz w:val="24"/>
        </w:rPr>
        <w:t>moulding or rock wool and covered with 0.5mm galvanized steel sheet.</w:t>
      </w:r>
    </w:p>
    <w:p w14:paraId="0D71202E">
      <w:pPr>
        <w:kinsoku w:val="0"/>
        <w:autoSpaceDE w:val="0"/>
        <w:autoSpaceDN w:val="0"/>
        <w:adjustRightInd w:val="0"/>
        <w:spacing w:line="240" w:lineRule="exact"/>
        <w:rPr>
          <w:kern w:val="0"/>
          <w:sz w:val="26"/>
          <w:szCs w:val="26"/>
        </w:rPr>
      </w:pPr>
    </w:p>
    <w:p w14:paraId="5124B345">
      <w:pPr>
        <w:pStyle w:val="5"/>
        <w:spacing w:after="312"/>
        <w:ind w:left="42"/>
      </w:pPr>
      <w:r>
        <w:rPr>
          <w:rFonts w:hint="eastAsia"/>
        </w:rPr>
        <w:t>6.9.</w:t>
      </w:r>
      <w:r>
        <w:t>1.3</w:t>
      </w:r>
      <w:r>
        <w:tab/>
      </w:r>
      <w:r>
        <w:t>Insulation for exhaust gas piping</w:t>
      </w:r>
    </w:p>
    <w:p w14:paraId="6D8D6172">
      <w:pPr>
        <w:kinsoku w:val="0"/>
        <w:autoSpaceDE w:val="0"/>
        <w:autoSpaceDN w:val="0"/>
        <w:adjustRightInd w:val="0"/>
        <w:spacing w:line="274" w:lineRule="exact"/>
        <w:ind w:left="1017"/>
        <w:rPr>
          <w:kern w:val="0"/>
          <w:sz w:val="24"/>
        </w:rPr>
      </w:pPr>
      <w:r>
        <w:rPr>
          <w:kern w:val="0"/>
          <w:sz w:val="24"/>
        </w:rPr>
        <w:t>The exhaust gas piping and uptake in engine room shall be insulated and the requirements are as follows:</w:t>
      </w:r>
    </w:p>
    <w:p w14:paraId="5F3F7A62">
      <w:pPr>
        <w:kinsoku w:val="0"/>
        <w:autoSpaceDE w:val="0"/>
        <w:autoSpaceDN w:val="0"/>
        <w:adjustRightInd w:val="0"/>
        <w:spacing w:before="17" w:line="100" w:lineRule="exact"/>
        <w:rPr>
          <w:kern w:val="0"/>
          <w:sz w:val="10"/>
          <w:szCs w:val="10"/>
        </w:rPr>
      </w:pPr>
    </w:p>
    <w:p w14:paraId="04EEBA31">
      <w:pPr>
        <w:kinsoku w:val="0"/>
        <w:autoSpaceDE w:val="0"/>
        <w:autoSpaceDN w:val="0"/>
        <w:adjustRightInd w:val="0"/>
        <w:spacing w:line="240" w:lineRule="exact"/>
        <w:rPr>
          <w:kern w:val="0"/>
          <w:sz w:val="26"/>
          <w:szCs w:val="26"/>
        </w:rPr>
      </w:pPr>
    </w:p>
    <w:tbl>
      <w:tblPr>
        <w:tblStyle w:val="40"/>
        <w:tblW w:w="0" w:type="auto"/>
        <w:tblInd w:w="1019" w:type="dxa"/>
        <w:tblLayout w:type="fixed"/>
        <w:tblCellMar>
          <w:top w:w="0" w:type="dxa"/>
          <w:left w:w="0" w:type="dxa"/>
          <w:bottom w:w="0" w:type="dxa"/>
          <w:right w:w="0" w:type="dxa"/>
        </w:tblCellMar>
      </w:tblPr>
      <w:tblGrid>
        <w:gridCol w:w="1908"/>
        <w:gridCol w:w="2160"/>
        <w:gridCol w:w="2520"/>
        <w:gridCol w:w="1988"/>
      </w:tblGrid>
      <w:tr w14:paraId="1E93127F">
        <w:tblPrEx>
          <w:tblCellMar>
            <w:top w:w="0" w:type="dxa"/>
            <w:left w:w="0" w:type="dxa"/>
            <w:bottom w:w="0" w:type="dxa"/>
            <w:right w:w="0" w:type="dxa"/>
          </w:tblCellMar>
        </w:tblPrEx>
        <w:trPr>
          <w:cantSplit/>
          <w:trHeight w:val="286" w:hRule="exact"/>
        </w:trPr>
        <w:tc>
          <w:tcPr>
            <w:tcW w:w="1908" w:type="dxa"/>
            <w:vMerge w:val="restart"/>
            <w:tcBorders>
              <w:top w:val="single" w:color="000000" w:sz="4" w:space="0"/>
              <w:left w:val="single" w:color="000000" w:sz="4" w:space="0"/>
              <w:bottom w:val="single" w:color="000000" w:sz="4" w:space="0"/>
              <w:right w:val="single" w:color="000000" w:sz="4" w:space="0"/>
            </w:tcBorders>
          </w:tcPr>
          <w:p w14:paraId="1BDFF616">
            <w:pPr>
              <w:kinsoku w:val="0"/>
              <w:autoSpaceDE w:val="0"/>
              <w:autoSpaceDN w:val="0"/>
              <w:adjustRightInd w:val="0"/>
              <w:spacing w:before="2"/>
              <w:ind w:left="443" w:firstLine="90"/>
              <w:jc w:val="left"/>
              <w:rPr>
                <w:kern w:val="0"/>
                <w:sz w:val="24"/>
              </w:rPr>
            </w:pPr>
            <w:r>
              <w:rPr>
                <w:kern w:val="0"/>
                <w:sz w:val="24"/>
              </w:rPr>
              <w:t>Name of equipment</w:t>
            </w:r>
          </w:p>
        </w:tc>
        <w:tc>
          <w:tcPr>
            <w:tcW w:w="4680" w:type="dxa"/>
            <w:gridSpan w:val="2"/>
            <w:tcBorders>
              <w:top w:val="single" w:color="000000" w:sz="4" w:space="0"/>
              <w:left w:val="single" w:color="000000" w:sz="4" w:space="0"/>
              <w:bottom w:val="single" w:color="000000" w:sz="4" w:space="0"/>
              <w:right w:val="single" w:color="000000" w:sz="4" w:space="0"/>
            </w:tcBorders>
          </w:tcPr>
          <w:p w14:paraId="408D9094">
            <w:pPr>
              <w:kinsoku w:val="0"/>
              <w:autoSpaceDE w:val="0"/>
              <w:autoSpaceDN w:val="0"/>
              <w:adjustRightInd w:val="0"/>
              <w:spacing w:before="2"/>
              <w:ind w:left="1841"/>
              <w:rPr>
                <w:kern w:val="0"/>
                <w:sz w:val="24"/>
              </w:rPr>
            </w:pPr>
            <w:r>
              <w:rPr>
                <w:kern w:val="0"/>
                <w:sz w:val="24"/>
              </w:rPr>
              <w:t>Insulation</w:t>
            </w:r>
          </w:p>
        </w:tc>
        <w:tc>
          <w:tcPr>
            <w:tcW w:w="1988" w:type="dxa"/>
            <w:vMerge w:val="restart"/>
            <w:tcBorders>
              <w:top w:val="single" w:color="000000" w:sz="4" w:space="0"/>
              <w:left w:val="single" w:color="000000" w:sz="4" w:space="0"/>
              <w:bottom w:val="single" w:color="000000" w:sz="4" w:space="0"/>
              <w:right w:val="single" w:color="000000" w:sz="4" w:space="0"/>
            </w:tcBorders>
          </w:tcPr>
          <w:p w14:paraId="4AF8789B">
            <w:pPr>
              <w:kinsoku w:val="0"/>
              <w:autoSpaceDE w:val="0"/>
              <w:autoSpaceDN w:val="0"/>
              <w:adjustRightInd w:val="0"/>
              <w:spacing w:before="2"/>
              <w:ind w:left="688"/>
              <w:rPr>
                <w:kern w:val="0"/>
                <w:sz w:val="24"/>
              </w:rPr>
            </w:pPr>
            <w:r>
              <w:rPr>
                <w:kern w:val="0"/>
                <w:sz w:val="24"/>
              </w:rPr>
              <w:t>Cover</w:t>
            </w:r>
          </w:p>
        </w:tc>
      </w:tr>
      <w:tr w14:paraId="1AB2B839">
        <w:tblPrEx>
          <w:tblCellMar>
            <w:top w:w="0" w:type="dxa"/>
            <w:left w:w="0" w:type="dxa"/>
            <w:bottom w:w="0" w:type="dxa"/>
            <w:right w:w="0" w:type="dxa"/>
          </w:tblCellMar>
        </w:tblPrEx>
        <w:trPr>
          <w:cantSplit/>
          <w:trHeight w:val="287" w:hRule="exact"/>
        </w:trPr>
        <w:tc>
          <w:tcPr>
            <w:tcW w:w="1908" w:type="dxa"/>
            <w:vMerge w:val="continue"/>
            <w:tcBorders>
              <w:top w:val="single" w:color="000000" w:sz="4" w:space="0"/>
              <w:left w:val="single" w:color="000000" w:sz="4" w:space="0"/>
              <w:bottom w:val="single" w:color="000000" w:sz="4" w:space="0"/>
              <w:right w:val="single" w:color="000000" w:sz="4" w:space="0"/>
            </w:tcBorders>
          </w:tcPr>
          <w:p w14:paraId="05CB3C68">
            <w:pPr>
              <w:kinsoku w:val="0"/>
              <w:autoSpaceDE w:val="0"/>
              <w:autoSpaceDN w:val="0"/>
              <w:adjustRightInd w:val="0"/>
              <w:spacing w:before="2"/>
              <w:ind w:left="688"/>
              <w:rPr>
                <w:kern w:val="0"/>
                <w:sz w:val="24"/>
              </w:rPr>
            </w:pPr>
          </w:p>
        </w:tc>
        <w:tc>
          <w:tcPr>
            <w:tcW w:w="2160" w:type="dxa"/>
            <w:tcBorders>
              <w:top w:val="single" w:color="000000" w:sz="4" w:space="0"/>
              <w:left w:val="single" w:color="000000" w:sz="4" w:space="0"/>
              <w:bottom w:val="single" w:color="000000" w:sz="4" w:space="0"/>
              <w:right w:val="single" w:color="000000" w:sz="4" w:space="0"/>
            </w:tcBorders>
          </w:tcPr>
          <w:p w14:paraId="213D818E">
            <w:pPr>
              <w:kinsoku w:val="0"/>
              <w:autoSpaceDE w:val="0"/>
              <w:autoSpaceDN w:val="0"/>
              <w:adjustRightInd w:val="0"/>
              <w:spacing w:before="2"/>
              <w:ind w:left="292"/>
              <w:rPr>
                <w:kern w:val="0"/>
                <w:sz w:val="24"/>
              </w:rPr>
            </w:pPr>
            <w:r>
              <w:rPr>
                <w:kern w:val="0"/>
                <w:sz w:val="24"/>
              </w:rPr>
              <w:t>Thickness (mm)</w:t>
            </w:r>
          </w:p>
        </w:tc>
        <w:tc>
          <w:tcPr>
            <w:tcW w:w="2520" w:type="dxa"/>
            <w:tcBorders>
              <w:top w:val="single" w:color="000000" w:sz="4" w:space="0"/>
              <w:left w:val="single" w:color="000000" w:sz="4" w:space="0"/>
              <w:bottom w:val="single" w:color="000000" w:sz="4" w:space="0"/>
              <w:right w:val="single" w:color="000000" w:sz="4" w:space="0"/>
            </w:tcBorders>
          </w:tcPr>
          <w:p w14:paraId="5E9B59DC">
            <w:pPr>
              <w:kinsoku w:val="0"/>
              <w:autoSpaceDE w:val="0"/>
              <w:autoSpaceDN w:val="0"/>
              <w:adjustRightInd w:val="0"/>
              <w:spacing w:before="2"/>
              <w:ind w:left="837"/>
              <w:rPr>
                <w:kern w:val="0"/>
                <w:sz w:val="24"/>
              </w:rPr>
            </w:pPr>
            <w:r>
              <w:rPr>
                <w:kern w:val="0"/>
                <w:sz w:val="24"/>
              </w:rPr>
              <w:t>Material</w:t>
            </w:r>
          </w:p>
        </w:tc>
        <w:tc>
          <w:tcPr>
            <w:tcW w:w="1988" w:type="dxa"/>
            <w:vMerge w:val="continue"/>
            <w:tcBorders>
              <w:top w:val="single" w:color="000000" w:sz="4" w:space="0"/>
              <w:left w:val="single" w:color="000000" w:sz="4" w:space="0"/>
              <w:bottom w:val="single" w:color="000000" w:sz="4" w:space="0"/>
              <w:right w:val="single" w:color="000000" w:sz="4" w:space="0"/>
            </w:tcBorders>
          </w:tcPr>
          <w:p w14:paraId="1D4C4ACC">
            <w:pPr>
              <w:kinsoku w:val="0"/>
              <w:autoSpaceDE w:val="0"/>
              <w:autoSpaceDN w:val="0"/>
              <w:adjustRightInd w:val="0"/>
              <w:spacing w:before="2"/>
              <w:ind w:left="837"/>
              <w:rPr>
                <w:kern w:val="0"/>
                <w:sz w:val="24"/>
              </w:rPr>
            </w:pPr>
          </w:p>
        </w:tc>
      </w:tr>
      <w:tr w14:paraId="66523877">
        <w:tblPrEx>
          <w:tblCellMar>
            <w:top w:w="0" w:type="dxa"/>
            <w:left w:w="0" w:type="dxa"/>
            <w:bottom w:w="0" w:type="dxa"/>
            <w:right w:w="0" w:type="dxa"/>
          </w:tblCellMar>
        </w:tblPrEx>
        <w:trPr>
          <w:trHeight w:val="836" w:hRule="exact"/>
        </w:trPr>
        <w:tc>
          <w:tcPr>
            <w:tcW w:w="1908" w:type="dxa"/>
            <w:tcBorders>
              <w:top w:val="single" w:color="000000" w:sz="4" w:space="0"/>
              <w:left w:val="single" w:color="000000" w:sz="4" w:space="0"/>
              <w:bottom w:val="single" w:color="000000" w:sz="4" w:space="0"/>
              <w:right w:val="single" w:color="000000" w:sz="4" w:space="0"/>
            </w:tcBorders>
          </w:tcPr>
          <w:p w14:paraId="567BE696">
            <w:pPr>
              <w:kinsoku w:val="0"/>
              <w:autoSpaceDE w:val="0"/>
              <w:autoSpaceDN w:val="0"/>
              <w:adjustRightInd w:val="0"/>
              <w:spacing w:before="2"/>
              <w:ind w:left="103"/>
              <w:rPr>
                <w:kern w:val="0"/>
                <w:sz w:val="24"/>
              </w:rPr>
            </w:pPr>
            <w:r>
              <w:rPr>
                <w:kern w:val="0"/>
                <w:sz w:val="24"/>
              </w:rPr>
              <w:t>Main engine</w:t>
            </w:r>
          </w:p>
        </w:tc>
        <w:tc>
          <w:tcPr>
            <w:tcW w:w="2160" w:type="dxa"/>
            <w:tcBorders>
              <w:top w:val="single" w:color="000000" w:sz="4" w:space="0"/>
              <w:left w:val="single" w:color="000000" w:sz="4" w:space="0"/>
              <w:bottom w:val="single" w:color="000000" w:sz="4" w:space="0"/>
              <w:right w:val="single" w:color="000000" w:sz="4" w:space="0"/>
            </w:tcBorders>
          </w:tcPr>
          <w:p w14:paraId="2E76BF5F">
            <w:pPr>
              <w:kinsoku w:val="0"/>
              <w:autoSpaceDE w:val="0"/>
              <w:autoSpaceDN w:val="0"/>
              <w:adjustRightInd w:val="0"/>
              <w:spacing w:before="2"/>
              <w:ind w:left="104"/>
              <w:rPr>
                <w:kern w:val="0"/>
                <w:sz w:val="24"/>
              </w:rPr>
            </w:pPr>
            <w:r>
              <w:rPr>
                <w:kern w:val="0"/>
                <w:sz w:val="24"/>
              </w:rPr>
              <w:t>Pipe 75</w:t>
            </w:r>
          </w:p>
          <w:p w14:paraId="25D5FE18">
            <w:pPr>
              <w:kinsoku w:val="0"/>
              <w:autoSpaceDE w:val="0"/>
              <w:autoSpaceDN w:val="0"/>
              <w:adjustRightInd w:val="0"/>
              <w:spacing w:line="270" w:lineRule="exact"/>
              <w:ind w:left="103"/>
              <w:rPr>
                <w:kern w:val="0"/>
                <w:sz w:val="24"/>
              </w:rPr>
            </w:pPr>
            <w:r>
              <w:rPr>
                <w:kern w:val="0"/>
                <w:sz w:val="24"/>
              </w:rPr>
              <w:t>Flange75</w:t>
            </w:r>
          </w:p>
        </w:tc>
        <w:tc>
          <w:tcPr>
            <w:tcW w:w="2520" w:type="dxa"/>
            <w:tcBorders>
              <w:top w:val="single" w:color="000000" w:sz="4" w:space="0"/>
              <w:left w:val="single" w:color="000000" w:sz="4" w:space="0"/>
              <w:bottom w:val="single" w:color="000000" w:sz="4" w:space="0"/>
              <w:right w:val="single" w:color="000000" w:sz="4" w:space="0"/>
            </w:tcBorders>
          </w:tcPr>
          <w:p w14:paraId="1288A5DC">
            <w:pPr>
              <w:kinsoku w:val="0"/>
              <w:autoSpaceDE w:val="0"/>
              <w:autoSpaceDN w:val="0"/>
              <w:adjustRightInd w:val="0"/>
              <w:spacing w:line="240" w:lineRule="exact"/>
              <w:ind w:left="163" w:right="88" w:rightChars="42"/>
              <w:jc w:val="center"/>
              <w:rPr>
                <w:kern w:val="0"/>
                <w:sz w:val="24"/>
              </w:rPr>
            </w:pPr>
            <w:r>
              <w:rPr>
                <w:kern w:val="0"/>
                <w:sz w:val="24"/>
              </w:rPr>
              <w:t>Ceramic fibre</w:t>
            </w:r>
            <w:r>
              <w:rPr>
                <w:rFonts w:hint="eastAsia"/>
                <w:kern w:val="0"/>
                <w:sz w:val="24"/>
              </w:rPr>
              <w:t xml:space="preserve"> </w:t>
            </w:r>
            <w:r>
              <w:rPr>
                <w:kern w:val="0"/>
                <w:sz w:val="24"/>
              </w:rPr>
              <w:t>moulding or rock wool</w:t>
            </w:r>
          </w:p>
        </w:tc>
        <w:tc>
          <w:tcPr>
            <w:tcW w:w="1988" w:type="dxa"/>
            <w:tcBorders>
              <w:top w:val="single" w:color="000000" w:sz="4" w:space="0"/>
              <w:left w:val="single" w:color="000000" w:sz="4" w:space="0"/>
              <w:bottom w:val="single" w:color="000000" w:sz="4" w:space="0"/>
              <w:right w:val="single" w:color="000000" w:sz="4" w:space="0"/>
            </w:tcBorders>
          </w:tcPr>
          <w:p w14:paraId="6661B3A0">
            <w:pPr>
              <w:tabs>
                <w:tab w:val="left" w:pos="705"/>
                <w:tab w:val="left" w:pos="1260"/>
              </w:tabs>
              <w:kinsoku w:val="0"/>
              <w:autoSpaceDE w:val="0"/>
              <w:autoSpaceDN w:val="0"/>
              <w:adjustRightInd w:val="0"/>
              <w:spacing w:before="2"/>
              <w:ind w:left="103"/>
              <w:jc w:val="left"/>
              <w:rPr>
                <w:kern w:val="0"/>
                <w:sz w:val="24"/>
              </w:rPr>
            </w:pPr>
            <w:r>
              <w:rPr>
                <w:kern w:val="0"/>
                <w:sz w:val="24"/>
              </w:rPr>
              <w:t>Glass</w:t>
            </w:r>
            <w:r>
              <w:rPr>
                <w:kern w:val="0"/>
                <w:sz w:val="24"/>
              </w:rPr>
              <w:tab/>
            </w:r>
            <w:r>
              <w:rPr>
                <w:kern w:val="0"/>
                <w:sz w:val="24"/>
              </w:rPr>
              <w:t>cloth</w:t>
            </w:r>
            <w:r>
              <w:rPr>
                <w:kern w:val="0"/>
                <w:sz w:val="24"/>
              </w:rPr>
              <w:tab/>
            </w:r>
            <w:r>
              <w:rPr>
                <w:kern w:val="0"/>
                <w:sz w:val="24"/>
              </w:rPr>
              <w:t>+ galv. steel sheet 0.5mm thick</w:t>
            </w:r>
          </w:p>
        </w:tc>
      </w:tr>
      <w:tr w14:paraId="55EBE3E5">
        <w:tblPrEx>
          <w:tblCellMar>
            <w:top w:w="0" w:type="dxa"/>
            <w:left w:w="0" w:type="dxa"/>
            <w:bottom w:w="0" w:type="dxa"/>
            <w:right w:w="0" w:type="dxa"/>
          </w:tblCellMar>
        </w:tblPrEx>
        <w:trPr>
          <w:trHeight w:val="286" w:hRule="exact"/>
        </w:trPr>
        <w:tc>
          <w:tcPr>
            <w:tcW w:w="1908" w:type="dxa"/>
            <w:tcBorders>
              <w:top w:val="single" w:color="000000" w:sz="4" w:space="0"/>
              <w:left w:val="single" w:color="000000" w:sz="4" w:space="0"/>
              <w:bottom w:val="single" w:color="000000" w:sz="4" w:space="0"/>
              <w:right w:val="single" w:color="000000" w:sz="4" w:space="0"/>
            </w:tcBorders>
          </w:tcPr>
          <w:p w14:paraId="5F81FF04">
            <w:pPr>
              <w:kinsoku w:val="0"/>
              <w:autoSpaceDE w:val="0"/>
              <w:autoSpaceDN w:val="0"/>
              <w:adjustRightInd w:val="0"/>
              <w:spacing w:before="2"/>
              <w:ind w:left="103"/>
              <w:rPr>
                <w:kern w:val="0"/>
                <w:sz w:val="24"/>
              </w:rPr>
            </w:pPr>
            <w:r>
              <w:rPr>
                <w:kern w:val="0"/>
                <w:sz w:val="24"/>
              </w:rPr>
              <w:t>Generator engine</w:t>
            </w:r>
          </w:p>
        </w:tc>
        <w:tc>
          <w:tcPr>
            <w:tcW w:w="2160" w:type="dxa"/>
            <w:tcBorders>
              <w:top w:val="single" w:color="000000" w:sz="4" w:space="0"/>
              <w:left w:val="single" w:color="000000" w:sz="4" w:space="0"/>
              <w:bottom w:val="single" w:color="000000" w:sz="4" w:space="0"/>
              <w:right w:val="single" w:color="000000" w:sz="4" w:space="0"/>
            </w:tcBorders>
          </w:tcPr>
          <w:p w14:paraId="565A90EB">
            <w:pPr>
              <w:kinsoku w:val="0"/>
              <w:autoSpaceDE w:val="0"/>
              <w:autoSpaceDN w:val="0"/>
              <w:adjustRightInd w:val="0"/>
              <w:spacing w:before="2"/>
              <w:ind w:left="103"/>
              <w:rPr>
                <w:kern w:val="0"/>
                <w:sz w:val="24"/>
              </w:rPr>
            </w:pPr>
            <w:r>
              <w:rPr>
                <w:kern w:val="0"/>
                <w:sz w:val="24"/>
              </w:rPr>
              <w:t>Pipe &amp; flange 75</w:t>
            </w:r>
          </w:p>
        </w:tc>
        <w:tc>
          <w:tcPr>
            <w:tcW w:w="2520" w:type="dxa"/>
            <w:tcBorders>
              <w:top w:val="single" w:color="000000" w:sz="4" w:space="0"/>
              <w:left w:val="single" w:color="000000" w:sz="4" w:space="0"/>
              <w:bottom w:val="single" w:color="000000" w:sz="4" w:space="0"/>
              <w:right w:val="single" w:color="000000" w:sz="4" w:space="0"/>
            </w:tcBorders>
          </w:tcPr>
          <w:p w14:paraId="4C0A0CD8">
            <w:pPr>
              <w:kinsoku w:val="0"/>
              <w:autoSpaceDE w:val="0"/>
              <w:autoSpaceDN w:val="0"/>
              <w:adjustRightInd w:val="0"/>
              <w:spacing w:before="2"/>
              <w:ind w:left="103"/>
              <w:jc w:val="center"/>
              <w:rPr>
                <w:kern w:val="0"/>
                <w:sz w:val="24"/>
              </w:rPr>
            </w:pPr>
            <w:r>
              <w:rPr>
                <w:kern w:val="0"/>
                <w:sz w:val="24"/>
              </w:rPr>
              <w:t>Ditto</w:t>
            </w:r>
          </w:p>
        </w:tc>
        <w:tc>
          <w:tcPr>
            <w:tcW w:w="1988" w:type="dxa"/>
            <w:tcBorders>
              <w:top w:val="single" w:color="000000" w:sz="4" w:space="0"/>
              <w:left w:val="single" w:color="000000" w:sz="4" w:space="0"/>
              <w:bottom w:val="single" w:color="000000" w:sz="4" w:space="0"/>
              <w:right w:val="single" w:color="000000" w:sz="4" w:space="0"/>
            </w:tcBorders>
          </w:tcPr>
          <w:p w14:paraId="37451EB8">
            <w:pPr>
              <w:kinsoku w:val="0"/>
              <w:autoSpaceDE w:val="0"/>
              <w:autoSpaceDN w:val="0"/>
              <w:adjustRightInd w:val="0"/>
              <w:spacing w:before="2"/>
              <w:ind w:left="104"/>
              <w:jc w:val="center"/>
              <w:rPr>
                <w:kern w:val="0"/>
                <w:sz w:val="24"/>
              </w:rPr>
            </w:pPr>
            <w:r>
              <w:rPr>
                <w:kern w:val="0"/>
                <w:sz w:val="24"/>
              </w:rPr>
              <w:t>Ditto</w:t>
            </w:r>
          </w:p>
        </w:tc>
      </w:tr>
      <w:tr w14:paraId="14150E2A">
        <w:tblPrEx>
          <w:tblCellMar>
            <w:top w:w="0" w:type="dxa"/>
            <w:left w:w="0" w:type="dxa"/>
            <w:bottom w:w="0" w:type="dxa"/>
            <w:right w:w="0" w:type="dxa"/>
          </w:tblCellMar>
        </w:tblPrEx>
        <w:trPr>
          <w:trHeight w:val="563" w:hRule="exact"/>
        </w:trPr>
        <w:tc>
          <w:tcPr>
            <w:tcW w:w="1908" w:type="dxa"/>
            <w:tcBorders>
              <w:top w:val="single" w:color="000000" w:sz="4" w:space="0"/>
              <w:left w:val="single" w:color="000000" w:sz="4" w:space="0"/>
              <w:bottom w:val="single" w:color="000000" w:sz="4" w:space="0"/>
              <w:right w:val="single" w:color="000000" w:sz="4" w:space="0"/>
            </w:tcBorders>
          </w:tcPr>
          <w:p w14:paraId="28D09D36">
            <w:pPr>
              <w:kinsoku w:val="0"/>
              <w:autoSpaceDE w:val="0"/>
              <w:autoSpaceDN w:val="0"/>
              <w:adjustRightInd w:val="0"/>
              <w:spacing w:before="2"/>
              <w:ind w:left="103"/>
              <w:rPr>
                <w:kern w:val="0"/>
                <w:sz w:val="24"/>
              </w:rPr>
            </w:pPr>
            <w:r>
              <w:rPr>
                <w:kern w:val="0"/>
                <w:sz w:val="24"/>
              </w:rPr>
              <w:t>Incinerator &amp;</w:t>
            </w:r>
          </w:p>
          <w:p w14:paraId="14E415AB">
            <w:pPr>
              <w:kinsoku w:val="0"/>
              <w:autoSpaceDE w:val="0"/>
              <w:autoSpaceDN w:val="0"/>
              <w:adjustRightInd w:val="0"/>
              <w:ind w:left="103"/>
              <w:rPr>
                <w:kern w:val="0"/>
                <w:sz w:val="24"/>
              </w:rPr>
            </w:pPr>
            <w:r>
              <w:rPr>
                <w:kern w:val="0"/>
                <w:sz w:val="24"/>
              </w:rPr>
              <w:t>boiler</w:t>
            </w:r>
          </w:p>
        </w:tc>
        <w:tc>
          <w:tcPr>
            <w:tcW w:w="2160" w:type="dxa"/>
            <w:tcBorders>
              <w:top w:val="single" w:color="000000" w:sz="4" w:space="0"/>
              <w:left w:val="single" w:color="000000" w:sz="4" w:space="0"/>
              <w:bottom w:val="single" w:color="000000" w:sz="4" w:space="0"/>
              <w:right w:val="single" w:color="000000" w:sz="4" w:space="0"/>
            </w:tcBorders>
          </w:tcPr>
          <w:p w14:paraId="17F93B7C">
            <w:pPr>
              <w:kinsoku w:val="0"/>
              <w:autoSpaceDE w:val="0"/>
              <w:autoSpaceDN w:val="0"/>
              <w:adjustRightInd w:val="0"/>
              <w:spacing w:before="2"/>
              <w:ind w:left="103"/>
              <w:rPr>
                <w:kern w:val="0"/>
                <w:sz w:val="24"/>
              </w:rPr>
            </w:pPr>
            <w:r>
              <w:rPr>
                <w:kern w:val="0"/>
                <w:sz w:val="24"/>
              </w:rPr>
              <w:t>Pipe &amp; flange 50</w:t>
            </w:r>
          </w:p>
        </w:tc>
        <w:tc>
          <w:tcPr>
            <w:tcW w:w="2520" w:type="dxa"/>
            <w:tcBorders>
              <w:top w:val="single" w:color="000000" w:sz="4" w:space="0"/>
              <w:left w:val="single" w:color="000000" w:sz="4" w:space="0"/>
              <w:bottom w:val="single" w:color="000000" w:sz="4" w:space="0"/>
              <w:right w:val="single" w:color="000000" w:sz="4" w:space="0"/>
            </w:tcBorders>
          </w:tcPr>
          <w:p w14:paraId="7576339B">
            <w:pPr>
              <w:kinsoku w:val="0"/>
              <w:autoSpaceDE w:val="0"/>
              <w:autoSpaceDN w:val="0"/>
              <w:adjustRightInd w:val="0"/>
              <w:spacing w:before="2"/>
              <w:ind w:left="103"/>
              <w:jc w:val="center"/>
              <w:rPr>
                <w:kern w:val="0"/>
                <w:sz w:val="24"/>
              </w:rPr>
            </w:pPr>
            <w:r>
              <w:rPr>
                <w:kern w:val="0"/>
                <w:sz w:val="24"/>
              </w:rPr>
              <w:t>Ditto</w:t>
            </w:r>
          </w:p>
        </w:tc>
        <w:tc>
          <w:tcPr>
            <w:tcW w:w="1988" w:type="dxa"/>
            <w:tcBorders>
              <w:top w:val="single" w:color="000000" w:sz="4" w:space="0"/>
              <w:left w:val="single" w:color="000000" w:sz="4" w:space="0"/>
              <w:bottom w:val="single" w:color="000000" w:sz="4" w:space="0"/>
              <w:right w:val="single" w:color="000000" w:sz="4" w:space="0"/>
            </w:tcBorders>
          </w:tcPr>
          <w:p w14:paraId="4D75A515">
            <w:pPr>
              <w:kinsoku w:val="0"/>
              <w:autoSpaceDE w:val="0"/>
              <w:autoSpaceDN w:val="0"/>
              <w:adjustRightInd w:val="0"/>
              <w:spacing w:before="2"/>
              <w:ind w:left="103"/>
              <w:jc w:val="center"/>
              <w:rPr>
                <w:kern w:val="0"/>
                <w:sz w:val="24"/>
              </w:rPr>
            </w:pPr>
            <w:r>
              <w:rPr>
                <w:kern w:val="0"/>
                <w:sz w:val="24"/>
              </w:rPr>
              <w:t>Ditto</w:t>
            </w:r>
          </w:p>
        </w:tc>
      </w:tr>
    </w:tbl>
    <w:p w14:paraId="7EA75CEE">
      <w:pPr>
        <w:kinsoku w:val="0"/>
        <w:autoSpaceDE w:val="0"/>
        <w:autoSpaceDN w:val="0"/>
        <w:adjustRightInd w:val="0"/>
        <w:spacing w:line="200" w:lineRule="exact"/>
        <w:rPr>
          <w:kern w:val="0"/>
          <w:sz w:val="20"/>
          <w:szCs w:val="20"/>
        </w:rPr>
      </w:pPr>
    </w:p>
    <w:p w14:paraId="5D50AAE4">
      <w:pPr>
        <w:kinsoku w:val="0"/>
        <w:autoSpaceDE w:val="0"/>
        <w:autoSpaceDN w:val="0"/>
        <w:adjustRightInd w:val="0"/>
        <w:ind w:left="1017"/>
        <w:rPr>
          <w:kern w:val="0"/>
          <w:sz w:val="24"/>
        </w:rPr>
      </w:pPr>
      <w:r>
        <w:rPr>
          <w:kern w:val="0"/>
          <w:sz w:val="24"/>
        </w:rPr>
        <w:t>The exhaust gas piping and uptake from bottom to nav. deck above three (3) meters in funnel shall be insulated with thickness of 50mm and covered with galvanized steel sheet of 0.5mm thickness.</w:t>
      </w:r>
    </w:p>
    <w:p w14:paraId="0A307310">
      <w:pPr>
        <w:kinsoku w:val="0"/>
        <w:autoSpaceDE w:val="0"/>
        <w:autoSpaceDN w:val="0"/>
        <w:adjustRightInd w:val="0"/>
        <w:ind w:left="1017"/>
        <w:rPr>
          <w:kern w:val="0"/>
          <w:sz w:val="24"/>
        </w:rPr>
      </w:pPr>
    </w:p>
    <w:p w14:paraId="31851FE1">
      <w:pPr>
        <w:kinsoku w:val="0"/>
        <w:autoSpaceDE w:val="0"/>
        <w:autoSpaceDN w:val="0"/>
        <w:adjustRightInd w:val="0"/>
        <w:ind w:left="1017"/>
        <w:rPr>
          <w:kern w:val="0"/>
          <w:sz w:val="24"/>
        </w:rPr>
      </w:pPr>
      <w:r>
        <w:rPr>
          <w:kern w:val="0"/>
          <w:sz w:val="24"/>
        </w:rPr>
        <w:t>In all case where the pipe insulation contacts on the flanges and fittings, the insulation shall be suitably terminated to permit free removal of bolt and to allow for movement of the pipe at supports.</w:t>
      </w:r>
    </w:p>
    <w:p w14:paraId="0DB19F4F">
      <w:pPr>
        <w:kinsoku w:val="0"/>
        <w:autoSpaceDE w:val="0"/>
        <w:autoSpaceDN w:val="0"/>
        <w:adjustRightInd w:val="0"/>
        <w:ind w:left="1017"/>
        <w:rPr>
          <w:kern w:val="0"/>
          <w:sz w:val="24"/>
        </w:rPr>
      </w:pPr>
    </w:p>
    <w:p w14:paraId="07386F95">
      <w:pPr>
        <w:kinsoku w:val="0"/>
        <w:autoSpaceDE w:val="0"/>
        <w:autoSpaceDN w:val="0"/>
        <w:adjustRightInd w:val="0"/>
        <w:spacing w:before="15" w:line="260" w:lineRule="exact"/>
        <w:rPr>
          <w:kern w:val="0"/>
          <w:sz w:val="26"/>
          <w:szCs w:val="26"/>
        </w:rPr>
      </w:pPr>
    </w:p>
    <w:p w14:paraId="135F2C34">
      <w:pPr>
        <w:pStyle w:val="5"/>
        <w:spacing w:after="312"/>
        <w:ind w:left="42"/>
      </w:pPr>
      <w:r>
        <w:rPr>
          <w:rFonts w:hint="eastAsia"/>
        </w:rPr>
        <w:t>6.9.</w:t>
      </w:r>
      <w:r>
        <w:t>1.4</w:t>
      </w:r>
      <w:r>
        <w:tab/>
      </w:r>
      <w:r>
        <w:t>Insulation for Thermal Fluid Piping</w:t>
      </w:r>
    </w:p>
    <w:p w14:paraId="4C6EF36C">
      <w:pPr>
        <w:spacing w:line="240" w:lineRule="exact"/>
        <w:ind w:left="424"/>
        <w:rPr>
          <w:kern w:val="0"/>
          <w:sz w:val="24"/>
        </w:rPr>
      </w:pPr>
      <w:r>
        <w:rPr>
          <w:kern w:val="0"/>
          <w:sz w:val="24"/>
        </w:rPr>
        <w:t>The following piping system should be insulated.</w:t>
      </w:r>
    </w:p>
    <w:tbl>
      <w:tblPr>
        <w:tblStyle w:val="40"/>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8"/>
        <w:gridCol w:w="900"/>
        <w:gridCol w:w="1440"/>
        <w:gridCol w:w="2700"/>
        <w:gridCol w:w="1660"/>
      </w:tblGrid>
      <w:tr w14:paraId="5CD6E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88" w:type="dxa"/>
            <w:vMerge w:val="restart"/>
            <w:vAlign w:val="center"/>
          </w:tcPr>
          <w:p w14:paraId="67114DDA">
            <w:pPr>
              <w:spacing w:line="240" w:lineRule="exact"/>
              <w:ind w:left="2" w:firstLine="2"/>
              <w:jc w:val="center"/>
              <w:rPr>
                <w:kern w:val="0"/>
                <w:sz w:val="24"/>
              </w:rPr>
            </w:pPr>
            <w:r>
              <w:rPr>
                <w:kern w:val="0"/>
                <w:sz w:val="24"/>
              </w:rPr>
              <w:t>Name of pipe</w:t>
            </w:r>
          </w:p>
        </w:tc>
        <w:tc>
          <w:tcPr>
            <w:tcW w:w="900" w:type="dxa"/>
            <w:vMerge w:val="restart"/>
            <w:vAlign w:val="center"/>
          </w:tcPr>
          <w:p w14:paraId="4D09F27E">
            <w:pPr>
              <w:spacing w:line="240" w:lineRule="exact"/>
              <w:ind w:left="2" w:firstLine="2"/>
              <w:jc w:val="center"/>
              <w:rPr>
                <w:kern w:val="0"/>
                <w:sz w:val="24"/>
              </w:rPr>
            </w:pPr>
            <w:r>
              <w:rPr>
                <w:kern w:val="0"/>
                <w:sz w:val="24"/>
              </w:rPr>
              <w:t>DN</w:t>
            </w:r>
          </w:p>
          <w:p w14:paraId="7E07DC2D">
            <w:pPr>
              <w:spacing w:line="240" w:lineRule="exact"/>
              <w:ind w:left="2" w:firstLine="2"/>
              <w:jc w:val="center"/>
              <w:rPr>
                <w:kern w:val="0"/>
                <w:sz w:val="24"/>
              </w:rPr>
            </w:pPr>
            <w:r>
              <w:rPr>
                <w:kern w:val="0"/>
                <w:sz w:val="24"/>
              </w:rPr>
              <w:t>mm</w:t>
            </w:r>
          </w:p>
        </w:tc>
        <w:tc>
          <w:tcPr>
            <w:tcW w:w="4140" w:type="dxa"/>
            <w:gridSpan w:val="2"/>
            <w:vAlign w:val="center"/>
          </w:tcPr>
          <w:p w14:paraId="0493517D">
            <w:pPr>
              <w:spacing w:line="240" w:lineRule="exact"/>
              <w:ind w:left="2" w:firstLine="2"/>
              <w:jc w:val="center"/>
              <w:rPr>
                <w:kern w:val="0"/>
                <w:sz w:val="24"/>
              </w:rPr>
            </w:pPr>
            <w:r>
              <w:rPr>
                <w:kern w:val="0"/>
                <w:sz w:val="24"/>
              </w:rPr>
              <w:t>Insulation</w:t>
            </w:r>
          </w:p>
        </w:tc>
        <w:tc>
          <w:tcPr>
            <w:tcW w:w="1660" w:type="dxa"/>
            <w:vMerge w:val="restart"/>
            <w:vAlign w:val="center"/>
          </w:tcPr>
          <w:p w14:paraId="376ECDE8">
            <w:pPr>
              <w:spacing w:line="240" w:lineRule="exact"/>
              <w:ind w:left="2" w:firstLine="2"/>
              <w:jc w:val="center"/>
              <w:rPr>
                <w:kern w:val="0"/>
                <w:sz w:val="24"/>
              </w:rPr>
            </w:pPr>
            <w:r>
              <w:rPr>
                <w:kern w:val="0"/>
                <w:sz w:val="24"/>
              </w:rPr>
              <w:t>Cover</w:t>
            </w:r>
          </w:p>
        </w:tc>
      </w:tr>
      <w:tr w14:paraId="2D19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88" w:type="dxa"/>
            <w:vMerge w:val="continue"/>
            <w:vAlign w:val="center"/>
          </w:tcPr>
          <w:p w14:paraId="25D30C20">
            <w:pPr>
              <w:spacing w:line="240" w:lineRule="exact"/>
              <w:ind w:left="2" w:firstLine="2"/>
              <w:jc w:val="center"/>
              <w:rPr>
                <w:kern w:val="0"/>
                <w:sz w:val="24"/>
              </w:rPr>
            </w:pPr>
          </w:p>
        </w:tc>
        <w:tc>
          <w:tcPr>
            <w:tcW w:w="900" w:type="dxa"/>
            <w:vMerge w:val="continue"/>
            <w:vAlign w:val="center"/>
          </w:tcPr>
          <w:p w14:paraId="6C0B8ECA">
            <w:pPr>
              <w:spacing w:line="240" w:lineRule="exact"/>
              <w:ind w:left="2" w:firstLine="2"/>
              <w:jc w:val="center"/>
              <w:rPr>
                <w:kern w:val="0"/>
                <w:sz w:val="24"/>
              </w:rPr>
            </w:pPr>
          </w:p>
        </w:tc>
        <w:tc>
          <w:tcPr>
            <w:tcW w:w="1440" w:type="dxa"/>
            <w:vAlign w:val="center"/>
          </w:tcPr>
          <w:p w14:paraId="6C37BB3F">
            <w:pPr>
              <w:spacing w:line="240" w:lineRule="exact"/>
              <w:ind w:left="2" w:firstLine="2"/>
              <w:jc w:val="center"/>
              <w:rPr>
                <w:kern w:val="0"/>
                <w:sz w:val="24"/>
              </w:rPr>
            </w:pPr>
            <w:r>
              <w:rPr>
                <w:kern w:val="0"/>
                <w:sz w:val="24"/>
              </w:rPr>
              <w:t>Thickness</w:t>
            </w:r>
          </w:p>
          <w:p w14:paraId="51E191A9">
            <w:pPr>
              <w:spacing w:line="240" w:lineRule="exact"/>
              <w:ind w:left="2" w:firstLine="2"/>
              <w:jc w:val="center"/>
              <w:rPr>
                <w:kern w:val="0"/>
                <w:sz w:val="24"/>
              </w:rPr>
            </w:pPr>
            <w:r>
              <w:rPr>
                <w:kern w:val="0"/>
                <w:sz w:val="24"/>
              </w:rPr>
              <w:t>mm</w:t>
            </w:r>
          </w:p>
        </w:tc>
        <w:tc>
          <w:tcPr>
            <w:tcW w:w="2700" w:type="dxa"/>
            <w:vAlign w:val="center"/>
          </w:tcPr>
          <w:p w14:paraId="69A2E362">
            <w:pPr>
              <w:spacing w:line="240" w:lineRule="exact"/>
              <w:ind w:left="2" w:firstLine="2"/>
              <w:jc w:val="center"/>
              <w:rPr>
                <w:kern w:val="0"/>
                <w:sz w:val="24"/>
              </w:rPr>
            </w:pPr>
            <w:r>
              <w:rPr>
                <w:kern w:val="0"/>
                <w:sz w:val="24"/>
              </w:rPr>
              <w:t>Material</w:t>
            </w:r>
          </w:p>
        </w:tc>
        <w:tc>
          <w:tcPr>
            <w:tcW w:w="1660" w:type="dxa"/>
            <w:vMerge w:val="continue"/>
            <w:vAlign w:val="center"/>
          </w:tcPr>
          <w:p w14:paraId="67B05B35">
            <w:pPr>
              <w:spacing w:line="240" w:lineRule="exact"/>
              <w:ind w:left="2" w:firstLine="2"/>
              <w:jc w:val="center"/>
              <w:rPr>
                <w:kern w:val="0"/>
                <w:sz w:val="24"/>
              </w:rPr>
            </w:pPr>
          </w:p>
        </w:tc>
      </w:tr>
      <w:tr w14:paraId="1A42D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09418043">
            <w:pPr>
              <w:spacing w:line="240" w:lineRule="exact"/>
              <w:ind w:left="2" w:firstLine="2"/>
              <w:rPr>
                <w:kern w:val="0"/>
                <w:sz w:val="24"/>
              </w:rPr>
            </w:pPr>
            <w:r>
              <w:rPr>
                <w:kern w:val="0"/>
                <w:sz w:val="24"/>
              </w:rPr>
              <w:t>H.F.O.</w:t>
            </w:r>
            <w:r>
              <w:rPr>
                <w:rFonts w:hint="eastAsia"/>
                <w:kern w:val="0"/>
                <w:sz w:val="24"/>
              </w:rPr>
              <w:t>，/LSHFO/ULSFO</w:t>
            </w:r>
          </w:p>
        </w:tc>
        <w:tc>
          <w:tcPr>
            <w:tcW w:w="900" w:type="dxa"/>
          </w:tcPr>
          <w:p w14:paraId="01FD8483">
            <w:pPr>
              <w:spacing w:line="240" w:lineRule="exact"/>
              <w:ind w:left="2" w:firstLine="2"/>
              <w:jc w:val="center"/>
              <w:rPr>
                <w:kern w:val="0"/>
                <w:sz w:val="24"/>
              </w:rPr>
            </w:pPr>
            <w:r>
              <w:rPr>
                <w:kern w:val="0"/>
                <w:sz w:val="24"/>
              </w:rPr>
              <w:t>&lt;50</w:t>
            </w:r>
          </w:p>
          <w:p w14:paraId="309DD812">
            <w:pPr>
              <w:spacing w:line="240" w:lineRule="exact"/>
              <w:ind w:left="2" w:firstLine="2"/>
              <w:jc w:val="center"/>
              <w:rPr>
                <w:kern w:val="0"/>
                <w:sz w:val="24"/>
              </w:rPr>
            </w:pPr>
            <w:r>
              <w:rPr>
                <w:kern w:val="0"/>
                <w:sz w:val="24"/>
              </w:rPr>
              <w:t>&gt;50</w:t>
            </w:r>
          </w:p>
          <w:p w14:paraId="7C6BC0BE">
            <w:pPr>
              <w:spacing w:line="240" w:lineRule="exact"/>
              <w:ind w:left="2" w:firstLine="2"/>
              <w:jc w:val="center"/>
              <w:rPr>
                <w:kern w:val="0"/>
                <w:sz w:val="24"/>
              </w:rPr>
            </w:pPr>
            <w:r>
              <w:rPr>
                <w:kern w:val="0"/>
                <w:sz w:val="24"/>
              </w:rPr>
              <w:t>&lt;10</w:t>
            </w:r>
          </w:p>
        </w:tc>
        <w:tc>
          <w:tcPr>
            <w:tcW w:w="1440" w:type="dxa"/>
          </w:tcPr>
          <w:p w14:paraId="329A9C5F">
            <w:pPr>
              <w:spacing w:line="240" w:lineRule="exact"/>
              <w:ind w:left="2" w:firstLine="2"/>
              <w:jc w:val="center"/>
              <w:rPr>
                <w:kern w:val="0"/>
                <w:sz w:val="24"/>
              </w:rPr>
            </w:pPr>
            <w:r>
              <w:rPr>
                <w:kern w:val="0"/>
                <w:sz w:val="24"/>
              </w:rPr>
              <w:t>30</w:t>
            </w:r>
          </w:p>
          <w:p w14:paraId="32B19A4A">
            <w:pPr>
              <w:spacing w:line="240" w:lineRule="exact"/>
              <w:ind w:left="2" w:firstLine="2"/>
              <w:jc w:val="center"/>
              <w:rPr>
                <w:kern w:val="0"/>
                <w:sz w:val="24"/>
              </w:rPr>
            </w:pPr>
            <w:r>
              <w:rPr>
                <w:kern w:val="0"/>
                <w:sz w:val="24"/>
              </w:rPr>
              <w:t>40</w:t>
            </w:r>
          </w:p>
        </w:tc>
        <w:tc>
          <w:tcPr>
            <w:tcW w:w="2700" w:type="dxa"/>
          </w:tcPr>
          <w:p w14:paraId="4E07B551">
            <w:pPr>
              <w:spacing w:line="240" w:lineRule="exact"/>
              <w:ind w:left="2" w:firstLine="2"/>
              <w:rPr>
                <w:kern w:val="0"/>
                <w:sz w:val="24"/>
              </w:rPr>
            </w:pPr>
            <w:r>
              <w:rPr>
                <w:kern w:val="0"/>
                <w:sz w:val="24"/>
              </w:rPr>
              <w:t>Mineral wool</w:t>
            </w:r>
          </w:p>
          <w:p w14:paraId="1EE02A84">
            <w:pPr>
              <w:spacing w:line="240" w:lineRule="exact"/>
              <w:ind w:left="2" w:firstLine="2"/>
              <w:rPr>
                <w:kern w:val="0"/>
                <w:sz w:val="24"/>
              </w:rPr>
            </w:pPr>
          </w:p>
          <w:p w14:paraId="545FD01B">
            <w:pPr>
              <w:spacing w:line="240" w:lineRule="exact"/>
              <w:ind w:left="2" w:firstLine="2"/>
              <w:rPr>
                <w:kern w:val="0"/>
                <w:sz w:val="24"/>
              </w:rPr>
            </w:pPr>
            <w:r>
              <w:rPr>
                <w:kern w:val="0"/>
                <w:sz w:val="24"/>
              </w:rPr>
              <w:t>Two layers of glass cloth</w:t>
            </w:r>
          </w:p>
        </w:tc>
        <w:tc>
          <w:tcPr>
            <w:tcW w:w="1660" w:type="dxa"/>
          </w:tcPr>
          <w:p w14:paraId="69CA58C3">
            <w:pPr>
              <w:spacing w:line="240" w:lineRule="exact"/>
              <w:ind w:left="2" w:firstLine="2"/>
              <w:rPr>
                <w:kern w:val="0"/>
                <w:sz w:val="24"/>
              </w:rPr>
            </w:pPr>
            <w:r>
              <w:rPr>
                <w:rFonts w:hint="eastAsia"/>
                <w:kern w:val="0"/>
                <w:sz w:val="24"/>
              </w:rPr>
              <w:t>g</w:t>
            </w:r>
            <w:r>
              <w:rPr>
                <w:kern w:val="0"/>
                <w:sz w:val="24"/>
              </w:rPr>
              <w:t>lass</w:t>
            </w:r>
            <w:r>
              <w:rPr>
                <w:rFonts w:hint="eastAsia"/>
                <w:kern w:val="0"/>
                <w:sz w:val="24"/>
              </w:rPr>
              <w:t xml:space="preserve"> </w:t>
            </w:r>
            <w:r>
              <w:rPr>
                <w:kern w:val="0"/>
                <w:sz w:val="24"/>
              </w:rPr>
              <w:t>cloth</w:t>
            </w:r>
          </w:p>
          <w:p w14:paraId="7197839A">
            <w:pPr>
              <w:spacing w:line="240" w:lineRule="exact"/>
              <w:ind w:left="2" w:firstLine="2"/>
              <w:rPr>
                <w:kern w:val="0"/>
                <w:sz w:val="24"/>
              </w:rPr>
            </w:pPr>
            <w:r>
              <w:rPr>
                <w:rFonts w:hint="eastAsia"/>
                <w:kern w:val="0"/>
                <w:sz w:val="24"/>
              </w:rPr>
              <w:t>g</w:t>
            </w:r>
            <w:r>
              <w:rPr>
                <w:kern w:val="0"/>
                <w:sz w:val="24"/>
              </w:rPr>
              <w:t>lass</w:t>
            </w:r>
            <w:r>
              <w:rPr>
                <w:rFonts w:hint="eastAsia"/>
                <w:kern w:val="0"/>
                <w:sz w:val="24"/>
              </w:rPr>
              <w:t xml:space="preserve"> </w:t>
            </w:r>
            <w:r>
              <w:rPr>
                <w:kern w:val="0"/>
                <w:sz w:val="24"/>
              </w:rPr>
              <w:t>cloth</w:t>
            </w:r>
          </w:p>
        </w:tc>
      </w:tr>
      <w:tr w14:paraId="19B8A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0CEBEAFE">
            <w:pPr>
              <w:spacing w:line="240" w:lineRule="exact"/>
              <w:ind w:left="2" w:firstLine="2"/>
              <w:rPr>
                <w:kern w:val="0"/>
                <w:sz w:val="24"/>
              </w:rPr>
            </w:pPr>
            <w:r>
              <w:rPr>
                <w:kern w:val="0"/>
                <w:sz w:val="24"/>
              </w:rPr>
              <w:t xml:space="preserve">Steam, condense </w:t>
            </w:r>
          </w:p>
        </w:tc>
        <w:tc>
          <w:tcPr>
            <w:tcW w:w="900" w:type="dxa"/>
          </w:tcPr>
          <w:p w14:paraId="0495668D">
            <w:pPr>
              <w:spacing w:line="240" w:lineRule="exact"/>
              <w:ind w:left="2" w:firstLine="2"/>
              <w:jc w:val="center"/>
              <w:rPr>
                <w:kern w:val="0"/>
                <w:sz w:val="24"/>
              </w:rPr>
            </w:pPr>
            <w:r>
              <w:rPr>
                <w:kern w:val="0"/>
                <w:sz w:val="24"/>
              </w:rPr>
              <w:t>&lt;50</w:t>
            </w:r>
          </w:p>
          <w:p w14:paraId="7EA4DCFB">
            <w:pPr>
              <w:spacing w:line="240" w:lineRule="exact"/>
              <w:ind w:left="2" w:firstLine="2"/>
              <w:jc w:val="center"/>
              <w:rPr>
                <w:kern w:val="0"/>
                <w:sz w:val="24"/>
              </w:rPr>
            </w:pPr>
            <w:r>
              <w:rPr>
                <w:kern w:val="0"/>
                <w:sz w:val="24"/>
              </w:rPr>
              <w:t>&gt;50</w:t>
            </w:r>
          </w:p>
        </w:tc>
        <w:tc>
          <w:tcPr>
            <w:tcW w:w="1440" w:type="dxa"/>
          </w:tcPr>
          <w:p w14:paraId="205AB796">
            <w:pPr>
              <w:spacing w:line="240" w:lineRule="exact"/>
              <w:ind w:left="2" w:firstLine="2"/>
              <w:jc w:val="center"/>
              <w:rPr>
                <w:kern w:val="0"/>
                <w:sz w:val="24"/>
              </w:rPr>
            </w:pPr>
            <w:r>
              <w:rPr>
                <w:kern w:val="0"/>
                <w:sz w:val="24"/>
              </w:rPr>
              <w:t>30</w:t>
            </w:r>
          </w:p>
          <w:p w14:paraId="6398724F">
            <w:pPr>
              <w:spacing w:line="240" w:lineRule="exact"/>
              <w:ind w:left="2" w:firstLine="2"/>
              <w:jc w:val="center"/>
              <w:rPr>
                <w:kern w:val="0"/>
                <w:sz w:val="24"/>
              </w:rPr>
            </w:pPr>
            <w:r>
              <w:rPr>
                <w:kern w:val="0"/>
                <w:sz w:val="24"/>
              </w:rPr>
              <w:t>40</w:t>
            </w:r>
          </w:p>
        </w:tc>
        <w:tc>
          <w:tcPr>
            <w:tcW w:w="2700" w:type="dxa"/>
          </w:tcPr>
          <w:p w14:paraId="63D4418C">
            <w:pPr>
              <w:spacing w:line="240" w:lineRule="exact"/>
              <w:ind w:left="2" w:firstLine="2"/>
              <w:rPr>
                <w:kern w:val="0"/>
                <w:sz w:val="24"/>
              </w:rPr>
            </w:pPr>
            <w:r>
              <w:rPr>
                <w:kern w:val="0"/>
                <w:sz w:val="24"/>
              </w:rPr>
              <w:t>Mineral wool h</w:t>
            </w:r>
          </w:p>
        </w:tc>
        <w:tc>
          <w:tcPr>
            <w:tcW w:w="1660" w:type="dxa"/>
          </w:tcPr>
          <w:p w14:paraId="3C483EF6">
            <w:pPr>
              <w:spacing w:line="240" w:lineRule="exact"/>
              <w:ind w:left="2" w:firstLine="2"/>
              <w:rPr>
                <w:kern w:val="0"/>
                <w:sz w:val="24"/>
              </w:rPr>
            </w:pPr>
            <w:r>
              <w:rPr>
                <w:kern w:val="0"/>
                <w:sz w:val="24"/>
              </w:rPr>
              <w:t>glass cloth</w:t>
            </w:r>
          </w:p>
        </w:tc>
      </w:tr>
      <w:tr w14:paraId="2F0DC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253A474A">
            <w:pPr>
              <w:spacing w:line="240" w:lineRule="exact"/>
              <w:ind w:left="2" w:firstLine="2"/>
              <w:rPr>
                <w:kern w:val="0"/>
                <w:sz w:val="24"/>
              </w:rPr>
            </w:pPr>
            <w:r>
              <w:rPr>
                <w:kern w:val="0"/>
                <w:sz w:val="24"/>
              </w:rPr>
              <w:t>Hot water</w:t>
            </w:r>
          </w:p>
        </w:tc>
        <w:tc>
          <w:tcPr>
            <w:tcW w:w="900" w:type="dxa"/>
          </w:tcPr>
          <w:p w14:paraId="40A159DC">
            <w:pPr>
              <w:spacing w:line="240" w:lineRule="exact"/>
              <w:ind w:left="2" w:firstLine="2"/>
              <w:jc w:val="center"/>
              <w:rPr>
                <w:kern w:val="0"/>
                <w:sz w:val="24"/>
              </w:rPr>
            </w:pPr>
          </w:p>
        </w:tc>
        <w:tc>
          <w:tcPr>
            <w:tcW w:w="1440" w:type="dxa"/>
          </w:tcPr>
          <w:p w14:paraId="6EA8FF3E">
            <w:pPr>
              <w:spacing w:line="240" w:lineRule="exact"/>
              <w:ind w:left="2" w:firstLine="2"/>
              <w:jc w:val="center"/>
              <w:rPr>
                <w:kern w:val="0"/>
                <w:sz w:val="24"/>
              </w:rPr>
            </w:pPr>
            <w:r>
              <w:rPr>
                <w:kern w:val="0"/>
                <w:sz w:val="24"/>
              </w:rPr>
              <w:t>20</w:t>
            </w:r>
          </w:p>
        </w:tc>
        <w:tc>
          <w:tcPr>
            <w:tcW w:w="2700" w:type="dxa"/>
          </w:tcPr>
          <w:p w14:paraId="0199B921">
            <w:pPr>
              <w:spacing w:line="240" w:lineRule="exact"/>
              <w:ind w:left="2" w:firstLine="2"/>
              <w:rPr>
                <w:kern w:val="0"/>
                <w:sz w:val="24"/>
              </w:rPr>
            </w:pPr>
            <w:r>
              <w:rPr>
                <w:kern w:val="0"/>
                <w:sz w:val="24"/>
              </w:rPr>
              <w:t>Mineral wool</w:t>
            </w:r>
          </w:p>
        </w:tc>
        <w:tc>
          <w:tcPr>
            <w:tcW w:w="1660" w:type="dxa"/>
          </w:tcPr>
          <w:p w14:paraId="54D88C00">
            <w:pPr>
              <w:spacing w:line="240" w:lineRule="exact"/>
              <w:ind w:left="2" w:firstLine="2"/>
              <w:rPr>
                <w:kern w:val="0"/>
                <w:sz w:val="24"/>
              </w:rPr>
            </w:pPr>
            <w:r>
              <w:rPr>
                <w:kern w:val="0"/>
                <w:sz w:val="24"/>
              </w:rPr>
              <w:t>glass cloth</w:t>
            </w:r>
          </w:p>
        </w:tc>
      </w:tr>
    </w:tbl>
    <w:p w14:paraId="026F3ABD">
      <w:pPr>
        <w:spacing w:line="240" w:lineRule="exact"/>
        <w:ind w:left="424"/>
        <w:rPr>
          <w:kern w:val="0"/>
          <w:sz w:val="24"/>
        </w:rPr>
      </w:pPr>
    </w:p>
    <w:p w14:paraId="1C26DFC9">
      <w:pPr>
        <w:spacing w:line="240" w:lineRule="exact"/>
        <w:ind w:left="424"/>
        <w:rPr>
          <w:kern w:val="0"/>
          <w:sz w:val="24"/>
        </w:rPr>
      </w:pPr>
      <w:r>
        <w:rPr>
          <w:kern w:val="0"/>
          <w:sz w:val="24"/>
        </w:rPr>
        <w:t xml:space="preserve">In principle, the H.F.O. </w:t>
      </w:r>
      <w:r>
        <w:rPr>
          <w:rFonts w:hint="eastAsia"/>
          <w:kern w:val="0"/>
          <w:sz w:val="24"/>
        </w:rPr>
        <w:t>,LSHFO/ULSFO</w:t>
      </w:r>
      <w:r>
        <w:rPr>
          <w:kern w:val="0"/>
          <w:sz w:val="24"/>
        </w:rPr>
        <w:t>piping (including HFO</w:t>
      </w:r>
      <w:r>
        <w:rPr>
          <w:rFonts w:hint="eastAsia"/>
          <w:kern w:val="0"/>
          <w:sz w:val="24"/>
        </w:rPr>
        <w:t>,LSHFO/ULSFO</w:t>
      </w:r>
      <w:r>
        <w:rPr>
          <w:kern w:val="0"/>
          <w:sz w:val="24"/>
        </w:rPr>
        <w:t xml:space="preserve"> transferring pipe line, HFO</w:t>
      </w:r>
      <w:r>
        <w:rPr>
          <w:rFonts w:hint="eastAsia"/>
          <w:kern w:val="0"/>
          <w:sz w:val="24"/>
        </w:rPr>
        <w:t>,LSHFO/ULSFO</w:t>
      </w:r>
      <w:r>
        <w:rPr>
          <w:kern w:val="0"/>
          <w:sz w:val="24"/>
        </w:rPr>
        <w:t xml:space="preserve"> purifying pipe line, HFO</w:t>
      </w:r>
      <w:r>
        <w:rPr>
          <w:rFonts w:hint="eastAsia"/>
          <w:kern w:val="0"/>
          <w:sz w:val="24"/>
        </w:rPr>
        <w:t>,LSHFO/ULSFO</w:t>
      </w:r>
      <w:r>
        <w:rPr>
          <w:kern w:val="0"/>
          <w:sz w:val="24"/>
        </w:rPr>
        <w:t xml:space="preserve"> service pipe line, HFO</w:t>
      </w:r>
      <w:r>
        <w:rPr>
          <w:rFonts w:hint="eastAsia"/>
          <w:kern w:val="0"/>
          <w:sz w:val="24"/>
        </w:rPr>
        <w:t>,LSHFO/ULSFO</w:t>
      </w:r>
      <w:r>
        <w:rPr>
          <w:kern w:val="0"/>
          <w:sz w:val="24"/>
        </w:rPr>
        <w:t xml:space="preserve"> drain pipe line and HFO</w:t>
      </w:r>
      <w:r>
        <w:rPr>
          <w:rFonts w:hint="eastAsia"/>
          <w:kern w:val="0"/>
          <w:sz w:val="24"/>
        </w:rPr>
        <w:t>,LSHFO/ULSFO</w:t>
      </w:r>
      <w:r>
        <w:rPr>
          <w:kern w:val="0"/>
          <w:sz w:val="24"/>
        </w:rPr>
        <w:t xml:space="preserve"> return pipe line) should be provided with steam tracing pipe and the connection of steam tracing pipe should close up to the flange of the H.F.O.</w:t>
      </w:r>
      <w:r>
        <w:rPr>
          <w:rFonts w:hint="eastAsia"/>
          <w:kern w:val="0"/>
          <w:sz w:val="24"/>
        </w:rPr>
        <w:t xml:space="preserve"> ,LSHFO/ULSFO</w:t>
      </w:r>
      <w:r>
        <w:rPr>
          <w:kern w:val="0"/>
          <w:sz w:val="24"/>
        </w:rPr>
        <w:t xml:space="preserve"> pipe.</w:t>
      </w:r>
    </w:p>
    <w:p w14:paraId="34BDA25A">
      <w:pPr>
        <w:spacing w:line="240" w:lineRule="exact"/>
        <w:ind w:left="424"/>
        <w:rPr>
          <w:kern w:val="0"/>
          <w:sz w:val="24"/>
        </w:rPr>
      </w:pPr>
    </w:p>
    <w:p w14:paraId="51780C0D">
      <w:pPr>
        <w:spacing w:line="240" w:lineRule="exact"/>
        <w:ind w:left="424"/>
        <w:rPr>
          <w:kern w:val="0"/>
          <w:sz w:val="24"/>
        </w:rPr>
      </w:pPr>
      <w:r>
        <w:rPr>
          <w:kern w:val="0"/>
          <w:sz w:val="24"/>
        </w:rPr>
        <w:t>The following pipes shall be insulated with glass cloth.</w:t>
      </w:r>
    </w:p>
    <w:p w14:paraId="214A972D">
      <w:pPr>
        <w:spacing w:line="240" w:lineRule="exact"/>
        <w:ind w:left="424" w:firstLine="511" w:firstLineChars="213"/>
        <w:rPr>
          <w:kern w:val="0"/>
          <w:sz w:val="24"/>
        </w:rPr>
      </w:pPr>
      <w:r>
        <w:rPr>
          <w:kern w:val="0"/>
          <w:sz w:val="24"/>
        </w:rPr>
        <w:t>Boiler blow pipe</w:t>
      </w:r>
    </w:p>
    <w:p w14:paraId="37BDDDC9">
      <w:pPr>
        <w:spacing w:line="240" w:lineRule="exact"/>
        <w:ind w:left="424" w:firstLine="511" w:firstLineChars="213"/>
        <w:rPr>
          <w:kern w:val="0"/>
          <w:sz w:val="24"/>
        </w:rPr>
      </w:pPr>
      <w:r>
        <w:rPr>
          <w:kern w:val="0"/>
          <w:sz w:val="24"/>
        </w:rPr>
        <w:t>Exhaust steam pipe for safety valves</w:t>
      </w:r>
    </w:p>
    <w:p w14:paraId="73BB1F24">
      <w:pPr>
        <w:spacing w:line="240" w:lineRule="exact"/>
        <w:ind w:left="424" w:firstLine="511" w:firstLineChars="213"/>
        <w:rPr>
          <w:kern w:val="0"/>
          <w:sz w:val="24"/>
        </w:rPr>
      </w:pPr>
      <w:r>
        <w:rPr>
          <w:kern w:val="0"/>
          <w:sz w:val="24"/>
        </w:rPr>
        <w:t>Drain pipe after steam drain valves and drain traps</w:t>
      </w:r>
    </w:p>
    <w:p w14:paraId="4860E597">
      <w:pPr>
        <w:kinsoku w:val="0"/>
        <w:autoSpaceDE w:val="0"/>
        <w:autoSpaceDN w:val="0"/>
        <w:adjustRightInd w:val="0"/>
        <w:ind w:left="1124"/>
        <w:rPr>
          <w:kern w:val="0"/>
          <w:sz w:val="24"/>
        </w:rPr>
      </w:pPr>
    </w:p>
    <w:p w14:paraId="478EC356">
      <w:pPr>
        <w:pStyle w:val="4"/>
      </w:pPr>
      <w:bookmarkStart w:id="439" w:name="_Toc50572644"/>
      <w:r>
        <w:rPr>
          <w:rFonts w:hint="eastAsia"/>
        </w:rPr>
        <w:t>6.9.</w:t>
      </w:r>
      <w:r>
        <w:t>2</w:t>
      </w:r>
      <w:r>
        <w:tab/>
      </w:r>
      <w:r>
        <w:t>PAINTING</w:t>
      </w:r>
      <w:bookmarkEnd w:id="439"/>
    </w:p>
    <w:p w14:paraId="03F9FED5">
      <w:pPr>
        <w:kinsoku w:val="0"/>
        <w:autoSpaceDE w:val="0"/>
        <w:autoSpaceDN w:val="0"/>
        <w:adjustRightInd w:val="0"/>
        <w:ind w:left="1017"/>
        <w:rPr>
          <w:kern w:val="0"/>
          <w:sz w:val="24"/>
        </w:rPr>
      </w:pPr>
      <w:r>
        <w:rPr>
          <w:kern w:val="0"/>
          <w:sz w:val="24"/>
        </w:rPr>
        <w:t>Machinery and piping in engine room shall be painted except following parts.</w:t>
      </w:r>
    </w:p>
    <w:p w14:paraId="707A22B2">
      <w:pPr>
        <w:kinsoku w:val="0"/>
        <w:autoSpaceDE w:val="0"/>
        <w:autoSpaceDN w:val="0"/>
        <w:adjustRightInd w:val="0"/>
        <w:spacing w:before="15" w:line="260" w:lineRule="exact"/>
        <w:rPr>
          <w:kern w:val="0"/>
          <w:sz w:val="26"/>
          <w:szCs w:val="26"/>
        </w:rPr>
      </w:pPr>
    </w:p>
    <w:p w14:paraId="53914FB0">
      <w:pPr>
        <w:kinsoku w:val="0"/>
        <w:autoSpaceDE w:val="0"/>
        <w:autoSpaceDN w:val="0"/>
        <w:adjustRightInd w:val="0"/>
        <w:ind w:left="1017"/>
        <w:rPr>
          <w:kern w:val="0"/>
          <w:sz w:val="24"/>
        </w:rPr>
      </w:pPr>
      <w:r>
        <w:rPr>
          <w:kern w:val="0"/>
          <w:sz w:val="24"/>
        </w:rPr>
        <w:t>1. Working surface of machinery, brass surface, and other parts, which are finished bright.</w:t>
      </w:r>
    </w:p>
    <w:p w14:paraId="2EB667A9">
      <w:pPr>
        <w:kinsoku w:val="0"/>
        <w:autoSpaceDE w:val="0"/>
        <w:autoSpaceDN w:val="0"/>
        <w:adjustRightInd w:val="0"/>
        <w:spacing w:before="16" w:line="260" w:lineRule="exact"/>
        <w:rPr>
          <w:kern w:val="0"/>
          <w:sz w:val="26"/>
          <w:szCs w:val="26"/>
        </w:rPr>
      </w:pPr>
    </w:p>
    <w:p w14:paraId="15BBE3EA">
      <w:pPr>
        <w:kinsoku w:val="0"/>
        <w:autoSpaceDE w:val="0"/>
        <w:autoSpaceDN w:val="0"/>
        <w:adjustRightInd w:val="0"/>
        <w:ind w:left="1017"/>
        <w:rPr>
          <w:kern w:val="0"/>
          <w:sz w:val="24"/>
        </w:rPr>
      </w:pPr>
      <w:r>
        <w:rPr>
          <w:kern w:val="0"/>
          <w:sz w:val="24"/>
        </w:rPr>
        <w:t>2. Surfaces of insulation, which is not covered with steel sheet or equal.</w:t>
      </w:r>
    </w:p>
    <w:p w14:paraId="32A2F32C">
      <w:pPr>
        <w:kinsoku w:val="0"/>
        <w:autoSpaceDE w:val="0"/>
        <w:autoSpaceDN w:val="0"/>
        <w:adjustRightInd w:val="0"/>
        <w:spacing w:before="15" w:line="260" w:lineRule="exact"/>
        <w:rPr>
          <w:kern w:val="0"/>
          <w:sz w:val="26"/>
          <w:szCs w:val="26"/>
        </w:rPr>
      </w:pPr>
    </w:p>
    <w:p w14:paraId="4A658DAE">
      <w:pPr>
        <w:kinsoku w:val="0"/>
        <w:autoSpaceDE w:val="0"/>
        <w:autoSpaceDN w:val="0"/>
        <w:adjustRightInd w:val="0"/>
        <w:ind w:left="1017"/>
        <w:rPr>
          <w:kern w:val="0"/>
          <w:sz w:val="24"/>
        </w:rPr>
      </w:pPr>
      <w:r>
        <w:rPr>
          <w:kern w:val="0"/>
          <w:sz w:val="24"/>
        </w:rPr>
        <w:t>External surface of pipes and valves fitted below floor level</w:t>
      </w:r>
      <w:r>
        <w:rPr>
          <w:rFonts w:hint="eastAsia"/>
          <w:kern w:val="0"/>
          <w:sz w:val="24"/>
        </w:rPr>
        <w:t xml:space="preserve"> (E/R grating </w:t>
      </w:r>
      <w:r>
        <w:rPr>
          <w:kern w:val="0"/>
          <w:sz w:val="24"/>
        </w:rPr>
        <w:t>of tank top</w:t>
      </w:r>
      <w:r>
        <w:rPr>
          <w:rFonts w:hint="eastAsia"/>
          <w:kern w:val="0"/>
          <w:sz w:val="24"/>
        </w:rPr>
        <w:t>)</w:t>
      </w:r>
      <w:r>
        <w:rPr>
          <w:kern w:val="0"/>
          <w:sz w:val="24"/>
        </w:rPr>
        <w:t xml:space="preserve"> shall be painted with 2 coats anti-corrosion paint only.</w:t>
      </w:r>
    </w:p>
    <w:p w14:paraId="18ED6B60">
      <w:pPr>
        <w:kinsoku w:val="0"/>
        <w:autoSpaceDE w:val="0"/>
        <w:autoSpaceDN w:val="0"/>
        <w:adjustRightInd w:val="0"/>
        <w:ind w:left="1017"/>
        <w:rPr>
          <w:kern w:val="0"/>
          <w:sz w:val="24"/>
        </w:rPr>
      </w:pPr>
    </w:p>
    <w:p w14:paraId="33CE45E6">
      <w:pPr>
        <w:kinsoku w:val="0"/>
        <w:autoSpaceDE w:val="0"/>
        <w:autoSpaceDN w:val="0"/>
        <w:adjustRightInd w:val="0"/>
        <w:ind w:left="1017"/>
        <w:rPr>
          <w:b/>
          <w:kern w:val="0"/>
          <w:sz w:val="24"/>
        </w:rPr>
      </w:pPr>
      <w:r>
        <w:rPr>
          <w:b/>
          <w:kern w:val="0"/>
          <w:sz w:val="24"/>
        </w:rPr>
        <w:t>Emergency Exit path to be marked with Florescent paint at all platforms / levels.</w:t>
      </w:r>
    </w:p>
    <w:p w14:paraId="27F6F9C6">
      <w:pPr>
        <w:kinsoku w:val="0"/>
        <w:autoSpaceDE w:val="0"/>
        <w:autoSpaceDN w:val="0"/>
        <w:adjustRightInd w:val="0"/>
        <w:spacing w:before="16" w:line="260" w:lineRule="exact"/>
        <w:rPr>
          <w:kern w:val="0"/>
          <w:sz w:val="26"/>
          <w:szCs w:val="26"/>
        </w:rPr>
      </w:pPr>
    </w:p>
    <w:p w14:paraId="1B62891B">
      <w:pPr>
        <w:kinsoku w:val="0"/>
        <w:autoSpaceDE w:val="0"/>
        <w:autoSpaceDN w:val="0"/>
        <w:adjustRightInd w:val="0"/>
        <w:ind w:left="1017"/>
        <w:rPr>
          <w:kern w:val="0"/>
          <w:sz w:val="24"/>
        </w:rPr>
      </w:pPr>
      <w:r>
        <w:rPr>
          <w:kern w:val="0"/>
          <w:sz w:val="24"/>
        </w:rPr>
        <w:t>Other machinery and equipment shall be in accordance with Maker's standard.</w:t>
      </w:r>
    </w:p>
    <w:p w14:paraId="438C9E0B">
      <w:pPr>
        <w:kinsoku w:val="0"/>
        <w:autoSpaceDE w:val="0"/>
        <w:autoSpaceDN w:val="0"/>
        <w:adjustRightInd w:val="0"/>
        <w:spacing w:before="15" w:line="260" w:lineRule="exact"/>
        <w:rPr>
          <w:kern w:val="0"/>
          <w:sz w:val="26"/>
          <w:szCs w:val="26"/>
        </w:rPr>
      </w:pPr>
    </w:p>
    <w:p w14:paraId="6E5A147D">
      <w:pPr>
        <w:kinsoku w:val="0"/>
        <w:autoSpaceDE w:val="0"/>
        <w:autoSpaceDN w:val="0"/>
        <w:adjustRightInd w:val="0"/>
        <w:ind w:left="1017"/>
        <w:rPr>
          <w:kern w:val="0"/>
          <w:sz w:val="24"/>
        </w:rPr>
      </w:pPr>
      <w:r>
        <w:rPr>
          <w:kern w:val="0"/>
          <w:sz w:val="24"/>
        </w:rPr>
        <w:t>The color of finished coat for external surface shall be in accordance with the following table. Maker's standard surface color shall prevail if there is conflict with the following table for individual equipment.</w:t>
      </w:r>
    </w:p>
    <w:p w14:paraId="23B42BC1">
      <w:pPr>
        <w:widowControl/>
        <w:jc w:val="left"/>
        <w:rPr>
          <w:kern w:val="0"/>
          <w:sz w:val="24"/>
        </w:rPr>
      </w:pPr>
    </w:p>
    <w:tbl>
      <w:tblPr>
        <w:tblStyle w:val="40"/>
        <w:tblW w:w="0" w:type="auto"/>
        <w:tblInd w:w="915" w:type="dxa"/>
        <w:tblLayout w:type="fixed"/>
        <w:tblCellMar>
          <w:top w:w="57" w:type="dxa"/>
          <w:left w:w="113" w:type="dxa"/>
          <w:bottom w:w="57" w:type="dxa"/>
          <w:right w:w="113" w:type="dxa"/>
        </w:tblCellMar>
      </w:tblPr>
      <w:tblGrid>
        <w:gridCol w:w="6060"/>
        <w:gridCol w:w="2700"/>
      </w:tblGrid>
      <w:tr w14:paraId="057D172D">
        <w:tblPrEx>
          <w:tblCellMar>
            <w:top w:w="57" w:type="dxa"/>
            <w:left w:w="113" w:type="dxa"/>
            <w:bottom w:w="57" w:type="dxa"/>
            <w:right w:w="113" w:type="dxa"/>
          </w:tblCellMar>
        </w:tblPrEx>
        <w:trPr>
          <w:trHeight w:val="578" w:hRule="exact"/>
        </w:trPr>
        <w:tc>
          <w:tcPr>
            <w:tcW w:w="6060" w:type="dxa"/>
            <w:tcBorders>
              <w:top w:val="single" w:color="000000" w:sz="6" w:space="0"/>
              <w:left w:val="single" w:color="000000" w:sz="4" w:space="0"/>
              <w:bottom w:val="single" w:color="000000" w:sz="6" w:space="0"/>
              <w:right w:val="single" w:color="000000" w:sz="4" w:space="0"/>
            </w:tcBorders>
          </w:tcPr>
          <w:p w14:paraId="03AE4F50">
            <w:pPr>
              <w:kinsoku w:val="0"/>
              <w:autoSpaceDE w:val="0"/>
              <w:autoSpaceDN w:val="0"/>
              <w:adjustRightInd w:val="0"/>
              <w:spacing w:before="5"/>
              <w:ind w:left="101"/>
              <w:rPr>
                <w:kern w:val="0"/>
                <w:sz w:val="24"/>
              </w:rPr>
            </w:pPr>
            <w:r>
              <w:rPr>
                <w:kern w:val="0"/>
                <w:sz w:val="24"/>
              </w:rPr>
              <w:t>Name of machinery or equipment</w:t>
            </w:r>
          </w:p>
        </w:tc>
        <w:tc>
          <w:tcPr>
            <w:tcW w:w="2700" w:type="dxa"/>
            <w:tcBorders>
              <w:top w:val="single" w:color="000000" w:sz="6" w:space="0"/>
              <w:left w:val="single" w:color="000000" w:sz="4" w:space="0"/>
              <w:bottom w:val="single" w:color="000000" w:sz="6" w:space="0"/>
              <w:right w:val="single" w:color="000000" w:sz="4" w:space="0"/>
            </w:tcBorders>
          </w:tcPr>
          <w:p w14:paraId="407D36A0">
            <w:pPr>
              <w:kinsoku w:val="0"/>
              <w:autoSpaceDE w:val="0"/>
              <w:autoSpaceDN w:val="0"/>
              <w:adjustRightInd w:val="0"/>
              <w:spacing w:before="5"/>
              <w:ind w:left="102"/>
              <w:rPr>
                <w:kern w:val="0"/>
                <w:sz w:val="24"/>
              </w:rPr>
            </w:pPr>
            <w:r>
              <w:rPr>
                <w:kern w:val="0"/>
                <w:sz w:val="24"/>
              </w:rPr>
              <w:t>Color (Yard proposal)</w:t>
            </w:r>
          </w:p>
        </w:tc>
      </w:tr>
      <w:tr w14:paraId="0C005AA5">
        <w:tblPrEx>
          <w:tblCellMar>
            <w:top w:w="57" w:type="dxa"/>
            <w:left w:w="113" w:type="dxa"/>
            <w:bottom w:w="57" w:type="dxa"/>
            <w:right w:w="113" w:type="dxa"/>
          </w:tblCellMar>
        </w:tblPrEx>
        <w:trPr>
          <w:trHeight w:val="3995" w:hRule="exact"/>
        </w:trPr>
        <w:tc>
          <w:tcPr>
            <w:tcW w:w="6060" w:type="dxa"/>
            <w:tcBorders>
              <w:top w:val="single" w:color="000000" w:sz="6" w:space="0"/>
              <w:left w:val="single" w:color="000000" w:sz="4" w:space="0"/>
              <w:bottom w:val="single" w:color="000000" w:sz="6" w:space="0"/>
              <w:right w:val="single" w:color="000000" w:sz="4" w:space="0"/>
            </w:tcBorders>
          </w:tcPr>
          <w:p w14:paraId="18D18B2E">
            <w:pPr>
              <w:kinsoku w:val="0"/>
              <w:autoSpaceDE w:val="0"/>
              <w:autoSpaceDN w:val="0"/>
              <w:adjustRightInd w:val="0"/>
              <w:spacing w:before="5"/>
              <w:ind w:left="78" w:leftChars="37"/>
              <w:rPr>
                <w:kern w:val="0"/>
                <w:sz w:val="24"/>
              </w:rPr>
            </w:pPr>
            <w:r>
              <w:rPr>
                <w:kern w:val="0"/>
                <w:sz w:val="24"/>
              </w:rPr>
              <w:t>Diesel engine</w:t>
            </w:r>
          </w:p>
          <w:p w14:paraId="39979DA9">
            <w:pPr>
              <w:kinsoku w:val="0"/>
              <w:autoSpaceDE w:val="0"/>
              <w:autoSpaceDN w:val="0"/>
              <w:adjustRightInd w:val="0"/>
              <w:spacing w:line="239" w:lineRule="auto"/>
              <w:ind w:left="78" w:leftChars="37"/>
              <w:rPr>
                <w:kern w:val="0"/>
                <w:sz w:val="24"/>
              </w:rPr>
            </w:pPr>
            <w:r>
              <w:rPr>
                <w:kern w:val="0"/>
                <w:sz w:val="24"/>
              </w:rPr>
              <w:t xml:space="preserve">Air compressor </w:t>
            </w:r>
          </w:p>
          <w:p w14:paraId="44A8478B">
            <w:pPr>
              <w:kinsoku w:val="0"/>
              <w:autoSpaceDE w:val="0"/>
              <w:autoSpaceDN w:val="0"/>
              <w:adjustRightInd w:val="0"/>
              <w:spacing w:line="239" w:lineRule="auto"/>
              <w:ind w:left="78" w:leftChars="37"/>
              <w:rPr>
                <w:kern w:val="0"/>
                <w:sz w:val="24"/>
              </w:rPr>
            </w:pPr>
            <w:r>
              <w:rPr>
                <w:kern w:val="0"/>
                <w:sz w:val="24"/>
              </w:rPr>
              <w:t>Centrifugal pump</w:t>
            </w:r>
          </w:p>
          <w:p w14:paraId="2DC2E569">
            <w:pPr>
              <w:kinsoku w:val="0"/>
              <w:autoSpaceDE w:val="0"/>
              <w:autoSpaceDN w:val="0"/>
              <w:adjustRightInd w:val="0"/>
              <w:spacing w:line="239" w:lineRule="auto"/>
              <w:ind w:left="78" w:leftChars="37"/>
              <w:rPr>
                <w:kern w:val="0"/>
                <w:sz w:val="24"/>
              </w:rPr>
            </w:pPr>
            <w:r>
              <w:rPr>
                <w:kern w:val="0"/>
                <w:sz w:val="24"/>
              </w:rPr>
              <w:t xml:space="preserve">Screw and gear pump </w:t>
            </w:r>
          </w:p>
          <w:p w14:paraId="688D0DF4">
            <w:pPr>
              <w:kinsoku w:val="0"/>
              <w:autoSpaceDE w:val="0"/>
              <w:autoSpaceDN w:val="0"/>
              <w:adjustRightInd w:val="0"/>
              <w:spacing w:line="239" w:lineRule="auto"/>
              <w:ind w:left="78" w:leftChars="37"/>
              <w:rPr>
                <w:kern w:val="0"/>
                <w:sz w:val="24"/>
              </w:rPr>
            </w:pPr>
            <w:r>
              <w:rPr>
                <w:kern w:val="0"/>
                <w:sz w:val="24"/>
              </w:rPr>
              <w:t>Oil purifier (acc. to Maker’s standard)</w:t>
            </w:r>
          </w:p>
          <w:p w14:paraId="292B0A67">
            <w:pPr>
              <w:kinsoku w:val="0"/>
              <w:autoSpaceDE w:val="0"/>
              <w:autoSpaceDN w:val="0"/>
              <w:adjustRightInd w:val="0"/>
              <w:ind w:left="78" w:leftChars="37"/>
              <w:rPr>
                <w:kern w:val="0"/>
                <w:sz w:val="24"/>
              </w:rPr>
            </w:pPr>
            <w:r>
              <w:rPr>
                <w:kern w:val="0"/>
                <w:sz w:val="24"/>
              </w:rPr>
              <w:t>Fan</w:t>
            </w:r>
          </w:p>
          <w:p w14:paraId="261A3907">
            <w:pPr>
              <w:kinsoku w:val="0"/>
              <w:autoSpaceDE w:val="0"/>
              <w:autoSpaceDN w:val="0"/>
              <w:adjustRightInd w:val="0"/>
              <w:ind w:left="78" w:leftChars="37"/>
              <w:rPr>
                <w:kern w:val="0"/>
                <w:sz w:val="24"/>
              </w:rPr>
            </w:pPr>
            <w:r>
              <w:rPr>
                <w:kern w:val="0"/>
                <w:sz w:val="24"/>
              </w:rPr>
              <w:t>Oily bilge separator</w:t>
            </w:r>
          </w:p>
          <w:p w14:paraId="138F5192">
            <w:pPr>
              <w:kinsoku w:val="0"/>
              <w:autoSpaceDE w:val="0"/>
              <w:autoSpaceDN w:val="0"/>
              <w:adjustRightInd w:val="0"/>
              <w:ind w:left="78" w:leftChars="37"/>
              <w:rPr>
                <w:kern w:val="0"/>
                <w:sz w:val="24"/>
              </w:rPr>
            </w:pPr>
            <w:r>
              <w:rPr>
                <w:kern w:val="0"/>
                <w:sz w:val="24"/>
              </w:rPr>
              <w:t>Sewage treatment plant</w:t>
            </w:r>
          </w:p>
          <w:p w14:paraId="7B5A49BB">
            <w:pPr>
              <w:kinsoku w:val="0"/>
              <w:autoSpaceDE w:val="0"/>
              <w:autoSpaceDN w:val="0"/>
              <w:adjustRightInd w:val="0"/>
              <w:spacing w:line="239" w:lineRule="auto"/>
              <w:ind w:left="78" w:leftChars="37"/>
              <w:rPr>
                <w:kern w:val="0"/>
                <w:sz w:val="24"/>
              </w:rPr>
            </w:pPr>
            <w:r>
              <w:rPr>
                <w:kern w:val="0"/>
                <w:sz w:val="24"/>
              </w:rPr>
              <w:t xml:space="preserve">F.W. generator </w:t>
            </w:r>
          </w:p>
          <w:p w14:paraId="5B3B75E8">
            <w:pPr>
              <w:kinsoku w:val="0"/>
              <w:autoSpaceDE w:val="0"/>
              <w:autoSpaceDN w:val="0"/>
              <w:adjustRightInd w:val="0"/>
              <w:spacing w:line="239" w:lineRule="auto"/>
              <w:ind w:left="78" w:leftChars="37"/>
              <w:rPr>
                <w:kern w:val="0"/>
                <w:sz w:val="24"/>
              </w:rPr>
            </w:pPr>
            <w:r>
              <w:rPr>
                <w:kern w:val="0"/>
                <w:sz w:val="24"/>
              </w:rPr>
              <w:t xml:space="preserve">Overhauling crane </w:t>
            </w:r>
          </w:p>
          <w:p w14:paraId="04BDE6C0">
            <w:pPr>
              <w:kinsoku w:val="0"/>
              <w:autoSpaceDE w:val="0"/>
              <w:autoSpaceDN w:val="0"/>
              <w:adjustRightInd w:val="0"/>
              <w:spacing w:line="239" w:lineRule="auto"/>
              <w:ind w:left="78" w:leftChars="37"/>
              <w:rPr>
                <w:kern w:val="0"/>
                <w:sz w:val="24"/>
              </w:rPr>
            </w:pPr>
            <w:r>
              <w:rPr>
                <w:kern w:val="0"/>
                <w:sz w:val="24"/>
              </w:rPr>
              <w:t xml:space="preserve">Workshop machine </w:t>
            </w:r>
          </w:p>
          <w:p w14:paraId="67AEA3FF">
            <w:pPr>
              <w:kinsoku w:val="0"/>
              <w:autoSpaceDE w:val="0"/>
              <w:autoSpaceDN w:val="0"/>
              <w:adjustRightInd w:val="0"/>
              <w:spacing w:line="239" w:lineRule="auto"/>
              <w:ind w:left="78" w:leftChars="37"/>
              <w:rPr>
                <w:kern w:val="0"/>
                <w:sz w:val="24"/>
              </w:rPr>
            </w:pPr>
            <w:r>
              <w:rPr>
                <w:kern w:val="0"/>
                <w:sz w:val="24"/>
              </w:rPr>
              <w:t xml:space="preserve">Intermediate shaft bearing </w:t>
            </w:r>
          </w:p>
          <w:p w14:paraId="1DC7DF67">
            <w:pPr>
              <w:kinsoku w:val="0"/>
              <w:autoSpaceDE w:val="0"/>
              <w:autoSpaceDN w:val="0"/>
              <w:adjustRightInd w:val="0"/>
              <w:spacing w:line="239" w:lineRule="auto"/>
              <w:ind w:left="78" w:leftChars="37"/>
              <w:rPr>
                <w:kern w:val="0"/>
                <w:sz w:val="24"/>
              </w:rPr>
            </w:pPr>
            <w:r>
              <w:rPr>
                <w:kern w:val="0"/>
                <w:sz w:val="24"/>
              </w:rPr>
              <w:t xml:space="preserve">Steel box for spare parts </w:t>
            </w:r>
          </w:p>
          <w:p w14:paraId="35BE9852">
            <w:pPr>
              <w:kinsoku w:val="0"/>
              <w:autoSpaceDE w:val="0"/>
              <w:autoSpaceDN w:val="0"/>
              <w:adjustRightInd w:val="0"/>
              <w:spacing w:line="239" w:lineRule="auto"/>
              <w:ind w:left="78" w:leftChars="37"/>
              <w:rPr>
                <w:kern w:val="0"/>
                <w:sz w:val="24"/>
              </w:rPr>
            </w:pPr>
            <w:r>
              <w:rPr>
                <w:kern w:val="0"/>
                <w:sz w:val="24"/>
              </w:rPr>
              <w:t>L.O. and F.W. coolers</w:t>
            </w:r>
          </w:p>
        </w:tc>
        <w:tc>
          <w:tcPr>
            <w:tcW w:w="2700" w:type="dxa"/>
            <w:tcBorders>
              <w:top w:val="single" w:color="000000" w:sz="6" w:space="0"/>
              <w:left w:val="single" w:color="000000" w:sz="4" w:space="0"/>
              <w:bottom w:val="single" w:color="000000" w:sz="6" w:space="0"/>
              <w:right w:val="single" w:color="000000" w:sz="4" w:space="0"/>
            </w:tcBorders>
          </w:tcPr>
          <w:p w14:paraId="59E983B4">
            <w:pPr>
              <w:kinsoku w:val="0"/>
              <w:autoSpaceDE w:val="0"/>
              <w:autoSpaceDN w:val="0"/>
              <w:adjustRightInd w:val="0"/>
              <w:spacing w:before="3" w:line="180" w:lineRule="exact"/>
              <w:rPr>
                <w:kern w:val="0"/>
                <w:sz w:val="18"/>
                <w:szCs w:val="18"/>
              </w:rPr>
            </w:pPr>
          </w:p>
          <w:p w14:paraId="430E04EE">
            <w:pPr>
              <w:kinsoku w:val="0"/>
              <w:autoSpaceDE w:val="0"/>
              <w:autoSpaceDN w:val="0"/>
              <w:adjustRightInd w:val="0"/>
              <w:spacing w:line="200" w:lineRule="exact"/>
              <w:rPr>
                <w:kern w:val="0"/>
                <w:sz w:val="20"/>
                <w:szCs w:val="20"/>
              </w:rPr>
            </w:pPr>
          </w:p>
          <w:p w14:paraId="3AD429D0">
            <w:pPr>
              <w:kinsoku w:val="0"/>
              <w:autoSpaceDE w:val="0"/>
              <w:autoSpaceDN w:val="0"/>
              <w:adjustRightInd w:val="0"/>
              <w:spacing w:line="200" w:lineRule="exact"/>
              <w:rPr>
                <w:kern w:val="0"/>
                <w:sz w:val="20"/>
                <w:szCs w:val="20"/>
              </w:rPr>
            </w:pPr>
          </w:p>
          <w:p w14:paraId="51D7C258">
            <w:pPr>
              <w:kinsoku w:val="0"/>
              <w:autoSpaceDE w:val="0"/>
              <w:autoSpaceDN w:val="0"/>
              <w:adjustRightInd w:val="0"/>
              <w:spacing w:line="200" w:lineRule="exact"/>
              <w:rPr>
                <w:kern w:val="0"/>
                <w:sz w:val="20"/>
                <w:szCs w:val="20"/>
              </w:rPr>
            </w:pPr>
          </w:p>
          <w:p w14:paraId="0260984F">
            <w:pPr>
              <w:kinsoku w:val="0"/>
              <w:autoSpaceDE w:val="0"/>
              <w:autoSpaceDN w:val="0"/>
              <w:adjustRightInd w:val="0"/>
              <w:spacing w:line="200" w:lineRule="exact"/>
              <w:rPr>
                <w:kern w:val="0"/>
                <w:sz w:val="20"/>
                <w:szCs w:val="20"/>
              </w:rPr>
            </w:pPr>
          </w:p>
          <w:p w14:paraId="341D1263">
            <w:pPr>
              <w:kinsoku w:val="0"/>
              <w:autoSpaceDE w:val="0"/>
              <w:autoSpaceDN w:val="0"/>
              <w:adjustRightInd w:val="0"/>
              <w:spacing w:line="200" w:lineRule="exact"/>
              <w:rPr>
                <w:kern w:val="0"/>
                <w:sz w:val="20"/>
                <w:szCs w:val="20"/>
              </w:rPr>
            </w:pPr>
          </w:p>
          <w:p w14:paraId="28E313AA">
            <w:pPr>
              <w:kinsoku w:val="0"/>
              <w:autoSpaceDE w:val="0"/>
              <w:autoSpaceDN w:val="0"/>
              <w:adjustRightInd w:val="0"/>
              <w:spacing w:line="200" w:lineRule="exact"/>
              <w:rPr>
                <w:kern w:val="0"/>
                <w:sz w:val="20"/>
                <w:szCs w:val="20"/>
              </w:rPr>
            </w:pPr>
          </w:p>
          <w:p w14:paraId="6495076B">
            <w:pPr>
              <w:kinsoku w:val="0"/>
              <w:autoSpaceDE w:val="0"/>
              <w:autoSpaceDN w:val="0"/>
              <w:adjustRightInd w:val="0"/>
              <w:rPr>
                <w:kern w:val="0"/>
                <w:sz w:val="24"/>
              </w:rPr>
            </w:pPr>
            <w:r>
              <w:rPr>
                <w:kern w:val="0"/>
                <w:sz w:val="24"/>
              </w:rPr>
              <w:t>Light blue green</w:t>
            </w:r>
          </w:p>
          <w:p w14:paraId="2C1C5009">
            <w:pPr>
              <w:kinsoku w:val="0"/>
              <w:autoSpaceDE w:val="0"/>
              <w:autoSpaceDN w:val="0"/>
              <w:adjustRightInd w:val="0"/>
              <w:rPr>
                <w:kern w:val="0"/>
                <w:sz w:val="24"/>
              </w:rPr>
            </w:pPr>
            <w:r>
              <w:rPr>
                <w:kern w:val="0"/>
                <w:sz w:val="24"/>
              </w:rPr>
              <w:t>(Munsell notation:</w:t>
            </w:r>
          </w:p>
          <w:p w14:paraId="3AE107A8">
            <w:pPr>
              <w:kinsoku w:val="0"/>
              <w:autoSpaceDE w:val="0"/>
              <w:autoSpaceDN w:val="0"/>
              <w:adjustRightInd w:val="0"/>
              <w:rPr>
                <w:kern w:val="0"/>
                <w:sz w:val="24"/>
              </w:rPr>
            </w:pPr>
            <w:r>
              <w:rPr>
                <w:kern w:val="0"/>
                <w:sz w:val="24"/>
              </w:rPr>
              <w:t>7.5 BG 7/2)</w:t>
            </w:r>
          </w:p>
        </w:tc>
      </w:tr>
      <w:tr w14:paraId="2BB4C8D5">
        <w:tblPrEx>
          <w:tblCellMar>
            <w:top w:w="57" w:type="dxa"/>
            <w:left w:w="113" w:type="dxa"/>
            <w:bottom w:w="57" w:type="dxa"/>
            <w:right w:w="113" w:type="dxa"/>
          </w:tblCellMar>
        </w:tblPrEx>
        <w:trPr>
          <w:trHeight w:val="1732" w:hRule="atLeast"/>
        </w:trPr>
        <w:tc>
          <w:tcPr>
            <w:tcW w:w="6060" w:type="dxa"/>
            <w:tcBorders>
              <w:top w:val="single" w:color="000000" w:sz="6" w:space="0"/>
              <w:left w:val="single" w:color="000000" w:sz="4" w:space="0"/>
              <w:bottom w:val="single" w:color="000000" w:sz="6" w:space="0"/>
              <w:right w:val="single" w:color="000000" w:sz="4" w:space="0"/>
            </w:tcBorders>
          </w:tcPr>
          <w:p w14:paraId="066C94DC">
            <w:pPr>
              <w:kinsoku w:val="0"/>
              <w:autoSpaceDE w:val="0"/>
              <w:autoSpaceDN w:val="0"/>
              <w:adjustRightInd w:val="0"/>
              <w:spacing w:before="5"/>
              <w:ind w:left="101"/>
              <w:rPr>
                <w:kern w:val="0"/>
                <w:sz w:val="24"/>
              </w:rPr>
            </w:pPr>
            <w:r>
              <w:rPr>
                <w:kern w:val="0"/>
                <w:sz w:val="24"/>
              </w:rPr>
              <w:t xml:space="preserve">Turbocharger for main engine </w:t>
            </w:r>
          </w:p>
          <w:p w14:paraId="5F7124E9">
            <w:pPr>
              <w:kinsoku w:val="0"/>
              <w:autoSpaceDE w:val="0"/>
              <w:autoSpaceDN w:val="0"/>
              <w:adjustRightInd w:val="0"/>
              <w:spacing w:before="5"/>
              <w:ind w:left="101"/>
              <w:rPr>
                <w:kern w:val="0"/>
                <w:sz w:val="24"/>
              </w:rPr>
            </w:pPr>
            <w:r>
              <w:rPr>
                <w:kern w:val="0"/>
                <w:sz w:val="24"/>
              </w:rPr>
              <w:t xml:space="preserve">Turbocharger for generator engine </w:t>
            </w:r>
          </w:p>
          <w:p w14:paraId="5B99CAD8">
            <w:pPr>
              <w:kinsoku w:val="0"/>
              <w:autoSpaceDE w:val="0"/>
              <w:autoSpaceDN w:val="0"/>
              <w:adjustRightInd w:val="0"/>
              <w:spacing w:before="5" w:line="274" w:lineRule="exact"/>
              <w:ind w:left="101"/>
              <w:rPr>
                <w:kern w:val="0"/>
                <w:sz w:val="24"/>
              </w:rPr>
            </w:pPr>
            <w:r>
              <w:rPr>
                <w:kern w:val="0"/>
                <w:sz w:val="24"/>
              </w:rPr>
              <w:t>Boiler</w:t>
            </w:r>
          </w:p>
          <w:p w14:paraId="6BA3FDB5">
            <w:pPr>
              <w:kinsoku w:val="0"/>
              <w:autoSpaceDE w:val="0"/>
              <w:autoSpaceDN w:val="0"/>
              <w:adjustRightInd w:val="0"/>
              <w:spacing w:line="270" w:lineRule="exact"/>
              <w:ind w:left="101"/>
              <w:rPr>
                <w:kern w:val="0"/>
                <w:sz w:val="24"/>
              </w:rPr>
            </w:pPr>
            <w:r>
              <w:rPr>
                <w:kern w:val="0"/>
                <w:sz w:val="24"/>
              </w:rPr>
              <w:t>Incinerator</w:t>
            </w:r>
          </w:p>
          <w:p w14:paraId="26395C1C">
            <w:pPr>
              <w:kinsoku w:val="0"/>
              <w:autoSpaceDE w:val="0"/>
              <w:autoSpaceDN w:val="0"/>
              <w:adjustRightInd w:val="0"/>
              <w:ind w:left="101"/>
              <w:rPr>
                <w:kern w:val="0"/>
                <w:sz w:val="24"/>
              </w:rPr>
            </w:pPr>
            <w:r>
              <w:rPr>
                <w:kern w:val="0"/>
                <w:sz w:val="24"/>
              </w:rPr>
              <w:t>Oil heater</w:t>
            </w:r>
          </w:p>
          <w:p w14:paraId="13052175">
            <w:pPr>
              <w:kinsoku w:val="0"/>
              <w:autoSpaceDE w:val="0"/>
              <w:autoSpaceDN w:val="0"/>
              <w:adjustRightInd w:val="0"/>
              <w:ind w:left="101"/>
              <w:rPr>
                <w:kern w:val="0"/>
                <w:sz w:val="24"/>
              </w:rPr>
            </w:pPr>
            <w:r>
              <w:rPr>
                <w:kern w:val="0"/>
                <w:sz w:val="24"/>
              </w:rPr>
              <w:t>Atmospheric condenser</w:t>
            </w:r>
          </w:p>
        </w:tc>
        <w:tc>
          <w:tcPr>
            <w:tcW w:w="2700" w:type="dxa"/>
            <w:tcBorders>
              <w:top w:val="single" w:color="000000" w:sz="6" w:space="0"/>
              <w:left w:val="single" w:color="000000" w:sz="4" w:space="0"/>
              <w:bottom w:val="single" w:color="000000" w:sz="6" w:space="0"/>
              <w:right w:val="single" w:color="000000" w:sz="4" w:space="0"/>
            </w:tcBorders>
          </w:tcPr>
          <w:p w14:paraId="19EB55C5">
            <w:pPr>
              <w:kinsoku w:val="0"/>
              <w:autoSpaceDE w:val="0"/>
              <w:autoSpaceDN w:val="0"/>
              <w:adjustRightInd w:val="0"/>
              <w:spacing w:before="17" w:line="140" w:lineRule="exact"/>
              <w:rPr>
                <w:kern w:val="0"/>
                <w:sz w:val="14"/>
                <w:szCs w:val="14"/>
              </w:rPr>
            </w:pPr>
          </w:p>
          <w:p w14:paraId="28324ED6">
            <w:pPr>
              <w:kinsoku w:val="0"/>
              <w:autoSpaceDE w:val="0"/>
              <w:autoSpaceDN w:val="0"/>
              <w:adjustRightInd w:val="0"/>
              <w:spacing w:line="200" w:lineRule="exact"/>
              <w:rPr>
                <w:kern w:val="0"/>
                <w:sz w:val="20"/>
                <w:szCs w:val="20"/>
              </w:rPr>
            </w:pPr>
          </w:p>
          <w:p w14:paraId="36DBA964">
            <w:pPr>
              <w:kinsoku w:val="0"/>
              <w:autoSpaceDE w:val="0"/>
              <w:autoSpaceDN w:val="0"/>
              <w:adjustRightInd w:val="0"/>
              <w:spacing w:line="200" w:lineRule="exact"/>
              <w:rPr>
                <w:kern w:val="0"/>
                <w:sz w:val="20"/>
                <w:szCs w:val="20"/>
              </w:rPr>
            </w:pPr>
          </w:p>
          <w:p w14:paraId="7870FB99">
            <w:pPr>
              <w:kinsoku w:val="0"/>
              <w:autoSpaceDE w:val="0"/>
              <w:autoSpaceDN w:val="0"/>
              <w:adjustRightInd w:val="0"/>
              <w:ind w:left="101"/>
              <w:rPr>
                <w:kern w:val="0"/>
                <w:sz w:val="24"/>
              </w:rPr>
            </w:pPr>
            <w:r>
              <w:rPr>
                <w:kern w:val="0"/>
                <w:sz w:val="24"/>
              </w:rPr>
              <w:t>Silver</w:t>
            </w:r>
          </w:p>
        </w:tc>
      </w:tr>
      <w:tr w14:paraId="2EC2584A">
        <w:tblPrEx>
          <w:tblCellMar>
            <w:top w:w="57" w:type="dxa"/>
            <w:left w:w="113" w:type="dxa"/>
            <w:bottom w:w="57" w:type="dxa"/>
            <w:right w:w="113" w:type="dxa"/>
          </w:tblCellMar>
        </w:tblPrEx>
        <w:trPr>
          <w:trHeight w:val="2542" w:hRule="atLeast"/>
        </w:trPr>
        <w:tc>
          <w:tcPr>
            <w:tcW w:w="6060" w:type="dxa"/>
            <w:tcBorders>
              <w:top w:val="single" w:color="000000" w:sz="6" w:space="0"/>
              <w:left w:val="single" w:color="000000" w:sz="4" w:space="0"/>
              <w:bottom w:val="single" w:color="000000" w:sz="6" w:space="0"/>
              <w:right w:val="single" w:color="000000" w:sz="4" w:space="0"/>
            </w:tcBorders>
          </w:tcPr>
          <w:p w14:paraId="74492F66">
            <w:pPr>
              <w:kinsoku w:val="0"/>
              <w:autoSpaceDE w:val="0"/>
              <w:autoSpaceDN w:val="0"/>
              <w:adjustRightInd w:val="0"/>
              <w:spacing w:before="5"/>
              <w:ind w:left="101"/>
              <w:rPr>
                <w:kern w:val="0"/>
                <w:sz w:val="24"/>
              </w:rPr>
            </w:pPr>
            <w:r>
              <w:rPr>
                <w:kern w:val="0"/>
                <w:sz w:val="24"/>
              </w:rPr>
              <w:t>Air reservoir</w:t>
            </w:r>
          </w:p>
          <w:p w14:paraId="11F26952">
            <w:pPr>
              <w:kinsoku w:val="0"/>
              <w:autoSpaceDE w:val="0"/>
              <w:autoSpaceDN w:val="0"/>
              <w:adjustRightInd w:val="0"/>
              <w:spacing w:line="239" w:lineRule="auto"/>
              <w:ind w:left="101"/>
              <w:rPr>
                <w:kern w:val="0"/>
                <w:sz w:val="24"/>
              </w:rPr>
            </w:pPr>
            <w:r>
              <w:rPr>
                <w:kern w:val="0"/>
                <w:sz w:val="24"/>
              </w:rPr>
              <w:t xml:space="preserve">Tanks not to be insulated </w:t>
            </w:r>
          </w:p>
          <w:p w14:paraId="5EB0BB80">
            <w:pPr>
              <w:kinsoku w:val="0"/>
              <w:autoSpaceDE w:val="0"/>
              <w:autoSpaceDN w:val="0"/>
              <w:adjustRightInd w:val="0"/>
              <w:spacing w:line="239" w:lineRule="auto"/>
              <w:ind w:left="101"/>
              <w:rPr>
                <w:kern w:val="0"/>
                <w:sz w:val="24"/>
              </w:rPr>
            </w:pPr>
            <w:r>
              <w:rPr>
                <w:kern w:val="0"/>
                <w:sz w:val="24"/>
              </w:rPr>
              <w:t xml:space="preserve">Pipes not to be insulated </w:t>
            </w:r>
          </w:p>
          <w:p w14:paraId="679C67D9">
            <w:pPr>
              <w:kinsoku w:val="0"/>
              <w:autoSpaceDE w:val="0"/>
              <w:autoSpaceDN w:val="0"/>
              <w:adjustRightInd w:val="0"/>
              <w:spacing w:line="239" w:lineRule="auto"/>
              <w:ind w:left="101"/>
              <w:rPr>
                <w:kern w:val="0"/>
                <w:sz w:val="24"/>
              </w:rPr>
            </w:pPr>
            <w:r>
              <w:rPr>
                <w:kern w:val="0"/>
                <w:sz w:val="24"/>
              </w:rPr>
              <w:t>Air trunk</w:t>
            </w:r>
          </w:p>
          <w:p w14:paraId="5BC881DE">
            <w:pPr>
              <w:kinsoku w:val="0"/>
              <w:autoSpaceDE w:val="0"/>
              <w:autoSpaceDN w:val="0"/>
              <w:adjustRightInd w:val="0"/>
              <w:ind w:left="101"/>
              <w:rPr>
                <w:kern w:val="0"/>
                <w:sz w:val="24"/>
              </w:rPr>
            </w:pPr>
            <w:r>
              <w:rPr>
                <w:kern w:val="0"/>
                <w:sz w:val="24"/>
              </w:rPr>
              <w:t>Water pressure tank</w:t>
            </w:r>
          </w:p>
          <w:p w14:paraId="3AAE0824">
            <w:pPr>
              <w:kinsoku w:val="0"/>
              <w:autoSpaceDE w:val="0"/>
              <w:autoSpaceDN w:val="0"/>
              <w:adjustRightInd w:val="0"/>
              <w:ind w:left="101"/>
              <w:rPr>
                <w:kern w:val="0"/>
                <w:sz w:val="24"/>
              </w:rPr>
            </w:pPr>
            <w:r>
              <w:rPr>
                <w:kern w:val="0"/>
                <w:sz w:val="24"/>
              </w:rPr>
              <w:t>Valves not to be insulated</w:t>
            </w:r>
          </w:p>
          <w:p w14:paraId="063EDC34">
            <w:pPr>
              <w:kinsoku w:val="0"/>
              <w:autoSpaceDE w:val="0"/>
              <w:autoSpaceDN w:val="0"/>
              <w:adjustRightInd w:val="0"/>
              <w:ind w:left="101"/>
              <w:rPr>
                <w:kern w:val="0"/>
                <w:sz w:val="24"/>
              </w:rPr>
            </w:pPr>
            <w:r>
              <w:rPr>
                <w:kern w:val="0"/>
                <w:sz w:val="24"/>
              </w:rPr>
              <w:t>Strainer</w:t>
            </w:r>
          </w:p>
          <w:p w14:paraId="64A0D449">
            <w:pPr>
              <w:kinsoku w:val="0"/>
              <w:autoSpaceDE w:val="0"/>
              <w:autoSpaceDN w:val="0"/>
              <w:adjustRightInd w:val="0"/>
              <w:spacing w:line="270" w:lineRule="exact"/>
              <w:ind w:left="101"/>
              <w:rPr>
                <w:kern w:val="0"/>
                <w:sz w:val="24"/>
              </w:rPr>
            </w:pPr>
            <w:r>
              <w:rPr>
                <w:kern w:val="0"/>
                <w:sz w:val="24"/>
              </w:rPr>
              <w:t>Top rail of hand rail</w:t>
            </w:r>
          </w:p>
          <w:p w14:paraId="3F02E9C6">
            <w:pPr>
              <w:kinsoku w:val="0"/>
              <w:autoSpaceDE w:val="0"/>
              <w:autoSpaceDN w:val="0"/>
              <w:adjustRightInd w:val="0"/>
              <w:ind w:left="101"/>
              <w:rPr>
                <w:kern w:val="0"/>
                <w:sz w:val="24"/>
              </w:rPr>
            </w:pPr>
            <w:r>
              <w:rPr>
                <w:kern w:val="0"/>
                <w:sz w:val="24"/>
              </w:rPr>
              <w:t>Ladder except step</w:t>
            </w:r>
          </w:p>
        </w:tc>
        <w:tc>
          <w:tcPr>
            <w:tcW w:w="2700" w:type="dxa"/>
            <w:tcBorders>
              <w:top w:val="single" w:color="000000" w:sz="6" w:space="0"/>
              <w:left w:val="single" w:color="000000" w:sz="4" w:space="0"/>
              <w:bottom w:val="single" w:color="000000" w:sz="6" w:space="0"/>
              <w:right w:val="single" w:color="000000" w:sz="4" w:space="0"/>
            </w:tcBorders>
          </w:tcPr>
          <w:p w14:paraId="12546334">
            <w:pPr>
              <w:kinsoku w:val="0"/>
              <w:autoSpaceDE w:val="0"/>
              <w:autoSpaceDN w:val="0"/>
              <w:adjustRightInd w:val="0"/>
              <w:spacing w:before="3" w:line="180" w:lineRule="exact"/>
              <w:rPr>
                <w:kern w:val="0"/>
                <w:sz w:val="18"/>
                <w:szCs w:val="18"/>
              </w:rPr>
            </w:pPr>
          </w:p>
          <w:p w14:paraId="28B7F4EB">
            <w:pPr>
              <w:kinsoku w:val="0"/>
              <w:autoSpaceDE w:val="0"/>
              <w:autoSpaceDN w:val="0"/>
              <w:adjustRightInd w:val="0"/>
              <w:spacing w:line="200" w:lineRule="exact"/>
              <w:rPr>
                <w:kern w:val="0"/>
                <w:sz w:val="20"/>
                <w:szCs w:val="20"/>
              </w:rPr>
            </w:pPr>
          </w:p>
          <w:p w14:paraId="656A3765">
            <w:pPr>
              <w:kinsoku w:val="0"/>
              <w:autoSpaceDE w:val="0"/>
              <w:autoSpaceDN w:val="0"/>
              <w:adjustRightInd w:val="0"/>
              <w:spacing w:line="200" w:lineRule="exact"/>
              <w:rPr>
                <w:kern w:val="0"/>
                <w:sz w:val="20"/>
                <w:szCs w:val="20"/>
              </w:rPr>
            </w:pPr>
          </w:p>
          <w:p w14:paraId="103E6888">
            <w:pPr>
              <w:kinsoku w:val="0"/>
              <w:autoSpaceDE w:val="0"/>
              <w:autoSpaceDN w:val="0"/>
              <w:adjustRightInd w:val="0"/>
              <w:spacing w:line="200" w:lineRule="exact"/>
              <w:rPr>
                <w:kern w:val="0"/>
                <w:sz w:val="20"/>
                <w:szCs w:val="20"/>
              </w:rPr>
            </w:pPr>
          </w:p>
          <w:p w14:paraId="0623A152">
            <w:pPr>
              <w:kinsoku w:val="0"/>
              <w:autoSpaceDE w:val="0"/>
              <w:autoSpaceDN w:val="0"/>
              <w:adjustRightInd w:val="0"/>
              <w:spacing w:line="200" w:lineRule="exact"/>
              <w:rPr>
                <w:kern w:val="0"/>
                <w:sz w:val="20"/>
                <w:szCs w:val="20"/>
              </w:rPr>
            </w:pPr>
          </w:p>
          <w:p w14:paraId="6265FF7C">
            <w:pPr>
              <w:kinsoku w:val="0"/>
              <w:autoSpaceDE w:val="0"/>
              <w:autoSpaceDN w:val="0"/>
              <w:adjustRightInd w:val="0"/>
              <w:spacing w:line="200" w:lineRule="exact"/>
              <w:rPr>
                <w:kern w:val="0"/>
                <w:sz w:val="20"/>
                <w:szCs w:val="20"/>
              </w:rPr>
            </w:pPr>
          </w:p>
          <w:p w14:paraId="52F4CE82">
            <w:pPr>
              <w:kinsoku w:val="0"/>
              <w:autoSpaceDE w:val="0"/>
              <w:autoSpaceDN w:val="0"/>
              <w:adjustRightInd w:val="0"/>
              <w:spacing w:line="200" w:lineRule="exact"/>
              <w:rPr>
                <w:kern w:val="0"/>
                <w:sz w:val="20"/>
                <w:szCs w:val="20"/>
              </w:rPr>
            </w:pPr>
          </w:p>
          <w:p w14:paraId="720F4958">
            <w:pPr>
              <w:kinsoku w:val="0"/>
              <w:autoSpaceDE w:val="0"/>
              <w:autoSpaceDN w:val="0"/>
              <w:adjustRightInd w:val="0"/>
              <w:ind w:left="101"/>
              <w:rPr>
                <w:kern w:val="0"/>
                <w:sz w:val="24"/>
              </w:rPr>
            </w:pPr>
            <w:r>
              <w:rPr>
                <w:kern w:val="0"/>
                <w:sz w:val="24"/>
              </w:rPr>
              <w:t>White</w:t>
            </w:r>
          </w:p>
          <w:p w14:paraId="6C6CFA95">
            <w:pPr>
              <w:kinsoku w:val="0"/>
              <w:autoSpaceDE w:val="0"/>
              <w:autoSpaceDN w:val="0"/>
              <w:adjustRightInd w:val="0"/>
              <w:ind w:left="101"/>
              <w:rPr>
                <w:kern w:val="0"/>
                <w:sz w:val="24"/>
              </w:rPr>
            </w:pPr>
          </w:p>
        </w:tc>
      </w:tr>
    </w:tbl>
    <w:p w14:paraId="54536433">
      <w:pPr>
        <w:kinsoku w:val="0"/>
        <w:autoSpaceDE w:val="0"/>
        <w:autoSpaceDN w:val="0"/>
        <w:adjustRightInd w:val="0"/>
        <w:spacing w:before="10" w:line="100" w:lineRule="exact"/>
        <w:rPr>
          <w:kern w:val="0"/>
          <w:sz w:val="10"/>
          <w:szCs w:val="10"/>
        </w:rPr>
      </w:pPr>
    </w:p>
    <w:p w14:paraId="61DE6305">
      <w:pPr>
        <w:kinsoku w:val="0"/>
        <w:autoSpaceDE w:val="0"/>
        <w:autoSpaceDN w:val="0"/>
        <w:adjustRightInd w:val="0"/>
        <w:spacing w:line="200" w:lineRule="exact"/>
        <w:rPr>
          <w:kern w:val="0"/>
          <w:sz w:val="20"/>
          <w:szCs w:val="20"/>
        </w:rPr>
      </w:pPr>
    </w:p>
    <w:p w14:paraId="5FBD8BCB">
      <w:pPr>
        <w:kinsoku w:val="0"/>
        <w:autoSpaceDE w:val="0"/>
        <w:autoSpaceDN w:val="0"/>
        <w:adjustRightInd w:val="0"/>
        <w:ind w:left="1017"/>
        <w:rPr>
          <w:kern w:val="0"/>
          <w:sz w:val="24"/>
        </w:rPr>
      </w:pPr>
      <w:r>
        <w:rPr>
          <w:kern w:val="0"/>
          <w:sz w:val="24"/>
        </w:rPr>
        <w:t xml:space="preserve">The piping shall be marked </w:t>
      </w:r>
      <w:r>
        <w:rPr>
          <w:color w:val="000000" w:themeColor="text1"/>
          <w:kern w:val="0"/>
          <w:sz w:val="24"/>
          <w14:textFill>
            <w14:solidFill>
              <w14:schemeClr w14:val="tx1"/>
            </w14:solidFill>
          </w14:textFill>
        </w:rPr>
        <w:t>as per Buyer’s standard with</w:t>
      </w:r>
      <w:r>
        <w:rPr>
          <w:kern w:val="0"/>
          <w:sz w:val="24"/>
        </w:rPr>
        <w:t xml:space="preserve"> color vinyl tapes or color paints to indicate the various mediums.</w:t>
      </w:r>
    </w:p>
    <w:p w14:paraId="79477455">
      <w:pPr>
        <w:kinsoku w:val="0"/>
        <w:autoSpaceDE w:val="0"/>
        <w:autoSpaceDN w:val="0"/>
        <w:adjustRightInd w:val="0"/>
        <w:spacing w:before="16"/>
        <w:rPr>
          <w:kern w:val="0"/>
          <w:sz w:val="26"/>
          <w:szCs w:val="26"/>
        </w:rPr>
      </w:pPr>
    </w:p>
    <w:p w14:paraId="1E118D02">
      <w:pPr>
        <w:kinsoku w:val="0"/>
        <w:autoSpaceDE w:val="0"/>
        <w:autoSpaceDN w:val="0"/>
        <w:adjustRightInd w:val="0"/>
        <w:ind w:left="1017"/>
        <w:rPr>
          <w:kern w:val="0"/>
          <w:sz w:val="24"/>
        </w:rPr>
      </w:pPr>
      <w:r>
        <w:rPr>
          <w:kern w:val="0"/>
          <w:sz w:val="24"/>
        </w:rPr>
        <w:t>The medium flow direction shall be indicated by arrow shown outside the piping.</w:t>
      </w:r>
    </w:p>
    <w:p w14:paraId="45049243">
      <w:pPr>
        <w:pStyle w:val="3"/>
        <w:jc w:val="both"/>
      </w:pPr>
      <w:bookmarkStart w:id="440" w:name="_Toc50572645"/>
      <w:r>
        <w:rPr>
          <w:rFonts w:hint="eastAsia"/>
        </w:rPr>
        <w:t>6.</w:t>
      </w:r>
      <w:r>
        <w:t>10</w:t>
      </w:r>
      <w:r>
        <w:tab/>
      </w:r>
      <w:r>
        <w:t xml:space="preserve"> PIPING SCHEDULE IN ENGINE ROOM</w:t>
      </w:r>
      <w:bookmarkEnd w:id="440"/>
    </w:p>
    <w:p w14:paraId="485BF452">
      <w:pPr>
        <w:pStyle w:val="4"/>
      </w:pPr>
      <w:bookmarkStart w:id="441" w:name="_Toc50572646"/>
      <w:r>
        <w:rPr>
          <w:rFonts w:hint="eastAsia"/>
        </w:rPr>
        <w:t>6.10.</w:t>
      </w:r>
      <w:r>
        <w:t>1</w:t>
      </w:r>
      <w:r>
        <w:tab/>
      </w:r>
      <w:r>
        <w:t>GENERAL</w:t>
      </w:r>
      <w:bookmarkEnd w:id="441"/>
    </w:p>
    <w:p w14:paraId="71771CE7">
      <w:pPr>
        <w:kinsoku w:val="0"/>
        <w:autoSpaceDE w:val="0"/>
        <w:autoSpaceDN w:val="0"/>
        <w:adjustRightInd w:val="0"/>
        <w:ind w:left="1017"/>
        <w:rPr>
          <w:kern w:val="0"/>
          <w:sz w:val="24"/>
        </w:rPr>
      </w:pPr>
      <w:r>
        <w:rPr>
          <w:kern w:val="0"/>
          <w:sz w:val="24"/>
        </w:rPr>
        <w:t>Piping workmanship to satisfy the requirement of the Classification Society and this section concerned.</w:t>
      </w:r>
    </w:p>
    <w:p w14:paraId="40C0599A">
      <w:pPr>
        <w:kinsoku w:val="0"/>
        <w:autoSpaceDE w:val="0"/>
        <w:autoSpaceDN w:val="0"/>
        <w:adjustRightInd w:val="0"/>
        <w:spacing w:before="15" w:line="260" w:lineRule="exact"/>
        <w:rPr>
          <w:kern w:val="0"/>
          <w:sz w:val="26"/>
          <w:szCs w:val="26"/>
        </w:rPr>
      </w:pPr>
    </w:p>
    <w:p w14:paraId="5010A912">
      <w:pPr>
        <w:kinsoku w:val="0"/>
        <w:autoSpaceDE w:val="0"/>
        <w:autoSpaceDN w:val="0"/>
        <w:adjustRightInd w:val="0"/>
        <w:ind w:left="1017"/>
        <w:rPr>
          <w:kern w:val="0"/>
          <w:sz w:val="24"/>
        </w:rPr>
      </w:pPr>
      <w:r>
        <w:rPr>
          <w:kern w:val="0"/>
          <w:sz w:val="24"/>
        </w:rPr>
        <w:t>Piping is to be led as direct as practicable, with a minimum number of bends and with suitable number of flange joints for removal. Sleeve joints or butt welding joints shall be used where practicable.</w:t>
      </w:r>
    </w:p>
    <w:p w14:paraId="55F06656">
      <w:pPr>
        <w:kinsoku w:val="0"/>
        <w:autoSpaceDE w:val="0"/>
        <w:autoSpaceDN w:val="0"/>
        <w:adjustRightInd w:val="0"/>
        <w:spacing w:before="1" w:line="280" w:lineRule="exact"/>
        <w:rPr>
          <w:kern w:val="0"/>
          <w:sz w:val="28"/>
          <w:szCs w:val="28"/>
        </w:rPr>
      </w:pPr>
    </w:p>
    <w:p w14:paraId="6C3593B3">
      <w:pPr>
        <w:kinsoku w:val="0"/>
        <w:autoSpaceDE w:val="0"/>
        <w:autoSpaceDN w:val="0"/>
        <w:adjustRightInd w:val="0"/>
        <w:spacing w:line="274" w:lineRule="exact"/>
        <w:ind w:left="1017"/>
        <w:rPr>
          <w:kern w:val="0"/>
          <w:sz w:val="24"/>
        </w:rPr>
      </w:pPr>
      <w:r>
        <w:rPr>
          <w:kern w:val="0"/>
          <w:sz w:val="24"/>
        </w:rPr>
        <w:t>All piping shall be supported according to good practice in order to prevent damages from vibrations and other causes.</w:t>
      </w:r>
    </w:p>
    <w:p w14:paraId="5E6D3775">
      <w:pPr>
        <w:kinsoku w:val="0"/>
        <w:autoSpaceDE w:val="0"/>
        <w:autoSpaceDN w:val="0"/>
        <w:adjustRightInd w:val="0"/>
        <w:spacing w:before="13" w:line="260" w:lineRule="exact"/>
        <w:rPr>
          <w:kern w:val="0"/>
          <w:sz w:val="26"/>
          <w:szCs w:val="26"/>
        </w:rPr>
      </w:pPr>
    </w:p>
    <w:p w14:paraId="58AA32A1">
      <w:pPr>
        <w:kinsoku w:val="0"/>
        <w:autoSpaceDE w:val="0"/>
        <w:autoSpaceDN w:val="0"/>
        <w:adjustRightInd w:val="0"/>
        <w:ind w:left="1017"/>
        <w:rPr>
          <w:kern w:val="0"/>
          <w:sz w:val="24"/>
        </w:rPr>
      </w:pPr>
      <w:r>
        <w:rPr>
          <w:kern w:val="0"/>
          <w:sz w:val="24"/>
        </w:rPr>
        <w:t>Pipes to have suitable thickness for each service, and shall be tested in accordance with the requirement of the Classification Society.</w:t>
      </w:r>
    </w:p>
    <w:p w14:paraId="3E7D48FE">
      <w:pPr>
        <w:kinsoku w:val="0"/>
        <w:autoSpaceDE w:val="0"/>
        <w:autoSpaceDN w:val="0"/>
        <w:adjustRightInd w:val="0"/>
        <w:spacing w:before="15" w:line="260" w:lineRule="exact"/>
        <w:rPr>
          <w:kern w:val="0"/>
          <w:sz w:val="26"/>
          <w:szCs w:val="26"/>
        </w:rPr>
      </w:pPr>
    </w:p>
    <w:p w14:paraId="012D3D0F">
      <w:pPr>
        <w:kinsoku w:val="0"/>
        <w:autoSpaceDE w:val="0"/>
        <w:autoSpaceDN w:val="0"/>
        <w:adjustRightInd w:val="0"/>
        <w:ind w:left="1017"/>
        <w:rPr>
          <w:kern w:val="0"/>
          <w:sz w:val="24"/>
        </w:rPr>
      </w:pPr>
      <w:r>
        <w:rPr>
          <w:kern w:val="0"/>
          <w:sz w:val="24"/>
        </w:rPr>
        <w:t>Expansion shall be compensated for by means of bend except where otherwise described.</w:t>
      </w:r>
    </w:p>
    <w:p w14:paraId="7B8F2F73">
      <w:pPr>
        <w:kinsoku w:val="0"/>
        <w:autoSpaceDE w:val="0"/>
        <w:autoSpaceDN w:val="0"/>
        <w:adjustRightInd w:val="0"/>
        <w:spacing w:before="16" w:line="260" w:lineRule="exact"/>
        <w:rPr>
          <w:kern w:val="0"/>
          <w:sz w:val="26"/>
          <w:szCs w:val="26"/>
        </w:rPr>
      </w:pPr>
    </w:p>
    <w:p w14:paraId="7448ACDD">
      <w:pPr>
        <w:kinsoku w:val="0"/>
        <w:autoSpaceDE w:val="0"/>
        <w:autoSpaceDN w:val="0"/>
        <w:adjustRightInd w:val="0"/>
        <w:ind w:left="1017"/>
        <w:rPr>
          <w:kern w:val="0"/>
          <w:sz w:val="24"/>
        </w:rPr>
      </w:pPr>
      <w:r>
        <w:rPr>
          <w:kern w:val="0"/>
          <w:sz w:val="24"/>
        </w:rPr>
        <w:t>Pipes of galvanized steel or brass or copper shall be bent in cold process. In case that cold bending machine is not applicable, high frequency induction bender or hot bending process shall be used.</w:t>
      </w:r>
    </w:p>
    <w:p w14:paraId="2747A0EC">
      <w:pPr>
        <w:kinsoku w:val="0"/>
        <w:autoSpaceDE w:val="0"/>
        <w:autoSpaceDN w:val="0"/>
        <w:adjustRightInd w:val="0"/>
        <w:ind w:left="1017"/>
        <w:rPr>
          <w:kern w:val="0"/>
          <w:sz w:val="26"/>
          <w:szCs w:val="26"/>
        </w:rPr>
      </w:pPr>
    </w:p>
    <w:p w14:paraId="68045F71">
      <w:pPr>
        <w:kinsoku w:val="0"/>
        <w:autoSpaceDE w:val="0"/>
        <w:autoSpaceDN w:val="0"/>
        <w:adjustRightInd w:val="0"/>
        <w:ind w:left="1017"/>
        <w:rPr>
          <w:kern w:val="0"/>
          <w:sz w:val="24"/>
        </w:rPr>
      </w:pPr>
      <w:r>
        <w:rPr>
          <w:kern w:val="0"/>
          <w:sz w:val="24"/>
        </w:rPr>
        <w:t>The radius of bends of steel pipes, in general, not to be less than 2.5 times the outside diameter except narrow space of structure or crowding of pipes, where steel bend pieces hall be used. Bends of copper pipes except coils shall be not less than twice the outside diameter as far as practicable.</w:t>
      </w:r>
    </w:p>
    <w:p w14:paraId="57B52D26">
      <w:pPr>
        <w:kinsoku w:val="0"/>
        <w:autoSpaceDE w:val="0"/>
        <w:autoSpaceDN w:val="0"/>
        <w:adjustRightInd w:val="0"/>
        <w:spacing w:before="15" w:line="260" w:lineRule="exact"/>
        <w:rPr>
          <w:kern w:val="0"/>
          <w:sz w:val="26"/>
          <w:szCs w:val="26"/>
        </w:rPr>
      </w:pPr>
    </w:p>
    <w:p w14:paraId="2486C840">
      <w:pPr>
        <w:kinsoku w:val="0"/>
        <w:autoSpaceDE w:val="0"/>
        <w:autoSpaceDN w:val="0"/>
        <w:adjustRightInd w:val="0"/>
        <w:ind w:left="1017"/>
        <w:rPr>
          <w:kern w:val="0"/>
          <w:sz w:val="24"/>
        </w:rPr>
      </w:pPr>
      <w:r>
        <w:rPr>
          <w:kern w:val="0"/>
          <w:sz w:val="24"/>
        </w:rPr>
        <w:t>Commercial bend pieces will be used as far as practicable.</w:t>
      </w:r>
    </w:p>
    <w:p w14:paraId="4C84D98C">
      <w:pPr>
        <w:kinsoku w:val="0"/>
        <w:autoSpaceDE w:val="0"/>
        <w:autoSpaceDN w:val="0"/>
        <w:adjustRightInd w:val="0"/>
        <w:spacing w:before="16" w:line="260" w:lineRule="exact"/>
        <w:rPr>
          <w:kern w:val="0"/>
          <w:sz w:val="26"/>
          <w:szCs w:val="26"/>
        </w:rPr>
      </w:pPr>
    </w:p>
    <w:p w14:paraId="26983E8B">
      <w:pPr>
        <w:kinsoku w:val="0"/>
        <w:autoSpaceDE w:val="0"/>
        <w:autoSpaceDN w:val="0"/>
        <w:adjustRightInd w:val="0"/>
        <w:ind w:left="1017"/>
        <w:rPr>
          <w:kern w:val="0"/>
          <w:sz w:val="24"/>
        </w:rPr>
      </w:pPr>
      <w:r>
        <w:rPr>
          <w:kern w:val="0"/>
          <w:sz w:val="24"/>
        </w:rPr>
        <w:t>For the following cases, butt welding connection or fabrication shall be carried out.</w:t>
      </w:r>
    </w:p>
    <w:p w14:paraId="434C4022">
      <w:pPr>
        <w:kinsoku w:val="0"/>
        <w:autoSpaceDE w:val="0"/>
        <w:autoSpaceDN w:val="0"/>
        <w:adjustRightInd w:val="0"/>
        <w:spacing w:before="16" w:line="260" w:lineRule="exact"/>
        <w:rPr>
          <w:kern w:val="0"/>
          <w:sz w:val="26"/>
          <w:szCs w:val="26"/>
        </w:rPr>
      </w:pPr>
    </w:p>
    <w:p w14:paraId="26F430A1">
      <w:pPr>
        <w:tabs>
          <w:tab w:val="left" w:pos="1720"/>
        </w:tabs>
        <w:kinsoku w:val="0"/>
        <w:autoSpaceDE w:val="0"/>
        <w:autoSpaceDN w:val="0"/>
        <w:adjustRightInd w:val="0"/>
        <w:spacing w:line="280" w:lineRule="exact"/>
        <w:ind w:left="1315"/>
        <w:rPr>
          <w:kern w:val="0"/>
          <w:sz w:val="24"/>
        </w:rPr>
      </w:pPr>
      <w:r>
        <w:rPr>
          <w:kern w:val="0"/>
          <w:sz w:val="24"/>
        </w:rPr>
        <w:t>1.</w:t>
      </w:r>
      <w:r>
        <w:rPr>
          <w:kern w:val="0"/>
          <w:sz w:val="24"/>
        </w:rPr>
        <w:tab/>
      </w:r>
      <w:r>
        <w:rPr>
          <w:kern w:val="0"/>
          <w:sz w:val="24"/>
        </w:rPr>
        <w:t>When the cold bending machine is not applicable.</w:t>
      </w:r>
    </w:p>
    <w:p w14:paraId="3BB762ED">
      <w:pPr>
        <w:tabs>
          <w:tab w:val="left" w:pos="1720"/>
        </w:tabs>
        <w:kinsoku w:val="0"/>
        <w:autoSpaceDE w:val="0"/>
        <w:autoSpaceDN w:val="0"/>
        <w:adjustRightInd w:val="0"/>
        <w:spacing w:line="280" w:lineRule="exact"/>
        <w:ind w:left="1315"/>
        <w:rPr>
          <w:kern w:val="0"/>
          <w:sz w:val="24"/>
        </w:rPr>
      </w:pPr>
      <w:r>
        <w:rPr>
          <w:kern w:val="0"/>
          <w:sz w:val="24"/>
        </w:rPr>
        <w:t>2.</w:t>
      </w:r>
      <w:r>
        <w:rPr>
          <w:kern w:val="0"/>
          <w:sz w:val="24"/>
        </w:rPr>
        <w:tab/>
      </w:r>
      <w:r>
        <w:rPr>
          <w:kern w:val="0"/>
          <w:sz w:val="24"/>
        </w:rPr>
        <w:t>Where welding piece such as tube turn or bend piece is used.</w:t>
      </w:r>
    </w:p>
    <w:p w14:paraId="32611674">
      <w:pPr>
        <w:tabs>
          <w:tab w:val="left" w:pos="1720"/>
        </w:tabs>
        <w:kinsoku w:val="0"/>
        <w:autoSpaceDE w:val="0"/>
        <w:autoSpaceDN w:val="0"/>
        <w:adjustRightInd w:val="0"/>
        <w:spacing w:line="280" w:lineRule="exact"/>
        <w:ind w:left="1315"/>
        <w:rPr>
          <w:kern w:val="0"/>
          <w:sz w:val="24"/>
        </w:rPr>
      </w:pPr>
      <w:r>
        <w:rPr>
          <w:kern w:val="0"/>
          <w:sz w:val="24"/>
        </w:rPr>
        <w:t>3.</w:t>
      </w:r>
      <w:r>
        <w:rPr>
          <w:kern w:val="0"/>
          <w:sz w:val="24"/>
        </w:rPr>
        <w:tab/>
      </w:r>
      <w:r>
        <w:rPr>
          <w:kern w:val="0"/>
          <w:sz w:val="24"/>
        </w:rPr>
        <w:t>To make fabricated steel pipe of large diameter such as main engine exhaust pipe.</w:t>
      </w:r>
    </w:p>
    <w:p w14:paraId="20A636CE">
      <w:pPr>
        <w:kinsoku w:val="0"/>
        <w:autoSpaceDE w:val="0"/>
        <w:autoSpaceDN w:val="0"/>
        <w:adjustRightInd w:val="0"/>
        <w:ind w:left="1017"/>
        <w:rPr>
          <w:kern w:val="0"/>
          <w:sz w:val="24"/>
        </w:rPr>
      </w:pPr>
    </w:p>
    <w:p w14:paraId="5730FDCA">
      <w:pPr>
        <w:kinsoku w:val="0"/>
        <w:autoSpaceDE w:val="0"/>
        <w:autoSpaceDN w:val="0"/>
        <w:adjustRightInd w:val="0"/>
        <w:ind w:left="1017"/>
        <w:rPr>
          <w:kern w:val="0"/>
          <w:sz w:val="24"/>
        </w:rPr>
      </w:pPr>
      <w:r>
        <w:rPr>
          <w:kern w:val="0"/>
          <w:sz w:val="24"/>
        </w:rPr>
        <w:t>Oil piping and electric cables to the greatest possible extent shall be kept well clear of not to be installed close to steam lines and diesel engines exhaust pipes.</w:t>
      </w:r>
    </w:p>
    <w:p w14:paraId="0FBE573E">
      <w:pPr>
        <w:kinsoku w:val="0"/>
        <w:autoSpaceDE w:val="0"/>
        <w:autoSpaceDN w:val="0"/>
        <w:adjustRightInd w:val="0"/>
        <w:spacing w:before="15" w:line="260" w:lineRule="exact"/>
        <w:rPr>
          <w:kern w:val="0"/>
          <w:sz w:val="26"/>
          <w:szCs w:val="26"/>
        </w:rPr>
      </w:pPr>
    </w:p>
    <w:p w14:paraId="1A67625B">
      <w:pPr>
        <w:kinsoku w:val="0"/>
        <w:autoSpaceDE w:val="0"/>
        <w:autoSpaceDN w:val="0"/>
        <w:adjustRightInd w:val="0"/>
        <w:ind w:left="1017"/>
        <w:rPr>
          <w:kern w:val="0"/>
          <w:sz w:val="24"/>
        </w:rPr>
      </w:pPr>
      <w:r>
        <w:rPr>
          <w:kern w:val="0"/>
          <w:sz w:val="24"/>
        </w:rPr>
        <w:t>Water piping not to be installed close to diesel engines exhaust pipes as far as possible.</w:t>
      </w:r>
    </w:p>
    <w:p w14:paraId="752E9000">
      <w:pPr>
        <w:kinsoku w:val="0"/>
        <w:autoSpaceDE w:val="0"/>
        <w:autoSpaceDN w:val="0"/>
        <w:adjustRightInd w:val="0"/>
        <w:spacing w:before="16" w:line="260" w:lineRule="exact"/>
        <w:rPr>
          <w:kern w:val="0"/>
          <w:sz w:val="26"/>
          <w:szCs w:val="26"/>
        </w:rPr>
      </w:pPr>
    </w:p>
    <w:p w14:paraId="6B70D75A">
      <w:pPr>
        <w:kinsoku w:val="0"/>
        <w:autoSpaceDE w:val="0"/>
        <w:autoSpaceDN w:val="0"/>
        <w:adjustRightInd w:val="0"/>
        <w:ind w:left="1017"/>
        <w:rPr>
          <w:kern w:val="0"/>
          <w:sz w:val="24"/>
        </w:rPr>
      </w:pPr>
      <w:r>
        <w:rPr>
          <w:kern w:val="0"/>
          <w:sz w:val="24"/>
        </w:rPr>
        <w:t>Piping in way of the machinery and equipment shall be arranged to permit overhaul of the unit with no dismantling of piping as far as practicable.</w:t>
      </w:r>
    </w:p>
    <w:p w14:paraId="5CB40CAF">
      <w:pPr>
        <w:kinsoku w:val="0"/>
        <w:autoSpaceDE w:val="0"/>
        <w:autoSpaceDN w:val="0"/>
        <w:adjustRightInd w:val="0"/>
        <w:spacing w:before="15" w:line="260" w:lineRule="exact"/>
        <w:rPr>
          <w:kern w:val="0"/>
          <w:sz w:val="26"/>
          <w:szCs w:val="26"/>
        </w:rPr>
      </w:pPr>
    </w:p>
    <w:p w14:paraId="5C28847D">
      <w:pPr>
        <w:kinsoku w:val="0"/>
        <w:autoSpaceDE w:val="0"/>
        <w:autoSpaceDN w:val="0"/>
        <w:adjustRightInd w:val="0"/>
        <w:ind w:left="1017"/>
        <w:rPr>
          <w:kern w:val="0"/>
          <w:sz w:val="24"/>
        </w:rPr>
      </w:pPr>
      <w:r>
        <w:rPr>
          <w:kern w:val="0"/>
          <w:sz w:val="24"/>
        </w:rPr>
        <w:t>Where possible, piping at tank top level shall be arranged so that any length may be removed without disturbing adjacent pipelines.</w:t>
      </w:r>
    </w:p>
    <w:p w14:paraId="1951593D">
      <w:pPr>
        <w:kinsoku w:val="0"/>
        <w:autoSpaceDE w:val="0"/>
        <w:autoSpaceDN w:val="0"/>
        <w:adjustRightInd w:val="0"/>
        <w:spacing w:before="16" w:line="260" w:lineRule="exact"/>
        <w:rPr>
          <w:kern w:val="0"/>
          <w:sz w:val="26"/>
          <w:szCs w:val="26"/>
        </w:rPr>
      </w:pPr>
    </w:p>
    <w:p w14:paraId="6165553F">
      <w:pPr>
        <w:kinsoku w:val="0"/>
        <w:autoSpaceDE w:val="0"/>
        <w:autoSpaceDN w:val="0"/>
        <w:adjustRightInd w:val="0"/>
        <w:ind w:left="1017"/>
        <w:rPr>
          <w:kern w:val="0"/>
          <w:sz w:val="24"/>
        </w:rPr>
      </w:pPr>
      <w:r>
        <w:rPr>
          <w:kern w:val="0"/>
          <w:sz w:val="24"/>
        </w:rPr>
        <w:t>Air pockets in pipe lines shall be avoided as far as practicable. Where pockets do occur, bosses with a cock or screwed plug for drainage are to be provided.</w:t>
      </w:r>
    </w:p>
    <w:p w14:paraId="721A3D48">
      <w:pPr>
        <w:kinsoku w:val="0"/>
        <w:autoSpaceDE w:val="0"/>
        <w:autoSpaceDN w:val="0"/>
        <w:adjustRightInd w:val="0"/>
        <w:spacing w:before="15" w:line="260" w:lineRule="exact"/>
        <w:rPr>
          <w:kern w:val="0"/>
          <w:sz w:val="26"/>
          <w:szCs w:val="26"/>
        </w:rPr>
      </w:pPr>
    </w:p>
    <w:p w14:paraId="3412B31D">
      <w:pPr>
        <w:kinsoku w:val="0"/>
        <w:autoSpaceDE w:val="0"/>
        <w:autoSpaceDN w:val="0"/>
        <w:adjustRightInd w:val="0"/>
        <w:ind w:left="1017"/>
        <w:rPr>
          <w:kern w:val="0"/>
          <w:sz w:val="24"/>
        </w:rPr>
      </w:pPr>
      <w:r>
        <w:rPr>
          <w:kern w:val="0"/>
          <w:sz w:val="24"/>
        </w:rPr>
        <w:t>Pipes exposed to weather are to be fitted with drain plugs where necessary.</w:t>
      </w:r>
    </w:p>
    <w:p w14:paraId="4E3B4B5C">
      <w:pPr>
        <w:kinsoku w:val="0"/>
        <w:autoSpaceDE w:val="0"/>
        <w:autoSpaceDN w:val="0"/>
        <w:adjustRightInd w:val="0"/>
        <w:spacing w:before="16" w:line="260" w:lineRule="exact"/>
        <w:rPr>
          <w:kern w:val="0"/>
          <w:sz w:val="26"/>
          <w:szCs w:val="26"/>
        </w:rPr>
      </w:pPr>
    </w:p>
    <w:p w14:paraId="19052B2D">
      <w:pPr>
        <w:kinsoku w:val="0"/>
        <w:autoSpaceDE w:val="0"/>
        <w:autoSpaceDN w:val="0"/>
        <w:adjustRightInd w:val="0"/>
        <w:spacing w:line="239" w:lineRule="auto"/>
        <w:ind w:left="1017"/>
        <w:rPr>
          <w:kern w:val="0"/>
          <w:sz w:val="24"/>
        </w:rPr>
      </w:pPr>
      <w:r>
        <w:rPr>
          <w:kern w:val="0"/>
          <w:sz w:val="24"/>
        </w:rPr>
        <w:t xml:space="preserve">Where galvanized piping is specified, galvanizing shall be carried out after pipes are fabricated and flanges are attached, as far as practicable. Galvanized pipes shall be fitted with galvanized bolts, nuts and clamping devices. </w:t>
      </w:r>
    </w:p>
    <w:p w14:paraId="6BA31DEA">
      <w:pPr>
        <w:kinsoku w:val="0"/>
        <w:autoSpaceDE w:val="0"/>
        <w:autoSpaceDN w:val="0"/>
        <w:adjustRightInd w:val="0"/>
        <w:spacing w:before="16" w:line="260" w:lineRule="exact"/>
        <w:rPr>
          <w:kern w:val="0"/>
          <w:sz w:val="26"/>
          <w:szCs w:val="26"/>
        </w:rPr>
      </w:pPr>
    </w:p>
    <w:p w14:paraId="5CBFCBCA">
      <w:pPr>
        <w:kinsoku w:val="0"/>
        <w:autoSpaceDE w:val="0"/>
        <w:autoSpaceDN w:val="0"/>
        <w:adjustRightInd w:val="0"/>
        <w:ind w:left="1017"/>
        <w:rPr>
          <w:kern w:val="0"/>
          <w:sz w:val="24"/>
        </w:rPr>
      </w:pPr>
      <w:r>
        <w:rPr>
          <w:kern w:val="0"/>
          <w:sz w:val="24"/>
        </w:rPr>
        <w:t>All piping shall be cleaned and free of welding slag before installation.</w:t>
      </w:r>
    </w:p>
    <w:p w14:paraId="3FE9334A">
      <w:pPr>
        <w:kinsoku w:val="0"/>
        <w:autoSpaceDE w:val="0"/>
        <w:autoSpaceDN w:val="0"/>
        <w:adjustRightInd w:val="0"/>
        <w:ind w:left="1017"/>
        <w:rPr>
          <w:kern w:val="0"/>
          <w:sz w:val="24"/>
        </w:rPr>
      </w:pPr>
    </w:p>
    <w:p w14:paraId="06DFD74C">
      <w:pPr>
        <w:kinsoku w:val="0"/>
        <w:autoSpaceDE w:val="0"/>
        <w:autoSpaceDN w:val="0"/>
        <w:adjustRightInd w:val="0"/>
        <w:ind w:left="1017"/>
        <w:rPr>
          <w:kern w:val="0"/>
          <w:sz w:val="24"/>
        </w:rPr>
      </w:pPr>
      <w:r>
        <w:rPr>
          <w:kern w:val="0"/>
          <w:sz w:val="24"/>
        </w:rPr>
        <w:t>Following piping system shall be flushed with the under-mentioned medium after being fitted on board, and these piping systems to be in whole accordance with maker recommendations.</w:t>
      </w:r>
    </w:p>
    <w:p w14:paraId="03EBF2B4">
      <w:pPr>
        <w:kinsoku w:val="0"/>
        <w:autoSpaceDE w:val="0"/>
        <w:autoSpaceDN w:val="0"/>
        <w:adjustRightInd w:val="0"/>
        <w:spacing w:before="4" w:line="280" w:lineRule="exact"/>
        <w:rPr>
          <w:kern w:val="0"/>
          <w:sz w:val="28"/>
          <w:szCs w:val="28"/>
        </w:rPr>
      </w:pPr>
    </w:p>
    <w:tbl>
      <w:tblPr>
        <w:tblStyle w:val="40"/>
        <w:tblW w:w="8739" w:type="dxa"/>
        <w:tblInd w:w="1019" w:type="dxa"/>
        <w:tblLayout w:type="fixed"/>
        <w:tblCellMar>
          <w:top w:w="0" w:type="dxa"/>
          <w:left w:w="0" w:type="dxa"/>
          <w:bottom w:w="0" w:type="dxa"/>
          <w:right w:w="0" w:type="dxa"/>
        </w:tblCellMar>
      </w:tblPr>
      <w:tblGrid>
        <w:gridCol w:w="2160"/>
        <w:gridCol w:w="3347"/>
        <w:gridCol w:w="3232"/>
      </w:tblGrid>
      <w:tr w14:paraId="3503461E">
        <w:tblPrEx>
          <w:tblCellMar>
            <w:top w:w="0" w:type="dxa"/>
            <w:left w:w="0" w:type="dxa"/>
            <w:bottom w:w="0" w:type="dxa"/>
            <w:right w:w="0" w:type="dxa"/>
          </w:tblCellMar>
        </w:tblPrEx>
        <w:trPr>
          <w:trHeight w:val="286" w:hRule="exact"/>
        </w:trPr>
        <w:tc>
          <w:tcPr>
            <w:tcW w:w="2160" w:type="dxa"/>
            <w:tcBorders>
              <w:top w:val="single" w:color="000000" w:sz="4" w:space="0"/>
              <w:left w:val="single" w:color="000000" w:sz="4" w:space="0"/>
              <w:bottom w:val="single" w:color="000000" w:sz="4" w:space="0"/>
              <w:right w:val="single" w:color="000000" w:sz="4" w:space="0"/>
            </w:tcBorders>
          </w:tcPr>
          <w:p w14:paraId="3A8B9540">
            <w:pPr>
              <w:kinsoku w:val="0"/>
              <w:autoSpaceDE w:val="0"/>
              <w:autoSpaceDN w:val="0"/>
              <w:adjustRightInd w:val="0"/>
              <w:spacing w:before="2"/>
              <w:ind w:left="713"/>
              <w:rPr>
                <w:kern w:val="0"/>
                <w:sz w:val="24"/>
              </w:rPr>
            </w:pPr>
            <w:r>
              <w:rPr>
                <w:kern w:val="0"/>
                <w:sz w:val="24"/>
              </w:rPr>
              <w:t>System</w:t>
            </w:r>
          </w:p>
        </w:tc>
        <w:tc>
          <w:tcPr>
            <w:tcW w:w="3347" w:type="dxa"/>
            <w:tcBorders>
              <w:top w:val="single" w:color="000000" w:sz="4" w:space="0"/>
              <w:left w:val="single" w:color="000000" w:sz="4" w:space="0"/>
              <w:bottom w:val="single" w:color="000000" w:sz="4" w:space="0"/>
              <w:right w:val="single" w:color="000000" w:sz="4" w:space="0"/>
            </w:tcBorders>
          </w:tcPr>
          <w:p w14:paraId="6C75A580">
            <w:pPr>
              <w:kinsoku w:val="0"/>
              <w:autoSpaceDE w:val="0"/>
              <w:autoSpaceDN w:val="0"/>
              <w:adjustRightInd w:val="0"/>
              <w:spacing w:before="2"/>
              <w:ind w:left="87" w:right="109" w:rightChars="52"/>
              <w:jc w:val="center"/>
              <w:rPr>
                <w:kern w:val="0"/>
                <w:sz w:val="24"/>
              </w:rPr>
            </w:pPr>
            <w:r>
              <w:rPr>
                <w:kern w:val="0"/>
                <w:sz w:val="24"/>
              </w:rPr>
              <w:t>Application</w:t>
            </w:r>
          </w:p>
        </w:tc>
        <w:tc>
          <w:tcPr>
            <w:tcW w:w="3232" w:type="dxa"/>
            <w:tcBorders>
              <w:top w:val="single" w:color="000000" w:sz="4" w:space="0"/>
              <w:left w:val="single" w:color="000000" w:sz="4" w:space="0"/>
              <w:bottom w:val="single" w:color="000000" w:sz="4" w:space="0"/>
              <w:right w:val="single" w:color="000000" w:sz="4" w:space="0"/>
            </w:tcBorders>
          </w:tcPr>
          <w:p w14:paraId="1C825ABC">
            <w:pPr>
              <w:kinsoku w:val="0"/>
              <w:autoSpaceDE w:val="0"/>
              <w:autoSpaceDN w:val="0"/>
              <w:adjustRightInd w:val="0"/>
              <w:spacing w:before="2"/>
              <w:ind w:left="87" w:right="109" w:rightChars="52"/>
              <w:jc w:val="center"/>
              <w:rPr>
                <w:kern w:val="0"/>
                <w:sz w:val="24"/>
              </w:rPr>
            </w:pPr>
            <w:r>
              <w:rPr>
                <w:kern w:val="0"/>
                <w:sz w:val="24"/>
              </w:rPr>
              <w:t>Method</w:t>
            </w:r>
          </w:p>
        </w:tc>
      </w:tr>
      <w:tr w14:paraId="6F22D1AD">
        <w:tblPrEx>
          <w:tblCellMar>
            <w:top w:w="0" w:type="dxa"/>
            <w:left w:w="0" w:type="dxa"/>
            <w:bottom w:w="0" w:type="dxa"/>
            <w:right w:w="0" w:type="dxa"/>
          </w:tblCellMar>
        </w:tblPrEx>
        <w:trPr>
          <w:cantSplit/>
          <w:trHeight w:val="565" w:hRule="exact"/>
        </w:trPr>
        <w:tc>
          <w:tcPr>
            <w:tcW w:w="2160" w:type="dxa"/>
            <w:vMerge w:val="restart"/>
            <w:tcBorders>
              <w:top w:val="single" w:color="000000" w:sz="4" w:space="0"/>
              <w:left w:val="single" w:color="000000" w:sz="4" w:space="0"/>
              <w:bottom w:val="single" w:color="000000" w:sz="6" w:space="0"/>
              <w:right w:val="single" w:color="000000" w:sz="4" w:space="0"/>
            </w:tcBorders>
          </w:tcPr>
          <w:p w14:paraId="7ACD07AB">
            <w:pPr>
              <w:kinsoku w:val="0"/>
              <w:autoSpaceDE w:val="0"/>
              <w:autoSpaceDN w:val="0"/>
              <w:adjustRightInd w:val="0"/>
              <w:spacing w:before="2"/>
              <w:ind w:left="103"/>
              <w:jc w:val="left"/>
              <w:rPr>
                <w:kern w:val="0"/>
                <w:sz w:val="24"/>
              </w:rPr>
            </w:pPr>
            <w:r>
              <w:rPr>
                <w:kern w:val="0"/>
                <w:sz w:val="24"/>
              </w:rPr>
              <w:t>Lub. oil piping</w:t>
            </w:r>
          </w:p>
        </w:tc>
        <w:tc>
          <w:tcPr>
            <w:tcW w:w="3347" w:type="dxa"/>
            <w:tcBorders>
              <w:top w:val="single" w:color="000000" w:sz="4" w:space="0"/>
              <w:left w:val="single" w:color="000000" w:sz="4" w:space="0"/>
              <w:bottom w:val="single" w:color="000000" w:sz="6" w:space="0"/>
              <w:right w:val="single" w:color="000000" w:sz="4" w:space="0"/>
            </w:tcBorders>
          </w:tcPr>
          <w:p w14:paraId="2AE8458A">
            <w:pPr>
              <w:kinsoku w:val="0"/>
              <w:autoSpaceDE w:val="0"/>
              <w:autoSpaceDN w:val="0"/>
              <w:adjustRightInd w:val="0"/>
              <w:spacing w:before="2"/>
              <w:ind w:left="87" w:right="109" w:rightChars="52"/>
              <w:rPr>
                <w:kern w:val="0"/>
                <w:sz w:val="24"/>
              </w:rPr>
            </w:pPr>
            <w:r>
              <w:rPr>
                <w:kern w:val="0"/>
                <w:sz w:val="24"/>
              </w:rPr>
              <w:t>Main engine line</w:t>
            </w:r>
          </w:p>
          <w:p w14:paraId="3CEC51B3">
            <w:pPr>
              <w:kinsoku w:val="0"/>
              <w:autoSpaceDE w:val="0"/>
              <w:autoSpaceDN w:val="0"/>
              <w:adjustRightInd w:val="0"/>
              <w:ind w:left="87" w:right="109" w:rightChars="52"/>
              <w:rPr>
                <w:kern w:val="0"/>
                <w:sz w:val="24"/>
              </w:rPr>
            </w:pPr>
          </w:p>
        </w:tc>
        <w:tc>
          <w:tcPr>
            <w:tcW w:w="3232" w:type="dxa"/>
            <w:tcBorders>
              <w:top w:val="single" w:color="000000" w:sz="4" w:space="0"/>
              <w:left w:val="single" w:color="000000" w:sz="4" w:space="0"/>
              <w:bottom w:val="single" w:color="000000" w:sz="6" w:space="0"/>
              <w:right w:val="single" w:color="000000" w:sz="4" w:space="0"/>
            </w:tcBorders>
          </w:tcPr>
          <w:p w14:paraId="67EF6208">
            <w:pPr>
              <w:kinsoku w:val="0"/>
              <w:autoSpaceDE w:val="0"/>
              <w:autoSpaceDN w:val="0"/>
              <w:adjustRightInd w:val="0"/>
              <w:spacing w:before="2"/>
              <w:ind w:left="87" w:right="109" w:rightChars="52"/>
              <w:jc w:val="left"/>
              <w:rPr>
                <w:kern w:val="0"/>
                <w:sz w:val="24"/>
              </w:rPr>
            </w:pPr>
            <w:r>
              <w:rPr>
                <w:kern w:val="0"/>
                <w:sz w:val="24"/>
              </w:rPr>
              <w:t xml:space="preserve">To be circulated by </w:t>
            </w:r>
            <w:r>
              <w:rPr>
                <w:color w:val="000000" w:themeColor="text1"/>
                <w:kern w:val="0"/>
                <w:sz w:val="24"/>
                <w14:textFill>
                  <w14:solidFill>
                    <w14:schemeClr w14:val="tx1"/>
                  </w14:solidFill>
                </w14:textFill>
              </w:rPr>
              <w:t>flushing</w:t>
            </w:r>
            <w:r>
              <w:rPr>
                <w:kern w:val="0"/>
                <w:sz w:val="24"/>
              </w:rPr>
              <w:t xml:space="preserve"> oil</w:t>
            </w:r>
          </w:p>
        </w:tc>
      </w:tr>
      <w:tr w14:paraId="38BC6295">
        <w:tblPrEx>
          <w:tblCellMar>
            <w:top w:w="0" w:type="dxa"/>
            <w:left w:w="0" w:type="dxa"/>
            <w:bottom w:w="0" w:type="dxa"/>
            <w:right w:w="0" w:type="dxa"/>
          </w:tblCellMar>
        </w:tblPrEx>
        <w:trPr>
          <w:cantSplit/>
          <w:trHeight w:val="566" w:hRule="exact"/>
        </w:trPr>
        <w:tc>
          <w:tcPr>
            <w:tcW w:w="2160" w:type="dxa"/>
            <w:vMerge w:val="continue"/>
            <w:tcBorders>
              <w:top w:val="single" w:color="000000" w:sz="4" w:space="0"/>
              <w:left w:val="single" w:color="000000" w:sz="4" w:space="0"/>
              <w:bottom w:val="single" w:color="000000" w:sz="6" w:space="0"/>
              <w:right w:val="single" w:color="000000" w:sz="4" w:space="0"/>
            </w:tcBorders>
          </w:tcPr>
          <w:p w14:paraId="155AD6C4">
            <w:pPr>
              <w:kinsoku w:val="0"/>
              <w:autoSpaceDE w:val="0"/>
              <w:autoSpaceDN w:val="0"/>
              <w:adjustRightInd w:val="0"/>
              <w:spacing w:before="2"/>
              <w:ind w:left="101"/>
              <w:jc w:val="left"/>
              <w:rPr>
                <w:kern w:val="0"/>
                <w:sz w:val="24"/>
              </w:rPr>
            </w:pPr>
          </w:p>
        </w:tc>
        <w:tc>
          <w:tcPr>
            <w:tcW w:w="3347" w:type="dxa"/>
            <w:tcBorders>
              <w:top w:val="single" w:color="000000" w:sz="6" w:space="0"/>
              <w:left w:val="single" w:color="000000" w:sz="4" w:space="0"/>
              <w:bottom w:val="single" w:color="000000" w:sz="6" w:space="0"/>
              <w:right w:val="single" w:color="000000" w:sz="4" w:space="0"/>
            </w:tcBorders>
          </w:tcPr>
          <w:p w14:paraId="53CA5CEA">
            <w:pPr>
              <w:kinsoku w:val="0"/>
              <w:autoSpaceDE w:val="0"/>
              <w:autoSpaceDN w:val="0"/>
              <w:adjustRightInd w:val="0"/>
              <w:spacing w:before="5"/>
              <w:ind w:left="87" w:right="109" w:rightChars="52"/>
              <w:rPr>
                <w:kern w:val="0"/>
                <w:sz w:val="24"/>
              </w:rPr>
            </w:pPr>
            <w:r>
              <w:rPr>
                <w:kern w:val="0"/>
                <w:sz w:val="24"/>
              </w:rPr>
              <w:t>Line from cylinder oil tank to engine</w:t>
            </w:r>
          </w:p>
        </w:tc>
        <w:tc>
          <w:tcPr>
            <w:tcW w:w="3232" w:type="dxa"/>
            <w:tcBorders>
              <w:top w:val="single" w:color="000000" w:sz="6" w:space="0"/>
              <w:left w:val="single" w:color="000000" w:sz="4" w:space="0"/>
              <w:bottom w:val="single" w:color="000000" w:sz="6" w:space="0"/>
              <w:right w:val="single" w:color="000000" w:sz="4" w:space="0"/>
            </w:tcBorders>
          </w:tcPr>
          <w:p w14:paraId="1BE1E37E">
            <w:pPr>
              <w:kinsoku w:val="0"/>
              <w:autoSpaceDE w:val="0"/>
              <w:autoSpaceDN w:val="0"/>
              <w:adjustRightInd w:val="0"/>
              <w:spacing w:before="5"/>
              <w:ind w:left="87" w:right="109" w:rightChars="52"/>
              <w:jc w:val="left"/>
              <w:rPr>
                <w:kern w:val="0"/>
                <w:sz w:val="24"/>
              </w:rPr>
            </w:pPr>
            <w:r>
              <w:rPr>
                <w:kern w:val="0"/>
                <w:sz w:val="24"/>
              </w:rPr>
              <w:t>To be blown out by compressed air</w:t>
            </w:r>
          </w:p>
        </w:tc>
      </w:tr>
      <w:tr w14:paraId="3C151930">
        <w:tblPrEx>
          <w:tblCellMar>
            <w:top w:w="0" w:type="dxa"/>
            <w:left w:w="0" w:type="dxa"/>
            <w:bottom w:w="0" w:type="dxa"/>
            <w:right w:w="0" w:type="dxa"/>
          </w:tblCellMar>
        </w:tblPrEx>
        <w:trPr>
          <w:cantSplit/>
          <w:trHeight w:val="567" w:hRule="exact"/>
        </w:trPr>
        <w:tc>
          <w:tcPr>
            <w:tcW w:w="2160" w:type="dxa"/>
            <w:vMerge w:val="restart"/>
            <w:tcBorders>
              <w:top w:val="single" w:color="000000" w:sz="6" w:space="0"/>
              <w:left w:val="single" w:color="000000" w:sz="4" w:space="0"/>
              <w:bottom w:val="single" w:color="000000" w:sz="6" w:space="0"/>
              <w:right w:val="single" w:color="000000" w:sz="4" w:space="0"/>
            </w:tcBorders>
          </w:tcPr>
          <w:p w14:paraId="5FBA6DDD">
            <w:pPr>
              <w:kinsoku w:val="0"/>
              <w:autoSpaceDE w:val="0"/>
              <w:autoSpaceDN w:val="0"/>
              <w:adjustRightInd w:val="0"/>
              <w:spacing w:before="5"/>
              <w:ind w:left="103"/>
              <w:jc w:val="left"/>
              <w:rPr>
                <w:kern w:val="0"/>
                <w:sz w:val="24"/>
              </w:rPr>
            </w:pPr>
            <w:r>
              <w:rPr>
                <w:kern w:val="0"/>
                <w:sz w:val="24"/>
              </w:rPr>
              <w:t>Fuel oil piping</w:t>
            </w:r>
          </w:p>
        </w:tc>
        <w:tc>
          <w:tcPr>
            <w:tcW w:w="3347" w:type="dxa"/>
            <w:tcBorders>
              <w:top w:val="single" w:color="000000" w:sz="6" w:space="0"/>
              <w:left w:val="single" w:color="000000" w:sz="4" w:space="0"/>
              <w:bottom w:val="single" w:color="000000" w:sz="6" w:space="0"/>
              <w:right w:val="single" w:color="000000" w:sz="4" w:space="0"/>
            </w:tcBorders>
          </w:tcPr>
          <w:p w14:paraId="19A06019">
            <w:pPr>
              <w:kinsoku w:val="0"/>
              <w:autoSpaceDE w:val="0"/>
              <w:autoSpaceDN w:val="0"/>
              <w:adjustRightInd w:val="0"/>
              <w:spacing w:before="5"/>
              <w:ind w:left="87" w:right="109" w:rightChars="52"/>
              <w:rPr>
                <w:kern w:val="0"/>
                <w:sz w:val="24"/>
              </w:rPr>
            </w:pPr>
            <w:r>
              <w:rPr>
                <w:kern w:val="0"/>
                <w:sz w:val="24"/>
              </w:rPr>
              <w:t>Main engine line</w:t>
            </w:r>
          </w:p>
          <w:p w14:paraId="5C9ABEEC">
            <w:pPr>
              <w:kinsoku w:val="0"/>
              <w:autoSpaceDE w:val="0"/>
              <w:autoSpaceDN w:val="0"/>
              <w:adjustRightInd w:val="0"/>
              <w:ind w:left="87" w:right="109" w:rightChars="52"/>
              <w:rPr>
                <w:kern w:val="0"/>
                <w:sz w:val="24"/>
              </w:rPr>
            </w:pPr>
            <w:r>
              <w:rPr>
                <w:kern w:val="0"/>
                <w:sz w:val="24"/>
              </w:rPr>
              <w:t>Diesel generator line</w:t>
            </w:r>
          </w:p>
        </w:tc>
        <w:tc>
          <w:tcPr>
            <w:tcW w:w="3232" w:type="dxa"/>
            <w:tcBorders>
              <w:top w:val="single" w:color="000000" w:sz="6" w:space="0"/>
              <w:left w:val="single" w:color="000000" w:sz="4" w:space="0"/>
              <w:bottom w:val="single" w:color="000000" w:sz="6" w:space="0"/>
              <w:right w:val="single" w:color="000000" w:sz="4" w:space="0"/>
            </w:tcBorders>
          </w:tcPr>
          <w:p w14:paraId="6BF9130F">
            <w:pPr>
              <w:kinsoku w:val="0"/>
              <w:autoSpaceDE w:val="0"/>
              <w:autoSpaceDN w:val="0"/>
              <w:adjustRightInd w:val="0"/>
              <w:spacing w:before="5"/>
              <w:ind w:left="87" w:right="109" w:rightChars="52"/>
              <w:jc w:val="left"/>
              <w:rPr>
                <w:kern w:val="0"/>
                <w:sz w:val="24"/>
              </w:rPr>
            </w:pPr>
            <w:r>
              <w:rPr>
                <w:kern w:val="0"/>
                <w:sz w:val="24"/>
              </w:rPr>
              <w:t>To be circulated by diesel oil</w:t>
            </w:r>
          </w:p>
        </w:tc>
      </w:tr>
      <w:tr w14:paraId="5372E71F">
        <w:tblPrEx>
          <w:tblCellMar>
            <w:top w:w="0" w:type="dxa"/>
            <w:left w:w="0" w:type="dxa"/>
            <w:bottom w:w="0" w:type="dxa"/>
            <w:right w:w="0" w:type="dxa"/>
          </w:tblCellMar>
        </w:tblPrEx>
        <w:trPr>
          <w:cantSplit/>
          <w:trHeight w:val="566" w:hRule="exact"/>
        </w:trPr>
        <w:tc>
          <w:tcPr>
            <w:tcW w:w="2160" w:type="dxa"/>
            <w:vMerge w:val="continue"/>
            <w:tcBorders>
              <w:top w:val="single" w:color="000000" w:sz="6" w:space="0"/>
              <w:left w:val="single" w:color="000000" w:sz="4" w:space="0"/>
              <w:bottom w:val="single" w:color="000000" w:sz="6" w:space="0"/>
              <w:right w:val="single" w:color="000000" w:sz="4" w:space="0"/>
            </w:tcBorders>
          </w:tcPr>
          <w:p w14:paraId="2BCABD01">
            <w:pPr>
              <w:kinsoku w:val="0"/>
              <w:autoSpaceDE w:val="0"/>
              <w:autoSpaceDN w:val="0"/>
              <w:adjustRightInd w:val="0"/>
              <w:spacing w:before="5"/>
              <w:ind w:left="101"/>
              <w:jc w:val="left"/>
              <w:rPr>
                <w:kern w:val="0"/>
                <w:sz w:val="24"/>
              </w:rPr>
            </w:pPr>
          </w:p>
        </w:tc>
        <w:tc>
          <w:tcPr>
            <w:tcW w:w="3347" w:type="dxa"/>
            <w:tcBorders>
              <w:top w:val="single" w:color="000000" w:sz="6" w:space="0"/>
              <w:left w:val="single" w:color="000000" w:sz="4" w:space="0"/>
              <w:bottom w:val="single" w:color="000000" w:sz="6" w:space="0"/>
              <w:right w:val="single" w:color="000000" w:sz="4" w:space="0"/>
            </w:tcBorders>
          </w:tcPr>
          <w:p w14:paraId="04F385C1">
            <w:pPr>
              <w:kinsoku w:val="0"/>
              <w:autoSpaceDE w:val="0"/>
              <w:autoSpaceDN w:val="0"/>
              <w:adjustRightInd w:val="0"/>
              <w:spacing w:before="5"/>
              <w:ind w:left="87" w:right="109" w:rightChars="52"/>
              <w:rPr>
                <w:kern w:val="0"/>
                <w:sz w:val="24"/>
              </w:rPr>
            </w:pPr>
            <w:r>
              <w:rPr>
                <w:kern w:val="0"/>
                <w:sz w:val="24"/>
              </w:rPr>
              <w:t>Boiler F.O. burning line</w:t>
            </w:r>
          </w:p>
          <w:p w14:paraId="24B7EC26">
            <w:pPr>
              <w:kinsoku w:val="0"/>
              <w:autoSpaceDE w:val="0"/>
              <w:autoSpaceDN w:val="0"/>
              <w:adjustRightInd w:val="0"/>
              <w:ind w:left="87" w:right="109" w:rightChars="52"/>
              <w:rPr>
                <w:kern w:val="0"/>
                <w:sz w:val="24"/>
              </w:rPr>
            </w:pPr>
            <w:r>
              <w:rPr>
                <w:kern w:val="0"/>
                <w:sz w:val="24"/>
              </w:rPr>
              <w:t>Incinerator fuel oil line</w:t>
            </w:r>
          </w:p>
        </w:tc>
        <w:tc>
          <w:tcPr>
            <w:tcW w:w="3232" w:type="dxa"/>
            <w:tcBorders>
              <w:top w:val="single" w:color="000000" w:sz="6" w:space="0"/>
              <w:left w:val="single" w:color="000000" w:sz="4" w:space="0"/>
              <w:bottom w:val="single" w:color="000000" w:sz="6" w:space="0"/>
              <w:right w:val="single" w:color="000000" w:sz="4" w:space="0"/>
            </w:tcBorders>
          </w:tcPr>
          <w:p w14:paraId="3EB4D875">
            <w:pPr>
              <w:kinsoku w:val="0"/>
              <w:autoSpaceDE w:val="0"/>
              <w:autoSpaceDN w:val="0"/>
              <w:adjustRightInd w:val="0"/>
              <w:spacing w:before="5"/>
              <w:ind w:left="87" w:right="109" w:rightChars="52"/>
              <w:jc w:val="left"/>
              <w:rPr>
                <w:kern w:val="0"/>
                <w:sz w:val="24"/>
              </w:rPr>
            </w:pPr>
            <w:r>
              <w:rPr>
                <w:kern w:val="0"/>
                <w:sz w:val="24"/>
              </w:rPr>
              <w:t>To be blown out by compressed air</w:t>
            </w:r>
          </w:p>
        </w:tc>
      </w:tr>
      <w:tr w14:paraId="14151E80">
        <w:tblPrEx>
          <w:tblCellMar>
            <w:top w:w="0" w:type="dxa"/>
            <w:left w:w="0" w:type="dxa"/>
            <w:bottom w:w="0" w:type="dxa"/>
            <w:right w:w="0" w:type="dxa"/>
          </w:tblCellMar>
        </w:tblPrEx>
        <w:trPr>
          <w:trHeight w:val="850" w:hRule="exact"/>
        </w:trPr>
        <w:tc>
          <w:tcPr>
            <w:tcW w:w="2160" w:type="dxa"/>
            <w:tcBorders>
              <w:top w:val="single" w:color="000000" w:sz="6" w:space="0"/>
              <w:left w:val="single" w:color="000000" w:sz="4" w:space="0"/>
              <w:bottom w:val="single" w:color="000000" w:sz="6" w:space="0"/>
              <w:right w:val="single" w:color="000000" w:sz="4" w:space="0"/>
            </w:tcBorders>
          </w:tcPr>
          <w:p w14:paraId="1B5E5EB3">
            <w:pPr>
              <w:kinsoku w:val="0"/>
              <w:autoSpaceDE w:val="0"/>
              <w:autoSpaceDN w:val="0"/>
              <w:adjustRightInd w:val="0"/>
              <w:spacing w:before="5"/>
              <w:ind w:left="103"/>
              <w:jc w:val="left"/>
              <w:rPr>
                <w:kern w:val="0"/>
                <w:sz w:val="24"/>
              </w:rPr>
            </w:pPr>
            <w:r>
              <w:rPr>
                <w:kern w:val="0"/>
                <w:sz w:val="24"/>
              </w:rPr>
              <w:t>Comp. air piping</w:t>
            </w:r>
          </w:p>
        </w:tc>
        <w:tc>
          <w:tcPr>
            <w:tcW w:w="3347" w:type="dxa"/>
            <w:tcBorders>
              <w:top w:val="single" w:color="000000" w:sz="6" w:space="0"/>
              <w:left w:val="single" w:color="000000" w:sz="4" w:space="0"/>
              <w:bottom w:val="single" w:color="000000" w:sz="6" w:space="0"/>
              <w:right w:val="single" w:color="000000" w:sz="4" w:space="0"/>
            </w:tcBorders>
          </w:tcPr>
          <w:p w14:paraId="7F517628">
            <w:pPr>
              <w:kinsoku w:val="0"/>
              <w:autoSpaceDE w:val="0"/>
              <w:autoSpaceDN w:val="0"/>
              <w:adjustRightInd w:val="0"/>
              <w:spacing w:before="5" w:line="239" w:lineRule="auto"/>
              <w:ind w:left="87" w:right="109" w:rightChars="52"/>
              <w:rPr>
                <w:kern w:val="0"/>
                <w:sz w:val="24"/>
              </w:rPr>
            </w:pPr>
            <w:r>
              <w:rPr>
                <w:kern w:val="0"/>
                <w:sz w:val="24"/>
              </w:rPr>
              <w:t>Main engine starting air line Diesel generator starting air line Cont. air line</w:t>
            </w:r>
          </w:p>
        </w:tc>
        <w:tc>
          <w:tcPr>
            <w:tcW w:w="3232" w:type="dxa"/>
            <w:tcBorders>
              <w:top w:val="single" w:color="000000" w:sz="6" w:space="0"/>
              <w:left w:val="single" w:color="000000" w:sz="4" w:space="0"/>
              <w:bottom w:val="single" w:color="000000" w:sz="6" w:space="0"/>
              <w:right w:val="single" w:color="000000" w:sz="4" w:space="0"/>
            </w:tcBorders>
          </w:tcPr>
          <w:p w14:paraId="0B0A5337">
            <w:pPr>
              <w:kinsoku w:val="0"/>
              <w:autoSpaceDE w:val="0"/>
              <w:autoSpaceDN w:val="0"/>
              <w:adjustRightInd w:val="0"/>
              <w:spacing w:before="5"/>
              <w:ind w:left="87" w:right="109" w:rightChars="52"/>
              <w:jc w:val="left"/>
              <w:rPr>
                <w:kern w:val="0"/>
                <w:sz w:val="24"/>
              </w:rPr>
            </w:pPr>
            <w:r>
              <w:rPr>
                <w:kern w:val="0"/>
                <w:sz w:val="24"/>
              </w:rPr>
              <w:t>To be blown out by compressed air</w:t>
            </w:r>
          </w:p>
        </w:tc>
      </w:tr>
      <w:tr w14:paraId="611ACDDE">
        <w:tblPrEx>
          <w:tblCellMar>
            <w:top w:w="0" w:type="dxa"/>
            <w:left w:w="0" w:type="dxa"/>
            <w:bottom w:w="0" w:type="dxa"/>
            <w:right w:w="0" w:type="dxa"/>
          </w:tblCellMar>
        </w:tblPrEx>
        <w:trPr>
          <w:trHeight w:val="567" w:hRule="exact"/>
        </w:trPr>
        <w:tc>
          <w:tcPr>
            <w:tcW w:w="2160" w:type="dxa"/>
            <w:tcBorders>
              <w:top w:val="single" w:color="000000" w:sz="6" w:space="0"/>
              <w:left w:val="single" w:color="000000" w:sz="4" w:space="0"/>
              <w:bottom w:val="single" w:color="000000" w:sz="6" w:space="0"/>
              <w:right w:val="single" w:color="000000" w:sz="4" w:space="0"/>
            </w:tcBorders>
          </w:tcPr>
          <w:p w14:paraId="5E2F33D5">
            <w:pPr>
              <w:kinsoku w:val="0"/>
              <w:autoSpaceDE w:val="0"/>
              <w:autoSpaceDN w:val="0"/>
              <w:adjustRightInd w:val="0"/>
              <w:spacing w:before="5"/>
              <w:ind w:left="103"/>
              <w:jc w:val="left"/>
              <w:rPr>
                <w:kern w:val="0"/>
                <w:sz w:val="24"/>
              </w:rPr>
            </w:pPr>
            <w:r>
              <w:rPr>
                <w:kern w:val="0"/>
                <w:sz w:val="24"/>
              </w:rPr>
              <w:t>Steam &amp; condensate</w:t>
            </w:r>
          </w:p>
        </w:tc>
        <w:tc>
          <w:tcPr>
            <w:tcW w:w="3347" w:type="dxa"/>
            <w:tcBorders>
              <w:top w:val="single" w:color="000000" w:sz="6" w:space="0"/>
              <w:left w:val="single" w:color="000000" w:sz="4" w:space="0"/>
              <w:bottom w:val="single" w:color="000000" w:sz="6" w:space="0"/>
              <w:right w:val="single" w:color="000000" w:sz="4" w:space="0"/>
            </w:tcBorders>
          </w:tcPr>
          <w:p w14:paraId="1BEAC0A0">
            <w:pPr>
              <w:kinsoku w:val="0"/>
              <w:autoSpaceDE w:val="0"/>
              <w:autoSpaceDN w:val="0"/>
              <w:adjustRightInd w:val="0"/>
              <w:spacing w:before="5" w:line="239" w:lineRule="auto"/>
              <w:ind w:left="87" w:right="109" w:rightChars="52"/>
              <w:rPr>
                <w:kern w:val="0"/>
                <w:sz w:val="24"/>
              </w:rPr>
            </w:pPr>
            <w:r>
              <w:rPr>
                <w:kern w:val="0"/>
                <w:sz w:val="24"/>
              </w:rPr>
              <w:t>Steam supply line</w:t>
            </w:r>
          </w:p>
          <w:p w14:paraId="5178A6C0">
            <w:pPr>
              <w:kinsoku w:val="0"/>
              <w:autoSpaceDE w:val="0"/>
              <w:autoSpaceDN w:val="0"/>
              <w:adjustRightInd w:val="0"/>
              <w:spacing w:before="5" w:line="239" w:lineRule="auto"/>
              <w:ind w:left="87" w:right="109" w:rightChars="52"/>
              <w:rPr>
                <w:kern w:val="0"/>
                <w:sz w:val="24"/>
              </w:rPr>
            </w:pPr>
            <w:r>
              <w:rPr>
                <w:kern w:val="0"/>
                <w:sz w:val="24"/>
              </w:rPr>
              <w:t>Condensate return line</w:t>
            </w:r>
          </w:p>
        </w:tc>
        <w:tc>
          <w:tcPr>
            <w:tcW w:w="3232" w:type="dxa"/>
            <w:tcBorders>
              <w:top w:val="single" w:color="000000" w:sz="6" w:space="0"/>
              <w:left w:val="single" w:color="000000" w:sz="4" w:space="0"/>
              <w:bottom w:val="single" w:color="000000" w:sz="6" w:space="0"/>
              <w:right w:val="single" w:color="000000" w:sz="4" w:space="0"/>
            </w:tcBorders>
          </w:tcPr>
          <w:p w14:paraId="62E8D71B">
            <w:pPr>
              <w:kinsoku w:val="0"/>
              <w:autoSpaceDE w:val="0"/>
              <w:autoSpaceDN w:val="0"/>
              <w:adjustRightInd w:val="0"/>
              <w:spacing w:before="5"/>
              <w:ind w:left="87" w:right="109" w:rightChars="52"/>
              <w:jc w:val="left"/>
              <w:rPr>
                <w:kern w:val="0"/>
                <w:sz w:val="24"/>
              </w:rPr>
            </w:pPr>
            <w:r>
              <w:rPr>
                <w:kern w:val="0"/>
                <w:sz w:val="24"/>
              </w:rPr>
              <w:t>Steam blow off</w:t>
            </w:r>
          </w:p>
        </w:tc>
      </w:tr>
      <w:tr w14:paraId="5FE6D4B4">
        <w:tblPrEx>
          <w:tblCellMar>
            <w:top w:w="0" w:type="dxa"/>
            <w:left w:w="0" w:type="dxa"/>
            <w:bottom w:w="0" w:type="dxa"/>
            <w:right w:w="0" w:type="dxa"/>
          </w:tblCellMar>
        </w:tblPrEx>
        <w:trPr>
          <w:trHeight w:val="567" w:hRule="exact"/>
        </w:trPr>
        <w:tc>
          <w:tcPr>
            <w:tcW w:w="2160" w:type="dxa"/>
            <w:tcBorders>
              <w:top w:val="single" w:color="000000" w:sz="6" w:space="0"/>
              <w:left w:val="single" w:color="000000" w:sz="4" w:space="0"/>
              <w:bottom w:val="single" w:color="000000" w:sz="6" w:space="0"/>
              <w:right w:val="single" w:color="000000" w:sz="4" w:space="0"/>
            </w:tcBorders>
          </w:tcPr>
          <w:p w14:paraId="57662137">
            <w:pPr>
              <w:kinsoku w:val="0"/>
              <w:autoSpaceDE w:val="0"/>
              <w:autoSpaceDN w:val="0"/>
              <w:adjustRightInd w:val="0"/>
              <w:spacing w:before="5"/>
              <w:ind w:left="103"/>
              <w:jc w:val="left"/>
              <w:rPr>
                <w:kern w:val="0"/>
                <w:sz w:val="24"/>
              </w:rPr>
            </w:pPr>
            <w:r>
              <w:rPr>
                <w:kern w:val="0"/>
                <w:sz w:val="24"/>
              </w:rPr>
              <w:t>Hydraulic oil</w:t>
            </w:r>
          </w:p>
        </w:tc>
        <w:tc>
          <w:tcPr>
            <w:tcW w:w="3347" w:type="dxa"/>
            <w:tcBorders>
              <w:top w:val="single" w:color="000000" w:sz="6" w:space="0"/>
              <w:left w:val="single" w:color="000000" w:sz="4" w:space="0"/>
              <w:bottom w:val="single" w:color="000000" w:sz="6" w:space="0"/>
              <w:right w:val="single" w:color="000000" w:sz="4" w:space="0"/>
            </w:tcBorders>
          </w:tcPr>
          <w:p w14:paraId="7545C1FA">
            <w:pPr>
              <w:kinsoku w:val="0"/>
              <w:autoSpaceDE w:val="0"/>
              <w:autoSpaceDN w:val="0"/>
              <w:adjustRightInd w:val="0"/>
              <w:spacing w:before="5" w:line="239" w:lineRule="auto"/>
              <w:ind w:left="87" w:right="109" w:rightChars="52"/>
              <w:rPr>
                <w:kern w:val="0"/>
                <w:sz w:val="24"/>
              </w:rPr>
            </w:pPr>
            <w:r>
              <w:rPr>
                <w:kern w:val="0"/>
                <w:sz w:val="24"/>
              </w:rPr>
              <w:t>Bow thruster</w:t>
            </w:r>
          </w:p>
          <w:p w14:paraId="0DF02F7E">
            <w:pPr>
              <w:kinsoku w:val="0"/>
              <w:autoSpaceDE w:val="0"/>
              <w:autoSpaceDN w:val="0"/>
              <w:adjustRightInd w:val="0"/>
              <w:spacing w:before="5" w:line="239" w:lineRule="auto"/>
              <w:ind w:left="87" w:right="109" w:rightChars="52"/>
              <w:rPr>
                <w:kern w:val="0"/>
                <w:sz w:val="24"/>
              </w:rPr>
            </w:pPr>
            <w:r>
              <w:rPr>
                <w:kern w:val="0"/>
                <w:sz w:val="24"/>
              </w:rPr>
              <w:t>Steering gear</w:t>
            </w:r>
          </w:p>
        </w:tc>
        <w:tc>
          <w:tcPr>
            <w:tcW w:w="3232" w:type="dxa"/>
            <w:tcBorders>
              <w:top w:val="single" w:color="000000" w:sz="6" w:space="0"/>
              <w:left w:val="single" w:color="000000" w:sz="4" w:space="0"/>
              <w:bottom w:val="single" w:color="000000" w:sz="6" w:space="0"/>
              <w:right w:val="single" w:color="000000" w:sz="4" w:space="0"/>
            </w:tcBorders>
          </w:tcPr>
          <w:p w14:paraId="57EF600C">
            <w:pPr>
              <w:kinsoku w:val="0"/>
              <w:autoSpaceDE w:val="0"/>
              <w:autoSpaceDN w:val="0"/>
              <w:adjustRightInd w:val="0"/>
              <w:spacing w:before="5"/>
              <w:ind w:left="87" w:right="109" w:rightChars="52"/>
              <w:jc w:val="left"/>
              <w:rPr>
                <w:kern w:val="0"/>
                <w:sz w:val="24"/>
              </w:rPr>
            </w:pPr>
            <w:r>
              <w:rPr>
                <w:kern w:val="0"/>
                <w:sz w:val="24"/>
              </w:rPr>
              <w:t>Flushing oil</w:t>
            </w:r>
          </w:p>
        </w:tc>
      </w:tr>
      <w:tr w14:paraId="18B9FDEF">
        <w:tblPrEx>
          <w:tblCellMar>
            <w:top w:w="0" w:type="dxa"/>
            <w:left w:w="0" w:type="dxa"/>
            <w:bottom w:w="0" w:type="dxa"/>
            <w:right w:w="0" w:type="dxa"/>
          </w:tblCellMar>
        </w:tblPrEx>
        <w:trPr>
          <w:trHeight w:val="567" w:hRule="exact"/>
        </w:trPr>
        <w:tc>
          <w:tcPr>
            <w:tcW w:w="2160" w:type="dxa"/>
            <w:tcBorders>
              <w:top w:val="single" w:color="000000" w:sz="6" w:space="0"/>
              <w:left w:val="single" w:color="000000" w:sz="4" w:space="0"/>
              <w:bottom w:val="single" w:color="000000" w:sz="6" w:space="0"/>
              <w:right w:val="single" w:color="000000" w:sz="4" w:space="0"/>
            </w:tcBorders>
          </w:tcPr>
          <w:p w14:paraId="3D9F1313">
            <w:pPr>
              <w:kinsoku w:val="0"/>
              <w:autoSpaceDE w:val="0"/>
              <w:autoSpaceDN w:val="0"/>
              <w:adjustRightInd w:val="0"/>
              <w:spacing w:before="5"/>
              <w:ind w:left="103"/>
              <w:jc w:val="left"/>
              <w:rPr>
                <w:kern w:val="0"/>
                <w:sz w:val="24"/>
              </w:rPr>
            </w:pPr>
            <w:r>
              <w:rPr>
                <w:kern w:val="0"/>
                <w:sz w:val="24"/>
              </w:rPr>
              <w:t xml:space="preserve">Boiler feed water line </w:t>
            </w:r>
          </w:p>
        </w:tc>
        <w:tc>
          <w:tcPr>
            <w:tcW w:w="3347" w:type="dxa"/>
            <w:tcBorders>
              <w:top w:val="single" w:color="000000" w:sz="6" w:space="0"/>
              <w:left w:val="single" w:color="000000" w:sz="4" w:space="0"/>
              <w:bottom w:val="single" w:color="000000" w:sz="6" w:space="0"/>
              <w:right w:val="single" w:color="000000" w:sz="4" w:space="0"/>
            </w:tcBorders>
          </w:tcPr>
          <w:p w14:paraId="48E63DC7">
            <w:pPr>
              <w:kinsoku w:val="0"/>
              <w:autoSpaceDE w:val="0"/>
              <w:autoSpaceDN w:val="0"/>
              <w:adjustRightInd w:val="0"/>
              <w:spacing w:before="5" w:line="239" w:lineRule="auto"/>
              <w:ind w:left="87" w:right="109" w:rightChars="52"/>
              <w:rPr>
                <w:kern w:val="0"/>
                <w:sz w:val="24"/>
              </w:rPr>
            </w:pPr>
          </w:p>
        </w:tc>
        <w:tc>
          <w:tcPr>
            <w:tcW w:w="3232" w:type="dxa"/>
            <w:tcBorders>
              <w:top w:val="single" w:color="000000" w:sz="6" w:space="0"/>
              <w:left w:val="single" w:color="000000" w:sz="4" w:space="0"/>
              <w:bottom w:val="single" w:color="000000" w:sz="6" w:space="0"/>
              <w:right w:val="single" w:color="000000" w:sz="4" w:space="0"/>
            </w:tcBorders>
          </w:tcPr>
          <w:p w14:paraId="46177487">
            <w:pPr>
              <w:kinsoku w:val="0"/>
              <w:autoSpaceDE w:val="0"/>
              <w:autoSpaceDN w:val="0"/>
              <w:adjustRightInd w:val="0"/>
              <w:spacing w:before="5"/>
              <w:ind w:left="87" w:right="109" w:rightChars="52"/>
              <w:jc w:val="left"/>
              <w:rPr>
                <w:kern w:val="0"/>
                <w:sz w:val="24"/>
              </w:rPr>
            </w:pPr>
            <w:r>
              <w:rPr>
                <w:kern w:val="0"/>
                <w:sz w:val="24"/>
              </w:rPr>
              <w:t>Compressed air blow off</w:t>
            </w:r>
          </w:p>
        </w:tc>
      </w:tr>
      <w:tr w14:paraId="76CBB77C">
        <w:tblPrEx>
          <w:tblCellMar>
            <w:top w:w="0" w:type="dxa"/>
            <w:left w:w="0" w:type="dxa"/>
            <w:bottom w:w="0" w:type="dxa"/>
            <w:right w:w="0" w:type="dxa"/>
          </w:tblCellMar>
        </w:tblPrEx>
        <w:trPr>
          <w:trHeight w:val="965" w:hRule="exact"/>
        </w:trPr>
        <w:tc>
          <w:tcPr>
            <w:tcW w:w="2160" w:type="dxa"/>
            <w:tcBorders>
              <w:top w:val="single" w:color="000000" w:sz="6" w:space="0"/>
              <w:left w:val="single" w:color="000000" w:sz="4" w:space="0"/>
              <w:bottom w:val="single" w:color="000000" w:sz="6" w:space="0"/>
              <w:right w:val="single" w:color="000000" w:sz="4" w:space="0"/>
            </w:tcBorders>
          </w:tcPr>
          <w:p w14:paraId="4BA00F44">
            <w:pPr>
              <w:kinsoku w:val="0"/>
              <w:autoSpaceDE w:val="0"/>
              <w:autoSpaceDN w:val="0"/>
              <w:adjustRightInd w:val="0"/>
              <w:spacing w:before="5"/>
              <w:ind w:left="103" w:leftChars="49"/>
              <w:jc w:val="left"/>
              <w:rPr>
                <w:kern w:val="0"/>
                <w:sz w:val="24"/>
              </w:rPr>
            </w:pPr>
          </w:p>
        </w:tc>
        <w:tc>
          <w:tcPr>
            <w:tcW w:w="3347" w:type="dxa"/>
            <w:tcBorders>
              <w:top w:val="single" w:color="000000" w:sz="6" w:space="0"/>
              <w:left w:val="single" w:color="000000" w:sz="4" w:space="0"/>
              <w:bottom w:val="single" w:color="000000" w:sz="6" w:space="0"/>
              <w:right w:val="single" w:color="000000" w:sz="4" w:space="0"/>
            </w:tcBorders>
          </w:tcPr>
          <w:p w14:paraId="409F0D02">
            <w:pPr>
              <w:kinsoku w:val="0"/>
              <w:autoSpaceDE w:val="0"/>
              <w:autoSpaceDN w:val="0"/>
              <w:adjustRightInd w:val="0"/>
              <w:spacing w:before="5" w:line="239" w:lineRule="auto"/>
              <w:ind w:left="87" w:right="109" w:rightChars="52"/>
              <w:rPr>
                <w:kern w:val="0"/>
                <w:sz w:val="24"/>
              </w:rPr>
            </w:pPr>
          </w:p>
        </w:tc>
        <w:tc>
          <w:tcPr>
            <w:tcW w:w="3232" w:type="dxa"/>
            <w:tcBorders>
              <w:top w:val="single" w:color="000000" w:sz="6" w:space="0"/>
              <w:left w:val="single" w:color="000000" w:sz="4" w:space="0"/>
              <w:bottom w:val="single" w:color="000000" w:sz="6" w:space="0"/>
              <w:right w:val="single" w:color="000000" w:sz="4" w:space="0"/>
            </w:tcBorders>
          </w:tcPr>
          <w:p w14:paraId="2594CBB9">
            <w:pPr>
              <w:kinsoku w:val="0"/>
              <w:autoSpaceDE w:val="0"/>
              <w:autoSpaceDN w:val="0"/>
              <w:adjustRightInd w:val="0"/>
              <w:spacing w:before="5"/>
              <w:ind w:left="87" w:right="109" w:rightChars="52"/>
              <w:jc w:val="left"/>
              <w:rPr>
                <w:kern w:val="0"/>
                <w:sz w:val="24"/>
              </w:rPr>
            </w:pPr>
          </w:p>
        </w:tc>
      </w:tr>
      <w:tr w14:paraId="5CCB7E50">
        <w:tblPrEx>
          <w:tblCellMar>
            <w:top w:w="0" w:type="dxa"/>
            <w:left w:w="0" w:type="dxa"/>
            <w:bottom w:w="0" w:type="dxa"/>
            <w:right w:w="0" w:type="dxa"/>
          </w:tblCellMar>
        </w:tblPrEx>
        <w:trPr>
          <w:trHeight w:val="567" w:hRule="exact"/>
        </w:trPr>
        <w:tc>
          <w:tcPr>
            <w:tcW w:w="2160" w:type="dxa"/>
            <w:tcBorders>
              <w:top w:val="single" w:color="000000" w:sz="6" w:space="0"/>
              <w:left w:val="single" w:color="000000" w:sz="4" w:space="0"/>
              <w:bottom w:val="single" w:color="000000" w:sz="4" w:space="0"/>
              <w:right w:val="single" w:color="000000" w:sz="4" w:space="0"/>
            </w:tcBorders>
          </w:tcPr>
          <w:p w14:paraId="7E9E33D5">
            <w:pPr>
              <w:kinsoku w:val="0"/>
              <w:autoSpaceDE w:val="0"/>
              <w:autoSpaceDN w:val="0"/>
              <w:adjustRightInd w:val="0"/>
              <w:spacing w:before="5"/>
              <w:ind w:left="103"/>
              <w:jc w:val="left"/>
              <w:rPr>
                <w:kern w:val="0"/>
                <w:sz w:val="24"/>
              </w:rPr>
            </w:pPr>
            <w:r>
              <w:rPr>
                <w:kern w:val="0"/>
                <w:sz w:val="24"/>
              </w:rPr>
              <w:t>Refrigerant piping (if necessary)</w:t>
            </w:r>
          </w:p>
        </w:tc>
        <w:tc>
          <w:tcPr>
            <w:tcW w:w="3347" w:type="dxa"/>
            <w:tcBorders>
              <w:top w:val="single" w:color="000000" w:sz="6" w:space="0"/>
              <w:left w:val="single" w:color="000000" w:sz="4" w:space="0"/>
              <w:bottom w:val="single" w:color="000000" w:sz="4" w:space="0"/>
              <w:right w:val="single" w:color="000000" w:sz="4" w:space="0"/>
            </w:tcBorders>
          </w:tcPr>
          <w:p w14:paraId="6E1A6995">
            <w:pPr>
              <w:kinsoku w:val="0"/>
              <w:autoSpaceDE w:val="0"/>
              <w:autoSpaceDN w:val="0"/>
              <w:adjustRightInd w:val="0"/>
              <w:spacing w:before="5"/>
              <w:ind w:left="87" w:right="109" w:rightChars="52"/>
              <w:rPr>
                <w:kern w:val="0"/>
                <w:sz w:val="24"/>
              </w:rPr>
            </w:pPr>
            <w:r>
              <w:rPr>
                <w:kern w:val="0"/>
                <w:sz w:val="24"/>
              </w:rPr>
              <w:t>Refrigerate plant</w:t>
            </w:r>
          </w:p>
          <w:p w14:paraId="730EF3A5">
            <w:pPr>
              <w:kinsoku w:val="0"/>
              <w:autoSpaceDE w:val="0"/>
              <w:autoSpaceDN w:val="0"/>
              <w:adjustRightInd w:val="0"/>
              <w:spacing w:before="5"/>
              <w:ind w:left="87" w:right="109" w:rightChars="52"/>
              <w:rPr>
                <w:kern w:val="0"/>
                <w:sz w:val="24"/>
              </w:rPr>
            </w:pPr>
            <w:r>
              <w:rPr>
                <w:kern w:val="0"/>
                <w:sz w:val="24"/>
              </w:rPr>
              <w:t>AC plant</w:t>
            </w:r>
          </w:p>
        </w:tc>
        <w:tc>
          <w:tcPr>
            <w:tcW w:w="3232" w:type="dxa"/>
            <w:tcBorders>
              <w:top w:val="single" w:color="000000" w:sz="6" w:space="0"/>
              <w:left w:val="single" w:color="000000" w:sz="4" w:space="0"/>
              <w:bottom w:val="single" w:color="000000" w:sz="4" w:space="0"/>
              <w:right w:val="single" w:color="000000" w:sz="4" w:space="0"/>
            </w:tcBorders>
          </w:tcPr>
          <w:p w14:paraId="56847F0C">
            <w:pPr>
              <w:kinsoku w:val="0"/>
              <w:autoSpaceDE w:val="0"/>
              <w:autoSpaceDN w:val="0"/>
              <w:adjustRightInd w:val="0"/>
              <w:spacing w:before="5"/>
              <w:ind w:left="87" w:right="109" w:rightChars="52"/>
              <w:jc w:val="left"/>
              <w:rPr>
                <w:kern w:val="0"/>
                <w:sz w:val="24"/>
              </w:rPr>
            </w:pPr>
            <w:r>
              <w:rPr>
                <w:kern w:val="0"/>
                <w:sz w:val="24"/>
              </w:rPr>
              <w:t>To be blown out by N2 gas</w:t>
            </w:r>
          </w:p>
        </w:tc>
      </w:tr>
    </w:tbl>
    <w:p w14:paraId="48328110">
      <w:pPr>
        <w:kinsoku w:val="0"/>
        <w:autoSpaceDE w:val="0"/>
        <w:autoSpaceDN w:val="0"/>
        <w:adjustRightInd w:val="0"/>
        <w:spacing w:line="200" w:lineRule="exact"/>
        <w:rPr>
          <w:kern w:val="0"/>
          <w:sz w:val="20"/>
          <w:szCs w:val="20"/>
        </w:rPr>
      </w:pPr>
    </w:p>
    <w:p w14:paraId="096F3870">
      <w:pPr>
        <w:kinsoku w:val="0"/>
        <w:autoSpaceDE w:val="0"/>
        <w:autoSpaceDN w:val="0"/>
        <w:adjustRightInd w:val="0"/>
        <w:spacing w:line="239" w:lineRule="auto"/>
        <w:ind w:left="1017"/>
        <w:rPr>
          <w:b/>
          <w:i/>
          <w:kern w:val="0"/>
          <w:sz w:val="24"/>
        </w:rPr>
      </w:pPr>
      <w:r>
        <w:rPr>
          <w:b/>
          <w:i/>
          <w:kern w:val="0"/>
          <w:sz w:val="24"/>
        </w:rPr>
        <w:t>If flushing of pipes are done by yard supplied lub.oil, builder should present the lab test certificate done prior usage for flushing. Flushing lub. oil not to be reused</w:t>
      </w:r>
      <w:r>
        <w:rPr>
          <w:rFonts w:hint="eastAsia"/>
          <w:b/>
          <w:i/>
          <w:kern w:val="0"/>
          <w:sz w:val="24"/>
        </w:rPr>
        <w:t>.</w:t>
      </w:r>
    </w:p>
    <w:p w14:paraId="4B6FE439">
      <w:pPr>
        <w:kinsoku w:val="0"/>
        <w:autoSpaceDE w:val="0"/>
        <w:autoSpaceDN w:val="0"/>
        <w:adjustRightInd w:val="0"/>
        <w:ind w:left="1015"/>
        <w:rPr>
          <w:kern w:val="0"/>
          <w:sz w:val="24"/>
        </w:rPr>
      </w:pPr>
    </w:p>
    <w:p w14:paraId="515590E9">
      <w:pPr>
        <w:kinsoku w:val="0"/>
        <w:autoSpaceDE w:val="0"/>
        <w:autoSpaceDN w:val="0"/>
        <w:adjustRightInd w:val="0"/>
        <w:ind w:left="1015"/>
        <w:rPr>
          <w:kern w:val="0"/>
          <w:sz w:val="24"/>
        </w:rPr>
      </w:pPr>
      <w:r>
        <w:rPr>
          <w:kern w:val="0"/>
          <w:sz w:val="24"/>
        </w:rPr>
        <w:t>Where pipes pass through the water/oil tight bulkhead and deck, penetration pieces of two flanges with double plate and sleeve joint are to be used.</w:t>
      </w:r>
    </w:p>
    <w:p w14:paraId="627E4A91">
      <w:pPr>
        <w:kinsoku w:val="0"/>
        <w:autoSpaceDE w:val="0"/>
        <w:autoSpaceDN w:val="0"/>
        <w:adjustRightInd w:val="0"/>
        <w:spacing w:before="1" w:line="280" w:lineRule="exact"/>
        <w:rPr>
          <w:kern w:val="0"/>
          <w:sz w:val="28"/>
          <w:szCs w:val="28"/>
        </w:rPr>
      </w:pPr>
    </w:p>
    <w:p w14:paraId="759F90DA">
      <w:pPr>
        <w:kinsoku w:val="0"/>
        <w:autoSpaceDE w:val="0"/>
        <w:autoSpaceDN w:val="0"/>
        <w:adjustRightInd w:val="0"/>
        <w:spacing w:line="274" w:lineRule="exact"/>
        <w:ind w:left="1017"/>
        <w:rPr>
          <w:kern w:val="0"/>
          <w:sz w:val="24"/>
        </w:rPr>
      </w:pPr>
      <w:r>
        <w:rPr>
          <w:kern w:val="0"/>
          <w:sz w:val="24"/>
        </w:rPr>
        <w:t>Piping is to be marked with color vinyl tape or paint for easy recognition. Color marking for various pipe systems shall be according to ISO standard.</w:t>
      </w:r>
    </w:p>
    <w:p w14:paraId="2F5F613F">
      <w:pPr>
        <w:kinsoku w:val="0"/>
        <w:autoSpaceDE w:val="0"/>
        <w:autoSpaceDN w:val="0"/>
        <w:adjustRightInd w:val="0"/>
        <w:spacing w:before="13" w:line="260" w:lineRule="exact"/>
        <w:rPr>
          <w:kern w:val="0"/>
          <w:sz w:val="26"/>
          <w:szCs w:val="26"/>
        </w:rPr>
      </w:pPr>
    </w:p>
    <w:p w14:paraId="76923973">
      <w:pPr>
        <w:kinsoku w:val="0"/>
        <w:autoSpaceDE w:val="0"/>
        <w:autoSpaceDN w:val="0"/>
        <w:adjustRightInd w:val="0"/>
        <w:ind w:left="1018"/>
        <w:rPr>
          <w:kern w:val="0"/>
          <w:sz w:val="24"/>
        </w:rPr>
      </w:pPr>
      <w:r>
        <w:rPr>
          <w:kern w:val="0"/>
          <w:sz w:val="24"/>
        </w:rPr>
        <w:t>After finishing of steel pipes, the acid pickling and neutralizing shall be carried out for the following pipes before installation on board and coated inside of pipes with suitable oil for rust protection. Pipes after acid pickling shall be well covered at ends to keep clean.</w:t>
      </w:r>
    </w:p>
    <w:p w14:paraId="55B5ED84">
      <w:pPr>
        <w:kinsoku w:val="0"/>
        <w:autoSpaceDE w:val="0"/>
        <w:autoSpaceDN w:val="0"/>
        <w:adjustRightInd w:val="0"/>
        <w:spacing w:before="15" w:line="260" w:lineRule="exact"/>
        <w:rPr>
          <w:kern w:val="0"/>
          <w:sz w:val="26"/>
          <w:szCs w:val="26"/>
        </w:rPr>
      </w:pPr>
    </w:p>
    <w:p w14:paraId="26744D36">
      <w:pPr>
        <w:kinsoku w:val="0"/>
        <w:autoSpaceDE w:val="0"/>
        <w:autoSpaceDN w:val="0"/>
        <w:adjustRightInd w:val="0"/>
        <w:ind w:left="1018"/>
        <w:rPr>
          <w:kern w:val="0"/>
          <w:sz w:val="24"/>
        </w:rPr>
      </w:pPr>
      <w:r>
        <w:rPr>
          <w:kern w:val="0"/>
          <w:sz w:val="24"/>
        </w:rPr>
        <w:t>a.  Lubricating oil pipes except oil bilge pipe and air vent pipe.</w:t>
      </w:r>
    </w:p>
    <w:p w14:paraId="6008F808">
      <w:pPr>
        <w:kinsoku w:val="0"/>
        <w:autoSpaceDE w:val="0"/>
        <w:autoSpaceDN w:val="0"/>
        <w:adjustRightInd w:val="0"/>
        <w:ind w:left="1018"/>
        <w:rPr>
          <w:kern w:val="0"/>
          <w:sz w:val="24"/>
        </w:rPr>
      </w:pPr>
      <w:r>
        <w:rPr>
          <w:kern w:val="0"/>
          <w:sz w:val="24"/>
        </w:rPr>
        <w:t>b.  Fuel oil service pipes for main engine, diesel generator and boiler burning line only.</w:t>
      </w:r>
    </w:p>
    <w:p w14:paraId="6EE36C39">
      <w:pPr>
        <w:kinsoku w:val="0"/>
        <w:autoSpaceDE w:val="0"/>
        <w:autoSpaceDN w:val="0"/>
        <w:adjustRightInd w:val="0"/>
        <w:ind w:left="1018"/>
        <w:rPr>
          <w:kern w:val="0"/>
          <w:sz w:val="24"/>
        </w:rPr>
      </w:pPr>
      <w:r>
        <w:rPr>
          <w:kern w:val="0"/>
          <w:sz w:val="24"/>
        </w:rPr>
        <w:t>c.  Hydraulic oil steel pipe.</w:t>
      </w:r>
    </w:p>
    <w:p w14:paraId="58D88655">
      <w:pPr>
        <w:kinsoku w:val="0"/>
        <w:autoSpaceDE w:val="0"/>
        <w:autoSpaceDN w:val="0"/>
        <w:adjustRightInd w:val="0"/>
        <w:spacing w:line="240" w:lineRule="exact"/>
        <w:ind w:left="1017"/>
        <w:rPr>
          <w:kern w:val="0"/>
          <w:sz w:val="24"/>
        </w:rPr>
      </w:pPr>
    </w:p>
    <w:p w14:paraId="4EF3339C">
      <w:pPr>
        <w:kinsoku w:val="0"/>
        <w:autoSpaceDE w:val="0"/>
        <w:autoSpaceDN w:val="0"/>
        <w:adjustRightInd w:val="0"/>
        <w:spacing w:line="240" w:lineRule="exact"/>
        <w:ind w:left="1017"/>
        <w:rPr>
          <w:kern w:val="0"/>
          <w:sz w:val="24"/>
        </w:rPr>
      </w:pPr>
      <w:r>
        <w:rPr>
          <w:kern w:val="0"/>
          <w:sz w:val="24"/>
        </w:rPr>
        <w:t>Liquid pipe lines shall be kept away from the switchboard and other electrical equipment.</w:t>
      </w:r>
    </w:p>
    <w:p w14:paraId="7EBD96EF">
      <w:pPr>
        <w:kinsoku w:val="0"/>
        <w:autoSpaceDE w:val="0"/>
        <w:autoSpaceDN w:val="0"/>
        <w:adjustRightInd w:val="0"/>
        <w:spacing w:line="240" w:lineRule="exact"/>
        <w:ind w:left="1017"/>
        <w:rPr>
          <w:kern w:val="0"/>
          <w:sz w:val="24"/>
        </w:rPr>
      </w:pPr>
    </w:p>
    <w:p w14:paraId="1D8101DF">
      <w:pPr>
        <w:kinsoku w:val="0"/>
        <w:autoSpaceDE w:val="0"/>
        <w:autoSpaceDN w:val="0"/>
        <w:adjustRightInd w:val="0"/>
        <w:spacing w:before="5" w:line="274" w:lineRule="exact"/>
        <w:ind w:left="1017"/>
        <w:rPr>
          <w:kern w:val="0"/>
          <w:sz w:val="24"/>
        </w:rPr>
      </w:pPr>
      <w:r>
        <w:rPr>
          <w:kern w:val="0"/>
          <w:sz w:val="24"/>
        </w:rPr>
        <w:t>Where the piping is unavoidable and flanges to be led above the electrical appliances, the welded joint to be provided.</w:t>
      </w:r>
    </w:p>
    <w:p w14:paraId="653659C8">
      <w:pPr>
        <w:kinsoku w:val="0"/>
        <w:autoSpaceDE w:val="0"/>
        <w:autoSpaceDN w:val="0"/>
        <w:adjustRightInd w:val="0"/>
        <w:spacing w:before="13" w:line="260" w:lineRule="exact"/>
        <w:rPr>
          <w:kern w:val="0"/>
          <w:sz w:val="26"/>
          <w:szCs w:val="26"/>
        </w:rPr>
      </w:pPr>
    </w:p>
    <w:p w14:paraId="655D5A57">
      <w:pPr>
        <w:kinsoku w:val="0"/>
        <w:autoSpaceDE w:val="0"/>
        <w:autoSpaceDN w:val="0"/>
        <w:adjustRightInd w:val="0"/>
        <w:ind w:left="1017"/>
        <w:rPr>
          <w:kern w:val="0"/>
          <w:sz w:val="24"/>
        </w:rPr>
      </w:pPr>
      <w:r>
        <w:rPr>
          <w:kern w:val="0"/>
          <w:sz w:val="24"/>
        </w:rPr>
        <w:t>All detachable pipe connections and valves of fuel oil piping shall be at a safe distance from boiler, exhaust pipes or other heated surface.</w:t>
      </w:r>
    </w:p>
    <w:p w14:paraId="2205FE23">
      <w:pPr>
        <w:kinsoku w:val="0"/>
        <w:autoSpaceDE w:val="0"/>
        <w:autoSpaceDN w:val="0"/>
        <w:adjustRightInd w:val="0"/>
        <w:ind w:left="1017"/>
        <w:rPr>
          <w:kern w:val="0"/>
          <w:sz w:val="24"/>
        </w:rPr>
      </w:pPr>
    </w:p>
    <w:p w14:paraId="4DDD4D0F">
      <w:pPr>
        <w:kinsoku w:val="0"/>
        <w:autoSpaceDE w:val="0"/>
        <w:autoSpaceDN w:val="0"/>
        <w:adjustRightInd w:val="0"/>
        <w:ind w:left="1017"/>
        <w:rPr>
          <w:kern w:val="0"/>
          <w:sz w:val="24"/>
        </w:rPr>
      </w:pPr>
      <w:r>
        <w:rPr>
          <w:kern w:val="0"/>
          <w:sz w:val="24"/>
        </w:rPr>
        <w:t>All connecting dimension of flanges shall be according to ISO standard. Asbestos material is not to be used for gasket and insulation.</w:t>
      </w:r>
    </w:p>
    <w:p w14:paraId="20D2A40F">
      <w:pPr>
        <w:kinsoku w:val="0"/>
        <w:autoSpaceDE w:val="0"/>
        <w:autoSpaceDN w:val="0"/>
        <w:adjustRightInd w:val="0"/>
        <w:ind w:left="1017"/>
        <w:rPr>
          <w:kern w:val="0"/>
          <w:sz w:val="24"/>
        </w:rPr>
      </w:pPr>
    </w:p>
    <w:p w14:paraId="2096E10B">
      <w:pPr>
        <w:kinsoku w:val="0"/>
        <w:autoSpaceDE w:val="0"/>
        <w:autoSpaceDN w:val="0"/>
        <w:adjustRightInd w:val="0"/>
        <w:spacing w:before="1"/>
        <w:ind w:left="1017"/>
        <w:rPr>
          <w:kern w:val="0"/>
          <w:sz w:val="24"/>
        </w:rPr>
      </w:pPr>
      <w:r>
        <w:rPr>
          <w:kern w:val="0"/>
          <w:sz w:val="24"/>
        </w:rPr>
        <w:t>Brass</w:t>
      </w:r>
      <w:r>
        <w:rPr>
          <w:rFonts w:hint="eastAsia"/>
          <w:kern w:val="0"/>
          <w:sz w:val="24"/>
        </w:rPr>
        <w:t xml:space="preserve"> or</w:t>
      </w:r>
      <w:r>
        <w:rPr>
          <w:kern w:val="0"/>
          <w:sz w:val="24"/>
        </w:rPr>
        <w:t xml:space="preserve"> </w:t>
      </w:r>
      <w:r>
        <w:rPr>
          <w:rFonts w:ascii="Arial" w:hAnsi="Arial" w:eastAsia="黑体"/>
          <w:snapToGrid w:val="0"/>
          <w:sz w:val="20"/>
          <w:szCs w:val="20"/>
        </w:rPr>
        <w:t xml:space="preserve">stainless steel </w:t>
      </w:r>
      <w:r>
        <w:rPr>
          <w:kern w:val="0"/>
          <w:sz w:val="24"/>
        </w:rPr>
        <w:t>name plates with engraved letters are to be referred to piping system drawings for all valves, pumps, heat exchangers etc.</w:t>
      </w:r>
    </w:p>
    <w:p w14:paraId="538913FA">
      <w:pPr>
        <w:pStyle w:val="4"/>
      </w:pPr>
      <w:bookmarkStart w:id="442" w:name="_Toc50572647"/>
      <w:r>
        <w:rPr>
          <w:rFonts w:hint="eastAsia"/>
        </w:rPr>
        <w:t>6.</w:t>
      </w:r>
      <w:r>
        <w:t>10</w:t>
      </w:r>
      <w:r>
        <w:rPr>
          <w:rFonts w:hint="eastAsia"/>
        </w:rPr>
        <w:t>.</w:t>
      </w:r>
      <w:r>
        <w:t>2</w:t>
      </w:r>
      <w:r>
        <w:tab/>
      </w:r>
      <w:r>
        <w:t>VALVE AND FITTING</w:t>
      </w:r>
      <w:bookmarkEnd w:id="442"/>
    </w:p>
    <w:p w14:paraId="3EF0D0C9">
      <w:pPr>
        <w:kinsoku w:val="0"/>
        <w:autoSpaceDE w:val="0"/>
        <w:autoSpaceDN w:val="0"/>
        <w:adjustRightInd w:val="0"/>
        <w:ind w:left="1017"/>
        <w:rPr>
          <w:kern w:val="0"/>
          <w:sz w:val="24"/>
        </w:rPr>
      </w:pPr>
      <w:r>
        <w:rPr>
          <w:kern w:val="0"/>
          <w:sz w:val="24"/>
        </w:rPr>
        <w:t>All valves and cocks shall be in accordance with Chinese standard, but the connecting dimension of flange shall be in accordance with ISO standard.</w:t>
      </w:r>
    </w:p>
    <w:p w14:paraId="211D152A">
      <w:pPr>
        <w:kinsoku w:val="0"/>
        <w:autoSpaceDE w:val="0"/>
        <w:autoSpaceDN w:val="0"/>
        <w:adjustRightInd w:val="0"/>
        <w:spacing w:before="16" w:line="260" w:lineRule="exact"/>
        <w:rPr>
          <w:kern w:val="0"/>
          <w:sz w:val="26"/>
          <w:szCs w:val="26"/>
        </w:rPr>
      </w:pPr>
    </w:p>
    <w:p w14:paraId="4E0EB88B">
      <w:pPr>
        <w:kinsoku w:val="0"/>
        <w:autoSpaceDE w:val="0"/>
        <w:autoSpaceDN w:val="0"/>
        <w:adjustRightInd w:val="0"/>
        <w:spacing w:line="239" w:lineRule="auto"/>
        <w:ind w:left="1017"/>
        <w:rPr>
          <w:kern w:val="0"/>
          <w:sz w:val="24"/>
        </w:rPr>
      </w:pPr>
      <w:r>
        <w:rPr>
          <w:kern w:val="0"/>
          <w:sz w:val="24"/>
        </w:rPr>
        <w:t>In general, stop valves, gate valves and angle valves shall be used for all piping system unless specially specified. Butterfly valves shall be used for the pipe lines of 80 mm bores and above where applicable for fresh water, sea water, lubricating oil, fuel oil and others in accordance with Builder’s practice.</w:t>
      </w:r>
    </w:p>
    <w:p w14:paraId="2608A312">
      <w:pPr>
        <w:kinsoku w:val="0"/>
        <w:autoSpaceDE w:val="0"/>
        <w:autoSpaceDN w:val="0"/>
        <w:adjustRightInd w:val="0"/>
        <w:spacing w:line="239" w:lineRule="auto"/>
        <w:ind w:left="1017"/>
        <w:rPr>
          <w:kern w:val="0"/>
          <w:sz w:val="24"/>
        </w:rPr>
      </w:pPr>
    </w:p>
    <w:p w14:paraId="4F0C0D15">
      <w:pPr>
        <w:kinsoku w:val="0"/>
        <w:autoSpaceDE w:val="0"/>
        <w:autoSpaceDN w:val="0"/>
        <w:adjustRightInd w:val="0"/>
        <w:ind w:left="1017"/>
        <w:rPr>
          <w:kern w:val="0"/>
          <w:sz w:val="24"/>
        </w:rPr>
      </w:pPr>
      <w:r>
        <w:rPr>
          <w:kern w:val="0"/>
          <w:sz w:val="24"/>
        </w:rPr>
        <w:t>The material of the butterfly valve shall be as follows:</w:t>
      </w:r>
    </w:p>
    <w:p w14:paraId="145861E8">
      <w:pPr>
        <w:tabs>
          <w:tab w:val="left" w:pos="2740"/>
        </w:tabs>
        <w:kinsoku w:val="0"/>
        <w:autoSpaceDE w:val="0"/>
        <w:autoSpaceDN w:val="0"/>
        <w:adjustRightInd w:val="0"/>
        <w:ind w:left="1558"/>
        <w:rPr>
          <w:kern w:val="0"/>
          <w:sz w:val="24"/>
        </w:rPr>
      </w:pPr>
      <w:r>
        <w:rPr>
          <w:kern w:val="0"/>
          <w:sz w:val="24"/>
        </w:rPr>
        <w:t>Body</w:t>
      </w:r>
      <w:r>
        <w:rPr>
          <w:kern w:val="0"/>
          <w:sz w:val="24"/>
        </w:rPr>
        <w:tab/>
      </w:r>
      <w:r>
        <w:rPr>
          <w:kern w:val="0"/>
          <w:sz w:val="24"/>
        </w:rPr>
        <w:t>Cast steel for ship side valves, cast iron for others</w:t>
      </w:r>
    </w:p>
    <w:p w14:paraId="3F129429">
      <w:pPr>
        <w:tabs>
          <w:tab w:val="left" w:pos="2740"/>
        </w:tabs>
        <w:kinsoku w:val="0"/>
        <w:autoSpaceDE w:val="0"/>
        <w:autoSpaceDN w:val="0"/>
        <w:adjustRightInd w:val="0"/>
        <w:spacing w:line="270" w:lineRule="exact"/>
        <w:ind w:left="1558"/>
        <w:rPr>
          <w:kern w:val="0"/>
          <w:sz w:val="24"/>
        </w:rPr>
      </w:pPr>
      <w:r>
        <w:rPr>
          <w:kern w:val="0"/>
          <w:sz w:val="24"/>
        </w:rPr>
        <w:t>Disc</w:t>
      </w:r>
      <w:r>
        <w:rPr>
          <w:kern w:val="0"/>
          <w:sz w:val="24"/>
        </w:rPr>
        <w:tab/>
      </w:r>
      <w:r>
        <w:rPr>
          <w:kern w:val="0"/>
          <w:sz w:val="24"/>
        </w:rPr>
        <w:t>Aluminum bronze</w:t>
      </w:r>
    </w:p>
    <w:p w14:paraId="15D4F3AC">
      <w:pPr>
        <w:tabs>
          <w:tab w:val="left" w:pos="2740"/>
        </w:tabs>
        <w:kinsoku w:val="0"/>
        <w:autoSpaceDE w:val="0"/>
        <w:autoSpaceDN w:val="0"/>
        <w:adjustRightInd w:val="0"/>
        <w:ind w:left="1558"/>
        <w:rPr>
          <w:kern w:val="0"/>
          <w:sz w:val="24"/>
        </w:rPr>
      </w:pPr>
      <w:r>
        <w:rPr>
          <w:kern w:val="0"/>
          <w:sz w:val="24"/>
        </w:rPr>
        <w:t>Seat</w:t>
      </w:r>
      <w:r>
        <w:rPr>
          <w:kern w:val="0"/>
          <w:sz w:val="24"/>
        </w:rPr>
        <w:tab/>
      </w:r>
      <w:r>
        <w:rPr>
          <w:kern w:val="0"/>
          <w:sz w:val="24"/>
        </w:rPr>
        <w:t>Synthetic rubber (NBR) spindle stainless steel</w:t>
      </w:r>
    </w:p>
    <w:p w14:paraId="4F9FE793">
      <w:pPr>
        <w:kinsoku w:val="0"/>
        <w:autoSpaceDE w:val="0"/>
        <w:autoSpaceDN w:val="0"/>
        <w:adjustRightInd w:val="0"/>
        <w:spacing w:before="1" w:line="240" w:lineRule="exact"/>
        <w:rPr>
          <w:kern w:val="0"/>
          <w:sz w:val="24"/>
        </w:rPr>
      </w:pPr>
    </w:p>
    <w:p w14:paraId="752E39CA">
      <w:pPr>
        <w:kinsoku w:val="0"/>
        <w:autoSpaceDE w:val="0"/>
        <w:autoSpaceDN w:val="0"/>
        <w:adjustRightInd w:val="0"/>
        <w:ind w:left="1017"/>
        <w:rPr>
          <w:kern w:val="0"/>
          <w:sz w:val="24"/>
        </w:rPr>
      </w:pPr>
      <w:r>
        <w:rPr>
          <w:kern w:val="0"/>
          <w:sz w:val="24"/>
        </w:rPr>
        <w:t>The wafer type butterfly valve shall be adopted except ship side valves, which are to be of flanged type or lugged type. That in ER (DN250mm above) to be lugged type.</w:t>
      </w:r>
    </w:p>
    <w:p w14:paraId="61A40C2D">
      <w:pPr>
        <w:kinsoku w:val="0"/>
        <w:autoSpaceDE w:val="0"/>
        <w:autoSpaceDN w:val="0"/>
        <w:adjustRightInd w:val="0"/>
        <w:spacing w:before="15" w:line="260" w:lineRule="exact"/>
        <w:rPr>
          <w:kern w:val="0"/>
          <w:sz w:val="26"/>
          <w:szCs w:val="26"/>
        </w:rPr>
      </w:pPr>
    </w:p>
    <w:p w14:paraId="133A3D54">
      <w:pPr>
        <w:kinsoku w:val="0"/>
        <w:autoSpaceDE w:val="0"/>
        <w:autoSpaceDN w:val="0"/>
        <w:adjustRightInd w:val="0"/>
        <w:ind w:left="1017"/>
        <w:rPr>
          <w:kern w:val="0"/>
          <w:sz w:val="24"/>
        </w:rPr>
      </w:pPr>
      <w:r>
        <w:rPr>
          <w:kern w:val="0"/>
          <w:sz w:val="24"/>
        </w:rPr>
        <w:t>All butterfly valves</w:t>
      </w:r>
      <w:r>
        <w:rPr>
          <w:color w:val="000000" w:themeColor="text1"/>
          <w:kern w:val="0"/>
          <w:sz w:val="24"/>
          <w14:textFill>
            <w14:solidFill>
              <w14:schemeClr w14:val="tx1"/>
            </w14:solidFill>
          </w14:textFill>
        </w:rPr>
        <w:t xml:space="preserve"> (except oil valve) </w:t>
      </w:r>
      <w:r>
        <w:rPr>
          <w:kern w:val="0"/>
          <w:sz w:val="24"/>
        </w:rPr>
        <w:t xml:space="preserve">shall be provided with synthetic rubber (NBR) lining or renewable NBR seat except that </w:t>
      </w:r>
      <w:r>
        <w:rPr>
          <w:rFonts w:hint="eastAsia"/>
          <w:kern w:val="0"/>
          <w:sz w:val="24"/>
        </w:rPr>
        <w:t>fluoro rubber</w:t>
      </w:r>
      <w:r>
        <w:rPr>
          <w:kern w:val="0"/>
          <w:sz w:val="24"/>
        </w:rPr>
        <w:t xml:space="preserve"> lining shall be used for high temperature fresh water cooling system.</w:t>
      </w:r>
    </w:p>
    <w:p w14:paraId="025BEDF2">
      <w:pPr>
        <w:kinsoku w:val="0"/>
        <w:autoSpaceDE w:val="0"/>
        <w:autoSpaceDN w:val="0"/>
        <w:adjustRightInd w:val="0"/>
        <w:ind w:left="1017"/>
        <w:rPr>
          <w:kern w:val="0"/>
          <w:sz w:val="24"/>
        </w:rPr>
      </w:pPr>
    </w:p>
    <w:p w14:paraId="4CE566B5">
      <w:pPr>
        <w:kinsoku w:val="0"/>
        <w:autoSpaceDE w:val="0"/>
        <w:autoSpaceDN w:val="0"/>
        <w:adjustRightInd w:val="0"/>
        <w:ind w:left="1017"/>
        <w:rPr>
          <w:kern w:val="0"/>
          <w:sz w:val="24"/>
        </w:rPr>
      </w:pPr>
      <w:r>
        <w:rPr>
          <w:kern w:val="0"/>
          <w:sz w:val="24"/>
        </w:rPr>
        <w:t>Butterfly valves for oil piping line shall be applied to oil resistance material instead of NBR seat.</w:t>
      </w:r>
    </w:p>
    <w:p w14:paraId="1428FC93">
      <w:pPr>
        <w:kinsoku w:val="0"/>
        <w:autoSpaceDE w:val="0"/>
        <w:autoSpaceDN w:val="0"/>
        <w:adjustRightInd w:val="0"/>
        <w:ind w:left="1017"/>
        <w:rPr>
          <w:kern w:val="0"/>
          <w:sz w:val="24"/>
        </w:rPr>
      </w:pPr>
    </w:p>
    <w:p w14:paraId="626D026E">
      <w:pPr>
        <w:kinsoku w:val="0"/>
        <w:autoSpaceDE w:val="0"/>
        <w:autoSpaceDN w:val="0"/>
        <w:adjustRightInd w:val="0"/>
        <w:ind w:left="1017"/>
        <w:rPr>
          <w:b/>
          <w:i/>
          <w:kern w:val="0"/>
          <w:sz w:val="24"/>
        </w:rPr>
      </w:pPr>
      <w:r>
        <w:rPr>
          <w:b/>
          <w:i/>
          <w:kern w:val="0"/>
          <w:sz w:val="24"/>
        </w:rPr>
        <w:t>Manually operated butterfly valve shall be provided with mechanical indicator (open or close) actuated by the revolution of the hand wheel or hand notch</w:t>
      </w:r>
    </w:p>
    <w:p w14:paraId="6BFCEB24">
      <w:pPr>
        <w:kinsoku w:val="0"/>
        <w:autoSpaceDE w:val="0"/>
        <w:autoSpaceDN w:val="0"/>
        <w:adjustRightInd w:val="0"/>
        <w:ind w:left="1017"/>
        <w:rPr>
          <w:kern w:val="0"/>
          <w:sz w:val="24"/>
        </w:rPr>
      </w:pPr>
    </w:p>
    <w:p w14:paraId="77E69D8A">
      <w:pPr>
        <w:kinsoku w:val="0"/>
        <w:autoSpaceDE w:val="0"/>
        <w:autoSpaceDN w:val="0"/>
        <w:adjustRightInd w:val="0"/>
        <w:ind w:left="1017"/>
        <w:rPr>
          <w:kern w:val="0"/>
          <w:sz w:val="24"/>
        </w:rPr>
      </w:pPr>
      <w:r>
        <w:rPr>
          <w:kern w:val="0"/>
          <w:sz w:val="24"/>
        </w:rPr>
        <w:t>In case where drain traps are served continuously, a by- pass line shall be provided.</w:t>
      </w:r>
    </w:p>
    <w:p w14:paraId="686AC671">
      <w:pPr>
        <w:kinsoku w:val="0"/>
        <w:autoSpaceDE w:val="0"/>
        <w:autoSpaceDN w:val="0"/>
        <w:adjustRightInd w:val="0"/>
        <w:spacing w:before="16" w:line="260" w:lineRule="exact"/>
        <w:rPr>
          <w:kern w:val="0"/>
          <w:sz w:val="26"/>
          <w:szCs w:val="26"/>
        </w:rPr>
      </w:pPr>
    </w:p>
    <w:p w14:paraId="47113A8E">
      <w:pPr>
        <w:kinsoku w:val="0"/>
        <w:autoSpaceDE w:val="0"/>
        <w:autoSpaceDN w:val="0"/>
        <w:adjustRightInd w:val="0"/>
        <w:spacing w:line="239" w:lineRule="auto"/>
        <w:ind w:left="1017"/>
        <w:rPr>
          <w:kern w:val="0"/>
          <w:sz w:val="24"/>
        </w:rPr>
      </w:pPr>
      <w:r>
        <w:rPr>
          <w:kern w:val="0"/>
          <w:sz w:val="24"/>
        </w:rPr>
        <w:t>Each pressure reducing valve is to be provided on its discharge side with a pressure gauge and a safety valve having sufficient discharge capacity to prevent excessive pressure in the low pressure line.</w:t>
      </w:r>
    </w:p>
    <w:p w14:paraId="30E60792">
      <w:pPr>
        <w:kinsoku w:val="0"/>
        <w:autoSpaceDE w:val="0"/>
        <w:autoSpaceDN w:val="0"/>
        <w:adjustRightInd w:val="0"/>
        <w:spacing w:before="16" w:line="260" w:lineRule="exact"/>
        <w:rPr>
          <w:kern w:val="0"/>
          <w:sz w:val="26"/>
          <w:szCs w:val="26"/>
        </w:rPr>
      </w:pPr>
    </w:p>
    <w:p w14:paraId="70EAF4BE">
      <w:pPr>
        <w:kinsoku w:val="0"/>
        <w:autoSpaceDE w:val="0"/>
        <w:autoSpaceDN w:val="0"/>
        <w:adjustRightInd w:val="0"/>
        <w:ind w:left="1017"/>
        <w:rPr>
          <w:kern w:val="0"/>
          <w:sz w:val="24"/>
        </w:rPr>
      </w:pPr>
      <w:r>
        <w:rPr>
          <w:kern w:val="0"/>
          <w:sz w:val="24"/>
        </w:rPr>
        <w:t>Temperature control valves are to be provided with a manually operated handle. In case where manual handle is not fitted, a suitable by-pass line is to be provided.</w:t>
      </w:r>
    </w:p>
    <w:p w14:paraId="6A85838B">
      <w:pPr>
        <w:kinsoku w:val="0"/>
        <w:autoSpaceDE w:val="0"/>
        <w:autoSpaceDN w:val="0"/>
        <w:adjustRightInd w:val="0"/>
        <w:spacing w:before="15" w:line="260" w:lineRule="exact"/>
        <w:rPr>
          <w:kern w:val="0"/>
          <w:sz w:val="26"/>
          <w:szCs w:val="26"/>
        </w:rPr>
      </w:pPr>
    </w:p>
    <w:p w14:paraId="0C3C43E1">
      <w:pPr>
        <w:kinsoku w:val="0"/>
        <w:autoSpaceDE w:val="0"/>
        <w:autoSpaceDN w:val="0"/>
        <w:adjustRightInd w:val="0"/>
        <w:spacing w:line="489" w:lineRule="auto"/>
        <w:ind w:left="1017"/>
        <w:rPr>
          <w:kern w:val="0"/>
          <w:sz w:val="24"/>
        </w:rPr>
      </w:pPr>
      <w:r>
        <w:rPr>
          <w:kern w:val="0"/>
          <w:sz w:val="24"/>
        </w:rPr>
        <w:t>Valves are to be fitted as extensively as possible instead of cocks.</w:t>
      </w:r>
    </w:p>
    <w:p w14:paraId="5B8833C2">
      <w:pPr>
        <w:kinsoku w:val="0"/>
        <w:autoSpaceDE w:val="0"/>
        <w:autoSpaceDN w:val="0"/>
        <w:adjustRightInd w:val="0"/>
        <w:ind w:left="1017"/>
        <w:rPr>
          <w:kern w:val="0"/>
          <w:sz w:val="24"/>
        </w:rPr>
      </w:pPr>
      <w:r>
        <w:rPr>
          <w:kern w:val="0"/>
          <w:sz w:val="24"/>
        </w:rPr>
        <w:t>Cocks may be used for low pressure gauge and drain lines.</w:t>
      </w:r>
    </w:p>
    <w:p w14:paraId="796F3EC5">
      <w:pPr>
        <w:kinsoku w:val="0"/>
        <w:autoSpaceDE w:val="0"/>
        <w:autoSpaceDN w:val="0"/>
        <w:adjustRightInd w:val="0"/>
        <w:ind w:left="1017"/>
        <w:rPr>
          <w:kern w:val="0"/>
          <w:sz w:val="24"/>
        </w:rPr>
      </w:pPr>
    </w:p>
    <w:p w14:paraId="4273CF2E">
      <w:pPr>
        <w:kinsoku w:val="0"/>
        <w:autoSpaceDE w:val="0"/>
        <w:autoSpaceDN w:val="0"/>
        <w:adjustRightInd w:val="0"/>
        <w:spacing w:line="280" w:lineRule="exact"/>
        <w:ind w:left="1015"/>
        <w:rPr>
          <w:kern w:val="0"/>
          <w:sz w:val="24"/>
        </w:rPr>
      </w:pPr>
      <w:r>
        <w:rPr>
          <w:kern w:val="0"/>
          <w:sz w:val="24"/>
        </w:rPr>
        <w:t>Remote quick-closing valves in fuel oil lines are to be of pneumatic type. These valves are to be capable of being operated locally.</w:t>
      </w:r>
    </w:p>
    <w:p w14:paraId="4BC99C88">
      <w:pPr>
        <w:kinsoku w:val="0"/>
        <w:autoSpaceDE w:val="0"/>
        <w:autoSpaceDN w:val="0"/>
        <w:adjustRightInd w:val="0"/>
        <w:spacing w:line="280" w:lineRule="exact"/>
        <w:ind w:left="1015"/>
        <w:rPr>
          <w:kern w:val="0"/>
          <w:sz w:val="24"/>
        </w:rPr>
      </w:pPr>
    </w:p>
    <w:p w14:paraId="7BB6D4DA">
      <w:pPr>
        <w:kinsoku w:val="0"/>
        <w:autoSpaceDE w:val="0"/>
        <w:autoSpaceDN w:val="0"/>
        <w:adjustRightInd w:val="0"/>
        <w:ind w:left="1017"/>
        <w:rPr>
          <w:kern w:val="0"/>
          <w:sz w:val="24"/>
        </w:rPr>
      </w:pPr>
      <w:r>
        <w:rPr>
          <w:kern w:val="0"/>
          <w:sz w:val="24"/>
        </w:rPr>
        <w:t>Valves below engine room floor are to be arranged for easy access with wheel spindle upward vertically near to floor plate as far as possible.</w:t>
      </w:r>
    </w:p>
    <w:p w14:paraId="01995BE8">
      <w:pPr>
        <w:kinsoku w:val="0"/>
        <w:autoSpaceDE w:val="0"/>
        <w:autoSpaceDN w:val="0"/>
        <w:adjustRightInd w:val="0"/>
        <w:ind w:left="1017"/>
        <w:rPr>
          <w:kern w:val="0"/>
          <w:sz w:val="24"/>
        </w:rPr>
      </w:pPr>
    </w:p>
    <w:p w14:paraId="53E71F6E">
      <w:pPr>
        <w:kinsoku w:val="0"/>
        <w:autoSpaceDE w:val="0"/>
        <w:autoSpaceDN w:val="0"/>
        <w:adjustRightInd w:val="0"/>
        <w:ind w:left="1017"/>
        <w:rPr>
          <w:kern w:val="0"/>
          <w:sz w:val="24"/>
        </w:rPr>
      </w:pPr>
      <w:r>
        <w:rPr>
          <w:kern w:val="0"/>
          <w:sz w:val="24"/>
        </w:rPr>
        <w:t>Suitable handles having engraved brass name plate with arrow indicator in English are to be fitted to each manually operated valve.</w:t>
      </w:r>
    </w:p>
    <w:p w14:paraId="0293B82A">
      <w:pPr>
        <w:pStyle w:val="4"/>
      </w:pPr>
      <w:bookmarkStart w:id="443" w:name="_Toc50572648"/>
      <w:r>
        <w:rPr>
          <w:rFonts w:hint="eastAsia"/>
        </w:rPr>
        <w:t>6.</w:t>
      </w:r>
      <w:r>
        <w:t>10</w:t>
      </w:r>
      <w:r>
        <w:rPr>
          <w:rFonts w:hint="eastAsia"/>
        </w:rPr>
        <w:t>.</w:t>
      </w:r>
      <w:r>
        <w:t>3</w:t>
      </w:r>
      <w:r>
        <w:tab/>
      </w:r>
      <w:r>
        <w:t>VELOCITIES IN PIPE LINES</w:t>
      </w:r>
      <w:bookmarkEnd w:id="443"/>
    </w:p>
    <w:p w14:paraId="3C2CFC19">
      <w:pPr>
        <w:kinsoku w:val="0"/>
        <w:autoSpaceDE w:val="0"/>
        <w:autoSpaceDN w:val="0"/>
        <w:adjustRightInd w:val="0"/>
        <w:ind w:left="1017"/>
        <w:rPr>
          <w:kern w:val="0"/>
          <w:sz w:val="24"/>
        </w:rPr>
      </w:pPr>
      <w:r>
        <w:rPr>
          <w:kern w:val="0"/>
          <w:sz w:val="24"/>
        </w:rPr>
        <w:t>The fluid velocities in pipelines shall be as per follows:</w:t>
      </w:r>
    </w:p>
    <w:p w14:paraId="4DE377D1">
      <w:pPr>
        <w:tabs>
          <w:tab w:val="left" w:pos="6360"/>
          <w:tab w:val="left" w:pos="6420"/>
        </w:tabs>
        <w:kinsoku w:val="0"/>
        <w:autoSpaceDE w:val="0"/>
        <w:autoSpaceDN w:val="0"/>
        <w:adjustRightInd w:val="0"/>
        <w:spacing w:line="239" w:lineRule="auto"/>
        <w:ind w:left="1017"/>
        <w:rPr>
          <w:kern w:val="0"/>
          <w:sz w:val="24"/>
        </w:rPr>
      </w:pPr>
      <w:r>
        <w:rPr>
          <w:kern w:val="0"/>
          <w:sz w:val="24"/>
        </w:rPr>
        <w:t>Sea water cooling line, suction side:</w:t>
      </w:r>
      <w:r>
        <w:rPr>
          <w:kern w:val="0"/>
          <w:sz w:val="24"/>
        </w:rPr>
        <w:tab/>
      </w:r>
      <w:r>
        <w:rPr>
          <w:kern w:val="0"/>
          <w:sz w:val="24"/>
        </w:rPr>
        <w:t xml:space="preserve">abt. 2.5m/s </w:t>
      </w:r>
    </w:p>
    <w:p w14:paraId="37B0B2D3">
      <w:pPr>
        <w:tabs>
          <w:tab w:val="left" w:pos="6360"/>
          <w:tab w:val="left" w:pos="6420"/>
        </w:tabs>
        <w:kinsoku w:val="0"/>
        <w:autoSpaceDE w:val="0"/>
        <w:autoSpaceDN w:val="0"/>
        <w:adjustRightInd w:val="0"/>
        <w:spacing w:line="239" w:lineRule="auto"/>
        <w:ind w:left="1017"/>
        <w:rPr>
          <w:kern w:val="0"/>
          <w:sz w:val="24"/>
        </w:rPr>
      </w:pPr>
      <w:r>
        <w:rPr>
          <w:kern w:val="0"/>
          <w:sz w:val="24"/>
        </w:rPr>
        <w:t>Sea water cooling line, discharge side:</w:t>
      </w:r>
      <w:r>
        <w:rPr>
          <w:kern w:val="0"/>
          <w:sz w:val="24"/>
        </w:rPr>
        <w:tab/>
      </w:r>
      <w:r>
        <w:rPr>
          <w:kern w:val="0"/>
          <w:sz w:val="24"/>
        </w:rPr>
        <w:t xml:space="preserve">abt.3.5m/s </w:t>
      </w:r>
    </w:p>
    <w:p w14:paraId="26C71E49">
      <w:pPr>
        <w:tabs>
          <w:tab w:val="left" w:pos="6360"/>
          <w:tab w:val="left" w:pos="6420"/>
        </w:tabs>
        <w:kinsoku w:val="0"/>
        <w:autoSpaceDE w:val="0"/>
        <w:autoSpaceDN w:val="0"/>
        <w:adjustRightInd w:val="0"/>
        <w:spacing w:line="239" w:lineRule="auto"/>
        <w:ind w:left="1017"/>
        <w:rPr>
          <w:kern w:val="0"/>
          <w:sz w:val="24"/>
        </w:rPr>
      </w:pPr>
      <w:r>
        <w:rPr>
          <w:kern w:val="0"/>
          <w:sz w:val="24"/>
        </w:rPr>
        <w:t>Fresh cooling water line:</w:t>
      </w:r>
      <w:r>
        <w:rPr>
          <w:kern w:val="0"/>
          <w:sz w:val="24"/>
        </w:rPr>
        <w:tab/>
      </w:r>
      <w:r>
        <w:rPr>
          <w:kern w:val="0"/>
          <w:sz w:val="24"/>
        </w:rPr>
        <w:t xml:space="preserve">abt.3m/s </w:t>
      </w:r>
    </w:p>
    <w:p w14:paraId="1A3EC55A">
      <w:pPr>
        <w:tabs>
          <w:tab w:val="left" w:pos="6360"/>
          <w:tab w:val="left" w:pos="6420"/>
        </w:tabs>
        <w:kinsoku w:val="0"/>
        <w:autoSpaceDE w:val="0"/>
        <w:autoSpaceDN w:val="0"/>
        <w:adjustRightInd w:val="0"/>
        <w:spacing w:line="239" w:lineRule="auto"/>
        <w:ind w:left="1017"/>
        <w:rPr>
          <w:kern w:val="0"/>
          <w:sz w:val="24"/>
        </w:rPr>
      </w:pPr>
      <w:r>
        <w:rPr>
          <w:kern w:val="0"/>
          <w:sz w:val="24"/>
        </w:rPr>
        <w:t>ballast and bilge line :</w:t>
      </w:r>
      <w:r>
        <w:rPr>
          <w:kern w:val="0"/>
          <w:sz w:val="24"/>
        </w:rPr>
        <w:tab/>
      </w:r>
      <w:r>
        <w:rPr>
          <w:kern w:val="0"/>
          <w:sz w:val="24"/>
        </w:rPr>
        <w:t>abt. 3 m/s for steel pipes</w:t>
      </w:r>
    </w:p>
    <w:p w14:paraId="02068F98">
      <w:pPr>
        <w:tabs>
          <w:tab w:val="left" w:pos="6360"/>
          <w:tab w:val="left" w:pos="6420"/>
        </w:tabs>
        <w:kinsoku w:val="0"/>
        <w:autoSpaceDE w:val="0"/>
        <w:autoSpaceDN w:val="0"/>
        <w:adjustRightInd w:val="0"/>
        <w:spacing w:line="239" w:lineRule="auto"/>
        <w:ind w:left="1017"/>
        <w:rPr>
          <w:kern w:val="0"/>
          <w:sz w:val="24"/>
          <w:lang w:val="pt-BR"/>
        </w:rPr>
      </w:pPr>
      <w:r>
        <w:rPr>
          <w:kern w:val="0"/>
          <w:sz w:val="24"/>
          <w:lang w:val="pt-BR"/>
        </w:rPr>
        <w:t>FO</w:t>
      </w:r>
      <w:r>
        <w:rPr>
          <w:rFonts w:hint="eastAsia"/>
          <w:kern w:val="0"/>
          <w:sz w:val="24"/>
          <w:lang w:val="pt-BR"/>
        </w:rPr>
        <w:t>(excluding filling line)</w:t>
      </w:r>
      <w:r>
        <w:rPr>
          <w:kern w:val="0"/>
          <w:sz w:val="24"/>
          <w:lang w:val="pt-BR"/>
        </w:rPr>
        <w:t>:</w:t>
      </w:r>
      <w:r>
        <w:rPr>
          <w:kern w:val="0"/>
          <w:sz w:val="24"/>
          <w:lang w:val="pt-BR"/>
        </w:rPr>
        <w:tab/>
      </w:r>
      <w:r>
        <w:rPr>
          <w:kern w:val="0"/>
          <w:sz w:val="24"/>
          <w:lang w:val="pt-BR"/>
        </w:rPr>
        <w:t xml:space="preserve">abt. 2.0m/s </w:t>
      </w:r>
    </w:p>
    <w:p w14:paraId="06DADFBF">
      <w:pPr>
        <w:tabs>
          <w:tab w:val="left" w:pos="6360"/>
          <w:tab w:val="left" w:pos="6420"/>
        </w:tabs>
        <w:kinsoku w:val="0"/>
        <w:autoSpaceDE w:val="0"/>
        <w:autoSpaceDN w:val="0"/>
        <w:adjustRightInd w:val="0"/>
        <w:spacing w:line="239" w:lineRule="auto"/>
        <w:ind w:left="1017"/>
        <w:rPr>
          <w:kern w:val="0"/>
          <w:sz w:val="24"/>
          <w:lang w:val="pt-BR"/>
        </w:rPr>
      </w:pPr>
      <w:r>
        <w:rPr>
          <w:kern w:val="0"/>
          <w:sz w:val="24"/>
          <w:lang w:val="pt-BR"/>
        </w:rPr>
        <w:t>LO</w:t>
      </w:r>
      <w:r>
        <w:rPr>
          <w:rFonts w:hint="eastAsia"/>
          <w:kern w:val="0"/>
          <w:sz w:val="24"/>
          <w:lang w:val="pt-BR"/>
        </w:rPr>
        <w:t>(excluding filling line)</w:t>
      </w:r>
      <w:r>
        <w:rPr>
          <w:kern w:val="0"/>
          <w:sz w:val="24"/>
          <w:lang w:val="pt-BR"/>
        </w:rPr>
        <w:t>:</w:t>
      </w:r>
      <w:r>
        <w:rPr>
          <w:kern w:val="0"/>
          <w:sz w:val="24"/>
          <w:lang w:val="pt-BR"/>
        </w:rPr>
        <w:tab/>
      </w:r>
      <w:r>
        <w:rPr>
          <w:kern w:val="0"/>
          <w:sz w:val="24"/>
          <w:lang w:val="pt-BR"/>
        </w:rPr>
        <w:t>abt. 2.0m/s</w:t>
      </w:r>
    </w:p>
    <w:p w14:paraId="633C708C">
      <w:pPr>
        <w:pStyle w:val="4"/>
      </w:pPr>
      <w:bookmarkStart w:id="444" w:name="_Toc50572649"/>
      <w:r>
        <w:rPr>
          <w:rFonts w:hint="eastAsia"/>
        </w:rPr>
        <w:t>6.</w:t>
      </w:r>
      <w:r>
        <w:t>10</w:t>
      </w:r>
      <w:r>
        <w:rPr>
          <w:rFonts w:hint="eastAsia"/>
        </w:rPr>
        <w:t>.</w:t>
      </w:r>
      <w:r>
        <w:t>4</w:t>
      </w:r>
      <w:r>
        <w:tab/>
      </w:r>
      <w:r>
        <w:t>MATERIALS &amp; SIZE OF PIPING</w:t>
      </w:r>
      <w:bookmarkEnd w:id="444"/>
    </w:p>
    <w:p w14:paraId="0E02A33C">
      <w:pPr>
        <w:widowControl/>
        <w:ind w:firstLine="240" w:firstLineChars="100"/>
        <w:jc w:val="left"/>
        <w:rPr>
          <w:kern w:val="0"/>
          <w:sz w:val="24"/>
        </w:rPr>
      </w:pPr>
      <w:r>
        <w:rPr>
          <w:kern w:val="0"/>
          <w:sz w:val="24"/>
        </w:rPr>
        <w:t>Materials and size of pipes, valves and fittings shall be in accordance with following tables.</w:t>
      </w:r>
    </w:p>
    <w:p w14:paraId="4F938BC6">
      <w:pPr>
        <w:spacing w:before="3" w:line="280" w:lineRule="exact"/>
        <w:rPr>
          <w:sz w:val="28"/>
          <w:szCs w:val="28"/>
        </w:rPr>
      </w:pPr>
    </w:p>
    <w:tbl>
      <w:tblPr>
        <w:tblStyle w:val="40"/>
        <w:tblW w:w="0" w:type="auto"/>
        <w:tblInd w:w="104" w:type="dxa"/>
        <w:tblLayout w:type="fixed"/>
        <w:tblCellMar>
          <w:top w:w="0" w:type="dxa"/>
          <w:left w:w="0" w:type="dxa"/>
          <w:bottom w:w="0" w:type="dxa"/>
          <w:right w:w="0" w:type="dxa"/>
        </w:tblCellMar>
      </w:tblPr>
      <w:tblGrid>
        <w:gridCol w:w="1015"/>
        <w:gridCol w:w="991"/>
        <w:gridCol w:w="850"/>
        <w:gridCol w:w="682"/>
        <w:gridCol w:w="1416"/>
        <w:gridCol w:w="996"/>
        <w:gridCol w:w="1585"/>
        <w:gridCol w:w="1560"/>
        <w:gridCol w:w="684"/>
      </w:tblGrid>
      <w:tr w14:paraId="6B9C2952">
        <w:tblPrEx>
          <w:tblCellMar>
            <w:top w:w="0" w:type="dxa"/>
            <w:left w:w="0" w:type="dxa"/>
            <w:bottom w:w="0" w:type="dxa"/>
            <w:right w:w="0" w:type="dxa"/>
          </w:tblCellMar>
        </w:tblPrEx>
        <w:trPr>
          <w:trHeight w:val="355" w:hRule="exact"/>
        </w:trPr>
        <w:tc>
          <w:tcPr>
            <w:tcW w:w="1015" w:type="dxa"/>
            <w:vMerge w:val="restart"/>
            <w:tcBorders>
              <w:top w:val="single" w:color="000000" w:sz="6" w:space="0"/>
              <w:left w:val="single" w:color="000000" w:sz="6" w:space="0"/>
              <w:bottom w:val="single" w:color="000000" w:sz="6" w:space="0"/>
              <w:right w:val="single" w:color="000000" w:sz="6" w:space="0"/>
            </w:tcBorders>
          </w:tcPr>
          <w:p w14:paraId="323E9309">
            <w:pPr>
              <w:spacing w:before="44"/>
              <w:ind w:left="234" w:right="-20"/>
              <w:rPr>
                <w:rFonts w:eastAsia="Times New Roman"/>
                <w:sz w:val="18"/>
                <w:szCs w:val="18"/>
                <w:lang w:eastAsia="en-US"/>
              </w:rPr>
            </w:pPr>
            <w:r>
              <w:rPr>
                <w:rFonts w:eastAsia="Times New Roman"/>
                <w:spacing w:val="1"/>
                <w:sz w:val="18"/>
                <w:szCs w:val="18"/>
              </w:rPr>
              <w:t>S</w:t>
            </w:r>
            <w:r>
              <w:rPr>
                <w:rFonts w:eastAsia="Times New Roman"/>
                <w:spacing w:val="-4"/>
                <w:sz w:val="18"/>
                <w:szCs w:val="18"/>
              </w:rPr>
              <w:t>y</w:t>
            </w:r>
            <w:r>
              <w:rPr>
                <w:rFonts w:eastAsia="Times New Roman"/>
                <w:sz w:val="18"/>
                <w:szCs w:val="18"/>
              </w:rPr>
              <w:t>s</w:t>
            </w:r>
            <w:r>
              <w:rPr>
                <w:rFonts w:eastAsia="Times New Roman"/>
                <w:spacing w:val="2"/>
                <w:sz w:val="18"/>
                <w:szCs w:val="18"/>
              </w:rPr>
              <w:t>t</w:t>
            </w:r>
            <w:r>
              <w:rPr>
                <w:rFonts w:eastAsia="Times New Roman"/>
                <w:spacing w:val="1"/>
                <w:sz w:val="18"/>
                <w:szCs w:val="18"/>
              </w:rPr>
              <w:t>e</w:t>
            </w:r>
            <w:r>
              <w:rPr>
                <w:rFonts w:eastAsia="Times New Roman"/>
                <w:sz w:val="18"/>
                <w:szCs w:val="18"/>
              </w:rPr>
              <w:t>m</w:t>
            </w:r>
          </w:p>
        </w:tc>
        <w:tc>
          <w:tcPr>
            <w:tcW w:w="991" w:type="dxa"/>
            <w:vMerge w:val="restart"/>
            <w:tcBorders>
              <w:top w:val="single" w:color="000000" w:sz="6" w:space="0"/>
              <w:left w:val="single" w:color="000000" w:sz="6" w:space="0"/>
              <w:bottom w:val="single" w:color="000000" w:sz="6" w:space="0"/>
              <w:right w:val="single" w:color="000000" w:sz="6" w:space="0"/>
            </w:tcBorders>
          </w:tcPr>
          <w:p w14:paraId="659FBCEC">
            <w:pPr>
              <w:spacing w:before="44" w:line="288" w:lineRule="auto"/>
              <w:ind w:left="156" w:right="139"/>
              <w:jc w:val="center"/>
              <w:rPr>
                <w:rFonts w:eastAsia="Times New Roman"/>
                <w:sz w:val="18"/>
                <w:szCs w:val="18"/>
                <w:lang w:eastAsia="en-US"/>
              </w:rPr>
            </w:pPr>
            <w:r>
              <w:rPr>
                <w:rFonts w:eastAsia="Times New Roman"/>
                <w:sz w:val="18"/>
                <w:szCs w:val="18"/>
              </w:rPr>
              <w:t>N</w:t>
            </w:r>
            <w:r>
              <w:rPr>
                <w:rFonts w:eastAsia="Times New Roman"/>
                <w:spacing w:val="1"/>
                <w:sz w:val="18"/>
                <w:szCs w:val="18"/>
              </w:rPr>
              <w:t>o</w:t>
            </w:r>
            <w:r>
              <w:rPr>
                <w:rFonts w:eastAsia="Times New Roman"/>
                <w:spacing w:val="-3"/>
                <w:sz w:val="18"/>
                <w:szCs w:val="18"/>
              </w:rPr>
              <w:t>m</w:t>
            </w:r>
            <w:r>
              <w:rPr>
                <w:rFonts w:eastAsia="Times New Roman"/>
                <w:sz w:val="18"/>
                <w:szCs w:val="18"/>
              </w:rPr>
              <w:t>i</w:t>
            </w:r>
            <w:r>
              <w:rPr>
                <w:rFonts w:eastAsia="Times New Roman"/>
                <w:spacing w:val="1"/>
                <w:sz w:val="18"/>
                <w:szCs w:val="18"/>
              </w:rPr>
              <w:t>n</w:t>
            </w:r>
            <w:r>
              <w:rPr>
                <w:rFonts w:eastAsia="Times New Roman"/>
                <w:spacing w:val="-1"/>
                <w:sz w:val="18"/>
                <w:szCs w:val="18"/>
              </w:rPr>
              <w:t>a</w:t>
            </w:r>
            <w:r>
              <w:rPr>
                <w:rFonts w:eastAsia="Times New Roman"/>
                <w:sz w:val="18"/>
                <w:szCs w:val="18"/>
              </w:rPr>
              <w:t>l si</w:t>
            </w:r>
            <w:r>
              <w:rPr>
                <w:rFonts w:eastAsia="Times New Roman"/>
                <w:spacing w:val="-1"/>
                <w:sz w:val="18"/>
                <w:szCs w:val="18"/>
              </w:rPr>
              <w:t>z</w:t>
            </w:r>
            <w:r>
              <w:rPr>
                <w:rFonts w:eastAsia="Times New Roman"/>
                <w:sz w:val="18"/>
                <w:szCs w:val="18"/>
              </w:rPr>
              <w:t>e (</w:t>
            </w:r>
            <w:r>
              <w:rPr>
                <w:rFonts w:eastAsia="Times New Roman"/>
                <w:spacing w:val="-1"/>
                <w:sz w:val="18"/>
                <w:szCs w:val="18"/>
              </w:rPr>
              <w:t>mm</w:t>
            </w:r>
            <w:r>
              <w:rPr>
                <w:rFonts w:eastAsia="Times New Roman"/>
                <w:sz w:val="18"/>
                <w:szCs w:val="18"/>
              </w:rPr>
              <w:t>)</w:t>
            </w:r>
          </w:p>
        </w:tc>
        <w:tc>
          <w:tcPr>
            <w:tcW w:w="1532" w:type="dxa"/>
            <w:gridSpan w:val="2"/>
            <w:tcBorders>
              <w:top w:val="single" w:color="000000" w:sz="6" w:space="0"/>
              <w:left w:val="single" w:color="000000" w:sz="6" w:space="0"/>
              <w:bottom w:val="single" w:color="000000" w:sz="6" w:space="0"/>
              <w:right w:val="single" w:color="000000" w:sz="6" w:space="0"/>
            </w:tcBorders>
          </w:tcPr>
          <w:p w14:paraId="23D980E6">
            <w:pPr>
              <w:spacing w:before="44"/>
              <w:ind w:left="564" w:right="543"/>
              <w:jc w:val="center"/>
              <w:rPr>
                <w:rFonts w:eastAsia="Times New Roman"/>
                <w:sz w:val="18"/>
                <w:szCs w:val="18"/>
                <w:lang w:eastAsia="en-US"/>
              </w:rPr>
            </w:pPr>
            <w:r>
              <w:rPr>
                <w:rFonts w:eastAsia="Times New Roman"/>
                <w:spacing w:val="3"/>
                <w:sz w:val="18"/>
                <w:szCs w:val="18"/>
              </w:rPr>
              <w:t>P</w:t>
            </w:r>
            <w:r>
              <w:rPr>
                <w:rFonts w:eastAsia="Times New Roman"/>
                <w:spacing w:val="-2"/>
                <w:sz w:val="18"/>
                <w:szCs w:val="18"/>
              </w:rPr>
              <w:t>i</w:t>
            </w:r>
            <w:r>
              <w:rPr>
                <w:rFonts w:eastAsia="Times New Roman"/>
                <w:spacing w:val="1"/>
                <w:sz w:val="18"/>
                <w:szCs w:val="18"/>
              </w:rPr>
              <w:t>p</w:t>
            </w:r>
            <w:r>
              <w:rPr>
                <w:rFonts w:eastAsia="Times New Roman"/>
                <w:sz w:val="18"/>
                <w:szCs w:val="18"/>
              </w:rPr>
              <w:t>e</w:t>
            </w:r>
          </w:p>
        </w:tc>
        <w:tc>
          <w:tcPr>
            <w:tcW w:w="1416" w:type="dxa"/>
            <w:vMerge w:val="restart"/>
            <w:tcBorders>
              <w:top w:val="single" w:color="000000" w:sz="6" w:space="0"/>
              <w:left w:val="single" w:color="000000" w:sz="6" w:space="0"/>
              <w:bottom w:val="single" w:color="000000" w:sz="6" w:space="0"/>
              <w:right w:val="single" w:color="000000" w:sz="6" w:space="0"/>
            </w:tcBorders>
          </w:tcPr>
          <w:p w14:paraId="300E71B1">
            <w:pPr>
              <w:spacing w:before="44"/>
              <w:ind w:left="352" w:right="-20"/>
              <w:rPr>
                <w:rFonts w:eastAsia="Times New Roman"/>
                <w:sz w:val="18"/>
                <w:szCs w:val="18"/>
                <w:lang w:eastAsia="en-US"/>
              </w:rPr>
            </w:pPr>
            <w:r>
              <w:rPr>
                <w:rFonts w:eastAsia="Times New Roman"/>
                <w:spacing w:val="3"/>
                <w:sz w:val="18"/>
                <w:szCs w:val="18"/>
              </w:rPr>
              <w:t>P</w:t>
            </w:r>
            <w:r>
              <w:rPr>
                <w:rFonts w:eastAsia="Times New Roman"/>
                <w:spacing w:val="-2"/>
                <w:sz w:val="18"/>
                <w:szCs w:val="18"/>
              </w:rPr>
              <w:t>i</w:t>
            </w:r>
            <w:r>
              <w:rPr>
                <w:rFonts w:eastAsia="Times New Roman"/>
                <w:spacing w:val="1"/>
                <w:sz w:val="18"/>
                <w:szCs w:val="18"/>
              </w:rPr>
              <w:t>p</w:t>
            </w:r>
            <w:r>
              <w:rPr>
                <w:rFonts w:eastAsia="Times New Roman"/>
                <w:sz w:val="18"/>
                <w:szCs w:val="18"/>
              </w:rPr>
              <w:t xml:space="preserve">e </w:t>
            </w:r>
            <w:r>
              <w:rPr>
                <w:rFonts w:eastAsia="Times New Roman"/>
                <w:spacing w:val="-2"/>
                <w:sz w:val="18"/>
                <w:szCs w:val="18"/>
              </w:rPr>
              <w:t>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p>
        </w:tc>
        <w:tc>
          <w:tcPr>
            <w:tcW w:w="2581" w:type="dxa"/>
            <w:gridSpan w:val="2"/>
            <w:tcBorders>
              <w:top w:val="single" w:color="000000" w:sz="6" w:space="0"/>
              <w:left w:val="single" w:color="000000" w:sz="6" w:space="0"/>
              <w:bottom w:val="single" w:color="000000" w:sz="6" w:space="0"/>
              <w:right w:val="single" w:color="000000" w:sz="6" w:space="0"/>
            </w:tcBorders>
          </w:tcPr>
          <w:p w14:paraId="2895B830">
            <w:pPr>
              <w:spacing w:before="44"/>
              <w:ind w:left="1043" w:right="1023"/>
              <w:jc w:val="center"/>
              <w:rPr>
                <w:rFonts w:eastAsia="Times New Roman"/>
                <w:sz w:val="18"/>
                <w:szCs w:val="18"/>
                <w:lang w:eastAsia="en-US"/>
              </w:rPr>
            </w:pPr>
            <w:r>
              <w:rPr>
                <w:rFonts w:eastAsia="Times New Roman"/>
                <w:spacing w:val="-17"/>
                <w:sz w:val="18"/>
                <w:szCs w:val="18"/>
              </w:rPr>
              <w:t>V</w:t>
            </w:r>
            <w:r>
              <w:rPr>
                <w:rFonts w:eastAsia="Times New Roman"/>
                <w:spacing w:val="-1"/>
                <w:sz w:val="18"/>
                <w:szCs w:val="18"/>
              </w:rPr>
              <w:t>a</w:t>
            </w:r>
            <w:r>
              <w:rPr>
                <w:rFonts w:eastAsia="Times New Roman"/>
                <w:sz w:val="18"/>
                <w:szCs w:val="18"/>
              </w:rPr>
              <w:t>l</w:t>
            </w:r>
            <w:r>
              <w:rPr>
                <w:rFonts w:eastAsia="Times New Roman"/>
                <w:spacing w:val="-1"/>
                <w:sz w:val="18"/>
                <w:szCs w:val="18"/>
              </w:rPr>
              <w:t>v</w:t>
            </w:r>
            <w:r>
              <w:rPr>
                <w:rFonts w:eastAsia="Times New Roman"/>
                <w:sz w:val="18"/>
                <w:szCs w:val="18"/>
              </w:rPr>
              <w:t>e</w:t>
            </w:r>
          </w:p>
        </w:tc>
        <w:tc>
          <w:tcPr>
            <w:tcW w:w="1560" w:type="dxa"/>
            <w:vMerge w:val="restart"/>
            <w:tcBorders>
              <w:top w:val="single" w:color="000000" w:sz="6" w:space="0"/>
              <w:left w:val="single" w:color="000000" w:sz="6" w:space="0"/>
              <w:bottom w:val="single" w:color="000000" w:sz="6" w:space="0"/>
              <w:right w:val="single" w:color="000000" w:sz="6" w:space="0"/>
            </w:tcBorders>
          </w:tcPr>
          <w:p w14:paraId="5B1F4A63">
            <w:pPr>
              <w:spacing w:before="44"/>
              <w:ind w:left="501" w:right="473"/>
              <w:jc w:val="center"/>
              <w:rPr>
                <w:rFonts w:eastAsia="Times New Roman"/>
                <w:sz w:val="18"/>
                <w:szCs w:val="18"/>
                <w:lang w:eastAsia="en-US"/>
              </w:rPr>
            </w:pPr>
            <w:r>
              <w:rPr>
                <w:rFonts w:eastAsia="Times New Roman"/>
                <w:spacing w:val="1"/>
                <w:sz w:val="18"/>
                <w:szCs w:val="18"/>
              </w:rPr>
              <w:t>F</w:t>
            </w:r>
            <w:r>
              <w:rPr>
                <w:rFonts w:eastAsia="Times New Roman"/>
                <w:sz w:val="18"/>
                <w:szCs w:val="18"/>
              </w:rPr>
              <w:t>i</w:t>
            </w:r>
            <w:r>
              <w:rPr>
                <w:rFonts w:eastAsia="Times New Roman"/>
                <w:spacing w:val="1"/>
                <w:sz w:val="18"/>
                <w:szCs w:val="18"/>
              </w:rPr>
              <w:t>t</w:t>
            </w:r>
            <w:r>
              <w:rPr>
                <w:rFonts w:eastAsia="Times New Roman"/>
                <w:sz w:val="18"/>
                <w:szCs w:val="18"/>
              </w:rPr>
              <w:t>t</w:t>
            </w:r>
            <w:r>
              <w:rPr>
                <w:rFonts w:eastAsia="Times New Roman"/>
                <w:spacing w:val="1"/>
                <w:sz w:val="18"/>
                <w:szCs w:val="18"/>
              </w:rPr>
              <w:t>in</w:t>
            </w:r>
            <w:r>
              <w:rPr>
                <w:rFonts w:eastAsia="Times New Roman"/>
                <w:sz w:val="18"/>
                <w:szCs w:val="18"/>
              </w:rPr>
              <w:t>g</w:t>
            </w:r>
          </w:p>
        </w:tc>
        <w:tc>
          <w:tcPr>
            <w:tcW w:w="684" w:type="dxa"/>
            <w:vMerge w:val="restart"/>
            <w:tcBorders>
              <w:top w:val="single" w:color="000000" w:sz="6" w:space="0"/>
              <w:left w:val="single" w:color="000000" w:sz="6" w:space="0"/>
              <w:bottom w:val="single" w:color="000000" w:sz="6" w:space="0"/>
              <w:right w:val="single" w:color="000000" w:sz="6" w:space="0"/>
            </w:tcBorders>
          </w:tcPr>
          <w:p w14:paraId="5F5F5CAF">
            <w:pPr>
              <w:spacing w:after="200" w:line="276" w:lineRule="auto"/>
              <w:rPr>
                <w:sz w:val="22"/>
                <w:lang w:eastAsia="en-US"/>
              </w:rPr>
            </w:pPr>
          </w:p>
        </w:tc>
      </w:tr>
      <w:tr w14:paraId="1BE9904E">
        <w:tblPrEx>
          <w:tblCellMar>
            <w:top w:w="0" w:type="dxa"/>
            <w:left w:w="0" w:type="dxa"/>
            <w:bottom w:w="0" w:type="dxa"/>
            <w:right w:w="0" w:type="dxa"/>
          </w:tblCellMar>
        </w:tblPrEx>
        <w:trPr>
          <w:trHeight w:val="554"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5754E527">
            <w:pPr>
              <w:widowControl/>
              <w:rPr>
                <w:rFonts w:eastAsia="Times New Roman"/>
                <w:sz w:val="18"/>
                <w:szCs w:val="18"/>
                <w:lang w:eastAsia="en-US"/>
              </w:rPr>
            </w:pPr>
          </w:p>
        </w:tc>
        <w:tc>
          <w:tcPr>
            <w:tcW w:w="991" w:type="dxa"/>
            <w:vMerge w:val="continue"/>
            <w:tcBorders>
              <w:top w:val="single" w:color="000000" w:sz="6" w:space="0"/>
              <w:left w:val="single" w:color="000000" w:sz="6" w:space="0"/>
              <w:bottom w:val="single" w:color="000000" w:sz="6" w:space="0"/>
              <w:right w:val="single" w:color="000000" w:sz="6" w:space="0"/>
            </w:tcBorders>
            <w:vAlign w:val="center"/>
          </w:tcPr>
          <w:p w14:paraId="0898EB59">
            <w:pPr>
              <w:widowControl/>
              <w:rPr>
                <w:rFonts w:eastAsia="Times New Roman"/>
                <w:sz w:val="18"/>
                <w:szCs w:val="18"/>
                <w:lang w:eastAsia="en-US"/>
              </w:rPr>
            </w:pPr>
          </w:p>
        </w:tc>
        <w:tc>
          <w:tcPr>
            <w:tcW w:w="850" w:type="dxa"/>
            <w:tcBorders>
              <w:top w:val="single" w:color="000000" w:sz="6" w:space="0"/>
              <w:left w:val="single" w:color="000000" w:sz="6" w:space="0"/>
              <w:bottom w:val="single" w:color="000000" w:sz="6" w:space="0"/>
              <w:right w:val="single" w:color="000000" w:sz="6" w:space="0"/>
            </w:tcBorders>
          </w:tcPr>
          <w:p w14:paraId="4DE32B3F">
            <w:pPr>
              <w:spacing w:before="42"/>
              <w:ind w:left="112" w:right="-20"/>
              <w:rPr>
                <w:rFonts w:eastAsia="Times New Roman"/>
                <w:sz w:val="18"/>
                <w:szCs w:val="18"/>
                <w:lang w:eastAsia="en-US"/>
              </w:rPr>
            </w:pPr>
            <w:r>
              <w:rPr>
                <w:rFonts w:eastAsia="Times New Roman"/>
                <w:spacing w:val="1"/>
                <w:sz w:val="18"/>
                <w:szCs w:val="18"/>
              </w:rPr>
              <w:t>M</w:t>
            </w:r>
            <w:r>
              <w:rPr>
                <w:rFonts w:eastAsia="Times New Roman"/>
                <w:spacing w:val="-1"/>
                <w:sz w:val="18"/>
                <w:szCs w:val="18"/>
              </w:rPr>
              <w:t>a</w:t>
            </w:r>
            <w:r>
              <w:rPr>
                <w:rFonts w:eastAsia="Times New Roman"/>
                <w:sz w:val="18"/>
                <w:szCs w:val="18"/>
              </w:rPr>
              <w:t>teri</w:t>
            </w:r>
            <w:r>
              <w:rPr>
                <w:rFonts w:eastAsia="Times New Roman"/>
                <w:spacing w:val="-1"/>
                <w:sz w:val="18"/>
                <w:szCs w:val="18"/>
              </w:rPr>
              <w:t>a</w:t>
            </w:r>
            <w:r>
              <w:rPr>
                <w:rFonts w:eastAsia="Times New Roman"/>
                <w:sz w:val="18"/>
                <w:szCs w:val="18"/>
              </w:rPr>
              <w:t>l</w:t>
            </w:r>
          </w:p>
        </w:tc>
        <w:tc>
          <w:tcPr>
            <w:tcW w:w="682" w:type="dxa"/>
            <w:tcBorders>
              <w:top w:val="single" w:color="000000" w:sz="6" w:space="0"/>
              <w:left w:val="single" w:color="000000" w:sz="6" w:space="0"/>
              <w:bottom w:val="single" w:color="000000" w:sz="6" w:space="0"/>
              <w:right w:val="single" w:color="000000" w:sz="6" w:space="0"/>
            </w:tcBorders>
          </w:tcPr>
          <w:p w14:paraId="2AA7045A">
            <w:pPr>
              <w:spacing w:before="42" w:line="280" w:lineRule="auto"/>
              <w:ind w:left="222" w:right="28" w:hanging="144"/>
              <w:rPr>
                <w:rFonts w:eastAsia="Times New Roman"/>
                <w:sz w:val="18"/>
                <w:szCs w:val="18"/>
                <w:lang w:eastAsia="en-US"/>
              </w:rPr>
            </w:pPr>
            <w:r>
              <w:rPr>
                <w:rFonts w:eastAsia="Times New Roman"/>
                <w:spacing w:val="-2"/>
                <w:sz w:val="18"/>
                <w:szCs w:val="18"/>
              </w:rPr>
              <w:t>T</w:t>
            </w:r>
            <w:r>
              <w:rPr>
                <w:rFonts w:eastAsia="Times New Roman"/>
                <w:spacing w:val="1"/>
                <w:sz w:val="18"/>
                <w:szCs w:val="18"/>
              </w:rPr>
              <w:t>h</w:t>
            </w:r>
            <w:r>
              <w:rPr>
                <w:rFonts w:eastAsia="Times New Roman"/>
                <w:sz w:val="18"/>
                <w:szCs w:val="18"/>
              </w:rPr>
              <w:t>ic</w:t>
            </w:r>
            <w:r>
              <w:rPr>
                <w:rFonts w:eastAsia="Times New Roman"/>
                <w:spacing w:val="-1"/>
                <w:sz w:val="18"/>
                <w:szCs w:val="18"/>
              </w:rPr>
              <w:t>k</w:t>
            </w:r>
            <w:r>
              <w:rPr>
                <w:rFonts w:eastAsia="Times New Roman"/>
                <w:sz w:val="18"/>
                <w:szCs w:val="18"/>
              </w:rPr>
              <w:t xml:space="preserve">n </w:t>
            </w:r>
            <w:r>
              <w:rPr>
                <w:rFonts w:eastAsia="Times New Roman"/>
                <w:spacing w:val="-1"/>
                <w:sz w:val="18"/>
                <w:szCs w:val="18"/>
              </w:rPr>
              <w:t>e</w:t>
            </w:r>
            <w:r>
              <w:rPr>
                <w:rFonts w:eastAsia="Times New Roman"/>
                <w:sz w:val="18"/>
                <w:szCs w:val="18"/>
              </w:rPr>
              <w:t>ss</w:t>
            </w:r>
          </w:p>
        </w:tc>
        <w:tc>
          <w:tcPr>
            <w:tcW w:w="1416" w:type="dxa"/>
            <w:vMerge w:val="continue"/>
            <w:tcBorders>
              <w:top w:val="single" w:color="000000" w:sz="6" w:space="0"/>
              <w:left w:val="single" w:color="000000" w:sz="6" w:space="0"/>
              <w:bottom w:val="single" w:color="000000" w:sz="6" w:space="0"/>
              <w:right w:val="single" w:color="000000" w:sz="6" w:space="0"/>
            </w:tcBorders>
            <w:vAlign w:val="center"/>
          </w:tcPr>
          <w:p w14:paraId="6F15A514">
            <w:pPr>
              <w:widowControl/>
              <w:rPr>
                <w:rFonts w:eastAsia="Times New Roman"/>
                <w:sz w:val="18"/>
                <w:szCs w:val="18"/>
                <w:lang w:eastAsia="en-US"/>
              </w:rPr>
            </w:pPr>
          </w:p>
        </w:tc>
        <w:tc>
          <w:tcPr>
            <w:tcW w:w="996" w:type="dxa"/>
            <w:tcBorders>
              <w:top w:val="single" w:color="000000" w:sz="6" w:space="0"/>
              <w:left w:val="single" w:color="000000" w:sz="6" w:space="0"/>
              <w:bottom w:val="single" w:color="000000" w:sz="6" w:space="0"/>
              <w:right w:val="single" w:color="000000" w:sz="6" w:space="0"/>
            </w:tcBorders>
          </w:tcPr>
          <w:p w14:paraId="3C49CB63">
            <w:pPr>
              <w:spacing w:before="42"/>
              <w:ind w:left="294" w:right="-20"/>
              <w:rPr>
                <w:rFonts w:eastAsia="Times New Roman"/>
                <w:sz w:val="18"/>
                <w:szCs w:val="18"/>
                <w:lang w:eastAsia="en-US"/>
              </w:rPr>
            </w:pPr>
            <w:r>
              <w:rPr>
                <w:rFonts w:eastAsia="Times New Roman"/>
                <w:sz w:val="18"/>
                <w:szCs w:val="18"/>
              </w:rPr>
              <w:t>B</w:t>
            </w:r>
            <w:r>
              <w:rPr>
                <w:rFonts w:eastAsia="Times New Roman"/>
                <w:spacing w:val="1"/>
                <w:sz w:val="18"/>
                <w:szCs w:val="18"/>
              </w:rPr>
              <w:t>od</w:t>
            </w:r>
            <w:r>
              <w:rPr>
                <w:rFonts w:eastAsia="Times New Roman"/>
                <w:sz w:val="18"/>
                <w:szCs w:val="18"/>
              </w:rPr>
              <w:t>y</w:t>
            </w:r>
          </w:p>
        </w:tc>
        <w:tc>
          <w:tcPr>
            <w:tcW w:w="1585" w:type="dxa"/>
            <w:tcBorders>
              <w:top w:val="single" w:color="000000" w:sz="6" w:space="0"/>
              <w:left w:val="single" w:color="000000" w:sz="6" w:space="0"/>
              <w:bottom w:val="single" w:color="000000" w:sz="6" w:space="0"/>
              <w:right w:val="single" w:color="000000" w:sz="6" w:space="0"/>
            </w:tcBorders>
          </w:tcPr>
          <w:p w14:paraId="4A864D03">
            <w:pPr>
              <w:spacing w:before="42"/>
              <w:ind w:left="300" w:right="282"/>
              <w:jc w:val="center"/>
              <w:rPr>
                <w:rFonts w:eastAsia="Times New Roman"/>
                <w:sz w:val="18"/>
                <w:szCs w:val="18"/>
              </w:rPr>
            </w:pPr>
            <w:r>
              <w:rPr>
                <w:rFonts w:eastAsia="Times New Roman"/>
                <w:sz w:val="18"/>
                <w:szCs w:val="18"/>
              </w:rPr>
              <w:t>Dis</w:t>
            </w:r>
            <w:r>
              <w:rPr>
                <w:rFonts w:eastAsia="Times New Roman"/>
                <w:spacing w:val="-1"/>
                <w:sz w:val="18"/>
                <w:szCs w:val="18"/>
              </w:rPr>
              <w:t>c</w:t>
            </w:r>
            <w:r>
              <w:rPr>
                <w:rFonts w:eastAsia="Times New Roman"/>
                <w:sz w:val="18"/>
                <w:szCs w:val="18"/>
              </w:rPr>
              <w:t>.</w:t>
            </w:r>
            <w:r>
              <w:rPr>
                <w:rFonts w:eastAsia="Times New Roman"/>
                <w:spacing w:val="1"/>
                <w:sz w:val="18"/>
                <w:szCs w:val="18"/>
              </w:rPr>
              <w:t xml:space="preserve"> </w:t>
            </w:r>
            <w:r>
              <w:rPr>
                <w:rFonts w:eastAsia="Times New Roman"/>
                <w:sz w:val="18"/>
                <w:szCs w:val="18"/>
              </w:rPr>
              <w:t>&amp;</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ea</w:t>
            </w:r>
            <w:r>
              <w:rPr>
                <w:rFonts w:eastAsia="Times New Roman"/>
                <w:sz w:val="18"/>
                <w:szCs w:val="18"/>
              </w:rPr>
              <w:t>l</w:t>
            </w:r>
          </w:p>
          <w:p w14:paraId="559C0BE6">
            <w:pPr>
              <w:spacing w:before="54"/>
              <w:ind w:left="568" w:right="545"/>
              <w:jc w:val="center"/>
              <w:rPr>
                <w:rFonts w:eastAsia="Times New Roman"/>
                <w:sz w:val="18"/>
                <w:szCs w:val="18"/>
                <w:lang w:eastAsia="en-US"/>
              </w:rPr>
            </w:pPr>
            <w:r>
              <w:rPr>
                <w:rFonts w:eastAsia="Times New Roman"/>
                <w:spacing w:val="-2"/>
                <w:sz w:val="18"/>
                <w:szCs w:val="18"/>
              </w:rPr>
              <w:t>S</w:t>
            </w:r>
            <w:r>
              <w:rPr>
                <w:rFonts w:eastAsia="Times New Roman"/>
                <w:sz w:val="18"/>
                <w:szCs w:val="18"/>
              </w:rPr>
              <w:t>tem</w:t>
            </w:r>
          </w:p>
        </w:tc>
        <w:tc>
          <w:tcPr>
            <w:tcW w:w="1560" w:type="dxa"/>
            <w:vMerge w:val="continue"/>
            <w:tcBorders>
              <w:top w:val="single" w:color="000000" w:sz="6" w:space="0"/>
              <w:left w:val="single" w:color="000000" w:sz="6" w:space="0"/>
              <w:bottom w:val="single" w:color="000000" w:sz="6" w:space="0"/>
              <w:right w:val="single" w:color="000000" w:sz="6" w:space="0"/>
            </w:tcBorders>
            <w:vAlign w:val="center"/>
          </w:tcPr>
          <w:p w14:paraId="3866E336">
            <w:pPr>
              <w:widowControl/>
              <w:rPr>
                <w:rFonts w:eastAsia="Times New Roman"/>
                <w:sz w:val="18"/>
                <w:szCs w:val="18"/>
                <w:lang w:eastAsia="en-US"/>
              </w:rPr>
            </w:pPr>
          </w:p>
        </w:tc>
        <w:tc>
          <w:tcPr>
            <w:tcW w:w="684" w:type="dxa"/>
            <w:vMerge w:val="continue"/>
            <w:tcBorders>
              <w:top w:val="single" w:color="000000" w:sz="6" w:space="0"/>
              <w:left w:val="single" w:color="000000" w:sz="6" w:space="0"/>
              <w:bottom w:val="single" w:color="000000" w:sz="6" w:space="0"/>
              <w:right w:val="single" w:color="000000" w:sz="6" w:space="0"/>
            </w:tcBorders>
            <w:vAlign w:val="center"/>
          </w:tcPr>
          <w:p w14:paraId="53F5276A">
            <w:pPr>
              <w:widowControl/>
              <w:rPr>
                <w:sz w:val="22"/>
                <w:lang w:eastAsia="en-US"/>
              </w:rPr>
            </w:pPr>
          </w:p>
        </w:tc>
      </w:tr>
      <w:tr w14:paraId="21BDF779">
        <w:tblPrEx>
          <w:tblCellMar>
            <w:top w:w="0" w:type="dxa"/>
            <w:left w:w="0" w:type="dxa"/>
            <w:bottom w:w="0" w:type="dxa"/>
            <w:right w:w="0" w:type="dxa"/>
          </w:tblCellMar>
        </w:tblPrEx>
        <w:trPr>
          <w:trHeight w:val="356" w:hRule="atLeast"/>
        </w:trPr>
        <w:tc>
          <w:tcPr>
            <w:tcW w:w="1015" w:type="dxa"/>
            <w:vMerge w:val="restart"/>
            <w:tcBorders>
              <w:top w:val="single" w:color="000000" w:sz="6" w:space="0"/>
              <w:left w:val="single" w:color="000000" w:sz="6" w:space="0"/>
              <w:bottom w:val="single" w:color="000000" w:sz="4" w:space="0"/>
              <w:right w:val="single" w:color="000000" w:sz="6" w:space="0"/>
            </w:tcBorders>
          </w:tcPr>
          <w:p w14:paraId="695F3842">
            <w:pPr>
              <w:spacing w:before="6" w:line="100" w:lineRule="exact"/>
              <w:rPr>
                <w:sz w:val="10"/>
                <w:szCs w:val="10"/>
              </w:rPr>
            </w:pPr>
          </w:p>
          <w:p w14:paraId="348940BC">
            <w:pPr>
              <w:spacing w:line="200" w:lineRule="exact"/>
              <w:rPr>
                <w:sz w:val="20"/>
                <w:szCs w:val="20"/>
              </w:rPr>
            </w:pPr>
          </w:p>
          <w:p w14:paraId="6E4CABB7">
            <w:pPr>
              <w:spacing w:line="200" w:lineRule="exact"/>
              <w:rPr>
                <w:sz w:val="20"/>
                <w:szCs w:val="20"/>
              </w:rPr>
            </w:pPr>
          </w:p>
          <w:p w14:paraId="7BDAC84B">
            <w:pPr>
              <w:ind w:left="64" w:right="-20"/>
              <w:rPr>
                <w:rFonts w:eastAsia="Times New Roman"/>
                <w:sz w:val="18"/>
                <w:szCs w:val="18"/>
              </w:rPr>
            </w:pPr>
            <w:r>
              <w:rPr>
                <w:rFonts w:eastAsia="Times New Roman"/>
                <w:spacing w:val="-2"/>
                <w:sz w:val="18"/>
                <w:szCs w:val="18"/>
              </w:rPr>
              <w:t>S</w:t>
            </w:r>
            <w:r>
              <w:rPr>
                <w:rFonts w:eastAsia="Times New Roman"/>
                <w:sz w:val="18"/>
                <w:szCs w:val="18"/>
              </w:rPr>
              <w:t>te</w:t>
            </w:r>
            <w:r>
              <w:rPr>
                <w:rFonts w:eastAsia="Times New Roman"/>
                <w:spacing w:val="-1"/>
                <w:sz w:val="18"/>
                <w:szCs w:val="18"/>
              </w:rPr>
              <w:t>a</w:t>
            </w:r>
            <w:r>
              <w:rPr>
                <w:rFonts w:eastAsia="Times New Roman"/>
                <w:sz w:val="18"/>
                <w:szCs w:val="18"/>
              </w:rPr>
              <w:t>m</w:t>
            </w:r>
          </w:p>
          <w:p w14:paraId="67C9BF58">
            <w:pPr>
              <w:spacing w:before="33"/>
              <w:ind w:left="64" w:right="-20"/>
              <w:rPr>
                <w:rFonts w:eastAsia="Times New Roman"/>
                <w:sz w:val="18"/>
                <w:szCs w:val="18"/>
                <w:lang w:eastAsia="en-US"/>
              </w:rPr>
            </w:pPr>
            <w:r>
              <w:rPr>
                <w:rFonts w:eastAsia="Times New Roman"/>
                <w:spacing w:val="1"/>
                <w:sz w:val="18"/>
                <w:szCs w:val="18"/>
              </w:rPr>
              <w:t>0</w:t>
            </w:r>
            <w:r>
              <w:rPr>
                <w:rFonts w:eastAsia="Times New Roman"/>
                <w:sz w:val="18"/>
                <w:szCs w:val="18"/>
              </w:rPr>
              <w:t>.</w:t>
            </w:r>
            <w:r>
              <w:rPr>
                <w:rFonts w:eastAsia="Times New Roman"/>
                <w:spacing w:val="-1"/>
                <w:sz w:val="18"/>
                <w:szCs w:val="18"/>
              </w:rPr>
              <w:t>7</w:t>
            </w:r>
            <w:r>
              <w:rPr>
                <w:rFonts w:eastAsia="Times New Roman"/>
                <w:spacing w:val="-2"/>
                <w:sz w:val="18"/>
                <w:szCs w:val="18"/>
              </w:rPr>
              <w:t>M</w:t>
            </w:r>
            <w:r>
              <w:rPr>
                <w:rFonts w:eastAsia="Times New Roman"/>
                <w:spacing w:val="3"/>
                <w:sz w:val="18"/>
                <w:szCs w:val="18"/>
              </w:rPr>
              <w:t>P</w:t>
            </w:r>
            <w:r>
              <w:rPr>
                <w:rFonts w:eastAsia="Times New Roman"/>
                <w:sz w:val="18"/>
                <w:szCs w:val="18"/>
              </w:rPr>
              <w:t>a</w:t>
            </w:r>
          </w:p>
        </w:tc>
        <w:tc>
          <w:tcPr>
            <w:tcW w:w="991" w:type="dxa"/>
            <w:tcBorders>
              <w:top w:val="single" w:color="000000" w:sz="6" w:space="0"/>
              <w:left w:val="single" w:color="000000" w:sz="6" w:space="0"/>
              <w:bottom w:val="single" w:color="000000" w:sz="6" w:space="0"/>
              <w:right w:val="single" w:color="000000" w:sz="6" w:space="0"/>
            </w:tcBorders>
          </w:tcPr>
          <w:p w14:paraId="3CDE2A6E">
            <w:pPr>
              <w:spacing w:before="26"/>
              <w:ind w:left="64" w:right="-20"/>
              <w:rPr>
                <w:rFonts w:eastAsia="Times New Roman"/>
                <w:sz w:val="18"/>
                <w:szCs w:val="18"/>
                <w:lang w:eastAsia="en-US"/>
              </w:rPr>
            </w:pPr>
            <w:r>
              <w:rPr>
                <w:rFonts w:eastAsia="Times New Roman"/>
                <w:spacing w:val="1"/>
                <w:sz w:val="18"/>
                <w:szCs w:val="18"/>
              </w:rPr>
              <w:t>5</w:t>
            </w:r>
            <w:r>
              <w:rPr>
                <w:rFonts w:eastAsia="Times New Roman"/>
                <w:sz w:val="18"/>
                <w:szCs w:val="18"/>
              </w:rPr>
              <w:t>0</w:t>
            </w:r>
            <w:r>
              <w:rPr>
                <w:rFonts w:eastAsia="Times New Roman"/>
                <w:spacing w:val="1"/>
                <w:sz w:val="18"/>
                <w:szCs w:val="18"/>
              </w:rPr>
              <w:t xml:space="preserve"> </w:t>
            </w:r>
            <w:r>
              <w:rPr>
                <w:rFonts w:eastAsia="Times New Roman"/>
                <w:sz w:val="18"/>
                <w:szCs w:val="18"/>
              </w:rPr>
              <w:t>&amp;</w:t>
            </w:r>
            <w:r>
              <w:rPr>
                <w:rFonts w:eastAsia="Times New Roman"/>
                <w:spacing w:val="-1"/>
                <w:sz w:val="18"/>
                <w:szCs w:val="18"/>
              </w:rPr>
              <w:t xml:space="preserve"> 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850" w:type="dxa"/>
            <w:vMerge w:val="restart"/>
            <w:tcBorders>
              <w:top w:val="single" w:color="000000" w:sz="6" w:space="0"/>
              <w:left w:val="single" w:color="000000" w:sz="6" w:space="0"/>
              <w:bottom w:val="single" w:color="000000" w:sz="6" w:space="0"/>
              <w:right w:val="single" w:color="000000" w:sz="6" w:space="0"/>
            </w:tcBorders>
          </w:tcPr>
          <w:p w14:paraId="22EDBAFB">
            <w:pPr>
              <w:spacing w:before="6" w:line="260" w:lineRule="exact"/>
              <w:rPr>
                <w:sz w:val="26"/>
                <w:szCs w:val="26"/>
              </w:rPr>
            </w:pPr>
          </w:p>
          <w:p w14:paraId="70606846">
            <w:pPr>
              <w:spacing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tc>
        <w:tc>
          <w:tcPr>
            <w:tcW w:w="682" w:type="dxa"/>
            <w:vMerge w:val="restart"/>
            <w:tcBorders>
              <w:top w:val="single" w:color="000000" w:sz="6" w:space="0"/>
              <w:left w:val="single" w:color="000000" w:sz="6" w:space="0"/>
              <w:bottom w:val="single" w:color="000000" w:sz="6" w:space="0"/>
              <w:right w:val="single" w:color="000000" w:sz="6" w:space="0"/>
            </w:tcBorders>
          </w:tcPr>
          <w:p w14:paraId="781A7875">
            <w:pPr>
              <w:spacing w:before="26"/>
              <w:ind w:left="234" w:right="214"/>
              <w:jc w:val="center"/>
              <w:rPr>
                <w:rFonts w:eastAsia="Times New Roman"/>
                <w:sz w:val="18"/>
                <w:szCs w:val="18"/>
                <w:lang w:eastAsia="en-US"/>
              </w:rPr>
            </w:pPr>
            <w:r>
              <w:rPr>
                <w:rFonts w:eastAsia="Times New Roman"/>
                <w:sz w:val="18"/>
                <w:szCs w:val="18"/>
              </w:rPr>
              <w:t>A</w:t>
            </w:r>
          </w:p>
        </w:tc>
        <w:tc>
          <w:tcPr>
            <w:tcW w:w="1416" w:type="dxa"/>
            <w:vMerge w:val="restart"/>
            <w:tcBorders>
              <w:top w:val="single" w:color="000000" w:sz="6" w:space="0"/>
              <w:left w:val="single" w:color="000000" w:sz="6" w:space="0"/>
              <w:bottom w:val="single" w:color="000000" w:sz="6" w:space="0"/>
              <w:right w:val="single" w:color="000000" w:sz="6" w:space="0"/>
            </w:tcBorders>
          </w:tcPr>
          <w:p w14:paraId="3C347684">
            <w:pPr>
              <w:spacing w:before="26" w:line="276" w:lineRule="auto"/>
              <w:ind w:left="64" w:right="78"/>
              <w:rPr>
                <w:rFonts w:eastAsia="Times New Roman"/>
                <w:sz w:val="18"/>
                <w:szCs w:val="18"/>
                <w:lang w:eastAsia="en-US"/>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bu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vMerge w:val="restart"/>
            <w:tcBorders>
              <w:top w:val="single" w:color="000000" w:sz="6" w:space="0"/>
              <w:left w:val="single" w:color="000000" w:sz="6" w:space="0"/>
              <w:bottom w:val="single" w:color="000000" w:sz="6" w:space="0"/>
              <w:right w:val="single" w:color="000000" w:sz="6" w:space="0"/>
            </w:tcBorders>
          </w:tcPr>
          <w:p w14:paraId="625E737E">
            <w:pPr>
              <w:tabs>
                <w:tab w:val="left" w:pos="580"/>
              </w:tabs>
              <w:spacing w:before="26" w:line="276" w:lineRule="auto"/>
              <w:ind w:left="64" w:right="16"/>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st</w:t>
            </w:r>
            <w:r>
              <w:rPr>
                <w:rFonts w:eastAsia="Times New Roman"/>
                <w:sz w:val="18"/>
                <w:szCs w:val="18"/>
              </w:rPr>
              <w:tab/>
            </w:r>
            <w:r>
              <w:rPr>
                <w:rFonts w:eastAsia="Times New Roman"/>
                <w:sz w:val="18"/>
                <w:szCs w:val="18"/>
              </w:rPr>
              <w:t>st</w:t>
            </w:r>
            <w:r>
              <w:rPr>
                <w:rFonts w:eastAsia="Times New Roman"/>
                <w:spacing w:val="-1"/>
                <w:sz w:val="18"/>
                <w:szCs w:val="18"/>
              </w:rPr>
              <w:t>ee</w:t>
            </w:r>
            <w:r>
              <w:rPr>
                <w:rFonts w:eastAsia="Times New Roman"/>
                <w:sz w:val="18"/>
                <w:szCs w:val="18"/>
              </w:rPr>
              <w:t xml:space="preserve">l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vMerge w:val="restart"/>
            <w:tcBorders>
              <w:top w:val="single" w:color="000000" w:sz="6" w:space="0"/>
              <w:left w:val="single" w:color="000000" w:sz="6" w:space="0"/>
              <w:bottom w:val="single" w:color="000000" w:sz="4" w:space="0"/>
              <w:right w:val="single" w:color="000000" w:sz="6" w:space="0"/>
            </w:tcBorders>
          </w:tcPr>
          <w:p w14:paraId="628F6DDD">
            <w:pPr>
              <w:spacing w:before="6" w:line="260" w:lineRule="exact"/>
              <w:rPr>
                <w:sz w:val="26"/>
                <w:szCs w:val="26"/>
              </w:rPr>
            </w:pPr>
          </w:p>
          <w:p w14:paraId="1248E685">
            <w:pPr>
              <w:tabs>
                <w:tab w:val="left" w:pos="480"/>
                <w:tab w:val="left" w:pos="960"/>
              </w:tabs>
              <w:ind w:left="64" w:right="-20"/>
              <w:rPr>
                <w:rFonts w:eastAsia="Times New Roman"/>
                <w:sz w:val="18"/>
                <w:szCs w:val="18"/>
              </w:rPr>
            </w:pPr>
            <w:r>
              <w:rPr>
                <w:rFonts w:eastAsia="Times New Roman"/>
                <w:spacing w:val="-3"/>
                <w:sz w:val="18"/>
                <w:szCs w:val="18"/>
              </w:rPr>
              <w:t>A</w:t>
            </w:r>
            <w:r>
              <w:rPr>
                <w:rFonts w:eastAsia="Times New Roman"/>
                <w:sz w:val="18"/>
                <w:szCs w:val="18"/>
              </w:rPr>
              <w:t>s</w:t>
            </w:r>
            <w:r>
              <w:rPr>
                <w:rFonts w:eastAsia="Times New Roman"/>
                <w:sz w:val="18"/>
                <w:szCs w:val="18"/>
              </w:rPr>
              <w:tab/>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z w:val="18"/>
                <w:szCs w:val="18"/>
              </w:rPr>
              <w:tab/>
            </w:r>
            <w:r>
              <w:rPr>
                <w:rFonts w:eastAsia="Times New Roman"/>
                <w:spacing w:val="-3"/>
                <w:sz w:val="18"/>
                <w:szCs w:val="18"/>
              </w:rPr>
              <w:t>G</w:t>
            </w:r>
            <w:r>
              <w:rPr>
                <w:rFonts w:eastAsia="Times New Roman"/>
                <w:sz w:val="18"/>
                <w:szCs w:val="18"/>
              </w:rPr>
              <w:t>B/CB</w:t>
            </w:r>
          </w:p>
          <w:p w14:paraId="039DC2B5">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60" w:type="dxa"/>
            <w:vMerge w:val="restart"/>
            <w:tcBorders>
              <w:top w:val="single" w:color="000000" w:sz="6" w:space="0"/>
              <w:left w:val="single" w:color="000000" w:sz="6" w:space="0"/>
              <w:bottom w:val="single" w:color="000000" w:sz="6" w:space="0"/>
              <w:right w:val="single" w:color="000000" w:sz="6" w:space="0"/>
            </w:tcBorders>
          </w:tcPr>
          <w:p w14:paraId="73810CEE">
            <w:pPr>
              <w:spacing w:before="26" w:line="276" w:lineRule="auto"/>
              <w:ind w:left="66" w:right="13"/>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st  st</w:t>
            </w:r>
            <w:r>
              <w:rPr>
                <w:rFonts w:eastAsia="Times New Roman"/>
                <w:spacing w:val="-1"/>
                <w:sz w:val="18"/>
                <w:szCs w:val="18"/>
              </w:rPr>
              <w:t>ee</w:t>
            </w:r>
            <w:r>
              <w:rPr>
                <w:rFonts w:eastAsia="Times New Roman"/>
                <w:sz w:val="18"/>
                <w:szCs w:val="18"/>
              </w:rPr>
              <w:t xml:space="preserve">l  </w:t>
            </w:r>
            <w:r>
              <w:rPr>
                <w:rFonts w:eastAsia="Times New Roman"/>
                <w:spacing w:val="1"/>
                <w:sz w:val="18"/>
                <w:szCs w:val="18"/>
              </w:rPr>
              <w:t>o</w:t>
            </w:r>
            <w:r>
              <w:rPr>
                <w:rFonts w:eastAsia="Times New Roman"/>
                <w:sz w:val="18"/>
                <w:szCs w:val="18"/>
              </w:rPr>
              <w:t xml:space="preserve">r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 xml:space="preserve">d </w:t>
            </w:r>
            <w:r>
              <w:rPr>
                <w:rFonts w:eastAsia="Times New Roman"/>
                <w:spacing w:val="26"/>
                <w:sz w:val="18"/>
                <w:szCs w:val="18"/>
              </w:rPr>
              <w:t xml:space="preserve"> </w:t>
            </w:r>
            <w:r>
              <w:rPr>
                <w:rFonts w:eastAsia="Times New Roman"/>
                <w:sz w:val="18"/>
                <w:szCs w:val="18"/>
              </w:rPr>
              <w:t>st</w:t>
            </w:r>
            <w:r>
              <w:rPr>
                <w:rFonts w:eastAsia="Times New Roman"/>
                <w:spacing w:val="-1"/>
                <w:sz w:val="18"/>
                <w:szCs w:val="18"/>
              </w:rPr>
              <w:t>ee</w:t>
            </w:r>
            <w:r>
              <w:rPr>
                <w:rFonts w:eastAsia="Times New Roman"/>
                <w:sz w:val="18"/>
                <w:szCs w:val="18"/>
              </w:rPr>
              <w:t xml:space="preserve">l </w:t>
            </w:r>
            <w:r>
              <w:rPr>
                <w:rFonts w:eastAsia="Times New Roman"/>
                <w:spacing w:val="28"/>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pacing w:val="1"/>
                <w:sz w:val="18"/>
                <w:szCs w:val="18"/>
              </w:rPr>
              <w:t>h</w:t>
            </w:r>
            <w:r>
              <w:rPr>
                <w:rFonts w:eastAsia="Times New Roman"/>
                <w:spacing w:val="-1"/>
                <w:sz w:val="18"/>
                <w:szCs w:val="18"/>
              </w:rPr>
              <w:t>e</w:t>
            </w:r>
            <w:r>
              <w:rPr>
                <w:rFonts w:eastAsia="Times New Roman"/>
                <w:sz w:val="18"/>
                <w:szCs w:val="18"/>
              </w:rPr>
              <w:t>s</w:t>
            </w:r>
          </w:p>
        </w:tc>
        <w:tc>
          <w:tcPr>
            <w:tcW w:w="684" w:type="dxa"/>
            <w:vMerge w:val="restart"/>
            <w:tcBorders>
              <w:top w:val="single" w:color="000000" w:sz="6" w:space="0"/>
              <w:left w:val="single" w:color="000000" w:sz="6" w:space="0"/>
              <w:bottom w:val="single" w:color="000000" w:sz="4" w:space="0"/>
              <w:right w:val="single" w:color="000000" w:sz="6" w:space="0"/>
            </w:tcBorders>
          </w:tcPr>
          <w:p w14:paraId="2CE3831F">
            <w:pPr>
              <w:spacing w:after="200" w:line="276" w:lineRule="auto"/>
              <w:rPr>
                <w:sz w:val="22"/>
                <w:lang w:eastAsia="en-US"/>
              </w:rPr>
            </w:pPr>
          </w:p>
        </w:tc>
      </w:tr>
      <w:tr w14:paraId="57C35CF3">
        <w:tblPrEx>
          <w:tblCellMar>
            <w:top w:w="0" w:type="dxa"/>
            <w:left w:w="0" w:type="dxa"/>
            <w:bottom w:w="0" w:type="dxa"/>
            <w:right w:w="0" w:type="dxa"/>
          </w:tblCellMar>
        </w:tblPrEx>
        <w:trPr>
          <w:trHeight w:val="382" w:hRule="atLeast"/>
        </w:trPr>
        <w:tc>
          <w:tcPr>
            <w:tcW w:w="1015" w:type="dxa"/>
            <w:vMerge w:val="continue"/>
            <w:tcBorders>
              <w:top w:val="single" w:color="000000" w:sz="6" w:space="0"/>
              <w:left w:val="single" w:color="000000" w:sz="6" w:space="0"/>
              <w:bottom w:val="single" w:color="000000" w:sz="4" w:space="0"/>
              <w:right w:val="single" w:color="000000" w:sz="6" w:space="0"/>
            </w:tcBorders>
            <w:vAlign w:val="center"/>
          </w:tcPr>
          <w:p w14:paraId="4833BD45">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6" w:space="0"/>
              <w:right w:val="single" w:color="000000" w:sz="6" w:space="0"/>
            </w:tcBorders>
          </w:tcPr>
          <w:p w14:paraId="587531FF">
            <w:pPr>
              <w:spacing w:before="25"/>
              <w:ind w:left="64" w:right="-20"/>
              <w:rPr>
                <w:rFonts w:eastAsia="Times New Roman"/>
                <w:sz w:val="18"/>
                <w:szCs w:val="18"/>
                <w:lang w:eastAsia="en-US"/>
              </w:rPr>
            </w:pPr>
            <w:r>
              <w:rPr>
                <w:rFonts w:eastAsia="Times New Roman"/>
                <w:spacing w:val="1"/>
                <w:sz w:val="18"/>
                <w:szCs w:val="18"/>
              </w:rPr>
              <w:t>40</w:t>
            </w:r>
            <w:r>
              <w:rPr>
                <w:rFonts w:eastAsia="Times New Roman"/>
                <w:spacing w:val="-2"/>
                <w:sz w:val="18"/>
                <w:szCs w:val="18"/>
              </w:rPr>
              <w:t>-</w:t>
            </w:r>
            <w:r>
              <w:rPr>
                <w:rFonts w:eastAsia="Times New Roman"/>
                <w:spacing w:val="1"/>
                <w:sz w:val="18"/>
                <w:szCs w:val="18"/>
              </w:rPr>
              <w:t>15</w:t>
            </w:r>
          </w:p>
        </w:tc>
        <w:tc>
          <w:tcPr>
            <w:tcW w:w="1532" w:type="dxa"/>
            <w:vMerge w:val="continue"/>
            <w:tcBorders>
              <w:top w:val="single" w:color="000000" w:sz="6" w:space="0"/>
              <w:left w:val="single" w:color="000000" w:sz="6" w:space="0"/>
              <w:bottom w:val="single" w:color="000000" w:sz="6" w:space="0"/>
              <w:right w:val="single" w:color="000000" w:sz="6" w:space="0"/>
            </w:tcBorders>
            <w:vAlign w:val="center"/>
          </w:tcPr>
          <w:p w14:paraId="1ACA35F1">
            <w:pPr>
              <w:widowControl/>
              <w:rPr>
                <w:rFonts w:eastAsia="Times New Roman"/>
                <w:sz w:val="18"/>
                <w:szCs w:val="18"/>
                <w:lang w:eastAsia="en-US"/>
              </w:rPr>
            </w:pPr>
          </w:p>
        </w:tc>
        <w:tc>
          <w:tcPr>
            <w:tcW w:w="682" w:type="dxa"/>
            <w:vMerge w:val="continue"/>
            <w:tcBorders>
              <w:top w:val="single" w:color="000000" w:sz="6" w:space="0"/>
              <w:left w:val="single" w:color="000000" w:sz="6" w:space="0"/>
              <w:bottom w:val="single" w:color="000000" w:sz="6" w:space="0"/>
              <w:right w:val="single" w:color="000000" w:sz="6" w:space="0"/>
            </w:tcBorders>
            <w:vAlign w:val="center"/>
          </w:tcPr>
          <w:p w14:paraId="14776089">
            <w:pPr>
              <w:widowControl/>
              <w:rPr>
                <w:rFonts w:eastAsia="Times New Roman"/>
                <w:sz w:val="18"/>
                <w:szCs w:val="18"/>
                <w:lang w:eastAsia="en-US"/>
              </w:rPr>
            </w:pPr>
          </w:p>
        </w:tc>
        <w:tc>
          <w:tcPr>
            <w:tcW w:w="1416" w:type="dxa"/>
            <w:vMerge w:val="continue"/>
            <w:tcBorders>
              <w:top w:val="single" w:color="000000" w:sz="6" w:space="0"/>
              <w:left w:val="single" w:color="000000" w:sz="6" w:space="0"/>
              <w:bottom w:val="single" w:color="000000" w:sz="6" w:space="0"/>
              <w:right w:val="single" w:color="000000" w:sz="6" w:space="0"/>
            </w:tcBorders>
            <w:vAlign w:val="center"/>
          </w:tcPr>
          <w:p w14:paraId="2B43151D">
            <w:pPr>
              <w:widowControl/>
              <w:rPr>
                <w:rFonts w:eastAsia="Times New Roman"/>
                <w:sz w:val="18"/>
                <w:szCs w:val="18"/>
                <w:lang w:eastAsia="en-US"/>
              </w:rPr>
            </w:pPr>
          </w:p>
        </w:tc>
        <w:tc>
          <w:tcPr>
            <w:tcW w:w="2581" w:type="dxa"/>
            <w:vMerge w:val="continue"/>
            <w:tcBorders>
              <w:top w:val="single" w:color="000000" w:sz="6" w:space="0"/>
              <w:left w:val="single" w:color="000000" w:sz="6" w:space="0"/>
              <w:bottom w:val="single" w:color="000000" w:sz="6" w:space="0"/>
              <w:right w:val="single" w:color="000000" w:sz="6" w:space="0"/>
            </w:tcBorders>
            <w:vAlign w:val="center"/>
          </w:tcPr>
          <w:p w14:paraId="58569469">
            <w:pPr>
              <w:widowControl/>
              <w:rPr>
                <w:rFonts w:eastAsia="Times New Roman"/>
                <w:sz w:val="18"/>
                <w:szCs w:val="18"/>
                <w:lang w:eastAsia="en-US"/>
              </w:rPr>
            </w:pPr>
          </w:p>
        </w:tc>
        <w:tc>
          <w:tcPr>
            <w:tcW w:w="1585" w:type="dxa"/>
            <w:vMerge w:val="continue"/>
            <w:tcBorders>
              <w:top w:val="single" w:color="000000" w:sz="6" w:space="0"/>
              <w:left w:val="single" w:color="000000" w:sz="6" w:space="0"/>
              <w:bottom w:val="single" w:color="000000" w:sz="4" w:space="0"/>
              <w:right w:val="single" w:color="000000" w:sz="6" w:space="0"/>
            </w:tcBorders>
            <w:vAlign w:val="center"/>
          </w:tcPr>
          <w:p w14:paraId="2C0EF197">
            <w:pPr>
              <w:widowControl/>
              <w:rPr>
                <w:rFonts w:eastAsia="Times New Roman"/>
                <w:sz w:val="18"/>
                <w:szCs w:val="18"/>
                <w:lang w:eastAsia="en-US"/>
              </w:rPr>
            </w:pPr>
          </w:p>
        </w:tc>
        <w:tc>
          <w:tcPr>
            <w:tcW w:w="1560" w:type="dxa"/>
            <w:vMerge w:val="continue"/>
            <w:tcBorders>
              <w:top w:val="single" w:color="000000" w:sz="6" w:space="0"/>
              <w:left w:val="single" w:color="000000" w:sz="6" w:space="0"/>
              <w:bottom w:val="single" w:color="000000" w:sz="6" w:space="0"/>
              <w:right w:val="single" w:color="000000" w:sz="6" w:space="0"/>
            </w:tcBorders>
            <w:vAlign w:val="center"/>
          </w:tcPr>
          <w:p w14:paraId="632B430A">
            <w:pPr>
              <w:widowControl/>
              <w:rPr>
                <w:rFonts w:eastAsia="Times New Roman"/>
                <w:sz w:val="18"/>
                <w:szCs w:val="18"/>
                <w:lang w:eastAsia="en-US"/>
              </w:rPr>
            </w:pPr>
          </w:p>
        </w:tc>
        <w:tc>
          <w:tcPr>
            <w:tcW w:w="684" w:type="dxa"/>
            <w:vMerge w:val="continue"/>
            <w:tcBorders>
              <w:top w:val="single" w:color="000000" w:sz="6" w:space="0"/>
              <w:left w:val="single" w:color="000000" w:sz="6" w:space="0"/>
              <w:bottom w:val="single" w:color="000000" w:sz="4" w:space="0"/>
              <w:right w:val="single" w:color="000000" w:sz="6" w:space="0"/>
            </w:tcBorders>
            <w:vAlign w:val="center"/>
          </w:tcPr>
          <w:p w14:paraId="778260C3">
            <w:pPr>
              <w:widowControl/>
              <w:rPr>
                <w:sz w:val="22"/>
                <w:lang w:eastAsia="en-US"/>
              </w:rPr>
            </w:pPr>
          </w:p>
        </w:tc>
      </w:tr>
      <w:tr w14:paraId="7FDE2C89">
        <w:tblPrEx>
          <w:tblCellMar>
            <w:top w:w="0" w:type="dxa"/>
            <w:left w:w="0" w:type="dxa"/>
            <w:bottom w:w="0" w:type="dxa"/>
            <w:right w:w="0" w:type="dxa"/>
          </w:tblCellMar>
        </w:tblPrEx>
        <w:trPr>
          <w:trHeight w:val="732" w:hRule="exact"/>
        </w:trPr>
        <w:tc>
          <w:tcPr>
            <w:tcW w:w="1015" w:type="dxa"/>
            <w:vMerge w:val="continue"/>
            <w:tcBorders>
              <w:top w:val="single" w:color="000000" w:sz="6" w:space="0"/>
              <w:left w:val="single" w:color="000000" w:sz="6" w:space="0"/>
              <w:bottom w:val="single" w:color="000000" w:sz="4" w:space="0"/>
              <w:right w:val="single" w:color="000000" w:sz="6" w:space="0"/>
            </w:tcBorders>
            <w:vAlign w:val="center"/>
          </w:tcPr>
          <w:p w14:paraId="2BB3BFD4">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4" w:space="0"/>
              <w:right w:val="single" w:color="000000" w:sz="6" w:space="0"/>
            </w:tcBorders>
          </w:tcPr>
          <w:p w14:paraId="4A718761">
            <w:pPr>
              <w:spacing w:before="23"/>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13014CE2">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tcBorders>
              <w:top w:val="single" w:color="000000" w:sz="6" w:space="0"/>
              <w:left w:val="single" w:color="000000" w:sz="6" w:space="0"/>
              <w:bottom w:val="single" w:color="000000" w:sz="4" w:space="0"/>
              <w:right w:val="single" w:color="000000" w:sz="6" w:space="0"/>
            </w:tcBorders>
          </w:tcPr>
          <w:p w14:paraId="1A6CCAB6">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6" w:space="0"/>
              <w:left w:val="single" w:color="000000" w:sz="6" w:space="0"/>
              <w:bottom w:val="single" w:color="000000" w:sz="4" w:space="0"/>
              <w:right w:val="single" w:color="000000" w:sz="6" w:space="0"/>
            </w:tcBorders>
          </w:tcPr>
          <w:p w14:paraId="59B78AEA">
            <w:pPr>
              <w:spacing w:after="200" w:line="276" w:lineRule="auto"/>
              <w:rPr>
                <w:sz w:val="22"/>
                <w:lang w:eastAsia="en-US"/>
              </w:rPr>
            </w:pPr>
          </w:p>
        </w:tc>
        <w:tc>
          <w:tcPr>
            <w:tcW w:w="1416" w:type="dxa"/>
            <w:tcBorders>
              <w:top w:val="single" w:color="000000" w:sz="6" w:space="0"/>
              <w:left w:val="single" w:color="000000" w:sz="6" w:space="0"/>
              <w:bottom w:val="single" w:color="000000" w:sz="4" w:space="0"/>
              <w:right w:val="single" w:color="000000" w:sz="6" w:space="0"/>
            </w:tcBorders>
          </w:tcPr>
          <w:p w14:paraId="4F8AD218">
            <w:pPr>
              <w:spacing w:before="23" w:line="276" w:lineRule="auto"/>
              <w:ind w:left="64" w:right="233"/>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e 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4" w:space="0"/>
              <w:right w:val="single" w:color="000000" w:sz="6" w:space="0"/>
            </w:tcBorders>
          </w:tcPr>
          <w:p w14:paraId="37B1CDFE">
            <w:pPr>
              <w:spacing w:before="23" w:line="276" w:lineRule="auto"/>
              <w:ind w:left="64" w:right="11"/>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6" w:space="0"/>
              <w:left w:val="single" w:color="000000" w:sz="6" w:space="0"/>
              <w:bottom w:val="single" w:color="000000" w:sz="4" w:space="0"/>
              <w:right w:val="single" w:color="000000" w:sz="6" w:space="0"/>
            </w:tcBorders>
            <w:vAlign w:val="center"/>
          </w:tcPr>
          <w:p w14:paraId="4D5675E0">
            <w:pPr>
              <w:widowControl/>
              <w:rPr>
                <w:rFonts w:eastAsia="Times New Roman"/>
                <w:sz w:val="18"/>
                <w:szCs w:val="18"/>
                <w:lang w:eastAsia="en-US"/>
              </w:rPr>
            </w:pPr>
          </w:p>
        </w:tc>
        <w:tc>
          <w:tcPr>
            <w:tcW w:w="1560" w:type="dxa"/>
            <w:tcBorders>
              <w:top w:val="single" w:color="000000" w:sz="6" w:space="0"/>
              <w:left w:val="single" w:color="000000" w:sz="6" w:space="0"/>
              <w:bottom w:val="single" w:color="000000" w:sz="4" w:space="0"/>
              <w:right w:val="single" w:color="000000" w:sz="6" w:space="0"/>
            </w:tcBorders>
          </w:tcPr>
          <w:p w14:paraId="1EB4BCB2">
            <w:pPr>
              <w:spacing w:before="3" w:line="260" w:lineRule="exact"/>
              <w:rPr>
                <w:sz w:val="26"/>
                <w:szCs w:val="26"/>
              </w:rPr>
            </w:pPr>
          </w:p>
          <w:p w14:paraId="495A741E">
            <w:pPr>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84" w:type="dxa"/>
            <w:vMerge w:val="continue"/>
            <w:tcBorders>
              <w:top w:val="single" w:color="000000" w:sz="6" w:space="0"/>
              <w:left w:val="single" w:color="000000" w:sz="6" w:space="0"/>
              <w:bottom w:val="single" w:color="000000" w:sz="4" w:space="0"/>
              <w:right w:val="single" w:color="000000" w:sz="6" w:space="0"/>
            </w:tcBorders>
            <w:vAlign w:val="center"/>
          </w:tcPr>
          <w:p w14:paraId="7D4581A8">
            <w:pPr>
              <w:widowControl/>
              <w:rPr>
                <w:sz w:val="22"/>
                <w:lang w:eastAsia="en-US"/>
              </w:rPr>
            </w:pPr>
          </w:p>
        </w:tc>
      </w:tr>
      <w:tr w14:paraId="637E4D45">
        <w:tblPrEx>
          <w:tblCellMar>
            <w:top w:w="0" w:type="dxa"/>
            <w:left w:w="0" w:type="dxa"/>
            <w:bottom w:w="0" w:type="dxa"/>
            <w:right w:w="0" w:type="dxa"/>
          </w:tblCellMar>
        </w:tblPrEx>
        <w:trPr>
          <w:trHeight w:val="353" w:hRule="atLeast"/>
        </w:trPr>
        <w:tc>
          <w:tcPr>
            <w:tcW w:w="1015" w:type="dxa"/>
            <w:vMerge w:val="restart"/>
            <w:tcBorders>
              <w:top w:val="single" w:color="000000" w:sz="4" w:space="0"/>
              <w:left w:val="single" w:color="000000" w:sz="6" w:space="0"/>
              <w:bottom w:val="single" w:color="000000" w:sz="4" w:space="0"/>
              <w:right w:val="single" w:color="000000" w:sz="6" w:space="0"/>
            </w:tcBorders>
          </w:tcPr>
          <w:p w14:paraId="440B4D61">
            <w:pPr>
              <w:spacing w:before="3" w:line="100" w:lineRule="exact"/>
              <w:rPr>
                <w:sz w:val="10"/>
                <w:szCs w:val="10"/>
              </w:rPr>
            </w:pPr>
          </w:p>
          <w:p w14:paraId="1848F0C2">
            <w:pPr>
              <w:spacing w:line="200" w:lineRule="exact"/>
              <w:rPr>
                <w:sz w:val="20"/>
                <w:szCs w:val="20"/>
              </w:rPr>
            </w:pPr>
          </w:p>
          <w:p w14:paraId="4DD6B456">
            <w:pPr>
              <w:spacing w:line="200" w:lineRule="exact"/>
              <w:rPr>
                <w:sz w:val="20"/>
                <w:szCs w:val="20"/>
              </w:rPr>
            </w:pPr>
          </w:p>
          <w:p w14:paraId="13B1F370">
            <w:pPr>
              <w:ind w:left="64" w:right="-20"/>
              <w:rPr>
                <w:rFonts w:eastAsia="Times New Roman"/>
                <w:sz w:val="18"/>
                <w:szCs w:val="18"/>
              </w:rPr>
            </w:pPr>
            <w:r>
              <w:rPr>
                <w:rFonts w:eastAsia="Times New Roman"/>
                <w:spacing w:val="-2"/>
                <w:sz w:val="18"/>
                <w:szCs w:val="18"/>
              </w:rPr>
              <w:t>S</w:t>
            </w:r>
            <w:r>
              <w:rPr>
                <w:rFonts w:eastAsia="Times New Roman"/>
                <w:sz w:val="18"/>
                <w:szCs w:val="18"/>
              </w:rPr>
              <w:t>te</w:t>
            </w:r>
            <w:r>
              <w:rPr>
                <w:rFonts w:eastAsia="Times New Roman"/>
                <w:spacing w:val="-1"/>
                <w:sz w:val="18"/>
                <w:szCs w:val="18"/>
              </w:rPr>
              <w:t>a</w:t>
            </w:r>
            <w:r>
              <w:rPr>
                <w:rFonts w:eastAsia="Times New Roman"/>
                <w:sz w:val="18"/>
                <w:szCs w:val="18"/>
              </w:rPr>
              <w:t>m</w:t>
            </w:r>
          </w:p>
          <w:p w14:paraId="549B0F09">
            <w:pPr>
              <w:spacing w:before="33"/>
              <w:ind w:left="64" w:right="-20"/>
              <w:rPr>
                <w:rFonts w:eastAsia="Times New Roman"/>
                <w:sz w:val="18"/>
                <w:szCs w:val="18"/>
              </w:rPr>
            </w:pPr>
            <w:r>
              <w:rPr>
                <w:rFonts w:eastAsia="Times New Roman"/>
                <w:spacing w:val="1"/>
                <w:sz w:val="18"/>
                <w:szCs w:val="18"/>
              </w:rPr>
              <w:t>0</w:t>
            </w:r>
            <w:r>
              <w:rPr>
                <w:rFonts w:eastAsia="Times New Roman"/>
                <w:sz w:val="18"/>
                <w:szCs w:val="18"/>
              </w:rPr>
              <w:t>.</w:t>
            </w:r>
            <w:r>
              <w:rPr>
                <w:rFonts w:eastAsia="Times New Roman"/>
                <w:spacing w:val="-1"/>
                <w:sz w:val="18"/>
                <w:szCs w:val="18"/>
              </w:rPr>
              <w:t>4</w:t>
            </w:r>
            <w:r>
              <w:rPr>
                <w:rFonts w:eastAsia="Times New Roman"/>
                <w:spacing w:val="-2"/>
                <w:sz w:val="18"/>
                <w:szCs w:val="18"/>
              </w:rPr>
              <w:t>M</w:t>
            </w:r>
            <w:r>
              <w:rPr>
                <w:rFonts w:eastAsia="Times New Roman"/>
                <w:spacing w:val="3"/>
                <w:sz w:val="18"/>
                <w:szCs w:val="18"/>
              </w:rPr>
              <w:t>P</w:t>
            </w:r>
            <w:r>
              <w:rPr>
                <w:rFonts w:eastAsia="Times New Roman"/>
                <w:sz w:val="18"/>
                <w:szCs w:val="18"/>
              </w:rPr>
              <w:t xml:space="preserve">a </w:t>
            </w:r>
            <w:r>
              <w:rPr>
                <w:rFonts w:eastAsia="Times New Roman"/>
                <w:spacing w:val="-1"/>
                <w:sz w:val="18"/>
                <w:szCs w:val="18"/>
              </w:rPr>
              <w:t>a</w:t>
            </w:r>
            <w:r>
              <w:rPr>
                <w:rFonts w:eastAsia="Times New Roman"/>
                <w:spacing w:val="1"/>
                <w:sz w:val="18"/>
                <w:szCs w:val="18"/>
              </w:rPr>
              <w:t>n</w:t>
            </w:r>
            <w:r>
              <w:rPr>
                <w:rFonts w:eastAsia="Times New Roman"/>
                <w:sz w:val="18"/>
                <w:szCs w:val="18"/>
              </w:rPr>
              <w:t>d</w:t>
            </w:r>
          </w:p>
          <w:p w14:paraId="7FD2D2F1">
            <w:pPr>
              <w:spacing w:before="33"/>
              <w:ind w:left="64" w:right="-20"/>
              <w:rPr>
                <w:rFonts w:eastAsia="Times New Roman"/>
                <w:sz w:val="18"/>
                <w:szCs w:val="18"/>
                <w:lang w:eastAsia="en-US"/>
              </w:rPr>
            </w:pPr>
            <w:r>
              <w:rPr>
                <w:rFonts w:eastAsia="Times New Roman"/>
                <w:sz w:val="18"/>
                <w:szCs w:val="18"/>
              </w:rPr>
              <w:t>Dr</w:t>
            </w:r>
            <w:r>
              <w:rPr>
                <w:rFonts w:eastAsia="Times New Roman"/>
                <w:spacing w:val="-1"/>
                <w:sz w:val="18"/>
                <w:szCs w:val="18"/>
              </w:rPr>
              <w:t>a</w:t>
            </w:r>
            <w:r>
              <w:rPr>
                <w:rFonts w:eastAsia="Times New Roman"/>
                <w:sz w:val="18"/>
                <w:szCs w:val="18"/>
              </w:rPr>
              <w:t>in</w:t>
            </w:r>
          </w:p>
        </w:tc>
        <w:tc>
          <w:tcPr>
            <w:tcW w:w="991" w:type="dxa"/>
            <w:tcBorders>
              <w:top w:val="single" w:color="000000" w:sz="4" w:space="0"/>
              <w:left w:val="single" w:color="000000" w:sz="6" w:space="0"/>
              <w:bottom w:val="single" w:color="000000" w:sz="6" w:space="0"/>
              <w:right w:val="single" w:color="000000" w:sz="6" w:space="0"/>
            </w:tcBorders>
          </w:tcPr>
          <w:p w14:paraId="565542F9">
            <w:pPr>
              <w:spacing w:before="23"/>
              <w:ind w:left="64" w:right="-20"/>
              <w:rPr>
                <w:rFonts w:eastAsia="Times New Roman"/>
                <w:sz w:val="18"/>
                <w:szCs w:val="18"/>
                <w:lang w:eastAsia="en-US"/>
              </w:rPr>
            </w:pPr>
            <w:r>
              <w:rPr>
                <w:rFonts w:eastAsia="Times New Roman"/>
                <w:spacing w:val="1"/>
                <w:sz w:val="18"/>
                <w:szCs w:val="18"/>
              </w:rPr>
              <w:t>5</w:t>
            </w:r>
            <w:r>
              <w:rPr>
                <w:rFonts w:eastAsia="Times New Roman"/>
                <w:sz w:val="18"/>
                <w:szCs w:val="18"/>
              </w:rPr>
              <w:t>0</w:t>
            </w:r>
            <w:r>
              <w:rPr>
                <w:rFonts w:eastAsia="Times New Roman"/>
                <w:spacing w:val="1"/>
                <w:sz w:val="18"/>
                <w:szCs w:val="18"/>
              </w:rPr>
              <w:t xml:space="preserve"> </w:t>
            </w:r>
            <w:r>
              <w:rPr>
                <w:rFonts w:eastAsia="Times New Roman"/>
                <w:sz w:val="18"/>
                <w:szCs w:val="18"/>
              </w:rPr>
              <w:t>&amp;</w:t>
            </w:r>
            <w:r>
              <w:rPr>
                <w:rFonts w:eastAsia="Times New Roman"/>
                <w:spacing w:val="-1"/>
                <w:sz w:val="18"/>
                <w:szCs w:val="18"/>
              </w:rPr>
              <w:t xml:space="preserve"> 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850" w:type="dxa"/>
            <w:vMerge w:val="restart"/>
            <w:tcBorders>
              <w:top w:val="single" w:color="000000" w:sz="4" w:space="0"/>
              <w:left w:val="single" w:color="000000" w:sz="6" w:space="0"/>
              <w:bottom w:val="single" w:color="000000" w:sz="6" w:space="0"/>
              <w:right w:val="single" w:color="000000" w:sz="6" w:space="0"/>
            </w:tcBorders>
          </w:tcPr>
          <w:p w14:paraId="6C29A175">
            <w:pPr>
              <w:spacing w:before="3" w:line="260" w:lineRule="exact"/>
              <w:rPr>
                <w:sz w:val="26"/>
                <w:szCs w:val="26"/>
              </w:rPr>
            </w:pPr>
          </w:p>
          <w:p w14:paraId="3A49C3F6">
            <w:pPr>
              <w:spacing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tc>
        <w:tc>
          <w:tcPr>
            <w:tcW w:w="682" w:type="dxa"/>
            <w:vMerge w:val="restart"/>
            <w:tcBorders>
              <w:top w:val="single" w:color="000000" w:sz="4" w:space="0"/>
              <w:left w:val="single" w:color="000000" w:sz="6" w:space="0"/>
              <w:bottom w:val="single" w:color="000000" w:sz="6" w:space="0"/>
              <w:right w:val="single" w:color="000000" w:sz="6" w:space="0"/>
            </w:tcBorders>
          </w:tcPr>
          <w:p w14:paraId="4EDB6D49">
            <w:pPr>
              <w:spacing w:before="23"/>
              <w:ind w:left="234" w:right="214"/>
              <w:jc w:val="center"/>
              <w:rPr>
                <w:rFonts w:eastAsia="Times New Roman"/>
                <w:sz w:val="18"/>
                <w:szCs w:val="18"/>
                <w:lang w:eastAsia="en-US"/>
              </w:rPr>
            </w:pPr>
            <w:r>
              <w:rPr>
                <w:rFonts w:eastAsia="Times New Roman"/>
                <w:sz w:val="18"/>
                <w:szCs w:val="18"/>
              </w:rPr>
              <w:t>A</w:t>
            </w:r>
          </w:p>
        </w:tc>
        <w:tc>
          <w:tcPr>
            <w:tcW w:w="1416" w:type="dxa"/>
            <w:vMerge w:val="restart"/>
            <w:tcBorders>
              <w:top w:val="single" w:color="000000" w:sz="4" w:space="0"/>
              <w:left w:val="single" w:color="000000" w:sz="6" w:space="0"/>
              <w:bottom w:val="single" w:color="000000" w:sz="6" w:space="0"/>
              <w:right w:val="single" w:color="000000" w:sz="6" w:space="0"/>
            </w:tcBorders>
          </w:tcPr>
          <w:p w14:paraId="2F8C76EB">
            <w:pPr>
              <w:spacing w:before="23"/>
              <w:ind w:left="64" w:right="315"/>
              <w:rPr>
                <w:rFonts w:eastAsia="Times New Roman"/>
                <w:sz w:val="18"/>
                <w:szCs w:val="18"/>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bu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p>
          <w:p w14:paraId="637965E7">
            <w:pPr>
              <w:spacing w:before="1"/>
              <w:ind w:left="64" w:right="-20"/>
              <w:rPr>
                <w:rFonts w:eastAsia="Times New Roman"/>
                <w:sz w:val="18"/>
                <w:szCs w:val="18"/>
                <w:lang w:eastAsia="en-US"/>
              </w:rPr>
            </w:pP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vMerge w:val="restart"/>
            <w:tcBorders>
              <w:top w:val="single" w:color="000000" w:sz="4" w:space="0"/>
              <w:left w:val="single" w:color="000000" w:sz="6" w:space="0"/>
              <w:bottom w:val="single" w:color="000000" w:sz="6" w:space="0"/>
              <w:right w:val="single" w:color="000000" w:sz="6" w:space="0"/>
            </w:tcBorders>
          </w:tcPr>
          <w:p w14:paraId="169C06F7">
            <w:pPr>
              <w:tabs>
                <w:tab w:val="left" w:pos="580"/>
              </w:tabs>
              <w:spacing w:before="23" w:line="276" w:lineRule="auto"/>
              <w:ind w:left="64" w:right="16"/>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st</w:t>
            </w:r>
            <w:r>
              <w:rPr>
                <w:rFonts w:eastAsia="Times New Roman"/>
                <w:sz w:val="18"/>
                <w:szCs w:val="18"/>
              </w:rPr>
              <w:tab/>
            </w:r>
            <w:r>
              <w:rPr>
                <w:rFonts w:eastAsia="Times New Roman"/>
                <w:sz w:val="18"/>
                <w:szCs w:val="18"/>
              </w:rPr>
              <w:t>st</w:t>
            </w:r>
            <w:r>
              <w:rPr>
                <w:rFonts w:eastAsia="Times New Roman"/>
                <w:spacing w:val="-1"/>
                <w:sz w:val="18"/>
                <w:szCs w:val="18"/>
              </w:rPr>
              <w:t>ee</w:t>
            </w:r>
            <w:r>
              <w:rPr>
                <w:rFonts w:eastAsia="Times New Roman"/>
                <w:sz w:val="18"/>
                <w:szCs w:val="18"/>
              </w:rPr>
              <w:t xml:space="preserve">l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vMerge w:val="restart"/>
            <w:tcBorders>
              <w:top w:val="single" w:color="000000" w:sz="4" w:space="0"/>
              <w:left w:val="single" w:color="000000" w:sz="6" w:space="0"/>
              <w:bottom w:val="single" w:color="000000" w:sz="4" w:space="0"/>
              <w:right w:val="single" w:color="000000" w:sz="6" w:space="0"/>
            </w:tcBorders>
          </w:tcPr>
          <w:p w14:paraId="1D030403">
            <w:pPr>
              <w:tabs>
                <w:tab w:val="left" w:pos="480"/>
                <w:tab w:val="left" w:pos="960"/>
              </w:tabs>
              <w:spacing w:before="23"/>
              <w:ind w:left="64" w:right="-20"/>
              <w:rPr>
                <w:rFonts w:eastAsia="Times New Roman"/>
                <w:sz w:val="18"/>
                <w:szCs w:val="18"/>
              </w:rPr>
            </w:pPr>
            <w:r>
              <w:rPr>
                <w:rFonts w:eastAsia="Times New Roman"/>
                <w:spacing w:val="-3"/>
                <w:sz w:val="18"/>
                <w:szCs w:val="18"/>
              </w:rPr>
              <w:t>A</w:t>
            </w:r>
            <w:r>
              <w:rPr>
                <w:rFonts w:eastAsia="Times New Roman"/>
                <w:sz w:val="18"/>
                <w:szCs w:val="18"/>
              </w:rPr>
              <w:t>s</w:t>
            </w:r>
            <w:r>
              <w:rPr>
                <w:rFonts w:eastAsia="Times New Roman"/>
                <w:sz w:val="18"/>
                <w:szCs w:val="18"/>
              </w:rPr>
              <w:tab/>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z w:val="18"/>
                <w:szCs w:val="18"/>
              </w:rPr>
              <w:tab/>
            </w:r>
            <w:r>
              <w:rPr>
                <w:rFonts w:eastAsia="Times New Roman"/>
                <w:spacing w:val="-3"/>
                <w:sz w:val="18"/>
                <w:szCs w:val="18"/>
              </w:rPr>
              <w:t>G</w:t>
            </w:r>
            <w:r>
              <w:rPr>
                <w:rFonts w:eastAsia="Times New Roman"/>
                <w:sz w:val="18"/>
                <w:szCs w:val="18"/>
              </w:rPr>
              <w:t>B/CB</w:t>
            </w:r>
          </w:p>
          <w:p w14:paraId="433B4F9F">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60" w:type="dxa"/>
            <w:vMerge w:val="restart"/>
            <w:tcBorders>
              <w:top w:val="single" w:color="000000" w:sz="4" w:space="0"/>
              <w:left w:val="single" w:color="000000" w:sz="6" w:space="0"/>
              <w:bottom w:val="single" w:color="000000" w:sz="6" w:space="0"/>
              <w:right w:val="single" w:color="000000" w:sz="6" w:space="0"/>
            </w:tcBorders>
          </w:tcPr>
          <w:p w14:paraId="43B3088E">
            <w:pPr>
              <w:spacing w:before="23"/>
              <w:ind w:left="66" w:right="11"/>
              <w:rPr>
                <w:rFonts w:eastAsia="Times New Roman"/>
                <w:sz w:val="18"/>
                <w:szCs w:val="18"/>
              </w:rPr>
            </w:pPr>
            <w:r>
              <w:rPr>
                <w:rFonts w:eastAsia="Times New Roman"/>
                <w:sz w:val="18"/>
                <w:szCs w:val="18"/>
              </w:rPr>
              <w:t>C</w:t>
            </w:r>
            <w:r>
              <w:rPr>
                <w:rFonts w:eastAsia="Times New Roman"/>
                <w:spacing w:val="-1"/>
                <w:sz w:val="18"/>
                <w:szCs w:val="18"/>
              </w:rPr>
              <w:t>a</w:t>
            </w:r>
            <w:r>
              <w:rPr>
                <w:rFonts w:eastAsia="Times New Roman"/>
                <w:sz w:val="18"/>
                <w:szCs w:val="18"/>
              </w:rPr>
              <w:t>st st</w:t>
            </w:r>
            <w:r>
              <w:rPr>
                <w:rFonts w:eastAsia="Times New Roman"/>
                <w:spacing w:val="-1"/>
                <w:sz w:val="18"/>
                <w:szCs w:val="18"/>
              </w:rPr>
              <w:t>ee</w:t>
            </w:r>
            <w:r>
              <w:rPr>
                <w:rFonts w:eastAsia="Times New Roman"/>
                <w:sz w:val="18"/>
                <w:szCs w:val="18"/>
              </w:rPr>
              <w:t xml:space="preserve">ls </w:t>
            </w:r>
            <w:r>
              <w:rPr>
                <w:rFonts w:eastAsia="Times New Roman"/>
                <w:spacing w:val="1"/>
                <w:sz w:val="18"/>
                <w:szCs w:val="18"/>
              </w:rPr>
              <w:t>o</w:t>
            </w:r>
            <w:r>
              <w:rPr>
                <w:rFonts w:eastAsia="Times New Roman"/>
                <w:sz w:val="18"/>
                <w:szCs w:val="18"/>
              </w:rPr>
              <w:t xml:space="preserve">r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 xml:space="preserve">d </w:t>
            </w:r>
            <w:r>
              <w:rPr>
                <w:rFonts w:eastAsia="Times New Roman"/>
                <w:spacing w:val="26"/>
                <w:sz w:val="18"/>
                <w:szCs w:val="18"/>
              </w:rPr>
              <w:t xml:space="preserve"> </w:t>
            </w:r>
            <w:r>
              <w:rPr>
                <w:rFonts w:eastAsia="Times New Roman"/>
                <w:sz w:val="18"/>
                <w:szCs w:val="18"/>
              </w:rPr>
              <w:t>st</w:t>
            </w:r>
            <w:r>
              <w:rPr>
                <w:rFonts w:eastAsia="Times New Roman"/>
                <w:spacing w:val="-1"/>
                <w:sz w:val="18"/>
                <w:szCs w:val="18"/>
              </w:rPr>
              <w:t>ee</w:t>
            </w:r>
            <w:r>
              <w:rPr>
                <w:rFonts w:eastAsia="Times New Roman"/>
                <w:sz w:val="18"/>
                <w:szCs w:val="18"/>
              </w:rPr>
              <w:t xml:space="preserve">l </w:t>
            </w:r>
            <w:r>
              <w:rPr>
                <w:rFonts w:eastAsia="Times New Roman"/>
                <w:spacing w:val="28"/>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p>
          <w:p w14:paraId="6B02DDE8">
            <w:pPr>
              <w:spacing w:before="1"/>
              <w:ind w:left="66" w:right="790"/>
              <w:rPr>
                <w:rFonts w:eastAsia="Times New Roman"/>
                <w:sz w:val="18"/>
                <w:szCs w:val="18"/>
                <w:lang w:eastAsia="en-US"/>
              </w:rPr>
            </w:pP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pacing w:val="1"/>
                <w:sz w:val="18"/>
                <w:szCs w:val="18"/>
              </w:rPr>
              <w:t>h</w:t>
            </w:r>
            <w:r>
              <w:rPr>
                <w:rFonts w:eastAsia="Times New Roman"/>
                <w:spacing w:val="-1"/>
                <w:sz w:val="18"/>
                <w:szCs w:val="18"/>
              </w:rPr>
              <w:t>e</w:t>
            </w:r>
            <w:r>
              <w:rPr>
                <w:rFonts w:eastAsia="Times New Roman"/>
                <w:sz w:val="18"/>
                <w:szCs w:val="18"/>
              </w:rPr>
              <w:t>s</w:t>
            </w:r>
          </w:p>
        </w:tc>
        <w:tc>
          <w:tcPr>
            <w:tcW w:w="684" w:type="dxa"/>
            <w:vMerge w:val="restart"/>
            <w:tcBorders>
              <w:top w:val="single" w:color="000000" w:sz="4" w:space="0"/>
              <w:left w:val="single" w:color="000000" w:sz="6" w:space="0"/>
              <w:bottom w:val="single" w:color="000000" w:sz="6" w:space="0"/>
              <w:right w:val="single" w:color="000000" w:sz="6" w:space="0"/>
            </w:tcBorders>
          </w:tcPr>
          <w:p w14:paraId="34081ADC">
            <w:pPr>
              <w:spacing w:after="200" w:line="276" w:lineRule="auto"/>
              <w:rPr>
                <w:sz w:val="22"/>
                <w:lang w:eastAsia="en-US"/>
              </w:rPr>
            </w:pPr>
          </w:p>
        </w:tc>
      </w:tr>
      <w:tr w14:paraId="0FE70864">
        <w:tblPrEx>
          <w:tblCellMar>
            <w:top w:w="0" w:type="dxa"/>
            <w:left w:w="0" w:type="dxa"/>
            <w:bottom w:w="0" w:type="dxa"/>
            <w:right w:w="0" w:type="dxa"/>
          </w:tblCellMar>
        </w:tblPrEx>
        <w:trPr>
          <w:trHeight w:val="619" w:hRule="atLeast"/>
        </w:trPr>
        <w:tc>
          <w:tcPr>
            <w:tcW w:w="1015" w:type="dxa"/>
            <w:vMerge w:val="continue"/>
            <w:tcBorders>
              <w:top w:val="single" w:color="000000" w:sz="4" w:space="0"/>
              <w:left w:val="single" w:color="000000" w:sz="6" w:space="0"/>
              <w:bottom w:val="single" w:color="000000" w:sz="4" w:space="0"/>
              <w:right w:val="single" w:color="000000" w:sz="6" w:space="0"/>
            </w:tcBorders>
            <w:vAlign w:val="center"/>
          </w:tcPr>
          <w:p w14:paraId="3876440A">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6" w:space="0"/>
              <w:right w:val="single" w:color="000000" w:sz="6" w:space="0"/>
            </w:tcBorders>
          </w:tcPr>
          <w:p w14:paraId="5AD8D431">
            <w:pPr>
              <w:spacing w:before="23"/>
              <w:ind w:left="64" w:right="-20"/>
              <w:rPr>
                <w:rFonts w:eastAsia="Times New Roman"/>
                <w:sz w:val="18"/>
                <w:szCs w:val="18"/>
                <w:lang w:eastAsia="en-US"/>
              </w:rPr>
            </w:pPr>
            <w:r>
              <w:rPr>
                <w:rFonts w:eastAsia="Times New Roman"/>
                <w:spacing w:val="1"/>
                <w:sz w:val="18"/>
                <w:szCs w:val="18"/>
              </w:rPr>
              <w:t>40</w:t>
            </w:r>
          </w:p>
        </w:tc>
        <w:tc>
          <w:tcPr>
            <w:tcW w:w="1532" w:type="dxa"/>
            <w:vMerge w:val="continue"/>
            <w:tcBorders>
              <w:top w:val="single" w:color="000000" w:sz="4" w:space="0"/>
              <w:left w:val="single" w:color="000000" w:sz="6" w:space="0"/>
              <w:bottom w:val="single" w:color="000000" w:sz="6" w:space="0"/>
              <w:right w:val="single" w:color="000000" w:sz="6" w:space="0"/>
            </w:tcBorders>
            <w:vAlign w:val="center"/>
          </w:tcPr>
          <w:p w14:paraId="27130136">
            <w:pPr>
              <w:widowControl/>
              <w:rPr>
                <w:rFonts w:eastAsia="Times New Roman"/>
                <w:sz w:val="18"/>
                <w:szCs w:val="18"/>
                <w:lang w:eastAsia="en-US"/>
              </w:rPr>
            </w:pPr>
          </w:p>
        </w:tc>
        <w:tc>
          <w:tcPr>
            <w:tcW w:w="682" w:type="dxa"/>
            <w:vMerge w:val="continue"/>
            <w:tcBorders>
              <w:top w:val="single" w:color="000000" w:sz="4" w:space="0"/>
              <w:left w:val="single" w:color="000000" w:sz="6" w:space="0"/>
              <w:bottom w:val="single" w:color="000000" w:sz="6" w:space="0"/>
              <w:right w:val="single" w:color="000000" w:sz="6" w:space="0"/>
            </w:tcBorders>
            <w:vAlign w:val="center"/>
          </w:tcPr>
          <w:p w14:paraId="7CE1E715">
            <w:pPr>
              <w:widowControl/>
              <w:rPr>
                <w:rFonts w:eastAsia="Times New Roman"/>
                <w:sz w:val="18"/>
                <w:szCs w:val="18"/>
                <w:lang w:eastAsia="en-US"/>
              </w:rPr>
            </w:pPr>
          </w:p>
        </w:tc>
        <w:tc>
          <w:tcPr>
            <w:tcW w:w="1416" w:type="dxa"/>
            <w:vMerge w:val="continue"/>
            <w:tcBorders>
              <w:top w:val="single" w:color="000000" w:sz="4" w:space="0"/>
              <w:left w:val="single" w:color="000000" w:sz="6" w:space="0"/>
              <w:bottom w:val="single" w:color="000000" w:sz="6" w:space="0"/>
              <w:right w:val="single" w:color="000000" w:sz="6" w:space="0"/>
            </w:tcBorders>
            <w:vAlign w:val="center"/>
          </w:tcPr>
          <w:p w14:paraId="3C78E95F">
            <w:pPr>
              <w:widowControl/>
              <w:rPr>
                <w:rFonts w:eastAsia="Times New Roman"/>
                <w:sz w:val="18"/>
                <w:szCs w:val="18"/>
                <w:lang w:eastAsia="en-US"/>
              </w:rPr>
            </w:pPr>
          </w:p>
        </w:tc>
        <w:tc>
          <w:tcPr>
            <w:tcW w:w="2581" w:type="dxa"/>
            <w:vMerge w:val="continue"/>
            <w:tcBorders>
              <w:top w:val="single" w:color="000000" w:sz="4" w:space="0"/>
              <w:left w:val="single" w:color="000000" w:sz="6" w:space="0"/>
              <w:bottom w:val="single" w:color="000000" w:sz="6" w:space="0"/>
              <w:right w:val="single" w:color="000000" w:sz="6" w:space="0"/>
            </w:tcBorders>
            <w:vAlign w:val="center"/>
          </w:tcPr>
          <w:p w14:paraId="468BA579">
            <w:pPr>
              <w:widowControl/>
              <w:rPr>
                <w:rFonts w:eastAsia="Times New Roman"/>
                <w:sz w:val="18"/>
                <w:szCs w:val="18"/>
                <w:lang w:eastAsia="en-US"/>
              </w:rPr>
            </w:pPr>
          </w:p>
        </w:tc>
        <w:tc>
          <w:tcPr>
            <w:tcW w:w="1585" w:type="dxa"/>
            <w:vMerge w:val="continue"/>
            <w:tcBorders>
              <w:top w:val="single" w:color="000000" w:sz="4" w:space="0"/>
              <w:left w:val="single" w:color="000000" w:sz="6" w:space="0"/>
              <w:bottom w:val="single" w:color="000000" w:sz="4" w:space="0"/>
              <w:right w:val="single" w:color="000000" w:sz="6" w:space="0"/>
            </w:tcBorders>
            <w:vAlign w:val="center"/>
          </w:tcPr>
          <w:p w14:paraId="2470F98B">
            <w:pPr>
              <w:widowControl/>
              <w:rPr>
                <w:rFonts w:eastAsia="Times New Roman"/>
                <w:sz w:val="18"/>
                <w:szCs w:val="18"/>
                <w:lang w:eastAsia="en-US"/>
              </w:rPr>
            </w:pPr>
          </w:p>
        </w:tc>
        <w:tc>
          <w:tcPr>
            <w:tcW w:w="1560" w:type="dxa"/>
            <w:vMerge w:val="continue"/>
            <w:tcBorders>
              <w:top w:val="single" w:color="000000" w:sz="4" w:space="0"/>
              <w:left w:val="single" w:color="000000" w:sz="6" w:space="0"/>
              <w:bottom w:val="single" w:color="000000" w:sz="6" w:space="0"/>
              <w:right w:val="single" w:color="000000" w:sz="6" w:space="0"/>
            </w:tcBorders>
            <w:vAlign w:val="center"/>
          </w:tcPr>
          <w:p w14:paraId="7DDBA6EE">
            <w:pPr>
              <w:widowControl/>
              <w:rPr>
                <w:rFonts w:eastAsia="Times New Roman"/>
                <w:sz w:val="18"/>
                <w:szCs w:val="18"/>
                <w:lang w:eastAsia="en-US"/>
              </w:rPr>
            </w:pPr>
          </w:p>
        </w:tc>
        <w:tc>
          <w:tcPr>
            <w:tcW w:w="684" w:type="dxa"/>
            <w:vMerge w:val="continue"/>
            <w:tcBorders>
              <w:top w:val="single" w:color="000000" w:sz="4" w:space="0"/>
              <w:left w:val="single" w:color="000000" w:sz="6" w:space="0"/>
              <w:bottom w:val="single" w:color="000000" w:sz="6" w:space="0"/>
              <w:right w:val="single" w:color="000000" w:sz="6" w:space="0"/>
            </w:tcBorders>
            <w:vAlign w:val="center"/>
          </w:tcPr>
          <w:p w14:paraId="2C052784">
            <w:pPr>
              <w:widowControl/>
              <w:rPr>
                <w:sz w:val="22"/>
                <w:lang w:eastAsia="en-US"/>
              </w:rPr>
            </w:pPr>
          </w:p>
        </w:tc>
      </w:tr>
      <w:tr w14:paraId="61D61B3E">
        <w:tblPrEx>
          <w:tblCellMar>
            <w:top w:w="0" w:type="dxa"/>
            <w:left w:w="0" w:type="dxa"/>
            <w:bottom w:w="0" w:type="dxa"/>
            <w:right w:w="0" w:type="dxa"/>
          </w:tblCellMar>
        </w:tblPrEx>
        <w:trPr>
          <w:trHeight w:val="355" w:hRule="atLeast"/>
        </w:trPr>
        <w:tc>
          <w:tcPr>
            <w:tcW w:w="1015" w:type="dxa"/>
            <w:vMerge w:val="continue"/>
            <w:tcBorders>
              <w:top w:val="single" w:color="000000" w:sz="4" w:space="0"/>
              <w:left w:val="single" w:color="000000" w:sz="6" w:space="0"/>
              <w:bottom w:val="single" w:color="000000" w:sz="4" w:space="0"/>
              <w:right w:val="single" w:color="000000" w:sz="6" w:space="0"/>
            </w:tcBorders>
            <w:vAlign w:val="center"/>
          </w:tcPr>
          <w:p w14:paraId="73F5681C">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6" w:space="0"/>
              <w:right w:val="single" w:color="000000" w:sz="6" w:space="0"/>
            </w:tcBorders>
          </w:tcPr>
          <w:p w14:paraId="27A97BE0">
            <w:pPr>
              <w:spacing w:before="23"/>
              <w:ind w:left="64" w:right="-20"/>
              <w:rPr>
                <w:rFonts w:eastAsia="Times New Roman"/>
                <w:sz w:val="18"/>
                <w:szCs w:val="18"/>
                <w:lang w:eastAsia="en-US"/>
              </w:rPr>
            </w:pPr>
            <w:r>
              <w:rPr>
                <w:rFonts w:eastAsia="Times New Roman"/>
                <w:spacing w:val="1"/>
                <w:sz w:val="18"/>
                <w:szCs w:val="18"/>
              </w:rPr>
              <w:t>25</w:t>
            </w:r>
            <w:r>
              <w:rPr>
                <w:rFonts w:eastAsia="Times New Roman"/>
                <w:spacing w:val="-2"/>
                <w:sz w:val="18"/>
                <w:szCs w:val="18"/>
              </w:rPr>
              <w:t>-</w:t>
            </w:r>
            <w:r>
              <w:rPr>
                <w:rFonts w:eastAsia="Times New Roman"/>
                <w:spacing w:val="1"/>
                <w:sz w:val="18"/>
                <w:szCs w:val="18"/>
              </w:rPr>
              <w:t>15</w:t>
            </w:r>
          </w:p>
        </w:tc>
        <w:tc>
          <w:tcPr>
            <w:tcW w:w="1532" w:type="dxa"/>
            <w:vMerge w:val="continue"/>
            <w:tcBorders>
              <w:top w:val="single" w:color="000000" w:sz="4" w:space="0"/>
              <w:left w:val="single" w:color="000000" w:sz="6" w:space="0"/>
              <w:bottom w:val="single" w:color="000000" w:sz="6" w:space="0"/>
              <w:right w:val="single" w:color="000000" w:sz="6" w:space="0"/>
            </w:tcBorders>
            <w:vAlign w:val="center"/>
          </w:tcPr>
          <w:p w14:paraId="606CC452">
            <w:pPr>
              <w:widowControl/>
              <w:rPr>
                <w:rFonts w:eastAsia="Times New Roman"/>
                <w:sz w:val="18"/>
                <w:szCs w:val="18"/>
                <w:lang w:eastAsia="en-US"/>
              </w:rPr>
            </w:pPr>
          </w:p>
        </w:tc>
        <w:tc>
          <w:tcPr>
            <w:tcW w:w="682" w:type="dxa"/>
            <w:vMerge w:val="continue"/>
            <w:tcBorders>
              <w:top w:val="single" w:color="000000" w:sz="4" w:space="0"/>
              <w:left w:val="single" w:color="000000" w:sz="6" w:space="0"/>
              <w:bottom w:val="single" w:color="000000" w:sz="6" w:space="0"/>
              <w:right w:val="single" w:color="000000" w:sz="6" w:space="0"/>
            </w:tcBorders>
            <w:vAlign w:val="center"/>
          </w:tcPr>
          <w:p w14:paraId="1EB463AE">
            <w:pPr>
              <w:widowControl/>
              <w:rPr>
                <w:rFonts w:eastAsia="Times New Roman"/>
                <w:sz w:val="18"/>
                <w:szCs w:val="18"/>
                <w:lang w:eastAsia="en-US"/>
              </w:rPr>
            </w:pPr>
          </w:p>
        </w:tc>
        <w:tc>
          <w:tcPr>
            <w:tcW w:w="1416" w:type="dxa"/>
            <w:vMerge w:val="continue"/>
            <w:tcBorders>
              <w:top w:val="single" w:color="000000" w:sz="4" w:space="0"/>
              <w:left w:val="single" w:color="000000" w:sz="6" w:space="0"/>
              <w:bottom w:val="single" w:color="000000" w:sz="6" w:space="0"/>
              <w:right w:val="single" w:color="000000" w:sz="6" w:space="0"/>
            </w:tcBorders>
            <w:vAlign w:val="center"/>
          </w:tcPr>
          <w:p w14:paraId="2C9ED1E5">
            <w:pPr>
              <w:widowControl/>
              <w:rPr>
                <w:rFonts w:eastAsia="Times New Roman"/>
                <w:sz w:val="18"/>
                <w:szCs w:val="18"/>
                <w:lang w:eastAsia="en-US"/>
              </w:rPr>
            </w:pPr>
          </w:p>
        </w:tc>
        <w:tc>
          <w:tcPr>
            <w:tcW w:w="2581" w:type="dxa"/>
            <w:vMerge w:val="continue"/>
            <w:tcBorders>
              <w:top w:val="single" w:color="000000" w:sz="4" w:space="0"/>
              <w:left w:val="single" w:color="000000" w:sz="6" w:space="0"/>
              <w:bottom w:val="single" w:color="000000" w:sz="6" w:space="0"/>
              <w:right w:val="single" w:color="000000" w:sz="6" w:space="0"/>
            </w:tcBorders>
            <w:vAlign w:val="center"/>
          </w:tcPr>
          <w:p w14:paraId="0B144990">
            <w:pPr>
              <w:widowControl/>
              <w:rPr>
                <w:rFonts w:eastAsia="Times New Roman"/>
                <w:sz w:val="18"/>
                <w:szCs w:val="18"/>
                <w:lang w:eastAsia="en-US"/>
              </w:rPr>
            </w:pPr>
          </w:p>
        </w:tc>
        <w:tc>
          <w:tcPr>
            <w:tcW w:w="1585" w:type="dxa"/>
            <w:vMerge w:val="continue"/>
            <w:tcBorders>
              <w:top w:val="single" w:color="000000" w:sz="4" w:space="0"/>
              <w:left w:val="single" w:color="000000" w:sz="6" w:space="0"/>
              <w:bottom w:val="single" w:color="000000" w:sz="4" w:space="0"/>
              <w:right w:val="single" w:color="000000" w:sz="6" w:space="0"/>
            </w:tcBorders>
            <w:vAlign w:val="center"/>
          </w:tcPr>
          <w:p w14:paraId="5DE62719">
            <w:pPr>
              <w:widowControl/>
              <w:rPr>
                <w:rFonts w:eastAsia="Times New Roman"/>
                <w:sz w:val="18"/>
                <w:szCs w:val="18"/>
                <w:lang w:eastAsia="en-US"/>
              </w:rPr>
            </w:pPr>
          </w:p>
        </w:tc>
        <w:tc>
          <w:tcPr>
            <w:tcW w:w="1560" w:type="dxa"/>
            <w:vMerge w:val="restart"/>
            <w:tcBorders>
              <w:top w:val="single" w:color="000000" w:sz="6" w:space="0"/>
              <w:left w:val="single" w:color="000000" w:sz="6" w:space="0"/>
              <w:bottom w:val="single" w:color="000000" w:sz="4" w:space="0"/>
              <w:right w:val="single" w:color="000000" w:sz="6" w:space="0"/>
            </w:tcBorders>
          </w:tcPr>
          <w:p w14:paraId="78F2EF12">
            <w:pPr>
              <w:spacing w:before="3" w:line="260" w:lineRule="exact"/>
              <w:rPr>
                <w:sz w:val="26"/>
                <w:szCs w:val="26"/>
              </w:rPr>
            </w:pPr>
          </w:p>
          <w:p w14:paraId="30A04A1E">
            <w:pPr>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84" w:type="dxa"/>
            <w:vMerge w:val="restart"/>
            <w:tcBorders>
              <w:top w:val="single" w:color="000000" w:sz="6" w:space="0"/>
              <w:left w:val="single" w:color="000000" w:sz="6" w:space="0"/>
              <w:bottom w:val="single" w:color="000000" w:sz="4" w:space="0"/>
              <w:right w:val="single" w:color="000000" w:sz="6" w:space="0"/>
            </w:tcBorders>
          </w:tcPr>
          <w:p w14:paraId="65D9777F">
            <w:pPr>
              <w:spacing w:after="200" w:line="276" w:lineRule="auto"/>
              <w:rPr>
                <w:sz w:val="22"/>
                <w:lang w:eastAsia="en-US"/>
              </w:rPr>
            </w:pPr>
          </w:p>
        </w:tc>
      </w:tr>
      <w:tr w14:paraId="6687B8BA">
        <w:tblPrEx>
          <w:tblCellMar>
            <w:top w:w="0" w:type="dxa"/>
            <w:left w:w="0" w:type="dxa"/>
            <w:bottom w:w="0" w:type="dxa"/>
            <w:right w:w="0" w:type="dxa"/>
          </w:tblCellMar>
        </w:tblPrEx>
        <w:trPr>
          <w:trHeight w:val="732" w:hRule="exact"/>
        </w:trPr>
        <w:tc>
          <w:tcPr>
            <w:tcW w:w="1015" w:type="dxa"/>
            <w:vMerge w:val="continue"/>
            <w:tcBorders>
              <w:top w:val="single" w:color="000000" w:sz="4" w:space="0"/>
              <w:left w:val="single" w:color="000000" w:sz="6" w:space="0"/>
              <w:bottom w:val="single" w:color="000000" w:sz="4" w:space="0"/>
              <w:right w:val="single" w:color="000000" w:sz="6" w:space="0"/>
            </w:tcBorders>
            <w:vAlign w:val="center"/>
          </w:tcPr>
          <w:p w14:paraId="38B7B6CC">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4" w:space="0"/>
              <w:right w:val="single" w:color="000000" w:sz="6" w:space="0"/>
            </w:tcBorders>
          </w:tcPr>
          <w:p w14:paraId="1D6B26B1">
            <w:pPr>
              <w:spacing w:before="23"/>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45EAE94A">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tcBorders>
              <w:top w:val="single" w:color="000000" w:sz="6" w:space="0"/>
              <w:left w:val="single" w:color="000000" w:sz="6" w:space="0"/>
              <w:bottom w:val="single" w:color="000000" w:sz="4" w:space="0"/>
              <w:right w:val="single" w:color="000000" w:sz="6" w:space="0"/>
            </w:tcBorders>
          </w:tcPr>
          <w:p w14:paraId="22768227">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6" w:space="0"/>
              <w:left w:val="single" w:color="000000" w:sz="6" w:space="0"/>
              <w:bottom w:val="single" w:color="000000" w:sz="4" w:space="0"/>
              <w:right w:val="single" w:color="000000" w:sz="6" w:space="0"/>
            </w:tcBorders>
          </w:tcPr>
          <w:p w14:paraId="0AE51AD5">
            <w:pPr>
              <w:spacing w:after="200" w:line="276" w:lineRule="auto"/>
              <w:rPr>
                <w:sz w:val="22"/>
                <w:lang w:eastAsia="en-US"/>
              </w:rPr>
            </w:pPr>
          </w:p>
        </w:tc>
        <w:tc>
          <w:tcPr>
            <w:tcW w:w="1416" w:type="dxa"/>
            <w:tcBorders>
              <w:top w:val="single" w:color="000000" w:sz="6" w:space="0"/>
              <w:left w:val="single" w:color="000000" w:sz="6" w:space="0"/>
              <w:bottom w:val="single" w:color="000000" w:sz="4" w:space="0"/>
              <w:right w:val="single" w:color="000000" w:sz="6" w:space="0"/>
            </w:tcBorders>
          </w:tcPr>
          <w:p w14:paraId="2928D555">
            <w:pPr>
              <w:spacing w:before="23" w:line="276" w:lineRule="auto"/>
              <w:ind w:left="64" w:right="233"/>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e 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4" w:space="0"/>
              <w:right w:val="single" w:color="000000" w:sz="6" w:space="0"/>
            </w:tcBorders>
          </w:tcPr>
          <w:p w14:paraId="13CBFA61">
            <w:pPr>
              <w:spacing w:before="23" w:line="276" w:lineRule="auto"/>
              <w:ind w:left="64" w:right="-2"/>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4" w:space="0"/>
              <w:left w:val="single" w:color="000000" w:sz="6" w:space="0"/>
              <w:bottom w:val="single" w:color="000000" w:sz="4" w:space="0"/>
              <w:right w:val="single" w:color="000000" w:sz="6" w:space="0"/>
            </w:tcBorders>
            <w:vAlign w:val="center"/>
          </w:tcPr>
          <w:p w14:paraId="18E52468">
            <w:pPr>
              <w:widowControl/>
              <w:rPr>
                <w:rFonts w:eastAsia="Times New Roman"/>
                <w:sz w:val="18"/>
                <w:szCs w:val="18"/>
                <w:lang w:eastAsia="en-US"/>
              </w:rPr>
            </w:pPr>
          </w:p>
        </w:tc>
        <w:tc>
          <w:tcPr>
            <w:tcW w:w="1560" w:type="dxa"/>
            <w:vMerge w:val="continue"/>
            <w:tcBorders>
              <w:top w:val="single" w:color="000000" w:sz="6" w:space="0"/>
              <w:left w:val="single" w:color="000000" w:sz="6" w:space="0"/>
              <w:bottom w:val="single" w:color="000000" w:sz="4" w:space="0"/>
              <w:right w:val="single" w:color="000000" w:sz="6" w:space="0"/>
            </w:tcBorders>
            <w:vAlign w:val="center"/>
          </w:tcPr>
          <w:p w14:paraId="2979BAD9">
            <w:pPr>
              <w:widowControl/>
              <w:rPr>
                <w:rFonts w:eastAsia="Times New Roman"/>
                <w:sz w:val="18"/>
                <w:szCs w:val="18"/>
                <w:lang w:eastAsia="en-US"/>
              </w:rPr>
            </w:pPr>
          </w:p>
        </w:tc>
        <w:tc>
          <w:tcPr>
            <w:tcW w:w="684" w:type="dxa"/>
            <w:vMerge w:val="continue"/>
            <w:tcBorders>
              <w:top w:val="single" w:color="000000" w:sz="6" w:space="0"/>
              <w:left w:val="single" w:color="000000" w:sz="6" w:space="0"/>
              <w:bottom w:val="single" w:color="000000" w:sz="4" w:space="0"/>
              <w:right w:val="single" w:color="000000" w:sz="6" w:space="0"/>
            </w:tcBorders>
            <w:vAlign w:val="center"/>
          </w:tcPr>
          <w:p w14:paraId="49FBA874">
            <w:pPr>
              <w:widowControl/>
              <w:rPr>
                <w:sz w:val="22"/>
                <w:lang w:eastAsia="en-US"/>
              </w:rPr>
            </w:pPr>
          </w:p>
        </w:tc>
      </w:tr>
      <w:tr w14:paraId="65EBA19C">
        <w:tblPrEx>
          <w:tblCellMar>
            <w:top w:w="0" w:type="dxa"/>
            <w:left w:w="0" w:type="dxa"/>
            <w:bottom w:w="0" w:type="dxa"/>
            <w:right w:w="0" w:type="dxa"/>
          </w:tblCellMar>
        </w:tblPrEx>
        <w:trPr>
          <w:trHeight w:val="751" w:hRule="exact"/>
        </w:trPr>
        <w:tc>
          <w:tcPr>
            <w:tcW w:w="1015" w:type="dxa"/>
            <w:tcBorders>
              <w:top w:val="single" w:color="000000" w:sz="4" w:space="0"/>
              <w:left w:val="single" w:color="000000" w:sz="6" w:space="0"/>
              <w:bottom w:val="single" w:color="000000" w:sz="6" w:space="0"/>
              <w:right w:val="single" w:color="000000" w:sz="6" w:space="0"/>
            </w:tcBorders>
          </w:tcPr>
          <w:p w14:paraId="316FC65A">
            <w:pPr>
              <w:spacing w:before="23" w:line="276" w:lineRule="auto"/>
              <w:ind w:left="64" w:right="12"/>
              <w:rPr>
                <w:rFonts w:eastAsia="Times New Roman"/>
                <w:sz w:val="18"/>
                <w:szCs w:val="18"/>
                <w:lang w:eastAsia="en-US"/>
              </w:rPr>
            </w:pPr>
            <w:r>
              <w:rPr>
                <w:rFonts w:eastAsia="Times New Roman"/>
                <w:sz w:val="18"/>
                <w:szCs w:val="18"/>
              </w:rPr>
              <w:t>H</w:t>
            </w:r>
            <w:r>
              <w:rPr>
                <w:rFonts w:eastAsia="Times New Roman"/>
                <w:spacing w:val="-1"/>
                <w:sz w:val="18"/>
                <w:szCs w:val="18"/>
              </w:rPr>
              <w:t>ea</w:t>
            </w:r>
            <w:r>
              <w:rPr>
                <w:rFonts w:eastAsia="Times New Roman"/>
                <w:sz w:val="18"/>
                <w:szCs w:val="18"/>
              </w:rPr>
              <w:t>t</w:t>
            </w:r>
            <w:r>
              <w:rPr>
                <w:rFonts w:eastAsia="Times New Roman"/>
                <w:spacing w:val="1"/>
                <w:sz w:val="18"/>
                <w:szCs w:val="18"/>
              </w:rPr>
              <w:t>in</w:t>
            </w:r>
            <w:r>
              <w:rPr>
                <w:rFonts w:eastAsia="Times New Roman"/>
                <w:sz w:val="18"/>
                <w:szCs w:val="18"/>
              </w:rPr>
              <w:t xml:space="preserve">g </w:t>
            </w:r>
            <w:r>
              <w:rPr>
                <w:rFonts w:eastAsia="Times New Roman"/>
                <w:spacing w:val="-1"/>
                <w:sz w:val="18"/>
                <w:szCs w:val="18"/>
              </w:rPr>
              <w:t>c</w:t>
            </w:r>
            <w:r>
              <w:rPr>
                <w:rFonts w:eastAsia="Times New Roman"/>
                <w:spacing w:val="1"/>
                <w:sz w:val="18"/>
                <w:szCs w:val="18"/>
              </w:rPr>
              <w:t>o</w:t>
            </w:r>
            <w:r>
              <w:rPr>
                <w:rFonts w:eastAsia="Times New Roman"/>
                <w:sz w:val="18"/>
                <w:szCs w:val="18"/>
              </w:rPr>
              <w:t>i</w:t>
            </w:r>
            <w:r>
              <w:rPr>
                <w:rFonts w:eastAsia="Times New Roman"/>
                <w:spacing w:val="1"/>
                <w:sz w:val="18"/>
                <w:szCs w:val="18"/>
              </w:rPr>
              <w:t>l</w:t>
            </w:r>
            <w:r>
              <w:rPr>
                <w:rFonts w:eastAsia="Times New Roman"/>
                <w:sz w:val="18"/>
                <w:szCs w:val="18"/>
              </w:rPr>
              <w:t xml:space="preserve">s </w:t>
            </w:r>
            <w:r>
              <w:rPr>
                <w:rFonts w:eastAsia="Times New Roman"/>
                <w:spacing w:val="10"/>
                <w:sz w:val="18"/>
                <w:szCs w:val="18"/>
              </w:rPr>
              <w:t xml:space="preserve"> </w:t>
            </w:r>
            <w:r>
              <w:rPr>
                <w:rFonts w:eastAsia="Times New Roman"/>
                <w:sz w:val="18"/>
                <w:szCs w:val="18"/>
              </w:rPr>
              <w:t xml:space="preserve">in </w:t>
            </w:r>
            <w:r>
              <w:rPr>
                <w:rFonts w:eastAsia="Times New Roman"/>
                <w:spacing w:val="10"/>
                <w:sz w:val="18"/>
                <w:szCs w:val="18"/>
              </w:rPr>
              <w:t xml:space="preserve"> </w:t>
            </w:r>
            <w:r>
              <w:rPr>
                <w:rFonts w:eastAsia="Times New Roman"/>
                <w:spacing w:val="1"/>
                <w:sz w:val="18"/>
                <w:szCs w:val="18"/>
              </w:rPr>
              <w:t>o</w:t>
            </w:r>
            <w:r>
              <w:rPr>
                <w:rFonts w:eastAsia="Times New Roman"/>
                <w:sz w:val="18"/>
                <w:szCs w:val="18"/>
              </w:rPr>
              <w:t>il ta</w:t>
            </w:r>
            <w:r>
              <w:rPr>
                <w:rFonts w:eastAsia="Times New Roman"/>
                <w:spacing w:val="1"/>
                <w:sz w:val="18"/>
                <w:szCs w:val="18"/>
              </w:rPr>
              <w:t>n</w:t>
            </w:r>
            <w:r>
              <w:rPr>
                <w:rFonts w:eastAsia="Times New Roman"/>
                <w:sz w:val="18"/>
                <w:szCs w:val="18"/>
              </w:rPr>
              <w:t>k</w:t>
            </w:r>
          </w:p>
        </w:tc>
        <w:tc>
          <w:tcPr>
            <w:tcW w:w="991" w:type="dxa"/>
            <w:tcBorders>
              <w:top w:val="single" w:color="000000" w:sz="4" w:space="0"/>
              <w:left w:val="single" w:color="000000" w:sz="6" w:space="0"/>
              <w:bottom w:val="single" w:color="000000" w:sz="6" w:space="0"/>
              <w:right w:val="single" w:color="000000" w:sz="6" w:space="0"/>
            </w:tcBorders>
          </w:tcPr>
          <w:p w14:paraId="1A8A0A88">
            <w:pPr>
              <w:spacing w:before="3" w:line="260" w:lineRule="exact"/>
              <w:rPr>
                <w:sz w:val="26"/>
                <w:szCs w:val="26"/>
              </w:rPr>
            </w:pPr>
          </w:p>
          <w:p w14:paraId="25642F0C">
            <w:pPr>
              <w:ind w:left="64" w:right="-20"/>
              <w:rPr>
                <w:rFonts w:eastAsia="Times New Roman"/>
                <w:sz w:val="18"/>
                <w:szCs w:val="18"/>
                <w:lang w:eastAsia="en-US"/>
              </w:rPr>
            </w:pPr>
            <w:r>
              <w:rPr>
                <w:rFonts w:eastAsia="Times New Roman"/>
                <w:spacing w:val="-3"/>
                <w:sz w:val="18"/>
                <w:szCs w:val="18"/>
              </w:rPr>
              <w:t>A</w:t>
            </w:r>
            <w:r>
              <w:rPr>
                <w:rFonts w:eastAsia="Times New Roman"/>
                <w:sz w:val="18"/>
                <w:szCs w:val="18"/>
              </w:rPr>
              <w:t>ll</w:t>
            </w:r>
            <w:r>
              <w:rPr>
                <w:rFonts w:eastAsia="Times New Roman"/>
                <w:spacing w:val="1"/>
                <w:sz w:val="18"/>
                <w:szCs w:val="18"/>
              </w:rPr>
              <w:t xml:space="preserve"> </w:t>
            </w:r>
            <w:r>
              <w:rPr>
                <w:rFonts w:eastAsia="Times New Roman"/>
                <w:sz w:val="18"/>
                <w:szCs w:val="18"/>
              </w:rPr>
              <w:t>si</w:t>
            </w:r>
            <w:r>
              <w:rPr>
                <w:rFonts w:eastAsia="Times New Roman"/>
                <w:spacing w:val="-1"/>
                <w:sz w:val="18"/>
                <w:szCs w:val="18"/>
              </w:rPr>
              <w:t>z</w:t>
            </w:r>
            <w:r>
              <w:rPr>
                <w:rFonts w:eastAsia="Times New Roman"/>
                <w:sz w:val="18"/>
                <w:szCs w:val="18"/>
              </w:rPr>
              <w:t>e</w:t>
            </w:r>
          </w:p>
        </w:tc>
        <w:tc>
          <w:tcPr>
            <w:tcW w:w="850" w:type="dxa"/>
            <w:tcBorders>
              <w:top w:val="single" w:color="000000" w:sz="4" w:space="0"/>
              <w:left w:val="single" w:color="000000" w:sz="6" w:space="0"/>
              <w:bottom w:val="single" w:color="000000" w:sz="6" w:space="0"/>
              <w:right w:val="single" w:color="000000" w:sz="6" w:space="0"/>
            </w:tcBorders>
          </w:tcPr>
          <w:p w14:paraId="1D1D6A64">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tc>
        <w:tc>
          <w:tcPr>
            <w:tcW w:w="682" w:type="dxa"/>
            <w:tcBorders>
              <w:top w:val="single" w:color="000000" w:sz="4" w:space="0"/>
              <w:left w:val="single" w:color="000000" w:sz="6" w:space="0"/>
              <w:bottom w:val="single" w:color="000000" w:sz="6" w:space="0"/>
              <w:right w:val="single" w:color="000000" w:sz="6" w:space="0"/>
            </w:tcBorders>
          </w:tcPr>
          <w:p w14:paraId="3BC05207">
            <w:pPr>
              <w:spacing w:before="3" w:line="260" w:lineRule="exact"/>
              <w:rPr>
                <w:sz w:val="26"/>
                <w:szCs w:val="26"/>
              </w:rPr>
            </w:pPr>
          </w:p>
          <w:p w14:paraId="469D29B3">
            <w:pPr>
              <w:ind w:left="239" w:right="219"/>
              <w:jc w:val="center"/>
              <w:rPr>
                <w:rFonts w:eastAsia="Times New Roman"/>
                <w:sz w:val="18"/>
                <w:szCs w:val="18"/>
                <w:lang w:eastAsia="en-US"/>
              </w:rPr>
            </w:pPr>
            <w:r>
              <w:rPr>
                <w:rFonts w:eastAsia="Times New Roman"/>
                <w:sz w:val="18"/>
                <w:szCs w:val="18"/>
              </w:rPr>
              <w:t>B</w:t>
            </w:r>
          </w:p>
        </w:tc>
        <w:tc>
          <w:tcPr>
            <w:tcW w:w="1416" w:type="dxa"/>
            <w:tcBorders>
              <w:top w:val="single" w:color="000000" w:sz="4" w:space="0"/>
              <w:left w:val="single" w:color="000000" w:sz="6" w:space="0"/>
              <w:bottom w:val="single" w:color="000000" w:sz="6" w:space="0"/>
              <w:right w:val="single" w:color="000000" w:sz="6" w:space="0"/>
            </w:tcBorders>
          </w:tcPr>
          <w:p w14:paraId="1A217570">
            <w:pPr>
              <w:spacing w:before="3" w:line="260" w:lineRule="exact"/>
              <w:rPr>
                <w:sz w:val="26"/>
                <w:szCs w:val="26"/>
              </w:rPr>
            </w:pPr>
          </w:p>
          <w:p w14:paraId="399F5986">
            <w:pPr>
              <w:ind w:left="64" w:right="-20"/>
              <w:rPr>
                <w:rFonts w:eastAsia="Times New Roman"/>
                <w:sz w:val="18"/>
                <w:szCs w:val="18"/>
                <w:lang w:eastAsia="en-US"/>
              </w:rPr>
            </w:pP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tcBorders>
              <w:top w:val="single" w:color="000000" w:sz="4" w:space="0"/>
              <w:left w:val="single" w:color="000000" w:sz="6" w:space="0"/>
              <w:bottom w:val="single" w:color="000000" w:sz="6" w:space="0"/>
              <w:right w:val="single" w:color="000000" w:sz="6" w:space="0"/>
            </w:tcBorders>
          </w:tcPr>
          <w:p w14:paraId="2F8CD998">
            <w:pPr>
              <w:spacing w:before="3" w:line="260" w:lineRule="exact"/>
              <w:rPr>
                <w:sz w:val="26"/>
                <w:szCs w:val="26"/>
              </w:rPr>
            </w:pPr>
          </w:p>
          <w:p w14:paraId="352B47FA">
            <w:pPr>
              <w:ind w:left="395" w:right="377"/>
              <w:jc w:val="center"/>
              <w:rPr>
                <w:rFonts w:eastAsia="Times New Roman"/>
                <w:sz w:val="18"/>
                <w:szCs w:val="18"/>
                <w:lang w:eastAsia="en-US"/>
              </w:rPr>
            </w:pPr>
            <w:r>
              <w:rPr>
                <w:rFonts w:eastAsia="Times New Roman"/>
                <w:sz w:val="18"/>
                <w:szCs w:val="18"/>
              </w:rPr>
              <w:t>--</w:t>
            </w:r>
          </w:p>
        </w:tc>
        <w:tc>
          <w:tcPr>
            <w:tcW w:w="1585" w:type="dxa"/>
            <w:tcBorders>
              <w:top w:val="single" w:color="000000" w:sz="4" w:space="0"/>
              <w:left w:val="single" w:color="000000" w:sz="6" w:space="0"/>
              <w:bottom w:val="single" w:color="000000" w:sz="6" w:space="0"/>
              <w:right w:val="single" w:color="000000" w:sz="6" w:space="0"/>
            </w:tcBorders>
          </w:tcPr>
          <w:p w14:paraId="24E2E52C">
            <w:pPr>
              <w:spacing w:before="3" w:line="260" w:lineRule="exact"/>
              <w:rPr>
                <w:sz w:val="26"/>
                <w:szCs w:val="26"/>
              </w:rPr>
            </w:pPr>
          </w:p>
          <w:p w14:paraId="77B6F85C">
            <w:pPr>
              <w:ind w:left="690" w:right="671"/>
              <w:jc w:val="center"/>
              <w:rPr>
                <w:rFonts w:eastAsia="Times New Roman"/>
                <w:sz w:val="18"/>
                <w:szCs w:val="18"/>
                <w:lang w:eastAsia="en-US"/>
              </w:rPr>
            </w:pPr>
            <w:r>
              <w:rPr>
                <w:rFonts w:eastAsia="Times New Roman"/>
                <w:sz w:val="18"/>
                <w:szCs w:val="18"/>
              </w:rPr>
              <w:t>--</w:t>
            </w:r>
          </w:p>
        </w:tc>
        <w:tc>
          <w:tcPr>
            <w:tcW w:w="1560" w:type="dxa"/>
            <w:tcBorders>
              <w:top w:val="single" w:color="000000" w:sz="4" w:space="0"/>
              <w:left w:val="single" w:color="000000" w:sz="6" w:space="0"/>
              <w:bottom w:val="single" w:color="000000" w:sz="6" w:space="0"/>
              <w:right w:val="single" w:color="000000" w:sz="6" w:space="0"/>
            </w:tcBorders>
          </w:tcPr>
          <w:p w14:paraId="77C060B6">
            <w:pPr>
              <w:spacing w:before="3" w:line="260" w:lineRule="exact"/>
              <w:rPr>
                <w:sz w:val="26"/>
                <w:szCs w:val="26"/>
              </w:rPr>
            </w:pPr>
          </w:p>
          <w:p w14:paraId="2334C38A">
            <w:pPr>
              <w:ind w:left="709" w:right="687"/>
              <w:jc w:val="center"/>
              <w:rPr>
                <w:rFonts w:eastAsia="Times New Roman"/>
                <w:sz w:val="18"/>
                <w:szCs w:val="18"/>
                <w:lang w:eastAsia="en-US"/>
              </w:rPr>
            </w:pPr>
            <w:r>
              <w:rPr>
                <w:rFonts w:eastAsia="Times New Roman"/>
                <w:sz w:val="18"/>
                <w:szCs w:val="18"/>
              </w:rPr>
              <w:t>-</w:t>
            </w:r>
          </w:p>
        </w:tc>
        <w:tc>
          <w:tcPr>
            <w:tcW w:w="684" w:type="dxa"/>
            <w:tcBorders>
              <w:top w:val="single" w:color="000000" w:sz="4" w:space="0"/>
              <w:left w:val="single" w:color="000000" w:sz="6" w:space="0"/>
              <w:bottom w:val="single" w:color="000000" w:sz="6" w:space="0"/>
              <w:right w:val="single" w:color="000000" w:sz="6" w:space="0"/>
            </w:tcBorders>
          </w:tcPr>
          <w:p w14:paraId="4BF1895E">
            <w:pPr>
              <w:spacing w:after="200" w:line="276" w:lineRule="auto"/>
              <w:rPr>
                <w:sz w:val="22"/>
                <w:lang w:eastAsia="en-US"/>
              </w:rPr>
            </w:pPr>
          </w:p>
        </w:tc>
      </w:tr>
    </w:tbl>
    <w:p w14:paraId="353B6369">
      <w:pPr>
        <w:widowControl/>
        <w:sectPr>
          <w:headerReference r:id="rId9" w:type="first"/>
          <w:headerReference r:id="rId7" w:type="default"/>
          <w:footerReference r:id="rId10" w:type="default"/>
          <w:headerReference r:id="rId8" w:type="even"/>
          <w:pgSz w:w="11906" w:h="16838"/>
          <w:pgMar w:top="1440" w:right="1800" w:bottom="1440" w:left="1800" w:header="851" w:footer="992" w:gutter="0"/>
          <w:cols w:space="425" w:num="1"/>
          <w:docGrid w:type="lines" w:linePitch="312" w:charSpace="0"/>
        </w:sectPr>
      </w:pPr>
    </w:p>
    <w:p w14:paraId="38AA0328">
      <w:pPr>
        <w:spacing w:before="16" w:line="200" w:lineRule="exact"/>
        <w:rPr>
          <w:sz w:val="20"/>
          <w:szCs w:val="20"/>
          <w:lang w:eastAsia="en-US"/>
        </w:rPr>
      </w:pPr>
    </w:p>
    <w:tbl>
      <w:tblPr>
        <w:tblStyle w:val="40"/>
        <w:tblW w:w="0" w:type="auto"/>
        <w:tblInd w:w="104" w:type="dxa"/>
        <w:tblLayout w:type="fixed"/>
        <w:tblCellMar>
          <w:top w:w="0" w:type="dxa"/>
          <w:left w:w="0" w:type="dxa"/>
          <w:bottom w:w="0" w:type="dxa"/>
          <w:right w:w="0" w:type="dxa"/>
        </w:tblCellMar>
      </w:tblPr>
      <w:tblGrid>
        <w:gridCol w:w="1015"/>
        <w:gridCol w:w="991"/>
        <w:gridCol w:w="850"/>
        <w:gridCol w:w="682"/>
        <w:gridCol w:w="1416"/>
        <w:gridCol w:w="996"/>
        <w:gridCol w:w="1585"/>
        <w:gridCol w:w="1559"/>
        <w:gridCol w:w="686"/>
      </w:tblGrid>
      <w:tr w14:paraId="2C5F798A">
        <w:tblPrEx>
          <w:tblCellMar>
            <w:top w:w="0" w:type="dxa"/>
            <w:left w:w="0" w:type="dxa"/>
            <w:bottom w:w="0" w:type="dxa"/>
            <w:right w:w="0" w:type="dxa"/>
          </w:tblCellMar>
        </w:tblPrEx>
        <w:trPr>
          <w:trHeight w:val="356" w:hRule="exact"/>
        </w:trPr>
        <w:tc>
          <w:tcPr>
            <w:tcW w:w="1015" w:type="dxa"/>
            <w:vMerge w:val="restart"/>
            <w:tcBorders>
              <w:top w:val="single" w:color="000000" w:sz="6" w:space="0"/>
              <w:left w:val="single" w:color="000000" w:sz="6" w:space="0"/>
              <w:bottom w:val="single" w:color="auto" w:sz="4" w:space="0"/>
              <w:right w:val="single" w:color="000000" w:sz="6" w:space="0"/>
            </w:tcBorders>
          </w:tcPr>
          <w:p w14:paraId="483E247B">
            <w:pPr>
              <w:spacing w:before="42"/>
              <w:ind w:left="234" w:right="-20"/>
              <w:rPr>
                <w:rFonts w:eastAsia="Times New Roman"/>
                <w:sz w:val="18"/>
                <w:szCs w:val="18"/>
              </w:rPr>
            </w:pPr>
            <w:r>
              <w:rPr>
                <w:rFonts w:eastAsia="Times New Roman"/>
                <w:spacing w:val="1"/>
                <w:sz w:val="18"/>
                <w:szCs w:val="18"/>
              </w:rPr>
              <w:t>S</w:t>
            </w:r>
            <w:r>
              <w:rPr>
                <w:rFonts w:eastAsia="Times New Roman"/>
                <w:spacing w:val="-4"/>
                <w:sz w:val="18"/>
                <w:szCs w:val="18"/>
              </w:rPr>
              <w:t>y</w:t>
            </w:r>
            <w:r>
              <w:rPr>
                <w:rFonts w:eastAsia="Times New Roman"/>
                <w:sz w:val="18"/>
                <w:szCs w:val="18"/>
              </w:rPr>
              <w:t>s</w:t>
            </w:r>
            <w:r>
              <w:rPr>
                <w:rFonts w:eastAsia="Times New Roman"/>
                <w:spacing w:val="2"/>
                <w:sz w:val="18"/>
                <w:szCs w:val="18"/>
              </w:rPr>
              <w:t>t</w:t>
            </w:r>
            <w:r>
              <w:rPr>
                <w:rFonts w:eastAsia="Times New Roman"/>
                <w:spacing w:val="1"/>
                <w:sz w:val="18"/>
                <w:szCs w:val="18"/>
              </w:rPr>
              <w:t>e</w:t>
            </w:r>
            <w:r>
              <w:rPr>
                <w:rFonts w:eastAsia="Times New Roman"/>
                <w:sz w:val="18"/>
                <w:szCs w:val="18"/>
              </w:rPr>
              <w:t>m</w:t>
            </w:r>
          </w:p>
          <w:p w14:paraId="61ACFD90">
            <w:pPr>
              <w:pBdr>
                <w:bottom w:val="single" w:color="auto" w:sz="4" w:space="1"/>
              </w:pBdr>
              <w:spacing w:line="200" w:lineRule="exact"/>
              <w:rPr>
                <w:sz w:val="20"/>
                <w:szCs w:val="20"/>
              </w:rPr>
            </w:pPr>
          </w:p>
          <w:p w14:paraId="7EEE7498">
            <w:pPr>
              <w:pBdr>
                <w:bottom w:val="single" w:color="auto" w:sz="4" w:space="1"/>
              </w:pBdr>
              <w:spacing w:line="200" w:lineRule="exact"/>
              <w:rPr>
                <w:sz w:val="20"/>
                <w:szCs w:val="20"/>
              </w:rPr>
            </w:pPr>
          </w:p>
          <w:p w14:paraId="13E8036B">
            <w:pPr>
              <w:pBdr>
                <w:bottom w:val="single" w:color="auto" w:sz="4" w:space="1"/>
              </w:pBdr>
              <w:spacing w:before="6" w:line="280" w:lineRule="exact"/>
              <w:rPr>
                <w:sz w:val="28"/>
                <w:szCs w:val="28"/>
              </w:rPr>
            </w:pPr>
          </w:p>
          <w:p w14:paraId="09780ADE">
            <w:pPr>
              <w:spacing w:line="276" w:lineRule="auto"/>
              <w:ind w:left="64" w:right="14"/>
              <w:rPr>
                <w:rFonts w:eastAsia="Times New Roman"/>
                <w:sz w:val="18"/>
                <w:szCs w:val="18"/>
                <w:lang w:eastAsia="en-US"/>
              </w:rPr>
            </w:pPr>
            <w:r>
              <w:rPr>
                <w:rFonts w:eastAsia="Times New Roman"/>
                <w:spacing w:val="-3"/>
                <w:sz w:val="18"/>
                <w:szCs w:val="18"/>
              </w:rPr>
              <w:t>A</w:t>
            </w:r>
            <w:r>
              <w:rPr>
                <w:rFonts w:eastAsia="Times New Roman"/>
                <w:spacing w:val="1"/>
                <w:sz w:val="18"/>
                <w:szCs w:val="18"/>
              </w:rPr>
              <w:t>u</w:t>
            </w:r>
            <w:r>
              <w:rPr>
                <w:rFonts w:eastAsia="Times New Roman"/>
                <w:spacing w:val="-1"/>
                <w:sz w:val="18"/>
                <w:szCs w:val="18"/>
              </w:rPr>
              <w:t>x</w:t>
            </w:r>
            <w:r>
              <w:rPr>
                <w:rFonts w:eastAsia="Times New Roman"/>
                <w:sz w:val="18"/>
                <w:szCs w:val="18"/>
              </w:rPr>
              <w:t xml:space="preserve">. </w:t>
            </w:r>
            <w:r>
              <w:rPr>
                <w:rFonts w:eastAsia="Times New Roman"/>
                <w:spacing w:val="6"/>
                <w:sz w:val="18"/>
                <w:szCs w:val="18"/>
              </w:rPr>
              <w:t xml:space="preserve"> </w:t>
            </w:r>
            <w:r>
              <w:rPr>
                <w:rFonts w:eastAsia="Times New Roman"/>
                <w:spacing w:val="1"/>
                <w:sz w:val="18"/>
                <w:szCs w:val="18"/>
              </w:rPr>
              <w:t>bo</w:t>
            </w:r>
            <w:r>
              <w:rPr>
                <w:rFonts w:eastAsia="Times New Roman"/>
                <w:sz w:val="18"/>
                <w:szCs w:val="18"/>
              </w:rPr>
              <w:t>i</w:t>
            </w:r>
            <w:r>
              <w:rPr>
                <w:rFonts w:eastAsia="Times New Roman"/>
                <w:spacing w:val="1"/>
                <w:sz w:val="18"/>
                <w:szCs w:val="18"/>
              </w:rPr>
              <w:t>l</w:t>
            </w:r>
            <w:r>
              <w:rPr>
                <w:rFonts w:eastAsia="Times New Roman"/>
                <w:spacing w:val="-1"/>
                <w:sz w:val="18"/>
                <w:szCs w:val="18"/>
              </w:rPr>
              <w:t>e</w:t>
            </w:r>
            <w:r>
              <w:rPr>
                <w:rFonts w:eastAsia="Times New Roman"/>
                <w:sz w:val="18"/>
                <w:szCs w:val="18"/>
              </w:rPr>
              <w:t xml:space="preserve">r </w:t>
            </w:r>
            <w:r>
              <w:rPr>
                <w:rFonts w:eastAsia="Times New Roman"/>
                <w:spacing w:val="-2"/>
                <w:sz w:val="18"/>
                <w:szCs w:val="18"/>
              </w:rPr>
              <w:t>f</w:t>
            </w:r>
            <w:r>
              <w:rPr>
                <w:rFonts w:eastAsia="Times New Roman"/>
                <w:spacing w:val="1"/>
                <w:sz w:val="18"/>
                <w:szCs w:val="18"/>
              </w:rPr>
              <w:t>e</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pu</w:t>
            </w:r>
            <w:r>
              <w:rPr>
                <w:rFonts w:eastAsia="Times New Roman"/>
                <w:spacing w:val="-3"/>
                <w:sz w:val="18"/>
                <w:szCs w:val="18"/>
              </w:rPr>
              <w:t>m</w:t>
            </w:r>
            <w:r>
              <w:rPr>
                <w:rFonts w:eastAsia="Times New Roman"/>
                <w:sz w:val="18"/>
                <w:szCs w:val="18"/>
              </w:rPr>
              <w:t>p s</w:t>
            </w:r>
            <w:r>
              <w:rPr>
                <w:rFonts w:eastAsia="Times New Roman"/>
                <w:spacing w:val="1"/>
                <w:sz w:val="18"/>
                <w:szCs w:val="18"/>
              </w:rPr>
              <w:t>u</w:t>
            </w:r>
            <w:r>
              <w:rPr>
                <w:rFonts w:eastAsia="Times New Roman"/>
                <w:spacing w:val="-1"/>
                <w:sz w:val="18"/>
                <w:szCs w:val="18"/>
              </w:rPr>
              <w:t>c</w:t>
            </w:r>
            <w:r>
              <w:rPr>
                <w:rFonts w:eastAsia="Times New Roman"/>
                <w:sz w:val="18"/>
                <w:szCs w:val="18"/>
              </w:rPr>
              <w:t>t</w:t>
            </w:r>
            <w:r>
              <w:rPr>
                <w:rFonts w:eastAsia="Times New Roman"/>
                <w:spacing w:val="1"/>
                <w:sz w:val="18"/>
                <w:szCs w:val="18"/>
              </w:rPr>
              <w:t>io</w:t>
            </w:r>
            <w:r>
              <w:rPr>
                <w:rFonts w:eastAsia="Times New Roman"/>
                <w:sz w:val="18"/>
                <w:szCs w:val="18"/>
              </w:rPr>
              <w:t>n</w:t>
            </w:r>
          </w:p>
        </w:tc>
        <w:tc>
          <w:tcPr>
            <w:tcW w:w="991" w:type="dxa"/>
            <w:vMerge w:val="restart"/>
            <w:tcBorders>
              <w:top w:val="single" w:color="000000" w:sz="6" w:space="0"/>
              <w:left w:val="single" w:color="000000" w:sz="6" w:space="0"/>
              <w:bottom w:val="single" w:color="000000" w:sz="4" w:space="0"/>
              <w:right w:val="single" w:color="000000" w:sz="6" w:space="0"/>
            </w:tcBorders>
          </w:tcPr>
          <w:p w14:paraId="0B13DA0B">
            <w:pPr>
              <w:spacing w:before="42" w:line="290" w:lineRule="auto"/>
              <w:ind w:left="156" w:right="139"/>
              <w:jc w:val="center"/>
              <w:rPr>
                <w:rFonts w:eastAsia="Times New Roman"/>
                <w:sz w:val="18"/>
                <w:szCs w:val="18"/>
              </w:rPr>
            </w:pPr>
            <w:r>
              <w:rPr>
                <w:rFonts w:eastAsia="Times New Roman"/>
                <w:sz w:val="18"/>
                <w:szCs w:val="18"/>
              </w:rPr>
              <w:t>N</w:t>
            </w:r>
            <w:r>
              <w:rPr>
                <w:rFonts w:eastAsia="Times New Roman"/>
                <w:spacing w:val="1"/>
                <w:sz w:val="18"/>
                <w:szCs w:val="18"/>
              </w:rPr>
              <w:t>o</w:t>
            </w:r>
            <w:r>
              <w:rPr>
                <w:rFonts w:eastAsia="Times New Roman"/>
                <w:spacing w:val="-3"/>
                <w:sz w:val="18"/>
                <w:szCs w:val="18"/>
              </w:rPr>
              <w:t>m</w:t>
            </w:r>
            <w:r>
              <w:rPr>
                <w:rFonts w:eastAsia="Times New Roman"/>
                <w:sz w:val="18"/>
                <w:szCs w:val="18"/>
              </w:rPr>
              <w:t>i</w:t>
            </w:r>
            <w:r>
              <w:rPr>
                <w:rFonts w:eastAsia="Times New Roman"/>
                <w:spacing w:val="1"/>
                <w:sz w:val="18"/>
                <w:szCs w:val="18"/>
              </w:rPr>
              <w:t>n</w:t>
            </w:r>
            <w:r>
              <w:rPr>
                <w:rFonts w:eastAsia="Times New Roman"/>
                <w:spacing w:val="-1"/>
                <w:sz w:val="18"/>
                <w:szCs w:val="18"/>
              </w:rPr>
              <w:t>a</w:t>
            </w:r>
            <w:r>
              <w:rPr>
                <w:rFonts w:eastAsia="Times New Roman"/>
                <w:sz w:val="18"/>
                <w:szCs w:val="18"/>
              </w:rPr>
              <w:t>l si</w:t>
            </w:r>
            <w:r>
              <w:rPr>
                <w:rFonts w:eastAsia="Times New Roman"/>
                <w:spacing w:val="-1"/>
                <w:sz w:val="18"/>
                <w:szCs w:val="18"/>
              </w:rPr>
              <w:t>z</w:t>
            </w:r>
            <w:r>
              <w:rPr>
                <w:rFonts w:eastAsia="Times New Roman"/>
                <w:sz w:val="18"/>
                <w:szCs w:val="18"/>
              </w:rPr>
              <w:t>e (</w:t>
            </w:r>
            <w:r>
              <w:rPr>
                <w:rFonts w:eastAsia="Times New Roman"/>
                <w:spacing w:val="-1"/>
                <w:sz w:val="18"/>
                <w:szCs w:val="18"/>
              </w:rPr>
              <w:t>mm</w:t>
            </w:r>
            <w:r>
              <w:rPr>
                <w:rFonts w:eastAsia="Times New Roman"/>
                <w:sz w:val="18"/>
                <w:szCs w:val="18"/>
              </w:rPr>
              <w:t>)</w:t>
            </w:r>
          </w:p>
          <w:p w14:paraId="1D1DB5B9">
            <w:pPr>
              <w:pBdr>
                <w:bottom w:val="single" w:color="auto" w:sz="4" w:space="1"/>
              </w:pBdr>
              <w:spacing w:before="2" w:line="180" w:lineRule="exact"/>
              <w:rPr>
                <w:sz w:val="18"/>
                <w:szCs w:val="18"/>
              </w:rPr>
            </w:pPr>
          </w:p>
          <w:p w14:paraId="6D9CAA32">
            <w:pPr>
              <w:spacing w:line="200" w:lineRule="exact"/>
              <w:rPr>
                <w:sz w:val="20"/>
                <w:szCs w:val="20"/>
              </w:rPr>
            </w:pPr>
          </w:p>
          <w:p w14:paraId="1823A6B6">
            <w:pPr>
              <w:ind w:left="30" w:right="63"/>
              <w:jc w:val="center"/>
              <w:rPr>
                <w:rFonts w:eastAsia="Times New Roman"/>
                <w:sz w:val="18"/>
                <w:szCs w:val="18"/>
                <w:lang w:eastAsia="en-US"/>
              </w:rPr>
            </w:pPr>
            <w:r>
              <w:rPr>
                <w:rFonts w:eastAsia="Times New Roman"/>
                <w:spacing w:val="1"/>
                <w:sz w:val="18"/>
                <w:szCs w:val="18"/>
              </w:rPr>
              <w:t>25</w:t>
            </w:r>
            <w:r>
              <w:rPr>
                <w:rFonts w:eastAsia="Times New Roman"/>
                <w:sz w:val="18"/>
                <w:szCs w:val="18"/>
              </w:rPr>
              <w:t>&amp;</w:t>
            </w:r>
            <w:r>
              <w:rPr>
                <w:rFonts w:eastAsia="Times New Roman"/>
                <w:spacing w:val="-1"/>
                <w:sz w:val="18"/>
                <w:szCs w:val="18"/>
              </w:rPr>
              <w:t xml:space="preserve"> 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1532" w:type="dxa"/>
            <w:gridSpan w:val="2"/>
            <w:tcBorders>
              <w:top w:val="single" w:color="000000" w:sz="6" w:space="0"/>
              <w:left w:val="single" w:color="000000" w:sz="6" w:space="0"/>
              <w:bottom w:val="single" w:color="000000" w:sz="6" w:space="0"/>
              <w:right w:val="single" w:color="000000" w:sz="6" w:space="0"/>
            </w:tcBorders>
          </w:tcPr>
          <w:p w14:paraId="64AF327F">
            <w:pPr>
              <w:spacing w:before="42"/>
              <w:ind w:left="564" w:right="543"/>
              <w:jc w:val="center"/>
              <w:rPr>
                <w:rFonts w:eastAsia="Times New Roman"/>
                <w:sz w:val="18"/>
                <w:szCs w:val="18"/>
                <w:lang w:eastAsia="en-US"/>
              </w:rPr>
            </w:pPr>
            <w:r>
              <w:rPr>
                <w:rFonts w:eastAsia="Times New Roman"/>
                <w:spacing w:val="3"/>
                <w:sz w:val="18"/>
                <w:szCs w:val="18"/>
              </w:rPr>
              <w:t>P</w:t>
            </w:r>
            <w:r>
              <w:rPr>
                <w:rFonts w:eastAsia="Times New Roman"/>
                <w:spacing w:val="-2"/>
                <w:sz w:val="18"/>
                <w:szCs w:val="18"/>
              </w:rPr>
              <w:t>i</w:t>
            </w:r>
            <w:r>
              <w:rPr>
                <w:rFonts w:eastAsia="Times New Roman"/>
                <w:spacing w:val="1"/>
                <w:sz w:val="18"/>
                <w:szCs w:val="18"/>
              </w:rPr>
              <w:t>p</w:t>
            </w:r>
            <w:r>
              <w:rPr>
                <w:rFonts w:eastAsia="Times New Roman"/>
                <w:sz w:val="18"/>
                <w:szCs w:val="18"/>
              </w:rPr>
              <w:t>e</w:t>
            </w:r>
          </w:p>
        </w:tc>
        <w:tc>
          <w:tcPr>
            <w:tcW w:w="1416" w:type="dxa"/>
            <w:vMerge w:val="restart"/>
            <w:tcBorders>
              <w:top w:val="single" w:color="000000" w:sz="6" w:space="0"/>
              <w:left w:val="single" w:color="000000" w:sz="6" w:space="0"/>
              <w:bottom w:val="single" w:color="000000" w:sz="4" w:space="0"/>
              <w:right w:val="single" w:color="000000" w:sz="6" w:space="0"/>
            </w:tcBorders>
          </w:tcPr>
          <w:p w14:paraId="4934105D">
            <w:pPr>
              <w:spacing w:before="42"/>
              <w:ind w:left="352" w:right="-20"/>
              <w:rPr>
                <w:rFonts w:eastAsia="Times New Roman"/>
                <w:sz w:val="18"/>
                <w:szCs w:val="18"/>
              </w:rPr>
            </w:pPr>
            <w:r>
              <w:rPr>
                <w:rFonts w:eastAsia="Times New Roman"/>
                <w:spacing w:val="3"/>
                <w:sz w:val="18"/>
                <w:szCs w:val="18"/>
              </w:rPr>
              <w:t>P</w:t>
            </w:r>
            <w:r>
              <w:rPr>
                <w:rFonts w:eastAsia="Times New Roman"/>
                <w:spacing w:val="-2"/>
                <w:sz w:val="18"/>
                <w:szCs w:val="18"/>
              </w:rPr>
              <w:t>i</w:t>
            </w:r>
            <w:r>
              <w:rPr>
                <w:rFonts w:eastAsia="Times New Roman"/>
                <w:spacing w:val="1"/>
                <w:sz w:val="18"/>
                <w:szCs w:val="18"/>
              </w:rPr>
              <w:t>p</w:t>
            </w:r>
            <w:r>
              <w:rPr>
                <w:rFonts w:eastAsia="Times New Roman"/>
                <w:sz w:val="18"/>
                <w:szCs w:val="18"/>
              </w:rPr>
              <w:t xml:space="preserve">e </w:t>
            </w:r>
            <w:r>
              <w:rPr>
                <w:rFonts w:eastAsia="Times New Roman"/>
                <w:spacing w:val="-2"/>
                <w:sz w:val="18"/>
                <w:szCs w:val="18"/>
              </w:rPr>
              <w:t>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p>
          <w:p w14:paraId="63410D03">
            <w:pPr>
              <w:pBdr>
                <w:bottom w:val="single" w:color="auto" w:sz="4" w:space="1"/>
              </w:pBdr>
              <w:spacing w:line="200" w:lineRule="exact"/>
              <w:rPr>
                <w:sz w:val="20"/>
                <w:szCs w:val="20"/>
              </w:rPr>
            </w:pPr>
          </w:p>
          <w:p w14:paraId="2A8E5F1C">
            <w:pPr>
              <w:pBdr>
                <w:bottom w:val="single" w:color="auto" w:sz="4" w:space="1"/>
              </w:pBdr>
              <w:spacing w:line="200" w:lineRule="exact"/>
              <w:rPr>
                <w:sz w:val="20"/>
                <w:szCs w:val="20"/>
              </w:rPr>
            </w:pPr>
          </w:p>
          <w:p w14:paraId="49A8C661">
            <w:pPr>
              <w:pBdr>
                <w:bottom w:val="single" w:color="auto" w:sz="4" w:space="1"/>
              </w:pBdr>
              <w:spacing w:before="6" w:line="280" w:lineRule="exact"/>
              <w:rPr>
                <w:sz w:val="28"/>
                <w:szCs w:val="28"/>
              </w:rPr>
            </w:pPr>
          </w:p>
          <w:p w14:paraId="56168E84">
            <w:pPr>
              <w:spacing w:line="276" w:lineRule="auto"/>
              <w:ind w:left="64" w:right="78"/>
              <w:rPr>
                <w:rFonts w:eastAsia="Times New Roman"/>
                <w:sz w:val="18"/>
                <w:szCs w:val="18"/>
                <w:lang w:eastAsia="en-US"/>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bu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2581" w:type="dxa"/>
            <w:gridSpan w:val="2"/>
            <w:tcBorders>
              <w:top w:val="single" w:color="000000" w:sz="6" w:space="0"/>
              <w:left w:val="single" w:color="000000" w:sz="6" w:space="0"/>
              <w:bottom w:val="single" w:color="000000" w:sz="6" w:space="0"/>
              <w:right w:val="single" w:color="000000" w:sz="6" w:space="0"/>
            </w:tcBorders>
          </w:tcPr>
          <w:p w14:paraId="1B8FEB28">
            <w:pPr>
              <w:spacing w:before="42"/>
              <w:ind w:left="1043" w:right="1023"/>
              <w:jc w:val="center"/>
              <w:rPr>
                <w:rFonts w:eastAsia="Times New Roman"/>
                <w:sz w:val="18"/>
                <w:szCs w:val="18"/>
                <w:lang w:eastAsia="en-US"/>
              </w:rPr>
            </w:pPr>
            <w:r>
              <w:rPr>
                <w:rFonts w:eastAsia="Times New Roman"/>
                <w:spacing w:val="-17"/>
                <w:sz w:val="18"/>
                <w:szCs w:val="18"/>
              </w:rPr>
              <w:t>V</w:t>
            </w:r>
            <w:r>
              <w:rPr>
                <w:rFonts w:eastAsia="Times New Roman"/>
                <w:spacing w:val="-1"/>
                <w:sz w:val="18"/>
                <w:szCs w:val="18"/>
              </w:rPr>
              <w:t>a</w:t>
            </w:r>
            <w:r>
              <w:rPr>
                <w:rFonts w:eastAsia="Times New Roman"/>
                <w:sz w:val="18"/>
                <w:szCs w:val="18"/>
              </w:rPr>
              <w:t>l</w:t>
            </w:r>
            <w:r>
              <w:rPr>
                <w:rFonts w:eastAsia="Times New Roman"/>
                <w:spacing w:val="-1"/>
                <w:sz w:val="18"/>
                <w:szCs w:val="18"/>
              </w:rPr>
              <w:t>v</w:t>
            </w:r>
            <w:r>
              <w:rPr>
                <w:rFonts w:eastAsia="Times New Roman"/>
                <w:sz w:val="18"/>
                <w:szCs w:val="18"/>
              </w:rPr>
              <w:t>e</w:t>
            </w:r>
          </w:p>
        </w:tc>
        <w:tc>
          <w:tcPr>
            <w:tcW w:w="1559" w:type="dxa"/>
            <w:vMerge w:val="restart"/>
            <w:tcBorders>
              <w:top w:val="single" w:color="000000" w:sz="6" w:space="0"/>
              <w:left w:val="single" w:color="000000" w:sz="6" w:space="0"/>
              <w:bottom w:val="single" w:color="auto" w:sz="4" w:space="0"/>
              <w:right w:val="single" w:color="000000" w:sz="8" w:space="0"/>
            </w:tcBorders>
          </w:tcPr>
          <w:p w14:paraId="7D1E917D">
            <w:pPr>
              <w:spacing w:before="42"/>
              <w:ind w:left="501" w:right="471"/>
              <w:jc w:val="center"/>
              <w:rPr>
                <w:rFonts w:eastAsia="Times New Roman"/>
                <w:sz w:val="18"/>
                <w:szCs w:val="18"/>
              </w:rPr>
            </w:pPr>
            <w:r>
              <w:rPr>
                <w:rFonts w:eastAsia="Times New Roman"/>
                <w:spacing w:val="1"/>
                <w:sz w:val="18"/>
                <w:szCs w:val="18"/>
              </w:rPr>
              <w:t>F</w:t>
            </w:r>
            <w:r>
              <w:rPr>
                <w:rFonts w:eastAsia="Times New Roman"/>
                <w:sz w:val="18"/>
                <w:szCs w:val="18"/>
              </w:rPr>
              <w:t>i</w:t>
            </w:r>
            <w:r>
              <w:rPr>
                <w:rFonts w:eastAsia="Times New Roman"/>
                <w:spacing w:val="1"/>
                <w:sz w:val="18"/>
                <w:szCs w:val="18"/>
              </w:rPr>
              <w:t>t</w:t>
            </w:r>
            <w:r>
              <w:rPr>
                <w:rFonts w:eastAsia="Times New Roman"/>
                <w:sz w:val="18"/>
                <w:szCs w:val="18"/>
              </w:rPr>
              <w:t>t</w:t>
            </w:r>
            <w:r>
              <w:rPr>
                <w:rFonts w:eastAsia="Times New Roman"/>
                <w:spacing w:val="1"/>
                <w:sz w:val="18"/>
                <w:szCs w:val="18"/>
              </w:rPr>
              <w:t>in</w:t>
            </w:r>
            <w:r>
              <w:rPr>
                <w:rFonts w:eastAsia="Times New Roman"/>
                <w:sz w:val="18"/>
                <w:szCs w:val="18"/>
              </w:rPr>
              <w:t>g</w:t>
            </w:r>
          </w:p>
          <w:p w14:paraId="54143F2A">
            <w:pPr>
              <w:pBdr>
                <w:bottom w:val="single" w:color="auto" w:sz="4" w:space="1"/>
              </w:pBdr>
              <w:spacing w:line="200" w:lineRule="exact"/>
              <w:rPr>
                <w:sz w:val="20"/>
                <w:szCs w:val="20"/>
              </w:rPr>
            </w:pPr>
          </w:p>
          <w:p w14:paraId="28C9321A">
            <w:pPr>
              <w:pBdr>
                <w:bottom w:val="single" w:color="auto" w:sz="4" w:space="1"/>
              </w:pBdr>
              <w:spacing w:line="200" w:lineRule="exact"/>
              <w:rPr>
                <w:sz w:val="20"/>
                <w:szCs w:val="20"/>
              </w:rPr>
            </w:pPr>
          </w:p>
          <w:p w14:paraId="06F248F5">
            <w:pPr>
              <w:pBdr>
                <w:bottom w:val="single" w:color="auto" w:sz="4" w:space="1"/>
              </w:pBdr>
              <w:spacing w:before="6" w:line="280" w:lineRule="exact"/>
              <w:rPr>
                <w:sz w:val="28"/>
                <w:szCs w:val="28"/>
              </w:rPr>
            </w:pPr>
          </w:p>
          <w:p w14:paraId="168D665E">
            <w:pPr>
              <w:spacing w:line="276" w:lineRule="auto"/>
              <w:ind w:left="66" w:right="6"/>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 xml:space="preserve"> </w:t>
            </w:r>
            <w:r>
              <w:rPr>
                <w:rFonts w:eastAsia="Times New Roman"/>
                <w:sz w:val="18"/>
                <w:szCs w:val="18"/>
              </w:rPr>
              <w:t>ir</w:t>
            </w:r>
            <w:r>
              <w:rPr>
                <w:rFonts w:eastAsia="Times New Roman"/>
                <w:spacing w:val="1"/>
                <w:sz w:val="18"/>
                <w:szCs w:val="18"/>
              </w:rPr>
              <w:t>on</w:t>
            </w:r>
            <w:r>
              <w:rPr>
                <w:rFonts w:eastAsia="Times New Roman"/>
                <w:sz w:val="18"/>
                <w:szCs w:val="18"/>
              </w:rPr>
              <w:t xml:space="preserve">s  </w:t>
            </w:r>
            <w:r>
              <w:rPr>
                <w:rFonts w:eastAsia="Times New Roman"/>
                <w:spacing w:val="1"/>
                <w:sz w:val="18"/>
                <w:szCs w:val="18"/>
              </w:rPr>
              <w:t>o</w:t>
            </w:r>
            <w:r>
              <w:rPr>
                <w:rFonts w:eastAsia="Times New Roman"/>
                <w:sz w:val="18"/>
                <w:szCs w:val="18"/>
              </w:rPr>
              <w:t xml:space="preserve">r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 xml:space="preserve">d </w:t>
            </w:r>
            <w:r>
              <w:rPr>
                <w:rFonts w:eastAsia="Times New Roman"/>
                <w:spacing w:val="26"/>
                <w:sz w:val="18"/>
                <w:szCs w:val="18"/>
              </w:rPr>
              <w:t xml:space="preserve"> </w:t>
            </w:r>
            <w:r>
              <w:rPr>
                <w:rFonts w:eastAsia="Times New Roman"/>
                <w:sz w:val="18"/>
                <w:szCs w:val="18"/>
              </w:rPr>
              <w:t>st</w:t>
            </w:r>
            <w:r>
              <w:rPr>
                <w:rFonts w:eastAsia="Times New Roman"/>
                <w:spacing w:val="-1"/>
                <w:sz w:val="18"/>
                <w:szCs w:val="18"/>
              </w:rPr>
              <w:t>ee</w:t>
            </w:r>
            <w:r>
              <w:rPr>
                <w:rFonts w:eastAsia="Times New Roman"/>
                <w:sz w:val="18"/>
                <w:szCs w:val="18"/>
              </w:rPr>
              <w:t xml:space="preserve">l </w:t>
            </w:r>
            <w:r>
              <w:rPr>
                <w:rFonts w:eastAsia="Times New Roman"/>
                <w:spacing w:val="28"/>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3"/>
                <w:sz w:val="18"/>
                <w:szCs w:val="18"/>
              </w:rPr>
              <w:t>c</w:t>
            </w:r>
            <w:r>
              <w:rPr>
                <w:rFonts w:eastAsia="Times New Roman"/>
                <w:spacing w:val="1"/>
                <w:sz w:val="18"/>
                <w:szCs w:val="18"/>
              </w:rPr>
              <w:t>h</w:t>
            </w:r>
            <w:r>
              <w:rPr>
                <w:rFonts w:eastAsia="Times New Roman"/>
                <w:spacing w:val="-1"/>
                <w:sz w:val="18"/>
                <w:szCs w:val="18"/>
              </w:rPr>
              <w:t>e</w:t>
            </w:r>
            <w:r>
              <w:rPr>
                <w:rFonts w:eastAsia="Times New Roman"/>
                <w:sz w:val="18"/>
                <w:szCs w:val="18"/>
              </w:rPr>
              <w:t>s</w:t>
            </w:r>
          </w:p>
        </w:tc>
        <w:tc>
          <w:tcPr>
            <w:tcW w:w="686" w:type="dxa"/>
            <w:vMerge w:val="restart"/>
            <w:tcBorders>
              <w:top w:val="single" w:color="000000" w:sz="6" w:space="0"/>
              <w:left w:val="single" w:color="000000" w:sz="8" w:space="0"/>
              <w:bottom w:val="single" w:color="000000" w:sz="6" w:space="0"/>
              <w:right w:val="single" w:color="000000" w:sz="6" w:space="0"/>
            </w:tcBorders>
          </w:tcPr>
          <w:p w14:paraId="58BC1EBC">
            <w:pPr>
              <w:spacing w:after="200" w:line="276" w:lineRule="auto"/>
              <w:rPr>
                <w:sz w:val="22"/>
                <w:lang w:eastAsia="en-US"/>
              </w:rPr>
            </w:pPr>
          </w:p>
        </w:tc>
      </w:tr>
      <w:tr w14:paraId="161DA4AE">
        <w:tblPrEx>
          <w:tblCellMar>
            <w:top w:w="0" w:type="dxa"/>
            <w:left w:w="0" w:type="dxa"/>
            <w:bottom w:w="0" w:type="dxa"/>
            <w:right w:w="0" w:type="dxa"/>
          </w:tblCellMar>
        </w:tblPrEx>
        <w:trPr>
          <w:trHeight w:val="553" w:hRule="exact"/>
        </w:trPr>
        <w:tc>
          <w:tcPr>
            <w:tcW w:w="1015" w:type="dxa"/>
            <w:vMerge w:val="continue"/>
            <w:tcBorders>
              <w:top w:val="single" w:color="000000" w:sz="6" w:space="0"/>
              <w:left w:val="single" w:color="000000" w:sz="6" w:space="0"/>
              <w:bottom w:val="single" w:color="auto" w:sz="4" w:space="0"/>
              <w:right w:val="single" w:color="000000" w:sz="6" w:space="0"/>
            </w:tcBorders>
            <w:vAlign w:val="center"/>
          </w:tcPr>
          <w:p w14:paraId="6CC3DB2F">
            <w:pPr>
              <w:widowControl/>
              <w:rPr>
                <w:rFonts w:eastAsia="Times New Roman"/>
                <w:sz w:val="18"/>
                <w:szCs w:val="18"/>
                <w:lang w:eastAsia="en-US"/>
              </w:rPr>
            </w:pPr>
          </w:p>
        </w:tc>
        <w:tc>
          <w:tcPr>
            <w:tcW w:w="991" w:type="dxa"/>
            <w:vMerge w:val="continue"/>
            <w:tcBorders>
              <w:top w:val="single" w:color="000000" w:sz="6" w:space="0"/>
              <w:left w:val="single" w:color="000000" w:sz="6" w:space="0"/>
              <w:bottom w:val="single" w:color="000000" w:sz="4" w:space="0"/>
              <w:right w:val="single" w:color="000000" w:sz="6" w:space="0"/>
            </w:tcBorders>
            <w:vAlign w:val="center"/>
          </w:tcPr>
          <w:p w14:paraId="3118BE08">
            <w:pPr>
              <w:widowControl/>
              <w:rPr>
                <w:rFonts w:eastAsia="Times New Roman"/>
                <w:sz w:val="18"/>
                <w:szCs w:val="18"/>
                <w:lang w:eastAsia="en-US"/>
              </w:rPr>
            </w:pPr>
          </w:p>
        </w:tc>
        <w:tc>
          <w:tcPr>
            <w:tcW w:w="850" w:type="dxa"/>
            <w:vMerge w:val="restart"/>
            <w:tcBorders>
              <w:top w:val="single" w:color="000000" w:sz="6" w:space="0"/>
              <w:left w:val="single" w:color="000000" w:sz="6" w:space="0"/>
              <w:bottom w:val="single" w:color="000000" w:sz="4" w:space="0"/>
              <w:right w:val="single" w:color="000000" w:sz="6" w:space="0"/>
            </w:tcBorders>
          </w:tcPr>
          <w:p w14:paraId="60286675">
            <w:pPr>
              <w:spacing w:before="42"/>
              <w:ind w:left="112" w:right="-20"/>
              <w:rPr>
                <w:rFonts w:eastAsia="Times New Roman"/>
                <w:sz w:val="18"/>
                <w:szCs w:val="18"/>
              </w:rPr>
            </w:pPr>
            <w:r>
              <w:rPr>
                <w:rFonts w:eastAsia="Times New Roman"/>
                <w:spacing w:val="1"/>
                <w:sz w:val="18"/>
                <w:szCs w:val="18"/>
              </w:rPr>
              <w:t>M</w:t>
            </w:r>
            <w:r>
              <w:rPr>
                <w:rFonts w:eastAsia="Times New Roman"/>
                <w:spacing w:val="-1"/>
                <w:sz w:val="18"/>
                <w:szCs w:val="18"/>
              </w:rPr>
              <w:t>a</w:t>
            </w:r>
            <w:r>
              <w:rPr>
                <w:rFonts w:eastAsia="Times New Roman"/>
                <w:sz w:val="18"/>
                <w:szCs w:val="18"/>
              </w:rPr>
              <w:t>teri</w:t>
            </w:r>
            <w:r>
              <w:rPr>
                <w:rFonts w:eastAsia="Times New Roman"/>
                <w:spacing w:val="-1"/>
                <w:sz w:val="18"/>
                <w:szCs w:val="18"/>
              </w:rPr>
              <w:t>a</w:t>
            </w:r>
            <w:r>
              <w:rPr>
                <w:rFonts w:eastAsia="Times New Roman"/>
                <w:sz w:val="18"/>
                <w:szCs w:val="18"/>
              </w:rPr>
              <w:t>l</w:t>
            </w:r>
          </w:p>
          <w:p w14:paraId="6B091000">
            <w:pPr>
              <w:pBdr>
                <w:bottom w:val="single" w:color="auto" w:sz="4" w:space="1"/>
              </w:pBdr>
              <w:spacing w:before="1" w:line="170" w:lineRule="exact"/>
              <w:rPr>
                <w:sz w:val="17"/>
                <w:szCs w:val="17"/>
              </w:rPr>
            </w:pPr>
          </w:p>
          <w:p w14:paraId="07DBBFEA">
            <w:pPr>
              <w:pBdr>
                <w:bottom w:val="single" w:color="auto" w:sz="4" w:space="1"/>
              </w:pBdr>
              <w:spacing w:line="200" w:lineRule="exact"/>
              <w:rPr>
                <w:sz w:val="20"/>
                <w:szCs w:val="20"/>
              </w:rPr>
            </w:pPr>
          </w:p>
          <w:p w14:paraId="7054C4CD">
            <w:pPr>
              <w:spacing w:line="200" w:lineRule="exact"/>
              <w:rPr>
                <w:sz w:val="20"/>
                <w:szCs w:val="20"/>
              </w:rPr>
            </w:pPr>
          </w:p>
          <w:p w14:paraId="798E90B7">
            <w:pPr>
              <w:spacing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tc>
        <w:tc>
          <w:tcPr>
            <w:tcW w:w="682" w:type="dxa"/>
            <w:vMerge w:val="restart"/>
            <w:tcBorders>
              <w:top w:val="single" w:color="000000" w:sz="6" w:space="0"/>
              <w:left w:val="single" w:color="000000" w:sz="6" w:space="0"/>
              <w:bottom w:val="single" w:color="000000" w:sz="4" w:space="0"/>
              <w:right w:val="single" w:color="000000" w:sz="6" w:space="0"/>
            </w:tcBorders>
          </w:tcPr>
          <w:p w14:paraId="08796A4D">
            <w:pPr>
              <w:pBdr>
                <w:bottom w:val="single" w:color="auto" w:sz="4" w:space="1"/>
              </w:pBdr>
              <w:spacing w:before="42" w:line="280" w:lineRule="auto"/>
              <w:ind w:right="44"/>
              <w:rPr>
                <w:sz w:val="28"/>
                <w:szCs w:val="28"/>
              </w:rPr>
            </w:pPr>
            <w:r>
              <w:rPr>
                <w:rFonts w:eastAsia="Times New Roman"/>
                <w:spacing w:val="-2"/>
                <w:sz w:val="18"/>
                <w:szCs w:val="18"/>
              </w:rPr>
              <w:t>T</w:t>
            </w:r>
            <w:r>
              <w:rPr>
                <w:rFonts w:eastAsia="Times New Roman"/>
                <w:spacing w:val="1"/>
                <w:sz w:val="18"/>
                <w:szCs w:val="18"/>
              </w:rPr>
              <w:t>h</w:t>
            </w:r>
            <w:r>
              <w:rPr>
                <w:rFonts w:eastAsia="Times New Roman"/>
                <w:sz w:val="18"/>
                <w:szCs w:val="18"/>
              </w:rPr>
              <w:t>ic</w:t>
            </w:r>
            <w:r>
              <w:rPr>
                <w:rFonts w:eastAsia="Times New Roman"/>
                <w:spacing w:val="-1"/>
                <w:sz w:val="18"/>
                <w:szCs w:val="18"/>
              </w:rPr>
              <w:t>k</w:t>
            </w:r>
            <w:r>
              <w:rPr>
                <w:rFonts w:eastAsia="Times New Roman"/>
                <w:sz w:val="18"/>
                <w:szCs w:val="18"/>
              </w:rPr>
              <w:t xml:space="preserve">n </w:t>
            </w:r>
            <w:r>
              <w:rPr>
                <w:rFonts w:eastAsia="Times New Roman"/>
                <w:spacing w:val="-1"/>
                <w:sz w:val="18"/>
                <w:szCs w:val="18"/>
              </w:rPr>
              <w:t>e</w:t>
            </w:r>
            <w:r>
              <w:rPr>
                <w:rFonts w:eastAsia="Times New Roman"/>
                <w:sz w:val="18"/>
                <w:szCs w:val="18"/>
              </w:rPr>
              <w:t>ss</w:t>
            </w:r>
          </w:p>
          <w:p w14:paraId="6165C6A4">
            <w:pPr>
              <w:ind w:left="234" w:right="214"/>
              <w:jc w:val="center"/>
              <w:rPr>
                <w:sz w:val="18"/>
                <w:szCs w:val="18"/>
              </w:rPr>
            </w:pPr>
          </w:p>
          <w:p w14:paraId="081E50C5">
            <w:pPr>
              <w:ind w:left="234" w:right="214"/>
              <w:jc w:val="center"/>
              <w:rPr>
                <w:rFonts w:eastAsia="Times New Roman"/>
                <w:sz w:val="18"/>
                <w:szCs w:val="18"/>
                <w:lang w:eastAsia="en-US"/>
              </w:rPr>
            </w:pPr>
            <w:r>
              <w:rPr>
                <w:rFonts w:eastAsia="Times New Roman"/>
                <w:sz w:val="18"/>
                <w:szCs w:val="18"/>
              </w:rPr>
              <w:t>A</w:t>
            </w:r>
          </w:p>
        </w:tc>
        <w:tc>
          <w:tcPr>
            <w:tcW w:w="1416" w:type="dxa"/>
            <w:vMerge w:val="continue"/>
            <w:tcBorders>
              <w:top w:val="single" w:color="000000" w:sz="6" w:space="0"/>
              <w:left w:val="single" w:color="000000" w:sz="6" w:space="0"/>
              <w:bottom w:val="single" w:color="000000" w:sz="4" w:space="0"/>
              <w:right w:val="single" w:color="000000" w:sz="6" w:space="0"/>
            </w:tcBorders>
            <w:vAlign w:val="center"/>
          </w:tcPr>
          <w:p w14:paraId="52010404">
            <w:pPr>
              <w:widowControl/>
              <w:rPr>
                <w:rFonts w:eastAsia="Times New Roman"/>
                <w:sz w:val="18"/>
                <w:szCs w:val="18"/>
                <w:lang w:eastAsia="en-US"/>
              </w:rPr>
            </w:pPr>
          </w:p>
        </w:tc>
        <w:tc>
          <w:tcPr>
            <w:tcW w:w="996" w:type="dxa"/>
            <w:vMerge w:val="restart"/>
            <w:tcBorders>
              <w:top w:val="single" w:color="000000" w:sz="6" w:space="0"/>
              <w:left w:val="single" w:color="000000" w:sz="6" w:space="0"/>
              <w:bottom w:val="single" w:color="auto" w:sz="4" w:space="0"/>
              <w:right w:val="single" w:color="000000" w:sz="6" w:space="0"/>
            </w:tcBorders>
          </w:tcPr>
          <w:p w14:paraId="5A1AA255">
            <w:pPr>
              <w:spacing w:before="42"/>
              <w:ind w:left="294" w:right="-20"/>
              <w:rPr>
                <w:rFonts w:eastAsia="Times New Roman"/>
                <w:sz w:val="18"/>
                <w:szCs w:val="18"/>
              </w:rPr>
            </w:pPr>
            <w:r>
              <w:rPr>
                <w:rFonts w:eastAsia="Times New Roman"/>
                <w:sz w:val="18"/>
                <w:szCs w:val="18"/>
              </w:rPr>
              <w:t>B</w:t>
            </w:r>
            <w:r>
              <w:rPr>
                <w:rFonts w:eastAsia="Times New Roman"/>
                <w:spacing w:val="1"/>
                <w:sz w:val="18"/>
                <w:szCs w:val="18"/>
              </w:rPr>
              <w:t>od</w:t>
            </w:r>
            <w:r>
              <w:rPr>
                <w:rFonts w:eastAsia="Times New Roman"/>
                <w:sz w:val="18"/>
                <w:szCs w:val="18"/>
              </w:rPr>
              <w:t>y</w:t>
            </w:r>
          </w:p>
          <w:p w14:paraId="50452616">
            <w:pPr>
              <w:pBdr>
                <w:bottom w:val="single" w:color="auto" w:sz="4" w:space="1"/>
              </w:pBdr>
              <w:spacing w:before="1" w:line="130" w:lineRule="exact"/>
              <w:rPr>
                <w:sz w:val="13"/>
                <w:szCs w:val="13"/>
              </w:rPr>
            </w:pPr>
          </w:p>
          <w:p w14:paraId="7CEF959B">
            <w:pPr>
              <w:pBdr>
                <w:bottom w:val="single" w:color="auto" w:sz="4" w:space="1"/>
              </w:pBdr>
              <w:spacing w:line="200" w:lineRule="exact"/>
              <w:rPr>
                <w:sz w:val="20"/>
                <w:szCs w:val="20"/>
              </w:rPr>
            </w:pPr>
          </w:p>
          <w:p w14:paraId="26F83E8C">
            <w:pPr>
              <w:tabs>
                <w:tab w:val="left" w:pos="580"/>
              </w:tabs>
              <w:spacing w:line="276" w:lineRule="auto"/>
              <w:ind w:left="64" w:right="16"/>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st</w:t>
            </w:r>
            <w:r>
              <w:rPr>
                <w:rFonts w:eastAsia="Times New Roman"/>
                <w:sz w:val="18"/>
                <w:szCs w:val="18"/>
              </w:rPr>
              <w:tab/>
            </w:r>
            <w:r>
              <w:rPr>
                <w:rFonts w:eastAsia="Times New Roman"/>
                <w:sz w:val="18"/>
                <w:szCs w:val="18"/>
              </w:rPr>
              <w:t>st</w:t>
            </w:r>
            <w:r>
              <w:rPr>
                <w:rFonts w:eastAsia="Times New Roman"/>
                <w:spacing w:val="-1"/>
                <w:sz w:val="18"/>
                <w:szCs w:val="18"/>
              </w:rPr>
              <w:t>ee</w:t>
            </w:r>
            <w:r>
              <w:rPr>
                <w:rFonts w:eastAsia="Times New Roman"/>
                <w:sz w:val="18"/>
                <w:szCs w:val="18"/>
              </w:rPr>
              <w:t xml:space="preserve">l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tcBorders>
              <w:top w:val="single" w:color="000000" w:sz="6" w:space="0"/>
              <w:left w:val="single" w:color="000000" w:sz="6" w:space="0"/>
              <w:bottom w:val="single" w:color="000000" w:sz="6" w:space="0"/>
              <w:right w:val="single" w:color="000000" w:sz="6" w:space="0"/>
            </w:tcBorders>
          </w:tcPr>
          <w:p w14:paraId="103F9FAD">
            <w:pPr>
              <w:spacing w:before="42"/>
              <w:ind w:left="300" w:right="282"/>
              <w:jc w:val="center"/>
              <w:rPr>
                <w:rFonts w:eastAsia="Times New Roman"/>
                <w:sz w:val="18"/>
                <w:szCs w:val="18"/>
              </w:rPr>
            </w:pPr>
            <w:r>
              <w:rPr>
                <w:rFonts w:eastAsia="Times New Roman"/>
                <w:sz w:val="18"/>
                <w:szCs w:val="18"/>
              </w:rPr>
              <w:t>Dis</w:t>
            </w:r>
            <w:r>
              <w:rPr>
                <w:rFonts w:eastAsia="Times New Roman"/>
                <w:spacing w:val="-1"/>
                <w:sz w:val="18"/>
                <w:szCs w:val="18"/>
              </w:rPr>
              <w:t>c</w:t>
            </w:r>
            <w:r>
              <w:rPr>
                <w:rFonts w:eastAsia="Times New Roman"/>
                <w:sz w:val="18"/>
                <w:szCs w:val="18"/>
              </w:rPr>
              <w:t>.</w:t>
            </w:r>
            <w:r>
              <w:rPr>
                <w:rFonts w:eastAsia="Times New Roman"/>
                <w:spacing w:val="1"/>
                <w:sz w:val="18"/>
                <w:szCs w:val="18"/>
              </w:rPr>
              <w:t xml:space="preserve"> </w:t>
            </w:r>
            <w:r>
              <w:rPr>
                <w:rFonts w:eastAsia="Times New Roman"/>
                <w:sz w:val="18"/>
                <w:szCs w:val="18"/>
              </w:rPr>
              <w:t>&amp;</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ea</w:t>
            </w:r>
            <w:r>
              <w:rPr>
                <w:rFonts w:eastAsia="Times New Roman"/>
                <w:sz w:val="18"/>
                <w:szCs w:val="18"/>
              </w:rPr>
              <w:t>l</w:t>
            </w:r>
          </w:p>
          <w:p w14:paraId="40FC3DE4">
            <w:pPr>
              <w:spacing w:before="54"/>
              <w:ind w:left="568" w:right="545"/>
              <w:jc w:val="center"/>
              <w:rPr>
                <w:rFonts w:eastAsia="Times New Roman"/>
                <w:sz w:val="18"/>
                <w:szCs w:val="18"/>
                <w:lang w:eastAsia="en-US"/>
              </w:rPr>
            </w:pPr>
            <w:r>
              <w:rPr>
                <w:rFonts w:eastAsia="Times New Roman"/>
                <w:spacing w:val="-2"/>
                <w:sz w:val="18"/>
                <w:szCs w:val="18"/>
              </w:rPr>
              <w:t>S</w:t>
            </w:r>
            <w:r>
              <w:rPr>
                <w:rFonts w:eastAsia="Times New Roman"/>
                <w:sz w:val="18"/>
                <w:szCs w:val="18"/>
              </w:rPr>
              <w:t>tem</w:t>
            </w:r>
          </w:p>
        </w:tc>
        <w:tc>
          <w:tcPr>
            <w:tcW w:w="1559" w:type="dxa"/>
            <w:vMerge w:val="continue"/>
            <w:tcBorders>
              <w:top w:val="single" w:color="000000" w:sz="6" w:space="0"/>
              <w:left w:val="single" w:color="000000" w:sz="6" w:space="0"/>
              <w:bottom w:val="single" w:color="auto" w:sz="4" w:space="0"/>
              <w:right w:val="single" w:color="000000" w:sz="8" w:space="0"/>
            </w:tcBorders>
            <w:vAlign w:val="center"/>
          </w:tcPr>
          <w:p w14:paraId="33534C4F">
            <w:pPr>
              <w:widowControl/>
              <w:rPr>
                <w:rFonts w:eastAsia="Times New Roman"/>
                <w:sz w:val="18"/>
                <w:szCs w:val="18"/>
                <w:lang w:eastAsia="en-US"/>
              </w:rPr>
            </w:pPr>
          </w:p>
        </w:tc>
        <w:tc>
          <w:tcPr>
            <w:tcW w:w="686" w:type="dxa"/>
            <w:vMerge w:val="continue"/>
            <w:tcBorders>
              <w:top w:val="single" w:color="000000" w:sz="6" w:space="0"/>
              <w:left w:val="single" w:color="000000" w:sz="8" w:space="0"/>
              <w:bottom w:val="single" w:color="000000" w:sz="6" w:space="0"/>
              <w:right w:val="single" w:color="000000" w:sz="6" w:space="0"/>
            </w:tcBorders>
            <w:vAlign w:val="center"/>
          </w:tcPr>
          <w:p w14:paraId="6BAC3672">
            <w:pPr>
              <w:widowControl/>
              <w:rPr>
                <w:sz w:val="22"/>
                <w:lang w:eastAsia="en-US"/>
              </w:rPr>
            </w:pPr>
          </w:p>
        </w:tc>
      </w:tr>
      <w:tr w14:paraId="3AA38502">
        <w:tblPrEx>
          <w:tblCellMar>
            <w:top w:w="0" w:type="dxa"/>
            <w:left w:w="0" w:type="dxa"/>
            <w:bottom w:w="0" w:type="dxa"/>
            <w:right w:w="0" w:type="dxa"/>
          </w:tblCellMar>
        </w:tblPrEx>
        <w:trPr>
          <w:trHeight w:val="734" w:hRule="atLeast"/>
        </w:trPr>
        <w:tc>
          <w:tcPr>
            <w:tcW w:w="1015" w:type="dxa"/>
            <w:vMerge w:val="continue"/>
            <w:tcBorders>
              <w:top w:val="single" w:color="000000" w:sz="6" w:space="0"/>
              <w:left w:val="single" w:color="000000" w:sz="6" w:space="0"/>
              <w:bottom w:val="single" w:color="auto" w:sz="4" w:space="0"/>
              <w:right w:val="single" w:color="000000" w:sz="6" w:space="0"/>
            </w:tcBorders>
            <w:vAlign w:val="center"/>
          </w:tcPr>
          <w:p w14:paraId="4C98D727">
            <w:pPr>
              <w:widowControl/>
              <w:rPr>
                <w:rFonts w:eastAsia="Times New Roman"/>
                <w:sz w:val="18"/>
                <w:szCs w:val="18"/>
                <w:lang w:eastAsia="en-US"/>
              </w:rPr>
            </w:pPr>
          </w:p>
        </w:tc>
        <w:tc>
          <w:tcPr>
            <w:tcW w:w="991" w:type="dxa"/>
            <w:vMerge w:val="continue"/>
            <w:tcBorders>
              <w:top w:val="single" w:color="000000" w:sz="6" w:space="0"/>
              <w:left w:val="single" w:color="000000" w:sz="6" w:space="0"/>
              <w:bottom w:val="single" w:color="000000" w:sz="4" w:space="0"/>
              <w:right w:val="single" w:color="000000" w:sz="6" w:space="0"/>
            </w:tcBorders>
            <w:vAlign w:val="center"/>
          </w:tcPr>
          <w:p w14:paraId="69010F4D">
            <w:pPr>
              <w:widowControl/>
              <w:rPr>
                <w:rFonts w:eastAsia="Times New Roman"/>
                <w:sz w:val="18"/>
                <w:szCs w:val="18"/>
                <w:lang w:eastAsia="en-US"/>
              </w:rPr>
            </w:pPr>
          </w:p>
        </w:tc>
        <w:tc>
          <w:tcPr>
            <w:tcW w:w="1532" w:type="dxa"/>
            <w:vMerge w:val="continue"/>
            <w:tcBorders>
              <w:top w:val="single" w:color="000000" w:sz="6" w:space="0"/>
              <w:left w:val="single" w:color="000000" w:sz="6" w:space="0"/>
              <w:bottom w:val="single" w:color="000000" w:sz="4" w:space="0"/>
              <w:right w:val="single" w:color="000000" w:sz="6" w:space="0"/>
            </w:tcBorders>
            <w:vAlign w:val="center"/>
          </w:tcPr>
          <w:p w14:paraId="4E937C64">
            <w:pPr>
              <w:widowControl/>
              <w:rPr>
                <w:rFonts w:eastAsia="Times New Roman"/>
                <w:sz w:val="18"/>
                <w:szCs w:val="18"/>
                <w:lang w:eastAsia="en-US"/>
              </w:rPr>
            </w:pPr>
          </w:p>
        </w:tc>
        <w:tc>
          <w:tcPr>
            <w:tcW w:w="682" w:type="dxa"/>
            <w:vMerge w:val="continue"/>
            <w:tcBorders>
              <w:top w:val="single" w:color="000000" w:sz="6" w:space="0"/>
              <w:left w:val="single" w:color="000000" w:sz="6" w:space="0"/>
              <w:bottom w:val="single" w:color="000000" w:sz="4" w:space="0"/>
              <w:right w:val="single" w:color="000000" w:sz="6" w:space="0"/>
            </w:tcBorders>
            <w:vAlign w:val="center"/>
          </w:tcPr>
          <w:p w14:paraId="3D042B17">
            <w:pPr>
              <w:widowControl/>
              <w:rPr>
                <w:rFonts w:eastAsia="Times New Roman"/>
                <w:sz w:val="18"/>
                <w:szCs w:val="18"/>
                <w:lang w:eastAsia="en-US"/>
              </w:rPr>
            </w:pPr>
          </w:p>
        </w:tc>
        <w:tc>
          <w:tcPr>
            <w:tcW w:w="1416" w:type="dxa"/>
            <w:vMerge w:val="continue"/>
            <w:tcBorders>
              <w:top w:val="single" w:color="000000" w:sz="6" w:space="0"/>
              <w:left w:val="single" w:color="000000" w:sz="6" w:space="0"/>
              <w:bottom w:val="single" w:color="000000" w:sz="4" w:space="0"/>
              <w:right w:val="single" w:color="000000" w:sz="6" w:space="0"/>
            </w:tcBorders>
            <w:vAlign w:val="center"/>
          </w:tcPr>
          <w:p w14:paraId="6302379B">
            <w:pPr>
              <w:widowControl/>
              <w:rPr>
                <w:rFonts w:eastAsia="Times New Roman"/>
                <w:sz w:val="18"/>
                <w:szCs w:val="18"/>
                <w:lang w:eastAsia="en-US"/>
              </w:rPr>
            </w:pPr>
          </w:p>
        </w:tc>
        <w:tc>
          <w:tcPr>
            <w:tcW w:w="2581" w:type="dxa"/>
            <w:vMerge w:val="continue"/>
            <w:tcBorders>
              <w:top w:val="single" w:color="000000" w:sz="6" w:space="0"/>
              <w:left w:val="single" w:color="000000" w:sz="6" w:space="0"/>
              <w:bottom w:val="single" w:color="auto" w:sz="4" w:space="0"/>
              <w:right w:val="single" w:color="000000" w:sz="6" w:space="0"/>
            </w:tcBorders>
            <w:vAlign w:val="center"/>
          </w:tcPr>
          <w:p w14:paraId="39CEBE2B">
            <w:pPr>
              <w:widowControl/>
              <w:rPr>
                <w:rFonts w:eastAsia="Times New Roman"/>
                <w:sz w:val="18"/>
                <w:szCs w:val="18"/>
                <w:lang w:eastAsia="en-US"/>
              </w:rPr>
            </w:pPr>
          </w:p>
        </w:tc>
        <w:tc>
          <w:tcPr>
            <w:tcW w:w="1585" w:type="dxa"/>
            <w:tcBorders>
              <w:top w:val="single" w:color="000000" w:sz="6" w:space="0"/>
              <w:left w:val="single" w:color="000000" w:sz="6" w:space="0"/>
              <w:bottom w:val="single" w:color="000000" w:sz="4" w:space="0"/>
              <w:right w:val="single" w:color="000000" w:sz="6" w:space="0"/>
            </w:tcBorders>
          </w:tcPr>
          <w:p w14:paraId="55869670">
            <w:pPr>
              <w:spacing w:before="5" w:line="260" w:lineRule="exact"/>
              <w:rPr>
                <w:sz w:val="26"/>
                <w:szCs w:val="26"/>
              </w:rPr>
            </w:pPr>
          </w:p>
          <w:p w14:paraId="30D48F86">
            <w:pPr>
              <w:tabs>
                <w:tab w:val="left" w:pos="480"/>
                <w:tab w:val="left" w:pos="960"/>
              </w:tabs>
              <w:ind w:left="64" w:right="-20"/>
              <w:rPr>
                <w:rFonts w:eastAsia="Times New Roman"/>
                <w:sz w:val="18"/>
                <w:szCs w:val="18"/>
              </w:rPr>
            </w:pPr>
            <w:r>
              <w:rPr>
                <w:rFonts w:eastAsia="Times New Roman"/>
                <w:spacing w:val="-3"/>
                <w:sz w:val="18"/>
                <w:szCs w:val="18"/>
              </w:rPr>
              <w:t>A</w:t>
            </w:r>
            <w:r>
              <w:rPr>
                <w:rFonts w:eastAsia="Times New Roman"/>
                <w:sz w:val="18"/>
                <w:szCs w:val="18"/>
              </w:rPr>
              <w:t>s</w:t>
            </w:r>
            <w:r>
              <w:rPr>
                <w:rFonts w:eastAsia="Times New Roman"/>
                <w:sz w:val="18"/>
                <w:szCs w:val="18"/>
              </w:rPr>
              <w:tab/>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z w:val="18"/>
                <w:szCs w:val="18"/>
              </w:rPr>
              <w:tab/>
            </w:r>
            <w:r>
              <w:rPr>
                <w:rFonts w:eastAsia="Times New Roman"/>
                <w:spacing w:val="-3"/>
                <w:sz w:val="18"/>
                <w:szCs w:val="18"/>
              </w:rPr>
              <w:t>G</w:t>
            </w:r>
            <w:r>
              <w:rPr>
                <w:rFonts w:eastAsia="Times New Roman"/>
                <w:sz w:val="18"/>
                <w:szCs w:val="18"/>
              </w:rPr>
              <w:t>B/CB</w:t>
            </w:r>
          </w:p>
          <w:p w14:paraId="37B53C88">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59" w:type="dxa"/>
            <w:vMerge w:val="continue"/>
            <w:tcBorders>
              <w:top w:val="single" w:color="000000" w:sz="6" w:space="0"/>
              <w:left w:val="single" w:color="000000" w:sz="6" w:space="0"/>
              <w:bottom w:val="single" w:color="auto" w:sz="4" w:space="0"/>
              <w:right w:val="single" w:color="000000" w:sz="8" w:space="0"/>
            </w:tcBorders>
            <w:vAlign w:val="center"/>
          </w:tcPr>
          <w:p w14:paraId="37D5FAC9">
            <w:pPr>
              <w:widowControl/>
              <w:rPr>
                <w:rFonts w:eastAsia="Times New Roman"/>
                <w:sz w:val="18"/>
                <w:szCs w:val="18"/>
                <w:lang w:eastAsia="en-US"/>
              </w:rPr>
            </w:pPr>
          </w:p>
        </w:tc>
        <w:tc>
          <w:tcPr>
            <w:tcW w:w="686" w:type="dxa"/>
            <w:vMerge w:val="continue"/>
            <w:tcBorders>
              <w:top w:val="single" w:color="000000" w:sz="6" w:space="0"/>
              <w:left w:val="single" w:color="000000" w:sz="8" w:space="0"/>
              <w:bottom w:val="single" w:color="000000" w:sz="6" w:space="0"/>
              <w:right w:val="single" w:color="000000" w:sz="6" w:space="0"/>
            </w:tcBorders>
            <w:vAlign w:val="center"/>
          </w:tcPr>
          <w:p w14:paraId="2D45642F">
            <w:pPr>
              <w:widowControl/>
              <w:rPr>
                <w:sz w:val="22"/>
                <w:lang w:eastAsia="en-US"/>
              </w:rPr>
            </w:pPr>
          </w:p>
        </w:tc>
      </w:tr>
      <w:tr w14:paraId="421A4B61">
        <w:tblPrEx>
          <w:tblCellMar>
            <w:top w:w="0" w:type="dxa"/>
            <w:left w:w="0" w:type="dxa"/>
            <w:bottom w:w="0" w:type="dxa"/>
            <w:right w:w="0" w:type="dxa"/>
          </w:tblCellMar>
        </w:tblPrEx>
        <w:trPr>
          <w:trHeight w:val="492" w:hRule="exact"/>
        </w:trPr>
        <w:tc>
          <w:tcPr>
            <w:tcW w:w="1015" w:type="dxa"/>
            <w:vMerge w:val="continue"/>
            <w:tcBorders>
              <w:top w:val="single" w:color="000000" w:sz="6" w:space="0"/>
              <w:left w:val="single" w:color="000000" w:sz="6" w:space="0"/>
              <w:bottom w:val="single" w:color="auto" w:sz="4" w:space="0"/>
              <w:right w:val="single" w:color="000000" w:sz="6" w:space="0"/>
            </w:tcBorders>
            <w:vAlign w:val="center"/>
          </w:tcPr>
          <w:p w14:paraId="5D8908C9">
            <w:pPr>
              <w:widowControl/>
              <w:rPr>
                <w:rFonts w:eastAsia="Times New Roman"/>
                <w:sz w:val="18"/>
                <w:szCs w:val="18"/>
                <w:lang w:eastAsia="en-US"/>
              </w:rPr>
            </w:pPr>
          </w:p>
        </w:tc>
        <w:tc>
          <w:tcPr>
            <w:tcW w:w="991" w:type="dxa"/>
            <w:tcBorders>
              <w:top w:val="single" w:color="000000" w:sz="4" w:space="0"/>
              <w:left w:val="single" w:color="000000" w:sz="6" w:space="0"/>
              <w:bottom w:val="single" w:color="000000" w:sz="6" w:space="0"/>
              <w:right w:val="single" w:color="000000" w:sz="6" w:space="0"/>
            </w:tcBorders>
          </w:tcPr>
          <w:p w14:paraId="48AD9192">
            <w:pPr>
              <w:spacing w:before="23"/>
              <w:ind w:left="64" w:right="-20"/>
              <w:rPr>
                <w:rFonts w:eastAsia="Times New Roman"/>
                <w:sz w:val="18"/>
                <w:szCs w:val="18"/>
              </w:rPr>
            </w:pPr>
            <w:r>
              <w:rPr>
                <w:rFonts w:eastAsia="Times New Roman"/>
                <w:spacing w:val="1"/>
                <w:sz w:val="18"/>
                <w:szCs w:val="18"/>
              </w:rPr>
              <w:t>2</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3EB076BC">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tcBorders>
              <w:top w:val="single" w:color="000000" w:sz="4" w:space="0"/>
              <w:left w:val="single" w:color="000000" w:sz="6" w:space="0"/>
              <w:bottom w:val="single" w:color="000000" w:sz="6" w:space="0"/>
              <w:right w:val="single" w:color="000000" w:sz="6" w:space="0"/>
            </w:tcBorders>
          </w:tcPr>
          <w:p w14:paraId="35AC3270">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tc>
        <w:tc>
          <w:tcPr>
            <w:tcW w:w="682" w:type="dxa"/>
            <w:tcBorders>
              <w:top w:val="single" w:color="000000" w:sz="4" w:space="0"/>
              <w:left w:val="single" w:color="000000" w:sz="6" w:space="0"/>
              <w:bottom w:val="single" w:color="000000" w:sz="6" w:space="0"/>
              <w:right w:val="single" w:color="000000" w:sz="6" w:space="0"/>
            </w:tcBorders>
          </w:tcPr>
          <w:p w14:paraId="08F33FA3">
            <w:pPr>
              <w:spacing w:before="23"/>
              <w:ind w:left="234" w:right="214"/>
              <w:jc w:val="center"/>
              <w:rPr>
                <w:rFonts w:eastAsia="Times New Roman"/>
                <w:sz w:val="18"/>
                <w:szCs w:val="18"/>
                <w:lang w:eastAsia="en-US"/>
              </w:rPr>
            </w:pPr>
            <w:r>
              <w:rPr>
                <w:rFonts w:eastAsia="Times New Roman"/>
                <w:sz w:val="18"/>
                <w:szCs w:val="18"/>
              </w:rPr>
              <w:t>A</w:t>
            </w:r>
          </w:p>
        </w:tc>
        <w:tc>
          <w:tcPr>
            <w:tcW w:w="1416" w:type="dxa"/>
            <w:tcBorders>
              <w:top w:val="single" w:color="000000" w:sz="4" w:space="0"/>
              <w:left w:val="single" w:color="000000" w:sz="6" w:space="0"/>
              <w:bottom w:val="single" w:color="000000" w:sz="6" w:space="0"/>
              <w:right w:val="single" w:color="000000" w:sz="6" w:space="0"/>
            </w:tcBorders>
          </w:tcPr>
          <w:p w14:paraId="4C2336A7">
            <w:pPr>
              <w:spacing w:before="23" w:line="276" w:lineRule="auto"/>
              <w:ind w:left="64" w:right="78"/>
              <w:rPr>
                <w:rFonts w:eastAsia="Times New Roman"/>
                <w:sz w:val="18"/>
                <w:szCs w:val="18"/>
                <w:lang w:eastAsia="en-US"/>
              </w:rPr>
            </w:pPr>
            <w:r>
              <w:rPr>
                <w:rFonts w:eastAsia="Times New Roman"/>
                <w:spacing w:val="1"/>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1"/>
                <w:sz w:val="18"/>
                <w:szCs w:val="18"/>
              </w:rPr>
              <w:t>b</w:t>
            </w:r>
            <w:r>
              <w:rPr>
                <w:rFonts w:eastAsia="Times New Roman"/>
                <w:spacing w:val="1"/>
                <w:sz w:val="18"/>
                <w:szCs w:val="18"/>
              </w:rPr>
              <w:t>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tcBorders>
              <w:top w:val="single" w:color="auto" w:sz="4" w:space="0"/>
              <w:left w:val="single" w:color="000000" w:sz="6" w:space="0"/>
              <w:bottom w:val="single" w:color="000000" w:sz="6" w:space="0"/>
              <w:right w:val="single" w:color="000000" w:sz="6" w:space="0"/>
            </w:tcBorders>
          </w:tcPr>
          <w:p w14:paraId="4CD50A52">
            <w:pPr>
              <w:spacing w:before="23" w:line="276" w:lineRule="auto"/>
              <w:ind w:left="64" w:right="278"/>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e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restart"/>
            <w:tcBorders>
              <w:top w:val="single" w:color="000000" w:sz="4" w:space="0"/>
              <w:left w:val="single" w:color="000000" w:sz="6" w:space="0"/>
              <w:bottom w:val="single" w:color="000000" w:sz="6" w:space="0"/>
              <w:right w:val="single" w:color="000000" w:sz="6" w:space="0"/>
            </w:tcBorders>
          </w:tcPr>
          <w:p w14:paraId="286DF445">
            <w:pPr>
              <w:tabs>
                <w:tab w:val="left" w:pos="480"/>
                <w:tab w:val="left" w:pos="960"/>
              </w:tabs>
              <w:spacing w:before="23"/>
              <w:ind w:left="64" w:right="-20"/>
              <w:rPr>
                <w:rFonts w:eastAsia="Times New Roman"/>
                <w:sz w:val="18"/>
                <w:szCs w:val="18"/>
              </w:rPr>
            </w:pPr>
            <w:r>
              <w:rPr>
                <w:rFonts w:eastAsia="Times New Roman"/>
                <w:spacing w:val="-3"/>
                <w:sz w:val="18"/>
                <w:szCs w:val="18"/>
              </w:rPr>
              <w:t>A</w:t>
            </w:r>
            <w:r>
              <w:rPr>
                <w:rFonts w:eastAsia="Times New Roman"/>
                <w:sz w:val="18"/>
                <w:szCs w:val="18"/>
              </w:rPr>
              <w:t>s</w:t>
            </w:r>
            <w:r>
              <w:rPr>
                <w:rFonts w:eastAsia="Times New Roman"/>
                <w:sz w:val="18"/>
                <w:szCs w:val="18"/>
              </w:rPr>
              <w:tab/>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z w:val="18"/>
                <w:szCs w:val="18"/>
              </w:rPr>
              <w:tab/>
            </w:r>
            <w:r>
              <w:rPr>
                <w:rFonts w:eastAsia="Times New Roman"/>
                <w:spacing w:val="-3"/>
                <w:sz w:val="18"/>
                <w:szCs w:val="18"/>
              </w:rPr>
              <w:t>G</w:t>
            </w:r>
            <w:r>
              <w:rPr>
                <w:rFonts w:eastAsia="Times New Roman"/>
                <w:sz w:val="18"/>
                <w:szCs w:val="18"/>
              </w:rPr>
              <w:t>B/CB</w:t>
            </w:r>
          </w:p>
          <w:p w14:paraId="2077AA05">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59" w:type="dxa"/>
            <w:tcBorders>
              <w:top w:val="single" w:color="auto" w:sz="4" w:space="0"/>
              <w:left w:val="single" w:color="000000" w:sz="6" w:space="0"/>
              <w:bottom w:val="single" w:color="000000" w:sz="6" w:space="0"/>
              <w:right w:val="single" w:color="000000" w:sz="8" w:space="0"/>
            </w:tcBorders>
          </w:tcPr>
          <w:p w14:paraId="34CDE5CB">
            <w:pPr>
              <w:spacing w:after="200" w:line="276" w:lineRule="auto"/>
              <w:rPr>
                <w:sz w:val="22"/>
                <w:lang w:eastAsia="en-US"/>
              </w:rPr>
            </w:pPr>
          </w:p>
        </w:tc>
        <w:tc>
          <w:tcPr>
            <w:tcW w:w="686" w:type="dxa"/>
            <w:vMerge w:val="continue"/>
            <w:tcBorders>
              <w:top w:val="single" w:color="000000" w:sz="6" w:space="0"/>
              <w:left w:val="single" w:color="000000" w:sz="8" w:space="0"/>
              <w:bottom w:val="single" w:color="000000" w:sz="6" w:space="0"/>
              <w:right w:val="single" w:color="000000" w:sz="6" w:space="0"/>
            </w:tcBorders>
            <w:vAlign w:val="center"/>
          </w:tcPr>
          <w:p w14:paraId="3F307FCF">
            <w:pPr>
              <w:widowControl/>
              <w:rPr>
                <w:sz w:val="22"/>
                <w:lang w:eastAsia="en-US"/>
              </w:rPr>
            </w:pPr>
          </w:p>
        </w:tc>
      </w:tr>
      <w:tr w14:paraId="1995CEB1">
        <w:tblPrEx>
          <w:tblCellMar>
            <w:top w:w="0" w:type="dxa"/>
            <w:left w:w="0" w:type="dxa"/>
            <w:bottom w:w="0" w:type="dxa"/>
            <w:right w:w="0" w:type="dxa"/>
          </w:tblCellMar>
        </w:tblPrEx>
        <w:trPr>
          <w:trHeight w:val="734" w:hRule="exact"/>
        </w:trPr>
        <w:tc>
          <w:tcPr>
            <w:tcW w:w="1015" w:type="dxa"/>
            <w:vMerge w:val="continue"/>
            <w:tcBorders>
              <w:top w:val="single" w:color="000000" w:sz="6" w:space="0"/>
              <w:left w:val="single" w:color="000000" w:sz="6" w:space="0"/>
              <w:bottom w:val="single" w:color="auto" w:sz="4" w:space="0"/>
              <w:right w:val="single" w:color="000000" w:sz="6" w:space="0"/>
            </w:tcBorders>
            <w:vAlign w:val="center"/>
          </w:tcPr>
          <w:p w14:paraId="02AF00F1">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6" w:space="0"/>
              <w:right w:val="single" w:color="000000" w:sz="6" w:space="0"/>
            </w:tcBorders>
          </w:tcPr>
          <w:p w14:paraId="6F23EF7B">
            <w:pPr>
              <w:spacing w:before="23"/>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4583A2C9">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tcBorders>
              <w:top w:val="single" w:color="000000" w:sz="6" w:space="0"/>
              <w:left w:val="single" w:color="000000" w:sz="6" w:space="0"/>
              <w:bottom w:val="single" w:color="000000" w:sz="6" w:space="0"/>
              <w:right w:val="single" w:color="000000" w:sz="6" w:space="0"/>
            </w:tcBorders>
          </w:tcPr>
          <w:p w14:paraId="0837A10D">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6" w:space="0"/>
              <w:left w:val="single" w:color="000000" w:sz="6" w:space="0"/>
              <w:bottom w:val="single" w:color="000000" w:sz="6" w:space="0"/>
              <w:right w:val="single" w:color="000000" w:sz="6" w:space="0"/>
            </w:tcBorders>
          </w:tcPr>
          <w:p w14:paraId="6CD57099">
            <w:pPr>
              <w:spacing w:after="200" w:line="276" w:lineRule="auto"/>
              <w:rPr>
                <w:sz w:val="22"/>
                <w:lang w:eastAsia="en-US"/>
              </w:rPr>
            </w:pPr>
          </w:p>
        </w:tc>
        <w:tc>
          <w:tcPr>
            <w:tcW w:w="1416" w:type="dxa"/>
            <w:tcBorders>
              <w:top w:val="single" w:color="000000" w:sz="6" w:space="0"/>
              <w:left w:val="single" w:color="000000" w:sz="6" w:space="0"/>
              <w:bottom w:val="single" w:color="000000" w:sz="6" w:space="0"/>
              <w:right w:val="single" w:color="000000" w:sz="6" w:space="0"/>
            </w:tcBorders>
          </w:tcPr>
          <w:p w14:paraId="5F48650B">
            <w:pPr>
              <w:spacing w:before="23" w:line="276" w:lineRule="auto"/>
              <w:ind w:left="64" w:right="232"/>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 xml:space="preserve">ss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e 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23DC05CD">
            <w:pPr>
              <w:spacing w:before="23" w:line="276" w:lineRule="auto"/>
              <w:ind w:left="64" w:right="278"/>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e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4" w:space="0"/>
              <w:left w:val="single" w:color="000000" w:sz="6" w:space="0"/>
              <w:bottom w:val="single" w:color="000000" w:sz="6" w:space="0"/>
              <w:right w:val="single" w:color="000000" w:sz="6" w:space="0"/>
            </w:tcBorders>
            <w:vAlign w:val="center"/>
          </w:tcPr>
          <w:p w14:paraId="3DF0EFFF">
            <w:pPr>
              <w:widowControl/>
              <w:rPr>
                <w:rFonts w:eastAsia="Times New Roman"/>
                <w:sz w:val="18"/>
                <w:szCs w:val="18"/>
                <w:lang w:eastAsia="en-US"/>
              </w:rPr>
            </w:pPr>
          </w:p>
        </w:tc>
        <w:tc>
          <w:tcPr>
            <w:tcW w:w="1559" w:type="dxa"/>
            <w:tcBorders>
              <w:top w:val="single" w:color="000000" w:sz="6" w:space="0"/>
              <w:left w:val="single" w:color="000000" w:sz="6" w:space="0"/>
              <w:bottom w:val="single" w:color="000000" w:sz="6" w:space="0"/>
              <w:right w:val="single" w:color="000000" w:sz="8" w:space="0"/>
            </w:tcBorders>
          </w:tcPr>
          <w:p w14:paraId="081133D5">
            <w:pPr>
              <w:spacing w:before="3" w:line="260" w:lineRule="exact"/>
              <w:rPr>
                <w:sz w:val="26"/>
                <w:szCs w:val="26"/>
              </w:rPr>
            </w:pPr>
          </w:p>
          <w:p w14:paraId="46F3AFE8">
            <w:pPr>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86" w:type="dxa"/>
            <w:vMerge w:val="continue"/>
            <w:tcBorders>
              <w:top w:val="single" w:color="000000" w:sz="6" w:space="0"/>
              <w:left w:val="single" w:color="000000" w:sz="8" w:space="0"/>
              <w:bottom w:val="single" w:color="000000" w:sz="6" w:space="0"/>
              <w:right w:val="single" w:color="000000" w:sz="6" w:space="0"/>
            </w:tcBorders>
            <w:vAlign w:val="center"/>
          </w:tcPr>
          <w:p w14:paraId="659A0F32">
            <w:pPr>
              <w:widowControl/>
              <w:rPr>
                <w:sz w:val="22"/>
                <w:lang w:eastAsia="en-US"/>
              </w:rPr>
            </w:pPr>
          </w:p>
        </w:tc>
      </w:tr>
      <w:tr w14:paraId="6B1C20C2">
        <w:tblPrEx>
          <w:tblCellMar>
            <w:top w:w="0" w:type="dxa"/>
            <w:left w:w="0" w:type="dxa"/>
            <w:bottom w:w="0" w:type="dxa"/>
            <w:right w:w="0" w:type="dxa"/>
          </w:tblCellMar>
        </w:tblPrEx>
        <w:trPr>
          <w:trHeight w:val="735" w:hRule="atLeast"/>
        </w:trPr>
        <w:tc>
          <w:tcPr>
            <w:tcW w:w="1015" w:type="dxa"/>
            <w:vMerge w:val="restart"/>
            <w:tcBorders>
              <w:top w:val="single" w:color="auto" w:sz="4" w:space="0"/>
              <w:left w:val="single" w:color="000000" w:sz="6" w:space="0"/>
              <w:bottom w:val="single" w:color="000000" w:sz="6" w:space="0"/>
              <w:right w:val="single" w:color="000000" w:sz="6" w:space="0"/>
            </w:tcBorders>
          </w:tcPr>
          <w:p w14:paraId="60BE5C61">
            <w:pPr>
              <w:spacing w:before="3" w:line="260" w:lineRule="exact"/>
              <w:rPr>
                <w:sz w:val="26"/>
                <w:szCs w:val="26"/>
              </w:rPr>
            </w:pPr>
          </w:p>
          <w:p w14:paraId="1A29B057">
            <w:pPr>
              <w:ind w:left="64" w:right="14"/>
              <w:rPr>
                <w:rFonts w:eastAsia="Times New Roman"/>
                <w:sz w:val="18"/>
                <w:szCs w:val="18"/>
              </w:rPr>
            </w:pPr>
            <w:r>
              <w:rPr>
                <w:rFonts w:eastAsia="Times New Roman"/>
                <w:spacing w:val="-3"/>
                <w:sz w:val="18"/>
                <w:szCs w:val="18"/>
              </w:rPr>
              <w:t>A</w:t>
            </w:r>
            <w:r>
              <w:rPr>
                <w:rFonts w:eastAsia="Times New Roman"/>
                <w:spacing w:val="1"/>
                <w:sz w:val="18"/>
                <w:szCs w:val="18"/>
              </w:rPr>
              <w:t>u</w:t>
            </w:r>
            <w:r>
              <w:rPr>
                <w:rFonts w:eastAsia="Times New Roman"/>
                <w:spacing w:val="-1"/>
                <w:sz w:val="18"/>
                <w:szCs w:val="18"/>
              </w:rPr>
              <w:t>x</w:t>
            </w:r>
            <w:r>
              <w:rPr>
                <w:rFonts w:eastAsia="Times New Roman"/>
                <w:sz w:val="18"/>
                <w:szCs w:val="18"/>
              </w:rPr>
              <w:t xml:space="preserve">. </w:t>
            </w:r>
            <w:r>
              <w:rPr>
                <w:rFonts w:eastAsia="Times New Roman"/>
                <w:spacing w:val="6"/>
                <w:sz w:val="18"/>
                <w:szCs w:val="18"/>
              </w:rPr>
              <w:t xml:space="preserve"> </w:t>
            </w:r>
            <w:r>
              <w:rPr>
                <w:rFonts w:eastAsia="Times New Roman"/>
                <w:spacing w:val="1"/>
                <w:sz w:val="18"/>
                <w:szCs w:val="18"/>
              </w:rPr>
              <w:t>bo</w:t>
            </w:r>
            <w:r>
              <w:rPr>
                <w:rFonts w:eastAsia="Times New Roman"/>
                <w:sz w:val="18"/>
                <w:szCs w:val="18"/>
              </w:rPr>
              <w:t>i</w:t>
            </w:r>
            <w:r>
              <w:rPr>
                <w:rFonts w:eastAsia="Times New Roman"/>
                <w:spacing w:val="1"/>
                <w:sz w:val="18"/>
                <w:szCs w:val="18"/>
              </w:rPr>
              <w:t>l</w:t>
            </w:r>
            <w:r>
              <w:rPr>
                <w:rFonts w:eastAsia="Times New Roman"/>
                <w:spacing w:val="-1"/>
                <w:sz w:val="18"/>
                <w:szCs w:val="18"/>
              </w:rPr>
              <w:t>e</w:t>
            </w:r>
            <w:r>
              <w:rPr>
                <w:rFonts w:eastAsia="Times New Roman"/>
                <w:sz w:val="18"/>
                <w:szCs w:val="18"/>
              </w:rPr>
              <w:t xml:space="preserve">r </w:t>
            </w:r>
            <w:r>
              <w:rPr>
                <w:rFonts w:eastAsia="Times New Roman"/>
                <w:spacing w:val="-2"/>
                <w:sz w:val="18"/>
                <w:szCs w:val="18"/>
              </w:rPr>
              <w:t>f</w:t>
            </w:r>
            <w:r>
              <w:rPr>
                <w:rFonts w:eastAsia="Times New Roman"/>
                <w:spacing w:val="1"/>
                <w:sz w:val="18"/>
                <w:szCs w:val="18"/>
              </w:rPr>
              <w:t>e</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pu</w:t>
            </w:r>
            <w:r>
              <w:rPr>
                <w:rFonts w:eastAsia="Times New Roman"/>
                <w:spacing w:val="-3"/>
                <w:sz w:val="18"/>
                <w:szCs w:val="18"/>
              </w:rPr>
              <w:t>m</w:t>
            </w:r>
            <w:r>
              <w:rPr>
                <w:rFonts w:eastAsia="Times New Roman"/>
                <w:sz w:val="18"/>
                <w:szCs w:val="18"/>
              </w:rPr>
              <w:t>p D</w:t>
            </w:r>
            <w:r>
              <w:rPr>
                <w:rFonts w:eastAsia="Times New Roman"/>
                <w:spacing w:val="-1"/>
                <w:sz w:val="18"/>
                <w:szCs w:val="18"/>
              </w:rPr>
              <w:t>e</w:t>
            </w:r>
            <w:r>
              <w:rPr>
                <w:rFonts w:eastAsia="Times New Roman"/>
                <w:sz w:val="18"/>
                <w:szCs w:val="18"/>
              </w:rPr>
              <w:t>l</w:t>
            </w:r>
            <w:r>
              <w:rPr>
                <w:rFonts w:eastAsia="Times New Roman"/>
                <w:spacing w:val="1"/>
                <w:sz w:val="18"/>
                <w:szCs w:val="18"/>
              </w:rPr>
              <w:t>i</w:t>
            </w:r>
            <w:r>
              <w:rPr>
                <w:rFonts w:eastAsia="Times New Roman"/>
                <w:spacing w:val="-1"/>
                <w:sz w:val="18"/>
                <w:szCs w:val="18"/>
              </w:rPr>
              <w:t>ve</w:t>
            </w:r>
            <w:r>
              <w:rPr>
                <w:rFonts w:eastAsia="Times New Roman"/>
                <w:spacing w:val="2"/>
                <w:sz w:val="18"/>
                <w:szCs w:val="18"/>
              </w:rPr>
              <w:t>r</w:t>
            </w:r>
            <w:r>
              <w:rPr>
                <w:rFonts w:eastAsia="Times New Roman"/>
                <w:sz w:val="18"/>
                <w:szCs w:val="18"/>
              </w:rPr>
              <w:t>y</w:t>
            </w:r>
          </w:p>
          <w:p w14:paraId="052EAA66">
            <w:pPr>
              <w:spacing w:before="1" w:line="276" w:lineRule="auto"/>
              <w:ind w:left="64" w:right="14"/>
              <w:rPr>
                <w:rFonts w:eastAsia="Times New Roman"/>
                <w:sz w:val="18"/>
                <w:szCs w:val="18"/>
                <w:lang w:eastAsia="en-US"/>
              </w:rPr>
            </w:pPr>
            <w:r>
              <w:rPr>
                <w:rFonts w:eastAsia="Times New Roman"/>
                <w:spacing w:val="-1"/>
                <w:sz w:val="18"/>
                <w:szCs w:val="18"/>
              </w:rPr>
              <w:t>a</w:t>
            </w:r>
            <w:r>
              <w:rPr>
                <w:rFonts w:eastAsia="Times New Roman"/>
                <w:spacing w:val="1"/>
                <w:sz w:val="18"/>
                <w:szCs w:val="18"/>
              </w:rPr>
              <w:t>n</w:t>
            </w:r>
            <w:r>
              <w:rPr>
                <w:rFonts w:eastAsia="Times New Roman"/>
                <w:sz w:val="18"/>
                <w:szCs w:val="18"/>
              </w:rPr>
              <w:t xml:space="preserve">d   </w:t>
            </w:r>
            <w:r>
              <w:rPr>
                <w:rFonts w:eastAsia="Times New Roman"/>
                <w:spacing w:val="10"/>
                <w:sz w:val="18"/>
                <w:szCs w:val="18"/>
              </w:rPr>
              <w:t xml:space="preserve"> </w:t>
            </w:r>
            <w:r>
              <w:rPr>
                <w:rFonts w:eastAsia="Times New Roman"/>
                <w:spacing w:val="1"/>
                <w:sz w:val="18"/>
                <w:szCs w:val="18"/>
              </w:rPr>
              <w:t>b</w:t>
            </w:r>
            <w:r>
              <w:rPr>
                <w:rFonts w:eastAsia="Times New Roman"/>
                <w:spacing w:val="-1"/>
                <w:sz w:val="18"/>
                <w:szCs w:val="18"/>
              </w:rPr>
              <w:t>o</w:t>
            </w:r>
            <w:r>
              <w:rPr>
                <w:rFonts w:eastAsia="Times New Roman"/>
                <w:sz w:val="18"/>
                <w:szCs w:val="18"/>
              </w:rPr>
              <w:t>i</w:t>
            </w:r>
            <w:r>
              <w:rPr>
                <w:rFonts w:eastAsia="Times New Roman"/>
                <w:spacing w:val="1"/>
                <w:sz w:val="18"/>
                <w:szCs w:val="18"/>
              </w:rPr>
              <w:t>l</w:t>
            </w:r>
            <w:r>
              <w:rPr>
                <w:rFonts w:eastAsia="Times New Roman"/>
                <w:spacing w:val="-1"/>
                <w:sz w:val="18"/>
                <w:szCs w:val="18"/>
              </w:rPr>
              <w:t>e</w:t>
            </w:r>
            <w:r>
              <w:rPr>
                <w:rFonts w:eastAsia="Times New Roman"/>
                <w:sz w:val="18"/>
                <w:szCs w:val="18"/>
              </w:rPr>
              <w:t xml:space="preserve">r </w:t>
            </w:r>
            <w:r>
              <w:rPr>
                <w:rFonts w:eastAsia="Times New Roman"/>
                <w:spacing w:val="1"/>
                <w:sz w:val="18"/>
                <w:szCs w:val="18"/>
              </w:rPr>
              <w:t>b</w:t>
            </w:r>
            <w:r>
              <w:rPr>
                <w:rFonts w:eastAsia="Times New Roman"/>
                <w:sz w:val="18"/>
                <w:szCs w:val="18"/>
              </w:rPr>
              <w:t>l</w:t>
            </w:r>
            <w:r>
              <w:rPr>
                <w:rFonts w:eastAsia="Times New Roman"/>
                <w:spacing w:val="1"/>
                <w:sz w:val="18"/>
                <w:szCs w:val="18"/>
              </w:rPr>
              <w:t>o</w:t>
            </w:r>
            <w:r>
              <w:rPr>
                <w:rFonts w:eastAsia="Times New Roman"/>
                <w:sz w:val="18"/>
                <w:szCs w:val="18"/>
              </w:rPr>
              <w:t>w</w:t>
            </w:r>
            <w:r>
              <w:rPr>
                <w:rFonts w:eastAsia="Times New Roman"/>
                <w:spacing w:val="-2"/>
                <w:sz w:val="18"/>
                <w:szCs w:val="18"/>
              </w:rPr>
              <w:t xml:space="preserve"> </w:t>
            </w:r>
            <w:r>
              <w:rPr>
                <w:rFonts w:eastAsia="Times New Roman"/>
                <w:spacing w:val="1"/>
                <w:sz w:val="18"/>
                <w:szCs w:val="18"/>
              </w:rPr>
              <w:t>o</w:t>
            </w:r>
            <w:r>
              <w:rPr>
                <w:rFonts w:eastAsia="Times New Roman"/>
                <w:spacing w:val="-5"/>
                <w:sz w:val="18"/>
                <w:szCs w:val="18"/>
              </w:rPr>
              <w:t>f</w:t>
            </w:r>
            <w:r>
              <w:rPr>
                <w:rFonts w:eastAsia="Times New Roman"/>
                <w:spacing w:val="-2"/>
                <w:sz w:val="18"/>
                <w:szCs w:val="18"/>
              </w:rPr>
              <w:t>f</w:t>
            </w:r>
            <w:r>
              <w:rPr>
                <w:rFonts w:eastAsia="Times New Roman"/>
                <w:sz w:val="18"/>
                <w:szCs w:val="18"/>
              </w:rPr>
              <w:t>.</w:t>
            </w:r>
          </w:p>
        </w:tc>
        <w:tc>
          <w:tcPr>
            <w:tcW w:w="991" w:type="dxa"/>
            <w:tcBorders>
              <w:top w:val="single" w:color="000000" w:sz="6" w:space="0"/>
              <w:left w:val="single" w:color="000000" w:sz="6" w:space="0"/>
              <w:bottom w:val="single" w:color="000000" w:sz="6" w:space="0"/>
              <w:right w:val="single" w:color="000000" w:sz="6" w:space="0"/>
            </w:tcBorders>
          </w:tcPr>
          <w:p w14:paraId="4A436156">
            <w:pPr>
              <w:spacing w:before="23"/>
              <w:ind w:left="64" w:right="-20"/>
              <w:rPr>
                <w:rFonts w:eastAsia="Times New Roman"/>
                <w:sz w:val="18"/>
                <w:szCs w:val="18"/>
                <w:lang w:eastAsia="en-US"/>
              </w:rPr>
            </w:pPr>
            <w:r>
              <w:rPr>
                <w:rFonts w:eastAsia="Times New Roman"/>
                <w:spacing w:val="1"/>
                <w:sz w:val="18"/>
                <w:szCs w:val="18"/>
              </w:rPr>
              <w:t>2</w:t>
            </w:r>
            <w:r>
              <w:rPr>
                <w:rFonts w:eastAsia="Times New Roman"/>
                <w:sz w:val="18"/>
                <w:szCs w:val="18"/>
              </w:rPr>
              <w:t>5</w:t>
            </w:r>
            <w:r>
              <w:rPr>
                <w:rFonts w:eastAsia="Times New Roman"/>
                <w:spacing w:val="1"/>
                <w:sz w:val="18"/>
                <w:szCs w:val="18"/>
              </w:rPr>
              <w:t xml:space="preserve"> </w:t>
            </w:r>
            <w:r>
              <w:rPr>
                <w:rFonts w:eastAsia="Times New Roman"/>
                <w:sz w:val="18"/>
                <w:szCs w:val="18"/>
              </w:rPr>
              <w:t>&amp;</w:t>
            </w:r>
            <w:r>
              <w:rPr>
                <w:rFonts w:eastAsia="Times New Roman"/>
                <w:spacing w:val="-1"/>
                <w:sz w:val="18"/>
                <w:szCs w:val="18"/>
              </w:rPr>
              <w:t xml:space="preserve"> 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850" w:type="dxa"/>
            <w:tcBorders>
              <w:top w:val="single" w:color="000000" w:sz="6" w:space="0"/>
              <w:left w:val="single" w:color="000000" w:sz="6" w:space="0"/>
              <w:bottom w:val="single" w:color="000000" w:sz="6" w:space="0"/>
              <w:right w:val="single" w:color="000000" w:sz="6" w:space="0"/>
            </w:tcBorders>
          </w:tcPr>
          <w:p w14:paraId="3096264A">
            <w:pPr>
              <w:spacing w:before="3" w:line="260" w:lineRule="exact"/>
              <w:rPr>
                <w:sz w:val="26"/>
                <w:szCs w:val="26"/>
              </w:rPr>
            </w:pPr>
          </w:p>
          <w:p w14:paraId="58127FC1">
            <w:pPr>
              <w:spacing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tc>
        <w:tc>
          <w:tcPr>
            <w:tcW w:w="682" w:type="dxa"/>
            <w:tcBorders>
              <w:top w:val="single" w:color="000000" w:sz="6" w:space="0"/>
              <w:left w:val="single" w:color="000000" w:sz="6" w:space="0"/>
              <w:bottom w:val="single" w:color="000000" w:sz="6" w:space="0"/>
              <w:right w:val="single" w:color="000000" w:sz="6" w:space="0"/>
            </w:tcBorders>
          </w:tcPr>
          <w:p w14:paraId="76791408">
            <w:pPr>
              <w:spacing w:before="3" w:line="260" w:lineRule="exact"/>
              <w:rPr>
                <w:sz w:val="26"/>
                <w:szCs w:val="26"/>
              </w:rPr>
            </w:pPr>
          </w:p>
          <w:p w14:paraId="13350235">
            <w:pPr>
              <w:ind w:left="239" w:right="219"/>
              <w:jc w:val="center"/>
              <w:rPr>
                <w:rFonts w:eastAsia="Times New Roman"/>
                <w:sz w:val="18"/>
                <w:szCs w:val="18"/>
                <w:lang w:eastAsia="en-US"/>
              </w:rPr>
            </w:pPr>
            <w:r>
              <w:rPr>
                <w:rFonts w:eastAsia="Times New Roman"/>
                <w:sz w:val="18"/>
                <w:szCs w:val="18"/>
              </w:rPr>
              <w:t>B</w:t>
            </w:r>
          </w:p>
        </w:tc>
        <w:tc>
          <w:tcPr>
            <w:tcW w:w="1416" w:type="dxa"/>
            <w:tcBorders>
              <w:top w:val="single" w:color="000000" w:sz="6" w:space="0"/>
              <w:left w:val="single" w:color="000000" w:sz="6" w:space="0"/>
              <w:bottom w:val="single" w:color="000000" w:sz="6" w:space="0"/>
              <w:right w:val="single" w:color="000000" w:sz="6" w:space="0"/>
            </w:tcBorders>
          </w:tcPr>
          <w:p w14:paraId="621786D0">
            <w:pPr>
              <w:spacing w:before="23" w:line="276" w:lineRule="auto"/>
              <w:ind w:left="64" w:right="78"/>
              <w:rPr>
                <w:rFonts w:eastAsia="Times New Roman"/>
                <w:sz w:val="18"/>
                <w:szCs w:val="18"/>
                <w:lang w:eastAsia="en-US"/>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bu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37BA0312">
            <w:pPr>
              <w:spacing w:before="3" w:line="260" w:lineRule="exact"/>
              <w:rPr>
                <w:sz w:val="26"/>
                <w:szCs w:val="26"/>
              </w:rPr>
            </w:pPr>
          </w:p>
          <w:p w14:paraId="0DB9FEFA">
            <w:pPr>
              <w:ind w:left="64" w:right="-20"/>
              <w:rPr>
                <w:rFonts w:eastAsia="Times New Roman"/>
                <w:sz w:val="18"/>
                <w:szCs w:val="18"/>
                <w:lang w:eastAsia="en-US"/>
              </w:rPr>
            </w:pPr>
            <w:r>
              <w:rPr>
                <w:rFonts w:eastAsia="Times New Roman"/>
                <w:spacing w:val="-1"/>
                <w:sz w:val="18"/>
                <w:szCs w:val="18"/>
              </w:rPr>
              <w:t>ca</w:t>
            </w:r>
            <w:r>
              <w:rPr>
                <w:rFonts w:eastAsia="Times New Roman"/>
                <w:sz w:val="18"/>
                <w:szCs w:val="18"/>
              </w:rPr>
              <w:t>st ste</w:t>
            </w:r>
            <w:r>
              <w:rPr>
                <w:rFonts w:eastAsia="Times New Roman"/>
                <w:spacing w:val="-1"/>
                <w:sz w:val="18"/>
                <w:szCs w:val="18"/>
              </w:rPr>
              <w:t>e</w:t>
            </w:r>
            <w:r>
              <w:rPr>
                <w:rFonts w:eastAsia="Times New Roman"/>
                <w:sz w:val="18"/>
                <w:szCs w:val="18"/>
              </w:rPr>
              <w:t>l</w:t>
            </w:r>
          </w:p>
        </w:tc>
        <w:tc>
          <w:tcPr>
            <w:tcW w:w="1585" w:type="dxa"/>
            <w:tcBorders>
              <w:top w:val="single" w:color="000000" w:sz="6" w:space="0"/>
              <w:left w:val="single" w:color="000000" w:sz="6" w:space="0"/>
              <w:bottom w:val="single" w:color="000000" w:sz="6" w:space="0"/>
              <w:right w:val="single" w:color="000000" w:sz="6" w:space="0"/>
            </w:tcBorders>
          </w:tcPr>
          <w:p w14:paraId="17E04AAC">
            <w:pPr>
              <w:tabs>
                <w:tab w:val="left" w:pos="480"/>
                <w:tab w:val="left" w:pos="960"/>
              </w:tabs>
              <w:spacing w:before="23"/>
              <w:ind w:left="64" w:right="-20"/>
              <w:rPr>
                <w:rFonts w:eastAsia="Times New Roman"/>
                <w:sz w:val="18"/>
                <w:szCs w:val="18"/>
              </w:rPr>
            </w:pPr>
            <w:r>
              <w:rPr>
                <w:rFonts w:eastAsia="Times New Roman"/>
                <w:spacing w:val="-3"/>
                <w:sz w:val="18"/>
                <w:szCs w:val="18"/>
              </w:rPr>
              <w:t>A</w:t>
            </w:r>
            <w:r>
              <w:rPr>
                <w:rFonts w:eastAsia="Times New Roman"/>
                <w:sz w:val="18"/>
                <w:szCs w:val="18"/>
              </w:rPr>
              <w:t>s</w:t>
            </w:r>
            <w:r>
              <w:rPr>
                <w:rFonts w:eastAsia="Times New Roman"/>
                <w:sz w:val="18"/>
                <w:szCs w:val="18"/>
              </w:rPr>
              <w:tab/>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z w:val="18"/>
                <w:szCs w:val="18"/>
              </w:rPr>
              <w:tab/>
            </w:r>
            <w:r>
              <w:rPr>
                <w:rFonts w:eastAsia="Times New Roman"/>
                <w:spacing w:val="-3"/>
                <w:sz w:val="18"/>
                <w:szCs w:val="18"/>
              </w:rPr>
              <w:t>G</w:t>
            </w:r>
            <w:r>
              <w:rPr>
                <w:rFonts w:eastAsia="Times New Roman"/>
                <w:sz w:val="18"/>
                <w:szCs w:val="18"/>
              </w:rPr>
              <w:t>B/CB</w:t>
            </w:r>
          </w:p>
          <w:p w14:paraId="1DE990D1">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59" w:type="dxa"/>
            <w:tcBorders>
              <w:top w:val="single" w:color="000000" w:sz="6" w:space="0"/>
              <w:left w:val="single" w:color="000000" w:sz="6" w:space="0"/>
              <w:bottom w:val="single" w:color="000000" w:sz="6" w:space="0"/>
              <w:right w:val="single" w:color="000000" w:sz="8" w:space="0"/>
            </w:tcBorders>
          </w:tcPr>
          <w:p w14:paraId="50A00F28">
            <w:pPr>
              <w:spacing w:before="23" w:line="276" w:lineRule="auto"/>
              <w:ind w:left="66" w:right="6"/>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 xml:space="preserve"> </w:t>
            </w:r>
            <w:r>
              <w:rPr>
                <w:rFonts w:eastAsia="Times New Roman"/>
                <w:sz w:val="18"/>
                <w:szCs w:val="18"/>
              </w:rPr>
              <w:t>ir</w:t>
            </w:r>
            <w:r>
              <w:rPr>
                <w:rFonts w:eastAsia="Times New Roman"/>
                <w:spacing w:val="1"/>
                <w:sz w:val="18"/>
                <w:szCs w:val="18"/>
              </w:rPr>
              <w:t>on</w:t>
            </w:r>
            <w:r>
              <w:rPr>
                <w:rFonts w:eastAsia="Times New Roman"/>
                <w:sz w:val="18"/>
                <w:szCs w:val="18"/>
              </w:rPr>
              <w:t xml:space="preserve">s  </w:t>
            </w:r>
            <w:r>
              <w:rPr>
                <w:rFonts w:eastAsia="Times New Roman"/>
                <w:spacing w:val="1"/>
                <w:sz w:val="18"/>
                <w:szCs w:val="18"/>
              </w:rPr>
              <w:t>o</w:t>
            </w:r>
            <w:r>
              <w:rPr>
                <w:rFonts w:eastAsia="Times New Roman"/>
                <w:sz w:val="18"/>
                <w:szCs w:val="18"/>
              </w:rPr>
              <w:t xml:space="preserve">r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 xml:space="preserve">d </w:t>
            </w:r>
            <w:r>
              <w:rPr>
                <w:rFonts w:eastAsia="Times New Roman"/>
                <w:spacing w:val="26"/>
                <w:sz w:val="18"/>
                <w:szCs w:val="18"/>
              </w:rPr>
              <w:t xml:space="preserve"> </w:t>
            </w:r>
            <w:r>
              <w:rPr>
                <w:rFonts w:eastAsia="Times New Roman"/>
                <w:sz w:val="18"/>
                <w:szCs w:val="18"/>
              </w:rPr>
              <w:t>st</w:t>
            </w:r>
            <w:r>
              <w:rPr>
                <w:rFonts w:eastAsia="Times New Roman"/>
                <w:spacing w:val="-1"/>
                <w:sz w:val="18"/>
                <w:szCs w:val="18"/>
              </w:rPr>
              <w:t>ee</w:t>
            </w:r>
            <w:r>
              <w:rPr>
                <w:rFonts w:eastAsia="Times New Roman"/>
                <w:sz w:val="18"/>
                <w:szCs w:val="18"/>
              </w:rPr>
              <w:t xml:space="preserve">l </w:t>
            </w:r>
            <w:r>
              <w:rPr>
                <w:rFonts w:eastAsia="Times New Roman"/>
                <w:spacing w:val="28"/>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3"/>
                <w:sz w:val="18"/>
                <w:szCs w:val="18"/>
              </w:rPr>
              <w:t>c</w:t>
            </w:r>
            <w:r>
              <w:rPr>
                <w:rFonts w:eastAsia="Times New Roman"/>
                <w:spacing w:val="1"/>
                <w:sz w:val="18"/>
                <w:szCs w:val="18"/>
              </w:rPr>
              <w:t>h</w:t>
            </w:r>
            <w:r>
              <w:rPr>
                <w:rFonts w:eastAsia="Times New Roman"/>
                <w:spacing w:val="-1"/>
                <w:sz w:val="18"/>
                <w:szCs w:val="18"/>
              </w:rPr>
              <w:t>e</w:t>
            </w:r>
            <w:r>
              <w:rPr>
                <w:rFonts w:eastAsia="Times New Roman"/>
                <w:sz w:val="18"/>
                <w:szCs w:val="18"/>
              </w:rPr>
              <w:t>s</w:t>
            </w:r>
          </w:p>
        </w:tc>
        <w:tc>
          <w:tcPr>
            <w:tcW w:w="686" w:type="dxa"/>
            <w:vMerge w:val="restart"/>
            <w:tcBorders>
              <w:top w:val="single" w:color="000000" w:sz="6" w:space="0"/>
              <w:left w:val="single" w:color="000000" w:sz="8" w:space="0"/>
              <w:bottom w:val="single" w:color="000000" w:sz="6" w:space="0"/>
              <w:right w:val="single" w:color="000000" w:sz="6" w:space="0"/>
            </w:tcBorders>
          </w:tcPr>
          <w:p w14:paraId="0C3CB1E9">
            <w:pPr>
              <w:spacing w:after="200" w:line="276" w:lineRule="auto"/>
              <w:rPr>
                <w:sz w:val="22"/>
                <w:lang w:eastAsia="en-US"/>
              </w:rPr>
            </w:pPr>
          </w:p>
        </w:tc>
      </w:tr>
      <w:tr w14:paraId="6ABA5ACA">
        <w:tblPrEx>
          <w:tblCellMar>
            <w:top w:w="0" w:type="dxa"/>
            <w:left w:w="0" w:type="dxa"/>
            <w:bottom w:w="0" w:type="dxa"/>
            <w:right w:w="0" w:type="dxa"/>
          </w:tblCellMar>
        </w:tblPrEx>
        <w:trPr>
          <w:trHeight w:val="494"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06954956">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6" w:space="0"/>
              <w:right w:val="single" w:color="000000" w:sz="6" w:space="0"/>
            </w:tcBorders>
          </w:tcPr>
          <w:p w14:paraId="3DF44C9C">
            <w:pPr>
              <w:spacing w:before="23"/>
              <w:ind w:left="64" w:right="-20"/>
              <w:rPr>
                <w:rFonts w:eastAsia="Times New Roman"/>
                <w:sz w:val="18"/>
                <w:szCs w:val="18"/>
              </w:rPr>
            </w:pPr>
            <w:r>
              <w:rPr>
                <w:rFonts w:eastAsia="Times New Roman"/>
                <w:spacing w:val="1"/>
                <w:sz w:val="18"/>
                <w:szCs w:val="18"/>
              </w:rPr>
              <w:t>2</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1A8A86BD">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tcBorders>
              <w:top w:val="single" w:color="000000" w:sz="6" w:space="0"/>
              <w:left w:val="single" w:color="000000" w:sz="6" w:space="0"/>
              <w:bottom w:val="single" w:color="000000" w:sz="6" w:space="0"/>
              <w:right w:val="single" w:color="000000" w:sz="6" w:space="0"/>
            </w:tcBorders>
          </w:tcPr>
          <w:p w14:paraId="72055EA5">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tc>
        <w:tc>
          <w:tcPr>
            <w:tcW w:w="682" w:type="dxa"/>
            <w:tcBorders>
              <w:top w:val="single" w:color="000000" w:sz="6" w:space="0"/>
              <w:left w:val="single" w:color="000000" w:sz="6" w:space="0"/>
              <w:bottom w:val="single" w:color="000000" w:sz="6" w:space="0"/>
              <w:right w:val="single" w:color="000000" w:sz="6" w:space="0"/>
            </w:tcBorders>
          </w:tcPr>
          <w:p w14:paraId="29013C02">
            <w:pPr>
              <w:spacing w:before="23"/>
              <w:ind w:left="239" w:right="219"/>
              <w:jc w:val="center"/>
              <w:rPr>
                <w:rFonts w:eastAsia="Times New Roman"/>
                <w:sz w:val="18"/>
                <w:szCs w:val="18"/>
                <w:lang w:eastAsia="en-US"/>
              </w:rPr>
            </w:pPr>
            <w:r>
              <w:rPr>
                <w:rFonts w:eastAsia="Times New Roman"/>
                <w:sz w:val="18"/>
                <w:szCs w:val="18"/>
              </w:rPr>
              <w:t>B</w:t>
            </w:r>
          </w:p>
        </w:tc>
        <w:tc>
          <w:tcPr>
            <w:tcW w:w="1416" w:type="dxa"/>
            <w:tcBorders>
              <w:top w:val="single" w:color="000000" w:sz="6" w:space="0"/>
              <w:left w:val="single" w:color="000000" w:sz="6" w:space="0"/>
              <w:bottom w:val="single" w:color="000000" w:sz="6" w:space="0"/>
              <w:right w:val="single" w:color="000000" w:sz="6" w:space="0"/>
            </w:tcBorders>
          </w:tcPr>
          <w:p w14:paraId="3CCFCF47">
            <w:pPr>
              <w:spacing w:before="23" w:line="276" w:lineRule="auto"/>
              <w:ind w:left="64" w:right="78"/>
              <w:rPr>
                <w:rFonts w:eastAsia="Times New Roman"/>
                <w:sz w:val="18"/>
                <w:szCs w:val="18"/>
                <w:lang w:eastAsia="en-US"/>
              </w:rPr>
            </w:pPr>
            <w:r>
              <w:rPr>
                <w:rFonts w:eastAsia="Times New Roman"/>
                <w:spacing w:val="1"/>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1"/>
                <w:sz w:val="18"/>
                <w:szCs w:val="18"/>
              </w:rPr>
              <w:t>b</w:t>
            </w:r>
            <w:r>
              <w:rPr>
                <w:rFonts w:eastAsia="Times New Roman"/>
                <w:spacing w:val="1"/>
                <w:sz w:val="18"/>
                <w:szCs w:val="18"/>
              </w:rPr>
              <w:t>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2F261BF1">
            <w:pPr>
              <w:spacing w:before="23" w:line="276" w:lineRule="auto"/>
              <w:ind w:left="64" w:right="278"/>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e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restart"/>
            <w:tcBorders>
              <w:top w:val="single" w:color="000000" w:sz="6" w:space="0"/>
              <w:left w:val="single" w:color="000000" w:sz="6" w:space="0"/>
              <w:bottom w:val="single" w:color="000000" w:sz="6" w:space="0"/>
              <w:right w:val="single" w:color="000000" w:sz="6" w:space="0"/>
            </w:tcBorders>
          </w:tcPr>
          <w:p w14:paraId="5116A7FD">
            <w:pPr>
              <w:spacing w:before="3" w:line="260" w:lineRule="exact"/>
              <w:rPr>
                <w:sz w:val="26"/>
                <w:szCs w:val="26"/>
              </w:rPr>
            </w:pPr>
          </w:p>
          <w:p w14:paraId="1165CCF9">
            <w:pPr>
              <w:tabs>
                <w:tab w:val="left" w:pos="480"/>
                <w:tab w:val="left" w:pos="960"/>
              </w:tabs>
              <w:ind w:left="64" w:right="-20"/>
              <w:rPr>
                <w:rFonts w:eastAsia="Times New Roman"/>
                <w:sz w:val="18"/>
                <w:szCs w:val="18"/>
              </w:rPr>
            </w:pPr>
            <w:r>
              <w:rPr>
                <w:rFonts w:eastAsia="Times New Roman"/>
                <w:spacing w:val="-3"/>
                <w:sz w:val="18"/>
                <w:szCs w:val="18"/>
              </w:rPr>
              <w:t>A</w:t>
            </w:r>
            <w:r>
              <w:rPr>
                <w:rFonts w:eastAsia="Times New Roman"/>
                <w:sz w:val="18"/>
                <w:szCs w:val="18"/>
              </w:rPr>
              <w:t>s</w:t>
            </w:r>
            <w:r>
              <w:rPr>
                <w:rFonts w:eastAsia="Times New Roman"/>
                <w:sz w:val="18"/>
                <w:szCs w:val="18"/>
              </w:rPr>
              <w:tab/>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z w:val="18"/>
                <w:szCs w:val="18"/>
              </w:rPr>
              <w:tab/>
            </w:r>
            <w:r>
              <w:rPr>
                <w:rFonts w:eastAsia="Times New Roman"/>
                <w:spacing w:val="-3"/>
                <w:sz w:val="18"/>
                <w:szCs w:val="18"/>
              </w:rPr>
              <w:t>G</w:t>
            </w:r>
            <w:r>
              <w:rPr>
                <w:rFonts w:eastAsia="Times New Roman"/>
                <w:sz w:val="18"/>
                <w:szCs w:val="18"/>
              </w:rPr>
              <w:t>B/CB</w:t>
            </w:r>
          </w:p>
          <w:p w14:paraId="1BE358F9">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59" w:type="dxa"/>
            <w:tcBorders>
              <w:top w:val="single" w:color="000000" w:sz="6" w:space="0"/>
              <w:left w:val="single" w:color="000000" w:sz="6" w:space="0"/>
              <w:bottom w:val="single" w:color="000000" w:sz="6" w:space="0"/>
              <w:right w:val="single" w:color="000000" w:sz="8" w:space="0"/>
            </w:tcBorders>
          </w:tcPr>
          <w:p w14:paraId="2726C06A">
            <w:pPr>
              <w:spacing w:after="200" w:line="276" w:lineRule="auto"/>
              <w:rPr>
                <w:sz w:val="22"/>
                <w:lang w:eastAsia="en-US"/>
              </w:rPr>
            </w:pPr>
          </w:p>
        </w:tc>
        <w:tc>
          <w:tcPr>
            <w:tcW w:w="686" w:type="dxa"/>
            <w:vMerge w:val="continue"/>
            <w:tcBorders>
              <w:top w:val="single" w:color="000000" w:sz="6" w:space="0"/>
              <w:left w:val="single" w:color="000000" w:sz="8" w:space="0"/>
              <w:bottom w:val="single" w:color="000000" w:sz="6" w:space="0"/>
              <w:right w:val="single" w:color="000000" w:sz="6" w:space="0"/>
            </w:tcBorders>
            <w:vAlign w:val="center"/>
          </w:tcPr>
          <w:p w14:paraId="5D4D1FC5">
            <w:pPr>
              <w:widowControl/>
              <w:rPr>
                <w:sz w:val="22"/>
                <w:lang w:eastAsia="en-US"/>
              </w:rPr>
            </w:pPr>
          </w:p>
        </w:tc>
      </w:tr>
      <w:tr w14:paraId="773577EB">
        <w:tblPrEx>
          <w:tblCellMar>
            <w:top w:w="0" w:type="dxa"/>
            <w:left w:w="0" w:type="dxa"/>
            <w:bottom w:w="0" w:type="dxa"/>
            <w:right w:w="0" w:type="dxa"/>
          </w:tblCellMar>
        </w:tblPrEx>
        <w:trPr>
          <w:trHeight w:val="737"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2F70FFE8">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6" w:space="0"/>
              <w:right w:val="single" w:color="000000" w:sz="6" w:space="0"/>
            </w:tcBorders>
          </w:tcPr>
          <w:p w14:paraId="7A7C4775">
            <w:pPr>
              <w:spacing w:before="25"/>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4E9E9F68">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tcBorders>
              <w:top w:val="single" w:color="000000" w:sz="6" w:space="0"/>
              <w:left w:val="single" w:color="000000" w:sz="6" w:space="0"/>
              <w:bottom w:val="single" w:color="000000" w:sz="6" w:space="0"/>
              <w:right w:val="single" w:color="000000" w:sz="6" w:space="0"/>
            </w:tcBorders>
          </w:tcPr>
          <w:p w14:paraId="1009895C">
            <w:pPr>
              <w:spacing w:before="25"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6" w:space="0"/>
              <w:left w:val="single" w:color="000000" w:sz="6" w:space="0"/>
              <w:bottom w:val="single" w:color="000000" w:sz="6" w:space="0"/>
              <w:right w:val="single" w:color="000000" w:sz="6" w:space="0"/>
            </w:tcBorders>
          </w:tcPr>
          <w:p w14:paraId="428B1DF8">
            <w:pPr>
              <w:spacing w:after="200" w:line="276" w:lineRule="auto"/>
              <w:rPr>
                <w:sz w:val="22"/>
                <w:lang w:eastAsia="en-US"/>
              </w:rPr>
            </w:pPr>
          </w:p>
        </w:tc>
        <w:tc>
          <w:tcPr>
            <w:tcW w:w="1416" w:type="dxa"/>
            <w:tcBorders>
              <w:top w:val="single" w:color="000000" w:sz="6" w:space="0"/>
              <w:left w:val="single" w:color="000000" w:sz="6" w:space="0"/>
              <w:bottom w:val="single" w:color="000000" w:sz="6" w:space="0"/>
              <w:right w:val="single" w:color="000000" w:sz="6" w:space="0"/>
            </w:tcBorders>
          </w:tcPr>
          <w:p w14:paraId="7FC9FAB6">
            <w:pPr>
              <w:spacing w:before="25" w:line="276" w:lineRule="auto"/>
              <w:ind w:left="64" w:right="233"/>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e 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32FC4146">
            <w:pPr>
              <w:spacing w:before="25" w:line="276" w:lineRule="auto"/>
              <w:ind w:left="64" w:right="277"/>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e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6" w:space="0"/>
              <w:left w:val="single" w:color="000000" w:sz="6" w:space="0"/>
              <w:bottom w:val="single" w:color="000000" w:sz="6" w:space="0"/>
              <w:right w:val="single" w:color="000000" w:sz="6" w:space="0"/>
            </w:tcBorders>
            <w:vAlign w:val="center"/>
          </w:tcPr>
          <w:p w14:paraId="55AD4415">
            <w:pPr>
              <w:widowControl/>
              <w:rPr>
                <w:rFonts w:eastAsia="Times New Roman"/>
                <w:sz w:val="18"/>
                <w:szCs w:val="18"/>
                <w:lang w:eastAsia="en-US"/>
              </w:rPr>
            </w:pPr>
          </w:p>
        </w:tc>
        <w:tc>
          <w:tcPr>
            <w:tcW w:w="1559" w:type="dxa"/>
            <w:tcBorders>
              <w:top w:val="single" w:color="000000" w:sz="6" w:space="0"/>
              <w:left w:val="single" w:color="000000" w:sz="6" w:space="0"/>
              <w:bottom w:val="single" w:color="000000" w:sz="6" w:space="0"/>
              <w:right w:val="single" w:color="000000" w:sz="8" w:space="0"/>
            </w:tcBorders>
          </w:tcPr>
          <w:p w14:paraId="02B089EA">
            <w:pPr>
              <w:spacing w:before="5" w:line="260" w:lineRule="exact"/>
              <w:rPr>
                <w:sz w:val="26"/>
                <w:szCs w:val="26"/>
              </w:rPr>
            </w:pPr>
          </w:p>
          <w:p w14:paraId="0E3D1FB2">
            <w:pPr>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86" w:type="dxa"/>
            <w:vMerge w:val="continue"/>
            <w:tcBorders>
              <w:top w:val="single" w:color="000000" w:sz="6" w:space="0"/>
              <w:left w:val="single" w:color="000000" w:sz="8" w:space="0"/>
              <w:bottom w:val="single" w:color="000000" w:sz="6" w:space="0"/>
              <w:right w:val="single" w:color="000000" w:sz="6" w:space="0"/>
            </w:tcBorders>
            <w:vAlign w:val="center"/>
          </w:tcPr>
          <w:p w14:paraId="0451F8AC">
            <w:pPr>
              <w:widowControl/>
              <w:rPr>
                <w:sz w:val="22"/>
                <w:lang w:eastAsia="en-US"/>
              </w:rPr>
            </w:pPr>
          </w:p>
        </w:tc>
      </w:tr>
      <w:tr w14:paraId="3F31F2B1">
        <w:tblPrEx>
          <w:tblCellMar>
            <w:top w:w="0" w:type="dxa"/>
            <w:left w:w="0" w:type="dxa"/>
            <w:bottom w:w="0" w:type="dxa"/>
            <w:right w:w="0" w:type="dxa"/>
          </w:tblCellMar>
        </w:tblPrEx>
        <w:trPr>
          <w:trHeight w:val="734" w:hRule="atLeast"/>
        </w:trPr>
        <w:tc>
          <w:tcPr>
            <w:tcW w:w="1015" w:type="dxa"/>
            <w:vMerge w:val="restart"/>
            <w:tcBorders>
              <w:top w:val="single" w:color="000000" w:sz="6" w:space="0"/>
              <w:left w:val="single" w:color="000000" w:sz="6" w:space="0"/>
              <w:bottom w:val="single" w:color="000000" w:sz="4" w:space="0"/>
              <w:right w:val="single" w:color="000000" w:sz="6" w:space="0"/>
            </w:tcBorders>
          </w:tcPr>
          <w:p w14:paraId="69291E80">
            <w:pPr>
              <w:spacing w:before="23" w:line="276" w:lineRule="auto"/>
              <w:ind w:left="64" w:right="15"/>
              <w:rPr>
                <w:rFonts w:eastAsia="Times New Roman"/>
                <w:sz w:val="18"/>
                <w:szCs w:val="18"/>
                <w:lang w:eastAsia="en-US"/>
              </w:rPr>
            </w:pPr>
            <w:r>
              <w:rPr>
                <w:rFonts w:eastAsia="Times New Roman"/>
                <w:sz w:val="18"/>
                <w:szCs w:val="18"/>
              </w:rPr>
              <w:t>C</w:t>
            </w:r>
            <w:r>
              <w:rPr>
                <w:rFonts w:eastAsia="Times New Roman"/>
                <w:spacing w:val="1"/>
                <w:sz w:val="18"/>
                <w:szCs w:val="18"/>
              </w:rPr>
              <w:t>oo</w:t>
            </w:r>
            <w:r>
              <w:rPr>
                <w:rFonts w:eastAsia="Times New Roman"/>
                <w:sz w:val="18"/>
                <w:szCs w:val="18"/>
              </w:rPr>
              <w:t>l</w:t>
            </w:r>
            <w:r>
              <w:rPr>
                <w:rFonts w:eastAsia="Times New Roman"/>
                <w:spacing w:val="-2"/>
                <w:sz w:val="18"/>
                <w:szCs w:val="18"/>
              </w:rPr>
              <w:t>i</w:t>
            </w:r>
            <w:r>
              <w:rPr>
                <w:rFonts w:eastAsia="Times New Roman"/>
                <w:spacing w:val="1"/>
                <w:sz w:val="18"/>
                <w:szCs w:val="18"/>
              </w:rPr>
              <w:t>n</w:t>
            </w:r>
            <w:r>
              <w:rPr>
                <w:rFonts w:eastAsia="Times New Roman"/>
                <w:sz w:val="18"/>
                <w:szCs w:val="18"/>
              </w:rPr>
              <w:t>g</w:t>
            </w:r>
            <w:r>
              <w:rPr>
                <w:rFonts w:eastAsia="Times New Roman"/>
                <w:spacing w:val="14"/>
                <w:sz w:val="18"/>
                <w:szCs w:val="18"/>
              </w:rPr>
              <w:t xml:space="preserve"> </w:t>
            </w:r>
            <w:r>
              <w:rPr>
                <w:rFonts w:eastAsia="Times New Roman"/>
                <w:sz w:val="18"/>
                <w:szCs w:val="18"/>
              </w:rPr>
              <w:t>s</w:t>
            </w:r>
            <w:r>
              <w:rPr>
                <w:rFonts w:eastAsia="Times New Roman"/>
                <w:spacing w:val="-1"/>
                <w:sz w:val="18"/>
                <w:szCs w:val="18"/>
              </w:rPr>
              <w:t>e</w:t>
            </w:r>
            <w:r>
              <w:rPr>
                <w:rFonts w:eastAsia="Times New Roman"/>
                <w:sz w:val="18"/>
                <w:szCs w:val="18"/>
              </w:rPr>
              <w:t xml:space="preserve">a </w:t>
            </w:r>
            <w:r>
              <w:rPr>
                <w:rFonts w:eastAsia="Times New Roman"/>
                <w:spacing w:val="-3"/>
                <w:sz w:val="18"/>
                <w:szCs w:val="18"/>
              </w:rPr>
              <w:t>w</w:t>
            </w:r>
            <w:r>
              <w:rPr>
                <w:rFonts w:eastAsia="Times New Roman"/>
                <w:spacing w:val="-1"/>
                <w:sz w:val="18"/>
                <w:szCs w:val="18"/>
              </w:rPr>
              <w:t>a</w:t>
            </w:r>
            <w:r>
              <w:rPr>
                <w:rFonts w:eastAsia="Times New Roman"/>
                <w:spacing w:val="3"/>
                <w:sz w:val="18"/>
                <w:szCs w:val="18"/>
              </w:rPr>
              <w:t>t</w:t>
            </w:r>
            <w:r>
              <w:rPr>
                <w:rFonts w:eastAsia="Times New Roman"/>
                <w:spacing w:val="-1"/>
                <w:sz w:val="18"/>
                <w:szCs w:val="18"/>
              </w:rPr>
              <w:t>e</w:t>
            </w:r>
            <w:r>
              <w:rPr>
                <w:rFonts w:eastAsia="Times New Roman"/>
                <w:sz w:val="18"/>
                <w:szCs w:val="18"/>
              </w:rPr>
              <w:t>r</w:t>
            </w:r>
          </w:p>
        </w:tc>
        <w:tc>
          <w:tcPr>
            <w:tcW w:w="991" w:type="dxa"/>
            <w:tcBorders>
              <w:top w:val="single" w:color="000000" w:sz="6" w:space="0"/>
              <w:left w:val="single" w:color="000000" w:sz="6" w:space="0"/>
              <w:bottom w:val="single" w:color="000000" w:sz="6" w:space="0"/>
              <w:right w:val="single" w:color="000000" w:sz="6" w:space="0"/>
            </w:tcBorders>
          </w:tcPr>
          <w:p w14:paraId="1E4D16A8">
            <w:pPr>
              <w:spacing w:before="23"/>
              <w:ind w:left="64" w:right="-20"/>
              <w:rPr>
                <w:rFonts w:eastAsia="Times New Roman"/>
                <w:sz w:val="18"/>
                <w:szCs w:val="18"/>
                <w:lang w:eastAsia="en-US"/>
              </w:rPr>
            </w:pPr>
            <w:r>
              <w:rPr>
                <w:rFonts w:eastAsia="Times New Roman"/>
                <w:spacing w:val="1"/>
                <w:sz w:val="18"/>
                <w:szCs w:val="18"/>
              </w:rPr>
              <w:t>6</w:t>
            </w:r>
            <w:r>
              <w:rPr>
                <w:rFonts w:eastAsia="Times New Roman"/>
                <w:sz w:val="18"/>
                <w:szCs w:val="18"/>
              </w:rPr>
              <w:t>0</w:t>
            </w:r>
            <w:r>
              <w:rPr>
                <w:rFonts w:eastAsia="Times New Roman"/>
                <w:spacing w:val="2"/>
                <w:sz w:val="18"/>
                <w:szCs w:val="18"/>
              </w:rPr>
              <w:t xml:space="preserve"> </w:t>
            </w:r>
            <w:r>
              <w:rPr>
                <w:rFonts w:eastAsia="Times New Roman"/>
                <w:sz w:val="18"/>
                <w:szCs w:val="18"/>
              </w:rPr>
              <w:t xml:space="preserve">&amp; </w:t>
            </w:r>
            <w:r>
              <w:rPr>
                <w:rFonts w:eastAsia="Times New Roman"/>
                <w:spacing w:val="-1"/>
                <w:sz w:val="18"/>
                <w:szCs w:val="18"/>
              </w:rPr>
              <w:t>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850" w:type="dxa"/>
            <w:tcBorders>
              <w:top w:val="single" w:color="000000" w:sz="6" w:space="0"/>
              <w:left w:val="single" w:color="000000" w:sz="6" w:space="0"/>
              <w:bottom w:val="single" w:color="000000" w:sz="6" w:space="0"/>
              <w:right w:val="single" w:color="000000" w:sz="6" w:space="0"/>
            </w:tcBorders>
          </w:tcPr>
          <w:p w14:paraId="0604F1B2">
            <w:pPr>
              <w:spacing w:before="23"/>
              <w:ind w:left="64" w:right="52"/>
              <w:rPr>
                <w:rFonts w:eastAsia="Times New Roman"/>
                <w:sz w:val="18"/>
                <w:szCs w:val="18"/>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p w14:paraId="60F959DC">
            <w:pPr>
              <w:spacing w:before="1"/>
              <w:ind w:left="64" w:right="-20"/>
              <w:rPr>
                <w:rFonts w:eastAsia="Times New Roman"/>
                <w:sz w:val="18"/>
                <w:szCs w:val="18"/>
                <w:lang w:eastAsia="en-US"/>
              </w:rPr>
            </w:pPr>
            <w:r>
              <w:rPr>
                <w:rFonts w:eastAsia="Times New Roman"/>
                <w:spacing w:val="-1"/>
                <w:sz w:val="18"/>
                <w:szCs w:val="18"/>
              </w:rPr>
              <w:t>ga</w:t>
            </w:r>
            <w:r>
              <w:rPr>
                <w:rFonts w:eastAsia="Times New Roman"/>
                <w:sz w:val="18"/>
                <w:szCs w:val="18"/>
              </w:rPr>
              <w:t>l</w:t>
            </w:r>
            <w:r>
              <w:rPr>
                <w:rFonts w:eastAsia="Times New Roman"/>
                <w:spacing w:val="-13"/>
                <w:sz w:val="18"/>
                <w:szCs w:val="18"/>
              </w:rPr>
              <w:t>v</w:t>
            </w:r>
            <w:r>
              <w:rPr>
                <w:rFonts w:eastAsia="Times New Roman"/>
                <w:sz w:val="18"/>
                <w:szCs w:val="18"/>
              </w:rPr>
              <w:t>.</w:t>
            </w:r>
          </w:p>
        </w:tc>
        <w:tc>
          <w:tcPr>
            <w:tcW w:w="682" w:type="dxa"/>
            <w:tcBorders>
              <w:top w:val="single" w:color="000000" w:sz="6" w:space="0"/>
              <w:left w:val="single" w:color="000000" w:sz="6" w:space="0"/>
              <w:bottom w:val="single" w:color="000000" w:sz="6" w:space="0"/>
              <w:right w:val="single" w:color="000000" w:sz="6" w:space="0"/>
            </w:tcBorders>
          </w:tcPr>
          <w:p w14:paraId="253847A3">
            <w:pPr>
              <w:spacing w:before="23"/>
              <w:ind w:left="239" w:right="219"/>
              <w:jc w:val="center"/>
              <w:rPr>
                <w:sz w:val="18"/>
                <w:szCs w:val="18"/>
                <w:lang w:eastAsia="en-US"/>
              </w:rPr>
            </w:pPr>
            <w:r>
              <w:rPr>
                <w:sz w:val="18"/>
                <w:szCs w:val="18"/>
              </w:rPr>
              <w:t>B</w:t>
            </w:r>
          </w:p>
        </w:tc>
        <w:tc>
          <w:tcPr>
            <w:tcW w:w="1416" w:type="dxa"/>
            <w:vMerge w:val="restart"/>
            <w:tcBorders>
              <w:top w:val="single" w:color="000000" w:sz="6" w:space="0"/>
              <w:left w:val="single" w:color="000000" w:sz="6" w:space="0"/>
              <w:bottom w:val="single" w:color="000000" w:sz="6" w:space="0"/>
              <w:right w:val="single" w:color="000000" w:sz="6" w:space="0"/>
            </w:tcBorders>
          </w:tcPr>
          <w:p w14:paraId="5D51536B">
            <w:pPr>
              <w:spacing w:before="23" w:line="276" w:lineRule="auto"/>
              <w:ind w:left="64" w:right="78"/>
              <w:rPr>
                <w:rFonts w:eastAsia="Times New Roman"/>
                <w:sz w:val="18"/>
                <w:szCs w:val="18"/>
                <w:lang w:eastAsia="en-US"/>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bu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423EC19F">
            <w:pPr>
              <w:spacing w:before="23" w:line="276" w:lineRule="auto"/>
              <w:ind w:left="64" w:right="209"/>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w:t>
            </w:r>
            <w:r>
              <w:rPr>
                <w:rFonts w:eastAsia="Times New Roman"/>
                <w:sz w:val="18"/>
                <w:szCs w:val="18"/>
              </w:rPr>
              <w:t xml:space="preserve">n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z w:val="18"/>
                <w:szCs w:val="18"/>
              </w:rPr>
              <w:t>d</w:t>
            </w:r>
            <w:r>
              <w:rPr>
                <w:rFonts w:eastAsia="Times New Roman"/>
                <w:spacing w:val="1"/>
                <w:sz w:val="18"/>
                <w:szCs w:val="18"/>
              </w:rPr>
              <w:t xml:space="preserve"> o</w:t>
            </w:r>
            <w:r>
              <w:rPr>
                <w:rFonts w:eastAsia="Times New Roman"/>
                <w:sz w:val="18"/>
                <w:szCs w:val="18"/>
              </w:rPr>
              <w:t xml:space="preserve">r </w:t>
            </w:r>
            <w:r>
              <w:rPr>
                <w:rFonts w:eastAsia="Times New Roman"/>
                <w:spacing w:val="-3"/>
                <w:sz w:val="18"/>
                <w:szCs w:val="18"/>
              </w:rPr>
              <w:t>w</w:t>
            </w:r>
            <w:r>
              <w:rPr>
                <w:rFonts w:eastAsia="Times New Roman"/>
                <w:spacing w:val="1"/>
                <w:sz w:val="18"/>
                <w:szCs w:val="18"/>
              </w:rPr>
              <w:t>a</w:t>
            </w:r>
            <w:r>
              <w:rPr>
                <w:rFonts w:eastAsia="Times New Roman"/>
                <w:sz w:val="18"/>
                <w:szCs w:val="18"/>
              </w:rPr>
              <w:t>f</w:t>
            </w:r>
            <w:r>
              <w:rPr>
                <w:rFonts w:eastAsia="Times New Roman"/>
                <w:spacing w:val="-1"/>
                <w:sz w:val="18"/>
                <w:szCs w:val="18"/>
              </w:rPr>
              <w:t>e</w:t>
            </w:r>
            <w:r>
              <w:rPr>
                <w:rFonts w:eastAsia="Times New Roman"/>
                <w:spacing w:val="-10"/>
                <w:sz w:val="18"/>
                <w:szCs w:val="18"/>
              </w:rPr>
              <w:t>r</w:t>
            </w:r>
            <w:r>
              <w:rPr>
                <w:rFonts w:eastAsia="Times New Roman"/>
                <w:sz w:val="18"/>
                <w:szCs w:val="18"/>
              </w:rPr>
              <w:t>.</w:t>
            </w:r>
          </w:p>
        </w:tc>
        <w:tc>
          <w:tcPr>
            <w:tcW w:w="1585" w:type="dxa"/>
            <w:vMerge w:val="restart"/>
            <w:tcBorders>
              <w:top w:val="single" w:color="000000" w:sz="6" w:space="0"/>
              <w:left w:val="single" w:color="000000" w:sz="6" w:space="0"/>
              <w:bottom w:val="single" w:color="000000" w:sz="4" w:space="0"/>
              <w:right w:val="single" w:color="000000" w:sz="6" w:space="0"/>
            </w:tcBorders>
          </w:tcPr>
          <w:p w14:paraId="7FF831EF">
            <w:pPr>
              <w:tabs>
                <w:tab w:val="left" w:pos="480"/>
                <w:tab w:val="left" w:pos="960"/>
              </w:tabs>
              <w:spacing w:before="23"/>
              <w:ind w:left="64" w:right="-20"/>
              <w:rPr>
                <w:rFonts w:eastAsia="Times New Roman"/>
                <w:sz w:val="18"/>
                <w:szCs w:val="18"/>
              </w:rPr>
            </w:pPr>
            <w:r>
              <w:rPr>
                <w:rFonts w:eastAsia="Times New Roman"/>
                <w:spacing w:val="-3"/>
                <w:sz w:val="18"/>
                <w:szCs w:val="18"/>
              </w:rPr>
              <w:t>A</w:t>
            </w:r>
            <w:r>
              <w:rPr>
                <w:rFonts w:eastAsia="Times New Roman"/>
                <w:sz w:val="18"/>
                <w:szCs w:val="18"/>
              </w:rPr>
              <w:t>s</w:t>
            </w:r>
            <w:r>
              <w:rPr>
                <w:rFonts w:eastAsia="Times New Roman"/>
                <w:sz w:val="18"/>
                <w:szCs w:val="18"/>
              </w:rPr>
              <w:tab/>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z w:val="18"/>
                <w:szCs w:val="18"/>
              </w:rPr>
              <w:tab/>
            </w:r>
            <w:r>
              <w:rPr>
                <w:rFonts w:eastAsia="Times New Roman"/>
                <w:spacing w:val="-3"/>
                <w:sz w:val="18"/>
                <w:szCs w:val="18"/>
              </w:rPr>
              <w:t>G</w:t>
            </w:r>
            <w:r>
              <w:rPr>
                <w:rFonts w:eastAsia="Times New Roman"/>
                <w:sz w:val="18"/>
                <w:szCs w:val="18"/>
              </w:rPr>
              <w:t>B/CB</w:t>
            </w:r>
          </w:p>
          <w:p w14:paraId="69FF683B">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59" w:type="dxa"/>
            <w:vMerge w:val="restart"/>
            <w:tcBorders>
              <w:top w:val="single" w:color="000000" w:sz="6" w:space="0"/>
              <w:left w:val="single" w:color="000000" w:sz="6" w:space="0"/>
              <w:bottom w:val="single" w:color="000000" w:sz="6" w:space="0"/>
              <w:right w:val="single" w:color="000000" w:sz="8" w:space="0"/>
            </w:tcBorders>
          </w:tcPr>
          <w:p w14:paraId="72198FA5">
            <w:pPr>
              <w:spacing w:before="23" w:line="276" w:lineRule="auto"/>
              <w:ind w:left="66" w:right="151"/>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on</w:t>
            </w:r>
            <w:r>
              <w:rPr>
                <w:rFonts w:eastAsia="Times New Roman"/>
                <w:sz w:val="18"/>
                <w:szCs w:val="18"/>
              </w:rPr>
              <w:t>s</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 xml:space="preserve">r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w:t>
            </w:r>
            <w:r>
              <w:rPr>
                <w:rFonts w:eastAsia="Times New Roman"/>
                <w:sz w:val="18"/>
                <w:szCs w:val="18"/>
              </w:rPr>
              <w:t>st</w:t>
            </w:r>
            <w:r>
              <w:rPr>
                <w:rFonts w:eastAsia="Times New Roman"/>
                <w:spacing w:val="-1"/>
                <w:sz w:val="18"/>
                <w:szCs w:val="18"/>
              </w:rPr>
              <w:t>ee</w:t>
            </w:r>
            <w:r>
              <w:rPr>
                <w:rFonts w:eastAsia="Times New Roman"/>
                <w:sz w:val="18"/>
                <w:szCs w:val="18"/>
              </w:rPr>
              <w:t>l</w:t>
            </w:r>
            <w:r>
              <w:rPr>
                <w:rFonts w:eastAsia="Times New Roman"/>
                <w:spacing w:val="3"/>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 xml:space="preserve">. Or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 xml:space="preserve">d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pacing w:val="1"/>
                <w:sz w:val="18"/>
                <w:szCs w:val="18"/>
              </w:rPr>
              <w:t>h</w:t>
            </w:r>
            <w:r>
              <w:rPr>
                <w:rFonts w:eastAsia="Times New Roman"/>
                <w:spacing w:val="-1"/>
                <w:sz w:val="18"/>
                <w:szCs w:val="18"/>
              </w:rPr>
              <w:t>e</w:t>
            </w:r>
            <w:r>
              <w:rPr>
                <w:rFonts w:eastAsia="Times New Roman"/>
                <w:sz w:val="18"/>
                <w:szCs w:val="18"/>
              </w:rPr>
              <w:t>s</w:t>
            </w:r>
          </w:p>
        </w:tc>
        <w:tc>
          <w:tcPr>
            <w:tcW w:w="686" w:type="dxa"/>
            <w:vMerge w:val="restart"/>
            <w:tcBorders>
              <w:top w:val="single" w:color="000000" w:sz="6" w:space="0"/>
              <w:left w:val="single" w:color="000000" w:sz="8" w:space="0"/>
              <w:bottom w:val="single" w:color="000000" w:sz="4" w:space="0"/>
              <w:right w:val="single" w:color="000000" w:sz="6" w:space="0"/>
            </w:tcBorders>
          </w:tcPr>
          <w:p w14:paraId="38132FCE">
            <w:pPr>
              <w:spacing w:after="200" w:line="276" w:lineRule="auto"/>
              <w:rPr>
                <w:sz w:val="22"/>
                <w:lang w:eastAsia="en-US"/>
              </w:rPr>
            </w:pPr>
          </w:p>
        </w:tc>
      </w:tr>
      <w:tr w14:paraId="1101CEFF">
        <w:tblPrEx>
          <w:tblCellMar>
            <w:top w:w="0" w:type="dxa"/>
            <w:left w:w="0" w:type="dxa"/>
            <w:bottom w:w="0" w:type="dxa"/>
            <w:right w:w="0" w:type="dxa"/>
          </w:tblCellMar>
        </w:tblPrEx>
        <w:trPr>
          <w:trHeight w:val="734" w:hRule="exact"/>
        </w:trPr>
        <w:tc>
          <w:tcPr>
            <w:tcW w:w="1015" w:type="dxa"/>
            <w:vMerge w:val="continue"/>
            <w:tcBorders>
              <w:top w:val="single" w:color="000000" w:sz="6" w:space="0"/>
              <w:left w:val="single" w:color="000000" w:sz="6" w:space="0"/>
              <w:bottom w:val="single" w:color="000000" w:sz="4" w:space="0"/>
              <w:right w:val="single" w:color="000000" w:sz="6" w:space="0"/>
            </w:tcBorders>
            <w:vAlign w:val="center"/>
          </w:tcPr>
          <w:p w14:paraId="3077A48C">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6" w:space="0"/>
              <w:right w:val="single" w:color="000000" w:sz="6" w:space="0"/>
            </w:tcBorders>
          </w:tcPr>
          <w:p w14:paraId="30499B49">
            <w:pPr>
              <w:spacing w:before="23"/>
              <w:ind w:left="64" w:right="-20"/>
              <w:rPr>
                <w:rFonts w:eastAsia="Times New Roman"/>
                <w:sz w:val="18"/>
                <w:szCs w:val="18"/>
              </w:rPr>
            </w:pPr>
            <w:r>
              <w:rPr>
                <w:rFonts w:eastAsia="Times New Roman"/>
                <w:spacing w:val="1"/>
                <w:sz w:val="18"/>
                <w:szCs w:val="18"/>
              </w:rPr>
              <w:t>5</w:t>
            </w:r>
            <w:r>
              <w:rPr>
                <w:rFonts w:eastAsia="Times New Roman"/>
                <w:sz w:val="18"/>
                <w:szCs w:val="18"/>
              </w:rPr>
              <w:t>0</w:t>
            </w:r>
            <w:r>
              <w:rPr>
                <w:rFonts w:eastAsia="Times New Roman"/>
                <w:spacing w:val="2"/>
                <w:sz w:val="18"/>
                <w:szCs w:val="18"/>
              </w:rPr>
              <w:t xml:space="preserve"> </w:t>
            </w:r>
            <w:r>
              <w:rPr>
                <w:rFonts w:eastAsia="Times New Roman"/>
                <w:sz w:val="18"/>
                <w:szCs w:val="18"/>
              </w:rPr>
              <w:t>&amp;</w:t>
            </w:r>
          </w:p>
          <w:p w14:paraId="0220599A">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tcBorders>
              <w:top w:val="single" w:color="000000" w:sz="6" w:space="0"/>
              <w:left w:val="single" w:color="000000" w:sz="6" w:space="0"/>
              <w:bottom w:val="single" w:color="000000" w:sz="6" w:space="0"/>
              <w:right w:val="single" w:color="000000" w:sz="6" w:space="0"/>
            </w:tcBorders>
          </w:tcPr>
          <w:p w14:paraId="2207C8B1">
            <w:pPr>
              <w:spacing w:before="23"/>
              <w:ind w:left="64" w:right="52"/>
              <w:rPr>
                <w:rFonts w:eastAsia="Times New Roman"/>
                <w:sz w:val="18"/>
                <w:szCs w:val="18"/>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p w14:paraId="2F07127D">
            <w:pPr>
              <w:spacing w:before="1"/>
              <w:ind w:left="64" w:right="-20"/>
              <w:rPr>
                <w:rFonts w:eastAsia="Times New Roman"/>
                <w:sz w:val="18"/>
                <w:szCs w:val="18"/>
                <w:lang w:eastAsia="en-US"/>
              </w:rPr>
            </w:pPr>
            <w:r>
              <w:rPr>
                <w:rFonts w:eastAsia="Times New Roman"/>
                <w:spacing w:val="-1"/>
                <w:sz w:val="18"/>
                <w:szCs w:val="18"/>
              </w:rPr>
              <w:t>ga</w:t>
            </w:r>
            <w:r>
              <w:rPr>
                <w:rFonts w:eastAsia="Times New Roman"/>
                <w:sz w:val="18"/>
                <w:szCs w:val="18"/>
              </w:rPr>
              <w:t>l</w:t>
            </w:r>
            <w:r>
              <w:rPr>
                <w:rFonts w:eastAsia="Times New Roman"/>
                <w:spacing w:val="-13"/>
                <w:sz w:val="18"/>
                <w:szCs w:val="18"/>
              </w:rPr>
              <w:t>v</w:t>
            </w:r>
            <w:r>
              <w:rPr>
                <w:rFonts w:eastAsia="Times New Roman"/>
                <w:sz w:val="18"/>
                <w:szCs w:val="18"/>
              </w:rPr>
              <w:t>.</w:t>
            </w:r>
          </w:p>
        </w:tc>
        <w:tc>
          <w:tcPr>
            <w:tcW w:w="682" w:type="dxa"/>
            <w:tcBorders>
              <w:top w:val="single" w:color="000000" w:sz="6" w:space="0"/>
              <w:left w:val="single" w:color="000000" w:sz="6" w:space="0"/>
              <w:bottom w:val="single" w:color="000000" w:sz="6" w:space="0"/>
              <w:right w:val="single" w:color="000000" w:sz="6" w:space="0"/>
            </w:tcBorders>
          </w:tcPr>
          <w:p w14:paraId="2C3D53F3">
            <w:pPr>
              <w:spacing w:before="23"/>
              <w:ind w:left="239" w:right="219"/>
              <w:jc w:val="center"/>
              <w:rPr>
                <w:sz w:val="18"/>
                <w:szCs w:val="18"/>
                <w:lang w:eastAsia="en-US"/>
              </w:rPr>
            </w:pPr>
            <w:r>
              <w:rPr>
                <w:sz w:val="18"/>
                <w:szCs w:val="18"/>
              </w:rPr>
              <w:t>B</w:t>
            </w:r>
          </w:p>
        </w:tc>
        <w:tc>
          <w:tcPr>
            <w:tcW w:w="1416" w:type="dxa"/>
            <w:vMerge w:val="continue"/>
            <w:tcBorders>
              <w:top w:val="single" w:color="000000" w:sz="6" w:space="0"/>
              <w:left w:val="single" w:color="000000" w:sz="6" w:space="0"/>
              <w:bottom w:val="single" w:color="000000" w:sz="6" w:space="0"/>
              <w:right w:val="single" w:color="000000" w:sz="6" w:space="0"/>
            </w:tcBorders>
            <w:vAlign w:val="center"/>
          </w:tcPr>
          <w:p w14:paraId="144C6307">
            <w:pPr>
              <w:widowControl/>
              <w:rPr>
                <w:rFonts w:eastAsia="Times New Roman"/>
                <w:sz w:val="18"/>
                <w:szCs w:val="18"/>
                <w:lang w:eastAsia="en-US"/>
              </w:rPr>
            </w:pPr>
          </w:p>
        </w:tc>
        <w:tc>
          <w:tcPr>
            <w:tcW w:w="996" w:type="dxa"/>
            <w:tcBorders>
              <w:top w:val="single" w:color="000000" w:sz="6" w:space="0"/>
              <w:left w:val="single" w:color="000000" w:sz="6" w:space="0"/>
              <w:bottom w:val="single" w:color="000000" w:sz="6" w:space="0"/>
              <w:right w:val="single" w:color="000000" w:sz="6" w:space="0"/>
            </w:tcBorders>
          </w:tcPr>
          <w:p w14:paraId="61C0E0E3">
            <w:pPr>
              <w:spacing w:before="23" w:line="276" w:lineRule="auto"/>
              <w:ind w:left="64" w:right="148"/>
              <w:rPr>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z w:val="18"/>
                <w:szCs w:val="18"/>
              </w:rPr>
              <w:t>d</w:t>
            </w:r>
            <w:r>
              <w:rPr>
                <w:rFonts w:hint="eastAsia"/>
                <w:sz w:val="18"/>
                <w:szCs w:val="18"/>
              </w:rPr>
              <w:t xml:space="preserve"> or wafer</w:t>
            </w:r>
          </w:p>
        </w:tc>
        <w:tc>
          <w:tcPr>
            <w:tcW w:w="1585" w:type="dxa"/>
            <w:vMerge w:val="continue"/>
            <w:tcBorders>
              <w:top w:val="single" w:color="000000" w:sz="6" w:space="0"/>
              <w:left w:val="single" w:color="000000" w:sz="6" w:space="0"/>
              <w:bottom w:val="single" w:color="000000" w:sz="4" w:space="0"/>
              <w:right w:val="single" w:color="000000" w:sz="6" w:space="0"/>
            </w:tcBorders>
            <w:vAlign w:val="center"/>
          </w:tcPr>
          <w:p w14:paraId="60CAC269">
            <w:pPr>
              <w:widowControl/>
              <w:rPr>
                <w:rFonts w:eastAsia="Times New Roman"/>
                <w:sz w:val="18"/>
                <w:szCs w:val="18"/>
                <w:lang w:eastAsia="en-US"/>
              </w:rPr>
            </w:pPr>
          </w:p>
        </w:tc>
        <w:tc>
          <w:tcPr>
            <w:tcW w:w="1559" w:type="dxa"/>
            <w:vMerge w:val="continue"/>
            <w:tcBorders>
              <w:top w:val="single" w:color="000000" w:sz="6" w:space="0"/>
              <w:left w:val="single" w:color="000000" w:sz="6" w:space="0"/>
              <w:bottom w:val="single" w:color="000000" w:sz="6" w:space="0"/>
              <w:right w:val="single" w:color="000000" w:sz="8" w:space="0"/>
            </w:tcBorders>
            <w:vAlign w:val="center"/>
          </w:tcPr>
          <w:p w14:paraId="0959629F">
            <w:pPr>
              <w:widowControl/>
              <w:rPr>
                <w:rFonts w:eastAsia="Times New Roman"/>
                <w:sz w:val="18"/>
                <w:szCs w:val="18"/>
                <w:lang w:eastAsia="en-US"/>
              </w:rPr>
            </w:pPr>
          </w:p>
        </w:tc>
        <w:tc>
          <w:tcPr>
            <w:tcW w:w="686" w:type="dxa"/>
            <w:vMerge w:val="continue"/>
            <w:tcBorders>
              <w:top w:val="single" w:color="000000" w:sz="6" w:space="0"/>
              <w:left w:val="single" w:color="000000" w:sz="8" w:space="0"/>
              <w:bottom w:val="single" w:color="000000" w:sz="4" w:space="0"/>
              <w:right w:val="single" w:color="000000" w:sz="6" w:space="0"/>
            </w:tcBorders>
            <w:vAlign w:val="center"/>
          </w:tcPr>
          <w:p w14:paraId="2E2B8917">
            <w:pPr>
              <w:widowControl/>
              <w:rPr>
                <w:sz w:val="22"/>
                <w:lang w:eastAsia="en-US"/>
              </w:rPr>
            </w:pPr>
          </w:p>
        </w:tc>
      </w:tr>
      <w:tr w14:paraId="10991532">
        <w:tblPrEx>
          <w:tblCellMar>
            <w:top w:w="0" w:type="dxa"/>
            <w:left w:w="0" w:type="dxa"/>
            <w:bottom w:w="0" w:type="dxa"/>
            <w:right w:w="0" w:type="dxa"/>
          </w:tblCellMar>
        </w:tblPrEx>
        <w:trPr>
          <w:trHeight w:val="732" w:hRule="exact"/>
        </w:trPr>
        <w:tc>
          <w:tcPr>
            <w:tcW w:w="1015" w:type="dxa"/>
            <w:vMerge w:val="continue"/>
            <w:tcBorders>
              <w:top w:val="single" w:color="000000" w:sz="6" w:space="0"/>
              <w:left w:val="single" w:color="000000" w:sz="6" w:space="0"/>
              <w:bottom w:val="single" w:color="000000" w:sz="4" w:space="0"/>
              <w:right w:val="single" w:color="000000" w:sz="6" w:space="0"/>
            </w:tcBorders>
            <w:vAlign w:val="center"/>
          </w:tcPr>
          <w:p w14:paraId="5323801E">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4" w:space="0"/>
              <w:right w:val="single" w:color="000000" w:sz="6" w:space="0"/>
            </w:tcBorders>
          </w:tcPr>
          <w:p w14:paraId="251CC38E">
            <w:pPr>
              <w:spacing w:before="23"/>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5977FA3C">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tcBorders>
              <w:top w:val="single" w:color="000000" w:sz="6" w:space="0"/>
              <w:left w:val="single" w:color="000000" w:sz="6" w:space="0"/>
              <w:bottom w:val="single" w:color="000000" w:sz="4" w:space="0"/>
              <w:right w:val="single" w:color="000000" w:sz="6" w:space="0"/>
            </w:tcBorders>
          </w:tcPr>
          <w:p w14:paraId="26C42021">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6" w:space="0"/>
              <w:left w:val="single" w:color="000000" w:sz="6" w:space="0"/>
              <w:bottom w:val="single" w:color="000000" w:sz="4" w:space="0"/>
              <w:right w:val="single" w:color="000000" w:sz="6" w:space="0"/>
            </w:tcBorders>
          </w:tcPr>
          <w:p w14:paraId="194305AE">
            <w:pPr>
              <w:spacing w:after="200" w:line="276" w:lineRule="auto"/>
              <w:rPr>
                <w:sz w:val="22"/>
                <w:lang w:eastAsia="en-US"/>
              </w:rPr>
            </w:pPr>
          </w:p>
        </w:tc>
        <w:tc>
          <w:tcPr>
            <w:tcW w:w="1416" w:type="dxa"/>
            <w:tcBorders>
              <w:top w:val="single" w:color="000000" w:sz="6" w:space="0"/>
              <w:left w:val="single" w:color="000000" w:sz="6" w:space="0"/>
              <w:bottom w:val="single" w:color="000000" w:sz="4" w:space="0"/>
              <w:right w:val="single" w:color="000000" w:sz="6" w:space="0"/>
            </w:tcBorders>
          </w:tcPr>
          <w:p w14:paraId="3A7F5E4B">
            <w:pPr>
              <w:spacing w:before="23" w:line="276" w:lineRule="auto"/>
              <w:ind w:left="64" w:right="232"/>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e 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4" w:space="0"/>
              <w:right w:val="single" w:color="000000" w:sz="6" w:space="0"/>
            </w:tcBorders>
          </w:tcPr>
          <w:p w14:paraId="0FF6EADC">
            <w:pPr>
              <w:spacing w:before="23" w:line="276" w:lineRule="auto"/>
              <w:ind w:left="64" w:right="148"/>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w:t>
            </w:r>
          </w:p>
        </w:tc>
        <w:tc>
          <w:tcPr>
            <w:tcW w:w="1585" w:type="dxa"/>
            <w:vMerge w:val="continue"/>
            <w:tcBorders>
              <w:top w:val="single" w:color="000000" w:sz="6" w:space="0"/>
              <w:left w:val="single" w:color="000000" w:sz="6" w:space="0"/>
              <w:bottom w:val="single" w:color="000000" w:sz="4" w:space="0"/>
              <w:right w:val="single" w:color="000000" w:sz="6" w:space="0"/>
            </w:tcBorders>
            <w:vAlign w:val="center"/>
          </w:tcPr>
          <w:p w14:paraId="1EC5F460">
            <w:pPr>
              <w:widowControl/>
              <w:rPr>
                <w:rFonts w:eastAsia="Times New Roman"/>
                <w:sz w:val="18"/>
                <w:szCs w:val="18"/>
                <w:lang w:eastAsia="en-US"/>
              </w:rPr>
            </w:pPr>
          </w:p>
        </w:tc>
        <w:tc>
          <w:tcPr>
            <w:tcW w:w="1559" w:type="dxa"/>
            <w:tcBorders>
              <w:top w:val="single" w:color="000000" w:sz="6" w:space="0"/>
              <w:left w:val="single" w:color="000000" w:sz="6" w:space="0"/>
              <w:bottom w:val="single" w:color="000000" w:sz="4" w:space="0"/>
              <w:right w:val="single" w:color="000000" w:sz="8" w:space="0"/>
            </w:tcBorders>
          </w:tcPr>
          <w:p w14:paraId="267B660C">
            <w:pPr>
              <w:spacing w:before="23"/>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86" w:type="dxa"/>
            <w:vMerge w:val="continue"/>
            <w:tcBorders>
              <w:top w:val="single" w:color="000000" w:sz="6" w:space="0"/>
              <w:left w:val="single" w:color="000000" w:sz="8" w:space="0"/>
              <w:bottom w:val="single" w:color="000000" w:sz="4" w:space="0"/>
              <w:right w:val="single" w:color="000000" w:sz="6" w:space="0"/>
            </w:tcBorders>
            <w:vAlign w:val="center"/>
          </w:tcPr>
          <w:p w14:paraId="6726F426">
            <w:pPr>
              <w:widowControl/>
              <w:rPr>
                <w:sz w:val="22"/>
                <w:lang w:eastAsia="en-US"/>
              </w:rPr>
            </w:pPr>
          </w:p>
        </w:tc>
      </w:tr>
      <w:tr w14:paraId="1286E4F1">
        <w:tblPrEx>
          <w:tblCellMar>
            <w:top w:w="0" w:type="dxa"/>
            <w:left w:w="0" w:type="dxa"/>
            <w:bottom w:w="0" w:type="dxa"/>
            <w:right w:w="0" w:type="dxa"/>
          </w:tblCellMar>
        </w:tblPrEx>
        <w:trPr>
          <w:trHeight w:val="492" w:hRule="atLeast"/>
        </w:trPr>
        <w:tc>
          <w:tcPr>
            <w:tcW w:w="1015" w:type="dxa"/>
            <w:vMerge w:val="restart"/>
            <w:tcBorders>
              <w:top w:val="single" w:color="000000" w:sz="4" w:space="0"/>
              <w:left w:val="single" w:color="000000" w:sz="6" w:space="0"/>
              <w:bottom w:val="single" w:color="000000" w:sz="4" w:space="0"/>
              <w:right w:val="single" w:color="000000" w:sz="6" w:space="0"/>
            </w:tcBorders>
          </w:tcPr>
          <w:p w14:paraId="14163599">
            <w:pPr>
              <w:spacing w:before="25" w:line="276" w:lineRule="auto"/>
              <w:ind w:left="64" w:right="82"/>
              <w:rPr>
                <w:rFonts w:eastAsia="Times New Roman"/>
                <w:sz w:val="18"/>
                <w:szCs w:val="18"/>
                <w:lang w:eastAsia="en-US"/>
              </w:rPr>
            </w:pPr>
            <w:r>
              <w:rPr>
                <w:rFonts w:eastAsia="Times New Roman"/>
                <w:sz w:val="18"/>
                <w:szCs w:val="18"/>
              </w:rPr>
              <w:t>C</w:t>
            </w:r>
            <w:r>
              <w:rPr>
                <w:rFonts w:eastAsia="Times New Roman"/>
                <w:spacing w:val="1"/>
                <w:sz w:val="18"/>
                <w:szCs w:val="18"/>
              </w:rPr>
              <w:t>oo</w:t>
            </w:r>
            <w:r>
              <w:rPr>
                <w:rFonts w:eastAsia="Times New Roman"/>
                <w:sz w:val="18"/>
                <w:szCs w:val="18"/>
              </w:rPr>
              <w:t>l</w:t>
            </w:r>
            <w:r>
              <w:rPr>
                <w:rFonts w:eastAsia="Times New Roman"/>
                <w:spacing w:val="-2"/>
                <w:sz w:val="18"/>
                <w:szCs w:val="18"/>
              </w:rPr>
              <w:t>i</w:t>
            </w:r>
            <w:r>
              <w:rPr>
                <w:rFonts w:eastAsia="Times New Roman"/>
                <w:spacing w:val="1"/>
                <w:sz w:val="18"/>
                <w:szCs w:val="18"/>
              </w:rPr>
              <w:t>n</w:t>
            </w:r>
            <w:r>
              <w:rPr>
                <w:rFonts w:eastAsia="Times New Roman"/>
                <w:sz w:val="18"/>
                <w:szCs w:val="18"/>
              </w:rPr>
              <w:t xml:space="preserve">g </w:t>
            </w:r>
            <w:r>
              <w:rPr>
                <w:rFonts w:eastAsia="Times New Roman"/>
                <w:spacing w:val="-2"/>
                <w:sz w:val="18"/>
                <w:szCs w:val="18"/>
              </w:rPr>
              <w:t>f</w:t>
            </w:r>
            <w:r>
              <w:rPr>
                <w:rFonts w:eastAsia="Times New Roman"/>
                <w:sz w:val="18"/>
                <w:szCs w:val="18"/>
              </w:rPr>
              <w:t>r</w:t>
            </w:r>
            <w:r>
              <w:rPr>
                <w:rFonts w:eastAsia="Times New Roman"/>
                <w:spacing w:val="-1"/>
                <w:sz w:val="18"/>
                <w:szCs w:val="18"/>
              </w:rPr>
              <w:t>e</w:t>
            </w:r>
            <w:r>
              <w:rPr>
                <w:rFonts w:eastAsia="Times New Roman"/>
                <w:sz w:val="18"/>
                <w:szCs w:val="18"/>
              </w:rPr>
              <w:t>sh</w:t>
            </w:r>
            <w:r>
              <w:rPr>
                <w:rFonts w:eastAsia="Times New Roman"/>
                <w:spacing w:val="3"/>
                <w:sz w:val="18"/>
                <w:szCs w:val="18"/>
              </w:rPr>
              <w:t xml:space="preserve"> </w:t>
            </w:r>
            <w:r>
              <w:rPr>
                <w:rFonts w:eastAsia="Times New Roman"/>
                <w:spacing w:val="-3"/>
                <w:sz w:val="18"/>
                <w:szCs w:val="18"/>
              </w:rPr>
              <w:t>w</w:t>
            </w:r>
            <w:r>
              <w:rPr>
                <w:rFonts w:eastAsia="Times New Roman"/>
                <w:spacing w:val="-1"/>
                <w:sz w:val="18"/>
                <w:szCs w:val="18"/>
              </w:rPr>
              <w:t>a</w:t>
            </w:r>
            <w:r>
              <w:rPr>
                <w:rFonts w:eastAsia="Times New Roman"/>
                <w:sz w:val="18"/>
                <w:szCs w:val="18"/>
              </w:rPr>
              <w:t>ter</w:t>
            </w:r>
          </w:p>
        </w:tc>
        <w:tc>
          <w:tcPr>
            <w:tcW w:w="991" w:type="dxa"/>
            <w:tcBorders>
              <w:top w:val="single" w:color="000000" w:sz="4" w:space="0"/>
              <w:left w:val="single" w:color="000000" w:sz="6" w:space="0"/>
              <w:bottom w:val="single" w:color="000000" w:sz="4" w:space="0"/>
              <w:right w:val="single" w:color="000000" w:sz="6" w:space="0"/>
            </w:tcBorders>
          </w:tcPr>
          <w:p w14:paraId="76B01999">
            <w:pPr>
              <w:spacing w:before="5" w:line="140" w:lineRule="exact"/>
              <w:rPr>
                <w:sz w:val="14"/>
                <w:szCs w:val="14"/>
              </w:rPr>
            </w:pPr>
          </w:p>
          <w:p w14:paraId="3B55A4C1">
            <w:pPr>
              <w:ind w:left="64" w:right="-20"/>
              <w:rPr>
                <w:rFonts w:eastAsia="Times New Roman"/>
                <w:sz w:val="18"/>
                <w:szCs w:val="18"/>
                <w:lang w:eastAsia="en-US"/>
              </w:rPr>
            </w:pPr>
            <w:r>
              <w:rPr>
                <w:rFonts w:eastAsia="Times New Roman"/>
                <w:spacing w:val="1"/>
                <w:sz w:val="18"/>
                <w:szCs w:val="18"/>
              </w:rPr>
              <w:t>25</w:t>
            </w:r>
            <w:r>
              <w:rPr>
                <w:rFonts w:eastAsia="Times New Roman"/>
                <w:sz w:val="18"/>
                <w:szCs w:val="18"/>
              </w:rPr>
              <w:t>&amp;</w:t>
            </w:r>
            <w:r>
              <w:rPr>
                <w:rFonts w:eastAsia="Times New Roman"/>
                <w:spacing w:val="-1"/>
                <w:sz w:val="18"/>
                <w:szCs w:val="18"/>
              </w:rPr>
              <w:t xml:space="preserve"> 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850" w:type="dxa"/>
            <w:vMerge w:val="restart"/>
            <w:tcBorders>
              <w:top w:val="single" w:color="000000" w:sz="4" w:space="0"/>
              <w:left w:val="single" w:color="000000" w:sz="6" w:space="0"/>
              <w:bottom w:val="single" w:color="000000" w:sz="4" w:space="0"/>
              <w:right w:val="single" w:color="000000" w:sz="6" w:space="0"/>
            </w:tcBorders>
          </w:tcPr>
          <w:p w14:paraId="1513791E">
            <w:pPr>
              <w:spacing w:before="25"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tc>
        <w:tc>
          <w:tcPr>
            <w:tcW w:w="682" w:type="dxa"/>
            <w:vMerge w:val="restart"/>
            <w:tcBorders>
              <w:top w:val="single" w:color="000000" w:sz="4" w:space="0"/>
              <w:left w:val="single" w:color="000000" w:sz="6" w:space="0"/>
              <w:bottom w:val="single" w:color="000000" w:sz="4" w:space="0"/>
              <w:right w:val="single" w:color="000000" w:sz="6" w:space="0"/>
            </w:tcBorders>
          </w:tcPr>
          <w:p w14:paraId="2F6FA846">
            <w:pPr>
              <w:spacing w:before="25"/>
              <w:ind w:left="234" w:right="214"/>
              <w:jc w:val="center"/>
              <w:rPr>
                <w:sz w:val="18"/>
                <w:szCs w:val="18"/>
                <w:lang w:eastAsia="en-US"/>
              </w:rPr>
            </w:pPr>
            <w:r>
              <w:rPr>
                <w:sz w:val="18"/>
                <w:szCs w:val="18"/>
              </w:rPr>
              <w:t>A</w:t>
            </w:r>
          </w:p>
        </w:tc>
        <w:tc>
          <w:tcPr>
            <w:tcW w:w="1416" w:type="dxa"/>
            <w:vMerge w:val="restart"/>
            <w:tcBorders>
              <w:top w:val="single" w:color="000000" w:sz="4" w:space="0"/>
              <w:left w:val="single" w:color="000000" w:sz="6" w:space="0"/>
              <w:bottom w:val="single" w:color="000000" w:sz="4" w:space="0"/>
              <w:right w:val="single" w:color="000000" w:sz="6" w:space="0"/>
            </w:tcBorders>
          </w:tcPr>
          <w:p w14:paraId="426941C5">
            <w:pPr>
              <w:spacing w:before="25" w:line="276" w:lineRule="auto"/>
              <w:ind w:left="64" w:right="78"/>
              <w:rPr>
                <w:rFonts w:eastAsia="Times New Roman"/>
                <w:sz w:val="18"/>
                <w:szCs w:val="18"/>
                <w:lang w:eastAsia="en-US"/>
              </w:rPr>
            </w:pPr>
            <w:r>
              <w:rPr>
                <w:rFonts w:eastAsia="Times New Roman"/>
                <w:spacing w:val="1"/>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1"/>
                <w:sz w:val="18"/>
                <w:szCs w:val="18"/>
              </w:rPr>
              <w:t>b</w:t>
            </w:r>
            <w:r>
              <w:rPr>
                <w:rFonts w:eastAsia="Times New Roman"/>
                <w:spacing w:val="1"/>
                <w:sz w:val="18"/>
                <w:szCs w:val="18"/>
              </w:rPr>
              <w:t>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tcBorders>
              <w:top w:val="single" w:color="000000" w:sz="4" w:space="0"/>
              <w:left w:val="single" w:color="000000" w:sz="6" w:space="0"/>
              <w:bottom w:val="single" w:color="000000" w:sz="4" w:space="0"/>
              <w:right w:val="single" w:color="000000" w:sz="6" w:space="0"/>
            </w:tcBorders>
          </w:tcPr>
          <w:p w14:paraId="4462F2FD">
            <w:pPr>
              <w:spacing w:before="25" w:line="276" w:lineRule="auto"/>
              <w:ind w:left="64" w:right="209"/>
              <w:rPr>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w:t>
            </w:r>
            <w:r>
              <w:rPr>
                <w:rFonts w:eastAsia="Times New Roman"/>
                <w:sz w:val="18"/>
                <w:szCs w:val="18"/>
              </w:rPr>
              <w:t xml:space="preserve">n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r>
              <w:rPr>
                <w:rFonts w:hint="eastAsia"/>
                <w:sz w:val="18"/>
                <w:szCs w:val="18"/>
              </w:rPr>
              <w:t xml:space="preserve"> </w:t>
            </w:r>
            <w:r>
              <w:rPr>
                <w:sz w:val="18"/>
                <w:szCs w:val="18"/>
              </w:rPr>
              <w:t>or</w:t>
            </w:r>
            <w:r>
              <w:rPr>
                <w:rFonts w:hint="eastAsia"/>
                <w:sz w:val="18"/>
                <w:szCs w:val="18"/>
              </w:rPr>
              <w:t xml:space="preserve"> wafer</w:t>
            </w:r>
          </w:p>
        </w:tc>
        <w:tc>
          <w:tcPr>
            <w:tcW w:w="1585" w:type="dxa"/>
            <w:vMerge w:val="restart"/>
            <w:tcBorders>
              <w:top w:val="single" w:color="000000" w:sz="4" w:space="0"/>
              <w:left w:val="single" w:color="000000" w:sz="6" w:space="0"/>
              <w:bottom w:val="single" w:color="000000" w:sz="4" w:space="0"/>
              <w:right w:val="single" w:color="000000" w:sz="6" w:space="0"/>
            </w:tcBorders>
          </w:tcPr>
          <w:p w14:paraId="5022B0E7">
            <w:pPr>
              <w:spacing w:before="5" w:line="260" w:lineRule="exact"/>
              <w:rPr>
                <w:sz w:val="26"/>
                <w:szCs w:val="26"/>
              </w:rPr>
            </w:pPr>
          </w:p>
          <w:p w14:paraId="1A1F2B22">
            <w:pPr>
              <w:tabs>
                <w:tab w:val="left" w:pos="480"/>
                <w:tab w:val="left" w:pos="960"/>
              </w:tabs>
              <w:ind w:left="64" w:right="-20"/>
              <w:rPr>
                <w:rFonts w:eastAsia="Times New Roman"/>
                <w:sz w:val="18"/>
                <w:szCs w:val="18"/>
              </w:rPr>
            </w:pPr>
            <w:r>
              <w:rPr>
                <w:rFonts w:eastAsia="Times New Roman"/>
                <w:spacing w:val="-3"/>
                <w:sz w:val="18"/>
                <w:szCs w:val="18"/>
              </w:rPr>
              <w:t>A</w:t>
            </w:r>
            <w:r>
              <w:rPr>
                <w:rFonts w:eastAsia="Times New Roman"/>
                <w:sz w:val="18"/>
                <w:szCs w:val="18"/>
              </w:rPr>
              <w:t>s</w:t>
            </w:r>
            <w:r>
              <w:rPr>
                <w:rFonts w:eastAsia="Times New Roman"/>
                <w:sz w:val="18"/>
                <w:szCs w:val="18"/>
              </w:rPr>
              <w:tab/>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z w:val="18"/>
                <w:szCs w:val="18"/>
              </w:rPr>
              <w:tab/>
            </w:r>
            <w:r>
              <w:rPr>
                <w:rFonts w:eastAsia="Times New Roman"/>
                <w:spacing w:val="-3"/>
                <w:sz w:val="18"/>
                <w:szCs w:val="18"/>
              </w:rPr>
              <w:t>G</w:t>
            </w:r>
            <w:r>
              <w:rPr>
                <w:rFonts w:eastAsia="Times New Roman"/>
                <w:sz w:val="18"/>
                <w:szCs w:val="18"/>
              </w:rPr>
              <w:t>B/CB</w:t>
            </w:r>
          </w:p>
          <w:p w14:paraId="7D2A0471">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59" w:type="dxa"/>
            <w:vMerge w:val="restart"/>
            <w:tcBorders>
              <w:top w:val="single" w:color="000000" w:sz="4" w:space="0"/>
              <w:left w:val="single" w:color="000000" w:sz="6" w:space="0"/>
              <w:bottom w:val="single" w:color="000000" w:sz="4" w:space="0"/>
              <w:right w:val="single" w:color="000000" w:sz="8" w:space="0"/>
            </w:tcBorders>
          </w:tcPr>
          <w:p w14:paraId="0BBB782C">
            <w:pPr>
              <w:spacing w:before="25"/>
              <w:ind w:left="66" w:right="151"/>
              <w:rPr>
                <w:rFonts w:eastAsia="Times New Roman"/>
                <w:sz w:val="18"/>
                <w:szCs w:val="18"/>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on</w:t>
            </w:r>
            <w:r>
              <w:rPr>
                <w:rFonts w:eastAsia="Times New Roman"/>
                <w:sz w:val="18"/>
                <w:szCs w:val="18"/>
              </w:rPr>
              <w:t>s</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 xml:space="preserve">r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w:t>
            </w:r>
            <w:r>
              <w:rPr>
                <w:rFonts w:eastAsia="Times New Roman"/>
                <w:sz w:val="18"/>
                <w:szCs w:val="18"/>
              </w:rPr>
              <w:t>st</w:t>
            </w:r>
            <w:r>
              <w:rPr>
                <w:rFonts w:eastAsia="Times New Roman"/>
                <w:spacing w:val="-1"/>
                <w:sz w:val="18"/>
                <w:szCs w:val="18"/>
              </w:rPr>
              <w:t>ee</w:t>
            </w:r>
            <w:r>
              <w:rPr>
                <w:rFonts w:eastAsia="Times New Roman"/>
                <w:sz w:val="18"/>
                <w:szCs w:val="18"/>
              </w:rPr>
              <w:t>l</w:t>
            </w:r>
            <w:r>
              <w:rPr>
                <w:rFonts w:eastAsia="Times New Roman"/>
                <w:spacing w:val="3"/>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 xml:space="preserve">. Or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 xml:space="preserve">d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pacing w:val="1"/>
                <w:sz w:val="18"/>
                <w:szCs w:val="18"/>
              </w:rPr>
              <w:t>h</w:t>
            </w:r>
            <w:r>
              <w:rPr>
                <w:rFonts w:eastAsia="Times New Roman"/>
                <w:spacing w:val="-1"/>
                <w:sz w:val="18"/>
                <w:szCs w:val="18"/>
              </w:rPr>
              <w:t>e</w:t>
            </w:r>
            <w:r>
              <w:rPr>
                <w:rFonts w:eastAsia="Times New Roman"/>
                <w:sz w:val="18"/>
                <w:szCs w:val="18"/>
              </w:rPr>
              <w:t>s</w:t>
            </w:r>
          </w:p>
          <w:p w14:paraId="00A1DC44">
            <w:pPr>
              <w:spacing w:line="200" w:lineRule="exact"/>
              <w:rPr>
                <w:sz w:val="20"/>
                <w:szCs w:val="20"/>
              </w:rPr>
            </w:pPr>
          </w:p>
          <w:p w14:paraId="5B32E87C">
            <w:pPr>
              <w:spacing w:before="1" w:line="280" w:lineRule="exact"/>
              <w:rPr>
                <w:sz w:val="28"/>
                <w:szCs w:val="28"/>
              </w:rPr>
            </w:pPr>
          </w:p>
          <w:p w14:paraId="38C80FD2">
            <w:pPr>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86" w:type="dxa"/>
            <w:vMerge w:val="restart"/>
            <w:tcBorders>
              <w:top w:val="single" w:color="000000" w:sz="4" w:space="0"/>
              <w:left w:val="single" w:color="000000" w:sz="8" w:space="0"/>
              <w:bottom w:val="single" w:color="000000" w:sz="4" w:space="0"/>
              <w:right w:val="single" w:color="000000" w:sz="6" w:space="0"/>
            </w:tcBorders>
          </w:tcPr>
          <w:p w14:paraId="077A9842">
            <w:pPr>
              <w:spacing w:after="200" w:line="276" w:lineRule="auto"/>
              <w:rPr>
                <w:sz w:val="22"/>
                <w:lang w:eastAsia="en-US"/>
              </w:rPr>
            </w:pPr>
          </w:p>
        </w:tc>
      </w:tr>
      <w:tr w14:paraId="2B3B592A">
        <w:tblPrEx>
          <w:tblCellMar>
            <w:top w:w="0" w:type="dxa"/>
            <w:left w:w="0" w:type="dxa"/>
            <w:bottom w:w="0" w:type="dxa"/>
            <w:right w:w="0" w:type="dxa"/>
          </w:tblCellMar>
        </w:tblPrEx>
        <w:trPr>
          <w:trHeight w:val="730" w:hRule="exact"/>
        </w:trPr>
        <w:tc>
          <w:tcPr>
            <w:tcW w:w="1015" w:type="dxa"/>
            <w:vMerge w:val="continue"/>
            <w:tcBorders>
              <w:top w:val="single" w:color="000000" w:sz="4" w:space="0"/>
              <w:left w:val="single" w:color="000000" w:sz="6" w:space="0"/>
              <w:bottom w:val="single" w:color="000000" w:sz="4" w:space="0"/>
              <w:right w:val="single" w:color="000000" w:sz="6" w:space="0"/>
            </w:tcBorders>
            <w:vAlign w:val="center"/>
          </w:tcPr>
          <w:p w14:paraId="5DCD59B6">
            <w:pPr>
              <w:widowControl/>
              <w:rPr>
                <w:rFonts w:eastAsia="Times New Roman"/>
                <w:sz w:val="18"/>
                <w:szCs w:val="18"/>
                <w:lang w:eastAsia="en-US"/>
              </w:rPr>
            </w:pPr>
          </w:p>
        </w:tc>
        <w:tc>
          <w:tcPr>
            <w:tcW w:w="991" w:type="dxa"/>
            <w:tcBorders>
              <w:top w:val="single" w:color="000000" w:sz="4" w:space="0"/>
              <w:left w:val="single" w:color="000000" w:sz="6" w:space="0"/>
              <w:bottom w:val="single" w:color="000000" w:sz="4" w:space="0"/>
              <w:right w:val="single" w:color="000000" w:sz="6" w:space="0"/>
            </w:tcBorders>
          </w:tcPr>
          <w:p w14:paraId="6293F728">
            <w:pPr>
              <w:spacing w:before="3" w:line="140" w:lineRule="exact"/>
              <w:rPr>
                <w:sz w:val="14"/>
                <w:szCs w:val="14"/>
              </w:rPr>
            </w:pPr>
          </w:p>
          <w:p w14:paraId="549FA4A0">
            <w:pPr>
              <w:ind w:left="64" w:right="-20"/>
              <w:rPr>
                <w:rFonts w:eastAsia="Times New Roman"/>
                <w:sz w:val="18"/>
                <w:szCs w:val="18"/>
              </w:rPr>
            </w:pPr>
            <w:r>
              <w:rPr>
                <w:rFonts w:eastAsia="Times New Roman"/>
                <w:spacing w:val="1"/>
                <w:sz w:val="18"/>
                <w:szCs w:val="18"/>
              </w:rPr>
              <w:t>2</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4C66FBDA">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1532" w:type="dxa"/>
            <w:vMerge w:val="continue"/>
            <w:tcBorders>
              <w:top w:val="single" w:color="000000" w:sz="4" w:space="0"/>
              <w:left w:val="single" w:color="000000" w:sz="6" w:space="0"/>
              <w:bottom w:val="single" w:color="000000" w:sz="4" w:space="0"/>
              <w:right w:val="single" w:color="000000" w:sz="6" w:space="0"/>
            </w:tcBorders>
            <w:vAlign w:val="center"/>
          </w:tcPr>
          <w:p w14:paraId="534E63DF">
            <w:pPr>
              <w:widowControl/>
              <w:rPr>
                <w:rFonts w:eastAsia="Times New Roman"/>
                <w:sz w:val="18"/>
                <w:szCs w:val="18"/>
                <w:lang w:eastAsia="en-US"/>
              </w:rPr>
            </w:pPr>
          </w:p>
        </w:tc>
        <w:tc>
          <w:tcPr>
            <w:tcW w:w="682" w:type="dxa"/>
            <w:vMerge w:val="continue"/>
            <w:tcBorders>
              <w:top w:val="single" w:color="000000" w:sz="4" w:space="0"/>
              <w:left w:val="single" w:color="000000" w:sz="6" w:space="0"/>
              <w:bottom w:val="single" w:color="000000" w:sz="4" w:space="0"/>
              <w:right w:val="single" w:color="000000" w:sz="6" w:space="0"/>
            </w:tcBorders>
            <w:vAlign w:val="center"/>
          </w:tcPr>
          <w:p w14:paraId="2BB710B2">
            <w:pPr>
              <w:widowControl/>
              <w:rPr>
                <w:rFonts w:eastAsia="Times New Roman"/>
                <w:sz w:val="18"/>
                <w:szCs w:val="18"/>
                <w:lang w:eastAsia="en-US"/>
              </w:rPr>
            </w:pPr>
          </w:p>
        </w:tc>
        <w:tc>
          <w:tcPr>
            <w:tcW w:w="1416" w:type="dxa"/>
            <w:vMerge w:val="continue"/>
            <w:tcBorders>
              <w:top w:val="single" w:color="000000" w:sz="4" w:space="0"/>
              <w:left w:val="single" w:color="000000" w:sz="6" w:space="0"/>
              <w:bottom w:val="single" w:color="000000" w:sz="4" w:space="0"/>
              <w:right w:val="single" w:color="000000" w:sz="6" w:space="0"/>
            </w:tcBorders>
            <w:vAlign w:val="center"/>
          </w:tcPr>
          <w:p w14:paraId="677BDF67">
            <w:pPr>
              <w:widowControl/>
              <w:rPr>
                <w:rFonts w:eastAsia="Times New Roman"/>
                <w:sz w:val="18"/>
                <w:szCs w:val="18"/>
                <w:lang w:eastAsia="en-US"/>
              </w:rPr>
            </w:pPr>
          </w:p>
        </w:tc>
        <w:tc>
          <w:tcPr>
            <w:tcW w:w="996" w:type="dxa"/>
            <w:tcBorders>
              <w:top w:val="single" w:color="000000" w:sz="4" w:space="0"/>
              <w:left w:val="single" w:color="000000" w:sz="6" w:space="0"/>
              <w:bottom w:val="single" w:color="000000" w:sz="4" w:space="0"/>
              <w:right w:val="single" w:color="000000" w:sz="6" w:space="0"/>
            </w:tcBorders>
          </w:tcPr>
          <w:p w14:paraId="6C131AA5">
            <w:pPr>
              <w:spacing w:before="23" w:line="276" w:lineRule="auto"/>
              <w:ind w:left="64" w:right="148"/>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 xml:space="preserve">ss </w:t>
            </w: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ge</w:t>
            </w:r>
            <w:r>
              <w:rPr>
                <w:rFonts w:eastAsia="Times New Roman"/>
                <w:sz w:val="18"/>
                <w:szCs w:val="18"/>
              </w:rPr>
              <w:t>d</w:t>
            </w:r>
          </w:p>
        </w:tc>
        <w:tc>
          <w:tcPr>
            <w:tcW w:w="1585" w:type="dxa"/>
            <w:vMerge w:val="continue"/>
            <w:tcBorders>
              <w:top w:val="single" w:color="000000" w:sz="4" w:space="0"/>
              <w:left w:val="single" w:color="000000" w:sz="6" w:space="0"/>
              <w:bottom w:val="single" w:color="000000" w:sz="4" w:space="0"/>
              <w:right w:val="single" w:color="000000" w:sz="6" w:space="0"/>
            </w:tcBorders>
            <w:vAlign w:val="center"/>
          </w:tcPr>
          <w:p w14:paraId="1C7EB880">
            <w:pPr>
              <w:widowControl/>
              <w:rPr>
                <w:rFonts w:eastAsia="Times New Roman"/>
                <w:sz w:val="18"/>
                <w:szCs w:val="18"/>
                <w:lang w:eastAsia="en-US"/>
              </w:rPr>
            </w:pPr>
          </w:p>
        </w:tc>
        <w:tc>
          <w:tcPr>
            <w:tcW w:w="1559" w:type="dxa"/>
            <w:vMerge w:val="continue"/>
            <w:tcBorders>
              <w:top w:val="single" w:color="000000" w:sz="4" w:space="0"/>
              <w:left w:val="single" w:color="000000" w:sz="6" w:space="0"/>
              <w:bottom w:val="single" w:color="000000" w:sz="4" w:space="0"/>
              <w:right w:val="single" w:color="000000" w:sz="8" w:space="0"/>
            </w:tcBorders>
            <w:vAlign w:val="center"/>
          </w:tcPr>
          <w:p w14:paraId="7C1CA7ED">
            <w:pPr>
              <w:widowControl/>
              <w:rPr>
                <w:rFonts w:eastAsia="Times New Roman"/>
                <w:sz w:val="18"/>
                <w:szCs w:val="18"/>
                <w:lang w:eastAsia="en-US"/>
              </w:rPr>
            </w:pPr>
          </w:p>
        </w:tc>
        <w:tc>
          <w:tcPr>
            <w:tcW w:w="686" w:type="dxa"/>
            <w:vMerge w:val="continue"/>
            <w:tcBorders>
              <w:top w:val="single" w:color="000000" w:sz="4" w:space="0"/>
              <w:left w:val="single" w:color="000000" w:sz="8" w:space="0"/>
              <w:bottom w:val="single" w:color="000000" w:sz="4" w:space="0"/>
              <w:right w:val="single" w:color="000000" w:sz="6" w:space="0"/>
            </w:tcBorders>
            <w:vAlign w:val="center"/>
          </w:tcPr>
          <w:p w14:paraId="505EF359">
            <w:pPr>
              <w:widowControl/>
              <w:rPr>
                <w:sz w:val="22"/>
                <w:lang w:eastAsia="en-US"/>
              </w:rPr>
            </w:pPr>
          </w:p>
        </w:tc>
      </w:tr>
      <w:tr w14:paraId="1AC74654">
        <w:tblPrEx>
          <w:tblCellMar>
            <w:top w:w="0" w:type="dxa"/>
            <w:left w:w="0" w:type="dxa"/>
            <w:bottom w:w="0" w:type="dxa"/>
            <w:right w:w="0" w:type="dxa"/>
          </w:tblCellMar>
        </w:tblPrEx>
        <w:trPr>
          <w:trHeight w:val="730" w:hRule="exact"/>
        </w:trPr>
        <w:tc>
          <w:tcPr>
            <w:tcW w:w="1015" w:type="dxa"/>
            <w:vMerge w:val="continue"/>
            <w:tcBorders>
              <w:top w:val="single" w:color="000000" w:sz="4" w:space="0"/>
              <w:left w:val="single" w:color="000000" w:sz="6" w:space="0"/>
              <w:bottom w:val="single" w:color="000000" w:sz="4" w:space="0"/>
              <w:right w:val="single" w:color="000000" w:sz="6" w:space="0"/>
            </w:tcBorders>
            <w:vAlign w:val="center"/>
          </w:tcPr>
          <w:p w14:paraId="758F55EB">
            <w:pPr>
              <w:widowControl/>
              <w:rPr>
                <w:rFonts w:eastAsia="Times New Roman"/>
                <w:sz w:val="18"/>
                <w:szCs w:val="18"/>
                <w:lang w:eastAsia="en-US"/>
              </w:rPr>
            </w:pPr>
          </w:p>
        </w:tc>
        <w:tc>
          <w:tcPr>
            <w:tcW w:w="991" w:type="dxa"/>
            <w:tcBorders>
              <w:top w:val="single" w:color="000000" w:sz="4" w:space="0"/>
              <w:left w:val="single" w:color="000000" w:sz="6" w:space="0"/>
              <w:bottom w:val="single" w:color="000000" w:sz="4" w:space="0"/>
              <w:right w:val="single" w:color="000000" w:sz="6" w:space="0"/>
            </w:tcBorders>
          </w:tcPr>
          <w:p w14:paraId="3F3A8166">
            <w:pPr>
              <w:spacing w:before="3" w:line="140" w:lineRule="exact"/>
              <w:rPr>
                <w:sz w:val="14"/>
                <w:szCs w:val="14"/>
              </w:rPr>
            </w:pPr>
          </w:p>
          <w:p w14:paraId="6BF1A026">
            <w:pPr>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643DBE79">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tcBorders>
              <w:top w:val="single" w:color="000000" w:sz="4" w:space="0"/>
              <w:left w:val="single" w:color="000000" w:sz="6" w:space="0"/>
              <w:bottom w:val="single" w:color="000000" w:sz="4" w:space="0"/>
              <w:right w:val="single" w:color="000000" w:sz="6" w:space="0"/>
            </w:tcBorders>
          </w:tcPr>
          <w:p w14:paraId="5B31670D">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4" w:space="0"/>
              <w:left w:val="single" w:color="000000" w:sz="6" w:space="0"/>
              <w:bottom w:val="single" w:color="000000" w:sz="4" w:space="0"/>
              <w:right w:val="single" w:color="000000" w:sz="6" w:space="0"/>
            </w:tcBorders>
          </w:tcPr>
          <w:p w14:paraId="029978FE">
            <w:pPr>
              <w:spacing w:after="200" w:line="276" w:lineRule="auto"/>
              <w:rPr>
                <w:sz w:val="22"/>
                <w:lang w:eastAsia="en-US"/>
              </w:rPr>
            </w:pPr>
          </w:p>
        </w:tc>
        <w:tc>
          <w:tcPr>
            <w:tcW w:w="1416" w:type="dxa"/>
            <w:tcBorders>
              <w:top w:val="single" w:color="000000" w:sz="4" w:space="0"/>
              <w:left w:val="single" w:color="000000" w:sz="6" w:space="0"/>
              <w:bottom w:val="single" w:color="000000" w:sz="4" w:space="0"/>
              <w:right w:val="single" w:color="000000" w:sz="6" w:space="0"/>
            </w:tcBorders>
          </w:tcPr>
          <w:p w14:paraId="60297851">
            <w:pPr>
              <w:spacing w:before="23" w:line="276" w:lineRule="auto"/>
              <w:ind w:left="64" w:right="233"/>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e 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4" w:space="0"/>
              <w:left w:val="single" w:color="000000" w:sz="6" w:space="0"/>
              <w:bottom w:val="single" w:color="000000" w:sz="4" w:space="0"/>
              <w:right w:val="single" w:color="000000" w:sz="6" w:space="0"/>
            </w:tcBorders>
          </w:tcPr>
          <w:p w14:paraId="0DA99108">
            <w:pPr>
              <w:spacing w:before="23" w:line="276" w:lineRule="auto"/>
              <w:ind w:left="64" w:right="148"/>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4" w:space="0"/>
              <w:left w:val="single" w:color="000000" w:sz="6" w:space="0"/>
              <w:bottom w:val="single" w:color="000000" w:sz="4" w:space="0"/>
              <w:right w:val="single" w:color="000000" w:sz="6" w:space="0"/>
            </w:tcBorders>
            <w:vAlign w:val="center"/>
          </w:tcPr>
          <w:p w14:paraId="62F10B00">
            <w:pPr>
              <w:widowControl/>
              <w:rPr>
                <w:rFonts w:eastAsia="Times New Roman"/>
                <w:sz w:val="18"/>
                <w:szCs w:val="18"/>
                <w:lang w:eastAsia="en-US"/>
              </w:rPr>
            </w:pPr>
          </w:p>
        </w:tc>
        <w:tc>
          <w:tcPr>
            <w:tcW w:w="1559" w:type="dxa"/>
            <w:vMerge w:val="continue"/>
            <w:tcBorders>
              <w:top w:val="single" w:color="000000" w:sz="4" w:space="0"/>
              <w:left w:val="single" w:color="000000" w:sz="6" w:space="0"/>
              <w:bottom w:val="single" w:color="000000" w:sz="4" w:space="0"/>
              <w:right w:val="single" w:color="000000" w:sz="8" w:space="0"/>
            </w:tcBorders>
            <w:vAlign w:val="center"/>
          </w:tcPr>
          <w:p w14:paraId="090506BF">
            <w:pPr>
              <w:widowControl/>
              <w:rPr>
                <w:rFonts w:eastAsia="Times New Roman"/>
                <w:sz w:val="18"/>
                <w:szCs w:val="18"/>
                <w:lang w:eastAsia="en-US"/>
              </w:rPr>
            </w:pPr>
          </w:p>
        </w:tc>
        <w:tc>
          <w:tcPr>
            <w:tcW w:w="686" w:type="dxa"/>
            <w:vMerge w:val="continue"/>
            <w:tcBorders>
              <w:top w:val="single" w:color="000000" w:sz="4" w:space="0"/>
              <w:left w:val="single" w:color="000000" w:sz="8" w:space="0"/>
              <w:bottom w:val="single" w:color="000000" w:sz="4" w:space="0"/>
              <w:right w:val="single" w:color="000000" w:sz="6" w:space="0"/>
            </w:tcBorders>
            <w:vAlign w:val="center"/>
          </w:tcPr>
          <w:p w14:paraId="2FB9002E">
            <w:pPr>
              <w:widowControl/>
              <w:rPr>
                <w:sz w:val="22"/>
                <w:lang w:eastAsia="en-US"/>
              </w:rPr>
            </w:pPr>
          </w:p>
        </w:tc>
      </w:tr>
      <w:tr w14:paraId="21F8DEF3">
        <w:tblPrEx>
          <w:tblCellMar>
            <w:top w:w="0" w:type="dxa"/>
            <w:left w:w="0" w:type="dxa"/>
            <w:bottom w:w="0" w:type="dxa"/>
            <w:right w:w="0" w:type="dxa"/>
          </w:tblCellMar>
        </w:tblPrEx>
        <w:trPr>
          <w:trHeight w:val="490" w:hRule="atLeast"/>
        </w:trPr>
        <w:tc>
          <w:tcPr>
            <w:tcW w:w="1015" w:type="dxa"/>
            <w:vMerge w:val="restart"/>
            <w:tcBorders>
              <w:top w:val="single" w:color="000000" w:sz="4" w:space="0"/>
              <w:left w:val="single" w:color="000000" w:sz="6" w:space="0"/>
              <w:bottom w:val="single" w:color="000000" w:sz="6" w:space="0"/>
              <w:right w:val="single" w:color="000000" w:sz="6" w:space="0"/>
            </w:tcBorders>
          </w:tcPr>
          <w:p w14:paraId="335C907A">
            <w:pPr>
              <w:spacing w:before="23" w:line="276" w:lineRule="auto"/>
              <w:ind w:left="64" w:right="369"/>
              <w:rPr>
                <w:rFonts w:eastAsia="Times New Roman"/>
                <w:sz w:val="18"/>
                <w:szCs w:val="18"/>
                <w:lang w:eastAsia="en-US"/>
              </w:rPr>
            </w:pPr>
            <w:r>
              <w:rPr>
                <w:rFonts w:eastAsia="Times New Roman"/>
                <w:spacing w:val="-16"/>
                <w:sz w:val="18"/>
                <w:szCs w:val="18"/>
              </w:rPr>
              <w:t>W</w:t>
            </w:r>
            <w:r>
              <w:rPr>
                <w:rFonts w:eastAsia="Times New Roman"/>
                <w:spacing w:val="-1"/>
                <w:sz w:val="18"/>
                <w:szCs w:val="18"/>
              </w:rPr>
              <w:t>a</w:t>
            </w:r>
            <w:r>
              <w:rPr>
                <w:rFonts w:eastAsia="Times New Roman"/>
                <w:sz w:val="18"/>
                <w:szCs w:val="18"/>
              </w:rPr>
              <w:t xml:space="preserve">ter </w:t>
            </w:r>
            <w:r>
              <w:rPr>
                <w:rFonts w:eastAsia="Times New Roman"/>
                <w:spacing w:val="1"/>
                <w:sz w:val="18"/>
                <w:szCs w:val="18"/>
              </w:rPr>
              <w:t>b</w:t>
            </w:r>
            <w:r>
              <w:rPr>
                <w:rFonts w:eastAsia="Times New Roman"/>
                <w:spacing w:val="-1"/>
                <w:sz w:val="18"/>
                <w:szCs w:val="18"/>
              </w:rPr>
              <w:t>a</w:t>
            </w:r>
            <w:r>
              <w:rPr>
                <w:rFonts w:eastAsia="Times New Roman"/>
                <w:sz w:val="18"/>
                <w:szCs w:val="18"/>
              </w:rPr>
              <w:t>l</w:t>
            </w:r>
            <w:r>
              <w:rPr>
                <w:rFonts w:eastAsia="Times New Roman"/>
                <w:spacing w:val="1"/>
                <w:sz w:val="18"/>
                <w:szCs w:val="18"/>
              </w:rPr>
              <w:t>l</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b</w:t>
            </w:r>
            <w:r>
              <w:rPr>
                <w:rFonts w:eastAsia="Times New Roman"/>
                <w:sz w:val="18"/>
                <w:szCs w:val="18"/>
              </w:rPr>
              <w:t>i</w:t>
            </w:r>
            <w:r>
              <w:rPr>
                <w:rFonts w:eastAsia="Times New Roman"/>
                <w:spacing w:val="1"/>
                <w:sz w:val="18"/>
                <w:szCs w:val="18"/>
              </w:rPr>
              <w:t>l</w:t>
            </w:r>
            <w:r>
              <w:rPr>
                <w:rFonts w:eastAsia="Times New Roman"/>
                <w:spacing w:val="-1"/>
                <w:sz w:val="18"/>
                <w:szCs w:val="18"/>
              </w:rPr>
              <w:t>g</w:t>
            </w:r>
            <w:r>
              <w:rPr>
                <w:rFonts w:eastAsia="Times New Roman"/>
                <w:sz w:val="18"/>
                <w:szCs w:val="18"/>
              </w:rPr>
              <w:t>e</w:t>
            </w:r>
          </w:p>
        </w:tc>
        <w:tc>
          <w:tcPr>
            <w:tcW w:w="991" w:type="dxa"/>
            <w:tcBorders>
              <w:top w:val="single" w:color="000000" w:sz="4" w:space="0"/>
              <w:left w:val="single" w:color="000000" w:sz="6" w:space="0"/>
              <w:bottom w:val="single" w:color="000000" w:sz="4" w:space="0"/>
              <w:right w:val="single" w:color="000000" w:sz="6" w:space="0"/>
            </w:tcBorders>
          </w:tcPr>
          <w:p w14:paraId="6040E516">
            <w:pPr>
              <w:spacing w:before="3" w:line="140" w:lineRule="exact"/>
              <w:rPr>
                <w:sz w:val="14"/>
                <w:szCs w:val="14"/>
              </w:rPr>
            </w:pPr>
          </w:p>
          <w:p w14:paraId="2A2250DF">
            <w:pPr>
              <w:ind w:left="64" w:right="-20"/>
              <w:rPr>
                <w:rFonts w:eastAsia="Times New Roman"/>
                <w:sz w:val="18"/>
                <w:szCs w:val="18"/>
                <w:lang w:eastAsia="en-US"/>
              </w:rPr>
            </w:pPr>
            <w:r>
              <w:rPr>
                <w:rFonts w:eastAsia="Times New Roman"/>
                <w:spacing w:val="1"/>
                <w:sz w:val="18"/>
                <w:szCs w:val="18"/>
              </w:rPr>
              <w:t>25</w:t>
            </w:r>
            <w:r>
              <w:rPr>
                <w:rFonts w:eastAsia="Times New Roman"/>
                <w:sz w:val="18"/>
                <w:szCs w:val="18"/>
              </w:rPr>
              <w:t>&amp;</w:t>
            </w:r>
            <w:r>
              <w:rPr>
                <w:rFonts w:eastAsia="Times New Roman"/>
                <w:spacing w:val="-1"/>
                <w:sz w:val="18"/>
                <w:szCs w:val="18"/>
              </w:rPr>
              <w:t xml:space="preserve"> 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850" w:type="dxa"/>
            <w:vMerge w:val="restart"/>
            <w:tcBorders>
              <w:top w:val="single" w:color="000000" w:sz="4" w:space="0"/>
              <w:left w:val="single" w:color="000000" w:sz="6" w:space="0"/>
              <w:bottom w:val="single" w:color="000000" w:sz="4" w:space="0"/>
              <w:right w:val="single" w:color="000000" w:sz="6" w:space="0"/>
            </w:tcBorders>
          </w:tcPr>
          <w:p w14:paraId="623B935F">
            <w:pPr>
              <w:spacing w:before="23"/>
              <w:ind w:left="64" w:right="52"/>
              <w:rPr>
                <w:rFonts w:eastAsia="Times New Roman"/>
                <w:sz w:val="18"/>
                <w:szCs w:val="18"/>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p w14:paraId="18EE460C">
            <w:pPr>
              <w:spacing w:before="1"/>
              <w:ind w:left="64" w:right="-20"/>
              <w:rPr>
                <w:rFonts w:eastAsia="Times New Roman"/>
                <w:sz w:val="18"/>
                <w:szCs w:val="18"/>
                <w:lang w:eastAsia="en-US"/>
              </w:rPr>
            </w:pPr>
            <w:r>
              <w:rPr>
                <w:rFonts w:eastAsia="Times New Roman"/>
                <w:spacing w:val="-1"/>
                <w:sz w:val="18"/>
                <w:szCs w:val="18"/>
              </w:rPr>
              <w:t>ga</w:t>
            </w:r>
            <w:r>
              <w:rPr>
                <w:rFonts w:eastAsia="Times New Roman"/>
                <w:sz w:val="18"/>
                <w:szCs w:val="18"/>
              </w:rPr>
              <w:t>l</w:t>
            </w:r>
            <w:r>
              <w:rPr>
                <w:rFonts w:eastAsia="Times New Roman"/>
                <w:spacing w:val="-13"/>
                <w:sz w:val="18"/>
                <w:szCs w:val="18"/>
              </w:rPr>
              <w:t>v</w:t>
            </w:r>
            <w:r>
              <w:rPr>
                <w:rFonts w:eastAsia="Times New Roman"/>
                <w:sz w:val="18"/>
                <w:szCs w:val="18"/>
              </w:rPr>
              <w:t>.</w:t>
            </w:r>
          </w:p>
        </w:tc>
        <w:tc>
          <w:tcPr>
            <w:tcW w:w="682" w:type="dxa"/>
            <w:vMerge w:val="restart"/>
            <w:tcBorders>
              <w:top w:val="single" w:color="000000" w:sz="4" w:space="0"/>
              <w:left w:val="single" w:color="000000" w:sz="6" w:space="0"/>
              <w:bottom w:val="single" w:color="000000" w:sz="4" w:space="0"/>
              <w:right w:val="single" w:color="000000" w:sz="6" w:space="0"/>
            </w:tcBorders>
          </w:tcPr>
          <w:p w14:paraId="2432579B">
            <w:pPr>
              <w:spacing w:before="8" w:line="180" w:lineRule="exact"/>
              <w:rPr>
                <w:sz w:val="18"/>
                <w:szCs w:val="18"/>
              </w:rPr>
            </w:pPr>
          </w:p>
          <w:p w14:paraId="197513CE">
            <w:pPr>
              <w:spacing w:line="200" w:lineRule="exact"/>
              <w:rPr>
                <w:sz w:val="20"/>
                <w:szCs w:val="20"/>
              </w:rPr>
            </w:pPr>
          </w:p>
          <w:p w14:paraId="51E63C3B">
            <w:pPr>
              <w:ind w:left="239" w:right="219"/>
              <w:jc w:val="center"/>
              <w:rPr>
                <w:sz w:val="18"/>
                <w:szCs w:val="18"/>
                <w:lang w:eastAsia="en-US"/>
              </w:rPr>
            </w:pPr>
            <w:r>
              <w:rPr>
                <w:sz w:val="18"/>
                <w:szCs w:val="18"/>
              </w:rPr>
              <w:t>B</w:t>
            </w:r>
          </w:p>
        </w:tc>
        <w:tc>
          <w:tcPr>
            <w:tcW w:w="1416" w:type="dxa"/>
            <w:vMerge w:val="restart"/>
            <w:tcBorders>
              <w:top w:val="single" w:color="000000" w:sz="4" w:space="0"/>
              <w:left w:val="single" w:color="000000" w:sz="6" w:space="0"/>
              <w:bottom w:val="single" w:color="000000" w:sz="4" w:space="0"/>
              <w:right w:val="single" w:color="000000" w:sz="6" w:space="0"/>
            </w:tcBorders>
          </w:tcPr>
          <w:p w14:paraId="03C1AA36">
            <w:pPr>
              <w:spacing w:before="23" w:line="276" w:lineRule="auto"/>
              <w:ind w:left="64" w:right="78"/>
              <w:rPr>
                <w:rFonts w:eastAsia="Times New Roman"/>
                <w:sz w:val="18"/>
                <w:szCs w:val="18"/>
                <w:lang w:eastAsia="en-US"/>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bu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tcBorders>
              <w:top w:val="single" w:color="000000" w:sz="4" w:space="0"/>
              <w:left w:val="single" w:color="000000" w:sz="6" w:space="0"/>
              <w:bottom w:val="single" w:color="000000" w:sz="4" w:space="0"/>
              <w:right w:val="single" w:color="000000" w:sz="6" w:space="0"/>
            </w:tcBorders>
          </w:tcPr>
          <w:p w14:paraId="6D310C40">
            <w:pPr>
              <w:spacing w:before="23" w:line="276" w:lineRule="auto"/>
              <w:ind w:left="64" w:right="209"/>
              <w:rPr>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w:t>
            </w:r>
            <w:r>
              <w:rPr>
                <w:rFonts w:eastAsia="Times New Roman"/>
                <w:sz w:val="18"/>
                <w:szCs w:val="18"/>
              </w:rPr>
              <w:t xml:space="preserve">n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r>
              <w:rPr>
                <w:rFonts w:hint="eastAsia"/>
                <w:sz w:val="18"/>
                <w:szCs w:val="18"/>
              </w:rPr>
              <w:t>or wafer</w:t>
            </w:r>
          </w:p>
        </w:tc>
        <w:tc>
          <w:tcPr>
            <w:tcW w:w="1585" w:type="dxa"/>
            <w:vMerge w:val="restart"/>
            <w:tcBorders>
              <w:top w:val="single" w:color="000000" w:sz="4" w:space="0"/>
              <w:left w:val="single" w:color="000000" w:sz="6" w:space="0"/>
              <w:bottom w:val="single" w:color="000000" w:sz="6" w:space="0"/>
              <w:right w:val="single" w:color="000000" w:sz="6" w:space="0"/>
            </w:tcBorders>
          </w:tcPr>
          <w:p w14:paraId="39B3069C">
            <w:pPr>
              <w:spacing w:before="3" w:line="150" w:lineRule="exact"/>
              <w:rPr>
                <w:sz w:val="15"/>
                <w:szCs w:val="15"/>
              </w:rPr>
            </w:pPr>
          </w:p>
          <w:p w14:paraId="4407E4DE">
            <w:pPr>
              <w:spacing w:line="200" w:lineRule="exact"/>
              <w:rPr>
                <w:sz w:val="20"/>
                <w:szCs w:val="20"/>
              </w:rPr>
            </w:pPr>
          </w:p>
          <w:p w14:paraId="1FE76504">
            <w:pPr>
              <w:spacing w:line="200" w:lineRule="exact"/>
              <w:rPr>
                <w:sz w:val="20"/>
                <w:szCs w:val="20"/>
              </w:rPr>
            </w:pPr>
          </w:p>
          <w:p w14:paraId="294215A3">
            <w:pPr>
              <w:spacing w:line="200" w:lineRule="exact"/>
              <w:rPr>
                <w:sz w:val="20"/>
                <w:szCs w:val="20"/>
              </w:rPr>
            </w:pPr>
          </w:p>
          <w:p w14:paraId="7404EEC5">
            <w:pPr>
              <w:ind w:left="64" w:right="-20"/>
              <w:rPr>
                <w:rFonts w:eastAsia="Times New Roman"/>
                <w:sz w:val="18"/>
                <w:szCs w:val="18"/>
              </w:rPr>
            </w:pPr>
            <w:r>
              <w:rPr>
                <w:rFonts w:eastAsia="Times New Roman"/>
                <w:spacing w:val="-3"/>
                <w:sz w:val="18"/>
                <w:szCs w:val="18"/>
              </w:rPr>
              <w:t>A</w:t>
            </w:r>
            <w:r>
              <w:rPr>
                <w:rFonts w:eastAsia="Times New Roman"/>
                <w:sz w:val="18"/>
                <w:szCs w:val="18"/>
              </w:rPr>
              <w:t xml:space="preserve">s </w:t>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pacing w:val="3"/>
                <w:sz w:val="18"/>
                <w:szCs w:val="18"/>
              </w:rPr>
              <w:t xml:space="preserve"> </w:t>
            </w:r>
            <w:r>
              <w:rPr>
                <w:rFonts w:eastAsia="Times New Roman"/>
                <w:spacing w:val="-3"/>
                <w:sz w:val="18"/>
                <w:szCs w:val="18"/>
              </w:rPr>
              <w:t>G</w:t>
            </w:r>
            <w:r>
              <w:rPr>
                <w:rFonts w:eastAsia="Times New Roman"/>
                <w:sz w:val="18"/>
                <w:szCs w:val="18"/>
              </w:rPr>
              <w:t>B/CB</w:t>
            </w:r>
          </w:p>
          <w:p w14:paraId="28FBDA01">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59" w:type="dxa"/>
            <w:vMerge w:val="restart"/>
            <w:tcBorders>
              <w:top w:val="single" w:color="000000" w:sz="4" w:space="0"/>
              <w:left w:val="single" w:color="000000" w:sz="6" w:space="0"/>
              <w:bottom w:val="single" w:color="000000" w:sz="4" w:space="0"/>
              <w:right w:val="single" w:color="000000" w:sz="8" w:space="0"/>
            </w:tcBorders>
          </w:tcPr>
          <w:p w14:paraId="263EA24D">
            <w:pPr>
              <w:spacing w:before="23"/>
              <w:ind w:left="66" w:right="-4"/>
              <w:rPr>
                <w:rFonts w:eastAsia="Times New Roman"/>
                <w:sz w:val="18"/>
                <w:szCs w:val="18"/>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 st</w:t>
            </w:r>
            <w:r>
              <w:rPr>
                <w:rFonts w:eastAsia="Times New Roman"/>
                <w:spacing w:val="-1"/>
                <w:sz w:val="18"/>
                <w:szCs w:val="18"/>
              </w:rPr>
              <w:t>ee</w:t>
            </w:r>
            <w:r>
              <w:rPr>
                <w:rFonts w:eastAsia="Times New Roman"/>
                <w:sz w:val="18"/>
                <w:szCs w:val="18"/>
              </w:rPr>
              <w:t>l</w:t>
            </w:r>
            <w:r>
              <w:rPr>
                <w:rFonts w:eastAsia="Times New Roman"/>
                <w:spacing w:val="1"/>
                <w:sz w:val="18"/>
                <w:szCs w:val="18"/>
              </w:rPr>
              <w:t xml:space="preserve"> </w:t>
            </w:r>
            <w:r>
              <w:rPr>
                <w:rFonts w:eastAsia="Times New Roman"/>
                <w:spacing w:val="-2"/>
                <w:sz w:val="18"/>
                <w:szCs w:val="18"/>
              </w:rPr>
              <w:t>f</w:t>
            </w:r>
            <w:r>
              <w:rPr>
                <w:rFonts w:eastAsia="Times New Roman"/>
                <w:spacing w:val="3"/>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w:t>
            </w:r>
          </w:p>
          <w:p w14:paraId="56D13CF5">
            <w:pPr>
              <w:spacing w:before="1"/>
              <w:ind w:left="66" w:right="-20"/>
              <w:rPr>
                <w:rFonts w:eastAsia="Times New Roman"/>
                <w:sz w:val="18"/>
                <w:szCs w:val="18"/>
                <w:lang w:eastAsia="en-US"/>
              </w:rPr>
            </w:pP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pacing w:val="1"/>
                <w:sz w:val="18"/>
                <w:szCs w:val="18"/>
              </w:rPr>
              <w:t>h</w:t>
            </w:r>
            <w:r>
              <w:rPr>
                <w:rFonts w:eastAsia="Times New Roman"/>
                <w:spacing w:val="-1"/>
                <w:sz w:val="18"/>
                <w:szCs w:val="18"/>
              </w:rPr>
              <w:t>e</w:t>
            </w:r>
            <w:r>
              <w:rPr>
                <w:rFonts w:eastAsia="Times New Roman"/>
                <w:sz w:val="18"/>
                <w:szCs w:val="18"/>
              </w:rPr>
              <w:t>s</w:t>
            </w:r>
          </w:p>
        </w:tc>
        <w:tc>
          <w:tcPr>
            <w:tcW w:w="686" w:type="dxa"/>
            <w:vMerge w:val="restart"/>
            <w:tcBorders>
              <w:top w:val="single" w:color="000000" w:sz="4" w:space="0"/>
              <w:left w:val="single" w:color="000000" w:sz="8" w:space="0"/>
              <w:bottom w:val="single" w:color="000000" w:sz="6" w:space="0"/>
              <w:right w:val="single" w:color="000000" w:sz="6" w:space="0"/>
            </w:tcBorders>
          </w:tcPr>
          <w:p w14:paraId="698F4F47">
            <w:pPr>
              <w:spacing w:after="200" w:line="276" w:lineRule="auto"/>
              <w:rPr>
                <w:sz w:val="22"/>
                <w:lang w:eastAsia="en-US"/>
              </w:rPr>
            </w:pPr>
          </w:p>
        </w:tc>
      </w:tr>
      <w:tr w14:paraId="3A3C4139">
        <w:tblPrEx>
          <w:tblCellMar>
            <w:top w:w="0" w:type="dxa"/>
            <w:left w:w="0" w:type="dxa"/>
            <w:bottom w:w="0" w:type="dxa"/>
            <w:right w:w="0" w:type="dxa"/>
          </w:tblCellMar>
        </w:tblPrEx>
        <w:trPr>
          <w:trHeight w:val="490" w:hRule="exact"/>
        </w:trPr>
        <w:tc>
          <w:tcPr>
            <w:tcW w:w="1015" w:type="dxa"/>
            <w:vMerge w:val="continue"/>
            <w:tcBorders>
              <w:top w:val="single" w:color="000000" w:sz="4" w:space="0"/>
              <w:left w:val="single" w:color="000000" w:sz="6" w:space="0"/>
              <w:bottom w:val="single" w:color="000000" w:sz="6" w:space="0"/>
              <w:right w:val="single" w:color="000000" w:sz="6" w:space="0"/>
            </w:tcBorders>
            <w:vAlign w:val="center"/>
          </w:tcPr>
          <w:p w14:paraId="06D1BFF0">
            <w:pPr>
              <w:widowControl/>
              <w:rPr>
                <w:rFonts w:eastAsia="Times New Roman"/>
                <w:sz w:val="18"/>
                <w:szCs w:val="18"/>
                <w:lang w:eastAsia="en-US"/>
              </w:rPr>
            </w:pPr>
          </w:p>
        </w:tc>
        <w:tc>
          <w:tcPr>
            <w:tcW w:w="991" w:type="dxa"/>
            <w:tcBorders>
              <w:top w:val="single" w:color="000000" w:sz="4" w:space="0"/>
              <w:left w:val="single" w:color="000000" w:sz="6" w:space="0"/>
              <w:bottom w:val="single" w:color="000000" w:sz="4" w:space="0"/>
              <w:right w:val="single" w:color="000000" w:sz="6" w:space="0"/>
            </w:tcBorders>
          </w:tcPr>
          <w:p w14:paraId="25AFFFE5">
            <w:pPr>
              <w:spacing w:before="23"/>
              <w:ind w:left="64" w:right="-20"/>
              <w:rPr>
                <w:rFonts w:eastAsia="Times New Roman"/>
                <w:sz w:val="18"/>
                <w:szCs w:val="18"/>
              </w:rPr>
            </w:pPr>
            <w:r>
              <w:rPr>
                <w:rFonts w:eastAsia="Times New Roman"/>
                <w:spacing w:val="1"/>
                <w:sz w:val="18"/>
                <w:szCs w:val="18"/>
              </w:rPr>
              <w:t>2</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325DF831">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1532" w:type="dxa"/>
            <w:vMerge w:val="continue"/>
            <w:tcBorders>
              <w:top w:val="single" w:color="000000" w:sz="4" w:space="0"/>
              <w:left w:val="single" w:color="000000" w:sz="6" w:space="0"/>
              <w:bottom w:val="single" w:color="000000" w:sz="4" w:space="0"/>
              <w:right w:val="single" w:color="000000" w:sz="6" w:space="0"/>
            </w:tcBorders>
            <w:vAlign w:val="center"/>
          </w:tcPr>
          <w:p w14:paraId="74943124">
            <w:pPr>
              <w:widowControl/>
              <w:rPr>
                <w:rFonts w:eastAsia="Times New Roman"/>
                <w:sz w:val="18"/>
                <w:szCs w:val="18"/>
                <w:lang w:eastAsia="en-US"/>
              </w:rPr>
            </w:pPr>
          </w:p>
        </w:tc>
        <w:tc>
          <w:tcPr>
            <w:tcW w:w="682" w:type="dxa"/>
            <w:vMerge w:val="continue"/>
            <w:tcBorders>
              <w:top w:val="single" w:color="000000" w:sz="4" w:space="0"/>
              <w:left w:val="single" w:color="000000" w:sz="6" w:space="0"/>
              <w:bottom w:val="single" w:color="000000" w:sz="4" w:space="0"/>
              <w:right w:val="single" w:color="000000" w:sz="6" w:space="0"/>
            </w:tcBorders>
            <w:vAlign w:val="center"/>
          </w:tcPr>
          <w:p w14:paraId="0750088E">
            <w:pPr>
              <w:widowControl/>
              <w:rPr>
                <w:rFonts w:eastAsia="Times New Roman"/>
                <w:sz w:val="18"/>
                <w:szCs w:val="18"/>
                <w:lang w:eastAsia="en-US"/>
              </w:rPr>
            </w:pPr>
          </w:p>
        </w:tc>
        <w:tc>
          <w:tcPr>
            <w:tcW w:w="1416" w:type="dxa"/>
            <w:vMerge w:val="continue"/>
            <w:tcBorders>
              <w:top w:val="single" w:color="000000" w:sz="4" w:space="0"/>
              <w:left w:val="single" w:color="000000" w:sz="6" w:space="0"/>
              <w:bottom w:val="single" w:color="000000" w:sz="4" w:space="0"/>
              <w:right w:val="single" w:color="000000" w:sz="6" w:space="0"/>
            </w:tcBorders>
            <w:vAlign w:val="center"/>
          </w:tcPr>
          <w:p w14:paraId="0C5D8145">
            <w:pPr>
              <w:widowControl/>
              <w:rPr>
                <w:rFonts w:eastAsia="Times New Roman"/>
                <w:sz w:val="18"/>
                <w:szCs w:val="18"/>
                <w:lang w:eastAsia="en-US"/>
              </w:rPr>
            </w:pPr>
          </w:p>
        </w:tc>
        <w:tc>
          <w:tcPr>
            <w:tcW w:w="996" w:type="dxa"/>
            <w:tcBorders>
              <w:top w:val="single" w:color="000000" w:sz="4" w:space="0"/>
              <w:left w:val="single" w:color="000000" w:sz="6" w:space="0"/>
              <w:bottom w:val="single" w:color="000000" w:sz="4" w:space="0"/>
              <w:right w:val="single" w:color="000000" w:sz="6" w:space="0"/>
            </w:tcBorders>
          </w:tcPr>
          <w:p w14:paraId="530CA292">
            <w:pPr>
              <w:spacing w:before="23" w:line="276" w:lineRule="auto"/>
              <w:ind w:left="64" w:right="133"/>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o</w:t>
            </w:r>
            <w:r>
              <w:rPr>
                <w:rFonts w:eastAsia="Times New Roman"/>
                <w:sz w:val="18"/>
                <w:szCs w:val="18"/>
              </w:rPr>
              <w:t xml:space="preserve">r </w:t>
            </w:r>
            <w:r>
              <w:rPr>
                <w:rFonts w:eastAsia="Times New Roman"/>
                <w:spacing w:val="-1"/>
                <w:sz w:val="18"/>
                <w:szCs w:val="18"/>
              </w:rPr>
              <w:t>ca</w:t>
            </w:r>
            <w:r>
              <w:rPr>
                <w:rFonts w:eastAsia="Times New Roman"/>
                <w:sz w:val="18"/>
                <w:szCs w:val="18"/>
              </w:rPr>
              <w:t>st ste</w:t>
            </w:r>
            <w:r>
              <w:rPr>
                <w:rFonts w:eastAsia="Times New Roman"/>
                <w:spacing w:val="-1"/>
                <w:sz w:val="18"/>
                <w:szCs w:val="18"/>
              </w:rPr>
              <w:t>e</w:t>
            </w:r>
            <w:r>
              <w:rPr>
                <w:rFonts w:eastAsia="Times New Roman"/>
                <w:sz w:val="18"/>
                <w:szCs w:val="18"/>
              </w:rPr>
              <w:t>l</w:t>
            </w:r>
          </w:p>
        </w:tc>
        <w:tc>
          <w:tcPr>
            <w:tcW w:w="1585" w:type="dxa"/>
            <w:vMerge w:val="continue"/>
            <w:tcBorders>
              <w:top w:val="single" w:color="000000" w:sz="4" w:space="0"/>
              <w:left w:val="single" w:color="000000" w:sz="6" w:space="0"/>
              <w:bottom w:val="single" w:color="000000" w:sz="6" w:space="0"/>
              <w:right w:val="single" w:color="000000" w:sz="6" w:space="0"/>
            </w:tcBorders>
            <w:vAlign w:val="center"/>
          </w:tcPr>
          <w:p w14:paraId="57B66938">
            <w:pPr>
              <w:widowControl/>
              <w:rPr>
                <w:rFonts w:eastAsia="Times New Roman"/>
                <w:sz w:val="18"/>
                <w:szCs w:val="18"/>
                <w:lang w:eastAsia="en-US"/>
              </w:rPr>
            </w:pPr>
          </w:p>
        </w:tc>
        <w:tc>
          <w:tcPr>
            <w:tcW w:w="1559" w:type="dxa"/>
            <w:vMerge w:val="continue"/>
            <w:tcBorders>
              <w:top w:val="single" w:color="000000" w:sz="4" w:space="0"/>
              <w:left w:val="single" w:color="000000" w:sz="6" w:space="0"/>
              <w:bottom w:val="single" w:color="000000" w:sz="4" w:space="0"/>
              <w:right w:val="single" w:color="000000" w:sz="8" w:space="0"/>
            </w:tcBorders>
            <w:vAlign w:val="center"/>
          </w:tcPr>
          <w:p w14:paraId="5E035836">
            <w:pPr>
              <w:widowControl/>
              <w:rPr>
                <w:rFonts w:eastAsia="Times New Roman"/>
                <w:sz w:val="18"/>
                <w:szCs w:val="18"/>
                <w:lang w:eastAsia="en-US"/>
              </w:rPr>
            </w:pPr>
          </w:p>
        </w:tc>
        <w:tc>
          <w:tcPr>
            <w:tcW w:w="686" w:type="dxa"/>
            <w:vMerge w:val="continue"/>
            <w:tcBorders>
              <w:top w:val="single" w:color="000000" w:sz="4" w:space="0"/>
              <w:left w:val="single" w:color="000000" w:sz="8" w:space="0"/>
              <w:bottom w:val="single" w:color="000000" w:sz="6" w:space="0"/>
              <w:right w:val="single" w:color="000000" w:sz="6" w:space="0"/>
            </w:tcBorders>
            <w:vAlign w:val="center"/>
          </w:tcPr>
          <w:p w14:paraId="545977EE">
            <w:pPr>
              <w:widowControl/>
              <w:rPr>
                <w:sz w:val="22"/>
                <w:lang w:eastAsia="en-US"/>
              </w:rPr>
            </w:pPr>
          </w:p>
        </w:tc>
      </w:tr>
      <w:tr w14:paraId="73056F87">
        <w:tblPrEx>
          <w:tblCellMar>
            <w:top w:w="0" w:type="dxa"/>
            <w:left w:w="0" w:type="dxa"/>
            <w:bottom w:w="0" w:type="dxa"/>
            <w:right w:w="0" w:type="dxa"/>
          </w:tblCellMar>
        </w:tblPrEx>
        <w:trPr>
          <w:trHeight w:val="732" w:hRule="exact"/>
        </w:trPr>
        <w:tc>
          <w:tcPr>
            <w:tcW w:w="1015" w:type="dxa"/>
            <w:vMerge w:val="continue"/>
            <w:tcBorders>
              <w:top w:val="single" w:color="000000" w:sz="4" w:space="0"/>
              <w:left w:val="single" w:color="000000" w:sz="6" w:space="0"/>
              <w:bottom w:val="single" w:color="000000" w:sz="6" w:space="0"/>
              <w:right w:val="single" w:color="000000" w:sz="6" w:space="0"/>
            </w:tcBorders>
            <w:vAlign w:val="center"/>
          </w:tcPr>
          <w:p w14:paraId="68FCC8BE">
            <w:pPr>
              <w:widowControl/>
              <w:rPr>
                <w:rFonts w:eastAsia="Times New Roman"/>
                <w:sz w:val="18"/>
                <w:szCs w:val="18"/>
                <w:lang w:eastAsia="en-US"/>
              </w:rPr>
            </w:pPr>
          </w:p>
        </w:tc>
        <w:tc>
          <w:tcPr>
            <w:tcW w:w="991" w:type="dxa"/>
            <w:tcBorders>
              <w:top w:val="single" w:color="000000" w:sz="4" w:space="0"/>
              <w:left w:val="single" w:color="000000" w:sz="6" w:space="0"/>
              <w:bottom w:val="single" w:color="000000" w:sz="6" w:space="0"/>
              <w:right w:val="single" w:color="000000" w:sz="6" w:space="0"/>
            </w:tcBorders>
          </w:tcPr>
          <w:p w14:paraId="325F0FAE">
            <w:pPr>
              <w:spacing w:before="3" w:line="140" w:lineRule="exact"/>
              <w:rPr>
                <w:sz w:val="14"/>
                <w:szCs w:val="14"/>
              </w:rPr>
            </w:pPr>
          </w:p>
          <w:p w14:paraId="27F6E6FE">
            <w:pPr>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25349B97">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tcBorders>
              <w:top w:val="single" w:color="000000" w:sz="4" w:space="0"/>
              <w:left w:val="single" w:color="000000" w:sz="6" w:space="0"/>
              <w:bottom w:val="single" w:color="000000" w:sz="6" w:space="0"/>
              <w:right w:val="single" w:color="000000" w:sz="6" w:space="0"/>
            </w:tcBorders>
          </w:tcPr>
          <w:p w14:paraId="448C6004">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4" w:space="0"/>
              <w:left w:val="single" w:color="000000" w:sz="6" w:space="0"/>
              <w:bottom w:val="single" w:color="000000" w:sz="6" w:space="0"/>
              <w:right w:val="single" w:color="000000" w:sz="6" w:space="0"/>
            </w:tcBorders>
          </w:tcPr>
          <w:p w14:paraId="782CE945">
            <w:pPr>
              <w:spacing w:after="200" w:line="276" w:lineRule="auto"/>
              <w:rPr>
                <w:sz w:val="22"/>
                <w:lang w:eastAsia="en-US"/>
              </w:rPr>
            </w:pPr>
          </w:p>
        </w:tc>
        <w:tc>
          <w:tcPr>
            <w:tcW w:w="1416" w:type="dxa"/>
            <w:tcBorders>
              <w:top w:val="single" w:color="000000" w:sz="4" w:space="0"/>
              <w:left w:val="single" w:color="000000" w:sz="6" w:space="0"/>
              <w:bottom w:val="single" w:color="000000" w:sz="6" w:space="0"/>
              <w:right w:val="single" w:color="000000" w:sz="6" w:space="0"/>
            </w:tcBorders>
          </w:tcPr>
          <w:p w14:paraId="59AC91CE">
            <w:pPr>
              <w:spacing w:before="23" w:line="276" w:lineRule="auto"/>
              <w:ind w:left="64" w:right="233"/>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e 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4" w:space="0"/>
              <w:left w:val="single" w:color="000000" w:sz="6" w:space="0"/>
              <w:bottom w:val="single" w:color="000000" w:sz="6" w:space="0"/>
              <w:right w:val="single" w:color="000000" w:sz="6" w:space="0"/>
            </w:tcBorders>
          </w:tcPr>
          <w:p w14:paraId="3DE93B70">
            <w:pPr>
              <w:spacing w:before="23" w:line="276" w:lineRule="auto"/>
              <w:ind w:left="64" w:right="148"/>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4" w:space="0"/>
              <w:left w:val="single" w:color="000000" w:sz="6" w:space="0"/>
              <w:bottom w:val="single" w:color="000000" w:sz="6" w:space="0"/>
              <w:right w:val="single" w:color="000000" w:sz="6" w:space="0"/>
            </w:tcBorders>
            <w:vAlign w:val="center"/>
          </w:tcPr>
          <w:p w14:paraId="0328F68A">
            <w:pPr>
              <w:widowControl/>
              <w:rPr>
                <w:rFonts w:eastAsia="Times New Roman"/>
                <w:sz w:val="18"/>
                <w:szCs w:val="18"/>
                <w:lang w:eastAsia="en-US"/>
              </w:rPr>
            </w:pPr>
          </w:p>
        </w:tc>
        <w:tc>
          <w:tcPr>
            <w:tcW w:w="1559" w:type="dxa"/>
            <w:tcBorders>
              <w:top w:val="single" w:color="000000" w:sz="4" w:space="0"/>
              <w:left w:val="single" w:color="000000" w:sz="6" w:space="0"/>
              <w:bottom w:val="single" w:color="000000" w:sz="6" w:space="0"/>
              <w:right w:val="single" w:color="000000" w:sz="8" w:space="0"/>
            </w:tcBorders>
          </w:tcPr>
          <w:p w14:paraId="28DADE58">
            <w:pPr>
              <w:spacing w:before="23"/>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86" w:type="dxa"/>
            <w:vMerge w:val="continue"/>
            <w:tcBorders>
              <w:top w:val="single" w:color="000000" w:sz="4" w:space="0"/>
              <w:left w:val="single" w:color="000000" w:sz="8" w:space="0"/>
              <w:bottom w:val="single" w:color="000000" w:sz="6" w:space="0"/>
              <w:right w:val="single" w:color="000000" w:sz="6" w:space="0"/>
            </w:tcBorders>
            <w:vAlign w:val="center"/>
          </w:tcPr>
          <w:p w14:paraId="49B4AEC6">
            <w:pPr>
              <w:widowControl/>
              <w:rPr>
                <w:sz w:val="22"/>
                <w:lang w:eastAsia="en-US"/>
              </w:rPr>
            </w:pPr>
          </w:p>
        </w:tc>
      </w:tr>
      <w:tr w14:paraId="01AD9156">
        <w:tblPrEx>
          <w:tblCellMar>
            <w:top w:w="0" w:type="dxa"/>
            <w:left w:w="0" w:type="dxa"/>
            <w:bottom w:w="0" w:type="dxa"/>
            <w:right w:w="0" w:type="dxa"/>
          </w:tblCellMar>
        </w:tblPrEx>
        <w:trPr>
          <w:trHeight w:val="984" w:hRule="atLeast"/>
        </w:trPr>
        <w:tc>
          <w:tcPr>
            <w:tcW w:w="1015" w:type="dxa"/>
            <w:vMerge w:val="restart"/>
            <w:tcBorders>
              <w:top w:val="single" w:color="000000" w:sz="6" w:space="0"/>
              <w:left w:val="single" w:color="000000" w:sz="6" w:space="0"/>
              <w:bottom w:val="single" w:color="000000" w:sz="6" w:space="0"/>
              <w:right w:val="single" w:color="000000" w:sz="6" w:space="0"/>
            </w:tcBorders>
          </w:tcPr>
          <w:p w14:paraId="502A3A6A">
            <w:pPr>
              <w:spacing w:before="5" w:line="260" w:lineRule="exact"/>
              <w:rPr>
                <w:sz w:val="26"/>
                <w:szCs w:val="26"/>
              </w:rPr>
            </w:pPr>
          </w:p>
          <w:p w14:paraId="641685F6">
            <w:pPr>
              <w:spacing w:line="276" w:lineRule="auto"/>
              <w:ind w:left="64" w:right="15"/>
              <w:rPr>
                <w:rFonts w:eastAsia="Times New Roman"/>
                <w:sz w:val="18"/>
                <w:szCs w:val="18"/>
                <w:lang w:eastAsia="en-US"/>
              </w:rPr>
            </w:pPr>
            <w:r>
              <w:rPr>
                <w:rFonts w:eastAsia="Times New Roman"/>
                <w:spacing w:val="1"/>
                <w:sz w:val="18"/>
                <w:szCs w:val="18"/>
              </w:rPr>
              <w:t>F</w:t>
            </w:r>
            <w:r>
              <w:rPr>
                <w:rFonts w:eastAsia="Times New Roman"/>
                <w:sz w:val="18"/>
                <w:szCs w:val="18"/>
              </w:rPr>
              <w:t>r</w:t>
            </w:r>
            <w:r>
              <w:rPr>
                <w:rFonts w:eastAsia="Times New Roman"/>
                <w:spacing w:val="-1"/>
                <w:sz w:val="18"/>
                <w:szCs w:val="18"/>
              </w:rPr>
              <w:t>e</w:t>
            </w:r>
            <w:r>
              <w:rPr>
                <w:rFonts w:eastAsia="Times New Roman"/>
                <w:sz w:val="18"/>
                <w:szCs w:val="18"/>
              </w:rPr>
              <w:t>sh</w:t>
            </w:r>
            <w:r>
              <w:rPr>
                <w:rFonts w:eastAsia="Times New Roman"/>
                <w:spacing w:val="27"/>
                <w:sz w:val="18"/>
                <w:szCs w:val="18"/>
              </w:rPr>
              <w:t xml:space="preserve"> </w:t>
            </w:r>
            <w:r>
              <w:rPr>
                <w:rFonts w:eastAsia="Times New Roman"/>
                <w:spacing w:val="-3"/>
                <w:sz w:val="18"/>
                <w:szCs w:val="18"/>
              </w:rPr>
              <w:t>w</w:t>
            </w:r>
            <w:r>
              <w:rPr>
                <w:rFonts w:eastAsia="Times New Roman"/>
                <w:spacing w:val="-1"/>
                <w:sz w:val="18"/>
                <w:szCs w:val="18"/>
              </w:rPr>
              <w:t>a</w:t>
            </w:r>
            <w:r>
              <w:rPr>
                <w:rFonts w:eastAsia="Times New Roman"/>
                <w:sz w:val="18"/>
                <w:szCs w:val="18"/>
              </w:rPr>
              <w:t>ter in</w:t>
            </w:r>
            <w:r>
              <w:rPr>
                <w:rFonts w:eastAsia="Times New Roman"/>
                <w:spacing w:val="2"/>
                <w:sz w:val="18"/>
                <w:szCs w:val="18"/>
              </w:rPr>
              <w:t xml:space="preserve"> </w:t>
            </w:r>
            <w:r>
              <w:rPr>
                <w:rFonts w:eastAsia="Times New Roman"/>
                <w:sz w:val="18"/>
                <w:szCs w:val="18"/>
              </w:rPr>
              <w:t>E</w:t>
            </w:r>
            <w:r>
              <w:rPr>
                <w:rFonts w:eastAsia="Times New Roman"/>
                <w:spacing w:val="1"/>
                <w:sz w:val="18"/>
                <w:szCs w:val="18"/>
              </w:rPr>
              <w:t>/</w:t>
            </w:r>
            <w:r>
              <w:rPr>
                <w:rFonts w:eastAsia="Times New Roman"/>
                <w:sz w:val="18"/>
                <w:szCs w:val="18"/>
              </w:rPr>
              <w:t>R.</w:t>
            </w:r>
          </w:p>
        </w:tc>
        <w:tc>
          <w:tcPr>
            <w:tcW w:w="991" w:type="dxa"/>
            <w:tcBorders>
              <w:top w:val="single" w:color="000000" w:sz="6" w:space="0"/>
              <w:left w:val="single" w:color="000000" w:sz="6" w:space="0"/>
              <w:bottom w:val="single" w:color="000000" w:sz="6" w:space="0"/>
              <w:right w:val="single" w:color="000000" w:sz="6" w:space="0"/>
            </w:tcBorders>
          </w:tcPr>
          <w:p w14:paraId="68253AB3">
            <w:pPr>
              <w:spacing w:before="25"/>
              <w:ind w:left="64" w:right="-20"/>
              <w:rPr>
                <w:rFonts w:eastAsia="Times New Roman"/>
                <w:sz w:val="18"/>
                <w:szCs w:val="18"/>
                <w:lang w:eastAsia="en-US"/>
              </w:rPr>
            </w:pPr>
            <w:r>
              <w:rPr>
                <w:rFonts w:eastAsia="Times New Roman"/>
                <w:spacing w:val="1"/>
                <w:sz w:val="18"/>
                <w:szCs w:val="18"/>
              </w:rPr>
              <w:t>25</w:t>
            </w:r>
            <w:r>
              <w:rPr>
                <w:rFonts w:eastAsia="Times New Roman"/>
                <w:sz w:val="18"/>
                <w:szCs w:val="18"/>
              </w:rPr>
              <w:t>&amp;</w:t>
            </w:r>
            <w:r>
              <w:rPr>
                <w:rFonts w:eastAsia="Times New Roman"/>
                <w:spacing w:val="-1"/>
                <w:sz w:val="18"/>
                <w:szCs w:val="18"/>
              </w:rPr>
              <w:t xml:space="preserve"> 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850" w:type="dxa"/>
            <w:vMerge w:val="restart"/>
            <w:tcBorders>
              <w:top w:val="single" w:color="000000" w:sz="6" w:space="0"/>
              <w:left w:val="single" w:color="000000" w:sz="6" w:space="0"/>
              <w:bottom w:val="single" w:color="000000" w:sz="6" w:space="0"/>
              <w:right w:val="single" w:color="000000" w:sz="6" w:space="0"/>
            </w:tcBorders>
          </w:tcPr>
          <w:p w14:paraId="4D52B492">
            <w:pPr>
              <w:spacing w:before="25"/>
              <w:ind w:left="64" w:right="52"/>
              <w:rPr>
                <w:rFonts w:eastAsia="Times New Roman"/>
                <w:sz w:val="18"/>
                <w:szCs w:val="18"/>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p w14:paraId="29A5B89D">
            <w:pPr>
              <w:spacing w:before="1"/>
              <w:ind w:left="64" w:right="-20"/>
              <w:rPr>
                <w:rFonts w:eastAsia="Times New Roman"/>
                <w:sz w:val="18"/>
                <w:szCs w:val="18"/>
                <w:lang w:eastAsia="en-US"/>
              </w:rPr>
            </w:pPr>
            <w:r>
              <w:rPr>
                <w:rFonts w:eastAsia="Times New Roman"/>
                <w:spacing w:val="-1"/>
                <w:sz w:val="18"/>
                <w:szCs w:val="18"/>
              </w:rPr>
              <w:t>ga</w:t>
            </w:r>
            <w:r>
              <w:rPr>
                <w:rFonts w:eastAsia="Times New Roman"/>
                <w:sz w:val="18"/>
                <w:szCs w:val="18"/>
              </w:rPr>
              <w:t>l</w:t>
            </w:r>
            <w:r>
              <w:rPr>
                <w:rFonts w:eastAsia="Times New Roman"/>
                <w:spacing w:val="-13"/>
                <w:sz w:val="18"/>
                <w:szCs w:val="18"/>
              </w:rPr>
              <w:t>v</w:t>
            </w:r>
            <w:r>
              <w:rPr>
                <w:rFonts w:eastAsia="Times New Roman"/>
                <w:sz w:val="18"/>
                <w:szCs w:val="18"/>
              </w:rPr>
              <w:t>.</w:t>
            </w:r>
          </w:p>
        </w:tc>
        <w:tc>
          <w:tcPr>
            <w:tcW w:w="682" w:type="dxa"/>
            <w:tcBorders>
              <w:top w:val="single" w:color="000000" w:sz="6" w:space="0"/>
              <w:left w:val="single" w:color="000000" w:sz="6" w:space="0"/>
              <w:bottom w:val="single" w:color="000000" w:sz="6" w:space="0"/>
              <w:right w:val="single" w:color="000000" w:sz="6" w:space="0"/>
            </w:tcBorders>
          </w:tcPr>
          <w:p w14:paraId="6BFDB73B">
            <w:pPr>
              <w:spacing w:before="25"/>
              <w:ind w:left="234" w:right="214"/>
              <w:jc w:val="center"/>
              <w:rPr>
                <w:rFonts w:eastAsia="Times New Roman"/>
                <w:sz w:val="18"/>
                <w:szCs w:val="18"/>
                <w:lang w:eastAsia="en-US"/>
              </w:rPr>
            </w:pPr>
            <w:r>
              <w:rPr>
                <w:rFonts w:eastAsia="Times New Roman"/>
                <w:sz w:val="18"/>
                <w:szCs w:val="18"/>
              </w:rPr>
              <w:t>A</w:t>
            </w:r>
          </w:p>
        </w:tc>
        <w:tc>
          <w:tcPr>
            <w:tcW w:w="1416" w:type="dxa"/>
            <w:tcBorders>
              <w:top w:val="single" w:color="000000" w:sz="6" w:space="0"/>
              <w:left w:val="single" w:color="000000" w:sz="6" w:space="0"/>
              <w:bottom w:val="single" w:color="000000" w:sz="6" w:space="0"/>
              <w:right w:val="single" w:color="000000" w:sz="6" w:space="0"/>
            </w:tcBorders>
          </w:tcPr>
          <w:p w14:paraId="54410266">
            <w:pPr>
              <w:spacing w:before="25" w:line="276" w:lineRule="auto"/>
              <w:ind w:left="64" w:right="78"/>
              <w:rPr>
                <w:rFonts w:eastAsia="Times New Roman"/>
                <w:sz w:val="18"/>
                <w:szCs w:val="18"/>
                <w:lang w:eastAsia="en-US"/>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bu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70F81150">
            <w:pPr>
              <w:spacing w:before="25" w:line="276" w:lineRule="auto"/>
              <w:ind w:left="64" w:right="250"/>
              <w:rPr>
                <w:rFonts w:eastAsia="Times New Roman"/>
                <w:sz w:val="18"/>
                <w:szCs w:val="18"/>
                <w:lang w:eastAsia="en-US"/>
              </w:rPr>
            </w:pPr>
            <w:r>
              <w:rPr>
                <w:rFonts w:eastAsia="Times New Roman"/>
                <w:spacing w:val="-1"/>
                <w:sz w:val="18"/>
                <w:szCs w:val="18"/>
              </w:rPr>
              <w:t>ca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w:t>
            </w:r>
            <w:r>
              <w:rPr>
                <w:rFonts w:eastAsia="Times New Roman"/>
                <w:sz w:val="18"/>
                <w:szCs w:val="18"/>
              </w:rPr>
              <w:t xml:space="preserve">n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restart"/>
            <w:tcBorders>
              <w:top w:val="single" w:color="000000" w:sz="6" w:space="0"/>
              <w:left w:val="single" w:color="000000" w:sz="6" w:space="0"/>
              <w:bottom w:val="single" w:color="000000" w:sz="6" w:space="0"/>
              <w:right w:val="single" w:color="000000" w:sz="6" w:space="0"/>
            </w:tcBorders>
          </w:tcPr>
          <w:p w14:paraId="51BE9667">
            <w:pPr>
              <w:spacing w:before="5" w:line="260" w:lineRule="exact"/>
              <w:rPr>
                <w:sz w:val="26"/>
                <w:szCs w:val="26"/>
              </w:rPr>
            </w:pPr>
          </w:p>
          <w:p w14:paraId="0C287622">
            <w:pPr>
              <w:ind w:left="64" w:right="-20"/>
              <w:rPr>
                <w:rFonts w:eastAsia="Times New Roman"/>
                <w:sz w:val="18"/>
                <w:szCs w:val="18"/>
              </w:rPr>
            </w:pPr>
            <w:r>
              <w:rPr>
                <w:rFonts w:eastAsia="Times New Roman"/>
                <w:spacing w:val="-3"/>
                <w:sz w:val="18"/>
                <w:szCs w:val="18"/>
              </w:rPr>
              <w:t>A</w:t>
            </w:r>
            <w:r>
              <w:rPr>
                <w:rFonts w:eastAsia="Times New Roman"/>
                <w:sz w:val="18"/>
                <w:szCs w:val="18"/>
              </w:rPr>
              <w:t xml:space="preserve">s </w:t>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pacing w:val="3"/>
                <w:sz w:val="18"/>
                <w:szCs w:val="18"/>
              </w:rPr>
              <w:t xml:space="preserve"> </w:t>
            </w:r>
            <w:r>
              <w:rPr>
                <w:rFonts w:eastAsia="Times New Roman"/>
                <w:spacing w:val="-3"/>
                <w:sz w:val="18"/>
                <w:szCs w:val="18"/>
              </w:rPr>
              <w:t>G</w:t>
            </w:r>
            <w:r>
              <w:rPr>
                <w:rFonts w:eastAsia="Times New Roman"/>
                <w:sz w:val="18"/>
                <w:szCs w:val="18"/>
              </w:rPr>
              <w:t>B/CB</w:t>
            </w:r>
          </w:p>
          <w:p w14:paraId="36D0E69D">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59" w:type="dxa"/>
            <w:vMerge w:val="restart"/>
            <w:tcBorders>
              <w:top w:val="single" w:color="000000" w:sz="6" w:space="0"/>
              <w:left w:val="single" w:color="000000" w:sz="6" w:space="0"/>
              <w:bottom w:val="single" w:color="000000" w:sz="6" w:space="0"/>
              <w:right w:val="single" w:color="000000" w:sz="8" w:space="0"/>
            </w:tcBorders>
          </w:tcPr>
          <w:p w14:paraId="71A63286">
            <w:pPr>
              <w:spacing w:before="5" w:line="260" w:lineRule="exact"/>
              <w:rPr>
                <w:sz w:val="26"/>
                <w:szCs w:val="26"/>
              </w:rPr>
            </w:pPr>
          </w:p>
          <w:p w14:paraId="3264ECE5">
            <w:pPr>
              <w:spacing w:line="276" w:lineRule="auto"/>
              <w:ind w:left="66" w:right="10"/>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 st</w:t>
            </w:r>
            <w:r>
              <w:rPr>
                <w:rFonts w:eastAsia="Times New Roman"/>
                <w:spacing w:val="-1"/>
                <w:sz w:val="18"/>
                <w:szCs w:val="18"/>
              </w:rPr>
              <w:t>ee</w:t>
            </w:r>
            <w:r>
              <w:rPr>
                <w:rFonts w:eastAsia="Times New Roman"/>
                <w:sz w:val="18"/>
                <w:szCs w:val="18"/>
              </w:rPr>
              <w:t>l</w:t>
            </w:r>
            <w:r>
              <w:rPr>
                <w:rFonts w:eastAsia="Times New Roman"/>
                <w:spacing w:val="1"/>
                <w:sz w:val="18"/>
                <w:szCs w:val="18"/>
              </w:rPr>
              <w:t xml:space="preserve"> </w:t>
            </w:r>
            <w:r>
              <w:rPr>
                <w:rFonts w:eastAsia="Times New Roman"/>
                <w:spacing w:val="-2"/>
                <w:sz w:val="18"/>
                <w:szCs w:val="18"/>
              </w:rPr>
              <w:t>f</w:t>
            </w:r>
            <w:r>
              <w:rPr>
                <w:rFonts w:eastAsia="Times New Roman"/>
                <w:sz w:val="18"/>
                <w:szCs w:val="18"/>
              </w:rPr>
              <w:t>la</w:t>
            </w:r>
            <w:r>
              <w:rPr>
                <w:rFonts w:eastAsia="Times New Roman"/>
                <w:spacing w:val="1"/>
                <w:sz w:val="18"/>
                <w:szCs w:val="18"/>
              </w:rPr>
              <w:t>ng</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 xml:space="preserve">r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pacing w:val="1"/>
                <w:sz w:val="18"/>
                <w:szCs w:val="18"/>
              </w:rPr>
              <w:t>h</w:t>
            </w:r>
            <w:r>
              <w:rPr>
                <w:rFonts w:eastAsia="Times New Roman"/>
                <w:spacing w:val="-1"/>
                <w:sz w:val="18"/>
                <w:szCs w:val="18"/>
              </w:rPr>
              <w:t>e</w:t>
            </w:r>
            <w:r>
              <w:rPr>
                <w:rFonts w:eastAsia="Times New Roman"/>
                <w:sz w:val="18"/>
                <w:szCs w:val="18"/>
              </w:rPr>
              <w:t>s</w:t>
            </w:r>
          </w:p>
        </w:tc>
        <w:tc>
          <w:tcPr>
            <w:tcW w:w="686" w:type="dxa"/>
            <w:vMerge w:val="restart"/>
            <w:tcBorders>
              <w:top w:val="single" w:color="000000" w:sz="6" w:space="0"/>
              <w:left w:val="single" w:color="000000" w:sz="8" w:space="0"/>
              <w:bottom w:val="single" w:color="000000" w:sz="6" w:space="0"/>
              <w:right w:val="single" w:color="000000" w:sz="6" w:space="0"/>
            </w:tcBorders>
          </w:tcPr>
          <w:p w14:paraId="084DB609">
            <w:pPr>
              <w:spacing w:after="200" w:line="276" w:lineRule="auto"/>
              <w:rPr>
                <w:sz w:val="22"/>
                <w:lang w:eastAsia="en-US"/>
              </w:rPr>
            </w:pPr>
          </w:p>
        </w:tc>
      </w:tr>
      <w:tr w14:paraId="00849285">
        <w:tblPrEx>
          <w:tblCellMar>
            <w:top w:w="0" w:type="dxa"/>
            <w:left w:w="0" w:type="dxa"/>
            <w:bottom w:w="0" w:type="dxa"/>
            <w:right w:w="0" w:type="dxa"/>
          </w:tblCellMar>
        </w:tblPrEx>
        <w:trPr>
          <w:trHeight w:val="982"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47FA193D">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6" w:space="0"/>
              <w:right w:val="single" w:color="000000" w:sz="6" w:space="0"/>
            </w:tcBorders>
          </w:tcPr>
          <w:p w14:paraId="4D6B35A0">
            <w:pPr>
              <w:spacing w:before="23"/>
              <w:ind w:left="64" w:right="-20"/>
              <w:rPr>
                <w:rFonts w:eastAsia="Times New Roman"/>
                <w:sz w:val="18"/>
                <w:szCs w:val="18"/>
              </w:rPr>
            </w:pPr>
            <w:r>
              <w:rPr>
                <w:rFonts w:eastAsia="Times New Roman"/>
                <w:spacing w:val="1"/>
                <w:sz w:val="18"/>
                <w:szCs w:val="18"/>
              </w:rPr>
              <w:t>2</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0D208A10">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1532" w:type="dxa"/>
            <w:vMerge w:val="continue"/>
            <w:tcBorders>
              <w:top w:val="single" w:color="000000" w:sz="6" w:space="0"/>
              <w:left w:val="single" w:color="000000" w:sz="6" w:space="0"/>
              <w:bottom w:val="single" w:color="000000" w:sz="6" w:space="0"/>
              <w:right w:val="single" w:color="000000" w:sz="6" w:space="0"/>
            </w:tcBorders>
            <w:vAlign w:val="center"/>
          </w:tcPr>
          <w:p w14:paraId="2246C545">
            <w:pPr>
              <w:widowControl/>
              <w:rPr>
                <w:rFonts w:eastAsia="Times New Roman"/>
                <w:sz w:val="18"/>
                <w:szCs w:val="18"/>
                <w:lang w:eastAsia="en-US"/>
              </w:rPr>
            </w:pPr>
          </w:p>
        </w:tc>
        <w:tc>
          <w:tcPr>
            <w:tcW w:w="682" w:type="dxa"/>
            <w:tcBorders>
              <w:top w:val="single" w:color="000000" w:sz="6" w:space="0"/>
              <w:left w:val="single" w:color="000000" w:sz="6" w:space="0"/>
              <w:bottom w:val="single" w:color="000000" w:sz="6" w:space="0"/>
              <w:right w:val="single" w:color="000000" w:sz="6" w:space="0"/>
            </w:tcBorders>
          </w:tcPr>
          <w:p w14:paraId="70088569">
            <w:pPr>
              <w:spacing w:before="23"/>
              <w:ind w:left="234" w:right="214"/>
              <w:jc w:val="center"/>
              <w:rPr>
                <w:rFonts w:eastAsia="Times New Roman"/>
                <w:sz w:val="18"/>
                <w:szCs w:val="18"/>
                <w:lang w:eastAsia="en-US"/>
              </w:rPr>
            </w:pPr>
            <w:r>
              <w:rPr>
                <w:rFonts w:eastAsia="Times New Roman"/>
                <w:sz w:val="18"/>
                <w:szCs w:val="18"/>
              </w:rPr>
              <w:t>A</w:t>
            </w:r>
          </w:p>
        </w:tc>
        <w:tc>
          <w:tcPr>
            <w:tcW w:w="1416" w:type="dxa"/>
            <w:tcBorders>
              <w:top w:val="single" w:color="000000" w:sz="6" w:space="0"/>
              <w:left w:val="single" w:color="000000" w:sz="6" w:space="0"/>
              <w:bottom w:val="single" w:color="000000" w:sz="6" w:space="0"/>
              <w:right w:val="single" w:color="000000" w:sz="6" w:space="0"/>
            </w:tcBorders>
          </w:tcPr>
          <w:p w14:paraId="1B87A57C">
            <w:pPr>
              <w:spacing w:before="23" w:line="276" w:lineRule="auto"/>
              <w:ind w:left="64" w:right="78"/>
              <w:rPr>
                <w:rFonts w:eastAsia="Times New Roman"/>
                <w:sz w:val="18"/>
                <w:szCs w:val="18"/>
                <w:lang w:eastAsia="en-US"/>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bu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77F04C18">
            <w:pPr>
              <w:spacing w:before="23" w:line="276" w:lineRule="auto"/>
              <w:ind w:left="64" w:right="250"/>
              <w:rPr>
                <w:rFonts w:eastAsia="Times New Roman"/>
                <w:sz w:val="18"/>
                <w:szCs w:val="18"/>
                <w:lang w:eastAsia="en-US"/>
              </w:rPr>
            </w:pPr>
            <w:r>
              <w:rPr>
                <w:rFonts w:eastAsia="Times New Roman"/>
                <w:spacing w:val="-1"/>
                <w:sz w:val="18"/>
                <w:szCs w:val="18"/>
              </w:rPr>
              <w:t>ca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w:t>
            </w:r>
            <w:r>
              <w:rPr>
                <w:rFonts w:eastAsia="Times New Roman"/>
                <w:sz w:val="18"/>
                <w:szCs w:val="18"/>
              </w:rPr>
              <w:t xml:space="preserve">n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6" w:space="0"/>
              <w:left w:val="single" w:color="000000" w:sz="6" w:space="0"/>
              <w:bottom w:val="single" w:color="000000" w:sz="6" w:space="0"/>
              <w:right w:val="single" w:color="000000" w:sz="6" w:space="0"/>
            </w:tcBorders>
            <w:vAlign w:val="center"/>
          </w:tcPr>
          <w:p w14:paraId="3D48E32D">
            <w:pPr>
              <w:widowControl/>
              <w:rPr>
                <w:rFonts w:eastAsia="Times New Roman"/>
                <w:sz w:val="18"/>
                <w:szCs w:val="18"/>
                <w:lang w:eastAsia="en-US"/>
              </w:rPr>
            </w:pPr>
          </w:p>
        </w:tc>
        <w:tc>
          <w:tcPr>
            <w:tcW w:w="1559" w:type="dxa"/>
            <w:vMerge w:val="continue"/>
            <w:tcBorders>
              <w:top w:val="single" w:color="000000" w:sz="6" w:space="0"/>
              <w:left w:val="single" w:color="000000" w:sz="6" w:space="0"/>
              <w:bottom w:val="single" w:color="000000" w:sz="6" w:space="0"/>
              <w:right w:val="single" w:color="000000" w:sz="8" w:space="0"/>
            </w:tcBorders>
            <w:vAlign w:val="center"/>
          </w:tcPr>
          <w:p w14:paraId="595701A6">
            <w:pPr>
              <w:widowControl/>
              <w:rPr>
                <w:rFonts w:eastAsia="Times New Roman"/>
                <w:sz w:val="18"/>
                <w:szCs w:val="18"/>
                <w:lang w:eastAsia="en-US"/>
              </w:rPr>
            </w:pPr>
          </w:p>
        </w:tc>
        <w:tc>
          <w:tcPr>
            <w:tcW w:w="686" w:type="dxa"/>
            <w:vMerge w:val="continue"/>
            <w:tcBorders>
              <w:top w:val="single" w:color="000000" w:sz="6" w:space="0"/>
              <w:left w:val="single" w:color="000000" w:sz="8" w:space="0"/>
              <w:bottom w:val="single" w:color="000000" w:sz="6" w:space="0"/>
              <w:right w:val="single" w:color="000000" w:sz="6" w:space="0"/>
            </w:tcBorders>
            <w:vAlign w:val="center"/>
          </w:tcPr>
          <w:p w14:paraId="65122ACA">
            <w:pPr>
              <w:widowControl/>
              <w:rPr>
                <w:sz w:val="22"/>
                <w:lang w:eastAsia="en-US"/>
              </w:rPr>
            </w:pPr>
          </w:p>
        </w:tc>
      </w:tr>
      <w:tr w14:paraId="19CD4258">
        <w:tblPrEx>
          <w:tblCellMar>
            <w:top w:w="0" w:type="dxa"/>
            <w:left w:w="0" w:type="dxa"/>
            <w:bottom w:w="0" w:type="dxa"/>
            <w:right w:w="0" w:type="dxa"/>
          </w:tblCellMar>
        </w:tblPrEx>
        <w:trPr>
          <w:trHeight w:val="735"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6DEB73B4">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6" w:space="0"/>
              <w:right w:val="single" w:color="000000" w:sz="6" w:space="0"/>
            </w:tcBorders>
          </w:tcPr>
          <w:p w14:paraId="7304BE09">
            <w:pPr>
              <w:spacing w:before="23"/>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2E12A248">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tcBorders>
              <w:top w:val="single" w:color="000000" w:sz="6" w:space="0"/>
              <w:left w:val="single" w:color="000000" w:sz="6" w:space="0"/>
              <w:bottom w:val="single" w:color="000000" w:sz="6" w:space="0"/>
              <w:right w:val="single" w:color="000000" w:sz="6" w:space="0"/>
            </w:tcBorders>
          </w:tcPr>
          <w:p w14:paraId="4A0FBEA2">
            <w:pPr>
              <w:spacing w:before="3" w:line="140" w:lineRule="exact"/>
              <w:rPr>
                <w:sz w:val="14"/>
                <w:szCs w:val="14"/>
              </w:rPr>
            </w:pPr>
          </w:p>
          <w:p w14:paraId="2DC260FA">
            <w:pPr>
              <w:spacing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6" w:space="0"/>
              <w:left w:val="single" w:color="000000" w:sz="6" w:space="0"/>
              <w:bottom w:val="single" w:color="000000" w:sz="6" w:space="0"/>
              <w:right w:val="single" w:color="000000" w:sz="6" w:space="0"/>
            </w:tcBorders>
          </w:tcPr>
          <w:p w14:paraId="621C925A">
            <w:pPr>
              <w:spacing w:after="200" w:line="276" w:lineRule="auto"/>
              <w:rPr>
                <w:sz w:val="22"/>
                <w:lang w:eastAsia="en-US"/>
              </w:rPr>
            </w:pPr>
          </w:p>
        </w:tc>
        <w:tc>
          <w:tcPr>
            <w:tcW w:w="1416" w:type="dxa"/>
            <w:tcBorders>
              <w:top w:val="single" w:color="000000" w:sz="6" w:space="0"/>
              <w:left w:val="single" w:color="000000" w:sz="6" w:space="0"/>
              <w:bottom w:val="single" w:color="000000" w:sz="6" w:space="0"/>
              <w:right w:val="single" w:color="000000" w:sz="6" w:space="0"/>
            </w:tcBorders>
          </w:tcPr>
          <w:p w14:paraId="3DCBADA8">
            <w:pPr>
              <w:spacing w:before="23" w:line="276" w:lineRule="auto"/>
              <w:ind w:left="64" w:right="232"/>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 xml:space="preserve">ss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e 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6F1CD712">
            <w:pPr>
              <w:spacing w:before="23" w:line="276" w:lineRule="auto"/>
              <w:ind w:left="64" w:right="278"/>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e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6" w:space="0"/>
              <w:left w:val="single" w:color="000000" w:sz="6" w:space="0"/>
              <w:bottom w:val="single" w:color="000000" w:sz="6" w:space="0"/>
              <w:right w:val="single" w:color="000000" w:sz="6" w:space="0"/>
            </w:tcBorders>
            <w:vAlign w:val="center"/>
          </w:tcPr>
          <w:p w14:paraId="38481878">
            <w:pPr>
              <w:widowControl/>
              <w:rPr>
                <w:rFonts w:eastAsia="Times New Roman"/>
                <w:sz w:val="18"/>
                <w:szCs w:val="18"/>
                <w:lang w:eastAsia="en-US"/>
              </w:rPr>
            </w:pPr>
          </w:p>
        </w:tc>
        <w:tc>
          <w:tcPr>
            <w:tcW w:w="1559" w:type="dxa"/>
            <w:tcBorders>
              <w:top w:val="single" w:color="000000" w:sz="6" w:space="0"/>
              <w:left w:val="single" w:color="000000" w:sz="6" w:space="0"/>
              <w:bottom w:val="single" w:color="000000" w:sz="6" w:space="0"/>
              <w:right w:val="single" w:color="000000" w:sz="8" w:space="0"/>
            </w:tcBorders>
          </w:tcPr>
          <w:p w14:paraId="6342C01F">
            <w:pPr>
              <w:spacing w:before="23"/>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86" w:type="dxa"/>
            <w:vMerge w:val="continue"/>
            <w:tcBorders>
              <w:top w:val="single" w:color="000000" w:sz="6" w:space="0"/>
              <w:left w:val="single" w:color="000000" w:sz="8" w:space="0"/>
              <w:bottom w:val="single" w:color="000000" w:sz="6" w:space="0"/>
              <w:right w:val="single" w:color="000000" w:sz="6" w:space="0"/>
            </w:tcBorders>
            <w:vAlign w:val="center"/>
          </w:tcPr>
          <w:p w14:paraId="1C97A35D">
            <w:pPr>
              <w:widowControl/>
              <w:rPr>
                <w:sz w:val="22"/>
                <w:lang w:eastAsia="en-US"/>
              </w:rPr>
            </w:pPr>
          </w:p>
        </w:tc>
      </w:tr>
    </w:tbl>
    <w:p w14:paraId="53F4C003">
      <w:pPr>
        <w:widowControl/>
        <w:sectPr>
          <w:pgSz w:w="11920" w:h="16860"/>
          <w:pgMar w:top="1100" w:right="660" w:bottom="1140" w:left="1220" w:header="875" w:footer="947" w:gutter="0"/>
          <w:cols w:space="720" w:num="1"/>
        </w:sectPr>
      </w:pPr>
    </w:p>
    <w:p w14:paraId="5FAE394B">
      <w:pPr>
        <w:spacing w:before="16" w:line="200" w:lineRule="exact"/>
        <w:rPr>
          <w:sz w:val="20"/>
          <w:szCs w:val="20"/>
          <w:lang w:eastAsia="en-US"/>
        </w:rPr>
      </w:pPr>
    </w:p>
    <w:tbl>
      <w:tblPr>
        <w:tblStyle w:val="40"/>
        <w:tblW w:w="0" w:type="auto"/>
        <w:tblInd w:w="104" w:type="dxa"/>
        <w:tblLayout w:type="fixed"/>
        <w:tblCellMar>
          <w:top w:w="0" w:type="dxa"/>
          <w:left w:w="0" w:type="dxa"/>
          <w:bottom w:w="0" w:type="dxa"/>
          <w:right w:w="0" w:type="dxa"/>
        </w:tblCellMar>
      </w:tblPr>
      <w:tblGrid>
        <w:gridCol w:w="1015"/>
        <w:gridCol w:w="990"/>
        <w:gridCol w:w="851"/>
        <w:gridCol w:w="682"/>
        <w:gridCol w:w="1416"/>
        <w:gridCol w:w="996"/>
        <w:gridCol w:w="1585"/>
        <w:gridCol w:w="1560"/>
        <w:gridCol w:w="684"/>
      </w:tblGrid>
      <w:tr w14:paraId="723DB0C4">
        <w:tblPrEx>
          <w:tblCellMar>
            <w:top w:w="0" w:type="dxa"/>
            <w:left w:w="0" w:type="dxa"/>
            <w:bottom w:w="0" w:type="dxa"/>
            <w:right w:w="0" w:type="dxa"/>
          </w:tblCellMar>
        </w:tblPrEx>
        <w:trPr>
          <w:trHeight w:val="356" w:hRule="exact"/>
        </w:trPr>
        <w:tc>
          <w:tcPr>
            <w:tcW w:w="1015" w:type="dxa"/>
            <w:vMerge w:val="restart"/>
            <w:tcBorders>
              <w:top w:val="single" w:color="000000" w:sz="6" w:space="0"/>
              <w:left w:val="single" w:color="000000" w:sz="6" w:space="0"/>
              <w:bottom w:val="single" w:color="000000" w:sz="6" w:space="0"/>
              <w:right w:val="single" w:color="000000" w:sz="6" w:space="0"/>
            </w:tcBorders>
          </w:tcPr>
          <w:p w14:paraId="1FD2CD70">
            <w:pPr>
              <w:spacing w:before="42"/>
              <w:ind w:left="234" w:right="-20"/>
              <w:rPr>
                <w:rFonts w:eastAsia="Times New Roman"/>
                <w:sz w:val="18"/>
                <w:szCs w:val="18"/>
                <w:lang w:eastAsia="en-US"/>
              </w:rPr>
            </w:pPr>
            <w:r>
              <w:rPr>
                <w:rFonts w:eastAsia="Times New Roman"/>
                <w:spacing w:val="1"/>
                <w:sz w:val="18"/>
                <w:szCs w:val="18"/>
              </w:rPr>
              <w:t>S</w:t>
            </w:r>
            <w:r>
              <w:rPr>
                <w:rFonts w:eastAsia="Times New Roman"/>
                <w:spacing w:val="-4"/>
                <w:sz w:val="18"/>
                <w:szCs w:val="18"/>
              </w:rPr>
              <w:t>y</w:t>
            </w:r>
            <w:r>
              <w:rPr>
                <w:rFonts w:eastAsia="Times New Roman"/>
                <w:sz w:val="18"/>
                <w:szCs w:val="18"/>
              </w:rPr>
              <w:t>s</w:t>
            </w:r>
            <w:r>
              <w:rPr>
                <w:rFonts w:eastAsia="Times New Roman"/>
                <w:spacing w:val="2"/>
                <w:sz w:val="18"/>
                <w:szCs w:val="18"/>
              </w:rPr>
              <w:t>t</w:t>
            </w:r>
            <w:r>
              <w:rPr>
                <w:rFonts w:eastAsia="Times New Roman"/>
                <w:spacing w:val="1"/>
                <w:sz w:val="18"/>
                <w:szCs w:val="18"/>
              </w:rPr>
              <w:t>e</w:t>
            </w:r>
            <w:r>
              <w:rPr>
                <w:rFonts w:eastAsia="Times New Roman"/>
                <w:sz w:val="18"/>
                <w:szCs w:val="18"/>
              </w:rPr>
              <w:t>m</w:t>
            </w:r>
          </w:p>
        </w:tc>
        <w:tc>
          <w:tcPr>
            <w:tcW w:w="990" w:type="dxa"/>
            <w:vMerge w:val="restart"/>
            <w:tcBorders>
              <w:top w:val="single" w:color="000000" w:sz="6" w:space="0"/>
              <w:left w:val="single" w:color="000000" w:sz="6" w:space="0"/>
              <w:bottom w:val="single" w:color="000000" w:sz="6" w:space="0"/>
              <w:right w:val="single" w:color="000000" w:sz="8" w:space="0"/>
            </w:tcBorders>
          </w:tcPr>
          <w:p w14:paraId="7C1D8A55">
            <w:pPr>
              <w:spacing w:before="42" w:line="290" w:lineRule="auto"/>
              <w:ind w:left="156" w:right="137"/>
              <w:jc w:val="center"/>
              <w:rPr>
                <w:rFonts w:eastAsia="Times New Roman"/>
                <w:sz w:val="18"/>
                <w:szCs w:val="18"/>
                <w:lang w:eastAsia="en-US"/>
              </w:rPr>
            </w:pPr>
            <w:r>
              <w:rPr>
                <w:rFonts w:eastAsia="Times New Roman"/>
                <w:sz w:val="18"/>
                <w:szCs w:val="18"/>
              </w:rPr>
              <w:t>N</w:t>
            </w:r>
            <w:r>
              <w:rPr>
                <w:rFonts w:eastAsia="Times New Roman"/>
                <w:spacing w:val="1"/>
                <w:sz w:val="18"/>
                <w:szCs w:val="18"/>
              </w:rPr>
              <w:t>o</w:t>
            </w:r>
            <w:r>
              <w:rPr>
                <w:rFonts w:eastAsia="Times New Roman"/>
                <w:spacing w:val="-3"/>
                <w:sz w:val="18"/>
                <w:szCs w:val="18"/>
              </w:rPr>
              <w:t>m</w:t>
            </w:r>
            <w:r>
              <w:rPr>
                <w:rFonts w:eastAsia="Times New Roman"/>
                <w:sz w:val="18"/>
                <w:szCs w:val="18"/>
              </w:rPr>
              <w:t>i</w:t>
            </w:r>
            <w:r>
              <w:rPr>
                <w:rFonts w:eastAsia="Times New Roman"/>
                <w:spacing w:val="1"/>
                <w:sz w:val="18"/>
                <w:szCs w:val="18"/>
              </w:rPr>
              <w:t>n</w:t>
            </w:r>
            <w:r>
              <w:rPr>
                <w:rFonts w:eastAsia="Times New Roman"/>
                <w:spacing w:val="-1"/>
                <w:sz w:val="18"/>
                <w:szCs w:val="18"/>
              </w:rPr>
              <w:t>a</w:t>
            </w:r>
            <w:r>
              <w:rPr>
                <w:rFonts w:eastAsia="Times New Roman"/>
                <w:sz w:val="18"/>
                <w:szCs w:val="18"/>
              </w:rPr>
              <w:t>l si</w:t>
            </w:r>
            <w:r>
              <w:rPr>
                <w:rFonts w:eastAsia="Times New Roman"/>
                <w:spacing w:val="-1"/>
                <w:sz w:val="18"/>
                <w:szCs w:val="18"/>
              </w:rPr>
              <w:t>z</w:t>
            </w:r>
            <w:r>
              <w:rPr>
                <w:rFonts w:eastAsia="Times New Roman"/>
                <w:sz w:val="18"/>
                <w:szCs w:val="18"/>
              </w:rPr>
              <w:t>e (</w:t>
            </w:r>
            <w:r>
              <w:rPr>
                <w:rFonts w:eastAsia="Times New Roman"/>
                <w:spacing w:val="-1"/>
                <w:sz w:val="18"/>
                <w:szCs w:val="18"/>
              </w:rPr>
              <w:t>mm</w:t>
            </w:r>
            <w:r>
              <w:rPr>
                <w:rFonts w:eastAsia="Times New Roman"/>
                <w:sz w:val="18"/>
                <w:szCs w:val="18"/>
              </w:rPr>
              <w:t>)</w:t>
            </w:r>
          </w:p>
        </w:tc>
        <w:tc>
          <w:tcPr>
            <w:tcW w:w="1533" w:type="dxa"/>
            <w:gridSpan w:val="2"/>
            <w:tcBorders>
              <w:top w:val="single" w:color="000000" w:sz="6" w:space="0"/>
              <w:left w:val="single" w:color="000000" w:sz="8" w:space="0"/>
              <w:bottom w:val="single" w:color="000000" w:sz="6" w:space="0"/>
              <w:right w:val="single" w:color="000000" w:sz="6" w:space="0"/>
            </w:tcBorders>
          </w:tcPr>
          <w:p w14:paraId="0924FDC6">
            <w:pPr>
              <w:spacing w:before="42"/>
              <w:ind w:left="564" w:right="543"/>
              <w:jc w:val="center"/>
              <w:rPr>
                <w:rFonts w:eastAsia="Times New Roman"/>
                <w:sz w:val="18"/>
                <w:szCs w:val="18"/>
                <w:lang w:eastAsia="en-US"/>
              </w:rPr>
            </w:pPr>
            <w:r>
              <w:rPr>
                <w:rFonts w:eastAsia="Times New Roman"/>
                <w:spacing w:val="3"/>
                <w:sz w:val="18"/>
                <w:szCs w:val="18"/>
              </w:rPr>
              <w:t>P</w:t>
            </w:r>
            <w:r>
              <w:rPr>
                <w:rFonts w:eastAsia="Times New Roman"/>
                <w:spacing w:val="-2"/>
                <w:sz w:val="18"/>
                <w:szCs w:val="18"/>
              </w:rPr>
              <w:t>i</w:t>
            </w:r>
            <w:r>
              <w:rPr>
                <w:rFonts w:eastAsia="Times New Roman"/>
                <w:spacing w:val="1"/>
                <w:sz w:val="18"/>
                <w:szCs w:val="18"/>
              </w:rPr>
              <w:t>p</w:t>
            </w:r>
            <w:r>
              <w:rPr>
                <w:rFonts w:eastAsia="Times New Roman"/>
                <w:sz w:val="18"/>
                <w:szCs w:val="18"/>
              </w:rPr>
              <w:t>e</w:t>
            </w:r>
          </w:p>
        </w:tc>
        <w:tc>
          <w:tcPr>
            <w:tcW w:w="1416" w:type="dxa"/>
            <w:vMerge w:val="restart"/>
            <w:tcBorders>
              <w:top w:val="single" w:color="000000" w:sz="6" w:space="0"/>
              <w:left w:val="single" w:color="000000" w:sz="6" w:space="0"/>
              <w:bottom w:val="single" w:color="000000" w:sz="6" w:space="0"/>
              <w:right w:val="single" w:color="000000" w:sz="6" w:space="0"/>
            </w:tcBorders>
          </w:tcPr>
          <w:p w14:paraId="1C51051D">
            <w:pPr>
              <w:spacing w:before="42"/>
              <w:ind w:left="352" w:right="-20"/>
              <w:rPr>
                <w:rFonts w:eastAsia="Times New Roman"/>
                <w:sz w:val="18"/>
                <w:szCs w:val="18"/>
                <w:lang w:eastAsia="en-US"/>
              </w:rPr>
            </w:pPr>
            <w:r>
              <w:rPr>
                <w:rFonts w:eastAsia="Times New Roman"/>
                <w:spacing w:val="3"/>
                <w:sz w:val="18"/>
                <w:szCs w:val="18"/>
              </w:rPr>
              <w:t>P</w:t>
            </w:r>
            <w:r>
              <w:rPr>
                <w:rFonts w:eastAsia="Times New Roman"/>
                <w:spacing w:val="-2"/>
                <w:sz w:val="18"/>
                <w:szCs w:val="18"/>
              </w:rPr>
              <w:t>i</w:t>
            </w:r>
            <w:r>
              <w:rPr>
                <w:rFonts w:eastAsia="Times New Roman"/>
                <w:spacing w:val="1"/>
                <w:sz w:val="18"/>
                <w:szCs w:val="18"/>
              </w:rPr>
              <w:t>p</w:t>
            </w:r>
            <w:r>
              <w:rPr>
                <w:rFonts w:eastAsia="Times New Roman"/>
                <w:sz w:val="18"/>
                <w:szCs w:val="18"/>
              </w:rPr>
              <w:t xml:space="preserve">e </w:t>
            </w:r>
            <w:r>
              <w:rPr>
                <w:rFonts w:eastAsia="Times New Roman"/>
                <w:spacing w:val="-2"/>
                <w:sz w:val="18"/>
                <w:szCs w:val="18"/>
              </w:rPr>
              <w:t>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p>
        </w:tc>
        <w:tc>
          <w:tcPr>
            <w:tcW w:w="2581" w:type="dxa"/>
            <w:gridSpan w:val="2"/>
            <w:tcBorders>
              <w:top w:val="single" w:color="000000" w:sz="6" w:space="0"/>
              <w:left w:val="single" w:color="000000" w:sz="6" w:space="0"/>
              <w:bottom w:val="single" w:color="000000" w:sz="6" w:space="0"/>
              <w:right w:val="single" w:color="000000" w:sz="6" w:space="0"/>
            </w:tcBorders>
          </w:tcPr>
          <w:p w14:paraId="698607CA">
            <w:pPr>
              <w:spacing w:before="42"/>
              <w:ind w:left="1043" w:right="1023"/>
              <w:jc w:val="center"/>
              <w:rPr>
                <w:rFonts w:eastAsia="Times New Roman"/>
                <w:sz w:val="18"/>
                <w:szCs w:val="18"/>
                <w:lang w:eastAsia="en-US"/>
              </w:rPr>
            </w:pPr>
            <w:r>
              <w:rPr>
                <w:rFonts w:eastAsia="Times New Roman"/>
                <w:spacing w:val="-17"/>
                <w:sz w:val="18"/>
                <w:szCs w:val="18"/>
              </w:rPr>
              <w:t>V</w:t>
            </w:r>
            <w:r>
              <w:rPr>
                <w:rFonts w:eastAsia="Times New Roman"/>
                <w:spacing w:val="-1"/>
                <w:sz w:val="18"/>
                <w:szCs w:val="18"/>
              </w:rPr>
              <w:t>a</w:t>
            </w:r>
            <w:r>
              <w:rPr>
                <w:rFonts w:eastAsia="Times New Roman"/>
                <w:sz w:val="18"/>
                <w:szCs w:val="18"/>
              </w:rPr>
              <w:t>l</w:t>
            </w:r>
            <w:r>
              <w:rPr>
                <w:rFonts w:eastAsia="Times New Roman"/>
                <w:spacing w:val="-1"/>
                <w:sz w:val="18"/>
                <w:szCs w:val="18"/>
              </w:rPr>
              <w:t>v</w:t>
            </w:r>
            <w:r>
              <w:rPr>
                <w:rFonts w:eastAsia="Times New Roman"/>
                <w:sz w:val="18"/>
                <w:szCs w:val="18"/>
              </w:rPr>
              <w:t>e</w:t>
            </w:r>
          </w:p>
        </w:tc>
        <w:tc>
          <w:tcPr>
            <w:tcW w:w="1560" w:type="dxa"/>
            <w:vMerge w:val="restart"/>
            <w:tcBorders>
              <w:top w:val="single" w:color="000000" w:sz="6" w:space="0"/>
              <w:left w:val="single" w:color="000000" w:sz="6" w:space="0"/>
              <w:bottom w:val="single" w:color="000000" w:sz="6" w:space="0"/>
              <w:right w:val="single" w:color="000000" w:sz="6" w:space="0"/>
            </w:tcBorders>
          </w:tcPr>
          <w:p w14:paraId="5866C971">
            <w:pPr>
              <w:spacing w:before="42"/>
              <w:ind w:left="501" w:right="473"/>
              <w:jc w:val="center"/>
              <w:rPr>
                <w:rFonts w:eastAsia="Times New Roman"/>
                <w:sz w:val="18"/>
                <w:szCs w:val="18"/>
                <w:lang w:eastAsia="en-US"/>
              </w:rPr>
            </w:pPr>
            <w:r>
              <w:rPr>
                <w:rFonts w:eastAsia="Times New Roman"/>
                <w:spacing w:val="1"/>
                <w:sz w:val="18"/>
                <w:szCs w:val="18"/>
              </w:rPr>
              <w:t>F</w:t>
            </w:r>
            <w:r>
              <w:rPr>
                <w:rFonts w:eastAsia="Times New Roman"/>
                <w:sz w:val="18"/>
                <w:szCs w:val="18"/>
              </w:rPr>
              <w:t>i</w:t>
            </w:r>
            <w:r>
              <w:rPr>
                <w:rFonts w:eastAsia="Times New Roman"/>
                <w:spacing w:val="1"/>
                <w:sz w:val="18"/>
                <w:szCs w:val="18"/>
              </w:rPr>
              <w:t>t</w:t>
            </w:r>
            <w:r>
              <w:rPr>
                <w:rFonts w:eastAsia="Times New Roman"/>
                <w:sz w:val="18"/>
                <w:szCs w:val="18"/>
              </w:rPr>
              <w:t>t</w:t>
            </w:r>
            <w:r>
              <w:rPr>
                <w:rFonts w:eastAsia="Times New Roman"/>
                <w:spacing w:val="1"/>
                <w:sz w:val="18"/>
                <w:szCs w:val="18"/>
              </w:rPr>
              <w:t>in</w:t>
            </w:r>
            <w:r>
              <w:rPr>
                <w:rFonts w:eastAsia="Times New Roman"/>
                <w:sz w:val="18"/>
                <w:szCs w:val="18"/>
              </w:rPr>
              <w:t>g</w:t>
            </w:r>
          </w:p>
        </w:tc>
        <w:tc>
          <w:tcPr>
            <w:tcW w:w="684" w:type="dxa"/>
            <w:vMerge w:val="restart"/>
            <w:tcBorders>
              <w:top w:val="single" w:color="000000" w:sz="6" w:space="0"/>
              <w:left w:val="single" w:color="000000" w:sz="6" w:space="0"/>
              <w:bottom w:val="single" w:color="000000" w:sz="6" w:space="0"/>
              <w:right w:val="single" w:color="000000" w:sz="6" w:space="0"/>
            </w:tcBorders>
          </w:tcPr>
          <w:p w14:paraId="05CED1D2">
            <w:pPr>
              <w:spacing w:after="200" w:line="276" w:lineRule="auto"/>
              <w:rPr>
                <w:sz w:val="22"/>
                <w:lang w:eastAsia="en-US"/>
              </w:rPr>
            </w:pPr>
          </w:p>
        </w:tc>
      </w:tr>
      <w:tr w14:paraId="4AFF6E50">
        <w:tblPrEx>
          <w:tblCellMar>
            <w:top w:w="0" w:type="dxa"/>
            <w:left w:w="0" w:type="dxa"/>
            <w:bottom w:w="0" w:type="dxa"/>
            <w:right w:w="0" w:type="dxa"/>
          </w:tblCellMar>
        </w:tblPrEx>
        <w:trPr>
          <w:trHeight w:val="554"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28FACBB0">
            <w:pPr>
              <w:widowControl/>
              <w:rPr>
                <w:rFonts w:eastAsia="Times New Roman"/>
                <w:sz w:val="18"/>
                <w:szCs w:val="18"/>
                <w:lang w:eastAsia="en-US"/>
              </w:rPr>
            </w:pPr>
          </w:p>
        </w:tc>
        <w:tc>
          <w:tcPr>
            <w:tcW w:w="990" w:type="dxa"/>
            <w:vMerge w:val="continue"/>
            <w:tcBorders>
              <w:top w:val="single" w:color="000000" w:sz="6" w:space="0"/>
              <w:left w:val="single" w:color="000000" w:sz="6" w:space="0"/>
              <w:bottom w:val="single" w:color="000000" w:sz="6" w:space="0"/>
              <w:right w:val="single" w:color="000000" w:sz="8" w:space="0"/>
            </w:tcBorders>
            <w:vAlign w:val="center"/>
          </w:tcPr>
          <w:p w14:paraId="736F8834">
            <w:pPr>
              <w:widowControl/>
              <w:rPr>
                <w:rFonts w:eastAsia="Times New Roman"/>
                <w:sz w:val="18"/>
                <w:szCs w:val="18"/>
                <w:lang w:eastAsia="en-US"/>
              </w:rPr>
            </w:pPr>
          </w:p>
        </w:tc>
        <w:tc>
          <w:tcPr>
            <w:tcW w:w="851" w:type="dxa"/>
            <w:tcBorders>
              <w:top w:val="single" w:color="000000" w:sz="6" w:space="0"/>
              <w:left w:val="single" w:color="000000" w:sz="8" w:space="0"/>
              <w:bottom w:val="single" w:color="000000" w:sz="6" w:space="0"/>
              <w:right w:val="single" w:color="000000" w:sz="6" w:space="0"/>
            </w:tcBorders>
          </w:tcPr>
          <w:p w14:paraId="35D4D0FD">
            <w:pPr>
              <w:spacing w:before="42"/>
              <w:ind w:left="112" w:right="-20"/>
              <w:rPr>
                <w:rFonts w:eastAsia="Times New Roman"/>
                <w:sz w:val="18"/>
                <w:szCs w:val="18"/>
                <w:lang w:eastAsia="en-US"/>
              </w:rPr>
            </w:pPr>
            <w:r>
              <w:rPr>
                <w:rFonts w:eastAsia="Times New Roman"/>
                <w:spacing w:val="1"/>
                <w:sz w:val="18"/>
                <w:szCs w:val="18"/>
              </w:rPr>
              <w:t>M</w:t>
            </w:r>
            <w:r>
              <w:rPr>
                <w:rFonts w:eastAsia="Times New Roman"/>
                <w:spacing w:val="-1"/>
                <w:sz w:val="18"/>
                <w:szCs w:val="18"/>
              </w:rPr>
              <w:t>a</w:t>
            </w:r>
            <w:r>
              <w:rPr>
                <w:rFonts w:eastAsia="Times New Roman"/>
                <w:sz w:val="18"/>
                <w:szCs w:val="18"/>
              </w:rPr>
              <w:t>teri</w:t>
            </w:r>
            <w:r>
              <w:rPr>
                <w:rFonts w:eastAsia="Times New Roman"/>
                <w:spacing w:val="-1"/>
                <w:sz w:val="18"/>
                <w:szCs w:val="18"/>
              </w:rPr>
              <w:t>a</w:t>
            </w:r>
            <w:r>
              <w:rPr>
                <w:rFonts w:eastAsia="Times New Roman"/>
                <w:sz w:val="18"/>
                <w:szCs w:val="18"/>
              </w:rPr>
              <w:t>l</w:t>
            </w:r>
          </w:p>
        </w:tc>
        <w:tc>
          <w:tcPr>
            <w:tcW w:w="682" w:type="dxa"/>
            <w:tcBorders>
              <w:top w:val="single" w:color="000000" w:sz="6" w:space="0"/>
              <w:left w:val="single" w:color="000000" w:sz="6" w:space="0"/>
              <w:bottom w:val="single" w:color="000000" w:sz="6" w:space="0"/>
              <w:right w:val="single" w:color="000000" w:sz="6" w:space="0"/>
            </w:tcBorders>
          </w:tcPr>
          <w:p w14:paraId="5154157E">
            <w:pPr>
              <w:spacing w:before="42" w:line="280" w:lineRule="auto"/>
              <w:ind w:left="222" w:right="28" w:hanging="144"/>
              <w:rPr>
                <w:rFonts w:eastAsia="Times New Roman"/>
                <w:sz w:val="18"/>
                <w:szCs w:val="18"/>
                <w:lang w:eastAsia="en-US"/>
              </w:rPr>
            </w:pPr>
            <w:r>
              <w:rPr>
                <w:rFonts w:eastAsia="Times New Roman"/>
                <w:spacing w:val="-2"/>
                <w:sz w:val="18"/>
                <w:szCs w:val="18"/>
              </w:rPr>
              <w:t>T</w:t>
            </w:r>
            <w:r>
              <w:rPr>
                <w:rFonts w:eastAsia="Times New Roman"/>
                <w:spacing w:val="1"/>
                <w:sz w:val="18"/>
                <w:szCs w:val="18"/>
              </w:rPr>
              <w:t>h</w:t>
            </w:r>
            <w:r>
              <w:rPr>
                <w:rFonts w:eastAsia="Times New Roman"/>
                <w:sz w:val="18"/>
                <w:szCs w:val="18"/>
              </w:rPr>
              <w:t>ic</w:t>
            </w:r>
            <w:r>
              <w:rPr>
                <w:rFonts w:eastAsia="Times New Roman"/>
                <w:spacing w:val="-1"/>
                <w:sz w:val="18"/>
                <w:szCs w:val="18"/>
              </w:rPr>
              <w:t>k</w:t>
            </w:r>
            <w:r>
              <w:rPr>
                <w:rFonts w:eastAsia="Times New Roman"/>
                <w:sz w:val="18"/>
                <w:szCs w:val="18"/>
              </w:rPr>
              <w:t xml:space="preserve">n </w:t>
            </w:r>
            <w:r>
              <w:rPr>
                <w:rFonts w:eastAsia="Times New Roman"/>
                <w:spacing w:val="-1"/>
                <w:sz w:val="18"/>
                <w:szCs w:val="18"/>
              </w:rPr>
              <w:t>e</w:t>
            </w:r>
            <w:r>
              <w:rPr>
                <w:rFonts w:eastAsia="Times New Roman"/>
                <w:sz w:val="18"/>
                <w:szCs w:val="18"/>
              </w:rPr>
              <w:t>ss</w:t>
            </w:r>
          </w:p>
        </w:tc>
        <w:tc>
          <w:tcPr>
            <w:tcW w:w="1416" w:type="dxa"/>
            <w:vMerge w:val="continue"/>
            <w:tcBorders>
              <w:top w:val="single" w:color="000000" w:sz="6" w:space="0"/>
              <w:left w:val="single" w:color="000000" w:sz="6" w:space="0"/>
              <w:bottom w:val="single" w:color="000000" w:sz="6" w:space="0"/>
              <w:right w:val="single" w:color="000000" w:sz="6" w:space="0"/>
            </w:tcBorders>
            <w:vAlign w:val="center"/>
          </w:tcPr>
          <w:p w14:paraId="78E5320E">
            <w:pPr>
              <w:widowControl/>
              <w:rPr>
                <w:rFonts w:eastAsia="Times New Roman"/>
                <w:sz w:val="18"/>
                <w:szCs w:val="18"/>
                <w:lang w:eastAsia="en-US"/>
              </w:rPr>
            </w:pPr>
          </w:p>
        </w:tc>
        <w:tc>
          <w:tcPr>
            <w:tcW w:w="996" w:type="dxa"/>
            <w:tcBorders>
              <w:top w:val="single" w:color="000000" w:sz="6" w:space="0"/>
              <w:left w:val="single" w:color="000000" w:sz="6" w:space="0"/>
              <w:bottom w:val="single" w:color="000000" w:sz="6" w:space="0"/>
              <w:right w:val="single" w:color="000000" w:sz="6" w:space="0"/>
            </w:tcBorders>
          </w:tcPr>
          <w:p w14:paraId="71110159">
            <w:pPr>
              <w:spacing w:before="42"/>
              <w:ind w:left="294" w:right="-20"/>
              <w:rPr>
                <w:rFonts w:eastAsia="Times New Roman"/>
                <w:sz w:val="18"/>
                <w:szCs w:val="18"/>
                <w:lang w:eastAsia="en-US"/>
              </w:rPr>
            </w:pPr>
            <w:r>
              <w:rPr>
                <w:rFonts w:eastAsia="Times New Roman"/>
                <w:sz w:val="18"/>
                <w:szCs w:val="18"/>
              </w:rPr>
              <w:t>B</w:t>
            </w:r>
            <w:r>
              <w:rPr>
                <w:rFonts w:eastAsia="Times New Roman"/>
                <w:spacing w:val="1"/>
                <w:sz w:val="18"/>
                <w:szCs w:val="18"/>
              </w:rPr>
              <w:t>od</w:t>
            </w:r>
            <w:r>
              <w:rPr>
                <w:rFonts w:eastAsia="Times New Roman"/>
                <w:sz w:val="18"/>
                <w:szCs w:val="18"/>
              </w:rPr>
              <w:t>y</w:t>
            </w:r>
          </w:p>
        </w:tc>
        <w:tc>
          <w:tcPr>
            <w:tcW w:w="1585" w:type="dxa"/>
            <w:tcBorders>
              <w:top w:val="single" w:color="000000" w:sz="6" w:space="0"/>
              <w:left w:val="single" w:color="000000" w:sz="6" w:space="0"/>
              <w:bottom w:val="single" w:color="000000" w:sz="6" w:space="0"/>
              <w:right w:val="single" w:color="000000" w:sz="6" w:space="0"/>
            </w:tcBorders>
          </w:tcPr>
          <w:p w14:paraId="4D0FFA0A">
            <w:pPr>
              <w:spacing w:before="42"/>
              <w:ind w:left="300" w:right="282"/>
              <w:jc w:val="center"/>
              <w:rPr>
                <w:rFonts w:eastAsia="Times New Roman"/>
                <w:sz w:val="18"/>
                <w:szCs w:val="18"/>
              </w:rPr>
            </w:pPr>
            <w:r>
              <w:rPr>
                <w:rFonts w:eastAsia="Times New Roman"/>
                <w:sz w:val="18"/>
                <w:szCs w:val="18"/>
              </w:rPr>
              <w:t>Dis</w:t>
            </w:r>
            <w:r>
              <w:rPr>
                <w:rFonts w:eastAsia="Times New Roman"/>
                <w:spacing w:val="-1"/>
                <w:sz w:val="18"/>
                <w:szCs w:val="18"/>
              </w:rPr>
              <w:t>c</w:t>
            </w:r>
            <w:r>
              <w:rPr>
                <w:rFonts w:eastAsia="Times New Roman"/>
                <w:sz w:val="18"/>
                <w:szCs w:val="18"/>
              </w:rPr>
              <w:t>.</w:t>
            </w:r>
            <w:r>
              <w:rPr>
                <w:rFonts w:eastAsia="Times New Roman"/>
                <w:spacing w:val="1"/>
                <w:sz w:val="18"/>
                <w:szCs w:val="18"/>
              </w:rPr>
              <w:t xml:space="preserve"> </w:t>
            </w:r>
            <w:r>
              <w:rPr>
                <w:rFonts w:eastAsia="Times New Roman"/>
                <w:sz w:val="18"/>
                <w:szCs w:val="18"/>
              </w:rPr>
              <w:t>&amp;</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ea</w:t>
            </w:r>
            <w:r>
              <w:rPr>
                <w:rFonts w:eastAsia="Times New Roman"/>
                <w:sz w:val="18"/>
                <w:szCs w:val="18"/>
              </w:rPr>
              <w:t>l</w:t>
            </w:r>
          </w:p>
          <w:p w14:paraId="47A949B0">
            <w:pPr>
              <w:spacing w:before="54"/>
              <w:ind w:left="568" w:right="545"/>
              <w:jc w:val="center"/>
              <w:rPr>
                <w:rFonts w:eastAsia="Times New Roman"/>
                <w:sz w:val="18"/>
                <w:szCs w:val="18"/>
                <w:lang w:eastAsia="en-US"/>
              </w:rPr>
            </w:pPr>
            <w:r>
              <w:rPr>
                <w:rFonts w:eastAsia="Times New Roman"/>
                <w:spacing w:val="-2"/>
                <w:sz w:val="18"/>
                <w:szCs w:val="18"/>
              </w:rPr>
              <w:t>S</w:t>
            </w:r>
            <w:r>
              <w:rPr>
                <w:rFonts w:eastAsia="Times New Roman"/>
                <w:sz w:val="18"/>
                <w:szCs w:val="18"/>
              </w:rPr>
              <w:t>tem</w:t>
            </w:r>
          </w:p>
        </w:tc>
        <w:tc>
          <w:tcPr>
            <w:tcW w:w="1560" w:type="dxa"/>
            <w:vMerge w:val="continue"/>
            <w:tcBorders>
              <w:top w:val="single" w:color="000000" w:sz="6" w:space="0"/>
              <w:left w:val="single" w:color="000000" w:sz="6" w:space="0"/>
              <w:bottom w:val="single" w:color="000000" w:sz="6" w:space="0"/>
              <w:right w:val="single" w:color="000000" w:sz="6" w:space="0"/>
            </w:tcBorders>
            <w:vAlign w:val="center"/>
          </w:tcPr>
          <w:p w14:paraId="7BB55651">
            <w:pPr>
              <w:widowControl/>
              <w:rPr>
                <w:rFonts w:eastAsia="Times New Roman"/>
                <w:sz w:val="18"/>
                <w:szCs w:val="18"/>
                <w:lang w:eastAsia="en-US"/>
              </w:rPr>
            </w:pPr>
          </w:p>
        </w:tc>
        <w:tc>
          <w:tcPr>
            <w:tcW w:w="684" w:type="dxa"/>
            <w:vMerge w:val="continue"/>
            <w:tcBorders>
              <w:top w:val="single" w:color="000000" w:sz="6" w:space="0"/>
              <w:left w:val="single" w:color="000000" w:sz="6" w:space="0"/>
              <w:bottom w:val="single" w:color="000000" w:sz="6" w:space="0"/>
              <w:right w:val="single" w:color="000000" w:sz="6" w:space="0"/>
            </w:tcBorders>
            <w:vAlign w:val="center"/>
          </w:tcPr>
          <w:p w14:paraId="7C9541BF">
            <w:pPr>
              <w:widowControl/>
              <w:rPr>
                <w:sz w:val="22"/>
                <w:lang w:eastAsia="en-US"/>
              </w:rPr>
            </w:pPr>
          </w:p>
        </w:tc>
      </w:tr>
      <w:tr w14:paraId="0CFBCCB7">
        <w:tblPrEx>
          <w:tblCellMar>
            <w:top w:w="0" w:type="dxa"/>
            <w:left w:w="0" w:type="dxa"/>
            <w:bottom w:w="0" w:type="dxa"/>
            <w:right w:w="0" w:type="dxa"/>
          </w:tblCellMar>
        </w:tblPrEx>
        <w:trPr>
          <w:trHeight w:val="734" w:hRule="atLeast"/>
        </w:trPr>
        <w:tc>
          <w:tcPr>
            <w:tcW w:w="1015" w:type="dxa"/>
            <w:vMerge w:val="restart"/>
            <w:tcBorders>
              <w:top w:val="single" w:color="000000" w:sz="6" w:space="0"/>
              <w:left w:val="single" w:color="000000" w:sz="6" w:space="0"/>
              <w:bottom w:val="single" w:color="000000" w:sz="4" w:space="0"/>
              <w:right w:val="single" w:color="000000" w:sz="6" w:space="0"/>
            </w:tcBorders>
          </w:tcPr>
          <w:p w14:paraId="646E722C">
            <w:pPr>
              <w:spacing w:before="3" w:line="140" w:lineRule="exact"/>
              <w:rPr>
                <w:sz w:val="14"/>
                <w:szCs w:val="14"/>
              </w:rPr>
            </w:pPr>
          </w:p>
          <w:p w14:paraId="1EF64286">
            <w:pPr>
              <w:spacing w:line="200" w:lineRule="exact"/>
              <w:rPr>
                <w:sz w:val="20"/>
                <w:szCs w:val="20"/>
              </w:rPr>
            </w:pPr>
          </w:p>
          <w:p w14:paraId="7C36BBEB">
            <w:pPr>
              <w:spacing w:line="200" w:lineRule="exact"/>
              <w:rPr>
                <w:sz w:val="20"/>
                <w:szCs w:val="20"/>
              </w:rPr>
            </w:pPr>
          </w:p>
          <w:p w14:paraId="2D34BCEE">
            <w:pPr>
              <w:spacing w:line="200" w:lineRule="exact"/>
              <w:rPr>
                <w:sz w:val="20"/>
                <w:szCs w:val="20"/>
              </w:rPr>
            </w:pPr>
          </w:p>
          <w:p w14:paraId="1280DAB9">
            <w:pPr>
              <w:ind w:left="64" w:right="-20"/>
              <w:rPr>
                <w:rFonts w:eastAsia="Times New Roman"/>
                <w:sz w:val="18"/>
                <w:szCs w:val="18"/>
                <w:lang w:eastAsia="en-US"/>
              </w:rPr>
            </w:pPr>
            <w:r>
              <w:rPr>
                <w:rFonts w:eastAsia="Times New Roman"/>
                <w:spacing w:val="1"/>
                <w:sz w:val="18"/>
                <w:szCs w:val="18"/>
              </w:rPr>
              <w:t>F</w:t>
            </w:r>
            <w:r>
              <w:rPr>
                <w:rFonts w:eastAsia="Times New Roman"/>
                <w:sz w:val="18"/>
                <w:szCs w:val="18"/>
              </w:rPr>
              <w:t xml:space="preserve">ire </w:t>
            </w:r>
            <w:r>
              <w:rPr>
                <w:rFonts w:eastAsia="Times New Roman"/>
                <w:spacing w:val="-3"/>
                <w:sz w:val="18"/>
                <w:szCs w:val="18"/>
              </w:rPr>
              <w:t>m</w:t>
            </w:r>
            <w:r>
              <w:rPr>
                <w:rFonts w:eastAsia="Times New Roman"/>
                <w:spacing w:val="-1"/>
                <w:sz w:val="18"/>
                <w:szCs w:val="18"/>
              </w:rPr>
              <w:t>a</w:t>
            </w:r>
            <w:r>
              <w:rPr>
                <w:rFonts w:eastAsia="Times New Roman"/>
                <w:sz w:val="18"/>
                <w:szCs w:val="18"/>
              </w:rPr>
              <w:t>in</w:t>
            </w:r>
          </w:p>
        </w:tc>
        <w:tc>
          <w:tcPr>
            <w:tcW w:w="990" w:type="dxa"/>
            <w:tcBorders>
              <w:top w:val="single" w:color="000000" w:sz="6" w:space="0"/>
              <w:left w:val="single" w:color="000000" w:sz="6" w:space="0"/>
              <w:bottom w:val="single" w:color="000000" w:sz="6" w:space="0"/>
              <w:right w:val="single" w:color="000000" w:sz="8" w:space="0"/>
            </w:tcBorders>
          </w:tcPr>
          <w:p w14:paraId="4F55B908">
            <w:pPr>
              <w:spacing w:before="23"/>
              <w:ind w:left="64" w:right="-20"/>
              <w:rPr>
                <w:rFonts w:eastAsia="Times New Roman"/>
                <w:sz w:val="18"/>
                <w:szCs w:val="18"/>
                <w:lang w:eastAsia="en-US"/>
              </w:rPr>
            </w:pPr>
            <w:r>
              <w:rPr>
                <w:rFonts w:eastAsia="Times New Roman"/>
                <w:spacing w:val="1"/>
                <w:sz w:val="18"/>
                <w:szCs w:val="18"/>
              </w:rPr>
              <w:t>50</w:t>
            </w:r>
            <w:r>
              <w:rPr>
                <w:rFonts w:eastAsia="Times New Roman"/>
                <w:sz w:val="18"/>
                <w:szCs w:val="18"/>
              </w:rPr>
              <w:t>&amp;</w:t>
            </w:r>
            <w:r>
              <w:rPr>
                <w:rFonts w:eastAsia="Times New Roman"/>
                <w:spacing w:val="-1"/>
                <w:sz w:val="18"/>
                <w:szCs w:val="18"/>
              </w:rPr>
              <w:t xml:space="preserve"> 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851" w:type="dxa"/>
            <w:vMerge w:val="restart"/>
            <w:tcBorders>
              <w:top w:val="single" w:color="000000" w:sz="6" w:space="0"/>
              <w:left w:val="single" w:color="000000" w:sz="8" w:space="0"/>
              <w:bottom w:val="single" w:color="000000" w:sz="6" w:space="0"/>
              <w:right w:val="single" w:color="000000" w:sz="6" w:space="0"/>
            </w:tcBorders>
          </w:tcPr>
          <w:p w14:paraId="51DA4835">
            <w:pPr>
              <w:spacing w:before="23"/>
              <w:ind w:left="64" w:right="52"/>
              <w:rPr>
                <w:rFonts w:eastAsia="Times New Roman"/>
                <w:sz w:val="18"/>
                <w:szCs w:val="18"/>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p w14:paraId="16C4968A">
            <w:pPr>
              <w:spacing w:before="1"/>
              <w:ind w:left="64" w:right="-20"/>
              <w:rPr>
                <w:rFonts w:eastAsia="Times New Roman"/>
                <w:sz w:val="18"/>
                <w:szCs w:val="18"/>
                <w:lang w:eastAsia="en-US"/>
              </w:rPr>
            </w:pPr>
            <w:r>
              <w:rPr>
                <w:rFonts w:eastAsia="Times New Roman"/>
                <w:spacing w:val="-1"/>
                <w:sz w:val="18"/>
                <w:szCs w:val="18"/>
              </w:rPr>
              <w:t>ga</w:t>
            </w:r>
            <w:r>
              <w:rPr>
                <w:rFonts w:eastAsia="Times New Roman"/>
                <w:sz w:val="18"/>
                <w:szCs w:val="18"/>
              </w:rPr>
              <w:t>l</w:t>
            </w:r>
            <w:r>
              <w:rPr>
                <w:rFonts w:eastAsia="Times New Roman"/>
                <w:spacing w:val="-13"/>
                <w:sz w:val="18"/>
                <w:szCs w:val="18"/>
              </w:rPr>
              <w:t>v</w:t>
            </w:r>
            <w:r>
              <w:rPr>
                <w:rFonts w:eastAsia="Times New Roman"/>
                <w:sz w:val="18"/>
                <w:szCs w:val="18"/>
              </w:rPr>
              <w:t>.</w:t>
            </w:r>
          </w:p>
        </w:tc>
        <w:tc>
          <w:tcPr>
            <w:tcW w:w="682" w:type="dxa"/>
            <w:vMerge w:val="restart"/>
            <w:tcBorders>
              <w:top w:val="single" w:color="000000" w:sz="6" w:space="0"/>
              <w:left w:val="single" w:color="000000" w:sz="6" w:space="0"/>
              <w:bottom w:val="single" w:color="000000" w:sz="6" w:space="0"/>
              <w:right w:val="single" w:color="000000" w:sz="6" w:space="0"/>
            </w:tcBorders>
          </w:tcPr>
          <w:p w14:paraId="790BAF9C">
            <w:pPr>
              <w:spacing w:before="3" w:line="260" w:lineRule="exact"/>
              <w:rPr>
                <w:sz w:val="26"/>
                <w:szCs w:val="26"/>
              </w:rPr>
            </w:pPr>
          </w:p>
          <w:p w14:paraId="0EC7E985">
            <w:pPr>
              <w:ind w:left="239" w:right="219"/>
              <w:jc w:val="center"/>
              <w:rPr>
                <w:sz w:val="18"/>
                <w:szCs w:val="18"/>
                <w:lang w:eastAsia="en-US"/>
              </w:rPr>
            </w:pPr>
            <w:r>
              <w:rPr>
                <w:bCs/>
                <w:sz w:val="18"/>
                <w:szCs w:val="18"/>
              </w:rPr>
              <w:t>B</w:t>
            </w:r>
          </w:p>
        </w:tc>
        <w:tc>
          <w:tcPr>
            <w:tcW w:w="1416" w:type="dxa"/>
            <w:vMerge w:val="restart"/>
            <w:tcBorders>
              <w:top w:val="single" w:color="000000" w:sz="6" w:space="0"/>
              <w:left w:val="single" w:color="000000" w:sz="6" w:space="0"/>
              <w:bottom w:val="single" w:color="000000" w:sz="6" w:space="0"/>
              <w:right w:val="single" w:color="000000" w:sz="6" w:space="0"/>
            </w:tcBorders>
          </w:tcPr>
          <w:p w14:paraId="7BA2A399">
            <w:pPr>
              <w:spacing w:before="23"/>
              <w:ind w:left="64" w:right="-20"/>
              <w:rPr>
                <w:rFonts w:eastAsia="Times New Roman"/>
                <w:sz w:val="18"/>
                <w:szCs w:val="18"/>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e</w:t>
            </w:r>
          </w:p>
          <w:p w14:paraId="4AE2E09E">
            <w:pPr>
              <w:spacing w:before="33" w:line="276" w:lineRule="auto"/>
              <w:ind w:left="64" w:right="51"/>
              <w:rPr>
                <w:rFonts w:eastAsia="Times New Roman"/>
                <w:sz w:val="18"/>
                <w:szCs w:val="18"/>
                <w:lang w:eastAsia="en-US"/>
              </w:rPr>
            </w:pP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1"/>
                <w:sz w:val="18"/>
                <w:szCs w:val="18"/>
              </w:rPr>
              <w:t>b</w:t>
            </w:r>
            <w:r>
              <w:rPr>
                <w:rFonts w:eastAsia="Times New Roman"/>
                <w:spacing w:val="1"/>
                <w:sz w:val="18"/>
                <w:szCs w:val="18"/>
              </w:rPr>
              <w:t>u</w:t>
            </w:r>
            <w:r>
              <w:rPr>
                <w:rFonts w:eastAsia="Times New Roman"/>
                <w:sz w:val="18"/>
                <w:szCs w:val="18"/>
              </w:rPr>
              <w:t>tt</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263E77FD">
            <w:pPr>
              <w:spacing w:before="23" w:line="276" w:lineRule="auto"/>
              <w:ind w:left="64" w:right="209"/>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w:t>
            </w:r>
            <w:r>
              <w:rPr>
                <w:rFonts w:eastAsia="Times New Roman"/>
                <w:sz w:val="18"/>
                <w:szCs w:val="18"/>
              </w:rPr>
              <w:t xml:space="preserve">n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vMerge w:val="restart"/>
            <w:tcBorders>
              <w:top w:val="single" w:color="000000" w:sz="6" w:space="0"/>
              <w:left w:val="single" w:color="000000" w:sz="6" w:space="0"/>
              <w:bottom w:val="single" w:color="000000" w:sz="4" w:space="0"/>
              <w:right w:val="single" w:color="000000" w:sz="6" w:space="0"/>
            </w:tcBorders>
          </w:tcPr>
          <w:p w14:paraId="736EA735">
            <w:pPr>
              <w:tabs>
                <w:tab w:val="left" w:pos="480"/>
                <w:tab w:val="left" w:pos="960"/>
              </w:tabs>
              <w:spacing w:before="23"/>
              <w:ind w:left="64" w:right="-20"/>
              <w:rPr>
                <w:rFonts w:eastAsia="Times New Roman"/>
                <w:sz w:val="18"/>
                <w:szCs w:val="18"/>
              </w:rPr>
            </w:pPr>
            <w:r>
              <w:rPr>
                <w:rFonts w:eastAsia="Times New Roman"/>
                <w:spacing w:val="-3"/>
                <w:sz w:val="18"/>
                <w:szCs w:val="18"/>
              </w:rPr>
              <w:t>A</w:t>
            </w:r>
            <w:r>
              <w:rPr>
                <w:rFonts w:eastAsia="Times New Roman"/>
                <w:sz w:val="18"/>
                <w:szCs w:val="18"/>
              </w:rPr>
              <w:t>s</w:t>
            </w:r>
            <w:r>
              <w:rPr>
                <w:rFonts w:eastAsia="Times New Roman"/>
                <w:sz w:val="18"/>
                <w:szCs w:val="18"/>
              </w:rPr>
              <w:tab/>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z w:val="18"/>
                <w:szCs w:val="18"/>
              </w:rPr>
              <w:tab/>
            </w:r>
            <w:r>
              <w:rPr>
                <w:rFonts w:eastAsia="Times New Roman"/>
                <w:spacing w:val="-3"/>
                <w:sz w:val="18"/>
                <w:szCs w:val="18"/>
              </w:rPr>
              <w:t>G</w:t>
            </w:r>
            <w:r>
              <w:rPr>
                <w:rFonts w:eastAsia="Times New Roman"/>
                <w:sz w:val="18"/>
                <w:szCs w:val="18"/>
              </w:rPr>
              <w:t>B/CB</w:t>
            </w:r>
          </w:p>
          <w:p w14:paraId="2E74D89F">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60" w:type="dxa"/>
            <w:vMerge w:val="restart"/>
            <w:tcBorders>
              <w:top w:val="single" w:color="000000" w:sz="6" w:space="0"/>
              <w:left w:val="single" w:color="000000" w:sz="6" w:space="0"/>
              <w:bottom w:val="single" w:color="000000" w:sz="6" w:space="0"/>
              <w:right w:val="single" w:color="000000" w:sz="6" w:space="0"/>
            </w:tcBorders>
          </w:tcPr>
          <w:p w14:paraId="27FAE437">
            <w:pPr>
              <w:spacing w:before="23"/>
              <w:ind w:left="66" w:right="12"/>
              <w:rPr>
                <w:rFonts w:eastAsia="Times New Roman"/>
                <w:sz w:val="18"/>
                <w:szCs w:val="18"/>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 st</w:t>
            </w:r>
            <w:r>
              <w:rPr>
                <w:rFonts w:eastAsia="Times New Roman"/>
                <w:spacing w:val="-1"/>
                <w:sz w:val="18"/>
                <w:szCs w:val="18"/>
              </w:rPr>
              <w:t>ee</w:t>
            </w:r>
            <w:r>
              <w:rPr>
                <w:rFonts w:eastAsia="Times New Roman"/>
                <w:sz w:val="18"/>
                <w:szCs w:val="18"/>
              </w:rPr>
              <w:t>l</w:t>
            </w:r>
            <w:r>
              <w:rPr>
                <w:rFonts w:eastAsia="Times New Roman"/>
                <w:spacing w:val="1"/>
                <w:sz w:val="18"/>
                <w:szCs w:val="18"/>
              </w:rPr>
              <w:t xml:space="preserve"> </w:t>
            </w:r>
            <w:r>
              <w:rPr>
                <w:rFonts w:eastAsia="Times New Roman"/>
                <w:spacing w:val="-2"/>
                <w:sz w:val="18"/>
                <w:szCs w:val="18"/>
              </w:rPr>
              <w:t>f</w:t>
            </w:r>
            <w:r>
              <w:rPr>
                <w:rFonts w:eastAsia="Times New Roman"/>
                <w:spacing w:val="3"/>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r>
              <w:rPr>
                <w:rFonts w:eastAsia="Times New Roman"/>
                <w:spacing w:val="1"/>
                <w:sz w:val="18"/>
                <w:szCs w:val="18"/>
              </w:rPr>
              <w:t xml:space="preserve"> o</w:t>
            </w:r>
            <w:r>
              <w:rPr>
                <w:rFonts w:eastAsia="Times New Roman"/>
                <w:sz w:val="18"/>
                <w:szCs w:val="18"/>
              </w:rPr>
              <w:t>r</w:t>
            </w:r>
          </w:p>
          <w:p w14:paraId="0EEB8960">
            <w:pPr>
              <w:spacing w:before="1"/>
              <w:ind w:left="66" w:right="-20"/>
              <w:rPr>
                <w:rFonts w:eastAsia="Times New Roman"/>
                <w:sz w:val="18"/>
                <w:szCs w:val="18"/>
                <w:lang w:eastAsia="en-US"/>
              </w:rPr>
            </w:pP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z w:val="18"/>
                <w:szCs w:val="18"/>
              </w:rPr>
              <w:t>h</w:t>
            </w:r>
          </w:p>
        </w:tc>
        <w:tc>
          <w:tcPr>
            <w:tcW w:w="684" w:type="dxa"/>
            <w:vMerge w:val="restart"/>
            <w:tcBorders>
              <w:top w:val="single" w:color="000000" w:sz="6" w:space="0"/>
              <w:left w:val="single" w:color="000000" w:sz="6" w:space="0"/>
              <w:bottom w:val="single" w:color="000000" w:sz="4" w:space="0"/>
              <w:right w:val="single" w:color="000000" w:sz="6" w:space="0"/>
            </w:tcBorders>
          </w:tcPr>
          <w:p w14:paraId="686DE960">
            <w:pPr>
              <w:spacing w:after="200" w:line="276" w:lineRule="auto"/>
              <w:rPr>
                <w:sz w:val="22"/>
                <w:lang w:eastAsia="en-US"/>
              </w:rPr>
            </w:pPr>
          </w:p>
        </w:tc>
      </w:tr>
      <w:tr w14:paraId="12727B48">
        <w:tblPrEx>
          <w:tblCellMar>
            <w:top w:w="0" w:type="dxa"/>
            <w:left w:w="0" w:type="dxa"/>
            <w:bottom w:w="0" w:type="dxa"/>
            <w:right w:w="0" w:type="dxa"/>
          </w:tblCellMar>
        </w:tblPrEx>
        <w:trPr>
          <w:trHeight w:val="734" w:hRule="exact"/>
        </w:trPr>
        <w:tc>
          <w:tcPr>
            <w:tcW w:w="1015" w:type="dxa"/>
            <w:vMerge w:val="continue"/>
            <w:tcBorders>
              <w:top w:val="single" w:color="000000" w:sz="6" w:space="0"/>
              <w:left w:val="single" w:color="000000" w:sz="6" w:space="0"/>
              <w:bottom w:val="single" w:color="000000" w:sz="4" w:space="0"/>
              <w:right w:val="single" w:color="000000" w:sz="6" w:space="0"/>
            </w:tcBorders>
            <w:vAlign w:val="center"/>
          </w:tcPr>
          <w:p w14:paraId="0CFA71AA">
            <w:pPr>
              <w:widowControl/>
              <w:rPr>
                <w:rFonts w:eastAsia="Times New Roman"/>
                <w:sz w:val="18"/>
                <w:szCs w:val="18"/>
                <w:lang w:eastAsia="en-US"/>
              </w:rPr>
            </w:pPr>
          </w:p>
        </w:tc>
        <w:tc>
          <w:tcPr>
            <w:tcW w:w="990" w:type="dxa"/>
            <w:tcBorders>
              <w:top w:val="single" w:color="000000" w:sz="6" w:space="0"/>
              <w:left w:val="single" w:color="000000" w:sz="6" w:space="0"/>
              <w:bottom w:val="single" w:color="000000" w:sz="6" w:space="0"/>
              <w:right w:val="single" w:color="000000" w:sz="8" w:space="0"/>
            </w:tcBorders>
          </w:tcPr>
          <w:p w14:paraId="3D83AB90">
            <w:pPr>
              <w:spacing w:before="23"/>
              <w:ind w:left="64" w:right="-20"/>
              <w:rPr>
                <w:rFonts w:eastAsia="Times New Roman"/>
                <w:sz w:val="18"/>
                <w:szCs w:val="18"/>
                <w:lang w:eastAsia="en-US"/>
              </w:rPr>
            </w:pPr>
            <w:r>
              <w:rPr>
                <w:rFonts w:eastAsia="Times New Roman"/>
                <w:spacing w:val="1"/>
                <w:sz w:val="18"/>
                <w:szCs w:val="18"/>
              </w:rPr>
              <w:t>40</w:t>
            </w:r>
            <w:r>
              <w:rPr>
                <w:rFonts w:eastAsia="Times New Roman"/>
                <w:sz w:val="18"/>
                <w:szCs w:val="18"/>
              </w:rPr>
              <w:t>&amp;</w:t>
            </w:r>
            <w:r>
              <w:rPr>
                <w:rFonts w:eastAsia="Times New Roman"/>
                <w:spacing w:val="-1"/>
                <w:sz w:val="18"/>
                <w:szCs w:val="18"/>
              </w:rPr>
              <w:t xml:space="preserve"> </w:t>
            </w:r>
            <w:r>
              <w:rPr>
                <w:rFonts w:eastAsia="Times New Roman"/>
                <w:spacing w:val="1"/>
                <w:sz w:val="18"/>
                <w:szCs w:val="18"/>
              </w:rPr>
              <w:t>b</w:t>
            </w:r>
            <w:r>
              <w:rPr>
                <w:rFonts w:eastAsia="Times New Roman"/>
                <w:spacing w:val="-1"/>
                <w:sz w:val="18"/>
                <w:szCs w:val="18"/>
              </w:rPr>
              <w:t>e</w:t>
            </w:r>
            <w:r>
              <w:rPr>
                <w:rFonts w:eastAsia="Times New Roman"/>
                <w:spacing w:val="-2"/>
                <w:sz w:val="18"/>
                <w:szCs w:val="18"/>
              </w:rPr>
              <w:t>l</w:t>
            </w:r>
            <w:r>
              <w:rPr>
                <w:rFonts w:eastAsia="Times New Roman"/>
                <w:spacing w:val="1"/>
                <w:sz w:val="18"/>
                <w:szCs w:val="18"/>
              </w:rPr>
              <w:t>o</w:t>
            </w:r>
            <w:r>
              <w:rPr>
                <w:rFonts w:eastAsia="Times New Roman"/>
                <w:sz w:val="18"/>
                <w:szCs w:val="18"/>
              </w:rPr>
              <w:t>w</w:t>
            </w:r>
          </w:p>
        </w:tc>
        <w:tc>
          <w:tcPr>
            <w:tcW w:w="851" w:type="dxa"/>
            <w:vMerge w:val="continue"/>
            <w:tcBorders>
              <w:top w:val="single" w:color="000000" w:sz="6" w:space="0"/>
              <w:left w:val="single" w:color="000000" w:sz="8" w:space="0"/>
              <w:bottom w:val="single" w:color="000000" w:sz="6" w:space="0"/>
              <w:right w:val="single" w:color="000000" w:sz="6" w:space="0"/>
            </w:tcBorders>
            <w:vAlign w:val="center"/>
          </w:tcPr>
          <w:p w14:paraId="229D93EF">
            <w:pPr>
              <w:widowControl/>
              <w:rPr>
                <w:rFonts w:eastAsia="Times New Roman"/>
                <w:sz w:val="18"/>
                <w:szCs w:val="18"/>
                <w:lang w:eastAsia="en-US"/>
              </w:rPr>
            </w:pPr>
          </w:p>
        </w:tc>
        <w:tc>
          <w:tcPr>
            <w:tcW w:w="682" w:type="dxa"/>
            <w:vMerge w:val="continue"/>
            <w:tcBorders>
              <w:top w:val="single" w:color="000000" w:sz="6" w:space="0"/>
              <w:left w:val="single" w:color="000000" w:sz="6" w:space="0"/>
              <w:bottom w:val="single" w:color="000000" w:sz="6" w:space="0"/>
              <w:right w:val="single" w:color="000000" w:sz="6" w:space="0"/>
            </w:tcBorders>
            <w:vAlign w:val="center"/>
          </w:tcPr>
          <w:p w14:paraId="4F4F0B1A">
            <w:pPr>
              <w:widowControl/>
              <w:rPr>
                <w:rFonts w:eastAsia="Times New Roman"/>
                <w:sz w:val="18"/>
                <w:szCs w:val="18"/>
                <w:lang w:eastAsia="en-US"/>
              </w:rPr>
            </w:pPr>
          </w:p>
        </w:tc>
        <w:tc>
          <w:tcPr>
            <w:tcW w:w="1416" w:type="dxa"/>
            <w:vMerge w:val="continue"/>
            <w:tcBorders>
              <w:top w:val="single" w:color="000000" w:sz="6" w:space="0"/>
              <w:left w:val="single" w:color="000000" w:sz="6" w:space="0"/>
              <w:bottom w:val="single" w:color="000000" w:sz="6" w:space="0"/>
              <w:right w:val="single" w:color="000000" w:sz="6" w:space="0"/>
            </w:tcBorders>
            <w:vAlign w:val="center"/>
          </w:tcPr>
          <w:p w14:paraId="4EE19799">
            <w:pPr>
              <w:widowControl/>
              <w:rPr>
                <w:rFonts w:eastAsia="Times New Roman"/>
                <w:sz w:val="18"/>
                <w:szCs w:val="18"/>
                <w:lang w:eastAsia="en-US"/>
              </w:rPr>
            </w:pPr>
          </w:p>
        </w:tc>
        <w:tc>
          <w:tcPr>
            <w:tcW w:w="996" w:type="dxa"/>
            <w:tcBorders>
              <w:top w:val="single" w:color="000000" w:sz="6" w:space="0"/>
              <w:left w:val="single" w:color="000000" w:sz="6" w:space="0"/>
              <w:bottom w:val="single" w:color="000000" w:sz="6" w:space="0"/>
              <w:right w:val="single" w:color="000000" w:sz="6" w:space="0"/>
            </w:tcBorders>
          </w:tcPr>
          <w:p w14:paraId="5009FA77">
            <w:pPr>
              <w:spacing w:before="23" w:line="276" w:lineRule="auto"/>
              <w:ind w:left="64" w:right="117"/>
              <w:rPr>
                <w:rFonts w:eastAsia="Times New Roman"/>
                <w:sz w:val="18"/>
                <w:szCs w:val="18"/>
                <w:lang w:eastAsia="en-US"/>
              </w:rPr>
            </w:pPr>
            <w:r>
              <w:rPr>
                <w:rFonts w:eastAsia="Times New Roman"/>
                <w:spacing w:val="1"/>
                <w:sz w:val="18"/>
                <w:szCs w:val="18"/>
              </w:rPr>
              <w:t>b</w:t>
            </w:r>
            <w:r>
              <w:rPr>
                <w:rFonts w:eastAsia="Times New Roman"/>
                <w:sz w:val="18"/>
                <w:szCs w:val="18"/>
              </w:rPr>
              <w:t>r</w:t>
            </w:r>
            <w:r>
              <w:rPr>
                <w:rFonts w:eastAsia="Times New Roman"/>
                <w:spacing w:val="-1"/>
                <w:sz w:val="18"/>
                <w:szCs w:val="18"/>
              </w:rPr>
              <w:t>o</w:t>
            </w:r>
            <w:r>
              <w:rPr>
                <w:rFonts w:eastAsia="Times New Roman"/>
                <w:spacing w:val="1"/>
                <w:sz w:val="18"/>
                <w:szCs w:val="18"/>
              </w:rPr>
              <w:t>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vMerge w:val="continue"/>
            <w:tcBorders>
              <w:top w:val="single" w:color="000000" w:sz="6" w:space="0"/>
              <w:left w:val="single" w:color="000000" w:sz="6" w:space="0"/>
              <w:bottom w:val="single" w:color="000000" w:sz="4" w:space="0"/>
              <w:right w:val="single" w:color="000000" w:sz="6" w:space="0"/>
            </w:tcBorders>
            <w:vAlign w:val="center"/>
          </w:tcPr>
          <w:p w14:paraId="46F71D53">
            <w:pPr>
              <w:widowControl/>
              <w:rPr>
                <w:rFonts w:eastAsia="Times New Roman"/>
                <w:sz w:val="18"/>
                <w:szCs w:val="18"/>
                <w:lang w:eastAsia="en-US"/>
              </w:rPr>
            </w:pPr>
          </w:p>
        </w:tc>
        <w:tc>
          <w:tcPr>
            <w:tcW w:w="1560" w:type="dxa"/>
            <w:vMerge w:val="continue"/>
            <w:tcBorders>
              <w:top w:val="single" w:color="000000" w:sz="6" w:space="0"/>
              <w:left w:val="single" w:color="000000" w:sz="6" w:space="0"/>
              <w:bottom w:val="single" w:color="000000" w:sz="6" w:space="0"/>
              <w:right w:val="single" w:color="000000" w:sz="6" w:space="0"/>
            </w:tcBorders>
            <w:vAlign w:val="center"/>
          </w:tcPr>
          <w:p w14:paraId="2C3BD26E">
            <w:pPr>
              <w:widowControl/>
              <w:rPr>
                <w:rFonts w:eastAsia="Times New Roman"/>
                <w:sz w:val="18"/>
                <w:szCs w:val="18"/>
                <w:lang w:eastAsia="en-US"/>
              </w:rPr>
            </w:pPr>
          </w:p>
        </w:tc>
        <w:tc>
          <w:tcPr>
            <w:tcW w:w="684" w:type="dxa"/>
            <w:vMerge w:val="continue"/>
            <w:tcBorders>
              <w:top w:val="single" w:color="000000" w:sz="6" w:space="0"/>
              <w:left w:val="single" w:color="000000" w:sz="6" w:space="0"/>
              <w:bottom w:val="single" w:color="000000" w:sz="4" w:space="0"/>
              <w:right w:val="single" w:color="000000" w:sz="6" w:space="0"/>
            </w:tcBorders>
            <w:vAlign w:val="center"/>
          </w:tcPr>
          <w:p w14:paraId="6300ED27">
            <w:pPr>
              <w:widowControl/>
              <w:rPr>
                <w:sz w:val="22"/>
                <w:lang w:eastAsia="en-US"/>
              </w:rPr>
            </w:pPr>
          </w:p>
        </w:tc>
      </w:tr>
      <w:tr w14:paraId="70FE678B">
        <w:tblPrEx>
          <w:tblCellMar>
            <w:top w:w="0" w:type="dxa"/>
            <w:left w:w="0" w:type="dxa"/>
            <w:bottom w:w="0" w:type="dxa"/>
            <w:right w:w="0" w:type="dxa"/>
          </w:tblCellMar>
        </w:tblPrEx>
        <w:trPr>
          <w:trHeight w:val="734" w:hRule="exact"/>
        </w:trPr>
        <w:tc>
          <w:tcPr>
            <w:tcW w:w="1015" w:type="dxa"/>
            <w:vMerge w:val="continue"/>
            <w:tcBorders>
              <w:top w:val="single" w:color="000000" w:sz="6" w:space="0"/>
              <w:left w:val="single" w:color="000000" w:sz="6" w:space="0"/>
              <w:bottom w:val="single" w:color="000000" w:sz="4" w:space="0"/>
              <w:right w:val="single" w:color="000000" w:sz="6" w:space="0"/>
            </w:tcBorders>
            <w:vAlign w:val="center"/>
          </w:tcPr>
          <w:p w14:paraId="4A76B9A4">
            <w:pPr>
              <w:widowControl/>
              <w:rPr>
                <w:rFonts w:eastAsia="Times New Roman"/>
                <w:sz w:val="18"/>
                <w:szCs w:val="18"/>
                <w:lang w:eastAsia="en-US"/>
              </w:rPr>
            </w:pPr>
          </w:p>
        </w:tc>
        <w:tc>
          <w:tcPr>
            <w:tcW w:w="990" w:type="dxa"/>
            <w:tcBorders>
              <w:top w:val="single" w:color="000000" w:sz="6" w:space="0"/>
              <w:left w:val="single" w:color="000000" w:sz="6" w:space="0"/>
              <w:bottom w:val="single" w:color="000000" w:sz="4" w:space="0"/>
              <w:right w:val="single" w:color="000000" w:sz="8" w:space="0"/>
            </w:tcBorders>
          </w:tcPr>
          <w:p w14:paraId="6EAEDBBB">
            <w:pPr>
              <w:spacing w:before="25"/>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20ADA1EF">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1" w:type="dxa"/>
            <w:tcBorders>
              <w:top w:val="single" w:color="000000" w:sz="6" w:space="0"/>
              <w:left w:val="single" w:color="000000" w:sz="8" w:space="0"/>
              <w:bottom w:val="single" w:color="000000" w:sz="4" w:space="0"/>
              <w:right w:val="single" w:color="000000" w:sz="6" w:space="0"/>
            </w:tcBorders>
          </w:tcPr>
          <w:p w14:paraId="57945168">
            <w:pPr>
              <w:spacing w:before="25"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6" w:space="0"/>
              <w:left w:val="single" w:color="000000" w:sz="6" w:space="0"/>
              <w:bottom w:val="single" w:color="000000" w:sz="4" w:space="0"/>
              <w:right w:val="single" w:color="000000" w:sz="6" w:space="0"/>
            </w:tcBorders>
          </w:tcPr>
          <w:p w14:paraId="511362E3">
            <w:pPr>
              <w:spacing w:after="200" w:line="276" w:lineRule="auto"/>
              <w:rPr>
                <w:sz w:val="22"/>
                <w:lang w:eastAsia="en-US"/>
              </w:rPr>
            </w:pPr>
          </w:p>
        </w:tc>
        <w:tc>
          <w:tcPr>
            <w:tcW w:w="1416" w:type="dxa"/>
            <w:tcBorders>
              <w:top w:val="single" w:color="000000" w:sz="6" w:space="0"/>
              <w:left w:val="single" w:color="000000" w:sz="6" w:space="0"/>
              <w:bottom w:val="single" w:color="000000" w:sz="4" w:space="0"/>
              <w:right w:val="single" w:color="000000" w:sz="6" w:space="0"/>
            </w:tcBorders>
          </w:tcPr>
          <w:p w14:paraId="4CC4E449">
            <w:pPr>
              <w:spacing w:before="25" w:line="276" w:lineRule="auto"/>
              <w:ind w:left="64" w:right="233"/>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e 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4" w:space="0"/>
              <w:right w:val="single" w:color="000000" w:sz="6" w:space="0"/>
            </w:tcBorders>
          </w:tcPr>
          <w:p w14:paraId="5EE12551">
            <w:pPr>
              <w:spacing w:before="25" w:line="276" w:lineRule="auto"/>
              <w:ind w:left="64" w:right="148"/>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6" w:space="0"/>
              <w:left w:val="single" w:color="000000" w:sz="6" w:space="0"/>
              <w:bottom w:val="single" w:color="000000" w:sz="4" w:space="0"/>
              <w:right w:val="single" w:color="000000" w:sz="6" w:space="0"/>
            </w:tcBorders>
            <w:vAlign w:val="center"/>
          </w:tcPr>
          <w:p w14:paraId="5BDB4947">
            <w:pPr>
              <w:widowControl/>
              <w:rPr>
                <w:rFonts w:eastAsia="Times New Roman"/>
                <w:sz w:val="18"/>
                <w:szCs w:val="18"/>
                <w:lang w:eastAsia="en-US"/>
              </w:rPr>
            </w:pPr>
          </w:p>
        </w:tc>
        <w:tc>
          <w:tcPr>
            <w:tcW w:w="1560" w:type="dxa"/>
            <w:tcBorders>
              <w:top w:val="single" w:color="000000" w:sz="6" w:space="0"/>
              <w:left w:val="single" w:color="000000" w:sz="6" w:space="0"/>
              <w:bottom w:val="single" w:color="000000" w:sz="4" w:space="0"/>
              <w:right w:val="single" w:color="000000" w:sz="6" w:space="0"/>
            </w:tcBorders>
          </w:tcPr>
          <w:p w14:paraId="2133471E">
            <w:pPr>
              <w:spacing w:before="5" w:line="260" w:lineRule="exact"/>
              <w:rPr>
                <w:sz w:val="26"/>
                <w:szCs w:val="26"/>
              </w:rPr>
            </w:pPr>
          </w:p>
          <w:p w14:paraId="5A3DF6F3">
            <w:pPr>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84" w:type="dxa"/>
            <w:vMerge w:val="continue"/>
            <w:tcBorders>
              <w:top w:val="single" w:color="000000" w:sz="6" w:space="0"/>
              <w:left w:val="single" w:color="000000" w:sz="6" w:space="0"/>
              <w:bottom w:val="single" w:color="000000" w:sz="4" w:space="0"/>
              <w:right w:val="single" w:color="000000" w:sz="6" w:space="0"/>
            </w:tcBorders>
            <w:vAlign w:val="center"/>
          </w:tcPr>
          <w:p w14:paraId="41709B05">
            <w:pPr>
              <w:widowControl/>
              <w:rPr>
                <w:sz w:val="22"/>
                <w:lang w:eastAsia="en-US"/>
              </w:rPr>
            </w:pPr>
          </w:p>
        </w:tc>
      </w:tr>
      <w:tr w14:paraId="6E0921BA">
        <w:tblPrEx>
          <w:tblCellMar>
            <w:top w:w="0" w:type="dxa"/>
            <w:left w:w="0" w:type="dxa"/>
            <w:bottom w:w="0" w:type="dxa"/>
            <w:right w:w="0" w:type="dxa"/>
          </w:tblCellMar>
        </w:tblPrEx>
        <w:trPr>
          <w:trHeight w:val="271" w:hRule="atLeast"/>
        </w:trPr>
        <w:tc>
          <w:tcPr>
            <w:tcW w:w="1015" w:type="dxa"/>
            <w:vMerge w:val="restart"/>
            <w:tcBorders>
              <w:top w:val="single" w:color="000000" w:sz="4" w:space="0"/>
              <w:left w:val="single" w:color="000000" w:sz="6" w:space="0"/>
              <w:bottom w:val="single" w:color="000000" w:sz="6" w:space="0"/>
              <w:right w:val="single" w:color="000000" w:sz="6" w:space="0"/>
            </w:tcBorders>
          </w:tcPr>
          <w:p w14:paraId="3CDF4AC3">
            <w:pPr>
              <w:spacing w:before="23"/>
              <w:ind w:left="64" w:right="-20"/>
              <w:rPr>
                <w:rFonts w:eastAsia="Times New Roman"/>
                <w:sz w:val="18"/>
                <w:szCs w:val="18"/>
                <w:lang w:eastAsia="en-US"/>
              </w:rPr>
            </w:pPr>
            <w:r>
              <w:rPr>
                <w:rFonts w:eastAsia="Times New Roman"/>
                <w:spacing w:val="-14"/>
                <w:sz w:val="18"/>
                <w:szCs w:val="18"/>
              </w:rPr>
              <w:t>F</w:t>
            </w:r>
            <w:r>
              <w:rPr>
                <w:rFonts w:eastAsia="Times New Roman"/>
                <w:sz w:val="18"/>
                <w:szCs w:val="18"/>
              </w:rPr>
              <w:t>.O.</w:t>
            </w:r>
            <w:r>
              <w:rPr>
                <w:rFonts w:eastAsia="Times New Roman"/>
                <w:spacing w:val="1"/>
                <w:sz w:val="18"/>
                <w:szCs w:val="18"/>
              </w:rPr>
              <w:t xml:space="preserve"> </w:t>
            </w:r>
            <w:r>
              <w:rPr>
                <w:rFonts w:eastAsia="Times New Roman"/>
                <w:sz w:val="18"/>
                <w:szCs w:val="18"/>
              </w:rPr>
              <w:t>s</w:t>
            </w:r>
            <w:r>
              <w:rPr>
                <w:rFonts w:eastAsia="Times New Roman"/>
                <w:spacing w:val="-2"/>
                <w:sz w:val="18"/>
                <w:szCs w:val="18"/>
              </w:rPr>
              <w:t>u</w:t>
            </w:r>
            <w:r>
              <w:rPr>
                <w:rFonts w:eastAsia="Times New Roman"/>
                <w:spacing w:val="1"/>
                <w:sz w:val="18"/>
                <w:szCs w:val="18"/>
              </w:rPr>
              <w:t>pp</w:t>
            </w:r>
            <w:r>
              <w:rPr>
                <w:rFonts w:eastAsia="Times New Roman"/>
                <w:sz w:val="18"/>
                <w:szCs w:val="18"/>
              </w:rPr>
              <w:t>ly</w:t>
            </w:r>
          </w:p>
        </w:tc>
        <w:tc>
          <w:tcPr>
            <w:tcW w:w="990" w:type="dxa"/>
            <w:tcBorders>
              <w:top w:val="single" w:color="000000" w:sz="4" w:space="0"/>
              <w:left w:val="single" w:color="000000" w:sz="6" w:space="0"/>
              <w:bottom w:val="single" w:color="000000" w:sz="6" w:space="0"/>
              <w:right w:val="single" w:color="000000" w:sz="8" w:space="0"/>
            </w:tcBorders>
          </w:tcPr>
          <w:p w14:paraId="5DCBEED0">
            <w:pPr>
              <w:spacing w:before="23"/>
              <w:ind w:left="64" w:right="-20"/>
              <w:rPr>
                <w:rFonts w:eastAsia="Times New Roman"/>
                <w:sz w:val="18"/>
                <w:szCs w:val="18"/>
                <w:lang w:eastAsia="en-US"/>
              </w:rPr>
            </w:pPr>
            <w:r>
              <w:rPr>
                <w:rFonts w:eastAsia="Times New Roman"/>
                <w:spacing w:val="1"/>
                <w:sz w:val="18"/>
                <w:szCs w:val="18"/>
              </w:rPr>
              <w:t>20</w:t>
            </w:r>
            <w:r>
              <w:rPr>
                <w:rFonts w:eastAsia="Times New Roman"/>
                <w:sz w:val="18"/>
                <w:szCs w:val="18"/>
              </w:rPr>
              <w:t>&amp;</w:t>
            </w:r>
            <w:r>
              <w:rPr>
                <w:rFonts w:eastAsia="Times New Roman"/>
                <w:spacing w:val="-1"/>
                <w:sz w:val="18"/>
                <w:szCs w:val="18"/>
              </w:rPr>
              <w:t xml:space="preserve"> 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851" w:type="dxa"/>
            <w:vMerge w:val="restart"/>
            <w:tcBorders>
              <w:top w:val="single" w:color="000000" w:sz="4" w:space="0"/>
              <w:left w:val="single" w:color="000000" w:sz="8" w:space="0"/>
              <w:bottom w:val="single" w:color="000000" w:sz="6" w:space="0"/>
              <w:right w:val="single" w:color="000000" w:sz="6" w:space="0"/>
            </w:tcBorders>
          </w:tcPr>
          <w:p w14:paraId="009728F5">
            <w:pPr>
              <w:spacing w:before="3" w:line="260" w:lineRule="exact"/>
              <w:rPr>
                <w:sz w:val="26"/>
                <w:szCs w:val="26"/>
              </w:rPr>
            </w:pPr>
          </w:p>
          <w:p w14:paraId="647C2527">
            <w:pPr>
              <w:spacing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tc>
        <w:tc>
          <w:tcPr>
            <w:tcW w:w="682" w:type="dxa"/>
            <w:vMerge w:val="restart"/>
            <w:tcBorders>
              <w:top w:val="single" w:color="000000" w:sz="4" w:space="0"/>
              <w:left w:val="single" w:color="000000" w:sz="6" w:space="0"/>
              <w:bottom w:val="single" w:color="000000" w:sz="6" w:space="0"/>
              <w:right w:val="single" w:color="000000" w:sz="6" w:space="0"/>
            </w:tcBorders>
          </w:tcPr>
          <w:p w14:paraId="39109A7A">
            <w:pPr>
              <w:spacing w:before="3" w:line="260" w:lineRule="exact"/>
              <w:rPr>
                <w:sz w:val="26"/>
                <w:szCs w:val="26"/>
              </w:rPr>
            </w:pPr>
          </w:p>
          <w:p w14:paraId="646432F5">
            <w:pPr>
              <w:ind w:left="239" w:right="219"/>
              <w:jc w:val="center"/>
              <w:rPr>
                <w:rFonts w:eastAsia="Times New Roman"/>
                <w:sz w:val="18"/>
                <w:szCs w:val="18"/>
                <w:lang w:eastAsia="en-US"/>
              </w:rPr>
            </w:pPr>
            <w:r>
              <w:rPr>
                <w:rFonts w:eastAsia="Times New Roman"/>
                <w:sz w:val="18"/>
                <w:szCs w:val="18"/>
              </w:rPr>
              <w:t>B</w:t>
            </w:r>
          </w:p>
        </w:tc>
        <w:tc>
          <w:tcPr>
            <w:tcW w:w="1416" w:type="dxa"/>
            <w:vMerge w:val="restart"/>
            <w:tcBorders>
              <w:top w:val="single" w:color="000000" w:sz="4" w:space="0"/>
              <w:left w:val="single" w:color="000000" w:sz="6" w:space="0"/>
              <w:bottom w:val="single" w:color="000000" w:sz="6" w:space="0"/>
              <w:right w:val="single" w:color="000000" w:sz="6" w:space="0"/>
            </w:tcBorders>
          </w:tcPr>
          <w:p w14:paraId="6C69BF8B">
            <w:pPr>
              <w:spacing w:before="23"/>
              <w:ind w:left="64" w:right="-20"/>
              <w:rPr>
                <w:rFonts w:eastAsia="Times New Roman"/>
                <w:sz w:val="18"/>
                <w:szCs w:val="18"/>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e</w:t>
            </w:r>
          </w:p>
          <w:p w14:paraId="0C70637C">
            <w:pPr>
              <w:spacing w:before="33" w:line="276" w:lineRule="auto"/>
              <w:ind w:left="64" w:right="51"/>
              <w:rPr>
                <w:rFonts w:eastAsia="Times New Roman"/>
                <w:sz w:val="18"/>
                <w:szCs w:val="18"/>
                <w:lang w:eastAsia="en-US"/>
              </w:rPr>
            </w:pP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1"/>
                <w:sz w:val="18"/>
                <w:szCs w:val="18"/>
              </w:rPr>
              <w:t>b</w:t>
            </w:r>
            <w:r>
              <w:rPr>
                <w:rFonts w:eastAsia="Times New Roman"/>
                <w:spacing w:val="1"/>
                <w:sz w:val="18"/>
                <w:szCs w:val="18"/>
              </w:rPr>
              <w:t>u</w:t>
            </w:r>
            <w:r>
              <w:rPr>
                <w:rFonts w:eastAsia="Times New Roman"/>
                <w:sz w:val="18"/>
                <w:szCs w:val="18"/>
              </w:rPr>
              <w:t>tt</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vMerge w:val="restart"/>
            <w:tcBorders>
              <w:top w:val="single" w:color="000000" w:sz="4" w:space="0"/>
              <w:left w:val="single" w:color="000000" w:sz="6" w:space="0"/>
              <w:bottom w:val="single" w:color="000000" w:sz="6" w:space="0"/>
              <w:right w:val="single" w:color="000000" w:sz="6" w:space="0"/>
            </w:tcBorders>
          </w:tcPr>
          <w:p w14:paraId="09977453">
            <w:pPr>
              <w:spacing w:before="23" w:line="276" w:lineRule="auto"/>
              <w:ind w:left="64" w:right="171"/>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st ste</w:t>
            </w:r>
            <w:r>
              <w:rPr>
                <w:rFonts w:eastAsia="Times New Roman"/>
                <w:spacing w:val="-1"/>
                <w:sz w:val="18"/>
                <w:szCs w:val="18"/>
              </w:rPr>
              <w:t>e</w:t>
            </w:r>
            <w:r>
              <w:rPr>
                <w:rFonts w:eastAsia="Times New Roman"/>
                <w:sz w:val="18"/>
                <w:szCs w:val="18"/>
              </w:rPr>
              <w:t xml:space="preserve">l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vMerge w:val="restart"/>
            <w:tcBorders>
              <w:top w:val="single" w:color="000000" w:sz="4" w:space="0"/>
              <w:left w:val="single" w:color="000000" w:sz="6" w:space="0"/>
              <w:bottom w:val="single" w:color="000000" w:sz="6" w:space="0"/>
              <w:right w:val="single" w:color="000000" w:sz="6" w:space="0"/>
            </w:tcBorders>
          </w:tcPr>
          <w:p w14:paraId="7D53E1DA">
            <w:pPr>
              <w:tabs>
                <w:tab w:val="left" w:pos="480"/>
                <w:tab w:val="left" w:pos="960"/>
              </w:tabs>
              <w:spacing w:before="23"/>
              <w:ind w:left="64" w:right="-20"/>
              <w:rPr>
                <w:rFonts w:eastAsia="Times New Roman"/>
                <w:sz w:val="18"/>
                <w:szCs w:val="18"/>
              </w:rPr>
            </w:pPr>
            <w:r>
              <w:rPr>
                <w:rFonts w:eastAsia="Times New Roman"/>
                <w:spacing w:val="-3"/>
                <w:sz w:val="18"/>
                <w:szCs w:val="18"/>
              </w:rPr>
              <w:t>A</w:t>
            </w:r>
            <w:r>
              <w:rPr>
                <w:rFonts w:eastAsia="Times New Roman"/>
                <w:sz w:val="18"/>
                <w:szCs w:val="18"/>
              </w:rPr>
              <w:t>s</w:t>
            </w:r>
            <w:r>
              <w:rPr>
                <w:rFonts w:eastAsia="Times New Roman"/>
                <w:sz w:val="18"/>
                <w:szCs w:val="18"/>
              </w:rPr>
              <w:tab/>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z w:val="18"/>
                <w:szCs w:val="18"/>
              </w:rPr>
              <w:tab/>
            </w:r>
            <w:r>
              <w:rPr>
                <w:rFonts w:eastAsia="Times New Roman"/>
                <w:spacing w:val="-3"/>
                <w:sz w:val="18"/>
                <w:szCs w:val="18"/>
              </w:rPr>
              <w:t>G</w:t>
            </w:r>
            <w:r>
              <w:rPr>
                <w:rFonts w:eastAsia="Times New Roman"/>
                <w:sz w:val="18"/>
                <w:szCs w:val="18"/>
              </w:rPr>
              <w:t>B/CB</w:t>
            </w:r>
          </w:p>
          <w:p w14:paraId="7ED55637">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60" w:type="dxa"/>
            <w:vMerge w:val="restart"/>
            <w:tcBorders>
              <w:top w:val="single" w:color="000000" w:sz="4" w:space="0"/>
              <w:left w:val="single" w:color="000000" w:sz="6" w:space="0"/>
              <w:bottom w:val="single" w:color="000000" w:sz="6" w:space="0"/>
              <w:right w:val="single" w:color="000000" w:sz="6" w:space="0"/>
            </w:tcBorders>
          </w:tcPr>
          <w:p w14:paraId="547D3139">
            <w:pPr>
              <w:spacing w:before="23"/>
              <w:ind w:left="66" w:right="12"/>
              <w:rPr>
                <w:rFonts w:eastAsia="Times New Roman"/>
                <w:sz w:val="18"/>
                <w:szCs w:val="18"/>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 st</w:t>
            </w:r>
            <w:r>
              <w:rPr>
                <w:rFonts w:eastAsia="Times New Roman"/>
                <w:spacing w:val="-1"/>
                <w:sz w:val="18"/>
                <w:szCs w:val="18"/>
              </w:rPr>
              <w:t>ee</w:t>
            </w:r>
            <w:r>
              <w:rPr>
                <w:rFonts w:eastAsia="Times New Roman"/>
                <w:sz w:val="18"/>
                <w:szCs w:val="18"/>
              </w:rPr>
              <w:t>l</w:t>
            </w:r>
            <w:r>
              <w:rPr>
                <w:rFonts w:eastAsia="Times New Roman"/>
                <w:spacing w:val="1"/>
                <w:sz w:val="18"/>
                <w:szCs w:val="18"/>
              </w:rPr>
              <w:t xml:space="preserve"> </w:t>
            </w:r>
            <w:r>
              <w:rPr>
                <w:rFonts w:eastAsia="Times New Roman"/>
                <w:spacing w:val="-2"/>
                <w:sz w:val="18"/>
                <w:szCs w:val="18"/>
              </w:rPr>
              <w:t>f</w:t>
            </w:r>
            <w:r>
              <w:rPr>
                <w:rFonts w:eastAsia="Times New Roman"/>
                <w:spacing w:val="3"/>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r>
              <w:rPr>
                <w:rFonts w:eastAsia="Times New Roman"/>
                <w:spacing w:val="1"/>
                <w:sz w:val="18"/>
                <w:szCs w:val="18"/>
              </w:rPr>
              <w:t xml:space="preserve"> o</w:t>
            </w:r>
            <w:r>
              <w:rPr>
                <w:rFonts w:eastAsia="Times New Roman"/>
                <w:sz w:val="18"/>
                <w:szCs w:val="18"/>
              </w:rPr>
              <w:t>r</w:t>
            </w:r>
          </w:p>
          <w:p w14:paraId="37AA3BF7">
            <w:pPr>
              <w:spacing w:before="1"/>
              <w:ind w:left="66" w:right="-20"/>
              <w:rPr>
                <w:rFonts w:eastAsia="Times New Roman"/>
                <w:sz w:val="18"/>
                <w:szCs w:val="18"/>
                <w:lang w:eastAsia="en-US"/>
              </w:rPr>
            </w:pP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z w:val="18"/>
                <w:szCs w:val="18"/>
              </w:rPr>
              <w:t>h</w:t>
            </w:r>
          </w:p>
        </w:tc>
        <w:tc>
          <w:tcPr>
            <w:tcW w:w="684" w:type="dxa"/>
            <w:vMerge w:val="restart"/>
            <w:tcBorders>
              <w:top w:val="single" w:color="000000" w:sz="4" w:space="0"/>
              <w:left w:val="single" w:color="000000" w:sz="6" w:space="0"/>
              <w:bottom w:val="single" w:color="000000" w:sz="6" w:space="0"/>
              <w:right w:val="single" w:color="000000" w:sz="6" w:space="0"/>
            </w:tcBorders>
          </w:tcPr>
          <w:p w14:paraId="2DF43B86">
            <w:pPr>
              <w:spacing w:after="200" w:line="276" w:lineRule="auto"/>
              <w:rPr>
                <w:sz w:val="22"/>
                <w:lang w:eastAsia="en-US"/>
              </w:rPr>
            </w:pPr>
          </w:p>
        </w:tc>
      </w:tr>
      <w:tr w14:paraId="54ABC1A8">
        <w:tblPrEx>
          <w:tblCellMar>
            <w:top w:w="0" w:type="dxa"/>
            <w:left w:w="0" w:type="dxa"/>
            <w:bottom w:w="0" w:type="dxa"/>
            <w:right w:w="0" w:type="dxa"/>
          </w:tblCellMar>
        </w:tblPrEx>
        <w:trPr>
          <w:trHeight w:val="225" w:hRule="atLeast"/>
        </w:trPr>
        <w:tc>
          <w:tcPr>
            <w:tcW w:w="1015" w:type="dxa"/>
            <w:vMerge w:val="continue"/>
            <w:tcBorders>
              <w:top w:val="single" w:color="000000" w:sz="4" w:space="0"/>
              <w:left w:val="single" w:color="000000" w:sz="6" w:space="0"/>
              <w:bottom w:val="single" w:color="000000" w:sz="6" w:space="0"/>
              <w:right w:val="single" w:color="000000" w:sz="6" w:space="0"/>
            </w:tcBorders>
            <w:vAlign w:val="center"/>
          </w:tcPr>
          <w:p w14:paraId="0445BE20">
            <w:pPr>
              <w:widowControl/>
              <w:rPr>
                <w:rFonts w:eastAsia="Times New Roman"/>
                <w:sz w:val="18"/>
                <w:szCs w:val="18"/>
                <w:lang w:eastAsia="en-US"/>
              </w:rPr>
            </w:pPr>
          </w:p>
        </w:tc>
        <w:tc>
          <w:tcPr>
            <w:tcW w:w="990" w:type="dxa"/>
            <w:vMerge w:val="restart"/>
            <w:tcBorders>
              <w:top w:val="single" w:color="000000" w:sz="6" w:space="0"/>
              <w:left w:val="single" w:color="000000" w:sz="6" w:space="0"/>
              <w:bottom w:val="single" w:color="000000" w:sz="6" w:space="0"/>
              <w:right w:val="single" w:color="000000" w:sz="8" w:space="0"/>
            </w:tcBorders>
          </w:tcPr>
          <w:p w14:paraId="6F05271C">
            <w:pPr>
              <w:spacing w:before="23"/>
              <w:ind w:left="64" w:right="-20"/>
              <w:rPr>
                <w:rFonts w:eastAsia="Times New Roman"/>
                <w:sz w:val="18"/>
                <w:szCs w:val="18"/>
                <w:lang w:eastAsia="en-US"/>
              </w:rPr>
            </w:pPr>
            <w:r>
              <w:rPr>
                <w:rFonts w:eastAsia="Times New Roman"/>
                <w:spacing w:val="1"/>
                <w:sz w:val="18"/>
                <w:szCs w:val="18"/>
              </w:rPr>
              <w:t>15</w:t>
            </w:r>
          </w:p>
        </w:tc>
        <w:tc>
          <w:tcPr>
            <w:tcW w:w="851" w:type="dxa"/>
            <w:vMerge w:val="continue"/>
            <w:tcBorders>
              <w:top w:val="single" w:color="000000" w:sz="4" w:space="0"/>
              <w:left w:val="single" w:color="000000" w:sz="8" w:space="0"/>
              <w:bottom w:val="single" w:color="000000" w:sz="6" w:space="0"/>
              <w:right w:val="single" w:color="000000" w:sz="6" w:space="0"/>
            </w:tcBorders>
            <w:vAlign w:val="center"/>
          </w:tcPr>
          <w:p w14:paraId="0987BC01">
            <w:pPr>
              <w:widowControl/>
              <w:rPr>
                <w:rFonts w:eastAsia="Times New Roman"/>
                <w:sz w:val="18"/>
                <w:szCs w:val="18"/>
                <w:lang w:eastAsia="en-US"/>
              </w:rPr>
            </w:pPr>
          </w:p>
        </w:tc>
        <w:tc>
          <w:tcPr>
            <w:tcW w:w="682" w:type="dxa"/>
            <w:vMerge w:val="continue"/>
            <w:tcBorders>
              <w:top w:val="single" w:color="000000" w:sz="4" w:space="0"/>
              <w:left w:val="single" w:color="000000" w:sz="6" w:space="0"/>
              <w:bottom w:val="single" w:color="000000" w:sz="6" w:space="0"/>
              <w:right w:val="single" w:color="000000" w:sz="6" w:space="0"/>
            </w:tcBorders>
            <w:vAlign w:val="center"/>
          </w:tcPr>
          <w:p w14:paraId="546268EE">
            <w:pPr>
              <w:widowControl/>
              <w:rPr>
                <w:rFonts w:eastAsia="Times New Roman"/>
                <w:sz w:val="18"/>
                <w:szCs w:val="18"/>
                <w:lang w:eastAsia="en-US"/>
              </w:rPr>
            </w:pPr>
          </w:p>
        </w:tc>
        <w:tc>
          <w:tcPr>
            <w:tcW w:w="1416" w:type="dxa"/>
            <w:vMerge w:val="continue"/>
            <w:tcBorders>
              <w:top w:val="single" w:color="000000" w:sz="4" w:space="0"/>
              <w:left w:val="single" w:color="000000" w:sz="6" w:space="0"/>
              <w:bottom w:val="single" w:color="000000" w:sz="6" w:space="0"/>
              <w:right w:val="single" w:color="000000" w:sz="6" w:space="0"/>
            </w:tcBorders>
            <w:vAlign w:val="center"/>
          </w:tcPr>
          <w:p w14:paraId="1E256426">
            <w:pPr>
              <w:widowControl/>
              <w:rPr>
                <w:rFonts w:eastAsia="Times New Roman"/>
                <w:sz w:val="18"/>
                <w:szCs w:val="18"/>
                <w:lang w:eastAsia="en-US"/>
              </w:rPr>
            </w:pPr>
          </w:p>
        </w:tc>
        <w:tc>
          <w:tcPr>
            <w:tcW w:w="996" w:type="dxa"/>
            <w:vMerge w:val="continue"/>
            <w:tcBorders>
              <w:top w:val="single" w:color="000000" w:sz="4" w:space="0"/>
              <w:left w:val="single" w:color="000000" w:sz="6" w:space="0"/>
              <w:bottom w:val="single" w:color="000000" w:sz="6" w:space="0"/>
              <w:right w:val="single" w:color="000000" w:sz="6" w:space="0"/>
            </w:tcBorders>
            <w:vAlign w:val="center"/>
          </w:tcPr>
          <w:p w14:paraId="537E3698">
            <w:pPr>
              <w:widowControl/>
              <w:rPr>
                <w:rFonts w:eastAsia="Times New Roman"/>
                <w:sz w:val="18"/>
                <w:szCs w:val="18"/>
                <w:lang w:eastAsia="en-US"/>
              </w:rPr>
            </w:pPr>
          </w:p>
        </w:tc>
        <w:tc>
          <w:tcPr>
            <w:tcW w:w="1585" w:type="dxa"/>
            <w:vMerge w:val="continue"/>
            <w:tcBorders>
              <w:top w:val="single" w:color="000000" w:sz="4" w:space="0"/>
              <w:left w:val="single" w:color="000000" w:sz="6" w:space="0"/>
              <w:bottom w:val="single" w:color="000000" w:sz="6" w:space="0"/>
              <w:right w:val="single" w:color="000000" w:sz="6" w:space="0"/>
            </w:tcBorders>
            <w:vAlign w:val="center"/>
          </w:tcPr>
          <w:p w14:paraId="1627C350">
            <w:pPr>
              <w:widowControl/>
              <w:rPr>
                <w:rFonts w:eastAsia="Times New Roman"/>
                <w:sz w:val="18"/>
                <w:szCs w:val="18"/>
                <w:lang w:eastAsia="en-US"/>
              </w:rPr>
            </w:pPr>
          </w:p>
        </w:tc>
        <w:tc>
          <w:tcPr>
            <w:tcW w:w="1560" w:type="dxa"/>
            <w:vMerge w:val="continue"/>
            <w:tcBorders>
              <w:top w:val="single" w:color="000000" w:sz="4" w:space="0"/>
              <w:left w:val="single" w:color="000000" w:sz="6" w:space="0"/>
              <w:bottom w:val="single" w:color="000000" w:sz="6" w:space="0"/>
              <w:right w:val="single" w:color="000000" w:sz="6" w:space="0"/>
            </w:tcBorders>
            <w:vAlign w:val="center"/>
          </w:tcPr>
          <w:p w14:paraId="03F7B010">
            <w:pPr>
              <w:widowControl/>
              <w:rPr>
                <w:rFonts w:eastAsia="Times New Roman"/>
                <w:sz w:val="18"/>
                <w:szCs w:val="18"/>
                <w:lang w:eastAsia="en-US"/>
              </w:rPr>
            </w:pPr>
          </w:p>
        </w:tc>
        <w:tc>
          <w:tcPr>
            <w:tcW w:w="684" w:type="dxa"/>
            <w:vMerge w:val="continue"/>
            <w:tcBorders>
              <w:top w:val="single" w:color="000000" w:sz="4" w:space="0"/>
              <w:left w:val="single" w:color="000000" w:sz="6" w:space="0"/>
              <w:bottom w:val="single" w:color="000000" w:sz="6" w:space="0"/>
              <w:right w:val="single" w:color="000000" w:sz="6" w:space="0"/>
            </w:tcBorders>
            <w:vAlign w:val="center"/>
          </w:tcPr>
          <w:p w14:paraId="03820B71">
            <w:pPr>
              <w:widowControl/>
              <w:rPr>
                <w:sz w:val="22"/>
                <w:lang w:eastAsia="en-US"/>
              </w:rPr>
            </w:pPr>
          </w:p>
        </w:tc>
      </w:tr>
      <w:tr w14:paraId="348A2FB0">
        <w:tblPrEx>
          <w:tblCellMar>
            <w:top w:w="0" w:type="dxa"/>
            <w:left w:w="0" w:type="dxa"/>
            <w:bottom w:w="0" w:type="dxa"/>
            <w:right w:w="0" w:type="dxa"/>
          </w:tblCellMar>
        </w:tblPrEx>
        <w:trPr>
          <w:trHeight w:val="495" w:hRule="atLeast"/>
        </w:trPr>
        <w:tc>
          <w:tcPr>
            <w:tcW w:w="1015" w:type="dxa"/>
            <w:vMerge w:val="continue"/>
            <w:tcBorders>
              <w:top w:val="single" w:color="000000" w:sz="4" w:space="0"/>
              <w:left w:val="single" w:color="000000" w:sz="6" w:space="0"/>
              <w:bottom w:val="single" w:color="000000" w:sz="6" w:space="0"/>
              <w:right w:val="single" w:color="000000" w:sz="6" w:space="0"/>
            </w:tcBorders>
            <w:vAlign w:val="center"/>
          </w:tcPr>
          <w:p w14:paraId="0791E79C">
            <w:pPr>
              <w:widowControl/>
              <w:rPr>
                <w:rFonts w:eastAsia="Times New Roman"/>
                <w:sz w:val="18"/>
                <w:szCs w:val="18"/>
                <w:lang w:eastAsia="en-US"/>
              </w:rPr>
            </w:pPr>
          </w:p>
        </w:tc>
        <w:tc>
          <w:tcPr>
            <w:tcW w:w="990" w:type="dxa"/>
            <w:vMerge w:val="continue"/>
            <w:tcBorders>
              <w:top w:val="single" w:color="000000" w:sz="6" w:space="0"/>
              <w:left w:val="single" w:color="000000" w:sz="6" w:space="0"/>
              <w:bottom w:val="single" w:color="000000" w:sz="6" w:space="0"/>
              <w:right w:val="single" w:color="000000" w:sz="8" w:space="0"/>
            </w:tcBorders>
            <w:vAlign w:val="center"/>
          </w:tcPr>
          <w:p w14:paraId="69875FC4">
            <w:pPr>
              <w:widowControl/>
              <w:rPr>
                <w:rFonts w:eastAsia="Times New Roman"/>
                <w:sz w:val="18"/>
                <w:szCs w:val="18"/>
                <w:lang w:eastAsia="en-US"/>
              </w:rPr>
            </w:pPr>
          </w:p>
        </w:tc>
        <w:tc>
          <w:tcPr>
            <w:tcW w:w="851" w:type="dxa"/>
            <w:vMerge w:val="continue"/>
            <w:tcBorders>
              <w:top w:val="single" w:color="000000" w:sz="4" w:space="0"/>
              <w:left w:val="single" w:color="000000" w:sz="8" w:space="0"/>
              <w:bottom w:val="single" w:color="000000" w:sz="6" w:space="0"/>
              <w:right w:val="single" w:color="000000" w:sz="6" w:space="0"/>
            </w:tcBorders>
            <w:vAlign w:val="center"/>
          </w:tcPr>
          <w:p w14:paraId="5BA9C45E">
            <w:pPr>
              <w:widowControl/>
              <w:rPr>
                <w:rFonts w:eastAsia="Times New Roman"/>
                <w:sz w:val="18"/>
                <w:szCs w:val="18"/>
                <w:lang w:eastAsia="en-US"/>
              </w:rPr>
            </w:pPr>
          </w:p>
        </w:tc>
        <w:tc>
          <w:tcPr>
            <w:tcW w:w="682" w:type="dxa"/>
            <w:vMerge w:val="continue"/>
            <w:tcBorders>
              <w:top w:val="single" w:color="000000" w:sz="4" w:space="0"/>
              <w:left w:val="single" w:color="000000" w:sz="6" w:space="0"/>
              <w:bottom w:val="single" w:color="000000" w:sz="6" w:space="0"/>
              <w:right w:val="single" w:color="000000" w:sz="6" w:space="0"/>
            </w:tcBorders>
            <w:vAlign w:val="center"/>
          </w:tcPr>
          <w:p w14:paraId="7970CED7">
            <w:pPr>
              <w:widowControl/>
              <w:rPr>
                <w:rFonts w:eastAsia="Times New Roman"/>
                <w:sz w:val="18"/>
                <w:szCs w:val="18"/>
                <w:lang w:eastAsia="en-US"/>
              </w:rPr>
            </w:pPr>
          </w:p>
        </w:tc>
        <w:tc>
          <w:tcPr>
            <w:tcW w:w="1416" w:type="dxa"/>
            <w:vMerge w:val="continue"/>
            <w:tcBorders>
              <w:top w:val="single" w:color="000000" w:sz="4" w:space="0"/>
              <w:left w:val="single" w:color="000000" w:sz="6" w:space="0"/>
              <w:bottom w:val="single" w:color="000000" w:sz="6" w:space="0"/>
              <w:right w:val="single" w:color="000000" w:sz="6" w:space="0"/>
            </w:tcBorders>
            <w:vAlign w:val="center"/>
          </w:tcPr>
          <w:p w14:paraId="47651BCD">
            <w:pPr>
              <w:widowControl/>
              <w:rPr>
                <w:rFonts w:eastAsia="Times New Roman"/>
                <w:sz w:val="18"/>
                <w:szCs w:val="18"/>
                <w:lang w:eastAsia="en-US"/>
              </w:rPr>
            </w:pPr>
          </w:p>
        </w:tc>
        <w:tc>
          <w:tcPr>
            <w:tcW w:w="996" w:type="dxa"/>
            <w:tcBorders>
              <w:top w:val="single" w:color="000000" w:sz="6" w:space="0"/>
              <w:left w:val="single" w:color="000000" w:sz="6" w:space="0"/>
              <w:bottom w:val="single" w:color="000000" w:sz="6" w:space="0"/>
              <w:right w:val="single" w:color="000000" w:sz="6" w:space="0"/>
            </w:tcBorders>
          </w:tcPr>
          <w:p w14:paraId="00E0AEF2">
            <w:pPr>
              <w:spacing w:before="23" w:line="276" w:lineRule="auto"/>
              <w:ind w:left="64" w:right="117"/>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vMerge w:val="continue"/>
            <w:tcBorders>
              <w:top w:val="single" w:color="000000" w:sz="4" w:space="0"/>
              <w:left w:val="single" w:color="000000" w:sz="6" w:space="0"/>
              <w:bottom w:val="single" w:color="000000" w:sz="6" w:space="0"/>
              <w:right w:val="single" w:color="000000" w:sz="6" w:space="0"/>
            </w:tcBorders>
            <w:vAlign w:val="center"/>
          </w:tcPr>
          <w:p w14:paraId="29340C1C">
            <w:pPr>
              <w:widowControl/>
              <w:rPr>
                <w:rFonts w:eastAsia="Times New Roman"/>
                <w:sz w:val="18"/>
                <w:szCs w:val="18"/>
                <w:lang w:eastAsia="en-US"/>
              </w:rPr>
            </w:pPr>
          </w:p>
        </w:tc>
        <w:tc>
          <w:tcPr>
            <w:tcW w:w="1560" w:type="dxa"/>
            <w:vMerge w:val="continue"/>
            <w:tcBorders>
              <w:top w:val="single" w:color="000000" w:sz="4" w:space="0"/>
              <w:left w:val="single" w:color="000000" w:sz="6" w:space="0"/>
              <w:bottom w:val="single" w:color="000000" w:sz="6" w:space="0"/>
              <w:right w:val="single" w:color="000000" w:sz="6" w:space="0"/>
            </w:tcBorders>
            <w:vAlign w:val="center"/>
          </w:tcPr>
          <w:p w14:paraId="0AE4548B">
            <w:pPr>
              <w:widowControl/>
              <w:rPr>
                <w:rFonts w:eastAsia="Times New Roman"/>
                <w:sz w:val="18"/>
                <w:szCs w:val="18"/>
                <w:lang w:eastAsia="en-US"/>
              </w:rPr>
            </w:pPr>
          </w:p>
        </w:tc>
        <w:tc>
          <w:tcPr>
            <w:tcW w:w="684" w:type="dxa"/>
            <w:vMerge w:val="continue"/>
            <w:tcBorders>
              <w:top w:val="single" w:color="000000" w:sz="4" w:space="0"/>
              <w:left w:val="single" w:color="000000" w:sz="6" w:space="0"/>
              <w:bottom w:val="single" w:color="000000" w:sz="6" w:space="0"/>
              <w:right w:val="single" w:color="000000" w:sz="6" w:space="0"/>
            </w:tcBorders>
            <w:vAlign w:val="center"/>
          </w:tcPr>
          <w:p w14:paraId="19D47BB4">
            <w:pPr>
              <w:widowControl/>
              <w:rPr>
                <w:sz w:val="22"/>
                <w:lang w:eastAsia="en-US"/>
              </w:rPr>
            </w:pPr>
          </w:p>
        </w:tc>
      </w:tr>
      <w:tr w14:paraId="586622C1">
        <w:tblPrEx>
          <w:tblCellMar>
            <w:top w:w="0" w:type="dxa"/>
            <w:left w:w="0" w:type="dxa"/>
            <w:bottom w:w="0" w:type="dxa"/>
            <w:right w:w="0" w:type="dxa"/>
          </w:tblCellMar>
        </w:tblPrEx>
        <w:trPr>
          <w:trHeight w:val="974" w:hRule="exact"/>
        </w:trPr>
        <w:tc>
          <w:tcPr>
            <w:tcW w:w="1015" w:type="dxa"/>
            <w:vMerge w:val="continue"/>
            <w:tcBorders>
              <w:top w:val="single" w:color="000000" w:sz="4" w:space="0"/>
              <w:left w:val="single" w:color="000000" w:sz="6" w:space="0"/>
              <w:bottom w:val="single" w:color="000000" w:sz="6" w:space="0"/>
              <w:right w:val="single" w:color="000000" w:sz="6" w:space="0"/>
            </w:tcBorders>
            <w:vAlign w:val="center"/>
          </w:tcPr>
          <w:p w14:paraId="520796A3">
            <w:pPr>
              <w:widowControl/>
              <w:rPr>
                <w:rFonts w:eastAsia="Times New Roman"/>
                <w:sz w:val="18"/>
                <w:szCs w:val="18"/>
                <w:lang w:eastAsia="en-US"/>
              </w:rPr>
            </w:pPr>
          </w:p>
        </w:tc>
        <w:tc>
          <w:tcPr>
            <w:tcW w:w="990" w:type="dxa"/>
            <w:tcBorders>
              <w:top w:val="single" w:color="000000" w:sz="6" w:space="0"/>
              <w:left w:val="single" w:color="000000" w:sz="6" w:space="0"/>
              <w:bottom w:val="single" w:color="000000" w:sz="6" w:space="0"/>
              <w:right w:val="single" w:color="000000" w:sz="8" w:space="0"/>
            </w:tcBorders>
          </w:tcPr>
          <w:p w14:paraId="3117F018">
            <w:pPr>
              <w:spacing w:before="23"/>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157C2C6E">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1" w:type="dxa"/>
            <w:tcBorders>
              <w:top w:val="single" w:color="000000" w:sz="6" w:space="0"/>
              <w:left w:val="single" w:color="000000" w:sz="8" w:space="0"/>
              <w:bottom w:val="single" w:color="000000" w:sz="6" w:space="0"/>
              <w:right w:val="single" w:color="000000" w:sz="6" w:space="0"/>
            </w:tcBorders>
          </w:tcPr>
          <w:p w14:paraId="740E54AB">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6" w:space="0"/>
              <w:left w:val="single" w:color="000000" w:sz="6" w:space="0"/>
              <w:bottom w:val="single" w:color="000000" w:sz="6" w:space="0"/>
              <w:right w:val="single" w:color="000000" w:sz="6" w:space="0"/>
            </w:tcBorders>
          </w:tcPr>
          <w:p w14:paraId="051CCCE7">
            <w:pPr>
              <w:spacing w:after="200" w:line="276" w:lineRule="auto"/>
              <w:rPr>
                <w:sz w:val="22"/>
                <w:lang w:eastAsia="en-US"/>
              </w:rPr>
            </w:pPr>
          </w:p>
        </w:tc>
        <w:tc>
          <w:tcPr>
            <w:tcW w:w="1416" w:type="dxa"/>
            <w:tcBorders>
              <w:top w:val="single" w:color="000000" w:sz="6" w:space="0"/>
              <w:left w:val="single" w:color="000000" w:sz="6" w:space="0"/>
              <w:bottom w:val="single" w:color="000000" w:sz="6" w:space="0"/>
              <w:right w:val="single" w:color="000000" w:sz="6" w:space="0"/>
            </w:tcBorders>
          </w:tcPr>
          <w:p w14:paraId="033289D5">
            <w:pPr>
              <w:spacing w:before="23" w:line="276" w:lineRule="auto"/>
              <w:ind w:left="64" w:right="233"/>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e 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525D3823">
            <w:pPr>
              <w:spacing w:before="23" w:line="276" w:lineRule="auto"/>
              <w:ind w:left="64" w:right="148"/>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4" w:space="0"/>
              <w:left w:val="single" w:color="000000" w:sz="6" w:space="0"/>
              <w:bottom w:val="single" w:color="000000" w:sz="6" w:space="0"/>
              <w:right w:val="single" w:color="000000" w:sz="6" w:space="0"/>
            </w:tcBorders>
            <w:vAlign w:val="center"/>
          </w:tcPr>
          <w:p w14:paraId="6741D5BA">
            <w:pPr>
              <w:widowControl/>
              <w:rPr>
                <w:rFonts w:eastAsia="Times New Roman"/>
                <w:sz w:val="18"/>
                <w:szCs w:val="18"/>
                <w:lang w:eastAsia="en-US"/>
              </w:rPr>
            </w:pPr>
          </w:p>
        </w:tc>
        <w:tc>
          <w:tcPr>
            <w:tcW w:w="1560" w:type="dxa"/>
            <w:tcBorders>
              <w:top w:val="single" w:color="000000" w:sz="6" w:space="0"/>
              <w:left w:val="single" w:color="000000" w:sz="6" w:space="0"/>
              <w:bottom w:val="single" w:color="000000" w:sz="6" w:space="0"/>
              <w:right w:val="single" w:color="000000" w:sz="6" w:space="0"/>
            </w:tcBorders>
          </w:tcPr>
          <w:p w14:paraId="70891B26">
            <w:pPr>
              <w:spacing w:before="3" w:line="260" w:lineRule="exact"/>
              <w:rPr>
                <w:sz w:val="26"/>
                <w:szCs w:val="26"/>
              </w:rPr>
            </w:pPr>
          </w:p>
          <w:p w14:paraId="405EA2B8">
            <w:pPr>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84" w:type="dxa"/>
            <w:vMerge w:val="continue"/>
            <w:tcBorders>
              <w:top w:val="single" w:color="000000" w:sz="4" w:space="0"/>
              <w:left w:val="single" w:color="000000" w:sz="6" w:space="0"/>
              <w:bottom w:val="single" w:color="000000" w:sz="6" w:space="0"/>
              <w:right w:val="single" w:color="000000" w:sz="6" w:space="0"/>
            </w:tcBorders>
            <w:vAlign w:val="center"/>
          </w:tcPr>
          <w:p w14:paraId="6E6F2994">
            <w:pPr>
              <w:widowControl/>
              <w:rPr>
                <w:sz w:val="22"/>
                <w:lang w:eastAsia="en-US"/>
              </w:rPr>
            </w:pPr>
          </w:p>
        </w:tc>
      </w:tr>
      <w:tr w14:paraId="234A3E0E">
        <w:tblPrEx>
          <w:tblCellMar>
            <w:top w:w="0" w:type="dxa"/>
            <w:left w:w="0" w:type="dxa"/>
            <w:bottom w:w="0" w:type="dxa"/>
            <w:right w:w="0" w:type="dxa"/>
          </w:tblCellMar>
        </w:tblPrEx>
        <w:trPr>
          <w:trHeight w:val="737" w:hRule="atLeast"/>
        </w:trPr>
        <w:tc>
          <w:tcPr>
            <w:tcW w:w="1015" w:type="dxa"/>
            <w:vMerge w:val="restart"/>
            <w:tcBorders>
              <w:top w:val="single" w:color="000000" w:sz="6" w:space="0"/>
              <w:left w:val="single" w:color="000000" w:sz="6" w:space="0"/>
              <w:bottom w:val="single" w:color="000000" w:sz="6" w:space="0"/>
              <w:right w:val="single" w:color="000000" w:sz="6" w:space="0"/>
            </w:tcBorders>
          </w:tcPr>
          <w:p w14:paraId="5652155F">
            <w:pPr>
              <w:spacing w:before="25" w:line="276" w:lineRule="auto"/>
              <w:ind w:left="64" w:right="337"/>
              <w:rPr>
                <w:rFonts w:eastAsia="Times New Roman"/>
                <w:sz w:val="18"/>
                <w:szCs w:val="18"/>
                <w:lang w:eastAsia="en-US"/>
              </w:rPr>
            </w:pPr>
            <w:r>
              <w:rPr>
                <w:rFonts w:eastAsia="Times New Roman"/>
                <w:spacing w:val="-14"/>
                <w:sz w:val="18"/>
                <w:szCs w:val="18"/>
              </w:rPr>
              <w:t>F</w:t>
            </w:r>
            <w:r>
              <w:rPr>
                <w:rFonts w:eastAsia="Times New Roman"/>
                <w:sz w:val="18"/>
                <w:szCs w:val="18"/>
              </w:rPr>
              <w:t>.O. tra</w:t>
            </w:r>
            <w:r>
              <w:rPr>
                <w:rFonts w:eastAsia="Times New Roman"/>
                <w:spacing w:val="1"/>
                <w:sz w:val="18"/>
                <w:szCs w:val="18"/>
              </w:rPr>
              <w:t>n</w:t>
            </w:r>
            <w:r>
              <w:rPr>
                <w:rFonts w:eastAsia="Times New Roman"/>
                <w:sz w:val="18"/>
                <w:szCs w:val="18"/>
              </w:rPr>
              <w:t>s</w:t>
            </w:r>
            <w:r>
              <w:rPr>
                <w:rFonts w:eastAsia="Times New Roman"/>
                <w:spacing w:val="-3"/>
                <w:sz w:val="18"/>
                <w:szCs w:val="18"/>
              </w:rPr>
              <w:t>f</w:t>
            </w:r>
            <w:r>
              <w:rPr>
                <w:rFonts w:eastAsia="Times New Roman"/>
                <w:spacing w:val="-1"/>
                <w:sz w:val="18"/>
                <w:szCs w:val="18"/>
              </w:rPr>
              <w:t>e</w:t>
            </w:r>
            <w:r>
              <w:rPr>
                <w:rFonts w:eastAsia="Times New Roman"/>
                <w:sz w:val="18"/>
                <w:szCs w:val="18"/>
              </w:rPr>
              <w:t>r</w:t>
            </w:r>
          </w:p>
        </w:tc>
        <w:tc>
          <w:tcPr>
            <w:tcW w:w="990" w:type="dxa"/>
            <w:tcBorders>
              <w:top w:val="single" w:color="000000" w:sz="6" w:space="0"/>
              <w:left w:val="single" w:color="000000" w:sz="6" w:space="0"/>
              <w:bottom w:val="single" w:color="000000" w:sz="6" w:space="0"/>
              <w:right w:val="single" w:color="000000" w:sz="8" w:space="0"/>
            </w:tcBorders>
          </w:tcPr>
          <w:p w14:paraId="445CA3EB">
            <w:pPr>
              <w:spacing w:before="25"/>
              <w:ind w:left="64" w:right="-20"/>
              <w:rPr>
                <w:rFonts w:eastAsia="Times New Roman"/>
                <w:sz w:val="18"/>
                <w:szCs w:val="18"/>
                <w:lang w:eastAsia="en-US"/>
              </w:rPr>
            </w:pPr>
            <w:r>
              <w:rPr>
                <w:rFonts w:eastAsia="Times New Roman"/>
                <w:spacing w:val="1"/>
                <w:sz w:val="18"/>
                <w:szCs w:val="18"/>
              </w:rPr>
              <w:t>5</w:t>
            </w:r>
            <w:r>
              <w:rPr>
                <w:rFonts w:eastAsia="Times New Roman"/>
                <w:sz w:val="18"/>
                <w:szCs w:val="18"/>
              </w:rPr>
              <w:t>0</w:t>
            </w:r>
            <w:r>
              <w:rPr>
                <w:rFonts w:eastAsia="Times New Roman"/>
                <w:spacing w:val="1"/>
                <w:sz w:val="18"/>
                <w:szCs w:val="18"/>
              </w:rPr>
              <w:t xml:space="preserve"> </w:t>
            </w:r>
            <w:r>
              <w:rPr>
                <w:rFonts w:eastAsia="Times New Roman"/>
                <w:sz w:val="18"/>
                <w:szCs w:val="18"/>
              </w:rPr>
              <w:t>&amp;</w:t>
            </w:r>
            <w:r>
              <w:rPr>
                <w:rFonts w:eastAsia="Times New Roman"/>
                <w:spacing w:val="-1"/>
                <w:sz w:val="18"/>
                <w:szCs w:val="18"/>
              </w:rPr>
              <w:t xml:space="preserve"> 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851" w:type="dxa"/>
            <w:vMerge w:val="restart"/>
            <w:tcBorders>
              <w:top w:val="single" w:color="000000" w:sz="6" w:space="0"/>
              <w:left w:val="single" w:color="000000" w:sz="8" w:space="0"/>
              <w:bottom w:val="single" w:color="000000" w:sz="6" w:space="0"/>
              <w:right w:val="single" w:color="000000" w:sz="6" w:space="0"/>
            </w:tcBorders>
          </w:tcPr>
          <w:p w14:paraId="1237C91D">
            <w:pPr>
              <w:spacing w:before="25"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tc>
        <w:tc>
          <w:tcPr>
            <w:tcW w:w="682" w:type="dxa"/>
            <w:vMerge w:val="restart"/>
            <w:tcBorders>
              <w:top w:val="single" w:color="000000" w:sz="6" w:space="0"/>
              <w:left w:val="single" w:color="000000" w:sz="6" w:space="0"/>
              <w:bottom w:val="single" w:color="000000" w:sz="6" w:space="0"/>
              <w:right w:val="single" w:color="000000" w:sz="6" w:space="0"/>
            </w:tcBorders>
          </w:tcPr>
          <w:p w14:paraId="379D5754">
            <w:pPr>
              <w:spacing w:before="5" w:line="260" w:lineRule="exact"/>
              <w:rPr>
                <w:sz w:val="26"/>
                <w:szCs w:val="26"/>
              </w:rPr>
            </w:pPr>
          </w:p>
          <w:p w14:paraId="3DACBE9D">
            <w:pPr>
              <w:ind w:left="239" w:right="219"/>
              <w:jc w:val="center"/>
              <w:rPr>
                <w:sz w:val="18"/>
                <w:szCs w:val="18"/>
                <w:lang w:eastAsia="en-US"/>
              </w:rPr>
            </w:pPr>
            <w:r>
              <w:rPr>
                <w:rFonts w:hint="eastAsia"/>
                <w:sz w:val="18"/>
                <w:szCs w:val="18"/>
              </w:rPr>
              <w:t>A</w:t>
            </w:r>
          </w:p>
        </w:tc>
        <w:tc>
          <w:tcPr>
            <w:tcW w:w="1416" w:type="dxa"/>
            <w:vMerge w:val="restart"/>
            <w:tcBorders>
              <w:top w:val="single" w:color="000000" w:sz="6" w:space="0"/>
              <w:left w:val="single" w:color="000000" w:sz="6" w:space="0"/>
              <w:bottom w:val="single" w:color="000000" w:sz="6" w:space="0"/>
              <w:right w:val="single" w:color="000000" w:sz="6" w:space="0"/>
            </w:tcBorders>
          </w:tcPr>
          <w:p w14:paraId="7E6B340C">
            <w:pPr>
              <w:spacing w:before="25" w:line="276" w:lineRule="auto"/>
              <w:ind w:left="64" w:right="78"/>
              <w:rPr>
                <w:rFonts w:eastAsia="Times New Roman"/>
                <w:sz w:val="18"/>
                <w:szCs w:val="18"/>
                <w:lang w:eastAsia="en-US"/>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bu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3098CF8F">
            <w:pPr>
              <w:spacing w:before="25" w:line="276" w:lineRule="auto"/>
              <w:ind w:left="64" w:right="171"/>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st ste</w:t>
            </w:r>
            <w:r>
              <w:rPr>
                <w:rFonts w:eastAsia="Times New Roman"/>
                <w:spacing w:val="-1"/>
                <w:sz w:val="18"/>
                <w:szCs w:val="18"/>
              </w:rPr>
              <w:t>e</w:t>
            </w:r>
            <w:r>
              <w:rPr>
                <w:rFonts w:eastAsia="Times New Roman"/>
                <w:sz w:val="18"/>
                <w:szCs w:val="18"/>
              </w:rPr>
              <w:t xml:space="preserve">l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vMerge w:val="restart"/>
            <w:tcBorders>
              <w:top w:val="single" w:color="000000" w:sz="6" w:space="0"/>
              <w:left w:val="single" w:color="000000" w:sz="6" w:space="0"/>
              <w:bottom w:val="single" w:color="000000" w:sz="6" w:space="0"/>
              <w:right w:val="single" w:color="000000" w:sz="6" w:space="0"/>
            </w:tcBorders>
          </w:tcPr>
          <w:p w14:paraId="6A790CAC">
            <w:pPr>
              <w:tabs>
                <w:tab w:val="left" w:pos="480"/>
                <w:tab w:val="left" w:pos="960"/>
              </w:tabs>
              <w:spacing w:before="25"/>
              <w:ind w:left="64" w:right="-20"/>
              <w:rPr>
                <w:rFonts w:eastAsia="Times New Roman"/>
                <w:sz w:val="18"/>
                <w:szCs w:val="18"/>
              </w:rPr>
            </w:pPr>
            <w:r>
              <w:rPr>
                <w:rFonts w:eastAsia="Times New Roman"/>
                <w:spacing w:val="-3"/>
                <w:sz w:val="18"/>
                <w:szCs w:val="18"/>
              </w:rPr>
              <w:t>A</w:t>
            </w:r>
            <w:r>
              <w:rPr>
                <w:rFonts w:eastAsia="Times New Roman"/>
                <w:sz w:val="18"/>
                <w:szCs w:val="18"/>
              </w:rPr>
              <w:t>s</w:t>
            </w:r>
            <w:r>
              <w:rPr>
                <w:rFonts w:eastAsia="Times New Roman"/>
                <w:sz w:val="18"/>
                <w:szCs w:val="18"/>
              </w:rPr>
              <w:tab/>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z w:val="18"/>
                <w:szCs w:val="18"/>
              </w:rPr>
              <w:tab/>
            </w:r>
            <w:r>
              <w:rPr>
                <w:rFonts w:eastAsia="Times New Roman"/>
                <w:spacing w:val="-3"/>
                <w:sz w:val="18"/>
                <w:szCs w:val="18"/>
              </w:rPr>
              <w:t>G</w:t>
            </w:r>
            <w:r>
              <w:rPr>
                <w:rFonts w:eastAsia="Times New Roman"/>
                <w:sz w:val="18"/>
                <w:szCs w:val="18"/>
              </w:rPr>
              <w:t>B/CB</w:t>
            </w:r>
          </w:p>
          <w:p w14:paraId="63D84811">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60" w:type="dxa"/>
            <w:vMerge w:val="restart"/>
            <w:tcBorders>
              <w:top w:val="single" w:color="000000" w:sz="6" w:space="0"/>
              <w:left w:val="single" w:color="000000" w:sz="6" w:space="0"/>
              <w:bottom w:val="single" w:color="000000" w:sz="6" w:space="0"/>
              <w:right w:val="single" w:color="000000" w:sz="6" w:space="0"/>
            </w:tcBorders>
          </w:tcPr>
          <w:p w14:paraId="62D9E471">
            <w:pPr>
              <w:spacing w:before="25"/>
              <w:ind w:left="66" w:right="12"/>
              <w:rPr>
                <w:rFonts w:eastAsia="Times New Roman"/>
                <w:sz w:val="18"/>
                <w:szCs w:val="18"/>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8"/>
                <w:sz w:val="18"/>
                <w:szCs w:val="18"/>
              </w:rPr>
              <w:t xml:space="preserve"> </w:t>
            </w:r>
            <w:r>
              <w:rPr>
                <w:rFonts w:eastAsia="Times New Roman"/>
                <w:sz w:val="18"/>
                <w:szCs w:val="18"/>
              </w:rPr>
              <w:t>ir</w:t>
            </w:r>
            <w:r>
              <w:rPr>
                <w:rFonts w:eastAsia="Times New Roman"/>
                <w:spacing w:val="1"/>
                <w:sz w:val="18"/>
                <w:szCs w:val="18"/>
              </w:rPr>
              <w:t>o</w:t>
            </w:r>
            <w:r>
              <w:rPr>
                <w:rFonts w:eastAsia="Times New Roman"/>
                <w:sz w:val="18"/>
                <w:szCs w:val="18"/>
              </w:rPr>
              <w:t xml:space="preserve">n </w:t>
            </w:r>
            <w:r>
              <w:rPr>
                <w:rFonts w:eastAsia="Times New Roman"/>
                <w:spacing w:val="17"/>
                <w:sz w:val="18"/>
                <w:szCs w:val="18"/>
              </w:rPr>
              <w:t xml:space="preserve"> </w:t>
            </w:r>
            <w:r>
              <w:rPr>
                <w:rFonts w:eastAsia="Times New Roman"/>
                <w:spacing w:val="1"/>
                <w:sz w:val="18"/>
                <w:szCs w:val="18"/>
              </w:rPr>
              <w:t>o</w:t>
            </w:r>
            <w:r>
              <w:rPr>
                <w:rFonts w:eastAsia="Times New Roman"/>
                <w:sz w:val="18"/>
                <w:szCs w:val="18"/>
              </w:rPr>
              <w:t xml:space="preserve">r </w:t>
            </w:r>
            <w:r>
              <w:rPr>
                <w:rFonts w:eastAsia="Times New Roman"/>
                <w:spacing w:val="15"/>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p>
          <w:p w14:paraId="1CC82029">
            <w:pPr>
              <w:spacing w:before="1"/>
              <w:ind w:left="66" w:right="-20"/>
              <w:rPr>
                <w:rFonts w:eastAsia="Times New Roman"/>
                <w:sz w:val="18"/>
                <w:szCs w:val="18"/>
                <w:lang w:eastAsia="en-US"/>
              </w:rPr>
            </w:pP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z w:val="18"/>
                <w:szCs w:val="18"/>
              </w:rPr>
              <w:t>h</w:t>
            </w:r>
          </w:p>
        </w:tc>
        <w:tc>
          <w:tcPr>
            <w:tcW w:w="684" w:type="dxa"/>
            <w:vMerge w:val="restart"/>
            <w:tcBorders>
              <w:top w:val="single" w:color="000000" w:sz="6" w:space="0"/>
              <w:left w:val="single" w:color="000000" w:sz="6" w:space="0"/>
              <w:bottom w:val="single" w:color="000000" w:sz="6" w:space="0"/>
              <w:right w:val="single" w:color="000000" w:sz="6" w:space="0"/>
            </w:tcBorders>
          </w:tcPr>
          <w:p w14:paraId="586FF713">
            <w:pPr>
              <w:spacing w:after="200" w:line="276" w:lineRule="auto"/>
              <w:rPr>
                <w:sz w:val="22"/>
                <w:lang w:eastAsia="en-US"/>
              </w:rPr>
            </w:pPr>
          </w:p>
        </w:tc>
      </w:tr>
      <w:tr w14:paraId="3A2BFB4E">
        <w:tblPrEx>
          <w:tblCellMar>
            <w:top w:w="0" w:type="dxa"/>
            <w:left w:w="0" w:type="dxa"/>
            <w:bottom w:w="0" w:type="dxa"/>
            <w:right w:w="0" w:type="dxa"/>
          </w:tblCellMar>
        </w:tblPrEx>
        <w:trPr>
          <w:trHeight w:val="254"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32A17EB8">
            <w:pPr>
              <w:widowControl/>
              <w:rPr>
                <w:rFonts w:eastAsia="Times New Roman"/>
                <w:sz w:val="18"/>
                <w:szCs w:val="18"/>
                <w:lang w:eastAsia="en-US"/>
              </w:rPr>
            </w:pPr>
          </w:p>
        </w:tc>
        <w:tc>
          <w:tcPr>
            <w:tcW w:w="990" w:type="dxa"/>
            <w:tcBorders>
              <w:top w:val="single" w:color="000000" w:sz="6" w:space="0"/>
              <w:left w:val="single" w:color="000000" w:sz="6" w:space="0"/>
              <w:bottom w:val="single" w:color="000000" w:sz="6" w:space="0"/>
              <w:right w:val="single" w:color="000000" w:sz="8" w:space="0"/>
            </w:tcBorders>
          </w:tcPr>
          <w:p w14:paraId="42F7F3C2">
            <w:pPr>
              <w:spacing w:before="23"/>
              <w:ind w:left="64" w:right="-20"/>
              <w:rPr>
                <w:rFonts w:eastAsia="Times New Roman"/>
                <w:sz w:val="18"/>
                <w:szCs w:val="18"/>
                <w:lang w:eastAsia="en-US"/>
              </w:rPr>
            </w:pPr>
            <w:r>
              <w:rPr>
                <w:rFonts w:eastAsia="Times New Roman"/>
                <w:spacing w:val="1"/>
                <w:sz w:val="18"/>
                <w:szCs w:val="18"/>
              </w:rPr>
              <w:t>40</w:t>
            </w:r>
            <w:r>
              <w:rPr>
                <w:rFonts w:eastAsia="Times New Roman"/>
                <w:spacing w:val="-2"/>
                <w:sz w:val="18"/>
                <w:szCs w:val="18"/>
              </w:rPr>
              <w:t>-</w:t>
            </w:r>
            <w:r>
              <w:rPr>
                <w:rFonts w:eastAsia="Times New Roman"/>
                <w:spacing w:val="1"/>
                <w:sz w:val="18"/>
                <w:szCs w:val="18"/>
              </w:rPr>
              <w:t>15</w:t>
            </w:r>
          </w:p>
        </w:tc>
        <w:tc>
          <w:tcPr>
            <w:tcW w:w="851" w:type="dxa"/>
            <w:vMerge w:val="continue"/>
            <w:tcBorders>
              <w:top w:val="single" w:color="000000" w:sz="6" w:space="0"/>
              <w:left w:val="single" w:color="000000" w:sz="8" w:space="0"/>
              <w:bottom w:val="single" w:color="000000" w:sz="6" w:space="0"/>
              <w:right w:val="single" w:color="000000" w:sz="6" w:space="0"/>
            </w:tcBorders>
            <w:vAlign w:val="center"/>
          </w:tcPr>
          <w:p w14:paraId="49C1FC1B">
            <w:pPr>
              <w:widowControl/>
              <w:rPr>
                <w:rFonts w:eastAsia="Times New Roman"/>
                <w:sz w:val="18"/>
                <w:szCs w:val="18"/>
                <w:lang w:eastAsia="en-US"/>
              </w:rPr>
            </w:pPr>
          </w:p>
        </w:tc>
        <w:tc>
          <w:tcPr>
            <w:tcW w:w="682" w:type="dxa"/>
            <w:vMerge w:val="continue"/>
            <w:tcBorders>
              <w:top w:val="single" w:color="000000" w:sz="6" w:space="0"/>
              <w:left w:val="single" w:color="000000" w:sz="6" w:space="0"/>
              <w:bottom w:val="single" w:color="000000" w:sz="6" w:space="0"/>
              <w:right w:val="single" w:color="000000" w:sz="6" w:space="0"/>
            </w:tcBorders>
            <w:vAlign w:val="center"/>
          </w:tcPr>
          <w:p w14:paraId="49ECAA4A">
            <w:pPr>
              <w:widowControl/>
              <w:rPr>
                <w:rFonts w:eastAsia="Times New Roman"/>
                <w:sz w:val="18"/>
                <w:szCs w:val="18"/>
                <w:lang w:eastAsia="en-US"/>
              </w:rPr>
            </w:pPr>
          </w:p>
        </w:tc>
        <w:tc>
          <w:tcPr>
            <w:tcW w:w="1416" w:type="dxa"/>
            <w:vMerge w:val="continue"/>
            <w:tcBorders>
              <w:top w:val="single" w:color="000000" w:sz="6" w:space="0"/>
              <w:left w:val="single" w:color="000000" w:sz="6" w:space="0"/>
              <w:bottom w:val="single" w:color="000000" w:sz="6" w:space="0"/>
              <w:right w:val="single" w:color="000000" w:sz="6" w:space="0"/>
            </w:tcBorders>
            <w:vAlign w:val="center"/>
          </w:tcPr>
          <w:p w14:paraId="238EB85C">
            <w:pPr>
              <w:widowControl/>
              <w:rPr>
                <w:rFonts w:eastAsia="Times New Roman"/>
                <w:sz w:val="18"/>
                <w:szCs w:val="18"/>
                <w:lang w:eastAsia="en-US"/>
              </w:rPr>
            </w:pPr>
          </w:p>
        </w:tc>
        <w:tc>
          <w:tcPr>
            <w:tcW w:w="996" w:type="dxa"/>
            <w:tcBorders>
              <w:top w:val="single" w:color="000000" w:sz="6" w:space="0"/>
              <w:left w:val="single" w:color="000000" w:sz="6" w:space="0"/>
              <w:bottom w:val="single" w:color="000000" w:sz="6" w:space="0"/>
              <w:right w:val="single" w:color="000000" w:sz="6" w:space="0"/>
            </w:tcBorders>
          </w:tcPr>
          <w:p w14:paraId="3DC341F7">
            <w:pPr>
              <w:spacing w:before="23"/>
              <w:ind w:left="64" w:right="-20"/>
              <w:rPr>
                <w:rFonts w:eastAsia="Times New Roman"/>
                <w:sz w:val="18"/>
                <w:szCs w:val="18"/>
                <w:lang w:eastAsia="en-US"/>
              </w:rPr>
            </w:pPr>
            <w:r>
              <w:rPr>
                <w:rFonts w:eastAsia="Times New Roman"/>
                <w:sz w:val="18"/>
                <w:szCs w:val="18"/>
              </w:rPr>
              <w:t>D</w:t>
            </w:r>
            <w:r>
              <w:rPr>
                <w:rFonts w:hint="eastAsia"/>
                <w:sz w:val="18"/>
                <w:szCs w:val="18"/>
              </w:rPr>
              <w:t>itt</w:t>
            </w:r>
            <w:r>
              <w:rPr>
                <w:rFonts w:eastAsia="Times New Roman"/>
                <w:sz w:val="18"/>
                <w:szCs w:val="18"/>
              </w:rPr>
              <w:t>o</w:t>
            </w:r>
          </w:p>
        </w:tc>
        <w:tc>
          <w:tcPr>
            <w:tcW w:w="1585" w:type="dxa"/>
            <w:vMerge w:val="continue"/>
            <w:tcBorders>
              <w:top w:val="single" w:color="000000" w:sz="6" w:space="0"/>
              <w:left w:val="single" w:color="000000" w:sz="6" w:space="0"/>
              <w:bottom w:val="single" w:color="000000" w:sz="6" w:space="0"/>
              <w:right w:val="single" w:color="000000" w:sz="6" w:space="0"/>
            </w:tcBorders>
            <w:vAlign w:val="center"/>
          </w:tcPr>
          <w:p w14:paraId="4B430EEE">
            <w:pPr>
              <w:widowControl/>
              <w:rPr>
                <w:rFonts w:eastAsia="Times New Roman"/>
                <w:sz w:val="18"/>
                <w:szCs w:val="18"/>
                <w:lang w:eastAsia="en-US"/>
              </w:rPr>
            </w:pPr>
          </w:p>
        </w:tc>
        <w:tc>
          <w:tcPr>
            <w:tcW w:w="1560" w:type="dxa"/>
            <w:vMerge w:val="continue"/>
            <w:tcBorders>
              <w:top w:val="single" w:color="000000" w:sz="6" w:space="0"/>
              <w:left w:val="single" w:color="000000" w:sz="6" w:space="0"/>
              <w:bottom w:val="single" w:color="000000" w:sz="6" w:space="0"/>
              <w:right w:val="single" w:color="000000" w:sz="6" w:space="0"/>
            </w:tcBorders>
            <w:vAlign w:val="center"/>
          </w:tcPr>
          <w:p w14:paraId="6921D7F3">
            <w:pPr>
              <w:widowControl/>
              <w:rPr>
                <w:rFonts w:eastAsia="Times New Roman"/>
                <w:sz w:val="18"/>
                <w:szCs w:val="18"/>
                <w:lang w:eastAsia="en-US"/>
              </w:rPr>
            </w:pPr>
          </w:p>
        </w:tc>
        <w:tc>
          <w:tcPr>
            <w:tcW w:w="684" w:type="dxa"/>
            <w:vMerge w:val="continue"/>
            <w:tcBorders>
              <w:top w:val="single" w:color="000000" w:sz="6" w:space="0"/>
              <w:left w:val="single" w:color="000000" w:sz="6" w:space="0"/>
              <w:bottom w:val="single" w:color="000000" w:sz="6" w:space="0"/>
              <w:right w:val="single" w:color="000000" w:sz="6" w:space="0"/>
            </w:tcBorders>
            <w:vAlign w:val="center"/>
          </w:tcPr>
          <w:p w14:paraId="6C0454D7">
            <w:pPr>
              <w:widowControl/>
              <w:rPr>
                <w:sz w:val="22"/>
                <w:lang w:eastAsia="en-US"/>
              </w:rPr>
            </w:pPr>
          </w:p>
        </w:tc>
      </w:tr>
      <w:tr w14:paraId="05E442A8">
        <w:tblPrEx>
          <w:tblCellMar>
            <w:top w:w="0" w:type="dxa"/>
            <w:left w:w="0" w:type="dxa"/>
            <w:bottom w:w="0" w:type="dxa"/>
            <w:right w:w="0" w:type="dxa"/>
          </w:tblCellMar>
        </w:tblPrEx>
        <w:trPr>
          <w:trHeight w:val="974"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11DC43D1">
            <w:pPr>
              <w:widowControl/>
              <w:rPr>
                <w:rFonts w:eastAsia="Times New Roman"/>
                <w:sz w:val="18"/>
                <w:szCs w:val="18"/>
                <w:lang w:eastAsia="en-US"/>
              </w:rPr>
            </w:pPr>
          </w:p>
        </w:tc>
        <w:tc>
          <w:tcPr>
            <w:tcW w:w="990" w:type="dxa"/>
            <w:tcBorders>
              <w:top w:val="single" w:color="000000" w:sz="6" w:space="0"/>
              <w:left w:val="single" w:color="000000" w:sz="6" w:space="0"/>
              <w:bottom w:val="single" w:color="000000" w:sz="6" w:space="0"/>
              <w:right w:val="single" w:color="000000" w:sz="8" w:space="0"/>
            </w:tcBorders>
          </w:tcPr>
          <w:p w14:paraId="060EECE4">
            <w:pPr>
              <w:spacing w:before="23"/>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3B1FA47C">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1" w:type="dxa"/>
            <w:tcBorders>
              <w:top w:val="single" w:color="000000" w:sz="6" w:space="0"/>
              <w:left w:val="single" w:color="000000" w:sz="8" w:space="0"/>
              <w:bottom w:val="single" w:color="000000" w:sz="6" w:space="0"/>
              <w:right w:val="single" w:color="000000" w:sz="6" w:space="0"/>
            </w:tcBorders>
          </w:tcPr>
          <w:p w14:paraId="38C9D8C1">
            <w:pPr>
              <w:spacing w:before="23" w:line="276" w:lineRule="auto"/>
              <w:ind w:left="64" w:right="227"/>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z w:val="18"/>
                <w:szCs w:val="18"/>
              </w:rPr>
              <w:t>m 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6" w:space="0"/>
              <w:left w:val="single" w:color="000000" w:sz="6" w:space="0"/>
              <w:bottom w:val="single" w:color="000000" w:sz="6" w:space="0"/>
              <w:right w:val="single" w:color="000000" w:sz="6" w:space="0"/>
            </w:tcBorders>
          </w:tcPr>
          <w:p w14:paraId="1CBA8A18">
            <w:pPr>
              <w:spacing w:after="200" w:line="276" w:lineRule="auto"/>
              <w:rPr>
                <w:sz w:val="22"/>
                <w:lang w:eastAsia="en-US"/>
              </w:rPr>
            </w:pPr>
          </w:p>
        </w:tc>
        <w:tc>
          <w:tcPr>
            <w:tcW w:w="1416" w:type="dxa"/>
            <w:tcBorders>
              <w:top w:val="single" w:color="000000" w:sz="6" w:space="0"/>
              <w:left w:val="single" w:color="000000" w:sz="6" w:space="0"/>
              <w:bottom w:val="single" w:color="000000" w:sz="6" w:space="0"/>
              <w:right w:val="single" w:color="000000" w:sz="6" w:space="0"/>
            </w:tcBorders>
          </w:tcPr>
          <w:p w14:paraId="27441824">
            <w:pPr>
              <w:spacing w:before="23" w:line="276" w:lineRule="auto"/>
              <w:ind w:left="64" w:right="233"/>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e 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7404BD52">
            <w:pPr>
              <w:spacing w:before="23" w:line="276" w:lineRule="auto"/>
              <w:ind w:left="64" w:right="148"/>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6" w:space="0"/>
              <w:left w:val="single" w:color="000000" w:sz="6" w:space="0"/>
              <w:bottom w:val="single" w:color="000000" w:sz="6" w:space="0"/>
              <w:right w:val="single" w:color="000000" w:sz="6" w:space="0"/>
            </w:tcBorders>
            <w:vAlign w:val="center"/>
          </w:tcPr>
          <w:p w14:paraId="44BDCDA3">
            <w:pPr>
              <w:widowControl/>
              <w:rPr>
                <w:rFonts w:eastAsia="Times New Roman"/>
                <w:sz w:val="18"/>
                <w:szCs w:val="18"/>
                <w:lang w:eastAsia="en-US"/>
              </w:rPr>
            </w:pPr>
          </w:p>
        </w:tc>
        <w:tc>
          <w:tcPr>
            <w:tcW w:w="1560" w:type="dxa"/>
            <w:tcBorders>
              <w:top w:val="single" w:color="000000" w:sz="6" w:space="0"/>
              <w:left w:val="single" w:color="000000" w:sz="6" w:space="0"/>
              <w:bottom w:val="single" w:color="000000" w:sz="6" w:space="0"/>
              <w:right w:val="single" w:color="000000" w:sz="6" w:space="0"/>
            </w:tcBorders>
          </w:tcPr>
          <w:p w14:paraId="62646DE6">
            <w:pPr>
              <w:spacing w:before="23"/>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84" w:type="dxa"/>
            <w:vMerge w:val="continue"/>
            <w:tcBorders>
              <w:top w:val="single" w:color="000000" w:sz="6" w:space="0"/>
              <w:left w:val="single" w:color="000000" w:sz="6" w:space="0"/>
              <w:bottom w:val="single" w:color="000000" w:sz="6" w:space="0"/>
              <w:right w:val="single" w:color="000000" w:sz="6" w:space="0"/>
            </w:tcBorders>
            <w:vAlign w:val="center"/>
          </w:tcPr>
          <w:p w14:paraId="2846E351">
            <w:pPr>
              <w:widowControl/>
              <w:rPr>
                <w:sz w:val="22"/>
                <w:lang w:eastAsia="en-US"/>
              </w:rPr>
            </w:pPr>
          </w:p>
        </w:tc>
      </w:tr>
      <w:tr w14:paraId="57C29451">
        <w:tblPrEx>
          <w:tblCellMar>
            <w:top w:w="0" w:type="dxa"/>
            <w:left w:w="0" w:type="dxa"/>
            <w:bottom w:w="0" w:type="dxa"/>
            <w:right w:w="0" w:type="dxa"/>
          </w:tblCellMar>
        </w:tblPrEx>
        <w:trPr>
          <w:trHeight w:val="735" w:hRule="atLeast"/>
        </w:trPr>
        <w:tc>
          <w:tcPr>
            <w:tcW w:w="1015" w:type="dxa"/>
            <w:vMerge w:val="restart"/>
            <w:tcBorders>
              <w:top w:val="single" w:color="000000" w:sz="6" w:space="0"/>
              <w:left w:val="single" w:color="000000" w:sz="6" w:space="0"/>
              <w:bottom w:val="single" w:color="000000" w:sz="6" w:space="0"/>
              <w:right w:val="single" w:color="000000" w:sz="6" w:space="0"/>
            </w:tcBorders>
          </w:tcPr>
          <w:p w14:paraId="49E41DD6">
            <w:pPr>
              <w:spacing w:before="4" w:line="140" w:lineRule="exact"/>
              <w:rPr>
                <w:sz w:val="14"/>
                <w:szCs w:val="14"/>
              </w:rPr>
            </w:pPr>
          </w:p>
          <w:p w14:paraId="54A0FA2C">
            <w:pPr>
              <w:spacing w:line="200" w:lineRule="exact"/>
              <w:rPr>
                <w:sz w:val="20"/>
                <w:szCs w:val="20"/>
              </w:rPr>
            </w:pPr>
          </w:p>
          <w:p w14:paraId="3A2218D9">
            <w:pPr>
              <w:spacing w:line="200" w:lineRule="exact"/>
              <w:rPr>
                <w:sz w:val="20"/>
                <w:szCs w:val="20"/>
              </w:rPr>
            </w:pPr>
          </w:p>
          <w:p w14:paraId="4C19B4C1">
            <w:pPr>
              <w:spacing w:line="200" w:lineRule="exact"/>
              <w:rPr>
                <w:sz w:val="20"/>
                <w:szCs w:val="20"/>
              </w:rPr>
            </w:pPr>
          </w:p>
          <w:p w14:paraId="1FA8465B">
            <w:pPr>
              <w:ind w:left="64" w:right="-20"/>
              <w:rPr>
                <w:rFonts w:eastAsia="Times New Roman"/>
                <w:sz w:val="18"/>
                <w:szCs w:val="18"/>
                <w:lang w:eastAsia="en-US"/>
              </w:rPr>
            </w:pPr>
            <w:r>
              <w:rPr>
                <w:rFonts w:eastAsia="Times New Roman"/>
                <w:spacing w:val="-2"/>
                <w:sz w:val="18"/>
                <w:szCs w:val="18"/>
              </w:rPr>
              <w:t>L</w:t>
            </w:r>
            <w:r>
              <w:rPr>
                <w:rFonts w:eastAsia="Times New Roman"/>
                <w:spacing w:val="1"/>
                <w:sz w:val="18"/>
                <w:szCs w:val="18"/>
              </w:rPr>
              <w:t>ub</w:t>
            </w:r>
            <w:r>
              <w:rPr>
                <w:rFonts w:eastAsia="Times New Roman"/>
                <w:sz w:val="18"/>
                <w:szCs w:val="18"/>
              </w:rPr>
              <w:t>.</w:t>
            </w:r>
            <w:r>
              <w:rPr>
                <w:rFonts w:eastAsia="Times New Roman"/>
                <w:spacing w:val="1"/>
                <w:sz w:val="18"/>
                <w:szCs w:val="18"/>
              </w:rPr>
              <w:t xml:space="preserve"> o</w:t>
            </w:r>
            <w:r>
              <w:rPr>
                <w:rFonts w:eastAsia="Times New Roman"/>
                <w:sz w:val="18"/>
                <w:szCs w:val="18"/>
              </w:rPr>
              <w:t>il</w:t>
            </w:r>
          </w:p>
        </w:tc>
        <w:tc>
          <w:tcPr>
            <w:tcW w:w="990" w:type="dxa"/>
            <w:tcBorders>
              <w:top w:val="single" w:color="000000" w:sz="6" w:space="0"/>
              <w:left w:val="single" w:color="000000" w:sz="6" w:space="0"/>
              <w:bottom w:val="single" w:color="000000" w:sz="6" w:space="0"/>
              <w:right w:val="single" w:color="000000" w:sz="8" w:space="0"/>
            </w:tcBorders>
          </w:tcPr>
          <w:p w14:paraId="5EC8670B">
            <w:pPr>
              <w:spacing w:before="23"/>
              <w:ind w:left="64" w:right="-20"/>
              <w:rPr>
                <w:rFonts w:eastAsia="Times New Roman"/>
                <w:sz w:val="18"/>
                <w:szCs w:val="18"/>
                <w:lang w:eastAsia="en-US"/>
              </w:rPr>
            </w:pPr>
            <w:r>
              <w:rPr>
                <w:rFonts w:eastAsia="Times New Roman"/>
                <w:spacing w:val="1"/>
                <w:sz w:val="18"/>
                <w:szCs w:val="18"/>
              </w:rPr>
              <w:t>25</w:t>
            </w:r>
            <w:r>
              <w:rPr>
                <w:rFonts w:eastAsia="Times New Roman"/>
                <w:sz w:val="18"/>
                <w:szCs w:val="18"/>
              </w:rPr>
              <w:t>&amp;</w:t>
            </w:r>
            <w:r>
              <w:rPr>
                <w:rFonts w:eastAsia="Times New Roman"/>
                <w:spacing w:val="-1"/>
                <w:sz w:val="18"/>
                <w:szCs w:val="18"/>
              </w:rPr>
              <w:t xml:space="preserve"> 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851" w:type="dxa"/>
            <w:vMerge w:val="restart"/>
            <w:tcBorders>
              <w:top w:val="single" w:color="000000" w:sz="6" w:space="0"/>
              <w:left w:val="single" w:color="000000" w:sz="8" w:space="0"/>
              <w:bottom w:val="single" w:color="000000" w:sz="6" w:space="0"/>
              <w:right w:val="single" w:color="000000" w:sz="6" w:space="0"/>
            </w:tcBorders>
          </w:tcPr>
          <w:p w14:paraId="7AD1D9DE">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tc>
        <w:tc>
          <w:tcPr>
            <w:tcW w:w="682" w:type="dxa"/>
            <w:vMerge w:val="restart"/>
            <w:tcBorders>
              <w:top w:val="single" w:color="000000" w:sz="6" w:space="0"/>
              <w:left w:val="single" w:color="000000" w:sz="6" w:space="0"/>
              <w:bottom w:val="single" w:color="000000" w:sz="6" w:space="0"/>
              <w:right w:val="single" w:color="000000" w:sz="6" w:space="0"/>
            </w:tcBorders>
          </w:tcPr>
          <w:p w14:paraId="3856B445">
            <w:pPr>
              <w:spacing w:before="4" w:line="260" w:lineRule="exact"/>
              <w:rPr>
                <w:sz w:val="26"/>
                <w:szCs w:val="26"/>
              </w:rPr>
            </w:pPr>
          </w:p>
          <w:p w14:paraId="2B9E1DEF">
            <w:pPr>
              <w:ind w:left="234" w:right="214"/>
              <w:jc w:val="center"/>
              <w:rPr>
                <w:rFonts w:eastAsia="Times New Roman"/>
                <w:sz w:val="18"/>
                <w:szCs w:val="18"/>
                <w:lang w:eastAsia="en-US"/>
              </w:rPr>
            </w:pPr>
            <w:r>
              <w:rPr>
                <w:rFonts w:eastAsia="Times New Roman"/>
                <w:sz w:val="18"/>
                <w:szCs w:val="18"/>
              </w:rPr>
              <w:t>A</w:t>
            </w:r>
          </w:p>
        </w:tc>
        <w:tc>
          <w:tcPr>
            <w:tcW w:w="1416" w:type="dxa"/>
            <w:vMerge w:val="restart"/>
            <w:tcBorders>
              <w:top w:val="single" w:color="000000" w:sz="6" w:space="0"/>
              <w:left w:val="single" w:color="000000" w:sz="6" w:space="0"/>
              <w:bottom w:val="single" w:color="000000" w:sz="6" w:space="0"/>
              <w:right w:val="single" w:color="000000" w:sz="6" w:space="0"/>
            </w:tcBorders>
          </w:tcPr>
          <w:p w14:paraId="2071BD0A">
            <w:pPr>
              <w:spacing w:before="23"/>
              <w:ind w:left="64" w:right="-20"/>
              <w:rPr>
                <w:rFonts w:eastAsia="Times New Roman"/>
                <w:sz w:val="18"/>
                <w:szCs w:val="18"/>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e</w:t>
            </w:r>
          </w:p>
          <w:p w14:paraId="0686F556">
            <w:pPr>
              <w:spacing w:before="33" w:line="276" w:lineRule="auto"/>
              <w:ind w:left="64" w:right="51"/>
              <w:rPr>
                <w:rFonts w:eastAsia="Times New Roman"/>
                <w:sz w:val="18"/>
                <w:szCs w:val="18"/>
                <w:lang w:eastAsia="en-US"/>
              </w:rPr>
            </w:pP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1"/>
                <w:sz w:val="18"/>
                <w:szCs w:val="18"/>
              </w:rPr>
              <w:t>b</w:t>
            </w:r>
            <w:r>
              <w:rPr>
                <w:rFonts w:eastAsia="Times New Roman"/>
                <w:spacing w:val="1"/>
                <w:sz w:val="18"/>
                <w:szCs w:val="18"/>
              </w:rPr>
              <w:t>u</w:t>
            </w:r>
            <w:r>
              <w:rPr>
                <w:rFonts w:eastAsia="Times New Roman"/>
                <w:sz w:val="18"/>
                <w:szCs w:val="18"/>
              </w:rPr>
              <w:t>tt</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38EC9D05">
            <w:pPr>
              <w:spacing w:before="23" w:line="276" w:lineRule="auto"/>
              <w:ind w:left="64" w:right="209"/>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w:t>
            </w:r>
            <w:r>
              <w:rPr>
                <w:rFonts w:eastAsia="Times New Roman"/>
                <w:sz w:val="18"/>
                <w:szCs w:val="18"/>
              </w:rPr>
              <w:t xml:space="preserve">n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vMerge w:val="restart"/>
            <w:tcBorders>
              <w:top w:val="single" w:color="000000" w:sz="6" w:space="0"/>
              <w:left w:val="single" w:color="000000" w:sz="6" w:space="0"/>
              <w:bottom w:val="single" w:color="000000" w:sz="6" w:space="0"/>
              <w:right w:val="single" w:color="000000" w:sz="6" w:space="0"/>
            </w:tcBorders>
          </w:tcPr>
          <w:p w14:paraId="2E1674E7">
            <w:pPr>
              <w:tabs>
                <w:tab w:val="left" w:pos="480"/>
                <w:tab w:val="left" w:pos="960"/>
              </w:tabs>
              <w:spacing w:before="23"/>
              <w:ind w:left="64" w:right="-20"/>
              <w:rPr>
                <w:rFonts w:eastAsia="Times New Roman"/>
                <w:sz w:val="18"/>
                <w:szCs w:val="18"/>
              </w:rPr>
            </w:pPr>
            <w:r>
              <w:rPr>
                <w:rFonts w:eastAsia="Times New Roman"/>
                <w:spacing w:val="-3"/>
                <w:sz w:val="18"/>
                <w:szCs w:val="18"/>
              </w:rPr>
              <w:t>A</w:t>
            </w:r>
            <w:r>
              <w:rPr>
                <w:rFonts w:eastAsia="Times New Roman"/>
                <w:sz w:val="18"/>
                <w:szCs w:val="18"/>
              </w:rPr>
              <w:t>s</w:t>
            </w:r>
            <w:r>
              <w:rPr>
                <w:rFonts w:eastAsia="Times New Roman"/>
                <w:sz w:val="18"/>
                <w:szCs w:val="18"/>
              </w:rPr>
              <w:tab/>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z w:val="18"/>
                <w:szCs w:val="18"/>
              </w:rPr>
              <w:tab/>
            </w:r>
            <w:r>
              <w:rPr>
                <w:rFonts w:eastAsia="Times New Roman"/>
                <w:spacing w:val="-3"/>
                <w:sz w:val="18"/>
                <w:szCs w:val="18"/>
              </w:rPr>
              <w:t>G</w:t>
            </w:r>
            <w:r>
              <w:rPr>
                <w:rFonts w:eastAsia="Times New Roman"/>
                <w:sz w:val="18"/>
                <w:szCs w:val="18"/>
              </w:rPr>
              <w:t>B/CB</w:t>
            </w:r>
          </w:p>
          <w:p w14:paraId="7E020447">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60" w:type="dxa"/>
            <w:vMerge w:val="restart"/>
            <w:tcBorders>
              <w:top w:val="single" w:color="000000" w:sz="6" w:space="0"/>
              <w:left w:val="single" w:color="000000" w:sz="6" w:space="0"/>
              <w:bottom w:val="single" w:color="000000" w:sz="6" w:space="0"/>
              <w:right w:val="single" w:color="000000" w:sz="6" w:space="0"/>
            </w:tcBorders>
          </w:tcPr>
          <w:p w14:paraId="55611F2B">
            <w:pPr>
              <w:spacing w:before="23"/>
              <w:ind w:left="66" w:right="12"/>
              <w:rPr>
                <w:rFonts w:eastAsia="Times New Roman"/>
                <w:sz w:val="18"/>
                <w:szCs w:val="18"/>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 st</w:t>
            </w:r>
            <w:r>
              <w:rPr>
                <w:rFonts w:eastAsia="Times New Roman"/>
                <w:spacing w:val="-1"/>
                <w:sz w:val="18"/>
                <w:szCs w:val="18"/>
              </w:rPr>
              <w:t>ee</w:t>
            </w:r>
            <w:r>
              <w:rPr>
                <w:rFonts w:eastAsia="Times New Roman"/>
                <w:sz w:val="18"/>
                <w:szCs w:val="18"/>
              </w:rPr>
              <w:t>l</w:t>
            </w:r>
            <w:r>
              <w:rPr>
                <w:rFonts w:eastAsia="Times New Roman"/>
                <w:spacing w:val="1"/>
                <w:sz w:val="18"/>
                <w:szCs w:val="18"/>
              </w:rPr>
              <w:t xml:space="preserve"> </w:t>
            </w:r>
            <w:r>
              <w:rPr>
                <w:rFonts w:eastAsia="Times New Roman"/>
                <w:spacing w:val="-2"/>
                <w:sz w:val="18"/>
                <w:szCs w:val="18"/>
              </w:rPr>
              <w:t>f</w:t>
            </w:r>
            <w:r>
              <w:rPr>
                <w:rFonts w:eastAsia="Times New Roman"/>
                <w:spacing w:val="3"/>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r>
              <w:rPr>
                <w:rFonts w:eastAsia="Times New Roman"/>
                <w:spacing w:val="1"/>
                <w:sz w:val="18"/>
                <w:szCs w:val="18"/>
              </w:rPr>
              <w:t xml:space="preserve"> o</w:t>
            </w:r>
            <w:r>
              <w:rPr>
                <w:rFonts w:eastAsia="Times New Roman"/>
                <w:sz w:val="18"/>
                <w:szCs w:val="18"/>
              </w:rPr>
              <w:t>r</w:t>
            </w:r>
          </w:p>
          <w:p w14:paraId="0F078EC8">
            <w:pPr>
              <w:spacing w:before="1"/>
              <w:ind w:left="66" w:right="-20"/>
              <w:rPr>
                <w:rFonts w:eastAsia="Times New Roman"/>
                <w:sz w:val="18"/>
                <w:szCs w:val="18"/>
                <w:lang w:eastAsia="en-US"/>
              </w:rPr>
            </w:pP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z w:val="18"/>
                <w:szCs w:val="18"/>
              </w:rPr>
              <w:t>h</w:t>
            </w:r>
          </w:p>
        </w:tc>
        <w:tc>
          <w:tcPr>
            <w:tcW w:w="684" w:type="dxa"/>
            <w:vMerge w:val="restart"/>
            <w:tcBorders>
              <w:top w:val="single" w:color="000000" w:sz="6" w:space="0"/>
              <w:left w:val="single" w:color="000000" w:sz="6" w:space="0"/>
              <w:bottom w:val="single" w:color="000000" w:sz="6" w:space="0"/>
              <w:right w:val="single" w:color="000000" w:sz="6" w:space="0"/>
            </w:tcBorders>
          </w:tcPr>
          <w:p w14:paraId="51AEE37C">
            <w:pPr>
              <w:spacing w:after="200" w:line="276" w:lineRule="auto"/>
              <w:rPr>
                <w:sz w:val="22"/>
                <w:lang w:eastAsia="en-US"/>
              </w:rPr>
            </w:pPr>
          </w:p>
        </w:tc>
      </w:tr>
      <w:tr w14:paraId="73B0F50B">
        <w:tblPrEx>
          <w:tblCellMar>
            <w:top w:w="0" w:type="dxa"/>
            <w:left w:w="0" w:type="dxa"/>
            <w:bottom w:w="0" w:type="dxa"/>
            <w:right w:w="0" w:type="dxa"/>
          </w:tblCellMar>
        </w:tblPrEx>
        <w:trPr>
          <w:trHeight w:val="737"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706425AA">
            <w:pPr>
              <w:widowControl/>
              <w:rPr>
                <w:rFonts w:eastAsia="Times New Roman"/>
                <w:sz w:val="18"/>
                <w:szCs w:val="18"/>
                <w:lang w:eastAsia="en-US"/>
              </w:rPr>
            </w:pPr>
          </w:p>
        </w:tc>
        <w:tc>
          <w:tcPr>
            <w:tcW w:w="990" w:type="dxa"/>
            <w:tcBorders>
              <w:top w:val="single" w:color="000000" w:sz="6" w:space="0"/>
              <w:left w:val="single" w:color="000000" w:sz="6" w:space="0"/>
              <w:bottom w:val="single" w:color="000000" w:sz="6" w:space="0"/>
              <w:right w:val="single" w:color="000000" w:sz="8" w:space="0"/>
            </w:tcBorders>
          </w:tcPr>
          <w:p w14:paraId="20AD5284">
            <w:pPr>
              <w:spacing w:before="25"/>
              <w:ind w:left="64" w:right="-20"/>
              <w:rPr>
                <w:rFonts w:eastAsia="Times New Roman"/>
                <w:sz w:val="18"/>
                <w:szCs w:val="18"/>
                <w:lang w:eastAsia="en-US"/>
              </w:rPr>
            </w:pPr>
            <w:r>
              <w:rPr>
                <w:rFonts w:eastAsia="Times New Roman"/>
                <w:spacing w:val="1"/>
                <w:sz w:val="18"/>
                <w:szCs w:val="18"/>
              </w:rPr>
              <w:t>20</w:t>
            </w:r>
            <w:r>
              <w:rPr>
                <w:rFonts w:eastAsia="Times New Roman"/>
                <w:sz w:val="18"/>
                <w:szCs w:val="18"/>
              </w:rPr>
              <w:t>&amp;</w:t>
            </w:r>
            <w:r>
              <w:rPr>
                <w:rFonts w:eastAsia="Times New Roman"/>
                <w:spacing w:val="-1"/>
                <w:sz w:val="18"/>
                <w:szCs w:val="18"/>
              </w:rPr>
              <w:t xml:space="preserve"> </w:t>
            </w:r>
            <w:r>
              <w:rPr>
                <w:rFonts w:eastAsia="Times New Roman"/>
                <w:spacing w:val="1"/>
                <w:sz w:val="18"/>
                <w:szCs w:val="18"/>
              </w:rPr>
              <w:t>b</w:t>
            </w:r>
            <w:r>
              <w:rPr>
                <w:rFonts w:eastAsia="Times New Roman"/>
                <w:spacing w:val="-1"/>
                <w:sz w:val="18"/>
                <w:szCs w:val="18"/>
              </w:rPr>
              <w:t>e</w:t>
            </w:r>
            <w:r>
              <w:rPr>
                <w:rFonts w:eastAsia="Times New Roman"/>
                <w:spacing w:val="-2"/>
                <w:sz w:val="18"/>
                <w:szCs w:val="18"/>
              </w:rPr>
              <w:t>l</w:t>
            </w:r>
            <w:r>
              <w:rPr>
                <w:rFonts w:eastAsia="Times New Roman"/>
                <w:spacing w:val="1"/>
                <w:sz w:val="18"/>
                <w:szCs w:val="18"/>
              </w:rPr>
              <w:t>o</w:t>
            </w:r>
            <w:r>
              <w:rPr>
                <w:rFonts w:eastAsia="Times New Roman"/>
                <w:sz w:val="18"/>
                <w:szCs w:val="18"/>
              </w:rPr>
              <w:t>w</w:t>
            </w:r>
          </w:p>
        </w:tc>
        <w:tc>
          <w:tcPr>
            <w:tcW w:w="851" w:type="dxa"/>
            <w:vMerge w:val="continue"/>
            <w:tcBorders>
              <w:top w:val="single" w:color="000000" w:sz="6" w:space="0"/>
              <w:left w:val="single" w:color="000000" w:sz="8" w:space="0"/>
              <w:bottom w:val="single" w:color="000000" w:sz="6" w:space="0"/>
              <w:right w:val="single" w:color="000000" w:sz="6" w:space="0"/>
            </w:tcBorders>
            <w:vAlign w:val="center"/>
          </w:tcPr>
          <w:p w14:paraId="44FCC605">
            <w:pPr>
              <w:widowControl/>
              <w:rPr>
                <w:rFonts w:eastAsia="Times New Roman"/>
                <w:sz w:val="18"/>
                <w:szCs w:val="18"/>
                <w:lang w:eastAsia="en-US"/>
              </w:rPr>
            </w:pPr>
          </w:p>
        </w:tc>
        <w:tc>
          <w:tcPr>
            <w:tcW w:w="682" w:type="dxa"/>
            <w:vMerge w:val="continue"/>
            <w:tcBorders>
              <w:top w:val="single" w:color="000000" w:sz="6" w:space="0"/>
              <w:left w:val="single" w:color="000000" w:sz="6" w:space="0"/>
              <w:bottom w:val="single" w:color="000000" w:sz="6" w:space="0"/>
              <w:right w:val="single" w:color="000000" w:sz="6" w:space="0"/>
            </w:tcBorders>
            <w:vAlign w:val="center"/>
          </w:tcPr>
          <w:p w14:paraId="43FDCB81">
            <w:pPr>
              <w:widowControl/>
              <w:rPr>
                <w:rFonts w:eastAsia="Times New Roman"/>
                <w:sz w:val="18"/>
                <w:szCs w:val="18"/>
                <w:lang w:eastAsia="en-US"/>
              </w:rPr>
            </w:pPr>
          </w:p>
        </w:tc>
        <w:tc>
          <w:tcPr>
            <w:tcW w:w="1416" w:type="dxa"/>
            <w:vMerge w:val="continue"/>
            <w:tcBorders>
              <w:top w:val="single" w:color="000000" w:sz="6" w:space="0"/>
              <w:left w:val="single" w:color="000000" w:sz="6" w:space="0"/>
              <w:bottom w:val="single" w:color="000000" w:sz="6" w:space="0"/>
              <w:right w:val="single" w:color="000000" w:sz="6" w:space="0"/>
            </w:tcBorders>
            <w:vAlign w:val="center"/>
          </w:tcPr>
          <w:p w14:paraId="6E36969E">
            <w:pPr>
              <w:widowControl/>
              <w:rPr>
                <w:rFonts w:eastAsia="Times New Roman"/>
                <w:sz w:val="18"/>
                <w:szCs w:val="18"/>
                <w:lang w:eastAsia="en-US"/>
              </w:rPr>
            </w:pPr>
          </w:p>
        </w:tc>
        <w:tc>
          <w:tcPr>
            <w:tcW w:w="996" w:type="dxa"/>
            <w:tcBorders>
              <w:top w:val="single" w:color="000000" w:sz="6" w:space="0"/>
              <w:left w:val="single" w:color="000000" w:sz="6" w:space="0"/>
              <w:bottom w:val="single" w:color="000000" w:sz="6" w:space="0"/>
              <w:right w:val="single" w:color="000000" w:sz="6" w:space="0"/>
            </w:tcBorders>
          </w:tcPr>
          <w:p w14:paraId="5799D9DB">
            <w:pPr>
              <w:spacing w:before="25" w:line="276" w:lineRule="auto"/>
              <w:ind w:left="64" w:right="117"/>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vMerge w:val="continue"/>
            <w:tcBorders>
              <w:top w:val="single" w:color="000000" w:sz="6" w:space="0"/>
              <w:left w:val="single" w:color="000000" w:sz="6" w:space="0"/>
              <w:bottom w:val="single" w:color="000000" w:sz="6" w:space="0"/>
              <w:right w:val="single" w:color="000000" w:sz="6" w:space="0"/>
            </w:tcBorders>
            <w:vAlign w:val="center"/>
          </w:tcPr>
          <w:p w14:paraId="6457D1E0">
            <w:pPr>
              <w:widowControl/>
              <w:rPr>
                <w:rFonts w:eastAsia="Times New Roman"/>
                <w:sz w:val="18"/>
                <w:szCs w:val="18"/>
                <w:lang w:eastAsia="en-US"/>
              </w:rPr>
            </w:pPr>
          </w:p>
        </w:tc>
        <w:tc>
          <w:tcPr>
            <w:tcW w:w="1560" w:type="dxa"/>
            <w:vMerge w:val="continue"/>
            <w:tcBorders>
              <w:top w:val="single" w:color="000000" w:sz="6" w:space="0"/>
              <w:left w:val="single" w:color="000000" w:sz="6" w:space="0"/>
              <w:bottom w:val="single" w:color="000000" w:sz="6" w:space="0"/>
              <w:right w:val="single" w:color="000000" w:sz="6" w:space="0"/>
            </w:tcBorders>
            <w:vAlign w:val="center"/>
          </w:tcPr>
          <w:p w14:paraId="356C1051">
            <w:pPr>
              <w:widowControl/>
              <w:rPr>
                <w:rFonts w:eastAsia="Times New Roman"/>
                <w:sz w:val="18"/>
                <w:szCs w:val="18"/>
                <w:lang w:eastAsia="en-US"/>
              </w:rPr>
            </w:pPr>
          </w:p>
        </w:tc>
        <w:tc>
          <w:tcPr>
            <w:tcW w:w="684" w:type="dxa"/>
            <w:vMerge w:val="continue"/>
            <w:tcBorders>
              <w:top w:val="single" w:color="000000" w:sz="6" w:space="0"/>
              <w:left w:val="single" w:color="000000" w:sz="6" w:space="0"/>
              <w:bottom w:val="single" w:color="000000" w:sz="6" w:space="0"/>
              <w:right w:val="single" w:color="000000" w:sz="6" w:space="0"/>
            </w:tcBorders>
            <w:vAlign w:val="center"/>
          </w:tcPr>
          <w:p w14:paraId="71B4A72B">
            <w:pPr>
              <w:widowControl/>
              <w:rPr>
                <w:sz w:val="22"/>
                <w:lang w:eastAsia="en-US"/>
              </w:rPr>
            </w:pPr>
          </w:p>
        </w:tc>
      </w:tr>
      <w:tr w14:paraId="177CB6C1">
        <w:tblPrEx>
          <w:tblCellMar>
            <w:top w:w="0" w:type="dxa"/>
            <w:left w:w="0" w:type="dxa"/>
            <w:bottom w:w="0" w:type="dxa"/>
            <w:right w:w="0" w:type="dxa"/>
          </w:tblCellMar>
        </w:tblPrEx>
        <w:trPr>
          <w:trHeight w:val="734"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3B98CAD9">
            <w:pPr>
              <w:widowControl/>
              <w:rPr>
                <w:rFonts w:eastAsia="Times New Roman"/>
                <w:sz w:val="18"/>
                <w:szCs w:val="18"/>
                <w:lang w:eastAsia="en-US"/>
              </w:rPr>
            </w:pPr>
          </w:p>
        </w:tc>
        <w:tc>
          <w:tcPr>
            <w:tcW w:w="990" w:type="dxa"/>
            <w:tcBorders>
              <w:top w:val="single" w:color="000000" w:sz="6" w:space="0"/>
              <w:left w:val="single" w:color="000000" w:sz="6" w:space="0"/>
              <w:bottom w:val="single" w:color="000000" w:sz="6" w:space="0"/>
              <w:right w:val="single" w:color="000000" w:sz="8" w:space="0"/>
            </w:tcBorders>
          </w:tcPr>
          <w:p w14:paraId="3ED9FF6D">
            <w:pPr>
              <w:spacing w:before="23"/>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5BC78BAE">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1" w:type="dxa"/>
            <w:tcBorders>
              <w:top w:val="single" w:color="000000" w:sz="6" w:space="0"/>
              <w:left w:val="single" w:color="000000" w:sz="8" w:space="0"/>
              <w:bottom w:val="single" w:color="000000" w:sz="6" w:space="0"/>
              <w:right w:val="single" w:color="000000" w:sz="6" w:space="0"/>
            </w:tcBorders>
          </w:tcPr>
          <w:p w14:paraId="76D58272">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6" w:space="0"/>
              <w:left w:val="single" w:color="000000" w:sz="6" w:space="0"/>
              <w:bottom w:val="single" w:color="000000" w:sz="6" w:space="0"/>
              <w:right w:val="single" w:color="000000" w:sz="6" w:space="0"/>
            </w:tcBorders>
          </w:tcPr>
          <w:p w14:paraId="42DB5A22">
            <w:pPr>
              <w:spacing w:after="200" w:line="276" w:lineRule="auto"/>
              <w:rPr>
                <w:sz w:val="22"/>
                <w:lang w:eastAsia="en-US"/>
              </w:rPr>
            </w:pPr>
          </w:p>
        </w:tc>
        <w:tc>
          <w:tcPr>
            <w:tcW w:w="1416" w:type="dxa"/>
            <w:tcBorders>
              <w:top w:val="single" w:color="000000" w:sz="6" w:space="0"/>
              <w:left w:val="single" w:color="000000" w:sz="6" w:space="0"/>
              <w:bottom w:val="single" w:color="000000" w:sz="6" w:space="0"/>
              <w:right w:val="single" w:color="000000" w:sz="6" w:space="0"/>
            </w:tcBorders>
          </w:tcPr>
          <w:p w14:paraId="68FEB49D">
            <w:pPr>
              <w:spacing w:before="23" w:line="276" w:lineRule="auto"/>
              <w:ind w:left="64" w:right="233"/>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e 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25D3231D">
            <w:pPr>
              <w:spacing w:before="23" w:line="276" w:lineRule="auto"/>
              <w:ind w:left="64" w:right="278"/>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e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6" w:space="0"/>
              <w:left w:val="single" w:color="000000" w:sz="6" w:space="0"/>
              <w:bottom w:val="single" w:color="000000" w:sz="6" w:space="0"/>
              <w:right w:val="single" w:color="000000" w:sz="6" w:space="0"/>
            </w:tcBorders>
            <w:vAlign w:val="center"/>
          </w:tcPr>
          <w:p w14:paraId="7D46B399">
            <w:pPr>
              <w:widowControl/>
              <w:rPr>
                <w:rFonts w:eastAsia="Times New Roman"/>
                <w:sz w:val="18"/>
                <w:szCs w:val="18"/>
                <w:lang w:eastAsia="en-US"/>
              </w:rPr>
            </w:pPr>
          </w:p>
        </w:tc>
        <w:tc>
          <w:tcPr>
            <w:tcW w:w="1560" w:type="dxa"/>
            <w:tcBorders>
              <w:top w:val="single" w:color="000000" w:sz="6" w:space="0"/>
              <w:left w:val="single" w:color="000000" w:sz="6" w:space="0"/>
              <w:bottom w:val="single" w:color="000000" w:sz="6" w:space="0"/>
              <w:right w:val="single" w:color="000000" w:sz="6" w:space="0"/>
            </w:tcBorders>
          </w:tcPr>
          <w:p w14:paraId="161B8B5A">
            <w:pPr>
              <w:spacing w:before="23"/>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84" w:type="dxa"/>
            <w:vMerge w:val="continue"/>
            <w:tcBorders>
              <w:top w:val="single" w:color="000000" w:sz="6" w:space="0"/>
              <w:left w:val="single" w:color="000000" w:sz="6" w:space="0"/>
              <w:bottom w:val="single" w:color="000000" w:sz="6" w:space="0"/>
              <w:right w:val="single" w:color="000000" w:sz="6" w:space="0"/>
            </w:tcBorders>
            <w:vAlign w:val="center"/>
          </w:tcPr>
          <w:p w14:paraId="1BCC6DBF">
            <w:pPr>
              <w:widowControl/>
              <w:rPr>
                <w:sz w:val="22"/>
                <w:lang w:eastAsia="en-US"/>
              </w:rPr>
            </w:pPr>
          </w:p>
        </w:tc>
      </w:tr>
      <w:tr w14:paraId="386934C4">
        <w:tblPrEx>
          <w:tblCellMar>
            <w:top w:w="0" w:type="dxa"/>
            <w:left w:w="0" w:type="dxa"/>
            <w:bottom w:w="0" w:type="dxa"/>
            <w:right w:w="0" w:type="dxa"/>
          </w:tblCellMar>
        </w:tblPrEx>
        <w:trPr>
          <w:trHeight w:val="734" w:hRule="atLeast"/>
        </w:trPr>
        <w:tc>
          <w:tcPr>
            <w:tcW w:w="1015" w:type="dxa"/>
            <w:vMerge w:val="restart"/>
            <w:tcBorders>
              <w:top w:val="single" w:color="000000" w:sz="6" w:space="0"/>
              <w:left w:val="single" w:color="000000" w:sz="6" w:space="0"/>
              <w:bottom w:val="single" w:color="000000" w:sz="6" w:space="0"/>
              <w:right w:val="single" w:color="000000" w:sz="6" w:space="0"/>
            </w:tcBorders>
          </w:tcPr>
          <w:p w14:paraId="39D40E1B">
            <w:pPr>
              <w:spacing w:before="3" w:line="260" w:lineRule="exact"/>
              <w:rPr>
                <w:sz w:val="26"/>
                <w:szCs w:val="26"/>
              </w:rPr>
            </w:pPr>
          </w:p>
          <w:p w14:paraId="7BCDCF8B">
            <w:pPr>
              <w:ind w:left="64" w:right="345"/>
              <w:rPr>
                <w:rFonts w:eastAsia="Times New Roman"/>
                <w:sz w:val="18"/>
                <w:szCs w:val="18"/>
              </w:rPr>
            </w:pPr>
            <w:r>
              <w:rPr>
                <w:rFonts w:eastAsia="Times New Roman"/>
                <w:sz w:val="18"/>
                <w:szCs w:val="18"/>
              </w:rPr>
              <w:t>C</w:t>
            </w:r>
            <w:r>
              <w:rPr>
                <w:rFonts w:eastAsia="Times New Roman"/>
                <w:spacing w:val="1"/>
                <w:sz w:val="18"/>
                <w:szCs w:val="18"/>
              </w:rPr>
              <w:t>o</w:t>
            </w:r>
            <w:r>
              <w:rPr>
                <w:rFonts w:eastAsia="Times New Roman"/>
                <w:spacing w:val="-3"/>
                <w:sz w:val="18"/>
                <w:szCs w:val="18"/>
              </w:rPr>
              <w:t>m</w:t>
            </w:r>
            <w:r>
              <w:rPr>
                <w:rFonts w:eastAsia="Times New Roman"/>
                <w:sz w:val="18"/>
                <w:szCs w:val="18"/>
              </w:rPr>
              <w:t xml:space="preserve">- </w:t>
            </w:r>
            <w:r>
              <w:rPr>
                <w:rFonts w:eastAsia="Times New Roman"/>
                <w:spacing w:val="1"/>
                <w:sz w:val="18"/>
                <w:szCs w:val="18"/>
              </w:rPr>
              <w:t>p</w:t>
            </w:r>
            <w:r>
              <w:rPr>
                <w:rFonts w:eastAsia="Times New Roman"/>
                <w:sz w:val="18"/>
                <w:szCs w:val="18"/>
              </w:rPr>
              <w:t>r</w:t>
            </w:r>
            <w:r>
              <w:rPr>
                <w:rFonts w:eastAsia="Times New Roman"/>
                <w:spacing w:val="-1"/>
                <w:sz w:val="18"/>
                <w:szCs w:val="18"/>
              </w:rPr>
              <w:t>e</w:t>
            </w:r>
            <w:r>
              <w:rPr>
                <w:rFonts w:eastAsia="Times New Roman"/>
                <w:sz w:val="18"/>
                <w:szCs w:val="18"/>
              </w:rPr>
              <w:t>s</w:t>
            </w:r>
            <w:r>
              <w:rPr>
                <w:rFonts w:eastAsia="Times New Roman"/>
                <w:spacing w:val="-1"/>
                <w:sz w:val="18"/>
                <w:szCs w:val="18"/>
              </w:rPr>
              <w:t>se</w:t>
            </w:r>
            <w:r>
              <w:rPr>
                <w:rFonts w:eastAsia="Times New Roman"/>
                <w:sz w:val="18"/>
                <w:szCs w:val="18"/>
              </w:rPr>
              <w:t xml:space="preserve">d </w:t>
            </w:r>
            <w:r>
              <w:rPr>
                <w:rFonts w:eastAsia="Times New Roman"/>
                <w:spacing w:val="-1"/>
                <w:sz w:val="18"/>
                <w:szCs w:val="18"/>
              </w:rPr>
              <w:t>a</w:t>
            </w:r>
            <w:r>
              <w:rPr>
                <w:rFonts w:eastAsia="Times New Roman"/>
                <w:sz w:val="18"/>
                <w:szCs w:val="18"/>
              </w:rPr>
              <w:t>ir</w:t>
            </w:r>
          </w:p>
          <w:p w14:paraId="60B61A0D">
            <w:pPr>
              <w:spacing w:before="1"/>
              <w:ind w:left="64" w:right="-20"/>
              <w:rPr>
                <w:rFonts w:eastAsia="Times New Roman"/>
                <w:sz w:val="18"/>
                <w:szCs w:val="18"/>
                <w:lang w:eastAsia="en-US"/>
              </w:rPr>
            </w:pPr>
            <w:r>
              <w:rPr>
                <w:rFonts w:eastAsia="Times New Roman"/>
                <w:sz w:val="18"/>
                <w:szCs w:val="18"/>
              </w:rPr>
              <w:t>(3</w:t>
            </w:r>
            <w:r>
              <w:rPr>
                <w:rFonts w:eastAsia="Times New Roman"/>
                <w:spacing w:val="1"/>
                <w:sz w:val="18"/>
                <w:szCs w:val="18"/>
              </w:rPr>
              <w:t xml:space="preserve"> </w:t>
            </w:r>
            <w:r>
              <w:rPr>
                <w:rFonts w:eastAsia="Times New Roman"/>
                <w:spacing w:val="-2"/>
                <w:sz w:val="18"/>
                <w:szCs w:val="18"/>
              </w:rPr>
              <w:t>M</w:t>
            </w:r>
            <w:r>
              <w:rPr>
                <w:rFonts w:eastAsia="Times New Roman"/>
                <w:spacing w:val="3"/>
                <w:sz w:val="18"/>
                <w:szCs w:val="18"/>
              </w:rPr>
              <w:t>P</w:t>
            </w:r>
            <w:r>
              <w:rPr>
                <w:rFonts w:eastAsia="Times New Roman"/>
                <w:spacing w:val="-1"/>
                <w:sz w:val="18"/>
                <w:szCs w:val="18"/>
              </w:rPr>
              <w:t>a</w:t>
            </w:r>
            <w:r>
              <w:rPr>
                <w:rFonts w:eastAsia="Times New Roman"/>
                <w:sz w:val="18"/>
                <w:szCs w:val="18"/>
              </w:rPr>
              <w:t>)</w:t>
            </w:r>
          </w:p>
        </w:tc>
        <w:tc>
          <w:tcPr>
            <w:tcW w:w="990" w:type="dxa"/>
            <w:tcBorders>
              <w:top w:val="single" w:color="000000" w:sz="6" w:space="0"/>
              <w:left w:val="single" w:color="000000" w:sz="6" w:space="0"/>
              <w:bottom w:val="single" w:color="000000" w:sz="6" w:space="0"/>
              <w:right w:val="single" w:color="000000" w:sz="8" w:space="0"/>
            </w:tcBorders>
          </w:tcPr>
          <w:p w14:paraId="545B6B8C">
            <w:pPr>
              <w:spacing w:before="23"/>
              <w:ind w:left="64" w:right="-20"/>
              <w:rPr>
                <w:rFonts w:eastAsia="Times New Roman"/>
                <w:sz w:val="18"/>
                <w:szCs w:val="18"/>
                <w:lang w:eastAsia="en-US"/>
              </w:rPr>
            </w:pPr>
            <w:r>
              <w:rPr>
                <w:rFonts w:eastAsia="Times New Roman"/>
                <w:spacing w:val="1"/>
                <w:sz w:val="18"/>
                <w:szCs w:val="18"/>
              </w:rPr>
              <w:t>4</w:t>
            </w:r>
            <w:r>
              <w:rPr>
                <w:rFonts w:eastAsia="Times New Roman"/>
                <w:sz w:val="18"/>
                <w:szCs w:val="18"/>
              </w:rPr>
              <w:t>0</w:t>
            </w:r>
            <w:r>
              <w:rPr>
                <w:rFonts w:eastAsia="Times New Roman"/>
                <w:spacing w:val="1"/>
                <w:sz w:val="18"/>
                <w:szCs w:val="18"/>
              </w:rPr>
              <w:t xml:space="preserve"> </w:t>
            </w:r>
            <w:r>
              <w:rPr>
                <w:rFonts w:eastAsia="Times New Roman"/>
                <w:sz w:val="18"/>
                <w:szCs w:val="18"/>
              </w:rPr>
              <w:t>&amp;</w:t>
            </w:r>
            <w:r>
              <w:rPr>
                <w:rFonts w:eastAsia="Times New Roman"/>
                <w:spacing w:val="-1"/>
                <w:sz w:val="18"/>
                <w:szCs w:val="18"/>
              </w:rPr>
              <w:t xml:space="preserve"> 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851" w:type="dxa"/>
            <w:vMerge w:val="restart"/>
            <w:tcBorders>
              <w:top w:val="single" w:color="000000" w:sz="6" w:space="0"/>
              <w:left w:val="single" w:color="000000" w:sz="8" w:space="0"/>
              <w:bottom w:val="single" w:color="000000" w:sz="6" w:space="0"/>
              <w:right w:val="single" w:color="000000" w:sz="6" w:space="0"/>
            </w:tcBorders>
          </w:tcPr>
          <w:p w14:paraId="748FE3B0">
            <w:pPr>
              <w:spacing w:line="110" w:lineRule="exact"/>
              <w:rPr>
                <w:sz w:val="11"/>
                <w:szCs w:val="11"/>
              </w:rPr>
            </w:pPr>
          </w:p>
          <w:p w14:paraId="6956E992">
            <w:pPr>
              <w:spacing w:line="200" w:lineRule="exact"/>
              <w:rPr>
                <w:sz w:val="20"/>
                <w:szCs w:val="20"/>
              </w:rPr>
            </w:pPr>
          </w:p>
          <w:p w14:paraId="5F07328D">
            <w:pPr>
              <w:spacing w:line="200" w:lineRule="exact"/>
              <w:rPr>
                <w:sz w:val="20"/>
                <w:szCs w:val="20"/>
              </w:rPr>
            </w:pPr>
          </w:p>
          <w:p w14:paraId="4309483B">
            <w:pPr>
              <w:spacing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tc>
        <w:tc>
          <w:tcPr>
            <w:tcW w:w="682" w:type="dxa"/>
            <w:vMerge w:val="restart"/>
            <w:tcBorders>
              <w:top w:val="single" w:color="000000" w:sz="6" w:space="0"/>
              <w:left w:val="single" w:color="000000" w:sz="6" w:space="0"/>
              <w:bottom w:val="single" w:color="000000" w:sz="6" w:space="0"/>
              <w:right w:val="single" w:color="000000" w:sz="6" w:space="0"/>
            </w:tcBorders>
          </w:tcPr>
          <w:p w14:paraId="76E900BD">
            <w:pPr>
              <w:spacing w:before="3" w:line="100" w:lineRule="exact"/>
              <w:rPr>
                <w:sz w:val="10"/>
                <w:szCs w:val="10"/>
              </w:rPr>
            </w:pPr>
          </w:p>
          <w:p w14:paraId="09F74DF1">
            <w:pPr>
              <w:spacing w:line="200" w:lineRule="exact"/>
              <w:rPr>
                <w:sz w:val="20"/>
                <w:szCs w:val="20"/>
              </w:rPr>
            </w:pPr>
          </w:p>
          <w:p w14:paraId="4861E521">
            <w:pPr>
              <w:spacing w:line="200" w:lineRule="exact"/>
              <w:rPr>
                <w:sz w:val="20"/>
                <w:szCs w:val="20"/>
              </w:rPr>
            </w:pPr>
          </w:p>
          <w:p w14:paraId="17DCD4BF">
            <w:pPr>
              <w:ind w:left="239" w:right="219"/>
              <w:jc w:val="center"/>
              <w:rPr>
                <w:rFonts w:eastAsia="Times New Roman"/>
                <w:sz w:val="18"/>
                <w:szCs w:val="18"/>
                <w:lang w:eastAsia="en-US"/>
              </w:rPr>
            </w:pPr>
            <w:r>
              <w:rPr>
                <w:rFonts w:eastAsia="Times New Roman"/>
                <w:sz w:val="18"/>
                <w:szCs w:val="18"/>
              </w:rPr>
              <w:t>B</w:t>
            </w:r>
          </w:p>
        </w:tc>
        <w:tc>
          <w:tcPr>
            <w:tcW w:w="1416" w:type="dxa"/>
            <w:vMerge w:val="restart"/>
            <w:tcBorders>
              <w:top w:val="single" w:color="000000" w:sz="6" w:space="0"/>
              <w:left w:val="single" w:color="000000" w:sz="6" w:space="0"/>
              <w:bottom w:val="single" w:color="000000" w:sz="6" w:space="0"/>
              <w:right w:val="single" w:color="000000" w:sz="6" w:space="0"/>
            </w:tcBorders>
          </w:tcPr>
          <w:p w14:paraId="54CD1C5D">
            <w:pPr>
              <w:spacing w:before="23" w:line="276" w:lineRule="auto"/>
              <w:ind w:left="64" w:right="245"/>
              <w:rPr>
                <w:rFonts w:eastAsia="Times New Roman"/>
                <w:sz w:val="18"/>
                <w:szCs w:val="18"/>
                <w:lang w:eastAsia="en-US"/>
              </w:rPr>
            </w:pPr>
            <w:r>
              <w:rPr>
                <w:rFonts w:eastAsia="Times New Roman"/>
                <w:spacing w:val="1"/>
                <w:sz w:val="18"/>
                <w:szCs w:val="18"/>
              </w:rPr>
              <w:t>bu</w:t>
            </w:r>
            <w:r>
              <w:rPr>
                <w:rFonts w:eastAsia="Times New Roman"/>
                <w:sz w:val="18"/>
                <w:szCs w:val="18"/>
              </w:rPr>
              <w:t>tt</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 sl</w:t>
            </w:r>
            <w:r>
              <w:rPr>
                <w:rFonts w:eastAsia="Times New Roman"/>
                <w:spacing w:val="-1"/>
                <w:sz w:val="18"/>
                <w:szCs w:val="18"/>
              </w:rPr>
              <w:t>eev</w:t>
            </w:r>
            <w:r>
              <w:rPr>
                <w:rFonts w:eastAsia="Times New Roman"/>
                <w:sz w:val="18"/>
                <w:szCs w:val="18"/>
              </w:rPr>
              <w:t xml:space="preserve">e </w:t>
            </w:r>
            <w:r>
              <w:rPr>
                <w:rFonts w:eastAsia="Times New Roman"/>
                <w:spacing w:val="1"/>
                <w:sz w:val="18"/>
                <w:szCs w:val="18"/>
              </w:rPr>
              <w:t>o</w:t>
            </w:r>
            <w:r>
              <w:rPr>
                <w:rFonts w:eastAsia="Times New Roman"/>
                <w:sz w:val="18"/>
                <w:szCs w:val="18"/>
              </w:rPr>
              <w:t xml:space="preserve">r </w:t>
            </w: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142A1C31">
            <w:pPr>
              <w:spacing w:before="23" w:line="276" w:lineRule="auto"/>
              <w:ind w:left="64" w:right="171"/>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st ste</w:t>
            </w:r>
            <w:r>
              <w:rPr>
                <w:rFonts w:eastAsia="Times New Roman"/>
                <w:spacing w:val="-1"/>
                <w:sz w:val="18"/>
                <w:szCs w:val="18"/>
              </w:rPr>
              <w:t>e</w:t>
            </w:r>
            <w:r>
              <w:rPr>
                <w:rFonts w:eastAsia="Times New Roman"/>
                <w:sz w:val="18"/>
                <w:szCs w:val="18"/>
              </w:rPr>
              <w:t xml:space="preserve">l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vMerge w:val="restart"/>
            <w:tcBorders>
              <w:top w:val="single" w:color="000000" w:sz="6" w:space="0"/>
              <w:left w:val="single" w:color="000000" w:sz="6" w:space="0"/>
              <w:bottom w:val="single" w:color="000000" w:sz="6" w:space="0"/>
              <w:right w:val="single" w:color="000000" w:sz="6" w:space="0"/>
            </w:tcBorders>
          </w:tcPr>
          <w:p w14:paraId="5D4DB3C6">
            <w:pPr>
              <w:tabs>
                <w:tab w:val="left" w:pos="480"/>
                <w:tab w:val="left" w:pos="960"/>
              </w:tabs>
              <w:spacing w:before="23"/>
              <w:ind w:left="64" w:right="-20"/>
              <w:rPr>
                <w:rFonts w:eastAsia="Times New Roman"/>
                <w:sz w:val="18"/>
                <w:szCs w:val="18"/>
              </w:rPr>
            </w:pPr>
            <w:r>
              <w:rPr>
                <w:rFonts w:eastAsia="Times New Roman"/>
                <w:spacing w:val="-3"/>
                <w:sz w:val="18"/>
                <w:szCs w:val="18"/>
              </w:rPr>
              <w:t>A</w:t>
            </w:r>
            <w:r>
              <w:rPr>
                <w:rFonts w:eastAsia="Times New Roman"/>
                <w:sz w:val="18"/>
                <w:szCs w:val="18"/>
              </w:rPr>
              <w:t>s</w:t>
            </w:r>
            <w:r>
              <w:rPr>
                <w:rFonts w:eastAsia="Times New Roman"/>
                <w:sz w:val="18"/>
                <w:szCs w:val="18"/>
              </w:rPr>
              <w:tab/>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z w:val="18"/>
                <w:szCs w:val="18"/>
              </w:rPr>
              <w:tab/>
            </w:r>
            <w:r>
              <w:rPr>
                <w:rFonts w:eastAsia="Times New Roman"/>
                <w:spacing w:val="-3"/>
                <w:sz w:val="18"/>
                <w:szCs w:val="18"/>
              </w:rPr>
              <w:t>G</w:t>
            </w:r>
            <w:r>
              <w:rPr>
                <w:rFonts w:eastAsia="Times New Roman"/>
                <w:sz w:val="18"/>
                <w:szCs w:val="18"/>
              </w:rPr>
              <w:t>B/CB</w:t>
            </w:r>
          </w:p>
          <w:p w14:paraId="07A0D919">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60" w:type="dxa"/>
            <w:vMerge w:val="restart"/>
            <w:tcBorders>
              <w:top w:val="single" w:color="000000" w:sz="6" w:space="0"/>
              <w:left w:val="single" w:color="000000" w:sz="6" w:space="0"/>
              <w:bottom w:val="single" w:color="000000" w:sz="6" w:space="0"/>
              <w:right w:val="single" w:color="000000" w:sz="6" w:space="0"/>
            </w:tcBorders>
          </w:tcPr>
          <w:p w14:paraId="6E445A25">
            <w:pPr>
              <w:spacing w:before="23" w:line="276" w:lineRule="auto"/>
              <w:ind w:left="66" w:right="153"/>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st ste</w:t>
            </w:r>
            <w:r>
              <w:rPr>
                <w:rFonts w:eastAsia="Times New Roman"/>
                <w:spacing w:val="-1"/>
                <w:sz w:val="18"/>
                <w:szCs w:val="18"/>
              </w:rPr>
              <w:t>e</w:t>
            </w:r>
            <w:r>
              <w:rPr>
                <w:rFonts w:eastAsia="Times New Roman"/>
                <w:sz w:val="18"/>
                <w:szCs w:val="18"/>
              </w:rPr>
              <w:t>l</w:t>
            </w:r>
            <w:r>
              <w:rPr>
                <w:rFonts w:eastAsia="Times New Roman"/>
                <w:spacing w:val="1"/>
                <w:sz w:val="18"/>
                <w:szCs w:val="18"/>
              </w:rPr>
              <w:t xml:space="preserve"> o</w:t>
            </w:r>
            <w:r>
              <w:rPr>
                <w:rFonts w:eastAsia="Times New Roman"/>
                <w:sz w:val="18"/>
                <w:szCs w:val="18"/>
              </w:rPr>
              <w:t xml:space="preserve">r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w:t>
            </w:r>
            <w:r>
              <w:rPr>
                <w:rFonts w:eastAsia="Times New Roman"/>
                <w:sz w:val="18"/>
                <w:szCs w:val="18"/>
              </w:rPr>
              <w:t>st</w:t>
            </w:r>
            <w:r>
              <w:rPr>
                <w:rFonts w:eastAsia="Times New Roman"/>
                <w:spacing w:val="-1"/>
                <w:sz w:val="18"/>
                <w:szCs w:val="18"/>
              </w:rPr>
              <w:t>ee</w:t>
            </w:r>
            <w:r>
              <w:rPr>
                <w:rFonts w:eastAsia="Times New Roman"/>
                <w:sz w:val="18"/>
                <w:szCs w:val="18"/>
              </w:rPr>
              <w:t>l</w:t>
            </w:r>
            <w:r>
              <w:rPr>
                <w:rFonts w:eastAsia="Times New Roman"/>
                <w:spacing w:val="3"/>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z w:val="18"/>
                <w:szCs w:val="18"/>
              </w:rPr>
              <w:t>h</w:t>
            </w:r>
          </w:p>
        </w:tc>
        <w:tc>
          <w:tcPr>
            <w:tcW w:w="684" w:type="dxa"/>
            <w:vMerge w:val="restart"/>
            <w:tcBorders>
              <w:top w:val="single" w:color="000000" w:sz="6" w:space="0"/>
              <w:left w:val="single" w:color="000000" w:sz="6" w:space="0"/>
              <w:bottom w:val="single" w:color="000000" w:sz="6" w:space="0"/>
              <w:right w:val="single" w:color="000000" w:sz="6" w:space="0"/>
            </w:tcBorders>
          </w:tcPr>
          <w:p w14:paraId="20933D4D">
            <w:pPr>
              <w:spacing w:after="200" w:line="276" w:lineRule="auto"/>
              <w:rPr>
                <w:sz w:val="22"/>
                <w:lang w:eastAsia="en-US"/>
              </w:rPr>
            </w:pPr>
          </w:p>
        </w:tc>
      </w:tr>
      <w:tr w14:paraId="5DE7507C">
        <w:tblPrEx>
          <w:tblCellMar>
            <w:top w:w="0" w:type="dxa"/>
            <w:left w:w="0" w:type="dxa"/>
            <w:bottom w:w="0" w:type="dxa"/>
            <w:right w:w="0" w:type="dxa"/>
          </w:tblCellMar>
        </w:tblPrEx>
        <w:trPr>
          <w:trHeight w:val="735"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1610E06A">
            <w:pPr>
              <w:widowControl/>
              <w:rPr>
                <w:rFonts w:eastAsia="Times New Roman"/>
                <w:sz w:val="18"/>
                <w:szCs w:val="18"/>
                <w:lang w:eastAsia="en-US"/>
              </w:rPr>
            </w:pPr>
          </w:p>
        </w:tc>
        <w:tc>
          <w:tcPr>
            <w:tcW w:w="990" w:type="dxa"/>
            <w:tcBorders>
              <w:top w:val="single" w:color="000000" w:sz="6" w:space="0"/>
              <w:left w:val="single" w:color="000000" w:sz="6" w:space="0"/>
              <w:bottom w:val="single" w:color="000000" w:sz="6" w:space="0"/>
              <w:right w:val="single" w:color="000000" w:sz="8" w:space="0"/>
            </w:tcBorders>
          </w:tcPr>
          <w:p w14:paraId="12BA5428">
            <w:pPr>
              <w:spacing w:before="23"/>
              <w:ind w:left="64" w:right="-20"/>
              <w:rPr>
                <w:rFonts w:eastAsia="Times New Roman"/>
                <w:sz w:val="18"/>
                <w:szCs w:val="18"/>
                <w:lang w:eastAsia="en-US"/>
              </w:rPr>
            </w:pPr>
            <w:r>
              <w:rPr>
                <w:rFonts w:eastAsia="Times New Roman"/>
                <w:spacing w:val="1"/>
                <w:sz w:val="18"/>
                <w:szCs w:val="18"/>
              </w:rPr>
              <w:t>25</w:t>
            </w:r>
            <w:r>
              <w:rPr>
                <w:rFonts w:eastAsia="Times New Roman"/>
                <w:spacing w:val="-2"/>
                <w:sz w:val="18"/>
                <w:szCs w:val="18"/>
              </w:rPr>
              <w:t>-</w:t>
            </w:r>
            <w:r>
              <w:rPr>
                <w:rFonts w:eastAsia="Times New Roman"/>
                <w:spacing w:val="1"/>
                <w:sz w:val="18"/>
                <w:szCs w:val="18"/>
              </w:rPr>
              <w:t>15</w:t>
            </w:r>
          </w:p>
        </w:tc>
        <w:tc>
          <w:tcPr>
            <w:tcW w:w="851" w:type="dxa"/>
            <w:vMerge w:val="continue"/>
            <w:tcBorders>
              <w:top w:val="single" w:color="000000" w:sz="6" w:space="0"/>
              <w:left w:val="single" w:color="000000" w:sz="8" w:space="0"/>
              <w:bottom w:val="single" w:color="000000" w:sz="6" w:space="0"/>
              <w:right w:val="single" w:color="000000" w:sz="6" w:space="0"/>
            </w:tcBorders>
            <w:vAlign w:val="center"/>
          </w:tcPr>
          <w:p w14:paraId="38F2B35C">
            <w:pPr>
              <w:widowControl/>
              <w:rPr>
                <w:rFonts w:eastAsia="Times New Roman"/>
                <w:sz w:val="18"/>
                <w:szCs w:val="18"/>
                <w:lang w:eastAsia="en-US"/>
              </w:rPr>
            </w:pPr>
          </w:p>
        </w:tc>
        <w:tc>
          <w:tcPr>
            <w:tcW w:w="682" w:type="dxa"/>
            <w:vMerge w:val="continue"/>
            <w:tcBorders>
              <w:top w:val="single" w:color="000000" w:sz="6" w:space="0"/>
              <w:left w:val="single" w:color="000000" w:sz="6" w:space="0"/>
              <w:bottom w:val="single" w:color="000000" w:sz="6" w:space="0"/>
              <w:right w:val="single" w:color="000000" w:sz="6" w:space="0"/>
            </w:tcBorders>
            <w:vAlign w:val="center"/>
          </w:tcPr>
          <w:p w14:paraId="3D67E71B">
            <w:pPr>
              <w:widowControl/>
              <w:rPr>
                <w:rFonts w:eastAsia="Times New Roman"/>
                <w:sz w:val="18"/>
                <w:szCs w:val="18"/>
                <w:lang w:eastAsia="en-US"/>
              </w:rPr>
            </w:pPr>
          </w:p>
        </w:tc>
        <w:tc>
          <w:tcPr>
            <w:tcW w:w="1416" w:type="dxa"/>
            <w:vMerge w:val="continue"/>
            <w:tcBorders>
              <w:top w:val="single" w:color="000000" w:sz="6" w:space="0"/>
              <w:left w:val="single" w:color="000000" w:sz="6" w:space="0"/>
              <w:bottom w:val="single" w:color="000000" w:sz="6" w:space="0"/>
              <w:right w:val="single" w:color="000000" w:sz="6" w:space="0"/>
            </w:tcBorders>
            <w:vAlign w:val="center"/>
          </w:tcPr>
          <w:p w14:paraId="49DB1C98">
            <w:pPr>
              <w:widowControl/>
              <w:rPr>
                <w:rFonts w:eastAsia="Times New Roman"/>
                <w:sz w:val="18"/>
                <w:szCs w:val="18"/>
                <w:lang w:eastAsia="en-US"/>
              </w:rPr>
            </w:pPr>
          </w:p>
        </w:tc>
        <w:tc>
          <w:tcPr>
            <w:tcW w:w="996" w:type="dxa"/>
            <w:tcBorders>
              <w:top w:val="single" w:color="000000" w:sz="6" w:space="0"/>
              <w:left w:val="single" w:color="000000" w:sz="6" w:space="0"/>
              <w:bottom w:val="single" w:color="000000" w:sz="6" w:space="0"/>
              <w:right w:val="single" w:color="000000" w:sz="6" w:space="0"/>
            </w:tcBorders>
          </w:tcPr>
          <w:p w14:paraId="15CBF0F3">
            <w:pPr>
              <w:spacing w:before="23" w:line="276" w:lineRule="auto"/>
              <w:ind w:left="64" w:right="171"/>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st ste</w:t>
            </w:r>
            <w:r>
              <w:rPr>
                <w:rFonts w:eastAsia="Times New Roman"/>
                <w:spacing w:val="-1"/>
                <w:sz w:val="18"/>
                <w:szCs w:val="18"/>
              </w:rPr>
              <w:t>e</w:t>
            </w:r>
            <w:r>
              <w:rPr>
                <w:rFonts w:eastAsia="Times New Roman"/>
                <w:sz w:val="18"/>
                <w:szCs w:val="18"/>
              </w:rPr>
              <w:t xml:space="preserve">l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vMerge w:val="continue"/>
            <w:tcBorders>
              <w:top w:val="single" w:color="000000" w:sz="6" w:space="0"/>
              <w:left w:val="single" w:color="000000" w:sz="6" w:space="0"/>
              <w:bottom w:val="single" w:color="000000" w:sz="6" w:space="0"/>
              <w:right w:val="single" w:color="000000" w:sz="6" w:space="0"/>
            </w:tcBorders>
            <w:vAlign w:val="center"/>
          </w:tcPr>
          <w:p w14:paraId="193A7183">
            <w:pPr>
              <w:widowControl/>
              <w:rPr>
                <w:rFonts w:eastAsia="Times New Roman"/>
                <w:sz w:val="18"/>
                <w:szCs w:val="18"/>
                <w:lang w:eastAsia="en-US"/>
              </w:rPr>
            </w:pPr>
          </w:p>
        </w:tc>
        <w:tc>
          <w:tcPr>
            <w:tcW w:w="1560" w:type="dxa"/>
            <w:vMerge w:val="continue"/>
            <w:tcBorders>
              <w:top w:val="single" w:color="000000" w:sz="6" w:space="0"/>
              <w:left w:val="single" w:color="000000" w:sz="6" w:space="0"/>
              <w:bottom w:val="single" w:color="000000" w:sz="6" w:space="0"/>
              <w:right w:val="single" w:color="000000" w:sz="6" w:space="0"/>
            </w:tcBorders>
            <w:vAlign w:val="center"/>
          </w:tcPr>
          <w:p w14:paraId="32F725B9">
            <w:pPr>
              <w:widowControl/>
              <w:rPr>
                <w:rFonts w:eastAsia="Times New Roman"/>
                <w:sz w:val="18"/>
                <w:szCs w:val="18"/>
                <w:lang w:eastAsia="en-US"/>
              </w:rPr>
            </w:pPr>
          </w:p>
        </w:tc>
        <w:tc>
          <w:tcPr>
            <w:tcW w:w="684" w:type="dxa"/>
            <w:vMerge w:val="continue"/>
            <w:tcBorders>
              <w:top w:val="single" w:color="000000" w:sz="6" w:space="0"/>
              <w:left w:val="single" w:color="000000" w:sz="6" w:space="0"/>
              <w:bottom w:val="single" w:color="000000" w:sz="6" w:space="0"/>
              <w:right w:val="single" w:color="000000" w:sz="6" w:space="0"/>
            </w:tcBorders>
            <w:vAlign w:val="center"/>
          </w:tcPr>
          <w:p w14:paraId="5D82D7F4">
            <w:pPr>
              <w:widowControl/>
              <w:rPr>
                <w:sz w:val="22"/>
                <w:lang w:eastAsia="en-US"/>
              </w:rPr>
            </w:pPr>
          </w:p>
        </w:tc>
      </w:tr>
      <w:tr w14:paraId="5E26A90E">
        <w:tblPrEx>
          <w:tblCellMar>
            <w:top w:w="0" w:type="dxa"/>
            <w:left w:w="0" w:type="dxa"/>
            <w:bottom w:w="0" w:type="dxa"/>
            <w:right w:w="0" w:type="dxa"/>
          </w:tblCellMar>
        </w:tblPrEx>
        <w:trPr>
          <w:trHeight w:val="737"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56902BDF">
            <w:pPr>
              <w:widowControl/>
              <w:rPr>
                <w:rFonts w:eastAsia="Times New Roman"/>
                <w:sz w:val="18"/>
                <w:szCs w:val="18"/>
                <w:lang w:eastAsia="en-US"/>
              </w:rPr>
            </w:pPr>
          </w:p>
        </w:tc>
        <w:tc>
          <w:tcPr>
            <w:tcW w:w="990" w:type="dxa"/>
            <w:tcBorders>
              <w:top w:val="single" w:color="000000" w:sz="6" w:space="0"/>
              <w:left w:val="single" w:color="000000" w:sz="6" w:space="0"/>
              <w:bottom w:val="single" w:color="000000" w:sz="6" w:space="0"/>
              <w:right w:val="single" w:color="000000" w:sz="8" w:space="0"/>
            </w:tcBorders>
          </w:tcPr>
          <w:p w14:paraId="4F1C1A2D">
            <w:pPr>
              <w:spacing w:before="25"/>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7DEC3E72">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1" w:type="dxa"/>
            <w:tcBorders>
              <w:top w:val="single" w:color="000000" w:sz="6" w:space="0"/>
              <w:left w:val="single" w:color="000000" w:sz="8" w:space="0"/>
              <w:bottom w:val="single" w:color="000000" w:sz="6" w:space="0"/>
              <w:right w:val="single" w:color="000000" w:sz="6" w:space="0"/>
            </w:tcBorders>
          </w:tcPr>
          <w:p w14:paraId="5FBD7DC5">
            <w:pPr>
              <w:spacing w:before="25"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6" w:space="0"/>
              <w:left w:val="single" w:color="000000" w:sz="6" w:space="0"/>
              <w:bottom w:val="single" w:color="000000" w:sz="6" w:space="0"/>
              <w:right w:val="single" w:color="000000" w:sz="6" w:space="0"/>
            </w:tcBorders>
          </w:tcPr>
          <w:p w14:paraId="3A2C5C0E">
            <w:pPr>
              <w:spacing w:after="200" w:line="276" w:lineRule="auto"/>
              <w:rPr>
                <w:sz w:val="22"/>
                <w:lang w:eastAsia="en-US"/>
              </w:rPr>
            </w:pPr>
          </w:p>
        </w:tc>
        <w:tc>
          <w:tcPr>
            <w:tcW w:w="1416" w:type="dxa"/>
            <w:tcBorders>
              <w:top w:val="single" w:color="000000" w:sz="6" w:space="0"/>
              <w:left w:val="single" w:color="000000" w:sz="6" w:space="0"/>
              <w:bottom w:val="single" w:color="000000" w:sz="6" w:space="0"/>
              <w:right w:val="single" w:color="000000" w:sz="6" w:space="0"/>
            </w:tcBorders>
          </w:tcPr>
          <w:p w14:paraId="519619B7">
            <w:pPr>
              <w:spacing w:before="25" w:line="276" w:lineRule="auto"/>
              <w:ind w:left="64" w:right="233"/>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2"/>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134626E8">
            <w:pPr>
              <w:spacing w:before="25" w:line="276" w:lineRule="auto"/>
              <w:ind w:left="64" w:right="278"/>
              <w:rPr>
                <w:rFonts w:eastAsia="Times New Roman"/>
                <w:sz w:val="18"/>
                <w:szCs w:val="18"/>
                <w:lang w:eastAsia="en-US"/>
              </w:rPr>
            </w:pPr>
            <w:r>
              <w:rPr>
                <w:rFonts w:eastAsia="Times New Roman"/>
                <w:spacing w:val="1"/>
                <w:sz w:val="18"/>
                <w:szCs w:val="18"/>
              </w:rPr>
              <w:t>Fo</w:t>
            </w:r>
            <w:r>
              <w:rPr>
                <w:rFonts w:eastAsia="Times New Roman"/>
                <w:spacing w:val="-2"/>
                <w:sz w:val="18"/>
                <w:szCs w:val="18"/>
              </w:rPr>
              <w:t>r</w:t>
            </w:r>
            <w:r>
              <w:rPr>
                <w:rFonts w:eastAsia="Times New Roman"/>
                <w:spacing w:val="-1"/>
                <w:sz w:val="18"/>
                <w:szCs w:val="18"/>
              </w:rPr>
              <w:t>ge</w:t>
            </w:r>
            <w:r>
              <w:rPr>
                <w:rFonts w:eastAsia="Times New Roman"/>
                <w:sz w:val="18"/>
                <w:szCs w:val="18"/>
              </w:rPr>
              <w:t>d st</w:t>
            </w:r>
            <w:r>
              <w:rPr>
                <w:rFonts w:eastAsia="Times New Roman"/>
                <w:spacing w:val="-1"/>
                <w:sz w:val="18"/>
                <w:szCs w:val="18"/>
              </w:rPr>
              <w:t>ee</w:t>
            </w:r>
            <w:r>
              <w:rPr>
                <w:rFonts w:eastAsia="Times New Roman"/>
                <w:sz w:val="18"/>
                <w:szCs w:val="18"/>
              </w:rPr>
              <w:t>l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6" w:space="0"/>
              <w:left w:val="single" w:color="000000" w:sz="6" w:space="0"/>
              <w:bottom w:val="single" w:color="000000" w:sz="6" w:space="0"/>
              <w:right w:val="single" w:color="000000" w:sz="6" w:space="0"/>
            </w:tcBorders>
            <w:vAlign w:val="center"/>
          </w:tcPr>
          <w:p w14:paraId="197EA437">
            <w:pPr>
              <w:widowControl/>
              <w:rPr>
                <w:rFonts w:eastAsia="Times New Roman"/>
                <w:sz w:val="18"/>
                <w:szCs w:val="18"/>
                <w:lang w:eastAsia="en-US"/>
              </w:rPr>
            </w:pPr>
          </w:p>
        </w:tc>
        <w:tc>
          <w:tcPr>
            <w:tcW w:w="1560" w:type="dxa"/>
            <w:tcBorders>
              <w:top w:val="single" w:color="000000" w:sz="6" w:space="0"/>
              <w:left w:val="single" w:color="000000" w:sz="6" w:space="0"/>
              <w:bottom w:val="single" w:color="000000" w:sz="6" w:space="0"/>
              <w:right w:val="single" w:color="000000" w:sz="6" w:space="0"/>
            </w:tcBorders>
          </w:tcPr>
          <w:p w14:paraId="6E467E82">
            <w:pPr>
              <w:spacing w:before="5" w:line="260" w:lineRule="exact"/>
              <w:rPr>
                <w:sz w:val="26"/>
                <w:szCs w:val="26"/>
              </w:rPr>
            </w:pPr>
          </w:p>
          <w:p w14:paraId="18E1239B">
            <w:pPr>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84" w:type="dxa"/>
            <w:vMerge w:val="continue"/>
            <w:tcBorders>
              <w:top w:val="single" w:color="000000" w:sz="6" w:space="0"/>
              <w:left w:val="single" w:color="000000" w:sz="6" w:space="0"/>
              <w:bottom w:val="single" w:color="000000" w:sz="6" w:space="0"/>
              <w:right w:val="single" w:color="000000" w:sz="6" w:space="0"/>
            </w:tcBorders>
            <w:vAlign w:val="center"/>
          </w:tcPr>
          <w:p w14:paraId="53CF1378">
            <w:pPr>
              <w:widowControl/>
              <w:rPr>
                <w:sz w:val="22"/>
                <w:lang w:eastAsia="en-US"/>
              </w:rPr>
            </w:pPr>
          </w:p>
        </w:tc>
      </w:tr>
    </w:tbl>
    <w:p w14:paraId="281BFD50">
      <w:pPr>
        <w:widowControl/>
        <w:sectPr>
          <w:pgSz w:w="11920" w:h="16860"/>
          <w:pgMar w:top="1100" w:right="660" w:bottom="1140" w:left="1220" w:header="875" w:footer="947" w:gutter="0"/>
          <w:cols w:space="720" w:num="1"/>
        </w:sectPr>
      </w:pPr>
    </w:p>
    <w:p w14:paraId="648ADF6D">
      <w:pPr>
        <w:spacing w:line="200" w:lineRule="exact"/>
        <w:rPr>
          <w:sz w:val="20"/>
          <w:szCs w:val="20"/>
          <w:lang w:eastAsia="en-US"/>
        </w:rPr>
      </w:pPr>
      <w:r>
        <w:rPr>
          <w:sz w:val="22"/>
        </w:rPr>
        <mc:AlternateContent>
          <mc:Choice Requires="wpg">
            <w:drawing>
              <wp:anchor distT="0" distB="0" distL="114300" distR="114300" simplePos="0" relativeHeight="251670528" behindDoc="1" locked="0" layoutInCell="1" allowOverlap="1">
                <wp:simplePos x="0" y="0"/>
                <wp:positionH relativeFrom="page">
                  <wp:posOffset>7056120</wp:posOffset>
                </wp:positionH>
                <wp:positionV relativeFrom="page">
                  <wp:posOffset>1062355</wp:posOffset>
                </wp:positionV>
                <wp:extent cx="8890" cy="8890"/>
                <wp:effectExtent l="7620" t="5080" r="12065" b="5080"/>
                <wp:wrapNone/>
                <wp:docPr id="7" name="Group 5"/>
                <wp:cNvGraphicFramePr/>
                <a:graphic xmlns:a="http://schemas.openxmlformats.org/drawingml/2006/main">
                  <a:graphicData uri="http://schemas.microsoft.com/office/word/2010/wordprocessingGroup">
                    <wpg:wgp>
                      <wpg:cNvGrpSpPr/>
                      <wpg:grpSpPr>
                        <a:xfrm>
                          <a:off x="0" y="0"/>
                          <a:ext cx="8890" cy="8890"/>
                          <a:chOff x="11112" y="1673"/>
                          <a:chExt cx="14" cy="14"/>
                        </a:xfrm>
                      </wpg:grpSpPr>
                      <wps:wsp>
                        <wps:cNvPr id="8" name="Freeform 6"/>
                        <wps:cNvSpPr/>
                        <wps:spPr bwMode="auto">
                          <a:xfrm>
                            <a:off x="11112" y="1673"/>
                            <a:ext cx="14" cy="14"/>
                          </a:xfrm>
                          <a:custGeom>
                            <a:avLst/>
                            <a:gdLst>
                              <a:gd name="T0" fmla="+- 0 11112 11112"/>
                              <a:gd name="T1" fmla="*/ T0 w 14"/>
                              <a:gd name="T2" fmla="+- 0 1680 1673"/>
                              <a:gd name="T3" fmla="*/ 1680 h 14"/>
                              <a:gd name="T4" fmla="+- 0 11126 11112"/>
                              <a:gd name="T5" fmla="*/ T4 w 14"/>
                              <a:gd name="T6" fmla="+- 0 1680 1673"/>
                              <a:gd name="T7" fmla="*/ 1680 h 14"/>
                            </a:gdLst>
                            <a:ahLst/>
                            <a:cxnLst>
                              <a:cxn ang="0">
                                <a:pos x="T1" y="T3"/>
                              </a:cxn>
                              <a:cxn ang="0">
                                <a:pos x="T5" y="T7"/>
                              </a:cxn>
                            </a:cxnLst>
                            <a:rect l="0" t="0" r="r" b="b"/>
                            <a:pathLst>
                              <a:path w="14" h="14">
                                <a:moveTo>
                                  <a:pt x="0" y="7"/>
                                </a:moveTo>
                                <a:lnTo>
                                  <a:pt x="14" y="7"/>
                                </a:lnTo>
                              </a:path>
                            </a:pathLst>
                          </a:custGeom>
                          <a:noFill/>
                          <a:ln w="10414">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5" o:spid="_x0000_s1026" o:spt="203" style="position:absolute;left:0pt;margin-left:555.6pt;margin-top:83.65pt;height:0.7pt;width:0.7pt;mso-position-horizontal-relative:page;mso-position-vertical-relative:page;z-index:-251645952;mso-width-relative:page;mso-height-relative:page;" coordorigin="11112,1673" coordsize="14,14" o:gfxdata="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">
                <o:lock v:ext="edit" aspectratio="f"/>
                <v:shape id="Freeform 6" o:spid="_x0000_s1026" o:spt="100" style="position:absolute;left:11112;top:1673;height:14;width:14;" filled="f" stroked="t" coordsize="14,14" o:gfxdata="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EvhLm2AAAA2gAAAA8A&#10;AAAAAAAAAQAgAAAAIgAAAGRycy9kb3ducmV2LnhtbFBLAQIUABQAAAAIAIdO4kAzLwWeOwAAADkA&#10;AAAQAAAAAAAAAAEAIAAAAAUBAABkcnMvc2hhcGV4bWwueG1sUEsFBgAAAAAGAAYAWwEAAK8DAAAA&#10;AA==&#10;" path="m0,7l14,7e">
                  <v:path o:connectlocs="0,1680;14,1680" o:connectangles="0,0"/>
                  <v:fill on="f" focussize="0,0"/>
                  <v:stroke weight="0.82pt" color="#000000" joinstyle="round"/>
                  <v:imagedata o:title=""/>
                  <o:lock v:ext="edit" aspectratio="f"/>
                </v:shape>
              </v:group>
            </w:pict>
          </mc:Fallback>
        </mc:AlternateContent>
      </w:r>
      <w:r>
        <w:rPr>
          <w:sz w:val="22"/>
        </w:rPr>
        <mc:AlternateContent>
          <mc:Choice Requires="wpg">
            <w:drawing>
              <wp:anchor distT="0" distB="0" distL="114300" distR="114300" simplePos="0" relativeHeight="251671552" behindDoc="1" locked="0" layoutInCell="1" allowOverlap="1">
                <wp:simplePos x="0" y="0"/>
                <wp:positionH relativeFrom="page">
                  <wp:posOffset>7056120</wp:posOffset>
                </wp:positionH>
                <wp:positionV relativeFrom="page">
                  <wp:posOffset>1729740</wp:posOffset>
                </wp:positionV>
                <wp:extent cx="8890" cy="8890"/>
                <wp:effectExtent l="7620" t="5715" r="12065" b="4445"/>
                <wp:wrapNone/>
                <wp:docPr id="9" name="Group 7"/>
                <wp:cNvGraphicFramePr/>
                <a:graphic xmlns:a="http://schemas.openxmlformats.org/drawingml/2006/main">
                  <a:graphicData uri="http://schemas.microsoft.com/office/word/2010/wordprocessingGroup">
                    <wpg:wgp>
                      <wpg:cNvGrpSpPr/>
                      <wpg:grpSpPr>
                        <a:xfrm>
                          <a:off x="0" y="0"/>
                          <a:ext cx="8890" cy="8890"/>
                          <a:chOff x="11112" y="2724"/>
                          <a:chExt cx="14" cy="14"/>
                        </a:xfrm>
                      </wpg:grpSpPr>
                      <wps:wsp>
                        <wps:cNvPr id="10" name="Freeform 8"/>
                        <wps:cNvSpPr/>
                        <wps:spPr bwMode="auto">
                          <a:xfrm>
                            <a:off x="11112" y="2724"/>
                            <a:ext cx="14" cy="14"/>
                          </a:xfrm>
                          <a:custGeom>
                            <a:avLst/>
                            <a:gdLst>
                              <a:gd name="T0" fmla="+- 0 11112 11112"/>
                              <a:gd name="T1" fmla="*/ T0 w 14"/>
                              <a:gd name="T2" fmla="+- 0 2732 2724"/>
                              <a:gd name="T3" fmla="*/ 2732 h 14"/>
                              <a:gd name="T4" fmla="+- 0 11126 11112"/>
                              <a:gd name="T5" fmla="*/ T4 w 14"/>
                              <a:gd name="T6" fmla="+- 0 2732 2724"/>
                              <a:gd name="T7" fmla="*/ 2732 h 14"/>
                            </a:gdLst>
                            <a:ahLst/>
                            <a:cxnLst>
                              <a:cxn ang="0">
                                <a:pos x="T1" y="T3"/>
                              </a:cxn>
                              <a:cxn ang="0">
                                <a:pos x="T5" y="T7"/>
                              </a:cxn>
                            </a:cxnLst>
                            <a:rect l="0" t="0" r="r" b="b"/>
                            <a:pathLst>
                              <a:path w="14" h="14">
                                <a:moveTo>
                                  <a:pt x="0" y="8"/>
                                </a:moveTo>
                                <a:lnTo>
                                  <a:pt x="14" y="8"/>
                                </a:lnTo>
                              </a:path>
                            </a:pathLst>
                          </a:custGeom>
                          <a:noFill/>
                          <a:ln w="10414">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7" o:spid="_x0000_s1026" o:spt="203" style="position:absolute;left:0pt;margin-left:555.6pt;margin-top:136.2pt;height:0.7pt;width:0.7pt;mso-position-horizontal-relative:page;mso-position-vertical-relative:page;z-index:-251644928;mso-width-relative:page;mso-height-relative:page;" coordorigin="11112,2724" coordsize="14,14" o:gfxdata="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">
                <o:lock v:ext="edit" aspectratio="f"/>
                <v:shape id="Freeform 8" o:spid="_x0000_s1026" o:spt="100" style="position:absolute;left:11112;top:2724;height:14;width:14;" filled="f" stroked="t" coordsize="14,14" o:gfxdata="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sQa0rsAAADb&#10;AAAADwAAAAAAAAABACAAAAAiAAAAZHJzL2Rvd25yZXYueG1sUEsBAhQAFAAAAAgAh07iQDMvBZ47&#10;AAAAOQAAABAAAAAAAAAAAQAgAAAACgEAAGRycy9zaGFwZXhtbC54bWxQSwUGAAAAAAYABgBbAQAA&#10;tAMAAAAA&#10;" path="m0,8l14,8e">
                  <v:path o:connectlocs="0,2732;14,2732" o:connectangles="0,0"/>
                  <v:fill on="f" focussize="0,0"/>
                  <v:stroke weight="0.82pt" color="#000000" joinstyle="round"/>
                  <v:imagedata o:title=""/>
                  <o:lock v:ext="edit" aspectratio="f"/>
                </v:shape>
              </v:group>
            </w:pict>
          </mc:Fallback>
        </mc:AlternateContent>
      </w:r>
      <w:r>
        <w:rPr>
          <w:sz w:val="22"/>
        </w:rPr>
        <mc:AlternateContent>
          <mc:Choice Requires="wpg">
            <w:drawing>
              <wp:anchor distT="0" distB="0" distL="114300" distR="114300" simplePos="0" relativeHeight="251672576" behindDoc="1" locked="0" layoutInCell="1" allowOverlap="1">
                <wp:simplePos x="0" y="0"/>
                <wp:positionH relativeFrom="page">
                  <wp:posOffset>7056120</wp:posOffset>
                </wp:positionH>
                <wp:positionV relativeFrom="page">
                  <wp:posOffset>2644140</wp:posOffset>
                </wp:positionV>
                <wp:extent cx="8890" cy="8890"/>
                <wp:effectExtent l="7620" t="5715" r="12065" b="4445"/>
                <wp:wrapNone/>
                <wp:docPr id="11" name="Group 9"/>
                <wp:cNvGraphicFramePr/>
                <a:graphic xmlns:a="http://schemas.openxmlformats.org/drawingml/2006/main">
                  <a:graphicData uri="http://schemas.microsoft.com/office/word/2010/wordprocessingGroup">
                    <wpg:wgp>
                      <wpg:cNvGrpSpPr/>
                      <wpg:grpSpPr>
                        <a:xfrm>
                          <a:off x="0" y="0"/>
                          <a:ext cx="8890" cy="8890"/>
                          <a:chOff x="11112" y="4164"/>
                          <a:chExt cx="14" cy="14"/>
                        </a:xfrm>
                      </wpg:grpSpPr>
                      <wps:wsp>
                        <wps:cNvPr id="12" name="Freeform 10"/>
                        <wps:cNvSpPr/>
                        <wps:spPr bwMode="auto">
                          <a:xfrm>
                            <a:off x="11112" y="4164"/>
                            <a:ext cx="14" cy="14"/>
                          </a:xfrm>
                          <a:custGeom>
                            <a:avLst/>
                            <a:gdLst>
                              <a:gd name="T0" fmla="+- 0 11112 11112"/>
                              <a:gd name="T1" fmla="*/ T0 w 14"/>
                              <a:gd name="T2" fmla="+- 0 4172 4164"/>
                              <a:gd name="T3" fmla="*/ 4172 h 14"/>
                              <a:gd name="T4" fmla="+- 0 11126 11112"/>
                              <a:gd name="T5" fmla="*/ T4 w 14"/>
                              <a:gd name="T6" fmla="+- 0 4172 4164"/>
                              <a:gd name="T7" fmla="*/ 4172 h 14"/>
                            </a:gdLst>
                            <a:ahLst/>
                            <a:cxnLst>
                              <a:cxn ang="0">
                                <a:pos x="T1" y="T3"/>
                              </a:cxn>
                              <a:cxn ang="0">
                                <a:pos x="T5" y="T7"/>
                              </a:cxn>
                            </a:cxnLst>
                            <a:rect l="0" t="0" r="r" b="b"/>
                            <a:pathLst>
                              <a:path w="14" h="14">
                                <a:moveTo>
                                  <a:pt x="0" y="8"/>
                                </a:moveTo>
                                <a:lnTo>
                                  <a:pt x="14" y="8"/>
                                </a:lnTo>
                              </a:path>
                            </a:pathLst>
                          </a:custGeom>
                          <a:noFill/>
                          <a:ln w="10414">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9" o:spid="_x0000_s1026" o:spt="203" style="position:absolute;left:0pt;margin-left:555.6pt;margin-top:208.2pt;height:0.7pt;width:0.7pt;mso-position-horizontal-relative:page;mso-position-vertical-relative:page;z-index:-251643904;mso-width-relative:page;mso-height-relative:page;" coordorigin="11112,4164" coordsize="14,14" o:gfxdata="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">
                <o:lock v:ext="edit" aspectratio="f"/>
                <v:shape id="Freeform 10" o:spid="_x0000_s1026" o:spt="100" style="position:absolute;left:11112;top:4164;height:14;width:14;" filled="f" stroked="t" coordsize="14,14" o:gfxdata="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VaIT65AAAA2wAA&#10;AA8AAAAAAAAAAQAgAAAAIgAAAGRycy9kb3ducmV2LnhtbFBLAQIUABQAAAAIAIdO4kAzLwWeOwAA&#10;ADkAAAAQAAAAAAAAAAEAIAAAAAgBAABkcnMvc2hhcGV4bWwueG1sUEsFBgAAAAAGAAYAWwEAALID&#10;AAAAAA==&#10;" path="m0,8l14,8e">
                  <v:path o:connectlocs="0,4172;14,4172" o:connectangles="0,0"/>
                  <v:fill on="f" focussize="0,0"/>
                  <v:stroke weight="0.82pt" color="#000000" joinstyle="round"/>
                  <v:imagedata o:title=""/>
                  <o:lock v:ext="edit" aspectratio="f"/>
                </v:shape>
              </v:group>
            </w:pict>
          </mc:Fallback>
        </mc:AlternateContent>
      </w:r>
    </w:p>
    <w:tbl>
      <w:tblPr>
        <w:tblStyle w:val="40"/>
        <w:tblW w:w="9791" w:type="dxa"/>
        <w:tblInd w:w="104" w:type="dxa"/>
        <w:tblLayout w:type="fixed"/>
        <w:tblCellMar>
          <w:top w:w="0" w:type="dxa"/>
          <w:left w:w="0" w:type="dxa"/>
          <w:bottom w:w="0" w:type="dxa"/>
          <w:right w:w="0" w:type="dxa"/>
        </w:tblCellMar>
      </w:tblPr>
      <w:tblGrid>
        <w:gridCol w:w="1015"/>
        <w:gridCol w:w="991"/>
        <w:gridCol w:w="850"/>
        <w:gridCol w:w="682"/>
        <w:gridCol w:w="1416"/>
        <w:gridCol w:w="996"/>
        <w:gridCol w:w="1585"/>
        <w:gridCol w:w="1560"/>
        <w:gridCol w:w="696"/>
      </w:tblGrid>
      <w:tr w14:paraId="4CCA0033">
        <w:tblPrEx>
          <w:tblCellMar>
            <w:top w:w="0" w:type="dxa"/>
            <w:left w:w="0" w:type="dxa"/>
            <w:bottom w:w="0" w:type="dxa"/>
            <w:right w:w="0" w:type="dxa"/>
          </w:tblCellMar>
        </w:tblPrEx>
        <w:trPr>
          <w:trHeight w:val="356" w:hRule="exact"/>
        </w:trPr>
        <w:tc>
          <w:tcPr>
            <w:tcW w:w="1015" w:type="dxa"/>
            <w:vMerge w:val="restart"/>
            <w:tcBorders>
              <w:top w:val="single" w:color="000000" w:sz="6" w:space="0"/>
              <w:left w:val="single" w:color="000000" w:sz="6" w:space="0"/>
              <w:bottom w:val="single" w:color="000000" w:sz="6" w:space="0"/>
              <w:right w:val="single" w:color="000000" w:sz="6" w:space="0"/>
            </w:tcBorders>
          </w:tcPr>
          <w:p w14:paraId="574AAB6B">
            <w:pPr>
              <w:spacing w:before="42"/>
              <w:ind w:left="234" w:right="-20"/>
              <w:rPr>
                <w:rFonts w:eastAsia="Times New Roman"/>
                <w:sz w:val="18"/>
                <w:szCs w:val="18"/>
                <w:lang w:eastAsia="en-US"/>
              </w:rPr>
            </w:pPr>
            <w:r>
              <w:rPr>
                <w:rFonts w:eastAsia="Times New Roman"/>
                <w:spacing w:val="1"/>
                <w:sz w:val="18"/>
                <w:szCs w:val="18"/>
              </w:rPr>
              <w:t>S</w:t>
            </w:r>
            <w:r>
              <w:rPr>
                <w:rFonts w:eastAsia="Times New Roman"/>
                <w:spacing w:val="-4"/>
                <w:sz w:val="18"/>
                <w:szCs w:val="18"/>
              </w:rPr>
              <w:t>y</w:t>
            </w:r>
            <w:r>
              <w:rPr>
                <w:rFonts w:eastAsia="Times New Roman"/>
                <w:sz w:val="18"/>
                <w:szCs w:val="18"/>
              </w:rPr>
              <w:t>s</w:t>
            </w:r>
            <w:r>
              <w:rPr>
                <w:rFonts w:eastAsia="Times New Roman"/>
                <w:spacing w:val="2"/>
                <w:sz w:val="18"/>
                <w:szCs w:val="18"/>
              </w:rPr>
              <w:t>t</w:t>
            </w:r>
            <w:r>
              <w:rPr>
                <w:rFonts w:eastAsia="Times New Roman"/>
                <w:spacing w:val="1"/>
                <w:sz w:val="18"/>
                <w:szCs w:val="18"/>
              </w:rPr>
              <w:t>e</w:t>
            </w:r>
            <w:r>
              <w:rPr>
                <w:rFonts w:eastAsia="Times New Roman"/>
                <w:sz w:val="18"/>
                <w:szCs w:val="18"/>
              </w:rPr>
              <w:t>m</w:t>
            </w:r>
          </w:p>
        </w:tc>
        <w:tc>
          <w:tcPr>
            <w:tcW w:w="991" w:type="dxa"/>
            <w:vMerge w:val="restart"/>
            <w:tcBorders>
              <w:top w:val="single" w:color="000000" w:sz="6" w:space="0"/>
              <w:left w:val="single" w:color="000000" w:sz="6" w:space="0"/>
              <w:bottom w:val="single" w:color="000000" w:sz="6" w:space="0"/>
              <w:right w:val="single" w:color="000000" w:sz="6" w:space="0"/>
            </w:tcBorders>
          </w:tcPr>
          <w:p w14:paraId="35B82922">
            <w:pPr>
              <w:spacing w:before="42" w:line="290" w:lineRule="auto"/>
              <w:ind w:left="156" w:right="139"/>
              <w:jc w:val="center"/>
              <w:rPr>
                <w:rFonts w:eastAsia="Times New Roman"/>
                <w:sz w:val="18"/>
                <w:szCs w:val="18"/>
                <w:lang w:eastAsia="en-US"/>
              </w:rPr>
            </w:pPr>
            <w:r>
              <w:rPr>
                <w:rFonts w:eastAsia="Times New Roman"/>
                <w:sz w:val="18"/>
                <w:szCs w:val="18"/>
              </w:rPr>
              <w:t>N</w:t>
            </w:r>
            <w:r>
              <w:rPr>
                <w:rFonts w:eastAsia="Times New Roman"/>
                <w:spacing w:val="1"/>
                <w:sz w:val="18"/>
                <w:szCs w:val="18"/>
              </w:rPr>
              <w:t>o</w:t>
            </w:r>
            <w:r>
              <w:rPr>
                <w:rFonts w:eastAsia="Times New Roman"/>
                <w:spacing w:val="-3"/>
                <w:sz w:val="18"/>
                <w:szCs w:val="18"/>
              </w:rPr>
              <w:t>m</w:t>
            </w:r>
            <w:r>
              <w:rPr>
                <w:rFonts w:eastAsia="Times New Roman"/>
                <w:sz w:val="18"/>
                <w:szCs w:val="18"/>
              </w:rPr>
              <w:t>i</w:t>
            </w:r>
            <w:r>
              <w:rPr>
                <w:rFonts w:eastAsia="Times New Roman"/>
                <w:spacing w:val="1"/>
                <w:sz w:val="18"/>
                <w:szCs w:val="18"/>
              </w:rPr>
              <w:t>n</w:t>
            </w:r>
            <w:r>
              <w:rPr>
                <w:rFonts w:eastAsia="Times New Roman"/>
                <w:spacing w:val="-1"/>
                <w:sz w:val="18"/>
                <w:szCs w:val="18"/>
              </w:rPr>
              <w:t>a</w:t>
            </w:r>
            <w:r>
              <w:rPr>
                <w:rFonts w:eastAsia="Times New Roman"/>
                <w:sz w:val="18"/>
                <w:szCs w:val="18"/>
              </w:rPr>
              <w:t>l si</w:t>
            </w:r>
            <w:r>
              <w:rPr>
                <w:rFonts w:eastAsia="Times New Roman"/>
                <w:spacing w:val="-1"/>
                <w:sz w:val="18"/>
                <w:szCs w:val="18"/>
              </w:rPr>
              <w:t>z</w:t>
            </w:r>
            <w:r>
              <w:rPr>
                <w:rFonts w:eastAsia="Times New Roman"/>
                <w:sz w:val="18"/>
                <w:szCs w:val="18"/>
              </w:rPr>
              <w:t>e (</w:t>
            </w:r>
            <w:r>
              <w:rPr>
                <w:rFonts w:eastAsia="Times New Roman"/>
                <w:spacing w:val="-1"/>
                <w:sz w:val="18"/>
                <w:szCs w:val="18"/>
              </w:rPr>
              <w:t>mm</w:t>
            </w:r>
            <w:r>
              <w:rPr>
                <w:rFonts w:eastAsia="Times New Roman"/>
                <w:sz w:val="18"/>
                <w:szCs w:val="18"/>
              </w:rPr>
              <w:t>)</w:t>
            </w:r>
          </w:p>
        </w:tc>
        <w:tc>
          <w:tcPr>
            <w:tcW w:w="1532" w:type="dxa"/>
            <w:gridSpan w:val="2"/>
            <w:tcBorders>
              <w:top w:val="single" w:color="000000" w:sz="6" w:space="0"/>
              <w:left w:val="single" w:color="000000" w:sz="6" w:space="0"/>
              <w:bottom w:val="single" w:color="000000" w:sz="6" w:space="0"/>
              <w:right w:val="single" w:color="000000" w:sz="6" w:space="0"/>
            </w:tcBorders>
          </w:tcPr>
          <w:p w14:paraId="560B62F5">
            <w:pPr>
              <w:spacing w:before="42"/>
              <w:ind w:left="564" w:right="543"/>
              <w:jc w:val="center"/>
              <w:rPr>
                <w:rFonts w:eastAsia="Times New Roman"/>
                <w:sz w:val="18"/>
                <w:szCs w:val="18"/>
                <w:lang w:eastAsia="en-US"/>
              </w:rPr>
            </w:pPr>
            <w:r>
              <w:rPr>
                <w:rFonts w:eastAsia="Times New Roman"/>
                <w:spacing w:val="3"/>
                <w:sz w:val="18"/>
                <w:szCs w:val="18"/>
              </w:rPr>
              <w:t>P</w:t>
            </w:r>
            <w:r>
              <w:rPr>
                <w:rFonts w:eastAsia="Times New Roman"/>
                <w:spacing w:val="-2"/>
                <w:sz w:val="18"/>
                <w:szCs w:val="18"/>
              </w:rPr>
              <w:t>i</w:t>
            </w:r>
            <w:r>
              <w:rPr>
                <w:rFonts w:eastAsia="Times New Roman"/>
                <w:spacing w:val="1"/>
                <w:sz w:val="18"/>
                <w:szCs w:val="18"/>
              </w:rPr>
              <w:t>p</w:t>
            </w:r>
            <w:r>
              <w:rPr>
                <w:rFonts w:eastAsia="Times New Roman"/>
                <w:sz w:val="18"/>
                <w:szCs w:val="18"/>
              </w:rPr>
              <w:t>e</w:t>
            </w:r>
          </w:p>
        </w:tc>
        <w:tc>
          <w:tcPr>
            <w:tcW w:w="1416" w:type="dxa"/>
            <w:vMerge w:val="restart"/>
            <w:tcBorders>
              <w:top w:val="single" w:color="000000" w:sz="6" w:space="0"/>
              <w:left w:val="single" w:color="000000" w:sz="6" w:space="0"/>
              <w:bottom w:val="single" w:color="000000" w:sz="6" w:space="0"/>
              <w:right w:val="single" w:color="000000" w:sz="6" w:space="0"/>
            </w:tcBorders>
          </w:tcPr>
          <w:p w14:paraId="163992C8">
            <w:pPr>
              <w:spacing w:before="42"/>
              <w:ind w:left="352" w:right="-20"/>
              <w:rPr>
                <w:rFonts w:eastAsia="Times New Roman"/>
                <w:sz w:val="18"/>
                <w:szCs w:val="18"/>
                <w:lang w:eastAsia="en-US"/>
              </w:rPr>
            </w:pPr>
            <w:r>
              <w:rPr>
                <w:rFonts w:eastAsia="Times New Roman"/>
                <w:spacing w:val="3"/>
                <w:sz w:val="18"/>
                <w:szCs w:val="18"/>
              </w:rPr>
              <w:t>P</w:t>
            </w:r>
            <w:r>
              <w:rPr>
                <w:rFonts w:eastAsia="Times New Roman"/>
                <w:spacing w:val="-2"/>
                <w:sz w:val="18"/>
                <w:szCs w:val="18"/>
              </w:rPr>
              <w:t>i</w:t>
            </w:r>
            <w:r>
              <w:rPr>
                <w:rFonts w:eastAsia="Times New Roman"/>
                <w:spacing w:val="1"/>
                <w:sz w:val="18"/>
                <w:szCs w:val="18"/>
              </w:rPr>
              <w:t>p</w:t>
            </w:r>
            <w:r>
              <w:rPr>
                <w:rFonts w:eastAsia="Times New Roman"/>
                <w:sz w:val="18"/>
                <w:szCs w:val="18"/>
              </w:rPr>
              <w:t xml:space="preserve">e </w:t>
            </w:r>
            <w:r>
              <w:rPr>
                <w:rFonts w:eastAsia="Times New Roman"/>
                <w:spacing w:val="-2"/>
                <w:sz w:val="18"/>
                <w:szCs w:val="18"/>
              </w:rPr>
              <w:t>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p>
        </w:tc>
        <w:tc>
          <w:tcPr>
            <w:tcW w:w="2581" w:type="dxa"/>
            <w:gridSpan w:val="2"/>
            <w:tcBorders>
              <w:top w:val="single" w:color="000000" w:sz="6" w:space="0"/>
              <w:left w:val="single" w:color="000000" w:sz="6" w:space="0"/>
              <w:bottom w:val="single" w:color="000000" w:sz="6" w:space="0"/>
              <w:right w:val="single" w:color="000000" w:sz="6" w:space="0"/>
            </w:tcBorders>
          </w:tcPr>
          <w:p w14:paraId="4E5ED6EE">
            <w:pPr>
              <w:spacing w:before="42"/>
              <w:ind w:left="1043" w:right="1023"/>
              <w:jc w:val="center"/>
              <w:rPr>
                <w:rFonts w:eastAsia="Times New Roman"/>
                <w:sz w:val="18"/>
                <w:szCs w:val="18"/>
                <w:lang w:eastAsia="en-US"/>
              </w:rPr>
            </w:pPr>
            <w:r>
              <w:rPr>
                <w:rFonts w:eastAsia="Times New Roman"/>
                <w:spacing w:val="-17"/>
                <w:sz w:val="18"/>
                <w:szCs w:val="18"/>
              </w:rPr>
              <w:t>V</w:t>
            </w:r>
            <w:r>
              <w:rPr>
                <w:rFonts w:eastAsia="Times New Roman"/>
                <w:spacing w:val="-1"/>
                <w:sz w:val="18"/>
                <w:szCs w:val="18"/>
              </w:rPr>
              <w:t>a</w:t>
            </w:r>
            <w:r>
              <w:rPr>
                <w:rFonts w:eastAsia="Times New Roman"/>
                <w:sz w:val="18"/>
                <w:szCs w:val="18"/>
              </w:rPr>
              <w:t>l</w:t>
            </w:r>
            <w:r>
              <w:rPr>
                <w:rFonts w:eastAsia="Times New Roman"/>
                <w:spacing w:val="-1"/>
                <w:sz w:val="18"/>
                <w:szCs w:val="18"/>
              </w:rPr>
              <w:t>v</w:t>
            </w:r>
            <w:r>
              <w:rPr>
                <w:rFonts w:eastAsia="Times New Roman"/>
                <w:sz w:val="18"/>
                <w:szCs w:val="18"/>
              </w:rPr>
              <w:t>e</w:t>
            </w:r>
          </w:p>
        </w:tc>
        <w:tc>
          <w:tcPr>
            <w:tcW w:w="1560" w:type="dxa"/>
            <w:vMerge w:val="restart"/>
            <w:tcBorders>
              <w:top w:val="single" w:color="000000" w:sz="6" w:space="0"/>
              <w:left w:val="single" w:color="000000" w:sz="6" w:space="0"/>
              <w:bottom w:val="single" w:color="000000" w:sz="6" w:space="0"/>
              <w:right w:val="single" w:color="000000" w:sz="6" w:space="0"/>
            </w:tcBorders>
          </w:tcPr>
          <w:p w14:paraId="0D4C1DE6">
            <w:pPr>
              <w:spacing w:before="42"/>
              <w:ind w:left="501" w:right="473"/>
              <w:jc w:val="center"/>
              <w:rPr>
                <w:rFonts w:eastAsia="Times New Roman"/>
                <w:sz w:val="18"/>
                <w:szCs w:val="18"/>
                <w:lang w:eastAsia="en-US"/>
              </w:rPr>
            </w:pPr>
            <w:r>
              <w:rPr>
                <w:rFonts w:eastAsia="Times New Roman"/>
                <w:spacing w:val="1"/>
                <w:sz w:val="18"/>
                <w:szCs w:val="18"/>
              </w:rPr>
              <w:t>F</w:t>
            </w:r>
            <w:r>
              <w:rPr>
                <w:rFonts w:eastAsia="Times New Roman"/>
                <w:sz w:val="18"/>
                <w:szCs w:val="18"/>
              </w:rPr>
              <w:t>i</w:t>
            </w:r>
            <w:r>
              <w:rPr>
                <w:rFonts w:eastAsia="Times New Roman"/>
                <w:spacing w:val="1"/>
                <w:sz w:val="18"/>
                <w:szCs w:val="18"/>
              </w:rPr>
              <w:t>t</w:t>
            </w:r>
            <w:r>
              <w:rPr>
                <w:rFonts w:eastAsia="Times New Roman"/>
                <w:sz w:val="18"/>
                <w:szCs w:val="18"/>
              </w:rPr>
              <w:t>t</w:t>
            </w:r>
            <w:r>
              <w:rPr>
                <w:rFonts w:eastAsia="Times New Roman"/>
                <w:spacing w:val="1"/>
                <w:sz w:val="18"/>
                <w:szCs w:val="18"/>
              </w:rPr>
              <w:t>in</w:t>
            </w:r>
            <w:r>
              <w:rPr>
                <w:rFonts w:eastAsia="Times New Roman"/>
                <w:sz w:val="18"/>
                <w:szCs w:val="18"/>
              </w:rPr>
              <w:t>g</w:t>
            </w:r>
          </w:p>
        </w:tc>
        <w:tc>
          <w:tcPr>
            <w:tcW w:w="696" w:type="dxa"/>
            <w:vMerge w:val="restart"/>
            <w:tcBorders>
              <w:top w:val="single" w:color="000000" w:sz="6" w:space="0"/>
              <w:left w:val="single" w:color="000000" w:sz="6" w:space="0"/>
              <w:bottom w:val="single" w:color="000000" w:sz="6" w:space="0"/>
              <w:right w:val="single" w:color="000000" w:sz="12" w:space="0"/>
            </w:tcBorders>
          </w:tcPr>
          <w:p w14:paraId="524EE2EC">
            <w:pPr>
              <w:spacing w:after="200" w:line="276" w:lineRule="auto"/>
              <w:rPr>
                <w:sz w:val="22"/>
                <w:lang w:eastAsia="en-US"/>
              </w:rPr>
            </w:pPr>
          </w:p>
        </w:tc>
      </w:tr>
      <w:tr w14:paraId="410C4C3A">
        <w:tblPrEx>
          <w:tblCellMar>
            <w:top w:w="0" w:type="dxa"/>
            <w:left w:w="0" w:type="dxa"/>
            <w:bottom w:w="0" w:type="dxa"/>
            <w:right w:w="0" w:type="dxa"/>
          </w:tblCellMar>
        </w:tblPrEx>
        <w:trPr>
          <w:trHeight w:val="554"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1C330F73">
            <w:pPr>
              <w:widowControl/>
              <w:rPr>
                <w:rFonts w:eastAsia="Times New Roman"/>
                <w:sz w:val="18"/>
                <w:szCs w:val="18"/>
                <w:lang w:eastAsia="en-US"/>
              </w:rPr>
            </w:pPr>
          </w:p>
        </w:tc>
        <w:tc>
          <w:tcPr>
            <w:tcW w:w="991" w:type="dxa"/>
            <w:vMerge w:val="continue"/>
            <w:tcBorders>
              <w:top w:val="single" w:color="000000" w:sz="6" w:space="0"/>
              <w:left w:val="single" w:color="000000" w:sz="6" w:space="0"/>
              <w:bottom w:val="single" w:color="000000" w:sz="6" w:space="0"/>
              <w:right w:val="single" w:color="000000" w:sz="6" w:space="0"/>
            </w:tcBorders>
            <w:vAlign w:val="center"/>
          </w:tcPr>
          <w:p w14:paraId="3133AE4D">
            <w:pPr>
              <w:widowControl/>
              <w:rPr>
                <w:rFonts w:eastAsia="Times New Roman"/>
                <w:sz w:val="18"/>
                <w:szCs w:val="18"/>
                <w:lang w:eastAsia="en-US"/>
              </w:rPr>
            </w:pPr>
          </w:p>
        </w:tc>
        <w:tc>
          <w:tcPr>
            <w:tcW w:w="850" w:type="dxa"/>
            <w:tcBorders>
              <w:top w:val="single" w:color="000000" w:sz="6" w:space="0"/>
              <w:left w:val="single" w:color="000000" w:sz="6" w:space="0"/>
              <w:bottom w:val="single" w:color="000000" w:sz="6" w:space="0"/>
              <w:right w:val="single" w:color="000000" w:sz="6" w:space="0"/>
            </w:tcBorders>
          </w:tcPr>
          <w:p w14:paraId="2608F084">
            <w:pPr>
              <w:spacing w:before="42"/>
              <w:ind w:left="112" w:right="-20"/>
              <w:rPr>
                <w:rFonts w:eastAsia="Times New Roman"/>
                <w:sz w:val="18"/>
                <w:szCs w:val="18"/>
                <w:lang w:eastAsia="en-US"/>
              </w:rPr>
            </w:pPr>
            <w:r>
              <w:rPr>
                <w:rFonts w:eastAsia="Times New Roman"/>
                <w:spacing w:val="1"/>
                <w:sz w:val="18"/>
                <w:szCs w:val="18"/>
              </w:rPr>
              <w:t>M</w:t>
            </w:r>
            <w:r>
              <w:rPr>
                <w:rFonts w:eastAsia="Times New Roman"/>
                <w:spacing w:val="-1"/>
                <w:sz w:val="18"/>
                <w:szCs w:val="18"/>
              </w:rPr>
              <w:t>a</w:t>
            </w:r>
            <w:r>
              <w:rPr>
                <w:rFonts w:eastAsia="Times New Roman"/>
                <w:sz w:val="18"/>
                <w:szCs w:val="18"/>
              </w:rPr>
              <w:t>teri</w:t>
            </w:r>
            <w:r>
              <w:rPr>
                <w:rFonts w:eastAsia="Times New Roman"/>
                <w:spacing w:val="-1"/>
                <w:sz w:val="18"/>
                <w:szCs w:val="18"/>
              </w:rPr>
              <w:t>a</w:t>
            </w:r>
            <w:r>
              <w:rPr>
                <w:rFonts w:eastAsia="Times New Roman"/>
                <w:sz w:val="18"/>
                <w:szCs w:val="18"/>
              </w:rPr>
              <w:t>l</w:t>
            </w:r>
          </w:p>
        </w:tc>
        <w:tc>
          <w:tcPr>
            <w:tcW w:w="682" w:type="dxa"/>
            <w:tcBorders>
              <w:top w:val="single" w:color="000000" w:sz="6" w:space="0"/>
              <w:left w:val="single" w:color="000000" w:sz="6" w:space="0"/>
              <w:bottom w:val="single" w:color="000000" w:sz="6" w:space="0"/>
              <w:right w:val="single" w:color="000000" w:sz="6" w:space="0"/>
            </w:tcBorders>
          </w:tcPr>
          <w:p w14:paraId="4C5F657E">
            <w:pPr>
              <w:spacing w:before="42" w:line="280" w:lineRule="auto"/>
              <w:ind w:left="222" w:right="28" w:hanging="144"/>
              <w:rPr>
                <w:rFonts w:eastAsia="Times New Roman"/>
                <w:sz w:val="18"/>
                <w:szCs w:val="18"/>
                <w:lang w:eastAsia="en-US"/>
              </w:rPr>
            </w:pPr>
            <w:r>
              <w:rPr>
                <w:rFonts w:eastAsia="Times New Roman"/>
                <w:spacing w:val="-2"/>
                <w:sz w:val="18"/>
                <w:szCs w:val="18"/>
              </w:rPr>
              <w:t>T</w:t>
            </w:r>
            <w:r>
              <w:rPr>
                <w:rFonts w:eastAsia="Times New Roman"/>
                <w:spacing w:val="1"/>
                <w:sz w:val="18"/>
                <w:szCs w:val="18"/>
              </w:rPr>
              <w:t>h</w:t>
            </w:r>
            <w:r>
              <w:rPr>
                <w:rFonts w:eastAsia="Times New Roman"/>
                <w:sz w:val="18"/>
                <w:szCs w:val="18"/>
              </w:rPr>
              <w:t>ic</w:t>
            </w:r>
            <w:r>
              <w:rPr>
                <w:rFonts w:eastAsia="Times New Roman"/>
                <w:spacing w:val="-1"/>
                <w:sz w:val="18"/>
                <w:szCs w:val="18"/>
              </w:rPr>
              <w:t>k</w:t>
            </w:r>
            <w:r>
              <w:rPr>
                <w:rFonts w:eastAsia="Times New Roman"/>
                <w:sz w:val="18"/>
                <w:szCs w:val="18"/>
              </w:rPr>
              <w:t xml:space="preserve">n </w:t>
            </w:r>
            <w:r>
              <w:rPr>
                <w:rFonts w:eastAsia="Times New Roman"/>
                <w:spacing w:val="-1"/>
                <w:sz w:val="18"/>
                <w:szCs w:val="18"/>
              </w:rPr>
              <w:t>e</w:t>
            </w:r>
            <w:r>
              <w:rPr>
                <w:rFonts w:eastAsia="Times New Roman"/>
                <w:sz w:val="18"/>
                <w:szCs w:val="18"/>
              </w:rPr>
              <w:t>ss</w:t>
            </w:r>
          </w:p>
        </w:tc>
        <w:tc>
          <w:tcPr>
            <w:tcW w:w="1416" w:type="dxa"/>
            <w:vMerge w:val="continue"/>
            <w:tcBorders>
              <w:top w:val="single" w:color="000000" w:sz="6" w:space="0"/>
              <w:left w:val="single" w:color="000000" w:sz="6" w:space="0"/>
              <w:bottom w:val="single" w:color="000000" w:sz="6" w:space="0"/>
              <w:right w:val="single" w:color="000000" w:sz="6" w:space="0"/>
            </w:tcBorders>
            <w:vAlign w:val="center"/>
          </w:tcPr>
          <w:p w14:paraId="0377CAD1">
            <w:pPr>
              <w:widowControl/>
              <w:rPr>
                <w:rFonts w:eastAsia="Times New Roman"/>
                <w:sz w:val="18"/>
                <w:szCs w:val="18"/>
                <w:lang w:eastAsia="en-US"/>
              </w:rPr>
            </w:pPr>
          </w:p>
        </w:tc>
        <w:tc>
          <w:tcPr>
            <w:tcW w:w="996" w:type="dxa"/>
            <w:tcBorders>
              <w:top w:val="single" w:color="000000" w:sz="6" w:space="0"/>
              <w:left w:val="single" w:color="000000" w:sz="6" w:space="0"/>
              <w:bottom w:val="single" w:color="000000" w:sz="6" w:space="0"/>
              <w:right w:val="single" w:color="000000" w:sz="6" w:space="0"/>
            </w:tcBorders>
          </w:tcPr>
          <w:p w14:paraId="11F9DB98">
            <w:pPr>
              <w:spacing w:before="42"/>
              <w:ind w:left="294" w:right="-20"/>
              <w:rPr>
                <w:rFonts w:eastAsia="Times New Roman"/>
                <w:sz w:val="18"/>
                <w:szCs w:val="18"/>
                <w:lang w:eastAsia="en-US"/>
              </w:rPr>
            </w:pPr>
            <w:r>
              <w:rPr>
                <w:rFonts w:eastAsia="Times New Roman"/>
                <w:sz w:val="18"/>
                <w:szCs w:val="18"/>
              </w:rPr>
              <w:t>B</w:t>
            </w:r>
            <w:r>
              <w:rPr>
                <w:rFonts w:eastAsia="Times New Roman"/>
                <w:spacing w:val="1"/>
                <w:sz w:val="18"/>
                <w:szCs w:val="18"/>
              </w:rPr>
              <w:t>od</w:t>
            </w:r>
            <w:r>
              <w:rPr>
                <w:rFonts w:eastAsia="Times New Roman"/>
                <w:sz w:val="18"/>
                <w:szCs w:val="18"/>
              </w:rPr>
              <w:t>y</w:t>
            </w:r>
          </w:p>
        </w:tc>
        <w:tc>
          <w:tcPr>
            <w:tcW w:w="1585" w:type="dxa"/>
            <w:tcBorders>
              <w:top w:val="single" w:color="000000" w:sz="6" w:space="0"/>
              <w:left w:val="single" w:color="000000" w:sz="6" w:space="0"/>
              <w:bottom w:val="single" w:color="000000" w:sz="6" w:space="0"/>
              <w:right w:val="single" w:color="000000" w:sz="6" w:space="0"/>
            </w:tcBorders>
          </w:tcPr>
          <w:p w14:paraId="41515F16">
            <w:pPr>
              <w:spacing w:before="42"/>
              <w:ind w:left="300" w:right="282"/>
              <w:jc w:val="center"/>
              <w:rPr>
                <w:rFonts w:eastAsia="Times New Roman"/>
                <w:sz w:val="18"/>
                <w:szCs w:val="18"/>
              </w:rPr>
            </w:pPr>
            <w:r>
              <w:rPr>
                <w:rFonts w:eastAsia="Times New Roman"/>
                <w:sz w:val="18"/>
                <w:szCs w:val="18"/>
              </w:rPr>
              <w:t>Dis</w:t>
            </w:r>
            <w:r>
              <w:rPr>
                <w:rFonts w:eastAsia="Times New Roman"/>
                <w:spacing w:val="-1"/>
                <w:sz w:val="18"/>
                <w:szCs w:val="18"/>
              </w:rPr>
              <w:t>c</w:t>
            </w:r>
            <w:r>
              <w:rPr>
                <w:rFonts w:eastAsia="Times New Roman"/>
                <w:sz w:val="18"/>
                <w:szCs w:val="18"/>
              </w:rPr>
              <w:t>.</w:t>
            </w:r>
            <w:r>
              <w:rPr>
                <w:rFonts w:eastAsia="Times New Roman"/>
                <w:spacing w:val="1"/>
                <w:sz w:val="18"/>
                <w:szCs w:val="18"/>
              </w:rPr>
              <w:t xml:space="preserve"> </w:t>
            </w:r>
            <w:r>
              <w:rPr>
                <w:rFonts w:eastAsia="Times New Roman"/>
                <w:sz w:val="18"/>
                <w:szCs w:val="18"/>
              </w:rPr>
              <w:t>&amp;</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ea</w:t>
            </w:r>
            <w:r>
              <w:rPr>
                <w:rFonts w:eastAsia="Times New Roman"/>
                <w:sz w:val="18"/>
                <w:szCs w:val="18"/>
              </w:rPr>
              <w:t>l</w:t>
            </w:r>
          </w:p>
          <w:p w14:paraId="1C1D2770">
            <w:pPr>
              <w:spacing w:before="54"/>
              <w:ind w:left="568" w:right="545"/>
              <w:jc w:val="center"/>
              <w:rPr>
                <w:rFonts w:eastAsia="Times New Roman"/>
                <w:sz w:val="18"/>
                <w:szCs w:val="18"/>
                <w:lang w:eastAsia="en-US"/>
              </w:rPr>
            </w:pPr>
            <w:r>
              <w:rPr>
                <w:rFonts w:eastAsia="Times New Roman"/>
                <w:spacing w:val="-2"/>
                <w:sz w:val="18"/>
                <w:szCs w:val="18"/>
              </w:rPr>
              <w:t>S</w:t>
            </w:r>
            <w:r>
              <w:rPr>
                <w:rFonts w:eastAsia="Times New Roman"/>
                <w:sz w:val="18"/>
                <w:szCs w:val="18"/>
              </w:rPr>
              <w:t>tem</w:t>
            </w:r>
          </w:p>
        </w:tc>
        <w:tc>
          <w:tcPr>
            <w:tcW w:w="1560" w:type="dxa"/>
            <w:vMerge w:val="continue"/>
            <w:tcBorders>
              <w:top w:val="single" w:color="000000" w:sz="6" w:space="0"/>
              <w:left w:val="single" w:color="000000" w:sz="6" w:space="0"/>
              <w:bottom w:val="single" w:color="000000" w:sz="6" w:space="0"/>
              <w:right w:val="single" w:color="000000" w:sz="6" w:space="0"/>
            </w:tcBorders>
            <w:vAlign w:val="center"/>
          </w:tcPr>
          <w:p w14:paraId="3E4FCEA6">
            <w:pPr>
              <w:widowControl/>
              <w:rPr>
                <w:rFonts w:eastAsia="Times New Roman"/>
                <w:sz w:val="18"/>
                <w:szCs w:val="18"/>
                <w:lang w:eastAsia="en-US"/>
              </w:rPr>
            </w:pPr>
          </w:p>
        </w:tc>
        <w:tc>
          <w:tcPr>
            <w:tcW w:w="696" w:type="dxa"/>
            <w:vMerge w:val="continue"/>
            <w:tcBorders>
              <w:top w:val="single" w:color="000000" w:sz="6" w:space="0"/>
              <w:left w:val="single" w:color="000000" w:sz="6" w:space="0"/>
              <w:bottom w:val="single" w:color="000000" w:sz="6" w:space="0"/>
              <w:right w:val="single" w:color="000000" w:sz="12" w:space="0"/>
            </w:tcBorders>
            <w:vAlign w:val="center"/>
          </w:tcPr>
          <w:p w14:paraId="1B904BBB">
            <w:pPr>
              <w:widowControl/>
              <w:rPr>
                <w:sz w:val="22"/>
                <w:lang w:eastAsia="en-US"/>
              </w:rPr>
            </w:pPr>
          </w:p>
        </w:tc>
      </w:tr>
      <w:tr w14:paraId="2677309E">
        <w:tblPrEx>
          <w:tblCellMar>
            <w:top w:w="0" w:type="dxa"/>
            <w:left w:w="0" w:type="dxa"/>
            <w:bottom w:w="0" w:type="dxa"/>
            <w:right w:w="0" w:type="dxa"/>
          </w:tblCellMar>
        </w:tblPrEx>
        <w:trPr>
          <w:trHeight w:val="497" w:hRule="atLeast"/>
        </w:trPr>
        <w:tc>
          <w:tcPr>
            <w:tcW w:w="1015" w:type="dxa"/>
            <w:vMerge w:val="restart"/>
            <w:tcBorders>
              <w:top w:val="single" w:color="000000" w:sz="6" w:space="0"/>
              <w:left w:val="single" w:color="000000" w:sz="6" w:space="0"/>
              <w:bottom w:val="single" w:color="000000" w:sz="6" w:space="0"/>
              <w:right w:val="single" w:color="000000" w:sz="6" w:space="0"/>
            </w:tcBorders>
          </w:tcPr>
          <w:p w14:paraId="5203E5DB">
            <w:pPr>
              <w:spacing w:before="5" w:line="100" w:lineRule="exact"/>
              <w:rPr>
                <w:sz w:val="10"/>
                <w:szCs w:val="10"/>
              </w:rPr>
            </w:pPr>
          </w:p>
          <w:p w14:paraId="59B29B40">
            <w:pPr>
              <w:spacing w:line="200" w:lineRule="exact"/>
              <w:rPr>
                <w:sz w:val="20"/>
                <w:szCs w:val="20"/>
              </w:rPr>
            </w:pPr>
          </w:p>
          <w:p w14:paraId="3B9360DB">
            <w:pPr>
              <w:spacing w:line="200" w:lineRule="exact"/>
              <w:rPr>
                <w:sz w:val="20"/>
                <w:szCs w:val="20"/>
              </w:rPr>
            </w:pPr>
          </w:p>
          <w:p w14:paraId="6FDCDA9F">
            <w:pPr>
              <w:spacing w:line="276" w:lineRule="auto"/>
              <w:ind w:left="64" w:right="110"/>
              <w:rPr>
                <w:rFonts w:eastAsia="Times New Roman"/>
                <w:sz w:val="18"/>
                <w:szCs w:val="18"/>
                <w:lang w:eastAsia="en-US"/>
              </w:rPr>
            </w:pPr>
            <w:r>
              <w:rPr>
                <w:rFonts w:eastAsia="Times New Roman"/>
                <w:sz w:val="18"/>
                <w:szCs w:val="18"/>
              </w:rPr>
              <w:t>C</w:t>
            </w:r>
            <w:r>
              <w:rPr>
                <w:rFonts w:eastAsia="Times New Roman"/>
                <w:spacing w:val="1"/>
                <w:sz w:val="18"/>
                <w:szCs w:val="18"/>
              </w:rPr>
              <w:t>o</w:t>
            </w:r>
            <w:r>
              <w:rPr>
                <w:rFonts w:eastAsia="Times New Roman"/>
                <w:spacing w:val="-3"/>
                <w:sz w:val="18"/>
                <w:szCs w:val="18"/>
              </w:rPr>
              <w:t>m</w:t>
            </w:r>
            <w:r>
              <w:rPr>
                <w:rFonts w:eastAsia="Times New Roman"/>
                <w:sz w:val="18"/>
                <w:szCs w:val="18"/>
              </w:rPr>
              <w:t xml:space="preserve">- </w:t>
            </w:r>
            <w:r>
              <w:rPr>
                <w:rFonts w:eastAsia="Times New Roman"/>
                <w:spacing w:val="1"/>
                <w:sz w:val="18"/>
                <w:szCs w:val="18"/>
              </w:rPr>
              <w:t>p</w:t>
            </w:r>
            <w:r>
              <w:rPr>
                <w:rFonts w:eastAsia="Times New Roman"/>
                <w:sz w:val="18"/>
                <w:szCs w:val="18"/>
              </w:rPr>
              <w:t>r</w:t>
            </w:r>
            <w:r>
              <w:rPr>
                <w:rFonts w:eastAsia="Times New Roman"/>
                <w:spacing w:val="-1"/>
                <w:sz w:val="18"/>
                <w:szCs w:val="18"/>
              </w:rPr>
              <w:t>e</w:t>
            </w:r>
            <w:r>
              <w:rPr>
                <w:rFonts w:eastAsia="Times New Roman"/>
                <w:sz w:val="18"/>
                <w:szCs w:val="18"/>
              </w:rPr>
              <w:t>s</w:t>
            </w:r>
            <w:r>
              <w:rPr>
                <w:rFonts w:eastAsia="Times New Roman"/>
                <w:spacing w:val="-1"/>
                <w:sz w:val="18"/>
                <w:szCs w:val="18"/>
              </w:rPr>
              <w:t>se</w:t>
            </w:r>
            <w:r>
              <w:rPr>
                <w:rFonts w:eastAsia="Times New Roman"/>
                <w:sz w:val="18"/>
                <w:szCs w:val="18"/>
              </w:rPr>
              <w:t>d</w:t>
            </w:r>
            <w:r>
              <w:rPr>
                <w:rFonts w:eastAsia="Times New Roman"/>
                <w:spacing w:val="1"/>
                <w:sz w:val="18"/>
                <w:szCs w:val="18"/>
              </w:rPr>
              <w:t xml:space="preserve"> </w:t>
            </w:r>
            <w:r>
              <w:rPr>
                <w:rFonts w:eastAsia="Times New Roman"/>
                <w:spacing w:val="-1"/>
                <w:sz w:val="18"/>
                <w:szCs w:val="18"/>
              </w:rPr>
              <w:t>a</w:t>
            </w:r>
            <w:r>
              <w:rPr>
                <w:rFonts w:eastAsia="Times New Roman"/>
                <w:sz w:val="18"/>
                <w:szCs w:val="18"/>
              </w:rPr>
              <w:t>ir (</w:t>
            </w:r>
            <w:r>
              <w:rPr>
                <w:rFonts w:eastAsia="Times New Roman"/>
                <w:spacing w:val="1"/>
                <w:sz w:val="18"/>
                <w:szCs w:val="18"/>
              </w:rPr>
              <w:t>0</w:t>
            </w:r>
            <w:r>
              <w:rPr>
                <w:rFonts w:eastAsia="Times New Roman"/>
                <w:sz w:val="18"/>
                <w:szCs w:val="18"/>
              </w:rPr>
              <w:t>.</w:t>
            </w:r>
            <w:r>
              <w:rPr>
                <w:rFonts w:eastAsia="Times New Roman"/>
                <w:spacing w:val="-1"/>
                <w:sz w:val="18"/>
                <w:szCs w:val="18"/>
              </w:rPr>
              <w:t>7</w:t>
            </w:r>
            <w:r>
              <w:rPr>
                <w:rFonts w:eastAsia="Times New Roman"/>
                <w:spacing w:val="-2"/>
                <w:sz w:val="18"/>
                <w:szCs w:val="18"/>
              </w:rPr>
              <w:t>M</w:t>
            </w:r>
            <w:r>
              <w:rPr>
                <w:rFonts w:eastAsia="Times New Roman"/>
                <w:spacing w:val="3"/>
                <w:sz w:val="18"/>
                <w:szCs w:val="18"/>
              </w:rPr>
              <w:t>P</w:t>
            </w:r>
            <w:r>
              <w:rPr>
                <w:rFonts w:eastAsia="Times New Roman"/>
                <w:spacing w:val="-1"/>
                <w:sz w:val="18"/>
                <w:szCs w:val="18"/>
              </w:rPr>
              <w:t>a</w:t>
            </w:r>
            <w:r>
              <w:rPr>
                <w:rFonts w:eastAsia="Times New Roman"/>
                <w:sz w:val="18"/>
                <w:szCs w:val="18"/>
              </w:rPr>
              <w:t>)</w:t>
            </w:r>
          </w:p>
        </w:tc>
        <w:tc>
          <w:tcPr>
            <w:tcW w:w="991" w:type="dxa"/>
            <w:tcBorders>
              <w:top w:val="single" w:color="000000" w:sz="6" w:space="0"/>
              <w:left w:val="single" w:color="000000" w:sz="6" w:space="0"/>
              <w:bottom w:val="single" w:color="000000" w:sz="6" w:space="0"/>
              <w:right w:val="single" w:color="000000" w:sz="6" w:space="0"/>
            </w:tcBorders>
          </w:tcPr>
          <w:p w14:paraId="1F310074">
            <w:pPr>
              <w:spacing w:before="25"/>
              <w:ind w:left="64" w:right="-20"/>
              <w:rPr>
                <w:rFonts w:eastAsia="Times New Roman"/>
                <w:sz w:val="18"/>
                <w:szCs w:val="18"/>
                <w:lang w:eastAsia="en-US"/>
              </w:rPr>
            </w:pPr>
            <w:r>
              <w:rPr>
                <w:rFonts w:eastAsia="Times New Roman"/>
                <w:spacing w:val="1"/>
                <w:sz w:val="18"/>
                <w:szCs w:val="18"/>
              </w:rPr>
              <w:t>2</w:t>
            </w:r>
            <w:r>
              <w:rPr>
                <w:rFonts w:eastAsia="Times New Roman"/>
                <w:sz w:val="18"/>
                <w:szCs w:val="18"/>
              </w:rPr>
              <w:t>5</w:t>
            </w:r>
            <w:r>
              <w:rPr>
                <w:rFonts w:eastAsia="Times New Roman"/>
                <w:spacing w:val="2"/>
                <w:sz w:val="18"/>
                <w:szCs w:val="18"/>
              </w:rPr>
              <w:t xml:space="preserve"> </w:t>
            </w:r>
            <w:r>
              <w:rPr>
                <w:rFonts w:eastAsia="Times New Roman"/>
                <w:sz w:val="18"/>
                <w:szCs w:val="18"/>
              </w:rPr>
              <w:t>&amp;</w:t>
            </w:r>
            <w:r>
              <w:rPr>
                <w:rFonts w:eastAsia="Times New Roman"/>
                <w:spacing w:val="-1"/>
                <w:sz w:val="18"/>
                <w:szCs w:val="18"/>
              </w:rPr>
              <w:t xml:space="preserve"> 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850" w:type="dxa"/>
            <w:vMerge w:val="restart"/>
            <w:tcBorders>
              <w:top w:val="single" w:color="000000" w:sz="6" w:space="0"/>
              <w:left w:val="single" w:color="000000" w:sz="6" w:space="0"/>
              <w:bottom w:val="single" w:color="000000" w:sz="6" w:space="0"/>
              <w:right w:val="single" w:color="000000" w:sz="6" w:space="0"/>
            </w:tcBorders>
          </w:tcPr>
          <w:p w14:paraId="7B213031">
            <w:pPr>
              <w:spacing w:before="25"/>
              <w:ind w:left="64" w:right="52"/>
              <w:rPr>
                <w:rFonts w:eastAsia="Times New Roman"/>
                <w:sz w:val="18"/>
                <w:szCs w:val="18"/>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p w14:paraId="406F7B07">
            <w:pPr>
              <w:spacing w:before="1" w:line="276" w:lineRule="auto"/>
              <w:ind w:left="64" w:right="22"/>
              <w:rPr>
                <w:rFonts w:eastAsia="Times New Roman"/>
                <w:sz w:val="18"/>
                <w:szCs w:val="18"/>
                <w:lang w:eastAsia="en-US"/>
              </w:rPr>
            </w:pPr>
            <w:r>
              <w:rPr>
                <w:rFonts w:eastAsia="Times New Roman"/>
                <w:spacing w:val="-1"/>
                <w:sz w:val="18"/>
                <w:szCs w:val="18"/>
              </w:rPr>
              <w:t>ga</w:t>
            </w:r>
            <w:r>
              <w:rPr>
                <w:rFonts w:eastAsia="Times New Roman"/>
                <w:sz w:val="18"/>
                <w:szCs w:val="18"/>
              </w:rPr>
              <w:t>l</w:t>
            </w:r>
            <w:r>
              <w:rPr>
                <w:rFonts w:eastAsia="Times New Roman"/>
                <w:spacing w:val="-13"/>
                <w:sz w:val="18"/>
                <w:szCs w:val="18"/>
              </w:rPr>
              <w:t>v</w:t>
            </w:r>
            <w:r>
              <w:rPr>
                <w:rFonts w:eastAsia="Times New Roman"/>
                <w:sz w:val="18"/>
                <w:szCs w:val="18"/>
              </w:rPr>
              <w:t>. (</w:t>
            </w:r>
            <w:r>
              <w:rPr>
                <w:rFonts w:eastAsia="Times New Roman"/>
                <w:spacing w:val="-1"/>
                <w:sz w:val="18"/>
                <w:szCs w:val="18"/>
              </w:rPr>
              <w:t>c</w:t>
            </w:r>
            <w:r>
              <w:rPr>
                <w:rFonts w:eastAsia="Times New Roman"/>
                <w:spacing w:val="1"/>
                <w:sz w:val="18"/>
                <w:szCs w:val="18"/>
              </w:rPr>
              <w:t>on</w:t>
            </w:r>
            <w:r>
              <w:rPr>
                <w:rFonts w:eastAsia="Times New Roman"/>
                <w:sz w:val="18"/>
                <w:szCs w:val="18"/>
              </w:rPr>
              <w:t>tr</w:t>
            </w:r>
            <w:r>
              <w:rPr>
                <w:rFonts w:eastAsia="Times New Roman"/>
                <w:spacing w:val="-1"/>
                <w:sz w:val="18"/>
                <w:szCs w:val="18"/>
              </w:rPr>
              <w:t>o</w:t>
            </w:r>
            <w:r>
              <w:rPr>
                <w:rFonts w:eastAsia="Times New Roman"/>
                <w:sz w:val="18"/>
                <w:szCs w:val="18"/>
              </w:rPr>
              <w:t xml:space="preserve">l </w:t>
            </w:r>
            <w:r>
              <w:rPr>
                <w:rFonts w:eastAsia="Times New Roman"/>
                <w:spacing w:val="-1"/>
                <w:sz w:val="18"/>
                <w:szCs w:val="18"/>
              </w:rPr>
              <w:t>a</w:t>
            </w:r>
            <w:r>
              <w:rPr>
                <w:rFonts w:eastAsia="Times New Roman"/>
                <w:sz w:val="18"/>
                <w:szCs w:val="18"/>
              </w:rPr>
              <w:t>ir</w:t>
            </w:r>
            <w:r>
              <w:rPr>
                <w:rFonts w:eastAsia="Times New Roman"/>
                <w:spacing w:val="1"/>
                <w:sz w:val="18"/>
                <w:szCs w:val="18"/>
              </w:rPr>
              <w:t xml:space="preserve"> p</w:t>
            </w:r>
            <w:r>
              <w:rPr>
                <w:rFonts w:eastAsia="Times New Roman"/>
                <w:sz w:val="18"/>
                <w:szCs w:val="18"/>
              </w:rPr>
              <w:t>i</w:t>
            </w:r>
            <w:r>
              <w:rPr>
                <w:rFonts w:eastAsia="Times New Roman"/>
                <w:spacing w:val="1"/>
                <w:sz w:val="18"/>
                <w:szCs w:val="18"/>
              </w:rPr>
              <w:t>p</w:t>
            </w:r>
            <w:r>
              <w:rPr>
                <w:rFonts w:eastAsia="Times New Roman"/>
                <w:spacing w:val="-2"/>
                <w:sz w:val="18"/>
                <w:szCs w:val="18"/>
              </w:rPr>
              <w:t>i</w:t>
            </w:r>
            <w:r>
              <w:rPr>
                <w:rFonts w:eastAsia="Times New Roman"/>
                <w:spacing w:val="1"/>
                <w:sz w:val="18"/>
                <w:szCs w:val="18"/>
              </w:rPr>
              <w:t>n</w:t>
            </w:r>
            <w:r>
              <w:rPr>
                <w:rFonts w:eastAsia="Times New Roman"/>
                <w:sz w:val="18"/>
                <w:szCs w:val="18"/>
              </w:rPr>
              <w:t xml:space="preserve">g </w:t>
            </w:r>
            <w:r>
              <w:rPr>
                <w:rFonts w:eastAsia="Times New Roman"/>
                <w:spacing w:val="1"/>
                <w:sz w:val="18"/>
                <w:szCs w:val="18"/>
              </w:rPr>
              <w:t>d</w:t>
            </w:r>
            <w:r>
              <w:rPr>
                <w:rFonts w:eastAsia="Times New Roman"/>
                <w:sz w:val="18"/>
                <w:szCs w:val="18"/>
              </w:rPr>
              <w:t>o</w:t>
            </w:r>
            <w:r>
              <w:rPr>
                <w:rFonts w:eastAsia="Times New Roman"/>
                <w:spacing w:val="-1"/>
                <w:sz w:val="18"/>
                <w:szCs w:val="18"/>
              </w:rPr>
              <w:t xml:space="preserve"> </w:t>
            </w:r>
            <w:r>
              <w:rPr>
                <w:rFonts w:eastAsia="Times New Roman"/>
                <w:spacing w:val="1"/>
                <w:sz w:val="18"/>
                <w:szCs w:val="18"/>
              </w:rPr>
              <w:t>no</w:t>
            </w:r>
            <w:r>
              <w:rPr>
                <w:rFonts w:eastAsia="Times New Roman"/>
                <w:sz w:val="18"/>
                <w:szCs w:val="18"/>
              </w:rPr>
              <w:t xml:space="preserve">t </w:t>
            </w:r>
            <w:r>
              <w:rPr>
                <w:rFonts w:eastAsia="Times New Roman"/>
                <w:spacing w:val="1"/>
                <w:sz w:val="18"/>
                <w:szCs w:val="18"/>
              </w:rPr>
              <w:t>n</w:t>
            </w:r>
            <w:r>
              <w:rPr>
                <w:rFonts w:eastAsia="Times New Roman"/>
                <w:spacing w:val="-1"/>
                <w:sz w:val="18"/>
                <w:szCs w:val="18"/>
              </w:rPr>
              <w:t>ee</w:t>
            </w:r>
            <w:r>
              <w:rPr>
                <w:rFonts w:eastAsia="Times New Roman"/>
                <w:sz w:val="18"/>
                <w:szCs w:val="18"/>
              </w:rPr>
              <w:t xml:space="preserve">d </w:t>
            </w:r>
            <w:r>
              <w:rPr>
                <w:rFonts w:eastAsia="Times New Roman"/>
                <w:spacing w:val="-1"/>
                <w:sz w:val="18"/>
                <w:szCs w:val="18"/>
              </w:rPr>
              <w:t>ga</w:t>
            </w:r>
            <w:r>
              <w:rPr>
                <w:rFonts w:eastAsia="Times New Roman"/>
                <w:sz w:val="18"/>
                <w:szCs w:val="18"/>
              </w:rPr>
              <w:t>l</w:t>
            </w:r>
            <w:r>
              <w:rPr>
                <w:rFonts w:eastAsia="Times New Roman"/>
                <w:spacing w:val="-13"/>
                <w:sz w:val="18"/>
                <w:szCs w:val="18"/>
              </w:rPr>
              <w:t>v</w:t>
            </w:r>
            <w:r>
              <w:rPr>
                <w:rFonts w:eastAsia="Times New Roman"/>
                <w:sz w:val="18"/>
                <w:szCs w:val="18"/>
              </w:rPr>
              <w:t>.)</w:t>
            </w:r>
          </w:p>
        </w:tc>
        <w:tc>
          <w:tcPr>
            <w:tcW w:w="682" w:type="dxa"/>
            <w:vMerge w:val="restart"/>
            <w:tcBorders>
              <w:top w:val="single" w:color="000000" w:sz="6" w:space="0"/>
              <w:left w:val="single" w:color="000000" w:sz="6" w:space="0"/>
              <w:bottom w:val="single" w:color="000000" w:sz="6" w:space="0"/>
              <w:right w:val="single" w:color="000000" w:sz="6" w:space="0"/>
            </w:tcBorders>
          </w:tcPr>
          <w:p w14:paraId="23BED199">
            <w:pPr>
              <w:spacing w:before="5" w:line="100" w:lineRule="exact"/>
              <w:rPr>
                <w:sz w:val="10"/>
                <w:szCs w:val="10"/>
              </w:rPr>
            </w:pPr>
          </w:p>
          <w:p w14:paraId="73013467">
            <w:pPr>
              <w:spacing w:line="200" w:lineRule="exact"/>
              <w:rPr>
                <w:sz w:val="20"/>
                <w:szCs w:val="20"/>
              </w:rPr>
            </w:pPr>
          </w:p>
          <w:p w14:paraId="5EF42B85">
            <w:pPr>
              <w:spacing w:line="200" w:lineRule="exact"/>
              <w:rPr>
                <w:sz w:val="20"/>
                <w:szCs w:val="20"/>
              </w:rPr>
            </w:pPr>
          </w:p>
          <w:p w14:paraId="250F161E">
            <w:pPr>
              <w:ind w:left="234" w:right="214"/>
              <w:jc w:val="center"/>
              <w:rPr>
                <w:rFonts w:eastAsia="Times New Roman"/>
                <w:sz w:val="18"/>
                <w:szCs w:val="18"/>
                <w:lang w:eastAsia="en-US"/>
              </w:rPr>
            </w:pPr>
            <w:r>
              <w:rPr>
                <w:rFonts w:eastAsia="Times New Roman"/>
                <w:sz w:val="18"/>
                <w:szCs w:val="18"/>
              </w:rPr>
              <w:t>A</w:t>
            </w:r>
          </w:p>
        </w:tc>
        <w:tc>
          <w:tcPr>
            <w:tcW w:w="1416" w:type="dxa"/>
            <w:vMerge w:val="restart"/>
            <w:tcBorders>
              <w:top w:val="single" w:color="000000" w:sz="6" w:space="0"/>
              <w:left w:val="single" w:color="000000" w:sz="6" w:space="0"/>
              <w:bottom w:val="single" w:color="000000" w:sz="6" w:space="0"/>
              <w:right w:val="single" w:color="000000" w:sz="6" w:space="0"/>
            </w:tcBorders>
          </w:tcPr>
          <w:p w14:paraId="25BB3F83">
            <w:pPr>
              <w:spacing w:before="25"/>
              <w:ind w:left="64" w:right="-20"/>
              <w:rPr>
                <w:rFonts w:eastAsia="Times New Roman"/>
                <w:sz w:val="18"/>
                <w:szCs w:val="18"/>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e</w:t>
            </w:r>
          </w:p>
          <w:p w14:paraId="27B0F37B">
            <w:pPr>
              <w:spacing w:before="33" w:line="276" w:lineRule="auto"/>
              <w:ind w:left="64" w:right="51"/>
              <w:rPr>
                <w:rFonts w:eastAsia="Times New Roman"/>
                <w:sz w:val="18"/>
                <w:szCs w:val="18"/>
                <w:lang w:eastAsia="en-US"/>
              </w:rPr>
            </w:pP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1"/>
                <w:sz w:val="18"/>
                <w:szCs w:val="18"/>
              </w:rPr>
              <w:t>b</w:t>
            </w:r>
            <w:r>
              <w:rPr>
                <w:rFonts w:eastAsia="Times New Roman"/>
                <w:spacing w:val="1"/>
                <w:sz w:val="18"/>
                <w:szCs w:val="18"/>
              </w:rPr>
              <w:t>u</w:t>
            </w:r>
            <w:r>
              <w:rPr>
                <w:rFonts w:eastAsia="Times New Roman"/>
                <w:sz w:val="18"/>
                <w:szCs w:val="18"/>
              </w:rPr>
              <w:t>tt</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7E9A18B3">
            <w:pPr>
              <w:spacing w:before="25" w:line="276" w:lineRule="auto"/>
              <w:ind w:left="64" w:right="171"/>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st ste</w:t>
            </w:r>
            <w:r>
              <w:rPr>
                <w:rFonts w:eastAsia="Times New Roman"/>
                <w:spacing w:val="-1"/>
                <w:sz w:val="18"/>
                <w:szCs w:val="18"/>
              </w:rPr>
              <w:t>e</w:t>
            </w:r>
            <w:r>
              <w:rPr>
                <w:rFonts w:eastAsia="Times New Roman"/>
                <w:sz w:val="18"/>
                <w:szCs w:val="18"/>
              </w:rPr>
              <w:t xml:space="preserve">l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vMerge w:val="restart"/>
            <w:tcBorders>
              <w:top w:val="single" w:color="000000" w:sz="6" w:space="0"/>
              <w:left w:val="single" w:color="000000" w:sz="6" w:space="0"/>
              <w:bottom w:val="single" w:color="000000" w:sz="6" w:space="0"/>
              <w:right w:val="single" w:color="000000" w:sz="6" w:space="0"/>
            </w:tcBorders>
          </w:tcPr>
          <w:p w14:paraId="3F1D8E7C">
            <w:pPr>
              <w:tabs>
                <w:tab w:val="left" w:pos="480"/>
                <w:tab w:val="left" w:pos="960"/>
              </w:tabs>
              <w:spacing w:before="25"/>
              <w:ind w:left="64" w:right="-20"/>
              <w:rPr>
                <w:rFonts w:eastAsia="Times New Roman"/>
                <w:sz w:val="18"/>
                <w:szCs w:val="18"/>
              </w:rPr>
            </w:pPr>
            <w:r>
              <w:rPr>
                <w:rFonts w:eastAsia="Times New Roman"/>
                <w:spacing w:val="-3"/>
                <w:sz w:val="18"/>
                <w:szCs w:val="18"/>
              </w:rPr>
              <w:t>A</w:t>
            </w:r>
            <w:r>
              <w:rPr>
                <w:rFonts w:eastAsia="Times New Roman"/>
                <w:sz w:val="18"/>
                <w:szCs w:val="18"/>
              </w:rPr>
              <w:t>s</w:t>
            </w:r>
            <w:r>
              <w:rPr>
                <w:rFonts w:eastAsia="Times New Roman"/>
                <w:sz w:val="18"/>
                <w:szCs w:val="18"/>
              </w:rPr>
              <w:tab/>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z w:val="18"/>
                <w:szCs w:val="18"/>
              </w:rPr>
              <w:tab/>
            </w:r>
            <w:r>
              <w:rPr>
                <w:rFonts w:eastAsia="Times New Roman"/>
                <w:spacing w:val="-3"/>
                <w:sz w:val="18"/>
                <w:szCs w:val="18"/>
              </w:rPr>
              <w:t>G</w:t>
            </w:r>
            <w:r>
              <w:rPr>
                <w:rFonts w:eastAsia="Times New Roman"/>
                <w:sz w:val="18"/>
                <w:szCs w:val="18"/>
              </w:rPr>
              <w:t>B/CB</w:t>
            </w:r>
          </w:p>
          <w:p w14:paraId="0BB4A67B">
            <w:pPr>
              <w:spacing w:before="33"/>
              <w:ind w:left="64" w:right="-20"/>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60" w:type="dxa"/>
            <w:vMerge w:val="restart"/>
            <w:tcBorders>
              <w:top w:val="single" w:color="000000" w:sz="6" w:space="0"/>
              <w:left w:val="single" w:color="000000" w:sz="6" w:space="0"/>
              <w:bottom w:val="single" w:color="000000" w:sz="6" w:space="0"/>
              <w:right w:val="single" w:color="000000" w:sz="6" w:space="0"/>
            </w:tcBorders>
          </w:tcPr>
          <w:p w14:paraId="16B381BC">
            <w:pPr>
              <w:tabs>
                <w:tab w:val="left" w:pos="680"/>
                <w:tab w:val="left" w:pos="1320"/>
              </w:tabs>
              <w:spacing w:before="25"/>
              <w:ind w:left="66" w:right="13"/>
              <w:rPr>
                <w:rFonts w:eastAsia="Times New Roman"/>
                <w:sz w:val="18"/>
                <w:szCs w:val="18"/>
              </w:rPr>
            </w:pPr>
            <w:r>
              <w:rPr>
                <w:rFonts w:eastAsia="Times New Roman"/>
                <w:sz w:val="18"/>
                <w:szCs w:val="18"/>
              </w:rPr>
              <w:t>C</w:t>
            </w:r>
            <w:r>
              <w:rPr>
                <w:rFonts w:eastAsia="Times New Roman"/>
                <w:spacing w:val="-1"/>
                <w:sz w:val="18"/>
                <w:szCs w:val="18"/>
              </w:rPr>
              <w:t>a</w:t>
            </w:r>
            <w:r>
              <w:rPr>
                <w:rFonts w:eastAsia="Times New Roman"/>
                <w:sz w:val="18"/>
                <w:szCs w:val="18"/>
              </w:rPr>
              <w:t>st</w:t>
            </w:r>
            <w:r>
              <w:rPr>
                <w:rFonts w:eastAsia="Times New Roman"/>
                <w:sz w:val="18"/>
                <w:szCs w:val="18"/>
              </w:rPr>
              <w:tab/>
            </w:r>
            <w:r>
              <w:rPr>
                <w:rFonts w:eastAsia="Times New Roman"/>
                <w:sz w:val="18"/>
                <w:szCs w:val="18"/>
              </w:rPr>
              <w:t>st</w:t>
            </w:r>
            <w:r>
              <w:rPr>
                <w:rFonts w:eastAsia="Times New Roman"/>
                <w:spacing w:val="-1"/>
                <w:sz w:val="18"/>
                <w:szCs w:val="18"/>
              </w:rPr>
              <w:t>ee</w:t>
            </w:r>
            <w:r>
              <w:rPr>
                <w:rFonts w:eastAsia="Times New Roman"/>
                <w:sz w:val="18"/>
                <w:szCs w:val="18"/>
              </w:rPr>
              <w:t>l</w:t>
            </w:r>
            <w:r>
              <w:rPr>
                <w:rFonts w:eastAsia="Times New Roman"/>
                <w:sz w:val="18"/>
                <w:szCs w:val="18"/>
              </w:rPr>
              <w:tab/>
            </w:r>
            <w:r>
              <w:rPr>
                <w:rFonts w:eastAsia="Times New Roman"/>
                <w:spacing w:val="1"/>
                <w:sz w:val="18"/>
                <w:szCs w:val="18"/>
              </w:rPr>
              <w:t>o</w:t>
            </w:r>
            <w:r>
              <w:rPr>
                <w:rFonts w:eastAsia="Times New Roman"/>
                <w:sz w:val="18"/>
                <w:szCs w:val="18"/>
              </w:rPr>
              <w:t xml:space="preserve">r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w:t>
            </w:r>
            <w:r>
              <w:rPr>
                <w:rFonts w:eastAsia="Times New Roman"/>
                <w:sz w:val="18"/>
                <w:szCs w:val="18"/>
              </w:rPr>
              <w:t>st</w:t>
            </w:r>
            <w:r>
              <w:rPr>
                <w:rFonts w:eastAsia="Times New Roman"/>
                <w:spacing w:val="-1"/>
                <w:sz w:val="18"/>
                <w:szCs w:val="18"/>
              </w:rPr>
              <w:t>ee</w:t>
            </w:r>
            <w:r>
              <w:rPr>
                <w:rFonts w:eastAsia="Times New Roman"/>
                <w:sz w:val="18"/>
                <w:szCs w:val="18"/>
              </w:rPr>
              <w:t>l</w:t>
            </w:r>
          </w:p>
          <w:p w14:paraId="36ACB340">
            <w:pPr>
              <w:tabs>
                <w:tab w:val="left" w:pos="600"/>
                <w:tab w:val="left" w:pos="960"/>
              </w:tabs>
              <w:spacing w:before="1" w:line="276" w:lineRule="auto"/>
              <w:ind w:left="66" w:right="12"/>
              <w:rPr>
                <w:rFonts w:eastAsia="Times New Roman"/>
                <w:sz w:val="18"/>
                <w:szCs w:val="18"/>
                <w:lang w:eastAsia="en-US"/>
              </w:rPr>
            </w:pP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r>
              <w:rPr>
                <w:rFonts w:eastAsia="Times New Roman"/>
                <w:sz w:val="18"/>
                <w:szCs w:val="18"/>
              </w:rPr>
              <w:tab/>
            </w:r>
            <w:r>
              <w:rPr>
                <w:rFonts w:eastAsia="Times New Roman"/>
                <w:spacing w:val="1"/>
                <w:sz w:val="18"/>
                <w:szCs w:val="18"/>
              </w:rPr>
              <w:t>o</w:t>
            </w:r>
            <w:r>
              <w:rPr>
                <w:rFonts w:eastAsia="Times New Roman"/>
                <w:sz w:val="18"/>
                <w:szCs w:val="18"/>
              </w:rPr>
              <w:t>r</w:t>
            </w:r>
            <w:r>
              <w:rPr>
                <w:rFonts w:eastAsia="Times New Roman"/>
                <w:sz w:val="18"/>
                <w:szCs w:val="18"/>
              </w:rPr>
              <w:tab/>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 xml:space="preserve">d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z w:val="18"/>
                <w:szCs w:val="18"/>
              </w:rPr>
              <w:t>h</w:t>
            </w:r>
          </w:p>
        </w:tc>
        <w:tc>
          <w:tcPr>
            <w:tcW w:w="696" w:type="dxa"/>
            <w:vMerge w:val="restart"/>
            <w:tcBorders>
              <w:top w:val="single" w:color="000000" w:sz="6" w:space="0"/>
              <w:left w:val="single" w:color="000000" w:sz="6" w:space="0"/>
              <w:bottom w:val="single" w:color="000000" w:sz="6" w:space="0"/>
              <w:right w:val="single" w:color="000000" w:sz="12" w:space="0"/>
            </w:tcBorders>
          </w:tcPr>
          <w:p w14:paraId="71DE5B5C">
            <w:pPr>
              <w:spacing w:after="200" w:line="276" w:lineRule="auto"/>
              <w:rPr>
                <w:sz w:val="22"/>
                <w:lang w:eastAsia="en-US"/>
              </w:rPr>
            </w:pPr>
          </w:p>
        </w:tc>
      </w:tr>
      <w:tr w14:paraId="4AF87718">
        <w:tblPrEx>
          <w:tblCellMar>
            <w:top w:w="0" w:type="dxa"/>
            <w:left w:w="0" w:type="dxa"/>
            <w:bottom w:w="0" w:type="dxa"/>
            <w:right w:w="0" w:type="dxa"/>
          </w:tblCellMar>
        </w:tblPrEx>
        <w:trPr>
          <w:trHeight w:val="1440"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50A098BD">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6" w:space="0"/>
              <w:right w:val="single" w:color="000000" w:sz="6" w:space="0"/>
            </w:tcBorders>
          </w:tcPr>
          <w:p w14:paraId="500A98E7">
            <w:pPr>
              <w:spacing w:before="23"/>
              <w:ind w:left="64" w:right="-20"/>
              <w:rPr>
                <w:rFonts w:eastAsia="Times New Roman"/>
                <w:sz w:val="18"/>
                <w:szCs w:val="18"/>
              </w:rPr>
            </w:pPr>
            <w:r>
              <w:rPr>
                <w:rFonts w:eastAsia="Times New Roman"/>
                <w:spacing w:val="1"/>
                <w:sz w:val="18"/>
                <w:szCs w:val="18"/>
              </w:rPr>
              <w:t>2</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355DC19B">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vMerge w:val="continue"/>
            <w:tcBorders>
              <w:top w:val="single" w:color="000000" w:sz="6" w:space="0"/>
              <w:left w:val="single" w:color="000000" w:sz="6" w:space="0"/>
              <w:bottom w:val="single" w:color="000000" w:sz="6" w:space="0"/>
              <w:right w:val="single" w:color="000000" w:sz="6" w:space="0"/>
            </w:tcBorders>
            <w:vAlign w:val="center"/>
          </w:tcPr>
          <w:p w14:paraId="11421D3F">
            <w:pPr>
              <w:widowControl/>
              <w:rPr>
                <w:rFonts w:eastAsia="Times New Roman"/>
                <w:sz w:val="18"/>
                <w:szCs w:val="18"/>
                <w:lang w:eastAsia="en-US"/>
              </w:rPr>
            </w:pPr>
          </w:p>
        </w:tc>
        <w:tc>
          <w:tcPr>
            <w:tcW w:w="682" w:type="dxa"/>
            <w:vMerge w:val="continue"/>
            <w:tcBorders>
              <w:top w:val="single" w:color="000000" w:sz="6" w:space="0"/>
              <w:left w:val="single" w:color="000000" w:sz="6" w:space="0"/>
              <w:bottom w:val="single" w:color="000000" w:sz="6" w:space="0"/>
              <w:right w:val="single" w:color="000000" w:sz="6" w:space="0"/>
            </w:tcBorders>
            <w:vAlign w:val="center"/>
          </w:tcPr>
          <w:p w14:paraId="2A40EBA8">
            <w:pPr>
              <w:widowControl/>
              <w:rPr>
                <w:rFonts w:eastAsia="Times New Roman"/>
                <w:sz w:val="18"/>
                <w:szCs w:val="18"/>
                <w:lang w:eastAsia="en-US"/>
              </w:rPr>
            </w:pPr>
          </w:p>
        </w:tc>
        <w:tc>
          <w:tcPr>
            <w:tcW w:w="1416" w:type="dxa"/>
            <w:vMerge w:val="continue"/>
            <w:tcBorders>
              <w:top w:val="single" w:color="000000" w:sz="6" w:space="0"/>
              <w:left w:val="single" w:color="000000" w:sz="6" w:space="0"/>
              <w:bottom w:val="single" w:color="000000" w:sz="6" w:space="0"/>
              <w:right w:val="single" w:color="000000" w:sz="6" w:space="0"/>
            </w:tcBorders>
            <w:vAlign w:val="center"/>
          </w:tcPr>
          <w:p w14:paraId="5D841465">
            <w:pPr>
              <w:widowControl/>
              <w:rPr>
                <w:rFonts w:eastAsia="Times New Roman"/>
                <w:sz w:val="18"/>
                <w:szCs w:val="18"/>
                <w:lang w:eastAsia="en-US"/>
              </w:rPr>
            </w:pPr>
          </w:p>
        </w:tc>
        <w:tc>
          <w:tcPr>
            <w:tcW w:w="996" w:type="dxa"/>
            <w:vMerge w:val="restart"/>
            <w:tcBorders>
              <w:top w:val="single" w:color="000000" w:sz="6" w:space="0"/>
              <w:left w:val="single" w:color="000000" w:sz="6" w:space="0"/>
              <w:bottom w:val="single" w:color="auto" w:sz="4" w:space="0"/>
              <w:right w:val="single" w:color="000000" w:sz="6" w:space="0"/>
            </w:tcBorders>
          </w:tcPr>
          <w:p w14:paraId="0363CC1D">
            <w:pPr>
              <w:spacing w:before="23"/>
              <w:ind w:left="64" w:right="117"/>
              <w:rPr>
                <w:rFonts w:eastAsia="Times New Roman"/>
                <w:sz w:val="18"/>
                <w:szCs w:val="18"/>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1"/>
                <w:sz w:val="18"/>
                <w:szCs w:val="18"/>
              </w:rPr>
              <w:t>o</w:t>
            </w:r>
            <w:r>
              <w:rPr>
                <w:rFonts w:eastAsia="Times New Roman"/>
                <w:sz w:val="18"/>
                <w:szCs w:val="18"/>
              </w:rPr>
              <w:t xml:space="preserve">r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p w14:paraId="703F11BA">
            <w:pPr>
              <w:spacing w:before="1" w:line="160" w:lineRule="exact"/>
              <w:rPr>
                <w:sz w:val="16"/>
                <w:szCs w:val="16"/>
              </w:rPr>
            </w:pPr>
          </w:p>
          <w:p w14:paraId="1FEA7F59">
            <w:pPr>
              <w:spacing w:line="200" w:lineRule="exact"/>
              <w:rPr>
                <w:sz w:val="20"/>
                <w:szCs w:val="20"/>
              </w:rPr>
            </w:pPr>
          </w:p>
          <w:p w14:paraId="47BBCFD2">
            <w:pPr>
              <w:spacing w:line="200" w:lineRule="exact"/>
              <w:rPr>
                <w:sz w:val="20"/>
                <w:szCs w:val="20"/>
              </w:rPr>
            </w:pPr>
          </w:p>
          <w:p w14:paraId="7BF42AFA">
            <w:pPr>
              <w:spacing w:line="200" w:lineRule="exact"/>
              <w:rPr>
                <w:sz w:val="20"/>
                <w:szCs w:val="20"/>
              </w:rPr>
            </w:pPr>
          </w:p>
          <w:p w14:paraId="6A7329F6">
            <w:pPr>
              <w:pBdr>
                <w:bottom w:val="single" w:color="auto" w:sz="4" w:space="1"/>
              </w:pBdr>
              <w:spacing w:line="200" w:lineRule="exact"/>
              <w:rPr>
                <w:sz w:val="20"/>
                <w:szCs w:val="20"/>
              </w:rPr>
            </w:pPr>
          </w:p>
          <w:p w14:paraId="7FBA9C27">
            <w:pPr>
              <w:spacing w:line="276" w:lineRule="auto"/>
              <w:ind w:left="64" w:right="278"/>
              <w:rPr>
                <w:rFonts w:eastAsia="Times New Roman"/>
                <w:sz w:val="18"/>
                <w:szCs w:val="18"/>
                <w:lang w:eastAsia="en-US"/>
              </w:rPr>
            </w:pPr>
            <w:r>
              <w:rPr>
                <w:rFonts w:eastAsia="Times New Roman"/>
                <w:spacing w:val="1"/>
                <w:sz w:val="18"/>
                <w:szCs w:val="18"/>
              </w:rPr>
              <w:t>Fo</w:t>
            </w:r>
            <w:r>
              <w:rPr>
                <w:rFonts w:eastAsia="Times New Roman"/>
                <w:spacing w:val="-2"/>
                <w:sz w:val="18"/>
                <w:szCs w:val="18"/>
              </w:rPr>
              <w:t>r</w:t>
            </w:r>
            <w:r>
              <w:rPr>
                <w:rFonts w:eastAsia="Times New Roman"/>
                <w:spacing w:val="-1"/>
                <w:sz w:val="18"/>
                <w:szCs w:val="18"/>
              </w:rPr>
              <w:t>ge</w:t>
            </w:r>
            <w:r>
              <w:rPr>
                <w:rFonts w:eastAsia="Times New Roman"/>
                <w:sz w:val="18"/>
                <w:szCs w:val="18"/>
              </w:rPr>
              <w:t>d st</w:t>
            </w:r>
            <w:r>
              <w:rPr>
                <w:rFonts w:eastAsia="Times New Roman"/>
                <w:spacing w:val="-1"/>
                <w:sz w:val="18"/>
                <w:szCs w:val="18"/>
              </w:rPr>
              <w:t>ee</w:t>
            </w:r>
            <w:r>
              <w:rPr>
                <w:rFonts w:eastAsia="Times New Roman"/>
                <w:sz w:val="18"/>
                <w:szCs w:val="18"/>
              </w:rPr>
              <w:t>l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6" w:space="0"/>
              <w:left w:val="single" w:color="000000" w:sz="6" w:space="0"/>
              <w:bottom w:val="single" w:color="000000" w:sz="6" w:space="0"/>
              <w:right w:val="single" w:color="000000" w:sz="6" w:space="0"/>
            </w:tcBorders>
            <w:vAlign w:val="center"/>
          </w:tcPr>
          <w:p w14:paraId="3CB82713">
            <w:pPr>
              <w:widowControl/>
              <w:rPr>
                <w:rFonts w:eastAsia="Times New Roman"/>
                <w:sz w:val="18"/>
                <w:szCs w:val="18"/>
                <w:lang w:eastAsia="en-US"/>
              </w:rPr>
            </w:pPr>
          </w:p>
        </w:tc>
        <w:tc>
          <w:tcPr>
            <w:tcW w:w="1560" w:type="dxa"/>
            <w:vMerge w:val="continue"/>
            <w:tcBorders>
              <w:top w:val="single" w:color="000000" w:sz="6" w:space="0"/>
              <w:left w:val="single" w:color="000000" w:sz="6" w:space="0"/>
              <w:bottom w:val="single" w:color="000000" w:sz="6" w:space="0"/>
              <w:right w:val="single" w:color="000000" w:sz="6" w:space="0"/>
            </w:tcBorders>
            <w:vAlign w:val="center"/>
          </w:tcPr>
          <w:p w14:paraId="69DF85D0">
            <w:pPr>
              <w:widowControl/>
              <w:rPr>
                <w:rFonts w:eastAsia="Times New Roman"/>
                <w:sz w:val="18"/>
                <w:szCs w:val="18"/>
                <w:lang w:eastAsia="en-US"/>
              </w:rPr>
            </w:pPr>
          </w:p>
        </w:tc>
        <w:tc>
          <w:tcPr>
            <w:tcW w:w="696" w:type="dxa"/>
            <w:vMerge w:val="continue"/>
            <w:tcBorders>
              <w:top w:val="single" w:color="000000" w:sz="6" w:space="0"/>
              <w:left w:val="single" w:color="000000" w:sz="6" w:space="0"/>
              <w:bottom w:val="single" w:color="000000" w:sz="6" w:space="0"/>
              <w:right w:val="single" w:color="000000" w:sz="12" w:space="0"/>
            </w:tcBorders>
            <w:vAlign w:val="center"/>
          </w:tcPr>
          <w:p w14:paraId="78B07AC9">
            <w:pPr>
              <w:widowControl/>
              <w:rPr>
                <w:sz w:val="22"/>
                <w:lang w:eastAsia="en-US"/>
              </w:rPr>
            </w:pPr>
          </w:p>
        </w:tc>
      </w:tr>
      <w:tr w14:paraId="17B33251">
        <w:tblPrEx>
          <w:tblCellMar>
            <w:top w:w="0" w:type="dxa"/>
            <w:left w:w="0" w:type="dxa"/>
            <w:bottom w:w="0" w:type="dxa"/>
            <w:right w:w="0" w:type="dxa"/>
          </w:tblCellMar>
        </w:tblPrEx>
        <w:trPr>
          <w:trHeight w:val="735"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55C8CDE4">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6" w:space="0"/>
              <w:right w:val="single" w:color="000000" w:sz="6" w:space="0"/>
            </w:tcBorders>
          </w:tcPr>
          <w:p w14:paraId="29D5FE2F">
            <w:pPr>
              <w:spacing w:before="23"/>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3F3D282B">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tcBorders>
              <w:top w:val="single" w:color="000000" w:sz="6" w:space="0"/>
              <w:left w:val="single" w:color="000000" w:sz="6" w:space="0"/>
              <w:bottom w:val="single" w:color="000000" w:sz="6" w:space="0"/>
              <w:right w:val="single" w:color="000000" w:sz="6" w:space="0"/>
            </w:tcBorders>
          </w:tcPr>
          <w:p w14:paraId="6043E28B">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6" w:space="0"/>
              <w:left w:val="single" w:color="000000" w:sz="6" w:space="0"/>
              <w:bottom w:val="single" w:color="000000" w:sz="6" w:space="0"/>
              <w:right w:val="single" w:color="000000" w:sz="6" w:space="0"/>
            </w:tcBorders>
          </w:tcPr>
          <w:p w14:paraId="20BCA2DE">
            <w:pPr>
              <w:spacing w:after="200" w:line="276" w:lineRule="auto"/>
              <w:rPr>
                <w:sz w:val="22"/>
                <w:lang w:eastAsia="en-US"/>
              </w:rPr>
            </w:pPr>
          </w:p>
        </w:tc>
        <w:tc>
          <w:tcPr>
            <w:tcW w:w="1416" w:type="dxa"/>
            <w:tcBorders>
              <w:top w:val="single" w:color="000000" w:sz="6" w:space="0"/>
              <w:left w:val="single" w:color="000000" w:sz="6" w:space="0"/>
              <w:bottom w:val="single" w:color="000000" w:sz="6" w:space="0"/>
              <w:right w:val="single" w:color="000000" w:sz="6" w:space="0"/>
            </w:tcBorders>
          </w:tcPr>
          <w:p w14:paraId="725B5AEB">
            <w:pPr>
              <w:spacing w:before="23" w:line="276" w:lineRule="auto"/>
              <w:ind w:left="64" w:right="232"/>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 xml:space="preserve">ss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e 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vMerge w:val="continue"/>
            <w:tcBorders>
              <w:top w:val="single" w:color="000000" w:sz="6" w:space="0"/>
              <w:left w:val="single" w:color="000000" w:sz="6" w:space="0"/>
              <w:bottom w:val="single" w:color="auto" w:sz="4" w:space="0"/>
              <w:right w:val="single" w:color="000000" w:sz="6" w:space="0"/>
            </w:tcBorders>
            <w:vAlign w:val="center"/>
          </w:tcPr>
          <w:p w14:paraId="4AC2F4D5">
            <w:pPr>
              <w:widowControl/>
              <w:rPr>
                <w:rFonts w:eastAsia="Times New Roman"/>
                <w:sz w:val="18"/>
                <w:szCs w:val="18"/>
                <w:lang w:eastAsia="en-US"/>
              </w:rPr>
            </w:pPr>
          </w:p>
        </w:tc>
        <w:tc>
          <w:tcPr>
            <w:tcW w:w="1585" w:type="dxa"/>
            <w:vMerge w:val="continue"/>
            <w:tcBorders>
              <w:top w:val="single" w:color="000000" w:sz="6" w:space="0"/>
              <w:left w:val="single" w:color="000000" w:sz="6" w:space="0"/>
              <w:bottom w:val="single" w:color="000000" w:sz="6" w:space="0"/>
              <w:right w:val="single" w:color="000000" w:sz="6" w:space="0"/>
            </w:tcBorders>
            <w:vAlign w:val="center"/>
          </w:tcPr>
          <w:p w14:paraId="5A53D1C5">
            <w:pPr>
              <w:widowControl/>
              <w:rPr>
                <w:rFonts w:eastAsia="Times New Roman"/>
                <w:sz w:val="18"/>
                <w:szCs w:val="18"/>
                <w:lang w:eastAsia="en-US"/>
              </w:rPr>
            </w:pPr>
          </w:p>
        </w:tc>
        <w:tc>
          <w:tcPr>
            <w:tcW w:w="1560" w:type="dxa"/>
            <w:tcBorders>
              <w:top w:val="single" w:color="000000" w:sz="6" w:space="0"/>
              <w:left w:val="single" w:color="000000" w:sz="6" w:space="0"/>
              <w:bottom w:val="single" w:color="000000" w:sz="6" w:space="0"/>
              <w:right w:val="single" w:color="000000" w:sz="6" w:space="0"/>
            </w:tcBorders>
          </w:tcPr>
          <w:p w14:paraId="6F1AC67B">
            <w:pPr>
              <w:spacing w:before="3" w:line="260" w:lineRule="exact"/>
              <w:rPr>
                <w:sz w:val="26"/>
                <w:szCs w:val="26"/>
              </w:rPr>
            </w:pPr>
          </w:p>
          <w:p w14:paraId="3D584AF5">
            <w:pPr>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96" w:type="dxa"/>
            <w:vMerge w:val="continue"/>
            <w:tcBorders>
              <w:top w:val="single" w:color="000000" w:sz="6" w:space="0"/>
              <w:left w:val="single" w:color="000000" w:sz="6" w:space="0"/>
              <w:bottom w:val="single" w:color="auto" w:sz="4" w:space="0"/>
              <w:right w:val="single" w:color="000000" w:sz="12" w:space="0"/>
            </w:tcBorders>
            <w:vAlign w:val="center"/>
          </w:tcPr>
          <w:p w14:paraId="6D99F7E0">
            <w:pPr>
              <w:widowControl/>
              <w:rPr>
                <w:sz w:val="22"/>
                <w:lang w:eastAsia="en-US"/>
              </w:rPr>
            </w:pPr>
          </w:p>
        </w:tc>
      </w:tr>
      <w:tr w14:paraId="3175EC21">
        <w:tblPrEx>
          <w:tblCellMar>
            <w:top w:w="0" w:type="dxa"/>
            <w:left w:w="0" w:type="dxa"/>
            <w:bottom w:w="0" w:type="dxa"/>
            <w:right w:w="0" w:type="dxa"/>
          </w:tblCellMar>
        </w:tblPrEx>
        <w:trPr>
          <w:trHeight w:val="734" w:hRule="atLeast"/>
        </w:trPr>
        <w:tc>
          <w:tcPr>
            <w:tcW w:w="1015" w:type="dxa"/>
            <w:vMerge w:val="restart"/>
            <w:tcBorders>
              <w:top w:val="single" w:color="000000" w:sz="6" w:space="0"/>
              <w:left w:val="single" w:color="000000" w:sz="6" w:space="0"/>
              <w:bottom w:val="single" w:color="000000" w:sz="4" w:space="0"/>
              <w:right w:val="single" w:color="000000" w:sz="6" w:space="0"/>
            </w:tcBorders>
          </w:tcPr>
          <w:p w14:paraId="4BCDBDB2">
            <w:pPr>
              <w:spacing w:before="23" w:line="276" w:lineRule="auto"/>
              <w:ind w:left="64" w:right="317"/>
              <w:rPr>
                <w:rFonts w:eastAsia="Times New Roman"/>
                <w:sz w:val="18"/>
                <w:szCs w:val="18"/>
                <w:lang w:eastAsia="en-US"/>
              </w:rPr>
            </w:pPr>
            <w:r>
              <w:rPr>
                <w:rFonts w:eastAsia="Times New Roman"/>
                <w:spacing w:val="1"/>
                <w:sz w:val="18"/>
                <w:szCs w:val="18"/>
              </w:rPr>
              <w:t>M</w:t>
            </w:r>
            <w:r>
              <w:rPr>
                <w:rFonts w:eastAsia="Times New Roman"/>
                <w:spacing w:val="-1"/>
                <w:sz w:val="18"/>
                <w:szCs w:val="18"/>
              </w:rPr>
              <w:t>a</w:t>
            </w:r>
            <w:r>
              <w:rPr>
                <w:rFonts w:eastAsia="Times New Roman"/>
                <w:sz w:val="18"/>
                <w:szCs w:val="18"/>
              </w:rPr>
              <w:t>in</w:t>
            </w:r>
            <w:r>
              <w:rPr>
                <w:rFonts w:eastAsia="Times New Roman"/>
                <w:spacing w:val="2"/>
                <w:sz w:val="18"/>
                <w:szCs w:val="18"/>
              </w:rPr>
              <w:t xml:space="preserve"> </w:t>
            </w:r>
            <w:r>
              <w:rPr>
                <w:rFonts w:eastAsia="Times New Roman"/>
                <w:sz w:val="18"/>
                <w:szCs w:val="18"/>
              </w:rPr>
              <w:t xml:space="preserve">&amp; </w:t>
            </w:r>
            <w:r>
              <w:rPr>
                <w:rFonts w:eastAsia="Times New Roman"/>
                <w:spacing w:val="-3"/>
                <w:sz w:val="18"/>
                <w:szCs w:val="18"/>
              </w:rPr>
              <w:t>A</w:t>
            </w:r>
            <w:r>
              <w:rPr>
                <w:rFonts w:eastAsia="Times New Roman"/>
                <w:spacing w:val="1"/>
                <w:sz w:val="18"/>
                <w:szCs w:val="18"/>
              </w:rPr>
              <w:t>u</w:t>
            </w:r>
            <w:r>
              <w:rPr>
                <w:rFonts w:eastAsia="Times New Roman"/>
                <w:spacing w:val="-1"/>
                <w:sz w:val="18"/>
                <w:szCs w:val="18"/>
              </w:rPr>
              <w:t>x</w:t>
            </w:r>
            <w:r>
              <w:rPr>
                <w:rFonts w:eastAsia="Times New Roman"/>
                <w:sz w:val="18"/>
                <w:szCs w:val="18"/>
              </w:rPr>
              <w:t>. E</w:t>
            </w:r>
            <w:r>
              <w:rPr>
                <w:rFonts w:eastAsia="Times New Roman"/>
                <w:spacing w:val="1"/>
                <w:sz w:val="18"/>
                <w:szCs w:val="18"/>
              </w:rPr>
              <w:t>n</w:t>
            </w:r>
            <w:r>
              <w:rPr>
                <w:rFonts w:eastAsia="Times New Roman"/>
                <w:spacing w:val="-1"/>
                <w:sz w:val="18"/>
                <w:szCs w:val="18"/>
              </w:rPr>
              <w:t>g</w:t>
            </w:r>
            <w:r>
              <w:rPr>
                <w:rFonts w:eastAsia="Times New Roman"/>
                <w:sz w:val="18"/>
                <w:szCs w:val="18"/>
              </w:rPr>
              <w:t>i</w:t>
            </w:r>
            <w:r>
              <w:rPr>
                <w:rFonts w:eastAsia="Times New Roman"/>
                <w:spacing w:val="1"/>
                <w:sz w:val="18"/>
                <w:szCs w:val="18"/>
              </w:rPr>
              <w:t>n</w:t>
            </w:r>
            <w:r>
              <w:rPr>
                <w:rFonts w:eastAsia="Times New Roman"/>
                <w:sz w:val="18"/>
                <w:szCs w:val="18"/>
              </w:rPr>
              <w:t xml:space="preserve">e </w:t>
            </w:r>
            <w:r>
              <w:rPr>
                <w:rFonts w:eastAsia="Times New Roman"/>
                <w:spacing w:val="-1"/>
                <w:sz w:val="18"/>
                <w:szCs w:val="18"/>
              </w:rPr>
              <w:t>ex</w:t>
            </w:r>
            <w:r>
              <w:rPr>
                <w:rFonts w:eastAsia="Times New Roman"/>
                <w:spacing w:val="1"/>
                <w:sz w:val="18"/>
                <w:szCs w:val="18"/>
              </w:rPr>
              <w:t>h</w:t>
            </w:r>
            <w:r>
              <w:rPr>
                <w:rFonts w:eastAsia="Times New Roman"/>
                <w:spacing w:val="-1"/>
                <w:sz w:val="18"/>
                <w:szCs w:val="18"/>
              </w:rPr>
              <w:t>a</w:t>
            </w:r>
            <w:r>
              <w:rPr>
                <w:rFonts w:eastAsia="Times New Roman"/>
                <w:spacing w:val="1"/>
                <w:sz w:val="18"/>
                <w:szCs w:val="18"/>
              </w:rPr>
              <w:t>u</w:t>
            </w:r>
            <w:r>
              <w:rPr>
                <w:rFonts w:eastAsia="Times New Roman"/>
                <w:sz w:val="18"/>
                <w:szCs w:val="18"/>
              </w:rPr>
              <w:t xml:space="preserve">st </w:t>
            </w:r>
            <w:r>
              <w:rPr>
                <w:rFonts w:eastAsia="Times New Roman"/>
                <w:spacing w:val="-1"/>
                <w:sz w:val="18"/>
                <w:szCs w:val="18"/>
              </w:rPr>
              <w:t>ga</w:t>
            </w:r>
            <w:r>
              <w:rPr>
                <w:rFonts w:eastAsia="Times New Roman"/>
                <w:sz w:val="18"/>
                <w:szCs w:val="18"/>
              </w:rPr>
              <w:t xml:space="preserve">s, </w:t>
            </w:r>
            <w:r>
              <w:rPr>
                <w:rFonts w:eastAsia="Times New Roman"/>
                <w:spacing w:val="1"/>
                <w:sz w:val="18"/>
                <w:szCs w:val="18"/>
              </w:rPr>
              <w:t>bo</w:t>
            </w:r>
            <w:r>
              <w:rPr>
                <w:rFonts w:eastAsia="Times New Roman"/>
                <w:sz w:val="18"/>
                <w:szCs w:val="18"/>
              </w:rPr>
              <w:t>i</w:t>
            </w:r>
            <w:r>
              <w:rPr>
                <w:rFonts w:eastAsia="Times New Roman"/>
                <w:spacing w:val="1"/>
                <w:sz w:val="18"/>
                <w:szCs w:val="18"/>
              </w:rPr>
              <w:t>l</w:t>
            </w:r>
            <w:r>
              <w:rPr>
                <w:rFonts w:eastAsia="Times New Roman"/>
                <w:spacing w:val="-1"/>
                <w:sz w:val="18"/>
                <w:szCs w:val="18"/>
              </w:rPr>
              <w:t>e</w:t>
            </w:r>
            <w:r>
              <w:rPr>
                <w:rFonts w:eastAsia="Times New Roman"/>
                <w:sz w:val="18"/>
                <w:szCs w:val="18"/>
              </w:rPr>
              <w:t xml:space="preserve">r </w:t>
            </w:r>
            <w:r>
              <w:rPr>
                <w:rFonts w:eastAsia="Times New Roman"/>
                <w:spacing w:val="-1"/>
                <w:sz w:val="18"/>
                <w:szCs w:val="18"/>
              </w:rPr>
              <w:t>ex</w:t>
            </w:r>
            <w:r>
              <w:rPr>
                <w:rFonts w:eastAsia="Times New Roman"/>
                <w:spacing w:val="1"/>
                <w:sz w:val="18"/>
                <w:szCs w:val="18"/>
              </w:rPr>
              <w:t>h</w:t>
            </w:r>
            <w:r>
              <w:rPr>
                <w:rFonts w:eastAsia="Times New Roman"/>
                <w:spacing w:val="-1"/>
                <w:sz w:val="18"/>
                <w:szCs w:val="18"/>
              </w:rPr>
              <w:t>a</w:t>
            </w:r>
            <w:r>
              <w:rPr>
                <w:rFonts w:eastAsia="Times New Roman"/>
                <w:spacing w:val="1"/>
                <w:sz w:val="18"/>
                <w:szCs w:val="18"/>
              </w:rPr>
              <w:t>u</w:t>
            </w:r>
            <w:r>
              <w:rPr>
                <w:rFonts w:eastAsia="Times New Roman"/>
                <w:sz w:val="18"/>
                <w:szCs w:val="18"/>
              </w:rPr>
              <w:t xml:space="preserve">st </w:t>
            </w:r>
            <w:r>
              <w:rPr>
                <w:rFonts w:eastAsia="Times New Roman"/>
                <w:spacing w:val="-1"/>
                <w:sz w:val="18"/>
                <w:szCs w:val="18"/>
              </w:rPr>
              <w:t>ga</w:t>
            </w:r>
            <w:r>
              <w:rPr>
                <w:rFonts w:eastAsia="Times New Roman"/>
                <w:sz w:val="18"/>
                <w:szCs w:val="18"/>
              </w:rPr>
              <w:t>s</w:t>
            </w:r>
          </w:p>
        </w:tc>
        <w:tc>
          <w:tcPr>
            <w:tcW w:w="991" w:type="dxa"/>
            <w:tcBorders>
              <w:top w:val="single" w:color="000000" w:sz="6" w:space="0"/>
              <w:left w:val="single" w:color="000000" w:sz="6" w:space="0"/>
              <w:bottom w:val="single" w:color="000000" w:sz="6" w:space="0"/>
              <w:right w:val="single" w:color="000000" w:sz="6" w:space="0"/>
            </w:tcBorders>
          </w:tcPr>
          <w:p w14:paraId="7234F4F4">
            <w:pPr>
              <w:spacing w:before="23"/>
              <w:ind w:left="64" w:right="-20"/>
              <w:rPr>
                <w:rFonts w:eastAsia="Times New Roman"/>
                <w:sz w:val="18"/>
                <w:szCs w:val="18"/>
              </w:rPr>
            </w:pPr>
            <w:r>
              <w:rPr>
                <w:rFonts w:hint="eastAsia"/>
                <w:spacing w:val="1"/>
                <w:sz w:val="18"/>
                <w:szCs w:val="18"/>
              </w:rPr>
              <w:t>6</w:t>
            </w:r>
            <w:r>
              <w:rPr>
                <w:rFonts w:eastAsia="Times New Roman"/>
                <w:spacing w:val="1"/>
                <w:sz w:val="18"/>
                <w:szCs w:val="18"/>
              </w:rPr>
              <w:t>0</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4AD3C349">
            <w:pPr>
              <w:spacing w:before="33"/>
              <w:ind w:left="64" w:right="-20"/>
              <w:rPr>
                <w:rFonts w:eastAsia="Times New Roman"/>
                <w:sz w:val="18"/>
                <w:szCs w:val="18"/>
                <w:lang w:eastAsia="en-US"/>
              </w:rPr>
            </w:pPr>
            <w:r>
              <w:rPr>
                <w:rFonts w:eastAsia="Times New Roman"/>
                <w:spacing w:val="-1"/>
                <w:sz w:val="18"/>
                <w:szCs w:val="18"/>
              </w:rPr>
              <w:t>a</w:t>
            </w:r>
            <w:r>
              <w:rPr>
                <w:rFonts w:eastAsia="Times New Roman"/>
                <w:spacing w:val="1"/>
                <w:sz w:val="18"/>
                <w:szCs w:val="18"/>
              </w:rPr>
              <w:t>bo</w:t>
            </w:r>
            <w:r>
              <w:rPr>
                <w:rFonts w:eastAsia="Times New Roman"/>
                <w:spacing w:val="-1"/>
                <w:sz w:val="18"/>
                <w:szCs w:val="18"/>
              </w:rPr>
              <w:t>v</w:t>
            </w:r>
            <w:r>
              <w:rPr>
                <w:rFonts w:eastAsia="Times New Roman"/>
                <w:sz w:val="18"/>
                <w:szCs w:val="18"/>
              </w:rPr>
              <w:t>e</w:t>
            </w:r>
          </w:p>
        </w:tc>
        <w:tc>
          <w:tcPr>
            <w:tcW w:w="850" w:type="dxa"/>
            <w:tcBorders>
              <w:top w:val="single" w:color="000000" w:sz="6" w:space="0"/>
              <w:left w:val="single" w:color="000000" w:sz="6" w:space="0"/>
              <w:bottom w:val="single" w:color="000000" w:sz="6" w:space="0"/>
              <w:right w:val="single" w:color="000000" w:sz="6" w:space="0"/>
            </w:tcBorders>
          </w:tcPr>
          <w:p w14:paraId="0C32C142">
            <w:pPr>
              <w:spacing w:before="23" w:line="276" w:lineRule="auto"/>
              <w:ind w:left="64" w:right="176"/>
              <w:rPr>
                <w:rFonts w:eastAsia="Times New Roman"/>
                <w:sz w:val="18"/>
                <w:szCs w:val="18"/>
                <w:lang w:eastAsia="en-US"/>
              </w:rPr>
            </w:pPr>
            <w:r>
              <w:rPr>
                <w:rFonts w:eastAsia="Times New Roman"/>
                <w:spacing w:val="-16"/>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 st</w:t>
            </w:r>
            <w:r>
              <w:rPr>
                <w:rFonts w:eastAsia="Times New Roman"/>
                <w:spacing w:val="-1"/>
                <w:sz w:val="18"/>
                <w:szCs w:val="18"/>
              </w:rPr>
              <w:t>ee</w:t>
            </w:r>
            <w:r>
              <w:rPr>
                <w:rFonts w:eastAsia="Times New Roman"/>
                <w:sz w:val="18"/>
                <w:szCs w:val="18"/>
              </w:rPr>
              <w:t xml:space="preserve">l </w:t>
            </w:r>
            <w:r>
              <w:rPr>
                <w:rFonts w:eastAsia="Times New Roman"/>
                <w:spacing w:val="1"/>
                <w:sz w:val="18"/>
                <w:szCs w:val="18"/>
              </w:rPr>
              <w:t>p</w:t>
            </w:r>
            <w:r>
              <w:rPr>
                <w:rFonts w:eastAsia="Times New Roman"/>
                <w:sz w:val="18"/>
                <w:szCs w:val="18"/>
              </w:rPr>
              <w:t>late</w:t>
            </w:r>
          </w:p>
        </w:tc>
        <w:tc>
          <w:tcPr>
            <w:tcW w:w="682" w:type="dxa"/>
            <w:tcBorders>
              <w:top w:val="single" w:color="000000" w:sz="6" w:space="0"/>
              <w:left w:val="single" w:color="000000" w:sz="6" w:space="0"/>
              <w:bottom w:val="single" w:color="000000" w:sz="6" w:space="0"/>
              <w:right w:val="single" w:color="000000" w:sz="6" w:space="0"/>
            </w:tcBorders>
          </w:tcPr>
          <w:p w14:paraId="5B0E87CD">
            <w:pPr>
              <w:spacing w:before="3" w:line="260" w:lineRule="exact"/>
              <w:rPr>
                <w:sz w:val="26"/>
                <w:szCs w:val="26"/>
              </w:rPr>
            </w:pPr>
          </w:p>
          <w:p w14:paraId="1FCE031B">
            <w:pPr>
              <w:ind w:left="148" w:right="-20"/>
              <w:rPr>
                <w:rFonts w:eastAsia="Times New Roman"/>
                <w:sz w:val="18"/>
                <w:szCs w:val="18"/>
                <w:lang w:eastAsia="en-US"/>
              </w:rPr>
            </w:pPr>
            <w:r>
              <w:rPr>
                <w:rFonts w:hint="eastAsia"/>
                <w:spacing w:val="1"/>
                <w:sz w:val="18"/>
                <w:szCs w:val="18"/>
              </w:rPr>
              <w:t>6</w:t>
            </w:r>
            <w:r>
              <w:rPr>
                <w:rFonts w:eastAsia="Times New Roman"/>
                <w:spacing w:val="-1"/>
                <w:sz w:val="18"/>
                <w:szCs w:val="18"/>
              </w:rPr>
              <w:t>m</w:t>
            </w:r>
            <w:r>
              <w:rPr>
                <w:rFonts w:eastAsia="Times New Roman"/>
                <w:sz w:val="18"/>
                <w:szCs w:val="18"/>
              </w:rPr>
              <w:t>m</w:t>
            </w:r>
          </w:p>
        </w:tc>
        <w:tc>
          <w:tcPr>
            <w:tcW w:w="1416" w:type="dxa"/>
            <w:vMerge w:val="restart"/>
            <w:tcBorders>
              <w:top w:val="single" w:color="000000" w:sz="6" w:space="0"/>
              <w:left w:val="single" w:color="000000" w:sz="6" w:space="0"/>
              <w:bottom w:val="single" w:color="000000" w:sz="4" w:space="0"/>
              <w:right w:val="single" w:color="000000" w:sz="6" w:space="0"/>
            </w:tcBorders>
          </w:tcPr>
          <w:p w14:paraId="4FB149E1">
            <w:pPr>
              <w:spacing w:before="3" w:line="100" w:lineRule="exact"/>
              <w:rPr>
                <w:sz w:val="10"/>
                <w:szCs w:val="10"/>
              </w:rPr>
            </w:pPr>
          </w:p>
          <w:p w14:paraId="0C0559E4">
            <w:pPr>
              <w:spacing w:line="200" w:lineRule="exact"/>
              <w:rPr>
                <w:sz w:val="20"/>
                <w:szCs w:val="20"/>
              </w:rPr>
            </w:pPr>
          </w:p>
          <w:p w14:paraId="40B53CFA">
            <w:pPr>
              <w:spacing w:line="200" w:lineRule="exact"/>
              <w:rPr>
                <w:sz w:val="20"/>
                <w:szCs w:val="20"/>
              </w:rPr>
            </w:pPr>
          </w:p>
          <w:p w14:paraId="360E035C">
            <w:pPr>
              <w:spacing w:line="276" w:lineRule="auto"/>
              <w:ind w:left="64" w:right="78"/>
              <w:rPr>
                <w:rFonts w:eastAsia="Times New Roman"/>
                <w:sz w:val="18"/>
                <w:szCs w:val="18"/>
                <w:lang w:eastAsia="en-US"/>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bu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vMerge w:val="restart"/>
            <w:tcBorders>
              <w:top w:val="single" w:color="auto" w:sz="4" w:space="0"/>
              <w:left w:val="single" w:color="000000" w:sz="6" w:space="0"/>
              <w:bottom w:val="single" w:color="000000" w:sz="4" w:space="0"/>
              <w:right w:val="single" w:color="000000" w:sz="6" w:space="0"/>
            </w:tcBorders>
          </w:tcPr>
          <w:p w14:paraId="2525102F">
            <w:pPr>
              <w:spacing w:before="3" w:line="180" w:lineRule="exact"/>
              <w:rPr>
                <w:sz w:val="18"/>
                <w:szCs w:val="18"/>
              </w:rPr>
            </w:pPr>
          </w:p>
          <w:p w14:paraId="39A87A99">
            <w:pPr>
              <w:spacing w:line="200" w:lineRule="exact"/>
              <w:rPr>
                <w:sz w:val="20"/>
                <w:szCs w:val="20"/>
              </w:rPr>
            </w:pPr>
          </w:p>
          <w:p w14:paraId="6E8BEA37">
            <w:pPr>
              <w:spacing w:line="200" w:lineRule="exact"/>
              <w:rPr>
                <w:sz w:val="20"/>
                <w:szCs w:val="20"/>
              </w:rPr>
            </w:pPr>
          </w:p>
          <w:p w14:paraId="4A112E5A">
            <w:pPr>
              <w:spacing w:line="200" w:lineRule="exact"/>
              <w:rPr>
                <w:sz w:val="20"/>
                <w:szCs w:val="20"/>
              </w:rPr>
            </w:pPr>
          </w:p>
          <w:p w14:paraId="66A583C3">
            <w:pPr>
              <w:spacing w:line="200" w:lineRule="exact"/>
              <w:rPr>
                <w:sz w:val="20"/>
                <w:szCs w:val="20"/>
              </w:rPr>
            </w:pPr>
          </w:p>
          <w:p w14:paraId="26244EB8">
            <w:pPr>
              <w:ind w:left="395" w:right="377"/>
              <w:jc w:val="center"/>
              <w:rPr>
                <w:rFonts w:eastAsia="Times New Roman"/>
                <w:sz w:val="18"/>
                <w:szCs w:val="18"/>
                <w:lang w:eastAsia="en-US"/>
              </w:rPr>
            </w:pPr>
            <w:r>
              <w:rPr>
                <w:rFonts w:eastAsia="Times New Roman"/>
                <w:sz w:val="18"/>
                <w:szCs w:val="18"/>
              </w:rPr>
              <w:t>--</w:t>
            </w:r>
          </w:p>
        </w:tc>
        <w:tc>
          <w:tcPr>
            <w:tcW w:w="1585" w:type="dxa"/>
            <w:vMerge w:val="restart"/>
            <w:tcBorders>
              <w:top w:val="single" w:color="000000" w:sz="6" w:space="0"/>
              <w:left w:val="single" w:color="000000" w:sz="6" w:space="0"/>
              <w:bottom w:val="single" w:color="000000" w:sz="4" w:space="0"/>
              <w:right w:val="single" w:color="000000" w:sz="6" w:space="0"/>
            </w:tcBorders>
          </w:tcPr>
          <w:p w14:paraId="4BF3C601">
            <w:pPr>
              <w:spacing w:before="3" w:line="180" w:lineRule="exact"/>
              <w:rPr>
                <w:sz w:val="18"/>
                <w:szCs w:val="18"/>
              </w:rPr>
            </w:pPr>
          </w:p>
          <w:p w14:paraId="1C21A6C5">
            <w:pPr>
              <w:spacing w:line="200" w:lineRule="exact"/>
              <w:rPr>
                <w:sz w:val="20"/>
                <w:szCs w:val="20"/>
              </w:rPr>
            </w:pPr>
          </w:p>
          <w:p w14:paraId="09CABFAF">
            <w:pPr>
              <w:spacing w:line="200" w:lineRule="exact"/>
              <w:rPr>
                <w:sz w:val="20"/>
                <w:szCs w:val="20"/>
              </w:rPr>
            </w:pPr>
          </w:p>
          <w:p w14:paraId="126CB69E">
            <w:pPr>
              <w:spacing w:line="200" w:lineRule="exact"/>
              <w:rPr>
                <w:sz w:val="20"/>
                <w:szCs w:val="20"/>
              </w:rPr>
            </w:pPr>
          </w:p>
          <w:p w14:paraId="0486939C">
            <w:pPr>
              <w:spacing w:line="200" w:lineRule="exact"/>
              <w:rPr>
                <w:sz w:val="20"/>
                <w:szCs w:val="20"/>
              </w:rPr>
            </w:pPr>
          </w:p>
          <w:p w14:paraId="24CE8F7B">
            <w:pPr>
              <w:ind w:left="690" w:right="671"/>
              <w:jc w:val="center"/>
              <w:rPr>
                <w:rFonts w:eastAsia="Times New Roman"/>
                <w:sz w:val="18"/>
                <w:szCs w:val="18"/>
                <w:lang w:eastAsia="en-US"/>
              </w:rPr>
            </w:pPr>
            <w:r>
              <w:rPr>
                <w:rFonts w:eastAsia="Times New Roman"/>
                <w:sz w:val="18"/>
                <w:szCs w:val="18"/>
              </w:rPr>
              <w:t>--</w:t>
            </w:r>
          </w:p>
        </w:tc>
        <w:tc>
          <w:tcPr>
            <w:tcW w:w="1560" w:type="dxa"/>
            <w:vMerge w:val="restart"/>
            <w:tcBorders>
              <w:top w:val="single" w:color="000000" w:sz="6" w:space="0"/>
              <w:left w:val="single" w:color="000000" w:sz="6" w:space="0"/>
              <w:bottom w:val="single" w:color="000000" w:sz="4" w:space="0"/>
              <w:right w:val="single" w:color="auto" w:sz="4" w:space="0"/>
            </w:tcBorders>
          </w:tcPr>
          <w:p w14:paraId="1C81B5D6">
            <w:pPr>
              <w:spacing w:before="3" w:line="100" w:lineRule="exact"/>
              <w:rPr>
                <w:sz w:val="10"/>
                <w:szCs w:val="10"/>
              </w:rPr>
            </w:pPr>
          </w:p>
          <w:p w14:paraId="23E8E687">
            <w:pPr>
              <w:spacing w:line="200" w:lineRule="exact"/>
              <w:rPr>
                <w:sz w:val="20"/>
                <w:szCs w:val="20"/>
              </w:rPr>
            </w:pPr>
          </w:p>
          <w:p w14:paraId="6833262E">
            <w:pPr>
              <w:spacing w:line="200" w:lineRule="exact"/>
              <w:rPr>
                <w:sz w:val="20"/>
                <w:szCs w:val="20"/>
              </w:rPr>
            </w:pPr>
          </w:p>
          <w:p w14:paraId="4AAC31F8">
            <w:pPr>
              <w:spacing w:line="276" w:lineRule="auto"/>
              <w:ind w:left="66" w:right="129"/>
              <w:rPr>
                <w:rFonts w:eastAsia="Times New Roman"/>
                <w:sz w:val="18"/>
                <w:szCs w:val="18"/>
                <w:lang w:eastAsia="en-US"/>
              </w:rPr>
            </w:pPr>
            <w:r>
              <w:rPr>
                <w:rFonts w:eastAsia="Times New Roman"/>
                <w:spacing w:val="-16"/>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w:t>
            </w:r>
            <w:r>
              <w:rPr>
                <w:rFonts w:eastAsia="Times New Roman"/>
                <w:sz w:val="18"/>
                <w:szCs w:val="18"/>
              </w:rPr>
              <w:t>st</w:t>
            </w:r>
            <w:r>
              <w:rPr>
                <w:rFonts w:eastAsia="Times New Roman"/>
                <w:spacing w:val="-1"/>
                <w:sz w:val="18"/>
                <w:szCs w:val="18"/>
              </w:rPr>
              <w:t>ee</w:t>
            </w:r>
            <w:r>
              <w:rPr>
                <w:rFonts w:eastAsia="Times New Roman"/>
                <w:sz w:val="18"/>
                <w:szCs w:val="18"/>
              </w:rPr>
              <w:t>l</w:t>
            </w:r>
            <w:r>
              <w:rPr>
                <w:rFonts w:eastAsia="Times New Roman"/>
                <w:spacing w:val="1"/>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z w:val="18"/>
                <w:szCs w:val="18"/>
              </w:rPr>
              <w:t>h</w:t>
            </w:r>
          </w:p>
        </w:tc>
        <w:tc>
          <w:tcPr>
            <w:tcW w:w="696" w:type="dxa"/>
            <w:vMerge w:val="restart"/>
            <w:tcBorders>
              <w:top w:val="single" w:color="auto" w:sz="4" w:space="0"/>
              <w:left w:val="single" w:color="auto" w:sz="4" w:space="0"/>
              <w:bottom w:val="single" w:color="auto" w:sz="4" w:space="0"/>
              <w:right w:val="single" w:color="auto" w:sz="4" w:space="0"/>
            </w:tcBorders>
          </w:tcPr>
          <w:p w14:paraId="58662823">
            <w:pPr>
              <w:spacing w:before="3" w:line="180" w:lineRule="exact"/>
              <w:rPr>
                <w:sz w:val="18"/>
                <w:szCs w:val="18"/>
              </w:rPr>
            </w:pPr>
          </w:p>
          <w:p w14:paraId="7047F3A8">
            <w:pPr>
              <w:spacing w:line="200" w:lineRule="exact"/>
              <w:rPr>
                <w:sz w:val="20"/>
                <w:szCs w:val="20"/>
              </w:rPr>
            </w:pPr>
          </w:p>
          <w:p w14:paraId="5D00C547">
            <w:pPr>
              <w:spacing w:line="200" w:lineRule="exact"/>
              <w:rPr>
                <w:sz w:val="20"/>
                <w:szCs w:val="20"/>
              </w:rPr>
            </w:pPr>
          </w:p>
          <w:p w14:paraId="30C432D9">
            <w:pPr>
              <w:spacing w:line="200" w:lineRule="exact"/>
              <w:rPr>
                <w:sz w:val="20"/>
                <w:szCs w:val="20"/>
              </w:rPr>
            </w:pPr>
          </w:p>
          <w:p w14:paraId="1097AC9E">
            <w:pPr>
              <w:spacing w:line="200" w:lineRule="exact"/>
              <w:rPr>
                <w:sz w:val="20"/>
                <w:szCs w:val="20"/>
              </w:rPr>
            </w:pPr>
          </w:p>
          <w:p w14:paraId="788FB400">
            <w:pPr>
              <w:ind w:left="275" w:right="266"/>
              <w:jc w:val="center"/>
              <w:rPr>
                <w:rFonts w:eastAsia="Times New Roman"/>
                <w:sz w:val="18"/>
                <w:szCs w:val="18"/>
                <w:lang w:eastAsia="en-US"/>
              </w:rPr>
            </w:pPr>
            <w:r>
              <w:rPr>
                <w:rFonts w:eastAsia="Times New Roman"/>
                <w:sz w:val="18"/>
                <w:szCs w:val="18"/>
              </w:rPr>
              <w:t>-</w:t>
            </w:r>
          </w:p>
        </w:tc>
      </w:tr>
      <w:tr w14:paraId="6FF31179">
        <w:tblPrEx>
          <w:tblCellMar>
            <w:top w:w="0" w:type="dxa"/>
            <w:left w:w="0" w:type="dxa"/>
            <w:bottom w:w="0" w:type="dxa"/>
            <w:right w:w="0" w:type="dxa"/>
          </w:tblCellMar>
        </w:tblPrEx>
        <w:trPr>
          <w:trHeight w:val="732" w:hRule="exact"/>
        </w:trPr>
        <w:tc>
          <w:tcPr>
            <w:tcW w:w="1015" w:type="dxa"/>
            <w:vMerge w:val="continue"/>
            <w:tcBorders>
              <w:top w:val="single" w:color="000000" w:sz="6" w:space="0"/>
              <w:left w:val="single" w:color="000000" w:sz="6" w:space="0"/>
              <w:bottom w:val="single" w:color="000000" w:sz="4" w:space="0"/>
              <w:right w:val="single" w:color="000000" w:sz="6" w:space="0"/>
            </w:tcBorders>
            <w:vAlign w:val="center"/>
          </w:tcPr>
          <w:p w14:paraId="30653EB0">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4" w:space="0"/>
              <w:right w:val="single" w:color="000000" w:sz="6" w:space="0"/>
            </w:tcBorders>
          </w:tcPr>
          <w:p w14:paraId="4B27EFF4">
            <w:pPr>
              <w:spacing w:before="23"/>
              <w:ind w:left="64" w:right="-20"/>
              <w:rPr>
                <w:rFonts w:eastAsia="Times New Roman"/>
                <w:sz w:val="18"/>
                <w:szCs w:val="18"/>
                <w:lang w:eastAsia="en-US"/>
              </w:rPr>
            </w:pPr>
            <w:r>
              <w:rPr>
                <w:rFonts w:hint="eastAsia"/>
                <w:spacing w:val="1"/>
                <w:sz w:val="18"/>
                <w:szCs w:val="18"/>
              </w:rPr>
              <w:t>2</w:t>
            </w:r>
            <w:r>
              <w:rPr>
                <w:rFonts w:eastAsia="Times New Roman"/>
                <w:spacing w:val="1"/>
                <w:sz w:val="18"/>
                <w:szCs w:val="18"/>
              </w:rPr>
              <w:t>5</w:t>
            </w:r>
            <w:r>
              <w:rPr>
                <w:rFonts w:eastAsia="Times New Roman"/>
                <w:spacing w:val="-1"/>
                <w:sz w:val="18"/>
                <w:szCs w:val="18"/>
              </w:rPr>
              <w:t>0</w:t>
            </w:r>
            <w:r>
              <w:rPr>
                <w:rFonts w:eastAsia="Times New Roman"/>
                <w:sz w:val="18"/>
                <w:szCs w:val="18"/>
              </w:rPr>
              <w:t>-</w:t>
            </w:r>
            <w:r>
              <w:rPr>
                <w:rFonts w:hint="eastAsia"/>
                <w:spacing w:val="-1"/>
                <w:sz w:val="18"/>
                <w:szCs w:val="18"/>
              </w:rPr>
              <w:t>6</w:t>
            </w:r>
            <w:r>
              <w:rPr>
                <w:rFonts w:eastAsia="Times New Roman"/>
                <w:spacing w:val="1"/>
                <w:sz w:val="18"/>
                <w:szCs w:val="18"/>
              </w:rPr>
              <w:t>0</w:t>
            </w:r>
            <w:r>
              <w:rPr>
                <w:rFonts w:eastAsia="Times New Roman"/>
                <w:sz w:val="18"/>
                <w:szCs w:val="18"/>
              </w:rPr>
              <w:t>0</w:t>
            </w:r>
          </w:p>
        </w:tc>
        <w:tc>
          <w:tcPr>
            <w:tcW w:w="850" w:type="dxa"/>
            <w:tcBorders>
              <w:top w:val="single" w:color="000000" w:sz="6" w:space="0"/>
              <w:left w:val="single" w:color="000000" w:sz="6" w:space="0"/>
              <w:bottom w:val="single" w:color="000000" w:sz="4" w:space="0"/>
              <w:right w:val="single" w:color="000000" w:sz="6" w:space="0"/>
            </w:tcBorders>
          </w:tcPr>
          <w:p w14:paraId="58D636FD">
            <w:pPr>
              <w:spacing w:before="23" w:line="276" w:lineRule="auto"/>
              <w:ind w:left="64" w:right="176"/>
              <w:rPr>
                <w:rFonts w:eastAsia="Times New Roman"/>
                <w:sz w:val="18"/>
                <w:szCs w:val="18"/>
                <w:lang w:eastAsia="en-US"/>
              </w:rPr>
            </w:pPr>
            <w:r>
              <w:rPr>
                <w:rFonts w:eastAsia="Times New Roman"/>
                <w:spacing w:val="-16"/>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 st</w:t>
            </w:r>
            <w:r>
              <w:rPr>
                <w:rFonts w:eastAsia="Times New Roman"/>
                <w:spacing w:val="-1"/>
                <w:sz w:val="18"/>
                <w:szCs w:val="18"/>
              </w:rPr>
              <w:t>ee</w:t>
            </w:r>
            <w:r>
              <w:rPr>
                <w:rFonts w:eastAsia="Times New Roman"/>
                <w:sz w:val="18"/>
                <w:szCs w:val="18"/>
              </w:rPr>
              <w:t xml:space="preserve">l </w:t>
            </w:r>
            <w:r>
              <w:rPr>
                <w:rFonts w:eastAsia="Times New Roman"/>
                <w:spacing w:val="1"/>
                <w:sz w:val="18"/>
                <w:szCs w:val="18"/>
              </w:rPr>
              <w:t>p</w:t>
            </w:r>
            <w:r>
              <w:rPr>
                <w:rFonts w:eastAsia="Times New Roman"/>
                <w:sz w:val="18"/>
                <w:szCs w:val="18"/>
              </w:rPr>
              <w:t>late</w:t>
            </w:r>
          </w:p>
        </w:tc>
        <w:tc>
          <w:tcPr>
            <w:tcW w:w="682" w:type="dxa"/>
            <w:tcBorders>
              <w:top w:val="single" w:color="000000" w:sz="6" w:space="0"/>
              <w:left w:val="single" w:color="000000" w:sz="6" w:space="0"/>
              <w:bottom w:val="single" w:color="000000" w:sz="4" w:space="0"/>
              <w:right w:val="single" w:color="000000" w:sz="6" w:space="0"/>
            </w:tcBorders>
          </w:tcPr>
          <w:p w14:paraId="55A3A362">
            <w:pPr>
              <w:spacing w:before="23"/>
              <w:ind w:left="148" w:right="-20"/>
              <w:rPr>
                <w:rFonts w:eastAsia="Times New Roman"/>
                <w:sz w:val="18"/>
                <w:szCs w:val="18"/>
                <w:lang w:eastAsia="en-US"/>
              </w:rPr>
            </w:pPr>
            <w:r>
              <w:rPr>
                <w:rFonts w:hint="eastAsia"/>
                <w:spacing w:val="1"/>
                <w:sz w:val="18"/>
                <w:szCs w:val="18"/>
              </w:rPr>
              <w:t>4</w:t>
            </w:r>
            <w:r>
              <w:rPr>
                <w:rFonts w:eastAsia="Times New Roman"/>
                <w:spacing w:val="-1"/>
                <w:sz w:val="18"/>
                <w:szCs w:val="18"/>
              </w:rPr>
              <w:t>m</w:t>
            </w:r>
            <w:r>
              <w:rPr>
                <w:rFonts w:eastAsia="Times New Roman"/>
                <w:sz w:val="18"/>
                <w:szCs w:val="18"/>
              </w:rPr>
              <w:t>m</w:t>
            </w:r>
          </w:p>
        </w:tc>
        <w:tc>
          <w:tcPr>
            <w:tcW w:w="1416" w:type="dxa"/>
            <w:vMerge w:val="continue"/>
            <w:tcBorders>
              <w:top w:val="single" w:color="000000" w:sz="6" w:space="0"/>
              <w:left w:val="single" w:color="000000" w:sz="6" w:space="0"/>
              <w:bottom w:val="single" w:color="000000" w:sz="4" w:space="0"/>
              <w:right w:val="single" w:color="000000" w:sz="6" w:space="0"/>
            </w:tcBorders>
            <w:vAlign w:val="center"/>
          </w:tcPr>
          <w:p w14:paraId="2BE479FA">
            <w:pPr>
              <w:widowControl/>
              <w:rPr>
                <w:rFonts w:eastAsia="Times New Roman"/>
                <w:sz w:val="18"/>
                <w:szCs w:val="18"/>
                <w:lang w:eastAsia="en-US"/>
              </w:rPr>
            </w:pPr>
          </w:p>
        </w:tc>
        <w:tc>
          <w:tcPr>
            <w:tcW w:w="996" w:type="dxa"/>
            <w:vMerge w:val="continue"/>
            <w:tcBorders>
              <w:top w:val="single" w:color="000000" w:sz="6" w:space="0"/>
              <w:left w:val="single" w:color="000000" w:sz="6" w:space="0"/>
              <w:bottom w:val="single" w:color="000000" w:sz="4" w:space="0"/>
              <w:right w:val="single" w:color="000000" w:sz="6" w:space="0"/>
            </w:tcBorders>
            <w:vAlign w:val="center"/>
          </w:tcPr>
          <w:p w14:paraId="2E9AFE29">
            <w:pPr>
              <w:widowControl/>
              <w:rPr>
                <w:rFonts w:eastAsia="Times New Roman"/>
                <w:sz w:val="18"/>
                <w:szCs w:val="18"/>
                <w:lang w:eastAsia="en-US"/>
              </w:rPr>
            </w:pPr>
          </w:p>
        </w:tc>
        <w:tc>
          <w:tcPr>
            <w:tcW w:w="1585" w:type="dxa"/>
            <w:vMerge w:val="continue"/>
            <w:tcBorders>
              <w:top w:val="single" w:color="000000" w:sz="6" w:space="0"/>
              <w:left w:val="single" w:color="000000" w:sz="6" w:space="0"/>
              <w:bottom w:val="single" w:color="000000" w:sz="4" w:space="0"/>
              <w:right w:val="single" w:color="000000" w:sz="6" w:space="0"/>
            </w:tcBorders>
            <w:vAlign w:val="center"/>
          </w:tcPr>
          <w:p w14:paraId="27CE6D71">
            <w:pPr>
              <w:widowControl/>
              <w:rPr>
                <w:rFonts w:eastAsia="Times New Roman"/>
                <w:sz w:val="18"/>
                <w:szCs w:val="18"/>
                <w:lang w:eastAsia="en-US"/>
              </w:rPr>
            </w:pPr>
          </w:p>
        </w:tc>
        <w:tc>
          <w:tcPr>
            <w:tcW w:w="1560" w:type="dxa"/>
            <w:vMerge w:val="continue"/>
            <w:tcBorders>
              <w:top w:val="single" w:color="000000" w:sz="6" w:space="0"/>
              <w:left w:val="single" w:color="000000" w:sz="6" w:space="0"/>
              <w:bottom w:val="single" w:color="000000" w:sz="4" w:space="0"/>
              <w:right w:val="single" w:color="auto" w:sz="4" w:space="0"/>
            </w:tcBorders>
            <w:vAlign w:val="center"/>
          </w:tcPr>
          <w:p w14:paraId="677F4567">
            <w:pPr>
              <w:widowControl/>
              <w:rPr>
                <w:rFonts w:eastAsia="Times New Roman"/>
                <w:sz w:val="18"/>
                <w:szCs w:val="18"/>
                <w:lang w:eastAsia="en-US"/>
              </w:rPr>
            </w:pPr>
          </w:p>
        </w:tc>
        <w:tc>
          <w:tcPr>
            <w:tcW w:w="696" w:type="dxa"/>
            <w:vMerge w:val="continue"/>
            <w:tcBorders>
              <w:top w:val="single" w:color="auto" w:sz="4" w:space="0"/>
              <w:left w:val="single" w:color="auto" w:sz="4" w:space="0"/>
              <w:bottom w:val="single" w:color="auto" w:sz="4" w:space="0"/>
              <w:right w:val="single" w:color="auto" w:sz="4" w:space="0"/>
            </w:tcBorders>
            <w:vAlign w:val="center"/>
          </w:tcPr>
          <w:p w14:paraId="30806426">
            <w:pPr>
              <w:widowControl/>
              <w:rPr>
                <w:rFonts w:eastAsia="Times New Roman"/>
                <w:sz w:val="18"/>
                <w:szCs w:val="18"/>
                <w:lang w:eastAsia="en-US"/>
              </w:rPr>
            </w:pPr>
          </w:p>
        </w:tc>
      </w:tr>
      <w:tr w14:paraId="0C0B81D1">
        <w:tblPrEx>
          <w:tblCellMar>
            <w:top w:w="0" w:type="dxa"/>
            <w:left w:w="0" w:type="dxa"/>
            <w:bottom w:w="0" w:type="dxa"/>
            <w:right w:w="0" w:type="dxa"/>
          </w:tblCellMar>
        </w:tblPrEx>
        <w:trPr>
          <w:trHeight w:val="490" w:hRule="exact"/>
        </w:trPr>
        <w:tc>
          <w:tcPr>
            <w:tcW w:w="1015" w:type="dxa"/>
            <w:vMerge w:val="continue"/>
            <w:tcBorders>
              <w:top w:val="single" w:color="000000" w:sz="6" w:space="0"/>
              <w:left w:val="single" w:color="000000" w:sz="6" w:space="0"/>
              <w:bottom w:val="single" w:color="000000" w:sz="4" w:space="0"/>
              <w:right w:val="single" w:color="000000" w:sz="6" w:space="0"/>
            </w:tcBorders>
            <w:vAlign w:val="center"/>
          </w:tcPr>
          <w:p w14:paraId="40EF273C">
            <w:pPr>
              <w:widowControl/>
              <w:rPr>
                <w:rFonts w:eastAsia="Times New Roman"/>
                <w:sz w:val="18"/>
                <w:szCs w:val="18"/>
                <w:lang w:eastAsia="en-US"/>
              </w:rPr>
            </w:pPr>
          </w:p>
        </w:tc>
        <w:tc>
          <w:tcPr>
            <w:tcW w:w="991" w:type="dxa"/>
            <w:tcBorders>
              <w:top w:val="single" w:color="000000" w:sz="4" w:space="0"/>
              <w:left w:val="single" w:color="000000" w:sz="6" w:space="0"/>
              <w:bottom w:val="single" w:color="000000" w:sz="4" w:space="0"/>
              <w:right w:val="single" w:color="000000" w:sz="6" w:space="0"/>
            </w:tcBorders>
          </w:tcPr>
          <w:p w14:paraId="2DC68679">
            <w:pPr>
              <w:spacing w:before="23"/>
              <w:ind w:left="64" w:right="-20"/>
              <w:rPr>
                <w:rFonts w:eastAsia="Times New Roman"/>
                <w:sz w:val="18"/>
                <w:szCs w:val="18"/>
              </w:rPr>
            </w:pPr>
            <w:r>
              <w:rPr>
                <w:rFonts w:eastAsia="Times New Roman"/>
                <w:spacing w:val="1"/>
                <w:sz w:val="18"/>
                <w:szCs w:val="18"/>
              </w:rPr>
              <w:t>25</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017BBCD0">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tcBorders>
              <w:top w:val="single" w:color="000000" w:sz="4" w:space="0"/>
              <w:left w:val="single" w:color="000000" w:sz="6" w:space="0"/>
              <w:bottom w:val="single" w:color="000000" w:sz="4" w:space="0"/>
              <w:right w:val="single" w:color="000000" w:sz="6" w:space="0"/>
            </w:tcBorders>
          </w:tcPr>
          <w:p w14:paraId="5FFFD891">
            <w:pPr>
              <w:spacing w:before="23" w:line="276" w:lineRule="auto"/>
              <w:ind w:left="64" w:right="3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r>
              <w:rPr>
                <w:rFonts w:eastAsia="Times New Roman"/>
                <w:spacing w:val="1"/>
                <w:sz w:val="18"/>
                <w:szCs w:val="18"/>
              </w:rPr>
              <w:t xml:space="preserve"> p</w:t>
            </w:r>
            <w:r>
              <w:rPr>
                <w:rFonts w:eastAsia="Times New Roman"/>
                <w:sz w:val="18"/>
                <w:szCs w:val="18"/>
              </w:rPr>
              <w:t>i</w:t>
            </w:r>
            <w:r>
              <w:rPr>
                <w:rFonts w:eastAsia="Times New Roman"/>
                <w:spacing w:val="1"/>
                <w:sz w:val="18"/>
                <w:szCs w:val="18"/>
              </w:rPr>
              <w:t>p</w:t>
            </w:r>
            <w:r>
              <w:rPr>
                <w:rFonts w:eastAsia="Times New Roman"/>
                <w:sz w:val="18"/>
                <w:szCs w:val="18"/>
              </w:rPr>
              <w:t>e</w:t>
            </w:r>
          </w:p>
        </w:tc>
        <w:tc>
          <w:tcPr>
            <w:tcW w:w="682" w:type="dxa"/>
            <w:tcBorders>
              <w:top w:val="single" w:color="000000" w:sz="4" w:space="0"/>
              <w:left w:val="single" w:color="000000" w:sz="6" w:space="0"/>
              <w:bottom w:val="single" w:color="000000" w:sz="4" w:space="0"/>
              <w:right w:val="single" w:color="000000" w:sz="6" w:space="0"/>
            </w:tcBorders>
          </w:tcPr>
          <w:p w14:paraId="5766BFD6">
            <w:pPr>
              <w:spacing w:before="23"/>
              <w:ind w:left="233" w:right="212"/>
              <w:jc w:val="center"/>
              <w:rPr>
                <w:rFonts w:eastAsia="Times New Roman"/>
                <w:sz w:val="18"/>
                <w:szCs w:val="18"/>
                <w:lang w:eastAsia="en-US"/>
              </w:rPr>
            </w:pPr>
            <w:r>
              <w:rPr>
                <w:rFonts w:eastAsia="Times New Roman"/>
                <w:sz w:val="18"/>
                <w:szCs w:val="18"/>
              </w:rPr>
              <w:t>A</w:t>
            </w:r>
          </w:p>
        </w:tc>
        <w:tc>
          <w:tcPr>
            <w:tcW w:w="1416" w:type="dxa"/>
            <w:vMerge w:val="continue"/>
            <w:tcBorders>
              <w:top w:val="single" w:color="000000" w:sz="6" w:space="0"/>
              <w:left w:val="single" w:color="000000" w:sz="6" w:space="0"/>
              <w:bottom w:val="single" w:color="000000" w:sz="4" w:space="0"/>
              <w:right w:val="single" w:color="000000" w:sz="6" w:space="0"/>
            </w:tcBorders>
            <w:vAlign w:val="center"/>
          </w:tcPr>
          <w:p w14:paraId="48A28BB6">
            <w:pPr>
              <w:widowControl/>
              <w:rPr>
                <w:rFonts w:eastAsia="Times New Roman"/>
                <w:sz w:val="18"/>
                <w:szCs w:val="18"/>
                <w:lang w:eastAsia="en-US"/>
              </w:rPr>
            </w:pPr>
          </w:p>
        </w:tc>
        <w:tc>
          <w:tcPr>
            <w:tcW w:w="996" w:type="dxa"/>
            <w:vMerge w:val="continue"/>
            <w:tcBorders>
              <w:top w:val="single" w:color="000000" w:sz="6" w:space="0"/>
              <w:left w:val="single" w:color="000000" w:sz="6" w:space="0"/>
              <w:bottom w:val="single" w:color="000000" w:sz="4" w:space="0"/>
              <w:right w:val="single" w:color="000000" w:sz="6" w:space="0"/>
            </w:tcBorders>
            <w:vAlign w:val="center"/>
          </w:tcPr>
          <w:p w14:paraId="4AAAA146">
            <w:pPr>
              <w:widowControl/>
              <w:rPr>
                <w:rFonts w:eastAsia="Times New Roman"/>
                <w:sz w:val="18"/>
                <w:szCs w:val="18"/>
                <w:lang w:eastAsia="en-US"/>
              </w:rPr>
            </w:pPr>
          </w:p>
        </w:tc>
        <w:tc>
          <w:tcPr>
            <w:tcW w:w="1585" w:type="dxa"/>
            <w:vMerge w:val="continue"/>
            <w:tcBorders>
              <w:top w:val="single" w:color="000000" w:sz="6" w:space="0"/>
              <w:left w:val="single" w:color="000000" w:sz="6" w:space="0"/>
              <w:bottom w:val="single" w:color="000000" w:sz="4" w:space="0"/>
              <w:right w:val="single" w:color="000000" w:sz="6" w:space="0"/>
            </w:tcBorders>
            <w:vAlign w:val="center"/>
          </w:tcPr>
          <w:p w14:paraId="55985305">
            <w:pPr>
              <w:widowControl/>
              <w:rPr>
                <w:rFonts w:eastAsia="Times New Roman"/>
                <w:sz w:val="18"/>
                <w:szCs w:val="18"/>
                <w:lang w:eastAsia="en-US"/>
              </w:rPr>
            </w:pPr>
          </w:p>
        </w:tc>
        <w:tc>
          <w:tcPr>
            <w:tcW w:w="1560" w:type="dxa"/>
            <w:vMerge w:val="continue"/>
            <w:tcBorders>
              <w:top w:val="single" w:color="000000" w:sz="6" w:space="0"/>
              <w:left w:val="single" w:color="000000" w:sz="6" w:space="0"/>
              <w:bottom w:val="single" w:color="000000" w:sz="4" w:space="0"/>
              <w:right w:val="single" w:color="auto" w:sz="4" w:space="0"/>
            </w:tcBorders>
            <w:vAlign w:val="center"/>
          </w:tcPr>
          <w:p w14:paraId="65D6A23D">
            <w:pPr>
              <w:widowControl/>
              <w:rPr>
                <w:rFonts w:eastAsia="Times New Roman"/>
                <w:sz w:val="18"/>
                <w:szCs w:val="18"/>
                <w:lang w:eastAsia="en-US"/>
              </w:rPr>
            </w:pPr>
          </w:p>
        </w:tc>
        <w:tc>
          <w:tcPr>
            <w:tcW w:w="696" w:type="dxa"/>
            <w:vMerge w:val="continue"/>
            <w:tcBorders>
              <w:top w:val="single" w:color="auto" w:sz="4" w:space="0"/>
              <w:left w:val="single" w:color="auto" w:sz="4" w:space="0"/>
              <w:bottom w:val="single" w:color="auto" w:sz="4" w:space="0"/>
              <w:right w:val="single" w:color="auto" w:sz="4" w:space="0"/>
            </w:tcBorders>
            <w:vAlign w:val="center"/>
          </w:tcPr>
          <w:p w14:paraId="2278DEC6">
            <w:pPr>
              <w:widowControl/>
              <w:rPr>
                <w:rFonts w:eastAsia="Times New Roman"/>
                <w:sz w:val="18"/>
                <w:szCs w:val="18"/>
                <w:lang w:eastAsia="en-US"/>
              </w:rPr>
            </w:pPr>
          </w:p>
        </w:tc>
      </w:tr>
      <w:tr w14:paraId="2078A946">
        <w:tblPrEx>
          <w:tblCellMar>
            <w:top w:w="0" w:type="dxa"/>
            <w:left w:w="0" w:type="dxa"/>
            <w:bottom w:w="0" w:type="dxa"/>
            <w:right w:w="0" w:type="dxa"/>
          </w:tblCellMar>
        </w:tblPrEx>
        <w:trPr>
          <w:trHeight w:val="494" w:hRule="atLeast"/>
        </w:trPr>
        <w:tc>
          <w:tcPr>
            <w:tcW w:w="1015" w:type="dxa"/>
            <w:vMerge w:val="restart"/>
            <w:tcBorders>
              <w:top w:val="single" w:color="000000" w:sz="4" w:space="0"/>
              <w:left w:val="single" w:color="000000" w:sz="6" w:space="0"/>
              <w:bottom w:val="single" w:color="000000" w:sz="6" w:space="0"/>
              <w:right w:val="single" w:color="000000" w:sz="6" w:space="0"/>
            </w:tcBorders>
          </w:tcPr>
          <w:p w14:paraId="2A49214D">
            <w:pPr>
              <w:spacing w:before="25"/>
              <w:ind w:left="64" w:right="15"/>
              <w:rPr>
                <w:rFonts w:eastAsia="Times New Roman"/>
                <w:sz w:val="18"/>
                <w:szCs w:val="18"/>
              </w:rPr>
            </w:pPr>
            <w:r>
              <w:rPr>
                <w:rFonts w:eastAsia="Times New Roman"/>
                <w:spacing w:val="-3"/>
                <w:sz w:val="18"/>
                <w:szCs w:val="18"/>
              </w:rPr>
              <w:t>A</w:t>
            </w:r>
            <w:r>
              <w:rPr>
                <w:rFonts w:eastAsia="Times New Roman"/>
                <w:sz w:val="18"/>
                <w:szCs w:val="18"/>
              </w:rPr>
              <w:t xml:space="preserve">ir </w:t>
            </w:r>
            <w:r>
              <w:rPr>
                <w:rFonts w:eastAsia="Times New Roman"/>
                <w:spacing w:val="1"/>
                <w:sz w:val="18"/>
                <w:szCs w:val="18"/>
              </w:rPr>
              <w:t xml:space="preserve"> </w:t>
            </w:r>
            <w:r>
              <w:rPr>
                <w:rFonts w:eastAsia="Times New Roman"/>
                <w:spacing w:val="-1"/>
                <w:sz w:val="18"/>
                <w:szCs w:val="18"/>
              </w:rPr>
              <w:t>ve</w:t>
            </w:r>
            <w:r>
              <w:rPr>
                <w:rFonts w:eastAsia="Times New Roman"/>
                <w:spacing w:val="1"/>
                <w:sz w:val="18"/>
                <w:szCs w:val="18"/>
              </w:rPr>
              <w:t>n</w:t>
            </w:r>
            <w:r>
              <w:rPr>
                <w:rFonts w:eastAsia="Times New Roman"/>
                <w:sz w:val="18"/>
                <w:szCs w:val="18"/>
              </w:rPr>
              <w:t xml:space="preserve">t </w:t>
            </w:r>
            <w:r>
              <w:rPr>
                <w:rFonts w:eastAsia="Times New Roman"/>
                <w:spacing w:val="1"/>
                <w:sz w:val="18"/>
                <w:szCs w:val="18"/>
              </w:rPr>
              <w:t xml:space="preserve"> </w:t>
            </w:r>
            <w:r>
              <w:rPr>
                <w:rFonts w:eastAsia="Times New Roman"/>
                <w:sz w:val="18"/>
                <w:szCs w:val="18"/>
              </w:rPr>
              <w:t xml:space="preserve">&amp; </w:t>
            </w:r>
            <w:r>
              <w:rPr>
                <w:rFonts w:eastAsia="Times New Roman"/>
                <w:spacing w:val="1"/>
                <w:sz w:val="18"/>
                <w:szCs w:val="18"/>
              </w:rPr>
              <w:t>o</w:t>
            </w:r>
            <w:r>
              <w:rPr>
                <w:rFonts w:eastAsia="Times New Roman"/>
                <w:spacing w:val="-1"/>
                <w:sz w:val="18"/>
                <w:szCs w:val="18"/>
              </w:rPr>
              <w:t>ve</w:t>
            </w:r>
            <w:r>
              <w:rPr>
                <w:rFonts w:eastAsia="Times New Roman"/>
                <w:sz w:val="18"/>
                <w:szCs w:val="18"/>
              </w:rPr>
              <w:t>r</w:t>
            </w:r>
            <w:r>
              <w:rPr>
                <w:rFonts w:eastAsia="Times New Roman"/>
                <w:spacing w:val="-2"/>
                <w:sz w:val="18"/>
                <w:szCs w:val="18"/>
              </w:rPr>
              <w:t>f</w:t>
            </w:r>
            <w:r>
              <w:rPr>
                <w:rFonts w:eastAsia="Times New Roman"/>
                <w:sz w:val="18"/>
                <w:szCs w:val="18"/>
              </w:rPr>
              <w:t>l</w:t>
            </w:r>
            <w:r>
              <w:rPr>
                <w:rFonts w:eastAsia="Times New Roman"/>
                <w:spacing w:val="4"/>
                <w:sz w:val="18"/>
                <w:szCs w:val="18"/>
              </w:rPr>
              <w:t>o</w:t>
            </w:r>
            <w:r>
              <w:rPr>
                <w:rFonts w:eastAsia="Times New Roman"/>
                <w:sz w:val="18"/>
                <w:szCs w:val="18"/>
              </w:rPr>
              <w:t xml:space="preserve">w </w:t>
            </w:r>
            <w:r>
              <w:rPr>
                <w:rFonts w:eastAsia="Times New Roman"/>
                <w:spacing w:val="-1"/>
                <w:sz w:val="18"/>
                <w:szCs w:val="18"/>
              </w:rPr>
              <w:t>a</w:t>
            </w:r>
            <w:r>
              <w:rPr>
                <w:rFonts w:eastAsia="Times New Roman"/>
                <w:sz w:val="18"/>
                <w:szCs w:val="18"/>
              </w:rPr>
              <w:t>t</w:t>
            </w:r>
            <w:r>
              <w:rPr>
                <w:rFonts w:eastAsia="Times New Roman"/>
                <w:spacing w:val="1"/>
                <w:sz w:val="18"/>
                <w:szCs w:val="18"/>
              </w:rPr>
              <w:t>t</w:t>
            </w:r>
            <w:r>
              <w:rPr>
                <w:rFonts w:eastAsia="Times New Roman"/>
                <w:spacing w:val="-1"/>
                <w:sz w:val="18"/>
                <w:szCs w:val="18"/>
              </w:rPr>
              <w:t>ac</w:t>
            </w:r>
            <w:r>
              <w:rPr>
                <w:rFonts w:eastAsia="Times New Roman"/>
                <w:spacing w:val="1"/>
                <w:sz w:val="18"/>
                <w:szCs w:val="18"/>
              </w:rPr>
              <w:t>h</w:t>
            </w:r>
            <w:r>
              <w:rPr>
                <w:rFonts w:eastAsia="Times New Roman"/>
                <w:spacing w:val="-1"/>
                <w:sz w:val="18"/>
                <w:szCs w:val="18"/>
              </w:rPr>
              <w:t>e</w:t>
            </w:r>
            <w:r>
              <w:rPr>
                <w:rFonts w:eastAsia="Times New Roman"/>
                <w:sz w:val="18"/>
                <w:szCs w:val="18"/>
              </w:rPr>
              <w:t>d</w:t>
            </w:r>
          </w:p>
          <w:p w14:paraId="76F641DF">
            <w:pPr>
              <w:spacing w:before="1"/>
              <w:ind w:left="64" w:right="187"/>
              <w:rPr>
                <w:rFonts w:eastAsia="Times New Roman"/>
                <w:sz w:val="18"/>
                <w:szCs w:val="18"/>
              </w:rPr>
            </w:pPr>
            <w:r>
              <w:rPr>
                <w:rFonts w:eastAsia="Times New Roman"/>
                <w:sz w:val="18"/>
                <w:szCs w:val="18"/>
              </w:rPr>
              <w:t xml:space="preserve">to </w:t>
            </w:r>
            <w:r>
              <w:rPr>
                <w:rFonts w:eastAsia="Times New Roman"/>
                <w:spacing w:val="-1"/>
                <w:sz w:val="18"/>
                <w:szCs w:val="18"/>
              </w:rPr>
              <w:t>d</w:t>
            </w:r>
            <w:r>
              <w:rPr>
                <w:rFonts w:eastAsia="Times New Roman"/>
                <w:spacing w:val="1"/>
                <w:sz w:val="18"/>
                <w:szCs w:val="18"/>
              </w:rPr>
              <w:t>o</w:t>
            </w:r>
            <w:r>
              <w:rPr>
                <w:rFonts w:eastAsia="Times New Roman"/>
                <w:spacing w:val="-1"/>
                <w:sz w:val="18"/>
                <w:szCs w:val="18"/>
              </w:rPr>
              <w:t>u</w:t>
            </w:r>
            <w:r>
              <w:rPr>
                <w:rFonts w:eastAsia="Times New Roman"/>
                <w:spacing w:val="1"/>
                <w:sz w:val="18"/>
                <w:szCs w:val="18"/>
              </w:rPr>
              <w:t>b</w:t>
            </w:r>
            <w:r>
              <w:rPr>
                <w:rFonts w:eastAsia="Times New Roman"/>
                <w:sz w:val="18"/>
                <w:szCs w:val="18"/>
              </w:rPr>
              <w:t xml:space="preserve">le </w:t>
            </w:r>
            <w:r>
              <w:rPr>
                <w:rFonts w:eastAsia="Times New Roman"/>
                <w:spacing w:val="1"/>
                <w:sz w:val="18"/>
                <w:szCs w:val="18"/>
              </w:rPr>
              <w:t>bo</w:t>
            </w:r>
            <w:r>
              <w:rPr>
                <w:rFonts w:eastAsia="Times New Roman"/>
                <w:sz w:val="18"/>
                <w:szCs w:val="18"/>
              </w:rPr>
              <w:t>t</w:t>
            </w:r>
            <w:r>
              <w:rPr>
                <w:rFonts w:eastAsia="Times New Roman"/>
                <w:spacing w:val="-2"/>
                <w:sz w:val="18"/>
                <w:szCs w:val="18"/>
              </w:rPr>
              <w:t>t</w:t>
            </w:r>
            <w:r>
              <w:rPr>
                <w:rFonts w:eastAsia="Times New Roman"/>
                <w:spacing w:val="1"/>
                <w:sz w:val="18"/>
                <w:szCs w:val="18"/>
              </w:rPr>
              <w:t>o</w:t>
            </w:r>
            <w:r>
              <w:rPr>
                <w:rFonts w:eastAsia="Times New Roman"/>
                <w:sz w:val="18"/>
                <w:szCs w:val="18"/>
              </w:rPr>
              <w:t>m</w:t>
            </w:r>
            <w:r>
              <w:rPr>
                <w:rFonts w:eastAsia="Times New Roman"/>
                <w:spacing w:val="-3"/>
                <w:sz w:val="18"/>
                <w:szCs w:val="18"/>
              </w:rPr>
              <w:t xml:space="preserve"> </w:t>
            </w:r>
            <w:r>
              <w:rPr>
                <w:rFonts w:eastAsia="Times New Roman"/>
                <w:sz w:val="18"/>
                <w:szCs w:val="18"/>
              </w:rPr>
              <w:t xml:space="preserve">&amp; </w:t>
            </w:r>
            <w:r>
              <w:rPr>
                <w:rFonts w:eastAsia="Times New Roman"/>
                <w:spacing w:val="1"/>
                <w:sz w:val="18"/>
                <w:szCs w:val="18"/>
              </w:rPr>
              <w:t>d</w:t>
            </w:r>
            <w:r>
              <w:rPr>
                <w:rFonts w:eastAsia="Times New Roman"/>
                <w:spacing w:val="-1"/>
                <w:sz w:val="18"/>
                <w:szCs w:val="18"/>
              </w:rPr>
              <w:t>ee</w:t>
            </w:r>
            <w:r>
              <w:rPr>
                <w:rFonts w:eastAsia="Times New Roman"/>
                <w:sz w:val="18"/>
                <w:szCs w:val="18"/>
              </w:rPr>
              <w:t>p</w:t>
            </w:r>
            <w:r>
              <w:rPr>
                <w:rFonts w:eastAsia="Times New Roman"/>
                <w:spacing w:val="1"/>
                <w:sz w:val="18"/>
                <w:szCs w:val="18"/>
              </w:rPr>
              <w:t xml:space="preserve"> </w:t>
            </w:r>
            <w:r>
              <w:rPr>
                <w:rFonts w:eastAsia="Times New Roman"/>
                <w:sz w:val="18"/>
                <w:szCs w:val="18"/>
              </w:rPr>
              <w:t>ta</w:t>
            </w:r>
            <w:r>
              <w:rPr>
                <w:rFonts w:eastAsia="Times New Roman"/>
                <w:spacing w:val="1"/>
                <w:sz w:val="18"/>
                <w:szCs w:val="18"/>
              </w:rPr>
              <w:t>n</w:t>
            </w:r>
            <w:r>
              <w:rPr>
                <w:rFonts w:eastAsia="Times New Roman"/>
                <w:sz w:val="18"/>
                <w:szCs w:val="18"/>
              </w:rPr>
              <w:t>k</w:t>
            </w:r>
          </w:p>
          <w:p w14:paraId="586C74C0">
            <w:pPr>
              <w:spacing w:before="1" w:line="276" w:lineRule="auto"/>
              <w:ind w:left="64" w:right="19"/>
              <w:rPr>
                <w:rFonts w:eastAsia="Times New Roman"/>
                <w:sz w:val="18"/>
                <w:szCs w:val="18"/>
                <w:lang w:eastAsia="en-US"/>
              </w:rPr>
            </w:pPr>
            <w:r>
              <w:rPr>
                <w:rFonts w:eastAsia="Times New Roman"/>
                <w:sz w:val="18"/>
                <w:szCs w:val="18"/>
              </w:rPr>
              <w:t>&amp;</w:t>
            </w:r>
            <w:r>
              <w:rPr>
                <w:rFonts w:eastAsia="Times New Roman"/>
                <w:spacing w:val="-1"/>
                <w:sz w:val="18"/>
                <w:szCs w:val="18"/>
              </w:rPr>
              <w:t xml:space="preserve"> </w:t>
            </w:r>
            <w:r>
              <w:rPr>
                <w:rFonts w:eastAsia="Times New Roman"/>
                <w:sz w:val="18"/>
                <w:szCs w:val="18"/>
              </w:rPr>
              <w:t>E</w:t>
            </w:r>
            <w:r>
              <w:rPr>
                <w:rFonts w:eastAsia="Times New Roman"/>
                <w:spacing w:val="1"/>
                <w:sz w:val="18"/>
                <w:szCs w:val="18"/>
              </w:rPr>
              <w:t>/</w:t>
            </w:r>
            <w:r>
              <w:rPr>
                <w:rFonts w:eastAsia="Times New Roman"/>
                <w:sz w:val="18"/>
                <w:szCs w:val="18"/>
              </w:rPr>
              <w:t>R ta</w:t>
            </w:r>
            <w:r>
              <w:rPr>
                <w:rFonts w:eastAsia="Times New Roman"/>
                <w:spacing w:val="1"/>
                <w:sz w:val="18"/>
                <w:szCs w:val="18"/>
              </w:rPr>
              <w:t>n</w:t>
            </w:r>
            <w:r>
              <w:rPr>
                <w:rFonts w:eastAsia="Times New Roman"/>
                <w:spacing w:val="-1"/>
                <w:sz w:val="18"/>
                <w:szCs w:val="18"/>
              </w:rPr>
              <w:t>k</w:t>
            </w:r>
            <w:r>
              <w:rPr>
                <w:rFonts w:eastAsia="Times New Roman"/>
                <w:sz w:val="18"/>
                <w:szCs w:val="18"/>
              </w:rPr>
              <w:t xml:space="preserve">, </w:t>
            </w:r>
            <w:r>
              <w:rPr>
                <w:rFonts w:eastAsia="Times New Roman"/>
                <w:spacing w:val="-1"/>
                <w:sz w:val="18"/>
                <w:szCs w:val="18"/>
              </w:rPr>
              <w:t>v</w:t>
            </w:r>
            <w:r>
              <w:rPr>
                <w:rFonts w:eastAsia="Times New Roman"/>
                <w:spacing w:val="1"/>
                <w:sz w:val="18"/>
                <w:szCs w:val="18"/>
              </w:rPr>
              <w:t>o</w:t>
            </w:r>
            <w:r>
              <w:rPr>
                <w:rFonts w:eastAsia="Times New Roman"/>
                <w:sz w:val="18"/>
                <w:szCs w:val="18"/>
              </w:rPr>
              <w:t>id</w:t>
            </w:r>
            <w:r>
              <w:rPr>
                <w:rFonts w:eastAsia="Times New Roman"/>
                <w:spacing w:val="2"/>
                <w:sz w:val="18"/>
                <w:szCs w:val="18"/>
              </w:rPr>
              <w:t xml:space="preserve"> </w:t>
            </w:r>
            <w:r>
              <w:rPr>
                <w:rFonts w:eastAsia="Times New Roman"/>
                <w:sz w:val="18"/>
                <w:szCs w:val="18"/>
              </w:rPr>
              <w:t>s</w:t>
            </w:r>
            <w:r>
              <w:rPr>
                <w:rFonts w:eastAsia="Times New Roman"/>
                <w:spacing w:val="1"/>
                <w:sz w:val="18"/>
                <w:szCs w:val="18"/>
              </w:rPr>
              <w:t>p</w:t>
            </w:r>
            <w:r>
              <w:rPr>
                <w:rFonts w:eastAsia="Times New Roman"/>
                <w:spacing w:val="-1"/>
                <w:sz w:val="18"/>
                <w:szCs w:val="18"/>
              </w:rPr>
              <w:t>ace</w:t>
            </w:r>
            <w:r>
              <w:rPr>
                <w:rFonts w:eastAsia="Times New Roman"/>
                <w:sz w:val="18"/>
                <w:szCs w:val="18"/>
              </w:rPr>
              <w:t>, l</w:t>
            </w:r>
            <w:r>
              <w:rPr>
                <w:rFonts w:eastAsia="Times New Roman"/>
                <w:spacing w:val="1"/>
                <w:sz w:val="18"/>
                <w:szCs w:val="18"/>
              </w:rPr>
              <w:t>o</w:t>
            </w:r>
            <w:r>
              <w:rPr>
                <w:rFonts w:eastAsia="Times New Roman"/>
                <w:spacing w:val="-1"/>
                <w:sz w:val="18"/>
                <w:szCs w:val="18"/>
              </w:rPr>
              <w:t>ca</w:t>
            </w:r>
            <w:r>
              <w:rPr>
                <w:rFonts w:eastAsia="Times New Roman"/>
                <w:sz w:val="18"/>
                <w:szCs w:val="18"/>
              </w:rPr>
              <w:t>ted</w:t>
            </w:r>
            <w:r>
              <w:rPr>
                <w:rFonts w:eastAsia="Times New Roman"/>
                <w:spacing w:val="1"/>
                <w:sz w:val="18"/>
                <w:szCs w:val="18"/>
              </w:rPr>
              <w:t xml:space="preserve"> </w:t>
            </w:r>
            <w:r>
              <w:rPr>
                <w:rFonts w:eastAsia="Times New Roman"/>
                <w:spacing w:val="-1"/>
                <w:sz w:val="18"/>
                <w:szCs w:val="18"/>
              </w:rPr>
              <w:t>o</w:t>
            </w:r>
            <w:r>
              <w:rPr>
                <w:rFonts w:eastAsia="Times New Roman"/>
                <w:sz w:val="18"/>
                <w:szCs w:val="18"/>
              </w:rPr>
              <w:t xml:space="preserve">n </w:t>
            </w:r>
            <w:r>
              <w:rPr>
                <w:rFonts w:eastAsia="Times New Roman"/>
                <w:spacing w:val="-1"/>
                <w:sz w:val="18"/>
                <w:szCs w:val="18"/>
              </w:rPr>
              <w:t>ex</w:t>
            </w:r>
            <w:r>
              <w:rPr>
                <w:rFonts w:eastAsia="Times New Roman"/>
                <w:spacing w:val="1"/>
                <w:sz w:val="18"/>
                <w:szCs w:val="18"/>
              </w:rPr>
              <w:t>po</w:t>
            </w:r>
            <w:r>
              <w:rPr>
                <w:rFonts w:eastAsia="Times New Roman"/>
                <w:sz w:val="18"/>
                <w:szCs w:val="18"/>
              </w:rPr>
              <w:t>s</w:t>
            </w:r>
            <w:r>
              <w:rPr>
                <w:rFonts w:eastAsia="Times New Roman"/>
                <w:spacing w:val="-1"/>
                <w:sz w:val="18"/>
                <w:szCs w:val="18"/>
              </w:rPr>
              <w:t>e</w:t>
            </w:r>
            <w:r>
              <w:rPr>
                <w:rFonts w:eastAsia="Times New Roman"/>
                <w:sz w:val="18"/>
                <w:szCs w:val="18"/>
              </w:rPr>
              <w:t xml:space="preserve">d </w:t>
            </w:r>
            <w:r>
              <w:rPr>
                <w:rFonts w:eastAsia="Times New Roman"/>
                <w:spacing w:val="1"/>
                <w:sz w:val="18"/>
                <w:szCs w:val="18"/>
              </w:rPr>
              <w:t>d</w:t>
            </w:r>
            <w:r>
              <w:rPr>
                <w:rFonts w:eastAsia="Times New Roman"/>
                <w:spacing w:val="-1"/>
                <w:sz w:val="18"/>
                <w:szCs w:val="18"/>
              </w:rPr>
              <w:t>ec</w:t>
            </w:r>
            <w:r>
              <w:rPr>
                <w:rFonts w:eastAsia="Times New Roman"/>
                <w:sz w:val="18"/>
                <w:szCs w:val="18"/>
              </w:rPr>
              <w:t>k</w:t>
            </w:r>
          </w:p>
        </w:tc>
        <w:tc>
          <w:tcPr>
            <w:tcW w:w="991" w:type="dxa"/>
            <w:tcBorders>
              <w:top w:val="single" w:color="000000" w:sz="4" w:space="0"/>
              <w:left w:val="single" w:color="000000" w:sz="6" w:space="0"/>
              <w:bottom w:val="single" w:color="000000" w:sz="6" w:space="0"/>
              <w:right w:val="single" w:color="000000" w:sz="6" w:space="0"/>
            </w:tcBorders>
          </w:tcPr>
          <w:p w14:paraId="08A19AFD">
            <w:pPr>
              <w:spacing w:before="25"/>
              <w:ind w:left="64" w:right="-20"/>
              <w:rPr>
                <w:rFonts w:eastAsia="Times New Roman"/>
                <w:sz w:val="18"/>
                <w:szCs w:val="18"/>
              </w:rPr>
            </w:pPr>
            <w:r>
              <w:rPr>
                <w:rFonts w:eastAsia="Times New Roman"/>
                <w:spacing w:val="1"/>
                <w:sz w:val="18"/>
                <w:szCs w:val="18"/>
              </w:rPr>
              <w:t>10</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2177502D">
            <w:pPr>
              <w:spacing w:before="33"/>
              <w:ind w:left="64" w:right="-20"/>
              <w:rPr>
                <w:rFonts w:eastAsia="Times New Roman"/>
                <w:sz w:val="18"/>
                <w:szCs w:val="18"/>
                <w:lang w:eastAsia="en-US"/>
              </w:rPr>
            </w:pPr>
            <w:r>
              <w:rPr>
                <w:rFonts w:eastAsia="Times New Roman"/>
                <w:spacing w:val="-1"/>
                <w:sz w:val="18"/>
                <w:szCs w:val="18"/>
              </w:rPr>
              <w:t>a</w:t>
            </w:r>
            <w:r>
              <w:rPr>
                <w:rFonts w:eastAsia="Times New Roman"/>
                <w:spacing w:val="1"/>
                <w:sz w:val="18"/>
                <w:szCs w:val="18"/>
              </w:rPr>
              <w:t>bo</w:t>
            </w:r>
            <w:r>
              <w:rPr>
                <w:rFonts w:eastAsia="Times New Roman"/>
                <w:spacing w:val="-1"/>
                <w:sz w:val="18"/>
                <w:szCs w:val="18"/>
              </w:rPr>
              <w:t>v</w:t>
            </w:r>
            <w:r>
              <w:rPr>
                <w:rFonts w:eastAsia="Times New Roman"/>
                <w:sz w:val="18"/>
                <w:szCs w:val="18"/>
              </w:rPr>
              <w:t>e</w:t>
            </w:r>
          </w:p>
        </w:tc>
        <w:tc>
          <w:tcPr>
            <w:tcW w:w="850" w:type="dxa"/>
            <w:tcBorders>
              <w:top w:val="single" w:color="000000" w:sz="4" w:space="0"/>
              <w:left w:val="single" w:color="000000" w:sz="6" w:space="0"/>
              <w:bottom w:val="single" w:color="000000" w:sz="6" w:space="0"/>
              <w:right w:val="single" w:color="000000" w:sz="6" w:space="0"/>
            </w:tcBorders>
          </w:tcPr>
          <w:p w14:paraId="419604DE">
            <w:pPr>
              <w:spacing w:before="25"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tc>
        <w:tc>
          <w:tcPr>
            <w:tcW w:w="682" w:type="dxa"/>
            <w:tcBorders>
              <w:top w:val="single" w:color="000000" w:sz="4" w:space="0"/>
              <w:left w:val="single" w:color="000000" w:sz="6" w:space="0"/>
              <w:bottom w:val="single" w:color="000000" w:sz="6" w:space="0"/>
              <w:right w:val="single" w:color="000000" w:sz="6" w:space="0"/>
            </w:tcBorders>
          </w:tcPr>
          <w:p w14:paraId="53FB7EE3">
            <w:pPr>
              <w:spacing w:before="25"/>
              <w:ind w:left="239" w:right="219"/>
              <w:jc w:val="center"/>
              <w:rPr>
                <w:rFonts w:eastAsia="Times New Roman"/>
                <w:sz w:val="18"/>
                <w:szCs w:val="18"/>
                <w:lang w:eastAsia="en-US"/>
              </w:rPr>
            </w:pPr>
            <w:r>
              <w:rPr>
                <w:rFonts w:eastAsia="Times New Roman"/>
                <w:sz w:val="18"/>
                <w:szCs w:val="18"/>
              </w:rPr>
              <w:t>B</w:t>
            </w:r>
          </w:p>
        </w:tc>
        <w:tc>
          <w:tcPr>
            <w:tcW w:w="1416" w:type="dxa"/>
            <w:vMerge w:val="restart"/>
            <w:tcBorders>
              <w:top w:val="single" w:color="000000" w:sz="4" w:space="0"/>
              <w:left w:val="single" w:color="000000" w:sz="6" w:space="0"/>
              <w:bottom w:val="single" w:color="000000" w:sz="6" w:space="0"/>
              <w:right w:val="single" w:color="000000" w:sz="6" w:space="0"/>
            </w:tcBorders>
          </w:tcPr>
          <w:p w14:paraId="4B0AEF87">
            <w:pPr>
              <w:spacing w:before="25" w:line="276" w:lineRule="auto"/>
              <w:ind w:left="64" w:right="466"/>
              <w:rPr>
                <w:rFonts w:eastAsia="Times New Roman"/>
                <w:sz w:val="18"/>
                <w:szCs w:val="18"/>
                <w:lang w:eastAsia="en-US"/>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ge</w:t>
            </w:r>
            <w:r>
              <w:rPr>
                <w:rFonts w:eastAsia="Times New Roman"/>
                <w:sz w:val="18"/>
                <w:szCs w:val="18"/>
              </w:rPr>
              <w:t>, sl</w:t>
            </w:r>
            <w:r>
              <w:rPr>
                <w:rFonts w:eastAsia="Times New Roman"/>
                <w:spacing w:val="-1"/>
                <w:sz w:val="18"/>
                <w:szCs w:val="18"/>
              </w:rPr>
              <w:t>eeve</w:t>
            </w:r>
            <w:r>
              <w:rPr>
                <w:rFonts w:eastAsia="Times New Roman"/>
                <w:sz w:val="18"/>
                <w:szCs w:val="18"/>
              </w:rPr>
              <w:t>,</w:t>
            </w:r>
            <w:r>
              <w:rPr>
                <w:rFonts w:eastAsia="Times New Roman"/>
                <w:spacing w:val="1"/>
                <w:sz w:val="18"/>
                <w:szCs w:val="18"/>
              </w:rPr>
              <w:t xml:space="preserve"> bu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p>
        </w:tc>
        <w:tc>
          <w:tcPr>
            <w:tcW w:w="996" w:type="dxa"/>
            <w:vMerge w:val="restart"/>
            <w:tcBorders>
              <w:top w:val="single" w:color="000000" w:sz="4" w:space="0"/>
              <w:left w:val="single" w:color="000000" w:sz="6" w:space="0"/>
              <w:bottom w:val="single" w:color="000000" w:sz="6" w:space="0"/>
              <w:right w:val="single" w:color="000000" w:sz="6" w:space="0"/>
            </w:tcBorders>
          </w:tcPr>
          <w:p w14:paraId="40B8E186">
            <w:pPr>
              <w:spacing w:before="5" w:line="100" w:lineRule="exact"/>
              <w:rPr>
                <w:sz w:val="10"/>
                <w:szCs w:val="10"/>
              </w:rPr>
            </w:pPr>
          </w:p>
          <w:p w14:paraId="298B4609">
            <w:pPr>
              <w:spacing w:line="200" w:lineRule="exact"/>
              <w:rPr>
                <w:sz w:val="20"/>
                <w:szCs w:val="20"/>
              </w:rPr>
            </w:pPr>
          </w:p>
          <w:p w14:paraId="2152834D">
            <w:pPr>
              <w:spacing w:line="200" w:lineRule="exact"/>
              <w:rPr>
                <w:sz w:val="20"/>
                <w:szCs w:val="20"/>
              </w:rPr>
            </w:pPr>
          </w:p>
          <w:p w14:paraId="6BC9B2D3">
            <w:pPr>
              <w:ind w:left="395" w:right="377"/>
              <w:jc w:val="center"/>
              <w:rPr>
                <w:rFonts w:eastAsia="Times New Roman"/>
                <w:sz w:val="18"/>
                <w:szCs w:val="18"/>
                <w:lang w:eastAsia="en-US"/>
              </w:rPr>
            </w:pPr>
            <w:r>
              <w:rPr>
                <w:rFonts w:eastAsia="Times New Roman"/>
                <w:sz w:val="18"/>
                <w:szCs w:val="18"/>
              </w:rPr>
              <w:t>--</w:t>
            </w:r>
          </w:p>
        </w:tc>
        <w:tc>
          <w:tcPr>
            <w:tcW w:w="1585" w:type="dxa"/>
            <w:vMerge w:val="restart"/>
            <w:tcBorders>
              <w:top w:val="single" w:color="000000" w:sz="4" w:space="0"/>
              <w:left w:val="single" w:color="000000" w:sz="6" w:space="0"/>
              <w:bottom w:val="single" w:color="000000" w:sz="6" w:space="0"/>
              <w:right w:val="single" w:color="000000" w:sz="6" w:space="0"/>
            </w:tcBorders>
          </w:tcPr>
          <w:p w14:paraId="3DE398D8">
            <w:pPr>
              <w:spacing w:before="5" w:line="100" w:lineRule="exact"/>
              <w:rPr>
                <w:sz w:val="10"/>
                <w:szCs w:val="10"/>
              </w:rPr>
            </w:pPr>
          </w:p>
          <w:p w14:paraId="23B65AAF">
            <w:pPr>
              <w:spacing w:line="200" w:lineRule="exact"/>
              <w:rPr>
                <w:sz w:val="20"/>
                <w:szCs w:val="20"/>
              </w:rPr>
            </w:pPr>
          </w:p>
          <w:p w14:paraId="20CA7C98">
            <w:pPr>
              <w:spacing w:line="200" w:lineRule="exact"/>
              <w:rPr>
                <w:sz w:val="20"/>
                <w:szCs w:val="20"/>
              </w:rPr>
            </w:pPr>
          </w:p>
          <w:p w14:paraId="0A6AD145">
            <w:pPr>
              <w:ind w:left="690" w:right="671"/>
              <w:jc w:val="center"/>
              <w:rPr>
                <w:rFonts w:eastAsia="Times New Roman"/>
                <w:sz w:val="18"/>
                <w:szCs w:val="18"/>
              </w:rPr>
            </w:pPr>
            <w:r>
              <w:rPr>
                <w:rFonts w:eastAsia="Times New Roman"/>
                <w:sz w:val="18"/>
                <w:szCs w:val="18"/>
              </w:rPr>
              <w:t>--</w:t>
            </w:r>
          </w:p>
          <w:p w14:paraId="75D82639">
            <w:pPr>
              <w:spacing w:before="3" w:line="110" w:lineRule="exact"/>
              <w:rPr>
                <w:sz w:val="11"/>
                <w:szCs w:val="11"/>
              </w:rPr>
            </w:pPr>
          </w:p>
          <w:p w14:paraId="2C46F9E2">
            <w:pPr>
              <w:spacing w:line="200" w:lineRule="exact"/>
              <w:rPr>
                <w:sz w:val="20"/>
                <w:szCs w:val="20"/>
              </w:rPr>
            </w:pPr>
          </w:p>
          <w:p w14:paraId="7D03F608">
            <w:pPr>
              <w:spacing w:line="200" w:lineRule="exact"/>
              <w:rPr>
                <w:sz w:val="20"/>
                <w:szCs w:val="20"/>
              </w:rPr>
            </w:pPr>
          </w:p>
          <w:p w14:paraId="108F54DB">
            <w:pPr>
              <w:ind w:left="690" w:right="671"/>
              <w:jc w:val="center"/>
              <w:rPr>
                <w:rFonts w:eastAsia="Times New Roman"/>
                <w:sz w:val="18"/>
                <w:szCs w:val="18"/>
                <w:lang w:eastAsia="en-US"/>
              </w:rPr>
            </w:pPr>
            <w:r>
              <w:rPr>
                <w:rFonts w:eastAsia="Times New Roman"/>
                <w:sz w:val="18"/>
                <w:szCs w:val="18"/>
              </w:rPr>
              <w:t>--</w:t>
            </w:r>
          </w:p>
        </w:tc>
        <w:tc>
          <w:tcPr>
            <w:tcW w:w="1560" w:type="dxa"/>
            <w:vMerge w:val="restart"/>
            <w:tcBorders>
              <w:top w:val="single" w:color="000000" w:sz="4" w:space="0"/>
              <w:left w:val="single" w:color="000000" w:sz="6" w:space="0"/>
              <w:bottom w:val="single" w:color="000000" w:sz="6" w:space="0"/>
              <w:right w:val="single" w:color="000000" w:sz="6" w:space="0"/>
            </w:tcBorders>
          </w:tcPr>
          <w:p w14:paraId="662B8D67">
            <w:pPr>
              <w:spacing w:before="25"/>
              <w:ind w:left="66" w:right="12"/>
              <w:rPr>
                <w:rFonts w:eastAsia="Times New Roman"/>
                <w:sz w:val="18"/>
                <w:szCs w:val="18"/>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 st</w:t>
            </w:r>
            <w:r>
              <w:rPr>
                <w:rFonts w:eastAsia="Times New Roman"/>
                <w:spacing w:val="-1"/>
                <w:sz w:val="18"/>
                <w:szCs w:val="18"/>
              </w:rPr>
              <w:t>ee</w:t>
            </w:r>
            <w:r>
              <w:rPr>
                <w:rFonts w:eastAsia="Times New Roman"/>
                <w:sz w:val="18"/>
                <w:szCs w:val="18"/>
              </w:rPr>
              <w:t>l</w:t>
            </w:r>
            <w:r>
              <w:rPr>
                <w:rFonts w:eastAsia="Times New Roman"/>
                <w:spacing w:val="1"/>
                <w:sz w:val="18"/>
                <w:szCs w:val="18"/>
              </w:rPr>
              <w:t xml:space="preserve"> </w:t>
            </w:r>
            <w:r>
              <w:rPr>
                <w:rFonts w:eastAsia="Times New Roman"/>
                <w:spacing w:val="-2"/>
                <w:sz w:val="18"/>
                <w:szCs w:val="18"/>
              </w:rPr>
              <w:t>f</w:t>
            </w:r>
            <w:r>
              <w:rPr>
                <w:rFonts w:eastAsia="Times New Roman"/>
                <w:spacing w:val="3"/>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r>
              <w:rPr>
                <w:rFonts w:eastAsia="Times New Roman"/>
                <w:spacing w:val="1"/>
                <w:sz w:val="18"/>
                <w:szCs w:val="18"/>
              </w:rPr>
              <w:t xml:space="preserve"> o</w:t>
            </w:r>
            <w:r>
              <w:rPr>
                <w:rFonts w:eastAsia="Times New Roman"/>
                <w:sz w:val="18"/>
                <w:szCs w:val="18"/>
              </w:rPr>
              <w:t>r</w:t>
            </w:r>
          </w:p>
          <w:p w14:paraId="6EAAA6EF">
            <w:pPr>
              <w:spacing w:before="1"/>
              <w:ind w:left="66" w:right="-20"/>
              <w:rPr>
                <w:rFonts w:eastAsia="Times New Roman"/>
                <w:sz w:val="18"/>
                <w:szCs w:val="18"/>
                <w:lang w:eastAsia="en-US"/>
              </w:rPr>
            </w:pP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2"/>
                <w:sz w:val="18"/>
                <w:szCs w:val="18"/>
              </w:rPr>
              <w:t xml:space="preserve"> </w:t>
            </w:r>
            <w:r>
              <w:rPr>
                <w:rFonts w:eastAsia="Times New Roman"/>
                <w:spacing w:val="1"/>
                <w:sz w:val="18"/>
                <w:szCs w:val="18"/>
              </w:rPr>
              <w:t>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z w:val="18"/>
                <w:szCs w:val="18"/>
              </w:rPr>
              <w:t>h</w:t>
            </w:r>
          </w:p>
        </w:tc>
        <w:tc>
          <w:tcPr>
            <w:tcW w:w="696" w:type="dxa"/>
            <w:vMerge w:val="restart"/>
            <w:tcBorders>
              <w:top w:val="single" w:color="auto" w:sz="4" w:space="0"/>
              <w:left w:val="single" w:color="000000" w:sz="6" w:space="0"/>
              <w:bottom w:val="single" w:color="000000" w:sz="6" w:space="0"/>
              <w:right w:val="single" w:color="000000" w:sz="6" w:space="0"/>
            </w:tcBorders>
          </w:tcPr>
          <w:p w14:paraId="1D65F73C">
            <w:pPr>
              <w:spacing w:after="200" w:line="276" w:lineRule="auto"/>
              <w:rPr>
                <w:sz w:val="22"/>
                <w:lang w:eastAsia="en-US"/>
              </w:rPr>
            </w:pPr>
          </w:p>
        </w:tc>
      </w:tr>
      <w:tr w14:paraId="1BE551D5">
        <w:tblPrEx>
          <w:tblCellMar>
            <w:top w:w="0" w:type="dxa"/>
            <w:left w:w="0" w:type="dxa"/>
            <w:bottom w:w="0" w:type="dxa"/>
            <w:right w:w="0" w:type="dxa"/>
          </w:tblCellMar>
        </w:tblPrEx>
        <w:trPr>
          <w:trHeight w:val="252" w:hRule="exact"/>
        </w:trPr>
        <w:tc>
          <w:tcPr>
            <w:tcW w:w="1015" w:type="dxa"/>
            <w:vMerge w:val="continue"/>
            <w:tcBorders>
              <w:top w:val="single" w:color="000000" w:sz="4" w:space="0"/>
              <w:left w:val="single" w:color="000000" w:sz="6" w:space="0"/>
              <w:bottom w:val="single" w:color="000000" w:sz="6" w:space="0"/>
              <w:right w:val="single" w:color="000000" w:sz="6" w:space="0"/>
            </w:tcBorders>
            <w:vAlign w:val="center"/>
          </w:tcPr>
          <w:p w14:paraId="26B97BA3">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4" w:space="0"/>
              <w:right w:val="single" w:color="000000" w:sz="6" w:space="0"/>
            </w:tcBorders>
          </w:tcPr>
          <w:p w14:paraId="644171E9">
            <w:pPr>
              <w:spacing w:before="23"/>
              <w:ind w:left="64" w:right="-20"/>
              <w:rPr>
                <w:rFonts w:eastAsia="Times New Roman"/>
                <w:sz w:val="18"/>
                <w:szCs w:val="18"/>
                <w:lang w:eastAsia="en-US"/>
              </w:rPr>
            </w:pPr>
            <w:r>
              <w:rPr>
                <w:rFonts w:eastAsia="Times New Roman"/>
                <w:spacing w:val="1"/>
                <w:sz w:val="18"/>
                <w:szCs w:val="18"/>
              </w:rPr>
              <w:t>80</w:t>
            </w:r>
            <w:r>
              <w:rPr>
                <w:rFonts w:eastAsia="Times New Roman"/>
                <w:spacing w:val="-2"/>
                <w:sz w:val="18"/>
                <w:szCs w:val="18"/>
              </w:rPr>
              <w:t>-</w:t>
            </w:r>
            <w:r>
              <w:rPr>
                <w:rFonts w:eastAsia="Times New Roman"/>
                <w:spacing w:val="1"/>
                <w:sz w:val="18"/>
                <w:szCs w:val="18"/>
              </w:rPr>
              <w:t>65</w:t>
            </w:r>
          </w:p>
        </w:tc>
        <w:tc>
          <w:tcPr>
            <w:tcW w:w="850" w:type="dxa"/>
            <w:vMerge w:val="restart"/>
            <w:tcBorders>
              <w:top w:val="single" w:color="000000" w:sz="6" w:space="0"/>
              <w:left w:val="single" w:color="000000" w:sz="6" w:space="0"/>
              <w:bottom w:val="single" w:color="000000" w:sz="6" w:space="0"/>
              <w:right w:val="single" w:color="000000" w:sz="6" w:space="0"/>
            </w:tcBorders>
          </w:tcPr>
          <w:p w14:paraId="6A0B1315">
            <w:pPr>
              <w:spacing w:before="3" w:line="260" w:lineRule="exact"/>
              <w:rPr>
                <w:sz w:val="26"/>
                <w:szCs w:val="26"/>
              </w:rPr>
            </w:pPr>
          </w:p>
          <w:p w14:paraId="20647CB1">
            <w:pPr>
              <w:spacing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p>
        </w:tc>
        <w:tc>
          <w:tcPr>
            <w:tcW w:w="682" w:type="dxa"/>
            <w:tcBorders>
              <w:top w:val="single" w:color="000000" w:sz="6" w:space="0"/>
              <w:left w:val="single" w:color="000000" w:sz="6" w:space="0"/>
              <w:bottom w:val="single" w:color="000000" w:sz="4" w:space="0"/>
              <w:right w:val="single" w:color="000000" w:sz="6" w:space="0"/>
            </w:tcBorders>
          </w:tcPr>
          <w:p w14:paraId="102EA449">
            <w:pPr>
              <w:spacing w:before="23"/>
              <w:ind w:left="238" w:right="218"/>
              <w:jc w:val="center"/>
              <w:rPr>
                <w:rFonts w:eastAsia="Times New Roman"/>
                <w:sz w:val="18"/>
                <w:szCs w:val="18"/>
                <w:lang w:eastAsia="en-US"/>
              </w:rPr>
            </w:pPr>
            <w:r>
              <w:rPr>
                <w:rFonts w:eastAsia="Times New Roman"/>
                <w:sz w:val="18"/>
                <w:szCs w:val="18"/>
              </w:rPr>
              <w:t>B</w:t>
            </w:r>
          </w:p>
        </w:tc>
        <w:tc>
          <w:tcPr>
            <w:tcW w:w="1416" w:type="dxa"/>
            <w:vMerge w:val="continue"/>
            <w:tcBorders>
              <w:top w:val="single" w:color="000000" w:sz="4" w:space="0"/>
              <w:left w:val="single" w:color="000000" w:sz="6" w:space="0"/>
              <w:bottom w:val="single" w:color="000000" w:sz="6" w:space="0"/>
              <w:right w:val="single" w:color="000000" w:sz="6" w:space="0"/>
            </w:tcBorders>
            <w:vAlign w:val="center"/>
          </w:tcPr>
          <w:p w14:paraId="73496AC8">
            <w:pPr>
              <w:widowControl/>
              <w:rPr>
                <w:rFonts w:eastAsia="Times New Roman"/>
                <w:sz w:val="18"/>
                <w:szCs w:val="18"/>
                <w:lang w:eastAsia="en-US"/>
              </w:rPr>
            </w:pPr>
          </w:p>
        </w:tc>
        <w:tc>
          <w:tcPr>
            <w:tcW w:w="996" w:type="dxa"/>
            <w:vMerge w:val="continue"/>
            <w:tcBorders>
              <w:top w:val="single" w:color="000000" w:sz="4" w:space="0"/>
              <w:left w:val="single" w:color="000000" w:sz="6" w:space="0"/>
              <w:bottom w:val="single" w:color="000000" w:sz="6" w:space="0"/>
              <w:right w:val="single" w:color="000000" w:sz="6" w:space="0"/>
            </w:tcBorders>
            <w:vAlign w:val="center"/>
          </w:tcPr>
          <w:p w14:paraId="60614D6D">
            <w:pPr>
              <w:widowControl/>
              <w:rPr>
                <w:rFonts w:eastAsia="Times New Roman"/>
                <w:sz w:val="18"/>
                <w:szCs w:val="18"/>
                <w:lang w:eastAsia="en-US"/>
              </w:rPr>
            </w:pPr>
          </w:p>
        </w:tc>
        <w:tc>
          <w:tcPr>
            <w:tcW w:w="1585" w:type="dxa"/>
            <w:vMerge w:val="continue"/>
            <w:tcBorders>
              <w:top w:val="single" w:color="000000" w:sz="4" w:space="0"/>
              <w:left w:val="single" w:color="000000" w:sz="6" w:space="0"/>
              <w:bottom w:val="single" w:color="000000" w:sz="6" w:space="0"/>
              <w:right w:val="single" w:color="000000" w:sz="6" w:space="0"/>
            </w:tcBorders>
            <w:vAlign w:val="center"/>
          </w:tcPr>
          <w:p w14:paraId="627A1110">
            <w:pPr>
              <w:widowControl/>
              <w:rPr>
                <w:rFonts w:eastAsia="Times New Roman"/>
                <w:sz w:val="18"/>
                <w:szCs w:val="18"/>
                <w:lang w:eastAsia="en-US"/>
              </w:rPr>
            </w:pPr>
          </w:p>
        </w:tc>
        <w:tc>
          <w:tcPr>
            <w:tcW w:w="1560" w:type="dxa"/>
            <w:vMerge w:val="continue"/>
            <w:tcBorders>
              <w:top w:val="single" w:color="000000" w:sz="4" w:space="0"/>
              <w:left w:val="single" w:color="000000" w:sz="6" w:space="0"/>
              <w:bottom w:val="single" w:color="000000" w:sz="6" w:space="0"/>
              <w:right w:val="single" w:color="000000" w:sz="6" w:space="0"/>
            </w:tcBorders>
            <w:vAlign w:val="center"/>
          </w:tcPr>
          <w:p w14:paraId="00BD4474">
            <w:pPr>
              <w:widowControl/>
              <w:rPr>
                <w:rFonts w:eastAsia="Times New Roman"/>
                <w:sz w:val="18"/>
                <w:szCs w:val="18"/>
                <w:lang w:eastAsia="en-US"/>
              </w:rPr>
            </w:pPr>
          </w:p>
        </w:tc>
        <w:tc>
          <w:tcPr>
            <w:tcW w:w="696" w:type="dxa"/>
            <w:vMerge w:val="continue"/>
            <w:tcBorders>
              <w:top w:val="single" w:color="000000" w:sz="4" w:space="0"/>
              <w:left w:val="single" w:color="000000" w:sz="6" w:space="0"/>
              <w:bottom w:val="single" w:color="000000" w:sz="6" w:space="0"/>
              <w:right w:val="single" w:color="000000" w:sz="6" w:space="0"/>
            </w:tcBorders>
            <w:vAlign w:val="center"/>
          </w:tcPr>
          <w:p w14:paraId="441DAE3B">
            <w:pPr>
              <w:widowControl/>
              <w:rPr>
                <w:sz w:val="22"/>
                <w:lang w:eastAsia="en-US"/>
              </w:rPr>
            </w:pPr>
          </w:p>
        </w:tc>
      </w:tr>
      <w:tr w14:paraId="52F1999B">
        <w:tblPrEx>
          <w:tblCellMar>
            <w:top w:w="0" w:type="dxa"/>
            <w:left w:w="0" w:type="dxa"/>
            <w:bottom w:w="0" w:type="dxa"/>
            <w:right w:w="0" w:type="dxa"/>
          </w:tblCellMar>
        </w:tblPrEx>
        <w:trPr>
          <w:trHeight w:val="1908" w:hRule="exact"/>
        </w:trPr>
        <w:tc>
          <w:tcPr>
            <w:tcW w:w="1015" w:type="dxa"/>
            <w:vMerge w:val="continue"/>
            <w:tcBorders>
              <w:top w:val="single" w:color="000000" w:sz="4" w:space="0"/>
              <w:left w:val="single" w:color="000000" w:sz="6" w:space="0"/>
              <w:bottom w:val="single" w:color="000000" w:sz="6" w:space="0"/>
              <w:right w:val="single" w:color="000000" w:sz="6" w:space="0"/>
            </w:tcBorders>
            <w:vAlign w:val="center"/>
          </w:tcPr>
          <w:p w14:paraId="692A73A7">
            <w:pPr>
              <w:widowControl/>
              <w:rPr>
                <w:rFonts w:eastAsia="Times New Roman"/>
                <w:sz w:val="18"/>
                <w:szCs w:val="18"/>
                <w:lang w:eastAsia="en-US"/>
              </w:rPr>
            </w:pPr>
          </w:p>
        </w:tc>
        <w:tc>
          <w:tcPr>
            <w:tcW w:w="991" w:type="dxa"/>
            <w:tcBorders>
              <w:top w:val="single" w:color="000000" w:sz="4" w:space="0"/>
              <w:left w:val="single" w:color="000000" w:sz="6" w:space="0"/>
              <w:bottom w:val="single" w:color="000000" w:sz="6" w:space="0"/>
              <w:right w:val="single" w:color="000000" w:sz="6" w:space="0"/>
            </w:tcBorders>
          </w:tcPr>
          <w:p w14:paraId="656F93B2">
            <w:pPr>
              <w:spacing w:before="3" w:line="260" w:lineRule="exact"/>
              <w:rPr>
                <w:sz w:val="26"/>
                <w:szCs w:val="26"/>
              </w:rPr>
            </w:pPr>
          </w:p>
          <w:p w14:paraId="24587FB9">
            <w:pPr>
              <w:ind w:left="64" w:right="-20"/>
              <w:rPr>
                <w:rFonts w:eastAsia="Times New Roman"/>
                <w:sz w:val="18"/>
                <w:szCs w:val="18"/>
                <w:lang w:eastAsia="en-US"/>
              </w:rPr>
            </w:pPr>
            <w:r>
              <w:rPr>
                <w:rFonts w:eastAsia="Times New Roman"/>
                <w:spacing w:val="1"/>
                <w:sz w:val="18"/>
                <w:szCs w:val="18"/>
              </w:rPr>
              <w:t>50</w:t>
            </w:r>
            <w:r>
              <w:rPr>
                <w:rFonts w:eastAsia="Times New Roman"/>
                <w:spacing w:val="-2"/>
                <w:sz w:val="18"/>
                <w:szCs w:val="18"/>
              </w:rPr>
              <w:t>-</w:t>
            </w:r>
            <w:r>
              <w:rPr>
                <w:rFonts w:eastAsia="Times New Roman"/>
                <w:spacing w:val="1"/>
                <w:sz w:val="18"/>
                <w:szCs w:val="18"/>
              </w:rPr>
              <w:t>25</w:t>
            </w:r>
          </w:p>
        </w:tc>
        <w:tc>
          <w:tcPr>
            <w:tcW w:w="850" w:type="dxa"/>
            <w:vMerge w:val="continue"/>
            <w:tcBorders>
              <w:top w:val="single" w:color="000000" w:sz="6" w:space="0"/>
              <w:left w:val="single" w:color="000000" w:sz="6" w:space="0"/>
              <w:bottom w:val="single" w:color="000000" w:sz="6" w:space="0"/>
              <w:right w:val="single" w:color="000000" w:sz="6" w:space="0"/>
            </w:tcBorders>
            <w:vAlign w:val="center"/>
          </w:tcPr>
          <w:p w14:paraId="179E6B16">
            <w:pPr>
              <w:widowControl/>
              <w:rPr>
                <w:rFonts w:eastAsia="Times New Roman"/>
                <w:sz w:val="18"/>
                <w:szCs w:val="18"/>
                <w:lang w:eastAsia="en-US"/>
              </w:rPr>
            </w:pPr>
          </w:p>
        </w:tc>
        <w:tc>
          <w:tcPr>
            <w:tcW w:w="682" w:type="dxa"/>
            <w:tcBorders>
              <w:top w:val="single" w:color="000000" w:sz="4" w:space="0"/>
              <w:left w:val="single" w:color="000000" w:sz="6" w:space="0"/>
              <w:bottom w:val="single" w:color="000000" w:sz="6" w:space="0"/>
              <w:right w:val="single" w:color="000000" w:sz="6" w:space="0"/>
            </w:tcBorders>
          </w:tcPr>
          <w:p w14:paraId="5733A055">
            <w:pPr>
              <w:spacing w:before="23"/>
              <w:ind w:left="237" w:right="217"/>
              <w:jc w:val="center"/>
              <w:rPr>
                <w:rFonts w:eastAsia="Times New Roman"/>
                <w:sz w:val="18"/>
                <w:szCs w:val="18"/>
                <w:lang w:eastAsia="en-US"/>
              </w:rPr>
            </w:pPr>
            <w:r>
              <w:rPr>
                <w:rFonts w:eastAsia="Times New Roman"/>
                <w:sz w:val="18"/>
                <w:szCs w:val="18"/>
              </w:rPr>
              <w:t>B</w:t>
            </w:r>
          </w:p>
        </w:tc>
        <w:tc>
          <w:tcPr>
            <w:tcW w:w="1416" w:type="dxa"/>
            <w:vMerge w:val="continue"/>
            <w:tcBorders>
              <w:top w:val="single" w:color="000000" w:sz="4" w:space="0"/>
              <w:left w:val="single" w:color="000000" w:sz="6" w:space="0"/>
              <w:bottom w:val="single" w:color="000000" w:sz="6" w:space="0"/>
              <w:right w:val="single" w:color="000000" w:sz="6" w:space="0"/>
            </w:tcBorders>
            <w:vAlign w:val="center"/>
          </w:tcPr>
          <w:p w14:paraId="0E5B8150">
            <w:pPr>
              <w:widowControl/>
              <w:rPr>
                <w:rFonts w:eastAsia="Times New Roman"/>
                <w:sz w:val="18"/>
                <w:szCs w:val="18"/>
                <w:lang w:eastAsia="en-US"/>
              </w:rPr>
            </w:pPr>
          </w:p>
        </w:tc>
        <w:tc>
          <w:tcPr>
            <w:tcW w:w="996" w:type="dxa"/>
            <w:vMerge w:val="continue"/>
            <w:tcBorders>
              <w:top w:val="single" w:color="000000" w:sz="4" w:space="0"/>
              <w:left w:val="single" w:color="000000" w:sz="6" w:space="0"/>
              <w:bottom w:val="single" w:color="000000" w:sz="6" w:space="0"/>
              <w:right w:val="single" w:color="000000" w:sz="6" w:space="0"/>
            </w:tcBorders>
            <w:vAlign w:val="center"/>
          </w:tcPr>
          <w:p w14:paraId="116CD62A">
            <w:pPr>
              <w:widowControl/>
              <w:rPr>
                <w:rFonts w:eastAsia="Times New Roman"/>
                <w:sz w:val="18"/>
                <w:szCs w:val="18"/>
                <w:lang w:eastAsia="en-US"/>
              </w:rPr>
            </w:pPr>
          </w:p>
        </w:tc>
        <w:tc>
          <w:tcPr>
            <w:tcW w:w="1585" w:type="dxa"/>
            <w:vMerge w:val="continue"/>
            <w:tcBorders>
              <w:top w:val="single" w:color="000000" w:sz="4" w:space="0"/>
              <w:left w:val="single" w:color="000000" w:sz="6" w:space="0"/>
              <w:bottom w:val="single" w:color="000000" w:sz="6" w:space="0"/>
              <w:right w:val="single" w:color="000000" w:sz="6" w:space="0"/>
            </w:tcBorders>
            <w:vAlign w:val="center"/>
          </w:tcPr>
          <w:p w14:paraId="2D783900">
            <w:pPr>
              <w:widowControl/>
              <w:rPr>
                <w:rFonts w:eastAsia="Times New Roman"/>
                <w:sz w:val="18"/>
                <w:szCs w:val="18"/>
                <w:lang w:eastAsia="en-US"/>
              </w:rPr>
            </w:pPr>
          </w:p>
        </w:tc>
        <w:tc>
          <w:tcPr>
            <w:tcW w:w="1560" w:type="dxa"/>
            <w:vMerge w:val="continue"/>
            <w:tcBorders>
              <w:top w:val="single" w:color="000000" w:sz="4" w:space="0"/>
              <w:left w:val="single" w:color="000000" w:sz="6" w:space="0"/>
              <w:bottom w:val="single" w:color="000000" w:sz="6" w:space="0"/>
              <w:right w:val="single" w:color="000000" w:sz="6" w:space="0"/>
            </w:tcBorders>
            <w:vAlign w:val="center"/>
          </w:tcPr>
          <w:p w14:paraId="19C111D9">
            <w:pPr>
              <w:widowControl/>
              <w:rPr>
                <w:rFonts w:eastAsia="Times New Roman"/>
                <w:sz w:val="18"/>
                <w:szCs w:val="18"/>
                <w:lang w:eastAsia="en-US"/>
              </w:rPr>
            </w:pPr>
          </w:p>
        </w:tc>
        <w:tc>
          <w:tcPr>
            <w:tcW w:w="696" w:type="dxa"/>
            <w:vMerge w:val="continue"/>
            <w:tcBorders>
              <w:top w:val="single" w:color="000000" w:sz="4" w:space="0"/>
              <w:left w:val="single" w:color="000000" w:sz="6" w:space="0"/>
              <w:bottom w:val="single" w:color="000000" w:sz="6" w:space="0"/>
              <w:right w:val="single" w:color="000000" w:sz="6" w:space="0"/>
            </w:tcBorders>
            <w:vAlign w:val="center"/>
          </w:tcPr>
          <w:p w14:paraId="5F30D8FE">
            <w:pPr>
              <w:widowControl/>
              <w:rPr>
                <w:sz w:val="22"/>
                <w:lang w:eastAsia="en-US"/>
              </w:rPr>
            </w:pPr>
          </w:p>
        </w:tc>
      </w:tr>
      <w:tr w14:paraId="1701C4DE">
        <w:tblPrEx>
          <w:tblCellMar>
            <w:top w:w="0" w:type="dxa"/>
            <w:left w:w="0" w:type="dxa"/>
            <w:bottom w:w="0" w:type="dxa"/>
            <w:right w:w="0" w:type="dxa"/>
          </w:tblCellMar>
        </w:tblPrEx>
        <w:trPr>
          <w:trHeight w:val="734" w:hRule="atLeast"/>
        </w:trPr>
        <w:tc>
          <w:tcPr>
            <w:tcW w:w="1015" w:type="dxa"/>
            <w:vMerge w:val="restart"/>
            <w:tcBorders>
              <w:top w:val="single" w:color="000000" w:sz="6" w:space="0"/>
              <w:left w:val="single" w:color="000000" w:sz="6" w:space="0"/>
              <w:bottom w:val="single" w:color="000000" w:sz="6" w:space="0"/>
              <w:right w:val="single" w:color="000000" w:sz="6" w:space="0"/>
            </w:tcBorders>
          </w:tcPr>
          <w:p w14:paraId="7458AF4E">
            <w:pPr>
              <w:spacing w:before="23" w:line="276" w:lineRule="auto"/>
              <w:ind w:left="64" w:right="15"/>
              <w:rPr>
                <w:rFonts w:eastAsia="Times New Roman"/>
                <w:sz w:val="18"/>
                <w:szCs w:val="18"/>
                <w:lang w:eastAsia="en-US"/>
              </w:rPr>
            </w:pPr>
            <w:r>
              <w:rPr>
                <w:rFonts w:eastAsia="Times New Roman"/>
                <w:spacing w:val="-3"/>
                <w:sz w:val="18"/>
                <w:szCs w:val="18"/>
              </w:rPr>
              <w:t>A</w:t>
            </w:r>
            <w:r>
              <w:rPr>
                <w:rFonts w:eastAsia="Times New Roman"/>
                <w:sz w:val="18"/>
                <w:szCs w:val="18"/>
              </w:rPr>
              <w:t xml:space="preserve">ir </w:t>
            </w:r>
            <w:r>
              <w:rPr>
                <w:rFonts w:eastAsia="Times New Roman"/>
                <w:spacing w:val="1"/>
                <w:sz w:val="18"/>
                <w:szCs w:val="18"/>
              </w:rPr>
              <w:t xml:space="preserve"> </w:t>
            </w:r>
            <w:r>
              <w:rPr>
                <w:rFonts w:eastAsia="Times New Roman"/>
                <w:spacing w:val="-1"/>
                <w:sz w:val="18"/>
                <w:szCs w:val="18"/>
              </w:rPr>
              <w:t>ve</w:t>
            </w:r>
            <w:r>
              <w:rPr>
                <w:rFonts w:eastAsia="Times New Roman"/>
                <w:spacing w:val="1"/>
                <w:sz w:val="18"/>
                <w:szCs w:val="18"/>
              </w:rPr>
              <w:t>n</w:t>
            </w:r>
            <w:r>
              <w:rPr>
                <w:rFonts w:eastAsia="Times New Roman"/>
                <w:sz w:val="18"/>
                <w:szCs w:val="18"/>
              </w:rPr>
              <w:t xml:space="preserve">t </w:t>
            </w:r>
            <w:r>
              <w:rPr>
                <w:rFonts w:eastAsia="Times New Roman"/>
                <w:spacing w:val="1"/>
                <w:sz w:val="18"/>
                <w:szCs w:val="18"/>
              </w:rPr>
              <w:t xml:space="preserve"> </w:t>
            </w:r>
            <w:r>
              <w:rPr>
                <w:rFonts w:eastAsia="Times New Roman"/>
                <w:sz w:val="18"/>
                <w:szCs w:val="18"/>
              </w:rPr>
              <w:t xml:space="preserve">&amp; </w:t>
            </w:r>
            <w:r>
              <w:rPr>
                <w:rFonts w:eastAsia="Times New Roman"/>
                <w:spacing w:val="1"/>
                <w:sz w:val="18"/>
                <w:szCs w:val="18"/>
              </w:rPr>
              <w:t>o</w:t>
            </w:r>
            <w:r>
              <w:rPr>
                <w:rFonts w:eastAsia="Times New Roman"/>
                <w:spacing w:val="-1"/>
                <w:sz w:val="18"/>
                <w:szCs w:val="18"/>
              </w:rPr>
              <w:t>ve</w:t>
            </w:r>
            <w:r>
              <w:rPr>
                <w:rFonts w:eastAsia="Times New Roman"/>
                <w:sz w:val="18"/>
                <w:szCs w:val="18"/>
              </w:rPr>
              <w:t>r</w:t>
            </w:r>
            <w:r>
              <w:rPr>
                <w:rFonts w:eastAsia="Times New Roman"/>
                <w:spacing w:val="-2"/>
                <w:sz w:val="18"/>
                <w:szCs w:val="18"/>
              </w:rPr>
              <w:t>f</w:t>
            </w:r>
            <w:r>
              <w:rPr>
                <w:rFonts w:eastAsia="Times New Roman"/>
                <w:sz w:val="18"/>
                <w:szCs w:val="18"/>
              </w:rPr>
              <w:t>l</w:t>
            </w:r>
            <w:r>
              <w:rPr>
                <w:rFonts w:eastAsia="Times New Roman"/>
                <w:spacing w:val="4"/>
                <w:sz w:val="18"/>
                <w:szCs w:val="18"/>
              </w:rPr>
              <w:t>o</w:t>
            </w:r>
            <w:r>
              <w:rPr>
                <w:rFonts w:eastAsia="Times New Roman"/>
                <w:sz w:val="18"/>
                <w:szCs w:val="18"/>
              </w:rPr>
              <w:t xml:space="preserve">w </w:t>
            </w:r>
            <w:r>
              <w:rPr>
                <w:rFonts w:eastAsia="Times New Roman"/>
                <w:spacing w:val="-1"/>
                <w:sz w:val="18"/>
                <w:szCs w:val="18"/>
              </w:rPr>
              <w:t>exce</w:t>
            </w:r>
            <w:r>
              <w:rPr>
                <w:rFonts w:eastAsia="Times New Roman"/>
                <w:spacing w:val="1"/>
                <w:sz w:val="18"/>
                <w:szCs w:val="18"/>
              </w:rPr>
              <w:t>p</w:t>
            </w:r>
            <w:r>
              <w:rPr>
                <w:rFonts w:eastAsia="Times New Roman"/>
                <w:sz w:val="18"/>
                <w:szCs w:val="18"/>
              </w:rPr>
              <w:t xml:space="preserve">t </w:t>
            </w:r>
            <w:r>
              <w:rPr>
                <w:rFonts w:eastAsia="Times New Roman"/>
                <w:spacing w:val="-1"/>
                <w:sz w:val="18"/>
                <w:szCs w:val="18"/>
              </w:rPr>
              <w:t>me</w:t>
            </w:r>
            <w:r>
              <w:rPr>
                <w:rFonts w:eastAsia="Times New Roman"/>
                <w:spacing w:val="1"/>
                <w:sz w:val="18"/>
                <w:szCs w:val="18"/>
              </w:rPr>
              <w:t>n</w:t>
            </w:r>
            <w:r>
              <w:rPr>
                <w:rFonts w:eastAsia="Times New Roman"/>
                <w:sz w:val="18"/>
                <w:szCs w:val="18"/>
              </w:rPr>
              <w:t>t</w:t>
            </w:r>
            <w:r>
              <w:rPr>
                <w:rFonts w:eastAsia="Times New Roman"/>
                <w:spacing w:val="1"/>
                <w:sz w:val="18"/>
                <w:szCs w:val="18"/>
              </w:rPr>
              <w:t>ion</w:t>
            </w:r>
            <w:r>
              <w:rPr>
                <w:rFonts w:eastAsia="Times New Roman"/>
                <w:spacing w:val="-1"/>
                <w:sz w:val="18"/>
                <w:szCs w:val="18"/>
              </w:rPr>
              <w:t>e</w:t>
            </w:r>
            <w:r>
              <w:rPr>
                <w:rFonts w:eastAsia="Times New Roman"/>
                <w:sz w:val="18"/>
                <w:szCs w:val="18"/>
              </w:rPr>
              <w:t xml:space="preserve">d </w:t>
            </w:r>
            <w:r>
              <w:rPr>
                <w:rFonts w:eastAsia="Times New Roman"/>
                <w:spacing w:val="-1"/>
                <w:sz w:val="18"/>
                <w:szCs w:val="18"/>
              </w:rPr>
              <w:t>a</w:t>
            </w:r>
            <w:r>
              <w:rPr>
                <w:rFonts w:eastAsia="Times New Roman"/>
                <w:spacing w:val="1"/>
                <w:sz w:val="18"/>
                <w:szCs w:val="18"/>
              </w:rPr>
              <w:t>bo</w:t>
            </w:r>
            <w:r>
              <w:rPr>
                <w:rFonts w:eastAsia="Times New Roman"/>
                <w:spacing w:val="-1"/>
                <w:sz w:val="18"/>
                <w:szCs w:val="18"/>
              </w:rPr>
              <w:t>v</w:t>
            </w:r>
            <w:r>
              <w:rPr>
                <w:rFonts w:eastAsia="Times New Roman"/>
                <w:sz w:val="18"/>
                <w:szCs w:val="18"/>
              </w:rPr>
              <w:t xml:space="preserve">e </w:t>
            </w:r>
            <w:r>
              <w:rPr>
                <w:rFonts w:eastAsia="Times New Roman"/>
                <w:spacing w:val="1"/>
                <w:sz w:val="18"/>
                <w:szCs w:val="18"/>
              </w:rPr>
              <w:t>op</w:t>
            </w:r>
            <w:r>
              <w:rPr>
                <w:rFonts w:eastAsia="Times New Roman"/>
                <w:spacing w:val="-1"/>
                <w:sz w:val="18"/>
                <w:szCs w:val="18"/>
              </w:rPr>
              <w:t>e</w:t>
            </w:r>
            <w:r>
              <w:rPr>
                <w:rFonts w:eastAsia="Times New Roman"/>
                <w:sz w:val="18"/>
                <w:szCs w:val="18"/>
              </w:rPr>
              <w:t xml:space="preserve">n </w:t>
            </w:r>
            <w:r>
              <w:rPr>
                <w:rFonts w:eastAsia="Times New Roman"/>
                <w:spacing w:val="1"/>
                <w:sz w:val="18"/>
                <w:szCs w:val="18"/>
              </w:rPr>
              <w:t>d</w:t>
            </w:r>
            <w:r>
              <w:rPr>
                <w:rFonts w:eastAsia="Times New Roman"/>
                <w:sz w:val="18"/>
                <w:szCs w:val="18"/>
              </w:rPr>
              <w:t>r</w:t>
            </w:r>
            <w:r>
              <w:rPr>
                <w:rFonts w:eastAsia="Times New Roman"/>
                <w:spacing w:val="-1"/>
                <w:sz w:val="18"/>
                <w:szCs w:val="18"/>
              </w:rPr>
              <w:t>a</w:t>
            </w:r>
            <w:r>
              <w:rPr>
                <w:rFonts w:eastAsia="Times New Roman"/>
                <w:sz w:val="18"/>
                <w:szCs w:val="18"/>
              </w:rPr>
              <w:t>in s</w:t>
            </w:r>
            <w:r>
              <w:rPr>
                <w:rFonts w:eastAsia="Times New Roman"/>
                <w:spacing w:val="-1"/>
                <w:sz w:val="18"/>
                <w:szCs w:val="18"/>
              </w:rPr>
              <w:t>c</w:t>
            </w:r>
            <w:r>
              <w:rPr>
                <w:rFonts w:eastAsia="Times New Roman"/>
                <w:spacing w:val="1"/>
                <w:sz w:val="18"/>
                <w:szCs w:val="18"/>
              </w:rPr>
              <w:t>upp</w:t>
            </w:r>
            <w:r>
              <w:rPr>
                <w:rFonts w:eastAsia="Times New Roman"/>
                <w:spacing w:val="-1"/>
                <w:sz w:val="18"/>
                <w:szCs w:val="18"/>
              </w:rPr>
              <w:t>e</w:t>
            </w:r>
            <w:r>
              <w:rPr>
                <w:rFonts w:eastAsia="Times New Roman"/>
                <w:sz w:val="18"/>
                <w:szCs w:val="18"/>
              </w:rPr>
              <w:t>r</w:t>
            </w:r>
          </w:p>
        </w:tc>
        <w:tc>
          <w:tcPr>
            <w:tcW w:w="991" w:type="dxa"/>
            <w:tcBorders>
              <w:top w:val="single" w:color="000000" w:sz="6" w:space="0"/>
              <w:left w:val="single" w:color="000000" w:sz="6" w:space="0"/>
              <w:bottom w:val="single" w:color="000000" w:sz="6" w:space="0"/>
              <w:right w:val="single" w:color="000000" w:sz="6" w:space="0"/>
            </w:tcBorders>
          </w:tcPr>
          <w:p w14:paraId="7071A7DD">
            <w:pPr>
              <w:spacing w:before="23"/>
              <w:ind w:left="64" w:right="-20"/>
              <w:rPr>
                <w:rFonts w:eastAsia="Times New Roman"/>
                <w:sz w:val="18"/>
                <w:szCs w:val="18"/>
                <w:lang w:eastAsia="en-US"/>
              </w:rPr>
            </w:pPr>
            <w:r>
              <w:rPr>
                <w:rFonts w:eastAsia="Times New Roman"/>
                <w:spacing w:val="1"/>
                <w:sz w:val="18"/>
                <w:szCs w:val="18"/>
              </w:rPr>
              <w:t>5</w:t>
            </w:r>
            <w:r>
              <w:rPr>
                <w:rFonts w:eastAsia="Times New Roman"/>
                <w:sz w:val="18"/>
                <w:szCs w:val="18"/>
              </w:rPr>
              <w:t>0</w:t>
            </w:r>
            <w:r>
              <w:rPr>
                <w:rFonts w:eastAsia="Times New Roman"/>
                <w:spacing w:val="1"/>
                <w:sz w:val="18"/>
                <w:szCs w:val="18"/>
              </w:rPr>
              <w:t xml:space="preserve"> </w:t>
            </w:r>
            <w:r>
              <w:rPr>
                <w:rFonts w:eastAsia="Times New Roman"/>
                <w:sz w:val="18"/>
                <w:szCs w:val="18"/>
              </w:rPr>
              <w:t>&amp;</w:t>
            </w:r>
            <w:r>
              <w:rPr>
                <w:rFonts w:eastAsia="Times New Roman"/>
                <w:spacing w:val="-1"/>
                <w:sz w:val="18"/>
                <w:szCs w:val="18"/>
              </w:rPr>
              <w:t xml:space="preserve"> ab</w:t>
            </w:r>
            <w:r>
              <w:rPr>
                <w:rFonts w:eastAsia="Times New Roman"/>
                <w:spacing w:val="1"/>
                <w:sz w:val="18"/>
                <w:szCs w:val="18"/>
              </w:rPr>
              <w:t>o</w:t>
            </w:r>
            <w:r>
              <w:rPr>
                <w:rFonts w:eastAsia="Times New Roman"/>
                <w:spacing w:val="-1"/>
                <w:sz w:val="18"/>
                <w:szCs w:val="18"/>
              </w:rPr>
              <w:t>v</w:t>
            </w:r>
            <w:r>
              <w:rPr>
                <w:rFonts w:eastAsia="Times New Roman"/>
                <w:sz w:val="18"/>
                <w:szCs w:val="18"/>
              </w:rPr>
              <w:t>e</w:t>
            </w:r>
          </w:p>
        </w:tc>
        <w:tc>
          <w:tcPr>
            <w:tcW w:w="850" w:type="dxa"/>
            <w:vMerge w:val="restart"/>
            <w:tcBorders>
              <w:top w:val="single" w:color="000000" w:sz="6" w:space="0"/>
              <w:left w:val="single" w:color="000000" w:sz="6" w:space="0"/>
              <w:bottom w:val="single" w:color="000000" w:sz="6" w:space="0"/>
              <w:right w:val="single" w:color="000000" w:sz="6" w:space="0"/>
            </w:tcBorders>
          </w:tcPr>
          <w:p w14:paraId="6E6D58AC">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r>
              <w:rPr>
                <w:rFonts w:eastAsia="Times New Roman"/>
                <w:spacing w:val="3"/>
                <w:sz w:val="18"/>
                <w:szCs w:val="18"/>
              </w:rPr>
              <w:t xml:space="preserve"> </w:t>
            </w:r>
            <w:r>
              <w:rPr>
                <w:rFonts w:eastAsia="Times New Roman"/>
                <w:sz w:val="18"/>
                <w:szCs w:val="18"/>
              </w:rPr>
              <w:t>*</w:t>
            </w:r>
          </w:p>
        </w:tc>
        <w:tc>
          <w:tcPr>
            <w:tcW w:w="682" w:type="dxa"/>
            <w:vMerge w:val="restart"/>
            <w:tcBorders>
              <w:top w:val="single" w:color="000000" w:sz="6" w:space="0"/>
              <w:left w:val="single" w:color="000000" w:sz="6" w:space="0"/>
              <w:bottom w:val="single" w:color="000000" w:sz="6" w:space="0"/>
              <w:right w:val="single" w:color="000000" w:sz="6" w:space="0"/>
            </w:tcBorders>
          </w:tcPr>
          <w:p w14:paraId="6937825C">
            <w:pPr>
              <w:spacing w:before="23"/>
              <w:ind w:left="239" w:right="219"/>
              <w:jc w:val="center"/>
              <w:rPr>
                <w:rFonts w:eastAsia="Times New Roman"/>
                <w:sz w:val="18"/>
                <w:szCs w:val="18"/>
                <w:lang w:eastAsia="en-US"/>
              </w:rPr>
            </w:pPr>
            <w:r>
              <w:rPr>
                <w:rFonts w:eastAsia="Times New Roman"/>
                <w:sz w:val="18"/>
                <w:szCs w:val="18"/>
              </w:rPr>
              <w:t>B</w:t>
            </w:r>
          </w:p>
        </w:tc>
        <w:tc>
          <w:tcPr>
            <w:tcW w:w="1416" w:type="dxa"/>
            <w:vMerge w:val="restart"/>
            <w:tcBorders>
              <w:top w:val="single" w:color="000000" w:sz="6" w:space="0"/>
              <w:left w:val="single" w:color="000000" w:sz="6" w:space="0"/>
              <w:bottom w:val="single" w:color="000000" w:sz="6" w:space="0"/>
              <w:right w:val="single" w:color="000000" w:sz="6" w:space="0"/>
            </w:tcBorders>
          </w:tcPr>
          <w:p w14:paraId="1F8628D0">
            <w:pPr>
              <w:spacing w:before="23" w:line="276" w:lineRule="auto"/>
              <w:ind w:left="64" w:right="78"/>
              <w:rPr>
                <w:rFonts w:eastAsia="Times New Roman"/>
                <w:sz w:val="18"/>
                <w:szCs w:val="18"/>
                <w:lang w:eastAsia="en-US"/>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bu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35697A5C">
            <w:pPr>
              <w:spacing w:before="23" w:line="276" w:lineRule="auto"/>
              <w:ind w:left="64" w:right="209"/>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w:t>
            </w:r>
            <w:r>
              <w:rPr>
                <w:rFonts w:eastAsia="Times New Roman"/>
                <w:sz w:val="18"/>
                <w:szCs w:val="18"/>
              </w:rPr>
              <w:t xml:space="preserve">n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vMerge w:val="restart"/>
            <w:tcBorders>
              <w:top w:val="single" w:color="000000" w:sz="6" w:space="0"/>
              <w:left w:val="single" w:color="000000" w:sz="6" w:space="0"/>
              <w:bottom w:val="single" w:color="000000" w:sz="6" w:space="0"/>
              <w:right w:val="single" w:color="000000" w:sz="6" w:space="0"/>
            </w:tcBorders>
          </w:tcPr>
          <w:p w14:paraId="05283255">
            <w:pPr>
              <w:spacing w:before="23"/>
              <w:ind w:left="220" w:right="199"/>
              <w:jc w:val="center"/>
              <w:rPr>
                <w:rFonts w:eastAsia="Times New Roman"/>
                <w:sz w:val="18"/>
                <w:szCs w:val="18"/>
              </w:rPr>
            </w:pPr>
            <w:r>
              <w:rPr>
                <w:rFonts w:eastAsia="Times New Roman"/>
                <w:spacing w:val="-3"/>
                <w:sz w:val="18"/>
                <w:szCs w:val="18"/>
              </w:rPr>
              <w:t>A</w:t>
            </w:r>
            <w:r>
              <w:rPr>
                <w:rFonts w:eastAsia="Times New Roman"/>
                <w:sz w:val="18"/>
                <w:szCs w:val="18"/>
              </w:rPr>
              <w:t xml:space="preserve">s </w:t>
            </w:r>
            <w:r>
              <w:rPr>
                <w:rFonts w:eastAsia="Times New Roman"/>
                <w:spacing w:val="1"/>
                <w:sz w:val="18"/>
                <w:szCs w:val="18"/>
              </w:rPr>
              <w:t>p</w:t>
            </w:r>
            <w:r>
              <w:rPr>
                <w:rFonts w:eastAsia="Times New Roman"/>
                <w:spacing w:val="-1"/>
                <w:sz w:val="18"/>
                <w:szCs w:val="18"/>
              </w:rPr>
              <w:t>e</w:t>
            </w:r>
            <w:r>
              <w:rPr>
                <w:rFonts w:eastAsia="Times New Roman"/>
                <w:sz w:val="18"/>
                <w:szCs w:val="18"/>
              </w:rPr>
              <w:t>r</w:t>
            </w:r>
            <w:r>
              <w:rPr>
                <w:rFonts w:eastAsia="Times New Roman"/>
                <w:spacing w:val="3"/>
                <w:sz w:val="18"/>
                <w:szCs w:val="18"/>
              </w:rPr>
              <w:t xml:space="preserve"> </w:t>
            </w:r>
            <w:r>
              <w:rPr>
                <w:rFonts w:eastAsia="Times New Roman"/>
                <w:spacing w:val="-3"/>
                <w:sz w:val="18"/>
                <w:szCs w:val="18"/>
              </w:rPr>
              <w:t>G</w:t>
            </w:r>
            <w:r>
              <w:rPr>
                <w:rFonts w:eastAsia="Times New Roman"/>
                <w:sz w:val="18"/>
                <w:szCs w:val="18"/>
              </w:rPr>
              <w:t>B/CB</w:t>
            </w:r>
          </w:p>
          <w:p w14:paraId="5AD05DFA">
            <w:pPr>
              <w:spacing w:before="33"/>
              <w:ind w:left="445" w:right="425"/>
              <w:jc w:val="center"/>
              <w:rPr>
                <w:rFonts w:eastAsia="Times New Roman"/>
                <w:sz w:val="18"/>
                <w:szCs w:val="18"/>
                <w:lang w:eastAsia="en-US"/>
              </w:rPr>
            </w:pPr>
            <w:r>
              <w:rPr>
                <w:rFonts w:eastAsia="Times New Roman"/>
                <w:sz w:val="18"/>
                <w:szCs w:val="18"/>
              </w:rPr>
              <w:t>st</w:t>
            </w:r>
            <w:r>
              <w:rPr>
                <w:rFonts w:eastAsia="Times New Roman"/>
                <w:spacing w:val="-1"/>
                <w:sz w:val="18"/>
                <w:szCs w:val="18"/>
              </w:rPr>
              <w:t>a</w:t>
            </w:r>
            <w:r>
              <w:rPr>
                <w:rFonts w:eastAsia="Times New Roman"/>
                <w:spacing w:val="1"/>
                <w:sz w:val="18"/>
                <w:szCs w:val="18"/>
              </w:rPr>
              <w:t>nd</w:t>
            </w:r>
            <w:r>
              <w:rPr>
                <w:rFonts w:eastAsia="Times New Roman"/>
                <w:spacing w:val="-1"/>
                <w:sz w:val="18"/>
                <w:szCs w:val="18"/>
              </w:rPr>
              <w:t>a</w:t>
            </w:r>
            <w:r>
              <w:rPr>
                <w:rFonts w:eastAsia="Times New Roman"/>
                <w:sz w:val="18"/>
                <w:szCs w:val="18"/>
              </w:rPr>
              <w:t>rd</w:t>
            </w:r>
          </w:p>
        </w:tc>
        <w:tc>
          <w:tcPr>
            <w:tcW w:w="1560" w:type="dxa"/>
            <w:tcBorders>
              <w:top w:val="single" w:color="000000" w:sz="6" w:space="0"/>
              <w:left w:val="single" w:color="000000" w:sz="6" w:space="0"/>
              <w:bottom w:val="single" w:color="000000" w:sz="6" w:space="0"/>
              <w:right w:val="single" w:color="000000" w:sz="6" w:space="0"/>
            </w:tcBorders>
          </w:tcPr>
          <w:p w14:paraId="0C9DA176">
            <w:pPr>
              <w:spacing w:before="23" w:line="276" w:lineRule="auto"/>
              <w:ind w:left="66" w:right="153"/>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on</w:t>
            </w:r>
            <w:r>
              <w:rPr>
                <w:rFonts w:eastAsia="Times New Roman"/>
                <w:sz w:val="18"/>
                <w:szCs w:val="18"/>
              </w:rPr>
              <w:t>s</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 xml:space="preserve">r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w:t>
            </w:r>
            <w:r>
              <w:rPr>
                <w:rFonts w:eastAsia="Times New Roman"/>
                <w:sz w:val="18"/>
                <w:szCs w:val="18"/>
              </w:rPr>
              <w:t>st</w:t>
            </w:r>
            <w:r>
              <w:rPr>
                <w:rFonts w:eastAsia="Times New Roman"/>
                <w:spacing w:val="-1"/>
                <w:sz w:val="18"/>
                <w:szCs w:val="18"/>
              </w:rPr>
              <w:t>ee</w:t>
            </w:r>
            <w:r>
              <w:rPr>
                <w:rFonts w:eastAsia="Times New Roman"/>
                <w:sz w:val="18"/>
                <w:szCs w:val="18"/>
              </w:rPr>
              <w:t>l</w:t>
            </w:r>
            <w:r>
              <w:rPr>
                <w:rFonts w:eastAsia="Times New Roman"/>
                <w:spacing w:val="3"/>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z w:val="18"/>
                <w:szCs w:val="18"/>
              </w:rPr>
              <w:t>h</w:t>
            </w:r>
          </w:p>
        </w:tc>
        <w:tc>
          <w:tcPr>
            <w:tcW w:w="696" w:type="dxa"/>
            <w:vMerge w:val="restart"/>
            <w:tcBorders>
              <w:top w:val="single" w:color="000000" w:sz="6" w:space="0"/>
              <w:left w:val="single" w:color="000000" w:sz="6" w:space="0"/>
              <w:bottom w:val="single" w:color="000000" w:sz="6" w:space="0"/>
              <w:right w:val="single" w:color="000000" w:sz="6" w:space="0"/>
            </w:tcBorders>
          </w:tcPr>
          <w:p w14:paraId="5A8BF2F9">
            <w:pPr>
              <w:spacing w:after="200" w:line="276" w:lineRule="auto"/>
              <w:rPr>
                <w:sz w:val="22"/>
                <w:lang w:eastAsia="en-US"/>
              </w:rPr>
            </w:pPr>
          </w:p>
        </w:tc>
      </w:tr>
      <w:tr w14:paraId="6107F899">
        <w:tblPrEx>
          <w:tblCellMar>
            <w:top w:w="0" w:type="dxa"/>
            <w:left w:w="0" w:type="dxa"/>
            <w:bottom w:w="0" w:type="dxa"/>
            <w:right w:w="0" w:type="dxa"/>
          </w:tblCellMar>
        </w:tblPrEx>
        <w:trPr>
          <w:trHeight w:val="494" w:hRule="atLeas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255ED779">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6" w:space="0"/>
              <w:right w:val="single" w:color="000000" w:sz="6" w:space="0"/>
            </w:tcBorders>
          </w:tcPr>
          <w:p w14:paraId="25C7A8CD">
            <w:pPr>
              <w:spacing w:before="23"/>
              <w:ind w:left="64" w:right="-20"/>
              <w:rPr>
                <w:rFonts w:eastAsia="Times New Roman"/>
                <w:sz w:val="18"/>
                <w:szCs w:val="18"/>
                <w:lang w:eastAsia="en-US"/>
              </w:rPr>
            </w:pPr>
            <w:r>
              <w:rPr>
                <w:rFonts w:eastAsia="Times New Roman"/>
                <w:spacing w:val="1"/>
                <w:sz w:val="18"/>
                <w:szCs w:val="18"/>
              </w:rPr>
              <w:t>40</w:t>
            </w:r>
            <w:r>
              <w:rPr>
                <w:rFonts w:eastAsia="Times New Roman"/>
                <w:spacing w:val="-2"/>
                <w:sz w:val="18"/>
                <w:szCs w:val="18"/>
              </w:rPr>
              <w:t>-</w:t>
            </w:r>
            <w:r>
              <w:rPr>
                <w:rFonts w:eastAsia="Times New Roman"/>
                <w:spacing w:val="1"/>
                <w:sz w:val="18"/>
                <w:szCs w:val="18"/>
              </w:rPr>
              <w:t>15</w:t>
            </w:r>
          </w:p>
        </w:tc>
        <w:tc>
          <w:tcPr>
            <w:tcW w:w="850" w:type="dxa"/>
            <w:vMerge w:val="continue"/>
            <w:tcBorders>
              <w:top w:val="single" w:color="000000" w:sz="6" w:space="0"/>
              <w:left w:val="single" w:color="000000" w:sz="6" w:space="0"/>
              <w:bottom w:val="single" w:color="000000" w:sz="6" w:space="0"/>
              <w:right w:val="single" w:color="000000" w:sz="6" w:space="0"/>
            </w:tcBorders>
            <w:vAlign w:val="center"/>
          </w:tcPr>
          <w:p w14:paraId="2435A567">
            <w:pPr>
              <w:widowControl/>
              <w:rPr>
                <w:rFonts w:eastAsia="Times New Roman"/>
                <w:sz w:val="18"/>
                <w:szCs w:val="18"/>
                <w:lang w:eastAsia="en-US"/>
              </w:rPr>
            </w:pPr>
          </w:p>
        </w:tc>
        <w:tc>
          <w:tcPr>
            <w:tcW w:w="682" w:type="dxa"/>
            <w:vMerge w:val="continue"/>
            <w:tcBorders>
              <w:top w:val="single" w:color="000000" w:sz="6" w:space="0"/>
              <w:left w:val="single" w:color="000000" w:sz="6" w:space="0"/>
              <w:bottom w:val="single" w:color="000000" w:sz="6" w:space="0"/>
              <w:right w:val="single" w:color="000000" w:sz="6" w:space="0"/>
            </w:tcBorders>
            <w:vAlign w:val="center"/>
          </w:tcPr>
          <w:p w14:paraId="06C80555">
            <w:pPr>
              <w:widowControl/>
              <w:rPr>
                <w:rFonts w:eastAsia="Times New Roman"/>
                <w:sz w:val="18"/>
                <w:szCs w:val="18"/>
                <w:lang w:eastAsia="en-US"/>
              </w:rPr>
            </w:pPr>
          </w:p>
        </w:tc>
        <w:tc>
          <w:tcPr>
            <w:tcW w:w="1416" w:type="dxa"/>
            <w:vMerge w:val="continue"/>
            <w:tcBorders>
              <w:top w:val="single" w:color="000000" w:sz="6" w:space="0"/>
              <w:left w:val="single" w:color="000000" w:sz="6" w:space="0"/>
              <w:bottom w:val="single" w:color="000000" w:sz="6" w:space="0"/>
              <w:right w:val="single" w:color="000000" w:sz="6" w:space="0"/>
            </w:tcBorders>
            <w:vAlign w:val="center"/>
          </w:tcPr>
          <w:p w14:paraId="2D3A1DCE">
            <w:pPr>
              <w:widowControl/>
              <w:rPr>
                <w:rFonts w:eastAsia="Times New Roman"/>
                <w:sz w:val="18"/>
                <w:szCs w:val="18"/>
                <w:lang w:eastAsia="en-US"/>
              </w:rPr>
            </w:pPr>
          </w:p>
        </w:tc>
        <w:tc>
          <w:tcPr>
            <w:tcW w:w="996" w:type="dxa"/>
            <w:tcBorders>
              <w:top w:val="single" w:color="000000" w:sz="6" w:space="0"/>
              <w:left w:val="single" w:color="000000" w:sz="6" w:space="0"/>
              <w:bottom w:val="single" w:color="000000" w:sz="6" w:space="0"/>
              <w:right w:val="single" w:color="000000" w:sz="6" w:space="0"/>
            </w:tcBorders>
          </w:tcPr>
          <w:p w14:paraId="03D8E019">
            <w:pPr>
              <w:spacing w:before="23" w:line="276" w:lineRule="auto"/>
              <w:ind w:left="64" w:right="343"/>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 xml:space="preserve">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w:t>
            </w:r>
          </w:p>
        </w:tc>
        <w:tc>
          <w:tcPr>
            <w:tcW w:w="1585" w:type="dxa"/>
            <w:vMerge w:val="continue"/>
            <w:tcBorders>
              <w:top w:val="single" w:color="000000" w:sz="6" w:space="0"/>
              <w:left w:val="single" w:color="000000" w:sz="6" w:space="0"/>
              <w:bottom w:val="single" w:color="000000" w:sz="6" w:space="0"/>
              <w:right w:val="single" w:color="000000" w:sz="6" w:space="0"/>
            </w:tcBorders>
            <w:vAlign w:val="center"/>
          </w:tcPr>
          <w:p w14:paraId="15760CCB">
            <w:pPr>
              <w:widowControl/>
              <w:rPr>
                <w:rFonts w:eastAsia="Times New Roman"/>
                <w:sz w:val="18"/>
                <w:szCs w:val="18"/>
                <w:lang w:eastAsia="en-US"/>
              </w:rPr>
            </w:pPr>
          </w:p>
        </w:tc>
        <w:tc>
          <w:tcPr>
            <w:tcW w:w="1560" w:type="dxa"/>
            <w:vMerge w:val="restart"/>
            <w:tcBorders>
              <w:top w:val="single" w:color="000000" w:sz="6" w:space="0"/>
              <w:left w:val="single" w:color="000000" w:sz="6" w:space="0"/>
              <w:bottom w:val="single" w:color="000000" w:sz="6" w:space="0"/>
              <w:right w:val="single" w:color="000000" w:sz="6" w:space="0"/>
            </w:tcBorders>
          </w:tcPr>
          <w:p w14:paraId="55561D76">
            <w:pPr>
              <w:spacing w:line="110" w:lineRule="exact"/>
              <w:rPr>
                <w:sz w:val="11"/>
                <w:szCs w:val="11"/>
              </w:rPr>
            </w:pPr>
          </w:p>
          <w:p w14:paraId="06047C7B">
            <w:pPr>
              <w:spacing w:line="200" w:lineRule="exact"/>
              <w:rPr>
                <w:sz w:val="20"/>
                <w:szCs w:val="20"/>
              </w:rPr>
            </w:pPr>
          </w:p>
          <w:p w14:paraId="4ABBA36D">
            <w:pPr>
              <w:spacing w:line="200" w:lineRule="exact"/>
              <w:rPr>
                <w:sz w:val="20"/>
                <w:szCs w:val="20"/>
              </w:rPr>
            </w:pPr>
          </w:p>
          <w:p w14:paraId="4C5A24CF">
            <w:pPr>
              <w:ind w:left="66" w:right="-20"/>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z w:val="18"/>
                <w:szCs w:val="18"/>
              </w:rPr>
              <w:t>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z w:val="18"/>
                <w:szCs w:val="18"/>
              </w:rPr>
              <w:t>w</w:t>
            </w:r>
            <w:r>
              <w:rPr>
                <w:rFonts w:eastAsia="Times New Roman"/>
                <w:spacing w:val="-1"/>
                <w:sz w:val="18"/>
                <w:szCs w:val="18"/>
              </w:rPr>
              <w:t>e</w:t>
            </w:r>
            <w:r>
              <w:rPr>
                <w:rFonts w:eastAsia="Times New Roman"/>
                <w:sz w:val="18"/>
                <w:szCs w:val="18"/>
              </w:rPr>
              <w:t>d</w:t>
            </w:r>
          </w:p>
        </w:tc>
        <w:tc>
          <w:tcPr>
            <w:tcW w:w="696" w:type="dxa"/>
            <w:vMerge w:val="continue"/>
            <w:tcBorders>
              <w:top w:val="single" w:color="000000" w:sz="6" w:space="0"/>
              <w:left w:val="single" w:color="000000" w:sz="6" w:space="0"/>
              <w:bottom w:val="single" w:color="000000" w:sz="6" w:space="0"/>
              <w:right w:val="single" w:color="000000" w:sz="6" w:space="0"/>
            </w:tcBorders>
            <w:vAlign w:val="center"/>
          </w:tcPr>
          <w:p w14:paraId="21D678F6">
            <w:pPr>
              <w:widowControl/>
              <w:rPr>
                <w:sz w:val="22"/>
                <w:lang w:eastAsia="en-US"/>
              </w:rPr>
            </w:pPr>
          </w:p>
        </w:tc>
      </w:tr>
      <w:tr w14:paraId="514DC2FD">
        <w:tblPrEx>
          <w:tblCellMar>
            <w:top w:w="0" w:type="dxa"/>
            <w:left w:w="0" w:type="dxa"/>
            <w:bottom w:w="0" w:type="dxa"/>
            <w:right w:w="0" w:type="dxa"/>
          </w:tblCellMar>
        </w:tblPrEx>
        <w:trPr>
          <w:trHeight w:val="735" w:hRule="exact"/>
        </w:trPr>
        <w:tc>
          <w:tcPr>
            <w:tcW w:w="1015" w:type="dxa"/>
            <w:vMerge w:val="continue"/>
            <w:tcBorders>
              <w:top w:val="single" w:color="000000" w:sz="6" w:space="0"/>
              <w:left w:val="single" w:color="000000" w:sz="6" w:space="0"/>
              <w:bottom w:val="single" w:color="000000" w:sz="6" w:space="0"/>
              <w:right w:val="single" w:color="000000" w:sz="6" w:space="0"/>
            </w:tcBorders>
            <w:vAlign w:val="center"/>
          </w:tcPr>
          <w:p w14:paraId="2CB933DD">
            <w:pPr>
              <w:widowControl/>
              <w:rPr>
                <w:rFonts w:eastAsia="Times New Roman"/>
                <w:sz w:val="18"/>
                <w:szCs w:val="18"/>
                <w:lang w:eastAsia="en-US"/>
              </w:rPr>
            </w:pPr>
          </w:p>
        </w:tc>
        <w:tc>
          <w:tcPr>
            <w:tcW w:w="991" w:type="dxa"/>
            <w:tcBorders>
              <w:top w:val="single" w:color="000000" w:sz="6" w:space="0"/>
              <w:left w:val="single" w:color="000000" w:sz="6" w:space="0"/>
              <w:bottom w:val="single" w:color="000000" w:sz="6" w:space="0"/>
              <w:right w:val="single" w:color="000000" w:sz="6" w:space="0"/>
            </w:tcBorders>
          </w:tcPr>
          <w:p w14:paraId="48EA286C">
            <w:pPr>
              <w:spacing w:before="23"/>
              <w:ind w:left="64" w:right="-20"/>
              <w:rPr>
                <w:rFonts w:eastAsia="Times New Roman"/>
                <w:sz w:val="18"/>
                <w:szCs w:val="18"/>
              </w:rPr>
            </w:pPr>
            <w:r>
              <w:rPr>
                <w:rFonts w:eastAsia="Times New Roman"/>
                <w:spacing w:val="1"/>
                <w:sz w:val="18"/>
                <w:szCs w:val="18"/>
              </w:rPr>
              <w:t>1</w:t>
            </w:r>
            <w:r>
              <w:rPr>
                <w:rFonts w:eastAsia="Times New Roman"/>
                <w:sz w:val="18"/>
                <w:szCs w:val="18"/>
              </w:rPr>
              <w:t>0</w:t>
            </w:r>
            <w:r>
              <w:rPr>
                <w:rFonts w:eastAsia="Times New Roman"/>
                <w:spacing w:val="1"/>
                <w:sz w:val="18"/>
                <w:szCs w:val="18"/>
              </w:rPr>
              <w:t xml:space="preserve"> </w:t>
            </w:r>
            <w:r>
              <w:rPr>
                <w:rFonts w:eastAsia="Times New Roman"/>
                <w:sz w:val="18"/>
                <w:szCs w:val="18"/>
              </w:rPr>
              <w:t>&amp;</w:t>
            </w:r>
          </w:p>
          <w:p w14:paraId="635EA892">
            <w:pPr>
              <w:spacing w:before="33"/>
              <w:ind w:left="64" w:right="-20"/>
              <w:rPr>
                <w:rFonts w:eastAsia="Times New Roman"/>
                <w:sz w:val="18"/>
                <w:szCs w:val="18"/>
                <w:lang w:eastAsia="en-US"/>
              </w:rPr>
            </w:pPr>
            <w:r>
              <w:rPr>
                <w:rFonts w:eastAsia="Times New Roman"/>
                <w:spacing w:val="1"/>
                <w:sz w:val="18"/>
                <w:szCs w:val="18"/>
              </w:rPr>
              <w:t>b</w:t>
            </w:r>
            <w:r>
              <w:rPr>
                <w:rFonts w:eastAsia="Times New Roman"/>
                <w:spacing w:val="-1"/>
                <w:sz w:val="18"/>
                <w:szCs w:val="18"/>
              </w:rPr>
              <w:t>e</w:t>
            </w:r>
            <w:r>
              <w:rPr>
                <w:rFonts w:eastAsia="Times New Roman"/>
                <w:sz w:val="18"/>
                <w:szCs w:val="18"/>
              </w:rPr>
              <w:t>l</w:t>
            </w:r>
            <w:r>
              <w:rPr>
                <w:rFonts w:eastAsia="Times New Roman"/>
                <w:spacing w:val="1"/>
                <w:sz w:val="18"/>
                <w:szCs w:val="18"/>
              </w:rPr>
              <w:t>o</w:t>
            </w:r>
            <w:r>
              <w:rPr>
                <w:rFonts w:eastAsia="Times New Roman"/>
                <w:sz w:val="18"/>
                <w:szCs w:val="18"/>
              </w:rPr>
              <w:t>w</w:t>
            </w:r>
          </w:p>
        </w:tc>
        <w:tc>
          <w:tcPr>
            <w:tcW w:w="850" w:type="dxa"/>
            <w:tcBorders>
              <w:top w:val="single" w:color="000000" w:sz="6" w:space="0"/>
              <w:left w:val="single" w:color="000000" w:sz="6" w:space="0"/>
              <w:bottom w:val="single" w:color="000000" w:sz="6" w:space="0"/>
              <w:right w:val="single" w:color="000000" w:sz="6" w:space="0"/>
            </w:tcBorders>
          </w:tcPr>
          <w:p w14:paraId="31185854">
            <w:pPr>
              <w:spacing w:before="23"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 xml:space="preserve">s </w:t>
            </w:r>
            <w:r>
              <w:rPr>
                <w:rFonts w:eastAsia="Times New Roman"/>
                <w:spacing w:val="-1"/>
                <w:sz w:val="18"/>
                <w:szCs w:val="18"/>
              </w:rPr>
              <w:t>c</w:t>
            </w:r>
            <w:r>
              <w:rPr>
                <w:rFonts w:eastAsia="Times New Roman"/>
                <w:spacing w:val="1"/>
                <w:sz w:val="18"/>
                <w:szCs w:val="18"/>
              </w:rPr>
              <w:t>opp</w:t>
            </w:r>
            <w:r>
              <w:rPr>
                <w:rFonts w:eastAsia="Times New Roman"/>
                <w:spacing w:val="-1"/>
                <w:sz w:val="18"/>
                <w:szCs w:val="18"/>
              </w:rPr>
              <w:t>e</w:t>
            </w:r>
            <w:r>
              <w:rPr>
                <w:rFonts w:eastAsia="Times New Roman"/>
                <w:sz w:val="18"/>
                <w:szCs w:val="18"/>
              </w:rPr>
              <w:t>r</w:t>
            </w:r>
          </w:p>
        </w:tc>
        <w:tc>
          <w:tcPr>
            <w:tcW w:w="682" w:type="dxa"/>
            <w:tcBorders>
              <w:top w:val="single" w:color="000000" w:sz="6" w:space="0"/>
              <w:left w:val="single" w:color="000000" w:sz="6" w:space="0"/>
              <w:bottom w:val="single" w:color="000000" w:sz="6" w:space="0"/>
              <w:right w:val="single" w:color="000000" w:sz="6" w:space="0"/>
            </w:tcBorders>
          </w:tcPr>
          <w:p w14:paraId="31A954F5">
            <w:pPr>
              <w:spacing w:after="200" w:line="276" w:lineRule="auto"/>
              <w:rPr>
                <w:sz w:val="22"/>
                <w:lang w:eastAsia="en-US"/>
              </w:rPr>
            </w:pPr>
          </w:p>
        </w:tc>
        <w:tc>
          <w:tcPr>
            <w:tcW w:w="1416" w:type="dxa"/>
            <w:tcBorders>
              <w:top w:val="single" w:color="000000" w:sz="6" w:space="0"/>
              <w:left w:val="single" w:color="000000" w:sz="6" w:space="0"/>
              <w:bottom w:val="single" w:color="000000" w:sz="6" w:space="0"/>
              <w:right w:val="single" w:color="000000" w:sz="6" w:space="0"/>
            </w:tcBorders>
          </w:tcPr>
          <w:p w14:paraId="70F143D0">
            <w:pPr>
              <w:spacing w:before="23" w:line="276" w:lineRule="auto"/>
              <w:ind w:left="64" w:right="233"/>
              <w:rPr>
                <w:rFonts w:eastAsia="Times New Roman"/>
                <w:sz w:val="18"/>
                <w:szCs w:val="18"/>
                <w:lang w:eastAsia="en-US"/>
              </w:rPr>
            </w:pPr>
            <w:r>
              <w:rPr>
                <w:rFonts w:eastAsia="Times New Roman"/>
                <w:sz w:val="18"/>
                <w:szCs w:val="18"/>
              </w:rPr>
              <w:t>Br</w:t>
            </w:r>
            <w:r>
              <w:rPr>
                <w:rFonts w:eastAsia="Times New Roman"/>
                <w:spacing w:val="-1"/>
                <w:sz w:val="18"/>
                <w:szCs w:val="18"/>
              </w:rPr>
              <w:t>a</w:t>
            </w:r>
            <w:r>
              <w:rPr>
                <w:rFonts w:eastAsia="Times New Roman"/>
                <w:sz w:val="18"/>
                <w:szCs w:val="18"/>
              </w:rPr>
              <w:t>ss</w:t>
            </w:r>
            <w:r>
              <w:rPr>
                <w:rFonts w:eastAsia="Times New Roman"/>
                <w:spacing w:val="-1"/>
                <w:sz w:val="18"/>
                <w:szCs w:val="18"/>
              </w:rPr>
              <w:t xml:space="preserve"> </w:t>
            </w:r>
            <w:r>
              <w:rPr>
                <w:rFonts w:eastAsia="Times New Roman"/>
                <w:spacing w:val="1"/>
                <w:sz w:val="18"/>
                <w:szCs w:val="18"/>
              </w:rPr>
              <w:t>un</w:t>
            </w:r>
            <w:r>
              <w:rPr>
                <w:rFonts w:eastAsia="Times New Roman"/>
                <w:sz w:val="18"/>
                <w:szCs w:val="18"/>
              </w:rPr>
              <w:t>i</w:t>
            </w:r>
            <w:r>
              <w:rPr>
                <w:rFonts w:eastAsia="Times New Roman"/>
                <w:spacing w:val="-1"/>
                <w:sz w:val="18"/>
                <w:szCs w:val="18"/>
              </w:rPr>
              <w:t>o</w:t>
            </w:r>
            <w:r>
              <w:rPr>
                <w:rFonts w:eastAsia="Times New Roman"/>
                <w:sz w:val="18"/>
                <w:szCs w:val="18"/>
              </w:rPr>
              <w:t>n</w:t>
            </w:r>
            <w:r>
              <w:rPr>
                <w:rFonts w:eastAsia="Times New Roman"/>
                <w:spacing w:val="1"/>
                <w:sz w:val="18"/>
                <w:szCs w:val="18"/>
              </w:rPr>
              <w:t xml:space="preserve"> o</w:t>
            </w:r>
            <w:r>
              <w:rPr>
                <w:rFonts w:eastAsia="Times New Roman"/>
                <w:sz w:val="18"/>
                <w:szCs w:val="18"/>
              </w:rPr>
              <w:t xml:space="preserve">r </w:t>
            </w:r>
            <w:r>
              <w:rPr>
                <w:rFonts w:eastAsia="Times New Roman"/>
                <w:spacing w:val="1"/>
                <w:sz w:val="18"/>
                <w:szCs w:val="18"/>
              </w:rPr>
              <w:t>b</w:t>
            </w:r>
            <w:r>
              <w:rPr>
                <w:rFonts w:eastAsia="Times New Roman"/>
                <w:sz w:val="18"/>
                <w:szCs w:val="18"/>
              </w:rPr>
              <w:t>i</w:t>
            </w:r>
            <w:r>
              <w:rPr>
                <w:rFonts w:eastAsia="Times New Roman"/>
                <w:spacing w:val="1"/>
                <w:sz w:val="18"/>
                <w:szCs w:val="18"/>
              </w:rPr>
              <w:t>t</w:t>
            </w:r>
            <w:r>
              <w:rPr>
                <w:rFonts w:eastAsia="Times New Roman"/>
                <w:sz w:val="18"/>
                <w:szCs w:val="18"/>
              </w:rPr>
              <w:t>e j</w:t>
            </w:r>
            <w:r>
              <w:rPr>
                <w:rFonts w:eastAsia="Times New Roman"/>
                <w:spacing w:val="-1"/>
                <w:sz w:val="18"/>
                <w:szCs w:val="18"/>
              </w:rPr>
              <w:t>o</w:t>
            </w:r>
            <w:r>
              <w:rPr>
                <w:rFonts w:eastAsia="Times New Roman"/>
                <w:sz w:val="18"/>
                <w:szCs w:val="18"/>
              </w:rPr>
              <w:t>i</w:t>
            </w:r>
            <w:r>
              <w:rPr>
                <w:rFonts w:eastAsia="Times New Roman"/>
                <w:spacing w:val="1"/>
                <w:sz w:val="18"/>
                <w:szCs w:val="18"/>
              </w:rPr>
              <w:t>n</w:t>
            </w:r>
            <w:r>
              <w:rPr>
                <w:rFonts w:eastAsia="Times New Roman"/>
                <w:sz w:val="18"/>
                <w:szCs w:val="18"/>
              </w:rPr>
              <w:t>t</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r 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15421CCE">
            <w:pPr>
              <w:spacing w:before="23" w:line="276" w:lineRule="auto"/>
              <w:ind w:left="64" w:right="278"/>
              <w:rPr>
                <w:rFonts w:eastAsia="Times New Roman"/>
                <w:sz w:val="18"/>
                <w:szCs w:val="18"/>
                <w:lang w:eastAsia="en-US"/>
              </w:rPr>
            </w:pPr>
            <w:r>
              <w:rPr>
                <w:rFonts w:eastAsia="Times New Roman"/>
                <w:sz w:val="18"/>
                <w:szCs w:val="18"/>
              </w:rPr>
              <w:t>Br</w:t>
            </w:r>
            <w:r>
              <w:rPr>
                <w:rFonts w:eastAsia="Times New Roman"/>
                <w:spacing w:val="1"/>
                <w:sz w:val="18"/>
                <w:szCs w:val="18"/>
              </w:rPr>
              <w:t>on</w:t>
            </w:r>
            <w:r>
              <w:rPr>
                <w:rFonts w:eastAsia="Times New Roman"/>
                <w:spacing w:val="-1"/>
                <w:sz w:val="18"/>
                <w:szCs w:val="18"/>
              </w:rPr>
              <w:t>z</w:t>
            </w:r>
            <w:r>
              <w:rPr>
                <w:rFonts w:eastAsia="Times New Roman"/>
                <w:sz w:val="18"/>
                <w:szCs w:val="18"/>
              </w:rPr>
              <w:t>e s</w:t>
            </w:r>
            <w:r>
              <w:rPr>
                <w:rFonts w:eastAsia="Times New Roman"/>
                <w:spacing w:val="-1"/>
                <w:sz w:val="18"/>
                <w:szCs w:val="18"/>
              </w:rPr>
              <w:t>c</w:t>
            </w:r>
            <w:r>
              <w:rPr>
                <w:rFonts w:eastAsia="Times New Roman"/>
                <w:sz w:val="18"/>
                <w:szCs w:val="18"/>
              </w:rPr>
              <w:t>r</w:t>
            </w:r>
            <w:r>
              <w:rPr>
                <w:rFonts w:eastAsia="Times New Roman"/>
                <w:spacing w:val="2"/>
                <w:sz w:val="18"/>
                <w:szCs w:val="18"/>
              </w:rPr>
              <w:t>e</w:t>
            </w:r>
            <w:r>
              <w:rPr>
                <w:rFonts w:eastAsia="Times New Roman"/>
                <w:spacing w:val="-3"/>
                <w:sz w:val="18"/>
                <w:szCs w:val="18"/>
              </w:rPr>
              <w:t>w</w:t>
            </w:r>
            <w:r>
              <w:rPr>
                <w:rFonts w:eastAsia="Times New Roman"/>
                <w:spacing w:val="-1"/>
                <w:sz w:val="18"/>
                <w:szCs w:val="18"/>
              </w:rPr>
              <w:t>e</w:t>
            </w:r>
            <w:r>
              <w:rPr>
                <w:rFonts w:eastAsia="Times New Roman"/>
                <w:sz w:val="18"/>
                <w:szCs w:val="18"/>
              </w:rPr>
              <w:t>d</w:t>
            </w:r>
          </w:p>
        </w:tc>
        <w:tc>
          <w:tcPr>
            <w:tcW w:w="1585" w:type="dxa"/>
            <w:vMerge w:val="continue"/>
            <w:tcBorders>
              <w:top w:val="single" w:color="000000" w:sz="6" w:space="0"/>
              <w:left w:val="single" w:color="000000" w:sz="6" w:space="0"/>
              <w:bottom w:val="single" w:color="000000" w:sz="6" w:space="0"/>
              <w:right w:val="single" w:color="000000" w:sz="6" w:space="0"/>
            </w:tcBorders>
            <w:vAlign w:val="center"/>
          </w:tcPr>
          <w:p w14:paraId="0E6F34EB">
            <w:pPr>
              <w:widowControl/>
              <w:rPr>
                <w:rFonts w:eastAsia="Times New Roman"/>
                <w:sz w:val="18"/>
                <w:szCs w:val="18"/>
                <w:lang w:eastAsia="en-US"/>
              </w:rPr>
            </w:pPr>
          </w:p>
        </w:tc>
        <w:tc>
          <w:tcPr>
            <w:tcW w:w="1560" w:type="dxa"/>
            <w:vMerge w:val="continue"/>
            <w:tcBorders>
              <w:top w:val="single" w:color="000000" w:sz="6" w:space="0"/>
              <w:left w:val="single" w:color="000000" w:sz="6" w:space="0"/>
              <w:bottom w:val="single" w:color="000000" w:sz="6" w:space="0"/>
              <w:right w:val="single" w:color="000000" w:sz="6" w:space="0"/>
            </w:tcBorders>
            <w:vAlign w:val="center"/>
          </w:tcPr>
          <w:p w14:paraId="6CF4B338">
            <w:pPr>
              <w:widowControl/>
              <w:rPr>
                <w:rFonts w:eastAsia="Times New Roman"/>
                <w:sz w:val="18"/>
                <w:szCs w:val="18"/>
                <w:lang w:eastAsia="en-US"/>
              </w:rPr>
            </w:pPr>
          </w:p>
        </w:tc>
        <w:tc>
          <w:tcPr>
            <w:tcW w:w="696" w:type="dxa"/>
            <w:vMerge w:val="continue"/>
            <w:tcBorders>
              <w:top w:val="single" w:color="000000" w:sz="6" w:space="0"/>
              <w:left w:val="single" w:color="000000" w:sz="6" w:space="0"/>
              <w:bottom w:val="single" w:color="000000" w:sz="6" w:space="0"/>
              <w:right w:val="single" w:color="000000" w:sz="6" w:space="0"/>
            </w:tcBorders>
            <w:vAlign w:val="center"/>
          </w:tcPr>
          <w:p w14:paraId="2B4BF958">
            <w:pPr>
              <w:widowControl/>
              <w:rPr>
                <w:sz w:val="22"/>
                <w:lang w:eastAsia="en-US"/>
              </w:rPr>
            </w:pPr>
          </w:p>
        </w:tc>
      </w:tr>
      <w:tr w14:paraId="2E6E9AD3">
        <w:tblPrEx>
          <w:tblCellMar>
            <w:top w:w="0" w:type="dxa"/>
            <w:left w:w="0" w:type="dxa"/>
            <w:bottom w:w="0" w:type="dxa"/>
            <w:right w:w="0" w:type="dxa"/>
          </w:tblCellMar>
        </w:tblPrEx>
        <w:trPr>
          <w:trHeight w:val="1457" w:hRule="exact"/>
        </w:trPr>
        <w:tc>
          <w:tcPr>
            <w:tcW w:w="1015" w:type="dxa"/>
            <w:tcBorders>
              <w:top w:val="single" w:color="000000" w:sz="6" w:space="0"/>
              <w:left w:val="single" w:color="000000" w:sz="6" w:space="0"/>
              <w:bottom w:val="single" w:color="000000" w:sz="6" w:space="0"/>
              <w:right w:val="single" w:color="000000" w:sz="6" w:space="0"/>
            </w:tcBorders>
          </w:tcPr>
          <w:p w14:paraId="788B6B4C">
            <w:pPr>
              <w:spacing w:before="25"/>
              <w:ind w:left="64" w:right="138"/>
              <w:rPr>
                <w:rFonts w:eastAsia="Times New Roman"/>
                <w:sz w:val="18"/>
                <w:szCs w:val="18"/>
              </w:rPr>
            </w:pPr>
            <w:r>
              <w:rPr>
                <w:rFonts w:eastAsia="Times New Roman"/>
                <w:spacing w:val="1"/>
                <w:sz w:val="18"/>
                <w:szCs w:val="18"/>
              </w:rPr>
              <w:t>So</w:t>
            </w:r>
            <w:r>
              <w:rPr>
                <w:rFonts w:eastAsia="Times New Roman"/>
                <w:spacing w:val="-1"/>
                <w:sz w:val="18"/>
                <w:szCs w:val="18"/>
              </w:rPr>
              <w:t>u</w:t>
            </w:r>
            <w:r>
              <w:rPr>
                <w:rFonts w:eastAsia="Times New Roman"/>
                <w:spacing w:val="1"/>
                <w:sz w:val="18"/>
                <w:szCs w:val="18"/>
              </w:rPr>
              <w:t>nd</w:t>
            </w:r>
            <w:r>
              <w:rPr>
                <w:rFonts w:eastAsia="Times New Roman"/>
                <w:spacing w:val="-2"/>
                <w:sz w:val="18"/>
                <w:szCs w:val="18"/>
              </w:rPr>
              <w:t>i</w:t>
            </w:r>
            <w:r>
              <w:rPr>
                <w:rFonts w:eastAsia="Times New Roman"/>
                <w:spacing w:val="1"/>
                <w:sz w:val="18"/>
                <w:szCs w:val="18"/>
              </w:rPr>
              <w:t>n</w:t>
            </w:r>
            <w:r>
              <w:rPr>
                <w:rFonts w:eastAsia="Times New Roman"/>
                <w:sz w:val="18"/>
                <w:szCs w:val="18"/>
              </w:rPr>
              <w:t xml:space="preserve">g </w:t>
            </w:r>
            <w:r>
              <w:rPr>
                <w:rFonts w:eastAsia="Times New Roman"/>
                <w:spacing w:val="-2"/>
                <w:sz w:val="18"/>
                <w:szCs w:val="18"/>
              </w:rPr>
              <w:t>f</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do</w:t>
            </w:r>
            <w:r>
              <w:rPr>
                <w:rFonts w:eastAsia="Times New Roman"/>
                <w:spacing w:val="-1"/>
                <w:sz w:val="18"/>
                <w:szCs w:val="18"/>
              </w:rPr>
              <w:t>u</w:t>
            </w:r>
            <w:r>
              <w:rPr>
                <w:rFonts w:eastAsia="Times New Roman"/>
                <w:spacing w:val="1"/>
                <w:sz w:val="18"/>
                <w:szCs w:val="18"/>
              </w:rPr>
              <w:t>b</w:t>
            </w:r>
            <w:r>
              <w:rPr>
                <w:rFonts w:eastAsia="Times New Roman"/>
                <w:sz w:val="18"/>
                <w:szCs w:val="18"/>
              </w:rPr>
              <w:t xml:space="preserve">le </w:t>
            </w:r>
            <w:r>
              <w:rPr>
                <w:rFonts w:eastAsia="Times New Roman"/>
                <w:spacing w:val="1"/>
                <w:sz w:val="18"/>
                <w:szCs w:val="18"/>
              </w:rPr>
              <w:t>bo</w:t>
            </w:r>
            <w:r>
              <w:rPr>
                <w:rFonts w:eastAsia="Times New Roman"/>
                <w:sz w:val="18"/>
                <w:szCs w:val="18"/>
              </w:rPr>
              <w:t>t</w:t>
            </w:r>
            <w:r>
              <w:rPr>
                <w:rFonts w:eastAsia="Times New Roman"/>
                <w:spacing w:val="-2"/>
                <w:sz w:val="18"/>
                <w:szCs w:val="18"/>
              </w:rPr>
              <w:t>t</w:t>
            </w:r>
            <w:r>
              <w:rPr>
                <w:rFonts w:eastAsia="Times New Roman"/>
                <w:spacing w:val="1"/>
                <w:sz w:val="18"/>
                <w:szCs w:val="18"/>
              </w:rPr>
              <w:t>o</w:t>
            </w:r>
            <w:r>
              <w:rPr>
                <w:rFonts w:eastAsia="Times New Roman"/>
                <w:spacing w:val="-3"/>
                <w:sz w:val="18"/>
                <w:szCs w:val="18"/>
              </w:rPr>
              <w:t>m</w:t>
            </w:r>
            <w:r>
              <w:rPr>
                <w:rFonts w:eastAsia="Times New Roman"/>
                <w:sz w:val="18"/>
                <w:szCs w:val="18"/>
              </w:rPr>
              <w:t xml:space="preserve">, </w:t>
            </w:r>
            <w:r>
              <w:rPr>
                <w:rFonts w:eastAsia="Times New Roman"/>
                <w:spacing w:val="1"/>
                <w:sz w:val="18"/>
                <w:szCs w:val="18"/>
              </w:rPr>
              <w:t>d</w:t>
            </w:r>
            <w:r>
              <w:rPr>
                <w:rFonts w:eastAsia="Times New Roman"/>
                <w:spacing w:val="-1"/>
                <w:sz w:val="18"/>
                <w:szCs w:val="18"/>
              </w:rPr>
              <w:t>ee</w:t>
            </w:r>
            <w:r>
              <w:rPr>
                <w:rFonts w:eastAsia="Times New Roman"/>
                <w:sz w:val="18"/>
                <w:szCs w:val="18"/>
              </w:rPr>
              <w:t>p</w:t>
            </w:r>
            <w:r>
              <w:rPr>
                <w:rFonts w:eastAsia="Times New Roman"/>
                <w:spacing w:val="1"/>
                <w:sz w:val="18"/>
                <w:szCs w:val="18"/>
              </w:rPr>
              <w:t xml:space="preserve"> </w:t>
            </w:r>
            <w:r>
              <w:rPr>
                <w:rFonts w:eastAsia="Times New Roman"/>
                <w:sz w:val="18"/>
                <w:szCs w:val="18"/>
              </w:rPr>
              <w:t>ta</w:t>
            </w:r>
            <w:r>
              <w:rPr>
                <w:rFonts w:eastAsia="Times New Roman"/>
                <w:spacing w:val="1"/>
                <w:sz w:val="18"/>
                <w:szCs w:val="18"/>
              </w:rPr>
              <w:t>n</w:t>
            </w:r>
            <w:r>
              <w:rPr>
                <w:rFonts w:eastAsia="Times New Roman"/>
                <w:sz w:val="18"/>
                <w:szCs w:val="18"/>
              </w:rPr>
              <w:t>k</w:t>
            </w:r>
          </w:p>
          <w:p w14:paraId="6CA8A8B7">
            <w:pPr>
              <w:spacing w:before="1" w:line="276" w:lineRule="auto"/>
              <w:ind w:left="64" w:right="380"/>
              <w:rPr>
                <w:rFonts w:eastAsia="Times New Roman"/>
                <w:sz w:val="18"/>
                <w:szCs w:val="18"/>
                <w:lang w:eastAsia="en-US"/>
              </w:rPr>
            </w:pPr>
            <w:r>
              <w:rPr>
                <w:rFonts w:eastAsia="Times New Roman"/>
                <w:sz w:val="18"/>
                <w:szCs w:val="18"/>
              </w:rPr>
              <w:t>&amp;</w:t>
            </w:r>
            <w:r>
              <w:rPr>
                <w:rFonts w:eastAsia="Times New Roman"/>
                <w:spacing w:val="-1"/>
                <w:sz w:val="18"/>
                <w:szCs w:val="18"/>
              </w:rPr>
              <w:t xml:space="preserve"> v</w:t>
            </w:r>
            <w:r>
              <w:rPr>
                <w:rFonts w:eastAsia="Times New Roman"/>
                <w:spacing w:val="1"/>
                <w:sz w:val="18"/>
                <w:szCs w:val="18"/>
              </w:rPr>
              <w:t>o</w:t>
            </w:r>
            <w:r>
              <w:rPr>
                <w:rFonts w:eastAsia="Times New Roman"/>
                <w:sz w:val="18"/>
                <w:szCs w:val="18"/>
              </w:rPr>
              <w:t>id s</w:t>
            </w:r>
            <w:r>
              <w:rPr>
                <w:rFonts w:eastAsia="Times New Roman"/>
                <w:spacing w:val="1"/>
                <w:sz w:val="18"/>
                <w:szCs w:val="18"/>
              </w:rPr>
              <w:t>p</w:t>
            </w:r>
            <w:r>
              <w:rPr>
                <w:rFonts w:eastAsia="Times New Roman"/>
                <w:spacing w:val="-1"/>
                <w:sz w:val="18"/>
                <w:szCs w:val="18"/>
              </w:rPr>
              <w:t>ac</w:t>
            </w:r>
            <w:r>
              <w:rPr>
                <w:rFonts w:eastAsia="Times New Roman"/>
                <w:sz w:val="18"/>
                <w:szCs w:val="18"/>
              </w:rPr>
              <w:t>e</w:t>
            </w:r>
          </w:p>
        </w:tc>
        <w:tc>
          <w:tcPr>
            <w:tcW w:w="991" w:type="dxa"/>
            <w:tcBorders>
              <w:top w:val="single" w:color="000000" w:sz="6" w:space="0"/>
              <w:left w:val="single" w:color="000000" w:sz="6" w:space="0"/>
              <w:bottom w:val="single" w:color="000000" w:sz="6" w:space="0"/>
              <w:right w:val="single" w:color="000000" w:sz="6" w:space="0"/>
            </w:tcBorders>
          </w:tcPr>
          <w:p w14:paraId="39D415EC">
            <w:pPr>
              <w:spacing w:after="200" w:line="276" w:lineRule="auto"/>
              <w:rPr>
                <w:sz w:val="22"/>
                <w:lang w:eastAsia="en-US"/>
              </w:rPr>
            </w:pPr>
          </w:p>
        </w:tc>
        <w:tc>
          <w:tcPr>
            <w:tcW w:w="850" w:type="dxa"/>
            <w:tcBorders>
              <w:top w:val="single" w:color="000000" w:sz="6" w:space="0"/>
              <w:left w:val="single" w:color="000000" w:sz="6" w:space="0"/>
              <w:bottom w:val="single" w:color="000000" w:sz="6" w:space="0"/>
              <w:right w:val="single" w:color="000000" w:sz="6" w:space="0"/>
            </w:tcBorders>
          </w:tcPr>
          <w:p w14:paraId="2214FD32">
            <w:pPr>
              <w:spacing w:before="5" w:line="260" w:lineRule="exact"/>
              <w:rPr>
                <w:sz w:val="26"/>
                <w:szCs w:val="26"/>
              </w:rPr>
            </w:pPr>
          </w:p>
          <w:p w14:paraId="7BDB9960">
            <w:pPr>
              <w:spacing w:line="276" w:lineRule="auto"/>
              <w:ind w:left="64" w:right="52"/>
              <w:rPr>
                <w:rFonts w:eastAsia="Times New Roman"/>
                <w:sz w:val="18"/>
                <w:szCs w:val="18"/>
                <w:lang w:eastAsia="en-US"/>
              </w:rPr>
            </w:pPr>
            <w:r>
              <w:rPr>
                <w:rFonts w:eastAsia="Times New Roman"/>
                <w:spacing w:val="1"/>
                <w:sz w:val="18"/>
                <w:szCs w:val="18"/>
              </w:rPr>
              <w:t>S</w:t>
            </w:r>
            <w:r>
              <w:rPr>
                <w:rFonts w:eastAsia="Times New Roman"/>
                <w:spacing w:val="-1"/>
                <w:sz w:val="18"/>
                <w:szCs w:val="18"/>
              </w:rPr>
              <w:t>e</w:t>
            </w:r>
            <w:r>
              <w:rPr>
                <w:rFonts w:eastAsia="Times New Roman"/>
                <w:spacing w:val="1"/>
                <w:sz w:val="18"/>
                <w:szCs w:val="18"/>
              </w:rPr>
              <w:t>a</w:t>
            </w:r>
            <w:r>
              <w:rPr>
                <w:rFonts w:eastAsia="Times New Roman"/>
                <w:spacing w:val="-3"/>
                <w:sz w:val="18"/>
                <w:szCs w:val="18"/>
              </w:rPr>
              <w:t>m</w:t>
            </w:r>
            <w:r>
              <w:rPr>
                <w:rFonts w:eastAsia="Times New Roman"/>
                <w:sz w:val="18"/>
                <w:szCs w:val="18"/>
              </w:rPr>
              <w:t>le</w:t>
            </w:r>
            <w:r>
              <w:rPr>
                <w:rFonts w:eastAsia="Times New Roman"/>
                <w:spacing w:val="-1"/>
                <w:sz w:val="18"/>
                <w:szCs w:val="18"/>
              </w:rPr>
              <w:t>s</w:t>
            </w:r>
            <w:r>
              <w:rPr>
                <w:rFonts w:eastAsia="Times New Roman"/>
                <w:sz w:val="18"/>
                <w:szCs w:val="18"/>
              </w:rPr>
              <w:t>s st</w:t>
            </w:r>
            <w:r>
              <w:rPr>
                <w:rFonts w:eastAsia="Times New Roman"/>
                <w:spacing w:val="-1"/>
                <w:sz w:val="18"/>
                <w:szCs w:val="18"/>
              </w:rPr>
              <w:t>ee</w:t>
            </w:r>
            <w:r>
              <w:rPr>
                <w:rFonts w:eastAsia="Times New Roman"/>
                <w:sz w:val="18"/>
                <w:szCs w:val="18"/>
              </w:rPr>
              <w:t>l</w:t>
            </w:r>
            <w:r>
              <w:rPr>
                <w:rFonts w:eastAsia="Times New Roman"/>
                <w:spacing w:val="3"/>
                <w:sz w:val="18"/>
                <w:szCs w:val="18"/>
              </w:rPr>
              <w:t xml:space="preserve"> </w:t>
            </w:r>
            <w:r>
              <w:rPr>
                <w:rFonts w:eastAsia="Times New Roman"/>
                <w:sz w:val="18"/>
                <w:szCs w:val="18"/>
              </w:rPr>
              <w:t>*</w:t>
            </w:r>
          </w:p>
        </w:tc>
        <w:tc>
          <w:tcPr>
            <w:tcW w:w="682" w:type="dxa"/>
            <w:tcBorders>
              <w:top w:val="single" w:color="000000" w:sz="6" w:space="0"/>
              <w:left w:val="single" w:color="000000" w:sz="6" w:space="0"/>
              <w:bottom w:val="single" w:color="000000" w:sz="6" w:space="0"/>
              <w:right w:val="single" w:color="000000" w:sz="6" w:space="0"/>
            </w:tcBorders>
          </w:tcPr>
          <w:p w14:paraId="2E7E8FD8">
            <w:pPr>
              <w:spacing w:before="5" w:line="260" w:lineRule="exact"/>
              <w:rPr>
                <w:sz w:val="26"/>
                <w:szCs w:val="26"/>
              </w:rPr>
            </w:pPr>
          </w:p>
          <w:p w14:paraId="55EFFB71">
            <w:pPr>
              <w:ind w:left="239" w:right="219"/>
              <w:jc w:val="center"/>
              <w:rPr>
                <w:rFonts w:eastAsia="Times New Roman"/>
                <w:sz w:val="18"/>
                <w:szCs w:val="18"/>
                <w:lang w:eastAsia="en-US"/>
              </w:rPr>
            </w:pPr>
            <w:r>
              <w:rPr>
                <w:rFonts w:eastAsia="Times New Roman"/>
                <w:sz w:val="18"/>
                <w:szCs w:val="18"/>
              </w:rPr>
              <w:t>B</w:t>
            </w:r>
          </w:p>
        </w:tc>
        <w:tc>
          <w:tcPr>
            <w:tcW w:w="1416" w:type="dxa"/>
            <w:tcBorders>
              <w:top w:val="single" w:color="000000" w:sz="6" w:space="0"/>
              <w:left w:val="single" w:color="000000" w:sz="6" w:space="0"/>
              <w:bottom w:val="single" w:color="000000" w:sz="6" w:space="0"/>
              <w:right w:val="single" w:color="000000" w:sz="6" w:space="0"/>
            </w:tcBorders>
          </w:tcPr>
          <w:p w14:paraId="39529F30">
            <w:pPr>
              <w:spacing w:before="25" w:line="276" w:lineRule="auto"/>
              <w:ind w:left="64" w:right="78"/>
              <w:rPr>
                <w:rFonts w:eastAsia="Times New Roman"/>
                <w:sz w:val="18"/>
                <w:szCs w:val="18"/>
                <w:lang w:eastAsia="en-US"/>
              </w:rPr>
            </w:pPr>
            <w:r>
              <w:rPr>
                <w:rFonts w:eastAsia="Times New Roman"/>
                <w:spacing w:val="-2"/>
                <w:sz w:val="18"/>
                <w:szCs w:val="18"/>
              </w:rPr>
              <w:t>f</w:t>
            </w:r>
            <w:r>
              <w:rPr>
                <w:rFonts w:eastAsia="Times New Roman"/>
                <w:sz w:val="18"/>
                <w:szCs w:val="18"/>
              </w:rPr>
              <w:t>la</w:t>
            </w:r>
            <w:r>
              <w:rPr>
                <w:rFonts w:eastAsia="Times New Roman"/>
                <w:spacing w:val="1"/>
                <w:sz w:val="18"/>
                <w:szCs w:val="18"/>
              </w:rPr>
              <w:t>n</w:t>
            </w:r>
            <w:r>
              <w:rPr>
                <w:rFonts w:eastAsia="Times New Roman"/>
                <w:spacing w:val="-1"/>
                <w:sz w:val="18"/>
                <w:szCs w:val="18"/>
              </w:rPr>
              <w:t>g</w:t>
            </w:r>
            <w:r>
              <w:rPr>
                <w:rFonts w:eastAsia="Times New Roman"/>
                <w:sz w:val="18"/>
                <w:szCs w:val="18"/>
              </w:rPr>
              <w:t xml:space="preserve">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bu</w:t>
            </w:r>
            <w:r>
              <w:rPr>
                <w:rFonts w:eastAsia="Times New Roman"/>
                <w:sz w:val="18"/>
                <w:szCs w:val="18"/>
              </w:rPr>
              <w:t xml:space="preserve">tt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o</w:t>
            </w:r>
            <w:r>
              <w:rPr>
                <w:rFonts w:eastAsia="Times New Roman"/>
                <w:sz w:val="18"/>
                <w:szCs w:val="18"/>
              </w:rPr>
              <w:t>r</w:t>
            </w:r>
            <w:r>
              <w:rPr>
                <w:rFonts w:eastAsia="Times New Roman"/>
                <w:spacing w:val="1"/>
                <w:sz w:val="18"/>
                <w:szCs w:val="18"/>
              </w:rPr>
              <w:t xml:space="preserve"> </w:t>
            </w:r>
            <w:r>
              <w:rPr>
                <w:rFonts w:eastAsia="Times New Roman"/>
                <w:sz w:val="18"/>
                <w:szCs w:val="18"/>
              </w:rPr>
              <w:t>sl</w:t>
            </w:r>
            <w:r>
              <w:rPr>
                <w:rFonts w:eastAsia="Times New Roman"/>
                <w:spacing w:val="-1"/>
                <w:sz w:val="18"/>
                <w:szCs w:val="18"/>
              </w:rPr>
              <w:t>eev</w:t>
            </w:r>
            <w:r>
              <w:rPr>
                <w:rFonts w:eastAsia="Times New Roman"/>
                <w:sz w:val="18"/>
                <w:szCs w:val="18"/>
              </w:rPr>
              <w:t>e</w:t>
            </w:r>
          </w:p>
        </w:tc>
        <w:tc>
          <w:tcPr>
            <w:tcW w:w="996" w:type="dxa"/>
            <w:tcBorders>
              <w:top w:val="single" w:color="000000" w:sz="6" w:space="0"/>
              <w:left w:val="single" w:color="000000" w:sz="6" w:space="0"/>
              <w:bottom w:val="single" w:color="000000" w:sz="6" w:space="0"/>
              <w:right w:val="single" w:color="000000" w:sz="6" w:space="0"/>
            </w:tcBorders>
          </w:tcPr>
          <w:p w14:paraId="2E6ABE75">
            <w:pPr>
              <w:spacing w:before="5" w:line="100" w:lineRule="exact"/>
              <w:rPr>
                <w:sz w:val="10"/>
                <w:szCs w:val="10"/>
              </w:rPr>
            </w:pPr>
          </w:p>
          <w:p w14:paraId="62009872">
            <w:pPr>
              <w:spacing w:line="200" w:lineRule="exact"/>
              <w:rPr>
                <w:sz w:val="20"/>
                <w:szCs w:val="20"/>
              </w:rPr>
            </w:pPr>
          </w:p>
          <w:p w14:paraId="40DF1E3F">
            <w:pPr>
              <w:spacing w:line="200" w:lineRule="exact"/>
              <w:rPr>
                <w:sz w:val="20"/>
                <w:szCs w:val="20"/>
              </w:rPr>
            </w:pPr>
          </w:p>
          <w:p w14:paraId="72E10ACE">
            <w:pPr>
              <w:ind w:left="395" w:right="377"/>
              <w:jc w:val="center"/>
              <w:rPr>
                <w:rFonts w:eastAsia="Times New Roman"/>
                <w:sz w:val="18"/>
                <w:szCs w:val="18"/>
                <w:lang w:eastAsia="en-US"/>
              </w:rPr>
            </w:pPr>
            <w:r>
              <w:rPr>
                <w:rFonts w:eastAsia="Times New Roman"/>
                <w:sz w:val="18"/>
                <w:szCs w:val="18"/>
              </w:rPr>
              <w:t>--</w:t>
            </w:r>
          </w:p>
        </w:tc>
        <w:tc>
          <w:tcPr>
            <w:tcW w:w="1585" w:type="dxa"/>
            <w:tcBorders>
              <w:top w:val="single" w:color="000000" w:sz="6" w:space="0"/>
              <w:left w:val="single" w:color="000000" w:sz="6" w:space="0"/>
              <w:bottom w:val="single" w:color="000000" w:sz="6" w:space="0"/>
              <w:right w:val="single" w:color="000000" w:sz="6" w:space="0"/>
            </w:tcBorders>
          </w:tcPr>
          <w:p w14:paraId="6C01038D">
            <w:pPr>
              <w:spacing w:before="5" w:line="100" w:lineRule="exact"/>
              <w:rPr>
                <w:sz w:val="10"/>
                <w:szCs w:val="10"/>
              </w:rPr>
            </w:pPr>
          </w:p>
          <w:p w14:paraId="32EEFDF2">
            <w:pPr>
              <w:spacing w:line="200" w:lineRule="exact"/>
              <w:rPr>
                <w:sz w:val="20"/>
                <w:szCs w:val="20"/>
              </w:rPr>
            </w:pPr>
          </w:p>
          <w:p w14:paraId="739FC5FC">
            <w:pPr>
              <w:spacing w:line="200" w:lineRule="exact"/>
              <w:rPr>
                <w:sz w:val="20"/>
                <w:szCs w:val="20"/>
              </w:rPr>
            </w:pPr>
          </w:p>
          <w:p w14:paraId="37FE215C">
            <w:pPr>
              <w:ind w:left="690" w:right="671"/>
              <w:jc w:val="center"/>
              <w:rPr>
                <w:rFonts w:eastAsia="Times New Roman"/>
                <w:sz w:val="18"/>
                <w:szCs w:val="18"/>
                <w:lang w:eastAsia="en-US"/>
              </w:rPr>
            </w:pPr>
            <w:r>
              <w:rPr>
                <w:rFonts w:eastAsia="Times New Roman"/>
                <w:sz w:val="18"/>
                <w:szCs w:val="18"/>
              </w:rPr>
              <w:t>--</w:t>
            </w:r>
          </w:p>
        </w:tc>
        <w:tc>
          <w:tcPr>
            <w:tcW w:w="1560" w:type="dxa"/>
            <w:tcBorders>
              <w:top w:val="single" w:color="000000" w:sz="6" w:space="0"/>
              <w:left w:val="single" w:color="000000" w:sz="6" w:space="0"/>
              <w:bottom w:val="single" w:color="000000" w:sz="6" w:space="0"/>
              <w:right w:val="single" w:color="000000" w:sz="6" w:space="0"/>
            </w:tcBorders>
          </w:tcPr>
          <w:p w14:paraId="51C03425">
            <w:pPr>
              <w:spacing w:before="25" w:line="276" w:lineRule="auto"/>
              <w:ind w:left="66" w:right="153"/>
              <w:rPr>
                <w:rFonts w:eastAsia="Times New Roman"/>
                <w:sz w:val="18"/>
                <w:szCs w:val="18"/>
                <w:lang w:eastAsia="en-US"/>
              </w:rPr>
            </w:pPr>
            <w:r>
              <w:rPr>
                <w:rFonts w:eastAsia="Times New Roman"/>
                <w:sz w:val="18"/>
                <w:szCs w:val="18"/>
              </w:rPr>
              <w:t>C</w:t>
            </w:r>
            <w:r>
              <w:rPr>
                <w:rFonts w:eastAsia="Times New Roman"/>
                <w:spacing w:val="-1"/>
                <w:sz w:val="18"/>
                <w:szCs w:val="18"/>
              </w:rPr>
              <w:t>a</w:t>
            </w:r>
            <w:r>
              <w:rPr>
                <w:rFonts w:eastAsia="Times New Roman"/>
                <w:sz w:val="18"/>
                <w:szCs w:val="18"/>
              </w:rPr>
              <w:t xml:space="preserve">st </w:t>
            </w:r>
            <w:r>
              <w:rPr>
                <w:rFonts w:eastAsia="Times New Roman"/>
                <w:spacing w:val="1"/>
                <w:sz w:val="18"/>
                <w:szCs w:val="18"/>
              </w:rPr>
              <w:t>i</w:t>
            </w:r>
            <w:r>
              <w:rPr>
                <w:rFonts w:eastAsia="Times New Roman"/>
                <w:sz w:val="18"/>
                <w:szCs w:val="18"/>
              </w:rPr>
              <w:t>r</w:t>
            </w:r>
            <w:r>
              <w:rPr>
                <w:rFonts w:eastAsia="Times New Roman"/>
                <w:spacing w:val="1"/>
                <w:sz w:val="18"/>
                <w:szCs w:val="18"/>
              </w:rPr>
              <w:t>on</w:t>
            </w:r>
            <w:r>
              <w:rPr>
                <w:rFonts w:eastAsia="Times New Roman"/>
                <w:sz w:val="18"/>
                <w:szCs w:val="18"/>
              </w:rPr>
              <w:t>s</w:t>
            </w:r>
            <w:r>
              <w:rPr>
                <w:rFonts w:eastAsia="Times New Roman"/>
                <w:spacing w:val="-2"/>
                <w:sz w:val="18"/>
                <w:szCs w:val="18"/>
              </w:rPr>
              <w:t xml:space="preserve"> </w:t>
            </w:r>
            <w:r>
              <w:rPr>
                <w:rFonts w:eastAsia="Times New Roman"/>
                <w:spacing w:val="1"/>
                <w:sz w:val="18"/>
                <w:szCs w:val="18"/>
              </w:rPr>
              <w:t>o</w:t>
            </w:r>
            <w:r>
              <w:rPr>
                <w:rFonts w:eastAsia="Times New Roman"/>
                <w:sz w:val="18"/>
                <w:szCs w:val="18"/>
              </w:rPr>
              <w:t xml:space="preserve">r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w:t>
            </w:r>
            <w:r>
              <w:rPr>
                <w:rFonts w:eastAsia="Times New Roman"/>
                <w:sz w:val="18"/>
                <w:szCs w:val="18"/>
              </w:rPr>
              <w:t>st</w:t>
            </w:r>
            <w:r>
              <w:rPr>
                <w:rFonts w:eastAsia="Times New Roman"/>
                <w:spacing w:val="-1"/>
                <w:sz w:val="18"/>
                <w:szCs w:val="18"/>
              </w:rPr>
              <w:t>ee</w:t>
            </w:r>
            <w:r>
              <w:rPr>
                <w:rFonts w:eastAsia="Times New Roman"/>
                <w:sz w:val="18"/>
                <w:szCs w:val="18"/>
              </w:rPr>
              <w:t>l</w:t>
            </w:r>
            <w:r>
              <w:rPr>
                <w:rFonts w:eastAsia="Times New Roman"/>
                <w:spacing w:val="3"/>
                <w:sz w:val="18"/>
                <w:szCs w:val="18"/>
              </w:rPr>
              <w:t xml:space="preserve"> </w:t>
            </w:r>
            <w:r>
              <w:rPr>
                <w:rFonts w:eastAsia="Times New Roman"/>
                <w:spacing w:val="-2"/>
                <w:sz w:val="18"/>
                <w:szCs w:val="18"/>
              </w:rPr>
              <w:t>f</w:t>
            </w:r>
            <w:r>
              <w:rPr>
                <w:rFonts w:eastAsia="Times New Roman"/>
                <w:sz w:val="18"/>
                <w:szCs w:val="18"/>
              </w:rPr>
              <w:t>l</w:t>
            </w:r>
            <w:r>
              <w:rPr>
                <w:rFonts w:eastAsia="Times New Roman"/>
                <w:spacing w:val="-1"/>
                <w:sz w:val="18"/>
                <w:szCs w:val="18"/>
              </w:rPr>
              <w:t>g</w:t>
            </w:r>
            <w:r>
              <w:rPr>
                <w:rFonts w:eastAsia="Times New Roman"/>
                <w:spacing w:val="1"/>
                <w:sz w:val="18"/>
                <w:szCs w:val="18"/>
              </w:rPr>
              <w:t>d</w:t>
            </w:r>
            <w:r>
              <w:rPr>
                <w:rFonts w:eastAsia="Times New Roman"/>
                <w:sz w:val="18"/>
                <w:szCs w:val="18"/>
              </w:rPr>
              <w:t xml:space="preserve">. </w:t>
            </w:r>
            <w:r>
              <w:rPr>
                <w:rFonts w:eastAsia="Times New Roman"/>
                <w:spacing w:val="1"/>
                <w:sz w:val="18"/>
                <w:szCs w:val="18"/>
              </w:rPr>
              <w:t>o</w:t>
            </w:r>
            <w:r>
              <w:rPr>
                <w:rFonts w:eastAsia="Times New Roman"/>
                <w:sz w:val="18"/>
                <w:szCs w:val="18"/>
              </w:rPr>
              <w:t>r</w:t>
            </w:r>
            <w:r>
              <w:rPr>
                <w:rFonts w:eastAsia="Times New Roman"/>
                <w:spacing w:val="1"/>
                <w:sz w:val="18"/>
                <w:szCs w:val="18"/>
              </w:rPr>
              <w:t xml:space="preserve"> </w:t>
            </w:r>
            <w:r>
              <w:rPr>
                <w:rFonts w:eastAsia="Times New Roman"/>
                <w:spacing w:val="-3"/>
                <w:sz w:val="18"/>
                <w:szCs w:val="18"/>
              </w:rPr>
              <w:t>w</w:t>
            </w:r>
            <w:r>
              <w:rPr>
                <w:rFonts w:eastAsia="Times New Roman"/>
                <w:spacing w:val="-1"/>
                <w:sz w:val="18"/>
                <w:szCs w:val="18"/>
              </w:rPr>
              <w:t>e</w:t>
            </w:r>
            <w:r>
              <w:rPr>
                <w:rFonts w:eastAsia="Times New Roman"/>
                <w:sz w:val="18"/>
                <w:szCs w:val="18"/>
              </w:rPr>
              <w:t>l</w:t>
            </w:r>
            <w:r>
              <w:rPr>
                <w:rFonts w:eastAsia="Times New Roman"/>
                <w:spacing w:val="1"/>
                <w:sz w:val="18"/>
                <w:szCs w:val="18"/>
              </w:rPr>
              <w:t>d</w:t>
            </w:r>
            <w:r>
              <w:rPr>
                <w:rFonts w:eastAsia="Times New Roman"/>
                <w:spacing w:val="-1"/>
                <w:sz w:val="18"/>
                <w:szCs w:val="18"/>
              </w:rPr>
              <w:t>e</w:t>
            </w:r>
            <w:r>
              <w:rPr>
                <w:rFonts w:eastAsia="Times New Roman"/>
                <w:sz w:val="18"/>
                <w:szCs w:val="18"/>
              </w:rPr>
              <w:t>d</w:t>
            </w:r>
            <w:r>
              <w:rPr>
                <w:rFonts w:eastAsia="Times New Roman"/>
                <w:spacing w:val="1"/>
                <w:sz w:val="18"/>
                <w:szCs w:val="18"/>
              </w:rPr>
              <w:t xml:space="preserve"> b</w:t>
            </w:r>
            <w:r>
              <w:rPr>
                <w:rFonts w:eastAsia="Times New Roman"/>
                <w:sz w:val="18"/>
                <w:szCs w:val="18"/>
              </w:rPr>
              <w:t>r</w:t>
            </w:r>
            <w:r>
              <w:rPr>
                <w:rFonts w:eastAsia="Times New Roman"/>
                <w:spacing w:val="-1"/>
                <w:sz w:val="18"/>
                <w:szCs w:val="18"/>
              </w:rPr>
              <w:t>a</w:t>
            </w:r>
            <w:r>
              <w:rPr>
                <w:rFonts w:eastAsia="Times New Roman"/>
                <w:spacing w:val="1"/>
                <w:sz w:val="18"/>
                <w:szCs w:val="18"/>
              </w:rPr>
              <w:t>n</w:t>
            </w:r>
            <w:r>
              <w:rPr>
                <w:rFonts w:eastAsia="Times New Roman"/>
                <w:spacing w:val="-1"/>
                <w:sz w:val="18"/>
                <w:szCs w:val="18"/>
              </w:rPr>
              <w:t>c</w:t>
            </w:r>
            <w:r>
              <w:rPr>
                <w:rFonts w:eastAsia="Times New Roman"/>
                <w:sz w:val="18"/>
                <w:szCs w:val="18"/>
              </w:rPr>
              <w:t>h</w:t>
            </w:r>
          </w:p>
        </w:tc>
        <w:tc>
          <w:tcPr>
            <w:tcW w:w="696" w:type="dxa"/>
            <w:tcBorders>
              <w:top w:val="single" w:color="000000" w:sz="6" w:space="0"/>
              <w:left w:val="single" w:color="000000" w:sz="6" w:space="0"/>
              <w:bottom w:val="single" w:color="000000" w:sz="6" w:space="0"/>
              <w:right w:val="single" w:color="000000" w:sz="6" w:space="0"/>
            </w:tcBorders>
          </w:tcPr>
          <w:p w14:paraId="58FE0A16">
            <w:pPr>
              <w:spacing w:after="200" w:line="276" w:lineRule="auto"/>
              <w:rPr>
                <w:sz w:val="22"/>
                <w:lang w:eastAsia="en-US"/>
              </w:rPr>
            </w:pPr>
          </w:p>
        </w:tc>
      </w:tr>
    </w:tbl>
    <w:p w14:paraId="3D439B2B">
      <w:pPr>
        <w:kinsoku w:val="0"/>
        <w:autoSpaceDE w:val="0"/>
        <w:autoSpaceDN w:val="0"/>
        <w:adjustRightInd w:val="0"/>
        <w:rPr>
          <w:kern w:val="0"/>
          <w:sz w:val="24"/>
        </w:rPr>
      </w:pPr>
    </w:p>
    <w:p w14:paraId="281B7AD8">
      <w:pPr>
        <w:spacing w:before="33"/>
        <w:ind w:left="566" w:right="-20"/>
        <w:rPr>
          <w:rFonts w:eastAsia="Times New Roman"/>
          <w:sz w:val="20"/>
          <w:szCs w:val="20"/>
        </w:rPr>
      </w:pPr>
      <w:r>
        <w:rPr>
          <w:rFonts w:eastAsia="Times New Roman"/>
          <w:sz w:val="20"/>
          <w:szCs w:val="20"/>
        </w:rPr>
        <w:t>N</w:t>
      </w:r>
      <w:r>
        <w:rPr>
          <w:rFonts w:eastAsia="Times New Roman"/>
          <w:spacing w:val="1"/>
          <w:sz w:val="20"/>
          <w:szCs w:val="20"/>
        </w:rPr>
        <w:t>o</w:t>
      </w:r>
      <w:r>
        <w:rPr>
          <w:rFonts w:eastAsia="Times New Roman"/>
          <w:sz w:val="20"/>
          <w:szCs w:val="20"/>
        </w:rPr>
        <w:t>tes:</w:t>
      </w:r>
    </w:p>
    <w:p w14:paraId="03EB9BCB">
      <w:pPr>
        <w:tabs>
          <w:tab w:val="left" w:pos="920"/>
        </w:tabs>
        <w:spacing w:before="10"/>
        <w:ind w:left="566" w:right="-20"/>
        <w:rPr>
          <w:rFonts w:eastAsia="Times New Roman"/>
          <w:sz w:val="20"/>
          <w:szCs w:val="20"/>
        </w:rPr>
      </w:pPr>
      <w:r>
        <w:rPr>
          <w:rFonts w:eastAsia="Times New Roman"/>
          <w:sz w:val="20"/>
          <w:szCs w:val="20"/>
        </w:rPr>
        <w:t>a)</w:t>
      </w:r>
      <w:r>
        <w:rPr>
          <w:rFonts w:eastAsia="Times New Roman"/>
          <w:sz w:val="20"/>
          <w:szCs w:val="20"/>
        </w:rPr>
        <w:tab/>
      </w:r>
      <w:r>
        <w:rPr>
          <w:rFonts w:eastAsia="Times New Roman"/>
          <w:spacing w:val="-2"/>
          <w:sz w:val="20"/>
          <w:szCs w:val="20"/>
        </w:rPr>
        <w:t>A</w:t>
      </w:r>
      <w:r>
        <w:rPr>
          <w:rFonts w:eastAsia="Times New Roman"/>
          <w:sz w:val="20"/>
          <w:szCs w:val="20"/>
        </w:rPr>
        <w:t>ll</w:t>
      </w:r>
      <w:r>
        <w:rPr>
          <w:rFonts w:eastAsia="Times New Roman"/>
          <w:spacing w:val="-3"/>
          <w:sz w:val="20"/>
          <w:szCs w:val="20"/>
        </w:rPr>
        <w:t xml:space="preserve"> </w:t>
      </w:r>
      <w:r>
        <w:rPr>
          <w:rFonts w:eastAsia="Times New Roman"/>
          <w:spacing w:val="-1"/>
          <w:sz w:val="20"/>
          <w:szCs w:val="20"/>
        </w:rPr>
        <w:t>g</w:t>
      </w:r>
      <w:r>
        <w:rPr>
          <w:rFonts w:eastAsia="Times New Roman"/>
          <w:sz w:val="20"/>
          <w:szCs w:val="20"/>
        </w:rPr>
        <w:t>a</w:t>
      </w:r>
      <w:r>
        <w:rPr>
          <w:rFonts w:eastAsia="Times New Roman"/>
          <w:spacing w:val="1"/>
          <w:sz w:val="20"/>
          <w:szCs w:val="20"/>
        </w:rPr>
        <w:t>l</w:t>
      </w:r>
      <w:r>
        <w:rPr>
          <w:rFonts w:eastAsia="Times New Roman"/>
          <w:spacing w:val="-13"/>
          <w:sz w:val="20"/>
          <w:szCs w:val="20"/>
        </w:rPr>
        <w:t>v</w:t>
      </w:r>
      <w:r>
        <w:rPr>
          <w:rFonts w:eastAsia="Times New Roman"/>
          <w:sz w:val="20"/>
          <w:szCs w:val="20"/>
        </w:rPr>
        <w:t>.</w:t>
      </w:r>
      <w:r>
        <w:rPr>
          <w:rFonts w:eastAsia="Times New Roman"/>
          <w:spacing w:val="-3"/>
          <w:sz w:val="20"/>
          <w:szCs w:val="20"/>
        </w:rPr>
        <w:t xml:space="preserve"> </w:t>
      </w:r>
      <w:r>
        <w:rPr>
          <w:rFonts w:eastAsia="Times New Roman"/>
          <w:spacing w:val="1"/>
          <w:sz w:val="20"/>
          <w:szCs w:val="20"/>
        </w:rPr>
        <w:t>p</w:t>
      </w:r>
      <w:r>
        <w:rPr>
          <w:rFonts w:eastAsia="Times New Roman"/>
          <w:sz w:val="20"/>
          <w:szCs w:val="20"/>
        </w:rPr>
        <w:t>i</w:t>
      </w:r>
      <w:r>
        <w:rPr>
          <w:rFonts w:eastAsia="Times New Roman"/>
          <w:spacing w:val="1"/>
          <w:sz w:val="20"/>
          <w:szCs w:val="20"/>
        </w:rPr>
        <w:t>p</w:t>
      </w:r>
      <w:r>
        <w:rPr>
          <w:rFonts w:eastAsia="Times New Roman"/>
          <w:sz w:val="20"/>
          <w:szCs w:val="20"/>
        </w:rPr>
        <w:t>es</w:t>
      </w:r>
      <w:r>
        <w:rPr>
          <w:rFonts w:eastAsia="Times New Roman"/>
          <w:spacing w:val="-4"/>
          <w:sz w:val="20"/>
          <w:szCs w:val="20"/>
        </w:rPr>
        <w:t xml:space="preserve"> </w:t>
      </w:r>
      <w:r>
        <w:rPr>
          <w:rFonts w:eastAsia="Times New Roman"/>
          <w:spacing w:val="2"/>
          <w:sz w:val="20"/>
          <w:szCs w:val="20"/>
        </w:rPr>
        <w:t>s</w:t>
      </w:r>
      <w:r>
        <w:rPr>
          <w:rFonts w:eastAsia="Times New Roman"/>
          <w:spacing w:val="-1"/>
          <w:sz w:val="20"/>
          <w:szCs w:val="20"/>
        </w:rPr>
        <w:t>h</w:t>
      </w:r>
      <w:r>
        <w:rPr>
          <w:rFonts w:eastAsia="Times New Roman"/>
          <w:sz w:val="20"/>
          <w:szCs w:val="20"/>
        </w:rPr>
        <w:t>all</w:t>
      </w:r>
      <w:r>
        <w:rPr>
          <w:rFonts w:eastAsia="Times New Roman"/>
          <w:spacing w:val="-4"/>
          <w:sz w:val="20"/>
          <w:szCs w:val="20"/>
        </w:rPr>
        <w:t xml:space="preserve"> </w:t>
      </w:r>
      <w:r>
        <w:rPr>
          <w:rFonts w:eastAsia="Times New Roman"/>
          <w:spacing w:val="1"/>
          <w:sz w:val="20"/>
          <w:szCs w:val="20"/>
        </w:rPr>
        <w:t>b</w:t>
      </w:r>
      <w:r>
        <w:rPr>
          <w:rFonts w:eastAsia="Times New Roman"/>
          <w:sz w:val="20"/>
          <w:szCs w:val="20"/>
        </w:rPr>
        <w:t>e</w:t>
      </w:r>
      <w:r>
        <w:rPr>
          <w:rFonts w:eastAsia="Times New Roman"/>
          <w:spacing w:val="-1"/>
          <w:sz w:val="20"/>
          <w:szCs w:val="20"/>
        </w:rPr>
        <w:t xml:space="preserve"> </w:t>
      </w:r>
      <w:r>
        <w:rPr>
          <w:rFonts w:eastAsia="Times New Roman"/>
          <w:spacing w:val="1"/>
          <w:sz w:val="20"/>
          <w:szCs w:val="20"/>
        </w:rPr>
        <w:t>o</w:t>
      </w:r>
      <w:r>
        <w:rPr>
          <w:rFonts w:eastAsia="Times New Roman"/>
          <w:sz w:val="20"/>
          <w:szCs w:val="20"/>
        </w:rPr>
        <w:t>f</w:t>
      </w:r>
      <w:r>
        <w:rPr>
          <w:rFonts w:eastAsia="Times New Roman"/>
          <w:spacing w:val="-1"/>
          <w:sz w:val="20"/>
          <w:szCs w:val="20"/>
        </w:rPr>
        <w:t xml:space="preserve"> h</w:t>
      </w:r>
      <w:r>
        <w:rPr>
          <w:rFonts w:eastAsia="Times New Roman"/>
          <w:spacing w:val="1"/>
          <w:sz w:val="20"/>
          <w:szCs w:val="20"/>
        </w:rPr>
        <w:t>o</w:t>
      </w:r>
      <w:r>
        <w:rPr>
          <w:rFonts w:eastAsia="Times New Roman"/>
          <w:sz w:val="20"/>
          <w:szCs w:val="20"/>
        </w:rPr>
        <w:t>t</w:t>
      </w:r>
      <w:r>
        <w:rPr>
          <w:rFonts w:eastAsia="Times New Roman"/>
          <w:spacing w:val="-3"/>
          <w:sz w:val="20"/>
          <w:szCs w:val="20"/>
        </w:rPr>
        <w:t xml:space="preserve"> </w:t>
      </w:r>
      <w:r>
        <w:rPr>
          <w:rFonts w:eastAsia="Times New Roman"/>
          <w:spacing w:val="1"/>
          <w:sz w:val="20"/>
          <w:szCs w:val="20"/>
        </w:rPr>
        <w:t>d</w:t>
      </w:r>
      <w:r>
        <w:rPr>
          <w:rFonts w:eastAsia="Times New Roman"/>
          <w:sz w:val="20"/>
          <w:szCs w:val="20"/>
        </w:rPr>
        <w:t>ip</w:t>
      </w:r>
      <w:r>
        <w:rPr>
          <w:rFonts w:eastAsia="Times New Roman"/>
          <w:spacing w:val="2"/>
          <w:sz w:val="20"/>
          <w:szCs w:val="20"/>
        </w:rPr>
        <w:t xml:space="preserve"> </w:t>
      </w:r>
      <w:r>
        <w:rPr>
          <w:rFonts w:eastAsia="Times New Roman"/>
          <w:sz w:val="20"/>
          <w:szCs w:val="20"/>
        </w:rPr>
        <w:t>t</w:t>
      </w:r>
      <w:r>
        <w:rPr>
          <w:rFonts w:eastAsia="Times New Roman"/>
          <w:spacing w:val="-4"/>
          <w:sz w:val="20"/>
          <w:szCs w:val="20"/>
        </w:rPr>
        <w:t>y</w:t>
      </w:r>
      <w:r>
        <w:rPr>
          <w:rFonts w:eastAsia="Times New Roman"/>
          <w:spacing w:val="1"/>
          <w:sz w:val="20"/>
          <w:szCs w:val="20"/>
        </w:rPr>
        <w:t>p</w:t>
      </w:r>
      <w:r>
        <w:rPr>
          <w:rFonts w:eastAsia="Times New Roman"/>
          <w:sz w:val="20"/>
          <w:szCs w:val="20"/>
        </w:rPr>
        <w:t>e.</w:t>
      </w:r>
    </w:p>
    <w:p w14:paraId="51AA95B8">
      <w:pPr>
        <w:tabs>
          <w:tab w:val="left" w:pos="920"/>
        </w:tabs>
        <w:spacing w:before="10" w:line="249" w:lineRule="auto"/>
        <w:ind w:left="964" w:right="94" w:hanging="401"/>
        <w:rPr>
          <w:rFonts w:eastAsia="Times New Roman"/>
          <w:sz w:val="20"/>
          <w:szCs w:val="20"/>
        </w:rPr>
      </w:pPr>
      <w:r>
        <w:rPr>
          <w:rFonts w:eastAsia="Times New Roman"/>
          <w:sz w:val="20"/>
          <w:szCs w:val="20"/>
        </w:rPr>
        <w:t>c)</w:t>
      </w:r>
      <w:r>
        <w:rPr>
          <w:rFonts w:eastAsia="Times New Roman"/>
          <w:sz w:val="20"/>
          <w:szCs w:val="20"/>
        </w:rPr>
        <w:tab/>
      </w:r>
      <w:r>
        <w:rPr>
          <w:rFonts w:eastAsia="Times New Roman"/>
          <w:sz w:val="20"/>
          <w:szCs w:val="20"/>
        </w:rPr>
        <w:t>*</w:t>
      </w:r>
      <w:r>
        <w:rPr>
          <w:rFonts w:eastAsia="Times New Roman"/>
          <w:spacing w:val="-2"/>
          <w:sz w:val="20"/>
          <w:szCs w:val="20"/>
        </w:rPr>
        <w:t xml:space="preserve"> A</w:t>
      </w:r>
      <w:r>
        <w:rPr>
          <w:rFonts w:eastAsia="Times New Roman"/>
          <w:sz w:val="20"/>
          <w:szCs w:val="20"/>
        </w:rPr>
        <w:t>ll</w:t>
      </w:r>
      <w:r>
        <w:rPr>
          <w:rFonts w:eastAsia="Times New Roman"/>
          <w:spacing w:val="-3"/>
          <w:sz w:val="20"/>
          <w:szCs w:val="20"/>
        </w:rPr>
        <w:t xml:space="preserve"> </w:t>
      </w:r>
      <w:r>
        <w:rPr>
          <w:rFonts w:eastAsia="Times New Roman"/>
          <w:sz w:val="20"/>
          <w:szCs w:val="20"/>
        </w:rPr>
        <w:t>air</w:t>
      </w:r>
      <w:r>
        <w:rPr>
          <w:rFonts w:eastAsia="Times New Roman"/>
          <w:spacing w:val="1"/>
          <w:sz w:val="20"/>
          <w:szCs w:val="20"/>
        </w:rPr>
        <w:t xml:space="preserve"> </w:t>
      </w:r>
      <w:r>
        <w:rPr>
          <w:rFonts w:eastAsia="Times New Roman"/>
          <w:spacing w:val="-1"/>
          <w:sz w:val="20"/>
          <w:szCs w:val="20"/>
        </w:rPr>
        <w:t>v</w:t>
      </w:r>
      <w:r>
        <w:rPr>
          <w:rFonts w:eastAsia="Times New Roman"/>
          <w:spacing w:val="3"/>
          <w:sz w:val="20"/>
          <w:szCs w:val="20"/>
        </w:rPr>
        <w:t>e</w:t>
      </w:r>
      <w:r>
        <w:rPr>
          <w:rFonts w:eastAsia="Times New Roman"/>
          <w:spacing w:val="-1"/>
          <w:sz w:val="20"/>
          <w:szCs w:val="20"/>
        </w:rPr>
        <w:t>n</w:t>
      </w:r>
      <w:r>
        <w:rPr>
          <w:rFonts w:eastAsia="Times New Roman"/>
          <w:sz w:val="20"/>
          <w:szCs w:val="20"/>
        </w:rPr>
        <w:t>t,</w:t>
      </w:r>
      <w:r>
        <w:rPr>
          <w:rFonts w:eastAsia="Times New Roman"/>
          <w:spacing w:val="-3"/>
          <w:sz w:val="20"/>
          <w:szCs w:val="20"/>
        </w:rPr>
        <w:t xml:space="preserve"> </w:t>
      </w:r>
      <w:r>
        <w:rPr>
          <w:rFonts w:eastAsia="Times New Roman"/>
          <w:spacing w:val="1"/>
          <w:sz w:val="20"/>
          <w:szCs w:val="20"/>
        </w:rPr>
        <w:t>o</w:t>
      </w:r>
      <w:r>
        <w:rPr>
          <w:rFonts w:eastAsia="Times New Roman"/>
          <w:spacing w:val="-1"/>
          <w:sz w:val="20"/>
          <w:szCs w:val="20"/>
        </w:rPr>
        <w:t>v</w:t>
      </w:r>
      <w:r>
        <w:rPr>
          <w:rFonts w:eastAsia="Times New Roman"/>
          <w:sz w:val="20"/>
          <w:szCs w:val="20"/>
        </w:rPr>
        <w:t>e</w:t>
      </w:r>
      <w:r>
        <w:rPr>
          <w:rFonts w:eastAsia="Times New Roman"/>
          <w:spacing w:val="3"/>
          <w:sz w:val="20"/>
          <w:szCs w:val="20"/>
        </w:rPr>
        <w:t>r</w:t>
      </w:r>
      <w:r>
        <w:rPr>
          <w:rFonts w:eastAsia="Times New Roman"/>
          <w:spacing w:val="-2"/>
          <w:sz w:val="20"/>
          <w:szCs w:val="20"/>
        </w:rPr>
        <w:t>f</w:t>
      </w:r>
      <w:r>
        <w:rPr>
          <w:rFonts w:eastAsia="Times New Roman"/>
          <w:sz w:val="20"/>
          <w:szCs w:val="20"/>
        </w:rPr>
        <w:t>l</w:t>
      </w:r>
      <w:r>
        <w:rPr>
          <w:rFonts w:eastAsia="Times New Roman"/>
          <w:spacing w:val="3"/>
          <w:sz w:val="20"/>
          <w:szCs w:val="20"/>
        </w:rPr>
        <w:t>o</w:t>
      </w:r>
      <w:r>
        <w:rPr>
          <w:rFonts w:eastAsia="Times New Roman"/>
          <w:sz w:val="20"/>
          <w:szCs w:val="20"/>
        </w:rPr>
        <w:t>w</w:t>
      </w:r>
      <w:r>
        <w:rPr>
          <w:rFonts w:eastAsia="Times New Roman"/>
          <w:spacing w:val="-9"/>
          <w:sz w:val="20"/>
          <w:szCs w:val="20"/>
        </w:rPr>
        <w:t xml:space="preserve"> </w:t>
      </w:r>
      <w:r>
        <w:rPr>
          <w:rFonts w:eastAsia="Times New Roman"/>
          <w:sz w:val="20"/>
          <w:szCs w:val="20"/>
        </w:rPr>
        <w:t>&amp;</w:t>
      </w:r>
      <w:r>
        <w:rPr>
          <w:rFonts w:eastAsia="Times New Roman"/>
          <w:spacing w:val="-1"/>
          <w:sz w:val="20"/>
          <w:szCs w:val="20"/>
        </w:rPr>
        <w:t xml:space="preserve"> s</w:t>
      </w:r>
      <w:r>
        <w:rPr>
          <w:rFonts w:eastAsia="Times New Roman"/>
          <w:spacing w:val="1"/>
          <w:sz w:val="20"/>
          <w:szCs w:val="20"/>
        </w:rPr>
        <w:t>o</w:t>
      </w:r>
      <w:r>
        <w:rPr>
          <w:rFonts w:eastAsia="Times New Roman"/>
          <w:spacing w:val="-1"/>
          <w:sz w:val="20"/>
          <w:szCs w:val="20"/>
        </w:rPr>
        <w:t>un</w:t>
      </w:r>
      <w:r>
        <w:rPr>
          <w:rFonts w:eastAsia="Times New Roman"/>
          <w:spacing w:val="1"/>
          <w:sz w:val="20"/>
          <w:szCs w:val="20"/>
        </w:rPr>
        <w:t>d</w:t>
      </w:r>
      <w:r>
        <w:rPr>
          <w:rFonts w:eastAsia="Times New Roman"/>
          <w:spacing w:val="2"/>
          <w:sz w:val="20"/>
          <w:szCs w:val="20"/>
        </w:rPr>
        <w:t>i</w:t>
      </w:r>
      <w:r>
        <w:rPr>
          <w:rFonts w:eastAsia="Times New Roman"/>
          <w:spacing w:val="1"/>
          <w:sz w:val="20"/>
          <w:szCs w:val="20"/>
        </w:rPr>
        <w:t>n</w:t>
      </w:r>
      <w:r>
        <w:rPr>
          <w:rFonts w:eastAsia="Times New Roman"/>
          <w:sz w:val="20"/>
          <w:szCs w:val="20"/>
        </w:rPr>
        <w:t>g</w:t>
      </w:r>
      <w:r>
        <w:rPr>
          <w:rFonts w:eastAsia="Times New Roman"/>
          <w:spacing w:val="-8"/>
          <w:sz w:val="20"/>
          <w:szCs w:val="20"/>
        </w:rPr>
        <w:t xml:space="preserve"> </w:t>
      </w:r>
      <w:r>
        <w:rPr>
          <w:rFonts w:eastAsia="Times New Roman"/>
          <w:spacing w:val="1"/>
          <w:sz w:val="20"/>
          <w:szCs w:val="20"/>
        </w:rPr>
        <w:t>p</w:t>
      </w:r>
      <w:r>
        <w:rPr>
          <w:rFonts w:eastAsia="Times New Roman"/>
          <w:sz w:val="20"/>
          <w:szCs w:val="20"/>
        </w:rPr>
        <w:t>i</w:t>
      </w:r>
      <w:r>
        <w:rPr>
          <w:rFonts w:eastAsia="Times New Roman"/>
          <w:spacing w:val="1"/>
          <w:sz w:val="20"/>
          <w:szCs w:val="20"/>
        </w:rPr>
        <w:t>p</w:t>
      </w:r>
      <w:r>
        <w:rPr>
          <w:rFonts w:eastAsia="Times New Roman"/>
          <w:sz w:val="20"/>
          <w:szCs w:val="20"/>
        </w:rPr>
        <w:t>es</w:t>
      </w:r>
      <w:r>
        <w:rPr>
          <w:rFonts w:eastAsia="Times New Roman"/>
          <w:spacing w:val="-4"/>
          <w:sz w:val="20"/>
          <w:szCs w:val="20"/>
        </w:rPr>
        <w:t xml:space="preserve"> </w:t>
      </w:r>
      <w:r>
        <w:rPr>
          <w:rFonts w:eastAsia="Times New Roman"/>
          <w:spacing w:val="2"/>
          <w:sz w:val="20"/>
          <w:szCs w:val="20"/>
        </w:rPr>
        <w:t>s</w:t>
      </w:r>
      <w:r>
        <w:rPr>
          <w:rFonts w:eastAsia="Times New Roman"/>
          <w:spacing w:val="-1"/>
          <w:sz w:val="20"/>
          <w:szCs w:val="20"/>
        </w:rPr>
        <w:t>h</w:t>
      </w:r>
      <w:r>
        <w:rPr>
          <w:rFonts w:eastAsia="Times New Roman"/>
          <w:sz w:val="20"/>
          <w:szCs w:val="20"/>
        </w:rPr>
        <w:t>all</w:t>
      </w:r>
      <w:r>
        <w:rPr>
          <w:rFonts w:eastAsia="Times New Roman"/>
          <w:spacing w:val="-4"/>
          <w:sz w:val="20"/>
          <w:szCs w:val="20"/>
        </w:rPr>
        <w:t xml:space="preserve"> </w:t>
      </w:r>
      <w:r>
        <w:rPr>
          <w:rFonts w:eastAsia="Times New Roman"/>
          <w:spacing w:val="1"/>
          <w:sz w:val="20"/>
          <w:szCs w:val="20"/>
        </w:rPr>
        <w:t>b</w:t>
      </w:r>
      <w:r>
        <w:rPr>
          <w:rFonts w:eastAsia="Times New Roman"/>
          <w:sz w:val="20"/>
          <w:szCs w:val="20"/>
        </w:rPr>
        <w:t>e</w:t>
      </w:r>
      <w:r>
        <w:rPr>
          <w:rFonts w:eastAsia="Times New Roman"/>
          <w:spacing w:val="1"/>
          <w:sz w:val="20"/>
          <w:szCs w:val="20"/>
        </w:rPr>
        <w:t xml:space="preserve"> </w:t>
      </w:r>
      <w:r>
        <w:rPr>
          <w:rFonts w:eastAsia="Times New Roman"/>
          <w:spacing w:val="-1"/>
          <w:sz w:val="20"/>
          <w:szCs w:val="20"/>
        </w:rPr>
        <w:t>g</w:t>
      </w:r>
      <w:r>
        <w:rPr>
          <w:rFonts w:eastAsia="Times New Roman"/>
          <w:sz w:val="20"/>
          <w:szCs w:val="20"/>
        </w:rPr>
        <w:t>al</w:t>
      </w:r>
      <w:r>
        <w:rPr>
          <w:rFonts w:eastAsia="Times New Roman"/>
          <w:spacing w:val="-1"/>
          <w:sz w:val="20"/>
          <w:szCs w:val="20"/>
        </w:rPr>
        <w:t>v</w:t>
      </w:r>
      <w:r>
        <w:rPr>
          <w:rFonts w:eastAsia="Times New Roman"/>
          <w:spacing w:val="3"/>
          <w:sz w:val="20"/>
          <w:szCs w:val="20"/>
        </w:rPr>
        <w:t>a</w:t>
      </w:r>
      <w:r>
        <w:rPr>
          <w:rFonts w:eastAsia="Times New Roman"/>
          <w:spacing w:val="-1"/>
          <w:sz w:val="20"/>
          <w:szCs w:val="20"/>
        </w:rPr>
        <w:t>n</w:t>
      </w:r>
      <w:r>
        <w:rPr>
          <w:rFonts w:eastAsia="Times New Roman"/>
          <w:sz w:val="20"/>
          <w:szCs w:val="20"/>
        </w:rPr>
        <w:t>ized</w:t>
      </w:r>
      <w:r>
        <w:rPr>
          <w:rFonts w:eastAsia="Times New Roman"/>
          <w:spacing w:val="-7"/>
          <w:sz w:val="20"/>
          <w:szCs w:val="20"/>
        </w:rPr>
        <w:t xml:space="preserve"> </w:t>
      </w:r>
      <w:r>
        <w:rPr>
          <w:rFonts w:eastAsia="Times New Roman"/>
          <w:sz w:val="20"/>
          <w:szCs w:val="20"/>
        </w:rPr>
        <w:t>e</w:t>
      </w:r>
      <w:r>
        <w:rPr>
          <w:rFonts w:eastAsia="Times New Roman"/>
          <w:spacing w:val="-1"/>
          <w:sz w:val="20"/>
          <w:szCs w:val="20"/>
        </w:rPr>
        <w:t>x</w:t>
      </w:r>
      <w:r>
        <w:rPr>
          <w:rFonts w:eastAsia="Times New Roman"/>
          <w:sz w:val="20"/>
          <w:szCs w:val="20"/>
        </w:rPr>
        <w:t>c</w:t>
      </w:r>
      <w:r>
        <w:rPr>
          <w:rFonts w:eastAsia="Times New Roman"/>
          <w:spacing w:val="1"/>
          <w:sz w:val="20"/>
          <w:szCs w:val="20"/>
        </w:rPr>
        <w:t>ep</w:t>
      </w:r>
      <w:r>
        <w:rPr>
          <w:rFonts w:eastAsia="Times New Roman"/>
          <w:sz w:val="20"/>
          <w:szCs w:val="20"/>
        </w:rPr>
        <w:t>t</w:t>
      </w:r>
      <w:r>
        <w:rPr>
          <w:rFonts w:eastAsia="Times New Roman"/>
          <w:spacing w:val="-3"/>
          <w:sz w:val="20"/>
          <w:szCs w:val="20"/>
        </w:rPr>
        <w:t xml:space="preserve"> </w:t>
      </w:r>
      <w:r>
        <w:rPr>
          <w:rFonts w:eastAsia="Times New Roman"/>
          <w:spacing w:val="-2"/>
          <w:sz w:val="20"/>
          <w:szCs w:val="20"/>
        </w:rPr>
        <w:t>f</w:t>
      </w:r>
      <w:r>
        <w:rPr>
          <w:rFonts w:eastAsia="Times New Roman"/>
          <w:spacing w:val="1"/>
          <w:sz w:val="20"/>
          <w:szCs w:val="20"/>
        </w:rPr>
        <w:t>o</w:t>
      </w:r>
      <w:r>
        <w:rPr>
          <w:rFonts w:eastAsia="Times New Roman"/>
          <w:sz w:val="20"/>
          <w:szCs w:val="20"/>
        </w:rPr>
        <w:t>r</w:t>
      </w:r>
      <w:r>
        <w:rPr>
          <w:rFonts w:eastAsia="Times New Roman"/>
          <w:spacing w:val="-1"/>
          <w:sz w:val="20"/>
          <w:szCs w:val="20"/>
        </w:rPr>
        <w:t xml:space="preserve"> </w:t>
      </w:r>
      <w:r>
        <w:rPr>
          <w:rFonts w:eastAsia="Times New Roman"/>
          <w:spacing w:val="1"/>
          <w:sz w:val="20"/>
          <w:szCs w:val="20"/>
        </w:rPr>
        <w:t>o</w:t>
      </w:r>
      <w:r>
        <w:rPr>
          <w:rFonts w:eastAsia="Times New Roman"/>
          <w:sz w:val="20"/>
          <w:szCs w:val="20"/>
        </w:rPr>
        <w:t>il</w:t>
      </w:r>
      <w:r>
        <w:rPr>
          <w:rFonts w:eastAsia="Times New Roman"/>
          <w:spacing w:val="-2"/>
          <w:sz w:val="20"/>
          <w:szCs w:val="20"/>
        </w:rPr>
        <w:t xml:space="preserve"> </w:t>
      </w:r>
      <w:r>
        <w:rPr>
          <w:rFonts w:eastAsia="Times New Roman"/>
          <w:spacing w:val="2"/>
          <w:sz w:val="20"/>
          <w:szCs w:val="20"/>
        </w:rPr>
        <w:t>s</w:t>
      </w:r>
      <w:r>
        <w:rPr>
          <w:rFonts w:eastAsia="Times New Roman"/>
          <w:spacing w:val="-1"/>
          <w:sz w:val="20"/>
          <w:szCs w:val="20"/>
        </w:rPr>
        <w:t>ys</w:t>
      </w:r>
      <w:r>
        <w:rPr>
          <w:rFonts w:eastAsia="Times New Roman"/>
          <w:sz w:val="20"/>
          <w:szCs w:val="20"/>
        </w:rPr>
        <w:t>t</w:t>
      </w:r>
      <w:r>
        <w:rPr>
          <w:rFonts w:eastAsia="Times New Roman"/>
          <w:spacing w:val="2"/>
          <w:sz w:val="20"/>
          <w:szCs w:val="20"/>
        </w:rPr>
        <w:t>e</w:t>
      </w:r>
      <w:r>
        <w:rPr>
          <w:rFonts w:eastAsia="Times New Roman"/>
          <w:spacing w:val="-1"/>
          <w:sz w:val="20"/>
          <w:szCs w:val="20"/>
        </w:rPr>
        <w:t>m</w:t>
      </w:r>
      <w:r>
        <w:rPr>
          <w:rFonts w:eastAsia="Times New Roman"/>
          <w:sz w:val="20"/>
          <w:szCs w:val="20"/>
        </w:rPr>
        <w:t>,</w:t>
      </w:r>
      <w:r>
        <w:rPr>
          <w:rFonts w:eastAsia="Times New Roman"/>
          <w:spacing w:val="-5"/>
          <w:sz w:val="20"/>
          <w:szCs w:val="20"/>
        </w:rPr>
        <w:t xml:space="preserve"> </w:t>
      </w:r>
      <w:r>
        <w:rPr>
          <w:rFonts w:eastAsia="Times New Roman"/>
          <w:sz w:val="20"/>
          <w:szCs w:val="20"/>
        </w:rPr>
        <w:t>a</w:t>
      </w:r>
      <w:r>
        <w:rPr>
          <w:rFonts w:eastAsia="Times New Roman"/>
          <w:spacing w:val="1"/>
          <w:sz w:val="20"/>
          <w:szCs w:val="20"/>
        </w:rPr>
        <w:t>n</w:t>
      </w:r>
      <w:r>
        <w:rPr>
          <w:rFonts w:eastAsia="Times New Roman"/>
          <w:sz w:val="20"/>
          <w:szCs w:val="20"/>
        </w:rPr>
        <w:t>d</w:t>
      </w:r>
      <w:r>
        <w:rPr>
          <w:rFonts w:eastAsia="Times New Roman"/>
          <w:spacing w:val="-2"/>
          <w:sz w:val="20"/>
          <w:szCs w:val="20"/>
        </w:rPr>
        <w:t xml:space="preserve"> </w:t>
      </w:r>
      <w:r>
        <w:rPr>
          <w:rFonts w:eastAsia="Times New Roman"/>
          <w:sz w:val="20"/>
          <w:szCs w:val="20"/>
        </w:rPr>
        <w:t>t</w:t>
      </w:r>
      <w:r>
        <w:rPr>
          <w:rFonts w:eastAsia="Times New Roman"/>
          <w:spacing w:val="-1"/>
          <w:sz w:val="20"/>
          <w:szCs w:val="20"/>
        </w:rPr>
        <w:t>h</w:t>
      </w:r>
      <w:r>
        <w:rPr>
          <w:rFonts w:eastAsia="Times New Roman"/>
          <w:sz w:val="20"/>
          <w:szCs w:val="20"/>
        </w:rPr>
        <w:t>e</w:t>
      </w:r>
      <w:r>
        <w:rPr>
          <w:rFonts w:eastAsia="Times New Roman"/>
          <w:spacing w:val="-1"/>
          <w:sz w:val="20"/>
          <w:szCs w:val="20"/>
        </w:rPr>
        <w:t xml:space="preserve"> </w:t>
      </w:r>
      <w:r>
        <w:rPr>
          <w:rFonts w:eastAsia="Times New Roman"/>
          <w:sz w:val="20"/>
          <w:szCs w:val="20"/>
        </w:rPr>
        <w:t>air</w:t>
      </w:r>
      <w:r>
        <w:rPr>
          <w:rFonts w:eastAsia="Times New Roman"/>
          <w:spacing w:val="-1"/>
          <w:sz w:val="20"/>
          <w:szCs w:val="20"/>
        </w:rPr>
        <w:t xml:space="preserve"> </w:t>
      </w:r>
      <w:r>
        <w:rPr>
          <w:rFonts w:eastAsia="Times New Roman"/>
          <w:spacing w:val="1"/>
          <w:sz w:val="20"/>
          <w:szCs w:val="20"/>
        </w:rPr>
        <w:t>p</w:t>
      </w:r>
      <w:r>
        <w:rPr>
          <w:rFonts w:eastAsia="Times New Roman"/>
          <w:sz w:val="20"/>
          <w:szCs w:val="20"/>
        </w:rPr>
        <w:t>i</w:t>
      </w:r>
      <w:r>
        <w:rPr>
          <w:rFonts w:eastAsia="Times New Roman"/>
          <w:spacing w:val="1"/>
          <w:sz w:val="20"/>
          <w:szCs w:val="20"/>
        </w:rPr>
        <w:t>p</w:t>
      </w:r>
      <w:r>
        <w:rPr>
          <w:rFonts w:eastAsia="Times New Roman"/>
          <w:sz w:val="20"/>
          <w:szCs w:val="20"/>
        </w:rPr>
        <w:t>e</w:t>
      </w:r>
      <w:r>
        <w:rPr>
          <w:rFonts w:eastAsia="Times New Roman"/>
          <w:spacing w:val="-2"/>
          <w:sz w:val="20"/>
          <w:szCs w:val="20"/>
        </w:rPr>
        <w:t xml:space="preserve"> </w:t>
      </w:r>
      <w:r>
        <w:rPr>
          <w:rFonts w:eastAsia="Times New Roman"/>
          <w:sz w:val="20"/>
          <w:szCs w:val="20"/>
        </w:rPr>
        <w:t>to</w:t>
      </w:r>
      <w:r>
        <w:rPr>
          <w:rFonts w:eastAsia="Times New Roman"/>
          <w:spacing w:val="-1"/>
          <w:sz w:val="20"/>
          <w:szCs w:val="20"/>
        </w:rPr>
        <w:t xml:space="preserve"> </w:t>
      </w:r>
      <w:r>
        <w:rPr>
          <w:rFonts w:eastAsia="Times New Roman"/>
          <w:spacing w:val="1"/>
          <w:sz w:val="20"/>
          <w:szCs w:val="20"/>
        </w:rPr>
        <w:t>b</w:t>
      </w:r>
      <w:r>
        <w:rPr>
          <w:rFonts w:eastAsia="Times New Roman"/>
          <w:sz w:val="20"/>
          <w:szCs w:val="20"/>
        </w:rPr>
        <w:t>e</w:t>
      </w:r>
      <w:r>
        <w:rPr>
          <w:rFonts w:eastAsia="Times New Roman"/>
          <w:spacing w:val="-1"/>
          <w:sz w:val="20"/>
          <w:szCs w:val="20"/>
        </w:rPr>
        <w:t xml:space="preserve"> </w:t>
      </w:r>
      <w:r>
        <w:rPr>
          <w:rFonts w:eastAsia="Times New Roman"/>
          <w:sz w:val="20"/>
          <w:szCs w:val="20"/>
        </w:rPr>
        <w:t>a</w:t>
      </w:r>
      <w:r>
        <w:rPr>
          <w:rFonts w:eastAsia="Times New Roman"/>
          <w:spacing w:val="1"/>
          <w:sz w:val="20"/>
          <w:szCs w:val="20"/>
        </w:rPr>
        <w:t>dd</w:t>
      </w:r>
      <w:r>
        <w:rPr>
          <w:rFonts w:eastAsia="Times New Roman"/>
          <w:sz w:val="20"/>
          <w:szCs w:val="20"/>
        </w:rPr>
        <w:t>ed t</w:t>
      </w:r>
      <w:r>
        <w:rPr>
          <w:rFonts w:eastAsia="Times New Roman"/>
          <w:spacing w:val="-1"/>
          <w:sz w:val="20"/>
          <w:szCs w:val="20"/>
        </w:rPr>
        <w:t>h</w:t>
      </w:r>
      <w:r>
        <w:rPr>
          <w:rFonts w:eastAsia="Times New Roman"/>
          <w:sz w:val="20"/>
          <w:szCs w:val="20"/>
        </w:rPr>
        <w:t>i</w:t>
      </w:r>
      <w:r>
        <w:rPr>
          <w:rFonts w:eastAsia="Times New Roman"/>
          <w:spacing w:val="2"/>
          <w:sz w:val="20"/>
          <w:szCs w:val="20"/>
        </w:rPr>
        <w:t>c</w:t>
      </w:r>
      <w:r>
        <w:rPr>
          <w:rFonts w:eastAsia="Times New Roman"/>
          <w:spacing w:val="-1"/>
          <w:sz w:val="20"/>
          <w:szCs w:val="20"/>
        </w:rPr>
        <w:t>kn</w:t>
      </w:r>
      <w:r>
        <w:rPr>
          <w:rFonts w:eastAsia="Times New Roman"/>
          <w:spacing w:val="3"/>
          <w:sz w:val="20"/>
          <w:szCs w:val="20"/>
        </w:rPr>
        <w:t>e</w:t>
      </w:r>
      <w:r>
        <w:rPr>
          <w:rFonts w:eastAsia="Times New Roman"/>
          <w:spacing w:val="-1"/>
          <w:sz w:val="20"/>
          <w:szCs w:val="20"/>
        </w:rPr>
        <w:t>s</w:t>
      </w:r>
      <w:r>
        <w:rPr>
          <w:rFonts w:eastAsia="Times New Roman"/>
          <w:sz w:val="20"/>
          <w:szCs w:val="20"/>
        </w:rPr>
        <w:t>s</w:t>
      </w:r>
      <w:r>
        <w:rPr>
          <w:rFonts w:eastAsia="Times New Roman"/>
          <w:spacing w:val="-5"/>
          <w:sz w:val="20"/>
          <w:szCs w:val="20"/>
        </w:rPr>
        <w:t xml:space="preserve"> </w:t>
      </w:r>
      <w:r>
        <w:rPr>
          <w:rFonts w:eastAsia="Times New Roman"/>
          <w:spacing w:val="-2"/>
          <w:sz w:val="20"/>
          <w:szCs w:val="20"/>
        </w:rPr>
        <w:t>f</w:t>
      </w:r>
      <w:r>
        <w:rPr>
          <w:rFonts w:eastAsia="Times New Roman"/>
          <w:spacing w:val="1"/>
          <w:sz w:val="20"/>
          <w:szCs w:val="20"/>
        </w:rPr>
        <w:t>o</w:t>
      </w:r>
      <w:r>
        <w:rPr>
          <w:rFonts w:eastAsia="Times New Roman"/>
          <w:sz w:val="20"/>
          <w:szCs w:val="20"/>
        </w:rPr>
        <w:t>r</w:t>
      </w:r>
      <w:r>
        <w:rPr>
          <w:rFonts w:eastAsia="Times New Roman"/>
          <w:spacing w:val="-1"/>
          <w:sz w:val="20"/>
          <w:szCs w:val="20"/>
        </w:rPr>
        <w:t xml:space="preserve"> </w:t>
      </w:r>
      <w:r>
        <w:rPr>
          <w:rFonts w:eastAsia="Times New Roman"/>
          <w:spacing w:val="1"/>
          <w:sz w:val="20"/>
          <w:szCs w:val="20"/>
        </w:rPr>
        <w:t>op</w:t>
      </w:r>
      <w:r>
        <w:rPr>
          <w:rFonts w:eastAsia="Times New Roman"/>
          <w:sz w:val="20"/>
          <w:szCs w:val="20"/>
        </w:rPr>
        <w:t>en</w:t>
      </w:r>
      <w:r>
        <w:rPr>
          <w:rFonts w:eastAsia="Times New Roman"/>
          <w:spacing w:val="-5"/>
          <w:sz w:val="20"/>
          <w:szCs w:val="20"/>
        </w:rPr>
        <w:t xml:space="preserve"> </w:t>
      </w:r>
      <w:r>
        <w:rPr>
          <w:rFonts w:eastAsia="Times New Roman"/>
          <w:spacing w:val="1"/>
          <w:sz w:val="20"/>
          <w:szCs w:val="20"/>
        </w:rPr>
        <w:t>d</w:t>
      </w:r>
      <w:r>
        <w:rPr>
          <w:rFonts w:eastAsia="Times New Roman"/>
          <w:sz w:val="20"/>
          <w:szCs w:val="20"/>
        </w:rPr>
        <w:t>e</w:t>
      </w:r>
      <w:r>
        <w:rPr>
          <w:rFonts w:eastAsia="Times New Roman"/>
          <w:spacing w:val="1"/>
          <w:sz w:val="20"/>
          <w:szCs w:val="20"/>
        </w:rPr>
        <w:t>c</w:t>
      </w:r>
      <w:r>
        <w:rPr>
          <w:rFonts w:eastAsia="Times New Roman"/>
          <w:sz w:val="20"/>
          <w:szCs w:val="20"/>
        </w:rPr>
        <w:t>k</w:t>
      </w:r>
      <w:r>
        <w:rPr>
          <w:rFonts w:eastAsia="Times New Roman"/>
          <w:spacing w:val="-5"/>
          <w:sz w:val="20"/>
          <w:szCs w:val="20"/>
        </w:rPr>
        <w:t xml:space="preserve"> </w:t>
      </w:r>
      <w:r>
        <w:rPr>
          <w:rFonts w:eastAsia="Times New Roman"/>
          <w:sz w:val="20"/>
          <w:szCs w:val="20"/>
        </w:rPr>
        <w:t>a</w:t>
      </w:r>
      <w:r>
        <w:rPr>
          <w:rFonts w:eastAsia="Times New Roman"/>
          <w:spacing w:val="1"/>
          <w:sz w:val="20"/>
          <w:szCs w:val="20"/>
        </w:rPr>
        <w:t>r</w:t>
      </w:r>
      <w:r>
        <w:rPr>
          <w:rFonts w:eastAsia="Times New Roman"/>
          <w:sz w:val="20"/>
          <w:szCs w:val="20"/>
        </w:rPr>
        <w:t>e</w:t>
      </w:r>
      <w:r>
        <w:rPr>
          <w:rFonts w:eastAsia="Times New Roman"/>
          <w:spacing w:val="1"/>
          <w:sz w:val="20"/>
          <w:szCs w:val="20"/>
        </w:rPr>
        <w:t>a</w:t>
      </w:r>
      <w:r>
        <w:rPr>
          <w:rFonts w:eastAsia="Times New Roman"/>
          <w:sz w:val="20"/>
          <w:szCs w:val="20"/>
        </w:rPr>
        <w:t>.</w:t>
      </w:r>
    </w:p>
    <w:p w14:paraId="417DA4E9">
      <w:pPr>
        <w:tabs>
          <w:tab w:val="left" w:pos="920"/>
        </w:tabs>
        <w:ind w:left="564" w:right="-20"/>
        <w:rPr>
          <w:rFonts w:eastAsia="Times New Roman"/>
          <w:sz w:val="20"/>
          <w:szCs w:val="20"/>
        </w:rPr>
      </w:pPr>
      <w:r>
        <w:rPr>
          <w:rFonts w:eastAsia="Times New Roman"/>
          <w:spacing w:val="1"/>
          <w:sz w:val="20"/>
          <w:szCs w:val="20"/>
        </w:rPr>
        <w:t>d</w:t>
      </w:r>
      <w:r>
        <w:rPr>
          <w:rFonts w:eastAsia="Times New Roman"/>
          <w:sz w:val="20"/>
          <w:szCs w:val="20"/>
        </w:rPr>
        <w:t>)</w:t>
      </w:r>
      <w:r>
        <w:rPr>
          <w:rFonts w:eastAsia="Times New Roman"/>
          <w:sz w:val="20"/>
          <w:szCs w:val="20"/>
        </w:rPr>
        <w:tab/>
      </w:r>
      <w:r>
        <w:rPr>
          <w:rFonts w:eastAsia="Times New Roman"/>
          <w:sz w:val="20"/>
          <w:szCs w:val="20"/>
        </w:rPr>
        <w:t>M</w:t>
      </w:r>
      <w:r>
        <w:rPr>
          <w:rFonts w:eastAsia="Times New Roman"/>
          <w:spacing w:val="1"/>
          <w:sz w:val="20"/>
          <w:szCs w:val="20"/>
        </w:rPr>
        <w:t>a</w:t>
      </w:r>
      <w:r>
        <w:rPr>
          <w:rFonts w:eastAsia="Times New Roman"/>
          <w:sz w:val="20"/>
          <w:szCs w:val="20"/>
        </w:rPr>
        <w:t>te</w:t>
      </w:r>
      <w:r>
        <w:rPr>
          <w:rFonts w:eastAsia="Times New Roman"/>
          <w:spacing w:val="1"/>
          <w:sz w:val="20"/>
          <w:szCs w:val="20"/>
        </w:rPr>
        <w:t>r</w:t>
      </w:r>
      <w:r>
        <w:rPr>
          <w:rFonts w:eastAsia="Times New Roman"/>
          <w:sz w:val="20"/>
          <w:szCs w:val="20"/>
        </w:rPr>
        <w:t>ials</w:t>
      </w:r>
      <w:r>
        <w:rPr>
          <w:rFonts w:eastAsia="Times New Roman"/>
          <w:spacing w:val="-8"/>
          <w:sz w:val="20"/>
          <w:szCs w:val="20"/>
        </w:rPr>
        <w:t xml:space="preserve"> </w:t>
      </w:r>
      <w:r>
        <w:rPr>
          <w:rFonts w:eastAsia="Times New Roman"/>
          <w:spacing w:val="1"/>
          <w:sz w:val="20"/>
          <w:szCs w:val="20"/>
        </w:rPr>
        <w:t>o</w:t>
      </w:r>
      <w:r>
        <w:rPr>
          <w:rFonts w:eastAsia="Times New Roman"/>
          <w:sz w:val="20"/>
          <w:szCs w:val="20"/>
        </w:rPr>
        <w:t>f</w:t>
      </w:r>
      <w:r>
        <w:rPr>
          <w:rFonts w:eastAsia="Times New Roman"/>
          <w:spacing w:val="-3"/>
          <w:sz w:val="20"/>
          <w:szCs w:val="20"/>
        </w:rPr>
        <w:t xml:space="preserve"> </w:t>
      </w:r>
      <w:r>
        <w:rPr>
          <w:rFonts w:eastAsia="Times New Roman"/>
          <w:sz w:val="20"/>
          <w:szCs w:val="20"/>
        </w:rPr>
        <w:t>a</w:t>
      </w:r>
      <w:r>
        <w:rPr>
          <w:rFonts w:eastAsia="Times New Roman"/>
          <w:spacing w:val="-1"/>
          <w:sz w:val="20"/>
          <w:szCs w:val="20"/>
        </w:rPr>
        <w:t>u</w:t>
      </w:r>
      <w:r>
        <w:rPr>
          <w:rFonts w:eastAsia="Times New Roman"/>
          <w:sz w:val="20"/>
          <w:szCs w:val="20"/>
        </w:rPr>
        <w:t>t</w:t>
      </w:r>
      <w:r>
        <w:rPr>
          <w:rFonts w:eastAsia="Times New Roman"/>
          <w:spacing w:val="3"/>
          <w:sz w:val="20"/>
          <w:szCs w:val="20"/>
        </w:rPr>
        <w:t>o</w:t>
      </w:r>
      <w:r>
        <w:rPr>
          <w:rFonts w:eastAsia="Times New Roman"/>
          <w:spacing w:val="-4"/>
          <w:sz w:val="20"/>
          <w:szCs w:val="20"/>
        </w:rPr>
        <w:t>m</w:t>
      </w:r>
      <w:r>
        <w:rPr>
          <w:rFonts w:eastAsia="Times New Roman"/>
          <w:sz w:val="20"/>
          <w:szCs w:val="20"/>
        </w:rPr>
        <w:t>atic</w:t>
      </w:r>
      <w:r>
        <w:rPr>
          <w:rFonts w:eastAsia="Times New Roman"/>
          <w:spacing w:val="-7"/>
          <w:sz w:val="20"/>
          <w:szCs w:val="20"/>
        </w:rPr>
        <w:t xml:space="preserve"> </w:t>
      </w:r>
      <w:r>
        <w:rPr>
          <w:rFonts w:eastAsia="Times New Roman"/>
          <w:sz w:val="20"/>
          <w:szCs w:val="20"/>
        </w:rPr>
        <w:t>c</w:t>
      </w:r>
      <w:r>
        <w:rPr>
          <w:rFonts w:eastAsia="Times New Roman"/>
          <w:spacing w:val="4"/>
          <w:sz w:val="20"/>
          <w:szCs w:val="20"/>
        </w:rPr>
        <w:t>o</w:t>
      </w:r>
      <w:r>
        <w:rPr>
          <w:rFonts w:eastAsia="Times New Roman"/>
          <w:spacing w:val="-1"/>
          <w:sz w:val="20"/>
          <w:szCs w:val="20"/>
        </w:rPr>
        <w:t>n</w:t>
      </w:r>
      <w:r>
        <w:rPr>
          <w:rFonts w:eastAsia="Times New Roman"/>
          <w:sz w:val="20"/>
          <w:szCs w:val="20"/>
        </w:rPr>
        <w:t>tr</w:t>
      </w:r>
      <w:r>
        <w:rPr>
          <w:rFonts w:eastAsia="Times New Roman"/>
          <w:spacing w:val="1"/>
          <w:sz w:val="20"/>
          <w:szCs w:val="20"/>
        </w:rPr>
        <w:t>o</w:t>
      </w:r>
      <w:r>
        <w:rPr>
          <w:rFonts w:eastAsia="Times New Roman"/>
          <w:sz w:val="20"/>
          <w:szCs w:val="20"/>
        </w:rPr>
        <w:t>l</w:t>
      </w:r>
      <w:r>
        <w:rPr>
          <w:rFonts w:eastAsia="Times New Roman"/>
          <w:spacing w:val="-6"/>
          <w:sz w:val="20"/>
          <w:szCs w:val="20"/>
        </w:rPr>
        <w:t xml:space="preserve"> </w:t>
      </w:r>
      <w:r>
        <w:rPr>
          <w:rFonts w:eastAsia="Times New Roman"/>
          <w:spacing w:val="-1"/>
          <w:sz w:val="20"/>
          <w:szCs w:val="20"/>
        </w:rPr>
        <w:t>v</w:t>
      </w:r>
      <w:r>
        <w:rPr>
          <w:rFonts w:eastAsia="Times New Roman"/>
          <w:sz w:val="20"/>
          <w:szCs w:val="20"/>
        </w:rPr>
        <w:t>a</w:t>
      </w:r>
      <w:r>
        <w:rPr>
          <w:rFonts w:eastAsia="Times New Roman"/>
          <w:spacing w:val="2"/>
          <w:sz w:val="20"/>
          <w:szCs w:val="20"/>
        </w:rPr>
        <w:t>l</w:t>
      </w:r>
      <w:r>
        <w:rPr>
          <w:rFonts w:eastAsia="Times New Roman"/>
          <w:spacing w:val="-1"/>
          <w:sz w:val="20"/>
          <w:szCs w:val="20"/>
        </w:rPr>
        <w:t>v</w:t>
      </w:r>
      <w:r>
        <w:rPr>
          <w:rFonts w:eastAsia="Times New Roman"/>
          <w:sz w:val="20"/>
          <w:szCs w:val="20"/>
        </w:rPr>
        <w:t>es</w:t>
      </w:r>
      <w:r>
        <w:rPr>
          <w:rFonts w:eastAsia="Times New Roman"/>
          <w:spacing w:val="-3"/>
          <w:sz w:val="20"/>
          <w:szCs w:val="20"/>
        </w:rPr>
        <w:t xml:space="preserve"> </w:t>
      </w:r>
      <w:r>
        <w:rPr>
          <w:rFonts w:eastAsia="Times New Roman"/>
          <w:spacing w:val="-2"/>
          <w:sz w:val="20"/>
          <w:szCs w:val="20"/>
        </w:rPr>
        <w:t>f</w:t>
      </w:r>
      <w:r>
        <w:rPr>
          <w:rFonts w:eastAsia="Times New Roman"/>
          <w:spacing w:val="1"/>
          <w:sz w:val="20"/>
          <w:szCs w:val="20"/>
        </w:rPr>
        <w:t>o</w:t>
      </w:r>
      <w:r>
        <w:rPr>
          <w:rFonts w:eastAsia="Times New Roman"/>
          <w:sz w:val="20"/>
          <w:szCs w:val="20"/>
        </w:rPr>
        <w:t>r</w:t>
      </w:r>
      <w:r>
        <w:rPr>
          <w:rFonts w:eastAsia="Times New Roman"/>
          <w:spacing w:val="-1"/>
          <w:sz w:val="20"/>
          <w:szCs w:val="20"/>
        </w:rPr>
        <w:t xml:space="preserve"> </w:t>
      </w:r>
      <w:r>
        <w:rPr>
          <w:rFonts w:eastAsia="Times New Roman"/>
          <w:sz w:val="20"/>
          <w:szCs w:val="20"/>
        </w:rPr>
        <w:t>all</w:t>
      </w:r>
      <w:r>
        <w:rPr>
          <w:rFonts w:eastAsia="Times New Roman"/>
          <w:spacing w:val="-2"/>
          <w:sz w:val="20"/>
          <w:szCs w:val="20"/>
        </w:rPr>
        <w:t xml:space="preserve"> </w:t>
      </w:r>
      <w:r>
        <w:rPr>
          <w:rFonts w:eastAsia="Times New Roman"/>
          <w:spacing w:val="2"/>
          <w:sz w:val="20"/>
          <w:szCs w:val="20"/>
        </w:rPr>
        <w:t>s</w:t>
      </w:r>
      <w:r>
        <w:rPr>
          <w:rFonts w:eastAsia="Times New Roman"/>
          <w:spacing w:val="-1"/>
          <w:sz w:val="20"/>
          <w:szCs w:val="20"/>
        </w:rPr>
        <w:t>ys</w:t>
      </w:r>
      <w:r>
        <w:rPr>
          <w:rFonts w:eastAsia="Times New Roman"/>
          <w:sz w:val="20"/>
          <w:szCs w:val="20"/>
        </w:rPr>
        <w:t>t</w:t>
      </w:r>
      <w:r>
        <w:rPr>
          <w:rFonts w:eastAsia="Times New Roman"/>
          <w:spacing w:val="2"/>
          <w:sz w:val="20"/>
          <w:szCs w:val="20"/>
        </w:rPr>
        <w:t>e</w:t>
      </w:r>
      <w:r>
        <w:rPr>
          <w:rFonts w:eastAsia="Times New Roman"/>
          <w:sz w:val="20"/>
          <w:szCs w:val="20"/>
        </w:rPr>
        <w:t>m</w:t>
      </w:r>
      <w:r>
        <w:rPr>
          <w:rFonts w:eastAsia="Times New Roman"/>
          <w:spacing w:val="-7"/>
          <w:sz w:val="20"/>
          <w:szCs w:val="20"/>
        </w:rPr>
        <w:t xml:space="preserve"> </w:t>
      </w:r>
      <w:r>
        <w:rPr>
          <w:rFonts w:eastAsia="Times New Roman"/>
          <w:spacing w:val="2"/>
          <w:sz w:val="20"/>
          <w:szCs w:val="20"/>
        </w:rPr>
        <w:t>s</w:t>
      </w:r>
      <w:r>
        <w:rPr>
          <w:rFonts w:eastAsia="Times New Roman"/>
          <w:spacing w:val="-1"/>
          <w:sz w:val="20"/>
          <w:szCs w:val="20"/>
        </w:rPr>
        <w:t>h</w:t>
      </w:r>
      <w:r>
        <w:rPr>
          <w:rFonts w:eastAsia="Times New Roman"/>
          <w:sz w:val="20"/>
          <w:szCs w:val="20"/>
        </w:rPr>
        <w:t>a</w:t>
      </w:r>
      <w:r>
        <w:rPr>
          <w:rFonts w:eastAsia="Times New Roman"/>
          <w:spacing w:val="2"/>
          <w:sz w:val="20"/>
          <w:szCs w:val="20"/>
        </w:rPr>
        <w:t>l</w:t>
      </w:r>
      <w:r>
        <w:rPr>
          <w:rFonts w:eastAsia="Times New Roman"/>
          <w:sz w:val="20"/>
          <w:szCs w:val="20"/>
        </w:rPr>
        <w:t>l</w:t>
      </w:r>
      <w:r>
        <w:rPr>
          <w:rFonts w:eastAsia="Times New Roman"/>
          <w:spacing w:val="-4"/>
          <w:sz w:val="20"/>
          <w:szCs w:val="20"/>
        </w:rPr>
        <w:t xml:space="preserve"> </w:t>
      </w:r>
      <w:r>
        <w:rPr>
          <w:rFonts w:eastAsia="Times New Roman"/>
          <w:spacing w:val="1"/>
          <w:sz w:val="20"/>
          <w:szCs w:val="20"/>
        </w:rPr>
        <w:t>b</w:t>
      </w:r>
      <w:r>
        <w:rPr>
          <w:rFonts w:eastAsia="Times New Roman"/>
          <w:sz w:val="20"/>
          <w:szCs w:val="20"/>
        </w:rPr>
        <w:t>e</w:t>
      </w:r>
      <w:r>
        <w:rPr>
          <w:rFonts w:eastAsia="Times New Roman"/>
          <w:spacing w:val="-1"/>
          <w:sz w:val="20"/>
          <w:szCs w:val="20"/>
        </w:rPr>
        <w:t xml:space="preserve"> </w:t>
      </w:r>
      <w:r>
        <w:rPr>
          <w:rFonts w:eastAsia="Times New Roman"/>
          <w:spacing w:val="1"/>
          <w:sz w:val="20"/>
          <w:szCs w:val="20"/>
        </w:rPr>
        <w:t>o</w:t>
      </w:r>
      <w:r>
        <w:rPr>
          <w:rFonts w:eastAsia="Times New Roman"/>
          <w:sz w:val="20"/>
          <w:szCs w:val="20"/>
        </w:rPr>
        <w:t>f</w:t>
      </w:r>
      <w:r>
        <w:rPr>
          <w:rFonts w:eastAsia="Times New Roman"/>
          <w:spacing w:val="4"/>
          <w:sz w:val="20"/>
          <w:szCs w:val="20"/>
        </w:rPr>
        <w:t xml:space="preserve"> </w:t>
      </w:r>
      <w:r>
        <w:rPr>
          <w:rFonts w:eastAsia="Times New Roman"/>
          <w:spacing w:val="1"/>
          <w:sz w:val="20"/>
          <w:szCs w:val="20"/>
        </w:rPr>
        <w:t>M</w:t>
      </w:r>
      <w:r>
        <w:rPr>
          <w:rFonts w:eastAsia="Times New Roman"/>
          <w:sz w:val="20"/>
          <w:szCs w:val="20"/>
        </w:rPr>
        <w:t>a</w:t>
      </w:r>
      <w:r>
        <w:rPr>
          <w:rFonts w:eastAsia="Times New Roman"/>
          <w:spacing w:val="-1"/>
          <w:sz w:val="20"/>
          <w:szCs w:val="20"/>
        </w:rPr>
        <w:t>k</w:t>
      </w:r>
      <w:r>
        <w:rPr>
          <w:rFonts w:eastAsia="Times New Roman"/>
          <w:sz w:val="20"/>
          <w:szCs w:val="20"/>
        </w:rPr>
        <w:t>e</w:t>
      </w:r>
      <w:r>
        <w:rPr>
          <w:rFonts w:eastAsia="Times New Roman"/>
          <w:spacing w:val="1"/>
          <w:sz w:val="20"/>
          <w:szCs w:val="20"/>
        </w:rPr>
        <w:t>r</w:t>
      </w:r>
      <w:r>
        <w:rPr>
          <w:rFonts w:eastAsia="Times New Roman"/>
          <w:sz w:val="20"/>
          <w:szCs w:val="20"/>
        </w:rPr>
        <w:t>'s</w:t>
      </w:r>
      <w:r>
        <w:rPr>
          <w:rFonts w:eastAsia="Times New Roman"/>
          <w:spacing w:val="-6"/>
          <w:sz w:val="20"/>
          <w:szCs w:val="20"/>
        </w:rPr>
        <w:t xml:space="preserve"> </w:t>
      </w:r>
      <w:r>
        <w:rPr>
          <w:rFonts w:eastAsia="Times New Roman"/>
          <w:spacing w:val="-1"/>
          <w:sz w:val="20"/>
          <w:szCs w:val="20"/>
        </w:rPr>
        <w:t>s</w:t>
      </w:r>
      <w:r>
        <w:rPr>
          <w:rFonts w:eastAsia="Times New Roman"/>
          <w:sz w:val="20"/>
          <w:szCs w:val="20"/>
        </w:rPr>
        <w:t>t</w:t>
      </w:r>
      <w:r>
        <w:rPr>
          <w:rFonts w:eastAsia="Times New Roman"/>
          <w:spacing w:val="2"/>
          <w:sz w:val="20"/>
          <w:szCs w:val="20"/>
        </w:rPr>
        <w:t>a</w:t>
      </w:r>
      <w:r>
        <w:rPr>
          <w:rFonts w:eastAsia="Times New Roman"/>
          <w:spacing w:val="-1"/>
          <w:sz w:val="20"/>
          <w:szCs w:val="20"/>
        </w:rPr>
        <w:t>n</w:t>
      </w:r>
      <w:r>
        <w:rPr>
          <w:rFonts w:eastAsia="Times New Roman"/>
          <w:spacing w:val="1"/>
          <w:sz w:val="20"/>
          <w:szCs w:val="20"/>
        </w:rPr>
        <w:t>d</w:t>
      </w:r>
      <w:r>
        <w:rPr>
          <w:rFonts w:eastAsia="Times New Roman"/>
          <w:sz w:val="20"/>
          <w:szCs w:val="20"/>
        </w:rPr>
        <w:t>a</w:t>
      </w:r>
      <w:r>
        <w:rPr>
          <w:rFonts w:eastAsia="Times New Roman"/>
          <w:spacing w:val="1"/>
          <w:sz w:val="20"/>
          <w:szCs w:val="20"/>
        </w:rPr>
        <w:t>rd</w:t>
      </w:r>
      <w:r>
        <w:rPr>
          <w:rFonts w:eastAsia="Times New Roman"/>
          <w:sz w:val="20"/>
          <w:szCs w:val="20"/>
        </w:rPr>
        <w:t>.</w:t>
      </w:r>
    </w:p>
    <w:p w14:paraId="4FB0A0EF">
      <w:pPr>
        <w:tabs>
          <w:tab w:val="left" w:pos="920"/>
        </w:tabs>
        <w:spacing w:before="10"/>
        <w:ind w:left="564" w:right="-20"/>
        <w:rPr>
          <w:rFonts w:eastAsia="Times New Roman"/>
          <w:sz w:val="20"/>
          <w:szCs w:val="20"/>
        </w:rPr>
      </w:pPr>
      <w:r>
        <w:rPr>
          <w:rFonts w:eastAsia="Times New Roman"/>
          <w:sz w:val="20"/>
          <w:szCs w:val="20"/>
        </w:rPr>
        <w:t>e)</w:t>
      </w:r>
      <w:r>
        <w:rPr>
          <w:rFonts w:eastAsia="Times New Roman"/>
          <w:sz w:val="20"/>
          <w:szCs w:val="20"/>
        </w:rPr>
        <w:tab/>
      </w:r>
      <w:r>
        <w:rPr>
          <w:rFonts w:eastAsia="Times New Roman"/>
          <w:spacing w:val="-5"/>
          <w:sz w:val="20"/>
          <w:szCs w:val="20"/>
        </w:rPr>
        <w:t>S</w:t>
      </w:r>
      <w:r>
        <w:rPr>
          <w:rFonts w:eastAsia="Times New Roman"/>
          <w:sz w:val="20"/>
          <w:szCs w:val="20"/>
        </w:rPr>
        <w:t>ta</w:t>
      </w:r>
      <w:r>
        <w:rPr>
          <w:rFonts w:eastAsia="Times New Roman"/>
          <w:spacing w:val="1"/>
          <w:sz w:val="20"/>
          <w:szCs w:val="20"/>
        </w:rPr>
        <w:t>r</w:t>
      </w:r>
      <w:r>
        <w:rPr>
          <w:rFonts w:eastAsia="Times New Roman"/>
          <w:sz w:val="20"/>
          <w:szCs w:val="20"/>
        </w:rPr>
        <w:t>t</w:t>
      </w:r>
      <w:r>
        <w:rPr>
          <w:rFonts w:eastAsia="Times New Roman"/>
          <w:spacing w:val="-4"/>
          <w:sz w:val="20"/>
          <w:szCs w:val="20"/>
        </w:rPr>
        <w:t xml:space="preserve"> </w:t>
      </w:r>
      <w:r>
        <w:rPr>
          <w:rFonts w:eastAsia="Times New Roman"/>
          <w:spacing w:val="1"/>
          <w:sz w:val="20"/>
          <w:szCs w:val="20"/>
        </w:rPr>
        <w:t>a</w:t>
      </w:r>
      <w:r>
        <w:rPr>
          <w:rFonts w:eastAsia="Times New Roman"/>
          <w:sz w:val="20"/>
          <w:szCs w:val="20"/>
        </w:rPr>
        <w:t>ir</w:t>
      </w:r>
      <w:r>
        <w:rPr>
          <w:rFonts w:eastAsia="Times New Roman"/>
          <w:spacing w:val="-1"/>
          <w:sz w:val="20"/>
          <w:szCs w:val="20"/>
        </w:rPr>
        <w:t xml:space="preserve"> </w:t>
      </w:r>
      <w:r>
        <w:rPr>
          <w:rFonts w:eastAsia="Times New Roman"/>
          <w:spacing w:val="3"/>
          <w:sz w:val="20"/>
          <w:szCs w:val="20"/>
        </w:rPr>
        <w:t>s</w:t>
      </w:r>
      <w:r>
        <w:rPr>
          <w:rFonts w:eastAsia="Times New Roman"/>
          <w:spacing w:val="-4"/>
          <w:sz w:val="20"/>
          <w:szCs w:val="20"/>
        </w:rPr>
        <w:t>y</w:t>
      </w:r>
      <w:r>
        <w:rPr>
          <w:rFonts w:eastAsia="Times New Roman"/>
          <w:spacing w:val="-1"/>
          <w:sz w:val="20"/>
          <w:szCs w:val="20"/>
        </w:rPr>
        <w:t>s</w:t>
      </w:r>
      <w:r>
        <w:rPr>
          <w:rFonts w:eastAsia="Times New Roman"/>
          <w:sz w:val="20"/>
          <w:szCs w:val="20"/>
        </w:rPr>
        <w:t>t</w:t>
      </w:r>
      <w:r>
        <w:rPr>
          <w:rFonts w:eastAsia="Times New Roman"/>
          <w:spacing w:val="2"/>
          <w:sz w:val="20"/>
          <w:szCs w:val="20"/>
        </w:rPr>
        <w:t>e</w:t>
      </w:r>
      <w:r>
        <w:rPr>
          <w:rFonts w:eastAsia="Times New Roman"/>
          <w:sz w:val="20"/>
          <w:szCs w:val="20"/>
        </w:rPr>
        <w:t>m</w:t>
      </w:r>
      <w:r>
        <w:rPr>
          <w:rFonts w:eastAsia="Times New Roman"/>
          <w:spacing w:val="-5"/>
          <w:sz w:val="20"/>
          <w:szCs w:val="20"/>
        </w:rPr>
        <w:t xml:space="preserve"> </w:t>
      </w:r>
      <w:r>
        <w:rPr>
          <w:rFonts w:eastAsia="Times New Roman"/>
          <w:spacing w:val="-2"/>
          <w:sz w:val="20"/>
          <w:szCs w:val="20"/>
        </w:rPr>
        <w:t>f</w:t>
      </w:r>
      <w:r>
        <w:rPr>
          <w:rFonts w:eastAsia="Times New Roman"/>
          <w:spacing w:val="1"/>
          <w:sz w:val="20"/>
          <w:szCs w:val="20"/>
        </w:rPr>
        <w:t>o</w:t>
      </w:r>
      <w:r>
        <w:rPr>
          <w:rFonts w:eastAsia="Times New Roman"/>
          <w:sz w:val="20"/>
          <w:szCs w:val="20"/>
        </w:rPr>
        <w:t>r</w:t>
      </w:r>
      <w:r>
        <w:rPr>
          <w:rFonts w:eastAsia="Times New Roman"/>
          <w:spacing w:val="-1"/>
          <w:sz w:val="20"/>
          <w:szCs w:val="20"/>
        </w:rPr>
        <w:t xml:space="preserve"> </w:t>
      </w:r>
      <w:r>
        <w:rPr>
          <w:rFonts w:eastAsia="Times New Roman"/>
          <w:sz w:val="20"/>
          <w:szCs w:val="20"/>
        </w:rPr>
        <w:t>M</w:t>
      </w:r>
      <w:r>
        <w:rPr>
          <w:rFonts w:eastAsia="Times New Roman"/>
          <w:spacing w:val="1"/>
          <w:sz w:val="20"/>
          <w:szCs w:val="20"/>
        </w:rPr>
        <w:t>E</w:t>
      </w:r>
      <w:r>
        <w:rPr>
          <w:rFonts w:eastAsia="Times New Roman"/>
          <w:sz w:val="20"/>
          <w:szCs w:val="20"/>
        </w:rPr>
        <w:t>,</w:t>
      </w:r>
      <w:r>
        <w:rPr>
          <w:rFonts w:eastAsia="Times New Roman"/>
          <w:spacing w:val="-3"/>
          <w:sz w:val="20"/>
          <w:szCs w:val="20"/>
        </w:rPr>
        <w:t xml:space="preserve"> </w:t>
      </w:r>
      <w:r>
        <w:rPr>
          <w:rFonts w:eastAsia="Times New Roman"/>
          <w:sz w:val="20"/>
          <w:szCs w:val="20"/>
        </w:rPr>
        <w:t>G/E</w:t>
      </w:r>
      <w:r>
        <w:rPr>
          <w:rFonts w:eastAsia="Times New Roman"/>
          <w:spacing w:val="-2"/>
          <w:sz w:val="20"/>
          <w:szCs w:val="20"/>
        </w:rPr>
        <w:t xml:space="preserve"> </w:t>
      </w:r>
      <w:r>
        <w:rPr>
          <w:rFonts w:eastAsia="Times New Roman"/>
          <w:sz w:val="20"/>
          <w:szCs w:val="20"/>
        </w:rPr>
        <w:t>a</w:t>
      </w:r>
      <w:r>
        <w:rPr>
          <w:rFonts w:eastAsia="Times New Roman"/>
          <w:spacing w:val="-1"/>
          <w:sz w:val="20"/>
          <w:szCs w:val="20"/>
        </w:rPr>
        <w:t>n</w:t>
      </w:r>
      <w:r>
        <w:rPr>
          <w:rFonts w:eastAsia="Times New Roman"/>
          <w:sz w:val="20"/>
          <w:szCs w:val="20"/>
        </w:rPr>
        <w:t>d</w:t>
      </w:r>
      <w:r>
        <w:rPr>
          <w:rFonts w:eastAsia="Times New Roman"/>
          <w:spacing w:val="-2"/>
          <w:sz w:val="20"/>
          <w:szCs w:val="20"/>
        </w:rPr>
        <w:t xml:space="preserve"> </w:t>
      </w:r>
      <w:r>
        <w:rPr>
          <w:rFonts w:eastAsia="Times New Roman"/>
          <w:spacing w:val="-1"/>
          <w:sz w:val="20"/>
          <w:szCs w:val="20"/>
        </w:rPr>
        <w:t>s</w:t>
      </w:r>
      <w:r>
        <w:rPr>
          <w:rFonts w:eastAsia="Times New Roman"/>
          <w:sz w:val="20"/>
          <w:szCs w:val="20"/>
        </w:rPr>
        <w:t>o</w:t>
      </w:r>
      <w:r>
        <w:rPr>
          <w:rFonts w:eastAsia="Times New Roman"/>
          <w:spacing w:val="-1"/>
          <w:sz w:val="20"/>
          <w:szCs w:val="20"/>
        </w:rPr>
        <w:t xml:space="preserve"> </w:t>
      </w:r>
      <w:r>
        <w:rPr>
          <w:rFonts w:eastAsia="Times New Roman"/>
          <w:spacing w:val="1"/>
          <w:sz w:val="20"/>
          <w:szCs w:val="20"/>
        </w:rPr>
        <w:t>o</w:t>
      </w:r>
      <w:r>
        <w:rPr>
          <w:rFonts w:eastAsia="Times New Roman"/>
          <w:sz w:val="20"/>
          <w:szCs w:val="20"/>
        </w:rPr>
        <w:t>n</w:t>
      </w:r>
      <w:r>
        <w:rPr>
          <w:rFonts w:eastAsia="Times New Roman"/>
          <w:spacing w:val="-3"/>
          <w:sz w:val="20"/>
          <w:szCs w:val="20"/>
        </w:rPr>
        <w:t xml:space="preserve"> </w:t>
      </w:r>
      <w:r>
        <w:rPr>
          <w:rFonts w:eastAsia="Times New Roman"/>
          <w:spacing w:val="-1"/>
          <w:sz w:val="20"/>
          <w:szCs w:val="20"/>
        </w:rPr>
        <w:t>sh</w:t>
      </w:r>
      <w:r>
        <w:rPr>
          <w:rFonts w:eastAsia="Times New Roman"/>
          <w:spacing w:val="3"/>
          <w:sz w:val="20"/>
          <w:szCs w:val="20"/>
        </w:rPr>
        <w:t>a</w:t>
      </w:r>
      <w:r>
        <w:rPr>
          <w:rFonts w:eastAsia="Times New Roman"/>
          <w:sz w:val="20"/>
          <w:szCs w:val="20"/>
        </w:rPr>
        <w:t>ll</w:t>
      </w:r>
      <w:r>
        <w:rPr>
          <w:rFonts w:eastAsia="Times New Roman"/>
          <w:spacing w:val="-4"/>
          <w:sz w:val="20"/>
          <w:szCs w:val="20"/>
        </w:rPr>
        <w:t xml:space="preserve"> </w:t>
      </w:r>
      <w:r>
        <w:rPr>
          <w:rFonts w:eastAsia="Times New Roman"/>
          <w:spacing w:val="-1"/>
          <w:sz w:val="20"/>
          <w:szCs w:val="20"/>
        </w:rPr>
        <w:t>n</w:t>
      </w:r>
      <w:r>
        <w:rPr>
          <w:rFonts w:eastAsia="Times New Roman"/>
          <w:spacing w:val="1"/>
          <w:sz w:val="20"/>
          <w:szCs w:val="20"/>
        </w:rPr>
        <w:t>o</w:t>
      </w:r>
      <w:r>
        <w:rPr>
          <w:rFonts w:eastAsia="Times New Roman"/>
          <w:sz w:val="20"/>
          <w:szCs w:val="20"/>
        </w:rPr>
        <w:t>t</w:t>
      </w:r>
      <w:r>
        <w:rPr>
          <w:rFonts w:eastAsia="Times New Roman"/>
          <w:spacing w:val="-3"/>
          <w:sz w:val="20"/>
          <w:szCs w:val="20"/>
        </w:rPr>
        <w:t xml:space="preserve"> </w:t>
      </w:r>
      <w:r>
        <w:rPr>
          <w:rFonts w:eastAsia="Times New Roman"/>
          <w:spacing w:val="1"/>
          <w:sz w:val="20"/>
          <w:szCs w:val="20"/>
        </w:rPr>
        <w:t>b</w:t>
      </w:r>
      <w:r>
        <w:rPr>
          <w:rFonts w:eastAsia="Times New Roman"/>
          <w:sz w:val="20"/>
          <w:szCs w:val="20"/>
        </w:rPr>
        <w:t>e</w:t>
      </w:r>
      <w:r>
        <w:rPr>
          <w:rFonts w:eastAsia="Times New Roman"/>
          <w:spacing w:val="-1"/>
          <w:sz w:val="20"/>
          <w:szCs w:val="20"/>
        </w:rPr>
        <w:t xml:space="preserve"> g</w:t>
      </w:r>
      <w:r>
        <w:rPr>
          <w:rFonts w:eastAsia="Times New Roman"/>
          <w:sz w:val="20"/>
          <w:szCs w:val="20"/>
        </w:rPr>
        <w:t>a</w:t>
      </w:r>
      <w:r>
        <w:rPr>
          <w:rFonts w:eastAsia="Times New Roman"/>
          <w:spacing w:val="2"/>
          <w:sz w:val="20"/>
          <w:szCs w:val="20"/>
        </w:rPr>
        <w:t>l</w:t>
      </w:r>
      <w:r>
        <w:rPr>
          <w:rFonts w:eastAsia="Times New Roman"/>
          <w:spacing w:val="-1"/>
          <w:sz w:val="20"/>
          <w:szCs w:val="20"/>
        </w:rPr>
        <w:t>v</w:t>
      </w:r>
      <w:r>
        <w:rPr>
          <w:rFonts w:eastAsia="Times New Roman"/>
          <w:sz w:val="20"/>
          <w:szCs w:val="20"/>
        </w:rPr>
        <w:t>a</w:t>
      </w:r>
      <w:r>
        <w:rPr>
          <w:rFonts w:eastAsia="Times New Roman"/>
          <w:spacing w:val="-1"/>
          <w:sz w:val="20"/>
          <w:szCs w:val="20"/>
        </w:rPr>
        <w:t>n</w:t>
      </w:r>
      <w:r>
        <w:rPr>
          <w:rFonts w:eastAsia="Times New Roman"/>
          <w:sz w:val="20"/>
          <w:szCs w:val="20"/>
        </w:rPr>
        <w:t>ized</w:t>
      </w:r>
      <w:r>
        <w:rPr>
          <w:rFonts w:eastAsia="Times New Roman"/>
          <w:spacing w:val="-7"/>
          <w:sz w:val="20"/>
          <w:szCs w:val="20"/>
        </w:rPr>
        <w:t xml:space="preserve"> </w:t>
      </w:r>
      <w:r>
        <w:rPr>
          <w:rFonts w:eastAsia="Times New Roman"/>
          <w:spacing w:val="1"/>
          <w:sz w:val="20"/>
          <w:szCs w:val="20"/>
        </w:rPr>
        <w:t>o</w:t>
      </w:r>
      <w:r>
        <w:rPr>
          <w:rFonts w:eastAsia="Times New Roman"/>
          <w:sz w:val="20"/>
          <w:szCs w:val="20"/>
        </w:rPr>
        <w:t>r</w:t>
      </w:r>
      <w:r>
        <w:rPr>
          <w:rFonts w:eastAsia="Times New Roman"/>
          <w:spacing w:val="-1"/>
          <w:sz w:val="20"/>
          <w:szCs w:val="20"/>
        </w:rPr>
        <w:t xml:space="preserve"> </w:t>
      </w:r>
      <w:r>
        <w:rPr>
          <w:rFonts w:eastAsia="Times New Roman"/>
          <w:sz w:val="20"/>
          <w:szCs w:val="20"/>
        </w:rPr>
        <w:t>as</w:t>
      </w:r>
      <w:r>
        <w:rPr>
          <w:rFonts w:eastAsia="Times New Roman"/>
          <w:spacing w:val="-2"/>
          <w:sz w:val="20"/>
          <w:szCs w:val="20"/>
        </w:rPr>
        <w:t xml:space="preserve"> </w:t>
      </w:r>
      <w:r>
        <w:rPr>
          <w:rFonts w:eastAsia="Times New Roman"/>
          <w:spacing w:val="1"/>
          <w:sz w:val="20"/>
          <w:szCs w:val="20"/>
        </w:rPr>
        <w:t>p</w:t>
      </w:r>
      <w:r>
        <w:rPr>
          <w:rFonts w:eastAsia="Times New Roman"/>
          <w:sz w:val="20"/>
          <w:szCs w:val="20"/>
        </w:rPr>
        <w:t>er</w:t>
      </w:r>
      <w:r>
        <w:rPr>
          <w:rFonts w:eastAsia="Times New Roman"/>
          <w:spacing w:val="5"/>
          <w:sz w:val="20"/>
          <w:szCs w:val="20"/>
        </w:rPr>
        <w:t xml:space="preserve"> </w:t>
      </w:r>
      <w:r>
        <w:rPr>
          <w:rFonts w:eastAsia="Times New Roman"/>
          <w:spacing w:val="1"/>
          <w:sz w:val="20"/>
          <w:szCs w:val="20"/>
        </w:rPr>
        <w:t>M</w:t>
      </w:r>
      <w:r>
        <w:rPr>
          <w:rFonts w:eastAsia="Times New Roman"/>
          <w:sz w:val="20"/>
          <w:szCs w:val="20"/>
        </w:rPr>
        <w:t>a</w:t>
      </w:r>
      <w:r>
        <w:rPr>
          <w:rFonts w:eastAsia="Times New Roman"/>
          <w:spacing w:val="-1"/>
          <w:sz w:val="20"/>
          <w:szCs w:val="20"/>
        </w:rPr>
        <w:t>k</w:t>
      </w:r>
      <w:r>
        <w:rPr>
          <w:rFonts w:eastAsia="Times New Roman"/>
          <w:sz w:val="20"/>
          <w:szCs w:val="20"/>
        </w:rPr>
        <w:t>er</w:t>
      </w:r>
      <w:r>
        <w:rPr>
          <w:rFonts w:eastAsia="Times New Roman"/>
          <w:spacing w:val="-4"/>
          <w:sz w:val="20"/>
          <w:szCs w:val="20"/>
        </w:rPr>
        <w:t xml:space="preserve"> </w:t>
      </w:r>
      <w:r>
        <w:rPr>
          <w:rFonts w:eastAsia="Times New Roman"/>
          <w:spacing w:val="1"/>
          <w:sz w:val="20"/>
          <w:szCs w:val="20"/>
        </w:rPr>
        <w:t>r</w:t>
      </w:r>
      <w:r>
        <w:rPr>
          <w:rFonts w:eastAsia="Times New Roman"/>
          <w:sz w:val="20"/>
          <w:szCs w:val="20"/>
        </w:rPr>
        <w:t>e</w:t>
      </w:r>
      <w:r>
        <w:rPr>
          <w:rFonts w:eastAsia="Times New Roman"/>
          <w:spacing w:val="1"/>
          <w:sz w:val="20"/>
          <w:szCs w:val="20"/>
        </w:rPr>
        <w:t>c</w:t>
      </w:r>
      <w:r>
        <w:rPr>
          <w:rFonts w:eastAsia="Times New Roman"/>
          <w:spacing w:val="-1"/>
          <w:sz w:val="20"/>
          <w:szCs w:val="20"/>
        </w:rPr>
        <w:t>o</w:t>
      </w:r>
      <w:r>
        <w:rPr>
          <w:rFonts w:eastAsia="Times New Roman"/>
          <w:spacing w:val="1"/>
          <w:sz w:val="20"/>
          <w:szCs w:val="20"/>
        </w:rPr>
        <w:t>m</w:t>
      </w:r>
      <w:r>
        <w:rPr>
          <w:rFonts w:eastAsia="Times New Roman"/>
          <w:spacing w:val="-1"/>
          <w:sz w:val="20"/>
          <w:szCs w:val="20"/>
        </w:rPr>
        <w:t>m</w:t>
      </w:r>
      <w:r>
        <w:rPr>
          <w:rFonts w:eastAsia="Times New Roman"/>
          <w:sz w:val="20"/>
          <w:szCs w:val="20"/>
        </w:rPr>
        <w:t>e</w:t>
      </w:r>
      <w:r>
        <w:rPr>
          <w:rFonts w:eastAsia="Times New Roman"/>
          <w:spacing w:val="-1"/>
          <w:sz w:val="20"/>
          <w:szCs w:val="20"/>
        </w:rPr>
        <w:t>n</w:t>
      </w:r>
      <w:r>
        <w:rPr>
          <w:rFonts w:eastAsia="Times New Roman"/>
          <w:spacing w:val="1"/>
          <w:sz w:val="20"/>
          <w:szCs w:val="20"/>
        </w:rPr>
        <w:t>d</w:t>
      </w:r>
      <w:r>
        <w:rPr>
          <w:rFonts w:eastAsia="Times New Roman"/>
          <w:sz w:val="20"/>
          <w:szCs w:val="20"/>
        </w:rPr>
        <w:t>ati</w:t>
      </w:r>
      <w:r>
        <w:rPr>
          <w:rFonts w:eastAsia="Times New Roman"/>
          <w:spacing w:val="3"/>
          <w:sz w:val="20"/>
          <w:szCs w:val="20"/>
        </w:rPr>
        <w:t>o</w:t>
      </w:r>
      <w:r>
        <w:rPr>
          <w:rFonts w:eastAsia="Times New Roman"/>
          <w:spacing w:val="-1"/>
          <w:sz w:val="20"/>
          <w:szCs w:val="20"/>
        </w:rPr>
        <w:t>n</w:t>
      </w:r>
      <w:r>
        <w:rPr>
          <w:rFonts w:eastAsia="Times New Roman"/>
          <w:sz w:val="20"/>
          <w:szCs w:val="20"/>
        </w:rPr>
        <w:t>.</w:t>
      </w:r>
    </w:p>
    <w:p w14:paraId="5D5B0916">
      <w:pPr>
        <w:tabs>
          <w:tab w:val="left" w:pos="880"/>
        </w:tabs>
        <w:spacing w:before="33"/>
        <w:ind w:left="566" w:right="-20"/>
        <w:rPr>
          <w:sz w:val="20"/>
          <w:szCs w:val="20"/>
        </w:rPr>
      </w:pPr>
      <w:r>
        <w:rPr>
          <w:rFonts w:eastAsia="Times New Roman"/>
          <w:spacing w:val="-2"/>
          <w:sz w:val="20"/>
          <w:szCs w:val="20"/>
        </w:rPr>
        <w:t>f</w:t>
      </w:r>
      <w:r>
        <w:rPr>
          <w:rFonts w:eastAsia="Times New Roman"/>
          <w:sz w:val="20"/>
          <w:szCs w:val="20"/>
        </w:rPr>
        <w:t>)</w:t>
      </w:r>
      <w:r>
        <w:rPr>
          <w:rFonts w:eastAsia="Times New Roman"/>
          <w:sz w:val="20"/>
          <w:szCs w:val="20"/>
        </w:rPr>
        <w:tab/>
      </w:r>
      <w:r>
        <w:rPr>
          <w:rFonts w:eastAsia="Times New Roman"/>
          <w:sz w:val="20"/>
          <w:szCs w:val="20"/>
        </w:rPr>
        <w:t>N</w:t>
      </w:r>
      <w:r>
        <w:rPr>
          <w:rFonts w:eastAsia="Times New Roman"/>
          <w:spacing w:val="1"/>
          <w:sz w:val="20"/>
          <w:szCs w:val="20"/>
        </w:rPr>
        <w:t>u</w:t>
      </w:r>
      <w:r>
        <w:rPr>
          <w:rFonts w:eastAsia="Times New Roman"/>
          <w:spacing w:val="-4"/>
          <w:sz w:val="20"/>
          <w:szCs w:val="20"/>
        </w:rPr>
        <w:t>m</w:t>
      </w:r>
      <w:r>
        <w:rPr>
          <w:rFonts w:eastAsia="Times New Roman"/>
          <w:spacing w:val="1"/>
          <w:sz w:val="20"/>
          <w:szCs w:val="20"/>
        </w:rPr>
        <w:t>b</w:t>
      </w:r>
      <w:r>
        <w:rPr>
          <w:rFonts w:eastAsia="Times New Roman"/>
          <w:sz w:val="20"/>
          <w:szCs w:val="20"/>
        </w:rPr>
        <w:t>e</w:t>
      </w:r>
      <w:r>
        <w:rPr>
          <w:rFonts w:eastAsia="Times New Roman"/>
          <w:spacing w:val="-6"/>
          <w:sz w:val="20"/>
          <w:szCs w:val="20"/>
        </w:rPr>
        <w:t>r</w:t>
      </w:r>
      <w:r>
        <w:rPr>
          <w:rFonts w:eastAsia="Times New Roman"/>
          <w:sz w:val="20"/>
          <w:szCs w:val="20"/>
        </w:rPr>
        <w:t>,</w:t>
      </w:r>
      <w:r>
        <w:rPr>
          <w:rFonts w:eastAsia="Times New Roman"/>
          <w:spacing w:val="-6"/>
          <w:sz w:val="20"/>
          <w:szCs w:val="20"/>
        </w:rPr>
        <w:t xml:space="preserve"> </w:t>
      </w:r>
      <w:r>
        <w:rPr>
          <w:rFonts w:eastAsia="Times New Roman"/>
          <w:spacing w:val="1"/>
          <w:sz w:val="20"/>
          <w:szCs w:val="20"/>
        </w:rPr>
        <w:t>po</w:t>
      </w:r>
      <w:r>
        <w:rPr>
          <w:rFonts w:eastAsia="Times New Roman"/>
          <w:spacing w:val="-1"/>
          <w:sz w:val="20"/>
          <w:szCs w:val="20"/>
        </w:rPr>
        <w:t>s</w:t>
      </w:r>
      <w:r>
        <w:rPr>
          <w:rFonts w:eastAsia="Times New Roman"/>
          <w:sz w:val="20"/>
          <w:szCs w:val="20"/>
        </w:rPr>
        <w:t>itio</w:t>
      </w:r>
      <w:r>
        <w:rPr>
          <w:rFonts w:eastAsia="Times New Roman"/>
          <w:spacing w:val="-1"/>
          <w:sz w:val="20"/>
          <w:szCs w:val="20"/>
        </w:rPr>
        <w:t>ns</w:t>
      </w:r>
      <w:r>
        <w:rPr>
          <w:rFonts w:eastAsia="Times New Roman"/>
          <w:sz w:val="20"/>
          <w:szCs w:val="20"/>
        </w:rPr>
        <w:t>,</w:t>
      </w:r>
      <w:r>
        <w:rPr>
          <w:rFonts w:eastAsia="Times New Roman"/>
          <w:spacing w:val="-4"/>
          <w:sz w:val="20"/>
          <w:szCs w:val="20"/>
        </w:rPr>
        <w:t xml:space="preserve"> </w:t>
      </w:r>
      <w:r>
        <w:rPr>
          <w:rFonts w:eastAsia="Times New Roman"/>
          <w:spacing w:val="-1"/>
          <w:sz w:val="18"/>
          <w:szCs w:val="18"/>
        </w:rPr>
        <w:t>a</w:t>
      </w:r>
      <w:r>
        <w:rPr>
          <w:rFonts w:eastAsia="Times New Roman"/>
          <w:spacing w:val="1"/>
          <w:sz w:val="18"/>
          <w:szCs w:val="18"/>
        </w:rPr>
        <w:t>n</w:t>
      </w:r>
      <w:r>
        <w:rPr>
          <w:rFonts w:eastAsia="Times New Roman"/>
          <w:sz w:val="18"/>
          <w:szCs w:val="18"/>
        </w:rPr>
        <w:t>d</w:t>
      </w:r>
      <w:r>
        <w:rPr>
          <w:rFonts w:eastAsia="Times New Roman"/>
          <w:spacing w:val="2"/>
          <w:sz w:val="18"/>
          <w:szCs w:val="18"/>
        </w:rPr>
        <w:t xml:space="preserve"> </w:t>
      </w:r>
      <w:r>
        <w:rPr>
          <w:rFonts w:eastAsia="Times New Roman"/>
          <w:spacing w:val="2"/>
          <w:sz w:val="20"/>
          <w:szCs w:val="20"/>
        </w:rPr>
        <w:t>t</w:t>
      </w:r>
      <w:r>
        <w:rPr>
          <w:rFonts w:eastAsia="Times New Roman"/>
          <w:spacing w:val="-1"/>
          <w:sz w:val="20"/>
          <w:szCs w:val="20"/>
        </w:rPr>
        <w:t>y</w:t>
      </w:r>
      <w:r>
        <w:rPr>
          <w:rFonts w:eastAsia="Times New Roman"/>
          <w:spacing w:val="1"/>
          <w:sz w:val="20"/>
          <w:szCs w:val="20"/>
        </w:rPr>
        <w:t>p</w:t>
      </w:r>
      <w:r>
        <w:rPr>
          <w:rFonts w:eastAsia="Times New Roman"/>
          <w:sz w:val="20"/>
          <w:szCs w:val="20"/>
        </w:rPr>
        <w:t>e</w:t>
      </w:r>
      <w:r>
        <w:rPr>
          <w:rFonts w:eastAsia="Times New Roman"/>
          <w:spacing w:val="-2"/>
          <w:sz w:val="20"/>
          <w:szCs w:val="20"/>
        </w:rPr>
        <w:t xml:space="preserve"> </w:t>
      </w:r>
      <w:r>
        <w:rPr>
          <w:rFonts w:eastAsia="Times New Roman"/>
          <w:spacing w:val="1"/>
          <w:sz w:val="20"/>
          <w:szCs w:val="20"/>
        </w:rPr>
        <w:t>o</w:t>
      </w:r>
      <w:r>
        <w:rPr>
          <w:rFonts w:eastAsia="Times New Roman"/>
          <w:sz w:val="20"/>
          <w:szCs w:val="20"/>
        </w:rPr>
        <w:t>f</w:t>
      </w:r>
      <w:r>
        <w:rPr>
          <w:rFonts w:eastAsia="Times New Roman"/>
          <w:spacing w:val="-3"/>
          <w:sz w:val="20"/>
          <w:szCs w:val="20"/>
        </w:rPr>
        <w:t xml:space="preserve"> </w:t>
      </w:r>
      <w:r>
        <w:rPr>
          <w:rFonts w:eastAsia="Times New Roman"/>
          <w:spacing w:val="1"/>
          <w:sz w:val="20"/>
          <w:szCs w:val="20"/>
        </w:rPr>
        <w:t>p</w:t>
      </w:r>
      <w:r>
        <w:rPr>
          <w:rFonts w:eastAsia="Times New Roman"/>
          <w:sz w:val="20"/>
          <w:szCs w:val="20"/>
        </w:rPr>
        <w:t>i</w:t>
      </w:r>
      <w:r>
        <w:rPr>
          <w:rFonts w:eastAsia="Times New Roman"/>
          <w:spacing w:val="1"/>
          <w:sz w:val="20"/>
          <w:szCs w:val="20"/>
        </w:rPr>
        <w:t>p</w:t>
      </w:r>
      <w:r>
        <w:rPr>
          <w:rFonts w:eastAsia="Times New Roman"/>
          <w:sz w:val="20"/>
          <w:szCs w:val="20"/>
        </w:rPr>
        <w:t>es</w:t>
      </w:r>
      <w:r>
        <w:rPr>
          <w:rFonts w:eastAsia="Times New Roman"/>
          <w:spacing w:val="-4"/>
          <w:sz w:val="20"/>
          <w:szCs w:val="20"/>
        </w:rPr>
        <w:t xml:space="preserve"> </w:t>
      </w:r>
      <w:r>
        <w:rPr>
          <w:rFonts w:eastAsia="Times New Roman"/>
          <w:sz w:val="20"/>
          <w:szCs w:val="20"/>
        </w:rPr>
        <w:t>to</w:t>
      </w:r>
      <w:r>
        <w:rPr>
          <w:rFonts w:eastAsia="Times New Roman"/>
          <w:spacing w:val="-1"/>
          <w:sz w:val="20"/>
          <w:szCs w:val="20"/>
        </w:rPr>
        <w:t xml:space="preserve"> </w:t>
      </w:r>
      <w:r>
        <w:rPr>
          <w:rFonts w:eastAsia="Times New Roman"/>
          <w:spacing w:val="1"/>
          <w:sz w:val="20"/>
          <w:szCs w:val="20"/>
        </w:rPr>
        <w:t>b</w:t>
      </w:r>
      <w:r>
        <w:rPr>
          <w:rFonts w:eastAsia="Times New Roman"/>
          <w:sz w:val="20"/>
          <w:szCs w:val="20"/>
        </w:rPr>
        <w:t>e</w:t>
      </w:r>
      <w:r>
        <w:rPr>
          <w:rFonts w:eastAsia="Times New Roman"/>
          <w:spacing w:val="-1"/>
          <w:sz w:val="20"/>
          <w:szCs w:val="20"/>
        </w:rPr>
        <w:t xml:space="preserve"> </w:t>
      </w:r>
      <w:r>
        <w:rPr>
          <w:rFonts w:eastAsia="Times New Roman"/>
          <w:spacing w:val="-2"/>
          <w:sz w:val="20"/>
          <w:szCs w:val="20"/>
        </w:rPr>
        <w:t>f</w:t>
      </w:r>
      <w:r>
        <w:rPr>
          <w:rFonts w:eastAsia="Times New Roman"/>
          <w:sz w:val="20"/>
          <w:szCs w:val="20"/>
        </w:rPr>
        <w:t>i</w:t>
      </w:r>
      <w:r>
        <w:rPr>
          <w:rFonts w:eastAsia="Times New Roman"/>
          <w:spacing w:val="-1"/>
          <w:sz w:val="20"/>
          <w:szCs w:val="20"/>
        </w:rPr>
        <w:t>n</w:t>
      </w:r>
      <w:r>
        <w:rPr>
          <w:rFonts w:eastAsia="Times New Roman"/>
          <w:sz w:val="20"/>
          <w:szCs w:val="20"/>
        </w:rPr>
        <w:t>al</w:t>
      </w:r>
      <w:r>
        <w:rPr>
          <w:rFonts w:eastAsia="Times New Roman"/>
          <w:spacing w:val="2"/>
          <w:sz w:val="20"/>
          <w:szCs w:val="20"/>
        </w:rPr>
        <w:t>l</w:t>
      </w:r>
      <w:r>
        <w:rPr>
          <w:rFonts w:eastAsia="Times New Roman"/>
          <w:sz w:val="20"/>
          <w:szCs w:val="20"/>
        </w:rPr>
        <w:t>y</w:t>
      </w:r>
      <w:r>
        <w:rPr>
          <w:rFonts w:eastAsia="Times New Roman"/>
          <w:spacing w:val="-8"/>
          <w:sz w:val="20"/>
          <w:szCs w:val="20"/>
        </w:rPr>
        <w:t xml:space="preserve"> </w:t>
      </w:r>
      <w:r>
        <w:rPr>
          <w:rFonts w:eastAsia="Times New Roman"/>
          <w:sz w:val="20"/>
          <w:szCs w:val="20"/>
        </w:rPr>
        <w:t>a</w:t>
      </w:r>
      <w:r>
        <w:rPr>
          <w:rFonts w:eastAsia="Times New Roman"/>
          <w:spacing w:val="1"/>
          <w:sz w:val="20"/>
          <w:szCs w:val="20"/>
        </w:rPr>
        <w:t>ppro</w:t>
      </w:r>
      <w:r>
        <w:rPr>
          <w:rFonts w:eastAsia="Times New Roman"/>
          <w:spacing w:val="-1"/>
          <w:sz w:val="20"/>
          <w:szCs w:val="20"/>
        </w:rPr>
        <w:t>v</w:t>
      </w:r>
      <w:r>
        <w:rPr>
          <w:rFonts w:eastAsia="Times New Roman"/>
          <w:sz w:val="20"/>
          <w:szCs w:val="20"/>
        </w:rPr>
        <w:t>ed</w:t>
      </w:r>
      <w:r>
        <w:rPr>
          <w:rFonts w:eastAsia="Times New Roman"/>
          <w:spacing w:val="-5"/>
          <w:sz w:val="20"/>
          <w:szCs w:val="20"/>
        </w:rPr>
        <w:t xml:space="preserve"> </w:t>
      </w:r>
      <w:r>
        <w:rPr>
          <w:rFonts w:eastAsia="Times New Roman"/>
          <w:spacing w:val="1"/>
          <w:sz w:val="20"/>
          <w:szCs w:val="20"/>
        </w:rPr>
        <w:t>d</w:t>
      </w:r>
      <w:r>
        <w:rPr>
          <w:rFonts w:eastAsia="Times New Roman"/>
          <w:spacing w:val="-1"/>
          <w:sz w:val="20"/>
          <w:szCs w:val="20"/>
        </w:rPr>
        <w:t>u</w:t>
      </w:r>
      <w:r>
        <w:rPr>
          <w:rFonts w:eastAsia="Times New Roman"/>
          <w:spacing w:val="1"/>
          <w:sz w:val="20"/>
          <w:szCs w:val="20"/>
        </w:rPr>
        <w:t>r</w:t>
      </w:r>
      <w:r>
        <w:rPr>
          <w:rFonts w:eastAsia="Times New Roman"/>
          <w:sz w:val="20"/>
          <w:szCs w:val="20"/>
        </w:rPr>
        <w:t>i</w:t>
      </w:r>
      <w:r>
        <w:rPr>
          <w:rFonts w:eastAsia="Times New Roman"/>
          <w:spacing w:val="1"/>
          <w:sz w:val="20"/>
          <w:szCs w:val="20"/>
        </w:rPr>
        <w:t>n</w:t>
      </w:r>
      <w:r>
        <w:rPr>
          <w:rFonts w:eastAsia="Times New Roman"/>
          <w:sz w:val="20"/>
          <w:szCs w:val="20"/>
        </w:rPr>
        <w:t>g</w:t>
      </w:r>
      <w:r>
        <w:rPr>
          <w:rFonts w:eastAsia="Times New Roman"/>
          <w:spacing w:val="-6"/>
          <w:sz w:val="20"/>
          <w:szCs w:val="20"/>
        </w:rPr>
        <w:t xml:space="preserve"> </w:t>
      </w:r>
      <w:r>
        <w:rPr>
          <w:rFonts w:eastAsia="Times New Roman"/>
          <w:spacing w:val="1"/>
          <w:sz w:val="20"/>
          <w:szCs w:val="20"/>
        </w:rPr>
        <w:t>p</w:t>
      </w:r>
      <w:r>
        <w:rPr>
          <w:rFonts w:eastAsia="Times New Roman"/>
          <w:sz w:val="20"/>
          <w:szCs w:val="20"/>
        </w:rPr>
        <w:t>lan</w:t>
      </w:r>
      <w:r>
        <w:rPr>
          <w:rFonts w:eastAsia="Times New Roman"/>
          <w:spacing w:val="-4"/>
          <w:sz w:val="20"/>
          <w:szCs w:val="20"/>
        </w:rPr>
        <w:t xml:space="preserve"> </w:t>
      </w:r>
      <w:r>
        <w:rPr>
          <w:rFonts w:eastAsia="Times New Roman"/>
          <w:sz w:val="20"/>
          <w:szCs w:val="20"/>
        </w:rPr>
        <w:t>a</w:t>
      </w:r>
      <w:r>
        <w:rPr>
          <w:rFonts w:eastAsia="Times New Roman"/>
          <w:spacing w:val="1"/>
          <w:sz w:val="20"/>
          <w:szCs w:val="20"/>
        </w:rPr>
        <w:t>ppro</w:t>
      </w:r>
      <w:r>
        <w:rPr>
          <w:rFonts w:eastAsia="Times New Roman"/>
          <w:spacing w:val="-1"/>
          <w:sz w:val="20"/>
          <w:szCs w:val="20"/>
        </w:rPr>
        <w:t>v</w:t>
      </w:r>
      <w:r>
        <w:rPr>
          <w:rFonts w:eastAsia="Times New Roman"/>
          <w:sz w:val="20"/>
          <w:szCs w:val="20"/>
        </w:rPr>
        <w:t>al.</w:t>
      </w:r>
    </w:p>
    <w:p w14:paraId="66B31D75">
      <w:pPr>
        <w:tabs>
          <w:tab w:val="left" w:pos="880"/>
        </w:tabs>
        <w:spacing w:before="33"/>
        <w:ind w:left="566" w:right="-20"/>
        <w:rPr>
          <w:sz w:val="20"/>
          <w:szCs w:val="20"/>
        </w:rPr>
      </w:pPr>
      <w:r>
        <w:rPr>
          <w:rFonts w:hint="eastAsia"/>
          <w:sz w:val="20"/>
          <w:szCs w:val="20"/>
        </w:rPr>
        <w:t xml:space="preserve">g)  </w:t>
      </w:r>
      <w:r>
        <w:rPr>
          <w:b/>
          <w:i/>
          <w:sz w:val="20"/>
          <w:szCs w:val="20"/>
        </w:rPr>
        <w:t>The clamping for copper pipes will be according to the builder standards.</w:t>
      </w:r>
    </w:p>
    <w:p w14:paraId="2946B92B">
      <w:pPr>
        <w:spacing w:before="10" w:line="240" w:lineRule="exact"/>
        <w:rPr>
          <w:sz w:val="24"/>
        </w:rPr>
      </w:pPr>
    </w:p>
    <w:p w14:paraId="3C256498">
      <w:pPr>
        <w:ind w:left="566" w:right="-20"/>
        <w:rPr>
          <w:rFonts w:eastAsia="Times New Roman"/>
          <w:sz w:val="20"/>
          <w:szCs w:val="20"/>
        </w:rPr>
      </w:pPr>
      <w:r>
        <w:rPr>
          <w:rFonts w:eastAsia="Times New Roman"/>
          <w:spacing w:val="-1"/>
          <w:sz w:val="20"/>
          <w:szCs w:val="20"/>
        </w:rPr>
        <w:t>R</w:t>
      </w:r>
      <w:r>
        <w:rPr>
          <w:rFonts w:eastAsia="Times New Roman"/>
          <w:spacing w:val="3"/>
          <w:sz w:val="20"/>
          <w:szCs w:val="20"/>
        </w:rPr>
        <w:t>e</w:t>
      </w:r>
      <w:r>
        <w:rPr>
          <w:rFonts w:eastAsia="Times New Roman"/>
          <w:spacing w:val="-4"/>
          <w:sz w:val="20"/>
          <w:szCs w:val="20"/>
        </w:rPr>
        <w:t>m</w:t>
      </w:r>
      <w:r>
        <w:rPr>
          <w:rFonts w:eastAsia="Times New Roman"/>
          <w:sz w:val="20"/>
          <w:szCs w:val="20"/>
        </w:rPr>
        <w:t>a</w:t>
      </w:r>
      <w:r>
        <w:rPr>
          <w:rFonts w:eastAsia="Times New Roman"/>
          <w:spacing w:val="3"/>
          <w:sz w:val="20"/>
          <w:szCs w:val="20"/>
        </w:rPr>
        <w:t>r</w:t>
      </w:r>
      <w:r>
        <w:rPr>
          <w:rFonts w:eastAsia="Times New Roman"/>
          <w:spacing w:val="-1"/>
          <w:sz w:val="20"/>
          <w:szCs w:val="20"/>
        </w:rPr>
        <w:t>ks</w:t>
      </w:r>
      <w:r>
        <w:rPr>
          <w:rFonts w:eastAsia="Times New Roman"/>
          <w:sz w:val="20"/>
          <w:szCs w:val="20"/>
        </w:rPr>
        <w:t>:</w:t>
      </w:r>
    </w:p>
    <w:p w14:paraId="6BB6B373">
      <w:pPr>
        <w:tabs>
          <w:tab w:val="left" w:pos="3740"/>
          <w:tab w:val="left" w:pos="6620"/>
        </w:tabs>
        <w:spacing w:before="10"/>
        <w:ind w:left="861" w:right="-20"/>
        <w:rPr>
          <w:rFonts w:eastAsia="Times New Roman"/>
          <w:sz w:val="20"/>
          <w:szCs w:val="20"/>
        </w:rPr>
      </w:pPr>
      <w:r>
        <w:rPr>
          <w:rFonts w:eastAsia="Times New Roman"/>
          <w:sz w:val="20"/>
          <w:szCs w:val="20"/>
        </w:rPr>
        <w:t>A</w:t>
      </w:r>
      <w:r>
        <w:rPr>
          <w:rFonts w:eastAsia="Times New Roman"/>
          <w:spacing w:val="-15"/>
          <w:sz w:val="20"/>
          <w:szCs w:val="20"/>
        </w:rPr>
        <w:t xml:space="preserve"> </w:t>
      </w:r>
      <w:r>
        <w:rPr>
          <w:rFonts w:eastAsia="Times New Roman"/>
          <w:sz w:val="20"/>
          <w:szCs w:val="20"/>
        </w:rPr>
        <w:t>..........</w:t>
      </w:r>
      <w:r>
        <w:rPr>
          <w:rFonts w:eastAsia="Times New Roman"/>
          <w:spacing w:val="-4"/>
          <w:sz w:val="20"/>
          <w:szCs w:val="20"/>
        </w:rPr>
        <w:t xml:space="preserve"> </w:t>
      </w:r>
      <w:r>
        <w:rPr>
          <w:rFonts w:eastAsia="Times New Roman"/>
          <w:sz w:val="20"/>
          <w:szCs w:val="20"/>
        </w:rPr>
        <w:t>O</w:t>
      </w:r>
      <w:r>
        <w:rPr>
          <w:rFonts w:eastAsia="Times New Roman"/>
          <w:spacing w:val="1"/>
          <w:sz w:val="20"/>
          <w:szCs w:val="20"/>
        </w:rPr>
        <w:t>rd</w:t>
      </w:r>
      <w:r>
        <w:rPr>
          <w:rFonts w:eastAsia="Times New Roman"/>
          <w:sz w:val="20"/>
          <w:szCs w:val="20"/>
        </w:rPr>
        <w:t>i</w:t>
      </w:r>
      <w:r>
        <w:rPr>
          <w:rFonts w:eastAsia="Times New Roman"/>
          <w:spacing w:val="-1"/>
          <w:sz w:val="20"/>
          <w:szCs w:val="20"/>
        </w:rPr>
        <w:t>n</w:t>
      </w:r>
      <w:r>
        <w:rPr>
          <w:rFonts w:eastAsia="Times New Roman"/>
          <w:sz w:val="20"/>
          <w:szCs w:val="20"/>
        </w:rPr>
        <w:t>a</w:t>
      </w:r>
      <w:r>
        <w:rPr>
          <w:rFonts w:eastAsia="Times New Roman"/>
          <w:spacing w:val="1"/>
          <w:sz w:val="20"/>
          <w:szCs w:val="20"/>
        </w:rPr>
        <w:t>r</w:t>
      </w:r>
      <w:r>
        <w:rPr>
          <w:rFonts w:eastAsia="Times New Roman"/>
          <w:sz w:val="20"/>
          <w:szCs w:val="20"/>
        </w:rPr>
        <w:t>y</w:t>
      </w:r>
      <w:r>
        <w:rPr>
          <w:rFonts w:eastAsia="Times New Roman"/>
          <w:sz w:val="20"/>
          <w:szCs w:val="20"/>
        </w:rPr>
        <w:tab/>
      </w:r>
      <w:r>
        <w:rPr>
          <w:rFonts w:eastAsia="Times New Roman"/>
          <w:sz w:val="20"/>
          <w:szCs w:val="20"/>
        </w:rPr>
        <w:t>B</w:t>
      </w:r>
      <w:r>
        <w:rPr>
          <w:rFonts w:eastAsia="Times New Roman"/>
          <w:spacing w:val="1"/>
          <w:sz w:val="20"/>
          <w:szCs w:val="20"/>
        </w:rPr>
        <w:t xml:space="preserve"> </w:t>
      </w:r>
      <w:r>
        <w:rPr>
          <w:rFonts w:eastAsia="Times New Roman"/>
          <w:sz w:val="20"/>
          <w:szCs w:val="20"/>
        </w:rPr>
        <w:t>....</w:t>
      </w:r>
      <w:r>
        <w:rPr>
          <w:rFonts w:eastAsia="Times New Roman"/>
          <w:spacing w:val="-2"/>
          <w:sz w:val="20"/>
          <w:szCs w:val="20"/>
        </w:rPr>
        <w:t>.</w:t>
      </w:r>
      <w:r>
        <w:rPr>
          <w:rFonts w:eastAsia="Times New Roman"/>
          <w:sz w:val="20"/>
          <w:szCs w:val="20"/>
        </w:rPr>
        <w:t>.....</w:t>
      </w:r>
      <w:r>
        <w:rPr>
          <w:rFonts w:eastAsia="Times New Roman"/>
          <w:spacing w:val="-4"/>
          <w:sz w:val="20"/>
          <w:szCs w:val="20"/>
        </w:rPr>
        <w:t xml:space="preserve"> </w:t>
      </w:r>
      <w:r>
        <w:rPr>
          <w:rFonts w:eastAsia="Times New Roman"/>
          <w:sz w:val="20"/>
          <w:szCs w:val="20"/>
        </w:rPr>
        <w:t>M</w:t>
      </w:r>
      <w:r>
        <w:rPr>
          <w:rFonts w:eastAsia="Times New Roman"/>
          <w:spacing w:val="-2"/>
          <w:sz w:val="20"/>
          <w:szCs w:val="20"/>
        </w:rPr>
        <w:t>e</w:t>
      </w:r>
      <w:r>
        <w:rPr>
          <w:rFonts w:eastAsia="Times New Roman"/>
          <w:spacing w:val="1"/>
          <w:sz w:val="20"/>
          <w:szCs w:val="20"/>
        </w:rPr>
        <w:t>d</w:t>
      </w:r>
      <w:r>
        <w:rPr>
          <w:rFonts w:eastAsia="Times New Roman"/>
          <w:sz w:val="20"/>
          <w:szCs w:val="20"/>
        </w:rPr>
        <w:t>i</w:t>
      </w:r>
      <w:r>
        <w:rPr>
          <w:rFonts w:eastAsia="Times New Roman"/>
          <w:spacing w:val="1"/>
          <w:sz w:val="20"/>
          <w:szCs w:val="20"/>
        </w:rPr>
        <w:t>u</w:t>
      </w:r>
      <w:r>
        <w:rPr>
          <w:rFonts w:eastAsia="Times New Roman"/>
          <w:sz w:val="20"/>
          <w:szCs w:val="20"/>
        </w:rPr>
        <w:t>m</w:t>
      </w:r>
      <w:r>
        <w:rPr>
          <w:rFonts w:eastAsia="Times New Roman"/>
          <w:sz w:val="20"/>
          <w:szCs w:val="20"/>
        </w:rPr>
        <w:tab/>
      </w:r>
      <w:r>
        <w:rPr>
          <w:rFonts w:eastAsia="Times New Roman"/>
          <w:sz w:val="20"/>
          <w:szCs w:val="20"/>
        </w:rPr>
        <w:t>C</w:t>
      </w:r>
      <w:r>
        <w:rPr>
          <w:rFonts w:eastAsia="Times New Roman"/>
          <w:spacing w:val="-2"/>
          <w:sz w:val="20"/>
          <w:szCs w:val="20"/>
        </w:rPr>
        <w:t xml:space="preserve"> </w:t>
      </w:r>
      <w:r>
        <w:rPr>
          <w:rFonts w:eastAsia="Times New Roman"/>
          <w:sz w:val="20"/>
          <w:szCs w:val="20"/>
        </w:rPr>
        <w:t>..........</w:t>
      </w:r>
      <w:r>
        <w:rPr>
          <w:rFonts w:eastAsia="Times New Roman"/>
          <w:spacing w:val="-1"/>
          <w:sz w:val="20"/>
          <w:szCs w:val="20"/>
        </w:rPr>
        <w:t xml:space="preserve"> </w:t>
      </w:r>
      <w:r>
        <w:rPr>
          <w:rFonts w:eastAsia="Times New Roman"/>
          <w:sz w:val="20"/>
          <w:szCs w:val="20"/>
        </w:rPr>
        <w:t>He</w:t>
      </w:r>
      <w:r>
        <w:rPr>
          <w:rFonts w:eastAsia="Times New Roman"/>
          <w:spacing w:val="1"/>
          <w:sz w:val="20"/>
          <w:szCs w:val="20"/>
        </w:rPr>
        <w:t>a</w:t>
      </w:r>
      <w:r>
        <w:rPr>
          <w:rFonts w:eastAsia="Times New Roman"/>
          <w:spacing w:val="-1"/>
          <w:sz w:val="20"/>
          <w:szCs w:val="20"/>
        </w:rPr>
        <w:t>v</w:t>
      </w:r>
      <w:r>
        <w:rPr>
          <w:rFonts w:eastAsia="Times New Roman"/>
          <w:sz w:val="20"/>
          <w:szCs w:val="20"/>
        </w:rPr>
        <w:t>y</w:t>
      </w:r>
    </w:p>
    <w:p w14:paraId="19DB034B">
      <w:pPr>
        <w:spacing w:before="18" w:line="220" w:lineRule="exact"/>
        <w:rPr>
          <w:sz w:val="22"/>
        </w:rPr>
      </w:pPr>
    </w:p>
    <w:p w14:paraId="5D218D5E">
      <w:pPr>
        <w:ind w:left="566" w:right="93"/>
        <w:rPr>
          <w:rFonts w:eastAsia="Times New Roman"/>
          <w:sz w:val="20"/>
          <w:szCs w:val="20"/>
        </w:rPr>
      </w:pPr>
      <w:r>
        <w:rPr>
          <w:rFonts w:eastAsia="Times New Roman"/>
          <w:spacing w:val="3"/>
          <w:sz w:val="20"/>
          <w:szCs w:val="20"/>
        </w:rPr>
        <w:t>T</w:t>
      </w:r>
      <w:r>
        <w:rPr>
          <w:rFonts w:eastAsia="Times New Roman"/>
          <w:spacing w:val="-1"/>
          <w:sz w:val="20"/>
          <w:szCs w:val="20"/>
        </w:rPr>
        <w:t>h</w:t>
      </w:r>
      <w:r>
        <w:rPr>
          <w:rFonts w:eastAsia="Times New Roman"/>
          <w:sz w:val="20"/>
          <w:szCs w:val="20"/>
        </w:rPr>
        <w:t>e</w:t>
      </w:r>
      <w:r>
        <w:rPr>
          <w:rFonts w:eastAsia="Times New Roman"/>
          <w:spacing w:val="17"/>
          <w:sz w:val="20"/>
          <w:szCs w:val="20"/>
        </w:rPr>
        <w:t xml:space="preserve"> </w:t>
      </w:r>
      <w:r>
        <w:rPr>
          <w:rFonts w:eastAsia="Times New Roman"/>
          <w:sz w:val="20"/>
          <w:szCs w:val="20"/>
        </w:rPr>
        <w:t>t</w:t>
      </w:r>
      <w:r>
        <w:rPr>
          <w:rFonts w:eastAsia="Times New Roman"/>
          <w:spacing w:val="-1"/>
          <w:sz w:val="20"/>
          <w:szCs w:val="20"/>
        </w:rPr>
        <w:t>h</w:t>
      </w:r>
      <w:r>
        <w:rPr>
          <w:rFonts w:eastAsia="Times New Roman"/>
          <w:sz w:val="20"/>
          <w:szCs w:val="20"/>
        </w:rPr>
        <w:t>ic</w:t>
      </w:r>
      <w:r>
        <w:rPr>
          <w:rFonts w:eastAsia="Times New Roman"/>
          <w:spacing w:val="1"/>
          <w:sz w:val="20"/>
          <w:szCs w:val="20"/>
        </w:rPr>
        <w:t>k</w:t>
      </w:r>
      <w:r>
        <w:rPr>
          <w:rFonts w:eastAsia="Times New Roman"/>
          <w:spacing w:val="-1"/>
          <w:sz w:val="20"/>
          <w:szCs w:val="20"/>
        </w:rPr>
        <w:t>n</w:t>
      </w:r>
      <w:r>
        <w:rPr>
          <w:rFonts w:eastAsia="Times New Roman"/>
          <w:sz w:val="20"/>
          <w:szCs w:val="20"/>
        </w:rPr>
        <w:t>ess</w:t>
      </w:r>
      <w:r>
        <w:rPr>
          <w:rFonts w:eastAsia="Times New Roman"/>
          <w:spacing w:val="11"/>
          <w:sz w:val="20"/>
          <w:szCs w:val="20"/>
        </w:rPr>
        <w:t xml:space="preserve"> </w:t>
      </w:r>
      <w:r>
        <w:rPr>
          <w:rFonts w:eastAsia="Times New Roman"/>
          <w:spacing w:val="1"/>
          <w:sz w:val="20"/>
          <w:szCs w:val="20"/>
        </w:rPr>
        <w:t>o</w:t>
      </w:r>
      <w:r>
        <w:rPr>
          <w:rFonts w:eastAsia="Times New Roman"/>
          <w:sz w:val="20"/>
          <w:szCs w:val="20"/>
        </w:rPr>
        <w:t>f</w:t>
      </w:r>
      <w:r>
        <w:rPr>
          <w:rFonts w:eastAsia="Times New Roman"/>
          <w:spacing w:val="16"/>
          <w:sz w:val="20"/>
          <w:szCs w:val="20"/>
        </w:rPr>
        <w:t xml:space="preserve"> </w:t>
      </w:r>
      <w:r>
        <w:rPr>
          <w:rFonts w:eastAsia="Times New Roman"/>
          <w:spacing w:val="1"/>
          <w:sz w:val="20"/>
          <w:szCs w:val="20"/>
        </w:rPr>
        <w:t>1</w:t>
      </w:r>
      <w:r>
        <w:rPr>
          <w:rFonts w:eastAsia="Times New Roman"/>
          <w:spacing w:val="3"/>
          <w:sz w:val="20"/>
          <w:szCs w:val="20"/>
        </w:rPr>
        <w:t>6</w:t>
      </w:r>
      <w:r>
        <w:rPr>
          <w:rFonts w:eastAsia="Times New Roman"/>
          <w:spacing w:val="-1"/>
          <w:sz w:val="20"/>
          <w:szCs w:val="20"/>
        </w:rPr>
        <w:t>m</w:t>
      </w:r>
      <w:r>
        <w:rPr>
          <w:rFonts w:eastAsia="Times New Roman"/>
          <w:sz w:val="20"/>
          <w:szCs w:val="20"/>
        </w:rPr>
        <w:t>m</w:t>
      </w:r>
      <w:r>
        <w:rPr>
          <w:rFonts w:eastAsia="Times New Roman"/>
          <w:spacing w:val="15"/>
          <w:sz w:val="20"/>
          <w:szCs w:val="20"/>
        </w:rPr>
        <w:t xml:space="preserve"> </w:t>
      </w:r>
      <w:r>
        <w:rPr>
          <w:rFonts w:eastAsia="Times New Roman"/>
          <w:spacing w:val="-4"/>
          <w:sz w:val="20"/>
          <w:szCs w:val="20"/>
        </w:rPr>
        <w:t>m</w:t>
      </w:r>
      <w:r>
        <w:rPr>
          <w:rFonts w:eastAsia="Times New Roman"/>
          <w:spacing w:val="3"/>
          <w:sz w:val="20"/>
          <w:szCs w:val="20"/>
        </w:rPr>
        <w:t>a</w:t>
      </w:r>
      <w:r>
        <w:rPr>
          <w:rFonts w:eastAsia="Times New Roman"/>
          <w:sz w:val="20"/>
          <w:szCs w:val="20"/>
        </w:rPr>
        <w:t>t</w:t>
      </w:r>
      <w:r>
        <w:rPr>
          <w:rFonts w:eastAsia="Times New Roman"/>
          <w:spacing w:val="2"/>
          <w:sz w:val="20"/>
          <w:szCs w:val="20"/>
        </w:rPr>
        <w:t>e</w:t>
      </w:r>
      <w:r>
        <w:rPr>
          <w:rFonts w:eastAsia="Times New Roman"/>
          <w:spacing w:val="1"/>
          <w:sz w:val="20"/>
          <w:szCs w:val="20"/>
        </w:rPr>
        <w:t>r</w:t>
      </w:r>
      <w:r>
        <w:rPr>
          <w:rFonts w:eastAsia="Times New Roman"/>
          <w:sz w:val="20"/>
          <w:szCs w:val="20"/>
        </w:rPr>
        <w:t>ial</w:t>
      </w:r>
      <w:r>
        <w:rPr>
          <w:rFonts w:eastAsia="Times New Roman"/>
          <w:spacing w:val="15"/>
          <w:sz w:val="20"/>
          <w:szCs w:val="20"/>
        </w:rPr>
        <w:t xml:space="preserve"> </w:t>
      </w:r>
      <w:r>
        <w:rPr>
          <w:rFonts w:eastAsia="Times New Roman"/>
          <w:spacing w:val="-5"/>
          <w:sz w:val="20"/>
          <w:szCs w:val="20"/>
        </w:rPr>
        <w:t>w</w:t>
      </w:r>
      <w:r>
        <w:rPr>
          <w:rFonts w:eastAsia="Times New Roman"/>
          <w:sz w:val="20"/>
          <w:szCs w:val="20"/>
        </w:rPr>
        <w:t>i</w:t>
      </w:r>
      <w:r>
        <w:rPr>
          <w:rFonts w:eastAsia="Times New Roman"/>
          <w:spacing w:val="2"/>
          <w:sz w:val="20"/>
          <w:szCs w:val="20"/>
        </w:rPr>
        <w:t>t</w:t>
      </w:r>
      <w:r>
        <w:rPr>
          <w:rFonts w:eastAsia="Times New Roman"/>
          <w:sz w:val="20"/>
          <w:szCs w:val="20"/>
        </w:rPr>
        <w:t>h</w:t>
      </w:r>
      <w:r>
        <w:rPr>
          <w:rFonts w:eastAsia="Times New Roman"/>
          <w:spacing w:val="14"/>
          <w:sz w:val="20"/>
          <w:szCs w:val="20"/>
        </w:rPr>
        <w:t xml:space="preserve"> </w:t>
      </w:r>
      <w:r>
        <w:rPr>
          <w:rFonts w:eastAsia="Times New Roman"/>
          <w:sz w:val="20"/>
          <w:szCs w:val="20"/>
        </w:rPr>
        <w:t>e</w:t>
      </w:r>
      <w:r>
        <w:rPr>
          <w:rFonts w:eastAsia="Times New Roman"/>
          <w:spacing w:val="1"/>
          <w:sz w:val="20"/>
          <w:szCs w:val="20"/>
        </w:rPr>
        <w:t>pox</w:t>
      </w:r>
      <w:r>
        <w:rPr>
          <w:rFonts w:eastAsia="Times New Roman"/>
          <w:sz w:val="20"/>
          <w:szCs w:val="20"/>
        </w:rPr>
        <w:t>y</w:t>
      </w:r>
      <w:r>
        <w:rPr>
          <w:rFonts w:eastAsia="Times New Roman"/>
          <w:spacing w:val="11"/>
          <w:sz w:val="20"/>
          <w:szCs w:val="20"/>
        </w:rPr>
        <w:t xml:space="preserve"> </w:t>
      </w:r>
      <w:r>
        <w:rPr>
          <w:rFonts w:eastAsia="Times New Roman"/>
          <w:spacing w:val="1"/>
          <w:sz w:val="20"/>
          <w:szCs w:val="20"/>
        </w:rPr>
        <w:t>p</w:t>
      </w:r>
      <w:r>
        <w:rPr>
          <w:rFonts w:eastAsia="Times New Roman"/>
          <w:sz w:val="20"/>
          <w:szCs w:val="20"/>
        </w:rPr>
        <w:t>ai</w:t>
      </w:r>
      <w:r>
        <w:rPr>
          <w:rFonts w:eastAsia="Times New Roman"/>
          <w:spacing w:val="-1"/>
          <w:sz w:val="20"/>
          <w:szCs w:val="20"/>
        </w:rPr>
        <w:t>n</w:t>
      </w:r>
      <w:r>
        <w:rPr>
          <w:rFonts w:eastAsia="Times New Roman"/>
          <w:spacing w:val="2"/>
          <w:sz w:val="20"/>
          <w:szCs w:val="20"/>
        </w:rPr>
        <w:t>t</w:t>
      </w:r>
      <w:r>
        <w:rPr>
          <w:rFonts w:eastAsia="Times New Roman"/>
          <w:sz w:val="20"/>
          <w:szCs w:val="20"/>
        </w:rPr>
        <w:t>i</w:t>
      </w:r>
      <w:r>
        <w:rPr>
          <w:rFonts w:eastAsia="Times New Roman"/>
          <w:spacing w:val="1"/>
          <w:sz w:val="20"/>
          <w:szCs w:val="20"/>
        </w:rPr>
        <w:t>n</w:t>
      </w:r>
      <w:r>
        <w:rPr>
          <w:rFonts w:eastAsia="Times New Roman"/>
          <w:sz w:val="20"/>
          <w:szCs w:val="20"/>
        </w:rPr>
        <w:t>g</w:t>
      </w:r>
      <w:r>
        <w:rPr>
          <w:rFonts w:eastAsia="Times New Roman"/>
          <w:spacing w:val="11"/>
          <w:sz w:val="20"/>
          <w:szCs w:val="20"/>
        </w:rPr>
        <w:t xml:space="preserve"> </w:t>
      </w:r>
      <w:r>
        <w:rPr>
          <w:rFonts w:eastAsia="Times New Roman"/>
          <w:sz w:val="20"/>
          <w:szCs w:val="20"/>
        </w:rPr>
        <w:t>a</w:t>
      </w:r>
      <w:r>
        <w:rPr>
          <w:rFonts w:eastAsia="Times New Roman"/>
          <w:spacing w:val="-1"/>
          <w:sz w:val="20"/>
          <w:szCs w:val="20"/>
        </w:rPr>
        <w:t>f</w:t>
      </w:r>
      <w:r>
        <w:rPr>
          <w:rFonts w:eastAsia="Times New Roman"/>
          <w:sz w:val="20"/>
          <w:szCs w:val="20"/>
        </w:rPr>
        <w:t>ter</w:t>
      </w:r>
      <w:r>
        <w:rPr>
          <w:rFonts w:eastAsia="Times New Roman"/>
          <w:spacing w:val="19"/>
          <w:sz w:val="20"/>
          <w:szCs w:val="20"/>
        </w:rPr>
        <w:t xml:space="preserve"> </w:t>
      </w:r>
      <w:r>
        <w:rPr>
          <w:rFonts w:eastAsia="Times New Roman"/>
          <w:spacing w:val="-1"/>
          <w:sz w:val="20"/>
          <w:szCs w:val="20"/>
        </w:rPr>
        <w:t>h</w:t>
      </w:r>
      <w:r>
        <w:rPr>
          <w:rFonts w:eastAsia="Times New Roman"/>
          <w:spacing w:val="1"/>
          <w:sz w:val="20"/>
          <w:szCs w:val="20"/>
        </w:rPr>
        <w:t>o</w:t>
      </w:r>
      <w:r>
        <w:rPr>
          <w:rFonts w:eastAsia="Times New Roman"/>
          <w:sz w:val="20"/>
          <w:szCs w:val="20"/>
        </w:rPr>
        <w:t>t</w:t>
      </w:r>
      <w:r>
        <w:rPr>
          <w:rFonts w:eastAsia="Times New Roman"/>
          <w:spacing w:val="16"/>
          <w:sz w:val="20"/>
          <w:szCs w:val="20"/>
        </w:rPr>
        <w:t xml:space="preserve"> </w:t>
      </w:r>
      <w:r>
        <w:rPr>
          <w:rFonts w:eastAsia="Times New Roman"/>
          <w:spacing w:val="1"/>
          <w:sz w:val="20"/>
          <w:szCs w:val="20"/>
        </w:rPr>
        <w:t>d</w:t>
      </w:r>
      <w:r>
        <w:rPr>
          <w:rFonts w:eastAsia="Times New Roman"/>
          <w:sz w:val="20"/>
          <w:szCs w:val="20"/>
        </w:rPr>
        <w:t>ip</w:t>
      </w:r>
      <w:r>
        <w:rPr>
          <w:rFonts w:eastAsia="Times New Roman"/>
          <w:spacing w:val="17"/>
          <w:sz w:val="20"/>
          <w:szCs w:val="20"/>
        </w:rPr>
        <w:t xml:space="preserve"> </w:t>
      </w:r>
      <w:r>
        <w:rPr>
          <w:rFonts w:eastAsia="Times New Roman"/>
          <w:spacing w:val="-1"/>
          <w:sz w:val="20"/>
          <w:szCs w:val="20"/>
        </w:rPr>
        <w:t>g</w:t>
      </w:r>
      <w:r>
        <w:rPr>
          <w:rFonts w:eastAsia="Times New Roman"/>
          <w:sz w:val="20"/>
          <w:szCs w:val="20"/>
        </w:rPr>
        <w:t>al</w:t>
      </w:r>
      <w:r>
        <w:rPr>
          <w:rFonts w:eastAsia="Times New Roman"/>
          <w:spacing w:val="-1"/>
          <w:sz w:val="20"/>
          <w:szCs w:val="20"/>
        </w:rPr>
        <w:t>v</w:t>
      </w:r>
      <w:r>
        <w:rPr>
          <w:rFonts w:eastAsia="Times New Roman"/>
          <w:sz w:val="20"/>
          <w:szCs w:val="20"/>
        </w:rPr>
        <w:t>a</w:t>
      </w:r>
      <w:r>
        <w:rPr>
          <w:rFonts w:eastAsia="Times New Roman"/>
          <w:spacing w:val="-1"/>
          <w:sz w:val="20"/>
          <w:szCs w:val="20"/>
        </w:rPr>
        <w:t>n</w:t>
      </w:r>
      <w:r>
        <w:rPr>
          <w:rFonts w:eastAsia="Times New Roman"/>
          <w:sz w:val="20"/>
          <w:szCs w:val="20"/>
        </w:rPr>
        <w:t>ized</w:t>
      </w:r>
      <w:r>
        <w:rPr>
          <w:rFonts w:eastAsia="Times New Roman"/>
          <w:spacing w:val="12"/>
          <w:sz w:val="20"/>
          <w:szCs w:val="20"/>
        </w:rPr>
        <w:t xml:space="preserve"> </w:t>
      </w:r>
      <w:r>
        <w:rPr>
          <w:rFonts w:eastAsia="Times New Roman"/>
          <w:spacing w:val="2"/>
          <w:sz w:val="20"/>
          <w:szCs w:val="20"/>
        </w:rPr>
        <w:t>s</w:t>
      </w:r>
      <w:r>
        <w:rPr>
          <w:rFonts w:eastAsia="Times New Roman"/>
          <w:spacing w:val="-1"/>
          <w:sz w:val="20"/>
          <w:szCs w:val="20"/>
        </w:rPr>
        <w:t>h</w:t>
      </w:r>
      <w:r>
        <w:rPr>
          <w:rFonts w:eastAsia="Times New Roman"/>
          <w:spacing w:val="1"/>
          <w:sz w:val="20"/>
          <w:szCs w:val="20"/>
        </w:rPr>
        <w:t>o</w:t>
      </w:r>
      <w:r>
        <w:rPr>
          <w:rFonts w:eastAsia="Times New Roman"/>
          <w:spacing w:val="-1"/>
          <w:sz w:val="20"/>
          <w:szCs w:val="20"/>
        </w:rPr>
        <w:t>u</w:t>
      </w:r>
      <w:r>
        <w:rPr>
          <w:rFonts w:eastAsia="Times New Roman"/>
          <w:sz w:val="20"/>
          <w:szCs w:val="20"/>
        </w:rPr>
        <w:t>ld</w:t>
      </w:r>
      <w:r>
        <w:rPr>
          <w:rFonts w:eastAsia="Times New Roman"/>
          <w:spacing w:val="15"/>
          <w:sz w:val="20"/>
          <w:szCs w:val="20"/>
        </w:rPr>
        <w:t xml:space="preserve"> </w:t>
      </w:r>
      <w:r>
        <w:rPr>
          <w:rFonts w:eastAsia="Times New Roman"/>
          <w:spacing w:val="1"/>
          <w:sz w:val="20"/>
          <w:szCs w:val="20"/>
        </w:rPr>
        <w:t>b</w:t>
      </w:r>
      <w:r>
        <w:rPr>
          <w:rFonts w:eastAsia="Times New Roman"/>
          <w:sz w:val="20"/>
          <w:szCs w:val="20"/>
        </w:rPr>
        <w:t>e</w:t>
      </w:r>
      <w:r>
        <w:rPr>
          <w:rFonts w:eastAsia="Times New Roman"/>
          <w:spacing w:val="18"/>
          <w:sz w:val="20"/>
          <w:szCs w:val="20"/>
        </w:rPr>
        <w:t xml:space="preserve"> </w:t>
      </w:r>
      <w:r>
        <w:rPr>
          <w:rFonts w:eastAsia="Times New Roman"/>
          <w:sz w:val="20"/>
          <w:szCs w:val="20"/>
        </w:rPr>
        <w:t>a</w:t>
      </w:r>
      <w:r>
        <w:rPr>
          <w:rFonts w:eastAsia="Times New Roman"/>
          <w:spacing w:val="1"/>
          <w:sz w:val="20"/>
          <w:szCs w:val="20"/>
        </w:rPr>
        <w:t>pp</w:t>
      </w:r>
      <w:r>
        <w:rPr>
          <w:rFonts w:eastAsia="Times New Roman"/>
          <w:sz w:val="20"/>
          <w:szCs w:val="20"/>
        </w:rPr>
        <w:t>lied</w:t>
      </w:r>
      <w:r>
        <w:rPr>
          <w:rFonts w:eastAsia="Times New Roman"/>
          <w:spacing w:val="14"/>
          <w:sz w:val="20"/>
          <w:szCs w:val="20"/>
        </w:rPr>
        <w:t xml:space="preserve"> </w:t>
      </w:r>
      <w:r>
        <w:rPr>
          <w:rFonts w:eastAsia="Times New Roman"/>
          <w:spacing w:val="-2"/>
          <w:sz w:val="20"/>
          <w:szCs w:val="20"/>
        </w:rPr>
        <w:t>f</w:t>
      </w:r>
      <w:r>
        <w:rPr>
          <w:rFonts w:eastAsia="Times New Roman"/>
          <w:spacing w:val="1"/>
          <w:sz w:val="20"/>
          <w:szCs w:val="20"/>
        </w:rPr>
        <w:t>o</w:t>
      </w:r>
      <w:r>
        <w:rPr>
          <w:rFonts w:eastAsia="Times New Roman"/>
          <w:sz w:val="20"/>
          <w:szCs w:val="20"/>
        </w:rPr>
        <w:t>r</w:t>
      </w:r>
      <w:r>
        <w:rPr>
          <w:rFonts w:eastAsia="Times New Roman"/>
          <w:spacing w:val="16"/>
          <w:sz w:val="20"/>
          <w:szCs w:val="20"/>
        </w:rPr>
        <w:t xml:space="preserve"> </w:t>
      </w:r>
      <w:r>
        <w:rPr>
          <w:rFonts w:eastAsia="Times New Roman"/>
          <w:sz w:val="20"/>
          <w:szCs w:val="20"/>
        </w:rPr>
        <w:t>t</w:t>
      </w:r>
      <w:r>
        <w:rPr>
          <w:rFonts w:eastAsia="Times New Roman"/>
          <w:spacing w:val="-1"/>
          <w:sz w:val="20"/>
          <w:szCs w:val="20"/>
        </w:rPr>
        <w:t>h</w:t>
      </w:r>
      <w:r>
        <w:rPr>
          <w:rFonts w:eastAsia="Times New Roman"/>
          <w:sz w:val="20"/>
          <w:szCs w:val="20"/>
        </w:rPr>
        <w:t>e</w:t>
      </w:r>
      <w:r>
        <w:rPr>
          <w:rFonts w:eastAsia="Times New Roman"/>
          <w:spacing w:val="18"/>
          <w:sz w:val="20"/>
          <w:szCs w:val="20"/>
        </w:rPr>
        <w:t xml:space="preserve"> </w:t>
      </w:r>
      <w:r>
        <w:rPr>
          <w:rFonts w:eastAsia="Times New Roman"/>
          <w:sz w:val="20"/>
          <w:szCs w:val="20"/>
        </w:rPr>
        <w:t>c</w:t>
      </w:r>
      <w:r>
        <w:rPr>
          <w:rFonts w:eastAsia="Times New Roman"/>
          <w:spacing w:val="1"/>
          <w:sz w:val="20"/>
          <w:szCs w:val="20"/>
        </w:rPr>
        <w:t>ro</w:t>
      </w:r>
      <w:r>
        <w:rPr>
          <w:rFonts w:eastAsia="Times New Roman"/>
          <w:spacing w:val="-1"/>
          <w:sz w:val="20"/>
          <w:szCs w:val="20"/>
        </w:rPr>
        <w:t>s</w:t>
      </w:r>
      <w:r>
        <w:rPr>
          <w:rFonts w:eastAsia="Times New Roman"/>
          <w:sz w:val="20"/>
          <w:szCs w:val="20"/>
        </w:rPr>
        <w:t>s</w:t>
      </w:r>
      <w:r>
        <w:rPr>
          <w:rFonts w:eastAsia="Times New Roman"/>
          <w:spacing w:val="15"/>
          <w:sz w:val="20"/>
          <w:szCs w:val="20"/>
        </w:rPr>
        <w:t xml:space="preserve"> </w:t>
      </w:r>
      <w:r>
        <w:rPr>
          <w:rFonts w:eastAsia="Times New Roman"/>
          <w:spacing w:val="-1"/>
          <w:sz w:val="20"/>
          <w:szCs w:val="20"/>
        </w:rPr>
        <w:t>s</w:t>
      </w:r>
      <w:r>
        <w:rPr>
          <w:rFonts w:eastAsia="Times New Roman"/>
          <w:sz w:val="20"/>
          <w:szCs w:val="20"/>
        </w:rPr>
        <w:t xml:space="preserve">ea </w:t>
      </w:r>
      <w:r>
        <w:rPr>
          <w:rFonts w:eastAsia="Times New Roman"/>
          <w:spacing w:val="-2"/>
          <w:sz w:val="20"/>
          <w:szCs w:val="20"/>
        </w:rPr>
        <w:t>w</w:t>
      </w:r>
      <w:r>
        <w:rPr>
          <w:rFonts w:eastAsia="Times New Roman"/>
          <w:sz w:val="20"/>
          <w:szCs w:val="20"/>
        </w:rPr>
        <w:t>ater</w:t>
      </w:r>
      <w:r>
        <w:rPr>
          <w:rFonts w:eastAsia="Times New Roman"/>
          <w:spacing w:val="-3"/>
          <w:sz w:val="20"/>
          <w:szCs w:val="20"/>
        </w:rPr>
        <w:t xml:space="preserve"> </w:t>
      </w:r>
      <w:r>
        <w:rPr>
          <w:rFonts w:eastAsia="Times New Roman"/>
          <w:spacing w:val="1"/>
          <w:sz w:val="20"/>
          <w:szCs w:val="20"/>
        </w:rPr>
        <w:t>p</w:t>
      </w:r>
      <w:r>
        <w:rPr>
          <w:rFonts w:eastAsia="Times New Roman"/>
          <w:sz w:val="20"/>
          <w:szCs w:val="20"/>
        </w:rPr>
        <w:t>i</w:t>
      </w:r>
      <w:r>
        <w:rPr>
          <w:rFonts w:eastAsia="Times New Roman"/>
          <w:spacing w:val="1"/>
          <w:sz w:val="20"/>
          <w:szCs w:val="20"/>
        </w:rPr>
        <w:t>p</w:t>
      </w:r>
      <w:r>
        <w:rPr>
          <w:rFonts w:eastAsia="Times New Roman"/>
          <w:sz w:val="20"/>
          <w:szCs w:val="20"/>
        </w:rPr>
        <w:t>es</w:t>
      </w:r>
      <w:r>
        <w:rPr>
          <w:rFonts w:eastAsia="Times New Roman"/>
          <w:spacing w:val="-4"/>
          <w:sz w:val="20"/>
          <w:szCs w:val="20"/>
        </w:rPr>
        <w:t xml:space="preserve"> </w:t>
      </w:r>
      <w:r>
        <w:rPr>
          <w:rFonts w:eastAsia="Times New Roman"/>
          <w:spacing w:val="1"/>
          <w:sz w:val="20"/>
          <w:szCs w:val="20"/>
        </w:rPr>
        <w:t>b</w:t>
      </w:r>
      <w:r>
        <w:rPr>
          <w:rFonts w:eastAsia="Times New Roman"/>
          <w:sz w:val="20"/>
          <w:szCs w:val="20"/>
        </w:rPr>
        <w:t>e</w:t>
      </w:r>
      <w:r>
        <w:rPr>
          <w:rFonts w:eastAsia="Times New Roman"/>
          <w:spacing w:val="2"/>
          <w:sz w:val="20"/>
          <w:szCs w:val="20"/>
        </w:rPr>
        <w:t>t</w:t>
      </w:r>
      <w:r>
        <w:rPr>
          <w:rFonts w:eastAsia="Times New Roman"/>
          <w:spacing w:val="-2"/>
          <w:sz w:val="20"/>
          <w:szCs w:val="20"/>
        </w:rPr>
        <w:t>w</w:t>
      </w:r>
      <w:r>
        <w:rPr>
          <w:rFonts w:eastAsia="Times New Roman"/>
          <w:sz w:val="20"/>
          <w:szCs w:val="20"/>
        </w:rPr>
        <w:t>e</w:t>
      </w:r>
      <w:r>
        <w:rPr>
          <w:rFonts w:eastAsia="Times New Roman"/>
          <w:spacing w:val="1"/>
          <w:sz w:val="20"/>
          <w:szCs w:val="20"/>
        </w:rPr>
        <w:t>e</w:t>
      </w:r>
      <w:r>
        <w:rPr>
          <w:rFonts w:eastAsia="Times New Roman"/>
          <w:sz w:val="20"/>
          <w:szCs w:val="20"/>
        </w:rPr>
        <w:t>n</w:t>
      </w:r>
      <w:r>
        <w:rPr>
          <w:rFonts w:eastAsia="Times New Roman"/>
          <w:spacing w:val="-8"/>
          <w:sz w:val="20"/>
          <w:szCs w:val="20"/>
        </w:rPr>
        <w:t xml:space="preserve"> </w:t>
      </w:r>
      <w:r>
        <w:rPr>
          <w:rFonts w:eastAsia="Times New Roman"/>
          <w:spacing w:val="2"/>
          <w:sz w:val="20"/>
          <w:szCs w:val="20"/>
        </w:rPr>
        <w:t>t</w:t>
      </w:r>
      <w:r>
        <w:rPr>
          <w:rFonts w:eastAsia="Times New Roman"/>
          <w:spacing w:val="-1"/>
          <w:sz w:val="20"/>
          <w:szCs w:val="20"/>
        </w:rPr>
        <w:t>h</w:t>
      </w:r>
      <w:r>
        <w:rPr>
          <w:rFonts w:eastAsia="Times New Roman"/>
          <w:sz w:val="20"/>
          <w:szCs w:val="20"/>
        </w:rPr>
        <w:t>e</w:t>
      </w:r>
      <w:r>
        <w:rPr>
          <w:rFonts w:eastAsia="Times New Roman"/>
          <w:spacing w:val="-1"/>
          <w:sz w:val="20"/>
          <w:szCs w:val="20"/>
        </w:rPr>
        <w:t xml:space="preserve"> s</w:t>
      </w:r>
      <w:r>
        <w:rPr>
          <w:rFonts w:eastAsia="Times New Roman"/>
          <w:sz w:val="20"/>
          <w:szCs w:val="20"/>
        </w:rPr>
        <w:t>ea</w:t>
      </w:r>
      <w:r>
        <w:rPr>
          <w:rFonts w:eastAsia="Times New Roman"/>
          <w:spacing w:val="-2"/>
          <w:sz w:val="20"/>
          <w:szCs w:val="20"/>
        </w:rPr>
        <w:t xml:space="preserve"> </w:t>
      </w:r>
      <w:r>
        <w:rPr>
          <w:rFonts w:eastAsia="Times New Roman"/>
          <w:spacing w:val="3"/>
          <w:sz w:val="20"/>
          <w:szCs w:val="20"/>
        </w:rPr>
        <w:t>c</w:t>
      </w:r>
      <w:r>
        <w:rPr>
          <w:rFonts w:eastAsia="Times New Roman"/>
          <w:spacing w:val="-1"/>
          <w:sz w:val="20"/>
          <w:szCs w:val="20"/>
        </w:rPr>
        <w:t>h</w:t>
      </w:r>
      <w:r>
        <w:rPr>
          <w:rFonts w:eastAsia="Times New Roman"/>
          <w:sz w:val="20"/>
          <w:szCs w:val="20"/>
        </w:rPr>
        <w:t>es</w:t>
      </w:r>
      <w:r>
        <w:rPr>
          <w:rFonts w:eastAsia="Times New Roman"/>
          <w:spacing w:val="2"/>
          <w:sz w:val="20"/>
          <w:szCs w:val="20"/>
        </w:rPr>
        <w:t>t</w:t>
      </w:r>
      <w:r>
        <w:rPr>
          <w:rFonts w:eastAsia="Times New Roman"/>
          <w:spacing w:val="-1"/>
          <w:sz w:val="20"/>
          <w:szCs w:val="20"/>
        </w:rPr>
        <w:t>s</w:t>
      </w:r>
      <w:r>
        <w:rPr>
          <w:rFonts w:eastAsia="Times New Roman"/>
          <w:sz w:val="20"/>
          <w:szCs w:val="20"/>
        </w:rPr>
        <w:t>.</w:t>
      </w:r>
    </w:p>
    <w:p w14:paraId="3D407C45">
      <w:pPr>
        <w:kinsoku w:val="0"/>
        <w:autoSpaceDE w:val="0"/>
        <w:autoSpaceDN w:val="0"/>
        <w:adjustRightInd w:val="0"/>
        <w:ind w:left="836"/>
        <w:rPr>
          <w:kern w:val="0"/>
          <w:sz w:val="24"/>
        </w:rPr>
      </w:pPr>
    </w:p>
    <w:p w14:paraId="6295AF9C">
      <w:pPr>
        <w:kinsoku w:val="0"/>
        <w:autoSpaceDE w:val="0"/>
        <w:autoSpaceDN w:val="0"/>
        <w:adjustRightInd w:val="0"/>
        <w:ind w:left="836"/>
        <w:rPr>
          <w:kern w:val="0"/>
          <w:sz w:val="24"/>
        </w:rPr>
      </w:pPr>
      <w:r>
        <w:rPr>
          <w:kern w:val="0"/>
          <w:sz w:val="24"/>
        </w:rPr>
        <w:t>Table of steel pipes thickness</w:t>
      </w:r>
    </w:p>
    <w:p w14:paraId="324C249B">
      <w:pPr>
        <w:kinsoku w:val="0"/>
        <w:autoSpaceDE w:val="0"/>
        <w:autoSpaceDN w:val="0"/>
        <w:adjustRightInd w:val="0"/>
        <w:spacing w:before="4" w:line="100" w:lineRule="exact"/>
        <w:rPr>
          <w:kern w:val="0"/>
          <w:sz w:val="10"/>
          <w:szCs w:val="10"/>
        </w:rPr>
      </w:pPr>
    </w:p>
    <w:tbl>
      <w:tblPr>
        <w:tblStyle w:val="40"/>
        <w:tblW w:w="0" w:type="auto"/>
        <w:tblInd w:w="409" w:type="dxa"/>
        <w:tblLayout w:type="fixed"/>
        <w:tblCellMar>
          <w:top w:w="0" w:type="dxa"/>
          <w:left w:w="0" w:type="dxa"/>
          <w:bottom w:w="0" w:type="dxa"/>
          <w:right w:w="0" w:type="dxa"/>
        </w:tblCellMar>
      </w:tblPr>
      <w:tblGrid>
        <w:gridCol w:w="2269"/>
        <w:gridCol w:w="2127"/>
        <w:gridCol w:w="1418"/>
        <w:gridCol w:w="1277"/>
        <w:gridCol w:w="1275"/>
      </w:tblGrid>
      <w:tr w14:paraId="4D3DFD87">
        <w:tblPrEx>
          <w:tblCellMar>
            <w:top w:w="0" w:type="dxa"/>
            <w:left w:w="0" w:type="dxa"/>
            <w:bottom w:w="0" w:type="dxa"/>
            <w:right w:w="0" w:type="dxa"/>
          </w:tblCellMar>
        </w:tblPrEx>
        <w:trPr>
          <w:trHeight w:val="254" w:hRule="exact"/>
        </w:trPr>
        <w:tc>
          <w:tcPr>
            <w:tcW w:w="2269" w:type="dxa"/>
            <w:vMerge w:val="restart"/>
            <w:tcBorders>
              <w:top w:val="single" w:color="000000" w:sz="6" w:space="0"/>
              <w:left w:val="single" w:color="000000" w:sz="6" w:space="0"/>
              <w:bottom w:val="single" w:color="000000" w:sz="6" w:space="0"/>
              <w:right w:val="single" w:color="000000" w:sz="6" w:space="0"/>
            </w:tcBorders>
          </w:tcPr>
          <w:p w14:paraId="6032081B">
            <w:pPr>
              <w:spacing w:before="4"/>
              <w:ind w:left="382" w:right="331"/>
              <w:jc w:val="center"/>
              <w:rPr>
                <w:rFonts w:eastAsia="Times New Roman"/>
                <w:sz w:val="20"/>
                <w:szCs w:val="20"/>
              </w:rPr>
            </w:pPr>
            <w:r>
              <w:rPr>
                <w:rFonts w:eastAsia="Times New Roman"/>
                <w:sz w:val="20"/>
                <w:szCs w:val="20"/>
              </w:rPr>
              <w:t>N</w:t>
            </w:r>
            <w:r>
              <w:rPr>
                <w:rFonts w:eastAsia="Times New Roman"/>
                <w:spacing w:val="4"/>
                <w:sz w:val="20"/>
                <w:szCs w:val="20"/>
              </w:rPr>
              <w:t>o</w:t>
            </w:r>
            <w:r>
              <w:rPr>
                <w:rFonts w:eastAsia="Times New Roman"/>
                <w:spacing w:val="-4"/>
                <w:sz w:val="20"/>
                <w:szCs w:val="20"/>
              </w:rPr>
              <w:t>m</w:t>
            </w:r>
            <w:r>
              <w:rPr>
                <w:rFonts w:eastAsia="Times New Roman"/>
                <w:spacing w:val="2"/>
                <w:sz w:val="20"/>
                <w:szCs w:val="20"/>
              </w:rPr>
              <w:t>i</w:t>
            </w:r>
            <w:r>
              <w:rPr>
                <w:rFonts w:eastAsia="Times New Roman"/>
                <w:spacing w:val="-1"/>
                <w:sz w:val="20"/>
                <w:szCs w:val="20"/>
              </w:rPr>
              <w:t>n</w:t>
            </w:r>
            <w:r>
              <w:rPr>
                <w:rFonts w:eastAsia="Times New Roman"/>
                <w:sz w:val="20"/>
                <w:szCs w:val="20"/>
              </w:rPr>
              <w:t>al</w:t>
            </w:r>
            <w:r>
              <w:rPr>
                <w:rFonts w:eastAsia="Times New Roman"/>
                <w:spacing w:val="-7"/>
                <w:sz w:val="20"/>
                <w:szCs w:val="20"/>
              </w:rPr>
              <w:t xml:space="preserve"> </w:t>
            </w:r>
            <w:r>
              <w:rPr>
                <w:rFonts w:eastAsia="Times New Roman"/>
                <w:spacing w:val="1"/>
                <w:w w:val="99"/>
                <w:sz w:val="20"/>
                <w:szCs w:val="20"/>
              </w:rPr>
              <w:t>d</w:t>
            </w:r>
            <w:r>
              <w:rPr>
                <w:rFonts w:eastAsia="Times New Roman"/>
                <w:w w:val="99"/>
                <w:sz w:val="20"/>
                <w:szCs w:val="20"/>
              </w:rPr>
              <w:t>i</w:t>
            </w:r>
            <w:r>
              <w:rPr>
                <w:rFonts w:eastAsia="Times New Roman"/>
                <w:spacing w:val="2"/>
                <w:w w:val="99"/>
                <w:sz w:val="20"/>
                <w:szCs w:val="20"/>
              </w:rPr>
              <w:t>a</w:t>
            </w:r>
            <w:r>
              <w:rPr>
                <w:rFonts w:eastAsia="Times New Roman"/>
                <w:spacing w:val="-4"/>
                <w:w w:val="99"/>
                <w:sz w:val="20"/>
                <w:szCs w:val="20"/>
              </w:rPr>
              <w:t>m</w:t>
            </w:r>
            <w:r>
              <w:rPr>
                <w:rFonts w:eastAsia="Times New Roman"/>
                <w:w w:val="99"/>
                <w:sz w:val="20"/>
                <w:szCs w:val="20"/>
              </w:rPr>
              <w:t>eter</w:t>
            </w:r>
          </w:p>
          <w:p w14:paraId="5F44B556">
            <w:pPr>
              <w:spacing w:before="10"/>
              <w:ind w:left="886" w:right="836"/>
              <w:jc w:val="center"/>
              <w:rPr>
                <w:rFonts w:eastAsia="Times New Roman"/>
                <w:sz w:val="20"/>
                <w:szCs w:val="20"/>
                <w:lang w:eastAsia="en-US"/>
              </w:rPr>
            </w:pPr>
            <w:r>
              <w:rPr>
                <w:rFonts w:eastAsia="Times New Roman"/>
                <w:spacing w:val="3"/>
                <w:w w:val="99"/>
                <w:sz w:val="20"/>
                <w:szCs w:val="20"/>
              </w:rPr>
              <w:t>(</w:t>
            </w:r>
            <w:r>
              <w:rPr>
                <w:rFonts w:eastAsia="Times New Roman"/>
                <w:spacing w:val="-1"/>
                <w:w w:val="99"/>
                <w:sz w:val="20"/>
                <w:szCs w:val="20"/>
              </w:rPr>
              <w:t>m</w:t>
            </w:r>
            <w:r>
              <w:rPr>
                <w:rFonts w:eastAsia="Times New Roman"/>
                <w:spacing w:val="-4"/>
                <w:w w:val="99"/>
                <w:sz w:val="20"/>
                <w:szCs w:val="20"/>
              </w:rPr>
              <w:t>m</w:t>
            </w:r>
            <w:r>
              <w:rPr>
                <w:rFonts w:eastAsia="Times New Roman"/>
                <w:w w:val="99"/>
                <w:sz w:val="20"/>
                <w:szCs w:val="20"/>
              </w:rPr>
              <w:t>)</w:t>
            </w:r>
          </w:p>
        </w:tc>
        <w:tc>
          <w:tcPr>
            <w:tcW w:w="2127" w:type="dxa"/>
            <w:vMerge w:val="restart"/>
            <w:tcBorders>
              <w:top w:val="single" w:color="000000" w:sz="6" w:space="0"/>
              <w:left w:val="single" w:color="000000" w:sz="6" w:space="0"/>
              <w:bottom w:val="single" w:color="000000" w:sz="6" w:space="0"/>
              <w:right w:val="single" w:color="000000" w:sz="6" w:space="0"/>
            </w:tcBorders>
          </w:tcPr>
          <w:p w14:paraId="35495D19">
            <w:pPr>
              <w:spacing w:before="4"/>
              <w:ind w:left="322" w:right="271"/>
              <w:jc w:val="center"/>
              <w:rPr>
                <w:rFonts w:eastAsia="Times New Roman"/>
                <w:sz w:val="20"/>
                <w:szCs w:val="20"/>
              </w:rPr>
            </w:pPr>
            <w:r>
              <w:rPr>
                <w:rFonts w:eastAsia="Times New Roman"/>
                <w:sz w:val="20"/>
                <w:szCs w:val="20"/>
              </w:rPr>
              <w:t>E</w:t>
            </w:r>
            <w:r>
              <w:rPr>
                <w:rFonts w:eastAsia="Times New Roman"/>
                <w:spacing w:val="-1"/>
                <w:sz w:val="20"/>
                <w:szCs w:val="20"/>
              </w:rPr>
              <w:t>x</w:t>
            </w:r>
            <w:r>
              <w:rPr>
                <w:rFonts w:eastAsia="Times New Roman"/>
                <w:sz w:val="20"/>
                <w:szCs w:val="20"/>
              </w:rPr>
              <w:t>te</w:t>
            </w:r>
            <w:r>
              <w:rPr>
                <w:rFonts w:eastAsia="Times New Roman"/>
                <w:spacing w:val="1"/>
                <w:sz w:val="20"/>
                <w:szCs w:val="20"/>
              </w:rPr>
              <w:t>r</w:t>
            </w:r>
            <w:r>
              <w:rPr>
                <w:rFonts w:eastAsia="Times New Roman"/>
                <w:spacing w:val="-1"/>
                <w:sz w:val="20"/>
                <w:szCs w:val="20"/>
              </w:rPr>
              <w:t>n</w:t>
            </w:r>
            <w:r>
              <w:rPr>
                <w:rFonts w:eastAsia="Times New Roman"/>
                <w:sz w:val="20"/>
                <w:szCs w:val="20"/>
              </w:rPr>
              <w:t>al</w:t>
            </w:r>
            <w:r>
              <w:rPr>
                <w:rFonts w:eastAsia="Times New Roman"/>
                <w:spacing w:val="-7"/>
                <w:sz w:val="20"/>
                <w:szCs w:val="20"/>
              </w:rPr>
              <w:t xml:space="preserve"> </w:t>
            </w:r>
            <w:r>
              <w:rPr>
                <w:rFonts w:eastAsia="Times New Roman"/>
                <w:spacing w:val="1"/>
                <w:w w:val="99"/>
                <w:sz w:val="20"/>
                <w:szCs w:val="20"/>
              </w:rPr>
              <w:t>d</w:t>
            </w:r>
            <w:r>
              <w:rPr>
                <w:rFonts w:eastAsia="Times New Roman"/>
                <w:w w:val="99"/>
                <w:sz w:val="20"/>
                <w:szCs w:val="20"/>
              </w:rPr>
              <w:t>i</w:t>
            </w:r>
            <w:r>
              <w:rPr>
                <w:rFonts w:eastAsia="Times New Roman"/>
                <w:spacing w:val="2"/>
                <w:w w:val="99"/>
                <w:sz w:val="20"/>
                <w:szCs w:val="20"/>
              </w:rPr>
              <w:t>a</w:t>
            </w:r>
            <w:r>
              <w:rPr>
                <w:rFonts w:eastAsia="Times New Roman"/>
                <w:spacing w:val="-1"/>
                <w:w w:val="99"/>
                <w:sz w:val="20"/>
                <w:szCs w:val="20"/>
              </w:rPr>
              <w:t>m</w:t>
            </w:r>
            <w:r>
              <w:rPr>
                <w:rFonts w:eastAsia="Times New Roman"/>
                <w:w w:val="99"/>
                <w:sz w:val="20"/>
                <w:szCs w:val="20"/>
              </w:rPr>
              <w:t>eter</w:t>
            </w:r>
          </w:p>
          <w:p w14:paraId="2FEA2963">
            <w:pPr>
              <w:spacing w:before="10"/>
              <w:ind w:left="816" w:right="764"/>
              <w:jc w:val="center"/>
              <w:rPr>
                <w:rFonts w:eastAsia="Times New Roman"/>
                <w:sz w:val="20"/>
                <w:szCs w:val="20"/>
                <w:lang w:eastAsia="en-US"/>
              </w:rPr>
            </w:pPr>
            <w:r>
              <w:rPr>
                <w:rFonts w:eastAsia="Times New Roman"/>
                <w:spacing w:val="3"/>
                <w:w w:val="99"/>
                <w:sz w:val="20"/>
                <w:szCs w:val="20"/>
              </w:rPr>
              <w:t>(</w:t>
            </w:r>
            <w:r>
              <w:rPr>
                <w:rFonts w:eastAsia="Times New Roman"/>
                <w:spacing w:val="-1"/>
                <w:w w:val="99"/>
                <w:sz w:val="20"/>
                <w:szCs w:val="20"/>
              </w:rPr>
              <w:t>m</w:t>
            </w:r>
            <w:r>
              <w:rPr>
                <w:rFonts w:eastAsia="Times New Roman"/>
                <w:spacing w:val="-4"/>
                <w:w w:val="99"/>
                <w:sz w:val="20"/>
                <w:szCs w:val="20"/>
              </w:rPr>
              <w:t>m</w:t>
            </w:r>
            <w:r>
              <w:rPr>
                <w:rFonts w:eastAsia="Times New Roman"/>
                <w:w w:val="99"/>
                <w:sz w:val="20"/>
                <w:szCs w:val="20"/>
              </w:rPr>
              <w:t>)</w:t>
            </w:r>
          </w:p>
        </w:tc>
        <w:tc>
          <w:tcPr>
            <w:tcW w:w="3970" w:type="dxa"/>
            <w:gridSpan w:val="3"/>
            <w:tcBorders>
              <w:top w:val="single" w:color="000000" w:sz="6" w:space="0"/>
              <w:left w:val="single" w:color="000000" w:sz="6" w:space="0"/>
              <w:bottom w:val="single" w:color="000000" w:sz="6" w:space="0"/>
              <w:right w:val="single" w:color="000000" w:sz="6" w:space="0"/>
            </w:tcBorders>
          </w:tcPr>
          <w:p w14:paraId="4E7A3C70">
            <w:pPr>
              <w:spacing w:before="4"/>
              <w:ind w:left="1341" w:right="-20"/>
              <w:rPr>
                <w:rFonts w:eastAsia="Times New Roman"/>
                <w:sz w:val="20"/>
                <w:szCs w:val="20"/>
                <w:lang w:eastAsia="en-US"/>
              </w:rPr>
            </w:pPr>
            <w:r>
              <w:rPr>
                <w:rFonts w:eastAsia="Times New Roman"/>
                <w:spacing w:val="3"/>
                <w:sz w:val="20"/>
                <w:szCs w:val="20"/>
              </w:rPr>
              <w:t>T</w:t>
            </w:r>
            <w:r>
              <w:rPr>
                <w:rFonts w:eastAsia="Times New Roman"/>
                <w:spacing w:val="-1"/>
                <w:sz w:val="20"/>
                <w:szCs w:val="20"/>
              </w:rPr>
              <w:t>h</w:t>
            </w:r>
            <w:r>
              <w:rPr>
                <w:rFonts w:eastAsia="Times New Roman"/>
                <w:sz w:val="20"/>
                <w:szCs w:val="20"/>
              </w:rPr>
              <w:t>ic</w:t>
            </w:r>
            <w:r>
              <w:rPr>
                <w:rFonts w:eastAsia="Times New Roman"/>
                <w:spacing w:val="-1"/>
                <w:sz w:val="20"/>
                <w:szCs w:val="20"/>
              </w:rPr>
              <w:t>kn</w:t>
            </w:r>
            <w:r>
              <w:rPr>
                <w:rFonts w:eastAsia="Times New Roman"/>
                <w:sz w:val="20"/>
                <w:szCs w:val="20"/>
              </w:rPr>
              <w:t>e</w:t>
            </w:r>
            <w:r>
              <w:rPr>
                <w:rFonts w:eastAsia="Times New Roman"/>
                <w:spacing w:val="2"/>
                <w:sz w:val="20"/>
                <w:szCs w:val="20"/>
              </w:rPr>
              <w:t>s</w:t>
            </w:r>
            <w:r>
              <w:rPr>
                <w:rFonts w:eastAsia="Times New Roman"/>
                <w:sz w:val="20"/>
                <w:szCs w:val="20"/>
              </w:rPr>
              <w:t>s</w:t>
            </w:r>
            <w:r>
              <w:rPr>
                <w:rFonts w:eastAsia="Times New Roman"/>
                <w:spacing w:val="-8"/>
                <w:sz w:val="20"/>
                <w:szCs w:val="20"/>
              </w:rPr>
              <w:t xml:space="preserve"> </w:t>
            </w:r>
            <w:r>
              <w:rPr>
                <w:rFonts w:eastAsia="Times New Roman"/>
                <w:spacing w:val="3"/>
                <w:sz w:val="20"/>
                <w:szCs w:val="20"/>
              </w:rPr>
              <w:t>(</w:t>
            </w:r>
            <w:r>
              <w:rPr>
                <w:rFonts w:eastAsia="Times New Roman"/>
                <w:spacing w:val="-1"/>
                <w:sz w:val="20"/>
                <w:szCs w:val="20"/>
              </w:rPr>
              <w:t>mm</w:t>
            </w:r>
            <w:r>
              <w:rPr>
                <w:rFonts w:eastAsia="Times New Roman"/>
                <w:sz w:val="20"/>
                <w:szCs w:val="20"/>
              </w:rPr>
              <w:t>)</w:t>
            </w:r>
          </w:p>
        </w:tc>
      </w:tr>
      <w:tr w14:paraId="09AEEF4E">
        <w:tblPrEx>
          <w:tblCellMar>
            <w:top w:w="0" w:type="dxa"/>
            <w:left w:w="0" w:type="dxa"/>
            <w:bottom w:w="0" w:type="dxa"/>
            <w:right w:w="0" w:type="dxa"/>
          </w:tblCellMar>
        </w:tblPrEx>
        <w:trPr>
          <w:trHeight w:val="257" w:hRule="exact"/>
        </w:trPr>
        <w:tc>
          <w:tcPr>
            <w:tcW w:w="2269" w:type="dxa"/>
            <w:vMerge w:val="continue"/>
            <w:tcBorders>
              <w:top w:val="single" w:color="000000" w:sz="6" w:space="0"/>
              <w:left w:val="single" w:color="000000" w:sz="6" w:space="0"/>
              <w:bottom w:val="single" w:color="000000" w:sz="6" w:space="0"/>
              <w:right w:val="single" w:color="000000" w:sz="6" w:space="0"/>
            </w:tcBorders>
            <w:vAlign w:val="center"/>
          </w:tcPr>
          <w:p w14:paraId="1F24D560">
            <w:pPr>
              <w:widowControl/>
              <w:rPr>
                <w:rFonts w:eastAsia="Times New Roman"/>
                <w:sz w:val="20"/>
                <w:szCs w:val="20"/>
                <w:lang w:eastAsia="en-US"/>
              </w:rPr>
            </w:pPr>
          </w:p>
        </w:tc>
        <w:tc>
          <w:tcPr>
            <w:tcW w:w="2127" w:type="dxa"/>
            <w:vMerge w:val="continue"/>
            <w:tcBorders>
              <w:top w:val="single" w:color="000000" w:sz="6" w:space="0"/>
              <w:left w:val="single" w:color="000000" w:sz="6" w:space="0"/>
              <w:bottom w:val="single" w:color="000000" w:sz="6" w:space="0"/>
              <w:right w:val="single" w:color="000000" w:sz="6" w:space="0"/>
            </w:tcBorders>
            <w:vAlign w:val="center"/>
          </w:tcPr>
          <w:p w14:paraId="3D36BAC7">
            <w:pPr>
              <w:widowControl/>
              <w:rPr>
                <w:rFonts w:eastAsia="Times New Roman"/>
                <w:sz w:val="20"/>
                <w:szCs w:val="20"/>
                <w:lang w:eastAsia="en-US"/>
              </w:rPr>
            </w:pPr>
          </w:p>
        </w:tc>
        <w:tc>
          <w:tcPr>
            <w:tcW w:w="1418" w:type="dxa"/>
            <w:tcBorders>
              <w:top w:val="single" w:color="000000" w:sz="6" w:space="0"/>
              <w:left w:val="single" w:color="000000" w:sz="6" w:space="0"/>
              <w:bottom w:val="single" w:color="000000" w:sz="6" w:space="0"/>
              <w:right w:val="single" w:color="000000" w:sz="6" w:space="0"/>
            </w:tcBorders>
          </w:tcPr>
          <w:p w14:paraId="4E42062B">
            <w:pPr>
              <w:spacing w:before="6"/>
              <w:ind w:left="612" w:right="556"/>
              <w:jc w:val="center"/>
              <w:rPr>
                <w:rFonts w:eastAsia="Times New Roman"/>
                <w:sz w:val="20"/>
                <w:szCs w:val="20"/>
                <w:lang w:eastAsia="en-US"/>
              </w:rPr>
            </w:pPr>
            <w:r>
              <w:rPr>
                <w:rFonts w:eastAsia="Times New Roman"/>
                <w:w w:val="99"/>
                <w:sz w:val="20"/>
                <w:szCs w:val="20"/>
              </w:rPr>
              <w:t>A</w:t>
            </w:r>
          </w:p>
        </w:tc>
        <w:tc>
          <w:tcPr>
            <w:tcW w:w="1277" w:type="dxa"/>
            <w:tcBorders>
              <w:top w:val="single" w:color="000000" w:sz="6" w:space="0"/>
              <w:left w:val="single" w:color="000000" w:sz="6" w:space="0"/>
              <w:bottom w:val="single" w:color="000000" w:sz="6" w:space="0"/>
              <w:right w:val="single" w:color="000000" w:sz="6" w:space="0"/>
            </w:tcBorders>
          </w:tcPr>
          <w:p w14:paraId="52F64974">
            <w:pPr>
              <w:spacing w:before="6"/>
              <w:ind w:left="545" w:right="493"/>
              <w:jc w:val="center"/>
              <w:rPr>
                <w:rFonts w:eastAsia="Times New Roman"/>
                <w:sz w:val="20"/>
                <w:szCs w:val="20"/>
                <w:lang w:eastAsia="en-US"/>
              </w:rPr>
            </w:pPr>
            <w:r>
              <w:rPr>
                <w:rFonts w:eastAsia="Times New Roman"/>
                <w:w w:val="99"/>
                <w:sz w:val="20"/>
                <w:szCs w:val="20"/>
              </w:rPr>
              <w:t>B</w:t>
            </w:r>
          </w:p>
        </w:tc>
        <w:tc>
          <w:tcPr>
            <w:tcW w:w="1274" w:type="dxa"/>
            <w:tcBorders>
              <w:top w:val="single" w:color="000000" w:sz="6" w:space="0"/>
              <w:left w:val="single" w:color="000000" w:sz="6" w:space="0"/>
              <w:bottom w:val="single" w:color="000000" w:sz="6" w:space="0"/>
              <w:right w:val="single" w:color="000000" w:sz="6" w:space="0"/>
            </w:tcBorders>
          </w:tcPr>
          <w:p w14:paraId="3E5F4C2E">
            <w:pPr>
              <w:spacing w:before="6"/>
              <w:ind w:left="544" w:right="489"/>
              <w:jc w:val="center"/>
              <w:rPr>
                <w:rFonts w:eastAsia="Times New Roman"/>
                <w:sz w:val="20"/>
                <w:szCs w:val="20"/>
                <w:lang w:eastAsia="en-US"/>
              </w:rPr>
            </w:pPr>
            <w:r>
              <w:rPr>
                <w:rFonts w:eastAsia="Times New Roman"/>
                <w:w w:val="99"/>
                <w:sz w:val="20"/>
                <w:szCs w:val="20"/>
              </w:rPr>
              <w:t>C</w:t>
            </w:r>
          </w:p>
        </w:tc>
      </w:tr>
      <w:tr w14:paraId="623890FF">
        <w:tblPrEx>
          <w:tblCellMar>
            <w:top w:w="0" w:type="dxa"/>
            <w:left w:w="0" w:type="dxa"/>
            <w:bottom w:w="0" w:type="dxa"/>
            <w:right w:w="0" w:type="dxa"/>
          </w:tblCellMar>
        </w:tblPrEx>
        <w:trPr>
          <w:trHeight w:val="4653" w:hRule="exact"/>
        </w:trPr>
        <w:tc>
          <w:tcPr>
            <w:tcW w:w="2269" w:type="dxa"/>
            <w:tcBorders>
              <w:top w:val="single" w:color="000000" w:sz="6" w:space="0"/>
              <w:left w:val="single" w:color="000000" w:sz="6" w:space="0"/>
              <w:bottom w:val="single" w:color="000000" w:sz="6" w:space="0"/>
              <w:right w:val="single" w:color="000000" w:sz="6" w:space="0"/>
            </w:tcBorders>
          </w:tcPr>
          <w:p w14:paraId="0900B7A2">
            <w:pPr>
              <w:spacing w:before="4"/>
              <w:ind w:left="1008" w:right="953"/>
              <w:jc w:val="center"/>
              <w:rPr>
                <w:rFonts w:eastAsia="Times New Roman"/>
                <w:sz w:val="20"/>
                <w:szCs w:val="20"/>
              </w:rPr>
            </w:pPr>
            <w:r>
              <w:rPr>
                <w:rFonts w:eastAsia="Times New Roman"/>
                <w:spacing w:val="1"/>
                <w:w w:val="99"/>
                <w:sz w:val="20"/>
                <w:szCs w:val="20"/>
              </w:rPr>
              <w:t>10</w:t>
            </w:r>
          </w:p>
          <w:p w14:paraId="218D12F6">
            <w:pPr>
              <w:spacing w:before="10"/>
              <w:ind w:left="1008" w:right="953"/>
              <w:jc w:val="center"/>
              <w:rPr>
                <w:rFonts w:eastAsia="Times New Roman"/>
                <w:sz w:val="20"/>
                <w:szCs w:val="20"/>
              </w:rPr>
            </w:pPr>
            <w:r>
              <w:rPr>
                <w:rFonts w:eastAsia="Times New Roman"/>
                <w:spacing w:val="1"/>
                <w:w w:val="99"/>
                <w:sz w:val="20"/>
                <w:szCs w:val="20"/>
              </w:rPr>
              <w:t>15</w:t>
            </w:r>
          </w:p>
          <w:p w14:paraId="31E48EED">
            <w:pPr>
              <w:spacing w:before="10"/>
              <w:ind w:left="1008" w:right="953"/>
              <w:jc w:val="center"/>
              <w:rPr>
                <w:rFonts w:eastAsia="Times New Roman"/>
                <w:sz w:val="20"/>
                <w:szCs w:val="20"/>
              </w:rPr>
            </w:pPr>
            <w:r>
              <w:rPr>
                <w:rFonts w:eastAsia="Times New Roman"/>
                <w:spacing w:val="1"/>
                <w:w w:val="99"/>
                <w:sz w:val="20"/>
                <w:szCs w:val="20"/>
              </w:rPr>
              <w:t>20</w:t>
            </w:r>
          </w:p>
          <w:p w14:paraId="096C763F">
            <w:pPr>
              <w:spacing w:before="10"/>
              <w:ind w:left="1008" w:right="953"/>
              <w:jc w:val="center"/>
              <w:rPr>
                <w:rFonts w:eastAsia="Times New Roman"/>
                <w:sz w:val="20"/>
                <w:szCs w:val="20"/>
              </w:rPr>
            </w:pPr>
            <w:r>
              <w:rPr>
                <w:rFonts w:eastAsia="Times New Roman"/>
                <w:spacing w:val="1"/>
                <w:w w:val="99"/>
                <w:sz w:val="20"/>
                <w:szCs w:val="20"/>
              </w:rPr>
              <w:t>25</w:t>
            </w:r>
          </w:p>
          <w:p w14:paraId="20C0D1AA">
            <w:pPr>
              <w:spacing w:before="10"/>
              <w:ind w:left="1008" w:right="953"/>
              <w:jc w:val="center"/>
              <w:rPr>
                <w:rFonts w:eastAsia="Times New Roman"/>
                <w:sz w:val="20"/>
                <w:szCs w:val="20"/>
              </w:rPr>
            </w:pPr>
            <w:r>
              <w:rPr>
                <w:rFonts w:eastAsia="Times New Roman"/>
                <w:spacing w:val="1"/>
                <w:w w:val="99"/>
                <w:sz w:val="20"/>
                <w:szCs w:val="20"/>
              </w:rPr>
              <w:t>32</w:t>
            </w:r>
          </w:p>
          <w:p w14:paraId="16B98E32">
            <w:pPr>
              <w:spacing w:before="10"/>
              <w:ind w:left="1008" w:right="953"/>
              <w:jc w:val="center"/>
              <w:rPr>
                <w:rFonts w:eastAsia="Times New Roman"/>
                <w:sz w:val="20"/>
                <w:szCs w:val="20"/>
              </w:rPr>
            </w:pPr>
            <w:r>
              <w:rPr>
                <w:rFonts w:eastAsia="Times New Roman"/>
                <w:spacing w:val="1"/>
                <w:w w:val="99"/>
                <w:sz w:val="20"/>
                <w:szCs w:val="20"/>
              </w:rPr>
              <w:t>40</w:t>
            </w:r>
          </w:p>
          <w:p w14:paraId="05EEBEF8">
            <w:pPr>
              <w:spacing w:before="10"/>
              <w:ind w:left="1008" w:right="953"/>
              <w:jc w:val="center"/>
              <w:rPr>
                <w:rFonts w:eastAsia="Times New Roman"/>
                <w:sz w:val="20"/>
                <w:szCs w:val="20"/>
              </w:rPr>
            </w:pPr>
            <w:r>
              <w:rPr>
                <w:rFonts w:eastAsia="Times New Roman"/>
                <w:spacing w:val="1"/>
                <w:w w:val="99"/>
                <w:sz w:val="20"/>
                <w:szCs w:val="20"/>
              </w:rPr>
              <w:t>50</w:t>
            </w:r>
          </w:p>
          <w:p w14:paraId="1F1E0039">
            <w:pPr>
              <w:spacing w:before="10"/>
              <w:ind w:left="1008" w:right="953"/>
              <w:jc w:val="center"/>
              <w:rPr>
                <w:rFonts w:eastAsia="Times New Roman"/>
                <w:sz w:val="20"/>
                <w:szCs w:val="20"/>
              </w:rPr>
            </w:pPr>
            <w:r>
              <w:rPr>
                <w:rFonts w:eastAsia="Times New Roman"/>
                <w:spacing w:val="1"/>
                <w:w w:val="99"/>
                <w:sz w:val="20"/>
                <w:szCs w:val="20"/>
              </w:rPr>
              <w:t>65</w:t>
            </w:r>
          </w:p>
          <w:p w14:paraId="34B3514B">
            <w:pPr>
              <w:spacing w:before="10"/>
              <w:ind w:left="1008" w:right="953"/>
              <w:jc w:val="center"/>
              <w:rPr>
                <w:rFonts w:eastAsia="Times New Roman"/>
                <w:sz w:val="20"/>
                <w:szCs w:val="20"/>
              </w:rPr>
            </w:pPr>
            <w:r>
              <w:rPr>
                <w:rFonts w:eastAsia="Times New Roman"/>
                <w:spacing w:val="1"/>
                <w:w w:val="99"/>
                <w:sz w:val="20"/>
                <w:szCs w:val="20"/>
              </w:rPr>
              <w:t>80</w:t>
            </w:r>
          </w:p>
          <w:p w14:paraId="693AEE22">
            <w:pPr>
              <w:spacing w:before="10"/>
              <w:ind w:left="958" w:right="902"/>
              <w:jc w:val="center"/>
              <w:rPr>
                <w:rFonts w:eastAsia="Times New Roman"/>
                <w:sz w:val="20"/>
                <w:szCs w:val="20"/>
              </w:rPr>
            </w:pPr>
            <w:r>
              <w:rPr>
                <w:rFonts w:eastAsia="Times New Roman"/>
                <w:spacing w:val="1"/>
                <w:w w:val="99"/>
                <w:sz w:val="20"/>
                <w:szCs w:val="20"/>
              </w:rPr>
              <w:t>100</w:t>
            </w:r>
          </w:p>
          <w:p w14:paraId="0E95A726">
            <w:pPr>
              <w:spacing w:before="10"/>
              <w:ind w:left="958" w:right="902"/>
              <w:jc w:val="center"/>
              <w:rPr>
                <w:rFonts w:eastAsia="Times New Roman"/>
                <w:sz w:val="20"/>
                <w:szCs w:val="20"/>
              </w:rPr>
            </w:pPr>
            <w:r>
              <w:rPr>
                <w:rFonts w:eastAsia="Times New Roman"/>
                <w:spacing w:val="1"/>
                <w:w w:val="99"/>
                <w:sz w:val="20"/>
                <w:szCs w:val="20"/>
              </w:rPr>
              <w:t>125</w:t>
            </w:r>
          </w:p>
          <w:p w14:paraId="3FC7BC8E">
            <w:pPr>
              <w:spacing w:before="10"/>
              <w:ind w:left="958" w:right="902"/>
              <w:jc w:val="center"/>
              <w:rPr>
                <w:rFonts w:eastAsia="Times New Roman"/>
                <w:sz w:val="20"/>
                <w:szCs w:val="20"/>
              </w:rPr>
            </w:pPr>
            <w:r>
              <w:rPr>
                <w:rFonts w:eastAsia="Times New Roman"/>
                <w:spacing w:val="1"/>
                <w:w w:val="99"/>
                <w:sz w:val="20"/>
                <w:szCs w:val="20"/>
              </w:rPr>
              <w:t>150</w:t>
            </w:r>
          </w:p>
          <w:p w14:paraId="13EB7E59">
            <w:pPr>
              <w:spacing w:before="10"/>
              <w:ind w:left="958" w:right="902"/>
              <w:jc w:val="center"/>
              <w:rPr>
                <w:rFonts w:eastAsia="Times New Roman"/>
                <w:sz w:val="20"/>
                <w:szCs w:val="20"/>
              </w:rPr>
            </w:pPr>
            <w:r>
              <w:rPr>
                <w:rFonts w:eastAsia="Times New Roman"/>
                <w:spacing w:val="1"/>
                <w:w w:val="99"/>
                <w:sz w:val="20"/>
                <w:szCs w:val="20"/>
              </w:rPr>
              <w:t>200</w:t>
            </w:r>
          </w:p>
          <w:p w14:paraId="51A1F067">
            <w:pPr>
              <w:spacing w:before="10"/>
              <w:ind w:left="958" w:right="902"/>
              <w:jc w:val="center"/>
              <w:rPr>
                <w:rFonts w:eastAsia="Times New Roman"/>
                <w:sz w:val="20"/>
                <w:szCs w:val="20"/>
              </w:rPr>
            </w:pPr>
            <w:r>
              <w:rPr>
                <w:rFonts w:eastAsia="Times New Roman"/>
                <w:spacing w:val="1"/>
                <w:w w:val="99"/>
                <w:sz w:val="20"/>
                <w:szCs w:val="20"/>
              </w:rPr>
              <w:t>250</w:t>
            </w:r>
          </w:p>
          <w:p w14:paraId="7396BC11">
            <w:pPr>
              <w:spacing w:before="10"/>
              <w:ind w:left="958" w:right="902"/>
              <w:jc w:val="center"/>
              <w:rPr>
                <w:rFonts w:eastAsia="Times New Roman"/>
                <w:sz w:val="20"/>
                <w:szCs w:val="20"/>
              </w:rPr>
            </w:pPr>
            <w:r>
              <w:rPr>
                <w:rFonts w:eastAsia="Times New Roman"/>
                <w:spacing w:val="1"/>
                <w:w w:val="99"/>
                <w:sz w:val="20"/>
                <w:szCs w:val="20"/>
              </w:rPr>
              <w:t>300</w:t>
            </w:r>
          </w:p>
          <w:p w14:paraId="335613C9">
            <w:pPr>
              <w:spacing w:before="10"/>
              <w:ind w:left="958" w:right="902"/>
              <w:jc w:val="center"/>
              <w:rPr>
                <w:rFonts w:eastAsia="Times New Roman"/>
                <w:sz w:val="20"/>
                <w:szCs w:val="20"/>
              </w:rPr>
            </w:pPr>
            <w:r>
              <w:rPr>
                <w:rFonts w:eastAsia="Times New Roman"/>
                <w:spacing w:val="1"/>
                <w:w w:val="99"/>
                <w:sz w:val="20"/>
                <w:szCs w:val="20"/>
              </w:rPr>
              <w:t>350</w:t>
            </w:r>
          </w:p>
          <w:p w14:paraId="6BD35707">
            <w:pPr>
              <w:spacing w:before="10"/>
              <w:ind w:left="958" w:right="902"/>
              <w:jc w:val="center"/>
              <w:rPr>
                <w:rFonts w:eastAsia="Times New Roman"/>
                <w:sz w:val="20"/>
                <w:szCs w:val="20"/>
              </w:rPr>
            </w:pPr>
            <w:r>
              <w:rPr>
                <w:rFonts w:eastAsia="Times New Roman"/>
                <w:spacing w:val="1"/>
                <w:w w:val="99"/>
                <w:sz w:val="20"/>
                <w:szCs w:val="20"/>
              </w:rPr>
              <w:t>400</w:t>
            </w:r>
          </w:p>
          <w:p w14:paraId="3B1835A2">
            <w:pPr>
              <w:spacing w:before="10"/>
              <w:ind w:left="958" w:right="902"/>
              <w:jc w:val="center"/>
              <w:rPr>
                <w:rFonts w:eastAsia="Times New Roman"/>
                <w:sz w:val="20"/>
                <w:szCs w:val="20"/>
              </w:rPr>
            </w:pPr>
            <w:r>
              <w:rPr>
                <w:rFonts w:eastAsia="Times New Roman"/>
                <w:spacing w:val="1"/>
                <w:w w:val="99"/>
                <w:sz w:val="20"/>
                <w:szCs w:val="20"/>
              </w:rPr>
              <w:t>450</w:t>
            </w:r>
          </w:p>
          <w:p w14:paraId="502355C5">
            <w:pPr>
              <w:spacing w:before="10"/>
              <w:ind w:left="958" w:right="902"/>
              <w:jc w:val="center"/>
              <w:rPr>
                <w:rFonts w:eastAsia="Times New Roman"/>
                <w:sz w:val="20"/>
                <w:szCs w:val="20"/>
                <w:lang w:eastAsia="en-US"/>
              </w:rPr>
            </w:pPr>
            <w:r>
              <w:rPr>
                <w:rFonts w:eastAsia="Times New Roman"/>
                <w:spacing w:val="1"/>
                <w:w w:val="99"/>
                <w:sz w:val="20"/>
                <w:szCs w:val="20"/>
              </w:rPr>
              <w:t>500</w:t>
            </w:r>
          </w:p>
        </w:tc>
        <w:tc>
          <w:tcPr>
            <w:tcW w:w="2127" w:type="dxa"/>
            <w:tcBorders>
              <w:top w:val="single" w:color="000000" w:sz="6" w:space="0"/>
              <w:left w:val="single" w:color="000000" w:sz="6" w:space="0"/>
              <w:bottom w:val="single" w:color="000000" w:sz="6" w:space="0"/>
              <w:right w:val="single" w:color="000000" w:sz="6" w:space="0"/>
            </w:tcBorders>
          </w:tcPr>
          <w:p w14:paraId="5D30EAF8">
            <w:pPr>
              <w:spacing w:before="10"/>
              <w:ind w:left="938" w:right="880"/>
              <w:jc w:val="center"/>
              <w:rPr>
                <w:rFonts w:eastAsia="Times New Roman"/>
                <w:spacing w:val="1"/>
                <w:w w:val="99"/>
                <w:sz w:val="20"/>
                <w:szCs w:val="20"/>
              </w:rPr>
            </w:pPr>
            <w:r>
              <w:rPr>
                <w:rFonts w:eastAsia="Times New Roman"/>
                <w:spacing w:val="1"/>
                <w:w w:val="99"/>
                <w:sz w:val="20"/>
                <w:szCs w:val="20"/>
              </w:rPr>
              <w:t>17</w:t>
            </w:r>
          </w:p>
          <w:p w14:paraId="21D399A6">
            <w:pPr>
              <w:spacing w:before="10"/>
              <w:ind w:left="938" w:right="880"/>
              <w:jc w:val="center"/>
              <w:rPr>
                <w:rFonts w:eastAsia="Times New Roman"/>
                <w:spacing w:val="1"/>
                <w:w w:val="99"/>
                <w:sz w:val="20"/>
                <w:szCs w:val="20"/>
              </w:rPr>
            </w:pPr>
            <w:r>
              <w:rPr>
                <w:rFonts w:eastAsia="Times New Roman"/>
                <w:spacing w:val="1"/>
                <w:w w:val="99"/>
                <w:sz w:val="20"/>
                <w:szCs w:val="20"/>
              </w:rPr>
              <w:t>22</w:t>
            </w:r>
          </w:p>
          <w:p w14:paraId="5ABDB59E">
            <w:pPr>
              <w:spacing w:before="10"/>
              <w:ind w:left="938" w:right="880"/>
              <w:jc w:val="center"/>
              <w:rPr>
                <w:rFonts w:eastAsia="Times New Roman"/>
                <w:spacing w:val="1"/>
                <w:w w:val="99"/>
                <w:sz w:val="20"/>
                <w:szCs w:val="20"/>
              </w:rPr>
            </w:pPr>
            <w:r>
              <w:rPr>
                <w:rFonts w:eastAsia="Times New Roman"/>
                <w:spacing w:val="1"/>
                <w:w w:val="99"/>
                <w:sz w:val="20"/>
                <w:szCs w:val="20"/>
              </w:rPr>
              <w:t>27</w:t>
            </w:r>
          </w:p>
          <w:p w14:paraId="48BC6428">
            <w:pPr>
              <w:spacing w:before="10"/>
              <w:ind w:left="938" w:right="880"/>
              <w:jc w:val="center"/>
              <w:rPr>
                <w:rFonts w:eastAsia="Times New Roman"/>
                <w:spacing w:val="1"/>
                <w:w w:val="99"/>
                <w:sz w:val="20"/>
                <w:szCs w:val="20"/>
              </w:rPr>
            </w:pPr>
            <w:r>
              <w:rPr>
                <w:rFonts w:eastAsia="Times New Roman"/>
                <w:spacing w:val="1"/>
                <w:w w:val="99"/>
                <w:sz w:val="20"/>
                <w:szCs w:val="20"/>
              </w:rPr>
              <w:t>34</w:t>
            </w:r>
          </w:p>
          <w:p w14:paraId="3C778D64">
            <w:pPr>
              <w:spacing w:before="10"/>
              <w:ind w:left="938" w:right="880"/>
              <w:jc w:val="center"/>
              <w:rPr>
                <w:rFonts w:eastAsia="Times New Roman"/>
                <w:spacing w:val="1"/>
                <w:w w:val="99"/>
                <w:sz w:val="20"/>
                <w:szCs w:val="20"/>
              </w:rPr>
            </w:pPr>
            <w:r>
              <w:rPr>
                <w:rFonts w:eastAsia="Times New Roman"/>
                <w:spacing w:val="1"/>
                <w:w w:val="99"/>
                <w:sz w:val="20"/>
                <w:szCs w:val="20"/>
              </w:rPr>
              <w:t>42</w:t>
            </w:r>
          </w:p>
          <w:p w14:paraId="09F0FEA1">
            <w:pPr>
              <w:spacing w:before="10"/>
              <w:ind w:left="938" w:right="880"/>
              <w:jc w:val="center"/>
              <w:rPr>
                <w:rFonts w:eastAsia="Times New Roman"/>
                <w:spacing w:val="1"/>
                <w:w w:val="99"/>
                <w:sz w:val="20"/>
                <w:szCs w:val="20"/>
              </w:rPr>
            </w:pPr>
            <w:r>
              <w:rPr>
                <w:rFonts w:eastAsia="Times New Roman"/>
                <w:spacing w:val="1"/>
                <w:w w:val="99"/>
                <w:sz w:val="20"/>
                <w:szCs w:val="20"/>
              </w:rPr>
              <w:t>48</w:t>
            </w:r>
          </w:p>
          <w:p w14:paraId="781A197B">
            <w:pPr>
              <w:spacing w:before="10"/>
              <w:ind w:left="938" w:right="880"/>
              <w:jc w:val="center"/>
              <w:rPr>
                <w:rFonts w:eastAsia="Times New Roman"/>
                <w:spacing w:val="1"/>
                <w:w w:val="99"/>
                <w:sz w:val="20"/>
                <w:szCs w:val="20"/>
              </w:rPr>
            </w:pPr>
            <w:r>
              <w:rPr>
                <w:rFonts w:eastAsia="Times New Roman"/>
                <w:spacing w:val="1"/>
                <w:w w:val="99"/>
                <w:sz w:val="20"/>
                <w:szCs w:val="20"/>
              </w:rPr>
              <w:t>60</w:t>
            </w:r>
          </w:p>
          <w:p w14:paraId="37B00C24">
            <w:pPr>
              <w:spacing w:before="10"/>
              <w:ind w:left="938" w:right="880"/>
              <w:jc w:val="center"/>
              <w:rPr>
                <w:rFonts w:eastAsia="Times New Roman"/>
                <w:spacing w:val="1"/>
                <w:w w:val="99"/>
                <w:sz w:val="20"/>
                <w:szCs w:val="20"/>
              </w:rPr>
            </w:pPr>
            <w:r>
              <w:rPr>
                <w:rFonts w:eastAsia="Times New Roman"/>
                <w:spacing w:val="1"/>
                <w:w w:val="99"/>
                <w:sz w:val="20"/>
                <w:szCs w:val="20"/>
              </w:rPr>
              <w:t>76</w:t>
            </w:r>
          </w:p>
          <w:p w14:paraId="1F30CA22">
            <w:pPr>
              <w:spacing w:before="10"/>
              <w:ind w:left="938" w:right="880"/>
              <w:jc w:val="center"/>
              <w:rPr>
                <w:spacing w:val="1"/>
                <w:w w:val="99"/>
                <w:sz w:val="20"/>
                <w:szCs w:val="20"/>
              </w:rPr>
            </w:pPr>
            <w:r>
              <w:rPr>
                <w:rFonts w:eastAsia="Times New Roman"/>
                <w:spacing w:val="1"/>
                <w:w w:val="99"/>
                <w:sz w:val="20"/>
                <w:szCs w:val="20"/>
              </w:rPr>
              <w:t>89</w:t>
            </w:r>
          </w:p>
          <w:p w14:paraId="14EEE1CB">
            <w:pPr>
              <w:spacing w:before="10"/>
              <w:ind w:left="888" w:right="830"/>
              <w:jc w:val="center"/>
              <w:rPr>
                <w:spacing w:val="1"/>
                <w:w w:val="99"/>
                <w:sz w:val="20"/>
                <w:szCs w:val="20"/>
              </w:rPr>
            </w:pPr>
            <w:r>
              <w:rPr>
                <w:rFonts w:hint="eastAsia"/>
                <w:spacing w:val="1"/>
                <w:w w:val="99"/>
                <w:sz w:val="20"/>
                <w:szCs w:val="20"/>
              </w:rPr>
              <w:t>114</w:t>
            </w:r>
          </w:p>
          <w:p w14:paraId="7779612B">
            <w:pPr>
              <w:spacing w:before="10"/>
              <w:ind w:left="888" w:right="830"/>
              <w:jc w:val="center"/>
              <w:rPr>
                <w:spacing w:val="1"/>
                <w:w w:val="99"/>
                <w:sz w:val="20"/>
                <w:szCs w:val="20"/>
              </w:rPr>
            </w:pPr>
            <w:r>
              <w:rPr>
                <w:rFonts w:hint="eastAsia"/>
                <w:spacing w:val="1"/>
                <w:w w:val="99"/>
                <w:sz w:val="20"/>
                <w:szCs w:val="20"/>
              </w:rPr>
              <w:t>140</w:t>
            </w:r>
          </w:p>
          <w:p w14:paraId="1DA976F4">
            <w:pPr>
              <w:spacing w:before="10"/>
              <w:ind w:left="888" w:right="830"/>
              <w:jc w:val="center"/>
              <w:rPr>
                <w:rFonts w:eastAsia="Times New Roman"/>
                <w:spacing w:val="1"/>
                <w:w w:val="99"/>
                <w:sz w:val="20"/>
                <w:szCs w:val="20"/>
              </w:rPr>
            </w:pPr>
            <w:r>
              <w:rPr>
                <w:rFonts w:eastAsia="Times New Roman"/>
                <w:spacing w:val="1"/>
                <w:w w:val="99"/>
                <w:sz w:val="20"/>
                <w:szCs w:val="20"/>
              </w:rPr>
              <w:t>168</w:t>
            </w:r>
          </w:p>
          <w:p w14:paraId="0314A5D5">
            <w:pPr>
              <w:spacing w:before="10"/>
              <w:ind w:left="888" w:right="830"/>
              <w:jc w:val="center"/>
              <w:rPr>
                <w:rFonts w:eastAsia="Times New Roman"/>
                <w:spacing w:val="1"/>
                <w:w w:val="99"/>
                <w:sz w:val="20"/>
                <w:szCs w:val="20"/>
              </w:rPr>
            </w:pPr>
            <w:r>
              <w:rPr>
                <w:rFonts w:eastAsia="Times New Roman"/>
                <w:spacing w:val="1"/>
                <w:w w:val="99"/>
                <w:sz w:val="20"/>
                <w:szCs w:val="20"/>
              </w:rPr>
              <w:t>219</w:t>
            </w:r>
          </w:p>
          <w:p w14:paraId="5CCE6AC0">
            <w:pPr>
              <w:spacing w:before="10"/>
              <w:ind w:left="888" w:right="830"/>
              <w:jc w:val="center"/>
              <w:rPr>
                <w:rFonts w:eastAsia="Times New Roman"/>
                <w:spacing w:val="1"/>
                <w:w w:val="99"/>
                <w:sz w:val="20"/>
                <w:szCs w:val="20"/>
              </w:rPr>
            </w:pPr>
            <w:r>
              <w:rPr>
                <w:rFonts w:eastAsia="Times New Roman"/>
                <w:spacing w:val="1"/>
                <w:w w:val="99"/>
                <w:sz w:val="20"/>
                <w:szCs w:val="20"/>
              </w:rPr>
              <w:t>273</w:t>
            </w:r>
          </w:p>
          <w:p w14:paraId="271A034A">
            <w:pPr>
              <w:spacing w:before="10"/>
              <w:ind w:left="888" w:right="830"/>
              <w:jc w:val="center"/>
              <w:rPr>
                <w:rFonts w:eastAsia="Times New Roman"/>
                <w:spacing w:val="1"/>
                <w:w w:val="99"/>
                <w:sz w:val="20"/>
                <w:szCs w:val="20"/>
              </w:rPr>
            </w:pPr>
            <w:r>
              <w:rPr>
                <w:rFonts w:eastAsia="Times New Roman"/>
                <w:spacing w:val="1"/>
                <w:w w:val="99"/>
                <w:sz w:val="20"/>
                <w:szCs w:val="20"/>
              </w:rPr>
              <w:t>325</w:t>
            </w:r>
          </w:p>
          <w:p w14:paraId="2565B88E">
            <w:pPr>
              <w:spacing w:before="10"/>
              <w:ind w:left="888" w:right="830"/>
              <w:jc w:val="center"/>
              <w:rPr>
                <w:rFonts w:eastAsia="Times New Roman"/>
                <w:spacing w:val="1"/>
                <w:w w:val="99"/>
                <w:sz w:val="20"/>
                <w:szCs w:val="20"/>
              </w:rPr>
            </w:pPr>
            <w:r>
              <w:rPr>
                <w:rFonts w:eastAsia="Times New Roman"/>
                <w:spacing w:val="1"/>
                <w:w w:val="99"/>
                <w:sz w:val="20"/>
                <w:szCs w:val="20"/>
              </w:rPr>
              <w:t>377</w:t>
            </w:r>
          </w:p>
          <w:p w14:paraId="5054CD0B">
            <w:pPr>
              <w:spacing w:before="10"/>
              <w:ind w:left="888" w:right="830"/>
              <w:jc w:val="center"/>
              <w:rPr>
                <w:rFonts w:eastAsia="Times New Roman"/>
                <w:spacing w:val="1"/>
                <w:w w:val="99"/>
                <w:sz w:val="20"/>
                <w:szCs w:val="20"/>
              </w:rPr>
            </w:pPr>
            <w:r>
              <w:rPr>
                <w:rFonts w:eastAsia="Times New Roman"/>
                <w:spacing w:val="1"/>
                <w:w w:val="99"/>
                <w:sz w:val="20"/>
                <w:szCs w:val="20"/>
              </w:rPr>
              <w:t>406</w:t>
            </w:r>
          </w:p>
          <w:p w14:paraId="2ED74FEB">
            <w:pPr>
              <w:spacing w:before="10"/>
              <w:ind w:left="888" w:right="830"/>
              <w:jc w:val="center"/>
              <w:rPr>
                <w:rFonts w:eastAsia="Times New Roman"/>
                <w:spacing w:val="1"/>
                <w:w w:val="99"/>
                <w:sz w:val="20"/>
                <w:szCs w:val="20"/>
              </w:rPr>
            </w:pPr>
            <w:r>
              <w:rPr>
                <w:rFonts w:eastAsia="Times New Roman"/>
                <w:spacing w:val="1"/>
                <w:w w:val="99"/>
                <w:sz w:val="20"/>
                <w:szCs w:val="20"/>
              </w:rPr>
              <w:t>457</w:t>
            </w:r>
          </w:p>
          <w:p w14:paraId="52871A94">
            <w:pPr>
              <w:spacing w:before="10"/>
              <w:ind w:left="888" w:right="830"/>
              <w:jc w:val="center"/>
              <w:rPr>
                <w:rFonts w:eastAsia="Times New Roman"/>
                <w:spacing w:val="1"/>
                <w:w w:val="99"/>
                <w:sz w:val="20"/>
                <w:szCs w:val="20"/>
              </w:rPr>
            </w:pPr>
            <w:r>
              <w:rPr>
                <w:rFonts w:eastAsia="Times New Roman"/>
                <w:spacing w:val="1"/>
                <w:w w:val="99"/>
                <w:sz w:val="20"/>
                <w:szCs w:val="20"/>
              </w:rPr>
              <w:t>508</w:t>
            </w:r>
          </w:p>
        </w:tc>
        <w:tc>
          <w:tcPr>
            <w:tcW w:w="1418" w:type="dxa"/>
            <w:tcBorders>
              <w:top w:val="single" w:color="000000" w:sz="6" w:space="0"/>
              <w:left w:val="single" w:color="000000" w:sz="6" w:space="0"/>
              <w:bottom w:val="single" w:color="000000" w:sz="6" w:space="0"/>
              <w:right w:val="single" w:color="000000" w:sz="6" w:space="0"/>
            </w:tcBorders>
          </w:tcPr>
          <w:p w14:paraId="6611EE1D">
            <w:pPr>
              <w:spacing w:before="4"/>
              <w:ind w:left="559" w:right="502"/>
              <w:jc w:val="center"/>
              <w:rPr>
                <w:rFonts w:eastAsia="Times New Roman"/>
                <w:sz w:val="20"/>
                <w:szCs w:val="20"/>
              </w:rPr>
            </w:pPr>
            <w:r>
              <w:rPr>
                <w:rFonts w:eastAsia="Times New Roman"/>
                <w:spacing w:val="1"/>
                <w:w w:val="99"/>
                <w:sz w:val="20"/>
                <w:szCs w:val="20"/>
              </w:rPr>
              <w:t>2</w:t>
            </w:r>
            <w:r>
              <w:rPr>
                <w:rFonts w:eastAsia="Times New Roman"/>
                <w:w w:val="99"/>
                <w:sz w:val="20"/>
                <w:szCs w:val="20"/>
              </w:rPr>
              <w:t>.0</w:t>
            </w:r>
          </w:p>
          <w:p w14:paraId="69CA544A">
            <w:pPr>
              <w:spacing w:before="10"/>
              <w:ind w:left="559" w:right="502"/>
              <w:jc w:val="center"/>
              <w:rPr>
                <w:rFonts w:eastAsia="Times New Roman"/>
                <w:sz w:val="20"/>
                <w:szCs w:val="20"/>
              </w:rPr>
            </w:pPr>
            <w:r>
              <w:rPr>
                <w:rFonts w:eastAsia="Times New Roman"/>
                <w:spacing w:val="1"/>
                <w:w w:val="99"/>
                <w:sz w:val="20"/>
                <w:szCs w:val="20"/>
              </w:rPr>
              <w:t>3</w:t>
            </w:r>
            <w:r>
              <w:rPr>
                <w:rFonts w:eastAsia="Times New Roman"/>
                <w:w w:val="99"/>
                <w:sz w:val="20"/>
                <w:szCs w:val="20"/>
              </w:rPr>
              <w:t>.0</w:t>
            </w:r>
          </w:p>
          <w:p w14:paraId="52677DEE">
            <w:pPr>
              <w:spacing w:before="10"/>
              <w:ind w:left="559" w:right="502"/>
              <w:jc w:val="center"/>
              <w:rPr>
                <w:rFonts w:eastAsia="Times New Roman"/>
                <w:sz w:val="20"/>
                <w:szCs w:val="20"/>
              </w:rPr>
            </w:pPr>
            <w:r>
              <w:rPr>
                <w:rFonts w:eastAsia="Times New Roman"/>
                <w:spacing w:val="1"/>
                <w:w w:val="99"/>
                <w:sz w:val="20"/>
                <w:szCs w:val="20"/>
              </w:rPr>
              <w:t>3</w:t>
            </w:r>
            <w:r>
              <w:rPr>
                <w:rFonts w:eastAsia="Times New Roman"/>
                <w:w w:val="99"/>
                <w:sz w:val="20"/>
                <w:szCs w:val="20"/>
              </w:rPr>
              <w:t>.0</w:t>
            </w:r>
          </w:p>
          <w:p w14:paraId="2A1F4A70">
            <w:pPr>
              <w:spacing w:before="10"/>
              <w:ind w:left="559" w:right="502"/>
              <w:jc w:val="center"/>
              <w:rPr>
                <w:rFonts w:eastAsia="Times New Roman"/>
                <w:sz w:val="20"/>
                <w:szCs w:val="20"/>
              </w:rPr>
            </w:pPr>
            <w:r>
              <w:rPr>
                <w:rFonts w:eastAsia="Times New Roman"/>
                <w:spacing w:val="1"/>
                <w:w w:val="99"/>
                <w:sz w:val="20"/>
                <w:szCs w:val="20"/>
              </w:rPr>
              <w:t>3</w:t>
            </w:r>
            <w:r>
              <w:rPr>
                <w:rFonts w:eastAsia="Times New Roman"/>
                <w:w w:val="99"/>
                <w:sz w:val="20"/>
                <w:szCs w:val="20"/>
              </w:rPr>
              <w:t>.0</w:t>
            </w:r>
            <w:r>
              <w:rPr>
                <w:rFonts w:eastAsia="Times New Roman"/>
                <w:spacing w:val="1"/>
                <w:w w:val="99"/>
                <w:sz w:val="20"/>
                <w:szCs w:val="20"/>
              </w:rPr>
              <w:t>3</w:t>
            </w:r>
            <w:r>
              <w:rPr>
                <w:rFonts w:eastAsia="Times New Roman"/>
                <w:w w:val="99"/>
                <w:sz w:val="20"/>
                <w:szCs w:val="20"/>
              </w:rPr>
              <w:t>.0</w:t>
            </w:r>
          </w:p>
          <w:p w14:paraId="06731830">
            <w:pPr>
              <w:spacing w:before="10"/>
              <w:ind w:left="559" w:right="502"/>
              <w:jc w:val="center"/>
              <w:rPr>
                <w:rFonts w:eastAsia="Times New Roman"/>
                <w:spacing w:val="1"/>
                <w:w w:val="99"/>
                <w:sz w:val="20"/>
                <w:szCs w:val="20"/>
              </w:rPr>
            </w:pPr>
            <w:r>
              <w:rPr>
                <w:rFonts w:hint="eastAsia" w:eastAsia="Times New Roman"/>
                <w:spacing w:val="1"/>
                <w:w w:val="99"/>
                <w:sz w:val="20"/>
                <w:szCs w:val="20"/>
              </w:rPr>
              <w:t>4.0</w:t>
            </w:r>
          </w:p>
          <w:p w14:paraId="774512F2">
            <w:pPr>
              <w:spacing w:before="10"/>
              <w:ind w:left="559" w:right="502"/>
              <w:jc w:val="center"/>
              <w:rPr>
                <w:rFonts w:eastAsia="Times New Roman"/>
                <w:sz w:val="20"/>
                <w:szCs w:val="20"/>
              </w:rPr>
            </w:pPr>
            <w:r>
              <w:rPr>
                <w:rFonts w:eastAsia="Times New Roman"/>
                <w:spacing w:val="1"/>
                <w:w w:val="99"/>
                <w:sz w:val="20"/>
                <w:szCs w:val="20"/>
              </w:rPr>
              <w:t>4</w:t>
            </w:r>
            <w:r>
              <w:rPr>
                <w:rFonts w:eastAsia="Times New Roman"/>
                <w:w w:val="99"/>
                <w:sz w:val="20"/>
                <w:szCs w:val="20"/>
              </w:rPr>
              <w:t>.0</w:t>
            </w:r>
          </w:p>
          <w:p w14:paraId="0C4940EB">
            <w:pPr>
              <w:spacing w:before="10"/>
              <w:ind w:left="559" w:right="502"/>
              <w:jc w:val="center"/>
              <w:rPr>
                <w:rFonts w:eastAsia="Times New Roman"/>
                <w:sz w:val="20"/>
                <w:szCs w:val="20"/>
              </w:rPr>
            </w:pPr>
            <w:r>
              <w:rPr>
                <w:rFonts w:eastAsia="Times New Roman"/>
                <w:spacing w:val="1"/>
                <w:w w:val="99"/>
                <w:sz w:val="20"/>
                <w:szCs w:val="20"/>
              </w:rPr>
              <w:t>5</w:t>
            </w:r>
            <w:r>
              <w:rPr>
                <w:rFonts w:eastAsia="Times New Roman"/>
                <w:w w:val="99"/>
                <w:sz w:val="20"/>
                <w:szCs w:val="20"/>
              </w:rPr>
              <w:t>.0</w:t>
            </w:r>
          </w:p>
          <w:p w14:paraId="4EF53C90">
            <w:pPr>
              <w:spacing w:before="10"/>
              <w:ind w:left="559" w:right="502"/>
              <w:jc w:val="center"/>
              <w:rPr>
                <w:rFonts w:eastAsia="Times New Roman"/>
                <w:sz w:val="20"/>
                <w:szCs w:val="20"/>
              </w:rPr>
            </w:pPr>
            <w:r>
              <w:rPr>
                <w:rFonts w:eastAsia="Times New Roman"/>
                <w:spacing w:val="1"/>
                <w:w w:val="99"/>
                <w:sz w:val="20"/>
                <w:szCs w:val="20"/>
              </w:rPr>
              <w:t>5</w:t>
            </w:r>
            <w:r>
              <w:rPr>
                <w:rFonts w:eastAsia="Times New Roman"/>
                <w:w w:val="99"/>
                <w:sz w:val="20"/>
                <w:szCs w:val="20"/>
              </w:rPr>
              <w:t>.0</w:t>
            </w:r>
          </w:p>
          <w:p w14:paraId="7CF635A5">
            <w:pPr>
              <w:spacing w:before="10"/>
              <w:ind w:left="559" w:right="502"/>
              <w:jc w:val="center"/>
              <w:rPr>
                <w:rFonts w:eastAsia="Times New Roman"/>
                <w:sz w:val="20"/>
                <w:szCs w:val="20"/>
              </w:rPr>
            </w:pPr>
            <w:r>
              <w:rPr>
                <w:rFonts w:eastAsia="Times New Roman"/>
                <w:spacing w:val="1"/>
                <w:w w:val="99"/>
                <w:sz w:val="20"/>
                <w:szCs w:val="20"/>
              </w:rPr>
              <w:t>5</w:t>
            </w:r>
            <w:r>
              <w:rPr>
                <w:rFonts w:eastAsia="Times New Roman"/>
                <w:w w:val="99"/>
                <w:sz w:val="20"/>
                <w:szCs w:val="20"/>
              </w:rPr>
              <w:t>.0</w:t>
            </w:r>
          </w:p>
          <w:p w14:paraId="3C39ED9A">
            <w:pPr>
              <w:spacing w:before="10"/>
              <w:ind w:left="559" w:right="502"/>
              <w:jc w:val="center"/>
              <w:rPr>
                <w:rFonts w:eastAsia="Times New Roman"/>
                <w:sz w:val="20"/>
                <w:szCs w:val="20"/>
              </w:rPr>
            </w:pPr>
            <w:r>
              <w:rPr>
                <w:rFonts w:eastAsia="Times New Roman"/>
                <w:spacing w:val="1"/>
                <w:w w:val="99"/>
                <w:sz w:val="20"/>
                <w:szCs w:val="20"/>
              </w:rPr>
              <w:t>5</w:t>
            </w:r>
            <w:r>
              <w:rPr>
                <w:rFonts w:eastAsia="Times New Roman"/>
                <w:w w:val="99"/>
                <w:sz w:val="20"/>
                <w:szCs w:val="20"/>
              </w:rPr>
              <w:t>.0</w:t>
            </w:r>
          </w:p>
          <w:p w14:paraId="53C3BD11">
            <w:pPr>
              <w:spacing w:before="10"/>
              <w:ind w:left="559" w:right="502"/>
              <w:jc w:val="center"/>
              <w:rPr>
                <w:rFonts w:eastAsia="Times New Roman"/>
                <w:sz w:val="20"/>
                <w:szCs w:val="20"/>
              </w:rPr>
            </w:pPr>
            <w:r>
              <w:rPr>
                <w:rFonts w:eastAsia="Times New Roman"/>
                <w:spacing w:val="1"/>
                <w:w w:val="99"/>
                <w:sz w:val="20"/>
                <w:szCs w:val="20"/>
              </w:rPr>
              <w:t>6</w:t>
            </w:r>
            <w:r>
              <w:rPr>
                <w:rFonts w:eastAsia="Times New Roman"/>
                <w:w w:val="99"/>
                <w:sz w:val="20"/>
                <w:szCs w:val="20"/>
              </w:rPr>
              <w:t>.0</w:t>
            </w:r>
          </w:p>
          <w:p w14:paraId="6504D0FF">
            <w:pPr>
              <w:spacing w:before="10"/>
              <w:ind w:left="559" w:right="502"/>
              <w:jc w:val="center"/>
              <w:rPr>
                <w:rFonts w:eastAsia="Times New Roman"/>
                <w:sz w:val="20"/>
                <w:szCs w:val="20"/>
              </w:rPr>
            </w:pPr>
            <w:r>
              <w:rPr>
                <w:rFonts w:eastAsia="Times New Roman"/>
                <w:spacing w:val="1"/>
                <w:w w:val="99"/>
                <w:sz w:val="20"/>
                <w:szCs w:val="20"/>
              </w:rPr>
              <w:t>6</w:t>
            </w:r>
            <w:r>
              <w:rPr>
                <w:rFonts w:eastAsia="Times New Roman"/>
                <w:w w:val="99"/>
                <w:sz w:val="20"/>
                <w:szCs w:val="20"/>
              </w:rPr>
              <w:t>.0</w:t>
            </w:r>
          </w:p>
          <w:p w14:paraId="093848BE">
            <w:pPr>
              <w:spacing w:before="10"/>
              <w:ind w:left="559" w:right="502"/>
              <w:jc w:val="center"/>
              <w:rPr>
                <w:rFonts w:eastAsia="Times New Roman"/>
                <w:sz w:val="20"/>
                <w:szCs w:val="20"/>
              </w:rPr>
            </w:pPr>
            <w:r>
              <w:rPr>
                <w:rFonts w:eastAsia="Times New Roman"/>
                <w:spacing w:val="1"/>
                <w:w w:val="99"/>
                <w:sz w:val="20"/>
                <w:szCs w:val="20"/>
              </w:rPr>
              <w:t>7</w:t>
            </w:r>
            <w:r>
              <w:rPr>
                <w:rFonts w:eastAsia="Times New Roman"/>
                <w:w w:val="99"/>
                <w:sz w:val="20"/>
                <w:szCs w:val="20"/>
              </w:rPr>
              <w:t>.0</w:t>
            </w:r>
          </w:p>
          <w:p w14:paraId="2FFAE8BF">
            <w:pPr>
              <w:spacing w:before="10"/>
              <w:ind w:left="559" w:right="502"/>
              <w:jc w:val="center"/>
              <w:rPr>
                <w:rFonts w:eastAsia="Times New Roman"/>
                <w:sz w:val="20"/>
                <w:szCs w:val="20"/>
              </w:rPr>
            </w:pPr>
            <w:r>
              <w:rPr>
                <w:rFonts w:eastAsia="Times New Roman"/>
                <w:spacing w:val="1"/>
                <w:w w:val="99"/>
                <w:sz w:val="20"/>
                <w:szCs w:val="20"/>
              </w:rPr>
              <w:t>8</w:t>
            </w:r>
            <w:r>
              <w:rPr>
                <w:rFonts w:eastAsia="Times New Roman"/>
                <w:w w:val="99"/>
                <w:sz w:val="20"/>
                <w:szCs w:val="20"/>
              </w:rPr>
              <w:t>.0</w:t>
            </w:r>
          </w:p>
          <w:p w14:paraId="21CFA8D3">
            <w:pPr>
              <w:spacing w:before="10"/>
              <w:ind w:left="559" w:right="502"/>
              <w:jc w:val="center"/>
              <w:rPr>
                <w:rFonts w:eastAsia="Times New Roman"/>
                <w:sz w:val="20"/>
                <w:szCs w:val="20"/>
              </w:rPr>
            </w:pPr>
            <w:r>
              <w:rPr>
                <w:rFonts w:eastAsia="Times New Roman"/>
                <w:spacing w:val="1"/>
                <w:w w:val="99"/>
                <w:sz w:val="20"/>
                <w:szCs w:val="20"/>
              </w:rPr>
              <w:t>8</w:t>
            </w:r>
            <w:r>
              <w:rPr>
                <w:rFonts w:eastAsia="Times New Roman"/>
                <w:w w:val="99"/>
                <w:sz w:val="20"/>
                <w:szCs w:val="20"/>
              </w:rPr>
              <w:t>.0</w:t>
            </w:r>
          </w:p>
          <w:p w14:paraId="618F87C6">
            <w:pPr>
              <w:spacing w:before="10"/>
              <w:ind w:left="559" w:right="502"/>
              <w:jc w:val="center"/>
              <w:rPr>
                <w:rFonts w:eastAsia="Times New Roman"/>
                <w:sz w:val="20"/>
                <w:szCs w:val="20"/>
              </w:rPr>
            </w:pPr>
            <w:r>
              <w:rPr>
                <w:rFonts w:eastAsia="Times New Roman"/>
                <w:spacing w:val="1"/>
                <w:w w:val="99"/>
                <w:sz w:val="20"/>
                <w:szCs w:val="20"/>
              </w:rPr>
              <w:t>8</w:t>
            </w:r>
            <w:r>
              <w:rPr>
                <w:rFonts w:eastAsia="Times New Roman"/>
                <w:w w:val="99"/>
                <w:sz w:val="20"/>
                <w:szCs w:val="20"/>
              </w:rPr>
              <w:t>.0</w:t>
            </w:r>
          </w:p>
          <w:p w14:paraId="4A438FC8">
            <w:pPr>
              <w:spacing w:before="10"/>
              <w:ind w:left="559" w:right="502"/>
              <w:jc w:val="center"/>
              <w:rPr>
                <w:rFonts w:eastAsia="Times New Roman"/>
                <w:sz w:val="20"/>
                <w:szCs w:val="20"/>
              </w:rPr>
            </w:pPr>
            <w:r>
              <w:rPr>
                <w:rFonts w:eastAsia="Times New Roman"/>
                <w:spacing w:val="1"/>
                <w:w w:val="99"/>
                <w:sz w:val="20"/>
                <w:szCs w:val="20"/>
              </w:rPr>
              <w:t>8</w:t>
            </w:r>
            <w:r>
              <w:rPr>
                <w:rFonts w:eastAsia="Times New Roman"/>
                <w:w w:val="99"/>
                <w:sz w:val="20"/>
                <w:szCs w:val="20"/>
              </w:rPr>
              <w:t>.0</w:t>
            </w:r>
          </w:p>
          <w:p w14:paraId="58971B2B">
            <w:pPr>
              <w:spacing w:before="10"/>
              <w:ind w:left="559" w:right="502"/>
              <w:jc w:val="center"/>
              <w:rPr>
                <w:rFonts w:eastAsia="Times New Roman"/>
                <w:sz w:val="20"/>
                <w:szCs w:val="20"/>
                <w:lang w:eastAsia="en-US"/>
              </w:rPr>
            </w:pPr>
            <w:r>
              <w:rPr>
                <w:rFonts w:eastAsia="Times New Roman"/>
                <w:spacing w:val="1"/>
                <w:w w:val="99"/>
                <w:sz w:val="20"/>
                <w:szCs w:val="20"/>
              </w:rPr>
              <w:t>8</w:t>
            </w:r>
            <w:r>
              <w:rPr>
                <w:rFonts w:eastAsia="Times New Roman"/>
                <w:w w:val="99"/>
                <w:sz w:val="20"/>
                <w:szCs w:val="20"/>
              </w:rPr>
              <w:t>.0</w:t>
            </w:r>
          </w:p>
        </w:tc>
        <w:tc>
          <w:tcPr>
            <w:tcW w:w="1277" w:type="dxa"/>
            <w:tcBorders>
              <w:top w:val="single" w:color="000000" w:sz="6" w:space="0"/>
              <w:left w:val="single" w:color="000000" w:sz="6" w:space="0"/>
              <w:bottom w:val="single" w:color="000000" w:sz="6" w:space="0"/>
              <w:right w:val="single" w:color="000000" w:sz="6" w:space="0"/>
            </w:tcBorders>
          </w:tcPr>
          <w:p w14:paraId="7945433E">
            <w:pPr>
              <w:spacing w:before="4"/>
              <w:ind w:left="487" w:right="433"/>
              <w:jc w:val="center"/>
              <w:rPr>
                <w:rFonts w:eastAsia="Times New Roman"/>
                <w:sz w:val="20"/>
                <w:szCs w:val="20"/>
              </w:rPr>
            </w:pPr>
            <w:r>
              <w:rPr>
                <w:rFonts w:eastAsia="Times New Roman"/>
                <w:spacing w:val="1"/>
                <w:w w:val="99"/>
                <w:sz w:val="20"/>
                <w:szCs w:val="20"/>
              </w:rPr>
              <w:t>2</w:t>
            </w:r>
            <w:r>
              <w:rPr>
                <w:rFonts w:eastAsia="Times New Roman"/>
                <w:w w:val="99"/>
                <w:sz w:val="20"/>
                <w:szCs w:val="20"/>
              </w:rPr>
              <w:t>.5</w:t>
            </w:r>
          </w:p>
          <w:p w14:paraId="4204CA6E">
            <w:pPr>
              <w:spacing w:before="10"/>
              <w:ind w:left="487" w:right="433"/>
              <w:jc w:val="center"/>
              <w:rPr>
                <w:rFonts w:eastAsia="Times New Roman"/>
                <w:sz w:val="20"/>
                <w:szCs w:val="20"/>
              </w:rPr>
            </w:pPr>
            <w:r>
              <w:rPr>
                <w:rFonts w:eastAsia="Times New Roman"/>
                <w:spacing w:val="1"/>
                <w:w w:val="99"/>
                <w:sz w:val="20"/>
                <w:szCs w:val="20"/>
              </w:rPr>
              <w:t>3</w:t>
            </w:r>
            <w:r>
              <w:rPr>
                <w:rFonts w:eastAsia="Times New Roman"/>
                <w:w w:val="99"/>
                <w:sz w:val="20"/>
                <w:szCs w:val="20"/>
              </w:rPr>
              <w:t>.5</w:t>
            </w:r>
          </w:p>
          <w:p w14:paraId="7FCD3021">
            <w:pPr>
              <w:spacing w:before="10"/>
              <w:ind w:left="487" w:right="433"/>
              <w:jc w:val="center"/>
              <w:rPr>
                <w:rFonts w:eastAsia="Times New Roman"/>
                <w:sz w:val="20"/>
                <w:szCs w:val="20"/>
              </w:rPr>
            </w:pPr>
            <w:r>
              <w:rPr>
                <w:rFonts w:eastAsia="Times New Roman"/>
                <w:spacing w:val="1"/>
                <w:w w:val="99"/>
                <w:sz w:val="20"/>
                <w:szCs w:val="20"/>
              </w:rPr>
              <w:t>3</w:t>
            </w:r>
            <w:r>
              <w:rPr>
                <w:rFonts w:eastAsia="Times New Roman"/>
                <w:w w:val="99"/>
                <w:sz w:val="20"/>
                <w:szCs w:val="20"/>
              </w:rPr>
              <w:t>.5</w:t>
            </w:r>
          </w:p>
          <w:p w14:paraId="32F87A0F">
            <w:pPr>
              <w:spacing w:before="10"/>
              <w:ind w:left="487" w:right="433"/>
              <w:jc w:val="center"/>
              <w:rPr>
                <w:rFonts w:eastAsia="Times New Roman"/>
                <w:sz w:val="20"/>
                <w:szCs w:val="20"/>
              </w:rPr>
            </w:pPr>
            <w:r>
              <w:rPr>
                <w:rFonts w:eastAsia="Times New Roman"/>
                <w:spacing w:val="1"/>
                <w:w w:val="99"/>
                <w:sz w:val="20"/>
                <w:szCs w:val="20"/>
              </w:rPr>
              <w:t>4</w:t>
            </w:r>
            <w:r>
              <w:rPr>
                <w:rFonts w:eastAsia="Times New Roman"/>
                <w:w w:val="99"/>
                <w:sz w:val="20"/>
                <w:szCs w:val="20"/>
              </w:rPr>
              <w:t>.0</w:t>
            </w:r>
          </w:p>
          <w:p w14:paraId="440E0D6B">
            <w:pPr>
              <w:spacing w:before="10"/>
              <w:ind w:left="487" w:right="433"/>
              <w:jc w:val="center"/>
              <w:rPr>
                <w:rFonts w:eastAsia="Times New Roman"/>
                <w:sz w:val="20"/>
                <w:szCs w:val="20"/>
              </w:rPr>
            </w:pPr>
            <w:r>
              <w:rPr>
                <w:rFonts w:eastAsia="Times New Roman"/>
                <w:spacing w:val="1"/>
                <w:w w:val="99"/>
                <w:sz w:val="20"/>
                <w:szCs w:val="20"/>
              </w:rPr>
              <w:t>4</w:t>
            </w:r>
            <w:r>
              <w:rPr>
                <w:rFonts w:eastAsia="Times New Roman"/>
                <w:w w:val="99"/>
                <w:sz w:val="20"/>
                <w:szCs w:val="20"/>
              </w:rPr>
              <w:t>.0</w:t>
            </w:r>
          </w:p>
          <w:p w14:paraId="452DAC0C">
            <w:pPr>
              <w:spacing w:before="10"/>
              <w:ind w:left="487" w:right="433"/>
              <w:jc w:val="center"/>
              <w:rPr>
                <w:rFonts w:eastAsia="Times New Roman"/>
                <w:sz w:val="20"/>
                <w:szCs w:val="20"/>
              </w:rPr>
            </w:pPr>
            <w:r>
              <w:rPr>
                <w:rFonts w:eastAsia="Times New Roman"/>
                <w:spacing w:val="1"/>
                <w:w w:val="99"/>
                <w:sz w:val="20"/>
                <w:szCs w:val="20"/>
              </w:rPr>
              <w:t>5</w:t>
            </w:r>
            <w:r>
              <w:rPr>
                <w:rFonts w:eastAsia="Times New Roman"/>
                <w:w w:val="99"/>
                <w:sz w:val="20"/>
                <w:szCs w:val="20"/>
              </w:rPr>
              <w:t>.0</w:t>
            </w:r>
          </w:p>
          <w:p w14:paraId="0A4D43D5">
            <w:pPr>
              <w:spacing w:before="10"/>
              <w:ind w:left="487" w:right="433"/>
              <w:jc w:val="center"/>
              <w:rPr>
                <w:rFonts w:eastAsia="Times New Roman"/>
                <w:sz w:val="20"/>
                <w:szCs w:val="20"/>
              </w:rPr>
            </w:pPr>
            <w:r>
              <w:rPr>
                <w:rFonts w:eastAsia="Times New Roman"/>
                <w:spacing w:val="1"/>
                <w:w w:val="99"/>
                <w:sz w:val="20"/>
                <w:szCs w:val="20"/>
              </w:rPr>
              <w:t>5</w:t>
            </w:r>
            <w:r>
              <w:rPr>
                <w:rFonts w:eastAsia="Times New Roman"/>
                <w:w w:val="99"/>
                <w:sz w:val="20"/>
                <w:szCs w:val="20"/>
              </w:rPr>
              <w:t>.0</w:t>
            </w:r>
          </w:p>
          <w:p w14:paraId="7ED09EC4">
            <w:pPr>
              <w:spacing w:before="10"/>
              <w:ind w:left="487" w:right="433"/>
              <w:jc w:val="center"/>
              <w:rPr>
                <w:rFonts w:eastAsia="Times New Roman"/>
                <w:sz w:val="20"/>
                <w:szCs w:val="20"/>
              </w:rPr>
            </w:pPr>
            <w:r>
              <w:rPr>
                <w:rFonts w:eastAsia="Times New Roman"/>
                <w:spacing w:val="1"/>
                <w:w w:val="99"/>
                <w:sz w:val="20"/>
                <w:szCs w:val="20"/>
              </w:rPr>
              <w:t>6</w:t>
            </w:r>
            <w:r>
              <w:rPr>
                <w:rFonts w:eastAsia="Times New Roman"/>
                <w:w w:val="99"/>
                <w:sz w:val="20"/>
                <w:szCs w:val="20"/>
              </w:rPr>
              <w:t>.0</w:t>
            </w:r>
          </w:p>
          <w:p w14:paraId="6A54AA7C">
            <w:pPr>
              <w:spacing w:before="10"/>
              <w:ind w:left="487" w:right="433"/>
              <w:jc w:val="center"/>
              <w:rPr>
                <w:rFonts w:eastAsia="Times New Roman"/>
                <w:sz w:val="20"/>
                <w:szCs w:val="20"/>
              </w:rPr>
            </w:pPr>
            <w:r>
              <w:rPr>
                <w:rFonts w:eastAsia="Times New Roman"/>
                <w:spacing w:val="1"/>
                <w:w w:val="99"/>
                <w:sz w:val="20"/>
                <w:szCs w:val="20"/>
              </w:rPr>
              <w:t>6</w:t>
            </w:r>
            <w:r>
              <w:rPr>
                <w:rFonts w:eastAsia="Times New Roman"/>
                <w:w w:val="99"/>
                <w:sz w:val="20"/>
                <w:szCs w:val="20"/>
              </w:rPr>
              <w:t>.0</w:t>
            </w:r>
          </w:p>
          <w:p w14:paraId="2BE6AA41">
            <w:pPr>
              <w:spacing w:before="10"/>
              <w:ind w:left="487" w:right="433"/>
              <w:jc w:val="center"/>
              <w:rPr>
                <w:rFonts w:eastAsia="Times New Roman"/>
                <w:sz w:val="20"/>
                <w:szCs w:val="20"/>
              </w:rPr>
            </w:pPr>
            <w:r>
              <w:rPr>
                <w:rFonts w:eastAsia="Times New Roman"/>
                <w:spacing w:val="1"/>
                <w:w w:val="99"/>
                <w:sz w:val="20"/>
                <w:szCs w:val="20"/>
              </w:rPr>
              <w:t>6</w:t>
            </w:r>
            <w:r>
              <w:rPr>
                <w:rFonts w:eastAsia="Times New Roman"/>
                <w:w w:val="99"/>
                <w:sz w:val="20"/>
                <w:szCs w:val="20"/>
              </w:rPr>
              <w:t>.0</w:t>
            </w:r>
          </w:p>
          <w:p w14:paraId="5F2CEC7B">
            <w:pPr>
              <w:spacing w:before="10"/>
              <w:ind w:left="487" w:right="433"/>
              <w:jc w:val="center"/>
              <w:rPr>
                <w:rFonts w:eastAsia="Times New Roman"/>
                <w:sz w:val="20"/>
                <w:szCs w:val="20"/>
              </w:rPr>
            </w:pPr>
            <w:r>
              <w:rPr>
                <w:rFonts w:eastAsia="Times New Roman"/>
                <w:spacing w:val="1"/>
                <w:w w:val="99"/>
                <w:sz w:val="20"/>
                <w:szCs w:val="20"/>
              </w:rPr>
              <w:t>7</w:t>
            </w:r>
            <w:r>
              <w:rPr>
                <w:rFonts w:eastAsia="Times New Roman"/>
                <w:w w:val="99"/>
                <w:sz w:val="20"/>
                <w:szCs w:val="20"/>
              </w:rPr>
              <w:t>.0</w:t>
            </w:r>
          </w:p>
          <w:p w14:paraId="707BD59C">
            <w:pPr>
              <w:spacing w:before="10"/>
              <w:ind w:left="487" w:right="433"/>
              <w:jc w:val="center"/>
              <w:rPr>
                <w:rFonts w:eastAsia="Times New Roman"/>
                <w:sz w:val="20"/>
                <w:szCs w:val="20"/>
              </w:rPr>
            </w:pPr>
            <w:r>
              <w:rPr>
                <w:rFonts w:eastAsia="Times New Roman"/>
                <w:spacing w:val="1"/>
                <w:w w:val="99"/>
                <w:sz w:val="20"/>
                <w:szCs w:val="20"/>
              </w:rPr>
              <w:t>8</w:t>
            </w:r>
            <w:r>
              <w:rPr>
                <w:rFonts w:eastAsia="Times New Roman"/>
                <w:w w:val="99"/>
                <w:sz w:val="20"/>
                <w:szCs w:val="20"/>
              </w:rPr>
              <w:t>.0</w:t>
            </w:r>
          </w:p>
          <w:p w14:paraId="567786DF">
            <w:pPr>
              <w:spacing w:before="10"/>
              <w:ind w:left="487" w:right="433"/>
              <w:jc w:val="center"/>
              <w:rPr>
                <w:rFonts w:eastAsia="Times New Roman"/>
                <w:sz w:val="20"/>
                <w:szCs w:val="20"/>
              </w:rPr>
            </w:pPr>
            <w:r>
              <w:rPr>
                <w:rFonts w:eastAsia="Times New Roman"/>
                <w:spacing w:val="1"/>
                <w:w w:val="99"/>
                <w:sz w:val="20"/>
                <w:szCs w:val="20"/>
              </w:rPr>
              <w:t>8</w:t>
            </w:r>
            <w:r>
              <w:rPr>
                <w:rFonts w:eastAsia="Times New Roman"/>
                <w:w w:val="99"/>
                <w:sz w:val="20"/>
                <w:szCs w:val="20"/>
              </w:rPr>
              <w:t>.0</w:t>
            </w:r>
          </w:p>
          <w:p w14:paraId="032190FA">
            <w:pPr>
              <w:spacing w:before="10"/>
              <w:ind w:left="487" w:right="433"/>
              <w:jc w:val="center"/>
              <w:rPr>
                <w:rFonts w:eastAsia="Times New Roman"/>
                <w:sz w:val="20"/>
                <w:szCs w:val="20"/>
              </w:rPr>
            </w:pPr>
            <w:r>
              <w:rPr>
                <w:rFonts w:eastAsia="Times New Roman"/>
                <w:spacing w:val="1"/>
                <w:w w:val="99"/>
                <w:sz w:val="20"/>
                <w:szCs w:val="20"/>
              </w:rPr>
              <w:t>9</w:t>
            </w:r>
            <w:r>
              <w:rPr>
                <w:rFonts w:eastAsia="Times New Roman"/>
                <w:w w:val="99"/>
                <w:sz w:val="20"/>
                <w:szCs w:val="20"/>
              </w:rPr>
              <w:t>.0</w:t>
            </w:r>
          </w:p>
          <w:p w14:paraId="56006982">
            <w:pPr>
              <w:spacing w:before="10"/>
              <w:ind w:left="437" w:right="383"/>
              <w:jc w:val="center"/>
              <w:rPr>
                <w:rFonts w:eastAsia="Times New Roman"/>
                <w:sz w:val="20"/>
                <w:szCs w:val="20"/>
              </w:rPr>
            </w:pPr>
            <w:r>
              <w:rPr>
                <w:rFonts w:eastAsia="Times New Roman"/>
                <w:spacing w:val="1"/>
                <w:w w:val="99"/>
                <w:sz w:val="20"/>
                <w:szCs w:val="20"/>
              </w:rPr>
              <w:t>10</w:t>
            </w:r>
            <w:r>
              <w:rPr>
                <w:rFonts w:eastAsia="Times New Roman"/>
                <w:w w:val="99"/>
                <w:sz w:val="20"/>
                <w:szCs w:val="20"/>
              </w:rPr>
              <w:t>.0</w:t>
            </w:r>
          </w:p>
          <w:p w14:paraId="55534111">
            <w:pPr>
              <w:spacing w:before="10"/>
              <w:ind w:left="437" w:right="383"/>
              <w:jc w:val="center"/>
              <w:rPr>
                <w:rFonts w:eastAsia="Times New Roman"/>
                <w:sz w:val="20"/>
                <w:szCs w:val="20"/>
              </w:rPr>
            </w:pPr>
            <w:r>
              <w:rPr>
                <w:rFonts w:eastAsia="Times New Roman"/>
                <w:spacing w:val="1"/>
                <w:w w:val="99"/>
                <w:sz w:val="20"/>
                <w:szCs w:val="20"/>
              </w:rPr>
              <w:t>10</w:t>
            </w:r>
            <w:r>
              <w:rPr>
                <w:rFonts w:eastAsia="Times New Roman"/>
                <w:w w:val="99"/>
                <w:sz w:val="20"/>
                <w:szCs w:val="20"/>
              </w:rPr>
              <w:t>.0</w:t>
            </w:r>
          </w:p>
          <w:p w14:paraId="725C1101">
            <w:pPr>
              <w:spacing w:before="10"/>
              <w:ind w:left="437" w:right="383"/>
              <w:jc w:val="center"/>
              <w:rPr>
                <w:rFonts w:eastAsia="Times New Roman"/>
                <w:sz w:val="20"/>
                <w:szCs w:val="20"/>
              </w:rPr>
            </w:pPr>
            <w:r>
              <w:rPr>
                <w:rFonts w:eastAsia="Times New Roman"/>
                <w:spacing w:val="1"/>
                <w:w w:val="99"/>
                <w:sz w:val="20"/>
                <w:szCs w:val="20"/>
              </w:rPr>
              <w:t>10</w:t>
            </w:r>
            <w:r>
              <w:rPr>
                <w:rFonts w:eastAsia="Times New Roman"/>
                <w:w w:val="99"/>
                <w:sz w:val="20"/>
                <w:szCs w:val="20"/>
              </w:rPr>
              <w:t>.0</w:t>
            </w:r>
          </w:p>
          <w:p w14:paraId="59EEFFE6">
            <w:pPr>
              <w:spacing w:before="10"/>
              <w:ind w:left="437" w:right="383"/>
              <w:jc w:val="center"/>
              <w:rPr>
                <w:rFonts w:eastAsia="Times New Roman"/>
                <w:sz w:val="20"/>
                <w:szCs w:val="20"/>
              </w:rPr>
            </w:pPr>
            <w:r>
              <w:rPr>
                <w:rFonts w:eastAsia="Times New Roman"/>
                <w:spacing w:val="1"/>
                <w:w w:val="99"/>
                <w:sz w:val="20"/>
                <w:szCs w:val="20"/>
              </w:rPr>
              <w:t>10</w:t>
            </w:r>
            <w:r>
              <w:rPr>
                <w:rFonts w:eastAsia="Times New Roman"/>
                <w:w w:val="99"/>
                <w:sz w:val="20"/>
                <w:szCs w:val="20"/>
              </w:rPr>
              <w:t>.0</w:t>
            </w:r>
          </w:p>
          <w:p w14:paraId="7B855F41">
            <w:pPr>
              <w:spacing w:before="10"/>
              <w:ind w:left="437" w:right="383"/>
              <w:jc w:val="center"/>
              <w:rPr>
                <w:rFonts w:eastAsia="Times New Roman"/>
                <w:sz w:val="20"/>
                <w:szCs w:val="20"/>
                <w:lang w:eastAsia="en-US"/>
              </w:rPr>
            </w:pPr>
            <w:r>
              <w:rPr>
                <w:rFonts w:eastAsia="Times New Roman"/>
                <w:spacing w:val="1"/>
                <w:w w:val="99"/>
                <w:sz w:val="20"/>
                <w:szCs w:val="20"/>
              </w:rPr>
              <w:t>10</w:t>
            </w:r>
            <w:r>
              <w:rPr>
                <w:rFonts w:eastAsia="Times New Roman"/>
                <w:w w:val="99"/>
                <w:sz w:val="20"/>
                <w:szCs w:val="20"/>
              </w:rPr>
              <w:t>.0</w:t>
            </w:r>
          </w:p>
        </w:tc>
        <w:tc>
          <w:tcPr>
            <w:tcW w:w="1274" w:type="dxa"/>
            <w:tcBorders>
              <w:top w:val="single" w:color="000000" w:sz="6" w:space="0"/>
              <w:left w:val="single" w:color="000000" w:sz="6" w:space="0"/>
              <w:bottom w:val="single" w:color="000000" w:sz="6" w:space="0"/>
              <w:right w:val="single" w:color="000000" w:sz="6" w:space="0"/>
            </w:tcBorders>
          </w:tcPr>
          <w:p w14:paraId="3E5D668A">
            <w:pPr>
              <w:spacing w:before="4"/>
              <w:ind w:left="487" w:right="430"/>
              <w:jc w:val="center"/>
              <w:rPr>
                <w:rFonts w:eastAsia="Times New Roman"/>
                <w:sz w:val="20"/>
                <w:szCs w:val="20"/>
              </w:rPr>
            </w:pPr>
            <w:r>
              <w:rPr>
                <w:rFonts w:eastAsia="Times New Roman"/>
                <w:spacing w:val="1"/>
                <w:w w:val="99"/>
                <w:sz w:val="20"/>
                <w:szCs w:val="20"/>
              </w:rPr>
              <w:t>3</w:t>
            </w:r>
            <w:r>
              <w:rPr>
                <w:rFonts w:eastAsia="Times New Roman"/>
                <w:w w:val="99"/>
                <w:sz w:val="20"/>
                <w:szCs w:val="20"/>
              </w:rPr>
              <w:t>.5</w:t>
            </w:r>
          </w:p>
          <w:p w14:paraId="206472A4">
            <w:pPr>
              <w:spacing w:before="10"/>
              <w:ind w:left="487" w:right="430"/>
              <w:jc w:val="center"/>
              <w:rPr>
                <w:rFonts w:eastAsia="Times New Roman"/>
                <w:sz w:val="20"/>
                <w:szCs w:val="20"/>
              </w:rPr>
            </w:pPr>
            <w:r>
              <w:rPr>
                <w:rFonts w:eastAsia="Times New Roman"/>
                <w:spacing w:val="1"/>
                <w:w w:val="99"/>
                <w:sz w:val="20"/>
                <w:szCs w:val="20"/>
              </w:rPr>
              <w:t>4</w:t>
            </w:r>
            <w:r>
              <w:rPr>
                <w:rFonts w:eastAsia="Times New Roman"/>
                <w:w w:val="99"/>
                <w:sz w:val="20"/>
                <w:szCs w:val="20"/>
              </w:rPr>
              <w:t>.0</w:t>
            </w:r>
          </w:p>
          <w:p w14:paraId="4AB59265">
            <w:pPr>
              <w:spacing w:before="10"/>
              <w:ind w:left="487" w:right="430"/>
              <w:jc w:val="center"/>
              <w:rPr>
                <w:rFonts w:eastAsia="Times New Roman"/>
                <w:sz w:val="20"/>
                <w:szCs w:val="20"/>
              </w:rPr>
            </w:pPr>
            <w:r>
              <w:rPr>
                <w:rFonts w:eastAsia="Times New Roman"/>
                <w:spacing w:val="1"/>
                <w:w w:val="99"/>
                <w:sz w:val="20"/>
                <w:szCs w:val="20"/>
              </w:rPr>
              <w:t>4</w:t>
            </w:r>
            <w:r>
              <w:rPr>
                <w:rFonts w:eastAsia="Times New Roman"/>
                <w:w w:val="99"/>
                <w:sz w:val="20"/>
                <w:szCs w:val="20"/>
              </w:rPr>
              <w:t>.0</w:t>
            </w:r>
          </w:p>
          <w:p w14:paraId="589ED6AB">
            <w:pPr>
              <w:spacing w:before="10"/>
              <w:ind w:left="487" w:right="430"/>
              <w:jc w:val="center"/>
              <w:rPr>
                <w:rFonts w:eastAsia="Times New Roman"/>
                <w:sz w:val="20"/>
                <w:szCs w:val="20"/>
              </w:rPr>
            </w:pPr>
            <w:r>
              <w:rPr>
                <w:rFonts w:eastAsia="Times New Roman"/>
                <w:spacing w:val="1"/>
                <w:w w:val="99"/>
                <w:sz w:val="20"/>
                <w:szCs w:val="20"/>
              </w:rPr>
              <w:t>5</w:t>
            </w:r>
            <w:r>
              <w:rPr>
                <w:rFonts w:eastAsia="Times New Roman"/>
                <w:w w:val="99"/>
                <w:sz w:val="20"/>
                <w:szCs w:val="20"/>
              </w:rPr>
              <w:t>.0</w:t>
            </w:r>
          </w:p>
          <w:p w14:paraId="79D28DCE">
            <w:pPr>
              <w:spacing w:before="10"/>
              <w:ind w:left="487" w:right="430"/>
              <w:jc w:val="center"/>
              <w:rPr>
                <w:rFonts w:eastAsia="Times New Roman"/>
                <w:sz w:val="20"/>
                <w:szCs w:val="20"/>
              </w:rPr>
            </w:pPr>
            <w:r>
              <w:rPr>
                <w:rFonts w:eastAsia="Times New Roman"/>
                <w:spacing w:val="1"/>
                <w:w w:val="99"/>
                <w:sz w:val="20"/>
                <w:szCs w:val="20"/>
              </w:rPr>
              <w:t>5</w:t>
            </w:r>
            <w:r>
              <w:rPr>
                <w:rFonts w:eastAsia="Times New Roman"/>
                <w:w w:val="99"/>
                <w:sz w:val="20"/>
                <w:szCs w:val="20"/>
              </w:rPr>
              <w:t>.0</w:t>
            </w:r>
          </w:p>
          <w:p w14:paraId="0ECEC4F6">
            <w:pPr>
              <w:spacing w:before="10"/>
              <w:ind w:left="487" w:right="430"/>
              <w:jc w:val="center"/>
              <w:rPr>
                <w:rFonts w:eastAsia="Times New Roman"/>
                <w:sz w:val="20"/>
                <w:szCs w:val="20"/>
              </w:rPr>
            </w:pPr>
            <w:r>
              <w:rPr>
                <w:rFonts w:eastAsia="Times New Roman"/>
                <w:spacing w:val="1"/>
                <w:w w:val="99"/>
                <w:sz w:val="20"/>
                <w:szCs w:val="20"/>
              </w:rPr>
              <w:t>6</w:t>
            </w:r>
            <w:r>
              <w:rPr>
                <w:rFonts w:eastAsia="Times New Roman"/>
                <w:w w:val="99"/>
                <w:sz w:val="20"/>
                <w:szCs w:val="20"/>
              </w:rPr>
              <w:t>.0</w:t>
            </w:r>
          </w:p>
          <w:p w14:paraId="6F187B17">
            <w:pPr>
              <w:spacing w:before="10"/>
              <w:ind w:left="487" w:right="430"/>
              <w:jc w:val="center"/>
              <w:rPr>
                <w:rFonts w:eastAsia="Times New Roman"/>
                <w:sz w:val="20"/>
                <w:szCs w:val="20"/>
              </w:rPr>
            </w:pPr>
            <w:r>
              <w:rPr>
                <w:rFonts w:eastAsia="Times New Roman"/>
                <w:spacing w:val="1"/>
                <w:w w:val="99"/>
                <w:sz w:val="20"/>
                <w:szCs w:val="20"/>
              </w:rPr>
              <w:t>6</w:t>
            </w:r>
            <w:r>
              <w:rPr>
                <w:rFonts w:eastAsia="Times New Roman"/>
                <w:w w:val="99"/>
                <w:sz w:val="20"/>
                <w:szCs w:val="20"/>
              </w:rPr>
              <w:t>.0</w:t>
            </w:r>
          </w:p>
          <w:p w14:paraId="22747417">
            <w:pPr>
              <w:spacing w:before="10"/>
              <w:ind w:left="487" w:right="430"/>
              <w:jc w:val="center"/>
              <w:rPr>
                <w:rFonts w:eastAsia="Times New Roman"/>
                <w:sz w:val="20"/>
                <w:szCs w:val="20"/>
              </w:rPr>
            </w:pPr>
            <w:r>
              <w:rPr>
                <w:rFonts w:eastAsia="Times New Roman"/>
                <w:spacing w:val="1"/>
                <w:w w:val="99"/>
                <w:sz w:val="20"/>
                <w:szCs w:val="20"/>
              </w:rPr>
              <w:t>7</w:t>
            </w:r>
            <w:r>
              <w:rPr>
                <w:rFonts w:eastAsia="Times New Roman"/>
                <w:w w:val="99"/>
                <w:sz w:val="20"/>
                <w:szCs w:val="20"/>
              </w:rPr>
              <w:t>.0</w:t>
            </w:r>
          </w:p>
          <w:p w14:paraId="3F86A43D">
            <w:pPr>
              <w:spacing w:before="10"/>
              <w:ind w:left="487" w:right="430"/>
              <w:jc w:val="center"/>
              <w:rPr>
                <w:rFonts w:eastAsia="Times New Roman"/>
                <w:sz w:val="20"/>
                <w:szCs w:val="20"/>
              </w:rPr>
            </w:pPr>
            <w:r>
              <w:rPr>
                <w:rFonts w:eastAsia="Times New Roman"/>
                <w:spacing w:val="1"/>
                <w:w w:val="99"/>
                <w:sz w:val="20"/>
                <w:szCs w:val="20"/>
              </w:rPr>
              <w:t>8</w:t>
            </w:r>
            <w:r>
              <w:rPr>
                <w:rFonts w:eastAsia="Times New Roman"/>
                <w:w w:val="99"/>
                <w:sz w:val="20"/>
                <w:szCs w:val="20"/>
              </w:rPr>
              <w:t>.0</w:t>
            </w:r>
          </w:p>
          <w:p w14:paraId="73EA39AE">
            <w:pPr>
              <w:spacing w:before="10"/>
              <w:ind w:left="487" w:right="430"/>
              <w:jc w:val="center"/>
              <w:rPr>
                <w:rFonts w:eastAsia="Times New Roman"/>
                <w:sz w:val="20"/>
                <w:szCs w:val="20"/>
              </w:rPr>
            </w:pPr>
            <w:r>
              <w:rPr>
                <w:rFonts w:eastAsia="Times New Roman"/>
                <w:spacing w:val="1"/>
                <w:w w:val="99"/>
                <w:sz w:val="20"/>
                <w:szCs w:val="20"/>
              </w:rPr>
              <w:t>9</w:t>
            </w:r>
            <w:r>
              <w:rPr>
                <w:rFonts w:eastAsia="Times New Roman"/>
                <w:w w:val="99"/>
                <w:sz w:val="20"/>
                <w:szCs w:val="20"/>
              </w:rPr>
              <w:t>.0</w:t>
            </w:r>
          </w:p>
          <w:p w14:paraId="479D15DC">
            <w:pPr>
              <w:spacing w:before="10"/>
              <w:ind w:left="437" w:right="380"/>
              <w:jc w:val="center"/>
              <w:rPr>
                <w:rFonts w:eastAsia="Times New Roman"/>
                <w:sz w:val="20"/>
                <w:szCs w:val="20"/>
              </w:rPr>
            </w:pPr>
            <w:r>
              <w:rPr>
                <w:rFonts w:eastAsia="Times New Roman"/>
                <w:spacing w:val="1"/>
                <w:w w:val="99"/>
                <w:sz w:val="20"/>
                <w:szCs w:val="20"/>
              </w:rPr>
              <w:t>10</w:t>
            </w:r>
            <w:r>
              <w:rPr>
                <w:rFonts w:eastAsia="Times New Roman"/>
                <w:w w:val="99"/>
                <w:sz w:val="20"/>
                <w:szCs w:val="20"/>
              </w:rPr>
              <w:t>.0</w:t>
            </w:r>
          </w:p>
          <w:p w14:paraId="613954F5">
            <w:pPr>
              <w:spacing w:before="10"/>
              <w:ind w:left="439" w:right="385"/>
              <w:jc w:val="center"/>
              <w:rPr>
                <w:rFonts w:eastAsia="Times New Roman"/>
                <w:sz w:val="20"/>
                <w:szCs w:val="20"/>
              </w:rPr>
            </w:pPr>
            <w:r>
              <w:rPr>
                <w:rFonts w:eastAsia="Times New Roman"/>
                <w:spacing w:val="-6"/>
                <w:w w:val="99"/>
                <w:sz w:val="20"/>
                <w:szCs w:val="20"/>
              </w:rPr>
              <w:t>1</w:t>
            </w:r>
            <w:r>
              <w:rPr>
                <w:rFonts w:eastAsia="Times New Roman"/>
                <w:spacing w:val="1"/>
                <w:w w:val="99"/>
                <w:sz w:val="20"/>
                <w:szCs w:val="20"/>
              </w:rPr>
              <w:t>1</w:t>
            </w:r>
            <w:r>
              <w:rPr>
                <w:rFonts w:eastAsia="Times New Roman"/>
                <w:w w:val="99"/>
                <w:sz w:val="20"/>
                <w:szCs w:val="20"/>
              </w:rPr>
              <w:t>.0</w:t>
            </w:r>
          </w:p>
          <w:p w14:paraId="58EBEDD6">
            <w:pPr>
              <w:spacing w:before="10"/>
              <w:ind w:left="437" w:right="380"/>
              <w:jc w:val="center"/>
              <w:rPr>
                <w:rFonts w:eastAsia="Times New Roman"/>
                <w:sz w:val="20"/>
                <w:szCs w:val="20"/>
              </w:rPr>
            </w:pPr>
            <w:r>
              <w:rPr>
                <w:rFonts w:eastAsia="Times New Roman"/>
                <w:spacing w:val="1"/>
                <w:w w:val="99"/>
                <w:sz w:val="20"/>
                <w:szCs w:val="20"/>
              </w:rPr>
              <w:t>13</w:t>
            </w:r>
            <w:r>
              <w:rPr>
                <w:rFonts w:eastAsia="Times New Roman"/>
                <w:w w:val="99"/>
                <w:sz w:val="20"/>
                <w:szCs w:val="20"/>
              </w:rPr>
              <w:t>.0</w:t>
            </w:r>
          </w:p>
          <w:p w14:paraId="395C4E30">
            <w:pPr>
              <w:spacing w:before="10"/>
              <w:ind w:left="437" w:right="380"/>
              <w:jc w:val="center"/>
              <w:rPr>
                <w:rFonts w:eastAsia="Times New Roman"/>
                <w:sz w:val="20"/>
                <w:szCs w:val="20"/>
              </w:rPr>
            </w:pPr>
            <w:r>
              <w:rPr>
                <w:rFonts w:eastAsia="Times New Roman"/>
                <w:spacing w:val="1"/>
                <w:w w:val="99"/>
                <w:sz w:val="20"/>
                <w:szCs w:val="20"/>
              </w:rPr>
              <w:t>13</w:t>
            </w:r>
            <w:r>
              <w:rPr>
                <w:rFonts w:eastAsia="Times New Roman"/>
                <w:w w:val="99"/>
                <w:sz w:val="20"/>
                <w:szCs w:val="20"/>
              </w:rPr>
              <w:t>.0</w:t>
            </w:r>
          </w:p>
          <w:p w14:paraId="7A82F2D0">
            <w:pPr>
              <w:spacing w:before="10"/>
              <w:ind w:left="437" w:right="380"/>
              <w:jc w:val="center"/>
              <w:rPr>
                <w:rFonts w:eastAsia="Times New Roman"/>
                <w:sz w:val="20"/>
                <w:szCs w:val="20"/>
              </w:rPr>
            </w:pPr>
            <w:r>
              <w:rPr>
                <w:rFonts w:eastAsia="Times New Roman"/>
                <w:spacing w:val="1"/>
                <w:w w:val="99"/>
                <w:sz w:val="20"/>
                <w:szCs w:val="20"/>
              </w:rPr>
              <w:t>13</w:t>
            </w:r>
            <w:r>
              <w:rPr>
                <w:rFonts w:eastAsia="Times New Roman"/>
                <w:w w:val="99"/>
                <w:sz w:val="20"/>
                <w:szCs w:val="20"/>
              </w:rPr>
              <w:t>.0</w:t>
            </w:r>
          </w:p>
          <w:p w14:paraId="081BBFAE">
            <w:pPr>
              <w:spacing w:before="10"/>
              <w:ind w:left="437" w:right="380"/>
              <w:jc w:val="center"/>
              <w:rPr>
                <w:rFonts w:eastAsia="Times New Roman"/>
                <w:sz w:val="20"/>
                <w:szCs w:val="20"/>
              </w:rPr>
            </w:pPr>
            <w:r>
              <w:rPr>
                <w:rFonts w:eastAsia="Times New Roman"/>
                <w:spacing w:val="1"/>
                <w:w w:val="99"/>
                <w:sz w:val="20"/>
                <w:szCs w:val="20"/>
              </w:rPr>
              <w:t>13</w:t>
            </w:r>
            <w:r>
              <w:rPr>
                <w:rFonts w:eastAsia="Times New Roman"/>
                <w:w w:val="99"/>
                <w:sz w:val="20"/>
                <w:szCs w:val="20"/>
              </w:rPr>
              <w:t>.0</w:t>
            </w:r>
          </w:p>
          <w:p w14:paraId="3DEA1E97">
            <w:pPr>
              <w:spacing w:before="10"/>
              <w:ind w:left="437" w:right="380"/>
              <w:jc w:val="center"/>
              <w:rPr>
                <w:rFonts w:eastAsia="Times New Roman"/>
                <w:sz w:val="20"/>
                <w:szCs w:val="20"/>
              </w:rPr>
            </w:pPr>
            <w:r>
              <w:rPr>
                <w:rFonts w:eastAsia="Times New Roman"/>
                <w:spacing w:val="1"/>
                <w:w w:val="99"/>
                <w:sz w:val="20"/>
                <w:szCs w:val="20"/>
              </w:rPr>
              <w:t>13</w:t>
            </w:r>
            <w:r>
              <w:rPr>
                <w:rFonts w:eastAsia="Times New Roman"/>
                <w:w w:val="99"/>
                <w:sz w:val="20"/>
                <w:szCs w:val="20"/>
              </w:rPr>
              <w:t>.0</w:t>
            </w:r>
          </w:p>
          <w:p w14:paraId="5712DBED">
            <w:pPr>
              <w:spacing w:before="10"/>
              <w:ind w:left="437" w:right="380"/>
              <w:jc w:val="center"/>
              <w:rPr>
                <w:rFonts w:eastAsia="Times New Roman"/>
                <w:sz w:val="20"/>
                <w:szCs w:val="20"/>
              </w:rPr>
            </w:pPr>
            <w:r>
              <w:rPr>
                <w:rFonts w:eastAsia="Times New Roman"/>
                <w:spacing w:val="1"/>
                <w:w w:val="99"/>
                <w:sz w:val="20"/>
                <w:szCs w:val="20"/>
              </w:rPr>
              <w:t>13</w:t>
            </w:r>
            <w:r>
              <w:rPr>
                <w:rFonts w:eastAsia="Times New Roman"/>
                <w:w w:val="99"/>
                <w:sz w:val="20"/>
                <w:szCs w:val="20"/>
              </w:rPr>
              <w:t>.0</w:t>
            </w:r>
          </w:p>
          <w:p w14:paraId="323F3D1F">
            <w:pPr>
              <w:spacing w:before="10"/>
              <w:ind w:left="437" w:right="380"/>
              <w:jc w:val="center"/>
              <w:rPr>
                <w:rFonts w:eastAsia="Times New Roman"/>
                <w:sz w:val="20"/>
                <w:szCs w:val="20"/>
                <w:lang w:eastAsia="en-US"/>
              </w:rPr>
            </w:pPr>
            <w:r>
              <w:rPr>
                <w:rFonts w:eastAsia="Times New Roman"/>
                <w:spacing w:val="1"/>
                <w:w w:val="99"/>
                <w:sz w:val="20"/>
                <w:szCs w:val="20"/>
              </w:rPr>
              <w:t>13</w:t>
            </w:r>
            <w:r>
              <w:rPr>
                <w:rFonts w:eastAsia="Times New Roman"/>
                <w:w w:val="99"/>
                <w:sz w:val="20"/>
                <w:szCs w:val="20"/>
              </w:rPr>
              <w:t>.0</w:t>
            </w:r>
          </w:p>
        </w:tc>
      </w:tr>
    </w:tbl>
    <w:p w14:paraId="56554FB5">
      <w:pPr>
        <w:tabs>
          <w:tab w:val="left" w:pos="1580"/>
        </w:tabs>
        <w:kinsoku w:val="0"/>
        <w:autoSpaceDE w:val="0"/>
        <w:autoSpaceDN w:val="0"/>
        <w:adjustRightInd w:val="0"/>
        <w:spacing w:line="270" w:lineRule="exact"/>
        <w:ind w:left="1111"/>
        <w:rPr>
          <w:rFonts w:ascii="Arial Unicode MS" w:eastAsia="Arial Unicode MS" w:cs="Arial Unicode MS"/>
          <w:kern w:val="0"/>
          <w:szCs w:val="21"/>
        </w:rPr>
      </w:pPr>
    </w:p>
    <w:p w14:paraId="4928831C">
      <w:pPr>
        <w:kinsoku w:val="0"/>
        <w:autoSpaceDE w:val="0"/>
        <w:autoSpaceDN w:val="0"/>
        <w:adjustRightInd w:val="0"/>
        <w:spacing w:line="240" w:lineRule="exact"/>
        <w:ind w:left="1017"/>
        <w:rPr>
          <w:rFonts w:eastAsia="Arial Unicode MS"/>
          <w:kern w:val="0"/>
          <w:sz w:val="24"/>
        </w:rPr>
      </w:pPr>
      <w:r>
        <w:rPr>
          <w:rFonts w:eastAsia="Arial Unicode MS"/>
          <w:kern w:val="0"/>
          <w:sz w:val="24"/>
        </w:rPr>
        <w:t>Table of copper pipes thickness</w:t>
      </w:r>
    </w:p>
    <w:tbl>
      <w:tblPr>
        <w:tblStyle w:val="40"/>
        <w:tblW w:w="5000" w:type="pct"/>
        <w:tblInd w:w="0" w:type="dxa"/>
        <w:tblLayout w:type="autofit"/>
        <w:tblCellMar>
          <w:top w:w="0" w:type="dxa"/>
          <w:left w:w="0" w:type="dxa"/>
          <w:bottom w:w="0" w:type="dxa"/>
          <w:right w:w="0" w:type="dxa"/>
        </w:tblCellMar>
      </w:tblPr>
      <w:tblGrid>
        <w:gridCol w:w="4160"/>
        <w:gridCol w:w="4162"/>
      </w:tblGrid>
      <w:tr w14:paraId="35DF5004">
        <w:trPr>
          <w:trHeight w:val="254" w:hRule="exact"/>
        </w:trPr>
        <w:tc>
          <w:tcPr>
            <w:tcW w:w="1637" w:type="pct"/>
            <w:vMerge w:val="restart"/>
            <w:tcBorders>
              <w:top w:val="single" w:color="000000" w:sz="6" w:space="0"/>
              <w:left w:val="single" w:color="000000" w:sz="6" w:space="0"/>
              <w:bottom w:val="single" w:color="000000" w:sz="6" w:space="0"/>
              <w:right w:val="single" w:color="000000" w:sz="6" w:space="0"/>
            </w:tcBorders>
          </w:tcPr>
          <w:p w14:paraId="319B0290">
            <w:pPr>
              <w:spacing w:before="4"/>
              <w:ind w:left="922" w:right="874"/>
              <w:jc w:val="center"/>
              <w:rPr>
                <w:rFonts w:eastAsia="Times New Roman"/>
                <w:sz w:val="20"/>
                <w:szCs w:val="20"/>
              </w:rPr>
            </w:pPr>
            <w:r>
              <w:rPr>
                <w:rFonts w:eastAsia="Times New Roman"/>
                <w:sz w:val="20"/>
                <w:szCs w:val="20"/>
              </w:rPr>
              <w:t>N</w:t>
            </w:r>
            <w:r>
              <w:rPr>
                <w:rFonts w:eastAsia="Times New Roman"/>
                <w:spacing w:val="1"/>
                <w:sz w:val="20"/>
                <w:szCs w:val="20"/>
              </w:rPr>
              <w:t>or</w:t>
            </w:r>
            <w:r>
              <w:rPr>
                <w:rFonts w:eastAsia="Times New Roman"/>
                <w:spacing w:val="-4"/>
                <w:sz w:val="20"/>
                <w:szCs w:val="20"/>
              </w:rPr>
              <w:t>m</w:t>
            </w:r>
            <w:r>
              <w:rPr>
                <w:rFonts w:eastAsia="Times New Roman"/>
                <w:spacing w:val="3"/>
                <w:sz w:val="20"/>
                <w:szCs w:val="20"/>
              </w:rPr>
              <w:t>a</w:t>
            </w:r>
            <w:r>
              <w:rPr>
                <w:rFonts w:eastAsia="Times New Roman"/>
                <w:sz w:val="20"/>
                <w:szCs w:val="20"/>
              </w:rPr>
              <w:t>l</w:t>
            </w:r>
            <w:r>
              <w:rPr>
                <w:rFonts w:eastAsia="Times New Roman"/>
                <w:spacing w:val="-6"/>
                <w:sz w:val="20"/>
                <w:szCs w:val="20"/>
              </w:rPr>
              <w:t xml:space="preserve"> </w:t>
            </w:r>
            <w:r>
              <w:rPr>
                <w:rFonts w:eastAsia="Times New Roman"/>
                <w:spacing w:val="1"/>
                <w:w w:val="99"/>
                <w:sz w:val="20"/>
                <w:szCs w:val="20"/>
              </w:rPr>
              <w:t>d</w:t>
            </w:r>
            <w:r>
              <w:rPr>
                <w:rFonts w:eastAsia="Times New Roman"/>
                <w:w w:val="99"/>
                <w:sz w:val="20"/>
                <w:szCs w:val="20"/>
              </w:rPr>
              <w:t>i</w:t>
            </w:r>
            <w:r>
              <w:rPr>
                <w:rFonts w:eastAsia="Times New Roman"/>
                <w:spacing w:val="2"/>
                <w:w w:val="99"/>
                <w:sz w:val="20"/>
                <w:szCs w:val="20"/>
              </w:rPr>
              <w:t>a</w:t>
            </w:r>
            <w:r>
              <w:rPr>
                <w:rFonts w:eastAsia="Times New Roman"/>
                <w:spacing w:val="-4"/>
                <w:w w:val="99"/>
                <w:sz w:val="20"/>
                <w:szCs w:val="20"/>
              </w:rPr>
              <w:t>m</w:t>
            </w:r>
            <w:r>
              <w:rPr>
                <w:rFonts w:eastAsia="Times New Roman"/>
                <w:w w:val="99"/>
                <w:sz w:val="20"/>
                <w:szCs w:val="20"/>
              </w:rPr>
              <w:t>eter</w:t>
            </w:r>
          </w:p>
          <w:p w14:paraId="2E993411">
            <w:pPr>
              <w:spacing w:before="24"/>
              <w:ind w:left="1382" w:right="1333"/>
              <w:jc w:val="center"/>
              <w:rPr>
                <w:rFonts w:eastAsia="Times New Roman"/>
                <w:sz w:val="20"/>
                <w:szCs w:val="20"/>
                <w:lang w:eastAsia="en-US"/>
              </w:rPr>
            </w:pPr>
            <w:r>
              <w:rPr>
                <w:rFonts w:eastAsia="Times New Roman"/>
                <w:spacing w:val="3"/>
                <w:w w:val="99"/>
                <w:sz w:val="20"/>
                <w:szCs w:val="20"/>
              </w:rPr>
              <w:t>(</w:t>
            </w:r>
            <w:r>
              <w:rPr>
                <w:rFonts w:eastAsia="Times New Roman"/>
                <w:spacing w:val="-1"/>
                <w:w w:val="99"/>
                <w:sz w:val="20"/>
                <w:szCs w:val="20"/>
              </w:rPr>
              <w:t>m</w:t>
            </w:r>
            <w:r>
              <w:rPr>
                <w:rFonts w:eastAsia="Times New Roman"/>
                <w:spacing w:val="-4"/>
                <w:w w:val="99"/>
                <w:sz w:val="20"/>
                <w:szCs w:val="20"/>
              </w:rPr>
              <w:t>m</w:t>
            </w:r>
            <w:r>
              <w:rPr>
                <w:rFonts w:eastAsia="Times New Roman"/>
                <w:w w:val="99"/>
                <w:sz w:val="20"/>
                <w:szCs w:val="20"/>
              </w:rPr>
              <w:t>)</w:t>
            </w:r>
          </w:p>
        </w:tc>
        <w:tc>
          <w:tcPr>
            <w:tcW w:w="1638" w:type="pct"/>
            <w:tcBorders>
              <w:top w:val="single" w:color="000000" w:sz="6" w:space="0"/>
              <w:left w:val="single" w:color="000000" w:sz="6" w:space="0"/>
              <w:bottom w:val="single" w:color="000000" w:sz="6" w:space="0"/>
              <w:right w:val="single" w:color="000000" w:sz="6" w:space="0"/>
            </w:tcBorders>
          </w:tcPr>
          <w:p w14:paraId="09AE05DB">
            <w:pPr>
              <w:spacing w:before="4"/>
              <w:ind w:left="986" w:right="-20"/>
              <w:rPr>
                <w:rFonts w:eastAsia="Times New Roman"/>
                <w:sz w:val="20"/>
                <w:szCs w:val="20"/>
                <w:lang w:eastAsia="en-US"/>
              </w:rPr>
            </w:pPr>
            <w:r>
              <w:rPr>
                <w:rFonts w:eastAsia="Times New Roman"/>
                <w:spacing w:val="3"/>
                <w:sz w:val="20"/>
                <w:szCs w:val="20"/>
              </w:rPr>
              <w:t>T</w:t>
            </w:r>
            <w:r>
              <w:rPr>
                <w:rFonts w:eastAsia="Times New Roman"/>
                <w:spacing w:val="-1"/>
                <w:sz w:val="20"/>
                <w:szCs w:val="20"/>
              </w:rPr>
              <w:t>h</w:t>
            </w:r>
            <w:r>
              <w:rPr>
                <w:rFonts w:eastAsia="Times New Roman"/>
                <w:sz w:val="20"/>
                <w:szCs w:val="20"/>
              </w:rPr>
              <w:t>ic</w:t>
            </w:r>
            <w:r>
              <w:rPr>
                <w:rFonts w:eastAsia="Times New Roman"/>
                <w:spacing w:val="-1"/>
                <w:sz w:val="20"/>
                <w:szCs w:val="20"/>
              </w:rPr>
              <w:t>kn</w:t>
            </w:r>
            <w:r>
              <w:rPr>
                <w:rFonts w:eastAsia="Times New Roman"/>
                <w:sz w:val="20"/>
                <w:szCs w:val="20"/>
              </w:rPr>
              <w:t>e</w:t>
            </w:r>
            <w:r>
              <w:rPr>
                <w:rFonts w:eastAsia="Times New Roman"/>
                <w:spacing w:val="2"/>
                <w:sz w:val="20"/>
                <w:szCs w:val="20"/>
              </w:rPr>
              <w:t>s</w:t>
            </w:r>
            <w:r>
              <w:rPr>
                <w:rFonts w:eastAsia="Times New Roman"/>
                <w:sz w:val="20"/>
                <w:szCs w:val="20"/>
              </w:rPr>
              <w:t>s</w:t>
            </w:r>
            <w:r>
              <w:rPr>
                <w:rFonts w:eastAsia="Times New Roman"/>
                <w:spacing w:val="-8"/>
                <w:sz w:val="20"/>
                <w:szCs w:val="20"/>
              </w:rPr>
              <w:t xml:space="preserve"> </w:t>
            </w:r>
            <w:r>
              <w:rPr>
                <w:rFonts w:eastAsia="Times New Roman"/>
                <w:spacing w:val="3"/>
                <w:sz w:val="20"/>
                <w:szCs w:val="20"/>
              </w:rPr>
              <w:t>(</w:t>
            </w:r>
            <w:r>
              <w:rPr>
                <w:rFonts w:eastAsia="Times New Roman"/>
                <w:spacing w:val="-1"/>
                <w:sz w:val="20"/>
                <w:szCs w:val="20"/>
              </w:rPr>
              <w:t>mm</w:t>
            </w:r>
            <w:r>
              <w:rPr>
                <w:rFonts w:eastAsia="Times New Roman"/>
                <w:sz w:val="20"/>
                <w:szCs w:val="20"/>
              </w:rPr>
              <w:t>)</w:t>
            </w:r>
          </w:p>
        </w:tc>
      </w:tr>
      <w:tr w14:paraId="11BE5D1B">
        <w:tblPrEx>
          <w:tblCellMar>
            <w:top w:w="0" w:type="dxa"/>
            <w:left w:w="0" w:type="dxa"/>
            <w:bottom w:w="0" w:type="dxa"/>
            <w:right w:w="0" w:type="dxa"/>
          </w:tblCellMar>
        </w:tblPrEx>
        <w:trPr>
          <w:trHeight w:val="254" w:hRule="atLeast"/>
        </w:trPr>
        <w:tc>
          <w:tcPr>
            <w:tcW w:w="1637" w:type="pct"/>
            <w:vMerge w:val="continue"/>
            <w:tcBorders>
              <w:top w:val="single" w:color="000000" w:sz="6" w:space="0"/>
              <w:left w:val="single" w:color="000000" w:sz="6" w:space="0"/>
              <w:bottom w:val="single" w:color="000000" w:sz="6" w:space="0"/>
              <w:right w:val="single" w:color="000000" w:sz="6" w:space="0"/>
            </w:tcBorders>
            <w:vAlign w:val="center"/>
          </w:tcPr>
          <w:p w14:paraId="3BE74592">
            <w:pPr>
              <w:widowControl/>
              <w:rPr>
                <w:rFonts w:eastAsia="Times New Roman"/>
                <w:sz w:val="20"/>
                <w:szCs w:val="20"/>
                <w:lang w:eastAsia="en-US"/>
              </w:rPr>
            </w:pPr>
          </w:p>
        </w:tc>
        <w:tc>
          <w:tcPr>
            <w:tcW w:w="1638" w:type="pct"/>
            <w:tcBorders>
              <w:top w:val="single" w:color="000000" w:sz="6" w:space="0"/>
              <w:left w:val="single" w:color="000000" w:sz="6" w:space="0"/>
              <w:bottom w:val="single" w:color="000000" w:sz="6" w:space="0"/>
              <w:right w:val="single" w:color="000000" w:sz="6" w:space="0"/>
            </w:tcBorders>
          </w:tcPr>
          <w:p w14:paraId="431BA832">
            <w:pPr>
              <w:spacing w:before="4"/>
              <w:ind w:left="1112" w:right="1060"/>
              <w:jc w:val="center"/>
              <w:rPr>
                <w:rFonts w:eastAsia="Times New Roman"/>
                <w:sz w:val="20"/>
                <w:szCs w:val="20"/>
                <w:lang w:eastAsia="en-US"/>
              </w:rPr>
            </w:pPr>
            <w:r>
              <w:rPr>
                <w:rFonts w:eastAsia="Times New Roman"/>
                <w:spacing w:val="-1"/>
                <w:sz w:val="20"/>
                <w:szCs w:val="20"/>
              </w:rPr>
              <w:t>C</w:t>
            </w:r>
            <w:r>
              <w:rPr>
                <w:rFonts w:eastAsia="Times New Roman"/>
                <w:spacing w:val="1"/>
                <w:sz w:val="20"/>
                <w:szCs w:val="20"/>
              </w:rPr>
              <w:t>opp</w:t>
            </w:r>
            <w:r>
              <w:rPr>
                <w:rFonts w:eastAsia="Times New Roman"/>
                <w:sz w:val="20"/>
                <w:szCs w:val="20"/>
              </w:rPr>
              <w:t>er</w:t>
            </w:r>
            <w:r>
              <w:rPr>
                <w:rFonts w:eastAsia="Times New Roman"/>
                <w:spacing w:val="-5"/>
                <w:sz w:val="20"/>
                <w:szCs w:val="20"/>
              </w:rPr>
              <w:t xml:space="preserve"> </w:t>
            </w:r>
            <w:r>
              <w:rPr>
                <w:rFonts w:eastAsia="Times New Roman"/>
                <w:spacing w:val="1"/>
                <w:w w:val="99"/>
                <w:sz w:val="20"/>
                <w:szCs w:val="20"/>
              </w:rPr>
              <w:t>p</w:t>
            </w:r>
            <w:r>
              <w:rPr>
                <w:rFonts w:eastAsia="Times New Roman"/>
                <w:w w:val="99"/>
                <w:sz w:val="20"/>
                <w:szCs w:val="20"/>
              </w:rPr>
              <w:t>i</w:t>
            </w:r>
            <w:r>
              <w:rPr>
                <w:rFonts w:eastAsia="Times New Roman"/>
                <w:spacing w:val="1"/>
                <w:w w:val="99"/>
                <w:sz w:val="20"/>
                <w:szCs w:val="20"/>
              </w:rPr>
              <w:t>p</w:t>
            </w:r>
            <w:r>
              <w:rPr>
                <w:rFonts w:eastAsia="Times New Roman"/>
                <w:w w:val="99"/>
                <w:sz w:val="20"/>
                <w:szCs w:val="20"/>
              </w:rPr>
              <w:t>e</w:t>
            </w:r>
          </w:p>
        </w:tc>
      </w:tr>
      <w:tr w14:paraId="1442FCBC">
        <w:tblPrEx>
          <w:tblCellMar>
            <w:top w:w="0" w:type="dxa"/>
            <w:left w:w="0" w:type="dxa"/>
            <w:bottom w:w="0" w:type="dxa"/>
            <w:right w:w="0" w:type="dxa"/>
          </w:tblCellMar>
        </w:tblPrEx>
        <w:trPr>
          <w:trHeight w:val="1217" w:hRule="exact"/>
        </w:trPr>
        <w:tc>
          <w:tcPr>
            <w:tcW w:w="1637" w:type="pct"/>
            <w:tcBorders>
              <w:top w:val="single" w:color="000000" w:sz="6" w:space="0"/>
              <w:left w:val="single" w:color="000000" w:sz="6" w:space="0"/>
              <w:bottom w:val="single" w:color="000000" w:sz="6" w:space="0"/>
              <w:right w:val="single" w:color="000000" w:sz="6" w:space="0"/>
            </w:tcBorders>
          </w:tcPr>
          <w:p w14:paraId="1E9B06FE">
            <w:pPr>
              <w:spacing w:before="4"/>
              <w:ind w:left="1421" w:right="1367"/>
              <w:jc w:val="center"/>
              <w:rPr>
                <w:rFonts w:eastAsia="Times New Roman"/>
                <w:sz w:val="20"/>
                <w:szCs w:val="20"/>
              </w:rPr>
            </w:pPr>
            <w:r>
              <w:rPr>
                <w:rFonts w:eastAsia="Times New Roman"/>
                <w:spacing w:val="2"/>
                <w:w w:val="99"/>
                <w:sz w:val="20"/>
                <w:szCs w:val="20"/>
              </w:rPr>
              <w:t>8</w:t>
            </w:r>
            <w:r>
              <w:rPr>
                <w:rFonts w:eastAsia="Times New Roman"/>
                <w:spacing w:val="-2"/>
                <w:w w:val="99"/>
                <w:sz w:val="20"/>
                <w:szCs w:val="20"/>
              </w:rPr>
              <w:t>-</w:t>
            </w:r>
            <w:r>
              <w:rPr>
                <w:rFonts w:eastAsia="Times New Roman"/>
                <w:spacing w:val="1"/>
                <w:w w:val="99"/>
                <w:sz w:val="20"/>
                <w:szCs w:val="20"/>
              </w:rPr>
              <w:t>12</w:t>
            </w:r>
          </w:p>
          <w:p w14:paraId="5BD274C5">
            <w:pPr>
              <w:spacing w:before="10"/>
              <w:ind w:left="1373" w:right="1314"/>
              <w:jc w:val="center"/>
              <w:rPr>
                <w:rFonts w:eastAsia="Times New Roman"/>
                <w:sz w:val="20"/>
                <w:szCs w:val="20"/>
              </w:rPr>
            </w:pPr>
            <w:r>
              <w:rPr>
                <w:rFonts w:eastAsia="Times New Roman"/>
                <w:spacing w:val="1"/>
                <w:w w:val="99"/>
                <w:sz w:val="20"/>
                <w:szCs w:val="20"/>
              </w:rPr>
              <w:t>1</w:t>
            </w:r>
            <w:r>
              <w:rPr>
                <w:rFonts w:eastAsia="Times New Roman"/>
                <w:spacing w:val="2"/>
                <w:w w:val="99"/>
                <w:sz w:val="20"/>
                <w:szCs w:val="20"/>
              </w:rPr>
              <w:t>4</w:t>
            </w:r>
            <w:r>
              <w:rPr>
                <w:rFonts w:eastAsia="Times New Roman"/>
                <w:spacing w:val="-2"/>
                <w:w w:val="99"/>
                <w:sz w:val="20"/>
                <w:szCs w:val="20"/>
              </w:rPr>
              <w:t>-</w:t>
            </w:r>
            <w:r>
              <w:rPr>
                <w:rFonts w:eastAsia="Times New Roman"/>
                <w:spacing w:val="1"/>
                <w:w w:val="99"/>
                <w:sz w:val="20"/>
                <w:szCs w:val="20"/>
              </w:rPr>
              <w:t>20</w:t>
            </w:r>
          </w:p>
          <w:p w14:paraId="7939243F">
            <w:pPr>
              <w:spacing w:before="10"/>
              <w:ind w:left="1505" w:right="1449"/>
              <w:jc w:val="center"/>
              <w:rPr>
                <w:rFonts w:eastAsia="Times New Roman"/>
                <w:sz w:val="20"/>
                <w:szCs w:val="20"/>
              </w:rPr>
            </w:pPr>
            <w:r>
              <w:rPr>
                <w:rFonts w:eastAsia="Times New Roman"/>
                <w:spacing w:val="1"/>
                <w:w w:val="99"/>
                <w:sz w:val="20"/>
                <w:szCs w:val="20"/>
              </w:rPr>
              <w:t>25</w:t>
            </w:r>
          </w:p>
          <w:p w14:paraId="4A96FB09">
            <w:pPr>
              <w:spacing w:before="10"/>
              <w:ind w:left="1373" w:right="1314"/>
              <w:jc w:val="center"/>
              <w:rPr>
                <w:rFonts w:eastAsia="Times New Roman"/>
                <w:sz w:val="20"/>
                <w:szCs w:val="20"/>
              </w:rPr>
            </w:pPr>
            <w:r>
              <w:rPr>
                <w:rFonts w:eastAsia="Times New Roman"/>
                <w:spacing w:val="1"/>
                <w:w w:val="99"/>
                <w:sz w:val="20"/>
                <w:szCs w:val="20"/>
              </w:rPr>
              <w:t>3</w:t>
            </w:r>
            <w:r>
              <w:rPr>
                <w:rFonts w:eastAsia="Times New Roman"/>
                <w:spacing w:val="2"/>
                <w:w w:val="99"/>
                <w:sz w:val="20"/>
                <w:szCs w:val="20"/>
              </w:rPr>
              <w:t>2</w:t>
            </w:r>
            <w:r>
              <w:rPr>
                <w:rFonts w:eastAsia="Times New Roman"/>
                <w:spacing w:val="-2"/>
                <w:w w:val="99"/>
                <w:sz w:val="20"/>
                <w:szCs w:val="20"/>
              </w:rPr>
              <w:t>-</w:t>
            </w:r>
            <w:r>
              <w:rPr>
                <w:rFonts w:eastAsia="Times New Roman"/>
                <w:spacing w:val="1"/>
                <w:w w:val="99"/>
                <w:sz w:val="20"/>
                <w:szCs w:val="20"/>
              </w:rPr>
              <w:t>40</w:t>
            </w:r>
          </w:p>
          <w:p w14:paraId="271F98E4">
            <w:pPr>
              <w:spacing w:before="10"/>
              <w:ind w:left="1505" w:right="1449"/>
              <w:jc w:val="center"/>
              <w:rPr>
                <w:rFonts w:eastAsia="Times New Roman"/>
                <w:sz w:val="20"/>
                <w:szCs w:val="20"/>
                <w:lang w:eastAsia="en-US"/>
              </w:rPr>
            </w:pPr>
            <w:r>
              <w:rPr>
                <w:rFonts w:eastAsia="Times New Roman"/>
                <w:spacing w:val="1"/>
                <w:w w:val="99"/>
                <w:sz w:val="20"/>
                <w:szCs w:val="20"/>
              </w:rPr>
              <w:t>50</w:t>
            </w:r>
          </w:p>
        </w:tc>
        <w:tc>
          <w:tcPr>
            <w:tcW w:w="1638" w:type="pct"/>
            <w:tcBorders>
              <w:top w:val="single" w:color="000000" w:sz="6" w:space="0"/>
              <w:left w:val="single" w:color="000000" w:sz="6" w:space="0"/>
              <w:bottom w:val="single" w:color="000000" w:sz="6" w:space="0"/>
              <w:right w:val="single" w:color="000000" w:sz="6" w:space="0"/>
            </w:tcBorders>
          </w:tcPr>
          <w:p w14:paraId="0C964199">
            <w:pPr>
              <w:spacing w:before="4"/>
              <w:ind w:left="1479" w:right="1427"/>
              <w:jc w:val="center"/>
              <w:rPr>
                <w:rFonts w:eastAsia="Times New Roman"/>
                <w:sz w:val="20"/>
                <w:szCs w:val="20"/>
              </w:rPr>
            </w:pPr>
            <w:r>
              <w:rPr>
                <w:rFonts w:eastAsia="Times New Roman"/>
                <w:spacing w:val="1"/>
                <w:w w:val="99"/>
                <w:sz w:val="20"/>
                <w:szCs w:val="20"/>
              </w:rPr>
              <w:t>1</w:t>
            </w:r>
            <w:r>
              <w:rPr>
                <w:rFonts w:eastAsia="Times New Roman"/>
                <w:w w:val="99"/>
                <w:sz w:val="20"/>
                <w:szCs w:val="20"/>
              </w:rPr>
              <w:t>.0</w:t>
            </w:r>
          </w:p>
          <w:p w14:paraId="2A26006D">
            <w:pPr>
              <w:spacing w:before="10"/>
              <w:ind w:left="1479" w:right="1427"/>
              <w:jc w:val="center"/>
              <w:rPr>
                <w:rFonts w:eastAsia="Times New Roman"/>
                <w:sz w:val="20"/>
                <w:szCs w:val="20"/>
              </w:rPr>
            </w:pPr>
            <w:r>
              <w:rPr>
                <w:rFonts w:eastAsia="Times New Roman"/>
                <w:spacing w:val="1"/>
                <w:w w:val="99"/>
                <w:sz w:val="20"/>
                <w:szCs w:val="20"/>
              </w:rPr>
              <w:t>1</w:t>
            </w:r>
            <w:r>
              <w:rPr>
                <w:rFonts w:eastAsia="Times New Roman"/>
                <w:w w:val="99"/>
                <w:sz w:val="20"/>
                <w:szCs w:val="20"/>
              </w:rPr>
              <w:t>.5</w:t>
            </w:r>
          </w:p>
          <w:p w14:paraId="0AE0C33C">
            <w:pPr>
              <w:spacing w:before="10"/>
              <w:ind w:left="1479" w:right="1427"/>
              <w:jc w:val="center"/>
              <w:rPr>
                <w:rFonts w:eastAsia="Times New Roman"/>
                <w:sz w:val="20"/>
                <w:szCs w:val="20"/>
              </w:rPr>
            </w:pPr>
            <w:r>
              <w:rPr>
                <w:rFonts w:eastAsia="Times New Roman"/>
                <w:spacing w:val="1"/>
                <w:w w:val="99"/>
                <w:sz w:val="20"/>
                <w:szCs w:val="20"/>
              </w:rPr>
              <w:t>2</w:t>
            </w:r>
            <w:r>
              <w:rPr>
                <w:rFonts w:eastAsia="Times New Roman"/>
                <w:w w:val="99"/>
                <w:sz w:val="20"/>
                <w:szCs w:val="20"/>
              </w:rPr>
              <w:t>.0</w:t>
            </w:r>
          </w:p>
          <w:p w14:paraId="379F2AE6">
            <w:pPr>
              <w:spacing w:before="10"/>
              <w:ind w:left="1301" w:right="1247"/>
              <w:jc w:val="center"/>
              <w:rPr>
                <w:rFonts w:eastAsia="Times New Roman"/>
                <w:sz w:val="20"/>
                <w:szCs w:val="20"/>
              </w:rPr>
            </w:pPr>
            <w:r>
              <w:rPr>
                <w:rFonts w:eastAsia="Times New Roman"/>
                <w:spacing w:val="1"/>
                <w:w w:val="99"/>
                <w:sz w:val="20"/>
                <w:szCs w:val="20"/>
              </w:rPr>
              <w:t>2</w:t>
            </w:r>
            <w:r>
              <w:rPr>
                <w:rFonts w:eastAsia="Times New Roman"/>
                <w:w w:val="99"/>
                <w:sz w:val="20"/>
                <w:szCs w:val="20"/>
              </w:rPr>
              <w:t>.</w:t>
            </w:r>
            <w:r>
              <w:rPr>
                <w:rFonts w:eastAsia="Times New Roman"/>
                <w:spacing w:val="1"/>
                <w:w w:val="99"/>
                <w:sz w:val="20"/>
                <w:szCs w:val="20"/>
              </w:rPr>
              <w:t>0</w:t>
            </w:r>
            <w:r>
              <w:rPr>
                <w:rFonts w:eastAsia="Times New Roman"/>
                <w:w w:val="99"/>
                <w:sz w:val="20"/>
                <w:szCs w:val="20"/>
              </w:rPr>
              <w:t>~</w:t>
            </w:r>
            <w:r>
              <w:rPr>
                <w:rFonts w:eastAsia="Times New Roman"/>
                <w:spacing w:val="1"/>
                <w:w w:val="99"/>
                <w:sz w:val="20"/>
                <w:szCs w:val="20"/>
              </w:rPr>
              <w:t>3</w:t>
            </w:r>
            <w:r>
              <w:rPr>
                <w:rFonts w:eastAsia="Times New Roman"/>
                <w:spacing w:val="-2"/>
                <w:w w:val="99"/>
                <w:sz w:val="20"/>
                <w:szCs w:val="20"/>
              </w:rPr>
              <w:t>.</w:t>
            </w:r>
            <w:r>
              <w:rPr>
                <w:rFonts w:eastAsia="Times New Roman"/>
                <w:w w:val="99"/>
                <w:sz w:val="20"/>
                <w:szCs w:val="20"/>
              </w:rPr>
              <w:t>0</w:t>
            </w:r>
          </w:p>
          <w:p w14:paraId="02298891">
            <w:pPr>
              <w:spacing w:before="10"/>
              <w:ind w:left="1301" w:right="1247"/>
              <w:jc w:val="center"/>
              <w:rPr>
                <w:rFonts w:eastAsia="Times New Roman"/>
                <w:sz w:val="20"/>
                <w:szCs w:val="20"/>
                <w:lang w:eastAsia="en-US"/>
              </w:rPr>
            </w:pPr>
            <w:r>
              <w:rPr>
                <w:rFonts w:eastAsia="Times New Roman"/>
                <w:spacing w:val="1"/>
                <w:w w:val="99"/>
                <w:sz w:val="20"/>
                <w:szCs w:val="20"/>
              </w:rPr>
              <w:t>2</w:t>
            </w:r>
            <w:r>
              <w:rPr>
                <w:rFonts w:eastAsia="Times New Roman"/>
                <w:w w:val="99"/>
                <w:sz w:val="20"/>
                <w:szCs w:val="20"/>
              </w:rPr>
              <w:t>.</w:t>
            </w:r>
            <w:r>
              <w:rPr>
                <w:rFonts w:eastAsia="Times New Roman"/>
                <w:spacing w:val="1"/>
                <w:w w:val="99"/>
                <w:sz w:val="20"/>
                <w:szCs w:val="20"/>
              </w:rPr>
              <w:t>0</w:t>
            </w:r>
            <w:r>
              <w:rPr>
                <w:rFonts w:eastAsia="Times New Roman"/>
                <w:w w:val="99"/>
                <w:sz w:val="20"/>
                <w:szCs w:val="20"/>
              </w:rPr>
              <w:t>~</w:t>
            </w:r>
            <w:r>
              <w:rPr>
                <w:rFonts w:eastAsia="Times New Roman"/>
                <w:spacing w:val="1"/>
                <w:w w:val="99"/>
                <w:sz w:val="20"/>
                <w:szCs w:val="20"/>
              </w:rPr>
              <w:t>3</w:t>
            </w:r>
            <w:r>
              <w:rPr>
                <w:rFonts w:eastAsia="Times New Roman"/>
                <w:spacing w:val="-2"/>
                <w:w w:val="99"/>
                <w:sz w:val="20"/>
                <w:szCs w:val="20"/>
              </w:rPr>
              <w:t>.</w:t>
            </w:r>
            <w:r>
              <w:rPr>
                <w:rFonts w:eastAsia="Times New Roman"/>
                <w:w w:val="99"/>
                <w:sz w:val="20"/>
                <w:szCs w:val="20"/>
              </w:rPr>
              <w:t>0</w:t>
            </w:r>
          </w:p>
        </w:tc>
      </w:tr>
    </w:tbl>
    <w:p w14:paraId="461D590C">
      <w:pPr>
        <w:kinsoku w:val="0"/>
        <w:autoSpaceDE w:val="0"/>
        <w:autoSpaceDN w:val="0"/>
        <w:adjustRightInd w:val="0"/>
        <w:spacing w:line="240" w:lineRule="exact"/>
        <w:rPr>
          <w:rFonts w:eastAsia="Arial Unicode MS"/>
          <w:kern w:val="0"/>
          <w:sz w:val="24"/>
        </w:rPr>
      </w:pPr>
    </w:p>
    <w:p w14:paraId="5F784A59">
      <w:pPr>
        <w:widowControl/>
        <w:jc w:val="left"/>
        <w:rPr>
          <w:kern w:val="0"/>
          <w:sz w:val="24"/>
        </w:rPr>
      </w:pPr>
    </w:p>
    <w:p w14:paraId="4F715EB2">
      <w:pPr>
        <w:kinsoku w:val="0"/>
        <w:autoSpaceDE w:val="0"/>
        <w:autoSpaceDN w:val="0"/>
        <w:adjustRightInd w:val="0"/>
        <w:spacing w:line="240" w:lineRule="exact"/>
        <w:ind w:left="1017"/>
        <w:rPr>
          <w:kern w:val="0"/>
          <w:sz w:val="24"/>
        </w:rPr>
      </w:pPr>
      <w:r>
        <w:rPr>
          <w:kern w:val="0"/>
          <w:sz w:val="24"/>
        </w:rPr>
        <w:t>Table of stainless steel pipes thickness</w:t>
      </w:r>
    </w:p>
    <w:p w14:paraId="0B300E47">
      <w:pPr>
        <w:kinsoku w:val="0"/>
        <w:autoSpaceDE w:val="0"/>
        <w:autoSpaceDN w:val="0"/>
        <w:adjustRightInd w:val="0"/>
        <w:spacing w:line="240" w:lineRule="exact"/>
        <w:ind w:left="1017"/>
        <w:rPr>
          <w:kern w:val="0"/>
          <w:sz w:val="24"/>
        </w:rPr>
      </w:pPr>
    </w:p>
    <w:tbl>
      <w:tblPr>
        <w:tblStyle w:val="40"/>
        <w:tblW w:w="0" w:type="auto"/>
        <w:tblInd w:w="833" w:type="dxa"/>
        <w:tblLayout w:type="fixed"/>
        <w:tblCellMar>
          <w:top w:w="0" w:type="dxa"/>
          <w:left w:w="0" w:type="dxa"/>
          <w:bottom w:w="0" w:type="dxa"/>
          <w:right w:w="0" w:type="dxa"/>
        </w:tblCellMar>
      </w:tblPr>
      <w:tblGrid>
        <w:gridCol w:w="3262"/>
        <w:gridCol w:w="3263"/>
      </w:tblGrid>
      <w:tr w14:paraId="0E042B54">
        <w:tblPrEx>
          <w:tblCellMar>
            <w:top w:w="0" w:type="dxa"/>
            <w:left w:w="0" w:type="dxa"/>
            <w:bottom w:w="0" w:type="dxa"/>
            <w:right w:w="0" w:type="dxa"/>
          </w:tblCellMar>
        </w:tblPrEx>
        <w:trPr>
          <w:trHeight w:val="254" w:hRule="exact"/>
        </w:trPr>
        <w:tc>
          <w:tcPr>
            <w:tcW w:w="3262" w:type="dxa"/>
            <w:vMerge w:val="restart"/>
            <w:tcBorders>
              <w:top w:val="single" w:color="000000" w:sz="6" w:space="0"/>
              <w:left w:val="single" w:color="000000" w:sz="6" w:space="0"/>
              <w:bottom w:val="single" w:color="000000" w:sz="6" w:space="0"/>
              <w:right w:val="single" w:color="000000" w:sz="6" w:space="0"/>
            </w:tcBorders>
          </w:tcPr>
          <w:p w14:paraId="0369804B">
            <w:pPr>
              <w:spacing w:before="4"/>
              <w:ind w:left="922" w:right="874"/>
              <w:jc w:val="center"/>
              <w:rPr>
                <w:rFonts w:eastAsia="Times New Roman"/>
                <w:sz w:val="20"/>
                <w:szCs w:val="20"/>
              </w:rPr>
            </w:pPr>
            <w:r>
              <w:rPr>
                <w:rFonts w:eastAsia="Times New Roman"/>
                <w:sz w:val="20"/>
                <w:szCs w:val="20"/>
              </w:rPr>
              <w:t>N</w:t>
            </w:r>
            <w:r>
              <w:rPr>
                <w:rFonts w:eastAsia="Times New Roman"/>
                <w:spacing w:val="1"/>
                <w:sz w:val="20"/>
                <w:szCs w:val="20"/>
              </w:rPr>
              <w:t>or</w:t>
            </w:r>
            <w:r>
              <w:rPr>
                <w:rFonts w:eastAsia="Times New Roman"/>
                <w:spacing w:val="-4"/>
                <w:sz w:val="20"/>
                <w:szCs w:val="20"/>
              </w:rPr>
              <w:t>m</w:t>
            </w:r>
            <w:r>
              <w:rPr>
                <w:rFonts w:eastAsia="Times New Roman"/>
                <w:spacing w:val="3"/>
                <w:sz w:val="20"/>
                <w:szCs w:val="20"/>
              </w:rPr>
              <w:t>a</w:t>
            </w:r>
            <w:r>
              <w:rPr>
                <w:rFonts w:eastAsia="Times New Roman"/>
                <w:sz w:val="20"/>
                <w:szCs w:val="20"/>
              </w:rPr>
              <w:t>l</w:t>
            </w:r>
            <w:r>
              <w:rPr>
                <w:rFonts w:eastAsia="Times New Roman"/>
                <w:spacing w:val="-6"/>
                <w:sz w:val="20"/>
                <w:szCs w:val="20"/>
              </w:rPr>
              <w:t xml:space="preserve"> </w:t>
            </w:r>
            <w:r>
              <w:rPr>
                <w:rFonts w:eastAsia="Times New Roman"/>
                <w:spacing w:val="1"/>
                <w:w w:val="99"/>
                <w:sz w:val="20"/>
                <w:szCs w:val="20"/>
              </w:rPr>
              <w:t>d</w:t>
            </w:r>
            <w:r>
              <w:rPr>
                <w:rFonts w:eastAsia="Times New Roman"/>
                <w:w w:val="99"/>
                <w:sz w:val="20"/>
                <w:szCs w:val="20"/>
              </w:rPr>
              <w:t>i</w:t>
            </w:r>
            <w:r>
              <w:rPr>
                <w:rFonts w:eastAsia="Times New Roman"/>
                <w:spacing w:val="2"/>
                <w:w w:val="99"/>
                <w:sz w:val="20"/>
                <w:szCs w:val="20"/>
              </w:rPr>
              <w:t>a</w:t>
            </w:r>
            <w:r>
              <w:rPr>
                <w:rFonts w:eastAsia="Times New Roman"/>
                <w:spacing w:val="-4"/>
                <w:w w:val="99"/>
                <w:sz w:val="20"/>
                <w:szCs w:val="20"/>
              </w:rPr>
              <w:t>m</w:t>
            </w:r>
            <w:r>
              <w:rPr>
                <w:rFonts w:eastAsia="Times New Roman"/>
                <w:w w:val="99"/>
                <w:sz w:val="20"/>
                <w:szCs w:val="20"/>
              </w:rPr>
              <w:t>eter</w:t>
            </w:r>
          </w:p>
          <w:p w14:paraId="4CE7EAB7">
            <w:pPr>
              <w:spacing w:before="24"/>
              <w:ind w:left="1382" w:right="1333"/>
              <w:jc w:val="center"/>
              <w:rPr>
                <w:rFonts w:eastAsia="Times New Roman"/>
                <w:sz w:val="20"/>
                <w:szCs w:val="20"/>
                <w:lang w:eastAsia="en-US"/>
              </w:rPr>
            </w:pPr>
            <w:r>
              <w:rPr>
                <w:rFonts w:eastAsia="Times New Roman"/>
                <w:spacing w:val="3"/>
                <w:w w:val="99"/>
                <w:sz w:val="20"/>
                <w:szCs w:val="20"/>
              </w:rPr>
              <w:t>(</w:t>
            </w:r>
            <w:r>
              <w:rPr>
                <w:rFonts w:eastAsia="Times New Roman"/>
                <w:spacing w:val="-1"/>
                <w:w w:val="99"/>
                <w:sz w:val="20"/>
                <w:szCs w:val="20"/>
              </w:rPr>
              <w:t>m</w:t>
            </w:r>
            <w:r>
              <w:rPr>
                <w:rFonts w:eastAsia="Times New Roman"/>
                <w:spacing w:val="-4"/>
                <w:w w:val="99"/>
                <w:sz w:val="20"/>
                <w:szCs w:val="20"/>
              </w:rPr>
              <w:t>m</w:t>
            </w:r>
            <w:r>
              <w:rPr>
                <w:rFonts w:eastAsia="Times New Roman"/>
                <w:w w:val="99"/>
                <w:sz w:val="20"/>
                <w:szCs w:val="20"/>
              </w:rPr>
              <w:t>)</w:t>
            </w:r>
          </w:p>
        </w:tc>
        <w:tc>
          <w:tcPr>
            <w:tcW w:w="3263" w:type="dxa"/>
            <w:tcBorders>
              <w:top w:val="single" w:color="000000" w:sz="6" w:space="0"/>
              <w:left w:val="single" w:color="000000" w:sz="6" w:space="0"/>
              <w:bottom w:val="single" w:color="000000" w:sz="6" w:space="0"/>
              <w:right w:val="single" w:color="000000" w:sz="6" w:space="0"/>
            </w:tcBorders>
          </w:tcPr>
          <w:p w14:paraId="5ED5A9DB">
            <w:pPr>
              <w:spacing w:before="4"/>
              <w:ind w:left="986" w:right="-20"/>
              <w:rPr>
                <w:rFonts w:eastAsia="Times New Roman"/>
                <w:sz w:val="20"/>
                <w:szCs w:val="20"/>
                <w:lang w:eastAsia="en-US"/>
              </w:rPr>
            </w:pPr>
            <w:r>
              <w:rPr>
                <w:rFonts w:eastAsia="Times New Roman"/>
                <w:spacing w:val="3"/>
                <w:sz w:val="20"/>
                <w:szCs w:val="20"/>
              </w:rPr>
              <w:t>T</w:t>
            </w:r>
            <w:r>
              <w:rPr>
                <w:rFonts w:eastAsia="Times New Roman"/>
                <w:spacing w:val="-1"/>
                <w:sz w:val="20"/>
                <w:szCs w:val="20"/>
              </w:rPr>
              <w:t>h</w:t>
            </w:r>
            <w:r>
              <w:rPr>
                <w:rFonts w:eastAsia="Times New Roman"/>
                <w:sz w:val="20"/>
                <w:szCs w:val="20"/>
              </w:rPr>
              <w:t>ic</w:t>
            </w:r>
            <w:r>
              <w:rPr>
                <w:rFonts w:eastAsia="Times New Roman"/>
                <w:spacing w:val="-1"/>
                <w:sz w:val="20"/>
                <w:szCs w:val="20"/>
              </w:rPr>
              <w:t>kn</w:t>
            </w:r>
            <w:r>
              <w:rPr>
                <w:rFonts w:eastAsia="Times New Roman"/>
                <w:sz w:val="20"/>
                <w:szCs w:val="20"/>
              </w:rPr>
              <w:t>e</w:t>
            </w:r>
            <w:r>
              <w:rPr>
                <w:rFonts w:eastAsia="Times New Roman"/>
                <w:spacing w:val="2"/>
                <w:sz w:val="20"/>
                <w:szCs w:val="20"/>
              </w:rPr>
              <w:t>s</w:t>
            </w:r>
            <w:r>
              <w:rPr>
                <w:rFonts w:eastAsia="Times New Roman"/>
                <w:sz w:val="20"/>
                <w:szCs w:val="20"/>
              </w:rPr>
              <w:t>s</w:t>
            </w:r>
            <w:r>
              <w:rPr>
                <w:rFonts w:eastAsia="Times New Roman"/>
                <w:spacing w:val="-8"/>
                <w:sz w:val="20"/>
                <w:szCs w:val="20"/>
              </w:rPr>
              <w:t xml:space="preserve"> </w:t>
            </w:r>
            <w:r>
              <w:rPr>
                <w:rFonts w:eastAsia="Times New Roman"/>
                <w:spacing w:val="3"/>
                <w:sz w:val="20"/>
                <w:szCs w:val="20"/>
              </w:rPr>
              <w:t>(</w:t>
            </w:r>
            <w:r>
              <w:rPr>
                <w:rFonts w:eastAsia="Times New Roman"/>
                <w:spacing w:val="-1"/>
                <w:sz w:val="20"/>
                <w:szCs w:val="20"/>
              </w:rPr>
              <w:t>mm</w:t>
            </w:r>
            <w:r>
              <w:rPr>
                <w:rFonts w:eastAsia="Times New Roman"/>
                <w:sz w:val="20"/>
                <w:szCs w:val="20"/>
              </w:rPr>
              <w:t>)</w:t>
            </w:r>
          </w:p>
        </w:tc>
      </w:tr>
      <w:tr w14:paraId="5C2D67BE">
        <w:tblPrEx>
          <w:tblCellMar>
            <w:top w:w="0" w:type="dxa"/>
            <w:left w:w="0" w:type="dxa"/>
            <w:bottom w:w="0" w:type="dxa"/>
            <w:right w:w="0" w:type="dxa"/>
          </w:tblCellMar>
        </w:tblPrEx>
        <w:trPr>
          <w:trHeight w:val="254" w:hRule="atLeast"/>
        </w:trPr>
        <w:tc>
          <w:tcPr>
            <w:tcW w:w="3262" w:type="dxa"/>
            <w:vMerge w:val="continue"/>
            <w:tcBorders>
              <w:top w:val="single" w:color="000000" w:sz="6" w:space="0"/>
              <w:left w:val="single" w:color="000000" w:sz="6" w:space="0"/>
              <w:bottom w:val="single" w:color="000000" w:sz="6" w:space="0"/>
              <w:right w:val="single" w:color="000000" w:sz="6" w:space="0"/>
            </w:tcBorders>
            <w:vAlign w:val="center"/>
          </w:tcPr>
          <w:p w14:paraId="361D335C">
            <w:pPr>
              <w:widowControl/>
              <w:rPr>
                <w:rFonts w:eastAsia="Times New Roman"/>
                <w:sz w:val="20"/>
                <w:szCs w:val="20"/>
                <w:lang w:eastAsia="en-US"/>
              </w:rPr>
            </w:pPr>
          </w:p>
        </w:tc>
        <w:tc>
          <w:tcPr>
            <w:tcW w:w="3263" w:type="dxa"/>
            <w:tcBorders>
              <w:top w:val="single" w:color="000000" w:sz="6" w:space="0"/>
              <w:left w:val="single" w:color="000000" w:sz="6" w:space="0"/>
              <w:bottom w:val="single" w:color="000000" w:sz="6" w:space="0"/>
              <w:right w:val="single" w:color="000000" w:sz="6" w:space="0"/>
            </w:tcBorders>
          </w:tcPr>
          <w:p w14:paraId="3D41DB6A">
            <w:pPr>
              <w:spacing w:before="4"/>
              <w:ind w:left="1089" w:right="-20"/>
              <w:rPr>
                <w:rFonts w:eastAsia="Times New Roman"/>
                <w:sz w:val="20"/>
                <w:szCs w:val="20"/>
                <w:lang w:eastAsia="en-US"/>
              </w:rPr>
            </w:pPr>
            <w:r>
              <w:rPr>
                <w:rFonts w:eastAsia="Times New Roman"/>
                <w:spacing w:val="-5"/>
                <w:sz w:val="20"/>
                <w:szCs w:val="20"/>
              </w:rPr>
              <w:t>S</w:t>
            </w:r>
            <w:r>
              <w:rPr>
                <w:rFonts w:eastAsia="Times New Roman"/>
                <w:sz w:val="20"/>
                <w:szCs w:val="20"/>
              </w:rPr>
              <w:t>ta</w:t>
            </w:r>
            <w:r>
              <w:rPr>
                <w:rFonts w:eastAsia="Times New Roman"/>
                <w:spacing w:val="2"/>
                <w:sz w:val="20"/>
                <w:szCs w:val="20"/>
              </w:rPr>
              <w:t>i</w:t>
            </w:r>
            <w:r>
              <w:rPr>
                <w:rFonts w:eastAsia="Times New Roman"/>
                <w:spacing w:val="-1"/>
                <w:sz w:val="20"/>
                <w:szCs w:val="20"/>
              </w:rPr>
              <w:t>n</w:t>
            </w:r>
            <w:r>
              <w:rPr>
                <w:rFonts w:eastAsia="Times New Roman"/>
                <w:sz w:val="20"/>
                <w:szCs w:val="20"/>
              </w:rPr>
              <w:t>le</w:t>
            </w:r>
            <w:r>
              <w:rPr>
                <w:rFonts w:eastAsia="Times New Roman"/>
                <w:spacing w:val="2"/>
                <w:sz w:val="20"/>
                <w:szCs w:val="20"/>
              </w:rPr>
              <w:t>s</w:t>
            </w:r>
            <w:r>
              <w:rPr>
                <w:rFonts w:eastAsia="Times New Roman"/>
                <w:sz w:val="20"/>
                <w:szCs w:val="20"/>
              </w:rPr>
              <w:t>s</w:t>
            </w:r>
            <w:r>
              <w:rPr>
                <w:rFonts w:eastAsia="Times New Roman"/>
                <w:spacing w:val="-7"/>
                <w:sz w:val="20"/>
                <w:szCs w:val="20"/>
              </w:rPr>
              <w:t xml:space="preserve"> </w:t>
            </w:r>
            <w:r>
              <w:rPr>
                <w:rFonts w:eastAsia="Times New Roman"/>
                <w:spacing w:val="1"/>
                <w:sz w:val="20"/>
                <w:szCs w:val="20"/>
              </w:rPr>
              <w:t>p</w:t>
            </w:r>
            <w:r>
              <w:rPr>
                <w:rFonts w:eastAsia="Times New Roman"/>
                <w:sz w:val="20"/>
                <w:szCs w:val="20"/>
              </w:rPr>
              <w:t>i</w:t>
            </w:r>
            <w:r>
              <w:rPr>
                <w:rFonts w:eastAsia="Times New Roman"/>
                <w:spacing w:val="1"/>
                <w:sz w:val="20"/>
                <w:szCs w:val="20"/>
              </w:rPr>
              <w:t>p</w:t>
            </w:r>
            <w:r>
              <w:rPr>
                <w:rFonts w:eastAsia="Times New Roman"/>
                <w:sz w:val="20"/>
                <w:szCs w:val="20"/>
              </w:rPr>
              <w:t>e</w:t>
            </w:r>
          </w:p>
        </w:tc>
      </w:tr>
      <w:tr w14:paraId="5AF59ABB">
        <w:tblPrEx>
          <w:tblCellMar>
            <w:top w:w="0" w:type="dxa"/>
            <w:left w:w="0" w:type="dxa"/>
            <w:bottom w:w="0" w:type="dxa"/>
            <w:right w:w="0" w:type="dxa"/>
          </w:tblCellMar>
        </w:tblPrEx>
        <w:trPr>
          <w:trHeight w:val="977" w:hRule="exact"/>
        </w:trPr>
        <w:tc>
          <w:tcPr>
            <w:tcW w:w="3262" w:type="dxa"/>
            <w:tcBorders>
              <w:top w:val="single" w:color="000000" w:sz="6" w:space="0"/>
              <w:left w:val="single" w:color="000000" w:sz="6" w:space="0"/>
              <w:bottom w:val="single" w:color="000000" w:sz="6" w:space="0"/>
              <w:right w:val="single" w:color="000000" w:sz="6" w:space="0"/>
            </w:tcBorders>
          </w:tcPr>
          <w:p w14:paraId="3075BC22">
            <w:pPr>
              <w:spacing w:before="4"/>
              <w:ind w:left="1217" w:right="1161"/>
              <w:jc w:val="center"/>
              <w:rPr>
                <w:spacing w:val="1"/>
                <w:w w:val="99"/>
                <w:sz w:val="20"/>
                <w:szCs w:val="20"/>
              </w:rPr>
            </w:pPr>
            <w:r>
              <w:rPr>
                <w:rFonts w:eastAsia="Times New Roman"/>
                <w:spacing w:val="1"/>
                <w:w w:val="99"/>
                <w:sz w:val="20"/>
                <w:szCs w:val="20"/>
              </w:rPr>
              <w:t>≤12</w:t>
            </w:r>
          </w:p>
          <w:p w14:paraId="3145D737">
            <w:pPr>
              <w:spacing w:before="4"/>
              <w:ind w:left="1217" w:right="1161"/>
              <w:jc w:val="center"/>
              <w:rPr>
                <w:rFonts w:eastAsia="Times New Roman"/>
                <w:sz w:val="20"/>
                <w:szCs w:val="20"/>
              </w:rPr>
            </w:pPr>
            <w:r>
              <w:rPr>
                <w:rFonts w:eastAsia="Times New Roman"/>
                <w:spacing w:val="-1"/>
                <w:w w:val="99"/>
                <w:sz w:val="20"/>
                <w:szCs w:val="20"/>
              </w:rPr>
              <w:t>1</w:t>
            </w:r>
            <w:r>
              <w:rPr>
                <w:rFonts w:eastAsia="Times New Roman"/>
                <w:spacing w:val="2"/>
                <w:w w:val="99"/>
                <w:sz w:val="20"/>
                <w:szCs w:val="20"/>
              </w:rPr>
              <w:t>5</w:t>
            </w:r>
            <w:r>
              <w:rPr>
                <w:rFonts w:eastAsia="Times New Roman"/>
                <w:spacing w:val="-2"/>
                <w:w w:val="99"/>
                <w:sz w:val="20"/>
                <w:szCs w:val="20"/>
              </w:rPr>
              <w:t>-</w:t>
            </w:r>
            <w:r>
              <w:rPr>
                <w:rFonts w:eastAsia="Times New Roman"/>
                <w:spacing w:val="1"/>
                <w:w w:val="99"/>
                <w:sz w:val="20"/>
                <w:szCs w:val="20"/>
              </w:rPr>
              <w:t>40</w:t>
            </w:r>
          </w:p>
          <w:p w14:paraId="0F3C2DBF">
            <w:pPr>
              <w:spacing w:before="10"/>
              <w:ind w:left="1373" w:right="1314"/>
              <w:jc w:val="center"/>
              <w:rPr>
                <w:rFonts w:eastAsia="Times New Roman"/>
                <w:sz w:val="20"/>
                <w:szCs w:val="20"/>
              </w:rPr>
            </w:pPr>
            <w:r>
              <w:rPr>
                <w:rFonts w:eastAsia="Times New Roman"/>
                <w:spacing w:val="1"/>
                <w:w w:val="99"/>
                <w:sz w:val="20"/>
                <w:szCs w:val="20"/>
              </w:rPr>
              <w:t>5</w:t>
            </w:r>
            <w:r>
              <w:rPr>
                <w:rFonts w:eastAsia="Times New Roman"/>
                <w:spacing w:val="2"/>
                <w:w w:val="99"/>
                <w:sz w:val="20"/>
                <w:szCs w:val="20"/>
              </w:rPr>
              <w:t>0</w:t>
            </w:r>
            <w:r>
              <w:rPr>
                <w:rFonts w:eastAsia="Times New Roman"/>
                <w:spacing w:val="-2"/>
                <w:w w:val="99"/>
                <w:sz w:val="20"/>
                <w:szCs w:val="20"/>
              </w:rPr>
              <w:t>-</w:t>
            </w:r>
            <w:r>
              <w:rPr>
                <w:rFonts w:eastAsia="Times New Roman"/>
                <w:spacing w:val="1"/>
                <w:w w:val="99"/>
                <w:sz w:val="20"/>
                <w:szCs w:val="20"/>
              </w:rPr>
              <w:t>80</w:t>
            </w:r>
          </w:p>
          <w:p w14:paraId="1BAE4530">
            <w:pPr>
              <w:spacing w:before="10"/>
              <w:ind w:left="1272" w:right="1214"/>
              <w:jc w:val="center"/>
              <w:rPr>
                <w:rFonts w:eastAsia="Times New Roman"/>
                <w:sz w:val="20"/>
                <w:szCs w:val="20"/>
                <w:lang w:eastAsia="en-US"/>
              </w:rPr>
            </w:pPr>
            <w:r>
              <w:rPr>
                <w:rFonts w:eastAsia="Times New Roman"/>
                <w:spacing w:val="1"/>
                <w:w w:val="99"/>
                <w:sz w:val="20"/>
                <w:szCs w:val="20"/>
              </w:rPr>
              <w:t>10</w:t>
            </w:r>
            <w:r>
              <w:rPr>
                <w:rFonts w:eastAsia="Times New Roman"/>
                <w:spacing w:val="2"/>
                <w:w w:val="99"/>
                <w:sz w:val="20"/>
                <w:szCs w:val="20"/>
              </w:rPr>
              <w:t>0</w:t>
            </w:r>
            <w:r>
              <w:rPr>
                <w:rFonts w:eastAsia="Times New Roman"/>
                <w:spacing w:val="-2"/>
                <w:w w:val="99"/>
                <w:sz w:val="20"/>
                <w:szCs w:val="20"/>
              </w:rPr>
              <w:t>-</w:t>
            </w:r>
            <w:r>
              <w:rPr>
                <w:rFonts w:eastAsia="Times New Roman"/>
                <w:spacing w:val="1"/>
                <w:w w:val="99"/>
                <w:sz w:val="20"/>
                <w:szCs w:val="20"/>
              </w:rPr>
              <w:t>150</w:t>
            </w:r>
          </w:p>
        </w:tc>
        <w:tc>
          <w:tcPr>
            <w:tcW w:w="3263" w:type="dxa"/>
            <w:tcBorders>
              <w:top w:val="single" w:color="000000" w:sz="6" w:space="0"/>
              <w:left w:val="single" w:color="000000" w:sz="6" w:space="0"/>
              <w:bottom w:val="single" w:color="000000" w:sz="6" w:space="0"/>
              <w:right w:val="single" w:color="000000" w:sz="6" w:space="0"/>
            </w:tcBorders>
          </w:tcPr>
          <w:p w14:paraId="1EC727B5">
            <w:pPr>
              <w:spacing w:before="4"/>
              <w:ind w:left="1479" w:right="1427"/>
              <w:jc w:val="center"/>
              <w:rPr>
                <w:rFonts w:eastAsia="Times New Roman"/>
                <w:sz w:val="20"/>
                <w:szCs w:val="20"/>
              </w:rPr>
            </w:pPr>
            <w:r>
              <w:rPr>
                <w:rFonts w:eastAsia="Times New Roman"/>
                <w:spacing w:val="1"/>
                <w:w w:val="99"/>
                <w:sz w:val="20"/>
                <w:szCs w:val="20"/>
              </w:rPr>
              <w:t>1</w:t>
            </w:r>
            <w:r>
              <w:rPr>
                <w:rFonts w:eastAsia="Times New Roman"/>
                <w:w w:val="99"/>
                <w:sz w:val="20"/>
                <w:szCs w:val="20"/>
              </w:rPr>
              <w:t>.0</w:t>
            </w:r>
          </w:p>
          <w:p w14:paraId="0A24C15C">
            <w:pPr>
              <w:spacing w:before="10"/>
              <w:ind w:left="1479" w:right="1427"/>
              <w:jc w:val="center"/>
              <w:rPr>
                <w:rFonts w:eastAsia="Times New Roman"/>
                <w:sz w:val="20"/>
                <w:szCs w:val="20"/>
              </w:rPr>
            </w:pPr>
            <w:r>
              <w:rPr>
                <w:rFonts w:eastAsia="Times New Roman"/>
                <w:spacing w:val="1"/>
                <w:w w:val="99"/>
                <w:sz w:val="20"/>
                <w:szCs w:val="20"/>
              </w:rPr>
              <w:t>2</w:t>
            </w:r>
            <w:r>
              <w:rPr>
                <w:rFonts w:eastAsia="Times New Roman"/>
                <w:w w:val="99"/>
                <w:sz w:val="20"/>
                <w:szCs w:val="20"/>
              </w:rPr>
              <w:t>.0</w:t>
            </w:r>
          </w:p>
          <w:p w14:paraId="071F5271">
            <w:pPr>
              <w:spacing w:before="10"/>
              <w:ind w:left="1479" w:right="1427"/>
              <w:jc w:val="center"/>
              <w:rPr>
                <w:rFonts w:eastAsia="Times New Roman"/>
                <w:sz w:val="20"/>
                <w:szCs w:val="20"/>
              </w:rPr>
            </w:pPr>
            <w:r>
              <w:rPr>
                <w:rFonts w:eastAsia="Times New Roman"/>
                <w:spacing w:val="1"/>
                <w:w w:val="99"/>
                <w:sz w:val="20"/>
                <w:szCs w:val="20"/>
              </w:rPr>
              <w:t>3</w:t>
            </w:r>
            <w:r>
              <w:rPr>
                <w:rFonts w:eastAsia="Times New Roman"/>
                <w:w w:val="99"/>
                <w:sz w:val="20"/>
                <w:szCs w:val="20"/>
              </w:rPr>
              <w:t>.0</w:t>
            </w:r>
          </w:p>
          <w:p w14:paraId="216E008B">
            <w:pPr>
              <w:spacing w:before="10"/>
              <w:ind w:left="1479" w:right="1427"/>
              <w:jc w:val="center"/>
              <w:rPr>
                <w:rFonts w:eastAsia="Times New Roman"/>
                <w:sz w:val="20"/>
                <w:szCs w:val="20"/>
                <w:lang w:eastAsia="en-US"/>
              </w:rPr>
            </w:pPr>
            <w:r>
              <w:rPr>
                <w:rFonts w:eastAsia="Times New Roman"/>
                <w:spacing w:val="1"/>
                <w:w w:val="99"/>
                <w:sz w:val="20"/>
                <w:szCs w:val="20"/>
              </w:rPr>
              <w:t>4</w:t>
            </w:r>
            <w:r>
              <w:rPr>
                <w:rFonts w:eastAsia="Times New Roman"/>
                <w:w w:val="99"/>
                <w:sz w:val="20"/>
                <w:szCs w:val="20"/>
              </w:rPr>
              <w:t>.0</w:t>
            </w:r>
          </w:p>
        </w:tc>
      </w:tr>
    </w:tbl>
    <w:p w14:paraId="6B7B4490">
      <w:pPr>
        <w:kinsoku w:val="0"/>
        <w:autoSpaceDE w:val="0"/>
        <w:autoSpaceDN w:val="0"/>
        <w:adjustRightInd w:val="0"/>
        <w:spacing w:before="16" w:line="140" w:lineRule="exact"/>
        <w:rPr>
          <w:kern w:val="0"/>
          <w:sz w:val="14"/>
          <w:szCs w:val="14"/>
        </w:rPr>
      </w:pPr>
    </w:p>
    <w:p w14:paraId="310EDFE9">
      <w:pPr>
        <w:pStyle w:val="4"/>
      </w:pPr>
      <w:bookmarkStart w:id="445" w:name="_Toc50572650"/>
      <w:r>
        <w:rPr>
          <w:rFonts w:hint="eastAsia"/>
        </w:rPr>
        <w:t>6.</w:t>
      </w:r>
      <w:r>
        <w:t>10</w:t>
      </w:r>
      <w:r>
        <w:rPr>
          <w:rFonts w:hint="eastAsia"/>
        </w:rPr>
        <w:t>.</w:t>
      </w:r>
      <w:r>
        <w:t>5</w:t>
      </w:r>
      <w:r>
        <w:tab/>
      </w:r>
      <w:r>
        <w:t>STRAINERS</w:t>
      </w:r>
      <w:bookmarkEnd w:id="445"/>
    </w:p>
    <w:p w14:paraId="203B84B5">
      <w:pPr>
        <w:kinsoku w:val="0"/>
        <w:autoSpaceDE w:val="0"/>
        <w:autoSpaceDN w:val="0"/>
        <w:adjustRightInd w:val="0"/>
        <w:ind w:left="1117"/>
        <w:rPr>
          <w:kern w:val="0"/>
          <w:sz w:val="24"/>
        </w:rPr>
      </w:pPr>
      <w:r>
        <w:rPr>
          <w:kern w:val="0"/>
          <w:sz w:val="24"/>
        </w:rPr>
        <w:t>Strainers shall be provided for various systems according to the following table.</w:t>
      </w:r>
    </w:p>
    <w:p w14:paraId="14E772D6">
      <w:pPr>
        <w:kinsoku w:val="0"/>
        <w:autoSpaceDE w:val="0"/>
        <w:autoSpaceDN w:val="0"/>
        <w:adjustRightInd w:val="0"/>
        <w:spacing w:before="1" w:line="280" w:lineRule="exact"/>
        <w:rPr>
          <w:kern w:val="0"/>
          <w:sz w:val="28"/>
          <w:szCs w:val="28"/>
        </w:rPr>
      </w:pPr>
    </w:p>
    <w:p w14:paraId="44CC628C">
      <w:pPr>
        <w:kinsoku w:val="0"/>
        <w:autoSpaceDE w:val="0"/>
        <w:autoSpaceDN w:val="0"/>
        <w:adjustRightInd w:val="0"/>
        <w:spacing w:line="274" w:lineRule="exact"/>
        <w:ind w:left="1117"/>
        <w:rPr>
          <w:kern w:val="0"/>
          <w:sz w:val="24"/>
        </w:rPr>
      </w:pPr>
      <w:r>
        <w:rPr>
          <w:kern w:val="0"/>
          <w:sz w:val="24"/>
        </w:rPr>
        <w:t>Strainers not listed below and supplied together with equipment shall be according to Maker’s recommendation.</w:t>
      </w:r>
    </w:p>
    <w:p w14:paraId="1BB24717">
      <w:pPr>
        <w:kinsoku w:val="0"/>
        <w:autoSpaceDE w:val="0"/>
        <w:autoSpaceDN w:val="0"/>
        <w:adjustRightInd w:val="0"/>
        <w:spacing w:line="274" w:lineRule="exact"/>
        <w:ind w:left="1117"/>
        <w:rPr>
          <w:kern w:val="0"/>
          <w:sz w:val="24"/>
        </w:rPr>
      </w:pPr>
    </w:p>
    <w:p w14:paraId="071547C9">
      <w:pPr>
        <w:kinsoku w:val="0"/>
        <w:autoSpaceDE w:val="0"/>
        <w:autoSpaceDN w:val="0"/>
        <w:adjustRightInd w:val="0"/>
        <w:spacing w:line="274" w:lineRule="exact"/>
        <w:ind w:left="1117"/>
        <w:rPr>
          <w:kern w:val="0"/>
          <w:sz w:val="24"/>
        </w:rPr>
      </w:pPr>
    </w:p>
    <w:p w14:paraId="1D55801C">
      <w:pPr>
        <w:kinsoku w:val="0"/>
        <w:autoSpaceDE w:val="0"/>
        <w:autoSpaceDN w:val="0"/>
        <w:adjustRightInd w:val="0"/>
        <w:spacing w:before="4" w:line="280" w:lineRule="exact"/>
        <w:rPr>
          <w:kern w:val="0"/>
          <w:sz w:val="28"/>
          <w:szCs w:val="28"/>
        </w:rPr>
      </w:pPr>
    </w:p>
    <w:tbl>
      <w:tblPr>
        <w:tblStyle w:val="40"/>
        <w:tblW w:w="9797" w:type="dxa"/>
        <w:tblInd w:w="109" w:type="dxa"/>
        <w:tblLayout w:type="fixed"/>
        <w:tblCellMar>
          <w:top w:w="0" w:type="dxa"/>
          <w:left w:w="57" w:type="dxa"/>
          <w:bottom w:w="0" w:type="dxa"/>
          <w:right w:w="57" w:type="dxa"/>
        </w:tblCellMar>
      </w:tblPr>
      <w:tblGrid>
        <w:gridCol w:w="868"/>
        <w:gridCol w:w="1422"/>
        <w:gridCol w:w="1057"/>
        <w:gridCol w:w="677"/>
        <w:gridCol w:w="1736"/>
        <w:gridCol w:w="1985"/>
        <w:gridCol w:w="1134"/>
        <w:gridCol w:w="918"/>
      </w:tblGrid>
      <w:tr w14:paraId="1E048274">
        <w:tblPrEx>
          <w:tblCellMar>
            <w:top w:w="0" w:type="dxa"/>
            <w:left w:w="57" w:type="dxa"/>
            <w:bottom w:w="0" w:type="dxa"/>
            <w:right w:w="57" w:type="dxa"/>
          </w:tblCellMar>
        </w:tblPrEx>
        <w:trPr>
          <w:cantSplit/>
          <w:tblHeader/>
        </w:trPr>
        <w:tc>
          <w:tcPr>
            <w:tcW w:w="868" w:type="dxa"/>
            <w:vMerge w:val="restart"/>
            <w:tcBorders>
              <w:top w:val="single" w:color="000000" w:sz="6" w:space="0"/>
              <w:left w:val="single" w:color="000000" w:sz="4" w:space="0"/>
              <w:bottom w:val="single" w:color="000000" w:sz="6" w:space="0"/>
              <w:right w:val="single" w:color="000000" w:sz="4" w:space="0"/>
            </w:tcBorders>
          </w:tcPr>
          <w:p w14:paraId="43CFA655">
            <w:pPr>
              <w:kinsoku w:val="0"/>
              <w:autoSpaceDE w:val="0"/>
              <w:autoSpaceDN w:val="0"/>
              <w:adjustRightInd w:val="0"/>
              <w:spacing w:before="5"/>
              <w:jc w:val="center"/>
              <w:rPr>
                <w:kern w:val="0"/>
                <w:sz w:val="24"/>
              </w:rPr>
            </w:pPr>
            <w:r>
              <w:rPr>
                <w:kern w:val="0"/>
                <w:sz w:val="24"/>
              </w:rPr>
              <w:t>System</w:t>
            </w:r>
          </w:p>
        </w:tc>
        <w:tc>
          <w:tcPr>
            <w:tcW w:w="2479" w:type="dxa"/>
            <w:gridSpan w:val="2"/>
            <w:vMerge w:val="restart"/>
            <w:tcBorders>
              <w:top w:val="single" w:color="000000" w:sz="6" w:space="0"/>
              <w:left w:val="single" w:color="000000" w:sz="4" w:space="0"/>
              <w:bottom w:val="single" w:color="000000" w:sz="6" w:space="0"/>
              <w:right w:val="single" w:color="000000" w:sz="4" w:space="0"/>
            </w:tcBorders>
          </w:tcPr>
          <w:p w14:paraId="790E277B">
            <w:pPr>
              <w:kinsoku w:val="0"/>
              <w:autoSpaceDE w:val="0"/>
              <w:autoSpaceDN w:val="0"/>
              <w:adjustRightInd w:val="0"/>
              <w:spacing w:before="5"/>
              <w:jc w:val="center"/>
              <w:rPr>
                <w:kern w:val="0"/>
                <w:sz w:val="24"/>
              </w:rPr>
            </w:pPr>
            <w:r>
              <w:rPr>
                <w:kern w:val="0"/>
                <w:sz w:val="24"/>
              </w:rPr>
              <w:t>Place of installation</w:t>
            </w:r>
          </w:p>
        </w:tc>
        <w:tc>
          <w:tcPr>
            <w:tcW w:w="677" w:type="dxa"/>
            <w:vMerge w:val="restart"/>
            <w:tcBorders>
              <w:top w:val="single" w:color="000000" w:sz="6" w:space="0"/>
              <w:left w:val="single" w:color="000000" w:sz="4" w:space="0"/>
              <w:bottom w:val="single" w:color="000000" w:sz="6" w:space="0"/>
              <w:right w:val="single" w:color="000000" w:sz="4" w:space="0"/>
            </w:tcBorders>
          </w:tcPr>
          <w:p w14:paraId="4F9D57A5">
            <w:pPr>
              <w:kinsoku w:val="0"/>
              <w:autoSpaceDE w:val="0"/>
              <w:autoSpaceDN w:val="0"/>
              <w:adjustRightInd w:val="0"/>
              <w:spacing w:before="5"/>
              <w:ind w:hanging="43"/>
              <w:jc w:val="center"/>
              <w:rPr>
                <w:kern w:val="0"/>
                <w:sz w:val="24"/>
              </w:rPr>
            </w:pPr>
            <w:r>
              <w:rPr>
                <w:kern w:val="0"/>
                <w:sz w:val="24"/>
              </w:rPr>
              <w:t>No. of set</w:t>
            </w:r>
          </w:p>
        </w:tc>
        <w:tc>
          <w:tcPr>
            <w:tcW w:w="1736" w:type="dxa"/>
            <w:vMerge w:val="restart"/>
            <w:tcBorders>
              <w:top w:val="single" w:color="000000" w:sz="6" w:space="0"/>
              <w:left w:val="single" w:color="000000" w:sz="4" w:space="0"/>
              <w:bottom w:val="single" w:color="000000" w:sz="6" w:space="0"/>
              <w:right w:val="single" w:color="000000" w:sz="4" w:space="0"/>
            </w:tcBorders>
          </w:tcPr>
          <w:p w14:paraId="111A5E21">
            <w:pPr>
              <w:kinsoku w:val="0"/>
              <w:autoSpaceDE w:val="0"/>
              <w:autoSpaceDN w:val="0"/>
              <w:adjustRightInd w:val="0"/>
              <w:spacing w:before="5"/>
              <w:jc w:val="center"/>
              <w:rPr>
                <w:kern w:val="0"/>
                <w:sz w:val="24"/>
              </w:rPr>
            </w:pPr>
            <w:r>
              <w:rPr>
                <w:kern w:val="0"/>
                <w:sz w:val="24"/>
              </w:rPr>
              <w:t>Type</w:t>
            </w:r>
          </w:p>
        </w:tc>
        <w:tc>
          <w:tcPr>
            <w:tcW w:w="1985" w:type="dxa"/>
            <w:vMerge w:val="restart"/>
            <w:tcBorders>
              <w:top w:val="single" w:color="000000" w:sz="6" w:space="0"/>
              <w:left w:val="single" w:color="000000" w:sz="4" w:space="0"/>
              <w:bottom w:val="single" w:color="000000" w:sz="6" w:space="0"/>
              <w:right w:val="single" w:color="000000" w:sz="4" w:space="0"/>
            </w:tcBorders>
          </w:tcPr>
          <w:p w14:paraId="0250BB53">
            <w:pPr>
              <w:kinsoku w:val="0"/>
              <w:autoSpaceDE w:val="0"/>
              <w:autoSpaceDN w:val="0"/>
              <w:adjustRightInd w:val="0"/>
              <w:spacing w:before="5"/>
              <w:jc w:val="center"/>
              <w:rPr>
                <w:kern w:val="0"/>
                <w:sz w:val="24"/>
              </w:rPr>
            </w:pPr>
            <w:r>
              <w:rPr>
                <w:kern w:val="0"/>
                <w:sz w:val="24"/>
              </w:rPr>
              <w:t>Mesh of element</w:t>
            </w:r>
          </w:p>
        </w:tc>
        <w:tc>
          <w:tcPr>
            <w:tcW w:w="2052" w:type="dxa"/>
            <w:gridSpan w:val="2"/>
            <w:tcBorders>
              <w:top w:val="single" w:color="000000" w:sz="6" w:space="0"/>
              <w:left w:val="single" w:color="000000" w:sz="4" w:space="0"/>
              <w:bottom w:val="single" w:color="000000" w:sz="6" w:space="0"/>
              <w:right w:val="single" w:color="000000" w:sz="4" w:space="0"/>
            </w:tcBorders>
          </w:tcPr>
          <w:p w14:paraId="2BDB3AEA">
            <w:pPr>
              <w:kinsoku w:val="0"/>
              <w:autoSpaceDE w:val="0"/>
              <w:autoSpaceDN w:val="0"/>
              <w:adjustRightInd w:val="0"/>
              <w:spacing w:before="5"/>
              <w:jc w:val="center"/>
              <w:rPr>
                <w:kern w:val="0"/>
                <w:sz w:val="24"/>
              </w:rPr>
            </w:pPr>
            <w:r>
              <w:rPr>
                <w:kern w:val="0"/>
                <w:sz w:val="24"/>
              </w:rPr>
              <w:t>Material</w:t>
            </w:r>
          </w:p>
        </w:tc>
      </w:tr>
      <w:tr w14:paraId="258FDD7C">
        <w:tblPrEx>
          <w:tblCellMar>
            <w:top w:w="0" w:type="dxa"/>
            <w:left w:w="57" w:type="dxa"/>
            <w:bottom w:w="0" w:type="dxa"/>
            <w:right w:w="57" w:type="dxa"/>
          </w:tblCellMar>
        </w:tblPrEx>
        <w:trPr>
          <w:cantSplit/>
          <w:tblHeader/>
        </w:trPr>
        <w:tc>
          <w:tcPr>
            <w:tcW w:w="868" w:type="dxa"/>
            <w:vMerge w:val="continue"/>
            <w:tcBorders>
              <w:top w:val="single" w:color="000000" w:sz="6" w:space="0"/>
              <w:left w:val="single" w:color="000000" w:sz="4" w:space="0"/>
              <w:bottom w:val="single" w:color="000000" w:sz="6" w:space="0"/>
              <w:right w:val="single" w:color="000000" w:sz="4" w:space="0"/>
            </w:tcBorders>
          </w:tcPr>
          <w:p w14:paraId="6F8B7A10">
            <w:pPr>
              <w:kinsoku w:val="0"/>
              <w:autoSpaceDE w:val="0"/>
              <w:autoSpaceDN w:val="0"/>
              <w:adjustRightInd w:val="0"/>
              <w:spacing w:before="5"/>
              <w:jc w:val="center"/>
              <w:rPr>
                <w:kern w:val="0"/>
                <w:sz w:val="24"/>
              </w:rPr>
            </w:pPr>
          </w:p>
        </w:tc>
        <w:tc>
          <w:tcPr>
            <w:tcW w:w="2479" w:type="dxa"/>
            <w:gridSpan w:val="2"/>
            <w:vMerge w:val="continue"/>
            <w:tcBorders>
              <w:top w:val="single" w:color="000000" w:sz="6" w:space="0"/>
              <w:left w:val="single" w:color="000000" w:sz="4" w:space="0"/>
              <w:bottom w:val="single" w:color="000000" w:sz="6" w:space="0"/>
              <w:right w:val="single" w:color="000000" w:sz="4" w:space="0"/>
            </w:tcBorders>
          </w:tcPr>
          <w:p w14:paraId="5F412111">
            <w:pPr>
              <w:kinsoku w:val="0"/>
              <w:autoSpaceDE w:val="0"/>
              <w:autoSpaceDN w:val="0"/>
              <w:adjustRightInd w:val="0"/>
              <w:spacing w:before="5"/>
              <w:jc w:val="center"/>
              <w:rPr>
                <w:kern w:val="0"/>
                <w:sz w:val="24"/>
              </w:rPr>
            </w:pPr>
          </w:p>
        </w:tc>
        <w:tc>
          <w:tcPr>
            <w:tcW w:w="677" w:type="dxa"/>
            <w:vMerge w:val="continue"/>
            <w:tcBorders>
              <w:top w:val="single" w:color="000000" w:sz="6" w:space="0"/>
              <w:left w:val="single" w:color="000000" w:sz="4" w:space="0"/>
              <w:bottom w:val="single" w:color="000000" w:sz="6" w:space="0"/>
              <w:right w:val="single" w:color="000000" w:sz="4" w:space="0"/>
            </w:tcBorders>
          </w:tcPr>
          <w:p w14:paraId="4E59796A">
            <w:pPr>
              <w:kinsoku w:val="0"/>
              <w:autoSpaceDE w:val="0"/>
              <w:autoSpaceDN w:val="0"/>
              <w:adjustRightInd w:val="0"/>
              <w:spacing w:before="5"/>
              <w:jc w:val="center"/>
              <w:rPr>
                <w:kern w:val="0"/>
                <w:sz w:val="24"/>
              </w:rPr>
            </w:pPr>
          </w:p>
        </w:tc>
        <w:tc>
          <w:tcPr>
            <w:tcW w:w="1736" w:type="dxa"/>
            <w:vMerge w:val="continue"/>
            <w:tcBorders>
              <w:top w:val="single" w:color="000000" w:sz="6" w:space="0"/>
              <w:left w:val="single" w:color="000000" w:sz="4" w:space="0"/>
              <w:bottom w:val="single" w:color="000000" w:sz="6" w:space="0"/>
              <w:right w:val="single" w:color="000000" w:sz="4" w:space="0"/>
            </w:tcBorders>
          </w:tcPr>
          <w:p w14:paraId="327CB856">
            <w:pPr>
              <w:kinsoku w:val="0"/>
              <w:autoSpaceDE w:val="0"/>
              <w:autoSpaceDN w:val="0"/>
              <w:adjustRightInd w:val="0"/>
              <w:spacing w:before="5"/>
              <w:jc w:val="center"/>
              <w:rPr>
                <w:kern w:val="0"/>
                <w:sz w:val="24"/>
              </w:rPr>
            </w:pPr>
          </w:p>
        </w:tc>
        <w:tc>
          <w:tcPr>
            <w:tcW w:w="1985" w:type="dxa"/>
            <w:vMerge w:val="continue"/>
            <w:tcBorders>
              <w:top w:val="single" w:color="000000" w:sz="6" w:space="0"/>
              <w:left w:val="single" w:color="000000" w:sz="4" w:space="0"/>
              <w:bottom w:val="single" w:color="000000" w:sz="6" w:space="0"/>
              <w:right w:val="single" w:color="000000" w:sz="4" w:space="0"/>
            </w:tcBorders>
          </w:tcPr>
          <w:p w14:paraId="4600BA50">
            <w:pPr>
              <w:kinsoku w:val="0"/>
              <w:autoSpaceDE w:val="0"/>
              <w:autoSpaceDN w:val="0"/>
              <w:adjustRightInd w:val="0"/>
              <w:spacing w:before="5"/>
              <w:jc w:val="center"/>
              <w:rPr>
                <w:kern w:val="0"/>
                <w:sz w:val="24"/>
              </w:rPr>
            </w:pPr>
          </w:p>
        </w:tc>
        <w:tc>
          <w:tcPr>
            <w:tcW w:w="1134" w:type="dxa"/>
            <w:tcBorders>
              <w:top w:val="single" w:color="000000" w:sz="6" w:space="0"/>
              <w:left w:val="single" w:color="000000" w:sz="4" w:space="0"/>
              <w:bottom w:val="single" w:color="000000" w:sz="6" w:space="0"/>
              <w:right w:val="single" w:color="000000" w:sz="4" w:space="0"/>
            </w:tcBorders>
          </w:tcPr>
          <w:p w14:paraId="4BE34956">
            <w:pPr>
              <w:kinsoku w:val="0"/>
              <w:autoSpaceDE w:val="0"/>
              <w:autoSpaceDN w:val="0"/>
              <w:adjustRightInd w:val="0"/>
              <w:spacing w:before="5"/>
              <w:jc w:val="center"/>
              <w:rPr>
                <w:kern w:val="0"/>
                <w:sz w:val="24"/>
              </w:rPr>
            </w:pPr>
            <w:r>
              <w:rPr>
                <w:kern w:val="0"/>
                <w:sz w:val="24"/>
              </w:rPr>
              <w:t>Body</w:t>
            </w:r>
          </w:p>
        </w:tc>
        <w:tc>
          <w:tcPr>
            <w:tcW w:w="918" w:type="dxa"/>
            <w:tcBorders>
              <w:top w:val="single" w:color="000000" w:sz="6" w:space="0"/>
              <w:left w:val="single" w:color="000000" w:sz="4" w:space="0"/>
              <w:bottom w:val="single" w:color="000000" w:sz="6" w:space="0"/>
              <w:right w:val="single" w:color="000000" w:sz="4" w:space="0"/>
            </w:tcBorders>
          </w:tcPr>
          <w:p w14:paraId="50E66011">
            <w:pPr>
              <w:kinsoku w:val="0"/>
              <w:autoSpaceDE w:val="0"/>
              <w:autoSpaceDN w:val="0"/>
              <w:adjustRightInd w:val="0"/>
              <w:spacing w:before="5"/>
              <w:jc w:val="center"/>
              <w:rPr>
                <w:kern w:val="0"/>
                <w:sz w:val="24"/>
              </w:rPr>
            </w:pPr>
            <w:r>
              <w:rPr>
                <w:kern w:val="0"/>
                <w:sz w:val="24"/>
              </w:rPr>
              <w:t>Elem.</w:t>
            </w:r>
          </w:p>
        </w:tc>
      </w:tr>
      <w:tr w14:paraId="7BD12A6B">
        <w:tblPrEx>
          <w:tblCellMar>
            <w:top w:w="0" w:type="dxa"/>
            <w:left w:w="57" w:type="dxa"/>
            <w:bottom w:w="0" w:type="dxa"/>
            <w:right w:w="57" w:type="dxa"/>
          </w:tblCellMar>
        </w:tblPrEx>
        <w:trPr>
          <w:cantSplit/>
        </w:trPr>
        <w:tc>
          <w:tcPr>
            <w:tcW w:w="868" w:type="dxa"/>
            <w:vMerge w:val="restart"/>
            <w:tcBorders>
              <w:top w:val="single" w:color="000000" w:sz="6" w:space="0"/>
              <w:left w:val="single" w:color="000000" w:sz="4" w:space="0"/>
              <w:bottom w:val="single" w:color="000000" w:sz="6" w:space="0"/>
              <w:right w:val="single" w:color="000000" w:sz="4" w:space="0"/>
            </w:tcBorders>
          </w:tcPr>
          <w:p w14:paraId="2D29CBF5">
            <w:pPr>
              <w:kinsoku w:val="0"/>
              <w:autoSpaceDE w:val="0"/>
              <w:autoSpaceDN w:val="0"/>
              <w:adjustRightInd w:val="0"/>
              <w:spacing w:before="12"/>
              <w:jc w:val="center"/>
              <w:rPr>
                <w:kern w:val="0"/>
                <w:sz w:val="18"/>
                <w:szCs w:val="18"/>
              </w:rPr>
            </w:pPr>
          </w:p>
          <w:p w14:paraId="296A0E8A">
            <w:pPr>
              <w:kinsoku w:val="0"/>
              <w:autoSpaceDE w:val="0"/>
              <w:autoSpaceDN w:val="0"/>
              <w:adjustRightInd w:val="0"/>
              <w:jc w:val="center"/>
              <w:rPr>
                <w:kern w:val="0"/>
                <w:sz w:val="20"/>
                <w:szCs w:val="20"/>
              </w:rPr>
            </w:pPr>
          </w:p>
          <w:p w14:paraId="768FB93B">
            <w:pPr>
              <w:kinsoku w:val="0"/>
              <w:autoSpaceDE w:val="0"/>
              <w:autoSpaceDN w:val="0"/>
              <w:adjustRightInd w:val="0"/>
              <w:jc w:val="center"/>
              <w:rPr>
                <w:kern w:val="0"/>
                <w:sz w:val="20"/>
                <w:szCs w:val="20"/>
              </w:rPr>
            </w:pPr>
          </w:p>
          <w:p w14:paraId="26BE2622">
            <w:pPr>
              <w:kinsoku w:val="0"/>
              <w:autoSpaceDE w:val="0"/>
              <w:autoSpaceDN w:val="0"/>
              <w:adjustRightInd w:val="0"/>
              <w:jc w:val="center"/>
              <w:rPr>
                <w:kern w:val="0"/>
                <w:sz w:val="20"/>
                <w:szCs w:val="20"/>
              </w:rPr>
            </w:pPr>
          </w:p>
          <w:p w14:paraId="2F7BA69F">
            <w:pPr>
              <w:kinsoku w:val="0"/>
              <w:autoSpaceDE w:val="0"/>
              <w:autoSpaceDN w:val="0"/>
              <w:adjustRightInd w:val="0"/>
              <w:jc w:val="center"/>
              <w:rPr>
                <w:kern w:val="0"/>
                <w:sz w:val="20"/>
                <w:szCs w:val="20"/>
              </w:rPr>
            </w:pPr>
          </w:p>
          <w:p w14:paraId="61492B72">
            <w:pPr>
              <w:kinsoku w:val="0"/>
              <w:autoSpaceDE w:val="0"/>
              <w:autoSpaceDN w:val="0"/>
              <w:adjustRightInd w:val="0"/>
              <w:jc w:val="center"/>
              <w:rPr>
                <w:kern w:val="0"/>
                <w:sz w:val="20"/>
                <w:szCs w:val="20"/>
              </w:rPr>
            </w:pPr>
          </w:p>
          <w:p w14:paraId="10C7AC76">
            <w:pPr>
              <w:kinsoku w:val="0"/>
              <w:autoSpaceDE w:val="0"/>
              <w:autoSpaceDN w:val="0"/>
              <w:adjustRightInd w:val="0"/>
              <w:jc w:val="center"/>
              <w:rPr>
                <w:kern w:val="0"/>
                <w:sz w:val="20"/>
                <w:szCs w:val="20"/>
              </w:rPr>
            </w:pPr>
          </w:p>
          <w:p w14:paraId="69A9C10D">
            <w:pPr>
              <w:kinsoku w:val="0"/>
              <w:autoSpaceDE w:val="0"/>
              <w:autoSpaceDN w:val="0"/>
              <w:adjustRightInd w:val="0"/>
              <w:ind w:hanging="86"/>
              <w:jc w:val="center"/>
              <w:rPr>
                <w:kern w:val="0"/>
                <w:sz w:val="24"/>
              </w:rPr>
            </w:pPr>
            <w:r>
              <w:rPr>
                <w:kern w:val="0"/>
                <w:sz w:val="24"/>
              </w:rPr>
              <w:t>Fuel oil</w:t>
            </w:r>
          </w:p>
        </w:tc>
        <w:tc>
          <w:tcPr>
            <w:tcW w:w="1422" w:type="dxa"/>
            <w:tcBorders>
              <w:top w:val="single" w:color="000000" w:sz="6" w:space="0"/>
              <w:left w:val="single" w:color="000000" w:sz="4" w:space="0"/>
              <w:bottom w:val="single" w:color="000000" w:sz="6" w:space="0"/>
              <w:right w:val="single" w:color="000000" w:sz="4" w:space="0"/>
            </w:tcBorders>
          </w:tcPr>
          <w:p w14:paraId="17679B8A">
            <w:pPr>
              <w:kinsoku w:val="0"/>
              <w:autoSpaceDE w:val="0"/>
              <w:autoSpaceDN w:val="0"/>
              <w:adjustRightInd w:val="0"/>
              <w:spacing w:before="5"/>
              <w:jc w:val="center"/>
              <w:rPr>
                <w:kern w:val="0"/>
                <w:sz w:val="24"/>
              </w:rPr>
            </w:pPr>
            <w:r>
              <w:rPr>
                <w:kern w:val="0"/>
                <w:sz w:val="24"/>
              </w:rPr>
              <w:t>Main engine</w:t>
            </w:r>
          </w:p>
        </w:tc>
        <w:tc>
          <w:tcPr>
            <w:tcW w:w="1057" w:type="dxa"/>
            <w:tcBorders>
              <w:top w:val="single" w:color="000000" w:sz="6" w:space="0"/>
              <w:left w:val="single" w:color="000000" w:sz="4" w:space="0"/>
              <w:bottom w:val="single" w:color="000000" w:sz="6" w:space="0"/>
              <w:right w:val="single" w:color="000000" w:sz="4" w:space="0"/>
            </w:tcBorders>
          </w:tcPr>
          <w:p w14:paraId="6F1148CF">
            <w:pPr>
              <w:kinsoku w:val="0"/>
              <w:autoSpaceDE w:val="0"/>
              <w:autoSpaceDN w:val="0"/>
              <w:adjustRightInd w:val="0"/>
              <w:spacing w:before="5"/>
              <w:jc w:val="center"/>
              <w:rPr>
                <w:kern w:val="0"/>
                <w:sz w:val="24"/>
              </w:rPr>
            </w:pPr>
            <w:r>
              <w:rPr>
                <w:kern w:val="0"/>
                <w:sz w:val="24"/>
              </w:rPr>
              <w:t>Inlet</w:t>
            </w:r>
          </w:p>
        </w:tc>
        <w:tc>
          <w:tcPr>
            <w:tcW w:w="677" w:type="dxa"/>
            <w:tcBorders>
              <w:top w:val="single" w:color="000000" w:sz="6" w:space="0"/>
              <w:left w:val="single" w:color="000000" w:sz="4" w:space="0"/>
              <w:bottom w:val="single" w:color="000000" w:sz="6" w:space="0"/>
              <w:right w:val="single" w:color="000000" w:sz="4" w:space="0"/>
            </w:tcBorders>
          </w:tcPr>
          <w:p w14:paraId="593CA6DE">
            <w:pPr>
              <w:kinsoku w:val="0"/>
              <w:autoSpaceDE w:val="0"/>
              <w:autoSpaceDN w:val="0"/>
              <w:adjustRightInd w:val="0"/>
              <w:spacing w:before="5"/>
              <w:jc w:val="center"/>
              <w:rPr>
                <w:kern w:val="0"/>
                <w:sz w:val="24"/>
              </w:rPr>
            </w:pPr>
            <w:r>
              <w:rPr>
                <w:kern w:val="0"/>
                <w:sz w:val="24"/>
              </w:rPr>
              <w:t>1</w:t>
            </w:r>
          </w:p>
        </w:tc>
        <w:tc>
          <w:tcPr>
            <w:tcW w:w="1736" w:type="dxa"/>
            <w:tcBorders>
              <w:top w:val="single" w:color="000000" w:sz="6" w:space="0"/>
              <w:left w:val="single" w:color="000000" w:sz="4" w:space="0"/>
              <w:bottom w:val="single" w:color="000000" w:sz="6" w:space="0"/>
              <w:right w:val="single" w:color="000000" w:sz="4" w:space="0"/>
            </w:tcBorders>
          </w:tcPr>
          <w:p w14:paraId="312BF239">
            <w:pPr>
              <w:kinsoku w:val="0"/>
              <w:autoSpaceDE w:val="0"/>
              <w:autoSpaceDN w:val="0"/>
              <w:adjustRightInd w:val="0"/>
              <w:spacing w:before="5"/>
              <w:jc w:val="center"/>
              <w:rPr>
                <w:kern w:val="0"/>
                <w:sz w:val="24"/>
              </w:rPr>
            </w:pPr>
            <w:r>
              <w:rPr>
                <w:kern w:val="0"/>
                <w:sz w:val="24"/>
              </w:rPr>
              <w:t>Auto. back wash with manual by-pass filter</w:t>
            </w:r>
          </w:p>
        </w:tc>
        <w:tc>
          <w:tcPr>
            <w:tcW w:w="1985" w:type="dxa"/>
            <w:tcBorders>
              <w:top w:val="single" w:color="000000" w:sz="6" w:space="0"/>
              <w:left w:val="single" w:color="000000" w:sz="4" w:space="0"/>
              <w:bottom w:val="single" w:color="000000" w:sz="6" w:space="0"/>
              <w:right w:val="single" w:color="000000" w:sz="4" w:space="0"/>
            </w:tcBorders>
          </w:tcPr>
          <w:p w14:paraId="0897C182">
            <w:pPr>
              <w:kinsoku w:val="0"/>
              <w:autoSpaceDE w:val="0"/>
              <w:autoSpaceDN w:val="0"/>
              <w:adjustRightInd w:val="0"/>
              <w:spacing w:before="5"/>
              <w:jc w:val="center"/>
              <w:rPr>
                <w:kern w:val="0"/>
                <w:sz w:val="24"/>
              </w:rPr>
            </w:pPr>
            <w:r>
              <w:rPr>
                <w:kern w:val="0"/>
                <w:sz w:val="24"/>
              </w:rPr>
              <w:t>As per Maker’s recommendation</w:t>
            </w:r>
          </w:p>
        </w:tc>
        <w:tc>
          <w:tcPr>
            <w:tcW w:w="1134" w:type="dxa"/>
            <w:vMerge w:val="restart"/>
            <w:tcBorders>
              <w:top w:val="single" w:color="000000" w:sz="6" w:space="0"/>
              <w:left w:val="single" w:color="000000" w:sz="4" w:space="0"/>
              <w:bottom w:val="single" w:color="000000" w:sz="6" w:space="0"/>
              <w:right w:val="single" w:color="000000" w:sz="4" w:space="0"/>
            </w:tcBorders>
          </w:tcPr>
          <w:p w14:paraId="31EE5F8B">
            <w:pPr>
              <w:kinsoku w:val="0"/>
              <w:autoSpaceDE w:val="0"/>
              <w:autoSpaceDN w:val="0"/>
              <w:adjustRightInd w:val="0"/>
              <w:spacing w:before="12"/>
              <w:jc w:val="center"/>
              <w:rPr>
                <w:kern w:val="0"/>
                <w:sz w:val="18"/>
                <w:szCs w:val="18"/>
              </w:rPr>
            </w:pPr>
          </w:p>
          <w:p w14:paraId="3F49CE7E">
            <w:pPr>
              <w:kinsoku w:val="0"/>
              <w:autoSpaceDE w:val="0"/>
              <w:autoSpaceDN w:val="0"/>
              <w:adjustRightInd w:val="0"/>
              <w:jc w:val="center"/>
              <w:rPr>
                <w:kern w:val="0"/>
                <w:sz w:val="20"/>
                <w:szCs w:val="20"/>
              </w:rPr>
            </w:pPr>
          </w:p>
          <w:p w14:paraId="191B6DEC">
            <w:pPr>
              <w:kinsoku w:val="0"/>
              <w:autoSpaceDE w:val="0"/>
              <w:autoSpaceDN w:val="0"/>
              <w:adjustRightInd w:val="0"/>
              <w:jc w:val="center"/>
              <w:rPr>
                <w:kern w:val="0"/>
                <w:sz w:val="20"/>
                <w:szCs w:val="20"/>
              </w:rPr>
            </w:pPr>
          </w:p>
          <w:p w14:paraId="658E69D6">
            <w:pPr>
              <w:kinsoku w:val="0"/>
              <w:autoSpaceDE w:val="0"/>
              <w:autoSpaceDN w:val="0"/>
              <w:adjustRightInd w:val="0"/>
              <w:jc w:val="center"/>
              <w:rPr>
                <w:kern w:val="0"/>
                <w:sz w:val="20"/>
                <w:szCs w:val="20"/>
              </w:rPr>
            </w:pPr>
          </w:p>
          <w:p w14:paraId="41E8297A">
            <w:pPr>
              <w:kinsoku w:val="0"/>
              <w:autoSpaceDE w:val="0"/>
              <w:autoSpaceDN w:val="0"/>
              <w:adjustRightInd w:val="0"/>
              <w:jc w:val="center"/>
              <w:rPr>
                <w:kern w:val="0"/>
                <w:sz w:val="20"/>
                <w:szCs w:val="20"/>
              </w:rPr>
            </w:pPr>
          </w:p>
          <w:p w14:paraId="0B426CC3">
            <w:pPr>
              <w:kinsoku w:val="0"/>
              <w:autoSpaceDE w:val="0"/>
              <w:autoSpaceDN w:val="0"/>
              <w:adjustRightInd w:val="0"/>
              <w:jc w:val="center"/>
              <w:rPr>
                <w:kern w:val="0"/>
                <w:sz w:val="20"/>
                <w:szCs w:val="20"/>
              </w:rPr>
            </w:pPr>
          </w:p>
          <w:p w14:paraId="2E1CDA7D">
            <w:pPr>
              <w:kinsoku w:val="0"/>
              <w:autoSpaceDE w:val="0"/>
              <w:autoSpaceDN w:val="0"/>
              <w:adjustRightInd w:val="0"/>
              <w:jc w:val="center"/>
              <w:rPr>
                <w:kern w:val="0"/>
                <w:sz w:val="20"/>
                <w:szCs w:val="20"/>
              </w:rPr>
            </w:pPr>
          </w:p>
          <w:p w14:paraId="6BE4C9BB">
            <w:pPr>
              <w:kinsoku w:val="0"/>
              <w:autoSpaceDE w:val="0"/>
              <w:autoSpaceDN w:val="0"/>
              <w:adjustRightInd w:val="0"/>
              <w:jc w:val="center"/>
              <w:rPr>
                <w:kern w:val="0"/>
                <w:sz w:val="20"/>
                <w:szCs w:val="20"/>
              </w:rPr>
            </w:pPr>
          </w:p>
          <w:p w14:paraId="3BE359FA">
            <w:pPr>
              <w:kinsoku w:val="0"/>
              <w:autoSpaceDE w:val="0"/>
              <w:autoSpaceDN w:val="0"/>
              <w:adjustRightInd w:val="0"/>
              <w:jc w:val="center"/>
              <w:rPr>
                <w:kern w:val="0"/>
                <w:sz w:val="20"/>
                <w:szCs w:val="20"/>
              </w:rPr>
            </w:pPr>
          </w:p>
          <w:p w14:paraId="473D5C45">
            <w:pPr>
              <w:kinsoku w:val="0"/>
              <w:autoSpaceDE w:val="0"/>
              <w:autoSpaceDN w:val="0"/>
              <w:adjustRightInd w:val="0"/>
              <w:jc w:val="center"/>
              <w:rPr>
                <w:kern w:val="0"/>
                <w:sz w:val="20"/>
                <w:szCs w:val="20"/>
              </w:rPr>
            </w:pPr>
          </w:p>
          <w:p w14:paraId="795A2A53">
            <w:pPr>
              <w:kinsoku w:val="0"/>
              <w:autoSpaceDE w:val="0"/>
              <w:autoSpaceDN w:val="0"/>
              <w:adjustRightInd w:val="0"/>
              <w:jc w:val="center"/>
              <w:rPr>
                <w:kern w:val="0"/>
                <w:sz w:val="20"/>
                <w:szCs w:val="20"/>
              </w:rPr>
            </w:pPr>
          </w:p>
          <w:p w14:paraId="59EF7D5D">
            <w:pPr>
              <w:kinsoku w:val="0"/>
              <w:autoSpaceDE w:val="0"/>
              <w:autoSpaceDN w:val="0"/>
              <w:adjustRightInd w:val="0"/>
              <w:jc w:val="center"/>
              <w:rPr>
                <w:kern w:val="0"/>
                <w:sz w:val="20"/>
                <w:szCs w:val="20"/>
              </w:rPr>
            </w:pPr>
          </w:p>
          <w:p w14:paraId="354EAF57">
            <w:pPr>
              <w:kinsoku w:val="0"/>
              <w:autoSpaceDE w:val="0"/>
              <w:autoSpaceDN w:val="0"/>
              <w:adjustRightInd w:val="0"/>
              <w:jc w:val="center"/>
              <w:rPr>
                <w:kern w:val="0"/>
                <w:sz w:val="20"/>
                <w:szCs w:val="20"/>
              </w:rPr>
            </w:pPr>
          </w:p>
          <w:p w14:paraId="7F9D4AB1">
            <w:pPr>
              <w:kinsoku w:val="0"/>
              <w:autoSpaceDE w:val="0"/>
              <w:autoSpaceDN w:val="0"/>
              <w:adjustRightInd w:val="0"/>
              <w:jc w:val="center"/>
              <w:rPr>
                <w:kern w:val="0"/>
                <w:sz w:val="20"/>
                <w:szCs w:val="20"/>
              </w:rPr>
            </w:pPr>
          </w:p>
          <w:p w14:paraId="4FA79651">
            <w:pPr>
              <w:kinsoku w:val="0"/>
              <w:autoSpaceDE w:val="0"/>
              <w:autoSpaceDN w:val="0"/>
              <w:adjustRightInd w:val="0"/>
              <w:jc w:val="center"/>
              <w:rPr>
                <w:kern w:val="0"/>
                <w:sz w:val="24"/>
              </w:rPr>
            </w:pPr>
            <w:r>
              <w:rPr>
                <w:kern w:val="0"/>
                <w:sz w:val="24"/>
              </w:rPr>
              <w:t>Cast iron</w:t>
            </w:r>
          </w:p>
          <w:p w14:paraId="4B192C07">
            <w:pPr>
              <w:kinsoku w:val="0"/>
              <w:autoSpaceDE w:val="0"/>
              <w:autoSpaceDN w:val="0"/>
              <w:adjustRightInd w:val="0"/>
              <w:ind w:firstLine="380"/>
              <w:jc w:val="center"/>
              <w:rPr>
                <w:kern w:val="0"/>
                <w:sz w:val="24"/>
              </w:rPr>
            </w:pPr>
            <w:r>
              <w:rPr>
                <w:kern w:val="0"/>
                <w:sz w:val="24"/>
              </w:rPr>
              <w:t>or fabricated</w:t>
            </w:r>
          </w:p>
          <w:p w14:paraId="23746293">
            <w:pPr>
              <w:kinsoku w:val="0"/>
              <w:autoSpaceDE w:val="0"/>
              <w:autoSpaceDN w:val="0"/>
              <w:adjustRightInd w:val="0"/>
              <w:spacing w:before="14"/>
              <w:jc w:val="center"/>
              <w:rPr>
                <w:kern w:val="0"/>
                <w:sz w:val="24"/>
              </w:rPr>
            </w:pPr>
            <w:r>
              <w:rPr>
                <w:kern w:val="0"/>
                <w:sz w:val="24"/>
              </w:rPr>
              <w:t>steel plate</w:t>
            </w:r>
          </w:p>
        </w:tc>
        <w:tc>
          <w:tcPr>
            <w:tcW w:w="918" w:type="dxa"/>
            <w:vMerge w:val="restart"/>
            <w:tcBorders>
              <w:top w:val="single" w:color="000000" w:sz="6" w:space="0"/>
              <w:left w:val="single" w:color="000000" w:sz="4" w:space="0"/>
              <w:bottom w:val="single" w:color="000000" w:sz="6" w:space="0"/>
              <w:right w:val="single" w:color="000000" w:sz="4" w:space="0"/>
            </w:tcBorders>
          </w:tcPr>
          <w:p w14:paraId="14F9C558">
            <w:pPr>
              <w:kinsoku w:val="0"/>
              <w:autoSpaceDE w:val="0"/>
              <w:autoSpaceDN w:val="0"/>
              <w:adjustRightInd w:val="0"/>
              <w:spacing w:before="12"/>
              <w:jc w:val="center"/>
              <w:rPr>
                <w:kern w:val="0"/>
                <w:sz w:val="18"/>
                <w:szCs w:val="18"/>
              </w:rPr>
            </w:pPr>
          </w:p>
          <w:p w14:paraId="13082918">
            <w:pPr>
              <w:kinsoku w:val="0"/>
              <w:autoSpaceDE w:val="0"/>
              <w:autoSpaceDN w:val="0"/>
              <w:adjustRightInd w:val="0"/>
              <w:jc w:val="center"/>
              <w:rPr>
                <w:kern w:val="0"/>
                <w:sz w:val="20"/>
                <w:szCs w:val="20"/>
              </w:rPr>
            </w:pPr>
          </w:p>
          <w:p w14:paraId="455F104F">
            <w:pPr>
              <w:kinsoku w:val="0"/>
              <w:autoSpaceDE w:val="0"/>
              <w:autoSpaceDN w:val="0"/>
              <w:adjustRightInd w:val="0"/>
              <w:jc w:val="center"/>
              <w:rPr>
                <w:kern w:val="0"/>
                <w:sz w:val="20"/>
                <w:szCs w:val="20"/>
              </w:rPr>
            </w:pPr>
          </w:p>
          <w:p w14:paraId="54E7148F">
            <w:pPr>
              <w:kinsoku w:val="0"/>
              <w:autoSpaceDE w:val="0"/>
              <w:autoSpaceDN w:val="0"/>
              <w:adjustRightInd w:val="0"/>
              <w:jc w:val="center"/>
              <w:rPr>
                <w:kern w:val="0"/>
                <w:sz w:val="20"/>
                <w:szCs w:val="20"/>
              </w:rPr>
            </w:pPr>
          </w:p>
          <w:p w14:paraId="769B7E72">
            <w:pPr>
              <w:kinsoku w:val="0"/>
              <w:autoSpaceDE w:val="0"/>
              <w:autoSpaceDN w:val="0"/>
              <w:adjustRightInd w:val="0"/>
              <w:jc w:val="center"/>
              <w:rPr>
                <w:kern w:val="0"/>
                <w:sz w:val="20"/>
                <w:szCs w:val="20"/>
              </w:rPr>
            </w:pPr>
          </w:p>
          <w:p w14:paraId="1FDF15EC">
            <w:pPr>
              <w:kinsoku w:val="0"/>
              <w:autoSpaceDE w:val="0"/>
              <w:autoSpaceDN w:val="0"/>
              <w:adjustRightInd w:val="0"/>
              <w:jc w:val="center"/>
              <w:rPr>
                <w:kern w:val="0"/>
                <w:sz w:val="20"/>
                <w:szCs w:val="20"/>
              </w:rPr>
            </w:pPr>
          </w:p>
          <w:p w14:paraId="69EA8F4F">
            <w:pPr>
              <w:kinsoku w:val="0"/>
              <w:autoSpaceDE w:val="0"/>
              <w:autoSpaceDN w:val="0"/>
              <w:adjustRightInd w:val="0"/>
              <w:jc w:val="center"/>
              <w:rPr>
                <w:kern w:val="0"/>
                <w:sz w:val="20"/>
                <w:szCs w:val="20"/>
              </w:rPr>
            </w:pPr>
          </w:p>
          <w:p w14:paraId="7F57409C">
            <w:pPr>
              <w:kinsoku w:val="0"/>
              <w:autoSpaceDE w:val="0"/>
              <w:autoSpaceDN w:val="0"/>
              <w:adjustRightInd w:val="0"/>
              <w:jc w:val="center"/>
              <w:rPr>
                <w:kern w:val="0"/>
                <w:sz w:val="20"/>
                <w:szCs w:val="20"/>
              </w:rPr>
            </w:pPr>
          </w:p>
          <w:p w14:paraId="47EB4F6B">
            <w:pPr>
              <w:kinsoku w:val="0"/>
              <w:autoSpaceDE w:val="0"/>
              <w:autoSpaceDN w:val="0"/>
              <w:adjustRightInd w:val="0"/>
              <w:jc w:val="center"/>
              <w:rPr>
                <w:kern w:val="0"/>
                <w:sz w:val="20"/>
                <w:szCs w:val="20"/>
              </w:rPr>
            </w:pPr>
          </w:p>
          <w:p w14:paraId="45A04804">
            <w:pPr>
              <w:kinsoku w:val="0"/>
              <w:autoSpaceDE w:val="0"/>
              <w:autoSpaceDN w:val="0"/>
              <w:adjustRightInd w:val="0"/>
              <w:jc w:val="center"/>
              <w:rPr>
                <w:kern w:val="0"/>
                <w:sz w:val="20"/>
                <w:szCs w:val="20"/>
              </w:rPr>
            </w:pPr>
          </w:p>
          <w:p w14:paraId="4029C43C">
            <w:pPr>
              <w:kinsoku w:val="0"/>
              <w:autoSpaceDE w:val="0"/>
              <w:autoSpaceDN w:val="0"/>
              <w:adjustRightInd w:val="0"/>
              <w:jc w:val="center"/>
              <w:rPr>
                <w:kern w:val="0"/>
                <w:sz w:val="20"/>
                <w:szCs w:val="20"/>
              </w:rPr>
            </w:pPr>
          </w:p>
          <w:p w14:paraId="6B0A1875">
            <w:pPr>
              <w:kinsoku w:val="0"/>
              <w:autoSpaceDE w:val="0"/>
              <w:autoSpaceDN w:val="0"/>
              <w:adjustRightInd w:val="0"/>
              <w:jc w:val="center"/>
              <w:rPr>
                <w:kern w:val="0"/>
                <w:sz w:val="20"/>
                <w:szCs w:val="20"/>
              </w:rPr>
            </w:pPr>
          </w:p>
          <w:p w14:paraId="4D84656A">
            <w:pPr>
              <w:kinsoku w:val="0"/>
              <w:autoSpaceDE w:val="0"/>
              <w:autoSpaceDN w:val="0"/>
              <w:adjustRightInd w:val="0"/>
              <w:jc w:val="center"/>
              <w:rPr>
                <w:kern w:val="0"/>
                <w:sz w:val="20"/>
                <w:szCs w:val="20"/>
              </w:rPr>
            </w:pPr>
          </w:p>
          <w:p w14:paraId="1C6D1FC1">
            <w:pPr>
              <w:kinsoku w:val="0"/>
              <w:autoSpaceDE w:val="0"/>
              <w:autoSpaceDN w:val="0"/>
              <w:adjustRightInd w:val="0"/>
              <w:jc w:val="center"/>
              <w:rPr>
                <w:kern w:val="0"/>
                <w:sz w:val="20"/>
                <w:szCs w:val="20"/>
              </w:rPr>
            </w:pPr>
          </w:p>
          <w:p w14:paraId="5BBC16BE">
            <w:pPr>
              <w:kinsoku w:val="0"/>
              <w:autoSpaceDE w:val="0"/>
              <w:autoSpaceDN w:val="0"/>
              <w:adjustRightInd w:val="0"/>
              <w:ind w:hanging="54"/>
              <w:jc w:val="center"/>
              <w:rPr>
                <w:kern w:val="0"/>
                <w:sz w:val="24"/>
              </w:rPr>
            </w:pPr>
            <w:r>
              <w:rPr>
                <w:kern w:val="0"/>
                <w:sz w:val="24"/>
              </w:rPr>
              <w:t>Brass wire or stainless steel</w:t>
            </w:r>
          </w:p>
        </w:tc>
      </w:tr>
      <w:tr w14:paraId="3CB68067">
        <w:tblPrEx>
          <w:tblCellMar>
            <w:top w:w="0" w:type="dxa"/>
            <w:left w:w="57" w:type="dxa"/>
            <w:bottom w:w="0" w:type="dxa"/>
            <w:right w:w="57" w:type="dxa"/>
          </w:tblCellMar>
        </w:tblPrEx>
        <w:trPr>
          <w:cantSplit/>
        </w:trPr>
        <w:tc>
          <w:tcPr>
            <w:tcW w:w="868" w:type="dxa"/>
            <w:vMerge w:val="continue"/>
            <w:tcBorders>
              <w:top w:val="single" w:color="000000" w:sz="6" w:space="0"/>
              <w:left w:val="single" w:color="000000" w:sz="4" w:space="0"/>
              <w:bottom w:val="single" w:color="000000" w:sz="6" w:space="0"/>
              <w:right w:val="single" w:color="000000" w:sz="4" w:space="0"/>
            </w:tcBorders>
          </w:tcPr>
          <w:p w14:paraId="459E0E0A">
            <w:pPr>
              <w:kinsoku w:val="0"/>
              <w:autoSpaceDE w:val="0"/>
              <w:autoSpaceDN w:val="0"/>
              <w:adjustRightInd w:val="0"/>
              <w:ind w:hanging="54"/>
              <w:jc w:val="center"/>
              <w:rPr>
                <w:kern w:val="0"/>
                <w:sz w:val="24"/>
              </w:rPr>
            </w:pPr>
          </w:p>
        </w:tc>
        <w:tc>
          <w:tcPr>
            <w:tcW w:w="1422" w:type="dxa"/>
            <w:tcBorders>
              <w:top w:val="single" w:color="000000" w:sz="6" w:space="0"/>
              <w:left w:val="single" w:color="000000" w:sz="4" w:space="0"/>
              <w:bottom w:val="single" w:color="000000" w:sz="6" w:space="0"/>
              <w:right w:val="single" w:color="000000" w:sz="4" w:space="0"/>
            </w:tcBorders>
          </w:tcPr>
          <w:p w14:paraId="0819A7E8">
            <w:pPr>
              <w:kinsoku w:val="0"/>
              <w:autoSpaceDE w:val="0"/>
              <w:autoSpaceDN w:val="0"/>
              <w:adjustRightInd w:val="0"/>
              <w:spacing w:before="5"/>
              <w:jc w:val="center"/>
              <w:rPr>
                <w:kern w:val="0"/>
                <w:sz w:val="24"/>
              </w:rPr>
            </w:pPr>
            <w:r>
              <w:rPr>
                <w:kern w:val="0"/>
                <w:sz w:val="24"/>
              </w:rPr>
              <w:t>Generator engine</w:t>
            </w:r>
          </w:p>
        </w:tc>
        <w:tc>
          <w:tcPr>
            <w:tcW w:w="1057" w:type="dxa"/>
            <w:tcBorders>
              <w:top w:val="single" w:color="000000" w:sz="6" w:space="0"/>
              <w:left w:val="single" w:color="000000" w:sz="4" w:space="0"/>
              <w:bottom w:val="single" w:color="000000" w:sz="6" w:space="0"/>
              <w:right w:val="single" w:color="000000" w:sz="4" w:space="0"/>
            </w:tcBorders>
          </w:tcPr>
          <w:p w14:paraId="5A58925E">
            <w:pPr>
              <w:kinsoku w:val="0"/>
              <w:autoSpaceDE w:val="0"/>
              <w:autoSpaceDN w:val="0"/>
              <w:adjustRightInd w:val="0"/>
              <w:spacing w:before="5"/>
              <w:jc w:val="center"/>
              <w:rPr>
                <w:kern w:val="0"/>
                <w:sz w:val="24"/>
              </w:rPr>
            </w:pPr>
            <w:r>
              <w:rPr>
                <w:kern w:val="0"/>
                <w:sz w:val="24"/>
              </w:rPr>
              <w:t>Inlet</w:t>
            </w:r>
          </w:p>
        </w:tc>
        <w:tc>
          <w:tcPr>
            <w:tcW w:w="677" w:type="dxa"/>
            <w:tcBorders>
              <w:top w:val="single" w:color="000000" w:sz="6" w:space="0"/>
              <w:left w:val="single" w:color="000000" w:sz="4" w:space="0"/>
              <w:bottom w:val="single" w:color="000000" w:sz="6" w:space="0"/>
              <w:right w:val="single" w:color="000000" w:sz="4" w:space="0"/>
            </w:tcBorders>
          </w:tcPr>
          <w:p w14:paraId="63F12C05">
            <w:pPr>
              <w:kinsoku w:val="0"/>
              <w:autoSpaceDE w:val="0"/>
              <w:autoSpaceDN w:val="0"/>
              <w:adjustRightInd w:val="0"/>
              <w:spacing w:before="5"/>
              <w:jc w:val="center"/>
              <w:rPr>
                <w:kern w:val="0"/>
                <w:sz w:val="24"/>
              </w:rPr>
            </w:pPr>
            <w:r>
              <w:rPr>
                <w:kern w:val="0"/>
                <w:sz w:val="24"/>
              </w:rPr>
              <w:t>1</w:t>
            </w:r>
          </w:p>
        </w:tc>
        <w:tc>
          <w:tcPr>
            <w:tcW w:w="1736" w:type="dxa"/>
            <w:tcBorders>
              <w:top w:val="single" w:color="000000" w:sz="6" w:space="0"/>
              <w:left w:val="single" w:color="000000" w:sz="4" w:space="0"/>
              <w:bottom w:val="single" w:color="000000" w:sz="6" w:space="0"/>
              <w:right w:val="single" w:color="000000" w:sz="4" w:space="0"/>
            </w:tcBorders>
          </w:tcPr>
          <w:p w14:paraId="11202281">
            <w:pPr>
              <w:kinsoku w:val="0"/>
              <w:autoSpaceDE w:val="0"/>
              <w:autoSpaceDN w:val="0"/>
              <w:adjustRightInd w:val="0"/>
              <w:spacing w:before="5"/>
              <w:ind w:firstLine="23"/>
              <w:jc w:val="center"/>
              <w:rPr>
                <w:kern w:val="0"/>
                <w:sz w:val="24"/>
              </w:rPr>
            </w:pPr>
            <w:r>
              <w:rPr>
                <w:kern w:val="0"/>
                <w:sz w:val="24"/>
              </w:rPr>
              <w:t>Auto. back wash with manual by-pass filter</w:t>
            </w:r>
          </w:p>
        </w:tc>
        <w:tc>
          <w:tcPr>
            <w:tcW w:w="1985" w:type="dxa"/>
            <w:tcBorders>
              <w:top w:val="single" w:color="000000" w:sz="6" w:space="0"/>
              <w:left w:val="single" w:color="000000" w:sz="4" w:space="0"/>
              <w:bottom w:val="single" w:color="000000" w:sz="6" w:space="0"/>
              <w:right w:val="single" w:color="000000" w:sz="4" w:space="0"/>
            </w:tcBorders>
          </w:tcPr>
          <w:p w14:paraId="3E6E98C5">
            <w:pPr>
              <w:kinsoku w:val="0"/>
              <w:autoSpaceDE w:val="0"/>
              <w:autoSpaceDN w:val="0"/>
              <w:adjustRightInd w:val="0"/>
              <w:spacing w:before="5"/>
              <w:ind w:firstLine="44"/>
              <w:jc w:val="center"/>
              <w:rPr>
                <w:kern w:val="0"/>
                <w:sz w:val="24"/>
              </w:rPr>
            </w:pPr>
            <w:r>
              <w:rPr>
                <w:kern w:val="0"/>
                <w:sz w:val="24"/>
              </w:rPr>
              <w:t>As per Maker’s recommendation</w:t>
            </w:r>
          </w:p>
        </w:tc>
        <w:tc>
          <w:tcPr>
            <w:tcW w:w="1134" w:type="dxa"/>
            <w:vMerge w:val="continue"/>
            <w:tcBorders>
              <w:top w:val="single" w:color="000000" w:sz="6" w:space="0"/>
              <w:left w:val="single" w:color="000000" w:sz="4" w:space="0"/>
              <w:bottom w:val="single" w:color="000000" w:sz="6" w:space="0"/>
              <w:right w:val="single" w:color="000000" w:sz="4" w:space="0"/>
            </w:tcBorders>
          </w:tcPr>
          <w:p w14:paraId="76A19E36">
            <w:pPr>
              <w:kinsoku w:val="0"/>
              <w:autoSpaceDE w:val="0"/>
              <w:autoSpaceDN w:val="0"/>
              <w:adjustRightInd w:val="0"/>
              <w:spacing w:before="5"/>
              <w:ind w:firstLine="44"/>
              <w:jc w:val="center"/>
              <w:rPr>
                <w:kern w:val="0"/>
                <w:sz w:val="24"/>
              </w:rPr>
            </w:pPr>
          </w:p>
        </w:tc>
        <w:tc>
          <w:tcPr>
            <w:tcW w:w="918" w:type="dxa"/>
            <w:vMerge w:val="continue"/>
            <w:tcBorders>
              <w:top w:val="single" w:color="000000" w:sz="6" w:space="0"/>
              <w:left w:val="single" w:color="000000" w:sz="4" w:space="0"/>
              <w:bottom w:val="single" w:color="000000" w:sz="6" w:space="0"/>
              <w:right w:val="single" w:color="000000" w:sz="4" w:space="0"/>
            </w:tcBorders>
          </w:tcPr>
          <w:p w14:paraId="25948C69">
            <w:pPr>
              <w:kinsoku w:val="0"/>
              <w:autoSpaceDE w:val="0"/>
              <w:autoSpaceDN w:val="0"/>
              <w:adjustRightInd w:val="0"/>
              <w:spacing w:before="5"/>
              <w:ind w:firstLine="44"/>
              <w:jc w:val="center"/>
              <w:rPr>
                <w:kern w:val="0"/>
                <w:sz w:val="24"/>
              </w:rPr>
            </w:pPr>
          </w:p>
        </w:tc>
      </w:tr>
      <w:tr w14:paraId="2130DFB3">
        <w:tblPrEx>
          <w:tblCellMar>
            <w:top w:w="0" w:type="dxa"/>
            <w:left w:w="57" w:type="dxa"/>
            <w:bottom w:w="0" w:type="dxa"/>
            <w:right w:w="57" w:type="dxa"/>
          </w:tblCellMar>
        </w:tblPrEx>
        <w:trPr>
          <w:cantSplit/>
        </w:trPr>
        <w:tc>
          <w:tcPr>
            <w:tcW w:w="868" w:type="dxa"/>
            <w:vMerge w:val="continue"/>
            <w:tcBorders>
              <w:top w:val="single" w:color="000000" w:sz="6" w:space="0"/>
              <w:left w:val="single" w:color="000000" w:sz="4" w:space="0"/>
              <w:bottom w:val="single" w:color="000000" w:sz="6" w:space="0"/>
              <w:right w:val="single" w:color="000000" w:sz="4" w:space="0"/>
            </w:tcBorders>
          </w:tcPr>
          <w:p w14:paraId="73D67600">
            <w:pPr>
              <w:kinsoku w:val="0"/>
              <w:autoSpaceDE w:val="0"/>
              <w:autoSpaceDN w:val="0"/>
              <w:adjustRightInd w:val="0"/>
              <w:spacing w:before="5"/>
              <w:ind w:firstLine="44"/>
              <w:jc w:val="center"/>
              <w:rPr>
                <w:kern w:val="0"/>
                <w:sz w:val="24"/>
              </w:rPr>
            </w:pPr>
          </w:p>
        </w:tc>
        <w:tc>
          <w:tcPr>
            <w:tcW w:w="1422" w:type="dxa"/>
            <w:tcBorders>
              <w:top w:val="single" w:color="000000" w:sz="6" w:space="0"/>
              <w:left w:val="single" w:color="000000" w:sz="4" w:space="0"/>
              <w:bottom w:val="single" w:color="000000" w:sz="6" w:space="0"/>
              <w:right w:val="single" w:color="000000" w:sz="4" w:space="0"/>
            </w:tcBorders>
          </w:tcPr>
          <w:p w14:paraId="1D9FE042">
            <w:pPr>
              <w:kinsoku w:val="0"/>
              <w:autoSpaceDE w:val="0"/>
              <w:autoSpaceDN w:val="0"/>
              <w:adjustRightInd w:val="0"/>
              <w:spacing w:before="5"/>
              <w:jc w:val="center"/>
              <w:rPr>
                <w:kern w:val="0"/>
                <w:sz w:val="24"/>
              </w:rPr>
            </w:pPr>
            <w:r>
              <w:rPr>
                <w:kern w:val="0"/>
                <w:sz w:val="24"/>
              </w:rPr>
              <w:t>FO purifier</w:t>
            </w:r>
          </w:p>
        </w:tc>
        <w:tc>
          <w:tcPr>
            <w:tcW w:w="1057" w:type="dxa"/>
            <w:tcBorders>
              <w:top w:val="single" w:color="000000" w:sz="6" w:space="0"/>
              <w:left w:val="single" w:color="000000" w:sz="4" w:space="0"/>
              <w:bottom w:val="single" w:color="000000" w:sz="6" w:space="0"/>
              <w:right w:val="single" w:color="000000" w:sz="4" w:space="0"/>
            </w:tcBorders>
          </w:tcPr>
          <w:p w14:paraId="5430B1D8">
            <w:pPr>
              <w:kinsoku w:val="0"/>
              <w:autoSpaceDE w:val="0"/>
              <w:autoSpaceDN w:val="0"/>
              <w:adjustRightInd w:val="0"/>
              <w:spacing w:before="5"/>
              <w:jc w:val="center"/>
              <w:rPr>
                <w:kern w:val="0"/>
                <w:sz w:val="24"/>
              </w:rPr>
            </w:pPr>
            <w:r>
              <w:rPr>
                <w:kern w:val="0"/>
                <w:sz w:val="24"/>
              </w:rPr>
              <w:t>Suction</w:t>
            </w:r>
          </w:p>
        </w:tc>
        <w:tc>
          <w:tcPr>
            <w:tcW w:w="677" w:type="dxa"/>
            <w:tcBorders>
              <w:top w:val="single" w:color="000000" w:sz="6" w:space="0"/>
              <w:left w:val="single" w:color="000000" w:sz="4" w:space="0"/>
              <w:bottom w:val="single" w:color="000000" w:sz="6" w:space="0"/>
              <w:right w:val="single" w:color="000000" w:sz="4" w:space="0"/>
            </w:tcBorders>
          </w:tcPr>
          <w:p w14:paraId="0FFB307D">
            <w:pPr>
              <w:kinsoku w:val="0"/>
              <w:autoSpaceDE w:val="0"/>
              <w:autoSpaceDN w:val="0"/>
              <w:adjustRightInd w:val="0"/>
              <w:spacing w:before="5"/>
              <w:jc w:val="center"/>
              <w:rPr>
                <w:kern w:val="0"/>
                <w:sz w:val="24"/>
              </w:rPr>
            </w:pPr>
            <w:r>
              <w:rPr>
                <w:kern w:val="0"/>
                <w:sz w:val="24"/>
              </w:rPr>
              <w:t>1</w:t>
            </w:r>
          </w:p>
          <w:p w14:paraId="24663F2E">
            <w:pPr>
              <w:kinsoku w:val="0"/>
              <w:autoSpaceDE w:val="0"/>
              <w:autoSpaceDN w:val="0"/>
              <w:adjustRightInd w:val="0"/>
              <w:jc w:val="center"/>
              <w:rPr>
                <w:kern w:val="0"/>
                <w:sz w:val="24"/>
              </w:rPr>
            </w:pPr>
            <w:r>
              <w:rPr>
                <w:kern w:val="0"/>
                <w:sz w:val="24"/>
              </w:rPr>
              <w:t>each</w:t>
            </w:r>
          </w:p>
        </w:tc>
        <w:tc>
          <w:tcPr>
            <w:tcW w:w="1736" w:type="dxa"/>
            <w:tcBorders>
              <w:top w:val="single" w:color="000000" w:sz="6" w:space="0"/>
              <w:left w:val="single" w:color="000000" w:sz="4" w:space="0"/>
              <w:bottom w:val="single" w:color="000000" w:sz="6" w:space="0"/>
              <w:right w:val="single" w:color="000000" w:sz="4" w:space="0"/>
            </w:tcBorders>
          </w:tcPr>
          <w:p w14:paraId="4791D489">
            <w:pPr>
              <w:kinsoku w:val="0"/>
              <w:autoSpaceDE w:val="0"/>
              <w:autoSpaceDN w:val="0"/>
              <w:adjustRightInd w:val="0"/>
              <w:spacing w:before="5"/>
              <w:jc w:val="center"/>
              <w:rPr>
                <w:kern w:val="0"/>
                <w:sz w:val="24"/>
              </w:rPr>
            </w:pPr>
            <w:r>
              <w:rPr>
                <w:kern w:val="0"/>
                <w:sz w:val="24"/>
              </w:rPr>
              <w:t>Simplex</w:t>
            </w:r>
          </w:p>
        </w:tc>
        <w:tc>
          <w:tcPr>
            <w:tcW w:w="1985" w:type="dxa"/>
            <w:tcBorders>
              <w:top w:val="single" w:color="000000" w:sz="6" w:space="0"/>
              <w:left w:val="single" w:color="000000" w:sz="4" w:space="0"/>
              <w:bottom w:val="single" w:color="000000" w:sz="6" w:space="0"/>
              <w:right w:val="single" w:color="000000" w:sz="4" w:space="0"/>
            </w:tcBorders>
          </w:tcPr>
          <w:p w14:paraId="753A7DDB">
            <w:pPr>
              <w:kinsoku w:val="0"/>
              <w:autoSpaceDE w:val="0"/>
              <w:autoSpaceDN w:val="0"/>
              <w:adjustRightInd w:val="0"/>
              <w:spacing w:before="5"/>
              <w:jc w:val="center"/>
              <w:rPr>
                <w:kern w:val="0"/>
                <w:sz w:val="24"/>
              </w:rPr>
            </w:pPr>
            <w:r>
              <w:rPr>
                <w:kern w:val="0"/>
                <w:sz w:val="24"/>
              </w:rPr>
              <w:t>30</w:t>
            </w:r>
          </w:p>
        </w:tc>
        <w:tc>
          <w:tcPr>
            <w:tcW w:w="1134" w:type="dxa"/>
            <w:vMerge w:val="continue"/>
            <w:tcBorders>
              <w:top w:val="single" w:color="000000" w:sz="6" w:space="0"/>
              <w:left w:val="single" w:color="000000" w:sz="4" w:space="0"/>
              <w:bottom w:val="single" w:color="000000" w:sz="6" w:space="0"/>
              <w:right w:val="single" w:color="000000" w:sz="4" w:space="0"/>
            </w:tcBorders>
          </w:tcPr>
          <w:p w14:paraId="578A409D">
            <w:pPr>
              <w:kinsoku w:val="0"/>
              <w:autoSpaceDE w:val="0"/>
              <w:autoSpaceDN w:val="0"/>
              <w:adjustRightInd w:val="0"/>
              <w:spacing w:before="5"/>
              <w:jc w:val="center"/>
              <w:rPr>
                <w:kern w:val="0"/>
                <w:sz w:val="24"/>
              </w:rPr>
            </w:pPr>
          </w:p>
        </w:tc>
        <w:tc>
          <w:tcPr>
            <w:tcW w:w="918" w:type="dxa"/>
            <w:vMerge w:val="continue"/>
            <w:tcBorders>
              <w:top w:val="single" w:color="000000" w:sz="6" w:space="0"/>
              <w:left w:val="single" w:color="000000" w:sz="4" w:space="0"/>
              <w:bottom w:val="single" w:color="000000" w:sz="6" w:space="0"/>
              <w:right w:val="single" w:color="000000" w:sz="4" w:space="0"/>
            </w:tcBorders>
          </w:tcPr>
          <w:p w14:paraId="1B36A7DF">
            <w:pPr>
              <w:kinsoku w:val="0"/>
              <w:autoSpaceDE w:val="0"/>
              <w:autoSpaceDN w:val="0"/>
              <w:adjustRightInd w:val="0"/>
              <w:spacing w:before="5"/>
              <w:jc w:val="center"/>
              <w:rPr>
                <w:kern w:val="0"/>
                <w:sz w:val="24"/>
              </w:rPr>
            </w:pPr>
          </w:p>
        </w:tc>
      </w:tr>
      <w:tr w14:paraId="4868501C">
        <w:tblPrEx>
          <w:tblCellMar>
            <w:top w:w="0" w:type="dxa"/>
            <w:left w:w="57" w:type="dxa"/>
            <w:bottom w:w="0" w:type="dxa"/>
            <w:right w:w="57" w:type="dxa"/>
          </w:tblCellMar>
        </w:tblPrEx>
        <w:trPr>
          <w:cantSplit/>
        </w:trPr>
        <w:tc>
          <w:tcPr>
            <w:tcW w:w="868" w:type="dxa"/>
            <w:vMerge w:val="continue"/>
            <w:tcBorders>
              <w:top w:val="single" w:color="000000" w:sz="6" w:space="0"/>
              <w:left w:val="single" w:color="000000" w:sz="4" w:space="0"/>
              <w:bottom w:val="single" w:color="000000" w:sz="6" w:space="0"/>
              <w:right w:val="single" w:color="000000" w:sz="4" w:space="0"/>
            </w:tcBorders>
          </w:tcPr>
          <w:p w14:paraId="4D724CC1">
            <w:pPr>
              <w:kinsoku w:val="0"/>
              <w:autoSpaceDE w:val="0"/>
              <w:autoSpaceDN w:val="0"/>
              <w:adjustRightInd w:val="0"/>
              <w:spacing w:before="5"/>
              <w:jc w:val="center"/>
              <w:rPr>
                <w:kern w:val="0"/>
                <w:sz w:val="24"/>
              </w:rPr>
            </w:pPr>
          </w:p>
        </w:tc>
        <w:tc>
          <w:tcPr>
            <w:tcW w:w="1422" w:type="dxa"/>
            <w:tcBorders>
              <w:top w:val="single" w:color="000000" w:sz="6" w:space="0"/>
              <w:left w:val="single" w:color="000000" w:sz="4" w:space="0"/>
              <w:bottom w:val="single" w:color="000000" w:sz="6" w:space="0"/>
              <w:right w:val="single" w:color="000000" w:sz="4" w:space="0"/>
            </w:tcBorders>
          </w:tcPr>
          <w:p w14:paraId="6093FA78">
            <w:pPr>
              <w:kinsoku w:val="0"/>
              <w:autoSpaceDE w:val="0"/>
              <w:autoSpaceDN w:val="0"/>
              <w:adjustRightInd w:val="0"/>
              <w:spacing w:before="5"/>
              <w:jc w:val="center"/>
              <w:rPr>
                <w:kern w:val="0"/>
                <w:sz w:val="24"/>
              </w:rPr>
            </w:pPr>
            <w:r>
              <w:rPr>
                <w:kern w:val="0"/>
                <w:sz w:val="24"/>
              </w:rPr>
              <w:t xml:space="preserve">HFO </w:t>
            </w:r>
            <w:r>
              <w:rPr>
                <w:rFonts w:hint="eastAsia"/>
                <w:kern w:val="0"/>
                <w:sz w:val="24"/>
              </w:rPr>
              <w:t>,</w:t>
            </w:r>
            <w:r>
              <w:rPr>
                <w:kern w:val="0"/>
                <w:sz w:val="24"/>
              </w:rPr>
              <w:t xml:space="preserve"> LSHFO/ULSFO trans pump</w:t>
            </w:r>
          </w:p>
        </w:tc>
        <w:tc>
          <w:tcPr>
            <w:tcW w:w="1057" w:type="dxa"/>
            <w:tcBorders>
              <w:top w:val="single" w:color="000000" w:sz="6" w:space="0"/>
              <w:left w:val="single" w:color="000000" w:sz="4" w:space="0"/>
              <w:bottom w:val="single" w:color="000000" w:sz="6" w:space="0"/>
              <w:right w:val="single" w:color="000000" w:sz="4" w:space="0"/>
            </w:tcBorders>
          </w:tcPr>
          <w:p w14:paraId="234004FF">
            <w:pPr>
              <w:kinsoku w:val="0"/>
              <w:autoSpaceDE w:val="0"/>
              <w:autoSpaceDN w:val="0"/>
              <w:adjustRightInd w:val="0"/>
              <w:spacing w:before="5"/>
              <w:jc w:val="center"/>
              <w:rPr>
                <w:kern w:val="0"/>
                <w:sz w:val="24"/>
              </w:rPr>
            </w:pPr>
            <w:r>
              <w:rPr>
                <w:kern w:val="0"/>
                <w:sz w:val="24"/>
              </w:rPr>
              <w:t>Suction</w:t>
            </w:r>
          </w:p>
        </w:tc>
        <w:tc>
          <w:tcPr>
            <w:tcW w:w="677" w:type="dxa"/>
            <w:tcBorders>
              <w:top w:val="single" w:color="000000" w:sz="6" w:space="0"/>
              <w:left w:val="single" w:color="000000" w:sz="4" w:space="0"/>
              <w:bottom w:val="single" w:color="000000" w:sz="6" w:space="0"/>
              <w:right w:val="single" w:color="000000" w:sz="4" w:space="0"/>
            </w:tcBorders>
          </w:tcPr>
          <w:p w14:paraId="03E95EA7">
            <w:pPr>
              <w:kinsoku w:val="0"/>
              <w:autoSpaceDE w:val="0"/>
              <w:autoSpaceDN w:val="0"/>
              <w:adjustRightInd w:val="0"/>
              <w:spacing w:before="5"/>
              <w:jc w:val="center"/>
              <w:rPr>
                <w:kern w:val="0"/>
                <w:sz w:val="24"/>
              </w:rPr>
            </w:pPr>
            <w:r>
              <w:rPr>
                <w:kern w:val="0"/>
                <w:sz w:val="24"/>
              </w:rPr>
              <w:t>2</w:t>
            </w:r>
          </w:p>
        </w:tc>
        <w:tc>
          <w:tcPr>
            <w:tcW w:w="1736" w:type="dxa"/>
            <w:tcBorders>
              <w:top w:val="single" w:color="000000" w:sz="6" w:space="0"/>
              <w:left w:val="single" w:color="000000" w:sz="4" w:space="0"/>
              <w:bottom w:val="single" w:color="000000" w:sz="6" w:space="0"/>
              <w:right w:val="single" w:color="000000" w:sz="4" w:space="0"/>
            </w:tcBorders>
          </w:tcPr>
          <w:p w14:paraId="48B3D776">
            <w:pPr>
              <w:kinsoku w:val="0"/>
              <w:autoSpaceDE w:val="0"/>
              <w:autoSpaceDN w:val="0"/>
              <w:adjustRightInd w:val="0"/>
              <w:spacing w:before="5"/>
              <w:jc w:val="center"/>
              <w:rPr>
                <w:kern w:val="0"/>
                <w:sz w:val="24"/>
              </w:rPr>
            </w:pPr>
            <w:r>
              <w:rPr>
                <w:kern w:val="0"/>
                <w:sz w:val="24"/>
              </w:rPr>
              <w:t>Simplex</w:t>
            </w:r>
          </w:p>
        </w:tc>
        <w:tc>
          <w:tcPr>
            <w:tcW w:w="1985" w:type="dxa"/>
            <w:tcBorders>
              <w:top w:val="single" w:color="000000" w:sz="6" w:space="0"/>
              <w:left w:val="single" w:color="000000" w:sz="4" w:space="0"/>
              <w:bottom w:val="single" w:color="000000" w:sz="6" w:space="0"/>
              <w:right w:val="single" w:color="000000" w:sz="4" w:space="0"/>
            </w:tcBorders>
          </w:tcPr>
          <w:p w14:paraId="06113B24">
            <w:pPr>
              <w:kinsoku w:val="0"/>
              <w:autoSpaceDE w:val="0"/>
              <w:autoSpaceDN w:val="0"/>
              <w:adjustRightInd w:val="0"/>
              <w:spacing w:before="5"/>
              <w:jc w:val="center"/>
              <w:rPr>
                <w:kern w:val="0"/>
                <w:sz w:val="24"/>
              </w:rPr>
            </w:pPr>
            <w:r>
              <w:rPr>
                <w:kern w:val="0"/>
                <w:sz w:val="24"/>
              </w:rPr>
              <w:t>24</w:t>
            </w:r>
          </w:p>
        </w:tc>
        <w:tc>
          <w:tcPr>
            <w:tcW w:w="1134" w:type="dxa"/>
            <w:vMerge w:val="continue"/>
            <w:tcBorders>
              <w:top w:val="single" w:color="000000" w:sz="6" w:space="0"/>
              <w:left w:val="single" w:color="000000" w:sz="4" w:space="0"/>
              <w:bottom w:val="single" w:color="000000" w:sz="6" w:space="0"/>
              <w:right w:val="single" w:color="000000" w:sz="4" w:space="0"/>
            </w:tcBorders>
          </w:tcPr>
          <w:p w14:paraId="01CC1A97">
            <w:pPr>
              <w:kinsoku w:val="0"/>
              <w:autoSpaceDE w:val="0"/>
              <w:autoSpaceDN w:val="0"/>
              <w:adjustRightInd w:val="0"/>
              <w:spacing w:before="5"/>
              <w:jc w:val="center"/>
              <w:rPr>
                <w:kern w:val="0"/>
                <w:sz w:val="24"/>
              </w:rPr>
            </w:pPr>
          </w:p>
        </w:tc>
        <w:tc>
          <w:tcPr>
            <w:tcW w:w="918" w:type="dxa"/>
            <w:vMerge w:val="continue"/>
            <w:tcBorders>
              <w:top w:val="single" w:color="000000" w:sz="6" w:space="0"/>
              <w:left w:val="single" w:color="000000" w:sz="4" w:space="0"/>
              <w:bottom w:val="single" w:color="000000" w:sz="6" w:space="0"/>
              <w:right w:val="single" w:color="000000" w:sz="4" w:space="0"/>
            </w:tcBorders>
          </w:tcPr>
          <w:p w14:paraId="09CB6436">
            <w:pPr>
              <w:kinsoku w:val="0"/>
              <w:autoSpaceDE w:val="0"/>
              <w:autoSpaceDN w:val="0"/>
              <w:adjustRightInd w:val="0"/>
              <w:spacing w:before="5"/>
              <w:jc w:val="center"/>
              <w:rPr>
                <w:kern w:val="0"/>
                <w:sz w:val="24"/>
              </w:rPr>
            </w:pPr>
          </w:p>
        </w:tc>
      </w:tr>
      <w:tr w14:paraId="6A159BAA">
        <w:tblPrEx>
          <w:tblCellMar>
            <w:top w:w="0" w:type="dxa"/>
            <w:left w:w="57" w:type="dxa"/>
            <w:bottom w:w="0" w:type="dxa"/>
            <w:right w:w="57" w:type="dxa"/>
          </w:tblCellMar>
        </w:tblPrEx>
        <w:trPr>
          <w:cantSplit/>
        </w:trPr>
        <w:tc>
          <w:tcPr>
            <w:tcW w:w="868" w:type="dxa"/>
            <w:vMerge w:val="continue"/>
            <w:tcBorders>
              <w:top w:val="single" w:color="000000" w:sz="6" w:space="0"/>
              <w:left w:val="single" w:color="000000" w:sz="4" w:space="0"/>
              <w:bottom w:val="single" w:color="000000" w:sz="6" w:space="0"/>
              <w:right w:val="single" w:color="000000" w:sz="4" w:space="0"/>
            </w:tcBorders>
          </w:tcPr>
          <w:p w14:paraId="4BBC9442">
            <w:pPr>
              <w:kinsoku w:val="0"/>
              <w:autoSpaceDE w:val="0"/>
              <w:autoSpaceDN w:val="0"/>
              <w:adjustRightInd w:val="0"/>
              <w:spacing w:before="5"/>
              <w:jc w:val="center"/>
              <w:rPr>
                <w:kern w:val="0"/>
                <w:sz w:val="24"/>
              </w:rPr>
            </w:pPr>
          </w:p>
        </w:tc>
        <w:tc>
          <w:tcPr>
            <w:tcW w:w="1422" w:type="dxa"/>
            <w:tcBorders>
              <w:top w:val="single" w:color="000000" w:sz="6" w:space="0"/>
              <w:left w:val="single" w:color="000000" w:sz="4" w:space="0"/>
              <w:bottom w:val="single" w:color="000000" w:sz="6" w:space="0"/>
              <w:right w:val="single" w:color="000000" w:sz="4" w:space="0"/>
            </w:tcBorders>
          </w:tcPr>
          <w:p w14:paraId="46C22600">
            <w:pPr>
              <w:kinsoku w:val="0"/>
              <w:autoSpaceDE w:val="0"/>
              <w:autoSpaceDN w:val="0"/>
              <w:adjustRightInd w:val="0"/>
              <w:spacing w:before="5"/>
              <w:jc w:val="center"/>
              <w:rPr>
                <w:kern w:val="0"/>
                <w:sz w:val="24"/>
                <w:lang w:val="fr-FR"/>
              </w:rPr>
            </w:pPr>
            <w:r>
              <w:rPr>
                <w:kern w:val="0"/>
                <w:sz w:val="24"/>
                <w:lang w:val="fr-FR"/>
              </w:rPr>
              <w:t>M.G.O. trans. pump</w:t>
            </w:r>
          </w:p>
        </w:tc>
        <w:tc>
          <w:tcPr>
            <w:tcW w:w="1057" w:type="dxa"/>
            <w:tcBorders>
              <w:top w:val="single" w:color="000000" w:sz="6" w:space="0"/>
              <w:left w:val="single" w:color="000000" w:sz="4" w:space="0"/>
              <w:bottom w:val="single" w:color="000000" w:sz="6" w:space="0"/>
              <w:right w:val="single" w:color="000000" w:sz="4" w:space="0"/>
            </w:tcBorders>
          </w:tcPr>
          <w:p w14:paraId="25133D0D">
            <w:pPr>
              <w:kinsoku w:val="0"/>
              <w:autoSpaceDE w:val="0"/>
              <w:autoSpaceDN w:val="0"/>
              <w:adjustRightInd w:val="0"/>
              <w:spacing w:before="5"/>
              <w:jc w:val="center"/>
              <w:rPr>
                <w:kern w:val="0"/>
                <w:sz w:val="24"/>
              </w:rPr>
            </w:pPr>
            <w:r>
              <w:rPr>
                <w:kern w:val="0"/>
                <w:sz w:val="24"/>
              </w:rPr>
              <w:t>Suction</w:t>
            </w:r>
          </w:p>
        </w:tc>
        <w:tc>
          <w:tcPr>
            <w:tcW w:w="677" w:type="dxa"/>
            <w:tcBorders>
              <w:top w:val="single" w:color="000000" w:sz="6" w:space="0"/>
              <w:left w:val="single" w:color="000000" w:sz="4" w:space="0"/>
              <w:bottom w:val="single" w:color="000000" w:sz="6" w:space="0"/>
              <w:right w:val="single" w:color="000000" w:sz="4" w:space="0"/>
            </w:tcBorders>
          </w:tcPr>
          <w:p w14:paraId="2180CAF0">
            <w:pPr>
              <w:kinsoku w:val="0"/>
              <w:autoSpaceDE w:val="0"/>
              <w:autoSpaceDN w:val="0"/>
              <w:adjustRightInd w:val="0"/>
              <w:spacing w:before="5"/>
              <w:jc w:val="center"/>
              <w:rPr>
                <w:kern w:val="0"/>
                <w:sz w:val="24"/>
              </w:rPr>
            </w:pPr>
            <w:r>
              <w:rPr>
                <w:kern w:val="0"/>
                <w:sz w:val="24"/>
              </w:rPr>
              <w:t>1</w:t>
            </w:r>
          </w:p>
        </w:tc>
        <w:tc>
          <w:tcPr>
            <w:tcW w:w="1736" w:type="dxa"/>
            <w:tcBorders>
              <w:top w:val="single" w:color="000000" w:sz="6" w:space="0"/>
              <w:left w:val="single" w:color="000000" w:sz="4" w:space="0"/>
              <w:bottom w:val="single" w:color="000000" w:sz="6" w:space="0"/>
              <w:right w:val="single" w:color="000000" w:sz="4" w:space="0"/>
            </w:tcBorders>
          </w:tcPr>
          <w:p w14:paraId="2BCC1053">
            <w:pPr>
              <w:kinsoku w:val="0"/>
              <w:autoSpaceDE w:val="0"/>
              <w:autoSpaceDN w:val="0"/>
              <w:adjustRightInd w:val="0"/>
              <w:spacing w:before="5"/>
              <w:jc w:val="center"/>
              <w:rPr>
                <w:kern w:val="0"/>
                <w:sz w:val="24"/>
              </w:rPr>
            </w:pPr>
            <w:r>
              <w:rPr>
                <w:kern w:val="0"/>
                <w:sz w:val="24"/>
              </w:rPr>
              <w:t>Simplex</w:t>
            </w:r>
          </w:p>
        </w:tc>
        <w:tc>
          <w:tcPr>
            <w:tcW w:w="1985" w:type="dxa"/>
            <w:tcBorders>
              <w:top w:val="single" w:color="000000" w:sz="6" w:space="0"/>
              <w:left w:val="single" w:color="000000" w:sz="4" w:space="0"/>
              <w:bottom w:val="single" w:color="000000" w:sz="6" w:space="0"/>
              <w:right w:val="single" w:color="000000" w:sz="4" w:space="0"/>
            </w:tcBorders>
          </w:tcPr>
          <w:p w14:paraId="14A99524">
            <w:pPr>
              <w:kinsoku w:val="0"/>
              <w:autoSpaceDE w:val="0"/>
              <w:autoSpaceDN w:val="0"/>
              <w:adjustRightInd w:val="0"/>
              <w:spacing w:before="5"/>
              <w:jc w:val="center"/>
              <w:rPr>
                <w:kern w:val="0"/>
                <w:sz w:val="24"/>
              </w:rPr>
            </w:pPr>
            <w:r>
              <w:rPr>
                <w:kern w:val="0"/>
                <w:sz w:val="24"/>
              </w:rPr>
              <w:t>24</w:t>
            </w:r>
          </w:p>
        </w:tc>
        <w:tc>
          <w:tcPr>
            <w:tcW w:w="1134" w:type="dxa"/>
            <w:vMerge w:val="continue"/>
            <w:tcBorders>
              <w:top w:val="single" w:color="000000" w:sz="6" w:space="0"/>
              <w:left w:val="single" w:color="000000" w:sz="4" w:space="0"/>
              <w:bottom w:val="single" w:color="000000" w:sz="6" w:space="0"/>
              <w:right w:val="single" w:color="000000" w:sz="4" w:space="0"/>
            </w:tcBorders>
          </w:tcPr>
          <w:p w14:paraId="217CE386">
            <w:pPr>
              <w:kinsoku w:val="0"/>
              <w:autoSpaceDE w:val="0"/>
              <w:autoSpaceDN w:val="0"/>
              <w:adjustRightInd w:val="0"/>
              <w:spacing w:before="5"/>
              <w:jc w:val="center"/>
              <w:rPr>
                <w:kern w:val="0"/>
                <w:sz w:val="24"/>
              </w:rPr>
            </w:pPr>
          </w:p>
        </w:tc>
        <w:tc>
          <w:tcPr>
            <w:tcW w:w="918" w:type="dxa"/>
            <w:vMerge w:val="continue"/>
            <w:tcBorders>
              <w:top w:val="single" w:color="000000" w:sz="6" w:space="0"/>
              <w:left w:val="single" w:color="000000" w:sz="4" w:space="0"/>
              <w:bottom w:val="single" w:color="000000" w:sz="6" w:space="0"/>
              <w:right w:val="single" w:color="000000" w:sz="4" w:space="0"/>
            </w:tcBorders>
          </w:tcPr>
          <w:p w14:paraId="2432CE7C">
            <w:pPr>
              <w:kinsoku w:val="0"/>
              <w:autoSpaceDE w:val="0"/>
              <w:autoSpaceDN w:val="0"/>
              <w:adjustRightInd w:val="0"/>
              <w:spacing w:before="5"/>
              <w:jc w:val="center"/>
              <w:rPr>
                <w:kern w:val="0"/>
                <w:sz w:val="24"/>
              </w:rPr>
            </w:pPr>
          </w:p>
        </w:tc>
      </w:tr>
      <w:tr w14:paraId="76A197C0">
        <w:tblPrEx>
          <w:tblCellMar>
            <w:top w:w="0" w:type="dxa"/>
            <w:left w:w="57" w:type="dxa"/>
            <w:bottom w:w="0" w:type="dxa"/>
            <w:right w:w="57" w:type="dxa"/>
          </w:tblCellMar>
        </w:tblPrEx>
        <w:trPr>
          <w:cantSplit/>
        </w:trPr>
        <w:tc>
          <w:tcPr>
            <w:tcW w:w="868" w:type="dxa"/>
            <w:vMerge w:val="continue"/>
            <w:tcBorders>
              <w:top w:val="single" w:color="000000" w:sz="6" w:space="0"/>
              <w:left w:val="single" w:color="000000" w:sz="4" w:space="0"/>
              <w:bottom w:val="single" w:color="000000" w:sz="6" w:space="0"/>
              <w:right w:val="single" w:color="000000" w:sz="4" w:space="0"/>
            </w:tcBorders>
          </w:tcPr>
          <w:p w14:paraId="172955C8">
            <w:pPr>
              <w:kinsoku w:val="0"/>
              <w:autoSpaceDE w:val="0"/>
              <w:autoSpaceDN w:val="0"/>
              <w:adjustRightInd w:val="0"/>
              <w:spacing w:before="5"/>
              <w:jc w:val="center"/>
              <w:rPr>
                <w:kern w:val="0"/>
                <w:sz w:val="24"/>
              </w:rPr>
            </w:pPr>
          </w:p>
        </w:tc>
        <w:tc>
          <w:tcPr>
            <w:tcW w:w="1422" w:type="dxa"/>
            <w:tcBorders>
              <w:top w:val="single" w:color="000000" w:sz="6" w:space="0"/>
              <w:left w:val="single" w:color="000000" w:sz="4" w:space="0"/>
              <w:bottom w:val="single" w:color="000000" w:sz="6" w:space="0"/>
              <w:right w:val="single" w:color="000000" w:sz="4" w:space="0"/>
            </w:tcBorders>
          </w:tcPr>
          <w:p w14:paraId="762BE4FE">
            <w:pPr>
              <w:kinsoku w:val="0"/>
              <w:autoSpaceDE w:val="0"/>
              <w:autoSpaceDN w:val="0"/>
              <w:adjustRightInd w:val="0"/>
              <w:spacing w:before="5"/>
              <w:jc w:val="center"/>
              <w:rPr>
                <w:kern w:val="0"/>
                <w:sz w:val="24"/>
              </w:rPr>
            </w:pPr>
          </w:p>
        </w:tc>
        <w:tc>
          <w:tcPr>
            <w:tcW w:w="1057" w:type="dxa"/>
            <w:tcBorders>
              <w:top w:val="single" w:color="000000" w:sz="6" w:space="0"/>
              <w:left w:val="single" w:color="000000" w:sz="4" w:space="0"/>
              <w:bottom w:val="single" w:color="000000" w:sz="6" w:space="0"/>
              <w:right w:val="single" w:color="000000" w:sz="4" w:space="0"/>
            </w:tcBorders>
          </w:tcPr>
          <w:p w14:paraId="0E8BA9B2">
            <w:pPr>
              <w:kinsoku w:val="0"/>
              <w:autoSpaceDE w:val="0"/>
              <w:autoSpaceDN w:val="0"/>
              <w:adjustRightInd w:val="0"/>
              <w:spacing w:before="5"/>
              <w:jc w:val="center"/>
              <w:rPr>
                <w:kern w:val="0"/>
                <w:sz w:val="24"/>
              </w:rPr>
            </w:pPr>
          </w:p>
        </w:tc>
        <w:tc>
          <w:tcPr>
            <w:tcW w:w="677" w:type="dxa"/>
            <w:tcBorders>
              <w:top w:val="single" w:color="000000" w:sz="6" w:space="0"/>
              <w:left w:val="single" w:color="000000" w:sz="4" w:space="0"/>
              <w:bottom w:val="single" w:color="000000" w:sz="6" w:space="0"/>
              <w:right w:val="single" w:color="000000" w:sz="4" w:space="0"/>
            </w:tcBorders>
          </w:tcPr>
          <w:p w14:paraId="4800EB71">
            <w:pPr>
              <w:kinsoku w:val="0"/>
              <w:autoSpaceDE w:val="0"/>
              <w:autoSpaceDN w:val="0"/>
              <w:adjustRightInd w:val="0"/>
              <w:spacing w:before="5"/>
              <w:jc w:val="center"/>
              <w:rPr>
                <w:kern w:val="0"/>
                <w:sz w:val="24"/>
              </w:rPr>
            </w:pPr>
          </w:p>
        </w:tc>
        <w:tc>
          <w:tcPr>
            <w:tcW w:w="1736" w:type="dxa"/>
            <w:tcBorders>
              <w:top w:val="single" w:color="000000" w:sz="6" w:space="0"/>
              <w:left w:val="single" w:color="000000" w:sz="4" w:space="0"/>
              <w:bottom w:val="single" w:color="000000" w:sz="6" w:space="0"/>
              <w:right w:val="single" w:color="000000" w:sz="4" w:space="0"/>
            </w:tcBorders>
          </w:tcPr>
          <w:p w14:paraId="5DC3BDA5">
            <w:pPr>
              <w:kinsoku w:val="0"/>
              <w:autoSpaceDE w:val="0"/>
              <w:autoSpaceDN w:val="0"/>
              <w:adjustRightInd w:val="0"/>
              <w:spacing w:before="5"/>
              <w:jc w:val="center"/>
              <w:rPr>
                <w:kern w:val="0"/>
                <w:sz w:val="24"/>
              </w:rPr>
            </w:pPr>
          </w:p>
        </w:tc>
        <w:tc>
          <w:tcPr>
            <w:tcW w:w="1985" w:type="dxa"/>
            <w:tcBorders>
              <w:top w:val="single" w:color="000000" w:sz="6" w:space="0"/>
              <w:left w:val="single" w:color="000000" w:sz="4" w:space="0"/>
              <w:bottom w:val="single" w:color="000000" w:sz="6" w:space="0"/>
              <w:right w:val="single" w:color="000000" w:sz="4" w:space="0"/>
            </w:tcBorders>
          </w:tcPr>
          <w:p w14:paraId="690556E0">
            <w:pPr>
              <w:kinsoku w:val="0"/>
              <w:autoSpaceDE w:val="0"/>
              <w:autoSpaceDN w:val="0"/>
              <w:adjustRightInd w:val="0"/>
              <w:spacing w:before="5"/>
              <w:jc w:val="center"/>
              <w:rPr>
                <w:kern w:val="0"/>
                <w:sz w:val="24"/>
              </w:rPr>
            </w:pPr>
          </w:p>
        </w:tc>
        <w:tc>
          <w:tcPr>
            <w:tcW w:w="1134" w:type="dxa"/>
            <w:vMerge w:val="continue"/>
            <w:tcBorders>
              <w:top w:val="single" w:color="000000" w:sz="6" w:space="0"/>
              <w:left w:val="single" w:color="000000" w:sz="4" w:space="0"/>
              <w:bottom w:val="single" w:color="000000" w:sz="6" w:space="0"/>
              <w:right w:val="single" w:color="000000" w:sz="4" w:space="0"/>
            </w:tcBorders>
          </w:tcPr>
          <w:p w14:paraId="53057E61">
            <w:pPr>
              <w:kinsoku w:val="0"/>
              <w:autoSpaceDE w:val="0"/>
              <w:autoSpaceDN w:val="0"/>
              <w:adjustRightInd w:val="0"/>
              <w:spacing w:before="5"/>
              <w:jc w:val="center"/>
              <w:rPr>
                <w:kern w:val="0"/>
                <w:sz w:val="24"/>
              </w:rPr>
            </w:pPr>
          </w:p>
        </w:tc>
        <w:tc>
          <w:tcPr>
            <w:tcW w:w="918" w:type="dxa"/>
            <w:vMerge w:val="continue"/>
            <w:tcBorders>
              <w:top w:val="single" w:color="000000" w:sz="6" w:space="0"/>
              <w:left w:val="single" w:color="000000" w:sz="4" w:space="0"/>
              <w:bottom w:val="single" w:color="000000" w:sz="6" w:space="0"/>
              <w:right w:val="single" w:color="000000" w:sz="4" w:space="0"/>
            </w:tcBorders>
          </w:tcPr>
          <w:p w14:paraId="15C11867">
            <w:pPr>
              <w:kinsoku w:val="0"/>
              <w:autoSpaceDE w:val="0"/>
              <w:autoSpaceDN w:val="0"/>
              <w:adjustRightInd w:val="0"/>
              <w:spacing w:before="5"/>
              <w:jc w:val="center"/>
              <w:rPr>
                <w:kern w:val="0"/>
                <w:sz w:val="24"/>
              </w:rPr>
            </w:pPr>
          </w:p>
        </w:tc>
      </w:tr>
      <w:tr w14:paraId="1DECEC7E">
        <w:tblPrEx>
          <w:tblCellMar>
            <w:top w:w="0" w:type="dxa"/>
            <w:left w:w="57" w:type="dxa"/>
            <w:bottom w:w="0" w:type="dxa"/>
            <w:right w:w="57" w:type="dxa"/>
          </w:tblCellMar>
        </w:tblPrEx>
        <w:trPr>
          <w:cantSplit/>
        </w:trPr>
        <w:tc>
          <w:tcPr>
            <w:tcW w:w="868" w:type="dxa"/>
            <w:vMerge w:val="restart"/>
            <w:tcBorders>
              <w:top w:val="single" w:color="000000" w:sz="6" w:space="0"/>
              <w:left w:val="single" w:color="000000" w:sz="4" w:space="0"/>
              <w:bottom w:val="single" w:color="000000" w:sz="6" w:space="0"/>
              <w:right w:val="single" w:color="000000" w:sz="4" w:space="0"/>
            </w:tcBorders>
          </w:tcPr>
          <w:p w14:paraId="6CC34AED">
            <w:pPr>
              <w:kinsoku w:val="0"/>
              <w:autoSpaceDE w:val="0"/>
              <w:autoSpaceDN w:val="0"/>
              <w:adjustRightInd w:val="0"/>
              <w:spacing w:before="5"/>
              <w:ind w:hanging="96"/>
              <w:jc w:val="center"/>
              <w:rPr>
                <w:kern w:val="0"/>
                <w:sz w:val="24"/>
              </w:rPr>
            </w:pPr>
            <w:r>
              <w:rPr>
                <w:kern w:val="0"/>
                <w:sz w:val="24"/>
              </w:rPr>
              <w:t>Lub. oil</w:t>
            </w:r>
          </w:p>
        </w:tc>
        <w:tc>
          <w:tcPr>
            <w:tcW w:w="1422" w:type="dxa"/>
            <w:vMerge w:val="restart"/>
            <w:tcBorders>
              <w:top w:val="single" w:color="000000" w:sz="6" w:space="0"/>
              <w:left w:val="single" w:color="000000" w:sz="4" w:space="0"/>
              <w:bottom w:val="single" w:color="000000" w:sz="6" w:space="0"/>
              <w:right w:val="single" w:color="000000" w:sz="4" w:space="0"/>
            </w:tcBorders>
          </w:tcPr>
          <w:p w14:paraId="1580FC67">
            <w:pPr>
              <w:kinsoku w:val="0"/>
              <w:autoSpaceDE w:val="0"/>
              <w:autoSpaceDN w:val="0"/>
              <w:adjustRightInd w:val="0"/>
              <w:spacing w:before="5"/>
              <w:jc w:val="center"/>
              <w:rPr>
                <w:kern w:val="0"/>
                <w:sz w:val="24"/>
              </w:rPr>
            </w:pPr>
            <w:r>
              <w:rPr>
                <w:kern w:val="0"/>
                <w:sz w:val="24"/>
              </w:rPr>
              <w:t>Lub. oil pumps (for main engine)</w:t>
            </w:r>
          </w:p>
        </w:tc>
        <w:tc>
          <w:tcPr>
            <w:tcW w:w="1057" w:type="dxa"/>
            <w:tcBorders>
              <w:top w:val="single" w:color="000000" w:sz="6" w:space="0"/>
              <w:left w:val="single" w:color="000000" w:sz="4" w:space="0"/>
              <w:bottom w:val="single" w:color="000000" w:sz="6" w:space="0"/>
              <w:right w:val="single" w:color="000000" w:sz="4" w:space="0"/>
            </w:tcBorders>
          </w:tcPr>
          <w:p w14:paraId="6B80E78C">
            <w:pPr>
              <w:kinsoku w:val="0"/>
              <w:autoSpaceDE w:val="0"/>
              <w:autoSpaceDN w:val="0"/>
              <w:adjustRightInd w:val="0"/>
              <w:spacing w:before="5"/>
              <w:jc w:val="center"/>
              <w:rPr>
                <w:kern w:val="0"/>
                <w:sz w:val="24"/>
              </w:rPr>
            </w:pPr>
            <w:r>
              <w:rPr>
                <w:kern w:val="0"/>
                <w:sz w:val="24"/>
              </w:rPr>
              <w:t>Suction</w:t>
            </w:r>
          </w:p>
        </w:tc>
        <w:tc>
          <w:tcPr>
            <w:tcW w:w="677" w:type="dxa"/>
            <w:tcBorders>
              <w:top w:val="single" w:color="000000" w:sz="6" w:space="0"/>
              <w:left w:val="single" w:color="000000" w:sz="4" w:space="0"/>
              <w:bottom w:val="single" w:color="000000" w:sz="6" w:space="0"/>
              <w:right w:val="single" w:color="000000" w:sz="4" w:space="0"/>
            </w:tcBorders>
          </w:tcPr>
          <w:p w14:paraId="313F359F">
            <w:pPr>
              <w:kinsoku w:val="0"/>
              <w:autoSpaceDE w:val="0"/>
              <w:autoSpaceDN w:val="0"/>
              <w:adjustRightInd w:val="0"/>
              <w:jc w:val="center"/>
              <w:rPr>
                <w:kern w:val="0"/>
                <w:sz w:val="24"/>
              </w:rPr>
            </w:pPr>
          </w:p>
        </w:tc>
        <w:tc>
          <w:tcPr>
            <w:tcW w:w="1736" w:type="dxa"/>
            <w:tcBorders>
              <w:top w:val="single" w:color="000000" w:sz="6" w:space="0"/>
              <w:left w:val="single" w:color="000000" w:sz="4" w:space="0"/>
              <w:bottom w:val="single" w:color="000000" w:sz="6" w:space="0"/>
              <w:right w:val="single" w:color="000000" w:sz="4" w:space="0"/>
            </w:tcBorders>
          </w:tcPr>
          <w:p w14:paraId="25369A1F">
            <w:pPr>
              <w:kinsoku w:val="0"/>
              <w:autoSpaceDE w:val="0"/>
              <w:autoSpaceDN w:val="0"/>
              <w:adjustRightInd w:val="0"/>
              <w:jc w:val="center"/>
              <w:rPr>
                <w:kern w:val="0"/>
                <w:sz w:val="24"/>
              </w:rPr>
            </w:pPr>
          </w:p>
        </w:tc>
        <w:tc>
          <w:tcPr>
            <w:tcW w:w="1985" w:type="dxa"/>
            <w:tcBorders>
              <w:top w:val="single" w:color="000000" w:sz="6" w:space="0"/>
              <w:left w:val="single" w:color="000000" w:sz="4" w:space="0"/>
              <w:bottom w:val="single" w:color="000000" w:sz="6" w:space="0"/>
              <w:right w:val="single" w:color="000000" w:sz="4" w:space="0"/>
            </w:tcBorders>
          </w:tcPr>
          <w:p w14:paraId="40E5F512">
            <w:pPr>
              <w:kinsoku w:val="0"/>
              <w:autoSpaceDE w:val="0"/>
              <w:autoSpaceDN w:val="0"/>
              <w:adjustRightInd w:val="0"/>
              <w:jc w:val="center"/>
              <w:rPr>
                <w:kern w:val="0"/>
                <w:sz w:val="24"/>
              </w:rPr>
            </w:pPr>
          </w:p>
        </w:tc>
        <w:tc>
          <w:tcPr>
            <w:tcW w:w="1134" w:type="dxa"/>
            <w:vMerge w:val="continue"/>
            <w:tcBorders>
              <w:top w:val="single" w:color="000000" w:sz="6" w:space="0"/>
              <w:left w:val="single" w:color="000000" w:sz="4" w:space="0"/>
              <w:bottom w:val="single" w:color="000000" w:sz="6" w:space="0"/>
              <w:right w:val="single" w:color="000000" w:sz="4" w:space="0"/>
            </w:tcBorders>
          </w:tcPr>
          <w:p w14:paraId="0687830E">
            <w:pPr>
              <w:kinsoku w:val="0"/>
              <w:autoSpaceDE w:val="0"/>
              <w:autoSpaceDN w:val="0"/>
              <w:adjustRightInd w:val="0"/>
              <w:jc w:val="center"/>
              <w:rPr>
                <w:kern w:val="0"/>
                <w:sz w:val="24"/>
              </w:rPr>
            </w:pPr>
          </w:p>
        </w:tc>
        <w:tc>
          <w:tcPr>
            <w:tcW w:w="918" w:type="dxa"/>
            <w:vMerge w:val="continue"/>
            <w:tcBorders>
              <w:top w:val="single" w:color="000000" w:sz="6" w:space="0"/>
              <w:left w:val="single" w:color="000000" w:sz="4" w:space="0"/>
              <w:bottom w:val="single" w:color="000000" w:sz="6" w:space="0"/>
              <w:right w:val="single" w:color="000000" w:sz="4" w:space="0"/>
            </w:tcBorders>
          </w:tcPr>
          <w:p w14:paraId="38738A82">
            <w:pPr>
              <w:kinsoku w:val="0"/>
              <w:autoSpaceDE w:val="0"/>
              <w:autoSpaceDN w:val="0"/>
              <w:adjustRightInd w:val="0"/>
              <w:jc w:val="center"/>
              <w:rPr>
                <w:kern w:val="0"/>
                <w:sz w:val="24"/>
              </w:rPr>
            </w:pPr>
          </w:p>
        </w:tc>
      </w:tr>
      <w:tr w14:paraId="002ACA42">
        <w:tblPrEx>
          <w:tblCellMar>
            <w:top w:w="0" w:type="dxa"/>
            <w:left w:w="57" w:type="dxa"/>
            <w:bottom w:w="0" w:type="dxa"/>
            <w:right w:w="57" w:type="dxa"/>
          </w:tblCellMar>
        </w:tblPrEx>
        <w:trPr>
          <w:cantSplit/>
        </w:trPr>
        <w:tc>
          <w:tcPr>
            <w:tcW w:w="868" w:type="dxa"/>
            <w:vMerge w:val="continue"/>
            <w:tcBorders>
              <w:top w:val="single" w:color="000000" w:sz="6" w:space="0"/>
              <w:left w:val="single" w:color="000000" w:sz="4" w:space="0"/>
              <w:bottom w:val="single" w:color="000000" w:sz="6" w:space="0"/>
              <w:right w:val="single" w:color="000000" w:sz="4" w:space="0"/>
            </w:tcBorders>
          </w:tcPr>
          <w:p w14:paraId="615C6EA1">
            <w:pPr>
              <w:kinsoku w:val="0"/>
              <w:autoSpaceDE w:val="0"/>
              <w:autoSpaceDN w:val="0"/>
              <w:adjustRightInd w:val="0"/>
              <w:jc w:val="center"/>
              <w:rPr>
                <w:kern w:val="0"/>
                <w:sz w:val="24"/>
              </w:rPr>
            </w:pPr>
          </w:p>
        </w:tc>
        <w:tc>
          <w:tcPr>
            <w:tcW w:w="1422" w:type="dxa"/>
            <w:vMerge w:val="continue"/>
            <w:tcBorders>
              <w:top w:val="single" w:color="000000" w:sz="6" w:space="0"/>
              <w:left w:val="single" w:color="000000" w:sz="4" w:space="0"/>
              <w:bottom w:val="single" w:color="000000" w:sz="6" w:space="0"/>
              <w:right w:val="single" w:color="000000" w:sz="4" w:space="0"/>
            </w:tcBorders>
          </w:tcPr>
          <w:p w14:paraId="32BF9F84">
            <w:pPr>
              <w:kinsoku w:val="0"/>
              <w:autoSpaceDE w:val="0"/>
              <w:autoSpaceDN w:val="0"/>
              <w:adjustRightInd w:val="0"/>
              <w:jc w:val="center"/>
              <w:rPr>
                <w:kern w:val="0"/>
                <w:sz w:val="24"/>
              </w:rPr>
            </w:pPr>
          </w:p>
        </w:tc>
        <w:tc>
          <w:tcPr>
            <w:tcW w:w="1057" w:type="dxa"/>
            <w:tcBorders>
              <w:top w:val="single" w:color="000000" w:sz="6" w:space="0"/>
              <w:left w:val="single" w:color="000000" w:sz="4" w:space="0"/>
              <w:bottom w:val="single" w:color="000000" w:sz="6" w:space="0"/>
              <w:right w:val="single" w:color="000000" w:sz="4" w:space="0"/>
            </w:tcBorders>
          </w:tcPr>
          <w:p w14:paraId="1EAF0AEF">
            <w:pPr>
              <w:kinsoku w:val="0"/>
              <w:autoSpaceDE w:val="0"/>
              <w:autoSpaceDN w:val="0"/>
              <w:adjustRightInd w:val="0"/>
              <w:spacing w:before="5"/>
              <w:jc w:val="center"/>
              <w:rPr>
                <w:kern w:val="0"/>
                <w:sz w:val="24"/>
              </w:rPr>
            </w:pPr>
            <w:r>
              <w:rPr>
                <w:kern w:val="0"/>
                <w:sz w:val="24"/>
              </w:rPr>
              <w:t>Delivery</w:t>
            </w:r>
          </w:p>
        </w:tc>
        <w:tc>
          <w:tcPr>
            <w:tcW w:w="677" w:type="dxa"/>
            <w:tcBorders>
              <w:top w:val="single" w:color="000000" w:sz="6" w:space="0"/>
              <w:left w:val="single" w:color="000000" w:sz="4" w:space="0"/>
              <w:bottom w:val="single" w:color="000000" w:sz="6" w:space="0"/>
              <w:right w:val="single" w:color="000000" w:sz="4" w:space="0"/>
            </w:tcBorders>
          </w:tcPr>
          <w:p w14:paraId="6FDF2857">
            <w:pPr>
              <w:kinsoku w:val="0"/>
              <w:autoSpaceDE w:val="0"/>
              <w:autoSpaceDN w:val="0"/>
              <w:adjustRightInd w:val="0"/>
              <w:spacing w:before="5"/>
              <w:jc w:val="center"/>
              <w:rPr>
                <w:kern w:val="0"/>
                <w:sz w:val="24"/>
              </w:rPr>
            </w:pPr>
            <w:r>
              <w:rPr>
                <w:kern w:val="0"/>
                <w:sz w:val="24"/>
              </w:rPr>
              <w:t>1</w:t>
            </w:r>
          </w:p>
        </w:tc>
        <w:tc>
          <w:tcPr>
            <w:tcW w:w="1736" w:type="dxa"/>
            <w:tcBorders>
              <w:top w:val="single" w:color="000000" w:sz="6" w:space="0"/>
              <w:left w:val="single" w:color="000000" w:sz="4" w:space="0"/>
              <w:bottom w:val="single" w:color="000000" w:sz="6" w:space="0"/>
              <w:right w:val="single" w:color="000000" w:sz="4" w:space="0"/>
            </w:tcBorders>
          </w:tcPr>
          <w:p w14:paraId="1F8A8721">
            <w:pPr>
              <w:kinsoku w:val="0"/>
              <w:autoSpaceDE w:val="0"/>
              <w:autoSpaceDN w:val="0"/>
              <w:adjustRightInd w:val="0"/>
              <w:spacing w:before="5"/>
              <w:ind w:hanging="22"/>
              <w:jc w:val="center"/>
              <w:rPr>
                <w:kern w:val="0"/>
                <w:sz w:val="24"/>
              </w:rPr>
            </w:pPr>
            <w:r>
              <w:rPr>
                <w:kern w:val="0"/>
                <w:sz w:val="24"/>
              </w:rPr>
              <w:t>Auto. back wash with manual by-pass filter</w:t>
            </w:r>
          </w:p>
        </w:tc>
        <w:tc>
          <w:tcPr>
            <w:tcW w:w="1985" w:type="dxa"/>
            <w:tcBorders>
              <w:top w:val="single" w:color="000000" w:sz="6" w:space="0"/>
              <w:left w:val="single" w:color="000000" w:sz="4" w:space="0"/>
              <w:bottom w:val="single" w:color="000000" w:sz="6" w:space="0"/>
              <w:right w:val="single" w:color="000000" w:sz="4" w:space="0"/>
            </w:tcBorders>
          </w:tcPr>
          <w:p w14:paraId="566AEB39">
            <w:pPr>
              <w:kinsoku w:val="0"/>
              <w:autoSpaceDE w:val="0"/>
              <w:autoSpaceDN w:val="0"/>
              <w:adjustRightInd w:val="0"/>
              <w:spacing w:before="5"/>
              <w:jc w:val="center"/>
              <w:rPr>
                <w:kern w:val="0"/>
                <w:sz w:val="24"/>
              </w:rPr>
            </w:pPr>
            <w:r>
              <w:rPr>
                <w:kern w:val="0"/>
                <w:sz w:val="24"/>
              </w:rPr>
              <w:t>As per Maker’s recommendation</w:t>
            </w:r>
          </w:p>
        </w:tc>
        <w:tc>
          <w:tcPr>
            <w:tcW w:w="1134" w:type="dxa"/>
            <w:vMerge w:val="continue"/>
            <w:tcBorders>
              <w:top w:val="single" w:color="000000" w:sz="6" w:space="0"/>
              <w:left w:val="single" w:color="000000" w:sz="4" w:space="0"/>
              <w:bottom w:val="single" w:color="000000" w:sz="6" w:space="0"/>
              <w:right w:val="single" w:color="000000" w:sz="4" w:space="0"/>
            </w:tcBorders>
          </w:tcPr>
          <w:p w14:paraId="5550B4A2">
            <w:pPr>
              <w:kinsoku w:val="0"/>
              <w:autoSpaceDE w:val="0"/>
              <w:autoSpaceDN w:val="0"/>
              <w:adjustRightInd w:val="0"/>
              <w:spacing w:before="5"/>
              <w:jc w:val="center"/>
              <w:rPr>
                <w:kern w:val="0"/>
                <w:sz w:val="24"/>
              </w:rPr>
            </w:pPr>
          </w:p>
        </w:tc>
        <w:tc>
          <w:tcPr>
            <w:tcW w:w="918" w:type="dxa"/>
            <w:vMerge w:val="continue"/>
            <w:tcBorders>
              <w:top w:val="single" w:color="000000" w:sz="6" w:space="0"/>
              <w:left w:val="single" w:color="000000" w:sz="4" w:space="0"/>
              <w:bottom w:val="single" w:color="000000" w:sz="6" w:space="0"/>
              <w:right w:val="single" w:color="000000" w:sz="4" w:space="0"/>
            </w:tcBorders>
          </w:tcPr>
          <w:p w14:paraId="3F82D5ED">
            <w:pPr>
              <w:kinsoku w:val="0"/>
              <w:autoSpaceDE w:val="0"/>
              <w:autoSpaceDN w:val="0"/>
              <w:adjustRightInd w:val="0"/>
              <w:spacing w:before="5"/>
              <w:jc w:val="center"/>
              <w:rPr>
                <w:kern w:val="0"/>
                <w:sz w:val="24"/>
              </w:rPr>
            </w:pPr>
          </w:p>
        </w:tc>
      </w:tr>
      <w:tr w14:paraId="4AFF2D6E">
        <w:tblPrEx>
          <w:tblCellMar>
            <w:top w:w="0" w:type="dxa"/>
            <w:left w:w="57" w:type="dxa"/>
            <w:bottom w:w="0" w:type="dxa"/>
            <w:right w:w="57" w:type="dxa"/>
          </w:tblCellMar>
        </w:tblPrEx>
        <w:trPr>
          <w:cantSplit/>
        </w:trPr>
        <w:tc>
          <w:tcPr>
            <w:tcW w:w="868" w:type="dxa"/>
            <w:vMerge w:val="continue"/>
            <w:tcBorders>
              <w:top w:val="single" w:color="000000" w:sz="6" w:space="0"/>
              <w:left w:val="single" w:color="000000" w:sz="4" w:space="0"/>
              <w:bottom w:val="single" w:color="000000" w:sz="6" w:space="0"/>
              <w:right w:val="single" w:color="000000" w:sz="4" w:space="0"/>
            </w:tcBorders>
          </w:tcPr>
          <w:p w14:paraId="67E547D6">
            <w:pPr>
              <w:kinsoku w:val="0"/>
              <w:autoSpaceDE w:val="0"/>
              <w:autoSpaceDN w:val="0"/>
              <w:adjustRightInd w:val="0"/>
              <w:spacing w:before="5"/>
              <w:jc w:val="center"/>
              <w:rPr>
                <w:kern w:val="0"/>
                <w:sz w:val="24"/>
              </w:rPr>
            </w:pPr>
          </w:p>
        </w:tc>
        <w:tc>
          <w:tcPr>
            <w:tcW w:w="1422" w:type="dxa"/>
            <w:tcBorders>
              <w:top w:val="single" w:color="000000" w:sz="6" w:space="0"/>
              <w:left w:val="single" w:color="000000" w:sz="4" w:space="0"/>
              <w:bottom w:val="single" w:color="000000" w:sz="6" w:space="0"/>
              <w:right w:val="single" w:color="000000" w:sz="4" w:space="0"/>
            </w:tcBorders>
          </w:tcPr>
          <w:p w14:paraId="12B5A335">
            <w:pPr>
              <w:kinsoku w:val="0"/>
              <w:autoSpaceDE w:val="0"/>
              <w:autoSpaceDN w:val="0"/>
              <w:adjustRightInd w:val="0"/>
              <w:spacing w:before="5"/>
              <w:jc w:val="center"/>
              <w:rPr>
                <w:kern w:val="0"/>
                <w:sz w:val="24"/>
              </w:rPr>
            </w:pPr>
            <w:r>
              <w:rPr>
                <w:kern w:val="0"/>
                <w:sz w:val="24"/>
              </w:rPr>
              <w:t>L.O. purifier</w:t>
            </w:r>
          </w:p>
        </w:tc>
        <w:tc>
          <w:tcPr>
            <w:tcW w:w="1057" w:type="dxa"/>
            <w:tcBorders>
              <w:top w:val="single" w:color="000000" w:sz="6" w:space="0"/>
              <w:left w:val="single" w:color="000000" w:sz="4" w:space="0"/>
              <w:bottom w:val="single" w:color="000000" w:sz="6" w:space="0"/>
              <w:right w:val="single" w:color="000000" w:sz="4" w:space="0"/>
            </w:tcBorders>
          </w:tcPr>
          <w:p w14:paraId="1D8CCDF3">
            <w:pPr>
              <w:kinsoku w:val="0"/>
              <w:autoSpaceDE w:val="0"/>
              <w:autoSpaceDN w:val="0"/>
              <w:adjustRightInd w:val="0"/>
              <w:spacing w:before="5"/>
              <w:jc w:val="center"/>
              <w:rPr>
                <w:kern w:val="0"/>
                <w:sz w:val="24"/>
              </w:rPr>
            </w:pPr>
            <w:r>
              <w:rPr>
                <w:kern w:val="0"/>
                <w:sz w:val="24"/>
              </w:rPr>
              <w:t>Suction</w:t>
            </w:r>
          </w:p>
        </w:tc>
        <w:tc>
          <w:tcPr>
            <w:tcW w:w="677" w:type="dxa"/>
            <w:tcBorders>
              <w:top w:val="single" w:color="000000" w:sz="6" w:space="0"/>
              <w:left w:val="single" w:color="000000" w:sz="4" w:space="0"/>
              <w:bottom w:val="single" w:color="000000" w:sz="6" w:space="0"/>
              <w:right w:val="single" w:color="000000" w:sz="4" w:space="0"/>
            </w:tcBorders>
          </w:tcPr>
          <w:p w14:paraId="298568E5">
            <w:pPr>
              <w:kinsoku w:val="0"/>
              <w:autoSpaceDE w:val="0"/>
              <w:autoSpaceDN w:val="0"/>
              <w:adjustRightInd w:val="0"/>
              <w:spacing w:before="5"/>
              <w:jc w:val="center"/>
              <w:rPr>
                <w:kern w:val="0"/>
                <w:sz w:val="24"/>
              </w:rPr>
            </w:pPr>
            <w:r>
              <w:rPr>
                <w:kern w:val="0"/>
                <w:sz w:val="24"/>
              </w:rPr>
              <w:t>1</w:t>
            </w:r>
          </w:p>
          <w:p w14:paraId="6A802415">
            <w:pPr>
              <w:kinsoku w:val="0"/>
              <w:autoSpaceDE w:val="0"/>
              <w:autoSpaceDN w:val="0"/>
              <w:adjustRightInd w:val="0"/>
              <w:jc w:val="center"/>
              <w:rPr>
                <w:kern w:val="0"/>
                <w:sz w:val="24"/>
              </w:rPr>
            </w:pPr>
            <w:r>
              <w:rPr>
                <w:kern w:val="0"/>
                <w:sz w:val="24"/>
              </w:rPr>
              <w:t>each</w:t>
            </w:r>
          </w:p>
        </w:tc>
        <w:tc>
          <w:tcPr>
            <w:tcW w:w="1736" w:type="dxa"/>
            <w:tcBorders>
              <w:top w:val="single" w:color="000000" w:sz="6" w:space="0"/>
              <w:left w:val="single" w:color="000000" w:sz="4" w:space="0"/>
              <w:bottom w:val="single" w:color="000000" w:sz="6" w:space="0"/>
              <w:right w:val="single" w:color="000000" w:sz="4" w:space="0"/>
            </w:tcBorders>
          </w:tcPr>
          <w:p w14:paraId="2618F8C5">
            <w:pPr>
              <w:kinsoku w:val="0"/>
              <w:autoSpaceDE w:val="0"/>
              <w:autoSpaceDN w:val="0"/>
              <w:adjustRightInd w:val="0"/>
              <w:spacing w:before="5"/>
              <w:jc w:val="center"/>
              <w:rPr>
                <w:kern w:val="0"/>
                <w:sz w:val="24"/>
              </w:rPr>
            </w:pPr>
            <w:r>
              <w:rPr>
                <w:kern w:val="0"/>
                <w:sz w:val="24"/>
              </w:rPr>
              <w:t>Simplex</w:t>
            </w:r>
          </w:p>
        </w:tc>
        <w:tc>
          <w:tcPr>
            <w:tcW w:w="1985" w:type="dxa"/>
            <w:tcBorders>
              <w:top w:val="single" w:color="000000" w:sz="6" w:space="0"/>
              <w:left w:val="single" w:color="000000" w:sz="4" w:space="0"/>
              <w:bottom w:val="single" w:color="000000" w:sz="6" w:space="0"/>
              <w:right w:val="single" w:color="000000" w:sz="4" w:space="0"/>
            </w:tcBorders>
          </w:tcPr>
          <w:p w14:paraId="6F93FFDE">
            <w:pPr>
              <w:kinsoku w:val="0"/>
              <w:autoSpaceDE w:val="0"/>
              <w:autoSpaceDN w:val="0"/>
              <w:adjustRightInd w:val="0"/>
              <w:spacing w:before="5"/>
              <w:jc w:val="center"/>
              <w:rPr>
                <w:kern w:val="0"/>
                <w:sz w:val="24"/>
              </w:rPr>
            </w:pPr>
            <w:r>
              <w:rPr>
                <w:kern w:val="0"/>
                <w:sz w:val="24"/>
              </w:rPr>
              <w:t>30</w:t>
            </w:r>
          </w:p>
        </w:tc>
        <w:tc>
          <w:tcPr>
            <w:tcW w:w="1134" w:type="dxa"/>
            <w:vMerge w:val="continue"/>
            <w:tcBorders>
              <w:top w:val="single" w:color="000000" w:sz="6" w:space="0"/>
              <w:left w:val="single" w:color="000000" w:sz="4" w:space="0"/>
              <w:bottom w:val="single" w:color="000000" w:sz="6" w:space="0"/>
              <w:right w:val="single" w:color="000000" w:sz="4" w:space="0"/>
            </w:tcBorders>
          </w:tcPr>
          <w:p w14:paraId="294D0D14">
            <w:pPr>
              <w:kinsoku w:val="0"/>
              <w:autoSpaceDE w:val="0"/>
              <w:autoSpaceDN w:val="0"/>
              <w:adjustRightInd w:val="0"/>
              <w:spacing w:before="5"/>
              <w:jc w:val="center"/>
              <w:rPr>
                <w:kern w:val="0"/>
                <w:sz w:val="24"/>
              </w:rPr>
            </w:pPr>
          </w:p>
        </w:tc>
        <w:tc>
          <w:tcPr>
            <w:tcW w:w="918" w:type="dxa"/>
            <w:vMerge w:val="continue"/>
            <w:tcBorders>
              <w:top w:val="single" w:color="000000" w:sz="6" w:space="0"/>
              <w:left w:val="single" w:color="000000" w:sz="4" w:space="0"/>
              <w:bottom w:val="single" w:color="000000" w:sz="6" w:space="0"/>
              <w:right w:val="single" w:color="000000" w:sz="4" w:space="0"/>
            </w:tcBorders>
          </w:tcPr>
          <w:p w14:paraId="6C7EB61C">
            <w:pPr>
              <w:kinsoku w:val="0"/>
              <w:autoSpaceDE w:val="0"/>
              <w:autoSpaceDN w:val="0"/>
              <w:adjustRightInd w:val="0"/>
              <w:spacing w:before="5"/>
              <w:jc w:val="center"/>
              <w:rPr>
                <w:kern w:val="0"/>
                <w:sz w:val="24"/>
              </w:rPr>
            </w:pPr>
          </w:p>
        </w:tc>
      </w:tr>
      <w:tr w14:paraId="12691BB1">
        <w:tblPrEx>
          <w:tblCellMar>
            <w:top w:w="0" w:type="dxa"/>
            <w:left w:w="57" w:type="dxa"/>
            <w:bottom w:w="0" w:type="dxa"/>
            <w:right w:w="57" w:type="dxa"/>
          </w:tblCellMar>
        </w:tblPrEx>
        <w:trPr>
          <w:cantSplit/>
        </w:trPr>
        <w:tc>
          <w:tcPr>
            <w:tcW w:w="868" w:type="dxa"/>
            <w:vMerge w:val="continue"/>
            <w:tcBorders>
              <w:top w:val="single" w:color="000000" w:sz="6" w:space="0"/>
              <w:left w:val="single" w:color="000000" w:sz="4" w:space="0"/>
              <w:bottom w:val="single" w:color="000000" w:sz="6" w:space="0"/>
              <w:right w:val="single" w:color="000000" w:sz="4" w:space="0"/>
            </w:tcBorders>
          </w:tcPr>
          <w:p w14:paraId="1A97658D">
            <w:pPr>
              <w:kinsoku w:val="0"/>
              <w:autoSpaceDE w:val="0"/>
              <w:autoSpaceDN w:val="0"/>
              <w:adjustRightInd w:val="0"/>
              <w:spacing w:before="5"/>
              <w:jc w:val="center"/>
              <w:rPr>
                <w:kern w:val="0"/>
                <w:sz w:val="24"/>
              </w:rPr>
            </w:pPr>
          </w:p>
        </w:tc>
        <w:tc>
          <w:tcPr>
            <w:tcW w:w="1422" w:type="dxa"/>
            <w:tcBorders>
              <w:top w:val="single" w:color="000000" w:sz="6" w:space="0"/>
              <w:left w:val="single" w:color="000000" w:sz="4" w:space="0"/>
              <w:bottom w:val="single" w:color="000000" w:sz="6" w:space="0"/>
              <w:right w:val="single" w:color="000000" w:sz="4" w:space="0"/>
            </w:tcBorders>
          </w:tcPr>
          <w:p w14:paraId="174338AA">
            <w:pPr>
              <w:kinsoku w:val="0"/>
              <w:autoSpaceDE w:val="0"/>
              <w:autoSpaceDN w:val="0"/>
              <w:adjustRightInd w:val="0"/>
              <w:spacing w:before="5"/>
              <w:jc w:val="center"/>
              <w:rPr>
                <w:kern w:val="0"/>
                <w:sz w:val="24"/>
              </w:rPr>
            </w:pPr>
            <w:r>
              <w:rPr>
                <w:kern w:val="0"/>
                <w:sz w:val="24"/>
              </w:rPr>
              <w:t>L.O. trans. pump</w:t>
            </w:r>
          </w:p>
        </w:tc>
        <w:tc>
          <w:tcPr>
            <w:tcW w:w="1057" w:type="dxa"/>
            <w:tcBorders>
              <w:top w:val="single" w:color="000000" w:sz="6" w:space="0"/>
              <w:left w:val="single" w:color="000000" w:sz="4" w:space="0"/>
              <w:bottom w:val="single" w:color="000000" w:sz="6" w:space="0"/>
              <w:right w:val="single" w:color="000000" w:sz="4" w:space="0"/>
            </w:tcBorders>
          </w:tcPr>
          <w:p w14:paraId="2C7DDDD4">
            <w:pPr>
              <w:kinsoku w:val="0"/>
              <w:autoSpaceDE w:val="0"/>
              <w:autoSpaceDN w:val="0"/>
              <w:adjustRightInd w:val="0"/>
              <w:spacing w:before="5"/>
              <w:jc w:val="center"/>
              <w:rPr>
                <w:kern w:val="0"/>
                <w:sz w:val="24"/>
              </w:rPr>
            </w:pPr>
            <w:r>
              <w:rPr>
                <w:kern w:val="0"/>
                <w:sz w:val="24"/>
              </w:rPr>
              <w:t>Suction</w:t>
            </w:r>
          </w:p>
        </w:tc>
        <w:tc>
          <w:tcPr>
            <w:tcW w:w="677" w:type="dxa"/>
            <w:tcBorders>
              <w:top w:val="single" w:color="000000" w:sz="6" w:space="0"/>
              <w:left w:val="single" w:color="000000" w:sz="4" w:space="0"/>
              <w:bottom w:val="single" w:color="000000" w:sz="6" w:space="0"/>
              <w:right w:val="single" w:color="000000" w:sz="4" w:space="0"/>
            </w:tcBorders>
          </w:tcPr>
          <w:p w14:paraId="6C128FD0">
            <w:pPr>
              <w:kinsoku w:val="0"/>
              <w:autoSpaceDE w:val="0"/>
              <w:autoSpaceDN w:val="0"/>
              <w:adjustRightInd w:val="0"/>
              <w:spacing w:before="5"/>
              <w:jc w:val="center"/>
              <w:rPr>
                <w:kern w:val="0"/>
                <w:sz w:val="24"/>
              </w:rPr>
            </w:pPr>
            <w:r>
              <w:rPr>
                <w:kern w:val="0"/>
                <w:sz w:val="24"/>
              </w:rPr>
              <w:t>1</w:t>
            </w:r>
          </w:p>
        </w:tc>
        <w:tc>
          <w:tcPr>
            <w:tcW w:w="1736" w:type="dxa"/>
            <w:tcBorders>
              <w:top w:val="single" w:color="000000" w:sz="6" w:space="0"/>
              <w:left w:val="single" w:color="000000" w:sz="4" w:space="0"/>
              <w:bottom w:val="single" w:color="000000" w:sz="6" w:space="0"/>
              <w:right w:val="single" w:color="000000" w:sz="4" w:space="0"/>
            </w:tcBorders>
          </w:tcPr>
          <w:p w14:paraId="7883E7EF">
            <w:pPr>
              <w:kinsoku w:val="0"/>
              <w:autoSpaceDE w:val="0"/>
              <w:autoSpaceDN w:val="0"/>
              <w:adjustRightInd w:val="0"/>
              <w:spacing w:before="5"/>
              <w:jc w:val="center"/>
              <w:rPr>
                <w:kern w:val="0"/>
                <w:sz w:val="24"/>
              </w:rPr>
            </w:pPr>
            <w:r>
              <w:rPr>
                <w:kern w:val="0"/>
                <w:sz w:val="24"/>
              </w:rPr>
              <w:t>Simplex</w:t>
            </w:r>
          </w:p>
        </w:tc>
        <w:tc>
          <w:tcPr>
            <w:tcW w:w="1985" w:type="dxa"/>
            <w:tcBorders>
              <w:top w:val="single" w:color="000000" w:sz="6" w:space="0"/>
              <w:left w:val="single" w:color="000000" w:sz="4" w:space="0"/>
              <w:bottom w:val="single" w:color="000000" w:sz="6" w:space="0"/>
              <w:right w:val="single" w:color="000000" w:sz="4" w:space="0"/>
            </w:tcBorders>
          </w:tcPr>
          <w:p w14:paraId="77D90DEC">
            <w:pPr>
              <w:kinsoku w:val="0"/>
              <w:autoSpaceDE w:val="0"/>
              <w:autoSpaceDN w:val="0"/>
              <w:adjustRightInd w:val="0"/>
              <w:spacing w:before="5"/>
              <w:jc w:val="center"/>
              <w:rPr>
                <w:kern w:val="0"/>
                <w:sz w:val="24"/>
              </w:rPr>
            </w:pPr>
            <w:r>
              <w:rPr>
                <w:kern w:val="0"/>
                <w:sz w:val="24"/>
              </w:rPr>
              <w:t>32</w:t>
            </w:r>
          </w:p>
        </w:tc>
        <w:tc>
          <w:tcPr>
            <w:tcW w:w="1134" w:type="dxa"/>
            <w:vMerge w:val="continue"/>
            <w:tcBorders>
              <w:top w:val="single" w:color="000000" w:sz="6" w:space="0"/>
              <w:left w:val="single" w:color="000000" w:sz="4" w:space="0"/>
              <w:bottom w:val="single" w:color="000000" w:sz="6" w:space="0"/>
              <w:right w:val="single" w:color="000000" w:sz="4" w:space="0"/>
            </w:tcBorders>
          </w:tcPr>
          <w:p w14:paraId="74F01367">
            <w:pPr>
              <w:kinsoku w:val="0"/>
              <w:autoSpaceDE w:val="0"/>
              <w:autoSpaceDN w:val="0"/>
              <w:adjustRightInd w:val="0"/>
              <w:spacing w:before="5"/>
              <w:jc w:val="center"/>
              <w:rPr>
                <w:kern w:val="0"/>
                <w:sz w:val="24"/>
              </w:rPr>
            </w:pPr>
          </w:p>
        </w:tc>
        <w:tc>
          <w:tcPr>
            <w:tcW w:w="918" w:type="dxa"/>
            <w:vMerge w:val="continue"/>
            <w:tcBorders>
              <w:top w:val="single" w:color="000000" w:sz="6" w:space="0"/>
              <w:left w:val="single" w:color="000000" w:sz="4" w:space="0"/>
              <w:bottom w:val="single" w:color="000000" w:sz="6" w:space="0"/>
              <w:right w:val="single" w:color="000000" w:sz="4" w:space="0"/>
            </w:tcBorders>
          </w:tcPr>
          <w:p w14:paraId="1617ABFE">
            <w:pPr>
              <w:kinsoku w:val="0"/>
              <w:autoSpaceDE w:val="0"/>
              <w:autoSpaceDN w:val="0"/>
              <w:adjustRightInd w:val="0"/>
              <w:spacing w:before="5"/>
              <w:jc w:val="center"/>
              <w:rPr>
                <w:kern w:val="0"/>
                <w:sz w:val="24"/>
              </w:rPr>
            </w:pPr>
          </w:p>
        </w:tc>
      </w:tr>
      <w:tr w14:paraId="7FD72F9B">
        <w:tblPrEx>
          <w:tblCellMar>
            <w:top w:w="0" w:type="dxa"/>
            <w:left w:w="57" w:type="dxa"/>
            <w:bottom w:w="0" w:type="dxa"/>
            <w:right w:w="57" w:type="dxa"/>
          </w:tblCellMar>
        </w:tblPrEx>
        <w:trPr>
          <w:cantSplit/>
        </w:trPr>
        <w:tc>
          <w:tcPr>
            <w:tcW w:w="868" w:type="dxa"/>
            <w:vMerge w:val="continue"/>
            <w:tcBorders>
              <w:top w:val="single" w:color="000000" w:sz="6" w:space="0"/>
              <w:left w:val="single" w:color="000000" w:sz="4" w:space="0"/>
              <w:bottom w:val="single" w:color="000000" w:sz="6" w:space="0"/>
              <w:right w:val="single" w:color="000000" w:sz="4" w:space="0"/>
            </w:tcBorders>
          </w:tcPr>
          <w:p w14:paraId="1B756BD2">
            <w:pPr>
              <w:kinsoku w:val="0"/>
              <w:autoSpaceDE w:val="0"/>
              <w:autoSpaceDN w:val="0"/>
              <w:adjustRightInd w:val="0"/>
              <w:spacing w:before="5"/>
              <w:jc w:val="center"/>
              <w:rPr>
                <w:kern w:val="0"/>
                <w:sz w:val="24"/>
              </w:rPr>
            </w:pPr>
          </w:p>
        </w:tc>
        <w:tc>
          <w:tcPr>
            <w:tcW w:w="1422" w:type="dxa"/>
            <w:tcBorders>
              <w:top w:val="single" w:color="000000" w:sz="6" w:space="0"/>
              <w:left w:val="single" w:color="000000" w:sz="4" w:space="0"/>
              <w:bottom w:val="single" w:color="000000" w:sz="6" w:space="0"/>
              <w:right w:val="single" w:color="000000" w:sz="4" w:space="0"/>
            </w:tcBorders>
          </w:tcPr>
          <w:p w14:paraId="662E9A67">
            <w:pPr>
              <w:kinsoku w:val="0"/>
              <w:autoSpaceDE w:val="0"/>
              <w:autoSpaceDN w:val="0"/>
              <w:adjustRightInd w:val="0"/>
              <w:spacing w:before="5"/>
              <w:jc w:val="center"/>
              <w:rPr>
                <w:kern w:val="0"/>
                <w:sz w:val="24"/>
                <w:lang w:val="sv-SE"/>
              </w:rPr>
            </w:pPr>
            <w:r>
              <w:rPr>
                <w:kern w:val="0"/>
                <w:sz w:val="24"/>
                <w:lang w:val="sv-SE"/>
              </w:rPr>
              <w:t>Cylinder L.O. transfer pump</w:t>
            </w:r>
          </w:p>
        </w:tc>
        <w:tc>
          <w:tcPr>
            <w:tcW w:w="1057" w:type="dxa"/>
            <w:tcBorders>
              <w:top w:val="single" w:color="000000" w:sz="6" w:space="0"/>
              <w:left w:val="single" w:color="000000" w:sz="4" w:space="0"/>
              <w:bottom w:val="single" w:color="000000" w:sz="6" w:space="0"/>
              <w:right w:val="single" w:color="000000" w:sz="4" w:space="0"/>
            </w:tcBorders>
          </w:tcPr>
          <w:p w14:paraId="79767897">
            <w:pPr>
              <w:kinsoku w:val="0"/>
              <w:autoSpaceDE w:val="0"/>
              <w:autoSpaceDN w:val="0"/>
              <w:adjustRightInd w:val="0"/>
              <w:spacing w:before="5"/>
              <w:jc w:val="center"/>
              <w:rPr>
                <w:kern w:val="0"/>
                <w:sz w:val="24"/>
              </w:rPr>
            </w:pPr>
            <w:r>
              <w:rPr>
                <w:kern w:val="0"/>
                <w:sz w:val="24"/>
              </w:rPr>
              <w:t>Suction</w:t>
            </w:r>
          </w:p>
        </w:tc>
        <w:tc>
          <w:tcPr>
            <w:tcW w:w="677" w:type="dxa"/>
            <w:tcBorders>
              <w:top w:val="single" w:color="000000" w:sz="6" w:space="0"/>
              <w:left w:val="single" w:color="000000" w:sz="4" w:space="0"/>
              <w:bottom w:val="single" w:color="000000" w:sz="6" w:space="0"/>
              <w:right w:val="single" w:color="000000" w:sz="4" w:space="0"/>
            </w:tcBorders>
          </w:tcPr>
          <w:p w14:paraId="6643608F">
            <w:pPr>
              <w:kinsoku w:val="0"/>
              <w:autoSpaceDE w:val="0"/>
              <w:autoSpaceDN w:val="0"/>
              <w:adjustRightInd w:val="0"/>
              <w:spacing w:before="5"/>
              <w:jc w:val="center"/>
              <w:rPr>
                <w:kern w:val="0"/>
                <w:sz w:val="24"/>
              </w:rPr>
            </w:pPr>
            <w:r>
              <w:rPr>
                <w:kern w:val="0"/>
                <w:sz w:val="24"/>
              </w:rPr>
              <w:t>1</w:t>
            </w:r>
          </w:p>
        </w:tc>
        <w:tc>
          <w:tcPr>
            <w:tcW w:w="1736" w:type="dxa"/>
            <w:tcBorders>
              <w:top w:val="single" w:color="000000" w:sz="6" w:space="0"/>
              <w:left w:val="single" w:color="000000" w:sz="4" w:space="0"/>
              <w:bottom w:val="single" w:color="000000" w:sz="6" w:space="0"/>
              <w:right w:val="single" w:color="000000" w:sz="4" w:space="0"/>
            </w:tcBorders>
          </w:tcPr>
          <w:p w14:paraId="7DED17C3">
            <w:pPr>
              <w:kinsoku w:val="0"/>
              <w:autoSpaceDE w:val="0"/>
              <w:autoSpaceDN w:val="0"/>
              <w:adjustRightInd w:val="0"/>
              <w:spacing w:before="5"/>
              <w:jc w:val="center"/>
              <w:rPr>
                <w:kern w:val="0"/>
                <w:sz w:val="24"/>
              </w:rPr>
            </w:pPr>
            <w:r>
              <w:rPr>
                <w:kern w:val="0"/>
                <w:sz w:val="24"/>
              </w:rPr>
              <w:t>Simplex</w:t>
            </w:r>
          </w:p>
        </w:tc>
        <w:tc>
          <w:tcPr>
            <w:tcW w:w="1985" w:type="dxa"/>
            <w:tcBorders>
              <w:top w:val="single" w:color="000000" w:sz="6" w:space="0"/>
              <w:left w:val="single" w:color="000000" w:sz="4" w:space="0"/>
              <w:bottom w:val="single" w:color="000000" w:sz="6" w:space="0"/>
              <w:right w:val="single" w:color="000000" w:sz="4" w:space="0"/>
            </w:tcBorders>
          </w:tcPr>
          <w:p w14:paraId="366A2857">
            <w:pPr>
              <w:kinsoku w:val="0"/>
              <w:autoSpaceDE w:val="0"/>
              <w:autoSpaceDN w:val="0"/>
              <w:adjustRightInd w:val="0"/>
              <w:spacing w:before="5"/>
              <w:jc w:val="center"/>
              <w:rPr>
                <w:kern w:val="0"/>
                <w:sz w:val="24"/>
              </w:rPr>
            </w:pPr>
            <w:r>
              <w:rPr>
                <w:kern w:val="0"/>
                <w:sz w:val="24"/>
              </w:rPr>
              <w:t>32</w:t>
            </w:r>
          </w:p>
        </w:tc>
        <w:tc>
          <w:tcPr>
            <w:tcW w:w="1134" w:type="dxa"/>
            <w:vMerge w:val="continue"/>
            <w:tcBorders>
              <w:top w:val="single" w:color="000000" w:sz="6" w:space="0"/>
              <w:left w:val="single" w:color="000000" w:sz="4" w:space="0"/>
              <w:bottom w:val="single" w:color="000000" w:sz="6" w:space="0"/>
              <w:right w:val="single" w:color="000000" w:sz="4" w:space="0"/>
            </w:tcBorders>
          </w:tcPr>
          <w:p w14:paraId="1523E54C">
            <w:pPr>
              <w:kinsoku w:val="0"/>
              <w:autoSpaceDE w:val="0"/>
              <w:autoSpaceDN w:val="0"/>
              <w:adjustRightInd w:val="0"/>
              <w:spacing w:before="5"/>
              <w:jc w:val="center"/>
              <w:rPr>
                <w:kern w:val="0"/>
                <w:sz w:val="24"/>
              </w:rPr>
            </w:pPr>
          </w:p>
        </w:tc>
        <w:tc>
          <w:tcPr>
            <w:tcW w:w="918" w:type="dxa"/>
            <w:vMerge w:val="continue"/>
            <w:tcBorders>
              <w:top w:val="single" w:color="000000" w:sz="6" w:space="0"/>
              <w:left w:val="single" w:color="000000" w:sz="4" w:space="0"/>
              <w:bottom w:val="single" w:color="000000" w:sz="6" w:space="0"/>
              <w:right w:val="single" w:color="000000" w:sz="4" w:space="0"/>
            </w:tcBorders>
          </w:tcPr>
          <w:p w14:paraId="4A7601EC">
            <w:pPr>
              <w:kinsoku w:val="0"/>
              <w:autoSpaceDE w:val="0"/>
              <w:autoSpaceDN w:val="0"/>
              <w:adjustRightInd w:val="0"/>
              <w:spacing w:before="5"/>
              <w:jc w:val="center"/>
              <w:rPr>
                <w:kern w:val="0"/>
                <w:sz w:val="24"/>
              </w:rPr>
            </w:pPr>
          </w:p>
        </w:tc>
      </w:tr>
      <w:tr w14:paraId="7D70B46A">
        <w:tblPrEx>
          <w:tblCellMar>
            <w:top w:w="0" w:type="dxa"/>
            <w:left w:w="57" w:type="dxa"/>
            <w:bottom w:w="0" w:type="dxa"/>
            <w:right w:w="57" w:type="dxa"/>
          </w:tblCellMar>
        </w:tblPrEx>
        <w:trPr>
          <w:cantSplit/>
        </w:trPr>
        <w:tc>
          <w:tcPr>
            <w:tcW w:w="868" w:type="dxa"/>
            <w:vMerge w:val="restart"/>
            <w:tcBorders>
              <w:top w:val="single" w:color="000000" w:sz="6" w:space="0"/>
              <w:left w:val="single" w:color="000000" w:sz="4" w:space="0"/>
              <w:bottom w:val="single" w:color="000000" w:sz="4" w:space="0"/>
              <w:right w:val="single" w:color="000000" w:sz="4" w:space="0"/>
            </w:tcBorders>
          </w:tcPr>
          <w:p w14:paraId="4B3B0688">
            <w:pPr>
              <w:kinsoku w:val="0"/>
              <w:autoSpaceDE w:val="0"/>
              <w:autoSpaceDN w:val="0"/>
              <w:adjustRightInd w:val="0"/>
              <w:spacing w:before="5"/>
              <w:ind w:hanging="96"/>
              <w:jc w:val="center"/>
              <w:rPr>
                <w:kern w:val="0"/>
                <w:sz w:val="24"/>
              </w:rPr>
            </w:pPr>
          </w:p>
          <w:p w14:paraId="1AD7C981">
            <w:pPr>
              <w:kinsoku w:val="0"/>
              <w:autoSpaceDE w:val="0"/>
              <w:autoSpaceDN w:val="0"/>
              <w:adjustRightInd w:val="0"/>
              <w:spacing w:before="5"/>
              <w:ind w:hanging="96"/>
              <w:jc w:val="center"/>
              <w:rPr>
                <w:kern w:val="0"/>
                <w:sz w:val="24"/>
              </w:rPr>
            </w:pPr>
            <w:r>
              <w:rPr>
                <w:kern w:val="0"/>
                <w:sz w:val="24"/>
              </w:rPr>
              <w:t>Water</w:t>
            </w:r>
          </w:p>
        </w:tc>
        <w:tc>
          <w:tcPr>
            <w:tcW w:w="1422" w:type="dxa"/>
            <w:tcBorders>
              <w:top w:val="single" w:color="000000" w:sz="6" w:space="0"/>
              <w:left w:val="single" w:color="000000" w:sz="4" w:space="0"/>
              <w:bottom w:val="single" w:color="000000" w:sz="6" w:space="0"/>
              <w:right w:val="single" w:color="000000" w:sz="4" w:space="0"/>
            </w:tcBorders>
          </w:tcPr>
          <w:p w14:paraId="41F9B410">
            <w:pPr>
              <w:keepNext/>
              <w:kinsoku w:val="0"/>
              <w:autoSpaceDE w:val="0"/>
              <w:autoSpaceDN w:val="0"/>
              <w:adjustRightInd w:val="0"/>
              <w:spacing w:before="5"/>
              <w:jc w:val="center"/>
              <w:rPr>
                <w:kern w:val="0"/>
                <w:sz w:val="24"/>
              </w:rPr>
            </w:pPr>
            <w:r>
              <w:rPr>
                <w:kern w:val="0"/>
                <w:sz w:val="24"/>
              </w:rPr>
              <w:t>Sludge pump</w:t>
            </w:r>
          </w:p>
        </w:tc>
        <w:tc>
          <w:tcPr>
            <w:tcW w:w="1057" w:type="dxa"/>
            <w:tcBorders>
              <w:top w:val="single" w:color="000000" w:sz="6" w:space="0"/>
              <w:left w:val="single" w:color="000000" w:sz="4" w:space="0"/>
              <w:bottom w:val="single" w:color="000000" w:sz="6" w:space="0"/>
              <w:right w:val="single" w:color="000000" w:sz="4" w:space="0"/>
            </w:tcBorders>
          </w:tcPr>
          <w:p w14:paraId="3985EF67">
            <w:pPr>
              <w:keepNext/>
              <w:kinsoku w:val="0"/>
              <w:autoSpaceDE w:val="0"/>
              <w:autoSpaceDN w:val="0"/>
              <w:adjustRightInd w:val="0"/>
              <w:spacing w:before="5"/>
              <w:jc w:val="center"/>
              <w:rPr>
                <w:kern w:val="0"/>
                <w:sz w:val="24"/>
              </w:rPr>
            </w:pPr>
            <w:r>
              <w:rPr>
                <w:kern w:val="0"/>
                <w:sz w:val="24"/>
              </w:rPr>
              <w:t>Suction</w:t>
            </w:r>
          </w:p>
        </w:tc>
        <w:tc>
          <w:tcPr>
            <w:tcW w:w="677" w:type="dxa"/>
            <w:tcBorders>
              <w:top w:val="single" w:color="000000" w:sz="6" w:space="0"/>
              <w:left w:val="single" w:color="000000" w:sz="4" w:space="0"/>
              <w:bottom w:val="single" w:color="000000" w:sz="6" w:space="0"/>
              <w:right w:val="single" w:color="000000" w:sz="4" w:space="0"/>
            </w:tcBorders>
          </w:tcPr>
          <w:p w14:paraId="64DCD683">
            <w:pPr>
              <w:keepNext/>
              <w:kinsoku w:val="0"/>
              <w:autoSpaceDE w:val="0"/>
              <w:autoSpaceDN w:val="0"/>
              <w:adjustRightInd w:val="0"/>
              <w:spacing w:before="5"/>
              <w:jc w:val="center"/>
              <w:rPr>
                <w:kern w:val="0"/>
                <w:sz w:val="24"/>
              </w:rPr>
            </w:pPr>
            <w:r>
              <w:rPr>
                <w:kern w:val="0"/>
                <w:sz w:val="24"/>
              </w:rPr>
              <w:t>1</w:t>
            </w:r>
          </w:p>
        </w:tc>
        <w:tc>
          <w:tcPr>
            <w:tcW w:w="1736" w:type="dxa"/>
            <w:tcBorders>
              <w:top w:val="single" w:color="000000" w:sz="6" w:space="0"/>
              <w:left w:val="single" w:color="000000" w:sz="4" w:space="0"/>
              <w:bottom w:val="single" w:color="000000" w:sz="6" w:space="0"/>
              <w:right w:val="single" w:color="000000" w:sz="4" w:space="0"/>
            </w:tcBorders>
          </w:tcPr>
          <w:p w14:paraId="4774CBC2">
            <w:pPr>
              <w:keepNext/>
              <w:kinsoku w:val="0"/>
              <w:autoSpaceDE w:val="0"/>
              <w:autoSpaceDN w:val="0"/>
              <w:adjustRightInd w:val="0"/>
              <w:spacing w:before="5"/>
              <w:jc w:val="center"/>
              <w:rPr>
                <w:kern w:val="0"/>
                <w:sz w:val="24"/>
              </w:rPr>
            </w:pPr>
            <w:r>
              <w:rPr>
                <w:kern w:val="0"/>
                <w:sz w:val="24"/>
              </w:rPr>
              <w:t>Simplex</w:t>
            </w:r>
          </w:p>
        </w:tc>
        <w:tc>
          <w:tcPr>
            <w:tcW w:w="1985" w:type="dxa"/>
            <w:tcBorders>
              <w:top w:val="single" w:color="000000" w:sz="6" w:space="0"/>
              <w:left w:val="single" w:color="000000" w:sz="4" w:space="0"/>
              <w:bottom w:val="single" w:color="000000" w:sz="6" w:space="0"/>
              <w:right w:val="single" w:color="000000" w:sz="4" w:space="0"/>
            </w:tcBorders>
          </w:tcPr>
          <w:p w14:paraId="2A60DA55">
            <w:pPr>
              <w:keepNext/>
              <w:kinsoku w:val="0"/>
              <w:autoSpaceDE w:val="0"/>
              <w:autoSpaceDN w:val="0"/>
              <w:adjustRightInd w:val="0"/>
              <w:spacing w:before="5"/>
              <w:jc w:val="center"/>
              <w:rPr>
                <w:kern w:val="0"/>
                <w:sz w:val="24"/>
              </w:rPr>
            </w:pPr>
            <w:r>
              <w:rPr>
                <w:kern w:val="0"/>
                <w:sz w:val="24"/>
              </w:rPr>
              <w:t>4 mm</w:t>
            </w:r>
          </w:p>
        </w:tc>
        <w:tc>
          <w:tcPr>
            <w:tcW w:w="1134" w:type="dxa"/>
            <w:vMerge w:val="restart"/>
            <w:tcBorders>
              <w:top w:val="single" w:color="000000" w:sz="6" w:space="0"/>
              <w:left w:val="single" w:color="000000" w:sz="4" w:space="0"/>
              <w:bottom w:val="single" w:color="000000" w:sz="4" w:space="0"/>
              <w:right w:val="single" w:color="000000" w:sz="4" w:space="0"/>
            </w:tcBorders>
          </w:tcPr>
          <w:p w14:paraId="03CBBC83">
            <w:pPr>
              <w:keepNext/>
              <w:kinsoku w:val="0"/>
              <w:autoSpaceDE w:val="0"/>
              <w:autoSpaceDN w:val="0"/>
              <w:adjustRightInd w:val="0"/>
              <w:jc w:val="center"/>
              <w:rPr>
                <w:kern w:val="0"/>
                <w:sz w:val="20"/>
                <w:szCs w:val="20"/>
              </w:rPr>
            </w:pPr>
          </w:p>
          <w:p w14:paraId="0746F85A">
            <w:pPr>
              <w:keepNext/>
              <w:kinsoku w:val="0"/>
              <w:autoSpaceDE w:val="0"/>
              <w:autoSpaceDN w:val="0"/>
              <w:adjustRightInd w:val="0"/>
              <w:ind w:hanging="35"/>
              <w:jc w:val="center"/>
              <w:rPr>
                <w:kern w:val="0"/>
                <w:sz w:val="24"/>
              </w:rPr>
            </w:pPr>
            <w:r>
              <w:rPr>
                <w:kern w:val="0"/>
                <w:sz w:val="24"/>
              </w:rPr>
              <w:t>Galv. steel</w:t>
            </w:r>
          </w:p>
        </w:tc>
        <w:tc>
          <w:tcPr>
            <w:tcW w:w="918" w:type="dxa"/>
            <w:vMerge w:val="restart"/>
            <w:tcBorders>
              <w:top w:val="single" w:color="000000" w:sz="6" w:space="0"/>
              <w:left w:val="single" w:color="000000" w:sz="4" w:space="0"/>
              <w:bottom w:val="nil"/>
              <w:right w:val="single" w:color="000000" w:sz="4" w:space="0"/>
            </w:tcBorders>
          </w:tcPr>
          <w:p w14:paraId="7DE95AEE">
            <w:pPr>
              <w:keepNext/>
              <w:kinsoku w:val="0"/>
              <w:autoSpaceDE w:val="0"/>
              <w:autoSpaceDN w:val="0"/>
              <w:adjustRightInd w:val="0"/>
              <w:jc w:val="center"/>
              <w:rPr>
                <w:kern w:val="0"/>
                <w:sz w:val="20"/>
                <w:szCs w:val="20"/>
              </w:rPr>
            </w:pPr>
          </w:p>
          <w:p w14:paraId="0C69FFE2">
            <w:pPr>
              <w:keepNext/>
              <w:kinsoku w:val="0"/>
              <w:autoSpaceDE w:val="0"/>
              <w:autoSpaceDN w:val="0"/>
              <w:adjustRightInd w:val="0"/>
              <w:ind w:hanging="16"/>
              <w:jc w:val="center"/>
              <w:rPr>
                <w:kern w:val="0"/>
                <w:sz w:val="24"/>
              </w:rPr>
            </w:pPr>
            <w:r>
              <w:rPr>
                <w:kern w:val="0"/>
                <w:sz w:val="24"/>
              </w:rPr>
              <w:t>Stainless steel</w:t>
            </w:r>
          </w:p>
        </w:tc>
      </w:tr>
      <w:tr w14:paraId="558BDC36">
        <w:tblPrEx>
          <w:tblCellMar>
            <w:top w:w="0" w:type="dxa"/>
            <w:left w:w="57" w:type="dxa"/>
            <w:bottom w:w="0" w:type="dxa"/>
            <w:right w:w="57" w:type="dxa"/>
          </w:tblCellMar>
        </w:tblPrEx>
        <w:trPr>
          <w:cantSplit/>
        </w:trPr>
        <w:tc>
          <w:tcPr>
            <w:tcW w:w="868" w:type="dxa"/>
            <w:vMerge w:val="continue"/>
            <w:tcBorders>
              <w:top w:val="single" w:color="000000" w:sz="6" w:space="0"/>
              <w:left w:val="single" w:color="000000" w:sz="4" w:space="0"/>
              <w:bottom w:val="single" w:color="000000" w:sz="4" w:space="0"/>
              <w:right w:val="single" w:color="000000" w:sz="4" w:space="0"/>
            </w:tcBorders>
          </w:tcPr>
          <w:p w14:paraId="16453F57">
            <w:pPr>
              <w:keepNext/>
              <w:kinsoku w:val="0"/>
              <w:autoSpaceDE w:val="0"/>
              <w:autoSpaceDN w:val="0"/>
              <w:adjustRightInd w:val="0"/>
              <w:ind w:hanging="205"/>
              <w:jc w:val="center"/>
              <w:rPr>
                <w:kern w:val="0"/>
                <w:sz w:val="24"/>
              </w:rPr>
            </w:pPr>
          </w:p>
        </w:tc>
        <w:tc>
          <w:tcPr>
            <w:tcW w:w="1422" w:type="dxa"/>
            <w:tcBorders>
              <w:top w:val="single" w:color="000000" w:sz="6" w:space="0"/>
              <w:left w:val="single" w:color="000000" w:sz="4" w:space="0"/>
              <w:bottom w:val="single" w:color="000000" w:sz="6" w:space="0"/>
              <w:right w:val="single" w:color="000000" w:sz="4" w:space="0"/>
            </w:tcBorders>
          </w:tcPr>
          <w:p w14:paraId="476AFBE8">
            <w:pPr>
              <w:keepNext/>
              <w:kinsoku w:val="0"/>
              <w:autoSpaceDE w:val="0"/>
              <w:autoSpaceDN w:val="0"/>
              <w:adjustRightInd w:val="0"/>
              <w:spacing w:before="5"/>
              <w:jc w:val="center"/>
              <w:rPr>
                <w:kern w:val="0"/>
                <w:sz w:val="24"/>
              </w:rPr>
            </w:pPr>
            <w:r>
              <w:rPr>
                <w:kern w:val="0"/>
                <w:sz w:val="24"/>
              </w:rPr>
              <w:t>Sea chests</w:t>
            </w:r>
          </w:p>
        </w:tc>
        <w:tc>
          <w:tcPr>
            <w:tcW w:w="1057" w:type="dxa"/>
            <w:vMerge w:val="restart"/>
            <w:tcBorders>
              <w:top w:val="single" w:color="000000" w:sz="6" w:space="0"/>
              <w:left w:val="single" w:color="000000" w:sz="4" w:space="0"/>
              <w:bottom w:val="single" w:color="000000" w:sz="4" w:space="0"/>
              <w:right w:val="single" w:color="000000" w:sz="4" w:space="0"/>
            </w:tcBorders>
          </w:tcPr>
          <w:p w14:paraId="25C4F311">
            <w:pPr>
              <w:keepNext/>
              <w:kinsoku w:val="0"/>
              <w:autoSpaceDE w:val="0"/>
              <w:autoSpaceDN w:val="0"/>
              <w:adjustRightInd w:val="0"/>
              <w:spacing w:before="14"/>
              <w:jc w:val="center"/>
              <w:rPr>
                <w:kern w:val="0"/>
                <w:sz w:val="10"/>
                <w:szCs w:val="10"/>
              </w:rPr>
            </w:pPr>
          </w:p>
          <w:p w14:paraId="17A56864">
            <w:pPr>
              <w:keepNext/>
              <w:kinsoku w:val="0"/>
              <w:autoSpaceDE w:val="0"/>
              <w:autoSpaceDN w:val="0"/>
              <w:adjustRightInd w:val="0"/>
              <w:jc w:val="center"/>
              <w:rPr>
                <w:kern w:val="0"/>
                <w:sz w:val="24"/>
              </w:rPr>
            </w:pPr>
            <w:r>
              <w:rPr>
                <w:kern w:val="0"/>
                <w:sz w:val="24"/>
              </w:rPr>
              <w:t>Suction</w:t>
            </w:r>
          </w:p>
        </w:tc>
        <w:tc>
          <w:tcPr>
            <w:tcW w:w="677" w:type="dxa"/>
            <w:vMerge w:val="restart"/>
            <w:tcBorders>
              <w:top w:val="single" w:color="000000" w:sz="6" w:space="0"/>
              <w:left w:val="single" w:color="000000" w:sz="4" w:space="0"/>
              <w:bottom w:val="single" w:color="000000" w:sz="4" w:space="0"/>
              <w:right w:val="single" w:color="000000" w:sz="4" w:space="0"/>
            </w:tcBorders>
          </w:tcPr>
          <w:p w14:paraId="08499B6D">
            <w:pPr>
              <w:keepNext/>
              <w:kinsoku w:val="0"/>
              <w:autoSpaceDE w:val="0"/>
              <w:autoSpaceDN w:val="0"/>
              <w:adjustRightInd w:val="0"/>
              <w:spacing w:before="14"/>
              <w:jc w:val="center"/>
              <w:rPr>
                <w:kern w:val="0"/>
                <w:sz w:val="10"/>
                <w:szCs w:val="10"/>
              </w:rPr>
            </w:pPr>
          </w:p>
          <w:p w14:paraId="3B210BDD">
            <w:pPr>
              <w:keepNext/>
              <w:kinsoku w:val="0"/>
              <w:autoSpaceDE w:val="0"/>
              <w:autoSpaceDN w:val="0"/>
              <w:adjustRightInd w:val="0"/>
              <w:jc w:val="center"/>
              <w:rPr>
                <w:kern w:val="0"/>
                <w:sz w:val="24"/>
              </w:rPr>
            </w:pPr>
            <w:r>
              <w:rPr>
                <w:kern w:val="0"/>
                <w:sz w:val="24"/>
              </w:rPr>
              <w:t>1</w:t>
            </w:r>
          </w:p>
          <w:p w14:paraId="3AC5F0C7">
            <w:pPr>
              <w:keepNext/>
              <w:kinsoku w:val="0"/>
              <w:autoSpaceDE w:val="0"/>
              <w:autoSpaceDN w:val="0"/>
              <w:adjustRightInd w:val="0"/>
              <w:jc w:val="center"/>
              <w:rPr>
                <w:kern w:val="0"/>
                <w:sz w:val="24"/>
              </w:rPr>
            </w:pPr>
            <w:r>
              <w:rPr>
                <w:kern w:val="0"/>
                <w:sz w:val="24"/>
              </w:rPr>
              <w:t>each</w:t>
            </w:r>
          </w:p>
        </w:tc>
        <w:tc>
          <w:tcPr>
            <w:tcW w:w="1736" w:type="dxa"/>
            <w:vMerge w:val="restart"/>
            <w:tcBorders>
              <w:top w:val="single" w:color="000000" w:sz="6" w:space="0"/>
              <w:left w:val="single" w:color="000000" w:sz="4" w:space="0"/>
              <w:bottom w:val="single" w:color="000000" w:sz="4" w:space="0"/>
              <w:right w:val="single" w:color="000000" w:sz="4" w:space="0"/>
            </w:tcBorders>
          </w:tcPr>
          <w:p w14:paraId="3DED01D5">
            <w:pPr>
              <w:keepNext/>
              <w:kinsoku w:val="0"/>
              <w:autoSpaceDE w:val="0"/>
              <w:autoSpaceDN w:val="0"/>
              <w:adjustRightInd w:val="0"/>
              <w:spacing w:before="14"/>
              <w:jc w:val="center"/>
              <w:rPr>
                <w:kern w:val="0"/>
                <w:sz w:val="10"/>
                <w:szCs w:val="10"/>
              </w:rPr>
            </w:pPr>
          </w:p>
          <w:p w14:paraId="60791ACB">
            <w:pPr>
              <w:keepNext/>
              <w:kinsoku w:val="0"/>
              <w:autoSpaceDE w:val="0"/>
              <w:autoSpaceDN w:val="0"/>
              <w:adjustRightInd w:val="0"/>
              <w:jc w:val="center"/>
              <w:rPr>
                <w:kern w:val="0"/>
                <w:sz w:val="24"/>
              </w:rPr>
            </w:pPr>
            <w:r>
              <w:rPr>
                <w:kern w:val="0"/>
                <w:sz w:val="24"/>
              </w:rPr>
              <w:t>Simplex</w:t>
            </w:r>
          </w:p>
        </w:tc>
        <w:tc>
          <w:tcPr>
            <w:tcW w:w="1985" w:type="dxa"/>
            <w:tcBorders>
              <w:top w:val="single" w:color="000000" w:sz="6" w:space="0"/>
              <w:left w:val="single" w:color="000000" w:sz="4" w:space="0"/>
              <w:bottom w:val="single" w:color="000000" w:sz="6" w:space="0"/>
              <w:right w:val="single" w:color="000000" w:sz="4" w:space="0"/>
            </w:tcBorders>
          </w:tcPr>
          <w:p w14:paraId="7A379DF4">
            <w:pPr>
              <w:keepNext/>
              <w:kinsoku w:val="0"/>
              <w:autoSpaceDE w:val="0"/>
              <w:autoSpaceDN w:val="0"/>
              <w:adjustRightInd w:val="0"/>
              <w:spacing w:before="5"/>
              <w:jc w:val="center"/>
              <w:rPr>
                <w:kern w:val="0"/>
                <w:sz w:val="24"/>
              </w:rPr>
            </w:pPr>
            <w:r>
              <w:rPr>
                <w:kern w:val="0"/>
                <w:sz w:val="24"/>
              </w:rPr>
              <w:t>5 mm</w:t>
            </w:r>
          </w:p>
        </w:tc>
        <w:tc>
          <w:tcPr>
            <w:tcW w:w="1134" w:type="dxa"/>
            <w:vMerge w:val="continue"/>
            <w:tcBorders>
              <w:top w:val="single" w:color="000000" w:sz="6" w:space="0"/>
              <w:left w:val="single" w:color="000000" w:sz="4" w:space="0"/>
              <w:bottom w:val="single" w:color="000000" w:sz="4" w:space="0"/>
              <w:right w:val="single" w:color="000000" w:sz="4" w:space="0"/>
            </w:tcBorders>
          </w:tcPr>
          <w:p w14:paraId="051EDB89">
            <w:pPr>
              <w:keepNext/>
              <w:kinsoku w:val="0"/>
              <w:autoSpaceDE w:val="0"/>
              <w:autoSpaceDN w:val="0"/>
              <w:adjustRightInd w:val="0"/>
              <w:spacing w:before="5"/>
              <w:jc w:val="center"/>
              <w:rPr>
                <w:kern w:val="0"/>
                <w:sz w:val="24"/>
              </w:rPr>
            </w:pPr>
          </w:p>
        </w:tc>
        <w:tc>
          <w:tcPr>
            <w:tcW w:w="918" w:type="dxa"/>
            <w:vMerge w:val="continue"/>
            <w:tcBorders>
              <w:top w:val="single" w:color="000000" w:sz="6" w:space="0"/>
              <w:left w:val="single" w:color="000000" w:sz="4" w:space="0"/>
              <w:bottom w:val="nil"/>
              <w:right w:val="single" w:color="000000" w:sz="4" w:space="0"/>
            </w:tcBorders>
          </w:tcPr>
          <w:p w14:paraId="5A6A339A">
            <w:pPr>
              <w:keepNext/>
              <w:kinsoku w:val="0"/>
              <w:autoSpaceDE w:val="0"/>
              <w:autoSpaceDN w:val="0"/>
              <w:adjustRightInd w:val="0"/>
              <w:spacing w:before="5"/>
              <w:jc w:val="center"/>
              <w:rPr>
                <w:kern w:val="0"/>
                <w:sz w:val="24"/>
              </w:rPr>
            </w:pPr>
          </w:p>
        </w:tc>
      </w:tr>
      <w:tr w14:paraId="08CB6584">
        <w:tblPrEx>
          <w:tblCellMar>
            <w:top w:w="0" w:type="dxa"/>
            <w:left w:w="57" w:type="dxa"/>
            <w:bottom w:w="0" w:type="dxa"/>
            <w:right w:w="57" w:type="dxa"/>
          </w:tblCellMar>
        </w:tblPrEx>
        <w:trPr>
          <w:cantSplit/>
        </w:trPr>
        <w:tc>
          <w:tcPr>
            <w:tcW w:w="868" w:type="dxa"/>
            <w:vMerge w:val="continue"/>
            <w:tcBorders>
              <w:top w:val="single" w:color="000000" w:sz="6" w:space="0"/>
              <w:left w:val="single" w:color="000000" w:sz="4" w:space="0"/>
              <w:bottom w:val="single" w:color="000000" w:sz="4" w:space="0"/>
              <w:right w:val="single" w:color="000000" w:sz="4" w:space="0"/>
            </w:tcBorders>
          </w:tcPr>
          <w:p w14:paraId="4A341EC3">
            <w:pPr>
              <w:keepNext/>
              <w:kinsoku w:val="0"/>
              <w:autoSpaceDE w:val="0"/>
              <w:autoSpaceDN w:val="0"/>
              <w:adjustRightInd w:val="0"/>
              <w:spacing w:before="5"/>
              <w:jc w:val="center"/>
              <w:rPr>
                <w:kern w:val="0"/>
                <w:sz w:val="24"/>
              </w:rPr>
            </w:pPr>
          </w:p>
        </w:tc>
        <w:tc>
          <w:tcPr>
            <w:tcW w:w="1422" w:type="dxa"/>
            <w:tcBorders>
              <w:top w:val="single" w:color="000000" w:sz="6" w:space="0"/>
              <w:left w:val="single" w:color="000000" w:sz="4" w:space="0"/>
              <w:bottom w:val="single" w:color="000000" w:sz="4" w:space="0"/>
              <w:right w:val="single" w:color="000000" w:sz="4" w:space="0"/>
            </w:tcBorders>
          </w:tcPr>
          <w:p w14:paraId="59B4E49E">
            <w:pPr>
              <w:keepNext/>
              <w:kinsoku w:val="0"/>
              <w:autoSpaceDE w:val="0"/>
              <w:autoSpaceDN w:val="0"/>
              <w:adjustRightInd w:val="0"/>
              <w:spacing w:before="5"/>
              <w:jc w:val="center"/>
              <w:rPr>
                <w:kern w:val="0"/>
                <w:sz w:val="24"/>
              </w:rPr>
            </w:pPr>
          </w:p>
        </w:tc>
        <w:tc>
          <w:tcPr>
            <w:tcW w:w="1057" w:type="dxa"/>
            <w:vMerge w:val="continue"/>
            <w:tcBorders>
              <w:top w:val="single" w:color="000000" w:sz="6" w:space="0"/>
              <w:left w:val="single" w:color="000000" w:sz="4" w:space="0"/>
              <w:bottom w:val="single" w:color="000000" w:sz="4" w:space="0"/>
              <w:right w:val="single" w:color="000000" w:sz="4" w:space="0"/>
            </w:tcBorders>
          </w:tcPr>
          <w:p w14:paraId="058893DF">
            <w:pPr>
              <w:keepNext/>
              <w:kinsoku w:val="0"/>
              <w:autoSpaceDE w:val="0"/>
              <w:autoSpaceDN w:val="0"/>
              <w:adjustRightInd w:val="0"/>
              <w:spacing w:before="5"/>
              <w:jc w:val="center"/>
              <w:rPr>
                <w:kern w:val="0"/>
                <w:sz w:val="24"/>
              </w:rPr>
            </w:pPr>
          </w:p>
        </w:tc>
        <w:tc>
          <w:tcPr>
            <w:tcW w:w="677" w:type="dxa"/>
            <w:vMerge w:val="continue"/>
            <w:tcBorders>
              <w:top w:val="single" w:color="000000" w:sz="6" w:space="0"/>
              <w:left w:val="single" w:color="000000" w:sz="4" w:space="0"/>
              <w:bottom w:val="single" w:color="000000" w:sz="4" w:space="0"/>
              <w:right w:val="single" w:color="000000" w:sz="4" w:space="0"/>
            </w:tcBorders>
          </w:tcPr>
          <w:p w14:paraId="650D0C53">
            <w:pPr>
              <w:keepNext/>
              <w:kinsoku w:val="0"/>
              <w:autoSpaceDE w:val="0"/>
              <w:autoSpaceDN w:val="0"/>
              <w:adjustRightInd w:val="0"/>
              <w:spacing w:before="5"/>
              <w:jc w:val="center"/>
              <w:rPr>
                <w:kern w:val="0"/>
                <w:sz w:val="24"/>
              </w:rPr>
            </w:pPr>
          </w:p>
        </w:tc>
        <w:tc>
          <w:tcPr>
            <w:tcW w:w="1736" w:type="dxa"/>
            <w:vMerge w:val="continue"/>
            <w:tcBorders>
              <w:top w:val="single" w:color="000000" w:sz="6" w:space="0"/>
              <w:left w:val="single" w:color="000000" w:sz="4" w:space="0"/>
              <w:bottom w:val="single" w:color="000000" w:sz="4" w:space="0"/>
              <w:right w:val="single" w:color="000000" w:sz="4" w:space="0"/>
            </w:tcBorders>
          </w:tcPr>
          <w:p w14:paraId="48D7B8AB">
            <w:pPr>
              <w:keepNext/>
              <w:kinsoku w:val="0"/>
              <w:autoSpaceDE w:val="0"/>
              <w:autoSpaceDN w:val="0"/>
              <w:adjustRightInd w:val="0"/>
              <w:spacing w:before="5"/>
              <w:jc w:val="center"/>
              <w:rPr>
                <w:kern w:val="0"/>
                <w:sz w:val="24"/>
              </w:rPr>
            </w:pPr>
          </w:p>
        </w:tc>
        <w:tc>
          <w:tcPr>
            <w:tcW w:w="1985" w:type="dxa"/>
            <w:tcBorders>
              <w:top w:val="single" w:color="000000" w:sz="6" w:space="0"/>
              <w:left w:val="single" w:color="000000" w:sz="4" w:space="0"/>
              <w:bottom w:val="single" w:color="000000" w:sz="4" w:space="0"/>
              <w:right w:val="single" w:color="000000" w:sz="4" w:space="0"/>
            </w:tcBorders>
          </w:tcPr>
          <w:p w14:paraId="425EB4CD">
            <w:pPr>
              <w:keepNext/>
              <w:kinsoku w:val="0"/>
              <w:autoSpaceDE w:val="0"/>
              <w:autoSpaceDN w:val="0"/>
              <w:adjustRightInd w:val="0"/>
              <w:spacing w:before="5"/>
              <w:jc w:val="center"/>
              <w:rPr>
                <w:kern w:val="0"/>
                <w:sz w:val="24"/>
              </w:rPr>
            </w:pPr>
          </w:p>
        </w:tc>
        <w:tc>
          <w:tcPr>
            <w:tcW w:w="1134" w:type="dxa"/>
            <w:vMerge w:val="continue"/>
            <w:tcBorders>
              <w:top w:val="single" w:color="000000" w:sz="6" w:space="0"/>
              <w:left w:val="single" w:color="000000" w:sz="4" w:space="0"/>
              <w:bottom w:val="single" w:color="000000" w:sz="4" w:space="0"/>
              <w:right w:val="single" w:color="000000" w:sz="4" w:space="0"/>
            </w:tcBorders>
          </w:tcPr>
          <w:p w14:paraId="3BA2B9F6">
            <w:pPr>
              <w:keepNext/>
              <w:kinsoku w:val="0"/>
              <w:autoSpaceDE w:val="0"/>
              <w:autoSpaceDN w:val="0"/>
              <w:adjustRightInd w:val="0"/>
              <w:spacing w:before="5"/>
              <w:jc w:val="center"/>
              <w:rPr>
                <w:kern w:val="0"/>
                <w:sz w:val="24"/>
              </w:rPr>
            </w:pPr>
          </w:p>
        </w:tc>
        <w:tc>
          <w:tcPr>
            <w:tcW w:w="918" w:type="dxa"/>
            <w:vMerge w:val="continue"/>
            <w:tcBorders>
              <w:top w:val="single" w:color="000000" w:sz="6" w:space="0"/>
              <w:left w:val="single" w:color="000000" w:sz="4" w:space="0"/>
              <w:bottom w:val="nil"/>
              <w:right w:val="single" w:color="000000" w:sz="4" w:space="0"/>
            </w:tcBorders>
          </w:tcPr>
          <w:p w14:paraId="0D1EE466">
            <w:pPr>
              <w:keepNext/>
              <w:kinsoku w:val="0"/>
              <w:autoSpaceDE w:val="0"/>
              <w:autoSpaceDN w:val="0"/>
              <w:adjustRightInd w:val="0"/>
              <w:spacing w:before="5"/>
              <w:jc w:val="center"/>
              <w:rPr>
                <w:kern w:val="0"/>
                <w:sz w:val="24"/>
              </w:rPr>
            </w:pPr>
          </w:p>
        </w:tc>
      </w:tr>
      <w:tr w14:paraId="39DF99D6">
        <w:tblPrEx>
          <w:tblCellMar>
            <w:top w:w="0" w:type="dxa"/>
            <w:left w:w="57" w:type="dxa"/>
            <w:bottom w:w="0" w:type="dxa"/>
            <w:right w:w="57" w:type="dxa"/>
          </w:tblCellMar>
        </w:tblPrEx>
        <w:trPr>
          <w:cantSplit/>
        </w:trPr>
        <w:tc>
          <w:tcPr>
            <w:tcW w:w="868" w:type="dxa"/>
            <w:vMerge w:val="restart"/>
            <w:tcBorders>
              <w:top w:val="single" w:color="000000" w:sz="6" w:space="0"/>
              <w:left w:val="single" w:color="000000" w:sz="4" w:space="0"/>
              <w:bottom w:val="single" w:color="000000" w:sz="4" w:space="0"/>
              <w:right w:val="single" w:color="000000" w:sz="4" w:space="0"/>
            </w:tcBorders>
          </w:tcPr>
          <w:p w14:paraId="5983B8DD">
            <w:pPr>
              <w:kinsoku w:val="0"/>
              <w:autoSpaceDE w:val="0"/>
              <w:autoSpaceDN w:val="0"/>
              <w:adjustRightInd w:val="0"/>
              <w:spacing w:before="5"/>
              <w:ind w:hanging="96"/>
              <w:jc w:val="center"/>
              <w:rPr>
                <w:kern w:val="0"/>
                <w:sz w:val="24"/>
              </w:rPr>
            </w:pPr>
          </w:p>
        </w:tc>
        <w:tc>
          <w:tcPr>
            <w:tcW w:w="1422" w:type="dxa"/>
            <w:tcBorders>
              <w:top w:val="single" w:color="000000" w:sz="6" w:space="0"/>
              <w:left w:val="single" w:color="000000" w:sz="4" w:space="0"/>
              <w:bottom w:val="single" w:color="000000" w:sz="6" w:space="0"/>
              <w:right w:val="single" w:color="000000" w:sz="4" w:space="0"/>
            </w:tcBorders>
          </w:tcPr>
          <w:p w14:paraId="71E15339">
            <w:pPr>
              <w:keepNext/>
              <w:kinsoku w:val="0"/>
              <w:autoSpaceDE w:val="0"/>
              <w:autoSpaceDN w:val="0"/>
              <w:adjustRightInd w:val="0"/>
              <w:spacing w:before="5"/>
              <w:jc w:val="center"/>
              <w:rPr>
                <w:kern w:val="0"/>
                <w:sz w:val="24"/>
              </w:rPr>
            </w:pPr>
            <w:r>
              <w:rPr>
                <w:kern w:val="0"/>
                <w:sz w:val="24"/>
              </w:rPr>
              <w:t>Daily bilge pump</w:t>
            </w:r>
          </w:p>
        </w:tc>
        <w:tc>
          <w:tcPr>
            <w:tcW w:w="1057" w:type="dxa"/>
            <w:tcBorders>
              <w:top w:val="single" w:color="000000" w:sz="6" w:space="0"/>
              <w:left w:val="single" w:color="000000" w:sz="4" w:space="0"/>
              <w:bottom w:val="single" w:color="000000" w:sz="6" w:space="0"/>
              <w:right w:val="single" w:color="000000" w:sz="4" w:space="0"/>
            </w:tcBorders>
          </w:tcPr>
          <w:p w14:paraId="23DEAB3C">
            <w:pPr>
              <w:keepNext/>
              <w:kinsoku w:val="0"/>
              <w:autoSpaceDE w:val="0"/>
              <w:autoSpaceDN w:val="0"/>
              <w:adjustRightInd w:val="0"/>
              <w:spacing w:before="1"/>
              <w:jc w:val="center"/>
              <w:rPr>
                <w:kern w:val="0"/>
                <w:sz w:val="28"/>
                <w:szCs w:val="28"/>
              </w:rPr>
            </w:pPr>
          </w:p>
          <w:p w14:paraId="4F1E4C91">
            <w:pPr>
              <w:keepNext/>
              <w:kinsoku w:val="0"/>
              <w:autoSpaceDE w:val="0"/>
              <w:autoSpaceDN w:val="0"/>
              <w:adjustRightInd w:val="0"/>
              <w:jc w:val="center"/>
              <w:rPr>
                <w:kern w:val="0"/>
                <w:sz w:val="24"/>
              </w:rPr>
            </w:pPr>
            <w:r>
              <w:rPr>
                <w:kern w:val="0"/>
                <w:sz w:val="24"/>
              </w:rPr>
              <w:t>Suction</w:t>
            </w:r>
          </w:p>
        </w:tc>
        <w:tc>
          <w:tcPr>
            <w:tcW w:w="677" w:type="dxa"/>
            <w:tcBorders>
              <w:top w:val="single" w:color="000000" w:sz="6" w:space="0"/>
              <w:left w:val="single" w:color="000000" w:sz="4" w:space="0"/>
              <w:bottom w:val="single" w:color="000000" w:sz="6" w:space="0"/>
              <w:right w:val="single" w:color="000000" w:sz="4" w:space="0"/>
            </w:tcBorders>
          </w:tcPr>
          <w:p w14:paraId="618AB029">
            <w:pPr>
              <w:keepNext/>
              <w:kinsoku w:val="0"/>
              <w:autoSpaceDE w:val="0"/>
              <w:autoSpaceDN w:val="0"/>
              <w:adjustRightInd w:val="0"/>
              <w:spacing w:before="5"/>
              <w:jc w:val="center"/>
              <w:rPr>
                <w:kern w:val="0"/>
                <w:sz w:val="24"/>
              </w:rPr>
            </w:pPr>
            <w:r>
              <w:rPr>
                <w:kern w:val="0"/>
                <w:sz w:val="24"/>
              </w:rPr>
              <w:t>1</w:t>
            </w:r>
          </w:p>
        </w:tc>
        <w:tc>
          <w:tcPr>
            <w:tcW w:w="1736" w:type="dxa"/>
            <w:tcBorders>
              <w:top w:val="single" w:color="000000" w:sz="6" w:space="0"/>
              <w:left w:val="single" w:color="000000" w:sz="4" w:space="0"/>
              <w:bottom w:val="single" w:color="000000" w:sz="6" w:space="0"/>
              <w:right w:val="single" w:color="000000" w:sz="4" w:space="0"/>
            </w:tcBorders>
          </w:tcPr>
          <w:p w14:paraId="2709ECBD">
            <w:pPr>
              <w:keepNext/>
              <w:kinsoku w:val="0"/>
              <w:autoSpaceDE w:val="0"/>
              <w:autoSpaceDN w:val="0"/>
              <w:adjustRightInd w:val="0"/>
              <w:spacing w:before="5"/>
              <w:jc w:val="center"/>
              <w:rPr>
                <w:kern w:val="0"/>
                <w:sz w:val="24"/>
              </w:rPr>
            </w:pPr>
            <w:r>
              <w:rPr>
                <w:kern w:val="0"/>
                <w:sz w:val="24"/>
              </w:rPr>
              <w:t>Simplex</w:t>
            </w:r>
          </w:p>
        </w:tc>
        <w:tc>
          <w:tcPr>
            <w:tcW w:w="1985" w:type="dxa"/>
            <w:tcBorders>
              <w:top w:val="single" w:color="000000" w:sz="6" w:space="0"/>
              <w:left w:val="single" w:color="000000" w:sz="4" w:space="0"/>
              <w:bottom w:val="single" w:color="000000" w:sz="6" w:space="0"/>
              <w:right w:val="single" w:color="000000" w:sz="4" w:space="0"/>
            </w:tcBorders>
          </w:tcPr>
          <w:p w14:paraId="1789A31A">
            <w:pPr>
              <w:keepNext/>
              <w:kinsoku w:val="0"/>
              <w:autoSpaceDE w:val="0"/>
              <w:autoSpaceDN w:val="0"/>
              <w:adjustRightInd w:val="0"/>
              <w:spacing w:before="5"/>
              <w:jc w:val="center"/>
              <w:rPr>
                <w:kern w:val="0"/>
                <w:sz w:val="24"/>
              </w:rPr>
            </w:pPr>
            <w:r>
              <w:rPr>
                <w:kern w:val="0"/>
                <w:sz w:val="24"/>
              </w:rPr>
              <w:t>4 mm</w:t>
            </w:r>
          </w:p>
        </w:tc>
        <w:tc>
          <w:tcPr>
            <w:tcW w:w="1134" w:type="dxa"/>
            <w:tcBorders>
              <w:top w:val="single" w:color="000000" w:sz="6" w:space="0"/>
              <w:left w:val="single" w:color="000000" w:sz="4" w:space="0"/>
              <w:bottom w:val="single" w:color="000000" w:sz="6" w:space="0"/>
              <w:right w:val="single" w:color="000000" w:sz="4" w:space="0"/>
            </w:tcBorders>
          </w:tcPr>
          <w:p w14:paraId="64EC12DD">
            <w:pPr>
              <w:keepNext/>
              <w:kinsoku w:val="0"/>
              <w:autoSpaceDE w:val="0"/>
              <w:autoSpaceDN w:val="0"/>
              <w:adjustRightInd w:val="0"/>
              <w:spacing w:before="5"/>
              <w:ind w:hanging="35"/>
              <w:jc w:val="center"/>
              <w:rPr>
                <w:kern w:val="0"/>
                <w:sz w:val="24"/>
              </w:rPr>
            </w:pPr>
            <w:r>
              <w:rPr>
                <w:kern w:val="0"/>
                <w:sz w:val="24"/>
              </w:rPr>
              <w:t>Galv. steel</w:t>
            </w:r>
          </w:p>
        </w:tc>
        <w:tc>
          <w:tcPr>
            <w:tcW w:w="918" w:type="dxa"/>
            <w:tcBorders>
              <w:top w:val="single" w:color="000000" w:sz="6" w:space="0"/>
              <w:left w:val="single" w:color="000000" w:sz="4" w:space="0"/>
              <w:bottom w:val="single" w:color="000000" w:sz="6" w:space="0"/>
              <w:right w:val="single" w:color="000000" w:sz="4" w:space="0"/>
            </w:tcBorders>
          </w:tcPr>
          <w:p w14:paraId="7146BFBE">
            <w:pPr>
              <w:keepNext/>
              <w:kinsoku w:val="0"/>
              <w:autoSpaceDE w:val="0"/>
              <w:autoSpaceDN w:val="0"/>
              <w:adjustRightInd w:val="0"/>
              <w:spacing w:before="5"/>
              <w:jc w:val="center"/>
              <w:rPr>
                <w:kern w:val="0"/>
                <w:sz w:val="24"/>
              </w:rPr>
            </w:pPr>
            <w:r>
              <w:rPr>
                <w:kern w:val="0"/>
                <w:sz w:val="24"/>
              </w:rPr>
              <w:t>plate</w:t>
            </w:r>
          </w:p>
        </w:tc>
      </w:tr>
      <w:tr w14:paraId="38487E59">
        <w:tblPrEx>
          <w:tblCellMar>
            <w:top w:w="0" w:type="dxa"/>
            <w:left w:w="57" w:type="dxa"/>
            <w:bottom w:w="0" w:type="dxa"/>
            <w:right w:w="57" w:type="dxa"/>
          </w:tblCellMar>
        </w:tblPrEx>
        <w:trPr>
          <w:cantSplit/>
        </w:trPr>
        <w:tc>
          <w:tcPr>
            <w:tcW w:w="868" w:type="dxa"/>
            <w:vMerge w:val="continue"/>
            <w:tcBorders>
              <w:top w:val="single" w:color="000000" w:sz="6" w:space="0"/>
              <w:left w:val="single" w:color="000000" w:sz="4" w:space="0"/>
              <w:bottom w:val="single" w:color="000000" w:sz="4" w:space="0"/>
              <w:right w:val="single" w:color="000000" w:sz="4" w:space="0"/>
            </w:tcBorders>
          </w:tcPr>
          <w:p w14:paraId="15041B86">
            <w:pPr>
              <w:keepNext/>
              <w:kinsoku w:val="0"/>
              <w:autoSpaceDE w:val="0"/>
              <w:autoSpaceDN w:val="0"/>
              <w:adjustRightInd w:val="0"/>
              <w:spacing w:before="5"/>
              <w:jc w:val="center"/>
              <w:rPr>
                <w:kern w:val="0"/>
                <w:sz w:val="24"/>
              </w:rPr>
            </w:pPr>
          </w:p>
        </w:tc>
        <w:tc>
          <w:tcPr>
            <w:tcW w:w="1422" w:type="dxa"/>
            <w:tcBorders>
              <w:top w:val="single" w:color="000000" w:sz="6" w:space="0"/>
              <w:left w:val="single" w:color="000000" w:sz="4" w:space="0"/>
              <w:bottom w:val="single" w:color="000000" w:sz="4" w:space="0"/>
              <w:right w:val="single" w:color="000000" w:sz="4" w:space="0"/>
            </w:tcBorders>
          </w:tcPr>
          <w:p w14:paraId="0F7CD823">
            <w:pPr>
              <w:keepNext/>
              <w:kinsoku w:val="0"/>
              <w:autoSpaceDE w:val="0"/>
              <w:autoSpaceDN w:val="0"/>
              <w:adjustRightInd w:val="0"/>
              <w:spacing w:before="5"/>
              <w:jc w:val="center"/>
              <w:rPr>
                <w:kern w:val="0"/>
                <w:sz w:val="24"/>
              </w:rPr>
            </w:pPr>
            <w:r>
              <w:rPr>
                <w:kern w:val="0"/>
                <w:sz w:val="24"/>
              </w:rPr>
              <w:t>Fresh water pumps</w:t>
            </w:r>
          </w:p>
        </w:tc>
        <w:tc>
          <w:tcPr>
            <w:tcW w:w="1057" w:type="dxa"/>
            <w:tcBorders>
              <w:top w:val="single" w:color="000000" w:sz="6" w:space="0"/>
              <w:left w:val="single" w:color="000000" w:sz="4" w:space="0"/>
              <w:bottom w:val="single" w:color="000000" w:sz="4" w:space="0"/>
              <w:right w:val="single" w:color="000000" w:sz="4" w:space="0"/>
            </w:tcBorders>
          </w:tcPr>
          <w:p w14:paraId="56819D9B">
            <w:pPr>
              <w:keepNext/>
              <w:kinsoku w:val="0"/>
              <w:autoSpaceDE w:val="0"/>
              <w:autoSpaceDN w:val="0"/>
              <w:adjustRightInd w:val="0"/>
              <w:spacing w:before="1"/>
              <w:jc w:val="center"/>
              <w:rPr>
                <w:kern w:val="0"/>
                <w:sz w:val="28"/>
                <w:szCs w:val="28"/>
              </w:rPr>
            </w:pPr>
          </w:p>
          <w:p w14:paraId="04B146C1">
            <w:pPr>
              <w:keepNext/>
              <w:kinsoku w:val="0"/>
              <w:autoSpaceDE w:val="0"/>
              <w:autoSpaceDN w:val="0"/>
              <w:adjustRightInd w:val="0"/>
              <w:jc w:val="center"/>
              <w:rPr>
                <w:kern w:val="0"/>
                <w:sz w:val="24"/>
              </w:rPr>
            </w:pPr>
            <w:r>
              <w:rPr>
                <w:kern w:val="0"/>
                <w:sz w:val="24"/>
              </w:rPr>
              <w:t>Suction</w:t>
            </w:r>
          </w:p>
        </w:tc>
        <w:tc>
          <w:tcPr>
            <w:tcW w:w="677" w:type="dxa"/>
            <w:tcBorders>
              <w:top w:val="single" w:color="000000" w:sz="6" w:space="0"/>
              <w:left w:val="single" w:color="000000" w:sz="4" w:space="0"/>
              <w:bottom w:val="single" w:color="000000" w:sz="4" w:space="0"/>
              <w:right w:val="single" w:color="000000" w:sz="4" w:space="0"/>
            </w:tcBorders>
          </w:tcPr>
          <w:p w14:paraId="2385A753">
            <w:pPr>
              <w:keepNext/>
              <w:kinsoku w:val="0"/>
              <w:autoSpaceDE w:val="0"/>
              <w:autoSpaceDN w:val="0"/>
              <w:adjustRightInd w:val="0"/>
              <w:spacing w:before="5"/>
              <w:jc w:val="center"/>
              <w:rPr>
                <w:kern w:val="0"/>
                <w:sz w:val="24"/>
              </w:rPr>
            </w:pPr>
            <w:r>
              <w:rPr>
                <w:kern w:val="0"/>
                <w:sz w:val="24"/>
              </w:rPr>
              <w:t>1</w:t>
            </w:r>
          </w:p>
          <w:p w14:paraId="15923228">
            <w:pPr>
              <w:keepNext/>
              <w:kinsoku w:val="0"/>
              <w:autoSpaceDE w:val="0"/>
              <w:autoSpaceDN w:val="0"/>
              <w:adjustRightInd w:val="0"/>
              <w:jc w:val="center"/>
              <w:rPr>
                <w:kern w:val="0"/>
                <w:sz w:val="24"/>
              </w:rPr>
            </w:pPr>
            <w:r>
              <w:rPr>
                <w:kern w:val="0"/>
                <w:sz w:val="24"/>
              </w:rPr>
              <w:t>each</w:t>
            </w:r>
          </w:p>
        </w:tc>
        <w:tc>
          <w:tcPr>
            <w:tcW w:w="1736" w:type="dxa"/>
            <w:tcBorders>
              <w:top w:val="single" w:color="000000" w:sz="6" w:space="0"/>
              <w:left w:val="single" w:color="000000" w:sz="4" w:space="0"/>
              <w:bottom w:val="single" w:color="000000" w:sz="4" w:space="0"/>
              <w:right w:val="single" w:color="000000" w:sz="4" w:space="0"/>
            </w:tcBorders>
          </w:tcPr>
          <w:p w14:paraId="5F16D143">
            <w:pPr>
              <w:keepNext/>
              <w:kinsoku w:val="0"/>
              <w:autoSpaceDE w:val="0"/>
              <w:autoSpaceDN w:val="0"/>
              <w:adjustRightInd w:val="0"/>
              <w:spacing w:before="5"/>
              <w:jc w:val="center"/>
              <w:rPr>
                <w:kern w:val="0"/>
                <w:sz w:val="24"/>
              </w:rPr>
            </w:pPr>
            <w:r>
              <w:rPr>
                <w:kern w:val="0"/>
                <w:sz w:val="24"/>
              </w:rPr>
              <w:t>Simplex</w:t>
            </w:r>
          </w:p>
        </w:tc>
        <w:tc>
          <w:tcPr>
            <w:tcW w:w="1985" w:type="dxa"/>
            <w:tcBorders>
              <w:top w:val="single" w:color="000000" w:sz="6" w:space="0"/>
              <w:left w:val="single" w:color="000000" w:sz="4" w:space="0"/>
              <w:bottom w:val="single" w:color="000000" w:sz="4" w:space="0"/>
              <w:right w:val="single" w:color="000000" w:sz="4" w:space="0"/>
            </w:tcBorders>
          </w:tcPr>
          <w:p w14:paraId="78A48A1C">
            <w:pPr>
              <w:keepNext/>
              <w:kinsoku w:val="0"/>
              <w:autoSpaceDE w:val="0"/>
              <w:autoSpaceDN w:val="0"/>
              <w:adjustRightInd w:val="0"/>
              <w:spacing w:before="5"/>
              <w:jc w:val="center"/>
              <w:rPr>
                <w:kern w:val="0"/>
                <w:sz w:val="24"/>
              </w:rPr>
            </w:pPr>
            <w:r>
              <w:rPr>
                <w:kern w:val="0"/>
                <w:sz w:val="24"/>
              </w:rPr>
              <w:t>24</w:t>
            </w:r>
          </w:p>
        </w:tc>
        <w:tc>
          <w:tcPr>
            <w:tcW w:w="1134" w:type="dxa"/>
            <w:tcBorders>
              <w:top w:val="single" w:color="000000" w:sz="6" w:space="0"/>
              <w:left w:val="single" w:color="000000" w:sz="4" w:space="0"/>
              <w:bottom w:val="single" w:color="000000" w:sz="4" w:space="0"/>
              <w:right w:val="single" w:color="000000" w:sz="4" w:space="0"/>
            </w:tcBorders>
          </w:tcPr>
          <w:p w14:paraId="1E03CB85">
            <w:pPr>
              <w:keepNext/>
              <w:kinsoku w:val="0"/>
              <w:autoSpaceDE w:val="0"/>
              <w:autoSpaceDN w:val="0"/>
              <w:adjustRightInd w:val="0"/>
              <w:spacing w:before="5"/>
              <w:ind w:hanging="35"/>
              <w:jc w:val="center"/>
              <w:rPr>
                <w:kern w:val="0"/>
                <w:sz w:val="24"/>
              </w:rPr>
            </w:pPr>
            <w:r>
              <w:rPr>
                <w:kern w:val="0"/>
                <w:sz w:val="24"/>
              </w:rPr>
              <w:t>Galv. steel</w:t>
            </w:r>
          </w:p>
        </w:tc>
        <w:tc>
          <w:tcPr>
            <w:tcW w:w="918" w:type="dxa"/>
            <w:tcBorders>
              <w:top w:val="single" w:color="000000" w:sz="6" w:space="0"/>
              <w:left w:val="single" w:color="000000" w:sz="4" w:space="0"/>
              <w:bottom w:val="single" w:color="000000" w:sz="4" w:space="0"/>
              <w:right w:val="single" w:color="000000" w:sz="4" w:space="0"/>
            </w:tcBorders>
          </w:tcPr>
          <w:p w14:paraId="44DC0A00">
            <w:pPr>
              <w:keepNext/>
              <w:kinsoku w:val="0"/>
              <w:autoSpaceDE w:val="0"/>
              <w:autoSpaceDN w:val="0"/>
              <w:adjustRightInd w:val="0"/>
              <w:spacing w:before="5"/>
              <w:ind w:firstLine="38"/>
              <w:jc w:val="center"/>
              <w:rPr>
                <w:kern w:val="0"/>
                <w:sz w:val="24"/>
              </w:rPr>
            </w:pPr>
            <w:r>
              <w:rPr>
                <w:kern w:val="0"/>
                <w:sz w:val="24"/>
              </w:rPr>
              <w:t>Stainless steel wire</w:t>
            </w:r>
          </w:p>
        </w:tc>
      </w:tr>
    </w:tbl>
    <w:p w14:paraId="35BCF25B">
      <w:pPr>
        <w:widowControl/>
        <w:jc w:val="left"/>
        <w:rPr>
          <w:kern w:val="0"/>
          <w:sz w:val="28"/>
          <w:szCs w:val="28"/>
        </w:rPr>
      </w:pPr>
      <w:r>
        <w:rPr>
          <w:kern w:val="0"/>
          <w:sz w:val="28"/>
          <w:szCs w:val="28"/>
        </w:rPr>
        <w:br w:type="page"/>
      </w:r>
    </w:p>
    <w:p w14:paraId="46B94B81">
      <w:pPr>
        <w:pStyle w:val="3"/>
        <w:jc w:val="both"/>
      </w:pPr>
      <w:bookmarkStart w:id="446" w:name="_Toc50572651"/>
      <w:r>
        <w:rPr>
          <w:rFonts w:hint="eastAsia"/>
        </w:rPr>
        <w:t>6.</w:t>
      </w:r>
      <w:r>
        <w:t>11</w:t>
      </w:r>
      <w:r>
        <w:tab/>
      </w:r>
      <w:r>
        <w:t xml:space="preserve"> PIPING SYSTEMS IN ENGINE ROOM</w:t>
      </w:r>
      <w:bookmarkEnd w:id="446"/>
    </w:p>
    <w:p w14:paraId="49DD0AB1">
      <w:pPr>
        <w:pStyle w:val="4"/>
      </w:pPr>
      <w:bookmarkStart w:id="447" w:name="_Toc50572652"/>
      <w:bookmarkStart w:id="448" w:name="OLE_LINK59"/>
      <w:r>
        <w:rPr>
          <w:rFonts w:hint="eastAsia"/>
        </w:rPr>
        <w:t>6.</w:t>
      </w:r>
      <w:r>
        <w:t>11</w:t>
      </w:r>
      <w:r>
        <w:rPr>
          <w:rFonts w:hint="eastAsia"/>
        </w:rPr>
        <w:t>.</w:t>
      </w:r>
      <w:r>
        <w:t>1</w:t>
      </w:r>
      <w:r>
        <w:tab/>
      </w:r>
      <w:r>
        <w:t>COOLING SEA WATER SYSTEM</w:t>
      </w:r>
      <w:bookmarkEnd w:id="447"/>
      <w:bookmarkEnd w:id="448"/>
    </w:p>
    <w:p w14:paraId="146DB09A">
      <w:pPr>
        <w:kinsoku w:val="0"/>
        <w:autoSpaceDE w:val="0"/>
        <w:autoSpaceDN w:val="0"/>
        <w:adjustRightInd w:val="0"/>
        <w:ind w:left="1017"/>
        <w:rPr>
          <w:kern w:val="0"/>
          <w:sz w:val="24"/>
        </w:rPr>
      </w:pPr>
      <w:r>
        <w:rPr>
          <w:kern w:val="0"/>
          <w:sz w:val="24"/>
        </w:rPr>
        <w:t>The system shall consist of three (3) sets of main cooling S.W. pump, two (2) sets of sea chest,</w:t>
      </w:r>
      <w:r>
        <w:rPr>
          <w:rFonts w:hint="eastAsia"/>
          <w:kern w:val="0"/>
          <w:sz w:val="24"/>
        </w:rPr>
        <w:t xml:space="preserve"> scrubber sea water pump,</w:t>
      </w:r>
      <w:r>
        <w:rPr>
          <w:kern w:val="0"/>
          <w:sz w:val="24"/>
        </w:rPr>
        <w:t xml:space="preserve"> two (2) sets of central cooler and valves, fittings and pipes.</w:t>
      </w:r>
    </w:p>
    <w:p w14:paraId="19DC4B0F">
      <w:pPr>
        <w:kinsoku w:val="0"/>
        <w:autoSpaceDE w:val="0"/>
        <w:autoSpaceDN w:val="0"/>
        <w:adjustRightInd w:val="0"/>
        <w:spacing w:before="15" w:line="260" w:lineRule="exact"/>
        <w:rPr>
          <w:kern w:val="0"/>
          <w:sz w:val="26"/>
          <w:szCs w:val="26"/>
        </w:rPr>
      </w:pPr>
    </w:p>
    <w:p w14:paraId="3543F03A">
      <w:pPr>
        <w:kinsoku w:val="0"/>
        <w:autoSpaceDE w:val="0"/>
        <w:autoSpaceDN w:val="0"/>
        <w:adjustRightInd w:val="0"/>
        <w:ind w:left="1017"/>
        <w:rPr>
          <w:kern w:val="0"/>
          <w:sz w:val="24"/>
        </w:rPr>
      </w:pPr>
      <w:r>
        <w:rPr>
          <w:kern w:val="0"/>
          <w:sz w:val="24"/>
        </w:rPr>
        <w:t>The three (3) main cooling sea water pumps shall be of same model. Two (2) sets shall be operated at normal sea going and the third shall be as stand-by. Each one of them can be used for harbor service.</w:t>
      </w:r>
    </w:p>
    <w:p w14:paraId="217B5414">
      <w:pPr>
        <w:kinsoku w:val="0"/>
        <w:autoSpaceDE w:val="0"/>
        <w:autoSpaceDN w:val="0"/>
        <w:adjustRightInd w:val="0"/>
        <w:spacing w:before="1" w:line="280" w:lineRule="exact"/>
        <w:rPr>
          <w:kern w:val="0"/>
          <w:sz w:val="28"/>
          <w:szCs w:val="28"/>
        </w:rPr>
      </w:pPr>
    </w:p>
    <w:p w14:paraId="1ADB2410">
      <w:pPr>
        <w:kinsoku w:val="0"/>
        <w:autoSpaceDE w:val="0"/>
        <w:autoSpaceDN w:val="0"/>
        <w:adjustRightInd w:val="0"/>
        <w:spacing w:line="274" w:lineRule="exact"/>
        <w:ind w:left="1017"/>
        <w:rPr>
          <w:kern w:val="0"/>
          <w:sz w:val="26"/>
          <w:szCs w:val="26"/>
        </w:rPr>
      </w:pPr>
      <w:bookmarkStart w:id="449" w:name="OLE_LINK60"/>
      <w:bookmarkStart w:id="450" w:name="OLE_LINK61"/>
      <w:r>
        <w:rPr>
          <w:kern w:val="0"/>
          <w:sz w:val="24"/>
        </w:rPr>
        <w:t>Main cooling S.W. pumps shall take suction from sea through sea chests stop valves and strainers and discharge to central coolers, then overboard</w:t>
      </w:r>
      <w:r>
        <w:rPr>
          <w:rFonts w:hint="eastAsia"/>
          <w:kern w:val="0"/>
          <w:sz w:val="24"/>
        </w:rPr>
        <w:t xml:space="preserve"> or recirculation to high sea chest in engine room</w:t>
      </w:r>
      <w:r>
        <w:rPr>
          <w:color w:val="000000" w:themeColor="text1"/>
          <w:kern w:val="0"/>
          <w:sz w:val="24"/>
          <w14:textFill>
            <w14:solidFill>
              <w14:schemeClr w14:val="tx1"/>
            </w14:solidFill>
          </w14:textFill>
        </w:rPr>
        <w:t>.</w:t>
      </w:r>
      <w:bookmarkEnd w:id="449"/>
      <w:bookmarkEnd w:id="450"/>
    </w:p>
    <w:p w14:paraId="070A7C85">
      <w:pPr>
        <w:kinsoku w:val="0"/>
        <w:autoSpaceDE w:val="0"/>
        <w:autoSpaceDN w:val="0"/>
        <w:adjustRightInd w:val="0"/>
        <w:spacing w:before="13" w:line="260" w:lineRule="exact"/>
        <w:rPr>
          <w:kern w:val="0"/>
          <w:sz w:val="26"/>
          <w:szCs w:val="26"/>
        </w:rPr>
      </w:pPr>
    </w:p>
    <w:p w14:paraId="205603C7">
      <w:pPr>
        <w:kinsoku w:val="0"/>
        <w:autoSpaceDE w:val="0"/>
        <w:autoSpaceDN w:val="0"/>
        <w:adjustRightInd w:val="0"/>
        <w:ind w:left="1017"/>
        <w:rPr>
          <w:kern w:val="0"/>
          <w:sz w:val="24"/>
        </w:rPr>
      </w:pPr>
      <w:r>
        <w:rPr>
          <w:kern w:val="0"/>
          <w:sz w:val="24"/>
        </w:rPr>
        <w:t xml:space="preserve">Two strainers at outlets of sea chests to be provided, made of steel plates and the inside to be galvanized. The bucket to be made of SUS with a mesh size of 5 mm diameter. </w:t>
      </w:r>
    </w:p>
    <w:p w14:paraId="377B8FE9">
      <w:pPr>
        <w:kinsoku w:val="0"/>
        <w:autoSpaceDE w:val="0"/>
        <w:autoSpaceDN w:val="0"/>
        <w:adjustRightInd w:val="0"/>
        <w:ind w:left="1017"/>
        <w:rPr>
          <w:kern w:val="0"/>
          <w:sz w:val="24"/>
        </w:rPr>
      </w:pPr>
    </w:p>
    <w:p w14:paraId="6E55BAA9">
      <w:pPr>
        <w:kinsoku w:val="0"/>
        <w:autoSpaceDE w:val="0"/>
        <w:autoSpaceDN w:val="0"/>
        <w:adjustRightInd w:val="0"/>
        <w:ind w:left="1017"/>
        <w:rPr>
          <w:color w:val="000000"/>
          <w:kern w:val="0"/>
          <w:sz w:val="24"/>
        </w:rPr>
      </w:pPr>
      <w:r>
        <w:rPr>
          <w:color w:val="000000"/>
          <w:kern w:val="0"/>
          <w:sz w:val="24"/>
        </w:rPr>
        <w:t>The back washing piping</w:t>
      </w:r>
      <w:r>
        <w:rPr>
          <w:rFonts w:hint="eastAsia"/>
          <w:color w:val="000000"/>
          <w:kern w:val="0"/>
          <w:sz w:val="24"/>
        </w:rPr>
        <w:t xml:space="preserve"> and inserted filter</w:t>
      </w:r>
      <w:r>
        <w:rPr>
          <w:color w:val="000000"/>
          <w:kern w:val="0"/>
          <w:sz w:val="24"/>
        </w:rPr>
        <w:t xml:space="preserve"> for central coolers shall be arranged.</w:t>
      </w:r>
    </w:p>
    <w:p w14:paraId="52155A6E">
      <w:pPr>
        <w:kinsoku w:val="0"/>
        <w:autoSpaceDE w:val="0"/>
        <w:autoSpaceDN w:val="0"/>
        <w:adjustRightInd w:val="0"/>
        <w:ind w:left="1017"/>
        <w:rPr>
          <w:kern w:val="0"/>
          <w:sz w:val="24"/>
        </w:rPr>
      </w:pPr>
    </w:p>
    <w:p w14:paraId="0E229D38">
      <w:pPr>
        <w:kinsoku w:val="0"/>
        <w:autoSpaceDE w:val="0"/>
        <w:autoSpaceDN w:val="0"/>
        <w:adjustRightInd w:val="0"/>
        <w:ind w:left="1017"/>
        <w:rPr>
          <w:kern w:val="0"/>
          <w:sz w:val="24"/>
        </w:rPr>
      </w:pPr>
      <w:r>
        <w:rPr>
          <w:kern w:val="0"/>
          <w:sz w:val="24"/>
        </w:rPr>
        <w:t>Pump outlets to have plate non return valve and butterfly shut off valves.</w:t>
      </w:r>
    </w:p>
    <w:p w14:paraId="132FAADB">
      <w:pPr>
        <w:kinsoku w:val="0"/>
        <w:autoSpaceDE w:val="0"/>
        <w:autoSpaceDN w:val="0"/>
        <w:adjustRightInd w:val="0"/>
        <w:spacing w:before="16" w:line="260" w:lineRule="exact"/>
        <w:rPr>
          <w:kern w:val="0"/>
          <w:sz w:val="26"/>
          <w:szCs w:val="26"/>
        </w:rPr>
      </w:pPr>
    </w:p>
    <w:p w14:paraId="418D98A8">
      <w:pPr>
        <w:kinsoku w:val="0"/>
        <w:autoSpaceDE w:val="0"/>
        <w:autoSpaceDN w:val="0"/>
        <w:adjustRightInd w:val="0"/>
        <w:ind w:left="1017"/>
        <w:rPr>
          <w:kern w:val="0"/>
          <w:sz w:val="24"/>
        </w:rPr>
      </w:pPr>
      <w:r>
        <w:rPr>
          <w:kern w:val="0"/>
          <w:sz w:val="24"/>
        </w:rPr>
        <w:t>The condenser of F.W. generator shall be directly cooled by sea water.</w:t>
      </w:r>
    </w:p>
    <w:p w14:paraId="44E52706">
      <w:pPr>
        <w:pStyle w:val="4"/>
      </w:pPr>
      <w:bookmarkStart w:id="451" w:name="_Toc50572653"/>
      <w:r>
        <w:rPr>
          <w:rFonts w:hint="eastAsia"/>
        </w:rPr>
        <w:t>6.</w:t>
      </w:r>
      <w:r>
        <w:t>11</w:t>
      </w:r>
      <w:r>
        <w:rPr>
          <w:rFonts w:hint="eastAsia"/>
        </w:rPr>
        <w:t>.</w:t>
      </w:r>
      <w:r>
        <w:t>2</w:t>
      </w:r>
      <w:r>
        <w:tab/>
      </w:r>
      <w:r>
        <w:t>COOLING FRESH WATER SYSTEM</w:t>
      </w:r>
      <w:bookmarkEnd w:id="451"/>
    </w:p>
    <w:p w14:paraId="390FD07E">
      <w:pPr>
        <w:kinsoku w:val="0"/>
        <w:autoSpaceDE w:val="0"/>
        <w:autoSpaceDN w:val="0"/>
        <w:adjustRightInd w:val="0"/>
        <w:spacing w:line="239" w:lineRule="auto"/>
        <w:ind w:left="1017"/>
        <w:rPr>
          <w:kern w:val="0"/>
          <w:sz w:val="24"/>
        </w:rPr>
      </w:pPr>
      <w:r>
        <w:rPr>
          <w:kern w:val="0"/>
          <w:sz w:val="24"/>
        </w:rPr>
        <w:t xml:space="preserve">The system shall consist of L.T. cooling F.W. circuit and H.T. cooling F.W. circuit. The L.T. cooling F.W. circuit includes three (3) sets of L.T. cooling F.W. pump, L.T. F.W. expansion tank, valves, fittings and pipes. The H.T. cooling F.W. circuit includes two (2) sets of </w:t>
      </w:r>
      <w:r>
        <w:rPr>
          <w:color w:val="000000" w:themeColor="text1"/>
          <w:kern w:val="0"/>
          <w:sz w:val="24"/>
          <w14:textFill>
            <w14:solidFill>
              <w14:schemeClr w14:val="tx1"/>
            </w14:solidFill>
          </w14:textFill>
        </w:rPr>
        <w:t xml:space="preserve">M/E jacket </w:t>
      </w:r>
      <w:r>
        <w:rPr>
          <w:kern w:val="0"/>
          <w:sz w:val="24"/>
        </w:rPr>
        <w:t xml:space="preserve">cooling F.W. pump and one (1) set of </w:t>
      </w:r>
      <w:r>
        <w:rPr>
          <w:color w:val="000000" w:themeColor="text1"/>
          <w:kern w:val="0"/>
          <w:sz w:val="24"/>
          <w14:textFill>
            <w14:solidFill>
              <w14:schemeClr w14:val="tx1"/>
            </w14:solidFill>
          </w14:textFill>
        </w:rPr>
        <w:t>M/E jacket</w:t>
      </w:r>
      <w:r>
        <w:rPr>
          <w:i/>
          <w:color w:val="FF0000"/>
          <w:kern w:val="0"/>
          <w:sz w:val="24"/>
        </w:rPr>
        <w:t xml:space="preserve"> </w:t>
      </w:r>
      <w:r>
        <w:rPr>
          <w:kern w:val="0"/>
          <w:sz w:val="24"/>
        </w:rPr>
        <w:t>cooling F.W. cooler, M/E H.T.F.W. expansion tank and accessories etc.</w:t>
      </w:r>
    </w:p>
    <w:p w14:paraId="6349A42B">
      <w:pPr>
        <w:kinsoku w:val="0"/>
        <w:autoSpaceDE w:val="0"/>
        <w:autoSpaceDN w:val="0"/>
        <w:adjustRightInd w:val="0"/>
        <w:spacing w:before="16" w:line="260" w:lineRule="exact"/>
        <w:rPr>
          <w:kern w:val="0"/>
          <w:sz w:val="26"/>
          <w:szCs w:val="26"/>
        </w:rPr>
      </w:pPr>
    </w:p>
    <w:p w14:paraId="660804C0">
      <w:pPr>
        <w:kinsoku w:val="0"/>
        <w:autoSpaceDE w:val="0"/>
        <w:autoSpaceDN w:val="0"/>
        <w:adjustRightInd w:val="0"/>
        <w:ind w:left="1017"/>
        <w:rPr>
          <w:kern w:val="0"/>
          <w:sz w:val="24"/>
        </w:rPr>
      </w:pPr>
      <w:r>
        <w:rPr>
          <w:kern w:val="0"/>
          <w:sz w:val="24"/>
        </w:rPr>
        <w:t>The three (3) L.T. cooling F.W. pumps shall be of same model. Two (2) sets shall be operated at normal sea going and the third shall be as stand-by. Each one of them can be used for harbor service.</w:t>
      </w:r>
    </w:p>
    <w:p w14:paraId="76B681A0">
      <w:pPr>
        <w:kinsoku w:val="0"/>
        <w:autoSpaceDE w:val="0"/>
        <w:autoSpaceDN w:val="0"/>
        <w:adjustRightInd w:val="0"/>
        <w:spacing w:before="15" w:line="260" w:lineRule="exact"/>
        <w:rPr>
          <w:kern w:val="0"/>
          <w:sz w:val="26"/>
          <w:szCs w:val="26"/>
        </w:rPr>
      </w:pPr>
    </w:p>
    <w:p w14:paraId="506E3CF9">
      <w:pPr>
        <w:kinsoku w:val="0"/>
        <w:autoSpaceDE w:val="0"/>
        <w:autoSpaceDN w:val="0"/>
        <w:adjustRightInd w:val="0"/>
        <w:ind w:left="1017"/>
        <w:rPr>
          <w:kern w:val="0"/>
          <w:sz w:val="24"/>
        </w:rPr>
      </w:pPr>
      <w:r>
        <w:rPr>
          <w:kern w:val="0"/>
          <w:sz w:val="24"/>
        </w:rPr>
        <w:t>The various consumers for L.T. circuit listed as follows:</w:t>
      </w:r>
    </w:p>
    <w:p w14:paraId="46EF2F48">
      <w:pPr>
        <w:tabs>
          <w:tab w:val="left" w:pos="1540"/>
        </w:tabs>
        <w:kinsoku w:val="0"/>
        <w:autoSpaceDE w:val="0"/>
        <w:autoSpaceDN w:val="0"/>
        <w:adjustRightInd w:val="0"/>
        <w:ind w:left="1018"/>
        <w:rPr>
          <w:kern w:val="0"/>
          <w:sz w:val="24"/>
          <w:lang w:val="it-IT"/>
        </w:rPr>
      </w:pPr>
      <w:r>
        <w:rPr>
          <w:kern w:val="0"/>
          <w:sz w:val="24"/>
          <w:lang w:val="it-IT"/>
        </w:rPr>
        <w:t>(1)</w:t>
      </w:r>
      <w:r>
        <w:rPr>
          <w:kern w:val="0"/>
          <w:sz w:val="24"/>
          <w:lang w:val="it-IT"/>
        </w:rPr>
        <w:tab/>
      </w:r>
      <w:r>
        <w:rPr>
          <w:kern w:val="0"/>
          <w:sz w:val="24"/>
          <w:lang w:val="it-IT"/>
        </w:rPr>
        <w:t>M/E air cooler</w:t>
      </w:r>
    </w:p>
    <w:p w14:paraId="4B59B9B6">
      <w:pPr>
        <w:tabs>
          <w:tab w:val="left" w:pos="1540"/>
        </w:tabs>
        <w:kinsoku w:val="0"/>
        <w:autoSpaceDE w:val="0"/>
        <w:autoSpaceDN w:val="0"/>
        <w:adjustRightInd w:val="0"/>
        <w:ind w:left="1018"/>
        <w:rPr>
          <w:kern w:val="0"/>
          <w:sz w:val="24"/>
          <w:lang w:val="it-IT"/>
        </w:rPr>
      </w:pPr>
      <w:r>
        <w:rPr>
          <w:kern w:val="0"/>
          <w:sz w:val="24"/>
          <w:lang w:val="it-IT"/>
        </w:rPr>
        <w:t>(2)</w:t>
      </w:r>
      <w:r>
        <w:rPr>
          <w:kern w:val="0"/>
          <w:sz w:val="24"/>
          <w:lang w:val="it-IT"/>
        </w:rPr>
        <w:tab/>
      </w:r>
      <w:r>
        <w:rPr>
          <w:kern w:val="0"/>
          <w:sz w:val="24"/>
          <w:lang w:val="it-IT"/>
        </w:rPr>
        <w:t>M/E L.O. cooler</w:t>
      </w:r>
    </w:p>
    <w:p w14:paraId="6DA00876">
      <w:pPr>
        <w:tabs>
          <w:tab w:val="left" w:pos="1540"/>
        </w:tabs>
        <w:kinsoku w:val="0"/>
        <w:autoSpaceDE w:val="0"/>
        <w:autoSpaceDN w:val="0"/>
        <w:adjustRightInd w:val="0"/>
        <w:spacing w:line="270" w:lineRule="exact"/>
        <w:ind w:left="1018"/>
        <w:rPr>
          <w:kern w:val="0"/>
          <w:sz w:val="24"/>
        </w:rPr>
      </w:pPr>
      <w:r>
        <w:rPr>
          <w:kern w:val="0"/>
          <w:sz w:val="24"/>
        </w:rPr>
        <w:t>(3)</w:t>
      </w:r>
      <w:r>
        <w:rPr>
          <w:kern w:val="0"/>
          <w:sz w:val="24"/>
        </w:rPr>
        <w:tab/>
      </w:r>
      <w:r>
        <w:rPr>
          <w:kern w:val="0"/>
          <w:sz w:val="24"/>
        </w:rPr>
        <w:t>M/E</w:t>
      </w:r>
      <w:r>
        <w:rPr>
          <w:color w:val="000000" w:themeColor="text1"/>
          <w:kern w:val="0"/>
          <w:sz w:val="24"/>
          <w14:textFill>
            <w14:solidFill>
              <w14:schemeClr w14:val="tx1"/>
            </w14:solidFill>
          </w14:textFill>
        </w:rPr>
        <w:t xml:space="preserve"> jacket cooling F</w:t>
      </w:r>
      <w:r>
        <w:rPr>
          <w:i/>
          <w:color w:val="7030A0"/>
          <w:kern w:val="0"/>
          <w:sz w:val="24"/>
        </w:rPr>
        <w:t>.</w:t>
      </w:r>
      <w:r>
        <w:rPr>
          <w:kern w:val="0"/>
          <w:sz w:val="24"/>
        </w:rPr>
        <w:t xml:space="preserve"> W. cooler</w:t>
      </w:r>
    </w:p>
    <w:p w14:paraId="07142293">
      <w:pPr>
        <w:tabs>
          <w:tab w:val="left" w:pos="1540"/>
        </w:tabs>
        <w:kinsoku w:val="0"/>
        <w:autoSpaceDE w:val="0"/>
        <w:autoSpaceDN w:val="0"/>
        <w:adjustRightInd w:val="0"/>
        <w:ind w:left="1018"/>
        <w:rPr>
          <w:kern w:val="0"/>
          <w:sz w:val="24"/>
        </w:rPr>
      </w:pPr>
      <w:r>
        <w:rPr>
          <w:kern w:val="0"/>
          <w:sz w:val="24"/>
        </w:rPr>
        <w:t>(4)</w:t>
      </w:r>
      <w:r>
        <w:rPr>
          <w:kern w:val="0"/>
          <w:sz w:val="24"/>
        </w:rPr>
        <w:tab/>
      </w:r>
      <w:r>
        <w:rPr>
          <w:kern w:val="0"/>
          <w:sz w:val="24"/>
        </w:rPr>
        <w:t>G/E air coolers and L.O. coolers</w:t>
      </w:r>
    </w:p>
    <w:p w14:paraId="45EE4B6F">
      <w:pPr>
        <w:tabs>
          <w:tab w:val="left" w:pos="1540"/>
        </w:tabs>
        <w:kinsoku w:val="0"/>
        <w:autoSpaceDE w:val="0"/>
        <w:autoSpaceDN w:val="0"/>
        <w:adjustRightInd w:val="0"/>
        <w:ind w:left="1018"/>
        <w:rPr>
          <w:kern w:val="0"/>
          <w:sz w:val="24"/>
        </w:rPr>
      </w:pPr>
      <w:r>
        <w:rPr>
          <w:kern w:val="0"/>
          <w:sz w:val="24"/>
        </w:rPr>
        <w:t>(5)</w:t>
      </w:r>
      <w:r>
        <w:rPr>
          <w:kern w:val="0"/>
          <w:sz w:val="24"/>
        </w:rPr>
        <w:tab/>
      </w:r>
      <w:r>
        <w:rPr>
          <w:kern w:val="0"/>
          <w:sz w:val="24"/>
        </w:rPr>
        <w:t>Main air compressor</w:t>
      </w:r>
    </w:p>
    <w:p w14:paraId="33143F4F">
      <w:pPr>
        <w:tabs>
          <w:tab w:val="left" w:pos="1540"/>
        </w:tabs>
        <w:kinsoku w:val="0"/>
        <w:autoSpaceDE w:val="0"/>
        <w:autoSpaceDN w:val="0"/>
        <w:adjustRightInd w:val="0"/>
        <w:ind w:left="1018"/>
        <w:rPr>
          <w:kern w:val="0"/>
          <w:sz w:val="24"/>
        </w:rPr>
      </w:pPr>
      <w:r>
        <w:rPr>
          <w:kern w:val="0"/>
          <w:sz w:val="24"/>
        </w:rPr>
        <w:t>(6)</w:t>
      </w:r>
      <w:r>
        <w:rPr>
          <w:kern w:val="0"/>
          <w:sz w:val="24"/>
        </w:rPr>
        <w:tab/>
      </w:r>
      <w:r>
        <w:rPr>
          <w:kern w:val="0"/>
          <w:sz w:val="24"/>
        </w:rPr>
        <w:t>Intermediate shaft bearing</w:t>
      </w:r>
    </w:p>
    <w:p w14:paraId="6ACC5DB1">
      <w:pPr>
        <w:tabs>
          <w:tab w:val="left" w:pos="1540"/>
        </w:tabs>
        <w:kinsoku w:val="0"/>
        <w:autoSpaceDE w:val="0"/>
        <w:autoSpaceDN w:val="0"/>
        <w:adjustRightInd w:val="0"/>
        <w:ind w:left="1018"/>
        <w:rPr>
          <w:kern w:val="0"/>
          <w:sz w:val="24"/>
        </w:rPr>
      </w:pPr>
      <w:r>
        <w:rPr>
          <w:kern w:val="0"/>
          <w:sz w:val="24"/>
        </w:rPr>
        <w:t>(7)</w:t>
      </w:r>
      <w:r>
        <w:rPr>
          <w:kern w:val="0"/>
          <w:sz w:val="24"/>
        </w:rPr>
        <w:tab/>
      </w:r>
      <w:r>
        <w:rPr>
          <w:kern w:val="0"/>
          <w:sz w:val="24"/>
        </w:rPr>
        <w:t>Air conditioning plant</w:t>
      </w:r>
    </w:p>
    <w:p w14:paraId="60C5C685">
      <w:pPr>
        <w:tabs>
          <w:tab w:val="left" w:pos="1540"/>
        </w:tabs>
        <w:kinsoku w:val="0"/>
        <w:autoSpaceDE w:val="0"/>
        <w:autoSpaceDN w:val="0"/>
        <w:adjustRightInd w:val="0"/>
        <w:ind w:left="1018"/>
        <w:rPr>
          <w:kern w:val="0"/>
          <w:sz w:val="24"/>
        </w:rPr>
      </w:pPr>
      <w:r>
        <w:rPr>
          <w:kern w:val="0"/>
          <w:sz w:val="24"/>
        </w:rPr>
        <w:t>(8)</w:t>
      </w:r>
      <w:r>
        <w:rPr>
          <w:kern w:val="0"/>
          <w:sz w:val="24"/>
        </w:rPr>
        <w:tab/>
      </w:r>
      <w:r>
        <w:rPr>
          <w:kern w:val="0"/>
          <w:sz w:val="24"/>
        </w:rPr>
        <w:t xml:space="preserve">Packaged air cooler for galley, ECR </w:t>
      </w:r>
    </w:p>
    <w:p w14:paraId="3C3A6F0F">
      <w:pPr>
        <w:tabs>
          <w:tab w:val="left" w:pos="1540"/>
        </w:tabs>
        <w:kinsoku w:val="0"/>
        <w:autoSpaceDE w:val="0"/>
        <w:autoSpaceDN w:val="0"/>
        <w:adjustRightInd w:val="0"/>
        <w:spacing w:line="270" w:lineRule="exact"/>
        <w:ind w:left="1018"/>
        <w:rPr>
          <w:kern w:val="0"/>
          <w:sz w:val="24"/>
        </w:rPr>
      </w:pPr>
      <w:r>
        <w:rPr>
          <w:kern w:val="0"/>
          <w:sz w:val="24"/>
        </w:rPr>
        <w:t>(9)</w:t>
      </w:r>
      <w:r>
        <w:rPr>
          <w:kern w:val="0"/>
          <w:sz w:val="24"/>
        </w:rPr>
        <w:tab/>
      </w:r>
      <w:r>
        <w:rPr>
          <w:kern w:val="0"/>
          <w:sz w:val="24"/>
        </w:rPr>
        <w:t>Ref. condensers</w:t>
      </w:r>
    </w:p>
    <w:p w14:paraId="5A6A7893">
      <w:pPr>
        <w:kinsoku w:val="0"/>
        <w:autoSpaceDE w:val="0"/>
        <w:autoSpaceDN w:val="0"/>
        <w:adjustRightInd w:val="0"/>
        <w:ind w:left="1018"/>
        <w:rPr>
          <w:kern w:val="0"/>
          <w:sz w:val="24"/>
        </w:rPr>
      </w:pPr>
      <w:r>
        <w:rPr>
          <w:kern w:val="0"/>
          <w:sz w:val="24"/>
        </w:rPr>
        <w:t>(10)</w:t>
      </w:r>
      <w:r>
        <w:rPr>
          <w:kern w:val="0"/>
          <w:sz w:val="24"/>
        </w:rPr>
        <w:tab/>
      </w:r>
      <w:r>
        <w:rPr>
          <w:kern w:val="0"/>
          <w:sz w:val="24"/>
        </w:rPr>
        <w:t xml:space="preserve"> Atmospheric condenser</w:t>
      </w:r>
    </w:p>
    <w:p w14:paraId="191AB01C">
      <w:pPr>
        <w:kinsoku w:val="0"/>
        <w:autoSpaceDE w:val="0"/>
        <w:autoSpaceDN w:val="0"/>
        <w:adjustRightInd w:val="0"/>
        <w:ind w:left="1018"/>
        <w:rPr>
          <w:kern w:val="0"/>
          <w:sz w:val="24"/>
        </w:rPr>
      </w:pPr>
      <w:r>
        <w:rPr>
          <w:kern w:val="0"/>
          <w:sz w:val="24"/>
        </w:rPr>
        <w:t>(11) Sample cooler for boiler</w:t>
      </w:r>
    </w:p>
    <w:p w14:paraId="4BBB59EB">
      <w:pPr>
        <w:kinsoku w:val="0"/>
        <w:autoSpaceDE w:val="0"/>
        <w:autoSpaceDN w:val="0"/>
        <w:adjustRightInd w:val="0"/>
        <w:ind w:left="1018"/>
        <w:rPr>
          <w:color w:val="000000"/>
          <w:kern w:val="0"/>
          <w:sz w:val="24"/>
        </w:rPr>
      </w:pPr>
      <w:r>
        <w:rPr>
          <w:color w:val="000000"/>
          <w:kern w:val="0"/>
          <w:sz w:val="24"/>
        </w:rPr>
        <w:t>(12) MGO cooler in M/E &amp; G/E F. O. supply modular unit</w:t>
      </w:r>
    </w:p>
    <w:p w14:paraId="1662FE40">
      <w:pPr>
        <w:kinsoku w:val="0"/>
        <w:autoSpaceDE w:val="0"/>
        <w:autoSpaceDN w:val="0"/>
        <w:adjustRightInd w:val="0"/>
        <w:spacing w:before="9" w:line="160" w:lineRule="exact"/>
        <w:rPr>
          <w:color w:val="000000"/>
          <w:kern w:val="0"/>
          <w:sz w:val="24"/>
        </w:rPr>
      </w:pPr>
    </w:p>
    <w:p w14:paraId="79361F1C">
      <w:pPr>
        <w:kinsoku w:val="0"/>
        <w:autoSpaceDE w:val="0"/>
        <w:autoSpaceDN w:val="0"/>
        <w:adjustRightInd w:val="0"/>
        <w:ind w:left="1015"/>
        <w:rPr>
          <w:rFonts w:eastAsia="Arial Unicode MS"/>
          <w:kern w:val="0"/>
          <w:sz w:val="24"/>
        </w:rPr>
      </w:pPr>
      <w:r>
        <w:rPr>
          <w:kern w:val="0"/>
          <w:sz w:val="24"/>
        </w:rPr>
        <w:t>The L.T. F.W. temperature at central cooler outlet shall be designed of 36</w:t>
      </w:r>
      <w:r>
        <w:rPr>
          <w:rFonts w:hint="eastAsia" w:ascii="宋体" w:hAnsi="宋体" w:cs="宋体"/>
          <w:kern w:val="0"/>
          <w:sz w:val="24"/>
        </w:rPr>
        <w:t>℃</w:t>
      </w:r>
      <w:r>
        <w:rPr>
          <w:rFonts w:eastAsia="Arial Unicode MS"/>
          <w:kern w:val="0"/>
          <w:sz w:val="24"/>
        </w:rPr>
        <w:t>. The H.T. fresh water shall be used for heating of F.W. generator.</w:t>
      </w:r>
    </w:p>
    <w:p w14:paraId="52F899C4">
      <w:pPr>
        <w:kinsoku w:val="0"/>
        <w:autoSpaceDE w:val="0"/>
        <w:autoSpaceDN w:val="0"/>
        <w:adjustRightInd w:val="0"/>
        <w:ind w:left="1015"/>
        <w:rPr>
          <w:rFonts w:eastAsia="Arial Unicode MS"/>
          <w:kern w:val="0"/>
          <w:sz w:val="24"/>
        </w:rPr>
      </w:pPr>
    </w:p>
    <w:p w14:paraId="39635CDF">
      <w:pPr>
        <w:kinsoku w:val="0"/>
        <w:autoSpaceDE w:val="0"/>
        <w:autoSpaceDN w:val="0"/>
        <w:adjustRightInd w:val="0"/>
        <w:ind w:left="1015"/>
        <w:rPr>
          <w:rFonts w:eastAsia="Arial Unicode MS"/>
          <w:kern w:val="0"/>
          <w:sz w:val="24"/>
        </w:rPr>
      </w:pPr>
      <w:r>
        <w:rPr>
          <w:rFonts w:eastAsia="Arial Unicode MS"/>
          <w:kern w:val="0"/>
          <w:sz w:val="24"/>
        </w:rPr>
        <w:t>The electronic type temperature regulating valves shall be provided for H.T. and L.T. fresh water circuits.</w:t>
      </w:r>
    </w:p>
    <w:p w14:paraId="60D1927D">
      <w:pPr>
        <w:kinsoku w:val="0"/>
        <w:autoSpaceDE w:val="0"/>
        <w:autoSpaceDN w:val="0"/>
        <w:adjustRightInd w:val="0"/>
        <w:ind w:left="1017"/>
        <w:rPr>
          <w:rFonts w:eastAsia="Arial Unicode MS"/>
          <w:kern w:val="0"/>
          <w:sz w:val="24"/>
        </w:rPr>
      </w:pPr>
    </w:p>
    <w:p w14:paraId="18FC0C85">
      <w:pPr>
        <w:kinsoku w:val="0"/>
        <w:autoSpaceDE w:val="0"/>
        <w:autoSpaceDN w:val="0"/>
        <w:adjustRightInd w:val="0"/>
        <w:ind w:left="1017"/>
        <w:rPr>
          <w:rFonts w:eastAsia="Arial Unicode MS"/>
          <w:kern w:val="0"/>
          <w:sz w:val="24"/>
        </w:rPr>
      </w:pPr>
      <w:r>
        <w:rPr>
          <w:rFonts w:eastAsia="Arial Unicode MS"/>
          <w:kern w:val="0"/>
          <w:sz w:val="24"/>
        </w:rPr>
        <w:t xml:space="preserve">Feed water shall be </w:t>
      </w:r>
      <w:r>
        <w:rPr>
          <w:rFonts w:hint="eastAsia" w:eastAsia="Arial Unicode MS"/>
          <w:kern w:val="0"/>
          <w:sz w:val="24"/>
        </w:rPr>
        <w:t>auto</w:t>
      </w:r>
      <w:r>
        <w:rPr>
          <w:rFonts w:eastAsia="Arial Unicode MS"/>
          <w:kern w:val="0"/>
          <w:sz w:val="24"/>
        </w:rPr>
        <w:t xml:space="preserve"> supplied</w:t>
      </w:r>
      <w:r>
        <w:rPr>
          <w:rFonts w:hint="eastAsia" w:eastAsia="Arial Unicode MS"/>
          <w:kern w:val="0"/>
          <w:sz w:val="24"/>
        </w:rPr>
        <w:t xml:space="preserve"> by float valve</w:t>
      </w:r>
      <w:r>
        <w:rPr>
          <w:rFonts w:eastAsia="Arial Unicode MS"/>
          <w:kern w:val="0"/>
          <w:sz w:val="24"/>
        </w:rPr>
        <w:t xml:space="preserve"> to M/E H.T. F.W. expansion tank and L.T. F.W. expansion tank from fresh water service system of the F.W. hydrophore tank.</w:t>
      </w:r>
    </w:p>
    <w:p w14:paraId="1B7EB815">
      <w:pPr>
        <w:kinsoku w:val="0"/>
        <w:autoSpaceDE w:val="0"/>
        <w:autoSpaceDN w:val="0"/>
        <w:adjustRightInd w:val="0"/>
        <w:spacing w:before="16" w:line="260" w:lineRule="exact"/>
        <w:rPr>
          <w:rFonts w:eastAsia="Arial Unicode MS"/>
          <w:kern w:val="0"/>
          <w:sz w:val="26"/>
          <w:szCs w:val="26"/>
        </w:rPr>
      </w:pPr>
    </w:p>
    <w:p w14:paraId="62D5C915">
      <w:pPr>
        <w:kinsoku w:val="0"/>
        <w:autoSpaceDE w:val="0"/>
        <w:autoSpaceDN w:val="0"/>
        <w:adjustRightInd w:val="0"/>
        <w:ind w:left="1017"/>
        <w:rPr>
          <w:rFonts w:eastAsia="Arial Unicode MS"/>
          <w:kern w:val="0"/>
          <w:sz w:val="24"/>
        </w:rPr>
      </w:pPr>
      <w:r>
        <w:rPr>
          <w:rFonts w:eastAsia="Arial Unicode MS"/>
          <w:kern w:val="0"/>
          <w:sz w:val="24"/>
        </w:rPr>
        <w:t xml:space="preserve">One (1) set of M/E jacket F.W. pre-heater shall be provided in H.T. fresh water circuit, which capacity to be 1% of main engine </w:t>
      </w:r>
      <w:r>
        <w:rPr>
          <w:rFonts w:hint="eastAsia" w:eastAsia="Arial Unicode MS"/>
          <w:kern w:val="0"/>
          <w:sz w:val="24"/>
        </w:rPr>
        <w:t>S</w:t>
      </w:r>
      <w:r>
        <w:rPr>
          <w:rFonts w:eastAsia="Arial Unicode MS"/>
          <w:kern w:val="0"/>
          <w:sz w:val="24"/>
        </w:rPr>
        <w:t>MCR.</w:t>
      </w:r>
    </w:p>
    <w:p w14:paraId="1AFA2E96">
      <w:pPr>
        <w:kinsoku w:val="0"/>
        <w:autoSpaceDE w:val="0"/>
        <w:autoSpaceDN w:val="0"/>
        <w:adjustRightInd w:val="0"/>
        <w:ind w:left="1017"/>
        <w:rPr>
          <w:rFonts w:eastAsia="Arial Unicode MS"/>
          <w:kern w:val="0"/>
          <w:sz w:val="24"/>
        </w:rPr>
      </w:pPr>
    </w:p>
    <w:p w14:paraId="377E3104">
      <w:pPr>
        <w:tabs>
          <w:tab w:val="left" w:pos="1600"/>
          <w:tab w:val="left" w:pos="2260"/>
          <w:tab w:val="left" w:pos="2940"/>
          <w:tab w:val="left" w:pos="4120"/>
          <w:tab w:val="left" w:pos="4700"/>
          <w:tab w:val="left" w:pos="5360"/>
          <w:tab w:val="left" w:pos="5800"/>
          <w:tab w:val="left" w:pos="6860"/>
          <w:tab w:val="left" w:pos="8020"/>
          <w:tab w:val="left" w:pos="8420"/>
          <w:tab w:val="left" w:pos="8920"/>
        </w:tabs>
        <w:kinsoku w:val="0"/>
        <w:autoSpaceDE w:val="0"/>
        <w:autoSpaceDN w:val="0"/>
        <w:adjustRightInd w:val="0"/>
        <w:spacing w:before="2" w:line="276" w:lineRule="exact"/>
        <w:ind w:left="1017"/>
        <w:rPr>
          <w:rFonts w:eastAsia="Arial Unicode MS"/>
          <w:kern w:val="0"/>
          <w:sz w:val="24"/>
        </w:rPr>
      </w:pPr>
      <w:r>
        <w:rPr>
          <w:rFonts w:eastAsia="Arial Unicode MS"/>
          <w:kern w:val="0"/>
          <w:sz w:val="24"/>
        </w:rPr>
        <w:t>G/E H.T. F.W. pre-heater unit shall be provided according to the manufacturer’s recommendation.</w:t>
      </w:r>
    </w:p>
    <w:p w14:paraId="2CC642A1">
      <w:pPr>
        <w:pStyle w:val="4"/>
      </w:pPr>
      <w:bookmarkStart w:id="452" w:name="_Toc50572654"/>
      <w:r>
        <w:rPr>
          <w:rFonts w:hint="eastAsia"/>
        </w:rPr>
        <w:t>6.</w:t>
      </w:r>
      <w:r>
        <w:t>11</w:t>
      </w:r>
      <w:r>
        <w:rPr>
          <w:rFonts w:hint="eastAsia"/>
        </w:rPr>
        <w:t>.</w:t>
      </w:r>
      <w:r>
        <w:t>3</w:t>
      </w:r>
      <w:r>
        <w:tab/>
      </w:r>
      <w:r>
        <w:t>LUBRICATION OIL SYSTEM</w:t>
      </w:r>
      <w:bookmarkEnd w:id="452"/>
    </w:p>
    <w:p w14:paraId="66EB3F97">
      <w:pPr>
        <w:pStyle w:val="5"/>
        <w:spacing w:after="240"/>
        <w:ind w:left="42"/>
      </w:pPr>
      <w:r>
        <w:rPr>
          <w:rFonts w:hint="eastAsia"/>
        </w:rPr>
        <w:t>6.</w:t>
      </w:r>
      <w:r>
        <w:t>11</w:t>
      </w:r>
      <w:r>
        <w:rPr>
          <w:rFonts w:hint="eastAsia"/>
        </w:rPr>
        <w:t>.</w:t>
      </w:r>
      <w:r>
        <w:t>3.1</w:t>
      </w:r>
      <w:r>
        <w:tab/>
      </w:r>
      <w:r>
        <w:t>L.O. Filling and Transfer Systems</w:t>
      </w:r>
    </w:p>
    <w:p w14:paraId="4B55DE84">
      <w:pPr>
        <w:kinsoku w:val="0"/>
        <w:autoSpaceDE w:val="0"/>
        <w:autoSpaceDN w:val="0"/>
        <w:adjustRightInd w:val="0"/>
        <w:spacing w:line="274" w:lineRule="exact"/>
        <w:ind w:left="1017"/>
        <w:rPr>
          <w:rFonts w:eastAsia="Arial Unicode MS"/>
          <w:kern w:val="0"/>
          <w:sz w:val="24"/>
        </w:rPr>
      </w:pPr>
      <w:r>
        <w:rPr>
          <w:rFonts w:hint="eastAsia" w:eastAsia="Arial Unicode MS"/>
          <w:kern w:val="0"/>
          <w:sz w:val="24"/>
        </w:rPr>
        <w:t>One</w:t>
      </w:r>
      <w:r>
        <w:rPr>
          <w:rFonts w:eastAsia="Arial Unicode MS"/>
          <w:kern w:val="0"/>
          <w:sz w:val="24"/>
        </w:rPr>
        <w:t xml:space="preserve"> (</w:t>
      </w:r>
      <w:r>
        <w:rPr>
          <w:rFonts w:hint="eastAsia" w:eastAsia="Arial Unicode MS"/>
          <w:kern w:val="0"/>
          <w:sz w:val="24"/>
        </w:rPr>
        <w:t>1</w:t>
      </w:r>
      <w:r>
        <w:rPr>
          <w:rFonts w:eastAsia="Arial Unicode MS"/>
          <w:kern w:val="0"/>
          <w:sz w:val="24"/>
        </w:rPr>
        <w:t xml:space="preserve">) </w:t>
      </w:r>
      <w:r>
        <w:rPr>
          <w:rFonts w:hint="eastAsia" w:eastAsia="Arial Unicode MS"/>
          <w:kern w:val="0"/>
          <w:sz w:val="24"/>
        </w:rPr>
        <w:t xml:space="preserve">each </w:t>
      </w:r>
      <w:r>
        <w:rPr>
          <w:rFonts w:eastAsia="Arial Unicode MS"/>
          <w:kern w:val="0"/>
          <w:sz w:val="24"/>
        </w:rPr>
        <w:t>separate deck filling lines with stop valve and blank flanges shall be arranged on bunker station port &amp; stb</w:t>
      </w:r>
      <w:r>
        <w:rPr>
          <w:rFonts w:hint="eastAsia" w:eastAsia="Arial Unicode MS"/>
          <w:kern w:val="0"/>
          <w:sz w:val="24"/>
        </w:rPr>
        <w:t xml:space="preserve"> side</w:t>
      </w:r>
      <w:r>
        <w:rPr>
          <w:rFonts w:eastAsia="Arial Unicode MS"/>
          <w:kern w:val="0"/>
          <w:sz w:val="24"/>
        </w:rPr>
        <w:t>. for main engine and generator engine system oil. The main engine cylinder oil filling line shall be arranged on bunker station port &amp; stb. side.</w:t>
      </w:r>
    </w:p>
    <w:p w14:paraId="1E86FB29">
      <w:pPr>
        <w:kinsoku w:val="0"/>
        <w:autoSpaceDE w:val="0"/>
        <w:autoSpaceDN w:val="0"/>
        <w:adjustRightInd w:val="0"/>
        <w:spacing w:line="274" w:lineRule="exact"/>
        <w:ind w:left="1017"/>
        <w:rPr>
          <w:rFonts w:eastAsia="Arial Unicode MS"/>
          <w:kern w:val="0"/>
          <w:sz w:val="24"/>
        </w:rPr>
      </w:pPr>
    </w:p>
    <w:p w14:paraId="68232ED5">
      <w:pPr>
        <w:kinsoku w:val="0"/>
        <w:autoSpaceDE w:val="0"/>
        <w:autoSpaceDN w:val="0"/>
        <w:adjustRightInd w:val="0"/>
        <w:spacing w:line="280" w:lineRule="exact"/>
        <w:ind w:left="1015"/>
        <w:rPr>
          <w:rFonts w:eastAsia="Arial Unicode MS"/>
          <w:kern w:val="0"/>
          <w:sz w:val="24"/>
        </w:rPr>
      </w:pPr>
      <w:r>
        <w:rPr>
          <w:rFonts w:eastAsia="Arial Unicode MS"/>
          <w:kern w:val="0"/>
          <w:sz w:val="24"/>
        </w:rPr>
        <w:t>The lub. oil transfer pump shall be arranged to transfer L.O. between the lub. oil tanks in engine room or to discharge overboard via “on deck” filling connections.</w:t>
      </w:r>
    </w:p>
    <w:p w14:paraId="624BBD25">
      <w:pPr>
        <w:kinsoku w:val="0"/>
        <w:autoSpaceDE w:val="0"/>
        <w:autoSpaceDN w:val="0"/>
        <w:adjustRightInd w:val="0"/>
        <w:spacing w:before="15" w:line="260" w:lineRule="exact"/>
        <w:rPr>
          <w:rFonts w:eastAsia="Arial Unicode MS"/>
          <w:kern w:val="0"/>
          <w:sz w:val="26"/>
          <w:szCs w:val="26"/>
        </w:rPr>
      </w:pPr>
    </w:p>
    <w:p w14:paraId="5575F1C6">
      <w:pPr>
        <w:kinsoku w:val="0"/>
        <w:autoSpaceDE w:val="0"/>
        <w:autoSpaceDN w:val="0"/>
        <w:adjustRightInd w:val="0"/>
        <w:ind w:left="1017"/>
        <w:rPr>
          <w:rFonts w:eastAsia="Arial Unicode MS"/>
          <w:kern w:val="0"/>
          <w:sz w:val="24"/>
        </w:rPr>
      </w:pPr>
      <w:r>
        <w:rPr>
          <w:rFonts w:eastAsia="Arial Unicode MS"/>
          <w:kern w:val="0"/>
          <w:sz w:val="24"/>
        </w:rPr>
        <w:t>A simplex filter shall be provided at suction side of lub. oil transfer pump.</w:t>
      </w:r>
    </w:p>
    <w:p w14:paraId="4DFAFE24">
      <w:pPr>
        <w:kinsoku w:val="0"/>
        <w:autoSpaceDE w:val="0"/>
        <w:autoSpaceDN w:val="0"/>
        <w:adjustRightInd w:val="0"/>
        <w:ind w:left="1017"/>
        <w:rPr>
          <w:rFonts w:eastAsia="Arial Unicode MS"/>
          <w:kern w:val="0"/>
          <w:sz w:val="24"/>
        </w:rPr>
      </w:pPr>
    </w:p>
    <w:p w14:paraId="540497EF">
      <w:pPr>
        <w:pStyle w:val="5"/>
        <w:spacing w:after="240"/>
        <w:ind w:left="42"/>
      </w:pPr>
      <w:r>
        <w:rPr>
          <w:rFonts w:hint="eastAsia"/>
        </w:rPr>
        <w:t>6.</w:t>
      </w:r>
      <w:r>
        <w:t>11</w:t>
      </w:r>
      <w:r>
        <w:rPr>
          <w:rFonts w:hint="eastAsia"/>
        </w:rPr>
        <w:t>.</w:t>
      </w:r>
      <w:r>
        <w:t>3.2</w:t>
      </w:r>
      <w:r>
        <w:tab/>
      </w:r>
      <w:r>
        <w:t>Lub. Oil Service System</w:t>
      </w:r>
    </w:p>
    <w:p w14:paraId="20C7F833">
      <w:pPr>
        <w:tabs>
          <w:tab w:val="left" w:pos="6860"/>
        </w:tabs>
        <w:kinsoku w:val="0"/>
        <w:autoSpaceDE w:val="0"/>
        <w:autoSpaceDN w:val="0"/>
        <w:adjustRightInd w:val="0"/>
        <w:spacing w:line="239" w:lineRule="auto"/>
        <w:ind w:left="1017"/>
        <w:rPr>
          <w:rFonts w:eastAsia="Arial Unicode MS"/>
          <w:color w:val="000000"/>
          <w:kern w:val="0"/>
          <w:sz w:val="24"/>
        </w:rPr>
      </w:pPr>
      <w:r>
        <w:rPr>
          <w:rFonts w:eastAsia="Arial Unicode MS"/>
          <w:color w:val="000000"/>
          <w:kern w:val="0"/>
          <w:sz w:val="24"/>
        </w:rPr>
        <w:t>Lubrication of the M/E main bearings, thrust bearings, bottom-end bearings, crosshead bearings, together with piston cooling, is carried out by the main lubricating oil system.</w:t>
      </w:r>
    </w:p>
    <w:p w14:paraId="3B0C1E07">
      <w:pPr>
        <w:tabs>
          <w:tab w:val="left" w:pos="6860"/>
        </w:tabs>
        <w:kinsoku w:val="0"/>
        <w:autoSpaceDE w:val="0"/>
        <w:autoSpaceDN w:val="0"/>
        <w:adjustRightInd w:val="0"/>
        <w:spacing w:line="239" w:lineRule="auto"/>
        <w:ind w:left="1017"/>
        <w:rPr>
          <w:rFonts w:eastAsia="Arial Unicode MS"/>
          <w:color w:val="000000"/>
          <w:kern w:val="0"/>
          <w:sz w:val="24"/>
        </w:rPr>
      </w:pPr>
    </w:p>
    <w:p w14:paraId="7C6FC168">
      <w:pPr>
        <w:tabs>
          <w:tab w:val="left" w:pos="6860"/>
        </w:tabs>
        <w:kinsoku w:val="0"/>
        <w:autoSpaceDE w:val="0"/>
        <w:autoSpaceDN w:val="0"/>
        <w:adjustRightInd w:val="0"/>
        <w:spacing w:line="239" w:lineRule="auto"/>
        <w:ind w:left="1017"/>
        <w:rPr>
          <w:rFonts w:eastAsia="Arial Unicode MS"/>
          <w:color w:val="000000"/>
          <w:kern w:val="0"/>
          <w:sz w:val="24"/>
        </w:rPr>
      </w:pPr>
      <w:r>
        <w:rPr>
          <w:rFonts w:eastAsia="Arial Unicode MS"/>
          <w:color w:val="000000"/>
          <w:kern w:val="0"/>
          <w:sz w:val="24"/>
        </w:rPr>
        <w:t>The lubricating oil pump shall draw from the lub. oil sump tank and through LO cooler, a thermostatic control valve and auto. back wash filter or a by-pass filter then enter to the main engine. Lubricating oil shall flow out directly from engine crankcase into the lub. oil sump tank after lubrication or piston cooling.</w:t>
      </w:r>
    </w:p>
    <w:p w14:paraId="10134827">
      <w:pPr>
        <w:tabs>
          <w:tab w:val="left" w:pos="6860"/>
        </w:tabs>
        <w:kinsoku w:val="0"/>
        <w:autoSpaceDE w:val="0"/>
        <w:autoSpaceDN w:val="0"/>
        <w:adjustRightInd w:val="0"/>
        <w:spacing w:line="239" w:lineRule="auto"/>
        <w:ind w:left="1017"/>
        <w:rPr>
          <w:rFonts w:eastAsia="Arial Unicode MS"/>
          <w:color w:val="000000"/>
          <w:kern w:val="0"/>
          <w:sz w:val="24"/>
        </w:rPr>
      </w:pPr>
    </w:p>
    <w:p w14:paraId="3B75903C">
      <w:pPr>
        <w:tabs>
          <w:tab w:val="left" w:pos="6860"/>
        </w:tabs>
        <w:kinsoku w:val="0"/>
        <w:autoSpaceDE w:val="0"/>
        <w:autoSpaceDN w:val="0"/>
        <w:adjustRightInd w:val="0"/>
        <w:spacing w:line="239" w:lineRule="auto"/>
        <w:ind w:left="1017"/>
        <w:rPr>
          <w:rFonts w:eastAsia="Arial Unicode MS"/>
          <w:color w:val="000000"/>
          <w:kern w:val="0"/>
          <w:sz w:val="24"/>
        </w:rPr>
      </w:pPr>
      <w:r>
        <w:rPr>
          <w:rFonts w:eastAsia="Arial Unicode MS"/>
          <w:color w:val="000000"/>
          <w:kern w:val="0"/>
          <w:sz w:val="24"/>
        </w:rPr>
        <w:t xml:space="preserve">M/E turbocharger shall be lubricated from the main engine system oil. </w:t>
      </w:r>
    </w:p>
    <w:p w14:paraId="6A8A3D61">
      <w:pPr>
        <w:tabs>
          <w:tab w:val="left" w:pos="6860"/>
        </w:tabs>
        <w:kinsoku w:val="0"/>
        <w:autoSpaceDE w:val="0"/>
        <w:autoSpaceDN w:val="0"/>
        <w:adjustRightInd w:val="0"/>
        <w:spacing w:line="239" w:lineRule="auto"/>
        <w:ind w:left="1017"/>
        <w:rPr>
          <w:rFonts w:eastAsia="Arial Unicode MS"/>
          <w:color w:val="000000"/>
          <w:kern w:val="0"/>
          <w:sz w:val="24"/>
        </w:rPr>
      </w:pPr>
    </w:p>
    <w:p w14:paraId="6F2549A3">
      <w:pPr>
        <w:tabs>
          <w:tab w:val="left" w:pos="6860"/>
        </w:tabs>
        <w:kinsoku w:val="0"/>
        <w:autoSpaceDE w:val="0"/>
        <w:autoSpaceDN w:val="0"/>
        <w:adjustRightInd w:val="0"/>
        <w:spacing w:line="239" w:lineRule="auto"/>
        <w:ind w:left="1017"/>
        <w:rPr>
          <w:rFonts w:eastAsia="Arial Unicode MS"/>
          <w:color w:val="000000"/>
          <w:kern w:val="0"/>
          <w:sz w:val="24"/>
        </w:rPr>
      </w:pPr>
      <w:r>
        <w:rPr>
          <w:rFonts w:eastAsia="Arial Unicode MS"/>
          <w:color w:val="000000"/>
          <w:kern w:val="0"/>
          <w:sz w:val="24"/>
        </w:rPr>
        <w:t>The lub. oil sump tank shall be arranged in double bottom.</w:t>
      </w:r>
    </w:p>
    <w:p w14:paraId="1436172A">
      <w:pPr>
        <w:tabs>
          <w:tab w:val="left" w:pos="6860"/>
        </w:tabs>
        <w:kinsoku w:val="0"/>
        <w:autoSpaceDE w:val="0"/>
        <w:autoSpaceDN w:val="0"/>
        <w:adjustRightInd w:val="0"/>
        <w:spacing w:line="239" w:lineRule="auto"/>
        <w:ind w:left="1017"/>
        <w:rPr>
          <w:rFonts w:eastAsia="Arial Unicode MS"/>
          <w:color w:val="000000"/>
          <w:kern w:val="0"/>
          <w:sz w:val="24"/>
        </w:rPr>
      </w:pPr>
    </w:p>
    <w:p w14:paraId="12BE605C">
      <w:pPr>
        <w:tabs>
          <w:tab w:val="left" w:pos="6860"/>
        </w:tabs>
        <w:kinsoku w:val="0"/>
        <w:autoSpaceDE w:val="0"/>
        <w:autoSpaceDN w:val="0"/>
        <w:adjustRightInd w:val="0"/>
        <w:spacing w:line="239" w:lineRule="auto"/>
        <w:ind w:left="1017"/>
        <w:rPr>
          <w:rFonts w:eastAsia="Arial Unicode MS"/>
          <w:color w:val="000000"/>
          <w:kern w:val="0"/>
          <w:sz w:val="24"/>
        </w:rPr>
      </w:pPr>
      <w:r>
        <w:rPr>
          <w:rFonts w:eastAsia="Arial Unicode MS"/>
          <w:color w:val="000000"/>
          <w:kern w:val="0"/>
          <w:sz w:val="24"/>
        </w:rPr>
        <w:t>Cylinder oil from cylinder oil storage tank(s) shall be transferred to cylinder oil service tank by a pump</w:t>
      </w:r>
      <w:r>
        <w:rPr>
          <w:rFonts w:hint="eastAsia" w:eastAsia="Arial Unicode MS"/>
          <w:color w:val="000000"/>
          <w:kern w:val="0"/>
          <w:sz w:val="24"/>
        </w:rPr>
        <w:t xml:space="preserve"> </w:t>
      </w:r>
      <w:r>
        <w:rPr>
          <w:rFonts w:eastAsia="Arial Unicode MS"/>
          <w:b/>
          <w:i/>
          <w:color w:val="000000"/>
          <w:kern w:val="0"/>
          <w:sz w:val="24"/>
        </w:rPr>
        <w:t>and a high level auto cut off for the pump to be provided.</w:t>
      </w:r>
    </w:p>
    <w:p w14:paraId="49456323">
      <w:pPr>
        <w:tabs>
          <w:tab w:val="left" w:pos="6860"/>
        </w:tabs>
        <w:kinsoku w:val="0"/>
        <w:autoSpaceDE w:val="0"/>
        <w:autoSpaceDN w:val="0"/>
        <w:adjustRightInd w:val="0"/>
        <w:spacing w:line="239" w:lineRule="auto"/>
        <w:ind w:left="1017"/>
        <w:rPr>
          <w:rFonts w:eastAsia="Arial Unicode MS"/>
          <w:color w:val="000000"/>
          <w:kern w:val="0"/>
          <w:sz w:val="24"/>
        </w:rPr>
      </w:pPr>
    </w:p>
    <w:p w14:paraId="6284F2E4">
      <w:pPr>
        <w:tabs>
          <w:tab w:val="left" w:pos="6860"/>
        </w:tabs>
        <w:kinsoku w:val="0"/>
        <w:autoSpaceDE w:val="0"/>
        <w:autoSpaceDN w:val="0"/>
        <w:adjustRightInd w:val="0"/>
        <w:spacing w:line="239" w:lineRule="auto"/>
        <w:ind w:left="1017"/>
        <w:rPr>
          <w:rFonts w:eastAsia="Arial Unicode MS"/>
          <w:color w:val="000000"/>
          <w:kern w:val="0"/>
          <w:sz w:val="24"/>
        </w:rPr>
      </w:pPr>
      <w:r>
        <w:rPr>
          <w:rFonts w:eastAsia="Arial Unicode MS"/>
          <w:color w:val="000000"/>
          <w:kern w:val="0"/>
          <w:sz w:val="24"/>
        </w:rPr>
        <w:t xml:space="preserve">Cylinder lubricating oil shall be fed to the main engine by means of a pump station mounted on the engine from the cylinder oil service tank. </w:t>
      </w:r>
    </w:p>
    <w:p w14:paraId="52A804B8">
      <w:pPr>
        <w:tabs>
          <w:tab w:val="left" w:pos="6860"/>
        </w:tabs>
        <w:kinsoku w:val="0"/>
        <w:autoSpaceDE w:val="0"/>
        <w:autoSpaceDN w:val="0"/>
        <w:adjustRightInd w:val="0"/>
        <w:spacing w:line="239" w:lineRule="auto"/>
        <w:ind w:left="1017"/>
        <w:rPr>
          <w:rFonts w:eastAsia="Arial Unicode MS"/>
          <w:color w:val="000000"/>
          <w:kern w:val="0"/>
          <w:sz w:val="24"/>
        </w:rPr>
      </w:pPr>
    </w:p>
    <w:p w14:paraId="6CDFABB2">
      <w:pPr>
        <w:tabs>
          <w:tab w:val="left" w:pos="6860"/>
        </w:tabs>
        <w:kinsoku w:val="0"/>
        <w:autoSpaceDE w:val="0"/>
        <w:autoSpaceDN w:val="0"/>
        <w:adjustRightInd w:val="0"/>
        <w:spacing w:line="239" w:lineRule="auto"/>
        <w:ind w:left="1017"/>
        <w:rPr>
          <w:rFonts w:eastAsia="Arial Unicode MS"/>
          <w:color w:val="000000"/>
          <w:kern w:val="0"/>
          <w:sz w:val="24"/>
        </w:rPr>
      </w:pPr>
      <w:r>
        <w:rPr>
          <w:rFonts w:eastAsia="Arial Unicode MS"/>
          <w:color w:val="000000"/>
          <w:kern w:val="0"/>
          <w:sz w:val="24"/>
        </w:rPr>
        <w:t>Each generator engine shall have its own internal lubrication oil system with components built on the engine.</w:t>
      </w:r>
    </w:p>
    <w:p w14:paraId="59E6C34E">
      <w:pPr>
        <w:tabs>
          <w:tab w:val="left" w:pos="6860"/>
        </w:tabs>
        <w:kinsoku w:val="0"/>
        <w:autoSpaceDE w:val="0"/>
        <w:autoSpaceDN w:val="0"/>
        <w:adjustRightInd w:val="0"/>
        <w:spacing w:line="239" w:lineRule="auto"/>
        <w:ind w:left="1017"/>
        <w:rPr>
          <w:rFonts w:eastAsia="Arial Unicode MS"/>
          <w:color w:val="000000"/>
          <w:kern w:val="0"/>
          <w:sz w:val="24"/>
        </w:rPr>
      </w:pPr>
    </w:p>
    <w:p w14:paraId="7C8D266C">
      <w:pPr>
        <w:kinsoku w:val="0"/>
        <w:autoSpaceDE w:val="0"/>
        <w:autoSpaceDN w:val="0"/>
        <w:adjustRightInd w:val="0"/>
        <w:ind w:left="1015"/>
        <w:rPr>
          <w:kern w:val="0"/>
          <w:sz w:val="24"/>
        </w:rPr>
      </w:pPr>
      <w:r>
        <w:rPr>
          <w:rFonts w:eastAsia="Arial Unicode MS"/>
          <w:kern w:val="0"/>
          <w:sz w:val="24"/>
        </w:rPr>
        <w:t>Lub. oil cooler shall have a</w:t>
      </w:r>
      <w:r>
        <w:rPr>
          <w:rFonts w:hint="eastAsia" w:eastAsia="Arial Unicode MS"/>
          <w:kern w:val="0"/>
          <w:sz w:val="24"/>
        </w:rPr>
        <w:t xml:space="preserve"> </w:t>
      </w:r>
      <w:r>
        <w:rPr>
          <w:rFonts w:ascii="Arial" w:hAnsi="Arial" w:eastAsia="黑体"/>
          <w:snapToGrid w:val="0"/>
          <w:sz w:val="20"/>
        </w:rPr>
        <w:t>thermostatic</w:t>
      </w:r>
      <w:r>
        <w:rPr>
          <w:rFonts w:eastAsia="Arial Unicode MS"/>
          <w:kern w:val="0"/>
          <w:sz w:val="24"/>
        </w:rPr>
        <w:t xml:space="preserve"> valve for temperature control. The return of the back flush filter shall be arranged close to the purifier suction and far </w:t>
      </w:r>
      <w:r>
        <w:rPr>
          <w:kern w:val="0"/>
          <w:sz w:val="24"/>
        </w:rPr>
        <w:t>from the main L.O. pump suction.</w:t>
      </w:r>
    </w:p>
    <w:p w14:paraId="44B415A1">
      <w:pPr>
        <w:kinsoku w:val="0"/>
        <w:autoSpaceDE w:val="0"/>
        <w:autoSpaceDN w:val="0"/>
        <w:adjustRightInd w:val="0"/>
        <w:ind w:left="1015"/>
        <w:rPr>
          <w:rFonts w:eastAsia="Arial Unicode MS"/>
          <w:kern w:val="0"/>
          <w:sz w:val="24"/>
        </w:rPr>
      </w:pPr>
    </w:p>
    <w:p w14:paraId="4178BD0E">
      <w:pPr>
        <w:pStyle w:val="5"/>
        <w:spacing w:after="240"/>
        <w:ind w:left="42"/>
      </w:pPr>
      <w:r>
        <w:rPr>
          <w:rFonts w:hint="eastAsia"/>
        </w:rPr>
        <w:t>6.</w:t>
      </w:r>
      <w:r>
        <w:t>11</w:t>
      </w:r>
      <w:r>
        <w:rPr>
          <w:rFonts w:hint="eastAsia"/>
        </w:rPr>
        <w:t>.</w:t>
      </w:r>
      <w:r>
        <w:t>3.3</w:t>
      </w:r>
      <w:r>
        <w:tab/>
      </w:r>
      <w:r>
        <w:t>L O. Purifying System</w:t>
      </w:r>
    </w:p>
    <w:p w14:paraId="2D9FB20B">
      <w:pPr>
        <w:kinsoku w:val="0"/>
        <w:autoSpaceDE w:val="0"/>
        <w:autoSpaceDN w:val="0"/>
        <w:adjustRightInd w:val="0"/>
        <w:spacing w:before="22"/>
        <w:ind w:left="1017"/>
        <w:rPr>
          <w:rFonts w:eastAsia="Arial Unicode MS"/>
          <w:kern w:val="0"/>
          <w:sz w:val="24"/>
        </w:rPr>
      </w:pPr>
      <w:r>
        <w:rPr>
          <w:rFonts w:eastAsia="Arial Unicode MS"/>
          <w:kern w:val="0"/>
          <w:sz w:val="24"/>
        </w:rPr>
        <w:t xml:space="preserve">The main engine and the generator engines shall have independent L.O. purifying system. </w:t>
      </w:r>
    </w:p>
    <w:p w14:paraId="17701640">
      <w:pPr>
        <w:kinsoku w:val="0"/>
        <w:autoSpaceDE w:val="0"/>
        <w:autoSpaceDN w:val="0"/>
        <w:adjustRightInd w:val="0"/>
        <w:spacing w:before="22"/>
        <w:ind w:left="1017"/>
        <w:rPr>
          <w:rFonts w:eastAsia="Arial Unicode MS"/>
          <w:kern w:val="0"/>
          <w:sz w:val="24"/>
        </w:rPr>
      </w:pPr>
    </w:p>
    <w:p w14:paraId="38D342EB">
      <w:pPr>
        <w:kinsoku w:val="0"/>
        <w:autoSpaceDE w:val="0"/>
        <w:autoSpaceDN w:val="0"/>
        <w:adjustRightInd w:val="0"/>
        <w:spacing w:before="22"/>
        <w:ind w:left="1017"/>
        <w:rPr>
          <w:rFonts w:eastAsia="Arial Unicode MS"/>
          <w:kern w:val="0"/>
          <w:sz w:val="24"/>
        </w:rPr>
      </w:pPr>
      <w:r>
        <w:rPr>
          <w:rFonts w:eastAsia="Arial Unicode MS"/>
          <w:kern w:val="0"/>
          <w:sz w:val="24"/>
        </w:rPr>
        <w:t xml:space="preserve">The main engine L.O. purifying system shall have one (1) set </w:t>
      </w:r>
      <w:r>
        <w:rPr>
          <w:rFonts w:hint="eastAsia" w:eastAsia="Arial Unicode MS"/>
          <w:kern w:val="0"/>
          <w:sz w:val="24"/>
        </w:rPr>
        <w:t>ME</w:t>
      </w:r>
      <w:r>
        <w:rPr>
          <w:rFonts w:eastAsia="Arial Unicode MS"/>
          <w:kern w:val="0"/>
          <w:sz w:val="24"/>
        </w:rPr>
        <w:t xml:space="preserve"> L.O. purifier. Lub. oil purifier shall be connected so that purification may be carried out from the main engine lub. oil sump tank or the lub. oil settling tank to the lub. oil settling or the main engine sump tank.</w:t>
      </w:r>
    </w:p>
    <w:p w14:paraId="2C49C89B">
      <w:pPr>
        <w:kinsoku w:val="0"/>
        <w:autoSpaceDE w:val="0"/>
        <w:autoSpaceDN w:val="0"/>
        <w:adjustRightInd w:val="0"/>
        <w:spacing w:before="22"/>
        <w:ind w:left="1017"/>
        <w:rPr>
          <w:rFonts w:eastAsia="Arial Unicode MS"/>
          <w:kern w:val="0"/>
          <w:sz w:val="24"/>
        </w:rPr>
      </w:pPr>
    </w:p>
    <w:p w14:paraId="17FB309B">
      <w:pPr>
        <w:kinsoku w:val="0"/>
        <w:autoSpaceDE w:val="0"/>
        <w:autoSpaceDN w:val="0"/>
        <w:adjustRightInd w:val="0"/>
        <w:spacing w:before="22"/>
        <w:ind w:left="1017"/>
        <w:rPr>
          <w:rFonts w:eastAsia="Arial Unicode MS"/>
          <w:kern w:val="0"/>
          <w:sz w:val="24"/>
        </w:rPr>
      </w:pPr>
      <w:r>
        <w:rPr>
          <w:rFonts w:eastAsia="Arial Unicode MS"/>
          <w:kern w:val="0"/>
          <w:sz w:val="24"/>
        </w:rPr>
        <w:t xml:space="preserve">The generator engines L.O. purifying system shall have one (1) set </w:t>
      </w:r>
      <w:r>
        <w:rPr>
          <w:rFonts w:hint="eastAsia" w:eastAsia="Arial Unicode MS"/>
          <w:kern w:val="0"/>
          <w:sz w:val="24"/>
        </w:rPr>
        <w:t>AE</w:t>
      </w:r>
      <w:r>
        <w:rPr>
          <w:rFonts w:eastAsia="Arial Unicode MS"/>
          <w:kern w:val="0"/>
          <w:sz w:val="24"/>
        </w:rPr>
        <w:t xml:space="preserve"> L.O. purifier. Lub. oil purifier shall be connected so that purification may be carried out from the G/E or the lub. oil settling tank to the lub. oil settling tank or G/E.</w:t>
      </w:r>
    </w:p>
    <w:p w14:paraId="3269B87F">
      <w:pPr>
        <w:kinsoku w:val="0"/>
        <w:autoSpaceDE w:val="0"/>
        <w:autoSpaceDN w:val="0"/>
        <w:adjustRightInd w:val="0"/>
        <w:spacing w:before="15"/>
        <w:rPr>
          <w:rFonts w:eastAsia="Arial Unicode MS"/>
          <w:kern w:val="0"/>
          <w:sz w:val="24"/>
        </w:rPr>
      </w:pPr>
    </w:p>
    <w:p w14:paraId="0CA7AD66">
      <w:pPr>
        <w:kinsoku w:val="0"/>
        <w:autoSpaceDE w:val="0"/>
        <w:autoSpaceDN w:val="0"/>
        <w:adjustRightInd w:val="0"/>
        <w:ind w:left="1017"/>
        <w:rPr>
          <w:rFonts w:eastAsia="Arial Unicode MS"/>
          <w:kern w:val="0"/>
          <w:sz w:val="24"/>
        </w:rPr>
      </w:pPr>
      <w:r>
        <w:rPr>
          <w:rFonts w:eastAsia="Arial Unicode MS"/>
          <w:kern w:val="0"/>
          <w:sz w:val="24"/>
        </w:rPr>
        <w:t>Sludge and water from the purifier shall be led to the sludge tank, and shall be shifted to waste oil tank for incinerator or to shore by the sludge pump.</w:t>
      </w:r>
    </w:p>
    <w:p w14:paraId="360F626C">
      <w:pPr>
        <w:kinsoku w:val="0"/>
        <w:autoSpaceDE w:val="0"/>
        <w:autoSpaceDN w:val="0"/>
        <w:adjustRightInd w:val="0"/>
        <w:spacing w:before="16" w:line="260" w:lineRule="exact"/>
        <w:rPr>
          <w:rFonts w:eastAsia="Arial Unicode MS"/>
          <w:kern w:val="0"/>
          <w:sz w:val="26"/>
          <w:szCs w:val="26"/>
        </w:rPr>
      </w:pPr>
    </w:p>
    <w:p w14:paraId="4B5439FD">
      <w:pPr>
        <w:pStyle w:val="5"/>
        <w:spacing w:after="240"/>
        <w:ind w:left="42"/>
      </w:pPr>
      <w:bookmarkStart w:id="453" w:name="OLE_LINK63"/>
      <w:bookmarkStart w:id="454" w:name="OLE_LINK62"/>
      <w:r>
        <w:rPr>
          <w:rFonts w:hint="eastAsia"/>
        </w:rPr>
        <w:t>6.</w:t>
      </w:r>
      <w:r>
        <w:t>11</w:t>
      </w:r>
      <w:r>
        <w:rPr>
          <w:rFonts w:hint="eastAsia"/>
        </w:rPr>
        <w:t>.</w:t>
      </w:r>
      <w:r>
        <w:t>3.4</w:t>
      </w:r>
      <w:r>
        <w:tab/>
      </w:r>
      <w:r>
        <w:t>Lub. Oil Drain</w:t>
      </w:r>
      <w:bookmarkEnd w:id="453"/>
      <w:bookmarkEnd w:id="454"/>
    </w:p>
    <w:p w14:paraId="3012EBF6">
      <w:pPr>
        <w:kinsoku w:val="0"/>
        <w:autoSpaceDE w:val="0"/>
        <w:autoSpaceDN w:val="0"/>
        <w:adjustRightInd w:val="0"/>
        <w:ind w:left="1017"/>
        <w:rPr>
          <w:rFonts w:eastAsia="Arial Unicode MS"/>
          <w:kern w:val="0"/>
          <w:sz w:val="24"/>
        </w:rPr>
      </w:pPr>
      <w:r>
        <w:rPr>
          <w:rFonts w:eastAsia="Arial Unicode MS"/>
          <w:kern w:val="0"/>
          <w:sz w:val="24"/>
        </w:rPr>
        <w:t xml:space="preserve">Dirty oil collected from the M/E </w:t>
      </w:r>
      <w:r>
        <w:rPr>
          <w:rFonts w:hint="eastAsia" w:ascii="Arial" w:hAnsi="Arial" w:eastAsia="黑体"/>
          <w:snapToGrid w:val="0"/>
          <w:sz w:val="20"/>
        </w:rPr>
        <w:t xml:space="preserve">scavenge </w:t>
      </w:r>
      <w:r>
        <w:rPr>
          <w:rFonts w:ascii="Arial" w:hAnsi="Arial" w:eastAsia="黑体"/>
          <w:snapToGrid w:val="0"/>
          <w:sz w:val="20"/>
        </w:rPr>
        <w:t>box</w:t>
      </w:r>
      <w:r>
        <w:rPr>
          <w:rFonts w:eastAsia="Arial Unicode MS"/>
          <w:kern w:val="0"/>
          <w:sz w:val="24"/>
        </w:rPr>
        <w:t xml:space="preserve"> is led to</w:t>
      </w:r>
      <w:r>
        <w:rPr>
          <w:rFonts w:hint="eastAsia" w:eastAsia="Arial Unicode MS"/>
          <w:kern w:val="0"/>
          <w:sz w:val="24"/>
        </w:rPr>
        <w:t xml:space="preserve"> </w:t>
      </w:r>
      <w:r>
        <w:rPr>
          <w:rFonts w:ascii="Arial" w:hAnsi="Arial" w:eastAsia="黑体"/>
          <w:snapToGrid w:val="0"/>
          <w:sz w:val="20"/>
        </w:rPr>
        <w:t xml:space="preserve">the </w:t>
      </w:r>
      <w:r>
        <w:rPr>
          <w:rFonts w:hint="eastAsia" w:ascii="Arial" w:hAnsi="Arial" w:eastAsia="黑体"/>
          <w:snapToGrid w:val="0"/>
          <w:sz w:val="20"/>
        </w:rPr>
        <w:t>M/E scavenge</w:t>
      </w:r>
      <w:r>
        <w:rPr>
          <w:rFonts w:ascii="Arial" w:hAnsi="Arial" w:eastAsia="黑体"/>
          <w:snapToGrid w:val="0"/>
          <w:sz w:val="20"/>
        </w:rPr>
        <w:t xml:space="preserve"> box</w:t>
      </w:r>
      <w:r>
        <w:rPr>
          <w:rFonts w:hint="eastAsia" w:ascii="Arial" w:hAnsi="Arial" w:eastAsia="黑体"/>
          <w:snapToGrid w:val="0"/>
          <w:sz w:val="20"/>
        </w:rPr>
        <w:t xml:space="preserve"> drain tank </w:t>
      </w:r>
      <w:r>
        <w:rPr>
          <w:rFonts w:eastAsia="Arial Unicode MS"/>
          <w:kern w:val="0"/>
          <w:sz w:val="24"/>
        </w:rPr>
        <w:t xml:space="preserve">and then to </w:t>
      </w:r>
      <w:r>
        <w:rPr>
          <w:rFonts w:hint="eastAsia" w:eastAsia="Arial Unicode MS"/>
          <w:kern w:val="0"/>
          <w:sz w:val="24"/>
        </w:rPr>
        <w:t>waste</w:t>
      </w:r>
      <w:r>
        <w:rPr>
          <w:rFonts w:eastAsia="Arial Unicode MS"/>
          <w:kern w:val="0"/>
          <w:sz w:val="24"/>
        </w:rPr>
        <w:t xml:space="preserve"> oil tank.</w:t>
      </w:r>
    </w:p>
    <w:p w14:paraId="4290FA3F">
      <w:pPr>
        <w:kinsoku w:val="0"/>
        <w:autoSpaceDE w:val="0"/>
        <w:autoSpaceDN w:val="0"/>
        <w:adjustRightInd w:val="0"/>
        <w:ind w:left="1017"/>
        <w:rPr>
          <w:rFonts w:eastAsia="Arial Unicode MS"/>
          <w:color w:val="000000"/>
          <w:kern w:val="0"/>
          <w:sz w:val="24"/>
        </w:rPr>
      </w:pPr>
    </w:p>
    <w:p w14:paraId="21AE8D78">
      <w:pPr>
        <w:kinsoku w:val="0"/>
        <w:autoSpaceDE w:val="0"/>
        <w:autoSpaceDN w:val="0"/>
        <w:adjustRightInd w:val="0"/>
        <w:ind w:left="1017"/>
        <w:rPr>
          <w:rFonts w:eastAsia="Arial Unicode MS"/>
          <w:kern w:val="0"/>
          <w:sz w:val="24"/>
        </w:rPr>
      </w:pPr>
      <w:r>
        <w:rPr>
          <w:rFonts w:eastAsia="Arial Unicode MS"/>
          <w:kern w:val="0"/>
          <w:sz w:val="24"/>
        </w:rPr>
        <w:t>Save-all drip pans shall be provided for</w:t>
      </w:r>
      <w:r>
        <w:rPr>
          <w:rFonts w:hint="eastAsia" w:eastAsia="Arial Unicode MS"/>
          <w:kern w:val="0"/>
          <w:sz w:val="24"/>
        </w:rPr>
        <w:t xml:space="preserve"> </w:t>
      </w:r>
      <w:r>
        <w:rPr>
          <w:rFonts w:hint="eastAsia" w:ascii="Arial" w:hAnsi="Arial" w:eastAsia="黑体"/>
          <w:snapToGrid w:val="0"/>
          <w:sz w:val="20"/>
        </w:rPr>
        <w:t>lub.oil</w:t>
      </w:r>
      <w:r>
        <w:rPr>
          <w:rFonts w:eastAsia="Arial Unicode MS"/>
          <w:kern w:val="0"/>
          <w:sz w:val="24"/>
        </w:rPr>
        <w:t xml:space="preserve"> pumps, purifiers and tanks, and shall be led to the waste oil rank.</w:t>
      </w:r>
    </w:p>
    <w:p w14:paraId="5DE8AA70">
      <w:pPr>
        <w:pStyle w:val="4"/>
      </w:pPr>
      <w:bookmarkStart w:id="455" w:name="_Toc50572655"/>
      <w:r>
        <w:rPr>
          <w:rFonts w:hint="eastAsia"/>
        </w:rPr>
        <w:t>6.</w:t>
      </w:r>
      <w:r>
        <w:t>11</w:t>
      </w:r>
      <w:r>
        <w:rPr>
          <w:rFonts w:hint="eastAsia"/>
        </w:rPr>
        <w:t>.</w:t>
      </w:r>
      <w:r>
        <w:t>4</w:t>
      </w:r>
      <w:r>
        <w:tab/>
      </w:r>
      <w:r>
        <w:t>FUEL SYSTEM</w:t>
      </w:r>
      <w:bookmarkEnd w:id="455"/>
    </w:p>
    <w:p w14:paraId="008E487F">
      <w:pPr>
        <w:kinsoku w:val="0"/>
        <w:autoSpaceDE w:val="0"/>
        <w:autoSpaceDN w:val="0"/>
        <w:adjustRightInd w:val="0"/>
        <w:ind w:left="1017"/>
        <w:rPr>
          <w:rFonts w:eastAsia="Arial Unicode MS"/>
          <w:kern w:val="0"/>
          <w:sz w:val="24"/>
        </w:rPr>
      </w:pPr>
      <w:r>
        <w:rPr>
          <w:rFonts w:eastAsia="Arial Unicode MS"/>
          <w:kern w:val="0"/>
          <w:sz w:val="24"/>
        </w:rPr>
        <w:t>Fuel oil system including the equipment such as purifiers, F.O. supply unit, heating coils, etc. to be designed for operation with HFO</w:t>
      </w:r>
      <w:r>
        <w:rPr>
          <w:rFonts w:eastAsia="Arial Unicode MS"/>
          <w:i/>
          <w:color w:val="FF0000"/>
          <w:kern w:val="0"/>
          <w:sz w:val="24"/>
        </w:rPr>
        <w:t xml:space="preserve"> </w:t>
      </w:r>
      <w:r>
        <w:rPr>
          <w:rFonts w:eastAsia="Arial Unicode MS"/>
          <w:kern w:val="0"/>
          <w:sz w:val="24"/>
        </w:rPr>
        <w:t xml:space="preserve">of </w:t>
      </w:r>
      <w:r>
        <w:rPr>
          <w:rFonts w:hint="eastAsia" w:eastAsia="Arial Unicode MS"/>
          <w:kern w:val="0"/>
          <w:sz w:val="24"/>
        </w:rPr>
        <w:t>38</w:t>
      </w:r>
      <w:r>
        <w:rPr>
          <w:rFonts w:eastAsia="Arial Unicode MS"/>
          <w:kern w:val="0"/>
          <w:sz w:val="24"/>
        </w:rPr>
        <w:t>0 cSt at 50</w:t>
      </w:r>
      <w:r>
        <w:rPr>
          <w:rFonts w:eastAsia="Arial Unicode MS"/>
          <w:kern w:val="0"/>
          <w:sz w:val="24"/>
          <w:vertAlign w:val="superscript"/>
        </w:rPr>
        <w:t>0</w:t>
      </w:r>
      <w:r>
        <w:rPr>
          <w:rFonts w:eastAsia="Arial Unicode MS"/>
          <w:kern w:val="0"/>
          <w:sz w:val="24"/>
        </w:rPr>
        <w:t xml:space="preserve">C. </w:t>
      </w:r>
    </w:p>
    <w:p w14:paraId="2335E569">
      <w:pPr>
        <w:kinsoku w:val="0"/>
        <w:autoSpaceDE w:val="0"/>
        <w:autoSpaceDN w:val="0"/>
        <w:adjustRightInd w:val="0"/>
        <w:ind w:left="1017"/>
        <w:rPr>
          <w:rFonts w:eastAsia="Arial Unicode MS"/>
          <w:kern w:val="0"/>
          <w:sz w:val="24"/>
        </w:rPr>
      </w:pPr>
      <w:r>
        <w:rPr>
          <w:rFonts w:eastAsia="Arial Unicode MS"/>
          <w:kern w:val="0"/>
          <w:sz w:val="24"/>
        </w:rPr>
        <w:t xml:space="preserve"> </w:t>
      </w:r>
    </w:p>
    <w:p w14:paraId="19B9DC5C">
      <w:pPr>
        <w:pStyle w:val="5"/>
        <w:spacing w:after="240"/>
        <w:ind w:left="42"/>
      </w:pPr>
      <w:bookmarkStart w:id="456" w:name="OLE_LINK64"/>
      <w:bookmarkStart w:id="457" w:name="OLE_LINK65"/>
      <w:r>
        <w:rPr>
          <w:rFonts w:hint="eastAsia"/>
        </w:rPr>
        <w:t>6.</w:t>
      </w:r>
      <w:r>
        <w:t>11</w:t>
      </w:r>
      <w:r>
        <w:rPr>
          <w:rFonts w:hint="eastAsia"/>
        </w:rPr>
        <w:t>.</w:t>
      </w:r>
      <w:r>
        <w:t>4.1</w:t>
      </w:r>
      <w:r>
        <w:tab/>
      </w:r>
      <w:r>
        <w:t>Fuel Oil Filling and Transfer System</w:t>
      </w:r>
      <w:bookmarkEnd w:id="456"/>
      <w:bookmarkEnd w:id="457"/>
    </w:p>
    <w:p w14:paraId="0341203C">
      <w:pPr>
        <w:kinsoku w:val="0"/>
        <w:autoSpaceDE w:val="0"/>
        <w:autoSpaceDN w:val="0"/>
        <w:adjustRightInd w:val="0"/>
        <w:ind w:left="1017"/>
        <w:rPr>
          <w:rFonts w:eastAsia="Arial Unicode MS"/>
          <w:kern w:val="0"/>
          <w:sz w:val="24"/>
        </w:rPr>
      </w:pPr>
      <w:r>
        <w:rPr>
          <w:rFonts w:eastAsia="Arial Unicode MS"/>
          <w:kern w:val="0"/>
          <w:sz w:val="24"/>
        </w:rPr>
        <w:t>The FO filling line shall be led to the HFO</w:t>
      </w:r>
      <w:r>
        <w:rPr>
          <w:rFonts w:hint="eastAsia" w:eastAsia="Arial Unicode MS"/>
          <w:kern w:val="0"/>
          <w:sz w:val="24"/>
        </w:rPr>
        <w:t xml:space="preserve"> , LSHFO/ULSFO</w:t>
      </w:r>
      <w:r>
        <w:rPr>
          <w:rFonts w:eastAsia="Arial Unicode MS"/>
          <w:color w:val="000000" w:themeColor="text1"/>
          <w:kern w:val="0"/>
          <w:sz w:val="24"/>
          <w14:textFill>
            <w14:solidFill>
              <w14:schemeClr w14:val="tx1"/>
            </w14:solidFill>
          </w14:textFill>
        </w:rPr>
        <w:t xml:space="preserve"> </w:t>
      </w:r>
      <w:r>
        <w:rPr>
          <w:rFonts w:eastAsia="Arial Unicode MS"/>
          <w:kern w:val="0"/>
          <w:sz w:val="24"/>
        </w:rPr>
        <w:t>bunker tank and MGO bunker tank.</w:t>
      </w:r>
    </w:p>
    <w:p w14:paraId="6394F664">
      <w:pPr>
        <w:kinsoku w:val="0"/>
        <w:autoSpaceDE w:val="0"/>
        <w:autoSpaceDN w:val="0"/>
        <w:adjustRightInd w:val="0"/>
        <w:spacing w:before="15" w:line="260" w:lineRule="exact"/>
        <w:rPr>
          <w:rFonts w:eastAsia="Arial Unicode MS"/>
          <w:kern w:val="0"/>
          <w:sz w:val="26"/>
          <w:szCs w:val="26"/>
        </w:rPr>
      </w:pPr>
    </w:p>
    <w:p w14:paraId="0CC1739E">
      <w:pPr>
        <w:kinsoku w:val="0"/>
        <w:autoSpaceDE w:val="0"/>
        <w:autoSpaceDN w:val="0"/>
        <w:adjustRightInd w:val="0"/>
        <w:ind w:left="1017"/>
        <w:rPr>
          <w:rFonts w:eastAsia="Arial Unicode MS"/>
          <w:kern w:val="0"/>
          <w:sz w:val="24"/>
        </w:rPr>
      </w:pPr>
      <w:r>
        <w:rPr>
          <w:rFonts w:eastAsia="Arial Unicode MS"/>
          <w:kern w:val="0"/>
          <w:sz w:val="24"/>
        </w:rPr>
        <w:t>Each FO filling connection shall be provided with shut off valve, blank flange, pressure gauge, thermometer</w:t>
      </w:r>
      <w:r>
        <w:rPr>
          <w:rFonts w:hint="eastAsia" w:eastAsia="Arial Unicode MS"/>
          <w:kern w:val="0"/>
          <w:sz w:val="24"/>
        </w:rPr>
        <w:t xml:space="preserve"> </w:t>
      </w:r>
      <w:r>
        <w:rPr>
          <w:rFonts w:eastAsia="Arial Unicode MS"/>
          <w:kern w:val="0"/>
          <w:sz w:val="24"/>
        </w:rPr>
        <w:t xml:space="preserve"> and sample taking device</w:t>
      </w:r>
    </w:p>
    <w:p w14:paraId="6849479C">
      <w:pPr>
        <w:kinsoku w:val="0"/>
        <w:autoSpaceDE w:val="0"/>
        <w:autoSpaceDN w:val="0"/>
        <w:adjustRightInd w:val="0"/>
        <w:spacing w:before="15" w:line="260" w:lineRule="exact"/>
        <w:rPr>
          <w:rFonts w:eastAsia="Arial Unicode MS"/>
          <w:kern w:val="0"/>
          <w:sz w:val="26"/>
          <w:szCs w:val="26"/>
        </w:rPr>
      </w:pPr>
    </w:p>
    <w:p w14:paraId="0CCF6FD2">
      <w:pPr>
        <w:kinsoku w:val="0"/>
        <w:autoSpaceDE w:val="0"/>
        <w:autoSpaceDN w:val="0"/>
        <w:adjustRightInd w:val="0"/>
        <w:ind w:left="1017"/>
        <w:rPr>
          <w:rFonts w:eastAsia="Arial Unicode MS"/>
          <w:kern w:val="0"/>
          <w:sz w:val="24"/>
        </w:rPr>
      </w:pPr>
      <w:r>
        <w:rPr>
          <w:rFonts w:hint="eastAsia" w:eastAsia="Arial Unicode MS"/>
          <w:kern w:val="0"/>
          <w:sz w:val="24"/>
        </w:rPr>
        <w:t>O</w:t>
      </w:r>
      <w:r>
        <w:rPr>
          <w:rFonts w:eastAsia="Arial Unicode MS"/>
          <w:kern w:val="0"/>
          <w:sz w:val="24"/>
        </w:rPr>
        <w:t>ne safety valve for HFO</w:t>
      </w:r>
      <w:r>
        <w:rPr>
          <w:rFonts w:hint="eastAsia" w:eastAsia="Arial Unicode MS"/>
          <w:kern w:val="0"/>
          <w:sz w:val="24"/>
        </w:rPr>
        <w:t xml:space="preserve"> and LSHFO/ULSFO</w:t>
      </w:r>
      <w:r>
        <w:rPr>
          <w:rFonts w:eastAsia="Arial Unicode MS"/>
          <w:color w:val="000000" w:themeColor="text1"/>
          <w:kern w:val="0"/>
          <w:sz w:val="24"/>
          <w14:textFill>
            <w14:solidFill>
              <w14:schemeClr w14:val="tx1"/>
            </w14:solidFill>
          </w14:textFill>
        </w:rPr>
        <w:t xml:space="preserve"> filling</w:t>
      </w:r>
      <w:r>
        <w:rPr>
          <w:rFonts w:eastAsia="Arial Unicode MS"/>
          <w:kern w:val="0"/>
          <w:sz w:val="24"/>
        </w:rPr>
        <w:t xml:space="preserve"> line to protect filling pipe shall be provided and to be connected to F.O. overflow tank. One safety valve with same function shall be provided for MGO filling line.</w:t>
      </w:r>
    </w:p>
    <w:p w14:paraId="065BE579">
      <w:pPr>
        <w:kinsoku w:val="0"/>
        <w:autoSpaceDE w:val="0"/>
        <w:autoSpaceDN w:val="0"/>
        <w:adjustRightInd w:val="0"/>
        <w:spacing w:before="16" w:line="260" w:lineRule="exact"/>
        <w:rPr>
          <w:rFonts w:eastAsia="Arial Unicode MS"/>
          <w:kern w:val="0"/>
          <w:sz w:val="26"/>
          <w:szCs w:val="26"/>
        </w:rPr>
      </w:pPr>
    </w:p>
    <w:p w14:paraId="64546424">
      <w:pPr>
        <w:kinsoku w:val="0"/>
        <w:autoSpaceDE w:val="0"/>
        <w:autoSpaceDN w:val="0"/>
        <w:adjustRightInd w:val="0"/>
        <w:ind w:left="1017"/>
        <w:rPr>
          <w:rFonts w:eastAsia="Arial Unicode MS"/>
          <w:kern w:val="0"/>
          <w:sz w:val="24"/>
        </w:rPr>
      </w:pPr>
      <w:r>
        <w:rPr>
          <w:rFonts w:eastAsia="Arial Unicode MS"/>
          <w:kern w:val="0"/>
          <w:sz w:val="24"/>
        </w:rPr>
        <w:t xml:space="preserve">Overflow during filling shall be routed to overflow tank with a </w:t>
      </w:r>
      <w:r>
        <w:rPr>
          <w:rFonts w:hint="eastAsia" w:eastAsia="Arial Unicode MS"/>
          <w:kern w:val="0"/>
          <w:sz w:val="24"/>
        </w:rPr>
        <w:t xml:space="preserve">high </w:t>
      </w:r>
      <w:r>
        <w:rPr>
          <w:rFonts w:eastAsia="Arial Unicode MS"/>
          <w:kern w:val="0"/>
          <w:sz w:val="24"/>
        </w:rPr>
        <w:t>level alarm.</w:t>
      </w:r>
    </w:p>
    <w:p w14:paraId="6BA14431">
      <w:pPr>
        <w:kinsoku w:val="0"/>
        <w:autoSpaceDE w:val="0"/>
        <w:autoSpaceDN w:val="0"/>
        <w:adjustRightInd w:val="0"/>
        <w:spacing w:before="15" w:line="260" w:lineRule="exact"/>
        <w:rPr>
          <w:rFonts w:eastAsia="Arial Unicode MS"/>
          <w:kern w:val="0"/>
          <w:sz w:val="26"/>
          <w:szCs w:val="26"/>
        </w:rPr>
      </w:pPr>
    </w:p>
    <w:p w14:paraId="2991F66E">
      <w:pPr>
        <w:kinsoku w:val="0"/>
        <w:autoSpaceDE w:val="0"/>
        <w:autoSpaceDN w:val="0"/>
        <w:adjustRightInd w:val="0"/>
        <w:ind w:left="1017"/>
        <w:rPr>
          <w:rFonts w:eastAsia="Arial Unicode MS"/>
          <w:kern w:val="0"/>
          <w:sz w:val="24"/>
        </w:rPr>
      </w:pPr>
      <w:bookmarkStart w:id="458" w:name="OLE_LINK67"/>
      <w:bookmarkStart w:id="459" w:name="OLE_LINK66"/>
      <w:r>
        <w:rPr>
          <w:rFonts w:hint="eastAsia" w:eastAsia="Arial Unicode MS"/>
          <w:kern w:val="0"/>
          <w:sz w:val="24"/>
        </w:rPr>
        <w:t>One</w:t>
      </w:r>
      <w:r>
        <w:rPr>
          <w:rFonts w:eastAsia="Arial Unicode MS"/>
          <w:kern w:val="0"/>
          <w:sz w:val="24"/>
        </w:rPr>
        <w:t xml:space="preserve"> (</w:t>
      </w:r>
      <w:r>
        <w:rPr>
          <w:rFonts w:hint="eastAsia" w:eastAsia="Arial Unicode MS"/>
          <w:kern w:val="0"/>
          <w:sz w:val="24"/>
        </w:rPr>
        <w:t>1</w:t>
      </w:r>
      <w:r>
        <w:rPr>
          <w:rFonts w:eastAsia="Arial Unicode MS"/>
          <w:kern w:val="0"/>
          <w:sz w:val="24"/>
        </w:rPr>
        <w:t>) sets of HFO/</w:t>
      </w:r>
      <w:r>
        <w:rPr>
          <w:rFonts w:eastAsia="Arial Unicode MS"/>
          <w:color w:val="000000" w:themeColor="text1"/>
          <w:kern w:val="0"/>
          <w:sz w:val="24"/>
          <w14:textFill>
            <w14:solidFill>
              <w14:schemeClr w14:val="tx1"/>
            </w14:solidFill>
          </w14:textFill>
        </w:rPr>
        <w:t>LSHFO</w:t>
      </w:r>
      <w:r>
        <w:rPr>
          <w:rFonts w:hint="eastAsia" w:eastAsia="Arial Unicode MS"/>
          <w:color w:val="000000" w:themeColor="text1"/>
          <w:kern w:val="0"/>
          <w:sz w:val="24"/>
          <w14:textFill>
            <w14:solidFill>
              <w14:schemeClr w14:val="tx1"/>
            </w14:solidFill>
          </w14:textFill>
        </w:rPr>
        <w:t>/ULSFO</w:t>
      </w:r>
      <w:r>
        <w:rPr>
          <w:rFonts w:eastAsia="Arial Unicode MS"/>
          <w:kern w:val="0"/>
          <w:sz w:val="24"/>
        </w:rPr>
        <w:t xml:space="preserve"> transfer pump in the engine room shall be arranged to transfer HFO/LSHFO from bunker tanks to the engine room HFO and LSHFO/ULSFO settling tanks.</w:t>
      </w:r>
      <w:bookmarkEnd w:id="458"/>
      <w:bookmarkEnd w:id="459"/>
    </w:p>
    <w:p w14:paraId="21ED7308">
      <w:pPr>
        <w:kinsoku w:val="0"/>
        <w:autoSpaceDE w:val="0"/>
        <w:autoSpaceDN w:val="0"/>
        <w:adjustRightInd w:val="0"/>
        <w:ind w:left="1017"/>
        <w:rPr>
          <w:rFonts w:eastAsia="Arial Unicode MS"/>
          <w:kern w:val="0"/>
          <w:sz w:val="24"/>
        </w:rPr>
      </w:pPr>
    </w:p>
    <w:p w14:paraId="09FF1E58">
      <w:pPr>
        <w:kinsoku w:val="0"/>
        <w:autoSpaceDE w:val="0"/>
        <w:autoSpaceDN w:val="0"/>
        <w:adjustRightInd w:val="0"/>
        <w:spacing w:line="274" w:lineRule="exact"/>
        <w:ind w:left="1017"/>
        <w:rPr>
          <w:rFonts w:eastAsia="Arial Unicode MS"/>
          <w:kern w:val="0"/>
          <w:sz w:val="24"/>
        </w:rPr>
      </w:pPr>
      <w:r>
        <w:rPr>
          <w:rFonts w:eastAsia="Arial Unicode MS"/>
          <w:kern w:val="0"/>
          <w:sz w:val="24"/>
        </w:rPr>
        <w:t>Automatic start/stop pumping signal of HFO</w:t>
      </w:r>
      <w:r>
        <w:rPr>
          <w:rFonts w:eastAsia="Arial Unicode MS"/>
          <w:i/>
          <w:color w:val="000000" w:themeColor="text1"/>
          <w:kern w:val="0"/>
          <w:sz w:val="24"/>
          <w14:textFill>
            <w14:solidFill>
              <w14:schemeClr w14:val="tx1"/>
            </w14:solidFill>
          </w14:textFill>
        </w:rPr>
        <w:t xml:space="preserve"> and LSHFO/ULSFO</w:t>
      </w:r>
      <w:r>
        <w:rPr>
          <w:rFonts w:eastAsia="Arial Unicode MS"/>
          <w:kern w:val="0"/>
          <w:sz w:val="24"/>
        </w:rPr>
        <w:t xml:space="preserve"> settling tanks shall be provided for HFO/</w:t>
      </w:r>
      <w:r>
        <w:rPr>
          <w:rFonts w:eastAsia="Arial Unicode MS"/>
          <w:color w:val="000000" w:themeColor="text1"/>
          <w:kern w:val="0"/>
          <w:sz w:val="24"/>
          <w14:textFill>
            <w14:solidFill>
              <w14:schemeClr w14:val="tx1"/>
            </w14:solidFill>
          </w14:textFill>
        </w:rPr>
        <w:t>LSHFO</w:t>
      </w:r>
      <w:r>
        <w:rPr>
          <w:rFonts w:hint="eastAsia" w:eastAsia="Arial Unicode MS"/>
          <w:color w:val="000000" w:themeColor="text1"/>
          <w:kern w:val="0"/>
          <w:sz w:val="24"/>
          <w14:textFill>
            <w14:solidFill>
              <w14:schemeClr w14:val="tx1"/>
            </w14:solidFill>
          </w14:textFill>
        </w:rPr>
        <w:t>/ULSFO</w:t>
      </w:r>
      <w:r>
        <w:rPr>
          <w:rFonts w:eastAsia="Arial Unicode MS"/>
          <w:color w:val="000000" w:themeColor="text1"/>
          <w:kern w:val="0"/>
          <w:sz w:val="24"/>
          <w14:textFill>
            <w14:solidFill>
              <w14:schemeClr w14:val="tx1"/>
            </w14:solidFill>
          </w14:textFill>
        </w:rPr>
        <w:t xml:space="preserve"> </w:t>
      </w:r>
      <w:r>
        <w:rPr>
          <w:rFonts w:eastAsia="Arial Unicode MS"/>
          <w:kern w:val="0"/>
          <w:sz w:val="24"/>
        </w:rPr>
        <w:t>transfer pump by level switches.</w:t>
      </w:r>
    </w:p>
    <w:p w14:paraId="7804A936">
      <w:pPr>
        <w:kinsoku w:val="0"/>
        <w:autoSpaceDE w:val="0"/>
        <w:autoSpaceDN w:val="0"/>
        <w:adjustRightInd w:val="0"/>
        <w:spacing w:before="13" w:line="260" w:lineRule="exact"/>
        <w:rPr>
          <w:rFonts w:eastAsia="Arial Unicode MS"/>
          <w:kern w:val="0"/>
          <w:sz w:val="26"/>
          <w:szCs w:val="26"/>
        </w:rPr>
      </w:pPr>
    </w:p>
    <w:p w14:paraId="1371377C">
      <w:pPr>
        <w:kinsoku w:val="0"/>
        <w:autoSpaceDE w:val="0"/>
        <w:autoSpaceDN w:val="0"/>
        <w:adjustRightInd w:val="0"/>
        <w:ind w:left="1017"/>
        <w:rPr>
          <w:rFonts w:eastAsia="Arial Unicode MS"/>
          <w:kern w:val="0"/>
          <w:sz w:val="24"/>
        </w:rPr>
      </w:pPr>
      <w:r>
        <w:rPr>
          <w:rFonts w:eastAsia="Arial Unicode MS"/>
          <w:kern w:val="0"/>
          <w:sz w:val="24"/>
        </w:rPr>
        <w:t>The HFO/</w:t>
      </w:r>
      <w:r>
        <w:rPr>
          <w:rFonts w:eastAsia="Arial Unicode MS"/>
          <w:color w:val="000000" w:themeColor="text1"/>
          <w:kern w:val="0"/>
          <w:sz w:val="24"/>
          <w14:textFill>
            <w14:solidFill>
              <w14:schemeClr w14:val="tx1"/>
            </w14:solidFill>
          </w14:textFill>
        </w:rPr>
        <w:t>LSHFO</w:t>
      </w:r>
      <w:r>
        <w:rPr>
          <w:rFonts w:eastAsia="Arial Unicode MS"/>
          <w:kern w:val="0"/>
          <w:sz w:val="24"/>
        </w:rPr>
        <w:t xml:space="preserve"> transfer pump shall have suction also from HFO/</w:t>
      </w:r>
      <w:r>
        <w:rPr>
          <w:rFonts w:eastAsia="Arial Unicode MS"/>
          <w:color w:val="000000" w:themeColor="text1"/>
          <w:kern w:val="0"/>
          <w:sz w:val="24"/>
          <w14:textFill>
            <w14:solidFill>
              <w14:schemeClr w14:val="tx1"/>
            </w14:solidFill>
          </w14:textFill>
        </w:rPr>
        <w:t>LSHFO</w:t>
      </w:r>
      <w:r>
        <w:rPr>
          <w:rFonts w:eastAsia="Arial Unicode MS"/>
          <w:kern w:val="0"/>
          <w:sz w:val="24"/>
        </w:rPr>
        <w:t xml:space="preserve"> service tanks.</w:t>
      </w:r>
    </w:p>
    <w:p w14:paraId="667DCBAF">
      <w:pPr>
        <w:kinsoku w:val="0"/>
        <w:autoSpaceDE w:val="0"/>
        <w:autoSpaceDN w:val="0"/>
        <w:adjustRightInd w:val="0"/>
        <w:spacing w:before="16" w:line="260" w:lineRule="exact"/>
        <w:rPr>
          <w:rFonts w:eastAsia="Arial Unicode MS"/>
          <w:kern w:val="0"/>
          <w:sz w:val="26"/>
          <w:szCs w:val="26"/>
        </w:rPr>
      </w:pPr>
    </w:p>
    <w:p w14:paraId="0492DE98">
      <w:pPr>
        <w:kinsoku w:val="0"/>
        <w:autoSpaceDE w:val="0"/>
        <w:autoSpaceDN w:val="0"/>
        <w:adjustRightInd w:val="0"/>
        <w:spacing w:line="239" w:lineRule="auto"/>
        <w:ind w:left="1017"/>
        <w:rPr>
          <w:rFonts w:eastAsia="Arial Unicode MS"/>
          <w:kern w:val="0"/>
          <w:sz w:val="24"/>
        </w:rPr>
      </w:pPr>
      <w:r>
        <w:rPr>
          <w:rFonts w:eastAsia="Arial Unicode MS"/>
          <w:kern w:val="0"/>
          <w:sz w:val="24"/>
        </w:rPr>
        <w:t>One (1) set of MG</w:t>
      </w:r>
      <w:r>
        <w:rPr>
          <w:rFonts w:eastAsia="Arial Unicode MS"/>
          <w:color w:val="000000" w:themeColor="text1"/>
          <w:kern w:val="0"/>
          <w:sz w:val="24"/>
          <w14:textFill>
            <w14:solidFill>
              <w14:schemeClr w14:val="tx1"/>
            </w14:solidFill>
          </w14:textFill>
        </w:rPr>
        <w:t>O</w:t>
      </w:r>
      <w:r>
        <w:rPr>
          <w:rFonts w:eastAsia="Arial Unicode MS"/>
          <w:kern w:val="0"/>
          <w:sz w:val="24"/>
        </w:rPr>
        <w:t xml:space="preserve"> transfer pump in the engine room shall be arranged to transfer MGO from MGO bunker tank to MGO service tank.</w:t>
      </w:r>
    </w:p>
    <w:p w14:paraId="46A7E6EA">
      <w:pPr>
        <w:kinsoku w:val="0"/>
        <w:autoSpaceDE w:val="0"/>
        <w:autoSpaceDN w:val="0"/>
        <w:adjustRightInd w:val="0"/>
        <w:spacing w:line="239" w:lineRule="auto"/>
        <w:ind w:left="1017"/>
        <w:rPr>
          <w:rFonts w:eastAsia="Arial Unicode MS"/>
          <w:kern w:val="0"/>
          <w:sz w:val="24"/>
        </w:rPr>
      </w:pPr>
    </w:p>
    <w:p w14:paraId="40FE02DE">
      <w:pPr>
        <w:kinsoku w:val="0"/>
        <w:autoSpaceDE w:val="0"/>
        <w:autoSpaceDN w:val="0"/>
        <w:adjustRightInd w:val="0"/>
        <w:ind w:left="1017"/>
        <w:rPr>
          <w:rFonts w:eastAsia="Arial Unicode MS"/>
          <w:kern w:val="0"/>
          <w:sz w:val="24"/>
        </w:rPr>
      </w:pPr>
      <w:r>
        <w:rPr>
          <w:rFonts w:eastAsia="Arial Unicode MS"/>
          <w:kern w:val="0"/>
          <w:sz w:val="24"/>
        </w:rPr>
        <w:t>A simplex filter shall be provided at the suction side of each transfer pumps.</w:t>
      </w:r>
    </w:p>
    <w:p w14:paraId="19F84930">
      <w:pPr>
        <w:kinsoku w:val="0"/>
        <w:autoSpaceDE w:val="0"/>
        <w:autoSpaceDN w:val="0"/>
        <w:adjustRightInd w:val="0"/>
        <w:ind w:left="1017"/>
        <w:rPr>
          <w:rFonts w:eastAsia="Arial Unicode MS"/>
          <w:kern w:val="0"/>
          <w:sz w:val="24"/>
        </w:rPr>
      </w:pPr>
    </w:p>
    <w:p w14:paraId="3FFBBD0D">
      <w:pPr>
        <w:kinsoku w:val="0"/>
        <w:autoSpaceDE w:val="0"/>
        <w:autoSpaceDN w:val="0"/>
        <w:adjustRightInd w:val="0"/>
        <w:ind w:left="1017"/>
        <w:rPr>
          <w:rFonts w:cs="Arial"/>
          <w:b/>
          <w:i/>
          <w:sz w:val="24"/>
        </w:rPr>
      </w:pPr>
      <w:r>
        <w:rPr>
          <w:rFonts w:cs="Arial"/>
          <w:b/>
          <w:i/>
          <w:sz w:val="24"/>
        </w:rPr>
        <w:t>Manual changed over from LSHFO/ULSFO settling tank to HFO settling tank. And automatic start/stop pumping. Long time run stop function will be supplied.</w:t>
      </w:r>
    </w:p>
    <w:p w14:paraId="7BAFB768">
      <w:pPr>
        <w:kinsoku w:val="0"/>
        <w:autoSpaceDE w:val="0"/>
        <w:autoSpaceDN w:val="0"/>
        <w:adjustRightInd w:val="0"/>
        <w:rPr>
          <w:rFonts w:eastAsia="Arial Unicode MS"/>
          <w:kern w:val="0"/>
          <w:sz w:val="24"/>
        </w:rPr>
      </w:pPr>
    </w:p>
    <w:p w14:paraId="332E2200">
      <w:pPr>
        <w:kinsoku w:val="0"/>
        <w:autoSpaceDE w:val="0"/>
        <w:autoSpaceDN w:val="0"/>
        <w:adjustRightInd w:val="0"/>
        <w:ind w:left="1017"/>
        <w:rPr>
          <w:rFonts w:eastAsia="Arial Unicode MS"/>
          <w:kern w:val="0"/>
          <w:sz w:val="24"/>
        </w:rPr>
      </w:pPr>
    </w:p>
    <w:p w14:paraId="44A79D29">
      <w:pPr>
        <w:pStyle w:val="5"/>
        <w:spacing w:after="240"/>
        <w:ind w:left="42"/>
      </w:pPr>
      <w:r>
        <w:rPr>
          <w:rFonts w:hint="eastAsia"/>
        </w:rPr>
        <w:t>6.</w:t>
      </w:r>
      <w:r>
        <w:t>11</w:t>
      </w:r>
      <w:r>
        <w:rPr>
          <w:rFonts w:hint="eastAsia"/>
        </w:rPr>
        <w:t>.</w:t>
      </w:r>
      <w:r>
        <w:t xml:space="preserve">4.2 </w:t>
      </w:r>
      <w:r>
        <w:tab/>
      </w:r>
      <w:r>
        <w:t>Fuel Oil Service System</w:t>
      </w:r>
    </w:p>
    <w:p w14:paraId="461D68A0">
      <w:pPr>
        <w:pStyle w:val="6"/>
        <w:ind w:left="42"/>
      </w:pPr>
      <w:r>
        <w:rPr>
          <w:rFonts w:hint="eastAsia"/>
        </w:rPr>
        <w:t>6.</w:t>
      </w:r>
      <w:r>
        <w:t>11</w:t>
      </w:r>
      <w:r>
        <w:rPr>
          <w:rFonts w:hint="eastAsia"/>
        </w:rPr>
        <w:t>.</w:t>
      </w:r>
      <w:r>
        <w:t>4.2.1</w:t>
      </w:r>
      <w:r>
        <w:tab/>
      </w:r>
      <w:r>
        <w:t>Main Engine and Generator Engines System</w:t>
      </w:r>
    </w:p>
    <w:p w14:paraId="26EC5759"/>
    <w:p w14:paraId="40F36B3C">
      <w:pPr>
        <w:kinsoku w:val="0"/>
        <w:autoSpaceDE w:val="0"/>
        <w:autoSpaceDN w:val="0"/>
        <w:adjustRightInd w:val="0"/>
        <w:ind w:left="1017"/>
        <w:rPr>
          <w:rFonts w:eastAsia="Arial Unicode MS"/>
          <w:kern w:val="0"/>
          <w:sz w:val="24"/>
        </w:rPr>
      </w:pPr>
      <w:r>
        <w:rPr>
          <w:rFonts w:hint="eastAsia" w:eastAsia="Arial Unicode MS"/>
          <w:kern w:val="0"/>
          <w:sz w:val="24"/>
        </w:rPr>
        <w:t>O</w:t>
      </w:r>
      <w:r>
        <w:rPr>
          <w:rFonts w:eastAsia="Arial Unicode MS"/>
          <w:kern w:val="0"/>
          <w:sz w:val="24"/>
        </w:rPr>
        <w:t xml:space="preserve">ne (1) </w:t>
      </w:r>
      <w:r>
        <w:rPr>
          <w:rFonts w:hint="eastAsia" w:eastAsia="Arial Unicode MS"/>
          <w:kern w:val="0"/>
          <w:sz w:val="24"/>
        </w:rPr>
        <w:t xml:space="preserve">common </w:t>
      </w:r>
      <w:r>
        <w:rPr>
          <w:rFonts w:eastAsia="Arial Unicode MS"/>
          <w:kern w:val="0"/>
          <w:sz w:val="24"/>
        </w:rPr>
        <w:t>F.O. supply module unit shall be provided for main engine and generator engines. The unit consists of two (2) fuel oil supply pumps, two(2) fuel oil circulating pumps, two(2) fuel oil heaters, one(1) auto back flushing filter, one(1) viscosity control equipment, one(1) venting tank and etc.</w:t>
      </w:r>
    </w:p>
    <w:p w14:paraId="750569D9">
      <w:pPr>
        <w:kinsoku w:val="0"/>
        <w:autoSpaceDE w:val="0"/>
        <w:autoSpaceDN w:val="0"/>
        <w:adjustRightInd w:val="0"/>
        <w:ind w:left="1015"/>
        <w:rPr>
          <w:rFonts w:eastAsia="Arial Unicode MS"/>
          <w:kern w:val="0"/>
          <w:sz w:val="24"/>
        </w:rPr>
      </w:pPr>
    </w:p>
    <w:p w14:paraId="6236F2A6">
      <w:pPr>
        <w:kinsoku w:val="0"/>
        <w:autoSpaceDE w:val="0"/>
        <w:autoSpaceDN w:val="0"/>
        <w:adjustRightInd w:val="0"/>
        <w:ind w:left="1017"/>
        <w:rPr>
          <w:rFonts w:eastAsia="Arial Unicode MS"/>
          <w:kern w:val="0"/>
          <w:sz w:val="24"/>
        </w:rPr>
      </w:pPr>
      <w:r>
        <w:rPr>
          <w:rFonts w:eastAsia="Arial Unicode MS"/>
          <w:kern w:val="0"/>
          <w:sz w:val="24"/>
        </w:rPr>
        <w:t>Fuel oil supply pump shall draw fuel oil from the HFO</w:t>
      </w:r>
      <w:r>
        <w:rPr>
          <w:rFonts w:hint="eastAsia" w:eastAsia="Arial Unicode MS"/>
          <w:kern w:val="0"/>
          <w:sz w:val="24"/>
        </w:rPr>
        <w:t xml:space="preserve"> and </w:t>
      </w:r>
      <w:r>
        <w:rPr>
          <w:rFonts w:eastAsia="Arial Unicode MS"/>
          <w:color w:val="000000" w:themeColor="text1"/>
          <w:kern w:val="0"/>
          <w:sz w:val="24"/>
          <w14:textFill>
            <w14:solidFill>
              <w14:schemeClr w14:val="tx1"/>
            </w14:solidFill>
          </w14:textFill>
        </w:rPr>
        <w:t>LSHFO</w:t>
      </w:r>
      <w:r>
        <w:rPr>
          <w:rFonts w:hint="eastAsia" w:eastAsia="Arial Unicode MS"/>
          <w:color w:val="000000" w:themeColor="text1"/>
          <w:kern w:val="0"/>
          <w:sz w:val="24"/>
          <w14:textFill>
            <w14:solidFill>
              <w14:schemeClr w14:val="tx1"/>
            </w14:solidFill>
          </w14:textFill>
        </w:rPr>
        <w:t>/ULSFO</w:t>
      </w:r>
      <w:r>
        <w:rPr>
          <w:rFonts w:eastAsia="Arial Unicode MS"/>
          <w:kern w:val="0"/>
          <w:sz w:val="24"/>
        </w:rPr>
        <w:t xml:space="preserve"> service tank or MGO service tank through a strainer and then discharge to main engine through a flow-meter, F.O. circulating pumps, the heaters (for HFO</w:t>
      </w:r>
      <w:r>
        <w:rPr>
          <w:rFonts w:hint="eastAsia" w:eastAsia="Arial Unicode MS"/>
          <w:kern w:val="0"/>
          <w:sz w:val="24"/>
        </w:rPr>
        <w:t xml:space="preserve"> and </w:t>
      </w:r>
      <w:r>
        <w:rPr>
          <w:rFonts w:eastAsia="Arial Unicode MS"/>
          <w:color w:val="000000" w:themeColor="text1"/>
          <w:kern w:val="0"/>
          <w:sz w:val="24"/>
          <w14:textFill>
            <w14:solidFill>
              <w14:schemeClr w14:val="tx1"/>
            </w14:solidFill>
          </w14:textFill>
        </w:rPr>
        <w:t>LSHFO</w:t>
      </w:r>
      <w:r>
        <w:rPr>
          <w:rFonts w:hint="eastAsia" w:eastAsia="Arial Unicode MS"/>
          <w:color w:val="000000" w:themeColor="text1"/>
          <w:kern w:val="0"/>
          <w:sz w:val="24"/>
          <w14:textFill>
            <w14:solidFill>
              <w14:schemeClr w14:val="tx1"/>
            </w14:solidFill>
          </w14:textFill>
        </w:rPr>
        <w:t>/ULSFO</w:t>
      </w:r>
      <w:r>
        <w:rPr>
          <w:rFonts w:eastAsia="Arial Unicode MS"/>
          <w:kern w:val="0"/>
          <w:sz w:val="24"/>
        </w:rPr>
        <w:t xml:space="preserve">) and an automatic back flush filter (to be installed on the </w:t>
      </w:r>
      <w:r>
        <w:rPr>
          <w:rFonts w:hint="eastAsia" w:eastAsia="Arial Unicode MS"/>
          <w:kern w:val="0"/>
          <w:sz w:val="24"/>
        </w:rPr>
        <w:t>hot</w:t>
      </w:r>
      <w:r>
        <w:rPr>
          <w:rFonts w:eastAsia="Arial Unicode MS"/>
          <w:kern w:val="0"/>
          <w:sz w:val="24"/>
        </w:rPr>
        <w:t xml:space="preserve"> side). The heaters shall be fitted with automatic regulating controller, governed by a viscometer. Excessive fuel oil from main engine shall be led to the fuel oil circulating pump suction side through a venting tank.</w:t>
      </w:r>
    </w:p>
    <w:p w14:paraId="011F4DAE">
      <w:pPr>
        <w:kinsoku w:val="0"/>
        <w:autoSpaceDE w:val="0"/>
        <w:autoSpaceDN w:val="0"/>
        <w:adjustRightInd w:val="0"/>
        <w:spacing w:before="10" w:line="140" w:lineRule="exact"/>
        <w:rPr>
          <w:rFonts w:eastAsia="Arial Unicode MS"/>
          <w:kern w:val="0"/>
          <w:sz w:val="14"/>
          <w:szCs w:val="14"/>
        </w:rPr>
      </w:pPr>
    </w:p>
    <w:p w14:paraId="1C504C6A">
      <w:pPr>
        <w:kinsoku w:val="0"/>
        <w:autoSpaceDE w:val="0"/>
        <w:autoSpaceDN w:val="0"/>
        <w:adjustRightInd w:val="0"/>
        <w:ind w:left="1015"/>
        <w:rPr>
          <w:rFonts w:eastAsia="Arial Unicode MS"/>
          <w:kern w:val="0"/>
          <w:sz w:val="24"/>
        </w:rPr>
      </w:pPr>
      <w:r>
        <w:rPr>
          <w:rFonts w:eastAsia="Arial Unicode MS"/>
          <w:kern w:val="0"/>
          <w:sz w:val="24"/>
        </w:rPr>
        <w:t>An emergency MGO pump shall be fitted in F.O. supply module unit for emergency use, the power source of the MGO pump shall be from emergency switchboard. And the emergency MGO supply line shall be separate from the main fuel oil line.</w:t>
      </w:r>
    </w:p>
    <w:p w14:paraId="6D299556">
      <w:pPr>
        <w:kinsoku w:val="0"/>
        <w:autoSpaceDE w:val="0"/>
        <w:autoSpaceDN w:val="0"/>
        <w:adjustRightInd w:val="0"/>
        <w:ind w:left="1015"/>
        <w:rPr>
          <w:rFonts w:eastAsia="Arial Unicode MS"/>
          <w:kern w:val="0"/>
          <w:sz w:val="24"/>
        </w:rPr>
      </w:pPr>
    </w:p>
    <w:p w14:paraId="391C7EE1">
      <w:pPr>
        <w:kinsoku w:val="0"/>
        <w:autoSpaceDE w:val="0"/>
        <w:autoSpaceDN w:val="0"/>
        <w:adjustRightInd w:val="0"/>
        <w:ind w:left="1015"/>
        <w:rPr>
          <w:rFonts w:eastAsia="Arial Unicode MS"/>
          <w:kern w:val="0"/>
          <w:sz w:val="24"/>
        </w:rPr>
      </w:pPr>
      <w:r>
        <w:rPr>
          <w:rFonts w:eastAsia="Arial Unicode MS"/>
          <w:kern w:val="0"/>
          <w:sz w:val="24"/>
        </w:rPr>
        <w:t xml:space="preserve">The automatic change-over device between HFO </w:t>
      </w:r>
      <w:r>
        <w:rPr>
          <w:rFonts w:hint="eastAsia" w:eastAsia="Arial Unicode MS"/>
          <w:kern w:val="0"/>
          <w:sz w:val="24"/>
        </w:rPr>
        <w:t xml:space="preserve">and </w:t>
      </w:r>
      <w:r>
        <w:rPr>
          <w:rFonts w:eastAsia="Arial Unicode MS"/>
          <w:color w:val="000000" w:themeColor="text1"/>
          <w:kern w:val="0"/>
          <w:sz w:val="24"/>
          <w14:textFill>
            <w14:solidFill>
              <w14:schemeClr w14:val="tx1"/>
            </w14:solidFill>
          </w14:textFill>
        </w:rPr>
        <w:t>LSHFO</w:t>
      </w:r>
      <w:r>
        <w:rPr>
          <w:rFonts w:hint="eastAsia" w:eastAsia="Arial Unicode MS"/>
          <w:color w:val="000000" w:themeColor="text1"/>
          <w:kern w:val="0"/>
          <w:sz w:val="24"/>
          <w14:textFill>
            <w14:solidFill>
              <w14:schemeClr w14:val="tx1"/>
            </w14:solidFill>
          </w14:textFill>
        </w:rPr>
        <w:t xml:space="preserve">/ULSFO and </w:t>
      </w:r>
      <w:r>
        <w:rPr>
          <w:rFonts w:eastAsia="Arial Unicode MS"/>
          <w:kern w:val="0"/>
          <w:sz w:val="24"/>
        </w:rPr>
        <w:t>MGO shall be arranged in the FO supply module.</w:t>
      </w:r>
    </w:p>
    <w:p w14:paraId="4C6720AE">
      <w:pPr>
        <w:kinsoku w:val="0"/>
        <w:autoSpaceDE w:val="0"/>
        <w:autoSpaceDN w:val="0"/>
        <w:adjustRightInd w:val="0"/>
        <w:ind w:left="1017"/>
        <w:rPr>
          <w:rFonts w:eastAsia="Arial Unicode MS"/>
          <w:kern w:val="0"/>
          <w:sz w:val="24"/>
        </w:rPr>
      </w:pPr>
    </w:p>
    <w:p w14:paraId="7C112EB2">
      <w:pPr>
        <w:pStyle w:val="6"/>
        <w:ind w:left="42"/>
      </w:pPr>
      <w:r>
        <w:rPr>
          <w:rFonts w:hint="eastAsia"/>
        </w:rPr>
        <w:t>6.</w:t>
      </w:r>
      <w:r>
        <w:t>11</w:t>
      </w:r>
      <w:r>
        <w:rPr>
          <w:rFonts w:hint="eastAsia"/>
        </w:rPr>
        <w:t>.</w:t>
      </w:r>
      <w:r>
        <w:t>4.2.2 Composite Boiler</w:t>
      </w:r>
    </w:p>
    <w:p w14:paraId="76C7D401">
      <w:pPr>
        <w:kinsoku w:val="0"/>
        <w:autoSpaceDE w:val="0"/>
        <w:autoSpaceDN w:val="0"/>
        <w:adjustRightInd w:val="0"/>
        <w:spacing w:line="240" w:lineRule="exact"/>
        <w:rPr>
          <w:rFonts w:eastAsia="Arial Unicode MS"/>
          <w:kern w:val="0"/>
          <w:sz w:val="24"/>
        </w:rPr>
      </w:pPr>
    </w:p>
    <w:p w14:paraId="7EF83E43">
      <w:pPr>
        <w:kinsoku w:val="0"/>
        <w:autoSpaceDE w:val="0"/>
        <w:autoSpaceDN w:val="0"/>
        <w:adjustRightInd w:val="0"/>
        <w:ind w:left="1017"/>
        <w:rPr>
          <w:rFonts w:eastAsia="Arial Unicode MS"/>
          <w:kern w:val="0"/>
          <w:sz w:val="24"/>
        </w:rPr>
      </w:pPr>
      <w:r>
        <w:rPr>
          <w:rFonts w:eastAsia="Arial Unicode MS"/>
          <w:kern w:val="0"/>
          <w:sz w:val="24"/>
        </w:rPr>
        <w:t xml:space="preserve">Two (2) sets of composite boiler FO supply pump shall be provided and arranged near the </w:t>
      </w:r>
      <w:r>
        <w:rPr>
          <w:rFonts w:eastAsia="Arial Unicode MS"/>
          <w:color w:val="000000" w:themeColor="text1"/>
          <w:kern w:val="0"/>
          <w:sz w:val="24"/>
          <w14:textFill>
            <w14:solidFill>
              <w14:schemeClr w14:val="tx1"/>
            </w14:solidFill>
          </w14:textFill>
        </w:rPr>
        <w:t>LSHFO</w:t>
      </w:r>
      <w:r>
        <w:rPr>
          <w:rFonts w:hint="eastAsia" w:eastAsia="Arial Unicode MS"/>
          <w:color w:val="000000" w:themeColor="text1"/>
          <w:kern w:val="0"/>
          <w:sz w:val="24"/>
          <w14:textFill>
            <w14:solidFill>
              <w14:schemeClr w14:val="tx1"/>
            </w14:solidFill>
          </w14:textFill>
        </w:rPr>
        <w:t>/ULSFO</w:t>
      </w:r>
      <w:r>
        <w:rPr>
          <w:rFonts w:eastAsia="Arial Unicode MS"/>
          <w:kern w:val="0"/>
          <w:sz w:val="24"/>
        </w:rPr>
        <w:t xml:space="preserve"> service tank.</w:t>
      </w:r>
    </w:p>
    <w:p w14:paraId="08013B3C">
      <w:pPr>
        <w:kinsoku w:val="0"/>
        <w:autoSpaceDE w:val="0"/>
        <w:autoSpaceDN w:val="0"/>
        <w:adjustRightInd w:val="0"/>
        <w:spacing w:before="15" w:line="260" w:lineRule="exact"/>
        <w:rPr>
          <w:rFonts w:eastAsia="Arial Unicode MS"/>
          <w:kern w:val="0"/>
          <w:sz w:val="26"/>
          <w:szCs w:val="26"/>
        </w:rPr>
      </w:pPr>
    </w:p>
    <w:p w14:paraId="782ADBCD">
      <w:pPr>
        <w:kinsoku w:val="0"/>
        <w:autoSpaceDE w:val="0"/>
        <w:autoSpaceDN w:val="0"/>
        <w:adjustRightInd w:val="0"/>
        <w:ind w:left="1017"/>
        <w:rPr>
          <w:rFonts w:eastAsia="Arial Unicode MS"/>
          <w:kern w:val="0"/>
          <w:sz w:val="24"/>
        </w:rPr>
      </w:pPr>
      <w:r>
        <w:rPr>
          <w:rFonts w:eastAsia="Arial Unicode MS"/>
          <w:color w:val="000000" w:themeColor="text1"/>
          <w:kern w:val="0"/>
          <w:sz w:val="24"/>
          <w14:textFill>
            <w14:solidFill>
              <w14:schemeClr w14:val="tx1"/>
            </w14:solidFill>
          </w14:textFill>
        </w:rPr>
        <w:t>LSHFO</w:t>
      </w:r>
      <w:r>
        <w:rPr>
          <w:rFonts w:hint="eastAsia" w:eastAsia="Arial Unicode MS"/>
          <w:color w:val="000000" w:themeColor="text1"/>
          <w:kern w:val="0"/>
          <w:sz w:val="24"/>
          <w14:textFill>
            <w14:solidFill>
              <w14:schemeClr w14:val="tx1"/>
            </w14:solidFill>
          </w14:textFill>
        </w:rPr>
        <w:t>/ULSFO</w:t>
      </w:r>
      <w:r>
        <w:rPr>
          <w:rFonts w:eastAsia="Arial Unicode MS"/>
          <w:kern w:val="0"/>
          <w:sz w:val="24"/>
        </w:rPr>
        <w:t xml:space="preserve"> for composite boiler shall be drawn from the </w:t>
      </w:r>
      <w:r>
        <w:rPr>
          <w:rFonts w:eastAsia="Arial Unicode MS"/>
          <w:color w:val="000000" w:themeColor="text1"/>
          <w:kern w:val="0"/>
          <w:sz w:val="24"/>
          <w14:textFill>
            <w14:solidFill>
              <w14:schemeClr w14:val="tx1"/>
            </w14:solidFill>
          </w14:textFill>
        </w:rPr>
        <w:t>LSHFO</w:t>
      </w:r>
      <w:r>
        <w:rPr>
          <w:rFonts w:hint="eastAsia" w:eastAsia="Arial Unicode MS"/>
          <w:color w:val="000000" w:themeColor="text1"/>
          <w:kern w:val="0"/>
          <w:sz w:val="24"/>
          <w14:textFill>
            <w14:solidFill>
              <w14:schemeClr w14:val="tx1"/>
            </w14:solidFill>
          </w14:textFill>
        </w:rPr>
        <w:t>/ULSFO</w:t>
      </w:r>
      <w:r>
        <w:rPr>
          <w:rFonts w:eastAsia="Arial Unicode MS"/>
          <w:kern w:val="0"/>
          <w:sz w:val="24"/>
        </w:rPr>
        <w:t xml:space="preserve"> service tank by the composite boiler fuel oil supply pumps and discharge to the burner of the oil fired section.</w:t>
      </w:r>
    </w:p>
    <w:p w14:paraId="22897F8B">
      <w:pPr>
        <w:kinsoku w:val="0"/>
        <w:autoSpaceDE w:val="0"/>
        <w:autoSpaceDN w:val="0"/>
        <w:adjustRightInd w:val="0"/>
        <w:spacing w:before="16" w:line="260" w:lineRule="exact"/>
        <w:rPr>
          <w:rFonts w:eastAsia="Arial Unicode MS"/>
          <w:kern w:val="0"/>
          <w:sz w:val="26"/>
          <w:szCs w:val="26"/>
        </w:rPr>
      </w:pPr>
    </w:p>
    <w:p w14:paraId="77C69E29">
      <w:pPr>
        <w:kinsoku w:val="0"/>
        <w:autoSpaceDE w:val="0"/>
        <w:autoSpaceDN w:val="0"/>
        <w:adjustRightInd w:val="0"/>
        <w:ind w:left="1017"/>
        <w:rPr>
          <w:rFonts w:eastAsia="Arial Unicode MS"/>
          <w:kern w:val="0"/>
          <w:sz w:val="24"/>
        </w:rPr>
      </w:pPr>
      <w:r>
        <w:rPr>
          <w:rFonts w:eastAsia="Arial Unicode MS"/>
          <w:kern w:val="0"/>
          <w:sz w:val="24"/>
        </w:rPr>
        <w:t>A connection of MGO shall be fitted at the suction side of the supply pump for cold starting.</w:t>
      </w:r>
    </w:p>
    <w:p w14:paraId="151F6EBB">
      <w:pPr>
        <w:kinsoku w:val="0"/>
        <w:autoSpaceDE w:val="0"/>
        <w:autoSpaceDN w:val="0"/>
        <w:adjustRightInd w:val="0"/>
        <w:ind w:left="1017"/>
        <w:rPr>
          <w:rFonts w:eastAsia="Arial Unicode MS"/>
          <w:kern w:val="0"/>
          <w:sz w:val="24"/>
        </w:rPr>
      </w:pPr>
    </w:p>
    <w:p w14:paraId="0049DF4B">
      <w:pPr>
        <w:kinsoku w:val="0"/>
        <w:autoSpaceDE w:val="0"/>
        <w:autoSpaceDN w:val="0"/>
        <w:adjustRightInd w:val="0"/>
        <w:ind w:left="991" w:leftChars="472"/>
        <w:rPr>
          <w:rFonts w:eastAsia="Arial Unicode MS"/>
          <w:kern w:val="0"/>
          <w:sz w:val="24"/>
        </w:rPr>
      </w:pPr>
      <w:r>
        <w:rPr>
          <w:rFonts w:eastAsia="Arial Unicode MS"/>
          <w:kern w:val="0"/>
          <w:sz w:val="24"/>
        </w:rPr>
        <w:t xml:space="preserve">During Vessel in emission control area, boiler’s fuel oil supply pump shall draw </w:t>
      </w:r>
      <w:r>
        <w:rPr>
          <w:rFonts w:hint="eastAsia" w:eastAsia="Arial Unicode MS"/>
          <w:kern w:val="0"/>
          <w:sz w:val="24"/>
        </w:rPr>
        <w:t>ULSFO/</w:t>
      </w:r>
      <w:r>
        <w:rPr>
          <w:rFonts w:eastAsia="Arial Unicode MS"/>
          <w:kern w:val="0"/>
          <w:sz w:val="24"/>
        </w:rPr>
        <w:t xml:space="preserve">MGO from </w:t>
      </w:r>
      <w:r>
        <w:rPr>
          <w:rFonts w:hint="eastAsia" w:eastAsia="Arial Unicode MS"/>
          <w:kern w:val="0"/>
          <w:sz w:val="24"/>
        </w:rPr>
        <w:t>ULSFO/</w:t>
      </w:r>
      <w:r>
        <w:rPr>
          <w:rFonts w:eastAsia="Arial Unicode MS"/>
          <w:kern w:val="0"/>
          <w:sz w:val="24"/>
        </w:rPr>
        <w:t>MGO service tank.</w:t>
      </w:r>
    </w:p>
    <w:p w14:paraId="27657545">
      <w:pPr>
        <w:kinsoku w:val="0"/>
        <w:autoSpaceDE w:val="0"/>
        <w:autoSpaceDN w:val="0"/>
        <w:adjustRightInd w:val="0"/>
        <w:ind w:left="1017"/>
        <w:rPr>
          <w:rFonts w:eastAsia="Arial Unicode MS"/>
          <w:kern w:val="0"/>
          <w:sz w:val="26"/>
          <w:szCs w:val="26"/>
        </w:rPr>
      </w:pPr>
    </w:p>
    <w:p w14:paraId="7FD98DCD">
      <w:pPr>
        <w:kinsoku w:val="0"/>
        <w:autoSpaceDE w:val="0"/>
        <w:autoSpaceDN w:val="0"/>
        <w:adjustRightInd w:val="0"/>
        <w:ind w:left="1017"/>
        <w:rPr>
          <w:rFonts w:eastAsia="Arial Unicode MS"/>
          <w:kern w:val="0"/>
          <w:sz w:val="24"/>
        </w:rPr>
      </w:pPr>
      <w:r>
        <w:rPr>
          <w:rFonts w:eastAsia="Arial Unicode MS"/>
          <w:kern w:val="0"/>
          <w:sz w:val="24"/>
        </w:rPr>
        <w:t>One (1) F.O. volume flow meter shall be provided.</w:t>
      </w:r>
    </w:p>
    <w:p w14:paraId="49A1E1B3">
      <w:pPr>
        <w:kinsoku w:val="0"/>
        <w:autoSpaceDE w:val="0"/>
        <w:autoSpaceDN w:val="0"/>
        <w:adjustRightInd w:val="0"/>
        <w:spacing w:before="16" w:line="260" w:lineRule="exact"/>
        <w:rPr>
          <w:rFonts w:eastAsia="Arial Unicode MS"/>
          <w:kern w:val="0"/>
          <w:sz w:val="26"/>
          <w:szCs w:val="26"/>
        </w:rPr>
      </w:pPr>
    </w:p>
    <w:p w14:paraId="3C6382E8">
      <w:pPr>
        <w:pStyle w:val="6"/>
        <w:ind w:left="42"/>
      </w:pPr>
      <w:r>
        <w:rPr>
          <w:rFonts w:hint="eastAsia"/>
        </w:rPr>
        <w:t>6.</w:t>
      </w:r>
      <w:r>
        <w:t>11</w:t>
      </w:r>
      <w:r>
        <w:rPr>
          <w:rFonts w:hint="eastAsia"/>
        </w:rPr>
        <w:t>.</w:t>
      </w:r>
      <w:r>
        <w:t>4.3</w:t>
      </w:r>
      <w:r>
        <w:tab/>
      </w:r>
      <w:r>
        <w:t>Fuel Oil Purifying System</w:t>
      </w:r>
    </w:p>
    <w:p w14:paraId="44530B19">
      <w:pPr>
        <w:kinsoku w:val="0"/>
        <w:autoSpaceDE w:val="0"/>
        <w:autoSpaceDN w:val="0"/>
        <w:adjustRightInd w:val="0"/>
        <w:spacing w:before="5" w:line="240" w:lineRule="exact"/>
        <w:rPr>
          <w:rFonts w:eastAsia="Arial Unicode MS"/>
          <w:kern w:val="0"/>
          <w:sz w:val="24"/>
        </w:rPr>
      </w:pPr>
    </w:p>
    <w:p w14:paraId="6F34F523">
      <w:pPr>
        <w:kinsoku w:val="0"/>
        <w:autoSpaceDE w:val="0"/>
        <w:autoSpaceDN w:val="0"/>
        <w:adjustRightInd w:val="0"/>
        <w:spacing w:line="274" w:lineRule="exact"/>
        <w:ind w:left="1017"/>
        <w:rPr>
          <w:rFonts w:eastAsia="Arial Unicode MS"/>
          <w:kern w:val="0"/>
          <w:sz w:val="24"/>
        </w:rPr>
      </w:pPr>
      <w:r>
        <w:rPr>
          <w:rFonts w:eastAsia="Arial Unicode MS"/>
          <w:kern w:val="0"/>
          <w:sz w:val="24"/>
        </w:rPr>
        <w:t xml:space="preserve">Two (2) sets of </w:t>
      </w:r>
      <w:r>
        <w:rPr>
          <w:rFonts w:eastAsia="Arial Unicode MS"/>
          <w:color w:val="000000" w:themeColor="text1"/>
          <w:kern w:val="0"/>
          <w:sz w:val="24"/>
          <w14:textFill>
            <w14:solidFill>
              <w14:schemeClr w14:val="tx1"/>
            </w14:solidFill>
          </w14:textFill>
        </w:rPr>
        <w:t>FO</w:t>
      </w:r>
      <w:r>
        <w:rPr>
          <w:rFonts w:eastAsia="Arial Unicode MS"/>
          <w:kern w:val="0"/>
          <w:sz w:val="24"/>
        </w:rPr>
        <w:t xml:space="preserve"> purifier shall be provided; one set of them shall be operated and the other as stand-by. </w:t>
      </w:r>
    </w:p>
    <w:p w14:paraId="4B0502EE">
      <w:pPr>
        <w:kinsoku w:val="0"/>
        <w:autoSpaceDE w:val="0"/>
        <w:autoSpaceDN w:val="0"/>
        <w:adjustRightInd w:val="0"/>
        <w:spacing w:before="13" w:line="260" w:lineRule="exact"/>
        <w:rPr>
          <w:rFonts w:eastAsia="Arial Unicode MS"/>
          <w:kern w:val="0"/>
          <w:sz w:val="26"/>
          <w:szCs w:val="26"/>
        </w:rPr>
      </w:pPr>
    </w:p>
    <w:p w14:paraId="0CCB4CEA">
      <w:pPr>
        <w:kinsoku w:val="0"/>
        <w:autoSpaceDE w:val="0"/>
        <w:autoSpaceDN w:val="0"/>
        <w:adjustRightInd w:val="0"/>
        <w:ind w:left="1017"/>
        <w:rPr>
          <w:rFonts w:eastAsia="Arial Unicode MS"/>
          <w:kern w:val="0"/>
          <w:sz w:val="24"/>
        </w:rPr>
      </w:pPr>
      <w:r>
        <w:rPr>
          <w:rFonts w:eastAsia="Arial Unicode MS"/>
          <w:kern w:val="0"/>
          <w:sz w:val="24"/>
        </w:rPr>
        <w:t>HFO</w:t>
      </w:r>
      <w:r>
        <w:rPr>
          <w:rFonts w:hint="eastAsia" w:eastAsia="Arial Unicode MS"/>
          <w:kern w:val="0"/>
          <w:sz w:val="24"/>
        </w:rPr>
        <w:t xml:space="preserve"> and </w:t>
      </w:r>
      <w:r>
        <w:rPr>
          <w:rFonts w:eastAsia="Arial Unicode MS"/>
          <w:color w:val="000000" w:themeColor="text1"/>
          <w:kern w:val="0"/>
          <w:sz w:val="24"/>
          <w14:textFill>
            <w14:solidFill>
              <w14:schemeClr w14:val="tx1"/>
            </w14:solidFill>
          </w14:textFill>
        </w:rPr>
        <w:t>LSHFO</w:t>
      </w:r>
      <w:r>
        <w:rPr>
          <w:rFonts w:hint="eastAsia" w:eastAsia="Arial Unicode MS"/>
          <w:color w:val="000000" w:themeColor="text1"/>
          <w:kern w:val="0"/>
          <w:sz w:val="24"/>
          <w14:textFill>
            <w14:solidFill>
              <w14:schemeClr w14:val="tx1"/>
            </w14:solidFill>
          </w14:textFill>
        </w:rPr>
        <w:t>/ULSFO</w:t>
      </w:r>
      <w:r>
        <w:rPr>
          <w:rFonts w:eastAsia="Arial Unicode MS"/>
          <w:kern w:val="0"/>
          <w:sz w:val="24"/>
        </w:rPr>
        <w:t xml:space="preserve"> after settled in the settling tank shall be drawn by the suction pump of fuel oil purifier and shall be delivered to the purifier through the fuel oil heater.</w:t>
      </w:r>
    </w:p>
    <w:p w14:paraId="60305A76">
      <w:pPr>
        <w:kinsoku w:val="0"/>
        <w:autoSpaceDE w:val="0"/>
        <w:autoSpaceDN w:val="0"/>
        <w:adjustRightInd w:val="0"/>
        <w:spacing w:before="15" w:line="260" w:lineRule="exact"/>
        <w:rPr>
          <w:rFonts w:eastAsia="Arial Unicode MS"/>
          <w:kern w:val="0"/>
          <w:sz w:val="26"/>
          <w:szCs w:val="26"/>
        </w:rPr>
      </w:pPr>
    </w:p>
    <w:p w14:paraId="51328AB4">
      <w:pPr>
        <w:kinsoku w:val="0"/>
        <w:autoSpaceDE w:val="0"/>
        <w:autoSpaceDN w:val="0"/>
        <w:adjustRightInd w:val="0"/>
        <w:ind w:left="1017"/>
        <w:rPr>
          <w:rFonts w:eastAsia="Arial Unicode MS"/>
          <w:kern w:val="0"/>
          <w:sz w:val="24"/>
        </w:rPr>
      </w:pPr>
      <w:r>
        <w:rPr>
          <w:rFonts w:eastAsia="Arial Unicode MS"/>
          <w:kern w:val="0"/>
          <w:sz w:val="24"/>
        </w:rPr>
        <w:t>After purification, the clean oil shall be discharged into HFO</w:t>
      </w:r>
      <w:r>
        <w:rPr>
          <w:rFonts w:hint="eastAsia" w:eastAsia="Arial Unicode MS"/>
          <w:kern w:val="0"/>
          <w:sz w:val="24"/>
        </w:rPr>
        <w:t xml:space="preserve"> and </w:t>
      </w:r>
      <w:r>
        <w:rPr>
          <w:rFonts w:eastAsia="Arial Unicode MS"/>
          <w:color w:val="000000" w:themeColor="text1"/>
          <w:kern w:val="0"/>
          <w:sz w:val="24"/>
          <w14:textFill>
            <w14:solidFill>
              <w14:schemeClr w14:val="tx1"/>
            </w14:solidFill>
          </w14:textFill>
        </w:rPr>
        <w:t>LSHFO</w:t>
      </w:r>
      <w:r>
        <w:rPr>
          <w:rFonts w:hint="eastAsia" w:eastAsia="Arial Unicode MS"/>
          <w:color w:val="000000" w:themeColor="text1"/>
          <w:kern w:val="0"/>
          <w:sz w:val="24"/>
          <w14:textFill>
            <w14:solidFill>
              <w14:schemeClr w14:val="tx1"/>
            </w14:solidFill>
          </w14:textFill>
        </w:rPr>
        <w:t>/ULSFO</w:t>
      </w:r>
      <w:r>
        <w:rPr>
          <w:rFonts w:eastAsia="Arial Unicode MS"/>
          <w:kern w:val="0"/>
          <w:sz w:val="24"/>
        </w:rPr>
        <w:t xml:space="preserve"> service tank.</w:t>
      </w:r>
    </w:p>
    <w:p w14:paraId="1EE73836">
      <w:pPr>
        <w:kinsoku w:val="0"/>
        <w:autoSpaceDE w:val="0"/>
        <w:autoSpaceDN w:val="0"/>
        <w:adjustRightInd w:val="0"/>
        <w:ind w:left="1017"/>
        <w:rPr>
          <w:rFonts w:eastAsia="Arial Unicode MS"/>
          <w:kern w:val="0"/>
          <w:sz w:val="24"/>
        </w:rPr>
      </w:pPr>
    </w:p>
    <w:p w14:paraId="77D412CF">
      <w:pPr>
        <w:kinsoku w:val="0"/>
        <w:autoSpaceDE w:val="0"/>
        <w:autoSpaceDN w:val="0"/>
        <w:adjustRightInd w:val="0"/>
        <w:spacing w:line="489" w:lineRule="auto"/>
        <w:ind w:left="1017"/>
        <w:rPr>
          <w:rFonts w:eastAsia="Arial Unicode MS"/>
          <w:kern w:val="0"/>
          <w:sz w:val="24"/>
        </w:rPr>
      </w:pPr>
      <w:r>
        <w:rPr>
          <w:rFonts w:eastAsia="Arial Unicode MS"/>
          <w:kern w:val="0"/>
          <w:sz w:val="24"/>
        </w:rPr>
        <w:t xml:space="preserve">Overflow pipe from the bottom of the service tank back to settling tank shall be provided. </w:t>
      </w:r>
    </w:p>
    <w:p w14:paraId="032D5BFE">
      <w:pPr>
        <w:kinsoku w:val="0"/>
        <w:autoSpaceDE w:val="0"/>
        <w:autoSpaceDN w:val="0"/>
        <w:adjustRightInd w:val="0"/>
        <w:spacing w:before="2" w:line="276" w:lineRule="exact"/>
        <w:ind w:left="1017"/>
        <w:rPr>
          <w:rFonts w:eastAsia="Arial Unicode MS"/>
          <w:kern w:val="0"/>
          <w:sz w:val="24"/>
        </w:rPr>
      </w:pPr>
      <w:r>
        <w:rPr>
          <w:rFonts w:eastAsia="Arial Unicode MS"/>
          <w:kern w:val="0"/>
          <w:sz w:val="24"/>
        </w:rPr>
        <w:t>Sludge and water from purifier shall be discharged into the sludge tank for incinerator or to shore by the sludge pump.</w:t>
      </w:r>
    </w:p>
    <w:p w14:paraId="139E8D2A">
      <w:pPr>
        <w:kinsoku w:val="0"/>
        <w:autoSpaceDE w:val="0"/>
        <w:autoSpaceDN w:val="0"/>
        <w:adjustRightInd w:val="0"/>
        <w:spacing w:before="19" w:line="180" w:lineRule="exact"/>
        <w:rPr>
          <w:rFonts w:eastAsia="Arial Unicode MS"/>
          <w:kern w:val="0"/>
          <w:sz w:val="18"/>
          <w:szCs w:val="18"/>
        </w:rPr>
      </w:pPr>
    </w:p>
    <w:p w14:paraId="56CF781B">
      <w:pPr>
        <w:pStyle w:val="5"/>
        <w:spacing w:after="240"/>
        <w:ind w:left="42"/>
      </w:pPr>
      <w:r>
        <w:rPr>
          <w:rFonts w:hint="eastAsia"/>
        </w:rPr>
        <w:t>6.</w:t>
      </w:r>
      <w:r>
        <w:t>11</w:t>
      </w:r>
      <w:r>
        <w:rPr>
          <w:rFonts w:hint="eastAsia"/>
        </w:rPr>
        <w:t>.</w:t>
      </w:r>
      <w:r>
        <w:t>4.4</w:t>
      </w:r>
      <w:r>
        <w:tab/>
      </w:r>
      <w:r>
        <w:t>Fuel Oil System besides the above</w:t>
      </w:r>
    </w:p>
    <w:p w14:paraId="4CFA7406">
      <w:pPr>
        <w:kinsoku w:val="0"/>
        <w:autoSpaceDE w:val="0"/>
        <w:autoSpaceDN w:val="0"/>
        <w:adjustRightInd w:val="0"/>
        <w:spacing w:line="274" w:lineRule="exact"/>
        <w:ind w:left="1017"/>
        <w:rPr>
          <w:rFonts w:eastAsia="Arial Unicode MS"/>
          <w:kern w:val="0"/>
          <w:sz w:val="24"/>
        </w:rPr>
      </w:pPr>
      <w:r>
        <w:rPr>
          <w:rFonts w:eastAsia="Arial Unicode MS"/>
          <w:kern w:val="0"/>
          <w:sz w:val="24"/>
        </w:rPr>
        <w:t>For the waste oil incinerator, MGO transfer line from the incinerator MGO tank shall be provided.</w:t>
      </w:r>
    </w:p>
    <w:p w14:paraId="54350D83">
      <w:pPr>
        <w:kinsoku w:val="0"/>
        <w:autoSpaceDE w:val="0"/>
        <w:autoSpaceDN w:val="0"/>
        <w:adjustRightInd w:val="0"/>
        <w:spacing w:before="13" w:line="260" w:lineRule="exact"/>
        <w:rPr>
          <w:rFonts w:eastAsia="Arial Unicode MS"/>
          <w:kern w:val="0"/>
          <w:sz w:val="26"/>
          <w:szCs w:val="26"/>
        </w:rPr>
      </w:pPr>
    </w:p>
    <w:p w14:paraId="45C6E987">
      <w:pPr>
        <w:pStyle w:val="5"/>
        <w:spacing w:after="240"/>
        <w:ind w:left="42"/>
      </w:pPr>
      <w:r>
        <w:rPr>
          <w:rFonts w:hint="eastAsia"/>
        </w:rPr>
        <w:t>6.</w:t>
      </w:r>
      <w:r>
        <w:t>11</w:t>
      </w:r>
      <w:r>
        <w:rPr>
          <w:rFonts w:hint="eastAsia"/>
        </w:rPr>
        <w:t>.</w:t>
      </w:r>
      <w:r>
        <w:t>4.</w:t>
      </w:r>
      <w:r>
        <w:rPr>
          <w:rFonts w:hint="eastAsia"/>
        </w:rPr>
        <w:t>5</w:t>
      </w:r>
      <w:r>
        <w:tab/>
      </w:r>
      <w:r>
        <w:t>F.O. Drain</w:t>
      </w:r>
    </w:p>
    <w:p w14:paraId="15827C28">
      <w:pPr>
        <w:kinsoku w:val="0"/>
        <w:autoSpaceDE w:val="0"/>
        <w:autoSpaceDN w:val="0"/>
        <w:adjustRightInd w:val="0"/>
        <w:ind w:left="1017"/>
        <w:rPr>
          <w:rFonts w:eastAsia="Arial Unicode MS"/>
          <w:color w:val="000000"/>
          <w:kern w:val="0"/>
          <w:sz w:val="24"/>
        </w:rPr>
      </w:pPr>
      <w:r>
        <w:rPr>
          <w:rFonts w:eastAsia="Arial Unicode MS"/>
          <w:color w:val="000000"/>
          <w:kern w:val="0"/>
          <w:sz w:val="24"/>
        </w:rPr>
        <w:t>Save-all drip pans shall be provided for pumps, purifiers and tanks and shall be led to the fuel oil drain tank.</w:t>
      </w:r>
    </w:p>
    <w:p w14:paraId="439DA795">
      <w:pPr>
        <w:pStyle w:val="4"/>
      </w:pPr>
      <w:bookmarkStart w:id="460" w:name="_Toc50572656"/>
      <w:r>
        <w:rPr>
          <w:rFonts w:hint="eastAsia"/>
        </w:rPr>
        <w:t>6.</w:t>
      </w:r>
      <w:r>
        <w:t>11</w:t>
      </w:r>
      <w:r>
        <w:rPr>
          <w:rFonts w:hint="eastAsia"/>
        </w:rPr>
        <w:t>.</w:t>
      </w:r>
      <w:r>
        <w:t>5</w:t>
      </w:r>
      <w:r>
        <w:tab/>
      </w:r>
      <w:r>
        <w:t>COMPRESSED AIR SYSTEM</w:t>
      </w:r>
      <w:bookmarkEnd w:id="460"/>
    </w:p>
    <w:p w14:paraId="41870ABD">
      <w:pPr>
        <w:kinsoku w:val="0"/>
        <w:autoSpaceDE w:val="0"/>
        <w:autoSpaceDN w:val="0"/>
        <w:adjustRightInd w:val="0"/>
        <w:ind w:left="1017"/>
        <w:rPr>
          <w:rFonts w:eastAsia="Arial Unicode MS"/>
          <w:kern w:val="0"/>
          <w:sz w:val="24"/>
        </w:rPr>
      </w:pPr>
      <w:r>
        <w:rPr>
          <w:rFonts w:eastAsia="Arial Unicode MS"/>
          <w:kern w:val="0"/>
          <w:sz w:val="24"/>
        </w:rPr>
        <w:t>Compressed air to be provided to the various services at the following pressure:</w:t>
      </w:r>
    </w:p>
    <w:p w14:paraId="4A326217">
      <w:pPr>
        <w:tabs>
          <w:tab w:val="left" w:pos="2780"/>
        </w:tabs>
        <w:kinsoku w:val="0"/>
        <w:autoSpaceDE w:val="0"/>
        <w:autoSpaceDN w:val="0"/>
        <w:adjustRightInd w:val="0"/>
        <w:spacing w:line="270" w:lineRule="exact"/>
        <w:ind w:left="1378"/>
        <w:rPr>
          <w:rFonts w:eastAsia="Arial Unicode MS"/>
          <w:kern w:val="0"/>
          <w:sz w:val="24"/>
        </w:rPr>
      </w:pPr>
      <w:r>
        <w:rPr>
          <w:rFonts w:eastAsia="Arial Unicode MS"/>
          <w:kern w:val="0"/>
          <w:sz w:val="24"/>
        </w:rPr>
        <w:t>3 MPa</w:t>
      </w:r>
      <w:r>
        <w:rPr>
          <w:rFonts w:eastAsia="Arial Unicode MS"/>
          <w:kern w:val="0"/>
          <w:sz w:val="24"/>
        </w:rPr>
        <w:tab/>
      </w:r>
      <w:r>
        <w:rPr>
          <w:rFonts w:eastAsia="Arial Unicode MS"/>
          <w:kern w:val="0"/>
          <w:sz w:val="24"/>
        </w:rPr>
        <w:t>:</w:t>
      </w:r>
      <w:r>
        <w:rPr>
          <w:rFonts w:eastAsia="Arial Unicode MS"/>
          <w:kern w:val="0"/>
          <w:sz w:val="24"/>
        </w:rPr>
        <w:tab/>
      </w:r>
      <w:r>
        <w:rPr>
          <w:rFonts w:eastAsia="Arial Unicode MS"/>
          <w:kern w:val="0"/>
          <w:sz w:val="24"/>
        </w:rPr>
        <w:t>Main engine starting</w:t>
      </w:r>
    </w:p>
    <w:p w14:paraId="7DE65BE2">
      <w:pPr>
        <w:kinsoku w:val="0"/>
        <w:autoSpaceDE w:val="0"/>
        <w:autoSpaceDN w:val="0"/>
        <w:adjustRightInd w:val="0"/>
        <w:ind w:left="2960"/>
        <w:rPr>
          <w:rFonts w:eastAsia="Arial Unicode MS"/>
          <w:kern w:val="0"/>
          <w:sz w:val="24"/>
        </w:rPr>
      </w:pPr>
      <w:r>
        <w:rPr>
          <w:rFonts w:eastAsia="Arial Unicode MS"/>
          <w:kern w:val="0"/>
          <w:sz w:val="24"/>
        </w:rPr>
        <w:t>Generator engine starting</w:t>
      </w:r>
    </w:p>
    <w:p w14:paraId="312F0A13">
      <w:pPr>
        <w:tabs>
          <w:tab w:val="left" w:pos="2780"/>
        </w:tabs>
        <w:kinsoku w:val="0"/>
        <w:autoSpaceDE w:val="0"/>
        <w:autoSpaceDN w:val="0"/>
        <w:adjustRightInd w:val="0"/>
        <w:ind w:left="1378"/>
        <w:rPr>
          <w:rFonts w:eastAsia="Arial Unicode MS"/>
          <w:kern w:val="0"/>
          <w:sz w:val="24"/>
        </w:rPr>
      </w:pPr>
      <w:r>
        <w:rPr>
          <w:rFonts w:eastAsia="Arial Unicode MS"/>
          <w:kern w:val="0"/>
          <w:sz w:val="24"/>
        </w:rPr>
        <w:t>0.</w:t>
      </w:r>
      <w:r>
        <w:rPr>
          <w:rFonts w:hint="eastAsia" w:eastAsia="Arial Unicode MS"/>
          <w:kern w:val="0"/>
          <w:sz w:val="24"/>
        </w:rPr>
        <w:t>7</w:t>
      </w:r>
      <w:r>
        <w:rPr>
          <w:rFonts w:eastAsia="Arial Unicode MS"/>
          <w:kern w:val="0"/>
          <w:sz w:val="24"/>
        </w:rPr>
        <w:t xml:space="preserve"> MPa</w:t>
      </w:r>
      <w:r>
        <w:rPr>
          <w:rFonts w:eastAsia="Arial Unicode MS"/>
          <w:kern w:val="0"/>
          <w:sz w:val="24"/>
        </w:rPr>
        <w:tab/>
      </w:r>
      <w:r>
        <w:rPr>
          <w:rFonts w:eastAsia="Arial Unicode MS"/>
          <w:kern w:val="0"/>
          <w:sz w:val="24"/>
        </w:rPr>
        <w:t>: Miscellaneous usage including air horn</w:t>
      </w:r>
    </w:p>
    <w:p w14:paraId="32A57562">
      <w:pPr>
        <w:kinsoku w:val="0"/>
        <w:autoSpaceDE w:val="0"/>
        <w:autoSpaceDN w:val="0"/>
        <w:adjustRightInd w:val="0"/>
        <w:ind w:left="2947"/>
        <w:rPr>
          <w:rFonts w:eastAsia="Arial Unicode MS"/>
          <w:kern w:val="0"/>
          <w:sz w:val="24"/>
        </w:rPr>
      </w:pPr>
      <w:r>
        <w:rPr>
          <w:rFonts w:eastAsia="Arial Unicode MS"/>
          <w:kern w:val="0"/>
          <w:sz w:val="24"/>
        </w:rPr>
        <w:t>control air, including the safety air and maneuvering system</w:t>
      </w:r>
    </w:p>
    <w:p w14:paraId="3F2DF64F">
      <w:pPr>
        <w:kinsoku w:val="0"/>
        <w:autoSpaceDE w:val="0"/>
        <w:autoSpaceDN w:val="0"/>
        <w:adjustRightInd w:val="0"/>
        <w:ind w:left="2947"/>
        <w:rPr>
          <w:rFonts w:eastAsia="Arial Unicode MS"/>
          <w:kern w:val="0"/>
          <w:sz w:val="24"/>
        </w:rPr>
      </w:pPr>
      <w:r>
        <w:rPr>
          <w:rFonts w:eastAsia="Arial Unicode MS"/>
          <w:kern w:val="0"/>
          <w:sz w:val="24"/>
        </w:rPr>
        <w:t>Deck service</w:t>
      </w:r>
    </w:p>
    <w:p w14:paraId="4BCE1D38">
      <w:pPr>
        <w:tabs>
          <w:tab w:val="left" w:pos="2740"/>
        </w:tabs>
        <w:kinsoku w:val="0"/>
        <w:autoSpaceDE w:val="0"/>
        <w:autoSpaceDN w:val="0"/>
        <w:adjustRightInd w:val="0"/>
        <w:ind w:left="1378"/>
        <w:rPr>
          <w:rFonts w:eastAsia="Arial Unicode MS"/>
          <w:kern w:val="0"/>
          <w:sz w:val="24"/>
        </w:rPr>
      </w:pPr>
      <w:r>
        <w:rPr>
          <w:rFonts w:eastAsia="Arial Unicode MS"/>
          <w:kern w:val="0"/>
          <w:sz w:val="24"/>
        </w:rPr>
        <w:t>0.</w:t>
      </w:r>
      <w:r>
        <w:rPr>
          <w:rFonts w:hint="eastAsia" w:eastAsia="Arial Unicode MS"/>
          <w:kern w:val="0"/>
          <w:sz w:val="24"/>
        </w:rPr>
        <w:t>55</w:t>
      </w:r>
      <w:r>
        <w:rPr>
          <w:rFonts w:eastAsia="Arial Unicode MS"/>
          <w:kern w:val="0"/>
          <w:sz w:val="24"/>
        </w:rPr>
        <w:t>MPa</w:t>
      </w:r>
      <w:r>
        <w:rPr>
          <w:rFonts w:eastAsia="Arial Unicode MS"/>
          <w:kern w:val="0"/>
          <w:sz w:val="24"/>
        </w:rPr>
        <w:tab/>
      </w:r>
      <w:r>
        <w:rPr>
          <w:rFonts w:eastAsia="Arial Unicode MS"/>
          <w:kern w:val="0"/>
          <w:sz w:val="24"/>
        </w:rPr>
        <w:t>:</w:t>
      </w:r>
      <w:r>
        <w:rPr>
          <w:rFonts w:eastAsia="Arial Unicode MS"/>
          <w:kern w:val="0"/>
          <w:sz w:val="24"/>
        </w:rPr>
        <w:tab/>
      </w:r>
      <w:r>
        <w:rPr>
          <w:rFonts w:eastAsia="Arial Unicode MS"/>
          <w:kern w:val="0"/>
          <w:sz w:val="24"/>
        </w:rPr>
        <w:t>Hydrophore tank charging</w:t>
      </w:r>
    </w:p>
    <w:p w14:paraId="56B427A0">
      <w:pPr>
        <w:tabs>
          <w:tab w:val="left" w:pos="2740"/>
        </w:tabs>
        <w:kinsoku w:val="0"/>
        <w:autoSpaceDE w:val="0"/>
        <w:autoSpaceDN w:val="0"/>
        <w:adjustRightInd w:val="0"/>
        <w:ind w:left="1378"/>
        <w:rPr>
          <w:rFonts w:eastAsia="Arial Unicode MS"/>
          <w:kern w:val="0"/>
          <w:sz w:val="24"/>
        </w:rPr>
      </w:pPr>
      <w:r>
        <w:rPr>
          <w:rFonts w:eastAsia="Arial Unicode MS"/>
          <w:kern w:val="0"/>
          <w:sz w:val="24"/>
        </w:rPr>
        <w:t>0.2MPa</w:t>
      </w:r>
      <w:r>
        <w:rPr>
          <w:rFonts w:eastAsia="Arial Unicode MS"/>
          <w:kern w:val="0"/>
          <w:sz w:val="24"/>
        </w:rPr>
        <w:tab/>
      </w:r>
      <w:r>
        <w:rPr>
          <w:rFonts w:eastAsia="Arial Unicode MS"/>
          <w:kern w:val="0"/>
          <w:sz w:val="24"/>
        </w:rPr>
        <w:t>:</w:t>
      </w:r>
      <w:r>
        <w:rPr>
          <w:rFonts w:eastAsia="Arial Unicode MS"/>
          <w:kern w:val="0"/>
          <w:sz w:val="24"/>
        </w:rPr>
        <w:tab/>
      </w:r>
      <w:r>
        <w:rPr>
          <w:rFonts w:eastAsia="Arial Unicode MS"/>
          <w:kern w:val="0"/>
          <w:sz w:val="24"/>
        </w:rPr>
        <w:t>Sea chest</w:t>
      </w:r>
    </w:p>
    <w:p w14:paraId="4CCB3CCE">
      <w:pPr>
        <w:kinsoku w:val="0"/>
        <w:autoSpaceDE w:val="0"/>
        <w:autoSpaceDN w:val="0"/>
        <w:adjustRightInd w:val="0"/>
        <w:spacing w:before="15" w:line="260" w:lineRule="exact"/>
        <w:rPr>
          <w:rFonts w:eastAsia="Arial Unicode MS"/>
          <w:kern w:val="0"/>
          <w:sz w:val="26"/>
          <w:szCs w:val="26"/>
        </w:rPr>
      </w:pPr>
    </w:p>
    <w:p w14:paraId="321DA43E">
      <w:pPr>
        <w:kinsoku w:val="0"/>
        <w:autoSpaceDE w:val="0"/>
        <w:autoSpaceDN w:val="0"/>
        <w:adjustRightInd w:val="0"/>
        <w:ind w:left="1017"/>
        <w:rPr>
          <w:rFonts w:eastAsia="Arial Unicode MS"/>
          <w:kern w:val="0"/>
          <w:sz w:val="24"/>
        </w:rPr>
      </w:pPr>
      <w:r>
        <w:rPr>
          <w:rFonts w:eastAsia="Arial Unicode MS"/>
          <w:kern w:val="0"/>
          <w:sz w:val="24"/>
        </w:rPr>
        <w:t>Main air reservoirs and aux. air reservoir shall be charged by main air compressors and emergency air compressor.</w:t>
      </w:r>
    </w:p>
    <w:p w14:paraId="5993D955">
      <w:pPr>
        <w:kinsoku w:val="0"/>
        <w:autoSpaceDE w:val="0"/>
        <w:autoSpaceDN w:val="0"/>
        <w:adjustRightInd w:val="0"/>
        <w:spacing w:before="16" w:line="260" w:lineRule="exact"/>
        <w:rPr>
          <w:rFonts w:eastAsia="Arial Unicode MS"/>
          <w:kern w:val="0"/>
          <w:sz w:val="26"/>
          <w:szCs w:val="26"/>
        </w:rPr>
      </w:pPr>
    </w:p>
    <w:p w14:paraId="797CDAF9">
      <w:pPr>
        <w:kinsoku w:val="0"/>
        <w:autoSpaceDE w:val="0"/>
        <w:autoSpaceDN w:val="0"/>
        <w:adjustRightInd w:val="0"/>
        <w:ind w:left="1017"/>
        <w:rPr>
          <w:rFonts w:eastAsia="Arial Unicode MS"/>
          <w:kern w:val="0"/>
          <w:sz w:val="24"/>
        </w:rPr>
      </w:pPr>
      <w:r>
        <w:rPr>
          <w:rFonts w:eastAsia="Arial Unicode MS"/>
          <w:kern w:val="0"/>
          <w:sz w:val="24"/>
        </w:rPr>
        <w:t>Deck service air reservoir shall be charged by the service air compressor.</w:t>
      </w:r>
    </w:p>
    <w:p w14:paraId="161F9A95">
      <w:pPr>
        <w:kinsoku w:val="0"/>
        <w:autoSpaceDE w:val="0"/>
        <w:autoSpaceDN w:val="0"/>
        <w:adjustRightInd w:val="0"/>
        <w:ind w:left="1017"/>
        <w:rPr>
          <w:rFonts w:eastAsia="Arial Unicode MS"/>
          <w:kern w:val="0"/>
          <w:sz w:val="24"/>
        </w:rPr>
      </w:pPr>
    </w:p>
    <w:p w14:paraId="0DB15B6A">
      <w:pPr>
        <w:kinsoku w:val="0"/>
        <w:autoSpaceDE w:val="0"/>
        <w:autoSpaceDN w:val="0"/>
        <w:adjustRightInd w:val="0"/>
        <w:ind w:left="1017"/>
        <w:rPr>
          <w:rFonts w:eastAsia="Arial Unicode MS"/>
          <w:kern w:val="0"/>
          <w:sz w:val="24"/>
        </w:rPr>
      </w:pPr>
      <w:r>
        <w:rPr>
          <w:rFonts w:eastAsia="Arial Unicode MS"/>
          <w:kern w:val="0"/>
          <w:sz w:val="24"/>
        </w:rPr>
        <w:t>Compressed air for starting the main engine shall be supplied from the main air reservoirs. Generator engines shall be supplied from the main air reservoirs or the aux. air reservoir.</w:t>
      </w:r>
    </w:p>
    <w:p w14:paraId="1D464639">
      <w:pPr>
        <w:kinsoku w:val="0"/>
        <w:autoSpaceDE w:val="0"/>
        <w:autoSpaceDN w:val="0"/>
        <w:adjustRightInd w:val="0"/>
        <w:spacing w:before="15" w:line="260" w:lineRule="exact"/>
        <w:rPr>
          <w:rFonts w:eastAsia="Arial Unicode MS"/>
          <w:kern w:val="0"/>
          <w:sz w:val="26"/>
          <w:szCs w:val="26"/>
        </w:rPr>
      </w:pPr>
    </w:p>
    <w:p w14:paraId="73684AFF">
      <w:pPr>
        <w:ind w:left="991" w:leftChars="472"/>
        <w:rPr>
          <w:rFonts w:eastAsia="Arial Unicode MS"/>
          <w:kern w:val="0"/>
          <w:sz w:val="24"/>
        </w:rPr>
      </w:pPr>
      <w:r>
        <w:rPr>
          <w:rFonts w:eastAsia="Arial Unicode MS"/>
          <w:kern w:val="0"/>
          <w:sz w:val="24"/>
        </w:rPr>
        <w:t>The deck service compressed air to be supplied from service air reservoir and main air reservoirs via pressure reducing valve.</w:t>
      </w:r>
    </w:p>
    <w:p w14:paraId="22160AD7">
      <w:pPr>
        <w:ind w:left="991" w:leftChars="472"/>
        <w:rPr>
          <w:rFonts w:eastAsia="Arial Unicode MS"/>
          <w:kern w:val="0"/>
          <w:sz w:val="24"/>
        </w:rPr>
      </w:pPr>
    </w:p>
    <w:p w14:paraId="77FD3B23">
      <w:pPr>
        <w:kinsoku w:val="0"/>
        <w:autoSpaceDE w:val="0"/>
        <w:autoSpaceDN w:val="0"/>
        <w:adjustRightInd w:val="0"/>
        <w:spacing w:line="274" w:lineRule="exact"/>
        <w:ind w:left="1017"/>
        <w:rPr>
          <w:rFonts w:eastAsia="Arial Unicode MS"/>
          <w:kern w:val="0"/>
          <w:sz w:val="24"/>
        </w:rPr>
      </w:pPr>
      <w:r>
        <w:rPr>
          <w:rFonts w:eastAsia="Arial Unicode MS"/>
          <w:kern w:val="0"/>
          <w:sz w:val="24"/>
        </w:rPr>
        <w:t>The pressure reducing valve shall be provided with a pressure relief valve and a pressure gauge at its outlet and the stand-by pressure reducing valve shall be provided.</w:t>
      </w:r>
    </w:p>
    <w:p w14:paraId="30874D39">
      <w:pPr>
        <w:kinsoku w:val="0"/>
        <w:autoSpaceDE w:val="0"/>
        <w:autoSpaceDN w:val="0"/>
        <w:adjustRightInd w:val="0"/>
        <w:spacing w:before="13" w:line="260" w:lineRule="exact"/>
        <w:rPr>
          <w:rFonts w:eastAsia="Arial Unicode MS"/>
          <w:kern w:val="0"/>
          <w:sz w:val="26"/>
          <w:szCs w:val="26"/>
        </w:rPr>
      </w:pPr>
    </w:p>
    <w:p w14:paraId="28A1EF79">
      <w:pPr>
        <w:kinsoku w:val="0"/>
        <w:autoSpaceDE w:val="0"/>
        <w:autoSpaceDN w:val="0"/>
        <w:adjustRightInd w:val="0"/>
        <w:ind w:left="1017"/>
        <w:rPr>
          <w:rFonts w:eastAsia="Arial Unicode MS"/>
          <w:kern w:val="0"/>
          <w:sz w:val="24"/>
        </w:rPr>
      </w:pPr>
      <w:r>
        <w:rPr>
          <w:rFonts w:eastAsia="Arial Unicode MS"/>
          <w:kern w:val="0"/>
          <w:sz w:val="24"/>
        </w:rPr>
        <w:t>Maneuvering and control air shall be supplied through one (1) pressure reducing valve and one (1) dehydrator from the main air reservoirs.</w:t>
      </w:r>
    </w:p>
    <w:p w14:paraId="261B4CD2">
      <w:pPr>
        <w:kinsoku w:val="0"/>
        <w:autoSpaceDE w:val="0"/>
        <w:autoSpaceDN w:val="0"/>
        <w:adjustRightInd w:val="0"/>
        <w:spacing w:before="15" w:line="260" w:lineRule="exact"/>
        <w:rPr>
          <w:rFonts w:eastAsia="Arial Unicode MS"/>
          <w:kern w:val="0"/>
          <w:sz w:val="26"/>
          <w:szCs w:val="26"/>
        </w:rPr>
      </w:pPr>
    </w:p>
    <w:p w14:paraId="709A8E78">
      <w:pPr>
        <w:kinsoku w:val="0"/>
        <w:autoSpaceDE w:val="0"/>
        <w:autoSpaceDN w:val="0"/>
        <w:adjustRightInd w:val="0"/>
        <w:ind w:left="1017"/>
        <w:rPr>
          <w:rFonts w:eastAsia="Arial Unicode MS"/>
          <w:kern w:val="0"/>
          <w:sz w:val="24"/>
        </w:rPr>
      </w:pPr>
      <w:r>
        <w:rPr>
          <w:rFonts w:eastAsia="Arial Unicode MS"/>
          <w:kern w:val="0"/>
          <w:sz w:val="24"/>
        </w:rPr>
        <w:t>Separate airline shall be provided for air horns with locally open valve.</w:t>
      </w:r>
    </w:p>
    <w:p w14:paraId="7537274B">
      <w:pPr>
        <w:kinsoku w:val="0"/>
        <w:autoSpaceDE w:val="0"/>
        <w:autoSpaceDN w:val="0"/>
        <w:adjustRightInd w:val="0"/>
        <w:spacing w:before="16" w:line="260" w:lineRule="exact"/>
        <w:rPr>
          <w:rFonts w:eastAsia="Arial Unicode MS"/>
          <w:kern w:val="0"/>
          <w:sz w:val="26"/>
          <w:szCs w:val="26"/>
        </w:rPr>
      </w:pPr>
    </w:p>
    <w:p w14:paraId="38D779B1">
      <w:pPr>
        <w:kinsoku w:val="0"/>
        <w:autoSpaceDE w:val="0"/>
        <w:autoSpaceDN w:val="0"/>
        <w:adjustRightInd w:val="0"/>
        <w:ind w:left="1017"/>
        <w:rPr>
          <w:rFonts w:eastAsia="Arial Unicode MS"/>
          <w:kern w:val="0"/>
          <w:sz w:val="24"/>
        </w:rPr>
      </w:pPr>
      <w:r>
        <w:rPr>
          <w:rFonts w:eastAsia="Arial Unicode MS"/>
          <w:kern w:val="0"/>
          <w:sz w:val="24"/>
        </w:rPr>
        <w:t>Air hose connections shall be provided at suitable locations in the engine room.</w:t>
      </w:r>
    </w:p>
    <w:p w14:paraId="18CC07AF">
      <w:pPr>
        <w:pStyle w:val="4"/>
      </w:pPr>
      <w:bookmarkStart w:id="461" w:name="_Toc50572657"/>
      <w:r>
        <mc:AlternateContent>
          <mc:Choice Requires="wps">
            <w:drawing>
              <wp:anchor distT="0" distB="0" distL="114300" distR="114300" simplePos="0" relativeHeight="251669504" behindDoc="1" locked="0" layoutInCell="1" allowOverlap="1">
                <wp:simplePos x="0" y="0"/>
                <wp:positionH relativeFrom="page">
                  <wp:posOffset>900430</wp:posOffset>
                </wp:positionH>
                <wp:positionV relativeFrom="page">
                  <wp:posOffset>504190</wp:posOffset>
                </wp:positionV>
                <wp:extent cx="990600" cy="241300"/>
                <wp:effectExtent l="0" t="0" r="0" b="6350"/>
                <wp:wrapNone/>
                <wp:docPr id="13" name="Rectangle 6600"/>
                <wp:cNvGraphicFramePr/>
                <a:graphic xmlns:a="http://schemas.openxmlformats.org/drawingml/2006/main">
                  <a:graphicData uri="http://schemas.microsoft.com/office/word/2010/wordprocessingShape">
                    <wps:wsp>
                      <wps:cNvSpPr>
                        <a:spLocks noChangeArrowheads="1"/>
                      </wps:cNvSpPr>
                      <wps:spPr bwMode="auto">
                        <a:xfrm>
                          <a:off x="0" y="0"/>
                          <a:ext cx="990600" cy="241300"/>
                        </a:xfrm>
                        <a:prstGeom prst="rect">
                          <a:avLst/>
                        </a:prstGeom>
                        <a:noFill/>
                        <a:ln>
                          <a:noFill/>
                        </a:ln>
                      </wps:spPr>
                      <wps:txbx>
                        <w:txbxContent>
                          <w:p w14:paraId="12BD0924">
                            <w:pPr>
                              <w:widowControl/>
                              <w:spacing w:line="380" w:lineRule="atLeast"/>
                              <w:jc w:val="left"/>
                              <w:rPr>
                                <w:kern w:val="0"/>
                                <w:sz w:val="24"/>
                              </w:rPr>
                            </w:pPr>
                          </w:p>
                          <w:p w14:paraId="0AE4D940">
                            <w:pPr>
                              <w:autoSpaceDE w:val="0"/>
                              <w:autoSpaceDN w:val="0"/>
                              <w:adjustRightInd w:val="0"/>
                              <w:jc w:val="left"/>
                              <w:rPr>
                                <w:kern w:val="0"/>
                                <w:sz w:val="24"/>
                              </w:rPr>
                            </w:pPr>
                          </w:p>
                        </w:txbxContent>
                      </wps:txbx>
                      <wps:bodyPr rot="0" vert="horz" wrap="square" lIns="0" tIns="0" rIns="0" bIns="0" anchor="t" anchorCtr="0" upright="1">
                        <a:noAutofit/>
                      </wps:bodyPr>
                    </wps:wsp>
                  </a:graphicData>
                </a:graphic>
              </wp:anchor>
            </w:drawing>
          </mc:Choice>
          <mc:Fallback>
            <w:pict>
              <v:rect id="Rectangle 6600" o:spid="_x0000_s1026" o:spt="1" style="position:absolute;left:0pt;margin-left:70.9pt;margin-top:39.7pt;height:19pt;width:78pt;mso-position-horizontal-relative:page;mso-position-vertical-relative:page;z-index:-251646976;mso-width-relative:page;mso-height-relative:page;" filled="f" stroked="f" coordsize="21600,21600" o:gfxdata="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ED9sc2QAAAAoBAAAPAAAAAAAAAAEAIAAAACIAAABkcnMvZG93bnJldi54&#10;bWxQSwECFAAUAAAACACHTuJAwVNEWvkBAAD+AwAADgAAAAAAAAABACAAAAAoAQAAZHJzL2Uyb0Rv&#10;Yy54bWxQSwUGAAAAAAYABgBZAQAAkwUAAAAA&#10;">
                <v:fill on="f" focussize="0,0"/>
                <v:stroke on="f"/>
                <v:imagedata o:title=""/>
                <o:lock v:ext="edit" aspectratio="f"/>
                <v:textbox inset="0mm,0mm,0mm,0mm">
                  <w:txbxContent>
                    <w:p w14:paraId="12BD0924">
                      <w:pPr>
                        <w:widowControl/>
                        <w:spacing w:line="380" w:lineRule="atLeast"/>
                        <w:jc w:val="left"/>
                        <w:rPr>
                          <w:kern w:val="0"/>
                          <w:sz w:val="24"/>
                        </w:rPr>
                      </w:pPr>
                    </w:p>
                    <w:p w14:paraId="0AE4D940">
                      <w:pPr>
                        <w:autoSpaceDE w:val="0"/>
                        <w:autoSpaceDN w:val="0"/>
                        <w:adjustRightInd w:val="0"/>
                        <w:jc w:val="left"/>
                        <w:rPr>
                          <w:kern w:val="0"/>
                          <w:sz w:val="24"/>
                        </w:rPr>
                      </w:pPr>
                    </w:p>
                  </w:txbxContent>
                </v:textbox>
              </v:rect>
            </w:pict>
          </mc:Fallback>
        </mc:AlternateContent>
      </w:r>
      <w:r>
        <w:rPr>
          <w:rFonts w:hint="eastAsia"/>
        </w:rPr>
        <w:t>6.</w:t>
      </w:r>
      <w:r>
        <w:t>11</w:t>
      </w:r>
      <w:r>
        <w:rPr>
          <w:rFonts w:hint="eastAsia"/>
        </w:rPr>
        <w:t>.</w:t>
      </w:r>
      <w:r>
        <w:t>6</w:t>
      </w:r>
      <w:r>
        <w:tab/>
      </w:r>
      <w:r>
        <w:t>STEAM AND DRAIN SYSTEM</w:t>
      </w:r>
      <w:bookmarkEnd w:id="461"/>
    </w:p>
    <w:p w14:paraId="502A6770">
      <w:pPr>
        <w:kinsoku w:val="0"/>
        <w:autoSpaceDE w:val="0"/>
        <w:autoSpaceDN w:val="0"/>
        <w:adjustRightInd w:val="0"/>
        <w:spacing w:line="274" w:lineRule="exact"/>
        <w:ind w:left="1017"/>
        <w:rPr>
          <w:rFonts w:eastAsia="Arial Unicode MS"/>
          <w:kern w:val="0"/>
          <w:sz w:val="24"/>
        </w:rPr>
      </w:pPr>
      <w:r>
        <w:rPr>
          <w:rFonts w:eastAsia="Arial Unicode MS"/>
          <w:kern w:val="0"/>
          <w:sz w:val="24"/>
        </w:rPr>
        <w:t xml:space="preserve">Following system shall be provided </w:t>
      </w:r>
    </w:p>
    <w:p w14:paraId="770FB231">
      <w:pPr>
        <w:kinsoku w:val="0"/>
        <w:autoSpaceDE w:val="0"/>
        <w:autoSpaceDN w:val="0"/>
        <w:adjustRightInd w:val="0"/>
        <w:spacing w:line="274" w:lineRule="exact"/>
        <w:ind w:left="1017"/>
        <w:rPr>
          <w:rFonts w:eastAsia="Arial Unicode MS"/>
          <w:kern w:val="0"/>
          <w:sz w:val="24"/>
        </w:rPr>
      </w:pPr>
      <w:r>
        <w:rPr>
          <w:rFonts w:eastAsia="Arial Unicode MS"/>
          <w:kern w:val="0"/>
          <w:sz w:val="24"/>
        </w:rPr>
        <w:t>a) Steam supply system</w:t>
      </w:r>
    </w:p>
    <w:p w14:paraId="15B0FBC0">
      <w:pPr>
        <w:kinsoku w:val="0"/>
        <w:autoSpaceDE w:val="0"/>
        <w:autoSpaceDN w:val="0"/>
        <w:adjustRightInd w:val="0"/>
        <w:spacing w:line="270" w:lineRule="exact"/>
        <w:ind w:left="1017"/>
        <w:rPr>
          <w:rFonts w:eastAsia="Arial Unicode MS"/>
          <w:kern w:val="0"/>
          <w:sz w:val="24"/>
        </w:rPr>
      </w:pPr>
      <w:r>
        <w:rPr>
          <w:rFonts w:eastAsia="Arial Unicode MS"/>
          <w:kern w:val="0"/>
          <w:sz w:val="24"/>
        </w:rPr>
        <w:t>b) Condense system</w:t>
      </w:r>
    </w:p>
    <w:p w14:paraId="2313C238">
      <w:pPr>
        <w:kinsoku w:val="0"/>
        <w:autoSpaceDE w:val="0"/>
        <w:autoSpaceDN w:val="0"/>
        <w:adjustRightInd w:val="0"/>
        <w:spacing w:before="16" w:line="260" w:lineRule="exact"/>
        <w:rPr>
          <w:rFonts w:eastAsia="Arial Unicode MS"/>
          <w:kern w:val="0"/>
          <w:sz w:val="26"/>
          <w:szCs w:val="26"/>
        </w:rPr>
      </w:pPr>
    </w:p>
    <w:p w14:paraId="2FF19D60">
      <w:pPr>
        <w:kinsoku w:val="0"/>
        <w:autoSpaceDE w:val="0"/>
        <w:autoSpaceDN w:val="0"/>
        <w:adjustRightInd w:val="0"/>
        <w:ind w:left="1017"/>
        <w:rPr>
          <w:rFonts w:eastAsia="Arial Unicode MS"/>
          <w:kern w:val="0"/>
          <w:sz w:val="24"/>
        </w:rPr>
      </w:pPr>
      <w:r>
        <w:rPr>
          <w:rFonts w:eastAsia="Arial Unicode MS"/>
          <w:kern w:val="0"/>
          <w:sz w:val="24"/>
        </w:rPr>
        <w:t>Steam shall be supplied to various services at following pressure:</w:t>
      </w:r>
    </w:p>
    <w:p w14:paraId="4A3B28C9">
      <w:pPr>
        <w:tabs>
          <w:tab w:val="left" w:pos="2620"/>
        </w:tabs>
        <w:kinsoku w:val="0"/>
        <w:autoSpaceDE w:val="0"/>
        <w:autoSpaceDN w:val="0"/>
        <w:adjustRightInd w:val="0"/>
        <w:ind w:left="1378"/>
        <w:rPr>
          <w:rFonts w:eastAsia="Arial Unicode MS"/>
          <w:kern w:val="0"/>
          <w:sz w:val="24"/>
        </w:rPr>
      </w:pPr>
      <w:r>
        <w:rPr>
          <w:rFonts w:eastAsia="Arial Unicode MS"/>
          <w:kern w:val="0"/>
          <w:sz w:val="24"/>
        </w:rPr>
        <w:t>0.7 MPa:</w:t>
      </w:r>
      <w:r>
        <w:rPr>
          <w:rFonts w:eastAsia="Arial Unicode MS"/>
          <w:kern w:val="0"/>
          <w:sz w:val="24"/>
        </w:rPr>
        <w:tab/>
      </w:r>
      <w:r>
        <w:rPr>
          <w:rFonts w:eastAsia="Arial Unicode MS"/>
          <w:kern w:val="0"/>
          <w:sz w:val="24"/>
        </w:rPr>
        <w:tab/>
      </w:r>
      <w:r>
        <w:rPr>
          <w:rFonts w:eastAsia="Arial Unicode MS"/>
          <w:kern w:val="0"/>
          <w:sz w:val="24"/>
        </w:rPr>
        <w:t>HFO</w:t>
      </w:r>
      <w:r>
        <w:rPr>
          <w:rFonts w:hint="eastAsia" w:eastAsia="Arial Unicode MS"/>
          <w:kern w:val="0"/>
          <w:sz w:val="24"/>
        </w:rPr>
        <w:t xml:space="preserve"> and </w:t>
      </w:r>
      <w:r>
        <w:rPr>
          <w:rFonts w:eastAsia="Arial Unicode MS"/>
          <w:color w:val="000000" w:themeColor="text1"/>
          <w:kern w:val="0"/>
          <w:sz w:val="24"/>
          <w14:textFill>
            <w14:solidFill>
              <w14:schemeClr w14:val="tx1"/>
            </w14:solidFill>
          </w14:textFill>
        </w:rPr>
        <w:t>LSHFO</w:t>
      </w:r>
      <w:r>
        <w:rPr>
          <w:rFonts w:hint="eastAsia" w:eastAsia="Arial Unicode MS"/>
          <w:color w:val="000000" w:themeColor="text1"/>
          <w:kern w:val="0"/>
          <w:sz w:val="24"/>
          <w14:textFill>
            <w14:solidFill>
              <w14:schemeClr w14:val="tx1"/>
            </w14:solidFill>
          </w14:textFill>
        </w:rPr>
        <w:t>/ULSFO</w:t>
      </w:r>
      <w:r>
        <w:rPr>
          <w:rFonts w:eastAsia="Arial Unicode MS"/>
          <w:kern w:val="0"/>
          <w:sz w:val="24"/>
        </w:rPr>
        <w:t xml:space="preserve"> service and settling tanks heating</w:t>
      </w:r>
    </w:p>
    <w:p w14:paraId="113E2F3E">
      <w:pPr>
        <w:kinsoku w:val="0"/>
        <w:autoSpaceDE w:val="0"/>
        <w:autoSpaceDN w:val="0"/>
        <w:adjustRightInd w:val="0"/>
        <w:ind w:left="2638" w:firstLine="242"/>
        <w:rPr>
          <w:rFonts w:eastAsia="Arial Unicode MS"/>
          <w:kern w:val="0"/>
          <w:sz w:val="24"/>
        </w:rPr>
      </w:pPr>
      <w:r>
        <w:rPr>
          <w:rFonts w:eastAsia="Arial Unicode MS"/>
          <w:kern w:val="0"/>
          <w:sz w:val="24"/>
        </w:rPr>
        <w:t>HFO</w:t>
      </w:r>
      <w:r>
        <w:rPr>
          <w:rFonts w:hint="eastAsia" w:eastAsia="Arial Unicode MS"/>
          <w:kern w:val="0"/>
          <w:sz w:val="24"/>
        </w:rPr>
        <w:t>,</w:t>
      </w:r>
      <w:r>
        <w:rPr>
          <w:rFonts w:eastAsia="Arial Unicode MS"/>
          <w:kern w:val="0"/>
          <w:sz w:val="24"/>
        </w:rPr>
        <w:t>LSHFO</w:t>
      </w:r>
      <w:r>
        <w:rPr>
          <w:rFonts w:hint="eastAsia" w:eastAsia="Arial Unicode MS"/>
          <w:kern w:val="0"/>
          <w:sz w:val="24"/>
        </w:rPr>
        <w:t>/ULSFO</w:t>
      </w:r>
      <w:r>
        <w:rPr>
          <w:rFonts w:eastAsia="Arial Unicode MS"/>
          <w:kern w:val="0"/>
          <w:sz w:val="24"/>
        </w:rPr>
        <w:t xml:space="preserve"> heater for F.O. supply module unit</w:t>
      </w:r>
    </w:p>
    <w:p w14:paraId="2A9586D8">
      <w:pPr>
        <w:kinsoku w:val="0"/>
        <w:autoSpaceDE w:val="0"/>
        <w:autoSpaceDN w:val="0"/>
        <w:adjustRightInd w:val="0"/>
        <w:spacing w:line="270" w:lineRule="exact"/>
        <w:ind w:left="2638" w:firstLine="242"/>
        <w:rPr>
          <w:rFonts w:eastAsia="Arial Unicode MS"/>
          <w:kern w:val="0"/>
          <w:sz w:val="24"/>
        </w:rPr>
      </w:pPr>
      <w:r>
        <w:rPr>
          <w:rFonts w:eastAsia="Arial Unicode MS"/>
          <w:kern w:val="0"/>
          <w:sz w:val="24"/>
        </w:rPr>
        <w:t>HFO</w:t>
      </w:r>
      <w:r>
        <w:rPr>
          <w:rFonts w:hint="eastAsia" w:eastAsia="Arial Unicode MS"/>
          <w:kern w:val="0"/>
          <w:sz w:val="24"/>
        </w:rPr>
        <w:t>,</w:t>
      </w:r>
      <w:r>
        <w:rPr>
          <w:rFonts w:eastAsia="Arial Unicode MS"/>
          <w:kern w:val="0"/>
          <w:sz w:val="24"/>
        </w:rPr>
        <w:t>LSHFO</w:t>
      </w:r>
      <w:r>
        <w:rPr>
          <w:rFonts w:hint="eastAsia" w:eastAsia="Arial Unicode MS"/>
          <w:kern w:val="0"/>
          <w:sz w:val="24"/>
        </w:rPr>
        <w:t>/ULSFO</w:t>
      </w:r>
      <w:r>
        <w:rPr>
          <w:rFonts w:eastAsia="Arial Unicode MS"/>
          <w:kern w:val="0"/>
          <w:sz w:val="24"/>
        </w:rPr>
        <w:t xml:space="preserve"> &amp;LO heaters for purifiers</w:t>
      </w:r>
    </w:p>
    <w:p w14:paraId="3B163002">
      <w:pPr>
        <w:kinsoku w:val="0"/>
        <w:autoSpaceDE w:val="0"/>
        <w:autoSpaceDN w:val="0"/>
        <w:adjustRightInd w:val="0"/>
        <w:ind w:left="2638" w:firstLine="242"/>
        <w:rPr>
          <w:rFonts w:eastAsia="Arial Unicode MS"/>
          <w:kern w:val="0"/>
          <w:sz w:val="24"/>
        </w:rPr>
      </w:pPr>
      <w:r>
        <w:rPr>
          <w:rFonts w:eastAsia="Arial Unicode MS"/>
          <w:kern w:val="0"/>
          <w:sz w:val="24"/>
        </w:rPr>
        <w:t>Steam tracing</w:t>
      </w:r>
    </w:p>
    <w:p w14:paraId="503D2620">
      <w:pPr>
        <w:kinsoku w:val="0"/>
        <w:autoSpaceDE w:val="0"/>
        <w:autoSpaceDN w:val="0"/>
        <w:adjustRightInd w:val="0"/>
        <w:ind w:left="2638" w:firstLine="242"/>
        <w:rPr>
          <w:rFonts w:eastAsia="Arial Unicode MS"/>
          <w:kern w:val="0"/>
          <w:sz w:val="24"/>
        </w:rPr>
      </w:pPr>
      <w:r>
        <w:rPr>
          <w:rFonts w:eastAsia="Arial Unicode MS"/>
          <w:kern w:val="0"/>
          <w:sz w:val="24"/>
        </w:rPr>
        <w:t>Other tank heating and heaters (in engine room)</w:t>
      </w:r>
    </w:p>
    <w:p w14:paraId="4591CCAC">
      <w:pPr>
        <w:kinsoku w:val="0"/>
        <w:autoSpaceDE w:val="0"/>
        <w:autoSpaceDN w:val="0"/>
        <w:adjustRightInd w:val="0"/>
        <w:spacing w:before="16" w:line="260" w:lineRule="exact"/>
        <w:rPr>
          <w:rFonts w:eastAsia="Arial Unicode MS"/>
          <w:kern w:val="0"/>
          <w:sz w:val="26"/>
          <w:szCs w:val="26"/>
        </w:rPr>
      </w:pPr>
    </w:p>
    <w:p w14:paraId="52FF1D2B">
      <w:pPr>
        <w:tabs>
          <w:tab w:val="left" w:pos="2700"/>
        </w:tabs>
        <w:kinsoku w:val="0"/>
        <w:autoSpaceDE w:val="0"/>
        <w:autoSpaceDN w:val="0"/>
        <w:adjustRightInd w:val="0"/>
        <w:ind w:left="1378"/>
        <w:rPr>
          <w:rFonts w:eastAsia="Arial Unicode MS"/>
          <w:kern w:val="0"/>
          <w:sz w:val="24"/>
        </w:rPr>
      </w:pPr>
      <w:r>
        <w:rPr>
          <w:kern w:val="0"/>
          <w:sz w:val="24"/>
        </w:rPr>
        <w:t>0.4</w:t>
      </w:r>
      <w:r>
        <w:rPr>
          <w:rFonts w:eastAsia="Arial Unicode MS"/>
          <w:kern w:val="0"/>
          <w:sz w:val="24"/>
        </w:rPr>
        <w:t xml:space="preserve">MPa: </w:t>
      </w:r>
      <w:r>
        <w:rPr>
          <w:rFonts w:eastAsia="Arial Unicode MS"/>
          <w:kern w:val="0"/>
          <w:sz w:val="24"/>
        </w:rPr>
        <w:tab/>
      </w:r>
      <w:r>
        <w:rPr>
          <w:rFonts w:eastAsia="Arial Unicode MS"/>
          <w:kern w:val="0"/>
          <w:sz w:val="24"/>
        </w:rPr>
        <w:tab/>
      </w:r>
      <w:r>
        <w:rPr>
          <w:rFonts w:eastAsia="Arial Unicode MS"/>
          <w:kern w:val="0"/>
          <w:sz w:val="24"/>
        </w:rPr>
        <w:t>Calorifier</w:t>
      </w:r>
    </w:p>
    <w:p w14:paraId="212C6705">
      <w:pPr>
        <w:kinsoku w:val="0"/>
        <w:autoSpaceDE w:val="0"/>
        <w:autoSpaceDN w:val="0"/>
        <w:adjustRightInd w:val="0"/>
        <w:spacing w:line="270" w:lineRule="exact"/>
        <w:ind w:left="2638" w:firstLine="242"/>
        <w:rPr>
          <w:rFonts w:eastAsia="Arial Unicode MS"/>
          <w:kern w:val="0"/>
          <w:sz w:val="24"/>
        </w:rPr>
      </w:pPr>
      <w:r>
        <w:rPr>
          <w:rFonts w:eastAsia="Arial Unicode MS"/>
          <w:kern w:val="0"/>
          <w:sz w:val="24"/>
        </w:rPr>
        <w:t>Air conditioning plant</w:t>
      </w:r>
    </w:p>
    <w:p w14:paraId="7A04F7F5">
      <w:pPr>
        <w:kinsoku w:val="0"/>
        <w:autoSpaceDE w:val="0"/>
        <w:autoSpaceDN w:val="0"/>
        <w:adjustRightInd w:val="0"/>
        <w:ind w:left="2638" w:firstLine="242"/>
        <w:rPr>
          <w:rFonts w:eastAsia="Arial Unicode MS"/>
          <w:kern w:val="0"/>
          <w:sz w:val="24"/>
        </w:rPr>
      </w:pPr>
      <w:r>
        <w:rPr>
          <w:rFonts w:eastAsia="Arial Unicode MS"/>
          <w:kern w:val="0"/>
          <w:sz w:val="24"/>
        </w:rPr>
        <w:t xml:space="preserve">Sea chests in engine room </w:t>
      </w:r>
    </w:p>
    <w:p w14:paraId="2C34C9A5">
      <w:pPr>
        <w:kinsoku w:val="0"/>
        <w:autoSpaceDE w:val="0"/>
        <w:autoSpaceDN w:val="0"/>
        <w:adjustRightInd w:val="0"/>
        <w:ind w:left="2638" w:firstLine="242"/>
        <w:rPr>
          <w:rFonts w:eastAsia="Arial Unicode MS"/>
          <w:kern w:val="0"/>
          <w:sz w:val="24"/>
        </w:rPr>
      </w:pPr>
      <w:r>
        <w:rPr>
          <w:rFonts w:eastAsia="Arial Unicode MS"/>
          <w:kern w:val="0"/>
          <w:sz w:val="24"/>
        </w:rPr>
        <w:t>Miscellaneous usage</w:t>
      </w:r>
    </w:p>
    <w:p w14:paraId="63CB8E75">
      <w:pPr>
        <w:kinsoku w:val="0"/>
        <w:autoSpaceDE w:val="0"/>
        <w:autoSpaceDN w:val="0"/>
        <w:adjustRightInd w:val="0"/>
        <w:spacing w:before="15" w:line="260" w:lineRule="exact"/>
        <w:rPr>
          <w:rFonts w:eastAsia="Arial Unicode MS"/>
          <w:kern w:val="0"/>
          <w:sz w:val="26"/>
          <w:szCs w:val="26"/>
        </w:rPr>
      </w:pPr>
    </w:p>
    <w:p w14:paraId="58C47272">
      <w:pPr>
        <w:kinsoku w:val="0"/>
        <w:autoSpaceDE w:val="0"/>
        <w:autoSpaceDN w:val="0"/>
        <w:adjustRightInd w:val="0"/>
        <w:ind w:left="1017"/>
        <w:rPr>
          <w:rFonts w:eastAsia="Arial Unicode MS"/>
          <w:kern w:val="0"/>
          <w:sz w:val="24"/>
        </w:rPr>
      </w:pPr>
      <w:r>
        <w:rPr>
          <w:rFonts w:eastAsia="Arial Unicode MS"/>
          <w:kern w:val="0"/>
          <w:sz w:val="24"/>
        </w:rPr>
        <w:t>Drain from HFO</w:t>
      </w:r>
      <w:r>
        <w:rPr>
          <w:rFonts w:hint="eastAsia" w:eastAsia="Arial Unicode MS"/>
          <w:kern w:val="0"/>
          <w:sz w:val="24"/>
        </w:rPr>
        <w:t>,ULHFO/</w:t>
      </w:r>
      <w:r>
        <w:rPr>
          <w:rFonts w:eastAsia="Arial Unicode MS"/>
          <w:kern w:val="0"/>
          <w:sz w:val="24"/>
        </w:rPr>
        <w:t>LSHFO and lub. oil tank heating coil and oil heaters shall be led to the cascade tank through atmos. condenser and the inspection tank.</w:t>
      </w:r>
    </w:p>
    <w:p w14:paraId="7A682E18">
      <w:pPr>
        <w:kinsoku w:val="0"/>
        <w:autoSpaceDE w:val="0"/>
        <w:autoSpaceDN w:val="0"/>
        <w:adjustRightInd w:val="0"/>
        <w:spacing w:before="16" w:line="260" w:lineRule="exact"/>
        <w:rPr>
          <w:rFonts w:eastAsia="Arial Unicode MS"/>
          <w:kern w:val="0"/>
          <w:sz w:val="26"/>
          <w:szCs w:val="26"/>
        </w:rPr>
      </w:pPr>
    </w:p>
    <w:p w14:paraId="2287A200">
      <w:pPr>
        <w:kinsoku w:val="0"/>
        <w:autoSpaceDE w:val="0"/>
        <w:autoSpaceDN w:val="0"/>
        <w:adjustRightInd w:val="0"/>
        <w:ind w:left="1017"/>
        <w:rPr>
          <w:rFonts w:eastAsia="Arial Unicode MS"/>
          <w:kern w:val="0"/>
          <w:sz w:val="24"/>
        </w:rPr>
      </w:pPr>
      <w:r>
        <w:rPr>
          <w:rFonts w:eastAsia="Arial Unicode MS"/>
          <w:kern w:val="0"/>
          <w:sz w:val="24"/>
        </w:rPr>
        <w:t>Drain from the calorifier and accommodation also shall be led to the cascade tank.</w:t>
      </w:r>
    </w:p>
    <w:p w14:paraId="5E66747C">
      <w:pPr>
        <w:kinsoku w:val="0"/>
        <w:autoSpaceDE w:val="0"/>
        <w:autoSpaceDN w:val="0"/>
        <w:adjustRightInd w:val="0"/>
        <w:spacing w:before="15" w:line="260" w:lineRule="exact"/>
        <w:rPr>
          <w:rFonts w:eastAsia="Arial Unicode MS"/>
          <w:kern w:val="0"/>
          <w:sz w:val="26"/>
          <w:szCs w:val="26"/>
        </w:rPr>
      </w:pPr>
    </w:p>
    <w:p w14:paraId="6378EFF1">
      <w:pPr>
        <w:kinsoku w:val="0"/>
        <w:autoSpaceDE w:val="0"/>
        <w:autoSpaceDN w:val="0"/>
        <w:adjustRightInd w:val="0"/>
        <w:ind w:left="1017"/>
        <w:rPr>
          <w:rFonts w:eastAsia="Arial Unicode MS"/>
          <w:kern w:val="0"/>
          <w:sz w:val="24"/>
        </w:rPr>
      </w:pPr>
      <w:r>
        <w:rPr>
          <w:rFonts w:eastAsia="Arial Unicode MS"/>
          <w:kern w:val="0"/>
          <w:sz w:val="24"/>
        </w:rPr>
        <w:t>Drain traps with by-pass and check cock shall be provided for HFO</w:t>
      </w:r>
      <w:r>
        <w:rPr>
          <w:rFonts w:hint="eastAsia" w:eastAsia="Arial Unicode MS"/>
          <w:kern w:val="0"/>
          <w:sz w:val="24"/>
        </w:rPr>
        <w:t>,</w:t>
      </w:r>
      <w:r>
        <w:rPr>
          <w:rFonts w:eastAsia="Arial Unicode MS"/>
          <w:kern w:val="0"/>
          <w:sz w:val="24"/>
        </w:rPr>
        <w:t>LSHFO</w:t>
      </w:r>
      <w:r>
        <w:rPr>
          <w:rFonts w:hint="eastAsia" w:eastAsia="Arial Unicode MS"/>
          <w:kern w:val="0"/>
          <w:sz w:val="24"/>
        </w:rPr>
        <w:t>/ULSFO</w:t>
      </w:r>
      <w:r>
        <w:rPr>
          <w:rFonts w:eastAsia="Arial Unicode MS"/>
          <w:kern w:val="0"/>
          <w:sz w:val="24"/>
        </w:rPr>
        <w:t xml:space="preserve"> and lub. Oil tank’s coil and oil heaters.</w:t>
      </w:r>
    </w:p>
    <w:p w14:paraId="5398C2B4">
      <w:pPr>
        <w:kinsoku w:val="0"/>
        <w:autoSpaceDE w:val="0"/>
        <w:autoSpaceDN w:val="0"/>
        <w:adjustRightInd w:val="0"/>
        <w:spacing w:before="16" w:line="260" w:lineRule="exact"/>
        <w:rPr>
          <w:rFonts w:eastAsia="Arial Unicode MS"/>
          <w:kern w:val="0"/>
          <w:sz w:val="26"/>
          <w:szCs w:val="26"/>
        </w:rPr>
      </w:pPr>
    </w:p>
    <w:p w14:paraId="2D83B304">
      <w:pPr>
        <w:kinsoku w:val="0"/>
        <w:autoSpaceDE w:val="0"/>
        <w:autoSpaceDN w:val="0"/>
        <w:adjustRightInd w:val="0"/>
        <w:ind w:left="1017"/>
        <w:rPr>
          <w:rFonts w:eastAsia="Arial Unicode MS"/>
          <w:kern w:val="0"/>
          <w:sz w:val="24"/>
        </w:rPr>
      </w:pPr>
      <w:r>
        <w:rPr>
          <w:rFonts w:eastAsia="Arial Unicode MS"/>
          <w:kern w:val="0"/>
          <w:sz w:val="24"/>
        </w:rPr>
        <w:t>Escape lines for steam safety/relief valves shall be led to the funnel.</w:t>
      </w:r>
    </w:p>
    <w:p w14:paraId="6909BAED">
      <w:pPr>
        <w:kinsoku w:val="0"/>
        <w:autoSpaceDE w:val="0"/>
        <w:autoSpaceDN w:val="0"/>
        <w:adjustRightInd w:val="0"/>
        <w:spacing w:before="15" w:line="260" w:lineRule="exact"/>
        <w:rPr>
          <w:rFonts w:eastAsia="Arial Unicode MS"/>
          <w:kern w:val="0"/>
          <w:sz w:val="26"/>
          <w:szCs w:val="26"/>
        </w:rPr>
      </w:pPr>
    </w:p>
    <w:p w14:paraId="09C50FC6">
      <w:pPr>
        <w:kinsoku w:val="0"/>
        <w:autoSpaceDE w:val="0"/>
        <w:autoSpaceDN w:val="0"/>
        <w:adjustRightInd w:val="0"/>
        <w:ind w:left="1017"/>
        <w:rPr>
          <w:rFonts w:eastAsia="Arial Unicode MS"/>
          <w:kern w:val="0"/>
          <w:sz w:val="24"/>
        </w:rPr>
      </w:pPr>
      <w:r>
        <w:rPr>
          <w:rFonts w:eastAsia="Arial Unicode MS"/>
          <w:kern w:val="0"/>
          <w:sz w:val="24"/>
        </w:rPr>
        <w:t>Flange type or screw type steam hose connections shall be provided for cleaning oil tanks, sea chest etc. in the engine room.</w:t>
      </w:r>
    </w:p>
    <w:p w14:paraId="68B51675">
      <w:pPr>
        <w:kinsoku w:val="0"/>
        <w:autoSpaceDE w:val="0"/>
        <w:autoSpaceDN w:val="0"/>
        <w:adjustRightInd w:val="0"/>
        <w:spacing w:before="16" w:line="260" w:lineRule="exact"/>
        <w:rPr>
          <w:rFonts w:eastAsia="Arial Unicode MS"/>
          <w:kern w:val="0"/>
          <w:sz w:val="26"/>
          <w:szCs w:val="26"/>
        </w:rPr>
      </w:pPr>
    </w:p>
    <w:p w14:paraId="429AFE6A">
      <w:pPr>
        <w:kinsoku w:val="0"/>
        <w:autoSpaceDE w:val="0"/>
        <w:autoSpaceDN w:val="0"/>
        <w:adjustRightInd w:val="0"/>
        <w:ind w:left="1017"/>
        <w:rPr>
          <w:rFonts w:eastAsia="Arial Unicode MS"/>
          <w:kern w:val="0"/>
          <w:sz w:val="24"/>
        </w:rPr>
      </w:pPr>
      <w:r>
        <w:rPr>
          <w:rFonts w:eastAsia="Arial Unicode MS"/>
          <w:kern w:val="0"/>
          <w:sz w:val="24"/>
        </w:rPr>
        <w:t>No shore steam connection shall be provided.</w:t>
      </w:r>
    </w:p>
    <w:p w14:paraId="5C9B76F6">
      <w:pPr>
        <w:kinsoku w:val="0"/>
        <w:autoSpaceDE w:val="0"/>
        <w:autoSpaceDN w:val="0"/>
        <w:adjustRightInd w:val="0"/>
        <w:spacing w:before="15" w:line="260" w:lineRule="exact"/>
        <w:rPr>
          <w:rFonts w:eastAsia="Arial Unicode MS"/>
          <w:kern w:val="0"/>
          <w:sz w:val="26"/>
          <w:szCs w:val="26"/>
        </w:rPr>
      </w:pPr>
    </w:p>
    <w:p w14:paraId="3197E956">
      <w:pPr>
        <w:kinsoku w:val="0"/>
        <w:autoSpaceDE w:val="0"/>
        <w:autoSpaceDN w:val="0"/>
        <w:adjustRightInd w:val="0"/>
        <w:ind w:left="1017"/>
        <w:rPr>
          <w:rFonts w:eastAsia="Arial Unicode MS"/>
          <w:kern w:val="0"/>
          <w:sz w:val="24"/>
        </w:rPr>
      </w:pPr>
      <w:r>
        <w:rPr>
          <w:rFonts w:eastAsia="Arial Unicode MS"/>
          <w:kern w:val="0"/>
          <w:sz w:val="24"/>
        </w:rPr>
        <w:t>The inspection tank shall be integrated with cascade tank or separately arranged.</w:t>
      </w:r>
    </w:p>
    <w:p w14:paraId="7243D330">
      <w:pPr>
        <w:kinsoku w:val="0"/>
        <w:autoSpaceDE w:val="0"/>
        <w:autoSpaceDN w:val="0"/>
        <w:adjustRightInd w:val="0"/>
        <w:spacing w:before="16" w:line="260" w:lineRule="exact"/>
        <w:rPr>
          <w:rFonts w:eastAsia="Arial Unicode MS"/>
          <w:kern w:val="0"/>
          <w:sz w:val="26"/>
          <w:szCs w:val="26"/>
        </w:rPr>
      </w:pPr>
    </w:p>
    <w:p w14:paraId="42A95098">
      <w:pPr>
        <w:kinsoku w:val="0"/>
        <w:autoSpaceDE w:val="0"/>
        <w:autoSpaceDN w:val="0"/>
        <w:adjustRightInd w:val="0"/>
        <w:ind w:left="1017"/>
        <w:rPr>
          <w:rFonts w:eastAsia="Arial Unicode MS"/>
          <w:kern w:val="0"/>
          <w:sz w:val="24"/>
        </w:rPr>
      </w:pPr>
      <w:r>
        <w:rPr>
          <w:rFonts w:eastAsia="Arial Unicode MS"/>
          <w:kern w:val="0"/>
          <w:sz w:val="24"/>
        </w:rPr>
        <w:t>Excess steam from M/E exhaust gas section of the composite boiler shall be led to cascade tank through auto. steam dump and atmos. condenser.</w:t>
      </w:r>
    </w:p>
    <w:p w14:paraId="45A0BFC4">
      <w:pPr>
        <w:pStyle w:val="4"/>
      </w:pPr>
      <w:bookmarkStart w:id="462" w:name="_Toc50572658"/>
      <w:r>
        <w:rPr>
          <w:rFonts w:hint="eastAsia"/>
        </w:rPr>
        <w:t>6.</w:t>
      </w:r>
      <w:r>
        <w:t>11</w:t>
      </w:r>
      <w:r>
        <w:rPr>
          <w:rFonts w:hint="eastAsia"/>
        </w:rPr>
        <w:t>.</w:t>
      </w:r>
      <w:r>
        <w:t>7</w:t>
      </w:r>
      <w:r>
        <w:tab/>
      </w:r>
      <w:r>
        <w:t>FEED WATER SYSTEM</w:t>
      </w:r>
      <w:bookmarkEnd w:id="462"/>
    </w:p>
    <w:p w14:paraId="566BD6A9">
      <w:pPr>
        <w:kinsoku w:val="0"/>
        <w:autoSpaceDE w:val="0"/>
        <w:autoSpaceDN w:val="0"/>
        <w:adjustRightInd w:val="0"/>
        <w:ind w:left="1017"/>
        <w:rPr>
          <w:rFonts w:eastAsia="Arial Unicode MS"/>
          <w:kern w:val="0"/>
          <w:sz w:val="24"/>
        </w:rPr>
      </w:pPr>
      <w:r>
        <w:rPr>
          <w:rFonts w:eastAsia="Arial Unicode MS"/>
          <w:kern w:val="0"/>
          <w:sz w:val="24"/>
        </w:rPr>
        <w:t>Condensate from atmos. condenser shall be discharged to cascade tank by gravity.</w:t>
      </w:r>
    </w:p>
    <w:p w14:paraId="2D81CBEF">
      <w:pPr>
        <w:kinsoku w:val="0"/>
        <w:autoSpaceDE w:val="0"/>
        <w:autoSpaceDN w:val="0"/>
        <w:adjustRightInd w:val="0"/>
        <w:ind w:left="1017"/>
        <w:rPr>
          <w:rFonts w:eastAsia="Arial Unicode MS"/>
          <w:kern w:val="0"/>
          <w:sz w:val="24"/>
        </w:rPr>
      </w:pPr>
    </w:p>
    <w:p w14:paraId="029800AF">
      <w:pPr>
        <w:kinsoku w:val="0"/>
        <w:autoSpaceDE w:val="0"/>
        <w:autoSpaceDN w:val="0"/>
        <w:adjustRightInd w:val="0"/>
        <w:ind w:left="1017"/>
        <w:rPr>
          <w:rFonts w:eastAsia="Arial Unicode MS"/>
          <w:kern w:val="0"/>
          <w:sz w:val="24"/>
        </w:rPr>
      </w:pPr>
      <w:r>
        <w:rPr>
          <w:rFonts w:eastAsia="Arial Unicode MS"/>
          <w:kern w:val="0"/>
          <w:sz w:val="24"/>
        </w:rPr>
        <w:t xml:space="preserve">Feed water pump of the composite boiler shall draw water from the cascade tank and then discharge it to the composite boiler. </w:t>
      </w:r>
    </w:p>
    <w:p w14:paraId="7B43942C">
      <w:pPr>
        <w:kinsoku w:val="0"/>
        <w:autoSpaceDE w:val="0"/>
        <w:autoSpaceDN w:val="0"/>
        <w:adjustRightInd w:val="0"/>
        <w:ind w:left="1017"/>
        <w:rPr>
          <w:rFonts w:eastAsia="Arial Unicode MS"/>
          <w:kern w:val="0"/>
          <w:sz w:val="24"/>
        </w:rPr>
      </w:pPr>
    </w:p>
    <w:p w14:paraId="781C9191">
      <w:pPr>
        <w:kinsoku w:val="0"/>
        <w:autoSpaceDE w:val="0"/>
        <w:autoSpaceDN w:val="0"/>
        <w:adjustRightInd w:val="0"/>
        <w:ind w:left="1017"/>
        <w:rPr>
          <w:rFonts w:eastAsia="Arial Unicode MS"/>
          <w:kern w:val="0"/>
          <w:sz w:val="24"/>
        </w:rPr>
      </w:pPr>
      <w:r>
        <w:rPr>
          <w:rFonts w:eastAsia="Arial Unicode MS"/>
          <w:kern w:val="0"/>
          <w:sz w:val="24"/>
        </w:rPr>
        <w:t>Feed water to cascade tank shall be manually from the F.W. hydrophore.</w:t>
      </w:r>
    </w:p>
    <w:p w14:paraId="3C3CC36C">
      <w:pPr>
        <w:kinsoku w:val="0"/>
        <w:autoSpaceDE w:val="0"/>
        <w:autoSpaceDN w:val="0"/>
        <w:adjustRightInd w:val="0"/>
        <w:ind w:left="1017"/>
        <w:rPr>
          <w:rFonts w:eastAsia="Arial Unicode MS"/>
          <w:kern w:val="0"/>
          <w:sz w:val="24"/>
        </w:rPr>
      </w:pPr>
    </w:p>
    <w:p w14:paraId="10FAC867">
      <w:pPr>
        <w:kinsoku w:val="0"/>
        <w:autoSpaceDE w:val="0"/>
        <w:autoSpaceDN w:val="0"/>
        <w:adjustRightInd w:val="0"/>
        <w:ind w:left="1017"/>
        <w:rPr>
          <w:rFonts w:eastAsia="Arial Unicode MS"/>
          <w:kern w:val="0"/>
          <w:sz w:val="24"/>
        </w:rPr>
      </w:pPr>
      <w:r>
        <w:rPr>
          <w:rFonts w:eastAsia="Arial Unicode MS"/>
          <w:kern w:val="0"/>
          <w:sz w:val="24"/>
        </w:rPr>
        <w:t>The bottom and surface blow down lines of the composite boiler shall be combined to led overboard.</w:t>
      </w:r>
    </w:p>
    <w:p w14:paraId="4AE0D63F">
      <w:pPr>
        <w:kinsoku w:val="0"/>
        <w:autoSpaceDE w:val="0"/>
        <w:autoSpaceDN w:val="0"/>
        <w:adjustRightInd w:val="0"/>
        <w:spacing w:before="16" w:line="260" w:lineRule="exact"/>
        <w:rPr>
          <w:rFonts w:eastAsia="Arial Unicode MS"/>
          <w:kern w:val="0"/>
          <w:sz w:val="26"/>
          <w:szCs w:val="26"/>
        </w:rPr>
      </w:pPr>
    </w:p>
    <w:p w14:paraId="26FDAF99">
      <w:pPr>
        <w:kinsoku w:val="0"/>
        <w:autoSpaceDE w:val="0"/>
        <w:autoSpaceDN w:val="0"/>
        <w:adjustRightInd w:val="0"/>
        <w:ind w:left="1017"/>
        <w:rPr>
          <w:rFonts w:eastAsia="Arial Unicode MS"/>
          <w:kern w:val="0"/>
          <w:sz w:val="24"/>
        </w:rPr>
      </w:pPr>
      <w:r>
        <w:rPr>
          <w:rFonts w:eastAsia="Arial Unicode MS"/>
          <w:kern w:val="0"/>
          <w:sz w:val="24"/>
        </w:rPr>
        <w:t>The blow-down lines shall have double valves.</w:t>
      </w:r>
    </w:p>
    <w:p w14:paraId="77A36285">
      <w:pPr>
        <w:kinsoku w:val="0"/>
        <w:autoSpaceDE w:val="0"/>
        <w:autoSpaceDN w:val="0"/>
        <w:adjustRightInd w:val="0"/>
        <w:spacing w:before="15" w:line="260" w:lineRule="exact"/>
        <w:rPr>
          <w:rFonts w:eastAsia="Arial Unicode MS"/>
          <w:kern w:val="0"/>
          <w:sz w:val="26"/>
          <w:szCs w:val="26"/>
        </w:rPr>
      </w:pPr>
    </w:p>
    <w:p w14:paraId="7F7FCDCA">
      <w:pPr>
        <w:kinsoku w:val="0"/>
        <w:autoSpaceDE w:val="0"/>
        <w:autoSpaceDN w:val="0"/>
        <w:adjustRightInd w:val="0"/>
        <w:ind w:left="1017"/>
        <w:rPr>
          <w:rFonts w:eastAsia="Arial Unicode MS"/>
          <w:kern w:val="0"/>
          <w:sz w:val="24"/>
        </w:rPr>
      </w:pPr>
      <w:r>
        <w:rPr>
          <w:rFonts w:eastAsia="Arial Unicode MS"/>
          <w:kern w:val="0"/>
          <w:sz w:val="24"/>
        </w:rPr>
        <w:t xml:space="preserve">Each </w:t>
      </w:r>
      <w:r>
        <w:rPr>
          <w:rFonts w:hint="eastAsia" w:ascii="Arial" w:hAnsi="Arial" w:eastAsia="黑体"/>
          <w:snapToGrid w:val="0"/>
          <w:sz w:val="20"/>
        </w:rPr>
        <w:t>feed water</w:t>
      </w:r>
      <w:r>
        <w:rPr>
          <w:rFonts w:eastAsia="Arial Unicode MS"/>
          <w:kern w:val="0"/>
          <w:sz w:val="24"/>
        </w:rPr>
        <w:t xml:space="preserve"> pump shall have a capacity for max. evaporation when the main engine operating at </w:t>
      </w:r>
      <w:r>
        <w:rPr>
          <w:rFonts w:hint="eastAsia" w:eastAsia="Arial Unicode MS"/>
          <w:kern w:val="0"/>
          <w:sz w:val="24"/>
        </w:rPr>
        <w:t>SMCR</w:t>
      </w:r>
      <w:r>
        <w:rPr>
          <w:rFonts w:eastAsia="Arial Unicode MS"/>
          <w:kern w:val="0"/>
          <w:sz w:val="24"/>
        </w:rPr>
        <w:t xml:space="preserve"> and one (1) pump of them shall serve as stand-by.</w:t>
      </w:r>
    </w:p>
    <w:p w14:paraId="62B44341">
      <w:pPr>
        <w:pStyle w:val="4"/>
      </w:pPr>
      <w:bookmarkStart w:id="463" w:name="_Toc50572659"/>
      <w:r>
        <w:rPr>
          <w:rFonts w:hint="eastAsia"/>
        </w:rPr>
        <w:t>6.</w:t>
      </w:r>
      <w:r>
        <w:t>11</w:t>
      </w:r>
      <w:r>
        <w:rPr>
          <w:rFonts w:hint="eastAsia"/>
        </w:rPr>
        <w:t>.</w:t>
      </w:r>
      <w:r>
        <w:t>8</w:t>
      </w:r>
      <w:r>
        <w:tab/>
      </w:r>
      <w:r>
        <w:t>SHIP'S SERVICE SYSTEM OF ENGINE ROOM</w:t>
      </w:r>
      <w:bookmarkEnd w:id="463"/>
    </w:p>
    <w:p w14:paraId="00D36C18">
      <w:pPr>
        <w:pStyle w:val="5"/>
        <w:spacing w:after="240"/>
        <w:ind w:left="42"/>
      </w:pPr>
      <w:bookmarkStart w:id="464" w:name="OLE_LINK68"/>
      <w:bookmarkStart w:id="465" w:name="OLE_LINK69"/>
      <w:r>
        <w:rPr>
          <w:rFonts w:hint="eastAsia"/>
        </w:rPr>
        <w:t>6.</w:t>
      </w:r>
      <w:r>
        <w:t>11</w:t>
      </w:r>
      <w:r>
        <w:rPr>
          <w:rFonts w:hint="eastAsia"/>
        </w:rPr>
        <w:t>.</w:t>
      </w:r>
      <w:r>
        <w:t>8.1</w:t>
      </w:r>
      <w:r>
        <w:tab/>
      </w:r>
      <w:r>
        <w:t>Bilge System</w:t>
      </w:r>
      <w:bookmarkEnd w:id="464"/>
      <w:bookmarkEnd w:id="465"/>
    </w:p>
    <w:p w14:paraId="3C35FA12">
      <w:pPr>
        <w:kinsoku w:val="0"/>
        <w:autoSpaceDE w:val="0"/>
        <w:autoSpaceDN w:val="0"/>
        <w:adjustRightInd w:val="0"/>
        <w:ind w:left="1017"/>
        <w:rPr>
          <w:rFonts w:eastAsia="Arial Unicode MS"/>
          <w:kern w:val="0"/>
          <w:sz w:val="24"/>
        </w:rPr>
      </w:pPr>
      <w:r>
        <w:rPr>
          <w:rFonts w:eastAsia="Arial Unicode MS"/>
          <w:kern w:val="0"/>
          <w:sz w:val="24"/>
        </w:rPr>
        <w:t>The engine room bilge system shall be served by two (2) sets of fire, bilge &amp; G.S. pump, one (1) set of daily bilge pump</w:t>
      </w:r>
      <w:r>
        <w:rPr>
          <w:rFonts w:eastAsia="Arial Unicode MS"/>
          <w:b/>
          <w:kern w:val="0"/>
          <w:sz w:val="24"/>
        </w:rPr>
        <w:t xml:space="preserve"> and one (1) set of Clean Drain Tank Pump</w:t>
      </w:r>
    </w:p>
    <w:p w14:paraId="34F19442">
      <w:pPr>
        <w:kinsoku w:val="0"/>
        <w:autoSpaceDE w:val="0"/>
        <w:autoSpaceDN w:val="0"/>
        <w:adjustRightInd w:val="0"/>
        <w:spacing w:before="16" w:line="260" w:lineRule="exact"/>
        <w:rPr>
          <w:rFonts w:eastAsia="Arial Unicode MS"/>
          <w:kern w:val="0"/>
          <w:sz w:val="26"/>
          <w:szCs w:val="26"/>
        </w:rPr>
      </w:pPr>
    </w:p>
    <w:p w14:paraId="17C8D061">
      <w:pPr>
        <w:kinsoku w:val="0"/>
        <w:autoSpaceDE w:val="0"/>
        <w:autoSpaceDN w:val="0"/>
        <w:adjustRightInd w:val="0"/>
        <w:spacing w:line="239" w:lineRule="auto"/>
        <w:ind w:left="1017"/>
        <w:rPr>
          <w:rFonts w:eastAsia="Arial Unicode MS"/>
          <w:kern w:val="0"/>
          <w:sz w:val="24"/>
        </w:rPr>
      </w:pPr>
      <w:r>
        <w:rPr>
          <w:rFonts w:eastAsia="Arial Unicode MS"/>
          <w:kern w:val="0"/>
          <w:sz w:val="24"/>
        </w:rPr>
        <w:t>One (1) set of dangerous goods bilge eductor for cargo holds shall be arranged in suitable place outside engine room</w:t>
      </w:r>
      <w:r>
        <w:rPr>
          <w:rFonts w:eastAsia="Arial Unicode MS"/>
          <w:i/>
          <w:color w:val="FF0000"/>
          <w:kern w:val="0"/>
          <w:sz w:val="24"/>
        </w:rPr>
        <w:t>,</w:t>
      </w:r>
      <w:r>
        <w:rPr>
          <w:rFonts w:eastAsia="Arial Unicode MS"/>
          <w:kern w:val="0"/>
          <w:sz w:val="24"/>
        </w:rPr>
        <w:t xml:space="preserve"> the pump shall be used for pumping the bilge of cargo holds when carry dangerous goods. </w:t>
      </w:r>
    </w:p>
    <w:p w14:paraId="1F4E8288">
      <w:pPr>
        <w:kinsoku w:val="0"/>
        <w:autoSpaceDE w:val="0"/>
        <w:autoSpaceDN w:val="0"/>
        <w:adjustRightInd w:val="0"/>
        <w:spacing w:before="16" w:line="260" w:lineRule="exact"/>
        <w:rPr>
          <w:rFonts w:eastAsia="Arial Unicode MS"/>
          <w:kern w:val="0"/>
          <w:sz w:val="26"/>
          <w:szCs w:val="26"/>
        </w:rPr>
      </w:pPr>
    </w:p>
    <w:p w14:paraId="5932AA18">
      <w:pPr>
        <w:tabs>
          <w:tab w:val="left" w:pos="6945"/>
        </w:tabs>
        <w:kinsoku w:val="0"/>
        <w:autoSpaceDE w:val="0"/>
        <w:autoSpaceDN w:val="0"/>
        <w:adjustRightInd w:val="0"/>
        <w:spacing w:line="239" w:lineRule="auto"/>
        <w:ind w:left="1017"/>
        <w:rPr>
          <w:rFonts w:eastAsia="Arial Unicode MS"/>
          <w:kern w:val="0"/>
          <w:sz w:val="24"/>
        </w:rPr>
      </w:pPr>
      <w:r>
        <w:rPr>
          <w:rFonts w:eastAsia="Arial Unicode MS"/>
          <w:kern w:val="0"/>
          <w:sz w:val="24"/>
        </w:rPr>
        <w:t xml:space="preserve">Each bilge well in engine room shall have a suction line with mud box and a stop check valve and shall be connected to the bilge main. The daily bilge pump shall take suction from the bilge main to the bilge </w:t>
      </w:r>
      <w:r>
        <w:rPr>
          <w:rFonts w:hint="eastAsia" w:eastAsia="Arial Unicode MS"/>
          <w:kern w:val="0"/>
          <w:sz w:val="24"/>
        </w:rPr>
        <w:t>holding</w:t>
      </w:r>
      <w:r>
        <w:rPr>
          <w:rFonts w:eastAsia="Arial Unicode MS"/>
          <w:kern w:val="0"/>
          <w:sz w:val="24"/>
        </w:rPr>
        <w:t xml:space="preserve"> tank. The oily bilge separator pump shall take suction from the oily bilge holding tank, and discharge overboard through the oily bilge separator and separated oil shall be automatically drained to the sludge tank by gravity.</w:t>
      </w:r>
    </w:p>
    <w:p w14:paraId="1598F94C">
      <w:pPr>
        <w:kinsoku w:val="0"/>
        <w:autoSpaceDE w:val="0"/>
        <w:autoSpaceDN w:val="0"/>
        <w:adjustRightInd w:val="0"/>
        <w:spacing w:before="15" w:line="260" w:lineRule="exact"/>
        <w:rPr>
          <w:rFonts w:eastAsia="Arial Unicode MS"/>
          <w:kern w:val="0"/>
          <w:sz w:val="26"/>
          <w:szCs w:val="26"/>
        </w:rPr>
      </w:pPr>
    </w:p>
    <w:p w14:paraId="60681DCA">
      <w:pPr>
        <w:tabs>
          <w:tab w:val="left" w:pos="6945"/>
        </w:tabs>
        <w:kinsoku w:val="0"/>
        <w:autoSpaceDE w:val="0"/>
        <w:autoSpaceDN w:val="0"/>
        <w:adjustRightInd w:val="0"/>
        <w:spacing w:line="239" w:lineRule="auto"/>
        <w:ind w:left="1017"/>
        <w:rPr>
          <w:rFonts w:eastAsia="Arial Unicode MS"/>
          <w:b/>
          <w:i/>
          <w:kern w:val="0"/>
          <w:sz w:val="24"/>
        </w:rPr>
      </w:pPr>
      <w:r>
        <w:rPr>
          <w:rFonts w:hint="eastAsia" w:eastAsia="Arial Unicode MS"/>
          <w:b/>
          <w:i/>
          <w:kern w:val="0"/>
          <w:sz w:val="24"/>
        </w:rPr>
        <w:t>The IBTS shall be complied.</w:t>
      </w:r>
    </w:p>
    <w:p w14:paraId="31F00117">
      <w:pPr>
        <w:tabs>
          <w:tab w:val="left" w:pos="6945"/>
        </w:tabs>
        <w:kinsoku w:val="0"/>
        <w:autoSpaceDE w:val="0"/>
        <w:autoSpaceDN w:val="0"/>
        <w:adjustRightInd w:val="0"/>
        <w:spacing w:line="239" w:lineRule="auto"/>
        <w:ind w:left="1017"/>
        <w:rPr>
          <w:rFonts w:eastAsia="Arial Unicode MS"/>
          <w:b/>
          <w:i/>
          <w:kern w:val="0"/>
          <w:sz w:val="24"/>
        </w:rPr>
      </w:pPr>
    </w:p>
    <w:p w14:paraId="6231C21B">
      <w:pPr>
        <w:tabs>
          <w:tab w:val="left" w:pos="6945"/>
        </w:tabs>
        <w:kinsoku w:val="0"/>
        <w:autoSpaceDE w:val="0"/>
        <w:autoSpaceDN w:val="0"/>
        <w:adjustRightInd w:val="0"/>
        <w:spacing w:line="239" w:lineRule="auto"/>
        <w:ind w:left="1017"/>
        <w:rPr>
          <w:rFonts w:eastAsia="Arial Unicode MS"/>
          <w:b/>
          <w:i/>
          <w:kern w:val="0"/>
          <w:sz w:val="24"/>
        </w:rPr>
      </w:pPr>
      <w:r>
        <w:rPr>
          <w:rFonts w:eastAsia="Arial Unicode MS"/>
          <w:b/>
          <w:i/>
          <w:kern w:val="0"/>
          <w:sz w:val="24"/>
        </w:rPr>
        <w:t>Clean bilge in engine room shall be led to the clean drain tank, and discharge overboard by the Clean Drain Tank Pump. An independent 15 PPM monitor to be provided on pump discharge side.</w:t>
      </w:r>
    </w:p>
    <w:p w14:paraId="7D3B3CB7">
      <w:pPr>
        <w:kinsoku w:val="0"/>
        <w:autoSpaceDE w:val="0"/>
        <w:autoSpaceDN w:val="0"/>
        <w:adjustRightInd w:val="0"/>
        <w:spacing w:before="15" w:line="260" w:lineRule="exact"/>
        <w:rPr>
          <w:rFonts w:eastAsia="Arial Unicode MS"/>
          <w:kern w:val="0"/>
          <w:sz w:val="26"/>
          <w:szCs w:val="26"/>
        </w:rPr>
      </w:pPr>
    </w:p>
    <w:p w14:paraId="7DBECFD6">
      <w:pPr>
        <w:kinsoku w:val="0"/>
        <w:autoSpaceDE w:val="0"/>
        <w:autoSpaceDN w:val="0"/>
        <w:adjustRightInd w:val="0"/>
        <w:ind w:left="1017"/>
        <w:rPr>
          <w:rFonts w:eastAsia="Arial Unicode MS"/>
          <w:kern w:val="0"/>
          <w:sz w:val="24"/>
        </w:rPr>
      </w:pPr>
      <w:r>
        <w:rPr>
          <w:rFonts w:eastAsia="Arial Unicode MS"/>
          <w:kern w:val="0"/>
          <w:sz w:val="24"/>
        </w:rPr>
        <w:t xml:space="preserve">Bilge suction shall be provided for </w:t>
      </w:r>
      <w:r>
        <w:rPr>
          <w:rFonts w:hint="eastAsia" w:eastAsia="Arial Unicode MS"/>
          <w:kern w:val="0"/>
          <w:sz w:val="24"/>
        </w:rPr>
        <w:t xml:space="preserve">double bottom </w:t>
      </w:r>
      <w:r>
        <w:rPr>
          <w:rFonts w:eastAsia="Arial Unicode MS"/>
          <w:kern w:val="0"/>
          <w:sz w:val="24"/>
        </w:rPr>
        <w:t>cofferdams in engine room and main engine recess on tank top.</w:t>
      </w:r>
    </w:p>
    <w:p w14:paraId="4BD7243D">
      <w:pPr>
        <w:kinsoku w:val="0"/>
        <w:autoSpaceDE w:val="0"/>
        <w:autoSpaceDN w:val="0"/>
        <w:adjustRightInd w:val="0"/>
        <w:spacing w:before="16" w:line="260" w:lineRule="exact"/>
        <w:rPr>
          <w:rFonts w:eastAsia="Arial Unicode MS"/>
          <w:kern w:val="0"/>
          <w:sz w:val="26"/>
          <w:szCs w:val="26"/>
        </w:rPr>
      </w:pPr>
    </w:p>
    <w:p w14:paraId="3BBBE196">
      <w:pPr>
        <w:tabs>
          <w:tab w:val="left" w:pos="6945"/>
        </w:tabs>
        <w:kinsoku w:val="0"/>
        <w:autoSpaceDE w:val="0"/>
        <w:autoSpaceDN w:val="0"/>
        <w:adjustRightInd w:val="0"/>
        <w:spacing w:line="239" w:lineRule="auto"/>
        <w:ind w:left="1017"/>
        <w:rPr>
          <w:rFonts w:eastAsia="Arial Unicode MS"/>
          <w:kern w:val="0"/>
          <w:sz w:val="24"/>
        </w:rPr>
      </w:pPr>
      <w:r>
        <w:rPr>
          <w:rFonts w:eastAsia="Arial Unicode MS"/>
          <w:kern w:val="0"/>
          <w:sz w:val="24"/>
        </w:rPr>
        <w:t>In addition to the suction from bilge main suction, one of the two fire, bilge &amp; G.S. pumps shall have an independent bilge suction from the bilge well in the engine room.</w:t>
      </w:r>
    </w:p>
    <w:p w14:paraId="2838B9A8">
      <w:pPr>
        <w:tabs>
          <w:tab w:val="left" w:pos="6945"/>
        </w:tabs>
        <w:kinsoku w:val="0"/>
        <w:autoSpaceDE w:val="0"/>
        <w:autoSpaceDN w:val="0"/>
        <w:adjustRightInd w:val="0"/>
        <w:spacing w:line="239" w:lineRule="auto"/>
        <w:ind w:left="1017"/>
        <w:rPr>
          <w:rFonts w:eastAsia="Arial Unicode MS"/>
          <w:kern w:val="0"/>
          <w:sz w:val="24"/>
        </w:rPr>
      </w:pPr>
    </w:p>
    <w:p w14:paraId="20F8BD8B">
      <w:pPr>
        <w:kinsoku w:val="0"/>
        <w:autoSpaceDE w:val="0"/>
        <w:autoSpaceDN w:val="0"/>
        <w:adjustRightInd w:val="0"/>
        <w:ind w:left="1017"/>
        <w:rPr>
          <w:rFonts w:eastAsia="Arial Unicode MS"/>
          <w:kern w:val="0"/>
          <w:sz w:val="24"/>
        </w:rPr>
      </w:pPr>
      <w:r>
        <w:rPr>
          <w:rFonts w:eastAsia="Arial Unicode MS"/>
          <w:kern w:val="0"/>
          <w:sz w:val="24"/>
        </w:rPr>
        <w:t xml:space="preserve">The emergency suction line with non-return stop valve shall be connected to a </w:t>
      </w:r>
      <w:r>
        <w:rPr>
          <w:rFonts w:hint="eastAsia" w:eastAsia="Arial Unicode MS"/>
          <w:kern w:val="0"/>
          <w:sz w:val="24"/>
        </w:rPr>
        <w:t xml:space="preserve">ballast pump or a </w:t>
      </w:r>
      <w:r>
        <w:rPr>
          <w:rFonts w:eastAsia="Arial Unicode MS"/>
          <w:kern w:val="0"/>
          <w:sz w:val="24"/>
        </w:rPr>
        <w:t>cooling sea water pump</w:t>
      </w:r>
      <w:r>
        <w:rPr>
          <w:rFonts w:hint="eastAsia" w:eastAsia="Arial Unicode MS"/>
          <w:kern w:val="0"/>
          <w:sz w:val="24"/>
        </w:rPr>
        <w:t xml:space="preserve"> as per the Rule requirement</w:t>
      </w:r>
      <w:r>
        <w:rPr>
          <w:rFonts w:eastAsia="Arial Unicode MS"/>
          <w:kern w:val="0"/>
          <w:sz w:val="24"/>
        </w:rPr>
        <w:t>.</w:t>
      </w:r>
    </w:p>
    <w:p w14:paraId="506E1321">
      <w:pPr>
        <w:kinsoku w:val="0"/>
        <w:autoSpaceDE w:val="0"/>
        <w:autoSpaceDN w:val="0"/>
        <w:adjustRightInd w:val="0"/>
        <w:spacing w:before="16" w:line="260" w:lineRule="exact"/>
        <w:rPr>
          <w:rFonts w:eastAsia="Arial Unicode MS"/>
          <w:kern w:val="0"/>
          <w:sz w:val="26"/>
          <w:szCs w:val="26"/>
        </w:rPr>
      </w:pPr>
    </w:p>
    <w:p w14:paraId="24BD57F2">
      <w:pPr>
        <w:kinsoku w:val="0"/>
        <w:autoSpaceDE w:val="0"/>
        <w:autoSpaceDN w:val="0"/>
        <w:adjustRightInd w:val="0"/>
        <w:ind w:left="1017"/>
        <w:rPr>
          <w:rFonts w:eastAsia="Arial Unicode MS"/>
          <w:kern w:val="0"/>
          <w:sz w:val="24"/>
        </w:rPr>
      </w:pPr>
      <w:r>
        <w:rPr>
          <w:rFonts w:eastAsia="Arial Unicode MS"/>
          <w:kern w:val="0"/>
          <w:sz w:val="24"/>
        </w:rPr>
        <w:t>Bilge high level alarm for each bilge well in engine room and cargo holds shall be provided.</w:t>
      </w:r>
      <w:r>
        <w:rPr>
          <w:rFonts w:hint="eastAsia" w:eastAsia="Arial Unicode MS"/>
          <w:kern w:val="0"/>
          <w:sz w:val="24"/>
        </w:rPr>
        <w:t xml:space="preserve"> </w:t>
      </w:r>
      <w:r>
        <w:rPr>
          <w:rFonts w:eastAsia="Arial Unicode MS"/>
          <w:b/>
          <w:i/>
          <w:kern w:val="0"/>
          <w:sz w:val="24"/>
        </w:rPr>
        <w:t>And before the suction pipe there is a mud box installed for each well.</w:t>
      </w:r>
    </w:p>
    <w:p w14:paraId="59EE2DDB">
      <w:pPr>
        <w:kinsoku w:val="0"/>
        <w:autoSpaceDE w:val="0"/>
        <w:autoSpaceDN w:val="0"/>
        <w:adjustRightInd w:val="0"/>
        <w:ind w:left="1017"/>
        <w:rPr>
          <w:rFonts w:eastAsia="Arial Unicode MS"/>
          <w:kern w:val="0"/>
          <w:sz w:val="24"/>
        </w:rPr>
      </w:pPr>
    </w:p>
    <w:p w14:paraId="690A94C4">
      <w:pPr>
        <w:kinsoku w:val="0"/>
        <w:autoSpaceDE w:val="0"/>
        <w:autoSpaceDN w:val="0"/>
        <w:adjustRightInd w:val="0"/>
        <w:ind w:left="1017"/>
        <w:rPr>
          <w:rFonts w:eastAsia="Arial Unicode MS"/>
          <w:kern w:val="0"/>
          <w:sz w:val="24"/>
        </w:rPr>
      </w:pPr>
      <w:r>
        <w:rPr>
          <w:rFonts w:eastAsia="Arial Unicode MS"/>
          <w:kern w:val="0"/>
          <w:sz w:val="24"/>
        </w:rPr>
        <w:t>In general, the valves in engine room bilge system shall be manual operation.</w:t>
      </w:r>
    </w:p>
    <w:p w14:paraId="1FC33001">
      <w:pPr>
        <w:kinsoku w:val="0"/>
        <w:autoSpaceDE w:val="0"/>
        <w:autoSpaceDN w:val="0"/>
        <w:adjustRightInd w:val="0"/>
        <w:spacing w:before="9" w:line="180" w:lineRule="exact"/>
        <w:rPr>
          <w:rFonts w:eastAsia="Arial Unicode MS"/>
          <w:kern w:val="0"/>
          <w:sz w:val="18"/>
          <w:szCs w:val="18"/>
        </w:rPr>
      </w:pPr>
    </w:p>
    <w:p w14:paraId="1A7DDE1F">
      <w:pPr>
        <w:pStyle w:val="5"/>
        <w:spacing w:after="240"/>
        <w:ind w:left="42"/>
      </w:pPr>
      <w:r>
        <w:rPr>
          <w:rFonts w:hint="eastAsia"/>
        </w:rPr>
        <w:t>6.</w:t>
      </w:r>
      <w:r>
        <w:t>11</w:t>
      </w:r>
      <w:r>
        <w:rPr>
          <w:rFonts w:hint="eastAsia"/>
        </w:rPr>
        <w:t>.</w:t>
      </w:r>
      <w:r>
        <w:t>8.2</w:t>
      </w:r>
      <w:r>
        <w:tab/>
      </w:r>
      <w:r>
        <w:t>Water Fire Fighting System</w:t>
      </w:r>
    </w:p>
    <w:p w14:paraId="26516E8F">
      <w:pPr>
        <w:pStyle w:val="6"/>
        <w:ind w:left="42"/>
      </w:pPr>
      <w:r>
        <w:rPr>
          <w:rFonts w:hint="eastAsia"/>
        </w:rPr>
        <w:t>6.</w:t>
      </w:r>
      <w:r>
        <w:t>11</w:t>
      </w:r>
      <w:r>
        <w:rPr>
          <w:rFonts w:hint="eastAsia"/>
        </w:rPr>
        <w:t>.</w:t>
      </w:r>
      <w:r>
        <w:t xml:space="preserve">8.2.1 </w:t>
      </w:r>
      <w:r>
        <w:tab/>
      </w:r>
      <w:r>
        <w:t>Sea Water Fire Fighting System</w:t>
      </w:r>
    </w:p>
    <w:p w14:paraId="35C5B513">
      <w:pPr>
        <w:kinsoku w:val="0"/>
        <w:autoSpaceDE w:val="0"/>
        <w:autoSpaceDN w:val="0"/>
        <w:adjustRightInd w:val="0"/>
        <w:ind w:left="1017"/>
        <w:rPr>
          <w:rFonts w:eastAsia="Arial Unicode MS"/>
          <w:kern w:val="0"/>
          <w:sz w:val="24"/>
        </w:rPr>
      </w:pPr>
    </w:p>
    <w:p w14:paraId="6605C4B8">
      <w:pPr>
        <w:kinsoku w:val="0"/>
        <w:autoSpaceDE w:val="0"/>
        <w:autoSpaceDN w:val="0"/>
        <w:adjustRightInd w:val="0"/>
        <w:ind w:left="1017"/>
        <w:rPr>
          <w:rFonts w:eastAsia="Arial Unicode MS"/>
          <w:kern w:val="0"/>
          <w:sz w:val="24"/>
        </w:rPr>
      </w:pPr>
      <w:r>
        <w:rPr>
          <w:rFonts w:eastAsia="Arial Unicode MS"/>
          <w:kern w:val="0"/>
          <w:sz w:val="24"/>
        </w:rPr>
        <w:t>The fire main shall be served by the fire, bilge &amp; G.S. pumps and emergency fire pump (in emergency case).</w:t>
      </w:r>
    </w:p>
    <w:p w14:paraId="6F0D8D08">
      <w:pPr>
        <w:kinsoku w:val="0"/>
        <w:autoSpaceDE w:val="0"/>
        <w:autoSpaceDN w:val="0"/>
        <w:adjustRightInd w:val="0"/>
        <w:spacing w:before="15" w:line="260" w:lineRule="exact"/>
        <w:rPr>
          <w:rFonts w:eastAsia="Arial Unicode MS"/>
          <w:kern w:val="0"/>
          <w:sz w:val="26"/>
          <w:szCs w:val="26"/>
        </w:rPr>
      </w:pPr>
    </w:p>
    <w:p w14:paraId="0361E018">
      <w:pPr>
        <w:kinsoku w:val="0"/>
        <w:autoSpaceDE w:val="0"/>
        <w:autoSpaceDN w:val="0"/>
        <w:adjustRightInd w:val="0"/>
        <w:ind w:left="1017"/>
        <w:rPr>
          <w:rFonts w:eastAsia="Arial Unicode MS"/>
          <w:kern w:val="0"/>
          <w:sz w:val="24"/>
        </w:rPr>
      </w:pPr>
      <w:r>
        <w:rPr>
          <w:rFonts w:eastAsia="Arial Unicode MS"/>
          <w:kern w:val="0"/>
          <w:sz w:val="24"/>
        </w:rPr>
        <w:t>The fire hydrants with manual operation and hose boxes shall be arranged on platforms.</w:t>
      </w:r>
    </w:p>
    <w:p w14:paraId="1E773F3E">
      <w:pPr>
        <w:kinsoku w:val="0"/>
        <w:autoSpaceDE w:val="0"/>
        <w:autoSpaceDN w:val="0"/>
        <w:adjustRightInd w:val="0"/>
        <w:spacing w:before="16" w:line="260" w:lineRule="exact"/>
        <w:rPr>
          <w:rFonts w:eastAsia="Arial Unicode MS"/>
          <w:kern w:val="0"/>
          <w:sz w:val="26"/>
          <w:szCs w:val="26"/>
        </w:rPr>
      </w:pPr>
    </w:p>
    <w:p w14:paraId="6D79ECBB">
      <w:pPr>
        <w:pStyle w:val="6"/>
        <w:ind w:left="42"/>
      </w:pPr>
      <w:r>
        <w:rPr>
          <w:rFonts w:hint="eastAsia"/>
        </w:rPr>
        <w:t>6.</w:t>
      </w:r>
      <w:r>
        <w:t>11</w:t>
      </w:r>
      <w:r>
        <w:rPr>
          <w:rFonts w:hint="eastAsia"/>
        </w:rPr>
        <w:t>.</w:t>
      </w:r>
      <w:r>
        <w:t xml:space="preserve">8.2.2 </w:t>
      </w:r>
      <w:r>
        <w:tab/>
      </w:r>
      <w:r>
        <w:t>Water Mist Fire Fighting System</w:t>
      </w:r>
    </w:p>
    <w:p w14:paraId="4F241EB8">
      <w:pPr>
        <w:kinsoku w:val="0"/>
        <w:autoSpaceDE w:val="0"/>
        <w:autoSpaceDN w:val="0"/>
        <w:adjustRightInd w:val="0"/>
        <w:spacing w:before="15" w:line="280" w:lineRule="exact"/>
        <w:rPr>
          <w:rFonts w:eastAsia="Arial Unicode MS"/>
          <w:kern w:val="0"/>
          <w:sz w:val="28"/>
          <w:szCs w:val="28"/>
        </w:rPr>
      </w:pPr>
    </w:p>
    <w:p w14:paraId="54A1F450">
      <w:pPr>
        <w:kinsoku w:val="0"/>
        <w:autoSpaceDE w:val="0"/>
        <w:autoSpaceDN w:val="0"/>
        <w:adjustRightInd w:val="0"/>
        <w:ind w:left="1017"/>
        <w:rPr>
          <w:rFonts w:eastAsia="Arial Unicode MS"/>
          <w:kern w:val="0"/>
          <w:sz w:val="24"/>
        </w:rPr>
      </w:pPr>
      <w:r>
        <w:rPr>
          <w:rFonts w:eastAsia="Arial Unicode MS"/>
          <w:kern w:val="0"/>
          <w:sz w:val="24"/>
        </w:rPr>
        <w:t xml:space="preserve">The fixed </w:t>
      </w:r>
      <w:r>
        <w:rPr>
          <w:kern w:val="0"/>
          <w:sz w:val="24"/>
        </w:rPr>
        <w:t xml:space="preserve">low </w:t>
      </w:r>
      <w:r>
        <w:rPr>
          <w:rFonts w:eastAsia="Arial Unicode MS"/>
          <w:kern w:val="0"/>
          <w:sz w:val="24"/>
        </w:rPr>
        <w:t xml:space="preserve">pressure water mist local application system shall be provided in engine room to protect following fire hazard space such as main engine, generator sets, boiler, </w:t>
      </w:r>
      <w:r>
        <w:rPr>
          <w:rFonts w:eastAsia="Arial Unicode MS"/>
          <w:color w:val="000000" w:themeColor="text1"/>
          <w:kern w:val="0"/>
          <w:sz w:val="24"/>
          <w14:textFill>
            <w14:solidFill>
              <w14:schemeClr w14:val="tx1"/>
            </w14:solidFill>
          </w14:textFill>
        </w:rPr>
        <w:t>fuel</w:t>
      </w:r>
      <w:r>
        <w:rPr>
          <w:rFonts w:eastAsia="Arial Unicode MS"/>
          <w:i/>
          <w:color w:val="0070C0"/>
          <w:kern w:val="0"/>
          <w:sz w:val="24"/>
        </w:rPr>
        <w:t xml:space="preserve"> </w:t>
      </w:r>
      <w:r>
        <w:rPr>
          <w:rFonts w:eastAsia="Arial Unicode MS"/>
          <w:kern w:val="0"/>
          <w:sz w:val="24"/>
        </w:rPr>
        <w:t>oil purifiers, fuel oil booster and incinerator.</w:t>
      </w:r>
    </w:p>
    <w:p w14:paraId="316EA5B7">
      <w:pPr>
        <w:kinsoku w:val="0"/>
        <w:autoSpaceDE w:val="0"/>
        <w:autoSpaceDN w:val="0"/>
        <w:adjustRightInd w:val="0"/>
        <w:spacing w:before="15" w:line="260" w:lineRule="exact"/>
        <w:rPr>
          <w:rFonts w:eastAsia="Arial Unicode MS"/>
          <w:kern w:val="0"/>
          <w:sz w:val="26"/>
          <w:szCs w:val="26"/>
        </w:rPr>
      </w:pPr>
    </w:p>
    <w:p w14:paraId="575973AB">
      <w:pPr>
        <w:kinsoku w:val="0"/>
        <w:autoSpaceDE w:val="0"/>
        <w:autoSpaceDN w:val="0"/>
        <w:adjustRightInd w:val="0"/>
        <w:ind w:left="1017"/>
        <w:rPr>
          <w:rFonts w:eastAsia="Arial Unicode MS"/>
          <w:kern w:val="0"/>
          <w:sz w:val="24"/>
        </w:rPr>
      </w:pPr>
      <w:r>
        <w:rPr>
          <w:rFonts w:eastAsia="Arial Unicode MS"/>
          <w:kern w:val="0"/>
          <w:sz w:val="24"/>
        </w:rPr>
        <w:t>The system consists of water pump unit, F.W. tank, water nozzles, pipes, alarm system and release station etc.</w:t>
      </w:r>
      <w:r>
        <w:rPr>
          <w:rFonts w:eastAsia="Arial Unicode MS"/>
          <w:i/>
          <w:color w:val="FF0000"/>
          <w:kern w:val="0"/>
          <w:sz w:val="24"/>
        </w:rPr>
        <w:t xml:space="preserve"> </w:t>
      </w:r>
    </w:p>
    <w:p w14:paraId="535A7F29">
      <w:pPr>
        <w:kinsoku w:val="0"/>
        <w:autoSpaceDE w:val="0"/>
        <w:autoSpaceDN w:val="0"/>
        <w:adjustRightInd w:val="0"/>
        <w:spacing w:before="16" w:line="260" w:lineRule="exact"/>
        <w:rPr>
          <w:rFonts w:eastAsia="Arial Unicode MS"/>
          <w:kern w:val="0"/>
          <w:sz w:val="26"/>
          <w:szCs w:val="26"/>
        </w:rPr>
      </w:pPr>
    </w:p>
    <w:p w14:paraId="6FD44A49">
      <w:pPr>
        <w:kinsoku w:val="0"/>
        <w:autoSpaceDE w:val="0"/>
        <w:autoSpaceDN w:val="0"/>
        <w:adjustRightInd w:val="0"/>
        <w:ind w:left="1017"/>
        <w:rPr>
          <w:rFonts w:eastAsia="Arial Unicode MS"/>
          <w:kern w:val="0"/>
          <w:sz w:val="24"/>
        </w:rPr>
      </w:pPr>
      <w:r>
        <w:rPr>
          <w:rFonts w:eastAsia="Arial Unicode MS"/>
          <w:kern w:val="0"/>
          <w:sz w:val="24"/>
        </w:rPr>
        <w:t xml:space="preserve">The system shall have both automatic release located outside of the engine room and local manual release. </w:t>
      </w:r>
    </w:p>
    <w:p w14:paraId="66955437">
      <w:pPr>
        <w:kinsoku w:val="0"/>
        <w:autoSpaceDE w:val="0"/>
        <w:autoSpaceDN w:val="0"/>
        <w:adjustRightInd w:val="0"/>
        <w:ind w:left="1017"/>
        <w:rPr>
          <w:rFonts w:eastAsia="Arial Unicode MS"/>
          <w:kern w:val="0"/>
          <w:sz w:val="24"/>
        </w:rPr>
      </w:pPr>
    </w:p>
    <w:p w14:paraId="63E0780E">
      <w:pPr>
        <w:kinsoku w:val="0"/>
        <w:autoSpaceDE w:val="0"/>
        <w:autoSpaceDN w:val="0"/>
        <w:adjustRightInd w:val="0"/>
        <w:ind w:left="1017"/>
        <w:rPr>
          <w:rFonts w:eastAsia="Arial Unicode MS"/>
          <w:b/>
          <w:i/>
          <w:kern w:val="0"/>
          <w:sz w:val="24"/>
        </w:rPr>
      </w:pPr>
      <w:r>
        <w:rPr>
          <w:rFonts w:eastAsia="Arial Unicode MS"/>
          <w:b/>
          <w:i/>
          <w:kern w:val="0"/>
          <w:sz w:val="24"/>
        </w:rPr>
        <w:t>Power for system must be routed through the Emergency Generator Switch Board</w:t>
      </w:r>
      <w:r>
        <w:rPr>
          <w:rFonts w:hint="eastAsia" w:eastAsia="Arial Unicode MS"/>
          <w:b/>
          <w:i/>
          <w:kern w:val="0"/>
          <w:sz w:val="24"/>
        </w:rPr>
        <w:t>.</w:t>
      </w:r>
    </w:p>
    <w:p w14:paraId="35181F4F">
      <w:pPr>
        <w:kinsoku w:val="0"/>
        <w:autoSpaceDE w:val="0"/>
        <w:autoSpaceDN w:val="0"/>
        <w:adjustRightInd w:val="0"/>
        <w:ind w:left="1017"/>
        <w:rPr>
          <w:rFonts w:eastAsia="Arial Unicode MS"/>
          <w:kern w:val="0"/>
          <w:sz w:val="24"/>
        </w:rPr>
      </w:pPr>
    </w:p>
    <w:p w14:paraId="2F81BD35">
      <w:pPr>
        <w:pStyle w:val="5"/>
        <w:spacing w:after="240"/>
        <w:ind w:left="42"/>
      </w:pPr>
      <w:r>
        <w:rPr>
          <w:rFonts w:hint="eastAsia"/>
        </w:rPr>
        <w:t>6.</w:t>
      </w:r>
      <w:r>
        <w:t>11</w:t>
      </w:r>
      <w:r>
        <w:rPr>
          <w:rFonts w:hint="eastAsia"/>
        </w:rPr>
        <w:t>.</w:t>
      </w:r>
      <w:r>
        <w:t>8.3</w:t>
      </w:r>
      <w:r>
        <w:tab/>
      </w:r>
      <w:r>
        <w:t>CO</w:t>
      </w:r>
      <w:r>
        <w:rPr>
          <w:position w:val="-3"/>
          <w:sz w:val="16"/>
          <w:szCs w:val="16"/>
        </w:rPr>
        <w:t xml:space="preserve">2 </w:t>
      </w:r>
      <w:r>
        <w:t>Fire Fighting System</w:t>
      </w:r>
    </w:p>
    <w:p w14:paraId="7149F0D0">
      <w:pPr>
        <w:kinsoku w:val="0"/>
        <w:autoSpaceDE w:val="0"/>
        <w:autoSpaceDN w:val="0"/>
        <w:adjustRightInd w:val="0"/>
        <w:ind w:left="1017"/>
        <w:rPr>
          <w:rFonts w:eastAsia="Arial Unicode MS"/>
          <w:kern w:val="0"/>
          <w:sz w:val="24"/>
        </w:rPr>
      </w:pPr>
      <w:r>
        <w:rPr>
          <w:rFonts w:eastAsia="Arial Unicode MS"/>
          <w:kern w:val="0"/>
          <w:sz w:val="24"/>
        </w:rPr>
        <w:t>The system refers to Hull Piping</w:t>
      </w:r>
      <w:r>
        <w:rPr>
          <w:rFonts w:hint="eastAsia" w:eastAsia="Arial Unicode MS"/>
          <w:kern w:val="0"/>
          <w:sz w:val="24"/>
        </w:rPr>
        <w:t xml:space="preserve"> Chapter</w:t>
      </w:r>
      <w:r>
        <w:rPr>
          <w:rFonts w:eastAsia="Arial Unicode MS"/>
          <w:kern w:val="0"/>
          <w:sz w:val="24"/>
        </w:rPr>
        <w:t>.</w:t>
      </w:r>
    </w:p>
    <w:p w14:paraId="2E5E651D">
      <w:pPr>
        <w:kinsoku w:val="0"/>
        <w:autoSpaceDE w:val="0"/>
        <w:autoSpaceDN w:val="0"/>
        <w:adjustRightInd w:val="0"/>
        <w:spacing w:before="15" w:line="260" w:lineRule="exact"/>
        <w:rPr>
          <w:rFonts w:eastAsia="Arial Unicode MS"/>
          <w:kern w:val="0"/>
          <w:sz w:val="26"/>
          <w:szCs w:val="26"/>
        </w:rPr>
      </w:pPr>
    </w:p>
    <w:p w14:paraId="55E13123">
      <w:pPr>
        <w:pStyle w:val="5"/>
        <w:spacing w:after="240"/>
        <w:ind w:left="42"/>
      </w:pPr>
      <w:r>
        <w:rPr>
          <w:rFonts w:hint="eastAsia"/>
        </w:rPr>
        <w:t>6.</w:t>
      </w:r>
      <w:r>
        <w:t>11</w:t>
      </w:r>
      <w:r>
        <w:rPr>
          <w:rFonts w:hint="eastAsia"/>
        </w:rPr>
        <w:t>.</w:t>
      </w:r>
      <w:r>
        <w:t>8.4</w:t>
      </w:r>
      <w:r>
        <w:tab/>
      </w:r>
      <w:r>
        <w:t>Ballast System</w:t>
      </w:r>
    </w:p>
    <w:p w14:paraId="5F2FE5A8">
      <w:pPr>
        <w:kinsoku w:val="0"/>
        <w:autoSpaceDE w:val="0"/>
        <w:autoSpaceDN w:val="0"/>
        <w:adjustRightInd w:val="0"/>
        <w:ind w:left="1017"/>
        <w:rPr>
          <w:rFonts w:eastAsia="Arial Unicode MS"/>
          <w:kern w:val="0"/>
          <w:sz w:val="24"/>
        </w:rPr>
      </w:pPr>
      <w:r>
        <w:rPr>
          <w:rFonts w:eastAsia="Arial Unicode MS"/>
          <w:kern w:val="0"/>
          <w:sz w:val="24"/>
        </w:rPr>
        <w:t>Two (2) sets of ballast pump shall be used for ballasting and de-ballasting via ballast water treatment plant. Generally one pump to work, and the other to be stand-by. Ballast stripping shall be carried out by one (1) ballast stripping eductor.</w:t>
      </w:r>
    </w:p>
    <w:p w14:paraId="02DBD367">
      <w:pPr>
        <w:kinsoku w:val="0"/>
        <w:autoSpaceDE w:val="0"/>
        <w:autoSpaceDN w:val="0"/>
        <w:adjustRightInd w:val="0"/>
        <w:ind w:left="1017"/>
        <w:rPr>
          <w:rFonts w:eastAsia="Arial Unicode MS"/>
          <w:kern w:val="0"/>
          <w:sz w:val="24"/>
        </w:rPr>
      </w:pPr>
    </w:p>
    <w:p w14:paraId="2EDF06D3">
      <w:pPr>
        <w:kinsoku w:val="0"/>
        <w:autoSpaceDE w:val="0"/>
        <w:autoSpaceDN w:val="0"/>
        <w:adjustRightInd w:val="0"/>
        <w:ind w:left="1017"/>
        <w:rPr>
          <w:rFonts w:eastAsia="Arial Unicode MS"/>
          <w:kern w:val="0"/>
          <w:sz w:val="24"/>
        </w:rPr>
      </w:pPr>
      <w:r>
        <w:rPr>
          <w:rFonts w:eastAsia="Arial Unicode MS"/>
          <w:kern w:val="0"/>
          <w:sz w:val="24"/>
        </w:rPr>
        <w:t xml:space="preserve">The detail refers to Hull Piping </w:t>
      </w:r>
      <w:r>
        <w:rPr>
          <w:rFonts w:hint="eastAsia" w:eastAsia="Arial Unicode MS"/>
          <w:kern w:val="0"/>
          <w:sz w:val="24"/>
        </w:rPr>
        <w:t>Chapter</w:t>
      </w:r>
      <w:r>
        <w:rPr>
          <w:rFonts w:eastAsia="Arial Unicode MS"/>
          <w:kern w:val="0"/>
          <w:sz w:val="24"/>
        </w:rPr>
        <w:t>.</w:t>
      </w:r>
    </w:p>
    <w:p w14:paraId="3398BED0">
      <w:pPr>
        <w:kinsoku w:val="0"/>
        <w:autoSpaceDE w:val="0"/>
        <w:autoSpaceDN w:val="0"/>
        <w:adjustRightInd w:val="0"/>
        <w:spacing w:before="15" w:line="260" w:lineRule="exact"/>
        <w:rPr>
          <w:rFonts w:eastAsia="Arial Unicode MS"/>
          <w:kern w:val="0"/>
          <w:sz w:val="26"/>
          <w:szCs w:val="26"/>
        </w:rPr>
      </w:pPr>
    </w:p>
    <w:p w14:paraId="6B3676CB">
      <w:pPr>
        <w:keepNext/>
        <w:widowControl/>
        <w:tabs>
          <w:tab w:val="left" w:pos="993"/>
        </w:tabs>
        <w:kinsoku w:val="0"/>
        <w:overflowPunct w:val="0"/>
        <w:autoSpaceDE w:val="0"/>
        <w:autoSpaceDN w:val="0"/>
        <w:adjustRightInd w:val="0"/>
        <w:spacing w:after="312" w:afterLines="100"/>
        <w:jc w:val="left"/>
        <w:textAlignment w:val="baseline"/>
        <w:outlineLvl w:val="3"/>
        <w:rPr>
          <w:kern w:val="0"/>
          <w:sz w:val="24"/>
        </w:rPr>
      </w:pPr>
      <w:r>
        <w:rPr>
          <w:rFonts w:hint="eastAsia"/>
          <w:kern w:val="0"/>
          <w:sz w:val="24"/>
        </w:rPr>
        <w:t>6.</w:t>
      </w:r>
      <w:r>
        <w:rPr>
          <w:kern w:val="0"/>
          <w:sz w:val="24"/>
        </w:rPr>
        <w:t>11</w:t>
      </w:r>
      <w:r>
        <w:rPr>
          <w:rFonts w:hint="eastAsia"/>
          <w:kern w:val="0"/>
          <w:sz w:val="24"/>
        </w:rPr>
        <w:t>.</w:t>
      </w:r>
      <w:r>
        <w:rPr>
          <w:kern w:val="0"/>
          <w:sz w:val="24"/>
        </w:rPr>
        <w:t>8.5</w:t>
      </w:r>
      <w:r>
        <w:rPr>
          <w:kern w:val="0"/>
          <w:sz w:val="24"/>
        </w:rPr>
        <w:tab/>
      </w:r>
      <w:r>
        <w:rPr>
          <w:kern w:val="0"/>
          <w:sz w:val="24"/>
        </w:rPr>
        <w:t>Fresh Water System</w:t>
      </w:r>
    </w:p>
    <w:p w14:paraId="4422D878">
      <w:pPr>
        <w:widowControl/>
        <w:kinsoku w:val="0"/>
        <w:autoSpaceDE w:val="0"/>
        <w:autoSpaceDN w:val="0"/>
        <w:adjustRightInd w:val="0"/>
        <w:ind w:left="1017"/>
        <w:rPr>
          <w:rFonts w:eastAsia="Arial Unicode MS"/>
          <w:kern w:val="0"/>
          <w:sz w:val="24"/>
        </w:rPr>
      </w:pPr>
      <w:r>
        <w:rPr>
          <w:rFonts w:eastAsia="Arial Unicode MS"/>
          <w:kern w:val="0"/>
          <w:sz w:val="24"/>
        </w:rPr>
        <w:t>Fresh water shall be supplied by two (2) sets of fresh water pump with one (1) set of fresh water hydrophore tank.</w:t>
      </w:r>
    </w:p>
    <w:p w14:paraId="519E03EE">
      <w:pPr>
        <w:widowControl/>
        <w:kinsoku w:val="0"/>
        <w:autoSpaceDE w:val="0"/>
        <w:autoSpaceDN w:val="0"/>
        <w:adjustRightInd w:val="0"/>
        <w:spacing w:before="16" w:line="260" w:lineRule="exact"/>
        <w:rPr>
          <w:rFonts w:eastAsia="Arial Unicode MS"/>
          <w:kern w:val="0"/>
          <w:sz w:val="26"/>
          <w:szCs w:val="26"/>
        </w:rPr>
      </w:pPr>
    </w:p>
    <w:p w14:paraId="2E8DFC7F">
      <w:pPr>
        <w:widowControl/>
        <w:tabs>
          <w:tab w:val="left" w:pos="2500"/>
          <w:tab w:val="left" w:pos="2920"/>
          <w:tab w:val="left" w:pos="3360"/>
          <w:tab w:val="left" w:pos="4380"/>
          <w:tab w:val="left" w:pos="5060"/>
          <w:tab w:val="left" w:pos="7020"/>
          <w:tab w:val="left" w:pos="7520"/>
          <w:tab w:val="left" w:pos="8600"/>
          <w:tab w:val="left" w:pos="9500"/>
        </w:tabs>
        <w:kinsoku w:val="0"/>
        <w:autoSpaceDE w:val="0"/>
        <w:autoSpaceDN w:val="0"/>
        <w:adjustRightInd w:val="0"/>
        <w:ind w:left="1017"/>
        <w:rPr>
          <w:rFonts w:eastAsia="Arial Unicode MS"/>
          <w:kern w:val="0"/>
          <w:sz w:val="24"/>
        </w:rPr>
      </w:pPr>
      <w:r>
        <w:rPr>
          <w:rFonts w:eastAsia="Arial Unicode MS"/>
          <w:kern w:val="0"/>
          <w:sz w:val="24"/>
        </w:rPr>
        <w:t>Fresh water shall be supplied from hydrophore tank for domestic service in living quarters, technical fresh water service and calorifier in engine room.</w:t>
      </w:r>
    </w:p>
    <w:p w14:paraId="52AC2A3F">
      <w:pPr>
        <w:widowControl/>
        <w:tabs>
          <w:tab w:val="left" w:pos="1635"/>
          <w:tab w:val="left" w:pos="2500"/>
          <w:tab w:val="left" w:pos="2920"/>
          <w:tab w:val="left" w:pos="3360"/>
          <w:tab w:val="left" w:pos="4380"/>
          <w:tab w:val="left" w:pos="5060"/>
          <w:tab w:val="left" w:pos="7020"/>
          <w:tab w:val="left" w:pos="7520"/>
          <w:tab w:val="left" w:pos="8600"/>
          <w:tab w:val="left" w:pos="9500"/>
        </w:tabs>
        <w:kinsoku w:val="0"/>
        <w:autoSpaceDE w:val="0"/>
        <w:autoSpaceDN w:val="0"/>
        <w:adjustRightInd w:val="0"/>
        <w:ind w:left="1017"/>
        <w:rPr>
          <w:rFonts w:eastAsia="Arial Unicode MS"/>
          <w:kern w:val="0"/>
          <w:sz w:val="24"/>
        </w:rPr>
      </w:pPr>
    </w:p>
    <w:p w14:paraId="05F4C737">
      <w:pPr>
        <w:widowControl/>
        <w:tabs>
          <w:tab w:val="left" w:pos="1635"/>
          <w:tab w:val="left" w:pos="2500"/>
          <w:tab w:val="left" w:pos="2920"/>
          <w:tab w:val="left" w:pos="3360"/>
          <w:tab w:val="left" w:pos="4380"/>
          <w:tab w:val="left" w:pos="5060"/>
          <w:tab w:val="left" w:pos="7020"/>
          <w:tab w:val="left" w:pos="7520"/>
          <w:tab w:val="left" w:pos="8600"/>
          <w:tab w:val="left" w:pos="9500"/>
        </w:tabs>
        <w:kinsoku w:val="0"/>
        <w:autoSpaceDE w:val="0"/>
        <w:autoSpaceDN w:val="0"/>
        <w:adjustRightInd w:val="0"/>
        <w:ind w:left="1017"/>
        <w:rPr>
          <w:rFonts w:eastAsia="Arial Unicode MS"/>
          <w:kern w:val="0"/>
          <w:sz w:val="24"/>
        </w:rPr>
      </w:pPr>
      <w:r>
        <w:rPr>
          <w:rFonts w:eastAsia="Arial Unicode MS"/>
          <w:kern w:val="0"/>
          <w:sz w:val="24"/>
        </w:rPr>
        <w:t>The engine room technical water service shall be supplied directly from the fresh water hydrophore tank.</w:t>
      </w:r>
    </w:p>
    <w:p w14:paraId="0B9D7D68">
      <w:pPr>
        <w:widowControl/>
        <w:tabs>
          <w:tab w:val="left" w:pos="1635"/>
          <w:tab w:val="left" w:pos="2500"/>
          <w:tab w:val="left" w:pos="2920"/>
          <w:tab w:val="left" w:pos="3360"/>
          <w:tab w:val="left" w:pos="4380"/>
          <w:tab w:val="left" w:pos="5060"/>
          <w:tab w:val="left" w:pos="7020"/>
          <w:tab w:val="left" w:pos="7520"/>
          <w:tab w:val="left" w:pos="8600"/>
          <w:tab w:val="left" w:pos="9500"/>
        </w:tabs>
        <w:kinsoku w:val="0"/>
        <w:autoSpaceDE w:val="0"/>
        <w:autoSpaceDN w:val="0"/>
        <w:adjustRightInd w:val="0"/>
        <w:ind w:left="1017"/>
        <w:jc w:val="left"/>
        <w:rPr>
          <w:rFonts w:eastAsia="Arial Unicode MS"/>
          <w:kern w:val="0"/>
          <w:sz w:val="26"/>
          <w:szCs w:val="26"/>
        </w:rPr>
      </w:pPr>
    </w:p>
    <w:p w14:paraId="36200AD2">
      <w:pPr>
        <w:widowControl/>
        <w:kinsoku w:val="0"/>
        <w:autoSpaceDE w:val="0"/>
        <w:autoSpaceDN w:val="0"/>
        <w:adjustRightInd w:val="0"/>
        <w:ind w:left="1017"/>
        <w:rPr>
          <w:rFonts w:eastAsia="Arial Unicode MS"/>
          <w:kern w:val="0"/>
          <w:sz w:val="24"/>
        </w:rPr>
      </w:pPr>
      <w:r>
        <w:rPr>
          <w:rFonts w:eastAsia="Arial Unicode MS"/>
          <w:kern w:val="0"/>
          <w:sz w:val="24"/>
        </w:rPr>
        <w:t>The fresh water pump to take suction from fresh water tank through a strainer and discharge to the fresh water hydrophore tank, fitted with limit pressure switch adjusted to start and stop the fresh water pump motor within a preset pressure range.</w:t>
      </w:r>
    </w:p>
    <w:p w14:paraId="45D11EA9">
      <w:pPr>
        <w:widowControl/>
        <w:kinsoku w:val="0"/>
        <w:autoSpaceDE w:val="0"/>
        <w:autoSpaceDN w:val="0"/>
        <w:adjustRightInd w:val="0"/>
        <w:spacing w:before="16" w:line="260" w:lineRule="exact"/>
        <w:jc w:val="left"/>
        <w:rPr>
          <w:rFonts w:eastAsia="Arial Unicode MS"/>
          <w:kern w:val="0"/>
          <w:sz w:val="26"/>
          <w:szCs w:val="26"/>
        </w:rPr>
      </w:pPr>
    </w:p>
    <w:p w14:paraId="5E31026A">
      <w:pPr>
        <w:widowControl/>
        <w:kinsoku w:val="0"/>
        <w:autoSpaceDE w:val="0"/>
        <w:autoSpaceDN w:val="0"/>
        <w:adjustRightInd w:val="0"/>
        <w:spacing w:line="240" w:lineRule="exact"/>
        <w:ind w:left="1017"/>
        <w:jc w:val="left"/>
        <w:rPr>
          <w:rFonts w:eastAsia="Arial Unicode MS"/>
          <w:kern w:val="0"/>
          <w:sz w:val="26"/>
          <w:szCs w:val="26"/>
        </w:rPr>
      </w:pPr>
      <w:r>
        <w:rPr>
          <w:rFonts w:eastAsia="Arial Unicode MS"/>
          <w:kern w:val="0"/>
          <w:sz w:val="24"/>
        </w:rPr>
        <w:t>One of two fresh water pumps shall be used as stand-by.</w:t>
      </w:r>
    </w:p>
    <w:p w14:paraId="74A55BAF">
      <w:pPr>
        <w:widowControl/>
        <w:kinsoku w:val="0"/>
        <w:autoSpaceDE w:val="0"/>
        <w:autoSpaceDN w:val="0"/>
        <w:adjustRightInd w:val="0"/>
        <w:spacing w:line="240" w:lineRule="exact"/>
        <w:ind w:left="1017"/>
        <w:jc w:val="left"/>
        <w:rPr>
          <w:kern w:val="0"/>
          <w:sz w:val="24"/>
        </w:rPr>
      </w:pPr>
    </w:p>
    <w:p w14:paraId="3C3FFC47">
      <w:pPr>
        <w:widowControl/>
        <w:kinsoku w:val="0"/>
        <w:autoSpaceDE w:val="0"/>
        <w:autoSpaceDN w:val="0"/>
        <w:adjustRightInd w:val="0"/>
        <w:ind w:left="1017"/>
        <w:jc w:val="left"/>
        <w:rPr>
          <w:rFonts w:eastAsia="Arial Unicode MS"/>
          <w:kern w:val="0"/>
          <w:sz w:val="24"/>
        </w:rPr>
      </w:pPr>
      <w:r>
        <w:rPr>
          <w:rFonts w:eastAsia="Arial Unicode MS"/>
          <w:kern w:val="0"/>
          <w:sz w:val="24"/>
        </w:rPr>
        <w:t>Fresh water to main deck shall be provided with isolating valve and drain valve located at the lowest point (accommodation face).</w:t>
      </w:r>
    </w:p>
    <w:p w14:paraId="3B9009F9">
      <w:pPr>
        <w:widowControl/>
        <w:kinsoku w:val="0"/>
        <w:autoSpaceDE w:val="0"/>
        <w:autoSpaceDN w:val="0"/>
        <w:adjustRightInd w:val="0"/>
        <w:spacing w:before="15" w:line="260" w:lineRule="exact"/>
        <w:jc w:val="left"/>
        <w:rPr>
          <w:rFonts w:eastAsia="Arial Unicode MS"/>
          <w:kern w:val="0"/>
          <w:sz w:val="26"/>
          <w:szCs w:val="26"/>
        </w:rPr>
      </w:pPr>
    </w:p>
    <w:p w14:paraId="4C97A8E8">
      <w:pPr>
        <w:widowControl/>
        <w:kinsoku w:val="0"/>
        <w:autoSpaceDE w:val="0"/>
        <w:autoSpaceDN w:val="0"/>
        <w:adjustRightInd w:val="0"/>
        <w:ind w:left="1017"/>
        <w:jc w:val="left"/>
        <w:rPr>
          <w:rFonts w:eastAsia="Arial Unicode MS"/>
          <w:kern w:val="0"/>
          <w:sz w:val="24"/>
        </w:rPr>
      </w:pPr>
      <w:r>
        <w:rPr>
          <w:rFonts w:eastAsia="Arial Unicode MS"/>
          <w:kern w:val="0"/>
          <w:sz w:val="24"/>
        </w:rPr>
        <w:t xml:space="preserve">The hot water shall be supplied by a calorifier with steam and electric heating. </w:t>
      </w:r>
    </w:p>
    <w:p w14:paraId="7D566272">
      <w:pPr>
        <w:widowControl/>
        <w:kinsoku w:val="0"/>
        <w:autoSpaceDE w:val="0"/>
        <w:autoSpaceDN w:val="0"/>
        <w:adjustRightInd w:val="0"/>
        <w:ind w:left="1017"/>
        <w:jc w:val="left"/>
        <w:rPr>
          <w:rFonts w:eastAsia="Arial Unicode MS"/>
          <w:kern w:val="0"/>
          <w:sz w:val="24"/>
        </w:rPr>
      </w:pPr>
    </w:p>
    <w:p w14:paraId="03245AD2">
      <w:pPr>
        <w:widowControl/>
        <w:kinsoku w:val="0"/>
        <w:autoSpaceDE w:val="0"/>
        <w:autoSpaceDN w:val="0"/>
        <w:adjustRightInd w:val="0"/>
        <w:ind w:left="1017"/>
        <w:jc w:val="left"/>
        <w:rPr>
          <w:rFonts w:eastAsia="Arial Unicode MS"/>
          <w:kern w:val="0"/>
          <w:sz w:val="24"/>
        </w:rPr>
      </w:pPr>
      <w:r>
        <w:rPr>
          <w:rFonts w:eastAsia="Arial Unicode MS"/>
          <w:kern w:val="0"/>
          <w:sz w:val="24"/>
        </w:rPr>
        <w:t>One (1) set of F.W. sterilizer and one (1) set of mineralizing shall be provided for potable fresh water system.</w:t>
      </w:r>
    </w:p>
    <w:p w14:paraId="34E74EC9">
      <w:pPr>
        <w:widowControl/>
        <w:kinsoku w:val="0"/>
        <w:autoSpaceDE w:val="0"/>
        <w:autoSpaceDN w:val="0"/>
        <w:adjustRightInd w:val="0"/>
        <w:ind w:left="1017"/>
        <w:jc w:val="left"/>
        <w:rPr>
          <w:rFonts w:eastAsia="Arial Unicode MS"/>
          <w:kern w:val="0"/>
          <w:sz w:val="24"/>
        </w:rPr>
      </w:pPr>
    </w:p>
    <w:p w14:paraId="2E7C914D">
      <w:pPr>
        <w:widowControl/>
        <w:kinsoku w:val="0"/>
        <w:autoSpaceDE w:val="0"/>
        <w:autoSpaceDN w:val="0"/>
        <w:adjustRightInd w:val="0"/>
        <w:spacing w:line="270" w:lineRule="exact"/>
        <w:ind w:left="1017"/>
        <w:jc w:val="left"/>
        <w:rPr>
          <w:rFonts w:eastAsia="Arial Unicode MS"/>
          <w:kern w:val="0"/>
          <w:sz w:val="24"/>
        </w:rPr>
      </w:pPr>
      <w:r>
        <w:rPr>
          <w:rFonts w:eastAsia="Arial Unicode MS"/>
          <w:kern w:val="0"/>
          <w:sz w:val="24"/>
        </w:rPr>
        <w:t>Y- type filter shall be arranged before the F.W. sterilizer.</w:t>
      </w:r>
    </w:p>
    <w:p w14:paraId="55E79A62">
      <w:pPr>
        <w:widowControl/>
        <w:kinsoku w:val="0"/>
        <w:autoSpaceDE w:val="0"/>
        <w:autoSpaceDN w:val="0"/>
        <w:adjustRightInd w:val="0"/>
        <w:spacing w:line="270" w:lineRule="exact"/>
        <w:ind w:left="1017"/>
        <w:jc w:val="left"/>
        <w:rPr>
          <w:rFonts w:eastAsia="Arial Unicode MS"/>
          <w:kern w:val="0"/>
          <w:sz w:val="24"/>
        </w:rPr>
      </w:pPr>
    </w:p>
    <w:p w14:paraId="60917D3B">
      <w:pPr>
        <w:widowControl/>
        <w:kinsoku w:val="0"/>
        <w:autoSpaceDE w:val="0"/>
        <w:autoSpaceDN w:val="0"/>
        <w:adjustRightInd w:val="0"/>
        <w:ind w:left="1017"/>
        <w:jc w:val="left"/>
        <w:rPr>
          <w:rFonts w:eastAsia="Arial Unicode MS"/>
          <w:kern w:val="0"/>
          <w:sz w:val="24"/>
        </w:rPr>
      </w:pPr>
      <w:r>
        <w:rPr>
          <w:rFonts w:eastAsia="Arial Unicode MS"/>
          <w:kern w:val="0"/>
          <w:sz w:val="24"/>
        </w:rPr>
        <w:t xml:space="preserve">For fresh water system description, also refer to </w:t>
      </w:r>
      <w:r>
        <w:rPr>
          <w:rFonts w:hint="eastAsia" w:eastAsia="Arial Unicode MS"/>
          <w:kern w:val="0"/>
          <w:sz w:val="24"/>
        </w:rPr>
        <w:t>Chapter 6</w:t>
      </w:r>
      <w:r>
        <w:rPr>
          <w:rFonts w:eastAsia="Arial Unicode MS"/>
          <w:kern w:val="0"/>
          <w:sz w:val="24"/>
        </w:rPr>
        <w:t xml:space="preserve"> - Hulling Piping , </w:t>
      </w:r>
      <w:r>
        <w:rPr>
          <w:rFonts w:hint="eastAsia" w:eastAsia="Arial Unicode MS"/>
          <w:kern w:val="0"/>
          <w:sz w:val="24"/>
        </w:rPr>
        <w:t>6.1.</w:t>
      </w:r>
      <w:r>
        <w:rPr>
          <w:rFonts w:eastAsia="Arial Unicode MS"/>
          <w:kern w:val="0"/>
          <w:sz w:val="24"/>
        </w:rPr>
        <w:t>8.</w:t>
      </w:r>
    </w:p>
    <w:p w14:paraId="07F34BF5">
      <w:pPr>
        <w:tabs>
          <w:tab w:val="left" w:pos="1000"/>
        </w:tabs>
        <w:kinsoku w:val="0"/>
        <w:autoSpaceDE w:val="0"/>
        <w:autoSpaceDN w:val="0"/>
        <w:adjustRightInd w:val="0"/>
        <w:spacing w:line="240" w:lineRule="exact"/>
        <w:ind w:left="118"/>
        <w:rPr>
          <w:rFonts w:eastAsia="Arial Unicode MS"/>
          <w:kern w:val="0"/>
          <w:sz w:val="24"/>
        </w:rPr>
      </w:pPr>
    </w:p>
    <w:p w14:paraId="3BEF1589">
      <w:pPr>
        <w:pStyle w:val="5"/>
        <w:spacing w:after="240"/>
        <w:ind w:left="42"/>
      </w:pPr>
      <w:r>
        <w:rPr>
          <w:rFonts w:hint="eastAsia"/>
        </w:rPr>
        <w:t>6.</w:t>
      </w:r>
      <w:r>
        <w:t>11</w:t>
      </w:r>
      <w:r>
        <w:rPr>
          <w:rFonts w:hint="eastAsia"/>
        </w:rPr>
        <w:t>.</w:t>
      </w:r>
      <w:r>
        <w:t>8.6</w:t>
      </w:r>
      <w:r>
        <w:tab/>
      </w:r>
      <w:r>
        <w:t>Sea Chests</w:t>
      </w:r>
    </w:p>
    <w:p w14:paraId="4177F148">
      <w:pPr>
        <w:kinsoku w:val="0"/>
        <w:autoSpaceDE w:val="0"/>
        <w:autoSpaceDN w:val="0"/>
        <w:adjustRightInd w:val="0"/>
        <w:ind w:left="1017"/>
        <w:rPr>
          <w:rFonts w:eastAsia="Arial Unicode MS"/>
          <w:kern w:val="0"/>
          <w:sz w:val="24"/>
        </w:rPr>
      </w:pPr>
      <w:r>
        <w:rPr>
          <w:rFonts w:eastAsia="Arial Unicode MS"/>
          <w:kern w:val="0"/>
          <w:sz w:val="24"/>
        </w:rPr>
        <w:t>There are one (1) high suction sea chest and one (1) low suction sea chest in engine room and one (1) suction sea chest in emergency fire pump room. Each suction sea chest shall be fitted with a sea valve of butterfly type.</w:t>
      </w:r>
    </w:p>
    <w:p w14:paraId="2498074F">
      <w:pPr>
        <w:kinsoku w:val="0"/>
        <w:autoSpaceDE w:val="0"/>
        <w:autoSpaceDN w:val="0"/>
        <w:adjustRightInd w:val="0"/>
        <w:ind w:left="1017"/>
        <w:rPr>
          <w:rFonts w:eastAsia="Arial Unicode MS"/>
          <w:kern w:val="0"/>
          <w:sz w:val="24"/>
        </w:rPr>
      </w:pPr>
    </w:p>
    <w:p w14:paraId="710C3464">
      <w:pPr>
        <w:kinsoku w:val="0"/>
        <w:autoSpaceDE w:val="0"/>
        <w:autoSpaceDN w:val="0"/>
        <w:adjustRightInd w:val="0"/>
        <w:spacing w:line="239" w:lineRule="auto"/>
        <w:ind w:left="1017"/>
        <w:rPr>
          <w:rFonts w:eastAsia="Arial Unicode MS"/>
          <w:kern w:val="0"/>
          <w:sz w:val="24"/>
        </w:rPr>
      </w:pPr>
      <w:r>
        <w:rPr>
          <w:rFonts w:eastAsia="Arial Unicode MS"/>
          <w:kern w:val="0"/>
          <w:sz w:val="24"/>
        </w:rPr>
        <w:t>Each suction sea chest shall be of welded steel construction. A steam and compressed air blow out connection and an air vent to be equipped for engine room sea chests. But only a compressed air blow out connection and an air vent to be equipped for the sea chest of emergency fire pump.</w:t>
      </w:r>
    </w:p>
    <w:p w14:paraId="41ACA5A3">
      <w:pPr>
        <w:kinsoku w:val="0"/>
        <w:autoSpaceDE w:val="0"/>
        <w:autoSpaceDN w:val="0"/>
        <w:adjustRightInd w:val="0"/>
        <w:spacing w:before="16" w:line="260" w:lineRule="exact"/>
        <w:rPr>
          <w:rFonts w:eastAsia="Arial Unicode MS"/>
          <w:kern w:val="0"/>
          <w:sz w:val="26"/>
          <w:szCs w:val="26"/>
        </w:rPr>
      </w:pPr>
    </w:p>
    <w:p w14:paraId="03B91680">
      <w:pPr>
        <w:kinsoku w:val="0"/>
        <w:autoSpaceDE w:val="0"/>
        <w:autoSpaceDN w:val="0"/>
        <w:adjustRightInd w:val="0"/>
        <w:ind w:left="1017"/>
        <w:rPr>
          <w:rFonts w:eastAsia="Arial Unicode MS"/>
          <w:kern w:val="0"/>
          <w:sz w:val="24"/>
        </w:rPr>
      </w:pPr>
      <w:r>
        <w:rPr>
          <w:rFonts w:eastAsia="Arial Unicode MS"/>
          <w:kern w:val="0"/>
          <w:sz w:val="24"/>
        </w:rPr>
        <w:t>Each suction sea chest shall be equipped with grid, made of galvanized steel flat bars, with a clear area of at least two (2) times the area of the sea valves.</w:t>
      </w:r>
    </w:p>
    <w:p w14:paraId="72319CDE">
      <w:pPr>
        <w:kinsoku w:val="0"/>
        <w:autoSpaceDE w:val="0"/>
        <w:autoSpaceDN w:val="0"/>
        <w:adjustRightInd w:val="0"/>
        <w:spacing w:before="15" w:line="260" w:lineRule="exact"/>
        <w:rPr>
          <w:rFonts w:eastAsia="Arial Unicode MS"/>
          <w:kern w:val="0"/>
          <w:sz w:val="26"/>
          <w:szCs w:val="26"/>
        </w:rPr>
      </w:pPr>
    </w:p>
    <w:p w14:paraId="46867158">
      <w:pPr>
        <w:kinsoku w:val="0"/>
        <w:autoSpaceDE w:val="0"/>
        <w:autoSpaceDN w:val="0"/>
        <w:adjustRightInd w:val="0"/>
        <w:ind w:left="1017"/>
        <w:rPr>
          <w:rFonts w:eastAsia="Arial Unicode MS"/>
          <w:kern w:val="0"/>
          <w:sz w:val="24"/>
        </w:rPr>
      </w:pPr>
      <w:r>
        <w:rPr>
          <w:rFonts w:eastAsia="Arial Unicode MS"/>
          <w:kern w:val="0"/>
          <w:sz w:val="24"/>
        </w:rPr>
        <w:t>Grid shall be secured to the chest so that no part extends beyond the shell surface.</w:t>
      </w:r>
    </w:p>
    <w:p w14:paraId="3570C140">
      <w:pPr>
        <w:kinsoku w:val="0"/>
        <w:autoSpaceDE w:val="0"/>
        <w:autoSpaceDN w:val="0"/>
        <w:adjustRightInd w:val="0"/>
        <w:spacing w:before="16" w:line="260" w:lineRule="exact"/>
        <w:rPr>
          <w:rFonts w:eastAsia="Arial Unicode MS"/>
          <w:kern w:val="0"/>
          <w:sz w:val="26"/>
          <w:szCs w:val="26"/>
        </w:rPr>
      </w:pPr>
    </w:p>
    <w:p w14:paraId="0191F4FC">
      <w:pPr>
        <w:kinsoku w:val="0"/>
        <w:autoSpaceDE w:val="0"/>
        <w:autoSpaceDN w:val="0"/>
        <w:adjustRightInd w:val="0"/>
        <w:ind w:left="1017"/>
        <w:rPr>
          <w:rFonts w:eastAsia="Arial Unicode MS"/>
          <w:kern w:val="0"/>
          <w:sz w:val="24"/>
        </w:rPr>
      </w:pPr>
      <w:r>
        <w:rPr>
          <w:rFonts w:eastAsia="Arial Unicode MS"/>
          <w:kern w:val="0"/>
          <w:sz w:val="24"/>
        </w:rPr>
        <w:t>Fitting bolts and nuts of sea chest grids shall be of stainless steel and locked by stainless steel wire.</w:t>
      </w:r>
    </w:p>
    <w:p w14:paraId="7A8EF894">
      <w:pPr>
        <w:kinsoku w:val="0"/>
        <w:autoSpaceDE w:val="0"/>
        <w:autoSpaceDN w:val="0"/>
        <w:adjustRightInd w:val="0"/>
        <w:spacing w:before="15" w:line="260" w:lineRule="exact"/>
        <w:rPr>
          <w:rFonts w:eastAsia="Arial Unicode MS"/>
          <w:kern w:val="0"/>
          <w:sz w:val="26"/>
          <w:szCs w:val="26"/>
        </w:rPr>
      </w:pPr>
    </w:p>
    <w:p w14:paraId="432C52AE">
      <w:pPr>
        <w:kinsoku w:val="0"/>
        <w:autoSpaceDE w:val="0"/>
        <w:autoSpaceDN w:val="0"/>
        <w:adjustRightInd w:val="0"/>
        <w:ind w:left="1017"/>
        <w:rPr>
          <w:rFonts w:eastAsia="Arial Unicode MS"/>
          <w:kern w:val="0"/>
          <w:sz w:val="24"/>
        </w:rPr>
      </w:pPr>
      <w:r>
        <w:rPr>
          <w:rFonts w:eastAsia="Arial Unicode MS"/>
          <w:kern w:val="0"/>
          <w:sz w:val="24"/>
        </w:rPr>
        <w:t>One (1) marine growth preventing system shall be installed</w:t>
      </w:r>
      <w:r>
        <w:rPr>
          <w:kern w:val="0"/>
          <w:sz w:val="24"/>
        </w:rPr>
        <w:t xml:space="preserve"> </w:t>
      </w:r>
      <w:r>
        <w:rPr>
          <w:rFonts w:hint="eastAsia"/>
          <w:kern w:val="0"/>
          <w:sz w:val="24"/>
        </w:rPr>
        <w:t xml:space="preserve">in main SW strainers </w:t>
      </w:r>
      <w:r>
        <w:rPr>
          <w:kern w:val="0"/>
          <w:sz w:val="24"/>
        </w:rPr>
        <w:t>f</w:t>
      </w:r>
      <w:r>
        <w:rPr>
          <w:rFonts w:eastAsia="Arial Unicode MS"/>
          <w:kern w:val="0"/>
          <w:sz w:val="24"/>
        </w:rPr>
        <w:t xml:space="preserve">or main sea chests in </w:t>
      </w:r>
      <w:r>
        <w:rPr>
          <w:kern w:val="0"/>
          <w:sz w:val="24"/>
        </w:rPr>
        <w:t>e</w:t>
      </w:r>
      <w:r>
        <w:rPr>
          <w:rFonts w:eastAsia="Arial Unicode MS"/>
          <w:kern w:val="0"/>
          <w:sz w:val="24"/>
        </w:rPr>
        <w:t>ngine room only.</w:t>
      </w:r>
    </w:p>
    <w:p w14:paraId="2125EB28">
      <w:pPr>
        <w:pStyle w:val="4"/>
      </w:pPr>
      <w:bookmarkStart w:id="466" w:name="_Toc50572660"/>
      <w:r>
        <w:rPr>
          <w:rFonts w:hint="eastAsia"/>
        </w:rPr>
        <w:t>6.</w:t>
      </w:r>
      <w:r>
        <w:t>11</w:t>
      </w:r>
      <w:r>
        <w:rPr>
          <w:rFonts w:hint="eastAsia"/>
        </w:rPr>
        <w:t>.</w:t>
      </w:r>
      <w:r>
        <w:t>9</w:t>
      </w:r>
      <w:r>
        <w:tab/>
      </w:r>
      <w:r>
        <w:t>EXHAUST GAS SYSTEM</w:t>
      </w:r>
      <w:bookmarkEnd w:id="466"/>
    </w:p>
    <w:p w14:paraId="04923E79">
      <w:pPr>
        <w:kinsoku w:val="0"/>
        <w:autoSpaceDE w:val="0"/>
        <w:autoSpaceDN w:val="0"/>
        <w:adjustRightInd w:val="0"/>
        <w:spacing w:line="274" w:lineRule="exact"/>
        <w:ind w:left="1017"/>
        <w:rPr>
          <w:rFonts w:eastAsia="Arial Unicode MS"/>
          <w:kern w:val="0"/>
          <w:sz w:val="24"/>
        </w:rPr>
      </w:pPr>
      <w:r>
        <w:rPr>
          <w:rFonts w:eastAsia="Arial Unicode MS"/>
          <w:kern w:val="0"/>
          <w:sz w:val="24"/>
        </w:rPr>
        <w:t xml:space="preserve">Exhaust gas from the turbocharger of the main engine shall be led to the M/E exhaust gas section of the composite boiler </w:t>
      </w:r>
      <w:r>
        <w:rPr>
          <w:rFonts w:hint="eastAsia" w:eastAsia="Arial Unicode MS"/>
          <w:kern w:val="0"/>
          <w:sz w:val="24"/>
        </w:rPr>
        <w:t xml:space="preserve">, scrubber unit </w:t>
      </w:r>
      <w:r>
        <w:rPr>
          <w:rFonts w:eastAsia="Arial Unicode MS"/>
          <w:kern w:val="0"/>
          <w:sz w:val="24"/>
        </w:rPr>
        <w:t>and discharged directly to open air.</w:t>
      </w:r>
    </w:p>
    <w:p w14:paraId="03DBC679">
      <w:pPr>
        <w:kinsoku w:val="0"/>
        <w:autoSpaceDE w:val="0"/>
        <w:autoSpaceDN w:val="0"/>
        <w:adjustRightInd w:val="0"/>
        <w:spacing w:before="13" w:line="260" w:lineRule="exact"/>
        <w:rPr>
          <w:rFonts w:eastAsia="Arial Unicode MS"/>
          <w:kern w:val="0"/>
          <w:sz w:val="26"/>
          <w:szCs w:val="26"/>
        </w:rPr>
      </w:pPr>
    </w:p>
    <w:p w14:paraId="20ACE840">
      <w:pPr>
        <w:kinsoku w:val="0"/>
        <w:autoSpaceDE w:val="0"/>
        <w:autoSpaceDN w:val="0"/>
        <w:adjustRightInd w:val="0"/>
        <w:ind w:left="1017"/>
        <w:rPr>
          <w:rFonts w:eastAsia="Arial Unicode MS"/>
          <w:kern w:val="0"/>
          <w:sz w:val="24"/>
        </w:rPr>
      </w:pPr>
      <w:r>
        <w:rPr>
          <w:rFonts w:eastAsia="Arial Unicode MS"/>
          <w:kern w:val="0"/>
          <w:sz w:val="24"/>
        </w:rPr>
        <w:t>No exhaust gas by-pass line to be provided for exhaust gas section of the composite boiler.</w:t>
      </w:r>
    </w:p>
    <w:p w14:paraId="2A66FC60">
      <w:pPr>
        <w:kinsoku w:val="0"/>
        <w:autoSpaceDE w:val="0"/>
        <w:autoSpaceDN w:val="0"/>
        <w:adjustRightInd w:val="0"/>
        <w:spacing w:before="16" w:line="260" w:lineRule="exact"/>
        <w:rPr>
          <w:rFonts w:eastAsia="Arial Unicode MS"/>
          <w:kern w:val="0"/>
          <w:sz w:val="26"/>
          <w:szCs w:val="26"/>
        </w:rPr>
      </w:pPr>
    </w:p>
    <w:p w14:paraId="72931E2C">
      <w:pPr>
        <w:kinsoku w:val="0"/>
        <w:autoSpaceDE w:val="0"/>
        <w:autoSpaceDN w:val="0"/>
        <w:adjustRightInd w:val="0"/>
        <w:ind w:left="1017"/>
        <w:rPr>
          <w:rFonts w:eastAsia="Arial Unicode MS"/>
          <w:kern w:val="0"/>
          <w:sz w:val="24"/>
        </w:rPr>
      </w:pPr>
      <w:r>
        <w:rPr>
          <w:rFonts w:eastAsia="Arial Unicode MS"/>
          <w:kern w:val="0"/>
          <w:sz w:val="24"/>
        </w:rPr>
        <w:t>The oil fired section and incinerator shall be led up independently to open air.</w:t>
      </w:r>
    </w:p>
    <w:p w14:paraId="6D4ED905">
      <w:pPr>
        <w:kinsoku w:val="0"/>
        <w:autoSpaceDE w:val="0"/>
        <w:autoSpaceDN w:val="0"/>
        <w:adjustRightInd w:val="0"/>
        <w:spacing w:before="15" w:line="260" w:lineRule="exact"/>
        <w:rPr>
          <w:rFonts w:eastAsia="Arial Unicode MS"/>
          <w:kern w:val="0"/>
          <w:sz w:val="26"/>
          <w:szCs w:val="26"/>
        </w:rPr>
      </w:pPr>
    </w:p>
    <w:p w14:paraId="7C17DE56">
      <w:pPr>
        <w:kinsoku w:val="0"/>
        <w:autoSpaceDE w:val="0"/>
        <w:autoSpaceDN w:val="0"/>
        <w:adjustRightInd w:val="0"/>
        <w:ind w:left="1017"/>
        <w:rPr>
          <w:rFonts w:eastAsia="Arial Unicode MS"/>
          <w:kern w:val="0"/>
          <w:sz w:val="24"/>
        </w:rPr>
      </w:pPr>
      <w:r>
        <w:rPr>
          <w:rFonts w:eastAsia="Arial Unicode MS"/>
          <w:kern w:val="0"/>
          <w:sz w:val="24"/>
        </w:rPr>
        <w:t xml:space="preserve">Exhaust gas from G/E sets  engine shall be led up independently to </w:t>
      </w:r>
      <w:r>
        <w:rPr>
          <w:rFonts w:hint="eastAsia" w:eastAsia="Arial Unicode MS"/>
          <w:kern w:val="0"/>
          <w:sz w:val="24"/>
        </w:rPr>
        <w:t>scrubber unit</w:t>
      </w:r>
      <w:r>
        <w:rPr>
          <w:rFonts w:eastAsia="Arial Unicode MS"/>
          <w:kern w:val="0"/>
          <w:sz w:val="24"/>
        </w:rPr>
        <w:t xml:space="preserve"> through each silencer.</w:t>
      </w:r>
    </w:p>
    <w:p w14:paraId="4AA6273A">
      <w:pPr>
        <w:kinsoku w:val="0"/>
        <w:autoSpaceDE w:val="0"/>
        <w:autoSpaceDN w:val="0"/>
        <w:adjustRightInd w:val="0"/>
        <w:spacing w:before="1" w:line="280" w:lineRule="exact"/>
        <w:rPr>
          <w:rFonts w:eastAsia="Arial Unicode MS"/>
          <w:kern w:val="0"/>
          <w:sz w:val="28"/>
          <w:szCs w:val="28"/>
        </w:rPr>
      </w:pPr>
    </w:p>
    <w:p w14:paraId="0B6F1AF8">
      <w:pPr>
        <w:kinsoku w:val="0"/>
        <w:autoSpaceDE w:val="0"/>
        <w:autoSpaceDN w:val="0"/>
        <w:adjustRightInd w:val="0"/>
        <w:spacing w:line="274" w:lineRule="exact"/>
        <w:ind w:left="1017"/>
        <w:rPr>
          <w:rFonts w:eastAsia="Arial Unicode MS"/>
          <w:kern w:val="0"/>
          <w:sz w:val="24"/>
        </w:rPr>
      </w:pPr>
      <w:r>
        <w:rPr>
          <w:rFonts w:eastAsia="Arial Unicode MS"/>
          <w:kern w:val="0"/>
          <w:sz w:val="24"/>
        </w:rPr>
        <w:t>Stainless steel expansion elements for exhaust gas pipes of main and gen. engines shall be fitted immediately after turbocharger through transition connection.</w:t>
      </w:r>
    </w:p>
    <w:p w14:paraId="52A3658B">
      <w:pPr>
        <w:kinsoku w:val="0"/>
        <w:autoSpaceDE w:val="0"/>
        <w:autoSpaceDN w:val="0"/>
        <w:adjustRightInd w:val="0"/>
        <w:spacing w:before="13" w:line="260" w:lineRule="exact"/>
        <w:rPr>
          <w:rFonts w:eastAsia="Arial Unicode MS"/>
          <w:kern w:val="0"/>
          <w:sz w:val="26"/>
          <w:szCs w:val="26"/>
        </w:rPr>
      </w:pPr>
    </w:p>
    <w:p w14:paraId="4AACC711">
      <w:pPr>
        <w:kinsoku w:val="0"/>
        <w:autoSpaceDE w:val="0"/>
        <w:autoSpaceDN w:val="0"/>
        <w:adjustRightInd w:val="0"/>
        <w:ind w:left="1017"/>
        <w:rPr>
          <w:rFonts w:eastAsia="Arial Unicode MS"/>
          <w:kern w:val="0"/>
          <w:sz w:val="24"/>
        </w:rPr>
      </w:pPr>
      <w:r>
        <w:rPr>
          <w:rFonts w:eastAsia="Arial Unicode MS"/>
          <w:kern w:val="0"/>
          <w:sz w:val="24"/>
        </w:rPr>
        <w:t>Adequate supports shall be fitted so that the weight of the piping shall not rest on the turbocharger, boiler, incinerator, silencers and expansion elements, etc.</w:t>
      </w:r>
    </w:p>
    <w:p w14:paraId="7AFFDFAD">
      <w:pPr>
        <w:kinsoku w:val="0"/>
        <w:autoSpaceDE w:val="0"/>
        <w:autoSpaceDN w:val="0"/>
        <w:adjustRightInd w:val="0"/>
        <w:ind w:left="1017"/>
        <w:rPr>
          <w:rFonts w:eastAsia="Arial Unicode MS"/>
          <w:kern w:val="0"/>
          <w:sz w:val="24"/>
        </w:rPr>
      </w:pPr>
    </w:p>
    <w:p w14:paraId="650D7AB8">
      <w:pPr>
        <w:kinsoku w:val="0"/>
        <w:autoSpaceDE w:val="0"/>
        <w:autoSpaceDN w:val="0"/>
        <w:adjustRightInd w:val="0"/>
        <w:ind w:left="1017"/>
        <w:rPr>
          <w:rFonts w:eastAsia="Arial Unicode MS"/>
          <w:b/>
          <w:i/>
          <w:kern w:val="0"/>
          <w:sz w:val="24"/>
        </w:rPr>
      </w:pPr>
      <w:r>
        <w:rPr>
          <w:rFonts w:eastAsia="Arial Unicode MS"/>
          <w:b/>
          <w:i/>
          <w:kern w:val="0"/>
          <w:sz w:val="24"/>
        </w:rPr>
        <w:t>Recommend amend to Exhaust gas uptakes in the funnel to be insulated up to about at least 1,000 mm from the top plate of funnel.</w:t>
      </w:r>
    </w:p>
    <w:p w14:paraId="23E21BE5">
      <w:pPr>
        <w:kinsoku w:val="0"/>
        <w:autoSpaceDE w:val="0"/>
        <w:autoSpaceDN w:val="0"/>
        <w:adjustRightInd w:val="0"/>
        <w:spacing w:before="15" w:line="260" w:lineRule="exact"/>
        <w:rPr>
          <w:rFonts w:eastAsia="Arial Unicode MS"/>
          <w:kern w:val="0"/>
          <w:sz w:val="26"/>
          <w:szCs w:val="26"/>
        </w:rPr>
      </w:pPr>
    </w:p>
    <w:p w14:paraId="74B9328A">
      <w:pPr>
        <w:kinsoku w:val="0"/>
        <w:autoSpaceDE w:val="0"/>
        <w:autoSpaceDN w:val="0"/>
        <w:adjustRightInd w:val="0"/>
        <w:ind w:left="1017"/>
        <w:rPr>
          <w:rFonts w:eastAsia="Arial Unicode MS"/>
          <w:kern w:val="0"/>
          <w:sz w:val="24"/>
        </w:rPr>
      </w:pPr>
      <w:r>
        <w:rPr>
          <w:rFonts w:eastAsia="Arial Unicode MS"/>
          <w:kern w:val="0"/>
          <w:sz w:val="24"/>
        </w:rPr>
        <w:t>Necessary drains from the exhaust gas pipes and silencers shall be arranged with drain traps and led to bilge well.</w:t>
      </w:r>
    </w:p>
    <w:p w14:paraId="10A9F16A">
      <w:pPr>
        <w:kinsoku w:val="0"/>
        <w:autoSpaceDE w:val="0"/>
        <w:autoSpaceDN w:val="0"/>
        <w:adjustRightInd w:val="0"/>
        <w:ind w:left="1017"/>
        <w:rPr>
          <w:rFonts w:eastAsia="Arial Unicode MS"/>
          <w:kern w:val="0"/>
          <w:sz w:val="24"/>
        </w:rPr>
      </w:pPr>
    </w:p>
    <w:p w14:paraId="75845F07">
      <w:pPr>
        <w:widowControl/>
        <w:jc w:val="left"/>
        <w:rPr>
          <w:rFonts w:ascii="Arial" w:hAnsi="Arial"/>
          <w:b/>
          <w:bCs/>
          <w:caps/>
          <w:kern w:val="0"/>
          <w:sz w:val="24"/>
        </w:rPr>
      </w:pPr>
      <w:r>
        <w:br w:type="page"/>
      </w:r>
    </w:p>
    <w:p w14:paraId="29D516F4">
      <w:pPr>
        <w:pStyle w:val="4"/>
      </w:pPr>
      <w:bookmarkStart w:id="467" w:name="_Toc50572661"/>
      <w:r>
        <w:rPr>
          <w:rFonts w:hint="eastAsia"/>
        </w:rPr>
        <w:t>6.</w:t>
      </w:r>
      <w:r>
        <w:t>11</w:t>
      </w:r>
      <w:r>
        <w:rPr>
          <w:rFonts w:hint="eastAsia"/>
        </w:rPr>
        <w:t>.</w:t>
      </w:r>
      <w:r>
        <w:t>10</w:t>
      </w:r>
      <w:r>
        <w:tab/>
      </w:r>
      <w:r>
        <w:t>INSTRUMENTATION</w:t>
      </w:r>
      <w:bookmarkEnd w:id="467"/>
    </w:p>
    <w:p w14:paraId="79AE2F70">
      <w:pPr>
        <w:kinsoku w:val="0"/>
        <w:autoSpaceDE w:val="0"/>
        <w:autoSpaceDN w:val="0"/>
        <w:adjustRightInd w:val="0"/>
        <w:spacing w:line="274" w:lineRule="exact"/>
        <w:ind w:left="1017"/>
        <w:rPr>
          <w:kern w:val="0"/>
          <w:sz w:val="24"/>
        </w:rPr>
      </w:pPr>
      <w:r>
        <w:rPr>
          <w:kern w:val="0"/>
          <w:sz w:val="24"/>
        </w:rPr>
        <w:t>Following instrument shall be provided for each machinery or on the piping side, and exclusive of the instruments used for automatic control in ECR.</w:t>
      </w:r>
    </w:p>
    <w:p w14:paraId="109555C8">
      <w:pPr>
        <w:kinsoku w:val="0"/>
        <w:autoSpaceDE w:val="0"/>
        <w:autoSpaceDN w:val="0"/>
        <w:adjustRightInd w:val="0"/>
        <w:spacing w:before="13" w:line="260" w:lineRule="exact"/>
        <w:rPr>
          <w:kern w:val="0"/>
          <w:sz w:val="26"/>
          <w:szCs w:val="26"/>
        </w:rPr>
      </w:pPr>
    </w:p>
    <w:p w14:paraId="7702F8AB">
      <w:pPr>
        <w:pStyle w:val="5"/>
        <w:spacing w:after="240"/>
        <w:ind w:left="42"/>
      </w:pPr>
      <w:r>
        <w:rPr>
          <w:rFonts w:hint="eastAsia"/>
        </w:rPr>
        <w:t>6.</w:t>
      </w:r>
      <w:r>
        <w:t>11</w:t>
      </w:r>
      <w:r>
        <w:rPr>
          <w:rFonts w:hint="eastAsia"/>
        </w:rPr>
        <w:t>.</w:t>
      </w:r>
      <w:r>
        <w:t>10.1</w:t>
      </w:r>
      <w:r>
        <w:tab/>
      </w:r>
      <w:r>
        <w:t>Pressure, Compound and Vacuum Gauges</w:t>
      </w:r>
    </w:p>
    <w:p w14:paraId="28549FB9">
      <w:pPr>
        <w:kinsoku w:val="0"/>
        <w:autoSpaceDE w:val="0"/>
        <w:autoSpaceDN w:val="0"/>
        <w:adjustRightInd w:val="0"/>
        <w:ind w:left="1017"/>
        <w:rPr>
          <w:kern w:val="0"/>
          <w:sz w:val="24"/>
        </w:rPr>
      </w:pPr>
      <w:r>
        <w:rPr>
          <w:kern w:val="0"/>
          <w:sz w:val="24"/>
        </w:rPr>
        <w:t>Pressure, compound and vacuum gauges shall be manufactured in accordance with the Chinese Industrial Standard or equivalent for marine use.</w:t>
      </w:r>
    </w:p>
    <w:p w14:paraId="252D534E">
      <w:pPr>
        <w:kinsoku w:val="0"/>
        <w:autoSpaceDE w:val="0"/>
        <w:autoSpaceDN w:val="0"/>
        <w:adjustRightInd w:val="0"/>
        <w:spacing w:before="15" w:line="260" w:lineRule="exact"/>
        <w:rPr>
          <w:kern w:val="0"/>
          <w:sz w:val="26"/>
          <w:szCs w:val="26"/>
        </w:rPr>
      </w:pPr>
    </w:p>
    <w:p w14:paraId="384F38F5">
      <w:pPr>
        <w:kinsoku w:val="0"/>
        <w:autoSpaceDE w:val="0"/>
        <w:autoSpaceDN w:val="0"/>
        <w:adjustRightInd w:val="0"/>
        <w:ind w:left="1017"/>
        <w:rPr>
          <w:kern w:val="0"/>
          <w:sz w:val="24"/>
        </w:rPr>
      </w:pPr>
      <w:r>
        <w:rPr>
          <w:kern w:val="0"/>
          <w:sz w:val="24"/>
        </w:rPr>
        <w:t>All gauge to have black figures, white faces, letter in English and units in metric or SI system (Red figures for vacuum), and working range shall be clearly marked for each gauge. Following gauges shall be furnished.</w:t>
      </w:r>
    </w:p>
    <w:p w14:paraId="7B66EA16">
      <w:pPr>
        <w:kinsoku w:val="0"/>
        <w:autoSpaceDE w:val="0"/>
        <w:autoSpaceDN w:val="0"/>
        <w:adjustRightInd w:val="0"/>
        <w:spacing w:before="7" w:line="280" w:lineRule="exact"/>
        <w:rPr>
          <w:kern w:val="0"/>
          <w:sz w:val="28"/>
          <w:szCs w:val="28"/>
        </w:rPr>
      </w:pPr>
    </w:p>
    <w:tbl>
      <w:tblPr>
        <w:tblStyle w:val="40"/>
        <w:tblW w:w="0" w:type="auto"/>
        <w:tblInd w:w="297" w:type="dxa"/>
        <w:tblLayout w:type="fixed"/>
        <w:tblCellMar>
          <w:top w:w="0" w:type="dxa"/>
          <w:left w:w="0" w:type="dxa"/>
          <w:bottom w:w="0" w:type="dxa"/>
          <w:right w:w="0" w:type="dxa"/>
        </w:tblCellMar>
      </w:tblPr>
      <w:tblGrid>
        <w:gridCol w:w="1440"/>
        <w:gridCol w:w="3870"/>
        <w:gridCol w:w="1080"/>
        <w:gridCol w:w="1840"/>
        <w:gridCol w:w="1400"/>
      </w:tblGrid>
      <w:tr w14:paraId="22725635">
        <w:tblPrEx>
          <w:tblCellMar>
            <w:top w:w="0" w:type="dxa"/>
            <w:left w:w="0" w:type="dxa"/>
            <w:bottom w:w="0" w:type="dxa"/>
            <w:right w:w="0" w:type="dxa"/>
          </w:tblCellMar>
        </w:tblPrEx>
        <w:trPr>
          <w:trHeight w:val="624" w:hRule="exact"/>
        </w:trPr>
        <w:tc>
          <w:tcPr>
            <w:tcW w:w="1440" w:type="dxa"/>
            <w:tcBorders>
              <w:top w:val="single" w:color="000000" w:sz="6" w:space="0"/>
              <w:left w:val="single" w:color="000000" w:sz="4" w:space="0"/>
              <w:bottom w:val="single" w:color="000000" w:sz="6" w:space="0"/>
              <w:right w:val="single" w:color="000000" w:sz="4" w:space="0"/>
            </w:tcBorders>
          </w:tcPr>
          <w:p w14:paraId="05391615">
            <w:pPr>
              <w:kinsoku w:val="0"/>
              <w:autoSpaceDE w:val="0"/>
              <w:autoSpaceDN w:val="0"/>
              <w:adjustRightInd w:val="0"/>
              <w:spacing w:line="280" w:lineRule="exact"/>
              <w:rPr>
                <w:kern w:val="0"/>
                <w:sz w:val="24"/>
              </w:rPr>
            </w:pPr>
          </w:p>
        </w:tc>
        <w:tc>
          <w:tcPr>
            <w:tcW w:w="3870" w:type="dxa"/>
            <w:tcBorders>
              <w:top w:val="single" w:color="000000" w:sz="6" w:space="0"/>
              <w:left w:val="single" w:color="000000" w:sz="4" w:space="0"/>
              <w:bottom w:val="single" w:color="000000" w:sz="6" w:space="0"/>
              <w:right w:val="single" w:color="000000" w:sz="4" w:space="0"/>
            </w:tcBorders>
          </w:tcPr>
          <w:p w14:paraId="27FDCFD3">
            <w:pPr>
              <w:kinsoku w:val="0"/>
              <w:autoSpaceDE w:val="0"/>
              <w:autoSpaceDN w:val="0"/>
              <w:adjustRightInd w:val="0"/>
              <w:spacing w:line="280" w:lineRule="exact"/>
              <w:ind w:left="101"/>
              <w:rPr>
                <w:kern w:val="0"/>
                <w:sz w:val="24"/>
              </w:rPr>
            </w:pPr>
            <w:r>
              <w:rPr>
                <w:kern w:val="0"/>
                <w:sz w:val="24"/>
              </w:rPr>
              <w:t>Place of installation</w:t>
            </w:r>
          </w:p>
        </w:tc>
        <w:tc>
          <w:tcPr>
            <w:tcW w:w="1080" w:type="dxa"/>
            <w:tcBorders>
              <w:top w:val="single" w:color="000000" w:sz="6" w:space="0"/>
              <w:left w:val="single" w:color="000000" w:sz="4" w:space="0"/>
              <w:bottom w:val="single" w:color="000000" w:sz="6" w:space="0"/>
              <w:right w:val="single" w:color="000000" w:sz="4" w:space="0"/>
            </w:tcBorders>
          </w:tcPr>
          <w:p w14:paraId="6C34BDCF">
            <w:pPr>
              <w:kinsoku w:val="0"/>
              <w:autoSpaceDE w:val="0"/>
              <w:autoSpaceDN w:val="0"/>
              <w:adjustRightInd w:val="0"/>
              <w:spacing w:line="280" w:lineRule="exact"/>
              <w:ind w:left="458" w:hanging="203"/>
              <w:jc w:val="left"/>
              <w:rPr>
                <w:kern w:val="0"/>
                <w:sz w:val="24"/>
              </w:rPr>
            </w:pPr>
            <w:r>
              <w:rPr>
                <w:kern w:val="0"/>
                <w:sz w:val="24"/>
              </w:rPr>
              <w:t>No. of set</w:t>
            </w:r>
          </w:p>
        </w:tc>
        <w:tc>
          <w:tcPr>
            <w:tcW w:w="1840" w:type="dxa"/>
            <w:tcBorders>
              <w:top w:val="single" w:color="000000" w:sz="6" w:space="0"/>
              <w:left w:val="single" w:color="000000" w:sz="4" w:space="0"/>
              <w:bottom w:val="single" w:color="000000" w:sz="6" w:space="0"/>
              <w:right w:val="single" w:color="000000" w:sz="4" w:space="0"/>
            </w:tcBorders>
          </w:tcPr>
          <w:p w14:paraId="656281A3">
            <w:pPr>
              <w:kinsoku w:val="0"/>
              <w:autoSpaceDE w:val="0"/>
              <w:autoSpaceDN w:val="0"/>
              <w:adjustRightInd w:val="0"/>
              <w:spacing w:line="280" w:lineRule="exact"/>
              <w:ind w:left="127" w:firstLine="7"/>
              <w:jc w:val="left"/>
              <w:rPr>
                <w:kern w:val="0"/>
                <w:sz w:val="24"/>
              </w:rPr>
            </w:pPr>
            <w:r>
              <w:rPr>
                <w:kern w:val="0"/>
                <w:sz w:val="24"/>
              </w:rPr>
              <w:t>Diameter of gauge (mm)</w:t>
            </w:r>
          </w:p>
        </w:tc>
        <w:tc>
          <w:tcPr>
            <w:tcW w:w="1400" w:type="dxa"/>
            <w:tcBorders>
              <w:top w:val="single" w:color="000000" w:sz="6" w:space="0"/>
              <w:left w:val="single" w:color="000000" w:sz="4" w:space="0"/>
              <w:bottom w:val="single" w:color="000000" w:sz="6" w:space="0"/>
              <w:right w:val="single" w:color="000000" w:sz="4" w:space="0"/>
            </w:tcBorders>
          </w:tcPr>
          <w:p w14:paraId="19AF4C96">
            <w:pPr>
              <w:kinsoku w:val="0"/>
              <w:autoSpaceDE w:val="0"/>
              <w:autoSpaceDN w:val="0"/>
              <w:adjustRightInd w:val="0"/>
              <w:spacing w:line="280" w:lineRule="exact"/>
              <w:ind w:left="293"/>
              <w:rPr>
                <w:kern w:val="0"/>
                <w:sz w:val="24"/>
              </w:rPr>
            </w:pPr>
            <w:r>
              <w:rPr>
                <w:kern w:val="0"/>
                <w:sz w:val="24"/>
              </w:rPr>
              <w:t>Remark</w:t>
            </w:r>
          </w:p>
        </w:tc>
      </w:tr>
      <w:tr w14:paraId="683C7ABB">
        <w:tblPrEx>
          <w:tblCellMar>
            <w:top w:w="0" w:type="dxa"/>
            <w:left w:w="0" w:type="dxa"/>
            <w:bottom w:w="0" w:type="dxa"/>
            <w:right w:w="0" w:type="dxa"/>
          </w:tblCellMar>
        </w:tblPrEx>
        <w:trPr>
          <w:cantSplit/>
          <w:trHeight w:val="371" w:hRule="exact"/>
        </w:trPr>
        <w:tc>
          <w:tcPr>
            <w:tcW w:w="1440" w:type="dxa"/>
            <w:vMerge w:val="restart"/>
            <w:tcBorders>
              <w:top w:val="single" w:color="000000" w:sz="6" w:space="0"/>
              <w:left w:val="single" w:color="000000" w:sz="4" w:space="0"/>
              <w:bottom w:val="single" w:color="000000" w:sz="6" w:space="0"/>
              <w:right w:val="single" w:color="000000" w:sz="4" w:space="0"/>
            </w:tcBorders>
          </w:tcPr>
          <w:p w14:paraId="6DEE4159">
            <w:pPr>
              <w:kinsoku w:val="0"/>
              <w:autoSpaceDE w:val="0"/>
              <w:autoSpaceDN w:val="0"/>
              <w:adjustRightInd w:val="0"/>
              <w:spacing w:before="45"/>
              <w:ind w:left="428"/>
              <w:rPr>
                <w:kern w:val="0"/>
                <w:sz w:val="24"/>
              </w:rPr>
            </w:pPr>
            <w:r>
              <w:rPr>
                <w:kern w:val="0"/>
                <w:sz w:val="24"/>
              </w:rPr>
              <w:t>Water</w:t>
            </w:r>
          </w:p>
        </w:tc>
        <w:tc>
          <w:tcPr>
            <w:tcW w:w="3870" w:type="dxa"/>
            <w:tcBorders>
              <w:top w:val="single" w:color="000000" w:sz="6" w:space="0"/>
              <w:left w:val="single" w:color="000000" w:sz="4" w:space="0"/>
              <w:bottom w:val="single" w:color="000000" w:sz="6" w:space="0"/>
              <w:right w:val="single" w:color="000000" w:sz="4" w:space="0"/>
            </w:tcBorders>
          </w:tcPr>
          <w:p w14:paraId="5B3719F5">
            <w:pPr>
              <w:kinsoku w:val="0"/>
              <w:autoSpaceDE w:val="0"/>
              <w:autoSpaceDN w:val="0"/>
              <w:adjustRightInd w:val="0"/>
              <w:spacing w:before="45"/>
              <w:ind w:left="100"/>
              <w:rPr>
                <w:kern w:val="0"/>
                <w:sz w:val="24"/>
              </w:rPr>
            </w:pPr>
            <w:r>
              <w:rPr>
                <w:kern w:val="0"/>
                <w:sz w:val="24"/>
              </w:rPr>
              <w:t>Centrifugal pumps suction &amp; delivery</w:t>
            </w:r>
          </w:p>
        </w:tc>
        <w:tc>
          <w:tcPr>
            <w:tcW w:w="1080" w:type="dxa"/>
            <w:tcBorders>
              <w:top w:val="single" w:color="000000" w:sz="6" w:space="0"/>
              <w:left w:val="single" w:color="000000" w:sz="4" w:space="0"/>
              <w:bottom w:val="single" w:color="000000" w:sz="6" w:space="0"/>
              <w:right w:val="single" w:color="000000" w:sz="4" w:space="0"/>
            </w:tcBorders>
          </w:tcPr>
          <w:p w14:paraId="0D9FA728">
            <w:pPr>
              <w:kinsoku w:val="0"/>
              <w:autoSpaceDE w:val="0"/>
              <w:autoSpaceDN w:val="0"/>
              <w:adjustRightInd w:val="0"/>
              <w:spacing w:before="45"/>
              <w:ind w:left="223"/>
              <w:rPr>
                <w:kern w:val="0"/>
                <w:sz w:val="24"/>
              </w:rPr>
            </w:pPr>
            <w:r>
              <w:rPr>
                <w:kern w:val="0"/>
                <w:sz w:val="24"/>
              </w:rPr>
              <w:t>1 each</w:t>
            </w:r>
          </w:p>
        </w:tc>
        <w:tc>
          <w:tcPr>
            <w:tcW w:w="1840" w:type="dxa"/>
            <w:vMerge w:val="restart"/>
            <w:tcBorders>
              <w:top w:val="single" w:color="000000" w:sz="6" w:space="0"/>
              <w:left w:val="single" w:color="000000" w:sz="4" w:space="0"/>
              <w:bottom w:val="single" w:color="000000" w:sz="6" w:space="0"/>
              <w:right w:val="single" w:color="000000" w:sz="4" w:space="0"/>
            </w:tcBorders>
          </w:tcPr>
          <w:p w14:paraId="6E037304">
            <w:pPr>
              <w:kinsoku w:val="0"/>
              <w:autoSpaceDE w:val="0"/>
              <w:autoSpaceDN w:val="0"/>
              <w:adjustRightInd w:val="0"/>
              <w:spacing w:before="45"/>
              <w:ind w:left="727"/>
              <w:rPr>
                <w:kern w:val="0"/>
                <w:sz w:val="24"/>
              </w:rPr>
            </w:pPr>
            <w:r>
              <w:rPr>
                <w:kern w:val="0"/>
                <w:sz w:val="24"/>
              </w:rPr>
              <w:t>100</w:t>
            </w:r>
          </w:p>
        </w:tc>
        <w:tc>
          <w:tcPr>
            <w:tcW w:w="1400" w:type="dxa"/>
            <w:tcBorders>
              <w:top w:val="single" w:color="000000" w:sz="6" w:space="0"/>
              <w:left w:val="single" w:color="000000" w:sz="4" w:space="0"/>
              <w:bottom w:val="single" w:color="000000" w:sz="6" w:space="0"/>
              <w:right w:val="single" w:color="000000" w:sz="4" w:space="0"/>
            </w:tcBorders>
          </w:tcPr>
          <w:p w14:paraId="0C17B3A3">
            <w:pPr>
              <w:kinsoku w:val="0"/>
              <w:autoSpaceDE w:val="0"/>
              <w:autoSpaceDN w:val="0"/>
              <w:adjustRightInd w:val="0"/>
              <w:rPr>
                <w:kern w:val="0"/>
                <w:sz w:val="24"/>
              </w:rPr>
            </w:pPr>
          </w:p>
        </w:tc>
      </w:tr>
      <w:tr w14:paraId="37F89798">
        <w:tblPrEx>
          <w:tblCellMar>
            <w:top w:w="0" w:type="dxa"/>
            <w:left w:w="0" w:type="dxa"/>
            <w:bottom w:w="0" w:type="dxa"/>
            <w:right w:w="0" w:type="dxa"/>
          </w:tblCellMar>
        </w:tblPrEx>
        <w:trPr>
          <w:cantSplit/>
          <w:trHeight w:val="647" w:hRule="exact"/>
        </w:trPr>
        <w:tc>
          <w:tcPr>
            <w:tcW w:w="1440" w:type="dxa"/>
            <w:vMerge w:val="continue"/>
            <w:tcBorders>
              <w:top w:val="single" w:color="000000" w:sz="6" w:space="0"/>
              <w:left w:val="single" w:color="000000" w:sz="4" w:space="0"/>
              <w:bottom w:val="single" w:color="000000" w:sz="6" w:space="0"/>
              <w:right w:val="single" w:color="000000" w:sz="4" w:space="0"/>
            </w:tcBorders>
          </w:tcPr>
          <w:p w14:paraId="5A02E6B4">
            <w:pPr>
              <w:kinsoku w:val="0"/>
              <w:autoSpaceDE w:val="0"/>
              <w:autoSpaceDN w:val="0"/>
              <w:adjustRightInd w:val="0"/>
              <w:rPr>
                <w:kern w:val="0"/>
                <w:sz w:val="24"/>
              </w:rPr>
            </w:pPr>
          </w:p>
        </w:tc>
        <w:tc>
          <w:tcPr>
            <w:tcW w:w="3870" w:type="dxa"/>
            <w:tcBorders>
              <w:top w:val="single" w:color="000000" w:sz="6" w:space="0"/>
              <w:left w:val="single" w:color="000000" w:sz="4" w:space="0"/>
              <w:bottom w:val="single" w:color="000000" w:sz="6" w:space="0"/>
              <w:right w:val="single" w:color="000000" w:sz="4" w:space="0"/>
            </w:tcBorders>
          </w:tcPr>
          <w:p w14:paraId="46E69D97">
            <w:pPr>
              <w:tabs>
                <w:tab w:val="left" w:pos="1700"/>
                <w:tab w:val="left" w:pos="2600"/>
                <w:tab w:val="left" w:pos="3560"/>
              </w:tabs>
              <w:kinsoku w:val="0"/>
              <w:autoSpaceDE w:val="0"/>
              <w:autoSpaceDN w:val="0"/>
              <w:adjustRightInd w:val="0"/>
              <w:spacing w:before="45"/>
              <w:ind w:left="101"/>
              <w:jc w:val="left"/>
              <w:rPr>
                <w:kern w:val="0"/>
                <w:sz w:val="24"/>
              </w:rPr>
            </w:pPr>
            <w:r>
              <w:rPr>
                <w:kern w:val="0"/>
                <w:sz w:val="24"/>
              </w:rPr>
              <w:t>Reciprocating pumps suction &amp; delivery</w:t>
            </w:r>
          </w:p>
        </w:tc>
        <w:tc>
          <w:tcPr>
            <w:tcW w:w="1080" w:type="dxa"/>
            <w:tcBorders>
              <w:top w:val="single" w:color="000000" w:sz="6" w:space="0"/>
              <w:left w:val="single" w:color="000000" w:sz="4" w:space="0"/>
              <w:bottom w:val="single" w:color="000000" w:sz="6" w:space="0"/>
              <w:right w:val="single" w:color="000000" w:sz="4" w:space="0"/>
            </w:tcBorders>
          </w:tcPr>
          <w:p w14:paraId="10FBC997">
            <w:pPr>
              <w:kinsoku w:val="0"/>
              <w:autoSpaceDE w:val="0"/>
              <w:autoSpaceDN w:val="0"/>
              <w:adjustRightInd w:val="0"/>
              <w:spacing w:before="45"/>
              <w:ind w:left="222"/>
              <w:rPr>
                <w:kern w:val="0"/>
                <w:sz w:val="24"/>
              </w:rPr>
            </w:pPr>
            <w:r>
              <w:rPr>
                <w:kern w:val="0"/>
                <w:sz w:val="24"/>
              </w:rPr>
              <w:t>1 each</w:t>
            </w:r>
          </w:p>
        </w:tc>
        <w:tc>
          <w:tcPr>
            <w:tcW w:w="1840" w:type="dxa"/>
            <w:vMerge w:val="continue"/>
            <w:tcBorders>
              <w:top w:val="single" w:color="000000" w:sz="6" w:space="0"/>
              <w:left w:val="single" w:color="000000" w:sz="4" w:space="0"/>
              <w:bottom w:val="single" w:color="000000" w:sz="6" w:space="0"/>
              <w:right w:val="single" w:color="000000" w:sz="4" w:space="0"/>
            </w:tcBorders>
          </w:tcPr>
          <w:p w14:paraId="0D7E29DA">
            <w:pPr>
              <w:kinsoku w:val="0"/>
              <w:autoSpaceDE w:val="0"/>
              <w:autoSpaceDN w:val="0"/>
              <w:adjustRightInd w:val="0"/>
              <w:spacing w:before="45"/>
              <w:ind w:left="222"/>
              <w:rPr>
                <w:kern w:val="0"/>
                <w:sz w:val="24"/>
              </w:rPr>
            </w:pPr>
          </w:p>
        </w:tc>
        <w:tc>
          <w:tcPr>
            <w:tcW w:w="1400" w:type="dxa"/>
            <w:tcBorders>
              <w:top w:val="single" w:color="000000" w:sz="6" w:space="0"/>
              <w:left w:val="single" w:color="000000" w:sz="4" w:space="0"/>
              <w:bottom w:val="single" w:color="000000" w:sz="6" w:space="0"/>
              <w:right w:val="single" w:color="000000" w:sz="4" w:space="0"/>
            </w:tcBorders>
          </w:tcPr>
          <w:p w14:paraId="518A7183">
            <w:pPr>
              <w:kinsoku w:val="0"/>
              <w:autoSpaceDE w:val="0"/>
              <w:autoSpaceDN w:val="0"/>
              <w:adjustRightInd w:val="0"/>
              <w:rPr>
                <w:kern w:val="0"/>
                <w:sz w:val="24"/>
              </w:rPr>
            </w:pPr>
          </w:p>
        </w:tc>
      </w:tr>
      <w:tr w14:paraId="6D380354">
        <w:tblPrEx>
          <w:tblCellMar>
            <w:top w:w="0" w:type="dxa"/>
            <w:left w:w="0" w:type="dxa"/>
            <w:bottom w:w="0" w:type="dxa"/>
            <w:right w:w="0" w:type="dxa"/>
          </w:tblCellMar>
        </w:tblPrEx>
        <w:trPr>
          <w:cantSplit/>
          <w:trHeight w:val="371" w:hRule="exact"/>
        </w:trPr>
        <w:tc>
          <w:tcPr>
            <w:tcW w:w="1440" w:type="dxa"/>
            <w:vMerge w:val="restart"/>
            <w:tcBorders>
              <w:top w:val="single" w:color="000000" w:sz="6" w:space="0"/>
              <w:left w:val="single" w:color="000000" w:sz="4" w:space="0"/>
              <w:bottom w:val="single" w:color="000000" w:sz="6" w:space="0"/>
              <w:right w:val="single" w:color="000000" w:sz="4" w:space="0"/>
            </w:tcBorders>
          </w:tcPr>
          <w:p w14:paraId="1BDB9B2D">
            <w:pPr>
              <w:kinsoku w:val="0"/>
              <w:autoSpaceDE w:val="0"/>
              <w:autoSpaceDN w:val="0"/>
              <w:adjustRightInd w:val="0"/>
              <w:spacing w:before="45"/>
              <w:ind w:left="555"/>
              <w:rPr>
                <w:kern w:val="0"/>
                <w:sz w:val="24"/>
              </w:rPr>
            </w:pPr>
            <w:r>
              <w:rPr>
                <w:kern w:val="0"/>
                <w:sz w:val="24"/>
              </w:rPr>
              <w:t>Oil</w:t>
            </w:r>
          </w:p>
        </w:tc>
        <w:tc>
          <w:tcPr>
            <w:tcW w:w="3870" w:type="dxa"/>
            <w:tcBorders>
              <w:top w:val="single" w:color="000000" w:sz="6" w:space="0"/>
              <w:left w:val="single" w:color="000000" w:sz="4" w:space="0"/>
              <w:bottom w:val="single" w:color="000000" w:sz="6" w:space="0"/>
              <w:right w:val="single" w:color="000000" w:sz="4" w:space="0"/>
            </w:tcBorders>
          </w:tcPr>
          <w:p w14:paraId="0EC203FB">
            <w:pPr>
              <w:kinsoku w:val="0"/>
              <w:autoSpaceDE w:val="0"/>
              <w:autoSpaceDN w:val="0"/>
              <w:adjustRightInd w:val="0"/>
              <w:spacing w:before="45"/>
              <w:ind w:left="101"/>
              <w:rPr>
                <w:kern w:val="0"/>
                <w:sz w:val="24"/>
              </w:rPr>
            </w:pPr>
            <w:r>
              <w:rPr>
                <w:kern w:val="0"/>
                <w:sz w:val="24"/>
              </w:rPr>
              <w:t>Rotary pumps suction &amp; delivery</w:t>
            </w:r>
          </w:p>
        </w:tc>
        <w:tc>
          <w:tcPr>
            <w:tcW w:w="1080" w:type="dxa"/>
            <w:tcBorders>
              <w:top w:val="single" w:color="000000" w:sz="6" w:space="0"/>
              <w:left w:val="single" w:color="000000" w:sz="4" w:space="0"/>
              <w:bottom w:val="single" w:color="000000" w:sz="6" w:space="0"/>
              <w:right w:val="single" w:color="000000" w:sz="4" w:space="0"/>
            </w:tcBorders>
          </w:tcPr>
          <w:p w14:paraId="0507C3AC">
            <w:pPr>
              <w:kinsoku w:val="0"/>
              <w:autoSpaceDE w:val="0"/>
              <w:autoSpaceDN w:val="0"/>
              <w:adjustRightInd w:val="0"/>
              <w:spacing w:before="45"/>
              <w:ind w:left="222"/>
              <w:rPr>
                <w:kern w:val="0"/>
                <w:sz w:val="24"/>
              </w:rPr>
            </w:pPr>
            <w:r>
              <w:rPr>
                <w:kern w:val="0"/>
                <w:sz w:val="24"/>
              </w:rPr>
              <w:t>1 each</w:t>
            </w:r>
          </w:p>
        </w:tc>
        <w:tc>
          <w:tcPr>
            <w:tcW w:w="1840" w:type="dxa"/>
            <w:vMerge w:val="continue"/>
            <w:tcBorders>
              <w:top w:val="single" w:color="000000" w:sz="6" w:space="0"/>
              <w:left w:val="single" w:color="000000" w:sz="4" w:space="0"/>
              <w:bottom w:val="single" w:color="000000" w:sz="6" w:space="0"/>
              <w:right w:val="single" w:color="000000" w:sz="4" w:space="0"/>
            </w:tcBorders>
          </w:tcPr>
          <w:p w14:paraId="631EE0F3">
            <w:pPr>
              <w:kinsoku w:val="0"/>
              <w:autoSpaceDE w:val="0"/>
              <w:autoSpaceDN w:val="0"/>
              <w:adjustRightInd w:val="0"/>
              <w:spacing w:before="45"/>
              <w:ind w:left="222"/>
              <w:rPr>
                <w:kern w:val="0"/>
                <w:sz w:val="24"/>
              </w:rPr>
            </w:pPr>
          </w:p>
        </w:tc>
        <w:tc>
          <w:tcPr>
            <w:tcW w:w="1400" w:type="dxa"/>
            <w:tcBorders>
              <w:top w:val="single" w:color="000000" w:sz="6" w:space="0"/>
              <w:left w:val="single" w:color="000000" w:sz="4" w:space="0"/>
              <w:bottom w:val="single" w:color="000000" w:sz="6" w:space="0"/>
              <w:right w:val="single" w:color="000000" w:sz="4" w:space="0"/>
            </w:tcBorders>
          </w:tcPr>
          <w:p w14:paraId="2E96AD63">
            <w:pPr>
              <w:kinsoku w:val="0"/>
              <w:autoSpaceDE w:val="0"/>
              <w:autoSpaceDN w:val="0"/>
              <w:adjustRightInd w:val="0"/>
              <w:rPr>
                <w:kern w:val="0"/>
                <w:sz w:val="24"/>
              </w:rPr>
            </w:pPr>
          </w:p>
        </w:tc>
      </w:tr>
      <w:tr w14:paraId="5E303F36">
        <w:tblPrEx>
          <w:tblCellMar>
            <w:top w:w="0" w:type="dxa"/>
            <w:left w:w="0" w:type="dxa"/>
            <w:bottom w:w="0" w:type="dxa"/>
            <w:right w:w="0" w:type="dxa"/>
          </w:tblCellMar>
        </w:tblPrEx>
        <w:trPr>
          <w:cantSplit/>
          <w:trHeight w:val="371" w:hRule="exact"/>
        </w:trPr>
        <w:tc>
          <w:tcPr>
            <w:tcW w:w="1440" w:type="dxa"/>
            <w:vMerge w:val="continue"/>
            <w:tcBorders>
              <w:top w:val="single" w:color="000000" w:sz="6" w:space="0"/>
              <w:left w:val="single" w:color="000000" w:sz="4" w:space="0"/>
              <w:bottom w:val="single" w:color="000000" w:sz="6" w:space="0"/>
              <w:right w:val="single" w:color="000000" w:sz="4" w:space="0"/>
            </w:tcBorders>
          </w:tcPr>
          <w:p w14:paraId="354AB92B">
            <w:pPr>
              <w:kinsoku w:val="0"/>
              <w:autoSpaceDE w:val="0"/>
              <w:autoSpaceDN w:val="0"/>
              <w:adjustRightInd w:val="0"/>
              <w:rPr>
                <w:kern w:val="0"/>
                <w:sz w:val="24"/>
              </w:rPr>
            </w:pPr>
          </w:p>
        </w:tc>
        <w:tc>
          <w:tcPr>
            <w:tcW w:w="3870" w:type="dxa"/>
            <w:tcBorders>
              <w:top w:val="single" w:color="000000" w:sz="6" w:space="0"/>
              <w:left w:val="single" w:color="000000" w:sz="4" w:space="0"/>
              <w:bottom w:val="single" w:color="000000" w:sz="6" w:space="0"/>
              <w:right w:val="single" w:color="000000" w:sz="4" w:space="0"/>
            </w:tcBorders>
          </w:tcPr>
          <w:p w14:paraId="24F70685">
            <w:pPr>
              <w:kinsoku w:val="0"/>
              <w:autoSpaceDE w:val="0"/>
              <w:autoSpaceDN w:val="0"/>
              <w:adjustRightInd w:val="0"/>
              <w:spacing w:before="45"/>
              <w:ind w:left="101"/>
              <w:rPr>
                <w:kern w:val="0"/>
                <w:sz w:val="24"/>
              </w:rPr>
            </w:pPr>
            <w:r>
              <w:rPr>
                <w:kern w:val="0"/>
                <w:sz w:val="24"/>
              </w:rPr>
              <w:t>Oil strainer inlet &amp; outlet</w:t>
            </w:r>
          </w:p>
        </w:tc>
        <w:tc>
          <w:tcPr>
            <w:tcW w:w="1080" w:type="dxa"/>
            <w:tcBorders>
              <w:top w:val="single" w:color="000000" w:sz="6" w:space="0"/>
              <w:left w:val="single" w:color="000000" w:sz="4" w:space="0"/>
              <w:bottom w:val="single" w:color="000000" w:sz="6" w:space="0"/>
              <w:right w:val="single" w:color="000000" w:sz="4" w:space="0"/>
            </w:tcBorders>
          </w:tcPr>
          <w:p w14:paraId="5BE9514D">
            <w:pPr>
              <w:kinsoku w:val="0"/>
              <w:autoSpaceDE w:val="0"/>
              <w:autoSpaceDN w:val="0"/>
              <w:adjustRightInd w:val="0"/>
              <w:spacing w:before="45"/>
              <w:ind w:left="223"/>
              <w:rPr>
                <w:kern w:val="0"/>
                <w:sz w:val="24"/>
              </w:rPr>
            </w:pPr>
            <w:r>
              <w:rPr>
                <w:kern w:val="0"/>
                <w:sz w:val="24"/>
              </w:rPr>
              <w:t>1 each</w:t>
            </w:r>
          </w:p>
        </w:tc>
        <w:tc>
          <w:tcPr>
            <w:tcW w:w="1840" w:type="dxa"/>
            <w:vMerge w:val="continue"/>
            <w:tcBorders>
              <w:top w:val="single" w:color="000000" w:sz="6" w:space="0"/>
              <w:left w:val="single" w:color="000000" w:sz="4" w:space="0"/>
              <w:bottom w:val="single" w:color="000000" w:sz="6" w:space="0"/>
              <w:right w:val="single" w:color="000000" w:sz="4" w:space="0"/>
            </w:tcBorders>
          </w:tcPr>
          <w:p w14:paraId="2567825F">
            <w:pPr>
              <w:kinsoku w:val="0"/>
              <w:autoSpaceDE w:val="0"/>
              <w:autoSpaceDN w:val="0"/>
              <w:adjustRightInd w:val="0"/>
              <w:spacing w:before="45"/>
              <w:ind w:left="223"/>
              <w:rPr>
                <w:kern w:val="0"/>
                <w:sz w:val="24"/>
              </w:rPr>
            </w:pPr>
          </w:p>
        </w:tc>
        <w:tc>
          <w:tcPr>
            <w:tcW w:w="1400" w:type="dxa"/>
            <w:tcBorders>
              <w:top w:val="single" w:color="000000" w:sz="6" w:space="0"/>
              <w:left w:val="single" w:color="000000" w:sz="4" w:space="0"/>
              <w:bottom w:val="single" w:color="000000" w:sz="6" w:space="0"/>
              <w:right w:val="single" w:color="000000" w:sz="4" w:space="0"/>
            </w:tcBorders>
          </w:tcPr>
          <w:p w14:paraId="1E6DDC3B">
            <w:pPr>
              <w:kinsoku w:val="0"/>
              <w:autoSpaceDE w:val="0"/>
              <w:autoSpaceDN w:val="0"/>
              <w:adjustRightInd w:val="0"/>
              <w:rPr>
                <w:kern w:val="0"/>
                <w:sz w:val="24"/>
              </w:rPr>
            </w:pPr>
          </w:p>
        </w:tc>
      </w:tr>
      <w:tr w14:paraId="1A2D46D3">
        <w:tblPrEx>
          <w:tblCellMar>
            <w:top w:w="0" w:type="dxa"/>
            <w:left w:w="0" w:type="dxa"/>
            <w:bottom w:w="0" w:type="dxa"/>
            <w:right w:w="0" w:type="dxa"/>
          </w:tblCellMar>
        </w:tblPrEx>
        <w:trPr>
          <w:cantSplit/>
          <w:trHeight w:val="371" w:hRule="exact"/>
        </w:trPr>
        <w:tc>
          <w:tcPr>
            <w:tcW w:w="1440" w:type="dxa"/>
            <w:vMerge w:val="restart"/>
            <w:tcBorders>
              <w:top w:val="single" w:color="000000" w:sz="6" w:space="0"/>
              <w:left w:val="single" w:color="000000" w:sz="4" w:space="0"/>
              <w:bottom w:val="single" w:color="000000" w:sz="6" w:space="0"/>
              <w:right w:val="single" w:color="000000" w:sz="4" w:space="0"/>
            </w:tcBorders>
          </w:tcPr>
          <w:p w14:paraId="68191855">
            <w:pPr>
              <w:kinsoku w:val="0"/>
              <w:autoSpaceDE w:val="0"/>
              <w:autoSpaceDN w:val="0"/>
              <w:adjustRightInd w:val="0"/>
              <w:spacing w:before="45"/>
              <w:ind w:left="415"/>
              <w:rPr>
                <w:kern w:val="0"/>
                <w:sz w:val="24"/>
              </w:rPr>
            </w:pPr>
            <w:r>
              <w:rPr>
                <w:kern w:val="0"/>
                <w:sz w:val="24"/>
              </w:rPr>
              <w:t>Steam</w:t>
            </w:r>
          </w:p>
          <w:p w14:paraId="4DACD679">
            <w:pPr>
              <w:kinsoku w:val="0"/>
              <w:autoSpaceDE w:val="0"/>
              <w:autoSpaceDN w:val="0"/>
              <w:adjustRightInd w:val="0"/>
              <w:spacing w:before="95"/>
              <w:ind w:left="617"/>
              <w:rPr>
                <w:kern w:val="0"/>
                <w:sz w:val="24"/>
              </w:rPr>
            </w:pPr>
            <w:r>
              <w:rPr>
                <w:kern w:val="0"/>
                <w:sz w:val="24"/>
              </w:rPr>
              <w:t>&amp;</w:t>
            </w:r>
          </w:p>
          <w:p w14:paraId="5A6C81B8">
            <w:pPr>
              <w:kinsoku w:val="0"/>
              <w:autoSpaceDE w:val="0"/>
              <w:autoSpaceDN w:val="0"/>
              <w:adjustRightInd w:val="0"/>
              <w:spacing w:before="95"/>
              <w:ind w:left="152"/>
              <w:rPr>
                <w:kern w:val="0"/>
                <w:sz w:val="24"/>
              </w:rPr>
            </w:pPr>
            <w:r>
              <w:rPr>
                <w:kern w:val="0"/>
                <w:sz w:val="24"/>
              </w:rPr>
              <w:t>Condensate</w:t>
            </w:r>
          </w:p>
        </w:tc>
        <w:tc>
          <w:tcPr>
            <w:tcW w:w="3870" w:type="dxa"/>
            <w:tcBorders>
              <w:top w:val="single" w:color="000000" w:sz="6" w:space="0"/>
              <w:left w:val="single" w:color="000000" w:sz="4" w:space="0"/>
              <w:bottom w:val="single" w:color="000000" w:sz="6" w:space="0"/>
              <w:right w:val="single" w:color="000000" w:sz="4" w:space="0"/>
            </w:tcBorders>
          </w:tcPr>
          <w:p w14:paraId="70D1149B">
            <w:pPr>
              <w:kinsoku w:val="0"/>
              <w:autoSpaceDE w:val="0"/>
              <w:autoSpaceDN w:val="0"/>
              <w:adjustRightInd w:val="0"/>
              <w:spacing w:before="45"/>
              <w:ind w:left="101"/>
              <w:rPr>
                <w:kern w:val="0"/>
                <w:sz w:val="24"/>
              </w:rPr>
            </w:pPr>
            <w:r>
              <w:rPr>
                <w:kern w:val="0"/>
                <w:sz w:val="24"/>
              </w:rPr>
              <w:t>Boiler drum</w:t>
            </w:r>
          </w:p>
        </w:tc>
        <w:tc>
          <w:tcPr>
            <w:tcW w:w="1080" w:type="dxa"/>
            <w:tcBorders>
              <w:top w:val="single" w:color="000000" w:sz="6" w:space="0"/>
              <w:left w:val="single" w:color="000000" w:sz="4" w:space="0"/>
              <w:bottom w:val="single" w:color="000000" w:sz="6" w:space="0"/>
              <w:right w:val="single" w:color="000000" w:sz="4" w:space="0"/>
            </w:tcBorders>
          </w:tcPr>
          <w:p w14:paraId="7B5A6B42">
            <w:pPr>
              <w:kinsoku w:val="0"/>
              <w:autoSpaceDE w:val="0"/>
              <w:autoSpaceDN w:val="0"/>
              <w:adjustRightInd w:val="0"/>
              <w:spacing w:before="45"/>
              <w:ind w:left="495"/>
              <w:rPr>
                <w:kern w:val="0"/>
                <w:sz w:val="24"/>
              </w:rPr>
            </w:pPr>
            <w:r>
              <w:rPr>
                <w:kern w:val="0"/>
                <w:sz w:val="24"/>
              </w:rPr>
              <w:t>2</w:t>
            </w:r>
          </w:p>
        </w:tc>
        <w:tc>
          <w:tcPr>
            <w:tcW w:w="1840" w:type="dxa"/>
            <w:tcBorders>
              <w:top w:val="single" w:color="000000" w:sz="6" w:space="0"/>
              <w:left w:val="single" w:color="000000" w:sz="4" w:space="0"/>
              <w:bottom w:val="single" w:color="000000" w:sz="6" w:space="0"/>
              <w:right w:val="single" w:color="000000" w:sz="4" w:space="0"/>
            </w:tcBorders>
          </w:tcPr>
          <w:p w14:paraId="107BC71B">
            <w:pPr>
              <w:kinsoku w:val="0"/>
              <w:autoSpaceDE w:val="0"/>
              <w:autoSpaceDN w:val="0"/>
              <w:adjustRightInd w:val="0"/>
              <w:spacing w:before="45"/>
              <w:ind w:left="727"/>
              <w:rPr>
                <w:kern w:val="0"/>
                <w:sz w:val="24"/>
              </w:rPr>
            </w:pPr>
            <w:r>
              <w:rPr>
                <w:kern w:val="0"/>
                <w:sz w:val="24"/>
              </w:rPr>
              <w:t>150</w:t>
            </w:r>
          </w:p>
        </w:tc>
        <w:tc>
          <w:tcPr>
            <w:tcW w:w="1400" w:type="dxa"/>
            <w:tcBorders>
              <w:top w:val="single" w:color="000000" w:sz="6" w:space="0"/>
              <w:left w:val="single" w:color="000000" w:sz="4" w:space="0"/>
              <w:bottom w:val="single" w:color="000000" w:sz="6" w:space="0"/>
              <w:right w:val="single" w:color="000000" w:sz="4" w:space="0"/>
            </w:tcBorders>
          </w:tcPr>
          <w:p w14:paraId="11842741">
            <w:pPr>
              <w:kinsoku w:val="0"/>
              <w:autoSpaceDE w:val="0"/>
              <w:autoSpaceDN w:val="0"/>
              <w:adjustRightInd w:val="0"/>
              <w:rPr>
                <w:kern w:val="0"/>
                <w:sz w:val="24"/>
              </w:rPr>
            </w:pPr>
          </w:p>
        </w:tc>
      </w:tr>
      <w:tr w14:paraId="541D3C5F">
        <w:tblPrEx>
          <w:tblCellMar>
            <w:top w:w="0" w:type="dxa"/>
            <w:left w:w="0" w:type="dxa"/>
            <w:bottom w:w="0" w:type="dxa"/>
            <w:right w:w="0" w:type="dxa"/>
          </w:tblCellMar>
        </w:tblPrEx>
        <w:trPr>
          <w:cantSplit/>
          <w:trHeight w:val="371" w:hRule="exact"/>
        </w:trPr>
        <w:tc>
          <w:tcPr>
            <w:tcW w:w="1440" w:type="dxa"/>
            <w:vMerge w:val="continue"/>
            <w:tcBorders>
              <w:top w:val="single" w:color="000000" w:sz="6" w:space="0"/>
              <w:left w:val="single" w:color="000000" w:sz="4" w:space="0"/>
              <w:bottom w:val="single" w:color="000000" w:sz="6" w:space="0"/>
              <w:right w:val="single" w:color="000000" w:sz="4" w:space="0"/>
            </w:tcBorders>
          </w:tcPr>
          <w:p w14:paraId="0B21B59A">
            <w:pPr>
              <w:kinsoku w:val="0"/>
              <w:autoSpaceDE w:val="0"/>
              <w:autoSpaceDN w:val="0"/>
              <w:adjustRightInd w:val="0"/>
              <w:rPr>
                <w:kern w:val="0"/>
                <w:sz w:val="24"/>
              </w:rPr>
            </w:pPr>
          </w:p>
        </w:tc>
        <w:tc>
          <w:tcPr>
            <w:tcW w:w="3870" w:type="dxa"/>
            <w:tcBorders>
              <w:top w:val="single" w:color="000000" w:sz="6" w:space="0"/>
              <w:left w:val="single" w:color="000000" w:sz="4" w:space="0"/>
              <w:bottom w:val="single" w:color="000000" w:sz="6" w:space="0"/>
              <w:right w:val="single" w:color="000000" w:sz="4" w:space="0"/>
            </w:tcBorders>
          </w:tcPr>
          <w:p w14:paraId="3F577D99">
            <w:pPr>
              <w:kinsoku w:val="0"/>
              <w:autoSpaceDE w:val="0"/>
              <w:autoSpaceDN w:val="0"/>
              <w:adjustRightInd w:val="0"/>
              <w:spacing w:before="45"/>
              <w:ind w:left="101"/>
              <w:rPr>
                <w:kern w:val="0"/>
                <w:sz w:val="24"/>
              </w:rPr>
            </w:pPr>
            <w:r>
              <w:rPr>
                <w:kern w:val="0"/>
                <w:sz w:val="24"/>
              </w:rPr>
              <w:t>Heaters (steam side)</w:t>
            </w:r>
          </w:p>
        </w:tc>
        <w:tc>
          <w:tcPr>
            <w:tcW w:w="1080" w:type="dxa"/>
            <w:tcBorders>
              <w:top w:val="single" w:color="000000" w:sz="6" w:space="0"/>
              <w:left w:val="single" w:color="000000" w:sz="4" w:space="0"/>
              <w:bottom w:val="single" w:color="000000" w:sz="6" w:space="0"/>
              <w:right w:val="single" w:color="000000" w:sz="4" w:space="0"/>
            </w:tcBorders>
          </w:tcPr>
          <w:p w14:paraId="2A0FA6C4">
            <w:pPr>
              <w:kinsoku w:val="0"/>
              <w:autoSpaceDE w:val="0"/>
              <w:autoSpaceDN w:val="0"/>
              <w:adjustRightInd w:val="0"/>
              <w:spacing w:before="45"/>
              <w:ind w:left="222"/>
              <w:rPr>
                <w:kern w:val="0"/>
                <w:sz w:val="24"/>
              </w:rPr>
            </w:pPr>
            <w:r>
              <w:rPr>
                <w:kern w:val="0"/>
                <w:sz w:val="24"/>
              </w:rPr>
              <w:t>1 each</w:t>
            </w:r>
          </w:p>
        </w:tc>
        <w:tc>
          <w:tcPr>
            <w:tcW w:w="1840" w:type="dxa"/>
            <w:tcBorders>
              <w:top w:val="single" w:color="000000" w:sz="6" w:space="0"/>
              <w:left w:val="single" w:color="000000" w:sz="4" w:space="0"/>
              <w:bottom w:val="single" w:color="000000" w:sz="6" w:space="0"/>
              <w:right w:val="single" w:color="000000" w:sz="4" w:space="0"/>
            </w:tcBorders>
          </w:tcPr>
          <w:p w14:paraId="3702C543">
            <w:pPr>
              <w:kinsoku w:val="0"/>
              <w:autoSpaceDE w:val="0"/>
              <w:autoSpaceDN w:val="0"/>
              <w:adjustRightInd w:val="0"/>
              <w:spacing w:before="45"/>
              <w:ind w:left="727"/>
              <w:rPr>
                <w:kern w:val="0"/>
                <w:sz w:val="24"/>
              </w:rPr>
            </w:pPr>
            <w:r>
              <w:rPr>
                <w:kern w:val="0"/>
                <w:sz w:val="24"/>
              </w:rPr>
              <w:t>100</w:t>
            </w:r>
          </w:p>
        </w:tc>
        <w:tc>
          <w:tcPr>
            <w:tcW w:w="1400" w:type="dxa"/>
            <w:tcBorders>
              <w:top w:val="single" w:color="000000" w:sz="6" w:space="0"/>
              <w:left w:val="single" w:color="000000" w:sz="4" w:space="0"/>
              <w:bottom w:val="single" w:color="000000" w:sz="6" w:space="0"/>
              <w:right w:val="single" w:color="000000" w:sz="4" w:space="0"/>
            </w:tcBorders>
          </w:tcPr>
          <w:p w14:paraId="3909E6D8">
            <w:pPr>
              <w:kinsoku w:val="0"/>
              <w:autoSpaceDE w:val="0"/>
              <w:autoSpaceDN w:val="0"/>
              <w:adjustRightInd w:val="0"/>
              <w:rPr>
                <w:kern w:val="0"/>
                <w:sz w:val="24"/>
              </w:rPr>
            </w:pPr>
          </w:p>
        </w:tc>
      </w:tr>
      <w:tr w14:paraId="296512EF">
        <w:tblPrEx>
          <w:tblCellMar>
            <w:top w:w="0" w:type="dxa"/>
            <w:left w:w="0" w:type="dxa"/>
            <w:bottom w:w="0" w:type="dxa"/>
            <w:right w:w="0" w:type="dxa"/>
          </w:tblCellMar>
        </w:tblPrEx>
        <w:trPr>
          <w:cantSplit/>
          <w:trHeight w:val="371" w:hRule="exact"/>
        </w:trPr>
        <w:tc>
          <w:tcPr>
            <w:tcW w:w="1440" w:type="dxa"/>
            <w:vMerge w:val="continue"/>
            <w:tcBorders>
              <w:top w:val="single" w:color="000000" w:sz="6" w:space="0"/>
              <w:left w:val="single" w:color="000000" w:sz="4" w:space="0"/>
              <w:bottom w:val="single" w:color="000000" w:sz="6" w:space="0"/>
              <w:right w:val="single" w:color="000000" w:sz="4" w:space="0"/>
            </w:tcBorders>
          </w:tcPr>
          <w:p w14:paraId="7ADED86C">
            <w:pPr>
              <w:kinsoku w:val="0"/>
              <w:autoSpaceDE w:val="0"/>
              <w:autoSpaceDN w:val="0"/>
              <w:adjustRightInd w:val="0"/>
              <w:rPr>
                <w:kern w:val="0"/>
                <w:sz w:val="24"/>
              </w:rPr>
            </w:pPr>
          </w:p>
        </w:tc>
        <w:tc>
          <w:tcPr>
            <w:tcW w:w="3870" w:type="dxa"/>
            <w:tcBorders>
              <w:top w:val="single" w:color="000000" w:sz="6" w:space="0"/>
              <w:left w:val="single" w:color="000000" w:sz="4" w:space="0"/>
              <w:bottom w:val="single" w:color="000000" w:sz="6" w:space="0"/>
              <w:right w:val="single" w:color="000000" w:sz="4" w:space="0"/>
            </w:tcBorders>
          </w:tcPr>
          <w:p w14:paraId="66780AA6">
            <w:pPr>
              <w:kinsoku w:val="0"/>
              <w:autoSpaceDE w:val="0"/>
              <w:autoSpaceDN w:val="0"/>
              <w:adjustRightInd w:val="0"/>
              <w:spacing w:before="45"/>
              <w:ind w:left="102"/>
              <w:rPr>
                <w:kern w:val="0"/>
                <w:sz w:val="24"/>
              </w:rPr>
            </w:pPr>
            <w:r>
              <w:rPr>
                <w:kern w:val="0"/>
                <w:sz w:val="24"/>
              </w:rPr>
              <w:t>Steam line after reducing valve</w:t>
            </w:r>
          </w:p>
        </w:tc>
        <w:tc>
          <w:tcPr>
            <w:tcW w:w="1080" w:type="dxa"/>
            <w:tcBorders>
              <w:top w:val="single" w:color="000000" w:sz="6" w:space="0"/>
              <w:left w:val="single" w:color="000000" w:sz="4" w:space="0"/>
              <w:bottom w:val="single" w:color="000000" w:sz="6" w:space="0"/>
              <w:right w:val="single" w:color="000000" w:sz="4" w:space="0"/>
            </w:tcBorders>
          </w:tcPr>
          <w:p w14:paraId="757EEC30">
            <w:pPr>
              <w:kinsoku w:val="0"/>
              <w:autoSpaceDE w:val="0"/>
              <w:autoSpaceDN w:val="0"/>
              <w:adjustRightInd w:val="0"/>
              <w:spacing w:before="45"/>
              <w:ind w:left="222"/>
              <w:rPr>
                <w:kern w:val="0"/>
                <w:sz w:val="24"/>
              </w:rPr>
            </w:pPr>
            <w:r>
              <w:rPr>
                <w:kern w:val="0"/>
                <w:sz w:val="24"/>
              </w:rPr>
              <w:t>1 each</w:t>
            </w:r>
          </w:p>
        </w:tc>
        <w:tc>
          <w:tcPr>
            <w:tcW w:w="1840" w:type="dxa"/>
            <w:tcBorders>
              <w:top w:val="single" w:color="000000" w:sz="6" w:space="0"/>
              <w:left w:val="single" w:color="000000" w:sz="4" w:space="0"/>
              <w:bottom w:val="single" w:color="000000" w:sz="6" w:space="0"/>
              <w:right w:val="single" w:color="000000" w:sz="4" w:space="0"/>
            </w:tcBorders>
          </w:tcPr>
          <w:p w14:paraId="3215DE05">
            <w:pPr>
              <w:kinsoku w:val="0"/>
              <w:autoSpaceDE w:val="0"/>
              <w:autoSpaceDN w:val="0"/>
              <w:adjustRightInd w:val="0"/>
              <w:spacing w:before="45"/>
              <w:ind w:left="727"/>
              <w:rPr>
                <w:kern w:val="0"/>
                <w:sz w:val="24"/>
              </w:rPr>
            </w:pPr>
            <w:r>
              <w:rPr>
                <w:kern w:val="0"/>
                <w:sz w:val="24"/>
              </w:rPr>
              <w:t>100</w:t>
            </w:r>
          </w:p>
        </w:tc>
        <w:tc>
          <w:tcPr>
            <w:tcW w:w="1400" w:type="dxa"/>
            <w:tcBorders>
              <w:top w:val="single" w:color="000000" w:sz="6" w:space="0"/>
              <w:left w:val="single" w:color="000000" w:sz="4" w:space="0"/>
              <w:bottom w:val="single" w:color="000000" w:sz="6" w:space="0"/>
              <w:right w:val="single" w:color="000000" w:sz="4" w:space="0"/>
            </w:tcBorders>
          </w:tcPr>
          <w:p w14:paraId="4B97D535">
            <w:pPr>
              <w:kinsoku w:val="0"/>
              <w:autoSpaceDE w:val="0"/>
              <w:autoSpaceDN w:val="0"/>
              <w:adjustRightInd w:val="0"/>
              <w:rPr>
                <w:kern w:val="0"/>
                <w:sz w:val="24"/>
              </w:rPr>
            </w:pPr>
          </w:p>
        </w:tc>
      </w:tr>
      <w:tr w14:paraId="2A10ABCA">
        <w:tblPrEx>
          <w:tblCellMar>
            <w:top w:w="0" w:type="dxa"/>
            <w:left w:w="0" w:type="dxa"/>
            <w:bottom w:w="0" w:type="dxa"/>
            <w:right w:w="0" w:type="dxa"/>
          </w:tblCellMar>
        </w:tblPrEx>
        <w:trPr>
          <w:cantSplit/>
          <w:trHeight w:val="371" w:hRule="exact"/>
        </w:trPr>
        <w:tc>
          <w:tcPr>
            <w:tcW w:w="1440" w:type="dxa"/>
            <w:vMerge w:val="restart"/>
            <w:tcBorders>
              <w:top w:val="single" w:color="000000" w:sz="6" w:space="0"/>
              <w:left w:val="single" w:color="000000" w:sz="4" w:space="0"/>
              <w:bottom w:val="single" w:color="000000" w:sz="6" w:space="0"/>
              <w:right w:val="single" w:color="000000" w:sz="4" w:space="0"/>
            </w:tcBorders>
          </w:tcPr>
          <w:p w14:paraId="5B83E045">
            <w:pPr>
              <w:kinsoku w:val="0"/>
              <w:autoSpaceDE w:val="0"/>
              <w:autoSpaceDN w:val="0"/>
              <w:adjustRightInd w:val="0"/>
              <w:spacing w:before="45"/>
              <w:ind w:left="586" w:hanging="467"/>
              <w:rPr>
                <w:kern w:val="0"/>
                <w:sz w:val="24"/>
              </w:rPr>
            </w:pPr>
            <w:r>
              <w:rPr>
                <w:kern w:val="0"/>
                <w:sz w:val="24"/>
              </w:rPr>
              <w:t>Compressed air</w:t>
            </w:r>
          </w:p>
        </w:tc>
        <w:tc>
          <w:tcPr>
            <w:tcW w:w="3870" w:type="dxa"/>
            <w:tcBorders>
              <w:top w:val="single" w:color="000000" w:sz="6" w:space="0"/>
              <w:left w:val="single" w:color="000000" w:sz="4" w:space="0"/>
              <w:bottom w:val="single" w:color="000000" w:sz="6" w:space="0"/>
              <w:right w:val="single" w:color="000000" w:sz="4" w:space="0"/>
            </w:tcBorders>
          </w:tcPr>
          <w:p w14:paraId="66103D36">
            <w:pPr>
              <w:kinsoku w:val="0"/>
              <w:autoSpaceDE w:val="0"/>
              <w:autoSpaceDN w:val="0"/>
              <w:adjustRightInd w:val="0"/>
              <w:spacing w:before="45"/>
              <w:ind w:left="101"/>
              <w:rPr>
                <w:kern w:val="0"/>
                <w:sz w:val="24"/>
              </w:rPr>
            </w:pPr>
            <w:r>
              <w:rPr>
                <w:kern w:val="0"/>
                <w:sz w:val="24"/>
              </w:rPr>
              <w:t>Air line after reducing valve</w:t>
            </w:r>
          </w:p>
        </w:tc>
        <w:tc>
          <w:tcPr>
            <w:tcW w:w="1080" w:type="dxa"/>
            <w:tcBorders>
              <w:top w:val="single" w:color="000000" w:sz="6" w:space="0"/>
              <w:left w:val="single" w:color="000000" w:sz="4" w:space="0"/>
              <w:bottom w:val="single" w:color="000000" w:sz="6" w:space="0"/>
              <w:right w:val="single" w:color="000000" w:sz="4" w:space="0"/>
            </w:tcBorders>
          </w:tcPr>
          <w:p w14:paraId="1BDBBAAF">
            <w:pPr>
              <w:kinsoku w:val="0"/>
              <w:autoSpaceDE w:val="0"/>
              <w:autoSpaceDN w:val="0"/>
              <w:adjustRightInd w:val="0"/>
              <w:spacing w:before="45"/>
              <w:ind w:left="211"/>
              <w:rPr>
                <w:kern w:val="0"/>
                <w:sz w:val="24"/>
              </w:rPr>
            </w:pPr>
            <w:r>
              <w:rPr>
                <w:kern w:val="0"/>
                <w:sz w:val="24"/>
              </w:rPr>
              <w:t>1 each</w:t>
            </w:r>
          </w:p>
        </w:tc>
        <w:tc>
          <w:tcPr>
            <w:tcW w:w="1840" w:type="dxa"/>
            <w:tcBorders>
              <w:top w:val="single" w:color="000000" w:sz="6" w:space="0"/>
              <w:left w:val="single" w:color="000000" w:sz="4" w:space="0"/>
              <w:bottom w:val="single" w:color="000000" w:sz="6" w:space="0"/>
              <w:right w:val="single" w:color="000000" w:sz="4" w:space="0"/>
            </w:tcBorders>
          </w:tcPr>
          <w:p w14:paraId="6E699A5E">
            <w:pPr>
              <w:kinsoku w:val="0"/>
              <w:autoSpaceDE w:val="0"/>
              <w:autoSpaceDN w:val="0"/>
              <w:adjustRightInd w:val="0"/>
              <w:spacing w:before="45"/>
              <w:ind w:left="727"/>
              <w:rPr>
                <w:kern w:val="0"/>
                <w:sz w:val="24"/>
              </w:rPr>
            </w:pPr>
            <w:r>
              <w:rPr>
                <w:kern w:val="0"/>
                <w:sz w:val="24"/>
              </w:rPr>
              <w:t>100</w:t>
            </w:r>
          </w:p>
        </w:tc>
        <w:tc>
          <w:tcPr>
            <w:tcW w:w="1400" w:type="dxa"/>
            <w:tcBorders>
              <w:top w:val="single" w:color="000000" w:sz="6" w:space="0"/>
              <w:left w:val="single" w:color="000000" w:sz="4" w:space="0"/>
              <w:bottom w:val="single" w:color="000000" w:sz="6" w:space="0"/>
              <w:right w:val="single" w:color="000000" w:sz="4" w:space="0"/>
            </w:tcBorders>
          </w:tcPr>
          <w:p w14:paraId="6FD69BFE">
            <w:pPr>
              <w:kinsoku w:val="0"/>
              <w:autoSpaceDE w:val="0"/>
              <w:autoSpaceDN w:val="0"/>
              <w:adjustRightInd w:val="0"/>
              <w:rPr>
                <w:kern w:val="0"/>
                <w:sz w:val="24"/>
              </w:rPr>
            </w:pPr>
          </w:p>
        </w:tc>
      </w:tr>
      <w:tr w14:paraId="13023735">
        <w:tblPrEx>
          <w:tblCellMar>
            <w:top w:w="0" w:type="dxa"/>
            <w:left w:w="0" w:type="dxa"/>
            <w:bottom w:w="0" w:type="dxa"/>
            <w:right w:w="0" w:type="dxa"/>
          </w:tblCellMar>
        </w:tblPrEx>
        <w:trPr>
          <w:cantSplit/>
          <w:trHeight w:val="371" w:hRule="exact"/>
        </w:trPr>
        <w:tc>
          <w:tcPr>
            <w:tcW w:w="1440" w:type="dxa"/>
            <w:vMerge w:val="continue"/>
            <w:tcBorders>
              <w:top w:val="single" w:color="000000" w:sz="6" w:space="0"/>
              <w:left w:val="single" w:color="000000" w:sz="4" w:space="0"/>
              <w:bottom w:val="single" w:color="000000" w:sz="6" w:space="0"/>
              <w:right w:val="single" w:color="000000" w:sz="4" w:space="0"/>
            </w:tcBorders>
          </w:tcPr>
          <w:p w14:paraId="595D40F6">
            <w:pPr>
              <w:kinsoku w:val="0"/>
              <w:autoSpaceDE w:val="0"/>
              <w:autoSpaceDN w:val="0"/>
              <w:adjustRightInd w:val="0"/>
              <w:rPr>
                <w:kern w:val="0"/>
                <w:sz w:val="24"/>
              </w:rPr>
            </w:pPr>
          </w:p>
        </w:tc>
        <w:tc>
          <w:tcPr>
            <w:tcW w:w="3870" w:type="dxa"/>
            <w:tcBorders>
              <w:top w:val="single" w:color="000000" w:sz="6" w:space="0"/>
              <w:left w:val="single" w:color="000000" w:sz="4" w:space="0"/>
              <w:bottom w:val="single" w:color="000000" w:sz="6" w:space="0"/>
              <w:right w:val="single" w:color="000000" w:sz="4" w:space="0"/>
            </w:tcBorders>
          </w:tcPr>
          <w:p w14:paraId="2574036F">
            <w:pPr>
              <w:kinsoku w:val="0"/>
              <w:autoSpaceDE w:val="0"/>
              <w:autoSpaceDN w:val="0"/>
              <w:adjustRightInd w:val="0"/>
              <w:spacing w:before="45"/>
              <w:ind w:left="101"/>
              <w:rPr>
                <w:kern w:val="0"/>
                <w:sz w:val="24"/>
              </w:rPr>
            </w:pPr>
            <w:r>
              <w:rPr>
                <w:kern w:val="0"/>
                <w:sz w:val="24"/>
              </w:rPr>
              <w:t>Air reservoir</w:t>
            </w:r>
          </w:p>
        </w:tc>
        <w:tc>
          <w:tcPr>
            <w:tcW w:w="1080" w:type="dxa"/>
            <w:tcBorders>
              <w:top w:val="single" w:color="000000" w:sz="6" w:space="0"/>
              <w:left w:val="single" w:color="000000" w:sz="4" w:space="0"/>
              <w:bottom w:val="single" w:color="000000" w:sz="6" w:space="0"/>
              <w:right w:val="single" w:color="000000" w:sz="4" w:space="0"/>
            </w:tcBorders>
          </w:tcPr>
          <w:p w14:paraId="09F35478">
            <w:pPr>
              <w:kinsoku w:val="0"/>
              <w:autoSpaceDE w:val="0"/>
              <w:autoSpaceDN w:val="0"/>
              <w:adjustRightInd w:val="0"/>
              <w:spacing w:before="45"/>
              <w:ind w:left="211"/>
              <w:rPr>
                <w:kern w:val="0"/>
                <w:sz w:val="24"/>
              </w:rPr>
            </w:pPr>
            <w:r>
              <w:rPr>
                <w:kern w:val="0"/>
                <w:sz w:val="24"/>
              </w:rPr>
              <w:t>1 each</w:t>
            </w:r>
          </w:p>
        </w:tc>
        <w:tc>
          <w:tcPr>
            <w:tcW w:w="1840" w:type="dxa"/>
            <w:tcBorders>
              <w:top w:val="single" w:color="000000" w:sz="6" w:space="0"/>
              <w:left w:val="single" w:color="000000" w:sz="4" w:space="0"/>
              <w:bottom w:val="single" w:color="000000" w:sz="6" w:space="0"/>
              <w:right w:val="single" w:color="000000" w:sz="4" w:space="0"/>
            </w:tcBorders>
          </w:tcPr>
          <w:p w14:paraId="24E0BFFC">
            <w:pPr>
              <w:kinsoku w:val="0"/>
              <w:autoSpaceDE w:val="0"/>
              <w:autoSpaceDN w:val="0"/>
              <w:adjustRightInd w:val="0"/>
              <w:spacing w:before="45"/>
              <w:ind w:left="726"/>
              <w:rPr>
                <w:kern w:val="0"/>
                <w:sz w:val="24"/>
              </w:rPr>
            </w:pPr>
            <w:r>
              <w:rPr>
                <w:kern w:val="0"/>
                <w:sz w:val="24"/>
              </w:rPr>
              <w:t>150</w:t>
            </w:r>
          </w:p>
        </w:tc>
        <w:tc>
          <w:tcPr>
            <w:tcW w:w="1400" w:type="dxa"/>
            <w:tcBorders>
              <w:top w:val="single" w:color="000000" w:sz="6" w:space="0"/>
              <w:left w:val="single" w:color="000000" w:sz="4" w:space="0"/>
              <w:bottom w:val="single" w:color="000000" w:sz="6" w:space="0"/>
              <w:right w:val="single" w:color="000000" w:sz="4" w:space="0"/>
            </w:tcBorders>
          </w:tcPr>
          <w:p w14:paraId="04BDA336">
            <w:pPr>
              <w:kinsoku w:val="0"/>
              <w:autoSpaceDE w:val="0"/>
              <w:autoSpaceDN w:val="0"/>
              <w:adjustRightInd w:val="0"/>
              <w:rPr>
                <w:kern w:val="0"/>
                <w:sz w:val="24"/>
              </w:rPr>
            </w:pPr>
          </w:p>
        </w:tc>
      </w:tr>
      <w:tr w14:paraId="07CAEDF2">
        <w:tblPrEx>
          <w:tblCellMar>
            <w:top w:w="0" w:type="dxa"/>
            <w:left w:w="0" w:type="dxa"/>
            <w:bottom w:w="0" w:type="dxa"/>
            <w:right w:w="0" w:type="dxa"/>
          </w:tblCellMar>
        </w:tblPrEx>
        <w:trPr>
          <w:trHeight w:val="2098" w:hRule="exact"/>
        </w:trPr>
        <w:tc>
          <w:tcPr>
            <w:tcW w:w="1440" w:type="dxa"/>
            <w:tcBorders>
              <w:top w:val="single" w:color="000000" w:sz="6" w:space="0"/>
              <w:left w:val="single" w:color="000000" w:sz="4" w:space="0"/>
              <w:bottom w:val="single" w:color="000000" w:sz="4" w:space="0"/>
              <w:right w:val="single" w:color="000000" w:sz="4" w:space="0"/>
            </w:tcBorders>
          </w:tcPr>
          <w:p w14:paraId="416E8848">
            <w:pPr>
              <w:kinsoku w:val="0"/>
              <w:autoSpaceDE w:val="0"/>
              <w:autoSpaceDN w:val="0"/>
              <w:adjustRightInd w:val="0"/>
              <w:spacing w:line="200" w:lineRule="exact"/>
              <w:rPr>
                <w:kern w:val="0"/>
                <w:sz w:val="20"/>
                <w:szCs w:val="20"/>
              </w:rPr>
            </w:pPr>
          </w:p>
          <w:p w14:paraId="176BF131">
            <w:pPr>
              <w:kinsoku w:val="0"/>
              <w:autoSpaceDE w:val="0"/>
              <w:autoSpaceDN w:val="0"/>
              <w:adjustRightInd w:val="0"/>
              <w:spacing w:before="1" w:line="200" w:lineRule="exact"/>
              <w:rPr>
                <w:kern w:val="0"/>
                <w:sz w:val="20"/>
                <w:szCs w:val="20"/>
              </w:rPr>
            </w:pPr>
          </w:p>
          <w:p w14:paraId="0853F418">
            <w:pPr>
              <w:kinsoku w:val="0"/>
              <w:autoSpaceDE w:val="0"/>
              <w:autoSpaceDN w:val="0"/>
              <w:adjustRightInd w:val="0"/>
              <w:ind w:left="392"/>
              <w:rPr>
                <w:kern w:val="0"/>
                <w:sz w:val="24"/>
              </w:rPr>
            </w:pPr>
            <w:r>
              <w:rPr>
                <w:kern w:val="0"/>
                <w:sz w:val="24"/>
              </w:rPr>
              <w:t>Others</w:t>
            </w:r>
          </w:p>
        </w:tc>
        <w:tc>
          <w:tcPr>
            <w:tcW w:w="3870" w:type="dxa"/>
            <w:tcBorders>
              <w:top w:val="single" w:color="000000" w:sz="6" w:space="0"/>
              <w:left w:val="single" w:color="000000" w:sz="4" w:space="0"/>
              <w:bottom w:val="single" w:color="000000" w:sz="4" w:space="0"/>
              <w:right w:val="single" w:color="000000" w:sz="4" w:space="0"/>
            </w:tcBorders>
          </w:tcPr>
          <w:p w14:paraId="6D424679">
            <w:pPr>
              <w:kinsoku w:val="0"/>
              <w:autoSpaceDE w:val="0"/>
              <w:autoSpaceDN w:val="0"/>
              <w:adjustRightInd w:val="0"/>
              <w:spacing w:before="46" w:line="239" w:lineRule="auto"/>
              <w:ind w:left="101" w:right="71" w:rightChars="34"/>
              <w:rPr>
                <w:kern w:val="0"/>
                <w:sz w:val="24"/>
              </w:rPr>
            </w:pPr>
            <w:r>
              <w:rPr>
                <w:kern w:val="0"/>
                <w:sz w:val="24"/>
              </w:rPr>
              <w:t>Various pressure gauge fitted at main engine, generator engines, main air compressors, and boiler burning set, etc.</w:t>
            </w:r>
          </w:p>
          <w:p w14:paraId="3F0E87D4">
            <w:pPr>
              <w:tabs>
                <w:tab w:val="left" w:pos="1040"/>
                <w:tab w:val="left" w:pos="3180"/>
              </w:tabs>
              <w:kinsoku w:val="0"/>
              <w:autoSpaceDE w:val="0"/>
              <w:autoSpaceDN w:val="0"/>
              <w:adjustRightInd w:val="0"/>
              <w:spacing w:before="80"/>
              <w:ind w:left="101"/>
              <w:jc w:val="left"/>
              <w:rPr>
                <w:kern w:val="0"/>
                <w:sz w:val="24"/>
              </w:rPr>
            </w:pPr>
            <w:r>
              <w:rPr>
                <w:kern w:val="0"/>
                <w:sz w:val="24"/>
              </w:rPr>
              <w:t>U-tube difference-pressure gauge fitted at exhaust gas section of composite boiler.</w:t>
            </w:r>
          </w:p>
        </w:tc>
        <w:tc>
          <w:tcPr>
            <w:tcW w:w="1080" w:type="dxa"/>
            <w:tcBorders>
              <w:top w:val="single" w:color="000000" w:sz="6" w:space="0"/>
              <w:left w:val="single" w:color="000000" w:sz="4" w:space="0"/>
              <w:bottom w:val="single" w:color="000000" w:sz="4" w:space="0"/>
              <w:right w:val="single" w:color="000000" w:sz="4" w:space="0"/>
            </w:tcBorders>
          </w:tcPr>
          <w:p w14:paraId="381EE52C">
            <w:pPr>
              <w:kinsoku w:val="0"/>
              <w:autoSpaceDE w:val="0"/>
              <w:autoSpaceDN w:val="0"/>
              <w:adjustRightInd w:val="0"/>
              <w:spacing w:before="45"/>
              <w:ind w:left="110"/>
              <w:rPr>
                <w:kern w:val="0"/>
                <w:sz w:val="24"/>
              </w:rPr>
            </w:pPr>
            <w:r>
              <w:rPr>
                <w:kern w:val="0"/>
                <w:sz w:val="24"/>
              </w:rPr>
              <w:t>Assorted</w:t>
            </w:r>
          </w:p>
        </w:tc>
        <w:tc>
          <w:tcPr>
            <w:tcW w:w="1840" w:type="dxa"/>
            <w:tcBorders>
              <w:top w:val="single" w:color="000000" w:sz="6" w:space="0"/>
              <w:left w:val="single" w:color="000000" w:sz="4" w:space="0"/>
              <w:bottom w:val="single" w:color="000000" w:sz="4" w:space="0"/>
              <w:right w:val="single" w:color="000000" w:sz="4" w:space="0"/>
            </w:tcBorders>
          </w:tcPr>
          <w:p w14:paraId="5D22820B">
            <w:pPr>
              <w:kinsoku w:val="0"/>
              <w:autoSpaceDE w:val="0"/>
              <w:autoSpaceDN w:val="0"/>
              <w:adjustRightInd w:val="0"/>
              <w:spacing w:before="45"/>
              <w:ind w:left="505" w:hanging="386"/>
              <w:rPr>
                <w:kern w:val="0"/>
                <w:sz w:val="24"/>
              </w:rPr>
            </w:pPr>
            <w:r>
              <w:rPr>
                <w:kern w:val="0"/>
                <w:sz w:val="24"/>
              </w:rPr>
              <w:t>Manufacturer's standard</w:t>
            </w:r>
          </w:p>
        </w:tc>
        <w:tc>
          <w:tcPr>
            <w:tcW w:w="1400" w:type="dxa"/>
            <w:tcBorders>
              <w:top w:val="single" w:color="000000" w:sz="6" w:space="0"/>
              <w:left w:val="single" w:color="000000" w:sz="4" w:space="0"/>
              <w:bottom w:val="single" w:color="000000" w:sz="4" w:space="0"/>
              <w:right w:val="single" w:color="000000" w:sz="4" w:space="0"/>
            </w:tcBorders>
          </w:tcPr>
          <w:p w14:paraId="5E55DFFE">
            <w:pPr>
              <w:kinsoku w:val="0"/>
              <w:autoSpaceDE w:val="0"/>
              <w:autoSpaceDN w:val="0"/>
              <w:adjustRightInd w:val="0"/>
              <w:rPr>
                <w:kern w:val="0"/>
                <w:sz w:val="24"/>
              </w:rPr>
            </w:pPr>
          </w:p>
        </w:tc>
      </w:tr>
    </w:tbl>
    <w:p w14:paraId="6572A3E3">
      <w:pPr>
        <w:kinsoku w:val="0"/>
        <w:autoSpaceDE w:val="0"/>
        <w:autoSpaceDN w:val="0"/>
        <w:adjustRightInd w:val="0"/>
        <w:spacing w:before="9" w:line="100" w:lineRule="exact"/>
        <w:rPr>
          <w:kern w:val="0"/>
          <w:sz w:val="10"/>
          <w:szCs w:val="10"/>
        </w:rPr>
      </w:pPr>
    </w:p>
    <w:p w14:paraId="2318A92C">
      <w:pPr>
        <w:kinsoku w:val="0"/>
        <w:autoSpaceDE w:val="0"/>
        <w:autoSpaceDN w:val="0"/>
        <w:adjustRightInd w:val="0"/>
        <w:spacing w:line="200" w:lineRule="exact"/>
        <w:rPr>
          <w:kern w:val="0"/>
          <w:sz w:val="20"/>
          <w:szCs w:val="20"/>
        </w:rPr>
      </w:pPr>
    </w:p>
    <w:p w14:paraId="479E185D">
      <w:pPr>
        <w:pStyle w:val="5"/>
        <w:spacing w:after="240"/>
        <w:ind w:left="42"/>
      </w:pPr>
      <w:r>
        <w:rPr>
          <w:rFonts w:hint="eastAsia"/>
        </w:rPr>
        <w:t>6.</w:t>
      </w:r>
      <w:r>
        <w:t>11</w:t>
      </w:r>
      <w:r>
        <w:rPr>
          <w:rFonts w:hint="eastAsia"/>
        </w:rPr>
        <w:t>.</w:t>
      </w:r>
      <w:r>
        <w:t>10.2  Thermometers</w:t>
      </w:r>
    </w:p>
    <w:p w14:paraId="36385B79">
      <w:pPr>
        <w:spacing w:after="180" w:line="280" w:lineRule="exact"/>
        <w:ind w:left="425"/>
        <w:rPr>
          <w:rFonts w:eastAsia="黑体"/>
          <w:snapToGrid w:val="0"/>
          <w:sz w:val="24"/>
        </w:rPr>
      </w:pPr>
      <w:r>
        <w:rPr>
          <w:rFonts w:eastAsia="黑体"/>
          <w:snapToGrid w:val="0"/>
          <w:sz w:val="24"/>
        </w:rPr>
        <w:t>Thermometers shall be indicated in Centigrade and shall be manufactured in accordance with the International Standard or equivalent</w:t>
      </w:r>
      <w:r>
        <w:rPr>
          <w:kern w:val="0"/>
          <w:sz w:val="24"/>
        </w:rPr>
        <w:t>, and working range shall be clearly marked for each gauge.</w:t>
      </w:r>
      <w:r>
        <w:rPr>
          <w:rFonts w:eastAsia="黑体"/>
          <w:snapToGrid w:val="0"/>
          <w:sz w:val="24"/>
        </w:rPr>
        <w:t xml:space="preserve"> Thermometers of liquid in glass type with separable sockets shall be provided as follows.</w:t>
      </w:r>
    </w:p>
    <w:tbl>
      <w:tblPr>
        <w:tblStyle w:val="40"/>
        <w:tblW w:w="9627" w:type="dxa"/>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2569"/>
        <w:gridCol w:w="2295"/>
        <w:gridCol w:w="1148"/>
        <w:gridCol w:w="2198"/>
      </w:tblGrid>
      <w:tr w14:paraId="35C59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Pr>
          <w:p w14:paraId="73628DE6">
            <w:pPr>
              <w:overflowPunct w:val="0"/>
              <w:autoSpaceDE w:val="0"/>
              <w:autoSpaceDN w:val="0"/>
              <w:adjustRightInd w:val="0"/>
              <w:spacing w:line="280" w:lineRule="exact"/>
              <w:jc w:val="center"/>
              <w:rPr>
                <w:rFonts w:eastAsia="黑体"/>
                <w:snapToGrid w:val="0"/>
                <w:sz w:val="24"/>
              </w:rPr>
            </w:pPr>
          </w:p>
        </w:tc>
        <w:tc>
          <w:tcPr>
            <w:tcW w:w="4864" w:type="dxa"/>
            <w:gridSpan w:val="2"/>
          </w:tcPr>
          <w:p w14:paraId="6A757D8C">
            <w:pPr>
              <w:spacing w:line="280" w:lineRule="exact"/>
              <w:jc w:val="center"/>
              <w:rPr>
                <w:rFonts w:eastAsia="黑体"/>
                <w:snapToGrid w:val="0"/>
                <w:sz w:val="24"/>
              </w:rPr>
            </w:pPr>
            <w:r>
              <w:rPr>
                <w:rFonts w:eastAsia="黑体"/>
                <w:snapToGrid w:val="0"/>
                <w:sz w:val="24"/>
              </w:rPr>
              <w:t>Place of installation</w:t>
            </w:r>
          </w:p>
          <w:p w14:paraId="2F9040D3">
            <w:pPr>
              <w:overflowPunct w:val="0"/>
              <w:autoSpaceDE w:val="0"/>
              <w:autoSpaceDN w:val="0"/>
              <w:adjustRightInd w:val="0"/>
              <w:spacing w:line="280" w:lineRule="exact"/>
              <w:jc w:val="left"/>
              <w:rPr>
                <w:rFonts w:eastAsia="黑体"/>
                <w:snapToGrid w:val="0"/>
                <w:sz w:val="24"/>
              </w:rPr>
            </w:pPr>
          </w:p>
        </w:tc>
        <w:tc>
          <w:tcPr>
            <w:tcW w:w="1148" w:type="dxa"/>
          </w:tcPr>
          <w:p w14:paraId="0D22A5CA">
            <w:pPr>
              <w:spacing w:line="280" w:lineRule="exact"/>
              <w:jc w:val="center"/>
              <w:rPr>
                <w:rFonts w:eastAsia="黑体"/>
                <w:snapToGrid w:val="0"/>
                <w:sz w:val="24"/>
              </w:rPr>
            </w:pPr>
            <w:r>
              <w:rPr>
                <w:rFonts w:eastAsia="黑体"/>
                <w:snapToGrid w:val="0"/>
                <w:sz w:val="24"/>
              </w:rPr>
              <w:t xml:space="preserve">No. of </w:t>
            </w:r>
          </w:p>
          <w:p w14:paraId="7FF60F9A">
            <w:pPr>
              <w:overflowPunct w:val="0"/>
              <w:autoSpaceDE w:val="0"/>
              <w:autoSpaceDN w:val="0"/>
              <w:adjustRightInd w:val="0"/>
              <w:spacing w:line="280" w:lineRule="exact"/>
              <w:jc w:val="center"/>
              <w:rPr>
                <w:rFonts w:eastAsia="黑体"/>
                <w:snapToGrid w:val="0"/>
                <w:sz w:val="24"/>
              </w:rPr>
            </w:pPr>
            <w:r>
              <w:rPr>
                <w:rFonts w:eastAsia="黑体"/>
                <w:snapToGrid w:val="0"/>
                <w:sz w:val="24"/>
              </w:rPr>
              <w:t>set</w:t>
            </w:r>
          </w:p>
        </w:tc>
        <w:tc>
          <w:tcPr>
            <w:tcW w:w="2198" w:type="dxa"/>
          </w:tcPr>
          <w:p w14:paraId="11F3D2DC">
            <w:pPr>
              <w:overflowPunct w:val="0"/>
              <w:autoSpaceDE w:val="0"/>
              <w:autoSpaceDN w:val="0"/>
              <w:adjustRightInd w:val="0"/>
              <w:spacing w:line="280" w:lineRule="exact"/>
              <w:ind w:hanging="125"/>
              <w:jc w:val="center"/>
              <w:rPr>
                <w:rFonts w:eastAsia="黑体"/>
                <w:snapToGrid w:val="0"/>
                <w:sz w:val="24"/>
              </w:rPr>
            </w:pPr>
            <w:r>
              <w:rPr>
                <w:rFonts w:eastAsia="黑体"/>
                <w:snapToGrid w:val="0"/>
                <w:sz w:val="24"/>
              </w:rPr>
              <w:t>Remarks</w:t>
            </w:r>
          </w:p>
        </w:tc>
      </w:tr>
      <w:tr w14:paraId="0FB3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Pr>
          <w:p w14:paraId="5E612B7D">
            <w:pPr>
              <w:overflowPunct w:val="0"/>
              <w:autoSpaceDE w:val="0"/>
              <w:autoSpaceDN w:val="0"/>
              <w:adjustRightInd w:val="0"/>
              <w:spacing w:line="280" w:lineRule="exact"/>
              <w:jc w:val="center"/>
              <w:rPr>
                <w:rFonts w:eastAsia="黑体"/>
                <w:snapToGrid w:val="0"/>
                <w:sz w:val="24"/>
              </w:rPr>
            </w:pPr>
            <w:r>
              <w:rPr>
                <w:rFonts w:eastAsia="黑体"/>
                <w:snapToGrid w:val="0"/>
                <w:sz w:val="24"/>
              </w:rPr>
              <w:t>Water</w:t>
            </w:r>
          </w:p>
        </w:tc>
        <w:tc>
          <w:tcPr>
            <w:tcW w:w="2569" w:type="dxa"/>
          </w:tcPr>
          <w:p w14:paraId="36A056B5">
            <w:pPr>
              <w:overflowPunct w:val="0"/>
              <w:autoSpaceDE w:val="0"/>
              <w:autoSpaceDN w:val="0"/>
              <w:adjustRightInd w:val="0"/>
              <w:spacing w:line="280" w:lineRule="exact"/>
              <w:jc w:val="left"/>
              <w:rPr>
                <w:rFonts w:eastAsia="黑体"/>
                <w:snapToGrid w:val="0"/>
                <w:sz w:val="24"/>
              </w:rPr>
            </w:pPr>
            <w:r>
              <w:rPr>
                <w:rFonts w:eastAsia="黑体"/>
                <w:snapToGrid w:val="0"/>
                <w:sz w:val="24"/>
              </w:rPr>
              <w:t>Fresh water cooler</w:t>
            </w:r>
          </w:p>
        </w:tc>
        <w:tc>
          <w:tcPr>
            <w:tcW w:w="2295" w:type="dxa"/>
          </w:tcPr>
          <w:p w14:paraId="0770A581">
            <w:pPr>
              <w:overflowPunct w:val="0"/>
              <w:autoSpaceDE w:val="0"/>
              <w:autoSpaceDN w:val="0"/>
              <w:adjustRightInd w:val="0"/>
              <w:spacing w:line="280" w:lineRule="exact"/>
              <w:jc w:val="left"/>
              <w:rPr>
                <w:rFonts w:eastAsia="黑体"/>
                <w:snapToGrid w:val="0"/>
                <w:sz w:val="24"/>
              </w:rPr>
            </w:pPr>
            <w:r>
              <w:rPr>
                <w:rFonts w:eastAsia="黑体"/>
                <w:snapToGrid w:val="0"/>
                <w:sz w:val="24"/>
              </w:rPr>
              <w:t xml:space="preserve">Fresh water &amp; sea water inlet &amp; outlet </w:t>
            </w:r>
          </w:p>
        </w:tc>
        <w:tc>
          <w:tcPr>
            <w:tcW w:w="1148" w:type="dxa"/>
          </w:tcPr>
          <w:p w14:paraId="53BECEC9">
            <w:pPr>
              <w:overflowPunct w:val="0"/>
              <w:autoSpaceDE w:val="0"/>
              <w:autoSpaceDN w:val="0"/>
              <w:adjustRightInd w:val="0"/>
              <w:spacing w:line="280" w:lineRule="exact"/>
              <w:jc w:val="center"/>
              <w:rPr>
                <w:rFonts w:eastAsia="黑体"/>
                <w:snapToGrid w:val="0"/>
                <w:sz w:val="24"/>
              </w:rPr>
            </w:pPr>
            <w:r>
              <w:rPr>
                <w:rFonts w:eastAsia="黑体"/>
                <w:snapToGrid w:val="0"/>
                <w:sz w:val="24"/>
              </w:rPr>
              <w:t>1 each</w:t>
            </w:r>
          </w:p>
        </w:tc>
        <w:tc>
          <w:tcPr>
            <w:tcW w:w="2198" w:type="dxa"/>
          </w:tcPr>
          <w:p w14:paraId="34472EFD">
            <w:pPr>
              <w:overflowPunct w:val="0"/>
              <w:autoSpaceDE w:val="0"/>
              <w:autoSpaceDN w:val="0"/>
              <w:adjustRightInd w:val="0"/>
              <w:spacing w:line="280" w:lineRule="exact"/>
              <w:rPr>
                <w:rFonts w:eastAsia="黑体"/>
                <w:snapToGrid w:val="0"/>
                <w:sz w:val="24"/>
              </w:rPr>
            </w:pPr>
            <w:r>
              <w:rPr>
                <w:rFonts w:eastAsia="黑体"/>
                <w:snapToGrid w:val="0"/>
                <w:sz w:val="24"/>
              </w:rPr>
              <w:t>Fresh water: after temp. control valve</w:t>
            </w:r>
          </w:p>
        </w:tc>
      </w:tr>
      <w:tr w14:paraId="32356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Pr>
          <w:p w14:paraId="7C0AB4C4">
            <w:pPr>
              <w:overflowPunct w:val="0"/>
              <w:autoSpaceDE w:val="0"/>
              <w:autoSpaceDN w:val="0"/>
              <w:adjustRightInd w:val="0"/>
              <w:spacing w:line="280" w:lineRule="exact"/>
              <w:jc w:val="center"/>
              <w:rPr>
                <w:rFonts w:eastAsia="黑体"/>
                <w:snapToGrid w:val="0"/>
                <w:sz w:val="24"/>
              </w:rPr>
            </w:pPr>
          </w:p>
        </w:tc>
        <w:tc>
          <w:tcPr>
            <w:tcW w:w="2569" w:type="dxa"/>
          </w:tcPr>
          <w:p w14:paraId="62E26A76">
            <w:pPr>
              <w:overflowPunct w:val="0"/>
              <w:autoSpaceDE w:val="0"/>
              <w:autoSpaceDN w:val="0"/>
              <w:adjustRightInd w:val="0"/>
              <w:spacing w:line="280" w:lineRule="exact"/>
              <w:jc w:val="left"/>
              <w:rPr>
                <w:rFonts w:eastAsia="黑体"/>
                <w:snapToGrid w:val="0"/>
                <w:sz w:val="24"/>
              </w:rPr>
            </w:pPr>
            <w:r>
              <w:rPr>
                <w:rFonts w:eastAsia="黑体"/>
                <w:snapToGrid w:val="0"/>
                <w:sz w:val="24"/>
              </w:rPr>
              <w:t>Atmospheric condenser</w:t>
            </w:r>
          </w:p>
        </w:tc>
        <w:tc>
          <w:tcPr>
            <w:tcW w:w="2295" w:type="dxa"/>
          </w:tcPr>
          <w:p w14:paraId="548F8652">
            <w:pPr>
              <w:overflowPunct w:val="0"/>
              <w:autoSpaceDE w:val="0"/>
              <w:autoSpaceDN w:val="0"/>
              <w:adjustRightInd w:val="0"/>
              <w:spacing w:line="280" w:lineRule="exact"/>
              <w:jc w:val="left"/>
              <w:rPr>
                <w:rFonts w:eastAsia="黑体"/>
                <w:snapToGrid w:val="0"/>
                <w:sz w:val="24"/>
              </w:rPr>
            </w:pPr>
            <w:r>
              <w:rPr>
                <w:rFonts w:eastAsia="黑体"/>
                <w:snapToGrid w:val="0"/>
                <w:sz w:val="24"/>
              </w:rPr>
              <w:t>Cooling water inlet &amp; outlet</w:t>
            </w:r>
          </w:p>
        </w:tc>
        <w:tc>
          <w:tcPr>
            <w:tcW w:w="1148" w:type="dxa"/>
          </w:tcPr>
          <w:p w14:paraId="73337FD1">
            <w:pPr>
              <w:overflowPunct w:val="0"/>
              <w:autoSpaceDE w:val="0"/>
              <w:autoSpaceDN w:val="0"/>
              <w:adjustRightInd w:val="0"/>
              <w:spacing w:line="280" w:lineRule="exact"/>
              <w:jc w:val="center"/>
              <w:rPr>
                <w:rFonts w:eastAsia="黑体"/>
                <w:snapToGrid w:val="0"/>
                <w:sz w:val="24"/>
              </w:rPr>
            </w:pPr>
            <w:r>
              <w:rPr>
                <w:rFonts w:eastAsia="黑体"/>
                <w:snapToGrid w:val="0"/>
                <w:sz w:val="24"/>
              </w:rPr>
              <w:t xml:space="preserve">1 each </w:t>
            </w:r>
          </w:p>
        </w:tc>
        <w:tc>
          <w:tcPr>
            <w:tcW w:w="2198" w:type="dxa"/>
          </w:tcPr>
          <w:p w14:paraId="1BEB5458">
            <w:pPr>
              <w:overflowPunct w:val="0"/>
              <w:autoSpaceDE w:val="0"/>
              <w:autoSpaceDN w:val="0"/>
              <w:adjustRightInd w:val="0"/>
              <w:spacing w:line="280" w:lineRule="exact"/>
              <w:ind w:hanging="125"/>
              <w:rPr>
                <w:rFonts w:eastAsia="黑体"/>
                <w:snapToGrid w:val="0"/>
                <w:sz w:val="24"/>
              </w:rPr>
            </w:pPr>
          </w:p>
        </w:tc>
      </w:tr>
      <w:tr w14:paraId="29E2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Pr>
          <w:p w14:paraId="58E97DDA">
            <w:pPr>
              <w:overflowPunct w:val="0"/>
              <w:autoSpaceDE w:val="0"/>
              <w:autoSpaceDN w:val="0"/>
              <w:adjustRightInd w:val="0"/>
              <w:spacing w:line="280" w:lineRule="exact"/>
              <w:jc w:val="center"/>
              <w:rPr>
                <w:rFonts w:eastAsia="黑体"/>
                <w:snapToGrid w:val="0"/>
                <w:sz w:val="24"/>
              </w:rPr>
            </w:pPr>
          </w:p>
        </w:tc>
        <w:tc>
          <w:tcPr>
            <w:tcW w:w="2569" w:type="dxa"/>
          </w:tcPr>
          <w:p w14:paraId="457DDDE3">
            <w:pPr>
              <w:overflowPunct w:val="0"/>
              <w:autoSpaceDE w:val="0"/>
              <w:autoSpaceDN w:val="0"/>
              <w:adjustRightInd w:val="0"/>
              <w:spacing w:line="280" w:lineRule="exact"/>
              <w:jc w:val="left"/>
              <w:rPr>
                <w:rFonts w:eastAsia="黑体"/>
                <w:snapToGrid w:val="0"/>
                <w:sz w:val="24"/>
              </w:rPr>
            </w:pPr>
            <w:r>
              <w:rPr>
                <w:rFonts w:eastAsia="黑体"/>
                <w:snapToGrid w:val="0"/>
                <w:sz w:val="24"/>
              </w:rPr>
              <w:t>Lub. oil cooler</w:t>
            </w:r>
          </w:p>
        </w:tc>
        <w:tc>
          <w:tcPr>
            <w:tcW w:w="2295" w:type="dxa"/>
          </w:tcPr>
          <w:p w14:paraId="589C344F">
            <w:pPr>
              <w:overflowPunct w:val="0"/>
              <w:autoSpaceDE w:val="0"/>
              <w:autoSpaceDN w:val="0"/>
              <w:adjustRightInd w:val="0"/>
              <w:spacing w:line="280" w:lineRule="exact"/>
              <w:jc w:val="left"/>
              <w:rPr>
                <w:rFonts w:eastAsia="黑体"/>
                <w:snapToGrid w:val="0"/>
                <w:sz w:val="24"/>
              </w:rPr>
            </w:pPr>
            <w:r>
              <w:rPr>
                <w:rFonts w:eastAsia="黑体"/>
                <w:snapToGrid w:val="0"/>
                <w:sz w:val="24"/>
              </w:rPr>
              <w:t>Cooling water inlet &amp; outlet</w:t>
            </w:r>
          </w:p>
        </w:tc>
        <w:tc>
          <w:tcPr>
            <w:tcW w:w="1148" w:type="dxa"/>
          </w:tcPr>
          <w:p w14:paraId="0F5ECB63">
            <w:pPr>
              <w:overflowPunct w:val="0"/>
              <w:autoSpaceDE w:val="0"/>
              <w:autoSpaceDN w:val="0"/>
              <w:adjustRightInd w:val="0"/>
              <w:spacing w:line="280" w:lineRule="exact"/>
              <w:jc w:val="center"/>
              <w:rPr>
                <w:rFonts w:eastAsia="黑体"/>
                <w:snapToGrid w:val="0"/>
                <w:sz w:val="24"/>
              </w:rPr>
            </w:pPr>
            <w:r>
              <w:rPr>
                <w:rFonts w:eastAsia="黑体"/>
                <w:snapToGrid w:val="0"/>
                <w:sz w:val="24"/>
              </w:rPr>
              <w:t>1 each</w:t>
            </w:r>
          </w:p>
        </w:tc>
        <w:tc>
          <w:tcPr>
            <w:tcW w:w="2198" w:type="dxa"/>
          </w:tcPr>
          <w:p w14:paraId="0AF29A36">
            <w:pPr>
              <w:overflowPunct w:val="0"/>
              <w:autoSpaceDE w:val="0"/>
              <w:autoSpaceDN w:val="0"/>
              <w:adjustRightInd w:val="0"/>
              <w:spacing w:line="280" w:lineRule="exact"/>
              <w:rPr>
                <w:rFonts w:eastAsia="黑体"/>
                <w:snapToGrid w:val="0"/>
                <w:sz w:val="24"/>
              </w:rPr>
            </w:pPr>
            <w:r>
              <w:rPr>
                <w:rFonts w:eastAsia="黑体"/>
                <w:snapToGrid w:val="0"/>
                <w:sz w:val="24"/>
              </w:rPr>
              <w:t>Lub. oil: after temp. cont. valve</w:t>
            </w:r>
          </w:p>
        </w:tc>
      </w:tr>
      <w:tr w14:paraId="2674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Pr>
          <w:p w14:paraId="6748DBA9">
            <w:pPr>
              <w:overflowPunct w:val="0"/>
              <w:autoSpaceDE w:val="0"/>
              <w:autoSpaceDN w:val="0"/>
              <w:adjustRightInd w:val="0"/>
              <w:spacing w:line="280" w:lineRule="exact"/>
              <w:jc w:val="center"/>
              <w:rPr>
                <w:rFonts w:eastAsia="黑体"/>
                <w:snapToGrid w:val="0"/>
                <w:sz w:val="24"/>
              </w:rPr>
            </w:pPr>
            <w:r>
              <w:rPr>
                <w:rFonts w:eastAsia="黑体"/>
                <w:snapToGrid w:val="0"/>
                <w:sz w:val="24"/>
              </w:rPr>
              <w:t>Oil</w:t>
            </w:r>
          </w:p>
        </w:tc>
        <w:tc>
          <w:tcPr>
            <w:tcW w:w="2569" w:type="dxa"/>
          </w:tcPr>
          <w:p w14:paraId="14D39387">
            <w:pPr>
              <w:overflowPunct w:val="0"/>
              <w:autoSpaceDE w:val="0"/>
              <w:autoSpaceDN w:val="0"/>
              <w:adjustRightInd w:val="0"/>
              <w:spacing w:line="280" w:lineRule="exact"/>
              <w:jc w:val="left"/>
              <w:rPr>
                <w:rFonts w:eastAsia="黑体"/>
                <w:snapToGrid w:val="0"/>
                <w:sz w:val="24"/>
              </w:rPr>
            </w:pPr>
            <w:r>
              <w:rPr>
                <w:rFonts w:eastAsia="黑体"/>
                <w:snapToGrid w:val="0"/>
                <w:sz w:val="24"/>
              </w:rPr>
              <w:t>Heaters</w:t>
            </w:r>
          </w:p>
        </w:tc>
        <w:tc>
          <w:tcPr>
            <w:tcW w:w="2295" w:type="dxa"/>
          </w:tcPr>
          <w:p w14:paraId="6D4BECAD">
            <w:pPr>
              <w:overflowPunct w:val="0"/>
              <w:autoSpaceDE w:val="0"/>
              <w:autoSpaceDN w:val="0"/>
              <w:adjustRightInd w:val="0"/>
              <w:spacing w:line="280" w:lineRule="exact"/>
              <w:jc w:val="left"/>
              <w:rPr>
                <w:rFonts w:eastAsia="黑体"/>
                <w:snapToGrid w:val="0"/>
                <w:sz w:val="24"/>
              </w:rPr>
            </w:pPr>
            <w:r>
              <w:rPr>
                <w:rFonts w:eastAsia="黑体"/>
                <w:snapToGrid w:val="0"/>
                <w:sz w:val="24"/>
              </w:rPr>
              <w:t>Oil inlet &amp; outlet</w:t>
            </w:r>
          </w:p>
        </w:tc>
        <w:tc>
          <w:tcPr>
            <w:tcW w:w="1148" w:type="dxa"/>
          </w:tcPr>
          <w:p w14:paraId="735ABE3A">
            <w:pPr>
              <w:overflowPunct w:val="0"/>
              <w:autoSpaceDE w:val="0"/>
              <w:autoSpaceDN w:val="0"/>
              <w:adjustRightInd w:val="0"/>
              <w:spacing w:line="280" w:lineRule="exact"/>
              <w:jc w:val="center"/>
              <w:rPr>
                <w:rFonts w:eastAsia="黑体"/>
                <w:snapToGrid w:val="0"/>
                <w:sz w:val="24"/>
              </w:rPr>
            </w:pPr>
            <w:r>
              <w:rPr>
                <w:rFonts w:eastAsia="黑体"/>
                <w:snapToGrid w:val="0"/>
                <w:sz w:val="24"/>
              </w:rPr>
              <w:t>1 each</w:t>
            </w:r>
          </w:p>
        </w:tc>
        <w:tc>
          <w:tcPr>
            <w:tcW w:w="2198" w:type="dxa"/>
          </w:tcPr>
          <w:p w14:paraId="6177DB47">
            <w:pPr>
              <w:overflowPunct w:val="0"/>
              <w:autoSpaceDE w:val="0"/>
              <w:autoSpaceDN w:val="0"/>
              <w:adjustRightInd w:val="0"/>
              <w:spacing w:line="280" w:lineRule="exact"/>
              <w:ind w:hanging="125"/>
              <w:rPr>
                <w:rFonts w:eastAsia="黑体"/>
                <w:snapToGrid w:val="0"/>
                <w:sz w:val="24"/>
              </w:rPr>
            </w:pPr>
          </w:p>
        </w:tc>
      </w:tr>
      <w:tr w14:paraId="55D29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Pr>
          <w:p w14:paraId="05FDA170">
            <w:pPr>
              <w:overflowPunct w:val="0"/>
              <w:autoSpaceDE w:val="0"/>
              <w:autoSpaceDN w:val="0"/>
              <w:adjustRightInd w:val="0"/>
              <w:spacing w:line="280" w:lineRule="exact"/>
              <w:jc w:val="center"/>
              <w:rPr>
                <w:rFonts w:eastAsia="黑体"/>
                <w:snapToGrid w:val="0"/>
                <w:sz w:val="24"/>
              </w:rPr>
            </w:pPr>
          </w:p>
        </w:tc>
        <w:tc>
          <w:tcPr>
            <w:tcW w:w="2569" w:type="dxa"/>
          </w:tcPr>
          <w:p w14:paraId="06669571">
            <w:pPr>
              <w:overflowPunct w:val="0"/>
              <w:autoSpaceDE w:val="0"/>
              <w:autoSpaceDN w:val="0"/>
              <w:adjustRightInd w:val="0"/>
              <w:spacing w:line="280" w:lineRule="exact"/>
              <w:jc w:val="left"/>
              <w:rPr>
                <w:rFonts w:eastAsia="黑体"/>
                <w:snapToGrid w:val="0"/>
                <w:sz w:val="24"/>
              </w:rPr>
            </w:pPr>
            <w:r>
              <w:rPr>
                <w:rFonts w:eastAsia="黑体"/>
                <w:snapToGrid w:val="0"/>
                <w:sz w:val="24"/>
              </w:rPr>
              <w:t>Heated tanks</w:t>
            </w:r>
          </w:p>
        </w:tc>
        <w:tc>
          <w:tcPr>
            <w:tcW w:w="2295" w:type="dxa"/>
          </w:tcPr>
          <w:p w14:paraId="2FE01F84">
            <w:pPr>
              <w:overflowPunct w:val="0"/>
              <w:autoSpaceDE w:val="0"/>
              <w:autoSpaceDN w:val="0"/>
              <w:adjustRightInd w:val="0"/>
              <w:spacing w:line="280" w:lineRule="exact"/>
              <w:jc w:val="left"/>
              <w:rPr>
                <w:rFonts w:eastAsia="黑体"/>
                <w:snapToGrid w:val="0"/>
                <w:sz w:val="24"/>
              </w:rPr>
            </w:pPr>
            <w:r>
              <w:rPr>
                <w:rFonts w:eastAsia="黑体"/>
                <w:snapToGrid w:val="0"/>
                <w:sz w:val="24"/>
              </w:rPr>
              <w:t>Oil pocket on tank wall or outlet</w:t>
            </w:r>
          </w:p>
        </w:tc>
        <w:tc>
          <w:tcPr>
            <w:tcW w:w="1148" w:type="dxa"/>
          </w:tcPr>
          <w:p w14:paraId="1475D765">
            <w:pPr>
              <w:overflowPunct w:val="0"/>
              <w:autoSpaceDE w:val="0"/>
              <w:autoSpaceDN w:val="0"/>
              <w:adjustRightInd w:val="0"/>
              <w:spacing w:line="280" w:lineRule="exact"/>
              <w:jc w:val="center"/>
              <w:rPr>
                <w:rFonts w:eastAsia="黑体"/>
                <w:snapToGrid w:val="0"/>
                <w:sz w:val="24"/>
              </w:rPr>
            </w:pPr>
            <w:r>
              <w:rPr>
                <w:rFonts w:eastAsia="黑体"/>
                <w:snapToGrid w:val="0"/>
                <w:sz w:val="24"/>
              </w:rPr>
              <w:t>1 each</w:t>
            </w:r>
          </w:p>
        </w:tc>
        <w:tc>
          <w:tcPr>
            <w:tcW w:w="2198" w:type="dxa"/>
          </w:tcPr>
          <w:p w14:paraId="769F125D">
            <w:pPr>
              <w:overflowPunct w:val="0"/>
              <w:autoSpaceDE w:val="0"/>
              <w:autoSpaceDN w:val="0"/>
              <w:adjustRightInd w:val="0"/>
              <w:spacing w:line="280" w:lineRule="exact"/>
              <w:ind w:hanging="125"/>
              <w:rPr>
                <w:rFonts w:eastAsia="黑体"/>
                <w:snapToGrid w:val="0"/>
                <w:sz w:val="24"/>
              </w:rPr>
            </w:pPr>
          </w:p>
        </w:tc>
      </w:tr>
      <w:tr w14:paraId="07747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Pr>
          <w:p w14:paraId="264574A7">
            <w:pPr>
              <w:overflowPunct w:val="0"/>
              <w:autoSpaceDE w:val="0"/>
              <w:autoSpaceDN w:val="0"/>
              <w:adjustRightInd w:val="0"/>
              <w:spacing w:line="280" w:lineRule="exact"/>
              <w:jc w:val="center"/>
              <w:rPr>
                <w:rFonts w:eastAsia="黑体"/>
                <w:snapToGrid w:val="0"/>
                <w:sz w:val="24"/>
              </w:rPr>
            </w:pPr>
            <w:r>
              <w:rPr>
                <w:rFonts w:eastAsia="黑体"/>
                <w:snapToGrid w:val="0"/>
                <w:sz w:val="24"/>
              </w:rPr>
              <w:t>Others</w:t>
            </w:r>
          </w:p>
        </w:tc>
        <w:tc>
          <w:tcPr>
            <w:tcW w:w="4864" w:type="dxa"/>
            <w:gridSpan w:val="2"/>
          </w:tcPr>
          <w:p w14:paraId="3702A5EA">
            <w:pPr>
              <w:overflowPunct w:val="0"/>
              <w:autoSpaceDE w:val="0"/>
              <w:autoSpaceDN w:val="0"/>
              <w:adjustRightInd w:val="0"/>
              <w:spacing w:line="280" w:lineRule="exact"/>
              <w:jc w:val="left"/>
              <w:rPr>
                <w:rFonts w:eastAsia="黑体"/>
                <w:snapToGrid w:val="0"/>
                <w:sz w:val="24"/>
              </w:rPr>
            </w:pPr>
            <w:r>
              <w:rPr>
                <w:rFonts w:eastAsia="黑体"/>
                <w:snapToGrid w:val="0"/>
                <w:sz w:val="24"/>
              </w:rPr>
              <w:t>Various thermometers fitted at main engine, generator engines, air compressors, stern tube bearing, boiler</w:t>
            </w:r>
          </w:p>
        </w:tc>
        <w:tc>
          <w:tcPr>
            <w:tcW w:w="1148" w:type="dxa"/>
          </w:tcPr>
          <w:p w14:paraId="75677D83">
            <w:pPr>
              <w:overflowPunct w:val="0"/>
              <w:autoSpaceDE w:val="0"/>
              <w:autoSpaceDN w:val="0"/>
              <w:adjustRightInd w:val="0"/>
              <w:spacing w:line="280" w:lineRule="exact"/>
              <w:rPr>
                <w:rFonts w:eastAsia="黑体"/>
                <w:snapToGrid w:val="0"/>
                <w:sz w:val="24"/>
              </w:rPr>
            </w:pPr>
            <w:r>
              <w:rPr>
                <w:rFonts w:eastAsia="黑体"/>
                <w:snapToGrid w:val="0"/>
                <w:sz w:val="24"/>
              </w:rPr>
              <w:t>Assorted</w:t>
            </w:r>
          </w:p>
        </w:tc>
        <w:tc>
          <w:tcPr>
            <w:tcW w:w="2198" w:type="dxa"/>
          </w:tcPr>
          <w:p w14:paraId="69E8BBB5">
            <w:pPr>
              <w:overflowPunct w:val="0"/>
              <w:autoSpaceDE w:val="0"/>
              <w:autoSpaceDN w:val="0"/>
              <w:adjustRightInd w:val="0"/>
              <w:spacing w:line="280" w:lineRule="exact"/>
              <w:ind w:hanging="125"/>
              <w:rPr>
                <w:rFonts w:eastAsia="黑体"/>
                <w:snapToGrid w:val="0"/>
                <w:sz w:val="24"/>
              </w:rPr>
            </w:pPr>
          </w:p>
        </w:tc>
      </w:tr>
      <w:tr w14:paraId="5138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17" w:type="dxa"/>
          </w:tcPr>
          <w:p w14:paraId="03444F47">
            <w:pPr>
              <w:overflowPunct w:val="0"/>
              <w:autoSpaceDE w:val="0"/>
              <w:autoSpaceDN w:val="0"/>
              <w:adjustRightInd w:val="0"/>
              <w:spacing w:line="280" w:lineRule="exact"/>
              <w:rPr>
                <w:rFonts w:eastAsia="黑体"/>
                <w:snapToGrid w:val="0"/>
                <w:sz w:val="24"/>
              </w:rPr>
            </w:pPr>
          </w:p>
        </w:tc>
        <w:tc>
          <w:tcPr>
            <w:tcW w:w="2569" w:type="dxa"/>
          </w:tcPr>
          <w:p w14:paraId="12CEE063">
            <w:pPr>
              <w:overflowPunct w:val="0"/>
              <w:autoSpaceDE w:val="0"/>
              <w:autoSpaceDN w:val="0"/>
              <w:adjustRightInd w:val="0"/>
              <w:spacing w:line="280" w:lineRule="exact"/>
              <w:jc w:val="left"/>
              <w:rPr>
                <w:rFonts w:eastAsia="黑体"/>
                <w:snapToGrid w:val="0"/>
                <w:sz w:val="24"/>
              </w:rPr>
            </w:pPr>
            <w:r>
              <w:rPr>
                <w:rFonts w:eastAsia="黑体"/>
                <w:snapToGrid w:val="0"/>
                <w:sz w:val="24"/>
              </w:rPr>
              <w:t>Oil purifiers</w:t>
            </w:r>
          </w:p>
        </w:tc>
        <w:tc>
          <w:tcPr>
            <w:tcW w:w="2295" w:type="dxa"/>
          </w:tcPr>
          <w:p w14:paraId="546FFE17">
            <w:pPr>
              <w:overflowPunct w:val="0"/>
              <w:autoSpaceDE w:val="0"/>
              <w:autoSpaceDN w:val="0"/>
              <w:adjustRightInd w:val="0"/>
              <w:spacing w:line="280" w:lineRule="exact"/>
              <w:jc w:val="left"/>
              <w:rPr>
                <w:rFonts w:eastAsia="黑体"/>
                <w:snapToGrid w:val="0"/>
                <w:sz w:val="24"/>
              </w:rPr>
            </w:pPr>
            <w:r>
              <w:rPr>
                <w:rFonts w:eastAsia="黑体"/>
                <w:snapToGrid w:val="0"/>
                <w:sz w:val="24"/>
              </w:rPr>
              <w:t>Acc.to Maker's standard</w:t>
            </w:r>
          </w:p>
        </w:tc>
        <w:tc>
          <w:tcPr>
            <w:tcW w:w="1148" w:type="dxa"/>
          </w:tcPr>
          <w:p w14:paraId="182B2B8A">
            <w:pPr>
              <w:overflowPunct w:val="0"/>
              <w:autoSpaceDE w:val="0"/>
              <w:autoSpaceDN w:val="0"/>
              <w:adjustRightInd w:val="0"/>
              <w:spacing w:line="280" w:lineRule="exact"/>
              <w:rPr>
                <w:rFonts w:eastAsia="黑体"/>
                <w:snapToGrid w:val="0"/>
                <w:sz w:val="24"/>
              </w:rPr>
            </w:pPr>
          </w:p>
        </w:tc>
        <w:tc>
          <w:tcPr>
            <w:tcW w:w="2198" w:type="dxa"/>
          </w:tcPr>
          <w:p w14:paraId="1D243F2A">
            <w:pPr>
              <w:overflowPunct w:val="0"/>
              <w:autoSpaceDE w:val="0"/>
              <w:autoSpaceDN w:val="0"/>
              <w:adjustRightInd w:val="0"/>
              <w:spacing w:line="280" w:lineRule="exact"/>
              <w:ind w:hanging="125"/>
              <w:rPr>
                <w:rFonts w:eastAsia="黑体"/>
                <w:snapToGrid w:val="0"/>
                <w:sz w:val="24"/>
              </w:rPr>
            </w:pPr>
          </w:p>
        </w:tc>
      </w:tr>
    </w:tbl>
    <w:p w14:paraId="71FA4FAA">
      <w:pPr>
        <w:pStyle w:val="3"/>
        <w:jc w:val="both"/>
        <w:rPr>
          <w:color w:val="000000"/>
        </w:rPr>
      </w:pPr>
      <w:bookmarkStart w:id="468" w:name="_Toc50572662"/>
      <w:bookmarkStart w:id="469" w:name="_Toc443990277"/>
      <w:r>
        <w:rPr>
          <w:rFonts w:hint="eastAsia"/>
          <w:color w:val="000000"/>
        </w:rPr>
        <w:t>6.12    scrubber system</w:t>
      </w:r>
      <w:bookmarkEnd w:id="468"/>
    </w:p>
    <w:p w14:paraId="2F5E09AC">
      <w:pPr>
        <w:kinsoku w:val="0"/>
        <w:autoSpaceDE w:val="0"/>
        <w:autoSpaceDN w:val="0"/>
        <w:adjustRightInd w:val="0"/>
        <w:ind w:left="1017"/>
        <w:rPr>
          <w:kern w:val="0"/>
          <w:sz w:val="24"/>
        </w:rPr>
      </w:pPr>
    </w:p>
    <w:p w14:paraId="2DB539A2">
      <w:pPr>
        <w:kinsoku w:val="0"/>
        <w:autoSpaceDE w:val="0"/>
        <w:autoSpaceDN w:val="0"/>
        <w:adjustRightInd w:val="0"/>
        <w:ind w:left="1017"/>
        <w:rPr>
          <w:kern w:val="0"/>
          <w:sz w:val="24"/>
        </w:rPr>
      </w:pPr>
      <w:r>
        <w:rPr>
          <w:kern w:val="0"/>
          <w:sz w:val="24"/>
        </w:rPr>
        <w:t xml:space="preserve">The SOX Scrubber system shall be of open loop type and shall be able to treat the exhaust gas from one (1) main engine and three (3) generator engines to achieve the 0.5%S </w:t>
      </w:r>
      <w:r>
        <w:rPr>
          <w:b/>
          <w:i/>
          <w:kern w:val="0"/>
          <w:sz w:val="24"/>
        </w:rPr>
        <w:t xml:space="preserve">(Option 0.1%S) </w:t>
      </w:r>
      <w:r>
        <w:rPr>
          <w:kern w:val="0"/>
          <w:sz w:val="24"/>
        </w:rPr>
        <w:t xml:space="preserve">equivalency to meet the “Global Sulphur Cap 2020”. </w:t>
      </w:r>
    </w:p>
    <w:p w14:paraId="29BA57D6">
      <w:pPr>
        <w:kinsoku w:val="0"/>
        <w:autoSpaceDE w:val="0"/>
        <w:autoSpaceDN w:val="0"/>
        <w:adjustRightInd w:val="0"/>
        <w:ind w:left="1017"/>
        <w:rPr>
          <w:kern w:val="0"/>
          <w:sz w:val="24"/>
        </w:rPr>
      </w:pPr>
    </w:p>
    <w:p w14:paraId="64F6AD0E">
      <w:pPr>
        <w:kinsoku w:val="0"/>
        <w:autoSpaceDE w:val="0"/>
        <w:autoSpaceDN w:val="0"/>
        <w:adjustRightInd w:val="0"/>
        <w:ind w:left="1017"/>
        <w:rPr>
          <w:kern w:val="0"/>
          <w:sz w:val="24"/>
        </w:rPr>
      </w:pPr>
      <w:r>
        <w:rPr>
          <w:kern w:val="0"/>
          <w:sz w:val="24"/>
        </w:rPr>
        <w:t xml:space="preserve">The open loop system is typically used in open waters where the alkalinity of the seawater is higher than 2,200μmol/l for effective scrubbing. </w:t>
      </w:r>
    </w:p>
    <w:p w14:paraId="61DF64A5">
      <w:pPr>
        <w:kinsoku w:val="0"/>
        <w:autoSpaceDE w:val="0"/>
        <w:autoSpaceDN w:val="0"/>
        <w:adjustRightInd w:val="0"/>
        <w:ind w:left="1017"/>
        <w:rPr>
          <w:kern w:val="0"/>
          <w:sz w:val="24"/>
        </w:rPr>
      </w:pPr>
    </w:p>
    <w:p w14:paraId="6F9E0C2D">
      <w:pPr>
        <w:kinsoku w:val="0"/>
        <w:autoSpaceDE w:val="0"/>
        <w:autoSpaceDN w:val="0"/>
        <w:adjustRightInd w:val="0"/>
        <w:ind w:left="1017"/>
        <w:rPr>
          <w:b/>
          <w:i/>
          <w:kern w:val="0"/>
          <w:sz w:val="24"/>
        </w:rPr>
      </w:pPr>
      <w:r>
        <w:rPr>
          <w:kern w:val="0"/>
          <w:sz w:val="24"/>
        </w:rPr>
        <w:t xml:space="preserve">The SOx scrubber system is designed to remove sulphur oxides from main engine and generator engines exhaust gases. The removal efficiency for SOx of the open loop system is from max. 3.5%S to 0.5%S. </w:t>
      </w:r>
      <w:r>
        <w:rPr>
          <w:b/>
          <w:i/>
          <w:kern w:val="0"/>
          <w:sz w:val="24"/>
        </w:rPr>
        <w:t>(Option: to achieve the 0.1%S equivalency to meet the SECA requirement)</w:t>
      </w:r>
    </w:p>
    <w:p w14:paraId="4CAD2963">
      <w:pPr>
        <w:kinsoku w:val="0"/>
        <w:autoSpaceDE w:val="0"/>
        <w:autoSpaceDN w:val="0"/>
        <w:adjustRightInd w:val="0"/>
        <w:ind w:left="1017"/>
        <w:rPr>
          <w:kern w:val="0"/>
          <w:sz w:val="24"/>
        </w:rPr>
      </w:pPr>
    </w:p>
    <w:p w14:paraId="103ECD6B">
      <w:pPr>
        <w:kinsoku w:val="0"/>
        <w:autoSpaceDE w:val="0"/>
        <w:autoSpaceDN w:val="0"/>
        <w:adjustRightInd w:val="0"/>
        <w:ind w:left="1017"/>
        <w:rPr>
          <w:kern w:val="0"/>
          <w:sz w:val="24"/>
        </w:rPr>
      </w:pPr>
      <w:r>
        <w:rPr>
          <w:rFonts w:hint="eastAsia"/>
          <w:kern w:val="0"/>
          <w:sz w:val="24"/>
        </w:rPr>
        <w:t>One(1) common scrubber unit with a combine box for ME and three(3) sets of GEs.</w:t>
      </w:r>
    </w:p>
    <w:p w14:paraId="2F85313D">
      <w:pPr>
        <w:kinsoku w:val="0"/>
        <w:autoSpaceDE w:val="0"/>
        <w:autoSpaceDN w:val="0"/>
        <w:adjustRightInd w:val="0"/>
        <w:ind w:left="1017"/>
        <w:rPr>
          <w:kern w:val="0"/>
          <w:sz w:val="24"/>
        </w:rPr>
      </w:pPr>
    </w:p>
    <w:p w14:paraId="7E20174E">
      <w:pPr>
        <w:kinsoku w:val="0"/>
        <w:autoSpaceDE w:val="0"/>
        <w:autoSpaceDN w:val="0"/>
        <w:adjustRightInd w:val="0"/>
        <w:ind w:left="1017"/>
        <w:rPr>
          <w:kern w:val="0"/>
          <w:sz w:val="24"/>
        </w:rPr>
      </w:pPr>
      <w:r>
        <w:rPr>
          <w:kern w:val="0"/>
          <w:sz w:val="24"/>
        </w:rPr>
        <w:t xml:space="preserve">M.G.O. will be used as stand-by for main engine and generator engines when SOx scrubber system is fault, and when local regulations prevent or limit the use of the open loop system due to low alkalinity or restricted discharge criteria, the MGO could be used. </w:t>
      </w:r>
    </w:p>
    <w:p w14:paraId="6279B904">
      <w:pPr>
        <w:kinsoku w:val="0"/>
        <w:autoSpaceDE w:val="0"/>
        <w:autoSpaceDN w:val="0"/>
        <w:adjustRightInd w:val="0"/>
        <w:ind w:left="1017"/>
        <w:rPr>
          <w:kern w:val="0"/>
          <w:sz w:val="24"/>
        </w:rPr>
      </w:pPr>
    </w:p>
    <w:p w14:paraId="3EC2854D">
      <w:pPr>
        <w:kinsoku w:val="0"/>
        <w:autoSpaceDE w:val="0"/>
        <w:autoSpaceDN w:val="0"/>
        <w:adjustRightInd w:val="0"/>
        <w:ind w:left="1017"/>
        <w:rPr>
          <w:kern w:val="0"/>
          <w:sz w:val="24"/>
        </w:rPr>
      </w:pPr>
      <w:r>
        <w:rPr>
          <w:kern w:val="0"/>
          <w:sz w:val="24"/>
        </w:rPr>
        <w:t xml:space="preserve">Boiler exhaust gas pipe will not connect to SOx scrubber system. </w:t>
      </w:r>
    </w:p>
    <w:p w14:paraId="1C1E3395">
      <w:pPr>
        <w:kinsoku w:val="0"/>
        <w:autoSpaceDE w:val="0"/>
        <w:autoSpaceDN w:val="0"/>
        <w:adjustRightInd w:val="0"/>
        <w:ind w:left="1017"/>
        <w:rPr>
          <w:kern w:val="0"/>
          <w:sz w:val="24"/>
        </w:rPr>
      </w:pPr>
    </w:p>
    <w:p w14:paraId="0453F63C">
      <w:pPr>
        <w:kinsoku w:val="0"/>
        <w:autoSpaceDE w:val="0"/>
        <w:autoSpaceDN w:val="0"/>
        <w:adjustRightInd w:val="0"/>
        <w:ind w:left="1017"/>
        <w:rPr>
          <w:kern w:val="0"/>
          <w:sz w:val="24"/>
        </w:rPr>
      </w:pPr>
      <w:r>
        <w:rPr>
          <w:kern w:val="0"/>
          <w:sz w:val="24"/>
        </w:rPr>
        <w:t xml:space="preserve">The open loop system uses pure sea water for neutralizing the exhaust gas. The water is taken from sea chest, pumped to the scrubber tower and distributed to the active spray nozzles. Drain is led directly via sea water overboard discharge line, the discharge criteria set by the IMO guidelines should be met (the PH should be equals or above 6.5 at a distance 4 meters from the discharge point. </w:t>
      </w:r>
    </w:p>
    <w:p w14:paraId="498B6AC9">
      <w:pPr>
        <w:kinsoku w:val="0"/>
        <w:autoSpaceDE w:val="0"/>
        <w:autoSpaceDN w:val="0"/>
        <w:adjustRightInd w:val="0"/>
        <w:ind w:left="1017"/>
        <w:rPr>
          <w:kern w:val="0"/>
          <w:sz w:val="24"/>
        </w:rPr>
      </w:pPr>
    </w:p>
    <w:p w14:paraId="6DBC5DD3">
      <w:pPr>
        <w:kinsoku w:val="0"/>
        <w:autoSpaceDE w:val="0"/>
        <w:autoSpaceDN w:val="0"/>
        <w:adjustRightInd w:val="0"/>
        <w:ind w:left="1017"/>
        <w:rPr>
          <w:kern w:val="0"/>
          <w:sz w:val="24"/>
        </w:rPr>
      </w:pPr>
      <w:r>
        <w:rPr>
          <w:kern w:val="0"/>
          <w:sz w:val="24"/>
        </w:rPr>
        <w:t xml:space="preserve">The open loop SOx scrubber system capacity is based on the following operational profile: </w:t>
      </w:r>
    </w:p>
    <w:p w14:paraId="215AE35F">
      <w:pPr>
        <w:kinsoku w:val="0"/>
        <w:autoSpaceDE w:val="0"/>
        <w:autoSpaceDN w:val="0"/>
        <w:adjustRightInd w:val="0"/>
        <w:ind w:left="1017"/>
        <w:rPr>
          <w:kern w:val="0"/>
          <w:sz w:val="24"/>
        </w:rPr>
      </w:pPr>
      <w:r>
        <w:rPr>
          <w:kern w:val="0"/>
          <w:sz w:val="24"/>
        </w:rPr>
        <w:t xml:space="preserve">- M/E SMCR </w:t>
      </w:r>
    </w:p>
    <w:p w14:paraId="0E8ECDD8">
      <w:pPr>
        <w:kinsoku w:val="0"/>
        <w:autoSpaceDE w:val="0"/>
        <w:autoSpaceDN w:val="0"/>
        <w:adjustRightInd w:val="0"/>
        <w:ind w:left="1017"/>
        <w:rPr>
          <w:kern w:val="0"/>
          <w:sz w:val="24"/>
        </w:rPr>
      </w:pPr>
      <w:r>
        <w:rPr>
          <w:kern w:val="0"/>
          <w:sz w:val="24"/>
        </w:rPr>
        <w:t xml:space="preserve">- Two (2) sets G/E at 85% load </w:t>
      </w:r>
    </w:p>
    <w:p w14:paraId="042869F3">
      <w:pPr>
        <w:kinsoku w:val="0"/>
        <w:autoSpaceDE w:val="0"/>
        <w:autoSpaceDN w:val="0"/>
        <w:adjustRightInd w:val="0"/>
        <w:rPr>
          <w:kern w:val="0"/>
          <w:sz w:val="24"/>
        </w:rPr>
      </w:pPr>
    </w:p>
    <w:p w14:paraId="70CFDAA0">
      <w:pPr>
        <w:kinsoku w:val="0"/>
        <w:autoSpaceDE w:val="0"/>
        <w:autoSpaceDN w:val="0"/>
        <w:adjustRightInd w:val="0"/>
        <w:ind w:left="1017"/>
        <w:rPr>
          <w:b/>
          <w:i/>
          <w:kern w:val="0"/>
          <w:sz w:val="24"/>
        </w:rPr>
      </w:pPr>
      <w:r>
        <w:rPr>
          <w:b/>
          <w:i/>
          <w:kern w:val="0"/>
          <w:sz w:val="24"/>
        </w:rPr>
        <w:t>The boiler is only connect to the scrubber tower, not enlarge the scrubber system’s capacity, and the boiler is only working in port.</w:t>
      </w:r>
    </w:p>
    <w:p w14:paraId="2D229CD5">
      <w:pPr>
        <w:kinsoku w:val="0"/>
        <w:autoSpaceDE w:val="0"/>
        <w:autoSpaceDN w:val="0"/>
        <w:adjustRightInd w:val="0"/>
        <w:ind w:left="1017"/>
        <w:rPr>
          <w:kern w:val="0"/>
          <w:sz w:val="24"/>
        </w:rPr>
      </w:pPr>
    </w:p>
    <w:p w14:paraId="6B530FB2">
      <w:pPr>
        <w:kinsoku w:val="0"/>
        <w:autoSpaceDE w:val="0"/>
        <w:autoSpaceDN w:val="0"/>
        <w:adjustRightInd w:val="0"/>
        <w:ind w:left="1017"/>
        <w:rPr>
          <w:kern w:val="0"/>
          <w:sz w:val="24"/>
        </w:rPr>
      </w:pPr>
      <w:r>
        <w:rPr>
          <w:kern w:val="0"/>
          <w:sz w:val="24"/>
        </w:rPr>
        <w:t xml:space="preserve">The backpressure limit for M/E and G/Es will be increased as per maker’s standard, the fuel oil consumption may suffer penalty as per maker’s calculation, no exhaust gas fan is provided for M/E and G/E in principle. </w:t>
      </w:r>
    </w:p>
    <w:p w14:paraId="0274AA82">
      <w:pPr>
        <w:kinsoku w:val="0"/>
        <w:autoSpaceDE w:val="0"/>
        <w:autoSpaceDN w:val="0"/>
        <w:adjustRightInd w:val="0"/>
        <w:ind w:left="1017"/>
        <w:rPr>
          <w:kern w:val="0"/>
          <w:sz w:val="24"/>
        </w:rPr>
      </w:pPr>
    </w:p>
    <w:p w14:paraId="5B60B575">
      <w:pPr>
        <w:kinsoku w:val="0"/>
        <w:autoSpaceDE w:val="0"/>
        <w:autoSpaceDN w:val="0"/>
        <w:adjustRightInd w:val="0"/>
        <w:ind w:left="1017"/>
        <w:rPr>
          <w:kern w:val="0"/>
          <w:sz w:val="24"/>
        </w:rPr>
      </w:pPr>
      <w:r>
        <w:rPr>
          <w:kern w:val="0"/>
          <w:sz w:val="24"/>
        </w:rPr>
        <w:t>Continuous emission monitoring system and water monitoring unit shall be provided, the materials, accessories and fittings will be in accordance with Maker’s standard and requirement of Classification Society.</w:t>
      </w:r>
    </w:p>
    <w:p w14:paraId="422E9D3F">
      <w:pPr>
        <w:kinsoku w:val="0"/>
        <w:autoSpaceDE w:val="0"/>
        <w:autoSpaceDN w:val="0"/>
        <w:adjustRightInd w:val="0"/>
        <w:ind w:left="1017"/>
        <w:rPr>
          <w:kern w:val="0"/>
          <w:sz w:val="24"/>
        </w:rPr>
      </w:pPr>
    </w:p>
    <w:p w14:paraId="6AC8CE1C">
      <w:pPr>
        <w:kinsoku w:val="0"/>
        <w:autoSpaceDE w:val="0"/>
        <w:autoSpaceDN w:val="0"/>
        <w:adjustRightInd w:val="0"/>
        <w:ind w:left="1017"/>
        <w:rPr>
          <w:b/>
          <w:i/>
          <w:kern w:val="0"/>
          <w:sz w:val="24"/>
        </w:rPr>
      </w:pPr>
      <w:r>
        <w:rPr>
          <w:b/>
          <w:i/>
          <w:kern w:val="0"/>
          <w:sz w:val="24"/>
        </w:rPr>
        <w:t xml:space="preserve">The discharge pipes to be GRE and the last connection to the ship side should be </w:t>
      </w:r>
      <w:r>
        <w:rPr>
          <w:rFonts w:hint="eastAsia"/>
          <w:b/>
          <w:i/>
          <w:kern w:val="0"/>
          <w:sz w:val="24"/>
        </w:rPr>
        <w:t xml:space="preserve">duplex </w:t>
      </w:r>
      <w:r>
        <w:rPr>
          <w:b/>
          <w:i/>
          <w:kern w:val="0"/>
          <w:sz w:val="24"/>
        </w:rPr>
        <w:t>S32750</w:t>
      </w:r>
    </w:p>
    <w:p w14:paraId="624DF96C"/>
    <w:p w14:paraId="416F8BEF">
      <w:pPr>
        <w:pStyle w:val="3"/>
        <w:jc w:val="both"/>
        <w:rPr>
          <w:color w:val="000000"/>
        </w:rPr>
      </w:pPr>
      <w:bookmarkStart w:id="470" w:name="_Toc50572663"/>
      <w:r>
        <w:rPr>
          <w:rFonts w:hint="eastAsia"/>
          <w:color w:val="000000"/>
        </w:rPr>
        <w:t>6.</w:t>
      </w:r>
      <w:r>
        <w:rPr>
          <w:color w:val="000000"/>
        </w:rPr>
        <w:t>1</w:t>
      </w:r>
      <w:r>
        <w:rPr>
          <w:rFonts w:hint="eastAsia"/>
          <w:color w:val="000000"/>
        </w:rPr>
        <w:t>3</w:t>
      </w:r>
      <w:r>
        <w:rPr>
          <w:color w:val="000000"/>
        </w:rPr>
        <w:tab/>
      </w:r>
      <w:r>
        <w:rPr>
          <w:color w:val="000000"/>
        </w:rPr>
        <w:t xml:space="preserve"> </w:t>
      </w:r>
      <w:r>
        <w:rPr>
          <w:rFonts w:hint="eastAsia"/>
          <w:color w:val="000000"/>
        </w:rPr>
        <w:t xml:space="preserve"> </w:t>
      </w:r>
      <w:r>
        <w:rPr>
          <w:color w:val="000000"/>
        </w:rPr>
        <w:t>SPARE PARTS AND TOOLS</w:t>
      </w:r>
      <w:bookmarkEnd w:id="469"/>
      <w:bookmarkEnd w:id="470"/>
    </w:p>
    <w:p w14:paraId="582A33B2">
      <w:pPr>
        <w:kinsoku w:val="0"/>
        <w:autoSpaceDE w:val="0"/>
        <w:autoSpaceDN w:val="0"/>
        <w:adjustRightInd w:val="0"/>
        <w:ind w:left="1017"/>
        <w:rPr>
          <w:kern w:val="0"/>
          <w:sz w:val="24"/>
        </w:rPr>
      </w:pPr>
      <w:r>
        <w:rPr>
          <w:kern w:val="0"/>
          <w:sz w:val="24"/>
        </w:rPr>
        <w:t>All spare parts and special tools shall be supplied according to the Rules of Classification Society and manufacturer’s standard.</w:t>
      </w:r>
    </w:p>
    <w:p w14:paraId="418719CD">
      <w:pPr>
        <w:kinsoku w:val="0"/>
        <w:autoSpaceDE w:val="0"/>
        <w:autoSpaceDN w:val="0"/>
        <w:adjustRightInd w:val="0"/>
        <w:ind w:left="1017"/>
        <w:rPr>
          <w:kern w:val="0"/>
          <w:sz w:val="24"/>
        </w:rPr>
      </w:pPr>
    </w:p>
    <w:p w14:paraId="031E2BD4">
      <w:pPr>
        <w:kinsoku w:val="0"/>
        <w:autoSpaceDE w:val="0"/>
        <w:autoSpaceDN w:val="0"/>
        <w:adjustRightInd w:val="0"/>
        <w:ind w:left="1017"/>
        <w:rPr>
          <w:b/>
          <w:i/>
          <w:kern w:val="0"/>
          <w:sz w:val="24"/>
        </w:rPr>
      </w:pPr>
      <w:r>
        <w:rPr>
          <w:b/>
          <w:i/>
          <w:kern w:val="0"/>
          <w:sz w:val="24"/>
        </w:rPr>
        <w:t>Normally only 1 set spare for each type equipment, such as Aux engines, just one set spare for three Aux engines.</w:t>
      </w:r>
    </w:p>
    <w:p w14:paraId="75DF8EEE">
      <w:pPr>
        <w:kinsoku w:val="0"/>
        <w:autoSpaceDE w:val="0"/>
        <w:autoSpaceDN w:val="0"/>
        <w:adjustRightInd w:val="0"/>
        <w:ind w:left="1017"/>
        <w:rPr>
          <w:b/>
          <w:i/>
          <w:kern w:val="0"/>
          <w:sz w:val="24"/>
        </w:rPr>
      </w:pPr>
    </w:p>
    <w:p w14:paraId="72F7BC23">
      <w:pPr>
        <w:kinsoku w:val="0"/>
        <w:autoSpaceDE w:val="0"/>
        <w:autoSpaceDN w:val="0"/>
        <w:adjustRightInd w:val="0"/>
        <w:ind w:left="1017"/>
        <w:rPr>
          <w:b/>
          <w:i/>
          <w:color w:val="000000" w:themeColor="text1"/>
          <w:kern w:val="0"/>
          <w:sz w:val="24"/>
          <w14:textFill>
            <w14:solidFill>
              <w14:schemeClr w14:val="tx1"/>
            </w14:solidFill>
          </w14:textFill>
        </w:rPr>
      </w:pPr>
      <w:r>
        <w:rPr>
          <w:rFonts w:cs="Arial"/>
          <w:b/>
          <w:i/>
          <w:color w:val="000000" w:themeColor="text1"/>
          <w:sz w:val="24"/>
          <w14:textFill>
            <w14:solidFill>
              <w14:schemeClr w14:val="tx1"/>
            </w14:solidFill>
          </w14:textFill>
        </w:rPr>
        <w:t>The spares list will be supplied to the owner after the yard receive the approved drawing from maker. The list will be checked by yard, if have any deviation, the shipyard will inform the owner.</w:t>
      </w:r>
    </w:p>
    <w:p w14:paraId="145139B1">
      <w:pPr>
        <w:kinsoku w:val="0"/>
        <w:autoSpaceDE w:val="0"/>
        <w:autoSpaceDN w:val="0"/>
        <w:adjustRightInd w:val="0"/>
        <w:ind w:left="1017"/>
        <w:rPr>
          <w:kern w:val="0"/>
          <w:sz w:val="24"/>
        </w:rPr>
      </w:pPr>
    </w:p>
    <w:p w14:paraId="5F8AF2BA">
      <w:pPr>
        <w:kinsoku w:val="0"/>
        <w:autoSpaceDE w:val="0"/>
        <w:autoSpaceDN w:val="0"/>
        <w:adjustRightInd w:val="0"/>
        <w:ind w:left="1017"/>
        <w:rPr>
          <w:kern w:val="0"/>
          <w:sz w:val="24"/>
        </w:rPr>
      </w:pPr>
      <w:r>
        <w:rPr>
          <w:kern w:val="0"/>
          <w:sz w:val="24"/>
        </w:rPr>
        <w:t>General tools and outfits for machinery part are supplied according to builder standard.</w:t>
      </w:r>
    </w:p>
    <w:p w14:paraId="1794580A">
      <w:pPr>
        <w:widowControl/>
        <w:jc w:val="left"/>
        <w:rPr>
          <w:kern w:val="0"/>
          <w:sz w:val="20"/>
          <w:szCs w:val="20"/>
        </w:rPr>
      </w:pPr>
    </w:p>
    <w:p w14:paraId="23E87F72">
      <w:pPr>
        <w:widowControl/>
        <w:jc w:val="left"/>
        <w:rPr>
          <w:rFonts w:ascii="Arial" w:hAnsi="Arial" w:eastAsia="黑体"/>
          <w:b/>
          <w:bCs/>
          <w:caps/>
          <w:color w:val="000000"/>
          <w:kern w:val="0"/>
          <w:sz w:val="24"/>
        </w:rPr>
      </w:pPr>
      <w:r>
        <w:rPr>
          <w:rFonts w:hint="eastAsia" w:ascii="Arial" w:hAnsi="Arial" w:eastAsia="黑体"/>
          <w:b/>
          <w:bCs/>
          <w:caps/>
          <w:color w:val="000000"/>
          <w:kern w:val="0"/>
          <w:sz w:val="24"/>
        </w:rPr>
        <w:t>`</w:t>
      </w:r>
    </w:p>
    <w:p w14:paraId="198E8C3A">
      <w:pPr>
        <w:widowControl/>
        <w:jc w:val="left"/>
      </w:pPr>
      <w:r>
        <w:br w:type="page"/>
      </w:r>
    </w:p>
    <w:p w14:paraId="51C31F24">
      <w:pPr>
        <w:kinsoku w:val="0"/>
        <w:autoSpaceDE w:val="0"/>
        <w:autoSpaceDN w:val="0"/>
        <w:adjustRightInd w:val="0"/>
        <w:spacing w:before="2" w:line="120" w:lineRule="exact"/>
        <w:rPr>
          <w:rFonts w:ascii="Arial" w:hAnsi="Arial" w:cs="Arial"/>
          <w:kern w:val="0"/>
          <w:sz w:val="12"/>
          <w:szCs w:val="12"/>
        </w:rPr>
      </w:pPr>
    </w:p>
    <w:p w14:paraId="108D1321">
      <w:pPr>
        <w:kinsoku w:val="0"/>
        <w:autoSpaceDE w:val="0"/>
        <w:autoSpaceDN w:val="0"/>
        <w:adjustRightInd w:val="0"/>
        <w:spacing w:line="200" w:lineRule="exact"/>
        <w:rPr>
          <w:rFonts w:ascii="Arial" w:hAnsi="Arial" w:cs="Arial"/>
          <w:kern w:val="0"/>
          <w:sz w:val="20"/>
          <w:szCs w:val="20"/>
        </w:rPr>
      </w:pPr>
    </w:p>
    <w:p w14:paraId="22390527">
      <w:pPr>
        <w:kinsoku w:val="0"/>
        <w:autoSpaceDE w:val="0"/>
        <w:autoSpaceDN w:val="0"/>
        <w:adjustRightInd w:val="0"/>
        <w:spacing w:line="200" w:lineRule="exact"/>
        <w:rPr>
          <w:rFonts w:ascii="Arial" w:hAnsi="Arial" w:cs="Arial"/>
          <w:kern w:val="0"/>
          <w:sz w:val="20"/>
          <w:szCs w:val="20"/>
        </w:rPr>
      </w:pPr>
    </w:p>
    <w:p w14:paraId="2E23F3B1">
      <w:pPr>
        <w:kinsoku w:val="0"/>
        <w:autoSpaceDE w:val="0"/>
        <w:autoSpaceDN w:val="0"/>
        <w:adjustRightInd w:val="0"/>
        <w:spacing w:line="200" w:lineRule="exact"/>
        <w:rPr>
          <w:rFonts w:ascii="Arial" w:hAnsi="Arial" w:cs="Arial"/>
          <w:kern w:val="0"/>
          <w:sz w:val="20"/>
          <w:szCs w:val="20"/>
        </w:rPr>
      </w:pPr>
    </w:p>
    <w:p w14:paraId="207A5D74">
      <w:pPr>
        <w:kinsoku w:val="0"/>
        <w:autoSpaceDE w:val="0"/>
        <w:autoSpaceDN w:val="0"/>
        <w:adjustRightInd w:val="0"/>
        <w:spacing w:line="200" w:lineRule="exact"/>
        <w:rPr>
          <w:rFonts w:ascii="Arial" w:hAnsi="Arial" w:cs="Arial"/>
          <w:kern w:val="0"/>
          <w:sz w:val="20"/>
          <w:szCs w:val="20"/>
        </w:rPr>
      </w:pPr>
    </w:p>
    <w:p w14:paraId="51EE4A18">
      <w:pPr>
        <w:kinsoku w:val="0"/>
        <w:autoSpaceDE w:val="0"/>
        <w:autoSpaceDN w:val="0"/>
        <w:adjustRightInd w:val="0"/>
        <w:spacing w:line="200" w:lineRule="exact"/>
        <w:rPr>
          <w:rFonts w:ascii="Arial" w:hAnsi="Arial" w:cs="Arial"/>
          <w:kern w:val="0"/>
          <w:sz w:val="20"/>
          <w:szCs w:val="20"/>
        </w:rPr>
      </w:pPr>
    </w:p>
    <w:p w14:paraId="37A83534">
      <w:pPr>
        <w:kinsoku w:val="0"/>
        <w:autoSpaceDE w:val="0"/>
        <w:autoSpaceDN w:val="0"/>
        <w:adjustRightInd w:val="0"/>
        <w:spacing w:line="200" w:lineRule="exact"/>
        <w:rPr>
          <w:rFonts w:ascii="Arial" w:hAnsi="Arial" w:cs="Arial"/>
          <w:kern w:val="0"/>
          <w:sz w:val="20"/>
          <w:szCs w:val="20"/>
        </w:rPr>
      </w:pPr>
    </w:p>
    <w:p w14:paraId="57B197AE">
      <w:pPr>
        <w:kinsoku w:val="0"/>
        <w:autoSpaceDE w:val="0"/>
        <w:autoSpaceDN w:val="0"/>
        <w:adjustRightInd w:val="0"/>
        <w:spacing w:line="200" w:lineRule="exact"/>
        <w:rPr>
          <w:rFonts w:ascii="Arial" w:hAnsi="Arial" w:cs="Arial"/>
          <w:kern w:val="0"/>
          <w:sz w:val="20"/>
          <w:szCs w:val="20"/>
        </w:rPr>
      </w:pPr>
    </w:p>
    <w:p w14:paraId="06627F7D">
      <w:pPr>
        <w:kinsoku w:val="0"/>
        <w:autoSpaceDE w:val="0"/>
        <w:autoSpaceDN w:val="0"/>
        <w:adjustRightInd w:val="0"/>
        <w:spacing w:line="200" w:lineRule="exact"/>
        <w:rPr>
          <w:rFonts w:ascii="Arial" w:hAnsi="Arial" w:cs="Arial"/>
          <w:kern w:val="0"/>
          <w:sz w:val="20"/>
          <w:szCs w:val="20"/>
        </w:rPr>
      </w:pPr>
    </w:p>
    <w:p w14:paraId="00FB0DB4">
      <w:pPr>
        <w:kinsoku w:val="0"/>
        <w:autoSpaceDE w:val="0"/>
        <w:autoSpaceDN w:val="0"/>
        <w:adjustRightInd w:val="0"/>
        <w:spacing w:line="200" w:lineRule="exact"/>
        <w:rPr>
          <w:rFonts w:ascii="Arial" w:hAnsi="Arial" w:cs="Arial"/>
          <w:kern w:val="0"/>
          <w:sz w:val="20"/>
          <w:szCs w:val="20"/>
        </w:rPr>
      </w:pPr>
    </w:p>
    <w:p w14:paraId="78F9A840">
      <w:pPr>
        <w:kinsoku w:val="0"/>
        <w:autoSpaceDE w:val="0"/>
        <w:autoSpaceDN w:val="0"/>
        <w:adjustRightInd w:val="0"/>
        <w:spacing w:line="200" w:lineRule="exact"/>
        <w:rPr>
          <w:rFonts w:ascii="Arial" w:hAnsi="Arial" w:cs="Arial"/>
          <w:kern w:val="0"/>
          <w:sz w:val="20"/>
          <w:szCs w:val="20"/>
        </w:rPr>
      </w:pPr>
    </w:p>
    <w:p w14:paraId="1E413F9D">
      <w:pPr>
        <w:kinsoku w:val="0"/>
        <w:autoSpaceDE w:val="0"/>
        <w:autoSpaceDN w:val="0"/>
        <w:adjustRightInd w:val="0"/>
        <w:spacing w:line="200" w:lineRule="exact"/>
        <w:rPr>
          <w:rFonts w:ascii="Arial" w:hAnsi="Arial" w:cs="Arial"/>
          <w:kern w:val="0"/>
          <w:sz w:val="20"/>
          <w:szCs w:val="20"/>
        </w:rPr>
      </w:pPr>
    </w:p>
    <w:p w14:paraId="163809BE">
      <w:pPr>
        <w:kinsoku w:val="0"/>
        <w:autoSpaceDE w:val="0"/>
        <w:autoSpaceDN w:val="0"/>
        <w:adjustRightInd w:val="0"/>
        <w:spacing w:line="200" w:lineRule="exact"/>
        <w:rPr>
          <w:rFonts w:ascii="Arial" w:hAnsi="Arial" w:cs="Arial"/>
          <w:kern w:val="0"/>
          <w:sz w:val="20"/>
          <w:szCs w:val="20"/>
        </w:rPr>
      </w:pPr>
    </w:p>
    <w:p w14:paraId="0A8F0752">
      <w:pPr>
        <w:kinsoku w:val="0"/>
        <w:autoSpaceDE w:val="0"/>
        <w:autoSpaceDN w:val="0"/>
        <w:adjustRightInd w:val="0"/>
        <w:spacing w:line="200" w:lineRule="exact"/>
        <w:rPr>
          <w:rFonts w:ascii="Arial" w:hAnsi="Arial" w:cs="Arial"/>
          <w:kern w:val="0"/>
          <w:sz w:val="20"/>
          <w:szCs w:val="20"/>
        </w:rPr>
      </w:pPr>
    </w:p>
    <w:p w14:paraId="7D0B371F">
      <w:pPr>
        <w:kinsoku w:val="0"/>
        <w:autoSpaceDE w:val="0"/>
        <w:autoSpaceDN w:val="0"/>
        <w:adjustRightInd w:val="0"/>
        <w:spacing w:line="200" w:lineRule="exact"/>
        <w:rPr>
          <w:rFonts w:ascii="Arial" w:hAnsi="Arial" w:cs="Arial"/>
          <w:kern w:val="0"/>
          <w:sz w:val="20"/>
          <w:szCs w:val="20"/>
        </w:rPr>
      </w:pPr>
    </w:p>
    <w:p w14:paraId="141C0CB4">
      <w:pPr>
        <w:kinsoku w:val="0"/>
        <w:autoSpaceDE w:val="0"/>
        <w:autoSpaceDN w:val="0"/>
        <w:adjustRightInd w:val="0"/>
        <w:spacing w:line="200" w:lineRule="exact"/>
        <w:rPr>
          <w:rFonts w:ascii="Arial" w:hAnsi="Arial" w:cs="Arial"/>
          <w:kern w:val="0"/>
          <w:sz w:val="20"/>
          <w:szCs w:val="20"/>
        </w:rPr>
      </w:pPr>
    </w:p>
    <w:p w14:paraId="3C2C31C3">
      <w:pPr>
        <w:kinsoku w:val="0"/>
        <w:autoSpaceDE w:val="0"/>
        <w:autoSpaceDN w:val="0"/>
        <w:adjustRightInd w:val="0"/>
        <w:spacing w:line="200" w:lineRule="exact"/>
        <w:rPr>
          <w:rFonts w:ascii="Arial" w:hAnsi="Arial" w:cs="Arial"/>
          <w:kern w:val="0"/>
          <w:sz w:val="20"/>
          <w:szCs w:val="20"/>
        </w:rPr>
      </w:pPr>
    </w:p>
    <w:p w14:paraId="61598CE4">
      <w:pPr>
        <w:kinsoku w:val="0"/>
        <w:autoSpaceDE w:val="0"/>
        <w:autoSpaceDN w:val="0"/>
        <w:adjustRightInd w:val="0"/>
        <w:spacing w:line="200" w:lineRule="exact"/>
        <w:rPr>
          <w:rFonts w:ascii="Arial" w:hAnsi="Arial" w:cs="Arial"/>
          <w:kern w:val="0"/>
          <w:sz w:val="20"/>
          <w:szCs w:val="20"/>
        </w:rPr>
      </w:pPr>
    </w:p>
    <w:p w14:paraId="7DB37E4F">
      <w:pPr>
        <w:kinsoku w:val="0"/>
        <w:autoSpaceDE w:val="0"/>
        <w:autoSpaceDN w:val="0"/>
        <w:adjustRightInd w:val="0"/>
        <w:spacing w:line="200" w:lineRule="exact"/>
        <w:rPr>
          <w:rFonts w:ascii="Arial" w:hAnsi="Arial" w:cs="Arial"/>
          <w:kern w:val="0"/>
          <w:sz w:val="20"/>
          <w:szCs w:val="20"/>
        </w:rPr>
      </w:pPr>
    </w:p>
    <w:p w14:paraId="25BAC6DF">
      <w:pPr>
        <w:kinsoku w:val="0"/>
        <w:autoSpaceDE w:val="0"/>
        <w:autoSpaceDN w:val="0"/>
        <w:adjustRightInd w:val="0"/>
        <w:spacing w:line="200" w:lineRule="exact"/>
        <w:rPr>
          <w:rFonts w:ascii="Arial" w:hAnsi="Arial" w:cs="Arial"/>
          <w:kern w:val="0"/>
          <w:sz w:val="20"/>
          <w:szCs w:val="20"/>
        </w:rPr>
      </w:pPr>
    </w:p>
    <w:p w14:paraId="247D8492">
      <w:pPr>
        <w:kinsoku w:val="0"/>
        <w:autoSpaceDE w:val="0"/>
        <w:autoSpaceDN w:val="0"/>
        <w:adjustRightInd w:val="0"/>
        <w:spacing w:line="200" w:lineRule="exact"/>
        <w:rPr>
          <w:rFonts w:ascii="Arial" w:hAnsi="Arial" w:cs="Arial"/>
          <w:kern w:val="0"/>
          <w:sz w:val="20"/>
          <w:szCs w:val="20"/>
        </w:rPr>
      </w:pPr>
    </w:p>
    <w:p w14:paraId="3F04EDF8">
      <w:pPr>
        <w:kinsoku w:val="0"/>
        <w:autoSpaceDE w:val="0"/>
        <w:autoSpaceDN w:val="0"/>
        <w:adjustRightInd w:val="0"/>
        <w:spacing w:line="200" w:lineRule="exact"/>
        <w:rPr>
          <w:rFonts w:ascii="Arial" w:hAnsi="Arial" w:cs="Arial"/>
          <w:kern w:val="0"/>
          <w:sz w:val="20"/>
          <w:szCs w:val="20"/>
        </w:rPr>
      </w:pPr>
    </w:p>
    <w:p w14:paraId="20D0C15A">
      <w:pPr>
        <w:kinsoku w:val="0"/>
        <w:autoSpaceDE w:val="0"/>
        <w:autoSpaceDN w:val="0"/>
        <w:adjustRightInd w:val="0"/>
        <w:spacing w:line="200" w:lineRule="exact"/>
        <w:rPr>
          <w:rFonts w:ascii="Arial" w:hAnsi="Arial" w:cs="Arial"/>
          <w:kern w:val="0"/>
          <w:sz w:val="20"/>
          <w:szCs w:val="20"/>
        </w:rPr>
      </w:pPr>
    </w:p>
    <w:p w14:paraId="4F928B0B">
      <w:pPr>
        <w:tabs>
          <w:tab w:val="left" w:pos="5720"/>
        </w:tabs>
        <w:kinsoku w:val="0"/>
        <w:autoSpaceDE w:val="0"/>
        <w:autoSpaceDN w:val="0"/>
        <w:adjustRightInd w:val="0"/>
        <w:spacing w:line="720" w:lineRule="exact"/>
        <w:ind w:left="3564" w:hanging="54"/>
        <w:rPr>
          <w:rFonts w:ascii="Arial" w:hAnsi="Arial" w:cs="Arial"/>
          <w:kern w:val="0"/>
          <w:sz w:val="72"/>
          <w:szCs w:val="72"/>
        </w:rPr>
      </w:pPr>
      <w:r>
        <w:rPr>
          <w:rFonts w:hint="eastAsia" w:ascii="Arial" w:hAnsi="Arial" w:cs="Arial"/>
          <w:b/>
          <w:bCs/>
          <w:kern w:val="0"/>
          <w:position w:val="1"/>
          <w:sz w:val="72"/>
          <w:szCs w:val="72"/>
        </w:rPr>
        <w:t>CHAPTER</w:t>
      </w:r>
      <w:r>
        <w:rPr>
          <w:rFonts w:ascii="Arial" w:hAnsi="Arial" w:cs="Arial"/>
          <w:b/>
          <w:bCs/>
          <w:kern w:val="0"/>
          <w:position w:val="1"/>
          <w:sz w:val="72"/>
          <w:szCs w:val="72"/>
        </w:rPr>
        <w:tab/>
      </w:r>
      <w:r>
        <w:rPr>
          <w:rFonts w:hint="eastAsia" w:ascii="Arial" w:hAnsi="Arial" w:cs="Arial"/>
          <w:b/>
          <w:bCs/>
          <w:kern w:val="0"/>
          <w:position w:val="1"/>
          <w:sz w:val="72"/>
          <w:szCs w:val="72"/>
        </w:rPr>
        <w:t>7</w:t>
      </w:r>
    </w:p>
    <w:p w14:paraId="3934B78A">
      <w:pPr>
        <w:kinsoku w:val="0"/>
        <w:autoSpaceDE w:val="0"/>
        <w:autoSpaceDN w:val="0"/>
        <w:adjustRightInd w:val="0"/>
        <w:spacing w:line="200" w:lineRule="exact"/>
        <w:rPr>
          <w:rFonts w:ascii="Arial" w:hAnsi="Arial" w:cs="Arial"/>
          <w:kern w:val="0"/>
          <w:sz w:val="20"/>
          <w:szCs w:val="20"/>
        </w:rPr>
      </w:pPr>
    </w:p>
    <w:p w14:paraId="145C2511">
      <w:pPr>
        <w:kinsoku w:val="0"/>
        <w:autoSpaceDE w:val="0"/>
        <w:autoSpaceDN w:val="0"/>
        <w:adjustRightInd w:val="0"/>
        <w:spacing w:line="200" w:lineRule="exact"/>
        <w:rPr>
          <w:rFonts w:ascii="Arial" w:hAnsi="Arial" w:cs="Arial"/>
          <w:kern w:val="0"/>
          <w:sz w:val="20"/>
          <w:szCs w:val="20"/>
        </w:rPr>
      </w:pPr>
    </w:p>
    <w:p w14:paraId="211C354B">
      <w:pPr>
        <w:kinsoku w:val="0"/>
        <w:autoSpaceDE w:val="0"/>
        <w:autoSpaceDN w:val="0"/>
        <w:adjustRightInd w:val="0"/>
        <w:spacing w:line="200" w:lineRule="exact"/>
        <w:rPr>
          <w:rFonts w:ascii="Arial" w:hAnsi="Arial" w:cs="Arial"/>
          <w:kern w:val="0"/>
          <w:sz w:val="20"/>
          <w:szCs w:val="20"/>
        </w:rPr>
      </w:pPr>
    </w:p>
    <w:p w14:paraId="209B80D3">
      <w:pPr>
        <w:kinsoku w:val="0"/>
        <w:autoSpaceDE w:val="0"/>
        <w:autoSpaceDN w:val="0"/>
        <w:adjustRightInd w:val="0"/>
        <w:spacing w:line="200" w:lineRule="exact"/>
        <w:rPr>
          <w:rFonts w:ascii="Arial" w:hAnsi="Arial" w:cs="Arial"/>
          <w:kern w:val="0"/>
          <w:sz w:val="20"/>
          <w:szCs w:val="20"/>
        </w:rPr>
      </w:pPr>
    </w:p>
    <w:p w14:paraId="3175D3EC">
      <w:pPr>
        <w:kinsoku w:val="0"/>
        <w:autoSpaceDE w:val="0"/>
        <w:autoSpaceDN w:val="0"/>
        <w:adjustRightInd w:val="0"/>
        <w:spacing w:line="200" w:lineRule="exact"/>
        <w:rPr>
          <w:rFonts w:ascii="Arial" w:hAnsi="Arial" w:cs="Arial"/>
          <w:kern w:val="0"/>
          <w:sz w:val="20"/>
          <w:szCs w:val="20"/>
        </w:rPr>
      </w:pPr>
    </w:p>
    <w:p w14:paraId="702F93ED">
      <w:pPr>
        <w:kinsoku w:val="0"/>
        <w:autoSpaceDE w:val="0"/>
        <w:autoSpaceDN w:val="0"/>
        <w:adjustRightInd w:val="0"/>
        <w:spacing w:line="200" w:lineRule="exact"/>
        <w:rPr>
          <w:rFonts w:ascii="Arial" w:hAnsi="Arial" w:cs="Arial"/>
          <w:kern w:val="0"/>
          <w:sz w:val="20"/>
          <w:szCs w:val="20"/>
        </w:rPr>
      </w:pPr>
    </w:p>
    <w:p w14:paraId="75FEA63B">
      <w:pPr>
        <w:kinsoku w:val="0"/>
        <w:autoSpaceDE w:val="0"/>
        <w:autoSpaceDN w:val="0"/>
        <w:adjustRightInd w:val="0"/>
        <w:spacing w:line="200" w:lineRule="exact"/>
        <w:rPr>
          <w:rFonts w:ascii="Arial" w:hAnsi="Arial" w:cs="Arial"/>
          <w:kern w:val="0"/>
          <w:sz w:val="20"/>
          <w:szCs w:val="20"/>
        </w:rPr>
      </w:pPr>
    </w:p>
    <w:p w14:paraId="3B53F268">
      <w:pPr>
        <w:kinsoku w:val="0"/>
        <w:autoSpaceDE w:val="0"/>
        <w:autoSpaceDN w:val="0"/>
        <w:adjustRightInd w:val="0"/>
        <w:spacing w:before="16" w:line="240" w:lineRule="exact"/>
        <w:rPr>
          <w:rFonts w:ascii="Arial" w:hAnsi="Arial" w:cs="Arial"/>
          <w:kern w:val="0"/>
          <w:sz w:val="24"/>
        </w:rPr>
      </w:pPr>
    </w:p>
    <w:p w14:paraId="4A2D2B0F">
      <w:pPr>
        <w:kinsoku w:val="0"/>
        <w:autoSpaceDE w:val="0"/>
        <w:autoSpaceDN w:val="0"/>
        <w:adjustRightInd w:val="0"/>
        <w:ind w:left="2743"/>
        <w:rPr>
          <w:rFonts w:ascii="Arial" w:hAnsi="Arial" w:cs="Arial"/>
          <w:kern w:val="0"/>
          <w:sz w:val="72"/>
          <w:szCs w:val="72"/>
        </w:rPr>
      </w:pPr>
      <w:r>
        <w:rPr>
          <w:rFonts w:hint="eastAsia" w:ascii="Arial" w:hAnsi="Arial" w:cs="Arial"/>
          <w:b/>
          <w:bCs/>
          <w:kern w:val="0"/>
          <w:sz w:val="72"/>
          <w:szCs w:val="72"/>
        </w:rPr>
        <w:t>AUTOMATION</w:t>
      </w:r>
    </w:p>
    <w:p w14:paraId="7527218A">
      <w:pPr>
        <w:kinsoku w:val="0"/>
        <w:autoSpaceDE w:val="0"/>
        <w:autoSpaceDN w:val="0"/>
        <w:adjustRightInd w:val="0"/>
        <w:spacing w:before="12" w:line="100" w:lineRule="exact"/>
        <w:rPr>
          <w:rFonts w:ascii="Arial" w:hAnsi="Arial" w:cs="Arial"/>
          <w:kern w:val="0"/>
          <w:sz w:val="10"/>
          <w:szCs w:val="10"/>
        </w:rPr>
      </w:pPr>
    </w:p>
    <w:p w14:paraId="4D43389B">
      <w:pPr>
        <w:kinsoku w:val="0"/>
        <w:autoSpaceDE w:val="0"/>
        <w:autoSpaceDN w:val="0"/>
        <w:adjustRightInd w:val="0"/>
        <w:spacing w:line="200" w:lineRule="exact"/>
        <w:rPr>
          <w:rFonts w:ascii="Arial" w:hAnsi="Arial" w:cs="Arial"/>
          <w:kern w:val="0"/>
          <w:sz w:val="20"/>
          <w:szCs w:val="20"/>
        </w:rPr>
      </w:pPr>
    </w:p>
    <w:p w14:paraId="03B0611F">
      <w:pPr>
        <w:kinsoku w:val="0"/>
        <w:autoSpaceDE w:val="0"/>
        <w:autoSpaceDN w:val="0"/>
        <w:adjustRightInd w:val="0"/>
        <w:spacing w:line="200" w:lineRule="exact"/>
        <w:rPr>
          <w:rFonts w:ascii="Arial" w:hAnsi="Arial" w:cs="Arial"/>
          <w:kern w:val="0"/>
          <w:sz w:val="20"/>
          <w:szCs w:val="20"/>
        </w:rPr>
      </w:pPr>
    </w:p>
    <w:p w14:paraId="1EE3EE96">
      <w:pPr>
        <w:kinsoku w:val="0"/>
        <w:autoSpaceDE w:val="0"/>
        <w:autoSpaceDN w:val="0"/>
        <w:adjustRightInd w:val="0"/>
        <w:spacing w:line="200" w:lineRule="exact"/>
        <w:rPr>
          <w:rFonts w:ascii="Arial" w:hAnsi="Arial" w:cs="Arial"/>
          <w:kern w:val="0"/>
          <w:sz w:val="20"/>
          <w:szCs w:val="20"/>
        </w:rPr>
      </w:pPr>
    </w:p>
    <w:p w14:paraId="1C7BDE46">
      <w:pPr>
        <w:kinsoku w:val="0"/>
        <w:autoSpaceDE w:val="0"/>
        <w:autoSpaceDN w:val="0"/>
        <w:adjustRightInd w:val="0"/>
        <w:spacing w:line="200" w:lineRule="exact"/>
        <w:rPr>
          <w:rFonts w:ascii="Arial" w:hAnsi="Arial" w:cs="Arial"/>
          <w:kern w:val="0"/>
          <w:sz w:val="20"/>
          <w:szCs w:val="20"/>
        </w:rPr>
      </w:pPr>
    </w:p>
    <w:p w14:paraId="4103EA4E">
      <w:pPr>
        <w:kinsoku w:val="0"/>
        <w:autoSpaceDE w:val="0"/>
        <w:autoSpaceDN w:val="0"/>
        <w:adjustRightInd w:val="0"/>
        <w:spacing w:line="200" w:lineRule="exact"/>
        <w:rPr>
          <w:rFonts w:ascii="Arial" w:hAnsi="Arial" w:cs="Arial"/>
          <w:kern w:val="0"/>
          <w:sz w:val="20"/>
          <w:szCs w:val="20"/>
        </w:rPr>
      </w:pPr>
    </w:p>
    <w:p w14:paraId="6D8395FB">
      <w:pPr>
        <w:kinsoku w:val="0"/>
        <w:autoSpaceDE w:val="0"/>
        <w:autoSpaceDN w:val="0"/>
        <w:adjustRightInd w:val="0"/>
        <w:spacing w:line="200" w:lineRule="exact"/>
        <w:rPr>
          <w:rFonts w:ascii="Arial" w:hAnsi="Arial" w:cs="Arial"/>
          <w:kern w:val="0"/>
          <w:sz w:val="20"/>
          <w:szCs w:val="20"/>
        </w:rPr>
      </w:pPr>
    </w:p>
    <w:p w14:paraId="564EEC1A">
      <w:pPr>
        <w:kinsoku w:val="0"/>
        <w:autoSpaceDE w:val="0"/>
        <w:autoSpaceDN w:val="0"/>
        <w:adjustRightInd w:val="0"/>
        <w:spacing w:line="200" w:lineRule="exact"/>
        <w:rPr>
          <w:rFonts w:ascii="Arial" w:hAnsi="Arial" w:cs="Arial"/>
          <w:kern w:val="0"/>
          <w:sz w:val="20"/>
          <w:szCs w:val="20"/>
        </w:rPr>
      </w:pPr>
    </w:p>
    <w:p w14:paraId="602373C1">
      <w:pPr>
        <w:kinsoku w:val="0"/>
        <w:autoSpaceDE w:val="0"/>
        <w:autoSpaceDN w:val="0"/>
        <w:adjustRightInd w:val="0"/>
        <w:spacing w:line="200" w:lineRule="exact"/>
        <w:rPr>
          <w:rFonts w:ascii="Arial" w:hAnsi="Arial" w:cs="Arial"/>
          <w:kern w:val="0"/>
          <w:sz w:val="20"/>
          <w:szCs w:val="20"/>
        </w:rPr>
      </w:pPr>
    </w:p>
    <w:p w14:paraId="3F753D1C">
      <w:pPr>
        <w:kinsoku w:val="0"/>
        <w:autoSpaceDE w:val="0"/>
        <w:autoSpaceDN w:val="0"/>
        <w:adjustRightInd w:val="0"/>
        <w:spacing w:line="200" w:lineRule="exact"/>
        <w:rPr>
          <w:rFonts w:ascii="Arial" w:hAnsi="Arial" w:cs="Arial"/>
          <w:kern w:val="0"/>
          <w:sz w:val="20"/>
          <w:szCs w:val="20"/>
        </w:rPr>
      </w:pPr>
    </w:p>
    <w:p w14:paraId="11AA3C80">
      <w:pPr>
        <w:kinsoku w:val="0"/>
        <w:autoSpaceDE w:val="0"/>
        <w:autoSpaceDN w:val="0"/>
        <w:adjustRightInd w:val="0"/>
        <w:spacing w:line="200" w:lineRule="exact"/>
        <w:rPr>
          <w:rFonts w:ascii="Arial" w:hAnsi="Arial" w:cs="Arial"/>
          <w:kern w:val="0"/>
          <w:sz w:val="20"/>
          <w:szCs w:val="20"/>
        </w:rPr>
      </w:pPr>
    </w:p>
    <w:p w14:paraId="1CEAFC26">
      <w:pPr>
        <w:kinsoku w:val="0"/>
        <w:autoSpaceDE w:val="0"/>
        <w:autoSpaceDN w:val="0"/>
        <w:adjustRightInd w:val="0"/>
        <w:spacing w:line="200" w:lineRule="exact"/>
        <w:rPr>
          <w:rFonts w:ascii="Arial" w:hAnsi="Arial" w:cs="Arial"/>
          <w:kern w:val="0"/>
          <w:sz w:val="20"/>
          <w:szCs w:val="20"/>
        </w:rPr>
      </w:pPr>
    </w:p>
    <w:p w14:paraId="112DBFBF">
      <w:pPr>
        <w:kinsoku w:val="0"/>
        <w:autoSpaceDE w:val="0"/>
        <w:autoSpaceDN w:val="0"/>
        <w:adjustRightInd w:val="0"/>
        <w:spacing w:line="200" w:lineRule="exact"/>
        <w:rPr>
          <w:rFonts w:ascii="Arial" w:hAnsi="Arial" w:cs="Arial"/>
          <w:kern w:val="0"/>
          <w:sz w:val="20"/>
          <w:szCs w:val="20"/>
        </w:rPr>
      </w:pPr>
    </w:p>
    <w:p w14:paraId="374E7321">
      <w:pPr>
        <w:kinsoku w:val="0"/>
        <w:autoSpaceDE w:val="0"/>
        <w:autoSpaceDN w:val="0"/>
        <w:adjustRightInd w:val="0"/>
        <w:spacing w:line="200" w:lineRule="exact"/>
        <w:rPr>
          <w:rFonts w:ascii="Arial" w:hAnsi="Arial" w:cs="Arial"/>
          <w:kern w:val="0"/>
          <w:sz w:val="20"/>
          <w:szCs w:val="20"/>
        </w:rPr>
      </w:pPr>
    </w:p>
    <w:p w14:paraId="218A21AC">
      <w:pPr>
        <w:kinsoku w:val="0"/>
        <w:autoSpaceDE w:val="0"/>
        <w:autoSpaceDN w:val="0"/>
        <w:adjustRightInd w:val="0"/>
        <w:spacing w:line="200" w:lineRule="exact"/>
        <w:rPr>
          <w:rFonts w:ascii="Arial" w:hAnsi="Arial" w:cs="Arial"/>
          <w:kern w:val="0"/>
          <w:sz w:val="20"/>
          <w:szCs w:val="20"/>
        </w:rPr>
      </w:pPr>
    </w:p>
    <w:p w14:paraId="3BBE8B8C">
      <w:pPr>
        <w:kinsoku w:val="0"/>
        <w:autoSpaceDE w:val="0"/>
        <w:autoSpaceDN w:val="0"/>
        <w:adjustRightInd w:val="0"/>
        <w:spacing w:line="200" w:lineRule="exact"/>
        <w:rPr>
          <w:rFonts w:ascii="Arial" w:hAnsi="Arial" w:cs="Arial"/>
          <w:kern w:val="0"/>
          <w:sz w:val="20"/>
          <w:szCs w:val="20"/>
        </w:rPr>
      </w:pPr>
    </w:p>
    <w:p w14:paraId="2BBB770B">
      <w:pPr>
        <w:kinsoku w:val="0"/>
        <w:autoSpaceDE w:val="0"/>
        <w:autoSpaceDN w:val="0"/>
        <w:adjustRightInd w:val="0"/>
        <w:spacing w:line="200" w:lineRule="exact"/>
        <w:rPr>
          <w:rFonts w:ascii="Arial" w:hAnsi="Arial" w:cs="Arial"/>
          <w:kern w:val="0"/>
          <w:sz w:val="20"/>
          <w:szCs w:val="20"/>
        </w:rPr>
      </w:pPr>
    </w:p>
    <w:p w14:paraId="7B13773F">
      <w:pPr>
        <w:kinsoku w:val="0"/>
        <w:autoSpaceDE w:val="0"/>
        <w:autoSpaceDN w:val="0"/>
        <w:adjustRightInd w:val="0"/>
        <w:spacing w:line="200" w:lineRule="exact"/>
        <w:rPr>
          <w:rFonts w:ascii="Arial" w:hAnsi="Arial" w:cs="Arial"/>
          <w:kern w:val="0"/>
          <w:sz w:val="20"/>
          <w:szCs w:val="20"/>
        </w:rPr>
      </w:pPr>
    </w:p>
    <w:p w14:paraId="6DF5CFC6">
      <w:pPr>
        <w:kinsoku w:val="0"/>
        <w:autoSpaceDE w:val="0"/>
        <w:autoSpaceDN w:val="0"/>
        <w:adjustRightInd w:val="0"/>
        <w:spacing w:line="200" w:lineRule="exact"/>
        <w:rPr>
          <w:rFonts w:ascii="Arial" w:hAnsi="Arial" w:cs="Arial"/>
          <w:kern w:val="0"/>
          <w:sz w:val="20"/>
          <w:szCs w:val="20"/>
        </w:rPr>
      </w:pPr>
    </w:p>
    <w:p w14:paraId="535E4FF4">
      <w:pPr>
        <w:kinsoku w:val="0"/>
        <w:autoSpaceDE w:val="0"/>
        <w:autoSpaceDN w:val="0"/>
        <w:adjustRightInd w:val="0"/>
        <w:spacing w:line="200" w:lineRule="exact"/>
        <w:rPr>
          <w:rFonts w:ascii="Arial" w:hAnsi="Arial" w:cs="Arial"/>
          <w:kern w:val="0"/>
          <w:sz w:val="20"/>
          <w:szCs w:val="20"/>
        </w:rPr>
      </w:pPr>
    </w:p>
    <w:p w14:paraId="11FDCFC4">
      <w:pPr>
        <w:kinsoku w:val="0"/>
        <w:autoSpaceDE w:val="0"/>
        <w:autoSpaceDN w:val="0"/>
        <w:adjustRightInd w:val="0"/>
        <w:spacing w:line="200" w:lineRule="exact"/>
        <w:rPr>
          <w:rFonts w:ascii="Arial" w:hAnsi="Arial" w:cs="Arial"/>
          <w:kern w:val="0"/>
          <w:sz w:val="20"/>
          <w:szCs w:val="20"/>
        </w:rPr>
      </w:pPr>
    </w:p>
    <w:p w14:paraId="343DB4AB">
      <w:pPr>
        <w:kinsoku w:val="0"/>
        <w:autoSpaceDE w:val="0"/>
        <w:autoSpaceDN w:val="0"/>
        <w:adjustRightInd w:val="0"/>
        <w:spacing w:line="200" w:lineRule="exact"/>
        <w:rPr>
          <w:rFonts w:ascii="Arial" w:hAnsi="Arial" w:cs="Arial"/>
          <w:kern w:val="0"/>
          <w:sz w:val="20"/>
          <w:szCs w:val="20"/>
        </w:rPr>
      </w:pPr>
    </w:p>
    <w:p w14:paraId="1FD98A6B">
      <w:pPr>
        <w:kinsoku w:val="0"/>
        <w:autoSpaceDE w:val="0"/>
        <w:autoSpaceDN w:val="0"/>
        <w:adjustRightInd w:val="0"/>
        <w:spacing w:line="200" w:lineRule="exact"/>
        <w:rPr>
          <w:rFonts w:ascii="Arial" w:hAnsi="Arial" w:cs="Arial"/>
          <w:kern w:val="0"/>
          <w:sz w:val="20"/>
          <w:szCs w:val="20"/>
        </w:rPr>
      </w:pPr>
    </w:p>
    <w:p w14:paraId="328C3D43">
      <w:pPr>
        <w:kinsoku w:val="0"/>
        <w:autoSpaceDE w:val="0"/>
        <w:autoSpaceDN w:val="0"/>
        <w:adjustRightInd w:val="0"/>
        <w:spacing w:line="200" w:lineRule="exact"/>
        <w:rPr>
          <w:rFonts w:ascii="Arial" w:hAnsi="Arial" w:cs="Arial"/>
          <w:kern w:val="0"/>
          <w:sz w:val="20"/>
          <w:szCs w:val="20"/>
        </w:rPr>
      </w:pPr>
    </w:p>
    <w:p w14:paraId="603B2827">
      <w:pPr>
        <w:kinsoku w:val="0"/>
        <w:autoSpaceDE w:val="0"/>
        <w:autoSpaceDN w:val="0"/>
        <w:adjustRightInd w:val="0"/>
        <w:spacing w:line="200" w:lineRule="exact"/>
        <w:rPr>
          <w:rFonts w:ascii="Arial" w:hAnsi="Arial" w:cs="Arial"/>
          <w:kern w:val="0"/>
          <w:sz w:val="20"/>
          <w:szCs w:val="20"/>
        </w:rPr>
      </w:pPr>
    </w:p>
    <w:p w14:paraId="208F4CA0">
      <w:pPr>
        <w:kinsoku w:val="0"/>
        <w:autoSpaceDE w:val="0"/>
        <w:autoSpaceDN w:val="0"/>
        <w:adjustRightInd w:val="0"/>
        <w:spacing w:line="200" w:lineRule="exact"/>
        <w:rPr>
          <w:rFonts w:ascii="Arial" w:hAnsi="Arial" w:cs="Arial"/>
          <w:kern w:val="0"/>
          <w:sz w:val="20"/>
          <w:szCs w:val="20"/>
        </w:rPr>
      </w:pPr>
    </w:p>
    <w:p w14:paraId="593D2880">
      <w:pPr>
        <w:kinsoku w:val="0"/>
        <w:autoSpaceDE w:val="0"/>
        <w:autoSpaceDN w:val="0"/>
        <w:adjustRightInd w:val="0"/>
        <w:spacing w:line="200" w:lineRule="exact"/>
        <w:rPr>
          <w:rFonts w:ascii="Arial" w:hAnsi="Arial" w:cs="Arial"/>
          <w:kern w:val="0"/>
          <w:sz w:val="20"/>
          <w:szCs w:val="20"/>
        </w:rPr>
      </w:pPr>
    </w:p>
    <w:p w14:paraId="7E4ED41A">
      <w:pPr>
        <w:kinsoku w:val="0"/>
        <w:autoSpaceDE w:val="0"/>
        <w:autoSpaceDN w:val="0"/>
        <w:adjustRightInd w:val="0"/>
        <w:spacing w:line="200" w:lineRule="exact"/>
        <w:rPr>
          <w:rFonts w:ascii="Arial" w:hAnsi="Arial" w:cs="Arial"/>
          <w:kern w:val="0"/>
          <w:sz w:val="20"/>
          <w:szCs w:val="20"/>
        </w:rPr>
      </w:pPr>
    </w:p>
    <w:p w14:paraId="2C67BAF9">
      <w:pPr>
        <w:kinsoku w:val="0"/>
        <w:autoSpaceDE w:val="0"/>
        <w:autoSpaceDN w:val="0"/>
        <w:adjustRightInd w:val="0"/>
        <w:spacing w:line="200" w:lineRule="exact"/>
        <w:rPr>
          <w:rFonts w:ascii="Arial" w:hAnsi="Arial" w:cs="Arial"/>
          <w:kern w:val="0"/>
          <w:sz w:val="20"/>
          <w:szCs w:val="20"/>
        </w:rPr>
      </w:pPr>
    </w:p>
    <w:p w14:paraId="7697B926">
      <w:pPr>
        <w:autoSpaceDE w:val="0"/>
        <w:autoSpaceDN w:val="0"/>
        <w:adjustRightInd w:val="0"/>
        <w:spacing w:line="200" w:lineRule="exact"/>
        <w:jc w:val="left"/>
        <w:rPr>
          <w:rFonts w:ascii="Arial" w:hAnsi="Arial" w:cs="Arial"/>
          <w:kern w:val="0"/>
          <w:sz w:val="20"/>
          <w:szCs w:val="20"/>
        </w:rPr>
      </w:pPr>
      <w:r>
        <w:rPr>
          <w:rFonts w:ascii="Arial" w:hAnsi="Arial" w:cs="Arial"/>
          <w:kern w:val="0"/>
          <w:sz w:val="20"/>
          <w:szCs w:val="20"/>
        </w:rPr>
        <w:t>Version:A</w:t>
      </w:r>
    </w:p>
    <w:p w14:paraId="0C5FEFBE">
      <w:pPr>
        <w:autoSpaceDE w:val="0"/>
        <w:autoSpaceDN w:val="0"/>
        <w:adjustRightInd w:val="0"/>
        <w:spacing w:line="200" w:lineRule="exact"/>
        <w:jc w:val="left"/>
        <w:rPr>
          <w:rFonts w:ascii="Arial" w:hAnsi="Arial" w:cs="Arial"/>
          <w:kern w:val="0"/>
          <w:sz w:val="16"/>
          <w:szCs w:val="16"/>
        </w:rPr>
      </w:pPr>
      <w:r>
        <w:rPr>
          <w:rFonts w:ascii="Arial" w:hAnsi="Arial" w:cs="Arial"/>
          <w:kern w:val="0"/>
          <w:sz w:val="20"/>
          <w:szCs w:val="20"/>
        </w:rPr>
        <w:t>Key words: Breadth 27.5m, Gearless, 6S60ME-C10.5 Tier II, 220ReeferPlugs, Open loop scrubb</w:t>
      </w:r>
      <w:r>
        <w:rPr>
          <w:rFonts w:hint="eastAsia" w:ascii="Arial" w:hAnsi="Arial" w:cs="Arial"/>
          <w:kern w:val="0"/>
          <w:sz w:val="20"/>
          <w:szCs w:val="20"/>
        </w:rPr>
        <w:t>er</w:t>
      </w:r>
      <w:r>
        <w:rPr>
          <w:rFonts w:ascii="Arial" w:hAnsi="Arial" w:cs="Arial"/>
          <w:kern w:val="0"/>
          <w:sz w:val="20"/>
          <w:szCs w:val="20"/>
        </w:rPr>
        <w:br w:type="page"/>
      </w:r>
    </w:p>
    <w:p w14:paraId="3325C3B1">
      <w:pPr>
        <w:pStyle w:val="38"/>
        <w:rPr>
          <w:sz w:val="20"/>
          <w:szCs w:val="20"/>
        </w:rPr>
      </w:pPr>
      <w:bookmarkStart w:id="471" w:name="_Toc50574715"/>
      <w:r>
        <w:t>CONTENT</w:t>
      </w:r>
      <w:bookmarkEnd w:id="471"/>
    </w:p>
    <w:p w14:paraId="0A427DDF">
      <w:pPr>
        <w:pStyle w:val="27"/>
        <w:rPr>
          <w:rFonts w:asciiTheme="minorHAnsi" w:hAnsiTheme="minorHAnsi" w:eastAsiaTheme="minorEastAsia" w:cstheme="minorBidi"/>
          <w:b w:val="0"/>
          <w:caps w:val="0"/>
          <w:kern w:val="2"/>
          <w:sz w:val="21"/>
          <w:szCs w:val="22"/>
          <w:lang w:val="en-US"/>
        </w:rPr>
      </w:pPr>
      <w:r>
        <w:rPr>
          <w:rFonts w:cs="Arial"/>
          <w:sz w:val="12"/>
          <w:szCs w:val="12"/>
        </w:rPr>
        <w:fldChar w:fldCharType="begin"/>
      </w:r>
      <w:r>
        <w:rPr>
          <w:rFonts w:cs="Arial"/>
          <w:sz w:val="12"/>
          <w:szCs w:val="12"/>
        </w:rPr>
        <w:instrText xml:space="preserve"> TOC \o "1-3" \h \z \u </w:instrText>
      </w:r>
      <w:r>
        <w:rPr>
          <w:rFonts w:cs="Arial"/>
          <w:sz w:val="12"/>
          <w:szCs w:val="12"/>
        </w:rPr>
        <w:fldChar w:fldCharType="separate"/>
      </w:r>
      <w:r>
        <w:fldChar w:fldCharType="begin"/>
      </w:r>
      <w:r>
        <w:instrText xml:space="preserve"> HYPERLINK \l "_Toc50574715" </w:instrText>
      </w:r>
      <w:r>
        <w:fldChar w:fldCharType="separate"/>
      </w:r>
      <w:r>
        <w:rPr>
          <w:rStyle w:val="45"/>
        </w:rPr>
        <w:t>CONTENT</w:t>
      </w:r>
      <w:r>
        <w:tab/>
      </w:r>
      <w:r>
        <w:fldChar w:fldCharType="begin"/>
      </w:r>
      <w:r>
        <w:instrText xml:space="preserve"> PAGEREF _Toc50574715 \h </w:instrText>
      </w:r>
      <w:r>
        <w:fldChar w:fldCharType="separate"/>
      </w:r>
      <w:r>
        <w:t>2</w:t>
      </w:r>
      <w:r>
        <w:fldChar w:fldCharType="end"/>
      </w:r>
      <w:r>
        <w:fldChar w:fldCharType="end"/>
      </w:r>
    </w:p>
    <w:p w14:paraId="2D05316D">
      <w:pPr>
        <w:pStyle w:val="27"/>
        <w:tabs>
          <w:tab w:val="left" w:pos="1680"/>
        </w:tabs>
        <w:rPr>
          <w:rFonts w:asciiTheme="minorHAnsi" w:hAnsiTheme="minorHAnsi" w:eastAsiaTheme="minorEastAsia" w:cstheme="minorBidi"/>
          <w:b w:val="0"/>
          <w:caps w:val="0"/>
          <w:kern w:val="2"/>
          <w:sz w:val="21"/>
          <w:szCs w:val="22"/>
          <w:lang w:val="en-US"/>
        </w:rPr>
      </w:pPr>
      <w:r>
        <w:fldChar w:fldCharType="begin"/>
      </w:r>
      <w:r>
        <w:instrText xml:space="preserve"> HYPERLINK \l "_Toc50574716" </w:instrText>
      </w:r>
      <w:r>
        <w:fldChar w:fldCharType="separate"/>
      </w:r>
      <w:r>
        <w:rPr>
          <w:rStyle w:val="45"/>
        </w:rPr>
        <w:t>CHAPTER 7</w:t>
      </w:r>
      <w:r>
        <w:rPr>
          <w:rFonts w:asciiTheme="minorHAnsi" w:hAnsiTheme="minorHAnsi" w:eastAsiaTheme="minorEastAsia" w:cstheme="minorBidi"/>
          <w:b w:val="0"/>
          <w:caps w:val="0"/>
          <w:kern w:val="2"/>
          <w:sz w:val="21"/>
          <w:szCs w:val="22"/>
          <w:lang w:val="en-US"/>
        </w:rPr>
        <w:tab/>
      </w:r>
      <w:r>
        <w:rPr>
          <w:rStyle w:val="45"/>
        </w:rPr>
        <w:t>AUTOMATION AND REMOTE CONTROL</w:t>
      </w:r>
      <w:r>
        <w:tab/>
      </w:r>
      <w:r>
        <w:fldChar w:fldCharType="begin"/>
      </w:r>
      <w:r>
        <w:instrText xml:space="preserve"> PAGEREF _Toc50574716 \h </w:instrText>
      </w:r>
      <w:r>
        <w:fldChar w:fldCharType="separate"/>
      </w:r>
      <w:r>
        <w:t>3</w:t>
      </w:r>
      <w:r>
        <w:fldChar w:fldCharType="end"/>
      </w:r>
      <w:r>
        <w:fldChar w:fldCharType="end"/>
      </w:r>
    </w:p>
    <w:p w14:paraId="34744D4C">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"_Toc50574717" </w:instrText>
      </w:r>
      <w:r>
        <w:fldChar w:fldCharType="separate"/>
      </w:r>
      <w:r>
        <w:rPr>
          <w:rStyle w:val="45"/>
        </w:rPr>
        <w:t>7.1.</w:t>
      </w:r>
      <w:r>
        <w:rPr>
          <w:rFonts w:asciiTheme="minorHAnsi" w:hAnsiTheme="minorHAnsi" w:eastAsiaTheme="minorEastAsia" w:cstheme="minorBidi"/>
          <w:b w:val="0"/>
          <w:caps w:val="0"/>
          <w:kern w:val="2"/>
          <w:sz w:val="21"/>
          <w:szCs w:val="22"/>
          <w:lang w:val="en-US"/>
        </w:rPr>
        <w:tab/>
      </w:r>
      <w:r>
        <w:rPr>
          <w:rStyle w:val="45"/>
        </w:rPr>
        <w:t>General</w:t>
      </w:r>
      <w:r>
        <w:tab/>
      </w:r>
      <w:r>
        <w:fldChar w:fldCharType="begin"/>
      </w:r>
      <w:r>
        <w:instrText xml:space="preserve"> PAGEREF _Toc50574717 \h </w:instrText>
      </w:r>
      <w:r>
        <w:fldChar w:fldCharType="separate"/>
      </w:r>
      <w:r>
        <w:t>3</w:t>
      </w:r>
      <w:r>
        <w:fldChar w:fldCharType="end"/>
      </w:r>
      <w:r>
        <w:fldChar w:fldCharType="end"/>
      </w:r>
    </w:p>
    <w:p w14:paraId="720F3A45">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"_Toc50574718" </w:instrText>
      </w:r>
      <w:r>
        <w:fldChar w:fldCharType="separate"/>
      </w:r>
      <w:r>
        <w:rPr>
          <w:rStyle w:val="45"/>
        </w:rPr>
        <w:t>7.1.1.</w:t>
      </w:r>
      <w:r>
        <w:rPr>
          <w:rFonts w:asciiTheme="minorHAnsi" w:hAnsiTheme="minorHAnsi" w:eastAsiaTheme="minorEastAsia" w:cstheme="minorBidi"/>
          <w:b w:val="0"/>
          <w:caps w:val="0"/>
          <w:kern w:val="2"/>
          <w:sz w:val="21"/>
          <w:szCs w:val="22"/>
          <w:lang w:val="en-US"/>
        </w:rPr>
        <w:tab/>
      </w:r>
      <w:r>
        <w:rPr>
          <w:rStyle w:val="45"/>
        </w:rPr>
        <w:t>Principle</w:t>
      </w:r>
      <w:r>
        <w:tab/>
      </w:r>
      <w:r>
        <w:fldChar w:fldCharType="begin"/>
      </w:r>
      <w:r>
        <w:instrText xml:space="preserve"> PAGEREF _Toc50574718 \h </w:instrText>
      </w:r>
      <w:r>
        <w:fldChar w:fldCharType="separate"/>
      </w:r>
      <w:r>
        <w:t>3</w:t>
      </w:r>
      <w:r>
        <w:fldChar w:fldCharType="end"/>
      </w:r>
      <w:r>
        <w:fldChar w:fldCharType="end"/>
      </w:r>
    </w:p>
    <w:p w14:paraId="294F1E5D">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"_Toc50574719" </w:instrText>
      </w:r>
      <w:r>
        <w:fldChar w:fldCharType="separate"/>
      </w:r>
      <w:r>
        <w:rPr>
          <w:rStyle w:val="45"/>
        </w:rPr>
        <w:t>7.1.2.</w:t>
      </w:r>
      <w:r>
        <w:rPr>
          <w:rFonts w:asciiTheme="minorHAnsi" w:hAnsiTheme="minorHAnsi" w:eastAsiaTheme="minorEastAsia" w:cstheme="minorBidi"/>
          <w:b w:val="0"/>
          <w:caps w:val="0"/>
          <w:kern w:val="2"/>
          <w:sz w:val="21"/>
          <w:szCs w:val="22"/>
          <w:lang w:val="en-US"/>
        </w:rPr>
        <w:tab/>
      </w:r>
      <w:r>
        <w:rPr>
          <w:rStyle w:val="45"/>
        </w:rPr>
        <w:t>Control standS</w:t>
      </w:r>
      <w:r>
        <w:tab/>
      </w:r>
      <w:r>
        <w:fldChar w:fldCharType="begin"/>
      </w:r>
      <w:r>
        <w:instrText xml:space="preserve"> PAGEREF _Toc50574719 \h </w:instrText>
      </w:r>
      <w:r>
        <w:fldChar w:fldCharType="separate"/>
      </w:r>
      <w:r>
        <w:t>3</w:t>
      </w:r>
      <w:r>
        <w:fldChar w:fldCharType="end"/>
      </w:r>
      <w:r>
        <w:fldChar w:fldCharType="end"/>
      </w:r>
    </w:p>
    <w:p w14:paraId="7F75614C">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"_Toc50574720" </w:instrText>
      </w:r>
      <w:r>
        <w:fldChar w:fldCharType="separate"/>
      </w:r>
      <w:r>
        <w:rPr>
          <w:rStyle w:val="45"/>
        </w:rPr>
        <w:t>7.1.3.</w:t>
      </w:r>
      <w:r>
        <w:rPr>
          <w:rFonts w:asciiTheme="minorHAnsi" w:hAnsiTheme="minorHAnsi" w:eastAsiaTheme="minorEastAsia" w:cstheme="minorBidi"/>
          <w:b w:val="0"/>
          <w:caps w:val="0"/>
          <w:kern w:val="2"/>
          <w:sz w:val="21"/>
          <w:szCs w:val="22"/>
          <w:lang w:val="en-US"/>
        </w:rPr>
        <w:tab/>
      </w:r>
      <w:r>
        <w:rPr>
          <w:rStyle w:val="45"/>
        </w:rPr>
        <w:t>Control room</w:t>
      </w:r>
      <w:r>
        <w:tab/>
      </w:r>
      <w:r>
        <w:fldChar w:fldCharType="begin"/>
      </w:r>
      <w:r>
        <w:instrText xml:space="preserve"> PAGEREF _Toc50574720 \h </w:instrText>
      </w:r>
      <w:r>
        <w:fldChar w:fldCharType="separate"/>
      </w:r>
      <w:r>
        <w:t>5</w:t>
      </w:r>
      <w:r>
        <w:fldChar w:fldCharType="end"/>
      </w:r>
      <w:r>
        <w:fldChar w:fldCharType="end"/>
      </w:r>
    </w:p>
    <w:p w14:paraId="08E616D7">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"_Toc50574721" </w:instrText>
      </w:r>
      <w:r>
        <w:fldChar w:fldCharType="separate"/>
      </w:r>
      <w:r>
        <w:rPr>
          <w:rStyle w:val="45"/>
        </w:rPr>
        <w:t>7.2.</w:t>
      </w:r>
      <w:r>
        <w:rPr>
          <w:rFonts w:asciiTheme="minorHAnsi" w:hAnsiTheme="minorHAnsi" w:eastAsiaTheme="minorEastAsia" w:cstheme="minorBidi"/>
          <w:b w:val="0"/>
          <w:caps w:val="0"/>
          <w:kern w:val="2"/>
          <w:sz w:val="21"/>
          <w:szCs w:val="22"/>
          <w:lang w:val="en-US"/>
        </w:rPr>
        <w:tab/>
      </w:r>
      <w:r>
        <w:rPr>
          <w:rStyle w:val="45"/>
        </w:rPr>
        <w:t>Automation System</w:t>
      </w:r>
      <w:r>
        <w:tab/>
      </w:r>
      <w:r>
        <w:fldChar w:fldCharType="begin"/>
      </w:r>
      <w:r>
        <w:instrText xml:space="preserve"> PAGEREF _Toc50574721 \h </w:instrText>
      </w:r>
      <w:r>
        <w:fldChar w:fldCharType="separate"/>
      </w:r>
      <w:r>
        <w:t>6</w:t>
      </w:r>
      <w:r>
        <w:fldChar w:fldCharType="end"/>
      </w:r>
      <w:r>
        <w:fldChar w:fldCharType="end"/>
      </w:r>
    </w:p>
    <w:p w14:paraId="15B69699">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"_Toc50574722" </w:instrText>
      </w:r>
      <w:r>
        <w:fldChar w:fldCharType="separate"/>
      </w:r>
      <w:r>
        <w:rPr>
          <w:rStyle w:val="45"/>
        </w:rPr>
        <w:t>7.2.1.</w:t>
      </w:r>
      <w:r>
        <w:rPr>
          <w:rFonts w:asciiTheme="minorHAnsi" w:hAnsiTheme="minorHAnsi" w:eastAsiaTheme="minorEastAsia" w:cstheme="minorBidi"/>
          <w:b w:val="0"/>
          <w:caps w:val="0"/>
          <w:kern w:val="2"/>
          <w:sz w:val="21"/>
          <w:szCs w:val="22"/>
          <w:lang w:val="en-US"/>
        </w:rPr>
        <w:tab/>
      </w:r>
      <w:r>
        <w:rPr>
          <w:rStyle w:val="45"/>
        </w:rPr>
        <w:t>Engine’s Alarm and Monitoring System</w:t>
      </w:r>
      <w:r>
        <w:tab/>
      </w:r>
      <w:r>
        <w:fldChar w:fldCharType="begin"/>
      </w:r>
      <w:r>
        <w:instrText xml:space="preserve"> PAGEREF _Toc50574722 \h </w:instrText>
      </w:r>
      <w:r>
        <w:fldChar w:fldCharType="separate"/>
      </w:r>
      <w:r>
        <w:t>6</w:t>
      </w:r>
      <w:r>
        <w:fldChar w:fldCharType="end"/>
      </w:r>
      <w:r>
        <w:fldChar w:fldCharType="end"/>
      </w:r>
    </w:p>
    <w:p w14:paraId="25C37CB2">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"_Toc50574723" </w:instrText>
      </w:r>
      <w:r>
        <w:fldChar w:fldCharType="separate"/>
      </w:r>
      <w:r>
        <w:rPr>
          <w:rStyle w:val="45"/>
        </w:rPr>
        <w:t>7.2.2.</w:t>
      </w:r>
      <w:r>
        <w:rPr>
          <w:rFonts w:asciiTheme="minorHAnsi" w:hAnsiTheme="minorHAnsi" w:eastAsiaTheme="minorEastAsia" w:cstheme="minorBidi"/>
          <w:b w:val="0"/>
          <w:caps w:val="0"/>
          <w:kern w:val="2"/>
          <w:sz w:val="21"/>
          <w:szCs w:val="22"/>
          <w:lang w:val="en-US"/>
        </w:rPr>
        <w:tab/>
      </w:r>
      <w:r>
        <w:rPr>
          <w:rStyle w:val="45"/>
        </w:rPr>
        <w:t>Automation System</w:t>
      </w:r>
      <w:r>
        <w:tab/>
      </w:r>
      <w:r>
        <w:fldChar w:fldCharType="begin"/>
      </w:r>
      <w:r>
        <w:instrText xml:space="preserve"> PAGEREF _Toc50574723 \h </w:instrText>
      </w:r>
      <w:r>
        <w:fldChar w:fldCharType="separate"/>
      </w:r>
      <w:r>
        <w:t>8</w:t>
      </w:r>
      <w:r>
        <w:fldChar w:fldCharType="end"/>
      </w:r>
      <w:r>
        <w:fldChar w:fldCharType="end"/>
      </w:r>
    </w:p>
    <w:p w14:paraId="7B9A4DFD">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"_Toc50574724" </w:instrText>
      </w:r>
      <w:r>
        <w:fldChar w:fldCharType="separate"/>
      </w:r>
      <w:r>
        <w:rPr>
          <w:rStyle w:val="45"/>
        </w:rPr>
        <w:t>7.2.3.</w:t>
      </w:r>
      <w:r>
        <w:rPr>
          <w:rFonts w:asciiTheme="minorHAnsi" w:hAnsiTheme="minorHAnsi" w:eastAsiaTheme="minorEastAsia" w:cstheme="minorBidi"/>
          <w:b w:val="0"/>
          <w:caps w:val="0"/>
          <w:kern w:val="2"/>
          <w:sz w:val="21"/>
          <w:szCs w:val="22"/>
          <w:lang w:val="en-US"/>
        </w:rPr>
        <w:tab/>
      </w:r>
      <w:r>
        <w:rPr>
          <w:rStyle w:val="45"/>
        </w:rPr>
        <w:t>Main Propulsion Control</w:t>
      </w:r>
      <w:r>
        <w:tab/>
      </w:r>
      <w:r>
        <w:fldChar w:fldCharType="begin"/>
      </w:r>
      <w:r>
        <w:instrText xml:space="preserve"> PAGEREF _Toc50574724 \h </w:instrText>
      </w:r>
      <w:r>
        <w:fldChar w:fldCharType="separate"/>
      </w:r>
      <w:r>
        <w:t>8</w:t>
      </w:r>
      <w:r>
        <w:fldChar w:fldCharType="end"/>
      </w:r>
      <w:r>
        <w:fldChar w:fldCharType="end"/>
      </w:r>
    </w:p>
    <w:p w14:paraId="1BB64B85">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"_Toc50574725" </w:instrText>
      </w:r>
      <w:r>
        <w:fldChar w:fldCharType="separate"/>
      </w:r>
      <w:r>
        <w:rPr>
          <w:rStyle w:val="45"/>
        </w:rPr>
        <w:t>7.2.3.1.</w:t>
      </w:r>
      <w:r>
        <w:rPr>
          <w:rFonts w:asciiTheme="minorHAnsi" w:hAnsiTheme="minorHAnsi" w:eastAsiaTheme="minorEastAsia" w:cstheme="minorBidi"/>
          <w:b w:val="0"/>
          <w:caps w:val="0"/>
          <w:kern w:val="2"/>
          <w:sz w:val="21"/>
          <w:szCs w:val="22"/>
          <w:lang w:val="en-US"/>
        </w:rPr>
        <w:tab/>
      </w:r>
      <w:r>
        <w:rPr>
          <w:rStyle w:val="45"/>
        </w:rPr>
        <w:t>Main Engine Control System</w:t>
      </w:r>
      <w:r>
        <w:tab/>
      </w:r>
      <w:r>
        <w:fldChar w:fldCharType="begin"/>
      </w:r>
      <w:r>
        <w:instrText xml:space="preserve"> PAGEREF _Toc50574725 \h </w:instrText>
      </w:r>
      <w:r>
        <w:fldChar w:fldCharType="separate"/>
      </w:r>
      <w:r>
        <w:t>9</w:t>
      </w:r>
      <w:r>
        <w:fldChar w:fldCharType="end"/>
      </w:r>
      <w:r>
        <w:fldChar w:fldCharType="end"/>
      </w:r>
    </w:p>
    <w:p w14:paraId="1BF64E4B">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"_Toc50574726" </w:instrText>
      </w:r>
      <w:r>
        <w:fldChar w:fldCharType="separate"/>
      </w:r>
      <w:r>
        <w:rPr>
          <w:rStyle w:val="45"/>
        </w:rPr>
        <w:t>7.2.3.2.</w:t>
      </w:r>
      <w:r>
        <w:rPr>
          <w:rFonts w:asciiTheme="minorHAnsi" w:hAnsiTheme="minorHAnsi" w:eastAsiaTheme="minorEastAsia" w:cstheme="minorBidi"/>
          <w:b w:val="0"/>
          <w:caps w:val="0"/>
          <w:kern w:val="2"/>
          <w:sz w:val="21"/>
          <w:szCs w:val="22"/>
          <w:lang w:val="en-US"/>
        </w:rPr>
        <w:tab/>
      </w:r>
      <w:r>
        <w:rPr>
          <w:rStyle w:val="45"/>
        </w:rPr>
        <w:t>Protecting and safety devices</w:t>
      </w:r>
      <w:r>
        <w:tab/>
      </w:r>
      <w:r>
        <w:fldChar w:fldCharType="begin"/>
      </w:r>
      <w:r>
        <w:instrText xml:space="preserve"> PAGEREF _Toc50574726 \h </w:instrText>
      </w:r>
      <w:r>
        <w:fldChar w:fldCharType="separate"/>
      </w:r>
      <w:r>
        <w:t>10</w:t>
      </w:r>
      <w:r>
        <w:fldChar w:fldCharType="end"/>
      </w:r>
      <w:r>
        <w:fldChar w:fldCharType="end"/>
      </w:r>
    </w:p>
    <w:p w14:paraId="2F86599D">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"_Toc50574727" </w:instrText>
      </w:r>
      <w:r>
        <w:fldChar w:fldCharType="separate"/>
      </w:r>
      <w:r>
        <w:rPr>
          <w:rStyle w:val="45"/>
        </w:rPr>
        <w:t>7.2.3.3.</w:t>
      </w:r>
      <w:r>
        <w:rPr>
          <w:rFonts w:asciiTheme="minorHAnsi" w:hAnsiTheme="minorHAnsi" w:eastAsiaTheme="minorEastAsia" w:cstheme="minorBidi"/>
          <w:b w:val="0"/>
          <w:caps w:val="0"/>
          <w:kern w:val="2"/>
          <w:sz w:val="21"/>
          <w:szCs w:val="22"/>
          <w:lang w:val="en-US"/>
        </w:rPr>
        <w:tab/>
      </w:r>
      <w:r>
        <w:rPr>
          <w:rStyle w:val="45"/>
        </w:rPr>
        <w:t>Telegraph System</w:t>
      </w:r>
      <w:r>
        <w:tab/>
      </w:r>
      <w:r>
        <w:fldChar w:fldCharType="begin"/>
      </w:r>
      <w:r>
        <w:instrText xml:space="preserve"> PAGEREF _Toc50574727 \h </w:instrText>
      </w:r>
      <w:r>
        <w:fldChar w:fldCharType="separate"/>
      </w:r>
      <w:r>
        <w:t>11</w:t>
      </w:r>
      <w:r>
        <w:fldChar w:fldCharType="end"/>
      </w:r>
      <w:r>
        <w:fldChar w:fldCharType="end"/>
      </w:r>
    </w:p>
    <w:p w14:paraId="78323D9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"_Toc50574728" </w:instrText>
      </w:r>
      <w:r>
        <w:fldChar w:fldCharType="separate"/>
      </w:r>
      <w:r>
        <w:rPr>
          <w:rStyle w:val="45"/>
        </w:rPr>
        <w:t>7.2.3.4.</w:t>
      </w:r>
      <w:r>
        <w:rPr>
          <w:rFonts w:asciiTheme="minorHAnsi" w:hAnsiTheme="minorHAnsi" w:eastAsiaTheme="minorEastAsia" w:cstheme="minorBidi"/>
          <w:b w:val="0"/>
          <w:caps w:val="0"/>
          <w:kern w:val="2"/>
          <w:sz w:val="21"/>
          <w:szCs w:val="22"/>
          <w:lang w:val="en-US"/>
        </w:rPr>
        <w:tab/>
      </w:r>
      <w:r>
        <w:rPr>
          <w:rStyle w:val="45"/>
        </w:rPr>
        <w:t>Shafting Revolution Indicators</w:t>
      </w:r>
      <w:r>
        <w:tab/>
      </w:r>
      <w:r>
        <w:fldChar w:fldCharType="begin"/>
      </w:r>
      <w:r>
        <w:instrText xml:space="preserve"> PAGEREF _Toc50574728 \h </w:instrText>
      </w:r>
      <w:r>
        <w:fldChar w:fldCharType="separate"/>
      </w:r>
      <w:r>
        <w:t>12</w:t>
      </w:r>
      <w:r>
        <w:fldChar w:fldCharType="end"/>
      </w:r>
      <w:r>
        <w:fldChar w:fldCharType="end"/>
      </w:r>
    </w:p>
    <w:p w14:paraId="2A1F147C">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"_Toc50574729" </w:instrText>
      </w:r>
      <w:r>
        <w:fldChar w:fldCharType="separate"/>
      </w:r>
      <w:r>
        <w:rPr>
          <w:rStyle w:val="45"/>
        </w:rPr>
        <w:t>7.2.4.</w:t>
      </w:r>
      <w:r>
        <w:rPr>
          <w:rFonts w:asciiTheme="minorHAnsi" w:hAnsiTheme="minorHAnsi" w:eastAsiaTheme="minorEastAsia" w:cstheme="minorBidi"/>
          <w:b w:val="0"/>
          <w:caps w:val="0"/>
          <w:kern w:val="2"/>
          <w:sz w:val="21"/>
          <w:szCs w:val="22"/>
          <w:lang w:val="en-US"/>
        </w:rPr>
        <w:tab/>
      </w:r>
      <w:r>
        <w:rPr>
          <w:rStyle w:val="45"/>
        </w:rPr>
        <w:t>Control of electric gneeratring plant</w:t>
      </w:r>
      <w:r>
        <w:tab/>
      </w:r>
      <w:r>
        <w:fldChar w:fldCharType="begin"/>
      </w:r>
      <w:r>
        <w:instrText xml:space="preserve"> PAGEREF _Toc50574729 \h </w:instrText>
      </w:r>
      <w:r>
        <w:fldChar w:fldCharType="separate"/>
      </w:r>
      <w:r>
        <w:t>12</w:t>
      </w:r>
      <w:r>
        <w:fldChar w:fldCharType="end"/>
      </w:r>
      <w:r>
        <w:fldChar w:fldCharType="end"/>
      </w:r>
    </w:p>
    <w:p w14:paraId="3C4217D0">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"_Toc50574730" </w:instrText>
      </w:r>
      <w:r>
        <w:fldChar w:fldCharType="separate"/>
      </w:r>
      <w:r>
        <w:rPr>
          <w:rStyle w:val="45"/>
        </w:rPr>
        <w:t>7.2.4.1.</w:t>
      </w:r>
      <w:r>
        <w:rPr>
          <w:rFonts w:asciiTheme="minorHAnsi" w:hAnsiTheme="minorHAnsi" w:eastAsiaTheme="minorEastAsia" w:cstheme="minorBidi"/>
          <w:b w:val="0"/>
          <w:caps w:val="0"/>
          <w:kern w:val="2"/>
          <w:sz w:val="21"/>
          <w:szCs w:val="22"/>
          <w:lang w:val="en-US"/>
        </w:rPr>
        <w:tab/>
      </w:r>
      <w:r>
        <w:rPr>
          <w:rStyle w:val="45"/>
        </w:rPr>
        <w:t>Main generator sets</w:t>
      </w:r>
      <w:r>
        <w:tab/>
      </w:r>
      <w:r>
        <w:fldChar w:fldCharType="begin"/>
      </w:r>
      <w:r>
        <w:instrText xml:space="preserve"> PAGEREF _Toc50574730 \h </w:instrText>
      </w:r>
      <w:r>
        <w:fldChar w:fldCharType="separate"/>
      </w:r>
      <w:r>
        <w:t>12</w:t>
      </w:r>
      <w:r>
        <w:fldChar w:fldCharType="end"/>
      </w:r>
      <w:r>
        <w:fldChar w:fldCharType="end"/>
      </w:r>
    </w:p>
    <w:p w14:paraId="78ADB12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"_Toc50574731" </w:instrText>
      </w:r>
      <w:r>
        <w:fldChar w:fldCharType="separate"/>
      </w:r>
      <w:r>
        <w:rPr>
          <w:rStyle w:val="45"/>
        </w:rPr>
        <w:t>7.2.4.2.</w:t>
      </w:r>
      <w:r>
        <w:rPr>
          <w:rFonts w:asciiTheme="minorHAnsi" w:hAnsiTheme="minorHAnsi" w:eastAsiaTheme="minorEastAsia" w:cstheme="minorBidi"/>
          <w:b w:val="0"/>
          <w:caps w:val="0"/>
          <w:kern w:val="2"/>
          <w:sz w:val="21"/>
          <w:szCs w:val="22"/>
          <w:lang w:val="en-US"/>
        </w:rPr>
        <w:tab/>
      </w:r>
      <w:r>
        <w:rPr>
          <w:rStyle w:val="45"/>
        </w:rPr>
        <w:t>Emergency diesel generator set</w:t>
      </w:r>
      <w:r>
        <w:tab/>
      </w:r>
      <w:r>
        <w:fldChar w:fldCharType="begin"/>
      </w:r>
      <w:r>
        <w:instrText xml:space="preserve"> PAGEREF _Toc50574731 \h </w:instrText>
      </w:r>
      <w:r>
        <w:fldChar w:fldCharType="separate"/>
      </w:r>
      <w:r>
        <w:t>14</w:t>
      </w:r>
      <w:r>
        <w:fldChar w:fldCharType="end"/>
      </w:r>
      <w:r>
        <w:fldChar w:fldCharType="end"/>
      </w:r>
    </w:p>
    <w:p w14:paraId="5F636E3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"_Toc50574732" </w:instrText>
      </w:r>
      <w:r>
        <w:fldChar w:fldCharType="separate"/>
      </w:r>
      <w:r>
        <w:rPr>
          <w:rStyle w:val="45"/>
        </w:rPr>
        <w:t>7.2.5.</w:t>
      </w:r>
      <w:r>
        <w:rPr>
          <w:rFonts w:asciiTheme="minorHAnsi" w:hAnsiTheme="minorHAnsi" w:eastAsiaTheme="minorEastAsia" w:cstheme="minorBidi"/>
          <w:b w:val="0"/>
          <w:caps w:val="0"/>
          <w:kern w:val="2"/>
          <w:sz w:val="21"/>
          <w:szCs w:val="22"/>
          <w:lang w:val="en-US"/>
        </w:rPr>
        <w:tab/>
      </w:r>
      <w:r>
        <w:rPr>
          <w:rStyle w:val="45"/>
        </w:rPr>
        <w:t>Composite Boiler</w:t>
      </w:r>
      <w:r>
        <w:tab/>
      </w:r>
      <w:r>
        <w:fldChar w:fldCharType="begin"/>
      </w:r>
      <w:r>
        <w:instrText xml:space="preserve"> PAGEREF _Toc50574732 \h </w:instrText>
      </w:r>
      <w:r>
        <w:fldChar w:fldCharType="separate"/>
      </w:r>
      <w:r>
        <w:t>14</w:t>
      </w:r>
      <w:r>
        <w:fldChar w:fldCharType="end"/>
      </w:r>
      <w:r>
        <w:fldChar w:fldCharType="end"/>
      </w:r>
    </w:p>
    <w:p w14:paraId="1EC5C127">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"_Toc50574733" </w:instrText>
      </w:r>
      <w:r>
        <w:fldChar w:fldCharType="separate"/>
      </w:r>
      <w:r>
        <w:rPr>
          <w:rStyle w:val="45"/>
        </w:rPr>
        <w:t>7.2.6.</w:t>
      </w:r>
      <w:r>
        <w:rPr>
          <w:rFonts w:asciiTheme="minorHAnsi" w:hAnsiTheme="minorHAnsi" w:eastAsiaTheme="minorEastAsia" w:cstheme="minorBidi"/>
          <w:b w:val="0"/>
          <w:caps w:val="0"/>
          <w:kern w:val="2"/>
          <w:sz w:val="21"/>
          <w:szCs w:val="22"/>
          <w:lang w:val="en-US"/>
        </w:rPr>
        <w:tab/>
      </w:r>
      <w:r>
        <w:rPr>
          <w:rStyle w:val="45"/>
        </w:rPr>
        <w:t>Control of Oil Purifiers</w:t>
      </w:r>
      <w:r>
        <w:tab/>
      </w:r>
      <w:r>
        <w:fldChar w:fldCharType="begin"/>
      </w:r>
      <w:r>
        <w:instrText xml:space="preserve"> PAGEREF _Toc50574733 \h </w:instrText>
      </w:r>
      <w:r>
        <w:fldChar w:fldCharType="separate"/>
      </w:r>
      <w:r>
        <w:t>14</w:t>
      </w:r>
      <w:r>
        <w:fldChar w:fldCharType="end"/>
      </w:r>
      <w:r>
        <w:fldChar w:fldCharType="end"/>
      </w:r>
    </w:p>
    <w:p w14:paraId="1679AE02">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"_Toc50574734" </w:instrText>
      </w:r>
      <w:r>
        <w:fldChar w:fldCharType="separate"/>
      </w:r>
      <w:r>
        <w:rPr>
          <w:rStyle w:val="45"/>
        </w:rPr>
        <w:t>7.2.7.</w:t>
      </w:r>
      <w:r>
        <w:rPr>
          <w:rFonts w:asciiTheme="minorHAnsi" w:hAnsiTheme="minorHAnsi" w:eastAsiaTheme="minorEastAsia" w:cstheme="minorBidi"/>
          <w:b w:val="0"/>
          <w:caps w:val="0"/>
          <w:kern w:val="2"/>
          <w:sz w:val="21"/>
          <w:szCs w:val="22"/>
          <w:lang w:val="en-US"/>
        </w:rPr>
        <w:tab/>
      </w:r>
      <w:r>
        <w:rPr>
          <w:rStyle w:val="45"/>
        </w:rPr>
        <w:t>Control of Air Compressors</w:t>
      </w:r>
      <w:r>
        <w:tab/>
      </w:r>
      <w:r>
        <w:fldChar w:fldCharType="begin"/>
      </w:r>
      <w:r>
        <w:instrText xml:space="preserve"> PAGEREF _Toc50574734 \h </w:instrText>
      </w:r>
      <w:r>
        <w:fldChar w:fldCharType="separate"/>
      </w:r>
      <w:r>
        <w:t>15</w:t>
      </w:r>
      <w:r>
        <w:fldChar w:fldCharType="end"/>
      </w:r>
      <w:r>
        <w:fldChar w:fldCharType="end"/>
      </w:r>
    </w:p>
    <w:p w14:paraId="16EF9B4D">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"_Toc50574735" </w:instrText>
      </w:r>
      <w:r>
        <w:fldChar w:fldCharType="separate"/>
      </w:r>
      <w:r>
        <w:rPr>
          <w:rStyle w:val="45"/>
        </w:rPr>
        <w:t>7.2.8.</w:t>
      </w:r>
      <w:r>
        <w:rPr>
          <w:rFonts w:asciiTheme="minorHAnsi" w:hAnsiTheme="minorHAnsi" w:eastAsiaTheme="minorEastAsia" w:cstheme="minorBidi"/>
          <w:b w:val="0"/>
          <w:caps w:val="0"/>
          <w:kern w:val="2"/>
          <w:sz w:val="21"/>
          <w:szCs w:val="22"/>
          <w:lang w:val="en-US"/>
        </w:rPr>
        <w:tab/>
      </w:r>
      <w:r>
        <w:rPr>
          <w:rStyle w:val="45"/>
        </w:rPr>
        <w:t>Scrubber Operation and Control</w:t>
      </w:r>
      <w:r>
        <w:tab/>
      </w:r>
      <w:r>
        <w:fldChar w:fldCharType="begin"/>
      </w:r>
      <w:r>
        <w:instrText xml:space="preserve"> PAGEREF _Toc50574735 \h </w:instrText>
      </w:r>
      <w:r>
        <w:fldChar w:fldCharType="separate"/>
      </w:r>
      <w:r>
        <w:t>15</w:t>
      </w:r>
      <w:r>
        <w:fldChar w:fldCharType="end"/>
      </w:r>
      <w:r>
        <w:fldChar w:fldCharType="end"/>
      </w:r>
    </w:p>
    <w:p w14:paraId="228FD960">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"_Toc50574736" </w:instrText>
      </w:r>
      <w:r>
        <w:fldChar w:fldCharType="separate"/>
      </w:r>
      <w:r>
        <w:rPr>
          <w:rStyle w:val="45"/>
        </w:rPr>
        <w:t>7.2.9.</w:t>
      </w:r>
      <w:r>
        <w:rPr>
          <w:rFonts w:asciiTheme="minorHAnsi" w:hAnsiTheme="minorHAnsi" w:eastAsiaTheme="minorEastAsia" w:cstheme="minorBidi"/>
          <w:b w:val="0"/>
          <w:caps w:val="0"/>
          <w:kern w:val="2"/>
          <w:sz w:val="21"/>
          <w:szCs w:val="22"/>
          <w:lang w:val="en-US"/>
        </w:rPr>
        <w:tab/>
      </w:r>
      <w:r>
        <w:rPr>
          <w:rStyle w:val="45"/>
        </w:rPr>
        <w:t>Special Control Functions</w:t>
      </w:r>
      <w:r>
        <w:tab/>
      </w:r>
      <w:r>
        <w:fldChar w:fldCharType="begin"/>
      </w:r>
      <w:r>
        <w:instrText xml:space="preserve"> PAGEREF _Toc50574736 \h </w:instrText>
      </w:r>
      <w:r>
        <w:fldChar w:fldCharType="separate"/>
      </w:r>
      <w:r>
        <w:t>16</w:t>
      </w:r>
      <w:r>
        <w:fldChar w:fldCharType="end"/>
      </w:r>
      <w:r>
        <w:fldChar w:fldCharType="end"/>
      </w:r>
    </w:p>
    <w:p w14:paraId="0DE7BB9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"_Toc50574737" </w:instrText>
      </w:r>
      <w:r>
        <w:fldChar w:fldCharType="separate"/>
      </w:r>
      <w:r>
        <w:rPr>
          <w:rStyle w:val="45"/>
        </w:rPr>
        <w:t>7.2.10.</w:t>
      </w:r>
      <w:r>
        <w:rPr>
          <w:rFonts w:asciiTheme="minorHAnsi" w:hAnsiTheme="minorHAnsi" w:eastAsiaTheme="minorEastAsia" w:cstheme="minorBidi"/>
          <w:b w:val="0"/>
          <w:caps w:val="0"/>
          <w:kern w:val="2"/>
          <w:sz w:val="21"/>
          <w:szCs w:val="22"/>
          <w:lang w:val="en-US"/>
        </w:rPr>
        <w:tab/>
      </w:r>
      <w:r>
        <w:rPr>
          <w:rStyle w:val="45"/>
        </w:rPr>
        <w:t>Local Automatic Control</w:t>
      </w:r>
      <w:r>
        <w:tab/>
      </w:r>
      <w:r>
        <w:fldChar w:fldCharType="begin"/>
      </w:r>
      <w:r>
        <w:instrText xml:space="preserve"> PAGEREF _Toc50574737 \h </w:instrText>
      </w:r>
      <w:r>
        <w:fldChar w:fldCharType="separate"/>
      </w:r>
      <w:r>
        <w:t>16</w:t>
      </w:r>
      <w:r>
        <w:fldChar w:fldCharType="end"/>
      </w:r>
      <w:r>
        <w:fldChar w:fldCharType="end"/>
      </w:r>
    </w:p>
    <w:p w14:paraId="3363E372">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"_Toc50574738" </w:instrText>
      </w:r>
      <w:r>
        <w:fldChar w:fldCharType="separate"/>
      </w:r>
      <w:r>
        <w:rPr>
          <w:rStyle w:val="45"/>
        </w:rPr>
        <w:t>7.2.11.</w:t>
      </w:r>
      <w:r>
        <w:rPr>
          <w:rFonts w:asciiTheme="minorHAnsi" w:hAnsiTheme="minorHAnsi" w:eastAsiaTheme="minorEastAsia" w:cstheme="minorBidi"/>
          <w:b w:val="0"/>
          <w:caps w:val="0"/>
          <w:kern w:val="2"/>
          <w:sz w:val="21"/>
          <w:szCs w:val="22"/>
          <w:lang w:val="en-US"/>
        </w:rPr>
        <w:tab/>
      </w:r>
      <w:r>
        <w:rPr>
          <w:rStyle w:val="45"/>
        </w:rPr>
        <w:t>Miscellaneous Controls</w:t>
      </w:r>
      <w:r>
        <w:tab/>
      </w:r>
      <w:r>
        <w:fldChar w:fldCharType="begin"/>
      </w:r>
      <w:r>
        <w:instrText xml:space="preserve"> PAGEREF _Toc50574738 \h </w:instrText>
      </w:r>
      <w:r>
        <w:fldChar w:fldCharType="separate"/>
      </w:r>
      <w:r>
        <w:t>16</w:t>
      </w:r>
      <w:r>
        <w:fldChar w:fldCharType="end"/>
      </w:r>
      <w:r>
        <w:fldChar w:fldCharType="end"/>
      </w:r>
    </w:p>
    <w:p w14:paraId="5217DF8A">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"_Toc50574739" </w:instrText>
      </w:r>
      <w:r>
        <w:fldChar w:fldCharType="separate"/>
      </w:r>
      <w:r>
        <w:rPr>
          <w:rStyle w:val="45"/>
        </w:rPr>
        <w:t>7.2.12.</w:t>
      </w:r>
      <w:r>
        <w:rPr>
          <w:rFonts w:asciiTheme="minorHAnsi" w:hAnsiTheme="minorHAnsi" w:eastAsiaTheme="minorEastAsia" w:cstheme="minorBidi"/>
          <w:b w:val="0"/>
          <w:caps w:val="0"/>
          <w:kern w:val="2"/>
          <w:sz w:val="21"/>
          <w:szCs w:val="22"/>
          <w:lang w:val="en-US"/>
        </w:rPr>
        <w:tab/>
      </w:r>
      <w:r>
        <w:rPr>
          <w:rStyle w:val="45"/>
        </w:rPr>
        <w:t>Running Lamps</w:t>
      </w:r>
      <w:r>
        <w:tab/>
      </w:r>
      <w:r>
        <w:fldChar w:fldCharType="begin"/>
      </w:r>
      <w:r>
        <w:instrText xml:space="preserve"> PAGEREF _Toc50574739 \h </w:instrText>
      </w:r>
      <w:r>
        <w:fldChar w:fldCharType="separate"/>
      </w:r>
      <w:r>
        <w:t>17</w:t>
      </w:r>
      <w:r>
        <w:fldChar w:fldCharType="end"/>
      </w:r>
      <w:r>
        <w:fldChar w:fldCharType="end"/>
      </w:r>
    </w:p>
    <w:p w14:paraId="0B5B2CDA">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"_Toc50574740" </w:instrText>
      </w:r>
      <w:r>
        <w:fldChar w:fldCharType="separate"/>
      </w:r>
      <w:r>
        <w:rPr>
          <w:rStyle w:val="45"/>
        </w:rPr>
        <w:t>7.2.13.</w:t>
      </w:r>
      <w:r>
        <w:rPr>
          <w:rFonts w:asciiTheme="minorHAnsi" w:hAnsiTheme="minorHAnsi" w:eastAsiaTheme="minorEastAsia" w:cstheme="minorBidi"/>
          <w:b w:val="0"/>
          <w:caps w:val="0"/>
          <w:kern w:val="2"/>
          <w:sz w:val="21"/>
          <w:szCs w:val="22"/>
          <w:lang w:val="en-US"/>
        </w:rPr>
        <w:tab/>
      </w:r>
      <w:r>
        <w:rPr>
          <w:rStyle w:val="45"/>
        </w:rPr>
        <w:t>Remote Quick Closing Valve</w:t>
      </w:r>
      <w:r>
        <w:tab/>
      </w:r>
      <w:r>
        <w:fldChar w:fldCharType="begin"/>
      </w:r>
      <w:r>
        <w:instrText xml:space="preserve"> PAGEREF _Toc50574740 \h </w:instrText>
      </w:r>
      <w:r>
        <w:fldChar w:fldCharType="separate"/>
      </w:r>
      <w:r>
        <w:t>17</w:t>
      </w:r>
      <w:r>
        <w:fldChar w:fldCharType="end"/>
      </w:r>
      <w:r>
        <w:fldChar w:fldCharType="end"/>
      </w:r>
    </w:p>
    <w:p w14:paraId="549D30CA">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"_Toc50574741" </w:instrText>
      </w:r>
      <w:r>
        <w:fldChar w:fldCharType="separate"/>
      </w:r>
      <w:r>
        <w:rPr>
          <w:rStyle w:val="45"/>
        </w:rPr>
        <w:t>7.2.14.</w:t>
      </w:r>
      <w:r>
        <w:rPr>
          <w:rFonts w:asciiTheme="minorHAnsi" w:hAnsiTheme="minorHAnsi" w:eastAsiaTheme="minorEastAsia" w:cstheme="minorBidi"/>
          <w:b w:val="0"/>
          <w:caps w:val="0"/>
          <w:kern w:val="2"/>
          <w:sz w:val="21"/>
          <w:szCs w:val="22"/>
          <w:lang w:val="en-US"/>
        </w:rPr>
        <w:tab/>
      </w:r>
      <w:r>
        <w:rPr>
          <w:rStyle w:val="45"/>
        </w:rPr>
        <w:t>Ballast Control Station</w:t>
      </w:r>
      <w:r>
        <w:tab/>
      </w:r>
      <w:r>
        <w:fldChar w:fldCharType="begin"/>
      </w:r>
      <w:r>
        <w:instrText xml:space="preserve"> PAGEREF _Toc50574741 \h </w:instrText>
      </w:r>
      <w:r>
        <w:fldChar w:fldCharType="separate"/>
      </w:r>
      <w:r>
        <w:t>17</w:t>
      </w:r>
      <w:r>
        <w:fldChar w:fldCharType="end"/>
      </w:r>
      <w:r>
        <w:fldChar w:fldCharType="end"/>
      </w:r>
    </w:p>
    <w:p w14:paraId="78B3B906">
      <w:pPr>
        <w:kinsoku w:val="0"/>
        <w:autoSpaceDE w:val="0"/>
        <w:autoSpaceDN w:val="0"/>
        <w:adjustRightInd w:val="0"/>
        <w:spacing w:before="7" w:line="120" w:lineRule="exact"/>
        <w:rPr>
          <w:rFonts w:ascii="Arial" w:hAnsi="Arial" w:cs="Arial"/>
          <w:kern w:val="0"/>
          <w:sz w:val="12"/>
          <w:szCs w:val="12"/>
        </w:rPr>
      </w:pPr>
      <w:r>
        <w:rPr>
          <w:rFonts w:ascii="Arial" w:hAnsi="Arial" w:cs="Arial"/>
          <w:kern w:val="0"/>
          <w:sz w:val="12"/>
          <w:szCs w:val="12"/>
        </w:rPr>
        <w:fldChar w:fldCharType="end"/>
      </w:r>
    </w:p>
    <w:p w14:paraId="4C9A9FC0">
      <w:pPr>
        <w:tabs>
          <w:tab w:val="left" w:pos="4800"/>
        </w:tabs>
        <w:kinsoku w:val="0"/>
        <w:autoSpaceDE w:val="0"/>
        <w:autoSpaceDN w:val="0"/>
        <w:adjustRightInd w:val="0"/>
        <w:spacing w:line="240" w:lineRule="exact"/>
        <w:ind w:left="3526" w:hanging="1"/>
        <w:rPr>
          <w:rFonts w:ascii="Arial" w:hAnsi="Arial" w:cs="Arial"/>
          <w:b/>
          <w:bCs/>
          <w:kern w:val="0"/>
          <w:sz w:val="24"/>
        </w:rPr>
      </w:pPr>
    </w:p>
    <w:p w14:paraId="03EFE4DB">
      <w:pPr>
        <w:tabs>
          <w:tab w:val="left" w:pos="4800"/>
        </w:tabs>
        <w:kinsoku w:val="0"/>
        <w:autoSpaceDE w:val="0"/>
        <w:autoSpaceDN w:val="0"/>
        <w:adjustRightInd w:val="0"/>
        <w:spacing w:line="240" w:lineRule="exact"/>
        <w:ind w:left="3526" w:hanging="1"/>
        <w:rPr>
          <w:rFonts w:ascii="Arial" w:hAnsi="Arial" w:cs="Arial"/>
          <w:b/>
          <w:bCs/>
          <w:kern w:val="0"/>
          <w:sz w:val="24"/>
        </w:rPr>
      </w:pPr>
      <w:r>
        <w:rPr>
          <w:rFonts w:ascii="Arial" w:hAnsi="Arial" w:cs="Arial"/>
          <w:b/>
          <w:bCs/>
          <w:kern w:val="0"/>
          <w:sz w:val="24"/>
        </w:rPr>
        <w:br w:type="page"/>
      </w:r>
    </w:p>
    <w:p w14:paraId="1678D77B">
      <w:pPr>
        <w:pStyle w:val="2"/>
        <w:jc w:val="both"/>
      </w:pPr>
      <w:bookmarkStart w:id="472" w:name="_Toc48305031"/>
      <w:bookmarkStart w:id="473" w:name="_Toc50574716"/>
      <w:r>
        <w:rPr>
          <w:rFonts w:hint="eastAsia"/>
        </w:rPr>
        <w:t>CHAPTER 7</w:t>
      </w:r>
      <w:r>
        <w:tab/>
      </w:r>
      <w:r>
        <w:rPr>
          <w:rFonts w:hint="eastAsia"/>
        </w:rPr>
        <w:t xml:space="preserve">AUTOMATION </w:t>
      </w:r>
      <w:r>
        <w:t>AND REMOTE CONTROL</w:t>
      </w:r>
      <w:bookmarkEnd w:id="472"/>
      <w:bookmarkEnd w:id="473"/>
    </w:p>
    <w:p w14:paraId="1A572711">
      <w:pPr>
        <w:kinsoku w:val="0"/>
        <w:autoSpaceDE w:val="0"/>
        <w:autoSpaceDN w:val="0"/>
        <w:adjustRightInd w:val="0"/>
        <w:spacing w:before="19"/>
        <w:rPr>
          <w:kern w:val="0"/>
          <w:sz w:val="10"/>
          <w:szCs w:val="10"/>
        </w:rPr>
      </w:pPr>
    </w:p>
    <w:p w14:paraId="28CC8299">
      <w:pPr>
        <w:pStyle w:val="3"/>
        <w:numPr>
          <w:ilvl w:val="1"/>
          <w:numId w:val="0"/>
        </w:numPr>
        <w:ind w:left="567" w:leftChars="0" w:hanging="567" w:firstLineChars="0"/>
        <w:jc w:val="left"/>
      </w:pPr>
      <w:bookmarkStart w:id="474" w:name="_Toc48305032"/>
      <w:r>
        <w:rPr>
          <w:rFonts w:hint="eastAsia" w:ascii="Arial" w:hAnsi="Arial" w:eastAsia="黑体" w:cs="Times New Roman"/>
          <w:b/>
          <w:bCs/>
          <w:caps/>
          <w:kern w:val="0"/>
          <w:sz w:val="24"/>
          <w:szCs w:val="24"/>
          <w:lang w:val="en-US" w:eastAsia="zh-CN" w:bidi="ar-SA"/>
        </w:rPr>
        <w:t>7.1</w:t>
      </w:r>
      <w:r>
        <w:tab/>
      </w:r>
      <w:bookmarkEnd w:id="474"/>
      <w:bookmarkStart w:id="475" w:name="_Toc50574717"/>
      <w:r>
        <w:rPr>
          <w:rFonts w:hint="eastAsia"/>
        </w:rPr>
        <w:t>General</w:t>
      </w:r>
      <w:bookmarkEnd w:id="475"/>
    </w:p>
    <w:p w14:paraId="2FBED6D0">
      <w:pPr>
        <w:pStyle w:val="3"/>
        <w:numPr>
          <w:ilvl w:val="2"/>
          <w:numId w:val="0"/>
        </w:numPr>
        <w:ind w:left="709" w:leftChars="0" w:hanging="709" w:firstLineChars="0"/>
        <w:jc w:val="left"/>
      </w:pPr>
      <w:bookmarkStart w:id="476" w:name="_Toc50574718"/>
      <w:r>
        <w:rPr>
          <w:rFonts w:hint="eastAsia" w:ascii="Arial" w:hAnsi="Arial" w:eastAsia="黑体" w:cs="Times New Roman"/>
          <w:b/>
          <w:bCs/>
          <w:caps/>
          <w:kern w:val="0"/>
          <w:sz w:val="24"/>
          <w:szCs w:val="24"/>
          <w:lang w:val="en-US" w:eastAsia="zh-CN" w:bidi="ar-SA"/>
        </w:rPr>
        <w:t>7.1.1</w:t>
      </w:r>
      <w:r>
        <w:rPr>
          <w:rFonts w:hint="eastAsia" w:cs="Times New Roman"/>
          <w:b/>
          <w:bCs/>
          <w:caps/>
          <w:kern w:val="0"/>
          <w:sz w:val="24"/>
          <w:szCs w:val="24"/>
          <w:lang w:val="en-US" w:eastAsia="zh-CN" w:bidi="ar-SA"/>
        </w:rPr>
        <w:t xml:space="preserve"> </w:t>
      </w:r>
      <w:r>
        <w:rPr>
          <w:rFonts w:hint="eastAsia"/>
        </w:rPr>
        <w:t>Principle</w:t>
      </w:r>
      <w:bookmarkEnd w:id="476"/>
    </w:p>
    <w:p w14:paraId="7C9A88D7">
      <w:pPr>
        <w:kinsoku w:val="0"/>
        <w:autoSpaceDE w:val="0"/>
        <w:autoSpaceDN w:val="0"/>
        <w:adjustRightInd w:val="0"/>
        <w:spacing w:line="239" w:lineRule="auto"/>
        <w:ind w:left="1017"/>
        <w:rPr>
          <w:kern w:val="0"/>
          <w:sz w:val="24"/>
        </w:rPr>
      </w:pPr>
      <w:r>
        <w:rPr>
          <w:kern w:val="0"/>
          <w:sz w:val="24"/>
        </w:rPr>
        <w:t xml:space="preserve">Automatic control, remote operation, instrumentation and central supervision shall be so designed and arranged that the propulsion plant is capable of being operated for 24 hours under normal sea-going condition without manual attendance in engine room to comply with the requirement for the ship with Classification notation (refer to </w:t>
      </w:r>
      <w:r>
        <w:rPr>
          <w:rFonts w:hint="eastAsia"/>
          <w:kern w:val="0"/>
          <w:sz w:val="24"/>
        </w:rPr>
        <w:t>Chapter 1 General 1.3.1</w:t>
      </w:r>
      <w:r>
        <w:rPr>
          <w:kern w:val="0"/>
          <w:sz w:val="24"/>
        </w:rPr>
        <w:t>).</w:t>
      </w:r>
    </w:p>
    <w:p w14:paraId="7F0D1E3E">
      <w:pPr>
        <w:kinsoku w:val="0"/>
        <w:autoSpaceDE w:val="0"/>
        <w:autoSpaceDN w:val="0"/>
        <w:adjustRightInd w:val="0"/>
        <w:spacing w:before="16" w:line="260" w:lineRule="exact"/>
        <w:rPr>
          <w:kern w:val="0"/>
          <w:sz w:val="26"/>
          <w:szCs w:val="26"/>
        </w:rPr>
      </w:pPr>
    </w:p>
    <w:p w14:paraId="6977ED6D">
      <w:pPr>
        <w:kinsoku w:val="0"/>
        <w:autoSpaceDE w:val="0"/>
        <w:autoSpaceDN w:val="0"/>
        <w:adjustRightInd w:val="0"/>
        <w:ind w:left="1017"/>
        <w:rPr>
          <w:kern w:val="0"/>
          <w:sz w:val="24"/>
        </w:rPr>
      </w:pPr>
      <w:r>
        <w:rPr>
          <w:kern w:val="0"/>
          <w:sz w:val="24"/>
        </w:rPr>
        <w:t>One (1) control room shall be arranged in the engine room, where the control console of main engine and the main switchboard shall be installed.</w:t>
      </w:r>
    </w:p>
    <w:p w14:paraId="65A6E207">
      <w:pPr>
        <w:kinsoku w:val="0"/>
        <w:autoSpaceDE w:val="0"/>
        <w:autoSpaceDN w:val="0"/>
        <w:adjustRightInd w:val="0"/>
        <w:spacing w:before="15" w:line="260" w:lineRule="exact"/>
        <w:rPr>
          <w:kern w:val="0"/>
          <w:sz w:val="26"/>
          <w:szCs w:val="26"/>
        </w:rPr>
      </w:pPr>
    </w:p>
    <w:p w14:paraId="5ED064E2">
      <w:pPr>
        <w:kinsoku w:val="0"/>
        <w:autoSpaceDE w:val="0"/>
        <w:autoSpaceDN w:val="0"/>
        <w:adjustRightInd w:val="0"/>
        <w:ind w:left="1017"/>
        <w:rPr>
          <w:kern w:val="0"/>
          <w:sz w:val="24"/>
        </w:rPr>
      </w:pPr>
      <w:r>
        <w:rPr>
          <w:kern w:val="0"/>
          <w:sz w:val="24"/>
        </w:rPr>
        <w:t>The instrument gauge and alarm shall be arranged in good order for safety operation and easy maintenance.</w:t>
      </w:r>
    </w:p>
    <w:p w14:paraId="6E21A79A">
      <w:pPr>
        <w:kinsoku w:val="0"/>
        <w:autoSpaceDE w:val="0"/>
        <w:autoSpaceDN w:val="0"/>
        <w:adjustRightInd w:val="0"/>
        <w:spacing w:before="16" w:line="260" w:lineRule="exact"/>
        <w:rPr>
          <w:kern w:val="0"/>
          <w:sz w:val="26"/>
          <w:szCs w:val="26"/>
        </w:rPr>
      </w:pPr>
    </w:p>
    <w:p w14:paraId="4A236E9F">
      <w:pPr>
        <w:kinsoku w:val="0"/>
        <w:autoSpaceDE w:val="0"/>
        <w:autoSpaceDN w:val="0"/>
        <w:adjustRightInd w:val="0"/>
        <w:ind w:left="1017"/>
        <w:rPr>
          <w:kern w:val="0"/>
          <w:sz w:val="24"/>
        </w:rPr>
      </w:pPr>
      <w:r>
        <w:rPr>
          <w:kern w:val="0"/>
          <w:sz w:val="24"/>
        </w:rPr>
        <w:t>Automatic combustion control and equipment concerned with the boiler shall be arranged adjacent to the boiler.</w:t>
      </w:r>
    </w:p>
    <w:p w14:paraId="333961B3">
      <w:pPr>
        <w:kinsoku w:val="0"/>
        <w:autoSpaceDE w:val="0"/>
        <w:autoSpaceDN w:val="0"/>
        <w:adjustRightInd w:val="0"/>
        <w:spacing w:before="15" w:line="260" w:lineRule="exact"/>
        <w:rPr>
          <w:kern w:val="0"/>
          <w:sz w:val="26"/>
          <w:szCs w:val="26"/>
        </w:rPr>
      </w:pPr>
    </w:p>
    <w:p w14:paraId="7A5D7D29">
      <w:pPr>
        <w:kinsoku w:val="0"/>
        <w:autoSpaceDE w:val="0"/>
        <w:autoSpaceDN w:val="0"/>
        <w:adjustRightInd w:val="0"/>
        <w:ind w:left="1017"/>
        <w:rPr>
          <w:kern w:val="0"/>
          <w:sz w:val="24"/>
        </w:rPr>
      </w:pPr>
      <w:r>
        <w:rPr>
          <w:kern w:val="0"/>
          <w:sz w:val="24"/>
        </w:rPr>
        <w:t>Automatic controllers and control valves shall be provided on principal systems for safety operation and easy maintenance.</w:t>
      </w:r>
    </w:p>
    <w:p w14:paraId="527C4034">
      <w:pPr>
        <w:kinsoku w:val="0"/>
        <w:autoSpaceDE w:val="0"/>
        <w:autoSpaceDN w:val="0"/>
        <w:adjustRightInd w:val="0"/>
        <w:spacing w:before="16" w:line="260" w:lineRule="exact"/>
        <w:rPr>
          <w:kern w:val="0"/>
          <w:sz w:val="26"/>
          <w:szCs w:val="26"/>
        </w:rPr>
      </w:pPr>
    </w:p>
    <w:p w14:paraId="23D6CFE9">
      <w:pPr>
        <w:kinsoku w:val="0"/>
        <w:autoSpaceDE w:val="0"/>
        <w:autoSpaceDN w:val="0"/>
        <w:adjustRightInd w:val="0"/>
        <w:spacing w:line="239" w:lineRule="auto"/>
        <w:ind w:left="1017"/>
        <w:rPr>
          <w:kern w:val="0"/>
          <w:sz w:val="24"/>
        </w:rPr>
      </w:pPr>
      <w:r>
        <w:rPr>
          <w:kern w:val="0"/>
          <w:sz w:val="24"/>
        </w:rPr>
        <w:t>The entire automation system shall consist of several decentralized control systems.</w:t>
      </w:r>
    </w:p>
    <w:p w14:paraId="105FF1F1">
      <w:pPr>
        <w:kinsoku w:val="0"/>
        <w:autoSpaceDE w:val="0"/>
        <w:autoSpaceDN w:val="0"/>
        <w:adjustRightInd w:val="0"/>
        <w:spacing w:line="239" w:lineRule="auto"/>
        <w:ind w:left="1017"/>
        <w:rPr>
          <w:kern w:val="0"/>
          <w:sz w:val="24"/>
        </w:rPr>
      </w:pPr>
    </w:p>
    <w:p w14:paraId="6422D9DE">
      <w:pPr>
        <w:kinsoku w:val="0"/>
        <w:autoSpaceDE w:val="0"/>
        <w:autoSpaceDN w:val="0"/>
        <w:adjustRightInd w:val="0"/>
        <w:spacing w:line="239" w:lineRule="auto"/>
        <w:ind w:left="1017"/>
        <w:rPr>
          <w:i/>
          <w:color w:val="FF0000"/>
          <w:kern w:val="0"/>
          <w:sz w:val="24"/>
        </w:rPr>
      </w:pPr>
      <w:r>
        <w:rPr>
          <w:kern w:val="0"/>
          <w:sz w:val="24"/>
        </w:rPr>
        <w:t xml:space="preserve">The decentralized control systems shall be used separately for main engine remote control, power management control, stand-by pump changeover control, and engine room monitoring and </w:t>
      </w:r>
      <w:r>
        <w:rPr>
          <w:rFonts w:hint="eastAsia"/>
          <w:kern w:val="0"/>
          <w:sz w:val="24"/>
        </w:rPr>
        <w:t>alarm</w:t>
      </w:r>
      <w:r>
        <w:rPr>
          <w:kern w:val="0"/>
          <w:sz w:val="24"/>
        </w:rPr>
        <w:t xml:space="preserve"> system</w:t>
      </w:r>
      <w:r>
        <w:rPr>
          <w:color w:val="000000" w:themeColor="text1"/>
          <w:kern w:val="0"/>
          <w:sz w:val="24"/>
          <w14:textFill>
            <w14:solidFill>
              <w14:schemeClr w14:val="tx1"/>
            </w14:solidFill>
          </w14:textFill>
        </w:rPr>
        <w:t>, ballast and bilge system.</w:t>
      </w:r>
    </w:p>
    <w:p w14:paraId="37A53C6A">
      <w:pPr>
        <w:kinsoku w:val="0"/>
        <w:autoSpaceDE w:val="0"/>
        <w:autoSpaceDN w:val="0"/>
        <w:adjustRightInd w:val="0"/>
        <w:spacing w:line="239" w:lineRule="auto"/>
        <w:ind w:left="1017"/>
        <w:rPr>
          <w:kern w:val="0"/>
          <w:sz w:val="24"/>
        </w:rPr>
      </w:pPr>
    </w:p>
    <w:p w14:paraId="781329B3">
      <w:pPr>
        <w:kinsoku w:val="0"/>
        <w:autoSpaceDE w:val="0"/>
        <w:autoSpaceDN w:val="0"/>
        <w:adjustRightInd w:val="0"/>
        <w:spacing w:line="274" w:lineRule="exact"/>
        <w:ind w:left="1017"/>
        <w:rPr>
          <w:kern w:val="0"/>
          <w:sz w:val="24"/>
        </w:rPr>
      </w:pPr>
      <w:r>
        <w:rPr>
          <w:kern w:val="0"/>
          <w:sz w:val="24"/>
        </w:rPr>
        <w:t>The machinery and equipment not specified in this specification shall be served locally by the engine personnel on site, according to needs.</w:t>
      </w:r>
    </w:p>
    <w:p w14:paraId="50A3D88B">
      <w:pPr>
        <w:kinsoku w:val="0"/>
        <w:autoSpaceDE w:val="0"/>
        <w:autoSpaceDN w:val="0"/>
        <w:adjustRightInd w:val="0"/>
        <w:spacing w:before="13" w:line="260" w:lineRule="exact"/>
        <w:rPr>
          <w:kern w:val="0"/>
          <w:sz w:val="26"/>
          <w:szCs w:val="26"/>
        </w:rPr>
      </w:pPr>
    </w:p>
    <w:p w14:paraId="59AA3A90">
      <w:pPr>
        <w:kinsoku w:val="0"/>
        <w:autoSpaceDE w:val="0"/>
        <w:autoSpaceDN w:val="0"/>
        <w:adjustRightInd w:val="0"/>
        <w:ind w:left="1017"/>
        <w:rPr>
          <w:kern w:val="0"/>
          <w:sz w:val="24"/>
        </w:rPr>
      </w:pPr>
      <w:r>
        <w:rPr>
          <w:kern w:val="0"/>
          <w:sz w:val="24"/>
        </w:rPr>
        <w:t xml:space="preserve">In case that the contents in the following parts of this section differ from </w:t>
      </w:r>
      <w:r>
        <w:rPr>
          <w:rFonts w:hint="eastAsia"/>
          <w:kern w:val="0"/>
          <w:sz w:val="24"/>
        </w:rPr>
        <w:t>M</w:t>
      </w:r>
      <w:r>
        <w:rPr>
          <w:kern w:val="0"/>
          <w:sz w:val="24"/>
        </w:rPr>
        <w:t xml:space="preserve">aker’s standard for specific equipment, </w:t>
      </w:r>
      <w:r>
        <w:rPr>
          <w:rFonts w:hint="eastAsia"/>
          <w:kern w:val="0"/>
          <w:sz w:val="24"/>
        </w:rPr>
        <w:t>M</w:t>
      </w:r>
      <w:r>
        <w:rPr>
          <w:kern w:val="0"/>
          <w:sz w:val="24"/>
        </w:rPr>
        <w:t>akers’ standard shall be applied in general.</w:t>
      </w:r>
    </w:p>
    <w:p w14:paraId="5BEA6D4A">
      <w:pPr>
        <w:kinsoku w:val="0"/>
        <w:autoSpaceDE w:val="0"/>
        <w:autoSpaceDN w:val="0"/>
        <w:adjustRightInd w:val="0"/>
        <w:ind w:left="1017"/>
        <w:rPr>
          <w:kern w:val="0"/>
          <w:sz w:val="24"/>
        </w:rPr>
      </w:pPr>
    </w:p>
    <w:p w14:paraId="638C7A38">
      <w:pPr>
        <w:kinsoku w:val="0"/>
        <w:autoSpaceDE w:val="0"/>
        <w:autoSpaceDN w:val="0"/>
        <w:adjustRightInd w:val="0"/>
        <w:ind w:left="1017"/>
        <w:rPr>
          <w:b/>
          <w:kern w:val="0"/>
          <w:sz w:val="24"/>
        </w:rPr>
      </w:pPr>
      <w:r>
        <w:rPr>
          <w:b/>
          <w:kern w:val="0"/>
          <w:sz w:val="24"/>
        </w:rPr>
        <w:t xml:space="preserve">UPS for </w:t>
      </w:r>
      <w:r>
        <w:rPr>
          <w:rFonts w:hint="eastAsia"/>
          <w:b/>
          <w:kern w:val="0"/>
          <w:sz w:val="24"/>
        </w:rPr>
        <w:t>AMS</w:t>
      </w:r>
      <w:r>
        <w:rPr>
          <w:b/>
          <w:kern w:val="0"/>
          <w:sz w:val="24"/>
        </w:rPr>
        <w:t xml:space="preserve"> are to be provided. Duration of the batteries shall be minimum 30 min and tested during sea trials.</w:t>
      </w:r>
    </w:p>
    <w:p w14:paraId="72D52A75">
      <w:pPr>
        <w:kinsoku w:val="0"/>
        <w:autoSpaceDE w:val="0"/>
        <w:autoSpaceDN w:val="0"/>
        <w:adjustRightInd w:val="0"/>
        <w:ind w:left="1017"/>
        <w:rPr>
          <w:b/>
          <w:kern w:val="0"/>
          <w:sz w:val="24"/>
        </w:rPr>
      </w:pPr>
      <w:r>
        <w:rPr>
          <w:b/>
          <w:kern w:val="0"/>
          <w:sz w:val="24"/>
        </w:rPr>
        <w:t>Serial and analog signals to AMS are to be isolated in equipment / device / sensor side as maker’s standard. Digital signals are to be voltage free contact signals.</w:t>
      </w:r>
    </w:p>
    <w:p w14:paraId="068316C0">
      <w:pPr>
        <w:kinsoku w:val="0"/>
        <w:autoSpaceDE w:val="0"/>
        <w:autoSpaceDN w:val="0"/>
        <w:adjustRightInd w:val="0"/>
        <w:ind w:left="1017"/>
        <w:rPr>
          <w:kern w:val="0"/>
          <w:sz w:val="24"/>
        </w:rPr>
      </w:pPr>
    </w:p>
    <w:p w14:paraId="3A5FDF18">
      <w:pPr>
        <w:pStyle w:val="3"/>
        <w:numPr>
          <w:ilvl w:val="2"/>
          <w:numId w:val="0"/>
        </w:numPr>
        <w:ind w:left="709" w:leftChars="0" w:hanging="709" w:firstLineChars="0"/>
        <w:jc w:val="left"/>
      </w:pPr>
      <w:bookmarkStart w:id="477" w:name="_Toc48305034"/>
      <w:bookmarkStart w:id="478" w:name="_Toc50574719"/>
      <w:r>
        <w:rPr>
          <w:rFonts w:hint="eastAsia" w:ascii="Arial" w:hAnsi="Arial" w:eastAsia="黑体" w:cs="Times New Roman"/>
          <w:b/>
          <w:bCs/>
          <w:caps/>
          <w:kern w:val="0"/>
          <w:sz w:val="24"/>
          <w:szCs w:val="24"/>
          <w:lang w:val="en-US" w:eastAsia="zh-CN" w:bidi="ar-SA"/>
        </w:rPr>
        <w:t>7.1.2</w:t>
      </w:r>
      <w:r>
        <w:rPr>
          <w:rFonts w:hint="eastAsia" w:cs="Times New Roman"/>
          <w:b/>
          <w:bCs/>
          <w:caps/>
          <w:kern w:val="0"/>
          <w:sz w:val="24"/>
          <w:szCs w:val="24"/>
          <w:lang w:val="en-US" w:eastAsia="zh-CN" w:bidi="ar-SA"/>
        </w:rPr>
        <w:t xml:space="preserve"> </w:t>
      </w:r>
      <w:r>
        <w:rPr>
          <w:rFonts w:hint="eastAsia"/>
        </w:rPr>
        <w:t>Control stand</w:t>
      </w:r>
      <w:bookmarkEnd w:id="477"/>
      <w:r>
        <w:rPr>
          <w:rFonts w:hint="eastAsia"/>
        </w:rPr>
        <w:t>S</w:t>
      </w:r>
      <w:bookmarkEnd w:id="478"/>
    </w:p>
    <w:p w14:paraId="29734E14">
      <w:pPr>
        <w:kinsoku w:val="0"/>
        <w:autoSpaceDE w:val="0"/>
        <w:autoSpaceDN w:val="0"/>
        <w:adjustRightInd w:val="0"/>
        <w:ind w:left="1017"/>
        <w:rPr>
          <w:kern w:val="0"/>
          <w:sz w:val="24"/>
        </w:rPr>
      </w:pPr>
      <w:r>
        <w:rPr>
          <w:kern w:val="0"/>
          <w:sz w:val="24"/>
        </w:rPr>
        <w:t>The following control stands shall be provided:</w:t>
      </w:r>
    </w:p>
    <w:p w14:paraId="762DE8B9">
      <w:pPr>
        <w:kinsoku w:val="0"/>
        <w:autoSpaceDE w:val="0"/>
        <w:autoSpaceDN w:val="0"/>
        <w:adjustRightInd w:val="0"/>
        <w:spacing w:line="240" w:lineRule="exact"/>
        <w:rPr>
          <w:kern w:val="0"/>
          <w:sz w:val="26"/>
          <w:szCs w:val="26"/>
        </w:rPr>
      </w:pPr>
    </w:p>
    <w:p w14:paraId="4D6D8038">
      <w:pPr>
        <w:tabs>
          <w:tab w:val="left" w:pos="1360"/>
        </w:tabs>
        <w:kinsoku w:val="0"/>
        <w:autoSpaceDE w:val="0"/>
        <w:autoSpaceDN w:val="0"/>
        <w:adjustRightInd w:val="0"/>
        <w:ind w:left="1017"/>
        <w:rPr>
          <w:kern w:val="0"/>
          <w:sz w:val="24"/>
        </w:rPr>
      </w:pPr>
      <w:r>
        <w:rPr>
          <w:kern w:val="0"/>
          <w:sz w:val="24"/>
        </w:rPr>
        <w:t>-</w:t>
      </w:r>
      <w:r>
        <w:rPr>
          <w:kern w:val="0"/>
          <w:sz w:val="24"/>
        </w:rPr>
        <w:tab/>
      </w:r>
      <w:r>
        <w:rPr>
          <w:kern w:val="0"/>
          <w:sz w:val="24"/>
        </w:rPr>
        <w:t xml:space="preserve">Wheelhouse control console (WHC) including Bridge Maneuvering Console (BMC) and Navigation Signal Console (NSC) in wheelhouse </w:t>
      </w:r>
    </w:p>
    <w:p w14:paraId="7D16E494">
      <w:pPr>
        <w:tabs>
          <w:tab w:val="left" w:pos="1360"/>
        </w:tabs>
        <w:kinsoku w:val="0"/>
        <w:autoSpaceDE w:val="0"/>
        <w:autoSpaceDN w:val="0"/>
        <w:adjustRightInd w:val="0"/>
        <w:ind w:left="1017"/>
        <w:rPr>
          <w:kern w:val="0"/>
          <w:sz w:val="24"/>
        </w:rPr>
      </w:pPr>
      <w:r>
        <w:rPr>
          <w:kern w:val="0"/>
          <w:sz w:val="24"/>
        </w:rPr>
        <w:t>-</w:t>
      </w:r>
      <w:r>
        <w:rPr>
          <w:kern w:val="0"/>
          <w:sz w:val="24"/>
        </w:rPr>
        <w:tab/>
      </w:r>
      <w:r>
        <w:rPr>
          <w:kern w:val="0"/>
          <w:sz w:val="24"/>
        </w:rPr>
        <w:t>Engine control room console (ECC) in engine control room.</w:t>
      </w:r>
    </w:p>
    <w:p w14:paraId="41F6E3AF">
      <w:pPr>
        <w:tabs>
          <w:tab w:val="left" w:pos="1360"/>
        </w:tabs>
        <w:kinsoku w:val="0"/>
        <w:autoSpaceDE w:val="0"/>
        <w:autoSpaceDN w:val="0"/>
        <w:adjustRightInd w:val="0"/>
        <w:ind w:left="1017"/>
        <w:rPr>
          <w:kern w:val="0"/>
          <w:sz w:val="24"/>
        </w:rPr>
      </w:pPr>
      <w:r>
        <w:rPr>
          <w:kern w:val="0"/>
          <w:sz w:val="24"/>
        </w:rPr>
        <w:t>-</w:t>
      </w:r>
      <w:r>
        <w:rPr>
          <w:kern w:val="0"/>
          <w:sz w:val="24"/>
        </w:rPr>
        <w:tab/>
      </w:r>
      <w:r>
        <w:rPr>
          <w:kern w:val="0"/>
          <w:sz w:val="24"/>
        </w:rPr>
        <w:t>Ballast control station in ship office.</w:t>
      </w:r>
    </w:p>
    <w:p w14:paraId="7E5862DE">
      <w:pPr>
        <w:tabs>
          <w:tab w:val="left" w:pos="1360"/>
        </w:tabs>
        <w:kinsoku w:val="0"/>
        <w:autoSpaceDE w:val="0"/>
        <w:autoSpaceDN w:val="0"/>
        <w:adjustRightInd w:val="0"/>
        <w:spacing w:line="270" w:lineRule="exact"/>
        <w:ind w:left="1017"/>
        <w:rPr>
          <w:kern w:val="0"/>
          <w:sz w:val="24"/>
        </w:rPr>
      </w:pPr>
      <w:r>
        <w:rPr>
          <w:kern w:val="0"/>
          <w:sz w:val="24"/>
        </w:rPr>
        <w:t>-</w:t>
      </w:r>
      <w:r>
        <w:rPr>
          <w:kern w:val="0"/>
          <w:sz w:val="24"/>
        </w:rPr>
        <w:tab/>
      </w:r>
      <w:r>
        <w:rPr>
          <w:kern w:val="0"/>
          <w:sz w:val="24"/>
        </w:rPr>
        <w:t>Local stands for local controls of machines.</w:t>
      </w:r>
    </w:p>
    <w:p w14:paraId="2C051C6F">
      <w:pPr>
        <w:tabs>
          <w:tab w:val="left" w:pos="1360"/>
        </w:tabs>
        <w:kinsoku w:val="0"/>
        <w:autoSpaceDE w:val="0"/>
        <w:autoSpaceDN w:val="0"/>
        <w:adjustRightInd w:val="0"/>
        <w:ind w:left="1017"/>
        <w:rPr>
          <w:kern w:val="0"/>
          <w:sz w:val="24"/>
        </w:rPr>
      </w:pPr>
      <w:r>
        <w:rPr>
          <w:kern w:val="0"/>
          <w:sz w:val="24"/>
        </w:rPr>
        <w:t>-</w:t>
      </w:r>
      <w:r>
        <w:rPr>
          <w:kern w:val="0"/>
          <w:sz w:val="24"/>
        </w:rPr>
        <w:tab/>
      </w:r>
      <w:r>
        <w:rPr>
          <w:kern w:val="0"/>
          <w:sz w:val="24"/>
        </w:rPr>
        <w:t>Bridge wing control console at navigation bridge deck wings.</w:t>
      </w:r>
    </w:p>
    <w:p w14:paraId="1C7325FB">
      <w:pPr>
        <w:kinsoku w:val="0"/>
        <w:autoSpaceDE w:val="0"/>
        <w:autoSpaceDN w:val="0"/>
        <w:adjustRightInd w:val="0"/>
        <w:spacing w:before="16" w:line="260" w:lineRule="exact"/>
        <w:rPr>
          <w:kern w:val="0"/>
          <w:sz w:val="26"/>
          <w:szCs w:val="26"/>
        </w:rPr>
      </w:pPr>
    </w:p>
    <w:p w14:paraId="06FE7790">
      <w:pPr>
        <w:tabs>
          <w:tab w:val="left" w:pos="1540"/>
        </w:tabs>
        <w:kinsoku w:val="0"/>
        <w:autoSpaceDE w:val="0"/>
        <w:autoSpaceDN w:val="0"/>
        <w:adjustRightInd w:val="0"/>
        <w:ind w:left="1017"/>
        <w:rPr>
          <w:kern w:val="0"/>
          <w:sz w:val="24"/>
        </w:rPr>
      </w:pPr>
      <w:r>
        <w:rPr>
          <w:kern w:val="0"/>
          <w:sz w:val="24"/>
        </w:rPr>
        <w:t>1.</w:t>
      </w:r>
      <w:r>
        <w:rPr>
          <w:kern w:val="0"/>
          <w:sz w:val="24"/>
        </w:rPr>
        <w:tab/>
      </w:r>
      <w:r>
        <w:rPr>
          <w:kern w:val="0"/>
          <w:sz w:val="24"/>
        </w:rPr>
        <w:t>Bridge maneuvering console</w:t>
      </w:r>
    </w:p>
    <w:p w14:paraId="4B296385">
      <w:pPr>
        <w:kinsoku w:val="0"/>
        <w:autoSpaceDE w:val="0"/>
        <w:autoSpaceDN w:val="0"/>
        <w:adjustRightInd w:val="0"/>
        <w:ind w:left="1556"/>
        <w:rPr>
          <w:kern w:val="0"/>
          <w:sz w:val="24"/>
        </w:rPr>
      </w:pPr>
      <w:r>
        <w:rPr>
          <w:kern w:val="0"/>
          <w:sz w:val="24"/>
        </w:rPr>
        <w:t>Refer to “</w:t>
      </w:r>
      <w:r>
        <w:rPr>
          <w:rFonts w:hint="eastAsia"/>
          <w:kern w:val="0"/>
          <w:sz w:val="24"/>
        </w:rPr>
        <w:t>Chapter 8 Electric</w:t>
      </w:r>
      <w:r>
        <w:rPr>
          <w:kern w:val="0"/>
          <w:sz w:val="24"/>
        </w:rPr>
        <w:t>”.</w:t>
      </w:r>
    </w:p>
    <w:p w14:paraId="50E57B9F">
      <w:pPr>
        <w:kinsoku w:val="0"/>
        <w:autoSpaceDE w:val="0"/>
        <w:autoSpaceDN w:val="0"/>
        <w:adjustRightInd w:val="0"/>
        <w:spacing w:before="16" w:line="260" w:lineRule="exact"/>
        <w:rPr>
          <w:kern w:val="0"/>
          <w:sz w:val="26"/>
          <w:szCs w:val="26"/>
        </w:rPr>
      </w:pPr>
    </w:p>
    <w:p w14:paraId="398C6DE3">
      <w:pPr>
        <w:tabs>
          <w:tab w:val="left" w:pos="1540"/>
        </w:tabs>
        <w:kinsoku w:val="0"/>
        <w:autoSpaceDE w:val="0"/>
        <w:autoSpaceDN w:val="0"/>
        <w:adjustRightInd w:val="0"/>
        <w:ind w:left="1017"/>
        <w:rPr>
          <w:kern w:val="0"/>
          <w:sz w:val="24"/>
        </w:rPr>
      </w:pPr>
      <w:r>
        <w:rPr>
          <w:kern w:val="0"/>
          <w:sz w:val="24"/>
        </w:rPr>
        <w:t>2.</w:t>
      </w:r>
      <w:r>
        <w:rPr>
          <w:kern w:val="0"/>
          <w:sz w:val="24"/>
        </w:rPr>
        <w:tab/>
      </w:r>
      <w:r>
        <w:rPr>
          <w:kern w:val="0"/>
          <w:sz w:val="24"/>
        </w:rPr>
        <w:t>Engine control room console</w:t>
      </w:r>
    </w:p>
    <w:p w14:paraId="2FE9D5BB">
      <w:pPr>
        <w:kinsoku w:val="0"/>
        <w:autoSpaceDE w:val="0"/>
        <w:autoSpaceDN w:val="0"/>
        <w:adjustRightInd w:val="0"/>
        <w:spacing w:before="17" w:line="100" w:lineRule="exact"/>
        <w:rPr>
          <w:kern w:val="0"/>
          <w:sz w:val="10"/>
          <w:szCs w:val="10"/>
        </w:rPr>
      </w:pPr>
    </w:p>
    <w:p w14:paraId="56C62681">
      <w:pPr>
        <w:kinsoku w:val="0"/>
        <w:autoSpaceDE w:val="0"/>
        <w:autoSpaceDN w:val="0"/>
        <w:adjustRightInd w:val="0"/>
        <w:ind w:left="1556"/>
        <w:rPr>
          <w:kern w:val="0"/>
          <w:sz w:val="24"/>
        </w:rPr>
      </w:pPr>
      <w:r>
        <w:rPr>
          <w:kern w:val="0"/>
          <w:sz w:val="24"/>
        </w:rPr>
        <w:t>The console shall be of steel construction self-standing type, with hinged doors in front side and removable doors in rear side</w:t>
      </w:r>
      <w:r>
        <w:rPr>
          <w:rFonts w:hint="eastAsia"/>
          <w:kern w:val="0"/>
          <w:sz w:val="24"/>
        </w:rPr>
        <w:t xml:space="preserve"> if applicable</w:t>
      </w:r>
      <w:r>
        <w:rPr>
          <w:kern w:val="0"/>
          <w:sz w:val="24"/>
        </w:rPr>
        <w:t>.</w:t>
      </w:r>
    </w:p>
    <w:p w14:paraId="2B504BC3">
      <w:pPr>
        <w:kinsoku w:val="0"/>
        <w:autoSpaceDE w:val="0"/>
        <w:autoSpaceDN w:val="0"/>
        <w:adjustRightInd w:val="0"/>
        <w:spacing w:before="15" w:line="260" w:lineRule="exact"/>
        <w:rPr>
          <w:kern w:val="0"/>
          <w:sz w:val="26"/>
          <w:szCs w:val="26"/>
        </w:rPr>
      </w:pPr>
    </w:p>
    <w:p w14:paraId="432C2457">
      <w:pPr>
        <w:kinsoku w:val="0"/>
        <w:autoSpaceDE w:val="0"/>
        <w:autoSpaceDN w:val="0"/>
        <w:adjustRightInd w:val="0"/>
        <w:ind w:left="1556"/>
        <w:rPr>
          <w:kern w:val="0"/>
          <w:sz w:val="24"/>
        </w:rPr>
      </w:pPr>
      <w:r>
        <w:rPr>
          <w:kern w:val="0"/>
          <w:sz w:val="24"/>
        </w:rPr>
        <w:t xml:space="preserve">The console shall be supplied from main switchboard </w:t>
      </w:r>
      <w:r>
        <w:rPr>
          <w:rFonts w:hint="eastAsia"/>
          <w:kern w:val="0"/>
          <w:sz w:val="24"/>
        </w:rPr>
        <w:t>and</w:t>
      </w:r>
      <w:r>
        <w:rPr>
          <w:kern w:val="0"/>
          <w:sz w:val="24"/>
        </w:rPr>
        <w:t xml:space="preserve"> emergency switchboard by means of </w:t>
      </w:r>
      <w:r>
        <w:rPr>
          <w:rFonts w:hint="eastAsia"/>
          <w:kern w:val="0"/>
          <w:sz w:val="24"/>
        </w:rPr>
        <w:t xml:space="preserve">each </w:t>
      </w:r>
      <w:r>
        <w:rPr>
          <w:kern w:val="0"/>
          <w:sz w:val="24"/>
        </w:rPr>
        <w:t>one feeder 3 x 220V AC</w:t>
      </w:r>
      <w:r>
        <w:rPr>
          <w:rFonts w:hint="eastAsia"/>
          <w:kern w:val="0"/>
          <w:sz w:val="24"/>
        </w:rPr>
        <w:t>,</w:t>
      </w:r>
      <w:r>
        <w:rPr>
          <w:kern w:val="0"/>
          <w:sz w:val="24"/>
        </w:rPr>
        <w:t xml:space="preserve"> and from charging &amp; discharging board by means of one feeder 24V DC.</w:t>
      </w:r>
    </w:p>
    <w:p w14:paraId="73CE0AA7">
      <w:pPr>
        <w:kinsoku w:val="0"/>
        <w:autoSpaceDE w:val="0"/>
        <w:autoSpaceDN w:val="0"/>
        <w:adjustRightInd w:val="0"/>
        <w:ind w:left="1556"/>
        <w:rPr>
          <w:kern w:val="0"/>
          <w:sz w:val="24"/>
        </w:rPr>
      </w:pPr>
    </w:p>
    <w:p w14:paraId="51580849">
      <w:pPr>
        <w:kinsoku w:val="0"/>
        <w:autoSpaceDE w:val="0"/>
        <w:autoSpaceDN w:val="0"/>
        <w:adjustRightInd w:val="0"/>
        <w:ind w:left="1556"/>
        <w:rPr>
          <w:kern w:val="0"/>
          <w:sz w:val="24"/>
        </w:rPr>
      </w:pPr>
      <w:r>
        <w:rPr>
          <w:kern w:val="0"/>
          <w:sz w:val="24"/>
        </w:rPr>
        <w:t>Inside the console AC220 V socket outlets shall be provided.</w:t>
      </w:r>
    </w:p>
    <w:p w14:paraId="64FF7CEF">
      <w:pPr>
        <w:kinsoku w:val="0"/>
        <w:autoSpaceDE w:val="0"/>
        <w:autoSpaceDN w:val="0"/>
        <w:adjustRightInd w:val="0"/>
        <w:spacing w:line="270" w:lineRule="exact"/>
        <w:ind w:left="1556"/>
        <w:rPr>
          <w:kern w:val="0"/>
          <w:sz w:val="24"/>
        </w:rPr>
      </w:pPr>
      <w:r>
        <w:rPr>
          <w:kern w:val="0"/>
          <w:sz w:val="24"/>
        </w:rPr>
        <w:t xml:space="preserve">Inside the console 2 pcs </w:t>
      </w:r>
      <w:r>
        <w:rPr>
          <w:rFonts w:hint="eastAsia"/>
          <w:kern w:val="0"/>
          <w:sz w:val="24"/>
        </w:rPr>
        <w:t xml:space="preserve">of </w:t>
      </w:r>
      <w:r>
        <w:rPr>
          <w:kern w:val="0"/>
          <w:sz w:val="24"/>
        </w:rPr>
        <w:t xml:space="preserve">AC220V </w:t>
      </w:r>
      <w:r>
        <w:rPr>
          <w:rFonts w:hint="eastAsia"/>
          <w:kern w:val="0"/>
          <w:sz w:val="24"/>
        </w:rPr>
        <w:t>2</w:t>
      </w:r>
      <w:r>
        <w:rPr>
          <w:kern w:val="0"/>
          <w:sz w:val="24"/>
        </w:rPr>
        <w:t>0W lights should be provided.</w:t>
      </w:r>
    </w:p>
    <w:p w14:paraId="29242781">
      <w:pPr>
        <w:kinsoku w:val="0"/>
        <w:autoSpaceDE w:val="0"/>
        <w:autoSpaceDN w:val="0"/>
        <w:adjustRightInd w:val="0"/>
        <w:spacing w:before="16" w:line="260" w:lineRule="exact"/>
        <w:rPr>
          <w:kern w:val="0"/>
          <w:sz w:val="26"/>
          <w:szCs w:val="26"/>
        </w:rPr>
      </w:pPr>
    </w:p>
    <w:p w14:paraId="3A85D11A">
      <w:pPr>
        <w:kinsoku w:val="0"/>
        <w:autoSpaceDE w:val="0"/>
        <w:autoSpaceDN w:val="0"/>
        <w:adjustRightInd w:val="0"/>
        <w:ind w:left="1556"/>
        <w:rPr>
          <w:kern w:val="0"/>
          <w:sz w:val="24"/>
        </w:rPr>
      </w:pPr>
      <w:r>
        <w:rPr>
          <w:kern w:val="0"/>
          <w:sz w:val="24"/>
        </w:rPr>
        <w:t>The following equipment shall be included in/on the console, but not limit to:</w:t>
      </w:r>
    </w:p>
    <w:p w14:paraId="1E610536">
      <w:pPr>
        <w:tabs>
          <w:tab w:val="left" w:pos="1900"/>
        </w:tabs>
        <w:kinsoku w:val="0"/>
        <w:autoSpaceDE w:val="0"/>
        <w:autoSpaceDN w:val="0"/>
        <w:adjustRightInd w:val="0"/>
        <w:ind w:left="1556"/>
        <w:rPr>
          <w:color w:val="000000" w:themeColor="text1"/>
          <w:kern w:val="0"/>
          <w:sz w:val="24"/>
          <w14:textFill>
            <w14:solidFill>
              <w14:schemeClr w14:val="tx1"/>
            </w14:solidFill>
          </w14:textFill>
        </w:rPr>
      </w:pPr>
      <w:r>
        <w:rPr>
          <w:i/>
          <w:color w:val="7030A0"/>
          <w:kern w:val="0"/>
          <w:sz w:val="24"/>
        </w:rPr>
        <w:t>-</w:t>
      </w:r>
      <w:r>
        <w:rPr>
          <w:i/>
          <w:color w:val="7030A0"/>
          <w:kern w:val="0"/>
          <w:sz w:val="24"/>
        </w:rPr>
        <w:tab/>
      </w:r>
      <w:r>
        <w:rPr>
          <w:color w:val="000000" w:themeColor="text1"/>
          <w:kern w:val="0"/>
          <w:sz w:val="24"/>
          <w14:textFill>
            <w14:solidFill>
              <w14:schemeClr w14:val="tx1"/>
            </w14:solidFill>
          </w14:textFill>
        </w:rPr>
        <w:t>Main propulsion–main operation panel / safety panel</w:t>
      </w:r>
    </w:p>
    <w:p w14:paraId="637CDC52">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 xml:space="preserve">Main engine indication panel </w:t>
      </w:r>
    </w:p>
    <w:p w14:paraId="755D7E31">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Engine telegraph (receiver / transmitter)</w:t>
      </w:r>
    </w:p>
    <w:p w14:paraId="3B448A26">
      <w:pPr>
        <w:tabs>
          <w:tab w:val="left" w:pos="1900"/>
        </w:tabs>
        <w:kinsoku w:val="0"/>
        <w:autoSpaceDE w:val="0"/>
        <w:autoSpaceDN w:val="0"/>
        <w:adjustRightInd w:val="0"/>
        <w:ind w:left="1916" w:leftChars="741" w:hanging="360" w:hangingChars="150"/>
        <w:rPr>
          <w:kern w:val="0"/>
          <w:sz w:val="24"/>
        </w:rPr>
      </w:pPr>
      <w:r>
        <w:rPr>
          <w:kern w:val="0"/>
          <w:sz w:val="24"/>
        </w:rPr>
        <w:t>-</w:t>
      </w:r>
      <w:r>
        <w:rPr>
          <w:kern w:val="0"/>
          <w:sz w:val="24"/>
        </w:rPr>
        <w:tab/>
      </w:r>
      <w:r>
        <w:rPr>
          <w:kern w:val="0"/>
          <w:sz w:val="24"/>
        </w:rPr>
        <w:t xml:space="preserve">2 pcs of PC workstation with </w:t>
      </w:r>
      <w:r>
        <w:rPr>
          <w:rFonts w:hint="eastAsia"/>
          <w:color w:val="000000" w:themeColor="text1"/>
          <w:kern w:val="0"/>
          <w:sz w:val="24"/>
          <w14:textFill>
            <w14:solidFill>
              <w14:schemeClr w14:val="tx1"/>
            </w14:solidFill>
          </w14:textFill>
        </w:rPr>
        <w:t>24</w:t>
      </w:r>
      <w:r>
        <w:rPr>
          <w:kern w:val="0"/>
          <w:sz w:val="24"/>
        </w:rPr>
        <w:t xml:space="preserve">  inch TFT VDU and other engine room monitoring and alarm equipment</w:t>
      </w:r>
    </w:p>
    <w:p w14:paraId="1850CFC0">
      <w:pPr>
        <w:tabs>
          <w:tab w:val="left" w:pos="1900"/>
        </w:tabs>
        <w:kinsoku w:val="0"/>
        <w:autoSpaceDE w:val="0"/>
        <w:autoSpaceDN w:val="0"/>
        <w:adjustRightInd w:val="0"/>
        <w:ind w:left="1916" w:leftChars="741" w:hanging="360" w:hangingChars="150"/>
        <w:rPr>
          <w:kern w:val="0"/>
          <w:sz w:val="24"/>
        </w:rPr>
      </w:pPr>
      <w:r>
        <w:rPr>
          <w:kern w:val="0"/>
          <w:sz w:val="24"/>
        </w:rPr>
        <w:t>-</w:t>
      </w:r>
      <w:r>
        <w:rPr>
          <w:kern w:val="0"/>
          <w:sz w:val="24"/>
        </w:rPr>
        <w:tab/>
      </w:r>
      <w:r>
        <w:rPr>
          <w:kern w:val="0"/>
          <w:sz w:val="24"/>
        </w:rPr>
        <w:tab/>
      </w:r>
      <w:r>
        <w:rPr>
          <w:kern w:val="0"/>
          <w:sz w:val="24"/>
        </w:rPr>
        <w:t>Alarm &amp; Data logging printer</w:t>
      </w:r>
    </w:p>
    <w:p w14:paraId="1AC0451E">
      <w:pPr>
        <w:tabs>
          <w:tab w:val="left" w:pos="1900"/>
        </w:tabs>
        <w:kinsoku w:val="0"/>
        <w:autoSpaceDE w:val="0"/>
        <w:autoSpaceDN w:val="0"/>
        <w:adjustRightInd w:val="0"/>
        <w:spacing w:line="270" w:lineRule="exact"/>
        <w:ind w:left="1556"/>
        <w:rPr>
          <w:kern w:val="0"/>
          <w:sz w:val="24"/>
        </w:rPr>
      </w:pPr>
      <w:r>
        <w:rPr>
          <w:kern w:val="0"/>
          <w:sz w:val="24"/>
        </w:rPr>
        <w:t>-</w:t>
      </w:r>
      <w:r>
        <w:rPr>
          <w:kern w:val="0"/>
          <w:sz w:val="24"/>
        </w:rPr>
        <w:tab/>
      </w:r>
      <w:r>
        <w:rPr>
          <w:kern w:val="0"/>
          <w:sz w:val="24"/>
        </w:rPr>
        <w:t>Slave clock</w:t>
      </w:r>
    </w:p>
    <w:p w14:paraId="02405C07">
      <w:pPr>
        <w:tabs>
          <w:tab w:val="left" w:pos="1900"/>
        </w:tabs>
        <w:kinsoku w:val="0"/>
        <w:autoSpaceDE w:val="0"/>
        <w:autoSpaceDN w:val="0"/>
        <w:adjustRightInd w:val="0"/>
        <w:ind w:left="1916" w:hanging="360"/>
        <w:rPr>
          <w:kern w:val="0"/>
          <w:sz w:val="24"/>
        </w:rPr>
      </w:pPr>
      <w:r>
        <w:rPr>
          <w:kern w:val="0"/>
          <w:sz w:val="24"/>
        </w:rPr>
        <w:t>-</w:t>
      </w:r>
      <w:r>
        <w:rPr>
          <w:kern w:val="0"/>
          <w:sz w:val="24"/>
        </w:rPr>
        <w:tab/>
      </w:r>
      <w:r>
        <w:rPr>
          <w:kern w:val="0"/>
          <w:sz w:val="24"/>
        </w:rPr>
        <w:tab/>
      </w:r>
      <w:r>
        <w:rPr>
          <w:kern w:val="0"/>
          <w:sz w:val="24"/>
        </w:rPr>
        <w:t>Dead man alarm main switch or push button</w:t>
      </w:r>
      <w:r>
        <w:rPr>
          <w:rFonts w:hint="eastAsia"/>
          <w:kern w:val="0"/>
          <w:sz w:val="24"/>
        </w:rPr>
        <w:t xml:space="preserve"> </w:t>
      </w:r>
      <w:r>
        <w:rPr>
          <w:kern w:val="0"/>
          <w:sz w:val="24"/>
        </w:rPr>
        <w:t>(combined in extension alarm panel)</w:t>
      </w:r>
    </w:p>
    <w:p w14:paraId="2D485599">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Remote water level analogue</w:t>
      </w:r>
      <w:r>
        <w:rPr>
          <w:rFonts w:hint="eastAsia"/>
          <w:kern w:val="0"/>
          <w:sz w:val="24"/>
        </w:rPr>
        <w:t xml:space="preserve"> </w:t>
      </w:r>
      <w:r>
        <w:rPr>
          <w:rFonts w:hint="eastAsia"/>
          <w:color w:val="000000" w:themeColor="text1"/>
          <w:kern w:val="0"/>
          <w:sz w:val="24"/>
          <w14:textFill>
            <w14:solidFill>
              <w14:schemeClr w14:val="tx1"/>
            </w14:solidFill>
          </w14:textFill>
        </w:rPr>
        <w:t>or digital</w:t>
      </w:r>
      <w:r>
        <w:rPr>
          <w:color w:val="000000" w:themeColor="text1"/>
          <w:kern w:val="0"/>
          <w:sz w:val="24"/>
          <w14:textFill>
            <w14:solidFill>
              <w14:schemeClr w14:val="tx1"/>
            </w14:solidFill>
          </w14:textFill>
        </w:rPr>
        <w:t xml:space="preserve"> </w:t>
      </w:r>
      <w:r>
        <w:rPr>
          <w:kern w:val="0"/>
          <w:sz w:val="24"/>
        </w:rPr>
        <w:t>indicator for boiler</w:t>
      </w:r>
    </w:p>
    <w:p w14:paraId="33B1DC68">
      <w:pPr>
        <w:tabs>
          <w:tab w:val="left" w:pos="1900"/>
        </w:tabs>
        <w:kinsoku w:val="0"/>
        <w:autoSpaceDE w:val="0"/>
        <w:autoSpaceDN w:val="0"/>
        <w:adjustRightInd w:val="0"/>
        <w:ind w:left="1916" w:leftChars="741" w:hanging="360" w:hangingChars="150"/>
        <w:rPr>
          <w:kern w:val="0"/>
          <w:sz w:val="24"/>
        </w:rPr>
      </w:pPr>
      <w:r>
        <w:rPr>
          <w:kern w:val="0"/>
          <w:sz w:val="24"/>
        </w:rPr>
        <w:t>-</w:t>
      </w:r>
      <w:r>
        <w:rPr>
          <w:kern w:val="0"/>
          <w:sz w:val="24"/>
        </w:rPr>
        <w:tab/>
      </w:r>
      <w:r>
        <w:rPr>
          <w:kern w:val="0"/>
          <w:sz w:val="24"/>
        </w:rPr>
        <w:t>Main engine auxiliary blower, and start / stop switch with running indication lamp</w:t>
      </w:r>
      <w:r>
        <w:rPr>
          <w:i/>
          <w:kern w:val="0"/>
          <w:sz w:val="24"/>
        </w:rPr>
        <w:t xml:space="preserve"> </w:t>
      </w:r>
      <w:r>
        <w:rPr>
          <w:kern w:val="0"/>
          <w:sz w:val="24"/>
        </w:rPr>
        <w:t xml:space="preserve">as per main engine </w:t>
      </w:r>
      <w:r>
        <w:rPr>
          <w:rFonts w:hint="eastAsia"/>
          <w:kern w:val="0"/>
          <w:sz w:val="24"/>
        </w:rPr>
        <w:t>M</w:t>
      </w:r>
      <w:r>
        <w:rPr>
          <w:kern w:val="0"/>
          <w:sz w:val="24"/>
        </w:rPr>
        <w:t>aker’</w:t>
      </w:r>
      <w:r>
        <w:rPr>
          <w:rFonts w:hint="eastAsia"/>
          <w:kern w:val="0"/>
          <w:sz w:val="24"/>
        </w:rPr>
        <w:t>s</w:t>
      </w:r>
      <w:r>
        <w:rPr>
          <w:kern w:val="0"/>
          <w:sz w:val="24"/>
        </w:rPr>
        <w:t xml:space="preserve"> standard</w:t>
      </w:r>
    </w:p>
    <w:p w14:paraId="1321DE34">
      <w:pPr>
        <w:tabs>
          <w:tab w:val="left" w:pos="1900"/>
        </w:tabs>
        <w:kinsoku w:val="0"/>
        <w:autoSpaceDE w:val="0"/>
        <w:autoSpaceDN w:val="0"/>
        <w:adjustRightInd w:val="0"/>
        <w:spacing w:line="270" w:lineRule="exact"/>
        <w:ind w:left="1556"/>
        <w:rPr>
          <w:kern w:val="0"/>
          <w:sz w:val="24"/>
        </w:rPr>
      </w:pPr>
      <w:r>
        <w:rPr>
          <w:kern w:val="0"/>
          <w:sz w:val="24"/>
        </w:rPr>
        <w:t>-</w:t>
      </w:r>
      <w:r>
        <w:rPr>
          <w:kern w:val="0"/>
          <w:sz w:val="24"/>
        </w:rPr>
        <w:tab/>
      </w:r>
      <w:r>
        <w:rPr>
          <w:kern w:val="0"/>
          <w:sz w:val="24"/>
        </w:rPr>
        <w:t>Composite boiler emergency stop push button</w:t>
      </w:r>
    </w:p>
    <w:p w14:paraId="652D7A48">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Composite boiler running (firing on) lamp</w:t>
      </w:r>
    </w:p>
    <w:p w14:paraId="70C46403">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Composite boiler steam pressure gauge</w:t>
      </w:r>
    </w:p>
    <w:p w14:paraId="300D578B">
      <w:pPr>
        <w:tabs>
          <w:tab w:val="left" w:pos="1900"/>
        </w:tabs>
        <w:kinsoku w:val="0"/>
        <w:autoSpaceDE w:val="0"/>
        <w:autoSpaceDN w:val="0"/>
        <w:adjustRightInd w:val="0"/>
        <w:ind w:left="1556"/>
        <w:rPr>
          <w:kern w:val="0"/>
          <w:sz w:val="24"/>
        </w:rPr>
      </w:pPr>
      <w:r>
        <w:rPr>
          <w:kern w:val="0"/>
          <w:sz w:val="24"/>
        </w:rPr>
        <w:t xml:space="preserve">-  </w:t>
      </w:r>
      <w:r>
        <w:rPr>
          <w:kern w:val="0"/>
          <w:sz w:val="24"/>
        </w:rPr>
        <w:tab/>
      </w:r>
      <w:r>
        <w:rPr>
          <w:kern w:val="0"/>
          <w:sz w:val="24"/>
        </w:rPr>
        <w:t>Main engine RPM indicator and revolution counter</w:t>
      </w:r>
    </w:p>
    <w:p w14:paraId="42986A99">
      <w:pPr>
        <w:tabs>
          <w:tab w:val="left" w:pos="1900"/>
        </w:tabs>
        <w:kinsoku w:val="0"/>
        <w:autoSpaceDE w:val="0"/>
        <w:autoSpaceDN w:val="0"/>
        <w:adjustRightInd w:val="0"/>
        <w:spacing w:line="270" w:lineRule="exact"/>
        <w:ind w:left="1556"/>
        <w:rPr>
          <w:kern w:val="0"/>
          <w:sz w:val="24"/>
        </w:rPr>
      </w:pPr>
      <w:r>
        <w:rPr>
          <w:kern w:val="0"/>
          <w:sz w:val="24"/>
        </w:rPr>
        <w:t>-</w:t>
      </w:r>
      <w:r>
        <w:rPr>
          <w:kern w:val="0"/>
          <w:sz w:val="24"/>
        </w:rPr>
        <w:tab/>
      </w:r>
      <w:r>
        <w:rPr>
          <w:kern w:val="0"/>
          <w:sz w:val="24"/>
        </w:rPr>
        <w:t>Main engine turbocharger RPM indicator</w:t>
      </w:r>
    </w:p>
    <w:p w14:paraId="57F252A3">
      <w:pPr>
        <w:pStyle w:val="58"/>
        <w:numPr>
          <w:ilvl w:val="0"/>
          <w:numId w:val="35"/>
        </w:numPr>
        <w:tabs>
          <w:tab w:val="left" w:pos="1900"/>
        </w:tabs>
        <w:kinsoku w:val="0"/>
        <w:autoSpaceDE w:val="0"/>
        <w:autoSpaceDN w:val="0"/>
        <w:adjustRightInd w:val="0"/>
        <w:spacing w:line="270" w:lineRule="exact"/>
        <w:ind w:firstLineChars="0"/>
        <w:rPr>
          <w:kern w:val="0"/>
          <w:sz w:val="24"/>
        </w:rPr>
      </w:pPr>
      <w:r>
        <w:rPr>
          <w:rFonts w:hint="eastAsia"/>
          <w:kern w:val="0"/>
          <w:sz w:val="24"/>
        </w:rPr>
        <w:t>Scrubber monitoring and shut-down control in emergency</w:t>
      </w:r>
    </w:p>
    <w:p w14:paraId="1C098B65">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Rudder angle indicator</w:t>
      </w:r>
    </w:p>
    <w:p w14:paraId="6A2405B0">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Analogue measuring instruments for essential pressures and temperatures</w:t>
      </w:r>
    </w:p>
    <w:p w14:paraId="0954E2D8">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 xml:space="preserve">Main </w:t>
      </w:r>
      <w:r>
        <w:rPr>
          <w:rFonts w:hint="eastAsia"/>
          <w:kern w:val="0"/>
          <w:sz w:val="24"/>
        </w:rPr>
        <w:t xml:space="preserve">air </w:t>
      </w:r>
      <w:r>
        <w:rPr>
          <w:kern w:val="0"/>
          <w:sz w:val="24"/>
        </w:rPr>
        <w:t>compressor auto/start/stop switch and running indication</w:t>
      </w:r>
    </w:p>
    <w:p w14:paraId="104223CC">
      <w:pPr>
        <w:tabs>
          <w:tab w:val="left" w:pos="1900"/>
        </w:tabs>
        <w:kinsoku w:val="0"/>
        <w:autoSpaceDE w:val="0"/>
        <w:autoSpaceDN w:val="0"/>
        <w:adjustRightInd w:val="0"/>
        <w:spacing w:line="270" w:lineRule="exact"/>
        <w:ind w:left="1556"/>
        <w:rPr>
          <w:kern w:val="0"/>
          <w:sz w:val="24"/>
        </w:rPr>
      </w:pPr>
      <w:r>
        <w:rPr>
          <w:kern w:val="0"/>
          <w:sz w:val="24"/>
        </w:rPr>
        <w:t>-</w:t>
      </w:r>
      <w:r>
        <w:rPr>
          <w:kern w:val="0"/>
          <w:sz w:val="24"/>
        </w:rPr>
        <w:tab/>
      </w:r>
      <w:r>
        <w:rPr>
          <w:kern w:val="0"/>
          <w:sz w:val="24"/>
        </w:rPr>
        <w:t>Fuel oil viscosity indication</w:t>
      </w:r>
    </w:p>
    <w:p w14:paraId="7FC6F24D">
      <w:pPr>
        <w:tabs>
          <w:tab w:val="left" w:pos="1900"/>
        </w:tabs>
        <w:kinsoku w:val="0"/>
        <w:autoSpaceDE w:val="0"/>
        <w:autoSpaceDN w:val="0"/>
        <w:adjustRightInd w:val="0"/>
        <w:spacing w:line="270" w:lineRule="exact"/>
        <w:ind w:left="1556"/>
        <w:rPr>
          <w:kern w:val="0"/>
          <w:sz w:val="24"/>
        </w:rPr>
      </w:pPr>
      <w:r>
        <w:rPr>
          <w:kern w:val="0"/>
          <w:sz w:val="24"/>
        </w:rPr>
        <w:t>-  HFO</w:t>
      </w:r>
      <w:r>
        <w:rPr>
          <w:rFonts w:hint="eastAsia"/>
          <w:kern w:val="0"/>
          <w:sz w:val="24"/>
        </w:rPr>
        <w:t xml:space="preserve">, </w:t>
      </w:r>
      <w:r>
        <w:rPr>
          <w:color w:val="000000" w:themeColor="text1"/>
          <w:kern w:val="0"/>
          <w:sz w:val="24"/>
          <w14:textFill>
            <w14:solidFill>
              <w14:schemeClr w14:val="tx1"/>
            </w14:solidFill>
          </w14:textFill>
        </w:rPr>
        <w:t>LSHFO</w:t>
      </w:r>
      <w:r>
        <w:rPr>
          <w:kern w:val="0"/>
          <w:sz w:val="24"/>
        </w:rPr>
        <w:t xml:space="preserve"> and MGO </w:t>
      </w:r>
      <w:r>
        <w:rPr>
          <w:rFonts w:hint="eastAsia"/>
          <w:kern w:val="0"/>
          <w:sz w:val="24"/>
        </w:rPr>
        <w:t>c</w:t>
      </w:r>
      <w:r>
        <w:rPr>
          <w:kern w:val="0"/>
          <w:sz w:val="24"/>
        </w:rPr>
        <w:t>hange-over position indicator</w:t>
      </w:r>
    </w:p>
    <w:p w14:paraId="13485431">
      <w:pPr>
        <w:tabs>
          <w:tab w:val="left" w:pos="1900"/>
        </w:tabs>
        <w:kinsoku w:val="0"/>
        <w:autoSpaceDE w:val="0"/>
        <w:autoSpaceDN w:val="0"/>
        <w:adjustRightInd w:val="0"/>
        <w:ind w:left="1916" w:leftChars="741" w:hanging="360" w:hangingChars="150"/>
        <w:rPr>
          <w:kern w:val="0"/>
          <w:sz w:val="24"/>
        </w:rPr>
      </w:pPr>
      <w:r>
        <w:rPr>
          <w:kern w:val="0"/>
          <w:sz w:val="24"/>
        </w:rPr>
        <w:t>-</w:t>
      </w:r>
      <w:r>
        <w:rPr>
          <w:kern w:val="0"/>
          <w:sz w:val="24"/>
        </w:rPr>
        <w:tab/>
      </w:r>
      <w:r>
        <w:rPr>
          <w:kern w:val="0"/>
          <w:sz w:val="24"/>
        </w:rPr>
        <w:t xml:space="preserve">Duty engineer selector </w:t>
      </w:r>
    </w:p>
    <w:p w14:paraId="6BEEF7F7">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Auto. telephone</w:t>
      </w:r>
    </w:p>
    <w:p w14:paraId="482BCBF8">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Speed log indicator</w:t>
      </w:r>
    </w:p>
    <w:p w14:paraId="40EA26ED">
      <w:pPr>
        <w:tabs>
          <w:tab w:val="left" w:pos="1900"/>
        </w:tabs>
        <w:kinsoku w:val="0"/>
        <w:autoSpaceDE w:val="0"/>
        <w:autoSpaceDN w:val="0"/>
        <w:adjustRightInd w:val="0"/>
        <w:ind w:left="1556"/>
        <w:rPr>
          <w:kern w:val="0"/>
          <w:sz w:val="24"/>
        </w:rPr>
      </w:pPr>
      <w:r>
        <w:rPr>
          <w:kern w:val="0"/>
          <w:sz w:val="24"/>
        </w:rPr>
        <w:t>-</w:t>
      </w:r>
      <w:r>
        <w:rPr>
          <w:kern w:val="0"/>
          <w:sz w:val="24"/>
        </w:rPr>
        <w:tab/>
      </w:r>
      <w:r>
        <w:rPr>
          <w:rFonts w:hint="eastAsia"/>
          <w:kern w:val="0"/>
          <w:sz w:val="24"/>
        </w:rPr>
        <w:t xml:space="preserve">Sound power </w:t>
      </w:r>
      <w:r>
        <w:rPr>
          <w:kern w:val="0"/>
          <w:sz w:val="24"/>
        </w:rPr>
        <w:t>telephone</w:t>
      </w:r>
    </w:p>
    <w:p w14:paraId="308DFDE4">
      <w:pPr>
        <w:tabs>
          <w:tab w:val="left" w:pos="1900"/>
        </w:tabs>
        <w:kinsoku w:val="0"/>
        <w:autoSpaceDE w:val="0"/>
        <w:autoSpaceDN w:val="0"/>
        <w:adjustRightInd w:val="0"/>
        <w:spacing w:line="270" w:lineRule="exact"/>
        <w:ind w:left="1556"/>
        <w:rPr>
          <w:kern w:val="0"/>
          <w:sz w:val="24"/>
        </w:rPr>
      </w:pPr>
      <w:r>
        <w:rPr>
          <w:kern w:val="0"/>
          <w:sz w:val="24"/>
        </w:rPr>
        <w:t>-</w:t>
      </w:r>
      <w:r>
        <w:rPr>
          <w:kern w:val="0"/>
          <w:sz w:val="24"/>
        </w:rPr>
        <w:tab/>
      </w:r>
      <w:r>
        <w:rPr>
          <w:kern w:val="0"/>
          <w:sz w:val="24"/>
        </w:rPr>
        <w:t>Suitable place for writing</w:t>
      </w:r>
    </w:p>
    <w:p w14:paraId="5B949215">
      <w:pPr>
        <w:tabs>
          <w:tab w:val="left" w:pos="1900"/>
        </w:tabs>
        <w:kinsoku w:val="0"/>
        <w:autoSpaceDE w:val="0"/>
        <w:autoSpaceDN w:val="0"/>
        <w:adjustRightInd w:val="0"/>
        <w:spacing w:line="270" w:lineRule="exact"/>
        <w:ind w:left="1556"/>
        <w:rPr>
          <w:kern w:val="0"/>
          <w:sz w:val="24"/>
        </w:rPr>
      </w:pPr>
      <w:r>
        <w:rPr>
          <w:kern w:val="0"/>
          <w:sz w:val="24"/>
        </w:rPr>
        <w:t>-  Lubricator controller .</w:t>
      </w:r>
    </w:p>
    <w:p w14:paraId="3CDAF091">
      <w:pPr>
        <w:tabs>
          <w:tab w:val="left" w:pos="1900"/>
        </w:tabs>
        <w:kinsoku w:val="0"/>
        <w:autoSpaceDE w:val="0"/>
        <w:autoSpaceDN w:val="0"/>
        <w:adjustRightInd w:val="0"/>
        <w:spacing w:line="270" w:lineRule="exact"/>
        <w:ind w:left="1556"/>
        <w:rPr>
          <w:kern w:val="0"/>
          <w:sz w:val="24"/>
        </w:rPr>
      </w:pPr>
      <w:r>
        <w:rPr>
          <w:kern w:val="0"/>
          <w:sz w:val="24"/>
        </w:rPr>
        <w:t xml:space="preserve">-  </w:t>
      </w:r>
      <w:r>
        <w:rPr>
          <w:rFonts w:hint="eastAsia"/>
          <w:kern w:val="0"/>
          <w:sz w:val="24"/>
        </w:rPr>
        <w:t>Temperature c</w:t>
      </w:r>
      <w:r>
        <w:rPr>
          <w:kern w:val="0"/>
          <w:sz w:val="24"/>
        </w:rPr>
        <w:t>ontrollers of HT, LT &amp; LO.</w:t>
      </w:r>
    </w:p>
    <w:p w14:paraId="03CE7313">
      <w:pPr>
        <w:tabs>
          <w:tab w:val="left" w:pos="1900"/>
        </w:tabs>
        <w:kinsoku w:val="0"/>
        <w:autoSpaceDE w:val="0"/>
        <w:autoSpaceDN w:val="0"/>
        <w:adjustRightInd w:val="0"/>
        <w:spacing w:line="270" w:lineRule="exact"/>
        <w:ind w:left="1556"/>
        <w:rPr>
          <w:kern w:val="0"/>
          <w:sz w:val="24"/>
        </w:rPr>
      </w:pPr>
      <w:r>
        <w:rPr>
          <w:rFonts w:hint="eastAsia"/>
          <w:kern w:val="0"/>
          <w:sz w:val="24"/>
        </w:rPr>
        <w:t>-  M/E running hour counter</w:t>
      </w:r>
    </w:p>
    <w:p w14:paraId="781CB80F">
      <w:pPr>
        <w:tabs>
          <w:tab w:val="left" w:pos="1900"/>
        </w:tabs>
        <w:kinsoku w:val="0"/>
        <w:autoSpaceDE w:val="0"/>
        <w:autoSpaceDN w:val="0"/>
        <w:adjustRightInd w:val="0"/>
        <w:spacing w:line="270" w:lineRule="exact"/>
        <w:ind w:left="1916" w:hanging="360"/>
        <w:rPr>
          <w:kern w:val="0"/>
          <w:sz w:val="24"/>
        </w:rPr>
      </w:pPr>
      <w:r>
        <w:rPr>
          <w:kern w:val="0"/>
          <w:sz w:val="24"/>
        </w:rPr>
        <w:t>Water mist alarm repeater panel</w:t>
      </w:r>
    </w:p>
    <w:p w14:paraId="25BC02E6">
      <w:pPr>
        <w:tabs>
          <w:tab w:val="left" w:pos="1900"/>
        </w:tabs>
        <w:kinsoku w:val="0"/>
        <w:autoSpaceDE w:val="0"/>
        <w:autoSpaceDN w:val="0"/>
        <w:adjustRightInd w:val="0"/>
        <w:spacing w:line="270" w:lineRule="exact"/>
        <w:ind w:left="1916" w:hanging="360"/>
        <w:rPr>
          <w:kern w:val="0"/>
          <w:sz w:val="24"/>
        </w:rPr>
      </w:pPr>
      <w:r>
        <w:rPr>
          <w:kern w:val="0"/>
          <w:sz w:val="24"/>
        </w:rPr>
        <w:t>Manual emergency trip buttons with cover of necessary</w:t>
      </w:r>
    </w:p>
    <w:p w14:paraId="71E65264">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Other necessary equipment specified elsewhere</w:t>
      </w:r>
    </w:p>
    <w:p w14:paraId="61860F08">
      <w:pPr>
        <w:kinsoku w:val="0"/>
        <w:autoSpaceDE w:val="0"/>
        <w:autoSpaceDN w:val="0"/>
        <w:adjustRightInd w:val="0"/>
        <w:spacing w:before="16" w:line="260" w:lineRule="exact"/>
        <w:rPr>
          <w:kern w:val="0"/>
          <w:sz w:val="26"/>
          <w:szCs w:val="26"/>
        </w:rPr>
      </w:pPr>
    </w:p>
    <w:p w14:paraId="19927503">
      <w:pPr>
        <w:tabs>
          <w:tab w:val="left" w:pos="1540"/>
        </w:tabs>
        <w:kinsoku w:val="0"/>
        <w:autoSpaceDE w:val="0"/>
        <w:autoSpaceDN w:val="0"/>
        <w:adjustRightInd w:val="0"/>
        <w:ind w:left="1556" w:hanging="539"/>
        <w:rPr>
          <w:kern w:val="0"/>
          <w:sz w:val="24"/>
        </w:rPr>
      </w:pPr>
      <w:r>
        <w:rPr>
          <w:kern w:val="0"/>
          <w:sz w:val="24"/>
        </w:rPr>
        <w:t>3.</w:t>
      </w:r>
      <w:r>
        <w:rPr>
          <w:kern w:val="0"/>
          <w:sz w:val="24"/>
        </w:rPr>
        <w:tab/>
      </w:r>
      <w:r>
        <w:rPr>
          <w:kern w:val="0"/>
          <w:sz w:val="24"/>
        </w:rPr>
        <w:t>Ballast control station in ship office. Refer to item 1-1</w:t>
      </w:r>
      <w:r>
        <w:rPr>
          <w:rFonts w:hint="eastAsia"/>
          <w:kern w:val="0"/>
          <w:sz w:val="24"/>
        </w:rPr>
        <w:t>4</w:t>
      </w:r>
      <w:r>
        <w:rPr>
          <w:kern w:val="0"/>
          <w:sz w:val="24"/>
        </w:rPr>
        <w:t>.</w:t>
      </w:r>
    </w:p>
    <w:p w14:paraId="11A44D0A">
      <w:pPr>
        <w:tabs>
          <w:tab w:val="left" w:pos="1540"/>
        </w:tabs>
        <w:kinsoku w:val="0"/>
        <w:autoSpaceDE w:val="0"/>
        <w:autoSpaceDN w:val="0"/>
        <w:adjustRightInd w:val="0"/>
        <w:ind w:left="1556" w:hanging="539"/>
        <w:rPr>
          <w:kern w:val="0"/>
          <w:sz w:val="24"/>
        </w:rPr>
      </w:pPr>
      <w:r>
        <w:rPr>
          <w:kern w:val="0"/>
          <w:sz w:val="24"/>
        </w:rPr>
        <w:t>4.</w:t>
      </w:r>
      <w:r>
        <w:rPr>
          <w:kern w:val="0"/>
          <w:sz w:val="24"/>
        </w:rPr>
        <w:tab/>
      </w:r>
      <w:r>
        <w:rPr>
          <w:kern w:val="0"/>
          <w:sz w:val="24"/>
        </w:rPr>
        <w:t>Local stand for local control of main engine. Refer to “</w:t>
      </w:r>
      <w:r>
        <w:rPr>
          <w:rFonts w:hint="eastAsia"/>
          <w:kern w:val="0"/>
          <w:sz w:val="24"/>
        </w:rPr>
        <w:t xml:space="preserve">Chapter 6 </w:t>
      </w:r>
      <w:r>
        <w:rPr>
          <w:kern w:val="0"/>
          <w:sz w:val="24"/>
        </w:rPr>
        <w:t>Machinery”.</w:t>
      </w:r>
    </w:p>
    <w:p w14:paraId="7144B302">
      <w:pPr>
        <w:tabs>
          <w:tab w:val="left" w:pos="1540"/>
        </w:tabs>
        <w:kinsoku w:val="0"/>
        <w:autoSpaceDE w:val="0"/>
        <w:autoSpaceDN w:val="0"/>
        <w:adjustRightInd w:val="0"/>
        <w:spacing w:line="274" w:lineRule="exact"/>
        <w:ind w:left="1556" w:hanging="539"/>
        <w:rPr>
          <w:kern w:val="0"/>
          <w:sz w:val="24"/>
        </w:rPr>
      </w:pPr>
      <w:r>
        <w:rPr>
          <w:kern w:val="0"/>
          <w:sz w:val="24"/>
        </w:rPr>
        <w:t>5.</w:t>
      </w:r>
      <w:r>
        <w:rPr>
          <w:kern w:val="0"/>
          <w:sz w:val="24"/>
        </w:rPr>
        <w:tab/>
      </w:r>
      <w:r>
        <w:rPr>
          <w:kern w:val="0"/>
          <w:sz w:val="24"/>
        </w:rPr>
        <w:t>Bridge wing console at navigation bridge deck wing. Refer to “</w:t>
      </w:r>
      <w:r>
        <w:rPr>
          <w:rFonts w:hint="eastAsia"/>
          <w:kern w:val="0"/>
          <w:sz w:val="24"/>
        </w:rPr>
        <w:t xml:space="preserve">Chapter 8 </w:t>
      </w:r>
      <w:r>
        <w:rPr>
          <w:kern w:val="0"/>
          <w:sz w:val="24"/>
        </w:rPr>
        <w:t>–</w:t>
      </w:r>
      <w:r>
        <w:rPr>
          <w:rFonts w:hint="eastAsia"/>
          <w:kern w:val="0"/>
          <w:sz w:val="24"/>
        </w:rPr>
        <w:t xml:space="preserve"> </w:t>
      </w:r>
      <w:r>
        <w:rPr>
          <w:kern w:val="0"/>
          <w:sz w:val="24"/>
        </w:rPr>
        <w:t>Electric”.</w:t>
      </w:r>
    </w:p>
    <w:p w14:paraId="7BFF53D8">
      <w:pPr>
        <w:pStyle w:val="3"/>
        <w:numPr>
          <w:ilvl w:val="2"/>
          <w:numId w:val="0"/>
        </w:numPr>
        <w:ind w:left="709" w:leftChars="0" w:hanging="709" w:firstLineChars="0"/>
        <w:jc w:val="left"/>
      </w:pPr>
      <w:bookmarkStart w:id="479" w:name="_Toc48305035"/>
      <w:bookmarkStart w:id="480" w:name="_Toc50574720"/>
      <w:r>
        <w:rPr>
          <w:rFonts w:hint="eastAsia" w:ascii="Arial" w:hAnsi="Arial" w:eastAsia="黑体" w:cs="Times New Roman"/>
          <w:b/>
          <w:bCs/>
          <w:caps/>
          <w:kern w:val="0"/>
          <w:sz w:val="24"/>
          <w:szCs w:val="24"/>
          <w:lang w:val="en-US" w:eastAsia="zh-CN" w:bidi="ar-SA"/>
        </w:rPr>
        <w:t>7.1.3</w:t>
      </w:r>
      <w:r>
        <w:rPr>
          <w:rFonts w:hint="eastAsia" w:cs="Times New Roman"/>
          <w:b/>
          <w:bCs/>
          <w:caps/>
          <w:kern w:val="0"/>
          <w:sz w:val="24"/>
          <w:szCs w:val="24"/>
          <w:lang w:val="en-US" w:eastAsia="zh-CN" w:bidi="ar-SA"/>
        </w:rPr>
        <w:t xml:space="preserve"> </w:t>
      </w:r>
      <w:r>
        <w:rPr>
          <w:rFonts w:hint="eastAsia"/>
        </w:rPr>
        <w:t>Control room</w:t>
      </w:r>
      <w:bookmarkEnd w:id="479"/>
      <w:bookmarkEnd w:id="480"/>
    </w:p>
    <w:p w14:paraId="66200F45">
      <w:pPr>
        <w:tabs>
          <w:tab w:val="left" w:pos="1540"/>
        </w:tabs>
        <w:kinsoku w:val="0"/>
        <w:autoSpaceDE w:val="0"/>
        <w:autoSpaceDN w:val="0"/>
        <w:adjustRightInd w:val="0"/>
        <w:ind w:left="1017"/>
        <w:rPr>
          <w:kern w:val="0"/>
          <w:sz w:val="24"/>
        </w:rPr>
      </w:pPr>
      <w:r>
        <w:rPr>
          <w:kern w:val="0"/>
          <w:sz w:val="24"/>
        </w:rPr>
        <w:t>1.</w:t>
      </w:r>
      <w:r>
        <w:rPr>
          <w:kern w:val="0"/>
          <w:sz w:val="24"/>
        </w:rPr>
        <w:tab/>
      </w:r>
      <w:r>
        <w:rPr>
          <w:kern w:val="0"/>
          <w:sz w:val="24"/>
        </w:rPr>
        <w:t>Engine control room (ECR)</w:t>
      </w:r>
    </w:p>
    <w:p w14:paraId="5D437D9C">
      <w:pPr>
        <w:kinsoku w:val="0"/>
        <w:autoSpaceDE w:val="0"/>
        <w:autoSpaceDN w:val="0"/>
        <w:adjustRightInd w:val="0"/>
        <w:spacing w:line="240" w:lineRule="exact"/>
        <w:rPr>
          <w:kern w:val="0"/>
          <w:sz w:val="26"/>
          <w:szCs w:val="26"/>
        </w:rPr>
      </w:pPr>
    </w:p>
    <w:p w14:paraId="2A488223">
      <w:pPr>
        <w:kinsoku w:val="0"/>
        <w:autoSpaceDE w:val="0"/>
        <w:autoSpaceDN w:val="0"/>
        <w:adjustRightInd w:val="0"/>
        <w:ind w:left="1556"/>
        <w:rPr>
          <w:kern w:val="0"/>
          <w:sz w:val="24"/>
        </w:rPr>
      </w:pPr>
      <w:r>
        <w:rPr>
          <w:kern w:val="0"/>
          <w:sz w:val="24"/>
        </w:rPr>
        <w:t>Engine control room surrounded with steel walls shall be sound insulated and air conditioned.</w:t>
      </w:r>
    </w:p>
    <w:p w14:paraId="17F9A14C">
      <w:pPr>
        <w:kinsoku w:val="0"/>
        <w:autoSpaceDE w:val="0"/>
        <w:autoSpaceDN w:val="0"/>
        <w:adjustRightInd w:val="0"/>
        <w:spacing w:before="16" w:line="260" w:lineRule="exact"/>
        <w:rPr>
          <w:kern w:val="0"/>
          <w:sz w:val="26"/>
          <w:szCs w:val="26"/>
        </w:rPr>
      </w:pPr>
    </w:p>
    <w:p w14:paraId="7948F899">
      <w:pPr>
        <w:kinsoku w:val="0"/>
        <w:autoSpaceDE w:val="0"/>
        <w:autoSpaceDN w:val="0"/>
        <w:adjustRightInd w:val="0"/>
        <w:ind w:left="1556"/>
        <w:rPr>
          <w:kern w:val="0"/>
          <w:sz w:val="24"/>
        </w:rPr>
      </w:pPr>
      <w:r>
        <w:rPr>
          <w:kern w:val="0"/>
          <w:sz w:val="24"/>
        </w:rPr>
        <w:t>In the ECR the following equipment shall be provided:</w:t>
      </w:r>
    </w:p>
    <w:p w14:paraId="3F258770">
      <w:pPr>
        <w:tabs>
          <w:tab w:val="left" w:pos="1900"/>
        </w:tabs>
        <w:autoSpaceDE w:val="0"/>
        <w:autoSpaceDN w:val="0"/>
        <w:adjustRightInd w:val="0"/>
        <w:ind w:left="1556" w:right="-20"/>
        <w:jc w:val="left"/>
        <w:rPr>
          <w:kern w:val="0"/>
          <w:sz w:val="24"/>
        </w:rPr>
      </w:pPr>
      <w:r>
        <w:rPr>
          <w:kern w:val="0"/>
          <w:sz w:val="24"/>
        </w:rPr>
        <w:t>-</w:t>
      </w:r>
      <w:r>
        <w:rPr>
          <w:kern w:val="0"/>
          <w:sz w:val="24"/>
        </w:rPr>
        <w:tab/>
      </w:r>
      <w:r>
        <w:rPr>
          <w:kern w:val="0"/>
          <w:sz w:val="24"/>
        </w:rPr>
        <w:t>Main switchboard</w:t>
      </w:r>
    </w:p>
    <w:p w14:paraId="5C2C15BD">
      <w:pPr>
        <w:pStyle w:val="58"/>
        <w:numPr>
          <w:ilvl w:val="0"/>
          <w:numId w:val="36"/>
        </w:numPr>
        <w:tabs>
          <w:tab w:val="left" w:pos="1900"/>
        </w:tabs>
        <w:autoSpaceDE w:val="0"/>
        <w:autoSpaceDN w:val="0"/>
        <w:adjustRightInd w:val="0"/>
        <w:ind w:right="-20" w:firstLineChars="0"/>
        <w:jc w:val="left"/>
        <w:rPr>
          <w:kern w:val="0"/>
          <w:sz w:val="24"/>
        </w:rPr>
      </w:pPr>
      <w:r>
        <w:rPr>
          <w:kern w:val="0"/>
          <w:sz w:val="24"/>
        </w:rPr>
        <w:t>Engine control console; One monitor for Valve remote control system along with tank level remote gauge</w:t>
      </w:r>
      <w:r>
        <w:rPr>
          <w:rFonts w:hint="eastAsia"/>
          <w:kern w:val="0"/>
          <w:sz w:val="24"/>
        </w:rPr>
        <w:t xml:space="preserve"> shall be combined.</w:t>
      </w:r>
    </w:p>
    <w:p w14:paraId="4BD8371A">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Uninterrupted Power Supply unit for automation system (UPS)</w:t>
      </w:r>
    </w:p>
    <w:p w14:paraId="6C2DE1C1">
      <w:pPr>
        <w:pStyle w:val="58"/>
        <w:numPr>
          <w:ilvl w:val="0"/>
          <w:numId w:val="37"/>
        </w:numPr>
        <w:tabs>
          <w:tab w:val="left" w:pos="1900"/>
        </w:tabs>
        <w:kinsoku w:val="0"/>
        <w:autoSpaceDE w:val="0"/>
        <w:autoSpaceDN w:val="0"/>
        <w:adjustRightInd w:val="0"/>
        <w:ind w:firstLineChars="0"/>
        <w:rPr>
          <w:kern w:val="0"/>
          <w:sz w:val="24"/>
        </w:rPr>
      </w:pPr>
      <w:r>
        <w:rPr>
          <w:rFonts w:hint="eastAsia"/>
          <w:kern w:val="0"/>
          <w:sz w:val="24"/>
        </w:rPr>
        <w:t>Auto telephone and sound power telephone</w:t>
      </w:r>
    </w:p>
    <w:p w14:paraId="77BEBE34">
      <w:pPr>
        <w:tabs>
          <w:tab w:val="left" w:pos="1900"/>
        </w:tabs>
        <w:kinsoku w:val="0"/>
        <w:autoSpaceDE w:val="0"/>
        <w:autoSpaceDN w:val="0"/>
        <w:adjustRightInd w:val="0"/>
        <w:ind w:left="1556"/>
        <w:rPr>
          <w:kern w:val="0"/>
          <w:sz w:val="24"/>
        </w:rPr>
      </w:pPr>
      <w:r>
        <w:rPr>
          <w:kern w:val="0"/>
          <w:sz w:val="24"/>
        </w:rPr>
        <w:t>-</w:t>
      </w:r>
      <w:r>
        <w:rPr>
          <w:rFonts w:hint="eastAsia"/>
          <w:kern w:val="0"/>
          <w:sz w:val="24"/>
        </w:rPr>
        <w:t xml:space="preserve">  Electronic modules and operator</w:t>
      </w:r>
      <w:r>
        <w:rPr>
          <w:kern w:val="0"/>
          <w:sz w:val="24"/>
        </w:rPr>
        <w:t xml:space="preserve"> panel</w:t>
      </w:r>
      <w:r>
        <w:rPr>
          <w:rFonts w:hint="eastAsia"/>
          <w:kern w:val="0"/>
          <w:sz w:val="24"/>
        </w:rPr>
        <w:t xml:space="preserve">s for </w:t>
      </w:r>
      <w:r>
        <w:rPr>
          <w:kern w:val="0"/>
          <w:sz w:val="24"/>
        </w:rPr>
        <w:t>M/E</w:t>
      </w:r>
      <w:r>
        <w:rPr>
          <w:rFonts w:hint="eastAsia"/>
          <w:kern w:val="0"/>
          <w:sz w:val="24"/>
        </w:rPr>
        <w:t xml:space="preserve"> remote control system</w:t>
      </w:r>
    </w:p>
    <w:p w14:paraId="177838B0">
      <w:pPr>
        <w:tabs>
          <w:tab w:val="left" w:pos="1900"/>
        </w:tabs>
        <w:kinsoku w:val="0"/>
        <w:autoSpaceDE w:val="0"/>
        <w:autoSpaceDN w:val="0"/>
        <w:adjustRightInd w:val="0"/>
        <w:ind w:left="1556"/>
        <w:rPr>
          <w:kern w:val="0"/>
          <w:sz w:val="24"/>
        </w:rPr>
      </w:pPr>
      <w:r>
        <w:rPr>
          <w:rFonts w:hint="eastAsia"/>
          <w:kern w:val="0"/>
          <w:sz w:val="24"/>
        </w:rPr>
        <w:t>-  ECR manual control panel of M/E</w:t>
      </w:r>
    </w:p>
    <w:p w14:paraId="64F807C1">
      <w:pPr>
        <w:tabs>
          <w:tab w:val="left" w:pos="1900"/>
        </w:tabs>
        <w:autoSpaceDE w:val="0"/>
        <w:autoSpaceDN w:val="0"/>
        <w:adjustRightInd w:val="0"/>
        <w:spacing w:line="270" w:lineRule="exact"/>
        <w:ind w:left="1556" w:right="-20"/>
        <w:jc w:val="left"/>
        <w:rPr>
          <w:kern w:val="0"/>
          <w:sz w:val="24"/>
        </w:rPr>
      </w:pPr>
      <w:r>
        <w:rPr>
          <w:kern w:val="0"/>
          <w:sz w:val="24"/>
        </w:rPr>
        <w:t xml:space="preserve">-  </w:t>
      </w:r>
      <w:r>
        <w:rPr>
          <w:rFonts w:hint="eastAsia"/>
          <w:kern w:val="0"/>
          <w:sz w:val="24"/>
        </w:rPr>
        <w:t>F</w:t>
      </w:r>
      <w:r>
        <w:rPr>
          <w:kern w:val="0"/>
          <w:sz w:val="24"/>
        </w:rPr>
        <w:t>ire alarm repeater panel</w:t>
      </w:r>
    </w:p>
    <w:p w14:paraId="12296296">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Air condition unit</w:t>
      </w:r>
    </w:p>
    <w:p w14:paraId="48538C5D">
      <w:pPr>
        <w:tabs>
          <w:tab w:val="left" w:pos="1900"/>
        </w:tabs>
        <w:kinsoku w:val="0"/>
        <w:autoSpaceDE w:val="0"/>
        <w:autoSpaceDN w:val="0"/>
        <w:adjustRightInd w:val="0"/>
        <w:ind w:left="1983" w:leftChars="741" w:hanging="427" w:hangingChars="178"/>
        <w:rPr>
          <w:kern w:val="0"/>
          <w:sz w:val="24"/>
        </w:rPr>
      </w:pPr>
      <w:r>
        <w:rPr>
          <w:kern w:val="0"/>
          <w:sz w:val="24"/>
        </w:rPr>
        <w:t>-  Remote valve operation and tank sounding shall be possible from ECR and ship office.</w:t>
      </w:r>
    </w:p>
    <w:p w14:paraId="09805C1A">
      <w:pPr>
        <w:tabs>
          <w:tab w:val="left" w:pos="1900"/>
        </w:tabs>
        <w:kinsoku w:val="0"/>
        <w:autoSpaceDE w:val="0"/>
        <w:autoSpaceDN w:val="0"/>
        <w:adjustRightInd w:val="0"/>
        <w:spacing w:line="270" w:lineRule="exact"/>
        <w:ind w:left="1556"/>
        <w:rPr>
          <w:kern w:val="0"/>
          <w:sz w:val="24"/>
        </w:rPr>
      </w:pPr>
      <w:r>
        <w:rPr>
          <w:kern w:val="0"/>
          <w:sz w:val="24"/>
        </w:rPr>
        <w:t>-</w:t>
      </w:r>
      <w:r>
        <w:rPr>
          <w:kern w:val="0"/>
          <w:sz w:val="24"/>
        </w:rPr>
        <w:tab/>
      </w:r>
      <w:r>
        <w:rPr>
          <w:kern w:val="0"/>
          <w:sz w:val="24"/>
        </w:rPr>
        <w:t>Other necessary furniture specified elsewhere</w:t>
      </w:r>
    </w:p>
    <w:p w14:paraId="5330A37D">
      <w:pPr>
        <w:kinsoku w:val="0"/>
        <w:autoSpaceDE w:val="0"/>
        <w:autoSpaceDN w:val="0"/>
        <w:adjustRightInd w:val="0"/>
        <w:spacing w:before="16" w:line="260" w:lineRule="exact"/>
        <w:rPr>
          <w:kern w:val="0"/>
          <w:sz w:val="26"/>
          <w:szCs w:val="26"/>
        </w:rPr>
      </w:pPr>
    </w:p>
    <w:p w14:paraId="75A87794">
      <w:pPr>
        <w:tabs>
          <w:tab w:val="left" w:pos="1540"/>
        </w:tabs>
        <w:kinsoku w:val="0"/>
        <w:autoSpaceDE w:val="0"/>
        <w:autoSpaceDN w:val="0"/>
        <w:adjustRightInd w:val="0"/>
        <w:ind w:left="1017"/>
        <w:rPr>
          <w:kern w:val="0"/>
          <w:sz w:val="24"/>
        </w:rPr>
      </w:pPr>
      <w:r>
        <w:rPr>
          <w:kern w:val="0"/>
          <w:sz w:val="24"/>
        </w:rPr>
        <w:t>2.</w:t>
      </w:r>
      <w:r>
        <w:rPr>
          <w:kern w:val="0"/>
          <w:sz w:val="24"/>
        </w:rPr>
        <w:tab/>
      </w:r>
      <w:r>
        <w:rPr>
          <w:kern w:val="0"/>
          <w:sz w:val="24"/>
        </w:rPr>
        <w:t>Ship office</w:t>
      </w:r>
    </w:p>
    <w:p w14:paraId="02DE440C">
      <w:pPr>
        <w:kinsoku w:val="0"/>
        <w:autoSpaceDE w:val="0"/>
        <w:autoSpaceDN w:val="0"/>
        <w:adjustRightInd w:val="0"/>
        <w:ind w:left="1556"/>
        <w:rPr>
          <w:kern w:val="0"/>
          <w:sz w:val="24"/>
        </w:rPr>
      </w:pPr>
      <w:r>
        <w:rPr>
          <w:kern w:val="0"/>
          <w:sz w:val="24"/>
        </w:rPr>
        <w:t>In the ship office the following equipment shall be provided:</w:t>
      </w:r>
    </w:p>
    <w:p w14:paraId="263660DB">
      <w:pPr>
        <w:tabs>
          <w:tab w:val="left" w:pos="1900"/>
        </w:tabs>
        <w:kinsoku w:val="0"/>
        <w:autoSpaceDE w:val="0"/>
        <w:autoSpaceDN w:val="0"/>
        <w:adjustRightInd w:val="0"/>
        <w:ind w:left="1556"/>
        <w:rPr>
          <w:kern w:val="0"/>
          <w:sz w:val="24"/>
        </w:rPr>
      </w:pPr>
      <w:r>
        <w:rPr>
          <w:kern w:val="0"/>
          <w:sz w:val="24"/>
        </w:rPr>
        <w:t>-</w:t>
      </w:r>
      <w:r>
        <w:rPr>
          <w:kern w:val="0"/>
          <w:sz w:val="24"/>
        </w:rPr>
        <w:tab/>
      </w:r>
      <w:r>
        <w:rPr>
          <w:rFonts w:hint="eastAsia"/>
          <w:kern w:val="0"/>
          <w:sz w:val="24"/>
        </w:rPr>
        <w:t>B</w:t>
      </w:r>
      <w:r>
        <w:rPr>
          <w:kern w:val="0"/>
          <w:sz w:val="24"/>
        </w:rPr>
        <w:t>allast control station</w:t>
      </w:r>
    </w:p>
    <w:p w14:paraId="5F470C98">
      <w:pPr>
        <w:tabs>
          <w:tab w:val="left" w:pos="1900"/>
        </w:tabs>
        <w:kinsoku w:val="0"/>
        <w:autoSpaceDE w:val="0"/>
        <w:autoSpaceDN w:val="0"/>
        <w:adjustRightInd w:val="0"/>
        <w:ind w:left="1556"/>
        <w:rPr>
          <w:kern w:val="0"/>
          <w:sz w:val="24"/>
        </w:rPr>
      </w:pPr>
      <w:r>
        <w:rPr>
          <w:kern w:val="0"/>
          <w:sz w:val="24"/>
        </w:rPr>
        <w:t>-</w:t>
      </w:r>
      <w:r>
        <w:rPr>
          <w:kern w:val="0"/>
          <w:sz w:val="24"/>
        </w:rPr>
        <w:tab/>
      </w:r>
      <w:r>
        <w:rPr>
          <w:rFonts w:hint="eastAsia"/>
          <w:kern w:val="0"/>
          <w:sz w:val="24"/>
        </w:rPr>
        <w:t>A</w:t>
      </w:r>
      <w:r>
        <w:rPr>
          <w:kern w:val="0"/>
          <w:sz w:val="24"/>
        </w:rPr>
        <w:t>uto. telephone</w:t>
      </w:r>
    </w:p>
    <w:p w14:paraId="03046A9C">
      <w:pPr>
        <w:tabs>
          <w:tab w:val="left" w:pos="1900"/>
        </w:tabs>
        <w:kinsoku w:val="0"/>
        <w:autoSpaceDE w:val="0"/>
        <w:autoSpaceDN w:val="0"/>
        <w:adjustRightInd w:val="0"/>
        <w:ind w:left="1556"/>
        <w:rPr>
          <w:kern w:val="0"/>
          <w:sz w:val="24"/>
        </w:rPr>
      </w:pPr>
      <w:r>
        <w:rPr>
          <w:kern w:val="0"/>
          <w:sz w:val="24"/>
        </w:rPr>
        <w:t>-</w:t>
      </w:r>
      <w:r>
        <w:rPr>
          <w:kern w:val="0"/>
          <w:sz w:val="24"/>
        </w:rPr>
        <w:tab/>
      </w:r>
      <w:r>
        <w:rPr>
          <w:rFonts w:hint="eastAsia"/>
          <w:kern w:val="0"/>
          <w:sz w:val="24"/>
        </w:rPr>
        <w:t>AMS E</w:t>
      </w:r>
      <w:r>
        <w:rPr>
          <w:kern w:val="0"/>
          <w:sz w:val="24"/>
        </w:rPr>
        <w:t>xtend alarm panel</w:t>
      </w:r>
    </w:p>
    <w:p w14:paraId="4AEDA788">
      <w:pPr>
        <w:tabs>
          <w:tab w:val="left" w:pos="1900"/>
        </w:tabs>
        <w:kinsoku w:val="0"/>
        <w:autoSpaceDE w:val="0"/>
        <w:autoSpaceDN w:val="0"/>
        <w:adjustRightInd w:val="0"/>
        <w:ind w:left="1556"/>
        <w:rPr>
          <w:kern w:val="0"/>
          <w:sz w:val="24"/>
        </w:rPr>
      </w:pPr>
      <w:r>
        <w:rPr>
          <w:kern w:val="0"/>
          <w:sz w:val="24"/>
        </w:rPr>
        <w:t>-</w:t>
      </w:r>
      <w:r>
        <w:rPr>
          <w:kern w:val="0"/>
          <w:sz w:val="24"/>
        </w:rPr>
        <w:tab/>
      </w:r>
      <w:r>
        <w:rPr>
          <w:rFonts w:hint="eastAsia"/>
          <w:kern w:val="0"/>
          <w:sz w:val="24"/>
        </w:rPr>
        <w:t>R</w:t>
      </w:r>
      <w:r>
        <w:rPr>
          <w:kern w:val="0"/>
          <w:sz w:val="24"/>
        </w:rPr>
        <w:t xml:space="preserve">eefer </w:t>
      </w:r>
      <w:r>
        <w:rPr>
          <w:rFonts w:hint="eastAsia"/>
          <w:kern w:val="0"/>
          <w:sz w:val="24"/>
        </w:rPr>
        <w:t xml:space="preserve">container </w:t>
      </w:r>
      <w:r>
        <w:rPr>
          <w:kern w:val="0"/>
          <w:sz w:val="24"/>
        </w:rPr>
        <w:t>monitoring panel</w:t>
      </w:r>
    </w:p>
    <w:p w14:paraId="4EF0D128">
      <w:pPr>
        <w:tabs>
          <w:tab w:val="left" w:pos="1900"/>
        </w:tabs>
        <w:kinsoku w:val="0"/>
        <w:autoSpaceDE w:val="0"/>
        <w:autoSpaceDN w:val="0"/>
        <w:adjustRightInd w:val="0"/>
        <w:ind w:left="1556"/>
        <w:rPr>
          <w:kern w:val="0"/>
          <w:sz w:val="24"/>
        </w:rPr>
      </w:pPr>
      <w:r>
        <w:rPr>
          <w:kern w:val="0"/>
          <w:sz w:val="24"/>
        </w:rPr>
        <w:t>-</w:t>
      </w:r>
      <w:r>
        <w:rPr>
          <w:kern w:val="0"/>
          <w:sz w:val="24"/>
        </w:rPr>
        <w:tab/>
      </w:r>
      <w:r>
        <w:rPr>
          <w:rFonts w:hint="eastAsia"/>
          <w:kern w:val="0"/>
          <w:sz w:val="24"/>
        </w:rPr>
        <w:t>L</w:t>
      </w:r>
      <w:r>
        <w:rPr>
          <w:kern w:val="0"/>
          <w:sz w:val="24"/>
        </w:rPr>
        <w:t>oading computer</w:t>
      </w:r>
    </w:p>
    <w:p w14:paraId="00160887">
      <w:pPr>
        <w:pStyle w:val="58"/>
        <w:numPr>
          <w:ilvl w:val="0"/>
          <w:numId w:val="38"/>
        </w:numPr>
        <w:tabs>
          <w:tab w:val="left" w:pos="1900"/>
        </w:tabs>
        <w:kinsoku w:val="0"/>
        <w:autoSpaceDE w:val="0"/>
        <w:autoSpaceDN w:val="0"/>
        <w:adjustRightInd w:val="0"/>
        <w:ind w:left="1916" w:hanging="360" w:firstLineChars="0"/>
        <w:rPr>
          <w:kern w:val="0"/>
          <w:sz w:val="24"/>
        </w:rPr>
      </w:pPr>
      <w:r>
        <w:rPr>
          <w:rFonts w:hint="eastAsia"/>
          <w:kern w:val="0"/>
          <w:sz w:val="24"/>
        </w:rPr>
        <w:t xml:space="preserve">1 pcs of </w:t>
      </w:r>
      <w:r>
        <w:rPr>
          <w:color w:val="000000"/>
          <w:kern w:val="0"/>
          <w:sz w:val="24"/>
          <w:szCs w:val="20"/>
        </w:rPr>
        <w:t xml:space="preserve">24 inch TFT </w:t>
      </w:r>
      <w:r>
        <w:rPr>
          <w:rFonts w:hint="eastAsia"/>
          <w:color w:val="000000"/>
          <w:kern w:val="0"/>
          <w:sz w:val="24"/>
          <w:szCs w:val="20"/>
        </w:rPr>
        <w:t>VDU for ballast contro</w:t>
      </w:r>
      <w:r>
        <w:rPr>
          <w:rFonts w:hint="eastAsia"/>
          <w:kern w:val="0"/>
          <w:sz w:val="24"/>
        </w:rPr>
        <w:t>l and level measure system</w:t>
      </w:r>
    </w:p>
    <w:p w14:paraId="24E61F69">
      <w:pPr>
        <w:pStyle w:val="58"/>
        <w:numPr>
          <w:ilvl w:val="0"/>
          <w:numId w:val="38"/>
        </w:numPr>
        <w:tabs>
          <w:tab w:val="left" w:pos="1900"/>
        </w:tabs>
        <w:kinsoku w:val="0"/>
        <w:autoSpaceDE w:val="0"/>
        <w:autoSpaceDN w:val="0"/>
        <w:adjustRightInd w:val="0"/>
        <w:ind w:left="1916" w:hanging="360" w:firstLineChars="0"/>
        <w:rPr>
          <w:kern w:val="0"/>
          <w:sz w:val="24"/>
        </w:rPr>
      </w:pPr>
      <w:r>
        <w:rPr>
          <w:kern w:val="0"/>
          <w:sz w:val="24"/>
        </w:rPr>
        <w:t>Anti-heeling system control</w:t>
      </w:r>
    </w:p>
    <w:p w14:paraId="45FB886E">
      <w:pPr>
        <w:pStyle w:val="58"/>
        <w:numPr>
          <w:ilvl w:val="0"/>
          <w:numId w:val="38"/>
        </w:numPr>
        <w:tabs>
          <w:tab w:val="left" w:pos="1900"/>
        </w:tabs>
        <w:kinsoku w:val="0"/>
        <w:autoSpaceDE w:val="0"/>
        <w:autoSpaceDN w:val="0"/>
        <w:adjustRightInd w:val="0"/>
        <w:ind w:left="1916" w:hanging="360" w:firstLineChars="0"/>
        <w:rPr>
          <w:kern w:val="0"/>
          <w:sz w:val="24"/>
        </w:rPr>
      </w:pPr>
      <w:r>
        <w:rPr>
          <w:kern w:val="0"/>
          <w:sz w:val="24"/>
        </w:rPr>
        <w:t>Ballast water treatment system panel</w:t>
      </w:r>
    </w:p>
    <w:p w14:paraId="3826744C">
      <w:pPr>
        <w:pStyle w:val="58"/>
        <w:numPr>
          <w:ilvl w:val="0"/>
          <w:numId w:val="38"/>
        </w:numPr>
        <w:tabs>
          <w:tab w:val="left" w:pos="1900"/>
        </w:tabs>
        <w:kinsoku w:val="0"/>
        <w:autoSpaceDE w:val="0"/>
        <w:autoSpaceDN w:val="0"/>
        <w:adjustRightInd w:val="0"/>
        <w:ind w:left="1916" w:hanging="360" w:firstLineChars="0"/>
        <w:rPr>
          <w:kern w:val="0"/>
          <w:sz w:val="24"/>
        </w:rPr>
      </w:pPr>
      <w:r>
        <w:rPr>
          <w:rFonts w:hint="eastAsia"/>
          <w:kern w:val="0"/>
          <w:sz w:val="24"/>
        </w:rPr>
        <w:t>Cargo hold fans remote control and running indicator</w:t>
      </w:r>
    </w:p>
    <w:p w14:paraId="6DBEBFA8">
      <w:pPr>
        <w:widowControl/>
        <w:jc w:val="left"/>
        <w:rPr>
          <w:kern w:val="0"/>
          <w:sz w:val="24"/>
        </w:rPr>
      </w:pPr>
      <w:r>
        <w:rPr>
          <w:kern w:val="0"/>
          <w:sz w:val="24"/>
        </w:rPr>
        <w:br w:type="page"/>
      </w:r>
    </w:p>
    <w:p w14:paraId="33E6B09D">
      <w:pPr>
        <w:tabs>
          <w:tab w:val="left" w:pos="1900"/>
        </w:tabs>
        <w:kinsoku w:val="0"/>
        <w:autoSpaceDE w:val="0"/>
        <w:autoSpaceDN w:val="0"/>
        <w:adjustRightInd w:val="0"/>
        <w:ind w:left="1556"/>
        <w:rPr>
          <w:kern w:val="0"/>
          <w:sz w:val="24"/>
        </w:rPr>
      </w:pPr>
    </w:p>
    <w:p w14:paraId="2DA18C53">
      <w:pPr>
        <w:pStyle w:val="3"/>
        <w:numPr>
          <w:ilvl w:val="1"/>
          <w:numId w:val="0"/>
        </w:numPr>
        <w:ind w:left="567" w:leftChars="0" w:hanging="567" w:firstLineChars="0"/>
        <w:jc w:val="left"/>
      </w:pPr>
      <w:bookmarkStart w:id="481" w:name="_Toc50574721"/>
      <w:r>
        <w:rPr>
          <w:rFonts w:hint="eastAsia" w:ascii="Arial" w:hAnsi="Arial" w:eastAsia="黑体" w:cs="Times New Roman"/>
          <w:b/>
          <w:bCs/>
          <w:caps/>
          <w:kern w:val="0"/>
          <w:sz w:val="24"/>
          <w:szCs w:val="24"/>
          <w:lang w:val="en-US" w:eastAsia="zh-CN" w:bidi="ar-SA"/>
        </w:rPr>
        <w:t>7.2</w:t>
      </w:r>
      <w:r>
        <w:rPr>
          <w:rFonts w:hint="eastAsia" w:cs="Times New Roman"/>
          <w:b/>
          <w:bCs/>
          <w:caps/>
          <w:kern w:val="0"/>
          <w:sz w:val="24"/>
          <w:szCs w:val="24"/>
          <w:lang w:val="en-US" w:eastAsia="zh-CN" w:bidi="ar-SA"/>
        </w:rPr>
        <w:t xml:space="preserve"> </w:t>
      </w:r>
      <w:r>
        <w:rPr>
          <w:rFonts w:hint="eastAsia"/>
        </w:rPr>
        <w:t>Automation System</w:t>
      </w:r>
      <w:bookmarkEnd w:id="481"/>
    </w:p>
    <w:p w14:paraId="2B45DFFB">
      <w:pPr>
        <w:pStyle w:val="3"/>
        <w:numPr>
          <w:ilvl w:val="2"/>
          <w:numId w:val="0"/>
        </w:numPr>
        <w:ind w:left="709" w:leftChars="0" w:hanging="709" w:firstLineChars="0"/>
        <w:jc w:val="left"/>
      </w:pPr>
      <w:bookmarkStart w:id="482" w:name="_Toc50574722"/>
      <w:bookmarkStart w:id="483" w:name="_Toc48305037"/>
      <w:r>
        <w:rPr>
          <w:rFonts w:hint="eastAsia" w:ascii="Arial" w:hAnsi="Arial" w:eastAsia="黑体" w:cs="Times New Roman"/>
          <w:b/>
          <w:bCs/>
          <w:caps/>
          <w:kern w:val="0"/>
          <w:sz w:val="24"/>
          <w:szCs w:val="24"/>
          <w:lang w:val="en-US" w:eastAsia="zh-CN" w:bidi="ar-SA"/>
        </w:rPr>
        <w:t>7.2.1</w:t>
      </w:r>
      <w:r>
        <w:rPr>
          <w:rFonts w:hint="eastAsia" w:cs="Times New Roman"/>
          <w:b/>
          <w:bCs/>
          <w:caps/>
          <w:kern w:val="0"/>
          <w:sz w:val="24"/>
          <w:szCs w:val="24"/>
          <w:lang w:val="en-US" w:eastAsia="zh-CN" w:bidi="ar-SA"/>
        </w:rPr>
        <w:t xml:space="preserve"> </w:t>
      </w:r>
      <w:r>
        <w:t xml:space="preserve">Engine’s </w:t>
      </w:r>
      <w:r>
        <w:rPr>
          <w:rFonts w:hint="eastAsia"/>
        </w:rPr>
        <w:t xml:space="preserve">Alarm and </w:t>
      </w:r>
      <w:r>
        <w:t>Monitoring System</w:t>
      </w:r>
      <w:bookmarkEnd w:id="482"/>
      <w:bookmarkEnd w:id="483"/>
    </w:p>
    <w:p w14:paraId="428F12E3">
      <w:pPr>
        <w:kinsoku w:val="0"/>
        <w:autoSpaceDE w:val="0"/>
        <w:autoSpaceDN w:val="0"/>
        <w:adjustRightInd w:val="0"/>
        <w:ind w:left="1017"/>
        <w:rPr>
          <w:kern w:val="0"/>
          <w:sz w:val="24"/>
        </w:rPr>
      </w:pPr>
      <w:r>
        <w:rPr>
          <w:kern w:val="0"/>
          <w:sz w:val="24"/>
        </w:rPr>
        <w:t xml:space="preserve">The micro-processor aided integrated </w:t>
      </w:r>
      <w:r>
        <w:rPr>
          <w:rFonts w:hint="eastAsia"/>
          <w:kern w:val="0"/>
          <w:sz w:val="24"/>
        </w:rPr>
        <w:t xml:space="preserve">alarm and </w:t>
      </w:r>
      <w:r>
        <w:rPr>
          <w:kern w:val="0"/>
          <w:sz w:val="24"/>
        </w:rPr>
        <w:t>monitoring system</w:t>
      </w:r>
      <w:r>
        <w:rPr>
          <w:rFonts w:hint="eastAsia"/>
          <w:kern w:val="0"/>
          <w:sz w:val="24"/>
        </w:rPr>
        <w:t xml:space="preserve"> (AMS)</w:t>
      </w:r>
      <w:r>
        <w:rPr>
          <w:kern w:val="0"/>
          <w:sz w:val="24"/>
        </w:rPr>
        <w:t xml:space="preserve"> to be provided.</w:t>
      </w:r>
    </w:p>
    <w:p w14:paraId="1EF753FC">
      <w:pPr>
        <w:kinsoku w:val="0"/>
        <w:autoSpaceDE w:val="0"/>
        <w:autoSpaceDN w:val="0"/>
        <w:adjustRightInd w:val="0"/>
        <w:ind w:left="1017"/>
        <w:rPr>
          <w:kern w:val="0"/>
          <w:sz w:val="24"/>
        </w:rPr>
      </w:pPr>
      <w:r>
        <w:rPr>
          <w:kern w:val="0"/>
          <w:sz w:val="24"/>
        </w:rPr>
        <w:t>The system consists of the following equipment:</w:t>
      </w:r>
    </w:p>
    <w:tbl>
      <w:tblPr>
        <w:tblStyle w:val="40"/>
        <w:tblW w:w="0" w:type="auto"/>
        <w:tblInd w:w="973" w:type="dxa"/>
        <w:tblLayout w:type="fixed"/>
        <w:tblCellMar>
          <w:top w:w="0" w:type="dxa"/>
          <w:left w:w="0" w:type="dxa"/>
          <w:bottom w:w="0" w:type="dxa"/>
          <w:right w:w="0" w:type="dxa"/>
        </w:tblCellMar>
      </w:tblPr>
      <w:tblGrid>
        <w:gridCol w:w="4186"/>
        <w:gridCol w:w="1389"/>
        <w:gridCol w:w="2211"/>
      </w:tblGrid>
      <w:tr w14:paraId="185ABD29">
        <w:tblPrEx>
          <w:tblCellMar>
            <w:top w:w="0" w:type="dxa"/>
            <w:left w:w="0" w:type="dxa"/>
            <w:bottom w:w="0" w:type="dxa"/>
            <w:right w:w="0" w:type="dxa"/>
          </w:tblCellMar>
        </w:tblPrEx>
        <w:trPr>
          <w:trHeight w:val="286" w:hRule="exact"/>
        </w:trPr>
        <w:tc>
          <w:tcPr>
            <w:tcW w:w="4186" w:type="dxa"/>
            <w:tcBorders>
              <w:top w:val="single" w:color="000000" w:sz="4" w:space="0"/>
              <w:left w:val="single" w:color="000000" w:sz="4" w:space="0"/>
              <w:bottom w:val="single" w:color="000000" w:sz="4" w:space="0"/>
              <w:right w:val="single" w:color="000000" w:sz="4" w:space="0"/>
            </w:tcBorders>
          </w:tcPr>
          <w:p w14:paraId="4DA65249">
            <w:pPr>
              <w:kinsoku w:val="0"/>
              <w:autoSpaceDE w:val="0"/>
              <w:autoSpaceDN w:val="0"/>
              <w:adjustRightInd w:val="0"/>
              <w:spacing w:before="2"/>
              <w:ind w:left="103"/>
              <w:rPr>
                <w:kern w:val="0"/>
                <w:sz w:val="24"/>
              </w:rPr>
            </w:pPr>
            <w:r>
              <w:rPr>
                <w:kern w:val="0"/>
                <w:sz w:val="24"/>
              </w:rPr>
              <w:t>Equipment</w:t>
            </w:r>
          </w:p>
        </w:tc>
        <w:tc>
          <w:tcPr>
            <w:tcW w:w="1389" w:type="dxa"/>
            <w:tcBorders>
              <w:top w:val="single" w:color="000000" w:sz="4" w:space="0"/>
              <w:left w:val="single" w:color="000000" w:sz="4" w:space="0"/>
              <w:bottom w:val="single" w:color="000000" w:sz="4" w:space="0"/>
              <w:right w:val="single" w:color="000000" w:sz="4" w:space="0"/>
            </w:tcBorders>
          </w:tcPr>
          <w:p w14:paraId="34CD87E7">
            <w:pPr>
              <w:kinsoku w:val="0"/>
              <w:autoSpaceDE w:val="0"/>
              <w:autoSpaceDN w:val="0"/>
              <w:adjustRightInd w:val="0"/>
              <w:spacing w:before="2"/>
              <w:ind w:left="413"/>
              <w:rPr>
                <w:kern w:val="0"/>
                <w:sz w:val="24"/>
              </w:rPr>
            </w:pPr>
            <w:r>
              <w:rPr>
                <w:kern w:val="0"/>
                <w:sz w:val="24"/>
              </w:rPr>
              <w:t>QTY.</w:t>
            </w:r>
          </w:p>
        </w:tc>
        <w:tc>
          <w:tcPr>
            <w:tcW w:w="2211" w:type="dxa"/>
            <w:tcBorders>
              <w:top w:val="single" w:color="000000" w:sz="4" w:space="0"/>
              <w:left w:val="single" w:color="000000" w:sz="4" w:space="0"/>
              <w:bottom w:val="single" w:color="000000" w:sz="4" w:space="0"/>
              <w:right w:val="single" w:color="000000" w:sz="4" w:space="0"/>
            </w:tcBorders>
          </w:tcPr>
          <w:p w14:paraId="22DC5DCA">
            <w:pPr>
              <w:kinsoku w:val="0"/>
              <w:autoSpaceDE w:val="0"/>
              <w:autoSpaceDN w:val="0"/>
              <w:adjustRightInd w:val="0"/>
              <w:spacing w:before="2"/>
              <w:ind w:left="487"/>
              <w:rPr>
                <w:kern w:val="0"/>
                <w:sz w:val="24"/>
              </w:rPr>
            </w:pPr>
            <w:r>
              <w:rPr>
                <w:kern w:val="0"/>
                <w:sz w:val="24"/>
              </w:rPr>
              <w:t>L</w:t>
            </w:r>
            <w:r>
              <w:rPr>
                <w:rFonts w:hint="eastAsia"/>
                <w:kern w:val="0"/>
                <w:sz w:val="24"/>
              </w:rPr>
              <w:t>ocation</w:t>
            </w:r>
          </w:p>
        </w:tc>
      </w:tr>
      <w:tr w14:paraId="6BB76E9D">
        <w:tblPrEx>
          <w:tblCellMar>
            <w:top w:w="0" w:type="dxa"/>
            <w:left w:w="0" w:type="dxa"/>
            <w:bottom w:w="0" w:type="dxa"/>
            <w:right w:w="0" w:type="dxa"/>
          </w:tblCellMar>
        </w:tblPrEx>
        <w:trPr>
          <w:trHeight w:val="286" w:hRule="exact"/>
        </w:trPr>
        <w:tc>
          <w:tcPr>
            <w:tcW w:w="4186" w:type="dxa"/>
            <w:tcBorders>
              <w:top w:val="single" w:color="000000" w:sz="4" w:space="0"/>
              <w:left w:val="single" w:color="000000" w:sz="4" w:space="0"/>
              <w:bottom w:val="single" w:color="000000" w:sz="4" w:space="0"/>
              <w:right w:val="single" w:color="000000" w:sz="4" w:space="0"/>
            </w:tcBorders>
          </w:tcPr>
          <w:p w14:paraId="7D3FA70C">
            <w:pPr>
              <w:rPr>
                <w:kern w:val="0"/>
                <w:sz w:val="24"/>
              </w:rPr>
            </w:pPr>
            <w:r>
              <w:rPr>
                <w:kern w:val="0"/>
                <w:sz w:val="24"/>
              </w:rPr>
              <w:t>PC workstation with</w:t>
            </w:r>
            <w:r>
              <w:rPr>
                <w:rFonts w:hint="eastAsia"/>
                <w:kern w:val="0"/>
                <w:sz w:val="24"/>
              </w:rPr>
              <w:t>24</w:t>
            </w:r>
            <w:r>
              <w:rPr>
                <w:kern w:val="0"/>
                <w:sz w:val="24"/>
              </w:rPr>
              <w:t xml:space="preserve"> inch TFT VDU</w:t>
            </w:r>
          </w:p>
        </w:tc>
        <w:tc>
          <w:tcPr>
            <w:tcW w:w="1389" w:type="dxa"/>
            <w:tcBorders>
              <w:top w:val="single" w:color="000000" w:sz="4" w:space="0"/>
              <w:left w:val="single" w:color="000000" w:sz="4" w:space="0"/>
              <w:bottom w:val="single" w:color="000000" w:sz="4" w:space="0"/>
              <w:right w:val="single" w:color="000000" w:sz="4" w:space="0"/>
            </w:tcBorders>
          </w:tcPr>
          <w:p w14:paraId="231A7C60">
            <w:pPr>
              <w:kinsoku w:val="0"/>
              <w:autoSpaceDE w:val="0"/>
              <w:autoSpaceDN w:val="0"/>
              <w:adjustRightInd w:val="0"/>
              <w:spacing w:before="2"/>
              <w:ind w:left="627"/>
              <w:rPr>
                <w:kern w:val="0"/>
                <w:sz w:val="24"/>
              </w:rPr>
            </w:pPr>
            <w:r>
              <w:rPr>
                <w:kern w:val="0"/>
                <w:sz w:val="24"/>
              </w:rPr>
              <w:t>2</w:t>
            </w:r>
          </w:p>
        </w:tc>
        <w:tc>
          <w:tcPr>
            <w:tcW w:w="2211" w:type="dxa"/>
            <w:tcBorders>
              <w:top w:val="single" w:color="000000" w:sz="4" w:space="0"/>
              <w:left w:val="single" w:color="000000" w:sz="4" w:space="0"/>
              <w:bottom w:val="single" w:color="000000" w:sz="4" w:space="0"/>
              <w:right w:val="single" w:color="000000" w:sz="4" w:space="0"/>
            </w:tcBorders>
          </w:tcPr>
          <w:p w14:paraId="7C60A29B">
            <w:pPr>
              <w:kinsoku w:val="0"/>
              <w:autoSpaceDE w:val="0"/>
              <w:autoSpaceDN w:val="0"/>
              <w:adjustRightInd w:val="0"/>
              <w:spacing w:before="2"/>
              <w:ind w:left="261"/>
              <w:rPr>
                <w:kern w:val="0"/>
                <w:sz w:val="24"/>
              </w:rPr>
            </w:pPr>
            <w:r>
              <w:rPr>
                <w:kern w:val="0"/>
                <w:sz w:val="24"/>
              </w:rPr>
              <w:t>ECC</w:t>
            </w:r>
          </w:p>
        </w:tc>
      </w:tr>
      <w:tr w14:paraId="0AA7170F">
        <w:tblPrEx>
          <w:tblCellMar>
            <w:top w:w="0" w:type="dxa"/>
            <w:left w:w="0" w:type="dxa"/>
            <w:bottom w:w="0" w:type="dxa"/>
            <w:right w:w="0" w:type="dxa"/>
          </w:tblCellMar>
        </w:tblPrEx>
        <w:trPr>
          <w:trHeight w:val="603" w:hRule="exact"/>
        </w:trPr>
        <w:tc>
          <w:tcPr>
            <w:tcW w:w="4186" w:type="dxa"/>
            <w:tcBorders>
              <w:top w:val="single" w:color="000000" w:sz="4" w:space="0"/>
              <w:left w:val="single" w:color="000000" w:sz="4" w:space="0"/>
              <w:bottom w:val="single" w:color="000000" w:sz="4" w:space="0"/>
              <w:right w:val="single" w:color="000000" w:sz="4" w:space="0"/>
            </w:tcBorders>
          </w:tcPr>
          <w:p w14:paraId="5A06A1C8">
            <w:pPr>
              <w:kinsoku w:val="0"/>
              <w:autoSpaceDE w:val="0"/>
              <w:autoSpaceDN w:val="0"/>
              <w:adjustRightInd w:val="0"/>
              <w:spacing w:before="2"/>
              <w:ind w:left="103"/>
              <w:rPr>
                <w:kern w:val="0"/>
                <w:sz w:val="24"/>
              </w:rPr>
            </w:pPr>
            <w:r>
              <w:rPr>
                <w:kern w:val="0"/>
                <w:sz w:val="24"/>
              </w:rPr>
              <w:t>PC workstation with</w:t>
            </w:r>
            <w:r>
              <w:rPr>
                <w:rFonts w:hint="eastAsia"/>
                <w:kern w:val="0"/>
                <w:sz w:val="24"/>
              </w:rPr>
              <w:t>24</w:t>
            </w:r>
            <w:r>
              <w:rPr>
                <w:kern w:val="0"/>
                <w:sz w:val="24"/>
              </w:rPr>
              <w:t xml:space="preserve"> inch TFT VDU</w:t>
            </w:r>
          </w:p>
        </w:tc>
        <w:tc>
          <w:tcPr>
            <w:tcW w:w="1389" w:type="dxa"/>
            <w:tcBorders>
              <w:top w:val="single" w:color="000000" w:sz="4" w:space="0"/>
              <w:left w:val="single" w:color="000000" w:sz="4" w:space="0"/>
              <w:bottom w:val="single" w:color="000000" w:sz="4" w:space="0"/>
              <w:right w:val="single" w:color="000000" w:sz="4" w:space="0"/>
            </w:tcBorders>
          </w:tcPr>
          <w:p w14:paraId="6E9F98E9">
            <w:pPr>
              <w:kinsoku w:val="0"/>
              <w:autoSpaceDE w:val="0"/>
              <w:autoSpaceDN w:val="0"/>
              <w:adjustRightInd w:val="0"/>
              <w:spacing w:before="2"/>
              <w:ind w:left="627"/>
              <w:rPr>
                <w:kern w:val="0"/>
                <w:sz w:val="24"/>
              </w:rPr>
            </w:pPr>
            <w:r>
              <w:rPr>
                <w:rFonts w:hint="eastAsia"/>
                <w:kern w:val="0"/>
                <w:sz w:val="24"/>
              </w:rPr>
              <w:t>1</w:t>
            </w:r>
          </w:p>
        </w:tc>
        <w:tc>
          <w:tcPr>
            <w:tcW w:w="2211" w:type="dxa"/>
            <w:tcBorders>
              <w:top w:val="single" w:color="000000" w:sz="4" w:space="0"/>
              <w:left w:val="single" w:color="000000" w:sz="4" w:space="0"/>
              <w:bottom w:val="single" w:color="000000" w:sz="4" w:space="0"/>
              <w:right w:val="single" w:color="000000" w:sz="4" w:space="0"/>
            </w:tcBorders>
          </w:tcPr>
          <w:p w14:paraId="65A46551">
            <w:pPr>
              <w:kinsoku w:val="0"/>
              <w:autoSpaceDE w:val="0"/>
              <w:autoSpaceDN w:val="0"/>
              <w:adjustRightInd w:val="0"/>
              <w:spacing w:before="2"/>
              <w:ind w:left="261"/>
              <w:jc w:val="left"/>
              <w:rPr>
                <w:kern w:val="0"/>
                <w:sz w:val="24"/>
              </w:rPr>
            </w:pPr>
            <w:r>
              <w:rPr>
                <w:rFonts w:hint="eastAsia"/>
                <w:kern w:val="0"/>
                <w:sz w:val="24"/>
              </w:rPr>
              <w:t xml:space="preserve">WHC </w:t>
            </w:r>
          </w:p>
          <w:p w14:paraId="33CF23B6">
            <w:pPr>
              <w:kinsoku w:val="0"/>
              <w:autoSpaceDE w:val="0"/>
              <w:autoSpaceDN w:val="0"/>
              <w:adjustRightInd w:val="0"/>
              <w:spacing w:before="2"/>
              <w:ind w:left="261"/>
              <w:jc w:val="left"/>
              <w:rPr>
                <w:kern w:val="0"/>
                <w:sz w:val="24"/>
              </w:rPr>
            </w:pPr>
            <w:r>
              <w:rPr>
                <w:rFonts w:hint="eastAsia"/>
                <w:kern w:val="0"/>
                <w:sz w:val="24"/>
              </w:rPr>
              <w:t>( for monitoring )</w:t>
            </w:r>
          </w:p>
        </w:tc>
      </w:tr>
      <w:tr w14:paraId="6CF6C90C">
        <w:tblPrEx>
          <w:tblCellMar>
            <w:top w:w="0" w:type="dxa"/>
            <w:left w:w="0" w:type="dxa"/>
            <w:bottom w:w="0" w:type="dxa"/>
            <w:right w:w="0" w:type="dxa"/>
          </w:tblCellMar>
        </w:tblPrEx>
        <w:trPr>
          <w:trHeight w:val="286" w:hRule="exact"/>
        </w:trPr>
        <w:tc>
          <w:tcPr>
            <w:tcW w:w="4186" w:type="dxa"/>
            <w:tcBorders>
              <w:top w:val="single" w:color="000000" w:sz="4" w:space="0"/>
              <w:left w:val="single" w:color="000000" w:sz="4" w:space="0"/>
              <w:bottom w:val="single" w:color="000000" w:sz="4" w:space="0"/>
              <w:right w:val="single" w:color="000000" w:sz="4" w:space="0"/>
            </w:tcBorders>
          </w:tcPr>
          <w:p w14:paraId="642101FF">
            <w:pPr>
              <w:kinsoku w:val="0"/>
              <w:autoSpaceDE w:val="0"/>
              <w:autoSpaceDN w:val="0"/>
              <w:adjustRightInd w:val="0"/>
              <w:spacing w:before="2"/>
              <w:ind w:left="103"/>
              <w:rPr>
                <w:kern w:val="0"/>
                <w:sz w:val="24"/>
              </w:rPr>
            </w:pPr>
            <w:r>
              <w:rPr>
                <w:rFonts w:hint="eastAsia"/>
                <w:kern w:val="0"/>
                <w:sz w:val="24"/>
              </w:rPr>
              <w:t>Alarm printer &amp;</w:t>
            </w:r>
            <w:r>
              <w:rPr>
                <w:kern w:val="0"/>
                <w:sz w:val="24"/>
              </w:rPr>
              <w:t>Data logging printer</w:t>
            </w:r>
          </w:p>
        </w:tc>
        <w:tc>
          <w:tcPr>
            <w:tcW w:w="1389" w:type="dxa"/>
            <w:tcBorders>
              <w:top w:val="single" w:color="000000" w:sz="4" w:space="0"/>
              <w:left w:val="single" w:color="000000" w:sz="4" w:space="0"/>
              <w:bottom w:val="single" w:color="000000" w:sz="4" w:space="0"/>
              <w:right w:val="single" w:color="000000" w:sz="4" w:space="0"/>
            </w:tcBorders>
          </w:tcPr>
          <w:p w14:paraId="4126537F">
            <w:pPr>
              <w:kinsoku w:val="0"/>
              <w:autoSpaceDE w:val="0"/>
              <w:autoSpaceDN w:val="0"/>
              <w:adjustRightInd w:val="0"/>
              <w:spacing w:before="2"/>
              <w:ind w:left="627"/>
              <w:rPr>
                <w:kern w:val="0"/>
                <w:sz w:val="24"/>
              </w:rPr>
            </w:pPr>
            <w:r>
              <w:rPr>
                <w:kern w:val="0"/>
                <w:sz w:val="24"/>
              </w:rPr>
              <w:t>1</w:t>
            </w:r>
          </w:p>
        </w:tc>
        <w:tc>
          <w:tcPr>
            <w:tcW w:w="2211" w:type="dxa"/>
            <w:tcBorders>
              <w:top w:val="single" w:color="000000" w:sz="4" w:space="0"/>
              <w:left w:val="single" w:color="000000" w:sz="4" w:space="0"/>
              <w:bottom w:val="single" w:color="000000" w:sz="4" w:space="0"/>
              <w:right w:val="single" w:color="000000" w:sz="4" w:space="0"/>
            </w:tcBorders>
          </w:tcPr>
          <w:p w14:paraId="3D9E3C17">
            <w:pPr>
              <w:kinsoku w:val="0"/>
              <w:autoSpaceDE w:val="0"/>
              <w:autoSpaceDN w:val="0"/>
              <w:adjustRightInd w:val="0"/>
              <w:spacing w:before="2"/>
              <w:ind w:left="261"/>
              <w:rPr>
                <w:kern w:val="0"/>
                <w:sz w:val="24"/>
              </w:rPr>
            </w:pPr>
            <w:r>
              <w:rPr>
                <w:kern w:val="0"/>
                <w:sz w:val="24"/>
              </w:rPr>
              <w:t>ECC</w:t>
            </w:r>
          </w:p>
        </w:tc>
      </w:tr>
      <w:tr w14:paraId="4E3DDA10">
        <w:tblPrEx>
          <w:tblCellMar>
            <w:top w:w="0" w:type="dxa"/>
            <w:left w:w="0" w:type="dxa"/>
            <w:bottom w:w="0" w:type="dxa"/>
            <w:right w:w="0" w:type="dxa"/>
          </w:tblCellMar>
        </w:tblPrEx>
        <w:trPr>
          <w:trHeight w:val="286" w:hRule="exact"/>
        </w:trPr>
        <w:tc>
          <w:tcPr>
            <w:tcW w:w="4186" w:type="dxa"/>
            <w:tcBorders>
              <w:top w:val="single" w:color="000000" w:sz="4" w:space="0"/>
              <w:left w:val="single" w:color="000000" w:sz="4" w:space="0"/>
              <w:bottom w:val="single" w:color="000000" w:sz="4" w:space="0"/>
              <w:right w:val="single" w:color="000000" w:sz="4" w:space="0"/>
            </w:tcBorders>
          </w:tcPr>
          <w:p w14:paraId="45E341EF">
            <w:pPr>
              <w:kinsoku w:val="0"/>
              <w:autoSpaceDE w:val="0"/>
              <w:autoSpaceDN w:val="0"/>
              <w:adjustRightInd w:val="0"/>
              <w:spacing w:before="2"/>
              <w:ind w:left="103"/>
              <w:rPr>
                <w:kern w:val="0"/>
                <w:sz w:val="24"/>
              </w:rPr>
            </w:pPr>
            <w:r>
              <w:rPr>
                <w:kern w:val="0"/>
                <w:sz w:val="24"/>
              </w:rPr>
              <w:t>Extension alarm panel</w:t>
            </w:r>
          </w:p>
        </w:tc>
        <w:tc>
          <w:tcPr>
            <w:tcW w:w="1389" w:type="dxa"/>
            <w:tcBorders>
              <w:top w:val="single" w:color="000000" w:sz="4" w:space="0"/>
              <w:left w:val="single" w:color="000000" w:sz="4" w:space="0"/>
              <w:bottom w:val="single" w:color="000000" w:sz="4" w:space="0"/>
              <w:right w:val="single" w:color="000000" w:sz="4" w:space="0"/>
            </w:tcBorders>
          </w:tcPr>
          <w:p w14:paraId="4162157B">
            <w:pPr>
              <w:kinsoku w:val="0"/>
              <w:autoSpaceDE w:val="0"/>
              <w:autoSpaceDN w:val="0"/>
              <w:adjustRightInd w:val="0"/>
              <w:spacing w:before="2"/>
              <w:ind w:left="567"/>
              <w:rPr>
                <w:kern w:val="0"/>
                <w:sz w:val="24"/>
              </w:rPr>
            </w:pPr>
            <w:r>
              <w:rPr>
                <w:rFonts w:hint="eastAsia"/>
                <w:kern w:val="0"/>
                <w:sz w:val="24"/>
              </w:rPr>
              <w:t>11</w:t>
            </w:r>
          </w:p>
        </w:tc>
        <w:tc>
          <w:tcPr>
            <w:tcW w:w="2211" w:type="dxa"/>
            <w:tcBorders>
              <w:top w:val="single" w:color="000000" w:sz="4" w:space="0"/>
              <w:left w:val="single" w:color="000000" w:sz="4" w:space="0"/>
              <w:bottom w:val="single" w:color="000000" w:sz="4" w:space="0"/>
              <w:right w:val="single" w:color="000000" w:sz="4" w:space="0"/>
            </w:tcBorders>
          </w:tcPr>
          <w:p w14:paraId="5FFAD556">
            <w:pPr>
              <w:kinsoku w:val="0"/>
              <w:autoSpaceDE w:val="0"/>
              <w:autoSpaceDN w:val="0"/>
              <w:adjustRightInd w:val="0"/>
              <w:spacing w:before="2"/>
              <w:ind w:left="261"/>
              <w:rPr>
                <w:kern w:val="0"/>
                <w:sz w:val="24"/>
              </w:rPr>
            </w:pPr>
            <w:r>
              <w:rPr>
                <w:kern w:val="0"/>
                <w:sz w:val="24"/>
              </w:rPr>
              <w:t>Accommodation</w:t>
            </w:r>
          </w:p>
        </w:tc>
      </w:tr>
      <w:tr w14:paraId="599043E4">
        <w:tblPrEx>
          <w:tblCellMar>
            <w:top w:w="0" w:type="dxa"/>
            <w:left w:w="0" w:type="dxa"/>
            <w:bottom w:w="0" w:type="dxa"/>
            <w:right w:w="0" w:type="dxa"/>
          </w:tblCellMar>
        </w:tblPrEx>
        <w:trPr>
          <w:trHeight w:val="286" w:hRule="exact"/>
        </w:trPr>
        <w:tc>
          <w:tcPr>
            <w:tcW w:w="4186" w:type="dxa"/>
            <w:tcBorders>
              <w:top w:val="single" w:color="000000" w:sz="4" w:space="0"/>
              <w:left w:val="single" w:color="000000" w:sz="4" w:space="0"/>
              <w:bottom w:val="single" w:color="000000" w:sz="4" w:space="0"/>
              <w:right w:val="single" w:color="000000" w:sz="4" w:space="0"/>
            </w:tcBorders>
          </w:tcPr>
          <w:p w14:paraId="3D0361D3">
            <w:pPr>
              <w:kinsoku w:val="0"/>
              <w:autoSpaceDE w:val="0"/>
              <w:autoSpaceDN w:val="0"/>
              <w:adjustRightInd w:val="0"/>
              <w:spacing w:before="2"/>
              <w:ind w:left="103"/>
              <w:rPr>
                <w:kern w:val="0"/>
                <w:sz w:val="24"/>
              </w:rPr>
            </w:pPr>
            <w:r>
              <w:rPr>
                <w:kern w:val="0"/>
                <w:sz w:val="24"/>
              </w:rPr>
              <w:t>Alarm lamp</w:t>
            </w:r>
          </w:p>
        </w:tc>
        <w:tc>
          <w:tcPr>
            <w:tcW w:w="1389" w:type="dxa"/>
            <w:tcBorders>
              <w:top w:val="single" w:color="000000" w:sz="4" w:space="0"/>
              <w:left w:val="single" w:color="000000" w:sz="4" w:space="0"/>
              <w:bottom w:val="single" w:color="000000" w:sz="4" w:space="0"/>
              <w:right w:val="single" w:color="000000" w:sz="4" w:space="0"/>
            </w:tcBorders>
          </w:tcPr>
          <w:p w14:paraId="1E84221D">
            <w:pPr>
              <w:kinsoku w:val="0"/>
              <w:autoSpaceDE w:val="0"/>
              <w:autoSpaceDN w:val="0"/>
              <w:adjustRightInd w:val="0"/>
              <w:spacing w:before="2"/>
              <w:ind w:left="629"/>
              <w:rPr>
                <w:kern w:val="0"/>
                <w:sz w:val="24"/>
              </w:rPr>
            </w:pPr>
            <w:r>
              <w:rPr>
                <w:kern w:val="0"/>
                <w:sz w:val="24"/>
              </w:rPr>
              <w:t>*</w:t>
            </w:r>
          </w:p>
        </w:tc>
        <w:tc>
          <w:tcPr>
            <w:tcW w:w="2211" w:type="dxa"/>
            <w:tcBorders>
              <w:top w:val="single" w:color="000000" w:sz="4" w:space="0"/>
              <w:left w:val="single" w:color="000000" w:sz="4" w:space="0"/>
              <w:bottom w:val="single" w:color="000000" w:sz="4" w:space="0"/>
              <w:right w:val="single" w:color="000000" w:sz="4" w:space="0"/>
            </w:tcBorders>
          </w:tcPr>
          <w:p w14:paraId="69A570D1">
            <w:pPr>
              <w:kinsoku w:val="0"/>
              <w:autoSpaceDE w:val="0"/>
              <w:autoSpaceDN w:val="0"/>
              <w:adjustRightInd w:val="0"/>
              <w:spacing w:before="2"/>
              <w:ind w:left="261"/>
              <w:rPr>
                <w:kern w:val="0"/>
                <w:sz w:val="24"/>
              </w:rPr>
            </w:pPr>
            <w:r>
              <w:rPr>
                <w:kern w:val="0"/>
                <w:sz w:val="24"/>
              </w:rPr>
              <w:t>ECC</w:t>
            </w:r>
          </w:p>
        </w:tc>
      </w:tr>
      <w:tr w14:paraId="2ED19EF1">
        <w:tblPrEx>
          <w:tblCellMar>
            <w:top w:w="0" w:type="dxa"/>
            <w:left w:w="0" w:type="dxa"/>
            <w:bottom w:w="0" w:type="dxa"/>
            <w:right w:w="0" w:type="dxa"/>
          </w:tblCellMar>
        </w:tblPrEx>
        <w:trPr>
          <w:trHeight w:val="287" w:hRule="exact"/>
        </w:trPr>
        <w:tc>
          <w:tcPr>
            <w:tcW w:w="4186" w:type="dxa"/>
            <w:tcBorders>
              <w:top w:val="single" w:color="000000" w:sz="4" w:space="0"/>
              <w:left w:val="single" w:color="000000" w:sz="4" w:space="0"/>
              <w:bottom w:val="single" w:color="000000" w:sz="4" w:space="0"/>
              <w:right w:val="single" w:color="000000" w:sz="4" w:space="0"/>
            </w:tcBorders>
          </w:tcPr>
          <w:p w14:paraId="4553F4FE">
            <w:pPr>
              <w:kinsoku w:val="0"/>
              <w:autoSpaceDE w:val="0"/>
              <w:autoSpaceDN w:val="0"/>
              <w:adjustRightInd w:val="0"/>
              <w:spacing w:before="2"/>
              <w:ind w:left="103"/>
              <w:rPr>
                <w:kern w:val="0"/>
                <w:sz w:val="24"/>
              </w:rPr>
            </w:pPr>
            <w:r>
              <w:rPr>
                <w:kern w:val="0"/>
                <w:sz w:val="24"/>
              </w:rPr>
              <w:t>UPS</w:t>
            </w:r>
          </w:p>
        </w:tc>
        <w:tc>
          <w:tcPr>
            <w:tcW w:w="1389" w:type="dxa"/>
            <w:tcBorders>
              <w:top w:val="single" w:color="000000" w:sz="4" w:space="0"/>
              <w:left w:val="single" w:color="000000" w:sz="4" w:space="0"/>
              <w:bottom w:val="single" w:color="000000" w:sz="4" w:space="0"/>
              <w:right w:val="single" w:color="000000" w:sz="4" w:space="0"/>
            </w:tcBorders>
          </w:tcPr>
          <w:p w14:paraId="5784DD2A">
            <w:pPr>
              <w:kinsoku w:val="0"/>
              <w:autoSpaceDE w:val="0"/>
              <w:autoSpaceDN w:val="0"/>
              <w:adjustRightInd w:val="0"/>
              <w:spacing w:before="2"/>
              <w:ind w:left="627"/>
              <w:rPr>
                <w:kern w:val="0"/>
                <w:sz w:val="24"/>
              </w:rPr>
            </w:pPr>
            <w:r>
              <w:rPr>
                <w:kern w:val="0"/>
                <w:sz w:val="24"/>
              </w:rPr>
              <w:t>*</w:t>
            </w:r>
          </w:p>
        </w:tc>
        <w:tc>
          <w:tcPr>
            <w:tcW w:w="2211" w:type="dxa"/>
            <w:tcBorders>
              <w:top w:val="single" w:color="000000" w:sz="4" w:space="0"/>
              <w:left w:val="single" w:color="000000" w:sz="4" w:space="0"/>
              <w:bottom w:val="single" w:color="000000" w:sz="4" w:space="0"/>
              <w:right w:val="single" w:color="000000" w:sz="4" w:space="0"/>
            </w:tcBorders>
          </w:tcPr>
          <w:p w14:paraId="56505D68">
            <w:pPr>
              <w:kinsoku w:val="0"/>
              <w:autoSpaceDE w:val="0"/>
              <w:autoSpaceDN w:val="0"/>
              <w:adjustRightInd w:val="0"/>
              <w:spacing w:before="2"/>
              <w:ind w:left="261"/>
              <w:rPr>
                <w:kern w:val="0"/>
                <w:sz w:val="24"/>
              </w:rPr>
            </w:pPr>
            <w:r>
              <w:rPr>
                <w:kern w:val="0"/>
                <w:sz w:val="24"/>
              </w:rPr>
              <w:t>ECC</w:t>
            </w:r>
          </w:p>
        </w:tc>
      </w:tr>
    </w:tbl>
    <w:p w14:paraId="4CED3789">
      <w:pPr>
        <w:kinsoku w:val="0"/>
        <w:autoSpaceDE w:val="0"/>
        <w:autoSpaceDN w:val="0"/>
        <w:adjustRightInd w:val="0"/>
        <w:spacing w:before="9" w:line="100" w:lineRule="exact"/>
        <w:rPr>
          <w:kern w:val="0"/>
          <w:sz w:val="10"/>
          <w:szCs w:val="10"/>
        </w:rPr>
      </w:pPr>
    </w:p>
    <w:p w14:paraId="0FFAD4D7">
      <w:pPr>
        <w:kinsoku w:val="0"/>
        <w:autoSpaceDE w:val="0"/>
        <w:autoSpaceDN w:val="0"/>
        <w:adjustRightInd w:val="0"/>
        <w:spacing w:line="200" w:lineRule="exact"/>
        <w:rPr>
          <w:kern w:val="0"/>
          <w:sz w:val="20"/>
          <w:szCs w:val="20"/>
        </w:rPr>
      </w:pPr>
    </w:p>
    <w:p w14:paraId="11F1626D">
      <w:pPr>
        <w:kinsoku w:val="0"/>
        <w:autoSpaceDE w:val="0"/>
        <w:autoSpaceDN w:val="0"/>
        <w:adjustRightInd w:val="0"/>
        <w:spacing w:line="240" w:lineRule="exact"/>
        <w:ind w:left="1017"/>
        <w:rPr>
          <w:kern w:val="0"/>
          <w:sz w:val="24"/>
        </w:rPr>
      </w:pPr>
      <w:r>
        <w:rPr>
          <w:kern w:val="0"/>
          <w:sz w:val="24"/>
        </w:rPr>
        <w:t xml:space="preserve">Comments: </w:t>
      </w:r>
      <w:r>
        <w:rPr>
          <w:spacing w:val="-27"/>
          <w:kern w:val="0"/>
          <w:sz w:val="24"/>
        </w:rPr>
        <w:t>A</w:t>
      </w:r>
      <w:r>
        <w:rPr>
          <w:kern w:val="0"/>
          <w:sz w:val="24"/>
        </w:rPr>
        <w:t xml:space="preserve">T with </w:t>
      </w:r>
      <w:r>
        <w:rPr>
          <w:spacing w:val="-2"/>
          <w:kern w:val="0"/>
          <w:sz w:val="24"/>
        </w:rPr>
        <w:t>m</w:t>
      </w:r>
      <w:r>
        <w:rPr>
          <w:kern w:val="0"/>
          <w:sz w:val="24"/>
        </w:rPr>
        <w:t>ark “*”is specified hereinafter.</w:t>
      </w:r>
    </w:p>
    <w:p w14:paraId="42FBC8A6">
      <w:pPr>
        <w:kinsoku w:val="0"/>
        <w:autoSpaceDE w:val="0"/>
        <w:autoSpaceDN w:val="0"/>
        <w:adjustRightInd w:val="0"/>
        <w:spacing w:before="12" w:line="160" w:lineRule="exact"/>
        <w:rPr>
          <w:kern w:val="0"/>
          <w:sz w:val="16"/>
          <w:szCs w:val="16"/>
        </w:rPr>
      </w:pPr>
    </w:p>
    <w:p w14:paraId="34286F68">
      <w:pPr>
        <w:kinsoku w:val="0"/>
        <w:autoSpaceDE w:val="0"/>
        <w:autoSpaceDN w:val="0"/>
        <w:adjustRightInd w:val="0"/>
        <w:spacing w:before="2" w:line="276" w:lineRule="exact"/>
        <w:ind w:left="1017"/>
        <w:rPr>
          <w:kern w:val="0"/>
          <w:sz w:val="24"/>
        </w:rPr>
      </w:pPr>
      <w:r>
        <w:rPr>
          <w:kern w:val="0"/>
          <w:sz w:val="24"/>
        </w:rPr>
        <w:t>The system shall be based on a concept of totally distributed processing which various processes are controlled by input/output modules located near equipment. Ample hardwired I/O and serial I/O shall be provided as per Rule and Maker’</w:t>
      </w:r>
      <w:r>
        <w:rPr>
          <w:rFonts w:hint="eastAsia"/>
          <w:kern w:val="0"/>
          <w:sz w:val="24"/>
        </w:rPr>
        <w:t>s</w:t>
      </w:r>
      <w:r>
        <w:rPr>
          <w:kern w:val="0"/>
          <w:sz w:val="24"/>
        </w:rPr>
        <w:t xml:space="preserve"> standard.</w:t>
      </w:r>
    </w:p>
    <w:p w14:paraId="1C9C38CD">
      <w:pPr>
        <w:kinsoku w:val="0"/>
        <w:autoSpaceDE w:val="0"/>
        <w:autoSpaceDN w:val="0"/>
        <w:adjustRightInd w:val="0"/>
        <w:spacing w:before="2" w:line="276" w:lineRule="exact"/>
        <w:ind w:left="1017"/>
        <w:rPr>
          <w:kern w:val="0"/>
          <w:sz w:val="24"/>
        </w:rPr>
      </w:pPr>
    </w:p>
    <w:p w14:paraId="562EE45D">
      <w:pPr>
        <w:kinsoku w:val="0"/>
        <w:autoSpaceDE w:val="0"/>
        <w:autoSpaceDN w:val="0"/>
        <w:adjustRightInd w:val="0"/>
        <w:spacing w:before="2" w:line="276" w:lineRule="exact"/>
        <w:ind w:left="1017"/>
        <w:rPr>
          <w:kern w:val="0"/>
          <w:sz w:val="24"/>
        </w:rPr>
      </w:pPr>
      <w:r>
        <w:rPr>
          <w:kern w:val="0"/>
          <w:sz w:val="24"/>
        </w:rPr>
        <w:t>The system shall have the following functions:</w:t>
      </w:r>
    </w:p>
    <w:p w14:paraId="7588DE08">
      <w:pPr>
        <w:numPr>
          <w:ilvl w:val="0"/>
          <w:numId w:val="39"/>
        </w:numPr>
        <w:kinsoku w:val="0"/>
        <w:autoSpaceDE w:val="0"/>
        <w:autoSpaceDN w:val="0"/>
        <w:adjustRightInd w:val="0"/>
        <w:spacing w:before="2" w:line="276" w:lineRule="exact"/>
        <w:rPr>
          <w:kern w:val="0"/>
          <w:sz w:val="24"/>
        </w:rPr>
      </w:pPr>
      <w:r>
        <w:rPr>
          <w:kern w:val="0"/>
          <w:sz w:val="24"/>
        </w:rPr>
        <w:t>Data processing function</w:t>
      </w:r>
    </w:p>
    <w:p w14:paraId="36970319">
      <w:pPr>
        <w:numPr>
          <w:ilvl w:val="0"/>
          <w:numId w:val="39"/>
        </w:numPr>
        <w:kinsoku w:val="0"/>
        <w:autoSpaceDE w:val="0"/>
        <w:autoSpaceDN w:val="0"/>
        <w:adjustRightInd w:val="0"/>
        <w:spacing w:before="2" w:line="276" w:lineRule="exact"/>
        <w:rPr>
          <w:kern w:val="0"/>
          <w:sz w:val="24"/>
        </w:rPr>
      </w:pPr>
      <w:r>
        <w:rPr>
          <w:kern w:val="0"/>
          <w:sz w:val="24"/>
        </w:rPr>
        <w:t xml:space="preserve">Data storage function </w:t>
      </w:r>
    </w:p>
    <w:p w14:paraId="4E453022">
      <w:pPr>
        <w:numPr>
          <w:ilvl w:val="0"/>
          <w:numId w:val="39"/>
        </w:numPr>
        <w:kinsoku w:val="0"/>
        <w:autoSpaceDE w:val="0"/>
        <w:autoSpaceDN w:val="0"/>
        <w:adjustRightInd w:val="0"/>
        <w:spacing w:before="2" w:line="276" w:lineRule="exact"/>
        <w:rPr>
          <w:kern w:val="0"/>
          <w:sz w:val="24"/>
        </w:rPr>
      </w:pPr>
      <w:r>
        <w:rPr>
          <w:kern w:val="0"/>
          <w:sz w:val="24"/>
        </w:rPr>
        <w:t xml:space="preserve">Data indicating function </w:t>
      </w:r>
    </w:p>
    <w:p w14:paraId="2E1EEBFC">
      <w:pPr>
        <w:numPr>
          <w:ilvl w:val="0"/>
          <w:numId w:val="39"/>
        </w:numPr>
        <w:kinsoku w:val="0"/>
        <w:autoSpaceDE w:val="0"/>
        <w:autoSpaceDN w:val="0"/>
        <w:adjustRightInd w:val="0"/>
        <w:spacing w:before="2" w:line="276" w:lineRule="exact"/>
        <w:rPr>
          <w:kern w:val="0"/>
          <w:sz w:val="24"/>
        </w:rPr>
      </w:pPr>
      <w:r>
        <w:rPr>
          <w:kern w:val="0"/>
          <w:sz w:val="24"/>
        </w:rPr>
        <w:t>Alarm function</w:t>
      </w:r>
    </w:p>
    <w:p w14:paraId="34F23DC3">
      <w:pPr>
        <w:numPr>
          <w:ilvl w:val="0"/>
          <w:numId w:val="39"/>
        </w:numPr>
        <w:kinsoku w:val="0"/>
        <w:autoSpaceDE w:val="0"/>
        <w:autoSpaceDN w:val="0"/>
        <w:adjustRightInd w:val="0"/>
        <w:spacing w:line="270" w:lineRule="exact"/>
        <w:rPr>
          <w:kern w:val="0"/>
          <w:sz w:val="24"/>
        </w:rPr>
      </w:pPr>
      <w:r>
        <w:rPr>
          <w:kern w:val="0"/>
          <w:sz w:val="24"/>
        </w:rPr>
        <w:t>Data logging function</w:t>
      </w:r>
    </w:p>
    <w:p w14:paraId="59DB41E6">
      <w:pPr>
        <w:numPr>
          <w:ilvl w:val="0"/>
          <w:numId w:val="39"/>
        </w:numPr>
        <w:kinsoku w:val="0"/>
        <w:autoSpaceDE w:val="0"/>
        <w:autoSpaceDN w:val="0"/>
        <w:adjustRightInd w:val="0"/>
        <w:rPr>
          <w:kern w:val="0"/>
          <w:sz w:val="24"/>
        </w:rPr>
      </w:pPr>
      <w:r>
        <w:rPr>
          <w:kern w:val="0"/>
          <w:sz w:val="24"/>
        </w:rPr>
        <w:t>Alarm logging function</w:t>
      </w:r>
    </w:p>
    <w:p w14:paraId="74AAA0AE">
      <w:pPr>
        <w:numPr>
          <w:ilvl w:val="0"/>
          <w:numId w:val="39"/>
        </w:numPr>
        <w:kinsoku w:val="0"/>
        <w:autoSpaceDE w:val="0"/>
        <w:autoSpaceDN w:val="0"/>
        <w:adjustRightInd w:val="0"/>
        <w:spacing w:line="270" w:lineRule="exact"/>
        <w:rPr>
          <w:kern w:val="0"/>
          <w:sz w:val="24"/>
        </w:rPr>
      </w:pPr>
      <w:r>
        <w:rPr>
          <w:kern w:val="0"/>
          <w:sz w:val="24"/>
        </w:rPr>
        <w:t>Extension alarm function</w:t>
      </w:r>
    </w:p>
    <w:p w14:paraId="5AB92F69">
      <w:pPr>
        <w:kinsoku w:val="0"/>
        <w:autoSpaceDE w:val="0"/>
        <w:autoSpaceDN w:val="0"/>
        <w:adjustRightInd w:val="0"/>
        <w:spacing w:line="270" w:lineRule="exact"/>
        <w:ind w:left="1437"/>
        <w:rPr>
          <w:kern w:val="0"/>
          <w:sz w:val="24"/>
        </w:rPr>
      </w:pPr>
    </w:p>
    <w:p w14:paraId="154FC4DF">
      <w:pPr>
        <w:kinsoku w:val="0"/>
        <w:autoSpaceDE w:val="0"/>
        <w:autoSpaceDN w:val="0"/>
        <w:adjustRightInd w:val="0"/>
        <w:spacing w:before="16" w:line="260" w:lineRule="exact"/>
        <w:rPr>
          <w:kern w:val="0"/>
          <w:sz w:val="26"/>
          <w:szCs w:val="26"/>
        </w:rPr>
      </w:pPr>
    </w:p>
    <w:p w14:paraId="5337F0CE">
      <w:pPr>
        <w:tabs>
          <w:tab w:val="left" w:pos="1540"/>
        </w:tabs>
        <w:kinsoku w:val="0"/>
        <w:autoSpaceDE w:val="0"/>
        <w:autoSpaceDN w:val="0"/>
        <w:adjustRightInd w:val="0"/>
        <w:spacing w:line="239" w:lineRule="auto"/>
        <w:ind w:left="1558" w:hanging="539"/>
        <w:rPr>
          <w:kern w:val="0"/>
          <w:sz w:val="24"/>
        </w:rPr>
      </w:pPr>
      <w:r>
        <w:rPr>
          <w:kern w:val="0"/>
          <w:sz w:val="24"/>
        </w:rPr>
        <w:t>1.</w:t>
      </w:r>
      <w:r>
        <w:rPr>
          <w:kern w:val="0"/>
          <w:sz w:val="24"/>
        </w:rPr>
        <w:tab/>
      </w:r>
      <w:r>
        <w:rPr>
          <w:kern w:val="0"/>
          <w:sz w:val="24"/>
        </w:rPr>
        <w:t xml:space="preserve">Main parts of Engine’s alarm </w:t>
      </w:r>
      <w:r>
        <w:rPr>
          <w:rFonts w:hint="eastAsia"/>
          <w:kern w:val="0"/>
          <w:sz w:val="24"/>
        </w:rPr>
        <w:t xml:space="preserve">and </w:t>
      </w:r>
      <w:r>
        <w:rPr>
          <w:kern w:val="0"/>
          <w:sz w:val="24"/>
        </w:rPr>
        <w:t>monitoring system (AMS) shall have redundant functionality, the system shall be based on computer with alarm, and monitoring signals connected to I/O units arranged in the engine room and in the control room or other spaces.</w:t>
      </w:r>
    </w:p>
    <w:p w14:paraId="55C80519">
      <w:pPr>
        <w:kinsoku w:val="0"/>
        <w:autoSpaceDE w:val="0"/>
        <w:autoSpaceDN w:val="0"/>
        <w:adjustRightInd w:val="0"/>
        <w:spacing w:before="15" w:line="260" w:lineRule="exact"/>
        <w:rPr>
          <w:kern w:val="0"/>
          <w:sz w:val="26"/>
          <w:szCs w:val="26"/>
        </w:rPr>
      </w:pPr>
    </w:p>
    <w:p w14:paraId="5B9392D6">
      <w:pPr>
        <w:tabs>
          <w:tab w:val="left" w:pos="1540"/>
        </w:tabs>
        <w:kinsoku w:val="0"/>
        <w:autoSpaceDE w:val="0"/>
        <w:autoSpaceDN w:val="0"/>
        <w:adjustRightInd w:val="0"/>
        <w:ind w:left="1558" w:hanging="539"/>
        <w:rPr>
          <w:kern w:val="0"/>
          <w:sz w:val="24"/>
        </w:rPr>
      </w:pPr>
      <w:r>
        <w:rPr>
          <w:kern w:val="0"/>
          <w:sz w:val="24"/>
        </w:rPr>
        <w:t>2.</w:t>
      </w:r>
      <w:r>
        <w:rPr>
          <w:kern w:val="0"/>
          <w:sz w:val="24"/>
        </w:rPr>
        <w:tab/>
      </w:r>
      <w:r>
        <w:rPr>
          <w:kern w:val="0"/>
          <w:sz w:val="24"/>
        </w:rPr>
        <w:t xml:space="preserve">All input channels shall be made in “self-check-off” principle </w:t>
      </w:r>
    </w:p>
    <w:p w14:paraId="5249EB2A">
      <w:pPr>
        <w:tabs>
          <w:tab w:val="left" w:pos="1540"/>
        </w:tabs>
        <w:kinsoku w:val="0"/>
        <w:autoSpaceDE w:val="0"/>
        <w:autoSpaceDN w:val="0"/>
        <w:adjustRightInd w:val="0"/>
        <w:ind w:left="1558" w:hanging="539"/>
      </w:pPr>
    </w:p>
    <w:p w14:paraId="76FD986B">
      <w:pPr>
        <w:kinsoku w:val="0"/>
        <w:autoSpaceDE w:val="0"/>
        <w:autoSpaceDN w:val="0"/>
        <w:adjustRightInd w:val="0"/>
        <w:spacing w:before="1" w:line="280" w:lineRule="exact"/>
        <w:rPr>
          <w:kern w:val="0"/>
          <w:sz w:val="28"/>
          <w:szCs w:val="28"/>
        </w:rPr>
      </w:pPr>
    </w:p>
    <w:p w14:paraId="5122FCDD">
      <w:pPr>
        <w:tabs>
          <w:tab w:val="left" w:pos="1540"/>
        </w:tabs>
        <w:kinsoku w:val="0"/>
        <w:autoSpaceDE w:val="0"/>
        <w:autoSpaceDN w:val="0"/>
        <w:adjustRightInd w:val="0"/>
        <w:spacing w:line="274" w:lineRule="exact"/>
        <w:ind w:left="1558" w:hanging="539"/>
        <w:rPr>
          <w:kern w:val="0"/>
          <w:sz w:val="24"/>
        </w:rPr>
      </w:pPr>
      <w:r>
        <w:rPr>
          <w:kern w:val="0"/>
          <w:sz w:val="24"/>
        </w:rPr>
        <w:t>3.</w:t>
      </w:r>
      <w:r>
        <w:rPr>
          <w:kern w:val="0"/>
          <w:sz w:val="24"/>
        </w:rPr>
        <w:tab/>
      </w:r>
      <w:r>
        <w:rPr>
          <w:kern w:val="0"/>
          <w:sz w:val="24"/>
        </w:rPr>
        <w:t>The particular measured analogue data shall be continuously indicated on individual analogue indicator.</w:t>
      </w:r>
    </w:p>
    <w:p w14:paraId="5F9FC53E">
      <w:pPr>
        <w:kinsoku w:val="0"/>
        <w:autoSpaceDE w:val="0"/>
        <w:autoSpaceDN w:val="0"/>
        <w:adjustRightInd w:val="0"/>
        <w:spacing w:before="13" w:line="260" w:lineRule="exact"/>
        <w:rPr>
          <w:kern w:val="0"/>
          <w:sz w:val="26"/>
          <w:szCs w:val="26"/>
        </w:rPr>
      </w:pPr>
    </w:p>
    <w:p w14:paraId="2C50F306">
      <w:pPr>
        <w:tabs>
          <w:tab w:val="left" w:pos="1540"/>
        </w:tabs>
        <w:kinsoku w:val="0"/>
        <w:autoSpaceDE w:val="0"/>
        <w:autoSpaceDN w:val="0"/>
        <w:adjustRightInd w:val="0"/>
        <w:ind w:left="1558" w:hanging="539"/>
        <w:rPr>
          <w:kern w:val="0"/>
          <w:sz w:val="24"/>
        </w:rPr>
      </w:pPr>
      <w:r>
        <w:rPr>
          <w:kern w:val="0"/>
          <w:sz w:val="24"/>
        </w:rPr>
        <w:t>4.</w:t>
      </w:r>
      <w:r>
        <w:rPr>
          <w:kern w:val="0"/>
          <w:sz w:val="24"/>
        </w:rPr>
        <w:tab/>
      </w:r>
      <w:r>
        <w:rPr>
          <w:kern w:val="0"/>
          <w:sz w:val="24"/>
        </w:rPr>
        <w:t>Alarm shall be initiated when measured analogue data exceeds corresponding alarm preset analogue value as well as deviations from the mean value for the main engine exhaust gas.</w:t>
      </w:r>
    </w:p>
    <w:p w14:paraId="155AC528">
      <w:pPr>
        <w:kinsoku w:val="0"/>
        <w:autoSpaceDE w:val="0"/>
        <w:autoSpaceDN w:val="0"/>
        <w:adjustRightInd w:val="0"/>
        <w:spacing w:before="15" w:line="260" w:lineRule="exact"/>
        <w:rPr>
          <w:kern w:val="0"/>
          <w:sz w:val="26"/>
          <w:szCs w:val="26"/>
        </w:rPr>
      </w:pPr>
    </w:p>
    <w:p w14:paraId="32E5F209">
      <w:pPr>
        <w:tabs>
          <w:tab w:val="left" w:pos="1540"/>
        </w:tabs>
        <w:kinsoku w:val="0"/>
        <w:autoSpaceDE w:val="0"/>
        <w:autoSpaceDN w:val="0"/>
        <w:adjustRightInd w:val="0"/>
        <w:ind w:left="1558" w:hanging="539"/>
        <w:rPr>
          <w:kern w:val="0"/>
          <w:sz w:val="24"/>
        </w:rPr>
      </w:pPr>
      <w:r>
        <w:rPr>
          <w:kern w:val="0"/>
          <w:sz w:val="24"/>
        </w:rPr>
        <w:t>5.</w:t>
      </w:r>
      <w:r>
        <w:rPr>
          <w:kern w:val="0"/>
          <w:sz w:val="24"/>
        </w:rPr>
        <w:tab/>
      </w:r>
      <w:r>
        <w:rPr>
          <w:kern w:val="0"/>
          <w:sz w:val="24"/>
        </w:rPr>
        <w:t>Common sound alarm in ECR with fl</w:t>
      </w:r>
      <w:r>
        <w:rPr>
          <w:rFonts w:hint="eastAsia"/>
          <w:kern w:val="0"/>
          <w:sz w:val="24"/>
        </w:rPr>
        <w:t>a</w:t>
      </w:r>
      <w:r>
        <w:rPr>
          <w:kern w:val="0"/>
          <w:sz w:val="24"/>
        </w:rPr>
        <w:t>shing light or indication in each particular channel shall signalize the alarm conditions. After acceptance the failure condition, the fl</w:t>
      </w:r>
      <w:r>
        <w:rPr>
          <w:rFonts w:hint="eastAsia"/>
          <w:kern w:val="0"/>
          <w:sz w:val="24"/>
        </w:rPr>
        <w:t>a</w:t>
      </w:r>
      <w:r>
        <w:rPr>
          <w:kern w:val="0"/>
          <w:sz w:val="24"/>
        </w:rPr>
        <w:t>shing light or indication signal shall be turned to steady one and sound signal shall be silenced.</w:t>
      </w:r>
    </w:p>
    <w:p w14:paraId="5AA5B9B2">
      <w:pPr>
        <w:kinsoku w:val="0"/>
        <w:autoSpaceDE w:val="0"/>
        <w:autoSpaceDN w:val="0"/>
        <w:adjustRightInd w:val="0"/>
        <w:spacing w:before="15" w:line="260" w:lineRule="exact"/>
        <w:rPr>
          <w:kern w:val="0"/>
          <w:sz w:val="26"/>
          <w:szCs w:val="26"/>
        </w:rPr>
      </w:pPr>
    </w:p>
    <w:p w14:paraId="69D0DCF8">
      <w:pPr>
        <w:kinsoku w:val="0"/>
        <w:autoSpaceDE w:val="0"/>
        <w:autoSpaceDN w:val="0"/>
        <w:adjustRightInd w:val="0"/>
        <w:ind w:left="1558"/>
        <w:rPr>
          <w:kern w:val="0"/>
          <w:sz w:val="24"/>
        </w:rPr>
      </w:pPr>
      <w:r>
        <w:rPr>
          <w:kern w:val="0"/>
          <w:sz w:val="24"/>
        </w:rPr>
        <w:t>The steady light shall be automatically cancelled after normal condition has been restored and the alarm signal has been acknowledged.</w:t>
      </w:r>
    </w:p>
    <w:p w14:paraId="2E021ACE">
      <w:pPr>
        <w:kinsoku w:val="0"/>
        <w:autoSpaceDE w:val="0"/>
        <w:autoSpaceDN w:val="0"/>
        <w:adjustRightInd w:val="0"/>
        <w:spacing w:before="16" w:line="260" w:lineRule="exact"/>
        <w:rPr>
          <w:kern w:val="0"/>
          <w:sz w:val="26"/>
          <w:szCs w:val="26"/>
        </w:rPr>
      </w:pPr>
    </w:p>
    <w:p w14:paraId="7A36DD4B">
      <w:pPr>
        <w:kinsoku w:val="0"/>
        <w:autoSpaceDE w:val="0"/>
        <w:autoSpaceDN w:val="0"/>
        <w:adjustRightInd w:val="0"/>
        <w:ind w:left="1558"/>
        <w:rPr>
          <w:kern w:val="0"/>
          <w:sz w:val="24"/>
        </w:rPr>
      </w:pPr>
      <w:r>
        <w:rPr>
          <w:kern w:val="0"/>
          <w:sz w:val="24"/>
        </w:rPr>
        <w:t>When the arrangement is stopped intentionally, the respective alarm circuits shall be switched off automatically.</w:t>
      </w:r>
    </w:p>
    <w:p w14:paraId="0A5DC5C7">
      <w:pPr>
        <w:kinsoku w:val="0"/>
        <w:autoSpaceDE w:val="0"/>
        <w:autoSpaceDN w:val="0"/>
        <w:adjustRightInd w:val="0"/>
        <w:spacing w:before="15" w:line="260" w:lineRule="exact"/>
        <w:rPr>
          <w:kern w:val="0"/>
          <w:sz w:val="26"/>
          <w:szCs w:val="26"/>
        </w:rPr>
      </w:pPr>
    </w:p>
    <w:p w14:paraId="2BEBB452">
      <w:pPr>
        <w:tabs>
          <w:tab w:val="left" w:pos="1540"/>
        </w:tabs>
        <w:kinsoku w:val="0"/>
        <w:autoSpaceDE w:val="0"/>
        <w:autoSpaceDN w:val="0"/>
        <w:adjustRightInd w:val="0"/>
        <w:ind w:left="1558" w:leftChars="485" w:hanging="540" w:hangingChars="225"/>
        <w:rPr>
          <w:kern w:val="0"/>
          <w:sz w:val="24"/>
        </w:rPr>
      </w:pPr>
      <w:r>
        <w:rPr>
          <w:kern w:val="0"/>
          <w:sz w:val="24"/>
        </w:rPr>
        <w:t>6.</w:t>
      </w:r>
      <w:r>
        <w:rPr>
          <w:kern w:val="0"/>
          <w:sz w:val="24"/>
        </w:rPr>
        <w:tab/>
      </w:r>
      <w:r>
        <w:rPr>
          <w:kern w:val="0"/>
          <w:sz w:val="24"/>
        </w:rPr>
        <w:t>Each alarm condition shall be transmitted to the E/R alarm column system in ECR</w:t>
      </w:r>
      <w:r>
        <w:rPr>
          <w:rFonts w:hint="eastAsia"/>
          <w:kern w:val="0"/>
          <w:sz w:val="24"/>
        </w:rPr>
        <w:t xml:space="preserve"> </w:t>
      </w:r>
      <w:r>
        <w:rPr>
          <w:kern w:val="0"/>
          <w:sz w:val="24"/>
        </w:rPr>
        <w:t>and engine room as well as to extension alarm system panels.</w:t>
      </w:r>
    </w:p>
    <w:p w14:paraId="518BA0A3">
      <w:pPr>
        <w:kinsoku w:val="0"/>
        <w:autoSpaceDE w:val="0"/>
        <w:autoSpaceDN w:val="0"/>
        <w:adjustRightInd w:val="0"/>
        <w:spacing w:line="200" w:lineRule="exact"/>
        <w:rPr>
          <w:kern w:val="0"/>
          <w:sz w:val="20"/>
          <w:szCs w:val="20"/>
        </w:rPr>
      </w:pPr>
    </w:p>
    <w:p w14:paraId="183DF48F">
      <w:pPr>
        <w:tabs>
          <w:tab w:val="left" w:pos="1540"/>
        </w:tabs>
        <w:kinsoku w:val="0"/>
        <w:autoSpaceDE w:val="0"/>
        <w:autoSpaceDN w:val="0"/>
        <w:adjustRightInd w:val="0"/>
        <w:ind w:left="1020"/>
        <w:rPr>
          <w:kern w:val="0"/>
          <w:sz w:val="24"/>
        </w:rPr>
      </w:pPr>
      <w:r>
        <w:rPr>
          <w:kern w:val="0"/>
          <w:sz w:val="24"/>
        </w:rPr>
        <w:t>7.</w:t>
      </w:r>
      <w:r>
        <w:rPr>
          <w:kern w:val="0"/>
          <w:sz w:val="24"/>
        </w:rPr>
        <w:tab/>
      </w:r>
      <w:r>
        <w:rPr>
          <w:kern w:val="0"/>
          <w:sz w:val="24"/>
        </w:rPr>
        <w:t>The failure alarms shall be divided at least in the following groups:</w:t>
      </w:r>
    </w:p>
    <w:p w14:paraId="75151B6B">
      <w:pPr>
        <w:kinsoku w:val="0"/>
        <w:autoSpaceDE w:val="0"/>
        <w:autoSpaceDN w:val="0"/>
        <w:adjustRightInd w:val="0"/>
        <w:ind w:left="1918" w:hanging="360"/>
        <w:rPr>
          <w:kern w:val="0"/>
          <w:sz w:val="24"/>
        </w:rPr>
      </w:pPr>
      <w:r>
        <w:rPr>
          <w:kern w:val="0"/>
          <w:sz w:val="24"/>
        </w:rPr>
        <w:t>a.</w:t>
      </w:r>
      <w:r>
        <w:rPr>
          <w:kern w:val="0"/>
          <w:sz w:val="24"/>
        </w:rPr>
        <w:tab/>
      </w:r>
      <w:r>
        <w:rPr>
          <w:kern w:val="0"/>
          <w:sz w:val="24"/>
        </w:rPr>
        <w:t>“Trip” group: alarms signaling faults, which require the propulsion system</w:t>
      </w:r>
      <w:r>
        <w:rPr>
          <w:rFonts w:hint="eastAsia"/>
          <w:kern w:val="0"/>
          <w:sz w:val="24"/>
        </w:rPr>
        <w:t>,</w:t>
      </w:r>
      <w:r>
        <w:rPr>
          <w:kern w:val="0"/>
          <w:sz w:val="24"/>
        </w:rPr>
        <w:t xml:space="preserve"> shall be shut down immediately.</w:t>
      </w:r>
    </w:p>
    <w:p w14:paraId="4E9C9AB7">
      <w:pPr>
        <w:kinsoku w:val="0"/>
        <w:autoSpaceDE w:val="0"/>
        <w:autoSpaceDN w:val="0"/>
        <w:adjustRightInd w:val="0"/>
        <w:spacing w:before="15" w:line="260" w:lineRule="exact"/>
        <w:rPr>
          <w:kern w:val="0"/>
          <w:sz w:val="26"/>
          <w:szCs w:val="26"/>
        </w:rPr>
      </w:pPr>
    </w:p>
    <w:p w14:paraId="4B4BEACF">
      <w:pPr>
        <w:kinsoku w:val="0"/>
        <w:autoSpaceDE w:val="0"/>
        <w:autoSpaceDN w:val="0"/>
        <w:adjustRightInd w:val="0"/>
        <w:ind w:left="1918" w:hanging="360"/>
        <w:rPr>
          <w:kern w:val="0"/>
          <w:sz w:val="24"/>
        </w:rPr>
      </w:pPr>
      <w:r>
        <w:rPr>
          <w:kern w:val="0"/>
          <w:sz w:val="24"/>
        </w:rPr>
        <w:t>b.</w:t>
      </w:r>
      <w:r>
        <w:rPr>
          <w:kern w:val="0"/>
          <w:sz w:val="24"/>
        </w:rPr>
        <w:tab/>
      </w:r>
      <w:r>
        <w:rPr>
          <w:kern w:val="0"/>
          <w:sz w:val="24"/>
        </w:rPr>
        <w:t>“Reduce” group: alarms signaling faults, which require a power reduction in the propulsion system.</w:t>
      </w:r>
    </w:p>
    <w:p w14:paraId="3D24DB5A">
      <w:pPr>
        <w:kinsoku w:val="0"/>
        <w:autoSpaceDE w:val="0"/>
        <w:autoSpaceDN w:val="0"/>
        <w:adjustRightInd w:val="0"/>
        <w:spacing w:before="20" w:line="160" w:lineRule="exact"/>
        <w:rPr>
          <w:kern w:val="0"/>
          <w:sz w:val="16"/>
          <w:szCs w:val="16"/>
        </w:rPr>
      </w:pPr>
    </w:p>
    <w:p w14:paraId="59C9A33F">
      <w:pPr>
        <w:kinsoku w:val="0"/>
        <w:autoSpaceDE w:val="0"/>
        <w:autoSpaceDN w:val="0"/>
        <w:adjustRightInd w:val="0"/>
        <w:ind w:left="1918" w:hanging="360"/>
        <w:rPr>
          <w:kern w:val="0"/>
          <w:sz w:val="24"/>
        </w:rPr>
      </w:pPr>
      <w:r>
        <w:rPr>
          <w:kern w:val="0"/>
          <w:sz w:val="24"/>
        </w:rPr>
        <w:t>c.</w:t>
      </w:r>
      <w:r>
        <w:rPr>
          <w:kern w:val="0"/>
          <w:sz w:val="24"/>
        </w:rPr>
        <w:tab/>
      </w:r>
      <w:r>
        <w:rPr>
          <w:kern w:val="0"/>
          <w:sz w:val="24"/>
        </w:rPr>
        <w:t>“Common” group: alarms signaling faults which do not require actions as described in a or b.</w:t>
      </w:r>
    </w:p>
    <w:p w14:paraId="46B752BD">
      <w:pPr>
        <w:kinsoku w:val="0"/>
        <w:autoSpaceDE w:val="0"/>
        <w:autoSpaceDN w:val="0"/>
        <w:adjustRightInd w:val="0"/>
        <w:ind w:left="1918" w:hanging="360"/>
        <w:rPr>
          <w:kern w:val="0"/>
          <w:sz w:val="24"/>
        </w:rPr>
      </w:pPr>
    </w:p>
    <w:p w14:paraId="1AA9CEBF">
      <w:pPr>
        <w:kinsoku w:val="0"/>
        <w:autoSpaceDE w:val="0"/>
        <w:autoSpaceDN w:val="0"/>
        <w:adjustRightInd w:val="0"/>
        <w:ind w:left="1918" w:hanging="360"/>
        <w:rPr>
          <w:kern w:val="0"/>
          <w:sz w:val="24"/>
        </w:rPr>
      </w:pPr>
      <w:r>
        <w:rPr>
          <w:kern w:val="0"/>
          <w:sz w:val="24"/>
        </w:rPr>
        <w:t xml:space="preserve">d. </w:t>
      </w:r>
      <w:r>
        <w:rPr>
          <w:rFonts w:hint="eastAsia"/>
          <w:kern w:val="0"/>
          <w:sz w:val="24"/>
        </w:rPr>
        <w:t xml:space="preserve"> </w:t>
      </w:r>
      <w:r>
        <w:rPr>
          <w:kern w:val="0"/>
          <w:sz w:val="24"/>
        </w:rPr>
        <w:t>Individual alarm: The alarm shall be individual transmitted to extension alarm system, including the engine room fire, bilge level high, system power source fault etc.</w:t>
      </w:r>
    </w:p>
    <w:p w14:paraId="3CFA59D3">
      <w:pPr>
        <w:kinsoku w:val="0"/>
        <w:autoSpaceDE w:val="0"/>
        <w:autoSpaceDN w:val="0"/>
        <w:adjustRightInd w:val="0"/>
        <w:spacing w:before="15" w:line="260" w:lineRule="exact"/>
        <w:rPr>
          <w:kern w:val="0"/>
          <w:sz w:val="26"/>
          <w:szCs w:val="26"/>
        </w:rPr>
      </w:pPr>
    </w:p>
    <w:p w14:paraId="344CC9AD">
      <w:pPr>
        <w:tabs>
          <w:tab w:val="left" w:pos="1540"/>
        </w:tabs>
        <w:kinsoku w:val="0"/>
        <w:autoSpaceDE w:val="0"/>
        <w:autoSpaceDN w:val="0"/>
        <w:adjustRightInd w:val="0"/>
        <w:ind w:left="1020"/>
        <w:rPr>
          <w:kern w:val="0"/>
          <w:sz w:val="24"/>
        </w:rPr>
      </w:pPr>
      <w:r>
        <w:rPr>
          <w:kern w:val="0"/>
          <w:sz w:val="24"/>
        </w:rPr>
        <w:t>8.</w:t>
      </w:r>
      <w:r>
        <w:rPr>
          <w:kern w:val="0"/>
          <w:sz w:val="24"/>
        </w:rPr>
        <w:tab/>
      </w:r>
      <w:r>
        <w:rPr>
          <w:kern w:val="0"/>
          <w:sz w:val="24"/>
        </w:rPr>
        <w:t>Extension alarm system panels with sound and light signals, installed in</w:t>
      </w:r>
    </w:p>
    <w:p w14:paraId="7B71B6FA">
      <w:pPr>
        <w:tabs>
          <w:tab w:val="left" w:pos="1900"/>
        </w:tabs>
        <w:kinsoku w:val="0"/>
        <w:autoSpaceDE w:val="0"/>
        <w:autoSpaceDN w:val="0"/>
        <w:adjustRightInd w:val="0"/>
        <w:ind w:left="1560"/>
        <w:rPr>
          <w:kern w:val="0"/>
          <w:sz w:val="24"/>
        </w:rPr>
      </w:pPr>
      <w:r>
        <w:rPr>
          <w:kern w:val="0"/>
          <w:sz w:val="24"/>
        </w:rPr>
        <w:t>-</w:t>
      </w:r>
      <w:r>
        <w:rPr>
          <w:kern w:val="0"/>
          <w:sz w:val="24"/>
        </w:rPr>
        <w:tab/>
      </w:r>
      <w:r>
        <w:rPr>
          <w:kern w:val="0"/>
          <w:sz w:val="24"/>
        </w:rPr>
        <w:t>Wheelhouse</w:t>
      </w:r>
    </w:p>
    <w:p w14:paraId="4522901D">
      <w:pPr>
        <w:tabs>
          <w:tab w:val="left" w:pos="1900"/>
        </w:tabs>
        <w:kinsoku w:val="0"/>
        <w:autoSpaceDE w:val="0"/>
        <w:autoSpaceDN w:val="0"/>
        <w:adjustRightInd w:val="0"/>
        <w:ind w:left="1560"/>
        <w:rPr>
          <w:kern w:val="0"/>
          <w:sz w:val="24"/>
        </w:rPr>
      </w:pPr>
      <w:r>
        <w:rPr>
          <w:kern w:val="0"/>
          <w:sz w:val="24"/>
        </w:rPr>
        <w:t>-</w:t>
      </w:r>
      <w:r>
        <w:rPr>
          <w:kern w:val="0"/>
          <w:sz w:val="24"/>
        </w:rPr>
        <w:tab/>
      </w:r>
      <w:r>
        <w:rPr>
          <w:kern w:val="0"/>
          <w:sz w:val="24"/>
        </w:rPr>
        <w:t>Chief engineer's day</w:t>
      </w:r>
      <w:r>
        <w:rPr>
          <w:rFonts w:hint="eastAsia"/>
          <w:kern w:val="0"/>
          <w:sz w:val="24"/>
        </w:rPr>
        <w:t xml:space="preserve"> </w:t>
      </w:r>
      <w:r>
        <w:rPr>
          <w:kern w:val="0"/>
          <w:sz w:val="24"/>
        </w:rPr>
        <w:t>room (with additional buzzer in bed room)</w:t>
      </w:r>
    </w:p>
    <w:p w14:paraId="4E37F68B">
      <w:pPr>
        <w:tabs>
          <w:tab w:val="left" w:pos="1900"/>
        </w:tabs>
        <w:kinsoku w:val="0"/>
        <w:autoSpaceDE w:val="0"/>
        <w:autoSpaceDN w:val="0"/>
        <w:adjustRightInd w:val="0"/>
        <w:spacing w:line="280" w:lineRule="exact"/>
        <w:ind w:left="1560"/>
        <w:rPr>
          <w:kern w:val="0"/>
          <w:sz w:val="24"/>
        </w:rPr>
      </w:pPr>
      <w:r>
        <w:rPr>
          <w:kern w:val="0"/>
          <w:sz w:val="24"/>
        </w:rPr>
        <w:t>-</w:t>
      </w:r>
      <w:r>
        <w:rPr>
          <w:kern w:val="0"/>
          <w:sz w:val="24"/>
        </w:rPr>
        <w:tab/>
      </w:r>
      <w:r>
        <w:rPr>
          <w:rFonts w:hint="eastAsia"/>
          <w:kern w:val="0"/>
          <w:sz w:val="24"/>
        </w:rPr>
        <w:t>2</w:t>
      </w:r>
      <w:r>
        <w:rPr>
          <w:rFonts w:hint="eastAsia"/>
          <w:kern w:val="0"/>
          <w:sz w:val="24"/>
          <w:vertAlign w:val="superscript"/>
        </w:rPr>
        <w:t>nd</w:t>
      </w:r>
      <w:r>
        <w:rPr>
          <w:kern w:val="0"/>
          <w:sz w:val="24"/>
        </w:rPr>
        <w:t>,</w:t>
      </w:r>
      <w:r>
        <w:rPr>
          <w:rFonts w:hint="eastAsia"/>
          <w:kern w:val="0"/>
          <w:sz w:val="24"/>
        </w:rPr>
        <w:t xml:space="preserve"> 3</w:t>
      </w:r>
      <w:r>
        <w:rPr>
          <w:rFonts w:hint="eastAsia"/>
          <w:kern w:val="0"/>
          <w:sz w:val="24"/>
          <w:vertAlign w:val="superscript"/>
        </w:rPr>
        <w:t>rd</w:t>
      </w:r>
      <w:r>
        <w:rPr>
          <w:rFonts w:hint="eastAsia"/>
          <w:kern w:val="0"/>
          <w:sz w:val="24"/>
        </w:rPr>
        <w:t>, 4</w:t>
      </w:r>
      <w:r>
        <w:rPr>
          <w:rFonts w:hint="eastAsia"/>
          <w:kern w:val="0"/>
          <w:sz w:val="24"/>
          <w:vertAlign w:val="superscript"/>
        </w:rPr>
        <w:t>th</w:t>
      </w:r>
      <w:r>
        <w:rPr>
          <w:rFonts w:hint="eastAsia"/>
          <w:kern w:val="0"/>
          <w:sz w:val="24"/>
        </w:rPr>
        <w:t xml:space="preserve"> </w:t>
      </w:r>
      <w:r>
        <w:rPr>
          <w:kern w:val="0"/>
          <w:sz w:val="24"/>
        </w:rPr>
        <w:t>Engineer’</w:t>
      </w:r>
      <w:r>
        <w:rPr>
          <w:rFonts w:hint="eastAsia"/>
          <w:kern w:val="0"/>
          <w:sz w:val="24"/>
        </w:rPr>
        <w:t>s cabin</w:t>
      </w:r>
    </w:p>
    <w:p w14:paraId="3746D31C">
      <w:pPr>
        <w:tabs>
          <w:tab w:val="left" w:pos="1900"/>
        </w:tabs>
        <w:kinsoku w:val="0"/>
        <w:autoSpaceDE w:val="0"/>
        <w:autoSpaceDN w:val="0"/>
        <w:adjustRightInd w:val="0"/>
        <w:spacing w:line="280" w:lineRule="exact"/>
        <w:ind w:left="1560"/>
        <w:rPr>
          <w:kern w:val="0"/>
          <w:sz w:val="24"/>
        </w:rPr>
      </w:pPr>
      <w:r>
        <w:rPr>
          <w:kern w:val="0"/>
          <w:sz w:val="24"/>
        </w:rPr>
        <w:t>-</w:t>
      </w:r>
      <w:r>
        <w:rPr>
          <w:kern w:val="0"/>
          <w:sz w:val="24"/>
        </w:rPr>
        <w:tab/>
      </w:r>
      <w:r>
        <w:rPr>
          <w:rFonts w:hint="eastAsia"/>
          <w:kern w:val="0"/>
          <w:sz w:val="24"/>
        </w:rPr>
        <w:t>Engineer</w:t>
      </w:r>
      <w:r>
        <w:rPr>
          <w:kern w:val="0"/>
          <w:sz w:val="24"/>
        </w:rPr>
        <w:t>’</w:t>
      </w:r>
      <w:r>
        <w:rPr>
          <w:rFonts w:hint="eastAsia"/>
          <w:kern w:val="0"/>
          <w:sz w:val="24"/>
        </w:rPr>
        <w:t>s office</w:t>
      </w:r>
    </w:p>
    <w:p w14:paraId="4EB40B77">
      <w:pPr>
        <w:tabs>
          <w:tab w:val="left" w:pos="1900"/>
        </w:tabs>
        <w:kinsoku w:val="0"/>
        <w:autoSpaceDE w:val="0"/>
        <w:autoSpaceDN w:val="0"/>
        <w:adjustRightInd w:val="0"/>
        <w:spacing w:line="270" w:lineRule="exact"/>
        <w:ind w:left="1560"/>
        <w:rPr>
          <w:kern w:val="0"/>
          <w:sz w:val="24"/>
        </w:rPr>
      </w:pPr>
      <w:r>
        <w:rPr>
          <w:kern w:val="0"/>
          <w:sz w:val="24"/>
        </w:rPr>
        <w:t>-</w:t>
      </w:r>
      <w:r>
        <w:rPr>
          <w:kern w:val="0"/>
          <w:sz w:val="24"/>
        </w:rPr>
        <w:tab/>
      </w:r>
      <w:r>
        <w:rPr>
          <w:rFonts w:hint="eastAsia"/>
          <w:kern w:val="0"/>
          <w:sz w:val="24"/>
        </w:rPr>
        <w:t>Officer</w:t>
      </w:r>
      <w:r>
        <w:rPr>
          <w:kern w:val="0"/>
          <w:sz w:val="24"/>
        </w:rPr>
        <w:t>’</w:t>
      </w:r>
      <w:r>
        <w:rPr>
          <w:rFonts w:hint="eastAsia"/>
          <w:kern w:val="0"/>
          <w:sz w:val="24"/>
        </w:rPr>
        <w:t>s m</w:t>
      </w:r>
      <w:r>
        <w:rPr>
          <w:kern w:val="0"/>
          <w:sz w:val="24"/>
        </w:rPr>
        <w:t>ess room</w:t>
      </w:r>
    </w:p>
    <w:p w14:paraId="59D128C3">
      <w:pPr>
        <w:tabs>
          <w:tab w:val="left" w:pos="1900"/>
        </w:tabs>
        <w:kinsoku w:val="0"/>
        <w:autoSpaceDE w:val="0"/>
        <w:autoSpaceDN w:val="0"/>
        <w:adjustRightInd w:val="0"/>
        <w:ind w:left="1560"/>
        <w:rPr>
          <w:kern w:val="0"/>
          <w:sz w:val="24"/>
        </w:rPr>
      </w:pPr>
      <w:r>
        <w:rPr>
          <w:kern w:val="0"/>
          <w:sz w:val="24"/>
        </w:rPr>
        <w:t>-</w:t>
      </w:r>
      <w:r>
        <w:rPr>
          <w:kern w:val="0"/>
          <w:sz w:val="24"/>
        </w:rPr>
        <w:tab/>
      </w:r>
      <w:r>
        <w:rPr>
          <w:color w:val="000000" w:themeColor="text1"/>
          <w:kern w:val="0"/>
          <w:sz w:val="24"/>
          <w14:textFill>
            <w14:solidFill>
              <w14:schemeClr w14:val="tx1"/>
            </w14:solidFill>
          </w14:textFill>
        </w:rPr>
        <w:t>Recreation room</w:t>
      </w:r>
    </w:p>
    <w:p w14:paraId="7296F4BD">
      <w:pPr>
        <w:tabs>
          <w:tab w:val="left" w:pos="1900"/>
        </w:tabs>
        <w:kinsoku w:val="0"/>
        <w:autoSpaceDE w:val="0"/>
        <w:autoSpaceDN w:val="0"/>
        <w:adjustRightInd w:val="0"/>
        <w:ind w:left="1560"/>
        <w:rPr>
          <w:kern w:val="0"/>
          <w:sz w:val="24"/>
        </w:rPr>
      </w:pPr>
      <w:r>
        <w:rPr>
          <w:kern w:val="0"/>
          <w:sz w:val="24"/>
        </w:rPr>
        <w:t>-</w:t>
      </w:r>
      <w:r>
        <w:rPr>
          <w:kern w:val="0"/>
          <w:sz w:val="24"/>
        </w:rPr>
        <w:tab/>
      </w:r>
      <w:r>
        <w:rPr>
          <w:kern w:val="0"/>
          <w:sz w:val="24"/>
        </w:rPr>
        <w:t>Gymnasium</w:t>
      </w:r>
    </w:p>
    <w:p w14:paraId="5F6A73B5">
      <w:pPr>
        <w:tabs>
          <w:tab w:val="left" w:pos="1900"/>
        </w:tabs>
        <w:kinsoku w:val="0"/>
        <w:autoSpaceDE w:val="0"/>
        <w:autoSpaceDN w:val="0"/>
        <w:adjustRightInd w:val="0"/>
        <w:ind w:left="1560"/>
        <w:rPr>
          <w:kern w:val="0"/>
          <w:sz w:val="24"/>
        </w:rPr>
      </w:pPr>
      <w:r>
        <w:rPr>
          <w:kern w:val="0"/>
          <w:sz w:val="24"/>
        </w:rPr>
        <w:t>-</w:t>
      </w:r>
      <w:r>
        <w:rPr>
          <w:kern w:val="0"/>
          <w:sz w:val="24"/>
        </w:rPr>
        <w:tab/>
      </w:r>
      <w:r>
        <w:rPr>
          <w:kern w:val="0"/>
          <w:sz w:val="24"/>
        </w:rPr>
        <w:t>Ship office</w:t>
      </w:r>
    </w:p>
    <w:p w14:paraId="21F1D8E5">
      <w:pPr>
        <w:tabs>
          <w:tab w:val="left" w:pos="1900"/>
        </w:tabs>
        <w:kinsoku w:val="0"/>
        <w:autoSpaceDE w:val="0"/>
        <w:autoSpaceDN w:val="0"/>
        <w:adjustRightInd w:val="0"/>
        <w:ind w:left="1560"/>
        <w:rPr>
          <w:kern w:val="0"/>
          <w:sz w:val="24"/>
        </w:rPr>
      </w:pPr>
      <w:r>
        <w:rPr>
          <w:rFonts w:hint="eastAsia"/>
          <w:kern w:val="0"/>
          <w:sz w:val="24"/>
        </w:rPr>
        <w:t xml:space="preserve">-  </w:t>
      </w:r>
      <w:r>
        <w:rPr>
          <w:kern w:val="0"/>
          <w:sz w:val="24"/>
        </w:rPr>
        <w:t xml:space="preserve">Electrician’s cabin </w:t>
      </w:r>
    </w:p>
    <w:p w14:paraId="2AFE57D1">
      <w:pPr>
        <w:kinsoku w:val="0"/>
        <w:autoSpaceDE w:val="0"/>
        <w:autoSpaceDN w:val="0"/>
        <w:adjustRightInd w:val="0"/>
        <w:ind w:left="1556"/>
        <w:rPr>
          <w:kern w:val="0"/>
          <w:sz w:val="24"/>
        </w:rPr>
      </w:pPr>
      <w:r>
        <w:rPr>
          <w:kern w:val="0"/>
          <w:sz w:val="24"/>
        </w:rPr>
        <w:t>The extension alarm system panels shall be able to indicate different alarm groups.</w:t>
      </w:r>
    </w:p>
    <w:p w14:paraId="4115CACC">
      <w:pPr>
        <w:kinsoku w:val="0"/>
        <w:autoSpaceDE w:val="0"/>
        <w:autoSpaceDN w:val="0"/>
        <w:adjustRightInd w:val="0"/>
        <w:ind w:left="1556"/>
        <w:rPr>
          <w:kern w:val="0"/>
          <w:sz w:val="24"/>
        </w:rPr>
      </w:pPr>
    </w:p>
    <w:p w14:paraId="1659B6A2">
      <w:pPr>
        <w:kinsoku w:val="0"/>
        <w:autoSpaceDE w:val="0"/>
        <w:autoSpaceDN w:val="0"/>
        <w:adjustRightInd w:val="0"/>
        <w:ind w:left="1556"/>
        <w:rPr>
          <w:kern w:val="0"/>
          <w:sz w:val="24"/>
        </w:rPr>
      </w:pPr>
    </w:p>
    <w:p w14:paraId="78C96E26">
      <w:pPr>
        <w:tabs>
          <w:tab w:val="left" w:pos="1540"/>
        </w:tabs>
        <w:kinsoku w:val="0"/>
        <w:autoSpaceDE w:val="0"/>
        <w:autoSpaceDN w:val="0"/>
        <w:adjustRightInd w:val="0"/>
        <w:ind w:left="1020"/>
        <w:rPr>
          <w:kern w:val="0"/>
          <w:sz w:val="24"/>
        </w:rPr>
      </w:pPr>
      <w:r>
        <w:rPr>
          <w:rFonts w:hint="eastAsia"/>
          <w:kern w:val="0"/>
          <w:sz w:val="24"/>
        </w:rPr>
        <w:t>9</w:t>
      </w:r>
      <w:r>
        <w:rPr>
          <w:kern w:val="0"/>
          <w:sz w:val="24"/>
        </w:rPr>
        <w:t>.</w:t>
      </w:r>
      <w:r>
        <w:rPr>
          <w:kern w:val="0"/>
          <w:sz w:val="24"/>
        </w:rPr>
        <w:tab/>
      </w:r>
      <w:r>
        <w:rPr>
          <w:kern w:val="0"/>
          <w:sz w:val="24"/>
        </w:rPr>
        <w:t>Engine room “Dead man” alarm</w:t>
      </w:r>
    </w:p>
    <w:p w14:paraId="61FFE5A1">
      <w:pPr>
        <w:kinsoku w:val="0"/>
        <w:autoSpaceDE w:val="0"/>
        <w:autoSpaceDN w:val="0"/>
        <w:adjustRightInd w:val="0"/>
        <w:spacing w:line="274" w:lineRule="exact"/>
        <w:ind w:left="1556"/>
        <w:rPr>
          <w:kern w:val="0"/>
          <w:sz w:val="24"/>
        </w:rPr>
      </w:pPr>
      <w:r>
        <w:rPr>
          <w:kern w:val="0"/>
          <w:sz w:val="24"/>
        </w:rPr>
        <w:t>The system shall be switched-on in activating boxes at two main ER entrances and shall be reset within preset time by reset push-buttons with indication lamp, situated in:</w:t>
      </w:r>
    </w:p>
    <w:p w14:paraId="7D5A098D">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engine control room</w:t>
      </w:r>
    </w:p>
    <w:p w14:paraId="6E40E195">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engine room (6 pcs)</w:t>
      </w:r>
    </w:p>
    <w:p w14:paraId="170D4B5C">
      <w:pPr>
        <w:kinsoku w:val="0"/>
        <w:autoSpaceDE w:val="0"/>
        <w:autoSpaceDN w:val="0"/>
        <w:adjustRightInd w:val="0"/>
        <w:spacing w:before="15" w:line="260" w:lineRule="exact"/>
        <w:rPr>
          <w:kern w:val="0"/>
          <w:sz w:val="26"/>
          <w:szCs w:val="26"/>
        </w:rPr>
      </w:pPr>
    </w:p>
    <w:p w14:paraId="3DECB63C">
      <w:pPr>
        <w:tabs>
          <w:tab w:val="left" w:pos="1540"/>
        </w:tabs>
        <w:kinsoku w:val="0"/>
        <w:autoSpaceDE w:val="0"/>
        <w:autoSpaceDN w:val="0"/>
        <w:adjustRightInd w:val="0"/>
        <w:ind w:left="1020"/>
        <w:rPr>
          <w:kern w:val="0"/>
          <w:sz w:val="24"/>
        </w:rPr>
      </w:pPr>
      <w:r>
        <w:rPr>
          <w:rFonts w:hint="eastAsia"/>
          <w:kern w:val="0"/>
          <w:sz w:val="24"/>
        </w:rPr>
        <w:t>10</w:t>
      </w:r>
      <w:r>
        <w:rPr>
          <w:kern w:val="0"/>
          <w:sz w:val="24"/>
        </w:rPr>
        <w:t>.</w:t>
      </w:r>
      <w:r>
        <w:rPr>
          <w:kern w:val="0"/>
          <w:sz w:val="24"/>
        </w:rPr>
        <w:tab/>
      </w:r>
      <w:r>
        <w:rPr>
          <w:kern w:val="0"/>
          <w:sz w:val="24"/>
        </w:rPr>
        <w:t>Power supply arrangement</w:t>
      </w:r>
    </w:p>
    <w:p w14:paraId="27A4F648">
      <w:pPr>
        <w:kinsoku w:val="0"/>
        <w:autoSpaceDE w:val="0"/>
        <w:autoSpaceDN w:val="0"/>
        <w:adjustRightInd w:val="0"/>
        <w:ind w:left="1556"/>
        <w:rPr>
          <w:kern w:val="0"/>
          <w:sz w:val="24"/>
        </w:rPr>
      </w:pPr>
      <w:r>
        <w:rPr>
          <w:kern w:val="0"/>
          <w:sz w:val="24"/>
        </w:rPr>
        <w:t>The entire system with operator stations I/O units shall be powered from 24V DC.</w:t>
      </w:r>
    </w:p>
    <w:p w14:paraId="5E71FACE">
      <w:pPr>
        <w:kinsoku w:val="0"/>
        <w:autoSpaceDE w:val="0"/>
        <w:autoSpaceDN w:val="0"/>
        <w:adjustRightInd w:val="0"/>
        <w:ind w:left="1560" w:hanging="1560" w:hangingChars="650"/>
        <w:rPr>
          <w:kern w:val="0"/>
          <w:sz w:val="24"/>
        </w:rPr>
      </w:pPr>
      <w:r>
        <w:rPr>
          <w:rFonts w:hint="eastAsia"/>
          <w:kern w:val="0"/>
          <w:sz w:val="24"/>
        </w:rPr>
        <w:t xml:space="preserve">         </w:t>
      </w:r>
    </w:p>
    <w:p w14:paraId="4602E611">
      <w:pPr>
        <w:kinsoku w:val="0"/>
        <w:autoSpaceDE w:val="0"/>
        <w:autoSpaceDN w:val="0"/>
        <w:adjustRightInd w:val="0"/>
        <w:ind w:left="993" w:hanging="11"/>
        <w:rPr>
          <w:kern w:val="0"/>
          <w:sz w:val="24"/>
        </w:rPr>
      </w:pPr>
      <w:r>
        <w:rPr>
          <w:kern w:val="0"/>
          <w:sz w:val="24"/>
        </w:rPr>
        <w:t xml:space="preserve">Note: The alarm and monitoring system (AMS) to be in accordance with rule requirement and may be changed according to final selected </w:t>
      </w:r>
      <w:r>
        <w:rPr>
          <w:rFonts w:hint="eastAsia"/>
          <w:kern w:val="0"/>
          <w:sz w:val="24"/>
        </w:rPr>
        <w:t>M</w:t>
      </w:r>
      <w:r>
        <w:rPr>
          <w:kern w:val="0"/>
          <w:sz w:val="24"/>
        </w:rPr>
        <w:t>aker’s standard.</w:t>
      </w:r>
    </w:p>
    <w:p w14:paraId="79176A86">
      <w:pPr>
        <w:kinsoku w:val="0"/>
        <w:autoSpaceDE w:val="0"/>
        <w:autoSpaceDN w:val="0"/>
        <w:adjustRightInd w:val="0"/>
        <w:spacing w:before="16" w:line="260" w:lineRule="exact"/>
        <w:rPr>
          <w:kern w:val="0"/>
          <w:sz w:val="26"/>
          <w:szCs w:val="26"/>
        </w:rPr>
      </w:pPr>
    </w:p>
    <w:p w14:paraId="15B0A667">
      <w:pPr>
        <w:pStyle w:val="3"/>
        <w:numPr>
          <w:ilvl w:val="2"/>
          <w:numId w:val="0"/>
        </w:numPr>
        <w:ind w:left="709" w:leftChars="0" w:hanging="709" w:firstLineChars="0"/>
        <w:jc w:val="left"/>
      </w:pPr>
      <w:bookmarkStart w:id="484" w:name="_Toc48305038"/>
      <w:bookmarkStart w:id="485" w:name="_Toc50574723"/>
      <w:r>
        <w:rPr>
          <w:rFonts w:hint="eastAsia" w:ascii="Arial" w:hAnsi="Arial" w:eastAsia="黑体" w:cs="Times New Roman"/>
          <w:b/>
          <w:bCs/>
          <w:caps/>
          <w:kern w:val="0"/>
          <w:sz w:val="24"/>
          <w:szCs w:val="24"/>
          <w:lang w:val="en-US" w:eastAsia="zh-CN" w:bidi="ar-SA"/>
        </w:rPr>
        <w:t>7.2.2</w:t>
      </w:r>
      <w:r>
        <w:rPr>
          <w:rFonts w:hint="eastAsia" w:cs="Times New Roman"/>
          <w:b/>
          <w:bCs/>
          <w:caps/>
          <w:kern w:val="0"/>
          <w:sz w:val="24"/>
          <w:szCs w:val="24"/>
          <w:lang w:val="en-US" w:eastAsia="zh-CN" w:bidi="ar-SA"/>
        </w:rPr>
        <w:t xml:space="preserve"> </w:t>
      </w:r>
      <w:r>
        <w:t>Automation System</w:t>
      </w:r>
      <w:bookmarkEnd w:id="484"/>
      <w:bookmarkEnd w:id="485"/>
    </w:p>
    <w:p w14:paraId="63F6A9FD">
      <w:pPr>
        <w:kinsoku w:val="0"/>
        <w:autoSpaceDE w:val="0"/>
        <w:autoSpaceDN w:val="0"/>
        <w:adjustRightInd w:val="0"/>
        <w:ind w:left="1017"/>
        <w:rPr>
          <w:kern w:val="0"/>
          <w:sz w:val="24"/>
        </w:rPr>
      </w:pPr>
      <w:r>
        <w:rPr>
          <w:kern w:val="0"/>
          <w:sz w:val="24"/>
        </w:rPr>
        <w:t>All pneumatic valves / items for main engine control should be tagged by stainless steel name plate with valve position deeply etched on it. This should exactly match with control drawing.</w:t>
      </w:r>
    </w:p>
    <w:p w14:paraId="64EAD17F">
      <w:pPr>
        <w:kinsoku w:val="0"/>
        <w:autoSpaceDE w:val="0"/>
        <w:autoSpaceDN w:val="0"/>
        <w:adjustRightInd w:val="0"/>
        <w:ind w:left="1017"/>
        <w:rPr>
          <w:kern w:val="0"/>
          <w:sz w:val="24"/>
        </w:rPr>
      </w:pPr>
    </w:p>
    <w:p w14:paraId="4C2070A6">
      <w:pPr>
        <w:kinsoku w:val="0"/>
        <w:autoSpaceDE w:val="0"/>
        <w:autoSpaceDN w:val="0"/>
        <w:adjustRightInd w:val="0"/>
        <w:ind w:left="1017"/>
        <w:rPr>
          <w:kern w:val="0"/>
          <w:sz w:val="24"/>
        </w:rPr>
      </w:pPr>
      <w:r>
        <w:rPr>
          <w:kern w:val="0"/>
          <w:sz w:val="24"/>
        </w:rPr>
        <w:t>Automation system consists of the following subsystems:</w:t>
      </w:r>
    </w:p>
    <w:p w14:paraId="7B0B7B37">
      <w:pPr>
        <w:tabs>
          <w:tab w:val="left" w:pos="1360"/>
        </w:tabs>
        <w:kinsoku w:val="0"/>
        <w:autoSpaceDE w:val="0"/>
        <w:autoSpaceDN w:val="0"/>
        <w:adjustRightInd w:val="0"/>
        <w:spacing w:line="270" w:lineRule="exact"/>
        <w:ind w:left="1020"/>
        <w:rPr>
          <w:kern w:val="0"/>
          <w:sz w:val="24"/>
        </w:rPr>
      </w:pPr>
    </w:p>
    <w:p w14:paraId="41A2CEF3">
      <w:pPr>
        <w:tabs>
          <w:tab w:val="left" w:pos="1540"/>
        </w:tabs>
        <w:kinsoku w:val="0"/>
        <w:autoSpaceDE w:val="0"/>
        <w:autoSpaceDN w:val="0"/>
        <w:adjustRightInd w:val="0"/>
        <w:spacing w:line="489" w:lineRule="auto"/>
        <w:ind w:left="1556" w:hanging="539"/>
        <w:rPr>
          <w:kern w:val="0"/>
          <w:sz w:val="24"/>
        </w:rPr>
      </w:pPr>
      <w:r>
        <w:rPr>
          <w:kern w:val="0"/>
          <w:sz w:val="24"/>
        </w:rPr>
        <w:t>1.</w:t>
      </w:r>
      <w:r>
        <w:rPr>
          <w:kern w:val="0"/>
          <w:sz w:val="24"/>
        </w:rPr>
        <w:tab/>
      </w:r>
      <w:r>
        <w:rPr>
          <w:kern w:val="0"/>
          <w:sz w:val="24"/>
        </w:rPr>
        <w:t>DG Power Management System Refer to item 1-5.</w:t>
      </w:r>
    </w:p>
    <w:p w14:paraId="671CA04C">
      <w:pPr>
        <w:tabs>
          <w:tab w:val="left" w:pos="1540"/>
        </w:tabs>
        <w:kinsoku w:val="0"/>
        <w:autoSpaceDE w:val="0"/>
        <w:autoSpaceDN w:val="0"/>
        <w:adjustRightInd w:val="0"/>
        <w:spacing w:line="270" w:lineRule="exact"/>
        <w:ind w:left="1017"/>
        <w:rPr>
          <w:kern w:val="0"/>
          <w:sz w:val="24"/>
        </w:rPr>
      </w:pPr>
      <w:r>
        <w:rPr>
          <w:kern w:val="0"/>
          <w:sz w:val="24"/>
        </w:rPr>
        <w:t>2.</w:t>
      </w:r>
      <w:r>
        <w:rPr>
          <w:kern w:val="0"/>
          <w:sz w:val="24"/>
        </w:rPr>
        <w:tab/>
      </w:r>
      <w:r>
        <w:rPr>
          <w:kern w:val="0"/>
          <w:sz w:val="24"/>
        </w:rPr>
        <w:t>Automatic change-over of stand-by pumps</w:t>
      </w:r>
    </w:p>
    <w:p w14:paraId="0A428157">
      <w:pPr>
        <w:kinsoku w:val="0"/>
        <w:autoSpaceDE w:val="0"/>
        <w:autoSpaceDN w:val="0"/>
        <w:adjustRightInd w:val="0"/>
        <w:ind w:left="1560" w:hanging="4"/>
        <w:rPr>
          <w:kern w:val="0"/>
          <w:sz w:val="24"/>
        </w:rPr>
      </w:pPr>
      <w:r>
        <w:rPr>
          <w:kern w:val="0"/>
          <w:sz w:val="24"/>
        </w:rPr>
        <w:t xml:space="preserve">The following pumps to be automatically changed-over by low pressure </w:t>
      </w:r>
      <w:r>
        <w:rPr>
          <w:rFonts w:hint="eastAsia"/>
          <w:kern w:val="0"/>
          <w:sz w:val="24"/>
        </w:rPr>
        <w:t xml:space="preserve">or low level </w:t>
      </w:r>
      <w:r>
        <w:rPr>
          <w:kern w:val="0"/>
          <w:sz w:val="24"/>
        </w:rPr>
        <w:t>and abnormal trip:</w:t>
      </w:r>
    </w:p>
    <w:p w14:paraId="1FA96221">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Cooling S.W. pump</w:t>
      </w:r>
    </w:p>
    <w:p w14:paraId="2ACA0708">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 xml:space="preserve">M/E </w:t>
      </w:r>
      <w:r>
        <w:rPr>
          <w:color w:val="000000" w:themeColor="text1"/>
          <w:kern w:val="0"/>
          <w:sz w:val="24"/>
          <w14:textFill>
            <w14:solidFill>
              <w14:schemeClr w14:val="tx1"/>
            </w14:solidFill>
          </w14:textFill>
        </w:rPr>
        <w:t>jacket</w:t>
      </w:r>
      <w:r>
        <w:rPr>
          <w:kern w:val="0"/>
          <w:sz w:val="24"/>
        </w:rPr>
        <w:t xml:space="preserve"> cooling F.W. pump</w:t>
      </w:r>
    </w:p>
    <w:p w14:paraId="6F9074EB">
      <w:pPr>
        <w:tabs>
          <w:tab w:val="left" w:pos="1900"/>
        </w:tabs>
        <w:kinsoku w:val="0"/>
        <w:autoSpaceDE w:val="0"/>
        <w:autoSpaceDN w:val="0"/>
        <w:adjustRightInd w:val="0"/>
        <w:spacing w:line="270" w:lineRule="exact"/>
        <w:ind w:left="1556"/>
        <w:rPr>
          <w:kern w:val="0"/>
          <w:sz w:val="24"/>
        </w:rPr>
      </w:pPr>
      <w:r>
        <w:rPr>
          <w:kern w:val="0"/>
          <w:sz w:val="24"/>
        </w:rPr>
        <w:t>-</w:t>
      </w:r>
      <w:r>
        <w:rPr>
          <w:kern w:val="0"/>
          <w:sz w:val="24"/>
        </w:rPr>
        <w:tab/>
      </w:r>
      <w:r>
        <w:rPr>
          <w:kern w:val="0"/>
          <w:sz w:val="24"/>
        </w:rPr>
        <w:t>L.T. cooling F.W. pump</w:t>
      </w:r>
    </w:p>
    <w:p w14:paraId="40FE4AAC">
      <w:pPr>
        <w:tabs>
          <w:tab w:val="left" w:pos="1900"/>
        </w:tabs>
        <w:kinsoku w:val="0"/>
        <w:autoSpaceDE w:val="0"/>
        <w:autoSpaceDN w:val="0"/>
        <w:adjustRightInd w:val="0"/>
        <w:ind w:left="1556"/>
        <w:rPr>
          <w:kern w:val="0"/>
          <w:sz w:val="24"/>
        </w:rPr>
      </w:pPr>
      <w:r>
        <w:rPr>
          <w:kern w:val="0"/>
          <w:sz w:val="24"/>
        </w:rPr>
        <w:t>-</w:t>
      </w:r>
      <w:r>
        <w:rPr>
          <w:kern w:val="0"/>
          <w:sz w:val="24"/>
        </w:rPr>
        <w:tab/>
      </w:r>
      <w:r>
        <w:rPr>
          <w:rFonts w:hint="eastAsia"/>
          <w:kern w:val="0"/>
          <w:sz w:val="24"/>
        </w:rPr>
        <w:t>Composite b</w:t>
      </w:r>
      <w:r>
        <w:rPr>
          <w:kern w:val="0"/>
          <w:sz w:val="24"/>
        </w:rPr>
        <w:t>oiler feed water pump</w:t>
      </w:r>
    </w:p>
    <w:p w14:paraId="6B82B319">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F.O. pumps attached to the F.O. supply module unit</w:t>
      </w:r>
    </w:p>
    <w:p w14:paraId="4CB33343">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Composite boiler F.O. supply pump</w:t>
      </w:r>
    </w:p>
    <w:p w14:paraId="5CBA3051">
      <w:pPr>
        <w:tabs>
          <w:tab w:val="left" w:pos="1900"/>
        </w:tabs>
        <w:kinsoku w:val="0"/>
        <w:autoSpaceDE w:val="0"/>
        <w:autoSpaceDN w:val="0"/>
        <w:adjustRightInd w:val="0"/>
        <w:spacing w:line="240" w:lineRule="exact"/>
        <w:ind w:left="1556"/>
        <w:rPr>
          <w:kern w:val="0"/>
          <w:sz w:val="24"/>
        </w:rPr>
      </w:pPr>
      <w:r>
        <w:rPr>
          <w:kern w:val="0"/>
          <w:sz w:val="24"/>
        </w:rPr>
        <w:t>-</w:t>
      </w:r>
      <w:r>
        <w:rPr>
          <w:kern w:val="0"/>
          <w:sz w:val="24"/>
        </w:rPr>
        <w:tab/>
      </w:r>
      <w:r>
        <w:rPr>
          <w:kern w:val="0"/>
          <w:sz w:val="24"/>
        </w:rPr>
        <w:t>Main L.O. pump</w:t>
      </w:r>
    </w:p>
    <w:p w14:paraId="67D95E5C">
      <w:pPr>
        <w:kinsoku w:val="0"/>
        <w:autoSpaceDE w:val="0"/>
        <w:autoSpaceDN w:val="0"/>
        <w:adjustRightInd w:val="0"/>
        <w:spacing w:before="15" w:line="260" w:lineRule="exact"/>
        <w:rPr>
          <w:kern w:val="0"/>
          <w:sz w:val="26"/>
          <w:szCs w:val="26"/>
        </w:rPr>
      </w:pPr>
    </w:p>
    <w:p w14:paraId="01D1555A">
      <w:pPr>
        <w:tabs>
          <w:tab w:val="left" w:pos="1540"/>
        </w:tabs>
        <w:kinsoku w:val="0"/>
        <w:autoSpaceDE w:val="0"/>
        <w:autoSpaceDN w:val="0"/>
        <w:adjustRightInd w:val="0"/>
        <w:ind w:left="1017"/>
        <w:rPr>
          <w:kern w:val="0"/>
          <w:sz w:val="24"/>
        </w:rPr>
      </w:pPr>
      <w:r>
        <w:rPr>
          <w:kern w:val="0"/>
          <w:sz w:val="24"/>
        </w:rPr>
        <w:t>3.</w:t>
      </w:r>
      <w:r>
        <w:rPr>
          <w:kern w:val="0"/>
          <w:sz w:val="24"/>
        </w:rPr>
        <w:tab/>
      </w:r>
      <w:r>
        <w:rPr>
          <w:kern w:val="0"/>
          <w:sz w:val="24"/>
        </w:rPr>
        <w:t>Automatic regulation of temperature and viscosity</w:t>
      </w:r>
    </w:p>
    <w:p w14:paraId="1A04F5CB">
      <w:pPr>
        <w:kinsoku w:val="0"/>
        <w:autoSpaceDE w:val="0"/>
        <w:autoSpaceDN w:val="0"/>
        <w:adjustRightInd w:val="0"/>
        <w:ind w:left="1558" w:hanging="2"/>
        <w:rPr>
          <w:kern w:val="0"/>
          <w:sz w:val="24"/>
        </w:rPr>
      </w:pPr>
      <w:r>
        <w:rPr>
          <w:kern w:val="0"/>
          <w:sz w:val="24"/>
        </w:rPr>
        <w:t>The following equipment and systems to be provided with automatic regulation of temperature or/and viscosity.</w:t>
      </w:r>
    </w:p>
    <w:p w14:paraId="53ABF170">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HFO/</w:t>
      </w:r>
      <w:r>
        <w:rPr>
          <w:rFonts w:hint="eastAsia"/>
          <w:color w:val="000000" w:themeColor="text1"/>
          <w:kern w:val="0"/>
          <w:sz w:val="24"/>
          <w14:textFill>
            <w14:solidFill>
              <w14:schemeClr w14:val="tx1"/>
            </w14:solidFill>
          </w14:textFill>
        </w:rPr>
        <w:t>LSH</w:t>
      </w:r>
      <w:r>
        <w:rPr>
          <w:color w:val="000000" w:themeColor="text1"/>
          <w:kern w:val="0"/>
          <w:sz w:val="24"/>
          <w14:textFill>
            <w14:solidFill>
              <w14:schemeClr w14:val="tx1"/>
            </w14:solidFill>
          </w14:textFill>
        </w:rPr>
        <w:t xml:space="preserve">FO </w:t>
      </w:r>
      <w:r>
        <w:rPr>
          <w:kern w:val="0"/>
          <w:sz w:val="24"/>
        </w:rPr>
        <w:t xml:space="preserve">settling and service tanks (refer to </w:t>
      </w:r>
      <w:r>
        <w:rPr>
          <w:rFonts w:hint="eastAsia"/>
          <w:kern w:val="0"/>
          <w:sz w:val="24"/>
        </w:rPr>
        <w:t>Chapter 6 Machinery 6.</w:t>
      </w:r>
      <w:r>
        <w:rPr>
          <w:kern w:val="0"/>
          <w:sz w:val="24"/>
        </w:rPr>
        <w:t xml:space="preserve"> 2</w:t>
      </w:r>
      <w:r>
        <w:rPr>
          <w:rFonts w:hint="eastAsia"/>
          <w:kern w:val="0"/>
          <w:sz w:val="24"/>
        </w:rPr>
        <w:t>.17</w:t>
      </w:r>
      <w:r>
        <w:rPr>
          <w:kern w:val="0"/>
          <w:sz w:val="24"/>
        </w:rPr>
        <w:t>)</w:t>
      </w:r>
    </w:p>
    <w:p w14:paraId="4F696DB2">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 xml:space="preserve">Oil purifier’s heater (acc. to </w:t>
      </w:r>
      <w:r>
        <w:rPr>
          <w:rFonts w:hint="eastAsia"/>
          <w:kern w:val="0"/>
          <w:sz w:val="24"/>
        </w:rPr>
        <w:t>M</w:t>
      </w:r>
      <w:r>
        <w:rPr>
          <w:kern w:val="0"/>
          <w:sz w:val="24"/>
        </w:rPr>
        <w:t>aker’s recommendation)</w:t>
      </w:r>
    </w:p>
    <w:p w14:paraId="76C81BE1">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 xml:space="preserve">F.O. supply module unit (acc. to </w:t>
      </w:r>
      <w:r>
        <w:rPr>
          <w:rFonts w:hint="eastAsia"/>
          <w:kern w:val="0"/>
          <w:sz w:val="24"/>
        </w:rPr>
        <w:t>M</w:t>
      </w:r>
      <w:r>
        <w:rPr>
          <w:kern w:val="0"/>
          <w:sz w:val="24"/>
        </w:rPr>
        <w:t>aker’s recommendation)</w:t>
      </w:r>
    </w:p>
    <w:p w14:paraId="5FE3EA82">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 xml:space="preserve">Generator engines (acc. to </w:t>
      </w:r>
      <w:r>
        <w:rPr>
          <w:rFonts w:hint="eastAsia"/>
          <w:kern w:val="0"/>
          <w:sz w:val="24"/>
        </w:rPr>
        <w:t>M</w:t>
      </w:r>
      <w:r>
        <w:rPr>
          <w:kern w:val="0"/>
          <w:sz w:val="24"/>
        </w:rPr>
        <w:t>aker’s recommendation)</w:t>
      </w:r>
    </w:p>
    <w:p w14:paraId="402BAD9E">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Calorifier</w:t>
      </w:r>
    </w:p>
    <w:p w14:paraId="1A793941">
      <w:pPr>
        <w:tabs>
          <w:tab w:val="left" w:pos="1900"/>
        </w:tabs>
        <w:kinsoku w:val="0"/>
        <w:autoSpaceDE w:val="0"/>
        <w:autoSpaceDN w:val="0"/>
        <w:adjustRightInd w:val="0"/>
        <w:spacing w:line="270" w:lineRule="exact"/>
        <w:ind w:left="1556"/>
        <w:rPr>
          <w:kern w:val="0"/>
          <w:sz w:val="24"/>
        </w:rPr>
      </w:pPr>
      <w:r>
        <w:rPr>
          <w:kern w:val="0"/>
          <w:sz w:val="24"/>
        </w:rPr>
        <w:t>-</w:t>
      </w:r>
      <w:r>
        <w:rPr>
          <w:kern w:val="0"/>
          <w:sz w:val="24"/>
        </w:rPr>
        <w:tab/>
      </w:r>
      <w:r>
        <w:rPr>
          <w:kern w:val="0"/>
          <w:sz w:val="24"/>
        </w:rPr>
        <w:t xml:space="preserve">M/E and G/E pre-heaters (acc. to </w:t>
      </w:r>
      <w:r>
        <w:rPr>
          <w:rFonts w:hint="eastAsia"/>
          <w:kern w:val="0"/>
          <w:sz w:val="24"/>
        </w:rPr>
        <w:t>M</w:t>
      </w:r>
      <w:r>
        <w:rPr>
          <w:kern w:val="0"/>
          <w:sz w:val="24"/>
        </w:rPr>
        <w:t>aker’s recommendation)</w:t>
      </w:r>
    </w:p>
    <w:p w14:paraId="6472447E">
      <w:pPr>
        <w:tabs>
          <w:tab w:val="left" w:pos="1900"/>
        </w:tabs>
        <w:kinsoku w:val="0"/>
        <w:autoSpaceDE w:val="0"/>
        <w:autoSpaceDN w:val="0"/>
        <w:adjustRightInd w:val="0"/>
        <w:ind w:left="1843" w:hanging="287"/>
        <w:rPr>
          <w:kern w:val="0"/>
          <w:sz w:val="24"/>
        </w:rPr>
      </w:pPr>
      <w:r>
        <w:rPr>
          <w:kern w:val="0"/>
          <w:sz w:val="24"/>
        </w:rPr>
        <w:t>-</w:t>
      </w:r>
      <w:r>
        <w:rPr>
          <w:kern w:val="0"/>
          <w:sz w:val="24"/>
        </w:rPr>
        <w:tab/>
      </w:r>
      <w:r>
        <w:rPr>
          <w:kern w:val="0"/>
          <w:sz w:val="24"/>
        </w:rPr>
        <w:t xml:space="preserve">Following ancillary system for main engine (if necessary) </w:t>
      </w:r>
    </w:p>
    <w:p w14:paraId="0B389B5B">
      <w:pPr>
        <w:tabs>
          <w:tab w:val="left" w:pos="1900"/>
        </w:tabs>
        <w:kinsoku w:val="0"/>
        <w:autoSpaceDE w:val="0"/>
        <w:autoSpaceDN w:val="0"/>
        <w:adjustRightInd w:val="0"/>
        <w:ind w:left="1843" w:hanging="287"/>
        <w:rPr>
          <w:kern w:val="0"/>
          <w:sz w:val="24"/>
        </w:rPr>
      </w:pP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 xml:space="preserve">M/E </w:t>
      </w:r>
      <w:r>
        <w:rPr>
          <w:color w:val="000000" w:themeColor="text1"/>
          <w:kern w:val="0"/>
          <w:sz w:val="24"/>
          <w14:textFill>
            <w14:solidFill>
              <w14:schemeClr w14:val="tx1"/>
            </w14:solidFill>
          </w14:textFill>
        </w:rPr>
        <w:t>jacket</w:t>
      </w:r>
      <w:r>
        <w:rPr>
          <w:kern w:val="0"/>
          <w:sz w:val="24"/>
        </w:rPr>
        <w:t xml:space="preserve"> cooling F.W. circuit</w:t>
      </w:r>
    </w:p>
    <w:p w14:paraId="32371F6D">
      <w:pPr>
        <w:kinsoku w:val="0"/>
        <w:autoSpaceDE w:val="0"/>
        <w:autoSpaceDN w:val="0"/>
        <w:adjustRightInd w:val="0"/>
        <w:ind w:left="2278" w:firstLine="602"/>
        <w:rPr>
          <w:kern w:val="0"/>
          <w:sz w:val="24"/>
        </w:rPr>
      </w:pPr>
      <w:r>
        <w:rPr>
          <w:kern w:val="0"/>
          <w:sz w:val="24"/>
        </w:rPr>
        <w:t>Central F.W. coolers outlet</w:t>
      </w:r>
    </w:p>
    <w:p w14:paraId="68214979">
      <w:pPr>
        <w:kinsoku w:val="0"/>
        <w:autoSpaceDE w:val="0"/>
        <w:autoSpaceDN w:val="0"/>
        <w:adjustRightInd w:val="0"/>
        <w:ind w:left="2278" w:firstLine="602"/>
        <w:rPr>
          <w:kern w:val="0"/>
          <w:sz w:val="24"/>
        </w:rPr>
      </w:pPr>
      <w:r>
        <w:rPr>
          <w:kern w:val="0"/>
          <w:sz w:val="24"/>
        </w:rPr>
        <w:t>M/E L.O. cooler outlet</w:t>
      </w:r>
    </w:p>
    <w:p w14:paraId="5643ED8B">
      <w:pPr>
        <w:kinsoku w:val="0"/>
        <w:autoSpaceDE w:val="0"/>
        <w:autoSpaceDN w:val="0"/>
        <w:adjustRightInd w:val="0"/>
        <w:spacing w:before="15" w:line="260" w:lineRule="exact"/>
        <w:rPr>
          <w:kern w:val="0"/>
          <w:sz w:val="26"/>
          <w:szCs w:val="26"/>
        </w:rPr>
      </w:pPr>
    </w:p>
    <w:p w14:paraId="2F257CD2">
      <w:pPr>
        <w:tabs>
          <w:tab w:val="left" w:pos="1540"/>
        </w:tabs>
        <w:kinsoku w:val="0"/>
        <w:autoSpaceDE w:val="0"/>
        <w:autoSpaceDN w:val="0"/>
        <w:adjustRightInd w:val="0"/>
        <w:ind w:left="1017"/>
        <w:rPr>
          <w:kern w:val="0"/>
          <w:sz w:val="24"/>
        </w:rPr>
      </w:pPr>
      <w:r>
        <w:rPr>
          <w:kern w:val="0"/>
          <w:sz w:val="24"/>
        </w:rPr>
        <w:t>4.</w:t>
      </w:r>
      <w:r>
        <w:rPr>
          <w:kern w:val="0"/>
          <w:sz w:val="24"/>
        </w:rPr>
        <w:tab/>
      </w:r>
      <w:r>
        <w:rPr>
          <w:kern w:val="0"/>
          <w:sz w:val="24"/>
        </w:rPr>
        <w:t>Ballast/bilge/fuel oil transfer pumps and valves/control system</w:t>
      </w:r>
    </w:p>
    <w:p w14:paraId="574C1668">
      <w:pPr>
        <w:kinsoku w:val="0"/>
        <w:autoSpaceDE w:val="0"/>
        <w:autoSpaceDN w:val="0"/>
        <w:adjustRightInd w:val="0"/>
        <w:spacing w:before="15" w:line="260" w:lineRule="exact"/>
        <w:rPr>
          <w:kern w:val="0"/>
          <w:sz w:val="26"/>
          <w:szCs w:val="26"/>
        </w:rPr>
      </w:pPr>
      <w:r>
        <w:rPr>
          <w:kern w:val="0"/>
          <w:sz w:val="24"/>
        </w:rPr>
        <w:t>Refer to item 1-1</w:t>
      </w:r>
      <w:r>
        <w:rPr>
          <w:rFonts w:hint="eastAsia"/>
          <w:kern w:val="0"/>
          <w:sz w:val="24"/>
        </w:rPr>
        <w:t>4</w:t>
      </w:r>
      <w:r>
        <w:rPr>
          <w:kern w:val="0"/>
          <w:sz w:val="24"/>
        </w:rPr>
        <w:t>.</w:t>
      </w:r>
    </w:p>
    <w:p w14:paraId="2CB11B90">
      <w:pPr>
        <w:tabs>
          <w:tab w:val="left" w:pos="1540"/>
        </w:tabs>
        <w:kinsoku w:val="0"/>
        <w:autoSpaceDE w:val="0"/>
        <w:autoSpaceDN w:val="0"/>
        <w:adjustRightInd w:val="0"/>
        <w:ind w:left="1017"/>
        <w:rPr>
          <w:kern w:val="0"/>
          <w:sz w:val="24"/>
        </w:rPr>
      </w:pPr>
      <w:r>
        <w:rPr>
          <w:kern w:val="0"/>
          <w:sz w:val="24"/>
        </w:rPr>
        <w:t>5.</w:t>
      </w:r>
      <w:r>
        <w:rPr>
          <w:kern w:val="0"/>
          <w:sz w:val="24"/>
        </w:rPr>
        <w:tab/>
      </w:r>
      <w:r>
        <w:rPr>
          <w:kern w:val="0"/>
          <w:sz w:val="24"/>
        </w:rPr>
        <w:t>Automatic start and stop</w:t>
      </w:r>
    </w:p>
    <w:p w14:paraId="2880EED4">
      <w:pPr>
        <w:kinsoku w:val="0"/>
        <w:autoSpaceDE w:val="0"/>
        <w:autoSpaceDN w:val="0"/>
        <w:adjustRightInd w:val="0"/>
        <w:ind w:left="1556"/>
        <w:rPr>
          <w:kern w:val="0"/>
          <w:sz w:val="24"/>
        </w:rPr>
      </w:pPr>
      <w:r>
        <w:rPr>
          <w:color w:val="000000"/>
        </w:rPr>
        <w:t>HFO</w:t>
      </w:r>
      <w:r>
        <w:rPr>
          <w:color w:val="000000" w:themeColor="text1"/>
          <w14:textFill>
            <w14:solidFill>
              <w14:schemeClr w14:val="tx1"/>
            </w14:solidFill>
          </w14:textFill>
        </w:rPr>
        <w:t>/</w:t>
      </w:r>
      <w:r>
        <w:rPr>
          <w:i/>
          <w:iCs/>
          <w:color w:val="000000" w:themeColor="text1"/>
          <w14:textFill>
            <w14:solidFill>
              <w14:schemeClr w14:val="tx1"/>
            </w14:solidFill>
          </w14:textFill>
        </w:rPr>
        <w:t>LSHFO/</w:t>
      </w:r>
      <w:r>
        <w:rPr>
          <w:color w:val="000000" w:themeColor="text1"/>
          <w14:textFill>
            <w14:solidFill>
              <w14:schemeClr w14:val="tx1"/>
            </w14:solidFill>
          </w14:textFill>
        </w:rPr>
        <w:t>U</w:t>
      </w:r>
      <w:r>
        <w:rPr>
          <w:color w:val="000000"/>
        </w:rPr>
        <w:t>LSFO transfer pum</w:t>
      </w:r>
      <w:r>
        <w:rPr>
          <w:rFonts w:hint="eastAsia"/>
          <w:color w:val="000000"/>
        </w:rPr>
        <w:t>p</w:t>
      </w:r>
    </w:p>
    <w:p w14:paraId="73B0E794">
      <w:pPr>
        <w:kinsoku w:val="0"/>
        <w:autoSpaceDE w:val="0"/>
        <w:autoSpaceDN w:val="0"/>
        <w:adjustRightInd w:val="0"/>
        <w:spacing w:before="1" w:line="240" w:lineRule="exact"/>
        <w:rPr>
          <w:kern w:val="0"/>
          <w:sz w:val="24"/>
        </w:rPr>
      </w:pPr>
    </w:p>
    <w:p w14:paraId="6AE3C54C">
      <w:pPr>
        <w:pStyle w:val="3"/>
        <w:numPr>
          <w:ilvl w:val="2"/>
          <w:numId w:val="0"/>
        </w:numPr>
        <w:ind w:left="709" w:leftChars="0" w:hanging="709" w:firstLineChars="0"/>
        <w:jc w:val="left"/>
      </w:pPr>
      <w:bookmarkStart w:id="486" w:name="_Toc48305039"/>
      <w:bookmarkStart w:id="487" w:name="_Toc50574724"/>
      <w:r>
        <w:rPr>
          <w:rFonts w:hint="eastAsia" w:ascii="Arial" w:hAnsi="Arial" w:eastAsia="黑体" w:cs="Times New Roman"/>
          <w:b/>
          <w:bCs/>
          <w:caps/>
          <w:kern w:val="0"/>
          <w:sz w:val="24"/>
          <w:szCs w:val="24"/>
          <w:lang w:val="en-US" w:eastAsia="zh-CN" w:bidi="ar-SA"/>
        </w:rPr>
        <w:t>7.2.3</w:t>
      </w:r>
      <w:r>
        <w:rPr>
          <w:rFonts w:hint="eastAsia" w:cs="Times New Roman"/>
          <w:b/>
          <w:bCs/>
          <w:caps/>
          <w:kern w:val="0"/>
          <w:sz w:val="24"/>
          <w:szCs w:val="24"/>
          <w:lang w:val="en-US" w:eastAsia="zh-CN" w:bidi="ar-SA"/>
        </w:rPr>
        <w:t xml:space="preserve"> </w:t>
      </w:r>
      <w:r>
        <w:t>Main Propulsion Control</w:t>
      </w:r>
      <w:bookmarkEnd w:id="486"/>
      <w:bookmarkEnd w:id="487"/>
    </w:p>
    <w:p w14:paraId="3628521A">
      <w:pPr>
        <w:kinsoku w:val="0"/>
        <w:autoSpaceDE w:val="0"/>
        <w:autoSpaceDN w:val="0"/>
        <w:adjustRightInd w:val="0"/>
        <w:ind w:left="1017"/>
        <w:rPr>
          <w:kern w:val="0"/>
          <w:sz w:val="24"/>
        </w:rPr>
      </w:pPr>
      <w:r>
        <w:rPr>
          <w:kern w:val="0"/>
          <w:sz w:val="24"/>
        </w:rPr>
        <w:t>Main propulsion control shall consist of main engine control system, safety device and engine telegraph system</w:t>
      </w:r>
      <w:r>
        <w:rPr>
          <w:rFonts w:hint="eastAsia"/>
          <w:kern w:val="0"/>
          <w:sz w:val="24"/>
        </w:rPr>
        <w:t xml:space="preserve">, </w:t>
      </w:r>
      <w:r>
        <w:rPr>
          <w:rFonts w:eastAsia="Microsoft JhengHei" w:cs="Arial"/>
          <w:b/>
          <w:i/>
          <w:sz w:val="24"/>
        </w:rPr>
        <w:t>Telegraph logger to be connected to master clock</w:t>
      </w:r>
      <w:r>
        <w:rPr>
          <w:rFonts w:eastAsia="Microsoft JhengHei" w:cs="Arial"/>
          <w:sz w:val="24"/>
        </w:rPr>
        <w:t>.</w:t>
      </w:r>
    </w:p>
    <w:p w14:paraId="4CE4BF08">
      <w:pPr>
        <w:kinsoku w:val="0"/>
        <w:autoSpaceDE w:val="0"/>
        <w:autoSpaceDN w:val="0"/>
        <w:adjustRightInd w:val="0"/>
        <w:spacing w:before="16" w:line="260" w:lineRule="exact"/>
        <w:rPr>
          <w:kern w:val="0"/>
          <w:sz w:val="26"/>
          <w:szCs w:val="26"/>
        </w:rPr>
      </w:pPr>
    </w:p>
    <w:p w14:paraId="430A906C">
      <w:pPr>
        <w:pStyle w:val="3"/>
        <w:numPr>
          <w:ilvl w:val="3"/>
          <w:numId w:val="0"/>
        </w:numPr>
        <w:ind w:left="851" w:leftChars="0" w:hanging="851" w:firstLineChars="0"/>
        <w:jc w:val="left"/>
      </w:pPr>
      <w:bookmarkStart w:id="488" w:name="_Toc48305040"/>
      <w:bookmarkStart w:id="489" w:name="_Toc50574725"/>
      <w:r>
        <w:rPr>
          <w:rFonts w:hint="eastAsia" w:ascii="Arial" w:hAnsi="Arial" w:eastAsia="黑体" w:cs="Times New Roman"/>
          <w:b/>
          <w:bCs/>
          <w:caps/>
          <w:kern w:val="0"/>
          <w:sz w:val="24"/>
          <w:szCs w:val="24"/>
          <w:lang w:val="en-US" w:eastAsia="zh-CN" w:bidi="ar-SA"/>
        </w:rPr>
        <w:t>7.2.3.1</w:t>
      </w:r>
      <w:r>
        <w:rPr>
          <w:rFonts w:hint="eastAsia" w:cs="Times New Roman"/>
          <w:b/>
          <w:bCs/>
          <w:caps/>
          <w:kern w:val="0"/>
          <w:sz w:val="24"/>
          <w:szCs w:val="24"/>
          <w:lang w:val="en-US" w:eastAsia="zh-CN" w:bidi="ar-SA"/>
        </w:rPr>
        <w:t xml:space="preserve"> </w:t>
      </w:r>
      <w:r>
        <w:t>Main Engine Control System</w:t>
      </w:r>
      <w:bookmarkEnd w:id="488"/>
      <w:bookmarkEnd w:id="489"/>
    </w:p>
    <w:p w14:paraId="21DDFDCA">
      <w:pPr>
        <w:kinsoku w:val="0"/>
        <w:autoSpaceDE w:val="0"/>
        <w:autoSpaceDN w:val="0"/>
        <w:adjustRightInd w:val="0"/>
        <w:ind w:left="1556"/>
        <w:rPr>
          <w:b/>
          <w:i/>
          <w:kern w:val="0"/>
          <w:sz w:val="24"/>
        </w:rPr>
      </w:pPr>
      <w:r>
        <w:rPr>
          <w:rFonts w:hint="eastAsia"/>
          <w:b/>
          <w:i/>
          <w:kern w:val="0"/>
          <w:sz w:val="24"/>
        </w:rPr>
        <w:t>A circuit breakers as protective device shall be prepared for the control circuits in the switchboards.</w:t>
      </w:r>
    </w:p>
    <w:p w14:paraId="286BCD1F">
      <w:pPr>
        <w:tabs>
          <w:tab w:val="left" w:pos="1540"/>
        </w:tabs>
        <w:kinsoku w:val="0"/>
        <w:autoSpaceDE w:val="0"/>
        <w:autoSpaceDN w:val="0"/>
        <w:adjustRightInd w:val="0"/>
        <w:ind w:left="1018"/>
        <w:rPr>
          <w:kern w:val="0"/>
          <w:sz w:val="24"/>
        </w:rPr>
      </w:pPr>
    </w:p>
    <w:p w14:paraId="09275FD4">
      <w:pPr>
        <w:tabs>
          <w:tab w:val="left" w:pos="1540"/>
        </w:tabs>
        <w:kinsoku w:val="0"/>
        <w:autoSpaceDE w:val="0"/>
        <w:autoSpaceDN w:val="0"/>
        <w:adjustRightInd w:val="0"/>
        <w:ind w:left="1018"/>
        <w:rPr>
          <w:kern w:val="0"/>
          <w:sz w:val="24"/>
        </w:rPr>
      </w:pPr>
      <w:r>
        <w:rPr>
          <w:kern w:val="0"/>
          <w:sz w:val="24"/>
        </w:rPr>
        <w:t>1.</w:t>
      </w:r>
      <w:r>
        <w:rPr>
          <w:kern w:val="0"/>
          <w:sz w:val="24"/>
        </w:rPr>
        <w:tab/>
      </w:r>
      <w:r>
        <w:rPr>
          <w:kern w:val="0"/>
          <w:sz w:val="24"/>
        </w:rPr>
        <w:t>Local control</w:t>
      </w:r>
    </w:p>
    <w:p w14:paraId="47CDCF1C">
      <w:pPr>
        <w:autoSpaceDE w:val="0"/>
        <w:autoSpaceDN w:val="0"/>
        <w:adjustRightInd w:val="0"/>
        <w:ind w:left="1556" w:right="-137"/>
        <w:rPr>
          <w:kern w:val="0"/>
          <w:sz w:val="24"/>
        </w:rPr>
      </w:pPr>
      <w:r>
        <w:rPr>
          <w:kern w:val="0"/>
          <w:sz w:val="24"/>
        </w:rPr>
        <w:t xml:space="preserve">Manual, emergency controls from M/E local operating panel placed on the engine in engine room with following functions: </w:t>
      </w:r>
    </w:p>
    <w:p w14:paraId="35214E78">
      <w:pPr>
        <w:autoSpaceDE w:val="0"/>
        <w:autoSpaceDN w:val="0"/>
        <w:adjustRightInd w:val="0"/>
        <w:ind w:left="1556" w:right="-137"/>
        <w:rPr>
          <w:kern w:val="0"/>
          <w:sz w:val="24"/>
        </w:rPr>
      </w:pPr>
      <w:r>
        <w:rPr>
          <w:kern w:val="0"/>
          <w:sz w:val="24"/>
        </w:rPr>
        <w:t>Start/stop, reversing, speed control, and the most important engine data displayed.</w:t>
      </w:r>
    </w:p>
    <w:p w14:paraId="2480F0AA">
      <w:pPr>
        <w:kinsoku w:val="0"/>
        <w:autoSpaceDE w:val="0"/>
        <w:autoSpaceDN w:val="0"/>
        <w:adjustRightInd w:val="0"/>
        <w:spacing w:before="15" w:line="260" w:lineRule="exact"/>
        <w:rPr>
          <w:kern w:val="0"/>
          <w:sz w:val="26"/>
          <w:szCs w:val="26"/>
        </w:rPr>
      </w:pPr>
    </w:p>
    <w:p w14:paraId="48E75AD4">
      <w:pPr>
        <w:tabs>
          <w:tab w:val="left" w:pos="1540"/>
        </w:tabs>
        <w:kinsoku w:val="0"/>
        <w:autoSpaceDE w:val="0"/>
        <w:autoSpaceDN w:val="0"/>
        <w:adjustRightInd w:val="0"/>
        <w:ind w:left="1018"/>
        <w:rPr>
          <w:kern w:val="0"/>
          <w:sz w:val="24"/>
        </w:rPr>
      </w:pPr>
      <w:r>
        <w:rPr>
          <w:kern w:val="0"/>
          <w:sz w:val="24"/>
        </w:rPr>
        <w:t>2.</w:t>
      </w:r>
      <w:r>
        <w:rPr>
          <w:kern w:val="0"/>
          <w:sz w:val="24"/>
        </w:rPr>
        <w:tab/>
      </w:r>
      <w:r>
        <w:rPr>
          <w:kern w:val="0"/>
          <w:sz w:val="24"/>
        </w:rPr>
        <w:t>Remote control from engine control room</w:t>
      </w:r>
    </w:p>
    <w:p w14:paraId="77C29726">
      <w:pPr>
        <w:kinsoku w:val="0"/>
        <w:autoSpaceDE w:val="0"/>
        <w:autoSpaceDN w:val="0"/>
        <w:adjustRightInd w:val="0"/>
        <w:spacing w:line="239" w:lineRule="auto"/>
        <w:ind w:left="1556"/>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Main operating panel shall be used for carrying out engine commands, adjust the engine parameters, select the running modes, and observe the status of the control system.</w:t>
      </w:r>
    </w:p>
    <w:p w14:paraId="1D519455">
      <w:pPr>
        <w:tabs>
          <w:tab w:val="left" w:pos="1540"/>
        </w:tabs>
        <w:kinsoku w:val="0"/>
        <w:autoSpaceDE w:val="0"/>
        <w:autoSpaceDN w:val="0"/>
        <w:adjustRightInd w:val="0"/>
        <w:ind w:left="1018"/>
        <w:rPr>
          <w:kern w:val="0"/>
          <w:sz w:val="24"/>
        </w:rPr>
      </w:pPr>
    </w:p>
    <w:p w14:paraId="67388D68">
      <w:pPr>
        <w:tabs>
          <w:tab w:val="left" w:pos="1540"/>
        </w:tabs>
        <w:kinsoku w:val="0"/>
        <w:autoSpaceDE w:val="0"/>
        <w:autoSpaceDN w:val="0"/>
        <w:adjustRightInd w:val="0"/>
        <w:ind w:left="1018"/>
        <w:rPr>
          <w:kern w:val="0"/>
          <w:sz w:val="24"/>
        </w:rPr>
      </w:pPr>
      <w:r>
        <w:rPr>
          <w:kern w:val="0"/>
          <w:sz w:val="24"/>
        </w:rPr>
        <w:t>3.</w:t>
      </w:r>
      <w:r>
        <w:rPr>
          <w:kern w:val="0"/>
          <w:sz w:val="24"/>
        </w:rPr>
        <w:tab/>
      </w:r>
      <w:r>
        <w:rPr>
          <w:kern w:val="0"/>
          <w:sz w:val="24"/>
        </w:rPr>
        <w:t>Remote control from wheelhouse or navigation bridge deck wings</w:t>
      </w:r>
    </w:p>
    <w:p w14:paraId="65BEE285">
      <w:pPr>
        <w:kinsoku w:val="0"/>
        <w:autoSpaceDE w:val="0"/>
        <w:autoSpaceDN w:val="0"/>
        <w:adjustRightInd w:val="0"/>
        <w:spacing w:line="239" w:lineRule="auto"/>
        <w:ind w:left="1556"/>
        <w:rPr>
          <w:kern w:val="0"/>
          <w:sz w:val="24"/>
        </w:rPr>
      </w:pPr>
      <w:r>
        <w:rPr>
          <w:kern w:val="0"/>
          <w:sz w:val="24"/>
        </w:rPr>
        <w:t>The following controls shall be sequentially performed according to a preset RPM time loading program by operating the engine telegraph in wheelhouse or navigation bridge deck wings:</w:t>
      </w:r>
    </w:p>
    <w:p w14:paraId="290268A6">
      <w:pPr>
        <w:kinsoku w:val="0"/>
        <w:autoSpaceDE w:val="0"/>
        <w:autoSpaceDN w:val="0"/>
        <w:adjustRightInd w:val="0"/>
        <w:ind w:left="1556" w:leftChars="741"/>
        <w:rPr>
          <w:kern w:val="0"/>
          <w:sz w:val="24"/>
        </w:rPr>
      </w:pPr>
      <w:r>
        <w:rPr>
          <w:rFonts w:hint="eastAsia"/>
          <w:kern w:val="0"/>
          <w:sz w:val="26"/>
          <w:szCs w:val="26"/>
        </w:rPr>
        <w:tab/>
      </w:r>
      <w:r>
        <w:rPr>
          <w:kern w:val="0"/>
          <w:sz w:val="24"/>
        </w:rPr>
        <w:t>Starting and stopping</w:t>
      </w:r>
    </w:p>
    <w:p w14:paraId="5CA625C4">
      <w:pPr>
        <w:kinsoku w:val="0"/>
        <w:autoSpaceDE w:val="0"/>
        <w:autoSpaceDN w:val="0"/>
        <w:adjustRightInd w:val="0"/>
        <w:ind w:left="1556" w:leftChars="741" w:firstLine="602" w:firstLineChars="251"/>
        <w:rPr>
          <w:kern w:val="0"/>
          <w:sz w:val="24"/>
        </w:rPr>
      </w:pPr>
      <w:r>
        <w:rPr>
          <w:kern w:val="0"/>
          <w:sz w:val="24"/>
        </w:rPr>
        <w:t>Speed increasing and decreasing as per engine design</w:t>
      </w:r>
    </w:p>
    <w:p w14:paraId="36FE58A0">
      <w:pPr>
        <w:kinsoku w:val="0"/>
        <w:autoSpaceDE w:val="0"/>
        <w:autoSpaceDN w:val="0"/>
        <w:adjustRightInd w:val="0"/>
        <w:ind w:left="1556" w:leftChars="741" w:firstLine="600" w:firstLineChars="250"/>
        <w:rPr>
          <w:kern w:val="0"/>
          <w:sz w:val="24"/>
        </w:rPr>
      </w:pPr>
      <w:r>
        <w:rPr>
          <w:kern w:val="0"/>
          <w:sz w:val="24"/>
        </w:rPr>
        <w:t>Reversing</w:t>
      </w:r>
    </w:p>
    <w:p w14:paraId="63142C0B">
      <w:pPr>
        <w:kinsoku w:val="0"/>
        <w:autoSpaceDE w:val="0"/>
        <w:autoSpaceDN w:val="0"/>
        <w:adjustRightInd w:val="0"/>
        <w:spacing w:before="15" w:line="260" w:lineRule="exact"/>
        <w:rPr>
          <w:kern w:val="0"/>
          <w:sz w:val="26"/>
          <w:szCs w:val="26"/>
        </w:rPr>
      </w:pPr>
    </w:p>
    <w:p w14:paraId="03A275AF">
      <w:pPr>
        <w:kinsoku w:val="0"/>
        <w:autoSpaceDE w:val="0"/>
        <w:autoSpaceDN w:val="0"/>
        <w:adjustRightInd w:val="0"/>
        <w:ind w:left="1556"/>
        <w:rPr>
          <w:kern w:val="0"/>
          <w:sz w:val="24"/>
        </w:rPr>
      </w:pPr>
      <w:r>
        <w:rPr>
          <w:kern w:val="0"/>
          <w:sz w:val="24"/>
        </w:rPr>
        <w:t>The reversing and speed setting of M/E shall be controlled by engine telegraph lever which is used as maneuvering lever.</w:t>
      </w:r>
    </w:p>
    <w:p w14:paraId="06288597">
      <w:pPr>
        <w:kinsoku w:val="0"/>
        <w:autoSpaceDE w:val="0"/>
        <w:autoSpaceDN w:val="0"/>
        <w:adjustRightInd w:val="0"/>
        <w:spacing w:before="16" w:line="260" w:lineRule="exact"/>
        <w:rPr>
          <w:kern w:val="0"/>
          <w:sz w:val="26"/>
          <w:szCs w:val="26"/>
        </w:rPr>
      </w:pPr>
    </w:p>
    <w:p w14:paraId="1A4D2777">
      <w:pPr>
        <w:kinsoku w:val="0"/>
        <w:autoSpaceDE w:val="0"/>
        <w:autoSpaceDN w:val="0"/>
        <w:adjustRightInd w:val="0"/>
        <w:ind w:left="1556"/>
        <w:rPr>
          <w:kern w:val="0"/>
          <w:sz w:val="24"/>
        </w:rPr>
      </w:pPr>
      <w:r>
        <w:rPr>
          <w:kern w:val="0"/>
          <w:sz w:val="24"/>
        </w:rPr>
        <w:t xml:space="preserve">Main engine speed control shall be carried out through the </w:t>
      </w:r>
      <w:r>
        <w:rPr>
          <w:rFonts w:hint="eastAsia"/>
          <w:kern w:val="0"/>
          <w:sz w:val="24"/>
        </w:rPr>
        <w:t>electronic speed control system.</w:t>
      </w:r>
    </w:p>
    <w:p w14:paraId="1229D381">
      <w:pPr>
        <w:kinsoku w:val="0"/>
        <w:autoSpaceDE w:val="0"/>
        <w:autoSpaceDN w:val="0"/>
        <w:adjustRightInd w:val="0"/>
        <w:ind w:left="1556"/>
        <w:rPr>
          <w:kern w:val="0"/>
          <w:sz w:val="26"/>
          <w:szCs w:val="26"/>
        </w:rPr>
      </w:pPr>
    </w:p>
    <w:p w14:paraId="0EF5CC2E">
      <w:pPr>
        <w:kinsoku w:val="0"/>
        <w:autoSpaceDE w:val="0"/>
        <w:autoSpaceDN w:val="0"/>
        <w:adjustRightInd w:val="0"/>
        <w:ind w:left="1556"/>
        <w:rPr>
          <w:kern w:val="0"/>
          <w:sz w:val="24"/>
        </w:rPr>
      </w:pPr>
      <w:r>
        <w:rPr>
          <w:kern w:val="0"/>
          <w:sz w:val="24"/>
        </w:rPr>
        <w:t>In case of the first starting failure, two or more staring attempts shall be automatically carried out (total three attempts). An alarm shall be given after three attempts without firing. Re-starting shall be carried out after setting the telegraph lever at the “STOP” position.</w:t>
      </w:r>
    </w:p>
    <w:p w14:paraId="69DF475D">
      <w:pPr>
        <w:kinsoku w:val="0"/>
        <w:autoSpaceDE w:val="0"/>
        <w:autoSpaceDN w:val="0"/>
        <w:adjustRightInd w:val="0"/>
        <w:spacing w:before="15" w:line="260" w:lineRule="exact"/>
        <w:rPr>
          <w:kern w:val="0"/>
          <w:sz w:val="24"/>
        </w:rPr>
      </w:pPr>
    </w:p>
    <w:p w14:paraId="4C0FCDF3">
      <w:pPr>
        <w:kinsoku w:val="0"/>
        <w:autoSpaceDE w:val="0"/>
        <w:autoSpaceDN w:val="0"/>
        <w:adjustRightInd w:val="0"/>
        <w:ind w:left="1556"/>
        <w:rPr>
          <w:kern w:val="0"/>
          <w:sz w:val="24"/>
        </w:rPr>
      </w:pPr>
      <w:r>
        <w:rPr>
          <w:kern w:val="0"/>
          <w:sz w:val="24"/>
        </w:rPr>
        <w:t>The auxiliary blower shall be automatically started and stopped by detecting the scavenging air manifold pressure, and also shall be capable of being started and stopped from engine control room.</w:t>
      </w:r>
    </w:p>
    <w:p w14:paraId="7BBB73A0">
      <w:pPr>
        <w:kinsoku w:val="0"/>
        <w:autoSpaceDE w:val="0"/>
        <w:autoSpaceDN w:val="0"/>
        <w:adjustRightInd w:val="0"/>
        <w:spacing w:before="15" w:line="260" w:lineRule="exact"/>
        <w:rPr>
          <w:kern w:val="0"/>
          <w:sz w:val="26"/>
          <w:szCs w:val="26"/>
        </w:rPr>
      </w:pPr>
    </w:p>
    <w:p w14:paraId="720AF27A">
      <w:pPr>
        <w:tabs>
          <w:tab w:val="left" w:pos="1540"/>
        </w:tabs>
        <w:kinsoku w:val="0"/>
        <w:autoSpaceDE w:val="0"/>
        <w:autoSpaceDN w:val="0"/>
        <w:adjustRightInd w:val="0"/>
        <w:ind w:left="1018"/>
        <w:rPr>
          <w:kern w:val="0"/>
          <w:sz w:val="24"/>
        </w:rPr>
      </w:pPr>
      <w:r>
        <w:rPr>
          <w:kern w:val="0"/>
          <w:sz w:val="24"/>
        </w:rPr>
        <w:t>4.</w:t>
      </w:r>
      <w:r>
        <w:rPr>
          <w:kern w:val="0"/>
          <w:sz w:val="24"/>
        </w:rPr>
        <w:tab/>
      </w:r>
      <w:r>
        <w:rPr>
          <w:kern w:val="0"/>
          <w:sz w:val="24"/>
        </w:rPr>
        <w:t>Control position transfer system</w:t>
      </w:r>
    </w:p>
    <w:p w14:paraId="00ECB098">
      <w:pPr>
        <w:autoSpaceDE w:val="0"/>
        <w:autoSpaceDN w:val="0"/>
        <w:adjustRightInd w:val="0"/>
        <w:ind w:left="1556" w:right="-20"/>
        <w:jc w:val="left"/>
        <w:rPr>
          <w:kern w:val="0"/>
          <w:sz w:val="24"/>
        </w:rPr>
      </w:pPr>
      <w:r>
        <w:rPr>
          <w:kern w:val="0"/>
          <w:sz w:val="24"/>
        </w:rPr>
        <w:t>Engine running modes shall be done from the main operating panel in ECR.</w:t>
      </w:r>
    </w:p>
    <w:p w14:paraId="6EDCA119">
      <w:pPr>
        <w:kinsoku w:val="0"/>
        <w:autoSpaceDE w:val="0"/>
        <w:autoSpaceDN w:val="0"/>
        <w:adjustRightInd w:val="0"/>
        <w:ind w:left="1556"/>
        <w:rPr>
          <w:kern w:val="0"/>
          <w:sz w:val="24"/>
        </w:rPr>
      </w:pPr>
    </w:p>
    <w:p w14:paraId="29971C42">
      <w:pPr>
        <w:kinsoku w:val="0"/>
        <w:autoSpaceDE w:val="0"/>
        <w:autoSpaceDN w:val="0"/>
        <w:adjustRightInd w:val="0"/>
        <w:ind w:left="1556"/>
        <w:rPr>
          <w:kern w:val="0"/>
          <w:sz w:val="24"/>
        </w:rPr>
      </w:pPr>
      <w:r>
        <w:rPr>
          <w:kern w:val="0"/>
          <w:sz w:val="24"/>
        </w:rPr>
        <w:t>Control shall be done from one station only at a time.</w:t>
      </w:r>
    </w:p>
    <w:p w14:paraId="3DEE7229">
      <w:pPr>
        <w:kinsoku w:val="0"/>
        <w:autoSpaceDE w:val="0"/>
        <w:autoSpaceDN w:val="0"/>
        <w:adjustRightInd w:val="0"/>
        <w:ind w:left="1556"/>
        <w:rPr>
          <w:kern w:val="0"/>
          <w:sz w:val="24"/>
        </w:rPr>
      </w:pPr>
    </w:p>
    <w:p w14:paraId="024D6FC1">
      <w:pPr>
        <w:tabs>
          <w:tab w:val="left" w:pos="2080"/>
        </w:tabs>
        <w:kinsoku w:val="0"/>
        <w:autoSpaceDE w:val="0"/>
        <w:autoSpaceDN w:val="0"/>
        <w:adjustRightInd w:val="0"/>
        <w:ind w:left="1558"/>
        <w:rPr>
          <w:kern w:val="0"/>
          <w:sz w:val="24"/>
        </w:rPr>
      </w:pPr>
      <w:r>
        <w:rPr>
          <w:kern w:val="0"/>
          <w:sz w:val="26"/>
          <w:szCs w:val="26"/>
        </w:rPr>
        <w:t xml:space="preserve"> </w:t>
      </w:r>
      <w:r>
        <w:rPr>
          <w:kern w:val="0"/>
          <w:sz w:val="24"/>
        </w:rPr>
        <w:t>(1)</w:t>
      </w:r>
      <w:r>
        <w:rPr>
          <w:kern w:val="0"/>
          <w:sz w:val="24"/>
        </w:rPr>
        <w:tab/>
      </w:r>
      <w:r>
        <w:rPr>
          <w:kern w:val="0"/>
          <w:sz w:val="24"/>
        </w:rPr>
        <w:t>Local – engine control room</w:t>
      </w:r>
    </w:p>
    <w:p w14:paraId="4C592E99">
      <w:pPr>
        <w:kinsoku w:val="0"/>
        <w:autoSpaceDE w:val="0"/>
        <w:autoSpaceDN w:val="0"/>
        <w:adjustRightInd w:val="0"/>
        <w:spacing w:before="2" w:line="276" w:lineRule="exact"/>
        <w:ind w:left="2096"/>
        <w:rPr>
          <w:kern w:val="0"/>
          <w:sz w:val="24"/>
        </w:rPr>
      </w:pPr>
      <w:r>
        <w:rPr>
          <w:kern w:val="0"/>
          <w:sz w:val="24"/>
        </w:rPr>
        <w:t>Maneuvering position change-over between the engine side and the engine control room shall be carried out at the engine side.</w:t>
      </w:r>
    </w:p>
    <w:p w14:paraId="46602A72">
      <w:pPr>
        <w:kinsoku w:val="0"/>
        <w:autoSpaceDE w:val="0"/>
        <w:autoSpaceDN w:val="0"/>
        <w:adjustRightInd w:val="0"/>
        <w:spacing w:before="13" w:line="260" w:lineRule="exact"/>
        <w:rPr>
          <w:kern w:val="0"/>
          <w:sz w:val="26"/>
          <w:szCs w:val="26"/>
        </w:rPr>
      </w:pPr>
    </w:p>
    <w:p w14:paraId="7031BC13">
      <w:pPr>
        <w:tabs>
          <w:tab w:val="left" w:pos="2080"/>
        </w:tabs>
        <w:kinsoku w:val="0"/>
        <w:autoSpaceDE w:val="0"/>
        <w:autoSpaceDN w:val="0"/>
        <w:adjustRightInd w:val="0"/>
        <w:ind w:left="1558"/>
        <w:rPr>
          <w:kern w:val="0"/>
          <w:sz w:val="24"/>
        </w:rPr>
      </w:pPr>
      <w:r>
        <w:rPr>
          <w:kern w:val="0"/>
          <w:sz w:val="24"/>
        </w:rPr>
        <w:t>(2)</w:t>
      </w:r>
      <w:r>
        <w:rPr>
          <w:kern w:val="0"/>
          <w:sz w:val="24"/>
        </w:rPr>
        <w:tab/>
      </w:r>
      <w:r>
        <w:rPr>
          <w:kern w:val="0"/>
          <w:sz w:val="24"/>
        </w:rPr>
        <w:t>Engine control room – wheelhouse</w:t>
      </w:r>
    </w:p>
    <w:p w14:paraId="3791F298">
      <w:pPr>
        <w:kinsoku w:val="0"/>
        <w:autoSpaceDE w:val="0"/>
        <w:autoSpaceDN w:val="0"/>
        <w:adjustRightInd w:val="0"/>
        <w:spacing w:before="5" w:line="274" w:lineRule="exact"/>
        <w:ind w:left="2096"/>
        <w:rPr>
          <w:kern w:val="0"/>
          <w:sz w:val="24"/>
        </w:rPr>
      </w:pPr>
      <w:r>
        <w:rPr>
          <w:kern w:val="0"/>
          <w:sz w:val="24"/>
        </w:rPr>
        <w:t>Maneuvering position change-over between the wheelhouse and the engine control room shall be carried out in the engine control room.</w:t>
      </w:r>
    </w:p>
    <w:p w14:paraId="1B4385F0">
      <w:pPr>
        <w:kinsoku w:val="0"/>
        <w:autoSpaceDE w:val="0"/>
        <w:autoSpaceDN w:val="0"/>
        <w:adjustRightInd w:val="0"/>
        <w:spacing w:before="13" w:line="260" w:lineRule="exact"/>
        <w:rPr>
          <w:kern w:val="0"/>
          <w:sz w:val="26"/>
          <w:szCs w:val="26"/>
        </w:rPr>
      </w:pPr>
    </w:p>
    <w:p w14:paraId="64F492BB">
      <w:pPr>
        <w:tabs>
          <w:tab w:val="left" w:pos="2080"/>
        </w:tabs>
        <w:kinsoku w:val="0"/>
        <w:autoSpaceDE w:val="0"/>
        <w:autoSpaceDN w:val="0"/>
        <w:adjustRightInd w:val="0"/>
        <w:ind w:left="1558"/>
        <w:rPr>
          <w:kern w:val="0"/>
          <w:sz w:val="24"/>
        </w:rPr>
      </w:pPr>
      <w:r>
        <w:rPr>
          <w:kern w:val="0"/>
          <w:sz w:val="24"/>
        </w:rPr>
        <w:t>(3)</w:t>
      </w:r>
      <w:r>
        <w:rPr>
          <w:kern w:val="0"/>
          <w:sz w:val="24"/>
        </w:rPr>
        <w:tab/>
      </w:r>
      <w:r>
        <w:rPr>
          <w:kern w:val="0"/>
          <w:sz w:val="24"/>
        </w:rPr>
        <w:t>Wheelhouse – navigation bridge deck wings</w:t>
      </w:r>
    </w:p>
    <w:p w14:paraId="18A6DC5E">
      <w:pPr>
        <w:kinsoku w:val="0"/>
        <w:autoSpaceDE w:val="0"/>
        <w:autoSpaceDN w:val="0"/>
        <w:adjustRightInd w:val="0"/>
        <w:ind w:left="2096"/>
        <w:rPr>
          <w:kern w:val="0"/>
          <w:sz w:val="24"/>
        </w:rPr>
      </w:pPr>
      <w:r>
        <w:rPr>
          <w:kern w:val="0"/>
          <w:sz w:val="24"/>
        </w:rPr>
        <w:t>Maneuvering position change-over between the wheelhouse and the both bridge wings shall be carried out in the wheelhouse.</w:t>
      </w:r>
    </w:p>
    <w:p w14:paraId="27F692DE">
      <w:pPr>
        <w:kinsoku w:val="0"/>
        <w:autoSpaceDE w:val="0"/>
        <w:autoSpaceDN w:val="0"/>
        <w:adjustRightInd w:val="0"/>
        <w:ind w:left="2096"/>
        <w:rPr>
          <w:kern w:val="0"/>
          <w:sz w:val="24"/>
        </w:rPr>
      </w:pPr>
    </w:p>
    <w:p w14:paraId="17235739">
      <w:pPr>
        <w:pStyle w:val="3"/>
        <w:numPr>
          <w:ilvl w:val="3"/>
          <w:numId w:val="0"/>
        </w:numPr>
        <w:ind w:left="851" w:leftChars="0" w:hanging="851" w:firstLineChars="0"/>
        <w:jc w:val="left"/>
      </w:pPr>
      <w:bookmarkStart w:id="490" w:name="_Toc48305041"/>
      <w:bookmarkStart w:id="491" w:name="_Toc50574726"/>
      <w:r>
        <w:rPr>
          <w:rFonts w:hint="eastAsia" w:ascii="Arial" w:hAnsi="Arial" w:eastAsia="黑体" w:cs="Times New Roman"/>
          <w:b/>
          <w:bCs/>
          <w:caps/>
          <w:kern w:val="0"/>
          <w:sz w:val="24"/>
          <w:szCs w:val="24"/>
          <w:lang w:val="en-US" w:eastAsia="zh-CN" w:bidi="ar-SA"/>
        </w:rPr>
        <w:t>7.2.3.2</w:t>
      </w:r>
      <w:r>
        <w:rPr>
          <w:rFonts w:hint="eastAsia" w:cs="Times New Roman"/>
          <w:b/>
          <w:bCs/>
          <w:caps/>
          <w:kern w:val="0"/>
          <w:sz w:val="24"/>
          <w:szCs w:val="24"/>
          <w:lang w:val="en-US" w:eastAsia="zh-CN" w:bidi="ar-SA"/>
        </w:rPr>
        <w:t xml:space="preserve"> </w:t>
      </w:r>
      <w:r>
        <w:t>Protecting and safety devices</w:t>
      </w:r>
      <w:bookmarkEnd w:id="490"/>
      <w:bookmarkEnd w:id="491"/>
    </w:p>
    <w:p w14:paraId="5C4188A3">
      <w:pPr>
        <w:tabs>
          <w:tab w:val="left" w:pos="2080"/>
        </w:tabs>
        <w:kinsoku w:val="0"/>
        <w:autoSpaceDE w:val="0"/>
        <w:autoSpaceDN w:val="0"/>
        <w:adjustRightInd w:val="0"/>
        <w:ind w:left="1559"/>
        <w:rPr>
          <w:kern w:val="0"/>
          <w:sz w:val="24"/>
        </w:rPr>
      </w:pPr>
      <w:r>
        <w:rPr>
          <w:kern w:val="0"/>
          <w:sz w:val="24"/>
        </w:rPr>
        <w:t>a.</w:t>
      </w:r>
      <w:r>
        <w:rPr>
          <w:kern w:val="0"/>
          <w:sz w:val="24"/>
        </w:rPr>
        <w:tab/>
      </w:r>
      <w:r>
        <w:rPr>
          <w:kern w:val="0"/>
          <w:sz w:val="24"/>
        </w:rPr>
        <w:t>Emergency trip</w:t>
      </w:r>
    </w:p>
    <w:p w14:paraId="4DDE89C2">
      <w:pPr>
        <w:kinsoku w:val="0"/>
        <w:autoSpaceDE w:val="0"/>
        <w:autoSpaceDN w:val="0"/>
        <w:adjustRightInd w:val="0"/>
        <w:ind w:left="2096"/>
        <w:rPr>
          <w:kern w:val="0"/>
          <w:sz w:val="24"/>
        </w:rPr>
      </w:pPr>
      <w:r>
        <w:rPr>
          <w:kern w:val="0"/>
          <w:sz w:val="24"/>
        </w:rPr>
        <w:t>Main engine shall be automatically tripped with an alarm according to Rules and propulsion plant manufacturer's requirements.</w:t>
      </w:r>
    </w:p>
    <w:p w14:paraId="52B797B8">
      <w:pPr>
        <w:kinsoku w:val="0"/>
        <w:autoSpaceDE w:val="0"/>
        <w:autoSpaceDN w:val="0"/>
        <w:adjustRightInd w:val="0"/>
        <w:spacing w:before="16" w:line="260" w:lineRule="exact"/>
        <w:rPr>
          <w:kern w:val="0"/>
          <w:sz w:val="26"/>
          <w:szCs w:val="26"/>
        </w:rPr>
      </w:pPr>
    </w:p>
    <w:p w14:paraId="6B8620E0">
      <w:pPr>
        <w:kinsoku w:val="0"/>
        <w:autoSpaceDE w:val="0"/>
        <w:autoSpaceDN w:val="0"/>
        <w:adjustRightInd w:val="0"/>
        <w:ind w:left="2096"/>
        <w:rPr>
          <w:kern w:val="0"/>
          <w:sz w:val="24"/>
        </w:rPr>
      </w:pPr>
      <w:r>
        <w:rPr>
          <w:kern w:val="0"/>
          <w:sz w:val="24"/>
        </w:rPr>
        <w:t>Each one manual emergency trip push button with cover shall be provided in engine control console, local emergency control station, navigation bridge deck wings and W/H control console.</w:t>
      </w:r>
    </w:p>
    <w:p w14:paraId="4AE95232">
      <w:pPr>
        <w:kinsoku w:val="0"/>
        <w:autoSpaceDE w:val="0"/>
        <w:autoSpaceDN w:val="0"/>
        <w:adjustRightInd w:val="0"/>
        <w:spacing w:before="15" w:line="260" w:lineRule="exact"/>
        <w:rPr>
          <w:kern w:val="0"/>
          <w:sz w:val="26"/>
          <w:szCs w:val="26"/>
        </w:rPr>
      </w:pPr>
    </w:p>
    <w:p w14:paraId="6931E796">
      <w:pPr>
        <w:kinsoku w:val="0"/>
        <w:autoSpaceDE w:val="0"/>
        <w:autoSpaceDN w:val="0"/>
        <w:adjustRightInd w:val="0"/>
        <w:ind w:left="2096"/>
        <w:rPr>
          <w:kern w:val="0"/>
          <w:sz w:val="24"/>
        </w:rPr>
      </w:pPr>
      <w:r>
        <w:rPr>
          <w:kern w:val="0"/>
          <w:sz w:val="24"/>
        </w:rPr>
        <w:t>Emergency trip system shall be independent of the remote control system and separated from Engine’s alarm and monitoring system.</w:t>
      </w:r>
    </w:p>
    <w:p w14:paraId="43624C27">
      <w:pPr>
        <w:kinsoku w:val="0"/>
        <w:autoSpaceDE w:val="0"/>
        <w:autoSpaceDN w:val="0"/>
        <w:adjustRightInd w:val="0"/>
        <w:spacing w:before="16" w:line="260" w:lineRule="exact"/>
        <w:rPr>
          <w:kern w:val="0"/>
          <w:sz w:val="26"/>
          <w:szCs w:val="26"/>
        </w:rPr>
      </w:pPr>
    </w:p>
    <w:p w14:paraId="41D28DA4">
      <w:pPr>
        <w:kinsoku w:val="0"/>
        <w:autoSpaceDE w:val="0"/>
        <w:autoSpaceDN w:val="0"/>
        <w:adjustRightInd w:val="0"/>
        <w:spacing w:line="239" w:lineRule="auto"/>
        <w:ind w:left="2096"/>
        <w:rPr>
          <w:kern w:val="0"/>
          <w:sz w:val="24"/>
        </w:rPr>
      </w:pPr>
      <w:r>
        <w:rPr>
          <w:kern w:val="0"/>
          <w:sz w:val="24"/>
        </w:rPr>
        <w:t>Reset of trip circuit shall be carried out by setting the maneuvering/telegraph lever in engine control room at stop position after recovering to normal condition.</w:t>
      </w:r>
    </w:p>
    <w:p w14:paraId="75FFD8CB">
      <w:pPr>
        <w:kinsoku w:val="0"/>
        <w:autoSpaceDE w:val="0"/>
        <w:autoSpaceDN w:val="0"/>
        <w:adjustRightInd w:val="0"/>
        <w:spacing w:before="16" w:line="260" w:lineRule="exact"/>
        <w:rPr>
          <w:kern w:val="0"/>
          <w:sz w:val="26"/>
          <w:szCs w:val="26"/>
        </w:rPr>
      </w:pPr>
    </w:p>
    <w:p w14:paraId="07E94E53">
      <w:pPr>
        <w:tabs>
          <w:tab w:val="left" w:pos="2080"/>
        </w:tabs>
        <w:kinsoku w:val="0"/>
        <w:autoSpaceDE w:val="0"/>
        <w:autoSpaceDN w:val="0"/>
        <w:adjustRightInd w:val="0"/>
        <w:ind w:left="1558"/>
        <w:rPr>
          <w:kern w:val="0"/>
          <w:sz w:val="24"/>
        </w:rPr>
      </w:pPr>
      <w:r>
        <w:rPr>
          <w:kern w:val="0"/>
          <w:sz w:val="24"/>
        </w:rPr>
        <w:t>b.</w:t>
      </w:r>
      <w:r>
        <w:rPr>
          <w:kern w:val="0"/>
          <w:sz w:val="24"/>
        </w:rPr>
        <w:tab/>
      </w:r>
      <w:r>
        <w:rPr>
          <w:kern w:val="0"/>
          <w:sz w:val="24"/>
        </w:rPr>
        <w:t>Critical speed protection</w:t>
      </w:r>
    </w:p>
    <w:p w14:paraId="73A2DFDB">
      <w:pPr>
        <w:kinsoku w:val="0"/>
        <w:autoSpaceDE w:val="0"/>
        <w:autoSpaceDN w:val="0"/>
        <w:adjustRightInd w:val="0"/>
        <w:ind w:left="2096"/>
        <w:rPr>
          <w:kern w:val="0"/>
          <w:sz w:val="24"/>
        </w:rPr>
      </w:pPr>
      <w:r>
        <w:rPr>
          <w:kern w:val="0"/>
          <w:sz w:val="24"/>
        </w:rPr>
        <w:t>Automatic quick passing program shall be applied over the critical revolution zone during bridge control (if any).</w:t>
      </w:r>
    </w:p>
    <w:p w14:paraId="0A436BDA">
      <w:pPr>
        <w:kinsoku w:val="0"/>
        <w:autoSpaceDE w:val="0"/>
        <w:autoSpaceDN w:val="0"/>
        <w:adjustRightInd w:val="0"/>
        <w:ind w:left="2096"/>
        <w:rPr>
          <w:kern w:val="0"/>
          <w:sz w:val="24"/>
        </w:rPr>
      </w:pPr>
    </w:p>
    <w:p w14:paraId="3BE4F273">
      <w:pPr>
        <w:kinsoku w:val="0"/>
        <w:autoSpaceDE w:val="0"/>
        <w:autoSpaceDN w:val="0"/>
        <w:adjustRightInd w:val="0"/>
        <w:ind w:left="2096"/>
        <w:rPr>
          <w:kern w:val="0"/>
          <w:sz w:val="24"/>
        </w:rPr>
      </w:pPr>
      <w:r>
        <w:rPr>
          <w:kern w:val="0"/>
          <w:sz w:val="24"/>
        </w:rPr>
        <w:t>Critical speed alarm to be provided in AMS</w:t>
      </w:r>
      <w:r>
        <w:rPr>
          <w:rFonts w:hint="eastAsia"/>
          <w:kern w:val="0"/>
          <w:sz w:val="24"/>
        </w:rPr>
        <w:t xml:space="preserve"> </w:t>
      </w:r>
      <w:r>
        <w:rPr>
          <w:rFonts w:hint="eastAsia"/>
          <w:b/>
          <w:i/>
          <w:kern w:val="0"/>
          <w:sz w:val="24"/>
        </w:rPr>
        <w:t>for the long time running</w:t>
      </w:r>
      <w:r>
        <w:rPr>
          <w:kern w:val="0"/>
          <w:sz w:val="24"/>
        </w:rPr>
        <w:t>.</w:t>
      </w:r>
    </w:p>
    <w:p w14:paraId="4F0BCDDE">
      <w:pPr>
        <w:kinsoku w:val="0"/>
        <w:autoSpaceDE w:val="0"/>
        <w:autoSpaceDN w:val="0"/>
        <w:adjustRightInd w:val="0"/>
        <w:spacing w:before="16" w:line="260" w:lineRule="exact"/>
        <w:rPr>
          <w:kern w:val="0"/>
          <w:sz w:val="26"/>
          <w:szCs w:val="26"/>
        </w:rPr>
      </w:pPr>
    </w:p>
    <w:p w14:paraId="3A111348">
      <w:pPr>
        <w:tabs>
          <w:tab w:val="left" w:pos="2080"/>
        </w:tabs>
        <w:kinsoku w:val="0"/>
        <w:autoSpaceDE w:val="0"/>
        <w:autoSpaceDN w:val="0"/>
        <w:adjustRightInd w:val="0"/>
        <w:ind w:left="1558"/>
        <w:rPr>
          <w:kern w:val="0"/>
          <w:sz w:val="24"/>
        </w:rPr>
      </w:pPr>
      <w:r>
        <w:rPr>
          <w:kern w:val="0"/>
          <w:sz w:val="24"/>
        </w:rPr>
        <w:t>c.</w:t>
      </w:r>
      <w:r>
        <w:rPr>
          <w:kern w:val="0"/>
          <w:sz w:val="24"/>
        </w:rPr>
        <w:tab/>
      </w:r>
      <w:r>
        <w:rPr>
          <w:kern w:val="0"/>
          <w:sz w:val="24"/>
        </w:rPr>
        <w:t>Program speed control</w:t>
      </w:r>
    </w:p>
    <w:p w14:paraId="1C0555D6">
      <w:pPr>
        <w:kinsoku w:val="0"/>
        <w:autoSpaceDE w:val="0"/>
        <w:autoSpaceDN w:val="0"/>
        <w:adjustRightInd w:val="0"/>
        <w:ind w:left="2096"/>
        <w:rPr>
          <w:kern w:val="0"/>
          <w:sz w:val="24"/>
        </w:rPr>
      </w:pPr>
      <w:r>
        <w:rPr>
          <w:kern w:val="0"/>
          <w:sz w:val="24"/>
        </w:rPr>
        <w:t>When controlled in wheelhouse, the engine speed shall be controlled by load-up / load down program over certain ahead speed by program device with readjusted time up to the set speed of the maneuvering / telegraph lever.</w:t>
      </w:r>
    </w:p>
    <w:p w14:paraId="1817BCD8">
      <w:pPr>
        <w:kinsoku w:val="0"/>
        <w:autoSpaceDE w:val="0"/>
        <w:autoSpaceDN w:val="0"/>
        <w:adjustRightInd w:val="0"/>
        <w:spacing w:before="1" w:line="280" w:lineRule="exact"/>
        <w:rPr>
          <w:kern w:val="0"/>
          <w:sz w:val="28"/>
          <w:szCs w:val="28"/>
        </w:rPr>
      </w:pPr>
    </w:p>
    <w:p w14:paraId="5EA53263">
      <w:pPr>
        <w:kinsoku w:val="0"/>
        <w:autoSpaceDE w:val="0"/>
        <w:autoSpaceDN w:val="0"/>
        <w:adjustRightInd w:val="0"/>
        <w:spacing w:line="274" w:lineRule="exact"/>
        <w:ind w:left="2096"/>
        <w:rPr>
          <w:kern w:val="0"/>
          <w:sz w:val="24"/>
        </w:rPr>
      </w:pPr>
      <w:r>
        <w:rPr>
          <w:kern w:val="0"/>
          <w:sz w:val="24"/>
        </w:rPr>
        <w:t xml:space="preserve">One override push button for program speed up shall be provided in each of wheelhouse </w:t>
      </w:r>
      <w:r>
        <w:rPr>
          <w:rFonts w:hint="eastAsia"/>
          <w:kern w:val="0"/>
          <w:sz w:val="24"/>
        </w:rPr>
        <w:t xml:space="preserve">control console </w:t>
      </w:r>
      <w:r>
        <w:rPr>
          <w:kern w:val="0"/>
          <w:sz w:val="24"/>
        </w:rPr>
        <w:t>and navigation bridge deck wings.</w:t>
      </w:r>
    </w:p>
    <w:p w14:paraId="42D7ADDC">
      <w:pPr>
        <w:kinsoku w:val="0"/>
        <w:autoSpaceDE w:val="0"/>
        <w:autoSpaceDN w:val="0"/>
        <w:adjustRightInd w:val="0"/>
        <w:spacing w:line="274" w:lineRule="exact"/>
        <w:ind w:left="2096"/>
        <w:rPr>
          <w:kern w:val="0"/>
          <w:sz w:val="24"/>
        </w:rPr>
      </w:pPr>
    </w:p>
    <w:p w14:paraId="22456078">
      <w:pPr>
        <w:kinsoku w:val="0"/>
        <w:autoSpaceDE w:val="0"/>
        <w:autoSpaceDN w:val="0"/>
        <w:adjustRightInd w:val="0"/>
        <w:spacing w:before="13" w:line="260" w:lineRule="exact"/>
        <w:rPr>
          <w:kern w:val="0"/>
          <w:sz w:val="26"/>
          <w:szCs w:val="26"/>
        </w:rPr>
      </w:pPr>
    </w:p>
    <w:p w14:paraId="04FEE0B0">
      <w:pPr>
        <w:tabs>
          <w:tab w:val="left" w:pos="2080"/>
        </w:tabs>
        <w:kinsoku w:val="0"/>
        <w:autoSpaceDE w:val="0"/>
        <w:autoSpaceDN w:val="0"/>
        <w:adjustRightInd w:val="0"/>
        <w:ind w:left="1558"/>
        <w:rPr>
          <w:kern w:val="0"/>
          <w:sz w:val="24"/>
        </w:rPr>
      </w:pPr>
      <w:r>
        <w:rPr>
          <w:kern w:val="0"/>
          <w:sz w:val="24"/>
        </w:rPr>
        <w:t>d.</w:t>
      </w:r>
      <w:r>
        <w:rPr>
          <w:kern w:val="0"/>
          <w:sz w:val="24"/>
        </w:rPr>
        <w:tab/>
      </w:r>
      <w:r>
        <w:rPr>
          <w:kern w:val="0"/>
          <w:sz w:val="24"/>
        </w:rPr>
        <w:t>Turning interlock</w:t>
      </w:r>
    </w:p>
    <w:p w14:paraId="67FFFF1B">
      <w:pPr>
        <w:kinsoku w:val="0"/>
        <w:autoSpaceDE w:val="0"/>
        <w:autoSpaceDN w:val="0"/>
        <w:adjustRightInd w:val="0"/>
        <w:spacing w:line="274" w:lineRule="exact"/>
        <w:ind w:left="2096"/>
        <w:rPr>
          <w:kern w:val="0"/>
          <w:sz w:val="24"/>
        </w:rPr>
      </w:pPr>
      <w:r>
        <w:rPr>
          <w:kern w:val="0"/>
          <w:sz w:val="24"/>
        </w:rPr>
        <w:t>While the turning gear is engaged, a starting pilot air valve for starting shall be locked.</w:t>
      </w:r>
    </w:p>
    <w:p w14:paraId="7AC1F7B7">
      <w:pPr>
        <w:kinsoku w:val="0"/>
        <w:autoSpaceDE w:val="0"/>
        <w:autoSpaceDN w:val="0"/>
        <w:adjustRightInd w:val="0"/>
        <w:spacing w:before="13" w:line="260" w:lineRule="exact"/>
        <w:rPr>
          <w:kern w:val="0"/>
          <w:sz w:val="26"/>
          <w:szCs w:val="26"/>
        </w:rPr>
      </w:pPr>
    </w:p>
    <w:p w14:paraId="07E296D3">
      <w:pPr>
        <w:tabs>
          <w:tab w:val="left" w:pos="2080"/>
        </w:tabs>
        <w:kinsoku w:val="0"/>
        <w:autoSpaceDE w:val="0"/>
        <w:autoSpaceDN w:val="0"/>
        <w:adjustRightInd w:val="0"/>
        <w:ind w:left="1558"/>
        <w:rPr>
          <w:kern w:val="0"/>
          <w:sz w:val="24"/>
        </w:rPr>
      </w:pPr>
      <w:r>
        <w:rPr>
          <w:kern w:val="0"/>
          <w:sz w:val="24"/>
        </w:rPr>
        <w:t>e.</w:t>
      </w:r>
      <w:r>
        <w:rPr>
          <w:kern w:val="0"/>
          <w:sz w:val="24"/>
        </w:rPr>
        <w:tab/>
      </w:r>
      <w:r>
        <w:rPr>
          <w:kern w:val="0"/>
          <w:sz w:val="24"/>
        </w:rPr>
        <w:t>Automatic slow-down</w:t>
      </w:r>
    </w:p>
    <w:p w14:paraId="44FE9ECC">
      <w:pPr>
        <w:kinsoku w:val="0"/>
        <w:autoSpaceDE w:val="0"/>
        <w:autoSpaceDN w:val="0"/>
        <w:adjustRightInd w:val="0"/>
        <w:spacing w:line="274" w:lineRule="exact"/>
        <w:ind w:left="2096"/>
        <w:rPr>
          <w:kern w:val="0"/>
          <w:sz w:val="24"/>
        </w:rPr>
      </w:pPr>
      <w:r>
        <w:rPr>
          <w:kern w:val="0"/>
          <w:sz w:val="24"/>
        </w:rPr>
        <w:t>The M/E speed shall be automatically reduced according to Rules and propulsion plant Manufacturer's requirements.</w:t>
      </w:r>
    </w:p>
    <w:p w14:paraId="08FAEBF0">
      <w:pPr>
        <w:kinsoku w:val="0"/>
        <w:autoSpaceDE w:val="0"/>
        <w:autoSpaceDN w:val="0"/>
        <w:adjustRightInd w:val="0"/>
        <w:spacing w:before="13" w:line="260" w:lineRule="exact"/>
        <w:rPr>
          <w:kern w:val="0"/>
          <w:sz w:val="26"/>
          <w:szCs w:val="26"/>
        </w:rPr>
      </w:pPr>
    </w:p>
    <w:p w14:paraId="69FE138E">
      <w:pPr>
        <w:kinsoku w:val="0"/>
        <w:autoSpaceDE w:val="0"/>
        <w:autoSpaceDN w:val="0"/>
        <w:adjustRightInd w:val="0"/>
        <w:ind w:left="2096"/>
        <w:rPr>
          <w:kern w:val="0"/>
          <w:sz w:val="24"/>
        </w:rPr>
      </w:pPr>
      <w:r>
        <w:rPr>
          <w:kern w:val="0"/>
          <w:sz w:val="24"/>
        </w:rPr>
        <w:t>One by-pass push button of this system shall be provided in each of W/H control console and navigation bridge deck wings</w:t>
      </w:r>
      <w:r>
        <w:rPr>
          <w:rFonts w:hint="eastAsia"/>
          <w:kern w:val="0"/>
          <w:sz w:val="24"/>
        </w:rPr>
        <w:t xml:space="preserve"> or as per maker standard</w:t>
      </w:r>
      <w:r>
        <w:rPr>
          <w:kern w:val="0"/>
          <w:sz w:val="24"/>
        </w:rPr>
        <w:t>.</w:t>
      </w:r>
    </w:p>
    <w:p w14:paraId="4FE798C1">
      <w:pPr>
        <w:kinsoku w:val="0"/>
        <w:autoSpaceDE w:val="0"/>
        <w:autoSpaceDN w:val="0"/>
        <w:adjustRightInd w:val="0"/>
        <w:spacing w:before="15" w:line="260" w:lineRule="exact"/>
        <w:rPr>
          <w:kern w:val="0"/>
          <w:sz w:val="26"/>
          <w:szCs w:val="26"/>
        </w:rPr>
      </w:pPr>
    </w:p>
    <w:p w14:paraId="2CBE92AF">
      <w:pPr>
        <w:kinsoku w:val="0"/>
        <w:autoSpaceDE w:val="0"/>
        <w:autoSpaceDN w:val="0"/>
        <w:adjustRightInd w:val="0"/>
        <w:ind w:left="2096"/>
        <w:rPr>
          <w:kern w:val="0"/>
          <w:sz w:val="24"/>
        </w:rPr>
      </w:pPr>
      <w:r>
        <w:rPr>
          <w:kern w:val="0"/>
          <w:sz w:val="24"/>
        </w:rPr>
        <w:t>Reset of the automatic slow down circuit shall be carried out by setting the telegraph lever in selected main engine control position below a predetermined position after recovering to normal condition.</w:t>
      </w:r>
    </w:p>
    <w:p w14:paraId="745C23AC">
      <w:pPr>
        <w:kinsoku w:val="0"/>
        <w:autoSpaceDE w:val="0"/>
        <w:autoSpaceDN w:val="0"/>
        <w:adjustRightInd w:val="0"/>
        <w:spacing w:before="1" w:line="280" w:lineRule="exact"/>
        <w:rPr>
          <w:kern w:val="0"/>
          <w:sz w:val="28"/>
          <w:szCs w:val="28"/>
        </w:rPr>
      </w:pPr>
    </w:p>
    <w:p w14:paraId="55D86C2E">
      <w:pPr>
        <w:kinsoku w:val="0"/>
        <w:autoSpaceDE w:val="0"/>
        <w:autoSpaceDN w:val="0"/>
        <w:adjustRightInd w:val="0"/>
        <w:spacing w:line="274" w:lineRule="exact"/>
        <w:ind w:left="2096"/>
        <w:rPr>
          <w:kern w:val="0"/>
          <w:sz w:val="24"/>
        </w:rPr>
      </w:pPr>
      <w:r>
        <w:rPr>
          <w:kern w:val="0"/>
          <w:sz w:val="24"/>
        </w:rPr>
        <w:t xml:space="preserve">Alarm and separate indicator for above as well as emergency trip shall be provided on engine control console in engine control room and W/H </w:t>
      </w:r>
      <w:r>
        <w:rPr>
          <w:rFonts w:hint="eastAsia"/>
          <w:kern w:val="0"/>
          <w:sz w:val="24"/>
        </w:rPr>
        <w:t xml:space="preserve">control </w:t>
      </w:r>
      <w:r>
        <w:rPr>
          <w:kern w:val="0"/>
          <w:sz w:val="24"/>
        </w:rPr>
        <w:t>console.</w:t>
      </w:r>
    </w:p>
    <w:p w14:paraId="7A21A4D3">
      <w:pPr>
        <w:tabs>
          <w:tab w:val="left" w:pos="1000"/>
        </w:tabs>
        <w:kinsoku w:val="0"/>
        <w:autoSpaceDE w:val="0"/>
        <w:autoSpaceDN w:val="0"/>
        <w:adjustRightInd w:val="0"/>
        <w:spacing w:line="240" w:lineRule="exact"/>
        <w:ind w:left="118"/>
        <w:rPr>
          <w:kern w:val="0"/>
          <w:sz w:val="24"/>
        </w:rPr>
      </w:pPr>
    </w:p>
    <w:p w14:paraId="152D50EC">
      <w:pPr>
        <w:pStyle w:val="3"/>
        <w:numPr>
          <w:ilvl w:val="3"/>
          <w:numId w:val="0"/>
        </w:numPr>
        <w:ind w:left="851" w:leftChars="0" w:hanging="851" w:firstLineChars="0"/>
        <w:jc w:val="left"/>
      </w:pPr>
      <w:bookmarkStart w:id="492" w:name="_Toc50574727"/>
      <w:bookmarkStart w:id="493" w:name="_Toc48305042"/>
      <w:r>
        <w:rPr>
          <w:rFonts w:hint="eastAsia" w:ascii="Arial" w:hAnsi="Arial" w:eastAsia="黑体" w:cs="Times New Roman"/>
          <w:b/>
          <w:bCs/>
          <w:caps/>
          <w:kern w:val="0"/>
          <w:sz w:val="24"/>
          <w:szCs w:val="24"/>
          <w:lang w:val="en-US" w:eastAsia="zh-CN" w:bidi="ar-SA"/>
        </w:rPr>
        <w:t>7.2.3.3</w:t>
      </w:r>
      <w:r>
        <w:rPr>
          <w:rFonts w:hint="eastAsia" w:cs="Times New Roman"/>
          <w:b/>
          <w:bCs/>
          <w:caps/>
          <w:kern w:val="0"/>
          <w:sz w:val="24"/>
          <w:szCs w:val="24"/>
          <w:lang w:val="en-US" w:eastAsia="zh-CN" w:bidi="ar-SA"/>
        </w:rPr>
        <w:t xml:space="preserve"> </w:t>
      </w:r>
      <w:r>
        <w:t>Telegraph System</w:t>
      </w:r>
      <w:bookmarkEnd w:id="492"/>
      <w:bookmarkEnd w:id="493"/>
    </w:p>
    <w:p w14:paraId="24AC5A87">
      <w:pPr>
        <w:kinsoku w:val="0"/>
        <w:autoSpaceDE w:val="0"/>
        <w:autoSpaceDN w:val="0"/>
        <w:adjustRightInd w:val="0"/>
        <w:spacing w:line="274" w:lineRule="exact"/>
        <w:ind w:left="1017"/>
        <w:rPr>
          <w:kern w:val="0"/>
          <w:sz w:val="24"/>
        </w:rPr>
      </w:pPr>
      <w:r>
        <w:rPr>
          <w:kern w:val="0"/>
          <w:sz w:val="24"/>
        </w:rPr>
        <w:t>Telegraph system shall consist of engine telegraph, sub-engine telegraph and telegraph logger.</w:t>
      </w:r>
    </w:p>
    <w:p w14:paraId="405FADFC">
      <w:pPr>
        <w:kinsoku w:val="0"/>
        <w:autoSpaceDE w:val="0"/>
        <w:autoSpaceDN w:val="0"/>
        <w:adjustRightInd w:val="0"/>
        <w:spacing w:before="13" w:line="260" w:lineRule="exact"/>
        <w:rPr>
          <w:kern w:val="0"/>
          <w:sz w:val="26"/>
          <w:szCs w:val="26"/>
        </w:rPr>
      </w:pPr>
    </w:p>
    <w:p w14:paraId="2BF1611A">
      <w:pPr>
        <w:tabs>
          <w:tab w:val="left" w:pos="1540"/>
        </w:tabs>
        <w:kinsoku w:val="0"/>
        <w:autoSpaceDE w:val="0"/>
        <w:autoSpaceDN w:val="0"/>
        <w:adjustRightInd w:val="0"/>
        <w:ind w:left="1018"/>
        <w:rPr>
          <w:kern w:val="0"/>
          <w:sz w:val="24"/>
        </w:rPr>
      </w:pPr>
      <w:r>
        <w:rPr>
          <w:kern w:val="0"/>
          <w:sz w:val="24"/>
        </w:rPr>
        <w:t>1.</w:t>
      </w:r>
      <w:r>
        <w:rPr>
          <w:kern w:val="0"/>
          <w:sz w:val="24"/>
        </w:rPr>
        <w:tab/>
      </w:r>
      <w:r>
        <w:rPr>
          <w:kern w:val="0"/>
          <w:sz w:val="24"/>
        </w:rPr>
        <w:t>Engine telegraph</w:t>
      </w:r>
    </w:p>
    <w:p w14:paraId="1F8386C9">
      <w:pPr>
        <w:kinsoku w:val="0"/>
        <w:autoSpaceDE w:val="0"/>
        <w:autoSpaceDN w:val="0"/>
        <w:adjustRightInd w:val="0"/>
        <w:ind w:left="1556"/>
        <w:rPr>
          <w:kern w:val="0"/>
          <w:sz w:val="24"/>
        </w:rPr>
      </w:pPr>
      <w:r>
        <w:rPr>
          <w:kern w:val="0"/>
          <w:sz w:val="24"/>
        </w:rPr>
        <w:t>One (1) set of engine order telegraph system shall be provided, and it is to consist of:</w:t>
      </w:r>
    </w:p>
    <w:p w14:paraId="64FE504F">
      <w:pPr>
        <w:tabs>
          <w:tab w:val="left" w:pos="2080"/>
        </w:tabs>
        <w:kinsoku w:val="0"/>
        <w:autoSpaceDE w:val="0"/>
        <w:autoSpaceDN w:val="0"/>
        <w:adjustRightInd w:val="0"/>
        <w:spacing w:before="2" w:line="276" w:lineRule="exact"/>
        <w:ind w:left="2306" w:leftChars="841" w:hanging="540"/>
        <w:rPr>
          <w:kern w:val="0"/>
          <w:sz w:val="24"/>
        </w:rPr>
      </w:pPr>
      <w:r>
        <w:rPr>
          <w:kern w:val="0"/>
          <w:sz w:val="24"/>
        </w:rPr>
        <w:t>1 -</w:t>
      </w:r>
      <w:r>
        <w:rPr>
          <w:kern w:val="0"/>
          <w:sz w:val="24"/>
        </w:rPr>
        <w:tab/>
      </w:r>
      <w:r>
        <w:rPr>
          <w:kern w:val="0"/>
          <w:sz w:val="24"/>
        </w:rPr>
        <w:t>transmitter with receiver with buzzer and illuminating lamp and dimmer in wheelhouse control console</w:t>
      </w:r>
    </w:p>
    <w:p w14:paraId="72056E82">
      <w:pPr>
        <w:tabs>
          <w:tab w:val="left" w:pos="2080"/>
        </w:tabs>
        <w:kinsoku w:val="0"/>
        <w:autoSpaceDE w:val="0"/>
        <w:autoSpaceDN w:val="0"/>
        <w:adjustRightInd w:val="0"/>
        <w:spacing w:line="276" w:lineRule="exact"/>
        <w:ind w:left="2306" w:leftChars="841" w:hanging="540"/>
        <w:rPr>
          <w:kern w:val="0"/>
          <w:sz w:val="24"/>
        </w:rPr>
      </w:pPr>
      <w:r>
        <w:rPr>
          <w:kern w:val="0"/>
          <w:sz w:val="24"/>
        </w:rPr>
        <w:t>1 –</w:t>
      </w:r>
      <w:r>
        <w:rPr>
          <w:kern w:val="0"/>
          <w:sz w:val="24"/>
        </w:rPr>
        <w:tab/>
      </w:r>
      <w:r>
        <w:rPr>
          <w:kern w:val="0"/>
          <w:sz w:val="24"/>
        </w:rPr>
        <w:t>transmitter (remote control lever) with buzzer and illuminating lamp and dimmer in each of navigation bridge deck wings</w:t>
      </w:r>
    </w:p>
    <w:p w14:paraId="437AA5F4">
      <w:pPr>
        <w:tabs>
          <w:tab w:val="left" w:pos="2080"/>
        </w:tabs>
        <w:kinsoku w:val="0"/>
        <w:autoSpaceDE w:val="0"/>
        <w:autoSpaceDN w:val="0"/>
        <w:adjustRightInd w:val="0"/>
        <w:spacing w:line="270" w:lineRule="exact"/>
        <w:ind w:left="1766" w:leftChars="841"/>
        <w:rPr>
          <w:kern w:val="0"/>
          <w:sz w:val="24"/>
        </w:rPr>
      </w:pPr>
      <w:r>
        <w:rPr>
          <w:kern w:val="0"/>
          <w:sz w:val="24"/>
        </w:rPr>
        <w:t>1 –</w:t>
      </w:r>
      <w:r>
        <w:rPr>
          <w:kern w:val="0"/>
          <w:sz w:val="24"/>
        </w:rPr>
        <w:tab/>
      </w:r>
      <w:r>
        <w:rPr>
          <w:kern w:val="0"/>
          <w:sz w:val="24"/>
        </w:rPr>
        <w:t>receiver / reply with bell in engine control console</w:t>
      </w:r>
    </w:p>
    <w:p w14:paraId="6F60CD0A">
      <w:pPr>
        <w:tabs>
          <w:tab w:val="left" w:pos="2080"/>
        </w:tabs>
        <w:kinsoku w:val="0"/>
        <w:autoSpaceDE w:val="0"/>
        <w:autoSpaceDN w:val="0"/>
        <w:adjustRightInd w:val="0"/>
        <w:spacing w:line="270" w:lineRule="exact"/>
        <w:ind w:left="1766" w:leftChars="841"/>
        <w:rPr>
          <w:kern w:val="0"/>
          <w:sz w:val="24"/>
        </w:rPr>
      </w:pPr>
      <w:r>
        <w:rPr>
          <w:kern w:val="0"/>
          <w:sz w:val="24"/>
        </w:rPr>
        <w:t>1 –</w:t>
      </w:r>
      <w:r>
        <w:rPr>
          <w:kern w:val="0"/>
          <w:sz w:val="24"/>
        </w:rPr>
        <w:tab/>
      </w:r>
      <w:r>
        <w:rPr>
          <w:kern w:val="0"/>
          <w:sz w:val="24"/>
        </w:rPr>
        <w:t>receiver / with gong in engine side</w:t>
      </w:r>
    </w:p>
    <w:p w14:paraId="734B86DB">
      <w:pPr>
        <w:kinsoku w:val="0"/>
        <w:autoSpaceDE w:val="0"/>
        <w:autoSpaceDN w:val="0"/>
        <w:adjustRightInd w:val="0"/>
        <w:spacing w:before="16" w:line="260" w:lineRule="exact"/>
        <w:rPr>
          <w:kern w:val="0"/>
          <w:sz w:val="26"/>
          <w:szCs w:val="26"/>
        </w:rPr>
      </w:pPr>
    </w:p>
    <w:p w14:paraId="414BD8A5">
      <w:pPr>
        <w:kinsoku w:val="0"/>
        <w:autoSpaceDE w:val="0"/>
        <w:autoSpaceDN w:val="0"/>
        <w:adjustRightInd w:val="0"/>
        <w:ind w:left="1556"/>
        <w:rPr>
          <w:kern w:val="0"/>
          <w:sz w:val="24"/>
        </w:rPr>
      </w:pPr>
      <w:r>
        <w:rPr>
          <w:kern w:val="0"/>
          <w:sz w:val="24"/>
        </w:rPr>
        <w:t>During wheelhouse control or navigation bridge deck wing control of main engine, the buzzer shall sound for abt. 2 seconds when the order partition is changed.</w:t>
      </w:r>
    </w:p>
    <w:p w14:paraId="496024E1">
      <w:pPr>
        <w:kinsoku w:val="0"/>
        <w:autoSpaceDE w:val="0"/>
        <w:autoSpaceDN w:val="0"/>
        <w:adjustRightInd w:val="0"/>
        <w:spacing w:before="15" w:line="260" w:lineRule="exact"/>
        <w:rPr>
          <w:kern w:val="0"/>
          <w:sz w:val="26"/>
          <w:szCs w:val="26"/>
        </w:rPr>
      </w:pPr>
    </w:p>
    <w:p w14:paraId="528C0942">
      <w:pPr>
        <w:tabs>
          <w:tab w:val="left" w:pos="1540"/>
        </w:tabs>
        <w:kinsoku w:val="0"/>
        <w:autoSpaceDE w:val="0"/>
        <w:autoSpaceDN w:val="0"/>
        <w:adjustRightInd w:val="0"/>
        <w:ind w:left="1018"/>
        <w:rPr>
          <w:kern w:val="0"/>
          <w:sz w:val="24"/>
        </w:rPr>
      </w:pPr>
      <w:r>
        <w:rPr>
          <w:kern w:val="0"/>
          <w:sz w:val="24"/>
        </w:rPr>
        <w:t>2.</w:t>
      </w:r>
      <w:r>
        <w:rPr>
          <w:kern w:val="0"/>
          <w:sz w:val="24"/>
        </w:rPr>
        <w:tab/>
      </w:r>
      <w:r>
        <w:rPr>
          <w:kern w:val="0"/>
          <w:sz w:val="24"/>
        </w:rPr>
        <w:t>Sub-engine telegraph</w:t>
      </w:r>
    </w:p>
    <w:p w14:paraId="72E491B1">
      <w:pPr>
        <w:kinsoku w:val="0"/>
        <w:autoSpaceDE w:val="0"/>
        <w:autoSpaceDN w:val="0"/>
        <w:adjustRightInd w:val="0"/>
        <w:ind w:left="1556"/>
        <w:rPr>
          <w:kern w:val="0"/>
          <w:sz w:val="24"/>
        </w:rPr>
      </w:pPr>
      <w:r>
        <w:rPr>
          <w:kern w:val="0"/>
          <w:sz w:val="24"/>
        </w:rPr>
        <w:t>One</w:t>
      </w:r>
      <w:r>
        <w:rPr>
          <w:rFonts w:hint="eastAsia"/>
          <w:kern w:val="0"/>
          <w:sz w:val="24"/>
        </w:rPr>
        <w:t xml:space="preserve"> (1)</w:t>
      </w:r>
      <w:r>
        <w:rPr>
          <w:kern w:val="0"/>
          <w:sz w:val="24"/>
        </w:rPr>
        <w:t xml:space="preserve"> set of sub-engine telegraph of push button with lamp type shall be provided in wheelhouse and engine control room.</w:t>
      </w:r>
    </w:p>
    <w:p w14:paraId="61415E9B">
      <w:pPr>
        <w:kinsoku w:val="0"/>
        <w:autoSpaceDE w:val="0"/>
        <w:autoSpaceDN w:val="0"/>
        <w:adjustRightInd w:val="0"/>
        <w:spacing w:before="15" w:line="260" w:lineRule="exact"/>
        <w:rPr>
          <w:kern w:val="0"/>
          <w:sz w:val="26"/>
          <w:szCs w:val="26"/>
        </w:rPr>
      </w:pPr>
    </w:p>
    <w:p w14:paraId="284F00AE">
      <w:pPr>
        <w:kinsoku w:val="0"/>
        <w:autoSpaceDE w:val="0"/>
        <w:autoSpaceDN w:val="0"/>
        <w:adjustRightInd w:val="0"/>
        <w:ind w:left="1556"/>
        <w:rPr>
          <w:kern w:val="0"/>
          <w:sz w:val="24"/>
        </w:rPr>
      </w:pPr>
      <w:r>
        <w:rPr>
          <w:kern w:val="0"/>
          <w:sz w:val="24"/>
        </w:rPr>
        <w:t xml:space="preserve">Partitions of the sub-telegraph shall be as follows: </w:t>
      </w:r>
    </w:p>
    <w:p w14:paraId="510178D9">
      <w:pPr>
        <w:kinsoku w:val="0"/>
        <w:autoSpaceDE w:val="0"/>
        <w:autoSpaceDN w:val="0"/>
        <w:adjustRightInd w:val="0"/>
        <w:ind w:left="1766" w:leftChars="841"/>
        <w:rPr>
          <w:kern w:val="0"/>
          <w:sz w:val="24"/>
        </w:rPr>
      </w:pPr>
      <w:r>
        <w:rPr>
          <w:kern w:val="0"/>
          <w:sz w:val="24"/>
        </w:rPr>
        <w:t>AT SEA</w:t>
      </w:r>
    </w:p>
    <w:p w14:paraId="1F1DF44A">
      <w:pPr>
        <w:kinsoku w:val="0"/>
        <w:autoSpaceDE w:val="0"/>
        <w:autoSpaceDN w:val="0"/>
        <w:adjustRightInd w:val="0"/>
        <w:ind w:left="1766" w:leftChars="841"/>
        <w:rPr>
          <w:kern w:val="0"/>
          <w:sz w:val="24"/>
        </w:rPr>
      </w:pPr>
      <w:r>
        <w:rPr>
          <w:kern w:val="0"/>
          <w:sz w:val="24"/>
        </w:rPr>
        <w:t>STAND-BY</w:t>
      </w:r>
    </w:p>
    <w:p w14:paraId="0E77FD7A">
      <w:pPr>
        <w:kinsoku w:val="0"/>
        <w:autoSpaceDE w:val="0"/>
        <w:autoSpaceDN w:val="0"/>
        <w:adjustRightInd w:val="0"/>
        <w:ind w:left="1766" w:leftChars="841"/>
        <w:rPr>
          <w:kern w:val="0"/>
          <w:sz w:val="24"/>
        </w:rPr>
      </w:pPr>
      <w:r>
        <w:rPr>
          <w:kern w:val="0"/>
          <w:sz w:val="24"/>
        </w:rPr>
        <w:t>FINISHED WITH ENGINE</w:t>
      </w:r>
    </w:p>
    <w:p w14:paraId="70153D99">
      <w:pPr>
        <w:kinsoku w:val="0"/>
        <w:autoSpaceDE w:val="0"/>
        <w:autoSpaceDN w:val="0"/>
        <w:adjustRightInd w:val="0"/>
        <w:spacing w:before="15" w:line="260" w:lineRule="exact"/>
        <w:rPr>
          <w:kern w:val="0"/>
          <w:sz w:val="26"/>
          <w:szCs w:val="26"/>
        </w:rPr>
      </w:pPr>
    </w:p>
    <w:p w14:paraId="0848B65F">
      <w:pPr>
        <w:kinsoku w:val="0"/>
        <w:autoSpaceDE w:val="0"/>
        <w:autoSpaceDN w:val="0"/>
        <w:adjustRightInd w:val="0"/>
        <w:ind w:left="1556"/>
        <w:rPr>
          <w:kern w:val="0"/>
          <w:sz w:val="24"/>
        </w:rPr>
      </w:pPr>
      <w:r>
        <w:rPr>
          <w:kern w:val="0"/>
          <w:sz w:val="24"/>
        </w:rPr>
        <w:t>Audible devices of the sub-engine telegraph shall be one buzzer in each of wheelhouse and engine control room.</w:t>
      </w:r>
    </w:p>
    <w:p w14:paraId="11397FEF">
      <w:pPr>
        <w:kinsoku w:val="0"/>
        <w:autoSpaceDE w:val="0"/>
        <w:autoSpaceDN w:val="0"/>
        <w:adjustRightInd w:val="0"/>
        <w:spacing w:before="16" w:line="260" w:lineRule="exact"/>
        <w:rPr>
          <w:kern w:val="0"/>
          <w:sz w:val="26"/>
          <w:szCs w:val="26"/>
        </w:rPr>
      </w:pPr>
    </w:p>
    <w:p w14:paraId="1ADD1C8D">
      <w:pPr>
        <w:tabs>
          <w:tab w:val="left" w:pos="1540"/>
        </w:tabs>
        <w:kinsoku w:val="0"/>
        <w:autoSpaceDE w:val="0"/>
        <w:autoSpaceDN w:val="0"/>
        <w:adjustRightInd w:val="0"/>
        <w:ind w:left="1018"/>
        <w:rPr>
          <w:kern w:val="0"/>
          <w:sz w:val="24"/>
        </w:rPr>
      </w:pPr>
      <w:r>
        <w:rPr>
          <w:kern w:val="0"/>
          <w:sz w:val="24"/>
        </w:rPr>
        <w:t>3.</w:t>
      </w:r>
      <w:r>
        <w:rPr>
          <w:kern w:val="0"/>
          <w:sz w:val="24"/>
        </w:rPr>
        <w:tab/>
      </w:r>
      <w:r>
        <w:rPr>
          <w:kern w:val="0"/>
          <w:sz w:val="24"/>
        </w:rPr>
        <w:t>Telegraph logger</w:t>
      </w:r>
    </w:p>
    <w:p w14:paraId="75005945">
      <w:pPr>
        <w:kinsoku w:val="0"/>
        <w:autoSpaceDE w:val="0"/>
        <w:autoSpaceDN w:val="0"/>
        <w:adjustRightInd w:val="0"/>
        <w:ind w:left="1556"/>
        <w:rPr>
          <w:kern w:val="0"/>
          <w:sz w:val="24"/>
        </w:rPr>
      </w:pPr>
      <w:r>
        <w:rPr>
          <w:kern w:val="0"/>
          <w:sz w:val="24"/>
        </w:rPr>
        <w:t>One (1) telegraph logger shall be provided in wheelhouse. The following items shall be recorded:</w:t>
      </w:r>
    </w:p>
    <w:p w14:paraId="712217B4">
      <w:pPr>
        <w:kinsoku w:val="0"/>
        <w:autoSpaceDE w:val="0"/>
        <w:autoSpaceDN w:val="0"/>
        <w:adjustRightInd w:val="0"/>
        <w:ind w:left="1766" w:leftChars="841"/>
        <w:rPr>
          <w:kern w:val="0"/>
          <w:sz w:val="24"/>
        </w:rPr>
      </w:pPr>
      <w:r>
        <w:rPr>
          <w:kern w:val="0"/>
          <w:sz w:val="24"/>
        </w:rPr>
        <w:t>Engine telegraph order &amp; reply</w:t>
      </w:r>
    </w:p>
    <w:p w14:paraId="4A52D7BA">
      <w:pPr>
        <w:kinsoku w:val="0"/>
        <w:autoSpaceDE w:val="0"/>
        <w:autoSpaceDN w:val="0"/>
        <w:adjustRightInd w:val="0"/>
        <w:ind w:left="1766" w:leftChars="841"/>
        <w:rPr>
          <w:kern w:val="0"/>
          <w:sz w:val="24"/>
        </w:rPr>
      </w:pPr>
      <w:r>
        <w:rPr>
          <w:kern w:val="0"/>
          <w:sz w:val="24"/>
        </w:rPr>
        <w:t>Sub-engine telegraph order &amp; reply</w:t>
      </w:r>
    </w:p>
    <w:p w14:paraId="4C3A4945">
      <w:pPr>
        <w:kinsoku w:val="0"/>
        <w:autoSpaceDE w:val="0"/>
        <w:autoSpaceDN w:val="0"/>
        <w:adjustRightInd w:val="0"/>
        <w:ind w:left="1766" w:leftChars="841"/>
        <w:rPr>
          <w:kern w:val="0"/>
          <w:sz w:val="24"/>
        </w:rPr>
      </w:pPr>
      <w:r>
        <w:rPr>
          <w:kern w:val="0"/>
          <w:sz w:val="24"/>
        </w:rPr>
        <w:t>Time</w:t>
      </w:r>
    </w:p>
    <w:p w14:paraId="7C0B5665">
      <w:pPr>
        <w:kinsoku w:val="0"/>
        <w:autoSpaceDE w:val="0"/>
        <w:autoSpaceDN w:val="0"/>
        <w:adjustRightInd w:val="0"/>
        <w:spacing w:line="270" w:lineRule="exact"/>
        <w:ind w:left="1766" w:leftChars="841"/>
        <w:rPr>
          <w:kern w:val="0"/>
          <w:sz w:val="24"/>
        </w:rPr>
      </w:pPr>
      <w:r>
        <w:rPr>
          <w:kern w:val="0"/>
          <w:sz w:val="24"/>
        </w:rPr>
        <w:t>The recorded time shall be synchronous with Master clock.</w:t>
      </w:r>
    </w:p>
    <w:p w14:paraId="62CDFCC3">
      <w:pPr>
        <w:kinsoku w:val="0"/>
        <w:autoSpaceDE w:val="0"/>
        <w:autoSpaceDN w:val="0"/>
        <w:adjustRightInd w:val="0"/>
        <w:ind w:left="1766" w:leftChars="841"/>
        <w:rPr>
          <w:kern w:val="0"/>
          <w:sz w:val="24"/>
        </w:rPr>
      </w:pPr>
      <w:r>
        <w:rPr>
          <w:kern w:val="0"/>
          <w:sz w:val="24"/>
        </w:rPr>
        <w:t>The achieved revolutions and time corresponding to the revolution</w:t>
      </w:r>
    </w:p>
    <w:p w14:paraId="60E9D55E">
      <w:pPr>
        <w:kinsoku w:val="0"/>
        <w:autoSpaceDE w:val="0"/>
        <w:autoSpaceDN w:val="0"/>
        <w:adjustRightInd w:val="0"/>
        <w:spacing w:before="16" w:line="260" w:lineRule="exact"/>
        <w:rPr>
          <w:kern w:val="0"/>
          <w:sz w:val="24"/>
        </w:rPr>
      </w:pPr>
    </w:p>
    <w:p w14:paraId="29C6C2E2">
      <w:pPr>
        <w:kinsoku w:val="0"/>
        <w:autoSpaceDE w:val="0"/>
        <w:autoSpaceDN w:val="0"/>
        <w:adjustRightInd w:val="0"/>
        <w:spacing w:line="274" w:lineRule="exact"/>
        <w:ind w:left="1017"/>
        <w:rPr>
          <w:kern w:val="0"/>
          <w:sz w:val="24"/>
        </w:rPr>
      </w:pPr>
      <w:r>
        <w:rPr>
          <w:kern w:val="0"/>
          <w:sz w:val="24"/>
        </w:rPr>
        <w:t xml:space="preserve">Note: The M/E remote control system and telegraph system to be in accordance with rule requirement and may be changed according to final selected </w:t>
      </w:r>
      <w:r>
        <w:rPr>
          <w:rFonts w:hint="eastAsia"/>
          <w:kern w:val="0"/>
          <w:sz w:val="24"/>
        </w:rPr>
        <w:t>M</w:t>
      </w:r>
      <w:r>
        <w:rPr>
          <w:kern w:val="0"/>
          <w:sz w:val="24"/>
        </w:rPr>
        <w:t>aker’s standard.</w:t>
      </w:r>
    </w:p>
    <w:p w14:paraId="3EAF52A3">
      <w:pPr>
        <w:kinsoku w:val="0"/>
        <w:autoSpaceDE w:val="0"/>
        <w:autoSpaceDN w:val="0"/>
        <w:adjustRightInd w:val="0"/>
        <w:spacing w:line="274" w:lineRule="exact"/>
        <w:ind w:left="1017"/>
        <w:rPr>
          <w:kern w:val="0"/>
          <w:sz w:val="24"/>
        </w:rPr>
      </w:pPr>
    </w:p>
    <w:p w14:paraId="4C3EED35">
      <w:pPr>
        <w:pStyle w:val="3"/>
        <w:numPr>
          <w:ilvl w:val="3"/>
          <w:numId w:val="0"/>
        </w:numPr>
        <w:ind w:left="851" w:leftChars="0" w:hanging="851" w:firstLineChars="0"/>
        <w:jc w:val="left"/>
      </w:pPr>
      <w:bookmarkStart w:id="494" w:name="_Toc50574728"/>
      <w:bookmarkStart w:id="495" w:name="_Toc48305043"/>
      <w:r>
        <w:rPr>
          <w:rFonts w:hint="eastAsia" w:ascii="Arial" w:hAnsi="Arial" w:eastAsia="黑体" w:cs="Times New Roman"/>
          <w:b/>
          <w:bCs/>
          <w:caps/>
          <w:kern w:val="0"/>
          <w:sz w:val="24"/>
          <w:szCs w:val="24"/>
          <w:lang w:val="en-US" w:eastAsia="zh-CN" w:bidi="ar-SA"/>
        </w:rPr>
        <w:t>7.2.3.4</w:t>
      </w:r>
      <w:r>
        <w:rPr>
          <w:rFonts w:hint="eastAsia" w:cs="Times New Roman"/>
          <w:b/>
          <w:bCs/>
          <w:caps/>
          <w:kern w:val="0"/>
          <w:sz w:val="24"/>
          <w:szCs w:val="24"/>
          <w:lang w:val="en-US" w:eastAsia="zh-CN" w:bidi="ar-SA"/>
        </w:rPr>
        <w:t xml:space="preserve"> </w:t>
      </w:r>
      <w:r>
        <w:t>Shafting Revolution Indicators</w:t>
      </w:r>
      <w:bookmarkEnd w:id="494"/>
      <w:bookmarkEnd w:id="495"/>
    </w:p>
    <w:p w14:paraId="304C1F3C">
      <w:pPr>
        <w:kinsoku w:val="0"/>
        <w:autoSpaceDE w:val="0"/>
        <w:autoSpaceDN w:val="0"/>
        <w:adjustRightInd w:val="0"/>
        <w:spacing w:line="274" w:lineRule="exact"/>
        <w:ind w:left="1017"/>
        <w:rPr>
          <w:kern w:val="0"/>
          <w:sz w:val="24"/>
        </w:rPr>
      </w:pPr>
      <w:r>
        <w:rPr>
          <w:kern w:val="0"/>
          <w:sz w:val="24"/>
        </w:rPr>
        <w:t>One (1) set of shafting revolution-indicating system shall be provided and installed at</w:t>
      </w:r>
    </w:p>
    <w:p w14:paraId="3693F8FD">
      <w:pPr>
        <w:kinsoku w:val="0"/>
        <w:autoSpaceDE w:val="0"/>
        <w:autoSpaceDN w:val="0"/>
        <w:adjustRightInd w:val="0"/>
        <w:spacing w:line="274" w:lineRule="exact"/>
        <w:ind w:left="1017"/>
        <w:rPr>
          <w:kern w:val="0"/>
          <w:sz w:val="24"/>
        </w:rPr>
      </w:pPr>
      <w:r>
        <w:rPr>
          <w:kern w:val="0"/>
          <w:sz w:val="24"/>
        </w:rPr>
        <w:t>following places.</w:t>
      </w:r>
    </w:p>
    <w:p w14:paraId="3816D472">
      <w:pPr>
        <w:kinsoku w:val="0"/>
        <w:autoSpaceDE w:val="0"/>
        <w:autoSpaceDN w:val="0"/>
        <w:adjustRightInd w:val="0"/>
        <w:spacing w:line="274" w:lineRule="exact"/>
        <w:ind w:left="1017"/>
        <w:rPr>
          <w:kern w:val="0"/>
          <w:sz w:val="24"/>
        </w:rPr>
      </w:pPr>
      <w:r>
        <w:rPr>
          <w:kern w:val="0"/>
          <w:sz w:val="24"/>
        </w:rPr>
        <w:t>One (1) pick-up type transmitter on M/E flywheel.</w:t>
      </w:r>
    </w:p>
    <w:p w14:paraId="478AB6B7">
      <w:pPr>
        <w:kinsoku w:val="0"/>
        <w:autoSpaceDE w:val="0"/>
        <w:autoSpaceDN w:val="0"/>
        <w:adjustRightInd w:val="0"/>
        <w:spacing w:line="274" w:lineRule="exact"/>
        <w:ind w:left="1017"/>
        <w:rPr>
          <w:kern w:val="0"/>
          <w:sz w:val="24"/>
        </w:rPr>
      </w:pPr>
      <w:r>
        <w:rPr>
          <w:kern w:val="0"/>
          <w:sz w:val="24"/>
        </w:rPr>
        <w:t>One (1) flush type RPM indicator with an illumination on wheelhouse ceiling console with</w:t>
      </w:r>
    </w:p>
    <w:p w14:paraId="7FDEF095">
      <w:pPr>
        <w:kinsoku w:val="0"/>
        <w:autoSpaceDE w:val="0"/>
        <w:autoSpaceDN w:val="0"/>
        <w:adjustRightInd w:val="0"/>
        <w:spacing w:line="274" w:lineRule="exact"/>
        <w:ind w:left="1017"/>
        <w:rPr>
          <w:kern w:val="0"/>
          <w:sz w:val="24"/>
        </w:rPr>
      </w:pPr>
      <w:r>
        <w:rPr>
          <w:kern w:val="0"/>
          <w:sz w:val="24"/>
        </w:rPr>
        <w:t>separate dimmer switch on W/H control console.</w:t>
      </w:r>
    </w:p>
    <w:p w14:paraId="038FC203">
      <w:pPr>
        <w:kinsoku w:val="0"/>
        <w:autoSpaceDE w:val="0"/>
        <w:autoSpaceDN w:val="0"/>
        <w:adjustRightInd w:val="0"/>
        <w:spacing w:line="274" w:lineRule="exact"/>
        <w:ind w:left="1017"/>
        <w:rPr>
          <w:kern w:val="0"/>
          <w:sz w:val="24"/>
        </w:rPr>
      </w:pPr>
      <w:r>
        <w:rPr>
          <w:kern w:val="0"/>
          <w:sz w:val="24"/>
        </w:rPr>
        <w:t>Each wall type RPM indicator (with dimmer) on each bridge wings.</w:t>
      </w:r>
    </w:p>
    <w:p w14:paraId="7F1B262F">
      <w:pPr>
        <w:kinsoku w:val="0"/>
        <w:autoSpaceDE w:val="0"/>
        <w:autoSpaceDN w:val="0"/>
        <w:adjustRightInd w:val="0"/>
        <w:spacing w:line="274" w:lineRule="exact"/>
        <w:ind w:left="1017"/>
        <w:rPr>
          <w:kern w:val="0"/>
          <w:sz w:val="24"/>
        </w:rPr>
      </w:pPr>
      <w:r>
        <w:rPr>
          <w:kern w:val="0"/>
          <w:sz w:val="24"/>
        </w:rPr>
        <w:t>One (1) flush type RPM indicator on the engine control console and Chief Engineer’s day</w:t>
      </w:r>
    </w:p>
    <w:p w14:paraId="63811EDD">
      <w:pPr>
        <w:kinsoku w:val="0"/>
        <w:autoSpaceDE w:val="0"/>
        <w:autoSpaceDN w:val="0"/>
        <w:adjustRightInd w:val="0"/>
        <w:spacing w:line="274" w:lineRule="exact"/>
        <w:ind w:left="1017"/>
        <w:rPr>
          <w:kern w:val="0"/>
          <w:sz w:val="24"/>
        </w:rPr>
      </w:pPr>
      <w:r>
        <w:rPr>
          <w:kern w:val="0"/>
          <w:sz w:val="24"/>
        </w:rPr>
        <w:t>room.</w:t>
      </w:r>
    </w:p>
    <w:p w14:paraId="5617F549">
      <w:pPr>
        <w:kinsoku w:val="0"/>
        <w:autoSpaceDE w:val="0"/>
        <w:autoSpaceDN w:val="0"/>
        <w:adjustRightInd w:val="0"/>
        <w:spacing w:line="274" w:lineRule="exact"/>
        <w:ind w:left="1017"/>
        <w:rPr>
          <w:kern w:val="0"/>
          <w:sz w:val="24"/>
        </w:rPr>
      </w:pPr>
      <w:r>
        <w:rPr>
          <w:kern w:val="0"/>
          <w:sz w:val="24"/>
        </w:rPr>
        <w:t>One (1) electric or mechanical type indicator at main engine machine side according to</w:t>
      </w:r>
    </w:p>
    <w:p w14:paraId="65DAE471">
      <w:pPr>
        <w:kinsoku w:val="0"/>
        <w:autoSpaceDE w:val="0"/>
        <w:autoSpaceDN w:val="0"/>
        <w:adjustRightInd w:val="0"/>
        <w:spacing w:line="274" w:lineRule="exact"/>
        <w:ind w:left="1017"/>
        <w:rPr>
          <w:kern w:val="0"/>
          <w:sz w:val="24"/>
        </w:rPr>
      </w:pPr>
      <w:r>
        <w:rPr>
          <w:kern w:val="0"/>
          <w:sz w:val="24"/>
        </w:rPr>
        <w:t>engine Maker's standard.</w:t>
      </w:r>
    </w:p>
    <w:p w14:paraId="7688E0D5">
      <w:pPr>
        <w:kinsoku w:val="0"/>
        <w:autoSpaceDE w:val="0"/>
        <w:autoSpaceDN w:val="0"/>
        <w:adjustRightInd w:val="0"/>
        <w:spacing w:line="274" w:lineRule="exact"/>
        <w:ind w:left="1017"/>
        <w:rPr>
          <w:kern w:val="0"/>
          <w:sz w:val="24"/>
        </w:rPr>
      </w:pPr>
      <w:r>
        <w:rPr>
          <w:kern w:val="0"/>
          <w:sz w:val="24"/>
        </w:rPr>
        <w:t>One (1) shaft revolution counter of 8digits shall be provided on engine control console.</w:t>
      </w:r>
    </w:p>
    <w:p w14:paraId="43A28E7E">
      <w:pPr>
        <w:pStyle w:val="3"/>
        <w:numPr>
          <w:ilvl w:val="2"/>
          <w:numId w:val="0"/>
        </w:numPr>
        <w:ind w:left="709" w:leftChars="0" w:hanging="709" w:firstLineChars="0"/>
        <w:jc w:val="left"/>
      </w:pPr>
      <w:bookmarkStart w:id="496" w:name="_Toc50574729"/>
      <w:bookmarkStart w:id="497" w:name="_Toc48305044"/>
      <w:r>
        <w:rPr>
          <w:rFonts w:hint="eastAsia" w:ascii="Arial" w:hAnsi="Arial" w:eastAsia="黑体" w:cs="Times New Roman"/>
          <w:b/>
          <w:bCs/>
          <w:caps/>
          <w:kern w:val="0"/>
          <w:sz w:val="24"/>
          <w:szCs w:val="24"/>
          <w:lang w:val="en-US" w:eastAsia="zh-CN" w:bidi="ar-SA"/>
        </w:rPr>
        <w:t>7.2.4</w:t>
      </w:r>
      <w:r>
        <w:rPr>
          <w:rFonts w:hint="eastAsia" w:cs="Times New Roman"/>
          <w:b/>
          <w:bCs/>
          <w:caps/>
          <w:kern w:val="0"/>
          <w:sz w:val="24"/>
          <w:szCs w:val="24"/>
          <w:lang w:val="en-US" w:eastAsia="zh-CN" w:bidi="ar-SA"/>
        </w:rPr>
        <w:t xml:space="preserve"> </w:t>
      </w:r>
      <w:r>
        <w:t>C</w:t>
      </w:r>
      <w:r>
        <w:rPr>
          <w:rFonts w:hint="eastAsia"/>
        </w:rPr>
        <w:t>ontrol of electric gneeratring plant</w:t>
      </w:r>
      <w:bookmarkEnd w:id="496"/>
      <w:bookmarkEnd w:id="497"/>
    </w:p>
    <w:p w14:paraId="38381802">
      <w:pPr>
        <w:pStyle w:val="3"/>
        <w:numPr>
          <w:ilvl w:val="3"/>
          <w:numId w:val="0"/>
        </w:numPr>
        <w:ind w:left="851" w:leftChars="0" w:hanging="851" w:firstLineChars="0"/>
        <w:jc w:val="left"/>
      </w:pPr>
      <w:bookmarkStart w:id="498" w:name="_Toc48305045"/>
      <w:bookmarkStart w:id="499" w:name="_Toc50574730"/>
      <w:r>
        <w:rPr>
          <w:rFonts w:hint="eastAsia" w:ascii="Arial" w:hAnsi="Arial" w:eastAsia="黑体" w:cs="Times New Roman"/>
          <w:b/>
          <w:bCs/>
          <w:caps/>
          <w:kern w:val="0"/>
          <w:sz w:val="24"/>
          <w:szCs w:val="24"/>
          <w:lang w:val="en-US" w:eastAsia="zh-CN" w:bidi="ar-SA"/>
        </w:rPr>
        <w:t>7.2.4.1</w:t>
      </w:r>
      <w:r>
        <w:rPr>
          <w:rFonts w:hint="eastAsia" w:cs="Times New Roman"/>
          <w:b/>
          <w:bCs/>
          <w:caps/>
          <w:kern w:val="0"/>
          <w:sz w:val="24"/>
          <w:szCs w:val="24"/>
          <w:lang w:val="en-US" w:eastAsia="zh-CN" w:bidi="ar-SA"/>
        </w:rPr>
        <w:t xml:space="preserve"> </w:t>
      </w:r>
      <w:r>
        <w:t>Main generator sets</w:t>
      </w:r>
      <w:bookmarkEnd w:id="498"/>
      <w:bookmarkEnd w:id="499"/>
    </w:p>
    <w:p w14:paraId="6F625CCA">
      <w:pPr>
        <w:kinsoku w:val="0"/>
        <w:autoSpaceDE w:val="0"/>
        <w:autoSpaceDN w:val="0"/>
        <w:adjustRightInd w:val="0"/>
        <w:spacing w:before="15" w:line="260" w:lineRule="exact"/>
        <w:rPr>
          <w:kern w:val="0"/>
          <w:sz w:val="26"/>
          <w:szCs w:val="26"/>
        </w:rPr>
      </w:pPr>
    </w:p>
    <w:p w14:paraId="620CB177">
      <w:pPr>
        <w:kinsoku w:val="0"/>
        <w:autoSpaceDE w:val="0"/>
        <w:autoSpaceDN w:val="0"/>
        <w:adjustRightInd w:val="0"/>
        <w:spacing w:line="239" w:lineRule="auto"/>
        <w:ind w:left="1556"/>
        <w:rPr>
          <w:kern w:val="0"/>
          <w:sz w:val="24"/>
        </w:rPr>
      </w:pPr>
      <w:r>
        <w:rPr>
          <w:kern w:val="0"/>
          <w:sz w:val="24"/>
        </w:rPr>
        <w:t xml:space="preserve">The main generator sets shall be either manually remote controlled or automatically control, and also be capable of being started and stopped locally. </w:t>
      </w:r>
      <w:r>
        <w:rPr>
          <w:rFonts w:hint="eastAsia"/>
          <w:kern w:val="0"/>
          <w:sz w:val="24"/>
        </w:rPr>
        <w:t>Three(3)</w:t>
      </w:r>
      <w:r>
        <w:rPr>
          <w:kern w:val="0"/>
          <w:sz w:val="24"/>
        </w:rPr>
        <w:t xml:space="preserve"> engine generators shall be capable of being set in stand-by with the selecting switch on main switchboard.</w:t>
      </w:r>
    </w:p>
    <w:p w14:paraId="3C58C539">
      <w:pPr>
        <w:kinsoku w:val="0"/>
        <w:autoSpaceDE w:val="0"/>
        <w:autoSpaceDN w:val="0"/>
        <w:adjustRightInd w:val="0"/>
        <w:spacing w:before="16" w:line="260" w:lineRule="exact"/>
        <w:rPr>
          <w:kern w:val="0"/>
          <w:sz w:val="24"/>
        </w:rPr>
      </w:pPr>
    </w:p>
    <w:p w14:paraId="0FB5C120">
      <w:pPr>
        <w:pStyle w:val="58"/>
        <w:numPr>
          <w:ilvl w:val="0"/>
          <w:numId w:val="40"/>
        </w:numPr>
        <w:kinsoku w:val="0"/>
        <w:autoSpaceDE w:val="0"/>
        <w:autoSpaceDN w:val="0"/>
        <w:adjustRightInd w:val="0"/>
        <w:ind w:firstLineChars="0"/>
        <w:rPr>
          <w:kern w:val="0"/>
          <w:sz w:val="24"/>
        </w:rPr>
      </w:pPr>
      <w:r>
        <w:rPr>
          <w:kern w:val="0"/>
          <w:sz w:val="24"/>
        </w:rPr>
        <w:t>Manual control</w:t>
      </w:r>
    </w:p>
    <w:p w14:paraId="7F4D6A1B">
      <w:pPr>
        <w:kinsoku w:val="0"/>
        <w:autoSpaceDE w:val="0"/>
        <w:autoSpaceDN w:val="0"/>
        <w:adjustRightInd w:val="0"/>
        <w:spacing w:before="15" w:line="260" w:lineRule="exact"/>
        <w:rPr>
          <w:kern w:val="0"/>
          <w:sz w:val="26"/>
          <w:szCs w:val="26"/>
        </w:rPr>
      </w:pPr>
    </w:p>
    <w:p w14:paraId="4612DD0B">
      <w:pPr>
        <w:kinsoku w:val="0"/>
        <w:autoSpaceDE w:val="0"/>
        <w:autoSpaceDN w:val="0"/>
        <w:adjustRightInd w:val="0"/>
        <w:ind w:left="1918"/>
        <w:rPr>
          <w:kern w:val="0"/>
          <w:sz w:val="24"/>
        </w:rPr>
      </w:pPr>
      <w:r>
        <w:rPr>
          <w:kern w:val="0"/>
          <w:sz w:val="24"/>
        </w:rPr>
        <w:t>The generator's engines shall be provided with remote manual starting and stopping facilities</w:t>
      </w:r>
      <w:r>
        <w:rPr>
          <w:rFonts w:hint="eastAsia"/>
          <w:kern w:val="0"/>
          <w:sz w:val="24"/>
        </w:rPr>
        <w:t>, EMCY stop</w:t>
      </w:r>
      <w:r>
        <w:rPr>
          <w:kern w:val="0"/>
          <w:sz w:val="24"/>
        </w:rPr>
        <w:t xml:space="preserve"> and speed control switch in MSB, and local start/stop shall be also provided.</w:t>
      </w:r>
    </w:p>
    <w:p w14:paraId="0B8F0218">
      <w:pPr>
        <w:kinsoku w:val="0"/>
        <w:autoSpaceDE w:val="0"/>
        <w:autoSpaceDN w:val="0"/>
        <w:adjustRightInd w:val="0"/>
        <w:spacing w:before="16" w:line="260" w:lineRule="exact"/>
        <w:rPr>
          <w:kern w:val="0"/>
          <w:sz w:val="26"/>
          <w:szCs w:val="26"/>
        </w:rPr>
      </w:pPr>
    </w:p>
    <w:p w14:paraId="7CC7608A">
      <w:pPr>
        <w:kinsoku w:val="0"/>
        <w:autoSpaceDE w:val="0"/>
        <w:autoSpaceDN w:val="0"/>
        <w:adjustRightInd w:val="0"/>
        <w:spacing w:line="239" w:lineRule="auto"/>
        <w:ind w:left="1918"/>
        <w:rPr>
          <w:kern w:val="0"/>
          <w:sz w:val="24"/>
        </w:rPr>
      </w:pPr>
      <w:r>
        <w:rPr>
          <w:kern w:val="0"/>
          <w:sz w:val="24"/>
        </w:rPr>
        <w:t>Manual synchronizing shall be available by means of synchronoscope and synchronizing lamps and the governor control switches for diesel generators on main switchboard.</w:t>
      </w:r>
    </w:p>
    <w:p w14:paraId="4C7F8A54">
      <w:pPr>
        <w:kinsoku w:val="0"/>
        <w:autoSpaceDE w:val="0"/>
        <w:autoSpaceDN w:val="0"/>
        <w:adjustRightInd w:val="0"/>
        <w:spacing w:before="16" w:line="260" w:lineRule="exact"/>
        <w:rPr>
          <w:kern w:val="0"/>
          <w:sz w:val="26"/>
          <w:szCs w:val="26"/>
        </w:rPr>
      </w:pPr>
    </w:p>
    <w:p w14:paraId="501348D7">
      <w:pPr>
        <w:kinsoku w:val="0"/>
        <w:autoSpaceDE w:val="0"/>
        <w:autoSpaceDN w:val="0"/>
        <w:adjustRightInd w:val="0"/>
        <w:ind w:left="1918"/>
        <w:rPr>
          <w:kern w:val="0"/>
          <w:sz w:val="24"/>
        </w:rPr>
      </w:pPr>
      <w:r>
        <w:rPr>
          <w:kern w:val="0"/>
          <w:sz w:val="24"/>
        </w:rPr>
        <w:t>Manual load sharing shall be carried out with the governor control switches for generators on main switchboard.</w:t>
      </w:r>
    </w:p>
    <w:p w14:paraId="46CAEC93">
      <w:pPr>
        <w:kinsoku w:val="0"/>
        <w:autoSpaceDE w:val="0"/>
        <w:autoSpaceDN w:val="0"/>
        <w:adjustRightInd w:val="0"/>
        <w:spacing w:before="15" w:line="260" w:lineRule="exact"/>
        <w:rPr>
          <w:kern w:val="0"/>
          <w:sz w:val="26"/>
          <w:szCs w:val="26"/>
        </w:rPr>
      </w:pPr>
    </w:p>
    <w:p w14:paraId="6AF52982">
      <w:pPr>
        <w:pStyle w:val="58"/>
        <w:numPr>
          <w:ilvl w:val="0"/>
          <w:numId w:val="40"/>
        </w:numPr>
        <w:kinsoku w:val="0"/>
        <w:autoSpaceDE w:val="0"/>
        <w:autoSpaceDN w:val="0"/>
        <w:adjustRightInd w:val="0"/>
        <w:ind w:firstLineChars="0"/>
        <w:rPr>
          <w:kern w:val="0"/>
          <w:sz w:val="24"/>
        </w:rPr>
      </w:pPr>
      <w:r>
        <w:rPr>
          <w:kern w:val="0"/>
          <w:sz w:val="24"/>
        </w:rPr>
        <w:t>Automatic control</w:t>
      </w:r>
    </w:p>
    <w:p w14:paraId="1BAE5452">
      <w:pPr>
        <w:kinsoku w:val="0"/>
        <w:autoSpaceDE w:val="0"/>
        <w:autoSpaceDN w:val="0"/>
        <w:adjustRightInd w:val="0"/>
        <w:spacing w:before="16" w:line="260" w:lineRule="exact"/>
        <w:rPr>
          <w:kern w:val="0"/>
          <w:sz w:val="26"/>
          <w:szCs w:val="26"/>
        </w:rPr>
      </w:pPr>
    </w:p>
    <w:p w14:paraId="3795245C">
      <w:pPr>
        <w:kinsoku w:val="0"/>
        <w:autoSpaceDE w:val="0"/>
        <w:autoSpaceDN w:val="0"/>
        <w:adjustRightInd w:val="0"/>
        <w:ind w:left="1918"/>
        <w:rPr>
          <w:kern w:val="0"/>
          <w:sz w:val="24"/>
        </w:rPr>
      </w:pPr>
      <w:r>
        <w:rPr>
          <w:kern w:val="0"/>
          <w:sz w:val="24"/>
        </w:rPr>
        <w:t>The main generating plant shall be automatically controlled by means of Power</w:t>
      </w:r>
      <w:r>
        <w:rPr>
          <w:rFonts w:hint="eastAsia"/>
          <w:kern w:val="0"/>
          <w:sz w:val="24"/>
        </w:rPr>
        <w:t xml:space="preserve"> </w:t>
      </w:r>
      <w:r>
        <w:rPr>
          <w:kern w:val="0"/>
          <w:sz w:val="24"/>
        </w:rPr>
        <w:t>Management System (PMS) and safety system i.e.</w:t>
      </w:r>
    </w:p>
    <w:p w14:paraId="7AB94503">
      <w:pPr>
        <w:kinsoku w:val="0"/>
        <w:autoSpaceDE w:val="0"/>
        <w:autoSpaceDN w:val="0"/>
        <w:adjustRightInd w:val="0"/>
        <w:spacing w:before="15" w:line="260" w:lineRule="exact"/>
        <w:rPr>
          <w:kern w:val="0"/>
          <w:sz w:val="26"/>
          <w:szCs w:val="26"/>
        </w:rPr>
      </w:pPr>
    </w:p>
    <w:p w14:paraId="26BEC92B">
      <w:pPr>
        <w:tabs>
          <w:tab w:val="left" w:pos="2260"/>
        </w:tabs>
        <w:kinsoku w:val="0"/>
        <w:autoSpaceDE w:val="0"/>
        <w:autoSpaceDN w:val="0"/>
        <w:adjustRightInd w:val="0"/>
        <w:ind w:left="1918"/>
        <w:rPr>
          <w:kern w:val="0"/>
          <w:sz w:val="24"/>
        </w:rPr>
      </w:pPr>
      <w:r>
        <w:rPr>
          <w:kern w:val="0"/>
          <w:sz w:val="24"/>
        </w:rPr>
        <w:t>-</w:t>
      </w:r>
      <w:r>
        <w:rPr>
          <w:kern w:val="0"/>
          <w:sz w:val="24"/>
        </w:rPr>
        <w:tab/>
      </w:r>
      <w:r>
        <w:rPr>
          <w:kern w:val="0"/>
          <w:sz w:val="24"/>
        </w:rPr>
        <w:t>Automatic start/stop</w:t>
      </w:r>
    </w:p>
    <w:p w14:paraId="2BD3027F">
      <w:pPr>
        <w:tabs>
          <w:tab w:val="left" w:pos="2260"/>
        </w:tabs>
        <w:kinsoku w:val="0"/>
        <w:autoSpaceDE w:val="0"/>
        <w:autoSpaceDN w:val="0"/>
        <w:adjustRightInd w:val="0"/>
        <w:ind w:left="1918"/>
        <w:rPr>
          <w:kern w:val="0"/>
          <w:sz w:val="24"/>
        </w:rPr>
      </w:pPr>
      <w:r>
        <w:rPr>
          <w:kern w:val="0"/>
          <w:sz w:val="24"/>
        </w:rPr>
        <w:t>-</w:t>
      </w:r>
      <w:r>
        <w:rPr>
          <w:kern w:val="0"/>
          <w:sz w:val="24"/>
        </w:rPr>
        <w:tab/>
      </w:r>
      <w:r>
        <w:rPr>
          <w:kern w:val="0"/>
          <w:sz w:val="24"/>
        </w:rPr>
        <w:t>Monitoring of critical parameters</w:t>
      </w:r>
    </w:p>
    <w:p w14:paraId="34443801">
      <w:pPr>
        <w:tabs>
          <w:tab w:val="left" w:pos="2260"/>
        </w:tabs>
        <w:kinsoku w:val="0"/>
        <w:autoSpaceDE w:val="0"/>
        <w:autoSpaceDN w:val="0"/>
        <w:adjustRightInd w:val="0"/>
        <w:ind w:left="1918"/>
        <w:rPr>
          <w:kern w:val="0"/>
          <w:sz w:val="24"/>
        </w:rPr>
      </w:pPr>
      <w:r>
        <w:rPr>
          <w:kern w:val="0"/>
          <w:sz w:val="24"/>
        </w:rPr>
        <w:t>-</w:t>
      </w:r>
      <w:r>
        <w:rPr>
          <w:kern w:val="0"/>
          <w:sz w:val="24"/>
        </w:rPr>
        <w:tab/>
      </w:r>
      <w:r>
        <w:rPr>
          <w:kern w:val="0"/>
          <w:sz w:val="24"/>
        </w:rPr>
        <w:t>Safety system with shutdown</w:t>
      </w:r>
    </w:p>
    <w:p w14:paraId="407465F5">
      <w:pPr>
        <w:tabs>
          <w:tab w:val="left" w:pos="2260"/>
        </w:tabs>
        <w:kinsoku w:val="0"/>
        <w:autoSpaceDE w:val="0"/>
        <w:autoSpaceDN w:val="0"/>
        <w:adjustRightInd w:val="0"/>
        <w:ind w:left="1918"/>
        <w:rPr>
          <w:kern w:val="0"/>
          <w:sz w:val="24"/>
        </w:rPr>
      </w:pPr>
      <w:r>
        <w:rPr>
          <w:kern w:val="0"/>
          <w:sz w:val="24"/>
        </w:rPr>
        <w:t>-</w:t>
      </w:r>
      <w:r>
        <w:rPr>
          <w:kern w:val="0"/>
          <w:sz w:val="24"/>
        </w:rPr>
        <w:tab/>
      </w:r>
      <w:r>
        <w:rPr>
          <w:kern w:val="0"/>
          <w:sz w:val="24"/>
        </w:rPr>
        <w:t>Automatic synchronizing</w:t>
      </w:r>
    </w:p>
    <w:p w14:paraId="4D16C0B3">
      <w:pPr>
        <w:tabs>
          <w:tab w:val="left" w:pos="2260"/>
        </w:tabs>
        <w:kinsoku w:val="0"/>
        <w:autoSpaceDE w:val="0"/>
        <w:autoSpaceDN w:val="0"/>
        <w:adjustRightInd w:val="0"/>
        <w:spacing w:line="270" w:lineRule="exact"/>
        <w:ind w:left="1918"/>
        <w:rPr>
          <w:kern w:val="0"/>
          <w:sz w:val="24"/>
        </w:rPr>
      </w:pPr>
      <w:r>
        <w:rPr>
          <w:kern w:val="0"/>
          <w:sz w:val="24"/>
        </w:rPr>
        <w:t>-</w:t>
      </w:r>
      <w:r>
        <w:rPr>
          <w:kern w:val="0"/>
          <w:sz w:val="24"/>
        </w:rPr>
        <w:tab/>
      </w:r>
      <w:r>
        <w:rPr>
          <w:kern w:val="0"/>
          <w:sz w:val="24"/>
        </w:rPr>
        <w:t>Automatic load sharing</w:t>
      </w:r>
    </w:p>
    <w:p w14:paraId="7EE00A5A">
      <w:pPr>
        <w:tabs>
          <w:tab w:val="left" w:pos="2260"/>
        </w:tabs>
        <w:kinsoku w:val="0"/>
        <w:autoSpaceDE w:val="0"/>
        <w:autoSpaceDN w:val="0"/>
        <w:adjustRightInd w:val="0"/>
        <w:ind w:left="1918"/>
        <w:rPr>
          <w:kern w:val="0"/>
          <w:sz w:val="24"/>
        </w:rPr>
      </w:pPr>
      <w:r>
        <w:rPr>
          <w:kern w:val="0"/>
          <w:sz w:val="24"/>
        </w:rPr>
        <w:t>-</w:t>
      </w:r>
      <w:r>
        <w:rPr>
          <w:kern w:val="0"/>
          <w:sz w:val="24"/>
        </w:rPr>
        <w:tab/>
      </w:r>
      <w:r>
        <w:rPr>
          <w:kern w:val="0"/>
          <w:sz w:val="24"/>
        </w:rPr>
        <w:t>Frequency control</w:t>
      </w:r>
    </w:p>
    <w:p w14:paraId="64DBD9A0">
      <w:pPr>
        <w:tabs>
          <w:tab w:val="left" w:pos="2260"/>
        </w:tabs>
        <w:kinsoku w:val="0"/>
        <w:autoSpaceDE w:val="0"/>
        <w:autoSpaceDN w:val="0"/>
        <w:adjustRightInd w:val="0"/>
        <w:ind w:left="1918"/>
        <w:rPr>
          <w:kern w:val="0"/>
          <w:sz w:val="24"/>
        </w:rPr>
      </w:pPr>
      <w:r>
        <w:rPr>
          <w:kern w:val="0"/>
          <w:sz w:val="24"/>
        </w:rPr>
        <w:t>-</w:t>
      </w:r>
      <w:r>
        <w:rPr>
          <w:kern w:val="0"/>
          <w:sz w:val="24"/>
        </w:rPr>
        <w:tab/>
      </w:r>
      <w:r>
        <w:rPr>
          <w:kern w:val="0"/>
          <w:sz w:val="24"/>
        </w:rPr>
        <w:t>Load dependent start / stop</w:t>
      </w:r>
    </w:p>
    <w:p w14:paraId="31F1ADE3">
      <w:pPr>
        <w:tabs>
          <w:tab w:val="left" w:pos="2260"/>
        </w:tabs>
        <w:kinsoku w:val="0"/>
        <w:autoSpaceDE w:val="0"/>
        <w:autoSpaceDN w:val="0"/>
        <w:adjustRightInd w:val="0"/>
        <w:ind w:left="1918"/>
        <w:rPr>
          <w:kern w:val="0"/>
          <w:sz w:val="24"/>
        </w:rPr>
      </w:pPr>
      <w:r>
        <w:rPr>
          <w:kern w:val="0"/>
          <w:sz w:val="24"/>
        </w:rPr>
        <w:t>-</w:t>
      </w:r>
      <w:r>
        <w:rPr>
          <w:kern w:val="0"/>
          <w:sz w:val="24"/>
        </w:rPr>
        <w:tab/>
      </w:r>
      <w:r>
        <w:rPr>
          <w:kern w:val="0"/>
          <w:sz w:val="24"/>
        </w:rPr>
        <w:t>Bow thruster start inquiry</w:t>
      </w:r>
    </w:p>
    <w:p w14:paraId="47BBB241">
      <w:pPr>
        <w:kinsoku w:val="0"/>
        <w:autoSpaceDE w:val="0"/>
        <w:autoSpaceDN w:val="0"/>
        <w:adjustRightInd w:val="0"/>
        <w:spacing w:before="7" w:line="100" w:lineRule="exact"/>
        <w:rPr>
          <w:rFonts w:ascii="Arial" w:hAnsi="Arial" w:cs="Arial"/>
          <w:kern w:val="0"/>
          <w:sz w:val="10"/>
          <w:szCs w:val="10"/>
        </w:rPr>
      </w:pPr>
    </w:p>
    <w:p w14:paraId="198AE717">
      <w:pPr>
        <w:tabs>
          <w:tab w:val="left" w:pos="2440"/>
        </w:tabs>
        <w:kinsoku w:val="0"/>
        <w:autoSpaceDE w:val="0"/>
        <w:autoSpaceDN w:val="0"/>
        <w:adjustRightInd w:val="0"/>
        <w:ind w:left="1918"/>
        <w:rPr>
          <w:kern w:val="0"/>
          <w:sz w:val="24"/>
        </w:rPr>
      </w:pPr>
      <w:r>
        <w:rPr>
          <w:kern w:val="0"/>
          <w:sz w:val="24"/>
        </w:rPr>
        <w:t>1)</w:t>
      </w:r>
      <w:r>
        <w:rPr>
          <w:kern w:val="0"/>
          <w:sz w:val="24"/>
        </w:rPr>
        <w:tab/>
      </w:r>
      <w:r>
        <w:rPr>
          <w:kern w:val="0"/>
          <w:sz w:val="24"/>
        </w:rPr>
        <w:t>Automatic start and stop of stand-by generator</w:t>
      </w:r>
    </w:p>
    <w:p w14:paraId="2EC170C1">
      <w:pPr>
        <w:kinsoku w:val="0"/>
        <w:autoSpaceDE w:val="0"/>
        <w:autoSpaceDN w:val="0"/>
        <w:adjustRightInd w:val="0"/>
        <w:ind w:left="2457"/>
        <w:rPr>
          <w:kern w:val="0"/>
          <w:sz w:val="24"/>
        </w:rPr>
      </w:pPr>
      <w:r>
        <w:rPr>
          <w:kern w:val="0"/>
          <w:sz w:val="24"/>
        </w:rPr>
        <w:t>When loading of a running generator is over about 90% of rated load, the predetermined generator shall be started, synchronized and the circuit breaker of started generator shall be closed and the load shall be shared automatically.</w:t>
      </w:r>
    </w:p>
    <w:p w14:paraId="2E3D010D">
      <w:pPr>
        <w:kinsoku w:val="0"/>
        <w:autoSpaceDE w:val="0"/>
        <w:autoSpaceDN w:val="0"/>
        <w:adjustRightInd w:val="0"/>
        <w:spacing w:before="16"/>
        <w:rPr>
          <w:kern w:val="0"/>
          <w:sz w:val="26"/>
          <w:szCs w:val="26"/>
        </w:rPr>
      </w:pPr>
    </w:p>
    <w:p w14:paraId="7ACA07F8">
      <w:pPr>
        <w:kinsoku w:val="0"/>
        <w:autoSpaceDE w:val="0"/>
        <w:autoSpaceDN w:val="0"/>
        <w:adjustRightInd w:val="0"/>
        <w:ind w:left="2457"/>
        <w:rPr>
          <w:kern w:val="0"/>
          <w:sz w:val="24"/>
        </w:rPr>
      </w:pPr>
      <w:r>
        <w:rPr>
          <w:kern w:val="0"/>
          <w:sz w:val="24"/>
        </w:rPr>
        <w:t xml:space="preserve">When two (2) or more generators are running in parallel and the total power is below about </w:t>
      </w:r>
      <w:r>
        <w:rPr>
          <w:rFonts w:hint="eastAsia"/>
          <w:kern w:val="0"/>
          <w:sz w:val="24"/>
        </w:rPr>
        <w:t>certain percentage</w:t>
      </w:r>
      <w:r>
        <w:rPr>
          <w:kern w:val="0"/>
          <w:sz w:val="24"/>
        </w:rPr>
        <w:t xml:space="preserve"> of one generator’s rated load, the predetermined generator in running shall shift the load and the circuit breaker shall be opened and the engine shall be stopped after a time delay automatically.</w:t>
      </w:r>
    </w:p>
    <w:p w14:paraId="116190E0">
      <w:pPr>
        <w:kinsoku w:val="0"/>
        <w:autoSpaceDE w:val="0"/>
        <w:autoSpaceDN w:val="0"/>
        <w:adjustRightInd w:val="0"/>
        <w:ind w:left="2457"/>
        <w:rPr>
          <w:kern w:val="0"/>
          <w:sz w:val="24"/>
        </w:rPr>
      </w:pPr>
    </w:p>
    <w:p w14:paraId="5FFBB822">
      <w:pPr>
        <w:kinsoku w:val="0"/>
        <w:autoSpaceDE w:val="0"/>
        <w:autoSpaceDN w:val="0"/>
        <w:adjustRightInd w:val="0"/>
        <w:spacing w:before="16"/>
        <w:rPr>
          <w:kern w:val="0"/>
          <w:sz w:val="26"/>
          <w:szCs w:val="26"/>
        </w:rPr>
      </w:pPr>
    </w:p>
    <w:p w14:paraId="21B8A17F">
      <w:pPr>
        <w:kinsoku w:val="0"/>
        <w:autoSpaceDE w:val="0"/>
        <w:autoSpaceDN w:val="0"/>
        <w:adjustRightInd w:val="0"/>
        <w:ind w:left="2457"/>
        <w:rPr>
          <w:kern w:val="0"/>
          <w:sz w:val="24"/>
        </w:rPr>
      </w:pPr>
      <w:r>
        <w:rPr>
          <w:rFonts w:hint="eastAsia"/>
          <w:kern w:val="0"/>
          <w:sz w:val="24"/>
        </w:rPr>
        <w:t>Stand</w:t>
      </w:r>
      <w:r>
        <w:rPr>
          <w:kern w:val="0"/>
          <w:sz w:val="24"/>
        </w:rPr>
        <w:t>-by generator shall be automatically started in the following conditions:</w:t>
      </w:r>
    </w:p>
    <w:p w14:paraId="01A020D6">
      <w:pPr>
        <w:tabs>
          <w:tab w:val="left" w:pos="2980"/>
        </w:tabs>
        <w:kinsoku w:val="0"/>
        <w:autoSpaceDE w:val="0"/>
        <w:autoSpaceDN w:val="0"/>
        <w:adjustRightInd w:val="0"/>
        <w:ind w:left="2458"/>
        <w:rPr>
          <w:kern w:val="0"/>
          <w:sz w:val="24"/>
        </w:rPr>
      </w:pPr>
      <w:r>
        <w:rPr>
          <w:kern w:val="0"/>
          <w:sz w:val="24"/>
        </w:rPr>
        <w:t xml:space="preserve"> (1)</w:t>
      </w:r>
      <w:r>
        <w:rPr>
          <w:kern w:val="0"/>
          <w:sz w:val="24"/>
        </w:rPr>
        <w:tab/>
      </w:r>
      <w:r>
        <w:rPr>
          <w:kern w:val="0"/>
          <w:sz w:val="24"/>
        </w:rPr>
        <w:t>Power failure of main bus</w:t>
      </w:r>
    </w:p>
    <w:p w14:paraId="4507018D">
      <w:pPr>
        <w:tabs>
          <w:tab w:val="left" w:pos="2980"/>
        </w:tabs>
        <w:kinsoku w:val="0"/>
        <w:autoSpaceDE w:val="0"/>
        <w:autoSpaceDN w:val="0"/>
        <w:adjustRightInd w:val="0"/>
        <w:ind w:left="2458"/>
        <w:rPr>
          <w:kern w:val="0"/>
          <w:sz w:val="24"/>
        </w:rPr>
      </w:pPr>
      <w:r>
        <w:rPr>
          <w:kern w:val="0"/>
          <w:sz w:val="24"/>
        </w:rPr>
        <w:t>(2)</w:t>
      </w:r>
      <w:r>
        <w:rPr>
          <w:kern w:val="0"/>
          <w:sz w:val="24"/>
        </w:rPr>
        <w:tab/>
      </w:r>
      <w:r>
        <w:rPr>
          <w:kern w:val="0"/>
          <w:sz w:val="24"/>
        </w:rPr>
        <w:t>Low frequency of main bus</w:t>
      </w:r>
    </w:p>
    <w:p w14:paraId="6C17D18A">
      <w:pPr>
        <w:tabs>
          <w:tab w:val="left" w:pos="2980"/>
        </w:tabs>
        <w:kinsoku w:val="0"/>
        <w:autoSpaceDE w:val="0"/>
        <w:autoSpaceDN w:val="0"/>
        <w:adjustRightInd w:val="0"/>
        <w:ind w:left="2458"/>
        <w:rPr>
          <w:kern w:val="0"/>
          <w:sz w:val="24"/>
        </w:rPr>
      </w:pPr>
      <w:r>
        <w:rPr>
          <w:kern w:val="0"/>
          <w:sz w:val="24"/>
        </w:rPr>
        <w:t>(3)</w:t>
      </w:r>
      <w:r>
        <w:rPr>
          <w:kern w:val="0"/>
          <w:sz w:val="24"/>
        </w:rPr>
        <w:tab/>
      </w:r>
      <w:r>
        <w:rPr>
          <w:kern w:val="0"/>
          <w:sz w:val="24"/>
        </w:rPr>
        <w:t>Low voltage of main bus</w:t>
      </w:r>
    </w:p>
    <w:p w14:paraId="1B8E7D45">
      <w:pPr>
        <w:tabs>
          <w:tab w:val="left" w:pos="2980"/>
        </w:tabs>
        <w:kinsoku w:val="0"/>
        <w:autoSpaceDE w:val="0"/>
        <w:autoSpaceDN w:val="0"/>
        <w:adjustRightInd w:val="0"/>
        <w:spacing w:line="270" w:lineRule="exact"/>
        <w:ind w:left="2458"/>
        <w:rPr>
          <w:kern w:val="0"/>
          <w:sz w:val="24"/>
        </w:rPr>
      </w:pPr>
      <w:r>
        <w:rPr>
          <w:kern w:val="0"/>
          <w:sz w:val="24"/>
        </w:rPr>
        <w:t>(4)</w:t>
      </w:r>
      <w:r>
        <w:rPr>
          <w:kern w:val="0"/>
          <w:sz w:val="24"/>
        </w:rPr>
        <w:tab/>
      </w:r>
      <w:r>
        <w:rPr>
          <w:kern w:val="0"/>
          <w:sz w:val="24"/>
        </w:rPr>
        <w:t>High voltage of main bus</w:t>
      </w:r>
    </w:p>
    <w:p w14:paraId="1171EEBB">
      <w:pPr>
        <w:tabs>
          <w:tab w:val="left" w:pos="2980"/>
        </w:tabs>
        <w:kinsoku w:val="0"/>
        <w:autoSpaceDE w:val="0"/>
        <w:autoSpaceDN w:val="0"/>
        <w:adjustRightInd w:val="0"/>
        <w:ind w:left="2998" w:hanging="540"/>
        <w:rPr>
          <w:kern w:val="0"/>
          <w:sz w:val="24"/>
        </w:rPr>
      </w:pPr>
      <w:r>
        <w:rPr>
          <w:kern w:val="0"/>
          <w:sz w:val="24"/>
        </w:rPr>
        <w:t>(5)</w:t>
      </w:r>
      <w:r>
        <w:rPr>
          <w:kern w:val="0"/>
          <w:sz w:val="24"/>
        </w:rPr>
        <w:tab/>
      </w:r>
      <w:r>
        <w:rPr>
          <w:kern w:val="0"/>
          <w:sz w:val="24"/>
        </w:rPr>
        <w:t xml:space="preserve">Trip of any air circuit breaker of running generators </w:t>
      </w:r>
    </w:p>
    <w:p w14:paraId="70AD7F7D">
      <w:pPr>
        <w:tabs>
          <w:tab w:val="left" w:pos="2980"/>
        </w:tabs>
        <w:kinsoku w:val="0"/>
        <w:autoSpaceDE w:val="0"/>
        <w:autoSpaceDN w:val="0"/>
        <w:adjustRightInd w:val="0"/>
        <w:ind w:left="2458"/>
        <w:rPr>
          <w:kern w:val="0"/>
          <w:sz w:val="24"/>
        </w:rPr>
      </w:pPr>
      <w:r>
        <w:rPr>
          <w:kern w:val="0"/>
          <w:sz w:val="24"/>
        </w:rPr>
        <w:t>(6)</w:t>
      </w:r>
      <w:r>
        <w:rPr>
          <w:kern w:val="0"/>
          <w:sz w:val="24"/>
        </w:rPr>
        <w:tab/>
      </w:r>
      <w:r>
        <w:rPr>
          <w:kern w:val="0"/>
          <w:sz w:val="24"/>
        </w:rPr>
        <w:t>Over load (when one generator is running)</w:t>
      </w:r>
    </w:p>
    <w:p w14:paraId="11BC7CAE">
      <w:pPr>
        <w:tabs>
          <w:tab w:val="left" w:pos="2980"/>
        </w:tabs>
        <w:kinsoku w:val="0"/>
        <w:autoSpaceDE w:val="0"/>
        <w:autoSpaceDN w:val="0"/>
        <w:adjustRightInd w:val="0"/>
        <w:ind w:left="2458"/>
        <w:rPr>
          <w:kern w:val="0"/>
          <w:sz w:val="24"/>
        </w:rPr>
      </w:pPr>
    </w:p>
    <w:p w14:paraId="1F0E6162">
      <w:pPr>
        <w:tabs>
          <w:tab w:val="left" w:pos="2440"/>
        </w:tabs>
        <w:kinsoku w:val="0"/>
        <w:autoSpaceDE w:val="0"/>
        <w:autoSpaceDN w:val="0"/>
        <w:adjustRightInd w:val="0"/>
        <w:ind w:left="1918"/>
        <w:rPr>
          <w:kern w:val="0"/>
          <w:sz w:val="24"/>
        </w:rPr>
      </w:pPr>
      <w:r>
        <w:rPr>
          <w:kern w:val="0"/>
          <w:sz w:val="24"/>
        </w:rPr>
        <w:t>2)</w:t>
      </w:r>
      <w:r>
        <w:rPr>
          <w:kern w:val="0"/>
          <w:sz w:val="24"/>
        </w:rPr>
        <w:tab/>
      </w:r>
      <w:r>
        <w:rPr>
          <w:kern w:val="0"/>
          <w:sz w:val="24"/>
        </w:rPr>
        <w:t>In case of above items (1) to (4)</w:t>
      </w:r>
    </w:p>
    <w:p w14:paraId="22BF6D9B">
      <w:pPr>
        <w:kinsoku w:val="0"/>
        <w:autoSpaceDE w:val="0"/>
        <w:autoSpaceDN w:val="0"/>
        <w:adjustRightInd w:val="0"/>
        <w:spacing w:before="16" w:line="260" w:lineRule="exact"/>
        <w:rPr>
          <w:kern w:val="0"/>
          <w:sz w:val="26"/>
          <w:szCs w:val="26"/>
        </w:rPr>
      </w:pPr>
    </w:p>
    <w:p w14:paraId="7F202C4E">
      <w:pPr>
        <w:kinsoku w:val="0"/>
        <w:autoSpaceDE w:val="0"/>
        <w:autoSpaceDN w:val="0"/>
        <w:adjustRightInd w:val="0"/>
        <w:ind w:left="2457"/>
        <w:rPr>
          <w:kern w:val="0"/>
          <w:sz w:val="24"/>
        </w:rPr>
      </w:pPr>
      <w:r>
        <w:rPr>
          <w:kern w:val="0"/>
          <w:sz w:val="24"/>
        </w:rPr>
        <w:t>The circuit breaker of running generator shall be automatically opened, and the circuit breaker of started generator shall be closed.</w:t>
      </w:r>
    </w:p>
    <w:p w14:paraId="56D50B5B">
      <w:pPr>
        <w:kinsoku w:val="0"/>
        <w:autoSpaceDE w:val="0"/>
        <w:autoSpaceDN w:val="0"/>
        <w:adjustRightInd w:val="0"/>
        <w:ind w:left="2457"/>
        <w:rPr>
          <w:kern w:val="0"/>
          <w:sz w:val="24"/>
        </w:rPr>
      </w:pPr>
    </w:p>
    <w:p w14:paraId="44F9950D">
      <w:pPr>
        <w:kinsoku w:val="0"/>
        <w:autoSpaceDE w:val="0"/>
        <w:autoSpaceDN w:val="0"/>
        <w:adjustRightInd w:val="0"/>
        <w:spacing w:before="5" w:line="274" w:lineRule="exact"/>
        <w:ind w:left="2457"/>
        <w:rPr>
          <w:kern w:val="0"/>
          <w:sz w:val="24"/>
        </w:rPr>
      </w:pPr>
      <w:r>
        <w:rPr>
          <w:kern w:val="0"/>
          <w:sz w:val="24"/>
        </w:rPr>
        <w:t>Then, some essential electric equipment formerly operated shall be automatically connected in sequence.</w:t>
      </w:r>
    </w:p>
    <w:p w14:paraId="6F6A400F">
      <w:pPr>
        <w:kinsoku w:val="0"/>
        <w:autoSpaceDE w:val="0"/>
        <w:autoSpaceDN w:val="0"/>
        <w:adjustRightInd w:val="0"/>
        <w:spacing w:before="13" w:line="260" w:lineRule="exact"/>
        <w:rPr>
          <w:kern w:val="0"/>
          <w:sz w:val="26"/>
          <w:szCs w:val="26"/>
        </w:rPr>
      </w:pPr>
    </w:p>
    <w:p w14:paraId="72B1D067">
      <w:pPr>
        <w:tabs>
          <w:tab w:val="left" w:pos="2440"/>
        </w:tabs>
        <w:kinsoku w:val="0"/>
        <w:autoSpaceDE w:val="0"/>
        <w:autoSpaceDN w:val="0"/>
        <w:adjustRightInd w:val="0"/>
        <w:ind w:left="1918"/>
        <w:rPr>
          <w:kern w:val="0"/>
          <w:sz w:val="24"/>
        </w:rPr>
      </w:pPr>
      <w:r>
        <w:rPr>
          <w:kern w:val="0"/>
          <w:sz w:val="24"/>
        </w:rPr>
        <w:t>3)</w:t>
      </w:r>
      <w:r>
        <w:rPr>
          <w:kern w:val="0"/>
          <w:sz w:val="24"/>
        </w:rPr>
        <w:tab/>
      </w:r>
      <w:r>
        <w:rPr>
          <w:kern w:val="0"/>
          <w:sz w:val="24"/>
        </w:rPr>
        <w:t>In case of above items (5) and (6)</w:t>
      </w:r>
    </w:p>
    <w:p w14:paraId="36564B32">
      <w:pPr>
        <w:kinsoku w:val="0"/>
        <w:autoSpaceDE w:val="0"/>
        <w:autoSpaceDN w:val="0"/>
        <w:adjustRightInd w:val="0"/>
        <w:spacing w:before="1" w:line="280" w:lineRule="exact"/>
        <w:rPr>
          <w:kern w:val="0"/>
          <w:sz w:val="28"/>
          <w:szCs w:val="28"/>
        </w:rPr>
      </w:pPr>
    </w:p>
    <w:p w14:paraId="3E67C664">
      <w:pPr>
        <w:kinsoku w:val="0"/>
        <w:autoSpaceDE w:val="0"/>
        <w:autoSpaceDN w:val="0"/>
        <w:adjustRightInd w:val="0"/>
        <w:spacing w:line="274" w:lineRule="exact"/>
        <w:ind w:left="2457"/>
        <w:rPr>
          <w:kern w:val="0"/>
          <w:sz w:val="24"/>
        </w:rPr>
      </w:pPr>
      <w:r>
        <w:rPr>
          <w:kern w:val="0"/>
          <w:sz w:val="24"/>
        </w:rPr>
        <w:t>The started generator shall be automatically synchronized and connected to main bus, and then the loads of generators shall be automatically shared.</w:t>
      </w:r>
    </w:p>
    <w:p w14:paraId="408590F1">
      <w:pPr>
        <w:kinsoku w:val="0"/>
        <w:autoSpaceDE w:val="0"/>
        <w:autoSpaceDN w:val="0"/>
        <w:adjustRightInd w:val="0"/>
        <w:spacing w:before="13" w:line="260" w:lineRule="exact"/>
        <w:rPr>
          <w:kern w:val="0"/>
          <w:sz w:val="26"/>
          <w:szCs w:val="26"/>
        </w:rPr>
      </w:pPr>
    </w:p>
    <w:p w14:paraId="2136047A">
      <w:pPr>
        <w:kinsoku w:val="0"/>
        <w:autoSpaceDE w:val="0"/>
        <w:autoSpaceDN w:val="0"/>
        <w:adjustRightInd w:val="0"/>
        <w:ind w:left="2457"/>
        <w:rPr>
          <w:kern w:val="0"/>
          <w:sz w:val="24"/>
        </w:rPr>
      </w:pPr>
    </w:p>
    <w:p w14:paraId="17AAAD20">
      <w:pPr>
        <w:kinsoku w:val="0"/>
        <w:autoSpaceDE w:val="0"/>
        <w:autoSpaceDN w:val="0"/>
        <w:adjustRightInd w:val="0"/>
        <w:spacing w:line="274" w:lineRule="exact"/>
        <w:ind w:left="2457"/>
        <w:rPr>
          <w:kern w:val="0"/>
          <w:sz w:val="24"/>
        </w:rPr>
      </w:pPr>
      <w:r>
        <w:rPr>
          <w:kern w:val="0"/>
          <w:sz w:val="24"/>
        </w:rPr>
        <w:t>The stand-by set shall be pre-lubricated according to Maker’s requirement. Automatic/manual selecting switch for pre-lubricating pump of each set</w:t>
      </w:r>
      <w:r>
        <w:rPr>
          <w:rFonts w:hint="eastAsia"/>
          <w:kern w:val="0"/>
          <w:sz w:val="24"/>
        </w:rPr>
        <w:t xml:space="preserve"> </w:t>
      </w:r>
      <w:r>
        <w:rPr>
          <w:kern w:val="0"/>
          <w:sz w:val="24"/>
        </w:rPr>
        <w:t>shall be arranged in the starter.</w:t>
      </w:r>
    </w:p>
    <w:p w14:paraId="012F978B">
      <w:pPr>
        <w:kinsoku w:val="0"/>
        <w:autoSpaceDE w:val="0"/>
        <w:autoSpaceDN w:val="0"/>
        <w:adjustRightInd w:val="0"/>
        <w:spacing w:before="15" w:line="260" w:lineRule="exact"/>
        <w:rPr>
          <w:kern w:val="0"/>
          <w:sz w:val="26"/>
          <w:szCs w:val="26"/>
        </w:rPr>
      </w:pPr>
    </w:p>
    <w:p w14:paraId="380837D4">
      <w:pPr>
        <w:kinsoku w:val="0"/>
        <w:autoSpaceDE w:val="0"/>
        <w:autoSpaceDN w:val="0"/>
        <w:adjustRightInd w:val="0"/>
        <w:ind w:left="2457"/>
        <w:rPr>
          <w:kern w:val="0"/>
          <w:sz w:val="24"/>
        </w:rPr>
      </w:pPr>
      <w:r>
        <w:rPr>
          <w:kern w:val="0"/>
          <w:sz w:val="24"/>
        </w:rPr>
        <w:t>When main generators operate in parallel and one of them fails, the preference trip system to be initiated and trip the non-essential loads</w:t>
      </w:r>
      <w:r>
        <w:rPr>
          <w:i/>
          <w:color w:val="FF0000"/>
          <w:kern w:val="0"/>
          <w:sz w:val="24"/>
        </w:rPr>
        <w:t xml:space="preserve"> </w:t>
      </w:r>
      <w:r>
        <w:rPr>
          <w:color w:val="000000" w:themeColor="text1"/>
          <w:kern w:val="0"/>
          <w:sz w:val="24"/>
          <w14:textFill>
            <w14:solidFill>
              <w14:schemeClr w14:val="tx1"/>
            </w14:solidFill>
          </w14:textFill>
        </w:rPr>
        <w:t>include Bow thruster.</w:t>
      </w:r>
      <w:r>
        <w:rPr>
          <w:kern w:val="0"/>
          <w:sz w:val="24"/>
        </w:rPr>
        <w:t xml:space="preserve"> The non-essential consumers shall be manually restarted after tripping.</w:t>
      </w:r>
    </w:p>
    <w:p w14:paraId="092156DA">
      <w:pPr>
        <w:kinsoku w:val="0"/>
        <w:autoSpaceDE w:val="0"/>
        <w:autoSpaceDN w:val="0"/>
        <w:adjustRightInd w:val="0"/>
        <w:spacing w:line="200" w:lineRule="exact"/>
        <w:rPr>
          <w:rFonts w:ascii="Arial" w:hAnsi="Arial" w:cs="Arial"/>
          <w:kern w:val="0"/>
          <w:sz w:val="20"/>
          <w:szCs w:val="20"/>
        </w:rPr>
      </w:pPr>
    </w:p>
    <w:p w14:paraId="5CB3D101">
      <w:pPr>
        <w:kinsoku w:val="0"/>
        <w:autoSpaceDE w:val="0"/>
        <w:autoSpaceDN w:val="0"/>
        <w:adjustRightInd w:val="0"/>
        <w:spacing w:line="240" w:lineRule="exact"/>
        <w:ind w:left="2457"/>
        <w:rPr>
          <w:kern w:val="0"/>
          <w:sz w:val="24"/>
        </w:rPr>
      </w:pPr>
      <w:r>
        <w:rPr>
          <w:kern w:val="0"/>
          <w:sz w:val="24"/>
        </w:rPr>
        <w:t>In case of “black-out”, the stand-by set shall be started automatically</w:t>
      </w:r>
      <w:r>
        <w:rPr>
          <w:rFonts w:hint="eastAsia"/>
          <w:kern w:val="0"/>
          <w:sz w:val="24"/>
        </w:rPr>
        <w:t>.</w:t>
      </w:r>
      <w:r>
        <w:rPr>
          <w:kern w:val="0"/>
          <w:sz w:val="24"/>
        </w:rPr>
        <w:t xml:space="preserve"> </w:t>
      </w:r>
    </w:p>
    <w:p w14:paraId="4B52B8ED">
      <w:pPr>
        <w:kinsoku w:val="0"/>
        <w:autoSpaceDE w:val="0"/>
        <w:autoSpaceDN w:val="0"/>
        <w:adjustRightInd w:val="0"/>
        <w:spacing w:line="240" w:lineRule="exact"/>
        <w:ind w:left="2457"/>
        <w:rPr>
          <w:kern w:val="0"/>
          <w:sz w:val="24"/>
        </w:rPr>
      </w:pPr>
    </w:p>
    <w:p w14:paraId="1141BC13">
      <w:pPr>
        <w:kinsoku w:val="0"/>
        <w:autoSpaceDE w:val="0"/>
        <w:autoSpaceDN w:val="0"/>
        <w:adjustRightInd w:val="0"/>
        <w:spacing w:line="240" w:lineRule="exact"/>
        <w:ind w:left="2457"/>
        <w:rPr>
          <w:kern w:val="0"/>
          <w:sz w:val="24"/>
        </w:rPr>
      </w:pPr>
      <w:r>
        <w:rPr>
          <w:rFonts w:eastAsia="Microsoft JhengHei" w:cs="Arial"/>
          <w:i/>
          <w:color w:val="4F81BD" w:themeColor="accent1"/>
          <w:sz w:val="24"/>
          <w:lang w:val="zh-CN"/>
          <w14:textFill>
            <w14:solidFill>
              <w14:schemeClr w14:val="accent1"/>
            </w14:solidFill>
          </w14:textFill>
        </w:rPr>
        <w:t xml:space="preserve">Interlock between </w:t>
      </w:r>
      <w:r>
        <w:rPr>
          <w:rFonts w:hint="eastAsia" w:cs="Arial"/>
          <w:i/>
          <w:color w:val="4F81BD" w:themeColor="accent1"/>
          <w:sz w:val="24"/>
          <w:lang w:val="zh-CN"/>
          <w14:textFill>
            <w14:solidFill>
              <w14:schemeClr w14:val="accent1"/>
            </w14:solidFill>
          </w14:textFill>
        </w:rPr>
        <w:t>P</w:t>
      </w:r>
      <w:r>
        <w:rPr>
          <w:rFonts w:eastAsia="Microsoft JhengHei" w:cs="Arial"/>
          <w:i/>
          <w:color w:val="4F81BD" w:themeColor="accent1"/>
          <w:sz w:val="24"/>
          <w:lang w:val="zh-CN"/>
          <w14:textFill>
            <w14:solidFill>
              <w14:schemeClr w14:val="accent1"/>
            </w14:solidFill>
          </w14:textFill>
        </w:rPr>
        <w:t xml:space="preserve">MS operation and Generator standby system to be provided to prevent </w:t>
      </w:r>
      <w:r>
        <w:rPr>
          <w:rFonts w:hint="eastAsia" w:cs="Arial"/>
          <w:i/>
          <w:color w:val="4F81BD" w:themeColor="accent1"/>
          <w:sz w:val="24"/>
          <w:lang w:val="zh-CN"/>
          <w14:textFill>
            <w14:solidFill>
              <w14:schemeClr w14:val="accent1"/>
            </w14:solidFill>
          </w14:textFill>
        </w:rPr>
        <w:t>P</w:t>
      </w:r>
      <w:r>
        <w:rPr>
          <w:rFonts w:eastAsia="Microsoft JhengHei" w:cs="Arial"/>
          <w:i/>
          <w:color w:val="4F81BD" w:themeColor="accent1"/>
          <w:sz w:val="24"/>
          <w:lang w:val="zh-CN"/>
          <w14:textFill>
            <w14:solidFill>
              <w14:schemeClr w14:val="accent1"/>
            </w14:solidFill>
          </w14:textFill>
        </w:rPr>
        <w:t>MS selection when no generator is put on standby</w:t>
      </w:r>
      <w:r>
        <w:rPr>
          <w:rFonts w:eastAsia="Microsoft JhengHei" w:cs="Arial"/>
          <w:color w:val="4F81BD" w:themeColor="accent1"/>
          <w:sz w:val="24"/>
          <w:lang w:val="zh-CN"/>
          <w14:textFill>
            <w14:solidFill>
              <w14:schemeClr w14:val="accent1"/>
            </w14:solidFill>
          </w14:textFill>
        </w:rPr>
        <w:t>.</w:t>
      </w:r>
    </w:p>
    <w:p w14:paraId="7EE5F474">
      <w:pPr>
        <w:kinsoku w:val="0"/>
        <w:autoSpaceDE w:val="0"/>
        <w:autoSpaceDN w:val="0"/>
        <w:adjustRightInd w:val="0"/>
        <w:spacing w:line="240" w:lineRule="exact"/>
        <w:ind w:left="2457"/>
        <w:rPr>
          <w:kern w:val="0"/>
          <w:sz w:val="24"/>
        </w:rPr>
      </w:pPr>
    </w:p>
    <w:p w14:paraId="2ED64028">
      <w:pPr>
        <w:pStyle w:val="3"/>
        <w:numPr>
          <w:ilvl w:val="3"/>
          <w:numId w:val="0"/>
        </w:numPr>
        <w:ind w:left="851" w:leftChars="0" w:hanging="851" w:firstLineChars="0"/>
        <w:jc w:val="left"/>
      </w:pPr>
      <w:bookmarkStart w:id="500" w:name="_Toc48305046"/>
      <w:bookmarkStart w:id="501" w:name="_Toc50574731"/>
      <w:r>
        <w:rPr>
          <w:rFonts w:hint="eastAsia" w:ascii="Arial" w:hAnsi="Arial" w:eastAsia="黑体" w:cs="Times New Roman"/>
          <w:b/>
          <w:bCs/>
          <w:caps/>
          <w:kern w:val="0"/>
          <w:sz w:val="24"/>
          <w:szCs w:val="24"/>
          <w:lang w:val="en-US" w:eastAsia="zh-CN" w:bidi="ar-SA"/>
        </w:rPr>
        <w:t>7.2.4.2</w:t>
      </w:r>
      <w:r>
        <w:rPr>
          <w:rFonts w:hint="eastAsia" w:cs="Times New Roman"/>
          <w:b/>
          <w:bCs/>
          <w:caps/>
          <w:kern w:val="0"/>
          <w:sz w:val="24"/>
          <w:szCs w:val="24"/>
          <w:lang w:val="en-US" w:eastAsia="zh-CN" w:bidi="ar-SA"/>
        </w:rPr>
        <w:t xml:space="preserve"> </w:t>
      </w:r>
      <w:r>
        <w:t>Emergency diesel generator set</w:t>
      </w:r>
      <w:bookmarkEnd w:id="500"/>
      <w:bookmarkEnd w:id="501"/>
    </w:p>
    <w:p w14:paraId="39FC15F5">
      <w:pPr>
        <w:kinsoku w:val="0"/>
        <w:autoSpaceDE w:val="0"/>
        <w:autoSpaceDN w:val="0"/>
        <w:adjustRightInd w:val="0"/>
        <w:spacing w:before="16" w:line="260" w:lineRule="exact"/>
        <w:rPr>
          <w:kern w:val="0"/>
          <w:sz w:val="26"/>
          <w:szCs w:val="26"/>
        </w:rPr>
      </w:pPr>
    </w:p>
    <w:p w14:paraId="13F77AF0">
      <w:pPr>
        <w:kinsoku w:val="0"/>
        <w:autoSpaceDE w:val="0"/>
        <w:autoSpaceDN w:val="0"/>
        <w:adjustRightInd w:val="0"/>
        <w:spacing w:line="239" w:lineRule="auto"/>
        <w:ind w:left="1556"/>
        <w:rPr>
          <w:kern w:val="0"/>
          <w:sz w:val="24"/>
        </w:rPr>
      </w:pPr>
      <w:r>
        <w:rPr>
          <w:kern w:val="0"/>
          <w:sz w:val="24"/>
        </w:rPr>
        <w:t>The emergency generator set shall be automatically started, the bus tie breaker in emergency switchboard shall be automatically opened, and the air circuit breaker shall be automatically closed in case of failure in supply feeder from main switchboard.</w:t>
      </w:r>
    </w:p>
    <w:p w14:paraId="08251301">
      <w:pPr>
        <w:kinsoku w:val="0"/>
        <w:autoSpaceDE w:val="0"/>
        <w:autoSpaceDN w:val="0"/>
        <w:adjustRightInd w:val="0"/>
        <w:spacing w:line="240" w:lineRule="exact"/>
        <w:rPr>
          <w:kern w:val="0"/>
          <w:sz w:val="26"/>
          <w:szCs w:val="26"/>
        </w:rPr>
      </w:pPr>
    </w:p>
    <w:p w14:paraId="58171E5F">
      <w:pPr>
        <w:kinsoku w:val="0"/>
        <w:autoSpaceDE w:val="0"/>
        <w:autoSpaceDN w:val="0"/>
        <w:adjustRightInd w:val="0"/>
        <w:ind w:left="1556" w:leftChars="741" w:firstLine="2" w:firstLineChars="1"/>
        <w:rPr>
          <w:kern w:val="0"/>
          <w:sz w:val="24"/>
        </w:rPr>
      </w:pPr>
      <w:r>
        <w:rPr>
          <w:kern w:val="0"/>
          <w:sz w:val="24"/>
        </w:rPr>
        <w:t>And then, when electric source on main bus is recovered, the air circuit breaker shall be automatically opened and the engine shall be stopped after a time delay automatically, and the bus tie breaker shall be automatically closed.</w:t>
      </w:r>
    </w:p>
    <w:p w14:paraId="3B882FA8">
      <w:pPr>
        <w:kinsoku w:val="0"/>
        <w:autoSpaceDE w:val="0"/>
        <w:autoSpaceDN w:val="0"/>
        <w:adjustRightInd w:val="0"/>
        <w:spacing w:line="240" w:lineRule="exact"/>
        <w:rPr>
          <w:kern w:val="0"/>
          <w:sz w:val="26"/>
          <w:szCs w:val="26"/>
        </w:rPr>
      </w:pPr>
    </w:p>
    <w:p w14:paraId="529B0E7F">
      <w:pPr>
        <w:kinsoku w:val="0"/>
        <w:autoSpaceDE w:val="0"/>
        <w:autoSpaceDN w:val="0"/>
        <w:adjustRightInd w:val="0"/>
        <w:ind w:left="1556"/>
        <w:rPr>
          <w:kern w:val="0"/>
          <w:sz w:val="24"/>
        </w:rPr>
      </w:pPr>
      <w:r>
        <w:rPr>
          <w:kern w:val="0"/>
          <w:sz w:val="24"/>
        </w:rPr>
        <w:t>Manual start and stop of the generator set shall be carried out on site.</w:t>
      </w:r>
    </w:p>
    <w:p w14:paraId="0D172B56">
      <w:pPr>
        <w:kinsoku w:val="0"/>
        <w:autoSpaceDE w:val="0"/>
        <w:autoSpaceDN w:val="0"/>
        <w:adjustRightInd w:val="0"/>
        <w:spacing w:line="240" w:lineRule="exact"/>
        <w:rPr>
          <w:kern w:val="0"/>
          <w:sz w:val="26"/>
          <w:szCs w:val="26"/>
        </w:rPr>
      </w:pPr>
    </w:p>
    <w:p w14:paraId="2FE88BAF">
      <w:pPr>
        <w:kinsoku w:val="0"/>
        <w:autoSpaceDE w:val="0"/>
        <w:autoSpaceDN w:val="0"/>
        <w:adjustRightInd w:val="0"/>
        <w:ind w:left="1556"/>
        <w:rPr>
          <w:kern w:val="0"/>
          <w:sz w:val="24"/>
        </w:rPr>
      </w:pPr>
      <w:r>
        <w:rPr>
          <w:kern w:val="0"/>
          <w:sz w:val="24"/>
        </w:rPr>
        <w:t xml:space="preserve">The automatic and manual control system shall be according to the </w:t>
      </w:r>
      <w:r>
        <w:rPr>
          <w:rFonts w:hint="eastAsia"/>
          <w:kern w:val="0"/>
          <w:sz w:val="24"/>
        </w:rPr>
        <w:t>M</w:t>
      </w:r>
      <w:r>
        <w:rPr>
          <w:kern w:val="0"/>
          <w:sz w:val="24"/>
        </w:rPr>
        <w:t>aker’s standard.</w:t>
      </w:r>
    </w:p>
    <w:p w14:paraId="51C88FD8">
      <w:pPr>
        <w:pStyle w:val="3"/>
        <w:numPr>
          <w:ilvl w:val="2"/>
          <w:numId w:val="0"/>
        </w:numPr>
        <w:ind w:left="709" w:leftChars="0" w:hanging="709" w:firstLineChars="0"/>
        <w:jc w:val="left"/>
      </w:pPr>
      <w:bookmarkStart w:id="502" w:name="_Toc50574732"/>
      <w:r>
        <w:rPr>
          <w:rFonts w:hint="eastAsia" w:ascii="Arial" w:hAnsi="Arial" w:eastAsia="黑体" w:cs="Times New Roman"/>
          <w:b/>
          <w:bCs/>
          <w:caps/>
          <w:kern w:val="0"/>
          <w:sz w:val="24"/>
          <w:szCs w:val="24"/>
          <w:lang w:val="en-US" w:eastAsia="zh-CN" w:bidi="ar-SA"/>
        </w:rPr>
        <w:t>7.2.5</w:t>
      </w:r>
      <w:r>
        <w:rPr>
          <w:rFonts w:hint="eastAsia" w:cs="Times New Roman"/>
          <w:b/>
          <w:bCs/>
          <w:caps/>
          <w:kern w:val="0"/>
          <w:sz w:val="24"/>
          <w:szCs w:val="24"/>
          <w:lang w:val="en-US" w:eastAsia="zh-CN" w:bidi="ar-SA"/>
        </w:rPr>
        <w:t xml:space="preserve"> </w:t>
      </w:r>
      <w:r>
        <w:rPr>
          <w:rFonts w:hint="eastAsia"/>
        </w:rPr>
        <w:t>Composite Boiler</w:t>
      </w:r>
      <w:bookmarkEnd w:id="502"/>
    </w:p>
    <w:p w14:paraId="3590E8ED">
      <w:pPr>
        <w:tabs>
          <w:tab w:val="left" w:pos="1540"/>
        </w:tabs>
        <w:kinsoku w:val="0"/>
        <w:autoSpaceDE w:val="0"/>
        <w:autoSpaceDN w:val="0"/>
        <w:adjustRightInd w:val="0"/>
        <w:ind w:left="1017"/>
        <w:rPr>
          <w:kern w:val="0"/>
          <w:sz w:val="24"/>
        </w:rPr>
      </w:pPr>
      <w:r>
        <w:rPr>
          <w:kern w:val="0"/>
          <w:sz w:val="24"/>
        </w:rPr>
        <w:t>1.</w:t>
      </w:r>
      <w:r>
        <w:rPr>
          <w:kern w:val="0"/>
          <w:sz w:val="24"/>
        </w:rPr>
        <w:tab/>
      </w:r>
      <w:r>
        <w:rPr>
          <w:kern w:val="0"/>
          <w:sz w:val="24"/>
        </w:rPr>
        <w:t>Automatic combustion control</w:t>
      </w:r>
    </w:p>
    <w:p w14:paraId="2ADEE002">
      <w:pPr>
        <w:kinsoku w:val="0"/>
        <w:autoSpaceDE w:val="0"/>
        <w:autoSpaceDN w:val="0"/>
        <w:adjustRightInd w:val="0"/>
        <w:ind w:left="1556"/>
        <w:rPr>
          <w:kern w:val="0"/>
          <w:sz w:val="24"/>
        </w:rPr>
      </w:pPr>
      <w:r>
        <w:rPr>
          <w:kern w:val="0"/>
          <w:sz w:val="24"/>
        </w:rPr>
        <w:t>The fuel oil burning set for oil fired section of the composite boiler shall be provided with electric modulating controlling system.</w:t>
      </w:r>
    </w:p>
    <w:p w14:paraId="7157CE47">
      <w:pPr>
        <w:kinsoku w:val="0"/>
        <w:autoSpaceDE w:val="0"/>
        <w:autoSpaceDN w:val="0"/>
        <w:adjustRightInd w:val="0"/>
        <w:spacing w:before="16" w:line="260" w:lineRule="exact"/>
        <w:rPr>
          <w:kern w:val="0"/>
          <w:sz w:val="26"/>
          <w:szCs w:val="26"/>
        </w:rPr>
      </w:pPr>
    </w:p>
    <w:p w14:paraId="5A6A385F">
      <w:pPr>
        <w:kinsoku w:val="0"/>
        <w:autoSpaceDE w:val="0"/>
        <w:autoSpaceDN w:val="0"/>
        <w:adjustRightInd w:val="0"/>
        <w:ind w:left="1556"/>
        <w:rPr>
          <w:kern w:val="0"/>
          <w:sz w:val="24"/>
        </w:rPr>
      </w:pPr>
      <w:r>
        <w:rPr>
          <w:kern w:val="0"/>
          <w:sz w:val="24"/>
        </w:rPr>
        <w:t>The burner shall be automatically lit and extinguished according to the boiler steam pressure.</w:t>
      </w:r>
    </w:p>
    <w:p w14:paraId="22A1D2AD">
      <w:pPr>
        <w:kinsoku w:val="0"/>
        <w:autoSpaceDE w:val="0"/>
        <w:autoSpaceDN w:val="0"/>
        <w:adjustRightInd w:val="0"/>
        <w:ind w:left="1556"/>
        <w:rPr>
          <w:kern w:val="0"/>
          <w:sz w:val="24"/>
        </w:rPr>
      </w:pPr>
    </w:p>
    <w:p w14:paraId="57CFAD3B">
      <w:pPr>
        <w:kinsoku w:val="0"/>
        <w:autoSpaceDE w:val="0"/>
        <w:autoSpaceDN w:val="0"/>
        <w:adjustRightInd w:val="0"/>
        <w:ind w:left="1556"/>
        <w:rPr>
          <w:kern w:val="0"/>
          <w:sz w:val="24"/>
        </w:rPr>
      </w:pPr>
      <w:r>
        <w:rPr>
          <w:kern w:val="0"/>
          <w:sz w:val="24"/>
        </w:rPr>
        <w:t>The burner shall be turned off automatically according to the rules. The manual stopping device shall be provided in ECC.</w:t>
      </w:r>
    </w:p>
    <w:p w14:paraId="5CD348C2">
      <w:pPr>
        <w:kinsoku w:val="0"/>
        <w:autoSpaceDE w:val="0"/>
        <w:autoSpaceDN w:val="0"/>
        <w:adjustRightInd w:val="0"/>
        <w:ind w:left="1556"/>
        <w:rPr>
          <w:kern w:val="0"/>
          <w:sz w:val="24"/>
        </w:rPr>
      </w:pPr>
    </w:p>
    <w:p w14:paraId="3CEE47AA">
      <w:pPr>
        <w:tabs>
          <w:tab w:val="left" w:pos="1540"/>
        </w:tabs>
        <w:kinsoku w:val="0"/>
        <w:autoSpaceDE w:val="0"/>
        <w:autoSpaceDN w:val="0"/>
        <w:adjustRightInd w:val="0"/>
        <w:spacing w:line="270" w:lineRule="exact"/>
        <w:ind w:left="1017"/>
        <w:rPr>
          <w:kern w:val="0"/>
          <w:sz w:val="24"/>
        </w:rPr>
      </w:pPr>
      <w:r>
        <w:rPr>
          <w:kern w:val="0"/>
          <w:sz w:val="24"/>
        </w:rPr>
        <w:t>2.</w:t>
      </w:r>
      <w:r>
        <w:rPr>
          <w:kern w:val="0"/>
          <w:sz w:val="24"/>
        </w:rPr>
        <w:tab/>
      </w:r>
      <w:r>
        <w:rPr>
          <w:kern w:val="0"/>
          <w:sz w:val="24"/>
        </w:rPr>
        <w:t>Automatic control of surplus steam</w:t>
      </w:r>
    </w:p>
    <w:p w14:paraId="75CA98B4">
      <w:pPr>
        <w:kinsoku w:val="0"/>
        <w:autoSpaceDE w:val="0"/>
        <w:autoSpaceDN w:val="0"/>
        <w:adjustRightInd w:val="0"/>
        <w:ind w:left="1556"/>
        <w:rPr>
          <w:kern w:val="0"/>
          <w:sz w:val="24"/>
        </w:rPr>
      </w:pPr>
      <w:r>
        <w:rPr>
          <w:kern w:val="0"/>
          <w:sz w:val="24"/>
        </w:rPr>
        <w:t>When the steam pressure generated by M/E exhaust gas section of the composite boiler is over the predetermined limit, the surplus steam shall be led to the atmospheric condenser automatically through a surplus steam dump valve.</w:t>
      </w:r>
    </w:p>
    <w:p w14:paraId="2174A6B0">
      <w:pPr>
        <w:kinsoku w:val="0"/>
        <w:autoSpaceDE w:val="0"/>
        <w:autoSpaceDN w:val="0"/>
        <w:adjustRightInd w:val="0"/>
        <w:spacing w:before="15" w:line="260" w:lineRule="exact"/>
        <w:rPr>
          <w:kern w:val="0"/>
          <w:sz w:val="26"/>
          <w:szCs w:val="26"/>
        </w:rPr>
      </w:pPr>
    </w:p>
    <w:p w14:paraId="333479F7">
      <w:pPr>
        <w:tabs>
          <w:tab w:val="left" w:pos="1540"/>
        </w:tabs>
        <w:kinsoku w:val="0"/>
        <w:autoSpaceDE w:val="0"/>
        <w:autoSpaceDN w:val="0"/>
        <w:adjustRightInd w:val="0"/>
        <w:ind w:left="1017"/>
        <w:rPr>
          <w:kern w:val="0"/>
          <w:sz w:val="24"/>
        </w:rPr>
      </w:pPr>
      <w:r>
        <w:rPr>
          <w:kern w:val="0"/>
          <w:sz w:val="24"/>
        </w:rPr>
        <w:t>3.</w:t>
      </w:r>
      <w:r>
        <w:rPr>
          <w:kern w:val="0"/>
          <w:sz w:val="24"/>
        </w:rPr>
        <w:tab/>
      </w:r>
      <w:r>
        <w:rPr>
          <w:kern w:val="0"/>
          <w:sz w:val="24"/>
        </w:rPr>
        <w:t>Automatic control of boiler water level</w:t>
      </w:r>
    </w:p>
    <w:p w14:paraId="15576F03">
      <w:pPr>
        <w:kinsoku w:val="0"/>
        <w:autoSpaceDE w:val="0"/>
        <w:autoSpaceDN w:val="0"/>
        <w:adjustRightInd w:val="0"/>
        <w:ind w:left="1556"/>
        <w:rPr>
          <w:kern w:val="0"/>
          <w:sz w:val="24"/>
        </w:rPr>
      </w:pPr>
      <w:r>
        <w:rPr>
          <w:kern w:val="0"/>
          <w:sz w:val="24"/>
        </w:rPr>
        <w:t>Water level of the boiler shall be regulated automatically by level switch on the boiler.</w:t>
      </w:r>
    </w:p>
    <w:p w14:paraId="624BCD7C">
      <w:pPr>
        <w:kinsoku w:val="0"/>
        <w:autoSpaceDE w:val="0"/>
        <w:autoSpaceDN w:val="0"/>
        <w:adjustRightInd w:val="0"/>
        <w:spacing w:before="15" w:line="260" w:lineRule="exact"/>
        <w:rPr>
          <w:kern w:val="0"/>
          <w:sz w:val="26"/>
          <w:szCs w:val="26"/>
        </w:rPr>
      </w:pPr>
    </w:p>
    <w:p w14:paraId="48042D06">
      <w:pPr>
        <w:tabs>
          <w:tab w:val="left" w:pos="1540"/>
        </w:tabs>
        <w:kinsoku w:val="0"/>
        <w:autoSpaceDE w:val="0"/>
        <w:autoSpaceDN w:val="0"/>
        <w:adjustRightInd w:val="0"/>
        <w:ind w:left="1017"/>
        <w:rPr>
          <w:kern w:val="0"/>
          <w:sz w:val="24"/>
        </w:rPr>
      </w:pPr>
      <w:r>
        <w:rPr>
          <w:kern w:val="0"/>
          <w:sz w:val="24"/>
        </w:rPr>
        <w:t>4.</w:t>
      </w:r>
      <w:r>
        <w:rPr>
          <w:kern w:val="0"/>
          <w:sz w:val="24"/>
        </w:rPr>
        <w:tab/>
      </w:r>
      <w:r>
        <w:rPr>
          <w:kern w:val="0"/>
          <w:sz w:val="24"/>
        </w:rPr>
        <w:t>Alarm and protection</w:t>
      </w:r>
    </w:p>
    <w:p w14:paraId="01BE65A8">
      <w:pPr>
        <w:kinsoku w:val="0"/>
        <w:autoSpaceDE w:val="0"/>
        <w:autoSpaceDN w:val="0"/>
        <w:adjustRightInd w:val="0"/>
        <w:ind w:left="1556"/>
        <w:rPr>
          <w:kern w:val="0"/>
          <w:sz w:val="24"/>
        </w:rPr>
      </w:pPr>
      <w:r>
        <w:rPr>
          <w:kern w:val="0"/>
          <w:sz w:val="24"/>
        </w:rPr>
        <w:t xml:space="preserve">The alarm signals for pressure, temperature and combustion shall be connected to </w:t>
      </w:r>
      <w:r>
        <w:rPr>
          <w:rFonts w:hint="eastAsia"/>
          <w:kern w:val="0"/>
          <w:sz w:val="24"/>
        </w:rPr>
        <w:t xml:space="preserve">alarm and </w:t>
      </w:r>
      <w:r>
        <w:rPr>
          <w:kern w:val="0"/>
          <w:sz w:val="24"/>
        </w:rPr>
        <w:t>monitoring system</w:t>
      </w:r>
      <w:r>
        <w:rPr>
          <w:rFonts w:hint="eastAsia"/>
          <w:kern w:val="0"/>
          <w:sz w:val="24"/>
        </w:rPr>
        <w:t xml:space="preserve"> (AMS)</w:t>
      </w:r>
      <w:r>
        <w:rPr>
          <w:kern w:val="0"/>
          <w:sz w:val="24"/>
        </w:rPr>
        <w:t xml:space="preserve"> in compliance with the Rules and </w:t>
      </w:r>
      <w:r>
        <w:rPr>
          <w:rFonts w:hint="eastAsia"/>
          <w:kern w:val="0"/>
          <w:sz w:val="24"/>
        </w:rPr>
        <w:t>M</w:t>
      </w:r>
      <w:r>
        <w:rPr>
          <w:kern w:val="0"/>
          <w:sz w:val="24"/>
        </w:rPr>
        <w:t>aker’s standard.</w:t>
      </w:r>
    </w:p>
    <w:p w14:paraId="75A56211">
      <w:pPr>
        <w:pStyle w:val="3"/>
        <w:numPr>
          <w:ilvl w:val="2"/>
          <w:numId w:val="0"/>
        </w:numPr>
        <w:ind w:left="709" w:leftChars="0" w:hanging="709" w:firstLineChars="0"/>
        <w:jc w:val="left"/>
      </w:pPr>
      <w:bookmarkStart w:id="503" w:name="_Toc50574733"/>
      <w:r>
        <w:rPr>
          <w:rFonts w:hint="eastAsia" w:ascii="Arial" w:hAnsi="Arial" w:eastAsia="黑体" w:cs="Times New Roman"/>
          <w:b/>
          <w:bCs/>
          <w:caps/>
          <w:kern w:val="0"/>
          <w:sz w:val="24"/>
          <w:szCs w:val="24"/>
          <w:lang w:val="en-US" w:eastAsia="zh-CN" w:bidi="ar-SA"/>
        </w:rPr>
        <w:t>7.2.6</w:t>
      </w:r>
      <w:r>
        <w:rPr>
          <w:rFonts w:hint="eastAsia" w:cs="Times New Roman"/>
          <w:b/>
          <w:bCs/>
          <w:caps/>
          <w:kern w:val="0"/>
          <w:sz w:val="24"/>
          <w:szCs w:val="24"/>
          <w:lang w:val="en-US" w:eastAsia="zh-CN" w:bidi="ar-SA"/>
        </w:rPr>
        <w:t xml:space="preserve"> </w:t>
      </w:r>
      <w:r>
        <w:rPr>
          <w:rFonts w:hint="eastAsia"/>
        </w:rPr>
        <w:t>Control of Oil Purifiers</w:t>
      </w:r>
      <w:bookmarkEnd w:id="503"/>
    </w:p>
    <w:p w14:paraId="4764A16A">
      <w:pPr>
        <w:kinsoku w:val="0"/>
        <w:autoSpaceDE w:val="0"/>
        <w:autoSpaceDN w:val="0"/>
        <w:adjustRightInd w:val="0"/>
        <w:ind w:left="1017"/>
        <w:rPr>
          <w:kern w:val="0"/>
          <w:sz w:val="24"/>
        </w:rPr>
      </w:pPr>
      <w:r>
        <w:rPr>
          <w:kern w:val="0"/>
          <w:sz w:val="24"/>
        </w:rPr>
        <w:t>All purifiers shall be manually ON/OFF control on site operation and cleaning process –fully automated.</w:t>
      </w:r>
    </w:p>
    <w:p w14:paraId="315E2174">
      <w:pPr>
        <w:kinsoku w:val="0"/>
        <w:autoSpaceDE w:val="0"/>
        <w:autoSpaceDN w:val="0"/>
        <w:adjustRightInd w:val="0"/>
        <w:spacing w:before="16" w:line="260" w:lineRule="exact"/>
        <w:rPr>
          <w:kern w:val="0"/>
          <w:sz w:val="26"/>
          <w:szCs w:val="26"/>
        </w:rPr>
      </w:pPr>
    </w:p>
    <w:p w14:paraId="06AD0BD4">
      <w:pPr>
        <w:kinsoku w:val="0"/>
        <w:autoSpaceDE w:val="0"/>
        <w:autoSpaceDN w:val="0"/>
        <w:adjustRightInd w:val="0"/>
        <w:ind w:left="1017"/>
        <w:rPr>
          <w:kern w:val="0"/>
          <w:sz w:val="24"/>
        </w:rPr>
      </w:pPr>
      <w:r>
        <w:rPr>
          <w:kern w:val="0"/>
          <w:sz w:val="24"/>
        </w:rPr>
        <w:t xml:space="preserve">Alarm and recirculation of oil feed to purifier upon loss of seal shall be provided for the purifier according to </w:t>
      </w:r>
      <w:r>
        <w:rPr>
          <w:rFonts w:hint="eastAsia"/>
          <w:kern w:val="0"/>
          <w:sz w:val="24"/>
        </w:rPr>
        <w:t>M</w:t>
      </w:r>
      <w:r>
        <w:rPr>
          <w:kern w:val="0"/>
          <w:sz w:val="24"/>
        </w:rPr>
        <w:t xml:space="preserve">aker's standard. Feed oil will be re-circulated by three way shifting valve, as per </w:t>
      </w:r>
      <w:r>
        <w:rPr>
          <w:rFonts w:hint="eastAsia"/>
          <w:kern w:val="0"/>
          <w:sz w:val="24"/>
        </w:rPr>
        <w:t>M</w:t>
      </w:r>
      <w:r>
        <w:rPr>
          <w:kern w:val="0"/>
          <w:sz w:val="24"/>
        </w:rPr>
        <w:t>aker’s standard.</w:t>
      </w:r>
    </w:p>
    <w:p w14:paraId="229FD7FF">
      <w:pPr>
        <w:kinsoku w:val="0"/>
        <w:autoSpaceDE w:val="0"/>
        <w:autoSpaceDN w:val="0"/>
        <w:adjustRightInd w:val="0"/>
        <w:spacing w:before="15" w:line="260" w:lineRule="exact"/>
        <w:rPr>
          <w:kern w:val="0"/>
          <w:sz w:val="26"/>
          <w:szCs w:val="26"/>
        </w:rPr>
      </w:pPr>
    </w:p>
    <w:p w14:paraId="282340E3">
      <w:pPr>
        <w:kinsoku w:val="0"/>
        <w:autoSpaceDE w:val="0"/>
        <w:autoSpaceDN w:val="0"/>
        <w:adjustRightInd w:val="0"/>
        <w:ind w:left="1017"/>
        <w:rPr>
          <w:b/>
          <w:i/>
          <w:kern w:val="0"/>
          <w:sz w:val="24"/>
        </w:rPr>
      </w:pPr>
      <w:r>
        <w:rPr>
          <w:kern w:val="0"/>
          <w:sz w:val="24"/>
        </w:rPr>
        <w:t>All oil purifiers shall be designed to have manual emergency stop function</w:t>
      </w:r>
      <w:r>
        <w:rPr>
          <w:rFonts w:hint="eastAsia"/>
          <w:b/>
          <w:i/>
          <w:kern w:val="0"/>
          <w:sz w:val="24"/>
        </w:rPr>
        <w:t xml:space="preserve">, </w:t>
      </w:r>
      <w:r>
        <w:rPr>
          <w:rFonts w:cs="Arial"/>
          <w:b/>
          <w:i/>
          <w:color w:val="000000" w:themeColor="text1"/>
          <w:sz w:val="24"/>
          <w14:textFill>
            <w14:solidFill>
              <w14:schemeClr w14:val="tx1"/>
            </w14:solidFill>
          </w14:textFill>
        </w:rPr>
        <w:t>the emergency stop button shall be locate at the suitable place by the designing</w:t>
      </w:r>
      <w:r>
        <w:rPr>
          <w:rFonts w:hint="eastAsia" w:cs="Arial"/>
          <w:b/>
          <w:i/>
          <w:color w:val="000000" w:themeColor="text1"/>
          <w:sz w:val="24"/>
          <w14:textFill>
            <w14:solidFill>
              <w14:schemeClr w14:val="tx1"/>
            </w14:solidFill>
          </w14:textFill>
        </w:rPr>
        <w:t>.</w:t>
      </w:r>
    </w:p>
    <w:p w14:paraId="1C2E6666">
      <w:pPr>
        <w:kinsoku w:val="0"/>
        <w:autoSpaceDE w:val="0"/>
        <w:autoSpaceDN w:val="0"/>
        <w:adjustRightInd w:val="0"/>
        <w:spacing w:before="16" w:line="260" w:lineRule="exact"/>
        <w:rPr>
          <w:kern w:val="0"/>
          <w:sz w:val="26"/>
          <w:szCs w:val="26"/>
        </w:rPr>
      </w:pPr>
    </w:p>
    <w:p w14:paraId="423E3B68">
      <w:pPr>
        <w:kinsoku w:val="0"/>
        <w:autoSpaceDE w:val="0"/>
        <w:autoSpaceDN w:val="0"/>
        <w:adjustRightInd w:val="0"/>
        <w:ind w:left="1017"/>
        <w:rPr>
          <w:kern w:val="0"/>
          <w:sz w:val="24"/>
        </w:rPr>
      </w:pPr>
      <w:r>
        <w:rPr>
          <w:kern w:val="0"/>
          <w:sz w:val="24"/>
        </w:rPr>
        <w:t xml:space="preserve">Running indication shall be in ECC. Alarm shall be in alarm </w:t>
      </w:r>
      <w:r>
        <w:rPr>
          <w:rFonts w:hint="eastAsia"/>
          <w:kern w:val="0"/>
          <w:sz w:val="24"/>
        </w:rPr>
        <w:t xml:space="preserve">and </w:t>
      </w:r>
      <w:r>
        <w:rPr>
          <w:kern w:val="0"/>
          <w:sz w:val="24"/>
        </w:rPr>
        <w:t>monitoring system</w:t>
      </w:r>
      <w:r>
        <w:rPr>
          <w:rFonts w:hint="eastAsia"/>
          <w:kern w:val="0"/>
          <w:sz w:val="24"/>
        </w:rPr>
        <w:t xml:space="preserve"> </w:t>
      </w:r>
      <w:r>
        <w:rPr>
          <w:kern w:val="0"/>
          <w:sz w:val="24"/>
        </w:rPr>
        <w:t xml:space="preserve">(AMS). </w:t>
      </w:r>
      <w:r>
        <w:rPr>
          <w:rFonts w:hint="eastAsia"/>
          <w:kern w:val="0"/>
          <w:sz w:val="24"/>
        </w:rPr>
        <w:t>A</w:t>
      </w:r>
      <w:r>
        <w:rPr>
          <w:kern w:val="0"/>
          <w:sz w:val="24"/>
        </w:rPr>
        <w:t>uto. sludge discharging shall be performed.</w:t>
      </w:r>
    </w:p>
    <w:p w14:paraId="087088C0">
      <w:pPr>
        <w:kinsoku w:val="0"/>
        <w:autoSpaceDE w:val="0"/>
        <w:autoSpaceDN w:val="0"/>
        <w:adjustRightInd w:val="0"/>
        <w:spacing w:before="15" w:line="260" w:lineRule="exact"/>
        <w:rPr>
          <w:kern w:val="0"/>
          <w:sz w:val="26"/>
          <w:szCs w:val="26"/>
        </w:rPr>
      </w:pPr>
    </w:p>
    <w:p w14:paraId="67CE4F13">
      <w:pPr>
        <w:kinsoku w:val="0"/>
        <w:autoSpaceDE w:val="0"/>
        <w:autoSpaceDN w:val="0"/>
        <w:adjustRightInd w:val="0"/>
        <w:ind w:left="1017"/>
        <w:rPr>
          <w:kern w:val="0"/>
          <w:sz w:val="24"/>
        </w:rPr>
      </w:pPr>
      <w:r>
        <w:rPr>
          <w:kern w:val="0"/>
          <w:sz w:val="24"/>
        </w:rPr>
        <w:t>Hour counter for each purifier shall be provided or displayed in control board.</w:t>
      </w:r>
    </w:p>
    <w:p w14:paraId="3FB54D0A">
      <w:pPr>
        <w:kinsoku w:val="0"/>
        <w:autoSpaceDE w:val="0"/>
        <w:autoSpaceDN w:val="0"/>
        <w:adjustRightInd w:val="0"/>
        <w:ind w:left="1017"/>
        <w:rPr>
          <w:kern w:val="0"/>
          <w:sz w:val="24"/>
        </w:rPr>
      </w:pPr>
    </w:p>
    <w:p w14:paraId="3206658D">
      <w:pPr>
        <w:pStyle w:val="3"/>
        <w:numPr>
          <w:ilvl w:val="2"/>
          <w:numId w:val="0"/>
        </w:numPr>
        <w:ind w:left="709" w:leftChars="0" w:hanging="709" w:firstLineChars="0"/>
        <w:jc w:val="left"/>
      </w:pPr>
      <w:bookmarkStart w:id="504" w:name="_Toc50574734"/>
      <w:r>
        <w:rPr>
          <w:rFonts w:hint="eastAsia" w:ascii="Arial" w:hAnsi="Arial" w:eastAsia="黑体" w:cs="Times New Roman"/>
          <w:b/>
          <w:bCs/>
          <w:caps/>
          <w:kern w:val="0"/>
          <w:sz w:val="24"/>
          <w:szCs w:val="24"/>
          <w:lang w:val="en-US" w:eastAsia="zh-CN" w:bidi="ar-SA"/>
        </w:rPr>
        <w:t>7.2.7</w:t>
      </w:r>
      <w:r>
        <w:rPr>
          <w:rFonts w:hint="eastAsia" w:cs="Times New Roman"/>
          <w:b/>
          <w:bCs/>
          <w:caps/>
          <w:kern w:val="0"/>
          <w:sz w:val="24"/>
          <w:szCs w:val="24"/>
          <w:lang w:val="en-US" w:eastAsia="zh-CN" w:bidi="ar-SA"/>
        </w:rPr>
        <w:t xml:space="preserve"> </w:t>
      </w:r>
      <w:r>
        <w:rPr>
          <w:rFonts w:hint="eastAsia"/>
        </w:rPr>
        <w:t>Control of Air Compressors</w:t>
      </w:r>
      <w:bookmarkEnd w:id="504"/>
    </w:p>
    <w:p w14:paraId="5B7B86BE">
      <w:pPr>
        <w:tabs>
          <w:tab w:val="left" w:pos="1540"/>
        </w:tabs>
        <w:kinsoku w:val="0"/>
        <w:autoSpaceDE w:val="0"/>
        <w:autoSpaceDN w:val="0"/>
        <w:adjustRightInd w:val="0"/>
        <w:ind w:left="1017"/>
        <w:rPr>
          <w:kern w:val="0"/>
          <w:sz w:val="24"/>
        </w:rPr>
      </w:pPr>
      <w:r>
        <w:rPr>
          <w:kern w:val="0"/>
          <w:sz w:val="24"/>
        </w:rPr>
        <w:t>1.</w:t>
      </w:r>
      <w:r>
        <w:rPr>
          <w:kern w:val="0"/>
          <w:sz w:val="24"/>
        </w:rPr>
        <w:tab/>
      </w:r>
      <w:r>
        <w:rPr>
          <w:kern w:val="0"/>
          <w:sz w:val="24"/>
        </w:rPr>
        <w:t>Starting of main air compressors</w:t>
      </w:r>
    </w:p>
    <w:p w14:paraId="1B138BAA">
      <w:pPr>
        <w:kinsoku w:val="0"/>
        <w:autoSpaceDE w:val="0"/>
        <w:autoSpaceDN w:val="0"/>
        <w:adjustRightInd w:val="0"/>
        <w:ind w:left="1556"/>
        <w:rPr>
          <w:kern w:val="0"/>
          <w:sz w:val="24"/>
        </w:rPr>
      </w:pPr>
      <w:r>
        <w:rPr>
          <w:kern w:val="0"/>
          <w:sz w:val="24"/>
        </w:rPr>
        <w:t>The starting of main air compressors shall be automatically ON/OFF controlled, depending on pressure of common inlet pipe of the main air reservoirs in the following sequence:</w:t>
      </w:r>
    </w:p>
    <w:p w14:paraId="61401A21">
      <w:pPr>
        <w:tabs>
          <w:tab w:val="left" w:pos="1900"/>
        </w:tabs>
        <w:kinsoku w:val="0"/>
        <w:autoSpaceDE w:val="0"/>
        <w:autoSpaceDN w:val="0"/>
        <w:adjustRightInd w:val="0"/>
        <w:ind w:left="1560"/>
        <w:rPr>
          <w:kern w:val="0"/>
          <w:sz w:val="24"/>
        </w:rPr>
      </w:pPr>
      <w:r>
        <w:rPr>
          <w:kern w:val="0"/>
          <w:sz w:val="24"/>
        </w:rPr>
        <w:t>-</w:t>
      </w:r>
      <w:r>
        <w:rPr>
          <w:kern w:val="0"/>
          <w:sz w:val="24"/>
        </w:rPr>
        <w:tab/>
      </w:r>
      <w:r>
        <w:rPr>
          <w:kern w:val="0"/>
          <w:sz w:val="24"/>
        </w:rPr>
        <w:t>At abt. 2.</w:t>
      </w:r>
      <w:r>
        <w:rPr>
          <w:rFonts w:hint="eastAsia"/>
          <w:kern w:val="0"/>
          <w:sz w:val="24"/>
        </w:rPr>
        <w:t>8</w:t>
      </w:r>
      <w:r>
        <w:rPr>
          <w:kern w:val="0"/>
          <w:sz w:val="24"/>
        </w:rPr>
        <w:t xml:space="preserve"> MPa – start the first leading main air compressor</w:t>
      </w:r>
    </w:p>
    <w:p w14:paraId="6AA30AFB">
      <w:pPr>
        <w:tabs>
          <w:tab w:val="left" w:pos="1900"/>
        </w:tabs>
        <w:kinsoku w:val="0"/>
        <w:autoSpaceDE w:val="0"/>
        <w:autoSpaceDN w:val="0"/>
        <w:adjustRightInd w:val="0"/>
        <w:spacing w:before="2" w:line="276" w:lineRule="exact"/>
        <w:ind w:left="1920" w:hanging="360"/>
        <w:rPr>
          <w:kern w:val="0"/>
          <w:sz w:val="24"/>
        </w:rPr>
      </w:pPr>
      <w:r>
        <w:rPr>
          <w:kern w:val="0"/>
          <w:sz w:val="24"/>
        </w:rPr>
        <w:t>-</w:t>
      </w:r>
      <w:r>
        <w:rPr>
          <w:kern w:val="0"/>
          <w:sz w:val="24"/>
        </w:rPr>
        <w:tab/>
      </w:r>
      <w:r>
        <w:rPr>
          <w:kern w:val="0"/>
          <w:sz w:val="24"/>
        </w:rPr>
        <w:t>At abt. 2.</w:t>
      </w:r>
      <w:r>
        <w:rPr>
          <w:rFonts w:hint="eastAsia"/>
          <w:kern w:val="0"/>
          <w:sz w:val="24"/>
        </w:rPr>
        <w:t>6</w:t>
      </w:r>
      <w:r>
        <w:rPr>
          <w:kern w:val="0"/>
          <w:sz w:val="24"/>
        </w:rPr>
        <w:t xml:space="preserve"> MPa – start the second leading main air compressor (operating both compressors)</w:t>
      </w:r>
    </w:p>
    <w:p w14:paraId="4C0918CE">
      <w:pPr>
        <w:tabs>
          <w:tab w:val="left" w:pos="1900"/>
        </w:tabs>
        <w:kinsoku w:val="0"/>
        <w:autoSpaceDE w:val="0"/>
        <w:autoSpaceDN w:val="0"/>
        <w:adjustRightInd w:val="0"/>
        <w:spacing w:line="270" w:lineRule="exact"/>
        <w:ind w:left="1560"/>
        <w:rPr>
          <w:kern w:val="0"/>
          <w:sz w:val="24"/>
        </w:rPr>
      </w:pPr>
      <w:r>
        <w:rPr>
          <w:kern w:val="0"/>
          <w:sz w:val="24"/>
        </w:rPr>
        <w:t>-</w:t>
      </w:r>
      <w:r>
        <w:rPr>
          <w:kern w:val="0"/>
          <w:sz w:val="24"/>
        </w:rPr>
        <w:tab/>
      </w:r>
      <w:r>
        <w:rPr>
          <w:rFonts w:hint="eastAsia"/>
          <w:kern w:val="0"/>
          <w:sz w:val="24"/>
        </w:rPr>
        <w:t>A</w:t>
      </w:r>
      <w:r>
        <w:rPr>
          <w:kern w:val="0"/>
          <w:sz w:val="24"/>
        </w:rPr>
        <w:t>ll compressors stop at 3.0 MPa</w:t>
      </w:r>
    </w:p>
    <w:p w14:paraId="697A7B9B">
      <w:pPr>
        <w:kinsoku w:val="0"/>
        <w:autoSpaceDE w:val="0"/>
        <w:autoSpaceDN w:val="0"/>
        <w:adjustRightInd w:val="0"/>
        <w:spacing w:before="1" w:line="240" w:lineRule="exact"/>
        <w:rPr>
          <w:kern w:val="0"/>
          <w:sz w:val="24"/>
        </w:rPr>
      </w:pPr>
    </w:p>
    <w:p w14:paraId="4999FD1B">
      <w:pPr>
        <w:kinsoku w:val="0"/>
        <w:autoSpaceDE w:val="0"/>
        <w:autoSpaceDN w:val="0"/>
        <w:adjustRightInd w:val="0"/>
        <w:ind w:left="1556"/>
        <w:rPr>
          <w:kern w:val="0"/>
          <w:sz w:val="24"/>
        </w:rPr>
      </w:pPr>
      <w:r>
        <w:rPr>
          <w:kern w:val="0"/>
          <w:sz w:val="24"/>
        </w:rPr>
        <w:t>Any compressor can be selected as first leading, second leading.</w:t>
      </w:r>
    </w:p>
    <w:p w14:paraId="4BE675EB">
      <w:pPr>
        <w:kinsoku w:val="0"/>
        <w:autoSpaceDE w:val="0"/>
        <w:autoSpaceDN w:val="0"/>
        <w:adjustRightInd w:val="0"/>
        <w:ind w:left="1556"/>
        <w:rPr>
          <w:kern w:val="0"/>
          <w:sz w:val="24"/>
        </w:rPr>
      </w:pPr>
    </w:p>
    <w:p w14:paraId="4E44D02A">
      <w:pPr>
        <w:kinsoku w:val="0"/>
        <w:autoSpaceDE w:val="0"/>
        <w:autoSpaceDN w:val="0"/>
        <w:adjustRightInd w:val="0"/>
        <w:ind w:left="1556"/>
        <w:rPr>
          <w:kern w:val="0"/>
          <w:sz w:val="24"/>
        </w:rPr>
      </w:pPr>
      <w:r>
        <w:rPr>
          <w:kern w:val="0"/>
          <w:sz w:val="24"/>
        </w:rPr>
        <w:t>The main air compressor shall be automatically started and stopped by detecting the pressure of common inlet pipe of main air reservoirs. The relocation of start/stop setting points shall be possible.</w:t>
      </w:r>
    </w:p>
    <w:p w14:paraId="38D6C33F">
      <w:pPr>
        <w:kinsoku w:val="0"/>
        <w:autoSpaceDE w:val="0"/>
        <w:autoSpaceDN w:val="0"/>
        <w:adjustRightInd w:val="0"/>
        <w:spacing w:before="15" w:line="260" w:lineRule="exact"/>
        <w:rPr>
          <w:kern w:val="0"/>
          <w:sz w:val="26"/>
          <w:szCs w:val="26"/>
        </w:rPr>
      </w:pPr>
    </w:p>
    <w:p w14:paraId="75534D34">
      <w:pPr>
        <w:kinsoku w:val="0"/>
        <w:autoSpaceDE w:val="0"/>
        <w:autoSpaceDN w:val="0"/>
        <w:adjustRightInd w:val="0"/>
        <w:ind w:left="1556"/>
        <w:rPr>
          <w:kern w:val="0"/>
          <w:sz w:val="24"/>
        </w:rPr>
      </w:pPr>
      <w:r>
        <w:rPr>
          <w:kern w:val="0"/>
          <w:sz w:val="24"/>
        </w:rPr>
        <w:t>A common failure alarm for automatic tripping shall be sent to</w:t>
      </w:r>
      <w:r>
        <w:rPr>
          <w:rFonts w:hint="eastAsia"/>
          <w:kern w:val="0"/>
          <w:sz w:val="24"/>
        </w:rPr>
        <w:t xml:space="preserve"> </w:t>
      </w:r>
      <w:r>
        <w:rPr>
          <w:kern w:val="0"/>
          <w:sz w:val="24"/>
        </w:rPr>
        <w:t>alarm and monitoring system</w:t>
      </w:r>
      <w:r>
        <w:rPr>
          <w:rFonts w:hint="eastAsia"/>
          <w:kern w:val="0"/>
          <w:sz w:val="24"/>
        </w:rPr>
        <w:t xml:space="preserve"> </w:t>
      </w:r>
      <w:r>
        <w:rPr>
          <w:kern w:val="0"/>
          <w:sz w:val="24"/>
        </w:rPr>
        <w:t>(AMS). Safety installation for the compressors shall be provided in accordance with the maker's recommendation.</w:t>
      </w:r>
    </w:p>
    <w:p w14:paraId="2F5AA3AC">
      <w:pPr>
        <w:kinsoku w:val="0"/>
        <w:autoSpaceDE w:val="0"/>
        <w:autoSpaceDN w:val="0"/>
        <w:adjustRightInd w:val="0"/>
        <w:spacing w:before="16" w:line="260" w:lineRule="exact"/>
        <w:rPr>
          <w:kern w:val="0"/>
          <w:sz w:val="26"/>
          <w:szCs w:val="26"/>
        </w:rPr>
      </w:pPr>
    </w:p>
    <w:p w14:paraId="36339F2A">
      <w:pPr>
        <w:kinsoku w:val="0"/>
        <w:autoSpaceDE w:val="0"/>
        <w:autoSpaceDN w:val="0"/>
        <w:adjustRightInd w:val="0"/>
        <w:ind w:left="1556"/>
        <w:rPr>
          <w:kern w:val="0"/>
          <w:sz w:val="24"/>
        </w:rPr>
      </w:pPr>
      <w:r>
        <w:rPr>
          <w:kern w:val="0"/>
          <w:sz w:val="24"/>
        </w:rPr>
        <w:t>Hour counter of each compressor shall be provided in control board.</w:t>
      </w:r>
    </w:p>
    <w:p w14:paraId="3F0C4989">
      <w:pPr>
        <w:kinsoku w:val="0"/>
        <w:autoSpaceDE w:val="0"/>
        <w:autoSpaceDN w:val="0"/>
        <w:adjustRightInd w:val="0"/>
        <w:ind w:left="1556"/>
        <w:rPr>
          <w:kern w:val="0"/>
          <w:sz w:val="24"/>
        </w:rPr>
      </w:pPr>
    </w:p>
    <w:p w14:paraId="579B1D99">
      <w:pPr>
        <w:kinsoku w:val="0"/>
        <w:autoSpaceDE w:val="0"/>
        <w:autoSpaceDN w:val="0"/>
        <w:adjustRightInd w:val="0"/>
        <w:ind w:left="1556"/>
        <w:rPr>
          <w:kern w:val="0"/>
          <w:sz w:val="24"/>
        </w:rPr>
      </w:pPr>
      <w:r>
        <w:rPr>
          <w:rFonts w:hint="eastAsia"/>
          <w:kern w:val="0"/>
          <w:sz w:val="24"/>
        </w:rPr>
        <w:t xml:space="preserve">A remote control for the main air </w:t>
      </w:r>
      <w:r>
        <w:rPr>
          <w:kern w:val="0"/>
          <w:sz w:val="24"/>
        </w:rPr>
        <w:t>compressor</w:t>
      </w:r>
      <w:r>
        <w:rPr>
          <w:rFonts w:hint="eastAsia"/>
          <w:kern w:val="0"/>
          <w:sz w:val="24"/>
        </w:rPr>
        <w:t xml:space="preserve">s shall be arranged. </w:t>
      </w:r>
    </w:p>
    <w:p w14:paraId="0546F8E0">
      <w:pPr>
        <w:kinsoku w:val="0"/>
        <w:autoSpaceDE w:val="0"/>
        <w:autoSpaceDN w:val="0"/>
        <w:adjustRightInd w:val="0"/>
        <w:ind w:left="1556"/>
        <w:rPr>
          <w:kern w:val="0"/>
          <w:sz w:val="24"/>
        </w:rPr>
      </w:pPr>
    </w:p>
    <w:p w14:paraId="1BBF36B0">
      <w:pPr>
        <w:kinsoku w:val="0"/>
        <w:autoSpaceDE w:val="0"/>
        <w:autoSpaceDN w:val="0"/>
        <w:adjustRightInd w:val="0"/>
        <w:ind w:left="1556"/>
        <w:rPr>
          <w:kern w:val="0"/>
          <w:sz w:val="24"/>
        </w:rPr>
      </w:pPr>
      <w:r>
        <w:rPr>
          <w:kern w:val="0"/>
          <w:sz w:val="24"/>
        </w:rPr>
        <w:t>Main air compressor auto/start/stop switch and running indication to be provided in ECC</w:t>
      </w:r>
    </w:p>
    <w:p w14:paraId="1C883653">
      <w:pPr>
        <w:kinsoku w:val="0"/>
        <w:autoSpaceDE w:val="0"/>
        <w:autoSpaceDN w:val="0"/>
        <w:adjustRightInd w:val="0"/>
        <w:ind w:left="1556"/>
        <w:rPr>
          <w:kern w:val="0"/>
          <w:sz w:val="24"/>
        </w:rPr>
      </w:pPr>
    </w:p>
    <w:p w14:paraId="310DAC7F">
      <w:pPr>
        <w:tabs>
          <w:tab w:val="left" w:pos="1540"/>
        </w:tabs>
        <w:kinsoku w:val="0"/>
        <w:autoSpaceDE w:val="0"/>
        <w:autoSpaceDN w:val="0"/>
        <w:adjustRightInd w:val="0"/>
        <w:spacing w:line="240" w:lineRule="exact"/>
        <w:ind w:left="1017"/>
        <w:rPr>
          <w:kern w:val="0"/>
          <w:sz w:val="24"/>
        </w:rPr>
      </w:pPr>
      <w:r>
        <w:rPr>
          <w:kern w:val="0"/>
          <w:sz w:val="24"/>
        </w:rPr>
        <w:t>2.</w:t>
      </w:r>
      <w:r>
        <w:rPr>
          <w:kern w:val="0"/>
          <w:sz w:val="24"/>
        </w:rPr>
        <w:tab/>
      </w:r>
      <w:r>
        <w:rPr>
          <w:kern w:val="0"/>
          <w:sz w:val="24"/>
        </w:rPr>
        <w:t>Control air treatment station</w:t>
      </w:r>
    </w:p>
    <w:p w14:paraId="371605DD">
      <w:pPr>
        <w:kinsoku w:val="0"/>
        <w:autoSpaceDE w:val="0"/>
        <w:autoSpaceDN w:val="0"/>
        <w:adjustRightInd w:val="0"/>
        <w:ind w:left="1556"/>
        <w:rPr>
          <w:kern w:val="0"/>
          <w:sz w:val="24"/>
        </w:rPr>
      </w:pPr>
      <w:r>
        <w:rPr>
          <w:kern w:val="0"/>
          <w:sz w:val="24"/>
        </w:rPr>
        <w:t>Control air installation shall be supplied from air treatment station with pressure</w:t>
      </w:r>
      <w:r>
        <w:rPr>
          <w:rFonts w:hint="eastAsia"/>
          <w:kern w:val="0"/>
          <w:sz w:val="24"/>
        </w:rPr>
        <w:t xml:space="preserve"> </w:t>
      </w:r>
      <w:r>
        <w:rPr>
          <w:kern w:val="0"/>
          <w:sz w:val="24"/>
        </w:rPr>
        <w:t>0.</w:t>
      </w:r>
      <w:r>
        <w:rPr>
          <w:rFonts w:hint="eastAsia"/>
          <w:kern w:val="0"/>
          <w:sz w:val="24"/>
        </w:rPr>
        <w:t>8</w:t>
      </w:r>
      <w:r>
        <w:rPr>
          <w:kern w:val="0"/>
          <w:sz w:val="24"/>
        </w:rPr>
        <w:t>MPa</w:t>
      </w:r>
    </w:p>
    <w:p w14:paraId="57DE87C6">
      <w:pPr>
        <w:kinsoku w:val="0"/>
        <w:autoSpaceDE w:val="0"/>
        <w:autoSpaceDN w:val="0"/>
        <w:adjustRightInd w:val="0"/>
        <w:spacing w:before="15" w:line="260" w:lineRule="exact"/>
        <w:rPr>
          <w:kern w:val="0"/>
          <w:sz w:val="26"/>
          <w:szCs w:val="26"/>
        </w:rPr>
      </w:pPr>
    </w:p>
    <w:p w14:paraId="3F9AEE54">
      <w:pPr>
        <w:kinsoku w:val="0"/>
        <w:autoSpaceDE w:val="0"/>
        <w:autoSpaceDN w:val="0"/>
        <w:adjustRightInd w:val="0"/>
        <w:ind w:left="1556"/>
        <w:rPr>
          <w:kern w:val="0"/>
          <w:sz w:val="24"/>
        </w:rPr>
      </w:pPr>
      <w:r>
        <w:rPr>
          <w:kern w:val="0"/>
          <w:sz w:val="24"/>
        </w:rPr>
        <w:t>The air treatment station shall be supplied from main air reservoir by means of reduction valve 3.0 / 0.</w:t>
      </w:r>
      <w:r>
        <w:rPr>
          <w:rFonts w:hint="eastAsia"/>
          <w:kern w:val="0"/>
          <w:sz w:val="24"/>
        </w:rPr>
        <w:t>8</w:t>
      </w:r>
      <w:r>
        <w:rPr>
          <w:kern w:val="0"/>
          <w:sz w:val="24"/>
        </w:rPr>
        <w:t xml:space="preserve"> MPa and consists of:</w:t>
      </w:r>
    </w:p>
    <w:p w14:paraId="2889A342">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Air dehydrator</w:t>
      </w:r>
    </w:p>
    <w:p w14:paraId="63741D18">
      <w:pPr>
        <w:tabs>
          <w:tab w:val="left" w:pos="1900"/>
        </w:tabs>
        <w:kinsoku w:val="0"/>
        <w:autoSpaceDE w:val="0"/>
        <w:autoSpaceDN w:val="0"/>
        <w:adjustRightInd w:val="0"/>
        <w:ind w:left="1556"/>
        <w:rPr>
          <w:kern w:val="0"/>
          <w:sz w:val="24"/>
        </w:rPr>
      </w:pPr>
      <w:r>
        <w:rPr>
          <w:kern w:val="0"/>
          <w:sz w:val="24"/>
        </w:rPr>
        <w:t>-</w:t>
      </w:r>
      <w:r>
        <w:rPr>
          <w:kern w:val="0"/>
          <w:sz w:val="24"/>
        </w:rPr>
        <w:tab/>
      </w:r>
      <w:r>
        <w:rPr>
          <w:kern w:val="0"/>
          <w:sz w:val="24"/>
        </w:rPr>
        <w:t>Reduction valve and safety valve</w:t>
      </w:r>
    </w:p>
    <w:p w14:paraId="3AB213D7">
      <w:pPr>
        <w:tabs>
          <w:tab w:val="left" w:pos="1900"/>
        </w:tabs>
        <w:kinsoku w:val="0"/>
        <w:autoSpaceDE w:val="0"/>
        <w:autoSpaceDN w:val="0"/>
        <w:adjustRightInd w:val="0"/>
        <w:spacing w:line="270" w:lineRule="exact"/>
        <w:ind w:left="1556"/>
        <w:rPr>
          <w:kern w:val="0"/>
          <w:sz w:val="24"/>
        </w:rPr>
      </w:pPr>
      <w:r>
        <w:rPr>
          <w:kern w:val="0"/>
          <w:sz w:val="24"/>
        </w:rPr>
        <w:t>-</w:t>
      </w:r>
      <w:r>
        <w:rPr>
          <w:kern w:val="0"/>
          <w:sz w:val="24"/>
        </w:rPr>
        <w:tab/>
      </w:r>
      <w:r>
        <w:rPr>
          <w:kern w:val="0"/>
          <w:sz w:val="24"/>
        </w:rPr>
        <w:t>Pressure gauge at each pressure output</w:t>
      </w:r>
    </w:p>
    <w:p w14:paraId="0E1A9045">
      <w:pPr>
        <w:tabs>
          <w:tab w:val="left" w:pos="1900"/>
        </w:tabs>
        <w:kinsoku w:val="0"/>
        <w:autoSpaceDE w:val="0"/>
        <w:autoSpaceDN w:val="0"/>
        <w:adjustRightInd w:val="0"/>
        <w:spacing w:line="270" w:lineRule="exact"/>
        <w:ind w:left="1556"/>
        <w:rPr>
          <w:kern w:val="0"/>
          <w:sz w:val="24"/>
        </w:rPr>
      </w:pPr>
    </w:p>
    <w:p w14:paraId="1F0EE0D8">
      <w:pPr>
        <w:pStyle w:val="3"/>
        <w:numPr>
          <w:ilvl w:val="2"/>
          <w:numId w:val="0"/>
        </w:numPr>
        <w:ind w:left="709" w:leftChars="0" w:hanging="709" w:firstLineChars="0"/>
        <w:jc w:val="left"/>
      </w:pPr>
      <w:bookmarkStart w:id="505" w:name="_Toc48305050"/>
      <w:bookmarkStart w:id="506" w:name="_Toc50574735"/>
      <w:r>
        <w:rPr>
          <w:rFonts w:hint="eastAsia" w:ascii="Arial" w:hAnsi="Arial" w:eastAsia="黑体" w:cs="Times New Roman"/>
          <w:b/>
          <w:bCs/>
          <w:caps/>
          <w:kern w:val="0"/>
          <w:sz w:val="24"/>
          <w:szCs w:val="24"/>
          <w:lang w:val="en-US" w:eastAsia="zh-CN" w:bidi="ar-SA"/>
        </w:rPr>
        <w:t>7.2.8</w:t>
      </w:r>
      <w:r>
        <w:rPr>
          <w:rFonts w:hint="eastAsia" w:cs="Times New Roman"/>
          <w:b/>
          <w:bCs/>
          <w:caps/>
          <w:kern w:val="0"/>
          <w:sz w:val="24"/>
          <w:szCs w:val="24"/>
          <w:lang w:val="en-US" w:eastAsia="zh-CN" w:bidi="ar-SA"/>
        </w:rPr>
        <w:t xml:space="preserve"> </w:t>
      </w:r>
      <w:r>
        <w:rPr>
          <w:rFonts w:hint="eastAsia"/>
        </w:rPr>
        <w:t>Scrubber Operation and Control</w:t>
      </w:r>
      <w:bookmarkEnd w:id="505"/>
      <w:bookmarkEnd w:id="506"/>
    </w:p>
    <w:p w14:paraId="75AF245F">
      <w:pPr>
        <w:kinsoku w:val="0"/>
        <w:autoSpaceDE w:val="0"/>
        <w:autoSpaceDN w:val="0"/>
        <w:adjustRightInd w:val="0"/>
        <w:ind w:left="1017"/>
        <w:rPr>
          <w:kern w:val="0"/>
          <w:sz w:val="24"/>
        </w:rPr>
      </w:pPr>
      <w:r>
        <w:rPr>
          <w:rFonts w:hint="eastAsia"/>
          <w:kern w:val="0"/>
          <w:sz w:val="24"/>
        </w:rPr>
        <w:t>The operation and control system shall be the type of programmable logic controller (PLC) Following parameters shall be continuously monitoring for the cleaned exhaust gas and water emissions:</w:t>
      </w:r>
    </w:p>
    <w:p w14:paraId="570F0622">
      <w:pPr>
        <w:pStyle w:val="58"/>
        <w:numPr>
          <w:ilvl w:val="0"/>
          <w:numId w:val="38"/>
        </w:numPr>
        <w:kinsoku w:val="0"/>
        <w:autoSpaceDE w:val="0"/>
        <w:autoSpaceDN w:val="0"/>
        <w:adjustRightInd w:val="0"/>
        <w:ind w:firstLineChars="0"/>
        <w:rPr>
          <w:kern w:val="0"/>
          <w:sz w:val="24"/>
        </w:rPr>
      </w:pPr>
      <w:r>
        <w:rPr>
          <w:rFonts w:hint="eastAsia"/>
          <w:kern w:val="0"/>
          <w:sz w:val="24"/>
        </w:rPr>
        <w:t xml:space="preserve">Wash water turbidity, pH value, etc. of outlet; </w:t>
      </w:r>
    </w:p>
    <w:p w14:paraId="6BD193A1">
      <w:pPr>
        <w:pStyle w:val="58"/>
        <w:numPr>
          <w:ilvl w:val="0"/>
          <w:numId w:val="38"/>
        </w:numPr>
        <w:kinsoku w:val="0"/>
        <w:autoSpaceDE w:val="0"/>
        <w:autoSpaceDN w:val="0"/>
        <w:adjustRightInd w:val="0"/>
        <w:ind w:firstLineChars="0"/>
        <w:rPr>
          <w:kern w:val="0"/>
          <w:sz w:val="24"/>
        </w:rPr>
      </w:pPr>
      <w:r>
        <w:rPr>
          <w:rFonts w:hint="eastAsia"/>
          <w:kern w:val="0"/>
          <w:sz w:val="24"/>
        </w:rPr>
        <w:t>CO2/SO2 analysis measuring for exhaust gas outlet</w:t>
      </w:r>
    </w:p>
    <w:p w14:paraId="73B19E69">
      <w:pPr>
        <w:pStyle w:val="58"/>
        <w:numPr>
          <w:ilvl w:val="0"/>
          <w:numId w:val="38"/>
        </w:numPr>
        <w:kinsoku w:val="0"/>
        <w:autoSpaceDE w:val="0"/>
        <w:autoSpaceDN w:val="0"/>
        <w:adjustRightInd w:val="0"/>
        <w:ind w:firstLineChars="0"/>
        <w:rPr>
          <w:kern w:val="0"/>
          <w:sz w:val="24"/>
        </w:rPr>
      </w:pPr>
      <w:r>
        <w:rPr>
          <w:rFonts w:hint="eastAsia"/>
          <w:kern w:val="0"/>
          <w:sz w:val="24"/>
        </w:rPr>
        <w:t xml:space="preserve">ME/AE power signal and GPS signal shall be supplied by Yard </w:t>
      </w:r>
      <w:r>
        <w:rPr>
          <w:kern w:val="0"/>
          <w:sz w:val="24"/>
        </w:rPr>
        <w:t>for logging</w:t>
      </w:r>
    </w:p>
    <w:p w14:paraId="34AE99DF">
      <w:pPr>
        <w:pStyle w:val="58"/>
        <w:numPr>
          <w:ilvl w:val="0"/>
          <w:numId w:val="38"/>
        </w:numPr>
        <w:kinsoku w:val="0"/>
        <w:autoSpaceDE w:val="0"/>
        <w:autoSpaceDN w:val="0"/>
        <w:adjustRightInd w:val="0"/>
        <w:ind w:firstLineChars="0"/>
        <w:rPr>
          <w:kern w:val="0"/>
          <w:sz w:val="24"/>
        </w:rPr>
      </w:pPr>
      <w:r>
        <w:rPr>
          <w:rFonts w:hint="eastAsia"/>
          <w:kern w:val="0"/>
          <w:sz w:val="24"/>
        </w:rPr>
        <w:t>etc.</w:t>
      </w:r>
    </w:p>
    <w:p w14:paraId="79E851A0">
      <w:pPr>
        <w:kinsoku w:val="0"/>
        <w:autoSpaceDE w:val="0"/>
        <w:autoSpaceDN w:val="0"/>
        <w:adjustRightInd w:val="0"/>
        <w:ind w:left="1017"/>
        <w:rPr>
          <w:strike/>
          <w:kern w:val="0"/>
          <w:sz w:val="24"/>
        </w:rPr>
      </w:pPr>
      <w:r>
        <w:rPr>
          <w:kern w:val="0"/>
          <w:sz w:val="24"/>
        </w:rPr>
        <w:t>An operating station shall be in the ECC for the system operation</w:t>
      </w:r>
      <w:r>
        <w:rPr>
          <w:rFonts w:hint="eastAsia"/>
          <w:kern w:val="0"/>
          <w:sz w:val="24"/>
        </w:rPr>
        <w:t>.</w:t>
      </w:r>
    </w:p>
    <w:p w14:paraId="6CFACF2F">
      <w:pPr>
        <w:pStyle w:val="3"/>
        <w:numPr>
          <w:ilvl w:val="2"/>
          <w:numId w:val="0"/>
        </w:numPr>
        <w:ind w:left="709" w:leftChars="0" w:hanging="709" w:firstLineChars="0"/>
        <w:jc w:val="left"/>
      </w:pPr>
      <w:bookmarkStart w:id="507" w:name="_Toc50574736"/>
      <w:r>
        <w:rPr>
          <w:rFonts w:hint="eastAsia" w:ascii="Arial" w:hAnsi="Arial" w:eastAsia="黑体" w:cs="Times New Roman"/>
          <w:b/>
          <w:bCs/>
          <w:caps/>
          <w:kern w:val="0"/>
          <w:sz w:val="24"/>
          <w:szCs w:val="24"/>
          <w:lang w:val="en-US" w:eastAsia="zh-CN" w:bidi="ar-SA"/>
        </w:rPr>
        <w:t>7.2.9</w:t>
      </w:r>
      <w:r>
        <w:rPr>
          <w:rFonts w:hint="eastAsia" w:cs="Times New Roman"/>
          <w:b/>
          <w:bCs/>
          <w:caps/>
          <w:kern w:val="0"/>
          <w:sz w:val="24"/>
          <w:szCs w:val="24"/>
          <w:lang w:val="en-US" w:eastAsia="zh-CN" w:bidi="ar-SA"/>
        </w:rPr>
        <w:t xml:space="preserve"> </w:t>
      </w:r>
      <w:r>
        <w:rPr>
          <w:rFonts w:hint="eastAsia"/>
        </w:rPr>
        <w:t>Special Control Functions</w:t>
      </w:r>
      <w:bookmarkEnd w:id="507"/>
    </w:p>
    <w:p w14:paraId="2A613B45">
      <w:pPr>
        <w:kinsoku w:val="0"/>
        <w:autoSpaceDE w:val="0"/>
        <w:autoSpaceDN w:val="0"/>
        <w:adjustRightInd w:val="0"/>
        <w:ind w:left="1017"/>
        <w:rPr>
          <w:kern w:val="0"/>
          <w:sz w:val="24"/>
        </w:rPr>
      </w:pPr>
      <w:r>
        <w:rPr>
          <w:kern w:val="0"/>
          <w:sz w:val="24"/>
        </w:rPr>
        <w:t>The important equipment, if formerly operated, shall be automatically, sequentially restarted when electric power on main bus is recovered after “black-out”.</w:t>
      </w:r>
    </w:p>
    <w:p w14:paraId="6302193E">
      <w:pPr>
        <w:kinsoku w:val="0"/>
        <w:autoSpaceDE w:val="0"/>
        <w:autoSpaceDN w:val="0"/>
        <w:adjustRightInd w:val="0"/>
        <w:ind w:left="1017"/>
        <w:rPr>
          <w:kern w:val="0"/>
          <w:sz w:val="24"/>
        </w:rPr>
      </w:pPr>
    </w:p>
    <w:p w14:paraId="01E0C486">
      <w:pPr>
        <w:pStyle w:val="3"/>
        <w:numPr>
          <w:ilvl w:val="2"/>
          <w:numId w:val="0"/>
        </w:numPr>
        <w:ind w:left="709" w:leftChars="0" w:hanging="709" w:firstLineChars="0"/>
        <w:jc w:val="left"/>
      </w:pPr>
      <w:bookmarkStart w:id="508" w:name="_Toc50574737"/>
      <w:r>
        <w:rPr>
          <w:rFonts w:hint="eastAsia" w:ascii="Arial" w:hAnsi="Arial" w:eastAsia="黑体" w:cs="Times New Roman"/>
          <w:b/>
          <w:bCs/>
          <w:caps/>
          <w:kern w:val="0"/>
          <w:sz w:val="24"/>
          <w:szCs w:val="24"/>
          <w:lang w:val="en-US" w:eastAsia="zh-CN" w:bidi="ar-SA"/>
        </w:rPr>
        <w:t>7.2.10</w:t>
      </w:r>
      <w:r>
        <w:rPr>
          <w:rFonts w:hint="eastAsia" w:cs="Times New Roman"/>
          <w:b/>
          <w:bCs/>
          <w:caps/>
          <w:kern w:val="0"/>
          <w:sz w:val="24"/>
          <w:szCs w:val="24"/>
          <w:lang w:val="en-US" w:eastAsia="zh-CN" w:bidi="ar-SA"/>
        </w:rPr>
        <w:t xml:space="preserve"> </w:t>
      </w:r>
      <w:r>
        <w:rPr>
          <w:rFonts w:hint="eastAsia"/>
        </w:rPr>
        <w:t>Local Automatic Control</w:t>
      </w:r>
      <w:bookmarkEnd w:id="508"/>
    </w:p>
    <w:p w14:paraId="2F21558B">
      <w:pPr>
        <w:kinsoku w:val="0"/>
        <w:autoSpaceDE w:val="0"/>
        <w:autoSpaceDN w:val="0"/>
        <w:adjustRightInd w:val="0"/>
        <w:ind w:left="1017"/>
        <w:rPr>
          <w:kern w:val="0"/>
          <w:sz w:val="24"/>
        </w:rPr>
      </w:pPr>
      <w:r>
        <w:rPr>
          <w:kern w:val="0"/>
          <w:sz w:val="24"/>
        </w:rPr>
        <w:t>The following auxiliaries to be operated in local automatic system:</w:t>
      </w:r>
    </w:p>
    <w:p w14:paraId="6F21F43F">
      <w:pPr>
        <w:pStyle w:val="58"/>
        <w:numPr>
          <w:ilvl w:val="0"/>
          <w:numId w:val="41"/>
        </w:numPr>
        <w:tabs>
          <w:tab w:val="left" w:pos="1360"/>
        </w:tabs>
        <w:kinsoku w:val="0"/>
        <w:autoSpaceDE w:val="0"/>
        <w:autoSpaceDN w:val="0"/>
        <w:adjustRightInd w:val="0"/>
        <w:ind w:left="1376" w:hanging="360" w:firstLineChars="0"/>
        <w:rPr>
          <w:kern w:val="0"/>
          <w:sz w:val="24"/>
        </w:rPr>
      </w:pPr>
      <w:r>
        <w:rPr>
          <w:kern w:val="0"/>
          <w:sz w:val="24"/>
        </w:rPr>
        <w:t xml:space="preserve">Fresh water generator </w:t>
      </w:r>
      <w:r>
        <w:rPr>
          <w:color w:val="000000" w:themeColor="text1"/>
          <w:kern w:val="0"/>
          <w:sz w:val="24"/>
          <w14:textFill>
            <w14:solidFill>
              <w14:schemeClr w14:val="tx1"/>
            </w14:solidFill>
          </w14:textFill>
        </w:rPr>
        <w:t>abnormal alarm shall be connected to AMS</w:t>
      </w:r>
      <w:r>
        <w:rPr>
          <w:kern w:val="0"/>
          <w:sz w:val="24"/>
        </w:rPr>
        <w:t xml:space="preserve"> and high salinity alarm in monitoring system.</w:t>
      </w:r>
    </w:p>
    <w:p w14:paraId="3931AD5C">
      <w:pPr>
        <w:pStyle w:val="58"/>
        <w:numPr>
          <w:ilvl w:val="0"/>
          <w:numId w:val="41"/>
        </w:numPr>
        <w:tabs>
          <w:tab w:val="left" w:pos="1360"/>
        </w:tabs>
        <w:kinsoku w:val="0"/>
        <w:autoSpaceDE w:val="0"/>
        <w:autoSpaceDN w:val="0"/>
        <w:adjustRightInd w:val="0"/>
        <w:ind w:left="1331" w:hanging="315" w:firstLineChars="0"/>
        <w:rPr>
          <w:kern w:val="0"/>
          <w:sz w:val="24"/>
        </w:rPr>
      </w:pPr>
      <w:r>
        <w:rPr>
          <w:kern w:val="0"/>
          <w:sz w:val="24"/>
        </w:rPr>
        <w:t>Salinometer shall be provided with automatic control to re-circulate distillate on high salinity.</w:t>
      </w:r>
    </w:p>
    <w:p w14:paraId="6038CE37">
      <w:pPr>
        <w:pStyle w:val="58"/>
        <w:numPr>
          <w:ilvl w:val="0"/>
          <w:numId w:val="41"/>
        </w:numPr>
        <w:tabs>
          <w:tab w:val="left" w:pos="1360"/>
        </w:tabs>
        <w:kinsoku w:val="0"/>
        <w:autoSpaceDE w:val="0"/>
        <w:autoSpaceDN w:val="0"/>
        <w:adjustRightInd w:val="0"/>
        <w:ind w:left="1331" w:hanging="315" w:firstLineChars="0"/>
        <w:rPr>
          <w:kern w:val="0"/>
          <w:sz w:val="24"/>
        </w:rPr>
      </w:pPr>
      <w:r>
        <w:rPr>
          <w:kern w:val="0"/>
          <w:sz w:val="24"/>
        </w:rPr>
        <w:t>F. W. pumps shall be automatically operated in dependence on the tanks pressure</w:t>
      </w:r>
    </w:p>
    <w:p w14:paraId="3BC06A8D">
      <w:pPr>
        <w:pStyle w:val="58"/>
        <w:numPr>
          <w:ilvl w:val="0"/>
          <w:numId w:val="41"/>
        </w:numPr>
        <w:tabs>
          <w:tab w:val="left" w:pos="1360"/>
        </w:tabs>
        <w:kinsoku w:val="0"/>
        <w:autoSpaceDE w:val="0"/>
        <w:autoSpaceDN w:val="0"/>
        <w:adjustRightInd w:val="0"/>
        <w:ind w:left="1331" w:hanging="315" w:firstLineChars="0"/>
        <w:rPr>
          <w:kern w:val="0"/>
          <w:sz w:val="24"/>
        </w:rPr>
      </w:pPr>
      <w:r>
        <w:rPr>
          <w:kern w:val="0"/>
          <w:sz w:val="24"/>
        </w:rPr>
        <w:t>Oily bilge separator with failure/15ppm alarm in alarm and monitoring system (AMS).</w:t>
      </w:r>
    </w:p>
    <w:p w14:paraId="05F37175">
      <w:pPr>
        <w:pStyle w:val="58"/>
        <w:numPr>
          <w:ilvl w:val="0"/>
          <w:numId w:val="41"/>
        </w:numPr>
        <w:tabs>
          <w:tab w:val="left" w:pos="1360"/>
        </w:tabs>
        <w:kinsoku w:val="0"/>
        <w:autoSpaceDE w:val="0"/>
        <w:autoSpaceDN w:val="0"/>
        <w:adjustRightInd w:val="0"/>
        <w:ind w:left="1331" w:hanging="315" w:firstLineChars="0"/>
        <w:rPr>
          <w:kern w:val="0"/>
          <w:sz w:val="24"/>
        </w:rPr>
      </w:pPr>
      <w:r>
        <w:rPr>
          <w:kern w:val="0"/>
          <w:sz w:val="24"/>
        </w:rPr>
        <w:t>Incinerator with failure alarm in alarm and monitoring system (AMS).</w:t>
      </w:r>
    </w:p>
    <w:p w14:paraId="7CB2BCD3">
      <w:pPr>
        <w:pStyle w:val="58"/>
        <w:numPr>
          <w:ilvl w:val="0"/>
          <w:numId w:val="41"/>
        </w:numPr>
        <w:tabs>
          <w:tab w:val="left" w:pos="1360"/>
        </w:tabs>
        <w:kinsoku w:val="0"/>
        <w:autoSpaceDE w:val="0"/>
        <w:autoSpaceDN w:val="0"/>
        <w:adjustRightInd w:val="0"/>
        <w:ind w:left="1331" w:hanging="315" w:firstLineChars="0"/>
        <w:rPr>
          <w:kern w:val="0"/>
          <w:sz w:val="24"/>
        </w:rPr>
      </w:pPr>
      <w:r>
        <w:rPr>
          <w:kern w:val="0"/>
          <w:sz w:val="24"/>
        </w:rPr>
        <w:t>Sewage treatment plant with failure alarm in alarm and monitoring system (AMS).</w:t>
      </w:r>
    </w:p>
    <w:p w14:paraId="3BF5019F">
      <w:pPr>
        <w:pStyle w:val="58"/>
        <w:numPr>
          <w:ilvl w:val="0"/>
          <w:numId w:val="41"/>
        </w:numPr>
        <w:tabs>
          <w:tab w:val="left" w:pos="1360"/>
        </w:tabs>
        <w:kinsoku w:val="0"/>
        <w:autoSpaceDE w:val="0"/>
        <w:autoSpaceDN w:val="0"/>
        <w:adjustRightInd w:val="0"/>
        <w:ind w:left="1331" w:hanging="315" w:firstLineChars="0"/>
        <w:rPr>
          <w:kern w:val="0"/>
          <w:sz w:val="24"/>
        </w:rPr>
      </w:pPr>
      <w:r>
        <w:rPr>
          <w:kern w:val="0"/>
          <w:sz w:val="24"/>
        </w:rPr>
        <w:t>Ballast water treatment plant with failure alarm in alarm and monitoring system and remote control from ships office.</w:t>
      </w:r>
    </w:p>
    <w:p w14:paraId="72FEACFD">
      <w:pPr>
        <w:tabs>
          <w:tab w:val="left" w:pos="1360"/>
        </w:tabs>
        <w:kinsoku w:val="0"/>
        <w:autoSpaceDE w:val="0"/>
        <w:autoSpaceDN w:val="0"/>
        <w:adjustRightInd w:val="0"/>
        <w:ind w:left="1017"/>
        <w:rPr>
          <w:kern w:val="0"/>
          <w:sz w:val="24"/>
        </w:rPr>
      </w:pPr>
    </w:p>
    <w:p w14:paraId="3513BA3D">
      <w:pPr>
        <w:pStyle w:val="3"/>
        <w:numPr>
          <w:ilvl w:val="2"/>
          <w:numId w:val="0"/>
        </w:numPr>
        <w:ind w:left="709" w:leftChars="0" w:hanging="709" w:firstLineChars="0"/>
        <w:jc w:val="left"/>
      </w:pPr>
      <w:bookmarkStart w:id="509" w:name="_Toc50574738"/>
      <w:r>
        <w:rPr>
          <w:rFonts w:hint="eastAsia" w:ascii="Arial" w:hAnsi="Arial" w:eastAsia="黑体" w:cs="Times New Roman"/>
          <w:b/>
          <w:bCs/>
          <w:caps/>
          <w:kern w:val="0"/>
          <w:sz w:val="24"/>
          <w:szCs w:val="24"/>
          <w:lang w:val="en-US" w:eastAsia="zh-CN" w:bidi="ar-SA"/>
        </w:rPr>
        <w:t>7.2.11</w:t>
      </w:r>
      <w:r>
        <w:rPr>
          <w:rFonts w:hint="eastAsia" w:cs="Times New Roman"/>
          <w:b/>
          <w:bCs/>
          <w:caps/>
          <w:kern w:val="0"/>
          <w:sz w:val="24"/>
          <w:szCs w:val="24"/>
          <w:lang w:val="en-US" w:eastAsia="zh-CN" w:bidi="ar-SA"/>
        </w:rPr>
        <w:t xml:space="preserve"> </w:t>
      </w:r>
      <w:r>
        <w:rPr>
          <w:rFonts w:hint="eastAsia"/>
        </w:rPr>
        <w:t>Miscellaneous Controls</w:t>
      </w:r>
      <w:bookmarkEnd w:id="509"/>
    </w:p>
    <w:p w14:paraId="1210066A">
      <w:pPr>
        <w:pStyle w:val="58"/>
        <w:numPr>
          <w:ilvl w:val="0"/>
          <w:numId w:val="42"/>
        </w:numPr>
        <w:tabs>
          <w:tab w:val="left" w:pos="1540"/>
        </w:tabs>
        <w:kinsoku w:val="0"/>
        <w:autoSpaceDE w:val="0"/>
        <w:autoSpaceDN w:val="0"/>
        <w:adjustRightInd w:val="0"/>
        <w:ind w:left="1558" w:hanging="540" w:firstLineChars="0"/>
        <w:rPr>
          <w:kern w:val="0"/>
          <w:sz w:val="24"/>
        </w:rPr>
      </w:pPr>
      <w:r>
        <w:rPr>
          <w:kern w:val="0"/>
          <w:sz w:val="24"/>
        </w:rPr>
        <w:t>Start/stop control of fire, bilge &amp; G.S. pump in W/H control console and machine side and in fire control station also.</w:t>
      </w:r>
    </w:p>
    <w:p w14:paraId="52900172">
      <w:pPr>
        <w:kinsoku w:val="0"/>
        <w:autoSpaceDE w:val="0"/>
        <w:autoSpaceDN w:val="0"/>
        <w:adjustRightInd w:val="0"/>
        <w:spacing w:before="16" w:line="260" w:lineRule="exact"/>
        <w:rPr>
          <w:kern w:val="0"/>
          <w:sz w:val="26"/>
          <w:szCs w:val="26"/>
        </w:rPr>
      </w:pPr>
    </w:p>
    <w:p w14:paraId="1DE98772">
      <w:pPr>
        <w:pStyle w:val="58"/>
        <w:numPr>
          <w:ilvl w:val="0"/>
          <w:numId w:val="42"/>
        </w:numPr>
        <w:tabs>
          <w:tab w:val="left" w:pos="1540"/>
        </w:tabs>
        <w:kinsoku w:val="0"/>
        <w:autoSpaceDE w:val="0"/>
        <w:autoSpaceDN w:val="0"/>
        <w:adjustRightInd w:val="0"/>
        <w:ind w:left="1491" w:hanging="473" w:firstLineChars="0"/>
        <w:rPr>
          <w:kern w:val="0"/>
          <w:sz w:val="24"/>
        </w:rPr>
      </w:pPr>
      <w:r>
        <w:rPr>
          <w:kern w:val="0"/>
          <w:sz w:val="24"/>
        </w:rPr>
        <w:t>Engine room ventilation fans – start / stop control in MSB.</w:t>
      </w:r>
    </w:p>
    <w:p w14:paraId="6D52DD6B">
      <w:pPr>
        <w:pStyle w:val="58"/>
        <w:numPr>
          <w:ilvl w:val="0"/>
          <w:numId w:val="42"/>
        </w:numPr>
        <w:tabs>
          <w:tab w:val="left" w:pos="1540"/>
        </w:tabs>
        <w:kinsoku w:val="0"/>
        <w:autoSpaceDE w:val="0"/>
        <w:autoSpaceDN w:val="0"/>
        <w:adjustRightInd w:val="0"/>
        <w:ind w:left="1491" w:hanging="473" w:firstLineChars="0"/>
        <w:rPr>
          <w:kern w:val="0"/>
          <w:sz w:val="24"/>
        </w:rPr>
      </w:pPr>
      <w:r>
        <w:rPr>
          <w:kern w:val="0"/>
          <w:sz w:val="24"/>
        </w:rPr>
        <w:t>START / STOP control of sludge pump</w:t>
      </w:r>
      <w:r>
        <w:rPr>
          <w:rFonts w:hint="eastAsia"/>
          <w:kern w:val="0"/>
          <w:sz w:val="24"/>
        </w:rPr>
        <w:t>.</w:t>
      </w:r>
    </w:p>
    <w:p w14:paraId="6487E27F">
      <w:pPr>
        <w:pStyle w:val="58"/>
        <w:numPr>
          <w:ilvl w:val="0"/>
          <w:numId w:val="42"/>
        </w:numPr>
        <w:tabs>
          <w:tab w:val="left" w:pos="1540"/>
        </w:tabs>
        <w:kinsoku w:val="0"/>
        <w:autoSpaceDE w:val="0"/>
        <w:autoSpaceDN w:val="0"/>
        <w:adjustRightInd w:val="0"/>
        <w:ind w:left="1491" w:hanging="473" w:firstLineChars="0"/>
        <w:rPr>
          <w:kern w:val="0"/>
          <w:sz w:val="24"/>
        </w:rPr>
      </w:pPr>
      <w:r>
        <w:rPr>
          <w:kern w:val="0"/>
          <w:sz w:val="24"/>
        </w:rPr>
        <w:t>Engine room bilge pumps and valves – locally controlled.</w:t>
      </w:r>
    </w:p>
    <w:p w14:paraId="2374EECB">
      <w:pPr>
        <w:pStyle w:val="58"/>
        <w:numPr>
          <w:ilvl w:val="0"/>
          <w:numId w:val="42"/>
        </w:numPr>
        <w:tabs>
          <w:tab w:val="left" w:pos="1540"/>
        </w:tabs>
        <w:kinsoku w:val="0"/>
        <w:autoSpaceDE w:val="0"/>
        <w:autoSpaceDN w:val="0"/>
        <w:adjustRightInd w:val="0"/>
        <w:ind w:left="1491" w:hanging="473" w:firstLineChars="0"/>
        <w:rPr>
          <w:kern w:val="0"/>
          <w:sz w:val="24"/>
        </w:rPr>
      </w:pPr>
      <w:r>
        <w:rPr>
          <w:kern w:val="0"/>
          <w:sz w:val="24"/>
        </w:rPr>
        <w:t>Remote emergency stop</w:t>
      </w:r>
      <w:r>
        <w:rPr>
          <w:rFonts w:hint="eastAsia"/>
          <w:kern w:val="0"/>
          <w:sz w:val="24"/>
        </w:rPr>
        <w:t>.</w:t>
      </w:r>
    </w:p>
    <w:p w14:paraId="7C839B1C">
      <w:pPr>
        <w:pStyle w:val="58"/>
        <w:numPr>
          <w:ilvl w:val="0"/>
          <w:numId w:val="42"/>
        </w:numPr>
        <w:tabs>
          <w:tab w:val="left" w:pos="1540"/>
        </w:tabs>
        <w:kinsoku w:val="0"/>
        <w:autoSpaceDE w:val="0"/>
        <w:autoSpaceDN w:val="0"/>
        <w:adjustRightInd w:val="0"/>
        <w:ind w:left="1491" w:hanging="473" w:firstLineChars="0"/>
        <w:rPr>
          <w:kern w:val="0"/>
          <w:sz w:val="24"/>
        </w:rPr>
      </w:pPr>
      <w:r>
        <w:rPr>
          <w:kern w:val="0"/>
          <w:sz w:val="24"/>
        </w:rPr>
        <w:t>Remote start-stop switches and running indicating lamps for cargo hold ventilating fans shall be installed in wheel house</w:t>
      </w:r>
      <w:r>
        <w:rPr>
          <w:rFonts w:hint="eastAsia"/>
          <w:b/>
          <w:i/>
          <w:kern w:val="0"/>
          <w:sz w:val="24"/>
        </w:rPr>
        <w:t xml:space="preserve"> along with one common isolation switch (key type) to isolate non-Ex. </w:t>
      </w:r>
      <w:r>
        <w:rPr>
          <w:b/>
          <w:i/>
          <w:kern w:val="0"/>
          <w:sz w:val="24"/>
        </w:rPr>
        <w:t>P</w:t>
      </w:r>
      <w:r>
        <w:rPr>
          <w:rFonts w:hint="eastAsia"/>
          <w:b/>
          <w:i/>
          <w:kern w:val="0"/>
          <w:sz w:val="24"/>
        </w:rPr>
        <w:t>roof vent fans during dangerous cargo loading through the AMS mimic diagram.</w:t>
      </w:r>
      <w:r>
        <w:rPr>
          <w:kern w:val="0"/>
          <w:sz w:val="24"/>
        </w:rPr>
        <w:t>.</w:t>
      </w:r>
    </w:p>
    <w:p w14:paraId="5CE15D09">
      <w:pPr>
        <w:tabs>
          <w:tab w:val="left" w:pos="1540"/>
        </w:tabs>
        <w:kinsoku w:val="0"/>
        <w:autoSpaceDE w:val="0"/>
        <w:autoSpaceDN w:val="0"/>
        <w:adjustRightInd w:val="0"/>
        <w:ind w:left="1018"/>
        <w:rPr>
          <w:kern w:val="0"/>
          <w:sz w:val="24"/>
        </w:rPr>
      </w:pPr>
    </w:p>
    <w:p w14:paraId="2A4AC03C">
      <w:pPr>
        <w:kinsoku w:val="0"/>
        <w:autoSpaceDE w:val="0"/>
        <w:autoSpaceDN w:val="0"/>
        <w:adjustRightInd w:val="0"/>
        <w:ind w:left="1017"/>
        <w:rPr>
          <w:kern w:val="0"/>
          <w:sz w:val="24"/>
        </w:rPr>
      </w:pPr>
      <w:r>
        <w:rPr>
          <w:kern w:val="0"/>
          <w:sz w:val="24"/>
        </w:rPr>
        <w:t>Emergency stop push button shall be arranged near shore discharge station for sludge pump and bilge pump.</w:t>
      </w:r>
    </w:p>
    <w:p w14:paraId="43877C64">
      <w:pPr>
        <w:kinsoku w:val="0"/>
        <w:autoSpaceDE w:val="0"/>
        <w:autoSpaceDN w:val="0"/>
        <w:adjustRightInd w:val="0"/>
        <w:spacing w:before="15" w:line="260" w:lineRule="exact"/>
        <w:rPr>
          <w:kern w:val="0"/>
          <w:sz w:val="26"/>
          <w:szCs w:val="26"/>
        </w:rPr>
      </w:pPr>
    </w:p>
    <w:p w14:paraId="045B21AA">
      <w:pPr>
        <w:kinsoku w:val="0"/>
        <w:autoSpaceDE w:val="0"/>
        <w:autoSpaceDN w:val="0"/>
        <w:adjustRightInd w:val="0"/>
        <w:ind w:left="1017"/>
        <w:rPr>
          <w:kern w:val="0"/>
          <w:sz w:val="24"/>
        </w:rPr>
      </w:pPr>
      <w:r>
        <w:rPr>
          <w:kern w:val="0"/>
          <w:sz w:val="24"/>
        </w:rPr>
        <w:t>Ventilating fans and oil pumps shall be stopped in an emergency case of fire.</w:t>
      </w:r>
    </w:p>
    <w:p w14:paraId="08ED6ED3">
      <w:pPr>
        <w:tabs>
          <w:tab w:val="left" w:pos="1360"/>
        </w:tabs>
        <w:kinsoku w:val="0"/>
        <w:autoSpaceDE w:val="0"/>
        <w:autoSpaceDN w:val="0"/>
        <w:adjustRightInd w:val="0"/>
        <w:ind w:left="1416" w:leftChars="485" w:hanging="398" w:hangingChars="166"/>
        <w:rPr>
          <w:kern w:val="0"/>
          <w:sz w:val="24"/>
        </w:rPr>
      </w:pPr>
      <w:r>
        <w:rPr>
          <w:kern w:val="0"/>
          <w:sz w:val="24"/>
        </w:rPr>
        <w:t>-</w:t>
      </w:r>
      <w:r>
        <w:rPr>
          <w:kern w:val="0"/>
          <w:sz w:val="24"/>
        </w:rPr>
        <w:tab/>
      </w:r>
      <w:r>
        <w:rPr>
          <w:kern w:val="0"/>
          <w:sz w:val="24"/>
        </w:rPr>
        <w:t xml:space="preserve">Ventilating fans in engine room, fuel and lub. oil pumps, boiler, purifiers, incinerator in engine room shall be remote stopped. Emergency stop push-buttons shall be provided in fire </w:t>
      </w:r>
      <w:r>
        <w:rPr>
          <w:rFonts w:hint="eastAsia"/>
          <w:kern w:val="0"/>
          <w:sz w:val="24"/>
        </w:rPr>
        <w:t xml:space="preserve">control </w:t>
      </w:r>
      <w:r>
        <w:rPr>
          <w:kern w:val="0"/>
          <w:sz w:val="24"/>
        </w:rPr>
        <w:t>station, wheelhouse and entrance of engine room.</w:t>
      </w:r>
    </w:p>
    <w:p w14:paraId="7A1C5018">
      <w:pPr>
        <w:kinsoku w:val="0"/>
        <w:autoSpaceDE w:val="0"/>
        <w:autoSpaceDN w:val="0"/>
        <w:adjustRightInd w:val="0"/>
        <w:spacing w:before="13" w:line="260" w:lineRule="exact"/>
        <w:rPr>
          <w:kern w:val="0"/>
          <w:sz w:val="26"/>
          <w:szCs w:val="26"/>
        </w:rPr>
      </w:pPr>
    </w:p>
    <w:p w14:paraId="33A72C8C">
      <w:pPr>
        <w:tabs>
          <w:tab w:val="left" w:pos="1360"/>
        </w:tabs>
        <w:kinsoku w:val="0"/>
        <w:autoSpaceDE w:val="0"/>
        <w:autoSpaceDN w:val="0"/>
        <w:adjustRightInd w:val="0"/>
        <w:ind w:left="1378" w:hanging="360"/>
        <w:rPr>
          <w:kern w:val="0"/>
          <w:sz w:val="24"/>
        </w:rPr>
      </w:pPr>
      <w:r>
        <w:rPr>
          <w:kern w:val="0"/>
          <w:sz w:val="24"/>
        </w:rPr>
        <w:t>-</w:t>
      </w:r>
      <w:r>
        <w:rPr>
          <w:kern w:val="0"/>
          <w:sz w:val="24"/>
        </w:rPr>
        <w:tab/>
      </w:r>
      <w:r>
        <w:rPr>
          <w:kern w:val="0"/>
          <w:sz w:val="24"/>
        </w:rPr>
        <w:t xml:space="preserve">Separate emergency stop push-buttons of ventilation fans for accommodation and ventilation fans for cargo hold shall be installed in wheelhouse and fire </w:t>
      </w:r>
      <w:r>
        <w:rPr>
          <w:rFonts w:hint="eastAsia"/>
          <w:kern w:val="0"/>
          <w:sz w:val="24"/>
        </w:rPr>
        <w:t xml:space="preserve">control </w:t>
      </w:r>
      <w:r>
        <w:rPr>
          <w:kern w:val="0"/>
          <w:sz w:val="24"/>
        </w:rPr>
        <w:t>station.</w:t>
      </w:r>
    </w:p>
    <w:p w14:paraId="5D10F029">
      <w:pPr>
        <w:kinsoku w:val="0"/>
        <w:autoSpaceDE w:val="0"/>
        <w:autoSpaceDN w:val="0"/>
        <w:adjustRightInd w:val="0"/>
        <w:spacing w:before="15" w:line="260" w:lineRule="exact"/>
        <w:rPr>
          <w:kern w:val="0"/>
          <w:sz w:val="26"/>
          <w:szCs w:val="26"/>
        </w:rPr>
      </w:pPr>
    </w:p>
    <w:p w14:paraId="20347C8A">
      <w:pPr>
        <w:tabs>
          <w:tab w:val="left" w:pos="1360"/>
        </w:tabs>
        <w:kinsoku w:val="0"/>
        <w:autoSpaceDE w:val="0"/>
        <w:autoSpaceDN w:val="0"/>
        <w:adjustRightInd w:val="0"/>
        <w:ind w:left="1416" w:leftChars="485" w:hanging="398" w:hangingChars="166"/>
        <w:rPr>
          <w:kern w:val="0"/>
          <w:sz w:val="24"/>
        </w:rPr>
      </w:pPr>
      <w:r>
        <w:rPr>
          <w:kern w:val="0"/>
          <w:sz w:val="24"/>
        </w:rPr>
        <w:t>-</w:t>
      </w:r>
      <w:r>
        <w:rPr>
          <w:kern w:val="0"/>
          <w:sz w:val="24"/>
        </w:rPr>
        <w:tab/>
      </w:r>
      <w:r>
        <w:rPr>
          <w:kern w:val="0"/>
          <w:sz w:val="24"/>
        </w:rPr>
        <w:t>Boiler plant and incinerator can be emergency stopped in engine control room. In addition, Boiler Running, boiler water levels and steam pressure indications are to be provided in the ECR console</w:t>
      </w:r>
    </w:p>
    <w:p w14:paraId="44DF0870">
      <w:pPr>
        <w:tabs>
          <w:tab w:val="left" w:pos="1360"/>
        </w:tabs>
        <w:kinsoku w:val="0"/>
        <w:autoSpaceDE w:val="0"/>
        <w:autoSpaceDN w:val="0"/>
        <w:adjustRightInd w:val="0"/>
        <w:ind w:left="1018"/>
        <w:rPr>
          <w:kern w:val="0"/>
          <w:sz w:val="24"/>
        </w:rPr>
      </w:pPr>
    </w:p>
    <w:p w14:paraId="4F8F62D3">
      <w:pPr>
        <w:tabs>
          <w:tab w:val="left" w:pos="1360"/>
        </w:tabs>
        <w:kinsoku w:val="0"/>
        <w:autoSpaceDE w:val="0"/>
        <w:autoSpaceDN w:val="0"/>
        <w:adjustRightInd w:val="0"/>
        <w:ind w:left="1138" w:leftChars="485" w:hanging="120" w:hangingChars="50"/>
        <w:rPr>
          <w:b/>
          <w:i/>
          <w:kern w:val="0"/>
          <w:sz w:val="24"/>
        </w:rPr>
      </w:pPr>
      <w:r>
        <w:rPr>
          <w:rFonts w:hint="eastAsia"/>
          <w:b/>
          <w:i/>
          <w:kern w:val="0"/>
          <w:sz w:val="24"/>
        </w:rPr>
        <w:t xml:space="preserve">Builder shall prepare a list to Buyer for the memory </w:t>
      </w:r>
      <w:r>
        <w:rPr>
          <w:b/>
          <w:i/>
          <w:kern w:val="0"/>
          <w:sz w:val="24"/>
        </w:rPr>
        <w:t>batteries</w:t>
      </w:r>
      <w:r>
        <w:rPr>
          <w:rFonts w:hint="eastAsia"/>
          <w:b/>
          <w:i/>
          <w:kern w:val="0"/>
          <w:sz w:val="24"/>
        </w:rPr>
        <w:t xml:space="preserve"> of individual </w:t>
      </w:r>
      <w:r>
        <w:rPr>
          <w:b/>
          <w:i/>
          <w:kern w:val="0"/>
          <w:sz w:val="24"/>
        </w:rPr>
        <w:t>equipment</w:t>
      </w:r>
      <w:r>
        <w:rPr>
          <w:rFonts w:hint="eastAsia"/>
          <w:b/>
          <w:i/>
          <w:kern w:val="0"/>
          <w:sz w:val="24"/>
        </w:rPr>
        <w:t xml:space="preserve"> control circuit, which shall including the </w:t>
      </w:r>
      <w:r>
        <w:rPr>
          <w:b/>
          <w:i/>
          <w:kern w:val="0"/>
          <w:sz w:val="24"/>
        </w:rPr>
        <w:t>reference</w:t>
      </w:r>
      <w:r>
        <w:rPr>
          <w:rFonts w:hint="eastAsia"/>
          <w:b/>
          <w:i/>
          <w:kern w:val="0"/>
          <w:sz w:val="24"/>
        </w:rPr>
        <w:t xml:space="preserve"> data of type and replacement dates etc. that necessary for the batteries replacement work.</w:t>
      </w:r>
    </w:p>
    <w:p w14:paraId="1F021C30">
      <w:pPr>
        <w:tabs>
          <w:tab w:val="left" w:pos="1360"/>
        </w:tabs>
        <w:kinsoku w:val="0"/>
        <w:autoSpaceDE w:val="0"/>
        <w:autoSpaceDN w:val="0"/>
        <w:adjustRightInd w:val="0"/>
        <w:ind w:left="1018"/>
        <w:rPr>
          <w:kern w:val="0"/>
          <w:sz w:val="24"/>
        </w:rPr>
      </w:pPr>
    </w:p>
    <w:p w14:paraId="1A13002E">
      <w:pPr>
        <w:pStyle w:val="3"/>
        <w:numPr>
          <w:ilvl w:val="2"/>
          <w:numId w:val="0"/>
        </w:numPr>
        <w:ind w:left="709" w:leftChars="0" w:hanging="709" w:firstLineChars="0"/>
        <w:jc w:val="left"/>
      </w:pPr>
      <w:bookmarkStart w:id="510" w:name="_Toc50574739"/>
      <w:r>
        <w:rPr>
          <w:rFonts w:hint="eastAsia" w:ascii="Arial" w:hAnsi="Arial" w:eastAsia="黑体" w:cs="Times New Roman"/>
          <w:b/>
          <w:bCs/>
          <w:caps/>
          <w:kern w:val="0"/>
          <w:sz w:val="24"/>
          <w:szCs w:val="24"/>
          <w:lang w:val="en-US" w:eastAsia="zh-CN" w:bidi="ar-SA"/>
        </w:rPr>
        <w:t>7.2.12</w:t>
      </w:r>
      <w:r>
        <w:rPr>
          <w:rFonts w:hint="eastAsia" w:cs="Times New Roman"/>
          <w:b/>
          <w:bCs/>
          <w:caps/>
          <w:kern w:val="0"/>
          <w:sz w:val="24"/>
          <w:szCs w:val="24"/>
          <w:lang w:val="en-US" w:eastAsia="zh-CN" w:bidi="ar-SA"/>
        </w:rPr>
        <w:t xml:space="preserve"> </w:t>
      </w:r>
      <w:r>
        <w:rPr>
          <w:rFonts w:hint="eastAsia"/>
        </w:rPr>
        <w:t>Running Lamps</w:t>
      </w:r>
      <w:bookmarkEnd w:id="510"/>
    </w:p>
    <w:p w14:paraId="31B33704">
      <w:pPr>
        <w:kinsoku w:val="0"/>
        <w:autoSpaceDE w:val="0"/>
        <w:autoSpaceDN w:val="0"/>
        <w:adjustRightInd w:val="0"/>
        <w:ind w:left="1017"/>
        <w:rPr>
          <w:kern w:val="0"/>
          <w:sz w:val="24"/>
        </w:rPr>
      </w:pPr>
      <w:r>
        <w:rPr>
          <w:kern w:val="0"/>
          <w:sz w:val="24"/>
        </w:rPr>
        <w:t>As a Rule, machinery controlled from MSB or ECC shall be equipped with running lamps there.</w:t>
      </w:r>
    </w:p>
    <w:p w14:paraId="13840044">
      <w:pPr>
        <w:pStyle w:val="3"/>
        <w:numPr>
          <w:ilvl w:val="2"/>
          <w:numId w:val="0"/>
        </w:numPr>
        <w:ind w:left="709" w:leftChars="0" w:hanging="709" w:firstLineChars="0"/>
        <w:jc w:val="left"/>
      </w:pPr>
      <w:bookmarkStart w:id="511" w:name="_Toc50574740"/>
      <w:r>
        <w:rPr>
          <w:rFonts w:hint="eastAsia" w:ascii="Arial" w:hAnsi="Arial" w:eastAsia="黑体" w:cs="Times New Roman"/>
          <w:b/>
          <w:bCs/>
          <w:caps/>
          <w:kern w:val="0"/>
          <w:sz w:val="24"/>
          <w:szCs w:val="24"/>
          <w:lang w:val="en-US" w:eastAsia="zh-CN" w:bidi="ar-SA"/>
        </w:rPr>
        <w:t>7.2.13</w:t>
      </w:r>
      <w:r>
        <w:rPr>
          <w:rFonts w:hint="eastAsia" w:cs="Times New Roman"/>
          <w:b/>
          <w:bCs/>
          <w:caps/>
          <w:kern w:val="0"/>
          <w:sz w:val="24"/>
          <w:szCs w:val="24"/>
          <w:lang w:val="en-US" w:eastAsia="zh-CN" w:bidi="ar-SA"/>
        </w:rPr>
        <w:t xml:space="preserve"> </w:t>
      </w:r>
      <w:r>
        <w:rPr>
          <w:rFonts w:hint="eastAsia"/>
        </w:rPr>
        <w:t>Remote Quick Closing Valve</w:t>
      </w:r>
      <w:bookmarkEnd w:id="511"/>
    </w:p>
    <w:p w14:paraId="4D873CE1">
      <w:pPr>
        <w:kinsoku w:val="0"/>
        <w:autoSpaceDE w:val="0"/>
        <w:autoSpaceDN w:val="0"/>
        <w:adjustRightInd w:val="0"/>
        <w:ind w:left="1017"/>
        <w:rPr>
          <w:kern w:val="0"/>
          <w:sz w:val="24"/>
        </w:rPr>
      </w:pPr>
      <w:r>
        <w:rPr>
          <w:kern w:val="0"/>
          <w:sz w:val="24"/>
        </w:rPr>
        <w:t>Quick closing facilities for pneumatic remote closing valves in fuel oil and lub. oil systems shall be provided.</w:t>
      </w:r>
    </w:p>
    <w:p w14:paraId="39FCE04F">
      <w:pPr>
        <w:kinsoku w:val="0"/>
        <w:autoSpaceDE w:val="0"/>
        <w:autoSpaceDN w:val="0"/>
        <w:adjustRightInd w:val="0"/>
        <w:ind w:left="1017"/>
        <w:rPr>
          <w:kern w:val="0"/>
          <w:sz w:val="24"/>
        </w:rPr>
      </w:pPr>
    </w:p>
    <w:p w14:paraId="47246549">
      <w:pPr>
        <w:kinsoku w:val="0"/>
        <w:autoSpaceDE w:val="0"/>
        <w:autoSpaceDN w:val="0"/>
        <w:adjustRightInd w:val="0"/>
        <w:ind w:left="1017"/>
        <w:rPr>
          <w:kern w:val="0"/>
          <w:sz w:val="24"/>
        </w:rPr>
      </w:pPr>
      <w:r>
        <w:rPr>
          <w:rFonts w:hint="eastAsia"/>
          <w:kern w:val="0"/>
          <w:sz w:val="24"/>
        </w:rPr>
        <w:t>Low pressure alarm shall be provided to AMS.</w:t>
      </w:r>
    </w:p>
    <w:p w14:paraId="063A6D88">
      <w:pPr>
        <w:kinsoku w:val="0"/>
        <w:autoSpaceDE w:val="0"/>
        <w:autoSpaceDN w:val="0"/>
        <w:adjustRightInd w:val="0"/>
        <w:ind w:left="1017"/>
        <w:rPr>
          <w:kern w:val="0"/>
          <w:sz w:val="24"/>
        </w:rPr>
      </w:pPr>
    </w:p>
    <w:p w14:paraId="60822CC6">
      <w:pPr>
        <w:pStyle w:val="3"/>
        <w:numPr>
          <w:ilvl w:val="2"/>
          <w:numId w:val="0"/>
        </w:numPr>
        <w:ind w:left="709" w:leftChars="0" w:hanging="709" w:firstLineChars="0"/>
        <w:jc w:val="left"/>
      </w:pPr>
      <w:bookmarkStart w:id="512" w:name="_Toc48305056"/>
      <w:r>
        <w:rPr>
          <w:rFonts w:hint="eastAsia" w:ascii="Arial" w:hAnsi="Arial" w:eastAsia="黑体" w:cs="Times New Roman"/>
          <w:b/>
          <w:bCs/>
          <w:caps/>
          <w:kern w:val="0"/>
          <w:sz w:val="24"/>
          <w:szCs w:val="24"/>
          <w:lang w:val="en-US" w:eastAsia="zh-CN" w:bidi="ar-SA"/>
        </w:rPr>
        <w:t>7.2.14</w:t>
      </w:r>
      <w:r>
        <w:rPr>
          <w:rFonts w:hint="eastAsia" w:cs="Times New Roman"/>
          <w:b/>
          <w:bCs/>
          <w:caps/>
          <w:kern w:val="0"/>
          <w:sz w:val="24"/>
          <w:szCs w:val="24"/>
          <w:lang w:val="en-US" w:eastAsia="zh-CN" w:bidi="ar-SA"/>
        </w:rPr>
        <w:t xml:space="preserve"> </w:t>
      </w:r>
      <w:r>
        <w:tab/>
      </w:r>
      <w:bookmarkEnd w:id="512"/>
      <w:bookmarkStart w:id="513" w:name="_Toc50574741"/>
      <w:r>
        <w:rPr>
          <w:rFonts w:hint="eastAsia"/>
        </w:rPr>
        <w:t>Ballast Control Station</w:t>
      </w:r>
      <w:bookmarkEnd w:id="513"/>
    </w:p>
    <w:p w14:paraId="31049589">
      <w:pPr>
        <w:kinsoku w:val="0"/>
        <w:autoSpaceDE w:val="0"/>
        <w:autoSpaceDN w:val="0"/>
        <w:adjustRightInd w:val="0"/>
        <w:ind w:left="1017"/>
        <w:rPr>
          <w:kern w:val="0"/>
          <w:sz w:val="24"/>
        </w:rPr>
      </w:pPr>
      <w:r>
        <w:rPr>
          <w:kern w:val="0"/>
          <w:sz w:val="24"/>
        </w:rPr>
        <w:t xml:space="preserve">Entire system shall be based one (1) pc of PC workstation with </w:t>
      </w:r>
      <w:r>
        <w:rPr>
          <w:rFonts w:hint="eastAsia"/>
          <w:kern w:val="0"/>
          <w:sz w:val="24"/>
        </w:rPr>
        <w:t>24</w:t>
      </w:r>
      <w:r>
        <w:rPr>
          <w:kern w:val="0"/>
          <w:sz w:val="24"/>
        </w:rPr>
        <w:t xml:space="preserve"> inch TFT in engine control room</w:t>
      </w:r>
      <w:r>
        <w:rPr>
          <w:rFonts w:hint="eastAsia"/>
          <w:kern w:val="0"/>
          <w:sz w:val="24"/>
        </w:rPr>
        <w:t>,</w:t>
      </w:r>
      <w:r>
        <w:rPr>
          <w:kern w:val="0"/>
          <w:sz w:val="24"/>
        </w:rPr>
        <w:t xml:space="preserve"> one (1) pc of PC workstation in ship office.</w:t>
      </w:r>
    </w:p>
    <w:p w14:paraId="42A81147">
      <w:pPr>
        <w:kinsoku w:val="0"/>
        <w:autoSpaceDE w:val="0"/>
        <w:autoSpaceDN w:val="0"/>
        <w:adjustRightInd w:val="0"/>
        <w:ind w:left="1017"/>
        <w:rPr>
          <w:kern w:val="0"/>
          <w:sz w:val="24"/>
        </w:rPr>
      </w:pPr>
    </w:p>
    <w:p w14:paraId="17167E5C">
      <w:pPr>
        <w:kinsoku w:val="0"/>
        <w:autoSpaceDE w:val="0"/>
        <w:autoSpaceDN w:val="0"/>
        <w:adjustRightInd w:val="0"/>
        <w:ind w:left="1355" w:hanging="363"/>
        <w:rPr>
          <w:kern w:val="0"/>
          <w:sz w:val="24"/>
        </w:rPr>
      </w:pPr>
      <w:r>
        <w:rPr>
          <w:kern w:val="0"/>
          <w:sz w:val="24"/>
        </w:rPr>
        <w:t>The following system shall be provided in above monitor:</w:t>
      </w:r>
    </w:p>
    <w:p w14:paraId="13149B0C">
      <w:pPr>
        <w:tabs>
          <w:tab w:val="left" w:pos="1360"/>
        </w:tabs>
        <w:kinsoku w:val="0"/>
        <w:autoSpaceDE w:val="0"/>
        <w:autoSpaceDN w:val="0"/>
        <w:adjustRightInd w:val="0"/>
        <w:spacing w:before="1"/>
        <w:ind w:left="1018"/>
        <w:rPr>
          <w:kern w:val="0"/>
          <w:sz w:val="24"/>
        </w:rPr>
      </w:pPr>
      <w:r>
        <w:rPr>
          <w:kern w:val="0"/>
          <w:sz w:val="24"/>
        </w:rPr>
        <w:t>-</w:t>
      </w:r>
      <w:r>
        <w:rPr>
          <w:kern w:val="0"/>
          <w:sz w:val="24"/>
        </w:rPr>
        <w:tab/>
      </w:r>
      <w:r>
        <w:rPr>
          <w:kern w:val="0"/>
          <w:sz w:val="24"/>
        </w:rPr>
        <w:t>Ballast control system</w:t>
      </w:r>
    </w:p>
    <w:p w14:paraId="0C9FA6D4">
      <w:pPr>
        <w:tabs>
          <w:tab w:val="left" w:pos="1360"/>
        </w:tabs>
        <w:kinsoku w:val="0"/>
        <w:autoSpaceDE w:val="0"/>
        <w:autoSpaceDN w:val="0"/>
        <w:adjustRightInd w:val="0"/>
        <w:ind w:left="1018"/>
        <w:rPr>
          <w:kern w:val="0"/>
          <w:sz w:val="24"/>
        </w:rPr>
      </w:pPr>
      <w:r>
        <w:rPr>
          <w:kern w:val="0"/>
          <w:sz w:val="24"/>
        </w:rPr>
        <w:t>-</w:t>
      </w:r>
      <w:r>
        <w:rPr>
          <w:kern w:val="0"/>
          <w:sz w:val="24"/>
        </w:rPr>
        <w:tab/>
      </w:r>
      <w:r>
        <w:rPr>
          <w:kern w:val="0"/>
          <w:sz w:val="24"/>
        </w:rPr>
        <w:t>Fuel oil filling control system (only indication)</w:t>
      </w:r>
    </w:p>
    <w:p w14:paraId="2582E4BC">
      <w:pPr>
        <w:tabs>
          <w:tab w:val="left" w:pos="1360"/>
        </w:tabs>
        <w:kinsoku w:val="0"/>
        <w:autoSpaceDE w:val="0"/>
        <w:autoSpaceDN w:val="0"/>
        <w:adjustRightInd w:val="0"/>
        <w:ind w:left="1018"/>
        <w:rPr>
          <w:kern w:val="0"/>
          <w:sz w:val="24"/>
        </w:rPr>
      </w:pPr>
      <w:r>
        <w:rPr>
          <w:kern w:val="0"/>
          <w:sz w:val="24"/>
        </w:rPr>
        <w:t>-</w:t>
      </w:r>
      <w:r>
        <w:rPr>
          <w:kern w:val="0"/>
          <w:sz w:val="24"/>
        </w:rPr>
        <w:tab/>
      </w:r>
      <w:r>
        <w:rPr>
          <w:kern w:val="0"/>
          <w:sz w:val="24"/>
        </w:rPr>
        <w:t>Valves remote control system</w:t>
      </w:r>
    </w:p>
    <w:p w14:paraId="7664A8F9">
      <w:pPr>
        <w:tabs>
          <w:tab w:val="left" w:pos="1360"/>
        </w:tabs>
        <w:kinsoku w:val="0"/>
        <w:autoSpaceDE w:val="0"/>
        <w:autoSpaceDN w:val="0"/>
        <w:adjustRightInd w:val="0"/>
        <w:spacing w:line="270" w:lineRule="exact"/>
        <w:ind w:left="1018"/>
        <w:rPr>
          <w:kern w:val="0"/>
          <w:sz w:val="24"/>
        </w:rPr>
      </w:pPr>
      <w:r>
        <w:rPr>
          <w:kern w:val="0"/>
          <w:sz w:val="24"/>
        </w:rPr>
        <w:t>-</w:t>
      </w:r>
      <w:r>
        <w:rPr>
          <w:kern w:val="0"/>
          <w:sz w:val="24"/>
        </w:rPr>
        <w:tab/>
      </w:r>
      <w:r>
        <w:rPr>
          <w:kern w:val="0"/>
          <w:sz w:val="24"/>
        </w:rPr>
        <w:t>Level and draught gauging system</w:t>
      </w:r>
    </w:p>
    <w:p w14:paraId="7AF1C5B7">
      <w:pPr>
        <w:tabs>
          <w:tab w:val="left" w:pos="1360"/>
        </w:tabs>
        <w:kinsoku w:val="0"/>
        <w:autoSpaceDE w:val="0"/>
        <w:autoSpaceDN w:val="0"/>
        <w:adjustRightInd w:val="0"/>
        <w:ind w:left="1018"/>
        <w:rPr>
          <w:kern w:val="0"/>
          <w:sz w:val="24"/>
        </w:rPr>
      </w:pPr>
      <w:r>
        <w:rPr>
          <w:kern w:val="0"/>
          <w:sz w:val="24"/>
        </w:rPr>
        <w:t>-</w:t>
      </w:r>
      <w:r>
        <w:rPr>
          <w:kern w:val="0"/>
          <w:sz w:val="24"/>
        </w:rPr>
        <w:tab/>
      </w:r>
      <w:r>
        <w:rPr>
          <w:kern w:val="0"/>
          <w:sz w:val="24"/>
        </w:rPr>
        <w:t>Bilge control system.</w:t>
      </w:r>
    </w:p>
    <w:p w14:paraId="243B93F6">
      <w:pPr>
        <w:kinsoku w:val="0"/>
        <w:autoSpaceDE w:val="0"/>
        <w:autoSpaceDN w:val="0"/>
        <w:adjustRightInd w:val="0"/>
        <w:spacing w:before="16" w:line="260" w:lineRule="exact"/>
        <w:rPr>
          <w:kern w:val="0"/>
          <w:sz w:val="26"/>
          <w:szCs w:val="26"/>
        </w:rPr>
      </w:pPr>
    </w:p>
    <w:p w14:paraId="04E95A85">
      <w:pPr>
        <w:kinsoku w:val="0"/>
        <w:autoSpaceDE w:val="0"/>
        <w:autoSpaceDN w:val="0"/>
        <w:adjustRightInd w:val="0"/>
        <w:ind w:left="1017"/>
        <w:rPr>
          <w:kern w:val="0"/>
          <w:sz w:val="24"/>
        </w:rPr>
      </w:pPr>
      <w:r>
        <w:rPr>
          <w:kern w:val="0"/>
          <w:sz w:val="24"/>
        </w:rPr>
        <w:t>All measured data in level and draught gauging system shall be transmitted to loading computer via interface.</w:t>
      </w:r>
    </w:p>
    <w:p w14:paraId="54AF65DF">
      <w:pPr>
        <w:kinsoku w:val="0"/>
        <w:autoSpaceDE w:val="0"/>
        <w:autoSpaceDN w:val="0"/>
        <w:adjustRightInd w:val="0"/>
        <w:spacing w:before="15" w:line="260" w:lineRule="exact"/>
        <w:rPr>
          <w:kern w:val="0"/>
          <w:sz w:val="26"/>
          <w:szCs w:val="26"/>
        </w:rPr>
      </w:pPr>
    </w:p>
    <w:p w14:paraId="6515921A">
      <w:pPr>
        <w:tabs>
          <w:tab w:val="left" w:pos="1540"/>
        </w:tabs>
        <w:kinsoku w:val="0"/>
        <w:autoSpaceDE w:val="0"/>
        <w:autoSpaceDN w:val="0"/>
        <w:adjustRightInd w:val="0"/>
        <w:ind w:left="1018"/>
        <w:rPr>
          <w:kern w:val="0"/>
          <w:sz w:val="24"/>
        </w:rPr>
      </w:pPr>
      <w:r>
        <w:rPr>
          <w:kern w:val="0"/>
          <w:sz w:val="24"/>
        </w:rPr>
        <w:t>1.</w:t>
      </w:r>
      <w:r>
        <w:rPr>
          <w:kern w:val="0"/>
          <w:sz w:val="24"/>
        </w:rPr>
        <w:tab/>
      </w:r>
      <w:r>
        <w:rPr>
          <w:kern w:val="0"/>
          <w:sz w:val="24"/>
        </w:rPr>
        <w:t>Ballast system</w:t>
      </w:r>
    </w:p>
    <w:p w14:paraId="790FA7BC">
      <w:pPr>
        <w:kinsoku w:val="0"/>
        <w:autoSpaceDE w:val="0"/>
        <w:autoSpaceDN w:val="0"/>
        <w:adjustRightInd w:val="0"/>
        <w:ind w:left="1556"/>
        <w:rPr>
          <w:kern w:val="0"/>
          <w:sz w:val="24"/>
        </w:rPr>
      </w:pPr>
      <w:r>
        <w:rPr>
          <w:kern w:val="0"/>
          <w:sz w:val="24"/>
        </w:rPr>
        <w:t>Display of mimic diagram of the following:</w:t>
      </w:r>
    </w:p>
    <w:p w14:paraId="1430ACC1">
      <w:pPr>
        <w:tabs>
          <w:tab w:val="left" w:pos="1900"/>
        </w:tabs>
        <w:kinsoku w:val="0"/>
        <w:autoSpaceDE w:val="0"/>
        <w:autoSpaceDN w:val="0"/>
        <w:adjustRightInd w:val="0"/>
        <w:ind w:left="1560"/>
        <w:rPr>
          <w:kern w:val="0"/>
          <w:sz w:val="24"/>
        </w:rPr>
      </w:pPr>
      <w:r>
        <w:rPr>
          <w:kern w:val="0"/>
          <w:sz w:val="24"/>
        </w:rPr>
        <w:t>-</w:t>
      </w:r>
      <w:r>
        <w:rPr>
          <w:kern w:val="0"/>
          <w:sz w:val="24"/>
        </w:rPr>
        <w:tab/>
      </w:r>
      <w:r>
        <w:rPr>
          <w:kern w:val="0"/>
          <w:sz w:val="24"/>
        </w:rPr>
        <w:t>Valve control for remote control valves and open/shut indication</w:t>
      </w:r>
    </w:p>
    <w:p w14:paraId="41BBFA4B">
      <w:pPr>
        <w:tabs>
          <w:tab w:val="left" w:pos="1900"/>
        </w:tabs>
        <w:kinsoku w:val="0"/>
        <w:autoSpaceDE w:val="0"/>
        <w:autoSpaceDN w:val="0"/>
        <w:adjustRightInd w:val="0"/>
        <w:ind w:left="1560"/>
        <w:rPr>
          <w:kern w:val="0"/>
          <w:sz w:val="24"/>
        </w:rPr>
      </w:pPr>
      <w:r>
        <w:rPr>
          <w:kern w:val="0"/>
          <w:sz w:val="24"/>
        </w:rPr>
        <w:t>-</w:t>
      </w:r>
      <w:r>
        <w:rPr>
          <w:kern w:val="0"/>
          <w:sz w:val="24"/>
        </w:rPr>
        <w:tab/>
      </w:r>
      <w:r>
        <w:rPr>
          <w:kern w:val="0"/>
          <w:sz w:val="24"/>
        </w:rPr>
        <w:t xml:space="preserve">Start/stop control for ballast pumps </w:t>
      </w:r>
    </w:p>
    <w:p w14:paraId="5C4C0908">
      <w:pPr>
        <w:tabs>
          <w:tab w:val="left" w:pos="1900"/>
        </w:tabs>
        <w:kinsoku w:val="0"/>
        <w:autoSpaceDE w:val="0"/>
        <w:autoSpaceDN w:val="0"/>
        <w:adjustRightInd w:val="0"/>
        <w:ind w:left="1560"/>
        <w:rPr>
          <w:kern w:val="0"/>
          <w:sz w:val="24"/>
        </w:rPr>
      </w:pPr>
      <w:r>
        <w:rPr>
          <w:kern w:val="0"/>
          <w:sz w:val="24"/>
        </w:rPr>
        <w:t>-</w:t>
      </w:r>
      <w:r>
        <w:rPr>
          <w:kern w:val="0"/>
          <w:sz w:val="24"/>
        </w:rPr>
        <w:tab/>
      </w:r>
      <w:r>
        <w:rPr>
          <w:kern w:val="0"/>
          <w:sz w:val="24"/>
        </w:rPr>
        <w:t xml:space="preserve">Running indication for ballast pumps </w:t>
      </w:r>
    </w:p>
    <w:p w14:paraId="07BFE342">
      <w:pPr>
        <w:tabs>
          <w:tab w:val="left" w:pos="1900"/>
        </w:tabs>
        <w:kinsoku w:val="0"/>
        <w:autoSpaceDE w:val="0"/>
        <w:autoSpaceDN w:val="0"/>
        <w:adjustRightInd w:val="0"/>
        <w:ind w:left="1560"/>
        <w:rPr>
          <w:kern w:val="0"/>
          <w:sz w:val="24"/>
        </w:rPr>
      </w:pPr>
      <w:r>
        <w:rPr>
          <w:kern w:val="0"/>
          <w:sz w:val="24"/>
        </w:rPr>
        <w:t>-</w:t>
      </w:r>
      <w:r>
        <w:rPr>
          <w:kern w:val="0"/>
          <w:sz w:val="24"/>
        </w:rPr>
        <w:tab/>
      </w:r>
      <w:r>
        <w:rPr>
          <w:kern w:val="0"/>
          <w:sz w:val="24"/>
        </w:rPr>
        <w:t>Tank level and content display (water ballast tanks and fresh water tanks)</w:t>
      </w:r>
    </w:p>
    <w:p w14:paraId="3B7138F0">
      <w:pPr>
        <w:tabs>
          <w:tab w:val="left" w:pos="1900"/>
        </w:tabs>
        <w:kinsoku w:val="0"/>
        <w:autoSpaceDE w:val="0"/>
        <w:autoSpaceDN w:val="0"/>
        <w:adjustRightInd w:val="0"/>
        <w:ind w:left="1560"/>
        <w:rPr>
          <w:kern w:val="0"/>
          <w:sz w:val="24"/>
        </w:rPr>
      </w:pPr>
      <w:r>
        <w:rPr>
          <w:kern w:val="0"/>
          <w:sz w:val="24"/>
        </w:rPr>
        <w:t>-</w:t>
      </w:r>
      <w:r>
        <w:rPr>
          <w:kern w:val="0"/>
          <w:sz w:val="24"/>
        </w:rPr>
        <w:tab/>
      </w:r>
      <w:r>
        <w:rPr>
          <w:rFonts w:hint="eastAsia"/>
          <w:kern w:val="0"/>
          <w:sz w:val="24"/>
        </w:rPr>
        <w:t>S</w:t>
      </w:r>
      <w:r>
        <w:rPr>
          <w:kern w:val="0"/>
          <w:sz w:val="24"/>
        </w:rPr>
        <w:t>hip's draught display</w:t>
      </w:r>
    </w:p>
    <w:p w14:paraId="5CF8B2D3">
      <w:pPr>
        <w:kinsoku w:val="0"/>
        <w:autoSpaceDE w:val="0"/>
        <w:autoSpaceDN w:val="0"/>
        <w:adjustRightInd w:val="0"/>
        <w:spacing w:before="15" w:line="260" w:lineRule="exact"/>
        <w:rPr>
          <w:kern w:val="0"/>
          <w:sz w:val="26"/>
          <w:szCs w:val="26"/>
        </w:rPr>
      </w:pPr>
    </w:p>
    <w:p w14:paraId="2154F384">
      <w:pPr>
        <w:tabs>
          <w:tab w:val="left" w:pos="1540"/>
        </w:tabs>
        <w:kinsoku w:val="0"/>
        <w:autoSpaceDE w:val="0"/>
        <w:autoSpaceDN w:val="0"/>
        <w:adjustRightInd w:val="0"/>
        <w:ind w:left="1018"/>
        <w:rPr>
          <w:kern w:val="0"/>
          <w:sz w:val="24"/>
        </w:rPr>
      </w:pPr>
      <w:r>
        <w:rPr>
          <w:kern w:val="0"/>
          <w:sz w:val="24"/>
        </w:rPr>
        <w:t>2.</w:t>
      </w:r>
      <w:r>
        <w:rPr>
          <w:kern w:val="0"/>
          <w:sz w:val="24"/>
        </w:rPr>
        <w:tab/>
      </w:r>
      <w:r>
        <w:rPr>
          <w:kern w:val="0"/>
          <w:sz w:val="24"/>
        </w:rPr>
        <w:t>Fuel oil filling control system</w:t>
      </w:r>
    </w:p>
    <w:p w14:paraId="1252AB22">
      <w:pPr>
        <w:kinsoku w:val="0"/>
        <w:autoSpaceDE w:val="0"/>
        <w:autoSpaceDN w:val="0"/>
        <w:adjustRightInd w:val="0"/>
        <w:ind w:left="1556"/>
        <w:rPr>
          <w:kern w:val="0"/>
          <w:sz w:val="24"/>
        </w:rPr>
      </w:pPr>
      <w:r>
        <w:rPr>
          <w:kern w:val="0"/>
          <w:sz w:val="24"/>
        </w:rPr>
        <w:t>The fuel oil filling system shall be remote controlled from engine control room as follows:</w:t>
      </w:r>
    </w:p>
    <w:p w14:paraId="257A4BB9">
      <w:pPr>
        <w:tabs>
          <w:tab w:val="left" w:pos="1900"/>
        </w:tabs>
        <w:kinsoku w:val="0"/>
        <w:autoSpaceDE w:val="0"/>
        <w:autoSpaceDN w:val="0"/>
        <w:adjustRightInd w:val="0"/>
        <w:ind w:left="1560"/>
        <w:rPr>
          <w:kern w:val="0"/>
          <w:sz w:val="24"/>
        </w:rPr>
      </w:pPr>
      <w:r>
        <w:rPr>
          <w:kern w:val="0"/>
          <w:sz w:val="24"/>
        </w:rPr>
        <w:t>-</w:t>
      </w:r>
      <w:r>
        <w:rPr>
          <w:kern w:val="0"/>
          <w:sz w:val="24"/>
        </w:rPr>
        <w:tab/>
      </w:r>
      <w:r>
        <w:rPr>
          <w:kern w:val="0"/>
          <w:sz w:val="24"/>
        </w:rPr>
        <w:t>Remote control of HFO/</w:t>
      </w:r>
      <w:r>
        <w:rPr>
          <w:color w:val="000000" w:themeColor="text1"/>
          <w:kern w:val="0"/>
          <w:sz w:val="24"/>
          <w14:textFill>
            <w14:solidFill>
              <w14:schemeClr w14:val="tx1"/>
            </w14:solidFill>
          </w14:textFill>
        </w:rPr>
        <w:t>LSHFO</w:t>
      </w:r>
      <w:r>
        <w:rPr>
          <w:kern w:val="0"/>
          <w:sz w:val="24"/>
        </w:rPr>
        <w:t xml:space="preserve"> transfer pump</w:t>
      </w:r>
    </w:p>
    <w:p w14:paraId="05405B9D">
      <w:pPr>
        <w:tabs>
          <w:tab w:val="left" w:pos="1900"/>
        </w:tabs>
        <w:kinsoku w:val="0"/>
        <w:autoSpaceDE w:val="0"/>
        <w:autoSpaceDN w:val="0"/>
        <w:adjustRightInd w:val="0"/>
        <w:ind w:left="1560"/>
        <w:rPr>
          <w:kern w:val="0"/>
          <w:sz w:val="24"/>
        </w:rPr>
      </w:pPr>
      <w:r>
        <w:rPr>
          <w:kern w:val="0"/>
          <w:sz w:val="24"/>
        </w:rPr>
        <w:t>-</w:t>
      </w:r>
      <w:r>
        <w:rPr>
          <w:kern w:val="0"/>
          <w:sz w:val="24"/>
        </w:rPr>
        <w:tab/>
      </w:r>
      <w:r>
        <w:rPr>
          <w:kern w:val="0"/>
          <w:sz w:val="24"/>
        </w:rPr>
        <w:t>Running indication for HFO/</w:t>
      </w:r>
      <w:r>
        <w:rPr>
          <w:color w:val="000000" w:themeColor="text1"/>
          <w:kern w:val="0"/>
          <w:sz w:val="24"/>
          <w14:textFill>
            <w14:solidFill>
              <w14:schemeClr w14:val="tx1"/>
            </w14:solidFill>
          </w14:textFill>
        </w:rPr>
        <w:t>LSHFO</w:t>
      </w:r>
      <w:r>
        <w:rPr>
          <w:i/>
          <w:color w:val="FF0000"/>
          <w:kern w:val="0"/>
          <w:sz w:val="24"/>
        </w:rPr>
        <w:t xml:space="preserve"> </w:t>
      </w:r>
      <w:r>
        <w:rPr>
          <w:kern w:val="0"/>
          <w:sz w:val="24"/>
        </w:rPr>
        <w:t xml:space="preserve">transfer pump and </w:t>
      </w:r>
      <w:r>
        <w:rPr>
          <w:rFonts w:hint="eastAsia"/>
          <w:kern w:val="0"/>
          <w:sz w:val="24"/>
        </w:rPr>
        <w:t>MDO/</w:t>
      </w:r>
      <w:r>
        <w:rPr>
          <w:kern w:val="0"/>
          <w:sz w:val="24"/>
        </w:rPr>
        <w:t>MGO transfer pump</w:t>
      </w:r>
    </w:p>
    <w:p w14:paraId="4BF7965F">
      <w:pPr>
        <w:tabs>
          <w:tab w:val="left" w:pos="1900"/>
        </w:tabs>
        <w:kinsoku w:val="0"/>
        <w:autoSpaceDE w:val="0"/>
        <w:autoSpaceDN w:val="0"/>
        <w:adjustRightInd w:val="0"/>
        <w:ind w:left="1915" w:leftChars="742" w:hanging="357" w:hangingChars="149"/>
        <w:rPr>
          <w:kern w:val="0"/>
          <w:sz w:val="24"/>
        </w:rPr>
      </w:pPr>
      <w:r>
        <w:rPr>
          <w:kern w:val="0"/>
          <w:sz w:val="24"/>
        </w:rPr>
        <w:t>-</w:t>
      </w:r>
      <w:r>
        <w:rPr>
          <w:kern w:val="0"/>
          <w:sz w:val="24"/>
        </w:rPr>
        <w:tab/>
      </w:r>
      <w:r>
        <w:rPr>
          <w:kern w:val="0"/>
          <w:sz w:val="24"/>
        </w:rPr>
        <w:t>Remote control valves in fuel oil filling system and open/shut indication</w:t>
      </w:r>
    </w:p>
    <w:p w14:paraId="00F0785E">
      <w:pPr>
        <w:tabs>
          <w:tab w:val="left" w:pos="1900"/>
        </w:tabs>
        <w:kinsoku w:val="0"/>
        <w:autoSpaceDE w:val="0"/>
        <w:autoSpaceDN w:val="0"/>
        <w:adjustRightInd w:val="0"/>
        <w:spacing w:before="5" w:line="274" w:lineRule="exact"/>
        <w:ind w:left="1920" w:hanging="360"/>
        <w:rPr>
          <w:kern w:val="0"/>
          <w:sz w:val="24"/>
        </w:rPr>
      </w:pPr>
      <w:r>
        <w:rPr>
          <w:kern w:val="0"/>
          <w:sz w:val="24"/>
        </w:rPr>
        <w:t>-</w:t>
      </w:r>
      <w:r>
        <w:rPr>
          <w:kern w:val="0"/>
          <w:sz w:val="24"/>
        </w:rPr>
        <w:tab/>
      </w:r>
      <w:r>
        <w:rPr>
          <w:kern w:val="0"/>
          <w:sz w:val="24"/>
        </w:rPr>
        <w:t>Remote level measurement in fuel oil tanks and alarm of overflow and filling up</w:t>
      </w:r>
    </w:p>
    <w:p w14:paraId="239F6D88">
      <w:pPr>
        <w:kinsoku w:val="0"/>
        <w:autoSpaceDE w:val="0"/>
        <w:autoSpaceDN w:val="0"/>
        <w:adjustRightInd w:val="0"/>
        <w:spacing w:before="13" w:line="260" w:lineRule="exact"/>
        <w:rPr>
          <w:kern w:val="0"/>
          <w:sz w:val="26"/>
          <w:szCs w:val="26"/>
        </w:rPr>
      </w:pPr>
    </w:p>
    <w:p w14:paraId="77D95E50">
      <w:pPr>
        <w:kinsoku w:val="0"/>
        <w:autoSpaceDE w:val="0"/>
        <w:autoSpaceDN w:val="0"/>
        <w:adjustRightInd w:val="0"/>
        <w:ind w:left="1556"/>
        <w:rPr>
          <w:kern w:val="0"/>
          <w:sz w:val="24"/>
        </w:rPr>
      </w:pPr>
      <w:r>
        <w:rPr>
          <w:kern w:val="0"/>
          <w:sz w:val="24"/>
        </w:rPr>
        <w:t>Start / stop push buttons shall be installed near the HFO/</w:t>
      </w:r>
      <w:r>
        <w:rPr>
          <w:color w:val="000000" w:themeColor="text1"/>
          <w:kern w:val="0"/>
          <w:sz w:val="24"/>
          <w14:textFill>
            <w14:solidFill>
              <w14:schemeClr w14:val="tx1"/>
            </w14:solidFill>
          </w14:textFill>
        </w:rPr>
        <w:t>LSHFO</w:t>
      </w:r>
      <w:r>
        <w:rPr>
          <w:kern w:val="0"/>
          <w:sz w:val="24"/>
        </w:rPr>
        <w:t xml:space="preserve"> transfer pump, </w:t>
      </w:r>
      <w:r>
        <w:rPr>
          <w:rFonts w:hint="eastAsia"/>
          <w:kern w:val="0"/>
          <w:sz w:val="24"/>
        </w:rPr>
        <w:t>MDO/</w:t>
      </w:r>
      <w:r>
        <w:rPr>
          <w:kern w:val="0"/>
          <w:sz w:val="24"/>
        </w:rPr>
        <w:t>MGO transfer pump separately.</w:t>
      </w:r>
    </w:p>
    <w:p w14:paraId="2A9E8172">
      <w:pPr>
        <w:kinsoku w:val="0"/>
        <w:autoSpaceDE w:val="0"/>
        <w:autoSpaceDN w:val="0"/>
        <w:adjustRightInd w:val="0"/>
        <w:spacing w:before="16" w:line="260" w:lineRule="exact"/>
        <w:rPr>
          <w:kern w:val="0"/>
          <w:sz w:val="26"/>
          <w:szCs w:val="26"/>
        </w:rPr>
      </w:pPr>
    </w:p>
    <w:p w14:paraId="0E9A34B6">
      <w:pPr>
        <w:kinsoku w:val="0"/>
        <w:autoSpaceDE w:val="0"/>
        <w:autoSpaceDN w:val="0"/>
        <w:adjustRightInd w:val="0"/>
        <w:ind w:left="1554"/>
        <w:rPr>
          <w:kern w:val="0"/>
          <w:sz w:val="24"/>
        </w:rPr>
      </w:pPr>
      <w:r>
        <w:rPr>
          <w:kern w:val="0"/>
          <w:sz w:val="24"/>
        </w:rPr>
        <w:t>Stop push-button for HFO/</w:t>
      </w:r>
      <w:r>
        <w:rPr>
          <w:color w:val="000000" w:themeColor="text1"/>
          <w:kern w:val="0"/>
          <w:sz w:val="24"/>
          <w14:textFill>
            <w14:solidFill>
              <w14:schemeClr w14:val="tx1"/>
            </w14:solidFill>
          </w14:textFill>
        </w:rPr>
        <w:t>LSHFO</w:t>
      </w:r>
      <w:r>
        <w:rPr>
          <w:i/>
          <w:color w:val="FF0000"/>
          <w:kern w:val="0"/>
          <w:sz w:val="24"/>
        </w:rPr>
        <w:t xml:space="preserve"> </w:t>
      </w:r>
      <w:r>
        <w:rPr>
          <w:kern w:val="0"/>
          <w:sz w:val="24"/>
        </w:rPr>
        <w:t>transfer pump in bunker station to be provided. The auto start/stop shall be applied to HFO/</w:t>
      </w:r>
      <w:r>
        <w:rPr>
          <w:color w:val="000000" w:themeColor="text1"/>
          <w:kern w:val="0"/>
          <w:sz w:val="24"/>
          <w14:textFill>
            <w14:solidFill>
              <w14:schemeClr w14:val="tx1"/>
            </w14:solidFill>
          </w14:textFill>
        </w:rPr>
        <w:t>LSHFO</w:t>
      </w:r>
      <w:r>
        <w:rPr>
          <w:kern w:val="0"/>
          <w:sz w:val="24"/>
        </w:rPr>
        <w:t xml:space="preserve"> settling tank by high/low level switches.</w:t>
      </w:r>
    </w:p>
    <w:p w14:paraId="4715E2C4">
      <w:pPr>
        <w:kinsoku w:val="0"/>
        <w:autoSpaceDE w:val="0"/>
        <w:autoSpaceDN w:val="0"/>
        <w:adjustRightInd w:val="0"/>
        <w:ind w:left="1554"/>
        <w:rPr>
          <w:kern w:val="0"/>
          <w:sz w:val="24"/>
        </w:rPr>
      </w:pPr>
    </w:p>
    <w:p w14:paraId="5720B429">
      <w:pPr>
        <w:tabs>
          <w:tab w:val="left" w:pos="1540"/>
        </w:tabs>
        <w:kinsoku w:val="0"/>
        <w:autoSpaceDE w:val="0"/>
        <w:autoSpaceDN w:val="0"/>
        <w:adjustRightInd w:val="0"/>
        <w:spacing w:before="1"/>
        <w:ind w:left="1018"/>
        <w:rPr>
          <w:kern w:val="0"/>
          <w:sz w:val="24"/>
        </w:rPr>
      </w:pPr>
      <w:r>
        <w:rPr>
          <w:kern w:val="0"/>
          <w:sz w:val="24"/>
        </w:rPr>
        <w:t>3.</w:t>
      </w:r>
      <w:r>
        <w:rPr>
          <w:kern w:val="0"/>
          <w:sz w:val="24"/>
        </w:rPr>
        <w:tab/>
      </w:r>
      <w:r>
        <w:rPr>
          <w:kern w:val="0"/>
          <w:sz w:val="24"/>
        </w:rPr>
        <w:t>Valves remote control system</w:t>
      </w:r>
    </w:p>
    <w:p w14:paraId="26209F48">
      <w:pPr>
        <w:kinsoku w:val="0"/>
        <w:autoSpaceDE w:val="0"/>
        <w:autoSpaceDN w:val="0"/>
        <w:adjustRightInd w:val="0"/>
        <w:ind w:left="1556"/>
        <w:rPr>
          <w:kern w:val="0"/>
          <w:sz w:val="24"/>
        </w:rPr>
      </w:pPr>
      <w:r>
        <w:rPr>
          <w:kern w:val="0"/>
          <w:sz w:val="24"/>
        </w:rPr>
        <w:t xml:space="preserve">The valve remote control system shall be of </w:t>
      </w:r>
      <w:r>
        <w:rPr>
          <w:rFonts w:hint="eastAsia"/>
          <w:kern w:val="0"/>
          <w:sz w:val="24"/>
        </w:rPr>
        <w:t>pneumatic</w:t>
      </w:r>
      <w:r>
        <w:rPr>
          <w:kern w:val="0"/>
          <w:sz w:val="24"/>
        </w:rPr>
        <w:t xml:space="preserve"> type.</w:t>
      </w:r>
    </w:p>
    <w:p w14:paraId="377F31CE">
      <w:pPr>
        <w:kinsoku w:val="0"/>
        <w:autoSpaceDE w:val="0"/>
        <w:autoSpaceDN w:val="0"/>
        <w:adjustRightInd w:val="0"/>
        <w:ind w:left="1556"/>
        <w:rPr>
          <w:kern w:val="0"/>
          <w:sz w:val="24"/>
        </w:rPr>
      </w:pPr>
    </w:p>
    <w:p w14:paraId="38156956">
      <w:pPr>
        <w:kinsoku w:val="0"/>
        <w:autoSpaceDE w:val="0"/>
        <w:autoSpaceDN w:val="0"/>
        <w:adjustRightInd w:val="0"/>
        <w:ind w:left="1556"/>
        <w:rPr>
          <w:kern w:val="0"/>
          <w:sz w:val="24"/>
        </w:rPr>
      </w:pPr>
      <w:r>
        <w:rPr>
          <w:kern w:val="0"/>
          <w:sz w:val="24"/>
        </w:rPr>
        <w:t>The valve relay cabinet(s) shall be installed in engine room</w:t>
      </w:r>
      <w:r>
        <w:rPr>
          <w:rFonts w:hint="eastAsia"/>
          <w:kern w:val="0"/>
          <w:sz w:val="24"/>
        </w:rPr>
        <w:t xml:space="preserve"> and cargo hold</w:t>
      </w:r>
      <w:r>
        <w:rPr>
          <w:kern w:val="0"/>
          <w:sz w:val="24"/>
        </w:rPr>
        <w:t>.</w:t>
      </w:r>
    </w:p>
    <w:p w14:paraId="60D4B102">
      <w:pPr>
        <w:kinsoku w:val="0"/>
        <w:autoSpaceDE w:val="0"/>
        <w:autoSpaceDN w:val="0"/>
        <w:adjustRightInd w:val="0"/>
        <w:spacing w:line="240" w:lineRule="exact"/>
        <w:ind w:left="1556"/>
        <w:rPr>
          <w:kern w:val="0"/>
          <w:sz w:val="24"/>
        </w:rPr>
      </w:pPr>
    </w:p>
    <w:p w14:paraId="244EFDFB">
      <w:pPr>
        <w:kinsoku w:val="0"/>
        <w:autoSpaceDE w:val="0"/>
        <w:autoSpaceDN w:val="0"/>
        <w:adjustRightInd w:val="0"/>
        <w:spacing w:line="280" w:lineRule="exact"/>
        <w:ind w:left="1554"/>
        <w:rPr>
          <w:kern w:val="0"/>
          <w:sz w:val="24"/>
        </w:rPr>
      </w:pPr>
      <w:r>
        <w:rPr>
          <w:kern w:val="0"/>
          <w:sz w:val="24"/>
        </w:rPr>
        <w:t>All remotely controlled valves shall have an emergency operation facility.</w:t>
      </w:r>
    </w:p>
    <w:p w14:paraId="31FDBB61">
      <w:pPr>
        <w:kinsoku w:val="0"/>
        <w:autoSpaceDE w:val="0"/>
        <w:autoSpaceDN w:val="0"/>
        <w:adjustRightInd w:val="0"/>
        <w:spacing w:before="15" w:line="260" w:lineRule="exact"/>
        <w:rPr>
          <w:kern w:val="0"/>
          <w:sz w:val="26"/>
          <w:szCs w:val="26"/>
        </w:rPr>
      </w:pPr>
    </w:p>
    <w:p w14:paraId="5AC0FA86">
      <w:pPr>
        <w:tabs>
          <w:tab w:val="left" w:pos="1540"/>
        </w:tabs>
        <w:kinsoku w:val="0"/>
        <w:autoSpaceDE w:val="0"/>
        <w:autoSpaceDN w:val="0"/>
        <w:adjustRightInd w:val="0"/>
        <w:ind w:left="1018"/>
        <w:rPr>
          <w:kern w:val="0"/>
          <w:sz w:val="24"/>
        </w:rPr>
      </w:pPr>
      <w:r>
        <w:rPr>
          <w:kern w:val="0"/>
          <w:sz w:val="24"/>
        </w:rPr>
        <w:t>4.</w:t>
      </w:r>
      <w:r>
        <w:rPr>
          <w:kern w:val="0"/>
          <w:sz w:val="24"/>
        </w:rPr>
        <w:tab/>
      </w:r>
      <w:r>
        <w:rPr>
          <w:kern w:val="0"/>
          <w:sz w:val="24"/>
        </w:rPr>
        <w:t>Level and draught gauging system</w:t>
      </w:r>
    </w:p>
    <w:p w14:paraId="741959D5">
      <w:pPr>
        <w:kinsoku w:val="0"/>
        <w:autoSpaceDE w:val="0"/>
        <w:autoSpaceDN w:val="0"/>
        <w:adjustRightInd w:val="0"/>
        <w:ind w:left="1556"/>
        <w:rPr>
          <w:kern w:val="0"/>
          <w:sz w:val="24"/>
        </w:rPr>
      </w:pPr>
      <w:r>
        <w:rPr>
          <w:kern w:val="0"/>
          <w:sz w:val="24"/>
        </w:rPr>
        <w:t>The system shall consist of electronic pressure transmitter type</w:t>
      </w:r>
      <w:r>
        <w:rPr>
          <w:rFonts w:hint="eastAsia"/>
          <w:kern w:val="0"/>
          <w:sz w:val="24"/>
        </w:rPr>
        <w:t>.</w:t>
      </w:r>
    </w:p>
    <w:p w14:paraId="03F4E794">
      <w:pPr>
        <w:kinsoku w:val="0"/>
        <w:autoSpaceDE w:val="0"/>
        <w:autoSpaceDN w:val="0"/>
        <w:adjustRightInd w:val="0"/>
        <w:spacing w:before="16" w:line="260" w:lineRule="exact"/>
        <w:rPr>
          <w:kern w:val="0"/>
          <w:sz w:val="26"/>
          <w:szCs w:val="26"/>
        </w:rPr>
      </w:pPr>
    </w:p>
    <w:p w14:paraId="490BA44A">
      <w:pPr>
        <w:kinsoku w:val="0"/>
        <w:autoSpaceDE w:val="0"/>
        <w:autoSpaceDN w:val="0"/>
        <w:adjustRightInd w:val="0"/>
        <w:ind w:left="1554"/>
        <w:rPr>
          <w:kern w:val="0"/>
          <w:sz w:val="24"/>
        </w:rPr>
      </w:pPr>
      <w:r>
        <w:rPr>
          <w:kern w:val="0"/>
          <w:sz w:val="24"/>
        </w:rPr>
        <w:t>Installation of tank remote level measuring able to display tank volumes shall be provided in:</w:t>
      </w:r>
    </w:p>
    <w:p w14:paraId="04C96F95">
      <w:pPr>
        <w:kinsoku w:val="0"/>
        <w:autoSpaceDE w:val="0"/>
        <w:autoSpaceDN w:val="0"/>
        <w:adjustRightInd w:val="0"/>
        <w:ind w:left="1556"/>
        <w:rPr>
          <w:kern w:val="0"/>
          <w:sz w:val="24"/>
        </w:rPr>
      </w:pPr>
      <w:r>
        <w:rPr>
          <w:kern w:val="0"/>
          <w:sz w:val="24"/>
        </w:rPr>
        <w:t xml:space="preserve">-  F.O. tanks and L.O. tank in E/R (refer to </w:t>
      </w:r>
      <w:r>
        <w:rPr>
          <w:rFonts w:hint="eastAsia"/>
          <w:kern w:val="0"/>
          <w:sz w:val="24"/>
        </w:rPr>
        <w:t xml:space="preserve">part VII-Machinery, </w:t>
      </w:r>
      <w:r>
        <w:rPr>
          <w:kern w:val="0"/>
          <w:sz w:val="24"/>
        </w:rPr>
        <w:t>paragraph 2-1</w:t>
      </w:r>
      <w:r>
        <w:rPr>
          <w:rFonts w:hint="eastAsia"/>
          <w:kern w:val="0"/>
          <w:sz w:val="24"/>
        </w:rPr>
        <w:t>7</w:t>
      </w:r>
      <w:r>
        <w:rPr>
          <w:kern w:val="0"/>
          <w:sz w:val="24"/>
        </w:rPr>
        <w:t>)</w:t>
      </w:r>
    </w:p>
    <w:p w14:paraId="3477A207">
      <w:pPr>
        <w:kinsoku w:val="0"/>
        <w:autoSpaceDE w:val="0"/>
        <w:autoSpaceDN w:val="0"/>
        <w:adjustRightInd w:val="0"/>
        <w:ind w:left="1556"/>
        <w:rPr>
          <w:kern w:val="0"/>
          <w:sz w:val="24"/>
        </w:rPr>
      </w:pPr>
      <w:r>
        <w:rPr>
          <w:kern w:val="0"/>
          <w:sz w:val="24"/>
        </w:rPr>
        <w:t>-  Ballast tanks</w:t>
      </w:r>
    </w:p>
    <w:p w14:paraId="68747313">
      <w:pPr>
        <w:kinsoku w:val="0"/>
        <w:autoSpaceDE w:val="0"/>
        <w:autoSpaceDN w:val="0"/>
        <w:adjustRightInd w:val="0"/>
        <w:ind w:left="1556"/>
        <w:rPr>
          <w:kern w:val="0"/>
          <w:sz w:val="24"/>
        </w:rPr>
      </w:pPr>
      <w:r>
        <w:rPr>
          <w:kern w:val="0"/>
          <w:sz w:val="24"/>
        </w:rPr>
        <w:t>-  F.W. tanks</w:t>
      </w:r>
    </w:p>
    <w:p w14:paraId="2396CF24">
      <w:pPr>
        <w:kinsoku w:val="0"/>
        <w:autoSpaceDE w:val="0"/>
        <w:autoSpaceDN w:val="0"/>
        <w:adjustRightInd w:val="0"/>
        <w:spacing w:before="16" w:line="260" w:lineRule="exact"/>
        <w:rPr>
          <w:kern w:val="0"/>
          <w:sz w:val="26"/>
          <w:szCs w:val="26"/>
        </w:rPr>
      </w:pPr>
    </w:p>
    <w:p w14:paraId="41B137AB">
      <w:pPr>
        <w:tabs>
          <w:tab w:val="left" w:pos="1540"/>
        </w:tabs>
        <w:kinsoku w:val="0"/>
        <w:autoSpaceDE w:val="0"/>
        <w:autoSpaceDN w:val="0"/>
        <w:adjustRightInd w:val="0"/>
        <w:ind w:left="1018"/>
        <w:rPr>
          <w:kern w:val="0"/>
          <w:sz w:val="24"/>
        </w:rPr>
      </w:pPr>
      <w:r>
        <w:rPr>
          <w:kern w:val="0"/>
          <w:sz w:val="24"/>
        </w:rPr>
        <w:t>5.</w:t>
      </w:r>
      <w:r>
        <w:rPr>
          <w:kern w:val="0"/>
          <w:sz w:val="24"/>
        </w:rPr>
        <w:tab/>
      </w:r>
      <w:r>
        <w:rPr>
          <w:kern w:val="0"/>
          <w:sz w:val="24"/>
        </w:rPr>
        <w:t>Bilge control system</w:t>
      </w:r>
    </w:p>
    <w:p w14:paraId="10E73AF7">
      <w:pPr>
        <w:kinsoku w:val="0"/>
        <w:autoSpaceDE w:val="0"/>
        <w:autoSpaceDN w:val="0"/>
        <w:adjustRightInd w:val="0"/>
        <w:ind w:left="1556"/>
        <w:rPr>
          <w:kern w:val="0"/>
          <w:sz w:val="24"/>
        </w:rPr>
      </w:pPr>
      <w:r>
        <w:rPr>
          <w:kern w:val="0"/>
          <w:sz w:val="24"/>
        </w:rPr>
        <w:t>The bilge control system shall ensure:</w:t>
      </w:r>
    </w:p>
    <w:p w14:paraId="7E2EE00A">
      <w:pPr>
        <w:kinsoku w:val="0"/>
        <w:autoSpaceDE w:val="0"/>
        <w:autoSpaceDN w:val="0"/>
        <w:adjustRightInd w:val="0"/>
        <w:ind w:left="1556"/>
        <w:rPr>
          <w:kern w:val="0"/>
          <w:sz w:val="24"/>
        </w:rPr>
      </w:pPr>
      <w:r>
        <w:rPr>
          <w:kern w:val="0"/>
          <w:sz w:val="24"/>
        </w:rPr>
        <w:t>-  Opening and closing of bilge system valves outside the engine room</w:t>
      </w:r>
    </w:p>
    <w:p w14:paraId="2EC5FD25">
      <w:pPr>
        <w:kinsoku w:val="0"/>
        <w:autoSpaceDE w:val="0"/>
        <w:autoSpaceDN w:val="0"/>
        <w:adjustRightInd w:val="0"/>
        <w:ind w:left="1556"/>
        <w:rPr>
          <w:kern w:val="0"/>
          <w:sz w:val="24"/>
        </w:rPr>
      </w:pPr>
      <w:r>
        <w:rPr>
          <w:kern w:val="0"/>
          <w:sz w:val="24"/>
        </w:rPr>
        <w:t>-  Alarm in the bilge wells of cargo hold when filled up</w:t>
      </w:r>
    </w:p>
    <w:p w14:paraId="69C4A8E9">
      <w:pPr>
        <w:kinsoku w:val="0"/>
        <w:autoSpaceDE w:val="0"/>
        <w:autoSpaceDN w:val="0"/>
        <w:adjustRightInd w:val="0"/>
        <w:spacing w:line="200" w:lineRule="exact"/>
        <w:rPr>
          <w:kern w:val="0"/>
          <w:sz w:val="20"/>
          <w:szCs w:val="20"/>
        </w:rPr>
      </w:pPr>
    </w:p>
    <w:p w14:paraId="7D6F31D0">
      <w:pPr>
        <w:tabs>
          <w:tab w:val="left" w:pos="1540"/>
        </w:tabs>
        <w:kinsoku w:val="0"/>
        <w:autoSpaceDE w:val="0"/>
        <w:autoSpaceDN w:val="0"/>
        <w:adjustRightInd w:val="0"/>
        <w:ind w:left="1018"/>
        <w:rPr>
          <w:kern w:val="0"/>
          <w:sz w:val="24"/>
        </w:rPr>
      </w:pPr>
      <w:r>
        <w:rPr>
          <w:kern w:val="0"/>
          <w:sz w:val="24"/>
        </w:rPr>
        <w:t>6.</w:t>
      </w:r>
      <w:r>
        <w:rPr>
          <w:kern w:val="0"/>
          <w:sz w:val="24"/>
        </w:rPr>
        <w:tab/>
      </w:r>
      <w:r>
        <w:rPr>
          <w:kern w:val="0"/>
          <w:sz w:val="24"/>
        </w:rPr>
        <w:t>Anti-heeling system</w:t>
      </w:r>
    </w:p>
    <w:p w14:paraId="5718E927">
      <w:pPr>
        <w:kinsoku w:val="0"/>
        <w:autoSpaceDE w:val="0"/>
        <w:autoSpaceDN w:val="0"/>
        <w:adjustRightInd w:val="0"/>
        <w:ind w:left="1556"/>
        <w:rPr>
          <w:kern w:val="0"/>
          <w:sz w:val="24"/>
        </w:rPr>
      </w:pPr>
      <w:r>
        <w:rPr>
          <w:spacing w:val="-2"/>
          <w:kern w:val="0"/>
          <w:sz w:val="24"/>
        </w:rPr>
        <w:t xml:space="preserve">One </w:t>
      </w:r>
      <w:r>
        <w:rPr>
          <w:rFonts w:hint="eastAsia"/>
          <w:spacing w:val="-2"/>
          <w:kern w:val="0"/>
          <w:sz w:val="24"/>
        </w:rPr>
        <w:t xml:space="preserve">(1) </w:t>
      </w:r>
      <w:r>
        <w:rPr>
          <w:spacing w:val="-2"/>
          <w:kern w:val="0"/>
          <w:sz w:val="24"/>
        </w:rPr>
        <w:t xml:space="preserve">set of separated </w:t>
      </w:r>
      <w:r>
        <w:rPr>
          <w:kern w:val="0"/>
          <w:sz w:val="24"/>
        </w:rPr>
        <w:t>anti heeling system shall be provided</w:t>
      </w:r>
      <w:r>
        <w:rPr>
          <w:rFonts w:hint="eastAsia"/>
          <w:kern w:val="0"/>
          <w:sz w:val="24"/>
        </w:rPr>
        <w:t>; the common alarm shall be connected to AMS.</w:t>
      </w:r>
    </w:p>
    <w:p w14:paraId="072601E9">
      <w:pPr>
        <w:kinsoku w:val="0"/>
        <w:autoSpaceDE w:val="0"/>
        <w:autoSpaceDN w:val="0"/>
        <w:adjustRightInd w:val="0"/>
        <w:ind w:left="1556"/>
        <w:rPr>
          <w:kern w:val="0"/>
          <w:sz w:val="24"/>
        </w:rPr>
      </w:pPr>
    </w:p>
    <w:p w14:paraId="49FED280">
      <w:pPr>
        <w:kinsoku w:val="0"/>
        <w:autoSpaceDE w:val="0"/>
        <w:autoSpaceDN w:val="0"/>
        <w:adjustRightInd w:val="0"/>
        <w:ind w:left="1556"/>
        <w:rPr>
          <w:kern w:val="0"/>
          <w:sz w:val="24"/>
        </w:rPr>
      </w:pPr>
      <w:r>
        <w:rPr>
          <w:kern w:val="0"/>
          <w:sz w:val="24"/>
        </w:rPr>
        <w:t>The anti-heeling system includes as follows:</w:t>
      </w:r>
    </w:p>
    <w:p w14:paraId="4D699D47">
      <w:pPr>
        <w:numPr>
          <w:ilvl w:val="0"/>
          <w:numId w:val="43"/>
        </w:numPr>
        <w:kinsoku w:val="0"/>
        <w:autoSpaceDE w:val="0"/>
        <w:autoSpaceDN w:val="0"/>
        <w:adjustRightInd w:val="0"/>
        <w:rPr>
          <w:kern w:val="0"/>
          <w:sz w:val="24"/>
        </w:rPr>
      </w:pPr>
      <w:r>
        <w:rPr>
          <w:kern w:val="0"/>
          <w:sz w:val="24"/>
        </w:rPr>
        <w:t>Anti-heeling pump</w:t>
      </w:r>
    </w:p>
    <w:p w14:paraId="6057D929">
      <w:pPr>
        <w:numPr>
          <w:ilvl w:val="0"/>
          <w:numId w:val="43"/>
        </w:numPr>
        <w:kinsoku w:val="0"/>
        <w:autoSpaceDE w:val="0"/>
        <w:autoSpaceDN w:val="0"/>
        <w:adjustRightInd w:val="0"/>
        <w:rPr>
          <w:kern w:val="0"/>
          <w:sz w:val="24"/>
        </w:rPr>
      </w:pPr>
      <w:r>
        <w:rPr>
          <w:kern w:val="0"/>
          <w:sz w:val="24"/>
        </w:rPr>
        <w:t xml:space="preserve">Heeling sensor and control unit </w:t>
      </w:r>
      <w:r>
        <w:rPr>
          <w:rFonts w:hint="eastAsia"/>
          <w:kern w:val="0"/>
          <w:sz w:val="24"/>
        </w:rPr>
        <w:t>in ship office</w:t>
      </w:r>
    </w:p>
    <w:p w14:paraId="2871187E">
      <w:pPr>
        <w:numPr>
          <w:ilvl w:val="0"/>
          <w:numId w:val="43"/>
        </w:numPr>
        <w:kinsoku w:val="0"/>
        <w:autoSpaceDE w:val="0"/>
        <w:autoSpaceDN w:val="0"/>
        <w:adjustRightInd w:val="0"/>
        <w:spacing w:line="280" w:lineRule="exact"/>
        <w:rPr>
          <w:kern w:val="0"/>
          <w:sz w:val="24"/>
        </w:rPr>
      </w:pPr>
      <w:r>
        <w:rPr>
          <w:kern w:val="0"/>
          <w:sz w:val="24"/>
        </w:rPr>
        <w:t>Anti-heeling control valves</w:t>
      </w:r>
    </w:p>
    <w:p w14:paraId="1E0C51E7">
      <w:pPr>
        <w:kinsoku w:val="0"/>
        <w:autoSpaceDE w:val="0"/>
        <w:autoSpaceDN w:val="0"/>
        <w:adjustRightInd w:val="0"/>
        <w:spacing w:line="280" w:lineRule="exact"/>
        <w:ind w:firstLine="1560" w:firstLineChars="650"/>
        <w:rPr>
          <w:kern w:val="0"/>
          <w:sz w:val="24"/>
        </w:rPr>
      </w:pPr>
    </w:p>
    <w:p w14:paraId="71EABFFA">
      <w:pPr>
        <w:kinsoku w:val="0"/>
        <w:autoSpaceDE w:val="0"/>
        <w:autoSpaceDN w:val="0"/>
        <w:adjustRightInd w:val="0"/>
        <w:spacing w:line="280" w:lineRule="exact"/>
        <w:ind w:firstLine="1560" w:firstLineChars="650"/>
        <w:rPr>
          <w:kern w:val="0"/>
          <w:sz w:val="24"/>
        </w:rPr>
      </w:pPr>
      <w:r>
        <w:rPr>
          <w:kern w:val="0"/>
          <w:sz w:val="24"/>
        </w:rPr>
        <w:t>Control functions and indications shall be provided as bellows:</w:t>
      </w:r>
    </w:p>
    <w:p w14:paraId="23147308">
      <w:pPr>
        <w:numPr>
          <w:ilvl w:val="0"/>
          <w:numId w:val="44"/>
        </w:numPr>
        <w:kinsoku w:val="0"/>
        <w:autoSpaceDE w:val="0"/>
        <w:autoSpaceDN w:val="0"/>
        <w:adjustRightInd w:val="0"/>
        <w:spacing w:line="280" w:lineRule="exact"/>
        <w:rPr>
          <w:kern w:val="0"/>
          <w:sz w:val="24"/>
        </w:rPr>
      </w:pPr>
      <w:r>
        <w:rPr>
          <w:kern w:val="0"/>
          <w:sz w:val="24"/>
        </w:rPr>
        <w:t>Start/Stop function for automatically heel adjusting</w:t>
      </w:r>
    </w:p>
    <w:p w14:paraId="346CEC64">
      <w:pPr>
        <w:numPr>
          <w:ilvl w:val="0"/>
          <w:numId w:val="44"/>
        </w:numPr>
        <w:kinsoku w:val="0"/>
        <w:autoSpaceDE w:val="0"/>
        <w:autoSpaceDN w:val="0"/>
        <w:adjustRightInd w:val="0"/>
        <w:spacing w:line="280" w:lineRule="exact"/>
        <w:rPr>
          <w:kern w:val="0"/>
          <w:sz w:val="24"/>
        </w:rPr>
      </w:pPr>
      <w:r>
        <w:rPr>
          <w:kern w:val="0"/>
          <w:sz w:val="24"/>
        </w:rPr>
        <w:t>Start/Stop function with running indication for heeling pump</w:t>
      </w:r>
    </w:p>
    <w:p w14:paraId="437CFEA3">
      <w:pPr>
        <w:numPr>
          <w:ilvl w:val="0"/>
          <w:numId w:val="44"/>
        </w:numPr>
        <w:kinsoku w:val="0"/>
        <w:autoSpaceDE w:val="0"/>
        <w:autoSpaceDN w:val="0"/>
        <w:adjustRightInd w:val="0"/>
        <w:spacing w:line="280" w:lineRule="exact"/>
        <w:rPr>
          <w:kern w:val="0"/>
          <w:sz w:val="24"/>
        </w:rPr>
      </w:pPr>
      <w:r>
        <w:rPr>
          <w:rFonts w:hint="eastAsia"/>
          <w:kern w:val="0"/>
          <w:sz w:val="24"/>
        </w:rPr>
        <w:t xml:space="preserve">Lower </w:t>
      </w:r>
      <w:r>
        <w:rPr>
          <w:kern w:val="0"/>
          <w:sz w:val="24"/>
        </w:rPr>
        <w:t>level alarm</w:t>
      </w:r>
      <w:r>
        <w:rPr>
          <w:rFonts w:hint="eastAsia"/>
          <w:kern w:val="0"/>
          <w:sz w:val="24"/>
        </w:rPr>
        <w:t xml:space="preserve"> and stop for heeling pump</w:t>
      </w:r>
    </w:p>
    <w:p w14:paraId="6E161CD9">
      <w:pPr>
        <w:rPr>
          <w:b/>
          <w:kern w:val="0"/>
          <w:sz w:val="24"/>
        </w:rPr>
      </w:pPr>
    </w:p>
    <w:p w14:paraId="2A6A4688">
      <w:pPr>
        <w:widowControl/>
        <w:jc w:val="left"/>
      </w:pPr>
      <w:r>
        <w:br w:type="page"/>
      </w:r>
    </w:p>
    <w:p w14:paraId="3906E0E0">
      <w:pPr>
        <w:autoSpaceDE w:val="0"/>
        <w:autoSpaceDN w:val="0"/>
        <w:adjustRightInd w:val="0"/>
        <w:spacing w:before="13" w:line="100" w:lineRule="exact"/>
        <w:jc w:val="left"/>
        <w:rPr>
          <w:kern w:val="0"/>
          <w:sz w:val="10"/>
          <w:szCs w:val="10"/>
        </w:rPr>
      </w:pPr>
    </w:p>
    <w:p w14:paraId="39460EE9">
      <w:pPr>
        <w:autoSpaceDE w:val="0"/>
        <w:autoSpaceDN w:val="0"/>
        <w:adjustRightInd w:val="0"/>
        <w:spacing w:line="200" w:lineRule="exact"/>
        <w:jc w:val="left"/>
        <w:rPr>
          <w:rFonts w:ascii="Arial" w:hAnsi="Arial" w:cs="Arial"/>
          <w:kern w:val="0"/>
          <w:sz w:val="20"/>
          <w:szCs w:val="20"/>
        </w:rPr>
      </w:pPr>
    </w:p>
    <w:p w14:paraId="0EA64BD9">
      <w:pPr>
        <w:autoSpaceDE w:val="0"/>
        <w:autoSpaceDN w:val="0"/>
        <w:adjustRightInd w:val="0"/>
        <w:spacing w:line="200" w:lineRule="exact"/>
        <w:jc w:val="left"/>
        <w:rPr>
          <w:rFonts w:ascii="Arial" w:hAnsi="Arial" w:cs="Arial"/>
          <w:kern w:val="0"/>
          <w:sz w:val="20"/>
          <w:szCs w:val="20"/>
        </w:rPr>
      </w:pPr>
    </w:p>
    <w:p w14:paraId="28B43F31">
      <w:pPr>
        <w:autoSpaceDE w:val="0"/>
        <w:autoSpaceDN w:val="0"/>
        <w:adjustRightInd w:val="0"/>
        <w:spacing w:line="200" w:lineRule="exact"/>
        <w:jc w:val="left"/>
        <w:rPr>
          <w:rFonts w:ascii="Arial" w:hAnsi="Arial" w:cs="Arial"/>
          <w:kern w:val="0"/>
          <w:sz w:val="20"/>
          <w:szCs w:val="20"/>
        </w:rPr>
      </w:pPr>
    </w:p>
    <w:p w14:paraId="1A9831F2">
      <w:pPr>
        <w:autoSpaceDE w:val="0"/>
        <w:autoSpaceDN w:val="0"/>
        <w:adjustRightInd w:val="0"/>
        <w:spacing w:line="200" w:lineRule="exact"/>
        <w:jc w:val="left"/>
        <w:rPr>
          <w:rFonts w:ascii="Arial" w:hAnsi="Arial" w:cs="Arial"/>
          <w:kern w:val="0"/>
          <w:sz w:val="20"/>
          <w:szCs w:val="20"/>
        </w:rPr>
      </w:pPr>
    </w:p>
    <w:p w14:paraId="46E17CD4">
      <w:pPr>
        <w:autoSpaceDE w:val="0"/>
        <w:autoSpaceDN w:val="0"/>
        <w:adjustRightInd w:val="0"/>
        <w:spacing w:line="200" w:lineRule="exact"/>
        <w:jc w:val="left"/>
        <w:rPr>
          <w:rFonts w:ascii="Arial" w:hAnsi="Arial" w:cs="Arial"/>
          <w:kern w:val="0"/>
          <w:sz w:val="20"/>
          <w:szCs w:val="20"/>
        </w:rPr>
      </w:pPr>
    </w:p>
    <w:p w14:paraId="7C8267D8">
      <w:pPr>
        <w:autoSpaceDE w:val="0"/>
        <w:autoSpaceDN w:val="0"/>
        <w:adjustRightInd w:val="0"/>
        <w:spacing w:line="200" w:lineRule="exact"/>
        <w:jc w:val="left"/>
        <w:rPr>
          <w:rFonts w:ascii="Arial" w:hAnsi="Arial" w:cs="Arial"/>
          <w:kern w:val="0"/>
          <w:sz w:val="20"/>
          <w:szCs w:val="20"/>
        </w:rPr>
      </w:pPr>
    </w:p>
    <w:p w14:paraId="7227091F">
      <w:pPr>
        <w:autoSpaceDE w:val="0"/>
        <w:autoSpaceDN w:val="0"/>
        <w:adjustRightInd w:val="0"/>
        <w:spacing w:line="200" w:lineRule="exact"/>
        <w:jc w:val="left"/>
        <w:rPr>
          <w:rFonts w:ascii="Arial" w:hAnsi="Arial" w:cs="Arial"/>
          <w:kern w:val="0"/>
          <w:sz w:val="20"/>
          <w:szCs w:val="20"/>
        </w:rPr>
      </w:pPr>
    </w:p>
    <w:p w14:paraId="0D5256AA">
      <w:pPr>
        <w:autoSpaceDE w:val="0"/>
        <w:autoSpaceDN w:val="0"/>
        <w:adjustRightInd w:val="0"/>
        <w:spacing w:line="200" w:lineRule="exact"/>
        <w:jc w:val="left"/>
        <w:rPr>
          <w:rFonts w:ascii="Arial" w:hAnsi="Arial" w:cs="Arial"/>
          <w:kern w:val="0"/>
          <w:sz w:val="20"/>
          <w:szCs w:val="20"/>
        </w:rPr>
      </w:pPr>
    </w:p>
    <w:p w14:paraId="305A7366">
      <w:pPr>
        <w:autoSpaceDE w:val="0"/>
        <w:autoSpaceDN w:val="0"/>
        <w:adjustRightInd w:val="0"/>
        <w:spacing w:line="200" w:lineRule="exact"/>
        <w:jc w:val="left"/>
        <w:rPr>
          <w:rFonts w:ascii="Arial" w:hAnsi="Arial" w:cs="Arial"/>
          <w:kern w:val="0"/>
          <w:sz w:val="20"/>
          <w:szCs w:val="20"/>
        </w:rPr>
      </w:pPr>
    </w:p>
    <w:p w14:paraId="0AF4884A">
      <w:pPr>
        <w:autoSpaceDE w:val="0"/>
        <w:autoSpaceDN w:val="0"/>
        <w:adjustRightInd w:val="0"/>
        <w:spacing w:line="200" w:lineRule="exact"/>
        <w:jc w:val="left"/>
        <w:rPr>
          <w:rFonts w:ascii="Arial" w:hAnsi="Arial" w:cs="Arial"/>
          <w:kern w:val="0"/>
          <w:sz w:val="20"/>
          <w:szCs w:val="20"/>
        </w:rPr>
      </w:pPr>
    </w:p>
    <w:p w14:paraId="61DD0B99">
      <w:pPr>
        <w:autoSpaceDE w:val="0"/>
        <w:autoSpaceDN w:val="0"/>
        <w:adjustRightInd w:val="0"/>
        <w:spacing w:line="200" w:lineRule="exact"/>
        <w:jc w:val="left"/>
        <w:rPr>
          <w:rFonts w:ascii="Arial" w:hAnsi="Arial" w:cs="Arial"/>
          <w:kern w:val="0"/>
          <w:sz w:val="20"/>
          <w:szCs w:val="20"/>
        </w:rPr>
      </w:pPr>
    </w:p>
    <w:p w14:paraId="3ACB2C5D">
      <w:pPr>
        <w:autoSpaceDE w:val="0"/>
        <w:autoSpaceDN w:val="0"/>
        <w:adjustRightInd w:val="0"/>
        <w:spacing w:line="200" w:lineRule="exact"/>
        <w:jc w:val="left"/>
        <w:rPr>
          <w:rFonts w:ascii="Arial" w:hAnsi="Arial" w:cs="Arial"/>
          <w:kern w:val="0"/>
          <w:sz w:val="20"/>
          <w:szCs w:val="20"/>
        </w:rPr>
      </w:pPr>
    </w:p>
    <w:p w14:paraId="00CD98F6">
      <w:pPr>
        <w:autoSpaceDE w:val="0"/>
        <w:autoSpaceDN w:val="0"/>
        <w:adjustRightInd w:val="0"/>
        <w:spacing w:line="200" w:lineRule="exact"/>
        <w:jc w:val="left"/>
        <w:rPr>
          <w:rFonts w:ascii="Arial" w:hAnsi="Arial" w:cs="Arial"/>
          <w:kern w:val="0"/>
          <w:sz w:val="20"/>
          <w:szCs w:val="20"/>
        </w:rPr>
      </w:pPr>
    </w:p>
    <w:p w14:paraId="12C8A1E2">
      <w:pPr>
        <w:autoSpaceDE w:val="0"/>
        <w:autoSpaceDN w:val="0"/>
        <w:adjustRightInd w:val="0"/>
        <w:spacing w:line="200" w:lineRule="exact"/>
        <w:jc w:val="left"/>
        <w:rPr>
          <w:rFonts w:ascii="Arial" w:hAnsi="Arial" w:cs="Arial"/>
          <w:kern w:val="0"/>
          <w:sz w:val="20"/>
          <w:szCs w:val="20"/>
        </w:rPr>
      </w:pPr>
    </w:p>
    <w:p w14:paraId="030BE0CB">
      <w:pPr>
        <w:autoSpaceDE w:val="0"/>
        <w:autoSpaceDN w:val="0"/>
        <w:adjustRightInd w:val="0"/>
        <w:spacing w:line="200" w:lineRule="exact"/>
        <w:jc w:val="left"/>
        <w:rPr>
          <w:rFonts w:ascii="Arial" w:hAnsi="Arial" w:cs="Arial"/>
          <w:kern w:val="0"/>
          <w:sz w:val="20"/>
          <w:szCs w:val="20"/>
        </w:rPr>
      </w:pPr>
    </w:p>
    <w:p w14:paraId="3FF9B617">
      <w:pPr>
        <w:autoSpaceDE w:val="0"/>
        <w:autoSpaceDN w:val="0"/>
        <w:adjustRightInd w:val="0"/>
        <w:spacing w:line="200" w:lineRule="exact"/>
        <w:jc w:val="left"/>
        <w:rPr>
          <w:rFonts w:ascii="Arial" w:hAnsi="Arial" w:cs="Arial"/>
          <w:kern w:val="0"/>
          <w:sz w:val="20"/>
          <w:szCs w:val="20"/>
        </w:rPr>
      </w:pPr>
    </w:p>
    <w:p w14:paraId="5DA72A31">
      <w:pPr>
        <w:autoSpaceDE w:val="0"/>
        <w:autoSpaceDN w:val="0"/>
        <w:adjustRightInd w:val="0"/>
        <w:spacing w:line="200" w:lineRule="exact"/>
        <w:jc w:val="left"/>
        <w:rPr>
          <w:rFonts w:ascii="Arial" w:hAnsi="Arial" w:cs="Arial"/>
          <w:kern w:val="0"/>
          <w:sz w:val="20"/>
          <w:szCs w:val="20"/>
        </w:rPr>
      </w:pPr>
    </w:p>
    <w:p w14:paraId="6BCB3966">
      <w:pPr>
        <w:autoSpaceDE w:val="0"/>
        <w:autoSpaceDN w:val="0"/>
        <w:adjustRightInd w:val="0"/>
        <w:spacing w:line="200" w:lineRule="exact"/>
        <w:jc w:val="left"/>
        <w:rPr>
          <w:rFonts w:ascii="Arial" w:hAnsi="Arial" w:cs="Arial"/>
          <w:kern w:val="0"/>
          <w:sz w:val="20"/>
          <w:szCs w:val="20"/>
        </w:rPr>
      </w:pPr>
    </w:p>
    <w:p w14:paraId="74E00D5F">
      <w:pPr>
        <w:autoSpaceDE w:val="0"/>
        <w:autoSpaceDN w:val="0"/>
        <w:adjustRightInd w:val="0"/>
        <w:spacing w:line="200" w:lineRule="exact"/>
        <w:jc w:val="left"/>
        <w:rPr>
          <w:rFonts w:ascii="Arial" w:hAnsi="Arial" w:cs="Arial"/>
          <w:kern w:val="0"/>
          <w:sz w:val="20"/>
          <w:szCs w:val="20"/>
        </w:rPr>
      </w:pPr>
    </w:p>
    <w:p w14:paraId="73CF586C">
      <w:pPr>
        <w:autoSpaceDE w:val="0"/>
        <w:autoSpaceDN w:val="0"/>
        <w:adjustRightInd w:val="0"/>
        <w:spacing w:line="200" w:lineRule="exact"/>
        <w:jc w:val="left"/>
        <w:rPr>
          <w:rFonts w:ascii="Arial" w:hAnsi="Arial" w:cs="Arial"/>
          <w:kern w:val="0"/>
          <w:sz w:val="20"/>
          <w:szCs w:val="20"/>
        </w:rPr>
      </w:pPr>
    </w:p>
    <w:p w14:paraId="1D53F96A">
      <w:pPr>
        <w:autoSpaceDE w:val="0"/>
        <w:autoSpaceDN w:val="0"/>
        <w:adjustRightInd w:val="0"/>
        <w:spacing w:line="200" w:lineRule="exact"/>
        <w:jc w:val="left"/>
        <w:rPr>
          <w:rFonts w:ascii="Arial" w:hAnsi="Arial" w:cs="Arial"/>
          <w:kern w:val="0"/>
          <w:sz w:val="20"/>
          <w:szCs w:val="20"/>
        </w:rPr>
      </w:pPr>
    </w:p>
    <w:p w14:paraId="628AE54F">
      <w:pPr>
        <w:autoSpaceDE w:val="0"/>
        <w:autoSpaceDN w:val="0"/>
        <w:adjustRightInd w:val="0"/>
        <w:spacing w:line="200" w:lineRule="exact"/>
        <w:jc w:val="left"/>
        <w:rPr>
          <w:rFonts w:ascii="Arial" w:hAnsi="Arial" w:cs="Arial"/>
          <w:kern w:val="0"/>
          <w:sz w:val="20"/>
          <w:szCs w:val="20"/>
        </w:rPr>
      </w:pPr>
    </w:p>
    <w:p w14:paraId="58EB1D3D">
      <w:pPr>
        <w:jc w:val="center"/>
        <w:rPr>
          <w:rFonts w:ascii="Arial" w:hAnsi="Arial" w:cs="Arial"/>
          <w:b/>
          <w:sz w:val="72"/>
          <w:szCs w:val="72"/>
        </w:rPr>
      </w:pPr>
      <w:r>
        <w:rPr>
          <w:rFonts w:hint="eastAsia" w:ascii="Arial" w:hAnsi="Arial" w:cs="Arial"/>
          <w:b/>
          <w:sz w:val="72"/>
          <w:szCs w:val="72"/>
        </w:rPr>
        <w:t>CHAPTER 8</w:t>
      </w:r>
    </w:p>
    <w:p w14:paraId="4F7E4B18">
      <w:pPr>
        <w:autoSpaceDE w:val="0"/>
        <w:autoSpaceDN w:val="0"/>
        <w:adjustRightInd w:val="0"/>
        <w:spacing w:line="200" w:lineRule="exact"/>
        <w:jc w:val="left"/>
        <w:rPr>
          <w:rFonts w:ascii="Arial" w:hAnsi="Arial" w:cs="Arial"/>
          <w:kern w:val="0"/>
          <w:sz w:val="20"/>
          <w:szCs w:val="20"/>
        </w:rPr>
      </w:pPr>
    </w:p>
    <w:p w14:paraId="3111398E">
      <w:pPr>
        <w:autoSpaceDE w:val="0"/>
        <w:autoSpaceDN w:val="0"/>
        <w:adjustRightInd w:val="0"/>
        <w:spacing w:line="200" w:lineRule="exact"/>
        <w:jc w:val="left"/>
        <w:rPr>
          <w:rFonts w:ascii="Arial" w:hAnsi="Arial" w:cs="Arial"/>
          <w:kern w:val="0"/>
          <w:sz w:val="20"/>
          <w:szCs w:val="20"/>
        </w:rPr>
      </w:pPr>
    </w:p>
    <w:p w14:paraId="416FA8CD">
      <w:pPr>
        <w:autoSpaceDE w:val="0"/>
        <w:autoSpaceDN w:val="0"/>
        <w:adjustRightInd w:val="0"/>
        <w:spacing w:line="200" w:lineRule="exact"/>
        <w:jc w:val="left"/>
        <w:rPr>
          <w:rFonts w:ascii="Arial" w:hAnsi="Arial" w:cs="Arial"/>
          <w:kern w:val="0"/>
          <w:sz w:val="20"/>
          <w:szCs w:val="20"/>
        </w:rPr>
      </w:pPr>
    </w:p>
    <w:p w14:paraId="2C2DF67C">
      <w:pPr>
        <w:autoSpaceDE w:val="0"/>
        <w:autoSpaceDN w:val="0"/>
        <w:adjustRightInd w:val="0"/>
        <w:spacing w:before="8" w:line="220" w:lineRule="exact"/>
        <w:jc w:val="left"/>
        <w:rPr>
          <w:rFonts w:ascii="Arial" w:hAnsi="Arial" w:cs="Arial"/>
          <w:kern w:val="0"/>
          <w:sz w:val="22"/>
        </w:rPr>
      </w:pPr>
    </w:p>
    <w:p w14:paraId="546E768B">
      <w:pPr>
        <w:jc w:val="center"/>
        <w:rPr>
          <w:rFonts w:ascii="Arial" w:hAnsi="Arial" w:cs="Arial"/>
          <w:b/>
          <w:sz w:val="72"/>
          <w:szCs w:val="72"/>
        </w:rPr>
      </w:pPr>
      <w:bookmarkStart w:id="514" w:name="_Toc504995543"/>
      <w:r>
        <w:rPr>
          <w:rFonts w:ascii="Arial" w:hAnsi="Arial" w:cs="Arial"/>
          <w:b/>
          <w:sz w:val="72"/>
          <w:szCs w:val="72"/>
        </w:rPr>
        <w:t>ELECTRIC</w:t>
      </w:r>
      <w:bookmarkEnd w:id="514"/>
    </w:p>
    <w:p w14:paraId="27BD558B">
      <w:pPr>
        <w:pStyle w:val="38"/>
        <w:jc w:val="both"/>
        <w:rPr>
          <w:sz w:val="20"/>
          <w:szCs w:val="20"/>
        </w:rPr>
      </w:pPr>
    </w:p>
    <w:p w14:paraId="26ABD9FB"/>
    <w:p w14:paraId="34C181A4"/>
    <w:p w14:paraId="487E2F46"/>
    <w:p w14:paraId="5CB6BDE1"/>
    <w:p w14:paraId="1B3B027D"/>
    <w:p w14:paraId="343D17A7"/>
    <w:p w14:paraId="1D1EFEAB"/>
    <w:p w14:paraId="092488D9"/>
    <w:p w14:paraId="40CD8741"/>
    <w:p w14:paraId="055A2555"/>
    <w:p w14:paraId="3A197134"/>
    <w:p w14:paraId="07B3004E"/>
    <w:p w14:paraId="7CC94D9D"/>
    <w:p w14:paraId="5C661E32"/>
    <w:p w14:paraId="3581B0A7"/>
    <w:p w14:paraId="2C25C58B"/>
    <w:p w14:paraId="4E76ADF9"/>
    <w:p w14:paraId="39869E22"/>
    <w:p w14:paraId="39CA9501"/>
    <w:p w14:paraId="64E4BDF4"/>
    <w:p w14:paraId="5E554A39"/>
    <w:p w14:paraId="538B8C91"/>
    <w:p w14:paraId="2CF1E354"/>
    <w:p w14:paraId="2DA136A4"/>
    <w:p w14:paraId="0F13240A"/>
    <w:p w14:paraId="102B0435">
      <w:pPr>
        <w:autoSpaceDE w:val="0"/>
        <w:autoSpaceDN w:val="0"/>
        <w:adjustRightInd w:val="0"/>
        <w:spacing w:line="200" w:lineRule="exact"/>
        <w:jc w:val="left"/>
        <w:rPr>
          <w:rFonts w:ascii="Arial" w:hAnsi="Arial" w:cs="Arial"/>
          <w:kern w:val="0"/>
          <w:sz w:val="20"/>
          <w:szCs w:val="20"/>
        </w:rPr>
      </w:pPr>
    </w:p>
    <w:p w14:paraId="6EA1B058">
      <w:pPr>
        <w:autoSpaceDE w:val="0"/>
        <w:autoSpaceDN w:val="0"/>
        <w:adjustRightInd w:val="0"/>
        <w:spacing w:line="200" w:lineRule="exact"/>
        <w:jc w:val="left"/>
        <w:rPr>
          <w:rFonts w:ascii="Arial" w:hAnsi="Arial" w:cs="Arial"/>
          <w:kern w:val="0"/>
          <w:sz w:val="20"/>
          <w:szCs w:val="20"/>
        </w:rPr>
      </w:pPr>
    </w:p>
    <w:p w14:paraId="5F835328">
      <w:pPr>
        <w:autoSpaceDE w:val="0"/>
        <w:autoSpaceDN w:val="0"/>
        <w:adjustRightInd w:val="0"/>
        <w:spacing w:line="200" w:lineRule="exact"/>
        <w:jc w:val="left"/>
        <w:rPr>
          <w:rFonts w:ascii="Arial" w:hAnsi="Arial" w:cs="Arial"/>
          <w:kern w:val="0"/>
          <w:sz w:val="20"/>
          <w:szCs w:val="20"/>
        </w:rPr>
      </w:pPr>
      <w:r>
        <w:rPr>
          <w:rFonts w:ascii="Arial" w:hAnsi="Arial" w:cs="Arial"/>
          <w:kern w:val="0"/>
          <w:sz w:val="20"/>
          <w:szCs w:val="20"/>
        </w:rPr>
        <w:t>Version:A</w:t>
      </w:r>
    </w:p>
    <w:p w14:paraId="0E700F52">
      <w:r>
        <w:rPr>
          <w:rFonts w:ascii="Arial" w:hAnsi="Arial" w:cs="Arial"/>
          <w:kern w:val="0"/>
          <w:sz w:val="20"/>
          <w:szCs w:val="20"/>
        </w:rPr>
        <w:t>Key words: Breadth 27.5m, Gearless, 6S60ME-C10.5 Tier II, 220</w:t>
      </w:r>
      <w:r>
        <w:rPr>
          <w:rFonts w:hint="eastAsia" w:ascii="Arial" w:hAnsi="Arial" w:cs="Arial"/>
          <w:kern w:val="0"/>
          <w:sz w:val="20"/>
          <w:szCs w:val="20"/>
        </w:rPr>
        <w:t xml:space="preserve"> </w:t>
      </w:r>
      <w:r>
        <w:rPr>
          <w:rFonts w:ascii="Arial" w:hAnsi="Arial" w:cs="Arial"/>
          <w:kern w:val="0"/>
          <w:sz w:val="20"/>
          <w:szCs w:val="20"/>
        </w:rPr>
        <w:t>Reefer</w:t>
      </w:r>
      <w:r>
        <w:rPr>
          <w:rFonts w:hint="eastAsia" w:ascii="Arial" w:hAnsi="Arial" w:cs="Arial"/>
          <w:kern w:val="0"/>
          <w:sz w:val="20"/>
          <w:szCs w:val="20"/>
        </w:rPr>
        <w:t xml:space="preserve"> </w:t>
      </w:r>
      <w:r>
        <w:rPr>
          <w:rFonts w:ascii="Arial" w:hAnsi="Arial" w:cs="Arial"/>
          <w:kern w:val="0"/>
          <w:sz w:val="20"/>
          <w:szCs w:val="20"/>
        </w:rPr>
        <w:t>Plugs, Open loop scrubber</w:t>
      </w:r>
    </w:p>
    <w:p w14:paraId="7C463436">
      <w:r>
        <w:rPr>
          <w:sz w:val="20"/>
          <w:szCs w:val="20"/>
        </w:rPr>
        <w:br w:type="page"/>
      </w:r>
      <w:bookmarkStart w:id="515" w:name="_Toc48573578"/>
      <w:bookmarkStart w:id="516" w:name="_Toc504995544"/>
      <w:bookmarkStart w:id="517" w:name="_Toc48573716"/>
      <w:bookmarkStart w:id="518" w:name="_Toc504995658"/>
      <w:bookmarkStart w:id="519" w:name="_Toc48311919"/>
      <w:r>
        <w:t>CONTENT</w:t>
      </w:r>
      <w:bookmarkEnd w:id="515"/>
      <w:bookmarkEnd w:id="516"/>
      <w:bookmarkEnd w:id="517"/>
      <w:bookmarkEnd w:id="518"/>
      <w:bookmarkEnd w:id="519"/>
    </w:p>
    <w:p w14:paraId="256B3EE3">
      <w:pPr>
        <w:pStyle w:val="27"/>
        <w:tabs>
          <w:tab w:val="left" w:pos="1680"/>
        </w:tabs>
        <w:rPr>
          <w:rFonts w:asciiTheme="minorHAnsi" w:hAnsiTheme="minorHAnsi" w:eastAsiaTheme="minorEastAsia" w:cstheme="minorBidi"/>
          <w:b w:val="0"/>
          <w:caps w:val="0"/>
          <w:kern w:val="2"/>
          <w:sz w:val="21"/>
          <w:szCs w:val="22"/>
          <w:lang w:val="en-US"/>
        </w:rPr>
      </w:pPr>
      <w:r>
        <w:rPr>
          <w:rFonts w:cs="Arial"/>
          <w:b w:val="0"/>
          <w:sz w:val="32"/>
          <w:szCs w:val="32"/>
        </w:rPr>
        <w:fldChar w:fldCharType="begin"/>
      </w:r>
      <w:r>
        <w:rPr>
          <w:rFonts w:cs="Arial"/>
          <w:b w:val="0"/>
          <w:sz w:val="32"/>
          <w:szCs w:val="32"/>
        </w:rPr>
        <w:instrText xml:space="preserve"> TOC \o "1-3" \h \z \u </w:instrText>
      </w:r>
      <w:r>
        <w:rPr>
          <w:rFonts w:cs="Arial"/>
          <w:b w:val="0"/>
          <w:sz w:val="32"/>
          <w:szCs w:val="32"/>
        </w:rPr>
        <w:fldChar w:fldCharType="separate"/>
      </w:r>
      <w:r>
        <w:fldChar w:fldCharType="begin"/>
      </w:r>
      <w:r>
        <w:instrText xml:space="preserve"> HYPERLINK \l "_Toc49257632" </w:instrText>
      </w:r>
      <w:r>
        <w:fldChar w:fldCharType="separate"/>
      </w:r>
      <w:r>
        <w:rPr>
          <w:rStyle w:val="45"/>
        </w:rPr>
        <w:t>CHAPTER 8</w:t>
      </w:r>
      <w:r>
        <w:rPr>
          <w:rFonts w:asciiTheme="minorHAnsi" w:hAnsiTheme="minorHAnsi" w:eastAsiaTheme="minorEastAsia" w:cstheme="minorBidi"/>
          <w:b w:val="0"/>
          <w:caps w:val="0"/>
          <w:kern w:val="2"/>
          <w:sz w:val="21"/>
          <w:szCs w:val="22"/>
          <w:lang w:val="en-US"/>
        </w:rPr>
        <w:tab/>
      </w:r>
      <w:r>
        <w:rPr>
          <w:rStyle w:val="45"/>
        </w:rPr>
        <w:t>ELECTRIC PART</w:t>
      </w:r>
      <w:r>
        <w:tab/>
      </w:r>
      <w:r>
        <w:fldChar w:fldCharType="begin"/>
      </w:r>
      <w:r>
        <w:instrText xml:space="preserve"> PAGEREF _Toc49257632 \h </w:instrText>
      </w:r>
      <w:r>
        <w:fldChar w:fldCharType="separate"/>
      </w:r>
      <w:r>
        <w:t>6</w:t>
      </w:r>
      <w:r>
        <w:fldChar w:fldCharType="end"/>
      </w:r>
      <w:r>
        <w:fldChar w:fldCharType="end"/>
      </w:r>
    </w:p>
    <w:p w14:paraId="65D54BAB">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"_Toc49257633" </w:instrText>
      </w:r>
      <w:r>
        <w:fldChar w:fldCharType="separate"/>
      </w:r>
      <w:r>
        <w:rPr>
          <w:rStyle w:val="45"/>
        </w:rPr>
        <w:t>8.1</w:t>
      </w:r>
      <w:r>
        <w:rPr>
          <w:rStyle w:val="45"/>
          <w:rFonts w:hint="eastAsia"/>
          <w:lang w:val="en-US" w:eastAsia="zh-CN"/>
        </w:rPr>
        <w:t xml:space="preserve"> </w:t>
      </w:r>
      <w:r>
        <w:rPr>
          <w:rFonts w:asciiTheme="minorHAnsi" w:hAnsiTheme="minorHAnsi" w:eastAsiaTheme="minorEastAsia" w:cstheme="minorBidi"/>
          <w:b w:val="0"/>
          <w:caps w:val="0"/>
          <w:kern w:val="2"/>
          <w:sz w:val="21"/>
          <w:szCs w:val="22"/>
          <w:lang w:val="en-US"/>
        </w:rPr>
        <w:tab/>
      </w:r>
      <w:r>
        <w:rPr>
          <w:rStyle w:val="45"/>
        </w:rPr>
        <w:t>GENERAL</w:t>
      </w:r>
      <w:r>
        <w:tab/>
      </w:r>
      <w:r>
        <w:fldChar w:fldCharType="begin"/>
      </w:r>
      <w:r>
        <w:instrText xml:space="preserve"> PAGEREF _Toc49257633 \h </w:instrText>
      </w:r>
      <w:r>
        <w:fldChar w:fldCharType="separate"/>
      </w:r>
      <w:r>
        <w:t>6</w:t>
      </w:r>
      <w:r>
        <w:fldChar w:fldCharType="end"/>
      </w:r>
      <w:r>
        <w:fldChar w:fldCharType="end"/>
      </w:r>
    </w:p>
    <w:p w14:paraId="05CF76F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"_Toc49257634" </w:instrText>
      </w:r>
      <w:r>
        <w:fldChar w:fldCharType="separate"/>
      </w:r>
      <w:r>
        <w:rPr>
          <w:rStyle w:val="45"/>
        </w:rPr>
        <w:t>8.1.1.</w:t>
      </w:r>
      <w:r>
        <w:rPr>
          <w:rFonts w:asciiTheme="minorHAnsi" w:hAnsiTheme="minorHAnsi" w:eastAsiaTheme="minorEastAsia" w:cstheme="minorBidi"/>
          <w:b w:val="0"/>
          <w:caps w:val="0"/>
          <w:kern w:val="2"/>
          <w:sz w:val="21"/>
          <w:szCs w:val="22"/>
          <w:lang w:val="en-US"/>
        </w:rPr>
        <w:tab/>
      </w:r>
      <w:r>
        <w:rPr>
          <w:rStyle w:val="45"/>
        </w:rPr>
        <w:t>GENERAL</w:t>
      </w:r>
      <w:r>
        <w:tab/>
      </w:r>
      <w:r>
        <w:fldChar w:fldCharType="begin"/>
      </w:r>
      <w:r>
        <w:instrText xml:space="preserve"> PAGEREF _Toc49257634 \h </w:instrText>
      </w:r>
      <w:r>
        <w:fldChar w:fldCharType="separate"/>
      </w:r>
      <w:r>
        <w:t>6</w:t>
      </w:r>
      <w:r>
        <w:fldChar w:fldCharType="end"/>
      </w:r>
      <w:r>
        <w:fldChar w:fldCharType="end"/>
      </w:r>
    </w:p>
    <w:p w14:paraId="2584C1C1">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"_Toc49257635" </w:instrText>
      </w:r>
      <w:r>
        <w:fldChar w:fldCharType="separate"/>
      </w:r>
      <w:r>
        <w:rPr>
          <w:rStyle w:val="45"/>
        </w:rPr>
        <w:t>8.1.2.</w:t>
      </w:r>
      <w:r>
        <w:rPr>
          <w:rFonts w:asciiTheme="minorHAnsi" w:hAnsiTheme="minorHAnsi" w:eastAsiaTheme="minorEastAsia" w:cstheme="minorBidi"/>
          <w:b w:val="0"/>
          <w:caps w:val="0"/>
          <w:kern w:val="2"/>
          <w:sz w:val="21"/>
          <w:szCs w:val="22"/>
          <w:lang w:val="en-US"/>
        </w:rPr>
        <w:tab/>
      </w:r>
      <w:r>
        <w:rPr>
          <w:rStyle w:val="45"/>
        </w:rPr>
        <w:t>ARRANGEMENT OF EQUIPMENT</w:t>
      </w:r>
      <w:r>
        <w:tab/>
      </w:r>
      <w:r>
        <w:fldChar w:fldCharType="begin"/>
      </w:r>
      <w:r>
        <w:instrText xml:space="preserve"> PAGEREF _Toc49257635 \h </w:instrText>
      </w:r>
      <w:r>
        <w:fldChar w:fldCharType="separate"/>
      </w:r>
      <w:r>
        <w:t>7</w:t>
      </w:r>
      <w:r>
        <w:fldChar w:fldCharType="end"/>
      </w:r>
      <w:r>
        <w:fldChar w:fldCharType="end"/>
      </w:r>
    </w:p>
    <w:p w14:paraId="2BD7B79B">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"_Toc49257636" </w:instrText>
      </w:r>
      <w:r>
        <w:fldChar w:fldCharType="separate"/>
      </w:r>
      <w:r>
        <w:rPr>
          <w:rStyle w:val="45"/>
        </w:rPr>
        <w:t>8.1.3.</w:t>
      </w:r>
      <w:r>
        <w:rPr>
          <w:rFonts w:asciiTheme="minorHAnsi" w:hAnsiTheme="minorHAnsi" w:eastAsiaTheme="minorEastAsia" w:cstheme="minorBidi"/>
          <w:b w:val="0"/>
          <w:caps w:val="0"/>
          <w:kern w:val="2"/>
          <w:sz w:val="21"/>
          <w:szCs w:val="22"/>
          <w:lang w:val="en-US"/>
        </w:rPr>
        <w:tab/>
      </w:r>
      <w:r>
        <w:rPr>
          <w:rStyle w:val="45"/>
        </w:rPr>
        <w:t>NAME PLATE</w:t>
      </w:r>
      <w:r>
        <w:tab/>
      </w:r>
      <w:r>
        <w:fldChar w:fldCharType="begin"/>
      </w:r>
      <w:r>
        <w:instrText xml:space="preserve"> PAGEREF _Toc49257636 \h </w:instrText>
      </w:r>
      <w:r>
        <w:fldChar w:fldCharType="separate"/>
      </w:r>
      <w:r>
        <w:t>7</w:t>
      </w:r>
      <w:r>
        <w:fldChar w:fldCharType="end"/>
      </w:r>
      <w:r>
        <w:fldChar w:fldCharType="end"/>
      </w:r>
    </w:p>
    <w:p w14:paraId="2A7E471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"_Toc49257637" </w:instrText>
      </w:r>
      <w:r>
        <w:fldChar w:fldCharType="separate"/>
      </w:r>
      <w:r>
        <w:rPr>
          <w:rStyle w:val="45"/>
        </w:rPr>
        <w:t>8.1.4.</w:t>
      </w:r>
      <w:r>
        <w:rPr>
          <w:rFonts w:asciiTheme="minorHAnsi" w:hAnsiTheme="minorHAnsi" w:eastAsiaTheme="minorEastAsia" w:cstheme="minorBidi"/>
          <w:b w:val="0"/>
          <w:caps w:val="0"/>
          <w:kern w:val="2"/>
          <w:sz w:val="21"/>
          <w:szCs w:val="22"/>
          <w:lang w:val="en-US"/>
        </w:rPr>
        <w:tab/>
      </w:r>
      <w:r>
        <w:rPr>
          <w:rStyle w:val="45"/>
        </w:rPr>
        <w:t>PAINTING COLORS</w:t>
      </w:r>
      <w:r>
        <w:tab/>
      </w:r>
      <w:r>
        <w:fldChar w:fldCharType="begin"/>
      </w:r>
      <w:r>
        <w:instrText xml:space="preserve"> PAGEREF _Toc49257637 \h </w:instrText>
      </w:r>
      <w:r>
        <w:fldChar w:fldCharType="separate"/>
      </w:r>
      <w:r>
        <w:t>8</w:t>
      </w:r>
      <w:r>
        <w:fldChar w:fldCharType="end"/>
      </w:r>
      <w:r>
        <w:fldChar w:fldCharType="end"/>
      </w:r>
    </w:p>
    <w:p w14:paraId="278DEC95">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"_Toc49257638" </w:instrText>
      </w:r>
      <w:r>
        <w:fldChar w:fldCharType="separate"/>
      </w:r>
      <w:r>
        <w:rPr>
          <w:rStyle w:val="45"/>
        </w:rPr>
        <w:t>8.1.5.</w:t>
      </w:r>
      <w:r>
        <w:rPr>
          <w:rFonts w:asciiTheme="minorHAnsi" w:hAnsiTheme="minorHAnsi" w:eastAsiaTheme="minorEastAsia" w:cstheme="minorBidi"/>
          <w:b w:val="0"/>
          <w:caps w:val="0"/>
          <w:kern w:val="2"/>
          <w:sz w:val="21"/>
          <w:szCs w:val="22"/>
          <w:lang w:val="en-US"/>
        </w:rPr>
        <w:tab/>
      </w:r>
      <w:r>
        <w:rPr>
          <w:rStyle w:val="45"/>
        </w:rPr>
        <w:t>MARK AND ARRANGEMENT OF BUS BAR</w:t>
      </w:r>
      <w:r>
        <w:tab/>
      </w:r>
      <w:r>
        <w:fldChar w:fldCharType="begin"/>
      </w:r>
      <w:r>
        <w:instrText xml:space="preserve"> PAGEREF _Toc49257638 \h </w:instrText>
      </w:r>
      <w:r>
        <w:fldChar w:fldCharType="separate"/>
      </w:r>
      <w:r>
        <w:t>8</w:t>
      </w:r>
      <w:r>
        <w:fldChar w:fldCharType="end"/>
      </w:r>
      <w:r>
        <w:fldChar w:fldCharType="end"/>
      </w:r>
    </w:p>
    <w:p w14:paraId="48CDD019">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"_Toc49257639" </w:instrText>
      </w:r>
      <w:r>
        <w:fldChar w:fldCharType="separate"/>
      </w:r>
      <w:r>
        <w:rPr>
          <w:rStyle w:val="45"/>
        </w:rPr>
        <w:t>8.1.6.</w:t>
      </w:r>
      <w:r>
        <w:rPr>
          <w:rFonts w:asciiTheme="minorHAnsi" w:hAnsiTheme="minorHAnsi" w:eastAsiaTheme="minorEastAsia" w:cstheme="minorBidi"/>
          <w:b w:val="0"/>
          <w:caps w:val="0"/>
          <w:kern w:val="2"/>
          <w:sz w:val="21"/>
          <w:szCs w:val="22"/>
          <w:lang w:val="en-US"/>
        </w:rPr>
        <w:tab/>
      </w:r>
      <w:r>
        <w:rPr>
          <w:rStyle w:val="45"/>
        </w:rPr>
        <w:t>EQUIPMENT AND MATERIAL</w:t>
      </w:r>
      <w:r>
        <w:tab/>
      </w:r>
      <w:r>
        <w:fldChar w:fldCharType="begin"/>
      </w:r>
      <w:r>
        <w:instrText xml:space="preserve"> PAGEREF _Toc49257639 \h </w:instrText>
      </w:r>
      <w:r>
        <w:fldChar w:fldCharType="separate"/>
      </w:r>
      <w:r>
        <w:t>9</w:t>
      </w:r>
      <w:r>
        <w:fldChar w:fldCharType="end"/>
      </w:r>
      <w:r>
        <w:fldChar w:fldCharType="end"/>
      </w:r>
    </w:p>
    <w:p w14:paraId="1CBCE1AB">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"_Toc49257640" </w:instrText>
      </w:r>
      <w:r>
        <w:fldChar w:fldCharType="separate"/>
      </w:r>
      <w:r>
        <w:rPr>
          <w:rStyle w:val="45"/>
        </w:rPr>
        <w:t>8.2.</w:t>
      </w:r>
      <w:r>
        <w:rPr>
          <w:rFonts w:asciiTheme="minorHAnsi" w:hAnsiTheme="minorHAnsi" w:eastAsiaTheme="minorEastAsia" w:cstheme="minorBidi"/>
          <w:b w:val="0"/>
          <w:caps w:val="0"/>
          <w:kern w:val="2"/>
          <w:sz w:val="21"/>
          <w:szCs w:val="22"/>
          <w:lang w:val="en-US"/>
        </w:rPr>
        <w:tab/>
      </w:r>
      <w:r>
        <w:rPr>
          <w:rStyle w:val="45"/>
        </w:rPr>
        <w:t>WIRING</w:t>
      </w:r>
      <w:r>
        <w:tab/>
      </w:r>
      <w:r>
        <w:fldChar w:fldCharType="begin"/>
      </w:r>
      <w:r>
        <w:instrText xml:space="preserve"> PAGEREF _Toc49257640 \h </w:instrText>
      </w:r>
      <w:r>
        <w:fldChar w:fldCharType="separate"/>
      </w:r>
      <w:r>
        <w:t>10</w:t>
      </w:r>
      <w:r>
        <w:fldChar w:fldCharType="end"/>
      </w:r>
      <w:r>
        <w:fldChar w:fldCharType="end"/>
      </w:r>
    </w:p>
    <w:p w14:paraId="1E181437">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"_Toc49257641" </w:instrText>
      </w:r>
      <w:r>
        <w:fldChar w:fldCharType="separate"/>
      </w:r>
      <w:r>
        <w:rPr>
          <w:rStyle w:val="45"/>
        </w:rPr>
        <w:t>8.2.1.</w:t>
      </w:r>
      <w:r>
        <w:rPr>
          <w:rFonts w:asciiTheme="minorHAnsi" w:hAnsiTheme="minorHAnsi" w:eastAsiaTheme="minorEastAsia" w:cstheme="minorBidi"/>
          <w:b w:val="0"/>
          <w:caps w:val="0"/>
          <w:kern w:val="2"/>
          <w:sz w:val="21"/>
          <w:szCs w:val="22"/>
          <w:lang w:val="en-US"/>
        </w:rPr>
        <w:tab/>
      </w:r>
      <w:r>
        <w:rPr>
          <w:rStyle w:val="45"/>
        </w:rPr>
        <w:t>WIRING SYSTEM</w:t>
      </w:r>
      <w:r>
        <w:tab/>
      </w:r>
      <w:r>
        <w:fldChar w:fldCharType="begin"/>
      </w:r>
      <w:r>
        <w:instrText xml:space="preserve"> PAGEREF _Toc49257641 \h </w:instrText>
      </w:r>
      <w:r>
        <w:fldChar w:fldCharType="separate"/>
      </w:r>
      <w:r>
        <w:t>10</w:t>
      </w:r>
      <w:r>
        <w:fldChar w:fldCharType="end"/>
      </w:r>
      <w:r>
        <w:fldChar w:fldCharType="end"/>
      </w:r>
    </w:p>
    <w:p w14:paraId="4C6B3097">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"_Toc49257642" </w:instrText>
      </w:r>
      <w:r>
        <w:fldChar w:fldCharType="separate"/>
      </w:r>
      <w:r>
        <w:rPr>
          <w:rStyle w:val="45"/>
        </w:rPr>
        <w:t>8.2.2.</w:t>
      </w:r>
      <w:r>
        <w:rPr>
          <w:rFonts w:asciiTheme="minorHAnsi" w:hAnsiTheme="minorHAnsi" w:eastAsiaTheme="minorEastAsia" w:cstheme="minorBidi"/>
          <w:b w:val="0"/>
          <w:caps w:val="0"/>
          <w:kern w:val="2"/>
          <w:sz w:val="21"/>
          <w:szCs w:val="22"/>
          <w:lang w:val="en-US"/>
        </w:rPr>
        <w:tab/>
      </w:r>
      <w:r>
        <w:rPr>
          <w:rStyle w:val="45"/>
        </w:rPr>
        <w:t>CABLE APPLICATION</w:t>
      </w:r>
      <w:r>
        <w:tab/>
      </w:r>
      <w:r>
        <w:fldChar w:fldCharType="begin"/>
      </w:r>
      <w:r>
        <w:instrText xml:space="preserve"> PAGEREF _Toc49257642 \h </w:instrText>
      </w:r>
      <w:r>
        <w:fldChar w:fldCharType="separate"/>
      </w:r>
      <w:r>
        <w:t>11</w:t>
      </w:r>
      <w:r>
        <w:fldChar w:fldCharType="end"/>
      </w:r>
      <w:r>
        <w:fldChar w:fldCharType="end"/>
      </w:r>
    </w:p>
    <w:p w14:paraId="66858AF4">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"_Toc49257643" </w:instrText>
      </w:r>
      <w:r>
        <w:fldChar w:fldCharType="separate"/>
      </w:r>
      <w:r>
        <w:rPr>
          <w:rStyle w:val="45"/>
        </w:rPr>
        <w:t>8.2.3.</w:t>
      </w:r>
      <w:r>
        <w:rPr>
          <w:rFonts w:asciiTheme="minorHAnsi" w:hAnsiTheme="minorHAnsi" w:eastAsiaTheme="minorEastAsia" w:cstheme="minorBidi"/>
          <w:b w:val="0"/>
          <w:caps w:val="0"/>
          <w:kern w:val="2"/>
          <w:sz w:val="21"/>
          <w:szCs w:val="22"/>
          <w:lang w:val="en-US"/>
        </w:rPr>
        <w:tab/>
      </w:r>
      <w:r>
        <w:rPr>
          <w:rStyle w:val="45"/>
        </w:rPr>
        <w:t>CABLE INSTALLATION</w:t>
      </w:r>
      <w:r>
        <w:tab/>
      </w:r>
      <w:r>
        <w:fldChar w:fldCharType="begin"/>
      </w:r>
      <w:r>
        <w:instrText xml:space="preserve"> PAGEREF _Toc49257643 \h </w:instrText>
      </w:r>
      <w:r>
        <w:fldChar w:fldCharType="separate"/>
      </w:r>
      <w:r>
        <w:t>12</w:t>
      </w:r>
      <w:r>
        <w:fldChar w:fldCharType="end"/>
      </w:r>
      <w:r>
        <w:fldChar w:fldCharType="end"/>
      </w:r>
    </w:p>
    <w:p w14:paraId="4029F9A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"_Toc49257644" </w:instrText>
      </w:r>
      <w:r>
        <w:fldChar w:fldCharType="separate"/>
      </w:r>
      <w:r>
        <w:rPr>
          <w:rStyle w:val="45"/>
        </w:rPr>
        <w:t>8.3.</w:t>
      </w:r>
      <w:r>
        <w:rPr>
          <w:rFonts w:asciiTheme="minorHAnsi" w:hAnsiTheme="minorHAnsi" w:eastAsiaTheme="minorEastAsia" w:cstheme="minorBidi"/>
          <w:b w:val="0"/>
          <w:caps w:val="0"/>
          <w:kern w:val="2"/>
          <w:sz w:val="21"/>
          <w:szCs w:val="22"/>
          <w:lang w:val="en-US"/>
        </w:rPr>
        <w:tab/>
      </w:r>
      <w:r>
        <w:rPr>
          <w:rStyle w:val="45"/>
        </w:rPr>
        <w:t>PRIMARY SOURCE</w:t>
      </w:r>
      <w:r>
        <w:tab/>
      </w:r>
      <w:r>
        <w:fldChar w:fldCharType="begin"/>
      </w:r>
      <w:r>
        <w:instrText xml:space="preserve"> PAGEREF _Toc49257644 \h </w:instrText>
      </w:r>
      <w:r>
        <w:fldChar w:fldCharType="separate"/>
      </w:r>
      <w:r>
        <w:t>13</w:t>
      </w:r>
      <w:r>
        <w:fldChar w:fldCharType="end"/>
      </w:r>
      <w:r>
        <w:fldChar w:fldCharType="end"/>
      </w:r>
    </w:p>
    <w:p w14:paraId="0CEC0FEC">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"_Toc49257645" </w:instrText>
      </w:r>
      <w:r>
        <w:fldChar w:fldCharType="separate"/>
      </w:r>
      <w:r>
        <w:rPr>
          <w:rStyle w:val="45"/>
        </w:rPr>
        <w:t>8.3.1.</w:t>
      </w:r>
      <w:r>
        <w:rPr>
          <w:rFonts w:asciiTheme="minorHAnsi" w:hAnsiTheme="minorHAnsi" w:eastAsiaTheme="minorEastAsia" w:cstheme="minorBidi"/>
          <w:b w:val="0"/>
          <w:caps w:val="0"/>
          <w:kern w:val="2"/>
          <w:sz w:val="21"/>
          <w:szCs w:val="22"/>
          <w:lang w:val="en-US"/>
        </w:rPr>
        <w:tab/>
      </w:r>
      <w:r>
        <w:rPr>
          <w:rStyle w:val="45"/>
        </w:rPr>
        <w:t>GENERAL</w:t>
      </w:r>
      <w:r>
        <w:tab/>
      </w:r>
      <w:r>
        <w:fldChar w:fldCharType="begin"/>
      </w:r>
      <w:r>
        <w:instrText xml:space="preserve"> PAGEREF _Toc49257645 \h </w:instrText>
      </w:r>
      <w:r>
        <w:fldChar w:fldCharType="separate"/>
      </w:r>
      <w:r>
        <w:t>13</w:t>
      </w:r>
      <w:r>
        <w:fldChar w:fldCharType="end"/>
      </w:r>
      <w:r>
        <w:fldChar w:fldCharType="end"/>
      </w:r>
    </w:p>
    <w:p w14:paraId="30E6D98D">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"_Toc49257646" </w:instrText>
      </w:r>
      <w:r>
        <w:fldChar w:fldCharType="separate"/>
      </w:r>
      <w:r>
        <w:rPr>
          <w:rStyle w:val="45"/>
        </w:rPr>
        <w:t>8.3.2.</w:t>
      </w:r>
      <w:r>
        <w:rPr>
          <w:rFonts w:asciiTheme="minorHAnsi" w:hAnsiTheme="minorHAnsi" w:eastAsiaTheme="minorEastAsia" w:cstheme="minorBidi"/>
          <w:b w:val="0"/>
          <w:caps w:val="0"/>
          <w:kern w:val="2"/>
          <w:sz w:val="21"/>
          <w:szCs w:val="22"/>
          <w:lang w:val="en-US"/>
        </w:rPr>
        <w:tab/>
      </w:r>
      <w:r>
        <w:rPr>
          <w:rStyle w:val="45"/>
        </w:rPr>
        <w:t>MAIN GENERATORS</w:t>
      </w:r>
      <w:r>
        <w:tab/>
      </w:r>
      <w:r>
        <w:fldChar w:fldCharType="begin"/>
      </w:r>
      <w:r>
        <w:instrText xml:space="preserve"> PAGEREF _Toc49257646 \h </w:instrText>
      </w:r>
      <w:r>
        <w:fldChar w:fldCharType="separate"/>
      </w:r>
      <w:r>
        <w:t>13</w:t>
      </w:r>
      <w:r>
        <w:fldChar w:fldCharType="end"/>
      </w:r>
      <w:r>
        <w:fldChar w:fldCharType="end"/>
      </w:r>
    </w:p>
    <w:p w14:paraId="1BCE344F">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"_Toc49257647" </w:instrText>
      </w:r>
      <w:r>
        <w:fldChar w:fldCharType="separate"/>
      </w:r>
      <w:r>
        <w:rPr>
          <w:rStyle w:val="45"/>
        </w:rPr>
        <w:t>8.3.3.</w:t>
      </w:r>
      <w:r>
        <w:rPr>
          <w:rFonts w:asciiTheme="minorHAnsi" w:hAnsiTheme="minorHAnsi" w:eastAsiaTheme="minorEastAsia" w:cstheme="minorBidi"/>
          <w:b w:val="0"/>
          <w:caps w:val="0"/>
          <w:kern w:val="2"/>
          <w:sz w:val="21"/>
          <w:szCs w:val="22"/>
          <w:lang w:val="en-US"/>
        </w:rPr>
        <w:tab/>
      </w:r>
      <w:r>
        <w:rPr>
          <w:rStyle w:val="45"/>
        </w:rPr>
        <w:t>EMERGENCY GENERATOR</w:t>
      </w:r>
      <w:r>
        <w:tab/>
      </w:r>
      <w:r>
        <w:fldChar w:fldCharType="begin"/>
      </w:r>
      <w:r>
        <w:instrText xml:space="preserve"> PAGEREF _Toc49257647 \h </w:instrText>
      </w:r>
      <w:r>
        <w:fldChar w:fldCharType="separate"/>
      </w:r>
      <w:r>
        <w:t>14</w:t>
      </w:r>
      <w:r>
        <w:fldChar w:fldCharType="end"/>
      </w:r>
      <w:r>
        <w:fldChar w:fldCharType="end"/>
      </w:r>
    </w:p>
    <w:p w14:paraId="40386A01">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"_Toc49257648" </w:instrText>
      </w:r>
      <w:r>
        <w:fldChar w:fldCharType="separate"/>
      </w:r>
      <w:r>
        <w:rPr>
          <w:rStyle w:val="45"/>
        </w:rPr>
        <w:t>8.3.4.</w:t>
      </w:r>
      <w:r>
        <w:rPr>
          <w:rFonts w:asciiTheme="minorHAnsi" w:hAnsiTheme="minorHAnsi" w:eastAsiaTheme="minorEastAsia" w:cstheme="minorBidi"/>
          <w:b w:val="0"/>
          <w:caps w:val="0"/>
          <w:kern w:val="2"/>
          <w:sz w:val="21"/>
          <w:szCs w:val="22"/>
          <w:lang w:val="en-US"/>
        </w:rPr>
        <w:tab/>
      </w:r>
      <w:r>
        <w:rPr>
          <w:rStyle w:val="45"/>
        </w:rPr>
        <w:t>MAIN SWITCHBOARD</w:t>
      </w:r>
      <w:r>
        <w:tab/>
      </w:r>
      <w:r>
        <w:fldChar w:fldCharType="begin"/>
      </w:r>
      <w:r>
        <w:instrText xml:space="preserve"> PAGEREF _Toc49257648 \h </w:instrText>
      </w:r>
      <w:r>
        <w:fldChar w:fldCharType="separate"/>
      </w:r>
      <w:r>
        <w:t>15</w:t>
      </w:r>
      <w:r>
        <w:fldChar w:fldCharType="end"/>
      </w:r>
      <w:r>
        <w:fldChar w:fldCharType="end"/>
      </w:r>
    </w:p>
    <w:p w14:paraId="0DF2F2A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"_Toc49257649" </w:instrText>
      </w:r>
      <w:r>
        <w:fldChar w:fldCharType="separate"/>
      </w:r>
      <w:r>
        <w:rPr>
          <w:rStyle w:val="45"/>
        </w:rPr>
        <w:t>8.3.4.1.</w:t>
      </w:r>
      <w:r>
        <w:rPr>
          <w:rFonts w:asciiTheme="minorHAnsi" w:hAnsiTheme="minorHAnsi" w:eastAsiaTheme="minorEastAsia" w:cstheme="minorBidi"/>
          <w:b w:val="0"/>
          <w:caps w:val="0"/>
          <w:kern w:val="2"/>
          <w:sz w:val="21"/>
          <w:szCs w:val="22"/>
          <w:lang w:val="en-US"/>
        </w:rPr>
        <w:tab/>
      </w:r>
      <w:r>
        <w:rPr>
          <w:rStyle w:val="45"/>
        </w:rPr>
        <w:t>General</w:t>
      </w:r>
      <w:r>
        <w:tab/>
      </w:r>
      <w:r>
        <w:fldChar w:fldCharType="begin"/>
      </w:r>
      <w:r>
        <w:instrText xml:space="preserve"> PAGEREF _Toc49257649 \h </w:instrText>
      </w:r>
      <w:r>
        <w:fldChar w:fldCharType="separate"/>
      </w:r>
      <w:r>
        <w:t>15</w:t>
      </w:r>
      <w:r>
        <w:fldChar w:fldCharType="end"/>
      </w:r>
      <w:r>
        <w:fldChar w:fldCharType="end"/>
      </w:r>
    </w:p>
    <w:p w14:paraId="66FE6E9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"_Toc49257650" </w:instrText>
      </w:r>
      <w:r>
        <w:fldChar w:fldCharType="separate"/>
      </w:r>
      <w:r>
        <w:rPr>
          <w:rStyle w:val="45"/>
        </w:rPr>
        <w:t>8.3.4.2.</w:t>
      </w:r>
      <w:r>
        <w:rPr>
          <w:rFonts w:asciiTheme="minorHAnsi" w:hAnsiTheme="minorHAnsi" w:eastAsiaTheme="minorEastAsia" w:cstheme="minorBidi"/>
          <w:b w:val="0"/>
          <w:caps w:val="0"/>
          <w:kern w:val="2"/>
          <w:sz w:val="21"/>
          <w:szCs w:val="22"/>
          <w:lang w:val="en-US"/>
        </w:rPr>
        <w:tab/>
      </w:r>
      <w:r>
        <w:rPr>
          <w:rStyle w:val="45"/>
        </w:rPr>
        <w:t>Generator control panel</w:t>
      </w:r>
      <w:r>
        <w:tab/>
      </w:r>
      <w:r>
        <w:fldChar w:fldCharType="begin"/>
      </w:r>
      <w:r>
        <w:instrText xml:space="preserve"> PAGEREF _Toc49257650 \h </w:instrText>
      </w:r>
      <w:r>
        <w:fldChar w:fldCharType="separate"/>
      </w:r>
      <w:r>
        <w:t>17</w:t>
      </w:r>
      <w:r>
        <w:fldChar w:fldCharType="end"/>
      </w:r>
      <w:r>
        <w:fldChar w:fldCharType="end"/>
      </w:r>
    </w:p>
    <w:p w14:paraId="0C33086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"_Toc49257651" </w:instrText>
      </w:r>
      <w:r>
        <w:fldChar w:fldCharType="separate"/>
      </w:r>
      <w:r>
        <w:rPr>
          <w:rStyle w:val="45"/>
        </w:rPr>
        <w:t>8.3.4.3.</w:t>
      </w:r>
      <w:r>
        <w:rPr>
          <w:rFonts w:asciiTheme="minorHAnsi" w:hAnsiTheme="minorHAnsi" w:eastAsiaTheme="minorEastAsia" w:cstheme="minorBidi"/>
          <w:b w:val="0"/>
          <w:caps w:val="0"/>
          <w:kern w:val="2"/>
          <w:sz w:val="21"/>
          <w:szCs w:val="22"/>
          <w:lang w:val="en-US"/>
        </w:rPr>
        <w:tab/>
      </w:r>
      <w:r>
        <w:rPr>
          <w:rStyle w:val="45"/>
        </w:rPr>
        <w:t>Synchronizing Panel</w:t>
      </w:r>
      <w:r>
        <w:tab/>
      </w:r>
      <w:r>
        <w:fldChar w:fldCharType="begin"/>
      </w:r>
      <w:r>
        <w:instrText xml:space="preserve"> PAGEREF _Toc49257651 \h </w:instrText>
      </w:r>
      <w:r>
        <w:fldChar w:fldCharType="separate"/>
      </w:r>
      <w:r>
        <w:t>17</w:t>
      </w:r>
      <w:r>
        <w:fldChar w:fldCharType="end"/>
      </w:r>
      <w:r>
        <w:fldChar w:fldCharType="end"/>
      </w:r>
    </w:p>
    <w:p w14:paraId="3B78F68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"_Toc49257652" </w:instrText>
      </w:r>
      <w:r>
        <w:fldChar w:fldCharType="separate"/>
      </w:r>
      <w:r>
        <w:rPr>
          <w:rStyle w:val="45"/>
        </w:rPr>
        <w:t>8.3.4.4.</w:t>
      </w:r>
      <w:r>
        <w:rPr>
          <w:rFonts w:asciiTheme="minorHAnsi" w:hAnsiTheme="minorHAnsi" w:eastAsiaTheme="minorEastAsia" w:cstheme="minorBidi"/>
          <w:b w:val="0"/>
          <w:caps w:val="0"/>
          <w:kern w:val="2"/>
          <w:sz w:val="21"/>
          <w:szCs w:val="22"/>
          <w:lang w:val="en-US"/>
        </w:rPr>
        <w:tab/>
      </w:r>
      <w:r>
        <w:rPr>
          <w:rStyle w:val="45"/>
        </w:rPr>
        <w:t>AC440 V Feeder Panel</w:t>
      </w:r>
      <w:r>
        <w:tab/>
      </w:r>
      <w:r>
        <w:fldChar w:fldCharType="begin"/>
      </w:r>
      <w:r>
        <w:instrText xml:space="preserve"> PAGEREF _Toc49257652 \h </w:instrText>
      </w:r>
      <w:r>
        <w:fldChar w:fldCharType="separate"/>
      </w:r>
      <w:r>
        <w:t>18</w:t>
      </w:r>
      <w:r>
        <w:fldChar w:fldCharType="end"/>
      </w:r>
      <w:r>
        <w:fldChar w:fldCharType="end"/>
      </w:r>
    </w:p>
    <w:p w14:paraId="60353CEA">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"_Toc49257653" </w:instrText>
      </w:r>
      <w:r>
        <w:fldChar w:fldCharType="separate"/>
      </w:r>
      <w:r>
        <w:rPr>
          <w:rStyle w:val="45"/>
        </w:rPr>
        <w:t>8.3.4.5.</w:t>
      </w:r>
      <w:r>
        <w:rPr>
          <w:rFonts w:asciiTheme="minorHAnsi" w:hAnsiTheme="minorHAnsi" w:eastAsiaTheme="minorEastAsia" w:cstheme="minorBidi"/>
          <w:b w:val="0"/>
          <w:caps w:val="0"/>
          <w:kern w:val="2"/>
          <w:sz w:val="21"/>
          <w:szCs w:val="22"/>
          <w:lang w:val="en-US"/>
        </w:rPr>
        <w:tab/>
      </w:r>
      <w:r>
        <w:rPr>
          <w:rStyle w:val="45"/>
        </w:rPr>
        <w:t>AC 220 V Feeder Panel</w:t>
      </w:r>
      <w:r>
        <w:tab/>
      </w:r>
      <w:r>
        <w:fldChar w:fldCharType="begin"/>
      </w:r>
      <w:r>
        <w:instrText xml:space="preserve"> PAGEREF _Toc49257653 \h </w:instrText>
      </w:r>
      <w:r>
        <w:fldChar w:fldCharType="separate"/>
      </w:r>
      <w:r>
        <w:t>18</w:t>
      </w:r>
      <w:r>
        <w:fldChar w:fldCharType="end"/>
      </w:r>
      <w:r>
        <w:fldChar w:fldCharType="end"/>
      </w:r>
    </w:p>
    <w:p w14:paraId="01C7498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"_Toc49257654" </w:instrText>
      </w:r>
      <w:r>
        <w:fldChar w:fldCharType="separate"/>
      </w:r>
      <w:r>
        <w:rPr>
          <w:rStyle w:val="45"/>
        </w:rPr>
        <w:t>8.3.4.6.</w:t>
      </w:r>
      <w:r>
        <w:rPr>
          <w:rFonts w:asciiTheme="minorHAnsi" w:hAnsiTheme="minorHAnsi" w:eastAsiaTheme="minorEastAsia" w:cstheme="minorBidi"/>
          <w:b w:val="0"/>
          <w:caps w:val="0"/>
          <w:kern w:val="2"/>
          <w:sz w:val="21"/>
          <w:szCs w:val="22"/>
          <w:lang w:val="en-US"/>
        </w:rPr>
        <w:tab/>
      </w:r>
      <w:r>
        <w:rPr>
          <w:rStyle w:val="45"/>
        </w:rPr>
        <w:t>Bow Thruster Feeder Panel</w:t>
      </w:r>
      <w:r>
        <w:tab/>
      </w:r>
      <w:r>
        <w:fldChar w:fldCharType="begin"/>
      </w:r>
      <w:r>
        <w:instrText xml:space="preserve"> PAGEREF _Toc49257654 \h </w:instrText>
      </w:r>
      <w:r>
        <w:fldChar w:fldCharType="separate"/>
      </w:r>
      <w:r>
        <w:t>19</w:t>
      </w:r>
      <w:r>
        <w:fldChar w:fldCharType="end"/>
      </w:r>
      <w:r>
        <w:fldChar w:fldCharType="end"/>
      </w:r>
    </w:p>
    <w:p w14:paraId="03D5696C">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"_Toc49257655" </w:instrText>
      </w:r>
      <w:r>
        <w:fldChar w:fldCharType="separate"/>
      </w:r>
      <w:r>
        <w:rPr>
          <w:rStyle w:val="45"/>
        </w:rPr>
        <w:t>8.3.4.7.</w:t>
      </w:r>
      <w:r>
        <w:rPr>
          <w:rFonts w:asciiTheme="minorHAnsi" w:hAnsiTheme="minorHAnsi" w:eastAsiaTheme="minorEastAsia" w:cstheme="minorBidi"/>
          <w:b w:val="0"/>
          <w:caps w:val="0"/>
          <w:kern w:val="2"/>
          <w:sz w:val="21"/>
          <w:szCs w:val="22"/>
          <w:lang w:val="en-US"/>
        </w:rPr>
        <w:tab/>
      </w:r>
      <w:r>
        <w:rPr>
          <w:rStyle w:val="45"/>
        </w:rPr>
        <w:t>Group Start Panels</w:t>
      </w:r>
      <w:r>
        <w:tab/>
      </w:r>
      <w:r>
        <w:fldChar w:fldCharType="begin"/>
      </w:r>
      <w:r>
        <w:instrText xml:space="preserve"> PAGEREF _Toc49257655 \h </w:instrText>
      </w:r>
      <w:r>
        <w:fldChar w:fldCharType="separate"/>
      </w:r>
      <w:r>
        <w:t>19</w:t>
      </w:r>
      <w:r>
        <w:fldChar w:fldCharType="end"/>
      </w:r>
      <w:r>
        <w:fldChar w:fldCharType="end"/>
      </w:r>
    </w:p>
    <w:p w14:paraId="0F5AD53E">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"_Toc49257656" </w:instrText>
      </w:r>
      <w:r>
        <w:fldChar w:fldCharType="separate"/>
      </w:r>
      <w:r>
        <w:rPr>
          <w:rStyle w:val="45"/>
        </w:rPr>
        <w:t>8.3.5.</w:t>
      </w:r>
      <w:r>
        <w:rPr>
          <w:rFonts w:asciiTheme="minorHAnsi" w:hAnsiTheme="minorHAnsi" w:eastAsiaTheme="minorEastAsia" w:cstheme="minorBidi"/>
          <w:b w:val="0"/>
          <w:caps w:val="0"/>
          <w:kern w:val="2"/>
          <w:sz w:val="21"/>
          <w:szCs w:val="22"/>
          <w:lang w:val="en-US"/>
        </w:rPr>
        <w:tab/>
      </w:r>
      <w:r>
        <w:rPr>
          <w:rStyle w:val="45"/>
        </w:rPr>
        <w:t>EMERGENCY SWITCHBOARD</w:t>
      </w:r>
      <w:r>
        <w:tab/>
      </w:r>
      <w:r>
        <w:fldChar w:fldCharType="begin"/>
      </w:r>
      <w:r>
        <w:instrText xml:space="preserve"> PAGEREF _Toc49257656 \h </w:instrText>
      </w:r>
      <w:r>
        <w:fldChar w:fldCharType="separate"/>
      </w:r>
      <w:r>
        <w:t>19</w:t>
      </w:r>
      <w:r>
        <w:fldChar w:fldCharType="end"/>
      </w:r>
      <w:r>
        <w:fldChar w:fldCharType="end"/>
      </w:r>
    </w:p>
    <w:p w14:paraId="6D06D35C">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"_Toc49257657" </w:instrText>
      </w:r>
      <w:r>
        <w:fldChar w:fldCharType="separate"/>
      </w:r>
      <w:r>
        <w:rPr>
          <w:rStyle w:val="45"/>
        </w:rPr>
        <w:t>8.3.5.1.</w:t>
      </w:r>
      <w:r>
        <w:rPr>
          <w:rFonts w:asciiTheme="minorHAnsi" w:hAnsiTheme="minorHAnsi" w:eastAsiaTheme="minorEastAsia" w:cstheme="minorBidi"/>
          <w:b w:val="0"/>
          <w:caps w:val="0"/>
          <w:kern w:val="2"/>
          <w:sz w:val="21"/>
          <w:szCs w:val="22"/>
          <w:lang w:val="en-US"/>
        </w:rPr>
        <w:tab/>
      </w:r>
      <w:r>
        <w:rPr>
          <w:rStyle w:val="45"/>
        </w:rPr>
        <w:t>Generator Panel</w:t>
      </w:r>
      <w:r>
        <w:tab/>
      </w:r>
      <w:r>
        <w:fldChar w:fldCharType="begin"/>
      </w:r>
      <w:r>
        <w:instrText xml:space="preserve"> PAGEREF _Toc49257657 \h </w:instrText>
      </w:r>
      <w:r>
        <w:fldChar w:fldCharType="separate"/>
      </w:r>
      <w:r>
        <w:t>20</w:t>
      </w:r>
      <w:r>
        <w:fldChar w:fldCharType="end"/>
      </w:r>
      <w:r>
        <w:fldChar w:fldCharType="end"/>
      </w:r>
    </w:p>
    <w:p w14:paraId="18170725">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"_Toc49257658" </w:instrText>
      </w:r>
      <w:r>
        <w:fldChar w:fldCharType="separate"/>
      </w:r>
      <w:r>
        <w:rPr>
          <w:rStyle w:val="45"/>
        </w:rPr>
        <w:t>8.3.5.2.</w:t>
      </w:r>
      <w:r>
        <w:rPr>
          <w:rFonts w:asciiTheme="minorHAnsi" w:hAnsiTheme="minorHAnsi" w:eastAsiaTheme="minorEastAsia" w:cstheme="minorBidi"/>
          <w:b w:val="0"/>
          <w:caps w:val="0"/>
          <w:kern w:val="2"/>
          <w:sz w:val="21"/>
          <w:szCs w:val="22"/>
          <w:lang w:val="en-US"/>
        </w:rPr>
        <w:tab/>
      </w:r>
      <w:r>
        <w:rPr>
          <w:rStyle w:val="45"/>
        </w:rPr>
        <w:t>AC 440 V Feeder Panel /AC220 V Feeder Panel</w:t>
      </w:r>
      <w:r>
        <w:tab/>
      </w:r>
      <w:r>
        <w:fldChar w:fldCharType="begin"/>
      </w:r>
      <w:r>
        <w:instrText xml:space="preserve"> PAGEREF _Toc49257658 \h </w:instrText>
      </w:r>
      <w:r>
        <w:fldChar w:fldCharType="separate"/>
      </w:r>
      <w:r>
        <w:t>20</w:t>
      </w:r>
      <w:r>
        <w:fldChar w:fldCharType="end"/>
      </w:r>
      <w:r>
        <w:fldChar w:fldCharType="end"/>
      </w:r>
    </w:p>
    <w:p w14:paraId="51C9492E">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"_Toc49257659" </w:instrText>
      </w:r>
      <w:r>
        <w:fldChar w:fldCharType="separate"/>
      </w:r>
      <w:r>
        <w:rPr>
          <w:rStyle w:val="45"/>
        </w:rPr>
        <w:t>8.3.6.</w:t>
      </w:r>
      <w:r>
        <w:rPr>
          <w:rFonts w:asciiTheme="minorHAnsi" w:hAnsiTheme="minorHAnsi" w:eastAsiaTheme="minorEastAsia" w:cstheme="minorBidi"/>
          <w:b w:val="0"/>
          <w:caps w:val="0"/>
          <w:kern w:val="2"/>
          <w:sz w:val="21"/>
          <w:szCs w:val="22"/>
          <w:lang w:val="en-US"/>
        </w:rPr>
        <w:tab/>
      </w:r>
      <w:r>
        <w:rPr>
          <w:rStyle w:val="45"/>
        </w:rPr>
        <w:t>SHORE CONNECTION BOX</w:t>
      </w:r>
      <w:r>
        <w:tab/>
      </w:r>
      <w:r>
        <w:fldChar w:fldCharType="begin"/>
      </w:r>
      <w:r>
        <w:instrText xml:space="preserve"> PAGEREF _Toc49257659 \h </w:instrText>
      </w:r>
      <w:r>
        <w:fldChar w:fldCharType="separate"/>
      </w:r>
      <w:r>
        <w:t>20</w:t>
      </w:r>
      <w:r>
        <w:fldChar w:fldCharType="end"/>
      </w:r>
      <w:r>
        <w:fldChar w:fldCharType="end"/>
      </w:r>
    </w:p>
    <w:p w14:paraId="551BC68E">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"_Toc49257660" </w:instrText>
      </w:r>
      <w:r>
        <w:fldChar w:fldCharType="separate"/>
      </w:r>
      <w:r>
        <w:rPr>
          <w:rStyle w:val="45"/>
        </w:rPr>
        <w:t>8.3.7.</w:t>
      </w:r>
      <w:r>
        <w:rPr>
          <w:rFonts w:asciiTheme="minorHAnsi" w:hAnsiTheme="minorHAnsi" w:eastAsiaTheme="minorEastAsia" w:cstheme="minorBidi"/>
          <w:b w:val="0"/>
          <w:caps w:val="0"/>
          <w:kern w:val="2"/>
          <w:sz w:val="21"/>
          <w:szCs w:val="22"/>
          <w:lang w:val="en-US"/>
        </w:rPr>
        <w:tab/>
      </w:r>
      <w:r>
        <w:rPr>
          <w:rStyle w:val="45"/>
        </w:rPr>
        <w:t>TEST PANEL</w:t>
      </w:r>
      <w:r>
        <w:tab/>
      </w:r>
      <w:r>
        <w:fldChar w:fldCharType="begin"/>
      </w:r>
      <w:r>
        <w:instrText xml:space="preserve"> PAGEREF _Toc49257660 \h </w:instrText>
      </w:r>
      <w:r>
        <w:fldChar w:fldCharType="separate"/>
      </w:r>
      <w:r>
        <w:t>21</w:t>
      </w:r>
      <w:r>
        <w:fldChar w:fldCharType="end"/>
      </w:r>
      <w:r>
        <w:fldChar w:fldCharType="end"/>
      </w:r>
    </w:p>
    <w:p w14:paraId="20987CC4">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"_Toc49257661" </w:instrText>
      </w:r>
      <w:r>
        <w:fldChar w:fldCharType="separate"/>
      </w:r>
      <w:r>
        <w:rPr>
          <w:rStyle w:val="45"/>
        </w:rPr>
        <w:t>8.4.</w:t>
      </w:r>
      <w:r>
        <w:rPr>
          <w:rFonts w:asciiTheme="minorHAnsi" w:hAnsiTheme="minorHAnsi" w:eastAsiaTheme="minorEastAsia" w:cstheme="minorBidi"/>
          <w:b w:val="0"/>
          <w:caps w:val="0"/>
          <w:kern w:val="2"/>
          <w:sz w:val="21"/>
          <w:szCs w:val="22"/>
          <w:lang w:val="en-US"/>
        </w:rPr>
        <w:tab/>
      </w:r>
      <w:r>
        <w:rPr>
          <w:rStyle w:val="45"/>
        </w:rPr>
        <w:t>SECONDARY SOURCE</w:t>
      </w:r>
      <w:r>
        <w:tab/>
      </w:r>
      <w:r>
        <w:fldChar w:fldCharType="begin"/>
      </w:r>
      <w:r>
        <w:instrText xml:space="preserve"> PAGEREF _Toc49257661 \h </w:instrText>
      </w:r>
      <w:r>
        <w:fldChar w:fldCharType="separate"/>
      </w:r>
      <w:r>
        <w:t>22</w:t>
      </w:r>
      <w:r>
        <w:fldChar w:fldCharType="end"/>
      </w:r>
      <w:r>
        <w:fldChar w:fldCharType="end"/>
      </w:r>
    </w:p>
    <w:p w14:paraId="78EC5D45">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"_Toc49257662" </w:instrText>
      </w:r>
      <w:r>
        <w:fldChar w:fldCharType="separate"/>
      </w:r>
      <w:r>
        <w:rPr>
          <w:rStyle w:val="45"/>
        </w:rPr>
        <w:t>8.4.1.</w:t>
      </w:r>
      <w:r>
        <w:rPr>
          <w:rFonts w:asciiTheme="minorHAnsi" w:hAnsiTheme="minorHAnsi" w:eastAsiaTheme="minorEastAsia" w:cstheme="minorBidi"/>
          <w:b w:val="0"/>
          <w:caps w:val="0"/>
          <w:kern w:val="2"/>
          <w:sz w:val="21"/>
          <w:szCs w:val="22"/>
          <w:lang w:val="en-US"/>
        </w:rPr>
        <w:tab/>
      </w:r>
      <w:r>
        <w:rPr>
          <w:rStyle w:val="45"/>
        </w:rPr>
        <w:t>TRANSFORMERS</w:t>
      </w:r>
      <w:r>
        <w:tab/>
      </w:r>
      <w:r>
        <w:fldChar w:fldCharType="begin"/>
      </w:r>
      <w:r>
        <w:instrText xml:space="preserve"> PAGEREF _Toc49257662 \h </w:instrText>
      </w:r>
      <w:r>
        <w:fldChar w:fldCharType="separate"/>
      </w:r>
      <w:r>
        <w:t>22</w:t>
      </w:r>
      <w:r>
        <w:fldChar w:fldCharType="end"/>
      </w:r>
      <w:r>
        <w:fldChar w:fldCharType="end"/>
      </w:r>
    </w:p>
    <w:p w14:paraId="0D4818FD">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"_Toc49257663" </w:instrText>
      </w:r>
      <w:r>
        <w:fldChar w:fldCharType="separate"/>
      </w:r>
      <w:r>
        <w:rPr>
          <w:rStyle w:val="45"/>
        </w:rPr>
        <w:t>8.4.2.</w:t>
      </w:r>
      <w:r>
        <w:rPr>
          <w:rFonts w:asciiTheme="minorHAnsi" w:hAnsiTheme="minorHAnsi" w:eastAsiaTheme="minorEastAsia" w:cstheme="minorBidi"/>
          <w:b w:val="0"/>
          <w:caps w:val="0"/>
          <w:kern w:val="2"/>
          <w:sz w:val="21"/>
          <w:szCs w:val="22"/>
          <w:lang w:val="en-US"/>
        </w:rPr>
        <w:tab/>
      </w:r>
      <w:r>
        <w:rPr>
          <w:rStyle w:val="45"/>
        </w:rPr>
        <w:t>STORAGE BATTERIES AND BATTERY CHARGING BOARD</w:t>
      </w:r>
      <w:r>
        <w:tab/>
      </w:r>
      <w:r>
        <w:fldChar w:fldCharType="begin"/>
      </w:r>
      <w:r>
        <w:instrText xml:space="preserve"> PAGEREF _Toc49257663 \h </w:instrText>
      </w:r>
      <w:r>
        <w:fldChar w:fldCharType="separate"/>
      </w:r>
      <w:r>
        <w:t>23</w:t>
      </w:r>
      <w:r>
        <w:fldChar w:fldCharType="end"/>
      </w:r>
      <w:r>
        <w:fldChar w:fldCharType="end"/>
      </w:r>
    </w:p>
    <w:p w14:paraId="6AF4246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"_Toc49257664" </w:instrText>
      </w:r>
      <w:r>
        <w:fldChar w:fldCharType="separate"/>
      </w:r>
      <w:r>
        <w:rPr>
          <w:rStyle w:val="45"/>
        </w:rPr>
        <w:t>8.4.2.1.</w:t>
      </w:r>
      <w:r>
        <w:rPr>
          <w:rFonts w:asciiTheme="minorHAnsi" w:hAnsiTheme="minorHAnsi" w:eastAsiaTheme="minorEastAsia" w:cstheme="minorBidi"/>
          <w:b w:val="0"/>
          <w:caps w:val="0"/>
          <w:kern w:val="2"/>
          <w:sz w:val="21"/>
          <w:szCs w:val="22"/>
          <w:lang w:val="en-US"/>
        </w:rPr>
        <w:tab/>
      </w:r>
      <w:r>
        <w:rPr>
          <w:rStyle w:val="45"/>
        </w:rPr>
        <w:t>For General Use and for Engine Room Area</w:t>
      </w:r>
      <w:r>
        <w:tab/>
      </w:r>
      <w:r>
        <w:fldChar w:fldCharType="begin"/>
      </w:r>
      <w:r>
        <w:instrText xml:space="preserve"> PAGEREF _Toc49257664 \h </w:instrText>
      </w:r>
      <w:r>
        <w:fldChar w:fldCharType="separate"/>
      </w:r>
      <w:r>
        <w:t>23</w:t>
      </w:r>
      <w:r>
        <w:fldChar w:fldCharType="end"/>
      </w:r>
      <w:r>
        <w:fldChar w:fldCharType="end"/>
      </w:r>
    </w:p>
    <w:p w14:paraId="46A6A32B">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"_Toc49257665" </w:instrText>
      </w:r>
      <w:r>
        <w:fldChar w:fldCharType="separate"/>
      </w:r>
      <w:r>
        <w:rPr>
          <w:rStyle w:val="45"/>
        </w:rPr>
        <w:t>8.4.2.2.</w:t>
      </w:r>
      <w:r>
        <w:rPr>
          <w:rFonts w:asciiTheme="minorHAnsi" w:hAnsiTheme="minorHAnsi" w:eastAsiaTheme="minorEastAsia" w:cstheme="minorBidi"/>
          <w:b w:val="0"/>
          <w:caps w:val="0"/>
          <w:kern w:val="2"/>
          <w:sz w:val="21"/>
          <w:szCs w:val="22"/>
          <w:lang w:val="en-US"/>
        </w:rPr>
        <w:tab/>
      </w:r>
      <w:r>
        <w:rPr>
          <w:rStyle w:val="45"/>
        </w:rPr>
        <w:t>Other</w:t>
      </w:r>
      <w:r>
        <w:tab/>
      </w:r>
      <w:r>
        <w:fldChar w:fldCharType="begin"/>
      </w:r>
      <w:r>
        <w:instrText xml:space="preserve"> PAGEREF _Toc49257665 \h </w:instrText>
      </w:r>
      <w:r>
        <w:fldChar w:fldCharType="separate"/>
      </w:r>
      <w:r>
        <w:t>23</w:t>
      </w:r>
      <w:r>
        <w:fldChar w:fldCharType="end"/>
      </w:r>
      <w:r>
        <w:fldChar w:fldCharType="end"/>
      </w:r>
    </w:p>
    <w:p w14:paraId="582C0CB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"_Toc49257666" </w:instrText>
      </w:r>
      <w:r>
        <w:fldChar w:fldCharType="separate"/>
      </w:r>
      <w:r>
        <w:rPr>
          <w:rStyle w:val="45"/>
        </w:rPr>
        <w:t>8.5.</w:t>
      </w:r>
      <w:r>
        <w:rPr>
          <w:rFonts w:asciiTheme="minorHAnsi" w:hAnsiTheme="minorHAnsi" w:eastAsiaTheme="minorEastAsia" w:cstheme="minorBidi"/>
          <w:b w:val="0"/>
          <w:caps w:val="0"/>
          <w:kern w:val="2"/>
          <w:sz w:val="21"/>
          <w:szCs w:val="22"/>
          <w:lang w:val="en-US"/>
        </w:rPr>
        <w:tab/>
      </w:r>
      <w:r>
        <w:rPr>
          <w:rStyle w:val="45"/>
        </w:rPr>
        <w:t>DISTRIBUTION SYSTEM</w:t>
      </w:r>
      <w:r>
        <w:tab/>
      </w:r>
      <w:r>
        <w:fldChar w:fldCharType="begin"/>
      </w:r>
      <w:r>
        <w:instrText xml:space="preserve"> PAGEREF _Toc49257666 \h </w:instrText>
      </w:r>
      <w:r>
        <w:fldChar w:fldCharType="separate"/>
      </w:r>
      <w:r>
        <w:t>24</w:t>
      </w:r>
      <w:r>
        <w:fldChar w:fldCharType="end"/>
      </w:r>
      <w:r>
        <w:fldChar w:fldCharType="end"/>
      </w:r>
    </w:p>
    <w:p w14:paraId="37FF63A2">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"_Toc49257667" </w:instrText>
      </w:r>
      <w:r>
        <w:fldChar w:fldCharType="separate"/>
      </w:r>
      <w:r>
        <w:rPr>
          <w:rStyle w:val="45"/>
        </w:rPr>
        <w:t>8.5.1.</w:t>
      </w:r>
      <w:r>
        <w:rPr>
          <w:rFonts w:asciiTheme="minorHAnsi" w:hAnsiTheme="minorHAnsi" w:eastAsiaTheme="minorEastAsia" w:cstheme="minorBidi"/>
          <w:b w:val="0"/>
          <w:caps w:val="0"/>
          <w:kern w:val="2"/>
          <w:sz w:val="21"/>
          <w:szCs w:val="22"/>
          <w:lang w:val="en-US"/>
        </w:rPr>
        <w:tab/>
      </w:r>
      <w:r>
        <w:rPr>
          <w:rStyle w:val="45"/>
        </w:rPr>
        <w:t>ELECTRIC DISTRIBUTION</w:t>
      </w:r>
      <w:r>
        <w:tab/>
      </w:r>
      <w:r>
        <w:fldChar w:fldCharType="begin"/>
      </w:r>
      <w:r>
        <w:instrText xml:space="preserve"> PAGEREF _Toc49257667 \h </w:instrText>
      </w:r>
      <w:r>
        <w:fldChar w:fldCharType="separate"/>
      </w:r>
      <w:r>
        <w:t>24</w:t>
      </w:r>
      <w:r>
        <w:fldChar w:fldCharType="end"/>
      </w:r>
      <w:r>
        <w:fldChar w:fldCharType="end"/>
      </w:r>
    </w:p>
    <w:p w14:paraId="6BA0A134">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"_Toc49257668" </w:instrText>
      </w:r>
      <w:r>
        <w:fldChar w:fldCharType="separate"/>
      </w:r>
      <w:r>
        <w:rPr>
          <w:rStyle w:val="45"/>
        </w:rPr>
        <w:t>8.5.2.</w:t>
      </w:r>
      <w:r>
        <w:rPr>
          <w:rFonts w:asciiTheme="minorHAnsi" w:hAnsiTheme="minorHAnsi" w:eastAsiaTheme="minorEastAsia" w:cstheme="minorBidi"/>
          <w:b w:val="0"/>
          <w:caps w:val="0"/>
          <w:kern w:val="2"/>
          <w:sz w:val="21"/>
          <w:szCs w:val="22"/>
          <w:lang w:val="en-US"/>
        </w:rPr>
        <w:tab/>
      </w:r>
      <w:r>
        <w:rPr>
          <w:rStyle w:val="45"/>
        </w:rPr>
        <w:t>SECTION AND DISTRIBUTION BOARDS</w:t>
      </w:r>
      <w:r>
        <w:tab/>
      </w:r>
      <w:r>
        <w:fldChar w:fldCharType="begin"/>
      </w:r>
      <w:r>
        <w:instrText xml:space="preserve"> PAGEREF _Toc49257668 \h </w:instrText>
      </w:r>
      <w:r>
        <w:fldChar w:fldCharType="separate"/>
      </w:r>
      <w:r>
        <w:t>24</w:t>
      </w:r>
      <w:r>
        <w:fldChar w:fldCharType="end"/>
      </w:r>
      <w:r>
        <w:fldChar w:fldCharType="end"/>
      </w:r>
    </w:p>
    <w:p w14:paraId="4A58100F">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"_Toc49257669" </w:instrText>
      </w:r>
      <w:r>
        <w:fldChar w:fldCharType="separate"/>
      </w:r>
      <w:r>
        <w:rPr>
          <w:rStyle w:val="45"/>
        </w:rPr>
        <w:t>8.5.3.</w:t>
      </w:r>
      <w:r>
        <w:rPr>
          <w:rFonts w:asciiTheme="minorHAnsi" w:hAnsiTheme="minorHAnsi" w:eastAsiaTheme="minorEastAsia" w:cstheme="minorBidi"/>
          <w:b w:val="0"/>
          <w:caps w:val="0"/>
          <w:kern w:val="2"/>
          <w:sz w:val="21"/>
          <w:szCs w:val="22"/>
          <w:lang w:val="en-US"/>
        </w:rPr>
        <w:tab/>
      </w:r>
      <w:r>
        <w:rPr>
          <w:rStyle w:val="45"/>
        </w:rPr>
        <w:t>CONNECTION BOXES AND BRANCH BOXES</w:t>
      </w:r>
      <w:r>
        <w:tab/>
      </w:r>
      <w:r>
        <w:fldChar w:fldCharType="begin"/>
      </w:r>
      <w:r>
        <w:instrText xml:space="preserve"> PAGEREF _Toc49257669 \h </w:instrText>
      </w:r>
      <w:r>
        <w:fldChar w:fldCharType="separate"/>
      </w:r>
      <w:r>
        <w:t>25</w:t>
      </w:r>
      <w:r>
        <w:fldChar w:fldCharType="end"/>
      </w:r>
      <w:r>
        <w:fldChar w:fldCharType="end"/>
      </w:r>
    </w:p>
    <w:p w14:paraId="01A6F0A1">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"_Toc49257670" </w:instrText>
      </w:r>
      <w:r>
        <w:fldChar w:fldCharType="separate"/>
      </w:r>
      <w:r>
        <w:rPr>
          <w:rStyle w:val="45"/>
        </w:rPr>
        <w:t>8.5.4.</w:t>
      </w:r>
      <w:r>
        <w:rPr>
          <w:rFonts w:asciiTheme="minorHAnsi" w:hAnsiTheme="minorHAnsi" w:eastAsiaTheme="minorEastAsia" w:cstheme="minorBidi"/>
          <w:b w:val="0"/>
          <w:caps w:val="0"/>
          <w:kern w:val="2"/>
          <w:sz w:val="21"/>
          <w:szCs w:val="22"/>
          <w:lang w:val="en-US"/>
        </w:rPr>
        <w:tab/>
      </w:r>
      <w:r>
        <w:rPr>
          <w:rStyle w:val="45"/>
        </w:rPr>
        <w:t>RECEPTACLE FOR REEFER CONTAINER</w:t>
      </w:r>
      <w:r>
        <w:tab/>
      </w:r>
      <w:r>
        <w:fldChar w:fldCharType="begin"/>
      </w:r>
      <w:r>
        <w:instrText xml:space="preserve"> PAGEREF _Toc49257670 \h </w:instrText>
      </w:r>
      <w:r>
        <w:fldChar w:fldCharType="separate"/>
      </w:r>
      <w:r>
        <w:t>25</w:t>
      </w:r>
      <w:r>
        <w:fldChar w:fldCharType="end"/>
      </w:r>
      <w:r>
        <w:fldChar w:fldCharType="end"/>
      </w:r>
    </w:p>
    <w:p w14:paraId="4ED9ED6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"_Toc49257671" </w:instrText>
      </w:r>
      <w:r>
        <w:fldChar w:fldCharType="separate"/>
      </w:r>
      <w:r>
        <w:rPr>
          <w:rStyle w:val="45"/>
        </w:rPr>
        <w:t>8.6.</w:t>
      </w:r>
      <w:r>
        <w:rPr>
          <w:rFonts w:asciiTheme="minorHAnsi" w:hAnsiTheme="minorHAnsi" w:eastAsiaTheme="minorEastAsia" w:cstheme="minorBidi"/>
          <w:b w:val="0"/>
          <w:caps w:val="0"/>
          <w:kern w:val="2"/>
          <w:sz w:val="21"/>
          <w:szCs w:val="22"/>
          <w:lang w:val="en-US"/>
        </w:rPr>
        <w:tab/>
      </w:r>
      <w:r>
        <w:rPr>
          <w:rStyle w:val="45"/>
        </w:rPr>
        <w:t>ELECTRIC MOTOR AND CONTROL GEAR</w:t>
      </w:r>
      <w:r>
        <w:tab/>
      </w:r>
      <w:r>
        <w:fldChar w:fldCharType="begin"/>
      </w:r>
      <w:r>
        <w:instrText xml:space="preserve"> PAGEREF _Toc49257671 \h </w:instrText>
      </w:r>
      <w:r>
        <w:fldChar w:fldCharType="separate"/>
      </w:r>
      <w:r>
        <w:t>25</w:t>
      </w:r>
      <w:r>
        <w:fldChar w:fldCharType="end"/>
      </w:r>
      <w:r>
        <w:fldChar w:fldCharType="end"/>
      </w:r>
    </w:p>
    <w:p w14:paraId="3091F0E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"_Toc49257672" </w:instrText>
      </w:r>
      <w:r>
        <w:fldChar w:fldCharType="separate"/>
      </w:r>
      <w:r>
        <w:rPr>
          <w:rStyle w:val="45"/>
        </w:rPr>
        <w:t>8.6.1.</w:t>
      </w:r>
      <w:r>
        <w:rPr>
          <w:rFonts w:asciiTheme="minorHAnsi" w:hAnsiTheme="minorHAnsi" w:eastAsiaTheme="minorEastAsia" w:cstheme="minorBidi"/>
          <w:b w:val="0"/>
          <w:caps w:val="0"/>
          <w:kern w:val="2"/>
          <w:sz w:val="21"/>
          <w:szCs w:val="22"/>
          <w:lang w:val="en-US"/>
        </w:rPr>
        <w:tab/>
      </w:r>
      <w:r>
        <w:rPr>
          <w:rStyle w:val="45"/>
        </w:rPr>
        <w:t>GENERAL</w:t>
      </w:r>
      <w:r>
        <w:tab/>
      </w:r>
      <w:r>
        <w:fldChar w:fldCharType="begin"/>
      </w:r>
      <w:r>
        <w:instrText xml:space="preserve"> PAGEREF _Toc49257672 \h </w:instrText>
      </w:r>
      <w:r>
        <w:fldChar w:fldCharType="separate"/>
      </w:r>
      <w:r>
        <w:t>25</w:t>
      </w:r>
      <w:r>
        <w:fldChar w:fldCharType="end"/>
      </w:r>
      <w:r>
        <w:fldChar w:fldCharType="end"/>
      </w:r>
    </w:p>
    <w:p w14:paraId="121FF271">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"_Toc49257673" </w:instrText>
      </w:r>
      <w:r>
        <w:fldChar w:fldCharType="separate"/>
      </w:r>
      <w:r>
        <w:rPr>
          <w:rStyle w:val="45"/>
        </w:rPr>
        <w:t>8.6.2.</w:t>
      </w:r>
      <w:r>
        <w:rPr>
          <w:rFonts w:asciiTheme="minorHAnsi" w:hAnsiTheme="minorHAnsi" w:eastAsiaTheme="minorEastAsia" w:cstheme="minorBidi"/>
          <w:b w:val="0"/>
          <w:caps w:val="0"/>
          <w:kern w:val="2"/>
          <w:sz w:val="21"/>
          <w:szCs w:val="22"/>
          <w:lang w:val="en-US"/>
        </w:rPr>
        <w:tab/>
      </w:r>
      <w:r>
        <w:rPr>
          <w:rStyle w:val="45"/>
        </w:rPr>
        <w:t>MOTORS</w:t>
      </w:r>
      <w:r>
        <w:tab/>
      </w:r>
      <w:r>
        <w:fldChar w:fldCharType="begin"/>
      </w:r>
      <w:r>
        <w:instrText xml:space="preserve"> PAGEREF _Toc49257673 \h </w:instrText>
      </w:r>
      <w:r>
        <w:fldChar w:fldCharType="separate"/>
      </w:r>
      <w:r>
        <w:t>26</w:t>
      </w:r>
      <w:r>
        <w:fldChar w:fldCharType="end"/>
      </w:r>
      <w:r>
        <w:fldChar w:fldCharType="end"/>
      </w:r>
    </w:p>
    <w:p w14:paraId="4E85814F">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"_Toc49257674" </w:instrText>
      </w:r>
      <w:r>
        <w:fldChar w:fldCharType="separate"/>
      </w:r>
      <w:r>
        <w:rPr>
          <w:rStyle w:val="45"/>
        </w:rPr>
        <w:t>8.6.2.1.</w:t>
      </w:r>
      <w:r>
        <w:rPr>
          <w:rFonts w:asciiTheme="minorHAnsi" w:hAnsiTheme="minorHAnsi" w:eastAsiaTheme="minorEastAsia" w:cstheme="minorBidi"/>
          <w:b w:val="0"/>
          <w:caps w:val="0"/>
          <w:kern w:val="2"/>
          <w:sz w:val="21"/>
          <w:szCs w:val="22"/>
          <w:lang w:val="en-US"/>
        </w:rPr>
        <w:tab/>
      </w:r>
      <w:r>
        <w:rPr>
          <w:rStyle w:val="45"/>
        </w:rPr>
        <w:t>General</w:t>
      </w:r>
      <w:r>
        <w:tab/>
      </w:r>
      <w:r>
        <w:fldChar w:fldCharType="begin"/>
      </w:r>
      <w:r>
        <w:instrText xml:space="preserve"> PAGEREF _Toc49257674 \h </w:instrText>
      </w:r>
      <w:r>
        <w:fldChar w:fldCharType="separate"/>
      </w:r>
      <w:r>
        <w:t>26</w:t>
      </w:r>
      <w:r>
        <w:fldChar w:fldCharType="end"/>
      </w:r>
      <w:r>
        <w:fldChar w:fldCharType="end"/>
      </w:r>
    </w:p>
    <w:p w14:paraId="58EC7210">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"_Toc49257675" </w:instrText>
      </w:r>
      <w:r>
        <w:fldChar w:fldCharType="separate"/>
      </w:r>
      <w:r>
        <w:rPr>
          <w:rStyle w:val="45"/>
        </w:rPr>
        <w:t>8.6.2.2.</w:t>
      </w:r>
      <w:r>
        <w:rPr>
          <w:rFonts w:asciiTheme="minorHAnsi" w:hAnsiTheme="minorHAnsi" w:eastAsiaTheme="minorEastAsia" w:cstheme="minorBidi"/>
          <w:b w:val="0"/>
          <w:caps w:val="0"/>
          <w:kern w:val="2"/>
          <w:sz w:val="21"/>
          <w:szCs w:val="22"/>
          <w:lang w:val="en-US"/>
        </w:rPr>
        <w:tab/>
      </w:r>
      <w:r>
        <w:rPr>
          <w:rStyle w:val="45"/>
        </w:rPr>
        <w:t>Insulation and terminal box</w:t>
      </w:r>
      <w:r>
        <w:tab/>
      </w:r>
      <w:r>
        <w:fldChar w:fldCharType="begin"/>
      </w:r>
      <w:r>
        <w:instrText xml:space="preserve"> PAGEREF _Toc49257675 \h </w:instrText>
      </w:r>
      <w:r>
        <w:fldChar w:fldCharType="separate"/>
      </w:r>
      <w:r>
        <w:t>26</w:t>
      </w:r>
      <w:r>
        <w:fldChar w:fldCharType="end"/>
      </w:r>
      <w:r>
        <w:fldChar w:fldCharType="end"/>
      </w:r>
    </w:p>
    <w:p w14:paraId="3934353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"_Toc49257676" </w:instrText>
      </w:r>
      <w:r>
        <w:fldChar w:fldCharType="separate"/>
      </w:r>
      <w:r>
        <w:rPr>
          <w:rStyle w:val="45"/>
        </w:rPr>
        <w:t>8.6.3.</w:t>
      </w:r>
      <w:r>
        <w:rPr>
          <w:rFonts w:asciiTheme="minorHAnsi" w:hAnsiTheme="minorHAnsi" w:eastAsiaTheme="minorEastAsia" w:cstheme="minorBidi"/>
          <w:b w:val="0"/>
          <w:caps w:val="0"/>
          <w:kern w:val="2"/>
          <w:sz w:val="21"/>
          <w:szCs w:val="22"/>
          <w:lang w:val="en-US"/>
        </w:rPr>
        <w:tab/>
      </w:r>
      <w:r>
        <w:rPr>
          <w:rStyle w:val="45"/>
        </w:rPr>
        <w:t>STARTERS</w:t>
      </w:r>
      <w:r>
        <w:tab/>
      </w:r>
      <w:r>
        <w:fldChar w:fldCharType="begin"/>
      </w:r>
      <w:r>
        <w:instrText xml:space="preserve"> PAGEREF _Toc49257676 \h </w:instrText>
      </w:r>
      <w:r>
        <w:fldChar w:fldCharType="separate"/>
      </w:r>
      <w:r>
        <w:t>26</w:t>
      </w:r>
      <w:r>
        <w:fldChar w:fldCharType="end"/>
      </w:r>
      <w:r>
        <w:fldChar w:fldCharType="end"/>
      </w:r>
    </w:p>
    <w:p w14:paraId="29F5D31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"_Toc49257677" </w:instrText>
      </w:r>
      <w:r>
        <w:fldChar w:fldCharType="separate"/>
      </w:r>
      <w:r>
        <w:rPr>
          <w:rStyle w:val="45"/>
        </w:rPr>
        <w:t>8.6.3.1.</w:t>
      </w:r>
      <w:r>
        <w:rPr>
          <w:rFonts w:asciiTheme="minorHAnsi" w:hAnsiTheme="minorHAnsi" w:eastAsiaTheme="minorEastAsia" w:cstheme="minorBidi"/>
          <w:b w:val="0"/>
          <w:caps w:val="0"/>
          <w:kern w:val="2"/>
          <w:sz w:val="21"/>
          <w:szCs w:val="22"/>
          <w:lang w:val="en-US"/>
        </w:rPr>
        <w:tab/>
      </w:r>
      <w:r>
        <w:rPr>
          <w:rStyle w:val="45"/>
        </w:rPr>
        <w:t>General</w:t>
      </w:r>
      <w:r>
        <w:tab/>
      </w:r>
      <w:r>
        <w:fldChar w:fldCharType="begin"/>
      </w:r>
      <w:r>
        <w:instrText xml:space="preserve"> PAGEREF _Toc49257677 \h </w:instrText>
      </w:r>
      <w:r>
        <w:fldChar w:fldCharType="separate"/>
      </w:r>
      <w:r>
        <w:t>26</w:t>
      </w:r>
      <w:r>
        <w:fldChar w:fldCharType="end"/>
      </w:r>
      <w:r>
        <w:fldChar w:fldCharType="end"/>
      </w:r>
    </w:p>
    <w:p w14:paraId="7DF2D34F">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"_Toc49257678" </w:instrText>
      </w:r>
      <w:r>
        <w:fldChar w:fldCharType="separate"/>
      </w:r>
      <w:r>
        <w:rPr>
          <w:rStyle w:val="45"/>
        </w:rPr>
        <w:t>8.6.3.2.</w:t>
      </w:r>
      <w:r>
        <w:rPr>
          <w:rFonts w:asciiTheme="minorHAnsi" w:hAnsiTheme="minorHAnsi" w:eastAsiaTheme="minorEastAsia" w:cstheme="minorBidi"/>
          <w:b w:val="0"/>
          <w:caps w:val="0"/>
          <w:kern w:val="2"/>
          <w:sz w:val="21"/>
          <w:szCs w:val="22"/>
          <w:lang w:val="en-US"/>
        </w:rPr>
        <w:tab/>
      </w:r>
      <w:r>
        <w:rPr>
          <w:rStyle w:val="45"/>
        </w:rPr>
        <w:t>Ammeters and Running Hour Counters</w:t>
      </w:r>
      <w:r>
        <w:tab/>
      </w:r>
      <w:r>
        <w:fldChar w:fldCharType="begin"/>
      </w:r>
      <w:r>
        <w:instrText xml:space="preserve"> PAGEREF _Toc49257678 \h </w:instrText>
      </w:r>
      <w:r>
        <w:fldChar w:fldCharType="separate"/>
      </w:r>
      <w:r>
        <w:t>27</w:t>
      </w:r>
      <w:r>
        <w:fldChar w:fldCharType="end"/>
      </w:r>
      <w:r>
        <w:fldChar w:fldCharType="end"/>
      </w:r>
    </w:p>
    <w:p w14:paraId="6A2B548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"_Toc49257679" </w:instrText>
      </w:r>
      <w:r>
        <w:fldChar w:fldCharType="separate"/>
      </w:r>
      <w:r>
        <w:rPr>
          <w:rStyle w:val="45"/>
        </w:rPr>
        <w:t>8.6.3.3.</w:t>
      </w:r>
      <w:r>
        <w:rPr>
          <w:rFonts w:asciiTheme="minorHAnsi" w:hAnsiTheme="minorHAnsi" w:eastAsiaTheme="minorEastAsia" w:cstheme="minorBidi"/>
          <w:b w:val="0"/>
          <w:caps w:val="0"/>
          <w:kern w:val="2"/>
          <w:sz w:val="21"/>
          <w:szCs w:val="22"/>
          <w:lang w:val="en-US"/>
        </w:rPr>
        <w:tab/>
      </w:r>
      <w:r>
        <w:rPr>
          <w:rStyle w:val="45"/>
        </w:rPr>
        <w:t>Emergency Stop Device</w:t>
      </w:r>
      <w:r>
        <w:tab/>
      </w:r>
      <w:r>
        <w:fldChar w:fldCharType="begin"/>
      </w:r>
      <w:r>
        <w:instrText xml:space="preserve"> PAGEREF _Toc49257679 \h </w:instrText>
      </w:r>
      <w:r>
        <w:fldChar w:fldCharType="separate"/>
      </w:r>
      <w:r>
        <w:t>27</w:t>
      </w:r>
      <w:r>
        <w:fldChar w:fldCharType="end"/>
      </w:r>
      <w:r>
        <w:fldChar w:fldCharType="end"/>
      </w:r>
    </w:p>
    <w:p w14:paraId="7D5B04CE">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"_Toc49257680" </w:instrText>
      </w:r>
      <w:r>
        <w:fldChar w:fldCharType="separate"/>
      </w:r>
      <w:r>
        <w:rPr>
          <w:rStyle w:val="45"/>
        </w:rPr>
        <w:t>8.6.3.4.</w:t>
      </w:r>
      <w:r>
        <w:rPr>
          <w:rFonts w:asciiTheme="minorHAnsi" w:hAnsiTheme="minorHAnsi" w:eastAsiaTheme="minorEastAsia" w:cstheme="minorBidi"/>
          <w:b w:val="0"/>
          <w:caps w:val="0"/>
          <w:kern w:val="2"/>
          <w:sz w:val="21"/>
          <w:szCs w:val="22"/>
          <w:lang w:val="en-US"/>
        </w:rPr>
        <w:tab/>
      </w:r>
      <w:r>
        <w:rPr>
          <w:rStyle w:val="45"/>
        </w:rPr>
        <w:t>Steering Gear Motors</w:t>
      </w:r>
      <w:r>
        <w:tab/>
      </w:r>
      <w:r>
        <w:fldChar w:fldCharType="begin"/>
      </w:r>
      <w:r>
        <w:instrText xml:space="preserve"> PAGEREF _Toc49257680 \h </w:instrText>
      </w:r>
      <w:r>
        <w:fldChar w:fldCharType="separate"/>
      </w:r>
      <w:r>
        <w:t>28</w:t>
      </w:r>
      <w:r>
        <w:fldChar w:fldCharType="end"/>
      </w:r>
      <w:r>
        <w:fldChar w:fldCharType="end"/>
      </w:r>
    </w:p>
    <w:p w14:paraId="0E5D0B64">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"_Toc49257681" </w:instrText>
      </w:r>
      <w:r>
        <w:fldChar w:fldCharType="separate"/>
      </w:r>
      <w:r>
        <w:rPr>
          <w:rStyle w:val="45"/>
        </w:rPr>
        <w:t>8.6.3.5.</w:t>
      </w:r>
      <w:r>
        <w:rPr>
          <w:rFonts w:asciiTheme="minorHAnsi" w:hAnsiTheme="minorHAnsi" w:eastAsiaTheme="minorEastAsia" w:cstheme="minorBidi"/>
          <w:b w:val="0"/>
          <w:caps w:val="0"/>
          <w:kern w:val="2"/>
          <w:sz w:val="21"/>
          <w:szCs w:val="22"/>
          <w:lang w:val="en-US"/>
        </w:rPr>
        <w:tab/>
      </w:r>
      <w:r>
        <w:rPr>
          <w:rStyle w:val="45"/>
        </w:rPr>
        <w:t>Bow Thruster Motor and Control</w:t>
      </w:r>
      <w:r>
        <w:tab/>
      </w:r>
      <w:r>
        <w:fldChar w:fldCharType="begin"/>
      </w:r>
      <w:r>
        <w:instrText xml:space="preserve"> PAGEREF _Toc49257681 \h </w:instrText>
      </w:r>
      <w:r>
        <w:fldChar w:fldCharType="separate"/>
      </w:r>
      <w:r>
        <w:t>28</w:t>
      </w:r>
      <w:r>
        <w:fldChar w:fldCharType="end"/>
      </w:r>
      <w:r>
        <w:fldChar w:fldCharType="end"/>
      </w:r>
    </w:p>
    <w:p w14:paraId="0F7CB0F5">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"_Toc49257682" </w:instrText>
      </w:r>
      <w:r>
        <w:fldChar w:fldCharType="separate"/>
      </w:r>
      <w:r>
        <w:rPr>
          <w:rStyle w:val="45"/>
        </w:rPr>
        <w:t>8.6.3.6.</w:t>
      </w:r>
      <w:r>
        <w:rPr>
          <w:rFonts w:asciiTheme="minorHAnsi" w:hAnsiTheme="minorHAnsi" w:eastAsiaTheme="minorEastAsia" w:cstheme="minorBidi"/>
          <w:b w:val="0"/>
          <w:caps w:val="0"/>
          <w:kern w:val="2"/>
          <w:sz w:val="21"/>
          <w:szCs w:val="22"/>
          <w:lang w:val="en-US"/>
        </w:rPr>
        <w:tab/>
      </w:r>
      <w:r>
        <w:rPr>
          <w:rStyle w:val="45"/>
        </w:rPr>
        <w:t>Cargo Hold Fans Control</w:t>
      </w:r>
      <w:r>
        <w:tab/>
      </w:r>
      <w:r>
        <w:fldChar w:fldCharType="begin"/>
      </w:r>
      <w:r>
        <w:instrText xml:space="preserve"> PAGEREF _Toc49257682 \h </w:instrText>
      </w:r>
      <w:r>
        <w:fldChar w:fldCharType="separate"/>
      </w:r>
      <w:r>
        <w:t>29</w:t>
      </w:r>
      <w:r>
        <w:fldChar w:fldCharType="end"/>
      </w:r>
      <w:r>
        <w:fldChar w:fldCharType="end"/>
      </w:r>
    </w:p>
    <w:p w14:paraId="4C1C3FCD">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"_Toc49257683" </w:instrText>
      </w:r>
      <w:r>
        <w:fldChar w:fldCharType="separate"/>
      </w:r>
      <w:r>
        <w:rPr>
          <w:rStyle w:val="45"/>
        </w:rPr>
        <w:t>8.6.3.7.</w:t>
      </w:r>
      <w:r>
        <w:rPr>
          <w:rFonts w:asciiTheme="minorHAnsi" w:hAnsiTheme="minorHAnsi" w:eastAsiaTheme="minorEastAsia" w:cstheme="minorBidi"/>
          <w:b w:val="0"/>
          <w:caps w:val="0"/>
          <w:kern w:val="2"/>
          <w:sz w:val="21"/>
          <w:szCs w:val="22"/>
          <w:lang w:val="en-US"/>
        </w:rPr>
        <w:tab/>
      </w:r>
      <w:r>
        <w:rPr>
          <w:rStyle w:val="45"/>
        </w:rPr>
        <w:t>Preferential Tripping Arrangement</w:t>
      </w:r>
      <w:r>
        <w:tab/>
      </w:r>
      <w:r>
        <w:fldChar w:fldCharType="begin"/>
      </w:r>
      <w:r>
        <w:instrText xml:space="preserve"> PAGEREF _Toc49257683 \h </w:instrText>
      </w:r>
      <w:r>
        <w:fldChar w:fldCharType="separate"/>
      </w:r>
      <w:r>
        <w:t>29</w:t>
      </w:r>
      <w:r>
        <w:fldChar w:fldCharType="end"/>
      </w:r>
      <w:r>
        <w:fldChar w:fldCharType="end"/>
      </w:r>
    </w:p>
    <w:p w14:paraId="28673BB1">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"_Toc49257684" </w:instrText>
      </w:r>
      <w:r>
        <w:fldChar w:fldCharType="separate"/>
      </w:r>
      <w:r>
        <w:rPr>
          <w:rStyle w:val="45"/>
        </w:rPr>
        <w:t>8.6.4.</w:t>
      </w:r>
      <w:r>
        <w:rPr>
          <w:rFonts w:asciiTheme="minorHAnsi" w:hAnsiTheme="minorHAnsi" w:eastAsiaTheme="minorEastAsia" w:cstheme="minorBidi"/>
          <w:b w:val="0"/>
          <w:caps w:val="0"/>
          <w:kern w:val="2"/>
          <w:sz w:val="21"/>
          <w:szCs w:val="22"/>
          <w:lang w:val="en-US"/>
        </w:rPr>
        <w:tab/>
      </w:r>
      <w:r>
        <w:rPr>
          <w:rStyle w:val="45"/>
        </w:rPr>
        <w:t>ELECTRIC WARMER FOR ROOM (AC 220 V)</w:t>
      </w:r>
      <w:r>
        <w:tab/>
      </w:r>
      <w:r>
        <w:fldChar w:fldCharType="begin"/>
      </w:r>
      <w:r>
        <w:instrText xml:space="preserve"> PAGEREF _Toc49257684 \h </w:instrText>
      </w:r>
      <w:r>
        <w:fldChar w:fldCharType="separate"/>
      </w:r>
      <w:r>
        <w:t>30</w:t>
      </w:r>
      <w:r>
        <w:fldChar w:fldCharType="end"/>
      </w:r>
      <w:r>
        <w:fldChar w:fldCharType="end"/>
      </w:r>
    </w:p>
    <w:p w14:paraId="678F621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"_Toc49257685" </w:instrText>
      </w:r>
      <w:r>
        <w:fldChar w:fldCharType="separate"/>
      </w:r>
      <w:r>
        <w:rPr>
          <w:rStyle w:val="45"/>
        </w:rPr>
        <w:t>8.7.</w:t>
      </w:r>
      <w:r>
        <w:rPr>
          <w:rFonts w:asciiTheme="minorHAnsi" w:hAnsiTheme="minorHAnsi" w:eastAsiaTheme="minorEastAsia" w:cstheme="minorBidi"/>
          <w:b w:val="0"/>
          <w:caps w:val="0"/>
          <w:kern w:val="2"/>
          <w:sz w:val="21"/>
          <w:szCs w:val="22"/>
          <w:lang w:val="en-US"/>
        </w:rPr>
        <w:tab/>
      </w:r>
      <w:r>
        <w:rPr>
          <w:rStyle w:val="45"/>
        </w:rPr>
        <w:t>LIGHTING SYSTEM</w:t>
      </w:r>
      <w:r>
        <w:tab/>
      </w:r>
      <w:r>
        <w:fldChar w:fldCharType="begin"/>
      </w:r>
      <w:r>
        <w:instrText xml:space="preserve"> PAGEREF _Toc49257685 \h </w:instrText>
      </w:r>
      <w:r>
        <w:fldChar w:fldCharType="separate"/>
      </w:r>
      <w:r>
        <w:t>30</w:t>
      </w:r>
      <w:r>
        <w:fldChar w:fldCharType="end"/>
      </w:r>
      <w:r>
        <w:fldChar w:fldCharType="end"/>
      </w:r>
    </w:p>
    <w:p w14:paraId="041D607A">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"_Toc49257686" </w:instrText>
      </w:r>
      <w:r>
        <w:fldChar w:fldCharType="separate"/>
      </w:r>
      <w:r>
        <w:rPr>
          <w:rStyle w:val="45"/>
        </w:rPr>
        <w:t>8.7.1.</w:t>
      </w:r>
      <w:r>
        <w:rPr>
          <w:rFonts w:asciiTheme="minorHAnsi" w:hAnsiTheme="minorHAnsi" w:eastAsiaTheme="minorEastAsia" w:cstheme="minorBidi"/>
          <w:b w:val="0"/>
          <w:caps w:val="0"/>
          <w:kern w:val="2"/>
          <w:sz w:val="21"/>
          <w:szCs w:val="22"/>
          <w:lang w:val="en-US"/>
        </w:rPr>
        <w:tab/>
      </w:r>
      <w:r>
        <w:rPr>
          <w:rStyle w:val="45"/>
        </w:rPr>
        <w:t>GENERAL</w:t>
      </w:r>
      <w:r>
        <w:tab/>
      </w:r>
      <w:r>
        <w:fldChar w:fldCharType="begin"/>
      </w:r>
      <w:r>
        <w:instrText xml:space="preserve"> PAGEREF _Toc49257686 \h </w:instrText>
      </w:r>
      <w:r>
        <w:fldChar w:fldCharType="separate"/>
      </w:r>
      <w:r>
        <w:t>30</w:t>
      </w:r>
      <w:r>
        <w:fldChar w:fldCharType="end"/>
      </w:r>
      <w:r>
        <w:fldChar w:fldCharType="end"/>
      </w:r>
    </w:p>
    <w:p w14:paraId="21262B2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"_Toc49257687" </w:instrText>
      </w:r>
      <w:r>
        <w:fldChar w:fldCharType="separate"/>
      </w:r>
      <w:r>
        <w:rPr>
          <w:rStyle w:val="45"/>
        </w:rPr>
        <w:t>8.7.2.</w:t>
      </w:r>
      <w:r>
        <w:rPr>
          <w:rFonts w:asciiTheme="minorHAnsi" w:hAnsiTheme="minorHAnsi" w:eastAsiaTheme="minorEastAsia" w:cstheme="minorBidi"/>
          <w:b w:val="0"/>
          <w:caps w:val="0"/>
          <w:kern w:val="2"/>
          <w:sz w:val="21"/>
          <w:szCs w:val="22"/>
          <w:lang w:val="en-US"/>
        </w:rPr>
        <w:tab/>
      </w:r>
      <w:r>
        <w:rPr>
          <w:rStyle w:val="45"/>
        </w:rPr>
        <w:t>LIGHTING – ACCOMMODATION AREA AND PASSAGE</w:t>
      </w:r>
      <w:r>
        <w:tab/>
      </w:r>
      <w:r>
        <w:fldChar w:fldCharType="begin"/>
      </w:r>
      <w:r>
        <w:instrText xml:space="preserve"> PAGEREF _Toc49257687 \h </w:instrText>
      </w:r>
      <w:r>
        <w:fldChar w:fldCharType="separate"/>
      </w:r>
      <w:r>
        <w:t>32</w:t>
      </w:r>
      <w:r>
        <w:fldChar w:fldCharType="end"/>
      </w:r>
      <w:r>
        <w:fldChar w:fldCharType="end"/>
      </w:r>
    </w:p>
    <w:p w14:paraId="761DC029">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"_Toc49257688" </w:instrText>
      </w:r>
      <w:r>
        <w:fldChar w:fldCharType="separate"/>
      </w:r>
      <w:r>
        <w:rPr>
          <w:rStyle w:val="45"/>
        </w:rPr>
        <w:t>8.7.3.</w:t>
      </w:r>
      <w:r>
        <w:rPr>
          <w:rFonts w:asciiTheme="minorHAnsi" w:hAnsiTheme="minorHAnsi" w:eastAsiaTheme="minorEastAsia" w:cstheme="minorBidi"/>
          <w:b w:val="0"/>
          <w:caps w:val="0"/>
          <w:kern w:val="2"/>
          <w:sz w:val="21"/>
          <w:szCs w:val="22"/>
          <w:lang w:val="en-US"/>
        </w:rPr>
        <w:tab/>
      </w:r>
      <w:r>
        <w:rPr>
          <w:rStyle w:val="45"/>
        </w:rPr>
        <w:t>LIGHTING – MACHINERY SPACE</w:t>
      </w:r>
      <w:r>
        <w:tab/>
      </w:r>
      <w:r>
        <w:fldChar w:fldCharType="begin"/>
      </w:r>
      <w:r>
        <w:instrText xml:space="preserve"> PAGEREF _Toc49257688 \h </w:instrText>
      </w:r>
      <w:r>
        <w:fldChar w:fldCharType="separate"/>
      </w:r>
      <w:r>
        <w:t>33</w:t>
      </w:r>
      <w:r>
        <w:fldChar w:fldCharType="end"/>
      </w:r>
      <w:r>
        <w:fldChar w:fldCharType="end"/>
      </w:r>
    </w:p>
    <w:p w14:paraId="6575356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"_Toc49257689" </w:instrText>
      </w:r>
      <w:r>
        <w:fldChar w:fldCharType="separate"/>
      </w:r>
      <w:r>
        <w:rPr>
          <w:rStyle w:val="45"/>
        </w:rPr>
        <w:t>8.7.4.</w:t>
      </w:r>
      <w:r>
        <w:rPr>
          <w:rFonts w:asciiTheme="minorHAnsi" w:hAnsiTheme="minorHAnsi" w:eastAsiaTheme="minorEastAsia" w:cstheme="minorBidi"/>
          <w:b w:val="0"/>
          <w:caps w:val="0"/>
          <w:kern w:val="2"/>
          <w:sz w:val="21"/>
          <w:szCs w:val="22"/>
          <w:lang w:val="en-US"/>
        </w:rPr>
        <w:tab/>
      </w:r>
      <w:r>
        <w:rPr>
          <w:rStyle w:val="45"/>
        </w:rPr>
        <w:t>LIGHTING – WHEELHOUSE</w:t>
      </w:r>
      <w:r>
        <w:tab/>
      </w:r>
      <w:r>
        <w:fldChar w:fldCharType="begin"/>
      </w:r>
      <w:r>
        <w:instrText xml:space="preserve"> PAGEREF _Toc49257689 \h </w:instrText>
      </w:r>
      <w:r>
        <w:fldChar w:fldCharType="separate"/>
      </w:r>
      <w:r>
        <w:t>33</w:t>
      </w:r>
      <w:r>
        <w:fldChar w:fldCharType="end"/>
      </w:r>
      <w:r>
        <w:fldChar w:fldCharType="end"/>
      </w:r>
    </w:p>
    <w:p w14:paraId="6C12014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"_Toc49257690" </w:instrText>
      </w:r>
      <w:r>
        <w:fldChar w:fldCharType="separate"/>
      </w:r>
      <w:r>
        <w:rPr>
          <w:rStyle w:val="45"/>
        </w:rPr>
        <w:t>8.7.5.</w:t>
      </w:r>
      <w:r>
        <w:rPr>
          <w:rFonts w:asciiTheme="minorHAnsi" w:hAnsiTheme="minorHAnsi" w:eastAsiaTheme="minorEastAsia" w:cstheme="minorBidi"/>
          <w:b w:val="0"/>
          <w:caps w:val="0"/>
          <w:kern w:val="2"/>
          <w:sz w:val="21"/>
          <w:szCs w:val="22"/>
          <w:lang w:val="en-US"/>
        </w:rPr>
        <w:tab/>
      </w:r>
      <w:r>
        <w:rPr>
          <w:rStyle w:val="45"/>
        </w:rPr>
        <w:t>LIGHTING – STORE</w:t>
      </w:r>
      <w:r>
        <w:tab/>
      </w:r>
      <w:r>
        <w:fldChar w:fldCharType="begin"/>
      </w:r>
      <w:r>
        <w:instrText xml:space="preserve"> PAGEREF _Toc49257690 \h </w:instrText>
      </w:r>
      <w:r>
        <w:fldChar w:fldCharType="separate"/>
      </w:r>
      <w:r>
        <w:t>34</w:t>
      </w:r>
      <w:r>
        <w:fldChar w:fldCharType="end"/>
      </w:r>
      <w:r>
        <w:fldChar w:fldCharType="end"/>
      </w:r>
    </w:p>
    <w:p w14:paraId="63E4667D">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"_Toc49257691" </w:instrText>
      </w:r>
      <w:r>
        <w:fldChar w:fldCharType="separate"/>
      </w:r>
      <w:r>
        <w:rPr>
          <w:rStyle w:val="45"/>
        </w:rPr>
        <w:t>8.7.6.</w:t>
      </w:r>
      <w:r>
        <w:rPr>
          <w:rFonts w:asciiTheme="minorHAnsi" w:hAnsiTheme="minorHAnsi" w:eastAsiaTheme="minorEastAsia" w:cstheme="minorBidi"/>
          <w:b w:val="0"/>
          <w:caps w:val="0"/>
          <w:kern w:val="2"/>
          <w:sz w:val="21"/>
          <w:szCs w:val="22"/>
          <w:lang w:val="en-US"/>
        </w:rPr>
        <w:tab/>
      </w:r>
      <w:r>
        <w:rPr>
          <w:rStyle w:val="45"/>
        </w:rPr>
        <w:t>LIGHTING – CARGO HOLD</w:t>
      </w:r>
      <w:r>
        <w:tab/>
      </w:r>
      <w:r>
        <w:fldChar w:fldCharType="begin"/>
      </w:r>
      <w:r>
        <w:instrText xml:space="preserve"> PAGEREF _Toc49257691 \h </w:instrText>
      </w:r>
      <w:r>
        <w:fldChar w:fldCharType="separate"/>
      </w:r>
      <w:r>
        <w:t>34</w:t>
      </w:r>
      <w:r>
        <w:fldChar w:fldCharType="end"/>
      </w:r>
      <w:r>
        <w:fldChar w:fldCharType="end"/>
      </w:r>
    </w:p>
    <w:p w14:paraId="498E5312">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"_Toc49257692" </w:instrText>
      </w:r>
      <w:r>
        <w:fldChar w:fldCharType="separate"/>
      </w:r>
      <w:r>
        <w:rPr>
          <w:rStyle w:val="45"/>
        </w:rPr>
        <w:t>8.7.7.</w:t>
      </w:r>
      <w:r>
        <w:rPr>
          <w:rFonts w:asciiTheme="minorHAnsi" w:hAnsiTheme="minorHAnsi" w:eastAsiaTheme="minorEastAsia" w:cstheme="minorBidi"/>
          <w:b w:val="0"/>
          <w:caps w:val="0"/>
          <w:kern w:val="2"/>
          <w:sz w:val="21"/>
          <w:szCs w:val="22"/>
          <w:lang w:val="en-US"/>
        </w:rPr>
        <w:tab/>
      </w:r>
      <w:r>
        <w:rPr>
          <w:rStyle w:val="45"/>
        </w:rPr>
        <w:t>OUTDOOR FLOOD LIGHTING</w:t>
      </w:r>
      <w:r>
        <w:tab/>
      </w:r>
      <w:r>
        <w:fldChar w:fldCharType="begin"/>
      </w:r>
      <w:r>
        <w:instrText xml:space="preserve"> PAGEREF _Toc49257692 \h </w:instrText>
      </w:r>
      <w:r>
        <w:fldChar w:fldCharType="separate"/>
      </w:r>
      <w:r>
        <w:t>34</w:t>
      </w:r>
      <w:r>
        <w:fldChar w:fldCharType="end"/>
      </w:r>
      <w:r>
        <w:fldChar w:fldCharType="end"/>
      </w:r>
    </w:p>
    <w:p w14:paraId="31D86EA9">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"_Toc49257693" </w:instrText>
      </w:r>
      <w:r>
        <w:fldChar w:fldCharType="separate"/>
      </w:r>
      <w:r>
        <w:rPr>
          <w:rStyle w:val="45"/>
        </w:rPr>
        <w:t>8.7.8.</w:t>
      </w:r>
      <w:r>
        <w:rPr>
          <w:rFonts w:asciiTheme="minorHAnsi" w:hAnsiTheme="minorHAnsi" w:eastAsiaTheme="minorEastAsia" w:cstheme="minorBidi"/>
          <w:b w:val="0"/>
          <w:caps w:val="0"/>
          <w:kern w:val="2"/>
          <w:sz w:val="21"/>
          <w:szCs w:val="22"/>
          <w:lang w:val="en-US"/>
        </w:rPr>
        <w:tab/>
      </w:r>
      <w:r>
        <w:rPr>
          <w:rStyle w:val="45"/>
        </w:rPr>
        <w:t>PORTABLE LAMPS</w:t>
      </w:r>
      <w:r>
        <w:tab/>
      </w:r>
      <w:r>
        <w:fldChar w:fldCharType="begin"/>
      </w:r>
      <w:r>
        <w:instrText xml:space="preserve"> PAGEREF _Toc49257693 \h </w:instrText>
      </w:r>
      <w:r>
        <w:fldChar w:fldCharType="separate"/>
      </w:r>
      <w:r>
        <w:t>35</w:t>
      </w:r>
      <w:r>
        <w:fldChar w:fldCharType="end"/>
      </w:r>
      <w:r>
        <w:fldChar w:fldCharType="end"/>
      </w:r>
    </w:p>
    <w:p w14:paraId="5BDB6AE0">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"_Toc49257694" </w:instrText>
      </w:r>
      <w:r>
        <w:fldChar w:fldCharType="separate"/>
      </w:r>
      <w:r>
        <w:rPr>
          <w:rStyle w:val="45"/>
        </w:rPr>
        <w:t>8.7.9.</w:t>
      </w:r>
      <w:r>
        <w:rPr>
          <w:rFonts w:asciiTheme="minorHAnsi" w:hAnsiTheme="minorHAnsi" w:eastAsiaTheme="minorEastAsia" w:cstheme="minorBidi"/>
          <w:b w:val="0"/>
          <w:caps w:val="0"/>
          <w:kern w:val="2"/>
          <w:sz w:val="21"/>
          <w:szCs w:val="22"/>
          <w:lang w:val="en-US"/>
        </w:rPr>
        <w:tab/>
      </w:r>
      <w:r>
        <w:rPr>
          <w:rStyle w:val="45"/>
        </w:rPr>
        <w:t>CONTROL OF LIGHTING</w:t>
      </w:r>
      <w:r>
        <w:tab/>
      </w:r>
      <w:r>
        <w:fldChar w:fldCharType="begin"/>
      </w:r>
      <w:r>
        <w:instrText xml:space="preserve"> PAGEREF _Toc49257694 \h </w:instrText>
      </w:r>
      <w:r>
        <w:fldChar w:fldCharType="separate"/>
      </w:r>
      <w:r>
        <w:t>35</w:t>
      </w:r>
      <w:r>
        <w:fldChar w:fldCharType="end"/>
      </w:r>
      <w:r>
        <w:fldChar w:fldCharType="end"/>
      </w:r>
    </w:p>
    <w:p w14:paraId="5E6F824E">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"_Toc49257695" </w:instrText>
      </w:r>
      <w:r>
        <w:fldChar w:fldCharType="separate"/>
      </w:r>
      <w:r>
        <w:rPr>
          <w:rStyle w:val="45"/>
        </w:rPr>
        <w:t>8.7.10.</w:t>
      </w:r>
      <w:r>
        <w:rPr>
          <w:rFonts w:asciiTheme="minorHAnsi" w:hAnsiTheme="minorHAnsi" w:eastAsiaTheme="minorEastAsia" w:cstheme="minorBidi"/>
          <w:b w:val="0"/>
          <w:caps w:val="0"/>
          <w:kern w:val="2"/>
          <w:sz w:val="21"/>
          <w:szCs w:val="22"/>
          <w:lang w:val="en-US"/>
        </w:rPr>
        <w:tab/>
      </w:r>
      <w:r>
        <w:rPr>
          <w:rStyle w:val="45"/>
        </w:rPr>
        <w:t>SWITCHES</w:t>
      </w:r>
      <w:r>
        <w:tab/>
      </w:r>
      <w:r>
        <w:fldChar w:fldCharType="begin"/>
      </w:r>
      <w:r>
        <w:instrText xml:space="preserve"> PAGEREF _Toc49257695 \h </w:instrText>
      </w:r>
      <w:r>
        <w:fldChar w:fldCharType="separate"/>
      </w:r>
      <w:r>
        <w:t>36</w:t>
      </w:r>
      <w:r>
        <w:fldChar w:fldCharType="end"/>
      </w:r>
      <w:r>
        <w:fldChar w:fldCharType="end"/>
      </w:r>
    </w:p>
    <w:p w14:paraId="71010630">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"_Toc49257696" </w:instrText>
      </w:r>
      <w:r>
        <w:fldChar w:fldCharType="separate"/>
      </w:r>
      <w:r>
        <w:rPr>
          <w:rStyle w:val="45"/>
        </w:rPr>
        <w:t>8.7.11.</w:t>
      </w:r>
      <w:r>
        <w:rPr>
          <w:rFonts w:asciiTheme="minorHAnsi" w:hAnsiTheme="minorHAnsi" w:eastAsiaTheme="minorEastAsia" w:cstheme="minorBidi"/>
          <w:b w:val="0"/>
          <w:caps w:val="0"/>
          <w:kern w:val="2"/>
          <w:sz w:val="21"/>
          <w:szCs w:val="22"/>
          <w:lang w:val="en-US"/>
        </w:rPr>
        <w:tab/>
      </w:r>
      <w:r>
        <w:rPr>
          <w:rStyle w:val="45"/>
        </w:rPr>
        <w:t>RECEPTACLES</w:t>
      </w:r>
      <w:r>
        <w:tab/>
      </w:r>
      <w:r>
        <w:fldChar w:fldCharType="begin"/>
      </w:r>
      <w:r>
        <w:instrText xml:space="preserve"> PAGEREF _Toc49257696 \h </w:instrText>
      </w:r>
      <w:r>
        <w:fldChar w:fldCharType="separate"/>
      </w:r>
      <w:r>
        <w:t>36</w:t>
      </w:r>
      <w:r>
        <w:fldChar w:fldCharType="end"/>
      </w:r>
      <w:r>
        <w:fldChar w:fldCharType="end"/>
      </w:r>
    </w:p>
    <w:p w14:paraId="30EE3789">
      <w:pPr>
        <w:pStyle w:val="34"/>
        <w:tabs>
          <w:tab w:val="left" w:pos="168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"_Toc49257697" </w:instrText>
      </w:r>
      <w:r>
        <w:fldChar w:fldCharType="separate"/>
      </w:r>
      <w:r>
        <w:rPr>
          <w:rStyle w:val="45"/>
        </w:rPr>
        <w:t>8.7.11.1.</w:t>
      </w:r>
      <w:r>
        <w:rPr>
          <w:rFonts w:asciiTheme="minorHAnsi" w:hAnsiTheme="minorHAnsi" w:eastAsiaTheme="minorEastAsia" w:cstheme="minorBidi"/>
          <w:b w:val="0"/>
          <w:caps w:val="0"/>
          <w:kern w:val="2"/>
          <w:sz w:val="21"/>
          <w:szCs w:val="22"/>
          <w:lang w:val="en-US"/>
        </w:rPr>
        <w:tab/>
      </w:r>
      <w:r>
        <w:rPr>
          <w:rStyle w:val="45"/>
        </w:rPr>
        <w:t>Non-water-proof Type Receptacles</w:t>
      </w:r>
      <w:r>
        <w:tab/>
      </w:r>
      <w:r>
        <w:fldChar w:fldCharType="begin"/>
      </w:r>
      <w:r>
        <w:instrText xml:space="preserve"> PAGEREF _Toc49257697 \h </w:instrText>
      </w:r>
      <w:r>
        <w:fldChar w:fldCharType="separate"/>
      </w:r>
      <w:r>
        <w:t>36</w:t>
      </w:r>
      <w:r>
        <w:fldChar w:fldCharType="end"/>
      </w:r>
      <w:r>
        <w:fldChar w:fldCharType="end"/>
      </w:r>
    </w:p>
    <w:p w14:paraId="7ED4C4D3">
      <w:pPr>
        <w:pStyle w:val="34"/>
        <w:tabs>
          <w:tab w:val="left" w:pos="168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"_Toc49257698" </w:instrText>
      </w:r>
      <w:r>
        <w:fldChar w:fldCharType="separate"/>
      </w:r>
      <w:r>
        <w:rPr>
          <w:rStyle w:val="45"/>
        </w:rPr>
        <w:t>8.7.11.2.</w:t>
      </w:r>
      <w:r>
        <w:rPr>
          <w:rFonts w:asciiTheme="minorHAnsi" w:hAnsiTheme="minorHAnsi" w:eastAsiaTheme="minorEastAsia" w:cstheme="minorBidi"/>
          <w:b w:val="0"/>
          <w:caps w:val="0"/>
          <w:kern w:val="2"/>
          <w:sz w:val="21"/>
          <w:szCs w:val="22"/>
          <w:lang w:val="en-US"/>
        </w:rPr>
        <w:tab/>
      </w:r>
      <w:r>
        <w:rPr>
          <w:rStyle w:val="45"/>
        </w:rPr>
        <w:t>Water-proof Type Receptacles</w:t>
      </w:r>
      <w:r>
        <w:tab/>
      </w:r>
      <w:r>
        <w:fldChar w:fldCharType="begin"/>
      </w:r>
      <w:r>
        <w:instrText xml:space="preserve"> PAGEREF _Toc49257698 \h </w:instrText>
      </w:r>
      <w:r>
        <w:fldChar w:fldCharType="separate"/>
      </w:r>
      <w:r>
        <w:t>36</w:t>
      </w:r>
      <w:r>
        <w:fldChar w:fldCharType="end"/>
      </w:r>
      <w:r>
        <w:fldChar w:fldCharType="end"/>
      </w:r>
    </w:p>
    <w:p w14:paraId="439000A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"_Toc49257699" </w:instrText>
      </w:r>
      <w:r>
        <w:fldChar w:fldCharType="separate"/>
      </w:r>
      <w:r>
        <w:rPr>
          <w:rStyle w:val="45"/>
        </w:rPr>
        <w:t>8.8.</w:t>
      </w:r>
      <w:r>
        <w:rPr>
          <w:rFonts w:asciiTheme="minorHAnsi" w:hAnsiTheme="minorHAnsi" w:eastAsiaTheme="minorEastAsia" w:cstheme="minorBidi"/>
          <w:b w:val="0"/>
          <w:caps w:val="0"/>
          <w:kern w:val="2"/>
          <w:sz w:val="21"/>
          <w:szCs w:val="22"/>
          <w:lang w:val="en-US"/>
        </w:rPr>
        <w:tab/>
      </w:r>
      <w:r>
        <w:rPr>
          <w:rStyle w:val="45"/>
        </w:rPr>
        <w:t>NAVIGATION LIGHTS AND SIGNAL LIGHTS</w:t>
      </w:r>
      <w:r>
        <w:tab/>
      </w:r>
      <w:r>
        <w:fldChar w:fldCharType="begin"/>
      </w:r>
      <w:r>
        <w:instrText xml:space="preserve"> PAGEREF _Toc49257699 \h </w:instrText>
      </w:r>
      <w:r>
        <w:fldChar w:fldCharType="separate"/>
      </w:r>
      <w:r>
        <w:t>37</w:t>
      </w:r>
      <w:r>
        <w:fldChar w:fldCharType="end"/>
      </w:r>
      <w:r>
        <w:fldChar w:fldCharType="end"/>
      </w:r>
    </w:p>
    <w:p w14:paraId="033F10CC">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"_Toc49257700" </w:instrText>
      </w:r>
      <w:r>
        <w:fldChar w:fldCharType="separate"/>
      </w:r>
      <w:r>
        <w:rPr>
          <w:rStyle w:val="45"/>
        </w:rPr>
        <w:t>8.8.1.</w:t>
      </w:r>
      <w:r>
        <w:rPr>
          <w:rFonts w:asciiTheme="minorHAnsi" w:hAnsiTheme="minorHAnsi" w:eastAsiaTheme="minorEastAsia" w:cstheme="minorBidi"/>
          <w:b w:val="0"/>
          <w:caps w:val="0"/>
          <w:kern w:val="2"/>
          <w:sz w:val="21"/>
          <w:szCs w:val="22"/>
          <w:lang w:val="en-US"/>
        </w:rPr>
        <w:tab/>
      </w:r>
      <w:r>
        <w:rPr>
          <w:rStyle w:val="45"/>
        </w:rPr>
        <w:t>NAVIGATION LIGHTS</w:t>
      </w:r>
      <w:r>
        <w:tab/>
      </w:r>
      <w:r>
        <w:fldChar w:fldCharType="begin"/>
      </w:r>
      <w:r>
        <w:instrText xml:space="preserve"> PAGEREF _Toc49257700 \h </w:instrText>
      </w:r>
      <w:r>
        <w:fldChar w:fldCharType="separate"/>
      </w:r>
      <w:r>
        <w:t>37</w:t>
      </w:r>
      <w:r>
        <w:fldChar w:fldCharType="end"/>
      </w:r>
      <w:r>
        <w:fldChar w:fldCharType="end"/>
      </w:r>
    </w:p>
    <w:p w14:paraId="4C606AEA">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"_Toc49257701" </w:instrText>
      </w:r>
      <w:r>
        <w:fldChar w:fldCharType="separate"/>
      </w:r>
      <w:r>
        <w:rPr>
          <w:rStyle w:val="45"/>
        </w:rPr>
        <w:t>8.8.1.1.</w:t>
      </w:r>
      <w:r>
        <w:rPr>
          <w:rFonts w:asciiTheme="minorHAnsi" w:hAnsiTheme="minorHAnsi" w:eastAsiaTheme="minorEastAsia" w:cstheme="minorBidi"/>
          <w:b w:val="0"/>
          <w:caps w:val="0"/>
          <w:kern w:val="2"/>
          <w:sz w:val="21"/>
          <w:szCs w:val="22"/>
          <w:lang w:val="en-US"/>
        </w:rPr>
        <w:tab/>
      </w:r>
      <w:r>
        <w:rPr>
          <w:rStyle w:val="45"/>
        </w:rPr>
        <w:t>Anchor Lights: (AC 220 V)</w:t>
      </w:r>
      <w:r>
        <w:tab/>
      </w:r>
      <w:r>
        <w:fldChar w:fldCharType="begin"/>
      </w:r>
      <w:r>
        <w:instrText xml:space="preserve"> PAGEREF _Toc49257701 \h </w:instrText>
      </w:r>
      <w:r>
        <w:fldChar w:fldCharType="separate"/>
      </w:r>
      <w:r>
        <w:t>37</w:t>
      </w:r>
      <w:r>
        <w:fldChar w:fldCharType="end"/>
      </w:r>
      <w:r>
        <w:fldChar w:fldCharType="end"/>
      </w:r>
    </w:p>
    <w:p w14:paraId="7710EBF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"_Toc49257702" </w:instrText>
      </w:r>
      <w:r>
        <w:fldChar w:fldCharType="separate"/>
      </w:r>
      <w:r>
        <w:rPr>
          <w:rStyle w:val="45"/>
        </w:rPr>
        <w:t>8.8.1.2.</w:t>
      </w:r>
      <w:r>
        <w:rPr>
          <w:rFonts w:asciiTheme="minorHAnsi" w:hAnsiTheme="minorHAnsi" w:eastAsiaTheme="minorEastAsia" w:cstheme="minorBidi"/>
          <w:b w:val="0"/>
          <w:caps w:val="0"/>
          <w:kern w:val="2"/>
          <w:sz w:val="21"/>
          <w:szCs w:val="22"/>
          <w:lang w:val="en-US"/>
        </w:rPr>
        <w:tab/>
      </w:r>
      <w:r>
        <w:rPr>
          <w:rStyle w:val="45"/>
        </w:rPr>
        <w:t>"Not-Under-Command" Lights: (AC 220 V)</w:t>
      </w:r>
      <w:r>
        <w:tab/>
      </w:r>
      <w:r>
        <w:fldChar w:fldCharType="begin"/>
      </w:r>
      <w:r>
        <w:instrText xml:space="preserve"> PAGEREF _Toc49257702 \h </w:instrText>
      </w:r>
      <w:r>
        <w:fldChar w:fldCharType="separate"/>
      </w:r>
      <w:r>
        <w:t>37</w:t>
      </w:r>
      <w:r>
        <w:fldChar w:fldCharType="end"/>
      </w:r>
      <w:r>
        <w:fldChar w:fldCharType="end"/>
      </w:r>
    </w:p>
    <w:p w14:paraId="6C7D3AA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"_Toc49257703" </w:instrText>
      </w:r>
      <w:r>
        <w:fldChar w:fldCharType="separate"/>
      </w:r>
      <w:r>
        <w:rPr>
          <w:rStyle w:val="45"/>
        </w:rPr>
        <w:t>8.8.1.3.</w:t>
      </w:r>
      <w:r>
        <w:rPr>
          <w:rFonts w:asciiTheme="minorHAnsi" w:hAnsiTheme="minorHAnsi" w:eastAsiaTheme="minorEastAsia" w:cstheme="minorBidi"/>
          <w:b w:val="0"/>
          <w:caps w:val="0"/>
          <w:kern w:val="2"/>
          <w:sz w:val="21"/>
          <w:szCs w:val="22"/>
          <w:lang w:val="en-US"/>
        </w:rPr>
        <w:tab/>
      </w:r>
      <w:r>
        <w:rPr>
          <w:rStyle w:val="45"/>
        </w:rPr>
        <w:t>Manoeuvring/Morse Signal Lamp: (AC 220 V)</w:t>
      </w:r>
      <w:r>
        <w:tab/>
      </w:r>
      <w:r>
        <w:fldChar w:fldCharType="begin"/>
      </w:r>
      <w:r>
        <w:instrText xml:space="preserve"> PAGEREF _Toc49257703 \h </w:instrText>
      </w:r>
      <w:r>
        <w:fldChar w:fldCharType="separate"/>
      </w:r>
      <w:r>
        <w:t>37</w:t>
      </w:r>
      <w:r>
        <w:fldChar w:fldCharType="end"/>
      </w:r>
      <w:r>
        <w:fldChar w:fldCharType="end"/>
      </w:r>
    </w:p>
    <w:p w14:paraId="12294425">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"_Toc49257704" </w:instrText>
      </w:r>
      <w:r>
        <w:fldChar w:fldCharType="separate"/>
      </w:r>
      <w:r>
        <w:rPr>
          <w:rStyle w:val="45"/>
        </w:rPr>
        <w:t>8.8.2.</w:t>
      </w:r>
      <w:r>
        <w:rPr>
          <w:rFonts w:asciiTheme="minorHAnsi" w:hAnsiTheme="minorHAnsi" w:eastAsiaTheme="minorEastAsia" w:cstheme="minorBidi"/>
          <w:b w:val="0"/>
          <w:caps w:val="0"/>
          <w:kern w:val="2"/>
          <w:sz w:val="21"/>
          <w:szCs w:val="22"/>
          <w:lang w:val="en-US"/>
        </w:rPr>
        <w:tab/>
      </w:r>
      <w:r>
        <w:rPr>
          <w:rStyle w:val="45"/>
        </w:rPr>
        <w:t>Signal lights</w:t>
      </w:r>
      <w:r>
        <w:tab/>
      </w:r>
      <w:r>
        <w:fldChar w:fldCharType="begin"/>
      </w:r>
      <w:r>
        <w:instrText xml:space="preserve"> PAGEREF _Toc49257704 \h </w:instrText>
      </w:r>
      <w:r>
        <w:fldChar w:fldCharType="separate"/>
      </w:r>
      <w:r>
        <w:t>38</w:t>
      </w:r>
      <w:r>
        <w:fldChar w:fldCharType="end"/>
      </w:r>
      <w:r>
        <w:fldChar w:fldCharType="end"/>
      </w:r>
    </w:p>
    <w:p w14:paraId="38C9AF5A">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"_Toc49257705" </w:instrText>
      </w:r>
      <w:r>
        <w:fldChar w:fldCharType="separate"/>
      </w:r>
      <w:r>
        <w:rPr>
          <w:rStyle w:val="45"/>
        </w:rPr>
        <w:t>8.8.2.1.</w:t>
      </w:r>
      <w:r>
        <w:rPr>
          <w:rFonts w:asciiTheme="minorHAnsi" w:hAnsiTheme="minorHAnsi" w:eastAsiaTheme="minorEastAsia" w:cstheme="minorBidi"/>
          <w:b w:val="0"/>
          <w:caps w:val="0"/>
          <w:kern w:val="2"/>
          <w:sz w:val="21"/>
          <w:szCs w:val="22"/>
          <w:lang w:val="en-US"/>
        </w:rPr>
        <w:tab/>
      </w:r>
      <w:r>
        <w:rPr>
          <w:rStyle w:val="45"/>
        </w:rPr>
        <w:t>Daylight Signal Lamp (DC 24 V)</w:t>
      </w:r>
      <w:r>
        <w:tab/>
      </w:r>
      <w:r>
        <w:fldChar w:fldCharType="begin"/>
      </w:r>
      <w:r>
        <w:instrText xml:space="preserve"> PAGEREF _Toc49257705 \h </w:instrText>
      </w:r>
      <w:r>
        <w:fldChar w:fldCharType="separate"/>
      </w:r>
      <w:r>
        <w:t>38</w:t>
      </w:r>
      <w:r>
        <w:fldChar w:fldCharType="end"/>
      </w:r>
      <w:r>
        <w:fldChar w:fldCharType="end"/>
      </w:r>
    </w:p>
    <w:p w14:paraId="50D6752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"_Toc49257706" </w:instrText>
      </w:r>
      <w:r>
        <w:fldChar w:fldCharType="separate"/>
      </w:r>
      <w:r>
        <w:rPr>
          <w:rStyle w:val="45"/>
        </w:rPr>
        <w:t>8.8.2.2.</w:t>
      </w:r>
      <w:r>
        <w:rPr>
          <w:rFonts w:asciiTheme="minorHAnsi" w:hAnsiTheme="minorHAnsi" w:eastAsiaTheme="minorEastAsia" w:cstheme="minorBidi"/>
          <w:b w:val="0"/>
          <w:caps w:val="0"/>
          <w:kern w:val="2"/>
          <w:sz w:val="21"/>
          <w:szCs w:val="22"/>
          <w:lang w:val="en-US"/>
        </w:rPr>
        <w:tab/>
      </w:r>
      <w:r>
        <w:rPr>
          <w:rStyle w:val="45"/>
        </w:rPr>
        <w:t>SUEZ CANAL SIGNAL LIGHTS &amp; SEARCHLIGHTS (AC 220 V)</w:t>
      </w:r>
      <w:r>
        <w:tab/>
      </w:r>
      <w:r>
        <w:fldChar w:fldCharType="begin"/>
      </w:r>
      <w:r>
        <w:instrText xml:space="preserve"> PAGEREF _Toc49257706 \h </w:instrText>
      </w:r>
      <w:r>
        <w:fldChar w:fldCharType="separate"/>
      </w:r>
      <w:r>
        <w:t>38</w:t>
      </w:r>
      <w:r>
        <w:fldChar w:fldCharType="end"/>
      </w:r>
      <w:r>
        <w:fldChar w:fldCharType="end"/>
      </w:r>
    </w:p>
    <w:p w14:paraId="349166B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"_Toc49257707" </w:instrText>
      </w:r>
      <w:r>
        <w:fldChar w:fldCharType="separate"/>
      </w:r>
      <w:r>
        <w:rPr>
          <w:rStyle w:val="45"/>
        </w:rPr>
        <w:t>8.8.2.3.</w:t>
      </w:r>
      <w:r>
        <w:rPr>
          <w:rFonts w:asciiTheme="minorHAnsi" w:hAnsiTheme="minorHAnsi" w:eastAsiaTheme="minorEastAsia" w:cstheme="minorBidi"/>
          <w:b w:val="0"/>
          <w:caps w:val="0"/>
          <w:kern w:val="2"/>
          <w:sz w:val="21"/>
          <w:szCs w:val="22"/>
          <w:lang w:val="en-US"/>
        </w:rPr>
        <w:tab/>
      </w:r>
      <w:r>
        <w:rPr>
          <w:rStyle w:val="45"/>
        </w:rPr>
        <w:t>SUEZ CANAL STERN LIGHT (AC 220 V)</w:t>
      </w:r>
      <w:r>
        <w:tab/>
      </w:r>
      <w:r>
        <w:fldChar w:fldCharType="begin"/>
      </w:r>
      <w:r>
        <w:instrText xml:space="preserve"> PAGEREF _Toc49257707 \h </w:instrText>
      </w:r>
      <w:r>
        <w:fldChar w:fldCharType="separate"/>
      </w:r>
      <w:r>
        <w:t>38</w:t>
      </w:r>
      <w:r>
        <w:fldChar w:fldCharType="end"/>
      </w:r>
      <w:r>
        <w:fldChar w:fldCharType="end"/>
      </w:r>
    </w:p>
    <w:p w14:paraId="3BFAB265">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"_Toc49257708" </w:instrText>
      </w:r>
      <w:r>
        <w:fldChar w:fldCharType="separate"/>
      </w:r>
      <w:r>
        <w:rPr>
          <w:rStyle w:val="45"/>
        </w:rPr>
        <w:t>8.8.2.4.</w:t>
      </w:r>
      <w:r>
        <w:rPr>
          <w:rFonts w:asciiTheme="minorHAnsi" w:hAnsiTheme="minorHAnsi" w:eastAsiaTheme="minorEastAsia" w:cstheme="minorBidi"/>
          <w:b w:val="0"/>
          <w:caps w:val="0"/>
          <w:kern w:val="2"/>
          <w:sz w:val="21"/>
          <w:szCs w:val="22"/>
          <w:lang w:val="en-US"/>
        </w:rPr>
        <w:tab/>
      </w:r>
      <w:r>
        <w:rPr>
          <w:rStyle w:val="45"/>
        </w:rPr>
        <w:t>DANGEROUS CARGO LOADING LIGHT (AC 220 V)</w:t>
      </w:r>
      <w:r>
        <w:tab/>
      </w:r>
      <w:r>
        <w:fldChar w:fldCharType="begin"/>
      </w:r>
      <w:r>
        <w:instrText xml:space="preserve"> PAGEREF _Toc49257708 \h </w:instrText>
      </w:r>
      <w:r>
        <w:fldChar w:fldCharType="separate"/>
      </w:r>
      <w:r>
        <w:t>38</w:t>
      </w:r>
      <w:r>
        <w:fldChar w:fldCharType="end"/>
      </w:r>
      <w:r>
        <w:fldChar w:fldCharType="end"/>
      </w:r>
    </w:p>
    <w:p w14:paraId="65D52A91">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"_Toc49257709" </w:instrText>
      </w:r>
      <w:r>
        <w:fldChar w:fldCharType="separate"/>
      </w:r>
      <w:r>
        <w:rPr>
          <w:rStyle w:val="45"/>
        </w:rPr>
        <w:t>8.8.2.5.</w:t>
      </w:r>
      <w:r>
        <w:rPr>
          <w:rFonts w:asciiTheme="minorHAnsi" w:hAnsiTheme="minorHAnsi" w:eastAsiaTheme="minorEastAsia" w:cstheme="minorBidi"/>
          <w:b w:val="0"/>
          <w:caps w:val="0"/>
          <w:kern w:val="2"/>
          <w:sz w:val="21"/>
          <w:szCs w:val="22"/>
          <w:lang w:val="en-US"/>
        </w:rPr>
        <w:tab/>
      </w:r>
      <w:r>
        <w:rPr>
          <w:rStyle w:val="45"/>
        </w:rPr>
        <w:t>Panama CANAL Stering LIGHT (AC 220 V)</w:t>
      </w:r>
      <w:r>
        <w:tab/>
      </w:r>
      <w:r>
        <w:fldChar w:fldCharType="begin"/>
      </w:r>
      <w:r>
        <w:instrText xml:space="preserve"> PAGEREF _Toc49257709 \h </w:instrText>
      </w:r>
      <w:r>
        <w:fldChar w:fldCharType="separate"/>
      </w:r>
      <w:r>
        <w:t>38</w:t>
      </w:r>
      <w:r>
        <w:fldChar w:fldCharType="end"/>
      </w:r>
      <w:r>
        <w:fldChar w:fldCharType="end"/>
      </w:r>
    </w:p>
    <w:p w14:paraId="023D5A5C">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"_Toc49257710" </w:instrText>
      </w:r>
      <w:r>
        <w:fldChar w:fldCharType="separate"/>
      </w:r>
      <w:r>
        <w:rPr>
          <w:rStyle w:val="45"/>
        </w:rPr>
        <w:t>8.8.2.6.</w:t>
      </w:r>
      <w:r>
        <w:rPr>
          <w:rFonts w:asciiTheme="minorHAnsi" w:hAnsiTheme="minorHAnsi" w:eastAsiaTheme="minorEastAsia" w:cstheme="minorBidi"/>
          <w:b w:val="0"/>
          <w:caps w:val="0"/>
          <w:kern w:val="2"/>
          <w:sz w:val="21"/>
          <w:szCs w:val="22"/>
          <w:lang w:val="en-US"/>
        </w:rPr>
        <w:tab/>
      </w:r>
      <w:r>
        <w:rPr>
          <w:rStyle w:val="45"/>
        </w:rPr>
        <w:t>Singapore strait lighT (AC 220 V)</w:t>
      </w:r>
      <w:r>
        <w:tab/>
      </w:r>
      <w:r>
        <w:fldChar w:fldCharType="begin"/>
      </w:r>
      <w:r>
        <w:instrText xml:space="preserve"> PAGEREF _Toc49257710 \h </w:instrText>
      </w:r>
      <w:r>
        <w:fldChar w:fldCharType="separate"/>
      </w:r>
      <w:r>
        <w:t>38</w:t>
      </w:r>
      <w:r>
        <w:fldChar w:fldCharType="end"/>
      </w:r>
      <w:r>
        <w:fldChar w:fldCharType="end"/>
      </w:r>
    </w:p>
    <w:p w14:paraId="2298ECA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"_Toc49257711" </w:instrText>
      </w:r>
      <w:r>
        <w:fldChar w:fldCharType="separate"/>
      </w:r>
      <w:r>
        <w:rPr>
          <w:rStyle w:val="45"/>
        </w:rPr>
        <w:t>8.9.</w:t>
      </w:r>
      <w:r>
        <w:rPr>
          <w:rFonts w:asciiTheme="minorHAnsi" w:hAnsiTheme="minorHAnsi" w:eastAsiaTheme="minorEastAsia" w:cstheme="minorBidi"/>
          <w:b w:val="0"/>
          <w:caps w:val="0"/>
          <w:kern w:val="2"/>
          <w:sz w:val="21"/>
          <w:szCs w:val="22"/>
          <w:lang w:val="en-US"/>
        </w:rPr>
        <w:tab/>
      </w:r>
      <w:r>
        <w:rPr>
          <w:rStyle w:val="45"/>
        </w:rPr>
        <w:t>INTERIOR COMMUNICATION, ALARM AND MEASURING SYSTEM</w:t>
      </w:r>
      <w:r>
        <w:tab/>
      </w:r>
      <w:r>
        <w:fldChar w:fldCharType="begin"/>
      </w:r>
      <w:r>
        <w:instrText xml:space="preserve"> PAGEREF _Toc49257711 \h </w:instrText>
      </w:r>
      <w:r>
        <w:fldChar w:fldCharType="separate"/>
      </w:r>
      <w:r>
        <w:t>39</w:t>
      </w:r>
      <w:r>
        <w:fldChar w:fldCharType="end"/>
      </w:r>
      <w:r>
        <w:fldChar w:fldCharType="end"/>
      </w:r>
    </w:p>
    <w:p w14:paraId="23ED0D01">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"_Toc49257712" </w:instrText>
      </w:r>
      <w:r>
        <w:fldChar w:fldCharType="separate"/>
      </w:r>
      <w:r>
        <w:rPr>
          <w:rStyle w:val="45"/>
        </w:rPr>
        <w:t>8.9.1.</w:t>
      </w:r>
      <w:r>
        <w:rPr>
          <w:rFonts w:asciiTheme="minorHAnsi" w:hAnsiTheme="minorHAnsi" w:eastAsiaTheme="minorEastAsia" w:cstheme="minorBidi"/>
          <w:b w:val="0"/>
          <w:caps w:val="0"/>
          <w:kern w:val="2"/>
          <w:sz w:val="21"/>
          <w:szCs w:val="22"/>
          <w:lang w:val="en-US"/>
        </w:rPr>
        <w:tab/>
      </w:r>
      <w:r>
        <w:rPr>
          <w:rStyle w:val="45"/>
        </w:rPr>
        <w:t>8.9.1 SOUND POWER TELEPHONE</w:t>
      </w:r>
      <w:r>
        <w:tab/>
      </w:r>
      <w:r>
        <w:fldChar w:fldCharType="begin"/>
      </w:r>
      <w:r>
        <w:instrText xml:space="preserve"> PAGEREF _Toc49257712 \h </w:instrText>
      </w:r>
      <w:r>
        <w:fldChar w:fldCharType="separate"/>
      </w:r>
      <w:r>
        <w:t>39</w:t>
      </w:r>
      <w:r>
        <w:fldChar w:fldCharType="end"/>
      </w:r>
      <w:r>
        <w:fldChar w:fldCharType="end"/>
      </w:r>
    </w:p>
    <w:p w14:paraId="766D8C69">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"_Toc49257713" </w:instrText>
      </w:r>
      <w:r>
        <w:fldChar w:fldCharType="separate"/>
      </w:r>
      <w:r>
        <w:rPr>
          <w:rStyle w:val="45"/>
        </w:rPr>
        <w:t>8.9.2.</w:t>
      </w:r>
      <w:r>
        <w:rPr>
          <w:rFonts w:asciiTheme="minorHAnsi" w:hAnsiTheme="minorHAnsi" w:eastAsiaTheme="minorEastAsia" w:cstheme="minorBidi"/>
          <w:b w:val="0"/>
          <w:caps w:val="0"/>
          <w:kern w:val="2"/>
          <w:sz w:val="21"/>
          <w:szCs w:val="22"/>
          <w:lang w:val="en-US"/>
        </w:rPr>
        <w:tab/>
      </w:r>
      <w:r>
        <w:rPr>
          <w:rStyle w:val="45"/>
        </w:rPr>
        <w:t>AUTOMATIC TELEPHONE (AC 220 V &amp; DC 24 V)</w:t>
      </w:r>
      <w:r>
        <w:tab/>
      </w:r>
      <w:r>
        <w:fldChar w:fldCharType="begin"/>
      </w:r>
      <w:r>
        <w:instrText xml:space="preserve"> PAGEREF _Toc49257713 \h </w:instrText>
      </w:r>
      <w:r>
        <w:fldChar w:fldCharType="separate"/>
      </w:r>
      <w:r>
        <w:t>39</w:t>
      </w:r>
      <w:r>
        <w:fldChar w:fldCharType="end"/>
      </w:r>
      <w:r>
        <w:fldChar w:fldCharType="end"/>
      </w:r>
    </w:p>
    <w:p w14:paraId="3348FB77">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"_Toc49257714" </w:instrText>
      </w:r>
      <w:r>
        <w:fldChar w:fldCharType="separate"/>
      </w:r>
      <w:r>
        <w:rPr>
          <w:rStyle w:val="45"/>
        </w:rPr>
        <w:t>8.9.3.</w:t>
      </w:r>
      <w:r>
        <w:rPr>
          <w:rFonts w:asciiTheme="minorHAnsi" w:hAnsiTheme="minorHAnsi" w:eastAsiaTheme="minorEastAsia" w:cstheme="minorBidi"/>
          <w:b w:val="0"/>
          <w:caps w:val="0"/>
          <w:kern w:val="2"/>
          <w:sz w:val="21"/>
          <w:szCs w:val="22"/>
          <w:lang w:val="en-US"/>
        </w:rPr>
        <w:tab/>
      </w:r>
      <w:r>
        <w:rPr>
          <w:rStyle w:val="45"/>
        </w:rPr>
        <w:t>HOSPITAL CALL SYSTEM (DC 24 V)</w:t>
      </w:r>
      <w:r>
        <w:tab/>
      </w:r>
      <w:r>
        <w:fldChar w:fldCharType="begin"/>
      </w:r>
      <w:r>
        <w:instrText xml:space="preserve"> PAGEREF _Toc49257714 \h </w:instrText>
      </w:r>
      <w:r>
        <w:fldChar w:fldCharType="separate"/>
      </w:r>
      <w:r>
        <w:t>40</w:t>
      </w:r>
      <w:r>
        <w:fldChar w:fldCharType="end"/>
      </w:r>
      <w:r>
        <w:fldChar w:fldCharType="end"/>
      </w:r>
    </w:p>
    <w:p w14:paraId="2B10681B">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"_Toc49257715" </w:instrText>
      </w:r>
      <w:r>
        <w:fldChar w:fldCharType="separate"/>
      </w:r>
      <w:r>
        <w:rPr>
          <w:rStyle w:val="45"/>
        </w:rPr>
        <w:t>8.9.4.</w:t>
      </w:r>
      <w:r>
        <w:rPr>
          <w:rFonts w:asciiTheme="minorHAnsi" w:hAnsiTheme="minorHAnsi" w:eastAsiaTheme="minorEastAsia" w:cstheme="minorBidi"/>
          <w:b w:val="0"/>
          <w:caps w:val="0"/>
          <w:kern w:val="2"/>
          <w:sz w:val="21"/>
          <w:szCs w:val="22"/>
          <w:lang w:val="en-US"/>
        </w:rPr>
        <w:tab/>
      </w:r>
      <w:r>
        <w:rPr>
          <w:rStyle w:val="45"/>
        </w:rPr>
        <w:t>ENGINEER CALL SYSTEM (AC 220 V)</w:t>
      </w:r>
      <w:r>
        <w:tab/>
      </w:r>
      <w:r>
        <w:fldChar w:fldCharType="begin"/>
      </w:r>
      <w:r>
        <w:instrText xml:space="preserve"> PAGEREF _Toc49257715 \h </w:instrText>
      </w:r>
      <w:r>
        <w:fldChar w:fldCharType="separate"/>
      </w:r>
      <w:r>
        <w:t>40</w:t>
      </w:r>
      <w:r>
        <w:fldChar w:fldCharType="end"/>
      </w:r>
      <w:r>
        <w:fldChar w:fldCharType="end"/>
      </w:r>
    </w:p>
    <w:p w14:paraId="591B0D27">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"_Toc49257716" </w:instrText>
      </w:r>
      <w:r>
        <w:fldChar w:fldCharType="separate"/>
      </w:r>
      <w:r>
        <w:rPr>
          <w:rStyle w:val="45"/>
        </w:rPr>
        <w:t>8.9.5.</w:t>
      </w:r>
      <w:r>
        <w:rPr>
          <w:rFonts w:asciiTheme="minorHAnsi" w:hAnsiTheme="minorHAnsi" w:eastAsiaTheme="minorEastAsia" w:cstheme="minorBidi"/>
          <w:b w:val="0"/>
          <w:caps w:val="0"/>
          <w:kern w:val="2"/>
          <w:sz w:val="21"/>
          <w:szCs w:val="22"/>
          <w:lang w:val="en-US"/>
        </w:rPr>
        <w:tab/>
      </w:r>
      <w:r>
        <w:rPr>
          <w:rStyle w:val="45"/>
        </w:rPr>
        <w:t>Bridge navigation WATCH alarm SYSTEM</w:t>
      </w:r>
      <w:r>
        <w:rPr>
          <w:rStyle w:val="45"/>
          <w:rFonts w:hint="eastAsia"/>
        </w:rPr>
        <w:t>（</w:t>
      </w:r>
      <w:r>
        <w:rPr>
          <w:rStyle w:val="45"/>
        </w:rPr>
        <w:t>BNWAS</w:t>
      </w:r>
      <w:r>
        <w:rPr>
          <w:rStyle w:val="45"/>
          <w:rFonts w:hint="eastAsia"/>
        </w:rPr>
        <w:t>）</w:t>
      </w:r>
      <w:r>
        <w:tab/>
      </w:r>
      <w:r>
        <w:fldChar w:fldCharType="begin"/>
      </w:r>
      <w:r>
        <w:instrText xml:space="preserve"> PAGEREF _Toc49257716 \h </w:instrText>
      </w:r>
      <w:r>
        <w:fldChar w:fldCharType="separate"/>
      </w:r>
      <w:r>
        <w:t>40</w:t>
      </w:r>
      <w:r>
        <w:fldChar w:fldCharType="end"/>
      </w:r>
      <w:r>
        <w:fldChar w:fldCharType="end"/>
      </w:r>
    </w:p>
    <w:p w14:paraId="607127C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"_Toc49257717" </w:instrText>
      </w:r>
      <w:r>
        <w:fldChar w:fldCharType="separate"/>
      </w:r>
      <w:r>
        <w:rPr>
          <w:rStyle w:val="45"/>
        </w:rPr>
        <w:t>8.9.6.</w:t>
      </w:r>
      <w:r>
        <w:rPr>
          <w:rFonts w:asciiTheme="minorHAnsi" w:hAnsiTheme="minorHAnsi" w:eastAsiaTheme="minorEastAsia" w:cstheme="minorBidi"/>
          <w:b w:val="0"/>
          <w:caps w:val="0"/>
          <w:kern w:val="2"/>
          <w:sz w:val="21"/>
          <w:szCs w:val="22"/>
          <w:lang w:val="en-US"/>
        </w:rPr>
        <w:tab/>
      </w:r>
      <w:r>
        <w:rPr>
          <w:rStyle w:val="45"/>
        </w:rPr>
        <w:t>Refrigerated Chamber ALARM</w:t>
      </w:r>
      <w:r>
        <w:tab/>
      </w:r>
      <w:r>
        <w:fldChar w:fldCharType="begin"/>
      </w:r>
      <w:r>
        <w:instrText xml:space="preserve"> PAGEREF _Toc49257717 \h </w:instrText>
      </w:r>
      <w:r>
        <w:fldChar w:fldCharType="separate"/>
      </w:r>
      <w:r>
        <w:t>40</w:t>
      </w:r>
      <w:r>
        <w:fldChar w:fldCharType="end"/>
      </w:r>
      <w:r>
        <w:fldChar w:fldCharType="end"/>
      </w:r>
    </w:p>
    <w:p w14:paraId="39C92539">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"_Toc49257718" </w:instrText>
      </w:r>
      <w:r>
        <w:fldChar w:fldCharType="separate"/>
      </w:r>
      <w:r>
        <w:rPr>
          <w:rStyle w:val="45"/>
        </w:rPr>
        <w:t>8.9.7.</w:t>
      </w:r>
      <w:r>
        <w:rPr>
          <w:rFonts w:asciiTheme="minorHAnsi" w:hAnsiTheme="minorHAnsi" w:eastAsiaTheme="minorEastAsia" w:cstheme="minorBidi"/>
          <w:b w:val="0"/>
          <w:caps w:val="0"/>
          <w:kern w:val="2"/>
          <w:sz w:val="21"/>
          <w:szCs w:val="22"/>
          <w:lang w:val="en-US"/>
        </w:rPr>
        <w:tab/>
      </w:r>
      <w:r>
        <w:rPr>
          <w:rStyle w:val="45"/>
        </w:rPr>
        <w:t>ENGINE ROOM CO2 ALARM</w:t>
      </w:r>
      <w:r>
        <w:tab/>
      </w:r>
      <w:r>
        <w:fldChar w:fldCharType="begin"/>
      </w:r>
      <w:r>
        <w:instrText xml:space="preserve"> PAGEREF _Toc49257718 \h </w:instrText>
      </w:r>
      <w:r>
        <w:fldChar w:fldCharType="separate"/>
      </w:r>
      <w:r>
        <w:t>40</w:t>
      </w:r>
      <w:r>
        <w:fldChar w:fldCharType="end"/>
      </w:r>
      <w:r>
        <w:fldChar w:fldCharType="end"/>
      </w:r>
    </w:p>
    <w:p w14:paraId="290D6A67">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"_Toc49257719" </w:instrText>
      </w:r>
      <w:r>
        <w:fldChar w:fldCharType="separate"/>
      </w:r>
      <w:r>
        <w:rPr>
          <w:rStyle w:val="45"/>
        </w:rPr>
        <w:t>8.9.8.</w:t>
      </w:r>
      <w:r>
        <w:rPr>
          <w:rFonts w:asciiTheme="minorHAnsi" w:hAnsiTheme="minorHAnsi" w:eastAsiaTheme="minorEastAsia" w:cstheme="minorBidi"/>
          <w:b w:val="0"/>
          <w:caps w:val="0"/>
          <w:kern w:val="2"/>
          <w:sz w:val="21"/>
          <w:szCs w:val="22"/>
          <w:lang w:val="en-US"/>
        </w:rPr>
        <w:tab/>
      </w:r>
      <w:r>
        <w:rPr>
          <w:rStyle w:val="45"/>
        </w:rPr>
        <w:t>EMERGENCY GENERAL ALARM SYSTEM</w:t>
      </w:r>
      <w:r>
        <w:tab/>
      </w:r>
      <w:r>
        <w:fldChar w:fldCharType="begin"/>
      </w:r>
      <w:r>
        <w:instrText xml:space="preserve"> PAGEREF _Toc49257719 \h </w:instrText>
      </w:r>
      <w:r>
        <w:fldChar w:fldCharType="separate"/>
      </w:r>
      <w:r>
        <w:t>41</w:t>
      </w:r>
      <w:r>
        <w:fldChar w:fldCharType="end"/>
      </w:r>
      <w:r>
        <w:fldChar w:fldCharType="end"/>
      </w:r>
    </w:p>
    <w:p w14:paraId="5C93792D">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"_Toc49257720" </w:instrText>
      </w:r>
      <w:r>
        <w:fldChar w:fldCharType="separate"/>
      </w:r>
      <w:r>
        <w:rPr>
          <w:rStyle w:val="45"/>
        </w:rPr>
        <w:t>8.9.9.</w:t>
      </w:r>
      <w:r>
        <w:rPr>
          <w:rFonts w:asciiTheme="minorHAnsi" w:hAnsiTheme="minorHAnsi" w:eastAsiaTheme="minorEastAsia" w:cstheme="minorBidi"/>
          <w:b w:val="0"/>
          <w:caps w:val="0"/>
          <w:kern w:val="2"/>
          <w:sz w:val="21"/>
          <w:szCs w:val="22"/>
          <w:lang w:val="en-US"/>
        </w:rPr>
        <w:tab/>
      </w:r>
      <w:r>
        <w:rPr>
          <w:rStyle w:val="45"/>
        </w:rPr>
        <w:t>E/R SIGNALING AND ALARM SYSTEM (LIGHT COLUMN)</w:t>
      </w:r>
      <w:r>
        <w:tab/>
      </w:r>
      <w:r>
        <w:fldChar w:fldCharType="begin"/>
      </w:r>
      <w:r>
        <w:instrText xml:space="preserve"> PAGEREF _Toc49257720 \h </w:instrText>
      </w:r>
      <w:r>
        <w:fldChar w:fldCharType="separate"/>
      </w:r>
      <w:r>
        <w:t>41</w:t>
      </w:r>
      <w:r>
        <w:fldChar w:fldCharType="end"/>
      </w:r>
      <w:r>
        <w:fldChar w:fldCharType="end"/>
      </w:r>
    </w:p>
    <w:p w14:paraId="22508E0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"_Toc49257721" </w:instrText>
      </w:r>
      <w:r>
        <w:fldChar w:fldCharType="separate"/>
      </w:r>
      <w:r>
        <w:rPr>
          <w:rStyle w:val="45"/>
        </w:rPr>
        <w:t>8.9.10.</w:t>
      </w:r>
      <w:r>
        <w:rPr>
          <w:rFonts w:asciiTheme="minorHAnsi" w:hAnsiTheme="minorHAnsi" w:eastAsiaTheme="minorEastAsia" w:cstheme="minorBidi"/>
          <w:b w:val="0"/>
          <w:caps w:val="0"/>
          <w:kern w:val="2"/>
          <w:sz w:val="21"/>
          <w:szCs w:val="22"/>
          <w:lang w:val="en-US"/>
        </w:rPr>
        <w:tab/>
      </w:r>
      <w:r>
        <w:rPr>
          <w:rStyle w:val="45"/>
        </w:rPr>
        <w:t>ELECTRIC TACHOMETER FOR MAIN ENGINE</w:t>
      </w:r>
      <w:r>
        <w:tab/>
      </w:r>
      <w:r>
        <w:fldChar w:fldCharType="begin"/>
      </w:r>
      <w:r>
        <w:instrText xml:space="preserve"> PAGEREF _Toc49257721 \h </w:instrText>
      </w:r>
      <w:r>
        <w:fldChar w:fldCharType="separate"/>
      </w:r>
      <w:r>
        <w:t>42</w:t>
      </w:r>
      <w:r>
        <w:fldChar w:fldCharType="end"/>
      </w:r>
      <w:r>
        <w:fldChar w:fldCharType="end"/>
      </w:r>
    </w:p>
    <w:p w14:paraId="0614F24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"_Toc49257722" </w:instrText>
      </w:r>
      <w:r>
        <w:fldChar w:fldCharType="separate"/>
      </w:r>
      <w:r>
        <w:rPr>
          <w:rStyle w:val="45"/>
        </w:rPr>
        <w:t>8.9.11.</w:t>
      </w:r>
      <w:r>
        <w:rPr>
          <w:rFonts w:asciiTheme="minorHAnsi" w:hAnsiTheme="minorHAnsi" w:eastAsiaTheme="minorEastAsia" w:cstheme="minorBidi"/>
          <w:b w:val="0"/>
          <w:caps w:val="0"/>
          <w:kern w:val="2"/>
          <w:sz w:val="21"/>
          <w:szCs w:val="22"/>
          <w:lang w:val="en-US"/>
        </w:rPr>
        <w:tab/>
      </w:r>
      <w:r>
        <w:rPr>
          <w:rStyle w:val="45"/>
        </w:rPr>
        <w:t>RUDDER ANGLE INDICATOR</w:t>
      </w:r>
      <w:r>
        <w:tab/>
      </w:r>
      <w:r>
        <w:fldChar w:fldCharType="begin"/>
      </w:r>
      <w:r>
        <w:instrText xml:space="preserve"> PAGEREF _Toc49257722 \h </w:instrText>
      </w:r>
      <w:r>
        <w:fldChar w:fldCharType="separate"/>
      </w:r>
      <w:r>
        <w:t>42</w:t>
      </w:r>
      <w:r>
        <w:fldChar w:fldCharType="end"/>
      </w:r>
      <w:r>
        <w:fldChar w:fldCharType="end"/>
      </w:r>
    </w:p>
    <w:p w14:paraId="75AD782F">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"_Toc49257723" </w:instrText>
      </w:r>
      <w:r>
        <w:fldChar w:fldCharType="separate"/>
      </w:r>
      <w:r>
        <w:rPr>
          <w:rStyle w:val="45"/>
        </w:rPr>
        <w:t>8.9.12.</w:t>
      </w:r>
      <w:r>
        <w:rPr>
          <w:rFonts w:asciiTheme="minorHAnsi" w:hAnsiTheme="minorHAnsi" w:eastAsiaTheme="minorEastAsia" w:cstheme="minorBidi"/>
          <w:b w:val="0"/>
          <w:caps w:val="0"/>
          <w:kern w:val="2"/>
          <w:sz w:val="21"/>
          <w:szCs w:val="22"/>
          <w:lang w:val="en-US"/>
        </w:rPr>
        <w:tab/>
      </w:r>
      <w:r>
        <w:rPr>
          <w:rStyle w:val="45"/>
        </w:rPr>
        <w:t>PUBLIC ADDRESS WITH TALK BACK SYSTEM</w:t>
      </w:r>
      <w:r>
        <w:tab/>
      </w:r>
      <w:r>
        <w:fldChar w:fldCharType="begin"/>
      </w:r>
      <w:r>
        <w:instrText xml:space="preserve"> PAGEREF _Toc49257723 \h </w:instrText>
      </w:r>
      <w:r>
        <w:fldChar w:fldCharType="separate"/>
      </w:r>
      <w:r>
        <w:t>43</w:t>
      </w:r>
      <w:r>
        <w:fldChar w:fldCharType="end"/>
      </w:r>
      <w:r>
        <w:fldChar w:fldCharType="end"/>
      </w:r>
    </w:p>
    <w:p w14:paraId="20488715">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"_Toc49257724" </w:instrText>
      </w:r>
      <w:r>
        <w:fldChar w:fldCharType="separate"/>
      </w:r>
      <w:r>
        <w:rPr>
          <w:rStyle w:val="45"/>
        </w:rPr>
        <w:t>8.9.13.</w:t>
      </w:r>
      <w:r>
        <w:rPr>
          <w:rFonts w:asciiTheme="minorHAnsi" w:hAnsiTheme="minorHAnsi" w:eastAsiaTheme="minorEastAsia" w:cstheme="minorBidi"/>
          <w:b w:val="0"/>
          <w:caps w:val="0"/>
          <w:kern w:val="2"/>
          <w:sz w:val="21"/>
          <w:szCs w:val="22"/>
          <w:lang w:val="en-US"/>
        </w:rPr>
        <w:tab/>
      </w:r>
      <w:r>
        <w:rPr>
          <w:rStyle w:val="45"/>
        </w:rPr>
        <w:t>SHIP'S HORNS</w:t>
      </w:r>
      <w:r>
        <w:tab/>
      </w:r>
      <w:r>
        <w:fldChar w:fldCharType="begin"/>
      </w:r>
      <w:r>
        <w:instrText xml:space="preserve"> PAGEREF _Toc49257724 \h </w:instrText>
      </w:r>
      <w:r>
        <w:fldChar w:fldCharType="separate"/>
      </w:r>
      <w:r>
        <w:t>44</w:t>
      </w:r>
      <w:r>
        <w:fldChar w:fldCharType="end"/>
      </w:r>
      <w:r>
        <w:fldChar w:fldCharType="end"/>
      </w:r>
    </w:p>
    <w:p w14:paraId="4CB3FF24">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"_Toc49257725" </w:instrText>
      </w:r>
      <w:r>
        <w:fldChar w:fldCharType="separate"/>
      </w:r>
      <w:r>
        <w:rPr>
          <w:rStyle w:val="45"/>
        </w:rPr>
        <w:t>8.9.14.</w:t>
      </w:r>
      <w:r>
        <w:rPr>
          <w:rFonts w:asciiTheme="minorHAnsi" w:hAnsiTheme="minorHAnsi" w:eastAsiaTheme="minorEastAsia" w:cstheme="minorBidi"/>
          <w:b w:val="0"/>
          <w:caps w:val="0"/>
          <w:kern w:val="2"/>
          <w:sz w:val="21"/>
          <w:szCs w:val="22"/>
          <w:lang w:val="en-US"/>
        </w:rPr>
        <w:tab/>
      </w:r>
      <w:r>
        <w:rPr>
          <w:rStyle w:val="45"/>
        </w:rPr>
        <w:t>FIRE DETECTING AND ALARM SYSTEM</w:t>
      </w:r>
      <w:r>
        <w:tab/>
      </w:r>
      <w:r>
        <w:fldChar w:fldCharType="begin"/>
      </w:r>
      <w:r>
        <w:instrText xml:space="preserve"> PAGEREF _Toc49257725 \h </w:instrText>
      </w:r>
      <w:r>
        <w:fldChar w:fldCharType="separate"/>
      </w:r>
      <w:r>
        <w:t>44</w:t>
      </w:r>
      <w:r>
        <w:fldChar w:fldCharType="end"/>
      </w:r>
      <w:r>
        <w:fldChar w:fldCharType="end"/>
      </w:r>
    </w:p>
    <w:p w14:paraId="555AE4C5">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"_Toc49257726" </w:instrText>
      </w:r>
      <w:r>
        <w:fldChar w:fldCharType="separate"/>
      </w:r>
      <w:r>
        <w:rPr>
          <w:rStyle w:val="45"/>
        </w:rPr>
        <w:t>8.9.15.</w:t>
      </w:r>
      <w:r>
        <w:rPr>
          <w:rFonts w:asciiTheme="minorHAnsi" w:hAnsiTheme="minorHAnsi" w:eastAsiaTheme="minorEastAsia" w:cstheme="minorBidi"/>
          <w:b w:val="0"/>
          <w:caps w:val="0"/>
          <w:kern w:val="2"/>
          <w:sz w:val="21"/>
          <w:szCs w:val="22"/>
          <w:lang w:val="en-US"/>
        </w:rPr>
        <w:tab/>
      </w:r>
      <w:r>
        <w:rPr>
          <w:rStyle w:val="45"/>
        </w:rPr>
        <w:t>FIXED GAS DETECTION SYSTEM</w:t>
      </w:r>
      <w:r>
        <w:tab/>
      </w:r>
      <w:r>
        <w:fldChar w:fldCharType="begin"/>
      </w:r>
      <w:r>
        <w:instrText xml:space="preserve"> PAGEREF _Toc49257726 \h </w:instrText>
      </w:r>
      <w:r>
        <w:fldChar w:fldCharType="separate"/>
      </w:r>
      <w:r>
        <w:t>45</w:t>
      </w:r>
      <w:r>
        <w:fldChar w:fldCharType="end"/>
      </w:r>
      <w:r>
        <w:fldChar w:fldCharType="end"/>
      </w:r>
    </w:p>
    <w:p w14:paraId="43071717">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"_Toc49257727" </w:instrText>
      </w:r>
      <w:r>
        <w:fldChar w:fldCharType="separate"/>
      </w:r>
      <w:r>
        <w:rPr>
          <w:rStyle w:val="45"/>
        </w:rPr>
        <w:t>8.9.16.</w:t>
      </w:r>
      <w:r>
        <w:rPr>
          <w:rFonts w:asciiTheme="minorHAnsi" w:hAnsiTheme="minorHAnsi" w:eastAsiaTheme="minorEastAsia" w:cstheme="minorBidi"/>
          <w:b w:val="0"/>
          <w:caps w:val="0"/>
          <w:kern w:val="2"/>
          <w:sz w:val="21"/>
          <w:szCs w:val="22"/>
          <w:lang w:val="en-US"/>
        </w:rPr>
        <w:tab/>
      </w:r>
      <w:r>
        <w:rPr>
          <w:rStyle w:val="45"/>
        </w:rPr>
        <w:t>ELECTRIC CRYSTAL CLOCK</w:t>
      </w:r>
      <w:r>
        <w:tab/>
      </w:r>
      <w:r>
        <w:fldChar w:fldCharType="begin"/>
      </w:r>
      <w:r>
        <w:instrText xml:space="preserve"> PAGEREF _Toc49257727 \h </w:instrText>
      </w:r>
      <w:r>
        <w:fldChar w:fldCharType="separate"/>
      </w:r>
      <w:r>
        <w:t>45</w:t>
      </w:r>
      <w:r>
        <w:fldChar w:fldCharType="end"/>
      </w:r>
      <w:r>
        <w:fldChar w:fldCharType="end"/>
      </w:r>
    </w:p>
    <w:p w14:paraId="0A624C6A">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"_Toc49257728" </w:instrText>
      </w:r>
      <w:r>
        <w:fldChar w:fldCharType="separate"/>
      </w:r>
      <w:r>
        <w:rPr>
          <w:rStyle w:val="45"/>
        </w:rPr>
        <w:t>8.9.17.</w:t>
      </w:r>
      <w:r>
        <w:rPr>
          <w:rFonts w:asciiTheme="minorHAnsi" w:hAnsiTheme="minorHAnsi" w:eastAsiaTheme="minorEastAsia" w:cstheme="minorBidi"/>
          <w:b w:val="0"/>
          <w:caps w:val="0"/>
          <w:kern w:val="2"/>
          <w:sz w:val="21"/>
          <w:szCs w:val="22"/>
          <w:lang w:val="en-US"/>
        </w:rPr>
        <w:tab/>
      </w:r>
      <w:r>
        <w:rPr>
          <w:rStyle w:val="45"/>
        </w:rPr>
        <w:t>PC LOCAL AREA NETWORK</w:t>
      </w:r>
      <w:r>
        <w:tab/>
      </w:r>
      <w:r>
        <w:fldChar w:fldCharType="begin"/>
      </w:r>
      <w:r>
        <w:instrText xml:space="preserve"> PAGEREF _Toc49257728 \h </w:instrText>
      </w:r>
      <w:r>
        <w:fldChar w:fldCharType="separate"/>
      </w:r>
      <w:r>
        <w:t>46</w:t>
      </w:r>
      <w:r>
        <w:fldChar w:fldCharType="end"/>
      </w:r>
      <w:r>
        <w:fldChar w:fldCharType="end"/>
      </w:r>
    </w:p>
    <w:p w14:paraId="7AF16CD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"_Toc49257729" </w:instrText>
      </w:r>
      <w:r>
        <w:fldChar w:fldCharType="separate"/>
      </w:r>
      <w:r>
        <w:rPr>
          <w:rStyle w:val="45"/>
        </w:rPr>
        <w:t>8.9.18.</w:t>
      </w:r>
      <w:r>
        <w:rPr>
          <w:rFonts w:asciiTheme="minorHAnsi" w:hAnsiTheme="minorHAnsi" w:eastAsiaTheme="minorEastAsia" w:cstheme="minorBidi"/>
          <w:b w:val="0"/>
          <w:caps w:val="0"/>
          <w:kern w:val="2"/>
          <w:sz w:val="21"/>
          <w:szCs w:val="22"/>
          <w:lang w:val="en-US"/>
        </w:rPr>
        <w:tab/>
      </w:r>
      <w:r>
        <w:rPr>
          <w:rStyle w:val="45"/>
        </w:rPr>
        <w:t>E/R local water mist alarm system</w:t>
      </w:r>
      <w:r>
        <w:tab/>
      </w:r>
      <w:r>
        <w:fldChar w:fldCharType="begin"/>
      </w:r>
      <w:r>
        <w:instrText xml:space="preserve"> PAGEREF _Toc49257729 \h </w:instrText>
      </w:r>
      <w:r>
        <w:fldChar w:fldCharType="separate"/>
      </w:r>
      <w:r>
        <w:t>46</w:t>
      </w:r>
      <w:r>
        <w:fldChar w:fldCharType="end"/>
      </w:r>
      <w:r>
        <w:fldChar w:fldCharType="end"/>
      </w:r>
    </w:p>
    <w:p w14:paraId="78C012CC">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"_Toc49257730" </w:instrText>
      </w:r>
      <w:r>
        <w:fldChar w:fldCharType="separate"/>
      </w:r>
      <w:r>
        <w:rPr>
          <w:rStyle w:val="45"/>
        </w:rPr>
        <w:t>8.10.</w:t>
      </w:r>
      <w:r>
        <w:rPr>
          <w:rFonts w:asciiTheme="minorHAnsi" w:hAnsiTheme="minorHAnsi" w:eastAsiaTheme="minorEastAsia" w:cstheme="minorBidi"/>
          <w:b w:val="0"/>
          <w:caps w:val="0"/>
          <w:kern w:val="2"/>
          <w:sz w:val="21"/>
          <w:szCs w:val="22"/>
          <w:lang w:val="en-US"/>
        </w:rPr>
        <w:tab/>
      </w:r>
      <w:r>
        <w:rPr>
          <w:rStyle w:val="45"/>
        </w:rPr>
        <w:t>NAUTICAL INSTRUMENT</w:t>
      </w:r>
      <w:r>
        <w:tab/>
      </w:r>
      <w:r>
        <w:fldChar w:fldCharType="begin"/>
      </w:r>
      <w:r>
        <w:instrText xml:space="preserve"> PAGEREF _Toc49257730 \h </w:instrText>
      </w:r>
      <w:r>
        <w:fldChar w:fldCharType="separate"/>
      </w:r>
      <w:r>
        <w:t>46</w:t>
      </w:r>
      <w:r>
        <w:fldChar w:fldCharType="end"/>
      </w:r>
      <w:r>
        <w:fldChar w:fldCharType="end"/>
      </w:r>
    </w:p>
    <w:p w14:paraId="04D7772C">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"_Toc49257731" </w:instrText>
      </w:r>
      <w:r>
        <w:fldChar w:fldCharType="separate"/>
      </w:r>
      <w:r>
        <w:rPr>
          <w:rStyle w:val="45"/>
        </w:rPr>
        <w:t>8.10.1.</w:t>
      </w:r>
      <w:r>
        <w:rPr>
          <w:rFonts w:asciiTheme="minorHAnsi" w:hAnsiTheme="minorHAnsi" w:eastAsiaTheme="minorEastAsia" w:cstheme="minorBidi"/>
          <w:b w:val="0"/>
          <w:caps w:val="0"/>
          <w:kern w:val="2"/>
          <w:sz w:val="21"/>
          <w:szCs w:val="22"/>
          <w:lang w:val="en-US"/>
        </w:rPr>
        <w:tab/>
      </w:r>
      <w:r>
        <w:rPr>
          <w:rStyle w:val="45"/>
        </w:rPr>
        <w:t>Magnetic Compass (AC 220 V, DC 24 V)</w:t>
      </w:r>
      <w:r>
        <w:tab/>
      </w:r>
      <w:r>
        <w:fldChar w:fldCharType="begin"/>
      </w:r>
      <w:r>
        <w:instrText xml:space="preserve"> PAGEREF _Toc49257731 \h </w:instrText>
      </w:r>
      <w:r>
        <w:fldChar w:fldCharType="separate"/>
      </w:r>
      <w:r>
        <w:t>46</w:t>
      </w:r>
      <w:r>
        <w:fldChar w:fldCharType="end"/>
      </w:r>
      <w:r>
        <w:fldChar w:fldCharType="end"/>
      </w:r>
    </w:p>
    <w:p w14:paraId="790DE594">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"_Toc49257732" </w:instrText>
      </w:r>
      <w:r>
        <w:fldChar w:fldCharType="separate"/>
      </w:r>
      <w:r>
        <w:rPr>
          <w:rStyle w:val="45"/>
        </w:rPr>
        <w:t>8.10.2.</w:t>
      </w:r>
      <w:r>
        <w:rPr>
          <w:rFonts w:asciiTheme="minorHAnsi" w:hAnsiTheme="minorHAnsi" w:eastAsiaTheme="minorEastAsia" w:cstheme="minorBidi"/>
          <w:b w:val="0"/>
          <w:caps w:val="0"/>
          <w:kern w:val="2"/>
          <w:sz w:val="21"/>
          <w:szCs w:val="22"/>
          <w:lang w:val="en-US"/>
        </w:rPr>
        <w:tab/>
      </w:r>
      <w:r>
        <w:rPr>
          <w:rStyle w:val="45"/>
        </w:rPr>
        <w:t>GYRO COMPASS (AC 220 V, DC 24 V)</w:t>
      </w:r>
      <w:r>
        <w:tab/>
      </w:r>
      <w:r>
        <w:fldChar w:fldCharType="begin"/>
      </w:r>
      <w:r>
        <w:instrText xml:space="preserve"> PAGEREF _Toc49257732 \h </w:instrText>
      </w:r>
      <w:r>
        <w:fldChar w:fldCharType="separate"/>
      </w:r>
      <w:r>
        <w:t>47</w:t>
      </w:r>
      <w:r>
        <w:fldChar w:fldCharType="end"/>
      </w:r>
      <w:r>
        <w:fldChar w:fldCharType="end"/>
      </w:r>
    </w:p>
    <w:p w14:paraId="0ECBB588">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"_Toc49257733" </w:instrText>
      </w:r>
      <w:r>
        <w:fldChar w:fldCharType="separate"/>
      </w:r>
      <w:r>
        <w:rPr>
          <w:rStyle w:val="45"/>
        </w:rPr>
        <w:t>8.10.3.</w:t>
      </w:r>
      <w:r>
        <w:rPr>
          <w:rFonts w:asciiTheme="minorHAnsi" w:hAnsiTheme="minorHAnsi" w:eastAsiaTheme="minorEastAsia" w:cstheme="minorBidi"/>
          <w:b w:val="0"/>
          <w:caps w:val="0"/>
          <w:kern w:val="2"/>
          <w:sz w:val="21"/>
          <w:szCs w:val="22"/>
          <w:lang w:val="en-US"/>
        </w:rPr>
        <w:tab/>
      </w:r>
      <w:r>
        <w:rPr>
          <w:rStyle w:val="45"/>
        </w:rPr>
        <w:t>AUTO PILOT (AC 220 V, DC 24 V)</w:t>
      </w:r>
      <w:r>
        <w:tab/>
      </w:r>
      <w:r>
        <w:fldChar w:fldCharType="begin"/>
      </w:r>
      <w:r>
        <w:instrText xml:space="preserve"> PAGEREF _Toc49257733 \h </w:instrText>
      </w:r>
      <w:r>
        <w:fldChar w:fldCharType="separate"/>
      </w:r>
      <w:r>
        <w:t>47</w:t>
      </w:r>
      <w:r>
        <w:fldChar w:fldCharType="end"/>
      </w:r>
      <w:r>
        <w:fldChar w:fldCharType="end"/>
      </w:r>
    </w:p>
    <w:p w14:paraId="2E47D429">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"_Toc49257734" </w:instrText>
      </w:r>
      <w:r>
        <w:fldChar w:fldCharType="separate"/>
      </w:r>
      <w:r>
        <w:rPr>
          <w:rStyle w:val="45"/>
        </w:rPr>
        <w:t>8.10.4.</w:t>
      </w:r>
      <w:r>
        <w:rPr>
          <w:rFonts w:asciiTheme="minorHAnsi" w:hAnsiTheme="minorHAnsi" w:eastAsiaTheme="minorEastAsia" w:cstheme="minorBidi"/>
          <w:b w:val="0"/>
          <w:caps w:val="0"/>
          <w:kern w:val="2"/>
          <w:sz w:val="21"/>
          <w:szCs w:val="22"/>
          <w:lang w:val="en-US"/>
        </w:rPr>
        <w:tab/>
      </w:r>
      <w:r>
        <w:rPr>
          <w:rStyle w:val="45"/>
        </w:rPr>
        <w:t>ECHO SOUNDER (AC 220 V)</w:t>
      </w:r>
      <w:r>
        <w:tab/>
      </w:r>
      <w:r>
        <w:fldChar w:fldCharType="begin"/>
      </w:r>
      <w:r>
        <w:instrText xml:space="preserve"> PAGEREF _Toc49257734 \h </w:instrText>
      </w:r>
      <w:r>
        <w:fldChar w:fldCharType="separate"/>
      </w:r>
      <w:r>
        <w:t>48</w:t>
      </w:r>
      <w:r>
        <w:fldChar w:fldCharType="end"/>
      </w:r>
      <w:r>
        <w:fldChar w:fldCharType="end"/>
      </w:r>
    </w:p>
    <w:p w14:paraId="1AA392EC">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"_Toc49257735" </w:instrText>
      </w:r>
      <w:r>
        <w:fldChar w:fldCharType="separate"/>
      </w:r>
      <w:r>
        <w:rPr>
          <w:rStyle w:val="45"/>
        </w:rPr>
        <w:t>8.10.5.</w:t>
      </w:r>
      <w:r>
        <w:rPr>
          <w:rFonts w:asciiTheme="minorHAnsi" w:hAnsiTheme="minorHAnsi" w:eastAsiaTheme="minorEastAsia" w:cstheme="minorBidi"/>
          <w:b w:val="0"/>
          <w:caps w:val="0"/>
          <w:kern w:val="2"/>
          <w:sz w:val="21"/>
          <w:szCs w:val="22"/>
          <w:lang w:val="en-US"/>
        </w:rPr>
        <w:tab/>
      </w:r>
      <w:r>
        <w:rPr>
          <w:rStyle w:val="45"/>
        </w:rPr>
        <w:t>SPEED LOG (AC 220 V)</w:t>
      </w:r>
      <w:r>
        <w:tab/>
      </w:r>
      <w:r>
        <w:fldChar w:fldCharType="begin"/>
      </w:r>
      <w:r>
        <w:instrText xml:space="preserve"> PAGEREF _Toc49257735 \h </w:instrText>
      </w:r>
      <w:r>
        <w:fldChar w:fldCharType="separate"/>
      </w:r>
      <w:r>
        <w:t>48</w:t>
      </w:r>
      <w:r>
        <w:fldChar w:fldCharType="end"/>
      </w:r>
      <w:r>
        <w:fldChar w:fldCharType="end"/>
      </w:r>
    </w:p>
    <w:p w14:paraId="4BF0DF17">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"_Toc49257736" </w:instrText>
      </w:r>
      <w:r>
        <w:fldChar w:fldCharType="separate"/>
      </w:r>
      <w:r>
        <w:rPr>
          <w:rStyle w:val="45"/>
        </w:rPr>
        <w:t>8.10.6.</w:t>
      </w:r>
      <w:r>
        <w:rPr>
          <w:rFonts w:asciiTheme="minorHAnsi" w:hAnsiTheme="minorHAnsi" w:eastAsiaTheme="minorEastAsia" w:cstheme="minorBidi"/>
          <w:b w:val="0"/>
          <w:caps w:val="0"/>
          <w:kern w:val="2"/>
          <w:sz w:val="21"/>
          <w:szCs w:val="22"/>
          <w:lang w:val="en-US"/>
        </w:rPr>
        <w:tab/>
      </w:r>
      <w:r>
        <w:rPr>
          <w:rStyle w:val="45"/>
        </w:rPr>
        <w:t>RADAR PLANT (AC 440 V/AC 220 V)</w:t>
      </w:r>
      <w:r>
        <w:tab/>
      </w:r>
      <w:r>
        <w:fldChar w:fldCharType="begin"/>
      </w:r>
      <w:r>
        <w:instrText xml:space="preserve"> PAGEREF _Toc49257736 \h </w:instrText>
      </w:r>
      <w:r>
        <w:fldChar w:fldCharType="separate"/>
      </w:r>
      <w:r>
        <w:t>48</w:t>
      </w:r>
      <w:r>
        <w:fldChar w:fldCharType="end"/>
      </w:r>
      <w:r>
        <w:fldChar w:fldCharType="end"/>
      </w:r>
    </w:p>
    <w:p w14:paraId="3E02372F">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"_Toc49257737" </w:instrText>
      </w:r>
      <w:r>
        <w:fldChar w:fldCharType="separate"/>
      </w:r>
      <w:r>
        <w:rPr>
          <w:rStyle w:val="45"/>
        </w:rPr>
        <w:t>8.10.7.</w:t>
      </w:r>
      <w:r>
        <w:rPr>
          <w:rFonts w:asciiTheme="minorHAnsi" w:hAnsiTheme="minorHAnsi" w:eastAsiaTheme="minorEastAsia" w:cstheme="minorBidi"/>
          <w:b w:val="0"/>
          <w:caps w:val="0"/>
          <w:kern w:val="2"/>
          <w:sz w:val="21"/>
          <w:szCs w:val="22"/>
          <w:lang w:val="en-US"/>
        </w:rPr>
        <w:tab/>
      </w:r>
      <w:r>
        <w:rPr>
          <w:rStyle w:val="45"/>
        </w:rPr>
        <w:t>ELECTRONIC CHART DISPLAY &amp; INFORMATION SYSTEM (AC 220 V)</w:t>
      </w:r>
      <w:r>
        <w:tab/>
      </w:r>
      <w:r>
        <w:fldChar w:fldCharType="begin"/>
      </w:r>
      <w:r>
        <w:instrText xml:space="preserve"> PAGEREF _Toc49257737 \h </w:instrText>
      </w:r>
      <w:r>
        <w:fldChar w:fldCharType="separate"/>
      </w:r>
      <w:r>
        <w:t>49</w:t>
      </w:r>
      <w:r>
        <w:fldChar w:fldCharType="end"/>
      </w:r>
      <w:r>
        <w:fldChar w:fldCharType="end"/>
      </w:r>
    </w:p>
    <w:p w14:paraId="7AB07234">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"_Toc49257738" </w:instrText>
      </w:r>
      <w:r>
        <w:fldChar w:fldCharType="separate"/>
      </w:r>
      <w:r>
        <w:rPr>
          <w:rStyle w:val="45"/>
        </w:rPr>
        <w:t>8.10.8.</w:t>
      </w:r>
      <w:r>
        <w:rPr>
          <w:rFonts w:asciiTheme="minorHAnsi" w:hAnsiTheme="minorHAnsi" w:eastAsiaTheme="minorEastAsia" w:cstheme="minorBidi"/>
          <w:b w:val="0"/>
          <w:caps w:val="0"/>
          <w:kern w:val="2"/>
          <w:sz w:val="21"/>
          <w:szCs w:val="22"/>
          <w:lang w:val="en-US"/>
        </w:rPr>
        <w:tab/>
      </w:r>
      <w:r>
        <w:rPr>
          <w:rStyle w:val="45"/>
        </w:rPr>
        <w:t>DGPS NAVIGATOR</w:t>
      </w:r>
      <w:r>
        <w:tab/>
      </w:r>
      <w:r>
        <w:fldChar w:fldCharType="begin"/>
      </w:r>
      <w:r>
        <w:instrText xml:space="preserve"> PAGEREF _Toc49257738 \h </w:instrText>
      </w:r>
      <w:r>
        <w:fldChar w:fldCharType="separate"/>
      </w:r>
      <w:r>
        <w:t>49</w:t>
      </w:r>
      <w:r>
        <w:fldChar w:fldCharType="end"/>
      </w:r>
      <w:r>
        <w:fldChar w:fldCharType="end"/>
      </w:r>
    </w:p>
    <w:p w14:paraId="4C10E284">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"_Toc49257739" </w:instrText>
      </w:r>
      <w:r>
        <w:fldChar w:fldCharType="separate"/>
      </w:r>
      <w:r>
        <w:rPr>
          <w:rStyle w:val="45"/>
        </w:rPr>
        <w:t>8.10.9.</w:t>
      </w:r>
      <w:r>
        <w:rPr>
          <w:rFonts w:asciiTheme="minorHAnsi" w:hAnsiTheme="minorHAnsi" w:eastAsiaTheme="minorEastAsia" w:cstheme="minorBidi"/>
          <w:b w:val="0"/>
          <w:caps w:val="0"/>
          <w:kern w:val="2"/>
          <w:sz w:val="21"/>
          <w:szCs w:val="22"/>
          <w:lang w:val="en-US"/>
        </w:rPr>
        <w:tab/>
      </w:r>
      <w:r>
        <w:rPr>
          <w:rStyle w:val="45"/>
        </w:rPr>
        <w:t>ANEMOMETER and ANEMOSCOPE (AC 220 V)</w:t>
      </w:r>
      <w:r>
        <w:tab/>
      </w:r>
      <w:r>
        <w:fldChar w:fldCharType="begin"/>
      </w:r>
      <w:r>
        <w:instrText xml:space="preserve"> PAGEREF _Toc49257739 \h </w:instrText>
      </w:r>
      <w:r>
        <w:fldChar w:fldCharType="separate"/>
      </w:r>
      <w:r>
        <w:t>50</w:t>
      </w:r>
      <w:r>
        <w:fldChar w:fldCharType="end"/>
      </w:r>
      <w:r>
        <w:fldChar w:fldCharType="end"/>
      </w:r>
    </w:p>
    <w:p w14:paraId="5C0942AB">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"_Toc49257740" </w:instrText>
      </w:r>
      <w:r>
        <w:fldChar w:fldCharType="separate"/>
      </w:r>
      <w:r>
        <w:rPr>
          <w:rStyle w:val="45"/>
        </w:rPr>
        <w:t>8.10.10.</w:t>
      </w:r>
      <w:r>
        <w:rPr>
          <w:rFonts w:asciiTheme="minorHAnsi" w:hAnsiTheme="minorHAnsi" w:eastAsiaTheme="minorEastAsia" w:cstheme="minorBidi"/>
          <w:b w:val="0"/>
          <w:caps w:val="0"/>
          <w:kern w:val="2"/>
          <w:sz w:val="21"/>
          <w:szCs w:val="22"/>
          <w:lang w:val="en-US"/>
        </w:rPr>
        <w:tab/>
      </w:r>
      <w:r>
        <w:rPr>
          <w:rStyle w:val="45"/>
        </w:rPr>
        <w:t>WINDOW WIPER and CVS (AC 220 V)</w:t>
      </w:r>
      <w:r>
        <w:tab/>
      </w:r>
      <w:r>
        <w:fldChar w:fldCharType="begin"/>
      </w:r>
      <w:r>
        <w:instrText xml:space="preserve"> PAGEREF _Toc49257740 \h </w:instrText>
      </w:r>
      <w:r>
        <w:fldChar w:fldCharType="separate"/>
      </w:r>
      <w:r>
        <w:t>50</w:t>
      </w:r>
      <w:r>
        <w:fldChar w:fldCharType="end"/>
      </w:r>
      <w:r>
        <w:fldChar w:fldCharType="end"/>
      </w:r>
    </w:p>
    <w:p w14:paraId="3945663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"_Toc49257741" </w:instrText>
      </w:r>
      <w:r>
        <w:fldChar w:fldCharType="separate"/>
      </w:r>
      <w:r>
        <w:rPr>
          <w:rStyle w:val="45"/>
        </w:rPr>
        <w:t>8.10.11.</w:t>
      </w:r>
      <w:r>
        <w:rPr>
          <w:rFonts w:asciiTheme="minorHAnsi" w:hAnsiTheme="minorHAnsi" w:eastAsiaTheme="minorEastAsia" w:cstheme="minorBidi"/>
          <w:b w:val="0"/>
          <w:caps w:val="0"/>
          <w:kern w:val="2"/>
          <w:sz w:val="21"/>
          <w:szCs w:val="22"/>
          <w:lang w:val="en-US"/>
        </w:rPr>
        <w:tab/>
      </w:r>
      <w:r>
        <w:rPr>
          <w:rStyle w:val="45"/>
        </w:rPr>
        <w:t>VOYAGE DATA RECORDER VDR (AC 220 V, DC 24 V)</w:t>
      </w:r>
      <w:r>
        <w:tab/>
      </w:r>
      <w:r>
        <w:fldChar w:fldCharType="begin"/>
      </w:r>
      <w:r>
        <w:instrText xml:space="preserve"> PAGEREF _Toc49257741 \h </w:instrText>
      </w:r>
      <w:r>
        <w:fldChar w:fldCharType="separate"/>
      </w:r>
      <w:r>
        <w:t>50</w:t>
      </w:r>
      <w:r>
        <w:fldChar w:fldCharType="end"/>
      </w:r>
      <w:r>
        <w:fldChar w:fldCharType="end"/>
      </w:r>
    </w:p>
    <w:p w14:paraId="6EE974DE">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"_Toc49257742" </w:instrText>
      </w:r>
      <w:r>
        <w:fldChar w:fldCharType="separate"/>
      </w:r>
      <w:r>
        <w:rPr>
          <w:rStyle w:val="45"/>
        </w:rPr>
        <w:t>8.10.12.</w:t>
      </w:r>
      <w:r>
        <w:rPr>
          <w:rFonts w:asciiTheme="minorHAnsi" w:hAnsiTheme="minorHAnsi" w:eastAsiaTheme="minorEastAsia" w:cstheme="minorBidi"/>
          <w:b w:val="0"/>
          <w:caps w:val="0"/>
          <w:kern w:val="2"/>
          <w:sz w:val="21"/>
          <w:szCs w:val="22"/>
          <w:lang w:val="en-US"/>
        </w:rPr>
        <w:tab/>
      </w:r>
      <w:r>
        <w:rPr>
          <w:rStyle w:val="45"/>
        </w:rPr>
        <w:t>AUTOMATIC IDENTIFY SYSTEM (ais) (DC 24 V)</w:t>
      </w:r>
      <w:r>
        <w:tab/>
      </w:r>
      <w:r>
        <w:fldChar w:fldCharType="begin"/>
      </w:r>
      <w:r>
        <w:instrText xml:space="preserve"> PAGEREF _Toc49257742 \h </w:instrText>
      </w:r>
      <w:r>
        <w:fldChar w:fldCharType="separate"/>
      </w:r>
      <w:r>
        <w:t>51</w:t>
      </w:r>
      <w:r>
        <w:fldChar w:fldCharType="end"/>
      </w:r>
      <w:r>
        <w:fldChar w:fldCharType="end"/>
      </w:r>
    </w:p>
    <w:p w14:paraId="2D7E6A8C">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"_Toc49257743" </w:instrText>
      </w:r>
      <w:r>
        <w:fldChar w:fldCharType="separate"/>
      </w:r>
      <w:r>
        <w:rPr>
          <w:rStyle w:val="45"/>
        </w:rPr>
        <w:t>8.10.13.</w:t>
      </w:r>
      <w:r>
        <w:rPr>
          <w:rFonts w:asciiTheme="minorHAnsi" w:hAnsiTheme="minorHAnsi" w:eastAsiaTheme="minorEastAsia" w:cstheme="minorBidi"/>
          <w:b w:val="0"/>
          <w:caps w:val="0"/>
          <w:kern w:val="2"/>
          <w:sz w:val="21"/>
          <w:szCs w:val="22"/>
          <w:lang w:val="en-US"/>
        </w:rPr>
        <w:tab/>
      </w:r>
      <w:r>
        <w:rPr>
          <w:rStyle w:val="45"/>
        </w:rPr>
        <w:t>WHEELHOUSE CONTROL CONSOLE (WHC)</w:t>
      </w:r>
      <w:r>
        <w:tab/>
      </w:r>
      <w:r>
        <w:fldChar w:fldCharType="begin"/>
      </w:r>
      <w:r>
        <w:instrText xml:space="preserve"> PAGEREF _Toc49257743 \h </w:instrText>
      </w:r>
      <w:r>
        <w:fldChar w:fldCharType="separate"/>
      </w:r>
      <w:r>
        <w:t>51</w:t>
      </w:r>
      <w:r>
        <w:fldChar w:fldCharType="end"/>
      </w:r>
      <w:r>
        <w:fldChar w:fldCharType="end"/>
      </w:r>
    </w:p>
    <w:p w14:paraId="4E992BE3">
      <w:pPr>
        <w:pStyle w:val="34"/>
        <w:tabs>
          <w:tab w:val="left" w:pos="168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"_Toc49257744" </w:instrText>
      </w:r>
      <w:r>
        <w:fldChar w:fldCharType="separate"/>
      </w:r>
      <w:r>
        <w:rPr>
          <w:rStyle w:val="45"/>
        </w:rPr>
        <w:t>8.10.13.1.</w:t>
      </w:r>
      <w:r>
        <w:rPr>
          <w:rFonts w:asciiTheme="minorHAnsi" w:hAnsiTheme="minorHAnsi" w:eastAsiaTheme="minorEastAsia" w:cstheme="minorBidi"/>
          <w:b w:val="0"/>
          <w:caps w:val="0"/>
          <w:kern w:val="2"/>
          <w:sz w:val="21"/>
          <w:szCs w:val="22"/>
          <w:lang w:val="en-US"/>
        </w:rPr>
        <w:tab/>
      </w:r>
      <w:r>
        <w:rPr>
          <w:rStyle w:val="45"/>
        </w:rPr>
        <w:t>Navigation Signal Console:</w:t>
      </w:r>
      <w:r>
        <w:tab/>
      </w:r>
      <w:r>
        <w:fldChar w:fldCharType="begin"/>
      </w:r>
      <w:r>
        <w:instrText xml:space="preserve"> PAGEREF _Toc49257744 \h </w:instrText>
      </w:r>
      <w:r>
        <w:fldChar w:fldCharType="separate"/>
      </w:r>
      <w:r>
        <w:t>51</w:t>
      </w:r>
      <w:r>
        <w:fldChar w:fldCharType="end"/>
      </w:r>
      <w:r>
        <w:fldChar w:fldCharType="end"/>
      </w:r>
    </w:p>
    <w:p w14:paraId="65F58E84">
      <w:pPr>
        <w:pStyle w:val="34"/>
        <w:tabs>
          <w:tab w:val="left" w:pos="168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"_Toc49257745" </w:instrText>
      </w:r>
      <w:r>
        <w:fldChar w:fldCharType="separate"/>
      </w:r>
      <w:r>
        <w:rPr>
          <w:rStyle w:val="45"/>
        </w:rPr>
        <w:t>8.10.13.2.</w:t>
      </w:r>
      <w:r>
        <w:rPr>
          <w:rFonts w:asciiTheme="minorHAnsi" w:hAnsiTheme="minorHAnsi" w:eastAsiaTheme="minorEastAsia" w:cstheme="minorBidi"/>
          <w:b w:val="0"/>
          <w:caps w:val="0"/>
          <w:kern w:val="2"/>
          <w:sz w:val="21"/>
          <w:szCs w:val="22"/>
          <w:lang w:val="en-US"/>
        </w:rPr>
        <w:tab/>
      </w:r>
      <w:r>
        <w:rPr>
          <w:rStyle w:val="45"/>
        </w:rPr>
        <w:t>Bridge Maneuvering Console (BMC)</w:t>
      </w:r>
      <w:r>
        <w:rPr>
          <w:rStyle w:val="45"/>
          <w:rFonts w:hint="eastAsia"/>
        </w:rPr>
        <w:t>：</w:t>
      </w:r>
      <w:r>
        <w:tab/>
      </w:r>
      <w:r>
        <w:fldChar w:fldCharType="begin"/>
      </w:r>
      <w:r>
        <w:instrText xml:space="preserve"> PAGEREF _Toc49257745 \h </w:instrText>
      </w:r>
      <w:r>
        <w:fldChar w:fldCharType="separate"/>
      </w:r>
      <w:r>
        <w:t>52</w:t>
      </w:r>
      <w:r>
        <w:fldChar w:fldCharType="end"/>
      </w:r>
      <w:r>
        <w:fldChar w:fldCharType="end"/>
      </w:r>
    </w:p>
    <w:p w14:paraId="3ED35241">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"_Toc49257746" </w:instrText>
      </w:r>
      <w:r>
        <w:fldChar w:fldCharType="separate"/>
      </w:r>
      <w:r>
        <w:rPr>
          <w:rStyle w:val="45"/>
        </w:rPr>
        <w:t>8.10.14.</w:t>
      </w:r>
      <w:r>
        <w:rPr>
          <w:rFonts w:asciiTheme="minorHAnsi" w:hAnsiTheme="minorHAnsi" w:eastAsiaTheme="minorEastAsia" w:cstheme="minorBidi"/>
          <w:b w:val="0"/>
          <w:caps w:val="0"/>
          <w:kern w:val="2"/>
          <w:sz w:val="21"/>
          <w:szCs w:val="22"/>
          <w:lang w:val="en-US"/>
        </w:rPr>
        <w:tab/>
      </w:r>
      <w:r>
        <w:rPr>
          <w:rStyle w:val="45"/>
        </w:rPr>
        <w:t>Docking working station</w:t>
      </w:r>
      <w:r>
        <w:tab/>
      </w:r>
      <w:r>
        <w:fldChar w:fldCharType="begin"/>
      </w:r>
      <w:r>
        <w:instrText xml:space="preserve"> PAGEREF _Toc49257746 \h </w:instrText>
      </w:r>
      <w:r>
        <w:fldChar w:fldCharType="separate"/>
      </w:r>
      <w:r>
        <w:t>52</w:t>
      </w:r>
      <w:r>
        <w:fldChar w:fldCharType="end"/>
      </w:r>
      <w:r>
        <w:fldChar w:fldCharType="end"/>
      </w:r>
    </w:p>
    <w:p w14:paraId="2976828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"_Toc49257747" </w:instrText>
      </w:r>
      <w:r>
        <w:fldChar w:fldCharType="separate"/>
      </w:r>
      <w:r>
        <w:rPr>
          <w:rStyle w:val="45"/>
        </w:rPr>
        <w:t>8.10.15.</w:t>
      </w:r>
      <w:r>
        <w:rPr>
          <w:rFonts w:asciiTheme="minorHAnsi" w:hAnsiTheme="minorHAnsi" w:eastAsiaTheme="minorEastAsia" w:cstheme="minorBidi"/>
          <w:b w:val="0"/>
          <w:caps w:val="0"/>
          <w:kern w:val="2"/>
          <w:sz w:val="21"/>
          <w:szCs w:val="22"/>
          <w:lang w:val="en-US"/>
        </w:rPr>
        <w:tab/>
      </w:r>
      <w:r>
        <w:rPr>
          <w:rStyle w:val="45"/>
        </w:rPr>
        <w:t>MEASURING INSTRUMENT PANEL</w:t>
      </w:r>
      <w:r>
        <w:tab/>
      </w:r>
      <w:r>
        <w:fldChar w:fldCharType="begin"/>
      </w:r>
      <w:r>
        <w:instrText xml:space="preserve"> PAGEREF _Toc49257747 \h </w:instrText>
      </w:r>
      <w:r>
        <w:fldChar w:fldCharType="separate"/>
      </w:r>
      <w:r>
        <w:t>53</w:t>
      </w:r>
      <w:r>
        <w:fldChar w:fldCharType="end"/>
      </w:r>
      <w:r>
        <w:fldChar w:fldCharType="end"/>
      </w:r>
    </w:p>
    <w:p w14:paraId="765A93F4">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"_Toc49257748" </w:instrText>
      </w:r>
      <w:r>
        <w:fldChar w:fldCharType="separate"/>
      </w:r>
      <w:r>
        <w:rPr>
          <w:rStyle w:val="45"/>
        </w:rPr>
        <w:t>8.10.16.</w:t>
      </w:r>
      <w:r>
        <w:rPr>
          <w:rFonts w:asciiTheme="minorHAnsi" w:hAnsiTheme="minorHAnsi" w:eastAsiaTheme="minorEastAsia" w:cstheme="minorBidi"/>
          <w:b w:val="0"/>
          <w:caps w:val="0"/>
          <w:kern w:val="2"/>
          <w:sz w:val="21"/>
          <w:szCs w:val="22"/>
          <w:lang w:val="en-US"/>
        </w:rPr>
        <w:tab/>
      </w:r>
      <w:r>
        <w:rPr>
          <w:rStyle w:val="45"/>
        </w:rPr>
        <w:t>CHART TABLE</w:t>
      </w:r>
      <w:r>
        <w:tab/>
      </w:r>
      <w:r>
        <w:fldChar w:fldCharType="begin"/>
      </w:r>
      <w:r>
        <w:instrText xml:space="preserve"> PAGEREF _Toc49257748 \h </w:instrText>
      </w:r>
      <w:r>
        <w:fldChar w:fldCharType="separate"/>
      </w:r>
      <w:r>
        <w:t>53</w:t>
      </w:r>
      <w:r>
        <w:fldChar w:fldCharType="end"/>
      </w:r>
      <w:r>
        <w:fldChar w:fldCharType="end"/>
      </w:r>
    </w:p>
    <w:p w14:paraId="0698178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"_Toc49257749" </w:instrText>
      </w:r>
      <w:r>
        <w:fldChar w:fldCharType="separate"/>
      </w:r>
      <w:r>
        <w:rPr>
          <w:rStyle w:val="45"/>
        </w:rPr>
        <w:t>8.10.17.</w:t>
      </w:r>
      <w:r>
        <w:rPr>
          <w:rFonts w:asciiTheme="minorHAnsi" w:hAnsiTheme="minorHAnsi" w:eastAsiaTheme="minorEastAsia" w:cstheme="minorBidi"/>
          <w:b w:val="0"/>
          <w:caps w:val="0"/>
          <w:kern w:val="2"/>
          <w:sz w:val="21"/>
          <w:szCs w:val="22"/>
          <w:lang w:val="en-US"/>
        </w:rPr>
        <w:tab/>
      </w:r>
      <w:r>
        <w:rPr>
          <w:rStyle w:val="45"/>
        </w:rPr>
        <w:t>RADIO TABLE</w:t>
      </w:r>
      <w:r>
        <w:tab/>
      </w:r>
      <w:r>
        <w:fldChar w:fldCharType="begin"/>
      </w:r>
      <w:r>
        <w:instrText xml:space="preserve"> PAGEREF _Toc49257749 \h </w:instrText>
      </w:r>
      <w:r>
        <w:fldChar w:fldCharType="separate"/>
      </w:r>
      <w:r>
        <w:t>53</w:t>
      </w:r>
      <w:r>
        <w:fldChar w:fldCharType="end"/>
      </w:r>
      <w:r>
        <w:fldChar w:fldCharType="end"/>
      </w:r>
    </w:p>
    <w:p w14:paraId="596D37B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"_Toc49257750" </w:instrText>
      </w:r>
      <w:r>
        <w:fldChar w:fldCharType="separate"/>
      </w:r>
      <w:r>
        <w:rPr>
          <w:rStyle w:val="45"/>
        </w:rPr>
        <w:t>8.10.18.</w:t>
      </w:r>
      <w:r>
        <w:rPr>
          <w:rFonts w:asciiTheme="minorHAnsi" w:hAnsiTheme="minorHAnsi" w:eastAsiaTheme="minorEastAsia" w:cstheme="minorBidi"/>
          <w:b w:val="0"/>
          <w:caps w:val="0"/>
          <w:kern w:val="2"/>
          <w:sz w:val="21"/>
          <w:szCs w:val="22"/>
          <w:lang w:val="en-US"/>
        </w:rPr>
        <w:tab/>
      </w:r>
      <w:r>
        <w:rPr>
          <w:rStyle w:val="45"/>
        </w:rPr>
        <w:t>STEERING STAND</w:t>
      </w:r>
      <w:r>
        <w:tab/>
      </w:r>
      <w:r>
        <w:fldChar w:fldCharType="begin"/>
      </w:r>
      <w:r>
        <w:instrText xml:space="preserve"> PAGEREF _Toc49257750 \h </w:instrText>
      </w:r>
      <w:r>
        <w:fldChar w:fldCharType="separate"/>
      </w:r>
      <w:r>
        <w:t>53</w:t>
      </w:r>
      <w:r>
        <w:fldChar w:fldCharType="end"/>
      </w:r>
      <w:r>
        <w:fldChar w:fldCharType="end"/>
      </w:r>
    </w:p>
    <w:p w14:paraId="0C705CFF">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"_Toc49257751" </w:instrText>
      </w:r>
      <w:r>
        <w:fldChar w:fldCharType="separate"/>
      </w:r>
      <w:r>
        <w:rPr>
          <w:rStyle w:val="45"/>
        </w:rPr>
        <w:t>8.11.</w:t>
      </w:r>
      <w:r>
        <w:rPr>
          <w:rFonts w:asciiTheme="minorHAnsi" w:hAnsiTheme="minorHAnsi" w:eastAsiaTheme="minorEastAsia" w:cstheme="minorBidi"/>
          <w:b w:val="0"/>
          <w:caps w:val="0"/>
          <w:kern w:val="2"/>
          <w:sz w:val="21"/>
          <w:szCs w:val="22"/>
          <w:lang w:val="en-US"/>
        </w:rPr>
        <w:tab/>
      </w:r>
      <w:r>
        <w:rPr>
          <w:rStyle w:val="45"/>
        </w:rPr>
        <w:t>RADIO COMMUNICATION EQUIPMENT</w:t>
      </w:r>
      <w:r>
        <w:tab/>
      </w:r>
      <w:r>
        <w:fldChar w:fldCharType="begin"/>
      </w:r>
      <w:r>
        <w:instrText xml:space="preserve"> PAGEREF _Toc49257751 \h </w:instrText>
      </w:r>
      <w:r>
        <w:fldChar w:fldCharType="separate"/>
      </w:r>
      <w:r>
        <w:t>54</w:t>
      </w:r>
      <w:r>
        <w:fldChar w:fldCharType="end"/>
      </w:r>
      <w:r>
        <w:fldChar w:fldCharType="end"/>
      </w:r>
    </w:p>
    <w:p w14:paraId="0941CBE5">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"_Toc49257752" </w:instrText>
      </w:r>
      <w:r>
        <w:fldChar w:fldCharType="separate"/>
      </w:r>
      <w:r>
        <w:rPr>
          <w:rStyle w:val="45"/>
        </w:rPr>
        <w:t>8.11.1.</w:t>
      </w:r>
      <w:r>
        <w:rPr>
          <w:rFonts w:asciiTheme="minorHAnsi" w:hAnsiTheme="minorHAnsi" w:eastAsiaTheme="minorEastAsia" w:cstheme="minorBidi"/>
          <w:b w:val="0"/>
          <w:caps w:val="0"/>
          <w:kern w:val="2"/>
          <w:sz w:val="21"/>
          <w:szCs w:val="22"/>
          <w:lang w:val="en-US"/>
        </w:rPr>
        <w:tab/>
      </w:r>
      <w:r>
        <w:rPr>
          <w:rStyle w:val="45"/>
        </w:rPr>
        <w:t>GENERAL</w:t>
      </w:r>
      <w:r>
        <w:tab/>
      </w:r>
      <w:r>
        <w:fldChar w:fldCharType="begin"/>
      </w:r>
      <w:r>
        <w:instrText xml:space="preserve"> PAGEREF _Toc49257752 \h </w:instrText>
      </w:r>
      <w:r>
        <w:fldChar w:fldCharType="separate"/>
      </w:r>
      <w:r>
        <w:t>54</w:t>
      </w:r>
      <w:r>
        <w:fldChar w:fldCharType="end"/>
      </w:r>
      <w:r>
        <w:fldChar w:fldCharType="end"/>
      </w:r>
    </w:p>
    <w:p w14:paraId="1F68A465">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"_Toc49257753" </w:instrText>
      </w:r>
      <w:r>
        <w:fldChar w:fldCharType="separate"/>
      </w:r>
      <w:r>
        <w:rPr>
          <w:rStyle w:val="45"/>
        </w:rPr>
        <w:t>8.11.2.</w:t>
      </w:r>
      <w:r>
        <w:rPr>
          <w:rFonts w:asciiTheme="minorHAnsi" w:hAnsiTheme="minorHAnsi" w:eastAsiaTheme="minorEastAsia" w:cstheme="minorBidi"/>
          <w:b w:val="0"/>
          <w:caps w:val="0"/>
          <w:kern w:val="2"/>
          <w:sz w:val="21"/>
          <w:szCs w:val="22"/>
          <w:lang w:val="en-US"/>
        </w:rPr>
        <w:tab/>
      </w:r>
      <w:r>
        <w:rPr>
          <w:rStyle w:val="45"/>
        </w:rPr>
        <w:t>MF/HF RADIO EQUIPMENT (AC 220 V, DC 24 V)</w:t>
      </w:r>
      <w:r>
        <w:tab/>
      </w:r>
      <w:r>
        <w:fldChar w:fldCharType="begin"/>
      </w:r>
      <w:r>
        <w:instrText xml:space="preserve"> PAGEREF _Toc49257753 \h </w:instrText>
      </w:r>
      <w:r>
        <w:fldChar w:fldCharType="separate"/>
      </w:r>
      <w:r>
        <w:t>54</w:t>
      </w:r>
      <w:r>
        <w:fldChar w:fldCharType="end"/>
      </w:r>
      <w:r>
        <w:fldChar w:fldCharType="end"/>
      </w:r>
    </w:p>
    <w:p w14:paraId="6F216823">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"_Toc49257754" </w:instrText>
      </w:r>
      <w:r>
        <w:fldChar w:fldCharType="separate"/>
      </w:r>
      <w:r>
        <w:rPr>
          <w:rStyle w:val="45"/>
        </w:rPr>
        <w:t>8.11.3.</w:t>
      </w:r>
      <w:r>
        <w:rPr>
          <w:rFonts w:asciiTheme="minorHAnsi" w:hAnsiTheme="minorHAnsi" w:eastAsiaTheme="minorEastAsia" w:cstheme="minorBidi"/>
          <w:b w:val="0"/>
          <w:caps w:val="0"/>
          <w:kern w:val="2"/>
          <w:sz w:val="21"/>
          <w:szCs w:val="22"/>
          <w:lang w:val="en-US"/>
        </w:rPr>
        <w:tab/>
      </w:r>
      <w:r>
        <w:rPr>
          <w:rStyle w:val="45"/>
        </w:rPr>
        <w:t>VHF RADIO TELEPHONE</w:t>
      </w:r>
      <w:r>
        <w:tab/>
      </w:r>
      <w:r>
        <w:fldChar w:fldCharType="begin"/>
      </w:r>
      <w:r>
        <w:instrText xml:space="preserve"> PAGEREF _Toc49257754 \h </w:instrText>
      </w:r>
      <w:r>
        <w:fldChar w:fldCharType="separate"/>
      </w:r>
      <w:r>
        <w:t>54</w:t>
      </w:r>
      <w:r>
        <w:fldChar w:fldCharType="end"/>
      </w:r>
      <w:r>
        <w:fldChar w:fldCharType="end"/>
      </w:r>
    </w:p>
    <w:p w14:paraId="170C7D6F">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"_Toc49257755" </w:instrText>
      </w:r>
      <w:r>
        <w:fldChar w:fldCharType="separate"/>
      </w:r>
      <w:r>
        <w:rPr>
          <w:rStyle w:val="45"/>
        </w:rPr>
        <w:t>8.11.4.</w:t>
      </w:r>
      <w:r>
        <w:rPr>
          <w:rFonts w:asciiTheme="minorHAnsi" w:hAnsiTheme="minorHAnsi" w:eastAsiaTheme="minorEastAsia" w:cstheme="minorBidi"/>
          <w:b w:val="0"/>
          <w:caps w:val="0"/>
          <w:kern w:val="2"/>
          <w:sz w:val="21"/>
          <w:szCs w:val="22"/>
          <w:lang w:val="en-US"/>
        </w:rPr>
        <w:tab/>
      </w:r>
      <w:r>
        <w:rPr>
          <w:rStyle w:val="45"/>
        </w:rPr>
        <w:t>SATELLITE COMMUNICATION SYSTEM</w:t>
      </w:r>
      <w:r>
        <w:tab/>
      </w:r>
      <w:r>
        <w:fldChar w:fldCharType="begin"/>
      </w:r>
      <w:r>
        <w:instrText xml:space="preserve"> PAGEREF _Toc49257755 \h </w:instrText>
      </w:r>
      <w:r>
        <w:fldChar w:fldCharType="separate"/>
      </w:r>
      <w:r>
        <w:t>54</w:t>
      </w:r>
      <w:r>
        <w:fldChar w:fldCharType="end"/>
      </w:r>
      <w:r>
        <w:fldChar w:fldCharType="end"/>
      </w:r>
    </w:p>
    <w:p w14:paraId="2F265744">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"_Toc49257756" </w:instrText>
      </w:r>
      <w:r>
        <w:fldChar w:fldCharType="separate"/>
      </w:r>
      <w:r>
        <w:rPr>
          <w:rStyle w:val="45"/>
        </w:rPr>
        <w:t>8.11.5.</w:t>
      </w:r>
      <w:r>
        <w:rPr>
          <w:rFonts w:asciiTheme="minorHAnsi" w:hAnsiTheme="minorHAnsi" w:eastAsiaTheme="minorEastAsia" w:cstheme="minorBidi"/>
          <w:b w:val="0"/>
          <w:caps w:val="0"/>
          <w:kern w:val="2"/>
          <w:sz w:val="21"/>
          <w:szCs w:val="22"/>
          <w:lang w:val="en-US"/>
        </w:rPr>
        <w:tab/>
      </w:r>
      <w:r>
        <w:rPr>
          <w:rStyle w:val="45"/>
        </w:rPr>
        <w:t>NAVTEX RECEIVER</w:t>
      </w:r>
      <w:r>
        <w:tab/>
      </w:r>
      <w:r>
        <w:fldChar w:fldCharType="begin"/>
      </w:r>
      <w:r>
        <w:instrText xml:space="preserve"> PAGEREF _Toc49257756 \h </w:instrText>
      </w:r>
      <w:r>
        <w:fldChar w:fldCharType="separate"/>
      </w:r>
      <w:r>
        <w:t>55</w:t>
      </w:r>
      <w:r>
        <w:fldChar w:fldCharType="end"/>
      </w:r>
      <w:r>
        <w:fldChar w:fldCharType="end"/>
      </w:r>
    </w:p>
    <w:p w14:paraId="5897F46B">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"_Toc49257757" </w:instrText>
      </w:r>
      <w:r>
        <w:fldChar w:fldCharType="separate"/>
      </w:r>
      <w:r>
        <w:rPr>
          <w:rStyle w:val="45"/>
        </w:rPr>
        <w:t>8.11.6.</w:t>
      </w:r>
      <w:r>
        <w:rPr>
          <w:rFonts w:asciiTheme="minorHAnsi" w:hAnsiTheme="minorHAnsi" w:eastAsiaTheme="minorEastAsia" w:cstheme="minorBidi"/>
          <w:b w:val="0"/>
          <w:caps w:val="0"/>
          <w:kern w:val="2"/>
          <w:sz w:val="21"/>
          <w:szCs w:val="22"/>
          <w:lang w:val="en-US"/>
        </w:rPr>
        <w:tab/>
      </w:r>
      <w:r>
        <w:rPr>
          <w:rStyle w:val="45"/>
        </w:rPr>
        <w:t>UHF handset</w:t>
      </w:r>
      <w:r>
        <w:tab/>
      </w:r>
      <w:r>
        <w:fldChar w:fldCharType="begin"/>
      </w:r>
      <w:r>
        <w:instrText xml:space="preserve"> PAGEREF _Toc49257757 \h </w:instrText>
      </w:r>
      <w:r>
        <w:fldChar w:fldCharType="separate"/>
      </w:r>
      <w:r>
        <w:t>55</w:t>
      </w:r>
      <w:r>
        <w:fldChar w:fldCharType="end"/>
      </w:r>
      <w:r>
        <w:fldChar w:fldCharType="end"/>
      </w:r>
    </w:p>
    <w:p w14:paraId="15E2364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"_Toc49257758" </w:instrText>
      </w:r>
      <w:r>
        <w:fldChar w:fldCharType="separate"/>
      </w:r>
      <w:r>
        <w:rPr>
          <w:rStyle w:val="45"/>
        </w:rPr>
        <w:t>8.11.7.</w:t>
      </w:r>
      <w:r>
        <w:rPr>
          <w:rFonts w:asciiTheme="minorHAnsi" w:hAnsiTheme="minorHAnsi" w:eastAsiaTheme="minorEastAsia" w:cstheme="minorBidi"/>
          <w:b w:val="0"/>
          <w:caps w:val="0"/>
          <w:kern w:val="2"/>
          <w:sz w:val="21"/>
          <w:szCs w:val="22"/>
          <w:lang w:val="en-US"/>
        </w:rPr>
        <w:tab/>
      </w:r>
      <w:r>
        <w:rPr>
          <w:rStyle w:val="45"/>
        </w:rPr>
        <w:t>WEATHER FACSIMILE RECORDER</w:t>
      </w:r>
      <w:r>
        <w:tab/>
      </w:r>
      <w:r>
        <w:fldChar w:fldCharType="begin"/>
      </w:r>
      <w:r>
        <w:instrText xml:space="preserve"> PAGEREF _Toc49257758 \h </w:instrText>
      </w:r>
      <w:r>
        <w:fldChar w:fldCharType="separate"/>
      </w:r>
      <w:r>
        <w:t>55</w:t>
      </w:r>
      <w:r>
        <w:fldChar w:fldCharType="end"/>
      </w:r>
      <w:r>
        <w:fldChar w:fldCharType="end"/>
      </w:r>
    </w:p>
    <w:p w14:paraId="2DB93936">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"_Toc49257759" </w:instrText>
      </w:r>
      <w:r>
        <w:fldChar w:fldCharType="separate"/>
      </w:r>
      <w:r>
        <w:rPr>
          <w:rStyle w:val="45"/>
        </w:rPr>
        <w:t>8.11.8.</w:t>
      </w:r>
      <w:r>
        <w:rPr>
          <w:rFonts w:asciiTheme="minorHAnsi" w:hAnsiTheme="minorHAnsi" w:eastAsiaTheme="minorEastAsia" w:cstheme="minorBidi"/>
          <w:b w:val="0"/>
          <w:caps w:val="0"/>
          <w:kern w:val="2"/>
          <w:sz w:val="21"/>
          <w:szCs w:val="22"/>
          <w:lang w:val="en-US"/>
        </w:rPr>
        <w:tab/>
      </w:r>
      <w:r>
        <w:rPr>
          <w:rStyle w:val="45"/>
        </w:rPr>
        <w:t>8.11.7 SATELLITE EPIRB</w:t>
      </w:r>
      <w:r>
        <w:tab/>
      </w:r>
      <w:r>
        <w:fldChar w:fldCharType="begin"/>
      </w:r>
      <w:r>
        <w:instrText xml:space="preserve"> PAGEREF _Toc49257759 \h </w:instrText>
      </w:r>
      <w:r>
        <w:fldChar w:fldCharType="separate"/>
      </w:r>
      <w:r>
        <w:t>55</w:t>
      </w:r>
      <w:r>
        <w:fldChar w:fldCharType="end"/>
      </w:r>
      <w:r>
        <w:fldChar w:fldCharType="end"/>
      </w:r>
    </w:p>
    <w:p w14:paraId="6461A241">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"_Toc49257760" </w:instrText>
      </w:r>
      <w:r>
        <w:fldChar w:fldCharType="separate"/>
      </w:r>
      <w:r>
        <w:rPr>
          <w:rStyle w:val="45"/>
        </w:rPr>
        <w:t>8.11.9.</w:t>
      </w:r>
      <w:r>
        <w:rPr>
          <w:rFonts w:asciiTheme="minorHAnsi" w:hAnsiTheme="minorHAnsi" w:eastAsiaTheme="minorEastAsia" w:cstheme="minorBidi"/>
          <w:b w:val="0"/>
          <w:caps w:val="0"/>
          <w:kern w:val="2"/>
          <w:sz w:val="21"/>
          <w:szCs w:val="22"/>
          <w:lang w:val="en-US"/>
        </w:rPr>
        <w:tab/>
      </w:r>
      <w:r>
        <w:rPr>
          <w:rStyle w:val="45"/>
        </w:rPr>
        <w:t>RADAR TRANSPONDER</w:t>
      </w:r>
      <w:r>
        <w:tab/>
      </w:r>
      <w:r>
        <w:fldChar w:fldCharType="begin"/>
      </w:r>
      <w:r>
        <w:instrText xml:space="preserve"> PAGEREF _Toc49257760 \h </w:instrText>
      </w:r>
      <w:r>
        <w:fldChar w:fldCharType="separate"/>
      </w:r>
      <w:r>
        <w:t>55</w:t>
      </w:r>
      <w:r>
        <w:fldChar w:fldCharType="end"/>
      </w:r>
      <w:r>
        <w:fldChar w:fldCharType="end"/>
      </w:r>
    </w:p>
    <w:p w14:paraId="10729D54">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"_Toc49257761" </w:instrText>
      </w:r>
      <w:r>
        <w:fldChar w:fldCharType="separate"/>
      </w:r>
      <w:r>
        <w:rPr>
          <w:rStyle w:val="45"/>
        </w:rPr>
        <w:t>8.11.10.</w:t>
      </w:r>
      <w:r>
        <w:rPr>
          <w:rFonts w:asciiTheme="minorHAnsi" w:hAnsiTheme="minorHAnsi" w:eastAsiaTheme="minorEastAsia" w:cstheme="minorBidi"/>
          <w:b w:val="0"/>
          <w:caps w:val="0"/>
          <w:kern w:val="2"/>
          <w:sz w:val="21"/>
          <w:szCs w:val="22"/>
          <w:lang w:val="en-US"/>
        </w:rPr>
        <w:tab/>
      </w:r>
      <w:r>
        <w:rPr>
          <w:rStyle w:val="45"/>
        </w:rPr>
        <w:t>TWO-WAY RADIOTELEPHONE APPARATUS</w:t>
      </w:r>
      <w:r>
        <w:tab/>
      </w:r>
      <w:r>
        <w:fldChar w:fldCharType="begin"/>
      </w:r>
      <w:r>
        <w:instrText xml:space="preserve"> PAGEREF _Toc49257761 \h </w:instrText>
      </w:r>
      <w:r>
        <w:fldChar w:fldCharType="separate"/>
      </w:r>
      <w:r>
        <w:t>56</w:t>
      </w:r>
      <w:r>
        <w:fldChar w:fldCharType="end"/>
      </w:r>
      <w:r>
        <w:fldChar w:fldCharType="end"/>
      </w:r>
    </w:p>
    <w:p w14:paraId="156ACB3E">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"_Toc49257762" </w:instrText>
      </w:r>
      <w:r>
        <w:fldChar w:fldCharType="separate"/>
      </w:r>
      <w:r>
        <w:rPr>
          <w:rStyle w:val="45"/>
        </w:rPr>
        <w:t>8.11.11.</w:t>
      </w:r>
      <w:r>
        <w:rPr>
          <w:rFonts w:asciiTheme="minorHAnsi" w:hAnsiTheme="minorHAnsi" w:eastAsiaTheme="minorEastAsia" w:cstheme="minorBidi"/>
          <w:b w:val="0"/>
          <w:caps w:val="0"/>
          <w:kern w:val="2"/>
          <w:sz w:val="21"/>
          <w:szCs w:val="22"/>
          <w:lang w:val="en-US"/>
        </w:rPr>
        <w:tab/>
      </w:r>
      <w:r>
        <w:rPr>
          <w:rStyle w:val="45"/>
        </w:rPr>
        <w:t>SHIP SECURITY ALERT SYSTEM (SSAS)</w:t>
      </w:r>
      <w:r>
        <w:tab/>
      </w:r>
      <w:r>
        <w:fldChar w:fldCharType="begin"/>
      </w:r>
      <w:r>
        <w:instrText xml:space="preserve"> PAGEREF _Toc49257762 \h </w:instrText>
      </w:r>
      <w:r>
        <w:fldChar w:fldCharType="separate"/>
      </w:r>
      <w:r>
        <w:t>56</w:t>
      </w:r>
      <w:r>
        <w:fldChar w:fldCharType="end"/>
      </w:r>
      <w:r>
        <w:fldChar w:fldCharType="end"/>
      </w:r>
    </w:p>
    <w:p w14:paraId="6C3E21EB">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"_Toc49257763" </w:instrText>
      </w:r>
      <w:r>
        <w:fldChar w:fldCharType="separate"/>
      </w:r>
      <w:r>
        <w:rPr>
          <w:rStyle w:val="45"/>
        </w:rPr>
        <w:t>8.11.12.</w:t>
      </w:r>
      <w:r>
        <w:rPr>
          <w:rFonts w:asciiTheme="minorHAnsi" w:hAnsiTheme="minorHAnsi" w:eastAsiaTheme="minorEastAsia" w:cstheme="minorBidi"/>
          <w:b w:val="0"/>
          <w:caps w:val="0"/>
          <w:kern w:val="2"/>
          <w:sz w:val="21"/>
          <w:szCs w:val="22"/>
          <w:lang w:val="en-US"/>
        </w:rPr>
        <w:tab/>
      </w:r>
      <w:r>
        <w:rPr>
          <w:rStyle w:val="45"/>
        </w:rPr>
        <w:t>Long range Identification and Tracking (LRIT)</w:t>
      </w:r>
      <w:r>
        <w:tab/>
      </w:r>
      <w:r>
        <w:fldChar w:fldCharType="begin"/>
      </w:r>
      <w:r>
        <w:instrText xml:space="preserve"> PAGEREF _Toc49257763 \h </w:instrText>
      </w:r>
      <w:r>
        <w:fldChar w:fldCharType="separate"/>
      </w:r>
      <w:r>
        <w:t>56</w:t>
      </w:r>
      <w:r>
        <w:fldChar w:fldCharType="end"/>
      </w:r>
      <w:r>
        <w:fldChar w:fldCharType="end"/>
      </w:r>
    </w:p>
    <w:p w14:paraId="5CB4106F">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"_Toc49257764" </w:instrText>
      </w:r>
      <w:r>
        <w:fldChar w:fldCharType="separate"/>
      </w:r>
      <w:r>
        <w:rPr>
          <w:rStyle w:val="45"/>
        </w:rPr>
        <w:t>8.11.13.</w:t>
      </w:r>
      <w:r>
        <w:rPr>
          <w:rFonts w:asciiTheme="minorHAnsi" w:hAnsiTheme="minorHAnsi" w:eastAsiaTheme="minorEastAsia" w:cstheme="minorBidi"/>
          <w:b w:val="0"/>
          <w:caps w:val="0"/>
          <w:kern w:val="2"/>
          <w:sz w:val="21"/>
          <w:szCs w:val="22"/>
          <w:lang w:val="en-US"/>
        </w:rPr>
        <w:tab/>
      </w:r>
      <w:r>
        <w:rPr>
          <w:rStyle w:val="45"/>
        </w:rPr>
        <w:t>BROADCAST &amp; TELEVISION RECEIVING ANTENNA SYSTEM (AC 220 V)</w:t>
      </w:r>
      <w:r>
        <w:tab/>
      </w:r>
      <w:r>
        <w:fldChar w:fldCharType="begin"/>
      </w:r>
      <w:r>
        <w:instrText xml:space="preserve"> PAGEREF _Toc49257764 \h </w:instrText>
      </w:r>
      <w:r>
        <w:fldChar w:fldCharType="separate"/>
      </w:r>
      <w:r>
        <w:t>56</w:t>
      </w:r>
      <w:r>
        <w:fldChar w:fldCharType="end"/>
      </w:r>
      <w:r>
        <w:fldChar w:fldCharType="end"/>
      </w:r>
    </w:p>
    <w:p w14:paraId="2AC83C56">
      <w:pPr>
        <w:pStyle w:val="34"/>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"_Toc49257765" </w:instrText>
      </w:r>
      <w:r>
        <w:fldChar w:fldCharType="separate"/>
      </w:r>
      <w:r>
        <w:rPr>
          <w:rStyle w:val="45"/>
        </w:rPr>
        <w:t>8.11.14 vsat</w:t>
      </w:r>
      <w:r>
        <w:tab/>
      </w:r>
      <w:r>
        <w:fldChar w:fldCharType="begin"/>
      </w:r>
      <w:r>
        <w:instrText xml:space="preserve"> PAGEREF _Toc49257765 \h </w:instrText>
      </w:r>
      <w:r>
        <w:fldChar w:fldCharType="separate"/>
      </w:r>
      <w:r>
        <w:t>56</w:t>
      </w:r>
      <w:r>
        <w:fldChar w:fldCharType="end"/>
      </w:r>
      <w:r>
        <w:fldChar w:fldCharType="end"/>
      </w:r>
    </w:p>
    <w:p w14:paraId="2C9065C7">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"_Toc49257766" </w:instrText>
      </w:r>
      <w:r>
        <w:fldChar w:fldCharType="separate"/>
      </w:r>
      <w:r>
        <w:rPr>
          <w:rStyle w:val="45"/>
        </w:rPr>
        <w:t>8.11.14.</w:t>
      </w:r>
      <w:r>
        <w:rPr>
          <w:rFonts w:asciiTheme="minorHAnsi" w:hAnsiTheme="minorHAnsi" w:eastAsiaTheme="minorEastAsia" w:cstheme="minorBidi"/>
          <w:b w:val="0"/>
          <w:caps w:val="0"/>
          <w:kern w:val="2"/>
          <w:sz w:val="21"/>
          <w:szCs w:val="22"/>
          <w:lang w:val="en-US"/>
        </w:rPr>
        <w:tab/>
      </w:r>
      <w:r>
        <w:rPr>
          <w:rStyle w:val="45"/>
        </w:rPr>
        <w:t>SUPPLEMENTARY OUTFITS</w:t>
      </w:r>
      <w:r>
        <w:tab/>
      </w:r>
      <w:r>
        <w:fldChar w:fldCharType="begin"/>
      </w:r>
      <w:r>
        <w:instrText xml:space="preserve"> PAGEREF _Toc49257766 \h </w:instrText>
      </w:r>
      <w:r>
        <w:fldChar w:fldCharType="separate"/>
      </w:r>
      <w:r>
        <w:t>57</w:t>
      </w:r>
      <w:r>
        <w:fldChar w:fldCharType="end"/>
      </w:r>
      <w:r>
        <w:fldChar w:fldCharType="end"/>
      </w:r>
    </w:p>
    <w:p w14:paraId="5DB1957E">
      <w:pPr>
        <w:pStyle w:val="34"/>
        <w:tabs>
          <w:tab w:val="left" w:pos="1260"/>
        </w:tabs>
        <w:spacing w:before="156"/>
        <w:rPr>
          <w:rFonts w:asciiTheme="minorHAnsi" w:hAnsiTheme="minorHAnsi" w:eastAsiaTheme="minorEastAsia" w:cstheme="minorBidi"/>
          <w:b w:val="0"/>
          <w:caps w:val="0"/>
          <w:kern w:val="2"/>
          <w:sz w:val="21"/>
          <w:szCs w:val="22"/>
          <w:lang w:val="en-US"/>
        </w:rPr>
      </w:pPr>
      <w:r>
        <w:fldChar w:fldCharType="begin"/>
      </w:r>
      <w:r>
        <w:instrText xml:space="preserve"> HYPERLINK \l "_Toc49257767" </w:instrText>
      </w:r>
      <w:r>
        <w:fldChar w:fldCharType="separate"/>
      </w:r>
      <w:r>
        <w:rPr>
          <w:rStyle w:val="45"/>
        </w:rPr>
        <w:t>8.11.15.</w:t>
      </w:r>
      <w:r>
        <w:rPr>
          <w:rFonts w:asciiTheme="minorHAnsi" w:hAnsiTheme="minorHAnsi" w:eastAsiaTheme="minorEastAsia" w:cstheme="minorBidi"/>
          <w:b w:val="0"/>
          <w:caps w:val="0"/>
          <w:kern w:val="2"/>
          <w:sz w:val="21"/>
          <w:szCs w:val="22"/>
          <w:lang w:val="en-US"/>
        </w:rPr>
        <w:tab/>
      </w:r>
      <w:r>
        <w:rPr>
          <w:rStyle w:val="45"/>
        </w:rPr>
        <w:t>SPARE PART</w:t>
      </w:r>
      <w:r>
        <w:tab/>
      </w:r>
      <w:r>
        <w:fldChar w:fldCharType="begin"/>
      </w:r>
      <w:r>
        <w:instrText xml:space="preserve"> PAGEREF _Toc49257767 \h </w:instrText>
      </w:r>
      <w:r>
        <w:fldChar w:fldCharType="separate"/>
      </w:r>
      <w:r>
        <w:t>57</w:t>
      </w:r>
      <w:r>
        <w:fldChar w:fldCharType="end"/>
      </w:r>
      <w:r>
        <w:fldChar w:fldCharType="end"/>
      </w:r>
    </w:p>
    <w:p w14:paraId="5E447AA7">
      <w:pPr>
        <w:tabs>
          <w:tab w:val="left" w:pos="4560"/>
        </w:tabs>
        <w:autoSpaceDE w:val="0"/>
        <w:autoSpaceDN w:val="0"/>
        <w:adjustRightInd w:val="0"/>
        <w:spacing w:line="240" w:lineRule="exact"/>
        <w:ind w:right="3208"/>
        <w:rPr>
          <w:rFonts w:ascii="Arial" w:hAnsi="Arial" w:cs="Arial"/>
          <w:b/>
          <w:bCs/>
          <w:kern w:val="0"/>
          <w:sz w:val="24"/>
        </w:rPr>
      </w:pPr>
      <w:r>
        <w:rPr>
          <w:rFonts w:ascii="Arial" w:hAnsi="Arial" w:cs="Arial"/>
          <w:b/>
          <w:caps/>
          <w:kern w:val="0"/>
          <w:sz w:val="22"/>
          <w:lang w:val="en-GB"/>
        </w:rPr>
        <w:fldChar w:fldCharType="end"/>
      </w:r>
      <w:r>
        <w:rPr>
          <w:rFonts w:ascii="Arial" w:hAnsi="Arial" w:cs="Arial"/>
          <w:b/>
          <w:bCs/>
          <w:kern w:val="0"/>
          <w:sz w:val="24"/>
        </w:rPr>
        <w:br w:type="page"/>
      </w:r>
    </w:p>
    <w:p w14:paraId="271C3963">
      <w:pPr>
        <w:pStyle w:val="2"/>
      </w:pPr>
      <w:bookmarkStart w:id="520" w:name="_Toc5723983"/>
      <w:bookmarkStart w:id="521" w:name="_Toc48311920"/>
      <w:bookmarkStart w:id="522" w:name="_Toc49257632"/>
      <w:bookmarkStart w:id="523" w:name="_Toc48573579"/>
      <w:bookmarkStart w:id="524" w:name="_Toc504995545"/>
      <w:bookmarkStart w:id="525" w:name="_Toc48573717"/>
      <w:r>
        <w:t>CHAPTER 8</w:t>
      </w:r>
      <w:r>
        <w:tab/>
      </w:r>
      <w:r>
        <w:t>ELECTRIC PART</w:t>
      </w:r>
      <w:bookmarkEnd w:id="520"/>
      <w:bookmarkEnd w:id="521"/>
      <w:bookmarkEnd w:id="522"/>
      <w:bookmarkEnd w:id="523"/>
      <w:bookmarkEnd w:id="524"/>
      <w:bookmarkEnd w:id="525"/>
    </w:p>
    <w:p w14:paraId="0D4223FF">
      <w:pPr>
        <w:pStyle w:val="3"/>
        <w:numPr>
          <w:ilvl w:val="1"/>
          <w:numId w:val="0"/>
        </w:numPr>
        <w:ind w:left="567" w:leftChars="0" w:hanging="567" w:firstLineChars="0"/>
        <w:jc w:val="left"/>
      </w:pPr>
      <w:bookmarkStart w:id="526" w:name="_Toc49257633"/>
      <w:bookmarkStart w:id="527" w:name="_Toc48573580"/>
      <w:bookmarkStart w:id="528" w:name="_Toc48311921"/>
      <w:bookmarkStart w:id="529" w:name="_Toc5723984"/>
      <w:bookmarkStart w:id="530" w:name="_Toc48573718"/>
      <w:r>
        <w:rPr>
          <w:rFonts w:hint="eastAsia" w:ascii="Arial" w:hAnsi="Arial" w:eastAsia="黑体" w:cs="Times New Roman"/>
          <w:b/>
          <w:bCs/>
          <w:caps/>
          <w:kern w:val="0"/>
          <w:sz w:val="24"/>
          <w:szCs w:val="24"/>
          <w:lang w:val="en-US" w:eastAsia="zh-CN" w:bidi="ar-SA"/>
        </w:rPr>
        <w:t>8.1</w:t>
      </w:r>
      <w:r>
        <w:rPr>
          <w:rFonts w:hint="eastAsia" w:cs="Times New Roman"/>
          <w:b/>
          <w:bCs/>
          <w:caps/>
          <w:kern w:val="0"/>
          <w:sz w:val="24"/>
          <w:szCs w:val="24"/>
          <w:lang w:val="en-US" w:eastAsia="zh-CN" w:bidi="ar-SA"/>
        </w:rPr>
        <w:t xml:space="preserve"> </w:t>
      </w:r>
      <w:r>
        <w:t>GENERAL</w:t>
      </w:r>
      <w:bookmarkEnd w:id="526"/>
      <w:bookmarkEnd w:id="527"/>
      <w:bookmarkEnd w:id="528"/>
      <w:bookmarkEnd w:id="529"/>
      <w:bookmarkEnd w:id="530"/>
    </w:p>
    <w:p w14:paraId="212188CB">
      <w:pPr>
        <w:pStyle w:val="3"/>
        <w:numPr>
          <w:ilvl w:val="2"/>
          <w:numId w:val="0"/>
        </w:numPr>
        <w:ind w:left="709" w:leftChars="0" w:hanging="709" w:firstLineChars="0"/>
        <w:jc w:val="left"/>
      </w:pPr>
      <w:bookmarkStart w:id="531" w:name="_Toc48573581"/>
      <w:bookmarkStart w:id="532" w:name="_Toc48573719"/>
      <w:bookmarkStart w:id="533" w:name="_Toc49257634"/>
      <w:bookmarkStart w:id="534" w:name="_Toc48311922"/>
      <w:bookmarkStart w:id="535" w:name="_Toc5723985"/>
      <w:r>
        <w:rPr>
          <w:rFonts w:hint="eastAsia" w:ascii="Arial" w:hAnsi="Arial" w:eastAsia="黑体" w:cs="Times New Roman"/>
          <w:b/>
          <w:bCs/>
          <w:caps/>
          <w:kern w:val="0"/>
          <w:sz w:val="24"/>
          <w:szCs w:val="24"/>
          <w:lang w:val="en-US" w:eastAsia="zh-CN" w:bidi="ar-SA"/>
        </w:rPr>
        <w:t>8.1.1</w:t>
      </w:r>
      <w:r>
        <w:rPr>
          <w:rFonts w:hint="eastAsia" w:cs="Times New Roman"/>
          <w:b/>
          <w:bCs/>
          <w:caps/>
          <w:kern w:val="0"/>
          <w:sz w:val="24"/>
          <w:szCs w:val="24"/>
          <w:lang w:val="en-US" w:eastAsia="zh-CN" w:bidi="ar-SA"/>
        </w:rPr>
        <w:t xml:space="preserve"> </w:t>
      </w:r>
      <w:r>
        <w:t>GENERAL</w:t>
      </w:r>
      <w:bookmarkEnd w:id="531"/>
      <w:bookmarkEnd w:id="532"/>
      <w:bookmarkEnd w:id="533"/>
      <w:bookmarkEnd w:id="534"/>
      <w:bookmarkEnd w:id="535"/>
    </w:p>
    <w:p w14:paraId="7604D9DB">
      <w:pPr>
        <w:pStyle w:val="71"/>
        <w:ind w:left="743"/>
      </w:pPr>
      <w:r>
        <w:t>The</w:t>
      </w:r>
      <w:r>
        <w:rPr>
          <w:spacing w:val="1"/>
        </w:rPr>
        <w:t xml:space="preserve"> </w:t>
      </w:r>
      <w:r>
        <w:t>whole</w:t>
      </w:r>
      <w:r>
        <w:rPr>
          <w:spacing w:val="1"/>
        </w:rPr>
        <w:t xml:space="preserve"> </w:t>
      </w:r>
      <w:r>
        <w:t>electrical</w:t>
      </w:r>
      <w:r>
        <w:rPr>
          <w:spacing w:val="1"/>
        </w:rPr>
        <w:t xml:space="preserve"> </w:t>
      </w:r>
      <w:r>
        <w:t>in</w:t>
      </w:r>
      <w:r>
        <w:rPr>
          <w:spacing w:val="-1"/>
        </w:rPr>
        <w:t>s</w:t>
      </w:r>
      <w:r>
        <w:rPr>
          <w:spacing w:val="1"/>
        </w:rPr>
        <w:t>t</w:t>
      </w:r>
      <w:r>
        <w:t>allation sh</w:t>
      </w:r>
      <w:r>
        <w:rPr>
          <w:spacing w:val="-1"/>
        </w:rPr>
        <w:t>a</w:t>
      </w:r>
      <w:r>
        <w:t>ll</w:t>
      </w:r>
      <w:r>
        <w:rPr>
          <w:spacing w:val="1"/>
        </w:rPr>
        <w:t xml:space="preserve"> </w:t>
      </w:r>
      <w:r>
        <w:rPr>
          <w:spacing w:val="-1"/>
        </w:rPr>
        <w:t>c</w:t>
      </w:r>
      <w:r>
        <w:rPr>
          <w:spacing w:val="1"/>
        </w:rPr>
        <w:t>o</w:t>
      </w:r>
      <w:r>
        <w:rPr>
          <w:spacing w:val="-2"/>
        </w:rPr>
        <w:t>m</w:t>
      </w:r>
      <w:r>
        <w:t>ply</w:t>
      </w:r>
      <w:r>
        <w:rPr>
          <w:spacing w:val="1"/>
        </w:rPr>
        <w:t xml:space="preserve"> </w:t>
      </w:r>
      <w:r>
        <w:t>with</w:t>
      </w:r>
      <w:r>
        <w:rPr>
          <w:spacing w:val="1"/>
        </w:rPr>
        <w:t xml:space="preserve"> </w:t>
      </w:r>
      <w:r>
        <w:t>IEC</w:t>
      </w:r>
      <w:r>
        <w:rPr>
          <w:spacing w:val="1"/>
        </w:rPr>
        <w:t xml:space="preserve"> </w:t>
      </w:r>
      <w:r>
        <w:rPr>
          <w:rFonts w:hint="eastAsia"/>
          <w:spacing w:val="1"/>
        </w:rPr>
        <w:t xml:space="preserve">and ISO </w:t>
      </w:r>
      <w:r>
        <w:t>stand</w:t>
      </w:r>
      <w:r>
        <w:rPr>
          <w:spacing w:val="-1"/>
        </w:rPr>
        <w:t>ar</w:t>
      </w:r>
      <w:r>
        <w:t>d,</w:t>
      </w:r>
      <w:r>
        <w:rPr>
          <w:spacing w:val="1"/>
        </w:rPr>
        <w:t xml:space="preserve"> </w:t>
      </w:r>
      <w:r>
        <w:t>and</w:t>
      </w:r>
      <w:r>
        <w:rPr>
          <w:spacing w:val="1"/>
        </w:rPr>
        <w:t xml:space="preserve"> </w:t>
      </w:r>
      <w:r>
        <w:t xml:space="preserve">to </w:t>
      </w:r>
      <w:r>
        <w:rPr>
          <w:spacing w:val="-2"/>
        </w:rPr>
        <w:t>m</w:t>
      </w:r>
      <w:r>
        <w:rPr>
          <w:spacing w:val="1"/>
        </w:rPr>
        <w:t>e</w:t>
      </w:r>
      <w:r>
        <w:t>et</w:t>
      </w:r>
      <w:r>
        <w:rPr>
          <w:spacing w:val="1"/>
        </w:rPr>
        <w:t xml:space="preserve"> </w:t>
      </w:r>
      <w:r>
        <w:rPr>
          <w:spacing w:val="-1"/>
        </w:rPr>
        <w:t>r</w:t>
      </w:r>
      <w:r>
        <w:t>el</w:t>
      </w:r>
      <w:r>
        <w:rPr>
          <w:spacing w:val="-1"/>
        </w:rPr>
        <w:t>a</w:t>
      </w:r>
      <w:r>
        <w:t>tive r</w:t>
      </w:r>
      <w:r>
        <w:rPr>
          <w:spacing w:val="-1"/>
        </w:rPr>
        <w:t>u</w:t>
      </w:r>
      <w:r>
        <w:t>les, regulations and convention</w:t>
      </w:r>
      <w:r>
        <w:rPr>
          <w:spacing w:val="-13"/>
        </w:rPr>
        <w:t xml:space="preserve"> </w:t>
      </w:r>
      <w:r>
        <w:t>which are l</w:t>
      </w:r>
      <w:r>
        <w:rPr>
          <w:spacing w:val="1"/>
        </w:rPr>
        <w:t>i</w:t>
      </w:r>
      <w:r>
        <w:t>sted in the “</w:t>
      </w:r>
      <w:r>
        <w:rPr>
          <w:rFonts w:hint="eastAsia"/>
        </w:rPr>
        <w:t xml:space="preserve">Part I </w:t>
      </w:r>
      <w:r>
        <w:t>G</w:t>
      </w:r>
      <w:r>
        <w:rPr>
          <w:rFonts w:hint="eastAsia"/>
        </w:rPr>
        <w:t>eneral</w:t>
      </w:r>
      <w:r>
        <w:t>”</w:t>
      </w:r>
      <w:r>
        <w:rPr>
          <w:spacing w:val="-13"/>
        </w:rPr>
        <w:t xml:space="preserve"> </w:t>
      </w:r>
      <w:r>
        <w:t>of</w:t>
      </w:r>
      <w:r>
        <w:rPr>
          <w:spacing w:val="-13"/>
        </w:rPr>
        <w:t xml:space="preserve"> </w:t>
      </w:r>
      <w:r>
        <w:t xml:space="preserve">the </w:t>
      </w:r>
      <w:r>
        <w:rPr>
          <w:rFonts w:hint="eastAsia"/>
        </w:rPr>
        <w:t>S</w:t>
      </w:r>
      <w:r>
        <w:t>pecificatio</w:t>
      </w:r>
      <w:r>
        <w:rPr>
          <w:spacing w:val="-1"/>
        </w:rPr>
        <w:t>n</w:t>
      </w:r>
      <w:r>
        <w:t>s.</w:t>
      </w:r>
    </w:p>
    <w:p w14:paraId="18561A81">
      <w:pPr>
        <w:pStyle w:val="71"/>
        <w:ind w:left="743"/>
      </w:pPr>
    </w:p>
    <w:p w14:paraId="3425AA16">
      <w:pPr>
        <w:pStyle w:val="71"/>
        <w:ind w:left="743"/>
      </w:pPr>
      <w:r>
        <w:t>Electric</w:t>
      </w:r>
      <w:r>
        <w:rPr>
          <w:spacing w:val="18"/>
        </w:rPr>
        <w:t xml:space="preserve"> </w:t>
      </w:r>
      <w:r>
        <w:t>works</w:t>
      </w:r>
      <w:r>
        <w:rPr>
          <w:spacing w:val="18"/>
        </w:rPr>
        <w:t xml:space="preserve"> </w:t>
      </w:r>
      <w:r>
        <w:t>on</w:t>
      </w:r>
      <w:r>
        <w:rPr>
          <w:spacing w:val="18"/>
        </w:rPr>
        <w:t xml:space="preserve"> </w:t>
      </w:r>
      <w:r>
        <w:t>the</w:t>
      </w:r>
      <w:r>
        <w:rPr>
          <w:spacing w:val="18"/>
        </w:rPr>
        <w:t xml:space="preserve"> </w:t>
      </w:r>
      <w:r>
        <w:t>vessel</w:t>
      </w:r>
      <w:r>
        <w:rPr>
          <w:spacing w:val="18"/>
        </w:rPr>
        <w:t xml:space="preserve"> </w:t>
      </w:r>
      <w:r>
        <w:t>shall</w:t>
      </w:r>
      <w:r>
        <w:rPr>
          <w:spacing w:val="18"/>
        </w:rPr>
        <w:t xml:space="preserve"> </w:t>
      </w:r>
      <w:r>
        <w:t>be</w:t>
      </w:r>
      <w:r>
        <w:rPr>
          <w:spacing w:val="18"/>
        </w:rPr>
        <w:t xml:space="preserve"> </w:t>
      </w:r>
      <w:r>
        <w:t>carried</w:t>
      </w:r>
      <w:r>
        <w:rPr>
          <w:spacing w:val="16"/>
        </w:rPr>
        <w:t xml:space="preserve"> </w:t>
      </w:r>
      <w:r>
        <w:t>out</w:t>
      </w:r>
      <w:r>
        <w:rPr>
          <w:spacing w:val="18"/>
        </w:rPr>
        <w:t xml:space="preserve"> </w:t>
      </w:r>
      <w:r>
        <w:t>in</w:t>
      </w:r>
      <w:r>
        <w:rPr>
          <w:spacing w:val="18"/>
        </w:rPr>
        <w:t xml:space="preserve"> </w:t>
      </w:r>
      <w:r>
        <w:t>accorda</w:t>
      </w:r>
      <w:r>
        <w:rPr>
          <w:spacing w:val="-1"/>
        </w:rPr>
        <w:t>n</w:t>
      </w:r>
      <w:r>
        <w:t>ce</w:t>
      </w:r>
      <w:r>
        <w:rPr>
          <w:spacing w:val="18"/>
        </w:rPr>
        <w:t xml:space="preserve"> </w:t>
      </w:r>
      <w:r>
        <w:t>with</w:t>
      </w:r>
      <w:r>
        <w:rPr>
          <w:spacing w:val="18"/>
        </w:rPr>
        <w:t xml:space="preserve"> </w:t>
      </w:r>
      <w:r>
        <w:t>the</w:t>
      </w:r>
      <w:r>
        <w:rPr>
          <w:spacing w:val="-1"/>
        </w:rPr>
        <w:t>s</w:t>
      </w:r>
      <w:r>
        <w:t>e</w:t>
      </w:r>
      <w:r>
        <w:rPr>
          <w:spacing w:val="18"/>
        </w:rPr>
        <w:t xml:space="preserve"> </w:t>
      </w:r>
      <w:r>
        <w:rPr>
          <w:rFonts w:hint="eastAsia"/>
          <w:spacing w:val="18"/>
        </w:rPr>
        <w:t>S</w:t>
      </w:r>
      <w:r>
        <w:t xml:space="preserve">pecifications and </w:t>
      </w:r>
      <w:r>
        <w:rPr>
          <w:rFonts w:hint="eastAsia"/>
        </w:rPr>
        <w:t>B</w:t>
      </w:r>
      <w:r>
        <w:t>uilder</w:t>
      </w:r>
      <w:r>
        <w:rPr>
          <w:spacing w:val="-1"/>
        </w:rPr>
        <w:t>'</w:t>
      </w:r>
      <w:r>
        <w:t>s practice.</w:t>
      </w:r>
    </w:p>
    <w:p w14:paraId="600A9604">
      <w:pPr>
        <w:pStyle w:val="71"/>
        <w:ind w:left="743"/>
      </w:pPr>
    </w:p>
    <w:p w14:paraId="31617EF5">
      <w:pPr>
        <w:pStyle w:val="71"/>
        <w:ind w:left="743"/>
      </w:pPr>
      <w:r>
        <w:t>Electric e</w:t>
      </w:r>
      <w:r>
        <w:rPr>
          <w:rFonts w:hint="eastAsia"/>
        </w:rPr>
        <w:t>q</w:t>
      </w:r>
      <w:r>
        <w:t>uipment and function shall be satisfied with specification and related recent rule.</w:t>
      </w:r>
    </w:p>
    <w:p w14:paraId="1867C3E8">
      <w:pPr>
        <w:pStyle w:val="71"/>
        <w:ind w:left="743"/>
      </w:pPr>
    </w:p>
    <w:p w14:paraId="23CCFF1C">
      <w:pPr>
        <w:pStyle w:val="71"/>
        <w:ind w:left="743"/>
      </w:pPr>
      <w:r>
        <w:t xml:space="preserve">Earth wire for equipment in/outside shall be prepared as per IEC </w:t>
      </w:r>
      <w:r>
        <w:rPr>
          <w:rFonts w:hint="eastAsia"/>
        </w:rPr>
        <w:t>standard</w:t>
      </w:r>
      <w:r>
        <w:t xml:space="preserve">. </w:t>
      </w:r>
    </w:p>
    <w:p w14:paraId="55D298E3">
      <w:pPr>
        <w:pStyle w:val="71"/>
        <w:ind w:left="743"/>
      </w:pPr>
    </w:p>
    <w:p w14:paraId="5EFC89C9">
      <w:pPr>
        <w:pStyle w:val="71"/>
        <w:ind w:left="743"/>
      </w:pPr>
      <w:r>
        <w:t>More than terminal or connector with protective cover in electric panel shall be applied in order to prevent electrical shock of the operat</w:t>
      </w:r>
      <w:r>
        <w:rPr>
          <w:rFonts w:hint="eastAsia"/>
        </w:rPr>
        <w:t>o</w:t>
      </w:r>
      <w:r>
        <w:t>r.</w:t>
      </w:r>
    </w:p>
    <w:p w14:paraId="12C7F907">
      <w:pPr>
        <w:pStyle w:val="71"/>
        <w:ind w:left="743"/>
      </w:pPr>
    </w:p>
    <w:p w14:paraId="3A49CF9B">
      <w:pPr>
        <w:pStyle w:val="71"/>
        <w:ind w:left="743"/>
      </w:pPr>
      <w:r>
        <w:t>Enough working space and door stopper shall be prepared when door of electric equipment open.</w:t>
      </w:r>
    </w:p>
    <w:p w14:paraId="0CF8F2EF">
      <w:pPr>
        <w:pStyle w:val="71"/>
        <w:ind w:left="743"/>
      </w:pPr>
    </w:p>
    <w:p w14:paraId="67A697C1">
      <w:pPr>
        <w:pStyle w:val="71"/>
        <w:ind w:left="743"/>
      </w:pPr>
      <w:r>
        <w:t>Pipe joints near side electric equipment shall be provided by sleeve or equivalent method for electric equipment protection.</w:t>
      </w:r>
      <w:r>
        <w:rPr>
          <w:rFonts w:hint="eastAsia"/>
        </w:rPr>
        <w:t xml:space="preserve"> </w:t>
      </w:r>
      <w:r>
        <w:t>No piping or components containing liquids (including drains) shall be arranged inside rooms where switchboards, transformers, batteries, rectifiers, variable frequency controllers, etc. are installed. If piping passing through cannot be avoided, piping welding joints (sleeves) must be used, and shields must be installed above the electrical equipment</w:t>
      </w:r>
      <w:r>
        <w:rPr>
          <w:rFonts w:hint="eastAsia"/>
        </w:rPr>
        <w:t xml:space="preserve"> </w:t>
      </w:r>
      <w:r>
        <w:t>/ panels.</w:t>
      </w:r>
    </w:p>
    <w:p w14:paraId="21F3F5F1">
      <w:pPr>
        <w:pStyle w:val="71"/>
        <w:ind w:left="743"/>
      </w:pPr>
    </w:p>
    <w:p w14:paraId="34FE2850">
      <w:pPr>
        <w:pStyle w:val="71"/>
        <w:ind w:left="743"/>
      </w:pPr>
      <w:r>
        <w:t>Final electric connection diagram with pocket shall be prepared in the panel door for easy maintenance.</w:t>
      </w:r>
    </w:p>
    <w:p w14:paraId="679C8540">
      <w:pPr>
        <w:pStyle w:val="71"/>
        <w:ind w:left="743"/>
      </w:pPr>
    </w:p>
    <w:p w14:paraId="48210B6B">
      <w:pPr>
        <w:pStyle w:val="71"/>
        <w:ind w:left="743"/>
      </w:pPr>
      <w:r>
        <w:t>If</w:t>
      </w:r>
      <w:r>
        <w:rPr>
          <w:spacing w:val="16"/>
        </w:rPr>
        <w:t xml:space="preserve"> </w:t>
      </w:r>
      <w:r>
        <w:t>any</w:t>
      </w:r>
      <w:r>
        <w:rPr>
          <w:spacing w:val="17"/>
        </w:rPr>
        <w:t xml:space="preserve"> </w:t>
      </w:r>
      <w:r>
        <w:t>ite</w:t>
      </w:r>
      <w:r>
        <w:rPr>
          <w:spacing w:val="-2"/>
        </w:rPr>
        <w:t>m</w:t>
      </w:r>
      <w:r>
        <w:t>s</w:t>
      </w:r>
      <w:r>
        <w:rPr>
          <w:spacing w:val="18"/>
        </w:rPr>
        <w:t xml:space="preserve"> </w:t>
      </w:r>
      <w:r>
        <w:t>in</w:t>
      </w:r>
      <w:r>
        <w:rPr>
          <w:spacing w:val="17"/>
        </w:rPr>
        <w:t xml:space="preserve"> </w:t>
      </w:r>
      <w:r>
        <w:t>the</w:t>
      </w:r>
      <w:r>
        <w:rPr>
          <w:spacing w:val="17"/>
        </w:rPr>
        <w:t xml:space="preserve"> </w:t>
      </w:r>
      <w:r>
        <w:t>hull</w:t>
      </w:r>
      <w:r>
        <w:rPr>
          <w:spacing w:val="17"/>
        </w:rPr>
        <w:t xml:space="preserve"> </w:t>
      </w:r>
      <w:r>
        <w:t>or</w:t>
      </w:r>
      <w:r>
        <w:rPr>
          <w:spacing w:val="17"/>
        </w:rPr>
        <w:t xml:space="preserve"> </w:t>
      </w:r>
      <w:r>
        <w:rPr>
          <w:spacing w:val="-2"/>
        </w:rPr>
        <w:t>m</w:t>
      </w:r>
      <w:r>
        <w:t>achine</w:t>
      </w:r>
      <w:r>
        <w:rPr>
          <w:spacing w:val="-1"/>
        </w:rPr>
        <w:t>r</w:t>
      </w:r>
      <w:r>
        <w:t>y</w:t>
      </w:r>
      <w:r>
        <w:rPr>
          <w:spacing w:val="17"/>
        </w:rPr>
        <w:t xml:space="preserve"> </w:t>
      </w:r>
      <w:r>
        <w:rPr>
          <w:rFonts w:hint="eastAsia"/>
        </w:rPr>
        <w:t>S</w:t>
      </w:r>
      <w:r>
        <w:t>peci</w:t>
      </w:r>
      <w:r>
        <w:rPr>
          <w:spacing w:val="-1"/>
        </w:rPr>
        <w:t>f</w:t>
      </w:r>
      <w:r>
        <w:rPr>
          <w:spacing w:val="1"/>
        </w:rPr>
        <w:t>i</w:t>
      </w:r>
      <w:r>
        <w:t>cation</w:t>
      </w:r>
      <w:r>
        <w:rPr>
          <w:spacing w:val="17"/>
        </w:rPr>
        <w:t xml:space="preserve"> </w:t>
      </w:r>
      <w:r>
        <w:t>necessit</w:t>
      </w:r>
      <w:r>
        <w:rPr>
          <w:spacing w:val="-1"/>
        </w:rPr>
        <w:t>a</w:t>
      </w:r>
      <w:r>
        <w:t>te</w:t>
      </w:r>
      <w:r>
        <w:rPr>
          <w:spacing w:val="17"/>
        </w:rPr>
        <w:t xml:space="preserve"> </w:t>
      </w:r>
      <w:r>
        <w:t>the</w:t>
      </w:r>
      <w:r>
        <w:rPr>
          <w:spacing w:val="17"/>
        </w:rPr>
        <w:t xml:space="preserve"> </w:t>
      </w:r>
      <w:r>
        <w:t>in</w:t>
      </w:r>
      <w:r>
        <w:rPr>
          <w:spacing w:val="-1"/>
        </w:rPr>
        <w:t>s</w:t>
      </w:r>
      <w:r>
        <w:rPr>
          <w:spacing w:val="1"/>
        </w:rPr>
        <w:t>t</w:t>
      </w:r>
      <w:r>
        <w:t>allation</w:t>
      </w:r>
      <w:r>
        <w:rPr>
          <w:spacing w:val="17"/>
        </w:rPr>
        <w:t xml:space="preserve"> </w:t>
      </w:r>
      <w:r>
        <w:t>of</w:t>
      </w:r>
      <w:r>
        <w:rPr>
          <w:spacing w:val="16"/>
        </w:rPr>
        <w:t xml:space="preserve"> </w:t>
      </w:r>
      <w:r>
        <w:t>ele</w:t>
      </w:r>
      <w:r>
        <w:rPr>
          <w:spacing w:val="-1"/>
        </w:rPr>
        <w:t>c</w:t>
      </w:r>
      <w:r>
        <w:t>trical equip</w:t>
      </w:r>
      <w:r>
        <w:rPr>
          <w:spacing w:val="-2"/>
        </w:rPr>
        <w:t>m</w:t>
      </w:r>
      <w:r>
        <w:t xml:space="preserve">ent not </w:t>
      </w:r>
      <w:r>
        <w:rPr>
          <w:spacing w:val="-2"/>
        </w:rPr>
        <w:t>m</w:t>
      </w:r>
      <w:r>
        <w:t>entioned in this part, such equip</w:t>
      </w:r>
      <w:r>
        <w:rPr>
          <w:spacing w:val="-2"/>
        </w:rPr>
        <w:t>m</w:t>
      </w:r>
      <w:r>
        <w:t xml:space="preserve">ent shall be provided by </w:t>
      </w:r>
      <w:r>
        <w:rPr>
          <w:rFonts w:hint="eastAsia"/>
        </w:rPr>
        <w:t>B</w:t>
      </w:r>
      <w:r>
        <w:t>uilder.</w:t>
      </w:r>
    </w:p>
    <w:p w14:paraId="7662E052">
      <w:pPr>
        <w:tabs>
          <w:tab w:val="left" w:pos="3880"/>
        </w:tabs>
        <w:autoSpaceDE w:val="0"/>
        <w:autoSpaceDN w:val="0"/>
        <w:adjustRightInd w:val="0"/>
        <w:ind w:left="1009"/>
        <w:rPr>
          <w:kern w:val="0"/>
          <w:sz w:val="24"/>
        </w:rPr>
      </w:pPr>
    </w:p>
    <w:p w14:paraId="5E13976D">
      <w:pPr>
        <w:pStyle w:val="71"/>
        <w:ind w:left="743"/>
        <w:rPr>
          <w:u w:val="single"/>
        </w:rPr>
      </w:pPr>
      <w:r>
        <w:rPr>
          <w:u w:val="single"/>
        </w:rPr>
        <w:t>Voltage and Frequency:</w:t>
      </w:r>
    </w:p>
    <w:p w14:paraId="42CB26A4">
      <w:pPr>
        <w:autoSpaceDE w:val="0"/>
        <w:autoSpaceDN w:val="0"/>
        <w:adjustRightInd w:val="0"/>
        <w:ind w:right="-254" w:rightChars="-121" w:firstLine="995" w:firstLineChars="413"/>
        <w:jc w:val="left"/>
        <w:rPr>
          <w:b/>
          <w:kern w:val="0"/>
          <w:sz w:val="24"/>
          <w:u w:val="single"/>
        </w:rPr>
      </w:pPr>
    </w:p>
    <w:p w14:paraId="0369650F">
      <w:pPr>
        <w:pStyle w:val="71"/>
        <w:ind w:left="743"/>
      </w:pPr>
      <w:r>
        <w:t>All electric equipment to function at variations of:</w:t>
      </w:r>
    </w:p>
    <w:p w14:paraId="7BF6178F">
      <w:pPr>
        <w:pStyle w:val="71"/>
        <w:ind w:left="743"/>
      </w:pPr>
      <w:r>
        <w:t xml:space="preserve">Frequency: </w:t>
      </w:r>
      <w:r>
        <w:rPr>
          <w:rFonts w:hint="eastAsia"/>
        </w:rPr>
        <w:t xml:space="preserve">     ±</w:t>
      </w:r>
      <w:r>
        <w:t>5% at the continuous load condition</w:t>
      </w:r>
    </w:p>
    <w:p w14:paraId="7C924760">
      <w:pPr>
        <w:pStyle w:val="71"/>
        <w:ind w:left="743"/>
      </w:pPr>
      <w:r>
        <w:rPr>
          <w:rFonts w:hint="eastAsia" w:ascii="宋体" w:hAnsi="宋体"/>
        </w:rPr>
        <w:t xml:space="preserve">               ±</w:t>
      </w:r>
      <w:r>
        <w:t>10% at the transient load condition</w:t>
      </w:r>
    </w:p>
    <w:p w14:paraId="442DA29F">
      <w:pPr>
        <w:pStyle w:val="71"/>
        <w:ind w:left="743"/>
      </w:pPr>
      <w:r>
        <w:t xml:space="preserve">Voltage: </w:t>
      </w:r>
      <w:r>
        <w:rPr>
          <w:rFonts w:hint="eastAsia"/>
        </w:rPr>
        <w:t xml:space="preserve">       </w:t>
      </w:r>
      <w:r>
        <w:t>+6/-10% at the continuous load condition</w:t>
      </w:r>
    </w:p>
    <w:p w14:paraId="70B96239">
      <w:pPr>
        <w:pStyle w:val="71"/>
        <w:ind w:left="743"/>
      </w:pPr>
      <w:r>
        <w:rPr>
          <w:rFonts w:hint="eastAsia" w:ascii="宋体" w:hAnsi="宋体"/>
        </w:rPr>
        <w:t xml:space="preserve">               ±</w:t>
      </w:r>
      <w:r>
        <w:t>20% at the transient load condition</w:t>
      </w:r>
    </w:p>
    <w:p w14:paraId="5357E500">
      <w:pPr>
        <w:pStyle w:val="71"/>
        <w:ind w:left="743"/>
      </w:pPr>
    </w:p>
    <w:p w14:paraId="02CE6696">
      <w:pPr>
        <w:pStyle w:val="71"/>
        <w:ind w:left="743"/>
      </w:pPr>
      <w:r>
        <w:t>An ambient temperature of 45deg.C shall be assumed for electrical equipment in all spaces. Where ambient temperature is in excess of these values, the temperature specified by the Rule shall not be exceeded.</w:t>
      </w:r>
    </w:p>
    <w:p w14:paraId="27012C27">
      <w:pPr>
        <w:tabs>
          <w:tab w:val="left" w:pos="3880"/>
        </w:tabs>
        <w:autoSpaceDE w:val="0"/>
        <w:autoSpaceDN w:val="0"/>
        <w:adjustRightInd w:val="0"/>
        <w:ind w:left="1009"/>
        <w:rPr>
          <w:kern w:val="0"/>
          <w:sz w:val="24"/>
        </w:rPr>
      </w:pPr>
    </w:p>
    <w:p w14:paraId="082F6DAE">
      <w:pPr>
        <w:pStyle w:val="71"/>
        <w:ind w:left="743"/>
      </w:pPr>
      <w:r>
        <w:t>The meters to be of Class 1.5 and to have scale of the following range with red color mark at rated value.</w:t>
      </w:r>
    </w:p>
    <w:p w14:paraId="37416F77">
      <w:pPr>
        <w:pStyle w:val="71"/>
        <w:ind w:left="743"/>
      </w:pPr>
      <w:r>
        <w:t>Voltmeter</w:t>
      </w:r>
      <w:r>
        <w:rPr>
          <w:rFonts w:hint="eastAsia"/>
        </w:rPr>
        <w:t>:</w:t>
      </w:r>
      <w:r>
        <w:t xml:space="preserve"> </w:t>
      </w:r>
      <w:r>
        <w:rPr>
          <w:rFonts w:hint="eastAsia"/>
        </w:rPr>
        <w:t xml:space="preserve">             </w:t>
      </w:r>
      <w:r>
        <w:t>0 to abt. 120% of rated voltage</w:t>
      </w:r>
    </w:p>
    <w:p w14:paraId="108CABBA">
      <w:pPr>
        <w:pStyle w:val="71"/>
        <w:ind w:left="743"/>
      </w:pPr>
      <w:r>
        <w:t>Ammeter</w:t>
      </w:r>
      <w:r>
        <w:rPr>
          <w:rFonts w:hint="eastAsia"/>
        </w:rPr>
        <w:t>:</w:t>
      </w:r>
      <w:r>
        <w:t xml:space="preserve"> </w:t>
      </w:r>
      <w:r>
        <w:rPr>
          <w:rFonts w:hint="eastAsia"/>
        </w:rPr>
        <w:t xml:space="preserve">              </w:t>
      </w:r>
      <w:r>
        <w:t>0 to abt. 130% of rated current</w:t>
      </w:r>
    </w:p>
    <w:p w14:paraId="0044CF41">
      <w:pPr>
        <w:pStyle w:val="71"/>
        <w:ind w:left="743"/>
      </w:pPr>
      <w:r>
        <w:t>Wattmeter</w:t>
      </w:r>
      <w:r>
        <w:rPr>
          <w:rFonts w:hint="eastAsia"/>
        </w:rPr>
        <w:t>:</w:t>
      </w:r>
      <w:r>
        <w:t xml:space="preserve"> </w:t>
      </w:r>
      <w:r>
        <w:rPr>
          <w:rFonts w:hint="eastAsia"/>
        </w:rPr>
        <w:t xml:space="preserve">             </w:t>
      </w:r>
      <w:r>
        <w:t>-15% (reverse power) to abt. 130% of rated wattage</w:t>
      </w:r>
    </w:p>
    <w:p w14:paraId="46E83CFF">
      <w:pPr>
        <w:pStyle w:val="71"/>
        <w:ind w:left="743"/>
      </w:pPr>
      <w:r>
        <w:t>Frequency meter</w:t>
      </w:r>
      <w:r>
        <w:rPr>
          <w:rFonts w:hint="eastAsia"/>
        </w:rPr>
        <w:t>:</w:t>
      </w:r>
      <w:r>
        <w:t xml:space="preserve"> </w:t>
      </w:r>
      <w:r>
        <w:rPr>
          <w:rFonts w:hint="eastAsia"/>
        </w:rPr>
        <w:t xml:space="preserve">        </w:t>
      </w:r>
      <w:r>
        <w:t>55 - 65 Hz</w:t>
      </w:r>
    </w:p>
    <w:p w14:paraId="68586FB6">
      <w:pPr>
        <w:tabs>
          <w:tab w:val="left" w:pos="3880"/>
        </w:tabs>
        <w:autoSpaceDE w:val="0"/>
        <w:autoSpaceDN w:val="0"/>
        <w:adjustRightInd w:val="0"/>
        <w:ind w:left="1009"/>
        <w:rPr>
          <w:kern w:val="0"/>
          <w:sz w:val="24"/>
        </w:rPr>
      </w:pPr>
    </w:p>
    <w:p w14:paraId="2A5DBF66">
      <w:pPr>
        <w:pStyle w:val="71"/>
        <w:ind w:left="743"/>
      </w:pPr>
      <w:r>
        <w:t>The type and construction of electrical equi</w:t>
      </w:r>
      <w:r>
        <w:rPr>
          <w:spacing w:val="-1"/>
        </w:rPr>
        <w:t>p</w:t>
      </w:r>
      <w:r>
        <w:rPr>
          <w:spacing w:val="-2"/>
        </w:rPr>
        <w:t>m</w:t>
      </w:r>
      <w:r>
        <w:t>ent</w:t>
      </w:r>
      <w:r>
        <w:rPr>
          <w:spacing w:val="23"/>
        </w:rPr>
        <w:t xml:space="preserve"> </w:t>
      </w:r>
      <w:r>
        <w:t>incorporated</w:t>
      </w:r>
      <w:r>
        <w:rPr>
          <w:spacing w:val="23"/>
        </w:rPr>
        <w:t xml:space="preserve"> </w:t>
      </w:r>
      <w:r>
        <w:t>or packed</w:t>
      </w:r>
      <w:r>
        <w:rPr>
          <w:spacing w:val="23"/>
        </w:rPr>
        <w:t xml:space="preserve"> </w:t>
      </w:r>
      <w:r>
        <w:t>with the appliances,</w:t>
      </w:r>
      <w:r>
        <w:rPr>
          <w:spacing w:val="1"/>
        </w:rPr>
        <w:t xml:space="preserve"> </w:t>
      </w:r>
      <w:r>
        <w:t>shall be in accor</w:t>
      </w:r>
      <w:r>
        <w:rPr>
          <w:spacing w:val="-2"/>
        </w:rPr>
        <w:t>d</w:t>
      </w:r>
      <w:r>
        <w:t xml:space="preserve">ance with the </w:t>
      </w:r>
      <w:r>
        <w:rPr>
          <w:spacing w:val="-2"/>
        </w:rPr>
        <w:t>m</w:t>
      </w:r>
      <w:r>
        <w:t xml:space="preserve">anufacturers' standard unless specially described and </w:t>
      </w:r>
      <w:r>
        <w:rPr>
          <w:spacing w:val="-2"/>
        </w:rPr>
        <w:t>m</w:t>
      </w:r>
      <w:r>
        <w:t xml:space="preserve">ay be changed by their </w:t>
      </w:r>
      <w:r>
        <w:rPr>
          <w:rFonts w:hint="eastAsia"/>
          <w:spacing w:val="-2"/>
        </w:rPr>
        <w:t>M</w:t>
      </w:r>
      <w:r>
        <w:t xml:space="preserve">aker’s type or </w:t>
      </w:r>
      <w:r>
        <w:rPr>
          <w:spacing w:val="-2"/>
        </w:rPr>
        <w:t>m</w:t>
      </w:r>
      <w:r>
        <w:t>odel changes.</w:t>
      </w:r>
    </w:p>
    <w:p w14:paraId="59063A1E">
      <w:pPr>
        <w:tabs>
          <w:tab w:val="left" w:pos="3880"/>
        </w:tabs>
        <w:autoSpaceDE w:val="0"/>
        <w:autoSpaceDN w:val="0"/>
        <w:adjustRightInd w:val="0"/>
        <w:ind w:left="1009"/>
        <w:rPr>
          <w:kern w:val="0"/>
          <w:sz w:val="24"/>
        </w:rPr>
      </w:pPr>
    </w:p>
    <w:p w14:paraId="5638B7E7">
      <w:pPr>
        <w:pStyle w:val="71"/>
        <w:ind w:left="743"/>
      </w:pPr>
      <w:r>
        <w:t>All</w:t>
      </w:r>
      <w:r>
        <w:rPr>
          <w:spacing w:val="25"/>
        </w:rPr>
        <w:t xml:space="preserve"> </w:t>
      </w:r>
      <w:r>
        <w:t>ele</w:t>
      </w:r>
      <w:r>
        <w:rPr>
          <w:spacing w:val="-1"/>
        </w:rPr>
        <w:t>c</w:t>
      </w:r>
      <w:r>
        <w:t>t</w:t>
      </w:r>
      <w:r>
        <w:rPr>
          <w:spacing w:val="-1"/>
        </w:rPr>
        <w:t>r</w:t>
      </w:r>
      <w:r>
        <w:t>ic</w:t>
      </w:r>
      <w:r>
        <w:rPr>
          <w:spacing w:val="-1"/>
        </w:rPr>
        <w:t>a</w:t>
      </w:r>
      <w:r>
        <w:t>l</w:t>
      </w:r>
      <w:r>
        <w:rPr>
          <w:spacing w:val="26"/>
        </w:rPr>
        <w:t xml:space="preserve"> </w:t>
      </w:r>
      <w:r>
        <w:rPr>
          <w:spacing w:val="-2"/>
        </w:rPr>
        <w:t>m</w:t>
      </w:r>
      <w:r>
        <w:t>achines</w:t>
      </w:r>
      <w:r>
        <w:rPr>
          <w:spacing w:val="25"/>
        </w:rPr>
        <w:t xml:space="preserve"> </w:t>
      </w:r>
      <w:r>
        <w:t>and</w:t>
      </w:r>
      <w:r>
        <w:rPr>
          <w:spacing w:val="25"/>
        </w:rPr>
        <w:t xml:space="preserve"> </w:t>
      </w:r>
      <w:r>
        <w:t>appar</w:t>
      </w:r>
      <w:r>
        <w:rPr>
          <w:spacing w:val="-1"/>
        </w:rPr>
        <w:t>a</w:t>
      </w:r>
      <w:r>
        <w:t>tus</w:t>
      </w:r>
      <w:r>
        <w:rPr>
          <w:spacing w:val="25"/>
        </w:rPr>
        <w:t xml:space="preserve"> </w:t>
      </w:r>
      <w:r>
        <w:t>deliv</w:t>
      </w:r>
      <w:r>
        <w:rPr>
          <w:spacing w:val="-1"/>
        </w:rPr>
        <w:t>e</w:t>
      </w:r>
      <w:r>
        <w:t>red</w:t>
      </w:r>
      <w:r>
        <w:rPr>
          <w:spacing w:val="24"/>
        </w:rPr>
        <w:t xml:space="preserve"> </w:t>
      </w:r>
      <w:r>
        <w:t>to</w:t>
      </w:r>
      <w:r>
        <w:rPr>
          <w:spacing w:val="25"/>
        </w:rPr>
        <w:t xml:space="preserve"> </w:t>
      </w:r>
      <w:r>
        <w:t>the</w:t>
      </w:r>
      <w:r>
        <w:rPr>
          <w:spacing w:val="25"/>
        </w:rPr>
        <w:t xml:space="preserve"> </w:t>
      </w:r>
      <w:r>
        <w:t>s</w:t>
      </w:r>
      <w:r>
        <w:rPr>
          <w:spacing w:val="-1"/>
        </w:rPr>
        <w:t>h</w:t>
      </w:r>
      <w:r>
        <w:t>i</w:t>
      </w:r>
      <w:r>
        <w:rPr>
          <w:spacing w:val="-1"/>
        </w:rPr>
        <w:t>p</w:t>
      </w:r>
      <w:r>
        <w:t>yard</w:t>
      </w:r>
      <w:r>
        <w:rPr>
          <w:spacing w:val="25"/>
        </w:rPr>
        <w:t xml:space="preserve"> </w:t>
      </w:r>
      <w:r>
        <w:t>and</w:t>
      </w:r>
      <w:r>
        <w:rPr>
          <w:spacing w:val="25"/>
        </w:rPr>
        <w:t xml:space="preserve"> </w:t>
      </w:r>
      <w:r>
        <w:t>w</w:t>
      </w:r>
      <w:r>
        <w:rPr>
          <w:spacing w:val="-1"/>
        </w:rPr>
        <w:t>a</w:t>
      </w:r>
      <w:r>
        <w:t>iting</w:t>
      </w:r>
      <w:r>
        <w:rPr>
          <w:spacing w:val="25"/>
        </w:rPr>
        <w:t xml:space="preserve"> </w:t>
      </w:r>
      <w:r>
        <w:t>inst</w:t>
      </w:r>
      <w:r>
        <w:rPr>
          <w:spacing w:val="-1"/>
        </w:rPr>
        <w:t>a</w:t>
      </w:r>
      <w:r>
        <w:t>ll</w:t>
      </w:r>
      <w:r>
        <w:rPr>
          <w:spacing w:val="-1"/>
        </w:rPr>
        <w:t>a</w:t>
      </w:r>
      <w:r>
        <w:t>tion are to be kept in a clean, dry and well ventilation store.</w:t>
      </w:r>
      <w:r>
        <w:rPr>
          <w:rFonts w:hint="eastAsia"/>
        </w:rPr>
        <w:t xml:space="preserve"> </w:t>
      </w:r>
    </w:p>
    <w:p w14:paraId="7ED81D93">
      <w:pPr>
        <w:pStyle w:val="71"/>
        <w:ind w:left="743"/>
      </w:pPr>
    </w:p>
    <w:p w14:paraId="3E4C567D">
      <w:pPr>
        <w:pStyle w:val="71"/>
        <w:ind w:left="743"/>
      </w:pPr>
      <w:r>
        <w:t xml:space="preserve">Electric equipment </w:t>
      </w:r>
      <w:r>
        <w:rPr>
          <w:rFonts w:hint="eastAsia"/>
        </w:rPr>
        <w:t>will</w:t>
      </w:r>
      <w:r>
        <w:t xml:space="preserve"> be inspected and tested in accordance with the Rule,</w:t>
      </w:r>
      <w:r>
        <w:rPr>
          <w:rFonts w:hint="eastAsia"/>
        </w:rPr>
        <w:t xml:space="preserve"> </w:t>
      </w:r>
      <w:r>
        <w:t>the Regulations and the Builder's usual practice.</w:t>
      </w:r>
    </w:p>
    <w:p w14:paraId="712F424D">
      <w:pPr>
        <w:pStyle w:val="71"/>
        <w:ind w:left="743"/>
      </w:pPr>
    </w:p>
    <w:p w14:paraId="37883EC7">
      <w:pPr>
        <w:pStyle w:val="71"/>
        <w:ind w:left="743"/>
        <w:rPr>
          <w:u w:val="single"/>
        </w:rPr>
      </w:pPr>
      <w:r>
        <w:rPr>
          <w:u w:val="single"/>
        </w:rPr>
        <w:t>Trial</w:t>
      </w:r>
    </w:p>
    <w:p w14:paraId="652114CA">
      <w:pPr>
        <w:pStyle w:val="71"/>
        <w:ind w:left="743"/>
      </w:pPr>
    </w:p>
    <w:p w14:paraId="40EEB45A">
      <w:pPr>
        <w:tabs>
          <w:tab w:val="left" w:pos="3880"/>
        </w:tabs>
        <w:autoSpaceDE w:val="0"/>
        <w:autoSpaceDN w:val="0"/>
        <w:adjustRightInd w:val="0"/>
        <w:ind w:left="1009"/>
        <w:rPr>
          <w:kern w:val="0"/>
          <w:sz w:val="24"/>
        </w:rPr>
      </w:pPr>
      <w:r>
        <w:rPr>
          <w:kern w:val="0"/>
          <w:sz w:val="24"/>
        </w:rPr>
        <w:t>The trials for all electrical equipment in manufacturer’s shop and</w:t>
      </w:r>
      <w:r>
        <w:rPr>
          <w:rFonts w:hint="eastAsia"/>
          <w:kern w:val="0"/>
          <w:sz w:val="24"/>
        </w:rPr>
        <w:t xml:space="preserve"> </w:t>
      </w:r>
      <w:r>
        <w:rPr>
          <w:kern w:val="0"/>
          <w:sz w:val="24"/>
        </w:rPr>
        <w:t>or on board shall b</w:t>
      </w:r>
      <w:bookmarkStart w:id="536" w:name="_Toc308706149"/>
      <w:r>
        <w:rPr>
          <w:kern w:val="0"/>
          <w:sz w:val="24"/>
        </w:rPr>
        <w:t>e carried out according to the requirements of Classification Society and the Builder’s standard</w:t>
      </w:r>
      <w:r>
        <w:rPr>
          <w:rFonts w:hint="eastAsia"/>
          <w:kern w:val="0"/>
          <w:sz w:val="24"/>
        </w:rPr>
        <w:t xml:space="preserve"> </w:t>
      </w:r>
      <w:r>
        <w:rPr>
          <w:kern w:val="0"/>
          <w:sz w:val="24"/>
        </w:rPr>
        <w:t>and approved by Buyer.</w:t>
      </w:r>
    </w:p>
    <w:p w14:paraId="0BBDC9F0">
      <w:pPr>
        <w:tabs>
          <w:tab w:val="left" w:pos="3880"/>
        </w:tabs>
        <w:autoSpaceDE w:val="0"/>
        <w:autoSpaceDN w:val="0"/>
        <w:adjustRightInd w:val="0"/>
        <w:ind w:left="1009"/>
        <w:rPr>
          <w:kern w:val="0"/>
          <w:sz w:val="24"/>
        </w:rPr>
      </w:pPr>
    </w:p>
    <w:p w14:paraId="4DA3FAF8">
      <w:pPr>
        <w:tabs>
          <w:tab w:val="left" w:pos="3880"/>
        </w:tabs>
        <w:autoSpaceDE w:val="0"/>
        <w:autoSpaceDN w:val="0"/>
        <w:adjustRightInd w:val="0"/>
        <w:ind w:left="1009"/>
        <w:rPr>
          <w:b/>
          <w:kern w:val="0"/>
          <w:sz w:val="24"/>
        </w:rPr>
      </w:pPr>
      <w:r>
        <w:rPr>
          <w:b/>
          <w:kern w:val="0"/>
          <w:sz w:val="24"/>
        </w:rPr>
        <w:t xml:space="preserve">“Trials program for electrical equipment” shall be provided for </w:t>
      </w:r>
      <w:r>
        <w:rPr>
          <w:b/>
          <w:i/>
          <w:kern w:val="0"/>
          <w:sz w:val="24"/>
        </w:rPr>
        <w:t xml:space="preserve">Owners </w:t>
      </w:r>
      <w:r>
        <w:rPr>
          <w:b/>
          <w:kern w:val="0"/>
          <w:sz w:val="24"/>
        </w:rPr>
        <w:t>review one month before sea trial.</w:t>
      </w:r>
    </w:p>
    <w:p w14:paraId="56181250">
      <w:pPr>
        <w:tabs>
          <w:tab w:val="left" w:pos="3880"/>
        </w:tabs>
        <w:autoSpaceDE w:val="0"/>
        <w:autoSpaceDN w:val="0"/>
        <w:adjustRightInd w:val="0"/>
        <w:ind w:left="1009"/>
        <w:rPr>
          <w:kern w:val="0"/>
          <w:sz w:val="24"/>
        </w:rPr>
      </w:pPr>
    </w:p>
    <w:p w14:paraId="536CA8C7">
      <w:pPr>
        <w:tabs>
          <w:tab w:val="left" w:pos="3880"/>
        </w:tabs>
        <w:autoSpaceDE w:val="0"/>
        <w:autoSpaceDN w:val="0"/>
        <w:adjustRightInd w:val="0"/>
        <w:ind w:left="1009"/>
      </w:pPr>
      <w:r>
        <w:rPr>
          <w:kern w:val="0"/>
          <w:sz w:val="24"/>
        </w:rPr>
        <w:t>Af</w:t>
      </w:r>
      <w:bookmarkEnd w:id="536"/>
      <w:r>
        <w:rPr>
          <w:kern w:val="0"/>
          <w:sz w:val="24"/>
        </w:rPr>
        <w:t>te</w:t>
      </w:r>
      <w:bookmarkStart w:id="537" w:name="_Toc308706150"/>
      <w:r>
        <w:rPr>
          <w:kern w:val="0"/>
          <w:sz w:val="24"/>
        </w:rPr>
        <w:t xml:space="preserve">r installations on board have been finished, all electrical equipment shall be tested </w:t>
      </w:r>
      <w:bookmarkEnd w:id="537"/>
      <w:r>
        <w:rPr>
          <w:kern w:val="0"/>
          <w:sz w:val="24"/>
        </w:rPr>
        <w:t>to demonstrate their condition for satisfactory operation in accordance with the requirement of Rules and the detail design document of “Trials program for electrical equipment”.</w:t>
      </w:r>
    </w:p>
    <w:p w14:paraId="0DF95D70">
      <w:pPr>
        <w:pStyle w:val="3"/>
        <w:numPr>
          <w:ilvl w:val="2"/>
          <w:numId w:val="0"/>
        </w:numPr>
        <w:ind w:left="709" w:leftChars="0" w:hanging="709" w:firstLineChars="0"/>
        <w:jc w:val="left"/>
      </w:pPr>
      <w:bookmarkStart w:id="538" w:name="_Toc48573720"/>
      <w:bookmarkStart w:id="539" w:name="_Toc5723986"/>
      <w:bookmarkStart w:id="540" w:name="_Toc49257635"/>
      <w:bookmarkStart w:id="541" w:name="_Toc48311923"/>
      <w:bookmarkStart w:id="542" w:name="_Toc48573582"/>
      <w:r>
        <w:rPr>
          <w:rFonts w:hint="eastAsia" w:ascii="Arial" w:hAnsi="Arial" w:eastAsia="黑体" w:cs="Times New Roman"/>
          <w:b/>
          <w:bCs/>
          <w:caps/>
          <w:kern w:val="0"/>
          <w:sz w:val="24"/>
          <w:szCs w:val="24"/>
          <w:lang w:val="en-US" w:eastAsia="zh-CN" w:bidi="ar-SA"/>
        </w:rPr>
        <w:t>8.1.2</w:t>
      </w:r>
      <w:r>
        <w:rPr>
          <w:rFonts w:hint="eastAsia" w:cs="Times New Roman"/>
          <w:b/>
          <w:bCs/>
          <w:caps/>
          <w:kern w:val="0"/>
          <w:sz w:val="24"/>
          <w:szCs w:val="24"/>
          <w:lang w:val="en-US" w:eastAsia="zh-CN" w:bidi="ar-SA"/>
        </w:rPr>
        <w:t xml:space="preserve"> </w:t>
      </w:r>
      <w:r>
        <w:t>ARRANGEMENT OF EQUIPMENT</w:t>
      </w:r>
      <w:bookmarkEnd w:id="538"/>
      <w:bookmarkEnd w:id="539"/>
      <w:bookmarkEnd w:id="540"/>
      <w:bookmarkEnd w:id="541"/>
      <w:bookmarkEnd w:id="542"/>
    </w:p>
    <w:p w14:paraId="0A454673">
      <w:pPr>
        <w:pStyle w:val="71"/>
        <w:ind w:left="743"/>
      </w:pPr>
      <w:r>
        <w:t>The arrange</w:t>
      </w:r>
      <w:r>
        <w:rPr>
          <w:spacing w:val="-2"/>
        </w:rPr>
        <w:t>m</w:t>
      </w:r>
      <w:r>
        <w:t>ent of</w:t>
      </w:r>
      <w:r>
        <w:rPr>
          <w:spacing w:val="-12"/>
        </w:rPr>
        <w:t xml:space="preserve"> </w:t>
      </w:r>
      <w:r>
        <w:t>the elec</w:t>
      </w:r>
      <w:r>
        <w:rPr>
          <w:spacing w:val="-1"/>
        </w:rPr>
        <w:t>t</w:t>
      </w:r>
      <w:r>
        <w:t>rical equip</w:t>
      </w:r>
      <w:r>
        <w:rPr>
          <w:spacing w:val="-2"/>
        </w:rPr>
        <w:t>m</w:t>
      </w:r>
      <w:r>
        <w:t xml:space="preserve">ent throughout the </w:t>
      </w:r>
      <w:r>
        <w:rPr>
          <w:rFonts w:hint="eastAsia"/>
        </w:rPr>
        <w:t>V</w:t>
      </w:r>
      <w:r>
        <w:t>essel shall be such</w:t>
      </w:r>
      <w:r>
        <w:rPr>
          <w:spacing w:val="-12"/>
        </w:rPr>
        <w:t xml:space="preserve"> </w:t>
      </w:r>
      <w:r>
        <w:t>as to provide</w:t>
      </w:r>
      <w:r>
        <w:rPr>
          <w:spacing w:val="7"/>
        </w:rPr>
        <w:t xml:space="preserve"> </w:t>
      </w:r>
      <w:r>
        <w:t>rea</w:t>
      </w:r>
      <w:r>
        <w:rPr>
          <w:spacing w:val="-1"/>
        </w:rPr>
        <w:t>d</w:t>
      </w:r>
      <w:r>
        <w:t>y</w:t>
      </w:r>
      <w:r>
        <w:rPr>
          <w:spacing w:val="7"/>
        </w:rPr>
        <w:t xml:space="preserve"> </w:t>
      </w:r>
      <w:r>
        <w:t>and</w:t>
      </w:r>
      <w:r>
        <w:rPr>
          <w:spacing w:val="7"/>
        </w:rPr>
        <w:t xml:space="preserve"> </w:t>
      </w:r>
      <w:r>
        <w:t>safe</w:t>
      </w:r>
      <w:r>
        <w:rPr>
          <w:spacing w:val="7"/>
        </w:rPr>
        <w:t xml:space="preserve"> </w:t>
      </w:r>
      <w:r>
        <w:t>access</w:t>
      </w:r>
      <w:r>
        <w:rPr>
          <w:spacing w:val="7"/>
        </w:rPr>
        <w:t xml:space="preserve"> </w:t>
      </w:r>
      <w:r>
        <w:t>to</w:t>
      </w:r>
      <w:r>
        <w:rPr>
          <w:spacing w:val="7"/>
        </w:rPr>
        <w:t xml:space="preserve"> </w:t>
      </w:r>
      <w:r>
        <w:t>all</w:t>
      </w:r>
      <w:r>
        <w:rPr>
          <w:spacing w:val="7"/>
        </w:rPr>
        <w:t xml:space="preserve"> </w:t>
      </w:r>
      <w:r>
        <w:t>parts</w:t>
      </w:r>
      <w:r>
        <w:rPr>
          <w:spacing w:val="7"/>
        </w:rPr>
        <w:t xml:space="preserve"> </w:t>
      </w:r>
      <w:r>
        <w:t>for</w:t>
      </w:r>
      <w:r>
        <w:rPr>
          <w:spacing w:val="7"/>
        </w:rPr>
        <w:t xml:space="preserve"> </w:t>
      </w:r>
      <w:r>
        <w:t>inspection,</w:t>
      </w:r>
      <w:r>
        <w:rPr>
          <w:spacing w:val="7"/>
        </w:rPr>
        <w:t xml:space="preserve"> </w:t>
      </w:r>
      <w:r>
        <w:rPr>
          <w:spacing w:val="-2"/>
        </w:rPr>
        <w:t>m</w:t>
      </w:r>
      <w:r>
        <w:t>aintenance</w:t>
      </w:r>
      <w:r>
        <w:rPr>
          <w:spacing w:val="7"/>
        </w:rPr>
        <w:t xml:space="preserve"> </w:t>
      </w:r>
      <w:r>
        <w:t>a</w:t>
      </w:r>
      <w:r>
        <w:rPr>
          <w:spacing w:val="-1"/>
        </w:rPr>
        <w:t>n</w:t>
      </w:r>
      <w:r>
        <w:t>d</w:t>
      </w:r>
      <w:r>
        <w:rPr>
          <w:spacing w:val="7"/>
        </w:rPr>
        <w:t xml:space="preserve"> </w:t>
      </w:r>
      <w:r>
        <w:t>repair</w:t>
      </w:r>
      <w:r>
        <w:rPr>
          <w:spacing w:val="7"/>
        </w:rPr>
        <w:t xml:space="preserve"> </w:t>
      </w:r>
      <w:r>
        <w:t>as</w:t>
      </w:r>
      <w:r>
        <w:rPr>
          <w:spacing w:val="7"/>
        </w:rPr>
        <w:t xml:space="preserve"> </w:t>
      </w:r>
      <w:r>
        <w:t>far</w:t>
      </w:r>
      <w:r>
        <w:rPr>
          <w:spacing w:val="7"/>
        </w:rPr>
        <w:t xml:space="preserve"> </w:t>
      </w:r>
      <w:r>
        <w:t>as practicable.</w:t>
      </w:r>
    </w:p>
    <w:p w14:paraId="1B60C6EE">
      <w:pPr>
        <w:tabs>
          <w:tab w:val="left" w:pos="3880"/>
        </w:tabs>
        <w:autoSpaceDE w:val="0"/>
        <w:autoSpaceDN w:val="0"/>
        <w:adjustRightInd w:val="0"/>
        <w:ind w:left="1009"/>
        <w:rPr>
          <w:kern w:val="0"/>
          <w:sz w:val="24"/>
        </w:rPr>
      </w:pPr>
    </w:p>
    <w:p w14:paraId="20DEF51C">
      <w:pPr>
        <w:pStyle w:val="71"/>
        <w:ind w:left="743"/>
      </w:pPr>
      <w:r>
        <w:t>All</w:t>
      </w:r>
      <w:r>
        <w:rPr>
          <w:spacing w:val="16"/>
        </w:rPr>
        <w:t xml:space="preserve"> </w:t>
      </w:r>
      <w:r>
        <w:t>ele</w:t>
      </w:r>
      <w:r>
        <w:rPr>
          <w:spacing w:val="-1"/>
        </w:rPr>
        <w:t>c</w:t>
      </w:r>
      <w:r>
        <w:t>trical</w:t>
      </w:r>
      <w:r>
        <w:rPr>
          <w:spacing w:val="16"/>
        </w:rPr>
        <w:t xml:space="preserve"> </w:t>
      </w:r>
      <w:r>
        <w:t>equip</w:t>
      </w:r>
      <w:r>
        <w:rPr>
          <w:spacing w:val="-2"/>
        </w:rPr>
        <w:t>m</w:t>
      </w:r>
      <w:r>
        <w:t>ent</w:t>
      </w:r>
      <w:r>
        <w:rPr>
          <w:spacing w:val="16"/>
        </w:rPr>
        <w:t xml:space="preserve"> </w:t>
      </w:r>
      <w:r>
        <w:t>shall</w:t>
      </w:r>
      <w:r>
        <w:rPr>
          <w:spacing w:val="16"/>
        </w:rPr>
        <w:t xml:space="preserve"> </w:t>
      </w:r>
      <w:r>
        <w:t>be</w:t>
      </w:r>
      <w:r>
        <w:rPr>
          <w:spacing w:val="16"/>
        </w:rPr>
        <w:t xml:space="preserve"> </w:t>
      </w:r>
      <w:r>
        <w:t>so</w:t>
      </w:r>
      <w:r>
        <w:rPr>
          <w:spacing w:val="16"/>
        </w:rPr>
        <w:t xml:space="preserve"> </w:t>
      </w:r>
      <w:r>
        <w:t>l</w:t>
      </w:r>
      <w:r>
        <w:rPr>
          <w:spacing w:val="-1"/>
        </w:rPr>
        <w:t>o</w:t>
      </w:r>
      <w:r>
        <w:t>cated</w:t>
      </w:r>
      <w:r>
        <w:rPr>
          <w:spacing w:val="16"/>
        </w:rPr>
        <w:t xml:space="preserve"> </w:t>
      </w:r>
      <w:r>
        <w:t>th</w:t>
      </w:r>
      <w:r>
        <w:rPr>
          <w:spacing w:val="-1"/>
        </w:rPr>
        <w:t>a</w:t>
      </w:r>
      <w:r>
        <w:t>t</w:t>
      </w:r>
      <w:r>
        <w:rPr>
          <w:spacing w:val="14"/>
        </w:rPr>
        <w:t xml:space="preserve"> </w:t>
      </w:r>
      <w:r>
        <w:t>as</w:t>
      </w:r>
      <w:r>
        <w:rPr>
          <w:spacing w:val="14"/>
        </w:rPr>
        <w:t xml:space="preserve"> </w:t>
      </w:r>
      <w:r>
        <w:t>far</w:t>
      </w:r>
      <w:r>
        <w:rPr>
          <w:spacing w:val="15"/>
        </w:rPr>
        <w:t xml:space="preserve"> </w:t>
      </w:r>
      <w:r>
        <w:t>as</w:t>
      </w:r>
      <w:r>
        <w:rPr>
          <w:spacing w:val="15"/>
        </w:rPr>
        <w:t xml:space="preserve"> </w:t>
      </w:r>
      <w:r>
        <w:t>practicable</w:t>
      </w:r>
      <w:r>
        <w:rPr>
          <w:spacing w:val="15"/>
        </w:rPr>
        <w:t xml:space="preserve"> </w:t>
      </w:r>
      <w:r>
        <w:t>they</w:t>
      </w:r>
      <w:r>
        <w:rPr>
          <w:spacing w:val="15"/>
        </w:rPr>
        <w:t xml:space="preserve"> </w:t>
      </w:r>
      <w:r>
        <w:t>are</w:t>
      </w:r>
      <w:r>
        <w:rPr>
          <w:spacing w:val="15"/>
        </w:rPr>
        <w:t xml:space="preserve"> </w:t>
      </w:r>
      <w:r>
        <w:t>not</w:t>
      </w:r>
      <w:r>
        <w:rPr>
          <w:spacing w:val="15"/>
        </w:rPr>
        <w:t xml:space="preserve"> </w:t>
      </w:r>
      <w:r>
        <w:t>exp</w:t>
      </w:r>
      <w:r>
        <w:rPr>
          <w:spacing w:val="-1"/>
        </w:rPr>
        <w:t>o</w:t>
      </w:r>
      <w:r>
        <w:t>sed</w:t>
      </w:r>
      <w:r>
        <w:rPr>
          <w:rFonts w:hint="eastAsia"/>
        </w:rPr>
        <w:t xml:space="preserve"> </w:t>
      </w:r>
      <w:r>
        <w:t xml:space="preserve">to risk of </w:t>
      </w:r>
      <w:r>
        <w:rPr>
          <w:spacing w:val="-2"/>
        </w:rPr>
        <w:t>m</w:t>
      </w:r>
      <w:r>
        <w:t>echanical injury or da</w:t>
      </w:r>
      <w:r>
        <w:rPr>
          <w:spacing w:val="-2"/>
        </w:rPr>
        <w:t>m</w:t>
      </w:r>
      <w:r>
        <w:t>age from</w:t>
      </w:r>
      <w:r>
        <w:rPr>
          <w:spacing w:val="-16"/>
        </w:rPr>
        <w:t xml:space="preserve"> </w:t>
      </w:r>
      <w:r>
        <w:t xml:space="preserve">water, </w:t>
      </w:r>
      <w:r>
        <w:rPr>
          <w:spacing w:val="-1"/>
        </w:rPr>
        <w:t>s</w:t>
      </w:r>
      <w:r>
        <w:rPr>
          <w:spacing w:val="1"/>
        </w:rPr>
        <w:t>t</w:t>
      </w:r>
      <w:r>
        <w:t xml:space="preserve">eam, oil </w:t>
      </w:r>
      <w:r>
        <w:rPr>
          <w:spacing w:val="-1"/>
        </w:rPr>
        <w:t>o</w:t>
      </w:r>
      <w:r>
        <w:t>r excessive h</w:t>
      </w:r>
      <w:r>
        <w:rPr>
          <w:spacing w:val="-1"/>
        </w:rPr>
        <w:t>e</w:t>
      </w:r>
      <w:r>
        <w:t>at and where</w:t>
      </w:r>
      <w:r>
        <w:rPr>
          <w:spacing w:val="29"/>
        </w:rPr>
        <w:t xml:space="preserve"> </w:t>
      </w:r>
      <w:r>
        <w:t>inflammable</w:t>
      </w:r>
      <w:r>
        <w:rPr>
          <w:spacing w:val="29"/>
        </w:rPr>
        <w:t xml:space="preserve"> </w:t>
      </w:r>
      <w:r>
        <w:t>gases</w:t>
      </w:r>
      <w:r>
        <w:rPr>
          <w:spacing w:val="29"/>
        </w:rPr>
        <w:t xml:space="preserve"> </w:t>
      </w:r>
      <w:r>
        <w:t>cann</w:t>
      </w:r>
      <w:r>
        <w:rPr>
          <w:spacing w:val="-1"/>
        </w:rPr>
        <w:t>o</w:t>
      </w:r>
      <w:r>
        <w:t>t</w:t>
      </w:r>
      <w:r>
        <w:rPr>
          <w:spacing w:val="29"/>
        </w:rPr>
        <w:t xml:space="preserve"> </w:t>
      </w:r>
      <w:r>
        <w:t>accu</w:t>
      </w:r>
      <w:r>
        <w:rPr>
          <w:spacing w:val="-2"/>
        </w:rPr>
        <w:t>m</w:t>
      </w:r>
      <w:r>
        <w:t>ulate.</w:t>
      </w:r>
      <w:r>
        <w:rPr>
          <w:spacing w:val="29"/>
        </w:rPr>
        <w:t xml:space="preserve"> </w:t>
      </w:r>
      <w:r>
        <w:t>W</w:t>
      </w:r>
      <w:r>
        <w:rPr>
          <w:spacing w:val="-1"/>
        </w:rPr>
        <w:t>h</w:t>
      </w:r>
      <w:r>
        <w:t>ere</w:t>
      </w:r>
      <w:r>
        <w:rPr>
          <w:spacing w:val="28"/>
        </w:rPr>
        <w:t xml:space="preserve"> </w:t>
      </w:r>
      <w:r>
        <w:t>necessarily</w:t>
      </w:r>
      <w:r>
        <w:rPr>
          <w:spacing w:val="28"/>
        </w:rPr>
        <w:t xml:space="preserve"> </w:t>
      </w:r>
      <w:r>
        <w:t>exp</w:t>
      </w:r>
      <w:r>
        <w:rPr>
          <w:spacing w:val="-1"/>
        </w:rPr>
        <w:t>o</w:t>
      </w:r>
      <w:r>
        <w:t>sed</w:t>
      </w:r>
      <w:r>
        <w:rPr>
          <w:spacing w:val="28"/>
        </w:rPr>
        <w:t xml:space="preserve"> </w:t>
      </w:r>
      <w:r>
        <w:t>to</w:t>
      </w:r>
      <w:r>
        <w:rPr>
          <w:spacing w:val="28"/>
        </w:rPr>
        <w:t xml:space="preserve"> </w:t>
      </w:r>
      <w:r>
        <w:t>such</w:t>
      </w:r>
      <w:r>
        <w:rPr>
          <w:spacing w:val="28"/>
        </w:rPr>
        <w:t xml:space="preserve"> </w:t>
      </w:r>
      <w:r>
        <w:t>risk</w:t>
      </w:r>
      <w:r>
        <w:rPr>
          <w:spacing w:val="-1"/>
        </w:rPr>
        <w:t>s</w:t>
      </w:r>
      <w:r>
        <w:t>, the equip</w:t>
      </w:r>
      <w:r>
        <w:rPr>
          <w:spacing w:val="-2"/>
        </w:rPr>
        <w:t>m</w:t>
      </w:r>
      <w:r>
        <w:t>ent shall be suitably constructed or enclosed.</w:t>
      </w:r>
    </w:p>
    <w:p w14:paraId="04CCBFA5">
      <w:pPr>
        <w:pStyle w:val="71"/>
        <w:ind w:left="743"/>
      </w:pPr>
    </w:p>
    <w:p w14:paraId="5CC0A931">
      <w:pPr>
        <w:pStyle w:val="71"/>
        <w:ind w:left="743"/>
      </w:pPr>
      <w:r>
        <w:rPr>
          <w:b/>
        </w:rPr>
        <w:t>All junction boxes shall be clearly marked with name by the drawings, necessary access hatches and space around repairing and etc. shall be considered</w:t>
      </w:r>
      <w:r>
        <w:rPr>
          <w:rFonts w:hint="eastAsia"/>
        </w:rPr>
        <w:t xml:space="preserve">. </w:t>
      </w:r>
    </w:p>
    <w:p w14:paraId="5F3DA598">
      <w:pPr>
        <w:tabs>
          <w:tab w:val="left" w:pos="3880"/>
        </w:tabs>
        <w:autoSpaceDE w:val="0"/>
        <w:autoSpaceDN w:val="0"/>
        <w:adjustRightInd w:val="0"/>
        <w:ind w:left="1009"/>
        <w:rPr>
          <w:kern w:val="0"/>
          <w:sz w:val="24"/>
        </w:rPr>
      </w:pPr>
    </w:p>
    <w:p w14:paraId="09269B78">
      <w:pPr>
        <w:tabs>
          <w:tab w:val="left" w:pos="3880"/>
        </w:tabs>
        <w:autoSpaceDE w:val="0"/>
        <w:autoSpaceDN w:val="0"/>
        <w:adjustRightInd w:val="0"/>
        <w:ind w:left="1009"/>
        <w:rPr>
          <w:kern w:val="0"/>
          <w:sz w:val="24"/>
        </w:rPr>
      </w:pPr>
      <w:r>
        <w:rPr>
          <w:kern w:val="0"/>
          <w:sz w:val="24"/>
        </w:rPr>
        <w:t xml:space="preserve">Where electrical equipment is installed in the hazardous area such as battery </w:t>
      </w:r>
      <w:r>
        <w:rPr>
          <w:rFonts w:hint="eastAsia"/>
          <w:kern w:val="0"/>
          <w:sz w:val="24"/>
        </w:rPr>
        <w:t xml:space="preserve">store </w:t>
      </w:r>
      <w:r>
        <w:rPr>
          <w:kern w:val="0"/>
          <w:sz w:val="24"/>
        </w:rPr>
        <w:t>or paint</w:t>
      </w:r>
      <w:r>
        <w:rPr>
          <w:rFonts w:hint="eastAsia"/>
          <w:kern w:val="0"/>
          <w:sz w:val="24"/>
        </w:rPr>
        <w:t xml:space="preserve"> store</w:t>
      </w:r>
      <w:r>
        <w:rPr>
          <w:kern w:val="0"/>
          <w:sz w:val="24"/>
        </w:rPr>
        <w:t xml:space="preserve"> or cargo hold carried dangerous goods in, the equipment shall be of explosion proof type or intrinsically safe type.</w:t>
      </w:r>
    </w:p>
    <w:p w14:paraId="3B8117C7">
      <w:pPr>
        <w:tabs>
          <w:tab w:val="left" w:pos="3880"/>
        </w:tabs>
        <w:autoSpaceDE w:val="0"/>
        <w:autoSpaceDN w:val="0"/>
        <w:adjustRightInd w:val="0"/>
        <w:ind w:left="1009"/>
        <w:rPr>
          <w:kern w:val="0"/>
          <w:sz w:val="24"/>
        </w:rPr>
      </w:pPr>
    </w:p>
    <w:p w14:paraId="727C9280">
      <w:pPr>
        <w:pStyle w:val="3"/>
        <w:numPr>
          <w:ilvl w:val="2"/>
          <w:numId w:val="0"/>
        </w:numPr>
        <w:ind w:left="709" w:leftChars="0" w:hanging="709" w:firstLineChars="0"/>
        <w:jc w:val="left"/>
      </w:pPr>
      <w:bookmarkStart w:id="543" w:name="_Toc48573583"/>
      <w:bookmarkStart w:id="544" w:name="_Toc49257636"/>
      <w:bookmarkStart w:id="545" w:name="_Toc48311924"/>
      <w:bookmarkStart w:id="546" w:name="_Toc48573721"/>
      <w:bookmarkStart w:id="547" w:name="_Toc5723987"/>
      <w:r>
        <w:rPr>
          <w:rFonts w:hint="eastAsia" w:ascii="Arial" w:hAnsi="Arial" w:eastAsia="黑体" w:cs="Times New Roman"/>
          <w:b/>
          <w:bCs/>
          <w:caps/>
          <w:kern w:val="0"/>
          <w:sz w:val="24"/>
          <w:szCs w:val="24"/>
          <w:lang w:val="en-US" w:eastAsia="zh-CN" w:bidi="ar-SA"/>
        </w:rPr>
        <w:t>8.1.3</w:t>
      </w:r>
      <w:r>
        <w:rPr>
          <w:rFonts w:hint="eastAsia" w:cs="Times New Roman"/>
          <w:b/>
          <w:bCs/>
          <w:caps/>
          <w:kern w:val="0"/>
          <w:sz w:val="24"/>
          <w:szCs w:val="24"/>
          <w:lang w:val="en-US" w:eastAsia="zh-CN" w:bidi="ar-SA"/>
        </w:rPr>
        <w:t xml:space="preserve"> </w:t>
      </w:r>
      <w:r>
        <w:t>NAME PLATE</w:t>
      </w:r>
      <w:bookmarkEnd w:id="543"/>
      <w:bookmarkEnd w:id="544"/>
      <w:bookmarkEnd w:id="545"/>
      <w:bookmarkEnd w:id="546"/>
      <w:bookmarkEnd w:id="547"/>
    </w:p>
    <w:p w14:paraId="02A1D256">
      <w:pPr>
        <w:tabs>
          <w:tab w:val="left" w:pos="3880"/>
        </w:tabs>
        <w:autoSpaceDE w:val="0"/>
        <w:autoSpaceDN w:val="0"/>
        <w:adjustRightInd w:val="0"/>
        <w:ind w:left="1009"/>
        <w:rPr>
          <w:kern w:val="0"/>
          <w:sz w:val="24"/>
        </w:rPr>
      </w:pPr>
      <w:r>
        <w:rPr>
          <w:rFonts w:hint="eastAsia"/>
          <w:b/>
          <w:i/>
          <w:kern w:val="0"/>
          <w:sz w:val="24"/>
        </w:rPr>
        <w:t>Flame retardant and</w:t>
      </w:r>
      <w:r>
        <w:rPr>
          <w:rFonts w:hint="eastAsia"/>
          <w:kern w:val="0"/>
          <w:sz w:val="24"/>
        </w:rPr>
        <w:t xml:space="preserve"> </w:t>
      </w:r>
      <w:r>
        <w:rPr>
          <w:kern w:val="0"/>
          <w:sz w:val="24"/>
        </w:rPr>
        <w:t xml:space="preserve">non-corrosive material </w:t>
      </w:r>
      <w:r>
        <w:rPr>
          <w:rFonts w:eastAsia="Microsoft JhengHei" w:cs="Arial"/>
          <w:sz w:val="24"/>
          <w:lang w:val="zh-CN"/>
        </w:rPr>
        <w:t>are to be used for nameplates, labels, etc.</w:t>
      </w:r>
      <w:r>
        <w:rPr>
          <w:kern w:val="0"/>
          <w:sz w:val="24"/>
        </w:rPr>
        <w:t xml:space="preserve"> </w:t>
      </w:r>
      <w:r>
        <w:rPr>
          <w:rFonts w:eastAsia="Microsoft JhengHei" w:cs="Arial"/>
          <w:b/>
          <w:i/>
          <w:sz w:val="24"/>
          <w:lang w:val="zh-CN"/>
        </w:rPr>
        <w:t>Nameplates on open decks shall be made of brass or stainless steel</w:t>
      </w:r>
      <w:r>
        <w:rPr>
          <w:rFonts w:eastAsia="Microsoft JhengHei" w:cs="Arial"/>
          <w:sz w:val="24"/>
          <w:lang w:val="zh-CN"/>
        </w:rPr>
        <w:t>.</w:t>
      </w:r>
    </w:p>
    <w:p w14:paraId="29C4A7CB">
      <w:pPr>
        <w:tabs>
          <w:tab w:val="left" w:pos="3880"/>
        </w:tabs>
        <w:autoSpaceDE w:val="0"/>
        <w:autoSpaceDN w:val="0"/>
        <w:adjustRightInd w:val="0"/>
        <w:ind w:left="1009"/>
      </w:pPr>
      <w:r>
        <w:rPr>
          <w:kern w:val="0"/>
          <w:sz w:val="24"/>
        </w:rPr>
        <w:t>All nameplates are to be fixed with screws or rivets.</w:t>
      </w:r>
      <w:r>
        <w:rPr>
          <w:rFonts w:hint="eastAsia"/>
          <w:kern w:val="0"/>
          <w:sz w:val="24"/>
        </w:rPr>
        <w:t xml:space="preserve"> </w:t>
      </w:r>
      <w:r>
        <w:rPr>
          <w:rFonts w:eastAsia="Microsoft JhengHei" w:cs="Arial"/>
          <w:b/>
          <w:i/>
          <w:sz w:val="24"/>
          <w:lang w:val="zh-CN"/>
        </w:rPr>
        <w:t>The nameplates shall include at least item number and functional description</w:t>
      </w:r>
    </w:p>
    <w:p w14:paraId="22CDA977">
      <w:pPr>
        <w:pStyle w:val="89"/>
        <w:rPr>
          <w:rFonts w:ascii="Arial" w:hAnsi="Arial" w:eastAsia="黑体"/>
          <w:snapToGrid w:val="0"/>
          <w:sz w:val="20"/>
        </w:rPr>
      </w:pPr>
    </w:p>
    <w:p w14:paraId="59046BFC">
      <w:pPr>
        <w:pStyle w:val="89"/>
      </w:pPr>
      <w:r>
        <w:t>Type of plate shall be as follows:</w:t>
      </w:r>
    </w:p>
    <w:tbl>
      <w:tblPr>
        <w:tblStyle w:val="40"/>
        <w:tblW w:w="8592" w:type="dxa"/>
        <w:tblInd w:w="1047" w:type="dxa"/>
        <w:tblLayout w:type="fixed"/>
        <w:tblCellMar>
          <w:top w:w="0" w:type="dxa"/>
          <w:left w:w="0" w:type="dxa"/>
          <w:bottom w:w="0" w:type="dxa"/>
          <w:right w:w="0" w:type="dxa"/>
        </w:tblCellMar>
      </w:tblPr>
      <w:tblGrid>
        <w:gridCol w:w="311"/>
        <w:gridCol w:w="2467"/>
        <w:gridCol w:w="828"/>
        <w:gridCol w:w="4986"/>
      </w:tblGrid>
      <w:tr w14:paraId="0FE3ACD6">
        <w:tblPrEx>
          <w:tblCellMar>
            <w:top w:w="0" w:type="dxa"/>
            <w:left w:w="0" w:type="dxa"/>
            <w:bottom w:w="0" w:type="dxa"/>
            <w:right w:w="0" w:type="dxa"/>
          </w:tblCellMar>
        </w:tblPrEx>
        <w:trPr>
          <w:trHeight w:val="258" w:hRule="exact"/>
        </w:trPr>
        <w:tc>
          <w:tcPr>
            <w:tcW w:w="311" w:type="dxa"/>
          </w:tcPr>
          <w:p w14:paraId="08685F7A">
            <w:pPr>
              <w:autoSpaceDE w:val="0"/>
              <w:autoSpaceDN w:val="0"/>
              <w:adjustRightInd w:val="0"/>
              <w:snapToGrid w:val="0"/>
              <w:jc w:val="left"/>
              <w:rPr>
                <w:kern w:val="0"/>
                <w:sz w:val="24"/>
              </w:rPr>
            </w:pPr>
            <w:r>
              <w:rPr>
                <w:kern w:val="0"/>
                <w:sz w:val="24"/>
              </w:rPr>
              <w:t>-</w:t>
            </w:r>
          </w:p>
        </w:tc>
        <w:tc>
          <w:tcPr>
            <w:tcW w:w="2467" w:type="dxa"/>
          </w:tcPr>
          <w:p w14:paraId="390E3271">
            <w:pPr>
              <w:autoSpaceDE w:val="0"/>
              <w:autoSpaceDN w:val="0"/>
              <w:adjustRightInd w:val="0"/>
              <w:snapToGrid w:val="0"/>
              <w:ind w:left="231"/>
              <w:jc w:val="left"/>
              <w:rPr>
                <w:kern w:val="0"/>
                <w:sz w:val="24"/>
              </w:rPr>
            </w:pPr>
            <w:r>
              <w:rPr>
                <w:kern w:val="0"/>
                <w:sz w:val="24"/>
              </w:rPr>
              <w:t xml:space="preserve">Rotating </w:t>
            </w:r>
            <w:r>
              <w:rPr>
                <w:spacing w:val="-2"/>
                <w:kern w:val="0"/>
                <w:sz w:val="24"/>
              </w:rPr>
              <w:t>m</w:t>
            </w:r>
            <w:r>
              <w:rPr>
                <w:kern w:val="0"/>
                <w:sz w:val="24"/>
              </w:rPr>
              <w:t>achine</w:t>
            </w:r>
          </w:p>
        </w:tc>
        <w:tc>
          <w:tcPr>
            <w:tcW w:w="828" w:type="dxa"/>
          </w:tcPr>
          <w:p w14:paraId="188A1B37">
            <w:pPr>
              <w:autoSpaceDE w:val="0"/>
              <w:autoSpaceDN w:val="0"/>
              <w:adjustRightInd w:val="0"/>
              <w:snapToGrid w:val="0"/>
              <w:ind w:left="260"/>
              <w:jc w:val="left"/>
              <w:rPr>
                <w:kern w:val="0"/>
                <w:sz w:val="24"/>
              </w:rPr>
            </w:pPr>
            <w:r>
              <w:rPr>
                <w:kern w:val="0"/>
                <w:sz w:val="24"/>
              </w:rPr>
              <w:t>:</w:t>
            </w:r>
          </w:p>
        </w:tc>
        <w:tc>
          <w:tcPr>
            <w:tcW w:w="4986" w:type="dxa"/>
          </w:tcPr>
          <w:p w14:paraId="1CFA2DA4">
            <w:pPr>
              <w:autoSpaceDE w:val="0"/>
              <w:autoSpaceDN w:val="0"/>
              <w:adjustRightInd w:val="0"/>
              <w:snapToGrid w:val="0"/>
              <w:jc w:val="left"/>
              <w:rPr>
                <w:kern w:val="0"/>
                <w:sz w:val="24"/>
              </w:rPr>
            </w:pPr>
            <w:r>
              <w:rPr>
                <w:rFonts w:hint="eastAsia"/>
                <w:b/>
                <w:i/>
                <w:kern w:val="0"/>
                <w:sz w:val="24"/>
              </w:rPr>
              <w:t>Flame retardant and</w:t>
            </w:r>
            <w:r>
              <w:rPr>
                <w:b/>
                <w:i/>
                <w:kern w:val="0"/>
                <w:sz w:val="24"/>
              </w:rPr>
              <w:t xml:space="preserve"> </w:t>
            </w:r>
            <w:r>
              <w:rPr>
                <w:rFonts w:hint="eastAsia"/>
                <w:b/>
                <w:i/>
                <w:kern w:val="0"/>
                <w:sz w:val="24"/>
              </w:rPr>
              <w:t>n</w:t>
            </w:r>
            <w:r>
              <w:rPr>
                <w:b/>
                <w:i/>
                <w:kern w:val="0"/>
                <w:sz w:val="24"/>
              </w:rPr>
              <w:t>on</w:t>
            </w:r>
            <w:r>
              <w:rPr>
                <w:kern w:val="0"/>
                <w:sz w:val="24"/>
              </w:rPr>
              <w:t>-corro</w:t>
            </w:r>
            <w:r>
              <w:rPr>
                <w:spacing w:val="-1"/>
                <w:kern w:val="0"/>
                <w:sz w:val="24"/>
              </w:rPr>
              <w:t>si</w:t>
            </w:r>
            <w:r>
              <w:rPr>
                <w:kern w:val="0"/>
                <w:sz w:val="24"/>
              </w:rPr>
              <w:t xml:space="preserve">ve </w:t>
            </w:r>
            <w:r>
              <w:rPr>
                <w:spacing w:val="-2"/>
                <w:kern w:val="0"/>
                <w:sz w:val="24"/>
              </w:rPr>
              <w:t>m</w:t>
            </w:r>
            <w:r>
              <w:rPr>
                <w:kern w:val="0"/>
                <w:sz w:val="24"/>
              </w:rPr>
              <w:t>etal plate</w:t>
            </w:r>
          </w:p>
        </w:tc>
      </w:tr>
      <w:tr w14:paraId="5879EE01">
        <w:tblPrEx>
          <w:tblCellMar>
            <w:top w:w="0" w:type="dxa"/>
            <w:left w:w="0" w:type="dxa"/>
            <w:bottom w:w="0" w:type="dxa"/>
            <w:right w:w="0" w:type="dxa"/>
          </w:tblCellMar>
        </w:tblPrEx>
        <w:trPr>
          <w:trHeight w:val="944" w:hRule="exact"/>
        </w:trPr>
        <w:tc>
          <w:tcPr>
            <w:tcW w:w="311" w:type="dxa"/>
          </w:tcPr>
          <w:p w14:paraId="4A7D3282">
            <w:pPr>
              <w:autoSpaceDE w:val="0"/>
              <w:autoSpaceDN w:val="0"/>
              <w:adjustRightInd w:val="0"/>
              <w:snapToGrid w:val="0"/>
              <w:jc w:val="left"/>
              <w:rPr>
                <w:kern w:val="0"/>
                <w:sz w:val="24"/>
              </w:rPr>
            </w:pPr>
            <w:r>
              <w:rPr>
                <w:kern w:val="0"/>
                <w:sz w:val="24"/>
              </w:rPr>
              <w:t>-</w:t>
            </w:r>
          </w:p>
        </w:tc>
        <w:tc>
          <w:tcPr>
            <w:tcW w:w="2467" w:type="dxa"/>
          </w:tcPr>
          <w:p w14:paraId="09631A2E">
            <w:pPr>
              <w:autoSpaceDE w:val="0"/>
              <w:autoSpaceDN w:val="0"/>
              <w:adjustRightInd w:val="0"/>
              <w:snapToGrid w:val="0"/>
              <w:ind w:left="231"/>
              <w:jc w:val="left"/>
              <w:rPr>
                <w:kern w:val="0"/>
                <w:sz w:val="24"/>
              </w:rPr>
            </w:pPr>
            <w:r>
              <w:rPr>
                <w:kern w:val="0"/>
                <w:sz w:val="24"/>
              </w:rPr>
              <w:t>Controller and panel</w:t>
            </w:r>
          </w:p>
        </w:tc>
        <w:tc>
          <w:tcPr>
            <w:tcW w:w="828" w:type="dxa"/>
          </w:tcPr>
          <w:p w14:paraId="58014E6B">
            <w:pPr>
              <w:autoSpaceDE w:val="0"/>
              <w:autoSpaceDN w:val="0"/>
              <w:adjustRightInd w:val="0"/>
              <w:snapToGrid w:val="0"/>
              <w:ind w:left="261"/>
              <w:jc w:val="left"/>
              <w:rPr>
                <w:kern w:val="0"/>
                <w:sz w:val="24"/>
              </w:rPr>
            </w:pPr>
            <w:r>
              <w:rPr>
                <w:kern w:val="0"/>
                <w:sz w:val="24"/>
              </w:rPr>
              <w:t>:</w:t>
            </w:r>
          </w:p>
        </w:tc>
        <w:tc>
          <w:tcPr>
            <w:tcW w:w="4986" w:type="dxa"/>
          </w:tcPr>
          <w:p w14:paraId="50871748">
            <w:pPr>
              <w:autoSpaceDE w:val="0"/>
              <w:autoSpaceDN w:val="0"/>
              <w:adjustRightInd w:val="0"/>
              <w:snapToGrid w:val="0"/>
              <w:jc w:val="left"/>
              <w:rPr>
                <w:kern w:val="0"/>
                <w:sz w:val="24"/>
              </w:rPr>
            </w:pPr>
            <w:r>
              <w:rPr>
                <w:kern w:val="0"/>
                <w:sz w:val="24"/>
              </w:rPr>
              <w:t xml:space="preserve">Plastic plate or </w:t>
            </w:r>
            <w:r>
              <w:rPr>
                <w:rFonts w:hint="eastAsia"/>
                <w:kern w:val="0"/>
                <w:sz w:val="24"/>
              </w:rPr>
              <w:t>M</w:t>
            </w:r>
            <w:r>
              <w:rPr>
                <w:kern w:val="0"/>
                <w:sz w:val="24"/>
              </w:rPr>
              <w:t xml:space="preserve">aker’ standard, except </w:t>
            </w:r>
          </w:p>
          <w:p w14:paraId="7334AA29">
            <w:pPr>
              <w:autoSpaceDE w:val="0"/>
              <w:autoSpaceDN w:val="0"/>
              <w:adjustRightInd w:val="0"/>
              <w:snapToGrid w:val="0"/>
              <w:jc w:val="left"/>
              <w:rPr>
                <w:kern w:val="0"/>
                <w:sz w:val="24"/>
              </w:rPr>
            </w:pPr>
            <w:r>
              <w:rPr>
                <w:kern w:val="0"/>
                <w:sz w:val="24"/>
              </w:rPr>
              <w:t>n</w:t>
            </w:r>
            <w:r>
              <w:rPr>
                <w:spacing w:val="-1"/>
                <w:kern w:val="0"/>
                <w:sz w:val="24"/>
              </w:rPr>
              <w:t>o</w:t>
            </w:r>
            <w:r>
              <w:rPr>
                <w:kern w:val="0"/>
                <w:sz w:val="24"/>
              </w:rPr>
              <w:t>n-corr</w:t>
            </w:r>
            <w:r>
              <w:rPr>
                <w:spacing w:val="-1"/>
                <w:kern w:val="0"/>
                <w:sz w:val="24"/>
              </w:rPr>
              <w:t>o</w:t>
            </w:r>
            <w:r>
              <w:rPr>
                <w:kern w:val="0"/>
                <w:sz w:val="24"/>
              </w:rPr>
              <w:t xml:space="preserve">sive </w:t>
            </w:r>
            <w:r>
              <w:rPr>
                <w:spacing w:val="-2"/>
                <w:kern w:val="0"/>
                <w:sz w:val="24"/>
              </w:rPr>
              <w:t>m</w:t>
            </w:r>
            <w:r>
              <w:rPr>
                <w:kern w:val="0"/>
                <w:sz w:val="24"/>
              </w:rPr>
              <w:t>etal plate for those exposed to weather</w:t>
            </w:r>
          </w:p>
          <w:p w14:paraId="0DDD72A3">
            <w:pPr>
              <w:autoSpaceDE w:val="0"/>
              <w:autoSpaceDN w:val="0"/>
              <w:adjustRightInd w:val="0"/>
              <w:snapToGrid w:val="0"/>
              <w:ind w:left="502"/>
              <w:jc w:val="left"/>
              <w:rPr>
                <w:kern w:val="0"/>
                <w:sz w:val="24"/>
              </w:rPr>
            </w:pPr>
          </w:p>
          <w:p w14:paraId="1BE9361E">
            <w:pPr>
              <w:autoSpaceDE w:val="0"/>
              <w:autoSpaceDN w:val="0"/>
              <w:adjustRightInd w:val="0"/>
              <w:snapToGrid w:val="0"/>
              <w:ind w:left="502"/>
              <w:jc w:val="left"/>
              <w:rPr>
                <w:kern w:val="0"/>
                <w:sz w:val="24"/>
              </w:rPr>
            </w:pPr>
          </w:p>
        </w:tc>
      </w:tr>
      <w:tr w14:paraId="7AB1C8EC">
        <w:tblPrEx>
          <w:tblCellMar>
            <w:top w:w="0" w:type="dxa"/>
            <w:left w:w="0" w:type="dxa"/>
            <w:bottom w:w="0" w:type="dxa"/>
            <w:right w:w="0" w:type="dxa"/>
          </w:tblCellMar>
        </w:tblPrEx>
        <w:trPr>
          <w:trHeight w:val="419" w:hRule="exact"/>
        </w:trPr>
        <w:tc>
          <w:tcPr>
            <w:tcW w:w="311" w:type="dxa"/>
          </w:tcPr>
          <w:p w14:paraId="7005D5B6">
            <w:pPr>
              <w:autoSpaceDE w:val="0"/>
              <w:autoSpaceDN w:val="0"/>
              <w:adjustRightInd w:val="0"/>
              <w:snapToGrid w:val="0"/>
              <w:jc w:val="left"/>
              <w:rPr>
                <w:kern w:val="0"/>
                <w:sz w:val="24"/>
              </w:rPr>
            </w:pPr>
            <w:r>
              <w:rPr>
                <w:kern w:val="0"/>
                <w:sz w:val="24"/>
              </w:rPr>
              <w:t>-</w:t>
            </w:r>
          </w:p>
        </w:tc>
        <w:tc>
          <w:tcPr>
            <w:tcW w:w="2467" w:type="dxa"/>
          </w:tcPr>
          <w:p w14:paraId="2CEA6A98">
            <w:pPr>
              <w:autoSpaceDE w:val="0"/>
              <w:autoSpaceDN w:val="0"/>
              <w:adjustRightInd w:val="0"/>
              <w:snapToGrid w:val="0"/>
              <w:ind w:left="231"/>
              <w:jc w:val="left"/>
              <w:rPr>
                <w:kern w:val="0"/>
                <w:sz w:val="24"/>
              </w:rPr>
            </w:pPr>
            <w:r>
              <w:rPr>
                <w:kern w:val="0"/>
                <w:sz w:val="24"/>
              </w:rPr>
              <w:t>Others</w:t>
            </w:r>
          </w:p>
        </w:tc>
        <w:tc>
          <w:tcPr>
            <w:tcW w:w="828" w:type="dxa"/>
          </w:tcPr>
          <w:p w14:paraId="62947613">
            <w:pPr>
              <w:autoSpaceDE w:val="0"/>
              <w:autoSpaceDN w:val="0"/>
              <w:adjustRightInd w:val="0"/>
              <w:snapToGrid w:val="0"/>
              <w:ind w:left="259"/>
              <w:jc w:val="left"/>
              <w:rPr>
                <w:kern w:val="0"/>
                <w:sz w:val="24"/>
              </w:rPr>
            </w:pPr>
            <w:r>
              <w:rPr>
                <w:kern w:val="0"/>
                <w:sz w:val="24"/>
              </w:rPr>
              <w:t>:</w:t>
            </w:r>
          </w:p>
        </w:tc>
        <w:tc>
          <w:tcPr>
            <w:tcW w:w="4986" w:type="dxa"/>
          </w:tcPr>
          <w:p w14:paraId="57344650">
            <w:pPr>
              <w:autoSpaceDE w:val="0"/>
              <w:autoSpaceDN w:val="0"/>
              <w:adjustRightInd w:val="0"/>
              <w:snapToGrid w:val="0"/>
              <w:jc w:val="left"/>
              <w:rPr>
                <w:kern w:val="0"/>
                <w:sz w:val="24"/>
              </w:rPr>
            </w:pPr>
            <w:r>
              <w:rPr>
                <w:rFonts w:hint="eastAsia"/>
                <w:spacing w:val="-2"/>
                <w:kern w:val="0"/>
                <w:sz w:val="24"/>
              </w:rPr>
              <w:t>M</w:t>
            </w:r>
            <w:r>
              <w:rPr>
                <w:kern w:val="0"/>
                <w:sz w:val="24"/>
              </w:rPr>
              <w:t>ake</w:t>
            </w:r>
            <w:r>
              <w:rPr>
                <w:spacing w:val="9"/>
                <w:kern w:val="0"/>
                <w:sz w:val="24"/>
              </w:rPr>
              <w:t>r</w:t>
            </w:r>
            <w:r>
              <w:rPr>
                <w:spacing w:val="-13"/>
                <w:kern w:val="0"/>
                <w:sz w:val="24"/>
              </w:rPr>
              <w:t>’</w:t>
            </w:r>
            <w:r>
              <w:rPr>
                <w:kern w:val="0"/>
                <w:sz w:val="24"/>
              </w:rPr>
              <w:t>s standard</w:t>
            </w:r>
          </w:p>
        </w:tc>
      </w:tr>
    </w:tbl>
    <w:p w14:paraId="5A544EBE">
      <w:pPr>
        <w:tabs>
          <w:tab w:val="left" w:pos="3880"/>
        </w:tabs>
        <w:autoSpaceDE w:val="0"/>
        <w:autoSpaceDN w:val="0"/>
        <w:adjustRightInd w:val="0"/>
        <w:spacing w:line="240" w:lineRule="exact"/>
        <w:ind w:left="1009"/>
        <w:rPr>
          <w:kern w:val="0"/>
          <w:sz w:val="24"/>
        </w:rPr>
      </w:pPr>
    </w:p>
    <w:p w14:paraId="40B7E1B5">
      <w:pPr>
        <w:pStyle w:val="89"/>
      </w:pPr>
      <w:r>
        <w:t xml:space="preserve">The letter on the nameplate shall be in English. The fitting type of nameplate should be screw fitting or according </w:t>
      </w:r>
      <w:r>
        <w:rPr>
          <w:rFonts w:hint="eastAsia"/>
        </w:rPr>
        <w:t xml:space="preserve">to </w:t>
      </w:r>
      <w:r>
        <w:t>maker’s standard.</w:t>
      </w:r>
    </w:p>
    <w:p w14:paraId="139DA2AF">
      <w:pPr>
        <w:pStyle w:val="89"/>
      </w:pPr>
    </w:p>
    <w:p w14:paraId="107140E9">
      <w:pPr>
        <w:pStyle w:val="89"/>
      </w:pPr>
      <w:r>
        <w:t>The caution plates shall be in English.</w:t>
      </w:r>
    </w:p>
    <w:p w14:paraId="7FE0E2C0">
      <w:pPr>
        <w:pStyle w:val="89"/>
      </w:pPr>
    </w:p>
    <w:p w14:paraId="1EB4D069">
      <w:pPr>
        <w:pStyle w:val="3"/>
        <w:numPr>
          <w:ilvl w:val="2"/>
          <w:numId w:val="0"/>
        </w:numPr>
        <w:ind w:left="709" w:leftChars="0" w:hanging="709" w:firstLineChars="0"/>
        <w:jc w:val="left"/>
      </w:pPr>
      <w:bookmarkStart w:id="548" w:name="_Toc49257637"/>
      <w:bookmarkStart w:id="549" w:name="_Toc5723988"/>
      <w:bookmarkStart w:id="550" w:name="_Toc48311925"/>
      <w:bookmarkStart w:id="551" w:name="_Toc48573722"/>
      <w:bookmarkStart w:id="552" w:name="_Toc48573584"/>
      <w:r>
        <w:rPr>
          <w:rFonts w:hint="eastAsia" w:ascii="Arial" w:hAnsi="Arial" w:eastAsia="黑体" w:cs="Times New Roman"/>
          <w:b/>
          <w:bCs/>
          <w:caps/>
          <w:kern w:val="0"/>
          <w:sz w:val="24"/>
          <w:szCs w:val="24"/>
          <w:lang w:val="en-US" w:eastAsia="zh-CN" w:bidi="ar-SA"/>
        </w:rPr>
        <w:t>8.1.4</w:t>
      </w:r>
      <w:r>
        <w:rPr>
          <w:rFonts w:hint="eastAsia" w:cs="Times New Roman"/>
          <w:b/>
          <w:bCs/>
          <w:caps/>
          <w:kern w:val="0"/>
          <w:sz w:val="24"/>
          <w:szCs w:val="24"/>
          <w:lang w:val="en-US" w:eastAsia="zh-CN" w:bidi="ar-SA"/>
        </w:rPr>
        <w:t xml:space="preserve"> </w:t>
      </w:r>
      <w:r>
        <w:t>PAINTING COLORS</w:t>
      </w:r>
      <w:bookmarkEnd w:id="548"/>
      <w:bookmarkEnd w:id="549"/>
      <w:bookmarkEnd w:id="550"/>
      <w:bookmarkEnd w:id="551"/>
      <w:bookmarkEnd w:id="552"/>
    </w:p>
    <w:p w14:paraId="10C3D654">
      <w:pPr>
        <w:tabs>
          <w:tab w:val="left" w:pos="6220"/>
        </w:tabs>
        <w:autoSpaceDE w:val="0"/>
        <w:autoSpaceDN w:val="0"/>
        <w:adjustRightInd w:val="0"/>
        <w:ind w:left="1012" w:right="-20"/>
        <w:jc w:val="left"/>
        <w:rPr>
          <w:kern w:val="0"/>
          <w:sz w:val="24"/>
        </w:rPr>
      </w:pPr>
      <w:r>
        <w:rPr>
          <w:kern w:val="0"/>
          <w:sz w:val="24"/>
        </w:rPr>
        <w:t>Metal surfaces of the enclosure of electrical equipment shall be painted with the following colors or according to the Buyer’s specified.</w:t>
      </w:r>
    </w:p>
    <w:tbl>
      <w:tblPr>
        <w:tblStyle w:val="41"/>
        <w:tblW w:w="9187" w:type="dxa"/>
        <w:tblInd w:w="10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51"/>
        <w:gridCol w:w="4436"/>
      </w:tblGrid>
      <w:tr w14:paraId="49504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51" w:type="dxa"/>
          </w:tcPr>
          <w:p w14:paraId="1B2F4F84">
            <w:pPr>
              <w:tabs>
                <w:tab w:val="left" w:pos="6220"/>
              </w:tabs>
              <w:autoSpaceDE w:val="0"/>
              <w:autoSpaceDN w:val="0"/>
              <w:adjustRightInd w:val="0"/>
              <w:ind w:right="-23"/>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t>Generators, motors</w:t>
            </w:r>
          </w:p>
        </w:tc>
        <w:tc>
          <w:tcPr>
            <w:tcW w:w="4436" w:type="dxa"/>
          </w:tcPr>
          <w:p w14:paraId="6FD6D6D7">
            <w:pPr>
              <w:tabs>
                <w:tab w:val="left" w:pos="6220"/>
              </w:tabs>
              <w:autoSpaceDE w:val="0"/>
              <w:autoSpaceDN w:val="0"/>
              <w:adjustRightInd w:val="0"/>
              <w:ind w:right="-23"/>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t>Munsell code 7.5BG 7/2</w:t>
            </w:r>
          </w:p>
        </w:tc>
      </w:tr>
      <w:tr w14:paraId="4CBD0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51" w:type="dxa"/>
          </w:tcPr>
          <w:p w14:paraId="714F49A1">
            <w:pPr>
              <w:tabs>
                <w:tab w:val="left" w:pos="6220"/>
              </w:tabs>
              <w:autoSpaceDE w:val="0"/>
              <w:autoSpaceDN w:val="0"/>
              <w:adjustRightInd w:val="0"/>
              <w:ind w:right="-23"/>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t>Transformers</w:t>
            </w:r>
          </w:p>
        </w:tc>
        <w:tc>
          <w:tcPr>
            <w:tcW w:w="4436" w:type="dxa"/>
          </w:tcPr>
          <w:p w14:paraId="5CD6C543">
            <w:pPr>
              <w:tabs>
                <w:tab w:val="left" w:pos="6220"/>
              </w:tabs>
              <w:autoSpaceDE w:val="0"/>
              <w:autoSpaceDN w:val="0"/>
              <w:adjustRightInd w:val="0"/>
              <w:ind w:right="-23"/>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t>Munsell code 7.5BG 7/2</w:t>
            </w:r>
          </w:p>
        </w:tc>
      </w:tr>
      <w:tr w14:paraId="299A4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51" w:type="dxa"/>
          </w:tcPr>
          <w:p w14:paraId="74AD283B">
            <w:pPr>
              <w:tabs>
                <w:tab w:val="left" w:pos="6220"/>
              </w:tabs>
              <w:autoSpaceDE w:val="0"/>
              <w:autoSpaceDN w:val="0"/>
              <w:adjustRightInd w:val="0"/>
              <w:ind w:right="-23"/>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t>Switchboards, distribution panels and</w:t>
            </w:r>
            <w:r>
              <w:rPr>
                <w:rFonts w:hint="eastAsia" w:ascii="Times New Roman" w:hAnsi="Times New Roman" w:eastAsia="宋体" w:cs="Times New Roman"/>
                <w:kern w:val="0"/>
                <w:sz w:val="24"/>
                <w:szCs w:val="20"/>
              </w:rPr>
              <w:t xml:space="preserve"> </w:t>
            </w:r>
            <w:r>
              <w:rPr>
                <w:rFonts w:ascii="Times New Roman" w:hAnsi="Times New Roman" w:eastAsia="宋体" w:cs="Times New Roman"/>
                <w:kern w:val="0"/>
                <w:sz w:val="24"/>
                <w:szCs w:val="20"/>
              </w:rPr>
              <w:t>starter boards, engine control console etc.</w:t>
            </w:r>
          </w:p>
        </w:tc>
        <w:tc>
          <w:tcPr>
            <w:tcW w:w="4436" w:type="dxa"/>
          </w:tcPr>
          <w:p w14:paraId="14286602">
            <w:pPr>
              <w:tabs>
                <w:tab w:val="left" w:pos="6220"/>
              </w:tabs>
              <w:autoSpaceDE w:val="0"/>
              <w:autoSpaceDN w:val="0"/>
              <w:adjustRightInd w:val="0"/>
              <w:ind w:right="-23"/>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t>Munsell code 7.5BG 7/2</w:t>
            </w:r>
          </w:p>
        </w:tc>
      </w:tr>
      <w:tr w14:paraId="0B135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51" w:type="dxa"/>
          </w:tcPr>
          <w:p w14:paraId="3955DCBD">
            <w:pPr>
              <w:tabs>
                <w:tab w:val="left" w:pos="6220"/>
              </w:tabs>
              <w:autoSpaceDE w:val="0"/>
              <w:autoSpaceDN w:val="0"/>
              <w:adjustRightInd w:val="0"/>
              <w:ind w:right="-23"/>
              <w:jc w:val="left"/>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Bridge</w:t>
            </w:r>
            <w:r>
              <w:rPr>
                <w:rFonts w:ascii="Times New Roman" w:hAnsi="Times New Roman" w:eastAsia="宋体" w:cs="Times New Roman"/>
                <w:kern w:val="0"/>
                <w:sz w:val="24"/>
                <w:szCs w:val="20"/>
              </w:rPr>
              <w:t xml:space="preserve"> control console</w:t>
            </w:r>
          </w:p>
        </w:tc>
        <w:tc>
          <w:tcPr>
            <w:tcW w:w="4436" w:type="dxa"/>
          </w:tcPr>
          <w:p w14:paraId="5E8387DA">
            <w:pPr>
              <w:tabs>
                <w:tab w:val="left" w:pos="6220"/>
              </w:tabs>
              <w:autoSpaceDE w:val="0"/>
              <w:autoSpaceDN w:val="0"/>
              <w:adjustRightInd w:val="0"/>
              <w:ind w:right="-23"/>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t>Munsell code 7.5BG 7/2</w:t>
            </w:r>
          </w:p>
        </w:tc>
      </w:tr>
      <w:tr w14:paraId="350FF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51" w:type="dxa"/>
          </w:tcPr>
          <w:p w14:paraId="48A3370D">
            <w:pPr>
              <w:tabs>
                <w:tab w:val="left" w:pos="6220"/>
              </w:tabs>
              <w:autoSpaceDE w:val="0"/>
              <w:autoSpaceDN w:val="0"/>
              <w:adjustRightInd w:val="0"/>
              <w:ind w:right="-23"/>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t>Interior communication,</w:t>
            </w:r>
            <w:r>
              <w:rPr>
                <w:rFonts w:hint="eastAsia" w:ascii="Times New Roman" w:hAnsi="Times New Roman" w:eastAsia="宋体" w:cs="Times New Roman"/>
                <w:kern w:val="0"/>
                <w:sz w:val="24"/>
                <w:szCs w:val="20"/>
              </w:rPr>
              <w:t xml:space="preserve"> </w:t>
            </w:r>
            <w:r>
              <w:rPr>
                <w:rFonts w:ascii="Times New Roman" w:hAnsi="Times New Roman" w:eastAsia="宋体" w:cs="Times New Roman"/>
                <w:kern w:val="0"/>
                <w:sz w:val="24"/>
                <w:szCs w:val="20"/>
              </w:rPr>
              <w:t>navigation and radio equipment</w:t>
            </w:r>
          </w:p>
          <w:p w14:paraId="0F7089AF">
            <w:pPr>
              <w:tabs>
                <w:tab w:val="left" w:pos="6220"/>
              </w:tabs>
              <w:autoSpaceDE w:val="0"/>
              <w:autoSpaceDN w:val="0"/>
              <w:adjustRightInd w:val="0"/>
              <w:ind w:right="-23"/>
              <w:jc w:val="left"/>
              <w:rPr>
                <w:rFonts w:ascii="Times New Roman" w:hAnsi="Times New Roman" w:eastAsia="宋体" w:cs="Times New Roman"/>
                <w:kern w:val="0"/>
                <w:sz w:val="24"/>
                <w:szCs w:val="20"/>
              </w:rPr>
            </w:pPr>
          </w:p>
        </w:tc>
        <w:tc>
          <w:tcPr>
            <w:tcW w:w="4436" w:type="dxa"/>
          </w:tcPr>
          <w:p w14:paraId="7C931CB4">
            <w:pPr>
              <w:tabs>
                <w:tab w:val="left" w:pos="6220"/>
              </w:tabs>
              <w:autoSpaceDE w:val="0"/>
              <w:autoSpaceDN w:val="0"/>
              <w:adjustRightInd w:val="0"/>
              <w:ind w:right="-23"/>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t>Manufacturer's standards</w:t>
            </w:r>
          </w:p>
        </w:tc>
      </w:tr>
      <w:tr w14:paraId="66332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51" w:type="dxa"/>
          </w:tcPr>
          <w:p w14:paraId="6C6AE832">
            <w:pPr>
              <w:tabs>
                <w:tab w:val="left" w:pos="6220"/>
              </w:tabs>
              <w:autoSpaceDE w:val="0"/>
              <w:autoSpaceDN w:val="0"/>
              <w:adjustRightInd w:val="0"/>
              <w:ind w:right="-23"/>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t>General alarm and other emergency operating equipment</w:t>
            </w:r>
          </w:p>
        </w:tc>
        <w:tc>
          <w:tcPr>
            <w:tcW w:w="4436" w:type="dxa"/>
          </w:tcPr>
          <w:p w14:paraId="6FD1335E">
            <w:pPr>
              <w:tabs>
                <w:tab w:val="left" w:pos="6220"/>
              </w:tabs>
              <w:autoSpaceDE w:val="0"/>
              <w:autoSpaceDN w:val="0"/>
              <w:adjustRightInd w:val="0"/>
              <w:ind w:right="-23"/>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t>Munsell code 5R4/13 (Red)</w:t>
            </w:r>
          </w:p>
        </w:tc>
      </w:tr>
      <w:tr w14:paraId="3247F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51" w:type="dxa"/>
          </w:tcPr>
          <w:p w14:paraId="641B420E">
            <w:pPr>
              <w:tabs>
                <w:tab w:val="left" w:pos="6220"/>
              </w:tabs>
              <w:autoSpaceDE w:val="0"/>
              <w:autoSpaceDN w:val="0"/>
              <w:adjustRightInd w:val="0"/>
              <w:ind w:right="-23"/>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t>Others</w:t>
            </w:r>
          </w:p>
        </w:tc>
        <w:tc>
          <w:tcPr>
            <w:tcW w:w="4436" w:type="dxa"/>
          </w:tcPr>
          <w:p w14:paraId="2541EFE6">
            <w:pPr>
              <w:tabs>
                <w:tab w:val="left" w:pos="6220"/>
              </w:tabs>
              <w:autoSpaceDE w:val="0"/>
              <w:autoSpaceDN w:val="0"/>
              <w:adjustRightInd w:val="0"/>
              <w:ind w:right="-23"/>
              <w:jc w:val="left"/>
              <w:rPr>
                <w:rFonts w:ascii="Times New Roman" w:hAnsi="Times New Roman" w:eastAsia="宋体" w:cs="Times New Roman"/>
                <w:kern w:val="0"/>
                <w:sz w:val="24"/>
                <w:szCs w:val="20"/>
              </w:rPr>
            </w:pPr>
            <w:r>
              <w:rPr>
                <w:rFonts w:ascii="Times New Roman" w:hAnsi="Times New Roman" w:eastAsia="宋体" w:cs="Times New Roman"/>
                <w:kern w:val="0"/>
                <w:sz w:val="24"/>
                <w:szCs w:val="20"/>
              </w:rPr>
              <w:t>Manufacturer's standard</w:t>
            </w:r>
          </w:p>
        </w:tc>
      </w:tr>
    </w:tbl>
    <w:p w14:paraId="38CD41FB">
      <w:pPr>
        <w:tabs>
          <w:tab w:val="left" w:pos="6220"/>
        </w:tabs>
        <w:autoSpaceDE w:val="0"/>
        <w:autoSpaceDN w:val="0"/>
        <w:adjustRightInd w:val="0"/>
        <w:ind w:left="1012" w:right="-20"/>
        <w:jc w:val="left"/>
        <w:rPr>
          <w:kern w:val="0"/>
          <w:sz w:val="24"/>
        </w:rPr>
      </w:pPr>
    </w:p>
    <w:p w14:paraId="705EDA34">
      <w:pPr>
        <w:tabs>
          <w:tab w:val="left" w:pos="6220"/>
        </w:tabs>
        <w:autoSpaceDE w:val="0"/>
        <w:autoSpaceDN w:val="0"/>
        <w:adjustRightInd w:val="0"/>
        <w:ind w:left="1012" w:right="-20"/>
        <w:jc w:val="left"/>
        <w:rPr>
          <w:kern w:val="0"/>
          <w:sz w:val="24"/>
        </w:rPr>
      </w:pPr>
    </w:p>
    <w:p w14:paraId="3AFBB03C">
      <w:pPr>
        <w:pStyle w:val="71"/>
        <w:ind w:left="743"/>
      </w:pPr>
      <w:r>
        <w:t xml:space="preserve">Interior </w:t>
      </w:r>
      <w:r>
        <w:rPr>
          <w:spacing w:val="-2"/>
        </w:rPr>
        <w:t>m</w:t>
      </w:r>
      <w:r>
        <w:t>etal s</w:t>
      </w:r>
      <w:r>
        <w:rPr>
          <w:spacing w:val="-1"/>
        </w:rPr>
        <w:t>u</w:t>
      </w:r>
      <w:r>
        <w:t>rfaces of e</w:t>
      </w:r>
      <w:r>
        <w:rPr>
          <w:spacing w:val="-1"/>
        </w:rPr>
        <w:t>l</w:t>
      </w:r>
      <w:r>
        <w:t>ectrical equip</w:t>
      </w:r>
      <w:r>
        <w:rPr>
          <w:spacing w:val="-2"/>
        </w:rPr>
        <w:t>m</w:t>
      </w:r>
      <w:r>
        <w:t>ent shall</w:t>
      </w:r>
      <w:r>
        <w:rPr>
          <w:spacing w:val="7"/>
        </w:rPr>
        <w:t xml:space="preserve"> </w:t>
      </w:r>
      <w:r>
        <w:t xml:space="preserve">be </w:t>
      </w:r>
      <w:r>
        <w:rPr>
          <w:spacing w:val="-1"/>
        </w:rPr>
        <w:t>p</w:t>
      </w:r>
      <w:r>
        <w:t>ainted with</w:t>
      </w:r>
      <w:r>
        <w:rPr>
          <w:spacing w:val="6"/>
        </w:rPr>
        <w:t xml:space="preserve"> </w:t>
      </w:r>
      <w:r>
        <w:rPr>
          <w:spacing w:val="-2"/>
        </w:rPr>
        <w:t>m</w:t>
      </w:r>
      <w:r>
        <w:t>anufacturer</w:t>
      </w:r>
      <w:r>
        <w:rPr>
          <w:spacing w:val="-1"/>
        </w:rPr>
        <w:t>'</w:t>
      </w:r>
      <w:r>
        <w:t>s standard</w:t>
      </w:r>
      <w:r>
        <w:rPr>
          <w:spacing w:val="-1"/>
        </w:rPr>
        <w:t xml:space="preserve"> </w:t>
      </w:r>
      <w:r>
        <w:t>colors.</w:t>
      </w:r>
    </w:p>
    <w:p w14:paraId="57D76ACE">
      <w:pPr>
        <w:tabs>
          <w:tab w:val="left" w:pos="3880"/>
        </w:tabs>
        <w:autoSpaceDE w:val="0"/>
        <w:autoSpaceDN w:val="0"/>
        <w:adjustRightInd w:val="0"/>
        <w:ind w:left="1009"/>
        <w:rPr>
          <w:kern w:val="0"/>
          <w:sz w:val="24"/>
        </w:rPr>
      </w:pPr>
    </w:p>
    <w:p w14:paraId="3C9CF254">
      <w:pPr>
        <w:pStyle w:val="71"/>
        <w:ind w:left="743"/>
      </w:pPr>
      <w:r>
        <w:t>Resin made surface of electrical equipment shall be of manufacturer's standard colors.</w:t>
      </w:r>
    </w:p>
    <w:p w14:paraId="77B9AB2C">
      <w:pPr>
        <w:tabs>
          <w:tab w:val="left" w:pos="3880"/>
        </w:tabs>
        <w:autoSpaceDE w:val="0"/>
        <w:autoSpaceDN w:val="0"/>
        <w:adjustRightInd w:val="0"/>
        <w:ind w:left="1009"/>
        <w:rPr>
          <w:kern w:val="0"/>
          <w:sz w:val="24"/>
        </w:rPr>
      </w:pPr>
    </w:p>
    <w:p w14:paraId="7022325B">
      <w:pPr>
        <w:pStyle w:val="71"/>
        <w:ind w:left="743"/>
      </w:pPr>
      <w:r>
        <w:rPr>
          <w:rFonts w:hint="eastAsia"/>
        </w:rPr>
        <w:t>Emergency lights to be provided with red mark.</w:t>
      </w:r>
    </w:p>
    <w:p w14:paraId="1658682E">
      <w:pPr>
        <w:pStyle w:val="71"/>
        <w:ind w:left="743"/>
      </w:pPr>
    </w:p>
    <w:p w14:paraId="1307C418">
      <w:pPr>
        <w:pStyle w:val="3"/>
        <w:numPr>
          <w:ilvl w:val="2"/>
          <w:numId w:val="0"/>
        </w:numPr>
        <w:ind w:left="709" w:leftChars="0" w:hanging="709" w:firstLineChars="0"/>
        <w:jc w:val="left"/>
      </w:pPr>
      <w:bookmarkStart w:id="553" w:name="_Toc48573585"/>
      <w:bookmarkStart w:id="554" w:name="_Toc49257638"/>
      <w:bookmarkStart w:id="555" w:name="_Toc48573723"/>
      <w:bookmarkStart w:id="556" w:name="_Toc5723989"/>
      <w:bookmarkStart w:id="557" w:name="_Toc48311926"/>
      <w:r>
        <w:rPr>
          <w:rFonts w:hint="eastAsia" w:ascii="Arial" w:hAnsi="Arial" w:eastAsia="黑体" w:cs="Times New Roman"/>
          <w:b/>
          <w:bCs/>
          <w:caps/>
          <w:kern w:val="0"/>
          <w:sz w:val="24"/>
          <w:szCs w:val="24"/>
          <w:lang w:val="en-US" w:eastAsia="zh-CN" w:bidi="ar-SA"/>
        </w:rPr>
        <w:t>8.1.5</w:t>
      </w:r>
      <w:r>
        <w:rPr>
          <w:rFonts w:hint="eastAsia" w:cs="Times New Roman"/>
          <w:b/>
          <w:bCs/>
          <w:caps/>
          <w:kern w:val="0"/>
          <w:sz w:val="24"/>
          <w:szCs w:val="24"/>
          <w:lang w:val="en-US" w:eastAsia="zh-CN" w:bidi="ar-SA"/>
        </w:rPr>
        <w:t xml:space="preserve"> </w:t>
      </w:r>
      <w:r>
        <w:t>MARK AND ARRANGEMENT OF BUS BAR</w:t>
      </w:r>
      <w:bookmarkEnd w:id="553"/>
      <w:bookmarkEnd w:id="554"/>
      <w:bookmarkEnd w:id="555"/>
      <w:bookmarkEnd w:id="556"/>
      <w:bookmarkEnd w:id="557"/>
    </w:p>
    <w:p w14:paraId="49AB5312">
      <w:pPr>
        <w:pStyle w:val="71"/>
        <w:ind w:left="743"/>
      </w:pPr>
      <w:r>
        <w:t>Bus</w:t>
      </w:r>
      <w:r>
        <w:rPr>
          <w:spacing w:val="15"/>
        </w:rPr>
        <w:t xml:space="preserve"> </w:t>
      </w:r>
      <w:r>
        <w:t>bars</w:t>
      </w:r>
      <w:r>
        <w:rPr>
          <w:spacing w:val="15"/>
        </w:rPr>
        <w:t xml:space="preserve"> </w:t>
      </w:r>
      <w:r>
        <w:t>and</w:t>
      </w:r>
      <w:r>
        <w:rPr>
          <w:spacing w:val="15"/>
        </w:rPr>
        <w:t xml:space="preserve"> </w:t>
      </w:r>
      <w:r>
        <w:t>connections</w:t>
      </w:r>
      <w:r>
        <w:rPr>
          <w:spacing w:val="15"/>
        </w:rPr>
        <w:t xml:space="preserve"> </w:t>
      </w:r>
      <w:r>
        <w:t>of</w:t>
      </w:r>
      <w:r>
        <w:rPr>
          <w:spacing w:val="15"/>
        </w:rPr>
        <w:t xml:space="preserve"> </w:t>
      </w:r>
      <w:r>
        <w:rPr>
          <w:spacing w:val="-2"/>
        </w:rPr>
        <w:t>m</w:t>
      </w:r>
      <w:r>
        <w:t>ajor</w:t>
      </w:r>
      <w:r>
        <w:rPr>
          <w:spacing w:val="16"/>
        </w:rPr>
        <w:t xml:space="preserve"> </w:t>
      </w:r>
      <w:r>
        <w:t>power</w:t>
      </w:r>
      <w:r>
        <w:rPr>
          <w:spacing w:val="16"/>
        </w:rPr>
        <w:t xml:space="preserve"> </w:t>
      </w:r>
      <w:r>
        <w:t>equi</w:t>
      </w:r>
      <w:r>
        <w:rPr>
          <w:spacing w:val="-1"/>
        </w:rPr>
        <w:t>p</w:t>
      </w:r>
      <w:r>
        <w:rPr>
          <w:spacing w:val="-2"/>
        </w:rPr>
        <w:t>m</w:t>
      </w:r>
      <w:r>
        <w:t>ent</w:t>
      </w:r>
      <w:r>
        <w:rPr>
          <w:spacing w:val="16"/>
        </w:rPr>
        <w:t xml:space="preserve"> </w:t>
      </w:r>
      <w:r>
        <w:t>shall</w:t>
      </w:r>
      <w:r>
        <w:rPr>
          <w:spacing w:val="16"/>
        </w:rPr>
        <w:t xml:space="preserve"> </w:t>
      </w:r>
      <w:r>
        <w:rPr>
          <w:spacing w:val="-1"/>
        </w:rPr>
        <w:t>b</w:t>
      </w:r>
      <w:r>
        <w:t>e</w:t>
      </w:r>
      <w:r>
        <w:rPr>
          <w:spacing w:val="16"/>
        </w:rPr>
        <w:t xml:space="preserve"> </w:t>
      </w:r>
      <w:r>
        <w:rPr>
          <w:spacing w:val="-2"/>
        </w:rPr>
        <w:t>m</w:t>
      </w:r>
      <w:r>
        <w:t>arked</w:t>
      </w:r>
      <w:r>
        <w:rPr>
          <w:spacing w:val="16"/>
        </w:rPr>
        <w:t xml:space="preserve"> </w:t>
      </w:r>
      <w:r>
        <w:t>with</w:t>
      </w:r>
      <w:r>
        <w:rPr>
          <w:spacing w:val="16"/>
        </w:rPr>
        <w:t xml:space="preserve"> </w:t>
      </w:r>
      <w:r>
        <w:t>ta</w:t>
      </w:r>
      <w:r>
        <w:rPr>
          <w:spacing w:val="-1"/>
        </w:rPr>
        <w:t>p</w:t>
      </w:r>
      <w:r>
        <w:t>es,</w:t>
      </w:r>
      <w:r>
        <w:rPr>
          <w:spacing w:val="16"/>
        </w:rPr>
        <w:t xml:space="preserve"> </w:t>
      </w:r>
      <w:r>
        <w:t>p</w:t>
      </w:r>
      <w:r>
        <w:rPr>
          <w:spacing w:val="-1"/>
        </w:rPr>
        <w:t>a</w:t>
      </w:r>
      <w:r>
        <w:t xml:space="preserve">ints, letters </w:t>
      </w:r>
      <w:r>
        <w:rPr>
          <w:spacing w:val="-1"/>
        </w:rPr>
        <w:t>o</w:t>
      </w:r>
      <w:r>
        <w:t>r e</w:t>
      </w:r>
      <w:r>
        <w:rPr>
          <w:spacing w:val="-1"/>
        </w:rPr>
        <w:t>q</w:t>
      </w:r>
      <w:r>
        <w:t>uivale</w:t>
      </w:r>
      <w:r>
        <w:rPr>
          <w:spacing w:val="-1"/>
        </w:rPr>
        <w:t>n</w:t>
      </w:r>
      <w:r>
        <w:t>t and</w:t>
      </w:r>
      <w:r>
        <w:rPr>
          <w:spacing w:val="-1"/>
        </w:rPr>
        <w:t xml:space="preserve"> </w:t>
      </w:r>
      <w:r>
        <w:t>shall be arranged as follows:</w:t>
      </w:r>
    </w:p>
    <w:p w14:paraId="77E078A8">
      <w:pPr>
        <w:tabs>
          <w:tab w:val="left" w:pos="3880"/>
        </w:tabs>
        <w:autoSpaceDE w:val="0"/>
        <w:autoSpaceDN w:val="0"/>
        <w:adjustRightInd w:val="0"/>
        <w:ind w:left="1009"/>
        <w:rPr>
          <w:kern w:val="0"/>
          <w:sz w:val="24"/>
        </w:rPr>
      </w:pPr>
    </w:p>
    <w:p w14:paraId="426BF5F2">
      <w:pPr>
        <w:tabs>
          <w:tab w:val="left" w:pos="1540"/>
        </w:tabs>
        <w:autoSpaceDE w:val="0"/>
        <w:autoSpaceDN w:val="0"/>
        <w:adjustRightInd w:val="0"/>
        <w:spacing w:line="240" w:lineRule="exact"/>
        <w:ind w:left="1012" w:right="-20"/>
        <w:jc w:val="left"/>
        <w:rPr>
          <w:kern w:val="0"/>
          <w:sz w:val="24"/>
        </w:rPr>
      </w:pPr>
      <w:r>
        <w:rPr>
          <w:kern w:val="0"/>
          <w:sz w:val="24"/>
        </w:rPr>
        <w:t>(A)</w:t>
      </w:r>
      <w:r>
        <w:rPr>
          <w:kern w:val="0"/>
          <w:sz w:val="24"/>
        </w:rPr>
        <w:tab/>
      </w:r>
      <w:r>
        <w:rPr>
          <w:kern w:val="0"/>
          <w:sz w:val="24"/>
        </w:rPr>
        <w:t>A.C. system</w:t>
      </w:r>
    </w:p>
    <w:p w14:paraId="06D829E0">
      <w:pPr>
        <w:tabs>
          <w:tab w:val="left" w:pos="3880"/>
        </w:tabs>
        <w:autoSpaceDE w:val="0"/>
        <w:autoSpaceDN w:val="0"/>
        <w:adjustRightInd w:val="0"/>
        <w:ind w:left="1009"/>
        <w:rPr>
          <w:kern w:val="0"/>
          <w:sz w:val="24"/>
        </w:rPr>
      </w:pPr>
    </w:p>
    <w:p w14:paraId="058BF7B5">
      <w:pPr>
        <w:tabs>
          <w:tab w:val="left" w:pos="3096"/>
          <w:tab w:val="left" w:pos="4536"/>
          <w:tab w:val="left" w:pos="7275"/>
        </w:tabs>
        <w:autoSpaceDE w:val="0"/>
        <w:autoSpaceDN w:val="0"/>
        <w:adjustRightInd w:val="0"/>
        <w:ind w:left="1482" w:right="-20"/>
        <w:jc w:val="left"/>
        <w:rPr>
          <w:b/>
          <w:kern w:val="0"/>
          <w:sz w:val="24"/>
        </w:rPr>
      </w:pPr>
    </w:p>
    <w:tbl>
      <w:tblPr>
        <w:tblStyle w:val="40"/>
        <w:tblW w:w="0" w:type="auto"/>
        <w:tblInd w:w="14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47"/>
        <w:gridCol w:w="1174"/>
        <w:gridCol w:w="834"/>
        <w:gridCol w:w="714"/>
        <w:gridCol w:w="901"/>
        <w:gridCol w:w="701"/>
      </w:tblGrid>
      <w:tr w14:paraId="14B4C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0" w:hRule="exact"/>
        </w:trPr>
        <w:tc>
          <w:tcPr>
            <w:tcW w:w="1347" w:type="dxa"/>
          </w:tcPr>
          <w:p w14:paraId="737CF6A3">
            <w:pPr>
              <w:autoSpaceDE w:val="0"/>
              <w:autoSpaceDN w:val="0"/>
              <w:adjustRightInd w:val="0"/>
              <w:spacing w:before="15"/>
              <w:jc w:val="center"/>
              <w:rPr>
                <w:kern w:val="0"/>
                <w:sz w:val="24"/>
              </w:rPr>
            </w:pPr>
            <w:r>
              <w:rPr>
                <w:b/>
                <w:kern w:val="0"/>
                <w:sz w:val="24"/>
              </w:rPr>
              <w:t>Source side</w:t>
            </w:r>
          </w:p>
        </w:tc>
        <w:tc>
          <w:tcPr>
            <w:tcW w:w="1174" w:type="dxa"/>
          </w:tcPr>
          <w:p w14:paraId="2AE19216">
            <w:pPr>
              <w:autoSpaceDE w:val="0"/>
              <w:autoSpaceDN w:val="0"/>
              <w:adjustRightInd w:val="0"/>
              <w:spacing w:before="15"/>
              <w:jc w:val="center"/>
              <w:rPr>
                <w:kern w:val="0"/>
                <w:sz w:val="24"/>
              </w:rPr>
            </w:pPr>
            <w:r>
              <w:rPr>
                <w:b/>
                <w:kern w:val="0"/>
                <w:sz w:val="24"/>
              </w:rPr>
              <w:t>Load side</w:t>
            </w:r>
          </w:p>
        </w:tc>
        <w:tc>
          <w:tcPr>
            <w:tcW w:w="834" w:type="dxa"/>
          </w:tcPr>
          <w:p w14:paraId="29B463EF">
            <w:pPr>
              <w:autoSpaceDE w:val="0"/>
              <w:autoSpaceDN w:val="0"/>
              <w:adjustRightInd w:val="0"/>
              <w:spacing w:before="15"/>
              <w:jc w:val="center"/>
              <w:rPr>
                <w:kern w:val="0"/>
                <w:sz w:val="24"/>
              </w:rPr>
            </w:pPr>
            <w:r>
              <w:rPr>
                <w:b/>
                <w:kern w:val="0"/>
                <w:sz w:val="24"/>
              </w:rPr>
              <w:t>Color</w:t>
            </w:r>
          </w:p>
        </w:tc>
        <w:tc>
          <w:tcPr>
            <w:tcW w:w="2316" w:type="dxa"/>
            <w:gridSpan w:val="3"/>
          </w:tcPr>
          <w:p w14:paraId="7FF9A91F">
            <w:pPr>
              <w:autoSpaceDE w:val="0"/>
              <w:autoSpaceDN w:val="0"/>
              <w:adjustRightInd w:val="0"/>
              <w:spacing w:before="15"/>
              <w:jc w:val="center"/>
              <w:rPr>
                <w:kern w:val="0"/>
                <w:sz w:val="24"/>
              </w:rPr>
            </w:pPr>
            <w:r>
              <w:rPr>
                <w:b/>
                <w:kern w:val="0"/>
                <w:sz w:val="24"/>
              </w:rPr>
              <w:t>Arrange</w:t>
            </w:r>
            <w:r>
              <w:rPr>
                <w:b/>
                <w:spacing w:val="-2"/>
                <w:kern w:val="0"/>
                <w:sz w:val="24"/>
              </w:rPr>
              <w:t>m</w:t>
            </w:r>
            <w:r>
              <w:rPr>
                <w:b/>
                <w:kern w:val="0"/>
                <w:sz w:val="24"/>
              </w:rPr>
              <w:t>ent</w:t>
            </w:r>
          </w:p>
        </w:tc>
      </w:tr>
      <w:tr w14:paraId="49CE7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0" w:hRule="exact"/>
        </w:trPr>
        <w:tc>
          <w:tcPr>
            <w:tcW w:w="1347" w:type="dxa"/>
          </w:tcPr>
          <w:p w14:paraId="2F717836">
            <w:pPr>
              <w:autoSpaceDE w:val="0"/>
              <w:autoSpaceDN w:val="0"/>
              <w:adjustRightInd w:val="0"/>
              <w:spacing w:before="15"/>
              <w:jc w:val="center"/>
              <w:rPr>
                <w:kern w:val="0"/>
                <w:sz w:val="24"/>
              </w:rPr>
            </w:pPr>
            <w:r>
              <w:rPr>
                <w:kern w:val="0"/>
                <w:sz w:val="24"/>
              </w:rPr>
              <w:t>Phase R</w:t>
            </w:r>
          </w:p>
        </w:tc>
        <w:tc>
          <w:tcPr>
            <w:tcW w:w="1174" w:type="dxa"/>
          </w:tcPr>
          <w:p w14:paraId="68DD6A76">
            <w:pPr>
              <w:autoSpaceDE w:val="0"/>
              <w:autoSpaceDN w:val="0"/>
              <w:adjustRightInd w:val="0"/>
              <w:spacing w:before="15"/>
              <w:jc w:val="center"/>
              <w:rPr>
                <w:kern w:val="0"/>
                <w:sz w:val="24"/>
              </w:rPr>
            </w:pPr>
            <w:r>
              <w:rPr>
                <w:kern w:val="0"/>
                <w:sz w:val="24"/>
              </w:rPr>
              <w:t>Phase U</w:t>
            </w:r>
          </w:p>
        </w:tc>
        <w:tc>
          <w:tcPr>
            <w:tcW w:w="834" w:type="dxa"/>
          </w:tcPr>
          <w:p w14:paraId="04FBB896">
            <w:pPr>
              <w:autoSpaceDE w:val="0"/>
              <w:autoSpaceDN w:val="0"/>
              <w:adjustRightInd w:val="0"/>
              <w:spacing w:before="15"/>
              <w:jc w:val="center"/>
              <w:rPr>
                <w:kern w:val="0"/>
                <w:sz w:val="24"/>
              </w:rPr>
            </w:pPr>
            <w:r>
              <w:rPr>
                <w:rFonts w:hint="eastAsia"/>
                <w:kern w:val="0"/>
                <w:sz w:val="24"/>
              </w:rPr>
              <w:t>Black</w:t>
            </w:r>
          </w:p>
        </w:tc>
        <w:tc>
          <w:tcPr>
            <w:tcW w:w="714" w:type="dxa"/>
          </w:tcPr>
          <w:p w14:paraId="0561B841">
            <w:pPr>
              <w:autoSpaceDE w:val="0"/>
              <w:autoSpaceDN w:val="0"/>
              <w:adjustRightInd w:val="0"/>
              <w:spacing w:before="15"/>
              <w:jc w:val="center"/>
              <w:rPr>
                <w:kern w:val="0"/>
                <w:sz w:val="24"/>
              </w:rPr>
            </w:pPr>
            <w:r>
              <w:rPr>
                <w:kern w:val="0"/>
                <w:sz w:val="24"/>
              </w:rPr>
              <w:t>Left</w:t>
            </w:r>
          </w:p>
        </w:tc>
        <w:tc>
          <w:tcPr>
            <w:tcW w:w="901" w:type="dxa"/>
          </w:tcPr>
          <w:p w14:paraId="4309C7A0">
            <w:pPr>
              <w:autoSpaceDE w:val="0"/>
              <w:autoSpaceDN w:val="0"/>
              <w:adjustRightInd w:val="0"/>
              <w:spacing w:before="15"/>
              <w:jc w:val="center"/>
              <w:rPr>
                <w:kern w:val="0"/>
                <w:sz w:val="24"/>
              </w:rPr>
            </w:pPr>
            <w:r>
              <w:rPr>
                <w:kern w:val="0"/>
                <w:sz w:val="24"/>
              </w:rPr>
              <w:t>Top</w:t>
            </w:r>
          </w:p>
        </w:tc>
        <w:tc>
          <w:tcPr>
            <w:tcW w:w="701" w:type="dxa"/>
          </w:tcPr>
          <w:p w14:paraId="197927D9">
            <w:pPr>
              <w:autoSpaceDE w:val="0"/>
              <w:autoSpaceDN w:val="0"/>
              <w:adjustRightInd w:val="0"/>
              <w:spacing w:before="15"/>
              <w:jc w:val="center"/>
              <w:rPr>
                <w:kern w:val="0"/>
                <w:sz w:val="24"/>
              </w:rPr>
            </w:pPr>
            <w:r>
              <w:rPr>
                <w:kern w:val="0"/>
                <w:sz w:val="24"/>
              </w:rPr>
              <w:t>Front</w:t>
            </w:r>
          </w:p>
        </w:tc>
      </w:tr>
      <w:tr w14:paraId="4D57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0" w:hRule="exact"/>
        </w:trPr>
        <w:tc>
          <w:tcPr>
            <w:tcW w:w="1347" w:type="dxa"/>
          </w:tcPr>
          <w:p w14:paraId="02E39ADB">
            <w:pPr>
              <w:autoSpaceDE w:val="0"/>
              <w:autoSpaceDN w:val="0"/>
              <w:adjustRightInd w:val="0"/>
              <w:spacing w:before="15"/>
              <w:jc w:val="center"/>
              <w:rPr>
                <w:kern w:val="0"/>
                <w:sz w:val="24"/>
              </w:rPr>
            </w:pPr>
            <w:r>
              <w:rPr>
                <w:kern w:val="0"/>
                <w:sz w:val="24"/>
              </w:rPr>
              <w:t>Phase S</w:t>
            </w:r>
          </w:p>
        </w:tc>
        <w:tc>
          <w:tcPr>
            <w:tcW w:w="1174" w:type="dxa"/>
          </w:tcPr>
          <w:p w14:paraId="77E5F58C">
            <w:pPr>
              <w:autoSpaceDE w:val="0"/>
              <w:autoSpaceDN w:val="0"/>
              <w:adjustRightInd w:val="0"/>
              <w:spacing w:before="15"/>
              <w:jc w:val="center"/>
              <w:rPr>
                <w:kern w:val="0"/>
                <w:sz w:val="24"/>
              </w:rPr>
            </w:pPr>
            <w:r>
              <w:rPr>
                <w:kern w:val="0"/>
                <w:sz w:val="24"/>
              </w:rPr>
              <w:t>Phase V</w:t>
            </w:r>
          </w:p>
        </w:tc>
        <w:tc>
          <w:tcPr>
            <w:tcW w:w="834" w:type="dxa"/>
          </w:tcPr>
          <w:p w14:paraId="2EB5D0F2">
            <w:pPr>
              <w:autoSpaceDE w:val="0"/>
              <w:autoSpaceDN w:val="0"/>
              <w:adjustRightInd w:val="0"/>
              <w:spacing w:before="15"/>
              <w:jc w:val="center"/>
              <w:rPr>
                <w:kern w:val="0"/>
                <w:sz w:val="24"/>
              </w:rPr>
            </w:pPr>
            <w:r>
              <w:rPr>
                <w:rFonts w:hint="eastAsia"/>
                <w:kern w:val="0"/>
                <w:sz w:val="24"/>
              </w:rPr>
              <w:t>Brown</w:t>
            </w:r>
          </w:p>
        </w:tc>
        <w:tc>
          <w:tcPr>
            <w:tcW w:w="2316" w:type="dxa"/>
            <w:gridSpan w:val="3"/>
          </w:tcPr>
          <w:p w14:paraId="26AE32BB">
            <w:pPr>
              <w:autoSpaceDE w:val="0"/>
              <w:autoSpaceDN w:val="0"/>
              <w:adjustRightInd w:val="0"/>
              <w:spacing w:before="15"/>
              <w:jc w:val="center"/>
              <w:rPr>
                <w:kern w:val="0"/>
                <w:sz w:val="24"/>
              </w:rPr>
            </w:pPr>
            <w:r>
              <w:rPr>
                <w:kern w:val="0"/>
                <w:sz w:val="24"/>
              </w:rPr>
              <w:t>to</w:t>
            </w:r>
          </w:p>
          <w:p w14:paraId="7F434312">
            <w:pPr>
              <w:autoSpaceDE w:val="0"/>
              <w:autoSpaceDN w:val="0"/>
              <w:adjustRightInd w:val="0"/>
              <w:spacing w:before="15"/>
              <w:jc w:val="center"/>
              <w:rPr>
                <w:kern w:val="0"/>
                <w:sz w:val="24"/>
              </w:rPr>
            </w:pPr>
          </w:p>
          <w:p w14:paraId="19790FAB">
            <w:pPr>
              <w:autoSpaceDE w:val="0"/>
              <w:autoSpaceDN w:val="0"/>
              <w:adjustRightInd w:val="0"/>
              <w:spacing w:before="15"/>
              <w:jc w:val="center"/>
              <w:rPr>
                <w:kern w:val="0"/>
                <w:sz w:val="24"/>
              </w:rPr>
            </w:pPr>
          </w:p>
        </w:tc>
      </w:tr>
      <w:tr w14:paraId="28784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3" w:hRule="exact"/>
        </w:trPr>
        <w:tc>
          <w:tcPr>
            <w:tcW w:w="1347" w:type="dxa"/>
          </w:tcPr>
          <w:p w14:paraId="31AE8EFD">
            <w:pPr>
              <w:autoSpaceDE w:val="0"/>
              <w:autoSpaceDN w:val="0"/>
              <w:adjustRightInd w:val="0"/>
              <w:spacing w:before="15"/>
              <w:jc w:val="center"/>
              <w:rPr>
                <w:kern w:val="0"/>
                <w:sz w:val="24"/>
              </w:rPr>
            </w:pPr>
            <w:r>
              <w:rPr>
                <w:kern w:val="0"/>
                <w:sz w:val="24"/>
              </w:rPr>
              <w:t>Phase T</w:t>
            </w:r>
          </w:p>
        </w:tc>
        <w:tc>
          <w:tcPr>
            <w:tcW w:w="1174" w:type="dxa"/>
          </w:tcPr>
          <w:p w14:paraId="1A11AF1D">
            <w:pPr>
              <w:autoSpaceDE w:val="0"/>
              <w:autoSpaceDN w:val="0"/>
              <w:adjustRightInd w:val="0"/>
              <w:spacing w:before="15"/>
              <w:jc w:val="center"/>
              <w:rPr>
                <w:kern w:val="0"/>
                <w:sz w:val="24"/>
              </w:rPr>
            </w:pPr>
            <w:r>
              <w:rPr>
                <w:kern w:val="0"/>
                <w:sz w:val="24"/>
              </w:rPr>
              <w:t>Phase W</w:t>
            </w:r>
          </w:p>
        </w:tc>
        <w:tc>
          <w:tcPr>
            <w:tcW w:w="834" w:type="dxa"/>
          </w:tcPr>
          <w:p w14:paraId="13C24360">
            <w:pPr>
              <w:autoSpaceDE w:val="0"/>
              <w:autoSpaceDN w:val="0"/>
              <w:adjustRightInd w:val="0"/>
              <w:spacing w:before="15"/>
              <w:jc w:val="center"/>
              <w:rPr>
                <w:kern w:val="0"/>
                <w:sz w:val="24"/>
              </w:rPr>
            </w:pPr>
            <w:r>
              <w:rPr>
                <w:rFonts w:hint="eastAsia"/>
                <w:kern w:val="0"/>
                <w:sz w:val="24"/>
              </w:rPr>
              <w:t>Grey</w:t>
            </w:r>
          </w:p>
        </w:tc>
        <w:tc>
          <w:tcPr>
            <w:tcW w:w="714" w:type="dxa"/>
          </w:tcPr>
          <w:p w14:paraId="72F0A78F">
            <w:pPr>
              <w:autoSpaceDE w:val="0"/>
              <w:autoSpaceDN w:val="0"/>
              <w:adjustRightInd w:val="0"/>
              <w:spacing w:before="15"/>
              <w:jc w:val="center"/>
              <w:rPr>
                <w:kern w:val="0"/>
                <w:sz w:val="24"/>
              </w:rPr>
            </w:pPr>
            <w:r>
              <w:rPr>
                <w:kern w:val="0"/>
                <w:sz w:val="24"/>
              </w:rPr>
              <w:t>Right</w:t>
            </w:r>
          </w:p>
        </w:tc>
        <w:tc>
          <w:tcPr>
            <w:tcW w:w="901" w:type="dxa"/>
          </w:tcPr>
          <w:p w14:paraId="7350615D">
            <w:pPr>
              <w:autoSpaceDE w:val="0"/>
              <w:autoSpaceDN w:val="0"/>
              <w:adjustRightInd w:val="0"/>
              <w:spacing w:before="15"/>
              <w:jc w:val="center"/>
              <w:rPr>
                <w:kern w:val="0"/>
                <w:sz w:val="24"/>
              </w:rPr>
            </w:pPr>
            <w:r>
              <w:rPr>
                <w:kern w:val="0"/>
                <w:sz w:val="24"/>
              </w:rPr>
              <w:t>Bottom</w:t>
            </w:r>
          </w:p>
        </w:tc>
        <w:tc>
          <w:tcPr>
            <w:tcW w:w="701" w:type="dxa"/>
          </w:tcPr>
          <w:p w14:paraId="65DA2FB8">
            <w:pPr>
              <w:autoSpaceDE w:val="0"/>
              <w:autoSpaceDN w:val="0"/>
              <w:adjustRightInd w:val="0"/>
              <w:spacing w:before="15"/>
              <w:jc w:val="center"/>
              <w:rPr>
                <w:kern w:val="0"/>
                <w:sz w:val="24"/>
              </w:rPr>
            </w:pPr>
            <w:r>
              <w:rPr>
                <w:kern w:val="0"/>
                <w:sz w:val="24"/>
              </w:rPr>
              <w:t>Back</w:t>
            </w:r>
          </w:p>
        </w:tc>
      </w:tr>
    </w:tbl>
    <w:p w14:paraId="519885C2">
      <w:pPr>
        <w:widowControl/>
        <w:jc w:val="left"/>
        <w:rPr>
          <w:kern w:val="0"/>
          <w:sz w:val="24"/>
        </w:rPr>
      </w:pPr>
    </w:p>
    <w:p w14:paraId="7FBC0943">
      <w:pPr>
        <w:tabs>
          <w:tab w:val="left" w:pos="3880"/>
        </w:tabs>
        <w:autoSpaceDE w:val="0"/>
        <w:autoSpaceDN w:val="0"/>
        <w:adjustRightInd w:val="0"/>
        <w:ind w:left="1009"/>
        <w:rPr>
          <w:kern w:val="0"/>
          <w:sz w:val="24"/>
        </w:rPr>
      </w:pPr>
    </w:p>
    <w:p w14:paraId="482C736B">
      <w:pPr>
        <w:tabs>
          <w:tab w:val="left" w:pos="1540"/>
        </w:tabs>
        <w:autoSpaceDE w:val="0"/>
        <w:autoSpaceDN w:val="0"/>
        <w:adjustRightInd w:val="0"/>
        <w:spacing w:line="240" w:lineRule="exact"/>
        <w:ind w:left="1012" w:right="-20"/>
        <w:jc w:val="left"/>
        <w:rPr>
          <w:kern w:val="0"/>
          <w:sz w:val="24"/>
        </w:rPr>
      </w:pPr>
      <w:r>
        <w:rPr>
          <w:kern w:val="0"/>
          <w:sz w:val="24"/>
        </w:rPr>
        <w:t>(B)</w:t>
      </w:r>
      <w:r>
        <w:rPr>
          <w:kern w:val="0"/>
          <w:sz w:val="24"/>
        </w:rPr>
        <w:tab/>
      </w:r>
      <w:r>
        <w:rPr>
          <w:kern w:val="0"/>
          <w:sz w:val="24"/>
        </w:rPr>
        <w:t>DC. system</w:t>
      </w:r>
    </w:p>
    <w:p w14:paraId="2D515D43">
      <w:pPr>
        <w:tabs>
          <w:tab w:val="left" w:pos="3880"/>
        </w:tabs>
        <w:autoSpaceDE w:val="0"/>
        <w:autoSpaceDN w:val="0"/>
        <w:adjustRightInd w:val="0"/>
        <w:ind w:left="1009"/>
        <w:rPr>
          <w:kern w:val="0"/>
          <w:sz w:val="24"/>
        </w:rPr>
      </w:pPr>
    </w:p>
    <w:p w14:paraId="13E4537A">
      <w:pPr>
        <w:tabs>
          <w:tab w:val="left" w:pos="3640"/>
          <w:tab w:val="left" w:pos="7040"/>
        </w:tabs>
        <w:autoSpaceDE w:val="0"/>
        <w:autoSpaceDN w:val="0"/>
        <w:adjustRightInd w:val="0"/>
        <w:ind w:left="1483" w:leftChars="706" w:right="-20" w:firstLine="482" w:firstLineChars="200"/>
        <w:jc w:val="left"/>
        <w:rPr>
          <w:b/>
          <w:kern w:val="0"/>
          <w:sz w:val="24"/>
        </w:rPr>
      </w:pPr>
    </w:p>
    <w:tbl>
      <w:tblPr>
        <w:tblStyle w:val="40"/>
        <w:tblW w:w="0" w:type="auto"/>
        <w:tblInd w:w="14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27"/>
        <w:gridCol w:w="1329"/>
        <w:gridCol w:w="714"/>
        <w:gridCol w:w="901"/>
        <w:gridCol w:w="701"/>
      </w:tblGrid>
      <w:tr w14:paraId="2243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27" w:type="dxa"/>
          </w:tcPr>
          <w:p w14:paraId="1F571D55">
            <w:pPr>
              <w:autoSpaceDE w:val="0"/>
              <w:autoSpaceDN w:val="0"/>
              <w:adjustRightInd w:val="0"/>
              <w:ind w:right="-20"/>
              <w:jc w:val="center"/>
              <w:rPr>
                <w:kern w:val="0"/>
                <w:sz w:val="24"/>
              </w:rPr>
            </w:pPr>
            <w:r>
              <w:rPr>
                <w:b/>
                <w:kern w:val="0"/>
                <w:sz w:val="24"/>
              </w:rPr>
              <w:t>Pole</w:t>
            </w:r>
          </w:p>
        </w:tc>
        <w:tc>
          <w:tcPr>
            <w:tcW w:w="1329" w:type="dxa"/>
          </w:tcPr>
          <w:p w14:paraId="21553687">
            <w:pPr>
              <w:autoSpaceDE w:val="0"/>
              <w:autoSpaceDN w:val="0"/>
              <w:adjustRightInd w:val="0"/>
              <w:ind w:left="515" w:right="-20"/>
              <w:jc w:val="left"/>
              <w:rPr>
                <w:kern w:val="0"/>
                <w:sz w:val="24"/>
              </w:rPr>
            </w:pPr>
            <w:r>
              <w:rPr>
                <w:b/>
                <w:kern w:val="0"/>
                <w:sz w:val="24"/>
              </w:rPr>
              <w:t>Color</w:t>
            </w:r>
          </w:p>
        </w:tc>
        <w:tc>
          <w:tcPr>
            <w:tcW w:w="2316" w:type="dxa"/>
            <w:gridSpan w:val="3"/>
          </w:tcPr>
          <w:p w14:paraId="5A85E53F">
            <w:pPr>
              <w:autoSpaceDE w:val="0"/>
              <w:autoSpaceDN w:val="0"/>
              <w:adjustRightInd w:val="0"/>
              <w:jc w:val="center"/>
              <w:rPr>
                <w:kern w:val="0"/>
                <w:sz w:val="24"/>
              </w:rPr>
            </w:pPr>
            <w:r>
              <w:rPr>
                <w:b/>
                <w:kern w:val="0"/>
                <w:sz w:val="24"/>
              </w:rPr>
              <w:t>Arrange</w:t>
            </w:r>
            <w:r>
              <w:rPr>
                <w:b/>
                <w:spacing w:val="-2"/>
                <w:kern w:val="0"/>
                <w:sz w:val="24"/>
              </w:rPr>
              <w:t>m</w:t>
            </w:r>
            <w:r>
              <w:rPr>
                <w:b/>
                <w:kern w:val="0"/>
                <w:sz w:val="24"/>
              </w:rPr>
              <w:t>ent</w:t>
            </w:r>
          </w:p>
        </w:tc>
      </w:tr>
      <w:tr w14:paraId="3E0FD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27" w:type="dxa"/>
          </w:tcPr>
          <w:p w14:paraId="707AC4F3">
            <w:pPr>
              <w:autoSpaceDE w:val="0"/>
              <w:autoSpaceDN w:val="0"/>
              <w:adjustRightInd w:val="0"/>
              <w:ind w:right="-20"/>
              <w:jc w:val="center"/>
              <w:rPr>
                <w:kern w:val="0"/>
                <w:sz w:val="24"/>
              </w:rPr>
            </w:pPr>
            <w:r>
              <w:rPr>
                <w:kern w:val="0"/>
                <w:sz w:val="24"/>
              </w:rPr>
              <w:t>Positive</w:t>
            </w:r>
            <w:r>
              <w:rPr>
                <w:spacing w:val="-1"/>
                <w:kern w:val="0"/>
                <w:sz w:val="24"/>
              </w:rPr>
              <w:t xml:space="preserve"> </w:t>
            </w:r>
            <w:r>
              <w:rPr>
                <w:kern w:val="0"/>
                <w:sz w:val="24"/>
              </w:rPr>
              <w:t>(+)</w:t>
            </w:r>
          </w:p>
        </w:tc>
        <w:tc>
          <w:tcPr>
            <w:tcW w:w="1329" w:type="dxa"/>
          </w:tcPr>
          <w:p w14:paraId="73C4EB01">
            <w:pPr>
              <w:autoSpaceDE w:val="0"/>
              <w:autoSpaceDN w:val="0"/>
              <w:adjustRightInd w:val="0"/>
              <w:ind w:left="515" w:right="-20"/>
              <w:jc w:val="left"/>
              <w:rPr>
                <w:kern w:val="0"/>
                <w:sz w:val="24"/>
              </w:rPr>
            </w:pPr>
            <w:r>
              <w:rPr>
                <w:rFonts w:hint="eastAsia"/>
                <w:kern w:val="0"/>
                <w:sz w:val="24"/>
              </w:rPr>
              <w:t>Brown</w:t>
            </w:r>
          </w:p>
        </w:tc>
        <w:tc>
          <w:tcPr>
            <w:tcW w:w="714" w:type="dxa"/>
          </w:tcPr>
          <w:p w14:paraId="23AA327D">
            <w:pPr>
              <w:autoSpaceDE w:val="0"/>
              <w:autoSpaceDN w:val="0"/>
              <w:adjustRightInd w:val="0"/>
              <w:jc w:val="center"/>
              <w:rPr>
                <w:kern w:val="0"/>
                <w:sz w:val="24"/>
              </w:rPr>
            </w:pPr>
            <w:r>
              <w:rPr>
                <w:kern w:val="0"/>
                <w:sz w:val="24"/>
              </w:rPr>
              <w:t>Le</w:t>
            </w:r>
            <w:r>
              <w:rPr>
                <w:spacing w:val="-1"/>
                <w:kern w:val="0"/>
                <w:sz w:val="24"/>
              </w:rPr>
              <w:t>f</w:t>
            </w:r>
            <w:r>
              <w:rPr>
                <w:kern w:val="0"/>
                <w:sz w:val="24"/>
              </w:rPr>
              <w:t>t</w:t>
            </w:r>
          </w:p>
        </w:tc>
        <w:tc>
          <w:tcPr>
            <w:tcW w:w="901" w:type="dxa"/>
          </w:tcPr>
          <w:p w14:paraId="6DCDC9B0">
            <w:pPr>
              <w:autoSpaceDE w:val="0"/>
              <w:autoSpaceDN w:val="0"/>
              <w:adjustRightInd w:val="0"/>
              <w:jc w:val="center"/>
              <w:rPr>
                <w:kern w:val="0"/>
                <w:sz w:val="24"/>
              </w:rPr>
            </w:pPr>
            <w:r>
              <w:rPr>
                <w:kern w:val="0"/>
                <w:sz w:val="24"/>
              </w:rPr>
              <w:t>Top</w:t>
            </w:r>
          </w:p>
        </w:tc>
        <w:tc>
          <w:tcPr>
            <w:tcW w:w="701" w:type="dxa"/>
          </w:tcPr>
          <w:p w14:paraId="28903A92">
            <w:pPr>
              <w:autoSpaceDE w:val="0"/>
              <w:autoSpaceDN w:val="0"/>
              <w:adjustRightInd w:val="0"/>
              <w:jc w:val="center"/>
              <w:rPr>
                <w:kern w:val="0"/>
                <w:sz w:val="24"/>
              </w:rPr>
            </w:pPr>
            <w:r>
              <w:rPr>
                <w:kern w:val="0"/>
                <w:sz w:val="24"/>
              </w:rPr>
              <w:t>Front</w:t>
            </w:r>
          </w:p>
        </w:tc>
      </w:tr>
      <w:tr w14:paraId="7EB16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972" w:type="dxa"/>
            <w:gridSpan w:val="5"/>
          </w:tcPr>
          <w:p w14:paraId="69AA2126">
            <w:pPr>
              <w:autoSpaceDE w:val="0"/>
              <w:autoSpaceDN w:val="0"/>
              <w:adjustRightInd w:val="0"/>
              <w:jc w:val="center"/>
              <w:rPr>
                <w:kern w:val="0"/>
                <w:sz w:val="24"/>
              </w:rPr>
            </w:pPr>
            <w:r>
              <w:rPr>
                <w:rFonts w:hint="eastAsia"/>
                <w:kern w:val="0"/>
                <w:sz w:val="24"/>
              </w:rPr>
              <w:t>to</w:t>
            </w:r>
          </w:p>
        </w:tc>
      </w:tr>
      <w:tr w14:paraId="109E8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327" w:type="dxa"/>
          </w:tcPr>
          <w:p w14:paraId="43821583">
            <w:pPr>
              <w:autoSpaceDE w:val="0"/>
              <w:autoSpaceDN w:val="0"/>
              <w:adjustRightInd w:val="0"/>
              <w:ind w:right="-20"/>
              <w:jc w:val="center"/>
              <w:rPr>
                <w:kern w:val="0"/>
                <w:sz w:val="24"/>
              </w:rPr>
            </w:pPr>
            <w:r>
              <w:rPr>
                <w:kern w:val="0"/>
                <w:sz w:val="24"/>
              </w:rPr>
              <w:t>Negative (-)</w:t>
            </w:r>
          </w:p>
        </w:tc>
        <w:tc>
          <w:tcPr>
            <w:tcW w:w="1329" w:type="dxa"/>
          </w:tcPr>
          <w:p w14:paraId="1B7D76A8">
            <w:pPr>
              <w:autoSpaceDE w:val="0"/>
              <w:autoSpaceDN w:val="0"/>
              <w:adjustRightInd w:val="0"/>
              <w:ind w:left="516" w:right="-20"/>
              <w:jc w:val="left"/>
              <w:rPr>
                <w:kern w:val="0"/>
                <w:sz w:val="24"/>
              </w:rPr>
            </w:pPr>
            <w:r>
              <w:rPr>
                <w:kern w:val="0"/>
                <w:sz w:val="24"/>
              </w:rPr>
              <w:t>Blue</w:t>
            </w:r>
          </w:p>
        </w:tc>
        <w:tc>
          <w:tcPr>
            <w:tcW w:w="714" w:type="dxa"/>
          </w:tcPr>
          <w:p w14:paraId="46A0BACA">
            <w:pPr>
              <w:autoSpaceDE w:val="0"/>
              <w:autoSpaceDN w:val="0"/>
              <w:adjustRightInd w:val="0"/>
              <w:jc w:val="center"/>
              <w:rPr>
                <w:kern w:val="0"/>
                <w:sz w:val="24"/>
              </w:rPr>
            </w:pPr>
            <w:r>
              <w:rPr>
                <w:kern w:val="0"/>
                <w:sz w:val="24"/>
              </w:rPr>
              <w:t>Right</w:t>
            </w:r>
          </w:p>
        </w:tc>
        <w:tc>
          <w:tcPr>
            <w:tcW w:w="901" w:type="dxa"/>
          </w:tcPr>
          <w:p w14:paraId="47DC3BD6">
            <w:pPr>
              <w:autoSpaceDE w:val="0"/>
              <w:autoSpaceDN w:val="0"/>
              <w:adjustRightInd w:val="0"/>
              <w:jc w:val="center"/>
              <w:rPr>
                <w:kern w:val="0"/>
                <w:sz w:val="24"/>
              </w:rPr>
            </w:pPr>
            <w:r>
              <w:rPr>
                <w:kern w:val="0"/>
                <w:sz w:val="24"/>
              </w:rPr>
              <w:t>Bottom</w:t>
            </w:r>
          </w:p>
        </w:tc>
        <w:tc>
          <w:tcPr>
            <w:tcW w:w="701" w:type="dxa"/>
          </w:tcPr>
          <w:p w14:paraId="4BD0AB27">
            <w:pPr>
              <w:autoSpaceDE w:val="0"/>
              <w:autoSpaceDN w:val="0"/>
              <w:adjustRightInd w:val="0"/>
              <w:jc w:val="center"/>
              <w:rPr>
                <w:kern w:val="0"/>
                <w:sz w:val="24"/>
              </w:rPr>
            </w:pPr>
            <w:r>
              <w:rPr>
                <w:kern w:val="0"/>
                <w:sz w:val="24"/>
              </w:rPr>
              <w:t>Back</w:t>
            </w:r>
          </w:p>
        </w:tc>
      </w:tr>
    </w:tbl>
    <w:p w14:paraId="5D40E053">
      <w:pPr>
        <w:pStyle w:val="3"/>
        <w:numPr>
          <w:ilvl w:val="2"/>
          <w:numId w:val="0"/>
        </w:numPr>
        <w:ind w:left="709" w:leftChars="0" w:hanging="709" w:firstLineChars="0"/>
        <w:jc w:val="left"/>
      </w:pPr>
      <w:bookmarkStart w:id="558" w:name="_Toc49257639"/>
      <w:bookmarkStart w:id="559" w:name="_Toc5723990"/>
      <w:bookmarkStart w:id="560" w:name="_Toc48573586"/>
      <w:bookmarkStart w:id="561" w:name="_Toc48311927"/>
      <w:bookmarkStart w:id="562" w:name="_Toc48573724"/>
      <w:r>
        <w:rPr>
          <w:rFonts w:hint="eastAsia" w:ascii="Arial" w:hAnsi="Arial" w:eastAsia="黑体" w:cs="Times New Roman"/>
          <w:b/>
          <w:bCs/>
          <w:caps/>
          <w:kern w:val="0"/>
          <w:sz w:val="24"/>
          <w:szCs w:val="24"/>
          <w:lang w:val="en-US" w:eastAsia="zh-CN" w:bidi="ar-SA"/>
        </w:rPr>
        <w:t>8.1.6</w:t>
      </w:r>
      <w:r>
        <w:rPr>
          <w:rFonts w:hint="eastAsia" w:cs="Times New Roman"/>
          <w:b/>
          <w:bCs/>
          <w:caps/>
          <w:kern w:val="0"/>
          <w:sz w:val="24"/>
          <w:szCs w:val="24"/>
          <w:lang w:val="en-US" w:eastAsia="zh-CN" w:bidi="ar-SA"/>
        </w:rPr>
        <w:t xml:space="preserve"> </w:t>
      </w:r>
      <w:r>
        <w:t>EQUIPMENT AND MATERIAL</w:t>
      </w:r>
      <w:bookmarkEnd w:id="558"/>
      <w:bookmarkEnd w:id="559"/>
      <w:bookmarkEnd w:id="560"/>
      <w:bookmarkEnd w:id="561"/>
      <w:bookmarkEnd w:id="562"/>
    </w:p>
    <w:p w14:paraId="61E82A8F">
      <w:pPr>
        <w:pStyle w:val="71"/>
        <w:ind w:left="743"/>
      </w:pPr>
      <w:r>
        <w:t>Electrical e</w:t>
      </w:r>
      <w:r>
        <w:rPr>
          <w:spacing w:val="-1"/>
        </w:rPr>
        <w:t>q</w:t>
      </w:r>
      <w:r>
        <w:t>uip</w:t>
      </w:r>
      <w:r>
        <w:rPr>
          <w:spacing w:val="-2"/>
        </w:rPr>
        <w:t>m</w:t>
      </w:r>
      <w:r>
        <w:t xml:space="preserve">ent and </w:t>
      </w:r>
      <w:r>
        <w:rPr>
          <w:spacing w:val="-2"/>
        </w:rPr>
        <w:t>m</w:t>
      </w:r>
      <w:r>
        <w:t>aterial sh</w:t>
      </w:r>
      <w:r>
        <w:rPr>
          <w:spacing w:val="-1"/>
        </w:rPr>
        <w:t>a</w:t>
      </w:r>
      <w:r>
        <w:t xml:space="preserve">ll be </w:t>
      </w:r>
      <w:r>
        <w:rPr>
          <w:spacing w:val="-2"/>
        </w:rPr>
        <w:t>m</w:t>
      </w:r>
      <w:r>
        <w:t>arine use one in general.</w:t>
      </w:r>
    </w:p>
    <w:p w14:paraId="7207D188">
      <w:pPr>
        <w:pStyle w:val="71"/>
        <w:ind w:left="743"/>
      </w:pPr>
    </w:p>
    <w:p w14:paraId="223EB0B6">
      <w:pPr>
        <w:tabs>
          <w:tab w:val="left" w:pos="3880"/>
        </w:tabs>
        <w:autoSpaceDE w:val="0"/>
        <w:autoSpaceDN w:val="0"/>
        <w:adjustRightInd w:val="0"/>
        <w:ind w:left="1009"/>
        <w:rPr>
          <w:b/>
        </w:rPr>
      </w:pPr>
      <w:r>
        <w:rPr>
          <w:b/>
          <w:i/>
          <w:iCs/>
        </w:rPr>
        <w:t>Control box with contact and emergency stop box (bunker station) on the open deck to be</w:t>
      </w:r>
      <w:r>
        <w:rPr>
          <w:rFonts w:hint="eastAsia"/>
          <w:b/>
          <w:i/>
          <w:iCs/>
        </w:rPr>
        <w:t xml:space="preserve"> </w:t>
      </w:r>
      <w:r>
        <w:rPr>
          <w:b/>
          <w:i/>
          <w:iCs/>
        </w:rPr>
        <w:t>provided with space heater. Not including switches, reefer container sockets junction</w:t>
      </w:r>
      <w:r>
        <w:rPr>
          <w:rFonts w:hint="eastAsia"/>
          <w:b/>
          <w:i/>
          <w:iCs/>
        </w:rPr>
        <w:t xml:space="preserve"> </w:t>
      </w:r>
      <w:r>
        <w:rPr>
          <w:b/>
          <w:i/>
          <w:iCs/>
        </w:rPr>
        <w:t>boxes, navigation and radio equipment.</w:t>
      </w:r>
      <w:r>
        <w:rPr>
          <w:b/>
        </w:rPr>
        <w:t xml:space="preserve"> </w:t>
      </w:r>
    </w:p>
    <w:p w14:paraId="224276F6">
      <w:pPr>
        <w:tabs>
          <w:tab w:val="left" w:pos="3880"/>
        </w:tabs>
        <w:autoSpaceDE w:val="0"/>
        <w:autoSpaceDN w:val="0"/>
        <w:adjustRightInd w:val="0"/>
        <w:ind w:left="1009"/>
        <w:rPr>
          <w:b/>
          <w:kern w:val="0"/>
          <w:sz w:val="24"/>
        </w:rPr>
      </w:pPr>
    </w:p>
    <w:p w14:paraId="03DA68AA">
      <w:pPr>
        <w:pStyle w:val="71"/>
        <w:ind w:left="743"/>
      </w:pPr>
      <w:r>
        <w:t>Fuse,</w:t>
      </w:r>
      <w:r>
        <w:rPr>
          <w:spacing w:val="6"/>
        </w:rPr>
        <w:t xml:space="preserve"> </w:t>
      </w:r>
      <w:r>
        <w:t>ter</w:t>
      </w:r>
      <w:r>
        <w:rPr>
          <w:spacing w:val="-2"/>
        </w:rPr>
        <w:t>m</w:t>
      </w:r>
      <w:r>
        <w:t>inal</w:t>
      </w:r>
      <w:r>
        <w:rPr>
          <w:spacing w:val="6"/>
        </w:rPr>
        <w:t xml:space="preserve"> </w:t>
      </w:r>
      <w:r>
        <w:t>and</w:t>
      </w:r>
      <w:r>
        <w:rPr>
          <w:spacing w:val="6"/>
        </w:rPr>
        <w:t xml:space="preserve"> </w:t>
      </w:r>
      <w:r>
        <w:t>la</w:t>
      </w:r>
      <w:r>
        <w:rPr>
          <w:spacing w:val="-2"/>
        </w:rPr>
        <w:t>m</w:t>
      </w:r>
      <w:r>
        <w:t>p</w:t>
      </w:r>
      <w:r>
        <w:rPr>
          <w:spacing w:val="6"/>
        </w:rPr>
        <w:t xml:space="preserve"> </w:t>
      </w:r>
      <w:r>
        <w:t>shall</w:t>
      </w:r>
      <w:r>
        <w:rPr>
          <w:spacing w:val="6"/>
        </w:rPr>
        <w:t xml:space="preserve"> </w:t>
      </w:r>
      <w:r>
        <w:t>be</w:t>
      </w:r>
      <w:r>
        <w:rPr>
          <w:spacing w:val="5"/>
        </w:rPr>
        <w:t xml:space="preserve"> </w:t>
      </w:r>
      <w:r>
        <w:t>as</w:t>
      </w:r>
      <w:r>
        <w:rPr>
          <w:spacing w:val="6"/>
        </w:rPr>
        <w:t xml:space="preserve"> </w:t>
      </w:r>
      <w:r>
        <w:rPr>
          <w:spacing w:val="-2"/>
        </w:rPr>
        <w:t>m</w:t>
      </w:r>
      <w:r>
        <w:t>ent</w:t>
      </w:r>
      <w:r>
        <w:rPr>
          <w:spacing w:val="-1"/>
        </w:rPr>
        <w:t>i</w:t>
      </w:r>
      <w:r>
        <w:t>oned</w:t>
      </w:r>
      <w:r>
        <w:rPr>
          <w:spacing w:val="6"/>
        </w:rPr>
        <w:t xml:space="preserve"> </w:t>
      </w:r>
      <w:r>
        <w:t>below,</w:t>
      </w:r>
      <w:r>
        <w:rPr>
          <w:spacing w:val="6"/>
        </w:rPr>
        <w:t xml:space="preserve"> </w:t>
      </w:r>
      <w:r>
        <w:t>except</w:t>
      </w:r>
      <w:r>
        <w:rPr>
          <w:spacing w:val="6"/>
        </w:rPr>
        <w:t xml:space="preserve"> </w:t>
      </w:r>
      <w:r>
        <w:rPr>
          <w:rFonts w:hint="eastAsia"/>
          <w:spacing w:val="6"/>
        </w:rPr>
        <w:t xml:space="preserve">for </w:t>
      </w:r>
      <w:r>
        <w:t>those</w:t>
      </w:r>
      <w:r>
        <w:rPr>
          <w:spacing w:val="6"/>
        </w:rPr>
        <w:t xml:space="preserve"> </w:t>
      </w:r>
      <w:r>
        <w:rPr>
          <w:rFonts w:hint="eastAsia"/>
        </w:rPr>
        <w:t>of</w:t>
      </w:r>
      <w:r>
        <w:rPr>
          <w:spacing w:val="6"/>
        </w:rPr>
        <w:t xml:space="preserve"> </w:t>
      </w:r>
      <w:r>
        <w:t>s</w:t>
      </w:r>
      <w:r>
        <w:rPr>
          <w:spacing w:val="-1"/>
        </w:rPr>
        <w:t>p</w:t>
      </w:r>
      <w:r>
        <w:t>ecial</w:t>
      </w:r>
      <w:r>
        <w:rPr>
          <w:spacing w:val="6"/>
        </w:rPr>
        <w:t xml:space="preserve"> </w:t>
      </w:r>
      <w:r>
        <w:t>equi</w:t>
      </w:r>
      <w:r>
        <w:rPr>
          <w:spacing w:val="-1"/>
        </w:rPr>
        <w:t>p</w:t>
      </w:r>
      <w:r>
        <w:rPr>
          <w:spacing w:val="-2"/>
        </w:rPr>
        <w:t>m</w:t>
      </w:r>
      <w:r>
        <w:t>ent such</w:t>
      </w:r>
      <w:r>
        <w:rPr>
          <w:spacing w:val="22"/>
        </w:rPr>
        <w:t xml:space="preserve"> </w:t>
      </w:r>
      <w:r>
        <w:t>as</w:t>
      </w:r>
      <w:r>
        <w:rPr>
          <w:spacing w:val="22"/>
        </w:rPr>
        <w:t xml:space="preserve"> </w:t>
      </w:r>
      <w:r>
        <w:t>navigation</w:t>
      </w:r>
      <w:r>
        <w:rPr>
          <w:spacing w:val="22"/>
        </w:rPr>
        <w:t xml:space="preserve"> </w:t>
      </w:r>
      <w:r>
        <w:t>instru</w:t>
      </w:r>
      <w:r>
        <w:rPr>
          <w:spacing w:val="-2"/>
        </w:rPr>
        <w:t>m</w:t>
      </w:r>
      <w:r>
        <w:t>ent,</w:t>
      </w:r>
      <w:r>
        <w:rPr>
          <w:spacing w:val="22"/>
        </w:rPr>
        <w:t xml:space="preserve"> </w:t>
      </w:r>
      <w:r>
        <w:t>radio</w:t>
      </w:r>
      <w:r>
        <w:rPr>
          <w:spacing w:val="22"/>
        </w:rPr>
        <w:t xml:space="preserve"> </w:t>
      </w:r>
      <w:r>
        <w:t>equip</w:t>
      </w:r>
      <w:r>
        <w:rPr>
          <w:spacing w:val="-2"/>
        </w:rPr>
        <w:t>m</w:t>
      </w:r>
      <w:r>
        <w:t>ent</w:t>
      </w:r>
      <w:r>
        <w:rPr>
          <w:spacing w:val="23"/>
        </w:rPr>
        <w:t xml:space="preserve"> </w:t>
      </w:r>
      <w:r>
        <w:t>and</w:t>
      </w:r>
      <w:r>
        <w:rPr>
          <w:spacing w:val="22"/>
        </w:rPr>
        <w:t xml:space="preserve"> </w:t>
      </w:r>
      <w:r>
        <w:t>other</w:t>
      </w:r>
      <w:r>
        <w:rPr>
          <w:spacing w:val="22"/>
        </w:rPr>
        <w:t xml:space="preserve"> </w:t>
      </w:r>
      <w:r>
        <w:t>electronic</w:t>
      </w:r>
      <w:r>
        <w:rPr>
          <w:spacing w:val="22"/>
        </w:rPr>
        <w:t xml:space="preserve"> </w:t>
      </w:r>
      <w:r>
        <w:t>equip</w:t>
      </w:r>
      <w:r>
        <w:rPr>
          <w:spacing w:val="-2"/>
        </w:rPr>
        <w:t>m</w:t>
      </w:r>
      <w:r>
        <w:t>ent</w:t>
      </w:r>
      <w:r>
        <w:rPr>
          <w:spacing w:val="22"/>
        </w:rPr>
        <w:t xml:space="preserve"> </w:t>
      </w:r>
      <w:r>
        <w:t>sh</w:t>
      </w:r>
      <w:r>
        <w:rPr>
          <w:spacing w:val="1"/>
        </w:rPr>
        <w:t>a</w:t>
      </w:r>
      <w:r>
        <w:t>ll</w:t>
      </w:r>
      <w:r>
        <w:rPr>
          <w:spacing w:val="22"/>
        </w:rPr>
        <w:t xml:space="preserve"> </w:t>
      </w:r>
      <w:r>
        <w:t>be</w:t>
      </w:r>
      <w:r>
        <w:rPr>
          <w:rFonts w:hint="eastAsia"/>
        </w:rPr>
        <w:t xml:space="preserve"> </w:t>
      </w:r>
      <w:r>
        <w:t>of</w:t>
      </w:r>
      <w:r>
        <w:rPr>
          <w:spacing w:val="1"/>
        </w:rPr>
        <w:t xml:space="preserve"> </w:t>
      </w:r>
      <w:r>
        <w:rPr>
          <w:rFonts w:hint="eastAsia"/>
          <w:spacing w:val="-2"/>
        </w:rPr>
        <w:t>M</w:t>
      </w:r>
      <w:r>
        <w:t>aker’s</w:t>
      </w:r>
      <w:r>
        <w:rPr>
          <w:spacing w:val="1"/>
        </w:rPr>
        <w:t xml:space="preserve"> </w:t>
      </w:r>
      <w:r>
        <w:t>standard.</w:t>
      </w:r>
    </w:p>
    <w:p w14:paraId="27A595D5">
      <w:pPr>
        <w:tabs>
          <w:tab w:val="left" w:pos="3880"/>
        </w:tabs>
        <w:autoSpaceDE w:val="0"/>
        <w:autoSpaceDN w:val="0"/>
        <w:adjustRightInd w:val="0"/>
        <w:ind w:left="1009"/>
        <w:rPr>
          <w:kern w:val="0"/>
          <w:sz w:val="24"/>
        </w:rPr>
      </w:pPr>
    </w:p>
    <w:p w14:paraId="76E995C0">
      <w:pPr>
        <w:tabs>
          <w:tab w:val="left" w:pos="2100"/>
        </w:tabs>
        <w:autoSpaceDE w:val="0"/>
        <w:autoSpaceDN w:val="0"/>
        <w:adjustRightInd w:val="0"/>
        <w:ind w:left="2115" w:right="-38" w:hanging="1133"/>
        <w:jc w:val="left"/>
        <w:rPr>
          <w:kern w:val="0"/>
          <w:sz w:val="24"/>
        </w:rPr>
      </w:pPr>
      <w:r>
        <w:rPr>
          <w:kern w:val="0"/>
          <w:sz w:val="24"/>
        </w:rPr>
        <w:t>Fuse</w:t>
      </w:r>
      <w:r>
        <w:rPr>
          <w:kern w:val="0"/>
          <w:sz w:val="24"/>
        </w:rPr>
        <w:tab/>
      </w:r>
      <w:r>
        <w:rPr>
          <w:kern w:val="0"/>
          <w:sz w:val="24"/>
        </w:rPr>
        <w:t>In</w:t>
      </w:r>
      <w:r>
        <w:rPr>
          <w:spacing w:val="9"/>
          <w:kern w:val="0"/>
          <w:sz w:val="24"/>
        </w:rPr>
        <w:t xml:space="preserve"> </w:t>
      </w:r>
      <w:r>
        <w:rPr>
          <w:kern w:val="0"/>
          <w:sz w:val="24"/>
        </w:rPr>
        <w:t>general,</w:t>
      </w:r>
      <w:r>
        <w:rPr>
          <w:spacing w:val="9"/>
          <w:kern w:val="0"/>
          <w:sz w:val="24"/>
        </w:rPr>
        <w:t xml:space="preserve"> </w:t>
      </w:r>
      <w:r>
        <w:rPr>
          <w:kern w:val="0"/>
          <w:sz w:val="24"/>
        </w:rPr>
        <w:t>tubular</w:t>
      </w:r>
      <w:r>
        <w:rPr>
          <w:spacing w:val="9"/>
          <w:kern w:val="0"/>
          <w:sz w:val="24"/>
        </w:rPr>
        <w:t xml:space="preserve"> </w:t>
      </w:r>
      <w:r>
        <w:rPr>
          <w:kern w:val="0"/>
          <w:sz w:val="24"/>
        </w:rPr>
        <w:t>or</w:t>
      </w:r>
      <w:r>
        <w:rPr>
          <w:spacing w:val="9"/>
          <w:kern w:val="0"/>
          <w:sz w:val="24"/>
        </w:rPr>
        <w:t xml:space="preserve"> </w:t>
      </w:r>
      <w:r>
        <w:rPr>
          <w:kern w:val="0"/>
          <w:sz w:val="24"/>
        </w:rPr>
        <w:t>screw</w:t>
      </w:r>
      <w:r>
        <w:rPr>
          <w:spacing w:val="9"/>
          <w:kern w:val="0"/>
          <w:sz w:val="24"/>
        </w:rPr>
        <w:t xml:space="preserve"> </w:t>
      </w:r>
      <w:r>
        <w:rPr>
          <w:kern w:val="0"/>
          <w:sz w:val="24"/>
        </w:rPr>
        <w:t>type</w:t>
      </w:r>
      <w:r>
        <w:rPr>
          <w:spacing w:val="9"/>
          <w:kern w:val="0"/>
          <w:sz w:val="24"/>
        </w:rPr>
        <w:t xml:space="preserve"> </w:t>
      </w:r>
      <w:r>
        <w:rPr>
          <w:kern w:val="0"/>
          <w:sz w:val="24"/>
        </w:rPr>
        <w:t>fuse</w:t>
      </w:r>
      <w:r>
        <w:rPr>
          <w:spacing w:val="10"/>
          <w:kern w:val="0"/>
          <w:sz w:val="24"/>
        </w:rPr>
        <w:t xml:space="preserve"> </w:t>
      </w:r>
      <w:r>
        <w:rPr>
          <w:kern w:val="0"/>
          <w:sz w:val="24"/>
        </w:rPr>
        <w:t>to</w:t>
      </w:r>
      <w:r>
        <w:rPr>
          <w:spacing w:val="10"/>
          <w:kern w:val="0"/>
          <w:sz w:val="24"/>
        </w:rPr>
        <w:t xml:space="preserve"> </w:t>
      </w:r>
      <w:r>
        <w:rPr>
          <w:kern w:val="0"/>
          <w:sz w:val="24"/>
        </w:rPr>
        <w:t>be</w:t>
      </w:r>
      <w:r>
        <w:rPr>
          <w:spacing w:val="10"/>
          <w:kern w:val="0"/>
          <w:sz w:val="24"/>
        </w:rPr>
        <w:t xml:space="preserve"> </w:t>
      </w:r>
      <w:r>
        <w:rPr>
          <w:kern w:val="0"/>
          <w:sz w:val="24"/>
        </w:rPr>
        <w:t>used</w:t>
      </w:r>
      <w:r>
        <w:rPr>
          <w:spacing w:val="10"/>
          <w:kern w:val="0"/>
          <w:sz w:val="24"/>
        </w:rPr>
        <w:t xml:space="preserve"> </w:t>
      </w:r>
      <w:r>
        <w:rPr>
          <w:kern w:val="0"/>
          <w:sz w:val="24"/>
        </w:rPr>
        <w:t>except</w:t>
      </w:r>
      <w:r>
        <w:rPr>
          <w:spacing w:val="10"/>
          <w:kern w:val="0"/>
          <w:sz w:val="24"/>
        </w:rPr>
        <w:t xml:space="preserve"> </w:t>
      </w:r>
      <w:r>
        <w:rPr>
          <w:kern w:val="0"/>
          <w:sz w:val="24"/>
        </w:rPr>
        <w:t>special</w:t>
      </w:r>
      <w:r>
        <w:rPr>
          <w:spacing w:val="10"/>
          <w:kern w:val="0"/>
          <w:sz w:val="24"/>
        </w:rPr>
        <w:t xml:space="preserve"> </w:t>
      </w:r>
      <w:r>
        <w:rPr>
          <w:kern w:val="0"/>
          <w:sz w:val="24"/>
        </w:rPr>
        <w:t>type</w:t>
      </w:r>
      <w:r>
        <w:rPr>
          <w:spacing w:val="10"/>
          <w:kern w:val="0"/>
          <w:sz w:val="24"/>
        </w:rPr>
        <w:t xml:space="preserve"> </w:t>
      </w:r>
      <w:r>
        <w:rPr>
          <w:kern w:val="0"/>
          <w:sz w:val="24"/>
        </w:rPr>
        <w:t>fuses</w:t>
      </w:r>
      <w:r>
        <w:rPr>
          <w:spacing w:val="10"/>
          <w:kern w:val="0"/>
          <w:sz w:val="24"/>
        </w:rPr>
        <w:t xml:space="preserve"> </w:t>
      </w:r>
      <w:r>
        <w:rPr>
          <w:kern w:val="0"/>
          <w:sz w:val="24"/>
        </w:rPr>
        <w:t>for electronic</w:t>
      </w:r>
      <w:r>
        <w:rPr>
          <w:spacing w:val="-1"/>
          <w:kern w:val="0"/>
          <w:sz w:val="24"/>
        </w:rPr>
        <w:t xml:space="preserve"> </w:t>
      </w:r>
      <w:r>
        <w:rPr>
          <w:kern w:val="0"/>
          <w:sz w:val="24"/>
        </w:rPr>
        <w:t>equip</w:t>
      </w:r>
      <w:r>
        <w:rPr>
          <w:spacing w:val="-2"/>
          <w:kern w:val="0"/>
          <w:sz w:val="24"/>
        </w:rPr>
        <w:t>m</w:t>
      </w:r>
      <w:r>
        <w:rPr>
          <w:kern w:val="0"/>
          <w:sz w:val="24"/>
        </w:rPr>
        <w:t>ent.</w:t>
      </w:r>
    </w:p>
    <w:p w14:paraId="56380C9E">
      <w:pPr>
        <w:tabs>
          <w:tab w:val="left" w:pos="2100"/>
        </w:tabs>
        <w:autoSpaceDE w:val="0"/>
        <w:autoSpaceDN w:val="0"/>
        <w:adjustRightInd w:val="0"/>
        <w:ind w:left="2115" w:right="-36" w:hanging="1133"/>
        <w:jc w:val="left"/>
        <w:rPr>
          <w:kern w:val="0"/>
          <w:sz w:val="24"/>
        </w:rPr>
      </w:pPr>
      <w:r>
        <w:rPr>
          <w:spacing w:val="-17"/>
          <w:kern w:val="0"/>
          <w:sz w:val="24"/>
        </w:rPr>
        <w:t>T</w:t>
      </w:r>
      <w:r>
        <w:rPr>
          <w:kern w:val="0"/>
          <w:sz w:val="24"/>
        </w:rPr>
        <w:t>er</w:t>
      </w:r>
      <w:r>
        <w:rPr>
          <w:spacing w:val="-2"/>
          <w:kern w:val="0"/>
          <w:sz w:val="24"/>
        </w:rPr>
        <w:t>m</w:t>
      </w:r>
      <w:r>
        <w:rPr>
          <w:kern w:val="0"/>
          <w:sz w:val="24"/>
        </w:rPr>
        <w:t>inal</w:t>
      </w:r>
      <w:r>
        <w:rPr>
          <w:kern w:val="0"/>
          <w:sz w:val="24"/>
        </w:rPr>
        <w:tab/>
      </w:r>
      <w:r>
        <w:rPr>
          <w:kern w:val="0"/>
          <w:sz w:val="24"/>
        </w:rPr>
        <w:t>Solderless</w:t>
      </w:r>
      <w:r>
        <w:rPr>
          <w:spacing w:val="8"/>
          <w:kern w:val="0"/>
          <w:sz w:val="24"/>
        </w:rPr>
        <w:t xml:space="preserve"> </w:t>
      </w:r>
      <w:r>
        <w:rPr>
          <w:kern w:val="0"/>
          <w:sz w:val="24"/>
        </w:rPr>
        <w:t>type</w:t>
      </w:r>
      <w:r>
        <w:rPr>
          <w:spacing w:val="8"/>
          <w:kern w:val="0"/>
          <w:sz w:val="24"/>
        </w:rPr>
        <w:t xml:space="preserve"> </w:t>
      </w:r>
      <w:r>
        <w:rPr>
          <w:kern w:val="0"/>
          <w:sz w:val="24"/>
        </w:rPr>
        <w:t>exce</w:t>
      </w:r>
      <w:r>
        <w:rPr>
          <w:spacing w:val="-1"/>
          <w:kern w:val="0"/>
          <w:sz w:val="24"/>
        </w:rPr>
        <w:t>p</w:t>
      </w:r>
      <w:r>
        <w:rPr>
          <w:kern w:val="0"/>
          <w:sz w:val="24"/>
        </w:rPr>
        <w:t>t</w:t>
      </w:r>
      <w:r>
        <w:rPr>
          <w:spacing w:val="8"/>
          <w:kern w:val="0"/>
          <w:sz w:val="24"/>
        </w:rPr>
        <w:t xml:space="preserve"> </w:t>
      </w:r>
      <w:r>
        <w:rPr>
          <w:rFonts w:hint="eastAsia"/>
          <w:spacing w:val="8"/>
          <w:kern w:val="0"/>
          <w:sz w:val="24"/>
        </w:rPr>
        <w:t xml:space="preserve">for </w:t>
      </w:r>
      <w:r>
        <w:rPr>
          <w:spacing w:val="-1"/>
          <w:kern w:val="0"/>
          <w:sz w:val="24"/>
        </w:rPr>
        <w:t>s</w:t>
      </w:r>
      <w:r>
        <w:rPr>
          <w:spacing w:val="-2"/>
          <w:kern w:val="0"/>
          <w:sz w:val="24"/>
        </w:rPr>
        <w:t>m</w:t>
      </w:r>
      <w:r>
        <w:rPr>
          <w:kern w:val="0"/>
          <w:sz w:val="24"/>
        </w:rPr>
        <w:t>all</w:t>
      </w:r>
      <w:r>
        <w:rPr>
          <w:spacing w:val="8"/>
          <w:kern w:val="0"/>
          <w:sz w:val="24"/>
        </w:rPr>
        <w:t xml:space="preserve"> </w:t>
      </w:r>
      <w:r>
        <w:rPr>
          <w:kern w:val="0"/>
          <w:sz w:val="24"/>
        </w:rPr>
        <w:t>electric</w:t>
      </w:r>
      <w:r>
        <w:rPr>
          <w:spacing w:val="8"/>
          <w:kern w:val="0"/>
          <w:sz w:val="24"/>
        </w:rPr>
        <w:t xml:space="preserve"> </w:t>
      </w:r>
      <w:r>
        <w:rPr>
          <w:kern w:val="0"/>
          <w:sz w:val="24"/>
        </w:rPr>
        <w:t>ter</w:t>
      </w:r>
      <w:r>
        <w:rPr>
          <w:spacing w:val="-2"/>
          <w:kern w:val="0"/>
          <w:sz w:val="24"/>
        </w:rPr>
        <w:t>m</w:t>
      </w:r>
      <w:r>
        <w:rPr>
          <w:kern w:val="0"/>
          <w:sz w:val="24"/>
        </w:rPr>
        <w:t>inal</w:t>
      </w:r>
      <w:r>
        <w:rPr>
          <w:spacing w:val="8"/>
          <w:kern w:val="0"/>
          <w:sz w:val="24"/>
        </w:rPr>
        <w:t xml:space="preserve"> </w:t>
      </w:r>
      <w:r>
        <w:rPr>
          <w:kern w:val="0"/>
          <w:sz w:val="24"/>
        </w:rPr>
        <w:t>for</w:t>
      </w:r>
      <w:r>
        <w:rPr>
          <w:spacing w:val="8"/>
          <w:kern w:val="0"/>
          <w:sz w:val="24"/>
        </w:rPr>
        <w:t xml:space="preserve"> </w:t>
      </w:r>
      <w:r>
        <w:rPr>
          <w:kern w:val="0"/>
          <w:sz w:val="24"/>
        </w:rPr>
        <w:t>lighting</w:t>
      </w:r>
      <w:r>
        <w:rPr>
          <w:spacing w:val="8"/>
          <w:kern w:val="0"/>
          <w:sz w:val="24"/>
        </w:rPr>
        <w:t xml:space="preserve"> </w:t>
      </w:r>
      <w:r>
        <w:rPr>
          <w:kern w:val="0"/>
          <w:sz w:val="24"/>
        </w:rPr>
        <w:t>fixtures,</w:t>
      </w:r>
      <w:r>
        <w:rPr>
          <w:spacing w:val="8"/>
          <w:kern w:val="0"/>
          <w:sz w:val="24"/>
        </w:rPr>
        <w:t xml:space="preserve"> </w:t>
      </w:r>
      <w:r>
        <w:rPr>
          <w:kern w:val="0"/>
          <w:sz w:val="24"/>
        </w:rPr>
        <w:t>switch</w:t>
      </w:r>
      <w:r>
        <w:rPr>
          <w:spacing w:val="8"/>
          <w:kern w:val="0"/>
          <w:sz w:val="24"/>
        </w:rPr>
        <w:t xml:space="preserve"> </w:t>
      </w:r>
      <w:r>
        <w:rPr>
          <w:kern w:val="0"/>
          <w:sz w:val="24"/>
        </w:rPr>
        <w:t>and branch box etc.</w:t>
      </w:r>
    </w:p>
    <w:p w14:paraId="06EE0D72">
      <w:pPr>
        <w:autoSpaceDE w:val="0"/>
        <w:autoSpaceDN w:val="0"/>
        <w:adjustRightInd w:val="0"/>
        <w:ind w:left="982" w:right="-20"/>
        <w:jc w:val="left"/>
        <w:rPr>
          <w:kern w:val="0"/>
        </w:rPr>
      </w:pPr>
      <w:r>
        <w:rPr>
          <w:kern w:val="0"/>
          <w:sz w:val="24"/>
        </w:rPr>
        <w:t>L</w:t>
      </w:r>
      <w:r>
        <w:rPr>
          <w:spacing w:val="1"/>
          <w:kern w:val="0"/>
          <w:sz w:val="24"/>
        </w:rPr>
        <w:t>a</w:t>
      </w:r>
      <w:r>
        <w:rPr>
          <w:spacing w:val="-2"/>
          <w:kern w:val="0"/>
          <w:sz w:val="24"/>
        </w:rPr>
        <w:t>m</w:t>
      </w:r>
      <w:r>
        <w:rPr>
          <w:kern w:val="0"/>
          <w:sz w:val="24"/>
        </w:rPr>
        <w:t>p</w:t>
      </w:r>
    </w:p>
    <w:tbl>
      <w:tblPr>
        <w:tblStyle w:val="40"/>
        <w:tblW w:w="8078" w:type="dxa"/>
        <w:tblInd w:w="999" w:type="dxa"/>
        <w:tblLayout w:type="fixed"/>
        <w:tblCellMar>
          <w:top w:w="0" w:type="dxa"/>
          <w:left w:w="0" w:type="dxa"/>
          <w:bottom w:w="0" w:type="dxa"/>
          <w:right w:w="0" w:type="dxa"/>
        </w:tblCellMar>
      </w:tblPr>
      <w:tblGrid>
        <w:gridCol w:w="1841"/>
        <w:gridCol w:w="3261"/>
        <w:gridCol w:w="2976"/>
      </w:tblGrid>
      <w:tr w14:paraId="5600F531">
        <w:tblPrEx>
          <w:tblCellMar>
            <w:top w:w="0" w:type="dxa"/>
            <w:left w:w="0" w:type="dxa"/>
            <w:bottom w:w="0" w:type="dxa"/>
            <w:right w:w="0" w:type="dxa"/>
          </w:tblCellMar>
        </w:tblPrEx>
        <w:trPr>
          <w:trHeight w:val="286" w:hRule="exact"/>
        </w:trPr>
        <w:tc>
          <w:tcPr>
            <w:tcW w:w="1841" w:type="dxa"/>
            <w:tcBorders>
              <w:top w:val="single" w:color="000000" w:sz="4" w:space="0"/>
              <w:left w:val="single" w:color="000000" w:sz="4" w:space="0"/>
              <w:bottom w:val="single" w:color="000000" w:sz="4" w:space="0"/>
              <w:right w:val="single" w:color="000000" w:sz="4" w:space="0"/>
            </w:tcBorders>
          </w:tcPr>
          <w:p w14:paraId="4471A31C">
            <w:pPr>
              <w:autoSpaceDE w:val="0"/>
              <w:autoSpaceDN w:val="0"/>
              <w:adjustRightInd w:val="0"/>
              <w:jc w:val="left"/>
              <w:rPr>
                <w:kern w:val="0"/>
                <w:sz w:val="24"/>
              </w:rPr>
            </w:pPr>
          </w:p>
        </w:tc>
        <w:tc>
          <w:tcPr>
            <w:tcW w:w="3261" w:type="dxa"/>
            <w:tcBorders>
              <w:top w:val="single" w:color="000000" w:sz="4" w:space="0"/>
              <w:left w:val="single" w:color="000000" w:sz="4" w:space="0"/>
              <w:bottom w:val="single" w:color="000000" w:sz="4" w:space="0"/>
              <w:right w:val="single" w:color="000000" w:sz="4" w:space="0"/>
            </w:tcBorders>
          </w:tcPr>
          <w:p w14:paraId="6970E31A">
            <w:pPr>
              <w:autoSpaceDE w:val="0"/>
              <w:autoSpaceDN w:val="0"/>
              <w:adjustRightInd w:val="0"/>
              <w:spacing w:before="2"/>
              <w:ind w:left="1131" w:right="1111"/>
              <w:jc w:val="center"/>
              <w:rPr>
                <w:kern w:val="0"/>
                <w:sz w:val="24"/>
              </w:rPr>
            </w:pPr>
            <w:r>
              <w:rPr>
                <w:kern w:val="0"/>
                <w:sz w:val="24"/>
              </w:rPr>
              <w:t>Purpose</w:t>
            </w:r>
          </w:p>
        </w:tc>
        <w:tc>
          <w:tcPr>
            <w:tcW w:w="2976" w:type="dxa"/>
            <w:tcBorders>
              <w:top w:val="single" w:color="000000" w:sz="4" w:space="0"/>
              <w:left w:val="single" w:color="000000" w:sz="4" w:space="0"/>
              <w:bottom w:val="single" w:color="000000" w:sz="4" w:space="0"/>
              <w:right w:val="single" w:color="000000" w:sz="4" w:space="0"/>
            </w:tcBorders>
          </w:tcPr>
          <w:p w14:paraId="61704B25">
            <w:pPr>
              <w:autoSpaceDE w:val="0"/>
              <w:autoSpaceDN w:val="0"/>
              <w:adjustRightInd w:val="0"/>
              <w:spacing w:before="2"/>
              <w:ind w:left="1117" w:right="1098"/>
              <w:jc w:val="center"/>
              <w:rPr>
                <w:kern w:val="0"/>
                <w:sz w:val="24"/>
              </w:rPr>
            </w:pPr>
          </w:p>
        </w:tc>
      </w:tr>
      <w:tr w14:paraId="5444F406">
        <w:tblPrEx>
          <w:tblCellMar>
            <w:top w:w="0" w:type="dxa"/>
            <w:left w:w="0" w:type="dxa"/>
            <w:bottom w:w="0" w:type="dxa"/>
            <w:right w:w="0" w:type="dxa"/>
          </w:tblCellMar>
        </w:tblPrEx>
        <w:trPr>
          <w:trHeight w:val="286" w:hRule="exact"/>
        </w:trPr>
        <w:tc>
          <w:tcPr>
            <w:tcW w:w="1841" w:type="dxa"/>
            <w:tcBorders>
              <w:top w:val="single" w:color="000000" w:sz="4" w:space="0"/>
              <w:left w:val="single" w:color="000000" w:sz="4" w:space="0"/>
              <w:bottom w:val="single" w:color="000000" w:sz="4" w:space="0"/>
              <w:right w:val="single" w:color="000000" w:sz="4" w:space="0"/>
            </w:tcBorders>
          </w:tcPr>
          <w:p w14:paraId="7F773944">
            <w:pPr>
              <w:autoSpaceDE w:val="0"/>
              <w:autoSpaceDN w:val="0"/>
              <w:adjustRightInd w:val="0"/>
              <w:spacing w:before="2"/>
              <w:ind w:left="103" w:right="-20"/>
              <w:jc w:val="left"/>
              <w:rPr>
                <w:kern w:val="0"/>
                <w:sz w:val="24"/>
              </w:rPr>
            </w:pPr>
            <w:r>
              <w:rPr>
                <w:kern w:val="0"/>
                <w:sz w:val="24"/>
              </w:rPr>
              <w:t xml:space="preserve">For </w:t>
            </w:r>
            <w:r>
              <w:rPr>
                <w:rFonts w:hint="eastAsia"/>
                <w:kern w:val="0"/>
                <w:sz w:val="24"/>
              </w:rPr>
              <w:t xml:space="preserve">fluorescent </w:t>
            </w:r>
            <w:r>
              <w:rPr>
                <w:kern w:val="0"/>
                <w:sz w:val="24"/>
              </w:rPr>
              <w:t>lamp</w:t>
            </w:r>
          </w:p>
        </w:tc>
        <w:tc>
          <w:tcPr>
            <w:tcW w:w="3261" w:type="dxa"/>
            <w:tcBorders>
              <w:top w:val="single" w:color="000000" w:sz="4" w:space="0"/>
              <w:left w:val="single" w:color="000000" w:sz="4" w:space="0"/>
              <w:bottom w:val="single" w:color="000000" w:sz="4" w:space="0"/>
              <w:right w:val="single" w:color="000000" w:sz="4" w:space="0"/>
            </w:tcBorders>
          </w:tcPr>
          <w:p w14:paraId="40CE3359">
            <w:pPr>
              <w:autoSpaceDE w:val="0"/>
              <w:autoSpaceDN w:val="0"/>
              <w:adjustRightInd w:val="0"/>
              <w:spacing w:before="2"/>
              <w:ind w:left="104" w:right="-20"/>
              <w:jc w:val="left"/>
              <w:rPr>
                <w:kern w:val="0"/>
                <w:sz w:val="24"/>
              </w:rPr>
            </w:pPr>
            <w:r>
              <w:rPr>
                <w:kern w:val="0"/>
                <w:sz w:val="24"/>
              </w:rPr>
              <w:t>General light</w:t>
            </w:r>
          </w:p>
        </w:tc>
        <w:tc>
          <w:tcPr>
            <w:tcW w:w="2976" w:type="dxa"/>
            <w:tcBorders>
              <w:top w:val="single" w:color="000000" w:sz="4" w:space="0"/>
              <w:left w:val="single" w:color="000000" w:sz="4" w:space="0"/>
              <w:bottom w:val="single" w:color="000000" w:sz="4" w:space="0"/>
              <w:right w:val="single" w:color="000000" w:sz="4" w:space="0"/>
            </w:tcBorders>
          </w:tcPr>
          <w:p w14:paraId="0E757A41">
            <w:pPr>
              <w:autoSpaceDE w:val="0"/>
              <w:autoSpaceDN w:val="0"/>
              <w:adjustRightInd w:val="0"/>
              <w:spacing w:before="2"/>
              <w:ind w:left="105" w:right="1533"/>
              <w:jc w:val="left"/>
              <w:rPr>
                <w:kern w:val="0"/>
                <w:sz w:val="24"/>
              </w:rPr>
            </w:pPr>
            <w:r>
              <w:rPr>
                <w:spacing w:val="-17"/>
                <w:kern w:val="0"/>
                <w:sz w:val="24"/>
              </w:rPr>
              <w:t>T</w:t>
            </w:r>
            <w:r>
              <w:rPr>
                <w:spacing w:val="-1"/>
                <w:kern w:val="0"/>
                <w:sz w:val="24"/>
              </w:rPr>
              <w:t>w</w:t>
            </w:r>
            <w:r>
              <w:rPr>
                <w:kern w:val="0"/>
                <w:sz w:val="24"/>
              </w:rPr>
              <w:t>o pin type</w:t>
            </w:r>
          </w:p>
        </w:tc>
      </w:tr>
      <w:tr w14:paraId="17FDEF82">
        <w:tblPrEx>
          <w:tblCellMar>
            <w:top w:w="0" w:type="dxa"/>
            <w:left w:w="0" w:type="dxa"/>
            <w:bottom w:w="0" w:type="dxa"/>
            <w:right w:w="0" w:type="dxa"/>
          </w:tblCellMar>
        </w:tblPrEx>
        <w:trPr>
          <w:trHeight w:val="562" w:hRule="atLeast"/>
        </w:trPr>
        <w:tc>
          <w:tcPr>
            <w:tcW w:w="1841" w:type="dxa"/>
            <w:vMerge w:val="restart"/>
            <w:tcBorders>
              <w:top w:val="single" w:color="000000" w:sz="4" w:space="0"/>
              <w:left w:val="single" w:color="000000" w:sz="4" w:space="0"/>
              <w:right w:val="single" w:color="000000" w:sz="4" w:space="0"/>
            </w:tcBorders>
          </w:tcPr>
          <w:p w14:paraId="75F1866F">
            <w:pPr>
              <w:autoSpaceDE w:val="0"/>
              <w:autoSpaceDN w:val="0"/>
              <w:adjustRightInd w:val="0"/>
              <w:spacing w:before="2"/>
              <w:ind w:left="103" w:right="-20"/>
              <w:jc w:val="left"/>
              <w:rPr>
                <w:kern w:val="0"/>
                <w:sz w:val="24"/>
              </w:rPr>
            </w:pPr>
          </w:p>
          <w:p w14:paraId="0D1D18B3">
            <w:pPr>
              <w:autoSpaceDE w:val="0"/>
              <w:autoSpaceDN w:val="0"/>
              <w:adjustRightInd w:val="0"/>
              <w:spacing w:before="2"/>
              <w:ind w:left="103" w:right="-20"/>
              <w:jc w:val="left"/>
              <w:rPr>
                <w:kern w:val="0"/>
                <w:sz w:val="24"/>
              </w:rPr>
            </w:pPr>
            <w:r>
              <w:rPr>
                <w:kern w:val="0"/>
                <w:sz w:val="24"/>
              </w:rPr>
              <w:t>For incandescent la</w:t>
            </w:r>
            <w:r>
              <w:rPr>
                <w:spacing w:val="-2"/>
                <w:kern w:val="0"/>
                <w:sz w:val="24"/>
              </w:rPr>
              <w:t>m</w:t>
            </w:r>
            <w:r>
              <w:rPr>
                <w:kern w:val="0"/>
                <w:sz w:val="24"/>
              </w:rPr>
              <w:t>p</w:t>
            </w:r>
          </w:p>
          <w:p w14:paraId="41F69A89">
            <w:pPr>
              <w:autoSpaceDE w:val="0"/>
              <w:autoSpaceDN w:val="0"/>
              <w:adjustRightInd w:val="0"/>
              <w:spacing w:before="2"/>
              <w:ind w:left="103" w:right="-20"/>
              <w:jc w:val="left"/>
              <w:rPr>
                <w:kern w:val="0"/>
                <w:sz w:val="24"/>
              </w:rPr>
            </w:pPr>
          </w:p>
        </w:tc>
        <w:tc>
          <w:tcPr>
            <w:tcW w:w="3261" w:type="dxa"/>
            <w:tcBorders>
              <w:top w:val="single" w:color="000000" w:sz="4" w:space="0"/>
              <w:left w:val="single" w:color="000000" w:sz="4" w:space="0"/>
              <w:right w:val="single" w:color="000000" w:sz="4" w:space="0"/>
            </w:tcBorders>
          </w:tcPr>
          <w:p w14:paraId="379718D2">
            <w:pPr>
              <w:autoSpaceDE w:val="0"/>
              <w:autoSpaceDN w:val="0"/>
              <w:adjustRightInd w:val="0"/>
              <w:spacing w:before="2"/>
              <w:ind w:left="104" w:right="-20"/>
              <w:jc w:val="left"/>
              <w:rPr>
                <w:kern w:val="0"/>
                <w:sz w:val="24"/>
              </w:rPr>
            </w:pPr>
            <w:r>
              <w:rPr>
                <w:kern w:val="0"/>
                <w:sz w:val="24"/>
              </w:rPr>
              <w:t>General light</w:t>
            </w:r>
            <w:r>
              <w:rPr>
                <w:rFonts w:hint="eastAsia"/>
                <w:kern w:val="0"/>
                <w:sz w:val="24"/>
              </w:rPr>
              <w:t xml:space="preserve">, floodlight and </w:t>
            </w:r>
          </w:p>
          <w:p w14:paraId="47E073EB">
            <w:pPr>
              <w:autoSpaceDE w:val="0"/>
              <w:autoSpaceDN w:val="0"/>
              <w:adjustRightInd w:val="0"/>
              <w:spacing w:before="2"/>
              <w:ind w:left="103" w:right="-20"/>
              <w:jc w:val="left"/>
              <w:rPr>
                <w:kern w:val="0"/>
                <w:sz w:val="24"/>
              </w:rPr>
            </w:pPr>
            <w:r>
              <w:rPr>
                <w:kern w:val="0"/>
                <w:sz w:val="24"/>
              </w:rPr>
              <w:t>signal</w:t>
            </w:r>
            <w:r>
              <w:rPr>
                <w:spacing w:val="-1"/>
                <w:kern w:val="0"/>
                <w:sz w:val="24"/>
              </w:rPr>
              <w:t xml:space="preserve"> </w:t>
            </w:r>
            <w:r>
              <w:rPr>
                <w:kern w:val="0"/>
                <w:sz w:val="24"/>
              </w:rPr>
              <w:t>light</w:t>
            </w:r>
          </w:p>
        </w:tc>
        <w:tc>
          <w:tcPr>
            <w:tcW w:w="2976" w:type="dxa"/>
            <w:tcBorders>
              <w:top w:val="single" w:color="000000" w:sz="4" w:space="0"/>
              <w:left w:val="single" w:color="000000" w:sz="4" w:space="0"/>
              <w:right w:val="single" w:color="000000" w:sz="4" w:space="0"/>
            </w:tcBorders>
          </w:tcPr>
          <w:p w14:paraId="3619D803">
            <w:pPr>
              <w:autoSpaceDE w:val="0"/>
              <w:autoSpaceDN w:val="0"/>
              <w:adjustRightInd w:val="0"/>
              <w:spacing w:before="2"/>
              <w:ind w:left="105" w:right="-20"/>
              <w:jc w:val="left"/>
              <w:rPr>
                <w:spacing w:val="-17"/>
                <w:kern w:val="0"/>
                <w:sz w:val="24"/>
              </w:rPr>
            </w:pPr>
            <w:r>
              <w:rPr>
                <w:rFonts w:hint="eastAsia"/>
                <w:kern w:val="0"/>
                <w:sz w:val="24"/>
              </w:rPr>
              <w:t>.</w:t>
            </w:r>
          </w:p>
          <w:p w14:paraId="1C7AF7E1">
            <w:pPr>
              <w:autoSpaceDE w:val="0"/>
              <w:autoSpaceDN w:val="0"/>
              <w:adjustRightInd w:val="0"/>
              <w:spacing w:before="2"/>
              <w:ind w:left="103" w:right="682"/>
              <w:jc w:val="left"/>
              <w:rPr>
                <w:spacing w:val="-17"/>
                <w:kern w:val="0"/>
                <w:sz w:val="24"/>
              </w:rPr>
            </w:pPr>
            <w:r>
              <w:rPr>
                <w:kern w:val="0"/>
                <w:sz w:val="24"/>
              </w:rPr>
              <w:t xml:space="preserve">E-27 </w:t>
            </w:r>
            <w:r>
              <w:rPr>
                <w:spacing w:val="1"/>
                <w:kern w:val="0"/>
                <w:sz w:val="24"/>
              </w:rPr>
              <w:t>(</w:t>
            </w:r>
            <w:r>
              <w:rPr>
                <w:rFonts w:hint="eastAsia" w:ascii="Symbol" w:hAnsi="Symbol" w:cs="Symbol"/>
                <w:w w:val="91"/>
                <w:kern w:val="0"/>
                <w:sz w:val="24"/>
              </w:rPr>
              <w:sym w:font="Symbol" w:char="F0A3"/>
            </w:r>
            <w:r>
              <w:rPr>
                <w:kern w:val="0"/>
                <w:sz w:val="24"/>
              </w:rPr>
              <w:t>200</w:t>
            </w:r>
            <w:r>
              <w:rPr>
                <w:spacing w:val="-5"/>
                <w:kern w:val="0"/>
                <w:sz w:val="24"/>
              </w:rPr>
              <w:t xml:space="preserve"> </w:t>
            </w:r>
            <w:r>
              <w:rPr>
                <w:spacing w:val="-2"/>
                <w:kern w:val="0"/>
                <w:sz w:val="24"/>
              </w:rPr>
              <w:t>W</w:t>
            </w:r>
            <w:r>
              <w:rPr>
                <w:kern w:val="0"/>
                <w:sz w:val="24"/>
              </w:rPr>
              <w:t>)</w:t>
            </w:r>
          </w:p>
        </w:tc>
      </w:tr>
      <w:tr w14:paraId="3F41B080">
        <w:tblPrEx>
          <w:tblCellMar>
            <w:top w:w="0" w:type="dxa"/>
            <w:left w:w="0" w:type="dxa"/>
            <w:bottom w:w="0" w:type="dxa"/>
            <w:right w:w="0" w:type="dxa"/>
          </w:tblCellMar>
        </w:tblPrEx>
        <w:trPr>
          <w:cantSplit/>
          <w:trHeight w:val="644" w:hRule="exact"/>
        </w:trPr>
        <w:tc>
          <w:tcPr>
            <w:tcW w:w="1841" w:type="dxa"/>
            <w:vMerge w:val="continue"/>
            <w:tcBorders>
              <w:left w:val="single" w:color="000000" w:sz="4" w:space="0"/>
              <w:right w:val="single" w:color="000000" w:sz="4" w:space="0"/>
            </w:tcBorders>
          </w:tcPr>
          <w:p w14:paraId="37A6D605">
            <w:pPr>
              <w:autoSpaceDE w:val="0"/>
              <w:autoSpaceDN w:val="0"/>
              <w:adjustRightInd w:val="0"/>
              <w:spacing w:before="2"/>
              <w:ind w:left="103" w:right="-20"/>
              <w:jc w:val="left"/>
              <w:rPr>
                <w:kern w:val="0"/>
                <w:sz w:val="24"/>
              </w:rPr>
            </w:pPr>
          </w:p>
        </w:tc>
        <w:tc>
          <w:tcPr>
            <w:tcW w:w="3261" w:type="dxa"/>
            <w:tcBorders>
              <w:top w:val="single" w:color="000000" w:sz="4" w:space="0"/>
              <w:left w:val="single" w:color="000000" w:sz="4" w:space="0"/>
              <w:bottom w:val="single" w:color="000000" w:sz="4" w:space="0"/>
              <w:right w:val="single" w:color="000000" w:sz="4" w:space="0"/>
            </w:tcBorders>
          </w:tcPr>
          <w:p w14:paraId="12BBA115">
            <w:pPr>
              <w:autoSpaceDE w:val="0"/>
              <w:autoSpaceDN w:val="0"/>
              <w:adjustRightInd w:val="0"/>
              <w:spacing w:before="2"/>
              <w:ind w:left="103" w:right="-20"/>
              <w:jc w:val="left"/>
              <w:rPr>
                <w:kern w:val="0"/>
                <w:sz w:val="24"/>
              </w:rPr>
            </w:pPr>
            <w:r>
              <w:rPr>
                <w:kern w:val="0"/>
                <w:sz w:val="24"/>
              </w:rPr>
              <w:t>Pilot</w:t>
            </w:r>
            <w:r>
              <w:rPr>
                <w:spacing w:val="-19"/>
                <w:kern w:val="0"/>
                <w:sz w:val="24"/>
              </w:rPr>
              <w:t xml:space="preserve"> </w:t>
            </w:r>
            <w:r>
              <w:rPr>
                <w:kern w:val="0"/>
                <w:sz w:val="24"/>
              </w:rPr>
              <w:t>la</w:t>
            </w:r>
            <w:r>
              <w:rPr>
                <w:spacing w:val="-2"/>
                <w:kern w:val="0"/>
                <w:sz w:val="24"/>
              </w:rPr>
              <w:t>m</w:t>
            </w:r>
            <w:r>
              <w:rPr>
                <w:kern w:val="0"/>
                <w:sz w:val="24"/>
              </w:rPr>
              <w:t xml:space="preserve">p of switchboard, </w:t>
            </w:r>
          </w:p>
          <w:p w14:paraId="707863AB">
            <w:pPr>
              <w:autoSpaceDE w:val="0"/>
              <w:autoSpaceDN w:val="0"/>
              <w:adjustRightInd w:val="0"/>
              <w:spacing w:before="2"/>
              <w:ind w:left="103" w:right="-20"/>
              <w:jc w:val="left"/>
              <w:rPr>
                <w:kern w:val="0"/>
                <w:sz w:val="24"/>
              </w:rPr>
            </w:pPr>
            <w:r>
              <w:rPr>
                <w:kern w:val="0"/>
                <w:sz w:val="24"/>
              </w:rPr>
              <w:t>starte</w:t>
            </w:r>
            <w:r>
              <w:rPr>
                <w:spacing w:val="-9"/>
                <w:kern w:val="0"/>
                <w:sz w:val="24"/>
              </w:rPr>
              <w:t>r</w:t>
            </w:r>
            <w:r>
              <w:rPr>
                <w:kern w:val="0"/>
                <w:sz w:val="24"/>
              </w:rPr>
              <w:t>, co</w:t>
            </w:r>
            <w:r>
              <w:rPr>
                <w:spacing w:val="-1"/>
                <w:kern w:val="0"/>
                <w:sz w:val="24"/>
              </w:rPr>
              <w:t>ns</w:t>
            </w:r>
            <w:r>
              <w:rPr>
                <w:kern w:val="0"/>
                <w:sz w:val="24"/>
              </w:rPr>
              <w:t>ole, etc.</w:t>
            </w:r>
          </w:p>
        </w:tc>
        <w:tc>
          <w:tcPr>
            <w:tcW w:w="2976" w:type="dxa"/>
            <w:tcBorders>
              <w:top w:val="single" w:color="000000" w:sz="4" w:space="0"/>
              <w:left w:val="single" w:color="000000" w:sz="4" w:space="0"/>
              <w:bottom w:val="single" w:color="000000" w:sz="4" w:space="0"/>
              <w:right w:val="single" w:color="000000" w:sz="4" w:space="0"/>
            </w:tcBorders>
          </w:tcPr>
          <w:p w14:paraId="04909B12">
            <w:pPr>
              <w:autoSpaceDE w:val="0"/>
              <w:autoSpaceDN w:val="0"/>
              <w:adjustRightInd w:val="0"/>
              <w:spacing w:before="2"/>
              <w:ind w:left="103" w:right="1533"/>
              <w:jc w:val="left"/>
              <w:rPr>
                <w:kern w:val="0"/>
                <w:sz w:val="24"/>
              </w:rPr>
            </w:pPr>
            <w:r>
              <w:rPr>
                <w:kern w:val="0"/>
                <w:sz w:val="24"/>
              </w:rPr>
              <w:t>Manufacture</w:t>
            </w:r>
            <w:r>
              <w:rPr>
                <w:spacing w:val="9"/>
                <w:kern w:val="0"/>
                <w:sz w:val="24"/>
              </w:rPr>
              <w:t>r</w:t>
            </w:r>
            <w:r>
              <w:rPr>
                <w:spacing w:val="-13"/>
                <w:kern w:val="0"/>
                <w:sz w:val="24"/>
              </w:rPr>
              <w:t>’</w:t>
            </w:r>
            <w:r>
              <w:rPr>
                <w:kern w:val="0"/>
                <w:sz w:val="24"/>
              </w:rPr>
              <w:t>s standard</w:t>
            </w:r>
          </w:p>
        </w:tc>
      </w:tr>
      <w:tr w14:paraId="5B482696">
        <w:tblPrEx>
          <w:tblCellMar>
            <w:top w:w="0" w:type="dxa"/>
            <w:left w:w="0" w:type="dxa"/>
            <w:bottom w:w="0" w:type="dxa"/>
            <w:right w:w="0" w:type="dxa"/>
          </w:tblCellMar>
        </w:tblPrEx>
        <w:trPr>
          <w:cantSplit/>
          <w:trHeight w:val="286" w:hRule="exact"/>
        </w:trPr>
        <w:tc>
          <w:tcPr>
            <w:tcW w:w="1841" w:type="dxa"/>
            <w:vMerge w:val="continue"/>
            <w:tcBorders>
              <w:left w:val="single" w:color="000000" w:sz="4" w:space="0"/>
              <w:bottom w:val="single" w:color="000000" w:sz="4" w:space="0"/>
              <w:right w:val="single" w:color="000000" w:sz="4" w:space="0"/>
            </w:tcBorders>
          </w:tcPr>
          <w:p w14:paraId="2209A58F">
            <w:pPr>
              <w:autoSpaceDE w:val="0"/>
              <w:autoSpaceDN w:val="0"/>
              <w:adjustRightInd w:val="0"/>
              <w:spacing w:before="2"/>
              <w:ind w:left="103" w:right="-20"/>
              <w:jc w:val="left"/>
              <w:rPr>
                <w:kern w:val="0"/>
                <w:sz w:val="24"/>
              </w:rPr>
            </w:pPr>
          </w:p>
        </w:tc>
        <w:tc>
          <w:tcPr>
            <w:tcW w:w="3261" w:type="dxa"/>
            <w:tcBorders>
              <w:top w:val="single" w:color="000000" w:sz="4" w:space="0"/>
              <w:left w:val="single" w:color="000000" w:sz="4" w:space="0"/>
              <w:bottom w:val="single" w:color="000000" w:sz="4" w:space="0"/>
              <w:right w:val="single" w:color="000000" w:sz="4" w:space="0"/>
            </w:tcBorders>
          </w:tcPr>
          <w:p w14:paraId="3830F3DD">
            <w:pPr>
              <w:autoSpaceDE w:val="0"/>
              <w:autoSpaceDN w:val="0"/>
              <w:adjustRightInd w:val="0"/>
              <w:spacing w:before="2"/>
              <w:ind w:left="103" w:right="-20"/>
              <w:jc w:val="left"/>
              <w:rPr>
                <w:kern w:val="0"/>
                <w:sz w:val="24"/>
              </w:rPr>
            </w:pPr>
            <w:r>
              <w:rPr>
                <w:kern w:val="0"/>
                <w:sz w:val="24"/>
              </w:rPr>
              <w:t>Floodlight and searchlight</w:t>
            </w:r>
          </w:p>
        </w:tc>
        <w:tc>
          <w:tcPr>
            <w:tcW w:w="2976" w:type="dxa"/>
            <w:tcBorders>
              <w:top w:val="single" w:color="000000" w:sz="4" w:space="0"/>
              <w:left w:val="single" w:color="000000" w:sz="4" w:space="0"/>
              <w:bottom w:val="single" w:color="000000" w:sz="4" w:space="0"/>
              <w:right w:val="single" w:color="000000" w:sz="4" w:space="0"/>
            </w:tcBorders>
          </w:tcPr>
          <w:p w14:paraId="2B06BD56">
            <w:pPr>
              <w:autoSpaceDE w:val="0"/>
              <w:autoSpaceDN w:val="0"/>
              <w:adjustRightInd w:val="0"/>
              <w:spacing w:before="2"/>
              <w:ind w:left="103" w:right="-20"/>
              <w:jc w:val="left"/>
              <w:rPr>
                <w:kern w:val="0"/>
                <w:sz w:val="24"/>
              </w:rPr>
            </w:pPr>
            <w:r>
              <w:rPr>
                <w:kern w:val="0"/>
                <w:sz w:val="24"/>
              </w:rPr>
              <w:t>E-40 (&gt;200</w:t>
            </w:r>
            <w:r>
              <w:rPr>
                <w:spacing w:val="-5"/>
                <w:kern w:val="0"/>
                <w:sz w:val="24"/>
              </w:rPr>
              <w:t xml:space="preserve"> </w:t>
            </w:r>
            <w:r>
              <w:rPr>
                <w:spacing w:val="-2"/>
                <w:kern w:val="0"/>
                <w:sz w:val="24"/>
              </w:rPr>
              <w:t>W</w:t>
            </w:r>
            <w:r>
              <w:rPr>
                <w:kern w:val="0"/>
                <w:sz w:val="24"/>
              </w:rPr>
              <w:t>)</w:t>
            </w:r>
          </w:p>
        </w:tc>
      </w:tr>
      <w:tr w14:paraId="24F03596">
        <w:tblPrEx>
          <w:tblCellMar>
            <w:top w:w="0" w:type="dxa"/>
            <w:left w:w="0" w:type="dxa"/>
            <w:bottom w:w="0" w:type="dxa"/>
            <w:right w:w="0" w:type="dxa"/>
          </w:tblCellMar>
        </w:tblPrEx>
        <w:trPr>
          <w:trHeight w:val="1014" w:hRule="exact"/>
        </w:trPr>
        <w:tc>
          <w:tcPr>
            <w:tcW w:w="1841" w:type="dxa"/>
            <w:tcBorders>
              <w:top w:val="single" w:color="000000" w:sz="4" w:space="0"/>
              <w:left w:val="single" w:color="000000" w:sz="4" w:space="0"/>
              <w:bottom w:val="single" w:color="000000" w:sz="4" w:space="0"/>
              <w:right w:val="single" w:color="000000" w:sz="4" w:space="0"/>
            </w:tcBorders>
          </w:tcPr>
          <w:p w14:paraId="1761D9F2">
            <w:pPr>
              <w:autoSpaceDE w:val="0"/>
              <w:autoSpaceDN w:val="0"/>
              <w:adjustRightInd w:val="0"/>
              <w:spacing w:before="2"/>
              <w:ind w:left="103" w:right="5"/>
              <w:jc w:val="left"/>
              <w:rPr>
                <w:kern w:val="0"/>
                <w:sz w:val="24"/>
                <w:lang w:val="da-DK"/>
              </w:rPr>
            </w:pPr>
            <w:r>
              <w:rPr>
                <w:kern w:val="0"/>
                <w:sz w:val="24"/>
                <w:lang w:val="da-DK"/>
              </w:rPr>
              <w:t>For</w:t>
            </w:r>
            <w:r>
              <w:rPr>
                <w:rFonts w:hint="eastAsia"/>
                <w:kern w:val="0"/>
                <w:sz w:val="24"/>
                <w:lang w:val="da-DK"/>
              </w:rPr>
              <w:t xml:space="preserve"> sodium and halogen</w:t>
            </w:r>
            <w:r>
              <w:rPr>
                <w:kern w:val="0"/>
                <w:sz w:val="24"/>
                <w:lang w:val="da-DK"/>
              </w:rPr>
              <w:t xml:space="preserve"> lamp</w:t>
            </w:r>
          </w:p>
        </w:tc>
        <w:tc>
          <w:tcPr>
            <w:tcW w:w="3261" w:type="dxa"/>
            <w:tcBorders>
              <w:top w:val="single" w:color="000000" w:sz="4" w:space="0"/>
              <w:left w:val="single" w:color="000000" w:sz="4" w:space="0"/>
              <w:bottom w:val="single" w:color="000000" w:sz="4" w:space="0"/>
              <w:right w:val="single" w:color="000000" w:sz="4" w:space="0"/>
            </w:tcBorders>
          </w:tcPr>
          <w:p w14:paraId="738E5B2A">
            <w:pPr>
              <w:autoSpaceDE w:val="0"/>
              <w:autoSpaceDN w:val="0"/>
              <w:adjustRightInd w:val="0"/>
              <w:spacing w:before="2"/>
              <w:ind w:left="103" w:right="-20"/>
              <w:jc w:val="left"/>
              <w:rPr>
                <w:kern w:val="0"/>
                <w:sz w:val="24"/>
              </w:rPr>
            </w:pPr>
            <w:r>
              <w:rPr>
                <w:kern w:val="0"/>
                <w:sz w:val="24"/>
              </w:rPr>
              <w:t>Floodlight</w:t>
            </w:r>
          </w:p>
        </w:tc>
        <w:tc>
          <w:tcPr>
            <w:tcW w:w="2976" w:type="dxa"/>
            <w:tcBorders>
              <w:top w:val="single" w:color="000000" w:sz="4" w:space="0"/>
              <w:left w:val="single" w:color="000000" w:sz="4" w:space="0"/>
              <w:bottom w:val="single" w:color="000000" w:sz="4" w:space="0"/>
              <w:right w:val="single" w:color="000000" w:sz="4" w:space="0"/>
            </w:tcBorders>
          </w:tcPr>
          <w:p w14:paraId="11C1C238">
            <w:pPr>
              <w:autoSpaceDE w:val="0"/>
              <w:autoSpaceDN w:val="0"/>
              <w:adjustRightInd w:val="0"/>
              <w:spacing w:before="2"/>
              <w:ind w:left="103" w:right="-20"/>
              <w:jc w:val="left"/>
              <w:rPr>
                <w:kern w:val="0"/>
                <w:sz w:val="24"/>
              </w:rPr>
            </w:pPr>
            <w:r>
              <w:rPr>
                <w:kern w:val="0"/>
                <w:sz w:val="24"/>
              </w:rPr>
              <w:t>E-40</w:t>
            </w:r>
            <w:r>
              <w:rPr>
                <w:rFonts w:hint="eastAsia"/>
                <w:kern w:val="0"/>
                <w:sz w:val="24"/>
              </w:rPr>
              <w:t>,</w:t>
            </w:r>
            <w:r>
              <w:rPr>
                <w:kern w:val="0"/>
                <w:sz w:val="24"/>
              </w:rPr>
              <w:t xml:space="preserve"> </w:t>
            </w:r>
            <w:r>
              <w:rPr>
                <w:b/>
                <w:i/>
                <w:kern w:val="0"/>
                <w:sz w:val="24"/>
              </w:rPr>
              <w:t>Manufacture</w:t>
            </w:r>
            <w:r>
              <w:rPr>
                <w:b/>
                <w:i/>
                <w:spacing w:val="9"/>
                <w:kern w:val="0"/>
                <w:sz w:val="24"/>
              </w:rPr>
              <w:t>r</w:t>
            </w:r>
            <w:r>
              <w:rPr>
                <w:b/>
                <w:i/>
                <w:spacing w:val="-13"/>
                <w:kern w:val="0"/>
                <w:sz w:val="24"/>
              </w:rPr>
              <w:t>’</w:t>
            </w:r>
            <w:r>
              <w:rPr>
                <w:b/>
                <w:i/>
                <w:kern w:val="0"/>
                <w:sz w:val="24"/>
              </w:rPr>
              <w:t>s standard</w:t>
            </w:r>
          </w:p>
        </w:tc>
      </w:tr>
    </w:tbl>
    <w:p w14:paraId="18D92889">
      <w:pPr>
        <w:tabs>
          <w:tab w:val="left" w:pos="3880"/>
        </w:tabs>
        <w:autoSpaceDE w:val="0"/>
        <w:autoSpaceDN w:val="0"/>
        <w:adjustRightInd w:val="0"/>
        <w:ind w:left="1009"/>
        <w:rPr>
          <w:kern w:val="0"/>
          <w:sz w:val="24"/>
        </w:rPr>
      </w:pPr>
    </w:p>
    <w:p w14:paraId="17D5052E">
      <w:pPr>
        <w:pStyle w:val="71"/>
        <w:ind w:left="743"/>
      </w:pPr>
      <w:r>
        <w:t>Electrical equipment and wiring shall in general not to be installed in hazardous areas unless essential for operational purposes. The</w:t>
      </w:r>
      <w:r>
        <w:rPr>
          <w:rFonts w:hint="eastAsia"/>
        </w:rPr>
        <w:t xml:space="preserve"> </w:t>
      </w:r>
      <w:r>
        <w:t xml:space="preserve">type of equipment and installation requirements shall comply with class rules. </w:t>
      </w:r>
    </w:p>
    <w:p w14:paraId="449135FC">
      <w:pPr>
        <w:tabs>
          <w:tab w:val="left" w:pos="3880"/>
        </w:tabs>
        <w:autoSpaceDE w:val="0"/>
        <w:autoSpaceDN w:val="0"/>
        <w:adjustRightInd w:val="0"/>
        <w:ind w:left="1009"/>
        <w:rPr>
          <w:kern w:val="0"/>
          <w:sz w:val="24"/>
        </w:rPr>
      </w:pPr>
    </w:p>
    <w:p w14:paraId="734F2703">
      <w:pPr>
        <w:pStyle w:val="71"/>
        <w:ind w:left="743"/>
        <w:rPr>
          <w:i/>
          <w:u w:val="single"/>
        </w:rPr>
      </w:pPr>
      <w:r>
        <w:rPr>
          <w:i/>
          <w:u w:val="single"/>
        </w:rPr>
        <w:t>Breaker</w:t>
      </w:r>
    </w:p>
    <w:p w14:paraId="4B12BEBA">
      <w:pPr>
        <w:tabs>
          <w:tab w:val="left" w:pos="3880"/>
        </w:tabs>
        <w:autoSpaceDE w:val="0"/>
        <w:autoSpaceDN w:val="0"/>
        <w:adjustRightInd w:val="0"/>
        <w:ind w:left="1009"/>
        <w:rPr>
          <w:kern w:val="0"/>
          <w:sz w:val="24"/>
        </w:rPr>
      </w:pPr>
    </w:p>
    <w:p w14:paraId="1EE2FEE7">
      <w:pPr>
        <w:pStyle w:val="71"/>
        <w:ind w:left="743"/>
      </w:pPr>
      <w:r>
        <w:t>(</w:t>
      </w:r>
      <w:r>
        <w:rPr>
          <w:rFonts w:hint="eastAsia"/>
        </w:rPr>
        <w:t>A</w:t>
      </w:r>
      <w:r>
        <w:t>) Air Circuit Breaker (ACB)</w:t>
      </w:r>
    </w:p>
    <w:p w14:paraId="3B21E0E5">
      <w:pPr>
        <w:tabs>
          <w:tab w:val="left" w:pos="3880"/>
        </w:tabs>
        <w:autoSpaceDE w:val="0"/>
        <w:autoSpaceDN w:val="0"/>
        <w:adjustRightInd w:val="0"/>
        <w:ind w:left="1009"/>
        <w:rPr>
          <w:kern w:val="0"/>
          <w:sz w:val="24"/>
        </w:rPr>
      </w:pPr>
    </w:p>
    <w:p w14:paraId="71D8F138">
      <w:pPr>
        <w:pStyle w:val="71"/>
        <w:ind w:left="743"/>
        <w:rPr>
          <w:iCs/>
        </w:rPr>
      </w:pPr>
      <w:r>
        <w:t xml:space="preserve">Air circuit breakers </w:t>
      </w:r>
      <w:r>
        <w:rPr>
          <w:rFonts w:hint="eastAsia"/>
        </w:rPr>
        <w:t>may</w:t>
      </w:r>
      <w:r>
        <w:t xml:space="preserve"> be used for protection of main</w:t>
      </w:r>
      <w:r>
        <w:rPr>
          <w:rFonts w:hint="eastAsia"/>
        </w:rPr>
        <w:t xml:space="preserve"> </w:t>
      </w:r>
      <w:r>
        <w:t>generators</w:t>
      </w:r>
      <w:r>
        <w:rPr>
          <w:rFonts w:hint="eastAsia"/>
        </w:rPr>
        <w:t>, bow thruster.</w:t>
      </w:r>
      <w:r>
        <w:t xml:space="preserve"> Air circuit breaker</w:t>
      </w:r>
      <w:r>
        <w:rPr>
          <w:rFonts w:hint="eastAsia"/>
        </w:rPr>
        <w:t xml:space="preserve"> (ACB)</w:t>
      </w:r>
      <w:r>
        <w:t xml:space="preserve"> to be of 3-pole hand and automatic operated, trip</w:t>
      </w:r>
      <w:r>
        <w:rPr>
          <w:rFonts w:hint="eastAsia"/>
        </w:rPr>
        <w:t xml:space="preserve"> </w:t>
      </w:r>
      <w:r>
        <w:t>free,</w:t>
      </w:r>
      <w:r>
        <w:rPr>
          <w:rFonts w:hint="eastAsia"/>
        </w:rPr>
        <w:t xml:space="preserve"> </w:t>
      </w:r>
      <w:r>
        <w:t>with breaker operation facilities in the main</w:t>
      </w:r>
      <w:r>
        <w:rPr>
          <w:rFonts w:hint="eastAsia"/>
        </w:rPr>
        <w:t xml:space="preserve"> </w:t>
      </w:r>
      <w:r>
        <w:t>contact isolated position.</w:t>
      </w:r>
      <w:r>
        <w:rPr>
          <w:i/>
          <w:iCs/>
        </w:rPr>
        <w:t xml:space="preserve"> </w:t>
      </w:r>
      <w:r>
        <w:rPr>
          <w:iCs/>
        </w:rPr>
        <w:t>Air circuit breakers (ACB) in Main and Emergency Switchboards shall be with draw-able type.</w:t>
      </w:r>
    </w:p>
    <w:p w14:paraId="33C2965F">
      <w:pPr>
        <w:pStyle w:val="71"/>
        <w:ind w:left="743"/>
      </w:pPr>
    </w:p>
    <w:p w14:paraId="4A117EAC">
      <w:pPr>
        <w:tabs>
          <w:tab w:val="left" w:pos="3880"/>
        </w:tabs>
        <w:autoSpaceDE w:val="0"/>
        <w:autoSpaceDN w:val="0"/>
        <w:adjustRightInd w:val="0"/>
        <w:ind w:left="1009"/>
        <w:rPr>
          <w:kern w:val="0"/>
          <w:sz w:val="24"/>
        </w:rPr>
      </w:pPr>
    </w:p>
    <w:p w14:paraId="76A617E8">
      <w:pPr>
        <w:pStyle w:val="71"/>
        <w:ind w:left="743"/>
      </w:pPr>
      <w:r>
        <w:t>(</w:t>
      </w:r>
      <w:r>
        <w:rPr>
          <w:rFonts w:hint="eastAsia"/>
        </w:rPr>
        <w:t>B</w:t>
      </w:r>
      <w:r>
        <w:t>) Moulded Case Circuit Breaker</w:t>
      </w:r>
      <w:r>
        <w:rPr>
          <w:rFonts w:hint="eastAsia"/>
        </w:rPr>
        <w:t xml:space="preserve"> (MCCB)</w:t>
      </w:r>
    </w:p>
    <w:p w14:paraId="5D4FFC55">
      <w:pPr>
        <w:tabs>
          <w:tab w:val="left" w:pos="3880"/>
        </w:tabs>
        <w:autoSpaceDE w:val="0"/>
        <w:autoSpaceDN w:val="0"/>
        <w:adjustRightInd w:val="0"/>
        <w:ind w:left="1009"/>
        <w:rPr>
          <w:kern w:val="0"/>
          <w:sz w:val="24"/>
        </w:rPr>
      </w:pPr>
    </w:p>
    <w:p w14:paraId="2D6EF7EC">
      <w:pPr>
        <w:pStyle w:val="71"/>
        <w:ind w:left="743"/>
      </w:pPr>
      <w:r>
        <w:t xml:space="preserve">Moulded case circuit breaker </w:t>
      </w:r>
      <w:r>
        <w:rPr>
          <w:rFonts w:hint="eastAsia"/>
        </w:rPr>
        <w:t>will</w:t>
      </w:r>
      <w:r>
        <w:t xml:space="preserve"> be used for protection of feeder circuits</w:t>
      </w:r>
      <w:r>
        <w:rPr>
          <w:rFonts w:hint="eastAsia"/>
        </w:rPr>
        <w:t xml:space="preserve"> </w:t>
      </w:r>
      <w:r>
        <w:t xml:space="preserve">and </w:t>
      </w:r>
      <w:r>
        <w:rPr>
          <w:rFonts w:hint="eastAsia"/>
        </w:rPr>
        <w:t xml:space="preserve">may be </w:t>
      </w:r>
      <w:r>
        <w:t xml:space="preserve">fitted with magnetic instant trip, thermal trip, </w:t>
      </w:r>
      <w:r>
        <w:rPr>
          <w:rFonts w:hint="eastAsia"/>
        </w:rPr>
        <w:t xml:space="preserve">or </w:t>
      </w:r>
      <w:r>
        <w:t>shunt trip coil and/or</w:t>
      </w:r>
      <w:r>
        <w:rPr>
          <w:rFonts w:hint="eastAsia"/>
        </w:rPr>
        <w:t xml:space="preserve"> </w:t>
      </w:r>
      <w:r>
        <w:t>under voltage trip coil depending on each application.</w:t>
      </w:r>
      <w:r>
        <w:rPr>
          <w:i/>
          <w:iCs/>
        </w:rPr>
        <w:t xml:space="preserve"> </w:t>
      </w:r>
      <w:r>
        <w:rPr>
          <w:iCs/>
        </w:rPr>
        <w:t>Moulded Case Circuit Breakers (MCCB) is to be of plug-in type in Main- and Emergency Switchboards.</w:t>
      </w:r>
    </w:p>
    <w:p w14:paraId="215B9491">
      <w:pPr>
        <w:tabs>
          <w:tab w:val="left" w:pos="3880"/>
        </w:tabs>
        <w:autoSpaceDE w:val="0"/>
        <w:autoSpaceDN w:val="0"/>
        <w:adjustRightInd w:val="0"/>
        <w:ind w:left="1009"/>
        <w:rPr>
          <w:kern w:val="0"/>
          <w:sz w:val="24"/>
        </w:rPr>
      </w:pPr>
    </w:p>
    <w:p w14:paraId="3E2F7CA4">
      <w:pPr>
        <w:pStyle w:val="71"/>
        <w:ind w:left="743"/>
      </w:pPr>
      <w:r>
        <w:t>Miniature circuit breaker</w:t>
      </w:r>
      <w:r>
        <w:rPr>
          <w:rFonts w:hint="eastAsia"/>
        </w:rPr>
        <w:t xml:space="preserve"> (MCB)</w:t>
      </w:r>
      <w:r>
        <w:t xml:space="preserve"> </w:t>
      </w:r>
      <w:r>
        <w:rPr>
          <w:rFonts w:hint="eastAsia"/>
        </w:rPr>
        <w:t>will</w:t>
      </w:r>
      <w:r>
        <w:t xml:space="preserve"> be used for protection</w:t>
      </w:r>
      <w:r>
        <w:rPr>
          <w:rFonts w:hint="eastAsia"/>
        </w:rPr>
        <w:t xml:space="preserve"> </w:t>
      </w:r>
      <w:r>
        <w:t>of feeder circuits</w:t>
      </w:r>
      <w:r>
        <w:rPr>
          <w:rFonts w:hint="eastAsia"/>
        </w:rPr>
        <w:t xml:space="preserve"> in lighting system and </w:t>
      </w:r>
      <w:r>
        <w:t>domestic equipment</w:t>
      </w:r>
      <w:r>
        <w:rPr>
          <w:rFonts w:hint="eastAsia"/>
        </w:rPr>
        <w:t>.</w:t>
      </w:r>
    </w:p>
    <w:p w14:paraId="7275B0D3">
      <w:pPr>
        <w:pStyle w:val="71"/>
        <w:ind w:left="743"/>
      </w:pPr>
    </w:p>
    <w:p w14:paraId="40FB0CB4">
      <w:pPr>
        <w:pStyle w:val="71"/>
        <w:ind w:left="743"/>
      </w:pPr>
      <w:r>
        <w:rPr>
          <w:rFonts w:hint="eastAsia"/>
        </w:rPr>
        <w:t>(C) Bus-tie switch (as per Maker)</w:t>
      </w:r>
    </w:p>
    <w:p w14:paraId="5E1625B6">
      <w:pPr>
        <w:pStyle w:val="71"/>
        <w:ind w:left="743"/>
      </w:pPr>
      <w:r>
        <w:rPr>
          <w:rFonts w:hint="eastAsia"/>
        </w:rPr>
        <w:t>Due to total electrical power of generators to be very large, bus bar and bus-tie switch of MSB must have enough capacity as per rules and</w:t>
      </w:r>
      <w:r>
        <w:t xml:space="preserve"> Manufacture</w:t>
      </w:r>
      <w:r>
        <w:rPr>
          <w:spacing w:val="9"/>
        </w:rPr>
        <w:t>r</w:t>
      </w:r>
      <w:r>
        <w:rPr>
          <w:spacing w:val="-13"/>
        </w:rPr>
        <w:t>’</w:t>
      </w:r>
      <w:r>
        <w:t>s</w:t>
      </w:r>
      <w:r>
        <w:rPr>
          <w:rFonts w:hint="eastAsia"/>
        </w:rPr>
        <w:t xml:space="preserve"> standard.</w:t>
      </w:r>
    </w:p>
    <w:p w14:paraId="124F26B6">
      <w:pPr>
        <w:pStyle w:val="71"/>
        <w:ind w:left="743"/>
      </w:pPr>
    </w:p>
    <w:p w14:paraId="3D6EF582">
      <w:pPr>
        <w:pStyle w:val="3"/>
        <w:numPr>
          <w:ilvl w:val="1"/>
          <w:numId w:val="0"/>
        </w:numPr>
        <w:ind w:left="567" w:leftChars="0" w:hanging="567" w:firstLineChars="0"/>
        <w:jc w:val="left"/>
      </w:pPr>
      <w:bookmarkStart w:id="563" w:name="_Toc5723991"/>
      <w:bookmarkStart w:id="564" w:name="_Toc49257640"/>
      <w:bookmarkStart w:id="565" w:name="_Toc48573725"/>
      <w:bookmarkStart w:id="566" w:name="_Toc48311928"/>
      <w:bookmarkStart w:id="567" w:name="_Toc48573587"/>
      <w:r>
        <w:rPr>
          <w:rFonts w:hint="eastAsia" w:ascii="Arial" w:hAnsi="Arial" w:eastAsia="黑体" w:cs="Times New Roman"/>
          <w:b/>
          <w:bCs/>
          <w:caps/>
          <w:kern w:val="0"/>
          <w:sz w:val="24"/>
          <w:szCs w:val="24"/>
          <w:lang w:val="en-US" w:eastAsia="zh-CN" w:bidi="ar-SA"/>
        </w:rPr>
        <w:t>8.2</w:t>
      </w:r>
      <w:r>
        <w:rPr>
          <w:rFonts w:hint="eastAsia" w:cs="Times New Roman"/>
          <w:b/>
          <w:bCs/>
          <w:caps/>
          <w:kern w:val="0"/>
          <w:sz w:val="24"/>
          <w:szCs w:val="24"/>
          <w:lang w:val="en-US" w:eastAsia="zh-CN" w:bidi="ar-SA"/>
        </w:rPr>
        <w:t xml:space="preserve"> </w:t>
      </w:r>
      <w:r>
        <w:t>WIRING</w:t>
      </w:r>
      <w:bookmarkEnd w:id="563"/>
      <w:bookmarkEnd w:id="564"/>
      <w:bookmarkEnd w:id="565"/>
      <w:bookmarkEnd w:id="566"/>
      <w:bookmarkEnd w:id="567"/>
    </w:p>
    <w:p w14:paraId="350B6599">
      <w:pPr>
        <w:pStyle w:val="3"/>
        <w:numPr>
          <w:ilvl w:val="2"/>
          <w:numId w:val="0"/>
        </w:numPr>
        <w:ind w:left="709" w:leftChars="0" w:hanging="709" w:firstLineChars="0"/>
        <w:jc w:val="left"/>
      </w:pPr>
      <w:bookmarkStart w:id="568" w:name="_Toc48311929"/>
      <w:bookmarkStart w:id="569" w:name="_Toc5723992"/>
      <w:bookmarkStart w:id="570" w:name="_Toc48573726"/>
      <w:bookmarkStart w:id="571" w:name="_Toc48573588"/>
      <w:r>
        <w:rPr>
          <w:rFonts w:hint="eastAsia" w:ascii="Arial" w:hAnsi="Arial" w:eastAsia="黑体" w:cs="Times New Roman"/>
          <w:b/>
          <w:bCs/>
          <w:caps/>
          <w:kern w:val="0"/>
          <w:sz w:val="24"/>
          <w:szCs w:val="24"/>
          <w:lang w:val="en-US" w:eastAsia="zh-CN" w:bidi="ar-SA"/>
        </w:rPr>
        <w:t>8.2.1</w:t>
      </w:r>
      <w:r>
        <w:rPr>
          <w:rFonts w:hint="eastAsia" w:cs="Times New Roman"/>
          <w:b/>
          <w:bCs/>
          <w:caps/>
          <w:kern w:val="0"/>
          <w:sz w:val="24"/>
          <w:szCs w:val="24"/>
          <w:lang w:val="en-US" w:eastAsia="zh-CN" w:bidi="ar-SA"/>
        </w:rPr>
        <w:t xml:space="preserve"> </w:t>
      </w:r>
      <w:r>
        <w:tab/>
      </w:r>
      <w:bookmarkStart w:id="572" w:name="_Toc49257641"/>
      <w:r>
        <w:t>WIRING SYSTEM</w:t>
      </w:r>
      <w:bookmarkEnd w:id="568"/>
      <w:bookmarkEnd w:id="569"/>
      <w:bookmarkEnd w:id="570"/>
      <w:bookmarkEnd w:id="571"/>
      <w:bookmarkEnd w:id="572"/>
    </w:p>
    <w:p w14:paraId="09698898">
      <w:pPr>
        <w:ind w:left="850" w:leftChars="405"/>
        <w:rPr>
          <w:b/>
          <w:kern w:val="0"/>
          <w:sz w:val="24"/>
        </w:rPr>
      </w:pPr>
      <w:r>
        <w:rPr>
          <w:b/>
          <w:kern w:val="0"/>
          <w:sz w:val="24"/>
        </w:rPr>
        <w:t xml:space="preserve">All cables shall be marked at both ends with the cable reference numbers as per drawings. Marks shall be flame retardant with impressed letters. The individual conductor ends in the cables shall be marked with closed ring marks. All internal wiring in switchboards, panels, consoles, etc. shall also be marked with closed rings at both ends with reference numbers as per drawings. (according to maker standard) </w:t>
      </w:r>
    </w:p>
    <w:p w14:paraId="784EA3C5">
      <w:pPr>
        <w:ind w:left="850" w:leftChars="405"/>
      </w:pPr>
    </w:p>
    <w:p w14:paraId="49BDC542">
      <w:pPr>
        <w:autoSpaceDE w:val="0"/>
        <w:autoSpaceDN w:val="0"/>
        <w:adjustRightInd w:val="0"/>
        <w:ind w:left="1012" w:right="-160"/>
        <w:jc w:val="left"/>
        <w:rPr>
          <w:kern w:val="0"/>
          <w:sz w:val="24"/>
        </w:rPr>
      </w:pPr>
      <w:r>
        <w:rPr>
          <w:kern w:val="0"/>
          <w:sz w:val="24"/>
        </w:rPr>
        <w:t xml:space="preserve">The distribution system shall consist of three-phase AC. three-wire </w:t>
      </w:r>
      <w:r>
        <w:rPr>
          <w:rFonts w:hint="eastAsia"/>
          <w:kern w:val="0"/>
          <w:sz w:val="24"/>
        </w:rPr>
        <w:t xml:space="preserve">insulated </w:t>
      </w:r>
      <w:r>
        <w:rPr>
          <w:kern w:val="0"/>
          <w:sz w:val="24"/>
        </w:rPr>
        <w:t xml:space="preserve">system, single phase AC. two-wire </w:t>
      </w:r>
      <w:r>
        <w:rPr>
          <w:rFonts w:hint="eastAsia"/>
          <w:kern w:val="0"/>
          <w:sz w:val="24"/>
        </w:rPr>
        <w:t xml:space="preserve">insulated </w:t>
      </w:r>
      <w:r>
        <w:rPr>
          <w:kern w:val="0"/>
          <w:sz w:val="24"/>
        </w:rPr>
        <w:t xml:space="preserve">system and DC two-wire </w:t>
      </w:r>
      <w:r>
        <w:rPr>
          <w:rFonts w:hint="eastAsia"/>
          <w:kern w:val="0"/>
          <w:sz w:val="24"/>
        </w:rPr>
        <w:t xml:space="preserve">insulated </w:t>
      </w:r>
      <w:r>
        <w:rPr>
          <w:kern w:val="0"/>
          <w:sz w:val="24"/>
        </w:rPr>
        <w:t>system.</w:t>
      </w:r>
    </w:p>
    <w:p w14:paraId="7205C930">
      <w:pPr>
        <w:autoSpaceDE w:val="0"/>
        <w:autoSpaceDN w:val="0"/>
        <w:adjustRightInd w:val="0"/>
        <w:ind w:left="1012" w:right="-160"/>
        <w:jc w:val="left"/>
        <w:rPr>
          <w:kern w:val="0"/>
          <w:sz w:val="24"/>
        </w:rPr>
      </w:pPr>
    </w:p>
    <w:p w14:paraId="37A433BE">
      <w:pPr>
        <w:autoSpaceDE w:val="0"/>
        <w:autoSpaceDN w:val="0"/>
        <w:adjustRightInd w:val="0"/>
        <w:ind w:left="1012" w:right="-160"/>
        <w:jc w:val="left"/>
        <w:rPr>
          <w:spacing w:val="-7"/>
          <w:kern w:val="0"/>
          <w:sz w:val="24"/>
        </w:rPr>
      </w:pPr>
      <w:r>
        <w:rPr>
          <w:kern w:val="0"/>
          <w:sz w:val="24"/>
        </w:rPr>
        <w:t>The</w:t>
      </w:r>
      <w:r>
        <w:rPr>
          <w:spacing w:val="-6"/>
          <w:kern w:val="0"/>
          <w:sz w:val="24"/>
        </w:rPr>
        <w:t xml:space="preserve"> </w:t>
      </w:r>
      <w:r>
        <w:rPr>
          <w:kern w:val="0"/>
          <w:sz w:val="24"/>
        </w:rPr>
        <w:t>distrib</w:t>
      </w:r>
      <w:r>
        <w:rPr>
          <w:spacing w:val="-1"/>
          <w:kern w:val="0"/>
          <w:sz w:val="24"/>
        </w:rPr>
        <w:t>u</w:t>
      </w:r>
      <w:r>
        <w:rPr>
          <w:kern w:val="0"/>
          <w:sz w:val="24"/>
        </w:rPr>
        <w:t xml:space="preserve">tion system shall </w:t>
      </w:r>
      <w:r>
        <w:rPr>
          <w:spacing w:val="-7"/>
          <w:kern w:val="0"/>
          <w:sz w:val="24"/>
        </w:rPr>
        <w:t>be as follows:</w:t>
      </w:r>
    </w:p>
    <w:p w14:paraId="5AB54BB7">
      <w:pPr>
        <w:autoSpaceDE w:val="0"/>
        <w:autoSpaceDN w:val="0"/>
        <w:adjustRightInd w:val="0"/>
        <w:ind w:left="1012" w:right="-160"/>
        <w:jc w:val="left"/>
        <w:rPr>
          <w:rFonts w:ascii="Arial" w:hAnsi="Arial" w:eastAsia="黑体"/>
          <w:snapToGrid w:val="0"/>
          <w:sz w:val="20"/>
        </w:rPr>
      </w:pPr>
    </w:p>
    <w:p w14:paraId="41B04815">
      <w:pPr>
        <w:autoSpaceDE w:val="0"/>
        <w:autoSpaceDN w:val="0"/>
        <w:adjustRightInd w:val="0"/>
        <w:ind w:left="1012" w:right="-160"/>
        <w:jc w:val="left"/>
        <w:rPr>
          <w:kern w:val="0"/>
          <w:sz w:val="24"/>
        </w:rPr>
      </w:pPr>
      <w:r>
        <w:rPr>
          <w:kern w:val="0"/>
          <w:sz w:val="24"/>
        </w:rPr>
        <w:t>General power system:</w:t>
      </w:r>
    </w:p>
    <w:p w14:paraId="1C76D406">
      <w:pPr>
        <w:autoSpaceDE w:val="0"/>
        <w:autoSpaceDN w:val="0"/>
        <w:adjustRightInd w:val="0"/>
        <w:ind w:left="1012" w:right="-160"/>
        <w:jc w:val="left"/>
        <w:rPr>
          <w:kern w:val="0"/>
          <w:sz w:val="24"/>
        </w:rPr>
      </w:pPr>
      <w:r>
        <w:rPr>
          <w:rFonts w:hint="eastAsia"/>
          <w:kern w:val="0"/>
          <w:sz w:val="24"/>
        </w:rPr>
        <w:t>1</w:t>
      </w:r>
      <w:r>
        <w:rPr>
          <w:kern w:val="0"/>
          <w:sz w:val="24"/>
        </w:rPr>
        <w:t>) AC 440 V system: 3 PH, 60 Hz, 3-wire i</w:t>
      </w:r>
      <w:r>
        <w:rPr>
          <w:spacing w:val="-1"/>
          <w:kern w:val="0"/>
          <w:sz w:val="24"/>
        </w:rPr>
        <w:t>n</w:t>
      </w:r>
      <w:r>
        <w:rPr>
          <w:kern w:val="0"/>
          <w:sz w:val="24"/>
        </w:rPr>
        <w:t>sulated s</w:t>
      </w:r>
      <w:r>
        <w:rPr>
          <w:spacing w:val="-1"/>
          <w:kern w:val="0"/>
          <w:sz w:val="24"/>
        </w:rPr>
        <w:t>y</w:t>
      </w:r>
      <w:r>
        <w:rPr>
          <w:kern w:val="0"/>
          <w:sz w:val="24"/>
        </w:rPr>
        <w:t>stem</w:t>
      </w:r>
    </w:p>
    <w:p w14:paraId="55DF029A">
      <w:pPr>
        <w:autoSpaceDE w:val="0"/>
        <w:autoSpaceDN w:val="0"/>
        <w:adjustRightInd w:val="0"/>
        <w:ind w:left="1372" w:leftChars="482" w:right="-20" w:hanging="360" w:hangingChars="150"/>
        <w:rPr>
          <w:kern w:val="0"/>
          <w:sz w:val="24"/>
        </w:rPr>
      </w:pPr>
      <w:r>
        <w:rPr>
          <w:rFonts w:hint="eastAsia"/>
          <w:kern w:val="0"/>
          <w:sz w:val="24"/>
        </w:rPr>
        <w:t>2</w:t>
      </w:r>
      <w:r>
        <w:rPr>
          <w:kern w:val="0"/>
          <w:sz w:val="24"/>
        </w:rPr>
        <w:t>) AC 220 V system: 3 PH, 60 Hz, 3-wire i</w:t>
      </w:r>
      <w:r>
        <w:rPr>
          <w:spacing w:val="-1"/>
          <w:kern w:val="0"/>
          <w:sz w:val="24"/>
        </w:rPr>
        <w:t>n</w:t>
      </w:r>
      <w:r>
        <w:rPr>
          <w:kern w:val="0"/>
          <w:sz w:val="24"/>
        </w:rPr>
        <w:t>sulated s</w:t>
      </w:r>
      <w:r>
        <w:rPr>
          <w:spacing w:val="-1"/>
          <w:kern w:val="0"/>
          <w:sz w:val="24"/>
        </w:rPr>
        <w:t>y</w:t>
      </w:r>
      <w:r>
        <w:rPr>
          <w:kern w:val="0"/>
          <w:sz w:val="24"/>
        </w:rPr>
        <w:t>stem</w:t>
      </w:r>
      <w:r>
        <w:rPr>
          <w:spacing w:val="-6"/>
          <w:kern w:val="0"/>
          <w:sz w:val="24"/>
        </w:rPr>
        <w:t xml:space="preserve"> </w:t>
      </w:r>
      <w:r>
        <w:rPr>
          <w:kern w:val="0"/>
          <w:sz w:val="24"/>
        </w:rPr>
        <w:t>and single phase two-wire insulated system</w:t>
      </w:r>
    </w:p>
    <w:p w14:paraId="4A9BA5D2">
      <w:pPr>
        <w:autoSpaceDE w:val="0"/>
        <w:autoSpaceDN w:val="0"/>
        <w:adjustRightInd w:val="0"/>
        <w:ind w:left="1012" w:right="-20"/>
        <w:jc w:val="left"/>
        <w:rPr>
          <w:kern w:val="0"/>
          <w:sz w:val="24"/>
        </w:rPr>
      </w:pPr>
      <w:r>
        <w:rPr>
          <w:rFonts w:hint="eastAsia"/>
          <w:kern w:val="0"/>
          <w:sz w:val="24"/>
        </w:rPr>
        <w:t>3</w:t>
      </w:r>
      <w:r>
        <w:rPr>
          <w:kern w:val="0"/>
          <w:sz w:val="24"/>
        </w:rPr>
        <w:t>) DC 24 V system: 2-wire insulated syste</w:t>
      </w:r>
      <w:r>
        <w:rPr>
          <w:spacing w:val="-2"/>
          <w:kern w:val="0"/>
          <w:sz w:val="24"/>
        </w:rPr>
        <w:t>m</w:t>
      </w:r>
      <w:r>
        <w:rPr>
          <w:kern w:val="0"/>
          <w:sz w:val="24"/>
        </w:rPr>
        <w:t>.</w:t>
      </w:r>
    </w:p>
    <w:p w14:paraId="7E7C5FC1">
      <w:pPr>
        <w:tabs>
          <w:tab w:val="left" w:pos="3880"/>
        </w:tabs>
        <w:autoSpaceDE w:val="0"/>
        <w:autoSpaceDN w:val="0"/>
        <w:adjustRightInd w:val="0"/>
        <w:ind w:left="1009"/>
        <w:rPr>
          <w:kern w:val="0"/>
          <w:sz w:val="24"/>
        </w:rPr>
      </w:pPr>
    </w:p>
    <w:p w14:paraId="0192F19E">
      <w:pPr>
        <w:pStyle w:val="71"/>
        <w:ind w:left="743"/>
      </w:pPr>
      <w:r>
        <w:t xml:space="preserve">Galley and </w:t>
      </w:r>
      <w:r>
        <w:rPr>
          <w:spacing w:val="-1"/>
        </w:rPr>
        <w:t>d</w:t>
      </w:r>
      <w:r>
        <w:rPr>
          <w:spacing w:val="1"/>
        </w:rPr>
        <w:t>o</w:t>
      </w:r>
      <w:r>
        <w:rPr>
          <w:spacing w:val="-2"/>
        </w:rPr>
        <w:t>m</w:t>
      </w:r>
      <w:r>
        <w:t>estic equip</w:t>
      </w:r>
      <w:r>
        <w:rPr>
          <w:spacing w:val="-2"/>
        </w:rPr>
        <w:t>m</w:t>
      </w:r>
      <w:r>
        <w:t>ent (lar</w:t>
      </w:r>
      <w:r>
        <w:rPr>
          <w:spacing w:val="-1"/>
        </w:rPr>
        <w:t>g</w:t>
      </w:r>
      <w:r>
        <w:t>e</w:t>
      </w:r>
      <w:r>
        <w:rPr>
          <w:spacing w:val="-1"/>
        </w:rPr>
        <w:t xml:space="preserve"> </w:t>
      </w:r>
      <w:r>
        <w:t>capacity</w:t>
      </w:r>
      <w:r>
        <w:rPr>
          <w:rFonts w:hint="eastAsia"/>
        </w:rPr>
        <w:t xml:space="preserve"> AC440V</w:t>
      </w:r>
      <w:r>
        <w:t xml:space="preserve">): </w:t>
      </w:r>
    </w:p>
    <w:p w14:paraId="078A1D3B">
      <w:pPr>
        <w:pStyle w:val="71"/>
        <w:ind w:left="743"/>
      </w:pPr>
      <w:r>
        <w:t>AC 440</w:t>
      </w:r>
      <w:r>
        <w:rPr>
          <w:rFonts w:hint="eastAsia"/>
        </w:rPr>
        <w:t xml:space="preserve"> V</w:t>
      </w:r>
      <w:r>
        <w:t>/220 V, 3 PH</w:t>
      </w:r>
      <w:r>
        <w:rPr>
          <w:rFonts w:hint="eastAsia"/>
        </w:rPr>
        <w:t>/1PH</w:t>
      </w:r>
      <w:r>
        <w:t>, 60 Hz, 3-wire</w:t>
      </w:r>
      <w:r>
        <w:rPr>
          <w:rFonts w:hint="eastAsia"/>
        </w:rPr>
        <w:t>/2 wires</w:t>
      </w:r>
    </w:p>
    <w:p w14:paraId="158B9472">
      <w:pPr>
        <w:tabs>
          <w:tab w:val="left" w:pos="3880"/>
        </w:tabs>
        <w:autoSpaceDE w:val="0"/>
        <w:autoSpaceDN w:val="0"/>
        <w:adjustRightInd w:val="0"/>
        <w:ind w:left="1009"/>
        <w:rPr>
          <w:kern w:val="0"/>
          <w:sz w:val="24"/>
        </w:rPr>
      </w:pPr>
    </w:p>
    <w:p w14:paraId="650A0597">
      <w:pPr>
        <w:pStyle w:val="71"/>
        <w:ind w:left="743"/>
      </w:pPr>
      <w:r>
        <w:t xml:space="preserve">Lighting </w:t>
      </w:r>
      <w:r>
        <w:rPr>
          <w:spacing w:val="-2"/>
        </w:rPr>
        <w:t>m</w:t>
      </w:r>
      <w:r>
        <w:t>ain circuit</w:t>
      </w:r>
      <w:r>
        <w:rPr>
          <w:rFonts w:hint="eastAsia"/>
        </w:rPr>
        <w:t>:</w:t>
      </w:r>
    </w:p>
    <w:p w14:paraId="5E917227">
      <w:pPr>
        <w:pStyle w:val="71"/>
        <w:ind w:left="743"/>
      </w:pPr>
      <w:r>
        <w:t>AC 220</w:t>
      </w:r>
      <w:r>
        <w:rPr>
          <w:rFonts w:hint="eastAsia"/>
        </w:rPr>
        <w:t xml:space="preserve"> </w:t>
      </w:r>
      <w:r>
        <w:t>V, 3 PH, 60 Hz, 3-wire</w:t>
      </w:r>
    </w:p>
    <w:p w14:paraId="5347A967">
      <w:pPr>
        <w:tabs>
          <w:tab w:val="left" w:pos="3880"/>
        </w:tabs>
        <w:autoSpaceDE w:val="0"/>
        <w:autoSpaceDN w:val="0"/>
        <w:adjustRightInd w:val="0"/>
        <w:ind w:left="1009"/>
        <w:rPr>
          <w:kern w:val="0"/>
          <w:sz w:val="24"/>
        </w:rPr>
      </w:pPr>
    </w:p>
    <w:p w14:paraId="6450165E">
      <w:pPr>
        <w:pStyle w:val="71"/>
        <w:ind w:left="743"/>
      </w:pPr>
      <w:r>
        <w:t>Branch circuits of lighting, s</w:t>
      </w:r>
      <w:r>
        <w:rPr>
          <w:spacing w:val="-2"/>
        </w:rPr>
        <w:t>m</w:t>
      </w:r>
      <w:r>
        <w:t>all capacity do</w:t>
      </w:r>
      <w:r>
        <w:rPr>
          <w:spacing w:val="-2"/>
        </w:rPr>
        <w:t>m</w:t>
      </w:r>
      <w:r>
        <w:t>estic equip</w:t>
      </w:r>
      <w:r>
        <w:rPr>
          <w:spacing w:val="-2"/>
        </w:rPr>
        <w:t>m</w:t>
      </w:r>
      <w:r>
        <w:rPr>
          <w:spacing w:val="1"/>
        </w:rPr>
        <w:t>e</w:t>
      </w:r>
      <w:r>
        <w:t xml:space="preserve">nt: </w:t>
      </w:r>
    </w:p>
    <w:p w14:paraId="586658F3">
      <w:pPr>
        <w:pStyle w:val="71"/>
        <w:ind w:left="743"/>
      </w:pPr>
      <w:r>
        <w:t>AC 220</w:t>
      </w:r>
      <w:r>
        <w:rPr>
          <w:rFonts w:hint="eastAsia"/>
        </w:rPr>
        <w:t xml:space="preserve"> </w:t>
      </w:r>
      <w:r>
        <w:t>V, 1 PH, 60 Hz, 2-wire</w:t>
      </w:r>
    </w:p>
    <w:p w14:paraId="09B738BE">
      <w:pPr>
        <w:tabs>
          <w:tab w:val="left" w:pos="3880"/>
        </w:tabs>
        <w:autoSpaceDE w:val="0"/>
        <w:autoSpaceDN w:val="0"/>
        <w:adjustRightInd w:val="0"/>
        <w:ind w:left="1009"/>
        <w:rPr>
          <w:kern w:val="0"/>
          <w:sz w:val="24"/>
        </w:rPr>
      </w:pPr>
    </w:p>
    <w:p w14:paraId="3DBE50A4">
      <w:pPr>
        <w:pStyle w:val="71"/>
        <w:ind w:left="743"/>
      </w:pPr>
      <w:r>
        <w:t>Nautical instru</w:t>
      </w:r>
      <w:r>
        <w:rPr>
          <w:spacing w:val="-2"/>
        </w:rPr>
        <w:t>m</w:t>
      </w:r>
      <w:r>
        <w:t>ents and radio equip</w:t>
      </w:r>
      <w:r>
        <w:rPr>
          <w:spacing w:val="-2"/>
        </w:rPr>
        <w:t>m</w:t>
      </w:r>
      <w:r>
        <w:t>ent:</w:t>
      </w:r>
    </w:p>
    <w:p w14:paraId="4797D051">
      <w:pPr>
        <w:pStyle w:val="71"/>
        <w:ind w:left="743"/>
      </w:pPr>
      <w:r>
        <w:t xml:space="preserve">AC 220 V, 3 PH </w:t>
      </w:r>
      <w:r>
        <w:rPr>
          <w:rFonts w:hint="eastAsia"/>
        </w:rPr>
        <w:t>/</w:t>
      </w:r>
      <w:r>
        <w:t>1 PH, 3</w:t>
      </w:r>
      <w:r>
        <w:rPr>
          <w:rFonts w:hint="eastAsia"/>
        </w:rPr>
        <w:t xml:space="preserve"> </w:t>
      </w:r>
      <w:r>
        <w:t>wire</w:t>
      </w:r>
      <w:r>
        <w:rPr>
          <w:rFonts w:hint="eastAsia"/>
        </w:rPr>
        <w:t>/</w:t>
      </w:r>
      <w:r>
        <w:t>2 wire</w:t>
      </w:r>
      <w:r>
        <w:rPr>
          <w:rFonts w:hint="eastAsia"/>
        </w:rPr>
        <w:t>,</w:t>
      </w:r>
      <w:r>
        <w:t xml:space="preserve"> 60 Hz, and</w:t>
      </w:r>
      <w:r>
        <w:rPr>
          <w:spacing w:val="-1"/>
        </w:rPr>
        <w:t xml:space="preserve"> </w:t>
      </w:r>
      <w:r>
        <w:t>DC</w:t>
      </w:r>
      <w:r>
        <w:rPr>
          <w:spacing w:val="1"/>
        </w:rPr>
        <w:t xml:space="preserve"> </w:t>
      </w:r>
      <w:r>
        <w:t>24 V</w:t>
      </w:r>
      <w:r>
        <w:rPr>
          <w:spacing w:val="1"/>
        </w:rPr>
        <w:t xml:space="preserve"> </w:t>
      </w:r>
      <w:r>
        <w:t>2-wire</w:t>
      </w:r>
    </w:p>
    <w:p w14:paraId="7356C800">
      <w:pPr>
        <w:tabs>
          <w:tab w:val="left" w:pos="3880"/>
        </w:tabs>
        <w:autoSpaceDE w:val="0"/>
        <w:autoSpaceDN w:val="0"/>
        <w:adjustRightInd w:val="0"/>
        <w:ind w:left="1009"/>
        <w:rPr>
          <w:kern w:val="0"/>
          <w:sz w:val="24"/>
        </w:rPr>
      </w:pPr>
    </w:p>
    <w:p w14:paraId="36357EF1">
      <w:pPr>
        <w:pStyle w:val="71"/>
        <w:ind w:left="743"/>
      </w:pPr>
      <w:r>
        <w:t>Interior co</w:t>
      </w:r>
      <w:r>
        <w:rPr>
          <w:spacing w:val="-2"/>
        </w:rPr>
        <w:t>m</w:t>
      </w:r>
      <w:r>
        <w:rPr>
          <w:spacing w:val="-1"/>
        </w:rPr>
        <w:t>m</w:t>
      </w:r>
      <w:r>
        <w:t>unication and alarm</w:t>
      </w:r>
      <w:r>
        <w:rPr>
          <w:spacing w:val="-2"/>
        </w:rPr>
        <w:t xml:space="preserve"> </w:t>
      </w:r>
      <w:r>
        <w:t>system</w:t>
      </w:r>
      <w:r>
        <w:rPr>
          <w:spacing w:val="-2"/>
        </w:rPr>
        <w:t xml:space="preserve"> </w:t>
      </w:r>
      <w:r>
        <w:t>and auto</w:t>
      </w:r>
      <w:r>
        <w:rPr>
          <w:spacing w:val="-2"/>
        </w:rPr>
        <w:t>m</w:t>
      </w:r>
      <w:r>
        <w:t xml:space="preserve">ation: </w:t>
      </w:r>
    </w:p>
    <w:p w14:paraId="53A9AB7E">
      <w:pPr>
        <w:pStyle w:val="71"/>
        <w:ind w:left="743"/>
      </w:pPr>
      <w:r>
        <w:t>AC 220V, 1 PH, 60 Hz, 2-wire or DC 24 V, 2-wire</w:t>
      </w:r>
    </w:p>
    <w:p w14:paraId="60F6D826">
      <w:pPr>
        <w:tabs>
          <w:tab w:val="left" w:pos="3880"/>
        </w:tabs>
        <w:autoSpaceDE w:val="0"/>
        <w:autoSpaceDN w:val="0"/>
        <w:adjustRightInd w:val="0"/>
        <w:ind w:left="1009"/>
        <w:rPr>
          <w:kern w:val="0"/>
          <w:sz w:val="24"/>
        </w:rPr>
      </w:pPr>
    </w:p>
    <w:p w14:paraId="22678FF5">
      <w:pPr>
        <w:pStyle w:val="71"/>
        <w:ind w:left="743"/>
      </w:pPr>
      <w:r>
        <w:t>Bow thrust</w:t>
      </w:r>
      <w:r>
        <w:rPr>
          <w:spacing w:val="-1"/>
        </w:rPr>
        <w:t>e</w:t>
      </w:r>
      <w:r>
        <w:t xml:space="preserve">r </w:t>
      </w:r>
      <w:r>
        <w:rPr>
          <w:spacing w:val="-2"/>
        </w:rPr>
        <w:t>m</w:t>
      </w:r>
      <w:r>
        <w:t xml:space="preserve">otor: </w:t>
      </w:r>
    </w:p>
    <w:p w14:paraId="3401C4EF">
      <w:pPr>
        <w:pStyle w:val="71"/>
        <w:ind w:left="743"/>
      </w:pPr>
      <w:r>
        <w:t xml:space="preserve">AC </w:t>
      </w:r>
      <w:r>
        <w:rPr>
          <w:rFonts w:hint="eastAsia"/>
        </w:rPr>
        <w:t>44</w:t>
      </w:r>
      <w:r>
        <w:t>0 V, 3 PH, 60 Hz</w:t>
      </w:r>
      <w:r>
        <w:rPr>
          <w:rFonts w:hint="eastAsia"/>
        </w:rPr>
        <w:t xml:space="preserve"> </w:t>
      </w:r>
    </w:p>
    <w:p w14:paraId="01DC980E">
      <w:pPr>
        <w:pStyle w:val="71"/>
        <w:ind w:left="743"/>
      </w:pPr>
    </w:p>
    <w:p w14:paraId="7C65CF56">
      <w:pPr>
        <w:pStyle w:val="71"/>
        <w:ind w:left="743"/>
      </w:pPr>
      <w:r>
        <w:t>Reefer container:</w:t>
      </w:r>
    </w:p>
    <w:p w14:paraId="0742601A">
      <w:pPr>
        <w:pStyle w:val="71"/>
        <w:ind w:left="743"/>
      </w:pPr>
      <w:r>
        <w:t>AC 440 V, 3 PH, 60 Hz</w:t>
      </w:r>
    </w:p>
    <w:p w14:paraId="211D4158">
      <w:pPr>
        <w:tabs>
          <w:tab w:val="left" w:pos="3880"/>
        </w:tabs>
        <w:autoSpaceDE w:val="0"/>
        <w:autoSpaceDN w:val="0"/>
        <w:adjustRightInd w:val="0"/>
        <w:ind w:left="1009"/>
        <w:rPr>
          <w:kern w:val="0"/>
          <w:sz w:val="24"/>
        </w:rPr>
      </w:pPr>
    </w:p>
    <w:p w14:paraId="0703CF05">
      <w:pPr>
        <w:pStyle w:val="71"/>
        <w:ind w:left="743"/>
      </w:pPr>
      <w:r>
        <w:t>The distrib</w:t>
      </w:r>
      <w:r>
        <w:rPr>
          <w:spacing w:val="-1"/>
        </w:rPr>
        <w:t>u</w:t>
      </w:r>
      <w:r>
        <w:t>tion system shall be insulated against hull throughout the vessel except for ground detecting circuits, secondary circuits of potential</w:t>
      </w:r>
      <w:r>
        <w:rPr>
          <w:spacing w:val="22"/>
        </w:rPr>
        <w:t xml:space="preserve"> </w:t>
      </w:r>
      <w:r>
        <w:t>and current transfo</w:t>
      </w:r>
      <w:r>
        <w:rPr>
          <w:spacing w:val="2"/>
        </w:rPr>
        <w:t>r</w:t>
      </w:r>
      <w:r>
        <w:rPr>
          <w:spacing w:val="-2"/>
        </w:rPr>
        <w:t>m</w:t>
      </w:r>
      <w:r>
        <w:t>ers will be earthed at switchboard or control panel.</w:t>
      </w:r>
    </w:p>
    <w:p w14:paraId="6F9959E0">
      <w:pPr>
        <w:tabs>
          <w:tab w:val="left" w:pos="3880"/>
        </w:tabs>
        <w:autoSpaceDE w:val="0"/>
        <w:autoSpaceDN w:val="0"/>
        <w:adjustRightInd w:val="0"/>
        <w:ind w:left="1009"/>
        <w:rPr>
          <w:kern w:val="0"/>
          <w:sz w:val="24"/>
        </w:rPr>
      </w:pPr>
    </w:p>
    <w:p w14:paraId="11E17D2C">
      <w:pPr>
        <w:pStyle w:val="71"/>
        <w:ind w:left="743"/>
      </w:pPr>
      <w:r>
        <w:t>The</w:t>
      </w:r>
      <w:r>
        <w:rPr>
          <w:spacing w:val="20"/>
        </w:rPr>
        <w:t xml:space="preserve"> </w:t>
      </w:r>
      <w:r>
        <w:t>voltage</w:t>
      </w:r>
      <w:r>
        <w:rPr>
          <w:spacing w:val="20"/>
        </w:rPr>
        <w:t xml:space="preserve"> </w:t>
      </w:r>
      <w:r>
        <w:t>for</w:t>
      </w:r>
      <w:r>
        <w:rPr>
          <w:spacing w:val="20"/>
        </w:rPr>
        <w:t xml:space="preserve"> some </w:t>
      </w:r>
      <w:r>
        <w:t>portable</w:t>
      </w:r>
      <w:r>
        <w:rPr>
          <w:spacing w:val="20"/>
        </w:rPr>
        <w:t xml:space="preserve"> </w:t>
      </w:r>
      <w:r>
        <w:t>equip</w:t>
      </w:r>
      <w:r>
        <w:rPr>
          <w:spacing w:val="-2"/>
        </w:rPr>
        <w:t>m</w:t>
      </w:r>
      <w:r>
        <w:t>ent</w:t>
      </w:r>
      <w:r>
        <w:rPr>
          <w:spacing w:val="20"/>
        </w:rPr>
        <w:t xml:space="preserve"> </w:t>
      </w:r>
      <w:r>
        <w:t>such</w:t>
      </w:r>
      <w:r>
        <w:rPr>
          <w:spacing w:val="20"/>
        </w:rPr>
        <w:t xml:space="preserve"> </w:t>
      </w:r>
      <w:r>
        <w:t>as</w:t>
      </w:r>
      <w:r>
        <w:rPr>
          <w:spacing w:val="20"/>
        </w:rPr>
        <w:t xml:space="preserve"> </w:t>
      </w:r>
      <w:r>
        <w:t>portable</w:t>
      </w:r>
      <w:r>
        <w:rPr>
          <w:spacing w:val="20"/>
        </w:rPr>
        <w:t xml:space="preserve"> </w:t>
      </w:r>
      <w:r>
        <w:t>control</w:t>
      </w:r>
      <w:r>
        <w:rPr>
          <w:spacing w:val="20"/>
        </w:rPr>
        <w:t xml:space="preserve"> </w:t>
      </w:r>
      <w:r>
        <w:t>box</w:t>
      </w:r>
      <w:r>
        <w:rPr>
          <w:spacing w:val="20"/>
        </w:rPr>
        <w:t xml:space="preserve"> </w:t>
      </w:r>
      <w:r>
        <w:t>for</w:t>
      </w:r>
      <w:r>
        <w:rPr>
          <w:spacing w:val="20"/>
        </w:rPr>
        <w:t xml:space="preserve"> </w:t>
      </w:r>
      <w:r>
        <w:t>turning</w:t>
      </w:r>
      <w:r>
        <w:rPr>
          <w:spacing w:val="20"/>
        </w:rPr>
        <w:t xml:space="preserve"> </w:t>
      </w:r>
      <w:r>
        <w:t>gear</w:t>
      </w:r>
      <w:r>
        <w:rPr>
          <w:spacing w:val="20"/>
        </w:rPr>
        <w:t xml:space="preserve"> </w:t>
      </w:r>
      <w:r>
        <w:rPr>
          <w:spacing w:val="-2"/>
        </w:rPr>
        <w:t>m</w:t>
      </w:r>
      <w:r>
        <w:t>otor and</w:t>
      </w:r>
      <w:r>
        <w:rPr>
          <w:spacing w:val="2"/>
        </w:rPr>
        <w:t xml:space="preserve"> </w:t>
      </w:r>
      <w:r>
        <w:t>traveling</w:t>
      </w:r>
      <w:r>
        <w:rPr>
          <w:spacing w:val="2"/>
        </w:rPr>
        <w:t xml:space="preserve"> </w:t>
      </w:r>
      <w:r>
        <w:t>crane</w:t>
      </w:r>
      <w:r>
        <w:rPr>
          <w:spacing w:val="2"/>
        </w:rPr>
        <w:t xml:space="preserve"> </w:t>
      </w:r>
      <w:r>
        <w:t>and</w:t>
      </w:r>
      <w:r>
        <w:rPr>
          <w:spacing w:val="2"/>
        </w:rPr>
        <w:t xml:space="preserve"> </w:t>
      </w:r>
      <w:r>
        <w:t>so</w:t>
      </w:r>
      <w:r>
        <w:rPr>
          <w:spacing w:val="2"/>
        </w:rPr>
        <w:t xml:space="preserve"> </w:t>
      </w:r>
      <w:r>
        <w:t>on</w:t>
      </w:r>
      <w:r>
        <w:rPr>
          <w:spacing w:val="2"/>
        </w:rPr>
        <w:t xml:space="preserve"> </w:t>
      </w:r>
      <w:r>
        <w:t>should</w:t>
      </w:r>
      <w:r>
        <w:rPr>
          <w:spacing w:val="2"/>
        </w:rPr>
        <w:t xml:space="preserve"> </w:t>
      </w:r>
      <w:r>
        <w:t>be</w:t>
      </w:r>
      <w:r>
        <w:rPr>
          <w:spacing w:val="2"/>
        </w:rPr>
        <w:t xml:space="preserve"> </w:t>
      </w:r>
      <w:r>
        <w:t>low</w:t>
      </w:r>
      <w:r>
        <w:rPr>
          <w:spacing w:val="1"/>
        </w:rPr>
        <w:t>e</w:t>
      </w:r>
      <w:r>
        <w:t>r</w:t>
      </w:r>
      <w:r>
        <w:rPr>
          <w:spacing w:val="3"/>
        </w:rPr>
        <w:t xml:space="preserve"> </w:t>
      </w:r>
      <w:r>
        <w:t>than</w:t>
      </w:r>
      <w:r>
        <w:rPr>
          <w:spacing w:val="3"/>
        </w:rPr>
        <w:t xml:space="preserve"> </w:t>
      </w:r>
      <w:r>
        <w:t>AC</w:t>
      </w:r>
      <w:r>
        <w:rPr>
          <w:spacing w:val="3"/>
        </w:rPr>
        <w:t xml:space="preserve"> </w:t>
      </w:r>
      <w:r>
        <w:t>50 V</w:t>
      </w:r>
      <w:r>
        <w:rPr>
          <w:spacing w:val="3"/>
        </w:rPr>
        <w:t xml:space="preserve"> using </w:t>
      </w:r>
      <w:r>
        <w:t>two</w:t>
      </w:r>
      <w:r>
        <w:rPr>
          <w:spacing w:val="3"/>
        </w:rPr>
        <w:t xml:space="preserve"> </w:t>
      </w:r>
      <w:r>
        <w:t>(2)</w:t>
      </w:r>
      <w:r>
        <w:rPr>
          <w:spacing w:val="3"/>
        </w:rPr>
        <w:t xml:space="preserve"> </w:t>
      </w:r>
      <w:r>
        <w:t>windings</w:t>
      </w:r>
      <w:r>
        <w:rPr>
          <w:spacing w:val="3"/>
        </w:rPr>
        <w:t xml:space="preserve"> </w:t>
      </w:r>
      <w:r>
        <w:t>type transformer of which the secondary winding shall not be earthed.</w:t>
      </w:r>
    </w:p>
    <w:p w14:paraId="3382D568">
      <w:pPr>
        <w:tabs>
          <w:tab w:val="left" w:pos="3880"/>
        </w:tabs>
        <w:autoSpaceDE w:val="0"/>
        <w:autoSpaceDN w:val="0"/>
        <w:adjustRightInd w:val="0"/>
        <w:ind w:left="1009"/>
        <w:rPr>
          <w:kern w:val="0"/>
          <w:sz w:val="24"/>
        </w:rPr>
      </w:pPr>
    </w:p>
    <w:p w14:paraId="6904393A">
      <w:pPr>
        <w:pStyle w:val="71"/>
        <w:ind w:left="743"/>
      </w:pPr>
      <w:r>
        <w:t>The</w:t>
      </w:r>
      <w:r>
        <w:rPr>
          <w:spacing w:val="4"/>
        </w:rPr>
        <w:t xml:space="preserve"> </w:t>
      </w:r>
      <w:r>
        <w:rPr>
          <w:spacing w:val="-2"/>
        </w:rPr>
        <w:t>m</w:t>
      </w:r>
      <w:r>
        <w:t>etal</w:t>
      </w:r>
      <w:r>
        <w:rPr>
          <w:spacing w:val="4"/>
        </w:rPr>
        <w:t xml:space="preserve"> </w:t>
      </w:r>
      <w:r>
        <w:t>fra</w:t>
      </w:r>
      <w:r>
        <w:rPr>
          <w:spacing w:val="-2"/>
        </w:rPr>
        <w:t>m</w:t>
      </w:r>
      <w:r>
        <w:t>e</w:t>
      </w:r>
      <w:r>
        <w:rPr>
          <w:spacing w:val="4"/>
        </w:rPr>
        <w:t xml:space="preserve"> </w:t>
      </w:r>
      <w:r>
        <w:t>or</w:t>
      </w:r>
      <w:r>
        <w:rPr>
          <w:spacing w:val="4"/>
        </w:rPr>
        <w:t xml:space="preserve"> </w:t>
      </w:r>
      <w:r>
        <w:t>body</w:t>
      </w:r>
      <w:r>
        <w:rPr>
          <w:spacing w:val="4"/>
        </w:rPr>
        <w:t xml:space="preserve"> </w:t>
      </w:r>
      <w:r>
        <w:t>for</w:t>
      </w:r>
      <w:r>
        <w:rPr>
          <w:spacing w:val="4"/>
        </w:rPr>
        <w:t xml:space="preserve"> </w:t>
      </w:r>
      <w:r>
        <w:t>portable</w:t>
      </w:r>
      <w:r>
        <w:rPr>
          <w:spacing w:val="4"/>
        </w:rPr>
        <w:t xml:space="preserve"> </w:t>
      </w:r>
      <w:r>
        <w:t>equip</w:t>
      </w:r>
      <w:r>
        <w:rPr>
          <w:spacing w:val="-2"/>
        </w:rPr>
        <w:t>m</w:t>
      </w:r>
      <w:r>
        <w:t>e</w:t>
      </w:r>
      <w:r>
        <w:rPr>
          <w:spacing w:val="-1"/>
        </w:rPr>
        <w:t>n</w:t>
      </w:r>
      <w:r>
        <w:t>t</w:t>
      </w:r>
      <w:r>
        <w:rPr>
          <w:spacing w:val="4"/>
        </w:rPr>
        <w:t xml:space="preserve"> </w:t>
      </w:r>
      <w:r>
        <w:t>shall</w:t>
      </w:r>
      <w:r>
        <w:rPr>
          <w:spacing w:val="4"/>
        </w:rPr>
        <w:t xml:space="preserve"> </w:t>
      </w:r>
      <w:r>
        <w:t>be</w:t>
      </w:r>
      <w:r>
        <w:rPr>
          <w:spacing w:val="4"/>
        </w:rPr>
        <w:t xml:space="preserve"> </w:t>
      </w:r>
      <w:r>
        <w:t>earthed</w:t>
      </w:r>
      <w:r>
        <w:rPr>
          <w:spacing w:val="4"/>
        </w:rPr>
        <w:t xml:space="preserve"> </w:t>
      </w:r>
      <w:r>
        <w:t>by</w:t>
      </w:r>
      <w:r>
        <w:rPr>
          <w:spacing w:val="4"/>
        </w:rPr>
        <w:t xml:space="preserve"> </w:t>
      </w:r>
      <w:r>
        <w:t>the</w:t>
      </w:r>
      <w:r>
        <w:rPr>
          <w:spacing w:val="4"/>
        </w:rPr>
        <w:t xml:space="preserve"> </w:t>
      </w:r>
      <w:r>
        <w:t>earth</w:t>
      </w:r>
      <w:r>
        <w:rPr>
          <w:spacing w:val="4"/>
        </w:rPr>
        <w:t xml:space="preserve"> </w:t>
      </w:r>
      <w:r>
        <w:t>connection,</w:t>
      </w:r>
      <w:r>
        <w:rPr>
          <w:rFonts w:hint="eastAsia"/>
        </w:rPr>
        <w:t xml:space="preserve"> </w:t>
      </w:r>
      <w:r>
        <w:t>if the voltage for portable equip</w:t>
      </w:r>
      <w:r>
        <w:rPr>
          <w:spacing w:val="-2"/>
        </w:rPr>
        <w:t>m</w:t>
      </w:r>
      <w:r>
        <w:t>ent is AC 220 V.</w:t>
      </w:r>
    </w:p>
    <w:p w14:paraId="6A0D9BD7">
      <w:pPr>
        <w:pStyle w:val="71"/>
        <w:ind w:left="743"/>
      </w:pPr>
    </w:p>
    <w:p w14:paraId="4B69FC4F">
      <w:pPr>
        <w:pStyle w:val="71"/>
        <w:ind w:left="743"/>
      </w:pPr>
    </w:p>
    <w:p w14:paraId="1106412C">
      <w:pPr>
        <w:pStyle w:val="71"/>
        <w:ind w:left="743"/>
        <w:rPr>
          <w:rFonts w:ascii="Arial" w:hAnsi="Arial"/>
          <w:b/>
          <w:bCs/>
          <w:caps/>
        </w:rPr>
      </w:pPr>
    </w:p>
    <w:p w14:paraId="3550FC3B">
      <w:pPr>
        <w:pStyle w:val="3"/>
        <w:numPr>
          <w:ilvl w:val="2"/>
          <w:numId w:val="0"/>
        </w:numPr>
        <w:ind w:left="709" w:leftChars="0" w:hanging="709" w:firstLineChars="0"/>
        <w:jc w:val="left"/>
      </w:pPr>
      <w:bookmarkStart w:id="573" w:name="_Toc49257642"/>
      <w:bookmarkStart w:id="574" w:name="_Toc48573589"/>
      <w:bookmarkStart w:id="575" w:name="_Toc48573727"/>
      <w:bookmarkStart w:id="576" w:name="_Toc48311930"/>
      <w:bookmarkStart w:id="577" w:name="_Toc5723993"/>
      <w:r>
        <w:rPr>
          <w:rFonts w:hint="eastAsia" w:ascii="Arial" w:hAnsi="Arial" w:eastAsia="黑体" w:cs="Times New Roman"/>
          <w:b/>
          <w:bCs/>
          <w:caps/>
          <w:kern w:val="0"/>
          <w:sz w:val="24"/>
          <w:szCs w:val="24"/>
          <w:lang w:val="en-US" w:eastAsia="zh-CN" w:bidi="ar-SA"/>
        </w:rPr>
        <w:t>8.2.2</w:t>
      </w:r>
      <w:r>
        <w:rPr>
          <w:rFonts w:hint="eastAsia" w:cs="Times New Roman"/>
          <w:b/>
          <w:bCs/>
          <w:caps/>
          <w:kern w:val="0"/>
          <w:sz w:val="24"/>
          <w:szCs w:val="24"/>
          <w:lang w:val="en-US" w:eastAsia="zh-CN" w:bidi="ar-SA"/>
        </w:rPr>
        <w:t xml:space="preserve"> </w:t>
      </w:r>
      <w:r>
        <w:t>CABLE APPLICATION</w:t>
      </w:r>
      <w:bookmarkEnd w:id="573"/>
      <w:bookmarkEnd w:id="574"/>
      <w:bookmarkEnd w:id="575"/>
      <w:bookmarkEnd w:id="576"/>
      <w:bookmarkEnd w:id="577"/>
    </w:p>
    <w:p w14:paraId="788BFFF3">
      <w:pPr>
        <w:pStyle w:val="71"/>
        <w:ind w:left="743"/>
      </w:pPr>
      <w:r>
        <w:t xml:space="preserve">All cables accepted by the Classification Society shall be </w:t>
      </w:r>
      <w:r>
        <w:rPr>
          <w:spacing w:val="-1"/>
        </w:rPr>
        <w:t>pr</w:t>
      </w:r>
      <w:r>
        <w:t>ovided.</w:t>
      </w:r>
    </w:p>
    <w:p w14:paraId="04F0AF2C">
      <w:pPr>
        <w:pStyle w:val="71"/>
        <w:ind w:left="743"/>
      </w:pPr>
    </w:p>
    <w:p w14:paraId="6B6BB0F6">
      <w:pPr>
        <w:pStyle w:val="71"/>
        <w:ind w:left="743"/>
        <w:rPr>
          <w:i/>
          <w:iCs/>
        </w:rPr>
      </w:pPr>
      <w:r>
        <w:t xml:space="preserve">In general, electric cable shall be of IEC marine cable (IEC 60092 series) </w:t>
      </w:r>
      <w:r>
        <w:rPr>
          <w:rFonts w:hint="eastAsia"/>
        </w:rPr>
        <w:t>,</w:t>
      </w:r>
      <w:r>
        <w:t xml:space="preserve">and flame retardant type tested according to IEC 60332-1 and IEC 60332-3 Category, </w:t>
      </w:r>
      <w:r>
        <w:rPr>
          <w:rFonts w:hint="eastAsia"/>
        </w:rPr>
        <w:t xml:space="preserve">low smoke and halogen-free or </w:t>
      </w:r>
      <w:r>
        <w:t>equivalent</w:t>
      </w:r>
      <w:r>
        <w:rPr>
          <w:rFonts w:hint="eastAsia"/>
        </w:rPr>
        <w:t xml:space="preserve"> type that </w:t>
      </w:r>
      <w:r>
        <w:t>has been approved by the Classification Society, except special cable</w:t>
      </w:r>
      <w:r>
        <w:rPr>
          <w:rFonts w:hint="eastAsia"/>
        </w:rPr>
        <w:t xml:space="preserve"> which </w:t>
      </w:r>
      <w:r>
        <w:t>including: coaxial cable, compensate cable and LAN net cable etc.</w:t>
      </w:r>
      <w:r>
        <w:rPr>
          <w:i/>
          <w:iCs/>
        </w:rPr>
        <w:t xml:space="preserve"> </w:t>
      </w:r>
      <w:r>
        <w:rPr>
          <w:iCs/>
        </w:rPr>
        <w:t>Cables in accommodation spaces to be of XLPE insulated, Metallic halide free sheathed (extruded or lapped).</w:t>
      </w:r>
    </w:p>
    <w:p w14:paraId="06F34F75">
      <w:pPr>
        <w:pStyle w:val="71"/>
        <w:ind w:left="743"/>
        <w:rPr>
          <w:i/>
          <w:iCs/>
        </w:rPr>
      </w:pPr>
    </w:p>
    <w:p w14:paraId="6EFD7DE0">
      <w:pPr>
        <w:tabs>
          <w:tab w:val="left" w:pos="3880"/>
        </w:tabs>
        <w:autoSpaceDE w:val="0"/>
        <w:autoSpaceDN w:val="0"/>
        <w:adjustRightInd w:val="0"/>
        <w:ind w:left="1009"/>
        <w:rPr>
          <w:kern w:val="0"/>
          <w:sz w:val="24"/>
        </w:rPr>
      </w:pPr>
    </w:p>
    <w:p w14:paraId="56588157">
      <w:pPr>
        <w:pStyle w:val="71"/>
        <w:ind w:left="743"/>
      </w:pPr>
      <w:r>
        <w:t xml:space="preserve">Cables shall be of EP rubber or </w:t>
      </w:r>
      <w:r>
        <w:rPr>
          <w:spacing w:val="-2"/>
        </w:rPr>
        <w:t>X</w:t>
      </w:r>
      <w:r>
        <w:t>LPE i</w:t>
      </w:r>
      <w:r>
        <w:rPr>
          <w:spacing w:val="-1"/>
        </w:rPr>
        <w:t>n</w:t>
      </w:r>
      <w:r>
        <w:t>sulated,</w:t>
      </w:r>
      <w:r>
        <w:rPr>
          <w:spacing w:val="-10"/>
        </w:rPr>
        <w:t xml:space="preserve"> </w:t>
      </w:r>
      <w:r>
        <w:rPr>
          <w:spacing w:val="-2"/>
        </w:rPr>
        <w:t>m</w:t>
      </w:r>
      <w:r>
        <w:t>etal</w:t>
      </w:r>
      <w:r>
        <w:rPr>
          <w:spacing w:val="-10"/>
        </w:rPr>
        <w:t xml:space="preserve"> </w:t>
      </w:r>
      <w:r>
        <w:t>wire braided with poly</w:t>
      </w:r>
      <w:r>
        <w:rPr>
          <w:rFonts w:hint="eastAsia"/>
        </w:rPr>
        <w:t>olefin</w:t>
      </w:r>
      <w:r>
        <w:t xml:space="preserve"> (</w:t>
      </w:r>
      <w:r>
        <w:rPr>
          <w:spacing w:val="-1"/>
        </w:rPr>
        <w:t>P</w:t>
      </w:r>
      <w:r>
        <w:rPr>
          <w:rFonts w:hint="eastAsia"/>
        </w:rPr>
        <w:t>O</w:t>
      </w:r>
      <w:r>
        <w:t xml:space="preserve">) or polychloroprene </w:t>
      </w:r>
      <w:r>
        <w:rPr>
          <w:spacing w:val="-1"/>
        </w:rPr>
        <w:t>r</w:t>
      </w:r>
      <w:r>
        <w:t>ubber (PC</w:t>
      </w:r>
      <w:r>
        <w:rPr>
          <w:spacing w:val="-1"/>
        </w:rPr>
        <w:t>P</w:t>
      </w:r>
      <w:r>
        <w:t>) covering.</w:t>
      </w:r>
    </w:p>
    <w:p w14:paraId="42CC9E38">
      <w:pPr>
        <w:pStyle w:val="71"/>
        <w:ind w:left="743"/>
      </w:pPr>
      <w:r>
        <w:rPr>
          <w:rFonts w:hint="eastAsia"/>
        </w:rPr>
        <w:t>C</w:t>
      </w:r>
      <w:r>
        <w:t xml:space="preserve">ables for lighting system in accommodation area shall be of EP rubber or </w:t>
      </w:r>
      <w:r>
        <w:rPr>
          <w:spacing w:val="-2"/>
        </w:rPr>
        <w:t>X</w:t>
      </w:r>
      <w:r>
        <w:t>LPE i</w:t>
      </w:r>
      <w:r>
        <w:rPr>
          <w:spacing w:val="-1"/>
        </w:rPr>
        <w:t>n</w:t>
      </w:r>
      <w:r>
        <w:t>sulated with polyolefin</w:t>
      </w:r>
      <w:r>
        <w:rPr>
          <w:rFonts w:hint="eastAsia"/>
        </w:rPr>
        <w:t xml:space="preserve"> (PO) </w:t>
      </w:r>
      <w:r>
        <w:t xml:space="preserve">polychloroprene </w:t>
      </w:r>
      <w:r>
        <w:rPr>
          <w:spacing w:val="-1"/>
        </w:rPr>
        <w:t>r</w:t>
      </w:r>
      <w:r>
        <w:t>ubber (PC</w:t>
      </w:r>
      <w:r>
        <w:rPr>
          <w:spacing w:val="-1"/>
        </w:rPr>
        <w:t>P</w:t>
      </w:r>
      <w:r>
        <w:t>)</w:t>
      </w:r>
      <w:r>
        <w:rPr>
          <w:rFonts w:hint="eastAsia"/>
        </w:rPr>
        <w:t>)</w:t>
      </w:r>
      <w:r>
        <w:t xml:space="preserve"> covering.</w:t>
      </w:r>
    </w:p>
    <w:p w14:paraId="382A5870">
      <w:pPr>
        <w:tabs>
          <w:tab w:val="left" w:pos="3880"/>
        </w:tabs>
        <w:autoSpaceDE w:val="0"/>
        <w:autoSpaceDN w:val="0"/>
        <w:adjustRightInd w:val="0"/>
        <w:ind w:left="1009"/>
        <w:rPr>
          <w:kern w:val="0"/>
          <w:sz w:val="24"/>
        </w:rPr>
      </w:pPr>
    </w:p>
    <w:p w14:paraId="53E632FF">
      <w:pPr>
        <w:pStyle w:val="71"/>
        <w:ind w:left="743"/>
      </w:pPr>
      <w:r>
        <w:t>For portable appliances, cables</w:t>
      </w:r>
      <w:r>
        <w:rPr>
          <w:spacing w:val="-29"/>
        </w:rPr>
        <w:t xml:space="preserve"> </w:t>
      </w:r>
      <w:r>
        <w:t>to be of f</w:t>
      </w:r>
      <w:r>
        <w:rPr>
          <w:spacing w:val="1"/>
        </w:rPr>
        <w:t>l</w:t>
      </w:r>
      <w:r>
        <w:t>exible rubber</w:t>
      </w:r>
      <w:r>
        <w:rPr>
          <w:spacing w:val="-29"/>
        </w:rPr>
        <w:t xml:space="preserve"> </w:t>
      </w:r>
      <w:r>
        <w:t xml:space="preserve">insulated and </w:t>
      </w:r>
      <w:r>
        <w:rPr>
          <w:rFonts w:hint="eastAsia"/>
        </w:rPr>
        <w:t>polyvinyl chloride</w:t>
      </w:r>
      <w:r>
        <w:t xml:space="preserve"> (PVC)</w:t>
      </w:r>
      <w:r>
        <w:rPr>
          <w:spacing w:val="25"/>
        </w:rPr>
        <w:t xml:space="preserve"> </w:t>
      </w:r>
      <w:r>
        <w:t>or</w:t>
      </w:r>
      <w:r>
        <w:rPr>
          <w:spacing w:val="25"/>
        </w:rPr>
        <w:t xml:space="preserve"> </w:t>
      </w:r>
      <w:r>
        <w:t>polychloroprene</w:t>
      </w:r>
      <w:r>
        <w:rPr>
          <w:spacing w:val="25"/>
        </w:rPr>
        <w:t xml:space="preserve"> </w:t>
      </w:r>
      <w:r>
        <w:t>rubber</w:t>
      </w:r>
      <w:r>
        <w:rPr>
          <w:spacing w:val="25"/>
        </w:rPr>
        <w:t xml:space="preserve"> </w:t>
      </w:r>
      <w:r>
        <w:t>(PCP)</w:t>
      </w:r>
      <w:r>
        <w:rPr>
          <w:spacing w:val="25"/>
        </w:rPr>
        <w:t xml:space="preserve"> </w:t>
      </w:r>
      <w:r>
        <w:t>sheathed,</w:t>
      </w:r>
      <w:r>
        <w:rPr>
          <w:spacing w:val="25"/>
        </w:rPr>
        <w:t xml:space="preserve"> </w:t>
      </w:r>
      <w:r>
        <w:t>and</w:t>
      </w:r>
      <w:r>
        <w:rPr>
          <w:spacing w:val="25"/>
        </w:rPr>
        <w:t xml:space="preserve"> </w:t>
      </w:r>
      <w:r>
        <w:t>for</w:t>
      </w:r>
      <w:r>
        <w:rPr>
          <w:spacing w:val="25"/>
        </w:rPr>
        <w:t xml:space="preserve"> </w:t>
      </w:r>
      <w:r>
        <w:t>table</w:t>
      </w:r>
      <w:r>
        <w:rPr>
          <w:spacing w:val="25"/>
        </w:rPr>
        <w:t xml:space="preserve"> </w:t>
      </w:r>
      <w:r>
        <w:t>la</w:t>
      </w:r>
      <w:r>
        <w:rPr>
          <w:spacing w:val="-2"/>
        </w:rPr>
        <w:t>m</w:t>
      </w:r>
      <w:r>
        <w:t>ps</w:t>
      </w:r>
      <w:r>
        <w:rPr>
          <w:spacing w:val="25"/>
        </w:rPr>
        <w:t xml:space="preserve"> </w:t>
      </w:r>
      <w:r>
        <w:t>to</w:t>
      </w:r>
      <w:r>
        <w:rPr>
          <w:spacing w:val="25"/>
        </w:rPr>
        <w:t xml:space="preserve"> </w:t>
      </w:r>
      <w:r>
        <w:t>be</w:t>
      </w:r>
      <w:r>
        <w:rPr>
          <w:spacing w:val="25"/>
        </w:rPr>
        <w:t xml:space="preserve"> </w:t>
      </w:r>
      <w:r>
        <w:t>of</w:t>
      </w:r>
      <w:r>
        <w:rPr>
          <w:spacing w:val="25"/>
        </w:rPr>
        <w:t xml:space="preserve"> </w:t>
      </w:r>
      <w:r>
        <w:t>flexible vinyl cord.</w:t>
      </w:r>
    </w:p>
    <w:p w14:paraId="7D22C801">
      <w:pPr>
        <w:tabs>
          <w:tab w:val="left" w:pos="3880"/>
        </w:tabs>
        <w:autoSpaceDE w:val="0"/>
        <w:autoSpaceDN w:val="0"/>
        <w:adjustRightInd w:val="0"/>
        <w:ind w:left="1009"/>
        <w:rPr>
          <w:kern w:val="0"/>
          <w:sz w:val="24"/>
        </w:rPr>
      </w:pPr>
    </w:p>
    <w:p w14:paraId="5822230A">
      <w:pPr>
        <w:pStyle w:val="71"/>
        <w:ind w:left="743"/>
      </w:pPr>
      <w:r>
        <w:rPr>
          <w:rFonts w:hint="eastAsia"/>
        </w:rPr>
        <w:t>The other insulating material cables may also be adopted, but permissive operating temperatures of cable conductor should be 90</w:t>
      </w:r>
      <w:r>
        <w:rPr>
          <w:rFonts w:hint="eastAsia"/>
          <w:vertAlign w:val="superscript"/>
        </w:rPr>
        <w:t xml:space="preserve"> o</w:t>
      </w:r>
      <w:r>
        <w:rPr>
          <w:rFonts w:hint="eastAsia"/>
        </w:rPr>
        <w:t>C.</w:t>
      </w:r>
    </w:p>
    <w:p w14:paraId="0762D618">
      <w:pPr>
        <w:tabs>
          <w:tab w:val="left" w:pos="3880"/>
        </w:tabs>
        <w:autoSpaceDE w:val="0"/>
        <w:autoSpaceDN w:val="0"/>
        <w:adjustRightInd w:val="0"/>
        <w:ind w:left="1009"/>
        <w:rPr>
          <w:kern w:val="0"/>
          <w:sz w:val="24"/>
        </w:rPr>
      </w:pPr>
    </w:p>
    <w:p w14:paraId="5FCFF117">
      <w:pPr>
        <w:pStyle w:val="71"/>
        <w:ind w:left="743"/>
      </w:pPr>
      <w:r>
        <w:t>Kind and size of cables supplied by manufacturers together with equipment to be accordance with manufacturer’s standard.</w:t>
      </w:r>
    </w:p>
    <w:p w14:paraId="6254D52B">
      <w:pPr>
        <w:tabs>
          <w:tab w:val="left" w:pos="3880"/>
        </w:tabs>
        <w:autoSpaceDE w:val="0"/>
        <w:autoSpaceDN w:val="0"/>
        <w:adjustRightInd w:val="0"/>
        <w:ind w:left="1009"/>
        <w:rPr>
          <w:kern w:val="0"/>
          <w:sz w:val="24"/>
        </w:rPr>
      </w:pPr>
    </w:p>
    <w:p w14:paraId="4519299C">
      <w:pPr>
        <w:pStyle w:val="71"/>
        <w:ind w:left="743"/>
      </w:pPr>
      <w:r>
        <w:t>All cables throughout the vessel, except special cables such as coaxial cables, compensating cables, network cables, cables supplied together with equipment, etc</w:t>
      </w:r>
      <w:r>
        <w:rPr>
          <w:rFonts w:hint="eastAsia"/>
        </w:rPr>
        <w:t>.</w:t>
      </w:r>
      <w:r>
        <w:t xml:space="preserve"> </w:t>
      </w:r>
      <w:r>
        <w:rPr>
          <w:rFonts w:hint="eastAsia"/>
        </w:rPr>
        <w:t>will</w:t>
      </w:r>
      <w:r>
        <w:t xml:space="preserve"> be type approved by Classification Society.</w:t>
      </w:r>
    </w:p>
    <w:p w14:paraId="5ADB2F09">
      <w:pPr>
        <w:pStyle w:val="71"/>
        <w:ind w:left="743"/>
      </w:pPr>
    </w:p>
    <w:p w14:paraId="2CAACB84">
      <w:pPr>
        <w:pStyle w:val="3"/>
        <w:numPr>
          <w:ilvl w:val="2"/>
          <w:numId w:val="0"/>
        </w:numPr>
        <w:ind w:left="709" w:leftChars="0" w:hanging="709" w:firstLineChars="0"/>
        <w:jc w:val="left"/>
      </w:pPr>
      <w:bookmarkStart w:id="578" w:name="_Toc49257643"/>
      <w:bookmarkStart w:id="579" w:name="_Toc48573728"/>
      <w:bookmarkStart w:id="580" w:name="_Toc5723994"/>
      <w:bookmarkStart w:id="581" w:name="_Toc48311931"/>
      <w:bookmarkStart w:id="582" w:name="_Toc48573590"/>
      <w:r>
        <w:rPr>
          <w:rFonts w:hint="eastAsia" w:ascii="Arial" w:hAnsi="Arial" w:eastAsia="黑体" w:cs="Times New Roman"/>
          <w:b/>
          <w:bCs/>
          <w:caps/>
          <w:kern w:val="0"/>
          <w:sz w:val="24"/>
          <w:szCs w:val="24"/>
          <w:lang w:val="en-US" w:eastAsia="zh-CN" w:bidi="ar-SA"/>
        </w:rPr>
        <w:t>8.2.3</w:t>
      </w:r>
      <w:r>
        <w:rPr>
          <w:rFonts w:hint="eastAsia" w:cs="Times New Roman"/>
          <w:b/>
          <w:bCs/>
          <w:caps/>
          <w:kern w:val="0"/>
          <w:sz w:val="24"/>
          <w:szCs w:val="24"/>
          <w:lang w:val="en-US" w:eastAsia="zh-CN" w:bidi="ar-SA"/>
        </w:rPr>
        <w:t xml:space="preserve"> </w:t>
      </w:r>
      <w:r>
        <w:t>CABLE INSTALLATION</w:t>
      </w:r>
      <w:bookmarkEnd w:id="578"/>
      <w:bookmarkEnd w:id="579"/>
      <w:bookmarkEnd w:id="580"/>
      <w:bookmarkEnd w:id="581"/>
      <w:bookmarkEnd w:id="582"/>
    </w:p>
    <w:p w14:paraId="78DD6758">
      <w:pPr>
        <w:pStyle w:val="71"/>
        <w:ind w:left="743"/>
      </w:pPr>
      <w:r>
        <w:t>All</w:t>
      </w:r>
      <w:r>
        <w:rPr>
          <w:spacing w:val="29"/>
        </w:rPr>
        <w:t xml:space="preserve"> </w:t>
      </w:r>
      <w:r>
        <w:t>cables</w:t>
      </w:r>
      <w:r>
        <w:rPr>
          <w:spacing w:val="29"/>
        </w:rPr>
        <w:t xml:space="preserve"> </w:t>
      </w:r>
      <w:r>
        <w:rPr>
          <w:spacing w:val="-1"/>
        </w:rPr>
        <w:t>s</w:t>
      </w:r>
      <w:r>
        <w:t>hall</w:t>
      </w:r>
      <w:r>
        <w:rPr>
          <w:spacing w:val="29"/>
        </w:rPr>
        <w:t xml:space="preserve"> </w:t>
      </w:r>
      <w:r>
        <w:t>be</w:t>
      </w:r>
      <w:r>
        <w:rPr>
          <w:spacing w:val="29"/>
        </w:rPr>
        <w:t xml:space="preserve"> </w:t>
      </w:r>
      <w:r>
        <w:t>installed</w:t>
      </w:r>
      <w:r>
        <w:rPr>
          <w:spacing w:val="29"/>
        </w:rPr>
        <w:t xml:space="preserve"> </w:t>
      </w:r>
      <w:r>
        <w:t>acc</w:t>
      </w:r>
      <w:r>
        <w:rPr>
          <w:spacing w:val="-1"/>
        </w:rPr>
        <w:t>o</w:t>
      </w:r>
      <w:r>
        <w:t>rding</w:t>
      </w:r>
      <w:r>
        <w:rPr>
          <w:spacing w:val="29"/>
        </w:rPr>
        <w:t xml:space="preserve"> </w:t>
      </w:r>
      <w:r>
        <w:t>to</w:t>
      </w:r>
      <w:r>
        <w:rPr>
          <w:spacing w:val="29"/>
        </w:rPr>
        <w:t xml:space="preserve"> </w:t>
      </w:r>
      <w:r>
        <w:t>b</w:t>
      </w:r>
      <w:r>
        <w:rPr>
          <w:spacing w:val="-1"/>
        </w:rPr>
        <w:t>u</w:t>
      </w:r>
      <w:r>
        <w:t>ilder</w:t>
      </w:r>
      <w:r>
        <w:rPr>
          <w:spacing w:val="-1"/>
        </w:rPr>
        <w:t>'</w:t>
      </w:r>
      <w:r>
        <w:t>s</w:t>
      </w:r>
      <w:r>
        <w:rPr>
          <w:spacing w:val="29"/>
        </w:rPr>
        <w:t xml:space="preserve"> </w:t>
      </w:r>
      <w:r>
        <w:t>practice</w:t>
      </w:r>
      <w:r>
        <w:rPr>
          <w:spacing w:val="29"/>
        </w:rPr>
        <w:t xml:space="preserve"> </w:t>
      </w:r>
      <w:r>
        <w:t>and</w:t>
      </w:r>
      <w:r>
        <w:rPr>
          <w:spacing w:val="29"/>
        </w:rPr>
        <w:t xml:space="preserve"> </w:t>
      </w:r>
      <w:r>
        <w:t>in</w:t>
      </w:r>
      <w:r>
        <w:rPr>
          <w:spacing w:val="29"/>
        </w:rPr>
        <w:t xml:space="preserve"> </w:t>
      </w:r>
      <w:r>
        <w:t>compliance</w:t>
      </w:r>
      <w:r>
        <w:rPr>
          <w:spacing w:val="29"/>
        </w:rPr>
        <w:t xml:space="preserve"> </w:t>
      </w:r>
      <w:r>
        <w:t>with</w:t>
      </w:r>
      <w:r>
        <w:rPr>
          <w:spacing w:val="27"/>
        </w:rPr>
        <w:t xml:space="preserve"> </w:t>
      </w:r>
      <w:r>
        <w:t>the require</w:t>
      </w:r>
      <w:r>
        <w:rPr>
          <w:spacing w:val="-2"/>
        </w:rPr>
        <w:t>m</w:t>
      </w:r>
      <w:r>
        <w:t>ent of the Classification Society.</w:t>
      </w:r>
    </w:p>
    <w:p w14:paraId="44F19E88">
      <w:pPr>
        <w:tabs>
          <w:tab w:val="left" w:pos="3880"/>
        </w:tabs>
        <w:autoSpaceDE w:val="0"/>
        <w:autoSpaceDN w:val="0"/>
        <w:adjustRightInd w:val="0"/>
        <w:ind w:left="1009"/>
        <w:rPr>
          <w:kern w:val="0"/>
          <w:sz w:val="24"/>
        </w:rPr>
      </w:pPr>
    </w:p>
    <w:p w14:paraId="4E3547CE">
      <w:pPr>
        <w:pStyle w:val="71"/>
        <w:ind w:left="743"/>
      </w:pPr>
      <w:r>
        <w:t>In</w:t>
      </w:r>
      <w:r>
        <w:rPr>
          <w:spacing w:val="13"/>
        </w:rPr>
        <w:t xml:space="preserve"> </w:t>
      </w:r>
      <w:r>
        <w:t>general,</w:t>
      </w:r>
      <w:r>
        <w:rPr>
          <w:spacing w:val="13"/>
        </w:rPr>
        <w:t xml:space="preserve"> </w:t>
      </w:r>
      <w:r>
        <w:t>cables</w:t>
      </w:r>
      <w:r>
        <w:rPr>
          <w:spacing w:val="13"/>
        </w:rPr>
        <w:t xml:space="preserve"> </w:t>
      </w:r>
      <w:r>
        <w:t>shall</w:t>
      </w:r>
      <w:r>
        <w:rPr>
          <w:spacing w:val="13"/>
        </w:rPr>
        <w:t xml:space="preserve"> </w:t>
      </w:r>
      <w:r>
        <w:t>run</w:t>
      </w:r>
      <w:r>
        <w:rPr>
          <w:spacing w:val="13"/>
        </w:rPr>
        <w:t xml:space="preserve"> </w:t>
      </w:r>
      <w:r>
        <w:t>in</w:t>
      </w:r>
      <w:r>
        <w:rPr>
          <w:spacing w:val="12"/>
        </w:rPr>
        <w:t xml:space="preserve"> </w:t>
      </w:r>
      <w:r>
        <w:t>groups</w:t>
      </w:r>
      <w:r>
        <w:rPr>
          <w:spacing w:val="13"/>
        </w:rPr>
        <w:t xml:space="preserve"> </w:t>
      </w:r>
      <w:r>
        <w:t>and</w:t>
      </w:r>
      <w:r>
        <w:rPr>
          <w:spacing w:val="13"/>
        </w:rPr>
        <w:t xml:space="preserve"> </w:t>
      </w:r>
      <w:r>
        <w:t>parallel</w:t>
      </w:r>
      <w:r>
        <w:rPr>
          <w:spacing w:val="13"/>
        </w:rPr>
        <w:t xml:space="preserve"> </w:t>
      </w:r>
      <w:r>
        <w:t>and</w:t>
      </w:r>
      <w:r>
        <w:rPr>
          <w:spacing w:val="13"/>
        </w:rPr>
        <w:t xml:space="preserve"> </w:t>
      </w:r>
      <w:r>
        <w:t>be</w:t>
      </w:r>
      <w:r>
        <w:rPr>
          <w:spacing w:val="13"/>
        </w:rPr>
        <w:t xml:space="preserve"> </w:t>
      </w:r>
      <w:r>
        <w:t>f</w:t>
      </w:r>
      <w:r>
        <w:rPr>
          <w:spacing w:val="1"/>
        </w:rPr>
        <w:t>i</w:t>
      </w:r>
      <w:r>
        <w:t>xed</w:t>
      </w:r>
      <w:r>
        <w:rPr>
          <w:spacing w:val="13"/>
        </w:rPr>
        <w:t xml:space="preserve"> </w:t>
      </w:r>
      <w:r>
        <w:t>on</w:t>
      </w:r>
      <w:r>
        <w:rPr>
          <w:spacing w:val="13"/>
        </w:rPr>
        <w:t xml:space="preserve"> </w:t>
      </w:r>
      <w:r>
        <w:t>steel</w:t>
      </w:r>
      <w:r>
        <w:rPr>
          <w:spacing w:val="13"/>
        </w:rPr>
        <w:t xml:space="preserve"> </w:t>
      </w:r>
      <w:r>
        <w:t>hangers</w:t>
      </w:r>
      <w:r>
        <w:rPr>
          <w:spacing w:val="13"/>
        </w:rPr>
        <w:t xml:space="preserve"> </w:t>
      </w:r>
      <w:r>
        <w:t>or</w:t>
      </w:r>
      <w:r>
        <w:rPr>
          <w:spacing w:val="13"/>
        </w:rPr>
        <w:t xml:space="preserve"> </w:t>
      </w:r>
      <w:r>
        <w:t xml:space="preserve">trays. </w:t>
      </w:r>
    </w:p>
    <w:p w14:paraId="5C06F669">
      <w:pPr>
        <w:pStyle w:val="71"/>
        <w:ind w:left="743"/>
      </w:pPr>
    </w:p>
    <w:p w14:paraId="38F564A1">
      <w:pPr>
        <w:pStyle w:val="71"/>
        <w:ind w:left="743"/>
      </w:pPr>
      <w:r>
        <w:t xml:space="preserve">Where the cables are exposed to mechanical damage, they shall be protected with steel pipe or steel cover. </w:t>
      </w:r>
    </w:p>
    <w:p w14:paraId="2DCC0863">
      <w:pPr>
        <w:tabs>
          <w:tab w:val="left" w:pos="3880"/>
        </w:tabs>
        <w:autoSpaceDE w:val="0"/>
        <w:autoSpaceDN w:val="0"/>
        <w:adjustRightInd w:val="0"/>
        <w:ind w:left="1009"/>
        <w:rPr>
          <w:kern w:val="0"/>
          <w:sz w:val="24"/>
        </w:rPr>
      </w:pPr>
    </w:p>
    <w:p w14:paraId="2114F53F">
      <w:pPr>
        <w:pStyle w:val="71"/>
        <w:ind w:left="743"/>
      </w:pPr>
      <w:r>
        <w:t>Cables</w:t>
      </w:r>
      <w:r>
        <w:rPr>
          <w:spacing w:val="8"/>
        </w:rPr>
        <w:t xml:space="preserve"> </w:t>
      </w:r>
      <w:r>
        <w:t>installed</w:t>
      </w:r>
      <w:r>
        <w:rPr>
          <w:spacing w:val="8"/>
        </w:rPr>
        <w:t xml:space="preserve"> </w:t>
      </w:r>
      <w:r>
        <w:t>on</w:t>
      </w:r>
      <w:r>
        <w:rPr>
          <w:spacing w:val="8"/>
        </w:rPr>
        <w:t xml:space="preserve"> </w:t>
      </w:r>
      <w:r>
        <w:rPr>
          <w:spacing w:val="-2"/>
        </w:rPr>
        <w:t>m</w:t>
      </w:r>
      <w:r>
        <w:t>ast</w:t>
      </w:r>
      <w:r>
        <w:rPr>
          <w:spacing w:val="8"/>
        </w:rPr>
        <w:t xml:space="preserve"> </w:t>
      </w:r>
      <w:r>
        <w:t>or</w:t>
      </w:r>
      <w:r>
        <w:rPr>
          <w:spacing w:val="8"/>
        </w:rPr>
        <w:t xml:space="preserve"> </w:t>
      </w:r>
      <w:r>
        <w:t>post</w:t>
      </w:r>
      <w:r>
        <w:rPr>
          <w:spacing w:val="8"/>
        </w:rPr>
        <w:t xml:space="preserve"> </w:t>
      </w:r>
      <w:r>
        <w:t>on</w:t>
      </w:r>
      <w:r>
        <w:rPr>
          <w:spacing w:val="8"/>
        </w:rPr>
        <w:t xml:space="preserve"> </w:t>
      </w:r>
      <w:r>
        <w:t>upper</w:t>
      </w:r>
      <w:r>
        <w:rPr>
          <w:spacing w:val="8"/>
        </w:rPr>
        <w:t xml:space="preserve"> </w:t>
      </w:r>
      <w:r>
        <w:t>deck</w:t>
      </w:r>
      <w:r>
        <w:rPr>
          <w:spacing w:val="8"/>
        </w:rPr>
        <w:t xml:space="preserve"> </w:t>
      </w:r>
      <w:r>
        <w:t>to</w:t>
      </w:r>
      <w:r>
        <w:rPr>
          <w:spacing w:val="8"/>
        </w:rPr>
        <w:t xml:space="preserve"> </w:t>
      </w:r>
      <w:r>
        <w:t>be</w:t>
      </w:r>
      <w:r>
        <w:rPr>
          <w:spacing w:val="8"/>
        </w:rPr>
        <w:t xml:space="preserve"> </w:t>
      </w:r>
      <w:r>
        <w:rPr>
          <w:rFonts w:hint="eastAsia"/>
        </w:rPr>
        <w:t>laid</w:t>
      </w:r>
      <w:r>
        <w:rPr>
          <w:spacing w:val="8"/>
        </w:rPr>
        <w:t xml:space="preserve"> </w:t>
      </w:r>
      <w:r>
        <w:t>in</w:t>
      </w:r>
      <w:r>
        <w:rPr>
          <w:spacing w:val="8"/>
        </w:rPr>
        <w:t xml:space="preserve"> </w:t>
      </w:r>
      <w:r>
        <w:t>galvanized</w:t>
      </w:r>
      <w:r>
        <w:rPr>
          <w:spacing w:val="8"/>
        </w:rPr>
        <w:t xml:space="preserve"> </w:t>
      </w:r>
      <w:r>
        <w:t>steel</w:t>
      </w:r>
      <w:r>
        <w:rPr>
          <w:spacing w:val="8"/>
        </w:rPr>
        <w:t xml:space="preserve"> </w:t>
      </w:r>
      <w:r>
        <w:t>pipe</w:t>
      </w:r>
      <w:r>
        <w:rPr>
          <w:spacing w:val="8"/>
        </w:rPr>
        <w:t xml:space="preserve"> </w:t>
      </w:r>
      <w:r>
        <w:t>up</w:t>
      </w:r>
      <w:r>
        <w:rPr>
          <w:spacing w:val="8"/>
        </w:rPr>
        <w:t xml:space="preserve"> </w:t>
      </w:r>
      <w:r>
        <w:t>to about 1m</w:t>
      </w:r>
      <w:r>
        <w:rPr>
          <w:spacing w:val="-2"/>
        </w:rPr>
        <w:t xml:space="preserve"> </w:t>
      </w:r>
      <w:r>
        <w:t>h</w:t>
      </w:r>
      <w:r>
        <w:rPr>
          <w:spacing w:val="1"/>
        </w:rPr>
        <w:t>e</w:t>
      </w:r>
      <w:r>
        <w:t>ight from</w:t>
      </w:r>
      <w:r>
        <w:rPr>
          <w:spacing w:val="-2"/>
        </w:rPr>
        <w:t xml:space="preserve"> </w:t>
      </w:r>
      <w:r>
        <w:t>the deck.</w:t>
      </w:r>
    </w:p>
    <w:p w14:paraId="41332685">
      <w:pPr>
        <w:tabs>
          <w:tab w:val="left" w:pos="3880"/>
        </w:tabs>
        <w:autoSpaceDE w:val="0"/>
        <w:autoSpaceDN w:val="0"/>
        <w:adjustRightInd w:val="0"/>
        <w:ind w:left="1009"/>
        <w:rPr>
          <w:kern w:val="0"/>
          <w:sz w:val="24"/>
        </w:rPr>
      </w:pPr>
    </w:p>
    <w:p w14:paraId="065BFEE6">
      <w:pPr>
        <w:pStyle w:val="71"/>
        <w:ind w:left="743"/>
      </w:pPr>
      <w:r>
        <w:t>The</w:t>
      </w:r>
      <w:r>
        <w:rPr>
          <w:spacing w:val="25"/>
        </w:rPr>
        <w:t xml:space="preserve"> </w:t>
      </w:r>
      <w:r>
        <w:t>cables</w:t>
      </w:r>
      <w:r>
        <w:rPr>
          <w:spacing w:val="25"/>
        </w:rPr>
        <w:t xml:space="preserve"> </w:t>
      </w:r>
      <w:r>
        <w:t>installed</w:t>
      </w:r>
      <w:r>
        <w:rPr>
          <w:spacing w:val="25"/>
        </w:rPr>
        <w:t xml:space="preserve"> </w:t>
      </w:r>
      <w:r>
        <w:t>un</w:t>
      </w:r>
      <w:r>
        <w:rPr>
          <w:spacing w:val="-1"/>
        </w:rPr>
        <w:t>d</w:t>
      </w:r>
      <w:r>
        <w:t>er</w:t>
      </w:r>
      <w:r>
        <w:rPr>
          <w:spacing w:val="25"/>
        </w:rPr>
        <w:t xml:space="preserve"> </w:t>
      </w:r>
      <w:r>
        <w:t>the</w:t>
      </w:r>
      <w:r>
        <w:rPr>
          <w:spacing w:val="25"/>
        </w:rPr>
        <w:t xml:space="preserve"> </w:t>
      </w:r>
      <w:r>
        <w:t>engi</w:t>
      </w:r>
      <w:r>
        <w:rPr>
          <w:spacing w:val="-1"/>
        </w:rPr>
        <w:t>n</w:t>
      </w:r>
      <w:r>
        <w:t>e</w:t>
      </w:r>
      <w:r>
        <w:rPr>
          <w:spacing w:val="25"/>
        </w:rPr>
        <w:t xml:space="preserve"> </w:t>
      </w:r>
      <w:r>
        <w:t>room</w:t>
      </w:r>
      <w:r>
        <w:rPr>
          <w:spacing w:val="23"/>
        </w:rPr>
        <w:t xml:space="preserve"> </w:t>
      </w:r>
      <w:r>
        <w:t>l</w:t>
      </w:r>
      <w:r>
        <w:rPr>
          <w:spacing w:val="-1"/>
        </w:rPr>
        <w:t>o</w:t>
      </w:r>
      <w:r>
        <w:t>wer</w:t>
      </w:r>
      <w:r>
        <w:rPr>
          <w:spacing w:val="25"/>
        </w:rPr>
        <w:t xml:space="preserve"> </w:t>
      </w:r>
      <w:r>
        <w:t>floor</w:t>
      </w:r>
      <w:r>
        <w:rPr>
          <w:spacing w:val="25"/>
        </w:rPr>
        <w:t xml:space="preserve"> </w:t>
      </w:r>
      <w:r>
        <w:t>shall</w:t>
      </w:r>
      <w:r>
        <w:rPr>
          <w:spacing w:val="25"/>
        </w:rPr>
        <w:t xml:space="preserve"> </w:t>
      </w:r>
      <w:r>
        <w:t>be</w:t>
      </w:r>
      <w:r>
        <w:rPr>
          <w:spacing w:val="25"/>
        </w:rPr>
        <w:t xml:space="preserve"> </w:t>
      </w:r>
      <w:r>
        <w:t>protected</w:t>
      </w:r>
      <w:r>
        <w:rPr>
          <w:spacing w:val="25"/>
        </w:rPr>
        <w:t xml:space="preserve"> </w:t>
      </w:r>
      <w:r>
        <w:t>with</w:t>
      </w:r>
      <w:r>
        <w:rPr>
          <w:spacing w:val="25"/>
        </w:rPr>
        <w:t xml:space="preserve"> </w:t>
      </w:r>
      <w:r>
        <w:t>flexible conduit or steel pipe</w:t>
      </w:r>
      <w:r>
        <w:rPr>
          <w:rFonts w:hint="eastAsia"/>
        </w:rPr>
        <w:t xml:space="preserve"> or steel cover</w:t>
      </w:r>
      <w:r>
        <w:t>.</w:t>
      </w:r>
    </w:p>
    <w:p w14:paraId="276F9A6C">
      <w:pPr>
        <w:tabs>
          <w:tab w:val="left" w:pos="3880"/>
        </w:tabs>
        <w:autoSpaceDE w:val="0"/>
        <w:autoSpaceDN w:val="0"/>
        <w:adjustRightInd w:val="0"/>
        <w:ind w:left="1009"/>
        <w:rPr>
          <w:kern w:val="0"/>
          <w:sz w:val="24"/>
        </w:rPr>
      </w:pPr>
    </w:p>
    <w:p w14:paraId="08991DFF">
      <w:pPr>
        <w:pStyle w:val="71"/>
        <w:ind w:left="743"/>
      </w:pPr>
      <w:r>
        <w:rPr>
          <w:rFonts w:hint="eastAsia"/>
        </w:rPr>
        <w:t>C</w:t>
      </w:r>
      <w:r>
        <w:t>ables</w:t>
      </w:r>
      <w:r>
        <w:rPr>
          <w:spacing w:val="4"/>
        </w:rPr>
        <w:t xml:space="preserve"> </w:t>
      </w:r>
      <w:r>
        <w:t>passing</w:t>
      </w:r>
      <w:r>
        <w:rPr>
          <w:spacing w:val="4"/>
        </w:rPr>
        <w:t xml:space="preserve"> </w:t>
      </w:r>
      <w:r>
        <w:t>through</w:t>
      </w:r>
      <w:r>
        <w:rPr>
          <w:spacing w:val="4"/>
        </w:rPr>
        <w:t xml:space="preserve"> </w:t>
      </w:r>
      <w:r>
        <w:t>water-tight</w:t>
      </w:r>
      <w:r>
        <w:rPr>
          <w:spacing w:val="4"/>
        </w:rPr>
        <w:t xml:space="preserve"> </w:t>
      </w:r>
      <w:r>
        <w:t>decks</w:t>
      </w:r>
      <w:r>
        <w:rPr>
          <w:spacing w:val="4"/>
        </w:rPr>
        <w:t xml:space="preserve"> </w:t>
      </w:r>
      <w:r>
        <w:t>or</w:t>
      </w:r>
      <w:r>
        <w:rPr>
          <w:spacing w:val="4"/>
        </w:rPr>
        <w:t xml:space="preserve"> </w:t>
      </w:r>
      <w:r>
        <w:t>bulkheads,</w:t>
      </w:r>
      <w:r>
        <w:rPr>
          <w:spacing w:val="3"/>
        </w:rPr>
        <w:t xml:space="preserve"> </w:t>
      </w:r>
      <w:r>
        <w:rPr>
          <w:rFonts w:eastAsia="Microsoft JhengHei" w:cs="Arial"/>
          <w:b/>
          <w:i/>
        </w:rPr>
        <w:t>Heat shrunk</w:t>
      </w:r>
      <w:r>
        <w:rPr>
          <w:rFonts w:cs="Arial" w:eastAsiaTheme="minorEastAsia"/>
          <w:b/>
          <w:i/>
        </w:rPr>
        <w:t xml:space="preserve"> for</w:t>
      </w:r>
      <w:r>
        <w:rPr>
          <w:rFonts w:hint="eastAsia" w:cs="Arial" w:eastAsiaTheme="minorEastAsia"/>
          <w:b/>
          <w:i/>
        </w:rPr>
        <w:t xml:space="preserve"> all</w:t>
      </w:r>
      <w:r>
        <w:rPr>
          <w:rFonts w:hint="eastAsia" w:cs="Arial" w:eastAsiaTheme="minorEastAsia"/>
        </w:rPr>
        <w:t xml:space="preserve"> </w:t>
      </w:r>
      <w:r>
        <w:t>water-tight</w:t>
      </w:r>
      <w:r>
        <w:rPr>
          <w:spacing w:val="3"/>
        </w:rPr>
        <w:t xml:space="preserve"> </w:t>
      </w:r>
      <w:r>
        <w:t>cable</w:t>
      </w:r>
      <w:r>
        <w:rPr>
          <w:spacing w:val="3"/>
        </w:rPr>
        <w:t xml:space="preserve"> </w:t>
      </w:r>
      <w:r>
        <w:t>glands</w:t>
      </w:r>
      <w:r>
        <w:rPr>
          <w:spacing w:val="3"/>
        </w:rPr>
        <w:t xml:space="preserve"> </w:t>
      </w:r>
      <w:r>
        <w:t xml:space="preserve">or other appropriate </w:t>
      </w:r>
      <w:r>
        <w:rPr>
          <w:spacing w:val="-2"/>
        </w:rPr>
        <w:t>m</w:t>
      </w:r>
      <w:r>
        <w:t>ethods shall be employed.</w:t>
      </w:r>
    </w:p>
    <w:p w14:paraId="3F9F1F41">
      <w:pPr>
        <w:tabs>
          <w:tab w:val="left" w:pos="3880"/>
        </w:tabs>
        <w:autoSpaceDE w:val="0"/>
        <w:autoSpaceDN w:val="0"/>
        <w:adjustRightInd w:val="0"/>
        <w:ind w:left="1009"/>
        <w:rPr>
          <w:kern w:val="0"/>
          <w:sz w:val="24"/>
        </w:rPr>
      </w:pPr>
    </w:p>
    <w:p w14:paraId="159C4BD0">
      <w:pPr>
        <w:pStyle w:val="71"/>
        <w:ind w:left="743"/>
      </w:pPr>
      <w:r>
        <w:rPr>
          <w:rFonts w:hint="eastAsia"/>
        </w:rPr>
        <w:t>C</w:t>
      </w:r>
      <w:r>
        <w:t>ables</w:t>
      </w:r>
      <w:r>
        <w:rPr>
          <w:spacing w:val="14"/>
        </w:rPr>
        <w:t xml:space="preserve"> </w:t>
      </w:r>
      <w:r>
        <w:t>passing</w:t>
      </w:r>
      <w:r>
        <w:rPr>
          <w:spacing w:val="14"/>
        </w:rPr>
        <w:t xml:space="preserve"> </w:t>
      </w:r>
      <w:r>
        <w:t>through</w:t>
      </w:r>
      <w:r>
        <w:rPr>
          <w:spacing w:val="14"/>
        </w:rPr>
        <w:t xml:space="preserve"> </w:t>
      </w:r>
      <w:r>
        <w:t>beams,</w:t>
      </w:r>
      <w:r>
        <w:rPr>
          <w:spacing w:val="14"/>
        </w:rPr>
        <w:t xml:space="preserve"> </w:t>
      </w:r>
      <w:r>
        <w:t>non-water-tight</w:t>
      </w:r>
      <w:r>
        <w:rPr>
          <w:spacing w:val="14"/>
        </w:rPr>
        <w:t xml:space="preserve"> </w:t>
      </w:r>
      <w:r>
        <w:t>decks</w:t>
      </w:r>
      <w:r>
        <w:rPr>
          <w:spacing w:val="14"/>
        </w:rPr>
        <w:t xml:space="preserve"> </w:t>
      </w:r>
      <w:r>
        <w:t>and</w:t>
      </w:r>
      <w:r>
        <w:rPr>
          <w:spacing w:val="14"/>
        </w:rPr>
        <w:t xml:space="preserve"> </w:t>
      </w:r>
      <w:r>
        <w:t>bulkheads</w:t>
      </w:r>
      <w:r>
        <w:rPr>
          <w:spacing w:val="14"/>
        </w:rPr>
        <w:t xml:space="preserve"> </w:t>
      </w:r>
      <w:r>
        <w:t>etc.,</w:t>
      </w:r>
      <w:r>
        <w:rPr>
          <w:spacing w:val="14"/>
        </w:rPr>
        <w:t xml:space="preserve"> </w:t>
      </w:r>
      <w:r>
        <w:t>suitable bushing or coa</w:t>
      </w:r>
      <w:r>
        <w:rPr>
          <w:spacing w:val="-2"/>
        </w:rPr>
        <w:t>m</w:t>
      </w:r>
      <w:r>
        <w:t>ing with round edge s</w:t>
      </w:r>
      <w:r>
        <w:rPr>
          <w:spacing w:val="1"/>
        </w:rPr>
        <w:t>h</w:t>
      </w:r>
      <w:r>
        <w:t>all be used for their protection.</w:t>
      </w:r>
    </w:p>
    <w:p w14:paraId="11D341C9">
      <w:pPr>
        <w:tabs>
          <w:tab w:val="left" w:pos="3880"/>
        </w:tabs>
        <w:autoSpaceDE w:val="0"/>
        <w:autoSpaceDN w:val="0"/>
        <w:adjustRightInd w:val="0"/>
        <w:ind w:left="1009"/>
        <w:rPr>
          <w:kern w:val="0"/>
          <w:sz w:val="24"/>
        </w:rPr>
      </w:pPr>
    </w:p>
    <w:p w14:paraId="62E348D7">
      <w:pPr>
        <w:pStyle w:val="71"/>
        <w:ind w:left="743"/>
      </w:pPr>
      <w:r>
        <w:t xml:space="preserve">The cables in </w:t>
      </w:r>
      <w:r>
        <w:rPr>
          <w:rFonts w:hint="eastAsia"/>
        </w:rPr>
        <w:t>living quarters</w:t>
      </w:r>
      <w:r>
        <w:t xml:space="preserve"> shall be secured by nylon straps and plastic covered stainless steel straps, at wet space and exposed weather space, only plastic covered stainless steel straps to be used, unless the cables secured by conduit or steel pipe.</w:t>
      </w:r>
    </w:p>
    <w:p w14:paraId="49F7AE1B">
      <w:pPr>
        <w:tabs>
          <w:tab w:val="left" w:pos="3880"/>
        </w:tabs>
        <w:autoSpaceDE w:val="0"/>
        <w:autoSpaceDN w:val="0"/>
        <w:adjustRightInd w:val="0"/>
        <w:ind w:left="1009"/>
        <w:rPr>
          <w:kern w:val="0"/>
          <w:sz w:val="24"/>
        </w:rPr>
      </w:pPr>
    </w:p>
    <w:p w14:paraId="28C57E1A">
      <w:pPr>
        <w:pStyle w:val="71"/>
        <w:ind w:left="743"/>
      </w:pPr>
      <w:r>
        <w:t>Penetration</w:t>
      </w:r>
      <w:r>
        <w:rPr>
          <w:spacing w:val="11"/>
        </w:rPr>
        <w:t xml:space="preserve"> </w:t>
      </w:r>
      <w:r>
        <w:t>of</w:t>
      </w:r>
      <w:r>
        <w:rPr>
          <w:spacing w:val="11"/>
        </w:rPr>
        <w:t xml:space="preserve"> </w:t>
      </w:r>
      <w:r>
        <w:t>fire</w:t>
      </w:r>
      <w:r>
        <w:rPr>
          <w:spacing w:val="11"/>
        </w:rPr>
        <w:t xml:space="preserve"> </w:t>
      </w:r>
      <w:r>
        <w:t>protection</w:t>
      </w:r>
      <w:r>
        <w:rPr>
          <w:spacing w:val="10"/>
        </w:rPr>
        <w:t xml:space="preserve"> </w:t>
      </w:r>
      <w:r>
        <w:t>bulkheads</w:t>
      </w:r>
      <w:r>
        <w:rPr>
          <w:spacing w:val="11"/>
        </w:rPr>
        <w:t xml:space="preserve"> </w:t>
      </w:r>
      <w:r>
        <w:t>or</w:t>
      </w:r>
      <w:r>
        <w:rPr>
          <w:spacing w:val="11"/>
        </w:rPr>
        <w:t xml:space="preserve"> </w:t>
      </w:r>
      <w:r>
        <w:t>decks</w:t>
      </w:r>
      <w:r>
        <w:rPr>
          <w:spacing w:val="11"/>
        </w:rPr>
        <w:t xml:space="preserve"> </w:t>
      </w:r>
      <w:r>
        <w:t>of</w:t>
      </w:r>
      <w:r>
        <w:rPr>
          <w:spacing w:val="11"/>
        </w:rPr>
        <w:t xml:space="preserve"> </w:t>
      </w:r>
      <w:r>
        <w:t>steel</w:t>
      </w:r>
      <w:r>
        <w:rPr>
          <w:spacing w:val="11"/>
        </w:rPr>
        <w:t xml:space="preserve"> </w:t>
      </w:r>
      <w:r>
        <w:t>str</w:t>
      </w:r>
      <w:r>
        <w:rPr>
          <w:spacing w:val="-2"/>
        </w:rPr>
        <w:t>u</w:t>
      </w:r>
      <w:r>
        <w:t>ctures</w:t>
      </w:r>
      <w:r>
        <w:rPr>
          <w:spacing w:val="11"/>
        </w:rPr>
        <w:t xml:space="preserve"> </w:t>
      </w:r>
      <w:r>
        <w:t>shall</w:t>
      </w:r>
      <w:r>
        <w:rPr>
          <w:spacing w:val="11"/>
        </w:rPr>
        <w:t xml:space="preserve"> </w:t>
      </w:r>
      <w:r>
        <w:t>be</w:t>
      </w:r>
      <w:r>
        <w:rPr>
          <w:spacing w:val="11"/>
        </w:rPr>
        <w:t xml:space="preserve"> </w:t>
      </w:r>
      <w:r>
        <w:t>protected</w:t>
      </w:r>
      <w:r>
        <w:rPr>
          <w:spacing w:val="11"/>
        </w:rPr>
        <w:t xml:space="preserve"> </w:t>
      </w:r>
      <w:r>
        <w:t>by pipes,</w:t>
      </w:r>
      <w:r>
        <w:rPr>
          <w:spacing w:val="6"/>
        </w:rPr>
        <w:t xml:space="preserve"> </w:t>
      </w:r>
      <w:r>
        <w:t>cable</w:t>
      </w:r>
      <w:r>
        <w:rPr>
          <w:spacing w:val="6"/>
        </w:rPr>
        <w:t xml:space="preserve"> </w:t>
      </w:r>
      <w:r>
        <w:t>glands</w:t>
      </w:r>
      <w:r>
        <w:rPr>
          <w:spacing w:val="6"/>
        </w:rPr>
        <w:t xml:space="preserve"> </w:t>
      </w:r>
      <w:r>
        <w:rPr>
          <w:spacing w:val="-1"/>
        </w:rPr>
        <w:t>o</w:t>
      </w:r>
      <w:r>
        <w:t>r</w:t>
      </w:r>
      <w:r>
        <w:rPr>
          <w:spacing w:val="6"/>
        </w:rPr>
        <w:t xml:space="preserve"> </w:t>
      </w:r>
      <w:r>
        <w:t>c</w:t>
      </w:r>
      <w:r>
        <w:rPr>
          <w:spacing w:val="-1"/>
        </w:rPr>
        <w:t>o</w:t>
      </w:r>
      <w:r>
        <w:t>a</w:t>
      </w:r>
      <w:r>
        <w:rPr>
          <w:spacing w:val="-2"/>
        </w:rPr>
        <w:t>m</w:t>
      </w:r>
      <w:r>
        <w:t>ing</w:t>
      </w:r>
      <w:r>
        <w:rPr>
          <w:spacing w:val="6"/>
        </w:rPr>
        <w:t xml:space="preserve"> </w:t>
      </w:r>
      <w:r>
        <w:t>stuff</w:t>
      </w:r>
      <w:r>
        <w:rPr>
          <w:spacing w:val="1"/>
        </w:rPr>
        <w:t>e</w:t>
      </w:r>
      <w:r>
        <w:t>d</w:t>
      </w:r>
      <w:r>
        <w:rPr>
          <w:spacing w:val="6"/>
        </w:rPr>
        <w:t xml:space="preserve"> </w:t>
      </w:r>
      <w:r>
        <w:t>with</w:t>
      </w:r>
      <w:r>
        <w:rPr>
          <w:spacing w:val="6"/>
        </w:rPr>
        <w:t xml:space="preserve"> </w:t>
      </w:r>
      <w:r>
        <w:t>fire</w:t>
      </w:r>
      <w:r>
        <w:rPr>
          <w:spacing w:val="6"/>
        </w:rPr>
        <w:t xml:space="preserve"> </w:t>
      </w:r>
      <w:r>
        <w:t>retarda</w:t>
      </w:r>
      <w:r>
        <w:rPr>
          <w:spacing w:val="-1"/>
        </w:rPr>
        <w:t>n</w:t>
      </w:r>
      <w:r>
        <w:t>t</w:t>
      </w:r>
      <w:r>
        <w:rPr>
          <w:spacing w:val="6"/>
        </w:rPr>
        <w:t xml:space="preserve"> </w:t>
      </w:r>
      <w:r>
        <w:t>c</w:t>
      </w:r>
      <w:r>
        <w:rPr>
          <w:spacing w:val="-1"/>
        </w:rPr>
        <w:t>o</w:t>
      </w:r>
      <w:r>
        <w:t>mpound</w:t>
      </w:r>
      <w:r>
        <w:rPr>
          <w:spacing w:val="5"/>
        </w:rPr>
        <w:t xml:space="preserve"> </w:t>
      </w:r>
      <w:r>
        <w:t>according</w:t>
      </w:r>
      <w:r>
        <w:rPr>
          <w:spacing w:val="5"/>
        </w:rPr>
        <w:t xml:space="preserve"> </w:t>
      </w:r>
      <w:r>
        <w:t>to</w:t>
      </w:r>
      <w:r>
        <w:rPr>
          <w:spacing w:val="5"/>
        </w:rPr>
        <w:t xml:space="preserve"> </w:t>
      </w:r>
      <w:r>
        <w:t>t</w:t>
      </w:r>
      <w:r>
        <w:rPr>
          <w:spacing w:val="-1"/>
        </w:rPr>
        <w:t>h</w:t>
      </w:r>
      <w:r>
        <w:t>e</w:t>
      </w:r>
      <w:r>
        <w:rPr>
          <w:spacing w:val="5"/>
        </w:rPr>
        <w:t xml:space="preserve"> </w:t>
      </w:r>
      <w:r>
        <w:t>fire protection class and number of cables.</w:t>
      </w:r>
    </w:p>
    <w:p w14:paraId="10A3C9D1">
      <w:pPr>
        <w:tabs>
          <w:tab w:val="left" w:pos="3880"/>
        </w:tabs>
        <w:autoSpaceDE w:val="0"/>
        <w:autoSpaceDN w:val="0"/>
        <w:adjustRightInd w:val="0"/>
        <w:ind w:left="1009"/>
        <w:rPr>
          <w:kern w:val="0"/>
          <w:sz w:val="24"/>
        </w:rPr>
      </w:pPr>
    </w:p>
    <w:p w14:paraId="144BDD57">
      <w:pPr>
        <w:pStyle w:val="71"/>
        <w:ind w:left="743"/>
      </w:pPr>
      <w:r>
        <w:t>In roo</w:t>
      </w:r>
      <w:r>
        <w:rPr>
          <w:spacing w:val="-2"/>
        </w:rPr>
        <w:t>m</w:t>
      </w:r>
      <w:r>
        <w:t>s</w:t>
      </w:r>
      <w:r>
        <w:rPr>
          <w:spacing w:val="6"/>
        </w:rPr>
        <w:t xml:space="preserve"> </w:t>
      </w:r>
      <w:r>
        <w:t>and inner</w:t>
      </w:r>
      <w:r>
        <w:rPr>
          <w:spacing w:val="6"/>
        </w:rPr>
        <w:t xml:space="preserve"> </w:t>
      </w:r>
      <w:r>
        <w:t>passages, where</w:t>
      </w:r>
      <w:r>
        <w:rPr>
          <w:spacing w:val="6"/>
        </w:rPr>
        <w:t xml:space="preserve"> </w:t>
      </w:r>
      <w:r>
        <w:t>lin</w:t>
      </w:r>
      <w:r>
        <w:rPr>
          <w:spacing w:val="-1"/>
        </w:rPr>
        <w:t>i</w:t>
      </w:r>
      <w:r>
        <w:t xml:space="preserve">ng </w:t>
      </w:r>
      <w:r>
        <w:rPr>
          <w:spacing w:val="-2"/>
        </w:rPr>
        <w:t>w</w:t>
      </w:r>
      <w:r>
        <w:t>alls over</w:t>
      </w:r>
      <w:r>
        <w:rPr>
          <w:spacing w:val="6"/>
        </w:rPr>
        <w:t xml:space="preserve"> </w:t>
      </w:r>
      <w:r>
        <w:t>steel walls and ceiling over overhead</w:t>
      </w:r>
      <w:r>
        <w:rPr>
          <w:spacing w:val="17"/>
        </w:rPr>
        <w:t xml:space="preserve"> </w:t>
      </w:r>
      <w:r>
        <w:t>decks</w:t>
      </w:r>
      <w:r>
        <w:rPr>
          <w:spacing w:val="17"/>
        </w:rPr>
        <w:t xml:space="preserve"> </w:t>
      </w:r>
      <w:r>
        <w:t>are</w:t>
      </w:r>
      <w:r>
        <w:rPr>
          <w:spacing w:val="17"/>
        </w:rPr>
        <w:t xml:space="preserve"> </w:t>
      </w:r>
      <w:r>
        <w:t>pro</w:t>
      </w:r>
      <w:r>
        <w:rPr>
          <w:spacing w:val="-1"/>
        </w:rPr>
        <w:t>v</w:t>
      </w:r>
      <w:r>
        <w:t>ided,</w:t>
      </w:r>
      <w:r>
        <w:rPr>
          <w:spacing w:val="17"/>
        </w:rPr>
        <w:t xml:space="preserve"> </w:t>
      </w:r>
      <w:r>
        <w:t>cables</w:t>
      </w:r>
      <w:r>
        <w:rPr>
          <w:spacing w:val="17"/>
        </w:rPr>
        <w:t xml:space="preserve"> </w:t>
      </w:r>
      <w:r>
        <w:t>shall</w:t>
      </w:r>
      <w:r>
        <w:rPr>
          <w:spacing w:val="17"/>
        </w:rPr>
        <w:t xml:space="preserve"> </w:t>
      </w:r>
      <w:r>
        <w:t>be</w:t>
      </w:r>
      <w:r>
        <w:rPr>
          <w:spacing w:val="17"/>
        </w:rPr>
        <w:t xml:space="preserve"> </w:t>
      </w:r>
      <w:r>
        <w:t>c</w:t>
      </w:r>
      <w:r>
        <w:rPr>
          <w:spacing w:val="-1"/>
        </w:rPr>
        <w:t>on</w:t>
      </w:r>
      <w:r>
        <w:t>cealed</w:t>
      </w:r>
      <w:r>
        <w:rPr>
          <w:spacing w:val="17"/>
        </w:rPr>
        <w:t xml:space="preserve"> </w:t>
      </w:r>
      <w:r>
        <w:t>be</w:t>
      </w:r>
      <w:r>
        <w:rPr>
          <w:spacing w:val="-1"/>
        </w:rPr>
        <w:t>h</w:t>
      </w:r>
      <w:r>
        <w:rPr>
          <w:spacing w:val="1"/>
        </w:rPr>
        <w:t>i</w:t>
      </w:r>
      <w:r>
        <w:rPr>
          <w:spacing w:val="-1"/>
        </w:rPr>
        <w:t>n</w:t>
      </w:r>
      <w:r>
        <w:t>d</w:t>
      </w:r>
      <w:r>
        <w:rPr>
          <w:spacing w:val="17"/>
        </w:rPr>
        <w:t xml:space="preserve"> </w:t>
      </w:r>
      <w:r>
        <w:t>the</w:t>
      </w:r>
      <w:r>
        <w:rPr>
          <w:spacing w:val="17"/>
        </w:rPr>
        <w:t xml:space="preserve"> </w:t>
      </w:r>
      <w:r>
        <w:t>li</w:t>
      </w:r>
      <w:r>
        <w:rPr>
          <w:spacing w:val="-1"/>
        </w:rPr>
        <w:t>n</w:t>
      </w:r>
      <w:r>
        <w:t>ing</w:t>
      </w:r>
      <w:r>
        <w:rPr>
          <w:spacing w:val="17"/>
        </w:rPr>
        <w:t xml:space="preserve"> </w:t>
      </w:r>
      <w:r>
        <w:t>walls</w:t>
      </w:r>
      <w:r>
        <w:rPr>
          <w:spacing w:val="17"/>
        </w:rPr>
        <w:t xml:space="preserve"> </w:t>
      </w:r>
      <w:r>
        <w:t>as</w:t>
      </w:r>
      <w:r>
        <w:rPr>
          <w:spacing w:val="17"/>
        </w:rPr>
        <w:t xml:space="preserve"> </w:t>
      </w:r>
      <w:r>
        <w:rPr>
          <w:spacing w:val="-1"/>
        </w:rPr>
        <w:t>f</w:t>
      </w:r>
      <w:r>
        <w:t>ar</w:t>
      </w:r>
      <w:r>
        <w:rPr>
          <w:spacing w:val="17"/>
        </w:rPr>
        <w:t xml:space="preserve"> </w:t>
      </w:r>
      <w:r>
        <w:t>as practicable.</w:t>
      </w:r>
    </w:p>
    <w:p w14:paraId="21D19A50">
      <w:pPr>
        <w:pStyle w:val="71"/>
        <w:ind w:left="743"/>
      </w:pPr>
    </w:p>
    <w:p w14:paraId="338320AC">
      <w:pPr>
        <w:pStyle w:val="71"/>
        <w:ind w:left="743"/>
        <w:rPr>
          <w:b/>
          <w:i/>
        </w:rPr>
      </w:pPr>
      <w:r>
        <w:rPr>
          <w:b/>
          <w:i/>
        </w:rPr>
        <w:t>Signal cables shall be always separated from power cables. Yard to describe same in shipyard standard for electrical practices</w:t>
      </w:r>
      <w:r>
        <w:rPr>
          <w:rFonts w:hint="eastAsia"/>
          <w:b/>
          <w:i/>
        </w:rPr>
        <w:t xml:space="preserve">; </w:t>
      </w:r>
      <w:r>
        <w:rPr>
          <w:rFonts w:eastAsia="Microsoft JhengHei" w:cs="Arial"/>
          <w:b/>
          <w:i/>
        </w:rPr>
        <w:t>Sharp bend of cables not allowed.</w:t>
      </w:r>
    </w:p>
    <w:p w14:paraId="0DAAD92C">
      <w:pPr>
        <w:pStyle w:val="71"/>
        <w:ind w:left="743"/>
      </w:pPr>
    </w:p>
    <w:p w14:paraId="1E6C422B">
      <w:pPr>
        <w:tabs>
          <w:tab w:val="left" w:pos="3880"/>
        </w:tabs>
        <w:autoSpaceDE w:val="0"/>
        <w:autoSpaceDN w:val="0"/>
        <w:adjustRightInd w:val="0"/>
        <w:ind w:left="1009"/>
        <w:rPr>
          <w:kern w:val="0"/>
          <w:sz w:val="24"/>
        </w:rPr>
      </w:pPr>
    </w:p>
    <w:p w14:paraId="5B502B67">
      <w:pPr>
        <w:pStyle w:val="71"/>
        <w:ind w:left="743"/>
      </w:pPr>
      <w:r>
        <w:t>The cable</w:t>
      </w:r>
      <w:r>
        <w:rPr>
          <w:b/>
          <w:i/>
        </w:rPr>
        <w:t xml:space="preserve"> </w:t>
      </w:r>
      <w:r>
        <w:t xml:space="preserve">trays to be galvanized in general, except </w:t>
      </w:r>
      <w:r>
        <w:rPr>
          <w:rFonts w:hint="eastAsia"/>
          <w:b/>
          <w:i/>
        </w:rPr>
        <w:t>hanger to be the builder's practice,</w:t>
      </w:r>
      <w:r>
        <w:rPr>
          <w:b/>
          <w:i/>
        </w:rPr>
        <w:t>inside water ballast tanks</w:t>
      </w:r>
      <w:r>
        <w:rPr>
          <w:rFonts w:hint="eastAsia"/>
          <w:b/>
          <w:i/>
        </w:rPr>
        <w:t xml:space="preserve">, </w:t>
      </w:r>
      <w:r>
        <w:rPr>
          <w:b/>
          <w:i/>
        </w:rPr>
        <w:t xml:space="preserve">PVC pipe with stainless clamps </w:t>
      </w:r>
      <w:r>
        <w:rPr>
          <w:rFonts w:hint="eastAsia"/>
          <w:b/>
          <w:i/>
        </w:rPr>
        <w:t xml:space="preserve">can be adopted </w:t>
      </w:r>
      <w:r>
        <w:rPr>
          <w:b/>
          <w:i/>
        </w:rPr>
        <w:t>by builder’s practice</w:t>
      </w:r>
      <w:r>
        <w:t>.</w:t>
      </w:r>
    </w:p>
    <w:p w14:paraId="571B1462">
      <w:pPr>
        <w:tabs>
          <w:tab w:val="left" w:pos="3880"/>
        </w:tabs>
        <w:autoSpaceDE w:val="0"/>
        <w:autoSpaceDN w:val="0"/>
        <w:adjustRightInd w:val="0"/>
        <w:ind w:left="1009"/>
        <w:rPr>
          <w:kern w:val="0"/>
          <w:sz w:val="24"/>
        </w:rPr>
      </w:pPr>
    </w:p>
    <w:p w14:paraId="3B810C26">
      <w:pPr>
        <w:pStyle w:val="71"/>
        <w:ind w:left="743"/>
      </w:pPr>
      <w:r>
        <w:t xml:space="preserve">Foundation for electrical equipment, small outfitting materials and fittings </w:t>
      </w:r>
      <w:r>
        <w:rPr>
          <w:rFonts w:hint="eastAsia"/>
        </w:rPr>
        <w:t>will</w:t>
      </w:r>
      <w:r>
        <w:t xml:space="preserve"> be blasted and painted in general.</w:t>
      </w:r>
    </w:p>
    <w:p w14:paraId="48A8E985">
      <w:pPr>
        <w:tabs>
          <w:tab w:val="left" w:pos="3880"/>
        </w:tabs>
        <w:autoSpaceDE w:val="0"/>
        <w:autoSpaceDN w:val="0"/>
        <w:adjustRightInd w:val="0"/>
        <w:ind w:left="1009"/>
        <w:rPr>
          <w:kern w:val="0"/>
          <w:sz w:val="24"/>
        </w:rPr>
      </w:pPr>
    </w:p>
    <w:p w14:paraId="714D38C0">
      <w:pPr>
        <w:pStyle w:val="71"/>
        <w:ind w:left="743"/>
      </w:pPr>
      <w:r>
        <w:t xml:space="preserve">The support of cable trays &amp; electric equipment brackets </w:t>
      </w:r>
      <w:r>
        <w:rPr>
          <w:rFonts w:hint="eastAsia"/>
        </w:rPr>
        <w:t>should</w:t>
      </w:r>
      <w:r>
        <w:t xml:space="preserve"> be welded directly on deck plate, frames, girders</w:t>
      </w:r>
      <w:r>
        <w:rPr>
          <w:rFonts w:hint="eastAsia"/>
        </w:rPr>
        <w:t xml:space="preserve"> and</w:t>
      </w:r>
      <w:r>
        <w:t xml:space="preserve"> bulkhead.</w:t>
      </w:r>
    </w:p>
    <w:p w14:paraId="010F83EC">
      <w:pPr>
        <w:tabs>
          <w:tab w:val="left" w:pos="3880"/>
        </w:tabs>
        <w:autoSpaceDE w:val="0"/>
        <w:autoSpaceDN w:val="0"/>
        <w:adjustRightInd w:val="0"/>
        <w:ind w:left="1009"/>
        <w:rPr>
          <w:kern w:val="0"/>
          <w:sz w:val="24"/>
        </w:rPr>
      </w:pPr>
    </w:p>
    <w:p w14:paraId="3407D611">
      <w:pPr>
        <w:pStyle w:val="71"/>
        <w:ind w:left="743"/>
      </w:pPr>
      <w:r>
        <w:t xml:space="preserve">The installation of cable trays and electric equipment brackets </w:t>
      </w:r>
      <w:r>
        <w:rPr>
          <w:rFonts w:hint="eastAsia"/>
        </w:rPr>
        <w:t>will</w:t>
      </w:r>
      <w:r>
        <w:t xml:space="preserve"> be in accordance with Builder’s actual practice.</w:t>
      </w:r>
    </w:p>
    <w:p w14:paraId="19E548BD">
      <w:pPr>
        <w:pStyle w:val="71"/>
        <w:ind w:left="743"/>
      </w:pPr>
    </w:p>
    <w:p w14:paraId="70310C18">
      <w:pPr>
        <w:pStyle w:val="3"/>
        <w:numPr>
          <w:ilvl w:val="1"/>
          <w:numId w:val="0"/>
        </w:numPr>
        <w:ind w:left="567" w:leftChars="0" w:hanging="567" w:firstLineChars="0"/>
        <w:jc w:val="left"/>
      </w:pPr>
      <w:bookmarkStart w:id="583" w:name="_Toc49257644"/>
      <w:bookmarkStart w:id="584" w:name="_Toc48311932"/>
      <w:bookmarkStart w:id="585" w:name="_Toc48573591"/>
      <w:bookmarkStart w:id="586" w:name="_Toc48573729"/>
      <w:bookmarkStart w:id="587" w:name="_Toc5723995"/>
      <w:r>
        <w:rPr>
          <w:rFonts w:hint="eastAsia" w:ascii="Arial" w:hAnsi="Arial" w:eastAsia="黑体" w:cs="Times New Roman"/>
          <w:b/>
          <w:bCs/>
          <w:caps/>
          <w:kern w:val="0"/>
          <w:sz w:val="24"/>
          <w:szCs w:val="24"/>
          <w:lang w:val="en-US" w:eastAsia="zh-CN" w:bidi="ar-SA"/>
        </w:rPr>
        <w:t>8.3</w:t>
      </w:r>
      <w:r>
        <w:rPr>
          <w:rFonts w:hint="eastAsia" w:cs="Times New Roman"/>
          <w:b/>
          <w:bCs/>
          <w:caps/>
          <w:kern w:val="0"/>
          <w:sz w:val="24"/>
          <w:szCs w:val="24"/>
          <w:lang w:val="en-US" w:eastAsia="zh-CN" w:bidi="ar-SA"/>
        </w:rPr>
        <w:t xml:space="preserve"> </w:t>
      </w:r>
      <w:r>
        <w:t>PRIMARY SOURCE</w:t>
      </w:r>
      <w:bookmarkEnd w:id="583"/>
      <w:bookmarkEnd w:id="584"/>
      <w:bookmarkEnd w:id="585"/>
      <w:bookmarkEnd w:id="586"/>
      <w:bookmarkEnd w:id="587"/>
    </w:p>
    <w:p w14:paraId="648D72A5">
      <w:pPr>
        <w:pStyle w:val="3"/>
        <w:numPr>
          <w:ilvl w:val="2"/>
          <w:numId w:val="0"/>
        </w:numPr>
        <w:ind w:left="709" w:leftChars="0" w:hanging="709" w:firstLineChars="0"/>
        <w:jc w:val="left"/>
      </w:pPr>
      <w:bookmarkStart w:id="588" w:name="_Toc48311933"/>
      <w:bookmarkStart w:id="589" w:name="_Toc48573730"/>
      <w:bookmarkStart w:id="590" w:name="_Toc49257645"/>
      <w:bookmarkStart w:id="591" w:name="_Toc48573592"/>
      <w:bookmarkStart w:id="592" w:name="_Toc5723996"/>
      <w:r>
        <w:rPr>
          <w:rFonts w:hint="eastAsia" w:ascii="Arial" w:hAnsi="Arial" w:eastAsia="黑体" w:cs="Times New Roman"/>
          <w:b/>
          <w:bCs/>
          <w:caps/>
          <w:kern w:val="0"/>
          <w:sz w:val="24"/>
          <w:szCs w:val="24"/>
          <w:lang w:val="en-US" w:eastAsia="zh-CN" w:bidi="ar-SA"/>
        </w:rPr>
        <w:t>8.3.1</w:t>
      </w:r>
      <w:r>
        <w:rPr>
          <w:rFonts w:hint="eastAsia" w:cs="Times New Roman"/>
          <w:b/>
          <w:bCs/>
          <w:caps/>
          <w:kern w:val="0"/>
          <w:sz w:val="24"/>
          <w:szCs w:val="24"/>
          <w:lang w:val="en-US" w:eastAsia="zh-CN" w:bidi="ar-SA"/>
        </w:rPr>
        <w:t xml:space="preserve"> </w:t>
      </w:r>
      <w:r>
        <w:t>GENERAL</w:t>
      </w:r>
      <w:bookmarkEnd w:id="588"/>
      <w:bookmarkEnd w:id="589"/>
      <w:bookmarkEnd w:id="590"/>
      <w:bookmarkEnd w:id="591"/>
      <w:bookmarkEnd w:id="592"/>
    </w:p>
    <w:p w14:paraId="22EDC2A6">
      <w:pPr>
        <w:pStyle w:val="71"/>
        <w:ind w:left="743"/>
      </w:pPr>
      <w:r>
        <w:rPr>
          <w:rFonts w:hint="eastAsia"/>
        </w:rPr>
        <w:t>Three(3)</w:t>
      </w:r>
      <w:r>
        <w:t xml:space="preserve"> sets of main gener</w:t>
      </w:r>
      <w:r>
        <w:rPr>
          <w:spacing w:val="-1"/>
        </w:rPr>
        <w:t>a</w:t>
      </w:r>
      <w:r>
        <w:t xml:space="preserve">tor AC </w:t>
      </w:r>
      <w:r>
        <w:rPr>
          <w:rFonts w:hint="eastAsia"/>
        </w:rPr>
        <w:t>45</w:t>
      </w:r>
      <w:r>
        <w:t>0 V</w:t>
      </w:r>
      <w:r>
        <w:rPr>
          <w:rFonts w:hint="eastAsia"/>
        </w:rPr>
        <w:t>,</w:t>
      </w:r>
      <w:r>
        <w:t xml:space="preserve"> 3 PH, 60 Hz, each driven by diesel</w:t>
      </w:r>
      <w:r>
        <w:rPr>
          <w:spacing w:val="-22"/>
        </w:rPr>
        <w:t xml:space="preserve"> </w:t>
      </w:r>
      <w:r>
        <w:t>engine</w:t>
      </w:r>
      <w:r>
        <w:rPr>
          <w:spacing w:val="-22"/>
        </w:rPr>
        <w:t xml:space="preserve"> </w:t>
      </w:r>
      <w:r>
        <w:t>shall be inst</w:t>
      </w:r>
      <w:r>
        <w:rPr>
          <w:spacing w:val="-1"/>
        </w:rPr>
        <w:t>a</w:t>
      </w:r>
      <w:r>
        <w:t>lled in</w:t>
      </w:r>
      <w:r>
        <w:rPr>
          <w:spacing w:val="-22"/>
        </w:rPr>
        <w:t xml:space="preserve"> </w:t>
      </w:r>
      <w:r>
        <w:t>the engine room</w:t>
      </w:r>
      <w:r>
        <w:rPr>
          <w:spacing w:val="-2"/>
        </w:rPr>
        <w:t xml:space="preserve"> </w:t>
      </w:r>
      <w:r>
        <w:t>with the sh</w:t>
      </w:r>
      <w:r>
        <w:rPr>
          <w:spacing w:val="-1"/>
        </w:rPr>
        <w:t>af</w:t>
      </w:r>
      <w:r>
        <w:t>t parallel to</w:t>
      </w:r>
      <w:r>
        <w:rPr>
          <w:spacing w:val="-1"/>
        </w:rPr>
        <w:t xml:space="preserve"> </w:t>
      </w:r>
      <w:r>
        <w:t>ship</w:t>
      </w:r>
      <w:r>
        <w:rPr>
          <w:spacing w:val="-1"/>
        </w:rPr>
        <w:t>'</w:t>
      </w:r>
      <w:r>
        <w:t>s cent</w:t>
      </w:r>
      <w:r>
        <w:rPr>
          <w:spacing w:val="-1"/>
        </w:rPr>
        <w:t>e</w:t>
      </w:r>
      <w:r>
        <w:t>rline.</w:t>
      </w:r>
    </w:p>
    <w:p w14:paraId="3CCC4FAC">
      <w:pPr>
        <w:tabs>
          <w:tab w:val="left" w:pos="3880"/>
        </w:tabs>
        <w:autoSpaceDE w:val="0"/>
        <w:autoSpaceDN w:val="0"/>
        <w:adjustRightInd w:val="0"/>
        <w:ind w:left="1009"/>
        <w:rPr>
          <w:kern w:val="0"/>
          <w:sz w:val="24"/>
        </w:rPr>
      </w:pPr>
    </w:p>
    <w:p w14:paraId="58ADA3BB">
      <w:pPr>
        <w:pStyle w:val="71"/>
        <w:ind w:left="743"/>
      </w:pPr>
      <w:r>
        <w:t>One</w:t>
      </w:r>
      <w:r>
        <w:rPr>
          <w:spacing w:val="19"/>
        </w:rPr>
        <w:t xml:space="preserve"> </w:t>
      </w:r>
      <w:r>
        <w:t>(1)</w:t>
      </w:r>
      <w:r>
        <w:rPr>
          <w:spacing w:val="19"/>
        </w:rPr>
        <w:t xml:space="preserve"> </w:t>
      </w:r>
      <w:r>
        <w:t>set</w:t>
      </w:r>
      <w:r>
        <w:rPr>
          <w:spacing w:val="19"/>
        </w:rPr>
        <w:t xml:space="preserve"> </w:t>
      </w:r>
      <w:r>
        <w:t>of</w:t>
      </w:r>
      <w:r>
        <w:rPr>
          <w:spacing w:val="19"/>
        </w:rPr>
        <w:t xml:space="preserve"> </w:t>
      </w:r>
      <w:r>
        <w:rPr>
          <w:spacing w:val="1"/>
        </w:rPr>
        <w:t>e</w:t>
      </w:r>
      <w:r>
        <w:rPr>
          <w:spacing w:val="-2"/>
        </w:rPr>
        <w:t>m</w:t>
      </w:r>
      <w:r>
        <w:t>ergency</w:t>
      </w:r>
      <w:r>
        <w:rPr>
          <w:spacing w:val="19"/>
        </w:rPr>
        <w:t xml:space="preserve"> </w:t>
      </w:r>
      <w:r>
        <w:t>diesel</w:t>
      </w:r>
      <w:r>
        <w:rPr>
          <w:spacing w:val="19"/>
        </w:rPr>
        <w:t xml:space="preserve"> </w:t>
      </w:r>
      <w:r>
        <w:t>generator</w:t>
      </w:r>
      <w:r>
        <w:rPr>
          <w:spacing w:val="19"/>
        </w:rPr>
        <w:t xml:space="preserve"> </w:t>
      </w:r>
      <w:r>
        <w:t xml:space="preserve">AC </w:t>
      </w:r>
      <w:r>
        <w:rPr>
          <w:rFonts w:hint="eastAsia"/>
        </w:rPr>
        <w:t>45</w:t>
      </w:r>
      <w:r>
        <w:t>0 V</w:t>
      </w:r>
      <w:r>
        <w:rPr>
          <w:rFonts w:hint="eastAsia"/>
        </w:rPr>
        <w:t>,</w:t>
      </w:r>
      <w:r>
        <w:t xml:space="preserve"> 3 PH, 60 Hz s</w:t>
      </w:r>
      <w:r>
        <w:rPr>
          <w:spacing w:val="-2"/>
        </w:rPr>
        <w:t>h</w:t>
      </w:r>
      <w:r>
        <w:t>all</w:t>
      </w:r>
      <w:r>
        <w:rPr>
          <w:spacing w:val="19"/>
        </w:rPr>
        <w:t xml:space="preserve"> </w:t>
      </w:r>
      <w:r>
        <w:t>be</w:t>
      </w:r>
      <w:r>
        <w:rPr>
          <w:spacing w:val="19"/>
        </w:rPr>
        <w:t xml:space="preserve"> </w:t>
      </w:r>
      <w:r>
        <w:t>installed</w:t>
      </w:r>
      <w:r>
        <w:rPr>
          <w:spacing w:val="19"/>
        </w:rPr>
        <w:t xml:space="preserve"> </w:t>
      </w:r>
      <w:r>
        <w:t>in</w:t>
      </w:r>
      <w:r>
        <w:rPr>
          <w:spacing w:val="19"/>
        </w:rPr>
        <w:t xml:space="preserve"> </w:t>
      </w:r>
      <w:r>
        <w:t>the</w:t>
      </w:r>
      <w:r>
        <w:rPr>
          <w:spacing w:val="19"/>
        </w:rPr>
        <w:t xml:space="preserve"> </w:t>
      </w:r>
      <w:r>
        <w:t>e</w:t>
      </w:r>
      <w:r>
        <w:rPr>
          <w:spacing w:val="-2"/>
        </w:rPr>
        <w:t>m</w:t>
      </w:r>
      <w:r>
        <w:t>ergency</w:t>
      </w:r>
      <w:r>
        <w:rPr>
          <w:spacing w:val="19"/>
        </w:rPr>
        <w:t xml:space="preserve"> </w:t>
      </w:r>
      <w:r>
        <w:t>generator roo</w:t>
      </w:r>
      <w:r>
        <w:rPr>
          <w:spacing w:val="-2"/>
        </w:rPr>
        <w:t>m</w:t>
      </w:r>
      <w:r>
        <w:t>. The e</w:t>
      </w:r>
      <w:r>
        <w:rPr>
          <w:spacing w:val="-2"/>
        </w:rPr>
        <w:t>m</w:t>
      </w:r>
      <w:r>
        <w:t>ergency</w:t>
      </w:r>
      <w:r>
        <w:rPr>
          <w:spacing w:val="-8"/>
        </w:rPr>
        <w:t xml:space="preserve"> </w:t>
      </w:r>
      <w:r>
        <w:t>generator shall</w:t>
      </w:r>
      <w:r>
        <w:rPr>
          <w:spacing w:val="-8"/>
        </w:rPr>
        <w:t xml:space="preserve"> </w:t>
      </w:r>
      <w:r>
        <w:t>be u</w:t>
      </w:r>
      <w:r>
        <w:rPr>
          <w:spacing w:val="-2"/>
        </w:rPr>
        <w:t>s</w:t>
      </w:r>
      <w:r>
        <w:t>ed for</w:t>
      </w:r>
      <w:r>
        <w:rPr>
          <w:spacing w:val="-8"/>
        </w:rPr>
        <w:t xml:space="preserve"> </w:t>
      </w:r>
      <w:r>
        <w:t>supplying the</w:t>
      </w:r>
      <w:r>
        <w:rPr>
          <w:spacing w:val="-8"/>
        </w:rPr>
        <w:t xml:space="preserve"> </w:t>
      </w:r>
      <w:r>
        <w:t>loads such as radio equip</w:t>
      </w:r>
      <w:r>
        <w:rPr>
          <w:spacing w:val="-2"/>
        </w:rPr>
        <w:t>m</w:t>
      </w:r>
      <w:r>
        <w:t>ent,</w:t>
      </w:r>
      <w:r>
        <w:rPr>
          <w:spacing w:val="-21"/>
        </w:rPr>
        <w:t xml:space="preserve"> </w:t>
      </w:r>
      <w:r>
        <w:t>interior communication</w:t>
      </w:r>
      <w:r>
        <w:rPr>
          <w:spacing w:val="-21"/>
        </w:rPr>
        <w:t xml:space="preserve"> </w:t>
      </w:r>
      <w:r>
        <w:t>equip</w:t>
      </w:r>
      <w:r>
        <w:rPr>
          <w:spacing w:val="-2"/>
        </w:rPr>
        <w:t>m</w:t>
      </w:r>
      <w:r>
        <w:t>ent, nautical instru</w:t>
      </w:r>
      <w:r>
        <w:rPr>
          <w:spacing w:val="-2"/>
        </w:rPr>
        <w:t>m</w:t>
      </w:r>
      <w:r>
        <w:t>ents,</w:t>
      </w:r>
      <w:r>
        <w:rPr>
          <w:spacing w:val="-21"/>
        </w:rPr>
        <w:t xml:space="preserve"> </w:t>
      </w:r>
      <w:r>
        <w:rPr>
          <w:spacing w:val="1"/>
        </w:rPr>
        <w:t>e</w:t>
      </w:r>
      <w:r>
        <w:rPr>
          <w:spacing w:val="-1"/>
        </w:rPr>
        <w:t>m</w:t>
      </w:r>
      <w:r>
        <w:t>ergency lights, one</w:t>
      </w:r>
      <w:r>
        <w:rPr>
          <w:spacing w:val="7"/>
        </w:rPr>
        <w:t xml:space="preserve"> </w:t>
      </w:r>
      <w:r>
        <w:t>set</w:t>
      </w:r>
      <w:r>
        <w:rPr>
          <w:spacing w:val="7"/>
        </w:rPr>
        <w:t xml:space="preserve"> </w:t>
      </w:r>
      <w:r>
        <w:t>steering</w:t>
      </w:r>
      <w:r>
        <w:rPr>
          <w:spacing w:val="7"/>
        </w:rPr>
        <w:t xml:space="preserve"> </w:t>
      </w:r>
      <w:r>
        <w:t>gear</w:t>
      </w:r>
      <w:r>
        <w:rPr>
          <w:spacing w:val="7"/>
        </w:rPr>
        <w:t xml:space="preserve"> </w:t>
      </w:r>
      <w:r>
        <w:t>and</w:t>
      </w:r>
      <w:r>
        <w:rPr>
          <w:spacing w:val="7"/>
        </w:rPr>
        <w:t xml:space="preserve"> </w:t>
      </w:r>
      <w:r>
        <w:rPr>
          <w:spacing w:val="2"/>
        </w:rPr>
        <w:t>e</w:t>
      </w:r>
      <w:r>
        <w:rPr>
          <w:spacing w:val="-2"/>
        </w:rPr>
        <w:t>m</w:t>
      </w:r>
      <w:r>
        <w:t>ergency</w:t>
      </w:r>
      <w:r>
        <w:rPr>
          <w:spacing w:val="7"/>
        </w:rPr>
        <w:t xml:space="preserve"> </w:t>
      </w:r>
      <w:r>
        <w:t>fire</w:t>
      </w:r>
      <w:r>
        <w:rPr>
          <w:spacing w:val="7"/>
        </w:rPr>
        <w:t xml:space="preserve"> </w:t>
      </w:r>
      <w:r>
        <w:t>pu</w:t>
      </w:r>
      <w:r>
        <w:rPr>
          <w:spacing w:val="-2"/>
        </w:rPr>
        <w:t>m</w:t>
      </w:r>
      <w:r>
        <w:t>p,</w:t>
      </w:r>
      <w:r>
        <w:rPr>
          <w:spacing w:val="8"/>
        </w:rPr>
        <w:t xml:space="preserve"> </w:t>
      </w:r>
      <w:r>
        <w:t>one</w:t>
      </w:r>
      <w:r>
        <w:rPr>
          <w:spacing w:val="8"/>
        </w:rPr>
        <w:t xml:space="preserve"> </w:t>
      </w:r>
      <w:r>
        <w:t>engine</w:t>
      </w:r>
      <w:r>
        <w:rPr>
          <w:spacing w:val="8"/>
        </w:rPr>
        <w:t xml:space="preserve"> </w:t>
      </w:r>
      <w:r>
        <w:t>room</w:t>
      </w:r>
      <w:r>
        <w:rPr>
          <w:spacing w:val="6"/>
        </w:rPr>
        <w:t xml:space="preserve"> </w:t>
      </w:r>
      <w:r>
        <w:t>fan,</w:t>
      </w:r>
      <w:r>
        <w:rPr>
          <w:spacing w:val="8"/>
        </w:rPr>
        <w:t xml:space="preserve"> </w:t>
      </w:r>
      <w:r>
        <w:rPr>
          <w:rFonts w:hint="eastAsia"/>
          <w:spacing w:val="8"/>
        </w:rPr>
        <w:t>the</w:t>
      </w:r>
      <w:r>
        <w:rPr>
          <w:rFonts w:hint="eastAsia"/>
        </w:rPr>
        <w:t xml:space="preserve"> emergency air compressor, </w:t>
      </w:r>
      <w:r>
        <w:t>etc</w:t>
      </w:r>
      <w:r>
        <w:rPr>
          <w:rFonts w:hint="eastAsia"/>
        </w:rPr>
        <w:t>.</w:t>
      </w:r>
      <w:r>
        <w:t xml:space="preserve"> when</w:t>
      </w:r>
      <w:r>
        <w:rPr>
          <w:spacing w:val="8"/>
        </w:rPr>
        <w:t xml:space="preserve"> </w:t>
      </w:r>
      <w:r>
        <w:t>the</w:t>
      </w:r>
      <w:r>
        <w:rPr>
          <w:spacing w:val="8"/>
        </w:rPr>
        <w:t xml:space="preserve"> </w:t>
      </w:r>
      <w:r>
        <w:t>main power station fails.</w:t>
      </w:r>
    </w:p>
    <w:p w14:paraId="11EE0F73">
      <w:pPr>
        <w:pStyle w:val="71"/>
        <w:ind w:left="743"/>
      </w:pPr>
    </w:p>
    <w:p w14:paraId="3FB3208F">
      <w:pPr>
        <w:pStyle w:val="3"/>
        <w:numPr>
          <w:ilvl w:val="2"/>
          <w:numId w:val="0"/>
        </w:numPr>
        <w:ind w:left="709" w:leftChars="0" w:hanging="709" w:firstLineChars="0"/>
        <w:jc w:val="left"/>
      </w:pPr>
      <w:bookmarkStart w:id="593" w:name="_Toc48311934"/>
      <w:bookmarkStart w:id="594" w:name="_Toc5723997"/>
      <w:bookmarkStart w:id="595" w:name="_Toc48573593"/>
      <w:bookmarkStart w:id="596" w:name="_Toc48573731"/>
      <w:bookmarkStart w:id="597" w:name="_Toc49257646"/>
      <w:r>
        <w:rPr>
          <w:rFonts w:hint="eastAsia" w:ascii="Arial" w:hAnsi="Arial" w:eastAsia="黑体" w:cs="Times New Roman"/>
          <w:b/>
          <w:bCs/>
          <w:caps/>
          <w:kern w:val="0"/>
          <w:sz w:val="24"/>
          <w:szCs w:val="24"/>
          <w:lang w:val="en-US" w:eastAsia="zh-CN" w:bidi="ar-SA"/>
        </w:rPr>
        <w:t>8.3.2</w:t>
      </w:r>
      <w:r>
        <w:rPr>
          <w:rFonts w:hint="eastAsia" w:cs="Times New Roman"/>
          <w:b/>
          <w:bCs/>
          <w:caps/>
          <w:kern w:val="0"/>
          <w:sz w:val="24"/>
          <w:szCs w:val="24"/>
          <w:lang w:val="en-US" w:eastAsia="zh-CN" w:bidi="ar-SA"/>
        </w:rPr>
        <w:t xml:space="preserve"> </w:t>
      </w:r>
      <w:r>
        <w:t>MAIN GENERATORS</w:t>
      </w:r>
      <w:bookmarkEnd w:id="593"/>
      <w:bookmarkEnd w:id="594"/>
      <w:bookmarkEnd w:id="595"/>
      <w:bookmarkEnd w:id="596"/>
      <w:bookmarkEnd w:id="597"/>
    </w:p>
    <w:tbl>
      <w:tblPr>
        <w:tblStyle w:val="41"/>
        <w:tblW w:w="0" w:type="auto"/>
        <w:tblInd w:w="9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3"/>
        <w:gridCol w:w="4630"/>
      </w:tblGrid>
      <w:tr w14:paraId="16112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647FCCFE">
            <w:pPr>
              <w:rPr>
                <w:rFonts w:ascii="Times New Roman" w:hAnsi="Times New Roman" w:eastAsia="宋体" w:cs="Times New Roman"/>
                <w:kern w:val="0"/>
                <w:sz w:val="20"/>
                <w:szCs w:val="20"/>
              </w:rPr>
            </w:pPr>
            <w:r>
              <w:rPr>
                <w:rFonts w:ascii="Times New Roman" w:hAnsi="Times New Roman" w:eastAsia="宋体" w:cs="Times New Roman"/>
                <w:spacing w:val="-17"/>
                <w:kern w:val="0"/>
                <w:sz w:val="24"/>
                <w:szCs w:val="20"/>
              </w:rPr>
              <w:t>T</w:t>
            </w:r>
            <w:r>
              <w:rPr>
                <w:rFonts w:ascii="Times New Roman" w:hAnsi="Times New Roman" w:eastAsia="宋体" w:cs="Times New Roman"/>
                <w:kern w:val="0"/>
                <w:sz w:val="24"/>
                <w:szCs w:val="20"/>
              </w:rPr>
              <w:t>ype:</w:t>
            </w:r>
          </w:p>
        </w:tc>
        <w:tc>
          <w:tcPr>
            <w:tcW w:w="4984" w:type="dxa"/>
          </w:tcPr>
          <w:p w14:paraId="77706DBC">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Drip-proof,</w:t>
            </w:r>
            <w:r>
              <w:rPr>
                <w:rFonts w:ascii="Times New Roman" w:hAnsi="Times New Roman" w:eastAsia="宋体" w:cs="Times New Roman"/>
                <w:spacing w:val="-1"/>
                <w:kern w:val="0"/>
                <w:sz w:val="24"/>
                <w:szCs w:val="20"/>
              </w:rPr>
              <w:t xml:space="preserve"> </w:t>
            </w:r>
            <w:r>
              <w:rPr>
                <w:rFonts w:ascii="Times New Roman" w:hAnsi="Times New Roman" w:eastAsia="宋体" w:cs="Times New Roman"/>
                <w:kern w:val="0"/>
                <w:sz w:val="24"/>
                <w:szCs w:val="20"/>
              </w:rPr>
              <w:t>self-ventilated type</w:t>
            </w:r>
            <w:r>
              <w:rPr>
                <w:rFonts w:hint="eastAsia" w:ascii="Times New Roman" w:hAnsi="Times New Roman" w:eastAsia="宋体" w:cs="Times New Roman"/>
                <w:kern w:val="0"/>
                <w:sz w:val="24"/>
                <w:szCs w:val="20"/>
              </w:rPr>
              <w:t xml:space="preserve"> </w:t>
            </w:r>
            <w:r>
              <w:rPr>
                <w:rFonts w:ascii="Times New Roman" w:hAnsi="Times New Roman" w:eastAsia="宋体" w:cs="Times New Roman"/>
                <w:kern w:val="0"/>
                <w:sz w:val="24"/>
                <w:szCs w:val="20"/>
              </w:rPr>
              <w:t>with</w:t>
            </w:r>
            <w:r>
              <w:rPr>
                <w:rFonts w:hint="eastAsia" w:ascii="Times New Roman" w:hAnsi="Times New Roman" w:eastAsia="宋体" w:cs="Times New Roman"/>
                <w:spacing w:val="-1"/>
                <w:kern w:val="0"/>
                <w:sz w:val="24"/>
                <w:szCs w:val="20"/>
              </w:rPr>
              <w:t xml:space="preserve"> </w:t>
            </w:r>
            <w:r>
              <w:rPr>
                <w:rFonts w:ascii="Times New Roman" w:hAnsi="Times New Roman" w:eastAsia="宋体" w:cs="Times New Roman"/>
                <w:kern w:val="0"/>
                <w:sz w:val="24"/>
                <w:szCs w:val="20"/>
              </w:rPr>
              <w:t xml:space="preserve">air </w:t>
            </w:r>
            <w:r>
              <w:rPr>
                <w:rFonts w:ascii="Times New Roman" w:hAnsi="Times New Roman" w:eastAsia="宋体" w:cs="Times New Roman"/>
                <w:spacing w:val="-1"/>
                <w:kern w:val="0"/>
                <w:sz w:val="24"/>
                <w:szCs w:val="20"/>
              </w:rPr>
              <w:t>f</w:t>
            </w:r>
            <w:r>
              <w:rPr>
                <w:rFonts w:ascii="Times New Roman" w:hAnsi="Times New Roman" w:eastAsia="宋体" w:cs="Times New Roman"/>
                <w:spacing w:val="1"/>
                <w:kern w:val="0"/>
                <w:sz w:val="24"/>
                <w:szCs w:val="20"/>
              </w:rPr>
              <w:t>i</w:t>
            </w:r>
            <w:r>
              <w:rPr>
                <w:rFonts w:ascii="Times New Roman" w:hAnsi="Times New Roman" w:eastAsia="宋体" w:cs="Times New Roman"/>
                <w:kern w:val="0"/>
                <w:sz w:val="24"/>
                <w:szCs w:val="20"/>
              </w:rPr>
              <w:t>lter</w:t>
            </w:r>
            <w:r>
              <w:rPr>
                <w:rFonts w:hint="eastAsia" w:ascii="Times New Roman" w:hAnsi="Times New Roman" w:eastAsia="宋体" w:cs="Times New Roman"/>
                <w:kern w:val="0"/>
                <w:sz w:val="24"/>
                <w:szCs w:val="20"/>
              </w:rPr>
              <w:t>, and the air filter as per Maker</w:t>
            </w:r>
            <w:r>
              <w:rPr>
                <w:rFonts w:ascii="Times New Roman" w:hAnsi="Times New Roman" w:eastAsia="宋体" w:cs="Times New Roman"/>
                <w:kern w:val="0"/>
                <w:sz w:val="24"/>
                <w:szCs w:val="20"/>
              </w:rPr>
              <w:t>’</w:t>
            </w:r>
            <w:r>
              <w:rPr>
                <w:rFonts w:hint="eastAsia" w:ascii="Times New Roman" w:hAnsi="Times New Roman" w:eastAsia="宋体" w:cs="Times New Roman"/>
                <w:kern w:val="0"/>
                <w:sz w:val="24"/>
                <w:szCs w:val="20"/>
              </w:rPr>
              <w:t>s standard</w:t>
            </w:r>
          </w:p>
        </w:tc>
      </w:tr>
      <w:tr w14:paraId="68A2A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2559BE52">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Output:</w:t>
            </w:r>
          </w:p>
        </w:tc>
        <w:tc>
          <w:tcPr>
            <w:tcW w:w="4984" w:type="dxa"/>
          </w:tcPr>
          <w:p w14:paraId="71DEA528">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 xml:space="preserve">abt. </w:t>
            </w:r>
            <w:r>
              <w:rPr>
                <w:rFonts w:hint="eastAsia" w:ascii="Times New Roman" w:hAnsi="Times New Roman" w:eastAsia="宋体" w:cs="Times New Roman"/>
                <w:kern w:val="0"/>
                <w:sz w:val="24"/>
                <w:szCs w:val="20"/>
              </w:rPr>
              <w:t>1,250</w:t>
            </w:r>
            <w:r>
              <w:rPr>
                <w:rFonts w:ascii="Times New Roman" w:hAnsi="Times New Roman" w:eastAsia="宋体" w:cs="Times New Roman"/>
                <w:kern w:val="0"/>
                <w:sz w:val="24"/>
                <w:szCs w:val="20"/>
              </w:rPr>
              <w:t xml:space="preserve"> </w:t>
            </w:r>
            <w:r>
              <w:rPr>
                <w:rFonts w:hint="eastAsia" w:ascii="Times New Roman" w:hAnsi="Times New Roman" w:eastAsia="宋体" w:cs="Times New Roman"/>
                <w:kern w:val="0"/>
                <w:sz w:val="24"/>
                <w:szCs w:val="20"/>
              </w:rPr>
              <w:t>k</w:t>
            </w:r>
            <w:r>
              <w:rPr>
                <w:rFonts w:ascii="Times New Roman" w:hAnsi="Times New Roman" w:eastAsia="宋体" w:cs="Times New Roman"/>
                <w:kern w:val="0"/>
                <w:sz w:val="24"/>
                <w:szCs w:val="20"/>
              </w:rPr>
              <w:t xml:space="preserve">W x </w:t>
            </w:r>
            <w:r>
              <w:rPr>
                <w:rFonts w:hint="eastAsia" w:ascii="Times New Roman" w:hAnsi="Times New Roman" w:eastAsia="宋体" w:cs="Times New Roman"/>
                <w:kern w:val="0"/>
                <w:sz w:val="24"/>
                <w:szCs w:val="20"/>
              </w:rPr>
              <w:t>3</w:t>
            </w:r>
            <w:r>
              <w:rPr>
                <w:rFonts w:ascii="Times New Roman" w:hAnsi="Times New Roman" w:eastAsia="宋体" w:cs="Times New Roman"/>
                <w:kern w:val="0"/>
                <w:sz w:val="24"/>
                <w:szCs w:val="20"/>
              </w:rPr>
              <w:t xml:space="preserve"> set</w:t>
            </w:r>
            <w:r>
              <w:rPr>
                <w:rFonts w:hint="eastAsia" w:ascii="Times New Roman" w:hAnsi="Times New Roman" w:eastAsia="宋体" w:cs="Times New Roman"/>
                <w:kern w:val="0"/>
                <w:sz w:val="24"/>
                <w:szCs w:val="20"/>
              </w:rPr>
              <w:t>s (DG)</w:t>
            </w:r>
          </w:p>
        </w:tc>
      </w:tr>
      <w:tr w14:paraId="2E765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52BFE798">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Voltage:</w:t>
            </w:r>
          </w:p>
        </w:tc>
        <w:tc>
          <w:tcPr>
            <w:tcW w:w="4984" w:type="dxa"/>
          </w:tcPr>
          <w:p w14:paraId="2F948CD1">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AC 450 V</w:t>
            </w:r>
          </w:p>
        </w:tc>
      </w:tr>
      <w:tr w14:paraId="3BA49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12C60374">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Phase:</w:t>
            </w:r>
          </w:p>
        </w:tc>
        <w:tc>
          <w:tcPr>
            <w:tcW w:w="4984" w:type="dxa"/>
          </w:tcPr>
          <w:p w14:paraId="0ED6C7B0">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3 PH</w:t>
            </w:r>
          </w:p>
        </w:tc>
      </w:tr>
      <w:tr w14:paraId="6C1A8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36CF3C3D">
            <w:pPr>
              <w:rPr>
                <w:rFonts w:ascii="Times New Roman" w:hAnsi="Times New Roman" w:eastAsia="宋体" w:cs="Times New Roman"/>
                <w:kern w:val="0"/>
                <w:sz w:val="24"/>
                <w:szCs w:val="20"/>
              </w:rPr>
            </w:pPr>
            <w:r>
              <w:rPr>
                <w:rFonts w:ascii="Times New Roman" w:hAnsi="Times New Roman" w:eastAsia="宋体" w:cs="Times New Roman"/>
                <w:kern w:val="0"/>
                <w:sz w:val="24"/>
                <w:szCs w:val="20"/>
              </w:rPr>
              <w:t>Frequency:</w:t>
            </w:r>
          </w:p>
        </w:tc>
        <w:tc>
          <w:tcPr>
            <w:tcW w:w="4984" w:type="dxa"/>
          </w:tcPr>
          <w:p w14:paraId="3003BF74">
            <w:pPr>
              <w:rPr>
                <w:rFonts w:ascii="Times New Roman" w:hAnsi="Times New Roman" w:eastAsia="宋体" w:cs="Times New Roman"/>
                <w:kern w:val="0"/>
                <w:sz w:val="24"/>
                <w:szCs w:val="20"/>
              </w:rPr>
            </w:pPr>
            <w:r>
              <w:rPr>
                <w:rFonts w:ascii="Times New Roman" w:hAnsi="Times New Roman" w:eastAsia="宋体" w:cs="Times New Roman"/>
                <w:kern w:val="0"/>
                <w:sz w:val="24"/>
                <w:szCs w:val="20"/>
              </w:rPr>
              <w:t>60 Hz</w:t>
            </w:r>
          </w:p>
        </w:tc>
      </w:tr>
      <w:tr w14:paraId="2EAC7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42FFCF27">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Power factor:</w:t>
            </w:r>
          </w:p>
        </w:tc>
        <w:tc>
          <w:tcPr>
            <w:tcW w:w="4984" w:type="dxa"/>
          </w:tcPr>
          <w:p w14:paraId="75640753">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0.8</w:t>
            </w:r>
            <w:r>
              <w:rPr>
                <w:rFonts w:hint="eastAsia" w:ascii="Times New Roman" w:hAnsi="Times New Roman" w:eastAsia="宋体" w:cs="Times New Roman"/>
                <w:kern w:val="0"/>
                <w:sz w:val="24"/>
                <w:szCs w:val="20"/>
              </w:rPr>
              <w:t xml:space="preserve"> </w:t>
            </w:r>
            <w:r>
              <w:rPr>
                <w:rFonts w:ascii="Times New Roman" w:hAnsi="Times New Roman" w:eastAsia="宋体" w:cs="Times New Roman"/>
                <w:kern w:val="0"/>
                <w:sz w:val="24"/>
                <w:szCs w:val="20"/>
              </w:rPr>
              <w:t>(lagging)</w:t>
            </w:r>
          </w:p>
        </w:tc>
      </w:tr>
      <w:tr w14:paraId="72261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3B4D4671">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Rating:</w:t>
            </w:r>
          </w:p>
        </w:tc>
        <w:tc>
          <w:tcPr>
            <w:tcW w:w="4984" w:type="dxa"/>
          </w:tcPr>
          <w:p w14:paraId="0A428E01">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Continuous at full load</w:t>
            </w:r>
          </w:p>
        </w:tc>
      </w:tr>
      <w:tr w14:paraId="6FC6D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14157711">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Revolution:</w:t>
            </w:r>
          </w:p>
        </w:tc>
        <w:tc>
          <w:tcPr>
            <w:tcW w:w="4984" w:type="dxa"/>
          </w:tcPr>
          <w:p w14:paraId="0C15AD8C">
            <w:pPr>
              <w:rPr>
                <w:rFonts w:ascii="Times New Roman" w:hAnsi="Times New Roman" w:eastAsia="宋体" w:cs="Times New Roman"/>
                <w:kern w:val="0"/>
                <w:sz w:val="20"/>
                <w:szCs w:val="20"/>
              </w:rPr>
            </w:pPr>
            <w:r>
              <w:rPr>
                <w:rFonts w:hint="eastAsia" w:ascii="Times New Roman" w:hAnsi="Times New Roman" w:eastAsia="宋体" w:cs="Times New Roman"/>
                <w:kern w:val="0"/>
                <w:sz w:val="24"/>
                <w:szCs w:val="20"/>
              </w:rPr>
              <w:t xml:space="preserve">900 </w:t>
            </w:r>
            <w:r>
              <w:rPr>
                <w:rFonts w:ascii="Times New Roman" w:hAnsi="Times New Roman" w:eastAsia="宋体" w:cs="Times New Roman"/>
                <w:kern w:val="0"/>
                <w:sz w:val="24"/>
                <w:szCs w:val="20"/>
              </w:rPr>
              <w:t>r/min</w:t>
            </w:r>
            <w:r>
              <w:rPr>
                <w:rFonts w:hint="eastAsia" w:ascii="Times New Roman" w:hAnsi="Times New Roman" w:eastAsia="宋体" w:cs="Times New Roman"/>
                <w:kern w:val="0"/>
                <w:sz w:val="24"/>
                <w:szCs w:val="20"/>
              </w:rPr>
              <w:t xml:space="preserve"> or as per Maker</w:t>
            </w:r>
            <w:r>
              <w:rPr>
                <w:rFonts w:ascii="Times New Roman" w:hAnsi="Times New Roman" w:eastAsia="宋体" w:cs="Times New Roman"/>
                <w:kern w:val="0"/>
                <w:sz w:val="24"/>
                <w:szCs w:val="20"/>
              </w:rPr>
              <w:t>’</w:t>
            </w:r>
            <w:r>
              <w:rPr>
                <w:rFonts w:hint="eastAsia" w:ascii="Times New Roman" w:hAnsi="Times New Roman" w:eastAsia="宋体" w:cs="Times New Roman"/>
                <w:kern w:val="0"/>
                <w:sz w:val="24"/>
                <w:szCs w:val="20"/>
              </w:rPr>
              <w:t>s standard；</w:t>
            </w:r>
          </w:p>
        </w:tc>
      </w:tr>
      <w:tr w14:paraId="7D37F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152FAB8A">
            <w:pPr>
              <w:rPr>
                <w:rFonts w:ascii="Times New Roman" w:hAnsi="Times New Roman" w:eastAsia="宋体" w:cs="Times New Roman"/>
                <w:kern w:val="0"/>
                <w:sz w:val="20"/>
                <w:szCs w:val="20"/>
              </w:rPr>
            </w:pPr>
            <w:r>
              <w:rPr>
                <w:rFonts w:ascii="Times New Roman" w:hAnsi="Times New Roman" w:eastAsia="宋体" w:cs="Times New Roman"/>
                <w:kern w:val="0"/>
                <w:position w:val="2"/>
                <w:sz w:val="24"/>
                <w:szCs w:val="20"/>
              </w:rPr>
              <w:t>Insul</w:t>
            </w:r>
            <w:r>
              <w:rPr>
                <w:rFonts w:ascii="Times New Roman" w:hAnsi="Times New Roman" w:eastAsia="宋体" w:cs="Times New Roman"/>
                <w:spacing w:val="-1"/>
                <w:kern w:val="0"/>
                <w:position w:val="2"/>
                <w:sz w:val="24"/>
                <w:szCs w:val="20"/>
              </w:rPr>
              <w:t>a</w:t>
            </w:r>
            <w:r>
              <w:rPr>
                <w:rFonts w:ascii="Times New Roman" w:hAnsi="Times New Roman" w:eastAsia="宋体" w:cs="Times New Roman"/>
                <w:kern w:val="0"/>
                <w:position w:val="2"/>
                <w:sz w:val="24"/>
                <w:szCs w:val="20"/>
              </w:rPr>
              <w:t>tion:</w:t>
            </w:r>
          </w:p>
        </w:tc>
        <w:tc>
          <w:tcPr>
            <w:tcW w:w="4984" w:type="dxa"/>
          </w:tcPr>
          <w:p w14:paraId="3D9EA352">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Class “F”</w:t>
            </w:r>
          </w:p>
        </w:tc>
      </w:tr>
      <w:tr w14:paraId="63A48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6AD146F7">
            <w:pPr>
              <w:rPr>
                <w:rFonts w:ascii="Times New Roman" w:hAnsi="Times New Roman" w:eastAsia="宋体" w:cs="Times New Roman"/>
                <w:kern w:val="0"/>
                <w:sz w:val="20"/>
                <w:szCs w:val="20"/>
              </w:rPr>
            </w:pPr>
            <w:r>
              <w:rPr>
                <w:rFonts w:ascii="Times New Roman" w:hAnsi="Times New Roman" w:eastAsia="Arial Unicode MS" w:cs="Times New Roman"/>
                <w:kern w:val="0"/>
                <w:sz w:val="24"/>
                <w:szCs w:val="20"/>
              </w:rPr>
              <w:t>Exciting syste</w:t>
            </w:r>
            <w:r>
              <w:rPr>
                <w:rFonts w:ascii="Times New Roman" w:hAnsi="Times New Roman" w:eastAsia="Arial Unicode MS" w:cs="Times New Roman"/>
                <w:spacing w:val="-2"/>
                <w:kern w:val="0"/>
                <w:sz w:val="24"/>
                <w:szCs w:val="20"/>
              </w:rPr>
              <w:t>m</w:t>
            </w:r>
            <w:r>
              <w:rPr>
                <w:rFonts w:ascii="Times New Roman" w:hAnsi="Times New Roman" w:eastAsia="Arial Unicode MS" w:cs="Times New Roman"/>
                <w:kern w:val="0"/>
                <w:sz w:val="24"/>
                <w:szCs w:val="20"/>
              </w:rPr>
              <w:t>:</w:t>
            </w:r>
          </w:p>
        </w:tc>
        <w:tc>
          <w:tcPr>
            <w:tcW w:w="4984" w:type="dxa"/>
          </w:tcPr>
          <w:p w14:paraId="22B10064">
            <w:pPr>
              <w:rPr>
                <w:rFonts w:ascii="Times New Roman" w:hAnsi="Times New Roman" w:eastAsia="宋体" w:cs="Times New Roman"/>
                <w:kern w:val="0"/>
                <w:sz w:val="20"/>
                <w:szCs w:val="20"/>
              </w:rPr>
            </w:pPr>
            <w:r>
              <w:rPr>
                <w:rFonts w:ascii="Times New Roman" w:hAnsi="Times New Roman" w:eastAsia="Arial Unicode MS" w:cs="Times New Roman"/>
                <w:kern w:val="0"/>
                <w:sz w:val="24"/>
                <w:szCs w:val="20"/>
              </w:rPr>
              <w:t>Brushless, self-excitation</w:t>
            </w:r>
          </w:p>
        </w:tc>
      </w:tr>
      <w:tr w14:paraId="2FF3D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1D9E971B">
            <w:pPr>
              <w:rPr>
                <w:rFonts w:ascii="Times New Roman" w:hAnsi="Times New Roman" w:eastAsia="Arial Unicode MS" w:cs="Times New Roman"/>
                <w:kern w:val="0"/>
                <w:sz w:val="24"/>
                <w:szCs w:val="20"/>
              </w:rPr>
            </w:pPr>
            <w:r>
              <w:rPr>
                <w:rFonts w:hint="eastAsia" w:ascii="Times New Roman" w:hAnsi="Times New Roman" w:eastAsia="宋体" w:cs="Times New Roman"/>
                <w:kern w:val="0"/>
                <w:sz w:val="24"/>
                <w:szCs w:val="20"/>
              </w:rPr>
              <w:t>Protection</w:t>
            </w:r>
            <w:r>
              <w:rPr>
                <w:rFonts w:ascii="Times New Roman" w:hAnsi="Times New Roman" w:eastAsia="宋体" w:cs="Times New Roman"/>
                <w:kern w:val="0"/>
                <w:sz w:val="24"/>
                <w:szCs w:val="20"/>
              </w:rPr>
              <w:t>:</w:t>
            </w:r>
          </w:p>
        </w:tc>
        <w:tc>
          <w:tcPr>
            <w:tcW w:w="4984" w:type="dxa"/>
          </w:tcPr>
          <w:p w14:paraId="65622B4B">
            <w:pPr>
              <w:rPr>
                <w:rFonts w:ascii="Times New Roman" w:hAnsi="Times New Roman" w:eastAsia="Arial Unicode MS" w:cs="Times New Roman"/>
                <w:kern w:val="0"/>
                <w:sz w:val="24"/>
                <w:szCs w:val="20"/>
              </w:rPr>
            </w:pPr>
            <w:r>
              <w:rPr>
                <w:rFonts w:hint="eastAsia" w:ascii="Times New Roman" w:hAnsi="Times New Roman" w:eastAsia="宋体" w:cs="Times New Roman"/>
                <w:kern w:val="0"/>
                <w:sz w:val="24"/>
                <w:szCs w:val="20"/>
              </w:rPr>
              <w:t>W</w:t>
            </w:r>
            <w:r>
              <w:rPr>
                <w:rFonts w:ascii="Times New Roman" w:hAnsi="Times New Roman" w:eastAsia="宋体" w:cs="Times New Roman"/>
                <w:kern w:val="0"/>
                <w:sz w:val="24"/>
                <w:szCs w:val="20"/>
              </w:rPr>
              <w:t>ith differential protection</w:t>
            </w:r>
            <w:r>
              <w:rPr>
                <w:rFonts w:hint="eastAsia" w:ascii="Times New Roman" w:hAnsi="Times New Roman" w:eastAsia="宋体" w:cs="Times New Roman"/>
                <w:kern w:val="0"/>
                <w:sz w:val="24"/>
                <w:szCs w:val="20"/>
              </w:rPr>
              <w:t xml:space="preserve"> function</w:t>
            </w:r>
          </w:p>
        </w:tc>
      </w:tr>
      <w:tr w14:paraId="00688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5E04C1D0">
            <w:pPr>
              <w:rPr>
                <w:rFonts w:ascii="Times New Roman" w:hAnsi="Times New Roman" w:eastAsia="宋体" w:cs="Times New Roman"/>
                <w:kern w:val="0"/>
                <w:sz w:val="20"/>
                <w:szCs w:val="20"/>
              </w:rPr>
            </w:pPr>
            <w:r>
              <w:rPr>
                <w:rFonts w:hint="eastAsia" w:ascii="Times New Roman" w:hAnsi="Times New Roman" w:eastAsia="Arial Unicode MS" w:cs="Times New Roman"/>
                <w:kern w:val="0"/>
                <w:sz w:val="24"/>
                <w:szCs w:val="20"/>
              </w:rPr>
              <w:t>Enclosure</w:t>
            </w:r>
            <w:r>
              <w:rPr>
                <w:rFonts w:ascii="Times New Roman" w:hAnsi="Times New Roman" w:eastAsia="Arial Unicode MS" w:cs="Times New Roman"/>
                <w:kern w:val="0"/>
                <w:sz w:val="24"/>
                <w:szCs w:val="20"/>
              </w:rPr>
              <w:t>:</w:t>
            </w:r>
          </w:p>
        </w:tc>
        <w:tc>
          <w:tcPr>
            <w:tcW w:w="4984" w:type="dxa"/>
          </w:tcPr>
          <w:p w14:paraId="6968581B">
            <w:pPr>
              <w:rPr>
                <w:rFonts w:ascii="Times New Roman" w:hAnsi="Times New Roman" w:eastAsia="宋体" w:cs="Times New Roman"/>
                <w:kern w:val="0"/>
                <w:sz w:val="20"/>
                <w:szCs w:val="20"/>
              </w:rPr>
            </w:pPr>
            <w:r>
              <w:rPr>
                <w:rFonts w:ascii="Times New Roman" w:hAnsi="Times New Roman" w:eastAsia="Arial Unicode MS" w:cs="Times New Roman"/>
                <w:kern w:val="0"/>
                <w:sz w:val="24"/>
                <w:szCs w:val="20"/>
              </w:rPr>
              <w:t xml:space="preserve">IP </w:t>
            </w:r>
            <w:r>
              <w:rPr>
                <w:rFonts w:hint="eastAsia" w:ascii="Times New Roman" w:hAnsi="Times New Roman" w:eastAsia="Arial Unicode MS" w:cs="Times New Roman"/>
                <w:kern w:val="0"/>
                <w:sz w:val="24"/>
                <w:szCs w:val="20"/>
              </w:rPr>
              <w:t>23</w:t>
            </w:r>
          </w:p>
        </w:tc>
      </w:tr>
    </w:tbl>
    <w:p w14:paraId="0E7C69D3">
      <w:pPr>
        <w:tabs>
          <w:tab w:val="left" w:pos="3880"/>
        </w:tabs>
        <w:autoSpaceDE w:val="0"/>
        <w:autoSpaceDN w:val="0"/>
        <w:adjustRightInd w:val="0"/>
        <w:ind w:left="1009"/>
        <w:rPr>
          <w:kern w:val="0"/>
          <w:sz w:val="24"/>
        </w:rPr>
      </w:pPr>
    </w:p>
    <w:p w14:paraId="74EEB63A">
      <w:pPr>
        <w:pStyle w:val="71"/>
        <w:ind w:left="743"/>
      </w:pPr>
      <w:r>
        <w:rPr>
          <w:rFonts w:hint="eastAsia"/>
        </w:rPr>
        <w:t xml:space="preserve">Note: </w:t>
      </w:r>
    </w:p>
    <w:p w14:paraId="78251260">
      <w:pPr>
        <w:tabs>
          <w:tab w:val="left" w:pos="3880"/>
        </w:tabs>
        <w:autoSpaceDE w:val="0"/>
        <w:autoSpaceDN w:val="0"/>
        <w:adjustRightInd w:val="0"/>
        <w:ind w:left="1009"/>
        <w:rPr>
          <w:kern w:val="0"/>
          <w:sz w:val="24"/>
        </w:rPr>
      </w:pPr>
      <w:r>
        <w:rPr>
          <w:kern w:val="0"/>
          <w:sz w:val="24"/>
        </w:rPr>
        <w:t xml:space="preserve">Protection grade IP </w:t>
      </w:r>
      <w:r>
        <w:rPr>
          <w:rFonts w:hint="eastAsia"/>
          <w:kern w:val="0"/>
          <w:sz w:val="24"/>
        </w:rPr>
        <w:t>23</w:t>
      </w:r>
      <w:r>
        <w:rPr>
          <w:kern w:val="0"/>
          <w:sz w:val="24"/>
        </w:rPr>
        <w:t xml:space="preserve"> of </w:t>
      </w:r>
      <w:r>
        <w:rPr>
          <w:rFonts w:hint="eastAsia"/>
          <w:kern w:val="0"/>
          <w:sz w:val="24"/>
        </w:rPr>
        <w:t xml:space="preserve">main </w:t>
      </w:r>
      <w:r>
        <w:rPr>
          <w:kern w:val="0"/>
          <w:sz w:val="24"/>
        </w:rPr>
        <w:t xml:space="preserve">generators </w:t>
      </w:r>
      <w:r>
        <w:rPr>
          <w:rFonts w:hint="eastAsia"/>
          <w:kern w:val="0"/>
          <w:sz w:val="24"/>
        </w:rPr>
        <w:t>will</w:t>
      </w:r>
      <w:r>
        <w:rPr>
          <w:kern w:val="0"/>
          <w:sz w:val="24"/>
        </w:rPr>
        <w:t xml:space="preserve"> be suitable in respect of water based fire</w:t>
      </w:r>
      <w:r>
        <w:rPr>
          <w:rFonts w:hint="eastAsia"/>
          <w:kern w:val="0"/>
          <w:sz w:val="24"/>
        </w:rPr>
        <w:t>-</w:t>
      </w:r>
      <w:r>
        <w:rPr>
          <w:kern w:val="0"/>
          <w:sz w:val="24"/>
        </w:rPr>
        <w:t xml:space="preserve"> fighting system </w:t>
      </w:r>
      <w:r>
        <w:rPr>
          <w:rFonts w:hint="eastAsia"/>
          <w:kern w:val="0"/>
          <w:sz w:val="24"/>
        </w:rPr>
        <w:t xml:space="preserve">and will be </w:t>
      </w:r>
      <w:r>
        <w:rPr>
          <w:kern w:val="0"/>
          <w:sz w:val="24"/>
        </w:rPr>
        <w:t xml:space="preserve">certified by </w:t>
      </w:r>
      <w:r>
        <w:rPr>
          <w:rFonts w:hint="eastAsia"/>
          <w:kern w:val="0"/>
          <w:sz w:val="24"/>
        </w:rPr>
        <w:t>Classification Society.</w:t>
      </w:r>
    </w:p>
    <w:p w14:paraId="35E6C409">
      <w:pPr>
        <w:tabs>
          <w:tab w:val="left" w:pos="3880"/>
        </w:tabs>
        <w:autoSpaceDE w:val="0"/>
        <w:autoSpaceDN w:val="0"/>
        <w:adjustRightInd w:val="0"/>
        <w:ind w:left="1009"/>
        <w:rPr>
          <w:kern w:val="0"/>
          <w:sz w:val="24"/>
        </w:rPr>
      </w:pPr>
    </w:p>
    <w:p w14:paraId="2F60DC8A">
      <w:pPr>
        <w:pStyle w:val="71"/>
        <w:ind w:left="743"/>
      </w:pPr>
      <w:r>
        <w:t>Other particulars and</w:t>
      </w:r>
      <w:r>
        <w:rPr>
          <w:spacing w:val="-20"/>
        </w:rPr>
        <w:t xml:space="preserve"> </w:t>
      </w:r>
      <w:r>
        <w:t>constru</w:t>
      </w:r>
      <w:r>
        <w:rPr>
          <w:spacing w:val="-1"/>
        </w:rPr>
        <w:t>c</w:t>
      </w:r>
      <w:r>
        <w:t>tion</w:t>
      </w:r>
      <w:r>
        <w:rPr>
          <w:spacing w:val="-21"/>
        </w:rPr>
        <w:t xml:space="preserve"> </w:t>
      </w:r>
      <w:r>
        <w:t>of the</w:t>
      </w:r>
      <w:r>
        <w:rPr>
          <w:spacing w:val="-21"/>
        </w:rPr>
        <w:t xml:space="preserve"> </w:t>
      </w:r>
      <w:r>
        <w:rPr>
          <w:spacing w:val="-2"/>
        </w:rPr>
        <w:t>m</w:t>
      </w:r>
      <w:r>
        <w:t>ain</w:t>
      </w:r>
      <w:r>
        <w:rPr>
          <w:spacing w:val="-21"/>
        </w:rPr>
        <w:t xml:space="preserve"> </w:t>
      </w:r>
      <w:r>
        <w:t>generators</w:t>
      </w:r>
      <w:r>
        <w:rPr>
          <w:spacing w:val="-24"/>
        </w:rPr>
        <w:t xml:space="preserve"> </w:t>
      </w:r>
      <w:r>
        <w:t>shall</w:t>
      </w:r>
      <w:r>
        <w:rPr>
          <w:spacing w:val="-21"/>
        </w:rPr>
        <w:t xml:space="preserve"> </w:t>
      </w:r>
      <w:r>
        <w:t>be</w:t>
      </w:r>
      <w:r>
        <w:rPr>
          <w:spacing w:val="-21"/>
        </w:rPr>
        <w:t xml:space="preserve"> </w:t>
      </w:r>
      <w:r>
        <w:t>in</w:t>
      </w:r>
      <w:r>
        <w:rPr>
          <w:spacing w:val="-22"/>
        </w:rPr>
        <w:t xml:space="preserve"> </w:t>
      </w:r>
      <w:r>
        <w:t>accordan</w:t>
      </w:r>
      <w:r>
        <w:rPr>
          <w:spacing w:val="-1"/>
        </w:rPr>
        <w:t>c</w:t>
      </w:r>
      <w:r>
        <w:t xml:space="preserve">e with </w:t>
      </w:r>
      <w:r>
        <w:rPr>
          <w:spacing w:val="-2"/>
        </w:rPr>
        <w:t>m</w:t>
      </w:r>
      <w:r>
        <w:t>anufacturers'</w:t>
      </w:r>
      <w:r>
        <w:rPr>
          <w:spacing w:val="-1"/>
        </w:rPr>
        <w:t xml:space="preserve"> </w:t>
      </w:r>
      <w:r>
        <w:t>standard.</w:t>
      </w:r>
    </w:p>
    <w:p w14:paraId="4B7D284D">
      <w:pPr>
        <w:tabs>
          <w:tab w:val="left" w:pos="3880"/>
        </w:tabs>
        <w:autoSpaceDE w:val="0"/>
        <w:autoSpaceDN w:val="0"/>
        <w:adjustRightInd w:val="0"/>
        <w:ind w:left="1009"/>
        <w:rPr>
          <w:kern w:val="0"/>
          <w:sz w:val="24"/>
        </w:rPr>
      </w:pPr>
    </w:p>
    <w:p w14:paraId="6AF77887">
      <w:pPr>
        <w:pStyle w:val="71"/>
        <w:ind w:left="743"/>
      </w:pPr>
      <w:r>
        <w:t>Each</w:t>
      </w:r>
      <w:r>
        <w:rPr>
          <w:spacing w:val="16"/>
        </w:rPr>
        <w:t xml:space="preserve"> </w:t>
      </w:r>
      <w:r>
        <w:rPr>
          <w:spacing w:val="-2"/>
        </w:rPr>
        <w:t>m</w:t>
      </w:r>
      <w:r>
        <w:t>ain</w:t>
      </w:r>
      <w:r>
        <w:rPr>
          <w:spacing w:val="16"/>
        </w:rPr>
        <w:t xml:space="preserve"> </w:t>
      </w:r>
      <w:r>
        <w:t>generat</w:t>
      </w:r>
      <w:r>
        <w:rPr>
          <w:spacing w:val="-1"/>
        </w:rPr>
        <w:t>o</w:t>
      </w:r>
      <w:r>
        <w:t>r</w:t>
      </w:r>
      <w:r>
        <w:rPr>
          <w:spacing w:val="16"/>
        </w:rPr>
        <w:t xml:space="preserve"> </w:t>
      </w:r>
      <w:r>
        <w:t>s</w:t>
      </w:r>
      <w:r>
        <w:rPr>
          <w:spacing w:val="-1"/>
        </w:rPr>
        <w:t>h</w:t>
      </w:r>
      <w:r>
        <w:t>all</w:t>
      </w:r>
      <w:r>
        <w:rPr>
          <w:spacing w:val="16"/>
        </w:rPr>
        <w:t xml:space="preserve"> </w:t>
      </w:r>
      <w:r>
        <w:t>have</w:t>
      </w:r>
      <w:r>
        <w:rPr>
          <w:spacing w:val="16"/>
        </w:rPr>
        <w:t xml:space="preserve"> </w:t>
      </w:r>
      <w:r>
        <w:t>a</w:t>
      </w:r>
      <w:r>
        <w:rPr>
          <w:spacing w:val="16"/>
        </w:rPr>
        <w:t xml:space="preserve"> </w:t>
      </w:r>
      <w:r>
        <w:rPr>
          <w:spacing w:val="-1"/>
        </w:rPr>
        <w:t>s</w:t>
      </w:r>
      <w:r>
        <w:t>pace</w:t>
      </w:r>
      <w:r>
        <w:rPr>
          <w:spacing w:val="16"/>
        </w:rPr>
        <w:t xml:space="preserve"> </w:t>
      </w:r>
      <w:r>
        <w:t>heater</w:t>
      </w:r>
      <w:r>
        <w:rPr>
          <w:spacing w:val="14"/>
        </w:rPr>
        <w:t xml:space="preserve"> </w:t>
      </w:r>
      <w:r>
        <w:t>within</w:t>
      </w:r>
      <w:r>
        <w:rPr>
          <w:spacing w:val="16"/>
        </w:rPr>
        <w:t xml:space="preserve"> </w:t>
      </w:r>
      <w:r>
        <w:t>the</w:t>
      </w:r>
      <w:r>
        <w:rPr>
          <w:spacing w:val="16"/>
        </w:rPr>
        <w:t xml:space="preserve"> </w:t>
      </w:r>
      <w:r>
        <w:rPr>
          <w:spacing w:val="-1"/>
        </w:rPr>
        <w:t>g</w:t>
      </w:r>
      <w:r>
        <w:t>enerat</w:t>
      </w:r>
      <w:r>
        <w:rPr>
          <w:spacing w:val="-1"/>
        </w:rPr>
        <w:t>o</w:t>
      </w:r>
      <w:r>
        <w:t>r</w:t>
      </w:r>
      <w:r>
        <w:rPr>
          <w:spacing w:val="16"/>
        </w:rPr>
        <w:t xml:space="preserve"> </w:t>
      </w:r>
      <w:r>
        <w:t>fra</w:t>
      </w:r>
      <w:r>
        <w:rPr>
          <w:spacing w:val="-2"/>
        </w:rPr>
        <w:t>m</w:t>
      </w:r>
      <w:r>
        <w:t>e</w:t>
      </w:r>
      <w:r>
        <w:rPr>
          <w:spacing w:val="16"/>
        </w:rPr>
        <w:t xml:space="preserve"> </w:t>
      </w:r>
      <w:r>
        <w:t>to</w:t>
      </w:r>
      <w:r>
        <w:rPr>
          <w:spacing w:val="16"/>
        </w:rPr>
        <w:t xml:space="preserve"> </w:t>
      </w:r>
      <w:r>
        <w:t>prevent</w:t>
      </w:r>
      <w:r>
        <w:rPr>
          <w:spacing w:val="16"/>
        </w:rPr>
        <w:t xml:space="preserve"> </w:t>
      </w:r>
      <w:r>
        <w:t xml:space="preserve">the condensation of </w:t>
      </w:r>
      <w:r>
        <w:rPr>
          <w:spacing w:val="-2"/>
        </w:rPr>
        <w:t>m</w:t>
      </w:r>
      <w:r>
        <w:t>oisture w</w:t>
      </w:r>
      <w:r>
        <w:rPr>
          <w:spacing w:val="-1"/>
        </w:rPr>
        <w:t>h</w:t>
      </w:r>
      <w:r>
        <w:t>ile the generator is stopped.</w:t>
      </w:r>
    </w:p>
    <w:p w14:paraId="5D27D17C">
      <w:pPr>
        <w:tabs>
          <w:tab w:val="left" w:pos="3880"/>
        </w:tabs>
        <w:autoSpaceDE w:val="0"/>
        <w:autoSpaceDN w:val="0"/>
        <w:adjustRightInd w:val="0"/>
        <w:ind w:left="1009"/>
        <w:rPr>
          <w:kern w:val="0"/>
          <w:sz w:val="24"/>
        </w:rPr>
      </w:pPr>
    </w:p>
    <w:p w14:paraId="6E290FD8">
      <w:pPr>
        <w:pStyle w:val="71"/>
        <w:ind w:left="743"/>
      </w:pPr>
      <w:r>
        <w:t>An automatic voltage regulator for each main generator shall be provided</w:t>
      </w:r>
      <w:r>
        <w:rPr>
          <w:rFonts w:hint="eastAsia"/>
        </w:rPr>
        <w:t xml:space="preserve"> </w:t>
      </w:r>
      <w:r>
        <w:t xml:space="preserve">and located in MSB. </w:t>
      </w:r>
    </w:p>
    <w:p w14:paraId="09D598CF">
      <w:pPr>
        <w:tabs>
          <w:tab w:val="left" w:pos="3880"/>
        </w:tabs>
        <w:autoSpaceDE w:val="0"/>
        <w:autoSpaceDN w:val="0"/>
        <w:adjustRightInd w:val="0"/>
        <w:ind w:left="1009"/>
        <w:rPr>
          <w:kern w:val="0"/>
          <w:sz w:val="24"/>
        </w:rPr>
      </w:pPr>
    </w:p>
    <w:p w14:paraId="0EE23FE4">
      <w:pPr>
        <w:pStyle w:val="71"/>
        <w:ind w:left="743"/>
      </w:pPr>
      <w:r>
        <w:t>The</w:t>
      </w:r>
      <w:r>
        <w:rPr>
          <w:spacing w:val="-11"/>
        </w:rPr>
        <w:t xml:space="preserve"> </w:t>
      </w:r>
      <w:r>
        <w:rPr>
          <w:spacing w:val="-2"/>
        </w:rPr>
        <w:t>m</w:t>
      </w:r>
      <w:r>
        <w:t>ain generat</w:t>
      </w:r>
      <w:r>
        <w:rPr>
          <w:spacing w:val="-1"/>
        </w:rPr>
        <w:t>o</w:t>
      </w:r>
      <w:r>
        <w:t>r</w:t>
      </w:r>
      <w:r>
        <w:rPr>
          <w:spacing w:val="-11"/>
        </w:rPr>
        <w:t xml:space="preserve"> </w:t>
      </w:r>
      <w:r>
        <w:rPr>
          <w:spacing w:val="-1"/>
        </w:rPr>
        <w:t>b</w:t>
      </w:r>
      <w:r>
        <w:t>earing</w:t>
      </w:r>
      <w:r>
        <w:rPr>
          <w:spacing w:val="-11"/>
        </w:rPr>
        <w:t xml:space="preserve"> </w:t>
      </w:r>
      <w:r>
        <w:rPr>
          <w:rFonts w:hint="eastAsia"/>
        </w:rPr>
        <w:t xml:space="preserve">type and lubrication function shall be </w:t>
      </w:r>
      <w:r>
        <w:rPr>
          <w:spacing w:val="-2"/>
        </w:rPr>
        <w:t>m</w:t>
      </w:r>
      <w:r>
        <w:t>anufacturers'</w:t>
      </w:r>
      <w:r>
        <w:rPr>
          <w:spacing w:val="-1"/>
        </w:rPr>
        <w:t xml:space="preserve"> </w:t>
      </w:r>
      <w:r>
        <w:t>standard. Temperature sensor shall</w:t>
      </w:r>
      <w:r>
        <w:rPr>
          <w:spacing w:val="-26"/>
        </w:rPr>
        <w:t xml:space="preserve"> </w:t>
      </w:r>
      <w:r>
        <w:t>be pr</w:t>
      </w:r>
      <w:r>
        <w:rPr>
          <w:spacing w:val="-1"/>
        </w:rPr>
        <w:t>o</w:t>
      </w:r>
      <w:r>
        <w:t>vided</w:t>
      </w:r>
      <w:r>
        <w:rPr>
          <w:spacing w:val="-26"/>
        </w:rPr>
        <w:t xml:space="preserve"> </w:t>
      </w:r>
      <w:r>
        <w:t>for bearing</w:t>
      </w:r>
      <w:r>
        <w:rPr>
          <w:spacing w:val="-26"/>
        </w:rPr>
        <w:t xml:space="preserve"> </w:t>
      </w:r>
      <w:r>
        <w:t>of</w:t>
      </w:r>
      <w:r>
        <w:rPr>
          <w:spacing w:val="-26"/>
        </w:rPr>
        <w:t xml:space="preserve"> </w:t>
      </w:r>
      <w:r>
        <w:t>the generator. Two</w:t>
      </w:r>
      <w:r>
        <w:rPr>
          <w:spacing w:val="-25"/>
        </w:rPr>
        <w:t xml:space="preserve"> </w:t>
      </w:r>
      <w:r>
        <w:t>te</w:t>
      </w:r>
      <w:r>
        <w:rPr>
          <w:spacing w:val="-2"/>
        </w:rPr>
        <w:t>m</w:t>
      </w:r>
      <w:r>
        <w:t>perature sensors</w:t>
      </w:r>
      <w:r>
        <w:rPr>
          <w:spacing w:val="-26"/>
        </w:rPr>
        <w:t xml:space="preserve"> </w:t>
      </w:r>
      <w:r>
        <w:t>shall be fitted</w:t>
      </w:r>
      <w:r>
        <w:rPr>
          <w:spacing w:val="1"/>
        </w:rPr>
        <w:t xml:space="preserve"> </w:t>
      </w:r>
      <w:r>
        <w:t>in</w:t>
      </w:r>
      <w:r>
        <w:rPr>
          <w:spacing w:val="1"/>
        </w:rPr>
        <w:t xml:space="preserve"> </w:t>
      </w:r>
      <w:r>
        <w:t>the</w:t>
      </w:r>
      <w:r>
        <w:rPr>
          <w:spacing w:val="1"/>
        </w:rPr>
        <w:t xml:space="preserve"> </w:t>
      </w:r>
      <w:r>
        <w:t>stat</w:t>
      </w:r>
      <w:r>
        <w:rPr>
          <w:spacing w:val="-1"/>
        </w:rPr>
        <w:t>o</w:t>
      </w:r>
      <w:r>
        <w:t>r</w:t>
      </w:r>
      <w:r>
        <w:rPr>
          <w:spacing w:val="1"/>
        </w:rPr>
        <w:t xml:space="preserve"> </w:t>
      </w:r>
      <w:r>
        <w:t>winding</w:t>
      </w:r>
      <w:r>
        <w:rPr>
          <w:spacing w:val="1"/>
        </w:rPr>
        <w:t xml:space="preserve"> </w:t>
      </w:r>
      <w:r>
        <w:t>of</w:t>
      </w:r>
      <w:r>
        <w:rPr>
          <w:spacing w:val="-2"/>
        </w:rPr>
        <w:t xml:space="preserve"> </w:t>
      </w:r>
      <w:r>
        <w:t>each</w:t>
      </w:r>
      <w:r>
        <w:rPr>
          <w:spacing w:val="1"/>
        </w:rPr>
        <w:t xml:space="preserve"> </w:t>
      </w:r>
      <w:r>
        <w:t>phase</w:t>
      </w:r>
      <w:r>
        <w:rPr>
          <w:spacing w:val="1"/>
        </w:rPr>
        <w:t xml:space="preserve"> </w:t>
      </w:r>
      <w:r>
        <w:t>of</w:t>
      </w:r>
      <w:r>
        <w:rPr>
          <w:spacing w:val="1"/>
        </w:rPr>
        <w:t xml:space="preserve"> </w:t>
      </w:r>
      <w:r>
        <w:t>generators</w:t>
      </w:r>
      <w:r>
        <w:rPr>
          <w:spacing w:val="1"/>
        </w:rPr>
        <w:t xml:space="preserve"> </w:t>
      </w:r>
      <w:r>
        <w:t>for</w:t>
      </w:r>
      <w:r>
        <w:rPr>
          <w:spacing w:val="1"/>
        </w:rPr>
        <w:t xml:space="preserve"> </w:t>
      </w:r>
      <w:r>
        <w:t>a</w:t>
      </w:r>
      <w:r>
        <w:rPr>
          <w:spacing w:val="-4"/>
        </w:rPr>
        <w:t>l</w:t>
      </w:r>
      <w:r>
        <w:t>ar</w:t>
      </w:r>
      <w:r>
        <w:rPr>
          <w:spacing w:val="-2"/>
        </w:rPr>
        <w:t>m</w:t>
      </w:r>
      <w:r>
        <w:t>,</w:t>
      </w:r>
      <w:r>
        <w:rPr>
          <w:spacing w:val="1"/>
        </w:rPr>
        <w:t xml:space="preserve"> </w:t>
      </w:r>
      <w:r>
        <w:t>one</w:t>
      </w:r>
      <w:r>
        <w:rPr>
          <w:spacing w:val="2"/>
        </w:rPr>
        <w:t xml:space="preserve"> </w:t>
      </w:r>
      <w:r>
        <w:t>for</w:t>
      </w:r>
      <w:r>
        <w:rPr>
          <w:spacing w:val="2"/>
        </w:rPr>
        <w:t xml:space="preserve"> </w:t>
      </w:r>
      <w:r>
        <w:t>working</w:t>
      </w:r>
      <w:r>
        <w:rPr>
          <w:spacing w:val="2"/>
        </w:rPr>
        <w:t xml:space="preserve"> </w:t>
      </w:r>
      <w:r>
        <w:t>and</w:t>
      </w:r>
      <w:r>
        <w:rPr>
          <w:spacing w:val="2"/>
        </w:rPr>
        <w:t xml:space="preserve"> </w:t>
      </w:r>
      <w:r>
        <w:t>the other for spare.</w:t>
      </w:r>
    </w:p>
    <w:p w14:paraId="154A3052">
      <w:pPr>
        <w:tabs>
          <w:tab w:val="left" w:pos="3880"/>
        </w:tabs>
        <w:autoSpaceDE w:val="0"/>
        <w:autoSpaceDN w:val="0"/>
        <w:adjustRightInd w:val="0"/>
        <w:ind w:left="1009"/>
        <w:rPr>
          <w:kern w:val="0"/>
          <w:sz w:val="24"/>
        </w:rPr>
      </w:pPr>
    </w:p>
    <w:p w14:paraId="07615296">
      <w:pPr>
        <w:pStyle w:val="71"/>
        <w:ind w:left="743"/>
      </w:pPr>
      <w:r>
        <w:t>The</w:t>
      </w:r>
      <w:r>
        <w:rPr>
          <w:spacing w:val="26"/>
        </w:rPr>
        <w:t xml:space="preserve"> </w:t>
      </w:r>
      <w:r>
        <w:rPr>
          <w:spacing w:val="-2"/>
        </w:rPr>
        <w:t>m</w:t>
      </w:r>
      <w:r>
        <w:t>ain</w:t>
      </w:r>
      <w:r>
        <w:rPr>
          <w:spacing w:val="26"/>
        </w:rPr>
        <w:t xml:space="preserve"> </w:t>
      </w:r>
      <w:r>
        <w:t>generat</w:t>
      </w:r>
      <w:r>
        <w:rPr>
          <w:spacing w:val="-1"/>
        </w:rPr>
        <w:t>o</w:t>
      </w:r>
      <w:r>
        <w:t>rs</w:t>
      </w:r>
      <w:r>
        <w:rPr>
          <w:spacing w:val="26"/>
        </w:rPr>
        <w:t xml:space="preserve"> </w:t>
      </w:r>
      <w:r>
        <w:t>s</w:t>
      </w:r>
      <w:r>
        <w:rPr>
          <w:spacing w:val="-1"/>
        </w:rPr>
        <w:t>h</w:t>
      </w:r>
      <w:r>
        <w:t>all</w:t>
      </w:r>
      <w:r>
        <w:rPr>
          <w:spacing w:val="26"/>
        </w:rPr>
        <w:t xml:space="preserve"> </w:t>
      </w:r>
      <w:r>
        <w:t>be</w:t>
      </w:r>
      <w:r>
        <w:rPr>
          <w:rFonts w:hint="eastAsia"/>
          <w:spacing w:val="-1"/>
        </w:rPr>
        <w:t xml:space="preserve"> capable of parallel operation.</w:t>
      </w:r>
      <w:r>
        <w:rPr>
          <w:spacing w:val="25"/>
        </w:rPr>
        <w:t xml:space="preserve"> </w:t>
      </w:r>
      <w:r>
        <w:rPr>
          <w:rFonts w:hint="eastAsia"/>
        </w:rPr>
        <w:t>H</w:t>
      </w:r>
      <w:r>
        <w:t>owever,</w:t>
      </w:r>
      <w:r>
        <w:rPr>
          <w:spacing w:val="25"/>
        </w:rPr>
        <w:t xml:space="preserve"> </w:t>
      </w:r>
      <w:r>
        <w:rPr>
          <w:rFonts w:hint="eastAsia"/>
        </w:rPr>
        <w:t>main generators neither to be run in parallel with emergency generator nor the shore source.</w:t>
      </w:r>
    </w:p>
    <w:p w14:paraId="33F2D70B">
      <w:pPr>
        <w:widowControl/>
        <w:jc w:val="left"/>
        <w:rPr>
          <w:b/>
          <w:kern w:val="0"/>
          <w:sz w:val="24"/>
        </w:rPr>
      </w:pPr>
    </w:p>
    <w:p w14:paraId="13F7E2ED">
      <w:pPr>
        <w:widowControl/>
        <w:jc w:val="left"/>
        <w:rPr>
          <w:b/>
          <w:kern w:val="0"/>
          <w:sz w:val="24"/>
        </w:rPr>
      </w:pPr>
    </w:p>
    <w:p w14:paraId="1609B6E8">
      <w:pPr>
        <w:pStyle w:val="71"/>
        <w:ind w:left="743"/>
      </w:pPr>
      <w:r>
        <w:t>Each main generator shall be used as follows:</w:t>
      </w:r>
    </w:p>
    <w:tbl>
      <w:tblPr>
        <w:tblStyle w:val="40"/>
        <w:tblW w:w="8505" w:type="dxa"/>
        <w:tblInd w:w="998" w:type="dxa"/>
        <w:tblLayout w:type="fixed"/>
        <w:tblCellMar>
          <w:top w:w="0" w:type="dxa"/>
          <w:left w:w="0" w:type="dxa"/>
          <w:bottom w:w="0" w:type="dxa"/>
          <w:right w:w="0" w:type="dxa"/>
        </w:tblCellMar>
      </w:tblPr>
      <w:tblGrid>
        <w:gridCol w:w="2693"/>
        <w:gridCol w:w="3118"/>
        <w:gridCol w:w="2694"/>
      </w:tblGrid>
      <w:tr w14:paraId="4113BE24">
        <w:tblPrEx>
          <w:tblCellMar>
            <w:top w:w="0" w:type="dxa"/>
            <w:left w:w="0" w:type="dxa"/>
            <w:bottom w:w="0" w:type="dxa"/>
            <w:right w:w="0" w:type="dxa"/>
          </w:tblCellMar>
        </w:tblPrEx>
        <w:trPr>
          <w:trHeight w:val="397" w:hRule="atLeast"/>
        </w:trPr>
        <w:tc>
          <w:tcPr>
            <w:tcW w:w="2693" w:type="dxa"/>
            <w:tcBorders>
              <w:top w:val="single" w:color="000000" w:sz="4" w:space="0"/>
              <w:left w:val="single" w:color="000000" w:sz="4" w:space="0"/>
              <w:bottom w:val="single" w:color="000000" w:sz="4" w:space="0"/>
              <w:right w:val="single" w:color="000000" w:sz="4" w:space="0"/>
            </w:tcBorders>
            <w:vAlign w:val="center"/>
          </w:tcPr>
          <w:p w14:paraId="5F63D08D">
            <w:pPr>
              <w:autoSpaceDE w:val="0"/>
              <w:autoSpaceDN w:val="0"/>
              <w:adjustRightInd w:val="0"/>
              <w:jc w:val="center"/>
              <w:rPr>
                <w:rFonts w:ascii="Arial" w:hAnsi="Arial" w:eastAsia="黑体"/>
                <w:b/>
                <w:bCs/>
                <w:caps/>
                <w:kern w:val="0"/>
                <w:sz w:val="24"/>
              </w:rPr>
            </w:pPr>
          </w:p>
        </w:tc>
        <w:tc>
          <w:tcPr>
            <w:tcW w:w="3118" w:type="dxa"/>
            <w:tcBorders>
              <w:top w:val="single" w:color="000000" w:sz="4" w:space="0"/>
              <w:left w:val="single" w:color="000000" w:sz="4" w:space="0"/>
              <w:bottom w:val="single" w:color="000000" w:sz="4" w:space="0"/>
              <w:right w:val="single" w:color="000000" w:sz="4" w:space="0"/>
            </w:tcBorders>
            <w:vAlign w:val="center"/>
          </w:tcPr>
          <w:p w14:paraId="47A75EF9">
            <w:pPr>
              <w:autoSpaceDE w:val="0"/>
              <w:autoSpaceDN w:val="0"/>
              <w:adjustRightInd w:val="0"/>
              <w:spacing w:line="120" w:lineRule="atLeast"/>
              <w:ind w:left="57" w:leftChars="27"/>
              <w:jc w:val="center"/>
              <w:rPr>
                <w:kern w:val="0"/>
                <w:sz w:val="24"/>
              </w:rPr>
            </w:pPr>
            <w:r>
              <w:rPr>
                <w:kern w:val="0"/>
                <w:sz w:val="24"/>
              </w:rPr>
              <w:t>Without re</w:t>
            </w:r>
            <w:r>
              <w:rPr>
                <w:rFonts w:hint="eastAsia"/>
                <w:kern w:val="0"/>
                <w:sz w:val="24"/>
              </w:rPr>
              <w:t>e</w:t>
            </w:r>
            <w:r>
              <w:rPr>
                <w:kern w:val="0"/>
                <w:sz w:val="24"/>
              </w:rPr>
              <w:t>f</w:t>
            </w:r>
            <w:r>
              <w:rPr>
                <w:rFonts w:hint="eastAsia"/>
                <w:kern w:val="0"/>
                <w:sz w:val="24"/>
              </w:rPr>
              <w:t>er</w:t>
            </w:r>
            <w:r>
              <w:rPr>
                <w:kern w:val="0"/>
                <w:sz w:val="24"/>
              </w:rPr>
              <w:t xml:space="preserve"> container</w:t>
            </w:r>
          </w:p>
        </w:tc>
        <w:tc>
          <w:tcPr>
            <w:tcW w:w="2694" w:type="dxa"/>
            <w:tcBorders>
              <w:top w:val="single" w:color="000000" w:sz="4" w:space="0"/>
              <w:left w:val="single" w:color="000000" w:sz="4" w:space="0"/>
              <w:bottom w:val="single" w:color="000000" w:sz="4" w:space="0"/>
              <w:right w:val="single" w:color="000000" w:sz="4" w:space="0"/>
            </w:tcBorders>
            <w:vAlign w:val="center"/>
          </w:tcPr>
          <w:p w14:paraId="1380FE22">
            <w:pPr>
              <w:autoSpaceDE w:val="0"/>
              <w:autoSpaceDN w:val="0"/>
              <w:adjustRightInd w:val="0"/>
              <w:spacing w:line="120" w:lineRule="atLeast"/>
              <w:ind w:left="57" w:leftChars="27"/>
              <w:jc w:val="center"/>
              <w:rPr>
                <w:kern w:val="0"/>
                <w:sz w:val="24"/>
              </w:rPr>
            </w:pPr>
            <w:r>
              <w:rPr>
                <w:kern w:val="0"/>
                <w:sz w:val="24"/>
              </w:rPr>
              <w:t>With re</w:t>
            </w:r>
            <w:r>
              <w:rPr>
                <w:rFonts w:hint="eastAsia"/>
                <w:kern w:val="0"/>
                <w:sz w:val="24"/>
              </w:rPr>
              <w:t>e</w:t>
            </w:r>
            <w:r>
              <w:rPr>
                <w:kern w:val="0"/>
                <w:sz w:val="24"/>
              </w:rPr>
              <w:t>f</w:t>
            </w:r>
            <w:r>
              <w:rPr>
                <w:rFonts w:hint="eastAsia"/>
                <w:kern w:val="0"/>
                <w:sz w:val="24"/>
              </w:rPr>
              <w:t>er</w:t>
            </w:r>
            <w:r>
              <w:rPr>
                <w:kern w:val="0"/>
                <w:sz w:val="24"/>
              </w:rPr>
              <w:t xml:space="preserve"> container</w:t>
            </w:r>
            <w:r>
              <w:rPr>
                <w:rFonts w:hint="eastAsia"/>
                <w:kern w:val="0"/>
                <w:sz w:val="24"/>
              </w:rPr>
              <w:t>s</w:t>
            </w:r>
          </w:p>
        </w:tc>
      </w:tr>
      <w:tr w14:paraId="485788F5">
        <w:tblPrEx>
          <w:tblCellMar>
            <w:top w:w="0" w:type="dxa"/>
            <w:left w:w="0" w:type="dxa"/>
            <w:bottom w:w="0" w:type="dxa"/>
            <w:right w:w="0" w:type="dxa"/>
          </w:tblCellMar>
        </w:tblPrEx>
        <w:trPr>
          <w:trHeight w:val="397" w:hRule="atLeast"/>
        </w:trPr>
        <w:tc>
          <w:tcPr>
            <w:tcW w:w="2693" w:type="dxa"/>
            <w:tcBorders>
              <w:top w:val="single" w:color="000000" w:sz="4" w:space="0"/>
              <w:left w:val="single" w:color="000000" w:sz="4" w:space="0"/>
              <w:bottom w:val="single" w:color="000000" w:sz="4" w:space="0"/>
              <w:right w:val="single" w:color="000000" w:sz="4" w:space="0"/>
            </w:tcBorders>
            <w:vAlign w:val="center"/>
          </w:tcPr>
          <w:p w14:paraId="243C7126">
            <w:pPr>
              <w:autoSpaceDE w:val="0"/>
              <w:autoSpaceDN w:val="0"/>
              <w:adjustRightInd w:val="0"/>
              <w:spacing w:line="120" w:lineRule="atLeast"/>
              <w:ind w:left="57" w:leftChars="27"/>
              <w:jc w:val="center"/>
              <w:rPr>
                <w:kern w:val="0"/>
                <w:sz w:val="24"/>
              </w:rPr>
            </w:pPr>
            <w:r>
              <w:rPr>
                <w:kern w:val="0"/>
                <w:sz w:val="24"/>
              </w:rPr>
              <w:t>Normal sea going</w:t>
            </w:r>
          </w:p>
        </w:tc>
        <w:tc>
          <w:tcPr>
            <w:tcW w:w="3118" w:type="dxa"/>
            <w:tcBorders>
              <w:top w:val="single" w:color="000000" w:sz="4" w:space="0"/>
              <w:left w:val="single" w:color="000000" w:sz="4" w:space="0"/>
              <w:bottom w:val="single" w:color="000000" w:sz="4" w:space="0"/>
              <w:right w:val="single" w:color="000000" w:sz="4" w:space="0"/>
            </w:tcBorders>
            <w:vAlign w:val="center"/>
          </w:tcPr>
          <w:p w14:paraId="46BA8DB9">
            <w:pPr>
              <w:jc w:val="center"/>
              <w:rPr>
                <w:kern w:val="0"/>
                <w:sz w:val="24"/>
              </w:rPr>
            </w:pPr>
            <w:r>
              <w:rPr>
                <w:rFonts w:hint="eastAsia"/>
                <w:kern w:val="0"/>
                <w:sz w:val="24"/>
              </w:rPr>
              <w:t>DG x 1</w:t>
            </w:r>
          </w:p>
        </w:tc>
        <w:tc>
          <w:tcPr>
            <w:tcW w:w="2694" w:type="dxa"/>
            <w:tcBorders>
              <w:top w:val="single" w:color="000000" w:sz="4" w:space="0"/>
              <w:left w:val="single" w:color="000000" w:sz="4" w:space="0"/>
              <w:bottom w:val="single" w:color="000000" w:sz="4" w:space="0"/>
              <w:right w:val="single" w:color="000000" w:sz="4" w:space="0"/>
            </w:tcBorders>
            <w:vAlign w:val="center"/>
          </w:tcPr>
          <w:p w14:paraId="77EF9980">
            <w:pPr>
              <w:autoSpaceDE w:val="0"/>
              <w:autoSpaceDN w:val="0"/>
              <w:adjustRightInd w:val="0"/>
              <w:spacing w:before="2"/>
              <w:ind w:left="105" w:right="-20"/>
              <w:jc w:val="center"/>
              <w:rPr>
                <w:kern w:val="0"/>
                <w:sz w:val="24"/>
              </w:rPr>
            </w:pPr>
            <w:r>
              <w:rPr>
                <w:rFonts w:hint="eastAsia"/>
                <w:kern w:val="0"/>
                <w:sz w:val="24"/>
              </w:rPr>
              <w:t>DG x 2</w:t>
            </w:r>
          </w:p>
        </w:tc>
      </w:tr>
      <w:tr w14:paraId="3A88370A">
        <w:tblPrEx>
          <w:tblCellMar>
            <w:top w:w="0" w:type="dxa"/>
            <w:left w:w="0" w:type="dxa"/>
            <w:bottom w:w="0" w:type="dxa"/>
            <w:right w:w="0" w:type="dxa"/>
          </w:tblCellMar>
        </w:tblPrEx>
        <w:trPr>
          <w:trHeight w:val="397" w:hRule="atLeast"/>
        </w:trPr>
        <w:tc>
          <w:tcPr>
            <w:tcW w:w="2693" w:type="dxa"/>
            <w:tcBorders>
              <w:top w:val="single" w:color="000000" w:sz="4" w:space="0"/>
              <w:left w:val="single" w:color="000000" w:sz="4" w:space="0"/>
              <w:bottom w:val="single" w:color="000000" w:sz="4" w:space="0"/>
              <w:right w:val="single" w:color="000000" w:sz="4" w:space="0"/>
            </w:tcBorders>
            <w:vAlign w:val="center"/>
          </w:tcPr>
          <w:p w14:paraId="2672173C">
            <w:pPr>
              <w:autoSpaceDE w:val="0"/>
              <w:autoSpaceDN w:val="0"/>
              <w:adjustRightInd w:val="0"/>
              <w:spacing w:line="120" w:lineRule="atLeast"/>
              <w:ind w:left="57" w:leftChars="27"/>
              <w:jc w:val="center"/>
              <w:rPr>
                <w:kern w:val="0"/>
                <w:sz w:val="24"/>
              </w:rPr>
            </w:pPr>
            <w:r>
              <w:rPr>
                <w:kern w:val="0"/>
                <w:sz w:val="24"/>
              </w:rPr>
              <w:t>Arrival or departure with bow thruster</w:t>
            </w:r>
          </w:p>
        </w:tc>
        <w:tc>
          <w:tcPr>
            <w:tcW w:w="3118" w:type="dxa"/>
            <w:tcBorders>
              <w:top w:val="single" w:color="000000" w:sz="4" w:space="0"/>
              <w:left w:val="single" w:color="000000" w:sz="4" w:space="0"/>
              <w:bottom w:val="single" w:color="000000" w:sz="4" w:space="0"/>
              <w:right w:val="single" w:color="000000" w:sz="4" w:space="0"/>
            </w:tcBorders>
            <w:vAlign w:val="center"/>
          </w:tcPr>
          <w:p w14:paraId="04F99E91">
            <w:pPr>
              <w:autoSpaceDE w:val="0"/>
              <w:autoSpaceDN w:val="0"/>
              <w:adjustRightInd w:val="0"/>
              <w:spacing w:before="2"/>
              <w:ind w:left="103" w:right="-20"/>
              <w:jc w:val="center"/>
              <w:rPr>
                <w:kern w:val="0"/>
                <w:sz w:val="24"/>
              </w:rPr>
            </w:pPr>
            <w:r>
              <w:rPr>
                <w:rFonts w:hint="eastAsia"/>
                <w:kern w:val="0"/>
                <w:sz w:val="24"/>
              </w:rPr>
              <w:t>DG x 2</w:t>
            </w:r>
          </w:p>
        </w:tc>
        <w:tc>
          <w:tcPr>
            <w:tcW w:w="2694" w:type="dxa"/>
            <w:tcBorders>
              <w:top w:val="single" w:color="000000" w:sz="4" w:space="0"/>
              <w:left w:val="single" w:color="000000" w:sz="4" w:space="0"/>
              <w:bottom w:val="single" w:color="000000" w:sz="4" w:space="0"/>
              <w:right w:val="single" w:color="000000" w:sz="4" w:space="0"/>
            </w:tcBorders>
            <w:vAlign w:val="center"/>
          </w:tcPr>
          <w:p w14:paraId="462C081A">
            <w:pPr>
              <w:autoSpaceDE w:val="0"/>
              <w:autoSpaceDN w:val="0"/>
              <w:adjustRightInd w:val="0"/>
              <w:ind w:left="103" w:right="-20"/>
              <w:jc w:val="center"/>
              <w:rPr>
                <w:kern w:val="0"/>
                <w:sz w:val="24"/>
              </w:rPr>
            </w:pPr>
            <w:r>
              <w:rPr>
                <w:rFonts w:hint="eastAsia"/>
                <w:kern w:val="0"/>
                <w:sz w:val="24"/>
              </w:rPr>
              <w:t>DG x 3</w:t>
            </w:r>
          </w:p>
        </w:tc>
      </w:tr>
      <w:tr w14:paraId="66486272">
        <w:tblPrEx>
          <w:tblCellMar>
            <w:top w:w="0" w:type="dxa"/>
            <w:left w:w="0" w:type="dxa"/>
            <w:bottom w:w="0" w:type="dxa"/>
            <w:right w:w="0" w:type="dxa"/>
          </w:tblCellMar>
        </w:tblPrEx>
        <w:trPr>
          <w:trHeight w:val="397" w:hRule="atLeast"/>
        </w:trPr>
        <w:tc>
          <w:tcPr>
            <w:tcW w:w="2693" w:type="dxa"/>
            <w:tcBorders>
              <w:top w:val="single" w:color="000000" w:sz="4" w:space="0"/>
              <w:left w:val="single" w:color="000000" w:sz="4" w:space="0"/>
              <w:bottom w:val="single" w:color="000000" w:sz="4" w:space="0"/>
              <w:right w:val="single" w:color="000000" w:sz="4" w:space="0"/>
            </w:tcBorders>
            <w:vAlign w:val="center"/>
          </w:tcPr>
          <w:p w14:paraId="51826DE7">
            <w:pPr>
              <w:spacing w:before="2"/>
              <w:ind w:right="-20"/>
              <w:jc w:val="center"/>
              <w:rPr>
                <w:kern w:val="0"/>
                <w:sz w:val="24"/>
              </w:rPr>
            </w:pPr>
            <w:r>
              <w:rPr>
                <w:kern w:val="0"/>
                <w:sz w:val="24"/>
              </w:rPr>
              <w:t>Cargo handling</w:t>
            </w:r>
          </w:p>
        </w:tc>
        <w:tc>
          <w:tcPr>
            <w:tcW w:w="3118" w:type="dxa"/>
            <w:tcBorders>
              <w:top w:val="single" w:color="000000" w:sz="4" w:space="0"/>
              <w:left w:val="single" w:color="000000" w:sz="4" w:space="0"/>
              <w:bottom w:val="single" w:color="000000" w:sz="4" w:space="0"/>
              <w:right w:val="single" w:color="000000" w:sz="4" w:space="0"/>
            </w:tcBorders>
            <w:vAlign w:val="center"/>
          </w:tcPr>
          <w:p w14:paraId="315E3983">
            <w:pPr>
              <w:spacing w:before="2"/>
              <w:ind w:right="-20"/>
              <w:jc w:val="center"/>
              <w:rPr>
                <w:kern w:val="0"/>
                <w:sz w:val="24"/>
              </w:rPr>
            </w:pPr>
            <w:r>
              <w:rPr>
                <w:rFonts w:hint="eastAsia"/>
                <w:kern w:val="0"/>
                <w:sz w:val="24"/>
              </w:rPr>
              <w:t>DG x 1</w:t>
            </w:r>
          </w:p>
        </w:tc>
        <w:tc>
          <w:tcPr>
            <w:tcW w:w="2694" w:type="dxa"/>
            <w:tcBorders>
              <w:top w:val="single" w:color="000000" w:sz="4" w:space="0"/>
              <w:left w:val="single" w:color="000000" w:sz="4" w:space="0"/>
              <w:bottom w:val="single" w:color="000000" w:sz="4" w:space="0"/>
              <w:right w:val="single" w:color="000000" w:sz="4" w:space="0"/>
            </w:tcBorders>
            <w:vAlign w:val="center"/>
          </w:tcPr>
          <w:p w14:paraId="582A48D3">
            <w:pPr>
              <w:spacing w:before="2"/>
              <w:ind w:right="-20"/>
              <w:jc w:val="center"/>
              <w:rPr>
                <w:kern w:val="0"/>
                <w:sz w:val="24"/>
              </w:rPr>
            </w:pPr>
            <w:r>
              <w:rPr>
                <w:rFonts w:hint="eastAsia"/>
                <w:kern w:val="0"/>
                <w:sz w:val="24"/>
              </w:rPr>
              <w:t>DG x 3</w:t>
            </w:r>
          </w:p>
        </w:tc>
      </w:tr>
      <w:tr w14:paraId="0340CD4E">
        <w:tblPrEx>
          <w:tblCellMar>
            <w:top w:w="0" w:type="dxa"/>
            <w:left w:w="0" w:type="dxa"/>
            <w:bottom w:w="0" w:type="dxa"/>
            <w:right w:w="0" w:type="dxa"/>
          </w:tblCellMar>
        </w:tblPrEx>
        <w:trPr>
          <w:trHeight w:val="397" w:hRule="atLeast"/>
        </w:trPr>
        <w:tc>
          <w:tcPr>
            <w:tcW w:w="2693" w:type="dxa"/>
            <w:tcBorders>
              <w:top w:val="single" w:color="000000" w:sz="4" w:space="0"/>
              <w:left w:val="single" w:color="000000" w:sz="4" w:space="0"/>
              <w:bottom w:val="single" w:color="000000" w:sz="4" w:space="0"/>
              <w:right w:val="single" w:color="000000" w:sz="4" w:space="0"/>
            </w:tcBorders>
            <w:vAlign w:val="center"/>
          </w:tcPr>
          <w:p w14:paraId="28A57AEF">
            <w:pPr>
              <w:spacing w:before="2"/>
              <w:ind w:right="-20"/>
              <w:jc w:val="center"/>
              <w:rPr>
                <w:kern w:val="0"/>
                <w:sz w:val="24"/>
              </w:rPr>
            </w:pPr>
            <w:r>
              <w:rPr>
                <w:kern w:val="0"/>
                <w:sz w:val="24"/>
              </w:rPr>
              <w:t>Rest in port</w:t>
            </w:r>
          </w:p>
        </w:tc>
        <w:tc>
          <w:tcPr>
            <w:tcW w:w="3118" w:type="dxa"/>
            <w:tcBorders>
              <w:top w:val="single" w:color="000000" w:sz="4" w:space="0"/>
              <w:left w:val="single" w:color="000000" w:sz="4" w:space="0"/>
              <w:bottom w:val="single" w:color="000000" w:sz="4" w:space="0"/>
              <w:right w:val="single" w:color="000000" w:sz="4" w:space="0"/>
            </w:tcBorders>
            <w:vAlign w:val="center"/>
          </w:tcPr>
          <w:p w14:paraId="4B0254A7">
            <w:pPr>
              <w:spacing w:before="2"/>
              <w:ind w:right="-20"/>
              <w:jc w:val="center"/>
              <w:rPr>
                <w:kern w:val="0"/>
                <w:sz w:val="24"/>
              </w:rPr>
            </w:pPr>
            <w:r>
              <w:rPr>
                <w:rFonts w:hint="eastAsia"/>
                <w:kern w:val="0"/>
                <w:sz w:val="24"/>
              </w:rPr>
              <w:t>DG x 1</w:t>
            </w:r>
          </w:p>
        </w:tc>
        <w:tc>
          <w:tcPr>
            <w:tcW w:w="2694" w:type="dxa"/>
            <w:tcBorders>
              <w:top w:val="single" w:color="000000" w:sz="4" w:space="0"/>
              <w:left w:val="single" w:color="000000" w:sz="4" w:space="0"/>
              <w:bottom w:val="single" w:color="000000" w:sz="4" w:space="0"/>
              <w:right w:val="single" w:color="000000" w:sz="4" w:space="0"/>
            </w:tcBorders>
            <w:vAlign w:val="center"/>
          </w:tcPr>
          <w:p w14:paraId="66719B9F">
            <w:pPr>
              <w:spacing w:before="2"/>
              <w:ind w:right="-20"/>
              <w:jc w:val="center"/>
              <w:rPr>
                <w:kern w:val="0"/>
                <w:sz w:val="24"/>
              </w:rPr>
            </w:pPr>
            <w:r>
              <w:rPr>
                <w:rFonts w:hint="eastAsia"/>
                <w:kern w:val="0"/>
                <w:sz w:val="24"/>
              </w:rPr>
              <w:t>DG x 2</w:t>
            </w:r>
          </w:p>
        </w:tc>
      </w:tr>
    </w:tbl>
    <w:p w14:paraId="0381EE0C">
      <w:pPr>
        <w:tabs>
          <w:tab w:val="left" w:pos="3880"/>
        </w:tabs>
        <w:autoSpaceDE w:val="0"/>
        <w:autoSpaceDN w:val="0"/>
        <w:adjustRightInd w:val="0"/>
        <w:ind w:left="1009"/>
        <w:rPr>
          <w:kern w:val="0"/>
          <w:sz w:val="24"/>
        </w:rPr>
      </w:pPr>
    </w:p>
    <w:p w14:paraId="79F6D587">
      <w:pPr>
        <w:pStyle w:val="71"/>
        <w:ind w:left="743"/>
      </w:pPr>
      <w:r>
        <w:t xml:space="preserve">The reefer container load for electric power balance </w:t>
      </w:r>
      <w:r>
        <w:rPr>
          <w:rFonts w:hint="eastAsia"/>
        </w:rPr>
        <w:t>may</w:t>
      </w:r>
      <w:r>
        <w:t xml:space="preserve"> be considered as follows:</w:t>
      </w:r>
    </w:p>
    <w:p w14:paraId="17A3AF99">
      <w:pPr>
        <w:pStyle w:val="71"/>
        <w:ind w:left="743"/>
      </w:pPr>
      <w:r>
        <w:rPr>
          <w:rFonts w:hint="eastAsia"/>
        </w:rPr>
        <w:t>Total 220 sets of</w:t>
      </w:r>
      <w:r>
        <w:t xml:space="preserve"> re</w:t>
      </w:r>
      <w:r>
        <w:rPr>
          <w:rFonts w:hint="eastAsia"/>
        </w:rPr>
        <w:t>efer</w:t>
      </w:r>
      <w:r>
        <w:t xml:space="preserve"> containers</w:t>
      </w:r>
      <w:r>
        <w:rPr>
          <w:rFonts w:hint="eastAsia"/>
        </w:rPr>
        <w:t xml:space="preserve"> socket(CEE type, 32A) on deck .</w:t>
      </w:r>
    </w:p>
    <w:p w14:paraId="72AE4C4F">
      <w:pPr>
        <w:pStyle w:val="71"/>
        <w:ind w:left="743"/>
      </w:pPr>
    </w:p>
    <w:p w14:paraId="5AE9FDA2">
      <w:pPr>
        <w:pStyle w:val="71"/>
        <w:ind w:left="743"/>
      </w:pPr>
      <w:r>
        <w:rPr>
          <w:rFonts w:hint="eastAsia"/>
        </w:rPr>
        <w:t>The reefer containers power demand for electric power balance shall be determined as follows:(4.5 kW/FEU x 220 RFEU = 990 kW.)</w:t>
      </w:r>
    </w:p>
    <w:p w14:paraId="6A27481D">
      <w:pPr>
        <w:pStyle w:val="71"/>
        <w:ind w:left="743"/>
      </w:pPr>
      <w:r>
        <w:t>If bow thruster cannot be operated with ship</w:t>
      </w:r>
      <w:r>
        <w:rPr>
          <w:rFonts w:hint="eastAsia"/>
        </w:rPr>
        <w:t>'</w:t>
      </w:r>
      <w:r>
        <w:t>s loads including reefer containers, some of reefer</w:t>
      </w:r>
      <w:r>
        <w:rPr>
          <w:rFonts w:hint="eastAsia"/>
        </w:rPr>
        <w:t xml:space="preserve"> </w:t>
      </w:r>
      <w:r>
        <w:t>container loads to be off manually during bow thruster operation at port in/out condition.</w:t>
      </w:r>
    </w:p>
    <w:p w14:paraId="48BD9DA5">
      <w:pPr>
        <w:pStyle w:val="71"/>
        <w:ind w:left="743"/>
      </w:pPr>
    </w:p>
    <w:p w14:paraId="7FE9A558">
      <w:pPr>
        <w:pStyle w:val="71"/>
        <w:ind w:left="743"/>
      </w:pPr>
      <w:r>
        <w:rPr>
          <w:rFonts w:hint="eastAsia"/>
        </w:rPr>
        <w:t>If dangerous goods loaded on deck, the feeder breaker in main switch board must be locked and take off power source of reefer containers</w:t>
      </w:r>
      <w:r>
        <w:t xml:space="preserve"> by locking device at ship office</w:t>
      </w:r>
      <w:r>
        <w:rPr>
          <w:rFonts w:hint="eastAsia"/>
        </w:rPr>
        <w:t>.</w:t>
      </w:r>
    </w:p>
    <w:p w14:paraId="34850E1A">
      <w:pPr>
        <w:pStyle w:val="71"/>
        <w:ind w:left="743"/>
      </w:pPr>
    </w:p>
    <w:p w14:paraId="6503AE37">
      <w:pPr>
        <w:pStyle w:val="71"/>
        <w:ind w:left="743"/>
      </w:pPr>
      <w:r>
        <w:rPr>
          <w:b/>
          <w:i/>
          <w:iCs/>
        </w:rPr>
        <w:t>Proper procedure to be provided. System must then automatically block start of Bow Thruster till load is brought down to acceptable limits.</w:t>
      </w:r>
      <w:r>
        <w:t>.</w:t>
      </w:r>
    </w:p>
    <w:p w14:paraId="2014C2E5">
      <w:pPr>
        <w:pStyle w:val="71"/>
        <w:ind w:left="743"/>
      </w:pPr>
    </w:p>
    <w:p w14:paraId="6B5640BA">
      <w:pPr>
        <w:pStyle w:val="3"/>
        <w:numPr>
          <w:ilvl w:val="2"/>
          <w:numId w:val="0"/>
        </w:numPr>
        <w:ind w:left="709" w:leftChars="0" w:hanging="709" w:firstLineChars="0"/>
        <w:jc w:val="left"/>
      </w:pPr>
      <w:bookmarkStart w:id="598" w:name="_Toc5723998"/>
      <w:bookmarkStart w:id="599" w:name="_Toc48573594"/>
      <w:bookmarkStart w:id="600" w:name="_Toc48311935"/>
      <w:bookmarkStart w:id="601" w:name="_Toc49257647"/>
      <w:bookmarkStart w:id="602" w:name="_Toc48573732"/>
      <w:r>
        <w:rPr>
          <w:rFonts w:hint="eastAsia" w:ascii="Arial" w:hAnsi="Arial" w:eastAsia="黑体" w:cs="Times New Roman"/>
          <w:b/>
          <w:bCs/>
          <w:caps/>
          <w:kern w:val="0"/>
          <w:sz w:val="24"/>
          <w:szCs w:val="24"/>
          <w:lang w:val="en-US" w:eastAsia="zh-CN" w:bidi="ar-SA"/>
        </w:rPr>
        <w:t>8.3.3</w:t>
      </w:r>
      <w:r>
        <w:rPr>
          <w:rFonts w:hint="eastAsia" w:cs="Times New Roman"/>
          <w:b/>
          <w:bCs/>
          <w:caps/>
          <w:kern w:val="0"/>
          <w:sz w:val="24"/>
          <w:szCs w:val="24"/>
          <w:lang w:val="en-US" w:eastAsia="zh-CN" w:bidi="ar-SA"/>
        </w:rPr>
        <w:t xml:space="preserve"> </w:t>
      </w:r>
      <w:r>
        <w:t>EMERGENCY GENERATOR</w:t>
      </w:r>
      <w:bookmarkEnd w:id="598"/>
      <w:bookmarkEnd w:id="599"/>
      <w:bookmarkEnd w:id="600"/>
      <w:bookmarkEnd w:id="601"/>
      <w:bookmarkEnd w:id="602"/>
    </w:p>
    <w:tbl>
      <w:tblPr>
        <w:tblStyle w:val="41"/>
        <w:tblW w:w="0" w:type="auto"/>
        <w:tblInd w:w="9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8"/>
        <w:gridCol w:w="3686"/>
      </w:tblGrid>
      <w:tr w14:paraId="7F1EC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4F128B5F">
            <w:pPr>
              <w:rPr>
                <w:rFonts w:ascii="Times New Roman" w:hAnsi="Times New Roman" w:eastAsia="宋体" w:cs="Times New Roman"/>
                <w:kern w:val="0"/>
                <w:sz w:val="20"/>
                <w:szCs w:val="20"/>
              </w:rPr>
            </w:pPr>
            <w:r>
              <w:rPr>
                <w:rFonts w:ascii="Times New Roman" w:hAnsi="Times New Roman" w:eastAsia="宋体" w:cs="Times New Roman"/>
                <w:spacing w:val="-17"/>
                <w:kern w:val="0"/>
                <w:sz w:val="24"/>
                <w:szCs w:val="20"/>
              </w:rPr>
              <w:t>T</w:t>
            </w:r>
            <w:r>
              <w:rPr>
                <w:rFonts w:ascii="Times New Roman" w:hAnsi="Times New Roman" w:eastAsia="宋体" w:cs="Times New Roman"/>
                <w:kern w:val="0"/>
                <w:sz w:val="24"/>
                <w:szCs w:val="20"/>
              </w:rPr>
              <w:t>ype:</w:t>
            </w:r>
          </w:p>
        </w:tc>
        <w:tc>
          <w:tcPr>
            <w:tcW w:w="3686" w:type="dxa"/>
          </w:tcPr>
          <w:p w14:paraId="070B22DB">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Drip-proof,</w:t>
            </w:r>
            <w:r>
              <w:rPr>
                <w:rFonts w:ascii="Times New Roman" w:hAnsi="Times New Roman" w:eastAsia="宋体" w:cs="Times New Roman"/>
                <w:spacing w:val="-1"/>
                <w:kern w:val="0"/>
                <w:sz w:val="24"/>
                <w:szCs w:val="20"/>
              </w:rPr>
              <w:t xml:space="preserve"> </w:t>
            </w:r>
            <w:r>
              <w:rPr>
                <w:rFonts w:ascii="Times New Roman" w:hAnsi="Times New Roman" w:eastAsia="宋体" w:cs="Times New Roman"/>
                <w:kern w:val="0"/>
                <w:sz w:val="24"/>
                <w:szCs w:val="20"/>
              </w:rPr>
              <w:t>self-ventilated type</w:t>
            </w:r>
          </w:p>
        </w:tc>
      </w:tr>
      <w:tr w14:paraId="5C2FB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3EE0C9A0">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Output:</w:t>
            </w:r>
          </w:p>
        </w:tc>
        <w:tc>
          <w:tcPr>
            <w:tcW w:w="3686" w:type="dxa"/>
          </w:tcPr>
          <w:p w14:paraId="0254C62A">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 xml:space="preserve">Abt. </w:t>
            </w:r>
            <w:r>
              <w:rPr>
                <w:rFonts w:hint="eastAsia" w:ascii="Times New Roman" w:hAnsi="Times New Roman" w:eastAsia="宋体" w:cs="Times New Roman"/>
                <w:kern w:val="0"/>
                <w:sz w:val="24"/>
                <w:szCs w:val="20"/>
              </w:rPr>
              <w:t>150</w:t>
            </w:r>
            <w:r>
              <w:rPr>
                <w:rFonts w:ascii="Times New Roman" w:hAnsi="Times New Roman" w:eastAsia="宋体" w:cs="Times New Roman"/>
                <w:kern w:val="0"/>
                <w:sz w:val="24"/>
                <w:szCs w:val="20"/>
              </w:rPr>
              <w:t xml:space="preserve"> kW</w:t>
            </w:r>
          </w:p>
        </w:tc>
      </w:tr>
      <w:tr w14:paraId="17471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488D3E26">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Voltage:</w:t>
            </w:r>
          </w:p>
        </w:tc>
        <w:tc>
          <w:tcPr>
            <w:tcW w:w="3686" w:type="dxa"/>
          </w:tcPr>
          <w:p w14:paraId="6199A122">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AC 450 V</w:t>
            </w:r>
          </w:p>
        </w:tc>
      </w:tr>
      <w:tr w14:paraId="2C1F3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17860F90">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Phase:</w:t>
            </w:r>
          </w:p>
        </w:tc>
        <w:tc>
          <w:tcPr>
            <w:tcW w:w="3686" w:type="dxa"/>
          </w:tcPr>
          <w:p w14:paraId="0E5B7FAB">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3 PH</w:t>
            </w:r>
          </w:p>
        </w:tc>
      </w:tr>
      <w:tr w14:paraId="46CF4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147B80C5">
            <w:pPr>
              <w:rPr>
                <w:rFonts w:ascii="Times New Roman" w:hAnsi="Times New Roman" w:eastAsia="宋体" w:cs="Times New Roman"/>
                <w:kern w:val="0"/>
                <w:sz w:val="24"/>
                <w:szCs w:val="20"/>
              </w:rPr>
            </w:pPr>
            <w:r>
              <w:rPr>
                <w:rFonts w:ascii="Times New Roman" w:hAnsi="Times New Roman" w:eastAsia="宋体" w:cs="Times New Roman"/>
                <w:kern w:val="0"/>
                <w:sz w:val="24"/>
                <w:szCs w:val="20"/>
              </w:rPr>
              <w:t>Frequency:</w:t>
            </w:r>
          </w:p>
        </w:tc>
        <w:tc>
          <w:tcPr>
            <w:tcW w:w="3686" w:type="dxa"/>
          </w:tcPr>
          <w:p w14:paraId="57E80FD6">
            <w:pPr>
              <w:rPr>
                <w:rFonts w:ascii="Times New Roman" w:hAnsi="Times New Roman" w:eastAsia="宋体" w:cs="Times New Roman"/>
                <w:kern w:val="0"/>
                <w:sz w:val="24"/>
                <w:szCs w:val="20"/>
              </w:rPr>
            </w:pPr>
            <w:r>
              <w:rPr>
                <w:rFonts w:ascii="Times New Roman" w:hAnsi="Times New Roman" w:eastAsia="宋体" w:cs="Times New Roman"/>
                <w:kern w:val="0"/>
                <w:sz w:val="24"/>
                <w:szCs w:val="20"/>
              </w:rPr>
              <w:t>60 Hz</w:t>
            </w:r>
          </w:p>
        </w:tc>
      </w:tr>
      <w:tr w14:paraId="42D58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3A360CE4">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Power factor:</w:t>
            </w:r>
          </w:p>
        </w:tc>
        <w:tc>
          <w:tcPr>
            <w:tcW w:w="3686" w:type="dxa"/>
          </w:tcPr>
          <w:p w14:paraId="1B1AAA45">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0.8</w:t>
            </w:r>
            <w:r>
              <w:rPr>
                <w:rFonts w:hint="eastAsia" w:ascii="Times New Roman" w:hAnsi="Times New Roman" w:eastAsia="宋体" w:cs="Times New Roman"/>
                <w:kern w:val="0"/>
                <w:sz w:val="24"/>
                <w:szCs w:val="20"/>
              </w:rPr>
              <w:t xml:space="preserve"> </w:t>
            </w:r>
            <w:r>
              <w:rPr>
                <w:rFonts w:ascii="Times New Roman" w:hAnsi="Times New Roman" w:eastAsia="宋体" w:cs="Times New Roman"/>
                <w:kern w:val="0"/>
                <w:sz w:val="24"/>
                <w:szCs w:val="20"/>
              </w:rPr>
              <w:t>(lagging)</w:t>
            </w:r>
          </w:p>
        </w:tc>
      </w:tr>
      <w:tr w14:paraId="66A3E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76331713">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Rating:</w:t>
            </w:r>
          </w:p>
        </w:tc>
        <w:tc>
          <w:tcPr>
            <w:tcW w:w="3686" w:type="dxa"/>
          </w:tcPr>
          <w:p w14:paraId="494AB6B5">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Continuous at full load</w:t>
            </w:r>
          </w:p>
        </w:tc>
      </w:tr>
      <w:tr w14:paraId="40BD9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3FE2FF6B">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Revolution:</w:t>
            </w:r>
          </w:p>
        </w:tc>
        <w:tc>
          <w:tcPr>
            <w:tcW w:w="3686" w:type="dxa"/>
          </w:tcPr>
          <w:p w14:paraId="311C35B2">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1</w:t>
            </w:r>
            <w:r>
              <w:rPr>
                <w:rFonts w:hint="eastAsia" w:ascii="Times New Roman" w:hAnsi="Times New Roman" w:eastAsia="宋体" w:cs="Times New Roman"/>
                <w:kern w:val="0"/>
                <w:sz w:val="24"/>
                <w:szCs w:val="20"/>
              </w:rPr>
              <w:t>,</w:t>
            </w:r>
            <w:r>
              <w:rPr>
                <w:rFonts w:ascii="Times New Roman" w:hAnsi="Times New Roman" w:eastAsia="宋体" w:cs="Times New Roman"/>
                <w:kern w:val="0"/>
                <w:sz w:val="24"/>
                <w:szCs w:val="20"/>
              </w:rPr>
              <w:t>800 r/min</w:t>
            </w:r>
            <w:r>
              <w:rPr>
                <w:rFonts w:hint="eastAsia" w:ascii="Times New Roman" w:hAnsi="Times New Roman" w:eastAsia="宋体" w:cs="Times New Roman"/>
                <w:kern w:val="0"/>
                <w:sz w:val="24"/>
                <w:szCs w:val="20"/>
              </w:rPr>
              <w:t>；</w:t>
            </w:r>
          </w:p>
        </w:tc>
      </w:tr>
      <w:tr w14:paraId="30DEB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51FD646A">
            <w:pPr>
              <w:rPr>
                <w:rFonts w:ascii="Times New Roman" w:hAnsi="Times New Roman" w:eastAsia="宋体" w:cs="Times New Roman"/>
                <w:kern w:val="0"/>
                <w:sz w:val="20"/>
                <w:szCs w:val="20"/>
              </w:rPr>
            </w:pPr>
            <w:r>
              <w:rPr>
                <w:rFonts w:ascii="Times New Roman" w:hAnsi="Times New Roman" w:eastAsia="宋体" w:cs="Times New Roman"/>
                <w:kern w:val="0"/>
                <w:position w:val="2"/>
                <w:sz w:val="24"/>
                <w:szCs w:val="20"/>
              </w:rPr>
              <w:t>Insul</w:t>
            </w:r>
            <w:r>
              <w:rPr>
                <w:rFonts w:ascii="Times New Roman" w:hAnsi="Times New Roman" w:eastAsia="宋体" w:cs="Times New Roman"/>
                <w:spacing w:val="-1"/>
                <w:kern w:val="0"/>
                <w:position w:val="2"/>
                <w:sz w:val="24"/>
                <w:szCs w:val="20"/>
              </w:rPr>
              <w:t>a</w:t>
            </w:r>
            <w:r>
              <w:rPr>
                <w:rFonts w:ascii="Times New Roman" w:hAnsi="Times New Roman" w:eastAsia="宋体" w:cs="Times New Roman"/>
                <w:kern w:val="0"/>
                <w:position w:val="2"/>
                <w:sz w:val="24"/>
                <w:szCs w:val="20"/>
              </w:rPr>
              <w:t>tion:</w:t>
            </w:r>
          </w:p>
        </w:tc>
        <w:tc>
          <w:tcPr>
            <w:tcW w:w="3686" w:type="dxa"/>
          </w:tcPr>
          <w:p w14:paraId="122E44F3">
            <w:pPr>
              <w:rPr>
                <w:rFonts w:ascii="Times New Roman" w:hAnsi="Times New Roman" w:eastAsia="宋体" w:cs="Times New Roman"/>
                <w:kern w:val="0"/>
                <w:sz w:val="20"/>
                <w:szCs w:val="20"/>
              </w:rPr>
            </w:pPr>
            <w:r>
              <w:rPr>
                <w:rFonts w:ascii="Times New Roman" w:hAnsi="Times New Roman" w:eastAsia="宋体" w:cs="Times New Roman"/>
                <w:kern w:val="0"/>
                <w:sz w:val="24"/>
                <w:szCs w:val="20"/>
              </w:rPr>
              <w:t>Class “F”</w:t>
            </w:r>
          </w:p>
        </w:tc>
      </w:tr>
      <w:tr w14:paraId="42248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370F1F94">
            <w:pPr>
              <w:rPr>
                <w:rFonts w:ascii="Times New Roman" w:hAnsi="Times New Roman" w:eastAsia="宋体" w:cs="Times New Roman"/>
                <w:kern w:val="0"/>
                <w:sz w:val="20"/>
                <w:szCs w:val="20"/>
              </w:rPr>
            </w:pPr>
            <w:r>
              <w:rPr>
                <w:rFonts w:ascii="Times New Roman" w:hAnsi="Times New Roman" w:eastAsia="Arial Unicode MS" w:cs="Times New Roman"/>
                <w:kern w:val="0"/>
                <w:sz w:val="24"/>
                <w:szCs w:val="20"/>
              </w:rPr>
              <w:t>Exciting syste</w:t>
            </w:r>
            <w:r>
              <w:rPr>
                <w:rFonts w:ascii="Times New Roman" w:hAnsi="Times New Roman" w:eastAsia="Arial Unicode MS" w:cs="Times New Roman"/>
                <w:spacing w:val="-2"/>
                <w:kern w:val="0"/>
                <w:sz w:val="24"/>
                <w:szCs w:val="20"/>
              </w:rPr>
              <w:t>m</w:t>
            </w:r>
            <w:r>
              <w:rPr>
                <w:rFonts w:ascii="Times New Roman" w:hAnsi="Times New Roman" w:eastAsia="Arial Unicode MS" w:cs="Times New Roman"/>
                <w:kern w:val="0"/>
                <w:sz w:val="24"/>
                <w:szCs w:val="20"/>
              </w:rPr>
              <w:t>:</w:t>
            </w:r>
          </w:p>
        </w:tc>
        <w:tc>
          <w:tcPr>
            <w:tcW w:w="3686" w:type="dxa"/>
          </w:tcPr>
          <w:p w14:paraId="5FEDF6D9">
            <w:pPr>
              <w:rPr>
                <w:rFonts w:ascii="Times New Roman" w:hAnsi="Times New Roman" w:eastAsia="宋体" w:cs="Times New Roman"/>
                <w:kern w:val="0"/>
                <w:sz w:val="20"/>
                <w:szCs w:val="20"/>
              </w:rPr>
            </w:pPr>
            <w:r>
              <w:rPr>
                <w:rFonts w:ascii="Times New Roman" w:hAnsi="Times New Roman" w:eastAsia="Arial Unicode MS" w:cs="Times New Roman"/>
                <w:kern w:val="0"/>
                <w:sz w:val="24"/>
                <w:szCs w:val="20"/>
              </w:rPr>
              <w:t>Brushless, self-excitation</w:t>
            </w:r>
          </w:p>
        </w:tc>
      </w:tr>
      <w:tr w14:paraId="6B1D1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1F7C88E5">
            <w:pPr>
              <w:rPr>
                <w:rFonts w:ascii="Times New Roman" w:hAnsi="Times New Roman" w:eastAsia="宋体" w:cs="Times New Roman"/>
                <w:kern w:val="0"/>
                <w:sz w:val="20"/>
                <w:szCs w:val="20"/>
              </w:rPr>
            </w:pPr>
            <w:r>
              <w:rPr>
                <w:rFonts w:ascii="Times New Roman" w:hAnsi="Times New Roman" w:eastAsia="Arial Unicode MS" w:cs="Times New Roman"/>
                <w:kern w:val="0"/>
                <w:sz w:val="24"/>
                <w:szCs w:val="20"/>
              </w:rPr>
              <w:t>Protection class:</w:t>
            </w:r>
          </w:p>
        </w:tc>
        <w:tc>
          <w:tcPr>
            <w:tcW w:w="3686" w:type="dxa"/>
          </w:tcPr>
          <w:p w14:paraId="0E6F9B6D">
            <w:pPr>
              <w:rPr>
                <w:rFonts w:ascii="Times New Roman" w:hAnsi="Times New Roman" w:eastAsia="宋体" w:cs="Times New Roman"/>
                <w:kern w:val="0"/>
                <w:sz w:val="20"/>
                <w:szCs w:val="20"/>
              </w:rPr>
            </w:pPr>
            <w:r>
              <w:rPr>
                <w:rFonts w:ascii="Times New Roman" w:hAnsi="Times New Roman" w:eastAsia="Arial Unicode MS" w:cs="Times New Roman"/>
                <w:kern w:val="0"/>
                <w:sz w:val="24"/>
                <w:szCs w:val="20"/>
              </w:rPr>
              <w:t xml:space="preserve">IP </w:t>
            </w:r>
            <w:r>
              <w:rPr>
                <w:rFonts w:hint="eastAsia" w:ascii="Times New Roman" w:hAnsi="Times New Roman" w:eastAsia="Arial Unicode MS" w:cs="Times New Roman"/>
                <w:kern w:val="0"/>
                <w:sz w:val="24"/>
                <w:szCs w:val="20"/>
              </w:rPr>
              <w:t>23</w:t>
            </w:r>
          </w:p>
        </w:tc>
      </w:tr>
    </w:tbl>
    <w:p w14:paraId="70704A18">
      <w:pPr>
        <w:tabs>
          <w:tab w:val="left" w:pos="3880"/>
        </w:tabs>
        <w:autoSpaceDE w:val="0"/>
        <w:autoSpaceDN w:val="0"/>
        <w:adjustRightInd w:val="0"/>
        <w:ind w:left="1009"/>
        <w:rPr>
          <w:kern w:val="0"/>
          <w:sz w:val="24"/>
        </w:rPr>
      </w:pPr>
    </w:p>
    <w:p w14:paraId="125400B0">
      <w:pPr>
        <w:pStyle w:val="71"/>
        <w:ind w:left="743"/>
      </w:pPr>
      <w:r>
        <w:t>Other construction and characteristics of the emergency generator shall be in accordance with the manufacturer's standard.</w:t>
      </w:r>
    </w:p>
    <w:p w14:paraId="4A4ACE72">
      <w:pPr>
        <w:tabs>
          <w:tab w:val="left" w:pos="3880"/>
        </w:tabs>
        <w:autoSpaceDE w:val="0"/>
        <w:autoSpaceDN w:val="0"/>
        <w:adjustRightInd w:val="0"/>
        <w:ind w:left="1009"/>
        <w:rPr>
          <w:kern w:val="0"/>
          <w:sz w:val="24"/>
        </w:rPr>
      </w:pPr>
    </w:p>
    <w:p w14:paraId="6875309B">
      <w:pPr>
        <w:pStyle w:val="71"/>
        <w:ind w:left="743"/>
      </w:pPr>
      <w:r>
        <w:rPr>
          <w:rFonts w:hint="eastAsia"/>
        </w:rPr>
        <w:t xml:space="preserve">Two starting methods will be provided as per rule and </w:t>
      </w:r>
      <w:r>
        <w:t>manufacturer's</w:t>
      </w:r>
      <w:r>
        <w:rPr>
          <w:rFonts w:hint="eastAsia"/>
        </w:rPr>
        <w:t xml:space="preserve"> standard such as to be</w:t>
      </w:r>
      <w:r>
        <w:t xml:space="preserve"> </w:t>
      </w:r>
      <w:r>
        <w:rPr>
          <w:rFonts w:hint="eastAsia"/>
        </w:rPr>
        <w:t xml:space="preserve">used by one(1) set battery and hydraulic device or other equivalent differ starting </w:t>
      </w:r>
      <w:r>
        <w:t>method</w:t>
      </w:r>
      <w:r>
        <w:rPr>
          <w:rFonts w:hint="eastAsia"/>
        </w:rPr>
        <w:t>.</w:t>
      </w:r>
    </w:p>
    <w:p w14:paraId="130C5D07">
      <w:pPr>
        <w:tabs>
          <w:tab w:val="left" w:pos="3880"/>
        </w:tabs>
        <w:autoSpaceDE w:val="0"/>
        <w:autoSpaceDN w:val="0"/>
        <w:adjustRightInd w:val="0"/>
        <w:ind w:left="1009"/>
        <w:rPr>
          <w:kern w:val="0"/>
          <w:sz w:val="24"/>
        </w:rPr>
      </w:pPr>
    </w:p>
    <w:p w14:paraId="6FAEBCD1">
      <w:pPr>
        <w:pStyle w:val="71"/>
        <w:ind w:left="743"/>
      </w:pPr>
      <w:r>
        <w:t>The emergency generator shall have a space heater within the generator frame to prevent condensation of moisture while the generator is stopped.</w:t>
      </w:r>
    </w:p>
    <w:p w14:paraId="1A467534">
      <w:pPr>
        <w:pStyle w:val="71"/>
        <w:ind w:left="743"/>
      </w:pPr>
    </w:p>
    <w:p w14:paraId="229819B4">
      <w:pPr>
        <w:pStyle w:val="71"/>
        <w:ind w:left="743"/>
      </w:pPr>
      <w:r>
        <w:t>An automatic voltage regulator for emergency generator shall be provided.</w:t>
      </w:r>
    </w:p>
    <w:p w14:paraId="3925976B">
      <w:pPr>
        <w:tabs>
          <w:tab w:val="left" w:pos="3880"/>
        </w:tabs>
        <w:autoSpaceDE w:val="0"/>
        <w:autoSpaceDN w:val="0"/>
        <w:adjustRightInd w:val="0"/>
        <w:ind w:left="1009"/>
        <w:rPr>
          <w:kern w:val="0"/>
          <w:sz w:val="24"/>
        </w:rPr>
      </w:pPr>
    </w:p>
    <w:p w14:paraId="78CF7419">
      <w:pPr>
        <w:pStyle w:val="71"/>
        <w:ind w:left="743"/>
      </w:pPr>
      <w:r>
        <w:t>This</w:t>
      </w:r>
      <w:r>
        <w:rPr>
          <w:spacing w:val="4"/>
        </w:rPr>
        <w:t xml:space="preserve"> </w:t>
      </w:r>
      <w:r>
        <w:t>generator</w:t>
      </w:r>
      <w:r>
        <w:rPr>
          <w:spacing w:val="4"/>
        </w:rPr>
        <w:t xml:space="preserve"> </w:t>
      </w:r>
      <w:r>
        <w:t>shall</w:t>
      </w:r>
      <w:r>
        <w:rPr>
          <w:spacing w:val="4"/>
        </w:rPr>
        <w:t xml:space="preserve"> </w:t>
      </w:r>
      <w:r>
        <w:t>be</w:t>
      </w:r>
      <w:r>
        <w:rPr>
          <w:spacing w:val="4"/>
        </w:rPr>
        <w:t xml:space="preserve"> </w:t>
      </w:r>
      <w:r>
        <w:rPr>
          <w:spacing w:val="-1"/>
        </w:rPr>
        <w:t>s</w:t>
      </w:r>
      <w:r>
        <w:rPr>
          <w:spacing w:val="1"/>
        </w:rPr>
        <w:t>t</w:t>
      </w:r>
      <w:r>
        <w:t>arted</w:t>
      </w:r>
      <w:r>
        <w:rPr>
          <w:spacing w:val="4"/>
        </w:rPr>
        <w:t xml:space="preserve"> </w:t>
      </w:r>
      <w:r>
        <w:t>automatic</w:t>
      </w:r>
      <w:r>
        <w:rPr>
          <w:spacing w:val="-1"/>
        </w:rPr>
        <w:t>a</w:t>
      </w:r>
      <w:r>
        <w:t>lly</w:t>
      </w:r>
      <w:r>
        <w:rPr>
          <w:spacing w:val="4"/>
        </w:rPr>
        <w:t xml:space="preserve"> </w:t>
      </w:r>
      <w:r>
        <w:t>in</w:t>
      </w:r>
      <w:r>
        <w:rPr>
          <w:spacing w:val="4"/>
        </w:rPr>
        <w:t xml:space="preserve"> </w:t>
      </w:r>
      <w:r>
        <w:rPr>
          <w:spacing w:val="-1"/>
        </w:rPr>
        <w:t>c</w:t>
      </w:r>
      <w:r>
        <w:t>ase</w:t>
      </w:r>
      <w:r>
        <w:rPr>
          <w:spacing w:val="4"/>
        </w:rPr>
        <w:t xml:space="preserve"> </w:t>
      </w:r>
      <w:r>
        <w:t>of</w:t>
      </w:r>
      <w:r>
        <w:rPr>
          <w:spacing w:val="3"/>
        </w:rPr>
        <w:t xml:space="preserve"> </w:t>
      </w:r>
      <w:r>
        <w:t>occurrence</w:t>
      </w:r>
      <w:r>
        <w:rPr>
          <w:spacing w:val="4"/>
        </w:rPr>
        <w:t xml:space="preserve"> </w:t>
      </w:r>
      <w:r>
        <w:t>of</w:t>
      </w:r>
      <w:r>
        <w:rPr>
          <w:spacing w:val="3"/>
        </w:rPr>
        <w:t xml:space="preserve"> </w:t>
      </w:r>
      <w:r>
        <w:t>the</w:t>
      </w:r>
      <w:r>
        <w:rPr>
          <w:spacing w:val="4"/>
        </w:rPr>
        <w:t xml:space="preserve"> </w:t>
      </w:r>
      <w:r>
        <w:t>power</w:t>
      </w:r>
      <w:r>
        <w:rPr>
          <w:spacing w:val="4"/>
        </w:rPr>
        <w:t xml:space="preserve"> </w:t>
      </w:r>
      <w:r>
        <w:rPr>
          <w:spacing w:val="-1"/>
        </w:rPr>
        <w:t>f</w:t>
      </w:r>
      <w:r>
        <w:t>ailu</w:t>
      </w:r>
      <w:r>
        <w:rPr>
          <w:spacing w:val="-1"/>
        </w:rPr>
        <w:t>r</w:t>
      </w:r>
      <w:r>
        <w:t>e</w:t>
      </w:r>
      <w:r>
        <w:rPr>
          <w:spacing w:val="4"/>
        </w:rPr>
        <w:t xml:space="preserve"> </w:t>
      </w:r>
      <w:r>
        <w:t>of the</w:t>
      </w:r>
      <w:r>
        <w:rPr>
          <w:spacing w:val="26"/>
        </w:rPr>
        <w:t xml:space="preserve"> </w:t>
      </w:r>
      <w:r>
        <w:rPr>
          <w:spacing w:val="-2"/>
        </w:rPr>
        <w:t>m</w:t>
      </w:r>
      <w:r>
        <w:t>ain</w:t>
      </w:r>
      <w:r>
        <w:rPr>
          <w:spacing w:val="26"/>
        </w:rPr>
        <w:t xml:space="preserve"> </w:t>
      </w:r>
      <w:r>
        <w:t>power</w:t>
      </w:r>
      <w:r>
        <w:rPr>
          <w:spacing w:val="26"/>
        </w:rPr>
        <w:t xml:space="preserve"> </w:t>
      </w:r>
      <w:r>
        <w:t>supply</w:t>
      </w:r>
      <w:r>
        <w:rPr>
          <w:spacing w:val="26"/>
        </w:rPr>
        <w:t xml:space="preserve"> </w:t>
      </w:r>
      <w:r>
        <w:t>and</w:t>
      </w:r>
      <w:r>
        <w:rPr>
          <w:spacing w:val="26"/>
        </w:rPr>
        <w:t xml:space="preserve"> </w:t>
      </w:r>
      <w:r>
        <w:t>shall</w:t>
      </w:r>
      <w:r>
        <w:rPr>
          <w:spacing w:val="26"/>
        </w:rPr>
        <w:t xml:space="preserve"> </w:t>
      </w:r>
      <w:r>
        <w:t>auto</w:t>
      </w:r>
      <w:r>
        <w:rPr>
          <w:spacing w:val="-2"/>
        </w:rPr>
        <w:t>m</w:t>
      </w:r>
      <w:r>
        <w:t>atically</w:t>
      </w:r>
      <w:r>
        <w:rPr>
          <w:spacing w:val="26"/>
        </w:rPr>
        <w:t xml:space="preserve"> </w:t>
      </w:r>
      <w:r>
        <w:t>supply</w:t>
      </w:r>
      <w:r>
        <w:rPr>
          <w:spacing w:val="26"/>
        </w:rPr>
        <w:t xml:space="preserve"> </w:t>
      </w:r>
      <w:r>
        <w:t>elec</w:t>
      </w:r>
      <w:r>
        <w:rPr>
          <w:spacing w:val="-2"/>
        </w:rPr>
        <w:t>t</w:t>
      </w:r>
      <w:r>
        <w:t>ric</w:t>
      </w:r>
      <w:r>
        <w:rPr>
          <w:spacing w:val="26"/>
        </w:rPr>
        <w:t xml:space="preserve"> </w:t>
      </w:r>
      <w:r>
        <w:t>power</w:t>
      </w:r>
      <w:r>
        <w:rPr>
          <w:spacing w:val="26"/>
        </w:rPr>
        <w:t xml:space="preserve"> </w:t>
      </w:r>
      <w:r>
        <w:t>to</w:t>
      </w:r>
      <w:r>
        <w:rPr>
          <w:spacing w:val="26"/>
        </w:rPr>
        <w:t xml:space="preserve"> </w:t>
      </w:r>
      <w:r>
        <w:t>the</w:t>
      </w:r>
      <w:r>
        <w:rPr>
          <w:spacing w:val="26"/>
        </w:rPr>
        <w:t xml:space="preserve"> </w:t>
      </w:r>
      <w:r>
        <w:t>e</w:t>
      </w:r>
      <w:r>
        <w:rPr>
          <w:spacing w:val="-2"/>
        </w:rPr>
        <w:t>m</w:t>
      </w:r>
      <w:r>
        <w:t>ergency loads.</w:t>
      </w:r>
    </w:p>
    <w:p w14:paraId="78CEB4A3">
      <w:pPr>
        <w:tabs>
          <w:tab w:val="left" w:pos="3880"/>
        </w:tabs>
        <w:autoSpaceDE w:val="0"/>
        <w:autoSpaceDN w:val="0"/>
        <w:adjustRightInd w:val="0"/>
        <w:ind w:left="1009"/>
        <w:rPr>
          <w:kern w:val="0"/>
          <w:sz w:val="24"/>
        </w:rPr>
      </w:pPr>
    </w:p>
    <w:p w14:paraId="0344BB17">
      <w:pPr>
        <w:pStyle w:val="71"/>
        <w:ind w:left="743"/>
      </w:pPr>
      <w:r>
        <w:t>After restoration of electric power from the main generator, the power supply system shall be automatically disconnected from the emergency generator and connect to the main generator. The emergency generator engine shall be automatically stopped with time delay.</w:t>
      </w:r>
    </w:p>
    <w:p w14:paraId="3729E225">
      <w:pPr>
        <w:pStyle w:val="71"/>
        <w:ind w:left="743"/>
      </w:pPr>
    </w:p>
    <w:p w14:paraId="68AF9C7A">
      <w:pPr>
        <w:pStyle w:val="71"/>
        <w:ind w:left="743"/>
      </w:pPr>
      <w:r>
        <w:rPr>
          <w:rFonts w:hint="eastAsia"/>
        </w:rPr>
        <w:t>Emergency generator can</w:t>
      </w:r>
      <w:r>
        <w:t>’</w:t>
      </w:r>
      <w:r>
        <w:rPr>
          <w:rFonts w:hint="eastAsia"/>
        </w:rPr>
        <w:t xml:space="preserve">t be run in </w:t>
      </w:r>
      <w:r>
        <w:t>parallel</w:t>
      </w:r>
      <w:r>
        <w:rPr>
          <w:rFonts w:hint="eastAsia"/>
        </w:rPr>
        <w:t xml:space="preserve"> with main generators.</w:t>
      </w:r>
    </w:p>
    <w:p w14:paraId="4DB8F053">
      <w:pPr>
        <w:pStyle w:val="71"/>
        <w:ind w:left="743"/>
      </w:pPr>
    </w:p>
    <w:p w14:paraId="5A17D9FB">
      <w:pPr>
        <w:pStyle w:val="3"/>
        <w:numPr>
          <w:ilvl w:val="2"/>
          <w:numId w:val="0"/>
        </w:numPr>
        <w:ind w:left="709" w:leftChars="0" w:hanging="709" w:firstLineChars="0"/>
        <w:jc w:val="left"/>
      </w:pPr>
      <w:bookmarkStart w:id="603" w:name="_Toc49257648"/>
      <w:bookmarkStart w:id="604" w:name="_Toc48573595"/>
      <w:bookmarkStart w:id="605" w:name="_Toc48311936"/>
      <w:bookmarkStart w:id="606" w:name="_Toc5723999"/>
      <w:bookmarkStart w:id="607" w:name="_Toc48573733"/>
      <w:r>
        <w:rPr>
          <w:rFonts w:hint="eastAsia" w:ascii="Arial" w:hAnsi="Arial" w:eastAsia="黑体" w:cs="Times New Roman"/>
          <w:b/>
          <w:bCs/>
          <w:caps/>
          <w:kern w:val="0"/>
          <w:sz w:val="24"/>
          <w:szCs w:val="24"/>
          <w:lang w:val="en-US" w:eastAsia="zh-CN" w:bidi="ar-SA"/>
        </w:rPr>
        <w:t>8.3.4</w:t>
      </w:r>
      <w:r>
        <w:rPr>
          <w:rFonts w:hint="eastAsia" w:cs="Times New Roman"/>
          <w:b/>
          <w:bCs/>
          <w:caps/>
          <w:kern w:val="0"/>
          <w:sz w:val="24"/>
          <w:szCs w:val="24"/>
          <w:lang w:val="en-US" w:eastAsia="zh-CN" w:bidi="ar-SA"/>
        </w:rPr>
        <w:t xml:space="preserve"> </w:t>
      </w:r>
      <w:r>
        <w:t>MAIN SWITCHBOARD</w:t>
      </w:r>
      <w:bookmarkEnd w:id="603"/>
      <w:bookmarkEnd w:id="604"/>
      <w:bookmarkEnd w:id="605"/>
      <w:bookmarkEnd w:id="606"/>
      <w:bookmarkEnd w:id="607"/>
    </w:p>
    <w:p w14:paraId="7AE4E002">
      <w:pPr>
        <w:ind w:left="958" w:leftChars="456"/>
        <w:rPr>
          <w:sz w:val="24"/>
        </w:rPr>
      </w:pPr>
      <w:r>
        <w:rPr>
          <w:sz w:val="24"/>
        </w:rPr>
        <w:t>In case that the contents in the following parts of this section differ from</w:t>
      </w:r>
      <w:r>
        <w:t xml:space="preserve"> manufacturer's</w:t>
      </w:r>
      <w:r>
        <w:rPr>
          <w:sz w:val="24"/>
        </w:rPr>
        <w:t xml:space="preserve"> standard for specific equipment</w:t>
      </w:r>
      <w:r>
        <w:rPr>
          <w:rFonts w:hint="eastAsia"/>
          <w:sz w:val="24"/>
        </w:rPr>
        <w:t xml:space="preserve"> M</w:t>
      </w:r>
      <w:r>
        <w:rPr>
          <w:sz w:val="24"/>
        </w:rPr>
        <w:t>akers’ standard shall be applied</w:t>
      </w:r>
    </w:p>
    <w:p w14:paraId="3E38D5A6">
      <w:pPr>
        <w:ind w:left="958" w:leftChars="456"/>
        <w:rPr>
          <w:sz w:val="24"/>
        </w:rPr>
      </w:pPr>
      <w:r>
        <w:rPr>
          <w:sz w:val="24"/>
        </w:rPr>
        <w:t>in general.</w:t>
      </w:r>
    </w:p>
    <w:p w14:paraId="3929254F">
      <w:pPr>
        <w:ind w:left="958" w:leftChars="456"/>
        <w:rPr>
          <w:sz w:val="24"/>
        </w:rPr>
      </w:pPr>
    </w:p>
    <w:p w14:paraId="3BF9EB0F">
      <w:pPr>
        <w:ind w:left="958" w:leftChars="456"/>
        <w:rPr>
          <w:b/>
          <w:i/>
          <w:sz w:val="24"/>
        </w:rPr>
      </w:pPr>
      <w:r>
        <w:rPr>
          <w:b/>
          <w:i/>
          <w:sz w:val="24"/>
        </w:rPr>
        <w:t>IEC standards or wording “national standards” for the Main Switchboard.(8.3.4 Main Sitchboard)</w:t>
      </w:r>
      <w:r>
        <w:rPr>
          <w:rFonts w:hint="eastAsia"/>
          <w:b/>
          <w:i/>
          <w:sz w:val="24"/>
        </w:rPr>
        <w:t xml:space="preserve"> to be reference., such as r</w:t>
      </w:r>
      <w:r>
        <w:rPr>
          <w:rFonts w:eastAsia="Microsoft JhengHei" w:cs="Arial"/>
          <w:b/>
          <w:i/>
          <w:sz w:val="24"/>
          <w:lang w:val="zh-CN"/>
        </w:rPr>
        <w:t>ule:</w:t>
      </w:r>
      <w:r>
        <w:rPr>
          <w:rFonts w:eastAsia="Microsoft JhengHei" w:cs="Arial"/>
          <w:b/>
          <w:i/>
          <w:sz w:val="24"/>
        </w:rPr>
        <w:t xml:space="preserve"> </w:t>
      </w:r>
      <w:r>
        <w:rPr>
          <w:rFonts w:eastAsia="Microsoft JhengHei" w:cs="Arial"/>
          <w:b/>
          <w:i/>
          <w:sz w:val="24"/>
          <w:lang w:val="zh-CN"/>
        </w:rPr>
        <w:t>IEC61111</w:t>
      </w:r>
      <w:r>
        <w:rPr>
          <w:rFonts w:hint="eastAsia" w:cs="Arial"/>
          <w:b/>
          <w:i/>
          <w:sz w:val="24"/>
          <w:lang w:val="zh-CN"/>
        </w:rPr>
        <w:t xml:space="preserve"> </w:t>
      </w:r>
    </w:p>
    <w:p w14:paraId="483D04D7">
      <w:pPr>
        <w:ind w:left="958" w:leftChars="456"/>
        <w:rPr>
          <w:sz w:val="24"/>
        </w:rPr>
      </w:pPr>
    </w:p>
    <w:p w14:paraId="36AC1BB5">
      <w:pPr>
        <w:pStyle w:val="3"/>
        <w:numPr>
          <w:ilvl w:val="3"/>
          <w:numId w:val="0"/>
        </w:numPr>
        <w:ind w:left="851" w:leftChars="0" w:hanging="851" w:firstLineChars="0"/>
        <w:jc w:val="left"/>
      </w:pPr>
      <w:bookmarkStart w:id="608" w:name="_Toc49257649"/>
      <w:bookmarkStart w:id="609" w:name="_Toc48573734"/>
      <w:r>
        <w:rPr>
          <w:rFonts w:hint="eastAsia" w:ascii="Arial" w:hAnsi="Arial" w:eastAsia="黑体" w:cs="Times New Roman"/>
          <w:b/>
          <w:bCs/>
          <w:caps/>
          <w:kern w:val="0"/>
          <w:sz w:val="24"/>
          <w:szCs w:val="24"/>
          <w:lang w:val="en-US" w:eastAsia="zh-CN" w:bidi="ar-SA"/>
        </w:rPr>
        <w:t>8.3.4.1</w:t>
      </w:r>
      <w:r>
        <w:rPr>
          <w:rFonts w:hint="eastAsia" w:cs="Times New Roman"/>
          <w:b/>
          <w:bCs/>
          <w:caps/>
          <w:kern w:val="0"/>
          <w:sz w:val="24"/>
          <w:szCs w:val="24"/>
          <w:lang w:val="en-US" w:eastAsia="zh-CN" w:bidi="ar-SA"/>
        </w:rPr>
        <w:t xml:space="preserve"> </w:t>
      </w:r>
      <w:r>
        <w:rPr>
          <w:rFonts w:hint="eastAsia"/>
        </w:rPr>
        <w:t>General</w:t>
      </w:r>
      <w:bookmarkEnd w:id="608"/>
      <w:bookmarkEnd w:id="609"/>
    </w:p>
    <w:p w14:paraId="4563F50E">
      <w:pPr>
        <w:pStyle w:val="71"/>
        <w:ind w:left="743"/>
      </w:pPr>
      <w:r>
        <w:t>The main switchboard to be consist of: (or according to manufacturer's</w:t>
      </w:r>
      <w:r>
        <w:rPr>
          <w:rFonts w:hint="eastAsia"/>
        </w:rPr>
        <w:t xml:space="preserve"> </w:t>
      </w:r>
      <w:r>
        <w:t>standard)</w:t>
      </w:r>
    </w:p>
    <w:p w14:paraId="45D08DEA">
      <w:pPr>
        <w:pStyle w:val="71"/>
        <w:ind w:left="743"/>
        <w:rPr>
          <w:rFonts w:ascii="Arial" w:hAnsi="Arial" w:cs="Arial"/>
        </w:rPr>
      </w:pPr>
      <w:r>
        <w:rPr>
          <w:rFonts w:hint="eastAsia"/>
        </w:rPr>
        <w:t>Three(3)</w:t>
      </w:r>
      <w:r>
        <w:tab/>
      </w:r>
      <w:r>
        <w:t>--</w:t>
      </w:r>
      <w:r>
        <w:rPr>
          <w:rFonts w:hint="eastAsia"/>
        </w:rPr>
        <w:t xml:space="preserve"> </w:t>
      </w:r>
      <w:r>
        <w:t xml:space="preserve">Generator </w:t>
      </w:r>
      <w:r>
        <w:rPr>
          <w:rFonts w:hint="eastAsia"/>
        </w:rPr>
        <w:t xml:space="preserve">control </w:t>
      </w:r>
      <w:r>
        <w:t>panel</w:t>
      </w:r>
      <w:r>
        <w:rPr>
          <w:rFonts w:hint="eastAsia"/>
        </w:rPr>
        <w:t>s</w:t>
      </w:r>
      <w:r>
        <w:rPr>
          <w:rFonts w:ascii="Arial" w:hAnsi="Arial" w:cs="Arial"/>
        </w:rPr>
        <w:t xml:space="preserve"> </w:t>
      </w:r>
    </w:p>
    <w:p w14:paraId="5697D800">
      <w:pPr>
        <w:pStyle w:val="71"/>
        <w:ind w:left="743"/>
      </w:pPr>
      <w:r>
        <w:t>One (1)</w:t>
      </w:r>
      <w:r>
        <w:tab/>
      </w:r>
      <w:r>
        <w:t>--</w:t>
      </w:r>
      <w:r>
        <w:rPr>
          <w:rFonts w:hint="eastAsia"/>
        </w:rPr>
        <w:t xml:space="preserve"> </w:t>
      </w:r>
      <w:r>
        <w:t xml:space="preserve">Synchronizing </w:t>
      </w:r>
      <w:r>
        <w:rPr>
          <w:rFonts w:hint="eastAsia"/>
        </w:rPr>
        <w:t xml:space="preserve">&amp; bus-tie </w:t>
      </w:r>
      <w:r>
        <w:t>panel</w:t>
      </w:r>
    </w:p>
    <w:p w14:paraId="27A168B9">
      <w:pPr>
        <w:pStyle w:val="71"/>
        <w:ind w:left="743"/>
      </w:pPr>
      <w:r>
        <w:t>One (1)</w:t>
      </w:r>
      <w:r>
        <w:tab/>
      </w:r>
      <w:r>
        <w:t>--</w:t>
      </w:r>
      <w:r>
        <w:rPr>
          <w:rFonts w:hint="eastAsia"/>
        </w:rPr>
        <w:t xml:space="preserve"> </w:t>
      </w:r>
      <w:r>
        <w:t>Bow thruster feeder panel</w:t>
      </w:r>
    </w:p>
    <w:p w14:paraId="2094CE8C">
      <w:pPr>
        <w:pStyle w:val="71"/>
        <w:ind w:left="743"/>
      </w:pPr>
      <w:r>
        <w:rPr>
          <w:rFonts w:hint="eastAsia"/>
        </w:rPr>
        <w:t>Two (2)</w:t>
      </w:r>
      <w:r>
        <w:tab/>
      </w:r>
      <w:r>
        <w:t>--</w:t>
      </w:r>
      <w:r>
        <w:rPr>
          <w:rFonts w:hint="eastAsia"/>
        </w:rPr>
        <w:t xml:space="preserve"> </w:t>
      </w:r>
      <w:r>
        <w:t xml:space="preserve">AC </w:t>
      </w:r>
      <w:r>
        <w:rPr>
          <w:rFonts w:hint="eastAsia"/>
        </w:rPr>
        <w:t>44</w:t>
      </w:r>
      <w:r>
        <w:t>0 V feeder panel</w:t>
      </w:r>
      <w:r>
        <w:rPr>
          <w:rFonts w:hint="eastAsia"/>
        </w:rPr>
        <w:t xml:space="preserve">s (or four panels as per </w:t>
      </w:r>
      <w:r>
        <w:t>manufacturer</w:t>
      </w:r>
      <w:r>
        <w:rPr>
          <w:rFonts w:hint="eastAsia"/>
        </w:rPr>
        <w:t>)</w:t>
      </w:r>
    </w:p>
    <w:p w14:paraId="2FE10E1F">
      <w:pPr>
        <w:pStyle w:val="71"/>
        <w:ind w:left="743"/>
      </w:pPr>
      <w:r>
        <w:t>Two</w:t>
      </w:r>
      <w:r>
        <w:rPr>
          <w:rFonts w:hint="eastAsia"/>
        </w:rPr>
        <w:t xml:space="preserve"> </w:t>
      </w:r>
      <w:r>
        <w:t>(2)</w:t>
      </w:r>
      <w:r>
        <w:tab/>
      </w:r>
      <w:r>
        <w:t>--</w:t>
      </w:r>
      <w:r>
        <w:rPr>
          <w:rFonts w:hint="eastAsia"/>
        </w:rPr>
        <w:t xml:space="preserve"> </w:t>
      </w:r>
      <w:r>
        <w:t>Group starter panel</w:t>
      </w:r>
      <w:r>
        <w:rPr>
          <w:rFonts w:hint="eastAsia"/>
        </w:rPr>
        <w:t xml:space="preserve">s (or four panels as per </w:t>
      </w:r>
      <w:r>
        <w:t>manufacturer</w:t>
      </w:r>
      <w:r>
        <w:rPr>
          <w:rFonts w:hint="eastAsia"/>
        </w:rPr>
        <w:t xml:space="preserve"> )</w:t>
      </w:r>
    </w:p>
    <w:p w14:paraId="4EB861EF">
      <w:pPr>
        <w:pStyle w:val="71"/>
        <w:ind w:left="743"/>
      </w:pPr>
      <w:r>
        <w:t>One (1)</w:t>
      </w:r>
      <w:r>
        <w:rPr>
          <w:rFonts w:hint="eastAsia"/>
        </w:rPr>
        <w:t xml:space="preserve">   </w:t>
      </w:r>
      <w:r>
        <w:t>--</w:t>
      </w:r>
      <w:r>
        <w:rPr>
          <w:rFonts w:hint="eastAsia"/>
        </w:rPr>
        <w:t xml:space="preserve"> </w:t>
      </w:r>
      <w:r>
        <w:t>AC 220 V feeder panel</w:t>
      </w:r>
    </w:p>
    <w:p w14:paraId="630BEC30">
      <w:pPr>
        <w:pStyle w:val="71"/>
        <w:ind w:left="743"/>
        <w:rPr>
          <w:b/>
          <w:i/>
        </w:rPr>
      </w:pPr>
      <w:r>
        <w:rPr>
          <w:b/>
          <w:i/>
        </w:rPr>
        <w:t>One (1)</w:t>
      </w:r>
      <w:r>
        <w:rPr>
          <w:rFonts w:hint="eastAsia"/>
          <w:b/>
          <w:i/>
        </w:rPr>
        <w:t xml:space="preserve">   </w:t>
      </w:r>
      <w:r>
        <w:rPr>
          <w:b/>
          <w:i/>
        </w:rPr>
        <w:t>--</w:t>
      </w:r>
      <w:r>
        <w:rPr>
          <w:rFonts w:hint="eastAsia"/>
          <w:b/>
          <w:i/>
        </w:rPr>
        <w:t xml:space="preserve"> Empty cold-iron</w:t>
      </w:r>
      <w:r>
        <w:rPr>
          <w:b/>
          <w:i/>
        </w:rPr>
        <w:t xml:space="preserve"> panel</w:t>
      </w:r>
      <w:r>
        <w:rPr>
          <w:rFonts w:hint="eastAsia"/>
          <w:b/>
          <w:i/>
        </w:rPr>
        <w:t xml:space="preserve"> for AMP ready in future</w:t>
      </w:r>
    </w:p>
    <w:p w14:paraId="635B98FF">
      <w:pPr>
        <w:tabs>
          <w:tab w:val="left" w:pos="3880"/>
        </w:tabs>
        <w:autoSpaceDE w:val="0"/>
        <w:autoSpaceDN w:val="0"/>
        <w:adjustRightInd w:val="0"/>
        <w:ind w:left="1009"/>
        <w:rPr>
          <w:kern w:val="0"/>
          <w:sz w:val="24"/>
        </w:rPr>
      </w:pPr>
      <w:r>
        <w:rPr>
          <w:kern w:val="0"/>
          <w:sz w:val="24"/>
        </w:rPr>
        <w:t>Two (2</w:t>
      </w:r>
      <w:r>
        <w:rPr>
          <w:rFonts w:hint="eastAsia"/>
          <w:kern w:val="0"/>
          <w:sz w:val="24"/>
        </w:rPr>
        <w:t>)   --Reefer container panels</w:t>
      </w:r>
    </w:p>
    <w:p w14:paraId="0CE0A2C6">
      <w:pPr>
        <w:tabs>
          <w:tab w:val="left" w:pos="3880"/>
        </w:tabs>
        <w:autoSpaceDE w:val="0"/>
        <w:autoSpaceDN w:val="0"/>
        <w:adjustRightInd w:val="0"/>
        <w:ind w:left="1009"/>
        <w:rPr>
          <w:kern w:val="0"/>
          <w:sz w:val="24"/>
        </w:rPr>
      </w:pPr>
    </w:p>
    <w:p w14:paraId="00384D8D">
      <w:pPr>
        <w:pStyle w:val="71"/>
        <w:ind w:left="743"/>
      </w:pPr>
      <w:r>
        <w:t xml:space="preserve">Each generator panel and bow thruster feeder panel to be protected by a three pole air circuit breaker </w:t>
      </w:r>
      <w:r>
        <w:rPr>
          <w:rFonts w:hint="eastAsia"/>
        </w:rPr>
        <w:t>(ACB)</w:t>
      </w:r>
      <w:r>
        <w:t>.</w:t>
      </w:r>
    </w:p>
    <w:p w14:paraId="3992C0D7">
      <w:pPr>
        <w:tabs>
          <w:tab w:val="left" w:pos="3880"/>
        </w:tabs>
        <w:autoSpaceDE w:val="0"/>
        <w:autoSpaceDN w:val="0"/>
        <w:adjustRightInd w:val="0"/>
        <w:ind w:left="1009"/>
        <w:rPr>
          <w:kern w:val="0"/>
          <w:sz w:val="24"/>
        </w:rPr>
      </w:pPr>
    </w:p>
    <w:p w14:paraId="381FC07E">
      <w:pPr>
        <w:pStyle w:val="71"/>
        <w:ind w:left="743"/>
      </w:pPr>
      <w:r>
        <w:t>The main switchboard</w:t>
      </w:r>
      <w:r>
        <w:rPr>
          <w:rFonts w:hint="eastAsia"/>
        </w:rPr>
        <w:t>,</w:t>
      </w:r>
      <w:r>
        <w:t xml:space="preserve"> for receiving power from </w:t>
      </w:r>
      <w:r>
        <w:rPr>
          <w:rFonts w:hint="eastAsia"/>
        </w:rPr>
        <w:t xml:space="preserve">main </w:t>
      </w:r>
      <w:r>
        <w:t>generators and for the power distribution</w:t>
      </w:r>
      <w:r>
        <w:rPr>
          <w:rFonts w:hint="eastAsia"/>
        </w:rPr>
        <w:t>,</w:t>
      </w:r>
      <w:r>
        <w:t xml:space="preserve"> shall be installed in engine control room</w:t>
      </w:r>
      <w:r>
        <w:rPr>
          <w:rFonts w:hint="eastAsia"/>
        </w:rPr>
        <w:t xml:space="preserve"> with clear maintenance access to the front and rear of the panel as per rules</w:t>
      </w:r>
      <w:r>
        <w:t>, insulating mat shall be provided at front and rear of the main switchboard.</w:t>
      </w:r>
    </w:p>
    <w:p w14:paraId="0D81A69C">
      <w:pPr>
        <w:tabs>
          <w:tab w:val="left" w:pos="3880"/>
        </w:tabs>
        <w:autoSpaceDE w:val="0"/>
        <w:autoSpaceDN w:val="0"/>
        <w:adjustRightInd w:val="0"/>
        <w:ind w:left="1009"/>
        <w:rPr>
          <w:kern w:val="0"/>
          <w:sz w:val="24"/>
        </w:rPr>
      </w:pPr>
    </w:p>
    <w:p w14:paraId="0216CA97">
      <w:pPr>
        <w:pStyle w:val="71"/>
        <w:ind w:left="743"/>
      </w:pPr>
      <w:r>
        <w:t>The main switchboard shall be multi cubicle, metal enclosed self-supporting, dead front type (IP20) with hinged front panels that can be opened without disturbing installed equipment and complete with necessary fittings and instruments.</w:t>
      </w:r>
    </w:p>
    <w:p w14:paraId="7357DA1C">
      <w:pPr>
        <w:pStyle w:val="71"/>
        <w:ind w:left="743"/>
      </w:pPr>
    </w:p>
    <w:p w14:paraId="16D070C0">
      <w:pPr>
        <w:pStyle w:val="71"/>
        <w:ind w:left="743"/>
      </w:pPr>
      <w:r>
        <w:rPr>
          <w:rFonts w:hint="eastAsia"/>
        </w:rPr>
        <w:t xml:space="preserve">Between cubicles shall be closed by flame retarding insulating material to prevent fire hazard passing to adjacent. </w:t>
      </w:r>
    </w:p>
    <w:p w14:paraId="0D14096F">
      <w:pPr>
        <w:tabs>
          <w:tab w:val="left" w:pos="3880"/>
        </w:tabs>
        <w:autoSpaceDE w:val="0"/>
        <w:autoSpaceDN w:val="0"/>
        <w:adjustRightInd w:val="0"/>
        <w:ind w:left="1009"/>
        <w:rPr>
          <w:kern w:val="0"/>
          <w:sz w:val="24"/>
        </w:rPr>
      </w:pPr>
    </w:p>
    <w:p w14:paraId="4AF429D9">
      <w:pPr>
        <w:pStyle w:val="71"/>
        <w:ind w:left="743"/>
      </w:pPr>
      <w:r>
        <w:t>All bolts, screws</w:t>
      </w:r>
      <w:r>
        <w:rPr>
          <w:spacing w:val="18"/>
        </w:rPr>
        <w:t xml:space="preserve"> </w:t>
      </w:r>
      <w:r>
        <w:t>etc., used</w:t>
      </w:r>
      <w:r>
        <w:rPr>
          <w:spacing w:val="18"/>
        </w:rPr>
        <w:t xml:space="preserve"> </w:t>
      </w:r>
      <w:r>
        <w:t xml:space="preserve">in connection </w:t>
      </w:r>
      <w:r>
        <w:rPr>
          <w:spacing w:val="-1"/>
        </w:rPr>
        <w:t>o</w:t>
      </w:r>
      <w:r>
        <w:t>f current</w:t>
      </w:r>
      <w:r>
        <w:rPr>
          <w:spacing w:val="18"/>
        </w:rPr>
        <w:t xml:space="preserve"> </w:t>
      </w:r>
      <w:r>
        <w:rPr>
          <w:spacing w:val="-1"/>
        </w:rPr>
        <w:t>c</w:t>
      </w:r>
      <w:r>
        <w:t>arrying</w:t>
      </w:r>
      <w:r>
        <w:rPr>
          <w:spacing w:val="17"/>
        </w:rPr>
        <w:t xml:space="preserve"> </w:t>
      </w:r>
      <w:r>
        <w:t>co</w:t>
      </w:r>
      <w:r>
        <w:rPr>
          <w:spacing w:val="-1"/>
        </w:rPr>
        <w:t>n</w:t>
      </w:r>
      <w:r>
        <w:t>ductors sh</w:t>
      </w:r>
      <w:r>
        <w:rPr>
          <w:spacing w:val="-1"/>
        </w:rPr>
        <w:t>a</w:t>
      </w:r>
      <w:r>
        <w:t>ll be adequately locked with lock nuts and s</w:t>
      </w:r>
      <w:r>
        <w:rPr>
          <w:spacing w:val="-1"/>
        </w:rPr>
        <w:t>p</w:t>
      </w:r>
      <w:r>
        <w:t>ring washers or as manufacturer's standard.</w:t>
      </w:r>
    </w:p>
    <w:p w14:paraId="5AD8DAE3">
      <w:pPr>
        <w:tabs>
          <w:tab w:val="left" w:pos="3880"/>
        </w:tabs>
        <w:autoSpaceDE w:val="0"/>
        <w:autoSpaceDN w:val="0"/>
        <w:adjustRightInd w:val="0"/>
        <w:ind w:left="1009"/>
        <w:rPr>
          <w:kern w:val="0"/>
          <w:sz w:val="24"/>
        </w:rPr>
      </w:pPr>
    </w:p>
    <w:p w14:paraId="12FB5D22">
      <w:pPr>
        <w:pStyle w:val="71"/>
        <w:ind w:left="743"/>
      </w:pPr>
      <w:r>
        <w:t>The</w:t>
      </w:r>
      <w:r>
        <w:rPr>
          <w:spacing w:val="15"/>
        </w:rPr>
        <w:t xml:space="preserve"> </w:t>
      </w:r>
      <w:r>
        <w:t>top</w:t>
      </w:r>
      <w:r>
        <w:rPr>
          <w:spacing w:val="15"/>
        </w:rPr>
        <w:t xml:space="preserve"> </w:t>
      </w:r>
      <w:r>
        <w:t>and</w:t>
      </w:r>
      <w:r>
        <w:rPr>
          <w:spacing w:val="13"/>
        </w:rPr>
        <w:t xml:space="preserve"> </w:t>
      </w:r>
      <w:r>
        <w:t>each</w:t>
      </w:r>
      <w:r>
        <w:rPr>
          <w:spacing w:val="15"/>
        </w:rPr>
        <w:t xml:space="preserve"> </w:t>
      </w:r>
      <w:r>
        <w:rPr>
          <w:spacing w:val="-1"/>
        </w:rPr>
        <w:t>s</w:t>
      </w:r>
      <w:r>
        <w:rPr>
          <w:spacing w:val="1"/>
        </w:rPr>
        <w:t>i</w:t>
      </w:r>
      <w:r>
        <w:t>de</w:t>
      </w:r>
      <w:r>
        <w:rPr>
          <w:spacing w:val="15"/>
        </w:rPr>
        <w:t xml:space="preserve"> </w:t>
      </w:r>
      <w:r>
        <w:rPr>
          <w:spacing w:val="-1"/>
        </w:rPr>
        <w:t>o</w:t>
      </w:r>
      <w:r>
        <w:t>f</w:t>
      </w:r>
      <w:r>
        <w:rPr>
          <w:spacing w:val="14"/>
        </w:rPr>
        <w:t xml:space="preserve"> </w:t>
      </w:r>
      <w:r>
        <w:t>the</w:t>
      </w:r>
      <w:r>
        <w:rPr>
          <w:spacing w:val="15"/>
        </w:rPr>
        <w:t xml:space="preserve"> </w:t>
      </w:r>
      <w:r>
        <w:t>switc</w:t>
      </w:r>
      <w:r>
        <w:rPr>
          <w:spacing w:val="-1"/>
        </w:rPr>
        <w:t>h</w:t>
      </w:r>
      <w:r>
        <w:t>board</w:t>
      </w:r>
      <w:r>
        <w:rPr>
          <w:spacing w:val="15"/>
        </w:rPr>
        <w:t xml:space="preserve"> </w:t>
      </w:r>
      <w:r>
        <w:t>shall</w:t>
      </w:r>
      <w:r>
        <w:rPr>
          <w:spacing w:val="12"/>
        </w:rPr>
        <w:t xml:space="preserve"> </w:t>
      </w:r>
      <w:r>
        <w:t>be</w:t>
      </w:r>
      <w:r>
        <w:rPr>
          <w:spacing w:val="14"/>
        </w:rPr>
        <w:t xml:space="preserve"> </w:t>
      </w:r>
      <w:r>
        <w:t>protected</w:t>
      </w:r>
      <w:r>
        <w:rPr>
          <w:spacing w:val="13"/>
        </w:rPr>
        <w:t xml:space="preserve"> </w:t>
      </w:r>
      <w:r>
        <w:t>with</w:t>
      </w:r>
      <w:r>
        <w:rPr>
          <w:spacing w:val="14"/>
        </w:rPr>
        <w:t xml:space="preserve"> </w:t>
      </w:r>
      <w:r>
        <w:rPr>
          <w:spacing w:val="-1"/>
        </w:rPr>
        <w:t>s</w:t>
      </w:r>
      <w:r>
        <w:rPr>
          <w:spacing w:val="1"/>
        </w:rPr>
        <w:t>t</w:t>
      </w:r>
      <w:r>
        <w:t>eel</w:t>
      </w:r>
      <w:r>
        <w:rPr>
          <w:spacing w:val="14"/>
        </w:rPr>
        <w:t xml:space="preserve"> </w:t>
      </w:r>
      <w:r>
        <w:rPr>
          <w:spacing w:val="-1"/>
        </w:rPr>
        <w:t>p</w:t>
      </w:r>
      <w:r>
        <w:rPr>
          <w:spacing w:val="1"/>
        </w:rPr>
        <w:t>l</w:t>
      </w:r>
      <w:r>
        <w:t>ate</w:t>
      </w:r>
      <w:r>
        <w:rPr>
          <w:spacing w:val="14"/>
        </w:rPr>
        <w:t xml:space="preserve"> </w:t>
      </w:r>
      <w:r>
        <w:t>and</w:t>
      </w:r>
      <w:r>
        <w:rPr>
          <w:spacing w:val="14"/>
        </w:rPr>
        <w:t xml:space="preserve"> </w:t>
      </w:r>
      <w:r>
        <w:t>s</w:t>
      </w:r>
      <w:r>
        <w:rPr>
          <w:spacing w:val="-1"/>
        </w:rPr>
        <w:t>u</w:t>
      </w:r>
      <w:r>
        <w:t>itable hand rail shall be provided at front and</w:t>
      </w:r>
      <w:r>
        <w:rPr>
          <w:spacing w:val="-26"/>
        </w:rPr>
        <w:t xml:space="preserve"> </w:t>
      </w:r>
      <w:r>
        <w:t xml:space="preserve">rear. The </w:t>
      </w:r>
      <w:r>
        <w:rPr>
          <w:spacing w:val="-2"/>
        </w:rPr>
        <w:t>m</w:t>
      </w:r>
      <w:r>
        <w:t>ain switchboard shall have hinged front doors</w:t>
      </w:r>
      <w:r>
        <w:rPr>
          <w:spacing w:val="-28"/>
        </w:rPr>
        <w:t xml:space="preserve"> </w:t>
      </w:r>
      <w:r>
        <w:t>and re</w:t>
      </w:r>
      <w:r>
        <w:rPr>
          <w:spacing w:val="-2"/>
        </w:rPr>
        <w:t>m</w:t>
      </w:r>
      <w:r>
        <w:t>ovable rear side covers. Main cable shall</w:t>
      </w:r>
      <w:r>
        <w:rPr>
          <w:spacing w:val="-28"/>
        </w:rPr>
        <w:t xml:space="preserve"> </w:t>
      </w:r>
      <w:r>
        <w:t>e</w:t>
      </w:r>
      <w:r>
        <w:rPr>
          <w:spacing w:val="-1"/>
        </w:rPr>
        <w:t>n</w:t>
      </w:r>
      <w:r>
        <w:t>try</w:t>
      </w:r>
      <w:r>
        <w:rPr>
          <w:spacing w:val="-28"/>
        </w:rPr>
        <w:t xml:space="preserve"> </w:t>
      </w:r>
      <w:r>
        <w:t>through cable hole from</w:t>
      </w:r>
      <w:r>
        <w:rPr>
          <w:spacing w:val="-2"/>
        </w:rPr>
        <w:t xml:space="preserve"> </w:t>
      </w:r>
      <w:r>
        <w:t>under side.</w:t>
      </w:r>
    </w:p>
    <w:p w14:paraId="744093FC">
      <w:pPr>
        <w:tabs>
          <w:tab w:val="left" w:pos="3880"/>
        </w:tabs>
        <w:autoSpaceDE w:val="0"/>
        <w:autoSpaceDN w:val="0"/>
        <w:adjustRightInd w:val="0"/>
        <w:ind w:left="1009"/>
        <w:rPr>
          <w:kern w:val="0"/>
          <w:sz w:val="24"/>
        </w:rPr>
      </w:pPr>
    </w:p>
    <w:p w14:paraId="0D49CDAF">
      <w:pPr>
        <w:pStyle w:val="71"/>
        <w:ind w:left="743"/>
      </w:pPr>
      <w:r>
        <w:t>The</w:t>
      </w:r>
      <w:r>
        <w:rPr>
          <w:spacing w:val="2"/>
        </w:rPr>
        <w:t xml:space="preserve"> </w:t>
      </w:r>
      <w:r>
        <w:t>pre</w:t>
      </w:r>
      <w:r>
        <w:rPr>
          <w:spacing w:val="-1"/>
        </w:rPr>
        <w:t>f</w:t>
      </w:r>
      <w:r>
        <w:t>er</w:t>
      </w:r>
      <w:r>
        <w:rPr>
          <w:spacing w:val="-1"/>
        </w:rPr>
        <w:t>e</w:t>
      </w:r>
      <w:r>
        <w:t>ntial</w:t>
      </w:r>
      <w:r>
        <w:rPr>
          <w:spacing w:val="2"/>
        </w:rPr>
        <w:t xml:space="preserve"> </w:t>
      </w:r>
      <w:r>
        <w:t>t</w:t>
      </w:r>
      <w:r>
        <w:rPr>
          <w:spacing w:val="-1"/>
        </w:rPr>
        <w:t>r</w:t>
      </w:r>
      <w:r>
        <w:t>ippi</w:t>
      </w:r>
      <w:r>
        <w:rPr>
          <w:spacing w:val="-1"/>
        </w:rPr>
        <w:t>n</w:t>
      </w:r>
      <w:r>
        <w:t>g</w:t>
      </w:r>
      <w:r>
        <w:rPr>
          <w:spacing w:val="2"/>
        </w:rPr>
        <w:t xml:space="preserve"> </w:t>
      </w:r>
      <w:r>
        <w:t>system shall</w:t>
      </w:r>
      <w:r>
        <w:rPr>
          <w:spacing w:val="2"/>
        </w:rPr>
        <w:t xml:space="preserve"> </w:t>
      </w:r>
      <w:r>
        <w:t>be</w:t>
      </w:r>
      <w:r>
        <w:rPr>
          <w:spacing w:val="2"/>
        </w:rPr>
        <w:t xml:space="preserve"> </w:t>
      </w:r>
      <w:r>
        <w:t>pro</w:t>
      </w:r>
      <w:r>
        <w:rPr>
          <w:spacing w:val="-1"/>
        </w:rPr>
        <w:t>v</w:t>
      </w:r>
      <w:r>
        <w:t>i</w:t>
      </w:r>
      <w:r>
        <w:rPr>
          <w:spacing w:val="-2"/>
        </w:rPr>
        <w:t>d</w:t>
      </w:r>
      <w:r>
        <w:t>ed</w:t>
      </w:r>
      <w:r>
        <w:rPr>
          <w:spacing w:val="2"/>
        </w:rPr>
        <w:t xml:space="preserve"> </w:t>
      </w:r>
      <w:r>
        <w:t>and</w:t>
      </w:r>
      <w:r>
        <w:rPr>
          <w:spacing w:val="2"/>
        </w:rPr>
        <w:t xml:space="preserve"> </w:t>
      </w:r>
      <w:r>
        <w:t>so</w:t>
      </w:r>
      <w:r>
        <w:rPr>
          <w:spacing w:val="2"/>
        </w:rPr>
        <w:t xml:space="preserve"> </w:t>
      </w:r>
      <w:r>
        <w:t>arranged</w:t>
      </w:r>
      <w:r>
        <w:rPr>
          <w:spacing w:val="2"/>
        </w:rPr>
        <w:t xml:space="preserve"> </w:t>
      </w:r>
      <w:r>
        <w:t>that</w:t>
      </w:r>
      <w:r>
        <w:rPr>
          <w:spacing w:val="2"/>
        </w:rPr>
        <w:t xml:space="preserve"> </w:t>
      </w:r>
      <w:r>
        <w:t>in</w:t>
      </w:r>
      <w:r>
        <w:rPr>
          <w:spacing w:val="2"/>
        </w:rPr>
        <w:t xml:space="preserve"> </w:t>
      </w:r>
      <w:r>
        <w:t>the</w:t>
      </w:r>
      <w:r>
        <w:rPr>
          <w:spacing w:val="2"/>
        </w:rPr>
        <w:t xml:space="preserve"> </w:t>
      </w:r>
      <w:r>
        <w:t>event</w:t>
      </w:r>
      <w:r>
        <w:rPr>
          <w:spacing w:val="2"/>
        </w:rPr>
        <w:t xml:space="preserve"> </w:t>
      </w:r>
      <w:r>
        <w:t>of</w:t>
      </w:r>
      <w:r>
        <w:rPr>
          <w:spacing w:val="2"/>
        </w:rPr>
        <w:t xml:space="preserve"> </w:t>
      </w:r>
      <w:r>
        <w:t xml:space="preserve">the </w:t>
      </w:r>
      <w:r>
        <w:rPr>
          <w:spacing w:val="-2"/>
        </w:rPr>
        <w:t>m</w:t>
      </w:r>
      <w:r>
        <w:t>ain generators beco</w:t>
      </w:r>
      <w:r>
        <w:rPr>
          <w:spacing w:val="-2"/>
        </w:rPr>
        <w:t>m</w:t>
      </w:r>
      <w:r>
        <w:rPr>
          <w:spacing w:val="1"/>
        </w:rPr>
        <w:t>i</w:t>
      </w:r>
      <w:r>
        <w:t>ng overloaded t</w:t>
      </w:r>
      <w:r>
        <w:rPr>
          <w:spacing w:val="-1"/>
        </w:rPr>
        <w:t>h</w:t>
      </w:r>
      <w:r>
        <w:t>e</w:t>
      </w:r>
      <w:r>
        <w:rPr>
          <w:spacing w:val="10"/>
        </w:rPr>
        <w:t xml:space="preserve"> </w:t>
      </w:r>
      <w:r>
        <w:t>non-essential</w:t>
      </w:r>
      <w:r>
        <w:rPr>
          <w:spacing w:val="10"/>
        </w:rPr>
        <w:t xml:space="preserve"> </w:t>
      </w:r>
      <w:r>
        <w:t>loads are disconnected auto</w:t>
      </w:r>
      <w:r>
        <w:rPr>
          <w:spacing w:val="-2"/>
        </w:rPr>
        <w:t>m</w:t>
      </w:r>
      <w:r>
        <w:t>atically</w:t>
      </w:r>
      <w:r>
        <w:rPr>
          <w:spacing w:val="29"/>
        </w:rPr>
        <w:t xml:space="preserve"> </w:t>
      </w:r>
      <w:r>
        <w:t>be</w:t>
      </w:r>
      <w:r>
        <w:rPr>
          <w:spacing w:val="-1"/>
        </w:rPr>
        <w:t>f</w:t>
      </w:r>
      <w:r>
        <w:t>ore</w:t>
      </w:r>
      <w:r>
        <w:rPr>
          <w:spacing w:val="29"/>
        </w:rPr>
        <w:t xml:space="preserve"> </w:t>
      </w:r>
      <w:r>
        <w:t>the</w:t>
      </w:r>
      <w:r>
        <w:rPr>
          <w:spacing w:val="28"/>
        </w:rPr>
        <w:t xml:space="preserve"> </w:t>
      </w:r>
      <w:r>
        <w:t>generat</w:t>
      </w:r>
      <w:r>
        <w:rPr>
          <w:spacing w:val="-1"/>
        </w:rPr>
        <w:t>o</w:t>
      </w:r>
      <w:r>
        <w:t>rs'</w:t>
      </w:r>
      <w:r>
        <w:rPr>
          <w:spacing w:val="28"/>
        </w:rPr>
        <w:t xml:space="preserve"> </w:t>
      </w:r>
      <w:r>
        <w:t>circ</w:t>
      </w:r>
      <w:r>
        <w:rPr>
          <w:spacing w:val="-1"/>
        </w:rPr>
        <w:t>u</w:t>
      </w:r>
      <w:r>
        <w:t>it</w:t>
      </w:r>
      <w:r>
        <w:rPr>
          <w:spacing w:val="28"/>
        </w:rPr>
        <w:t xml:space="preserve"> </w:t>
      </w:r>
      <w:r>
        <w:t>breaker</w:t>
      </w:r>
      <w:r>
        <w:rPr>
          <w:spacing w:val="29"/>
        </w:rPr>
        <w:t xml:space="preserve"> </w:t>
      </w:r>
      <w:r>
        <w:t>is</w:t>
      </w:r>
      <w:r>
        <w:rPr>
          <w:spacing w:val="29"/>
        </w:rPr>
        <w:t xml:space="preserve"> </w:t>
      </w:r>
      <w:r>
        <w:t>opened.</w:t>
      </w:r>
      <w:r>
        <w:rPr>
          <w:spacing w:val="29"/>
        </w:rPr>
        <w:t xml:space="preserve"> </w:t>
      </w:r>
      <w:r>
        <w:t>The</w:t>
      </w:r>
      <w:r>
        <w:rPr>
          <w:spacing w:val="29"/>
        </w:rPr>
        <w:t xml:space="preserve"> </w:t>
      </w:r>
      <w:r>
        <w:t>p</w:t>
      </w:r>
      <w:r>
        <w:rPr>
          <w:spacing w:val="-1"/>
        </w:rPr>
        <w:t>r</w:t>
      </w:r>
      <w:r>
        <w:t>eferential</w:t>
      </w:r>
      <w:r>
        <w:rPr>
          <w:spacing w:val="29"/>
        </w:rPr>
        <w:t xml:space="preserve"> </w:t>
      </w:r>
      <w:r>
        <w:t>trip</w:t>
      </w:r>
      <w:r>
        <w:rPr>
          <w:spacing w:val="-1"/>
        </w:rPr>
        <w:t>pi</w:t>
      </w:r>
      <w:r>
        <w:t>ng arrange</w:t>
      </w:r>
      <w:r>
        <w:rPr>
          <w:spacing w:val="-2"/>
        </w:rPr>
        <w:t>m</w:t>
      </w:r>
      <w:r>
        <w:t>ent shall be in two stages sequential</w:t>
      </w:r>
      <w:r>
        <w:rPr>
          <w:rFonts w:hint="eastAsia"/>
        </w:rPr>
        <w:t xml:space="preserve"> (the first stage to be general </w:t>
      </w:r>
      <w:r>
        <w:t>non</w:t>
      </w:r>
      <w:r>
        <w:rPr>
          <w:rFonts w:hint="eastAsia"/>
        </w:rPr>
        <w:t>-</w:t>
      </w:r>
      <w:r>
        <w:t>essential loads</w:t>
      </w:r>
      <w:r>
        <w:rPr>
          <w:rFonts w:hint="eastAsia"/>
        </w:rPr>
        <w:t xml:space="preserve"> and the second reefer containers)</w:t>
      </w:r>
      <w:r>
        <w:t>, as necessary.</w:t>
      </w:r>
    </w:p>
    <w:p w14:paraId="653DFC55">
      <w:pPr>
        <w:tabs>
          <w:tab w:val="left" w:pos="3880"/>
        </w:tabs>
        <w:autoSpaceDE w:val="0"/>
        <w:autoSpaceDN w:val="0"/>
        <w:adjustRightInd w:val="0"/>
        <w:ind w:left="1009"/>
        <w:rPr>
          <w:kern w:val="0"/>
          <w:sz w:val="24"/>
        </w:rPr>
      </w:pPr>
    </w:p>
    <w:p w14:paraId="2D330341">
      <w:pPr>
        <w:tabs>
          <w:tab w:val="left" w:pos="3880"/>
        </w:tabs>
        <w:autoSpaceDE w:val="0"/>
        <w:autoSpaceDN w:val="0"/>
        <w:adjustRightInd w:val="0"/>
        <w:ind w:left="1009"/>
      </w:pPr>
      <w:r>
        <w:t>Voltage</w:t>
      </w:r>
      <w:r>
        <w:rPr>
          <w:spacing w:val="13"/>
        </w:rPr>
        <w:t xml:space="preserve"> </w:t>
      </w:r>
      <w:r>
        <w:t>cir</w:t>
      </w:r>
      <w:r>
        <w:rPr>
          <w:spacing w:val="-1"/>
        </w:rPr>
        <w:t>c</w:t>
      </w:r>
      <w:r>
        <w:t>uits</w:t>
      </w:r>
      <w:r>
        <w:rPr>
          <w:spacing w:val="13"/>
        </w:rPr>
        <w:t xml:space="preserve"> </w:t>
      </w:r>
      <w:r>
        <w:rPr>
          <w:spacing w:val="-1"/>
        </w:rPr>
        <w:t>f</w:t>
      </w:r>
      <w:r>
        <w:t>or</w:t>
      </w:r>
      <w:r>
        <w:rPr>
          <w:spacing w:val="13"/>
        </w:rPr>
        <w:t xml:space="preserve"> </w:t>
      </w:r>
      <w:r>
        <w:t>co</w:t>
      </w:r>
      <w:r>
        <w:rPr>
          <w:spacing w:val="-1"/>
        </w:rPr>
        <w:t>nt</w:t>
      </w:r>
      <w:r>
        <w:t>rol</w:t>
      </w:r>
      <w:r>
        <w:rPr>
          <w:spacing w:val="13"/>
        </w:rPr>
        <w:t xml:space="preserve"> </w:t>
      </w:r>
      <w:r>
        <w:t>and</w:t>
      </w:r>
      <w:r>
        <w:rPr>
          <w:spacing w:val="13"/>
        </w:rPr>
        <w:t xml:space="preserve"> </w:t>
      </w:r>
      <w:r>
        <w:t>inst</w:t>
      </w:r>
      <w:r>
        <w:rPr>
          <w:spacing w:val="-1"/>
        </w:rPr>
        <w:t>r</w:t>
      </w:r>
      <w:r>
        <w:rPr>
          <w:spacing w:val="1"/>
        </w:rPr>
        <w:t>u</w:t>
      </w:r>
      <w:r>
        <w:rPr>
          <w:spacing w:val="-2"/>
        </w:rPr>
        <w:t>m</w:t>
      </w:r>
      <w:r>
        <w:t>ent</w:t>
      </w:r>
      <w:r>
        <w:rPr>
          <w:spacing w:val="-1"/>
        </w:rPr>
        <w:t>a</w:t>
      </w:r>
      <w:r>
        <w:t>tion</w:t>
      </w:r>
      <w:r>
        <w:rPr>
          <w:spacing w:val="13"/>
        </w:rPr>
        <w:t xml:space="preserve"> </w:t>
      </w:r>
      <w:r>
        <w:t>to</w:t>
      </w:r>
      <w:r>
        <w:rPr>
          <w:spacing w:val="13"/>
        </w:rPr>
        <w:t xml:space="preserve"> </w:t>
      </w:r>
      <w:r>
        <w:t>be</w:t>
      </w:r>
      <w:r>
        <w:rPr>
          <w:spacing w:val="13"/>
        </w:rPr>
        <w:t xml:space="preserve"> </w:t>
      </w:r>
      <w:r>
        <w:t>earth</w:t>
      </w:r>
      <w:r>
        <w:rPr>
          <w:spacing w:val="13"/>
        </w:rPr>
        <w:t xml:space="preserve"> </w:t>
      </w:r>
      <w:r>
        <w:t>free</w:t>
      </w:r>
      <w:r>
        <w:rPr>
          <w:spacing w:val="13"/>
        </w:rPr>
        <w:t xml:space="preserve"> </w:t>
      </w:r>
      <w:r>
        <w:t>and</w:t>
      </w:r>
      <w:r>
        <w:rPr>
          <w:spacing w:val="13"/>
        </w:rPr>
        <w:t xml:space="preserve"> </w:t>
      </w:r>
      <w:r>
        <w:t>protected</w:t>
      </w:r>
      <w:r>
        <w:rPr>
          <w:spacing w:val="13"/>
        </w:rPr>
        <w:t xml:space="preserve"> </w:t>
      </w:r>
      <w:r>
        <w:t>by</w:t>
      </w:r>
      <w:r>
        <w:rPr>
          <w:spacing w:val="13"/>
        </w:rPr>
        <w:t xml:space="preserve"> </w:t>
      </w:r>
      <w:r>
        <w:t>double pole fuse.</w:t>
      </w:r>
    </w:p>
    <w:p w14:paraId="785D002B">
      <w:pPr>
        <w:tabs>
          <w:tab w:val="left" w:pos="3880"/>
        </w:tabs>
        <w:autoSpaceDE w:val="0"/>
        <w:autoSpaceDN w:val="0"/>
        <w:adjustRightInd w:val="0"/>
        <w:ind w:left="1009"/>
        <w:rPr>
          <w:kern w:val="0"/>
          <w:sz w:val="24"/>
        </w:rPr>
      </w:pPr>
    </w:p>
    <w:p w14:paraId="7F2A9D18">
      <w:pPr>
        <w:pStyle w:val="71"/>
        <w:ind w:left="743"/>
      </w:pPr>
      <w:r>
        <w:rPr>
          <w:rFonts w:hint="eastAsia"/>
        </w:rPr>
        <w:t>Air</w:t>
      </w:r>
      <w:r>
        <w:t xml:space="preserve"> circuit breakers </w:t>
      </w:r>
      <w:r>
        <w:rPr>
          <w:rFonts w:hint="eastAsia"/>
        </w:rPr>
        <w:t xml:space="preserve">(ACB) </w:t>
      </w:r>
      <w:r>
        <w:t>shall be of electrically operated trip free type and controlled by a control switch and additionally a manual operating handle shall be provided.</w:t>
      </w:r>
    </w:p>
    <w:p w14:paraId="60E5F8B0">
      <w:pPr>
        <w:tabs>
          <w:tab w:val="left" w:pos="3880"/>
        </w:tabs>
        <w:autoSpaceDE w:val="0"/>
        <w:autoSpaceDN w:val="0"/>
        <w:adjustRightInd w:val="0"/>
        <w:ind w:left="1009"/>
        <w:rPr>
          <w:kern w:val="0"/>
          <w:sz w:val="24"/>
        </w:rPr>
      </w:pPr>
    </w:p>
    <w:p w14:paraId="60808076">
      <w:pPr>
        <w:pStyle w:val="71"/>
        <w:ind w:left="743"/>
      </w:pPr>
      <w:r>
        <w:t>All AC440V out-going feeder circuits and shore source circuit to be protected by a three pole molded case circuit breaker (MCCB) with over-load trip and instantaneous trip on each pole</w:t>
      </w:r>
      <w:r>
        <w:rPr>
          <w:rFonts w:hint="eastAsia"/>
        </w:rPr>
        <w:t>,</w:t>
      </w:r>
      <w:r>
        <w:t xml:space="preserve"> except for steering gear motor circuit which to be only equipped with an instantaneous trip. </w:t>
      </w:r>
      <w:r>
        <w:rPr>
          <w:rFonts w:hint="eastAsia"/>
        </w:rPr>
        <w:t>A</w:t>
      </w:r>
      <w:r>
        <w:t>nd all AC 220V out-going feeder circuits to be protected by a three</w:t>
      </w:r>
      <w:r>
        <w:rPr>
          <w:rFonts w:hint="eastAsia"/>
        </w:rPr>
        <w:t>/</w:t>
      </w:r>
      <w:r>
        <w:t xml:space="preserve"> two pole molded case circuit breaker (MCCB) or three</w:t>
      </w:r>
      <w:r>
        <w:rPr>
          <w:rFonts w:hint="eastAsia"/>
        </w:rPr>
        <w:t>/</w:t>
      </w:r>
      <w:r>
        <w:t>two pole</w:t>
      </w:r>
      <w:r>
        <w:rPr>
          <w:rFonts w:hint="eastAsia"/>
        </w:rPr>
        <w:t xml:space="preserve"> </w:t>
      </w:r>
      <w:r>
        <w:t xml:space="preserve">miniature type circuit breaker (MCB) with over-load trip and instantaneous trip on each pole. </w:t>
      </w:r>
    </w:p>
    <w:p w14:paraId="494ED68B">
      <w:pPr>
        <w:tabs>
          <w:tab w:val="left" w:pos="3880"/>
        </w:tabs>
        <w:autoSpaceDE w:val="0"/>
        <w:autoSpaceDN w:val="0"/>
        <w:adjustRightInd w:val="0"/>
        <w:ind w:left="1009"/>
        <w:rPr>
          <w:kern w:val="0"/>
          <w:sz w:val="24"/>
        </w:rPr>
      </w:pPr>
    </w:p>
    <w:p w14:paraId="490B3DEB">
      <w:pPr>
        <w:pStyle w:val="71"/>
        <w:ind w:left="743"/>
      </w:pPr>
      <w:r>
        <w:t>Each feeder circuit on the main switchboard shall be distinctly marked by label giving service name of each circuit and frame/set current for the circuit breaker.</w:t>
      </w:r>
    </w:p>
    <w:p w14:paraId="78A75214">
      <w:pPr>
        <w:tabs>
          <w:tab w:val="left" w:pos="3880"/>
        </w:tabs>
        <w:autoSpaceDE w:val="0"/>
        <w:autoSpaceDN w:val="0"/>
        <w:adjustRightInd w:val="0"/>
        <w:ind w:left="1009"/>
        <w:rPr>
          <w:kern w:val="0"/>
          <w:sz w:val="24"/>
        </w:rPr>
      </w:pPr>
    </w:p>
    <w:p w14:paraId="2BC2373B">
      <w:pPr>
        <w:pStyle w:val="71"/>
        <w:ind w:left="743"/>
      </w:pPr>
      <w:r>
        <w:t>The molded case circuit breaker</w:t>
      </w:r>
      <w:r>
        <w:rPr>
          <w:rFonts w:hint="eastAsia"/>
        </w:rPr>
        <w:t xml:space="preserve"> (MCCB)</w:t>
      </w:r>
      <w:r>
        <w:t xml:space="preserve"> for feeder circuits of motors as described in item</w:t>
      </w:r>
      <w:r>
        <w:rPr>
          <w:rFonts w:hint="eastAsia"/>
        </w:rPr>
        <w:t xml:space="preserve"> </w:t>
      </w:r>
      <w:r>
        <w:t>6-3.3 and 6-3.6 shall be provided with a shunt trip coil for emergency stop or preferential trip.</w:t>
      </w:r>
    </w:p>
    <w:p w14:paraId="020B3676">
      <w:pPr>
        <w:tabs>
          <w:tab w:val="left" w:pos="3880"/>
        </w:tabs>
        <w:autoSpaceDE w:val="0"/>
        <w:autoSpaceDN w:val="0"/>
        <w:adjustRightInd w:val="0"/>
        <w:ind w:left="1009"/>
        <w:rPr>
          <w:kern w:val="0"/>
          <w:sz w:val="24"/>
        </w:rPr>
      </w:pPr>
    </w:p>
    <w:p w14:paraId="3EF2FA2F">
      <w:pPr>
        <w:pStyle w:val="71"/>
        <w:ind w:left="743"/>
      </w:pPr>
      <w:r>
        <w:t xml:space="preserve">In case that the contents in the following </w:t>
      </w:r>
      <w:r>
        <w:rPr>
          <w:rFonts w:hint="eastAsia"/>
        </w:rPr>
        <w:t xml:space="preserve">each panel </w:t>
      </w:r>
      <w:r>
        <w:t>of this section differ from manufacturer's standard for specific equipment, manufacturer's standard shall be applied in general.</w:t>
      </w:r>
    </w:p>
    <w:p w14:paraId="1CA8D880">
      <w:pPr>
        <w:pStyle w:val="71"/>
        <w:ind w:left="743"/>
      </w:pPr>
    </w:p>
    <w:p w14:paraId="5D9364CB">
      <w:pPr>
        <w:pStyle w:val="71"/>
        <w:ind w:left="743"/>
        <w:rPr>
          <w:b/>
        </w:rPr>
      </w:pPr>
      <w:r>
        <w:rPr>
          <w:b/>
        </w:rPr>
        <w:t xml:space="preserve">Certified insulation mat </w:t>
      </w:r>
      <w:r>
        <w:rPr>
          <w:rFonts w:hint="eastAsia"/>
          <w:b/>
          <w:i/>
        </w:rPr>
        <w:t xml:space="preserve">(IEC61111) </w:t>
      </w:r>
      <w:r>
        <w:rPr>
          <w:b/>
        </w:rPr>
        <w:t>to be provided in front and back of MSB and in front of ESB</w:t>
      </w:r>
    </w:p>
    <w:p w14:paraId="13C548E7">
      <w:pPr>
        <w:pStyle w:val="71"/>
        <w:ind w:left="743"/>
        <w:rPr>
          <w:b/>
        </w:rPr>
      </w:pPr>
    </w:p>
    <w:p w14:paraId="3B787061">
      <w:pPr>
        <w:pStyle w:val="71"/>
        <w:ind w:left="743"/>
        <w:rPr>
          <w:b/>
          <w:i/>
        </w:rPr>
      </w:pPr>
      <w:r>
        <w:rPr>
          <w:b/>
          <w:i/>
        </w:rPr>
        <w:t>The accuracy of meter to be within 1.5 (error: within 1.5% of full scale), except the meters for motor starter for which class 2.5 shall be applied.</w:t>
      </w:r>
    </w:p>
    <w:p w14:paraId="2417A8BD">
      <w:pPr>
        <w:pStyle w:val="71"/>
        <w:ind w:left="743"/>
        <w:rPr>
          <w:b/>
          <w:i/>
        </w:rPr>
      </w:pPr>
    </w:p>
    <w:p w14:paraId="786E78ED">
      <w:pPr>
        <w:pStyle w:val="71"/>
        <w:ind w:left="743"/>
        <w:rPr>
          <w:b/>
          <w:i/>
        </w:rPr>
      </w:pPr>
      <w:r>
        <w:rPr>
          <w:b/>
          <w:i/>
        </w:rPr>
        <w:t>Air from ventilation ducts shall not be discharged directly on the</w:t>
      </w:r>
      <w:r>
        <w:rPr>
          <w:rFonts w:hint="eastAsia"/>
          <w:b/>
          <w:i/>
        </w:rPr>
        <w:t xml:space="preserve"> </w:t>
      </w:r>
      <w:r>
        <w:rPr>
          <w:b/>
          <w:i/>
        </w:rPr>
        <w:t>switchboard.</w:t>
      </w:r>
      <w:r>
        <w:rPr>
          <w:rFonts w:hint="eastAsia"/>
          <w:b/>
          <w:i/>
        </w:rPr>
        <w:t xml:space="preserve"> </w:t>
      </w:r>
    </w:p>
    <w:p w14:paraId="2F97502D">
      <w:pPr>
        <w:pStyle w:val="71"/>
        <w:ind w:left="743"/>
        <w:rPr>
          <w:b/>
          <w:i/>
        </w:rPr>
      </w:pPr>
    </w:p>
    <w:p w14:paraId="779BEBBA">
      <w:pPr>
        <w:pStyle w:val="71"/>
        <w:ind w:left="743"/>
        <w:rPr>
          <w:b/>
          <w:i/>
        </w:rPr>
      </w:pPr>
      <w:r>
        <w:rPr>
          <w:b/>
          <w:i/>
        </w:rPr>
        <w:t>The bus bar of main switchboard shall be provided with bus</w:t>
      </w:r>
      <w:r>
        <w:rPr>
          <w:rFonts w:hint="eastAsia"/>
          <w:b/>
          <w:i/>
        </w:rPr>
        <w:t>-</w:t>
      </w:r>
      <w:r>
        <w:rPr>
          <w:b/>
          <w:i/>
        </w:rPr>
        <w:t>tie switch (manual control)</w:t>
      </w:r>
    </w:p>
    <w:p w14:paraId="4E602060">
      <w:pPr>
        <w:tabs>
          <w:tab w:val="left" w:pos="3880"/>
        </w:tabs>
        <w:autoSpaceDE w:val="0"/>
        <w:autoSpaceDN w:val="0"/>
        <w:adjustRightInd w:val="0"/>
        <w:ind w:left="1009"/>
        <w:rPr>
          <w:kern w:val="0"/>
          <w:sz w:val="24"/>
        </w:rPr>
      </w:pPr>
    </w:p>
    <w:p w14:paraId="09E807E9">
      <w:pPr>
        <w:pStyle w:val="3"/>
        <w:numPr>
          <w:ilvl w:val="3"/>
          <w:numId w:val="0"/>
        </w:numPr>
        <w:ind w:left="851" w:leftChars="0" w:hanging="851" w:firstLineChars="0"/>
        <w:jc w:val="left"/>
      </w:pPr>
      <w:bookmarkStart w:id="610" w:name="_Toc48573735"/>
      <w:bookmarkStart w:id="611" w:name="_Toc48311938"/>
      <w:bookmarkStart w:id="612" w:name="_Toc49257650"/>
      <w:bookmarkStart w:id="613" w:name="_Toc48573597"/>
      <w:r>
        <w:rPr>
          <w:rFonts w:hint="eastAsia" w:ascii="Arial" w:hAnsi="Arial" w:eastAsia="黑体" w:cs="Times New Roman"/>
          <w:b/>
          <w:bCs/>
          <w:caps/>
          <w:kern w:val="0"/>
          <w:sz w:val="24"/>
          <w:szCs w:val="24"/>
          <w:lang w:val="en-US" w:eastAsia="zh-CN" w:bidi="ar-SA"/>
        </w:rPr>
        <w:t>8.3.4.2</w:t>
      </w:r>
      <w:r>
        <w:rPr>
          <w:rFonts w:hint="eastAsia" w:cs="Times New Roman"/>
          <w:b/>
          <w:bCs/>
          <w:caps/>
          <w:kern w:val="0"/>
          <w:sz w:val="24"/>
          <w:szCs w:val="24"/>
          <w:lang w:val="en-US" w:eastAsia="zh-CN" w:bidi="ar-SA"/>
        </w:rPr>
        <w:t xml:space="preserve"> </w:t>
      </w:r>
      <w:r>
        <w:t xml:space="preserve">Generator </w:t>
      </w:r>
      <w:r>
        <w:rPr>
          <w:rFonts w:hint="eastAsia"/>
        </w:rPr>
        <w:t xml:space="preserve">control </w:t>
      </w:r>
      <w:r>
        <w:t>panel</w:t>
      </w:r>
      <w:bookmarkEnd w:id="610"/>
      <w:bookmarkEnd w:id="611"/>
      <w:bookmarkEnd w:id="612"/>
      <w:bookmarkEnd w:id="613"/>
      <w:r>
        <w:t xml:space="preserve"> </w:t>
      </w:r>
    </w:p>
    <w:p w14:paraId="3BE80BDB">
      <w:pPr>
        <w:pStyle w:val="71"/>
        <w:ind w:left="743"/>
      </w:pPr>
      <w:r>
        <w:t>For proper operation and maintenance, the following instruments and apparatus shall be provided for each generator panel:</w:t>
      </w:r>
    </w:p>
    <w:p w14:paraId="3A1BB7CC">
      <w:pPr>
        <w:pStyle w:val="71"/>
        <w:ind w:left="743"/>
      </w:pPr>
      <w:r>
        <w:t>1 - Air circuit breaker</w:t>
      </w:r>
      <w:r>
        <w:rPr>
          <w:rFonts w:hint="eastAsia"/>
        </w:rPr>
        <w:t xml:space="preserve"> (ACB)</w:t>
      </w:r>
    </w:p>
    <w:p w14:paraId="661ECF05">
      <w:pPr>
        <w:pStyle w:val="71"/>
        <w:ind w:left="743"/>
      </w:pPr>
      <w:r>
        <w:t>1 - AC ammeter</w:t>
      </w:r>
    </w:p>
    <w:p w14:paraId="090426B2">
      <w:pPr>
        <w:pStyle w:val="71"/>
        <w:ind w:left="743"/>
      </w:pPr>
      <w:r>
        <w:t xml:space="preserve">1 - Change-over switch for AC ammeter (for each phase of generator) </w:t>
      </w:r>
    </w:p>
    <w:p w14:paraId="6D059D57">
      <w:pPr>
        <w:pStyle w:val="71"/>
        <w:ind w:left="743"/>
      </w:pPr>
      <w:r>
        <w:t>1 - AC voltmeter</w:t>
      </w:r>
    </w:p>
    <w:p w14:paraId="2B1DD8FC">
      <w:pPr>
        <w:pStyle w:val="71"/>
        <w:ind w:left="743"/>
      </w:pPr>
      <w:r>
        <w:t xml:space="preserve">1 - Change-over switch for AC voltmeter (between each line of generator) </w:t>
      </w:r>
    </w:p>
    <w:p w14:paraId="7CA4F940">
      <w:pPr>
        <w:pStyle w:val="71"/>
        <w:ind w:left="743"/>
      </w:pPr>
      <w:r>
        <w:t>1 – Power factor meter</w:t>
      </w:r>
    </w:p>
    <w:p w14:paraId="3E70805C">
      <w:pPr>
        <w:pStyle w:val="71"/>
        <w:ind w:left="743"/>
      </w:pPr>
      <w:r>
        <w:t>1 – Running hour meter</w:t>
      </w:r>
    </w:p>
    <w:p w14:paraId="14E8D731">
      <w:pPr>
        <w:pStyle w:val="71"/>
        <w:ind w:left="743"/>
      </w:pPr>
      <w:r>
        <w:t>1 - Frequency meter</w:t>
      </w:r>
    </w:p>
    <w:p w14:paraId="5857FC9E">
      <w:pPr>
        <w:pStyle w:val="71"/>
        <w:ind w:left="743"/>
      </w:pPr>
      <w:r>
        <w:t xml:space="preserve">1 - Manual voltage regulator. </w:t>
      </w:r>
    </w:p>
    <w:p w14:paraId="268E314F">
      <w:pPr>
        <w:pStyle w:val="71"/>
        <w:ind w:left="743"/>
      </w:pPr>
      <w:r>
        <w:rPr>
          <w:rFonts w:hint="eastAsia"/>
        </w:rPr>
        <w:t>1 - ACB open/close control switch (or push button)</w:t>
      </w:r>
    </w:p>
    <w:p w14:paraId="5A616F7C">
      <w:pPr>
        <w:pStyle w:val="71"/>
        <w:ind w:left="743"/>
      </w:pPr>
      <w:r>
        <w:t>1 - Switch for space heater</w:t>
      </w:r>
    </w:p>
    <w:p w14:paraId="14C2395F">
      <w:pPr>
        <w:pStyle w:val="71"/>
        <w:ind w:left="743"/>
      </w:pPr>
      <w:r>
        <w:t>1 - Generator running indicating lamp</w:t>
      </w:r>
      <w:r>
        <w:rPr>
          <w:rFonts w:hint="eastAsia"/>
        </w:rPr>
        <w:t xml:space="preserve"> </w:t>
      </w:r>
      <w:r>
        <w:t>(white)</w:t>
      </w:r>
    </w:p>
    <w:p w14:paraId="635F4B42">
      <w:pPr>
        <w:pStyle w:val="71"/>
        <w:ind w:left="743"/>
      </w:pPr>
      <w:r>
        <w:rPr>
          <w:rFonts w:hint="eastAsia"/>
        </w:rPr>
        <w:t>1 - ACB close indicating lamp (green)</w:t>
      </w:r>
    </w:p>
    <w:p w14:paraId="7AF32ED5">
      <w:pPr>
        <w:pStyle w:val="71"/>
        <w:ind w:left="743"/>
      </w:pPr>
      <w:r>
        <w:rPr>
          <w:rFonts w:hint="eastAsia"/>
        </w:rPr>
        <w:t>1 - ACB open indicating lamp (red)</w:t>
      </w:r>
      <w:r>
        <w:t xml:space="preserve"> </w:t>
      </w:r>
    </w:p>
    <w:p w14:paraId="6C4B44E5">
      <w:pPr>
        <w:pStyle w:val="71"/>
        <w:ind w:left="743"/>
      </w:pPr>
      <w:r>
        <w:t>1 - Space heater indicating lamp (orange)</w:t>
      </w:r>
    </w:p>
    <w:p w14:paraId="70E82C5B">
      <w:pPr>
        <w:pStyle w:val="71"/>
        <w:ind w:left="743"/>
      </w:pPr>
      <w:r>
        <w:t>1 - Reverse power relay</w:t>
      </w:r>
    </w:p>
    <w:p w14:paraId="73E9E2C9">
      <w:pPr>
        <w:pStyle w:val="71"/>
        <w:ind w:left="743"/>
      </w:pPr>
      <w:r>
        <w:t>1 - Running hour meter</w:t>
      </w:r>
    </w:p>
    <w:p w14:paraId="05A9E54D">
      <w:pPr>
        <w:pStyle w:val="71"/>
        <w:ind w:left="743"/>
      </w:pPr>
      <w:r>
        <w:t>1 – Diesel gen. remote control ready indicating lamp</w:t>
      </w:r>
    </w:p>
    <w:p w14:paraId="5189EBDC">
      <w:pPr>
        <w:pStyle w:val="71"/>
        <w:ind w:left="743"/>
      </w:pPr>
      <w:r>
        <w:t>1 –set of diesel gen. start/stop switch</w:t>
      </w:r>
    </w:p>
    <w:p w14:paraId="096B8D62">
      <w:pPr>
        <w:pStyle w:val="71"/>
        <w:ind w:left="743"/>
      </w:pPr>
      <w:r>
        <w:t>1 – set of power management unit</w:t>
      </w:r>
    </w:p>
    <w:p w14:paraId="66FF4FDC">
      <w:pPr>
        <w:pStyle w:val="71"/>
        <w:ind w:left="743"/>
      </w:pPr>
      <w:r>
        <w:t xml:space="preserve">1 – set of differential protection </w:t>
      </w:r>
      <w:r>
        <w:rPr>
          <w:rFonts w:hint="eastAsia"/>
        </w:rPr>
        <w:t>transformer (supplied by</w:t>
      </w:r>
      <w:r>
        <w:t xml:space="preserve"> manufacturer</w:t>
      </w:r>
      <w:r>
        <w:rPr>
          <w:rFonts w:hint="eastAsia"/>
        </w:rPr>
        <w:t>)</w:t>
      </w:r>
    </w:p>
    <w:p w14:paraId="29FC851B">
      <w:pPr>
        <w:pStyle w:val="71"/>
        <w:ind w:left="743"/>
        <w:rPr>
          <w:b/>
        </w:rPr>
      </w:pPr>
      <w:r>
        <w:rPr>
          <w:b/>
        </w:rPr>
        <w:t>1 – set standby indicator light in blue</w:t>
      </w:r>
    </w:p>
    <w:p w14:paraId="6985B5B8">
      <w:pPr>
        <w:pStyle w:val="71"/>
        <w:ind w:left="743"/>
        <w:rPr>
          <w:b/>
        </w:rPr>
      </w:pPr>
      <w:r>
        <w:rPr>
          <w:iCs/>
        </w:rPr>
        <w:t>1- Switch for External excitation and De Excitation</w:t>
      </w:r>
    </w:p>
    <w:p w14:paraId="292FE90D">
      <w:pPr>
        <w:pStyle w:val="71"/>
        <w:ind w:left="743"/>
      </w:pPr>
      <w:r>
        <w:t>E</w:t>
      </w:r>
      <w:r>
        <w:rPr>
          <w:rFonts w:hint="eastAsia"/>
        </w:rPr>
        <w:t>tc.</w:t>
      </w:r>
    </w:p>
    <w:p w14:paraId="08D3D5C1">
      <w:pPr>
        <w:pStyle w:val="71"/>
        <w:ind w:left="743"/>
      </w:pPr>
      <w:r>
        <w:t>And other necessary equipment</w:t>
      </w:r>
      <w:r>
        <w:rPr>
          <w:rFonts w:hint="eastAsia"/>
        </w:rPr>
        <w:t>;</w:t>
      </w:r>
    </w:p>
    <w:p w14:paraId="4FE3F122">
      <w:pPr>
        <w:pStyle w:val="71"/>
        <w:ind w:left="743"/>
      </w:pPr>
    </w:p>
    <w:p w14:paraId="58663F46">
      <w:pPr>
        <w:pStyle w:val="71"/>
        <w:ind w:left="743"/>
        <w:rPr>
          <w:b/>
          <w:i/>
        </w:rPr>
      </w:pPr>
      <w:r>
        <w:rPr>
          <w:rFonts w:hint="eastAsia"/>
          <w:b/>
          <w:i/>
        </w:rPr>
        <w:t>The generators system must automatically block start of Bow Thruster till the load is brought down to acceptable limits.</w:t>
      </w:r>
    </w:p>
    <w:p w14:paraId="1D79AE62">
      <w:pPr>
        <w:tabs>
          <w:tab w:val="left" w:pos="3880"/>
        </w:tabs>
        <w:autoSpaceDE w:val="0"/>
        <w:autoSpaceDN w:val="0"/>
        <w:adjustRightInd w:val="0"/>
        <w:spacing w:line="280" w:lineRule="exact"/>
        <w:ind w:left="1009"/>
        <w:rPr>
          <w:b/>
          <w:kern w:val="0"/>
          <w:sz w:val="24"/>
        </w:rPr>
      </w:pPr>
    </w:p>
    <w:p w14:paraId="09EE1D23">
      <w:pPr>
        <w:pStyle w:val="3"/>
        <w:numPr>
          <w:ilvl w:val="3"/>
          <w:numId w:val="0"/>
        </w:numPr>
        <w:ind w:left="851" w:leftChars="0" w:hanging="851" w:firstLineChars="0"/>
        <w:jc w:val="left"/>
      </w:pPr>
      <w:bookmarkStart w:id="614" w:name="_Toc48311939"/>
      <w:bookmarkStart w:id="615" w:name="_Toc48573598"/>
      <w:bookmarkStart w:id="616" w:name="_Toc48573736"/>
      <w:bookmarkStart w:id="617" w:name="_Toc49257651"/>
      <w:r>
        <w:rPr>
          <w:rFonts w:hint="eastAsia" w:ascii="Arial" w:hAnsi="Arial" w:eastAsia="黑体" w:cs="Times New Roman"/>
          <w:b/>
          <w:bCs/>
          <w:caps/>
          <w:kern w:val="0"/>
          <w:sz w:val="24"/>
          <w:szCs w:val="24"/>
          <w:lang w:val="en-US" w:eastAsia="zh-CN" w:bidi="ar-SA"/>
        </w:rPr>
        <w:t>8.3.4.3</w:t>
      </w:r>
      <w:r>
        <w:rPr>
          <w:rFonts w:hint="eastAsia" w:cs="Times New Roman"/>
          <w:b/>
          <w:bCs/>
          <w:caps/>
          <w:kern w:val="0"/>
          <w:sz w:val="24"/>
          <w:szCs w:val="24"/>
          <w:lang w:val="en-US" w:eastAsia="zh-CN" w:bidi="ar-SA"/>
        </w:rPr>
        <w:t xml:space="preserve"> </w:t>
      </w:r>
      <w:r>
        <w:t>Synchronizing Panel</w:t>
      </w:r>
      <w:bookmarkEnd w:id="614"/>
      <w:bookmarkEnd w:id="615"/>
      <w:bookmarkEnd w:id="616"/>
      <w:bookmarkEnd w:id="617"/>
    </w:p>
    <w:p w14:paraId="65D4D42C">
      <w:pPr>
        <w:tabs>
          <w:tab w:val="left" w:pos="3880"/>
        </w:tabs>
        <w:autoSpaceDE w:val="0"/>
        <w:autoSpaceDN w:val="0"/>
        <w:adjustRightInd w:val="0"/>
        <w:ind w:left="1009"/>
        <w:rPr>
          <w:kern w:val="0"/>
          <w:sz w:val="24"/>
        </w:rPr>
      </w:pPr>
    </w:p>
    <w:p w14:paraId="1261A7EF">
      <w:pPr>
        <w:pStyle w:val="71"/>
        <w:ind w:left="743"/>
      </w:pPr>
      <w:r>
        <w:t>The following apparatus shall be provided:</w:t>
      </w:r>
    </w:p>
    <w:p w14:paraId="0BC165B9">
      <w:pPr>
        <w:pStyle w:val="71"/>
        <w:ind w:left="743"/>
      </w:pPr>
      <w:r>
        <w:t>1 -Dual voltmeter and frequency meter for main bus bar and each generator with generator selection switch</w:t>
      </w:r>
    </w:p>
    <w:p w14:paraId="12396AC4">
      <w:pPr>
        <w:pStyle w:val="71"/>
        <w:ind w:left="743"/>
      </w:pPr>
      <w:r>
        <w:rPr>
          <w:rFonts w:hint="eastAsia"/>
        </w:rPr>
        <w:t>3</w:t>
      </w:r>
      <w:r>
        <w:t xml:space="preserve"> </w:t>
      </w:r>
      <w:r>
        <w:rPr>
          <w:rFonts w:hint="eastAsia"/>
        </w:rPr>
        <w:t>-</w:t>
      </w:r>
      <w:r>
        <w:t>kW meters</w:t>
      </w:r>
    </w:p>
    <w:p w14:paraId="5E5D0968">
      <w:pPr>
        <w:pStyle w:val="71"/>
        <w:ind w:left="743"/>
      </w:pPr>
      <w:r>
        <w:rPr>
          <w:rFonts w:hint="eastAsia"/>
        </w:rPr>
        <w:t>3</w:t>
      </w:r>
      <w:r>
        <w:t>-Governor control switches</w:t>
      </w:r>
    </w:p>
    <w:p w14:paraId="2F6D06DE">
      <w:pPr>
        <w:pStyle w:val="71"/>
        <w:ind w:left="743"/>
      </w:pPr>
      <w:r>
        <w:t xml:space="preserve">1 -Synchroscope with a control switch </w:t>
      </w:r>
    </w:p>
    <w:p w14:paraId="17515A7A">
      <w:pPr>
        <w:pStyle w:val="71"/>
        <w:ind w:left="743"/>
      </w:pPr>
      <w:r>
        <w:t xml:space="preserve">1 -Set of synchronizing lamp </w:t>
      </w:r>
    </w:p>
    <w:p w14:paraId="4CA6E7D7">
      <w:pPr>
        <w:pStyle w:val="71"/>
        <w:ind w:left="743"/>
      </w:pPr>
      <w:r>
        <w:t>1 -Set of stand by gen. select switch</w:t>
      </w:r>
    </w:p>
    <w:p w14:paraId="23D04651">
      <w:pPr>
        <w:pStyle w:val="71"/>
        <w:ind w:left="743"/>
      </w:pPr>
      <w:r>
        <w:t>1 –Set gen. Stand-by indicating lamp</w:t>
      </w:r>
    </w:p>
    <w:p w14:paraId="11788A39">
      <w:pPr>
        <w:pStyle w:val="71"/>
        <w:ind w:left="743"/>
      </w:pPr>
      <w:r>
        <w:t>1 –24</w:t>
      </w:r>
      <w:r>
        <w:rPr>
          <w:rFonts w:hint="eastAsia"/>
        </w:rPr>
        <w:t xml:space="preserve"> </w:t>
      </w:r>
      <w:r>
        <w:t>V DC source indicating lamp</w:t>
      </w:r>
    </w:p>
    <w:p w14:paraId="606D2566">
      <w:pPr>
        <w:pStyle w:val="71"/>
        <w:ind w:left="743"/>
      </w:pPr>
      <w:r>
        <w:t>1 –Emergency gen. running indicating lamp</w:t>
      </w:r>
    </w:p>
    <w:p w14:paraId="1546E64A">
      <w:pPr>
        <w:pStyle w:val="71"/>
        <w:ind w:left="743"/>
      </w:pPr>
      <w:r>
        <w:t>1 –Emergency gen.</w:t>
      </w:r>
      <w:r>
        <w:rPr>
          <w:rFonts w:hint="eastAsia"/>
        </w:rPr>
        <w:t xml:space="preserve"> </w:t>
      </w:r>
      <w:r>
        <w:rPr>
          <w:snapToGrid w:val="0"/>
        </w:rPr>
        <w:t>in auto mode indicating lamp</w:t>
      </w:r>
    </w:p>
    <w:p w14:paraId="5359A6F1">
      <w:pPr>
        <w:pStyle w:val="71"/>
        <w:ind w:left="743"/>
      </w:pPr>
      <w:r>
        <w:t>1 –Alarm unit</w:t>
      </w:r>
    </w:p>
    <w:p w14:paraId="24A02C2E">
      <w:pPr>
        <w:pStyle w:val="71"/>
        <w:ind w:left="743"/>
      </w:pPr>
      <w:r>
        <w:rPr>
          <w:rFonts w:hint="eastAsia"/>
        </w:rPr>
        <w:t>1 set Red lamps for the following alarm:</w:t>
      </w:r>
    </w:p>
    <w:p w14:paraId="778AD964">
      <w:pPr>
        <w:pStyle w:val="71"/>
        <w:numPr>
          <w:ilvl w:val="0"/>
          <w:numId w:val="45"/>
        </w:numPr>
        <w:kinsoku w:val="0"/>
        <w:autoSpaceDE w:val="0"/>
        <w:autoSpaceDN w:val="0"/>
        <w:adjustRightInd w:val="0"/>
        <w:spacing w:before="0" w:after="0" w:line="239" w:lineRule="auto"/>
        <w:ind w:leftChars="0" w:right="-1"/>
        <w:rPr>
          <w:iCs/>
        </w:rPr>
      </w:pPr>
      <w:r>
        <w:rPr>
          <w:iCs/>
        </w:rPr>
        <w:t>- MSB preferential &amp; emergency stop circuit source fail</w:t>
      </w:r>
    </w:p>
    <w:p w14:paraId="0D38704B">
      <w:pPr>
        <w:pStyle w:val="71"/>
        <w:numPr>
          <w:ilvl w:val="0"/>
          <w:numId w:val="45"/>
        </w:numPr>
        <w:kinsoku w:val="0"/>
        <w:autoSpaceDE w:val="0"/>
        <w:autoSpaceDN w:val="0"/>
        <w:adjustRightInd w:val="0"/>
        <w:spacing w:before="0" w:after="0" w:line="239" w:lineRule="auto"/>
        <w:ind w:leftChars="0" w:right="-1"/>
        <w:rPr>
          <w:iCs/>
        </w:rPr>
      </w:pPr>
      <w:r>
        <w:rPr>
          <w:iCs/>
        </w:rPr>
        <w:t xml:space="preserve"> Preferential trip</w:t>
      </w:r>
    </w:p>
    <w:p w14:paraId="30D172AE">
      <w:pPr>
        <w:pStyle w:val="71"/>
        <w:numPr>
          <w:ilvl w:val="0"/>
          <w:numId w:val="45"/>
        </w:numPr>
        <w:kinsoku w:val="0"/>
        <w:autoSpaceDE w:val="0"/>
        <w:autoSpaceDN w:val="0"/>
        <w:adjustRightInd w:val="0"/>
        <w:spacing w:before="0" w:after="0" w:line="239" w:lineRule="auto"/>
        <w:ind w:leftChars="0" w:right="-1"/>
        <w:rPr>
          <w:iCs/>
        </w:rPr>
      </w:pPr>
      <w:r>
        <w:rPr>
          <w:iCs/>
        </w:rPr>
        <w:t xml:space="preserve"> Low/high voltage</w:t>
      </w:r>
    </w:p>
    <w:p w14:paraId="7F4686B9">
      <w:pPr>
        <w:pStyle w:val="71"/>
        <w:numPr>
          <w:ilvl w:val="0"/>
          <w:numId w:val="45"/>
        </w:numPr>
        <w:kinsoku w:val="0"/>
        <w:autoSpaceDE w:val="0"/>
        <w:autoSpaceDN w:val="0"/>
        <w:adjustRightInd w:val="0"/>
        <w:spacing w:before="0" w:after="0" w:line="239" w:lineRule="auto"/>
        <w:ind w:leftChars="0" w:right="-1"/>
        <w:rPr>
          <w:iCs/>
        </w:rPr>
      </w:pPr>
      <w:r>
        <w:rPr>
          <w:iCs/>
        </w:rPr>
        <w:t xml:space="preserve"> Low frequency</w:t>
      </w:r>
    </w:p>
    <w:p w14:paraId="4BBE87EA">
      <w:pPr>
        <w:pStyle w:val="71"/>
        <w:numPr>
          <w:ilvl w:val="0"/>
          <w:numId w:val="45"/>
        </w:numPr>
        <w:kinsoku w:val="0"/>
        <w:autoSpaceDE w:val="0"/>
        <w:autoSpaceDN w:val="0"/>
        <w:adjustRightInd w:val="0"/>
        <w:spacing w:before="0" w:after="0" w:line="239" w:lineRule="auto"/>
        <w:ind w:leftChars="0" w:right="-1"/>
        <w:rPr>
          <w:iCs/>
        </w:rPr>
      </w:pPr>
      <w:r>
        <w:rPr>
          <w:iCs/>
        </w:rPr>
        <w:t xml:space="preserve"> Insulation low for AC 440V circuit</w:t>
      </w:r>
    </w:p>
    <w:p w14:paraId="179B8819">
      <w:pPr>
        <w:pStyle w:val="71"/>
        <w:numPr>
          <w:ilvl w:val="0"/>
          <w:numId w:val="45"/>
        </w:numPr>
        <w:kinsoku w:val="0"/>
        <w:autoSpaceDE w:val="0"/>
        <w:autoSpaceDN w:val="0"/>
        <w:adjustRightInd w:val="0"/>
        <w:spacing w:before="0" w:after="0" w:line="239" w:lineRule="auto"/>
        <w:ind w:leftChars="0" w:right="-1"/>
        <w:rPr>
          <w:iCs/>
        </w:rPr>
      </w:pPr>
      <w:r>
        <w:rPr>
          <w:iCs/>
        </w:rPr>
        <w:t xml:space="preserve"> Insulation low for AC 220V circuit in main switchboard</w:t>
      </w:r>
    </w:p>
    <w:p w14:paraId="4F982106">
      <w:pPr>
        <w:pStyle w:val="71"/>
        <w:numPr>
          <w:ilvl w:val="0"/>
          <w:numId w:val="45"/>
        </w:numPr>
        <w:kinsoku w:val="0"/>
        <w:autoSpaceDE w:val="0"/>
        <w:autoSpaceDN w:val="0"/>
        <w:adjustRightInd w:val="0"/>
        <w:spacing w:before="0" w:after="0" w:line="239" w:lineRule="auto"/>
        <w:ind w:leftChars="0" w:right="-1"/>
        <w:rPr>
          <w:iCs/>
        </w:rPr>
      </w:pPr>
      <w:r>
        <w:rPr>
          <w:iCs/>
        </w:rPr>
        <w:t>1- Lamp test switch/alarm reset button</w:t>
      </w:r>
    </w:p>
    <w:p w14:paraId="2C93A611">
      <w:pPr>
        <w:pStyle w:val="71"/>
        <w:ind w:left="743"/>
      </w:pPr>
      <w:r>
        <w:t>And other necessary equipment</w:t>
      </w:r>
      <w:r>
        <w:rPr>
          <w:rFonts w:hint="eastAsia"/>
        </w:rPr>
        <w:t>;</w:t>
      </w:r>
    </w:p>
    <w:p w14:paraId="64C39A7B">
      <w:pPr>
        <w:tabs>
          <w:tab w:val="left" w:pos="3880"/>
        </w:tabs>
        <w:autoSpaceDE w:val="0"/>
        <w:autoSpaceDN w:val="0"/>
        <w:adjustRightInd w:val="0"/>
        <w:ind w:left="1009"/>
        <w:rPr>
          <w:kern w:val="0"/>
          <w:sz w:val="24"/>
        </w:rPr>
      </w:pPr>
    </w:p>
    <w:p w14:paraId="0A82A0BE">
      <w:pPr>
        <w:pStyle w:val="3"/>
        <w:numPr>
          <w:ilvl w:val="3"/>
          <w:numId w:val="0"/>
        </w:numPr>
        <w:ind w:left="851" w:leftChars="0" w:hanging="851" w:firstLineChars="0"/>
        <w:jc w:val="left"/>
      </w:pPr>
      <w:bookmarkStart w:id="618" w:name="_Toc48573599"/>
      <w:bookmarkStart w:id="619" w:name="_Toc49257652"/>
      <w:bookmarkStart w:id="620" w:name="_Toc48311940"/>
      <w:bookmarkStart w:id="621" w:name="_Toc48573737"/>
      <w:r>
        <w:rPr>
          <w:rFonts w:hint="eastAsia" w:ascii="Arial" w:hAnsi="Arial" w:eastAsia="黑体" w:cs="Times New Roman"/>
          <w:b/>
          <w:bCs/>
          <w:caps/>
          <w:kern w:val="0"/>
          <w:sz w:val="24"/>
          <w:szCs w:val="24"/>
          <w:lang w:val="en-US" w:eastAsia="zh-CN" w:bidi="ar-SA"/>
        </w:rPr>
        <w:t>8.3.4.4</w:t>
      </w:r>
      <w:r>
        <w:rPr>
          <w:rFonts w:hint="eastAsia" w:cs="Times New Roman"/>
          <w:b/>
          <w:bCs/>
          <w:caps/>
          <w:kern w:val="0"/>
          <w:sz w:val="24"/>
          <w:szCs w:val="24"/>
          <w:lang w:val="en-US" w:eastAsia="zh-CN" w:bidi="ar-SA"/>
        </w:rPr>
        <w:t xml:space="preserve"> </w:t>
      </w:r>
      <w:r>
        <w:t>AC440 V Feeder Panel</w:t>
      </w:r>
      <w:bookmarkEnd w:id="618"/>
      <w:bookmarkEnd w:id="619"/>
      <w:bookmarkEnd w:id="620"/>
      <w:bookmarkEnd w:id="621"/>
    </w:p>
    <w:p w14:paraId="1128E687">
      <w:pPr>
        <w:pStyle w:val="71"/>
        <w:ind w:left="743"/>
      </w:pPr>
      <w:r>
        <w:t>The following device shall be provided for AC440 V feeder panel:</w:t>
      </w:r>
    </w:p>
    <w:p w14:paraId="4A1EDC83">
      <w:pPr>
        <w:pStyle w:val="71"/>
        <w:ind w:left="743"/>
      </w:pPr>
    </w:p>
    <w:p w14:paraId="58B75EA5">
      <w:pPr>
        <w:pStyle w:val="71"/>
        <w:ind w:left="743"/>
      </w:pPr>
      <w:r>
        <w:t xml:space="preserve">Necessary quantity - module case circuit breakers (MCCB) (with abt. 10% spare breakers </w:t>
      </w:r>
      <w:r>
        <w:rPr>
          <w:rFonts w:hint="eastAsia"/>
        </w:rPr>
        <w:t>for AC440V load only</w:t>
      </w:r>
      <w:r>
        <w:t>). All MCCB shall be of plug-in type.</w:t>
      </w:r>
    </w:p>
    <w:p w14:paraId="6BF020D7">
      <w:pPr>
        <w:pStyle w:val="71"/>
        <w:ind w:left="743"/>
      </w:pPr>
    </w:p>
    <w:p w14:paraId="41FC26CB">
      <w:pPr>
        <w:pStyle w:val="71"/>
        <w:ind w:left="743"/>
      </w:pPr>
      <w:r>
        <w:t>*1 -Molded case type circuit breaker</w:t>
      </w:r>
      <w:r>
        <w:rPr>
          <w:rFonts w:hint="eastAsia"/>
        </w:rPr>
        <w:t>(MCCB)</w:t>
      </w:r>
      <w:r>
        <w:t xml:space="preserve"> for shore supply</w:t>
      </w:r>
    </w:p>
    <w:p w14:paraId="54A0B978">
      <w:pPr>
        <w:pStyle w:val="71"/>
        <w:ind w:left="743"/>
      </w:pPr>
      <w:r>
        <w:t>*1 -Shore supply indicating lamp (white lamp) and kWh meter</w:t>
      </w:r>
    </w:p>
    <w:p w14:paraId="19B6C552">
      <w:pPr>
        <w:pStyle w:val="71"/>
        <w:ind w:left="743"/>
      </w:pPr>
      <w:r>
        <w:t>*1 -Insulation monitor with alarm lamp for checking AC440 V system</w:t>
      </w:r>
    </w:p>
    <w:p w14:paraId="3D5E7B64">
      <w:pPr>
        <w:pStyle w:val="71"/>
        <w:ind w:left="743"/>
      </w:pPr>
      <w:r>
        <w:t>*1-Ammeter, it will be share with other equipment.</w:t>
      </w:r>
    </w:p>
    <w:p w14:paraId="6B099FAE">
      <w:pPr>
        <w:pStyle w:val="71"/>
        <w:ind w:left="743"/>
      </w:pPr>
    </w:p>
    <w:p w14:paraId="3538247D">
      <w:pPr>
        <w:pStyle w:val="71"/>
        <w:ind w:left="743"/>
      </w:pPr>
    </w:p>
    <w:p w14:paraId="3EE0F236">
      <w:pPr>
        <w:pStyle w:val="3"/>
        <w:numPr>
          <w:ilvl w:val="3"/>
          <w:numId w:val="0"/>
        </w:numPr>
        <w:ind w:left="851" w:leftChars="0" w:hanging="851" w:firstLineChars="0"/>
        <w:jc w:val="left"/>
      </w:pPr>
      <w:bookmarkStart w:id="622" w:name="_Toc48311941"/>
      <w:bookmarkStart w:id="623" w:name="_Toc48573738"/>
      <w:bookmarkStart w:id="624" w:name="_Toc48573600"/>
      <w:bookmarkStart w:id="625" w:name="_Toc49257653"/>
      <w:r>
        <w:rPr>
          <w:rFonts w:hint="eastAsia" w:ascii="Arial" w:hAnsi="Arial" w:eastAsia="黑体" w:cs="Times New Roman"/>
          <w:b/>
          <w:bCs/>
          <w:caps/>
          <w:kern w:val="0"/>
          <w:sz w:val="24"/>
          <w:szCs w:val="24"/>
          <w:lang w:val="en-US" w:eastAsia="zh-CN" w:bidi="ar-SA"/>
        </w:rPr>
        <w:t>8.3.4.5</w:t>
      </w:r>
      <w:r>
        <w:rPr>
          <w:rFonts w:hint="eastAsia" w:cs="Times New Roman"/>
          <w:b/>
          <w:bCs/>
          <w:caps/>
          <w:kern w:val="0"/>
          <w:sz w:val="24"/>
          <w:szCs w:val="24"/>
          <w:lang w:val="en-US" w:eastAsia="zh-CN" w:bidi="ar-SA"/>
        </w:rPr>
        <w:t xml:space="preserve"> </w:t>
      </w:r>
      <w:r>
        <w:t>AC 220 V Feeder Panel</w:t>
      </w:r>
      <w:bookmarkEnd w:id="622"/>
      <w:bookmarkEnd w:id="623"/>
      <w:bookmarkEnd w:id="624"/>
      <w:bookmarkEnd w:id="625"/>
    </w:p>
    <w:p w14:paraId="037AED01">
      <w:pPr>
        <w:pStyle w:val="71"/>
        <w:ind w:left="743"/>
      </w:pPr>
      <w:r>
        <w:t>The following device shall be provided for AC 220 V feeder panel</w:t>
      </w:r>
      <w:r>
        <w:rPr>
          <w:rFonts w:hint="eastAsia"/>
        </w:rPr>
        <w:t>:</w:t>
      </w:r>
    </w:p>
    <w:p w14:paraId="4DE1CB24">
      <w:pPr>
        <w:tabs>
          <w:tab w:val="left" w:pos="3880"/>
        </w:tabs>
        <w:autoSpaceDE w:val="0"/>
        <w:autoSpaceDN w:val="0"/>
        <w:adjustRightInd w:val="0"/>
        <w:ind w:left="1009"/>
        <w:rPr>
          <w:kern w:val="0"/>
          <w:sz w:val="24"/>
        </w:rPr>
      </w:pPr>
    </w:p>
    <w:p w14:paraId="1414ACDD">
      <w:pPr>
        <w:pStyle w:val="71"/>
        <w:ind w:left="743"/>
      </w:pPr>
      <w:r>
        <w:t>Necessary quantity - M</w:t>
      </w:r>
      <w:r>
        <w:rPr>
          <w:rFonts w:hint="eastAsia"/>
        </w:rPr>
        <w:t>iniature</w:t>
      </w:r>
      <w:r>
        <w:t xml:space="preserve"> circuit breakers </w:t>
      </w:r>
      <w:r>
        <w:rPr>
          <w:rFonts w:hint="eastAsia"/>
        </w:rPr>
        <w:t xml:space="preserve">(MCB, </w:t>
      </w:r>
      <w:r>
        <w:t>with abt. 10% spare breakers based on amount of circuit breakers</w:t>
      </w:r>
      <w:r>
        <w:rPr>
          <w:rFonts w:hint="eastAsia"/>
        </w:rPr>
        <w:t xml:space="preserve"> </w:t>
      </w:r>
      <w:r>
        <w:t>on feed panel)</w:t>
      </w:r>
      <w:r>
        <w:rPr>
          <w:rFonts w:hint="eastAsia"/>
        </w:rPr>
        <w:t>;</w:t>
      </w:r>
    </w:p>
    <w:p w14:paraId="60E26B97">
      <w:pPr>
        <w:tabs>
          <w:tab w:val="left" w:pos="3880"/>
        </w:tabs>
        <w:autoSpaceDE w:val="0"/>
        <w:autoSpaceDN w:val="0"/>
        <w:adjustRightInd w:val="0"/>
        <w:ind w:left="1009"/>
        <w:rPr>
          <w:kern w:val="0"/>
          <w:sz w:val="24"/>
        </w:rPr>
      </w:pPr>
    </w:p>
    <w:p w14:paraId="7C6340A1">
      <w:pPr>
        <w:pStyle w:val="71"/>
        <w:ind w:left="743"/>
      </w:pPr>
      <w:r>
        <w:t>1 - Insulation monitor with alarm lamp for checking AC 220 V system</w:t>
      </w:r>
    </w:p>
    <w:p w14:paraId="418A3D05">
      <w:pPr>
        <w:pStyle w:val="71"/>
        <w:ind w:left="743"/>
      </w:pPr>
      <w:r>
        <w:t>1 - AC ammeter</w:t>
      </w:r>
    </w:p>
    <w:p w14:paraId="0897BFDB">
      <w:pPr>
        <w:pStyle w:val="71"/>
        <w:ind w:left="743"/>
      </w:pPr>
      <w:r>
        <w:t>1</w:t>
      </w:r>
      <w:r>
        <w:rPr>
          <w:rFonts w:hint="eastAsia"/>
        </w:rPr>
        <w:t xml:space="preserve"> </w:t>
      </w:r>
      <w:r>
        <w:t>- Change-over switch for AC ammeter (for each phase of power transformer secondary circuit)</w:t>
      </w:r>
    </w:p>
    <w:p w14:paraId="673587EE">
      <w:pPr>
        <w:pStyle w:val="71"/>
        <w:ind w:left="743"/>
      </w:pPr>
      <w:r>
        <w:t>1 - AC voltmeter</w:t>
      </w:r>
    </w:p>
    <w:p w14:paraId="71DB409F">
      <w:pPr>
        <w:pStyle w:val="71"/>
        <w:ind w:left="743"/>
      </w:pPr>
      <w:r>
        <w:t>1 - Change-over switch for AC voltmeter (between each phase of power transformer secondary circuit)</w:t>
      </w:r>
    </w:p>
    <w:p w14:paraId="26221D7A">
      <w:pPr>
        <w:pStyle w:val="71"/>
        <w:ind w:left="743"/>
      </w:pPr>
      <w:r>
        <w:t>And other necessary equipment</w:t>
      </w:r>
      <w:r>
        <w:rPr>
          <w:rFonts w:hint="eastAsia"/>
        </w:rPr>
        <w:t>;</w:t>
      </w:r>
    </w:p>
    <w:p w14:paraId="13B73B60">
      <w:pPr>
        <w:tabs>
          <w:tab w:val="left" w:pos="3880"/>
        </w:tabs>
        <w:autoSpaceDE w:val="0"/>
        <w:autoSpaceDN w:val="0"/>
        <w:adjustRightInd w:val="0"/>
        <w:ind w:left="1009"/>
        <w:rPr>
          <w:kern w:val="0"/>
          <w:sz w:val="24"/>
        </w:rPr>
      </w:pPr>
    </w:p>
    <w:p w14:paraId="68CF4F17">
      <w:pPr>
        <w:pStyle w:val="3"/>
        <w:numPr>
          <w:ilvl w:val="3"/>
          <w:numId w:val="0"/>
        </w:numPr>
        <w:ind w:left="851" w:leftChars="0" w:hanging="851" w:firstLineChars="0"/>
        <w:jc w:val="left"/>
      </w:pPr>
      <w:bookmarkStart w:id="626" w:name="_Toc48573601"/>
      <w:bookmarkStart w:id="627" w:name="_Toc48573739"/>
      <w:bookmarkStart w:id="628" w:name="_Toc48311942"/>
      <w:bookmarkStart w:id="629" w:name="_Toc49257654"/>
      <w:r>
        <w:rPr>
          <w:rFonts w:hint="eastAsia" w:ascii="Arial" w:hAnsi="Arial" w:eastAsia="黑体" w:cs="Times New Roman"/>
          <w:b/>
          <w:bCs/>
          <w:caps/>
          <w:kern w:val="0"/>
          <w:sz w:val="24"/>
          <w:szCs w:val="24"/>
          <w:lang w:val="en-US" w:eastAsia="zh-CN" w:bidi="ar-SA"/>
        </w:rPr>
        <w:t>8.3.4.6</w:t>
      </w:r>
      <w:r>
        <w:rPr>
          <w:rFonts w:hint="eastAsia" w:cs="Times New Roman"/>
          <w:b/>
          <w:bCs/>
          <w:caps/>
          <w:kern w:val="0"/>
          <w:sz w:val="24"/>
          <w:szCs w:val="24"/>
          <w:lang w:val="en-US" w:eastAsia="zh-CN" w:bidi="ar-SA"/>
        </w:rPr>
        <w:t xml:space="preserve"> </w:t>
      </w:r>
      <w:r>
        <w:t>Bow Thruster Feeder Panel</w:t>
      </w:r>
      <w:bookmarkEnd w:id="626"/>
      <w:bookmarkEnd w:id="627"/>
      <w:bookmarkEnd w:id="628"/>
      <w:bookmarkEnd w:id="629"/>
    </w:p>
    <w:p w14:paraId="73DB44EA">
      <w:pPr>
        <w:autoSpaceDE w:val="0"/>
        <w:autoSpaceDN w:val="0"/>
        <w:adjustRightInd w:val="0"/>
        <w:spacing w:before="5"/>
        <w:ind w:left="1374" w:right="-136" w:hanging="360"/>
        <w:jc w:val="left"/>
        <w:rPr>
          <w:rFonts w:eastAsia="Arial Unicode MS"/>
          <w:kern w:val="0"/>
          <w:sz w:val="24"/>
        </w:rPr>
      </w:pPr>
      <w:r>
        <w:rPr>
          <w:rFonts w:eastAsia="Arial Unicode MS"/>
          <w:kern w:val="0"/>
          <w:sz w:val="24"/>
        </w:rPr>
        <w:t>The bow thruster panel including:</w:t>
      </w:r>
    </w:p>
    <w:p w14:paraId="3500FD8B">
      <w:pPr>
        <w:autoSpaceDE w:val="0"/>
        <w:autoSpaceDN w:val="0"/>
        <w:adjustRightInd w:val="0"/>
        <w:spacing w:line="240" w:lineRule="exact"/>
        <w:ind w:left="1372" w:right="-136" w:hanging="357"/>
        <w:jc w:val="left"/>
        <w:rPr>
          <w:rFonts w:eastAsia="Arial Unicode MS"/>
          <w:kern w:val="0"/>
          <w:sz w:val="24"/>
        </w:rPr>
      </w:pPr>
    </w:p>
    <w:p w14:paraId="44F18F28">
      <w:pPr>
        <w:autoSpaceDE w:val="0"/>
        <w:autoSpaceDN w:val="0"/>
        <w:adjustRightInd w:val="0"/>
        <w:spacing w:before="5"/>
        <w:ind w:left="1374" w:right="-136" w:hanging="360"/>
        <w:jc w:val="left"/>
        <w:rPr>
          <w:rFonts w:eastAsia="Arial Unicode MS"/>
          <w:kern w:val="0"/>
          <w:sz w:val="24"/>
        </w:rPr>
      </w:pPr>
      <w:r>
        <w:rPr>
          <w:rFonts w:eastAsia="Arial Unicode MS"/>
          <w:kern w:val="0"/>
          <w:sz w:val="24"/>
        </w:rPr>
        <w:t>1 –Air circuit breaker</w:t>
      </w:r>
      <w:r>
        <w:t xml:space="preserve"> </w:t>
      </w:r>
      <w:r>
        <w:rPr>
          <w:rFonts w:eastAsia="Arial Unicode MS"/>
          <w:kern w:val="0"/>
          <w:sz w:val="24"/>
        </w:rPr>
        <w:t>(ACB) (</w:t>
      </w:r>
      <w:r>
        <w:rPr>
          <w:rFonts w:hint="eastAsia" w:eastAsia="Arial Unicode MS"/>
          <w:kern w:val="0"/>
          <w:sz w:val="24"/>
        </w:rPr>
        <w:t>draw-out</w:t>
      </w:r>
      <w:r>
        <w:rPr>
          <w:rFonts w:eastAsia="Arial Unicode MS"/>
          <w:kern w:val="0"/>
          <w:sz w:val="24"/>
        </w:rPr>
        <w:t xml:space="preserve"> type)</w:t>
      </w:r>
    </w:p>
    <w:p w14:paraId="11DE0893">
      <w:pPr>
        <w:autoSpaceDE w:val="0"/>
        <w:autoSpaceDN w:val="0"/>
        <w:adjustRightInd w:val="0"/>
        <w:spacing w:before="5"/>
        <w:ind w:left="1374" w:right="-136" w:hanging="360"/>
        <w:jc w:val="left"/>
        <w:rPr>
          <w:rFonts w:eastAsia="Arial Unicode MS"/>
          <w:kern w:val="0"/>
          <w:sz w:val="24"/>
        </w:rPr>
      </w:pPr>
      <w:r>
        <w:rPr>
          <w:rFonts w:eastAsia="Arial Unicode MS"/>
          <w:kern w:val="0"/>
          <w:sz w:val="24"/>
        </w:rPr>
        <w:t>1 –ACB open/close control switch (or push button)</w:t>
      </w:r>
    </w:p>
    <w:p w14:paraId="794361DC">
      <w:pPr>
        <w:autoSpaceDE w:val="0"/>
        <w:autoSpaceDN w:val="0"/>
        <w:adjustRightInd w:val="0"/>
        <w:spacing w:before="5"/>
        <w:ind w:left="1374" w:right="-136" w:hanging="360"/>
        <w:jc w:val="left"/>
        <w:rPr>
          <w:rFonts w:eastAsia="Arial Unicode MS"/>
          <w:kern w:val="0"/>
          <w:sz w:val="24"/>
        </w:rPr>
      </w:pPr>
      <w:r>
        <w:rPr>
          <w:rFonts w:eastAsia="Arial Unicode MS"/>
          <w:kern w:val="0"/>
          <w:sz w:val="24"/>
        </w:rPr>
        <w:t>1 –ACB close indicating lamp</w:t>
      </w:r>
    </w:p>
    <w:p w14:paraId="0EB8F554">
      <w:pPr>
        <w:autoSpaceDE w:val="0"/>
        <w:autoSpaceDN w:val="0"/>
        <w:adjustRightInd w:val="0"/>
        <w:spacing w:before="5"/>
        <w:ind w:left="1374" w:right="-136" w:hanging="360"/>
        <w:jc w:val="left"/>
        <w:rPr>
          <w:rFonts w:eastAsia="Arial Unicode MS"/>
          <w:kern w:val="0"/>
          <w:sz w:val="24"/>
        </w:rPr>
      </w:pPr>
      <w:r>
        <w:rPr>
          <w:rFonts w:eastAsia="Arial Unicode MS"/>
          <w:kern w:val="0"/>
          <w:sz w:val="24"/>
        </w:rPr>
        <w:t>1 –ACB open indicating lamp</w:t>
      </w:r>
    </w:p>
    <w:p w14:paraId="334A2D92">
      <w:pPr>
        <w:autoSpaceDE w:val="0"/>
        <w:autoSpaceDN w:val="0"/>
        <w:adjustRightInd w:val="0"/>
        <w:spacing w:before="5"/>
        <w:ind w:left="1374" w:right="-136" w:hanging="360"/>
        <w:jc w:val="left"/>
        <w:rPr>
          <w:rFonts w:eastAsia="Arial Unicode MS"/>
          <w:kern w:val="0"/>
          <w:sz w:val="24"/>
        </w:rPr>
      </w:pPr>
      <w:r>
        <w:rPr>
          <w:rFonts w:eastAsia="Arial Unicode MS"/>
          <w:kern w:val="0"/>
          <w:sz w:val="24"/>
        </w:rPr>
        <w:t>1 –Ammeter</w:t>
      </w:r>
    </w:p>
    <w:p w14:paraId="5EBCEC2C">
      <w:pPr>
        <w:autoSpaceDE w:val="0"/>
        <w:autoSpaceDN w:val="0"/>
        <w:adjustRightInd w:val="0"/>
        <w:spacing w:before="5"/>
        <w:ind w:left="1374" w:right="-136" w:hanging="360"/>
        <w:jc w:val="left"/>
        <w:rPr>
          <w:rFonts w:eastAsia="Arial Unicode MS"/>
          <w:kern w:val="0"/>
          <w:sz w:val="24"/>
        </w:rPr>
      </w:pPr>
      <w:r>
        <w:rPr>
          <w:rFonts w:eastAsia="Arial Unicode MS"/>
          <w:kern w:val="0"/>
          <w:sz w:val="24"/>
        </w:rPr>
        <w:t>And other necessary equipment</w:t>
      </w:r>
    </w:p>
    <w:p w14:paraId="13CD50A0">
      <w:pPr>
        <w:tabs>
          <w:tab w:val="left" w:pos="3880"/>
        </w:tabs>
        <w:autoSpaceDE w:val="0"/>
        <w:autoSpaceDN w:val="0"/>
        <w:adjustRightInd w:val="0"/>
        <w:ind w:left="1009"/>
        <w:rPr>
          <w:kern w:val="0"/>
          <w:sz w:val="24"/>
        </w:rPr>
      </w:pPr>
    </w:p>
    <w:p w14:paraId="5CAEC5EF">
      <w:pPr>
        <w:pStyle w:val="3"/>
        <w:numPr>
          <w:ilvl w:val="3"/>
          <w:numId w:val="0"/>
        </w:numPr>
        <w:ind w:left="851" w:leftChars="0" w:hanging="851" w:firstLineChars="0"/>
        <w:jc w:val="left"/>
      </w:pPr>
      <w:bookmarkStart w:id="630" w:name="_Toc48311943"/>
      <w:bookmarkStart w:id="631" w:name="_Toc49257655"/>
      <w:bookmarkStart w:id="632" w:name="_Toc48573740"/>
      <w:bookmarkStart w:id="633" w:name="_Toc48573602"/>
      <w:r>
        <w:rPr>
          <w:rFonts w:hint="eastAsia" w:ascii="Arial" w:hAnsi="Arial" w:eastAsia="黑体" w:cs="Times New Roman"/>
          <w:b/>
          <w:bCs/>
          <w:caps/>
          <w:kern w:val="0"/>
          <w:sz w:val="24"/>
          <w:szCs w:val="24"/>
          <w:lang w:val="en-US" w:eastAsia="zh-CN" w:bidi="ar-SA"/>
        </w:rPr>
        <w:t>8.3.4.7</w:t>
      </w:r>
      <w:r>
        <w:rPr>
          <w:rFonts w:hint="eastAsia" w:cs="Times New Roman"/>
          <w:b/>
          <w:bCs/>
          <w:caps/>
          <w:kern w:val="0"/>
          <w:sz w:val="24"/>
          <w:szCs w:val="24"/>
          <w:lang w:val="en-US" w:eastAsia="zh-CN" w:bidi="ar-SA"/>
        </w:rPr>
        <w:t xml:space="preserve"> </w:t>
      </w:r>
      <w:r>
        <w:t>Group Start Panels</w:t>
      </w:r>
      <w:bookmarkEnd w:id="630"/>
      <w:bookmarkEnd w:id="631"/>
      <w:bookmarkEnd w:id="632"/>
      <w:bookmarkEnd w:id="633"/>
    </w:p>
    <w:p w14:paraId="3957A065">
      <w:pPr>
        <w:pStyle w:val="71"/>
        <w:ind w:left="743"/>
      </w:pPr>
      <w:r>
        <w:t>The</w:t>
      </w:r>
      <w:r>
        <w:rPr>
          <w:spacing w:val="1"/>
        </w:rPr>
        <w:t xml:space="preserve"> </w:t>
      </w:r>
      <w:r>
        <w:t>starters</w:t>
      </w:r>
      <w:r>
        <w:rPr>
          <w:spacing w:val="1"/>
        </w:rPr>
        <w:t xml:space="preserve"> </w:t>
      </w:r>
      <w:r>
        <w:t>for</w:t>
      </w:r>
      <w:r>
        <w:rPr>
          <w:spacing w:val="1"/>
        </w:rPr>
        <w:t xml:space="preserve"> </w:t>
      </w:r>
      <w:r>
        <w:t>the</w:t>
      </w:r>
      <w:r>
        <w:rPr>
          <w:spacing w:val="1"/>
        </w:rPr>
        <w:t xml:space="preserve"> </w:t>
      </w:r>
      <w:r>
        <w:t>essential</w:t>
      </w:r>
      <w:r>
        <w:rPr>
          <w:spacing w:val="1"/>
        </w:rPr>
        <w:t xml:space="preserve"> </w:t>
      </w:r>
      <w:r>
        <w:t>pu</w:t>
      </w:r>
      <w:r>
        <w:rPr>
          <w:spacing w:val="-2"/>
        </w:rPr>
        <w:t>m</w:t>
      </w:r>
      <w:r>
        <w:t>ps</w:t>
      </w:r>
      <w:r>
        <w:rPr>
          <w:spacing w:val="1"/>
        </w:rPr>
        <w:t xml:space="preserve"> </w:t>
      </w:r>
      <w:r>
        <w:t>and</w:t>
      </w:r>
      <w:r>
        <w:rPr>
          <w:spacing w:val="1"/>
        </w:rPr>
        <w:t xml:space="preserve"> </w:t>
      </w:r>
      <w:r>
        <w:t>venti</w:t>
      </w:r>
      <w:r>
        <w:rPr>
          <w:spacing w:val="-3"/>
        </w:rPr>
        <w:t>l</w:t>
      </w:r>
      <w:r>
        <w:t>ators</w:t>
      </w:r>
      <w:r>
        <w:rPr>
          <w:spacing w:val="1"/>
        </w:rPr>
        <w:t xml:space="preserve"> </w:t>
      </w:r>
      <w:r>
        <w:t>in</w:t>
      </w:r>
      <w:r>
        <w:rPr>
          <w:spacing w:val="1"/>
        </w:rPr>
        <w:t xml:space="preserve"> </w:t>
      </w:r>
      <w:r>
        <w:t>the</w:t>
      </w:r>
      <w:r>
        <w:rPr>
          <w:spacing w:val="1"/>
        </w:rPr>
        <w:t xml:space="preserve"> </w:t>
      </w:r>
      <w:r>
        <w:t>engine</w:t>
      </w:r>
      <w:r>
        <w:rPr>
          <w:spacing w:val="1"/>
        </w:rPr>
        <w:t xml:space="preserve"> </w:t>
      </w:r>
      <w:r>
        <w:t>room</w:t>
      </w:r>
      <w:r>
        <w:rPr>
          <w:spacing w:val="-1"/>
        </w:rPr>
        <w:t xml:space="preserve"> </w:t>
      </w:r>
      <w:r>
        <w:t>sh</w:t>
      </w:r>
      <w:r>
        <w:rPr>
          <w:spacing w:val="1"/>
        </w:rPr>
        <w:t>a</w:t>
      </w:r>
      <w:r>
        <w:t>ll</w:t>
      </w:r>
      <w:r>
        <w:rPr>
          <w:spacing w:val="1"/>
        </w:rPr>
        <w:t xml:space="preserve"> </w:t>
      </w:r>
      <w:r>
        <w:t>be</w:t>
      </w:r>
      <w:r>
        <w:rPr>
          <w:spacing w:val="1"/>
        </w:rPr>
        <w:t xml:space="preserve"> </w:t>
      </w:r>
      <w:r>
        <w:t>asse</w:t>
      </w:r>
      <w:r>
        <w:rPr>
          <w:spacing w:val="-2"/>
        </w:rPr>
        <w:t>m</w:t>
      </w:r>
      <w:r>
        <w:rPr>
          <w:spacing w:val="1"/>
        </w:rPr>
        <w:t>b</w:t>
      </w:r>
      <w:r>
        <w:t>led into group starter panels.</w:t>
      </w:r>
      <w:r>
        <w:rPr>
          <w:spacing w:val="7"/>
        </w:rPr>
        <w:t xml:space="preserve"> </w:t>
      </w:r>
      <w:r>
        <w:rPr>
          <w:spacing w:val="-1"/>
        </w:rPr>
        <w:t xml:space="preserve">Each unit </w:t>
      </w:r>
      <w:r>
        <w:rPr>
          <w:rFonts w:hint="eastAsia"/>
          <w:spacing w:val="-1"/>
        </w:rPr>
        <w:t>(fixed type) to have circuit breaker</w:t>
      </w:r>
      <w:r>
        <w:t>, AC</w:t>
      </w:r>
      <w:r>
        <w:rPr>
          <w:spacing w:val="7"/>
        </w:rPr>
        <w:t xml:space="preserve"> </w:t>
      </w:r>
      <w:r>
        <w:t>440</w:t>
      </w:r>
      <w:r>
        <w:rPr>
          <w:rFonts w:hint="eastAsia"/>
        </w:rPr>
        <w:t>V</w:t>
      </w:r>
      <w:r>
        <w:t>/220V</w:t>
      </w:r>
      <w:r>
        <w:rPr>
          <w:spacing w:val="7"/>
        </w:rPr>
        <w:t xml:space="preserve"> </w:t>
      </w:r>
      <w:r>
        <w:t>transfor</w:t>
      </w:r>
      <w:r>
        <w:rPr>
          <w:spacing w:val="-2"/>
        </w:rPr>
        <w:t>m</w:t>
      </w:r>
      <w:r>
        <w:t>e</w:t>
      </w:r>
      <w:r>
        <w:rPr>
          <w:spacing w:val="2"/>
        </w:rPr>
        <w:t>r</w:t>
      </w:r>
      <w:r>
        <w:t>, contactor,</w:t>
      </w:r>
      <w:r>
        <w:rPr>
          <w:spacing w:val="13"/>
        </w:rPr>
        <w:t xml:space="preserve"> </w:t>
      </w:r>
      <w:r>
        <w:t>ther</w:t>
      </w:r>
      <w:r>
        <w:rPr>
          <w:spacing w:val="-2"/>
        </w:rPr>
        <w:t>m</w:t>
      </w:r>
      <w:r>
        <w:t>al</w:t>
      </w:r>
      <w:r>
        <w:rPr>
          <w:spacing w:val="13"/>
        </w:rPr>
        <w:t xml:space="preserve"> </w:t>
      </w:r>
      <w:r>
        <w:t>relay,</w:t>
      </w:r>
      <w:r>
        <w:rPr>
          <w:spacing w:val="13"/>
        </w:rPr>
        <w:t xml:space="preserve"> </w:t>
      </w:r>
      <w:r>
        <w:t>indicating</w:t>
      </w:r>
      <w:r>
        <w:rPr>
          <w:spacing w:val="13"/>
        </w:rPr>
        <w:t xml:space="preserve"> </w:t>
      </w:r>
      <w:r>
        <w:t>pilot,</w:t>
      </w:r>
      <w:r>
        <w:rPr>
          <w:spacing w:val="13"/>
        </w:rPr>
        <w:t xml:space="preserve"> </w:t>
      </w:r>
      <w:r>
        <w:t>push</w:t>
      </w:r>
      <w:r>
        <w:rPr>
          <w:spacing w:val="13"/>
        </w:rPr>
        <w:t xml:space="preserve"> </w:t>
      </w:r>
      <w:r>
        <w:t>buttons,</w:t>
      </w:r>
      <w:r>
        <w:rPr>
          <w:spacing w:val="13"/>
        </w:rPr>
        <w:t xml:space="preserve"> </w:t>
      </w:r>
      <w:r>
        <w:t>a</w:t>
      </w:r>
      <w:r>
        <w:rPr>
          <w:spacing w:val="-2"/>
        </w:rPr>
        <w:t>mm</w:t>
      </w:r>
      <w:r>
        <w:rPr>
          <w:spacing w:val="1"/>
        </w:rPr>
        <w:t>e</w:t>
      </w:r>
      <w:r>
        <w:t>ter</w:t>
      </w:r>
      <w:r>
        <w:rPr>
          <w:spacing w:val="13"/>
        </w:rPr>
        <w:t xml:space="preserve"> </w:t>
      </w:r>
      <w:r>
        <w:t>and</w:t>
      </w:r>
      <w:r>
        <w:rPr>
          <w:spacing w:val="13"/>
        </w:rPr>
        <w:t xml:space="preserve"> </w:t>
      </w:r>
      <w:r>
        <w:t>running</w:t>
      </w:r>
      <w:r>
        <w:rPr>
          <w:spacing w:val="13"/>
        </w:rPr>
        <w:t xml:space="preserve"> </w:t>
      </w:r>
      <w:r>
        <w:t>hour</w:t>
      </w:r>
      <w:r>
        <w:rPr>
          <w:spacing w:val="13"/>
        </w:rPr>
        <w:t xml:space="preserve"> </w:t>
      </w:r>
      <w:r>
        <w:rPr>
          <w:spacing w:val="-2"/>
        </w:rPr>
        <w:t>m</w:t>
      </w:r>
      <w:r>
        <w:t>eter etc.</w:t>
      </w:r>
      <w:r>
        <w:rPr>
          <w:rFonts w:hint="eastAsia"/>
        </w:rPr>
        <w:t xml:space="preserve"> which to be of fixed type.</w:t>
      </w:r>
    </w:p>
    <w:p w14:paraId="32CB2014">
      <w:pPr>
        <w:tabs>
          <w:tab w:val="left" w:pos="3880"/>
        </w:tabs>
        <w:autoSpaceDE w:val="0"/>
        <w:autoSpaceDN w:val="0"/>
        <w:adjustRightInd w:val="0"/>
        <w:spacing w:line="240" w:lineRule="exact"/>
        <w:ind w:left="1009"/>
        <w:rPr>
          <w:kern w:val="0"/>
          <w:sz w:val="24"/>
        </w:rPr>
      </w:pPr>
    </w:p>
    <w:p w14:paraId="52CA50F5">
      <w:pPr>
        <w:pStyle w:val="71"/>
        <w:ind w:left="743"/>
      </w:pPr>
      <w:r>
        <w:t>Automation change-over function shall be provided for primary essential duplicate pumps.</w:t>
      </w:r>
    </w:p>
    <w:p w14:paraId="6F74D1D8">
      <w:pPr>
        <w:tabs>
          <w:tab w:val="left" w:pos="3880"/>
        </w:tabs>
        <w:autoSpaceDE w:val="0"/>
        <w:autoSpaceDN w:val="0"/>
        <w:adjustRightInd w:val="0"/>
        <w:spacing w:line="240" w:lineRule="exact"/>
        <w:ind w:left="1009"/>
        <w:rPr>
          <w:kern w:val="0"/>
          <w:sz w:val="24"/>
        </w:rPr>
      </w:pPr>
    </w:p>
    <w:p w14:paraId="553CEC21">
      <w:pPr>
        <w:pStyle w:val="71"/>
        <w:ind w:left="743"/>
      </w:pPr>
      <w:r>
        <w:rPr>
          <w:rFonts w:hint="eastAsia"/>
        </w:rPr>
        <w:t>T</w:t>
      </w:r>
      <w:r>
        <w:t>h</w:t>
      </w:r>
      <w:r>
        <w:rPr>
          <w:rFonts w:hint="eastAsia"/>
        </w:rPr>
        <w:t>e exact item and layout of starter unit shall be determined later during detail design.</w:t>
      </w:r>
    </w:p>
    <w:p w14:paraId="2C2DF645">
      <w:pPr>
        <w:pStyle w:val="71"/>
        <w:ind w:left="743"/>
      </w:pPr>
    </w:p>
    <w:p w14:paraId="0C35D735">
      <w:pPr>
        <w:pStyle w:val="71"/>
        <w:spacing w:before="240"/>
        <w:ind w:left="743"/>
        <w:rPr>
          <w:b/>
        </w:rPr>
      </w:pPr>
      <w:r>
        <w:rPr>
          <w:b/>
        </w:rPr>
        <w:t>Following items to be agreed for detail design:</w:t>
      </w:r>
    </w:p>
    <w:p w14:paraId="6D215542">
      <w:pPr>
        <w:pStyle w:val="71"/>
        <w:spacing w:before="240"/>
        <w:ind w:left="743"/>
        <w:rPr>
          <w:b/>
        </w:rPr>
      </w:pPr>
      <w:r>
        <w:rPr>
          <w:b/>
        </w:rPr>
        <w:t>The main switch is to be lockable by pad lock (to inhibit start).</w:t>
      </w:r>
    </w:p>
    <w:p w14:paraId="0524E37D">
      <w:pPr>
        <w:pStyle w:val="71"/>
        <w:spacing w:before="240"/>
        <w:ind w:left="743"/>
        <w:rPr>
          <w:b/>
        </w:rPr>
      </w:pPr>
      <w:r>
        <w:rPr>
          <w:b/>
        </w:rPr>
        <w:t>When starter is not visible at the motor, a separate start/stop switch shall be installed near the motor.</w:t>
      </w:r>
    </w:p>
    <w:p w14:paraId="19CF2FCE">
      <w:pPr>
        <w:pStyle w:val="71"/>
        <w:spacing w:before="240"/>
        <w:ind w:left="743"/>
        <w:rPr>
          <w:b/>
        </w:rPr>
      </w:pPr>
      <w:r>
        <w:rPr>
          <w:b/>
        </w:rPr>
        <w:t>Starters for redundant motors shall be installed in different GSP’s, supplied from the different sections of the main switchboard.</w:t>
      </w:r>
    </w:p>
    <w:p w14:paraId="791D66DB">
      <w:pPr>
        <w:pStyle w:val="71"/>
        <w:ind w:left="743"/>
      </w:pPr>
    </w:p>
    <w:p w14:paraId="1C8C82EB">
      <w:pPr>
        <w:pStyle w:val="3"/>
        <w:numPr>
          <w:ilvl w:val="2"/>
          <w:numId w:val="0"/>
        </w:numPr>
        <w:ind w:left="709" w:leftChars="0" w:hanging="709" w:firstLineChars="0"/>
        <w:jc w:val="left"/>
      </w:pPr>
      <w:bookmarkStart w:id="634" w:name="_Toc48573603"/>
      <w:bookmarkStart w:id="635" w:name="_Toc49257656"/>
      <w:bookmarkStart w:id="636" w:name="_Toc48311944"/>
      <w:bookmarkStart w:id="637" w:name="_Toc48573741"/>
      <w:bookmarkStart w:id="638" w:name="_Toc5724000"/>
      <w:r>
        <w:rPr>
          <w:rFonts w:hint="eastAsia" w:ascii="Arial" w:hAnsi="Arial" w:eastAsia="黑体" w:cs="Times New Roman"/>
          <w:b/>
          <w:bCs/>
          <w:caps/>
          <w:kern w:val="0"/>
          <w:sz w:val="24"/>
          <w:szCs w:val="24"/>
          <w:lang w:val="en-US" w:eastAsia="zh-CN" w:bidi="ar-SA"/>
        </w:rPr>
        <w:t>8.3.5</w:t>
      </w:r>
      <w:r>
        <w:rPr>
          <w:rFonts w:hint="eastAsia" w:cs="Times New Roman"/>
          <w:b/>
          <w:bCs/>
          <w:caps/>
          <w:kern w:val="0"/>
          <w:sz w:val="24"/>
          <w:szCs w:val="24"/>
          <w:lang w:val="en-US" w:eastAsia="zh-CN" w:bidi="ar-SA"/>
        </w:rPr>
        <w:t xml:space="preserve"> </w:t>
      </w:r>
      <w:r>
        <w:t>EMERGENCY SWITCHBOARD</w:t>
      </w:r>
      <w:bookmarkEnd w:id="634"/>
      <w:bookmarkEnd w:id="635"/>
      <w:bookmarkEnd w:id="636"/>
      <w:bookmarkEnd w:id="637"/>
      <w:bookmarkEnd w:id="638"/>
    </w:p>
    <w:p w14:paraId="5FF437F1">
      <w:pPr>
        <w:spacing w:line="0" w:lineRule="atLeast"/>
        <w:ind w:left="958" w:leftChars="456"/>
        <w:rPr>
          <w:sz w:val="24"/>
        </w:rPr>
      </w:pPr>
      <w:r>
        <w:rPr>
          <w:sz w:val="24"/>
        </w:rPr>
        <w:t xml:space="preserve">In case that the contents in the following </w:t>
      </w:r>
      <w:r>
        <w:rPr>
          <w:rFonts w:hint="eastAsia"/>
          <w:sz w:val="24"/>
        </w:rPr>
        <w:t>each panel</w:t>
      </w:r>
      <w:r>
        <w:rPr>
          <w:sz w:val="24"/>
        </w:rPr>
        <w:t xml:space="preserve"> of this section differ from </w:t>
      </w:r>
      <w:r>
        <w:t>manufacturer's</w:t>
      </w:r>
      <w:r>
        <w:rPr>
          <w:sz w:val="24"/>
        </w:rPr>
        <w:t xml:space="preserve"> standard for specific equipment, </w:t>
      </w:r>
      <w:r>
        <w:rPr>
          <w:rFonts w:hint="eastAsia"/>
        </w:rPr>
        <w:t>M</w:t>
      </w:r>
      <w:r>
        <w:t>anufacturer's</w:t>
      </w:r>
      <w:r>
        <w:rPr>
          <w:rFonts w:hint="eastAsia"/>
          <w:sz w:val="24"/>
        </w:rPr>
        <w:t xml:space="preserve"> </w:t>
      </w:r>
      <w:r>
        <w:rPr>
          <w:sz w:val="24"/>
        </w:rPr>
        <w:t>standard shall be applied in general.</w:t>
      </w:r>
    </w:p>
    <w:p w14:paraId="5E770B1F">
      <w:pPr>
        <w:tabs>
          <w:tab w:val="left" w:pos="3880"/>
        </w:tabs>
        <w:autoSpaceDE w:val="0"/>
        <w:autoSpaceDN w:val="0"/>
        <w:adjustRightInd w:val="0"/>
        <w:ind w:left="1009"/>
        <w:rPr>
          <w:kern w:val="0"/>
          <w:sz w:val="24"/>
        </w:rPr>
      </w:pPr>
    </w:p>
    <w:p w14:paraId="42FEFD64">
      <w:pPr>
        <w:spacing w:line="0" w:lineRule="atLeast"/>
        <w:ind w:left="958" w:leftChars="456"/>
        <w:rPr>
          <w:sz w:val="24"/>
        </w:rPr>
      </w:pPr>
      <w:r>
        <w:rPr>
          <w:sz w:val="24"/>
        </w:rPr>
        <w:t>Emergency switchboard shall be installed in emergency generator room.</w:t>
      </w:r>
    </w:p>
    <w:p w14:paraId="27FA1A2F">
      <w:pPr>
        <w:tabs>
          <w:tab w:val="left" w:pos="3880"/>
        </w:tabs>
        <w:autoSpaceDE w:val="0"/>
        <w:autoSpaceDN w:val="0"/>
        <w:adjustRightInd w:val="0"/>
        <w:ind w:left="1009"/>
        <w:rPr>
          <w:kern w:val="0"/>
          <w:sz w:val="24"/>
        </w:rPr>
      </w:pPr>
    </w:p>
    <w:p w14:paraId="6F392599">
      <w:pPr>
        <w:pStyle w:val="71"/>
        <w:ind w:left="743"/>
      </w:pPr>
      <w:r>
        <w:t>In</w:t>
      </w:r>
      <w:r>
        <w:rPr>
          <w:spacing w:val="18"/>
        </w:rPr>
        <w:t xml:space="preserve"> </w:t>
      </w:r>
      <w:r>
        <w:t>principle,</w:t>
      </w:r>
      <w:r>
        <w:rPr>
          <w:spacing w:val="18"/>
        </w:rPr>
        <w:t xml:space="preserve"> </w:t>
      </w:r>
      <w:r>
        <w:t>the</w:t>
      </w:r>
      <w:r>
        <w:rPr>
          <w:spacing w:val="18"/>
        </w:rPr>
        <w:t xml:space="preserve"> </w:t>
      </w:r>
      <w:r>
        <w:t>construction</w:t>
      </w:r>
      <w:r>
        <w:rPr>
          <w:spacing w:val="17"/>
        </w:rPr>
        <w:t xml:space="preserve"> </w:t>
      </w:r>
      <w:r>
        <w:t>of</w:t>
      </w:r>
      <w:r>
        <w:rPr>
          <w:spacing w:val="18"/>
        </w:rPr>
        <w:t xml:space="preserve"> </w:t>
      </w:r>
      <w:r>
        <w:t>the</w:t>
      </w:r>
      <w:r>
        <w:rPr>
          <w:spacing w:val="18"/>
        </w:rPr>
        <w:t xml:space="preserve"> </w:t>
      </w:r>
      <w:r>
        <w:t>e</w:t>
      </w:r>
      <w:r>
        <w:rPr>
          <w:spacing w:val="-2"/>
        </w:rPr>
        <w:t>m</w:t>
      </w:r>
      <w:r>
        <w:t>ergency</w:t>
      </w:r>
      <w:r>
        <w:rPr>
          <w:spacing w:val="18"/>
        </w:rPr>
        <w:t xml:space="preserve"> </w:t>
      </w:r>
      <w:r>
        <w:t>switchboard</w:t>
      </w:r>
      <w:r>
        <w:rPr>
          <w:spacing w:val="18"/>
        </w:rPr>
        <w:t xml:space="preserve"> </w:t>
      </w:r>
      <w:r>
        <w:t>s</w:t>
      </w:r>
      <w:r>
        <w:rPr>
          <w:spacing w:val="-1"/>
        </w:rPr>
        <w:t>h</w:t>
      </w:r>
      <w:r>
        <w:t>all</w:t>
      </w:r>
      <w:r>
        <w:rPr>
          <w:spacing w:val="18"/>
        </w:rPr>
        <w:t xml:space="preserve"> </w:t>
      </w:r>
      <w:r>
        <w:t>be</w:t>
      </w:r>
      <w:r>
        <w:rPr>
          <w:spacing w:val="18"/>
        </w:rPr>
        <w:t xml:space="preserve"> </w:t>
      </w:r>
      <w:r>
        <w:t>similar</w:t>
      </w:r>
      <w:r>
        <w:rPr>
          <w:spacing w:val="18"/>
        </w:rPr>
        <w:t xml:space="preserve"> </w:t>
      </w:r>
      <w:r>
        <w:t>to</w:t>
      </w:r>
      <w:r>
        <w:rPr>
          <w:spacing w:val="18"/>
        </w:rPr>
        <w:t xml:space="preserve"> </w:t>
      </w:r>
      <w:r>
        <w:t>the</w:t>
      </w:r>
      <w:r>
        <w:rPr>
          <w:spacing w:val="18"/>
        </w:rPr>
        <w:t xml:space="preserve"> </w:t>
      </w:r>
      <w:r>
        <w:rPr>
          <w:spacing w:val="-2"/>
        </w:rPr>
        <w:t>m</w:t>
      </w:r>
      <w:r>
        <w:t>ain switchboard</w:t>
      </w:r>
      <w:r>
        <w:rPr>
          <w:rFonts w:hint="eastAsia"/>
        </w:rPr>
        <w:t>, but service access at front.</w:t>
      </w:r>
    </w:p>
    <w:p w14:paraId="7791D331">
      <w:pPr>
        <w:tabs>
          <w:tab w:val="left" w:pos="3880"/>
        </w:tabs>
        <w:autoSpaceDE w:val="0"/>
        <w:autoSpaceDN w:val="0"/>
        <w:adjustRightInd w:val="0"/>
        <w:ind w:left="1009"/>
        <w:rPr>
          <w:kern w:val="0"/>
          <w:sz w:val="24"/>
        </w:rPr>
      </w:pPr>
    </w:p>
    <w:p w14:paraId="60FD613A">
      <w:pPr>
        <w:pStyle w:val="71"/>
        <w:ind w:left="743"/>
      </w:pPr>
      <w:r>
        <w:t>The</w:t>
      </w:r>
      <w:r>
        <w:rPr>
          <w:spacing w:val="16"/>
        </w:rPr>
        <w:t xml:space="preserve"> </w:t>
      </w:r>
      <w:r>
        <w:rPr>
          <w:spacing w:val="1"/>
        </w:rPr>
        <w:t>e</w:t>
      </w:r>
      <w:r>
        <w:rPr>
          <w:spacing w:val="-2"/>
        </w:rPr>
        <w:t>m</w:t>
      </w:r>
      <w:r>
        <w:t>ergency</w:t>
      </w:r>
      <w:r>
        <w:rPr>
          <w:spacing w:val="16"/>
        </w:rPr>
        <w:t xml:space="preserve"> </w:t>
      </w:r>
      <w:r>
        <w:t>generator</w:t>
      </w:r>
      <w:r>
        <w:rPr>
          <w:spacing w:val="16"/>
        </w:rPr>
        <w:t xml:space="preserve"> </w:t>
      </w:r>
      <w:r>
        <w:t>shall</w:t>
      </w:r>
      <w:r>
        <w:rPr>
          <w:spacing w:val="16"/>
        </w:rPr>
        <w:t xml:space="preserve"> </w:t>
      </w:r>
      <w:r>
        <w:t>be</w:t>
      </w:r>
      <w:r>
        <w:rPr>
          <w:spacing w:val="16"/>
        </w:rPr>
        <w:t xml:space="preserve"> </w:t>
      </w:r>
      <w:r>
        <w:t>protected</w:t>
      </w:r>
      <w:r>
        <w:rPr>
          <w:spacing w:val="14"/>
        </w:rPr>
        <w:t xml:space="preserve"> </w:t>
      </w:r>
      <w:r>
        <w:t>by</w:t>
      </w:r>
      <w:r>
        <w:rPr>
          <w:spacing w:val="15"/>
        </w:rPr>
        <w:t xml:space="preserve"> </w:t>
      </w:r>
      <w:r>
        <w:t>a</w:t>
      </w:r>
      <w:r>
        <w:rPr>
          <w:spacing w:val="15"/>
        </w:rPr>
        <w:t xml:space="preserve"> </w:t>
      </w:r>
      <w:r>
        <w:t>three-pole</w:t>
      </w:r>
      <w:r>
        <w:rPr>
          <w:spacing w:val="15"/>
        </w:rPr>
        <w:t xml:space="preserve"> </w:t>
      </w:r>
      <w:r>
        <w:t>air</w:t>
      </w:r>
      <w:r>
        <w:rPr>
          <w:spacing w:val="15"/>
        </w:rPr>
        <w:t xml:space="preserve"> </w:t>
      </w:r>
      <w:r>
        <w:t>circuit</w:t>
      </w:r>
      <w:r>
        <w:rPr>
          <w:spacing w:val="16"/>
        </w:rPr>
        <w:t xml:space="preserve"> </w:t>
      </w:r>
      <w:r>
        <w:t>breaker (ACB),</w:t>
      </w:r>
      <w:r>
        <w:rPr>
          <w:spacing w:val="16"/>
        </w:rPr>
        <w:t xml:space="preserve"> </w:t>
      </w:r>
      <w:r>
        <w:t>which</w:t>
      </w:r>
      <w:r>
        <w:rPr>
          <w:spacing w:val="16"/>
        </w:rPr>
        <w:t xml:space="preserve"> </w:t>
      </w:r>
      <w:r>
        <w:t>to</w:t>
      </w:r>
      <w:r>
        <w:rPr>
          <w:rFonts w:hint="eastAsia"/>
        </w:rPr>
        <w:t xml:space="preserve"> </w:t>
      </w:r>
      <w:r>
        <w:t>be of</w:t>
      </w:r>
      <w:r>
        <w:rPr>
          <w:rFonts w:hint="eastAsia"/>
        </w:rPr>
        <w:t xml:space="preserve"> draw-out</w:t>
      </w:r>
      <w:r>
        <w:t xml:space="preserve"> type.</w:t>
      </w:r>
    </w:p>
    <w:p w14:paraId="14EF9F65">
      <w:pPr>
        <w:tabs>
          <w:tab w:val="left" w:pos="3880"/>
        </w:tabs>
        <w:autoSpaceDE w:val="0"/>
        <w:autoSpaceDN w:val="0"/>
        <w:adjustRightInd w:val="0"/>
        <w:ind w:left="1009"/>
        <w:rPr>
          <w:kern w:val="0"/>
          <w:sz w:val="24"/>
        </w:rPr>
      </w:pPr>
    </w:p>
    <w:p w14:paraId="119A2B05">
      <w:pPr>
        <w:pStyle w:val="71"/>
        <w:ind w:left="743"/>
      </w:pPr>
      <w:r>
        <w:t>Interlock circuit shall be provided</w:t>
      </w:r>
      <w:r>
        <w:rPr>
          <w:spacing w:val="-12"/>
        </w:rPr>
        <w:t xml:space="preserve"> </w:t>
      </w:r>
      <w:r>
        <w:t>between</w:t>
      </w:r>
      <w:r>
        <w:rPr>
          <w:spacing w:val="-14"/>
        </w:rPr>
        <w:t xml:space="preserve"> </w:t>
      </w:r>
      <w:r>
        <w:t>emergency generator ACB and the space heater</w:t>
      </w:r>
      <w:r>
        <w:rPr>
          <w:spacing w:val="-1"/>
        </w:rPr>
        <w:t xml:space="preserve"> </w:t>
      </w:r>
      <w:r>
        <w:t>circuit.</w:t>
      </w:r>
    </w:p>
    <w:p w14:paraId="0C3C6CD3">
      <w:pPr>
        <w:pStyle w:val="71"/>
        <w:ind w:left="743"/>
      </w:pPr>
    </w:p>
    <w:p w14:paraId="7338CDD9">
      <w:pPr>
        <w:pStyle w:val="71"/>
        <w:ind w:left="743"/>
        <w:rPr>
          <w:b/>
        </w:rPr>
      </w:pPr>
      <w:r>
        <w:rPr>
          <w:b/>
        </w:rPr>
        <w:t>A socket of portable welding machine shall be supplied in the ECR, which shall be powered from the ESB.</w:t>
      </w:r>
    </w:p>
    <w:p w14:paraId="5458D848">
      <w:pPr>
        <w:tabs>
          <w:tab w:val="left" w:pos="3880"/>
        </w:tabs>
        <w:autoSpaceDE w:val="0"/>
        <w:autoSpaceDN w:val="0"/>
        <w:adjustRightInd w:val="0"/>
        <w:ind w:left="1009"/>
        <w:rPr>
          <w:kern w:val="0"/>
          <w:sz w:val="24"/>
        </w:rPr>
      </w:pPr>
    </w:p>
    <w:p w14:paraId="73877FBD">
      <w:pPr>
        <w:pStyle w:val="71"/>
        <w:ind w:left="743"/>
      </w:pPr>
      <w:r>
        <w:t>The switchboard shall be consisted of the following:</w:t>
      </w:r>
    </w:p>
    <w:p w14:paraId="296CCC90">
      <w:pPr>
        <w:tabs>
          <w:tab w:val="left" w:pos="3880"/>
        </w:tabs>
        <w:autoSpaceDE w:val="0"/>
        <w:autoSpaceDN w:val="0"/>
        <w:adjustRightInd w:val="0"/>
        <w:ind w:left="1009"/>
        <w:rPr>
          <w:kern w:val="0"/>
          <w:sz w:val="24"/>
        </w:rPr>
      </w:pPr>
    </w:p>
    <w:p w14:paraId="44A9E847">
      <w:pPr>
        <w:pStyle w:val="3"/>
        <w:numPr>
          <w:ilvl w:val="3"/>
          <w:numId w:val="0"/>
        </w:numPr>
        <w:ind w:left="851" w:leftChars="0" w:hanging="851" w:firstLineChars="0"/>
        <w:jc w:val="left"/>
      </w:pPr>
      <w:bookmarkStart w:id="639" w:name="_Toc48573604"/>
      <w:bookmarkStart w:id="640" w:name="_Toc48573742"/>
      <w:bookmarkStart w:id="641" w:name="_Toc49257657"/>
      <w:bookmarkStart w:id="642" w:name="_Toc48311945"/>
      <w:r>
        <w:rPr>
          <w:rFonts w:hint="eastAsia" w:ascii="Arial" w:hAnsi="Arial" w:eastAsia="黑体" w:cs="Times New Roman"/>
          <w:b/>
          <w:bCs/>
          <w:caps/>
          <w:kern w:val="0"/>
          <w:sz w:val="24"/>
          <w:szCs w:val="24"/>
          <w:lang w:val="en-US" w:eastAsia="zh-CN" w:bidi="ar-SA"/>
        </w:rPr>
        <w:t>8.3.5.1</w:t>
      </w:r>
      <w:r>
        <w:rPr>
          <w:rFonts w:hint="eastAsia" w:cs="Times New Roman"/>
          <w:b/>
          <w:bCs/>
          <w:caps/>
          <w:kern w:val="0"/>
          <w:sz w:val="24"/>
          <w:szCs w:val="24"/>
          <w:lang w:val="en-US" w:eastAsia="zh-CN" w:bidi="ar-SA"/>
        </w:rPr>
        <w:t xml:space="preserve"> </w:t>
      </w:r>
      <w:r>
        <w:t>Generator Panel</w:t>
      </w:r>
      <w:bookmarkEnd w:id="639"/>
      <w:bookmarkEnd w:id="640"/>
      <w:bookmarkEnd w:id="641"/>
      <w:bookmarkEnd w:id="642"/>
      <w:r>
        <w:rPr>
          <w:rFonts w:hint="eastAsia"/>
        </w:rPr>
        <w:t xml:space="preserve"> </w:t>
      </w:r>
    </w:p>
    <w:p w14:paraId="2F82C846">
      <w:pPr>
        <w:autoSpaceDE w:val="0"/>
        <w:autoSpaceDN w:val="0"/>
        <w:adjustRightInd w:val="0"/>
        <w:spacing w:line="280" w:lineRule="exact"/>
        <w:ind w:left="1009" w:right="-23"/>
        <w:jc w:val="left"/>
        <w:rPr>
          <w:rFonts w:eastAsia="Arial Unicode MS"/>
          <w:kern w:val="0"/>
          <w:sz w:val="24"/>
        </w:rPr>
      </w:pPr>
      <w:r>
        <w:rPr>
          <w:rFonts w:eastAsia="Arial Unicode MS"/>
          <w:kern w:val="0"/>
          <w:sz w:val="24"/>
        </w:rPr>
        <w:t>1 -Air circuit breaker</w:t>
      </w:r>
      <w:r>
        <w:rPr>
          <w:rFonts w:hint="eastAsia" w:eastAsia="Arial Unicode MS"/>
          <w:kern w:val="0"/>
          <w:sz w:val="24"/>
        </w:rPr>
        <w:t xml:space="preserve"> (ACB) (</w:t>
      </w:r>
      <w:r>
        <w:rPr>
          <w:rFonts w:hint="eastAsia"/>
        </w:rPr>
        <w:t>draw-out</w:t>
      </w:r>
      <w:r>
        <w:rPr>
          <w:rFonts w:eastAsia="Arial Unicode MS"/>
          <w:kern w:val="0"/>
          <w:sz w:val="24"/>
        </w:rPr>
        <w:t xml:space="preserve"> type</w:t>
      </w:r>
      <w:r>
        <w:rPr>
          <w:rFonts w:hint="eastAsia" w:eastAsia="Arial Unicode MS"/>
          <w:kern w:val="0"/>
          <w:sz w:val="24"/>
        </w:rPr>
        <w:t>)</w:t>
      </w:r>
    </w:p>
    <w:p w14:paraId="64038E38">
      <w:pPr>
        <w:autoSpaceDE w:val="0"/>
        <w:autoSpaceDN w:val="0"/>
        <w:adjustRightInd w:val="0"/>
        <w:spacing w:line="280" w:lineRule="exact"/>
        <w:ind w:left="1009" w:right="-23"/>
        <w:jc w:val="left"/>
        <w:rPr>
          <w:rFonts w:eastAsia="Arial Unicode MS"/>
          <w:kern w:val="0"/>
          <w:sz w:val="24"/>
        </w:rPr>
      </w:pPr>
      <w:r>
        <w:rPr>
          <w:rFonts w:eastAsia="Arial Unicode MS"/>
          <w:kern w:val="0"/>
          <w:sz w:val="24"/>
        </w:rPr>
        <w:t>1 -AC ammeter</w:t>
      </w:r>
    </w:p>
    <w:p w14:paraId="5AB81A55">
      <w:pPr>
        <w:autoSpaceDE w:val="0"/>
        <w:autoSpaceDN w:val="0"/>
        <w:adjustRightInd w:val="0"/>
        <w:spacing w:line="280" w:lineRule="exact"/>
        <w:ind w:left="1009" w:right="-23"/>
        <w:jc w:val="left"/>
        <w:rPr>
          <w:rFonts w:eastAsia="Arial Unicode MS"/>
          <w:kern w:val="0"/>
          <w:sz w:val="24"/>
        </w:rPr>
      </w:pPr>
      <w:r>
        <w:rPr>
          <w:rFonts w:eastAsia="Arial Unicode MS"/>
          <w:kern w:val="0"/>
          <w:sz w:val="24"/>
        </w:rPr>
        <w:t xml:space="preserve">1 -Change-over switch </w:t>
      </w:r>
      <w:r>
        <w:rPr>
          <w:rFonts w:eastAsia="Arial Unicode MS"/>
          <w:spacing w:val="-2"/>
          <w:kern w:val="0"/>
          <w:sz w:val="24"/>
        </w:rPr>
        <w:t>f</w:t>
      </w:r>
      <w:r>
        <w:rPr>
          <w:rFonts w:eastAsia="Arial Unicode MS"/>
          <w:kern w:val="0"/>
          <w:sz w:val="24"/>
        </w:rPr>
        <w:t xml:space="preserve">or AC </w:t>
      </w:r>
      <w:r>
        <w:rPr>
          <w:rFonts w:eastAsia="Arial Unicode MS"/>
          <w:spacing w:val="2"/>
          <w:kern w:val="0"/>
          <w:sz w:val="24"/>
        </w:rPr>
        <w:t>a</w:t>
      </w:r>
      <w:r>
        <w:rPr>
          <w:rFonts w:eastAsia="Arial Unicode MS"/>
          <w:kern w:val="0"/>
          <w:sz w:val="24"/>
        </w:rPr>
        <w:t>mmet</w:t>
      </w:r>
      <w:r>
        <w:rPr>
          <w:rFonts w:eastAsia="Arial Unicode MS"/>
          <w:spacing w:val="-2"/>
          <w:kern w:val="0"/>
          <w:sz w:val="24"/>
        </w:rPr>
        <w:t>e</w:t>
      </w:r>
      <w:r>
        <w:rPr>
          <w:rFonts w:eastAsia="Arial Unicode MS"/>
          <w:kern w:val="0"/>
          <w:sz w:val="24"/>
        </w:rPr>
        <w:t>r (for each phase of generator)</w:t>
      </w:r>
    </w:p>
    <w:p w14:paraId="08AC76FF">
      <w:pPr>
        <w:autoSpaceDE w:val="0"/>
        <w:autoSpaceDN w:val="0"/>
        <w:adjustRightInd w:val="0"/>
        <w:spacing w:line="280" w:lineRule="exact"/>
        <w:ind w:left="1009" w:right="-23"/>
        <w:jc w:val="left"/>
        <w:rPr>
          <w:rFonts w:eastAsia="Arial Unicode MS"/>
          <w:kern w:val="0"/>
          <w:sz w:val="24"/>
        </w:rPr>
      </w:pPr>
      <w:r>
        <w:rPr>
          <w:rFonts w:eastAsia="Arial Unicode MS"/>
          <w:kern w:val="0"/>
          <w:sz w:val="24"/>
        </w:rPr>
        <w:t>1 -AC voltmeter</w:t>
      </w:r>
    </w:p>
    <w:p w14:paraId="534A0A58">
      <w:pPr>
        <w:autoSpaceDE w:val="0"/>
        <w:autoSpaceDN w:val="0"/>
        <w:adjustRightInd w:val="0"/>
        <w:spacing w:line="280" w:lineRule="exact"/>
        <w:ind w:left="1009" w:right="-23"/>
        <w:jc w:val="left"/>
        <w:rPr>
          <w:rFonts w:eastAsia="Arial Unicode MS"/>
          <w:kern w:val="0"/>
          <w:sz w:val="24"/>
        </w:rPr>
      </w:pPr>
      <w:r>
        <w:rPr>
          <w:rFonts w:eastAsia="Arial Unicode MS"/>
          <w:kern w:val="0"/>
          <w:sz w:val="24"/>
        </w:rPr>
        <w:t>1 -Change-</w:t>
      </w:r>
      <w:r>
        <w:rPr>
          <w:rFonts w:eastAsia="Arial Unicode MS"/>
          <w:spacing w:val="-1"/>
          <w:kern w:val="0"/>
          <w:sz w:val="24"/>
        </w:rPr>
        <w:t>o</w:t>
      </w:r>
      <w:r>
        <w:rPr>
          <w:rFonts w:eastAsia="Arial Unicode MS"/>
          <w:kern w:val="0"/>
          <w:sz w:val="24"/>
        </w:rPr>
        <w:t xml:space="preserve">ver switch </w:t>
      </w:r>
      <w:r>
        <w:rPr>
          <w:rFonts w:eastAsia="Arial Unicode MS"/>
          <w:spacing w:val="-2"/>
          <w:kern w:val="0"/>
          <w:sz w:val="24"/>
        </w:rPr>
        <w:t>f</w:t>
      </w:r>
      <w:r>
        <w:rPr>
          <w:rFonts w:eastAsia="Arial Unicode MS"/>
          <w:kern w:val="0"/>
          <w:sz w:val="24"/>
        </w:rPr>
        <w:t>or AC voltmeter</w:t>
      </w:r>
      <w:r>
        <w:rPr>
          <w:rFonts w:eastAsia="Arial Unicode MS"/>
          <w:spacing w:val="-2"/>
          <w:kern w:val="0"/>
          <w:sz w:val="24"/>
        </w:rPr>
        <w:t xml:space="preserve"> </w:t>
      </w:r>
      <w:r>
        <w:rPr>
          <w:rFonts w:eastAsia="Arial Unicode MS"/>
          <w:kern w:val="0"/>
          <w:sz w:val="24"/>
        </w:rPr>
        <w:t>(between each phase of generator)</w:t>
      </w:r>
    </w:p>
    <w:p w14:paraId="12F57A43">
      <w:pPr>
        <w:autoSpaceDE w:val="0"/>
        <w:autoSpaceDN w:val="0"/>
        <w:adjustRightInd w:val="0"/>
        <w:spacing w:line="280" w:lineRule="exact"/>
        <w:ind w:left="1009" w:right="-23"/>
        <w:jc w:val="left"/>
        <w:rPr>
          <w:rFonts w:eastAsia="Arial Unicode MS"/>
          <w:kern w:val="0"/>
          <w:sz w:val="24"/>
        </w:rPr>
      </w:pPr>
      <w:r>
        <w:rPr>
          <w:rFonts w:eastAsia="Arial Unicode MS"/>
          <w:kern w:val="0"/>
          <w:sz w:val="24"/>
        </w:rPr>
        <w:t>1</w:t>
      </w:r>
      <w:r>
        <w:rPr>
          <w:rFonts w:eastAsia="Arial Unicode MS"/>
          <w:spacing w:val="1"/>
          <w:kern w:val="0"/>
          <w:sz w:val="24"/>
        </w:rPr>
        <w:t xml:space="preserve"> </w:t>
      </w:r>
      <w:r>
        <w:rPr>
          <w:rFonts w:eastAsia="Arial Unicode MS"/>
          <w:kern w:val="0"/>
          <w:sz w:val="24"/>
        </w:rPr>
        <w:t>-Frequency</w:t>
      </w:r>
      <w:r>
        <w:rPr>
          <w:rFonts w:eastAsia="Arial Unicode MS"/>
          <w:spacing w:val="1"/>
          <w:kern w:val="0"/>
          <w:sz w:val="24"/>
        </w:rPr>
        <w:t xml:space="preserve"> </w:t>
      </w:r>
      <w:r>
        <w:rPr>
          <w:rFonts w:eastAsia="Arial Unicode MS"/>
          <w:spacing w:val="-2"/>
          <w:kern w:val="0"/>
          <w:sz w:val="24"/>
        </w:rPr>
        <w:t>m</w:t>
      </w:r>
      <w:r>
        <w:rPr>
          <w:rFonts w:eastAsia="Arial Unicode MS"/>
          <w:kern w:val="0"/>
          <w:sz w:val="24"/>
        </w:rPr>
        <w:t>eter</w:t>
      </w:r>
    </w:p>
    <w:p w14:paraId="358FF29F">
      <w:pPr>
        <w:autoSpaceDE w:val="0"/>
        <w:autoSpaceDN w:val="0"/>
        <w:adjustRightInd w:val="0"/>
        <w:spacing w:line="280" w:lineRule="exact"/>
        <w:ind w:left="1009" w:right="-23"/>
        <w:jc w:val="left"/>
        <w:rPr>
          <w:rFonts w:eastAsia="Arial Unicode MS"/>
          <w:kern w:val="0"/>
          <w:sz w:val="24"/>
        </w:rPr>
      </w:pPr>
      <w:r>
        <w:rPr>
          <w:rFonts w:eastAsia="Arial Unicode MS"/>
          <w:kern w:val="0"/>
          <w:sz w:val="24"/>
        </w:rPr>
        <w:t>1</w:t>
      </w:r>
      <w:r>
        <w:rPr>
          <w:rFonts w:eastAsia="Arial Unicode MS"/>
          <w:spacing w:val="1"/>
          <w:kern w:val="0"/>
          <w:sz w:val="24"/>
        </w:rPr>
        <w:t xml:space="preserve"> </w:t>
      </w:r>
      <w:r>
        <w:rPr>
          <w:rFonts w:eastAsia="Arial Unicode MS"/>
          <w:kern w:val="0"/>
          <w:sz w:val="24"/>
        </w:rPr>
        <w:t>-kW</w:t>
      </w:r>
      <w:r>
        <w:rPr>
          <w:rFonts w:eastAsia="Arial Unicode MS"/>
          <w:spacing w:val="-2"/>
          <w:kern w:val="0"/>
          <w:sz w:val="24"/>
        </w:rPr>
        <w:t xml:space="preserve"> </w:t>
      </w:r>
      <w:r>
        <w:rPr>
          <w:rFonts w:eastAsia="Arial Unicode MS"/>
          <w:kern w:val="0"/>
          <w:sz w:val="24"/>
        </w:rPr>
        <w:t>meter</w:t>
      </w:r>
    </w:p>
    <w:p w14:paraId="00A0FE89">
      <w:pPr>
        <w:autoSpaceDE w:val="0"/>
        <w:autoSpaceDN w:val="0"/>
        <w:adjustRightInd w:val="0"/>
        <w:spacing w:line="280" w:lineRule="exact"/>
        <w:ind w:left="1009" w:right="-23"/>
        <w:jc w:val="left"/>
        <w:rPr>
          <w:rFonts w:eastAsia="Arial Unicode MS"/>
          <w:kern w:val="0"/>
          <w:sz w:val="24"/>
        </w:rPr>
      </w:pPr>
      <w:r>
        <w:rPr>
          <w:rFonts w:eastAsia="Arial Unicode MS"/>
          <w:kern w:val="0"/>
          <w:sz w:val="24"/>
        </w:rPr>
        <w:t>1</w:t>
      </w:r>
      <w:r>
        <w:rPr>
          <w:rFonts w:eastAsia="Arial Unicode MS"/>
          <w:spacing w:val="1"/>
          <w:kern w:val="0"/>
          <w:sz w:val="24"/>
        </w:rPr>
        <w:t xml:space="preserve"> </w:t>
      </w:r>
      <w:r>
        <w:rPr>
          <w:rFonts w:eastAsia="Arial Unicode MS"/>
          <w:kern w:val="0"/>
          <w:sz w:val="24"/>
        </w:rPr>
        <w:t>-</w:t>
      </w:r>
      <w:r>
        <w:rPr>
          <w:rFonts w:hint="eastAsia" w:eastAsia="Arial Unicode MS"/>
          <w:kern w:val="0"/>
          <w:sz w:val="24"/>
        </w:rPr>
        <w:t>Bus tie</w:t>
      </w:r>
      <w:r>
        <w:rPr>
          <w:rFonts w:eastAsia="Arial Unicode MS"/>
          <w:kern w:val="0"/>
          <w:sz w:val="24"/>
        </w:rPr>
        <w:t xml:space="preserve"> for link with the main switchboard</w:t>
      </w:r>
    </w:p>
    <w:p w14:paraId="166733E0">
      <w:pPr>
        <w:autoSpaceDE w:val="0"/>
        <w:autoSpaceDN w:val="0"/>
        <w:adjustRightInd w:val="0"/>
        <w:spacing w:line="280" w:lineRule="exact"/>
        <w:ind w:left="1009" w:right="-23"/>
        <w:jc w:val="left"/>
        <w:rPr>
          <w:rFonts w:eastAsia="Arial Unicode MS"/>
          <w:kern w:val="0"/>
          <w:sz w:val="24"/>
        </w:rPr>
      </w:pPr>
      <w:r>
        <w:rPr>
          <w:rFonts w:eastAsia="Arial Unicode MS"/>
          <w:kern w:val="0"/>
          <w:sz w:val="24"/>
        </w:rPr>
        <w:t xml:space="preserve">1 –Running hour </w:t>
      </w:r>
      <w:r>
        <w:rPr>
          <w:rFonts w:eastAsia="Arial Unicode MS"/>
          <w:spacing w:val="-2"/>
          <w:kern w:val="0"/>
          <w:sz w:val="24"/>
        </w:rPr>
        <w:t>m</w:t>
      </w:r>
      <w:r>
        <w:rPr>
          <w:rFonts w:eastAsia="Arial Unicode MS"/>
          <w:kern w:val="0"/>
          <w:sz w:val="24"/>
        </w:rPr>
        <w:t>eter</w:t>
      </w:r>
    </w:p>
    <w:p w14:paraId="1A81BD96">
      <w:pPr>
        <w:autoSpaceDE w:val="0"/>
        <w:autoSpaceDN w:val="0"/>
        <w:adjustRightInd w:val="0"/>
        <w:spacing w:line="280" w:lineRule="exact"/>
        <w:ind w:left="1009" w:right="-23"/>
        <w:jc w:val="left"/>
        <w:rPr>
          <w:rFonts w:eastAsia="Arial Unicode MS"/>
          <w:kern w:val="0"/>
          <w:sz w:val="24"/>
        </w:rPr>
      </w:pPr>
      <w:r>
        <w:rPr>
          <w:rFonts w:eastAsia="Arial Unicode MS"/>
          <w:kern w:val="0"/>
          <w:sz w:val="24"/>
        </w:rPr>
        <w:t>1 -Switch for space heater</w:t>
      </w:r>
    </w:p>
    <w:p w14:paraId="194C3105">
      <w:pPr>
        <w:autoSpaceDE w:val="0"/>
        <w:autoSpaceDN w:val="0"/>
        <w:adjustRightInd w:val="0"/>
        <w:spacing w:line="280" w:lineRule="exact"/>
        <w:ind w:left="1009" w:right="-23"/>
        <w:jc w:val="left"/>
        <w:rPr>
          <w:rFonts w:eastAsia="Arial Unicode MS"/>
          <w:kern w:val="0"/>
          <w:sz w:val="24"/>
        </w:rPr>
      </w:pPr>
      <w:r>
        <w:rPr>
          <w:rFonts w:eastAsia="Arial Unicode MS"/>
          <w:kern w:val="0"/>
          <w:sz w:val="24"/>
        </w:rPr>
        <w:t>1 -Generator running indicating la</w:t>
      </w:r>
      <w:r>
        <w:rPr>
          <w:rFonts w:eastAsia="Arial Unicode MS"/>
          <w:spacing w:val="-2"/>
          <w:kern w:val="0"/>
          <w:sz w:val="24"/>
        </w:rPr>
        <w:t>m</w:t>
      </w:r>
      <w:r>
        <w:rPr>
          <w:rFonts w:eastAsia="Arial Unicode MS"/>
          <w:kern w:val="0"/>
          <w:sz w:val="24"/>
        </w:rPr>
        <w:t>p</w:t>
      </w:r>
      <w:r>
        <w:rPr>
          <w:kern w:val="0"/>
          <w:sz w:val="24"/>
        </w:rPr>
        <w:t xml:space="preserve"> </w:t>
      </w:r>
      <w:r>
        <w:rPr>
          <w:rFonts w:eastAsia="Arial Unicode MS"/>
          <w:kern w:val="0"/>
          <w:sz w:val="24"/>
        </w:rPr>
        <w:t>(white)</w:t>
      </w:r>
    </w:p>
    <w:p w14:paraId="7B677F45">
      <w:pPr>
        <w:autoSpaceDE w:val="0"/>
        <w:autoSpaceDN w:val="0"/>
        <w:adjustRightInd w:val="0"/>
        <w:spacing w:line="280" w:lineRule="exact"/>
        <w:ind w:left="1012" w:right="-20"/>
        <w:jc w:val="left"/>
        <w:rPr>
          <w:rFonts w:eastAsia="Arial Unicode MS"/>
          <w:kern w:val="0"/>
          <w:sz w:val="24"/>
        </w:rPr>
      </w:pPr>
      <w:r>
        <w:rPr>
          <w:rFonts w:eastAsia="Arial Unicode MS"/>
          <w:kern w:val="0"/>
          <w:sz w:val="24"/>
        </w:rPr>
        <w:t>1 -ACB close indicating la</w:t>
      </w:r>
      <w:r>
        <w:rPr>
          <w:rFonts w:eastAsia="Arial Unicode MS"/>
          <w:spacing w:val="-2"/>
          <w:kern w:val="0"/>
          <w:sz w:val="24"/>
        </w:rPr>
        <w:t>m</w:t>
      </w:r>
      <w:r>
        <w:rPr>
          <w:rFonts w:eastAsia="Arial Unicode MS"/>
          <w:kern w:val="0"/>
          <w:sz w:val="24"/>
        </w:rPr>
        <w:t>p</w:t>
      </w:r>
      <w:r>
        <w:rPr>
          <w:kern w:val="0"/>
          <w:sz w:val="24"/>
        </w:rPr>
        <w:t xml:space="preserve"> </w:t>
      </w:r>
      <w:r>
        <w:rPr>
          <w:rFonts w:eastAsia="Arial Unicode MS"/>
          <w:kern w:val="0"/>
          <w:sz w:val="24"/>
        </w:rPr>
        <w:t>(green)</w:t>
      </w:r>
    </w:p>
    <w:p w14:paraId="74F62AD1">
      <w:pPr>
        <w:autoSpaceDE w:val="0"/>
        <w:autoSpaceDN w:val="0"/>
        <w:adjustRightInd w:val="0"/>
        <w:spacing w:line="280" w:lineRule="exact"/>
        <w:ind w:left="1012" w:right="-20"/>
        <w:jc w:val="left"/>
        <w:rPr>
          <w:rFonts w:eastAsia="Arial Unicode MS"/>
          <w:kern w:val="0"/>
          <w:sz w:val="24"/>
        </w:rPr>
      </w:pPr>
      <w:r>
        <w:rPr>
          <w:rFonts w:eastAsia="Arial Unicode MS"/>
          <w:kern w:val="0"/>
          <w:sz w:val="24"/>
        </w:rPr>
        <w:t>1 -ACB op</w:t>
      </w:r>
      <w:r>
        <w:rPr>
          <w:rFonts w:eastAsia="Arial Unicode MS"/>
          <w:spacing w:val="1"/>
          <w:kern w:val="0"/>
          <w:sz w:val="24"/>
        </w:rPr>
        <w:t>e</w:t>
      </w:r>
      <w:r>
        <w:rPr>
          <w:rFonts w:eastAsia="Arial Unicode MS"/>
          <w:kern w:val="0"/>
          <w:sz w:val="24"/>
        </w:rPr>
        <w:t>n indicating la</w:t>
      </w:r>
      <w:r>
        <w:rPr>
          <w:rFonts w:eastAsia="Arial Unicode MS"/>
          <w:spacing w:val="-2"/>
          <w:kern w:val="0"/>
          <w:sz w:val="24"/>
        </w:rPr>
        <w:t>m</w:t>
      </w:r>
      <w:r>
        <w:rPr>
          <w:rFonts w:eastAsia="Arial Unicode MS"/>
          <w:kern w:val="0"/>
          <w:sz w:val="24"/>
        </w:rPr>
        <w:t>p</w:t>
      </w:r>
      <w:r>
        <w:rPr>
          <w:kern w:val="0"/>
          <w:sz w:val="24"/>
        </w:rPr>
        <w:t xml:space="preserve"> </w:t>
      </w:r>
      <w:r>
        <w:rPr>
          <w:rFonts w:eastAsia="Arial Unicode MS"/>
          <w:kern w:val="0"/>
          <w:sz w:val="24"/>
        </w:rPr>
        <w:t>(red)</w:t>
      </w:r>
    </w:p>
    <w:p w14:paraId="049CD21B">
      <w:pPr>
        <w:autoSpaceDE w:val="0"/>
        <w:autoSpaceDN w:val="0"/>
        <w:adjustRightInd w:val="0"/>
        <w:spacing w:line="280" w:lineRule="exact"/>
        <w:ind w:left="1012" w:right="-20"/>
        <w:jc w:val="left"/>
        <w:rPr>
          <w:rFonts w:eastAsia="Arial Unicode MS"/>
          <w:kern w:val="0"/>
          <w:sz w:val="24"/>
        </w:rPr>
      </w:pPr>
      <w:r>
        <w:rPr>
          <w:rFonts w:eastAsia="Arial Unicode MS"/>
          <w:kern w:val="0"/>
          <w:sz w:val="24"/>
        </w:rPr>
        <w:t>1 -Space heater in</w:t>
      </w:r>
      <w:r>
        <w:rPr>
          <w:rFonts w:eastAsia="Arial Unicode MS"/>
          <w:spacing w:val="-1"/>
          <w:kern w:val="0"/>
          <w:sz w:val="24"/>
        </w:rPr>
        <w:t>d</w:t>
      </w:r>
      <w:r>
        <w:rPr>
          <w:rFonts w:eastAsia="Arial Unicode MS"/>
          <w:spacing w:val="1"/>
          <w:kern w:val="0"/>
          <w:sz w:val="24"/>
        </w:rPr>
        <w:t>i</w:t>
      </w:r>
      <w:r>
        <w:rPr>
          <w:rFonts w:eastAsia="Arial Unicode MS"/>
          <w:kern w:val="0"/>
          <w:sz w:val="24"/>
        </w:rPr>
        <w:t>cati</w:t>
      </w:r>
      <w:r>
        <w:rPr>
          <w:rFonts w:eastAsia="Arial Unicode MS"/>
          <w:spacing w:val="-1"/>
          <w:kern w:val="0"/>
          <w:sz w:val="24"/>
        </w:rPr>
        <w:t>n</w:t>
      </w:r>
      <w:r>
        <w:rPr>
          <w:rFonts w:eastAsia="Arial Unicode MS"/>
          <w:kern w:val="0"/>
          <w:sz w:val="24"/>
        </w:rPr>
        <w:t>g la</w:t>
      </w:r>
      <w:r>
        <w:rPr>
          <w:rFonts w:eastAsia="Arial Unicode MS"/>
          <w:spacing w:val="-2"/>
          <w:kern w:val="0"/>
          <w:sz w:val="24"/>
        </w:rPr>
        <w:t>m</w:t>
      </w:r>
      <w:r>
        <w:rPr>
          <w:rFonts w:eastAsia="Arial Unicode MS"/>
          <w:kern w:val="0"/>
          <w:sz w:val="24"/>
        </w:rPr>
        <w:t>p (orange)</w:t>
      </w:r>
    </w:p>
    <w:p w14:paraId="32C9EEDA">
      <w:pPr>
        <w:autoSpaceDE w:val="0"/>
        <w:autoSpaceDN w:val="0"/>
        <w:adjustRightInd w:val="0"/>
        <w:spacing w:line="280" w:lineRule="exact"/>
        <w:ind w:left="1012" w:right="-20"/>
        <w:jc w:val="left"/>
        <w:rPr>
          <w:rFonts w:eastAsia="Arial Unicode MS"/>
          <w:kern w:val="0"/>
          <w:sz w:val="24"/>
        </w:rPr>
      </w:pPr>
      <w:r>
        <w:rPr>
          <w:rFonts w:eastAsia="Arial Unicode MS"/>
          <w:kern w:val="0"/>
          <w:sz w:val="24"/>
        </w:rPr>
        <w:t>1 -Manual voltage adjuster (if necessary)</w:t>
      </w:r>
    </w:p>
    <w:p w14:paraId="5755E11C">
      <w:pPr>
        <w:autoSpaceDE w:val="0"/>
        <w:autoSpaceDN w:val="0"/>
        <w:adjustRightInd w:val="0"/>
        <w:spacing w:line="280" w:lineRule="exact"/>
        <w:ind w:left="1012" w:right="-20"/>
        <w:jc w:val="left"/>
        <w:rPr>
          <w:rFonts w:eastAsia="Arial Unicode MS"/>
          <w:kern w:val="0"/>
          <w:sz w:val="24"/>
        </w:rPr>
      </w:pPr>
      <w:r>
        <w:rPr>
          <w:rFonts w:eastAsia="Arial Unicode MS"/>
          <w:kern w:val="0"/>
          <w:sz w:val="24"/>
        </w:rPr>
        <w:t>1 -Red la</w:t>
      </w:r>
      <w:r>
        <w:rPr>
          <w:rFonts w:eastAsia="Arial Unicode MS"/>
          <w:spacing w:val="-2"/>
          <w:kern w:val="0"/>
          <w:sz w:val="24"/>
        </w:rPr>
        <w:t>m</w:t>
      </w:r>
      <w:r>
        <w:rPr>
          <w:rFonts w:eastAsia="Arial Unicode MS"/>
          <w:kern w:val="0"/>
          <w:sz w:val="24"/>
        </w:rPr>
        <w:t>p</w:t>
      </w:r>
      <w:r>
        <w:rPr>
          <w:rFonts w:eastAsia="Arial Unicode MS"/>
          <w:spacing w:val="1"/>
          <w:kern w:val="0"/>
          <w:sz w:val="24"/>
        </w:rPr>
        <w:t xml:space="preserve"> </w:t>
      </w:r>
      <w:r>
        <w:rPr>
          <w:rFonts w:eastAsia="Arial Unicode MS"/>
          <w:spacing w:val="-1"/>
          <w:kern w:val="0"/>
          <w:sz w:val="24"/>
        </w:rPr>
        <w:t>f</w:t>
      </w:r>
      <w:r>
        <w:rPr>
          <w:rFonts w:eastAsia="Arial Unicode MS"/>
          <w:kern w:val="0"/>
          <w:sz w:val="24"/>
        </w:rPr>
        <w:t>or ACB abnor</w:t>
      </w:r>
      <w:r>
        <w:rPr>
          <w:rFonts w:eastAsia="Arial Unicode MS"/>
          <w:spacing w:val="-2"/>
          <w:kern w:val="0"/>
          <w:sz w:val="24"/>
        </w:rPr>
        <w:t>m</w:t>
      </w:r>
      <w:r>
        <w:rPr>
          <w:rFonts w:eastAsia="Arial Unicode MS"/>
          <w:kern w:val="0"/>
          <w:sz w:val="24"/>
        </w:rPr>
        <w:t>al trip</w:t>
      </w:r>
    </w:p>
    <w:p w14:paraId="528E7EB5">
      <w:pPr>
        <w:autoSpaceDE w:val="0"/>
        <w:autoSpaceDN w:val="0"/>
        <w:adjustRightInd w:val="0"/>
        <w:ind w:left="1012" w:right="-20"/>
        <w:jc w:val="left"/>
        <w:rPr>
          <w:rFonts w:eastAsia="Arial Unicode MS"/>
          <w:kern w:val="0"/>
          <w:sz w:val="24"/>
        </w:rPr>
      </w:pPr>
      <w:r>
        <w:rPr>
          <w:rFonts w:eastAsia="Arial Unicode MS"/>
          <w:kern w:val="0"/>
          <w:sz w:val="24"/>
        </w:rPr>
        <w:t>And other necessary equip</w:t>
      </w:r>
      <w:r>
        <w:rPr>
          <w:rFonts w:eastAsia="Arial Unicode MS"/>
          <w:spacing w:val="-2"/>
          <w:kern w:val="0"/>
          <w:sz w:val="24"/>
        </w:rPr>
        <w:t>m</w:t>
      </w:r>
      <w:r>
        <w:rPr>
          <w:rFonts w:eastAsia="Arial Unicode MS"/>
          <w:kern w:val="0"/>
          <w:sz w:val="24"/>
        </w:rPr>
        <w:t>ent</w:t>
      </w:r>
    </w:p>
    <w:p w14:paraId="74B66A2C">
      <w:pPr>
        <w:pStyle w:val="71"/>
        <w:ind w:left="743"/>
      </w:pPr>
    </w:p>
    <w:p w14:paraId="098E8351">
      <w:pPr>
        <w:pStyle w:val="3"/>
        <w:numPr>
          <w:ilvl w:val="3"/>
          <w:numId w:val="0"/>
        </w:numPr>
        <w:ind w:left="851" w:leftChars="0" w:hanging="851" w:firstLineChars="0"/>
        <w:jc w:val="left"/>
      </w:pPr>
      <w:bookmarkStart w:id="643" w:name="_Toc48573605"/>
      <w:bookmarkStart w:id="644" w:name="_Toc49257658"/>
      <w:bookmarkStart w:id="645" w:name="_Toc48311946"/>
      <w:bookmarkStart w:id="646" w:name="_Toc48573743"/>
      <w:r>
        <w:rPr>
          <w:rFonts w:hint="eastAsia" w:ascii="Arial" w:hAnsi="Arial" w:eastAsia="黑体" w:cs="Times New Roman"/>
          <w:b/>
          <w:bCs/>
          <w:caps/>
          <w:kern w:val="0"/>
          <w:sz w:val="24"/>
          <w:szCs w:val="24"/>
          <w:lang w:val="en-US" w:eastAsia="zh-CN" w:bidi="ar-SA"/>
        </w:rPr>
        <w:t>8.3.5.2</w:t>
      </w:r>
      <w:r>
        <w:rPr>
          <w:rFonts w:hint="eastAsia" w:cs="Times New Roman"/>
          <w:b/>
          <w:bCs/>
          <w:caps/>
          <w:kern w:val="0"/>
          <w:sz w:val="24"/>
          <w:szCs w:val="24"/>
          <w:lang w:val="en-US" w:eastAsia="zh-CN" w:bidi="ar-SA"/>
        </w:rPr>
        <w:t xml:space="preserve"> </w:t>
      </w:r>
      <w:r>
        <w:t>AC 440 V Feeder Panel /</w:t>
      </w:r>
      <w:r>
        <w:rPr>
          <w:rFonts w:hint="eastAsia"/>
        </w:rPr>
        <w:t>AC</w:t>
      </w:r>
      <w:r>
        <w:t>220 V Feeder Panel</w:t>
      </w:r>
      <w:bookmarkEnd w:id="643"/>
      <w:bookmarkEnd w:id="644"/>
      <w:bookmarkEnd w:id="645"/>
      <w:bookmarkEnd w:id="646"/>
    </w:p>
    <w:p w14:paraId="23B6185C">
      <w:pPr>
        <w:ind w:left="958" w:leftChars="456"/>
        <w:rPr>
          <w:sz w:val="24"/>
        </w:rPr>
      </w:pPr>
      <w:r>
        <w:rPr>
          <w:sz w:val="24"/>
        </w:rPr>
        <w:t>Necessary quantity-Molded case</w:t>
      </w:r>
      <w:r>
        <w:rPr>
          <w:rFonts w:hint="eastAsia"/>
          <w:sz w:val="24"/>
        </w:rPr>
        <w:t xml:space="preserve"> </w:t>
      </w:r>
      <w:r>
        <w:rPr>
          <w:sz w:val="24"/>
        </w:rPr>
        <w:t>circuit breaker (MCCB) or miniature circuit breaker</w:t>
      </w:r>
      <w:r>
        <w:rPr>
          <w:rFonts w:hint="eastAsia"/>
          <w:sz w:val="24"/>
        </w:rPr>
        <w:t xml:space="preserve"> </w:t>
      </w:r>
      <w:r>
        <w:rPr>
          <w:sz w:val="24"/>
        </w:rPr>
        <w:t>(MCB) (with abt.10% spare breakers based on amount of circuit breakers on feed panel)</w:t>
      </w:r>
      <w:r>
        <w:rPr>
          <w:rFonts w:hint="eastAsia"/>
          <w:sz w:val="24"/>
        </w:rPr>
        <w:t>.</w:t>
      </w:r>
      <w:r>
        <w:rPr>
          <w:sz w:val="24"/>
        </w:rPr>
        <w:t xml:space="preserve"> </w:t>
      </w:r>
    </w:p>
    <w:p w14:paraId="66E33341">
      <w:pPr>
        <w:tabs>
          <w:tab w:val="left" w:pos="3880"/>
        </w:tabs>
        <w:autoSpaceDE w:val="0"/>
        <w:autoSpaceDN w:val="0"/>
        <w:adjustRightInd w:val="0"/>
        <w:ind w:left="1009"/>
        <w:rPr>
          <w:kern w:val="0"/>
          <w:sz w:val="24"/>
        </w:rPr>
      </w:pPr>
    </w:p>
    <w:p w14:paraId="0B3B5255">
      <w:pPr>
        <w:ind w:left="958" w:leftChars="456"/>
        <w:rPr>
          <w:sz w:val="24"/>
        </w:rPr>
      </w:pPr>
      <w:r>
        <w:rPr>
          <w:rFonts w:hint="eastAsia"/>
          <w:sz w:val="24"/>
        </w:rPr>
        <w:t>Each panel:</w:t>
      </w:r>
    </w:p>
    <w:p w14:paraId="2AFA760C">
      <w:pPr>
        <w:autoSpaceDE w:val="0"/>
        <w:autoSpaceDN w:val="0"/>
        <w:adjustRightInd w:val="0"/>
        <w:ind w:left="1015" w:right="-20"/>
        <w:jc w:val="left"/>
        <w:rPr>
          <w:rFonts w:eastAsia="Arial Unicode MS"/>
          <w:kern w:val="0"/>
          <w:sz w:val="24"/>
        </w:rPr>
      </w:pPr>
      <w:r>
        <w:rPr>
          <w:rFonts w:eastAsia="Arial Unicode MS"/>
          <w:kern w:val="0"/>
          <w:sz w:val="24"/>
        </w:rPr>
        <w:t xml:space="preserve">1 - Insulation </w:t>
      </w:r>
      <w:r>
        <w:rPr>
          <w:rFonts w:eastAsia="Arial Unicode MS"/>
          <w:spacing w:val="-2"/>
          <w:kern w:val="0"/>
          <w:sz w:val="24"/>
        </w:rPr>
        <w:t>m</w:t>
      </w:r>
      <w:r>
        <w:rPr>
          <w:rFonts w:eastAsia="Arial Unicode MS"/>
          <w:kern w:val="0"/>
          <w:sz w:val="24"/>
        </w:rPr>
        <w:t>onitor with alarm</w:t>
      </w:r>
      <w:r>
        <w:rPr>
          <w:rFonts w:eastAsia="Arial Unicode MS"/>
          <w:spacing w:val="-2"/>
          <w:kern w:val="0"/>
          <w:sz w:val="24"/>
        </w:rPr>
        <w:t xml:space="preserve"> </w:t>
      </w:r>
      <w:r>
        <w:rPr>
          <w:rFonts w:eastAsia="Arial Unicode MS"/>
          <w:kern w:val="0"/>
          <w:sz w:val="24"/>
        </w:rPr>
        <w:t>lamp (for</w:t>
      </w:r>
      <w:r>
        <w:rPr>
          <w:rFonts w:eastAsia="Arial Unicode MS"/>
          <w:spacing w:val="-13"/>
          <w:kern w:val="0"/>
          <w:sz w:val="24"/>
        </w:rPr>
        <w:t xml:space="preserve"> </w:t>
      </w:r>
      <w:r>
        <w:rPr>
          <w:rFonts w:eastAsia="Arial Unicode MS"/>
          <w:kern w:val="0"/>
          <w:sz w:val="24"/>
        </w:rPr>
        <w:t>AC 440V</w:t>
      </w:r>
      <w:r>
        <w:rPr>
          <w:rFonts w:eastAsia="Arial Unicode MS"/>
          <w:spacing w:val="-5"/>
          <w:kern w:val="0"/>
          <w:sz w:val="24"/>
        </w:rPr>
        <w:t xml:space="preserve"> </w:t>
      </w:r>
      <w:r>
        <w:rPr>
          <w:rFonts w:eastAsia="Arial Unicode MS"/>
          <w:kern w:val="0"/>
          <w:sz w:val="24"/>
        </w:rPr>
        <w:t>&amp; 220V).</w:t>
      </w:r>
    </w:p>
    <w:p w14:paraId="1C1E122D">
      <w:pPr>
        <w:autoSpaceDE w:val="0"/>
        <w:autoSpaceDN w:val="0"/>
        <w:adjustRightInd w:val="0"/>
        <w:ind w:left="1015" w:right="-20"/>
        <w:jc w:val="left"/>
        <w:rPr>
          <w:rFonts w:eastAsia="Arial Unicode MS"/>
          <w:kern w:val="0"/>
          <w:sz w:val="24"/>
        </w:rPr>
      </w:pPr>
      <w:r>
        <w:rPr>
          <w:rFonts w:eastAsia="Arial Unicode MS"/>
          <w:kern w:val="0"/>
          <w:sz w:val="24"/>
        </w:rPr>
        <w:t>1 -</w:t>
      </w:r>
      <w:r>
        <w:rPr>
          <w:rFonts w:eastAsia="Arial Unicode MS"/>
          <w:spacing w:val="-13"/>
          <w:kern w:val="0"/>
          <w:sz w:val="24"/>
        </w:rPr>
        <w:t xml:space="preserve"> </w:t>
      </w:r>
      <w:r>
        <w:rPr>
          <w:rFonts w:eastAsia="Arial Unicode MS"/>
          <w:kern w:val="0"/>
          <w:sz w:val="24"/>
        </w:rPr>
        <w:t>AC ammeter</w:t>
      </w:r>
    </w:p>
    <w:p w14:paraId="35D69762">
      <w:pPr>
        <w:autoSpaceDE w:val="0"/>
        <w:autoSpaceDN w:val="0"/>
        <w:adjustRightInd w:val="0"/>
        <w:ind w:left="1375" w:right="-155" w:hanging="360"/>
        <w:jc w:val="left"/>
        <w:rPr>
          <w:kern w:val="0"/>
          <w:sz w:val="24"/>
        </w:rPr>
      </w:pPr>
      <w:r>
        <w:rPr>
          <w:rFonts w:eastAsia="Arial Unicode MS"/>
          <w:kern w:val="0"/>
          <w:sz w:val="24"/>
        </w:rPr>
        <w:t>1 - Change-over switch for AC. am</w:t>
      </w:r>
      <w:r>
        <w:rPr>
          <w:rFonts w:eastAsia="Arial Unicode MS"/>
          <w:spacing w:val="-2"/>
          <w:kern w:val="0"/>
          <w:sz w:val="24"/>
        </w:rPr>
        <w:t>m</w:t>
      </w:r>
      <w:r>
        <w:rPr>
          <w:rFonts w:eastAsia="Arial Unicode MS"/>
          <w:kern w:val="0"/>
          <w:sz w:val="24"/>
        </w:rPr>
        <w:t>eter (for each pha</w:t>
      </w:r>
      <w:r>
        <w:rPr>
          <w:rFonts w:eastAsia="Arial Unicode MS"/>
          <w:spacing w:val="-1"/>
          <w:kern w:val="0"/>
          <w:sz w:val="24"/>
        </w:rPr>
        <w:t>s</w:t>
      </w:r>
      <w:r>
        <w:rPr>
          <w:rFonts w:eastAsia="Arial Unicode MS"/>
          <w:kern w:val="0"/>
          <w:sz w:val="24"/>
        </w:rPr>
        <w:t>e of e</w:t>
      </w:r>
      <w:r>
        <w:rPr>
          <w:rFonts w:eastAsia="Arial Unicode MS"/>
          <w:spacing w:val="-2"/>
          <w:kern w:val="0"/>
          <w:sz w:val="24"/>
        </w:rPr>
        <w:t>m</w:t>
      </w:r>
      <w:r>
        <w:rPr>
          <w:rFonts w:eastAsia="Arial Unicode MS"/>
          <w:kern w:val="0"/>
          <w:sz w:val="24"/>
        </w:rPr>
        <w:t>e</w:t>
      </w:r>
      <w:r>
        <w:rPr>
          <w:rFonts w:eastAsia="Arial Unicode MS"/>
          <w:spacing w:val="-3"/>
          <w:kern w:val="0"/>
          <w:sz w:val="24"/>
        </w:rPr>
        <w:t>r</w:t>
      </w:r>
      <w:r>
        <w:rPr>
          <w:rFonts w:eastAsia="Arial Unicode MS"/>
          <w:kern w:val="0"/>
          <w:sz w:val="24"/>
        </w:rPr>
        <w:t>gency power transfor</w:t>
      </w:r>
      <w:r>
        <w:rPr>
          <w:rFonts w:eastAsia="Arial Unicode MS"/>
          <w:spacing w:val="-2"/>
          <w:kern w:val="0"/>
          <w:sz w:val="24"/>
        </w:rPr>
        <w:t>m</w:t>
      </w:r>
      <w:r>
        <w:rPr>
          <w:rFonts w:eastAsia="Arial Unicode MS"/>
          <w:kern w:val="0"/>
          <w:sz w:val="24"/>
        </w:rPr>
        <w:t>er secondary circuit)</w:t>
      </w:r>
    </w:p>
    <w:p w14:paraId="2475CA5B">
      <w:pPr>
        <w:autoSpaceDE w:val="0"/>
        <w:autoSpaceDN w:val="0"/>
        <w:adjustRightInd w:val="0"/>
        <w:ind w:left="1015" w:right="-20"/>
        <w:jc w:val="left"/>
        <w:rPr>
          <w:rFonts w:eastAsia="Arial Unicode MS"/>
          <w:kern w:val="0"/>
          <w:sz w:val="24"/>
        </w:rPr>
      </w:pPr>
      <w:r>
        <w:rPr>
          <w:rFonts w:eastAsia="Arial Unicode MS"/>
          <w:kern w:val="0"/>
          <w:sz w:val="24"/>
        </w:rPr>
        <w:t>1 -</w:t>
      </w:r>
      <w:r>
        <w:rPr>
          <w:rFonts w:eastAsia="Arial Unicode MS"/>
          <w:spacing w:val="-13"/>
          <w:kern w:val="0"/>
          <w:sz w:val="24"/>
        </w:rPr>
        <w:t xml:space="preserve"> </w:t>
      </w:r>
      <w:r>
        <w:rPr>
          <w:rFonts w:eastAsia="Arial Unicode MS"/>
          <w:kern w:val="0"/>
          <w:sz w:val="24"/>
        </w:rPr>
        <w:t>AC volt</w:t>
      </w:r>
      <w:r>
        <w:rPr>
          <w:rFonts w:eastAsia="Arial Unicode MS"/>
          <w:spacing w:val="-2"/>
          <w:kern w:val="0"/>
          <w:sz w:val="24"/>
        </w:rPr>
        <w:t>m</w:t>
      </w:r>
      <w:r>
        <w:rPr>
          <w:rFonts w:eastAsia="Arial Unicode MS"/>
          <w:kern w:val="0"/>
          <w:sz w:val="24"/>
        </w:rPr>
        <w:t>eter</w:t>
      </w:r>
    </w:p>
    <w:p w14:paraId="799DDB3D">
      <w:pPr>
        <w:autoSpaceDE w:val="0"/>
        <w:autoSpaceDN w:val="0"/>
        <w:adjustRightInd w:val="0"/>
        <w:spacing w:before="2"/>
        <w:ind w:left="1375" w:right="-137" w:hanging="360"/>
        <w:jc w:val="left"/>
        <w:rPr>
          <w:rFonts w:eastAsia="Arial Unicode MS"/>
          <w:kern w:val="0"/>
          <w:sz w:val="24"/>
        </w:rPr>
      </w:pPr>
      <w:r>
        <w:rPr>
          <w:rFonts w:eastAsia="Arial Unicode MS"/>
          <w:kern w:val="0"/>
          <w:sz w:val="24"/>
        </w:rPr>
        <w:t>1 - Change-over switch for AC</w:t>
      </w:r>
      <w:r>
        <w:rPr>
          <w:rFonts w:eastAsia="Arial Unicode MS"/>
          <w:spacing w:val="-5"/>
          <w:kern w:val="0"/>
          <w:sz w:val="24"/>
        </w:rPr>
        <w:t xml:space="preserve"> </w:t>
      </w:r>
      <w:r>
        <w:rPr>
          <w:rFonts w:eastAsia="Arial Unicode MS"/>
          <w:kern w:val="0"/>
          <w:sz w:val="24"/>
        </w:rPr>
        <w:t>vol</w:t>
      </w:r>
      <w:r>
        <w:rPr>
          <w:rFonts w:eastAsia="Arial Unicode MS"/>
          <w:spacing w:val="2"/>
          <w:kern w:val="0"/>
          <w:sz w:val="24"/>
        </w:rPr>
        <w:t>t</w:t>
      </w:r>
      <w:r>
        <w:rPr>
          <w:rFonts w:eastAsia="Arial Unicode MS"/>
          <w:spacing w:val="-1"/>
          <w:kern w:val="0"/>
          <w:sz w:val="24"/>
        </w:rPr>
        <w:t>m</w:t>
      </w:r>
      <w:r>
        <w:rPr>
          <w:rFonts w:eastAsia="Arial Unicode MS"/>
          <w:kern w:val="0"/>
          <w:sz w:val="24"/>
        </w:rPr>
        <w:t>eter (</w:t>
      </w:r>
      <w:r>
        <w:rPr>
          <w:rFonts w:eastAsia="Arial Unicode MS"/>
          <w:spacing w:val="-1"/>
          <w:kern w:val="0"/>
          <w:sz w:val="24"/>
        </w:rPr>
        <w:t>b</w:t>
      </w:r>
      <w:r>
        <w:rPr>
          <w:rFonts w:eastAsia="Arial Unicode MS"/>
          <w:kern w:val="0"/>
          <w:sz w:val="24"/>
        </w:rPr>
        <w:t>etween each</w:t>
      </w:r>
      <w:r>
        <w:rPr>
          <w:rFonts w:eastAsia="Arial Unicode MS"/>
          <w:spacing w:val="-5"/>
          <w:kern w:val="0"/>
          <w:sz w:val="24"/>
        </w:rPr>
        <w:t xml:space="preserve"> </w:t>
      </w:r>
      <w:r>
        <w:rPr>
          <w:rFonts w:eastAsia="Arial Unicode MS"/>
          <w:kern w:val="0"/>
          <w:sz w:val="24"/>
        </w:rPr>
        <w:t>phase of e</w:t>
      </w:r>
      <w:r>
        <w:rPr>
          <w:rFonts w:eastAsia="Arial Unicode MS"/>
          <w:spacing w:val="-2"/>
          <w:kern w:val="0"/>
          <w:sz w:val="24"/>
        </w:rPr>
        <w:t>m</w:t>
      </w:r>
      <w:r>
        <w:rPr>
          <w:rFonts w:eastAsia="Arial Unicode MS"/>
          <w:kern w:val="0"/>
          <w:sz w:val="24"/>
        </w:rPr>
        <w:t>e</w:t>
      </w:r>
      <w:r>
        <w:rPr>
          <w:rFonts w:eastAsia="Arial Unicode MS"/>
          <w:spacing w:val="-3"/>
          <w:kern w:val="0"/>
          <w:sz w:val="24"/>
        </w:rPr>
        <w:t>r</w:t>
      </w:r>
      <w:r>
        <w:rPr>
          <w:rFonts w:eastAsia="Arial Unicode MS"/>
          <w:kern w:val="0"/>
          <w:sz w:val="24"/>
        </w:rPr>
        <w:t>gency power transfor</w:t>
      </w:r>
      <w:r>
        <w:rPr>
          <w:rFonts w:eastAsia="Arial Unicode MS"/>
          <w:spacing w:val="-2"/>
          <w:kern w:val="0"/>
          <w:sz w:val="24"/>
        </w:rPr>
        <w:t>m</w:t>
      </w:r>
      <w:r>
        <w:rPr>
          <w:rFonts w:eastAsia="Arial Unicode MS"/>
          <w:kern w:val="0"/>
          <w:sz w:val="24"/>
        </w:rPr>
        <w:t>er secondary circuit)</w:t>
      </w:r>
    </w:p>
    <w:p w14:paraId="37D408E7">
      <w:pPr>
        <w:ind w:left="958" w:leftChars="456"/>
        <w:rPr>
          <w:rFonts w:eastAsia="Arial Unicode MS"/>
          <w:kern w:val="0"/>
          <w:sz w:val="24"/>
        </w:rPr>
      </w:pPr>
      <w:r>
        <w:rPr>
          <w:rFonts w:eastAsia="Arial Unicode MS"/>
          <w:kern w:val="0"/>
          <w:sz w:val="24"/>
        </w:rPr>
        <w:t>1 - Meg</w:t>
      </w:r>
      <w:r>
        <w:rPr>
          <w:rFonts w:hint="eastAsia" w:eastAsia="Arial Unicode MS"/>
          <w:kern w:val="0"/>
          <w:sz w:val="24"/>
        </w:rPr>
        <w:t>a</w:t>
      </w:r>
      <w:r>
        <w:rPr>
          <w:rFonts w:eastAsia="Arial Unicode MS"/>
          <w:kern w:val="0"/>
          <w:sz w:val="24"/>
        </w:rPr>
        <w:t>-ohm meter</w:t>
      </w:r>
      <w:r>
        <w:rPr>
          <w:rFonts w:hint="eastAsia" w:eastAsia="Arial Unicode MS"/>
          <w:kern w:val="0"/>
          <w:sz w:val="24"/>
        </w:rPr>
        <w:t xml:space="preserve"> </w:t>
      </w:r>
      <w:r>
        <w:rPr>
          <w:rFonts w:eastAsia="Arial Unicode MS"/>
          <w:kern w:val="0"/>
          <w:sz w:val="24"/>
        </w:rPr>
        <w:t>with change-over switch</w:t>
      </w:r>
    </w:p>
    <w:p w14:paraId="65033F00">
      <w:pPr>
        <w:ind w:left="958" w:leftChars="456"/>
        <w:rPr>
          <w:rFonts w:eastAsia="Arial Unicode MS"/>
          <w:kern w:val="0"/>
          <w:sz w:val="24"/>
        </w:rPr>
      </w:pPr>
    </w:p>
    <w:p w14:paraId="4003F463">
      <w:pPr>
        <w:pStyle w:val="3"/>
        <w:numPr>
          <w:ilvl w:val="2"/>
          <w:numId w:val="0"/>
        </w:numPr>
        <w:ind w:left="709" w:leftChars="0" w:hanging="709" w:firstLineChars="0"/>
        <w:jc w:val="left"/>
      </w:pPr>
      <w:bookmarkStart w:id="647" w:name="_Toc48311947"/>
      <w:bookmarkStart w:id="648" w:name="_Toc48573606"/>
      <w:bookmarkStart w:id="649" w:name="_Toc48573744"/>
      <w:bookmarkStart w:id="650" w:name="_Toc5724001"/>
      <w:bookmarkStart w:id="651" w:name="_Toc49257659"/>
      <w:r>
        <w:rPr>
          <w:rFonts w:hint="eastAsia" w:ascii="Arial" w:hAnsi="Arial" w:eastAsia="黑体" w:cs="Times New Roman"/>
          <w:b/>
          <w:bCs/>
          <w:caps/>
          <w:kern w:val="0"/>
          <w:sz w:val="24"/>
          <w:szCs w:val="24"/>
          <w:lang w:val="en-US" w:eastAsia="zh-CN" w:bidi="ar-SA"/>
        </w:rPr>
        <w:t>8.3.6</w:t>
      </w:r>
      <w:r>
        <w:rPr>
          <w:rFonts w:hint="eastAsia" w:cs="Times New Roman"/>
          <w:b/>
          <w:bCs/>
          <w:caps/>
          <w:kern w:val="0"/>
          <w:sz w:val="24"/>
          <w:szCs w:val="24"/>
          <w:lang w:val="en-US" w:eastAsia="zh-CN" w:bidi="ar-SA"/>
        </w:rPr>
        <w:t xml:space="preserve"> </w:t>
      </w:r>
      <w:r>
        <w:t>SHORE CONNECTION BOX</w:t>
      </w:r>
      <w:bookmarkEnd w:id="647"/>
      <w:bookmarkEnd w:id="648"/>
      <w:bookmarkEnd w:id="649"/>
      <w:bookmarkEnd w:id="650"/>
      <w:bookmarkEnd w:id="651"/>
    </w:p>
    <w:p w14:paraId="1DB1595C">
      <w:pPr>
        <w:pStyle w:val="71"/>
        <w:ind w:left="743"/>
      </w:pPr>
      <w:r>
        <w:t>One</w:t>
      </w:r>
      <w:r>
        <w:rPr>
          <w:spacing w:val="13"/>
        </w:rPr>
        <w:t xml:space="preserve"> </w:t>
      </w:r>
      <w:r>
        <w:t>(1)</w:t>
      </w:r>
      <w:r>
        <w:rPr>
          <w:spacing w:val="13"/>
        </w:rPr>
        <w:t xml:space="preserve"> </w:t>
      </w:r>
      <w:r>
        <w:t>set</w:t>
      </w:r>
      <w:r>
        <w:rPr>
          <w:spacing w:val="13"/>
        </w:rPr>
        <w:t xml:space="preserve"> </w:t>
      </w:r>
      <w:r>
        <w:t>of</w:t>
      </w:r>
      <w:r>
        <w:rPr>
          <w:spacing w:val="13"/>
        </w:rPr>
        <w:t xml:space="preserve"> </w:t>
      </w:r>
      <w:r>
        <w:t>shore</w:t>
      </w:r>
      <w:r>
        <w:rPr>
          <w:spacing w:val="13"/>
        </w:rPr>
        <w:t xml:space="preserve"> </w:t>
      </w:r>
      <w:r>
        <w:t>co</w:t>
      </w:r>
      <w:r>
        <w:rPr>
          <w:spacing w:val="-1"/>
        </w:rPr>
        <w:t>n</w:t>
      </w:r>
      <w:r>
        <w:t>nection</w:t>
      </w:r>
      <w:r>
        <w:rPr>
          <w:spacing w:val="13"/>
        </w:rPr>
        <w:t xml:space="preserve"> </w:t>
      </w:r>
      <w:r>
        <w:t>box</w:t>
      </w:r>
      <w:r>
        <w:rPr>
          <w:spacing w:val="13"/>
        </w:rPr>
        <w:t xml:space="preserve"> </w:t>
      </w:r>
      <w:r>
        <w:t>for</w:t>
      </w:r>
      <w:r>
        <w:rPr>
          <w:spacing w:val="13"/>
        </w:rPr>
        <w:t xml:space="preserve"> </w:t>
      </w:r>
      <w:r>
        <w:t>rece</w:t>
      </w:r>
      <w:r>
        <w:rPr>
          <w:spacing w:val="-1"/>
        </w:rPr>
        <w:t>iv</w:t>
      </w:r>
      <w:r>
        <w:rPr>
          <w:spacing w:val="1"/>
        </w:rPr>
        <w:t>i</w:t>
      </w:r>
      <w:r>
        <w:rPr>
          <w:spacing w:val="-1"/>
        </w:rPr>
        <w:t>n</w:t>
      </w:r>
      <w:r>
        <w:t>g</w:t>
      </w:r>
      <w:r>
        <w:rPr>
          <w:spacing w:val="13"/>
        </w:rPr>
        <w:t xml:space="preserve"> </w:t>
      </w:r>
      <w:r>
        <w:t>AC</w:t>
      </w:r>
      <w:r>
        <w:rPr>
          <w:spacing w:val="13"/>
        </w:rPr>
        <w:t xml:space="preserve"> </w:t>
      </w:r>
      <w:r>
        <w:t>440V</w:t>
      </w:r>
      <w:r>
        <w:rPr>
          <w:spacing w:val="13"/>
        </w:rPr>
        <w:t xml:space="preserve"> </w:t>
      </w:r>
      <w:r>
        <w:t>volts,</w:t>
      </w:r>
      <w:r>
        <w:rPr>
          <w:spacing w:val="13"/>
        </w:rPr>
        <w:t xml:space="preserve"> </w:t>
      </w:r>
      <w:r>
        <w:rPr>
          <w:rFonts w:hint="eastAsia"/>
        </w:rPr>
        <w:t>400</w:t>
      </w:r>
      <w:r>
        <w:t xml:space="preserve"> amperes,</w:t>
      </w:r>
      <w:r>
        <w:rPr>
          <w:spacing w:val="13"/>
        </w:rPr>
        <w:t xml:space="preserve"> </w:t>
      </w:r>
      <w:r>
        <w:t>3</w:t>
      </w:r>
      <w:r>
        <w:rPr>
          <w:spacing w:val="13"/>
        </w:rPr>
        <w:t xml:space="preserve"> </w:t>
      </w:r>
      <w:r>
        <w:rPr>
          <w:spacing w:val="-1"/>
        </w:rPr>
        <w:t>p</w:t>
      </w:r>
      <w:r>
        <w:t>hase 60 Hz shore source shall be provided</w:t>
      </w:r>
      <w:r>
        <w:rPr>
          <w:spacing w:val="-2"/>
        </w:rPr>
        <w:t xml:space="preserve"> </w:t>
      </w:r>
      <w:r>
        <w:t xml:space="preserve">and wired to the </w:t>
      </w:r>
      <w:r>
        <w:rPr>
          <w:spacing w:val="-2"/>
        </w:rPr>
        <w:t>m</w:t>
      </w:r>
      <w:r>
        <w:t>ain switchboard (MSB).</w:t>
      </w:r>
    </w:p>
    <w:p w14:paraId="1781E69C">
      <w:pPr>
        <w:tabs>
          <w:tab w:val="left" w:pos="3880"/>
        </w:tabs>
        <w:autoSpaceDE w:val="0"/>
        <w:autoSpaceDN w:val="0"/>
        <w:adjustRightInd w:val="0"/>
        <w:ind w:left="1009"/>
        <w:rPr>
          <w:kern w:val="0"/>
          <w:sz w:val="24"/>
        </w:rPr>
      </w:pPr>
    </w:p>
    <w:p w14:paraId="02BA4583">
      <w:pPr>
        <w:pStyle w:val="71"/>
        <w:ind w:left="743"/>
      </w:pPr>
      <w:r>
        <w:t>The</w:t>
      </w:r>
      <w:r>
        <w:rPr>
          <w:spacing w:val="-11"/>
        </w:rPr>
        <w:t xml:space="preserve"> </w:t>
      </w:r>
      <w:r>
        <w:t>box shall</w:t>
      </w:r>
      <w:r>
        <w:rPr>
          <w:spacing w:val="-11"/>
        </w:rPr>
        <w:t xml:space="preserve"> </w:t>
      </w:r>
      <w:r>
        <w:t>be</w:t>
      </w:r>
      <w:r>
        <w:rPr>
          <w:spacing w:val="-11"/>
        </w:rPr>
        <w:t xml:space="preserve"> </w:t>
      </w:r>
      <w:r>
        <w:t>of</w:t>
      </w:r>
      <w:r>
        <w:rPr>
          <w:spacing w:val="-11"/>
        </w:rPr>
        <w:t xml:space="preserve"> </w:t>
      </w:r>
      <w:r>
        <w:t>drip-proof</w:t>
      </w:r>
      <w:r>
        <w:rPr>
          <w:spacing w:val="-11"/>
        </w:rPr>
        <w:t xml:space="preserve"> </w:t>
      </w:r>
      <w:r>
        <w:t>type with</w:t>
      </w:r>
      <w:r>
        <w:rPr>
          <w:spacing w:val="-13"/>
        </w:rPr>
        <w:t xml:space="preserve"> </w:t>
      </w:r>
      <w:r>
        <w:t>a</w:t>
      </w:r>
      <w:r>
        <w:rPr>
          <w:spacing w:val="-11"/>
        </w:rPr>
        <w:t xml:space="preserve"> </w:t>
      </w:r>
      <w:r>
        <w:t>three</w:t>
      </w:r>
      <w:r>
        <w:rPr>
          <w:spacing w:val="-11"/>
        </w:rPr>
        <w:t xml:space="preserve"> </w:t>
      </w:r>
      <w:r>
        <w:t>(3) pole</w:t>
      </w:r>
      <w:r>
        <w:rPr>
          <w:spacing w:val="-11"/>
        </w:rPr>
        <w:t xml:space="preserve"> </w:t>
      </w:r>
      <w:r>
        <w:rPr>
          <w:spacing w:val="-2"/>
        </w:rPr>
        <w:t>m</w:t>
      </w:r>
      <w:r>
        <w:t>oulded</w:t>
      </w:r>
      <w:r>
        <w:rPr>
          <w:spacing w:val="-11"/>
        </w:rPr>
        <w:t xml:space="preserve"> </w:t>
      </w:r>
      <w:r>
        <w:t>case circuit breaker</w:t>
      </w:r>
      <w:r>
        <w:rPr>
          <w:rFonts w:hint="eastAsia"/>
        </w:rPr>
        <w:t xml:space="preserve"> </w:t>
      </w:r>
      <w:r>
        <w:t>(MCCB), co</w:t>
      </w:r>
      <w:r>
        <w:rPr>
          <w:spacing w:val="-1"/>
        </w:rPr>
        <w:t>n</w:t>
      </w:r>
      <w:r>
        <w:t>necting ter</w:t>
      </w:r>
      <w:r>
        <w:rPr>
          <w:spacing w:val="-2"/>
        </w:rPr>
        <w:t>m</w:t>
      </w:r>
      <w:r>
        <w:t>inals and phase sequence indicator</w:t>
      </w:r>
      <w:r>
        <w:rPr>
          <w:rFonts w:hint="eastAsia"/>
        </w:rPr>
        <w:t>; and:</w:t>
      </w:r>
    </w:p>
    <w:p w14:paraId="3FAC09EE">
      <w:pPr>
        <w:ind w:left="1168" w:leftChars="556"/>
        <w:rPr>
          <w:rFonts w:eastAsia="Arial Unicode MS"/>
          <w:b/>
        </w:rPr>
      </w:pPr>
      <w:r>
        <w:rPr>
          <w:rFonts w:eastAsia="Arial Unicode MS"/>
          <w:b/>
          <w:kern w:val="0"/>
          <w:sz w:val="24"/>
        </w:rPr>
        <w:t>1 - White lamp for shore source alive</w:t>
      </w:r>
    </w:p>
    <w:p w14:paraId="45117638">
      <w:pPr>
        <w:ind w:left="1168" w:leftChars="556"/>
        <w:rPr>
          <w:rFonts w:eastAsia="Arial Unicode MS"/>
          <w:b/>
        </w:rPr>
      </w:pPr>
      <w:r>
        <w:rPr>
          <w:rFonts w:eastAsia="Arial Unicode MS"/>
          <w:b/>
          <w:kern w:val="0"/>
          <w:sz w:val="24"/>
        </w:rPr>
        <w:t>1 - Green lamp for shore MCCB closed</w:t>
      </w:r>
    </w:p>
    <w:p w14:paraId="1437410D">
      <w:pPr>
        <w:ind w:left="1168" w:leftChars="556"/>
        <w:rPr>
          <w:rFonts w:eastAsia="Arial Unicode MS"/>
          <w:b/>
        </w:rPr>
      </w:pPr>
      <w:r>
        <w:rPr>
          <w:rFonts w:eastAsia="Arial Unicode MS"/>
          <w:b/>
          <w:kern w:val="0"/>
          <w:sz w:val="24"/>
        </w:rPr>
        <w:t>1 - White lamp for shore MCCB open</w:t>
      </w:r>
    </w:p>
    <w:p w14:paraId="637A98ED">
      <w:pPr>
        <w:ind w:left="1168" w:leftChars="556"/>
        <w:rPr>
          <w:rFonts w:eastAsia="Arial Unicode MS"/>
          <w:b/>
        </w:rPr>
      </w:pPr>
      <w:r>
        <w:rPr>
          <w:rFonts w:eastAsia="Arial Unicode MS"/>
          <w:b/>
          <w:kern w:val="0"/>
          <w:sz w:val="24"/>
        </w:rPr>
        <w:t>1 - Voltmeter for shore power</w:t>
      </w:r>
    </w:p>
    <w:p w14:paraId="3B289B48">
      <w:pPr>
        <w:ind w:left="1168" w:leftChars="556"/>
        <w:rPr>
          <w:rFonts w:eastAsia="Arial Unicode MS"/>
          <w:b/>
        </w:rPr>
      </w:pPr>
      <w:r>
        <w:rPr>
          <w:rFonts w:eastAsia="Arial Unicode MS"/>
          <w:b/>
          <w:kern w:val="0"/>
          <w:sz w:val="24"/>
        </w:rPr>
        <w:t>1 - Ammeter for shore power</w:t>
      </w:r>
    </w:p>
    <w:p w14:paraId="7AB51543">
      <w:pPr>
        <w:ind w:left="1168" w:leftChars="556"/>
        <w:rPr>
          <w:rFonts w:eastAsia="Arial Unicode MS"/>
          <w:b/>
        </w:rPr>
      </w:pPr>
    </w:p>
    <w:p w14:paraId="3538057F">
      <w:pPr>
        <w:pStyle w:val="71"/>
        <w:ind w:left="743"/>
        <w:rPr>
          <w:b/>
        </w:rPr>
      </w:pPr>
      <w:r>
        <w:rPr>
          <w:b/>
        </w:rPr>
        <w:t>Interlocking shall be arranged to disable any parallel operation with the ship’s generators.</w:t>
      </w:r>
    </w:p>
    <w:p w14:paraId="694B538A">
      <w:pPr>
        <w:tabs>
          <w:tab w:val="left" w:pos="3880"/>
        </w:tabs>
        <w:autoSpaceDE w:val="0"/>
        <w:autoSpaceDN w:val="0"/>
        <w:adjustRightInd w:val="0"/>
        <w:ind w:left="1009"/>
        <w:rPr>
          <w:kern w:val="0"/>
          <w:sz w:val="24"/>
        </w:rPr>
      </w:pPr>
    </w:p>
    <w:p w14:paraId="4504F295">
      <w:pPr>
        <w:pStyle w:val="71"/>
        <w:ind w:left="743"/>
      </w:pPr>
      <w:r>
        <w:t>The</w:t>
      </w:r>
      <w:r>
        <w:rPr>
          <w:spacing w:val="-23"/>
        </w:rPr>
        <w:t xml:space="preserve"> </w:t>
      </w:r>
      <w:r>
        <w:t>shore</w:t>
      </w:r>
      <w:r>
        <w:rPr>
          <w:spacing w:val="-23"/>
        </w:rPr>
        <w:t xml:space="preserve"> </w:t>
      </w:r>
      <w:r>
        <w:t>connection</w:t>
      </w:r>
      <w:r>
        <w:rPr>
          <w:spacing w:val="-23"/>
        </w:rPr>
        <w:t xml:space="preserve"> </w:t>
      </w:r>
      <w:r>
        <w:t>box shall</w:t>
      </w:r>
      <w:r>
        <w:rPr>
          <w:spacing w:val="-23"/>
        </w:rPr>
        <w:t xml:space="preserve"> </w:t>
      </w:r>
      <w:r>
        <w:t>be of</w:t>
      </w:r>
      <w:r>
        <w:rPr>
          <w:spacing w:val="-23"/>
        </w:rPr>
        <w:t xml:space="preserve"> </w:t>
      </w:r>
      <w:r>
        <w:t xml:space="preserve">wall </w:t>
      </w:r>
      <w:r>
        <w:rPr>
          <w:spacing w:val="-2"/>
        </w:rPr>
        <w:t>m</w:t>
      </w:r>
      <w:r>
        <w:t>ounted</w:t>
      </w:r>
      <w:r>
        <w:rPr>
          <w:spacing w:val="-23"/>
        </w:rPr>
        <w:t xml:space="preserve"> </w:t>
      </w:r>
      <w:r>
        <w:t>type</w:t>
      </w:r>
      <w:r>
        <w:rPr>
          <w:spacing w:val="-23"/>
        </w:rPr>
        <w:t xml:space="preserve"> </w:t>
      </w:r>
      <w:r>
        <w:t>and shall</w:t>
      </w:r>
      <w:r>
        <w:rPr>
          <w:spacing w:val="-23"/>
        </w:rPr>
        <w:t xml:space="preserve"> </w:t>
      </w:r>
      <w:r>
        <w:t>be</w:t>
      </w:r>
      <w:r>
        <w:rPr>
          <w:spacing w:val="-24"/>
        </w:rPr>
        <w:t xml:space="preserve"> </w:t>
      </w:r>
      <w:r>
        <w:t>inst</w:t>
      </w:r>
      <w:r>
        <w:rPr>
          <w:spacing w:val="-1"/>
        </w:rPr>
        <w:t>a</w:t>
      </w:r>
      <w:r>
        <w:t>lled</w:t>
      </w:r>
      <w:r>
        <w:rPr>
          <w:spacing w:val="-23"/>
        </w:rPr>
        <w:t xml:space="preserve"> </w:t>
      </w:r>
      <w:r>
        <w:rPr>
          <w:rFonts w:hint="eastAsia"/>
        </w:rPr>
        <w:t>near emergency generator room or other suitable place.</w:t>
      </w:r>
    </w:p>
    <w:p w14:paraId="5FCD7BFE">
      <w:pPr>
        <w:tabs>
          <w:tab w:val="left" w:pos="3880"/>
        </w:tabs>
        <w:autoSpaceDE w:val="0"/>
        <w:autoSpaceDN w:val="0"/>
        <w:adjustRightInd w:val="0"/>
        <w:ind w:left="1009"/>
        <w:rPr>
          <w:kern w:val="0"/>
          <w:sz w:val="24"/>
        </w:rPr>
      </w:pPr>
    </w:p>
    <w:p w14:paraId="6FDA19D7">
      <w:pPr>
        <w:pStyle w:val="71"/>
        <w:ind w:left="743"/>
      </w:pPr>
      <w:r>
        <w:t>On</w:t>
      </w:r>
      <w:r>
        <w:rPr>
          <w:spacing w:val="6"/>
        </w:rPr>
        <w:t xml:space="preserve"> </w:t>
      </w:r>
      <w:r>
        <w:t>the</w:t>
      </w:r>
      <w:r>
        <w:rPr>
          <w:spacing w:val="6"/>
        </w:rPr>
        <w:t xml:space="preserve"> </w:t>
      </w:r>
      <w:r>
        <w:t>bulkhead</w:t>
      </w:r>
      <w:r>
        <w:rPr>
          <w:spacing w:val="6"/>
        </w:rPr>
        <w:t xml:space="preserve"> </w:t>
      </w:r>
      <w:r>
        <w:t>of</w:t>
      </w:r>
      <w:r>
        <w:rPr>
          <w:spacing w:val="6"/>
        </w:rPr>
        <w:t xml:space="preserve"> </w:t>
      </w:r>
      <w:r>
        <w:t>laid</w:t>
      </w:r>
      <w:r>
        <w:rPr>
          <w:spacing w:val="6"/>
        </w:rPr>
        <w:t xml:space="preserve"> </w:t>
      </w:r>
      <w:r>
        <w:t>roo</w:t>
      </w:r>
      <w:r>
        <w:rPr>
          <w:spacing w:val="-2"/>
        </w:rPr>
        <w:t>m</w:t>
      </w:r>
      <w:r>
        <w:t>,</w:t>
      </w:r>
      <w:r>
        <w:rPr>
          <w:spacing w:val="6"/>
        </w:rPr>
        <w:t xml:space="preserve"> </w:t>
      </w:r>
      <w:r>
        <w:t>a</w:t>
      </w:r>
      <w:r>
        <w:rPr>
          <w:spacing w:val="6"/>
        </w:rPr>
        <w:t xml:space="preserve"> </w:t>
      </w:r>
      <w:r>
        <w:t>hole</w:t>
      </w:r>
      <w:r>
        <w:rPr>
          <w:spacing w:val="6"/>
        </w:rPr>
        <w:t xml:space="preserve"> </w:t>
      </w:r>
      <w:r>
        <w:t>with</w:t>
      </w:r>
      <w:r>
        <w:rPr>
          <w:spacing w:val="6"/>
        </w:rPr>
        <w:t xml:space="preserve"> </w:t>
      </w:r>
      <w:r>
        <w:t>wat</w:t>
      </w:r>
      <w:r>
        <w:rPr>
          <w:spacing w:val="-2"/>
        </w:rPr>
        <w:t>e</w:t>
      </w:r>
      <w:r>
        <w:t>r</w:t>
      </w:r>
      <w:r>
        <w:rPr>
          <w:spacing w:val="6"/>
        </w:rPr>
        <w:t xml:space="preserve"> </w:t>
      </w:r>
      <w:r>
        <w:t>tight</w:t>
      </w:r>
      <w:r>
        <w:rPr>
          <w:spacing w:val="6"/>
        </w:rPr>
        <w:t xml:space="preserve"> </w:t>
      </w:r>
      <w:r>
        <w:t>cover</w:t>
      </w:r>
      <w:r>
        <w:rPr>
          <w:spacing w:val="6"/>
        </w:rPr>
        <w:t xml:space="preserve"> </w:t>
      </w:r>
      <w:r>
        <w:t>shall</w:t>
      </w:r>
      <w:r>
        <w:rPr>
          <w:spacing w:val="6"/>
        </w:rPr>
        <w:t xml:space="preserve"> </w:t>
      </w:r>
      <w:r>
        <w:t>be</w:t>
      </w:r>
      <w:r>
        <w:rPr>
          <w:spacing w:val="6"/>
        </w:rPr>
        <w:t xml:space="preserve"> </w:t>
      </w:r>
      <w:r>
        <w:t>provided</w:t>
      </w:r>
      <w:r>
        <w:rPr>
          <w:spacing w:val="6"/>
        </w:rPr>
        <w:t xml:space="preserve"> </w:t>
      </w:r>
      <w:r>
        <w:t>for</w:t>
      </w:r>
      <w:r>
        <w:rPr>
          <w:spacing w:val="6"/>
        </w:rPr>
        <w:t xml:space="preserve"> </w:t>
      </w:r>
      <w:r>
        <w:t>passing through the shore connection cables.</w:t>
      </w:r>
    </w:p>
    <w:p w14:paraId="5F8B274D">
      <w:pPr>
        <w:pStyle w:val="71"/>
        <w:ind w:left="743"/>
      </w:pPr>
    </w:p>
    <w:p w14:paraId="5CCA2E30">
      <w:pPr>
        <w:pStyle w:val="3"/>
        <w:numPr>
          <w:ilvl w:val="2"/>
          <w:numId w:val="0"/>
        </w:numPr>
        <w:ind w:left="709" w:leftChars="0" w:hanging="709" w:firstLineChars="0"/>
        <w:jc w:val="left"/>
        <w:rPr>
          <w:i/>
        </w:rPr>
      </w:pPr>
      <w:r>
        <w:rPr>
          <w:rFonts w:hint="eastAsia" w:ascii="Arial" w:hAnsi="Arial" w:eastAsia="黑体" w:cs="Times New Roman"/>
          <w:b/>
          <w:bCs/>
          <w:i/>
          <w:caps/>
          <w:kern w:val="0"/>
          <w:sz w:val="24"/>
          <w:szCs w:val="24"/>
          <w:lang w:val="en-US" w:eastAsia="zh-CN" w:bidi="ar-SA"/>
        </w:rPr>
        <w:t>8.3.7</w:t>
      </w:r>
      <w:r>
        <w:rPr>
          <w:rFonts w:hint="eastAsia" w:cs="Times New Roman"/>
          <w:b/>
          <w:bCs/>
          <w:i/>
          <w:caps/>
          <w:kern w:val="0"/>
          <w:sz w:val="24"/>
          <w:szCs w:val="24"/>
          <w:lang w:val="en-US" w:eastAsia="zh-CN" w:bidi="ar-SA"/>
        </w:rPr>
        <w:t xml:space="preserve"> </w:t>
      </w:r>
      <w:r>
        <w:rPr>
          <w:rFonts w:hint="eastAsia"/>
          <w:i/>
        </w:rPr>
        <w:t>AMP ready</w:t>
      </w:r>
    </w:p>
    <w:p w14:paraId="26E49BF8">
      <w:pPr>
        <w:pStyle w:val="71"/>
        <w:ind w:left="743"/>
        <w:rPr>
          <w:b/>
          <w:i/>
        </w:rPr>
      </w:pPr>
      <w:r>
        <w:rPr>
          <w:b/>
          <w:i/>
        </w:rPr>
        <w:t>MSB with additional empty panel(cold-ironing) , and cable tray shall be installed which shall route from the cold-ironing panel to the port side on upper deck of AMP ready position with water tight penetration; packaged container solution with all other AMP device will be separated and supplied by the Buyer (refer to the installation of 40ft container which will include relevant transformer and AMP connection box inside). Appropriate space for future AMP device ready shall be considered on board.</w:t>
      </w:r>
    </w:p>
    <w:p w14:paraId="560BC341">
      <w:pPr>
        <w:pStyle w:val="71"/>
        <w:ind w:left="743"/>
        <w:rPr>
          <w:b/>
          <w:i/>
        </w:rPr>
      </w:pPr>
    </w:p>
    <w:p w14:paraId="4EBDFAC9">
      <w:pPr>
        <w:pStyle w:val="71"/>
        <w:ind w:left="743"/>
        <w:rPr>
          <w:b/>
          <w:i/>
        </w:rPr>
      </w:pPr>
      <w:r>
        <w:rPr>
          <w:b/>
          <w:i/>
        </w:rPr>
        <w:t>MV transformer and cable reel shall not be installed on board. The Buyer will rent the container, which shall be contained with MV transformer(1.6MVA)  and reel.</w:t>
      </w:r>
    </w:p>
    <w:p w14:paraId="2EB57FE5">
      <w:pPr>
        <w:pStyle w:val="71"/>
        <w:ind w:left="743"/>
        <w:rPr>
          <w:b/>
          <w:i/>
        </w:rPr>
      </w:pPr>
    </w:p>
    <w:p w14:paraId="4FEDA6BA">
      <w:pPr>
        <w:pStyle w:val="71"/>
        <w:ind w:left="743"/>
        <w:rPr>
          <w:b/>
          <w:i/>
        </w:rPr>
      </w:pPr>
      <w:r>
        <w:rPr>
          <w:b/>
          <w:i/>
        </w:rPr>
        <w:t>The cable for shore connection shall not be supplied by the Builder</w:t>
      </w:r>
    </w:p>
    <w:p w14:paraId="655E4728">
      <w:pPr>
        <w:pStyle w:val="71"/>
        <w:ind w:left="743"/>
      </w:pPr>
    </w:p>
    <w:p w14:paraId="1A6FC15B">
      <w:pPr>
        <w:pStyle w:val="71"/>
        <w:ind w:left="743"/>
      </w:pPr>
    </w:p>
    <w:p w14:paraId="33B8CC73">
      <w:pPr>
        <w:pStyle w:val="3"/>
        <w:numPr>
          <w:ilvl w:val="2"/>
          <w:numId w:val="0"/>
        </w:numPr>
        <w:ind w:left="709" w:leftChars="0" w:hanging="709" w:firstLineChars="0"/>
        <w:jc w:val="left"/>
      </w:pPr>
      <w:bookmarkStart w:id="652" w:name="_Toc5724002"/>
      <w:bookmarkStart w:id="653" w:name="_Toc48573607"/>
      <w:bookmarkStart w:id="654" w:name="_Toc48573745"/>
      <w:bookmarkStart w:id="655" w:name="_Toc49257660"/>
      <w:bookmarkStart w:id="656" w:name="_Toc48311948"/>
      <w:r>
        <w:rPr>
          <w:rFonts w:hint="eastAsia" w:ascii="Arial" w:hAnsi="Arial" w:eastAsia="黑体" w:cs="Times New Roman"/>
          <w:b/>
          <w:bCs/>
          <w:caps/>
          <w:kern w:val="0"/>
          <w:sz w:val="24"/>
          <w:szCs w:val="24"/>
          <w:lang w:val="en-US" w:eastAsia="zh-CN" w:bidi="ar-SA"/>
        </w:rPr>
        <w:t>8.3.8</w:t>
      </w:r>
      <w:r>
        <w:rPr>
          <w:rFonts w:hint="eastAsia" w:cs="Times New Roman"/>
          <w:b/>
          <w:bCs/>
          <w:caps/>
          <w:kern w:val="0"/>
          <w:sz w:val="24"/>
          <w:szCs w:val="24"/>
          <w:lang w:val="en-US" w:eastAsia="zh-CN" w:bidi="ar-SA"/>
        </w:rPr>
        <w:t xml:space="preserve"> </w:t>
      </w:r>
      <w:r>
        <w:t>TEST PANEL</w:t>
      </w:r>
      <w:bookmarkEnd w:id="652"/>
      <w:bookmarkEnd w:id="653"/>
      <w:bookmarkEnd w:id="654"/>
      <w:bookmarkEnd w:id="655"/>
      <w:bookmarkEnd w:id="656"/>
    </w:p>
    <w:p w14:paraId="0EDA3503">
      <w:pPr>
        <w:pStyle w:val="71"/>
        <w:ind w:left="743"/>
        <w:rPr>
          <w:rFonts w:eastAsia="Arial Unicode MS"/>
        </w:rPr>
      </w:pPr>
      <w:r>
        <w:t xml:space="preserve">One (1) set of wall </w:t>
      </w:r>
      <w:r>
        <w:rPr>
          <w:spacing w:val="-2"/>
        </w:rPr>
        <w:t>m</w:t>
      </w:r>
      <w:r>
        <w:t xml:space="preserve">ounted type </w:t>
      </w:r>
      <w:r>
        <w:rPr>
          <w:rFonts w:hint="eastAsia"/>
        </w:rPr>
        <w:t xml:space="preserve">electrical </w:t>
      </w:r>
      <w:r>
        <w:t>test panel shall</w:t>
      </w:r>
      <w:r>
        <w:rPr>
          <w:spacing w:val="-1"/>
        </w:rPr>
        <w:t xml:space="preserve"> </w:t>
      </w:r>
      <w:r>
        <w:t>be</w:t>
      </w:r>
      <w:r>
        <w:rPr>
          <w:spacing w:val="-1"/>
        </w:rPr>
        <w:t xml:space="preserve"> </w:t>
      </w:r>
      <w:r>
        <w:t>installed</w:t>
      </w:r>
      <w:r>
        <w:rPr>
          <w:spacing w:val="-1"/>
        </w:rPr>
        <w:t xml:space="preserve"> </w:t>
      </w:r>
      <w:r>
        <w:t>in the electric</w:t>
      </w:r>
      <w:r>
        <w:rPr>
          <w:rFonts w:hint="eastAsia"/>
        </w:rPr>
        <w:t>al</w:t>
      </w:r>
      <w:r>
        <w:t xml:space="preserve"> workshop. The panel s</w:t>
      </w:r>
      <w:r>
        <w:rPr>
          <w:spacing w:val="-1"/>
        </w:rPr>
        <w:t>h</w:t>
      </w:r>
      <w:r>
        <w:t xml:space="preserve">all be </w:t>
      </w:r>
      <w:r>
        <w:rPr>
          <w:spacing w:val="-1"/>
        </w:rPr>
        <w:t>p</w:t>
      </w:r>
      <w:r>
        <w:t>rovi</w:t>
      </w:r>
      <w:r>
        <w:rPr>
          <w:spacing w:val="-1"/>
        </w:rPr>
        <w:t>d</w:t>
      </w:r>
      <w:r>
        <w:t>ed with foll</w:t>
      </w:r>
      <w:r>
        <w:rPr>
          <w:spacing w:val="-1"/>
        </w:rPr>
        <w:t>o</w:t>
      </w:r>
      <w:r>
        <w:t>wing devices: (or accor</w:t>
      </w:r>
      <w:r>
        <w:rPr>
          <w:spacing w:val="-1"/>
        </w:rPr>
        <w:t>d</w:t>
      </w:r>
      <w:r>
        <w:t>ing to manufacturer's stan</w:t>
      </w:r>
      <w:r>
        <w:rPr>
          <w:spacing w:val="-1"/>
        </w:rPr>
        <w:t>d</w:t>
      </w:r>
      <w:r>
        <w:t>ard)</w:t>
      </w:r>
      <w:r>
        <w:rPr>
          <w:rFonts w:hint="eastAsia"/>
        </w:rPr>
        <w:t xml:space="preserve"> </w:t>
      </w:r>
      <w:r>
        <w:rPr>
          <w:rFonts w:eastAsia="Arial Unicode MS"/>
        </w:rPr>
        <w:t>switches, pilot la</w:t>
      </w:r>
      <w:r>
        <w:rPr>
          <w:rFonts w:eastAsia="Arial Unicode MS"/>
          <w:spacing w:val="-2"/>
        </w:rPr>
        <w:t>m</w:t>
      </w:r>
      <w:r>
        <w:rPr>
          <w:rFonts w:eastAsia="Arial Unicode MS"/>
        </w:rPr>
        <w:t>ps, volt</w:t>
      </w:r>
      <w:r>
        <w:rPr>
          <w:rFonts w:eastAsia="Arial Unicode MS"/>
          <w:spacing w:val="-2"/>
        </w:rPr>
        <w:t>m</w:t>
      </w:r>
      <w:r>
        <w:rPr>
          <w:rFonts w:eastAsia="Arial Unicode MS"/>
        </w:rPr>
        <w:t>eter and</w:t>
      </w:r>
      <w:r>
        <w:rPr>
          <w:rFonts w:eastAsia="Arial Unicode MS"/>
          <w:spacing w:val="-1"/>
        </w:rPr>
        <w:t xml:space="preserve"> </w:t>
      </w:r>
      <w:r>
        <w:rPr>
          <w:rFonts w:eastAsia="Arial Unicode MS"/>
        </w:rPr>
        <w:t>ammeter</w:t>
      </w:r>
      <w:r>
        <w:rPr>
          <w:rFonts w:hint="eastAsia" w:eastAsia="Arial Unicode MS"/>
        </w:rPr>
        <w:t>.</w:t>
      </w:r>
    </w:p>
    <w:p w14:paraId="7F4B8D7C">
      <w:pPr>
        <w:pStyle w:val="71"/>
        <w:ind w:left="743"/>
      </w:pPr>
    </w:p>
    <w:tbl>
      <w:tblPr>
        <w:tblStyle w:val="40"/>
        <w:tblW w:w="8772" w:type="dxa"/>
        <w:tblInd w:w="1014" w:type="dxa"/>
        <w:tblLayout w:type="fixed"/>
        <w:tblCellMar>
          <w:top w:w="0" w:type="dxa"/>
          <w:left w:w="0" w:type="dxa"/>
          <w:bottom w:w="0" w:type="dxa"/>
          <w:right w:w="0" w:type="dxa"/>
        </w:tblCellMar>
      </w:tblPr>
      <w:tblGrid>
        <w:gridCol w:w="1800"/>
        <w:gridCol w:w="6972"/>
      </w:tblGrid>
      <w:tr w14:paraId="4EA77C15">
        <w:tblPrEx>
          <w:tblCellMar>
            <w:top w:w="0" w:type="dxa"/>
            <w:left w:w="0" w:type="dxa"/>
            <w:bottom w:w="0" w:type="dxa"/>
            <w:right w:w="0" w:type="dxa"/>
          </w:tblCellMar>
        </w:tblPrEx>
        <w:trPr>
          <w:trHeight w:val="562" w:hRule="exact"/>
        </w:trPr>
        <w:tc>
          <w:tcPr>
            <w:tcW w:w="1800" w:type="dxa"/>
            <w:tcBorders>
              <w:top w:val="single" w:color="000000" w:sz="4" w:space="0"/>
              <w:left w:val="single" w:color="000000" w:sz="4" w:space="0"/>
              <w:bottom w:val="single" w:color="000000" w:sz="4" w:space="0"/>
              <w:right w:val="single" w:color="000000" w:sz="4" w:space="0"/>
            </w:tcBorders>
          </w:tcPr>
          <w:p w14:paraId="65E3A622">
            <w:pPr>
              <w:autoSpaceDE w:val="0"/>
              <w:autoSpaceDN w:val="0"/>
              <w:adjustRightInd w:val="0"/>
              <w:spacing w:before="2"/>
              <w:ind w:left="103"/>
              <w:jc w:val="left"/>
              <w:rPr>
                <w:kern w:val="0"/>
                <w:sz w:val="24"/>
              </w:rPr>
            </w:pPr>
            <w:r>
              <w:rPr>
                <w:kern w:val="0"/>
                <w:sz w:val="24"/>
              </w:rPr>
              <w:t>Each one (1)</w:t>
            </w:r>
          </w:p>
        </w:tc>
        <w:tc>
          <w:tcPr>
            <w:tcW w:w="6972" w:type="dxa"/>
            <w:tcBorders>
              <w:top w:val="single" w:color="000000" w:sz="4" w:space="0"/>
              <w:left w:val="single" w:color="000000" w:sz="4" w:space="0"/>
              <w:bottom w:val="single" w:color="000000" w:sz="4" w:space="0"/>
              <w:right w:val="single" w:color="000000" w:sz="4" w:space="0"/>
            </w:tcBorders>
          </w:tcPr>
          <w:p w14:paraId="6F518C1A">
            <w:pPr>
              <w:autoSpaceDE w:val="0"/>
              <w:autoSpaceDN w:val="0"/>
              <w:adjustRightInd w:val="0"/>
              <w:spacing w:before="2"/>
              <w:ind w:left="103" w:firstLine="1"/>
              <w:jc w:val="left"/>
              <w:rPr>
                <w:kern w:val="0"/>
                <w:sz w:val="24"/>
              </w:rPr>
            </w:pPr>
            <w:r>
              <w:rPr>
                <w:kern w:val="0"/>
                <w:sz w:val="24"/>
              </w:rPr>
              <w:t>Set</w:t>
            </w:r>
            <w:r>
              <w:rPr>
                <w:spacing w:val="13"/>
                <w:kern w:val="0"/>
                <w:sz w:val="24"/>
              </w:rPr>
              <w:t xml:space="preserve"> </w:t>
            </w:r>
            <w:r>
              <w:rPr>
                <w:kern w:val="0"/>
                <w:sz w:val="24"/>
              </w:rPr>
              <w:t>of</w:t>
            </w:r>
            <w:r>
              <w:rPr>
                <w:spacing w:val="13"/>
                <w:kern w:val="0"/>
                <w:sz w:val="24"/>
              </w:rPr>
              <w:t xml:space="preserve"> </w:t>
            </w:r>
            <w:r>
              <w:rPr>
                <w:kern w:val="0"/>
                <w:sz w:val="24"/>
              </w:rPr>
              <w:t>test</w:t>
            </w:r>
            <w:r>
              <w:rPr>
                <w:spacing w:val="13"/>
                <w:kern w:val="0"/>
                <w:sz w:val="24"/>
              </w:rPr>
              <w:t xml:space="preserve"> </w:t>
            </w:r>
            <w:r>
              <w:rPr>
                <w:kern w:val="0"/>
                <w:sz w:val="24"/>
              </w:rPr>
              <w:t>ter</w:t>
            </w:r>
            <w:r>
              <w:rPr>
                <w:spacing w:val="-2"/>
                <w:kern w:val="0"/>
                <w:sz w:val="24"/>
              </w:rPr>
              <w:t>m</w:t>
            </w:r>
            <w:r>
              <w:rPr>
                <w:kern w:val="0"/>
                <w:sz w:val="24"/>
              </w:rPr>
              <w:t>inals</w:t>
            </w:r>
            <w:r>
              <w:rPr>
                <w:spacing w:val="13"/>
                <w:kern w:val="0"/>
                <w:sz w:val="24"/>
              </w:rPr>
              <w:t xml:space="preserve"> </w:t>
            </w:r>
            <w:r>
              <w:rPr>
                <w:kern w:val="0"/>
                <w:sz w:val="24"/>
              </w:rPr>
              <w:t>of</w:t>
            </w:r>
            <w:r>
              <w:rPr>
                <w:spacing w:val="13"/>
                <w:kern w:val="0"/>
                <w:sz w:val="24"/>
              </w:rPr>
              <w:t xml:space="preserve"> </w:t>
            </w:r>
            <w:r>
              <w:rPr>
                <w:kern w:val="0"/>
                <w:sz w:val="24"/>
              </w:rPr>
              <w:t>AC</w:t>
            </w:r>
            <w:r>
              <w:rPr>
                <w:spacing w:val="14"/>
                <w:kern w:val="0"/>
                <w:sz w:val="24"/>
              </w:rPr>
              <w:t xml:space="preserve"> </w:t>
            </w:r>
            <w:r>
              <w:rPr>
                <w:kern w:val="0"/>
                <w:sz w:val="24"/>
              </w:rPr>
              <w:t>440</w:t>
            </w:r>
            <w:r>
              <w:rPr>
                <w:spacing w:val="-32"/>
                <w:kern w:val="0"/>
                <w:sz w:val="24"/>
              </w:rPr>
              <w:t>V</w:t>
            </w:r>
            <w:r>
              <w:rPr>
                <w:kern w:val="0"/>
                <w:sz w:val="24"/>
              </w:rPr>
              <w:t>.</w:t>
            </w:r>
            <w:r>
              <w:rPr>
                <w:spacing w:val="13"/>
                <w:kern w:val="0"/>
                <w:sz w:val="24"/>
              </w:rPr>
              <w:t xml:space="preserve"> </w:t>
            </w:r>
            <w:r>
              <w:rPr>
                <w:kern w:val="0"/>
                <w:sz w:val="24"/>
              </w:rPr>
              <w:t>3 PH</w:t>
            </w:r>
            <w:r>
              <w:rPr>
                <w:spacing w:val="14"/>
                <w:kern w:val="0"/>
                <w:sz w:val="24"/>
              </w:rPr>
              <w:t xml:space="preserve"> </w:t>
            </w:r>
            <w:r>
              <w:rPr>
                <w:kern w:val="0"/>
                <w:sz w:val="24"/>
              </w:rPr>
              <w:t>and</w:t>
            </w:r>
            <w:r>
              <w:rPr>
                <w:spacing w:val="15"/>
                <w:kern w:val="0"/>
                <w:sz w:val="24"/>
              </w:rPr>
              <w:t xml:space="preserve"> </w:t>
            </w:r>
            <w:r>
              <w:rPr>
                <w:kern w:val="0"/>
                <w:sz w:val="24"/>
              </w:rPr>
              <w:t>AC</w:t>
            </w:r>
            <w:r>
              <w:rPr>
                <w:spacing w:val="14"/>
                <w:kern w:val="0"/>
                <w:sz w:val="24"/>
              </w:rPr>
              <w:t xml:space="preserve"> </w:t>
            </w:r>
            <w:r>
              <w:rPr>
                <w:kern w:val="0"/>
                <w:sz w:val="24"/>
              </w:rPr>
              <w:t>220</w:t>
            </w:r>
            <w:r>
              <w:rPr>
                <w:spacing w:val="-32"/>
                <w:kern w:val="0"/>
                <w:sz w:val="24"/>
              </w:rPr>
              <w:t>V</w:t>
            </w:r>
            <w:r>
              <w:rPr>
                <w:kern w:val="0"/>
                <w:sz w:val="24"/>
              </w:rPr>
              <w:t>.</w:t>
            </w:r>
            <w:r>
              <w:rPr>
                <w:spacing w:val="14"/>
                <w:kern w:val="0"/>
                <w:sz w:val="24"/>
              </w:rPr>
              <w:t xml:space="preserve"> </w:t>
            </w:r>
            <w:r>
              <w:rPr>
                <w:kern w:val="0"/>
                <w:sz w:val="24"/>
              </w:rPr>
              <w:t>3</w:t>
            </w:r>
            <w:r>
              <w:rPr>
                <w:spacing w:val="14"/>
                <w:kern w:val="0"/>
                <w:sz w:val="24"/>
              </w:rPr>
              <w:t xml:space="preserve"> </w:t>
            </w:r>
            <w:r>
              <w:rPr>
                <w:kern w:val="0"/>
                <w:sz w:val="24"/>
              </w:rPr>
              <w:t>PH</w:t>
            </w:r>
            <w:r>
              <w:rPr>
                <w:spacing w:val="14"/>
                <w:kern w:val="0"/>
                <w:sz w:val="24"/>
              </w:rPr>
              <w:t xml:space="preserve"> </w:t>
            </w:r>
            <w:r>
              <w:rPr>
                <w:kern w:val="0"/>
                <w:sz w:val="24"/>
              </w:rPr>
              <w:t>both</w:t>
            </w:r>
            <w:r>
              <w:rPr>
                <w:spacing w:val="14"/>
                <w:kern w:val="0"/>
                <w:sz w:val="24"/>
              </w:rPr>
              <w:t xml:space="preserve"> </w:t>
            </w:r>
            <w:r>
              <w:rPr>
                <w:kern w:val="0"/>
                <w:sz w:val="24"/>
              </w:rPr>
              <w:t>up to 20A</w:t>
            </w:r>
            <w:r>
              <w:rPr>
                <w:rFonts w:hint="eastAsia"/>
                <w:kern w:val="0"/>
                <w:sz w:val="24"/>
              </w:rPr>
              <w:t xml:space="preserve">, </w:t>
            </w:r>
            <w:r>
              <w:rPr>
                <w:kern w:val="0"/>
                <w:sz w:val="24"/>
              </w:rPr>
              <w:t>AC110V and AC 24V 5A</w:t>
            </w:r>
          </w:p>
        </w:tc>
      </w:tr>
      <w:tr w14:paraId="6C56DB02">
        <w:tblPrEx>
          <w:tblCellMar>
            <w:top w:w="0" w:type="dxa"/>
            <w:left w:w="0" w:type="dxa"/>
            <w:bottom w:w="0" w:type="dxa"/>
            <w:right w:w="0" w:type="dxa"/>
          </w:tblCellMar>
        </w:tblPrEx>
        <w:trPr>
          <w:trHeight w:val="286" w:hRule="exact"/>
        </w:trPr>
        <w:tc>
          <w:tcPr>
            <w:tcW w:w="1800" w:type="dxa"/>
            <w:tcBorders>
              <w:top w:val="single" w:color="000000" w:sz="4" w:space="0"/>
              <w:left w:val="single" w:color="000000" w:sz="4" w:space="0"/>
              <w:bottom w:val="single" w:color="000000" w:sz="4" w:space="0"/>
              <w:right w:val="single" w:color="000000" w:sz="4" w:space="0"/>
            </w:tcBorders>
          </w:tcPr>
          <w:p w14:paraId="4FBB18F7">
            <w:pPr>
              <w:autoSpaceDE w:val="0"/>
              <w:autoSpaceDN w:val="0"/>
              <w:adjustRightInd w:val="0"/>
              <w:spacing w:before="2"/>
              <w:ind w:left="103"/>
              <w:jc w:val="left"/>
              <w:rPr>
                <w:kern w:val="0"/>
                <w:sz w:val="24"/>
              </w:rPr>
            </w:pPr>
            <w:r>
              <w:rPr>
                <w:kern w:val="0"/>
                <w:sz w:val="24"/>
              </w:rPr>
              <w:t>One (1)</w:t>
            </w:r>
          </w:p>
        </w:tc>
        <w:tc>
          <w:tcPr>
            <w:tcW w:w="6972" w:type="dxa"/>
            <w:tcBorders>
              <w:top w:val="single" w:color="000000" w:sz="4" w:space="0"/>
              <w:left w:val="single" w:color="000000" w:sz="4" w:space="0"/>
              <w:bottom w:val="single" w:color="000000" w:sz="4" w:space="0"/>
              <w:right w:val="single" w:color="000000" w:sz="4" w:space="0"/>
            </w:tcBorders>
          </w:tcPr>
          <w:p w14:paraId="0C27F2A2">
            <w:pPr>
              <w:autoSpaceDE w:val="0"/>
              <w:autoSpaceDN w:val="0"/>
              <w:adjustRightInd w:val="0"/>
              <w:spacing w:before="2"/>
              <w:ind w:left="103"/>
              <w:jc w:val="left"/>
              <w:rPr>
                <w:strike/>
                <w:kern w:val="0"/>
                <w:sz w:val="24"/>
              </w:rPr>
            </w:pPr>
            <w:r>
              <w:rPr>
                <w:kern w:val="0"/>
                <w:sz w:val="24"/>
              </w:rPr>
              <w:t>Set of test ter</w:t>
            </w:r>
            <w:r>
              <w:rPr>
                <w:spacing w:val="-2"/>
                <w:kern w:val="0"/>
                <w:sz w:val="24"/>
              </w:rPr>
              <w:t>m</w:t>
            </w:r>
            <w:r>
              <w:rPr>
                <w:kern w:val="0"/>
                <w:sz w:val="24"/>
              </w:rPr>
              <w:t>inals of DC 24V</w:t>
            </w:r>
            <w:r>
              <w:rPr>
                <w:spacing w:val="-5"/>
                <w:kern w:val="0"/>
                <w:sz w:val="24"/>
              </w:rPr>
              <w:t xml:space="preserve"> </w:t>
            </w:r>
            <w:r>
              <w:rPr>
                <w:kern w:val="0"/>
                <w:sz w:val="24"/>
              </w:rPr>
              <w:t>up to 5A</w:t>
            </w:r>
          </w:p>
        </w:tc>
      </w:tr>
      <w:tr w14:paraId="29A35A85">
        <w:tblPrEx>
          <w:tblCellMar>
            <w:top w:w="0" w:type="dxa"/>
            <w:left w:w="0" w:type="dxa"/>
            <w:bottom w:w="0" w:type="dxa"/>
            <w:right w:w="0" w:type="dxa"/>
          </w:tblCellMar>
        </w:tblPrEx>
        <w:trPr>
          <w:trHeight w:val="286" w:hRule="exact"/>
        </w:trPr>
        <w:tc>
          <w:tcPr>
            <w:tcW w:w="1800" w:type="dxa"/>
            <w:tcBorders>
              <w:top w:val="single" w:color="000000" w:sz="4" w:space="0"/>
              <w:left w:val="single" w:color="000000" w:sz="4" w:space="0"/>
              <w:bottom w:val="single" w:color="000000" w:sz="4" w:space="0"/>
              <w:right w:val="single" w:color="000000" w:sz="4" w:space="0"/>
            </w:tcBorders>
          </w:tcPr>
          <w:p w14:paraId="5B5CCD7B">
            <w:pPr>
              <w:autoSpaceDE w:val="0"/>
              <w:autoSpaceDN w:val="0"/>
              <w:adjustRightInd w:val="0"/>
              <w:spacing w:before="2"/>
              <w:ind w:left="103"/>
              <w:jc w:val="left"/>
              <w:rPr>
                <w:kern w:val="0"/>
                <w:sz w:val="24"/>
              </w:rPr>
            </w:pPr>
            <w:r>
              <w:rPr>
                <w:kern w:val="0"/>
                <w:sz w:val="24"/>
              </w:rPr>
              <w:t>One (1)</w:t>
            </w:r>
          </w:p>
        </w:tc>
        <w:tc>
          <w:tcPr>
            <w:tcW w:w="6972" w:type="dxa"/>
            <w:tcBorders>
              <w:top w:val="single" w:color="000000" w:sz="4" w:space="0"/>
              <w:left w:val="single" w:color="000000" w:sz="4" w:space="0"/>
              <w:bottom w:val="single" w:color="000000" w:sz="4" w:space="0"/>
              <w:right w:val="single" w:color="000000" w:sz="4" w:space="0"/>
            </w:tcBorders>
          </w:tcPr>
          <w:p w14:paraId="312DAFC0">
            <w:pPr>
              <w:autoSpaceDE w:val="0"/>
              <w:autoSpaceDN w:val="0"/>
              <w:adjustRightInd w:val="0"/>
              <w:spacing w:before="2"/>
              <w:ind w:left="103"/>
              <w:jc w:val="left"/>
              <w:rPr>
                <w:kern w:val="0"/>
                <w:sz w:val="24"/>
              </w:rPr>
            </w:pPr>
            <w:r>
              <w:rPr>
                <w:kern w:val="0"/>
                <w:sz w:val="24"/>
              </w:rPr>
              <w:t>Fuse checker</w:t>
            </w:r>
          </w:p>
        </w:tc>
      </w:tr>
      <w:tr w14:paraId="090A306D">
        <w:tblPrEx>
          <w:tblCellMar>
            <w:top w:w="0" w:type="dxa"/>
            <w:left w:w="0" w:type="dxa"/>
            <w:bottom w:w="0" w:type="dxa"/>
            <w:right w:w="0" w:type="dxa"/>
          </w:tblCellMar>
        </w:tblPrEx>
        <w:trPr>
          <w:trHeight w:val="287" w:hRule="exact"/>
        </w:trPr>
        <w:tc>
          <w:tcPr>
            <w:tcW w:w="1800" w:type="dxa"/>
            <w:tcBorders>
              <w:top w:val="single" w:color="000000" w:sz="4" w:space="0"/>
              <w:left w:val="single" w:color="000000" w:sz="4" w:space="0"/>
              <w:bottom w:val="single" w:color="000000" w:sz="4" w:space="0"/>
              <w:right w:val="single" w:color="000000" w:sz="4" w:space="0"/>
            </w:tcBorders>
          </w:tcPr>
          <w:p w14:paraId="01FFFB74">
            <w:pPr>
              <w:autoSpaceDE w:val="0"/>
              <w:autoSpaceDN w:val="0"/>
              <w:adjustRightInd w:val="0"/>
              <w:spacing w:before="2"/>
              <w:ind w:left="103"/>
              <w:jc w:val="left"/>
              <w:rPr>
                <w:kern w:val="0"/>
                <w:sz w:val="24"/>
              </w:rPr>
            </w:pPr>
            <w:r>
              <w:rPr>
                <w:kern w:val="0"/>
                <w:sz w:val="24"/>
              </w:rPr>
              <w:t>Each one (1)</w:t>
            </w:r>
          </w:p>
        </w:tc>
        <w:tc>
          <w:tcPr>
            <w:tcW w:w="6972" w:type="dxa"/>
            <w:tcBorders>
              <w:top w:val="single" w:color="000000" w:sz="4" w:space="0"/>
              <w:left w:val="single" w:color="000000" w:sz="4" w:space="0"/>
              <w:bottom w:val="single" w:color="000000" w:sz="4" w:space="0"/>
              <w:right w:val="single" w:color="000000" w:sz="4" w:space="0"/>
            </w:tcBorders>
          </w:tcPr>
          <w:p w14:paraId="4E61B2BF">
            <w:pPr>
              <w:autoSpaceDE w:val="0"/>
              <w:autoSpaceDN w:val="0"/>
              <w:adjustRightInd w:val="0"/>
              <w:spacing w:before="2"/>
              <w:ind w:left="104"/>
              <w:jc w:val="left"/>
              <w:rPr>
                <w:kern w:val="0"/>
                <w:sz w:val="24"/>
              </w:rPr>
            </w:pPr>
            <w:r>
              <w:rPr>
                <w:kern w:val="0"/>
                <w:sz w:val="24"/>
              </w:rPr>
              <w:t>Lamp holder for various fluorescent lights of 40W, 20W, 8W</w:t>
            </w:r>
          </w:p>
        </w:tc>
      </w:tr>
      <w:tr w14:paraId="61079BA4">
        <w:tblPrEx>
          <w:tblCellMar>
            <w:top w:w="0" w:type="dxa"/>
            <w:left w:w="0" w:type="dxa"/>
            <w:bottom w:w="0" w:type="dxa"/>
            <w:right w:w="0" w:type="dxa"/>
          </w:tblCellMar>
        </w:tblPrEx>
        <w:trPr>
          <w:trHeight w:val="621" w:hRule="exact"/>
        </w:trPr>
        <w:tc>
          <w:tcPr>
            <w:tcW w:w="1800" w:type="dxa"/>
            <w:tcBorders>
              <w:top w:val="single" w:color="000000" w:sz="4" w:space="0"/>
              <w:left w:val="single" w:color="000000" w:sz="4" w:space="0"/>
              <w:bottom w:val="single" w:color="000000" w:sz="4" w:space="0"/>
              <w:right w:val="single" w:color="000000" w:sz="4" w:space="0"/>
            </w:tcBorders>
          </w:tcPr>
          <w:p w14:paraId="12D8C646">
            <w:pPr>
              <w:autoSpaceDE w:val="0"/>
              <w:autoSpaceDN w:val="0"/>
              <w:adjustRightInd w:val="0"/>
              <w:spacing w:before="2"/>
              <w:ind w:left="103"/>
              <w:jc w:val="left"/>
              <w:rPr>
                <w:kern w:val="0"/>
                <w:sz w:val="24"/>
              </w:rPr>
            </w:pPr>
            <w:r>
              <w:rPr>
                <w:kern w:val="0"/>
                <w:sz w:val="24"/>
              </w:rPr>
              <w:t>Each one (1)</w:t>
            </w:r>
          </w:p>
        </w:tc>
        <w:tc>
          <w:tcPr>
            <w:tcW w:w="6972" w:type="dxa"/>
            <w:tcBorders>
              <w:top w:val="single" w:color="000000" w:sz="4" w:space="0"/>
              <w:left w:val="single" w:color="000000" w:sz="4" w:space="0"/>
              <w:bottom w:val="single" w:color="000000" w:sz="4" w:space="0"/>
              <w:right w:val="single" w:color="000000" w:sz="4" w:space="0"/>
            </w:tcBorders>
          </w:tcPr>
          <w:p w14:paraId="521B176D">
            <w:pPr>
              <w:autoSpaceDE w:val="0"/>
              <w:autoSpaceDN w:val="0"/>
              <w:adjustRightInd w:val="0"/>
              <w:spacing w:before="2"/>
              <w:ind w:left="104"/>
              <w:jc w:val="left"/>
              <w:rPr>
                <w:kern w:val="0"/>
                <w:sz w:val="24"/>
              </w:rPr>
            </w:pPr>
            <w:r>
              <w:rPr>
                <w:kern w:val="0"/>
                <w:sz w:val="24"/>
              </w:rPr>
              <w:t>Lamp holder for various incandescent lamps of E40, E27, E14, B15, B22</w:t>
            </w:r>
          </w:p>
        </w:tc>
      </w:tr>
      <w:tr w14:paraId="68FA2469">
        <w:tblPrEx>
          <w:tblCellMar>
            <w:top w:w="0" w:type="dxa"/>
            <w:left w:w="0" w:type="dxa"/>
            <w:bottom w:w="0" w:type="dxa"/>
            <w:right w:w="0" w:type="dxa"/>
          </w:tblCellMar>
        </w:tblPrEx>
        <w:trPr>
          <w:trHeight w:val="286" w:hRule="exact"/>
        </w:trPr>
        <w:tc>
          <w:tcPr>
            <w:tcW w:w="1800" w:type="dxa"/>
            <w:tcBorders>
              <w:top w:val="single" w:color="000000" w:sz="4" w:space="0"/>
              <w:left w:val="single" w:color="000000" w:sz="4" w:space="0"/>
              <w:bottom w:val="single" w:color="000000" w:sz="4" w:space="0"/>
              <w:right w:val="single" w:color="000000" w:sz="4" w:space="0"/>
            </w:tcBorders>
          </w:tcPr>
          <w:p w14:paraId="62E900A1">
            <w:pPr>
              <w:autoSpaceDE w:val="0"/>
              <w:autoSpaceDN w:val="0"/>
              <w:adjustRightInd w:val="0"/>
              <w:spacing w:before="2"/>
              <w:ind w:left="103"/>
              <w:jc w:val="left"/>
              <w:rPr>
                <w:kern w:val="0"/>
                <w:sz w:val="24"/>
              </w:rPr>
            </w:pPr>
            <w:r>
              <w:rPr>
                <w:kern w:val="0"/>
                <w:sz w:val="24"/>
              </w:rPr>
              <w:t>Each one (1)</w:t>
            </w:r>
          </w:p>
        </w:tc>
        <w:tc>
          <w:tcPr>
            <w:tcW w:w="6972" w:type="dxa"/>
            <w:tcBorders>
              <w:top w:val="single" w:color="000000" w:sz="4" w:space="0"/>
              <w:left w:val="single" w:color="000000" w:sz="4" w:space="0"/>
              <w:bottom w:val="single" w:color="000000" w:sz="4" w:space="0"/>
              <w:right w:val="single" w:color="000000" w:sz="4" w:space="0"/>
            </w:tcBorders>
          </w:tcPr>
          <w:p w14:paraId="6252F7E9">
            <w:pPr>
              <w:autoSpaceDE w:val="0"/>
              <w:autoSpaceDN w:val="0"/>
              <w:adjustRightInd w:val="0"/>
              <w:spacing w:before="2"/>
              <w:ind w:left="103"/>
              <w:jc w:val="left"/>
              <w:rPr>
                <w:kern w:val="0"/>
                <w:sz w:val="24"/>
              </w:rPr>
            </w:pPr>
            <w:r>
              <w:rPr>
                <w:kern w:val="0"/>
                <w:sz w:val="24"/>
              </w:rPr>
              <w:t>Receptacle of non-wate</w:t>
            </w:r>
            <w:r>
              <w:rPr>
                <w:spacing w:val="-6"/>
                <w:kern w:val="0"/>
                <w:sz w:val="24"/>
              </w:rPr>
              <w:t>r</w:t>
            </w:r>
            <w:r>
              <w:rPr>
                <w:kern w:val="0"/>
                <w:sz w:val="24"/>
              </w:rPr>
              <w:t>-tig</w:t>
            </w:r>
            <w:r>
              <w:rPr>
                <w:spacing w:val="-1"/>
                <w:kern w:val="0"/>
                <w:sz w:val="24"/>
              </w:rPr>
              <w:t>h</w:t>
            </w:r>
            <w:r>
              <w:rPr>
                <w:kern w:val="0"/>
                <w:sz w:val="24"/>
              </w:rPr>
              <w:t>t and wate</w:t>
            </w:r>
            <w:r>
              <w:rPr>
                <w:spacing w:val="-6"/>
                <w:kern w:val="0"/>
                <w:sz w:val="24"/>
              </w:rPr>
              <w:t>r</w:t>
            </w:r>
            <w:r>
              <w:rPr>
                <w:kern w:val="0"/>
                <w:sz w:val="24"/>
              </w:rPr>
              <w:t>-tig</w:t>
            </w:r>
            <w:r>
              <w:rPr>
                <w:spacing w:val="-1"/>
                <w:kern w:val="0"/>
                <w:sz w:val="24"/>
              </w:rPr>
              <w:t>h</w:t>
            </w:r>
            <w:r>
              <w:rPr>
                <w:kern w:val="0"/>
                <w:sz w:val="24"/>
              </w:rPr>
              <w:t>t for</w:t>
            </w:r>
            <w:r>
              <w:rPr>
                <w:spacing w:val="-13"/>
                <w:kern w:val="0"/>
                <w:sz w:val="24"/>
              </w:rPr>
              <w:t xml:space="preserve"> </w:t>
            </w:r>
            <w:r>
              <w:rPr>
                <w:kern w:val="0"/>
                <w:sz w:val="24"/>
              </w:rPr>
              <w:t>AC 220</w:t>
            </w:r>
            <w:r>
              <w:rPr>
                <w:spacing w:val="-32"/>
                <w:kern w:val="0"/>
                <w:sz w:val="24"/>
              </w:rPr>
              <w:t>V</w:t>
            </w:r>
            <w:r>
              <w:rPr>
                <w:kern w:val="0"/>
                <w:sz w:val="24"/>
              </w:rPr>
              <w:t>, 10A</w:t>
            </w:r>
          </w:p>
        </w:tc>
      </w:tr>
    </w:tbl>
    <w:p w14:paraId="5358FD0D">
      <w:pPr>
        <w:widowControl/>
        <w:jc w:val="left"/>
        <w:rPr>
          <w:kern w:val="0"/>
          <w:sz w:val="24"/>
        </w:rPr>
      </w:pPr>
      <w:r>
        <w:rPr>
          <w:kern w:val="0"/>
          <w:sz w:val="24"/>
        </w:rPr>
        <w:br w:type="page"/>
      </w:r>
    </w:p>
    <w:p w14:paraId="5764D04A">
      <w:pPr>
        <w:pStyle w:val="3"/>
        <w:numPr>
          <w:ilvl w:val="1"/>
          <w:numId w:val="0"/>
        </w:numPr>
        <w:ind w:left="567" w:leftChars="0" w:hanging="567" w:firstLineChars="0"/>
        <w:jc w:val="left"/>
      </w:pPr>
      <w:r>
        <w:rPr>
          <w:rFonts w:hint="eastAsia" w:ascii="Arial" w:hAnsi="Arial" w:eastAsia="黑体" w:cs="Times New Roman"/>
          <w:b/>
          <w:bCs/>
          <w:caps/>
          <w:kern w:val="0"/>
          <w:sz w:val="24"/>
          <w:szCs w:val="24"/>
          <w:lang w:val="en-US" w:eastAsia="zh-CN" w:bidi="ar-SA"/>
        </w:rPr>
        <w:t>8.4</w:t>
      </w:r>
      <w:r>
        <w:rPr>
          <w:rFonts w:hint="eastAsia" w:cs="Times New Roman"/>
          <w:b/>
          <w:bCs/>
          <w:caps/>
          <w:kern w:val="0"/>
          <w:sz w:val="24"/>
          <w:szCs w:val="24"/>
          <w:lang w:val="en-US" w:eastAsia="zh-CN" w:bidi="ar-SA"/>
        </w:rPr>
        <w:t xml:space="preserve"> </w:t>
      </w:r>
      <w:r>
        <w:rPr>
          <w:rFonts w:hint="eastAsia"/>
        </w:rPr>
        <w:t xml:space="preserve">    </w:t>
      </w:r>
      <w:bookmarkStart w:id="657" w:name="_Toc49257661"/>
      <w:bookmarkStart w:id="658" w:name="_Toc48311949"/>
      <w:bookmarkStart w:id="659" w:name="_Toc5724003"/>
      <w:bookmarkStart w:id="660" w:name="_Toc48573608"/>
      <w:bookmarkStart w:id="661" w:name="_Toc48573746"/>
      <w:r>
        <w:t>SECONDARY SOURCE</w:t>
      </w:r>
      <w:bookmarkEnd w:id="657"/>
      <w:bookmarkEnd w:id="658"/>
      <w:bookmarkEnd w:id="659"/>
      <w:bookmarkEnd w:id="660"/>
      <w:bookmarkEnd w:id="661"/>
    </w:p>
    <w:p w14:paraId="1E010939">
      <w:pPr>
        <w:pStyle w:val="3"/>
        <w:numPr>
          <w:ilvl w:val="2"/>
          <w:numId w:val="0"/>
        </w:numPr>
        <w:ind w:left="709" w:leftChars="0" w:hanging="709" w:firstLineChars="0"/>
        <w:jc w:val="left"/>
      </w:pPr>
      <w:bookmarkStart w:id="662" w:name="_Toc48573609"/>
      <w:bookmarkStart w:id="663" w:name="_Toc49257662"/>
      <w:bookmarkStart w:id="664" w:name="_Toc5724004"/>
      <w:bookmarkStart w:id="665" w:name="_Toc48311950"/>
      <w:bookmarkStart w:id="666" w:name="_Toc48573747"/>
      <w:r>
        <w:rPr>
          <w:rFonts w:hint="eastAsia" w:ascii="Arial" w:hAnsi="Arial" w:eastAsia="黑体" w:cs="Times New Roman"/>
          <w:b/>
          <w:bCs/>
          <w:caps/>
          <w:kern w:val="0"/>
          <w:sz w:val="24"/>
          <w:szCs w:val="24"/>
          <w:lang w:val="en-US" w:eastAsia="zh-CN" w:bidi="ar-SA"/>
        </w:rPr>
        <w:t>8.4.1</w:t>
      </w:r>
      <w:r>
        <w:rPr>
          <w:rFonts w:hint="eastAsia" w:cs="Times New Roman"/>
          <w:b/>
          <w:bCs/>
          <w:caps/>
          <w:kern w:val="0"/>
          <w:sz w:val="24"/>
          <w:szCs w:val="24"/>
          <w:lang w:val="en-US" w:eastAsia="zh-CN" w:bidi="ar-SA"/>
        </w:rPr>
        <w:t xml:space="preserve"> </w:t>
      </w:r>
      <w:r>
        <w:t>TRANSFORMERS</w:t>
      </w:r>
      <w:bookmarkEnd w:id="662"/>
      <w:bookmarkEnd w:id="663"/>
      <w:bookmarkEnd w:id="664"/>
      <w:bookmarkEnd w:id="665"/>
      <w:bookmarkEnd w:id="666"/>
    </w:p>
    <w:p w14:paraId="440AD4C9">
      <w:pPr>
        <w:pStyle w:val="71"/>
        <w:numPr>
          <w:ilvl w:val="0"/>
          <w:numId w:val="46"/>
        </w:numPr>
        <w:kinsoku w:val="0"/>
        <w:autoSpaceDE w:val="0"/>
        <w:autoSpaceDN w:val="0"/>
        <w:adjustRightInd w:val="0"/>
        <w:spacing w:before="0" w:after="0" w:line="239" w:lineRule="auto"/>
        <w:ind w:leftChars="0" w:right="-1"/>
        <w:rPr>
          <w:u w:val="single"/>
        </w:rPr>
      </w:pPr>
      <w:r>
        <w:rPr>
          <w:u w:val="single"/>
        </w:rPr>
        <w:t>For General Service</w:t>
      </w:r>
    </w:p>
    <w:p w14:paraId="7B0BB4F0">
      <w:pPr>
        <w:pStyle w:val="71"/>
        <w:ind w:left="743"/>
      </w:pPr>
    </w:p>
    <w:p w14:paraId="077E3731">
      <w:pPr>
        <w:pStyle w:val="71"/>
        <w:ind w:left="743"/>
      </w:pPr>
      <w:r>
        <w:t xml:space="preserve">Two (2) sets of 3 phase </w:t>
      </w:r>
      <w:r>
        <w:rPr>
          <w:rFonts w:hint="eastAsia"/>
        </w:rPr>
        <w:t xml:space="preserve">main </w:t>
      </w:r>
      <w:r>
        <w:t>transformer</w:t>
      </w:r>
      <w:r>
        <w:rPr>
          <w:rFonts w:hint="eastAsia"/>
        </w:rPr>
        <w:t xml:space="preserve"> (i.e. d-d or y-y) </w:t>
      </w:r>
      <w:r>
        <w:t>shall be installed in the engine room.</w:t>
      </w:r>
      <w:r>
        <w:rPr>
          <w:rFonts w:hint="eastAsia"/>
        </w:rPr>
        <w:t xml:space="preserve"> One (1) transformer shall be capable of supplying to all AC220V service so that only one (1) transformer is for working and the other is for spare. Working transformer manually changing-over shall be provided only. </w:t>
      </w:r>
    </w:p>
    <w:p w14:paraId="55197868">
      <w:pPr>
        <w:tabs>
          <w:tab w:val="left" w:pos="3880"/>
        </w:tabs>
        <w:autoSpaceDE w:val="0"/>
        <w:autoSpaceDN w:val="0"/>
        <w:adjustRightInd w:val="0"/>
        <w:ind w:left="1009"/>
        <w:rPr>
          <w:kern w:val="0"/>
          <w:sz w:val="24"/>
        </w:rPr>
      </w:pPr>
    </w:p>
    <w:p w14:paraId="28810BAA">
      <w:pPr>
        <w:pStyle w:val="71"/>
        <w:ind w:left="743"/>
      </w:pPr>
      <w:r>
        <w:t>Principal particulars shall be as follows:</w:t>
      </w:r>
    </w:p>
    <w:p w14:paraId="30191FBF">
      <w:pPr>
        <w:pStyle w:val="71"/>
        <w:ind w:left="743"/>
      </w:pPr>
      <w:r>
        <w:t>Type:</w:t>
      </w:r>
      <w:r>
        <w:rPr>
          <w:rFonts w:hint="eastAsia"/>
        </w:rPr>
        <w:tab/>
      </w:r>
      <w:r>
        <w:t>Drip-proof, dry type</w:t>
      </w:r>
    </w:p>
    <w:p w14:paraId="0A72D36D">
      <w:pPr>
        <w:pStyle w:val="71"/>
        <w:ind w:left="743"/>
      </w:pPr>
      <w:r>
        <w:t xml:space="preserve">Output: </w:t>
      </w:r>
      <w:r>
        <w:rPr>
          <w:rFonts w:hint="eastAsia"/>
        </w:rPr>
        <w:tab/>
      </w:r>
      <w:r>
        <w:rPr>
          <w:rFonts w:hint="eastAsia"/>
        </w:rPr>
        <w:t>A</w:t>
      </w:r>
      <w:r>
        <w:t>bt.</w:t>
      </w:r>
      <w:r>
        <w:rPr>
          <w:rFonts w:hint="eastAsia"/>
        </w:rPr>
        <w:t>99</w:t>
      </w:r>
      <w:r>
        <w:t xml:space="preserve"> kVA </w:t>
      </w:r>
      <w:r>
        <w:rPr>
          <w:rFonts w:hint="eastAsia"/>
        </w:rPr>
        <w:t>(</w:t>
      </w:r>
      <w:r>
        <w:t xml:space="preserve">as per final </w:t>
      </w:r>
      <w:r>
        <w:rPr>
          <w:rFonts w:hint="eastAsia"/>
        </w:rPr>
        <w:t>E</w:t>
      </w:r>
      <w:r>
        <w:t>-balance</w:t>
      </w:r>
      <w:r>
        <w:rPr>
          <w:rFonts w:hint="eastAsia"/>
        </w:rPr>
        <w:t>)</w:t>
      </w:r>
    </w:p>
    <w:p w14:paraId="4BD825B0">
      <w:pPr>
        <w:pStyle w:val="71"/>
        <w:ind w:left="743"/>
      </w:pPr>
      <w:r>
        <w:t xml:space="preserve">Number: </w:t>
      </w:r>
      <w:r>
        <w:rPr>
          <w:rFonts w:hint="eastAsia"/>
        </w:rPr>
        <w:tab/>
      </w:r>
      <w:r>
        <w:t xml:space="preserve">2 (one as </w:t>
      </w:r>
      <w:r>
        <w:rPr>
          <w:rFonts w:hint="eastAsia"/>
        </w:rPr>
        <w:t>stand-by</w:t>
      </w:r>
      <w:r>
        <w:t>)</w:t>
      </w:r>
    </w:p>
    <w:p w14:paraId="0B0960A2">
      <w:pPr>
        <w:pStyle w:val="71"/>
        <w:ind w:left="743"/>
      </w:pPr>
      <w:r>
        <w:t xml:space="preserve">Voltage: </w:t>
      </w:r>
      <w:r>
        <w:rPr>
          <w:rFonts w:hint="eastAsia"/>
        </w:rPr>
        <w:tab/>
      </w:r>
      <w:r>
        <w:t xml:space="preserve">AC </w:t>
      </w:r>
      <w:r>
        <w:rPr>
          <w:rFonts w:hint="eastAsia"/>
        </w:rPr>
        <w:t>45</w:t>
      </w:r>
      <w:r>
        <w:t>0/</w:t>
      </w:r>
      <w:r>
        <w:rPr>
          <w:rFonts w:hint="eastAsia"/>
        </w:rPr>
        <w:t>23</w:t>
      </w:r>
      <w:r>
        <w:t>0V</w:t>
      </w:r>
    </w:p>
    <w:p w14:paraId="13284A1F">
      <w:pPr>
        <w:pStyle w:val="71"/>
        <w:ind w:left="743"/>
      </w:pPr>
      <w:r>
        <w:t>Frequency:</w:t>
      </w:r>
      <w:r>
        <w:rPr>
          <w:rFonts w:hint="eastAsia"/>
        </w:rPr>
        <w:tab/>
      </w:r>
      <w:r>
        <w:t>60 Hz</w:t>
      </w:r>
    </w:p>
    <w:p w14:paraId="3DCEA04B">
      <w:pPr>
        <w:pStyle w:val="71"/>
        <w:ind w:left="743"/>
      </w:pPr>
      <w:r>
        <w:t>Insulation</w:t>
      </w:r>
      <w:r>
        <w:rPr>
          <w:rFonts w:hint="eastAsia"/>
        </w:rPr>
        <w:t>:</w:t>
      </w:r>
      <w:r>
        <w:tab/>
      </w:r>
      <w:r>
        <w:t xml:space="preserve">Class </w:t>
      </w:r>
      <w:r>
        <w:rPr>
          <w:rFonts w:hint="eastAsia"/>
        </w:rPr>
        <w:t>F</w:t>
      </w:r>
    </w:p>
    <w:p w14:paraId="02B82884">
      <w:pPr>
        <w:pStyle w:val="71"/>
        <w:ind w:left="743"/>
      </w:pPr>
      <w:r>
        <w:t xml:space="preserve">Rating: </w:t>
      </w:r>
      <w:r>
        <w:rPr>
          <w:rFonts w:hint="eastAsia"/>
        </w:rPr>
        <w:tab/>
      </w:r>
      <w:r>
        <w:t>Contin</w:t>
      </w:r>
      <w:r>
        <w:rPr>
          <w:rFonts w:hint="eastAsia"/>
        </w:rPr>
        <w:t>uo</w:t>
      </w:r>
      <w:r>
        <w:t>us</w:t>
      </w:r>
    </w:p>
    <w:p w14:paraId="5FA69A01">
      <w:pPr>
        <w:pStyle w:val="71"/>
        <w:ind w:left="743"/>
      </w:pPr>
      <w:r>
        <w:t xml:space="preserve">Cooling: </w:t>
      </w:r>
      <w:r>
        <w:rPr>
          <w:rFonts w:hint="eastAsia"/>
        </w:rPr>
        <w:tab/>
      </w:r>
      <w:r>
        <w:rPr>
          <w:rFonts w:hint="eastAsia"/>
        </w:rPr>
        <w:t>Natural</w:t>
      </w:r>
      <w:r>
        <w:t>-cooling</w:t>
      </w:r>
    </w:p>
    <w:p w14:paraId="65D2192A">
      <w:pPr>
        <w:tabs>
          <w:tab w:val="left" w:pos="3880"/>
        </w:tabs>
        <w:autoSpaceDE w:val="0"/>
        <w:autoSpaceDN w:val="0"/>
        <w:adjustRightInd w:val="0"/>
        <w:ind w:left="1009"/>
        <w:rPr>
          <w:kern w:val="0"/>
          <w:sz w:val="24"/>
        </w:rPr>
      </w:pPr>
    </w:p>
    <w:p w14:paraId="3C93C83F">
      <w:pPr>
        <w:pStyle w:val="71"/>
        <w:numPr>
          <w:ilvl w:val="0"/>
          <w:numId w:val="46"/>
        </w:numPr>
        <w:kinsoku w:val="0"/>
        <w:autoSpaceDE w:val="0"/>
        <w:autoSpaceDN w:val="0"/>
        <w:adjustRightInd w:val="0"/>
        <w:spacing w:before="0" w:after="0" w:line="239" w:lineRule="auto"/>
        <w:ind w:leftChars="0" w:right="-1"/>
        <w:rPr>
          <w:u w:val="single"/>
        </w:rPr>
      </w:pPr>
      <w:r>
        <w:rPr>
          <w:u w:val="single"/>
        </w:rPr>
        <w:t>For Emergency Service</w:t>
      </w:r>
    </w:p>
    <w:p w14:paraId="776FB66E">
      <w:pPr>
        <w:pStyle w:val="71"/>
        <w:ind w:left="743"/>
      </w:pPr>
    </w:p>
    <w:p w14:paraId="2D0E4798">
      <w:pPr>
        <w:pStyle w:val="71"/>
        <w:ind w:left="743"/>
      </w:pPr>
      <w:r>
        <w:t xml:space="preserve">Two (2) sets of 3 phase transformers </w:t>
      </w:r>
      <w:r>
        <w:rPr>
          <w:rFonts w:hint="eastAsia"/>
        </w:rPr>
        <w:t xml:space="preserve">(i.e. d-y11) </w:t>
      </w:r>
      <w:r>
        <w:t>shall be installed in the emergency generator room for emergency service.</w:t>
      </w:r>
      <w:r>
        <w:rPr>
          <w:rFonts w:hint="eastAsia"/>
        </w:rPr>
        <w:t xml:space="preserve"> One (1) transformer shall be capable of supplying all emergency service so that only one (1) transformer is for working and the other is for sp</w:t>
      </w:r>
      <w:bookmarkStart w:id="667" w:name="_Toc308706166"/>
      <w:r>
        <w:rPr>
          <w:rFonts w:hint="eastAsia"/>
        </w:rPr>
        <w:t>are. Working transfor</w:t>
      </w:r>
      <w:bookmarkEnd w:id="667"/>
      <w:r>
        <w:rPr>
          <w:rFonts w:hint="eastAsia"/>
        </w:rPr>
        <w:t>mer manually changing-over shall be provided</w:t>
      </w:r>
      <w:r>
        <w:t>.</w:t>
      </w:r>
      <w:r>
        <w:rPr>
          <w:rFonts w:hint="eastAsia"/>
        </w:rPr>
        <w:t xml:space="preserve"> </w:t>
      </w:r>
    </w:p>
    <w:p w14:paraId="027B591F">
      <w:pPr>
        <w:tabs>
          <w:tab w:val="left" w:pos="3880"/>
        </w:tabs>
        <w:autoSpaceDE w:val="0"/>
        <w:autoSpaceDN w:val="0"/>
        <w:adjustRightInd w:val="0"/>
        <w:ind w:left="1009"/>
        <w:rPr>
          <w:kern w:val="0"/>
          <w:sz w:val="24"/>
        </w:rPr>
      </w:pPr>
    </w:p>
    <w:p w14:paraId="6228CD05">
      <w:pPr>
        <w:pStyle w:val="71"/>
        <w:ind w:left="743"/>
      </w:pPr>
      <w:r>
        <w:t>Principal particulars shall be as follows:</w:t>
      </w:r>
    </w:p>
    <w:p w14:paraId="60A97534">
      <w:pPr>
        <w:pStyle w:val="71"/>
        <w:ind w:left="743"/>
      </w:pPr>
      <w:r>
        <w:t xml:space="preserve">Type: </w:t>
      </w:r>
      <w:r>
        <w:rPr>
          <w:rFonts w:hint="eastAsia"/>
        </w:rPr>
        <w:tab/>
      </w:r>
      <w:r>
        <w:t>Drip-proof, dry type</w:t>
      </w:r>
    </w:p>
    <w:p w14:paraId="74506A16">
      <w:pPr>
        <w:pStyle w:val="71"/>
        <w:ind w:left="743"/>
      </w:pPr>
      <w:r>
        <w:t xml:space="preserve">Output: </w:t>
      </w:r>
      <w:r>
        <w:rPr>
          <w:rFonts w:hint="eastAsia"/>
        </w:rPr>
        <w:tab/>
      </w:r>
      <w:r>
        <w:rPr>
          <w:rFonts w:hint="eastAsia"/>
        </w:rPr>
        <w:t>A</w:t>
      </w:r>
      <w:r>
        <w:t>bt.</w:t>
      </w:r>
      <w:r>
        <w:rPr>
          <w:rFonts w:hint="eastAsia"/>
        </w:rPr>
        <w:t xml:space="preserve"> </w:t>
      </w:r>
      <w:r>
        <w:t>50 kVA</w:t>
      </w:r>
      <w:r>
        <w:rPr>
          <w:rFonts w:hint="eastAsia"/>
        </w:rPr>
        <w:t xml:space="preserve"> (</w:t>
      </w:r>
      <w:r>
        <w:t xml:space="preserve">as per final </w:t>
      </w:r>
      <w:r>
        <w:rPr>
          <w:rFonts w:hint="eastAsia"/>
        </w:rPr>
        <w:t>E</w:t>
      </w:r>
      <w:r>
        <w:t>-balance</w:t>
      </w:r>
      <w:r>
        <w:rPr>
          <w:rFonts w:hint="eastAsia"/>
        </w:rPr>
        <w:t>)</w:t>
      </w:r>
    </w:p>
    <w:p w14:paraId="1FFFDC60">
      <w:pPr>
        <w:pStyle w:val="71"/>
        <w:ind w:left="743"/>
      </w:pPr>
      <w:r>
        <w:t xml:space="preserve">Number: </w:t>
      </w:r>
      <w:r>
        <w:rPr>
          <w:rFonts w:hint="eastAsia"/>
        </w:rPr>
        <w:tab/>
      </w:r>
      <w:r>
        <w:t xml:space="preserve">2 (one as </w:t>
      </w:r>
      <w:r>
        <w:rPr>
          <w:rFonts w:hint="eastAsia"/>
        </w:rPr>
        <w:t>stand-by</w:t>
      </w:r>
      <w:r>
        <w:t>)</w:t>
      </w:r>
    </w:p>
    <w:p w14:paraId="0D18D3C4">
      <w:pPr>
        <w:pStyle w:val="71"/>
        <w:ind w:left="743"/>
      </w:pPr>
      <w:r>
        <w:t xml:space="preserve">Voltage: </w:t>
      </w:r>
      <w:r>
        <w:rPr>
          <w:rFonts w:hint="eastAsia"/>
        </w:rPr>
        <w:tab/>
      </w:r>
      <w:r>
        <w:t>AC 450/230 V</w:t>
      </w:r>
    </w:p>
    <w:p w14:paraId="4CA0A5F5">
      <w:pPr>
        <w:pStyle w:val="71"/>
        <w:ind w:left="743"/>
      </w:pPr>
      <w:r>
        <w:t>Frequency:</w:t>
      </w:r>
      <w:r>
        <w:rPr>
          <w:rFonts w:hint="eastAsia"/>
        </w:rPr>
        <w:tab/>
      </w:r>
      <w:r>
        <w:t xml:space="preserve">60 Hz </w:t>
      </w:r>
    </w:p>
    <w:p w14:paraId="477A8E55">
      <w:pPr>
        <w:pStyle w:val="71"/>
        <w:ind w:left="743"/>
      </w:pPr>
      <w:r>
        <w:t>Insulation</w:t>
      </w:r>
      <w:r>
        <w:rPr>
          <w:rFonts w:hint="eastAsia"/>
        </w:rPr>
        <w:t>:</w:t>
      </w:r>
      <w:r>
        <w:t xml:space="preserve"> </w:t>
      </w:r>
      <w:r>
        <w:rPr>
          <w:rFonts w:hint="eastAsia"/>
        </w:rPr>
        <w:tab/>
      </w:r>
      <w:r>
        <w:t xml:space="preserve">Class </w:t>
      </w:r>
      <w:r>
        <w:rPr>
          <w:rFonts w:hint="eastAsia"/>
        </w:rPr>
        <w:t>F</w:t>
      </w:r>
    </w:p>
    <w:p w14:paraId="0E66E2B3">
      <w:pPr>
        <w:pStyle w:val="71"/>
        <w:ind w:left="743"/>
      </w:pPr>
      <w:r>
        <w:t xml:space="preserve">Rating: </w:t>
      </w:r>
      <w:r>
        <w:rPr>
          <w:rFonts w:hint="eastAsia"/>
        </w:rPr>
        <w:tab/>
      </w:r>
      <w:r>
        <w:t>Continuous</w:t>
      </w:r>
    </w:p>
    <w:p w14:paraId="5388906F">
      <w:pPr>
        <w:pStyle w:val="71"/>
        <w:ind w:left="743"/>
      </w:pPr>
      <w:r>
        <w:t xml:space="preserve">Cooling: </w:t>
      </w:r>
      <w:r>
        <w:rPr>
          <w:rFonts w:hint="eastAsia"/>
        </w:rPr>
        <w:tab/>
      </w:r>
      <w:r>
        <w:rPr>
          <w:rFonts w:hint="eastAsia"/>
        </w:rPr>
        <w:t>Natur</w:t>
      </w:r>
      <w:r>
        <w:t>a</w:t>
      </w:r>
      <w:r>
        <w:rPr>
          <w:rFonts w:hint="eastAsia"/>
        </w:rPr>
        <w:t>l</w:t>
      </w:r>
      <w:r>
        <w:t>-cooling</w:t>
      </w:r>
    </w:p>
    <w:p w14:paraId="25AB848F">
      <w:pPr>
        <w:tabs>
          <w:tab w:val="left" w:pos="3880"/>
        </w:tabs>
        <w:autoSpaceDE w:val="0"/>
        <w:autoSpaceDN w:val="0"/>
        <w:adjustRightInd w:val="0"/>
        <w:ind w:left="1009"/>
        <w:rPr>
          <w:kern w:val="0"/>
          <w:sz w:val="24"/>
        </w:rPr>
      </w:pPr>
    </w:p>
    <w:p w14:paraId="5906EC42">
      <w:pPr>
        <w:pStyle w:val="71"/>
        <w:numPr>
          <w:ilvl w:val="0"/>
          <w:numId w:val="46"/>
        </w:numPr>
        <w:kinsoku w:val="0"/>
        <w:autoSpaceDE w:val="0"/>
        <w:autoSpaceDN w:val="0"/>
        <w:adjustRightInd w:val="0"/>
        <w:spacing w:before="0" w:after="0" w:line="239" w:lineRule="auto"/>
        <w:ind w:leftChars="0" w:right="-1"/>
        <w:rPr>
          <w:u w:val="single"/>
        </w:rPr>
      </w:pPr>
      <w:r>
        <w:rPr>
          <w:u w:val="single"/>
        </w:rPr>
        <w:t xml:space="preserve">For </w:t>
      </w:r>
      <w:r>
        <w:rPr>
          <w:rFonts w:hint="eastAsia"/>
          <w:u w:val="single"/>
        </w:rPr>
        <w:t>Galley</w:t>
      </w:r>
      <w:r>
        <w:rPr>
          <w:u w:val="single"/>
        </w:rPr>
        <w:t xml:space="preserve"> </w:t>
      </w:r>
      <w:r>
        <w:rPr>
          <w:rFonts w:hint="eastAsia"/>
          <w:u w:val="single"/>
        </w:rPr>
        <w:t>S</w:t>
      </w:r>
      <w:r>
        <w:rPr>
          <w:u w:val="single"/>
        </w:rPr>
        <w:t>ervice</w:t>
      </w:r>
      <w:r>
        <w:rPr>
          <w:rFonts w:hint="eastAsia"/>
          <w:u w:val="single"/>
        </w:rPr>
        <w:t xml:space="preserve"> </w:t>
      </w:r>
    </w:p>
    <w:p w14:paraId="343593A7">
      <w:pPr>
        <w:pStyle w:val="71"/>
        <w:ind w:left="743"/>
      </w:pPr>
    </w:p>
    <w:p w14:paraId="5166117F">
      <w:pPr>
        <w:pStyle w:val="71"/>
        <w:ind w:left="743"/>
      </w:pPr>
      <w:r>
        <w:rPr>
          <w:rFonts w:hint="eastAsia"/>
        </w:rPr>
        <w:t>One</w:t>
      </w:r>
      <w:r>
        <w:t xml:space="preserve"> (</w:t>
      </w:r>
      <w:r>
        <w:rPr>
          <w:rFonts w:hint="eastAsia"/>
        </w:rPr>
        <w:t>1</w:t>
      </w:r>
      <w:r>
        <w:t xml:space="preserve">) set of 3 phase transformers </w:t>
      </w:r>
      <w:r>
        <w:rPr>
          <w:rFonts w:hint="eastAsia"/>
        </w:rPr>
        <w:t xml:space="preserve">(i.e. y-d11) </w:t>
      </w:r>
      <w:r>
        <w:t xml:space="preserve">shall be installed in </w:t>
      </w:r>
      <w:r>
        <w:rPr>
          <w:rFonts w:hint="eastAsia"/>
        </w:rPr>
        <w:t>galley</w:t>
      </w:r>
      <w:r>
        <w:t xml:space="preserve"> room </w:t>
      </w:r>
      <w:r>
        <w:rPr>
          <w:rFonts w:hint="eastAsia"/>
        </w:rPr>
        <w:t xml:space="preserve">or near place </w:t>
      </w:r>
      <w:r>
        <w:t xml:space="preserve">for </w:t>
      </w:r>
      <w:r>
        <w:rPr>
          <w:rFonts w:hint="eastAsia"/>
        </w:rPr>
        <w:t>galley</w:t>
      </w:r>
      <w:r>
        <w:t xml:space="preserve"> service.</w:t>
      </w:r>
      <w:r>
        <w:rPr>
          <w:rFonts w:hint="eastAsia"/>
        </w:rPr>
        <w:t xml:space="preserve"> The transformer shall be double wiring and capable of supplying all AC440V &amp; AC220Vservice.</w:t>
      </w:r>
    </w:p>
    <w:p w14:paraId="4295DEDF">
      <w:pPr>
        <w:tabs>
          <w:tab w:val="left" w:pos="3880"/>
        </w:tabs>
        <w:autoSpaceDE w:val="0"/>
        <w:autoSpaceDN w:val="0"/>
        <w:adjustRightInd w:val="0"/>
        <w:ind w:left="1009"/>
      </w:pPr>
    </w:p>
    <w:p w14:paraId="0FDA244F">
      <w:pPr>
        <w:pStyle w:val="71"/>
        <w:ind w:left="743"/>
      </w:pPr>
      <w:r>
        <w:t>Principal particulars shall be as follows:</w:t>
      </w:r>
    </w:p>
    <w:p w14:paraId="7E8BD05C">
      <w:pPr>
        <w:pStyle w:val="71"/>
        <w:ind w:left="743"/>
      </w:pPr>
      <w:r>
        <w:t xml:space="preserve">Type: </w:t>
      </w:r>
      <w:r>
        <w:rPr>
          <w:rFonts w:hint="eastAsia"/>
        </w:rPr>
        <w:tab/>
      </w:r>
      <w:r>
        <w:t>Drip-proof, dry type</w:t>
      </w:r>
    </w:p>
    <w:p w14:paraId="664F009D">
      <w:pPr>
        <w:pStyle w:val="71"/>
        <w:ind w:left="743"/>
      </w:pPr>
      <w:r>
        <w:t xml:space="preserve">Output: </w:t>
      </w:r>
      <w:r>
        <w:rPr>
          <w:rFonts w:hint="eastAsia"/>
        </w:rPr>
        <w:tab/>
      </w:r>
      <w:r>
        <w:t xml:space="preserve">Abt. </w:t>
      </w:r>
      <w:r>
        <w:rPr>
          <w:rFonts w:hint="eastAsia"/>
        </w:rPr>
        <w:t>99</w:t>
      </w:r>
      <w:r>
        <w:t xml:space="preserve"> kVA (450V </w:t>
      </w:r>
      <w:r>
        <w:rPr>
          <w:rFonts w:hint="eastAsia"/>
        </w:rPr>
        <w:t>65</w:t>
      </w:r>
      <w:r>
        <w:t xml:space="preserve">kVA / 230V </w:t>
      </w:r>
      <w:r>
        <w:rPr>
          <w:rFonts w:hint="eastAsia"/>
        </w:rPr>
        <w:t>30</w:t>
      </w:r>
      <w:r>
        <w:t>kVA)</w:t>
      </w:r>
      <w:r>
        <w:rPr>
          <w:rFonts w:hint="eastAsia"/>
        </w:rPr>
        <w:t xml:space="preserve"> (</w:t>
      </w:r>
      <w:r>
        <w:t xml:space="preserve">as per final </w:t>
      </w:r>
      <w:r>
        <w:rPr>
          <w:rFonts w:hint="eastAsia"/>
        </w:rPr>
        <w:t>E</w:t>
      </w:r>
      <w:r>
        <w:t>-balance</w:t>
      </w:r>
      <w:r>
        <w:rPr>
          <w:rFonts w:hint="eastAsia"/>
        </w:rPr>
        <w:t>)</w:t>
      </w:r>
    </w:p>
    <w:p w14:paraId="170955C5">
      <w:pPr>
        <w:pStyle w:val="71"/>
        <w:ind w:left="743"/>
      </w:pPr>
      <w:r>
        <w:t xml:space="preserve">Number: </w:t>
      </w:r>
      <w:r>
        <w:rPr>
          <w:rFonts w:hint="eastAsia"/>
        </w:rPr>
        <w:tab/>
      </w:r>
      <w:r>
        <w:rPr>
          <w:rFonts w:hint="eastAsia"/>
        </w:rPr>
        <w:t>1</w:t>
      </w:r>
    </w:p>
    <w:p w14:paraId="0934417C">
      <w:pPr>
        <w:pStyle w:val="71"/>
        <w:ind w:left="743"/>
      </w:pPr>
      <w:r>
        <w:t xml:space="preserve">Voltage: </w:t>
      </w:r>
      <w:r>
        <w:rPr>
          <w:rFonts w:hint="eastAsia"/>
        </w:rPr>
        <w:tab/>
      </w:r>
      <w:r>
        <w:t>AC 450/</w:t>
      </w:r>
      <w:r>
        <w:rPr>
          <w:rFonts w:hint="eastAsia"/>
        </w:rPr>
        <w:t xml:space="preserve">450V/ </w:t>
      </w:r>
      <w:r>
        <w:t>230 V</w:t>
      </w:r>
    </w:p>
    <w:p w14:paraId="51F4D35C">
      <w:pPr>
        <w:pStyle w:val="71"/>
        <w:ind w:left="743"/>
      </w:pPr>
      <w:r>
        <w:t>Frequency:</w:t>
      </w:r>
      <w:r>
        <w:rPr>
          <w:rFonts w:hint="eastAsia"/>
        </w:rPr>
        <w:tab/>
      </w:r>
      <w:r>
        <w:t xml:space="preserve">60 Hz </w:t>
      </w:r>
    </w:p>
    <w:p w14:paraId="7D054E39">
      <w:pPr>
        <w:pStyle w:val="71"/>
        <w:ind w:left="743"/>
      </w:pPr>
      <w:r>
        <w:t>Insulation</w:t>
      </w:r>
      <w:r>
        <w:rPr>
          <w:rFonts w:hint="eastAsia"/>
        </w:rPr>
        <w:t>:</w:t>
      </w:r>
      <w:r>
        <w:t xml:space="preserve"> </w:t>
      </w:r>
      <w:r>
        <w:rPr>
          <w:rFonts w:hint="eastAsia"/>
        </w:rPr>
        <w:tab/>
      </w:r>
      <w:r>
        <w:t xml:space="preserve">Class </w:t>
      </w:r>
      <w:r>
        <w:rPr>
          <w:rFonts w:hint="eastAsia"/>
        </w:rPr>
        <w:t>F</w:t>
      </w:r>
    </w:p>
    <w:p w14:paraId="5668CA32">
      <w:pPr>
        <w:pStyle w:val="71"/>
        <w:ind w:left="743"/>
      </w:pPr>
      <w:r>
        <w:t xml:space="preserve">Rating: </w:t>
      </w:r>
      <w:r>
        <w:rPr>
          <w:rFonts w:hint="eastAsia"/>
        </w:rPr>
        <w:tab/>
      </w:r>
      <w:r>
        <w:t>Continuous</w:t>
      </w:r>
    </w:p>
    <w:p w14:paraId="5D5F90DD">
      <w:pPr>
        <w:pStyle w:val="71"/>
        <w:ind w:left="743"/>
      </w:pPr>
      <w:r>
        <w:t xml:space="preserve">Cooling: </w:t>
      </w:r>
      <w:r>
        <w:rPr>
          <w:rFonts w:hint="eastAsia"/>
        </w:rPr>
        <w:tab/>
      </w:r>
      <w:r>
        <w:rPr>
          <w:rFonts w:hint="eastAsia"/>
        </w:rPr>
        <w:t>Natur</w:t>
      </w:r>
      <w:r>
        <w:t>a</w:t>
      </w:r>
      <w:r>
        <w:rPr>
          <w:rFonts w:hint="eastAsia"/>
        </w:rPr>
        <w:t>l</w:t>
      </w:r>
      <w:r>
        <w:t>-cooling</w:t>
      </w:r>
    </w:p>
    <w:p w14:paraId="1C6D135B">
      <w:pPr>
        <w:pStyle w:val="71"/>
        <w:ind w:left="743"/>
      </w:pPr>
    </w:p>
    <w:p w14:paraId="2E0C60F2">
      <w:pPr>
        <w:pStyle w:val="3"/>
        <w:numPr>
          <w:ilvl w:val="2"/>
          <w:numId w:val="0"/>
        </w:numPr>
        <w:ind w:left="709" w:leftChars="0" w:hanging="709" w:firstLineChars="0"/>
        <w:jc w:val="left"/>
      </w:pPr>
      <w:bookmarkStart w:id="668" w:name="_Toc5724005"/>
      <w:bookmarkStart w:id="669" w:name="_Toc48573610"/>
      <w:bookmarkStart w:id="670" w:name="_Toc48311951"/>
      <w:bookmarkStart w:id="671" w:name="_Toc48573748"/>
      <w:bookmarkStart w:id="672" w:name="_Toc49257663"/>
      <w:r>
        <w:rPr>
          <w:rFonts w:hint="eastAsia" w:ascii="Arial" w:hAnsi="Arial" w:eastAsia="黑体" w:cs="Times New Roman"/>
          <w:b/>
          <w:bCs/>
          <w:caps/>
          <w:kern w:val="0"/>
          <w:sz w:val="24"/>
          <w:szCs w:val="24"/>
          <w:lang w:val="en-US" w:eastAsia="zh-CN" w:bidi="ar-SA"/>
        </w:rPr>
        <w:t>8.4.2</w:t>
      </w:r>
      <w:r>
        <w:rPr>
          <w:rFonts w:hint="eastAsia" w:cs="Times New Roman"/>
          <w:b/>
          <w:bCs/>
          <w:caps/>
          <w:kern w:val="0"/>
          <w:sz w:val="24"/>
          <w:szCs w:val="24"/>
          <w:lang w:val="en-US" w:eastAsia="zh-CN" w:bidi="ar-SA"/>
        </w:rPr>
        <w:t xml:space="preserve"> </w:t>
      </w:r>
      <w:r>
        <w:t>STORAGE BATTERIES AND BATTERY CHARGING BOARD</w:t>
      </w:r>
      <w:bookmarkEnd w:id="668"/>
      <w:bookmarkEnd w:id="669"/>
      <w:bookmarkEnd w:id="670"/>
      <w:bookmarkEnd w:id="671"/>
      <w:bookmarkEnd w:id="672"/>
    </w:p>
    <w:p w14:paraId="0464836D">
      <w:pPr>
        <w:pStyle w:val="3"/>
        <w:numPr>
          <w:ilvl w:val="3"/>
          <w:numId w:val="0"/>
        </w:numPr>
        <w:ind w:left="851" w:leftChars="0" w:hanging="851" w:firstLineChars="0"/>
        <w:jc w:val="left"/>
      </w:pPr>
      <w:bookmarkStart w:id="673" w:name="_Toc48311952"/>
      <w:bookmarkStart w:id="674" w:name="_Toc49257664"/>
      <w:bookmarkStart w:id="675" w:name="_Toc48573749"/>
      <w:bookmarkStart w:id="676" w:name="_Toc48573611"/>
      <w:r>
        <w:rPr>
          <w:rFonts w:hint="eastAsia" w:ascii="Arial" w:hAnsi="Arial" w:eastAsia="黑体" w:cs="Times New Roman"/>
          <w:b/>
          <w:bCs/>
          <w:caps/>
          <w:kern w:val="0"/>
          <w:sz w:val="24"/>
          <w:szCs w:val="24"/>
          <w:lang w:val="en-US" w:eastAsia="zh-CN" w:bidi="ar-SA"/>
        </w:rPr>
        <w:t>8.4.2.1</w:t>
      </w:r>
      <w:r>
        <w:rPr>
          <w:rFonts w:hint="eastAsia" w:cs="Times New Roman"/>
          <w:b/>
          <w:bCs/>
          <w:caps/>
          <w:kern w:val="0"/>
          <w:sz w:val="24"/>
          <w:szCs w:val="24"/>
          <w:lang w:val="en-US" w:eastAsia="zh-CN" w:bidi="ar-SA"/>
        </w:rPr>
        <w:t xml:space="preserve"> </w:t>
      </w:r>
      <w:r>
        <w:t>For General Use and for Engine Room Area</w:t>
      </w:r>
      <w:bookmarkEnd w:id="673"/>
      <w:bookmarkEnd w:id="674"/>
      <w:bookmarkEnd w:id="675"/>
      <w:bookmarkEnd w:id="676"/>
    </w:p>
    <w:p w14:paraId="36808841">
      <w:pPr>
        <w:pStyle w:val="71"/>
        <w:ind w:left="743"/>
      </w:pPr>
      <w:r>
        <w:t xml:space="preserve">The maintenance free lead-acid type batteries to be installed as follows: </w:t>
      </w:r>
    </w:p>
    <w:tbl>
      <w:tblPr>
        <w:tblStyle w:val="40"/>
        <w:tblW w:w="0" w:type="auto"/>
        <w:tblInd w:w="1014" w:type="dxa"/>
        <w:tblLayout w:type="fixed"/>
        <w:tblCellMar>
          <w:top w:w="0" w:type="dxa"/>
          <w:left w:w="0" w:type="dxa"/>
          <w:bottom w:w="0" w:type="dxa"/>
          <w:right w:w="0" w:type="dxa"/>
        </w:tblCellMar>
      </w:tblPr>
      <w:tblGrid>
        <w:gridCol w:w="2234"/>
        <w:gridCol w:w="850"/>
        <w:gridCol w:w="1275"/>
        <w:gridCol w:w="1277"/>
        <w:gridCol w:w="1134"/>
        <w:gridCol w:w="1860"/>
      </w:tblGrid>
      <w:tr w14:paraId="2F7BFF19">
        <w:tblPrEx>
          <w:tblCellMar>
            <w:top w:w="0" w:type="dxa"/>
            <w:left w:w="0" w:type="dxa"/>
            <w:bottom w:w="0" w:type="dxa"/>
            <w:right w:w="0" w:type="dxa"/>
          </w:tblCellMar>
        </w:tblPrEx>
        <w:trPr>
          <w:trHeight w:val="562" w:hRule="exact"/>
        </w:trPr>
        <w:tc>
          <w:tcPr>
            <w:tcW w:w="2234" w:type="dxa"/>
            <w:tcBorders>
              <w:top w:val="single" w:color="000000" w:sz="4" w:space="0"/>
              <w:left w:val="single" w:color="000000" w:sz="4" w:space="0"/>
              <w:bottom w:val="single" w:color="000000" w:sz="4" w:space="0"/>
              <w:right w:val="single" w:color="000000" w:sz="4" w:space="0"/>
            </w:tcBorders>
          </w:tcPr>
          <w:p w14:paraId="68FFB321">
            <w:pPr>
              <w:pStyle w:val="71"/>
              <w:ind w:left="743"/>
            </w:pPr>
          </w:p>
        </w:tc>
        <w:tc>
          <w:tcPr>
            <w:tcW w:w="850" w:type="dxa"/>
            <w:tcBorders>
              <w:top w:val="single" w:color="000000" w:sz="4" w:space="0"/>
              <w:left w:val="single" w:color="000000" w:sz="4" w:space="0"/>
              <w:bottom w:val="single" w:color="000000" w:sz="4" w:space="0"/>
              <w:right w:val="single" w:color="000000" w:sz="4" w:space="0"/>
            </w:tcBorders>
          </w:tcPr>
          <w:p w14:paraId="0D73F966">
            <w:pPr>
              <w:autoSpaceDE w:val="0"/>
              <w:autoSpaceDN w:val="0"/>
              <w:adjustRightInd w:val="0"/>
              <w:spacing w:before="2"/>
              <w:ind w:left="286" w:right="77" w:hanging="172"/>
              <w:jc w:val="left"/>
              <w:rPr>
                <w:kern w:val="0"/>
                <w:sz w:val="24"/>
              </w:rPr>
            </w:pPr>
            <w:r>
              <w:rPr>
                <w:kern w:val="0"/>
                <w:sz w:val="24"/>
              </w:rPr>
              <w:t>No. of set</w:t>
            </w:r>
          </w:p>
        </w:tc>
        <w:tc>
          <w:tcPr>
            <w:tcW w:w="1275" w:type="dxa"/>
            <w:tcBorders>
              <w:top w:val="single" w:color="000000" w:sz="4" w:space="0"/>
              <w:left w:val="single" w:color="000000" w:sz="4" w:space="0"/>
              <w:bottom w:val="single" w:color="000000" w:sz="4" w:space="0"/>
              <w:right w:val="single" w:color="000000" w:sz="4" w:space="0"/>
            </w:tcBorders>
          </w:tcPr>
          <w:p w14:paraId="43B84857">
            <w:pPr>
              <w:autoSpaceDE w:val="0"/>
              <w:autoSpaceDN w:val="0"/>
              <w:adjustRightInd w:val="0"/>
              <w:spacing w:before="2"/>
              <w:ind w:left="205" w:right="-20"/>
              <w:jc w:val="left"/>
              <w:rPr>
                <w:kern w:val="0"/>
                <w:sz w:val="24"/>
              </w:rPr>
            </w:pPr>
            <w:r>
              <w:rPr>
                <w:kern w:val="0"/>
                <w:sz w:val="24"/>
              </w:rPr>
              <w:t>Capacity</w:t>
            </w:r>
          </w:p>
          <w:p w14:paraId="51495D27">
            <w:pPr>
              <w:autoSpaceDE w:val="0"/>
              <w:autoSpaceDN w:val="0"/>
              <w:adjustRightInd w:val="0"/>
              <w:ind w:left="406" w:right="-20"/>
              <w:jc w:val="left"/>
              <w:rPr>
                <w:kern w:val="0"/>
                <w:sz w:val="24"/>
              </w:rPr>
            </w:pPr>
            <w:r>
              <w:rPr>
                <w:kern w:val="0"/>
                <w:sz w:val="24"/>
              </w:rPr>
              <w:t>(Ah)</w:t>
            </w:r>
          </w:p>
        </w:tc>
        <w:tc>
          <w:tcPr>
            <w:tcW w:w="1277" w:type="dxa"/>
            <w:tcBorders>
              <w:top w:val="single" w:color="000000" w:sz="4" w:space="0"/>
              <w:left w:val="single" w:color="000000" w:sz="4" w:space="0"/>
              <w:bottom w:val="single" w:color="000000" w:sz="4" w:space="0"/>
              <w:right w:val="single" w:color="000000" w:sz="4" w:space="0"/>
            </w:tcBorders>
          </w:tcPr>
          <w:p w14:paraId="206E478A">
            <w:pPr>
              <w:autoSpaceDE w:val="0"/>
              <w:autoSpaceDN w:val="0"/>
              <w:adjustRightInd w:val="0"/>
              <w:spacing w:before="2"/>
              <w:ind w:left="268" w:right="-20"/>
              <w:jc w:val="left"/>
              <w:rPr>
                <w:kern w:val="0"/>
                <w:sz w:val="24"/>
              </w:rPr>
            </w:pPr>
            <w:r>
              <w:rPr>
                <w:spacing w:val="-32"/>
                <w:kern w:val="0"/>
                <w:sz w:val="24"/>
              </w:rPr>
              <w:t>V</w:t>
            </w:r>
            <w:r>
              <w:rPr>
                <w:kern w:val="0"/>
                <w:sz w:val="24"/>
              </w:rPr>
              <w:t>oltage</w:t>
            </w:r>
          </w:p>
          <w:p w14:paraId="1FCBA57D">
            <w:pPr>
              <w:autoSpaceDE w:val="0"/>
              <w:autoSpaceDN w:val="0"/>
              <w:adjustRightInd w:val="0"/>
              <w:ind w:left="461" w:right="443"/>
              <w:jc w:val="center"/>
              <w:rPr>
                <w:kern w:val="0"/>
                <w:sz w:val="24"/>
              </w:rPr>
            </w:pPr>
            <w:r>
              <w:rPr>
                <w:kern w:val="0"/>
                <w:sz w:val="24"/>
              </w:rPr>
              <w:t>(V)</w:t>
            </w:r>
          </w:p>
        </w:tc>
        <w:tc>
          <w:tcPr>
            <w:tcW w:w="1134" w:type="dxa"/>
            <w:tcBorders>
              <w:top w:val="single" w:color="000000" w:sz="4" w:space="0"/>
              <w:left w:val="single" w:color="000000" w:sz="4" w:space="0"/>
              <w:bottom w:val="single" w:color="000000" w:sz="4" w:space="0"/>
              <w:right w:val="single" w:color="000000" w:sz="4" w:space="0"/>
            </w:tcBorders>
          </w:tcPr>
          <w:p w14:paraId="58DB640A">
            <w:pPr>
              <w:autoSpaceDE w:val="0"/>
              <w:autoSpaceDN w:val="0"/>
              <w:adjustRightInd w:val="0"/>
              <w:spacing w:before="2"/>
              <w:ind w:left="241" w:right="-20"/>
              <w:jc w:val="left"/>
              <w:rPr>
                <w:kern w:val="0"/>
                <w:sz w:val="24"/>
              </w:rPr>
            </w:pPr>
            <w:r>
              <w:rPr>
                <w:kern w:val="0"/>
                <w:sz w:val="24"/>
              </w:rPr>
              <w:t>Rating</w:t>
            </w:r>
          </w:p>
        </w:tc>
        <w:tc>
          <w:tcPr>
            <w:tcW w:w="1860" w:type="dxa"/>
            <w:tcBorders>
              <w:top w:val="single" w:color="000000" w:sz="4" w:space="0"/>
              <w:left w:val="single" w:color="000000" w:sz="4" w:space="0"/>
              <w:bottom w:val="single" w:color="000000" w:sz="4" w:space="0"/>
              <w:right w:val="single" w:color="000000" w:sz="4" w:space="0"/>
            </w:tcBorders>
          </w:tcPr>
          <w:p w14:paraId="1930AEA7">
            <w:pPr>
              <w:autoSpaceDE w:val="0"/>
              <w:autoSpaceDN w:val="0"/>
              <w:adjustRightInd w:val="0"/>
              <w:ind w:left="103" w:right="-20"/>
              <w:jc w:val="left"/>
              <w:rPr>
                <w:kern w:val="0"/>
                <w:sz w:val="24"/>
              </w:rPr>
            </w:pPr>
            <w:r>
              <w:rPr>
                <w:kern w:val="0"/>
                <w:sz w:val="24"/>
              </w:rPr>
              <w:t>Location</w:t>
            </w:r>
          </w:p>
        </w:tc>
      </w:tr>
      <w:tr w14:paraId="19BBBA34">
        <w:tblPrEx>
          <w:tblCellMar>
            <w:top w:w="0" w:type="dxa"/>
            <w:left w:w="0" w:type="dxa"/>
            <w:bottom w:w="0" w:type="dxa"/>
            <w:right w:w="0" w:type="dxa"/>
          </w:tblCellMar>
        </w:tblPrEx>
        <w:trPr>
          <w:trHeight w:val="507" w:hRule="exact"/>
        </w:trPr>
        <w:tc>
          <w:tcPr>
            <w:tcW w:w="2234" w:type="dxa"/>
            <w:vMerge w:val="restart"/>
            <w:tcBorders>
              <w:top w:val="single" w:color="000000" w:sz="4" w:space="0"/>
              <w:left w:val="single" w:color="000000" w:sz="4" w:space="0"/>
              <w:right w:val="single" w:color="000000" w:sz="4" w:space="0"/>
            </w:tcBorders>
          </w:tcPr>
          <w:p w14:paraId="752ED5DB">
            <w:pPr>
              <w:autoSpaceDE w:val="0"/>
              <w:autoSpaceDN w:val="0"/>
              <w:adjustRightInd w:val="0"/>
              <w:spacing w:before="2"/>
              <w:ind w:left="103" w:right="-20"/>
              <w:jc w:val="left"/>
              <w:rPr>
                <w:kern w:val="0"/>
                <w:sz w:val="24"/>
              </w:rPr>
            </w:pPr>
            <w:r>
              <w:rPr>
                <w:kern w:val="0"/>
                <w:sz w:val="24"/>
              </w:rPr>
              <w:t>For general service</w:t>
            </w:r>
          </w:p>
        </w:tc>
        <w:tc>
          <w:tcPr>
            <w:tcW w:w="850" w:type="dxa"/>
            <w:tcBorders>
              <w:top w:val="single" w:color="000000" w:sz="4" w:space="0"/>
              <w:left w:val="single" w:color="000000" w:sz="4" w:space="0"/>
              <w:bottom w:val="single" w:color="000000" w:sz="4" w:space="0"/>
              <w:right w:val="single" w:color="000000" w:sz="4" w:space="0"/>
            </w:tcBorders>
          </w:tcPr>
          <w:p w14:paraId="29A509E6">
            <w:pPr>
              <w:autoSpaceDE w:val="0"/>
              <w:autoSpaceDN w:val="0"/>
              <w:adjustRightInd w:val="0"/>
              <w:spacing w:before="2"/>
              <w:ind w:left="358" w:right="339"/>
              <w:jc w:val="center"/>
              <w:rPr>
                <w:kern w:val="0"/>
                <w:sz w:val="24"/>
              </w:rPr>
            </w:pPr>
            <w:r>
              <w:rPr>
                <w:rFonts w:hint="eastAsia"/>
                <w:kern w:val="0"/>
                <w:sz w:val="24"/>
              </w:rPr>
              <w:t>1</w:t>
            </w:r>
          </w:p>
        </w:tc>
        <w:tc>
          <w:tcPr>
            <w:tcW w:w="1275" w:type="dxa"/>
            <w:tcBorders>
              <w:top w:val="single" w:color="000000" w:sz="4" w:space="0"/>
              <w:left w:val="single" w:color="000000" w:sz="4" w:space="0"/>
              <w:bottom w:val="single" w:color="000000" w:sz="4" w:space="0"/>
              <w:right w:val="single" w:color="000000" w:sz="4" w:space="0"/>
            </w:tcBorders>
          </w:tcPr>
          <w:p w14:paraId="3FD2E766">
            <w:pPr>
              <w:autoSpaceDE w:val="0"/>
              <w:autoSpaceDN w:val="0"/>
              <w:adjustRightInd w:val="0"/>
              <w:spacing w:before="2"/>
              <w:ind w:left="447" w:right="429"/>
              <w:jc w:val="center"/>
              <w:rPr>
                <w:kern w:val="0"/>
                <w:sz w:val="24"/>
              </w:rPr>
            </w:pPr>
            <w:r>
              <w:rPr>
                <w:rFonts w:hint="eastAsia"/>
                <w:kern w:val="0"/>
                <w:sz w:val="24"/>
              </w:rPr>
              <w:t>2</w:t>
            </w:r>
            <w:r>
              <w:rPr>
                <w:kern w:val="0"/>
                <w:sz w:val="24"/>
              </w:rPr>
              <w:t>00</w:t>
            </w:r>
          </w:p>
        </w:tc>
        <w:tc>
          <w:tcPr>
            <w:tcW w:w="1277" w:type="dxa"/>
            <w:tcBorders>
              <w:top w:val="single" w:color="000000" w:sz="4" w:space="0"/>
              <w:left w:val="single" w:color="000000" w:sz="4" w:space="0"/>
              <w:bottom w:val="single" w:color="000000" w:sz="4" w:space="0"/>
              <w:right w:val="single" w:color="000000" w:sz="4" w:space="0"/>
            </w:tcBorders>
          </w:tcPr>
          <w:p w14:paraId="02464BEF">
            <w:pPr>
              <w:autoSpaceDE w:val="0"/>
              <w:autoSpaceDN w:val="0"/>
              <w:adjustRightInd w:val="0"/>
              <w:spacing w:before="2"/>
              <w:ind w:left="509" w:right="492"/>
              <w:jc w:val="center"/>
              <w:rPr>
                <w:kern w:val="0"/>
                <w:sz w:val="24"/>
              </w:rPr>
            </w:pPr>
            <w:r>
              <w:rPr>
                <w:kern w:val="0"/>
                <w:sz w:val="24"/>
              </w:rPr>
              <w:t>24</w:t>
            </w:r>
          </w:p>
        </w:tc>
        <w:tc>
          <w:tcPr>
            <w:tcW w:w="1134" w:type="dxa"/>
            <w:tcBorders>
              <w:top w:val="single" w:color="000000" w:sz="4" w:space="0"/>
              <w:left w:val="single" w:color="000000" w:sz="4" w:space="0"/>
              <w:bottom w:val="single" w:color="000000" w:sz="4" w:space="0"/>
              <w:right w:val="single" w:color="000000" w:sz="4" w:space="0"/>
            </w:tcBorders>
          </w:tcPr>
          <w:p w14:paraId="2E4B4433">
            <w:pPr>
              <w:autoSpaceDE w:val="0"/>
              <w:autoSpaceDN w:val="0"/>
              <w:adjustRightInd w:val="0"/>
              <w:spacing w:before="2"/>
              <w:ind w:left="145" w:right="-20"/>
              <w:jc w:val="left"/>
              <w:rPr>
                <w:kern w:val="0"/>
                <w:sz w:val="24"/>
              </w:rPr>
            </w:pPr>
            <w:r>
              <w:rPr>
                <w:kern w:val="0"/>
                <w:sz w:val="24"/>
              </w:rPr>
              <w:t>10 hours</w:t>
            </w:r>
          </w:p>
        </w:tc>
        <w:tc>
          <w:tcPr>
            <w:tcW w:w="1860" w:type="dxa"/>
            <w:tcBorders>
              <w:top w:val="single" w:color="000000" w:sz="4" w:space="0"/>
              <w:left w:val="single" w:color="000000" w:sz="4" w:space="0"/>
              <w:bottom w:val="single" w:color="000000" w:sz="4" w:space="0"/>
              <w:right w:val="single" w:color="000000" w:sz="4" w:space="0"/>
            </w:tcBorders>
          </w:tcPr>
          <w:p w14:paraId="36D2BFC0">
            <w:pPr>
              <w:autoSpaceDE w:val="0"/>
              <w:autoSpaceDN w:val="0"/>
              <w:adjustRightInd w:val="0"/>
              <w:spacing w:before="2"/>
              <w:ind w:left="102" w:right="-20"/>
              <w:jc w:val="left"/>
              <w:rPr>
                <w:kern w:val="0"/>
                <w:sz w:val="24"/>
              </w:rPr>
            </w:pPr>
            <w:r>
              <w:rPr>
                <w:rFonts w:hint="eastAsia"/>
                <w:kern w:val="0"/>
                <w:sz w:val="24"/>
              </w:rPr>
              <w:t xml:space="preserve">Engine </w:t>
            </w:r>
            <w:r>
              <w:rPr>
                <w:kern w:val="0"/>
                <w:sz w:val="24"/>
              </w:rPr>
              <w:t xml:space="preserve"> room</w:t>
            </w:r>
          </w:p>
        </w:tc>
      </w:tr>
      <w:tr w14:paraId="067D9053">
        <w:tblPrEx>
          <w:tblCellMar>
            <w:top w:w="0" w:type="dxa"/>
            <w:left w:w="0" w:type="dxa"/>
            <w:bottom w:w="0" w:type="dxa"/>
            <w:right w:w="0" w:type="dxa"/>
          </w:tblCellMar>
        </w:tblPrEx>
        <w:trPr>
          <w:trHeight w:val="397" w:hRule="exact"/>
        </w:trPr>
        <w:tc>
          <w:tcPr>
            <w:tcW w:w="2234" w:type="dxa"/>
            <w:vMerge w:val="continue"/>
            <w:tcBorders>
              <w:left w:val="single" w:color="000000" w:sz="4" w:space="0"/>
              <w:bottom w:val="single" w:color="000000" w:sz="4" w:space="0"/>
              <w:right w:val="single" w:color="000000" w:sz="4" w:space="0"/>
            </w:tcBorders>
          </w:tcPr>
          <w:p w14:paraId="3FA352D7">
            <w:pPr>
              <w:autoSpaceDE w:val="0"/>
              <w:autoSpaceDN w:val="0"/>
              <w:adjustRightInd w:val="0"/>
              <w:spacing w:before="2"/>
              <w:ind w:left="103" w:right="-20"/>
              <w:jc w:val="left"/>
              <w:rPr>
                <w:kern w:val="0"/>
                <w:sz w:val="24"/>
              </w:rPr>
            </w:pPr>
          </w:p>
        </w:tc>
        <w:tc>
          <w:tcPr>
            <w:tcW w:w="850" w:type="dxa"/>
            <w:tcBorders>
              <w:top w:val="single" w:color="000000" w:sz="4" w:space="0"/>
              <w:left w:val="single" w:color="000000" w:sz="4" w:space="0"/>
              <w:bottom w:val="single" w:color="000000" w:sz="4" w:space="0"/>
              <w:right w:val="single" w:color="000000" w:sz="4" w:space="0"/>
            </w:tcBorders>
          </w:tcPr>
          <w:p w14:paraId="027BB68C">
            <w:pPr>
              <w:autoSpaceDE w:val="0"/>
              <w:autoSpaceDN w:val="0"/>
              <w:adjustRightInd w:val="0"/>
              <w:spacing w:before="2"/>
              <w:ind w:left="358" w:right="339"/>
              <w:jc w:val="center"/>
              <w:rPr>
                <w:kern w:val="0"/>
                <w:sz w:val="24"/>
              </w:rPr>
            </w:pPr>
            <w:r>
              <w:rPr>
                <w:rFonts w:hint="eastAsia"/>
                <w:kern w:val="0"/>
                <w:sz w:val="24"/>
              </w:rPr>
              <w:t>1</w:t>
            </w:r>
          </w:p>
        </w:tc>
        <w:tc>
          <w:tcPr>
            <w:tcW w:w="1275" w:type="dxa"/>
            <w:tcBorders>
              <w:top w:val="single" w:color="000000" w:sz="4" w:space="0"/>
              <w:left w:val="single" w:color="000000" w:sz="4" w:space="0"/>
              <w:bottom w:val="single" w:color="000000" w:sz="4" w:space="0"/>
              <w:right w:val="single" w:color="000000" w:sz="4" w:space="0"/>
            </w:tcBorders>
          </w:tcPr>
          <w:p w14:paraId="6A1CB13D">
            <w:pPr>
              <w:autoSpaceDE w:val="0"/>
              <w:autoSpaceDN w:val="0"/>
              <w:adjustRightInd w:val="0"/>
              <w:spacing w:before="2"/>
              <w:ind w:left="447" w:right="429"/>
              <w:jc w:val="center"/>
              <w:rPr>
                <w:kern w:val="0"/>
                <w:sz w:val="24"/>
              </w:rPr>
            </w:pPr>
            <w:r>
              <w:rPr>
                <w:rFonts w:hint="eastAsia"/>
                <w:kern w:val="0"/>
                <w:sz w:val="24"/>
              </w:rPr>
              <w:t>200</w:t>
            </w:r>
          </w:p>
        </w:tc>
        <w:tc>
          <w:tcPr>
            <w:tcW w:w="1277" w:type="dxa"/>
            <w:tcBorders>
              <w:top w:val="single" w:color="000000" w:sz="4" w:space="0"/>
              <w:left w:val="single" w:color="000000" w:sz="4" w:space="0"/>
              <w:bottom w:val="single" w:color="000000" w:sz="4" w:space="0"/>
              <w:right w:val="single" w:color="000000" w:sz="4" w:space="0"/>
            </w:tcBorders>
          </w:tcPr>
          <w:p w14:paraId="6C60AC31">
            <w:pPr>
              <w:autoSpaceDE w:val="0"/>
              <w:autoSpaceDN w:val="0"/>
              <w:adjustRightInd w:val="0"/>
              <w:spacing w:before="2"/>
              <w:ind w:left="509" w:right="492"/>
              <w:jc w:val="center"/>
              <w:rPr>
                <w:kern w:val="0"/>
                <w:sz w:val="24"/>
              </w:rPr>
            </w:pPr>
            <w:r>
              <w:rPr>
                <w:rFonts w:hint="eastAsia"/>
                <w:kern w:val="0"/>
                <w:sz w:val="24"/>
              </w:rPr>
              <w:t>24</w:t>
            </w:r>
          </w:p>
        </w:tc>
        <w:tc>
          <w:tcPr>
            <w:tcW w:w="1134" w:type="dxa"/>
            <w:tcBorders>
              <w:top w:val="single" w:color="000000" w:sz="4" w:space="0"/>
              <w:left w:val="single" w:color="000000" w:sz="4" w:space="0"/>
              <w:bottom w:val="single" w:color="000000" w:sz="4" w:space="0"/>
              <w:right w:val="single" w:color="000000" w:sz="4" w:space="0"/>
            </w:tcBorders>
          </w:tcPr>
          <w:p w14:paraId="59E2814B">
            <w:pPr>
              <w:autoSpaceDE w:val="0"/>
              <w:autoSpaceDN w:val="0"/>
              <w:adjustRightInd w:val="0"/>
              <w:spacing w:before="2"/>
              <w:ind w:left="145" w:right="-20"/>
              <w:jc w:val="left"/>
              <w:rPr>
                <w:kern w:val="0"/>
                <w:sz w:val="24"/>
              </w:rPr>
            </w:pPr>
            <w:r>
              <w:rPr>
                <w:kern w:val="0"/>
                <w:sz w:val="24"/>
              </w:rPr>
              <w:t>10 hours</w:t>
            </w:r>
          </w:p>
        </w:tc>
        <w:tc>
          <w:tcPr>
            <w:tcW w:w="1860" w:type="dxa"/>
            <w:tcBorders>
              <w:top w:val="single" w:color="000000" w:sz="4" w:space="0"/>
              <w:left w:val="single" w:color="000000" w:sz="4" w:space="0"/>
              <w:bottom w:val="single" w:color="000000" w:sz="4" w:space="0"/>
              <w:right w:val="single" w:color="000000" w:sz="4" w:space="0"/>
            </w:tcBorders>
          </w:tcPr>
          <w:p w14:paraId="097DE425">
            <w:pPr>
              <w:autoSpaceDE w:val="0"/>
              <w:autoSpaceDN w:val="0"/>
              <w:adjustRightInd w:val="0"/>
              <w:spacing w:before="2"/>
              <w:ind w:left="102" w:right="-20"/>
              <w:jc w:val="left"/>
              <w:rPr>
                <w:kern w:val="0"/>
                <w:sz w:val="24"/>
              </w:rPr>
            </w:pPr>
            <w:r>
              <w:rPr>
                <w:kern w:val="0"/>
                <w:sz w:val="24"/>
              </w:rPr>
              <w:t>Battery room</w:t>
            </w:r>
          </w:p>
        </w:tc>
      </w:tr>
      <w:tr w14:paraId="70320D82">
        <w:tblPrEx>
          <w:tblCellMar>
            <w:top w:w="0" w:type="dxa"/>
            <w:left w:w="0" w:type="dxa"/>
            <w:bottom w:w="0" w:type="dxa"/>
            <w:right w:w="0" w:type="dxa"/>
          </w:tblCellMar>
        </w:tblPrEx>
        <w:trPr>
          <w:trHeight w:val="545" w:hRule="exact"/>
        </w:trPr>
        <w:tc>
          <w:tcPr>
            <w:tcW w:w="2234" w:type="dxa"/>
            <w:tcBorders>
              <w:top w:val="single" w:color="000000" w:sz="4" w:space="0"/>
              <w:left w:val="single" w:color="000000" w:sz="4" w:space="0"/>
              <w:bottom w:val="single" w:color="000000" w:sz="4" w:space="0"/>
              <w:right w:val="single" w:color="000000" w:sz="4" w:space="0"/>
            </w:tcBorders>
          </w:tcPr>
          <w:p w14:paraId="06F6FD13">
            <w:pPr>
              <w:autoSpaceDE w:val="0"/>
              <w:autoSpaceDN w:val="0"/>
              <w:adjustRightInd w:val="0"/>
              <w:spacing w:before="2"/>
              <w:ind w:left="103" w:right="454"/>
              <w:jc w:val="left"/>
              <w:rPr>
                <w:kern w:val="0"/>
                <w:sz w:val="24"/>
              </w:rPr>
            </w:pPr>
            <w:r>
              <w:rPr>
                <w:kern w:val="0"/>
                <w:sz w:val="24"/>
              </w:rPr>
              <w:t xml:space="preserve">For </w:t>
            </w:r>
            <w:r>
              <w:rPr>
                <w:rFonts w:hint="eastAsia"/>
                <w:kern w:val="0"/>
                <w:sz w:val="24"/>
              </w:rPr>
              <w:t>automation system</w:t>
            </w:r>
          </w:p>
        </w:tc>
        <w:tc>
          <w:tcPr>
            <w:tcW w:w="4536" w:type="dxa"/>
            <w:gridSpan w:val="4"/>
            <w:tcBorders>
              <w:top w:val="single" w:color="000000" w:sz="4" w:space="0"/>
              <w:left w:val="single" w:color="000000" w:sz="4" w:space="0"/>
              <w:bottom w:val="single" w:color="000000" w:sz="4" w:space="0"/>
              <w:right w:val="single" w:color="000000" w:sz="4" w:space="0"/>
            </w:tcBorders>
          </w:tcPr>
          <w:p w14:paraId="6227238F">
            <w:pPr>
              <w:autoSpaceDE w:val="0"/>
              <w:autoSpaceDN w:val="0"/>
              <w:adjustRightInd w:val="0"/>
              <w:ind w:left="103" w:right="-20"/>
              <w:jc w:val="left"/>
              <w:rPr>
                <w:kern w:val="0"/>
                <w:sz w:val="24"/>
              </w:rPr>
            </w:pPr>
            <w:r>
              <w:rPr>
                <w:kern w:val="0"/>
                <w:sz w:val="24"/>
              </w:rPr>
              <w:t>Manufacturer</w:t>
            </w:r>
            <w:r>
              <w:rPr>
                <w:spacing w:val="-1"/>
                <w:kern w:val="0"/>
                <w:sz w:val="24"/>
              </w:rPr>
              <w:t>'</w:t>
            </w:r>
            <w:r>
              <w:rPr>
                <w:kern w:val="0"/>
                <w:sz w:val="24"/>
              </w:rPr>
              <w:t xml:space="preserve">s standard </w:t>
            </w:r>
          </w:p>
        </w:tc>
        <w:tc>
          <w:tcPr>
            <w:tcW w:w="1860" w:type="dxa"/>
            <w:tcBorders>
              <w:top w:val="single" w:color="000000" w:sz="4" w:space="0"/>
              <w:left w:val="single" w:color="000000" w:sz="4" w:space="0"/>
              <w:bottom w:val="single" w:color="000000" w:sz="4" w:space="0"/>
              <w:right w:val="single" w:color="000000" w:sz="4" w:space="0"/>
            </w:tcBorders>
          </w:tcPr>
          <w:p w14:paraId="0628446D">
            <w:pPr>
              <w:autoSpaceDE w:val="0"/>
              <w:autoSpaceDN w:val="0"/>
              <w:adjustRightInd w:val="0"/>
              <w:ind w:left="103" w:right="-20"/>
              <w:jc w:val="left"/>
              <w:rPr>
                <w:kern w:val="0"/>
                <w:sz w:val="24"/>
              </w:rPr>
            </w:pPr>
            <w:r>
              <w:rPr>
                <w:kern w:val="0"/>
                <w:sz w:val="24"/>
              </w:rPr>
              <w:t>Engine room</w:t>
            </w:r>
          </w:p>
        </w:tc>
      </w:tr>
      <w:tr w14:paraId="25399A17">
        <w:tblPrEx>
          <w:tblCellMar>
            <w:top w:w="0" w:type="dxa"/>
            <w:left w:w="0" w:type="dxa"/>
            <w:bottom w:w="0" w:type="dxa"/>
            <w:right w:w="0" w:type="dxa"/>
          </w:tblCellMar>
        </w:tblPrEx>
        <w:trPr>
          <w:trHeight w:val="397" w:hRule="exact"/>
        </w:trPr>
        <w:tc>
          <w:tcPr>
            <w:tcW w:w="2234" w:type="dxa"/>
            <w:tcBorders>
              <w:top w:val="single" w:color="000000" w:sz="4" w:space="0"/>
              <w:left w:val="single" w:color="000000" w:sz="4" w:space="0"/>
              <w:bottom w:val="single" w:color="000000" w:sz="4" w:space="0"/>
              <w:right w:val="single" w:color="000000" w:sz="4" w:space="0"/>
            </w:tcBorders>
          </w:tcPr>
          <w:p w14:paraId="5DEF79B4">
            <w:pPr>
              <w:autoSpaceDE w:val="0"/>
              <w:autoSpaceDN w:val="0"/>
              <w:adjustRightInd w:val="0"/>
              <w:spacing w:before="2"/>
              <w:ind w:left="103" w:right="-20"/>
              <w:jc w:val="left"/>
              <w:rPr>
                <w:kern w:val="0"/>
                <w:sz w:val="24"/>
              </w:rPr>
            </w:pPr>
            <w:r>
              <w:rPr>
                <w:kern w:val="0"/>
                <w:sz w:val="24"/>
              </w:rPr>
              <w:t>For radio equip</w:t>
            </w:r>
            <w:r>
              <w:rPr>
                <w:spacing w:val="-2"/>
                <w:kern w:val="0"/>
                <w:sz w:val="24"/>
              </w:rPr>
              <w:t>m</w:t>
            </w:r>
            <w:r>
              <w:rPr>
                <w:kern w:val="0"/>
                <w:sz w:val="24"/>
              </w:rPr>
              <w:t>ent</w:t>
            </w:r>
          </w:p>
        </w:tc>
        <w:tc>
          <w:tcPr>
            <w:tcW w:w="4536" w:type="dxa"/>
            <w:gridSpan w:val="4"/>
            <w:tcBorders>
              <w:top w:val="single" w:color="000000" w:sz="4" w:space="0"/>
              <w:left w:val="single" w:color="000000" w:sz="4" w:space="0"/>
              <w:bottom w:val="single" w:color="000000" w:sz="4" w:space="0"/>
              <w:right w:val="single" w:color="000000" w:sz="4" w:space="0"/>
            </w:tcBorders>
          </w:tcPr>
          <w:p w14:paraId="30B83038">
            <w:pPr>
              <w:autoSpaceDE w:val="0"/>
              <w:autoSpaceDN w:val="0"/>
              <w:adjustRightInd w:val="0"/>
              <w:spacing w:before="2"/>
              <w:ind w:left="103" w:right="-20"/>
              <w:jc w:val="left"/>
              <w:rPr>
                <w:kern w:val="0"/>
                <w:sz w:val="24"/>
              </w:rPr>
            </w:pPr>
            <w:r>
              <w:rPr>
                <w:kern w:val="0"/>
                <w:sz w:val="24"/>
              </w:rPr>
              <w:t>Manufacturer</w:t>
            </w:r>
            <w:r>
              <w:rPr>
                <w:spacing w:val="-1"/>
                <w:kern w:val="0"/>
                <w:sz w:val="24"/>
              </w:rPr>
              <w:t>'</w:t>
            </w:r>
            <w:r>
              <w:rPr>
                <w:kern w:val="0"/>
                <w:sz w:val="24"/>
              </w:rPr>
              <w:t>s standard</w:t>
            </w:r>
          </w:p>
        </w:tc>
        <w:tc>
          <w:tcPr>
            <w:tcW w:w="1860" w:type="dxa"/>
            <w:tcBorders>
              <w:top w:val="single" w:color="000000" w:sz="4" w:space="0"/>
              <w:left w:val="single" w:color="000000" w:sz="4" w:space="0"/>
              <w:bottom w:val="single" w:color="000000" w:sz="4" w:space="0"/>
              <w:right w:val="single" w:color="000000" w:sz="4" w:space="0"/>
            </w:tcBorders>
          </w:tcPr>
          <w:p w14:paraId="2A65FDD3">
            <w:pPr>
              <w:autoSpaceDE w:val="0"/>
              <w:autoSpaceDN w:val="0"/>
              <w:adjustRightInd w:val="0"/>
              <w:spacing w:before="2"/>
              <w:ind w:left="104" w:right="-20"/>
              <w:jc w:val="left"/>
              <w:rPr>
                <w:kern w:val="0"/>
                <w:sz w:val="24"/>
              </w:rPr>
            </w:pPr>
            <w:r>
              <w:rPr>
                <w:kern w:val="0"/>
                <w:sz w:val="24"/>
              </w:rPr>
              <w:t>Radio space</w:t>
            </w:r>
          </w:p>
        </w:tc>
      </w:tr>
      <w:tr w14:paraId="25FF8952">
        <w:tblPrEx>
          <w:tblCellMar>
            <w:top w:w="0" w:type="dxa"/>
            <w:left w:w="0" w:type="dxa"/>
            <w:bottom w:w="0" w:type="dxa"/>
            <w:right w:w="0" w:type="dxa"/>
          </w:tblCellMar>
        </w:tblPrEx>
        <w:trPr>
          <w:trHeight w:val="587" w:hRule="exact"/>
        </w:trPr>
        <w:tc>
          <w:tcPr>
            <w:tcW w:w="2234" w:type="dxa"/>
            <w:tcBorders>
              <w:top w:val="single" w:color="000000" w:sz="4" w:space="0"/>
              <w:left w:val="single" w:color="000000" w:sz="4" w:space="0"/>
              <w:bottom w:val="single" w:color="000000" w:sz="4" w:space="0"/>
              <w:right w:val="single" w:color="000000" w:sz="4" w:space="0"/>
            </w:tcBorders>
          </w:tcPr>
          <w:p w14:paraId="227540B3">
            <w:pPr>
              <w:autoSpaceDE w:val="0"/>
              <w:autoSpaceDN w:val="0"/>
              <w:adjustRightInd w:val="0"/>
              <w:spacing w:before="2"/>
              <w:ind w:left="103" w:right="286"/>
              <w:jc w:val="left"/>
              <w:rPr>
                <w:kern w:val="0"/>
                <w:sz w:val="24"/>
              </w:rPr>
            </w:pPr>
            <w:r>
              <w:rPr>
                <w:kern w:val="0"/>
                <w:sz w:val="24"/>
              </w:rPr>
              <w:t>For</w:t>
            </w:r>
            <w:r>
              <w:rPr>
                <w:spacing w:val="1"/>
                <w:kern w:val="0"/>
                <w:sz w:val="24"/>
              </w:rPr>
              <w:t xml:space="preserve"> </w:t>
            </w:r>
            <w:r>
              <w:rPr>
                <w:kern w:val="0"/>
                <w:sz w:val="24"/>
              </w:rPr>
              <w:t>e</w:t>
            </w:r>
            <w:r>
              <w:rPr>
                <w:spacing w:val="-2"/>
                <w:kern w:val="0"/>
                <w:sz w:val="24"/>
              </w:rPr>
              <w:t>m</w:t>
            </w:r>
            <w:r>
              <w:rPr>
                <w:rFonts w:hint="eastAsia"/>
                <w:spacing w:val="-2"/>
                <w:kern w:val="0"/>
                <w:sz w:val="24"/>
              </w:rPr>
              <w:t>ergency</w:t>
            </w:r>
            <w:r>
              <w:rPr>
                <w:spacing w:val="1"/>
                <w:kern w:val="0"/>
                <w:sz w:val="24"/>
              </w:rPr>
              <w:t xml:space="preserve"> g</w:t>
            </w:r>
            <w:r>
              <w:rPr>
                <w:kern w:val="0"/>
                <w:sz w:val="24"/>
              </w:rPr>
              <w:t>enerat</w:t>
            </w:r>
            <w:r>
              <w:rPr>
                <w:spacing w:val="-1"/>
                <w:kern w:val="0"/>
                <w:sz w:val="24"/>
              </w:rPr>
              <w:t>o</w:t>
            </w:r>
            <w:r>
              <w:rPr>
                <w:kern w:val="0"/>
                <w:sz w:val="24"/>
              </w:rPr>
              <w:t>r starting</w:t>
            </w:r>
          </w:p>
        </w:tc>
        <w:tc>
          <w:tcPr>
            <w:tcW w:w="4536" w:type="dxa"/>
            <w:gridSpan w:val="4"/>
            <w:tcBorders>
              <w:top w:val="single" w:color="000000" w:sz="4" w:space="0"/>
              <w:left w:val="single" w:color="000000" w:sz="4" w:space="0"/>
              <w:bottom w:val="single" w:color="000000" w:sz="4" w:space="0"/>
              <w:right w:val="single" w:color="000000" w:sz="4" w:space="0"/>
            </w:tcBorders>
          </w:tcPr>
          <w:p w14:paraId="31D2AA85">
            <w:pPr>
              <w:autoSpaceDE w:val="0"/>
              <w:autoSpaceDN w:val="0"/>
              <w:adjustRightInd w:val="0"/>
              <w:spacing w:before="20"/>
              <w:jc w:val="left"/>
              <w:rPr>
                <w:kern w:val="0"/>
                <w:sz w:val="12"/>
                <w:szCs w:val="12"/>
              </w:rPr>
            </w:pPr>
          </w:p>
          <w:p w14:paraId="5CB652DC">
            <w:pPr>
              <w:autoSpaceDE w:val="0"/>
              <w:autoSpaceDN w:val="0"/>
              <w:adjustRightInd w:val="0"/>
              <w:ind w:left="103" w:right="-20"/>
              <w:jc w:val="left"/>
              <w:rPr>
                <w:kern w:val="0"/>
                <w:sz w:val="24"/>
              </w:rPr>
            </w:pPr>
            <w:r>
              <w:rPr>
                <w:kern w:val="0"/>
                <w:sz w:val="24"/>
              </w:rPr>
              <w:t>Manufacture</w:t>
            </w:r>
            <w:r>
              <w:rPr>
                <w:spacing w:val="9"/>
                <w:kern w:val="0"/>
                <w:sz w:val="24"/>
              </w:rPr>
              <w:t>r</w:t>
            </w:r>
            <w:r>
              <w:rPr>
                <w:spacing w:val="-13"/>
                <w:kern w:val="0"/>
                <w:sz w:val="24"/>
              </w:rPr>
              <w:t>’</w:t>
            </w:r>
            <w:r>
              <w:rPr>
                <w:kern w:val="0"/>
                <w:sz w:val="24"/>
              </w:rPr>
              <w:t>s standard</w:t>
            </w:r>
          </w:p>
        </w:tc>
        <w:tc>
          <w:tcPr>
            <w:tcW w:w="1860" w:type="dxa"/>
            <w:tcBorders>
              <w:top w:val="single" w:color="000000" w:sz="4" w:space="0"/>
              <w:left w:val="single" w:color="000000" w:sz="4" w:space="0"/>
              <w:bottom w:val="single" w:color="000000" w:sz="4" w:space="0"/>
              <w:right w:val="single" w:color="000000" w:sz="4" w:space="0"/>
            </w:tcBorders>
          </w:tcPr>
          <w:p w14:paraId="01DB7813">
            <w:pPr>
              <w:autoSpaceDE w:val="0"/>
              <w:autoSpaceDN w:val="0"/>
              <w:adjustRightInd w:val="0"/>
              <w:spacing w:before="2"/>
              <w:ind w:left="103" w:right="169"/>
              <w:jc w:val="left"/>
              <w:rPr>
                <w:kern w:val="0"/>
                <w:sz w:val="24"/>
              </w:rPr>
            </w:pPr>
            <w:r>
              <w:rPr>
                <w:kern w:val="0"/>
                <w:sz w:val="24"/>
              </w:rPr>
              <w:t>E</w:t>
            </w:r>
            <w:r>
              <w:rPr>
                <w:spacing w:val="-2"/>
                <w:kern w:val="0"/>
                <w:sz w:val="24"/>
              </w:rPr>
              <w:t>m</w:t>
            </w:r>
            <w:r>
              <w:rPr>
                <w:rFonts w:hint="eastAsia"/>
                <w:kern w:val="0"/>
                <w:sz w:val="24"/>
              </w:rPr>
              <w:t>ergency</w:t>
            </w:r>
            <w:r>
              <w:rPr>
                <w:kern w:val="0"/>
                <w:sz w:val="24"/>
              </w:rPr>
              <w:t xml:space="preserve"> generator room</w:t>
            </w:r>
          </w:p>
        </w:tc>
      </w:tr>
    </w:tbl>
    <w:p w14:paraId="4B9A6E99">
      <w:pPr>
        <w:tabs>
          <w:tab w:val="left" w:pos="3880"/>
        </w:tabs>
        <w:autoSpaceDE w:val="0"/>
        <w:autoSpaceDN w:val="0"/>
        <w:adjustRightInd w:val="0"/>
        <w:ind w:left="1009"/>
        <w:rPr>
          <w:kern w:val="0"/>
          <w:sz w:val="24"/>
        </w:rPr>
      </w:pPr>
    </w:p>
    <w:p w14:paraId="3E1FD870">
      <w:pPr>
        <w:autoSpaceDE w:val="0"/>
        <w:autoSpaceDN w:val="0"/>
        <w:adjustRightInd w:val="0"/>
        <w:ind w:left="1012" w:right="-156"/>
        <w:jc w:val="left"/>
        <w:rPr>
          <w:kern w:val="0"/>
          <w:sz w:val="24"/>
        </w:rPr>
      </w:pPr>
      <w:r>
        <w:rPr>
          <w:kern w:val="0"/>
          <w:sz w:val="24"/>
        </w:rPr>
        <w:t>Each one (1) set of charging and discharging board</w:t>
      </w:r>
      <w:r>
        <w:rPr>
          <w:spacing w:val="-15"/>
          <w:kern w:val="0"/>
          <w:sz w:val="24"/>
        </w:rPr>
        <w:t xml:space="preserve"> </w:t>
      </w:r>
      <w:r>
        <w:rPr>
          <w:kern w:val="0"/>
          <w:sz w:val="24"/>
        </w:rPr>
        <w:t>for general s</w:t>
      </w:r>
      <w:r>
        <w:rPr>
          <w:spacing w:val="-1"/>
          <w:kern w:val="0"/>
          <w:sz w:val="24"/>
        </w:rPr>
        <w:t>e</w:t>
      </w:r>
      <w:r>
        <w:rPr>
          <w:kern w:val="0"/>
          <w:sz w:val="24"/>
        </w:rPr>
        <w:t>rvice</w:t>
      </w:r>
      <w:r>
        <w:rPr>
          <w:spacing w:val="-14"/>
          <w:kern w:val="0"/>
          <w:sz w:val="24"/>
        </w:rPr>
        <w:t xml:space="preserve"> </w:t>
      </w:r>
      <w:r>
        <w:rPr>
          <w:kern w:val="0"/>
          <w:sz w:val="24"/>
        </w:rPr>
        <w:t>batt</w:t>
      </w:r>
      <w:r>
        <w:rPr>
          <w:spacing w:val="-1"/>
          <w:kern w:val="0"/>
          <w:sz w:val="24"/>
        </w:rPr>
        <w:t>e</w:t>
      </w:r>
      <w:r>
        <w:rPr>
          <w:kern w:val="0"/>
          <w:sz w:val="24"/>
        </w:rPr>
        <w:t>ri</w:t>
      </w:r>
      <w:r>
        <w:rPr>
          <w:spacing w:val="-1"/>
          <w:kern w:val="0"/>
          <w:sz w:val="24"/>
        </w:rPr>
        <w:t>e</w:t>
      </w:r>
      <w:r>
        <w:rPr>
          <w:kern w:val="0"/>
          <w:sz w:val="24"/>
        </w:rPr>
        <w:t>s and engine</w:t>
      </w:r>
      <w:r>
        <w:rPr>
          <w:spacing w:val="18"/>
          <w:kern w:val="0"/>
          <w:sz w:val="24"/>
        </w:rPr>
        <w:t xml:space="preserve"> </w:t>
      </w:r>
      <w:r>
        <w:rPr>
          <w:kern w:val="0"/>
          <w:sz w:val="24"/>
        </w:rPr>
        <w:t>room</w:t>
      </w:r>
      <w:r>
        <w:rPr>
          <w:spacing w:val="18"/>
          <w:kern w:val="0"/>
          <w:sz w:val="24"/>
        </w:rPr>
        <w:t xml:space="preserve"> </w:t>
      </w:r>
      <w:r>
        <w:rPr>
          <w:kern w:val="0"/>
          <w:sz w:val="24"/>
        </w:rPr>
        <w:t>batter</w:t>
      </w:r>
      <w:r>
        <w:rPr>
          <w:rFonts w:hint="eastAsia"/>
          <w:kern w:val="0"/>
          <w:sz w:val="24"/>
        </w:rPr>
        <w:t>y</w:t>
      </w:r>
      <w:r>
        <w:rPr>
          <w:spacing w:val="18"/>
          <w:kern w:val="0"/>
          <w:sz w:val="24"/>
        </w:rPr>
        <w:t xml:space="preserve"> </w:t>
      </w:r>
      <w:r>
        <w:rPr>
          <w:rFonts w:hint="eastAsia"/>
          <w:kern w:val="0"/>
          <w:sz w:val="24"/>
        </w:rPr>
        <w:t>may</w:t>
      </w:r>
      <w:r>
        <w:rPr>
          <w:spacing w:val="18"/>
          <w:kern w:val="0"/>
          <w:sz w:val="24"/>
        </w:rPr>
        <w:t xml:space="preserve"> </w:t>
      </w:r>
      <w:r>
        <w:rPr>
          <w:kern w:val="0"/>
          <w:sz w:val="24"/>
        </w:rPr>
        <w:t>be</w:t>
      </w:r>
      <w:r>
        <w:rPr>
          <w:spacing w:val="18"/>
          <w:kern w:val="0"/>
          <w:sz w:val="24"/>
        </w:rPr>
        <w:t xml:space="preserve"> </w:t>
      </w:r>
      <w:r>
        <w:rPr>
          <w:kern w:val="0"/>
          <w:sz w:val="24"/>
        </w:rPr>
        <w:t>of</w:t>
      </w:r>
      <w:r>
        <w:rPr>
          <w:spacing w:val="18"/>
          <w:kern w:val="0"/>
          <w:sz w:val="24"/>
        </w:rPr>
        <w:t xml:space="preserve"> </w:t>
      </w:r>
      <w:r>
        <w:rPr>
          <w:kern w:val="0"/>
          <w:sz w:val="24"/>
        </w:rPr>
        <w:t>floating</w:t>
      </w:r>
      <w:r>
        <w:rPr>
          <w:spacing w:val="18"/>
          <w:kern w:val="0"/>
          <w:sz w:val="24"/>
        </w:rPr>
        <w:t xml:space="preserve"> </w:t>
      </w:r>
      <w:r>
        <w:rPr>
          <w:kern w:val="0"/>
          <w:sz w:val="24"/>
        </w:rPr>
        <w:t>charging</w:t>
      </w:r>
      <w:r>
        <w:rPr>
          <w:spacing w:val="18"/>
          <w:kern w:val="0"/>
          <w:sz w:val="24"/>
        </w:rPr>
        <w:t xml:space="preserve"> </w:t>
      </w:r>
      <w:r>
        <w:rPr>
          <w:kern w:val="0"/>
          <w:sz w:val="24"/>
        </w:rPr>
        <w:t>type.</w:t>
      </w:r>
      <w:r>
        <w:rPr>
          <w:spacing w:val="18"/>
          <w:kern w:val="0"/>
          <w:sz w:val="24"/>
        </w:rPr>
        <w:t xml:space="preserve"> </w:t>
      </w:r>
    </w:p>
    <w:p w14:paraId="02138046">
      <w:pPr>
        <w:autoSpaceDE w:val="0"/>
        <w:autoSpaceDN w:val="0"/>
        <w:adjustRightInd w:val="0"/>
        <w:ind w:left="1012" w:right="-156"/>
        <w:jc w:val="left"/>
        <w:rPr>
          <w:kern w:val="0"/>
          <w:sz w:val="24"/>
        </w:rPr>
      </w:pPr>
    </w:p>
    <w:p w14:paraId="33365966">
      <w:pPr>
        <w:pStyle w:val="71"/>
        <w:ind w:left="743"/>
      </w:pPr>
      <w:r>
        <w:t>All necessary charging apparatus i.e. source switch, transformer, voltage adjuster, silicon rectifier, voltmeter, ammeter, indicating lamps, miniature circuit breaker</w:t>
      </w:r>
      <w:r>
        <w:rPr>
          <w:rFonts w:hint="eastAsia"/>
        </w:rPr>
        <w:t xml:space="preserve"> (MCB)</w:t>
      </w:r>
      <w:r>
        <w:t>, fuses, etc. to</w:t>
      </w:r>
      <w:r>
        <w:rPr>
          <w:rFonts w:hint="eastAsia"/>
        </w:rPr>
        <w:t xml:space="preserve"> </w:t>
      </w:r>
      <w:r>
        <w:t>be provided.</w:t>
      </w:r>
    </w:p>
    <w:p w14:paraId="4DD9ED97">
      <w:pPr>
        <w:tabs>
          <w:tab w:val="left" w:pos="3880"/>
        </w:tabs>
        <w:autoSpaceDE w:val="0"/>
        <w:autoSpaceDN w:val="0"/>
        <w:adjustRightInd w:val="0"/>
        <w:ind w:left="1009"/>
        <w:rPr>
          <w:kern w:val="0"/>
          <w:sz w:val="24"/>
        </w:rPr>
      </w:pPr>
    </w:p>
    <w:p w14:paraId="77FB6A7C">
      <w:pPr>
        <w:pStyle w:val="71"/>
        <w:ind w:left="743"/>
      </w:pPr>
      <w:r>
        <w:rPr>
          <w:rFonts w:hint="eastAsia"/>
        </w:rPr>
        <w:t>24V DC distribution board (with feeder breakers, insulation monitor, ammeter, voltmeter and other necessary fittings;</w:t>
      </w:r>
    </w:p>
    <w:p w14:paraId="044E5AD8">
      <w:pPr>
        <w:pStyle w:val="71"/>
        <w:spacing w:before="240"/>
        <w:ind w:left="743"/>
        <w:rPr>
          <w:b/>
        </w:rPr>
      </w:pPr>
      <w:r>
        <w:rPr>
          <w:b/>
        </w:rPr>
        <w:t xml:space="preserve">A safety factor of 1.3 is to be used for the calculation of the capacity of all batteries to compensate for capacity loss caused by ageing. </w:t>
      </w:r>
    </w:p>
    <w:p w14:paraId="5BEC5E86">
      <w:pPr>
        <w:pStyle w:val="71"/>
        <w:spacing w:before="240"/>
        <w:ind w:left="743"/>
        <w:rPr>
          <w:b/>
        </w:rPr>
      </w:pPr>
      <w:r>
        <w:rPr>
          <w:b/>
        </w:rPr>
        <w:t>1. All battery chargers are to be capable of supplying the total load of all consumers and simultaneously charge totally empty batteries.</w:t>
      </w:r>
    </w:p>
    <w:p w14:paraId="41F81E7C">
      <w:pPr>
        <w:pStyle w:val="71"/>
        <w:spacing w:before="240"/>
        <w:ind w:left="743"/>
        <w:rPr>
          <w:b/>
        </w:rPr>
      </w:pPr>
      <w:r>
        <w:rPr>
          <w:b/>
        </w:rPr>
        <w:t>2. Chargers are to be able to operate with batteries disconnected. A low voltage alarm for the battery and battery charger output is to be provided in AMS.</w:t>
      </w:r>
    </w:p>
    <w:p w14:paraId="775B7DE0">
      <w:pPr>
        <w:tabs>
          <w:tab w:val="left" w:pos="3880"/>
        </w:tabs>
        <w:autoSpaceDE w:val="0"/>
        <w:autoSpaceDN w:val="0"/>
        <w:adjustRightInd w:val="0"/>
        <w:ind w:left="1009"/>
        <w:rPr>
          <w:b/>
          <w:kern w:val="0"/>
          <w:sz w:val="24"/>
        </w:rPr>
      </w:pPr>
    </w:p>
    <w:p w14:paraId="48A98DA2">
      <w:pPr>
        <w:pStyle w:val="3"/>
        <w:numPr>
          <w:ilvl w:val="3"/>
          <w:numId w:val="0"/>
        </w:numPr>
        <w:ind w:left="851" w:leftChars="0" w:hanging="851" w:firstLineChars="0"/>
        <w:jc w:val="left"/>
      </w:pPr>
      <w:bookmarkStart w:id="677" w:name="_Toc49257665"/>
      <w:bookmarkStart w:id="678" w:name="_Toc48573612"/>
      <w:bookmarkStart w:id="679" w:name="_Toc48311953"/>
      <w:bookmarkStart w:id="680" w:name="_Toc48573750"/>
      <w:r>
        <w:rPr>
          <w:rFonts w:hint="eastAsia" w:ascii="Arial" w:hAnsi="Arial" w:eastAsia="黑体" w:cs="Times New Roman"/>
          <w:b/>
          <w:bCs/>
          <w:caps/>
          <w:kern w:val="0"/>
          <w:sz w:val="24"/>
          <w:szCs w:val="24"/>
          <w:lang w:val="en-US" w:eastAsia="zh-CN" w:bidi="ar-SA"/>
        </w:rPr>
        <w:t>8.4.2.2</w:t>
      </w:r>
      <w:r>
        <w:rPr>
          <w:rFonts w:hint="eastAsia" w:cs="Times New Roman"/>
          <w:b/>
          <w:bCs/>
          <w:caps/>
          <w:kern w:val="0"/>
          <w:sz w:val="24"/>
          <w:szCs w:val="24"/>
          <w:lang w:val="en-US" w:eastAsia="zh-CN" w:bidi="ar-SA"/>
        </w:rPr>
        <w:t xml:space="preserve"> </w:t>
      </w:r>
      <w:r>
        <w:t>Other</w:t>
      </w:r>
      <w:bookmarkEnd w:id="677"/>
      <w:bookmarkEnd w:id="678"/>
      <w:bookmarkEnd w:id="679"/>
      <w:bookmarkEnd w:id="680"/>
    </w:p>
    <w:p w14:paraId="0BE9BB4D">
      <w:pPr>
        <w:autoSpaceDE w:val="0"/>
        <w:autoSpaceDN w:val="0"/>
        <w:adjustRightInd w:val="0"/>
        <w:ind w:left="1012" w:right="-157"/>
        <w:jc w:val="left"/>
        <w:rPr>
          <w:kern w:val="0"/>
          <w:sz w:val="24"/>
        </w:rPr>
      </w:pPr>
      <w:r>
        <w:rPr>
          <w:kern w:val="0"/>
          <w:sz w:val="24"/>
        </w:rPr>
        <w:t>Batter</w:t>
      </w:r>
      <w:r>
        <w:rPr>
          <w:rFonts w:hint="eastAsia"/>
          <w:kern w:val="0"/>
          <w:sz w:val="24"/>
        </w:rPr>
        <w:t>y</w:t>
      </w:r>
      <w:r>
        <w:rPr>
          <w:spacing w:val="24"/>
          <w:kern w:val="0"/>
          <w:sz w:val="24"/>
        </w:rPr>
        <w:t xml:space="preserve"> </w:t>
      </w:r>
      <w:r>
        <w:rPr>
          <w:kern w:val="0"/>
          <w:sz w:val="24"/>
        </w:rPr>
        <w:t>for</w:t>
      </w:r>
      <w:r>
        <w:rPr>
          <w:spacing w:val="24"/>
          <w:kern w:val="0"/>
          <w:sz w:val="24"/>
        </w:rPr>
        <w:t xml:space="preserve"> </w:t>
      </w:r>
      <w:r>
        <w:rPr>
          <w:kern w:val="0"/>
          <w:sz w:val="24"/>
        </w:rPr>
        <w:t>e</w:t>
      </w:r>
      <w:r>
        <w:rPr>
          <w:spacing w:val="-2"/>
          <w:kern w:val="0"/>
          <w:sz w:val="24"/>
        </w:rPr>
        <w:t>m</w:t>
      </w:r>
      <w:r>
        <w:rPr>
          <w:kern w:val="0"/>
          <w:sz w:val="24"/>
        </w:rPr>
        <w:t>ergency</w:t>
      </w:r>
      <w:r>
        <w:rPr>
          <w:spacing w:val="24"/>
          <w:kern w:val="0"/>
          <w:sz w:val="24"/>
        </w:rPr>
        <w:t xml:space="preserve"> </w:t>
      </w:r>
      <w:r>
        <w:rPr>
          <w:kern w:val="0"/>
          <w:sz w:val="24"/>
        </w:rPr>
        <w:t>generator</w:t>
      </w:r>
      <w:r>
        <w:rPr>
          <w:spacing w:val="24"/>
          <w:kern w:val="0"/>
          <w:sz w:val="24"/>
        </w:rPr>
        <w:t xml:space="preserve"> </w:t>
      </w:r>
      <w:r>
        <w:rPr>
          <w:kern w:val="0"/>
          <w:sz w:val="24"/>
        </w:rPr>
        <w:t>engine</w:t>
      </w:r>
      <w:r>
        <w:rPr>
          <w:spacing w:val="24"/>
          <w:kern w:val="0"/>
          <w:sz w:val="24"/>
        </w:rPr>
        <w:t xml:space="preserve"> </w:t>
      </w:r>
      <w:r>
        <w:rPr>
          <w:kern w:val="0"/>
          <w:sz w:val="24"/>
        </w:rPr>
        <w:t>starting</w:t>
      </w:r>
      <w:r>
        <w:rPr>
          <w:spacing w:val="24"/>
          <w:kern w:val="0"/>
          <w:sz w:val="24"/>
        </w:rPr>
        <w:t xml:space="preserve"> </w:t>
      </w:r>
      <w:r>
        <w:rPr>
          <w:kern w:val="0"/>
          <w:sz w:val="24"/>
        </w:rPr>
        <w:t>and</w:t>
      </w:r>
      <w:r>
        <w:rPr>
          <w:spacing w:val="24"/>
          <w:kern w:val="0"/>
          <w:sz w:val="24"/>
        </w:rPr>
        <w:t xml:space="preserve"> </w:t>
      </w:r>
      <w:r>
        <w:rPr>
          <w:kern w:val="0"/>
          <w:sz w:val="24"/>
        </w:rPr>
        <w:t>for</w:t>
      </w:r>
      <w:r>
        <w:rPr>
          <w:spacing w:val="24"/>
          <w:kern w:val="0"/>
          <w:sz w:val="24"/>
        </w:rPr>
        <w:t xml:space="preserve"> </w:t>
      </w:r>
      <w:r>
        <w:rPr>
          <w:kern w:val="0"/>
          <w:sz w:val="24"/>
        </w:rPr>
        <w:t>radio</w:t>
      </w:r>
      <w:r>
        <w:rPr>
          <w:spacing w:val="24"/>
          <w:kern w:val="0"/>
          <w:sz w:val="24"/>
        </w:rPr>
        <w:t xml:space="preserve"> </w:t>
      </w:r>
      <w:r>
        <w:rPr>
          <w:kern w:val="0"/>
          <w:sz w:val="24"/>
        </w:rPr>
        <w:t>e</w:t>
      </w:r>
      <w:r>
        <w:rPr>
          <w:spacing w:val="-2"/>
          <w:kern w:val="0"/>
          <w:sz w:val="24"/>
        </w:rPr>
        <w:t>m</w:t>
      </w:r>
      <w:r>
        <w:rPr>
          <w:kern w:val="0"/>
          <w:sz w:val="24"/>
        </w:rPr>
        <w:t>ergency</w:t>
      </w:r>
      <w:r>
        <w:rPr>
          <w:spacing w:val="24"/>
          <w:kern w:val="0"/>
          <w:sz w:val="24"/>
        </w:rPr>
        <w:t xml:space="preserve"> </w:t>
      </w:r>
      <w:r>
        <w:rPr>
          <w:kern w:val="0"/>
          <w:sz w:val="24"/>
        </w:rPr>
        <w:t>source</w:t>
      </w:r>
      <w:r>
        <w:rPr>
          <w:spacing w:val="24"/>
          <w:kern w:val="0"/>
          <w:sz w:val="24"/>
        </w:rPr>
        <w:t xml:space="preserve"> </w:t>
      </w:r>
      <w:r>
        <w:rPr>
          <w:kern w:val="0"/>
          <w:sz w:val="24"/>
        </w:rPr>
        <w:t>shall</w:t>
      </w:r>
      <w:r>
        <w:rPr>
          <w:rFonts w:hint="eastAsia"/>
          <w:kern w:val="0"/>
          <w:sz w:val="24"/>
        </w:rPr>
        <w:t xml:space="preserve"> </w:t>
      </w:r>
      <w:r>
        <w:rPr>
          <w:kern w:val="0"/>
          <w:sz w:val="24"/>
        </w:rPr>
        <w:t>be provided according to</w:t>
      </w:r>
      <w:r>
        <w:rPr>
          <w:spacing w:val="-1"/>
          <w:kern w:val="0"/>
          <w:sz w:val="24"/>
        </w:rPr>
        <w:t xml:space="preserve"> </w:t>
      </w:r>
      <w:r>
        <w:rPr>
          <w:kern w:val="0"/>
          <w:sz w:val="24"/>
        </w:rPr>
        <w:t>the Rules and Manufacturer</w:t>
      </w:r>
      <w:r>
        <w:rPr>
          <w:spacing w:val="-1"/>
          <w:kern w:val="0"/>
          <w:sz w:val="24"/>
        </w:rPr>
        <w:t>'</w:t>
      </w:r>
      <w:r>
        <w:rPr>
          <w:kern w:val="0"/>
          <w:sz w:val="24"/>
        </w:rPr>
        <w:t>s</w:t>
      </w:r>
      <w:r>
        <w:rPr>
          <w:rFonts w:hint="eastAsia"/>
          <w:spacing w:val="-2"/>
          <w:kern w:val="0"/>
          <w:sz w:val="24"/>
        </w:rPr>
        <w:t xml:space="preserve"> s</w:t>
      </w:r>
      <w:r>
        <w:rPr>
          <w:kern w:val="0"/>
          <w:sz w:val="24"/>
        </w:rPr>
        <w:t>tandard.</w:t>
      </w:r>
    </w:p>
    <w:p w14:paraId="03C72945">
      <w:pPr>
        <w:tabs>
          <w:tab w:val="left" w:pos="3880"/>
        </w:tabs>
        <w:autoSpaceDE w:val="0"/>
        <w:autoSpaceDN w:val="0"/>
        <w:adjustRightInd w:val="0"/>
        <w:ind w:left="1009"/>
        <w:rPr>
          <w:kern w:val="0"/>
          <w:sz w:val="24"/>
        </w:rPr>
      </w:pPr>
    </w:p>
    <w:p w14:paraId="66044162">
      <w:pPr>
        <w:autoSpaceDE w:val="0"/>
        <w:autoSpaceDN w:val="0"/>
        <w:adjustRightInd w:val="0"/>
        <w:ind w:left="1012" w:right="-135"/>
        <w:rPr>
          <w:kern w:val="0"/>
          <w:sz w:val="24"/>
        </w:rPr>
      </w:pPr>
      <w:r>
        <w:rPr>
          <w:kern w:val="0"/>
          <w:sz w:val="24"/>
        </w:rPr>
        <w:t>E</w:t>
      </w:r>
      <w:r>
        <w:rPr>
          <w:spacing w:val="-2"/>
          <w:kern w:val="0"/>
          <w:sz w:val="24"/>
        </w:rPr>
        <w:t>m</w:t>
      </w:r>
      <w:r>
        <w:rPr>
          <w:kern w:val="0"/>
          <w:sz w:val="24"/>
        </w:rPr>
        <w:t>ergency</w:t>
      </w:r>
      <w:r>
        <w:rPr>
          <w:spacing w:val="27"/>
          <w:kern w:val="0"/>
          <w:sz w:val="24"/>
        </w:rPr>
        <w:t xml:space="preserve"> </w:t>
      </w:r>
      <w:r>
        <w:rPr>
          <w:kern w:val="0"/>
          <w:sz w:val="24"/>
        </w:rPr>
        <w:t>generator</w:t>
      </w:r>
      <w:r>
        <w:rPr>
          <w:spacing w:val="27"/>
          <w:kern w:val="0"/>
          <w:sz w:val="24"/>
        </w:rPr>
        <w:t xml:space="preserve"> </w:t>
      </w:r>
      <w:r>
        <w:rPr>
          <w:kern w:val="0"/>
          <w:sz w:val="24"/>
        </w:rPr>
        <w:t>engine</w:t>
      </w:r>
      <w:r>
        <w:rPr>
          <w:spacing w:val="27"/>
          <w:kern w:val="0"/>
          <w:sz w:val="24"/>
        </w:rPr>
        <w:t xml:space="preserve"> </w:t>
      </w:r>
      <w:r>
        <w:rPr>
          <w:kern w:val="0"/>
          <w:sz w:val="24"/>
        </w:rPr>
        <w:t>starting</w:t>
      </w:r>
      <w:r>
        <w:rPr>
          <w:spacing w:val="26"/>
          <w:kern w:val="0"/>
          <w:sz w:val="24"/>
        </w:rPr>
        <w:t xml:space="preserve"> </w:t>
      </w:r>
      <w:r>
        <w:rPr>
          <w:kern w:val="0"/>
          <w:sz w:val="24"/>
        </w:rPr>
        <w:t>battery</w:t>
      </w:r>
      <w:r>
        <w:rPr>
          <w:spacing w:val="26"/>
          <w:kern w:val="0"/>
          <w:sz w:val="24"/>
        </w:rPr>
        <w:t xml:space="preserve"> </w:t>
      </w:r>
      <w:r>
        <w:rPr>
          <w:kern w:val="0"/>
          <w:sz w:val="24"/>
        </w:rPr>
        <w:t>shall</w:t>
      </w:r>
      <w:r>
        <w:rPr>
          <w:spacing w:val="28"/>
          <w:kern w:val="0"/>
          <w:sz w:val="24"/>
        </w:rPr>
        <w:t xml:space="preserve"> </w:t>
      </w:r>
      <w:r>
        <w:rPr>
          <w:kern w:val="0"/>
          <w:sz w:val="24"/>
        </w:rPr>
        <w:t>be</w:t>
      </w:r>
      <w:r>
        <w:rPr>
          <w:spacing w:val="28"/>
          <w:kern w:val="0"/>
          <w:sz w:val="24"/>
        </w:rPr>
        <w:t xml:space="preserve"> </w:t>
      </w:r>
      <w:r>
        <w:rPr>
          <w:kern w:val="0"/>
          <w:sz w:val="24"/>
        </w:rPr>
        <w:t>cha</w:t>
      </w:r>
      <w:r>
        <w:rPr>
          <w:spacing w:val="-1"/>
          <w:kern w:val="0"/>
          <w:sz w:val="24"/>
        </w:rPr>
        <w:t>rg</w:t>
      </w:r>
      <w:r>
        <w:rPr>
          <w:kern w:val="0"/>
          <w:sz w:val="24"/>
        </w:rPr>
        <w:t>ed</w:t>
      </w:r>
      <w:r>
        <w:rPr>
          <w:spacing w:val="27"/>
          <w:kern w:val="0"/>
          <w:sz w:val="24"/>
        </w:rPr>
        <w:t xml:space="preserve"> </w:t>
      </w:r>
      <w:r>
        <w:rPr>
          <w:spacing w:val="-1"/>
          <w:kern w:val="0"/>
          <w:sz w:val="24"/>
        </w:rPr>
        <w:t>b</w:t>
      </w:r>
      <w:r>
        <w:rPr>
          <w:kern w:val="0"/>
          <w:sz w:val="24"/>
        </w:rPr>
        <w:t>y</w:t>
      </w:r>
      <w:r>
        <w:rPr>
          <w:spacing w:val="27"/>
          <w:kern w:val="0"/>
          <w:sz w:val="24"/>
        </w:rPr>
        <w:t xml:space="preserve"> </w:t>
      </w:r>
      <w:r>
        <w:rPr>
          <w:kern w:val="0"/>
          <w:sz w:val="24"/>
        </w:rPr>
        <w:t>a</w:t>
      </w:r>
      <w:r>
        <w:rPr>
          <w:spacing w:val="27"/>
          <w:kern w:val="0"/>
          <w:sz w:val="24"/>
        </w:rPr>
        <w:t xml:space="preserve"> </w:t>
      </w:r>
      <w:r>
        <w:rPr>
          <w:kern w:val="0"/>
          <w:sz w:val="24"/>
        </w:rPr>
        <w:t>char</w:t>
      </w:r>
      <w:r>
        <w:rPr>
          <w:spacing w:val="-1"/>
          <w:kern w:val="0"/>
          <w:sz w:val="24"/>
        </w:rPr>
        <w:t>g</w:t>
      </w:r>
      <w:r>
        <w:rPr>
          <w:kern w:val="0"/>
          <w:sz w:val="24"/>
        </w:rPr>
        <w:t>er</w:t>
      </w:r>
      <w:r>
        <w:rPr>
          <w:spacing w:val="27"/>
          <w:kern w:val="0"/>
          <w:sz w:val="24"/>
        </w:rPr>
        <w:t xml:space="preserve"> </w:t>
      </w:r>
      <w:r>
        <w:rPr>
          <w:kern w:val="0"/>
          <w:sz w:val="24"/>
        </w:rPr>
        <w:t>supplied</w:t>
      </w:r>
      <w:r>
        <w:rPr>
          <w:spacing w:val="27"/>
          <w:kern w:val="0"/>
          <w:sz w:val="24"/>
        </w:rPr>
        <w:t xml:space="preserve"> </w:t>
      </w:r>
      <w:r>
        <w:rPr>
          <w:kern w:val="0"/>
          <w:sz w:val="24"/>
        </w:rPr>
        <w:t>by</w:t>
      </w:r>
      <w:r>
        <w:rPr>
          <w:rFonts w:hint="eastAsia"/>
          <w:kern w:val="0"/>
          <w:sz w:val="24"/>
        </w:rPr>
        <w:t xml:space="preserve"> </w:t>
      </w:r>
      <w:r>
        <w:rPr>
          <w:kern w:val="0"/>
          <w:sz w:val="24"/>
        </w:rPr>
        <w:t>e</w:t>
      </w:r>
      <w:r>
        <w:rPr>
          <w:spacing w:val="-2"/>
          <w:kern w:val="0"/>
          <w:sz w:val="24"/>
        </w:rPr>
        <w:t>m</w:t>
      </w:r>
      <w:r>
        <w:rPr>
          <w:kern w:val="0"/>
          <w:sz w:val="24"/>
        </w:rPr>
        <w:t>ergency’s generator maker.</w:t>
      </w:r>
    </w:p>
    <w:p w14:paraId="56170A02">
      <w:pPr>
        <w:tabs>
          <w:tab w:val="left" w:pos="3880"/>
        </w:tabs>
        <w:autoSpaceDE w:val="0"/>
        <w:autoSpaceDN w:val="0"/>
        <w:adjustRightInd w:val="0"/>
        <w:ind w:left="1009"/>
        <w:rPr>
          <w:kern w:val="0"/>
          <w:sz w:val="24"/>
        </w:rPr>
      </w:pPr>
    </w:p>
    <w:p w14:paraId="680F5DAF">
      <w:pPr>
        <w:pStyle w:val="89"/>
      </w:pPr>
      <w:r>
        <w:t>Radio battery shall be charged by a charger incorporated in radio console.</w:t>
      </w:r>
    </w:p>
    <w:p w14:paraId="228A772D">
      <w:pPr>
        <w:pStyle w:val="89"/>
      </w:pPr>
    </w:p>
    <w:p w14:paraId="342659B8">
      <w:pPr>
        <w:autoSpaceDE w:val="0"/>
        <w:autoSpaceDN w:val="0"/>
        <w:adjustRightInd w:val="0"/>
        <w:ind w:left="1012" w:right="-140"/>
        <w:jc w:val="left"/>
        <w:rPr>
          <w:kern w:val="0"/>
          <w:sz w:val="24"/>
        </w:rPr>
      </w:pPr>
      <w:r>
        <w:rPr>
          <w:kern w:val="0"/>
          <w:sz w:val="24"/>
        </w:rPr>
        <w:t>The</w:t>
      </w:r>
      <w:r>
        <w:rPr>
          <w:spacing w:val="13"/>
          <w:kern w:val="0"/>
          <w:sz w:val="24"/>
        </w:rPr>
        <w:t xml:space="preserve"> </w:t>
      </w:r>
      <w:r>
        <w:rPr>
          <w:kern w:val="0"/>
          <w:sz w:val="24"/>
        </w:rPr>
        <w:t>power</w:t>
      </w:r>
      <w:r>
        <w:rPr>
          <w:spacing w:val="13"/>
          <w:kern w:val="0"/>
          <w:sz w:val="24"/>
        </w:rPr>
        <w:t xml:space="preserve"> </w:t>
      </w:r>
      <w:r>
        <w:rPr>
          <w:spacing w:val="-1"/>
          <w:kern w:val="0"/>
          <w:sz w:val="24"/>
        </w:rPr>
        <w:t>s</w:t>
      </w:r>
      <w:r>
        <w:rPr>
          <w:kern w:val="0"/>
          <w:sz w:val="24"/>
        </w:rPr>
        <w:t>ocket,</w:t>
      </w:r>
      <w:r>
        <w:rPr>
          <w:spacing w:val="13"/>
          <w:kern w:val="0"/>
          <w:sz w:val="24"/>
        </w:rPr>
        <w:t xml:space="preserve"> </w:t>
      </w:r>
      <w:r>
        <w:rPr>
          <w:kern w:val="0"/>
          <w:sz w:val="24"/>
        </w:rPr>
        <w:t>cables</w:t>
      </w:r>
      <w:r>
        <w:rPr>
          <w:spacing w:val="13"/>
          <w:kern w:val="0"/>
          <w:sz w:val="24"/>
        </w:rPr>
        <w:t xml:space="preserve"> </w:t>
      </w:r>
      <w:r>
        <w:rPr>
          <w:kern w:val="0"/>
          <w:sz w:val="24"/>
        </w:rPr>
        <w:t>with</w:t>
      </w:r>
      <w:r>
        <w:rPr>
          <w:spacing w:val="12"/>
          <w:kern w:val="0"/>
          <w:sz w:val="24"/>
        </w:rPr>
        <w:t xml:space="preserve"> </w:t>
      </w:r>
      <w:r>
        <w:rPr>
          <w:kern w:val="0"/>
          <w:sz w:val="24"/>
        </w:rPr>
        <w:t>plugs</w:t>
      </w:r>
      <w:r>
        <w:rPr>
          <w:spacing w:val="12"/>
          <w:kern w:val="0"/>
          <w:sz w:val="24"/>
        </w:rPr>
        <w:t xml:space="preserve"> </w:t>
      </w:r>
      <w:r>
        <w:rPr>
          <w:kern w:val="0"/>
          <w:sz w:val="24"/>
        </w:rPr>
        <w:t>etc.</w:t>
      </w:r>
      <w:r>
        <w:rPr>
          <w:spacing w:val="12"/>
          <w:kern w:val="0"/>
          <w:sz w:val="24"/>
        </w:rPr>
        <w:t xml:space="preserve"> </w:t>
      </w:r>
      <w:r>
        <w:rPr>
          <w:kern w:val="0"/>
          <w:sz w:val="24"/>
        </w:rPr>
        <w:t>for</w:t>
      </w:r>
      <w:r>
        <w:rPr>
          <w:spacing w:val="13"/>
          <w:kern w:val="0"/>
          <w:sz w:val="24"/>
        </w:rPr>
        <w:t xml:space="preserve"> </w:t>
      </w:r>
      <w:r>
        <w:rPr>
          <w:kern w:val="0"/>
          <w:sz w:val="24"/>
        </w:rPr>
        <w:t>life</w:t>
      </w:r>
      <w:r>
        <w:rPr>
          <w:spacing w:val="13"/>
          <w:kern w:val="0"/>
          <w:sz w:val="24"/>
        </w:rPr>
        <w:t xml:space="preserve"> </w:t>
      </w:r>
      <w:r>
        <w:rPr>
          <w:kern w:val="0"/>
          <w:sz w:val="24"/>
        </w:rPr>
        <w:t>boat</w:t>
      </w:r>
      <w:r>
        <w:rPr>
          <w:spacing w:val="13"/>
          <w:kern w:val="0"/>
          <w:sz w:val="24"/>
        </w:rPr>
        <w:t xml:space="preserve"> and rescue boat </w:t>
      </w:r>
      <w:r>
        <w:rPr>
          <w:spacing w:val="-1"/>
          <w:kern w:val="0"/>
          <w:sz w:val="24"/>
        </w:rPr>
        <w:t>b</w:t>
      </w:r>
      <w:r>
        <w:rPr>
          <w:kern w:val="0"/>
          <w:sz w:val="24"/>
        </w:rPr>
        <w:t>attery</w:t>
      </w:r>
      <w:r>
        <w:rPr>
          <w:spacing w:val="12"/>
          <w:kern w:val="0"/>
          <w:sz w:val="24"/>
        </w:rPr>
        <w:t xml:space="preserve"> </w:t>
      </w:r>
      <w:r>
        <w:rPr>
          <w:kern w:val="0"/>
          <w:sz w:val="24"/>
        </w:rPr>
        <w:t>char</w:t>
      </w:r>
      <w:r>
        <w:rPr>
          <w:spacing w:val="-1"/>
          <w:kern w:val="0"/>
          <w:sz w:val="24"/>
        </w:rPr>
        <w:t>g</w:t>
      </w:r>
      <w:r>
        <w:rPr>
          <w:spacing w:val="1"/>
          <w:kern w:val="0"/>
          <w:sz w:val="24"/>
        </w:rPr>
        <w:t>i</w:t>
      </w:r>
      <w:r>
        <w:rPr>
          <w:kern w:val="0"/>
          <w:sz w:val="24"/>
        </w:rPr>
        <w:t>ng</w:t>
      </w:r>
      <w:r>
        <w:rPr>
          <w:spacing w:val="13"/>
          <w:kern w:val="0"/>
          <w:sz w:val="24"/>
        </w:rPr>
        <w:t xml:space="preserve"> </w:t>
      </w:r>
      <w:r>
        <w:rPr>
          <w:kern w:val="0"/>
          <w:sz w:val="24"/>
        </w:rPr>
        <w:t>s</w:t>
      </w:r>
      <w:r>
        <w:rPr>
          <w:spacing w:val="-1"/>
          <w:kern w:val="0"/>
          <w:sz w:val="24"/>
        </w:rPr>
        <w:t>h</w:t>
      </w:r>
      <w:r>
        <w:rPr>
          <w:kern w:val="0"/>
          <w:sz w:val="24"/>
        </w:rPr>
        <w:t>all</w:t>
      </w:r>
      <w:r>
        <w:rPr>
          <w:spacing w:val="13"/>
          <w:kern w:val="0"/>
          <w:sz w:val="24"/>
        </w:rPr>
        <w:t xml:space="preserve"> </w:t>
      </w:r>
      <w:r>
        <w:rPr>
          <w:spacing w:val="-1"/>
          <w:kern w:val="0"/>
          <w:sz w:val="24"/>
        </w:rPr>
        <w:t>b</w:t>
      </w:r>
      <w:r>
        <w:rPr>
          <w:kern w:val="0"/>
          <w:sz w:val="24"/>
        </w:rPr>
        <w:t>e</w:t>
      </w:r>
      <w:r>
        <w:rPr>
          <w:spacing w:val="13"/>
          <w:kern w:val="0"/>
          <w:sz w:val="24"/>
        </w:rPr>
        <w:t xml:space="preserve"> </w:t>
      </w:r>
      <w:r>
        <w:rPr>
          <w:kern w:val="0"/>
          <w:sz w:val="24"/>
        </w:rPr>
        <w:t>eq</w:t>
      </w:r>
      <w:r>
        <w:rPr>
          <w:spacing w:val="-1"/>
          <w:kern w:val="0"/>
          <w:sz w:val="24"/>
        </w:rPr>
        <w:t>u</w:t>
      </w:r>
      <w:r>
        <w:rPr>
          <w:spacing w:val="1"/>
          <w:kern w:val="0"/>
          <w:sz w:val="24"/>
        </w:rPr>
        <w:t>i</w:t>
      </w:r>
      <w:r>
        <w:rPr>
          <w:spacing w:val="-1"/>
          <w:kern w:val="0"/>
          <w:sz w:val="24"/>
        </w:rPr>
        <w:t>p</w:t>
      </w:r>
      <w:r>
        <w:rPr>
          <w:kern w:val="0"/>
          <w:sz w:val="24"/>
        </w:rPr>
        <w:t>ped</w:t>
      </w:r>
      <w:r>
        <w:rPr>
          <w:rFonts w:hint="eastAsia"/>
          <w:kern w:val="0"/>
          <w:sz w:val="24"/>
        </w:rPr>
        <w:t xml:space="preserve"> </w:t>
      </w:r>
      <w:r>
        <w:rPr>
          <w:kern w:val="0"/>
          <w:sz w:val="24"/>
        </w:rPr>
        <w:t>(if necessar</w:t>
      </w:r>
      <w:r>
        <w:rPr>
          <w:spacing w:val="-1"/>
          <w:kern w:val="0"/>
          <w:sz w:val="24"/>
        </w:rPr>
        <w:t>y</w:t>
      </w:r>
      <w:r>
        <w:rPr>
          <w:kern w:val="0"/>
          <w:sz w:val="24"/>
        </w:rPr>
        <w:t>) and the c</w:t>
      </w:r>
      <w:r>
        <w:rPr>
          <w:spacing w:val="-1"/>
          <w:kern w:val="0"/>
          <w:sz w:val="24"/>
        </w:rPr>
        <w:t>h</w:t>
      </w:r>
      <w:r>
        <w:rPr>
          <w:kern w:val="0"/>
          <w:sz w:val="24"/>
        </w:rPr>
        <w:t>arg</w:t>
      </w:r>
      <w:r>
        <w:rPr>
          <w:spacing w:val="1"/>
          <w:kern w:val="0"/>
          <w:sz w:val="24"/>
        </w:rPr>
        <w:t>e</w:t>
      </w:r>
      <w:r>
        <w:rPr>
          <w:kern w:val="0"/>
          <w:sz w:val="24"/>
        </w:rPr>
        <w:t>rs shall be fixed on boat.</w:t>
      </w:r>
    </w:p>
    <w:p w14:paraId="506B3E26">
      <w:pPr>
        <w:pStyle w:val="3"/>
        <w:numPr>
          <w:ilvl w:val="1"/>
          <w:numId w:val="0"/>
        </w:numPr>
        <w:ind w:left="567" w:leftChars="0" w:hanging="567" w:firstLineChars="0"/>
        <w:jc w:val="left"/>
      </w:pPr>
      <w:r>
        <w:rPr>
          <w:rFonts w:hint="eastAsia" w:ascii="Arial" w:hAnsi="Arial" w:eastAsia="黑体" w:cs="Times New Roman"/>
          <w:b/>
          <w:bCs/>
          <w:caps/>
          <w:kern w:val="0"/>
          <w:sz w:val="24"/>
          <w:szCs w:val="24"/>
          <w:lang w:val="en-US" w:eastAsia="zh-CN" w:bidi="ar-SA"/>
        </w:rPr>
        <w:t>8.5</w:t>
      </w:r>
      <w:r>
        <w:rPr>
          <w:rFonts w:hint="eastAsia" w:cs="Times New Roman"/>
          <w:b/>
          <w:bCs/>
          <w:caps/>
          <w:kern w:val="0"/>
          <w:sz w:val="24"/>
          <w:szCs w:val="24"/>
          <w:lang w:val="en-US" w:eastAsia="zh-CN" w:bidi="ar-SA"/>
        </w:rPr>
        <w:t xml:space="preserve"> </w:t>
      </w:r>
      <w:bookmarkStart w:id="681" w:name="_Toc5724006"/>
      <w:bookmarkStart w:id="682" w:name="_Toc49257666"/>
      <w:bookmarkStart w:id="683" w:name="_Toc48573613"/>
      <w:bookmarkStart w:id="684" w:name="_Toc48311954"/>
      <w:bookmarkStart w:id="685" w:name="_Toc48573751"/>
      <w:r>
        <w:t>DISTRIBUTION SYSTEM</w:t>
      </w:r>
      <w:bookmarkEnd w:id="681"/>
      <w:bookmarkEnd w:id="682"/>
      <w:bookmarkEnd w:id="683"/>
      <w:bookmarkEnd w:id="684"/>
      <w:bookmarkEnd w:id="685"/>
    </w:p>
    <w:p w14:paraId="4CBA9A6F">
      <w:pPr>
        <w:pStyle w:val="3"/>
        <w:numPr>
          <w:ilvl w:val="2"/>
          <w:numId w:val="0"/>
        </w:numPr>
        <w:ind w:left="709" w:leftChars="0" w:hanging="709" w:firstLineChars="0"/>
        <w:jc w:val="left"/>
      </w:pPr>
      <w:bookmarkStart w:id="686" w:name="_Toc5724007"/>
      <w:bookmarkStart w:id="687" w:name="_Toc48573752"/>
      <w:bookmarkStart w:id="688" w:name="_Toc48573614"/>
      <w:bookmarkStart w:id="689" w:name="_Toc48311955"/>
      <w:bookmarkStart w:id="690" w:name="_Toc49257667"/>
      <w:r>
        <w:rPr>
          <w:rFonts w:hint="eastAsia" w:ascii="Arial" w:hAnsi="Arial" w:eastAsia="黑体" w:cs="Times New Roman"/>
          <w:b/>
          <w:bCs/>
          <w:caps/>
          <w:kern w:val="0"/>
          <w:sz w:val="24"/>
          <w:szCs w:val="24"/>
          <w:lang w:val="en-US" w:eastAsia="zh-CN" w:bidi="ar-SA"/>
        </w:rPr>
        <w:t>8.5.1</w:t>
      </w:r>
      <w:r>
        <w:rPr>
          <w:rFonts w:hint="eastAsia" w:cs="Times New Roman"/>
          <w:b/>
          <w:bCs/>
          <w:caps/>
          <w:kern w:val="0"/>
          <w:sz w:val="24"/>
          <w:szCs w:val="24"/>
          <w:lang w:val="en-US" w:eastAsia="zh-CN" w:bidi="ar-SA"/>
        </w:rPr>
        <w:t xml:space="preserve"> </w:t>
      </w:r>
      <w:r>
        <w:t>ELECTRIC DISTRIBUTION</w:t>
      </w:r>
      <w:bookmarkEnd w:id="686"/>
      <w:bookmarkEnd w:id="687"/>
      <w:bookmarkEnd w:id="688"/>
      <w:bookmarkEnd w:id="689"/>
      <w:bookmarkEnd w:id="690"/>
    </w:p>
    <w:p w14:paraId="3858E2E3">
      <w:pPr>
        <w:pStyle w:val="71"/>
        <w:ind w:left="743"/>
      </w:pPr>
      <w:r>
        <w:t>In gene</w:t>
      </w:r>
      <w:r>
        <w:rPr>
          <w:spacing w:val="-1"/>
        </w:rPr>
        <w:t>r</w:t>
      </w:r>
      <w:r>
        <w:t>al, separ</w:t>
      </w:r>
      <w:r>
        <w:rPr>
          <w:spacing w:val="-1"/>
        </w:rPr>
        <w:t>a</w:t>
      </w:r>
      <w:r>
        <w:t>te</w:t>
      </w:r>
      <w:r>
        <w:rPr>
          <w:spacing w:val="-20"/>
        </w:rPr>
        <w:t xml:space="preserve"> </w:t>
      </w:r>
      <w:r>
        <w:rPr>
          <w:spacing w:val="-2"/>
        </w:rPr>
        <w:t>m</w:t>
      </w:r>
      <w:r>
        <w:t>ain</w:t>
      </w:r>
      <w:r>
        <w:rPr>
          <w:spacing w:val="-20"/>
        </w:rPr>
        <w:t xml:space="preserve"> </w:t>
      </w:r>
      <w:r>
        <w:rPr>
          <w:spacing w:val="-1"/>
        </w:rPr>
        <w:t>f</w:t>
      </w:r>
      <w:r>
        <w:t xml:space="preserve">eeders </w:t>
      </w:r>
      <w:r>
        <w:rPr>
          <w:spacing w:val="-1"/>
        </w:rPr>
        <w:t>s</w:t>
      </w:r>
      <w:r>
        <w:t>hall</w:t>
      </w:r>
      <w:r>
        <w:rPr>
          <w:spacing w:val="-20"/>
        </w:rPr>
        <w:t xml:space="preserve"> </w:t>
      </w:r>
      <w:r>
        <w:t xml:space="preserve">be </w:t>
      </w:r>
      <w:r>
        <w:rPr>
          <w:spacing w:val="-1"/>
        </w:rPr>
        <w:t>f</w:t>
      </w:r>
      <w:r>
        <w:t>ed</w:t>
      </w:r>
      <w:r>
        <w:rPr>
          <w:spacing w:val="-20"/>
        </w:rPr>
        <w:t xml:space="preserve"> </w:t>
      </w:r>
      <w:r>
        <w:rPr>
          <w:spacing w:val="-1"/>
        </w:rPr>
        <w:t>f</w:t>
      </w:r>
      <w:r>
        <w:rPr>
          <w:spacing w:val="1"/>
        </w:rPr>
        <w:t>r</w:t>
      </w:r>
      <w:r>
        <w:t>om</w:t>
      </w:r>
      <w:r>
        <w:rPr>
          <w:spacing w:val="-22"/>
        </w:rPr>
        <w:t xml:space="preserve"> </w:t>
      </w:r>
      <w:r>
        <w:t>the main</w:t>
      </w:r>
      <w:r>
        <w:rPr>
          <w:spacing w:val="-20"/>
        </w:rPr>
        <w:t xml:space="preserve"> </w:t>
      </w:r>
      <w:r>
        <w:t>switch</w:t>
      </w:r>
      <w:r>
        <w:rPr>
          <w:spacing w:val="-1"/>
        </w:rPr>
        <w:t>b</w:t>
      </w:r>
      <w:r>
        <w:t>oard</w:t>
      </w:r>
      <w:r>
        <w:rPr>
          <w:spacing w:val="-20"/>
        </w:rPr>
        <w:t xml:space="preserve"> </w:t>
      </w:r>
      <w:r>
        <w:t>to ess</w:t>
      </w:r>
      <w:r>
        <w:rPr>
          <w:spacing w:val="-1"/>
        </w:rPr>
        <w:t>e</w:t>
      </w:r>
      <w:r>
        <w:t>ntial pu</w:t>
      </w:r>
      <w:r>
        <w:rPr>
          <w:spacing w:val="-2"/>
        </w:rPr>
        <w:t>m</w:t>
      </w:r>
      <w:r>
        <w:t xml:space="preserve">p </w:t>
      </w:r>
      <w:r>
        <w:rPr>
          <w:spacing w:val="-2"/>
        </w:rPr>
        <w:t>m</w:t>
      </w:r>
      <w:r>
        <w:t xml:space="preserve">otors, </w:t>
      </w:r>
      <w:r>
        <w:rPr>
          <w:rFonts w:hint="eastAsia"/>
        </w:rPr>
        <w:t xml:space="preserve">bow thruster, each reefer power distribution panel, each power distribution panel, </w:t>
      </w:r>
      <w:r>
        <w:t xml:space="preserve">and one (1) of steering gear </w:t>
      </w:r>
      <w:r>
        <w:rPr>
          <w:spacing w:val="-2"/>
        </w:rPr>
        <w:t>m</w:t>
      </w:r>
      <w:r>
        <w:t>otor and other large capacity services.</w:t>
      </w:r>
    </w:p>
    <w:p w14:paraId="7B25D2F7">
      <w:pPr>
        <w:tabs>
          <w:tab w:val="left" w:pos="3880"/>
        </w:tabs>
        <w:autoSpaceDE w:val="0"/>
        <w:autoSpaceDN w:val="0"/>
        <w:adjustRightInd w:val="0"/>
        <w:ind w:left="1009"/>
        <w:rPr>
          <w:kern w:val="0"/>
          <w:sz w:val="24"/>
        </w:rPr>
      </w:pPr>
    </w:p>
    <w:p w14:paraId="05F58DC7">
      <w:pPr>
        <w:pStyle w:val="71"/>
        <w:ind w:left="743"/>
      </w:pPr>
      <w:r>
        <w:t>Motors</w:t>
      </w:r>
      <w:r>
        <w:rPr>
          <w:rFonts w:hint="eastAsia"/>
          <w:spacing w:val="24"/>
        </w:rPr>
        <w:t xml:space="preserve"> of</w:t>
      </w:r>
      <w:r>
        <w:rPr>
          <w:spacing w:val="24"/>
        </w:rPr>
        <w:t xml:space="preserve"> </w:t>
      </w:r>
      <w:r>
        <w:t>which</w:t>
      </w:r>
      <w:r>
        <w:rPr>
          <w:spacing w:val="24"/>
        </w:rPr>
        <w:t xml:space="preserve"> </w:t>
      </w:r>
      <w:r>
        <w:t>starters</w:t>
      </w:r>
      <w:r>
        <w:rPr>
          <w:spacing w:val="24"/>
        </w:rPr>
        <w:t xml:space="preserve"> </w:t>
      </w:r>
      <w:r>
        <w:t>are</w:t>
      </w:r>
      <w:r>
        <w:rPr>
          <w:spacing w:val="24"/>
        </w:rPr>
        <w:t xml:space="preserve"> </w:t>
      </w:r>
      <w:r>
        <w:t>assembled</w:t>
      </w:r>
      <w:r>
        <w:rPr>
          <w:spacing w:val="24"/>
        </w:rPr>
        <w:t xml:space="preserve"> </w:t>
      </w:r>
      <w:r>
        <w:t>into</w:t>
      </w:r>
      <w:r>
        <w:rPr>
          <w:spacing w:val="23"/>
        </w:rPr>
        <w:t xml:space="preserve"> </w:t>
      </w:r>
      <w:r>
        <w:t>the</w:t>
      </w:r>
      <w:r>
        <w:rPr>
          <w:spacing w:val="24"/>
        </w:rPr>
        <w:t xml:space="preserve"> </w:t>
      </w:r>
      <w:r>
        <w:t>group</w:t>
      </w:r>
      <w:r>
        <w:rPr>
          <w:spacing w:val="24"/>
        </w:rPr>
        <w:t xml:space="preserve"> </w:t>
      </w:r>
      <w:r>
        <w:t>starter</w:t>
      </w:r>
      <w:r>
        <w:rPr>
          <w:spacing w:val="24"/>
        </w:rPr>
        <w:t xml:space="preserve"> </w:t>
      </w:r>
      <w:r>
        <w:t>panels,</w:t>
      </w:r>
      <w:r>
        <w:rPr>
          <w:spacing w:val="24"/>
        </w:rPr>
        <w:t xml:space="preserve"> </w:t>
      </w:r>
      <w:r>
        <w:t>however,</w:t>
      </w:r>
      <w:r>
        <w:rPr>
          <w:spacing w:val="24"/>
        </w:rPr>
        <w:t xml:space="preserve"> </w:t>
      </w:r>
      <w:r>
        <w:t>shall</w:t>
      </w:r>
      <w:r>
        <w:rPr>
          <w:spacing w:val="24"/>
        </w:rPr>
        <w:t xml:space="preserve"> </w:t>
      </w:r>
      <w:r>
        <w:t>be connected to the AC 440 V feeder</w:t>
      </w:r>
      <w:r>
        <w:rPr>
          <w:spacing w:val="1"/>
        </w:rPr>
        <w:t xml:space="preserve"> </w:t>
      </w:r>
      <w:r>
        <w:t xml:space="preserve">bus </w:t>
      </w:r>
      <w:r>
        <w:rPr>
          <w:rFonts w:hint="eastAsia"/>
        </w:rPr>
        <w:t xml:space="preserve">bar </w:t>
      </w:r>
      <w:r>
        <w:t xml:space="preserve">of the </w:t>
      </w:r>
      <w:r>
        <w:rPr>
          <w:spacing w:val="-2"/>
        </w:rPr>
        <w:t>m</w:t>
      </w:r>
      <w:r>
        <w:t>ain switchboard.</w:t>
      </w:r>
    </w:p>
    <w:p w14:paraId="44D21322">
      <w:pPr>
        <w:tabs>
          <w:tab w:val="left" w:pos="3880"/>
        </w:tabs>
        <w:autoSpaceDE w:val="0"/>
        <w:autoSpaceDN w:val="0"/>
        <w:adjustRightInd w:val="0"/>
        <w:ind w:left="1009"/>
        <w:rPr>
          <w:kern w:val="0"/>
          <w:sz w:val="24"/>
        </w:rPr>
      </w:pPr>
    </w:p>
    <w:p w14:paraId="14F3C288">
      <w:pPr>
        <w:pStyle w:val="71"/>
        <w:ind w:left="743"/>
      </w:pPr>
      <w:r>
        <w:t>Non-essential ser</w:t>
      </w:r>
      <w:r>
        <w:rPr>
          <w:spacing w:val="-1"/>
        </w:rPr>
        <w:t>v</w:t>
      </w:r>
      <w:r>
        <w:t>ices</w:t>
      </w:r>
      <w:r>
        <w:rPr>
          <w:spacing w:val="-18"/>
        </w:rPr>
        <w:t xml:space="preserve"> </w:t>
      </w:r>
      <w:r>
        <w:t xml:space="preserve">and other </w:t>
      </w:r>
      <w:r>
        <w:rPr>
          <w:spacing w:val="-1"/>
        </w:rPr>
        <w:t>s</w:t>
      </w:r>
      <w:r>
        <w:rPr>
          <w:spacing w:val="-2"/>
        </w:rPr>
        <w:t>m</w:t>
      </w:r>
      <w:r>
        <w:t>all</w:t>
      </w:r>
      <w:r>
        <w:rPr>
          <w:spacing w:val="-18"/>
        </w:rPr>
        <w:t xml:space="preserve"> </w:t>
      </w:r>
      <w:r>
        <w:rPr>
          <w:spacing w:val="-2"/>
        </w:rPr>
        <w:t>m</w:t>
      </w:r>
      <w:r>
        <w:t>ot</w:t>
      </w:r>
      <w:r>
        <w:rPr>
          <w:spacing w:val="-1"/>
        </w:rPr>
        <w:t>o</w:t>
      </w:r>
      <w:r>
        <w:t>rs shall</w:t>
      </w:r>
      <w:r>
        <w:rPr>
          <w:spacing w:val="-18"/>
        </w:rPr>
        <w:t xml:space="preserve"> </w:t>
      </w:r>
      <w:r>
        <w:t>be</w:t>
      </w:r>
      <w:r>
        <w:rPr>
          <w:spacing w:val="-18"/>
        </w:rPr>
        <w:t xml:space="preserve"> </w:t>
      </w:r>
      <w:r>
        <w:t>c</w:t>
      </w:r>
      <w:r>
        <w:rPr>
          <w:spacing w:val="-1"/>
        </w:rPr>
        <w:t>o</w:t>
      </w:r>
      <w:r>
        <w:t>nnected to each</w:t>
      </w:r>
      <w:r>
        <w:rPr>
          <w:spacing w:val="-18"/>
        </w:rPr>
        <w:t xml:space="preserve"> </w:t>
      </w:r>
      <w:r>
        <w:t>di</w:t>
      </w:r>
      <w:r>
        <w:rPr>
          <w:spacing w:val="-1"/>
        </w:rPr>
        <w:t>s</w:t>
      </w:r>
      <w:r>
        <w:rPr>
          <w:spacing w:val="1"/>
        </w:rPr>
        <w:t>t</w:t>
      </w:r>
      <w:r>
        <w:t>ri</w:t>
      </w:r>
      <w:r>
        <w:rPr>
          <w:spacing w:val="-1"/>
        </w:rPr>
        <w:t>b</w:t>
      </w:r>
      <w:r>
        <w:t xml:space="preserve">ution board or </w:t>
      </w:r>
      <w:r>
        <w:rPr>
          <w:rFonts w:hint="eastAsia"/>
        </w:rPr>
        <w:t xml:space="preserve">local </w:t>
      </w:r>
      <w:r>
        <w:t>group starter board fed from the</w:t>
      </w:r>
      <w:r>
        <w:rPr>
          <w:spacing w:val="-2"/>
        </w:rPr>
        <w:t xml:space="preserve"> m</w:t>
      </w:r>
      <w:r>
        <w:t>ain switchboard.</w:t>
      </w:r>
    </w:p>
    <w:p w14:paraId="27F08385">
      <w:pPr>
        <w:tabs>
          <w:tab w:val="left" w:pos="3880"/>
        </w:tabs>
        <w:autoSpaceDE w:val="0"/>
        <w:autoSpaceDN w:val="0"/>
        <w:adjustRightInd w:val="0"/>
        <w:ind w:left="1009"/>
        <w:rPr>
          <w:kern w:val="0"/>
          <w:sz w:val="24"/>
        </w:rPr>
      </w:pPr>
    </w:p>
    <w:p w14:paraId="4512EA1B">
      <w:pPr>
        <w:pStyle w:val="71"/>
        <w:ind w:left="743"/>
      </w:pPr>
      <w:r>
        <w:t>Separate</w:t>
      </w:r>
      <w:r>
        <w:rPr>
          <w:spacing w:val="-17"/>
        </w:rPr>
        <w:t xml:space="preserve"> </w:t>
      </w:r>
      <w:r>
        <w:t>feeders</w:t>
      </w:r>
      <w:r>
        <w:rPr>
          <w:spacing w:val="-17"/>
        </w:rPr>
        <w:t xml:space="preserve"> </w:t>
      </w:r>
      <w:r>
        <w:t>shall</w:t>
      </w:r>
      <w:r>
        <w:rPr>
          <w:spacing w:val="-17"/>
        </w:rPr>
        <w:t xml:space="preserve"> </w:t>
      </w:r>
      <w:r>
        <w:t>also</w:t>
      </w:r>
      <w:r>
        <w:rPr>
          <w:spacing w:val="-17"/>
        </w:rPr>
        <w:t xml:space="preserve"> </w:t>
      </w:r>
      <w:r>
        <w:t>be</w:t>
      </w:r>
      <w:r>
        <w:rPr>
          <w:spacing w:val="-17"/>
        </w:rPr>
        <w:t xml:space="preserve"> </w:t>
      </w:r>
      <w:r>
        <w:t>fed</w:t>
      </w:r>
      <w:r>
        <w:rPr>
          <w:spacing w:val="-17"/>
        </w:rPr>
        <w:t xml:space="preserve"> </w:t>
      </w:r>
      <w:r>
        <w:t>from</w:t>
      </w:r>
      <w:r>
        <w:rPr>
          <w:spacing w:val="-19"/>
        </w:rPr>
        <w:t xml:space="preserve"> </w:t>
      </w:r>
      <w:r>
        <w:t>t</w:t>
      </w:r>
      <w:r>
        <w:rPr>
          <w:spacing w:val="-1"/>
        </w:rPr>
        <w:t>h</w:t>
      </w:r>
      <w:r>
        <w:t xml:space="preserve">e </w:t>
      </w:r>
      <w:r>
        <w:rPr>
          <w:spacing w:val="1"/>
        </w:rPr>
        <w:t>e</w:t>
      </w:r>
      <w:r>
        <w:rPr>
          <w:spacing w:val="-1"/>
        </w:rPr>
        <w:t>m</w:t>
      </w:r>
      <w:r>
        <w:t>ergency</w:t>
      </w:r>
      <w:r>
        <w:rPr>
          <w:spacing w:val="-17"/>
        </w:rPr>
        <w:t xml:space="preserve"> </w:t>
      </w:r>
      <w:r>
        <w:t>switchboard</w:t>
      </w:r>
      <w:r>
        <w:rPr>
          <w:spacing w:val="-17"/>
        </w:rPr>
        <w:t xml:space="preserve"> </w:t>
      </w:r>
      <w:r>
        <w:t>to one (1) of the steering</w:t>
      </w:r>
      <w:r>
        <w:rPr>
          <w:spacing w:val="14"/>
        </w:rPr>
        <w:t xml:space="preserve"> </w:t>
      </w:r>
      <w:r>
        <w:t>gear</w:t>
      </w:r>
      <w:r>
        <w:rPr>
          <w:spacing w:val="14"/>
        </w:rPr>
        <w:t xml:space="preserve"> </w:t>
      </w:r>
      <w:r>
        <w:rPr>
          <w:spacing w:val="-2"/>
        </w:rPr>
        <w:t>m</w:t>
      </w:r>
      <w:r>
        <w:t>otor,</w:t>
      </w:r>
      <w:r>
        <w:rPr>
          <w:spacing w:val="14"/>
        </w:rPr>
        <w:t xml:space="preserve"> </w:t>
      </w:r>
      <w:r>
        <w:t>one</w:t>
      </w:r>
      <w:r>
        <w:rPr>
          <w:spacing w:val="14"/>
        </w:rPr>
        <w:t xml:space="preserve"> </w:t>
      </w:r>
      <w:r>
        <w:t>(1)</w:t>
      </w:r>
      <w:r>
        <w:rPr>
          <w:spacing w:val="14"/>
        </w:rPr>
        <w:t xml:space="preserve"> </w:t>
      </w:r>
      <w:r>
        <w:t>set</w:t>
      </w:r>
      <w:r>
        <w:rPr>
          <w:spacing w:val="14"/>
        </w:rPr>
        <w:t xml:space="preserve"> </w:t>
      </w:r>
      <w:r>
        <w:t>of</w:t>
      </w:r>
      <w:r>
        <w:rPr>
          <w:spacing w:val="14"/>
        </w:rPr>
        <w:t xml:space="preserve"> </w:t>
      </w:r>
      <w:r>
        <w:t>the</w:t>
      </w:r>
      <w:r>
        <w:rPr>
          <w:spacing w:val="14"/>
        </w:rPr>
        <w:t xml:space="preserve"> </w:t>
      </w:r>
      <w:r>
        <w:t>E/R</w:t>
      </w:r>
      <w:r>
        <w:rPr>
          <w:spacing w:val="13"/>
        </w:rPr>
        <w:t xml:space="preserve"> </w:t>
      </w:r>
      <w:r>
        <w:t>exhaust</w:t>
      </w:r>
      <w:r>
        <w:rPr>
          <w:spacing w:val="14"/>
        </w:rPr>
        <w:t xml:space="preserve"> </w:t>
      </w:r>
      <w:r>
        <w:t>fan</w:t>
      </w:r>
      <w:r>
        <w:rPr>
          <w:spacing w:val="14"/>
        </w:rPr>
        <w:t xml:space="preserve"> </w:t>
      </w:r>
      <w:r>
        <w:t>and</w:t>
      </w:r>
      <w:r>
        <w:rPr>
          <w:spacing w:val="14"/>
        </w:rPr>
        <w:t xml:space="preserve"> </w:t>
      </w:r>
      <w:r>
        <w:t>e</w:t>
      </w:r>
      <w:r>
        <w:rPr>
          <w:spacing w:val="-2"/>
        </w:rPr>
        <w:t>m</w:t>
      </w:r>
      <w:r>
        <w:t>ergency</w:t>
      </w:r>
      <w:r>
        <w:rPr>
          <w:spacing w:val="14"/>
        </w:rPr>
        <w:t xml:space="preserve"> </w:t>
      </w:r>
      <w:r>
        <w:t>fire</w:t>
      </w:r>
      <w:r>
        <w:rPr>
          <w:spacing w:val="14"/>
        </w:rPr>
        <w:t xml:space="preserve"> </w:t>
      </w:r>
      <w:r>
        <w:t>pu</w:t>
      </w:r>
      <w:r>
        <w:rPr>
          <w:spacing w:val="-2"/>
        </w:rPr>
        <w:t>m</w:t>
      </w:r>
      <w:r>
        <w:t>p</w:t>
      </w:r>
      <w:r>
        <w:rPr>
          <w:spacing w:val="14"/>
        </w:rPr>
        <w:t xml:space="preserve"> </w:t>
      </w:r>
      <w:r>
        <w:t>motor, e</w:t>
      </w:r>
      <w:r>
        <w:rPr>
          <w:spacing w:val="-2"/>
        </w:rPr>
        <w:t>m</w:t>
      </w:r>
      <w:r>
        <w:t>ergency air co</w:t>
      </w:r>
      <w:r>
        <w:rPr>
          <w:spacing w:val="-2"/>
        </w:rPr>
        <w:t>m</w:t>
      </w:r>
      <w:r>
        <w:t xml:space="preserve">pressor </w:t>
      </w:r>
      <w:r>
        <w:rPr>
          <w:spacing w:val="-2"/>
        </w:rPr>
        <w:t>m</w:t>
      </w:r>
      <w:r>
        <w:t>otor, generator engine pre-lub. oil pu</w:t>
      </w:r>
      <w:r>
        <w:rPr>
          <w:spacing w:val="-2"/>
        </w:rPr>
        <w:t>m</w:t>
      </w:r>
      <w:r>
        <w:t>p etc.</w:t>
      </w:r>
    </w:p>
    <w:p w14:paraId="45C2DD25">
      <w:pPr>
        <w:tabs>
          <w:tab w:val="left" w:pos="3880"/>
        </w:tabs>
        <w:autoSpaceDE w:val="0"/>
        <w:autoSpaceDN w:val="0"/>
        <w:adjustRightInd w:val="0"/>
        <w:ind w:left="1009"/>
        <w:rPr>
          <w:kern w:val="0"/>
          <w:sz w:val="24"/>
        </w:rPr>
      </w:pPr>
    </w:p>
    <w:p w14:paraId="5091313F">
      <w:pPr>
        <w:pStyle w:val="71"/>
        <w:ind w:left="743"/>
      </w:pPr>
      <w:r>
        <w:t>The</w:t>
      </w:r>
      <w:r>
        <w:rPr>
          <w:spacing w:val="2"/>
        </w:rPr>
        <w:t xml:space="preserve"> </w:t>
      </w:r>
      <w:r>
        <w:t>general</w:t>
      </w:r>
      <w:r>
        <w:rPr>
          <w:spacing w:val="2"/>
        </w:rPr>
        <w:t xml:space="preserve"> </w:t>
      </w:r>
      <w:r>
        <w:t>lighting</w:t>
      </w:r>
      <w:r>
        <w:rPr>
          <w:spacing w:val="2"/>
        </w:rPr>
        <w:t xml:space="preserve"> </w:t>
      </w:r>
      <w:r>
        <w:t>system and</w:t>
      </w:r>
      <w:r>
        <w:rPr>
          <w:spacing w:val="2"/>
        </w:rPr>
        <w:t xml:space="preserve"> </w:t>
      </w:r>
      <w:r>
        <w:t>AC</w:t>
      </w:r>
      <w:r>
        <w:rPr>
          <w:spacing w:val="2"/>
        </w:rPr>
        <w:t xml:space="preserve"> </w:t>
      </w:r>
      <w:r>
        <w:t>220 V</w:t>
      </w:r>
      <w:r>
        <w:rPr>
          <w:spacing w:val="2"/>
        </w:rPr>
        <w:t xml:space="preserve"> </w:t>
      </w:r>
      <w:r>
        <w:t>gen</w:t>
      </w:r>
      <w:r>
        <w:rPr>
          <w:spacing w:val="-1"/>
        </w:rPr>
        <w:t>e</w:t>
      </w:r>
      <w:r>
        <w:t>ral</w:t>
      </w:r>
      <w:r>
        <w:rPr>
          <w:spacing w:val="3"/>
        </w:rPr>
        <w:t xml:space="preserve"> </w:t>
      </w:r>
      <w:r>
        <w:t>consu</w:t>
      </w:r>
      <w:r>
        <w:rPr>
          <w:spacing w:val="-2"/>
        </w:rPr>
        <w:t>m</w:t>
      </w:r>
      <w:r>
        <w:t>ers</w:t>
      </w:r>
      <w:r>
        <w:rPr>
          <w:spacing w:val="3"/>
        </w:rPr>
        <w:t xml:space="preserve"> </w:t>
      </w:r>
      <w:r>
        <w:t>shall</w:t>
      </w:r>
      <w:r>
        <w:rPr>
          <w:spacing w:val="3"/>
        </w:rPr>
        <w:t xml:space="preserve"> </w:t>
      </w:r>
      <w:r>
        <w:t>be</w:t>
      </w:r>
      <w:r>
        <w:rPr>
          <w:spacing w:val="3"/>
        </w:rPr>
        <w:t xml:space="preserve"> </w:t>
      </w:r>
      <w:r>
        <w:t>fed</w:t>
      </w:r>
      <w:r>
        <w:rPr>
          <w:spacing w:val="3"/>
        </w:rPr>
        <w:t xml:space="preserve"> </w:t>
      </w:r>
      <w:r>
        <w:t>from AC</w:t>
      </w:r>
      <w:r>
        <w:rPr>
          <w:spacing w:val="3"/>
        </w:rPr>
        <w:t xml:space="preserve"> </w:t>
      </w:r>
      <w:r>
        <w:t>220 V</w:t>
      </w:r>
      <w:r>
        <w:rPr>
          <w:rFonts w:hint="eastAsia"/>
        </w:rPr>
        <w:t xml:space="preserve"> </w:t>
      </w:r>
      <w:r>
        <w:t xml:space="preserve">feeder panel of the </w:t>
      </w:r>
      <w:r>
        <w:rPr>
          <w:spacing w:val="-2"/>
        </w:rPr>
        <w:t>m</w:t>
      </w:r>
      <w:r>
        <w:t>ain switchboard.</w:t>
      </w:r>
    </w:p>
    <w:p w14:paraId="23C7BB59">
      <w:pPr>
        <w:tabs>
          <w:tab w:val="left" w:pos="3880"/>
        </w:tabs>
        <w:autoSpaceDE w:val="0"/>
        <w:autoSpaceDN w:val="0"/>
        <w:adjustRightInd w:val="0"/>
        <w:ind w:left="1009"/>
        <w:rPr>
          <w:kern w:val="0"/>
          <w:sz w:val="24"/>
        </w:rPr>
      </w:pPr>
    </w:p>
    <w:p w14:paraId="192D4133">
      <w:pPr>
        <w:pStyle w:val="71"/>
        <w:ind w:left="743"/>
      </w:pPr>
      <w:r>
        <w:t>E</w:t>
      </w:r>
      <w:r>
        <w:rPr>
          <w:spacing w:val="-2"/>
        </w:rPr>
        <w:t>m</w:t>
      </w:r>
      <w:r>
        <w:t>ergency</w:t>
      </w:r>
      <w:r>
        <w:rPr>
          <w:spacing w:val="10"/>
        </w:rPr>
        <w:t xml:space="preserve"> </w:t>
      </w:r>
      <w:r>
        <w:t>lighting system</w:t>
      </w:r>
      <w:r>
        <w:rPr>
          <w:spacing w:val="8"/>
        </w:rPr>
        <w:t xml:space="preserve"> </w:t>
      </w:r>
      <w:r>
        <w:t>and AC 220 V</w:t>
      </w:r>
      <w:r>
        <w:rPr>
          <w:spacing w:val="10"/>
        </w:rPr>
        <w:t xml:space="preserve"> </w:t>
      </w:r>
      <w:r>
        <w:t>system of radio</w:t>
      </w:r>
      <w:r>
        <w:rPr>
          <w:spacing w:val="10"/>
        </w:rPr>
        <w:t xml:space="preserve"> </w:t>
      </w:r>
      <w:r>
        <w:t>equip</w:t>
      </w:r>
      <w:r>
        <w:rPr>
          <w:spacing w:val="-2"/>
        </w:rPr>
        <w:t>m</w:t>
      </w:r>
      <w:r>
        <w:rPr>
          <w:spacing w:val="1"/>
        </w:rPr>
        <w:t>e</w:t>
      </w:r>
      <w:r>
        <w:t>nt and nautical instru</w:t>
      </w:r>
      <w:r>
        <w:rPr>
          <w:spacing w:val="-2"/>
        </w:rPr>
        <w:t>m</w:t>
      </w:r>
      <w:r>
        <w:t>ents shall be fed from</w:t>
      </w:r>
      <w:r>
        <w:rPr>
          <w:spacing w:val="-2"/>
        </w:rPr>
        <w:t xml:space="preserve"> </w:t>
      </w:r>
      <w:r>
        <w:t>AC 220 V feeder panel of the e</w:t>
      </w:r>
      <w:r>
        <w:rPr>
          <w:spacing w:val="-2"/>
        </w:rPr>
        <w:t>m</w:t>
      </w:r>
      <w:r>
        <w:t>ergency switchboard.</w:t>
      </w:r>
    </w:p>
    <w:p w14:paraId="6F5B1B4E">
      <w:pPr>
        <w:tabs>
          <w:tab w:val="left" w:pos="3880"/>
        </w:tabs>
        <w:autoSpaceDE w:val="0"/>
        <w:autoSpaceDN w:val="0"/>
        <w:adjustRightInd w:val="0"/>
        <w:ind w:left="1009"/>
        <w:rPr>
          <w:kern w:val="0"/>
          <w:sz w:val="24"/>
        </w:rPr>
      </w:pPr>
    </w:p>
    <w:p w14:paraId="61E8ABDE">
      <w:pPr>
        <w:pStyle w:val="71"/>
        <w:ind w:left="743"/>
      </w:pPr>
      <w:r>
        <w:t>DC 24V</w:t>
      </w:r>
      <w:r>
        <w:rPr>
          <w:spacing w:val="-3"/>
        </w:rPr>
        <w:t xml:space="preserve"> </w:t>
      </w:r>
      <w:r>
        <w:t>system of alar</w:t>
      </w:r>
      <w:r>
        <w:rPr>
          <w:spacing w:val="-2"/>
        </w:rPr>
        <w:t>m</w:t>
      </w:r>
      <w:r>
        <w:t>, DC 24V emergency lighting</w:t>
      </w:r>
      <w:r>
        <w:rPr>
          <w:rFonts w:hint="eastAsia"/>
        </w:rPr>
        <w:t>,</w:t>
      </w:r>
      <w:r>
        <w:t xml:space="preserve"> so</w:t>
      </w:r>
      <w:r>
        <w:rPr>
          <w:spacing w:val="-2"/>
        </w:rPr>
        <w:t>m</w:t>
      </w:r>
      <w:r>
        <w:t>e interi</w:t>
      </w:r>
      <w:r>
        <w:rPr>
          <w:spacing w:val="-1"/>
        </w:rPr>
        <w:t>o</w:t>
      </w:r>
      <w:r>
        <w:t>r com</w:t>
      </w:r>
      <w:r>
        <w:rPr>
          <w:spacing w:val="-2"/>
        </w:rPr>
        <w:t>m</w:t>
      </w:r>
      <w:r>
        <w:t>unication equipment</w:t>
      </w:r>
      <w:r>
        <w:rPr>
          <w:spacing w:val="-4"/>
        </w:rPr>
        <w:t xml:space="preserve"> </w:t>
      </w:r>
      <w:r>
        <w:t>and nautic</w:t>
      </w:r>
      <w:r>
        <w:rPr>
          <w:spacing w:val="-2"/>
        </w:rPr>
        <w:t>a</w:t>
      </w:r>
      <w:r>
        <w:t>l instru</w:t>
      </w:r>
      <w:r>
        <w:rPr>
          <w:spacing w:val="-2"/>
        </w:rPr>
        <w:t>m</w:t>
      </w:r>
      <w:r>
        <w:t>ents shall be fed from</w:t>
      </w:r>
      <w:r>
        <w:rPr>
          <w:spacing w:val="-2"/>
        </w:rPr>
        <w:t xml:space="preserve"> </w:t>
      </w:r>
      <w:r>
        <w:t>the b</w:t>
      </w:r>
      <w:r>
        <w:rPr>
          <w:spacing w:val="-1"/>
        </w:rPr>
        <w:t>a</w:t>
      </w:r>
      <w:r>
        <w:t>ttery charging &amp; discharging board.</w:t>
      </w:r>
    </w:p>
    <w:p w14:paraId="2080DB10">
      <w:pPr>
        <w:pStyle w:val="71"/>
        <w:ind w:left="743"/>
      </w:pPr>
    </w:p>
    <w:p w14:paraId="2D98F7E2">
      <w:pPr>
        <w:pStyle w:val="3"/>
        <w:numPr>
          <w:ilvl w:val="2"/>
          <w:numId w:val="0"/>
        </w:numPr>
        <w:ind w:left="709" w:leftChars="0" w:hanging="709" w:firstLineChars="0"/>
        <w:jc w:val="left"/>
      </w:pPr>
      <w:bookmarkStart w:id="691" w:name="_Toc48573753"/>
      <w:bookmarkStart w:id="692" w:name="_Toc5724008"/>
      <w:bookmarkStart w:id="693" w:name="_Toc48311956"/>
      <w:bookmarkStart w:id="694" w:name="_Toc48573615"/>
      <w:bookmarkStart w:id="695" w:name="_Toc49257668"/>
      <w:r>
        <w:rPr>
          <w:rFonts w:hint="eastAsia" w:ascii="Arial" w:hAnsi="Arial" w:eastAsia="黑体" w:cs="Times New Roman"/>
          <w:b/>
          <w:bCs/>
          <w:caps/>
          <w:kern w:val="0"/>
          <w:sz w:val="24"/>
          <w:szCs w:val="24"/>
          <w:lang w:val="en-US" w:eastAsia="zh-CN" w:bidi="ar-SA"/>
        </w:rPr>
        <w:t>8.5.2</w:t>
      </w:r>
      <w:r>
        <w:rPr>
          <w:rFonts w:hint="eastAsia" w:cs="Times New Roman"/>
          <w:b/>
          <w:bCs/>
          <w:caps/>
          <w:kern w:val="0"/>
          <w:sz w:val="24"/>
          <w:szCs w:val="24"/>
          <w:lang w:val="en-US" w:eastAsia="zh-CN" w:bidi="ar-SA"/>
        </w:rPr>
        <w:t xml:space="preserve"> </w:t>
      </w:r>
      <w:r>
        <w:t>SECTION AND DISTRIBUTION BOARDS</w:t>
      </w:r>
      <w:bookmarkEnd w:id="691"/>
      <w:bookmarkEnd w:id="692"/>
      <w:bookmarkEnd w:id="693"/>
      <w:bookmarkEnd w:id="694"/>
      <w:bookmarkEnd w:id="695"/>
    </w:p>
    <w:p w14:paraId="650B9D97">
      <w:pPr>
        <w:pStyle w:val="71"/>
        <w:ind w:left="743"/>
      </w:pPr>
      <w:r>
        <w:t>All section boards and distribution boards shall be enclosed w</w:t>
      </w:r>
      <w:r>
        <w:rPr>
          <w:spacing w:val="-1"/>
        </w:rPr>
        <w:t>i</w:t>
      </w:r>
      <w:r>
        <w:t>th steel sheet case.</w:t>
      </w:r>
    </w:p>
    <w:p w14:paraId="364D5488">
      <w:pPr>
        <w:tabs>
          <w:tab w:val="left" w:pos="3880"/>
        </w:tabs>
        <w:autoSpaceDE w:val="0"/>
        <w:autoSpaceDN w:val="0"/>
        <w:adjustRightInd w:val="0"/>
        <w:ind w:left="1009"/>
        <w:rPr>
          <w:kern w:val="0"/>
          <w:sz w:val="24"/>
        </w:rPr>
      </w:pPr>
    </w:p>
    <w:p w14:paraId="59C6BBDE">
      <w:pPr>
        <w:pStyle w:val="71"/>
        <w:ind w:left="743"/>
        <w:rPr>
          <w:b/>
          <w:i/>
        </w:rPr>
      </w:pPr>
      <w:r>
        <w:rPr>
          <w:b/>
          <w:i/>
        </w:rPr>
        <w:t>Certified rubber insulation mats (IEC61111) shall be provided around reefer container distribution panels.</w:t>
      </w:r>
    </w:p>
    <w:p w14:paraId="11B63A61">
      <w:pPr>
        <w:tabs>
          <w:tab w:val="left" w:pos="3880"/>
        </w:tabs>
        <w:autoSpaceDE w:val="0"/>
        <w:autoSpaceDN w:val="0"/>
        <w:adjustRightInd w:val="0"/>
        <w:ind w:left="1009"/>
        <w:rPr>
          <w:kern w:val="0"/>
          <w:sz w:val="24"/>
        </w:rPr>
      </w:pPr>
    </w:p>
    <w:p w14:paraId="1A303503">
      <w:pPr>
        <w:pStyle w:val="71"/>
        <w:ind w:left="743"/>
      </w:pPr>
      <w:r>
        <w:t>Distribution boards and section boards fitted in the living quarters and other similar places shall be of non-water-proof type, and those fitted in the engine room, steering gear room, stores and other similar places shall be of drip-proof type.</w:t>
      </w:r>
    </w:p>
    <w:p w14:paraId="14FF751F">
      <w:pPr>
        <w:tabs>
          <w:tab w:val="left" w:pos="3880"/>
        </w:tabs>
        <w:autoSpaceDE w:val="0"/>
        <w:autoSpaceDN w:val="0"/>
        <w:adjustRightInd w:val="0"/>
        <w:ind w:left="1009"/>
        <w:rPr>
          <w:kern w:val="0"/>
          <w:sz w:val="24"/>
        </w:rPr>
      </w:pPr>
    </w:p>
    <w:p w14:paraId="0EE03E19">
      <w:pPr>
        <w:tabs>
          <w:tab w:val="left" w:pos="3880"/>
        </w:tabs>
        <w:autoSpaceDE w:val="0"/>
        <w:autoSpaceDN w:val="0"/>
        <w:adjustRightInd w:val="0"/>
        <w:ind w:left="1009"/>
        <w:rPr>
          <w:kern w:val="0"/>
          <w:sz w:val="24"/>
        </w:rPr>
      </w:pPr>
      <w:r>
        <w:rPr>
          <w:kern w:val="0"/>
          <w:sz w:val="24"/>
        </w:rPr>
        <w:t xml:space="preserve">Reefer container distribution </w:t>
      </w:r>
      <w:r>
        <w:rPr>
          <w:rFonts w:hint="eastAsia"/>
          <w:kern w:val="0"/>
          <w:sz w:val="24"/>
        </w:rPr>
        <w:t>panels</w:t>
      </w:r>
      <w:r>
        <w:rPr>
          <w:kern w:val="0"/>
          <w:sz w:val="24"/>
        </w:rPr>
        <w:t xml:space="preserve"> shall be fitted in under deck passageway</w:t>
      </w:r>
      <w:r>
        <w:rPr>
          <w:rFonts w:hint="eastAsia"/>
          <w:kern w:val="0"/>
          <w:sz w:val="24"/>
        </w:rPr>
        <w:t xml:space="preserve"> of cargo hold region </w:t>
      </w:r>
      <w:r>
        <w:rPr>
          <w:kern w:val="0"/>
          <w:sz w:val="24"/>
        </w:rPr>
        <w:t>and shall be non-water-proof type.</w:t>
      </w:r>
    </w:p>
    <w:p w14:paraId="03AA3CB9">
      <w:pPr>
        <w:tabs>
          <w:tab w:val="left" w:pos="3880"/>
        </w:tabs>
        <w:autoSpaceDE w:val="0"/>
        <w:autoSpaceDN w:val="0"/>
        <w:adjustRightInd w:val="0"/>
        <w:ind w:left="1009"/>
        <w:rPr>
          <w:kern w:val="0"/>
          <w:sz w:val="24"/>
        </w:rPr>
      </w:pPr>
    </w:p>
    <w:p w14:paraId="561F8E34">
      <w:pPr>
        <w:pStyle w:val="71"/>
        <w:ind w:left="743"/>
      </w:pPr>
      <w:r>
        <w:t>In general, distribution boards and section boards shall be equipped with two or three pole miniature circuit breaker (MCB).</w:t>
      </w:r>
    </w:p>
    <w:p w14:paraId="2523F6A8">
      <w:pPr>
        <w:pStyle w:val="71"/>
        <w:ind w:left="743"/>
      </w:pPr>
    </w:p>
    <w:p w14:paraId="04A0D5BD">
      <w:pPr>
        <w:pStyle w:val="71"/>
        <w:ind w:left="743"/>
      </w:pPr>
      <w:r>
        <w:t>An</w:t>
      </w:r>
      <w:r>
        <w:rPr>
          <w:rFonts w:hint="eastAsia"/>
        </w:rPr>
        <w:t xml:space="preserve"> electric circuit drawing shall be provided in a vinyl envelope in each distribution boards or </w:t>
      </w:r>
      <w:r>
        <w:t>boxes.</w:t>
      </w:r>
    </w:p>
    <w:p w14:paraId="30531C1B">
      <w:pPr>
        <w:tabs>
          <w:tab w:val="left" w:pos="3880"/>
        </w:tabs>
        <w:autoSpaceDE w:val="0"/>
        <w:autoSpaceDN w:val="0"/>
        <w:adjustRightInd w:val="0"/>
        <w:ind w:left="1009"/>
        <w:rPr>
          <w:kern w:val="0"/>
          <w:sz w:val="24"/>
        </w:rPr>
      </w:pPr>
    </w:p>
    <w:p w14:paraId="47ED1DD8">
      <w:pPr>
        <w:pStyle w:val="71"/>
        <w:ind w:left="743"/>
      </w:pPr>
      <w:r>
        <w:t>The circ</w:t>
      </w:r>
      <w:r>
        <w:rPr>
          <w:spacing w:val="-1"/>
        </w:rPr>
        <w:t>u</w:t>
      </w:r>
      <w:r>
        <w:t>it label sh</w:t>
      </w:r>
      <w:r>
        <w:rPr>
          <w:spacing w:val="-1"/>
        </w:rPr>
        <w:t>a</w:t>
      </w:r>
      <w:r>
        <w:t>ll be</w:t>
      </w:r>
      <w:r>
        <w:rPr>
          <w:spacing w:val="-1"/>
        </w:rPr>
        <w:t xml:space="preserve"> f</w:t>
      </w:r>
      <w:r>
        <w:t>itted on the</w:t>
      </w:r>
      <w:r>
        <w:rPr>
          <w:spacing w:val="-1"/>
        </w:rPr>
        <w:t xml:space="preserve"> </w:t>
      </w:r>
      <w:r>
        <w:t>inside of</w:t>
      </w:r>
      <w:r>
        <w:rPr>
          <w:spacing w:val="-1"/>
        </w:rPr>
        <w:t xml:space="preserve"> </w:t>
      </w:r>
      <w:r>
        <w:t>e</w:t>
      </w:r>
      <w:r>
        <w:rPr>
          <w:spacing w:val="-1"/>
        </w:rPr>
        <w:t>a</w:t>
      </w:r>
      <w:r>
        <w:t>ch board d</w:t>
      </w:r>
      <w:r>
        <w:rPr>
          <w:spacing w:val="-1"/>
        </w:rPr>
        <w:t>o</w:t>
      </w:r>
      <w:r>
        <w:t>or.</w:t>
      </w:r>
    </w:p>
    <w:p w14:paraId="65F78ABB">
      <w:pPr>
        <w:pStyle w:val="71"/>
        <w:ind w:left="743"/>
      </w:pPr>
    </w:p>
    <w:p w14:paraId="23E2DA7C">
      <w:pPr>
        <w:pStyle w:val="71"/>
        <w:ind w:left="743"/>
      </w:pPr>
    </w:p>
    <w:p w14:paraId="15A640C4">
      <w:pPr>
        <w:pStyle w:val="3"/>
        <w:numPr>
          <w:ilvl w:val="2"/>
          <w:numId w:val="0"/>
        </w:numPr>
        <w:ind w:left="709" w:leftChars="0" w:hanging="709" w:firstLineChars="0"/>
        <w:jc w:val="left"/>
      </w:pPr>
      <w:bookmarkStart w:id="696" w:name="_Toc48311957"/>
      <w:bookmarkStart w:id="697" w:name="_Toc48573754"/>
      <w:bookmarkStart w:id="698" w:name="_Toc5724009"/>
      <w:bookmarkStart w:id="699" w:name="_Toc49257669"/>
      <w:bookmarkStart w:id="700" w:name="_Toc48573616"/>
      <w:r>
        <w:rPr>
          <w:rFonts w:hint="eastAsia" w:ascii="Arial" w:hAnsi="Arial" w:eastAsia="黑体" w:cs="Times New Roman"/>
          <w:b/>
          <w:bCs/>
          <w:caps/>
          <w:kern w:val="0"/>
          <w:sz w:val="24"/>
          <w:szCs w:val="24"/>
          <w:lang w:val="en-US" w:eastAsia="zh-CN" w:bidi="ar-SA"/>
        </w:rPr>
        <w:t>8.5.3</w:t>
      </w:r>
      <w:r>
        <w:rPr>
          <w:rFonts w:hint="eastAsia" w:cs="Times New Roman"/>
          <w:b/>
          <w:bCs/>
          <w:caps/>
          <w:kern w:val="0"/>
          <w:sz w:val="24"/>
          <w:szCs w:val="24"/>
          <w:lang w:val="en-US" w:eastAsia="zh-CN" w:bidi="ar-SA"/>
        </w:rPr>
        <w:t xml:space="preserve"> </w:t>
      </w:r>
      <w:r>
        <w:t>CONNECTION BOXES AND BRANCH BOXES</w:t>
      </w:r>
      <w:bookmarkEnd w:id="696"/>
      <w:bookmarkEnd w:id="697"/>
      <w:bookmarkEnd w:id="698"/>
      <w:bookmarkEnd w:id="699"/>
      <w:bookmarkEnd w:id="700"/>
    </w:p>
    <w:p w14:paraId="0EBE2CB0">
      <w:pPr>
        <w:pStyle w:val="71"/>
        <w:ind w:left="743"/>
      </w:pPr>
      <w:r>
        <w:t>All boxes shall be of drip-proof or water-p</w:t>
      </w:r>
      <w:r>
        <w:rPr>
          <w:spacing w:val="-1"/>
        </w:rPr>
        <w:t>r</w:t>
      </w:r>
      <w:r>
        <w:t>oof construction depending on their locations. The water-proof type connection box exposed</w:t>
      </w:r>
      <w:r>
        <w:rPr>
          <w:spacing w:val="-1"/>
        </w:rPr>
        <w:t xml:space="preserve"> </w:t>
      </w:r>
      <w:r>
        <w:t>to weather deck to be brass-</w:t>
      </w:r>
      <w:r>
        <w:rPr>
          <w:spacing w:val="-2"/>
        </w:rPr>
        <w:t>m</w:t>
      </w:r>
      <w:r>
        <w:t>ade</w:t>
      </w:r>
      <w:r>
        <w:rPr>
          <w:rFonts w:hint="eastAsia"/>
        </w:rPr>
        <w:t xml:space="preserve"> or stainless steel</w:t>
      </w:r>
      <w:r>
        <w:t>.</w:t>
      </w:r>
    </w:p>
    <w:p w14:paraId="4EAC216D">
      <w:pPr>
        <w:autoSpaceDE w:val="0"/>
        <w:autoSpaceDN w:val="0"/>
        <w:adjustRightInd w:val="0"/>
        <w:jc w:val="left"/>
        <w:rPr>
          <w:rFonts w:ascii="Arial" w:hAnsi="Arial" w:cs="Arial"/>
          <w:kern w:val="0"/>
          <w:sz w:val="20"/>
          <w:szCs w:val="20"/>
        </w:rPr>
      </w:pPr>
    </w:p>
    <w:p w14:paraId="75055C2D">
      <w:pPr>
        <w:pStyle w:val="3"/>
        <w:numPr>
          <w:ilvl w:val="2"/>
          <w:numId w:val="0"/>
        </w:numPr>
        <w:ind w:left="709" w:leftChars="0" w:hanging="709" w:firstLineChars="0"/>
        <w:jc w:val="left"/>
      </w:pPr>
      <w:bookmarkStart w:id="701" w:name="_Toc49257670"/>
      <w:bookmarkStart w:id="702" w:name="_Toc5724010"/>
      <w:bookmarkStart w:id="703" w:name="_Toc48311958"/>
      <w:bookmarkStart w:id="704" w:name="_Toc48573617"/>
      <w:bookmarkStart w:id="705" w:name="_Toc48573755"/>
      <w:r>
        <w:rPr>
          <w:rFonts w:hint="eastAsia" w:ascii="Arial" w:hAnsi="Arial" w:eastAsia="黑体" w:cs="Times New Roman"/>
          <w:b/>
          <w:bCs/>
          <w:caps/>
          <w:kern w:val="0"/>
          <w:sz w:val="24"/>
          <w:szCs w:val="24"/>
          <w:lang w:val="en-US" w:eastAsia="zh-CN" w:bidi="ar-SA"/>
        </w:rPr>
        <w:t>8.5.4</w:t>
      </w:r>
      <w:r>
        <w:rPr>
          <w:rFonts w:hint="eastAsia" w:cs="Times New Roman"/>
          <w:b/>
          <w:bCs/>
          <w:caps/>
          <w:kern w:val="0"/>
          <w:sz w:val="24"/>
          <w:szCs w:val="24"/>
          <w:lang w:val="en-US" w:eastAsia="zh-CN" w:bidi="ar-SA"/>
        </w:rPr>
        <w:t xml:space="preserve"> </w:t>
      </w:r>
      <w:r>
        <w:t>RECEPTACLE FOR REEFER CONTAINER</w:t>
      </w:r>
      <w:bookmarkEnd w:id="701"/>
      <w:bookmarkEnd w:id="702"/>
      <w:bookmarkEnd w:id="703"/>
      <w:bookmarkEnd w:id="704"/>
      <w:bookmarkEnd w:id="705"/>
    </w:p>
    <w:p w14:paraId="2495D653">
      <w:pPr>
        <w:pStyle w:val="71"/>
        <w:ind w:left="743"/>
      </w:pPr>
      <w:r>
        <w:rPr>
          <w:rFonts w:hint="eastAsia"/>
        </w:rPr>
        <w:t>Total 220 reefer container sockets (CEE type, 32A) will be provided on open deck.</w:t>
      </w:r>
    </w:p>
    <w:p w14:paraId="39B80163">
      <w:pPr>
        <w:tabs>
          <w:tab w:val="left" w:pos="3880"/>
        </w:tabs>
        <w:autoSpaceDE w:val="0"/>
        <w:autoSpaceDN w:val="0"/>
        <w:adjustRightInd w:val="0"/>
        <w:ind w:left="1009"/>
        <w:rPr>
          <w:kern w:val="0"/>
          <w:sz w:val="24"/>
        </w:rPr>
      </w:pPr>
    </w:p>
    <w:p w14:paraId="073E9E07">
      <w:pPr>
        <w:pStyle w:val="71"/>
        <w:ind w:left="743"/>
      </w:pPr>
      <w:r>
        <w:t xml:space="preserve">Suitable number multi-gong type receptacle box shall be installed on </w:t>
      </w:r>
      <w:r>
        <w:rPr>
          <w:rFonts w:hint="eastAsia"/>
        </w:rPr>
        <w:t>operation platform.</w:t>
      </w:r>
      <w:r>
        <w:t xml:space="preserve">. Each gang should include circuit breaker, and power receptacle etc. these receptacle box shall be connected to some </w:t>
      </w:r>
      <w:r>
        <w:rPr>
          <w:rFonts w:hint="eastAsia"/>
        </w:rPr>
        <w:t>reefer</w:t>
      </w:r>
      <w:r>
        <w:t xml:space="preserve"> distribution </w:t>
      </w:r>
      <w:r>
        <w:rPr>
          <w:rFonts w:hint="eastAsia"/>
        </w:rPr>
        <w:t>panels</w:t>
      </w:r>
      <w:r>
        <w:t xml:space="preserve">, each </w:t>
      </w:r>
      <w:r>
        <w:rPr>
          <w:rFonts w:hint="eastAsia"/>
        </w:rPr>
        <w:t xml:space="preserve">reefer </w:t>
      </w:r>
      <w:r>
        <w:t xml:space="preserve">distribution </w:t>
      </w:r>
      <w:r>
        <w:rPr>
          <w:rFonts w:hint="eastAsia"/>
        </w:rPr>
        <w:t>panel</w:t>
      </w:r>
      <w:r>
        <w:t xml:space="preserve"> shall be fed from the main switchboard.</w:t>
      </w:r>
    </w:p>
    <w:p w14:paraId="3003AF41">
      <w:pPr>
        <w:tabs>
          <w:tab w:val="left" w:pos="3880"/>
        </w:tabs>
        <w:autoSpaceDE w:val="0"/>
        <w:autoSpaceDN w:val="0"/>
        <w:adjustRightInd w:val="0"/>
        <w:ind w:left="1009"/>
        <w:rPr>
          <w:kern w:val="0"/>
          <w:sz w:val="24"/>
        </w:rPr>
      </w:pPr>
    </w:p>
    <w:p w14:paraId="73F01ECD">
      <w:pPr>
        <w:pStyle w:val="71"/>
        <w:ind w:left="743"/>
      </w:pPr>
      <w:r>
        <w:t>One</w:t>
      </w:r>
      <w:r>
        <w:rPr>
          <w:rFonts w:hint="eastAsia"/>
        </w:rPr>
        <w:t xml:space="preserve"> (1)</w:t>
      </w:r>
      <w:r>
        <w:rPr>
          <w:spacing w:val="24"/>
        </w:rPr>
        <w:t xml:space="preserve"> </w:t>
      </w:r>
      <w:r>
        <w:t>set</w:t>
      </w:r>
      <w:r>
        <w:rPr>
          <w:spacing w:val="24"/>
        </w:rPr>
        <w:t xml:space="preserve"> </w:t>
      </w:r>
      <w:r>
        <w:t>of</w:t>
      </w:r>
      <w:r>
        <w:rPr>
          <w:spacing w:val="24"/>
        </w:rPr>
        <w:t xml:space="preserve"> </w:t>
      </w:r>
      <w:r>
        <w:t>reefer</w:t>
      </w:r>
      <w:r>
        <w:rPr>
          <w:spacing w:val="24"/>
        </w:rPr>
        <w:t xml:space="preserve"> </w:t>
      </w:r>
      <w:r>
        <w:t>container</w:t>
      </w:r>
      <w:r>
        <w:rPr>
          <w:spacing w:val="22"/>
        </w:rPr>
        <w:t xml:space="preserve"> </w:t>
      </w:r>
      <w:r>
        <w:rPr>
          <w:spacing w:val="-2"/>
        </w:rPr>
        <w:t>m</w:t>
      </w:r>
      <w:r>
        <w:t>onitoring</w:t>
      </w:r>
      <w:r>
        <w:rPr>
          <w:spacing w:val="24"/>
        </w:rPr>
        <w:t xml:space="preserve"> </w:t>
      </w:r>
      <w:r>
        <w:t>system</w:t>
      </w:r>
      <w:r>
        <w:rPr>
          <w:rFonts w:hint="eastAsia"/>
        </w:rPr>
        <w:t>,</w:t>
      </w:r>
      <w:r>
        <w:rPr>
          <w:spacing w:val="24"/>
        </w:rPr>
        <w:t xml:space="preserve"> </w:t>
      </w:r>
      <w:r>
        <w:rPr>
          <w:rFonts w:hint="eastAsia"/>
          <w:spacing w:val="-2"/>
        </w:rPr>
        <w:t>w</w:t>
      </w:r>
      <w:r>
        <w:t>hich</w:t>
      </w:r>
      <w:r>
        <w:rPr>
          <w:spacing w:val="24"/>
        </w:rPr>
        <w:t xml:space="preserve"> </w:t>
      </w:r>
      <w:r>
        <w:t>to</w:t>
      </w:r>
      <w:r>
        <w:rPr>
          <w:spacing w:val="24"/>
        </w:rPr>
        <w:t xml:space="preserve"> </w:t>
      </w:r>
      <w:r>
        <w:t>be</w:t>
      </w:r>
      <w:r>
        <w:rPr>
          <w:spacing w:val="24"/>
        </w:rPr>
        <w:t xml:space="preserve"> </w:t>
      </w:r>
      <w:r>
        <w:t>of</w:t>
      </w:r>
      <w:r>
        <w:rPr>
          <w:spacing w:val="24"/>
        </w:rPr>
        <w:t xml:space="preserve"> </w:t>
      </w:r>
      <w:r>
        <w:t>power cable</w:t>
      </w:r>
      <w:r>
        <w:rPr>
          <w:spacing w:val="6"/>
        </w:rPr>
        <w:t xml:space="preserve"> </w:t>
      </w:r>
      <w:r>
        <w:t>data</w:t>
      </w:r>
      <w:r>
        <w:rPr>
          <w:spacing w:val="6"/>
        </w:rPr>
        <w:t xml:space="preserve"> </w:t>
      </w:r>
      <w:r>
        <w:t>trans</w:t>
      </w:r>
      <w:r>
        <w:rPr>
          <w:spacing w:val="-2"/>
        </w:rPr>
        <w:t>m</w:t>
      </w:r>
      <w:r>
        <w:t>ission</w:t>
      </w:r>
      <w:r>
        <w:rPr>
          <w:spacing w:val="6"/>
        </w:rPr>
        <w:t xml:space="preserve"> </w:t>
      </w:r>
      <w:r>
        <w:t>(PCT)</w:t>
      </w:r>
      <w:r>
        <w:rPr>
          <w:rFonts w:hint="eastAsia"/>
        </w:rPr>
        <w:t xml:space="preserve"> type with o</w:t>
      </w:r>
      <w:r>
        <w:t>perating</w:t>
      </w:r>
      <w:r>
        <w:rPr>
          <w:spacing w:val="6"/>
        </w:rPr>
        <w:t xml:space="preserve"> </w:t>
      </w:r>
      <w:r>
        <w:t>and</w:t>
      </w:r>
      <w:r>
        <w:rPr>
          <w:spacing w:val="6"/>
        </w:rPr>
        <w:t xml:space="preserve"> </w:t>
      </w:r>
      <w:r>
        <w:t>d</w:t>
      </w:r>
      <w:r>
        <w:rPr>
          <w:spacing w:val="-1"/>
        </w:rPr>
        <w:t>i</w:t>
      </w:r>
      <w:r>
        <w:t>splay</w:t>
      </w:r>
      <w:r>
        <w:rPr>
          <w:spacing w:val="6"/>
        </w:rPr>
        <w:t xml:space="preserve"> </w:t>
      </w:r>
      <w:r>
        <w:t>(</w:t>
      </w:r>
      <w:r>
        <w:rPr>
          <w:rFonts w:hint="eastAsia"/>
        </w:rPr>
        <w:t>24</w:t>
      </w:r>
      <w:r>
        <w:t>”</w:t>
      </w:r>
      <w:r>
        <w:rPr>
          <w:spacing w:val="6"/>
        </w:rPr>
        <w:t xml:space="preserve"> </w:t>
      </w:r>
      <w:r>
        <w:rPr>
          <w:spacing w:val="-1"/>
        </w:rPr>
        <w:t>T</w:t>
      </w:r>
      <w:r>
        <w:t>FT)</w:t>
      </w:r>
      <w:r>
        <w:rPr>
          <w:spacing w:val="6"/>
        </w:rPr>
        <w:t xml:space="preserve"> </w:t>
      </w:r>
      <w:r>
        <w:t>unit</w:t>
      </w:r>
      <w:r>
        <w:rPr>
          <w:spacing w:val="6"/>
        </w:rPr>
        <w:t xml:space="preserve"> </w:t>
      </w:r>
      <w:r>
        <w:t>shall</w:t>
      </w:r>
      <w:r>
        <w:rPr>
          <w:spacing w:val="6"/>
        </w:rPr>
        <w:t xml:space="preserve"> </w:t>
      </w:r>
      <w:r>
        <w:t>be</w:t>
      </w:r>
      <w:r>
        <w:rPr>
          <w:spacing w:val="6"/>
        </w:rPr>
        <w:t xml:space="preserve"> </w:t>
      </w:r>
      <w:r>
        <w:t>installed</w:t>
      </w:r>
      <w:r>
        <w:rPr>
          <w:spacing w:val="6"/>
        </w:rPr>
        <w:t xml:space="preserve"> </w:t>
      </w:r>
      <w:r>
        <w:rPr>
          <w:spacing w:val="2"/>
        </w:rPr>
        <w:t>i</w:t>
      </w:r>
      <w:r>
        <w:t xml:space="preserve">n ship office. </w:t>
      </w:r>
    </w:p>
    <w:p w14:paraId="747BDF14">
      <w:pPr>
        <w:tabs>
          <w:tab w:val="left" w:pos="3880"/>
        </w:tabs>
        <w:autoSpaceDE w:val="0"/>
        <w:autoSpaceDN w:val="0"/>
        <w:adjustRightInd w:val="0"/>
        <w:ind w:left="1009"/>
        <w:rPr>
          <w:kern w:val="0"/>
          <w:sz w:val="24"/>
        </w:rPr>
      </w:pPr>
    </w:p>
    <w:p w14:paraId="00084545">
      <w:pPr>
        <w:pStyle w:val="71"/>
        <w:ind w:left="743"/>
      </w:pPr>
      <w:r>
        <w:t xml:space="preserve">The communication between the PCT </w:t>
      </w:r>
      <w:r>
        <w:rPr>
          <w:spacing w:val="-1"/>
        </w:rPr>
        <w:t>s</w:t>
      </w:r>
      <w:r>
        <w:t>ystem and loading</w:t>
      </w:r>
      <w:r>
        <w:rPr>
          <w:spacing w:val="2"/>
        </w:rPr>
        <w:t xml:space="preserve"> </w:t>
      </w:r>
      <w:r>
        <w:t>computer shall</w:t>
      </w:r>
      <w:r>
        <w:rPr>
          <w:spacing w:val="2"/>
        </w:rPr>
        <w:t xml:space="preserve"> </w:t>
      </w:r>
      <w:r>
        <w:t xml:space="preserve">be established, therefore, necessary hardware and software shall be provided. </w:t>
      </w:r>
    </w:p>
    <w:p w14:paraId="28A50F61">
      <w:pPr>
        <w:pStyle w:val="71"/>
        <w:ind w:left="743"/>
      </w:pPr>
    </w:p>
    <w:p w14:paraId="34C415CE">
      <w:pPr>
        <w:pStyle w:val="71"/>
        <w:spacing w:before="240"/>
        <w:ind w:left="743"/>
        <w:rPr>
          <w:b/>
        </w:rPr>
      </w:pPr>
      <w:r>
        <w:rPr>
          <w:b/>
        </w:rPr>
        <w:t>Where the water-proof socket outlets on upper deck are exposed to rain, sea water splashes, etc. the socket outlet to be protected with sheet steel casing. But Reefer container sockets below hatch coaming no need protection.</w:t>
      </w:r>
    </w:p>
    <w:p w14:paraId="51954277">
      <w:pPr>
        <w:pStyle w:val="71"/>
        <w:spacing w:before="240"/>
        <w:ind w:left="743"/>
      </w:pPr>
      <w:r>
        <w:rPr>
          <w:b/>
        </w:rPr>
        <w:t xml:space="preserve">Each individual reefer socket shall be capable of being switched on/off. </w:t>
      </w:r>
    </w:p>
    <w:p w14:paraId="435887DD">
      <w:pPr>
        <w:pStyle w:val="71"/>
        <w:ind w:left="743"/>
      </w:pPr>
    </w:p>
    <w:p w14:paraId="5A75A9D9">
      <w:pPr>
        <w:pStyle w:val="71"/>
        <w:ind w:left="743"/>
      </w:pPr>
    </w:p>
    <w:p w14:paraId="3522BF86">
      <w:pPr>
        <w:tabs>
          <w:tab w:val="left" w:pos="3880"/>
        </w:tabs>
        <w:autoSpaceDE w:val="0"/>
        <w:autoSpaceDN w:val="0"/>
        <w:adjustRightInd w:val="0"/>
        <w:ind w:left="1009"/>
        <w:rPr>
          <w:kern w:val="0"/>
          <w:sz w:val="24"/>
        </w:rPr>
      </w:pPr>
    </w:p>
    <w:p w14:paraId="1BA6FFC1">
      <w:pPr>
        <w:pStyle w:val="3"/>
        <w:numPr>
          <w:ilvl w:val="1"/>
          <w:numId w:val="0"/>
        </w:numPr>
        <w:ind w:left="567" w:leftChars="0" w:hanging="567" w:firstLineChars="0"/>
        <w:jc w:val="left"/>
      </w:pPr>
      <w:bookmarkStart w:id="706" w:name="_Toc48573618"/>
      <w:bookmarkStart w:id="707" w:name="_Toc48573756"/>
      <w:bookmarkStart w:id="708" w:name="_Toc5724011"/>
      <w:bookmarkStart w:id="709" w:name="_Toc49257671"/>
      <w:bookmarkStart w:id="710" w:name="_Toc48311959"/>
      <w:r>
        <w:rPr>
          <w:rFonts w:hint="eastAsia" w:ascii="Arial" w:hAnsi="Arial" w:eastAsia="黑体" w:cs="Times New Roman"/>
          <w:b/>
          <w:bCs/>
          <w:caps/>
          <w:kern w:val="0"/>
          <w:sz w:val="24"/>
          <w:szCs w:val="24"/>
          <w:lang w:val="en-US" w:eastAsia="zh-CN" w:bidi="ar-SA"/>
        </w:rPr>
        <w:t>8.6</w:t>
      </w:r>
      <w:r>
        <w:rPr>
          <w:rFonts w:hint="eastAsia" w:cs="Times New Roman"/>
          <w:b/>
          <w:bCs/>
          <w:caps/>
          <w:kern w:val="0"/>
          <w:sz w:val="24"/>
          <w:szCs w:val="24"/>
          <w:lang w:val="en-US" w:eastAsia="zh-CN" w:bidi="ar-SA"/>
        </w:rPr>
        <w:t xml:space="preserve"> </w:t>
      </w:r>
      <w:r>
        <w:t>ELECTRIC MOTOR AND CONTROL GEAR</w:t>
      </w:r>
      <w:bookmarkEnd w:id="706"/>
      <w:bookmarkEnd w:id="707"/>
      <w:bookmarkEnd w:id="708"/>
      <w:bookmarkEnd w:id="709"/>
      <w:bookmarkEnd w:id="710"/>
    </w:p>
    <w:p w14:paraId="6766D4CF">
      <w:pPr>
        <w:pStyle w:val="3"/>
        <w:numPr>
          <w:ilvl w:val="2"/>
          <w:numId w:val="0"/>
        </w:numPr>
        <w:ind w:left="709" w:leftChars="0" w:hanging="709" w:firstLineChars="0"/>
        <w:jc w:val="left"/>
      </w:pPr>
      <w:bookmarkStart w:id="711" w:name="_Toc48573757"/>
      <w:bookmarkStart w:id="712" w:name="_Toc5724012"/>
      <w:bookmarkStart w:id="713" w:name="_Toc48573619"/>
      <w:bookmarkStart w:id="714" w:name="_Toc49257672"/>
      <w:bookmarkStart w:id="715" w:name="_Toc48311960"/>
      <w:r>
        <w:rPr>
          <w:rFonts w:hint="eastAsia" w:ascii="Arial" w:hAnsi="Arial" w:eastAsia="黑体" w:cs="Times New Roman"/>
          <w:b/>
          <w:bCs/>
          <w:caps/>
          <w:kern w:val="0"/>
          <w:sz w:val="24"/>
          <w:szCs w:val="24"/>
          <w:lang w:val="en-US" w:eastAsia="zh-CN" w:bidi="ar-SA"/>
        </w:rPr>
        <w:t>8.6.1</w:t>
      </w:r>
      <w:r>
        <w:rPr>
          <w:rFonts w:hint="eastAsia" w:cs="Times New Roman"/>
          <w:b/>
          <w:bCs/>
          <w:caps/>
          <w:kern w:val="0"/>
          <w:sz w:val="24"/>
          <w:szCs w:val="24"/>
          <w:lang w:val="en-US" w:eastAsia="zh-CN" w:bidi="ar-SA"/>
        </w:rPr>
        <w:t xml:space="preserve"> </w:t>
      </w:r>
      <w:r>
        <w:t>GENERAL</w:t>
      </w:r>
      <w:bookmarkEnd w:id="711"/>
      <w:bookmarkEnd w:id="712"/>
      <w:bookmarkEnd w:id="713"/>
      <w:bookmarkEnd w:id="714"/>
      <w:bookmarkEnd w:id="715"/>
    </w:p>
    <w:p w14:paraId="6E4579F8">
      <w:pPr>
        <w:pStyle w:val="71"/>
        <w:ind w:left="743"/>
      </w:pPr>
      <w:r>
        <w:t>The</w:t>
      </w:r>
      <w:r>
        <w:rPr>
          <w:spacing w:val="10"/>
        </w:rPr>
        <w:t xml:space="preserve"> </w:t>
      </w:r>
      <w:r>
        <w:t>specification</w:t>
      </w:r>
      <w:r>
        <w:rPr>
          <w:spacing w:val="10"/>
        </w:rPr>
        <w:t xml:space="preserve"> </w:t>
      </w:r>
      <w:r>
        <w:t>described</w:t>
      </w:r>
      <w:r>
        <w:rPr>
          <w:spacing w:val="10"/>
        </w:rPr>
        <w:t xml:space="preserve"> </w:t>
      </w:r>
      <w:r>
        <w:t>in</w:t>
      </w:r>
      <w:r>
        <w:rPr>
          <w:spacing w:val="10"/>
        </w:rPr>
        <w:t xml:space="preserve"> </w:t>
      </w:r>
      <w:r>
        <w:t>this</w:t>
      </w:r>
      <w:r>
        <w:rPr>
          <w:spacing w:val="10"/>
        </w:rPr>
        <w:t xml:space="preserve"> </w:t>
      </w:r>
      <w:r>
        <w:t>section</w:t>
      </w:r>
      <w:r>
        <w:rPr>
          <w:spacing w:val="10"/>
        </w:rPr>
        <w:t xml:space="preserve"> </w:t>
      </w:r>
      <w:r>
        <w:t>sh</w:t>
      </w:r>
      <w:r>
        <w:rPr>
          <w:spacing w:val="-1"/>
        </w:rPr>
        <w:t>a</w:t>
      </w:r>
      <w:r>
        <w:t>ll</w:t>
      </w:r>
      <w:r>
        <w:rPr>
          <w:spacing w:val="9"/>
        </w:rPr>
        <w:t xml:space="preserve"> </w:t>
      </w:r>
      <w:r>
        <w:t>be</w:t>
      </w:r>
      <w:r>
        <w:rPr>
          <w:spacing w:val="9"/>
        </w:rPr>
        <w:t xml:space="preserve"> </w:t>
      </w:r>
      <w:r>
        <w:t>applied</w:t>
      </w:r>
      <w:r>
        <w:rPr>
          <w:spacing w:val="9"/>
        </w:rPr>
        <w:t xml:space="preserve"> </w:t>
      </w:r>
      <w:r>
        <w:t>to</w:t>
      </w:r>
      <w:r>
        <w:rPr>
          <w:spacing w:val="9"/>
        </w:rPr>
        <w:t xml:space="preserve"> </w:t>
      </w:r>
      <w:r>
        <w:t>the</w:t>
      </w:r>
      <w:r>
        <w:rPr>
          <w:spacing w:val="9"/>
        </w:rPr>
        <w:t xml:space="preserve"> </w:t>
      </w:r>
      <w:r>
        <w:t>power</w:t>
      </w:r>
      <w:r>
        <w:rPr>
          <w:spacing w:val="9"/>
        </w:rPr>
        <w:t xml:space="preserve"> </w:t>
      </w:r>
      <w:r>
        <w:t>motors</w:t>
      </w:r>
      <w:r>
        <w:rPr>
          <w:spacing w:val="9"/>
        </w:rPr>
        <w:t xml:space="preserve"> </w:t>
      </w:r>
      <w:r>
        <w:t>and</w:t>
      </w:r>
      <w:r>
        <w:rPr>
          <w:spacing w:val="9"/>
        </w:rPr>
        <w:t xml:space="preserve"> </w:t>
      </w:r>
      <w:r>
        <w:t>their control eq</w:t>
      </w:r>
      <w:r>
        <w:rPr>
          <w:spacing w:val="-1"/>
        </w:rPr>
        <w:t>ui</w:t>
      </w:r>
      <w:r>
        <w:t>p</w:t>
      </w:r>
      <w:r>
        <w:rPr>
          <w:spacing w:val="-2"/>
        </w:rPr>
        <w:t>m</w:t>
      </w:r>
      <w:r>
        <w:t>ent</w:t>
      </w:r>
      <w:r>
        <w:rPr>
          <w:spacing w:val="13"/>
        </w:rPr>
        <w:t xml:space="preserve"> </w:t>
      </w:r>
      <w:r>
        <w:t>except</w:t>
      </w:r>
      <w:r>
        <w:rPr>
          <w:spacing w:val="13"/>
        </w:rPr>
        <w:t xml:space="preserve"> </w:t>
      </w:r>
      <w:r>
        <w:rPr>
          <w:rFonts w:hint="eastAsia"/>
        </w:rPr>
        <w:t>for</w:t>
      </w:r>
      <w:r>
        <w:t xml:space="preserve"> following electrical</w:t>
      </w:r>
      <w:r>
        <w:rPr>
          <w:spacing w:val="13"/>
        </w:rPr>
        <w:t xml:space="preserve"> </w:t>
      </w:r>
      <w:r>
        <w:t>equipment</w:t>
      </w:r>
      <w:r>
        <w:rPr>
          <w:spacing w:val="13"/>
        </w:rPr>
        <w:t xml:space="preserve"> </w:t>
      </w:r>
      <w:r>
        <w:t>which</w:t>
      </w:r>
      <w:r>
        <w:rPr>
          <w:spacing w:val="13"/>
        </w:rPr>
        <w:t xml:space="preserve"> </w:t>
      </w:r>
      <w:r>
        <w:t>are constr</w:t>
      </w:r>
      <w:r>
        <w:rPr>
          <w:spacing w:val="-1"/>
        </w:rPr>
        <w:t>u</w:t>
      </w:r>
      <w:r>
        <w:t>cted according t</w:t>
      </w:r>
      <w:r>
        <w:rPr>
          <w:spacing w:val="-1"/>
        </w:rPr>
        <w:t>h</w:t>
      </w:r>
      <w:r>
        <w:t xml:space="preserve">e </w:t>
      </w:r>
      <w:r>
        <w:rPr>
          <w:spacing w:val="-2"/>
        </w:rPr>
        <w:t>m</w:t>
      </w:r>
      <w:r>
        <w:t>ake</w:t>
      </w:r>
      <w:r>
        <w:rPr>
          <w:spacing w:val="2"/>
        </w:rPr>
        <w:t>r</w:t>
      </w:r>
      <w:r>
        <w:rPr>
          <w:spacing w:val="-1"/>
        </w:rPr>
        <w:t>'</w:t>
      </w:r>
      <w:r>
        <w:t>s standards:</w:t>
      </w:r>
    </w:p>
    <w:p w14:paraId="69965B7D">
      <w:pPr>
        <w:pStyle w:val="71"/>
        <w:ind w:left="743"/>
      </w:pPr>
      <w:r>
        <w:t>(1)</w:t>
      </w:r>
      <w:r>
        <w:tab/>
      </w:r>
      <w:r>
        <w:rPr>
          <w:rFonts w:hint="eastAsia"/>
        </w:rPr>
        <w:t xml:space="preserve"> </w:t>
      </w:r>
      <w:r>
        <w:t>Galley and laundry equip</w:t>
      </w:r>
      <w:r>
        <w:rPr>
          <w:spacing w:val="-2"/>
        </w:rPr>
        <w:t>m</w:t>
      </w:r>
      <w:r>
        <w:t>ent</w:t>
      </w:r>
    </w:p>
    <w:p w14:paraId="06455561">
      <w:pPr>
        <w:tabs>
          <w:tab w:val="left" w:pos="1540"/>
        </w:tabs>
        <w:autoSpaceDE w:val="0"/>
        <w:autoSpaceDN w:val="0"/>
        <w:adjustRightInd w:val="0"/>
        <w:ind w:left="1011" w:right="-20"/>
        <w:jc w:val="left"/>
        <w:rPr>
          <w:kern w:val="0"/>
          <w:sz w:val="24"/>
        </w:rPr>
      </w:pPr>
      <w:r>
        <w:rPr>
          <w:kern w:val="0"/>
          <w:sz w:val="24"/>
        </w:rPr>
        <w:t>(2)</w:t>
      </w:r>
      <w:r>
        <w:rPr>
          <w:kern w:val="0"/>
          <w:sz w:val="24"/>
        </w:rPr>
        <w:tab/>
      </w:r>
      <w:r>
        <w:rPr>
          <w:kern w:val="0"/>
          <w:sz w:val="24"/>
        </w:rPr>
        <w:t>Governor motors</w:t>
      </w:r>
    </w:p>
    <w:p w14:paraId="6CB41B00">
      <w:pPr>
        <w:tabs>
          <w:tab w:val="left" w:pos="1540"/>
        </w:tabs>
        <w:autoSpaceDE w:val="0"/>
        <w:autoSpaceDN w:val="0"/>
        <w:adjustRightInd w:val="0"/>
        <w:ind w:left="1011" w:right="-20"/>
        <w:jc w:val="left"/>
        <w:rPr>
          <w:kern w:val="0"/>
          <w:sz w:val="24"/>
        </w:rPr>
      </w:pPr>
      <w:r>
        <w:rPr>
          <w:kern w:val="0"/>
          <w:sz w:val="24"/>
        </w:rPr>
        <w:t>(3)</w:t>
      </w:r>
      <w:r>
        <w:rPr>
          <w:kern w:val="0"/>
          <w:sz w:val="24"/>
        </w:rPr>
        <w:tab/>
      </w:r>
      <w:r>
        <w:rPr>
          <w:kern w:val="0"/>
          <w:sz w:val="24"/>
        </w:rPr>
        <w:t>Instru</w:t>
      </w:r>
      <w:r>
        <w:rPr>
          <w:spacing w:val="-2"/>
          <w:kern w:val="0"/>
          <w:sz w:val="24"/>
        </w:rPr>
        <w:t>m</w:t>
      </w:r>
      <w:r>
        <w:rPr>
          <w:kern w:val="0"/>
          <w:sz w:val="24"/>
        </w:rPr>
        <w:t>entation and auto</w:t>
      </w:r>
      <w:r>
        <w:rPr>
          <w:spacing w:val="-2"/>
          <w:kern w:val="0"/>
          <w:sz w:val="24"/>
        </w:rPr>
        <w:t>m</w:t>
      </w:r>
      <w:r>
        <w:rPr>
          <w:kern w:val="0"/>
          <w:sz w:val="24"/>
        </w:rPr>
        <w:t>ation equip</w:t>
      </w:r>
      <w:r>
        <w:rPr>
          <w:spacing w:val="-2"/>
          <w:kern w:val="0"/>
          <w:sz w:val="24"/>
        </w:rPr>
        <w:t>m</w:t>
      </w:r>
      <w:r>
        <w:rPr>
          <w:kern w:val="0"/>
          <w:sz w:val="24"/>
        </w:rPr>
        <w:t>ent</w:t>
      </w:r>
    </w:p>
    <w:p w14:paraId="6DC64C3F">
      <w:pPr>
        <w:tabs>
          <w:tab w:val="left" w:pos="1540"/>
        </w:tabs>
        <w:autoSpaceDE w:val="0"/>
        <w:autoSpaceDN w:val="0"/>
        <w:adjustRightInd w:val="0"/>
        <w:ind w:left="1551" w:right="103" w:hanging="540"/>
        <w:rPr>
          <w:kern w:val="0"/>
          <w:sz w:val="24"/>
        </w:rPr>
      </w:pPr>
      <w:r>
        <w:rPr>
          <w:kern w:val="0"/>
          <w:sz w:val="24"/>
        </w:rPr>
        <w:t>(4)</w:t>
      </w:r>
      <w:r>
        <w:rPr>
          <w:kern w:val="0"/>
          <w:sz w:val="24"/>
        </w:rPr>
        <w:tab/>
      </w:r>
      <w:r>
        <w:rPr>
          <w:kern w:val="0"/>
          <w:sz w:val="24"/>
        </w:rPr>
        <w:t>Motors and their control equip</w:t>
      </w:r>
      <w:r>
        <w:rPr>
          <w:spacing w:val="-2"/>
          <w:kern w:val="0"/>
          <w:sz w:val="24"/>
        </w:rPr>
        <w:t>m</w:t>
      </w:r>
      <w:r>
        <w:rPr>
          <w:kern w:val="0"/>
          <w:sz w:val="24"/>
        </w:rPr>
        <w:t>ent supp</w:t>
      </w:r>
      <w:r>
        <w:rPr>
          <w:spacing w:val="-1"/>
          <w:kern w:val="0"/>
          <w:sz w:val="24"/>
        </w:rPr>
        <w:t>l</w:t>
      </w:r>
      <w:r>
        <w:rPr>
          <w:kern w:val="0"/>
          <w:sz w:val="24"/>
        </w:rPr>
        <w:t>ied as a</w:t>
      </w:r>
      <w:r>
        <w:rPr>
          <w:spacing w:val="-9"/>
          <w:kern w:val="0"/>
          <w:sz w:val="24"/>
        </w:rPr>
        <w:t xml:space="preserve"> </w:t>
      </w:r>
      <w:r>
        <w:rPr>
          <w:kern w:val="0"/>
          <w:sz w:val="24"/>
        </w:rPr>
        <w:t>co</w:t>
      </w:r>
      <w:r>
        <w:rPr>
          <w:spacing w:val="-2"/>
          <w:kern w:val="0"/>
          <w:sz w:val="24"/>
        </w:rPr>
        <w:t>m</w:t>
      </w:r>
      <w:r>
        <w:rPr>
          <w:kern w:val="0"/>
          <w:sz w:val="24"/>
        </w:rPr>
        <w:t>plete</w:t>
      </w:r>
      <w:r>
        <w:rPr>
          <w:spacing w:val="-9"/>
          <w:kern w:val="0"/>
          <w:sz w:val="24"/>
        </w:rPr>
        <w:t xml:space="preserve"> </w:t>
      </w:r>
      <w:r>
        <w:rPr>
          <w:kern w:val="0"/>
          <w:sz w:val="24"/>
        </w:rPr>
        <w:t xml:space="preserve">set with auxiliaries </w:t>
      </w:r>
      <w:r>
        <w:rPr>
          <w:spacing w:val="-2"/>
          <w:kern w:val="0"/>
          <w:sz w:val="24"/>
        </w:rPr>
        <w:t>m</w:t>
      </w:r>
      <w:r>
        <w:rPr>
          <w:kern w:val="0"/>
          <w:sz w:val="24"/>
        </w:rPr>
        <w:t>achinery</w:t>
      </w:r>
      <w:r>
        <w:rPr>
          <w:spacing w:val="12"/>
          <w:kern w:val="0"/>
          <w:sz w:val="24"/>
        </w:rPr>
        <w:t xml:space="preserve"> </w:t>
      </w:r>
      <w:r>
        <w:rPr>
          <w:kern w:val="0"/>
          <w:sz w:val="24"/>
        </w:rPr>
        <w:t>such</w:t>
      </w:r>
      <w:r>
        <w:rPr>
          <w:spacing w:val="12"/>
          <w:kern w:val="0"/>
          <w:sz w:val="24"/>
        </w:rPr>
        <w:t xml:space="preserve"> </w:t>
      </w:r>
      <w:r>
        <w:rPr>
          <w:kern w:val="0"/>
          <w:sz w:val="24"/>
        </w:rPr>
        <w:t>as</w:t>
      </w:r>
      <w:r>
        <w:rPr>
          <w:spacing w:val="12"/>
          <w:kern w:val="0"/>
          <w:sz w:val="24"/>
        </w:rPr>
        <w:t xml:space="preserve"> </w:t>
      </w:r>
      <w:r>
        <w:rPr>
          <w:kern w:val="0"/>
          <w:sz w:val="24"/>
        </w:rPr>
        <w:t>deck</w:t>
      </w:r>
      <w:r>
        <w:rPr>
          <w:spacing w:val="12"/>
          <w:kern w:val="0"/>
          <w:sz w:val="24"/>
        </w:rPr>
        <w:t xml:space="preserve"> </w:t>
      </w:r>
      <w:r>
        <w:rPr>
          <w:spacing w:val="-2"/>
          <w:kern w:val="0"/>
          <w:sz w:val="24"/>
        </w:rPr>
        <w:t>m</w:t>
      </w:r>
      <w:r>
        <w:rPr>
          <w:kern w:val="0"/>
          <w:sz w:val="24"/>
        </w:rPr>
        <w:t>achiner</w:t>
      </w:r>
      <w:r>
        <w:rPr>
          <w:spacing w:val="-16"/>
          <w:kern w:val="0"/>
          <w:sz w:val="24"/>
        </w:rPr>
        <w:t>y</w:t>
      </w:r>
      <w:r>
        <w:rPr>
          <w:kern w:val="0"/>
          <w:sz w:val="24"/>
        </w:rPr>
        <w:t>,</w:t>
      </w:r>
      <w:r>
        <w:rPr>
          <w:spacing w:val="12"/>
          <w:kern w:val="0"/>
          <w:sz w:val="24"/>
        </w:rPr>
        <w:t xml:space="preserve"> </w:t>
      </w:r>
      <w:r>
        <w:rPr>
          <w:kern w:val="0"/>
          <w:sz w:val="24"/>
        </w:rPr>
        <w:t>aux.</w:t>
      </w:r>
      <w:r>
        <w:rPr>
          <w:spacing w:val="12"/>
          <w:kern w:val="0"/>
          <w:sz w:val="24"/>
        </w:rPr>
        <w:t xml:space="preserve"> </w:t>
      </w:r>
      <w:r>
        <w:rPr>
          <w:kern w:val="0"/>
          <w:sz w:val="24"/>
        </w:rPr>
        <w:t>blowe</w:t>
      </w:r>
      <w:r>
        <w:rPr>
          <w:spacing w:val="-9"/>
          <w:kern w:val="0"/>
          <w:sz w:val="24"/>
        </w:rPr>
        <w:t>r</w:t>
      </w:r>
      <w:r>
        <w:rPr>
          <w:kern w:val="0"/>
          <w:sz w:val="24"/>
        </w:rPr>
        <w:t>,</w:t>
      </w:r>
      <w:r>
        <w:rPr>
          <w:spacing w:val="12"/>
          <w:kern w:val="0"/>
          <w:sz w:val="24"/>
        </w:rPr>
        <w:t xml:space="preserve"> </w:t>
      </w:r>
      <w:r>
        <w:rPr>
          <w:kern w:val="0"/>
          <w:sz w:val="24"/>
        </w:rPr>
        <w:t>turning</w:t>
      </w:r>
      <w:r>
        <w:rPr>
          <w:spacing w:val="12"/>
          <w:kern w:val="0"/>
          <w:sz w:val="24"/>
        </w:rPr>
        <w:t xml:space="preserve"> </w:t>
      </w:r>
      <w:r>
        <w:rPr>
          <w:kern w:val="0"/>
          <w:sz w:val="24"/>
        </w:rPr>
        <w:t>gea</w:t>
      </w:r>
      <w:r>
        <w:rPr>
          <w:spacing w:val="-9"/>
          <w:kern w:val="0"/>
          <w:sz w:val="24"/>
        </w:rPr>
        <w:t>r</w:t>
      </w:r>
      <w:r>
        <w:rPr>
          <w:kern w:val="0"/>
          <w:sz w:val="24"/>
        </w:rPr>
        <w:t>,</w:t>
      </w:r>
      <w:r>
        <w:rPr>
          <w:spacing w:val="12"/>
          <w:kern w:val="0"/>
          <w:sz w:val="24"/>
        </w:rPr>
        <w:t xml:space="preserve"> </w:t>
      </w:r>
      <w:r>
        <w:rPr>
          <w:kern w:val="0"/>
          <w:sz w:val="24"/>
        </w:rPr>
        <w:t>s</w:t>
      </w:r>
      <w:r>
        <w:rPr>
          <w:spacing w:val="-2"/>
          <w:kern w:val="0"/>
          <w:sz w:val="24"/>
        </w:rPr>
        <w:t>m</w:t>
      </w:r>
      <w:r>
        <w:rPr>
          <w:kern w:val="0"/>
          <w:sz w:val="24"/>
        </w:rPr>
        <w:t>all</w:t>
      </w:r>
      <w:r>
        <w:rPr>
          <w:spacing w:val="12"/>
          <w:kern w:val="0"/>
          <w:sz w:val="24"/>
        </w:rPr>
        <w:t xml:space="preserve"> </w:t>
      </w:r>
      <w:r>
        <w:rPr>
          <w:kern w:val="0"/>
          <w:sz w:val="24"/>
        </w:rPr>
        <w:t>and</w:t>
      </w:r>
      <w:r>
        <w:rPr>
          <w:spacing w:val="12"/>
          <w:kern w:val="0"/>
          <w:sz w:val="24"/>
        </w:rPr>
        <w:t xml:space="preserve"> </w:t>
      </w:r>
      <w:r>
        <w:rPr>
          <w:kern w:val="0"/>
          <w:sz w:val="24"/>
        </w:rPr>
        <w:t>household appliances etc.</w:t>
      </w:r>
    </w:p>
    <w:p w14:paraId="7F7801D6">
      <w:pPr>
        <w:pStyle w:val="3"/>
        <w:numPr>
          <w:ilvl w:val="2"/>
          <w:numId w:val="0"/>
        </w:numPr>
        <w:ind w:left="709" w:leftChars="0" w:hanging="709" w:firstLineChars="0"/>
        <w:jc w:val="left"/>
      </w:pPr>
      <w:bookmarkStart w:id="716" w:name="_Toc5724013"/>
      <w:bookmarkStart w:id="717" w:name="_Toc49257673"/>
      <w:bookmarkStart w:id="718" w:name="_Toc48311961"/>
      <w:bookmarkStart w:id="719" w:name="_Toc48573620"/>
      <w:bookmarkStart w:id="720" w:name="_Toc48573758"/>
      <w:r>
        <w:rPr>
          <w:rFonts w:hint="eastAsia" w:ascii="Arial" w:hAnsi="Arial" w:eastAsia="黑体" w:cs="Times New Roman"/>
          <w:b/>
          <w:bCs/>
          <w:caps/>
          <w:kern w:val="0"/>
          <w:sz w:val="24"/>
          <w:szCs w:val="24"/>
          <w:lang w:val="en-US" w:eastAsia="zh-CN" w:bidi="ar-SA"/>
        </w:rPr>
        <w:t>8.6.2</w:t>
      </w:r>
      <w:r>
        <w:rPr>
          <w:rFonts w:hint="eastAsia" w:cs="Times New Roman"/>
          <w:b/>
          <w:bCs/>
          <w:caps/>
          <w:kern w:val="0"/>
          <w:sz w:val="24"/>
          <w:szCs w:val="24"/>
          <w:lang w:val="en-US" w:eastAsia="zh-CN" w:bidi="ar-SA"/>
        </w:rPr>
        <w:t xml:space="preserve"> </w:t>
      </w:r>
      <w:r>
        <w:t>MOTORS</w:t>
      </w:r>
      <w:bookmarkEnd w:id="716"/>
      <w:bookmarkEnd w:id="717"/>
      <w:bookmarkEnd w:id="718"/>
      <w:bookmarkEnd w:id="719"/>
      <w:bookmarkEnd w:id="720"/>
    </w:p>
    <w:p w14:paraId="2CE6E9CD">
      <w:pPr>
        <w:pStyle w:val="3"/>
        <w:numPr>
          <w:ilvl w:val="3"/>
          <w:numId w:val="0"/>
        </w:numPr>
        <w:ind w:left="851" w:leftChars="0" w:hanging="851" w:firstLineChars="0"/>
        <w:jc w:val="left"/>
      </w:pPr>
      <w:bookmarkStart w:id="721" w:name="_Toc48573759"/>
      <w:bookmarkStart w:id="722" w:name="_Toc48573621"/>
      <w:bookmarkStart w:id="723" w:name="_Toc48311962"/>
      <w:bookmarkStart w:id="724" w:name="_Toc49257674"/>
      <w:r>
        <w:rPr>
          <w:rFonts w:hint="eastAsia" w:ascii="Arial" w:hAnsi="Arial" w:eastAsia="黑体" w:cs="Times New Roman"/>
          <w:b/>
          <w:bCs/>
          <w:caps/>
          <w:kern w:val="0"/>
          <w:sz w:val="24"/>
          <w:szCs w:val="24"/>
          <w:lang w:val="en-US" w:eastAsia="zh-CN" w:bidi="ar-SA"/>
        </w:rPr>
        <w:t>8.6.2.1</w:t>
      </w:r>
      <w:r>
        <w:rPr>
          <w:rFonts w:hint="eastAsia" w:cs="Times New Roman"/>
          <w:b/>
          <w:bCs/>
          <w:caps/>
          <w:kern w:val="0"/>
          <w:sz w:val="24"/>
          <w:szCs w:val="24"/>
          <w:lang w:val="en-US" w:eastAsia="zh-CN" w:bidi="ar-SA"/>
        </w:rPr>
        <w:t xml:space="preserve"> </w:t>
      </w:r>
      <w:r>
        <w:t>General</w:t>
      </w:r>
      <w:bookmarkEnd w:id="721"/>
      <w:bookmarkEnd w:id="722"/>
      <w:bookmarkEnd w:id="723"/>
      <w:bookmarkEnd w:id="724"/>
    </w:p>
    <w:p w14:paraId="5285CBC6">
      <w:pPr>
        <w:pStyle w:val="71"/>
        <w:ind w:left="743"/>
      </w:pPr>
      <w:r>
        <w:t>All motors, unless otherwise specified, shall be marine type squirrel cage induction motors.</w:t>
      </w:r>
    </w:p>
    <w:p w14:paraId="3560CDC7">
      <w:pPr>
        <w:tabs>
          <w:tab w:val="left" w:pos="3880"/>
        </w:tabs>
        <w:autoSpaceDE w:val="0"/>
        <w:autoSpaceDN w:val="0"/>
        <w:adjustRightInd w:val="0"/>
        <w:ind w:left="1009"/>
        <w:rPr>
          <w:kern w:val="0"/>
          <w:sz w:val="24"/>
        </w:rPr>
      </w:pPr>
    </w:p>
    <w:p w14:paraId="074BA63F">
      <w:pPr>
        <w:pStyle w:val="71"/>
        <w:ind w:left="743"/>
      </w:pPr>
      <w:r>
        <w:t xml:space="preserve">Motors shall be designed for AC 440 V, 3 phase, 60 Hz, except </w:t>
      </w:r>
      <w:r>
        <w:rPr>
          <w:rFonts w:hint="eastAsia"/>
        </w:rPr>
        <w:t xml:space="preserve">for </w:t>
      </w:r>
      <w:r>
        <w:t>that the motors of 0.5 kW rating and less may be of AC 220 V, 3 phase or single phase type according to manufacturer's standard.</w:t>
      </w:r>
    </w:p>
    <w:p w14:paraId="4B939EE7">
      <w:pPr>
        <w:tabs>
          <w:tab w:val="left" w:pos="3880"/>
        </w:tabs>
        <w:autoSpaceDE w:val="0"/>
        <w:autoSpaceDN w:val="0"/>
        <w:adjustRightInd w:val="0"/>
        <w:ind w:left="1009"/>
        <w:rPr>
          <w:kern w:val="0"/>
          <w:sz w:val="24"/>
        </w:rPr>
      </w:pPr>
    </w:p>
    <w:p w14:paraId="03F64A97">
      <w:pPr>
        <w:pStyle w:val="71"/>
        <w:ind w:left="743"/>
      </w:pPr>
      <w:r>
        <w:t xml:space="preserve">Enclosure of motors shall be generally provided as follows: </w:t>
      </w:r>
    </w:p>
    <w:p w14:paraId="3A2FA5AC">
      <w:pPr>
        <w:pStyle w:val="71"/>
        <w:ind w:left="743"/>
      </w:pPr>
      <w:r>
        <w:t>Water-proof type (IP 56) for motors exposed to weather.</w:t>
      </w:r>
    </w:p>
    <w:p w14:paraId="29433A55">
      <w:pPr>
        <w:pStyle w:val="71"/>
        <w:ind w:left="743"/>
      </w:pPr>
    </w:p>
    <w:p w14:paraId="20AE4B2A">
      <w:pPr>
        <w:pStyle w:val="71"/>
        <w:ind w:left="743"/>
      </w:pPr>
      <w:r>
        <w:t xml:space="preserve">Totally enclosed type (IP 44) for steering gear, emergency fire pump and motors in engine room, provision refrigerating room, purifier </w:t>
      </w:r>
      <w:r>
        <w:rPr>
          <w:rFonts w:hint="eastAsia"/>
        </w:rPr>
        <w:t>area</w:t>
      </w:r>
      <w:r>
        <w:t>, galley and similar spaces.</w:t>
      </w:r>
    </w:p>
    <w:p w14:paraId="67100258">
      <w:pPr>
        <w:pStyle w:val="71"/>
        <w:ind w:left="743"/>
      </w:pPr>
    </w:p>
    <w:p w14:paraId="0C0B5841">
      <w:pPr>
        <w:pStyle w:val="71"/>
        <w:ind w:left="743"/>
      </w:pPr>
      <w:r>
        <w:t xml:space="preserve">Drip-proof type (IP </w:t>
      </w:r>
      <w:r>
        <w:rPr>
          <w:rFonts w:hint="eastAsia"/>
        </w:rPr>
        <w:t>23</w:t>
      </w:r>
      <w:r>
        <w:t xml:space="preserve">) </w:t>
      </w:r>
      <w:r>
        <w:rPr>
          <w:rFonts w:hint="eastAsia"/>
        </w:rPr>
        <w:t xml:space="preserve">used </w:t>
      </w:r>
      <w:r>
        <w:t>for motors in accommodation and other dry spaces.</w:t>
      </w:r>
    </w:p>
    <w:p w14:paraId="51149EC6">
      <w:pPr>
        <w:pStyle w:val="71"/>
        <w:ind w:left="743"/>
      </w:pPr>
    </w:p>
    <w:p w14:paraId="7C5ED205">
      <w:pPr>
        <w:pStyle w:val="71"/>
        <w:ind w:left="743"/>
      </w:pPr>
      <w:r>
        <w:rPr>
          <w:rFonts w:hint="eastAsia"/>
        </w:rPr>
        <w:t xml:space="preserve">The </w:t>
      </w:r>
      <w:r>
        <w:t xml:space="preserve">enclosed type (IP23) </w:t>
      </w:r>
      <w:r>
        <w:rPr>
          <w:rFonts w:hint="eastAsia"/>
        </w:rPr>
        <w:t xml:space="preserve">will be </w:t>
      </w:r>
      <w:r>
        <w:t>for</w:t>
      </w:r>
      <w:r>
        <w:rPr>
          <w:rFonts w:hint="eastAsia"/>
        </w:rPr>
        <w:t xml:space="preserve"> bow thruster motor.</w:t>
      </w:r>
    </w:p>
    <w:p w14:paraId="34BB2AA2">
      <w:pPr>
        <w:tabs>
          <w:tab w:val="left" w:pos="3880"/>
        </w:tabs>
        <w:autoSpaceDE w:val="0"/>
        <w:autoSpaceDN w:val="0"/>
        <w:adjustRightInd w:val="0"/>
        <w:ind w:left="1009"/>
        <w:rPr>
          <w:kern w:val="0"/>
          <w:sz w:val="24"/>
        </w:rPr>
      </w:pPr>
    </w:p>
    <w:p w14:paraId="5F833583">
      <w:pPr>
        <w:pStyle w:val="71"/>
        <w:ind w:left="743"/>
      </w:pPr>
      <w:r>
        <w:t>Space heater shall be provided for all motors on open deck and motors of steering gear, emergency fire pump, M/E turning gear, bow thruster</w:t>
      </w:r>
      <w:r>
        <w:rPr>
          <w:rFonts w:hint="eastAsia"/>
        </w:rPr>
        <w:t xml:space="preserve"> and motor </w:t>
      </w:r>
      <w:r>
        <w:t xml:space="preserve">rated </w:t>
      </w:r>
      <w:r>
        <w:rPr>
          <w:rFonts w:hint="eastAsia"/>
        </w:rPr>
        <w:t xml:space="preserve">power </w:t>
      </w:r>
      <w:r>
        <w:t xml:space="preserve">over </w:t>
      </w:r>
      <w:r>
        <w:rPr>
          <w:rFonts w:hint="eastAsia"/>
        </w:rPr>
        <w:t xml:space="preserve">10 </w:t>
      </w:r>
      <w:r>
        <w:t xml:space="preserve">kW </w:t>
      </w:r>
      <w:r>
        <w:rPr>
          <w:rFonts w:hint="eastAsia"/>
        </w:rPr>
        <w:t>in engine room.</w:t>
      </w:r>
    </w:p>
    <w:p w14:paraId="382602D5">
      <w:pPr>
        <w:tabs>
          <w:tab w:val="left" w:pos="3880"/>
        </w:tabs>
        <w:autoSpaceDE w:val="0"/>
        <w:autoSpaceDN w:val="0"/>
        <w:adjustRightInd w:val="0"/>
        <w:ind w:left="1009"/>
        <w:rPr>
          <w:kern w:val="0"/>
          <w:sz w:val="24"/>
        </w:rPr>
      </w:pPr>
    </w:p>
    <w:p w14:paraId="2C9E753B">
      <w:pPr>
        <w:pStyle w:val="3"/>
        <w:numPr>
          <w:ilvl w:val="3"/>
          <w:numId w:val="0"/>
        </w:numPr>
        <w:ind w:left="851" w:leftChars="0" w:hanging="851" w:firstLineChars="0"/>
        <w:jc w:val="left"/>
      </w:pPr>
      <w:bookmarkStart w:id="725" w:name="_Toc49257675"/>
      <w:bookmarkStart w:id="726" w:name="_Toc48573760"/>
      <w:bookmarkStart w:id="727" w:name="_Toc48573622"/>
      <w:bookmarkStart w:id="728" w:name="_Toc48311963"/>
      <w:r>
        <w:rPr>
          <w:rFonts w:hint="eastAsia" w:ascii="Arial" w:hAnsi="Arial" w:eastAsia="黑体" w:cs="Times New Roman"/>
          <w:b/>
          <w:bCs/>
          <w:caps/>
          <w:kern w:val="0"/>
          <w:sz w:val="24"/>
          <w:szCs w:val="24"/>
          <w:lang w:val="en-US" w:eastAsia="zh-CN" w:bidi="ar-SA"/>
        </w:rPr>
        <w:t>8.6.2.2</w:t>
      </w:r>
      <w:r>
        <w:rPr>
          <w:rFonts w:hint="eastAsia" w:cs="Times New Roman"/>
          <w:b/>
          <w:bCs/>
          <w:caps/>
          <w:kern w:val="0"/>
          <w:sz w:val="24"/>
          <w:szCs w:val="24"/>
          <w:lang w:val="en-US" w:eastAsia="zh-CN" w:bidi="ar-SA"/>
        </w:rPr>
        <w:t xml:space="preserve"> </w:t>
      </w:r>
      <w:r>
        <w:t>Insulation</w:t>
      </w:r>
      <w:r>
        <w:rPr>
          <w:rFonts w:hint="eastAsia"/>
        </w:rPr>
        <w:t xml:space="preserve"> and terminal box</w:t>
      </w:r>
      <w:bookmarkEnd w:id="725"/>
      <w:bookmarkEnd w:id="726"/>
      <w:bookmarkEnd w:id="727"/>
      <w:bookmarkEnd w:id="728"/>
    </w:p>
    <w:p w14:paraId="0B977A22">
      <w:pPr>
        <w:pStyle w:val="71"/>
        <w:ind w:left="743"/>
      </w:pPr>
      <w:r>
        <w:t>In general, class “</w:t>
      </w:r>
      <w:r>
        <w:rPr>
          <w:rFonts w:hint="eastAsia"/>
        </w:rPr>
        <w:t>B</w:t>
      </w:r>
      <w:r>
        <w:t>”</w:t>
      </w:r>
      <w:r>
        <w:rPr>
          <w:rFonts w:hint="eastAsia"/>
        </w:rPr>
        <w:t xml:space="preserve"> or </w:t>
      </w:r>
      <w:r>
        <w:t>“F” insulation shall be adopted, except special service motors for which insulation are in accordance with the manufacturer's standard.</w:t>
      </w:r>
    </w:p>
    <w:p w14:paraId="50821A26">
      <w:pPr>
        <w:tabs>
          <w:tab w:val="left" w:pos="3880"/>
        </w:tabs>
        <w:autoSpaceDE w:val="0"/>
        <w:autoSpaceDN w:val="0"/>
        <w:adjustRightInd w:val="0"/>
        <w:ind w:left="1009"/>
        <w:rPr>
          <w:kern w:val="0"/>
          <w:sz w:val="24"/>
        </w:rPr>
      </w:pPr>
    </w:p>
    <w:p w14:paraId="14A57155">
      <w:pPr>
        <w:pStyle w:val="71"/>
        <w:ind w:left="743"/>
      </w:pPr>
      <w:r>
        <w:t>In general, all motors shall be provided with waterproof terminal box of cast iron or steel plate construction with gland and removable cover.</w:t>
      </w:r>
      <w:r>
        <w:rPr>
          <w:rFonts w:hint="eastAsia"/>
        </w:rPr>
        <w:t xml:space="preserve"> </w:t>
      </w:r>
      <w:r>
        <w:t>All terminals shall be marked</w:t>
      </w:r>
      <w:r>
        <w:rPr>
          <w:rFonts w:hint="eastAsia"/>
        </w:rPr>
        <w:t>.</w:t>
      </w:r>
    </w:p>
    <w:p w14:paraId="3219C3A2">
      <w:pPr>
        <w:pStyle w:val="71"/>
        <w:ind w:left="743"/>
      </w:pPr>
    </w:p>
    <w:p w14:paraId="6B7BE498">
      <w:pPr>
        <w:pStyle w:val="3"/>
        <w:numPr>
          <w:ilvl w:val="2"/>
          <w:numId w:val="0"/>
        </w:numPr>
        <w:ind w:left="709" w:leftChars="0" w:hanging="709" w:firstLineChars="0"/>
        <w:jc w:val="left"/>
      </w:pPr>
      <w:bookmarkStart w:id="729" w:name="_Toc48573623"/>
      <w:bookmarkStart w:id="730" w:name="_Toc48573761"/>
      <w:bookmarkStart w:id="731" w:name="_Toc49257676"/>
      <w:bookmarkStart w:id="732" w:name="_Toc48311964"/>
      <w:bookmarkStart w:id="733" w:name="_Toc5724014"/>
      <w:r>
        <w:rPr>
          <w:rFonts w:hint="eastAsia" w:ascii="Arial" w:hAnsi="Arial" w:eastAsia="黑体" w:cs="Times New Roman"/>
          <w:b/>
          <w:bCs/>
          <w:caps/>
          <w:kern w:val="0"/>
          <w:sz w:val="24"/>
          <w:szCs w:val="24"/>
          <w:lang w:val="en-US" w:eastAsia="zh-CN" w:bidi="ar-SA"/>
        </w:rPr>
        <w:t>8.6.3</w:t>
      </w:r>
      <w:r>
        <w:rPr>
          <w:rFonts w:hint="eastAsia" w:cs="Times New Roman"/>
          <w:b/>
          <w:bCs/>
          <w:caps/>
          <w:kern w:val="0"/>
          <w:sz w:val="24"/>
          <w:szCs w:val="24"/>
          <w:lang w:val="en-US" w:eastAsia="zh-CN" w:bidi="ar-SA"/>
        </w:rPr>
        <w:t xml:space="preserve"> </w:t>
      </w:r>
      <w:r>
        <w:t>STARTERS</w:t>
      </w:r>
      <w:bookmarkEnd w:id="729"/>
      <w:bookmarkEnd w:id="730"/>
      <w:bookmarkEnd w:id="731"/>
      <w:bookmarkEnd w:id="732"/>
      <w:bookmarkEnd w:id="733"/>
    </w:p>
    <w:p w14:paraId="25B3B1A5">
      <w:pPr>
        <w:pStyle w:val="3"/>
        <w:numPr>
          <w:ilvl w:val="3"/>
          <w:numId w:val="0"/>
        </w:numPr>
        <w:ind w:left="851" w:leftChars="0" w:hanging="851" w:firstLineChars="0"/>
        <w:jc w:val="left"/>
      </w:pPr>
      <w:bookmarkStart w:id="734" w:name="_Toc48311965"/>
      <w:bookmarkStart w:id="735" w:name="_Toc49257677"/>
      <w:bookmarkStart w:id="736" w:name="_Toc48573762"/>
      <w:bookmarkStart w:id="737" w:name="_Toc48573624"/>
      <w:r>
        <w:rPr>
          <w:rFonts w:hint="eastAsia" w:ascii="Arial" w:hAnsi="Arial" w:eastAsia="黑体" w:cs="Times New Roman"/>
          <w:b/>
          <w:bCs/>
          <w:caps/>
          <w:kern w:val="0"/>
          <w:sz w:val="24"/>
          <w:szCs w:val="24"/>
          <w:lang w:val="en-US" w:eastAsia="zh-CN" w:bidi="ar-SA"/>
        </w:rPr>
        <w:t>8.6.3.1</w:t>
      </w:r>
      <w:r>
        <w:rPr>
          <w:rFonts w:hint="eastAsia" w:cs="Times New Roman"/>
          <w:b/>
          <w:bCs/>
          <w:caps/>
          <w:kern w:val="0"/>
          <w:sz w:val="24"/>
          <w:szCs w:val="24"/>
          <w:lang w:val="en-US" w:eastAsia="zh-CN" w:bidi="ar-SA"/>
        </w:rPr>
        <w:t xml:space="preserve"> </w:t>
      </w:r>
      <w:r>
        <w:t>General</w:t>
      </w:r>
      <w:bookmarkEnd w:id="734"/>
      <w:bookmarkEnd w:id="735"/>
      <w:bookmarkEnd w:id="736"/>
      <w:bookmarkEnd w:id="737"/>
    </w:p>
    <w:p w14:paraId="1759E6E1">
      <w:pPr>
        <w:pStyle w:val="71"/>
        <w:ind w:left="743"/>
      </w:pPr>
      <w:r>
        <w:t>All motors with reversible feature (eg. ER Vent fans) shall have timer interlock to prevent</w:t>
      </w:r>
      <w:r>
        <w:rPr>
          <w:rFonts w:hint="eastAsia"/>
        </w:rPr>
        <w:t xml:space="preserve"> </w:t>
      </w:r>
      <w:r>
        <w:t>immediate reversal.</w:t>
      </w:r>
    </w:p>
    <w:p w14:paraId="3BD07587">
      <w:pPr>
        <w:pStyle w:val="71"/>
        <w:ind w:left="743"/>
      </w:pPr>
      <w:r>
        <w:t>In</w:t>
      </w:r>
      <w:r>
        <w:rPr>
          <w:spacing w:val="20"/>
        </w:rPr>
        <w:t xml:space="preserve"> </w:t>
      </w:r>
      <w:r>
        <w:t>gen</w:t>
      </w:r>
      <w:r>
        <w:rPr>
          <w:spacing w:val="-1"/>
        </w:rPr>
        <w:t>e</w:t>
      </w:r>
      <w:r>
        <w:t>ral,</w:t>
      </w:r>
      <w:r>
        <w:rPr>
          <w:spacing w:val="19"/>
        </w:rPr>
        <w:t xml:space="preserve"> </w:t>
      </w:r>
      <w:r>
        <w:rPr>
          <w:spacing w:val="-1"/>
        </w:rPr>
        <w:t>s</w:t>
      </w:r>
      <w:r>
        <w:rPr>
          <w:spacing w:val="1"/>
        </w:rPr>
        <w:t>t</w:t>
      </w:r>
      <w:r>
        <w:t>arters</w:t>
      </w:r>
      <w:r>
        <w:rPr>
          <w:spacing w:val="19"/>
        </w:rPr>
        <w:t xml:space="preserve"> </w:t>
      </w:r>
      <w:r>
        <w:t>sh</w:t>
      </w:r>
      <w:r>
        <w:rPr>
          <w:spacing w:val="-1"/>
        </w:rPr>
        <w:t>a</w:t>
      </w:r>
      <w:r>
        <w:t>ll</w:t>
      </w:r>
      <w:r>
        <w:rPr>
          <w:spacing w:val="20"/>
        </w:rPr>
        <w:t xml:space="preserve"> </w:t>
      </w:r>
      <w:r>
        <w:t>be</w:t>
      </w:r>
      <w:r>
        <w:rPr>
          <w:spacing w:val="20"/>
        </w:rPr>
        <w:t xml:space="preserve"> </w:t>
      </w:r>
      <w:r>
        <w:t>of</w:t>
      </w:r>
      <w:r>
        <w:rPr>
          <w:spacing w:val="20"/>
        </w:rPr>
        <w:t xml:space="preserve"> </w:t>
      </w:r>
      <w:r>
        <w:rPr>
          <w:spacing w:val="-2"/>
        </w:rPr>
        <w:t>m</w:t>
      </w:r>
      <w:r>
        <w:t>agn</w:t>
      </w:r>
      <w:r>
        <w:rPr>
          <w:spacing w:val="1"/>
        </w:rPr>
        <w:t>e</w:t>
      </w:r>
      <w:r>
        <w:t>tic</w:t>
      </w:r>
      <w:r>
        <w:rPr>
          <w:spacing w:val="20"/>
        </w:rPr>
        <w:t xml:space="preserve"> </w:t>
      </w:r>
      <w:r>
        <w:t>control</w:t>
      </w:r>
      <w:r>
        <w:rPr>
          <w:spacing w:val="20"/>
        </w:rPr>
        <w:t xml:space="preserve"> </w:t>
      </w:r>
      <w:r>
        <w:t>type</w:t>
      </w:r>
      <w:r>
        <w:rPr>
          <w:spacing w:val="20"/>
        </w:rPr>
        <w:t xml:space="preserve"> </w:t>
      </w:r>
      <w:r>
        <w:t>with</w:t>
      </w:r>
      <w:r>
        <w:rPr>
          <w:spacing w:val="18"/>
        </w:rPr>
        <w:t xml:space="preserve"> </w:t>
      </w:r>
      <w:r>
        <w:t>ther</w:t>
      </w:r>
      <w:r>
        <w:rPr>
          <w:spacing w:val="-2"/>
        </w:rPr>
        <w:t>m</w:t>
      </w:r>
      <w:r>
        <w:t>al</w:t>
      </w:r>
      <w:r>
        <w:rPr>
          <w:spacing w:val="20"/>
        </w:rPr>
        <w:t xml:space="preserve"> </w:t>
      </w:r>
      <w:r>
        <w:t>protect</w:t>
      </w:r>
      <w:r>
        <w:rPr>
          <w:spacing w:val="20"/>
        </w:rPr>
        <w:t xml:space="preserve"> </w:t>
      </w:r>
      <w:r>
        <w:t>device</w:t>
      </w:r>
      <w:r>
        <w:rPr>
          <w:spacing w:val="20"/>
        </w:rPr>
        <w:t xml:space="preserve"> </w:t>
      </w:r>
      <w:r>
        <w:t>except</w:t>
      </w:r>
      <w:r>
        <w:rPr>
          <w:rFonts w:hint="eastAsia"/>
        </w:rPr>
        <w:t xml:space="preserve"> for</w:t>
      </w:r>
      <w:r>
        <w:t xml:space="preserve"> that s</w:t>
      </w:r>
      <w:r>
        <w:rPr>
          <w:spacing w:val="-2"/>
        </w:rPr>
        <w:t>m</w:t>
      </w:r>
      <w:r>
        <w:t>all motors (0.</w:t>
      </w:r>
      <w:r>
        <w:rPr>
          <w:spacing w:val="-1"/>
        </w:rPr>
        <w:t xml:space="preserve">5 </w:t>
      </w:r>
      <w:r>
        <w:t>kW</w:t>
      </w:r>
      <w:r>
        <w:rPr>
          <w:spacing w:val="-2"/>
        </w:rPr>
        <w:t xml:space="preserve"> </w:t>
      </w:r>
      <w:r>
        <w:t>and le</w:t>
      </w:r>
      <w:r>
        <w:rPr>
          <w:spacing w:val="-1"/>
        </w:rPr>
        <w:t>s</w:t>
      </w:r>
      <w:r>
        <w:t xml:space="preserve">s) </w:t>
      </w:r>
      <w:r>
        <w:rPr>
          <w:spacing w:val="-2"/>
        </w:rPr>
        <w:t>m</w:t>
      </w:r>
      <w:r>
        <w:t xml:space="preserve">ay be </w:t>
      </w:r>
      <w:r>
        <w:rPr>
          <w:spacing w:val="-2"/>
        </w:rPr>
        <w:t>m</w:t>
      </w:r>
      <w:r>
        <w:t xml:space="preserve">anually operated by line switch or </w:t>
      </w:r>
      <w:r>
        <w:rPr>
          <w:spacing w:val="-2"/>
        </w:rPr>
        <w:t>m</w:t>
      </w:r>
      <w:r>
        <w:rPr>
          <w:spacing w:val="1"/>
        </w:rPr>
        <w:t>i</w:t>
      </w:r>
      <w:r>
        <w:t xml:space="preserve">niature circuit </w:t>
      </w:r>
      <w:r>
        <w:rPr>
          <w:spacing w:val="-1"/>
        </w:rPr>
        <w:t>b</w:t>
      </w:r>
      <w:r>
        <w:t>reaker (MCB).</w:t>
      </w:r>
    </w:p>
    <w:p w14:paraId="209AF84C">
      <w:pPr>
        <w:tabs>
          <w:tab w:val="left" w:pos="3880"/>
        </w:tabs>
        <w:autoSpaceDE w:val="0"/>
        <w:autoSpaceDN w:val="0"/>
        <w:adjustRightInd w:val="0"/>
        <w:ind w:left="1009"/>
        <w:rPr>
          <w:kern w:val="0"/>
          <w:sz w:val="24"/>
        </w:rPr>
      </w:pPr>
    </w:p>
    <w:p w14:paraId="3BB244E7">
      <w:pPr>
        <w:pStyle w:val="71"/>
        <w:ind w:left="743"/>
      </w:pPr>
      <w:r>
        <w:t>In general, motors shall be arranged to start dire</w:t>
      </w:r>
      <w:bookmarkStart w:id="738" w:name="_Toc308706197"/>
      <w:r>
        <w:t>ct on-l</w:t>
      </w:r>
      <w:bookmarkEnd w:id="738"/>
      <w:r>
        <w:t xml:space="preserve">ine (DOL), but for </w:t>
      </w:r>
      <w:r>
        <w:rPr>
          <w:rFonts w:hint="eastAsia"/>
        </w:rPr>
        <w:t>100</w:t>
      </w:r>
      <w:r>
        <w:t xml:space="preserve"> kW and above large capacity motors, star – delta starting, auto-transformer starting reduced voltage starting </w:t>
      </w:r>
      <w:r>
        <w:rPr>
          <w:spacing w:val="-2"/>
        </w:rPr>
        <w:t>m</w:t>
      </w:r>
      <w:r>
        <w:t xml:space="preserve">eans shall be adopted. </w:t>
      </w:r>
    </w:p>
    <w:p w14:paraId="285AE324">
      <w:pPr>
        <w:tabs>
          <w:tab w:val="left" w:pos="3880"/>
        </w:tabs>
        <w:autoSpaceDE w:val="0"/>
        <w:autoSpaceDN w:val="0"/>
        <w:adjustRightInd w:val="0"/>
        <w:ind w:left="1009"/>
        <w:rPr>
          <w:kern w:val="0"/>
          <w:sz w:val="24"/>
        </w:rPr>
      </w:pPr>
    </w:p>
    <w:p w14:paraId="297E7F24">
      <w:pPr>
        <w:pStyle w:val="71"/>
        <w:ind w:left="743"/>
      </w:pPr>
      <w:r>
        <w:t>In</w:t>
      </w:r>
      <w:r>
        <w:rPr>
          <w:spacing w:val="13"/>
        </w:rPr>
        <w:t xml:space="preserve"> </w:t>
      </w:r>
      <w:r>
        <w:t>general,</w:t>
      </w:r>
      <w:r>
        <w:rPr>
          <w:spacing w:val="13"/>
        </w:rPr>
        <w:t xml:space="preserve"> </w:t>
      </w:r>
      <w:r>
        <w:t>voltage</w:t>
      </w:r>
      <w:r>
        <w:rPr>
          <w:spacing w:val="13"/>
        </w:rPr>
        <w:t xml:space="preserve"> </w:t>
      </w:r>
      <w:r>
        <w:t>for</w:t>
      </w:r>
      <w:r>
        <w:rPr>
          <w:spacing w:val="13"/>
        </w:rPr>
        <w:t xml:space="preserve"> </w:t>
      </w:r>
      <w:r>
        <w:t>contr</w:t>
      </w:r>
      <w:r>
        <w:rPr>
          <w:spacing w:val="-1"/>
        </w:rPr>
        <w:t>o</w:t>
      </w:r>
      <w:r>
        <w:t>l</w:t>
      </w:r>
      <w:r>
        <w:rPr>
          <w:spacing w:val="13"/>
        </w:rPr>
        <w:t xml:space="preserve"> </w:t>
      </w:r>
      <w:r>
        <w:t>circuits</w:t>
      </w:r>
      <w:r>
        <w:rPr>
          <w:spacing w:val="13"/>
        </w:rPr>
        <w:t xml:space="preserve"> </w:t>
      </w:r>
      <w:r>
        <w:t>shall</w:t>
      </w:r>
      <w:r>
        <w:rPr>
          <w:spacing w:val="13"/>
        </w:rPr>
        <w:t xml:space="preserve"> </w:t>
      </w:r>
      <w:r>
        <w:t>be</w:t>
      </w:r>
      <w:r>
        <w:rPr>
          <w:spacing w:val="13"/>
        </w:rPr>
        <w:t xml:space="preserve"> </w:t>
      </w:r>
      <w:r>
        <w:t>isolated</w:t>
      </w:r>
      <w:r>
        <w:rPr>
          <w:spacing w:val="13"/>
        </w:rPr>
        <w:t xml:space="preserve"> </w:t>
      </w:r>
      <w:r>
        <w:t>from</w:t>
      </w:r>
      <w:r>
        <w:rPr>
          <w:spacing w:val="12"/>
        </w:rPr>
        <w:t xml:space="preserve"> </w:t>
      </w:r>
      <w:r>
        <w:rPr>
          <w:spacing w:val="-2"/>
        </w:rPr>
        <w:t>m</w:t>
      </w:r>
      <w:r>
        <w:t>ain</w:t>
      </w:r>
      <w:r>
        <w:rPr>
          <w:spacing w:val="13"/>
        </w:rPr>
        <w:t xml:space="preserve"> </w:t>
      </w:r>
      <w:r>
        <w:t>power</w:t>
      </w:r>
      <w:r>
        <w:rPr>
          <w:spacing w:val="13"/>
        </w:rPr>
        <w:t xml:space="preserve"> </w:t>
      </w:r>
      <w:r>
        <w:t>source</w:t>
      </w:r>
      <w:r>
        <w:rPr>
          <w:spacing w:val="13"/>
        </w:rPr>
        <w:t xml:space="preserve"> </w:t>
      </w:r>
      <w:r>
        <w:rPr>
          <w:rFonts w:hint="eastAsia"/>
        </w:rPr>
        <w:t>via</w:t>
      </w:r>
      <w:r>
        <w:t xml:space="preserve"> transfor</w:t>
      </w:r>
      <w:r>
        <w:rPr>
          <w:spacing w:val="-2"/>
        </w:rPr>
        <w:t>m</w:t>
      </w:r>
      <w:r>
        <w:t>er.</w:t>
      </w:r>
    </w:p>
    <w:p w14:paraId="2805AA15">
      <w:pPr>
        <w:tabs>
          <w:tab w:val="left" w:pos="3880"/>
        </w:tabs>
        <w:autoSpaceDE w:val="0"/>
        <w:autoSpaceDN w:val="0"/>
        <w:adjustRightInd w:val="0"/>
        <w:ind w:left="1009"/>
        <w:rPr>
          <w:kern w:val="0"/>
          <w:sz w:val="24"/>
        </w:rPr>
      </w:pPr>
    </w:p>
    <w:p w14:paraId="0C9FCF2E">
      <w:pPr>
        <w:pStyle w:val="71"/>
        <w:ind w:left="743"/>
      </w:pPr>
      <w:r>
        <w:t>The wiring diagram</w:t>
      </w:r>
      <w:r>
        <w:rPr>
          <w:spacing w:val="-2"/>
        </w:rPr>
        <w:t xml:space="preserve"> </w:t>
      </w:r>
      <w:r>
        <w:t>of starter sh</w:t>
      </w:r>
      <w:r>
        <w:rPr>
          <w:spacing w:val="-1"/>
        </w:rPr>
        <w:t>a</w:t>
      </w:r>
      <w:r>
        <w:t xml:space="preserve">ll </w:t>
      </w:r>
      <w:r>
        <w:rPr>
          <w:spacing w:val="-1"/>
        </w:rPr>
        <w:t>b</w:t>
      </w:r>
      <w:r>
        <w:t xml:space="preserve">e </w:t>
      </w:r>
      <w:r>
        <w:rPr>
          <w:spacing w:val="-1"/>
        </w:rPr>
        <w:t>f</w:t>
      </w:r>
      <w:r>
        <w:t>itted on t</w:t>
      </w:r>
      <w:r>
        <w:rPr>
          <w:spacing w:val="-1"/>
        </w:rPr>
        <w:t>h</w:t>
      </w:r>
      <w:r>
        <w:t>e back of each starter d</w:t>
      </w:r>
      <w:r>
        <w:rPr>
          <w:spacing w:val="-1"/>
        </w:rPr>
        <w:t>o</w:t>
      </w:r>
      <w:r>
        <w:t>or.</w:t>
      </w:r>
    </w:p>
    <w:p w14:paraId="6D84D9DB">
      <w:pPr>
        <w:tabs>
          <w:tab w:val="left" w:pos="3880"/>
        </w:tabs>
        <w:autoSpaceDE w:val="0"/>
        <w:autoSpaceDN w:val="0"/>
        <w:adjustRightInd w:val="0"/>
        <w:ind w:left="1009"/>
        <w:rPr>
          <w:kern w:val="0"/>
          <w:sz w:val="24"/>
        </w:rPr>
      </w:pPr>
    </w:p>
    <w:p w14:paraId="1BC40B7F">
      <w:pPr>
        <w:pStyle w:val="71"/>
        <w:ind w:left="743"/>
      </w:pPr>
      <w:r>
        <w:t>In general, starters</w:t>
      </w:r>
      <w:r>
        <w:rPr>
          <w:spacing w:val="-29"/>
        </w:rPr>
        <w:t xml:space="preserve"> </w:t>
      </w:r>
      <w:r>
        <w:t>located</w:t>
      </w:r>
      <w:r>
        <w:rPr>
          <w:spacing w:val="-29"/>
        </w:rPr>
        <w:t xml:space="preserve"> </w:t>
      </w:r>
      <w:r>
        <w:t>out of</w:t>
      </w:r>
      <w:r>
        <w:rPr>
          <w:spacing w:val="-29"/>
        </w:rPr>
        <w:t xml:space="preserve"> </w:t>
      </w:r>
      <w:r>
        <w:t>sight</w:t>
      </w:r>
      <w:r>
        <w:rPr>
          <w:spacing w:val="-29"/>
        </w:rPr>
        <w:t xml:space="preserve"> </w:t>
      </w:r>
      <w:r>
        <w:t>the</w:t>
      </w:r>
      <w:r>
        <w:rPr>
          <w:spacing w:val="-29"/>
        </w:rPr>
        <w:t xml:space="preserve"> </w:t>
      </w:r>
      <w:r>
        <w:rPr>
          <w:spacing w:val="-2"/>
        </w:rPr>
        <w:t>m</w:t>
      </w:r>
      <w:r>
        <w:t>otors shall h</w:t>
      </w:r>
      <w:r>
        <w:rPr>
          <w:spacing w:val="-2"/>
        </w:rPr>
        <w:t>a</w:t>
      </w:r>
      <w:r>
        <w:t>ve</w:t>
      </w:r>
      <w:r>
        <w:rPr>
          <w:spacing w:val="-30"/>
        </w:rPr>
        <w:t xml:space="preserve"> </w:t>
      </w:r>
      <w:r>
        <w:t>local interlock</w:t>
      </w:r>
      <w:r>
        <w:rPr>
          <w:spacing w:val="-30"/>
        </w:rPr>
        <w:t xml:space="preserve"> </w:t>
      </w:r>
      <w:r>
        <w:t>type</w:t>
      </w:r>
      <w:r>
        <w:rPr>
          <w:spacing w:val="-30"/>
        </w:rPr>
        <w:t xml:space="preserve"> </w:t>
      </w:r>
      <w:r>
        <w:t>with running</w:t>
      </w:r>
      <w:r>
        <w:rPr>
          <w:spacing w:val="1"/>
        </w:rPr>
        <w:t xml:space="preserve"> </w:t>
      </w:r>
      <w:r>
        <w:t>indication</w:t>
      </w:r>
      <w:r>
        <w:rPr>
          <w:spacing w:val="1"/>
        </w:rPr>
        <w:t xml:space="preserve"> </w:t>
      </w:r>
      <w:r>
        <w:t>la</w:t>
      </w:r>
      <w:r>
        <w:rPr>
          <w:spacing w:val="-2"/>
        </w:rPr>
        <w:t>m</w:t>
      </w:r>
      <w:r>
        <w:t>p</w:t>
      </w:r>
      <w:r>
        <w:rPr>
          <w:spacing w:val="1"/>
        </w:rPr>
        <w:t xml:space="preserve"> </w:t>
      </w:r>
      <w:r>
        <w:t>start/stop</w:t>
      </w:r>
      <w:r>
        <w:rPr>
          <w:spacing w:val="1"/>
        </w:rPr>
        <w:t xml:space="preserve"> </w:t>
      </w:r>
      <w:r>
        <w:t>push</w:t>
      </w:r>
      <w:r>
        <w:rPr>
          <w:spacing w:val="1"/>
        </w:rPr>
        <w:t xml:space="preserve"> </w:t>
      </w:r>
      <w:r>
        <w:t>button</w:t>
      </w:r>
      <w:r>
        <w:rPr>
          <w:spacing w:val="1"/>
        </w:rPr>
        <w:t xml:space="preserve"> </w:t>
      </w:r>
      <w:r>
        <w:t>box</w:t>
      </w:r>
      <w:r>
        <w:rPr>
          <w:spacing w:val="1"/>
        </w:rPr>
        <w:t xml:space="preserve"> </w:t>
      </w:r>
      <w:r>
        <w:t>near</w:t>
      </w:r>
      <w:r>
        <w:rPr>
          <w:spacing w:val="1"/>
        </w:rPr>
        <w:t xml:space="preserve"> </w:t>
      </w:r>
      <w:r>
        <w:t>res</w:t>
      </w:r>
      <w:r>
        <w:rPr>
          <w:spacing w:val="-2"/>
        </w:rPr>
        <w:t>p</w:t>
      </w:r>
      <w:r>
        <w:t>ective</w:t>
      </w:r>
      <w:r>
        <w:rPr>
          <w:spacing w:val="1"/>
        </w:rPr>
        <w:t xml:space="preserve"> </w:t>
      </w:r>
      <w:r>
        <w:rPr>
          <w:spacing w:val="-2"/>
        </w:rPr>
        <w:t>m</w:t>
      </w:r>
      <w:r>
        <w:t>otors,</w:t>
      </w:r>
      <w:r>
        <w:rPr>
          <w:spacing w:val="1"/>
        </w:rPr>
        <w:t xml:space="preserve"> </w:t>
      </w:r>
      <w:r>
        <w:t>except</w:t>
      </w:r>
      <w:r>
        <w:rPr>
          <w:spacing w:val="1"/>
        </w:rPr>
        <w:t xml:space="preserve"> </w:t>
      </w:r>
      <w:r>
        <w:rPr>
          <w:rFonts w:hint="eastAsia"/>
          <w:spacing w:val="1"/>
        </w:rPr>
        <w:t xml:space="preserve">for </w:t>
      </w:r>
      <w:r>
        <w:t>the</w:t>
      </w:r>
      <w:r>
        <w:rPr>
          <w:spacing w:val="1"/>
        </w:rPr>
        <w:t xml:space="preserve"> </w:t>
      </w:r>
      <w:r>
        <w:t>E</w:t>
      </w:r>
      <w:r>
        <w:rPr>
          <w:spacing w:val="2"/>
        </w:rPr>
        <w:t>/</w:t>
      </w:r>
      <w:r>
        <w:t>R fans</w:t>
      </w:r>
      <w:r>
        <w:rPr>
          <w:rFonts w:hint="eastAsia"/>
        </w:rPr>
        <w:t xml:space="preserve">, </w:t>
      </w:r>
      <w:r>
        <w:t>accommodation</w:t>
      </w:r>
      <w:r>
        <w:rPr>
          <w:rFonts w:hint="eastAsia"/>
        </w:rPr>
        <w:t xml:space="preserve"> fans</w:t>
      </w:r>
      <w:r>
        <w:t xml:space="preserve"> and cargo hold fans.</w:t>
      </w:r>
    </w:p>
    <w:p w14:paraId="09BFB0AD">
      <w:pPr>
        <w:tabs>
          <w:tab w:val="left" w:pos="3880"/>
        </w:tabs>
        <w:autoSpaceDE w:val="0"/>
        <w:autoSpaceDN w:val="0"/>
        <w:adjustRightInd w:val="0"/>
        <w:ind w:left="1009"/>
        <w:rPr>
          <w:kern w:val="0"/>
          <w:sz w:val="24"/>
        </w:rPr>
      </w:pPr>
    </w:p>
    <w:p w14:paraId="53CDA28C">
      <w:pPr>
        <w:pStyle w:val="71"/>
        <w:ind w:left="743"/>
      </w:pPr>
      <w:r>
        <w:t>Starters</w:t>
      </w:r>
      <w:r>
        <w:rPr>
          <w:spacing w:val="22"/>
        </w:rPr>
        <w:t xml:space="preserve"> </w:t>
      </w:r>
      <w:r>
        <w:t>for</w:t>
      </w:r>
      <w:r>
        <w:rPr>
          <w:spacing w:val="22"/>
        </w:rPr>
        <w:t xml:space="preserve"> </w:t>
      </w:r>
      <w:r>
        <w:t>motors</w:t>
      </w:r>
      <w:r>
        <w:rPr>
          <w:spacing w:val="22"/>
        </w:rPr>
        <w:t xml:space="preserve"> </w:t>
      </w:r>
      <w:r>
        <w:t>of</w:t>
      </w:r>
      <w:r>
        <w:rPr>
          <w:spacing w:val="22"/>
        </w:rPr>
        <w:t xml:space="preserve"> </w:t>
      </w:r>
      <w:r>
        <w:t>s</w:t>
      </w:r>
      <w:r>
        <w:rPr>
          <w:spacing w:val="2"/>
        </w:rPr>
        <w:t>t</w:t>
      </w:r>
      <w:r>
        <w:t>eering</w:t>
      </w:r>
      <w:r>
        <w:rPr>
          <w:spacing w:val="22"/>
        </w:rPr>
        <w:t xml:space="preserve"> </w:t>
      </w:r>
      <w:r>
        <w:t>gear</w:t>
      </w:r>
      <w:r>
        <w:rPr>
          <w:spacing w:val="22"/>
        </w:rPr>
        <w:t xml:space="preserve"> </w:t>
      </w:r>
      <w:r>
        <w:t>and</w:t>
      </w:r>
      <w:r>
        <w:rPr>
          <w:spacing w:val="22"/>
        </w:rPr>
        <w:t xml:space="preserve"> </w:t>
      </w:r>
      <w:r>
        <w:t>those</w:t>
      </w:r>
      <w:r>
        <w:rPr>
          <w:spacing w:val="22"/>
        </w:rPr>
        <w:t xml:space="preserve"> </w:t>
      </w:r>
      <w:r>
        <w:t>for</w:t>
      </w:r>
      <w:r>
        <w:rPr>
          <w:spacing w:val="22"/>
        </w:rPr>
        <w:t xml:space="preserve"> </w:t>
      </w:r>
      <w:r>
        <w:t>essential</w:t>
      </w:r>
      <w:r>
        <w:rPr>
          <w:spacing w:val="22"/>
        </w:rPr>
        <w:t xml:space="preserve"> </w:t>
      </w:r>
      <w:r>
        <w:t>services</w:t>
      </w:r>
      <w:r>
        <w:rPr>
          <w:spacing w:val="22"/>
        </w:rPr>
        <w:t xml:space="preserve"> </w:t>
      </w:r>
      <w:r>
        <w:rPr>
          <w:rFonts w:hint="eastAsia"/>
        </w:rPr>
        <w:t>will</w:t>
      </w:r>
      <w:r>
        <w:rPr>
          <w:spacing w:val="22"/>
        </w:rPr>
        <w:t xml:space="preserve"> </w:t>
      </w:r>
      <w:r>
        <w:t>be</w:t>
      </w:r>
      <w:r>
        <w:rPr>
          <w:spacing w:val="22"/>
        </w:rPr>
        <w:t xml:space="preserve"> </w:t>
      </w:r>
      <w:r>
        <w:t>provided</w:t>
      </w:r>
      <w:r>
        <w:rPr>
          <w:spacing w:val="22"/>
        </w:rPr>
        <w:t xml:space="preserve"> </w:t>
      </w:r>
      <w:r>
        <w:t xml:space="preserve">with </w:t>
      </w:r>
      <w:r>
        <w:rPr>
          <w:rFonts w:hint="eastAsia"/>
        </w:rPr>
        <w:t>under</w:t>
      </w:r>
      <w:r>
        <w:t xml:space="preserve"> voltage</w:t>
      </w:r>
      <w:r>
        <w:rPr>
          <w:spacing w:val="-26"/>
        </w:rPr>
        <w:t xml:space="preserve"> </w:t>
      </w:r>
      <w:r>
        <w:t>rele</w:t>
      </w:r>
      <w:r>
        <w:rPr>
          <w:spacing w:val="-1"/>
        </w:rPr>
        <w:t>a</w:t>
      </w:r>
      <w:r>
        <w:t>se</w:t>
      </w:r>
      <w:r>
        <w:rPr>
          <w:spacing w:val="-25"/>
        </w:rPr>
        <w:t xml:space="preserve"> </w:t>
      </w:r>
      <w:r>
        <w:t>pr</w:t>
      </w:r>
      <w:r>
        <w:rPr>
          <w:spacing w:val="-1"/>
        </w:rPr>
        <w:t>o</w:t>
      </w:r>
      <w:r>
        <w:rPr>
          <w:spacing w:val="1"/>
        </w:rPr>
        <w:t>t</w:t>
      </w:r>
      <w:r>
        <w:t>ection</w:t>
      </w:r>
      <w:r>
        <w:rPr>
          <w:spacing w:val="-25"/>
        </w:rPr>
        <w:t xml:space="preserve"> </w:t>
      </w:r>
      <w:r>
        <w:rPr>
          <w:rFonts w:hint="eastAsia"/>
          <w:spacing w:val="-25"/>
        </w:rPr>
        <w:t xml:space="preserve">(UVR) </w:t>
      </w:r>
      <w:r>
        <w:rPr>
          <w:rFonts w:hint="eastAsia"/>
        </w:rPr>
        <w:t>will</w:t>
      </w:r>
      <w:r>
        <w:rPr>
          <w:spacing w:val="-25"/>
        </w:rPr>
        <w:t xml:space="preserve"> </w:t>
      </w:r>
      <w:r>
        <w:rPr>
          <w:spacing w:val="-1"/>
        </w:rPr>
        <w:t>p</w:t>
      </w:r>
      <w:r>
        <w:t>er</w:t>
      </w:r>
      <w:r>
        <w:rPr>
          <w:spacing w:val="-2"/>
        </w:rPr>
        <w:t>m</w:t>
      </w:r>
      <w:r>
        <w:t>it</w:t>
      </w:r>
      <w:r>
        <w:rPr>
          <w:spacing w:val="-25"/>
        </w:rPr>
        <w:t xml:space="preserve"> </w:t>
      </w:r>
      <w:r>
        <w:t>these</w:t>
      </w:r>
      <w:r>
        <w:rPr>
          <w:spacing w:val="-25"/>
        </w:rPr>
        <w:t xml:space="preserve"> </w:t>
      </w:r>
      <w:r>
        <w:t>motors</w:t>
      </w:r>
      <w:r>
        <w:rPr>
          <w:spacing w:val="-25"/>
        </w:rPr>
        <w:t xml:space="preserve"> </w:t>
      </w:r>
      <w:r>
        <w:t>bei</w:t>
      </w:r>
      <w:r>
        <w:rPr>
          <w:spacing w:val="-1"/>
        </w:rPr>
        <w:t>n</w:t>
      </w:r>
      <w:r>
        <w:t>g</w:t>
      </w:r>
      <w:r>
        <w:rPr>
          <w:spacing w:val="-25"/>
        </w:rPr>
        <w:t xml:space="preserve"> </w:t>
      </w:r>
      <w:r>
        <w:t>rest</w:t>
      </w:r>
      <w:r>
        <w:rPr>
          <w:spacing w:val="-1"/>
        </w:rPr>
        <w:t>a</w:t>
      </w:r>
      <w:r>
        <w:t>rted</w:t>
      </w:r>
      <w:r>
        <w:rPr>
          <w:spacing w:val="-25"/>
        </w:rPr>
        <w:t xml:space="preserve"> </w:t>
      </w:r>
      <w:r>
        <w:t>auto</w:t>
      </w:r>
      <w:r>
        <w:rPr>
          <w:spacing w:val="-2"/>
        </w:rPr>
        <w:t>m</w:t>
      </w:r>
      <w:r>
        <w:t xml:space="preserve">atically on restoration of </w:t>
      </w:r>
      <w:r>
        <w:rPr>
          <w:rFonts w:hint="eastAsia"/>
        </w:rPr>
        <w:t xml:space="preserve">main </w:t>
      </w:r>
      <w:r>
        <w:t>power,</w:t>
      </w:r>
      <w:r>
        <w:rPr>
          <w:spacing w:val="-5"/>
        </w:rPr>
        <w:t xml:space="preserve"> </w:t>
      </w:r>
      <w:r>
        <w:rPr>
          <w:spacing w:val="1"/>
        </w:rPr>
        <w:t>a</w:t>
      </w:r>
      <w:r>
        <w:t>nd</w:t>
      </w:r>
      <w:r>
        <w:rPr>
          <w:spacing w:val="-5"/>
        </w:rPr>
        <w:t xml:space="preserve"> </w:t>
      </w:r>
      <w:r>
        <w:t>starters</w:t>
      </w:r>
      <w:r>
        <w:rPr>
          <w:spacing w:val="-5"/>
        </w:rPr>
        <w:t xml:space="preserve"> </w:t>
      </w:r>
      <w:r>
        <w:t>for</w:t>
      </w:r>
      <w:r>
        <w:rPr>
          <w:spacing w:val="-5"/>
        </w:rPr>
        <w:t xml:space="preserve"> </w:t>
      </w:r>
      <w:r>
        <w:t>other</w:t>
      </w:r>
      <w:r>
        <w:rPr>
          <w:spacing w:val="-5"/>
        </w:rPr>
        <w:t xml:space="preserve"> </w:t>
      </w:r>
      <w:r>
        <w:t>motors</w:t>
      </w:r>
      <w:r>
        <w:rPr>
          <w:spacing w:val="-5"/>
        </w:rPr>
        <w:t xml:space="preserve"> </w:t>
      </w:r>
      <w:r>
        <w:t>to</w:t>
      </w:r>
      <w:r>
        <w:rPr>
          <w:spacing w:val="-5"/>
        </w:rPr>
        <w:t xml:space="preserve"> </w:t>
      </w:r>
      <w:r>
        <w:t>be</w:t>
      </w:r>
      <w:r>
        <w:rPr>
          <w:spacing w:val="-5"/>
        </w:rPr>
        <w:t xml:space="preserve"> </w:t>
      </w:r>
      <w:r>
        <w:t>provided</w:t>
      </w:r>
      <w:r>
        <w:rPr>
          <w:spacing w:val="-5"/>
        </w:rPr>
        <w:t xml:space="preserve"> </w:t>
      </w:r>
      <w:r>
        <w:t>with</w:t>
      </w:r>
      <w:r>
        <w:rPr>
          <w:spacing w:val="-5"/>
        </w:rPr>
        <w:t xml:space="preserve"> </w:t>
      </w:r>
      <w:r>
        <w:rPr>
          <w:rFonts w:hint="eastAsia"/>
        </w:rPr>
        <w:t>under</w:t>
      </w:r>
      <w:r>
        <w:rPr>
          <w:spacing w:val="-5"/>
        </w:rPr>
        <w:t xml:space="preserve"> </w:t>
      </w:r>
      <w:r>
        <w:t>voltage protection</w:t>
      </w:r>
      <w:r>
        <w:rPr>
          <w:rFonts w:hint="eastAsia"/>
        </w:rPr>
        <w:t xml:space="preserve"> (UVP) feature</w:t>
      </w:r>
      <w:r>
        <w:t>.</w:t>
      </w:r>
    </w:p>
    <w:p w14:paraId="1C8EDB76">
      <w:pPr>
        <w:pStyle w:val="71"/>
        <w:ind w:left="743"/>
      </w:pPr>
    </w:p>
    <w:p w14:paraId="6EA007AC">
      <w:pPr>
        <w:tabs>
          <w:tab w:val="left" w:pos="3880"/>
        </w:tabs>
        <w:autoSpaceDE w:val="0"/>
        <w:autoSpaceDN w:val="0"/>
        <w:adjustRightInd w:val="0"/>
        <w:ind w:left="1009"/>
        <w:rPr>
          <w:b/>
        </w:rPr>
      </w:pPr>
      <w:r>
        <w:rPr>
          <w:b/>
        </w:rPr>
        <w:t>All motors with reversible feature (eg. ER Vent fans) shall have timer interlock to prevent immediate reversal.</w:t>
      </w:r>
    </w:p>
    <w:p w14:paraId="5A136547">
      <w:pPr>
        <w:tabs>
          <w:tab w:val="left" w:pos="3880"/>
        </w:tabs>
        <w:autoSpaceDE w:val="0"/>
        <w:autoSpaceDN w:val="0"/>
        <w:adjustRightInd w:val="0"/>
        <w:ind w:left="1009"/>
        <w:rPr>
          <w:kern w:val="0"/>
          <w:sz w:val="24"/>
        </w:rPr>
      </w:pPr>
    </w:p>
    <w:p w14:paraId="242CF802">
      <w:pPr>
        <w:tabs>
          <w:tab w:val="left" w:pos="1540"/>
        </w:tabs>
        <w:autoSpaceDE w:val="0"/>
        <w:autoSpaceDN w:val="0"/>
        <w:adjustRightInd w:val="0"/>
        <w:ind w:left="1012" w:right="-20"/>
        <w:jc w:val="left"/>
        <w:rPr>
          <w:kern w:val="0"/>
          <w:sz w:val="24"/>
        </w:rPr>
      </w:pPr>
      <w:r>
        <w:rPr>
          <w:kern w:val="0"/>
          <w:sz w:val="24"/>
        </w:rPr>
        <w:t>(A)</w:t>
      </w:r>
      <w:r>
        <w:rPr>
          <w:kern w:val="0"/>
          <w:sz w:val="24"/>
        </w:rPr>
        <w:tab/>
      </w:r>
      <w:r>
        <w:rPr>
          <w:kern w:val="0"/>
          <w:sz w:val="24"/>
        </w:rPr>
        <w:t xml:space="preserve">Group Starter </w:t>
      </w:r>
      <w:r>
        <w:rPr>
          <w:rFonts w:hint="eastAsia"/>
          <w:kern w:val="0"/>
          <w:sz w:val="24"/>
        </w:rPr>
        <w:t>B</w:t>
      </w:r>
      <w:r>
        <w:rPr>
          <w:kern w:val="0"/>
          <w:sz w:val="24"/>
        </w:rPr>
        <w:t>oard:</w:t>
      </w:r>
    </w:p>
    <w:p w14:paraId="22F65F1F">
      <w:pPr>
        <w:autoSpaceDE w:val="0"/>
        <w:autoSpaceDN w:val="0"/>
        <w:adjustRightInd w:val="0"/>
        <w:ind w:left="1551" w:right="-1"/>
        <w:jc w:val="left"/>
        <w:rPr>
          <w:kern w:val="0"/>
          <w:sz w:val="24"/>
        </w:rPr>
      </w:pPr>
    </w:p>
    <w:p w14:paraId="52B6D09B">
      <w:pPr>
        <w:autoSpaceDE w:val="0"/>
        <w:autoSpaceDN w:val="0"/>
        <w:adjustRightInd w:val="0"/>
        <w:ind w:left="1551" w:right="-1"/>
        <w:rPr>
          <w:kern w:val="0"/>
          <w:sz w:val="24"/>
        </w:rPr>
      </w:pPr>
      <w:r>
        <w:rPr>
          <w:kern w:val="0"/>
          <w:sz w:val="24"/>
        </w:rPr>
        <w:t>In general, starters shall be assembled in group starter boards as far as practicable.</w:t>
      </w:r>
    </w:p>
    <w:p w14:paraId="147D9EB9">
      <w:pPr>
        <w:autoSpaceDE w:val="0"/>
        <w:autoSpaceDN w:val="0"/>
        <w:adjustRightInd w:val="0"/>
        <w:ind w:left="1551" w:right="-1"/>
        <w:jc w:val="left"/>
        <w:rPr>
          <w:kern w:val="0"/>
          <w:sz w:val="24"/>
        </w:rPr>
      </w:pPr>
    </w:p>
    <w:p w14:paraId="17CE464C">
      <w:pPr>
        <w:autoSpaceDE w:val="0"/>
        <w:autoSpaceDN w:val="0"/>
        <w:adjustRightInd w:val="0"/>
        <w:ind w:left="1551" w:right="-1"/>
        <w:rPr>
          <w:kern w:val="0"/>
          <w:sz w:val="24"/>
        </w:rPr>
      </w:pPr>
      <w:r>
        <w:rPr>
          <w:kern w:val="0"/>
          <w:sz w:val="24"/>
        </w:rPr>
        <w:t>The group starter board shall be in combination with starters according to their location and/or purpose.</w:t>
      </w:r>
    </w:p>
    <w:p w14:paraId="3E6AD17E">
      <w:pPr>
        <w:autoSpaceDE w:val="0"/>
        <w:autoSpaceDN w:val="0"/>
        <w:adjustRightInd w:val="0"/>
        <w:ind w:left="1551" w:right="-1"/>
        <w:jc w:val="left"/>
        <w:rPr>
          <w:kern w:val="0"/>
          <w:sz w:val="24"/>
        </w:rPr>
      </w:pPr>
    </w:p>
    <w:p w14:paraId="510CB89D">
      <w:pPr>
        <w:autoSpaceDE w:val="0"/>
        <w:autoSpaceDN w:val="0"/>
        <w:adjustRightInd w:val="0"/>
        <w:ind w:left="1551" w:right="-1"/>
        <w:rPr>
          <w:kern w:val="0"/>
          <w:sz w:val="24"/>
        </w:rPr>
      </w:pPr>
      <w:r>
        <w:rPr>
          <w:kern w:val="0"/>
          <w:sz w:val="24"/>
        </w:rPr>
        <w:t>These group starter boards shall be of bulkhead type or floor mounting type and shall be installed near the respective motors as far as practicable.</w:t>
      </w:r>
    </w:p>
    <w:p w14:paraId="6423A050">
      <w:pPr>
        <w:autoSpaceDE w:val="0"/>
        <w:autoSpaceDN w:val="0"/>
        <w:adjustRightInd w:val="0"/>
        <w:ind w:left="1551" w:right="-1"/>
        <w:jc w:val="left"/>
        <w:rPr>
          <w:kern w:val="0"/>
          <w:sz w:val="24"/>
        </w:rPr>
      </w:pPr>
    </w:p>
    <w:p w14:paraId="3D7C3675">
      <w:pPr>
        <w:autoSpaceDE w:val="0"/>
        <w:autoSpaceDN w:val="0"/>
        <w:adjustRightInd w:val="0"/>
        <w:ind w:left="1551" w:right="-1"/>
        <w:rPr>
          <w:kern w:val="0"/>
          <w:sz w:val="24"/>
        </w:rPr>
      </w:pPr>
      <w:r>
        <w:rPr>
          <w:kern w:val="0"/>
          <w:sz w:val="24"/>
        </w:rPr>
        <w:t>Each starter unit to be fixed type and built into one enclosed metal box of drip-proof construction with hinged door</w:t>
      </w:r>
      <w:r>
        <w:rPr>
          <w:b/>
          <w:i/>
          <w:kern w:val="0"/>
          <w:sz w:val="24"/>
        </w:rPr>
        <w:t>.</w:t>
      </w:r>
      <w:r>
        <w:rPr>
          <w:b/>
          <w:i/>
          <w:iCs/>
        </w:rPr>
        <w:t xml:space="preserve"> </w:t>
      </w:r>
      <w:r>
        <w:rPr>
          <w:b/>
          <w:iCs/>
        </w:rPr>
        <w:t>Starters for redundant motors shall be installed in</w:t>
      </w:r>
      <w:r>
        <w:rPr>
          <w:rFonts w:hint="eastAsia"/>
          <w:b/>
          <w:iCs/>
        </w:rPr>
        <w:t xml:space="preserve"> </w:t>
      </w:r>
      <w:r>
        <w:rPr>
          <w:b/>
          <w:iCs/>
        </w:rPr>
        <w:t>different GSP’s, supplied from the different sections of the main switchboard</w:t>
      </w:r>
      <w:r>
        <w:rPr>
          <w:b/>
          <w:i/>
          <w:iCs/>
        </w:rPr>
        <w:t>.</w:t>
      </w:r>
    </w:p>
    <w:p w14:paraId="52DEA7BE">
      <w:pPr>
        <w:autoSpaceDE w:val="0"/>
        <w:autoSpaceDN w:val="0"/>
        <w:adjustRightInd w:val="0"/>
        <w:spacing w:line="240" w:lineRule="exact"/>
        <w:ind w:left="1554"/>
        <w:jc w:val="left"/>
        <w:rPr>
          <w:kern w:val="0"/>
          <w:sz w:val="24"/>
        </w:rPr>
      </w:pPr>
    </w:p>
    <w:p w14:paraId="730998F3">
      <w:pPr>
        <w:tabs>
          <w:tab w:val="left" w:pos="1540"/>
        </w:tabs>
        <w:autoSpaceDE w:val="0"/>
        <w:autoSpaceDN w:val="0"/>
        <w:adjustRightInd w:val="0"/>
        <w:ind w:left="1012" w:right="-20"/>
        <w:jc w:val="left"/>
        <w:rPr>
          <w:kern w:val="0"/>
          <w:sz w:val="24"/>
        </w:rPr>
      </w:pPr>
      <w:r>
        <w:rPr>
          <w:kern w:val="0"/>
          <w:sz w:val="24"/>
        </w:rPr>
        <w:t>(B)</w:t>
      </w:r>
      <w:r>
        <w:rPr>
          <w:kern w:val="0"/>
          <w:sz w:val="24"/>
        </w:rPr>
        <w:tab/>
      </w:r>
      <w:r>
        <w:rPr>
          <w:kern w:val="0"/>
          <w:sz w:val="24"/>
        </w:rPr>
        <w:t xml:space="preserve">Individual Starter </w:t>
      </w:r>
      <w:r>
        <w:rPr>
          <w:rFonts w:hint="eastAsia"/>
          <w:kern w:val="0"/>
          <w:sz w:val="24"/>
        </w:rPr>
        <w:t>C</w:t>
      </w:r>
      <w:r>
        <w:rPr>
          <w:kern w:val="0"/>
          <w:sz w:val="24"/>
        </w:rPr>
        <w:t>abinets:</w:t>
      </w:r>
    </w:p>
    <w:p w14:paraId="3A906A65">
      <w:pPr>
        <w:autoSpaceDE w:val="0"/>
        <w:autoSpaceDN w:val="0"/>
        <w:adjustRightInd w:val="0"/>
        <w:spacing w:line="240" w:lineRule="exact"/>
        <w:ind w:left="1554"/>
        <w:jc w:val="left"/>
        <w:rPr>
          <w:kern w:val="0"/>
          <w:sz w:val="24"/>
        </w:rPr>
      </w:pPr>
    </w:p>
    <w:p w14:paraId="00093BD1">
      <w:pPr>
        <w:autoSpaceDE w:val="0"/>
        <w:autoSpaceDN w:val="0"/>
        <w:adjustRightInd w:val="0"/>
        <w:ind w:left="1551" w:right="-1"/>
        <w:rPr>
          <w:kern w:val="0"/>
          <w:sz w:val="24"/>
        </w:rPr>
      </w:pPr>
      <w:r>
        <w:rPr>
          <w:kern w:val="0"/>
          <w:sz w:val="24"/>
        </w:rPr>
        <w:t>Starters which are not contained in the group starter board shall be mounted in the drip-proof metal cabinet.</w:t>
      </w:r>
    </w:p>
    <w:p w14:paraId="4E0CBDD4">
      <w:pPr>
        <w:autoSpaceDE w:val="0"/>
        <w:autoSpaceDN w:val="0"/>
        <w:adjustRightInd w:val="0"/>
        <w:spacing w:line="240" w:lineRule="exact"/>
        <w:ind w:left="1554"/>
        <w:jc w:val="left"/>
        <w:rPr>
          <w:kern w:val="0"/>
          <w:sz w:val="24"/>
        </w:rPr>
      </w:pPr>
    </w:p>
    <w:p w14:paraId="4F510BD8">
      <w:pPr>
        <w:autoSpaceDE w:val="0"/>
        <w:autoSpaceDN w:val="0"/>
        <w:adjustRightInd w:val="0"/>
        <w:ind w:left="1551" w:right="-1"/>
        <w:rPr>
          <w:kern w:val="0"/>
          <w:sz w:val="24"/>
        </w:rPr>
      </w:pPr>
      <w:r>
        <w:rPr>
          <w:kern w:val="0"/>
          <w:sz w:val="24"/>
        </w:rPr>
        <w:t>The cabinet shall be arranged for bulkhead mounting type near the respective motor.</w:t>
      </w:r>
    </w:p>
    <w:p w14:paraId="2AB83A13">
      <w:pPr>
        <w:autoSpaceDE w:val="0"/>
        <w:autoSpaceDN w:val="0"/>
        <w:adjustRightInd w:val="0"/>
        <w:spacing w:line="240" w:lineRule="exact"/>
        <w:ind w:left="1554"/>
        <w:jc w:val="left"/>
        <w:rPr>
          <w:kern w:val="0"/>
          <w:sz w:val="24"/>
        </w:rPr>
      </w:pPr>
    </w:p>
    <w:p w14:paraId="2657C122">
      <w:pPr>
        <w:pStyle w:val="3"/>
        <w:numPr>
          <w:ilvl w:val="3"/>
          <w:numId w:val="0"/>
        </w:numPr>
        <w:ind w:left="851" w:leftChars="0" w:hanging="851" w:firstLineChars="0"/>
        <w:jc w:val="left"/>
      </w:pPr>
      <w:bookmarkStart w:id="739" w:name="_Toc48311966"/>
      <w:bookmarkStart w:id="740" w:name="_Toc48573625"/>
      <w:bookmarkStart w:id="741" w:name="_Toc48573763"/>
      <w:bookmarkStart w:id="742" w:name="_Toc49257678"/>
      <w:r>
        <w:rPr>
          <w:rFonts w:hint="eastAsia" w:ascii="Arial" w:hAnsi="Arial" w:eastAsia="黑体" w:cs="Times New Roman"/>
          <w:b/>
          <w:bCs/>
          <w:caps/>
          <w:kern w:val="0"/>
          <w:sz w:val="24"/>
          <w:szCs w:val="24"/>
          <w:lang w:val="en-US" w:eastAsia="zh-CN" w:bidi="ar-SA"/>
        </w:rPr>
        <w:t>8.6.3.2</w:t>
      </w:r>
      <w:r>
        <w:rPr>
          <w:rFonts w:hint="eastAsia" w:cs="Times New Roman"/>
          <w:b/>
          <w:bCs/>
          <w:caps/>
          <w:kern w:val="0"/>
          <w:sz w:val="24"/>
          <w:szCs w:val="24"/>
          <w:lang w:val="en-US" w:eastAsia="zh-CN" w:bidi="ar-SA"/>
        </w:rPr>
        <w:t xml:space="preserve"> </w:t>
      </w:r>
      <w:r>
        <w:t>Ammeters and Running Hour Counters</w:t>
      </w:r>
      <w:bookmarkEnd w:id="739"/>
      <w:bookmarkEnd w:id="740"/>
      <w:bookmarkEnd w:id="741"/>
      <w:bookmarkEnd w:id="742"/>
      <w:r>
        <w:rPr>
          <w:rFonts w:hint="eastAsia"/>
        </w:rPr>
        <w:t xml:space="preserve"> </w:t>
      </w:r>
    </w:p>
    <w:p w14:paraId="62E9B013">
      <w:pPr>
        <w:autoSpaceDE w:val="0"/>
        <w:autoSpaceDN w:val="0"/>
        <w:adjustRightInd w:val="0"/>
        <w:ind w:left="1551" w:right="-1"/>
        <w:rPr>
          <w:kern w:val="0"/>
          <w:sz w:val="24"/>
        </w:rPr>
      </w:pPr>
      <w:r>
        <w:rPr>
          <w:kern w:val="0"/>
          <w:sz w:val="24"/>
        </w:rPr>
        <w:t>Ammeters will be equipped on the starters for important motors in MSB and motor of 15 kW and above.</w:t>
      </w:r>
      <w:r>
        <w:rPr>
          <w:i/>
          <w:iCs/>
        </w:rPr>
        <w:t xml:space="preserve"> </w:t>
      </w:r>
    </w:p>
    <w:p w14:paraId="48757A20">
      <w:pPr>
        <w:autoSpaceDE w:val="0"/>
        <w:autoSpaceDN w:val="0"/>
        <w:adjustRightInd w:val="0"/>
        <w:ind w:left="1551" w:right="-1"/>
        <w:rPr>
          <w:kern w:val="0"/>
          <w:sz w:val="24"/>
        </w:rPr>
      </w:pPr>
      <w:r>
        <w:rPr>
          <w:kern w:val="0"/>
          <w:sz w:val="24"/>
        </w:rPr>
        <w:t>The running hour counters will be equipped on the starters for important motors in MSB and motor of 7.5 kW and above.</w:t>
      </w:r>
    </w:p>
    <w:p w14:paraId="5BE1658D">
      <w:pPr>
        <w:tabs>
          <w:tab w:val="left" w:pos="3880"/>
        </w:tabs>
        <w:autoSpaceDE w:val="0"/>
        <w:autoSpaceDN w:val="0"/>
        <w:adjustRightInd w:val="0"/>
        <w:spacing w:line="240" w:lineRule="exact"/>
        <w:ind w:left="1009"/>
        <w:rPr>
          <w:kern w:val="0"/>
          <w:sz w:val="24"/>
        </w:rPr>
      </w:pPr>
    </w:p>
    <w:p w14:paraId="64C5136A">
      <w:pPr>
        <w:autoSpaceDE w:val="0"/>
        <w:autoSpaceDN w:val="0"/>
        <w:adjustRightInd w:val="0"/>
        <w:ind w:left="1551" w:right="-1"/>
        <w:rPr>
          <w:kern w:val="0"/>
          <w:sz w:val="24"/>
        </w:rPr>
      </w:pPr>
      <w:r>
        <w:rPr>
          <w:kern w:val="0"/>
          <w:sz w:val="24"/>
        </w:rPr>
        <w:t>The ammeter on the starter shall be of overload type</w:t>
      </w:r>
      <w:r>
        <w:rPr>
          <w:rFonts w:hint="eastAsia"/>
          <w:kern w:val="0"/>
          <w:sz w:val="24"/>
        </w:rPr>
        <w:t>, the rated value shall be marked in red color.</w:t>
      </w:r>
    </w:p>
    <w:p w14:paraId="6CC7D84C">
      <w:pPr>
        <w:spacing w:after="120"/>
        <w:ind w:left="992"/>
        <w:rPr>
          <w:kern w:val="0"/>
          <w:sz w:val="24"/>
        </w:rPr>
      </w:pPr>
    </w:p>
    <w:p w14:paraId="2FA5A380">
      <w:pPr>
        <w:pStyle w:val="3"/>
        <w:numPr>
          <w:ilvl w:val="3"/>
          <w:numId w:val="0"/>
        </w:numPr>
        <w:ind w:left="851" w:leftChars="0" w:hanging="851" w:firstLineChars="0"/>
        <w:jc w:val="left"/>
      </w:pPr>
      <w:bookmarkStart w:id="743" w:name="_Toc48573764"/>
      <w:bookmarkStart w:id="744" w:name="_Toc48311967"/>
      <w:bookmarkStart w:id="745" w:name="_Toc48573626"/>
      <w:bookmarkStart w:id="746" w:name="_Toc49257679"/>
      <w:r>
        <w:rPr>
          <w:rFonts w:hint="eastAsia" w:ascii="Arial" w:hAnsi="Arial" w:eastAsia="黑体" w:cs="Times New Roman"/>
          <w:b/>
          <w:bCs/>
          <w:caps/>
          <w:kern w:val="0"/>
          <w:sz w:val="24"/>
          <w:szCs w:val="24"/>
          <w:lang w:val="en-US" w:eastAsia="zh-CN" w:bidi="ar-SA"/>
        </w:rPr>
        <w:t>8.6.3.3</w:t>
      </w:r>
      <w:r>
        <w:rPr>
          <w:rFonts w:hint="eastAsia" w:cs="Times New Roman"/>
          <w:b/>
          <w:bCs/>
          <w:caps/>
          <w:kern w:val="0"/>
          <w:sz w:val="24"/>
          <w:szCs w:val="24"/>
          <w:lang w:val="en-US" w:eastAsia="zh-CN" w:bidi="ar-SA"/>
        </w:rPr>
        <w:t xml:space="preserve"> </w:t>
      </w:r>
      <w:r>
        <w:t>Emergency Stop Device</w:t>
      </w:r>
      <w:bookmarkEnd w:id="743"/>
      <w:bookmarkEnd w:id="744"/>
      <w:bookmarkEnd w:id="745"/>
      <w:bookmarkEnd w:id="746"/>
    </w:p>
    <w:p w14:paraId="2562AA5B">
      <w:pPr>
        <w:pStyle w:val="58"/>
        <w:numPr>
          <w:ilvl w:val="0"/>
          <w:numId w:val="47"/>
        </w:numPr>
        <w:spacing w:after="120"/>
        <w:ind w:firstLineChars="0"/>
      </w:pPr>
      <w:r>
        <w:rPr>
          <w:kern w:val="0"/>
          <w:sz w:val="24"/>
        </w:rPr>
        <w:tab/>
      </w:r>
      <w:r>
        <w:rPr>
          <w:kern w:val="0"/>
          <w:sz w:val="24"/>
        </w:rPr>
        <w:t>For fire</w:t>
      </w:r>
    </w:p>
    <w:p w14:paraId="6781F3C6">
      <w:pPr>
        <w:tabs>
          <w:tab w:val="left" w:pos="3880"/>
        </w:tabs>
        <w:autoSpaceDE w:val="0"/>
        <w:autoSpaceDN w:val="0"/>
        <w:adjustRightInd w:val="0"/>
        <w:spacing w:line="240" w:lineRule="exact"/>
        <w:ind w:left="1009"/>
        <w:rPr>
          <w:kern w:val="0"/>
          <w:sz w:val="24"/>
        </w:rPr>
      </w:pPr>
    </w:p>
    <w:p w14:paraId="52F51D79">
      <w:pPr>
        <w:spacing w:after="120"/>
        <w:ind w:left="992"/>
        <w:rPr>
          <w:kern w:val="0"/>
          <w:sz w:val="24"/>
        </w:rPr>
      </w:pPr>
      <w:r>
        <w:rPr>
          <w:kern w:val="0"/>
          <w:sz w:val="24"/>
        </w:rPr>
        <w:t>All ventilating fans and</w:t>
      </w:r>
      <w:r>
        <w:rPr>
          <w:rFonts w:hint="eastAsia"/>
          <w:kern w:val="0"/>
          <w:sz w:val="24"/>
        </w:rPr>
        <w:t xml:space="preserve"> oil</w:t>
      </w:r>
      <w:r>
        <w:rPr>
          <w:kern w:val="0"/>
          <w:sz w:val="24"/>
        </w:rPr>
        <w:t xml:space="preserve"> pumps shall be c</w:t>
      </w:r>
      <w:bookmarkStart w:id="747" w:name="_Toc308706200"/>
      <w:r>
        <w:rPr>
          <w:kern w:val="0"/>
          <w:sz w:val="24"/>
        </w:rPr>
        <w:t>apable of being stopped in case fire.</w:t>
      </w:r>
    </w:p>
    <w:p w14:paraId="6F2121F5">
      <w:pPr>
        <w:spacing w:after="120"/>
        <w:ind w:left="992"/>
        <w:rPr>
          <w:kern w:val="0"/>
          <w:sz w:val="24"/>
        </w:rPr>
      </w:pPr>
      <w:r>
        <w:rPr>
          <w:kern w:val="0"/>
          <w:sz w:val="24"/>
        </w:rPr>
        <w:t>E</w:t>
      </w:r>
      <w:bookmarkEnd w:id="747"/>
      <w:r>
        <w:rPr>
          <w:kern w:val="0"/>
          <w:sz w:val="24"/>
        </w:rPr>
        <w:t>mergency stop push button shall be provided for each group and their locations shall be as follows:</w:t>
      </w:r>
    </w:p>
    <w:p w14:paraId="5344E50C">
      <w:pPr>
        <w:spacing w:after="120"/>
        <w:ind w:left="992"/>
        <w:rPr>
          <w:kern w:val="0"/>
          <w:sz w:val="24"/>
        </w:rPr>
      </w:pPr>
    </w:p>
    <w:p w14:paraId="5C221322">
      <w:pPr>
        <w:spacing w:after="120" w:line="240" w:lineRule="exact"/>
        <w:ind w:left="424" w:leftChars="202"/>
        <w:rPr>
          <w:kern w:val="0"/>
          <w:sz w:val="24"/>
        </w:rPr>
      </w:pPr>
      <w:r>
        <w:rPr>
          <w:kern w:val="0"/>
          <w:sz w:val="24"/>
        </w:rPr>
        <w:t>(</w:t>
      </w:r>
      <w:r>
        <w:rPr>
          <w:rFonts w:hint="eastAsia"/>
          <w:kern w:val="0"/>
          <w:sz w:val="24"/>
        </w:rPr>
        <w:t>a</w:t>
      </w:r>
      <w:r>
        <w:rPr>
          <w:kern w:val="0"/>
          <w:sz w:val="24"/>
        </w:rPr>
        <w:t>)  Fuel oil pumps</w:t>
      </w:r>
      <w:r>
        <w:rPr>
          <w:rFonts w:hint="eastAsia"/>
          <w:kern w:val="0"/>
          <w:sz w:val="24"/>
        </w:rPr>
        <w:t>,</w:t>
      </w:r>
      <w:r>
        <w:rPr>
          <w:kern w:val="0"/>
          <w:sz w:val="24"/>
        </w:rPr>
        <w:t xml:space="preserve"> lub. oil pumps</w:t>
      </w:r>
      <w:r>
        <w:rPr>
          <w:rFonts w:hint="eastAsia"/>
          <w:kern w:val="0"/>
          <w:sz w:val="24"/>
        </w:rPr>
        <w:t>, oil purifiers</w:t>
      </w:r>
      <w:r>
        <w:rPr>
          <w:kern w:val="0"/>
          <w:sz w:val="24"/>
        </w:rPr>
        <w:t xml:space="preserve"> and ventilation fans in the engine room.</w:t>
      </w:r>
    </w:p>
    <w:p w14:paraId="515C4421">
      <w:pPr>
        <w:spacing w:after="120"/>
        <w:ind w:left="992"/>
        <w:rPr>
          <w:kern w:val="0"/>
          <w:sz w:val="24"/>
        </w:rPr>
      </w:pPr>
      <w:r>
        <w:rPr>
          <w:kern w:val="0"/>
          <w:sz w:val="24"/>
        </w:rPr>
        <w:t>Emergency</w:t>
      </w:r>
      <w:bookmarkStart w:id="748" w:name="_Toc308706202"/>
      <w:r>
        <w:rPr>
          <w:kern w:val="0"/>
          <w:sz w:val="24"/>
        </w:rPr>
        <w:t xml:space="preserve"> stop pu</w:t>
      </w:r>
      <w:bookmarkEnd w:id="748"/>
      <w:r>
        <w:rPr>
          <w:kern w:val="0"/>
          <w:sz w:val="24"/>
        </w:rPr>
        <w:t xml:space="preserve">sh button </w:t>
      </w:r>
      <w:r>
        <w:rPr>
          <w:rFonts w:hint="eastAsia"/>
          <w:kern w:val="0"/>
          <w:sz w:val="24"/>
        </w:rPr>
        <w:t xml:space="preserve">box </w:t>
      </w:r>
      <w:r>
        <w:rPr>
          <w:kern w:val="0"/>
          <w:sz w:val="24"/>
        </w:rPr>
        <w:t>shall be provided in the entrance of engine room</w:t>
      </w:r>
      <w:r>
        <w:rPr>
          <w:rFonts w:hint="eastAsia"/>
          <w:kern w:val="0"/>
          <w:sz w:val="24"/>
        </w:rPr>
        <w:t>,</w:t>
      </w:r>
      <w:r>
        <w:rPr>
          <w:kern w:val="0"/>
          <w:sz w:val="24"/>
        </w:rPr>
        <w:t xml:space="preserve"> fire control station</w:t>
      </w:r>
      <w:r>
        <w:rPr>
          <w:rFonts w:hint="eastAsia"/>
          <w:kern w:val="0"/>
          <w:sz w:val="24"/>
        </w:rPr>
        <w:t xml:space="preserve"> </w:t>
      </w:r>
    </w:p>
    <w:p w14:paraId="6855512B">
      <w:pPr>
        <w:spacing w:after="120"/>
        <w:ind w:left="992"/>
        <w:rPr>
          <w:kern w:val="0"/>
          <w:sz w:val="24"/>
        </w:rPr>
      </w:pPr>
    </w:p>
    <w:p w14:paraId="2F207C2F">
      <w:pPr>
        <w:spacing w:after="120" w:line="240" w:lineRule="exact"/>
        <w:ind w:left="424" w:leftChars="202"/>
        <w:rPr>
          <w:kern w:val="0"/>
          <w:sz w:val="24"/>
        </w:rPr>
      </w:pPr>
      <w:r>
        <w:rPr>
          <w:kern w:val="0"/>
          <w:sz w:val="24"/>
        </w:rPr>
        <w:t>(b)  Ventilating fans in accommodation and cargo hold:</w:t>
      </w:r>
    </w:p>
    <w:p w14:paraId="2E8B535B">
      <w:pPr>
        <w:spacing w:after="120"/>
        <w:ind w:left="992"/>
        <w:rPr>
          <w:kern w:val="0"/>
          <w:sz w:val="24"/>
        </w:rPr>
      </w:pPr>
      <w:r>
        <w:rPr>
          <w:kern w:val="0"/>
          <w:sz w:val="24"/>
        </w:rPr>
        <w:t xml:space="preserve">Each one (1) emergency stop push button </w:t>
      </w:r>
      <w:r>
        <w:rPr>
          <w:rFonts w:hint="eastAsia"/>
          <w:kern w:val="0"/>
          <w:sz w:val="24"/>
        </w:rPr>
        <w:t xml:space="preserve">box </w:t>
      </w:r>
      <w:r>
        <w:rPr>
          <w:kern w:val="0"/>
          <w:sz w:val="24"/>
        </w:rPr>
        <w:t xml:space="preserve">shall be provided in the wheelhouse </w:t>
      </w:r>
      <w:r>
        <w:rPr>
          <w:rFonts w:hint="eastAsia"/>
          <w:kern w:val="0"/>
          <w:sz w:val="24"/>
        </w:rPr>
        <w:t xml:space="preserve">and fire control station </w:t>
      </w:r>
      <w:r>
        <w:rPr>
          <w:kern w:val="0"/>
          <w:sz w:val="24"/>
        </w:rPr>
        <w:t>for stop</w:t>
      </w:r>
      <w:r>
        <w:rPr>
          <w:rFonts w:hint="eastAsia"/>
          <w:kern w:val="0"/>
          <w:sz w:val="24"/>
        </w:rPr>
        <w:t>ping</w:t>
      </w:r>
      <w:r>
        <w:rPr>
          <w:kern w:val="0"/>
          <w:sz w:val="24"/>
        </w:rPr>
        <w:t xml:space="preserve"> accommodation fans </w:t>
      </w:r>
      <w:r>
        <w:rPr>
          <w:rFonts w:hint="eastAsia"/>
          <w:kern w:val="0"/>
          <w:sz w:val="24"/>
        </w:rPr>
        <w:t>and</w:t>
      </w:r>
      <w:r>
        <w:rPr>
          <w:kern w:val="0"/>
          <w:sz w:val="24"/>
        </w:rPr>
        <w:t xml:space="preserve"> cargo hold ventilating fans.</w:t>
      </w:r>
    </w:p>
    <w:p w14:paraId="00F321F3">
      <w:pPr>
        <w:spacing w:after="120"/>
        <w:ind w:left="992"/>
        <w:rPr>
          <w:kern w:val="0"/>
          <w:sz w:val="24"/>
        </w:rPr>
      </w:pPr>
    </w:p>
    <w:p w14:paraId="6F3380FC">
      <w:pPr>
        <w:pStyle w:val="58"/>
        <w:numPr>
          <w:ilvl w:val="0"/>
          <w:numId w:val="47"/>
        </w:numPr>
        <w:spacing w:after="120"/>
        <w:ind w:firstLineChars="0"/>
      </w:pPr>
      <w:r>
        <w:rPr>
          <w:kern w:val="0"/>
          <w:sz w:val="24"/>
        </w:rPr>
        <w:tab/>
      </w:r>
      <w:r>
        <w:rPr>
          <w:kern w:val="0"/>
          <w:sz w:val="24"/>
        </w:rPr>
        <w:t>Other</w:t>
      </w:r>
    </w:p>
    <w:p w14:paraId="0F619152">
      <w:pPr>
        <w:tabs>
          <w:tab w:val="left" w:pos="3880"/>
        </w:tabs>
        <w:autoSpaceDE w:val="0"/>
        <w:autoSpaceDN w:val="0"/>
        <w:adjustRightInd w:val="0"/>
        <w:spacing w:line="240" w:lineRule="exact"/>
        <w:ind w:left="1009"/>
        <w:rPr>
          <w:kern w:val="0"/>
          <w:sz w:val="24"/>
        </w:rPr>
      </w:pPr>
    </w:p>
    <w:p w14:paraId="1D95AEA7">
      <w:pPr>
        <w:pStyle w:val="71"/>
        <w:ind w:left="743"/>
      </w:pPr>
      <w:r>
        <w:t>E</w:t>
      </w:r>
      <w:r>
        <w:rPr>
          <w:spacing w:val="-2"/>
        </w:rPr>
        <w:t>m</w:t>
      </w:r>
      <w:r>
        <w:t>ergency</w:t>
      </w:r>
      <w:r>
        <w:rPr>
          <w:spacing w:val="18"/>
        </w:rPr>
        <w:t xml:space="preserve"> </w:t>
      </w:r>
      <w:r>
        <w:t>stop</w:t>
      </w:r>
      <w:r>
        <w:rPr>
          <w:spacing w:val="18"/>
        </w:rPr>
        <w:t xml:space="preserve"> </w:t>
      </w:r>
      <w:r>
        <w:t>button</w:t>
      </w:r>
      <w:r>
        <w:rPr>
          <w:spacing w:val="18"/>
        </w:rPr>
        <w:t xml:space="preserve"> </w:t>
      </w:r>
      <w:r>
        <w:t>for</w:t>
      </w:r>
      <w:r>
        <w:rPr>
          <w:spacing w:val="18"/>
        </w:rPr>
        <w:t xml:space="preserve"> </w:t>
      </w:r>
      <w:r>
        <w:t>engine</w:t>
      </w:r>
      <w:r>
        <w:rPr>
          <w:spacing w:val="18"/>
        </w:rPr>
        <w:t xml:space="preserve"> </w:t>
      </w:r>
      <w:r>
        <w:t>room</w:t>
      </w:r>
      <w:r>
        <w:rPr>
          <w:spacing w:val="16"/>
        </w:rPr>
        <w:t xml:space="preserve"> </w:t>
      </w:r>
      <w:r>
        <w:t>bilge</w:t>
      </w:r>
      <w:r>
        <w:rPr>
          <w:spacing w:val="16"/>
        </w:rPr>
        <w:t xml:space="preserve"> </w:t>
      </w:r>
      <w:r>
        <w:t>pu</w:t>
      </w:r>
      <w:r>
        <w:rPr>
          <w:spacing w:val="-2"/>
        </w:rPr>
        <w:t>m</w:t>
      </w:r>
      <w:r>
        <w:t>p</w:t>
      </w:r>
      <w:r>
        <w:rPr>
          <w:spacing w:val="18"/>
        </w:rPr>
        <w:t xml:space="preserve"> </w:t>
      </w:r>
      <w:r>
        <w:t>and</w:t>
      </w:r>
      <w:r>
        <w:rPr>
          <w:spacing w:val="18"/>
        </w:rPr>
        <w:t xml:space="preserve"> </w:t>
      </w:r>
      <w:r>
        <w:t>sludge</w:t>
      </w:r>
      <w:r>
        <w:rPr>
          <w:spacing w:val="18"/>
        </w:rPr>
        <w:t xml:space="preserve"> </w:t>
      </w:r>
      <w:r>
        <w:t>pu</w:t>
      </w:r>
      <w:r>
        <w:rPr>
          <w:spacing w:val="-2"/>
        </w:rPr>
        <w:t>m</w:t>
      </w:r>
      <w:r>
        <w:t>p</w:t>
      </w:r>
      <w:r>
        <w:rPr>
          <w:spacing w:val="18"/>
        </w:rPr>
        <w:t xml:space="preserve"> </w:t>
      </w:r>
      <w:r>
        <w:t>include other system which may connect to shore cause potential pollution</w:t>
      </w:r>
      <w:r>
        <w:rPr>
          <w:spacing w:val="18"/>
        </w:rPr>
        <w:t xml:space="preserve"> </w:t>
      </w:r>
      <w:r>
        <w:t>shall</w:t>
      </w:r>
      <w:r>
        <w:rPr>
          <w:spacing w:val="18"/>
        </w:rPr>
        <w:t xml:space="preserve"> </w:t>
      </w:r>
      <w:r>
        <w:t>be</w:t>
      </w:r>
      <w:r>
        <w:rPr>
          <w:spacing w:val="18"/>
        </w:rPr>
        <w:t xml:space="preserve"> </w:t>
      </w:r>
      <w:r>
        <w:t>provided</w:t>
      </w:r>
      <w:r>
        <w:rPr>
          <w:rFonts w:hint="eastAsia"/>
        </w:rPr>
        <w:t xml:space="preserve"> </w:t>
      </w:r>
      <w:r>
        <w:t>on upper deck (port and starbo</w:t>
      </w:r>
      <w:r>
        <w:rPr>
          <w:spacing w:val="-1"/>
        </w:rPr>
        <w:t>a</w:t>
      </w:r>
      <w:r>
        <w:t>rd) according to the requir</w:t>
      </w:r>
      <w:r>
        <w:rPr>
          <w:spacing w:val="-1"/>
        </w:rPr>
        <w:t>e</w:t>
      </w:r>
      <w:r>
        <w:t>ment of USCG Regulation.</w:t>
      </w:r>
    </w:p>
    <w:p w14:paraId="36290386">
      <w:pPr>
        <w:pStyle w:val="71"/>
        <w:ind w:left="743"/>
      </w:pPr>
    </w:p>
    <w:p w14:paraId="58D210F0">
      <w:pPr>
        <w:pStyle w:val="71"/>
        <w:ind w:left="743"/>
        <w:rPr>
          <w:b/>
        </w:rPr>
      </w:pPr>
      <w:r>
        <w:rPr>
          <w:b/>
        </w:rPr>
        <w:t>Emergency stop device shall have self-monitoring features like power failure and cable break. Emergency stop push button to be fitted with plastic covers. Box to be red painted</w:t>
      </w:r>
    </w:p>
    <w:p w14:paraId="37EF3F19">
      <w:pPr>
        <w:pStyle w:val="71"/>
        <w:ind w:left="743"/>
      </w:pPr>
    </w:p>
    <w:p w14:paraId="293331BF">
      <w:pPr>
        <w:pStyle w:val="71"/>
        <w:ind w:left="743"/>
      </w:pPr>
      <w:r>
        <w:t>Sea</w:t>
      </w:r>
      <w:r>
        <w:rPr>
          <w:spacing w:val="10"/>
        </w:rPr>
        <w:t xml:space="preserve"> </w:t>
      </w:r>
      <w:r>
        <w:t>water</w:t>
      </w:r>
      <w:r>
        <w:rPr>
          <w:spacing w:val="10"/>
        </w:rPr>
        <w:t xml:space="preserve"> </w:t>
      </w:r>
      <w:r>
        <w:t>discharge</w:t>
      </w:r>
      <w:r>
        <w:rPr>
          <w:spacing w:val="10"/>
        </w:rPr>
        <w:t xml:space="preserve"> </w:t>
      </w:r>
      <w:r>
        <w:t>pumps</w:t>
      </w:r>
      <w:r>
        <w:rPr>
          <w:spacing w:val="10"/>
        </w:rPr>
        <w:t xml:space="preserve"> </w:t>
      </w:r>
      <w:r>
        <w:t>having</w:t>
      </w:r>
      <w:r>
        <w:rPr>
          <w:spacing w:val="9"/>
        </w:rPr>
        <w:t xml:space="preserve"> </w:t>
      </w:r>
      <w:r>
        <w:t>a</w:t>
      </w:r>
      <w:r>
        <w:rPr>
          <w:spacing w:val="9"/>
        </w:rPr>
        <w:t xml:space="preserve"> </w:t>
      </w:r>
      <w:r>
        <w:t>water</w:t>
      </w:r>
      <w:r>
        <w:rPr>
          <w:spacing w:val="9"/>
        </w:rPr>
        <w:t xml:space="preserve"> </w:t>
      </w:r>
      <w:r>
        <w:t>dischar</w:t>
      </w:r>
      <w:r>
        <w:rPr>
          <w:spacing w:val="-1"/>
        </w:rPr>
        <w:t>g</w:t>
      </w:r>
      <w:r>
        <w:t>e</w:t>
      </w:r>
      <w:r>
        <w:rPr>
          <w:spacing w:val="10"/>
        </w:rPr>
        <w:t xml:space="preserve"> </w:t>
      </w:r>
      <w:r>
        <w:t>o</w:t>
      </w:r>
      <w:r>
        <w:rPr>
          <w:spacing w:val="-1"/>
        </w:rPr>
        <w:t>u</w:t>
      </w:r>
      <w:r>
        <w:t>tl</w:t>
      </w:r>
      <w:r>
        <w:rPr>
          <w:spacing w:val="-1"/>
        </w:rPr>
        <w:t>e</w:t>
      </w:r>
      <w:r>
        <w:t>t</w:t>
      </w:r>
      <w:r>
        <w:rPr>
          <w:spacing w:val="10"/>
        </w:rPr>
        <w:t xml:space="preserve"> </w:t>
      </w:r>
      <w:r>
        <w:t>beneath</w:t>
      </w:r>
      <w:r>
        <w:rPr>
          <w:spacing w:val="8"/>
        </w:rPr>
        <w:t xml:space="preserve"> </w:t>
      </w:r>
      <w:r>
        <w:t>the</w:t>
      </w:r>
      <w:r>
        <w:rPr>
          <w:spacing w:val="8"/>
        </w:rPr>
        <w:t xml:space="preserve"> </w:t>
      </w:r>
      <w:r>
        <w:t>li</w:t>
      </w:r>
      <w:r>
        <w:rPr>
          <w:spacing w:val="-1"/>
        </w:rPr>
        <w:t>f</w:t>
      </w:r>
      <w:r>
        <w:t>e</w:t>
      </w:r>
      <w:r>
        <w:rPr>
          <w:spacing w:val="10"/>
        </w:rPr>
        <w:t xml:space="preserve"> </w:t>
      </w:r>
      <w:r>
        <w:t>bo</w:t>
      </w:r>
      <w:r>
        <w:rPr>
          <w:spacing w:val="-1"/>
        </w:rPr>
        <w:t>a</w:t>
      </w:r>
      <w:r>
        <w:t>t</w:t>
      </w:r>
      <w:r>
        <w:rPr>
          <w:spacing w:val="10"/>
        </w:rPr>
        <w:t xml:space="preserve"> </w:t>
      </w:r>
      <w:r>
        <w:rPr>
          <w:spacing w:val="-1"/>
        </w:rPr>
        <w:t>s</w:t>
      </w:r>
      <w:r>
        <w:rPr>
          <w:spacing w:val="1"/>
        </w:rPr>
        <w:t>t</w:t>
      </w:r>
      <w:r>
        <w:rPr>
          <w:spacing w:val="-1"/>
        </w:rPr>
        <w:t>ow</w:t>
      </w:r>
      <w:r>
        <w:t>ing place</w:t>
      </w:r>
      <w:r>
        <w:rPr>
          <w:spacing w:val="-16"/>
        </w:rPr>
        <w:t xml:space="preserve"> </w:t>
      </w:r>
      <w:r>
        <w:t>above</w:t>
      </w:r>
      <w:r>
        <w:rPr>
          <w:spacing w:val="-16"/>
        </w:rPr>
        <w:t xml:space="preserve"> </w:t>
      </w:r>
      <w:r>
        <w:t>light</w:t>
      </w:r>
      <w:r>
        <w:rPr>
          <w:spacing w:val="-16"/>
        </w:rPr>
        <w:t xml:space="preserve"> </w:t>
      </w:r>
      <w:r>
        <w:t>ballast waterline,</w:t>
      </w:r>
      <w:r>
        <w:rPr>
          <w:spacing w:val="-16"/>
        </w:rPr>
        <w:t xml:space="preserve"> </w:t>
      </w:r>
      <w:r>
        <w:t>if any, shall</w:t>
      </w:r>
      <w:r>
        <w:rPr>
          <w:spacing w:val="-17"/>
        </w:rPr>
        <w:t xml:space="preserve"> </w:t>
      </w:r>
      <w:r>
        <w:t>be stopped</w:t>
      </w:r>
      <w:r>
        <w:rPr>
          <w:spacing w:val="-16"/>
        </w:rPr>
        <w:t xml:space="preserve"> </w:t>
      </w:r>
      <w:r>
        <w:t>in case of boat launching at the location of boat launch.</w:t>
      </w:r>
    </w:p>
    <w:p w14:paraId="511BFFDE">
      <w:pPr>
        <w:tabs>
          <w:tab w:val="left" w:pos="3880"/>
        </w:tabs>
        <w:autoSpaceDE w:val="0"/>
        <w:autoSpaceDN w:val="0"/>
        <w:adjustRightInd w:val="0"/>
        <w:spacing w:line="240" w:lineRule="exact"/>
        <w:ind w:left="1009"/>
        <w:rPr>
          <w:kern w:val="0"/>
          <w:sz w:val="24"/>
        </w:rPr>
      </w:pPr>
    </w:p>
    <w:p w14:paraId="2B821DAF">
      <w:pPr>
        <w:pStyle w:val="3"/>
        <w:numPr>
          <w:ilvl w:val="3"/>
          <w:numId w:val="0"/>
        </w:numPr>
        <w:ind w:left="851" w:leftChars="0" w:hanging="851" w:firstLineChars="0"/>
        <w:jc w:val="left"/>
      </w:pPr>
      <w:bookmarkStart w:id="749" w:name="_Toc49257680"/>
      <w:bookmarkStart w:id="750" w:name="_Toc48311968"/>
      <w:bookmarkStart w:id="751" w:name="_Toc48573765"/>
      <w:bookmarkStart w:id="752" w:name="_Toc48573627"/>
      <w:r>
        <w:rPr>
          <w:rFonts w:hint="eastAsia" w:ascii="Arial" w:hAnsi="Arial" w:eastAsia="黑体" w:cs="Times New Roman"/>
          <w:b/>
          <w:bCs/>
          <w:caps/>
          <w:kern w:val="0"/>
          <w:sz w:val="24"/>
          <w:szCs w:val="24"/>
          <w:lang w:val="en-US" w:eastAsia="zh-CN" w:bidi="ar-SA"/>
        </w:rPr>
        <w:t>8.6.3.4</w:t>
      </w:r>
      <w:r>
        <w:rPr>
          <w:rFonts w:hint="eastAsia" w:cs="Times New Roman"/>
          <w:b/>
          <w:bCs/>
          <w:caps/>
          <w:kern w:val="0"/>
          <w:sz w:val="24"/>
          <w:szCs w:val="24"/>
          <w:lang w:val="en-US" w:eastAsia="zh-CN" w:bidi="ar-SA"/>
        </w:rPr>
        <w:t xml:space="preserve"> </w:t>
      </w:r>
      <w:r>
        <w:t>Steering Gear Motors</w:t>
      </w:r>
      <w:bookmarkEnd w:id="749"/>
      <w:bookmarkEnd w:id="750"/>
      <w:bookmarkEnd w:id="751"/>
      <w:bookmarkEnd w:id="752"/>
    </w:p>
    <w:p w14:paraId="1A2E81C5">
      <w:pPr>
        <w:pStyle w:val="71"/>
        <w:ind w:left="743"/>
      </w:pPr>
      <w:r>
        <w:t>The steering gear</w:t>
      </w:r>
      <w:r>
        <w:rPr>
          <w:spacing w:val="-16"/>
        </w:rPr>
        <w:t xml:space="preserve"> </w:t>
      </w:r>
      <w:r>
        <w:rPr>
          <w:spacing w:val="-2"/>
        </w:rPr>
        <w:t>m</w:t>
      </w:r>
      <w:r>
        <w:t>o</w:t>
      </w:r>
      <w:r>
        <w:rPr>
          <w:spacing w:val="2"/>
        </w:rPr>
        <w:t>t</w:t>
      </w:r>
      <w:r>
        <w:t xml:space="preserve">ors shall be </w:t>
      </w:r>
      <w:r>
        <w:rPr>
          <w:rFonts w:hint="eastAsia"/>
        </w:rPr>
        <w:t xml:space="preserve">IP44 squirrel cage type and which power </w:t>
      </w:r>
      <w:r>
        <w:t>fed by sep</w:t>
      </w:r>
      <w:r>
        <w:rPr>
          <w:spacing w:val="-1"/>
        </w:rPr>
        <w:t>a</w:t>
      </w:r>
      <w:r>
        <w:t>rate</w:t>
      </w:r>
      <w:r>
        <w:rPr>
          <w:spacing w:val="-15"/>
        </w:rPr>
        <w:t xml:space="preserve"> </w:t>
      </w:r>
      <w:r>
        <w:t>feeder</w:t>
      </w:r>
      <w:r>
        <w:rPr>
          <w:spacing w:val="-15"/>
        </w:rPr>
        <w:t xml:space="preserve"> </w:t>
      </w:r>
      <w:r>
        <w:t>circuits, one</w:t>
      </w:r>
      <w:r>
        <w:rPr>
          <w:spacing w:val="-15"/>
        </w:rPr>
        <w:t xml:space="preserve"> </w:t>
      </w:r>
      <w:r>
        <w:t>(1)</w:t>
      </w:r>
      <w:r>
        <w:rPr>
          <w:spacing w:val="-15"/>
        </w:rPr>
        <w:t xml:space="preserve"> </w:t>
      </w:r>
      <w:r>
        <w:t>from</w:t>
      </w:r>
      <w:r>
        <w:rPr>
          <w:spacing w:val="-17"/>
        </w:rPr>
        <w:t xml:space="preserve"> </w:t>
      </w:r>
      <w:r>
        <w:rPr>
          <w:spacing w:val="-2"/>
        </w:rPr>
        <w:t>m</w:t>
      </w:r>
      <w:r>
        <w:rPr>
          <w:spacing w:val="1"/>
        </w:rPr>
        <w:t>a</w:t>
      </w:r>
      <w:r>
        <w:rPr>
          <w:spacing w:val="2"/>
        </w:rPr>
        <w:t>i</w:t>
      </w:r>
      <w:r>
        <w:t xml:space="preserve">n switchboard and another one (1) from </w:t>
      </w:r>
      <w:r>
        <w:rPr>
          <w:spacing w:val="1"/>
        </w:rPr>
        <w:t>e</w:t>
      </w:r>
      <w:r>
        <w:rPr>
          <w:spacing w:val="-3"/>
        </w:rPr>
        <w:t>m</w:t>
      </w:r>
      <w:r>
        <w:rPr>
          <w:spacing w:val="1"/>
        </w:rPr>
        <w:t>e</w:t>
      </w:r>
      <w:r>
        <w:t>rgency switchboard, according to the require</w:t>
      </w:r>
      <w:r>
        <w:rPr>
          <w:spacing w:val="-2"/>
        </w:rPr>
        <w:t>m</w:t>
      </w:r>
      <w:r>
        <w:t>ents of the Rules.</w:t>
      </w:r>
    </w:p>
    <w:p w14:paraId="4683E76E">
      <w:pPr>
        <w:tabs>
          <w:tab w:val="left" w:pos="3880"/>
        </w:tabs>
        <w:autoSpaceDE w:val="0"/>
        <w:autoSpaceDN w:val="0"/>
        <w:adjustRightInd w:val="0"/>
        <w:spacing w:line="240" w:lineRule="exact"/>
        <w:ind w:left="1009"/>
        <w:rPr>
          <w:kern w:val="0"/>
          <w:sz w:val="24"/>
        </w:rPr>
      </w:pPr>
    </w:p>
    <w:p w14:paraId="0F957711">
      <w:pPr>
        <w:pStyle w:val="71"/>
        <w:ind w:left="743"/>
      </w:pPr>
      <w:r>
        <w:t>The</w:t>
      </w:r>
      <w:r>
        <w:rPr>
          <w:spacing w:val="1"/>
        </w:rPr>
        <w:t xml:space="preserve"> </w:t>
      </w:r>
      <w:r>
        <w:t>feeder</w:t>
      </w:r>
      <w:r>
        <w:rPr>
          <w:spacing w:val="1"/>
        </w:rPr>
        <w:t xml:space="preserve"> </w:t>
      </w:r>
      <w:r>
        <w:t>cables</w:t>
      </w:r>
      <w:r>
        <w:rPr>
          <w:spacing w:val="1"/>
        </w:rPr>
        <w:t xml:space="preserve"> </w:t>
      </w:r>
      <w:r>
        <w:t>shall</w:t>
      </w:r>
      <w:r>
        <w:rPr>
          <w:spacing w:val="1"/>
        </w:rPr>
        <w:t xml:space="preserve"> </w:t>
      </w:r>
      <w:r>
        <w:rPr>
          <w:spacing w:val="-1"/>
        </w:rPr>
        <w:t>b</w:t>
      </w:r>
      <w:r>
        <w:t>e</w:t>
      </w:r>
      <w:r>
        <w:rPr>
          <w:spacing w:val="1"/>
        </w:rPr>
        <w:t xml:space="preserve"> </w:t>
      </w:r>
      <w:r>
        <w:t>run</w:t>
      </w:r>
      <w:r>
        <w:rPr>
          <w:spacing w:val="-2"/>
        </w:rPr>
        <w:t xml:space="preserve"> </w:t>
      </w:r>
      <w:r>
        <w:t>so</w:t>
      </w:r>
      <w:r>
        <w:rPr>
          <w:spacing w:val="1"/>
        </w:rPr>
        <w:t xml:space="preserve"> </w:t>
      </w:r>
      <w:r>
        <w:t>as to</w:t>
      </w:r>
      <w:r>
        <w:rPr>
          <w:spacing w:val="1"/>
        </w:rPr>
        <w:t xml:space="preserve"> </w:t>
      </w:r>
      <w:r>
        <w:rPr>
          <w:spacing w:val="-2"/>
        </w:rPr>
        <w:t>m</w:t>
      </w:r>
      <w:r>
        <w:rPr>
          <w:spacing w:val="1"/>
        </w:rPr>
        <w:t>i</w:t>
      </w:r>
      <w:r>
        <w:t>n</w:t>
      </w:r>
      <w:r>
        <w:rPr>
          <w:spacing w:val="2"/>
        </w:rPr>
        <w:t>i</w:t>
      </w:r>
      <w:r>
        <w:rPr>
          <w:spacing w:val="-2"/>
        </w:rPr>
        <w:t>m</w:t>
      </w:r>
      <w:r>
        <w:rPr>
          <w:spacing w:val="1"/>
        </w:rPr>
        <w:t>i</w:t>
      </w:r>
      <w:r>
        <w:t>ze</w:t>
      </w:r>
      <w:r>
        <w:rPr>
          <w:spacing w:val="1"/>
        </w:rPr>
        <w:t xml:space="preserve"> </w:t>
      </w:r>
      <w:r>
        <w:t>the</w:t>
      </w:r>
      <w:r>
        <w:rPr>
          <w:spacing w:val="1"/>
        </w:rPr>
        <w:t xml:space="preserve"> </w:t>
      </w:r>
      <w:r>
        <w:t>proba</w:t>
      </w:r>
      <w:r>
        <w:rPr>
          <w:spacing w:val="-1"/>
        </w:rPr>
        <w:t>b</w:t>
      </w:r>
      <w:r>
        <w:t>i</w:t>
      </w:r>
      <w:r>
        <w:rPr>
          <w:spacing w:val="-3"/>
        </w:rPr>
        <w:t>l</w:t>
      </w:r>
      <w:r>
        <w:t>ity</w:t>
      </w:r>
      <w:r>
        <w:rPr>
          <w:spacing w:val="1"/>
        </w:rPr>
        <w:t xml:space="preserve"> </w:t>
      </w:r>
      <w:r>
        <w:t>of</w:t>
      </w:r>
      <w:r>
        <w:rPr>
          <w:spacing w:val="1"/>
        </w:rPr>
        <w:t xml:space="preserve"> </w:t>
      </w:r>
      <w:r>
        <w:t>si</w:t>
      </w:r>
      <w:r>
        <w:rPr>
          <w:spacing w:val="-2"/>
        </w:rPr>
        <w:t>m</w:t>
      </w:r>
      <w:r>
        <w:t>ultaneous</w:t>
      </w:r>
      <w:r>
        <w:rPr>
          <w:spacing w:val="1"/>
        </w:rPr>
        <w:t xml:space="preserve"> </w:t>
      </w:r>
      <w:r>
        <w:t>failure</w:t>
      </w:r>
      <w:r>
        <w:rPr>
          <w:spacing w:val="1"/>
        </w:rPr>
        <w:t xml:space="preserve"> </w:t>
      </w:r>
      <w:r>
        <w:t>of both feeders.</w:t>
      </w:r>
    </w:p>
    <w:p w14:paraId="747AA3BC">
      <w:pPr>
        <w:tabs>
          <w:tab w:val="left" w:pos="3880"/>
        </w:tabs>
        <w:autoSpaceDE w:val="0"/>
        <w:autoSpaceDN w:val="0"/>
        <w:adjustRightInd w:val="0"/>
        <w:spacing w:line="240" w:lineRule="exact"/>
        <w:ind w:left="1009"/>
        <w:rPr>
          <w:kern w:val="0"/>
          <w:sz w:val="24"/>
        </w:rPr>
      </w:pPr>
    </w:p>
    <w:p w14:paraId="690245C5">
      <w:pPr>
        <w:pStyle w:val="71"/>
        <w:ind w:left="743"/>
      </w:pPr>
      <w:r>
        <w:t>Both</w:t>
      </w:r>
      <w:r>
        <w:rPr>
          <w:spacing w:val="24"/>
        </w:rPr>
        <w:t xml:space="preserve"> </w:t>
      </w:r>
      <w:r>
        <w:t>independent</w:t>
      </w:r>
      <w:r>
        <w:rPr>
          <w:spacing w:val="24"/>
        </w:rPr>
        <w:t xml:space="preserve"> </w:t>
      </w:r>
      <w:r>
        <w:rPr>
          <w:spacing w:val="-2"/>
        </w:rPr>
        <w:t>m</w:t>
      </w:r>
      <w:r>
        <w:t>otor</w:t>
      </w:r>
      <w:r>
        <w:rPr>
          <w:spacing w:val="24"/>
        </w:rPr>
        <w:t xml:space="preserve"> </w:t>
      </w:r>
      <w:r>
        <w:t>starters</w:t>
      </w:r>
      <w:r>
        <w:rPr>
          <w:spacing w:val="24"/>
        </w:rPr>
        <w:t xml:space="preserve"> </w:t>
      </w:r>
      <w:r>
        <w:t>shall</w:t>
      </w:r>
      <w:r>
        <w:rPr>
          <w:spacing w:val="24"/>
        </w:rPr>
        <w:t xml:space="preserve"> </w:t>
      </w:r>
      <w:r>
        <w:t>be</w:t>
      </w:r>
      <w:r>
        <w:rPr>
          <w:spacing w:val="24"/>
        </w:rPr>
        <w:t xml:space="preserve"> </w:t>
      </w:r>
      <w:r>
        <w:t>l</w:t>
      </w:r>
      <w:r>
        <w:rPr>
          <w:spacing w:val="-2"/>
        </w:rPr>
        <w:t>o</w:t>
      </w:r>
      <w:r>
        <w:t>cated</w:t>
      </w:r>
      <w:r>
        <w:rPr>
          <w:spacing w:val="23"/>
        </w:rPr>
        <w:t xml:space="preserve"> </w:t>
      </w:r>
      <w:r>
        <w:t>in</w:t>
      </w:r>
      <w:r>
        <w:rPr>
          <w:spacing w:val="24"/>
        </w:rPr>
        <w:t xml:space="preserve"> </w:t>
      </w:r>
      <w:r>
        <w:t>the</w:t>
      </w:r>
      <w:r>
        <w:rPr>
          <w:spacing w:val="24"/>
        </w:rPr>
        <w:t xml:space="preserve"> </w:t>
      </w:r>
      <w:r>
        <w:t>steering</w:t>
      </w:r>
      <w:r>
        <w:rPr>
          <w:spacing w:val="24"/>
        </w:rPr>
        <w:t xml:space="preserve"> </w:t>
      </w:r>
      <w:r>
        <w:t>gear</w:t>
      </w:r>
      <w:r>
        <w:rPr>
          <w:spacing w:val="24"/>
        </w:rPr>
        <w:t xml:space="preserve"> </w:t>
      </w:r>
      <w:r>
        <w:t>ro</w:t>
      </w:r>
      <w:r>
        <w:rPr>
          <w:spacing w:val="-1"/>
        </w:rPr>
        <w:t>om</w:t>
      </w:r>
      <w:r>
        <w:t>.</w:t>
      </w:r>
      <w:r>
        <w:rPr>
          <w:spacing w:val="24"/>
        </w:rPr>
        <w:t xml:space="preserve"> </w:t>
      </w:r>
      <w:r>
        <w:t>The</w:t>
      </w:r>
      <w:r>
        <w:rPr>
          <w:spacing w:val="24"/>
        </w:rPr>
        <w:t xml:space="preserve"> </w:t>
      </w:r>
      <w:r>
        <w:rPr>
          <w:spacing w:val="-2"/>
        </w:rPr>
        <w:t>m</w:t>
      </w:r>
      <w:r>
        <w:t>o</w:t>
      </w:r>
      <w:r>
        <w:rPr>
          <w:spacing w:val="2"/>
        </w:rPr>
        <w:t>t</w:t>
      </w:r>
      <w:r>
        <w:t>ors can be controlled locally</w:t>
      </w:r>
      <w:r>
        <w:rPr>
          <w:spacing w:val="-2"/>
        </w:rPr>
        <w:t xml:space="preserve"> </w:t>
      </w:r>
      <w:r>
        <w:t>or from</w:t>
      </w:r>
      <w:r>
        <w:rPr>
          <w:spacing w:val="-2"/>
        </w:rPr>
        <w:t xml:space="preserve"> </w:t>
      </w:r>
      <w:r>
        <w:t>the bridge.</w:t>
      </w:r>
    </w:p>
    <w:p w14:paraId="0ABF6A61">
      <w:pPr>
        <w:tabs>
          <w:tab w:val="left" w:pos="3880"/>
        </w:tabs>
        <w:autoSpaceDE w:val="0"/>
        <w:autoSpaceDN w:val="0"/>
        <w:adjustRightInd w:val="0"/>
        <w:spacing w:line="240" w:lineRule="exact"/>
        <w:ind w:left="1009"/>
        <w:rPr>
          <w:kern w:val="0"/>
          <w:sz w:val="24"/>
        </w:rPr>
      </w:pPr>
    </w:p>
    <w:p w14:paraId="3FD71A57">
      <w:pPr>
        <w:pStyle w:val="71"/>
        <w:ind w:left="743"/>
      </w:pPr>
      <w:r>
        <w:t>The</w:t>
      </w:r>
      <w:r>
        <w:rPr>
          <w:spacing w:val="18"/>
        </w:rPr>
        <w:t xml:space="preserve"> </w:t>
      </w:r>
      <w:r>
        <w:t>steering</w:t>
      </w:r>
      <w:r>
        <w:rPr>
          <w:spacing w:val="17"/>
        </w:rPr>
        <w:t xml:space="preserve"> </w:t>
      </w:r>
      <w:r>
        <w:t>gear</w:t>
      </w:r>
      <w:r>
        <w:rPr>
          <w:spacing w:val="18"/>
        </w:rPr>
        <w:t xml:space="preserve"> </w:t>
      </w:r>
      <w:r>
        <w:t>alarm</w:t>
      </w:r>
      <w:r>
        <w:rPr>
          <w:spacing w:val="16"/>
        </w:rPr>
        <w:t xml:space="preserve"> </w:t>
      </w:r>
      <w:r>
        <w:t>shall</w:t>
      </w:r>
      <w:r>
        <w:rPr>
          <w:spacing w:val="18"/>
        </w:rPr>
        <w:t xml:space="preserve"> </w:t>
      </w:r>
      <w:r>
        <w:rPr>
          <w:spacing w:val="-1"/>
        </w:rPr>
        <w:t>b</w:t>
      </w:r>
      <w:r>
        <w:t>e</w:t>
      </w:r>
      <w:r>
        <w:rPr>
          <w:spacing w:val="18"/>
        </w:rPr>
        <w:t xml:space="preserve"> </w:t>
      </w:r>
      <w:r>
        <w:t>in</w:t>
      </w:r>
      <w:r>
        <w:rPr>
          <w:spacing w:val="-1"/>
        </w:rPr>
        <w:t>s</w:t>
      </w:r>
      <w:r>
        <w:rPr>
          <w:spacing w:val="1"/>
        </w:rPr>
        <w:t>t</w:t>
      </w:r>
      <w:r>
        <w:t>a</w:t>
      </w:r>
      <w:r>
        <w:rPr>
          <w:spacing w:val="-2"/>
        </w:rPr>
        <w:t>l</w:t>
      </w:r>
      <w:r>
        <w:t>led</w:t>
      </w:r>
      <w:r>
        <w:rPr>
          <w:spacing w:val="18"/>
        </w:rPr>
        <w:t xml:space="preserve"> </w:t>
      </w:r>
      <w:r>
        <w:rPr>
          <w:spacing w:val="-1"/>
        </w:rPr>
        <w:t>o</w:t>
      </w:r>
      <w:r>
        <w:t>n</w:t>
      </w:r>
      <w:r>
        <w:rPr>
          <w:spacing w:val="18"/>
        </w:rPr>
        <w:t xml:space="preserve"> </w:t>
      </w:r>
      <w:r>
        <w:rPr>
          <w:rFonts w:hint="eastAsia"/>
        </w:rPr>
        <w:t>wheelhouse</w:t>
      </w:r>
      <w:r>
        <w:rPr>
          <w:spacing w:val="18"/>
        </w:rPr>
        <w:t xml:space="preserve"> </w:t>
      </w:r>
      <w:r>
        <w:t>a</w:t>
      </w:r>
      <w:r>
        <w:rPr>
          <w:spacing w:val="-1"/>
        </w:rPr>
        <w:t>n</w:t>
      </w:r>
      <w:r>
        <w:t>d</w:t>
      </w:r>
      <w:r>
        <w:rPr>
          <w:spacing w:val="18"/>
        </w:rPr>
        <w:t xml:space="preserve"> </w:t>
      </w:r>
      <w:r>
        <w:t>in</w:t>
      </w:r>
      <w:r>
        <w:rPr>
          <w:spacing w:val="18"/>
        </w:rPr>
        <w:t xml:space="preserve"> </w:t>
      </w:r>
      <w:r>
        <w:t>the</w:t>
      </w:r>
      <w:r>
        <w:rPr>
          <w:spacing w:val="18"/>
        </w:rPr>
        <w:t xml:space="preserve"> </w:t>
      </w:r>
      <w:r>
        <w:t>ECR</w:t>
      </w:r>
      <w:r>
        <w:rPr>
          <w:spacing w:val="18"/>
        </w:rPr>
        <w:t xml:space="preserve"> </w:t>
      </w:r>
      <w:r>
        <w:t>in</w:t>
      </w:r>
      <w:r>
        <w:rPr>
          <w:spacing w:val="18"/>
        </w:rPr>
        <w:t xml:space="preserve"> </w:t>
      </w:r>
      <w:r>
        <w:t>acc</w:t>
      </w:r>
      <w:r>
        <w:rPr>
          <w:spacing w:val="-1"/>
        </w:rPr>
        <w:t>o</w:t>
      </w:r>
      <w:r>
        <w:t>r</w:t>
      </w:r>
      <w:r>
        <w:rPr>
          <w:spacing w:val="-1"/>
        </w:rPr>
        <w:t>d</w:t>
      </w:r>
      <w:r>
        <w:t xml:space="preserve">ance with the </w:t>
      </w:r>
      <w:r>
        <w:rPr>
          <w:spacing w:val="-1"/>
        </w:rPr>
        <w:t>r</w:t>
      </w:r>
      <w:r>
        <w:t>e</w:t>
      </w:r>
      <w:r>
        <w:rPr>
          <w:spacing w:val="-1"/>
        </w:rPr>
        <w:t>q</w:t>
      </w:r>
      <w:r>
        <w:t>uire</w:t>
      </w:r>
      <w:r>
        <w:rPr>
          <w:spacing w:val="-2"/>
        </w:rPr>
        <w:t>m</w:t>
      </w:r>
      <w:r>
        <w:t>ents of</w:t>
      </w:r>
      <w:r>
        <w:rPr>
          <w:spacing w:val="-1"/>
        </w:rPr>
        <w:t xml:space="preserve"> </w:t>
      </w:r>
      <w:r>
        <w:t>the rules.</w:t>
      </w:r>
    </w:p>
    <w:p w14:paraId="55A27A36">
      <w:pPr>
        <w:tabs>
          <w:tab w:val="left" w:pos="3880"/>
        </w:tabs>
        <w:autoSpaceDE w:val="0"/>
        <w:autoSpaceDN w:val="0"/>
        <w:adjustRightInd w:val="0"/>
        <w:spacing w:line="240" w:lineRule="exact"/>
        <w:ind w:left="1009"/>
        <w:rPr>
          <w:kern w:val="0"/>
          <w:sz w:val="24"/>
        </w:rPr>
      </w:pPr>
    </w:p>
    <w:p w14:paraId="06F8CBE5">
      <w:pPr>
        <w:pStyle w:val="3"/>
        <w:numPr>
          <w:ilvl w:val="3"/>
          <w:numId w:val="0"/>
        </w:numPr>
        <w:ind w:left="851" w:leftChars="0" w:hanging="851" w:firstLineChars="0"/>
        <w:jc w:val="left"/>
      </w:pPr>
      <w:bookmarkStart w:id="753" w:name="_Toc48311969"/>
      <w:bookmarkStart w:id="754" w:name="_Toc48573766"/>
      <w:bookmarkStart w:id="755" w:name="_Toc48573628"/>
      <w:bookmarkStart w:id="756" w:name="_Toc49257681"/>
      <w:r>
        <w:rPr>
          <w:rFonts w:hint="eastAsia" w:ascii="Arial" w:hAnsi="Arial" w:eastAsia="黑体" w:cs="Times New Roman"/>
          <w:b/>
          <w:bCs/>
          <w:caps/>
          <w:kern w:val="0"/>
          <w:sz w:val="24"/>
          <w:szCs w:val="24"/>
          <w:lang w:val="en-US" w:eastAsia="zh-CN" w:bidi="ar-SA"/>
        </w:rPr>
        <w:t>8.6.3.5</w:t>
      </w:r>
      <w:r>
        <w:rPr>
          <w:rFonts w:hint="eastAsia" w:cs="Times New Roman"/>
          <w:b/>
          <w:bCs/>
          <w:caps/>
          <w:kern w:val="0"/>
          <w:sz w:val="24"/>
          <w:szCs w:val="24"/>
          <w:lang w:val="en-US" w:eastAsia="zh-CN" w:bidi="ar-SA"/>
        </w:rPr>
        <w:t xml:space="preserve"> </w:t>
      </w:r>
      <w:r>
        <w:t xml:space="preserve">Bow Thruster </w:t>
      </w:r>
      <w:r>
        <w:rPr>
          <w:rFonts w:hint="eastAsia"/>
        </w:rPr>
        <w:t xml:space="preserve">Motor and </w:t>
      </w:r>
      <w:r>
        <w:t>Control</w:t>
      </w:r>
      <w:bookmarkEnd w:id="753"/>
      <w:bookmarkEnd w:id="754"/>
      <w:bookmarkEnd w:id="755"/>
      <w:bookmarkEnd w:id="756"/>
    </w:p>
    <w:p w14:paraId="47566530">
      <w:pPr>
        <w:autoSpaceDE w:val="0"/>
        <w:autoSpaceDN w:val="0"/>
        <w:adjustRightInd w:val="0"/>
        <w:ind w:left="1012" w:right="-20"/>
        <w:jc w:val="left"/>
        <w:rPr>
          <w:kern w:val="0"/>
          <w:sz w:val="24"/>
        </w:rPr>
      </w:pPr>
      <w:r>
        <w:rPr>
          <w:kern w:val="0"/>
          <w:sz w:val="24"/>
        </w:rPr>
        <w:t xml:space="preserve">Bow thruster </w:t>
      </w:r>
      <w:r>
        <w:rPr>
          <w:spacing w:val="-2"/>
          <w:kern w:val="0"/>
          <w:sz w:val="24"/>
        </w:rPr>
        <w:t>m</w:t>
      </w:r>
      <w:r>
        <w:rPr>
          <w:kern w:val="0"/>
          <w:sz w:val="24"/>
        </w:rPr>
        <w:t>otor shall be interlocked with bow thruster room fan</w:t>
      </w:r>
      <w:r>
        <w:rPr>
          <w:rFonts w:hint="eastAsia"/>
          <w:kern w:val="0"/>
          <w:sz w:val="24"/>
        </w:rPr>
        <w:t xml:space="preserve"> and</w:t>
      </w:r>
      <w:r>
        <w:rPr>
          <w:rFonts w:ascii="TimesNewRomanPSMT" w:hAnsi="TimesNewRomanPSMT" w:cs="TimesNewRomanPSMT"/>
          <w:kern w:val="0"/>
          <w:sz w:val="24"/>
        </w:rPr>
        <w:t xml:space="preserve"> the pitch of blades is in zero position</w:t>
      </w:r>
      <w:r>
        <w:rPr>
          <w:rFonts w:hint="eastAsia" w:ascii="TimesNewRomanPSMT" w:hAnsi="TimesNewRomanPSMT" w:cs="TimesNewRomanPSMT"/>
          <w:kern w:val="0"/>
          <w:sz w:val="24"/>
        </w:rPr>
        <w:t>.</w:t>
      </w:r>
    </w:p>
    <w:p w14:paraId="797FFD50">
      <w:pPr>
        <w:tabs>
          <w:tab w:val="left" w:pos="3880"/>
        </w:tabs>
        <w:autoSpaceDE w:val="0"/>
        <w:autoSpaceDN w:val="0"/>
        <w:adjustRightInd w:val="0"/>
        <w:ind w:left="1009"/>
        <w:rPr>
          <w:kern w:val="0"/>
          <w:sz w:val="24"/>
        </w:rPr>
      </w:pPr>
    </w:p>
    <w:p w14:paraId="66912D30">
      <w:pPr>
        <w:tabs>
          <w:tab w:val="left" w:pos="3880"/>
        </w:tabs>
        <w:autoSpaceDE w:val="0"/>
        <w:autoSpaceDN w:val="0"/>
        <w:adjustRightInd w:val="0"/>
        <w:ind w:left="1009"/>
      </w:pPr>
    </w:p>
    <w:p w14:paraId="25177BF4">
      <w:pPr>
        <w:autoSpaceDE w:val="0"/>
        <w:autoSpaceDN w:val="0"/>
        <w:adjustRightInd w:val="0"/>
        <w:ind w:left="1012" w:right="-20"/>
        <w:jc w:val="left"/>
        <w:rPr>
          <w:rFonts w:cs="Tahoma"/>
          <w:kern w:val="0"/>
          <w:sz w:val="24"/>
        </w:rPr>
      </w:pPr>
      <w:r>
        <w:rPr>
          <w:rFonts w:hint="eastAsia" w:cs="Tahoma"/>
          <w:kern w:val="0"/>
          <w:sz w:val="24"/>
        </w:rPr>
        <w:t xml:space="preserve">The motor shall be of single speed and non-reversible type. </w:t>
      </w:r>
      <w:r>
        <w:rPr>
          <w:rFonts w:cs="Tahoma"/>
          <w:kern w:val="0"/>
          <w:sz w:val="24"/>
        </w:rPr>
        <w:t>T</w:t>
      </w:r>
      <w:r>
        <w:rPr>
          <w:rFonts w:hint="eastAsia" w:cs="Tahoma"/>
          <w:kern w:val="0"/>
          <w:sz w:val="24"/>
        </w:rPr>
        <w:t xml:space="preserve">he motor rating is S2-30 min as </w:t>
      </w:r>
      <w:r>
        <w:rPr>
          <w:rFonts w:cs="Tahoma"/>
          <w:kern w:val="0"/>
          <w:sz w:val="24"/>
        </w:rPr>
        <w:t xml:space="preserve">per </w:t>
      </w:r>
      <w:r>
        <w:t>manufacturer’s</w:t>
      </w:r>
      <w:r>
        <w:rPr>
          <w:rFonts w:hint="eastAsia" w:cs="Tahoma"/>
          <w:kern w:val="0"/>
          <w:sz w:val="24"/>
        </w:rPr>
        <w:t xml:space="preserve"> manual. </w:t>
      </w:r>
    </w:p>
    <w:p w14:paraId="609F7213">
      <w:pPr>
        <w:autoSpaceDE w:val="0"/>
        <w:autoSpaceDN w:val="0"/>
        <w:adjustRightInd w:val="0"/>
        <w:ind w:left="1012" w:right="-20"/>
        <w:jc w:val="left"/>
        <w:rPr>
          <w:rFonts w:cs="Tahoma"/>
          <w:kern w:val="0"/>
          <w:sz w:val="24"/>
        </w:rPr>
      </w:pPr>
    </w:p>
    <w:p w14:paraId="6B13D93A">
      <w:pPr>
        <w:autoSpaceDE w:val="0"/>
        <w:autoSpaceDN w:val="0"/>
        <w:adjustRightInd w:val="0"/>
        <w:ind w:left="1012" w:right="-20"/>
        <w:jc w:val="left"/>
        <w:rPr>
          <w:rFonts w:cs="Tahoma"/>
          <w:kern w:val="0"/>
          <w:sz w:val="24"/>
        </w:rPr>
      </w:pPr>
      <w:r>
        <w:rPr>
          <w:rFonts w:cs="Tahoma"/>
          <w:kern w:val="0"/>
          <w:sz w:val="24"/>
        </w:rPr>
        <w:t>The motor can be started/stopped from local starter and wheelhouse and can be emergency stopped from both bridge wings. The running indication shall be provided in wheelhouse.</w:t>
      </w:r>
    </w:p>
    <w:p w14:paraId="0C43687F">
      <w:pPr>
        <w:autoSpaceDE w:val="0"/>
        <w:autoSpaceDN w:val="0"/>
        <w:adjustRightInd w:val="0"/>
        <w:ind w:left="1012" w:right="-20"/>
        <w:jc w:val="left"/>
        <w:rPr>
          <w:rFonts w:cs="Tahoma"/>
          <w:kern w:val="0"/>
          <w:sz w:val="24"/>
        </w:rPr>
      </w:pPr>
    </w:p>
    <w:p w14:paraId="76289D68">
      <w:pPr>
        <w:autoSpaceDE w:val="0"/>
        <w:autoSpaceDN w:val="0"/>
        <w:adjustRightInd w:val="0"/>
        <w:ind w:left="1012" w:right="-20"/>
        <w:jc w:val="left"/>
        <w:rPr>
          <w:kern w:val="0"/>
          <w:sz w:val="24"/>
        </w:rPr>
      </w:pPr>
      <w:r>
        <w:rPr>
          <w:rFonts w:hint="eastAsia" w:cs="Tahoma"/>
          <w:kern w:val="0"/>
          <w:sz w:val="24"/>
        </w:rPr>
        <w:t>PT100 temperature sensors will be supplied in main motor winding.</w:t>
      </w:r>
    </w:p>
    <w:p w14:paraId="57433DF6">
      <w:pPr>
        <w:tabs>
          <w:tab w:val="left" w:pos="3880"/>
        </w:tabs>
        <w:autoSpaceDE w:val="0"/>
        <w:autoSpaceDN w:val="0"/>
        <w:adjustRightInd w:val="0"/>
        <w:ind w:left="1009"/>
        <w:rPr>
          <w:kern w:val="0"/>
          <w:sz w:val="24"/>
        </w:rPr>
      </w:pPr>
    </w:p>
    <w:p w14:paraId="4B43D383">
      <w:pPr>
        <w:autoSpaceDE w:val="0"/>
        <w:autoSpaceDN w:val="0"/>
        <w:adjustRightInd w:val="0"/>
        <w:ind w:left="1012" w:right="-20"/>
        <w:jc w:val="left"/>
        <w:rPr>
          <w:b/>
          <w:kern w:val="0"/>
          <w:sz w:val="24"/>
        </w:rPr>
      </w:pPr>
      <w:r>
        <w:rPr>
          <w:kern w:val="0"/>
          <w:sz w:val="24"/>
        </w:rPr>
        <w:t>T</w:t>
      </w:r>
      <w:r>
        <w:rPr>
          <w:rFonts w:hint="eastAsia"/>
          <w:kern w:val="0"/>
          <w:sz w:val="24"/>
        </w:rPr>
        <w:t>he starter for bow thruster is located in bow thruster room or suitable place,</w:t>
      </w:r>
      <w:r>
        <w:rPr>
          <w:i/>
          <w:iCs/>
        </w:rPr>
        <w:t xml:space="preserve"> </w:t>
      </w:r>
      <w:r>
        <w:rPr>
          <w:b/>
          <w:iCs/>
        </w:rPr>
        <w:t>BT starter to</w:t>
      </w:r>
      <w:r>
        <w:rPr>
          <w:rFonts w:hint="eastAsia"/>
          <w:b/>
          <w:iCs/>
        </w:rPr>
        <w:t xml:space="preserve"> </w:t>
      </w:r>
      <w:r>
        <w:rPr>
          <w:b/>
          <w:iCs/>
        </w:rPr>
        <w:t>be in upper deck level of BT room and not in the same level as BT motor.</w:t>
      </w:r>
      <w:r>
        <w:rPr>
          <w:rFonts w:hint="eastAsia"/>
          <w:b/>
          <w:kern w:val="0"/>
          <w:sz w:val="24"/>
        </w:rPr>
        <w:t>.</w:t>
      </w:r>
    </w:p>
    <w:p w14:paraId="194101C3">
      <w:pPr>
        <w:tabs>
          <w:tab w:val="left" w:pos="3880"/>
        </w:tabs>
        <w:autoSpaceDE w:val="0"/>
        <w:autoSpaceDN w:val="0"/>
        <w:adjustRightInd w:val="0"/>
        <w:ind w:left="1009"/>
        <w:rPr>
          <w:rFonts w:cs="Tahoma"/>
          <w:kern w:val="0"/>
          <w:sz w:val="24"/>
        </w:rPr>
      </w:pPr>
    </w:p>
    <w:p w14:paraId="01E08D4D">
      <w:pPr>
        <w:autoSpaceDE w:val="0"/>
        <w:autoSpaceDN w:val="0"/>
        <w:adjustRightInd w:val="0"/>
        <w:ind w:left="1012" w:right="-20"/>
        <w:rPr>
          <w:kern w:val="0"/>
          <w:sz w:val="24"/>
        </w:rPr>
      </w:pPr>
      <w:r>
        <w:rPr>
          <w:rFonts w:hint="eastAsia" w:cs="Tahoma"/>
          <w:kern w:val="0"/>
          <w:sz w:val="24"/>
        </w:rPr>
        <w:t>Bow thruster pitch order &amp; response signal will be supplied to VDR system from bow thruster remote control system.</w:t>
      </w:r>
    </w:p>
    <w:p w14:paraId="7325660A">
      <w:pPr>
        <w:tabs>
          <w:tab w:val="left" w:pos="3880"/>
        </w:tabs>
        <w:autoSpaceDE w:val="0"/>
        <w:autoSpaceDN w:val="0"/>
        <w:adjustRightInd w:val="0"/>
        <w:ind w:left="1009"/>
        <w:rPr>
          <w:kern w:val="0"/>
          <w:sz w:val="26"/>
          <w:szCs w:val="26"/>
        </w:rPr>
      </w:pPr>
    </w:p>
    <w:p w14:paraId="38FE716F">
      <w:pPr>
        <w:pStyle w:val="71"/>
        <w:ind w:left="743"/>
      </w:pPr>
      <w:r>
        <w:t>Adjustable</w:t>
      </w:r>
      <w:r>
        <w:rPr>
          <w:spacing w:val="13"/>
        </w:rPr>
        <w:t xml:space="preserve"> </w:t>
      </w:r>
      <w:r>
        <w:t>timer</w:t>
      </w:r>
      <w:r>
        <w:rPr>
          <w:spacing w:val="13"/>
        </w:rPr>
        <w:t xml:space="preserve"> </w:t>
      </w:r>
      <w:r>
        <w:t>shall</w:t>
      </w:r>
      <w:r>
        <w:rPr>
          <w:spacing w:val="13"/>
        </w:rPr>
        <w:t xml:space="preserve"> </w:t>
      </w:r>
      <w:r>
        <w:t>be</w:t>
      </w:r>
      <w:r>
        <w:rPr>
          <w:spacing w:val="13"/>
        </w:rPr>
        <w:t xml:space="preserve"> </w:t>
      </w:r>
      <w:r>
        <w:t>provided</w:t>
      </w:r>
      <w:r>
        <w:rPr>
          <w:spacing w:val="13"/>
        </w:rPr>
        <w:t xml:space="preserve"> </w:t>
      </w:r>
      <w:r>
        <w:t>in</w:t>
      </w:r>
      <w:r>
        <w:rPr>
          <w:spacing w:val="13"/>
        </w:rPr>
        <w:t xml:space="preserve"> </w:t>
      </w:r>
      <w:r>
        <w:t>the</w:t>
      </w:r>
      <w:r>
        <w:rPr>
          <w:spacing w:val="13"/>
        </w:rPr>
        <w:t xml:space="preserve"> </w:t>
      </w:r>
      <w:r>
        <w:t>s</w:t>
      </w:r>
      <w:r>
        <w:rPr>
          <w:spacing w:val="-2"/>
        </w:rPr>
        <w:t>t</w:t>
      </w:r>
      <w:r>
        <w:t>arter</w:t>
      </w:r>
      <w:r>
        <w:rPr>
          <w:spacing w:val="13"/>
        </w:rPr>
        <w:t xml:space="preserve"> </w:t>
      </w:r>
      <w:r>
        <w:t>to</w:t>
      </w:r>
      <w:r>
        <w:rPr>
          <w:spacing w:val="13"/>
        </w:rPr>
        <w:t xml:space="preserve"> </w:t>
      </w:r>
      <w:r>
        <w:t>prevent</w:t>
      </w:r>
      <w:r>
        <w:rPr>
          <w:spacing w:val="13"/>
        </w:rPr>
        <w:t xml:space="preserve"> </w:t>
      </w:r>
      <w:r>
        <w:t>immediate</w:t>
      </w:r>
      <w:r>
        <w:rPr>
          <w:spacing w:val="13"/>
        </w:rPr>
        <w:t xml:space="preserve"> </w:t>
      </w:r>
      <w:r>
        <w:t>re-starting</w:t>
      </w:r>
      <w:r>
        <w:rPr>
          <w:spacing w:val="13"/>
        </w:rPr>
        <w:t xml:space="preserve"> </w:t>
      </w:r>
      <w:r>
        <w:t>of</w:t>
      </w:r>
      <w:r>
        <w:rPr>
          <w:spacing w:val="13"/>
        </w:rPr>
        <w:t xml:space="preserve"> </w:t>
      </w:r>
      <w:r>
        <w:t>bow thruster.</w:t>
      </w:r>
      <w:r>
        <w:rPr>
          <w:rFonts w:hint="eastAsia"/>
        </w:rPr>
        <w:t xml:space="preserve"> </w:t>
      </w:r>
    </w:p>
    <w:p w14:paraId="06E6D995">
      <w:pPr>
        <w:pStyle w:val="71"/>
        <w:ind w:left="743"/>
      </w:pPr>
    </w:p>
    <w:p w14:paraId="22CE5FC3">
      <w:pPr>
        <w:pStyle w:val="71"/>
        <w:ind w:left="743"/>
        <w:rPr>
          <w:b/>
          <w:iCs/>
        </w:rPr>
      </w:pPr>
      <w:r>
        <w:rPr>
          <w:b/>
          <w:iCs/>
        </w:rPr>
        <w:t>Load indicator to be provided in wheel house panel. MSB Bow Thruster Feeder Panel to</w:t>
      </w:r>
      <w:r>
        <w:rPr>
          <w:rFonts w:hint="eastAsia"/>
          <w:b/>
          <w:iCs/>
        </w:rPr>
        <w:t xml:space="preserve"> </w:t>
      </w:r>
      <w:r>
        <w:rPr>
          <w:b/>
          <w:iCs/>
        </w:rPr>
        <w:t>include Running indication and Abnormal Condition Lights.</w:t>
      </w:r>
    </w:p>
    <w:p w14:paraId="2D2CE781">
      <w:pPr>
        <w:pStyle w:val="71"/>
        <w:ind w:left="743"/>
        <w:rPr>
          <w:rFonts w:ascii="Arial" w:hAnsi="Arial" w:cs="Arial"/>
          <w:sz w:val="20"/>
          <w:szCs w:val="20"/>
        </w:rPr>
      </w:pPr>
    </w:p>
    <w:p w14:paraId="148E970C">
      <w:pPr>
        <w:pStyle w:val="71"/>
        <w:ind w:left="743"/>
      </w:pPr>
      <w:r>
        <w:t>Following shall be provided for the control of bow thruster.</w:t>
      </w:r>
    </w:p>
    <w:tbl>
      <w:tblPr>
        <w:tblStyle w:val="40"/>
        <w:tblW w:w="8630" w:type="dxa"/>
        <w:tblInd w:w="1014" w:type="dxa"/>
        <w:tblLayout w:type="fixed"/>
        <w:tblCellMar>
          <w:top w:w="0" w:type="dxa"/>
          <w:left w:w="0" w:type="dxa"/>
          <w:bottom w:w="0" w:type="dxa"/>
          <w:right w:w="0" w:type="dxa"/>
        </w:tblCellMar>
      </w:tblPr>
      <w:tblGrid>
        <w:gridCol w:w="2677"/>
        <w:gridCol w:w="1276"/>
        <w:gridCol w:w="1701"/>
        <w:gridCol w:w="1559"/>
        <w:gridCol w:w="1417"/>
      </w:tblGrid>
      <w:tr w14:paraId="00DE6A4C">
        <w:tblPrEx>
          <w:tblCellMar>
            <w:top w:w="0" w:type="dxa"/>
            <w:left w:w="0" w:type="dxa"/>
            <w:bottom w:w="0" w:type="dxa"/>
            <w:right w:w="0" w:type="dxa"/>
          </w:tblCellMar>
        </w:tblPrEx>
        <w:trPr>
          <w:trHeight w:val="673" w:hRule="exact"/>
        </w:trPr>
        <w:tc>
          <w:tcPr>
            <w:tcW w:w="2677" w:type="dxa"/>
            <w:tcBorders>
              <w:top w:val="single" w:color="000000" w:sz="4" w:space="0"/>
              <w:left w:val="single" w:color="000000" w:sz="4" w:space="0"/>
              <w:bottom w:val="single" w:color="000000" w:sz="4" w:space="0"/>
              <w:right w:val="single" w:color="000000" w:sz="4" w:space="0"/>
            </w:tcBorders>
            <w:vAlign w:val="center"/>
          </w:tcPr>
          <w:p w14:paraId="3F5133EF">
            <w:pPr>
              <w:autoSpaceDE w:val="0"/>
              <w:autoSpaceDN w:val="0"/>
              <w:adjustRightInd w:val="0"/>
              <w:ind w:left="-4" w:leftChars="-2" w:right="1020" w:firstLine="124" w:firstLineChars="53"/>
              <w:rPr>
                <w:kern w:val="0"/>
                <w:sz w:val="24"/>
              </w:rPr>
            </w:pPr>
            <w:r>
              <w:rPr>
                <w:spacing w:val="-3"/>
                <w:kern w:val="0"/>
                <w:sz w:val="24"/>
              </w:rPr>
              <w:t>Location</w:t>
            </w:r>
          </w:p>
        </w:tc>
        <w:tc>
          <w:tcPr>
            <w:tcW w:w="1276" w:type="dxa"/>
            <w:tcBorders>
              <w:top w:val="single" w:color="000000" w:sz="4" w:space="0"/>
              <w:left w:val="single" w:color="000000" w:sz="4" w:space="0"/>
              <w:bottom w:val="single" w:color="000000" w:sz="4" w:space="0"/>
              <w:right w:val="single" w:color="000000" w:sz="4" w:space="0"/>
            </w:tcBorders>
            <w:vAlign w:val="center"/>
          </w:tcPr>
          <w:p w14:paraId="62027812">
            <w:pPr>
              <w:autoSpaceDE w:val="0"/>
              <w:autoSpaceDN w:val="0"/>
              <w:adjustRightInd w:val="0"/>
              <w:ind w:left="171" w:right="-20"/>
              <w:rPr>
                <w:kern w:val="0"/>
                <w:sz w:val="24"/>
              </w:rPr>
            </w:pPr>
            <w:r>
              <w:rPr>
                <w:spacing w:val="-9"/>
                <w:kern w:val="0"/>
                <w:sz w:val="24"/>
              </w:rPr>
              <w:t>S</w:t>
            </w:r>
            <w:r>
              <w:rPr>
                <w:spacing w:val="-3"/>
                <w:kern w:val="0"/>
                <w:sz w:val="24"/>
              </w:rPr>
              <w:t>tart/stop</w:t>
            </w:r>
          </w:p>
        </w:tc>
        <w:tc>
          <w:tcPr>
            <w:tcW w:w="1701" w:type="dxa"/>
            <w:tcBorders>
              <w:top w:val="single" w:color="000000" w:sz="4" w:space="0"/>
              <w:left w:val="single" w:color="000000" w:sz="4" w:space="0"/>
              <w:bottom w:val="single" w:color="000000" w:sz="4" w:space="0"/>
              <w:right w:val="single" w:color="000000" w:sz="4" w:space="0"/>
            </w:tcBorders>
            <w:vAlign w:val="center"/>
          </w:tcPr>
          <w:p w14:paraId="064D83AA">
            <w:pPr>
              <w:autoSpaceDE w:val="0"/>
              <w:autoSpaceDN w:val="0"/>
              <w:adjustRightInd w:val="0"/>
              <w:ind w:left="156" w:right="142"/>
              <w:jc w:val="left"/>
              <w:rPr>
                <w:kern w:val="0"/>
                <w:sz w:val="24"/>
              </w:rPr>
            </w:pPr>
            <w:r>
              <w:rPr>
                <w:spacing w:val="-4"/>
                <w:kern w:val="0"/>
                <w:sz w:val="24"/>
              </w:rPr>
              <w:t>P</w:t>
            </w:r>
            <w:r>
              <w:rPr>
                <w:spacing w:val="-3"/>
                <w:kern w:val="0"/>
                <w:sz w:val="24"/>
              </w:rPr>
              <w:t>itc</w:t>
            </w:r>
            <w:r>
              <w:rPr>
                <w:kern w:val="0"/>
                <w:sz w:val="24"/>
              </w:rPr>
              <w:t>h</w:t>
            </w:r>
            <w:r>
              <w:rPr>
                <w:spacing w:val="-7"/>
                <w:kern w:val="0"/>
                <w:sz w:val="24"/>
              </w:rPr>
              <w:t xml:space="preserve"> </w:t>
            </w:r>
            <w:r>
              <w:rPr>
                <w:spacing w:val="-3"/>
                <w:kern w:val="0"/>
                <w:sz w:val="24"/>
              </w:rPr>
              <w:t>control</w:t>
            </w:r>
            <w:r>
              <w:rPr>
                <w:rFonts w:hint="eastAsia"/>
                <w:spacing w:val="-3"/>
                <w:kern w:val="0"/>
                <w:sz w:val="24"/>
              </w:rPr>
              <w:t xml:space="preserve"> </w:t>
            </w:r>
            <w:r>
              <w:rPr>
                <w:kern w:val="0"/>
                <w:sz w:val="24"/>
              </w:rPr>
              <w:t>&amp;</w:t>
            </w:r>
            <w:r>
              <w:rPr>
                <w:spacing w:val="-7"/>
                <w:kern w:val="0"/>
                <w:sz w:val="24"/>
              </w:rPr>
              <w:t xml:space="preserve"> </w:t>
            </w:r>
            <w:r>
              <w:rPr>
                <w:spacing w:val="-3"/>
                <w:kern w:val="0"/>
                <w:sz w:val="24"/>
              </w:rPr>
              <w:t>indicator</w:t>
            </w:r>
          </w:p>
        </w:tc>
        <w:tc>
          <w:tcPr>
            <w:tcW w:w="1559" w:type="dxa"/>
            <w:tcBorders>
              <w:top w:val="single" w:color="000000" w:sz="4" w:space="0"/>
              <w:left w:val="single" w:color="000000" w:sz="4" w:space="0"/>
              <w:bottom w:val="single" w:color="000000" w:sz="4" w:space="0"/>
              <w:right w:val="single" w:color="000000" w:sz="4" w:space="0"/>
            </w:tcBorders>
            <w:vAlign w:val="center"/>
          </w:tcPr>
          <w:p w14:paraId="54E85E37">
            <w:pPr>
              <w:autoSpaceDE w:val="0"/>
              <w:autoSpaceDN w:val="0"/>
              <w:adjustRightInd w:val="0"/>
              <w:ind w:left="167" w:right="-20"/>
              <w:rPr>
                <w:spacing w:val="-3"/>
                <w:kern w:val="0"/>
                <w:sz w:val="24"/>
              </w:rPr>
            </w:pPr>
            <w:r>
              <w:rPr>
                <w:spacing w:val="-3"/>
                <w:kern w:val="0"/>
                <w:sz w:val="24"/>
              </w:rPr>
              <w:t>E</w:t>
            </w:r>
            <w:r>
              <w:rPr>
                <w:spacing w:val="-4"/>
                <w:kern w:val="0"/>
                <w:sz w:val="24"/>
              </w:rPr>
              <w:t>m'</w:t>
            </w:r>
            <w:r>
              <w:rPr>
                <w:spacing w:val="-2"/>
                <w:kern w:val="0"/>
                <w:sz w:val="24"/>
              </w:rPr>
              <w:t>c</w:t>
            </w:r>
            <w:r>
              <w:rPr>
                <w:kern w:val="0"/>
                <w:sz w:val="24"/>
              </w:rPr>
              <w:t>y</w:t>
            </w:r>
            <w:r>
              <w:rPr>
                <w:spacing w:val="-6"/>
                <w:kern w:val="0"/>
                <w:sz w:val="24"/>
              </w:rPr>
              <w:t xml:space="preserve"> </w:t>
            </w:r>
            <w:r>
              <w:rPr>
                <w:spacing w:val="-3"/>
                <w:kern w:val="0"/>
                <w:sz w:val="24"/>
              </w:rPr>
              <w:t>stop</w:t>
            </w:r>
          </w:p>
        </w:tc>
        <w:tc>
          <w:tcPr>
            <w:tcW w:w="1417" w:type="dxa"/>
            <w:tcBorders>
              <w:top w:val="single" w:color="000000" w:sz="4" w:space="0"/>
              <w:left w:val="single" w:color="000000" w:sz="4" w:space="0"/>
              <w:bottom w:val="single" w:color="000000" w:sz="4" w:space="0"/>
              <w:right w:val="single" w:color="000000" w:sz="4" w:space="0"/>
            </w:tcBorders>
            <w:vAlign w:val="center"/>
          </w:tcPr>
          <w:p w14:paraId="168FDBC0">
            <w:pPr>
              <w:autoSpaceDE w:val="0"/>
              <w:autoSpaceDN w:val="0"/>
              <w:adjustRightInd w:val="0"/>
              <w:ind w:left="167" w:right="-20"/>
              <w:rPr>
                <w:spacing w:val="-3"/>
                <w:kern w:val="0"/>
                <w:sz w:val="24"/>
              </w:rPr>
            </w:pPr>
            <w:r>
              <w:rPr>
                <w:rFonts w:hint="eastAsia"/>
                <w:spacing w:val="-3"/>
                <w:kern w:val="0"/>
                <w:sz w:val="24"/>
              </w:rPr>
              <w:t>Ammeter</w:t>
            </w:r>
          </w:p>
        </w:tc>
      </w:tr>
      <w:tr w14:paraId="457EA551">
        <w:tblPrEx>
          <w:tblCellMar>
            <w:top w:w="0" w:type="dxa"/>
            <w:left w:w="0" w:type="dxa"/>
            <w:bottom w:w="0" w:type="dxa"/>
            <w:right w:w="0" w:type="dxa"/>
          </w:tblCellMar>
        </w:tblPrEx>
        <w:trPr>
          <w:trHeight w:val="451" w:hRule="exact"/>
        </w:trPr>
        <w:tc>
          <w:tcPr>
            <w:tcW w:w="2677" w:type="dxa"/>
            <w:tcBorders>
              <w:top w:val="single" w:color="000000" w:sz="4" w:space="0"/>
              <w:left w:val="single" w:color="000000" w:sz="4" w:space="0"/>
              <w:bottom w:val="single" w:color="000000" w:sz="6" w:space="0"/>
              <w:right w:val="single" w:color="000000" w:sz="4" w:space="0"/>
            </w:tcBorders>
            <w:vAlign w:val="center"/>
          </w:tcPr>
          <w:p w14:paraId="76982789">
            <w:pPr>
              <w:autoSpaceDE w:val="0"/>
              <w:autoSpaceDN w:val="0"/>
              <w:adjustRightInd w:val="0"/>
              <w:spacing w:before="11"/>
              <w:rPr>
                <w:kern w:val="0"/>
                <w:sz w:val="10"/>
                <w:szCs w:val="10"/>
              </w:rPr>
            </w:pPr>
          </w:p>
          <w:p w14:paraId="30EF3C5C">
            <w:pPr>
              <w:autoSpaceDE w:val="0"/>
              <w:autoSpaceDN w:val="0"/>
              <w:adjustRightInd w:val="0"/>
              <w:ind w:left="115" w:right="-20"/>
              <w:rPr>
                <w:kern w:val="0"/>
                <w:sz w:val="24"/>
              </w:rPr>
            </w:pPr>
            <w:r>
              <w:rPr>
                <w:spacing w:val="-9"/>
                <w:kern w:val="0"/>
                <w:sz w:val="24"/>
              </w:rPr>
              <w:t>S</w:t>
            </w:r>
            <w:r>
              <w:rPr>
                <w:spacing w:val="-3"/>
                <w:kern w:val="0"/>
                <w:sz w:val="24"/>
              </w:rPr>
              <w:t>tarter</w:t>
            </w:r>
          </w:p>
        </w:tc>
        <w:tc>
          <w:tcPr>
            <w:tcW w:w="1276" w:type="dxa"/>
            <w:tcBorders>
              <w:top w:val="single" w:color="000000" w:sz="4" w:space="0"/>
              <w:left w:val="single" w:color="000000" w:sz="4" w:space="0"/>
              <w:bottom w:val="single" w:color="000000" w:sz="6" w:space="0"/>
              <w:right w:val="single" w:color="000000" w:sz="4" w:space="0"/>
            </w:tcBorders>
            <w:vAlign w:val="center"/>
          </w:tcPr>
          <w:p w14:paraId="6CED7007">
            <w:pPr>
              <w:autoSpaceDE w:val="0"/>
              <w:autoSpaceDN w:val="0"/>
              <w:adjustRightInd w:val="0"/>
              <w:spacing w:before="11"/>
              <w:rPr>
                <w:kern w:val="0"/>
                <w:sz w:val="10"/>
                <w:szCs w:val="10"/>
              </w:rPr>
            </w:pPr>
          </w:p>
          <w:p w14:paraId="690AB9CB">
            <w:pPr>
              <w:autoSpaceDE w:val="0"/>
              <w:autoSpaceDN w:val="0"/>
              <w:adjustRightInd w:val="0"/>
              <w:ind w:left="524" w:right="500"/>
              <w:rPr>
                <w:kern w:val="0"/>
                <w:sz w:val="24"/>
              </w:rPr>
            </w:pPr>
            <w:r>
              <w:rPr>
                <w:spacing w:val="-3"/>
                <w:kern w:val="0"/>
                <w:sz w:val="24"/>
              </w:rPr>
              <w:t>O</w:t>
            </w:r>
          </w:p>
        </w:tc>
        <w:tc>
          <w:tcPr>
            <w:tcW w:w="1701" w:type="dxa"/>
            <w:tcBorders>
              <w:top w:val="single" w:color="000000" w:sz="4" w:space="0"/>
              <w:left w:val="single" w:color="000000" w:sz="4" w:space="0"/>
              <w:bottom w:val="single" w:color="000000" w:sz="6" w:space="0"/>
              <w:right w:val="single" w:color="000000" w:sz="4" w:space="0"/>
            </w:tcBorders>
            <w:vAlign w:val="center"/>
          </w:tcPr>
          <w:p w14:paraId="16B1B0DB">
            <w:pPr>
              <w:autoSpaceDE w:val="0"/>
              <w:autoSpaceDN w:val="0"/>
              <w:adjustRightInd w:val="0"/>
              <w:ind w:left="525" w:leftChars="250" w:right="500" w:firstLine="117" w:firstLineChars="50"/>
              <w:rPr>
                <w:spacing w:val="-3"/>
                <w:kern w:val="0"/>
                <w:sz w:val="24"/>
              </w:rPr>
            </w:pPr>
            <w:r>
              <w:rPr>
                <w:spacing w:val="-3"/>
                <w:kern w:val="0"/>
                <w:sz w:val="24"/>
              </w:rPr>
              <w:t>-</w:t>
            </w:r>
          </w:p>
        </w:tc>
        <w:tc>
          <w:tcPr>
            <w:tcW w:w="1559" w:type="dxa"/>
            <w:tcBorders>
              <w:top w:val="single" w:color="000000" w:sz="4" w:space="0"/>
              <w:left w:val="single" w:color="000000" w:sz="4" w:space="0"/>
              <w:bottom w:val="single" w:color="000000" w:sz="6" w:space="0"/>
              <w:right w:val="single" w:color="000000" w:sz="4" w:space="0"/>
            </w:tcBorders>
            <w:vAlign w:val="center"/>
          </w:tcPr>
          <w:p w14:paraId="113450D4">
            <w:pPr>
              <w:autoSpaceDE w:val="0"/>
              <w:autoSpaceDN w:val="0"/>
              <w:adjustRightInd w:val="0"/>
              <w:ind w:left="525" w:leftChars="250" w:right="500" w:firstLine="117" w:firstLineChars="50"/>
              <w:rPr>
                <w:spacing w:val="-3"/>
                <w:kern w:val="0"/>
                <w:sz w:val="24"/>
              </w:rPr>
            </w:pPr>
            <w:r>
              <w:rPr>
                <w:spacing w:val="-3"/>
                <w:kern w:val="0"/>
                <w:sz w:val="24"/>
              </w:rPr>
              <w:t>-</w:t>
            </w:r>
          </w:p>
        </w:tc>
        <w:tc>
          <w:tcPr>
            <w:tcW w:w="1417" w:type="dxa"/>
            <w:tcBorders>
              <w:top w:val="single" w:color="000000" w:sz="4" w:space="0"/>
              <w:left w:val="single" w:color="000000" w:sz="4" w:space="0"/>
              <w:bottom w:val="single" w:color="000000" w:sz="6" w:space="0"/>
              <w:right w:val="single" w:color="000000" w:sz="4" w:space="0"/>
            </w:tcBorders>
            <w:vAlign w:val="center"/>
          </w:tcPr>
          <w:p w14:paraId="1EF2AD5D">
            <w:pPr>
              <w:autoSpaceDE w:val="0"/>
              <w:autoSpaceDN w:val="0"/>
              <w:adjustRightInd w:val="0"/>
              <w:spacing w:before="95"/>
              <w:ind w:left="594" w:right="572"/>
              <w:rPr>
                <w:spacing w:val="-4"/>
                <w:kern w:val="0"/>
                <w:sz w:val="24"/>
              </w:rPr>
            </w:pPr>
            <w:r>
              <w:rPr>
                <w:spacing w:val="-4"/>
                <w:kern w:val="0"/>
                <w:sz w:val="24"/>
              </w:rPr>
              <w:t>O</w:t>
            </w:r>
          </w:p>
          <w:p w14:paraId="2FA2B494">
            <w:pPr>
              <w:autoSpaceDE w:val="0"/>
              <w:autoSpaceDN w:val="0"/>
              <w:adjustRightInd w:val="0"/>
              <w:spacing w:before="95"/>
              <w:ind w:left="594" w:right="572"/>
              <w:rPr>
                <w:spacing w:val="-4"/>
                <w:kern w:val="0"/>
                <w:sz w:val="24"/>
              </w:rPr>
            </w:pPr>
          </w:p>
        </w:tc>
      </w:tr>
      <w:tr w14:paraId="3F006116">
        <w:tblPrEx>
          <w:tblCellMar>
            <w:top w:w="0" w:type="dxa"/>
            <w:left w:w="0" w:type="dxa"/>
            <w:bottom w:w="0" w:type="dxa"/>
            <w:right w:w="0" w:type="dxa"/>
          </w:tblCellMar>
        </w:tblPrEx>
        <w:trPr>
          <w:trHeight w:val="436" w:hRule="exact"/>
        </w:trPr>
        <w:tc>
          <w:tcPr>
            <w:tcW w:w="2677" w:type="dxa"/>
            <w:tcBorders>
              <w:top w:val="single" w:color="000000" w:sz="6" w:space="0"/>
              <w:left w:val="single" w:color="000000" w:sz="4" w:space="0"/>
              <w:bottom w:val="single" w:color="000000" w:sz="6" w:space="0"/>
              <w:right w:val="single" w:color="000000" w:sz="4" w:space="0"/>
            </w:tcBorders>
            <w:vAlign w:val="center"/>
          </w:tcPr>
          <w:p w14:paraId="552CBD79">
            <w:pPr>
              <w:autoSpaceDE w:val="0"/>
              <w:autoSpaceDN w:val="0"/>
              <w:adjustRightInd w:val="0"/>
              <w:spacing w:before="95"/>
              <w:ind w:left="115" w:right="-20"/>
              <w:rPr>
                <w:kern w:val="0"/>
                <w:sz w:val="24"/>
              </w:rPr>
            </w:pPr>
            <w:r>
              <w:rPr>
                <w:spacing w:val="-4"/>
                <w:kern w:val="0"/>
                <w:sz w:val="24"/>
              </w:rPr>
              <w:t>Whee</w:t>
            </w:r>
            <w:r>
              <w:rPr>
                <w:spacing w:val="-2"/>
                <w:kern w:val="0"/>
                <w:sz w:val="24"/>
              </w:rPr>
              <w:t>l</w:t>
            </w:r>
            <w:r>
              <w:rPr>
                <w:spacing w:val="-4"/>
                <w:kern w:val="0"/>
                <w:sz w:val="24"/>
              </w:rPr>
              <w:t>hou</w:t>
            </w:r>
            <w:r>
              <w:rPr>
                <w:spacing w:val="-2"/>
                <w:kern w:val="0"/>
                <w:sz w:val="24"/>
              </w:rPr>
              <w:t>s</w:t>
            </w:r>
            <w:r>
              <w:rPr>
                <w:kern w:val="0"/>
                <w:sz w:val="24"/>
              </w:rPr>
              <w:t>e</w:t>
            </w:r>
            <w:r>
              <w:rPr>
                <w:spacing w:val="-7"/>
                <w:kern w:val="0"/>
                <w:sz w:val="24"/>
              </w:rPr>
              <w:t xml:space="preserve"> </w:t>
            </w:r>
            <w:r>
              <w:rPr>
                <w:spacing w:val="-4"/>
                <w:kern w:val="0"/>
                <w:sz w:val="24"/>
              </w:rPr>
              <w:t>cont</w:t>
            </w:r>
            <w:r>
              <w:rPr>
                <w:spacing w:val="-2"/>
                <w:kern w:val="0"/>
                <w:sz w:val="24"/>
              </w:rPr>
              <w:t>r</w:t>
            </w:r>
            <w:r>
              <w:rPr>
                <w:spacing w:val="-4"/>
                <w:kern w:val="0"/>
                <w:sz w:val="24"/>
              </w:rPr>
              <w:t>o</w:t>
            </w:r>
            <w:r>
              <w:rPr>
                <w:kern w:val="0"/>
                <w:sz w:val="24"/>
              </w:rPr>
              <w:t>l</w:t>
            </w:r>
            <w:r>
              <w:rPr>
                <w:spacing w:val="-5"/>
                <w:kern w:val="0"/>
                <w:sz w:val="24"/>
              </w:rPr>
              <w:t xml:space="preserve"> </w:t>
            </w:r>
            <w:r>
              <w:rPr>
                <w:spacing w:val="-4"/>
                <w:kern w:val="0"/>
                <w:sz w:val="24"/>
              </w:rPr>
              <w:t>p</w:t>
            </w:r>
            <w:r>
              <w:rPr>
                <w:spacing w:val="-2"/>
                <w:kern w:val="0"/>
                <w:sz w:val="24"/>
              </w:rPr>
              <w:t>a</w:t>
            </w:r>
            <w:r>
              <w:rPr>
                <w:spacing w:val="-4"/>
                <w:kern w:val="0"/>
                <w:sz w:val="24"/>
              </w:rPr>
              <w:t>nel</w:t>
            </w:r>
          </w:p>
        </w:tc>
        <w:tc>
          <w:tcPr>
            <w:tcW w:w="1276" w:type="dxa"/>
            <w:tcBorders>
              <w:top w:val="single" w:color="000000" w:sz="6" w:space="0"/>
              <w:left w:val="single" w:color="000000" w:sz="4" w:space="0"/>
              <w:bottom w:val="single" w:color="000000" w:sz="6" w:space="0"/>
              <w:right w:val="single" w:color="000000" w:sz="4" w:space="0"/>
            </w:tcBorders>
            <w:vAlign w:val="center"/>
          </w:tcPr>
          <w:p w14:paraId="69536A1D">
            <w:pPr>
              <w:autoSpaceDE w:val="0"/>
              <w:autoSpaceDN w:val="0"/>
              <w:adjustRightInd w:val="0"/>
              <w:spacing w:before="95"/>
              <w:ind w:left="523" w:right="501"/>
              <w:rPr>
                <w:kern w:val="0"/>
                <w:sz w:val="24"/>
              </w:rPr>
            </w:pPr>
            <w:r>
              <w:rPr>
                <w:spacing w:val="-4"/>
                <w:kern w:val="0"/>
                <w:sz w:val="24"/>
              </w:rPr>
              <w:t>O</w:t>
            </w:r>
          </w:p>
        </w:tc>
        <w:tc>
          <w:tcPr>
            <w:tcW w:w="1701" w:type="dxa"/>
            <w:tcBorders>
              <w:top w:val="single" w:color="000000" w:sz="6" w:space="0"/>
              <w:left w:val="single" w:color="000000" w:sz="4" w:space="0"/>
              <w:bottom w:val="single" w:color="000000" w:sz="6" w:space="0"/>
              <w:right w:val="single" w:color="000000" w:sz="4" w:space="0"/>
            </w:tcBorders>
            <w:vAlign w:val="center"/>
          </w:tcPr>
          <w:p w14:paraId="5F47C9B6">
            <w:pPr>
              <w:autoSpaceDE w:val="0"/>
              <w:autoSpaceDN w:val="0"/>
              <w:adjustRightInd w:val="0"/>
              <w:spacing w:before="95"/>
              <w:ind w:left="667" w:right="643"/>
              <w:rPr>
                <w:kern w:val="0"/>
                <w:sz w:val="24"/>
              </w:rPr>
            </w:pPr>
            <w:r>
              <w:rPr>
                <w:spacing w:val="-4"/>
                <w:kern w:val="0"/>
                <w:sz w:val="24"/>
              </w:rPr>
              <w:t>O</w:t>
            </w:r>
          </w:p>
        </w:tc>
        <w:tc>
          <w:tcPr>
            <w:tcW w:w="1559" w:type="dxa"/>
            <w:tcBorders>
              <w:top w:val="single" w:color="000000" w:sz="6" w:space="0"/>
              <w:left w:val="single" w:color="000000" w:sz="4" w:space="0"/>
              <w:bottom w:val="single" w:color="000000" w:sz="6" w:space="0"/>
              <w:right w:val="single" w:color="000000" w:sz="4" w:space="0"/>
            </w:tcBorders>
            <w:vAlign w:val="center"/>
          </w:tcPr>
          <w:p w14:paraId="422C6A7F">
            <w:pPr>
              <w:autoSpaceDE w:val="0"/>
              <w:autoSpaceDN w:val="0"/>
              <w:adjustRightInd w:val="0"/>
              <w:spacing w:before="95"/>
              <w:ind w:left="594" w:right="572"/>
              <w:rPr>
                <w:spacing w:val="-4"/>
                <w:kern w:val="0"/>
                <w:sz w:val="24"/>
              </w:rPr>
            </w:pPr>
            <w:r>
              <w:rPr>
                <w:spacing w:val="-4"/>
                <w:kern w:val="0"/>
                <w:sz w:val="24"/>
              </w:rPr>
              <w:t>O</w:t>
            </w:r>
          </w:p>
        </w:tc>
        <w:tc>
          <w:tcPr>
            <w:tcW w:w="1417" w:type="dxa"/>
            <w:tcBorders>
              <w:top w:val="single" w:color="000000" w:sz="6" w:space="0"/>
              <w:left w:val="single" w:color="000000" w:sz="4" w:space="0"/>
              <w:bottom w:val="single" w:color="000000" w:sz="6" w:space="0"/>
              <w:right w:val="single" w:color="000000" w:sz="4" w:space="0"/>
            </w:tcBorders>
            <w:vAlign w:val="center"/>
          </w:tcPr>
          <w:p w14:paraId="5EE8B447">
            <w:pPr>
              <w:autoSpaceDE w:val="0"/>
              <w:autoSpaceDN w:val="0"/>
              <w:adjustRightInd w:val="0"/>
              <w:spacing w:before="95"/>
              <w:ind w:left="594" w:right="572"/>
              <w:rPr>
                <w:spacing w:val="-4"/>
                <w:kern w:val="0"/>
                <w:sz w:val="24"/>
              </w:rPr>
            </w:pPr>
            <w:r>
              <w:rPr>
                <w:rFonts w:hint="eastAsia"/>
                <w:spacing w:val="-4"/>
                <w:kern w:val="0"/>
                <w:sz w:val="24"/>
              </w:rPr>
              <w:t>-</w:t>
            </w:r>
          </w:p>
        </w:tc>
      </w:tr>
      <w:tr w14:paraId="7BB29B6F">
        <w:tblPrEx>
          <w:tblCellMar>
            <w:top w:w="0" w:type="dxa"/>
            <w:left w:w="0" w:type="dxa"/>
            <w:bottom w:w="0" w:type="dxa"/>
            <w:right w:w="0" w:type="dxa"/>
          </w:tblCellMar>
        </w:tblPrEx>
        <w:trPr>
          <w:trHeight w:val="870" w:hRule="exact"/>
        </w:trPr>
        <w:tc>
          <w:tcPr>
            <w:tcW w:w="2677" w:type="dxa"/>
            <w:tcBorders>
              <w:top w:val="single" w:color="000000" w:sz="6" w:space="0"/>
              <w:left w:val="single" w:color="000000" w:sz="4" w:space="0"/>
              <w:bottom w:val="single" w:color="000000" w:sz="6" w:space="0"/>
              <w:right w:val="single" w:color="000000" w:sz="4" w:space="0"/>
            </w:tcBorders>
            <w:vAlign w:val="center"/>
          </w:tcPr>
          <w:p w14:paraId="701A23D8">
            <w:pPr>
              <w:autoSpaceDE w:val="0"/>
              <w:autoSpaceDN w:val="0"/>
              <w:adjustRightInd w:val="0"/>
              <w:ind w:left="156" w:right="142"/>
              <w:jc w:val="left"/>
              <w:rPr>
                <w:spacing w:val="-4"/>
                <w:kern w:val="0"/>
                <w:sz w:val="24"/>
              </w:rPr>
            </w:pPr>
            <w:r>
              <w:rPr>
                <w:spacing w:val="-4"/>
                <w:kern w:val="0"/>
                <w:sz w:val="24"/>
              </w:rPr>
              <w:t>Wing control panels</w:t>
            </w:r>
          </w:p>
          <w:p w14:paraId="02A09C56">
            <w:pPr>
              <w:autoSpaceDE w:val="0"/>
              <w:autoSpaceDN w:val="0"/>
              <w:adjustRightInd w:val="0"/>
              <w:ind w:left="156" w:right="142"/>
              <w:jc w:val="left"/>
              <w:rPr>
                <w:spacing w:val="-14"/>
                <w:kern w:val="0"/>
                <w:sz w:val="24"/>
              </w:rPr>
            </w:pPr>
            <w:r>
              <w:rPr>
                <w:spacing w:val="-4"/>
                <w:kern w:val="0"/>
                <w:sz w:val="24"/>
              </w:rPr>
              <w:t>(fixed type)</w:t>
            </w:r>
          </w:p>
        </w:tc>
        <w:tc>
          <w:tcPr>
            <w:tcW w:w="1276" w:type="dxa"/>
            <w:tcBorders>
              <w:top w:val="single" w:color="000000" w:sz="6" w:space="0"/>
              <w:left w:val="single" w:color="000000" w:sz="4" w:space="0"/>
              <w:bottom w:val="single" w:color="000000" w:sz="6" w:space="0"/>
              <w:right w:val="single" w:color="000000" w:sz="4" w:space="0"/>
            </w:tcBorders>
            <w:vAlign w:val="center"/>
          </w:tcPr>
          <w:p w14:paraId="1DA3D856">
            <w:pPr>
              <w:autoSpaceDE w:val="0"/>
              <w:autoSpaceDN w:val="0"/>
              <w:adjustRightInd w:val="0"/>
              <w:spacing w:before="95"/>
              <w:ind w:left="573" w:right="547"/>
              <w:rPr>
                <w:spacing w:val="-4"/>
                <w:kern w:val="0"/>
                <w:sz w:val="24"/>
              </w:rPr>
            </w:pPr>
            <w:r>
              <w:rPr>
                <w:spacing w:val="-4"/>
                <w:kern w:val="0"/>
                <w:sz w:val="24"/>
              </w:rPr>
              <w:t>-</w:t>
            </w:r>
          </w:p>
        </w:tc>
        <w:tc>
          <w:tcPr>
            <w:tcW w:w="1701" w:type="dxa"/>
            <w:tcBorders>
              <w:top w:val="single" w:color="000000" w:sz="6" w:space="0"/>
              <w:left w:val="single" w:color="000000" w:sz="4" w:space="0"/>
              <w:bottom w:val="single" w:color="000000" w:sz="6" w:space="0"/>
              <w:right w:val="single" w:color="000000" w:sz="4" w:space="0"/>
            </w:tcBorders>
            <w:vAlign w:val="center"/>
          </w:tcPr>
          <w:p w14:paraId="0FE57DBE">
            <w:pPr>
              <w:autoSpaceDE w:val="0"/>
              <w:autoSpaceDN w:val="0"/>
              <w:adjustRightInd w:val="0"/>
              <w:spacing w:before="95"/>
              <w:ind w:left="669" w:right="642"/>
              <w:rPr>
                <w:spacing w:val="-4"/>
                <w:kern w:val="0"/>
                <w:sz w:val="24"/>
              </w:rPr>
            </w:pPr>
            <w:r>
              <w:rPr>
                <w:spacing w:val="-4"/>
                <w:kern w:val="0"/>
                <w:sz w:val="24"/>
              </w:rPr>
              <w:t>O</w:t>
            </w:r>
          </w:p>
        </w:tc>
        <w:tc>
          <w:tcPr>
            <w:tcW w:w="1559" w:type="dxa"/>
            <w:tcBorders>
              <w:top w:val="single" w:color="000000" w:sz="6" w:space="0"/>
              <w:left w:val="single" w:color="000000" w:sz="4" w:space="0"/>
              <w:bottom w:val="single" w:color="000000" w:sz="6" w:space="0"/>
              <w:right w:val="single" w:color="000000" w:sz="4" w:space="0"/>
            </w:tcBorders>
            <w:vAlign w:val="center"/>
          </w:tcPr>
          <w:p w14:paraId="55A5C4E8">
            <w:pPr>
              <w:autoSpaceDE w:val="0"/>
              <w:autoSpaceDN w:val="0"/>
              <w:adjustRightInd w:val="0"/>
              <w:spacing w:before="95"/>
              <w:ind w:left="596" w:right="571"/>
              <w:rPr>
                <w:spacing w:val="-4"/>
                <w:kern w:val="0"/>
                <w:sz w:val="24"/>
              </w:rPr>
            </w:pPr>
            <w:r>
              <w:rPr>
                <w:spacing w:val="-4"/>
                <w:kern w:val="0"/>
                <w:sz w:val="24"/>
              </w:rPr>
              <w:t>O</w:t>
            </w:r>
          </w:p>
        </w:tc>
        <w:tc>
          <w:tcPr>
            <w:tcW w:w="1417" w:type="dxa"/>
            <w:tcBorders>
              <w:top w:val="single" w:color="000000" w:sz="6" w:space="0"/>
              <w:left w:val="single" w:color="000000" w:sz="4" w:space="0"/>
              <w:bottom w:val="single" w:color="000000" w:sz="6" w:space="0"/>
              <w:right w:val="single" w:color="000000" w:sz="4" w:space="0"/>
            </w:tcBorders>
            <w:vAlign w:val="center"/>
          </w:tcPr>
          <w:p w14:paraId="37484A1D">
            <w:pPr>
              <w:autoSpaceDE w:val="0"/>
              <w:autoSpaceDN w:val="0"/>
              <w:adjustRightInd w:val="0"/>
              <w:spacing w:before="95"/>
              <w:ind w:left="594" w:right="572"/>
              <w:rPr>
                <w:spacing w:val="-4"/>
                <w:kern w:val="0"/>
                <w:sz w:val="24"/>
              </w:rPr>
            </w:pPr>
            <w:r>
              <w:rPr>
                <w:rFonts w:hint="eastAsia"/>
                <w:spacing w:val="-4"/>
                <w:kern w:val="0"/>
                <w:sz w:val="24"/>
              </w:rPr>
              <w:t>-</w:t>
            </w:r>
          </w:p>
        </w:tc>
      </w:tr>
      <w:tr w14:paraId="500840DE">
        <w:tblPrEx>
          <w:tblCellMar>
            <w:top w:w="0" w:type="dxa"/>
            <w:left w:w="0" w:type="dxa"/>
            <w:bottom w:w="0" w:type="dxa"/>
            <w:right w:w="0" w:type="dxa"/>
          </w:tblCellMar>
        </w:tblPrEx>
        <w:trPr>
          <w:trHeight w:val="556" w:hRule="exact"/>
        </w:trPr>
        <w:tc>
          <w:tcPr>
            <w:tcW w:w="2677" w:type="dxa"/>
            <w:tcBorders>
              <w:top w:val="single" w:color="000000" w:sz="6" w:space="0"/>
              <w:left w:val="single" w:color="000000" w:sz="4" w:space="0"/>
              <w:bottom w:val="single" w:color="000000" w:sz="6" w:space="0"/>
              <w:right w:val="single" w:color="000000" w:sz="4" w:space="0"/>
            </w:tcBorders>
            <w:vAlign w:val="center"/>
          </w:tcPr>
          <w:p w14:paraId="49A60077">
            <w:pPr>
              <w:autoSpaceDE w:val="0"/>
              <w:autoSpaceDN w:val="0"/>
              <w:adjustRightInd w:val="0"/>
              <w:spacing w:before="95"/>
              <w:ind w:left="115" w:right="-20"/>
              <w:rPr>
                <w:i/>
                <w:kern w:val="0"/>
                <w:sz w:val="24"/>
              </w:rPr>
            </w:pPr>
            <w:r>
              <w:rPr>
                <w:rFonts w:hint="eastAsia"/>
                <w:spacing w:val="-4"/>
                <w:kern w:val="0"/>
                <w:sz w:val="24"/>
              </w:rPr>
              <w:t>Local (motor side)</w:t>
            </w:r>
          </w:p>
        </w:tc>
        <w:tc>
          <w:tcPr>
            <w:tcW w:w="1276" w:type="dxa"/>
            <w:tcBorders>
              <w:top w:val="single" w:color="000000" w:sz="6" w:space="0"/>
              <w:left w:val="single" w:color="000000" w:sz="4" w:space="0"/>
              <w:bottom w:val="single" w:color="000000" w:sz="6" w:space="0"/>
              <w:right w:val="single" w:color="000000" w:sz="4" w:space="0"/>
            </w:tcBorders>
            <w:vAlign w:val="center"/>
          </w:tcPr>
          <w:p w14:paraId="548D0A29">
            <w:pPr>
              <w:autoSpaceDE w:val="0"/>
              <w:autoSpaceDN w:val="0"/>
              <w:adjustRightInd w:val="0"/>
              <w:spacing w:before="95"/>
              <w:ind w:left="523" w:right="501"/>
              <w:rPr>
                <w:spacing w:val="-4"/>
                <w:kern w:val="0"/>
                <w:sz w:val="24"/>
              </w:rPr>
            </w:pPr>
            <w:r>
              <w:rPr>
                <w:spacing w:val="-4"/>
                <w:kern w:val="0"/>
                <w:sz w:val="24"/>
              </w:rPr>
              <w:t>O</w:t>
            </w:r>
          </w:p>
        </w:tc>
        <w:tc>
          <w:tcPr>
            <w:tcW w:w="1701" w:type="dxa"/>
            <w:tcBorders>
              <w:top w:val="single" w:color="000000" w:sz="6" w:space="0"/>
              <w:left w:val="single" w:color="000000" w:sz="4" w:space="0"/>
              <w:bottom w:val="single" w:color="000000" w:sz="6" w:space="0"/>
              <w:right w:val="single" w:color="000000" w:sz="4" w:space="0"/>
            </w:tcBorders>
            <w:vAlign w:val="center"/>
          </w:tcPr>
          <w:p w14:paraId="38EE829E">
            <w:pPr>
              <w:autoSpaceDE w:val="0"/>
              <w:autoSpaceDN w:val="0"/>
              <w:adjustRightInd w:val="0"/>
              <w:spacing w:before="95"/>
              <w:ind w:left="669" w:right="642"/>
              <w:rPr>
                <w:i/>
                <w:kern w:val="0"/>
                <w:sz w:val="24"/>
              </w:rPr>
            </w:pPr>
            <w:r>
              <w:rPr>
                <w:i/>
                <w:spacing w:val="-3"/>
                <w:kern w:val="0"/>
                <w:sz w:val="24"/>
              </w:rPr>
              <w:t>-</w:t>
            </w:r>
          </w:p>
        </w:tc>
        <w:tc>
          <w:tcPr>
            <w:tcW w:w="1559" w:type="dxa"/>
            <w:tcBorders>
              <w:top w:val="single" w:color="000000" w:sz="6" w:space="0"/>
              <w:left w:val="single" w:color="000000" w:sz="4" w:space="0"/>
              <w:bottom w:val="single" w:color="000000" w:sz="6" w:space="0"/>
              <w:right w:val="single" w:color="000000" w:sz="4" w:space="0"/>
            </w:tcBorders>
            <w:vAlign w:val="center"/>
          </w:tcPr>
          <w:p w14:paraId="156BDB29">
            <w:pPr>
              <w:autoSpaceDE w:val="0"/>
              <w:autoSpaceDN w:val="0"/>
              <w:adjustRightInd w:val="0"/>
              <w:spacing w:before="95"/>
              <w:ind w:left="596" w:right="571"/>
              <w:rPr>
                <w:i/>
                <w:spacing w:val="-4"/>
                <w:kern w:val="0"/>
                <w:sz w:val="24"/>
              </w:rPr>
            </w:pPr>
            <w:r>
              <w:rPr>
                <w:i/>
                <w:spacing w:val="-3"/>
                <w:kern w:val="0"/>
                <w:sz w:val="24"/>
              </w:rPr>
              <w:t>-</w:t>
            </w:r>
          </w:p>
        </w:tc>
        <w:tc>
          <w:tcPr>
            <w:tcW w:w="1417" w:type="dxa"/>
            <w:tcBorders>
              <w:top w:val="single" w:color="000000" w:sz="6" w:space="0"/>
              <w:left w:val="single" w:color="000000" w:sz="4" w:space="0"/>
              <w:bottom w:val="single" w:color="000000" w:sz="6" w:space="0"/>
              <w:right w:val="single" w:color="000000" w:sz="4" w:space="0"/>
            </w:tcBorders>
            <w:vAlign w:val="center"/>
          </w:tcPr>
          <w:p w14:paraId="69F3754E">
            <w:pPr>
              <w:autoSpaceDE w:val="0"/>
              <w:autoSpaceDN w:val="0"/>
              <w:adjustRightInd w:val="0"/>
              <w:spacing w:before="95"/>
              <w:ind w:left="594" w:right="572"/>
              <w:rPr>
                <w:spacing w:val="-4"/>
                <w:kern w:val="0"/>
                <w:sz w:val="24"/>
              </w:rPr>
            </w:pPr>
            <w:r>
              <w:rPr>
                <w:spacing w:val="-4"/>
                <w:kern w:val="0"/>
                <w:sz w:val="24"/>
              </w:rPr>
              <w:t>-</w:t>
            </w:r>
          </w:p>
        </w:tc>
      </w:tr>
    </w:tbl>
    <w:p w14:paraId="225D0426">
      <w:pPr>
        <w:autoSpaceDE w:val="0"/>
        <w:autoSpaceDN w:val="0"/>
        <w:adjustRightInd w:val="0"/>
        <w:ind w:left="1012" w:right="-20"/>
        <w:rPr>
          <w:kern w:val="0"/>
          <w:sz w:val="24"/>
        </w:rPr>
      </w:pPr>
    </w:p>
    <w:p w14:paraId="34F571E1">
      <w:pPr>
        <w:autoSpaceDE w:val="0"/>
        <w:autoSpaceDN w:val="0"/>
        <w:adjustRightInd w:val="0"/>
        <w:spacing w:before="5"/>
        <w:jc w:val="left"/>
        <w:rPr>
          <w:kern w:val="0"/>
          <w:sz w:val="18"/>
          <w:szCs w:val="18"/>
        </w:rPr>
      </w:pPr>
    </w:p>
    <w:p w14:paraId="4D0A90ED">
      <w:pPr>
        <w:autoSpaceDE w:val="0"/>
        <w:autoSpaceDN w:val="0"/>
        <w:adjustRightInd w:val="0"/>
        <w:spacing w:before="5"/>
        <w:jc w:val="left"/>
        <w:rPr>
          <w:kern w:val="0"/>
          <w:sz w:val="18"/>
          <w:szCs w:val="18"/>
        </w:rPr>
      </w:pPr>
    </w:p>
    <w:p w14:paraId="2BE8C81D">
      <w:pPr>
        <w:pStyle w:val="3"/>
        <w:numPr>
          <w:ilvl w:val="3"/>
          <w:numId w:val="0"/>
        </w:numPr>
        <w:ind w:left="851" w:leftChars="0" w:hanging="851" w:firstLineChars="0"/>
        <w:jc w:val="left"/>
      </w:pPr>
      <w:bookmarkStart w:id="757" w:name="_Toc48573767"/>
      <w:bookmarkStart w:id="758" w:name="_Toc49257682"/>
      <w:bookmarkStart w:id="759" w:name="_Toc48311970"/>
      <w:bookmarkStart w:id="760" w:name="_Toc48573629"/>
      <w:r>
        <w:rPr>
          <w:rFonts w:hint="eastAsia" w:ascii="Arial" w:hAnsi="Arial" w:eastAsia="黑体" w:cs="Times New Roman"/>
          <w:b/>
          <w:bCs/>
          <w:caps/>
          <w:kern w:val="0"/>
          <w:sz w:val="24"/>
          <w:szCs w:val="24"/>
          <w:lang w:val="en-US" w:eastAsia="zh-CN" w:bidi="ar-SA"/>
        </w:rPr>
        <w:t>8.6.3.6</w:t>
      </w:r>
      <w:r>
        <w:rPr>
          <w:rFonts w:hint="eastAsia" w:cs="Times New Roman"/>
          <w:b/>
          <w:bCs/>
          <w:caps/>
          <w:kern w:val="0"/>
          <w:sz w:val="24"/>
          <w:szCs w:val="24"/>
          <w:lang w:val="en-US" w:eastAsia="zh-CN" w:bidi="ar-SA"/>
        </w:rPr>
        <w:t xml:space="preserve"> </w:t>
      </w:r>
      <w:r>
        <w:rPr>
          <w:rFonts w:hint="eastAsia"/>
        </w:rPr>
        <w:t>Cargo Hold Fans Control</w:t>
      </w:r>
      <w:bookmarkEnd w:id="757"/>
      <w:bookmarkEnd w:id="758"/>
      <w:bookmarkEnd w:id="759"/>
      <w:bookmarkEnd w:id="760"/>
    </w:p>
    <w:p w14:paraId="1E4FAEFC">
      <w:pPr>
        <w:autoSpaceDE w:val="0"/>
        <w:autoSpaceDN w:val="0"/>
        <w:adjustRightInd w:val="0"/>
        <w:ind w:left="1012" w:right="-20"/>
        <w:rPr>
          <w:rFonts w:cs="Tahoma"/>
          <w:kern w:val="0"/>
          <w:sz w:val="24"/>
        </w:rPr>
      </w:pPr>
      <w:r>
        <w:rPr>
          <w:rFonts w:hint="eastAsia" w:cs="Tahoma"/>
          <w:kern w:val="0"/>
          <w:sz w:val="24"/>
        </w:rPr>
        <w:t xml:space="preserve">In general, each one starter shall be provided for each cargo hold fan, which can be combined in one group starter board together at suitable place; </w:t>
      </w:r>
      <w:r>
        <w:rPr>
          <w:rFonts w:cs="Tahoma"/>
          <w:kern w:val="0"/>
          <w:sz w:val="24"/>
        </w:rPr>
        <w:t>the</w:t>
      </w:r>
      <w:r>
        <w:rPr>
          <w:rFonts w:hint="eastAsia" w:cs="Tahoma"/>
          <w:kern w:val="0"/>
          <w:sz w:val="24"/>
        </w:rPr>
        <w:t xml:space="preserve"> power shall be feed from the MSB.</w:t>
      </w:r>
    </w:p>
    <w:p w14:paraId="7D0C80E9">
      <w:pPr>
        <w:autoSpaceDE w:val="0"/>
        <w:autoSpaceDN w:val="0"/>
        <w:adjustRightInd w:val="0"/>
        <w:spacing w:before="5"/>
        <w:jc w:val="left"/>
        <w:rPr>
          <w:kern w:val="0"/>
          <w:sz w:val="18"/>
          <w:szCs w:val="18"/>
        </w:rPr>
      </w:pPr>
    </w:p>
    <w:p w14:paraId="34E6972F">
      <w:pPr>
        <w:pStyle w:val="3"/>
        <w:numPr>
          <w:ilvl w:val="3"/>
          <w:numId w:val="0"/>
        </w:numPr>
        <w:ind w:left="851" w:leftChars="0" w:hanging="851" w:firstLineChars="0"/>
        <w:jc w:val="left"/>
      </w:pPr>
      <w:bookmarkStart w:id="761" w:name="_Toc48573630"/>
      <w:bookmarkStart w:id="762" w:name="_Toc48311971"/>
      <w:bookmarkStart w:id="763" w:name="_Toc49257683"/>
      <w:bookmarkStart w:id="764" w:name="_Toc48573768"/>
      <w:r>
        <w:rPr>
          <w:rFonts w:hint="eastAsia" w:ascii="Arial" w:hAnsi="Arial" w:eastAsia="黑体" w:cs="Times New Roman"/>
          <w:b/>
          <w:bCs/>
          <w:caps/>
          <w:kern w:val="0"/>
          <w:sz w:val="24"/>
          <w:szCs w:val="24"/>
          <w:lang w:val="en-US" w:eastAsia="zh-CN" w:bidi="ar-SA"/>
        </w:rPr>
        <w:t>8.6.3.7</w:t>
      </w:r>
      <w:r>
        <w:rPr>
          <w:rFonts w:hint="eastAsia" w:cs="Times New Roman"/>
          <w:b/>
          <w:bCs/>
          <w:caps/>
          <w:kern w:val="0"/>
          <w:sz w:val="24"/>
          <w:szCs w:val="24"/>
          <w:lang w:val="en-US" w:eastAsia="zh-CN" w:bidi="ar-SA"/>
        </w:rPr>
        <w:t xml:space="preserve"> </w:t>
      </w:r>
      <w:r>
        <w:t>Preferential Tripping Arrangement</w:t>
      </w:r>
      <w:bookmarkEnd w:id="761"/>
      <w:bookmarkEnd w:id="762"/>
      <w:bookmarkEnd w:id="763"/>
      <w:bookmarkEnd w:id="764"/>
    </w:p>
    <w:p w14:paraId="6833AFE3">
      <w:pPr>
        <w:pStyle w:val="71"/>
        <w:ind w:left="743"/>
      </w:pPr>
      <w:r>
        <w:t>Preferential tripping arrangement shall be as follows:</w:t>
      </w:r>
    </w:p>
    <w:p w14:paraId="7E7D3EF8">
      <w:pPr>
        <w:tabs>
          <w:tab w:val="left" w:pos="3880"/>
        </w:tabs>
        <w:autoSpaceDE w:val="0"/>
        <w:autoSpaceDN w:val="0"/>
        <w:adjustRightInd w:val="0"/>
        <w:spacing w:line="240" w:lineRule="exact"/>
        <w:ind w:left="1009"/>
        <w:rPr>
          <w:kern w:val="0"/>
          <w:sz w:val="24"/>
        </w:rPr>
      </w:pPr>
    </w:p>
    <w:p w14:paraId="20A64C26">
      <w:pPr>
        <w:pStyle w:val="71"/>
        <w:ind w:left="743"/>
      </w:pPr>
      <w:r>
        <w:t>First stage unload:</w:t>
      </w:r>
    </w:p>
    <w:p w14:paraId="0AB00267">
      <w:pPr>
        <w:pStyle w:val="71"/>
        <w:numPr>
          <w:ilvl w:val="0"/>
          <w:numId w:val="48"/>
        </w:numPr>
        <w:kinsoku w:val="0"/>
        <w:autoSpaceDE w:val="0"/>
        <w:autoSpaceDN w:val="0"/>
        <w:adjustRightInd w:val="0"/>
        <w:spacing w:before="0" w:after="0" w:line="239" w:lineRule="auto"/>
        <w:ind w:leftChars="0" w:right="-1"/>
      </w:pPr>
      <w:r>
        <w:t>Gal</w:t>
      </w:r>
      <w:bookmarkStart w:id="765" w:name="_Toc308706203"/>
      <w:r>
        <w:t>ley a</w:t>
      </w:r>
      <w:bookmarkEnd w:id="765"/>
      <w:r>
        <w:t>nd laundry powers</w:t>
      </w:r>
      <w:r>
        <w:rPr>
          <w:rFonts w:hint="eastAsia"/>
        </w:rPr>
        <w:t>;</w:t>
      </w:r>
    </w:p>
    <w:p w14:paraId="3EB1DB72">
      <w:pPr>
        <w:pStyle w:val="71"/>
        <w:numPr>
          <w:ilvl w:val="0"/>
          <w:numId w:val="48"/>
        </w:numPr>
        <w:kinsoku w:val="0"/>
        <w:autoSpaceDE w:val="0"/>
        <w:autoSpaceDN w:val="0"/>
        <w:adjustRightInd w:val="0"/>
        <w:spacing w:before="0" w:after="0" w:line="239" w:lineRule="auto"/>
        <w:ind w:leftChars="0" w:right="-1"/>
      </w:pPr>
      <w:r>
        <w:t>Air conditioner compressor</w:t>
      </w:r>
      <w:r>
        <w:rPr>
          <w:rFonts w:hint="eastAsia"/>
        </w:rPr>
        <w:t xml:space="preserve"> room warmers etc.</w:t>
      </w:r>
    </w:p>
    <w:p w14:paraId="38348CEA">
      <w:pPr>
        <w:pStyle w:val="71"/>
        <w:numPr>
          <w:ilvl w:val="0"/>
          <w:numId w:val="48"/>
        </w:numPr>
        <w:kinsoku w:val="0"/>
        <w:autoSpaceDE w:val="0"/>
        <w:autoSpaceDN w:val="0"/>
        <w:adjustRightInd w:val="0"/>
        <w:spacing w:before="0" w:after="0" w:line="239" w:lineRule="auto"/>
        <w:ind w:leftChars="0" w:right="-1"/>
      </w:pPr>
      <w:r>
        <w:rPr>
          <w:rFonts w:hint="eastAsia"/>
        </w:rPr>
        <w:t>V</w:t>
      </w:r>
      <w:r>
        <w:t>ent</w:t>
      </w:r>
      <w:r>
        <w:rPr>
          <w:rFonts w:hint="eastAsia"/>
        </w:rPr>
        <w:t>ilation</w:t>
      </w:r>
      <w:r>
        <w:t xml:space="preserve"> fan for accommodation</w:t>
      </w:r>
    </w:p>
    <w:p w14:paraId="09EDA129">
      <w:pPr>
        <w:pStyle w:val="71"/>
        <w:numPr>
          <w:ilvl w:val="0"/>
          <w:numId w:val="48"/>
        </w:numPr>
        <w:kinsoku w:val="0"/>
        <w:autoSpaceDE w:val="0"/>
        <w:autoSpaceDN w:val="0"/>
        <w:adjustRightInd w:val="0"/>
        <w:spacing w:before="0" w:after="0" w:line="239" w:lineRule="auto"/>
        <w:ind w:leftChars="0" w:right="-1"/>
      </w:pPr>
      <w:r>
        <w:rPr>
          <w:rFonts w:hint="eastAsia"/>
        </w:rPr>
        <w:t>L</w:t>
      </w:r>
      <w:r>
        <w:t xml:space="preserve">athe, drilling machine, tool grinder </w:t>
      </w:r>
    </w:p>
    <w:p w14:paraId="76412002">
      <w:pPr>
        <w:pStyle w:val="71"/>
        <w:numPr>
          <w:ilvl w:val="0"/>
          <w:numId w:val="48"/>
        </w:numPr>
        <w:kinsoku w:val="0"/>
        <w:autoSpaceDE w:val="0"/>
        <w:autoSpaceDN w:val="0"/>
        <w:adjustRightInd w:val="0"/>
        <w:spacing w:before="0" w:after="0" w:line="239" w:lineRule="auto"/>
        <w:ind w:leftChars="0" w:right="-1"/>
      </w:pPr>
      <w:r>
        <w:rPr>
          <w:rFonts w:hint="eastAsia"/>
        </w:rPr>
        <w:t>A</w:t>
      </w:r>
      <w:r>
        <w:t>ir cond</w:t>
      </w:r>
      <w:r>
        <w:rPr>
          <w:rFonts w:hint="eastAsia"/>
        </w:rPr>
        <w:t>itioner</w:t>
      </w:r>
      <w:r>
        <w:t xml:space="preserve"> for engine control room</w:t>
      </w:r>
      <w:r>
        <w:rPr>
          <w:rFonts w:hint="eastAsia"/>
        </w:rPr>
        <w:t>;</w:t>
      </w:r>
    </w:p>
    <w:p w14:paraId="5EE18243">
      <w:pPr>
        <w:tabs>
          <w:tab w:val="left" w:pos="3880"/>
        </w:tabs>
        <w:autoSpaceDE w:val="0"/>
        <w:autoSpaceDN w:val="0"/>
        <w:adjustRightInd w:val="0"/>
        <w:spacing w:line="240" w:lineRule="exact"/>
        <w:ind w:left="1009"/>
        <w:rPr>
          <w:kern w:val="0"/>
          <w:sz w:val="24"/>
        </w:rPr>
      </w:pPr>
    </w:p>
    <w:p w14:paraId="4663593C">
      <w:pPr>
        <w:pStyle w:val="71"/>
        <w:ind w:left="743"/>
      </w:pPr>
      <w:r>
        <w:t>Second stage unload:</w:t>
      </w:r>
    </w:p>
    <w:p w14:paraId="0E6DE38C">
      <w:pPr>
        <w:pStyle w:val="71"/>
        <w:numPr>
          <w:ilvl w:val="0"/>
          <w:numId w:val="48"/>
        </w:numPr>
        <w:kinsoku w:val="0"/>
        <w:autoSpaceDE w:val="0"/>
        <w:autoSpaceDN w:val="0"/>
        <w:adjustRightInd w:val="0"/>
        <w:spacing w:before="0" w:after="0" w:line="239" w:lineRule="auto"/>
        <w:ind w:leftChars="0" w:right="-1"/>
      </w:pPr>
      <w:r>
        <w:t>Reefer containers</w:t>
      </w:r>
    </w:p>
    <w:p w14:paraId="00CEE3C3">
      <w:pPr>
        <w:pStyle w:val="71"/>
        <w:ind w:left="743"/>
      </w:pPr>
    </w:p>
    <w:p w14:paraId="44AF8F71">
      <w:pPr>
        <w:pStyle w:val="3"/>
        <w:numPr>
          <w:ilvl w:val="2"/>
          <w:numId w:val="0"/>
        </w:numPr>
        <w:ind w:left="709" w:leftChars="0" w:hanging="709" w:firstLineChars="0"/>
        <w:jc w:val="left"/>
      </w:pPr>
      <w:bookmarkStart w:id="766" w:name="_Toc49257684"/>
      <w:bookmarkStart w:id="767" w:name="_Toc48573631"/>
      <w:bookmarkStart w:id="768" w:name="_Toc48311972"/>
      <w:bookmarkStart w:id="769" w:name="_Toc5724015"/>
      <w:bookmarkStart w:id="770" w:name="_Toc48573769"/>
      <w:r>
        <w:rPr>
          <w:rFonts w:hint="eastAsia" w:ascii="Arial" w:hAnsi="Arial" w:eastAsia="黑体" w:cs="Times New Roman"/>
          <w:b/>
          <w:bCs/>
          <w:caps/>
          <w:kern w:val="0"/>
          <w:sz w:val="24"/>
          <w:szCs w:val="24"/>
          <w:lang w:val="en-US" w:eastAsia="zh-CN" w:bidi="ar-SA"/>
        </w:rPr>
        <w:t>8.6.4</w:t>
      </w:r>
      <w:r>
        <w:rPr>
          <w:rFonts w:hint="eastAsia" w:cs="Times New Roman"/>
          <w:b/>
          <w:bCs/>
          <w:caps/>
          <w:kern w:val="0"/>
          <w:sz w:val="24"/>
          <w:szCs w:val="24"/>
          <w:lang w:val="en-US" w:eastAsia="zh-CN" w:bidi="ar-SA"/>
        </w:rPr>
        <w:t xml:space="preserve"> </w:t>
      </w:r>
      <w:r>
        <w:t>ELECTRIC WARMER FOR ROOM (AC 220 V)</w:t>
      </w:r>
      <w:bookmarkEnd w:id="766"/>
      <w:bookmarkEnd w:id="767"/>
      <w:bookmarkEnd w:id="768"/>
      <w:bookmarkEnd w:id="769"/>
      <w:bookmarkEnd w:id="770"/>
    </w:p>
    <w:p w14:paraId="188D810B">
      <w:pPr>
        <w:tabs>
          <w:tab w:val="left" w:pos="2880"/>
        </w:tabs>
        <w:autoSpaceDE w:val="0"/>
        <w:autoSpaceDN w:val="0"/>
        <w:adjustRightInd w:val="0"/>
        <w:ind w:left="1012" w:right="-20"/>
        <w:jc w:val="left"/>
        <w:rPr>
          <w:kern w:val="0"/>
          <w:sz w:val="24"/>
        </w:rPr>
      </w:pPr>
      <w:r>
        <w:rPr>
          <w:kern w:val="0"/>
          <w:sz w:val="24"/>
        </w:rPr>
        <w:t>Elect</w:t>
      </w:r>
      <w:r>
        <w:rPr>
          <w:spacing w:val="-1"/>
          <w:kern w:val="0"/>
          <w:sz w:val="24"/>
        </w:rPr>
        <w:t>r</w:t>
      </w:r>
      <w:r>
        <w:rPr>
          <w:spacing w:val="1"/>
          <w:kern w:val="0"/>
          <w:sz w:val="24"/>
        </w:rPr>
        <w:t>i</w:t>
      </w:r>
      <w:r>
        <w:rPr>
          <w:kern w:val="0"/>
          <w:sz w:val="24"/>
        </w:rPr>
        <w:t>c wa</w:t>
      </w:r>
      <w:r>
        <w:rPr>
          <w:spacing w:val="-1"/>
          <w:kern w:val="0"/>
          <w:sz w:val="24"/>
        </w:rPr>
        <w:t>r</w:t>
      </w:r>
      <w:r>
        <w:rPr>
          <w:spacing w:val="-2"/>
          <w:kern w:val="0"/>
          <w:sz w:val="24"/>
        </w:rPr>
        <w:t>m</w:t>
      </w:r>
      <w:r>
        <w:rPr>
          <w:kern w:val="0"/>
          <w:sz w:val="24"/>
        </w:rPr>
        <w:t>ers</w:t>
      </w:r>
      <w:r>
        <w:rPr>
          <w:rFonts w:hint="eastAsia"/>
          <w:kern w:val="0"/>
          <w:sz w:val="24"/>
        </w:rPr>
        <w:t xml:space="preserve"> </w:t>
      </w:r>
      <w:r>
        <w:rPr>
          <w:spacing w:val="-1"/>
          <w:kern w:val="0"/>
          <w:sz w:val="24"/>
        </w:rPr>
        <w:t>f</w:t>
      </w:r>
      <w:r>
        <w:rPr>
          <w:kern w:val="0"/>
          <w:sz w:val="24"/>
        </w:rPr>
        <w:t>or room</w:t>
      </w:r>
      <w:r>
        <w:rPr>
          <w:spacing w:val="-2"/>
          <w:kern w:val="0"/>
          <w:sz w:val="24"/>
        </w:rPr>
        <w:t xml:space="preserve"> </w:t>
      </w:r>
      <w:r>
        <w:rPr>
          <w:kern w:val="0"/>
          <w:sz w:val="24"/>
        </w:rPr>
        <w:t>shall be</w:t>
      </w:r>
      <w:r>
        <w:rPr>
          <w:spacing w:val="-1"/>
          <w:kern w:val="0"/>
          <w:sz w:val="24"/>
        </w:rPr>
        <w:t xml:space="preserve"> </w:t>
      </w:r>
      <w:r>
        <w:rPr>
          <w:kern w:val="0"/>
          <w:sz w:val="24"/>
        </w:rPr>
        <w:t>inst</w:t>
      </w:r>
      <w:r>
        <w:rPr>
          <w:spacing w:val="-1"/>
          <w:kern w:val="0"/>
          <w:sz w:val="24"/>
        </w:rPr>
        <w:t>a</w:t>
      </w:r>
      <w:r>
        <w:rPr>
          <w:kern w:val="0"/>
          <w:sz w:val="24"/>
        </w:rPr>
        <w:t xml:space="preserve">lled </w:t>
      </w:r>
      <w:r>
        <w:rPr>
          <w:spacing w:val="-1"/>
          <w:kern w:val="0"/>
          <w:sz w:val="24"/>
        </w:rPr>
        <w:t>a</w:t>
      </w:r>
      <w:r>
        <w:rPr>
          <w:kern w:val="0"/>
          <w:sz w:val="24"/>
        </w:rPr>
        <w:t xml:space="preserve">s </w:t>
      </w:r>
      <w:r>
        <w:rPr>
          <w:spacing w:val="-1"/>
          <w:kern w:val="0"/>
          <w:sz w:val="24"/>
        </w:rPr>
        <w:t>f</w:t>
      </w:r>
      <w:r>
        <w:rPr>
          <w:kern w:val="0"/>
          <w:sz w:val="24"/>
        </w:rPr>
        <w:t>ollows:</w:t>
      </w:r>
    </w:p>
    <w:p w14:paraId="01D43A45">
      <w:pPr>
        <w:autoSpaceDE w:val="0"/>
        <w:autoSpaceDN w:val="0"/>
        <w:adjustRightInd w:val="0"/>
        <w:ind w:left="1551" w:right="-20"/>
        <w:jc w:val="left"/>
        <w:rPr>
          <w:kern w:val="0"/>
          <w:sz w:val="24"/>
        </w:rPr>
      </w:pPr>
      <w:r>
        <w:rPr>
          <w:rFonts w:hint="eastAsia"/>
          <w:kern w:val="0"/>
          <w:sz w:val="24"/>
        </w:rPr>
        <w:t>2</w:t>
      </w:r>
      <w:r>
        <w:rPr>
          <w:kern w:val="0"/>
          <w:sz w:val="24"/>
        </w:rPr>
        <w:t xml:space="preserve"> x 2 kW</w:t>
      </w:r>
      <w:r>
        <w:rPr>
          <w:spacing w:val="-7"/>
          <w:kern w:val="0"/>
          <w:sz w:val="24"/>
        </w:rPr>
        <w:t xml:space="preserve"> </w:t>
      </w:r>
      <w:r>
        <w:rPr>
          <w:kern w:val="0"/>
          <w:sz w:val="24"/>
        </w:rPr>
        <w:t>– S</w:t>
      </w:r>
      <w:r>
        <w:rPr>
          <w:rFonts w:hint="eastAsia"/>
          <w:spacing w:val="2"/>
          <w:kern w:val="0"/>
          <w:sz w:val="24"/>
        </w:rPr>
        <w:t>teering gear</w:t>
      </w:r>
      <w:r>
        <w:rPr>
          <w:kern w:val="0"/>
          <w:sz w:val="24"/>
        </w:rPr>
        <w:t xml:space="preserve"> room</w:t>
      </w:r>
    </w:p>
    <w:p w14:paraId="6E5C9C4C">
      <w:pPr>
        <w:autoSpaceDE w:val="0"/>
        <w:autoSpaceDN w:val="0"/>
        <w:adjustRightInd w:val="0"/>
        <w:ind w:left="1551" w:right="-20"/>
        <w:jc w:val="left"/>
        <w:rPr>
          <w:kern w:val="0"/>
          <w:sz w:val="24"/>
        </w:rPr>
      </w:pPr>
      <w:r>
        <w:rPr>
          <w:kern w:val="0"/>
          <w:sz w:val="24"/>
        </w:rPr>
        <w:t>2 x 2 kW</w:t>
      </w:r>
      <w:r>
        <w:rPr>
          <w:spacing w:val="-7"/>
          <w:kern w:val="0"/>
          <w:sz w:val="24"/>
        </w:rPr>
        <w:t xml:space="preserve"> </w:t>
      </w:r>
      <w:r>
        <w:rPr>
          <w:kern w:val="0"/>
          <w:sz w:val="24"/>
        </w:rPr>
        <w:t>- Em</w:t>
      </w:r>
      <w:r>
        <w:rPr>
          <w:rFonts w:hint="eastAsia"/>
          <w:spacing w:val="-1"/>
          <w:kern w:val="0"/>
          <w:sz w:val="24"/>
        </w:rPr>
        <w:t>ergen</w:t>
      </w:r>
      <w:r>
        <w:rPr>
          <w:kern w:val="0"/>
          <w:sz w:val="24"/>
        </w:rPr>
        <w:t>cy generator RM</w:t>
      </w:r>
    </w:p>
    <w:p w14:paraId="7C565BF9">
      <w:pPr>
        <w:autoSpaceDE w:val="0"/>
        <w:autoSpaceDN w:val="0"/>
        <w:adjustRightInd w:val="0"/>
        <w:ind w:left="1551" w:right="-20"/>
        <w:jc w:val="left"/>
        <w:rPr>
          <w:kern w:val="0"/>
          <w:sz w:val="24"/>
        </w:rPr>
      </w:pPr>
      <w:r>
        <w:rPr>
          <w:kern w:val="0"/>
          <w:sz w:val="24"/>
        </w:rPr>
        <w:t>2 x 2 kW</w:t>
      </w:r>
      <w:r>
        <w:rPr>
          <w:spacing w:val="-7"/>
          <w:kern w:val="0"/>
          <w:sz w:val="24"/>
        </w:rPr>
        <w:t xml:space="preserve"> </w:t>
      </w:r>
      <w:r>
        <w:rPr>
          <w:kern w:val="0"/>
          <w:sz w:val="24"/>
        </w:rPr>
        <w:t>– Bow thruster room</w:t>
      </w:r>
    </w:p>
    <w:p w14:paraId="5DA438B3">
      <w:pPr>
        <w:autoSpaceDE w:val="0"/>
        <w:autoSpaceDN w:val="0"/>
        <w:adjustRightInd w:val="0"/>
        <w:ind w:left="1551" w:right="-20"/>
        <w:jc w:val="left"/>
        <w:rPr>
          <w:kern w:val="0"/>
          <w:sz w:val="24"/>
        </w:rPr>
      </w:pPr>
      <w:r>
        <w:rPr>
          <w:rFonts w:hint="eastAsia"/>
          <w:kern w:val="0"/>
          <w:sz w:val="24"/>
        </w:rPr>
        <w:t>1</w:t>
      </w:r>
      <w:r>
        <w:rPr>
          <w:kern w:val="0"/>
          <w:sz w:val="24"/>
        </w:rPr>
        <w:t xml:space="preserve"> x </w:t>
      </w:r>
      <w:r>
        <w:rPr>
          <w:rFonts w:hint="eastAsia"/>
          <w:kern w:val="0"/>
          <w:sz w:val="24"/>
        </w:rPr>
        <w:t>2</w:t>
      </w:r>
      <w:r>
        <w:rPr>
          <w:kern w:val="0"/>
          <w:sz w:val="24"/>
        </w:rPr>
        <w:t xml:space="preserve"> kW</w:t>
      </w:r>
      <w:r>
        <w:rPr>
          <w:spacing w:val="-7"/>
          <w:kern w:val="0"/>
          <w:sz w:val="24"/>
        </w:rPr>
        <w:t xml:space="preserve"> </w:t>
      </w:r>
      <w:r>
        <w:rPr>
          <w:kern w:val="0"/>
          <w:sz w:val="24"/>
        </w:rPr>
        <w:t>- Bosun store</w:t>
      </w:r>
    </w:p>
    <w:p w14:paraId="7D34CC77">
      <w:pPr>
        <w:autoSpaceDE w:val="0"/>
        <w:autoSpaceDN w:val="0"/>
        <w:adjustRightInd w:val="0"/>
        <w:ind w:left="1551" w:right="-20"/>
        <w:jc w:val="left"/>
        <w:rPr>
          <w:kern w:val="0"/>
          <w:sz w:val="24"/>
        </w:rPr>
      </w:pPr>
      <w:r>
        <w:rPr>
          <w:kern w:val="0"/>
          <w:sz w:val="24"/>
        </w:rPr>
        <w:t xml:space="preserve">2 x </w:t>
      </w:r>
      <w:r>
        <w:rPr>
          <w:rFonts w:hint="eastAsia"/>
          <w:kern w:val="0"/>
          <w:sz w:val="24"/>
        </w:rPr>
        <w:t>2</w:t>
      </w:r>
      <w:r>
        <w:rPr>
          <w:kern w:val="0"/>
          <w:sz w:val="24"/>
        </w:rPr>
        <w:t xml:space="preserve"> kW</w:t>
      </w:r>
      <w:r>
        <w:rPr>
          <w:rFonts w:hint="eastAsia"/>
          <w:kern w:val="0"/>
          <w:sz w:val="24"/>
        </w:rPr>
        <w:t>- Wheelhouse</w:t>
      </w:r>
    </w:p>
    <w:p w14:paraId="33A37AC8">
      <w:pPr>
        <w:autoSpaceDE w:val="0"/>
        <w:autoSpaceDN w:val="0"/>
        <w:adjustRightInd w:val="0"/>
        <w:ind w:left="1551" w:right="-20"/>
        <w:jc w:val="left"/>
        <w:rPr>
          <w:kern w:val="0"/>
          <w:sz w:val="24"/>
        </w:rPr>
      </w:pPr>
      <w:r>
        <w:rPr>
          <w:rFonts w:hint="eastAsia"/>
          <w:kern w:val="0"/>
          <w:sz w:val="24"/>
        </w:rPr>
        <w:t>1</w:t>
      </w:r>
      <w:r>
        <w:rPr>
          <w:kern w:val="0"/>
          <w:sz w:val="24"/>
        </w:rPr>
        <w:t xml:space="preserve"> x </w:t>
      </w:r>
      <w:r>
        <w:rPr>
          <w:rFonts w:hint="eastAsia"/>
          <w:kern w:val="0"/>
          <w:sz w:val="24"/>
        </w:rPr>
        <w:t>0.5</w:t>
      </w:r>
      <w:r>
        <w:rPr>
          <w:kern w:val="0"/>
          <w:sz w:val="24"/>
        </w:rPr>
        <w:t xml:space="preserve"> kW - Each </w:t>
      </w:r>
      <w:r>
        <w:rPr>
          <w:rFonts w:hint="eastAsia"/>
          <w:kern w:val="0"/>
          <w:sz w:val="24"/>
        </w:rPr>
        <w:t>public</w:t>
      </w:r>
      <w:r>
        <w:rPr>
          <w:kern w:val="0"/>
          <w:sz w:val="24"/>
        </w:rPr>
        <w:t xml:space="preserve"> </w:t>
      </w:r>
      <w:r>
        <w:rPr>
          <w:rFonts w:hint="eastAsia"/>
          <w:kern w:val="0"/>
          <w:sz w:val="24"/>
        </w:rPr>
        <w:t xml:space="preserve">toilet </w:t>
      </w:r>
    </w:p>
    <w:p w14:paraId="4DE669D3">
      <w:pPr>
        <w:autoSpaceDE w:val="0"/>
        <w:autoSpaceDN w:val="0"/>
        <w:adjustRightInd w:val="0"/>
        <w:ind w:left="1551" w:right="-20"/>
        <w:jc w:val="left"/>
        <w:rPr>
          <w:kern w:val="0"/>
          <w:sz w:val="24"/>
        </w:rPr>
      </w:pPr>
      <w:r>
        <w:rPr>
          <w:rFonts w:hint="eastAsia"/>
          <w:kern w:val="0"/>
          <w:sz w:val="24"/>
        </w:rPr>
        <w:t>1</w:t>
      </w:r>
      <w:r>
        <w:rPr>
          <w:kern w:val="0"/>
          <w:sz w:val="24"/>
        </w:rPr>
        <w:t xml:space="preserve"> x 2 kW – Hospital</w:t>
      </w:r>
    </w:p>
    <w:p w14:paraId="7BE35B19">
      <w:pPr>
        <w:tabs>
          <w:tab w:val="left" w:pos="3880"/>
        </w:tabs>
        <w:autoSpaceDE w:val="0"/>
        <w:autoSpaceDN w:val="0"/>
        <w:adjustRightInd w:val="0"/>
        <w:ind w:firstLine="1440" w:firstLineChars="600"/>
        <w:rPr>
          <w:kern w:val="0"/>
          <w:sz w:val="24"/>
        </w:rPr>
      </w:pPr>
    </w:p>
    <w:p w14:paraId="33D11DCC">
      <w:pPr>
        <w:pStyle w:val="3"/>
        <w:numPr>
          <w:ilvl w:val="1"/>
          <w:numId w:val="0"/>
        </w:numPr>
        <w:ind w:left="567" w:leftChars="0" w:hanging="567" w:firstLineChars="0"/>
        <w:jc w:val="left"/>
      </w:pPr>
      <w:bookmarkStart w:id="771" w:name="_Toc48311973"/>
      <w:bookmarkStart w:id="772" w:name="_Toc48573632"/>
      <w:bookmarkStart w:id="773" w:name="_Toc48573770"/>
      <w:bookmarkStart w:id="774" w:name="_Toc49257685"/>
      <w:bookmarkStart w:id="775" w:name="_Toc5724016"/>
      <w:r>
        <w:rPr>
          <w:rFonts w:hint="eastAsia" w:ascii="Arial" w:hAnsi="Arial" w:eastAsia="黑体" w:cs="Times New Roman"/>
          <w:b/>
          <w:bCs/>
          <w:caps/>
          <w:kern w:val="0"/>
          <w:sz w:val="24"/>
          <w:szCs w:val="24"/>
          <w:lang w:val="en-US" w:eastAsia="zh-CN" w:bidi="ar-SA"/>
        </w:rPr>
        <w:t>8.7</w:t>
      </w:r>
      <w:r>
        <w:rPr>
          <w:rFonts w:hint="eastAsia" w:cs="Times New Roman"/>
          <w:b/>
          <w:bCs/>
          <w:caps/>
          <w:kern w:val="0"/>
          <w:sz w:val="24"/>
          <w:szCs w:val="24"/>
          <w:lang w:val="en-US" w:eastAsia="zh-CN" w:bidi="ar-SA"/>
        </w:rPr>
        <w:t xml:space="preserve"> </w:t>
      </w:r>
      <w:r>
        <w:t>LIGHTING SYSTEM</w:t>
      </w:r>
      <w:bookmarkEnd w:id="771"/>
      <w:bookmarkEnd w:id="772"/>
      <w:bookmarkEnd w:id="773"/>
      <w:bookmarkEnd w:id="774"/>
      <w:bookmarkEnd w:id="775"/>
    </w:p>
    <w:p w14:paraId="773C6C6A">
      <w:pPr>
        <w:pStyle w:val="3"/>
        <w:numPr>
          <w:ilvl w:val="2"/>
          <w:numId w:val="0"/>
        </w:numPr>
        <w:ind w:left="709" w:leftChars="0" w:hanging="709" w:firstLineChars="0"/>
        <w:jc w:val="left"/>
      </w:pPr>
      <w:bookmarkStart w:id="776" w:name="_Toc48573633"/>
      <w:bookmarkStart w:id="777" w:name="_Toc5724017"/>
      <w:bookmarkStart w:id="778" w:name="_Toc48573771"/>
      <w:bookmarkStart w:id="779" w:name="_Toc49257686"/>
      <w:bookmarkStart w:id="780" w:name="_Toc48311974"/>
      <w:r>
        <w:rPr>
          <w:rFonts w:hint="eastAsia" w:ascii="Arial" w:hAnsi="Arial" w:eastAsia="黑体" w:cs="Times New Roman"/>
          <w:b/>
          <w:bCs/>
          <w:caps/>
          <w:kern w:val="0"/>
          <w:sz w:val="24"/>
          <w:szCs w:val="24"/>
          <w:lang w:val="en-US" w:eastAsia="zh-CN" w:bidi="ar-SA"/>
        </w:rPr>
        <w:t>8.7.1</w:t>
      </w:r>
      <w:r>
        <w:rPr>
          <w:rFonts w:hint="eastAsia" w:cs="Times New Roman"/>
          <w:b/>
          <w:bCs/>
          <w:caps/>
          <w:kern w:val="0"/>
          <w:sz w:val="24"/>
          <w:szCs w:val="24"/>
          <w:lang w:val="en-US" w:eastAsia="zh-CN" w:bidi="ar-SA"/>
        </w:rPr>
        <w:t xml:space="preserve"> </w:t>
      </w:r>
      <w:r>
        <w:t>GENERAL</w:t>
      </w:r>
      <w:bookmarkEnd w:id="776"/>
      <w:bookmarkEnd w:id="777"/>
      <w:bookmarkEnd w:id="778"/>
      <w:bookmarkEnd w:id="779"/>
      <w:bookmarkEnd w:id="780"/>
    </w:p>
    <w:p w14:paraId="67320D7F">
      <w:pPr>
        <w:pStyle w:val="71"/>
        <w:ind w:left="743"/>
      </w:pPr>
      <w:r>
        <w:t>The</w:t>
      </w:r>
      <w:r>
        <w:rPr>
          <w:spacing w:val="23"/>
        </w:rPr>
        <w:t xml:space="preserve"> </w:t>
      </w:r>
      <w:r>
        <w:t>vessel shall be adequately illu</w:t>
      </w:r>
      <w:r>
        <w:rPr>
          <w:spacing w:val="-2"/>
        </w:rPr>
        <w:t>m</w:t>
      </w:r>
      <w:r>
        <w:rPr>
          <w:spacing w:val="1"/>
        </w:rPr>
        <w:t>i</w:t>
      </w:r>
      <w:r>
        <w:t>nated</w:t>
      </w:r>
      <w:r>
        <w:rPr>
          <w:spacing w:val="23"/>
        </w:rPr>
        <w:t xml:space="preserve"> </w:t>
      </w:r>
      <w:r>
        <w:t>throughout with</w:t>
      </w:r>
      <w:r>
        <w:rPr>
          <w:spacing w:val="23"/>
        </w:rPr>
        <w:t xml:space="preserve"> </w:t>
      </w:r>
      <w:r>
        <w:rPr>
          <w:rFonts w:hint="eastAsia"/>
        </w:rPr>
        <w:t>fluorescent</w:t>
      </w:r>
      <w:r>
        <w:t xml:space="preserve"> lights </w:t>
      </w:r>
      <w:r>
        <w:rPr>
          <w:rFonts w:hint="eastAsia"/>
          <w:b/>
          <w:i/>
        </w:rPr>
        <w:t xml:space="preserve">or </w:t>
      </w:r>
      <w:r>
        <w:rPr>
          <w:b/>
          <w:i/>
        </w:rPr>
        <w:t>e</w:t>
      </w:r>
      <w:r>
        <w:rPr>
          <w:rFonts w:hint="eastAsia"/>
          <w:b/>
          <w:i/>
        </w:rPr>
        <w:t>nergy saving light</w:t>
      </w:r>
      <w:r>
        <w:rPr>
          <w:b/>
          <w:i/>
        </w:rPr>
        <w:t xml:space="preserve"> </w:t>
      </w:r>
      <w:r>
        <w:t xml:space="preserve">and supplemented by </w:t>
      </w:r>
      <w:r>
        <w:rPr>
          <w:rFonts w:hint="eastAsia"/>
        </w:rPr>
        <w:t>incandescent</w:t>
      </w:r>
      <w:r>
        <w:t xml:space="preserve"> lights. Lighting fixtures for flood lighting shall be</w:t>
      </w:r>
      <w:r>
        <w:rPr>
          <w:spacing w:val="-6"/>
        </w:rPr>
        <w:t xml:space="preserve"> </w:t>
      </w:r>
      <w:r>
        <w:t xml:space="preserve">of </w:t>
      </w:r>
      <w:r>
        <w:rPr>
          <w:rFonts w:hint="eastAsia"/>
        </w:rPr>
        <w:t>halogen type</w:t>
      </w:r>
      <w:r>
        <w:t xml:space="preserve"> lamps.</w:t>
      </w:r>
    </w:p>
    <w:p w14:paraId="20BD414F">
      <w:pPr>
        <w:pStyle w:val="71"/>
        <w:ind w:left="743"/>
      </w:pPr>
    </w:p>
    <w:p w14:paraId="127AA36F">
      <w:pPr>
        <w:pStyle w:val="71"/>
        <w:ind w:left="743"/>
      </w:pPr>
      <w:r>
        <w:rPr>
          <w:rFonts w:hint="eastAsia"/>
        </w:rPr>
        <w:t>In general, incandescent lamps must be used as little as possible unless otherwise specified.</w:t>
      </w:r>
    </w:p>
    <w:p w14:paraId="4F868636">
      <w:pPr>
        <w:tabs>
          <w:tab w:val="left" w:pos="3880"/>
        </w:tabs>
        <w:autoSpaceDE w:val="0"/>
        <w:autoSpaceDN w:val="0"/>
        <w:adjustRightInd w:val="0"/>
        <w:ind w:left="1009"/>
        <w:rPr>
          <w:kern w:val="0"/>
          <w:sz w:val="24"/>
        </w:rPr>
      </w:pPr>
    </w:p>
    <w:p w14:paraId="526E7BC4">
      <w:pPr>
        <w:pStyle w:val="71"/>
        <w:ind w:left="743"/>
      </w:pPr>
      <w:r>
        <w:t>The lighting system shall be divided into normal lighting</w:t>
      </w:r>
      <w:r>
        <w:rPr>
          <w:rFonts w:hint="eastAsia"/>
        </w:rPr>
        <w:t>,</w:t>
      </w:r>
      <w:r>
        <w:t xml:space="preserve"> emergency lighting. </w:t>
      </w:r>
    </w:p>
    <w:p w14:paraId="098778AC">
      <w:pPr>
        <w:tabs>
          <w:tab w:val="left" w:pos="3880"/>
        </w:tabs>
        <w:autoSpaceDE w:val="0"/>
        <w:autoSpaceDN w:val="0"/>
        <w:adjustRightInd w:val="0"/>
        <w:ind w:left="1009"/>
        <w:rPr>
          <w:kern w:val="0"/>
          <w:sz w:val="24"/>
        </w:rPr>
      </w:pPr>
    </w:p>
    <w:p w14:paraId="46F121E5">
      <w:pPr>
        <w:pStyle w:val="71"/>
        <w:ind w:left="743"/>
      </w:pPr>
      <w:r>
        <w:t xml:space="preserve">Machinery space light </w:t>
      </w:r>
      <w:r>
        <w:rPr>
          <w:rFonts w:hint="eastAsia"/>
        </w:rPr>
        <w:t>should</w:t>
      </w:r>
      <w:r>
        <w:t xml:space="preserve"> be arranged/supplied in such a manner that the</w:t>
      </w:r>
      <w:r>
        <w:rPr>
          <w:rFonts w:hint="eastAsia"/>
        </w:rPr>
        <w:t xml:space="preserve"> </w:t>
      </w:r>
      <w:r>
        <w:t>failure of anyone branch circuit not to cause any space to be entirely dark.</w:t>
      </w:r>
    </w:p>
    <w:p w14:paraId="48D14999">
      <w:pPr>
        <w:tabs>
          <w:tab w:val="left" w:pos="3880"/>
        </w:tabs>
        <w:autoSpaceDE w:val="0"/>
        <w:autoSpaceDN w:val="0"/>
        <w:adjustRightInd w:val="0"/>
        <w:ind w:left="1009"/>
        <w:rPr>
          <w:kern w:val="0"/>
          <w:sz w:val="24"/>
        </w:rPr>
      </w:pPr>
    </w:p>
    <w:p w14:paraId="34FE4336">
      <w:pPr>
        <w:pStyle w:val="71"/>
        <w:ind w:left="743"/>
      </w:pPr>
      <w:r>
        <w:t>In general, emergency lights shall be arranged without local switches, except for wheelhouse</w:t>
      </w:r>
      <w:r>
        <w:rPr>
          <w:rFonts w:hint="eastAsia"/>
        </w:rPr>
        <w:t xml:space="preserve"> and crew cabins</w:t>
      </w:r>
      <w:r>
        <w:t>.</w:t>
      </w:r>
    </w:p>
    <w:p w14:paraId="552E86D8">
      <w:pPr>
        <w:tabs>
          <w:tab w:val="left" w:pos="3880"/>
        </w:tabs>
        <w:autoSpaceDE w:val="0"/>
        <w:autoSpaceDN w:val="0"/>
        <w:adjustRightInd w:val="0"/>
        <w:ind w:left="1009"/>
        <w:rPr>
          <w:kern w:val="0"/>
          <w:sz w:val="24"/>
        </w:rPr>
      </w:pPr>
    </w:p>
    <w:p w14:paraId="260A12B5">
      <w:pPr>
        <w:pStyle w:val="71"/>
        <w:ind w:left="743"/>
      </w:pPr>
      <w:r>
        <w:t>All emergency lights must be marked with a red mark.</w:t>
      </w:r>
    </w:p>
    <w:p w14:paraId="309306A0">
      <w:pPr>
        <w:pStyle w:val="71"/>
        <w:ind w:left="743"/>
      </w:pPr>
    </w:p>
    <w:p w14:paraId="76844A97">
      <w:pPr>
        <w:pStyle w:val="71"/>
        <w:ind w:left="743"/>
        <w:rPr>
          <w:b/>
          <w:i/>
        </w:rPr>
      </w:pPr>
      <w:r>
        <w:rPr>
          <w:b/>
          <w:i/>
        </w:rPr>
        <w:t>Anti-vibration mountings to be used in areas subject to local vibration (if necessary), except hanging type lighting fixtures.</w:t>
      </w:r>
    </w:p>
    <w:p w14:paraId="12D346BB">
      <w:pPr>
        <w:pStyle w:val="71"/>
        <w:ind w:left="743"/>
        <w:rPr>
          <w:rFonts w:cs="Arial" w:eastAsiaTheme="minorEastAsia"/>
          <w:b/>
          <w:i/>
          <w:lang w:val="zh-CN"/>
        </w:rPr>
      </w:pPr>
      <w:r>
        <w:rPr>
          <w:b/>
          <w:i/>
        </w:rPr>
        <w:t>The general features and dimensioning of lighting fixtures, switches and receptacles to be submitted for Owner's approval. Quantity and size of lighting fixtures, switches and receptacles may be changed in accordance with Owner's approved General Arr't of</w:t>
      </w:r>
      <w:r>
        <w:rPr>
          <w:rFonts w:hint="eastAsia"/>
          <w:b/>
          <w:i/>
        </w:rPr>
        <w:t xml:space="preserve"> </w:t>
      </w:r>
      <w:r>
        <w:rPr>
          <w:rFonts w:eastAsia="Microsoft JhengHei" w:cs="Arial"/>
          <w:b/>
          <w:i/>
          <w:lang w:val="zh-CN"/>
        </w:rPr>
        <w:t>Electrical Equipment during plan approval procedure</w:t>
      </w:r>
      <w:r>
        <w:rPr>
          <w:rFonts w:hint="eastAsia" w:cs="Arial" w:eastAsiaTheme="minorEastAsia"/>
          <w:b/>
          <w:i/>
          <w:lang w:val="zh-CN"/>
        </w:rPr>
        <w:t>.</w:t>
      </w:r>
    </w:p>
    <w:p w14:paraId="78B3A01B">
      <w:pPr>
        <w:pStyle w:val="71"/>
        <w:ind w:left="743"/>
        <w:rPr>
          <w:rFonts w:eastAsiaTheme="minorEastAsia"/>
          <w:b/>
          <w:i/>
          <w:lang w:val="zh-CN"/>
        </w:rPr>
      </w:pPr>
    </w:p>
    <w:p w14:paraId="6681B5E7">
      <w:pPr>
        <w:pStyle w:val="71"/>
        <w:ind w:left="743"/>
        <w:rPr>
          <w:b/>
          <w:i/>
        </w:rPr>
      </w:pPr>
      <w:r>
        <w:rPr>
          <w:b/>
          <w:i/>
        </w:rPr>
        <w:t>a) The lighting fixtures fitted in the weather part to be water-proof and to have the body of cast brass or brass plate or stainless steel or synthetic resin.</w:t>
      </w:r>
    </w:p>
    <w:p w14:paraId="26908E18">
      <w:pPr>
        <w:pStyle w:val="71"/>
        <w:ind w:left="743"/>
        <w:rPr>
          <w:b/>
          <w:i/>
        </w:rPr>
      </w:pPr>
    </w:p>
    <w:p w14:paraId="608936C2">
      <w:pPr>
        <w:pStyle w:val="71"/>
        <w:ind w:left="743"/>
        <w:rPr>
          <w:b/>
          <w:i/>
        </w:rPr>
      </w:pPr>
      <w:r>
        <w:rPr>
          <w:b/>
          <w:i/>
        </w:rPr>
        <w:t>b) Lighting fixtures fitted under the risk of mechanical damages to be protected with guards for (energy saving tube) lights and polycarbonate globes for fluorescent lights.</w:t>
      </w:r>
    </w:p>
    <w:p w14:paraId="66864FA9">
      <w:pPr>
        <w:pStyle w:val="71"/>
        <w:ind w:left="743"/>
        <w:rPr>
          <w:b/>
          <w:i/>
        </w:rPr>
      </w:pPr>
    </w:p>
    <w:p w14:paraId="76226615">
      <w:pPr>
        <w:pStyle w:val="71"/>
        <w:ind w:left="743"/>
        <w:rPr>
          <w:b/>
          <w:i/>
        </w:rPr>
      </w:pPr>
      <w:r>
        <w:rPr>
          <w:b/>
          <w:i/>
        </w:rPr>
        <w:t>c) For protection guards, steel guards to be used for the lamps fitted indoor space and brass guards for the lamps exposed to weather</w:t>
      </w:r>
    </w:p>
    <w:p w14:paraId="1D3591DA">
      <w:pPr>
        <w:pStyle w:val="71"/>
        <w:ind w:left="743"/>
        <w:rPr>
          <w:b/>
          <w:i/>
          <w:lang w:val="zh-CN"/>
        </w:rPr>
      </w:pPr>
    </w:p>
    <w:p w14:paraId="3B1B7A16">
      <w:pPr>
        <w:pStyle w:val="71"/>
        <w:ind w:left="743"/>
        <w:rPr>
          <w:rFonts w:eastAsiaTheme="minorEastAsia"/>
          <w:b/>
          <w:i/>
        </w:rPr>
      </w:pPr>
      <w:r>
        <w:rPr>
          <w:rFonts w:eastAsia="Microsoft JhengHei" w:cs="Arial"/>
          <w:b/>
          <w:i/>
          <w:lang w:val="zh-CN"/>
        </w:rPr>
        <w:t>Incandescent Lamps to be replaced by energy saving tube wherever is feasible</w:t>
      </w:r>
      <w:r>
        <w:rPr>
          <w:rFonts w:hint="eastAsia" w:cs="Arial" w:eastAsiaTheme="minorEastAsia"/>
          <w:b/>
          <w:i/>
          <w:lang w:val="zh-CN"/>
        </w:rPr>
        <w:t>.</w:t>
      </w:r>
    </w:p>
    <w:p w14:paraId="2AD4CF31">
      <w:pPr>
        <w:widowControl/>
        <w:jc w:val="left"/>
        <w:rPr>
          <w:kern w:val="0"/>
          <w:sz w:val="24"/>
        </w:rPr>
      </w:pPr>
      <w:r>
        <w:rPr>
          <w:kern w:val="0"/>
          <w:sz w:val="24"/>
        </w:rPr>
        <w:br w:type="page"/>
      </w:r>
    </w:p>
    <w:p w14:paraId="504008DB">
      <w:pPr>
        <w:tabs>
          <w:tab w:val="left" w:pos="3880"/>
        </w:tabs>
        <w:autoSpaceDE w:val="0"/>
        <w:autoSpaceDN w:val="0"/>
        <w:adjustRightInd w:val="0"/>
        <w:ind w:left="1009"/>
        <w:rPr>
          <w:kern w:val="0"/>
          <w:sz w:val="24"/>
        </w:rPr>
      </w:pPr>
    </w:p>
    <w:p w14:paraId="64538230">
      <w:pPr>
        <w:pStyle w:val="71"/>
        <w:ind w:left="743"/>
      </w:pPr>
      <w:r>
        <w:t xml:space="preserve">Emergency light </w:t>
      </w:r>
      <w:r>
        <w:rPr>
          <w:rFonts w:hint="eastAsia"/>
        </w:rPr>
        <w:t>may</w:t>
      </w:r>
      <w:r>
        <w:t xml:space="preserve"> be normally used as part of the general lighting system </w:t>
      </w:r>
      <w:r>
        <w:rPr>
          <w:rFonts w:hint="eastAsia"/>
        </w:rPr>
        <w:t xml:space="preserve">and 1/3 quantity at least </w:t>
      </w:r>
      <w:r>
        <w:t xml:space="preserve">in the following rooms </w:t>
      </w:r>
      <w:r>
        <w:rPr>
          <w:rFonts w:hint="eastAsia"/>
        </w:rPr>
        <w:t>&amp;</w:t>
      </w:r>
      <w:r>
        <w:t xml:space="preserve"> spaces </w:t>
      </w:r>
      <w:r>
        <w:rPr>
          <w:rFonts w:hint="eastAsia"/>
        </w:rPr>
        <w:t>:</w:t>
      </w:r>
      <w:r>
        <w:t xml:space="preserve">. </w:t>
      </w:r>
    </w:p>
    <w:p w14:paraId="2AF3FCA1">
      <w:pPr>
        <w:pStyle w:val="71"/>
        <w:ind w:left="743"/>
      </w:pPr>
    </w:p>
    <w:tbl>
      <w:tblPr>
        <w:tblStyle w:val="40"/>
        <w:tblW w:w="0" w:type="auto"/>
        <w:tblInd w:w="1139" w:type="dxa"/>
        <w:tblLayout w:type="fixed"/>
        <w:tblCellMar>
          <w:top w:w="0" w:type="dxa"/>
          <w:left w:w="0" w:type="dxa"/>
          <w:bottom w:w="0" w:type="dxa"/>
          <w:right w:w="0" w:type="dxa"/>
        </w:tblCellMar>
      </w:tblPr>
      <w:tblGrid>
        <w:gridCol w:w="3686"/>
        <w:gridCol w:w="3827"/>
      </w:tblGrid>
      <w:tr w14:paraId="13EDAB39">
        <w:tblPrEx>
          <w:tblCellMar>
            <w:top w:w="0" w:type="dxa"/>
            <w:left w:w="0" w:type="dxa"/>
            <w:bottom w:w="0" w:type="dxa"/>
            <w:right w:w="0" w:type="dxa"/>
          </w:tblCellMar>
        </w:tblPrEx>
        <w:tc>
          <w:tcPr>
            <w:tcW w:w="3686" w:type="dxa"/>
            <w:tcBorders>
              <w:top w:val="single" w:color="000000" w:sz="4" w:space="0"/>
              <w:left w:val="single" w:color="000000" w:sz="4" w:space="0"/>
              <w:bottom w:val="single" w:color="000000" w:sz="4" w:space="0"/>
              <w:right w:val="single" w:color="000000" w:sz="4" w:space="0"/>
            </w:tcBorders>
          </w:tcPr>
          <w:p w14:paraId="265D1F77">
            <w:pPr>
              <w:autoSpaceDE w:val="0"/>
              <w:autoSpaceDN w:val="0"/>
              <w:adjustRightInd w:val="0"/>
              <w:spacing w:before="2"/>
              <w:ind w:left="103" w:right="-20"/>
              <w:jc w:val="left"/>
              <w:rPr>
                <w:kern w:val="0"/>
                <w:sz w:val="24"/>
              </w:rPr>
            </w:pPr>
            <w:r>
              <w:rPr>
                <w:kern w:val="0"/>
                <w:sz w:val="24"/>
              </w:rPr>
              <w:t>Wheelhouse</w:t>
            </w:r>
          </w:p>
        </w:tc>
        <w:tc>
          <w:tcPr>
            <w:tcW w:w="3827" w:type="dxa"/>
            <w:tcBorders>
              <w:top w:val="single" w:color="000000" w:sz="4" w:space="0"/>
              <w:left w:val="single" w:color="000000" w:sz="4" w:space="0"/>
              <w:bottom w:val="single" w:color="000000" w:sz="4" w:space="0"/>
              <w:right w:val="single" w:color="000000" w:sz="4" w:space="0"/>
            </w:tcBorders>
          </w:tcPr>
          <w:p w14:paraId="1488F7EA">
            <w:pPr>
              <w:autoSpaceDE w:val="0"/>
              <w:autoSpaceDN w:val="0"/>
              <w:adjustRightInd w:val="0"/>
              <w:spacing w:before="2"/>
              <w:ind w:left="103" w:right="-20"/>
              <w:jc w:val="left"/>
              <w:rPr>
                <w:kern w:val="0"/>
                <w:sz w:val="24"/>
              </w:rPr>
            </w:pPr>
            <w:r>
              <w:rPr>
                <w:kern w:val="0"/>
                <w:sz w:val="24"/>
              </w:rPr>
              <w:t>Inner and outer passages</w:t>
            </w:r>
          </w:p>
        </w:tc>
      </w:tr>
      <w:tr w14:paraId="2F4C6225">
        <w:tblPrEx>
          <w:tblCellMar>
            <w:top w:w="0" w:type="dxa"/>
            <w:left w:w="0" w:type="dxa"/>
            <w:bottom w:w="0" w:type="dxa"/>
            <w:right w:w="0" w:type="dxa"/>
          </w:tblCellMar>
        </w:tblPrEx>
        <w:tc>
          <w:tcPr>
            <w:tcW w:w="3686" w:type="dxa"/>
            <w:tcBorders>
              <w:top w:val="single" w:color="000000" w:sz="4" w:space="0"/>
              <w:left w:val="single" w:color="000000" w:sz="4" w:space="0"/>
              <w:bottom w:val="single" w:color="000000" w:sz="4" w:space="0"/>
              <w:right w:val="single" w:color="000000" w:sz="4" w:space="0"/>
            </w:tcBorders>
          </w:tcPr>
          <w:p w14:paraId="67E35CA9">
            <w:pPr>
              <w:autoSpaceDE w:val="0"/>
              <w:autoSpaceDN w:val="0"/>
              <w:adjustRightInd w:val="0"/>
              <w:spacing w:before="2"/>
              <w:ind w:left="103" w:right="-20"/>
              <w:jc w:val="left"/>
              <w:rPr>
                <w:kern w:val="0"/>
                <w:sz w:val="24"/>
              </w:rPr>
            </w:pPr>
            <w:r>
              <w:rPr>
                <w:kern w:val="0"/>
                <w:sz w:val="24"/>
              </w:rPr>
              <w:t>Electric eq</w:t>
            </w:r>
            <w:r>
              <w:rPr>
                <w:spacing w:val="-1"/>
                <w:kern w:val="0"/>
                <w:sz w:val="24"/>
              </w:rPr>
              <w:t>ui</w:t>
            </w:r>
            <w:r>
              <w:rPr>
                <w:kern w:val="0"/>
                <w:sz w:val="24"/>
              </w:rPr>
              <w:t>p</w:t>
            </w:r>
            <w:r>
              <w:rPr>
                <w:spacing w:val="-2"/>
                <w:kern w:val="0"/>
                <w:sz w:val="24"/>
              </w:rPr>
              <w:t>m</w:t>
            </w:r>
            <w:r>
              <w:rPr>
                <w:kern w:val="0"/>
                <w:sz w:val="24"/>
              </w:rPr>
              <w:t>ent room</w:t>
            </w:r>
          </w:p>
        </w:tc>
        <w:tc>
          <w:tcPr>
            <w:tcW w:w="3827" w:type="dxa"/>
            <w:tcBorders>
              <w:top w:val="single" w:color="000000" w:sz="4" w:space="0"/>
              <w:left w:val="single" w:color="000000" w:sz="4" w:space="0"/>
              <w:bottom w:val="single" w:color="000000" w:sz="4" w:space="0"/>
              <w:right w:val="single" w:color="000000" w:sz="4" w:space="0"/>
            </w:tcBorders>
          </w:tcPr>
          <w:p w14:paraId="00152F08">
            <w:pPr>
              <w:autoSpaceDE w:val="0"/>
              <w:autoSpaceDN w:val="0"/>
              <w:adjustRightInd w:val="0"/>
              <w:spacing w:before="2"/>
              <w:ind w:left="103" w:right="-20"/>
              <w:jc w:val="left"/>
              <w:rPr>
                <w:kern w:val="0"/>
                <w:sz w:val="24"/>
              </w:rPr>
            </w:pPr>
            <w:r>
              <w:rPr>
                <w:spacing w:val="-5"/>
                <w:kern w:val="0"/>
                <w:sz w:val="24"/>
              </w:rPr>
              <w:t>S</w:t>
            </w:r>
            <w:r>
              <w:rPr>
                <w:spacing w:val="1"/>
                <w:kern w:val="0"/>
                <w:sz w:val="24"/>
              </w:rPr>
              <w:t>t</w:t>
            </w:r>
            <w:r>
              <w:rPr>
                <w:kern w:val="0"/>
                <w:sz w:val="24"/>
              </w:rPr>
              <w:t>airs in accom</w:t>
            </w:r>
            <w:r>
              <w:rPr>
                <w:spacing w:val="-2"/>
                <w:kern w:val="0"/>
                <w:sz w:val="24"/>
              </w:rPr>
              <w:t>m</w:t>
            </w:r>
            <w:r>
              <w:rPr>
                <w:kern w:val="0"/>
                <w:sz w:val="24"/>
              </w:rPr>
              <w:t>odation</w:t>
            </w:r>
          </w:p>
        </w:tc>
      </w:tr>
      <w:tr w14:paraId="672AA50F">
        <w:tblPrEx>
          <w:tblCellMar>
            <w:top w:w="0" w:type="dxa"/>
            <w:left w:w="0" w:type="dxa"/>
            <w:bottom w:w="0" w:type="dxa"/>
            <w:right w:w="0" w:type="dxa"/>
          </w:tblCellMar>
        </w:tblPrEx>
        <w:tc>
          <w:tcPr>
            <w:tcW w:w="3686" w:type="dxa"/>
            <w:tcBorders>
              <w:top w:val="single" w:color="000000" w:sz="4" w:space="0"/>
              <w:left w:val="single" w:color="000000" w:sz="4" w:space="0"/>
              <w:bottom w:val="single" w:color="000000" w:sz="4" w:space="0"/>
              <w:right w:val="single" w:color="000000" w:sz="4" w:space="0"/>
            </w:tcBorders>
          </w:tcPr>
          <w:p w14:paraId="0C471B7C">
            <w:pPr>
              <w:autoSpaceDE w:val="0"/>
              <w:autoSpaceDN w:val="0"/>
              <w:adjustRightInd w:val="0"/>
              <w:spacing w:before="2"/>
              <w:ind w:left="103" w:right="-20"/>
              <w:jc w:val="left"/>
              <w:rPr>
                <w:kern w:val="0"/>
                <w:sz w:val="24"/>
              </w:rPr>
            </w:pPr>
            <w:r>
              <w:rPr>
                <w:kern w:val="0"/>
                <w:sz w:val="24"/>
              </w:rPr>
              <w:t>E</w:t>
            </w:r>
            <w:r>
              <w:rPr>
                <w:spacing w:val="-2"/>
                <w:kern w:val="0"/>
                <w:sz w:val="24"/>
              </w:rPr>
              <w:t>m</w:t>
            </w:r>
            <w:r>
              <w:rPr>
                <w:kern w:val="0"/>
                <w:sz w:val="24"/>
              </w:rPr>
              <w:t>e</w:t>
            </w:r>
            <w:r>
              <w:rPr>
                <w:spacing w:val="-4"/>
                <w:kern w:val="0"/>
                <w:sz w:val="24"/>
              </w:rPr>
              <w:t>r</w:t>
            </w:r>
            <w:r>
              <w:rPr>
                <w:kern w:val="0"/>
                <w:sz w:val="24"/>
              </w:rPr>
              <w:t>gency generator room</w:t>
            </w:r>
          </w:p>
        </w:tc>
        <w:tc>
          <w:tcPr>
            <w:tcW w:w="3827" w:type="dxa"/>
            <w:tcBorders>
              <w:top w:val="single" w:color="000000" w:sz="4" w:space="0"/>
              <w:left w:val="single" w:color="000000" w:sz="4" w:space="0"/>
              <w:bottom w:val="single" w:color="000000" w:sz="4" w:space="0"/>
              <w:right w:val="single" w:color="000000" w:sz="4" w:space="0"/>
            </w:tcBorders>
          </w:tcPr>
          <w:p w14:paraId="7EBCC420">
            <w:pPr>
              <w:autoSpaceDE w:val="0"/>
              <w:autoSpaceDN w:val="0"/>
              <w:adjustRightInd w:val="0"/>
              <w:spacing w:before="2"/>
              <w:ind w:left="104" w:right="-20"/>
              <w:jc w:val="left"/>
              <w:rPr>
                <w:kern w:val="0"/>
                <w:sz w:val="24"/>
              </w:rPr>
            </w:pPr>
            <w:r>
              <w:rPr>
                <w:spacing w:val="-20"/>
                <w:kern w:val="0"/>
                <w:sz w:val="24"/>
              </w:rPr>
              <w:t>W</w:t>
            </w:r>
            <w:r>
              <w:rPr>
                <w:kern w:val="0"/>
                <w:sz w:val="24"/>
              </w:rPr>
              <w:t>orkshop</w:t>
            </w:r>
          </w:p>
        </w:tc>
      </w:tr>
      <w:tr w14:paraId="069D0C8A">
        <w:tblPrEx>
          <w:tblCellMar>
            <w:top w:w="0" w:type="dxa"/>
            <w:left w:w="0" w:type="dxa"/>
            <w:bottom w:w="0" w:type="dxa"/>
            <w:right w:w="0" w:type="dxa"/>
          </w:tblCellMar>
        </w:tblPrEx>
        <w:tc>
          <w:tcPr>
            <w:tcW w:w="3686" w:type="dxa"/>
            <w:tcBorders>
              <w:top w:val="single" w:color="000000" w:sz="4" w:space="0"/>
              <w:left w:val="single" w:color="000000" w:sz="4" w:space="0"/>
              <w:bottom w:val="single" w:color="000000" w:sz="4" w:space="0"/>
              <w:right w:val="single" w:color="000000" w:sz="4" w:space="0"/>
            </w:tcBorders>
          </w:tcPr>
          <w:p w14:paraId="347A4B42">
            <w:pPr>
              <w:autoSpaceDE w:val="0"/>
              <w:autoSpaceDN w:val="0"/>
              <w:adjustRightInd w:val="0"/>
              <w:spacing w:before="2"/>
              <w:ind w:left="103" w:right="-20"/>
              <w:jc w:val="left"/>
              <w:rPr>
                <w:kern w:val="0"/>
                <w:sz w:val="24"/>
              </w:rPr>
            </w:pPr>
            <w:r>
              <w:rPr>
                <w:kern w:val="0"/>
                <w:sz w:val="24"/>
              </w:rPr>
              <w:t>Hospital</w:t>
            </w:r>
          </w:p>
        </w:tc>
        <w:tc>
          <w:tcPr>
            <w:tcW w:w="3827" w:type="dxa"/>
            <w:tcBorders>
              <w:top w:val="single" w:color="000000" w:sz="4" w:space="0"/>
              <w:left w:val="single" w:color="000000" w:sz="4" w:space="0"/>
              <w:bottom w:val="single" w:color="000000" w:sz="4" w:space="0"/>
              <w:right w:val="single" w:color="000000" w:sz="4" w:space="0"/>
            </w:tcBorders>
          </w:tcPr>
          <w:p w14:paraId="484C2FF1">
            <w:pPr>
              <w:autoSpaceDE w:val="0"/>
              <w:autoSpaceDN w:val="0"/>
              <w:adjustRightInd w:val="0"/>
              <w:spacing w:before="2"/>
              <w:ind w:left="103" w:right="-20"/>
              <w:jc w:val="left"/>
              <w:rPr>
                <w:kern w:val="0"/>
                <w:sz w:val="24"/>
              </w:rPr>
            </w:pPr>
            <w:r>
              <w:rPr>
                <w:kern w:val="0"/>
                <w:sz w:val="24"/>
              </w:rPr>
              <w:t>Engine control room</w:t>
            </w:r>
          </w:p>
        </w:tc>
      </w:tr>
      <w:tr w14:paraId="71CA6DF5">
        <w:tblPrEx>
          <w:tblCellMar>
            <w:top w:w="0" w:type="dxa"/>
            <w:left w:w="0" w:type="dxa"/>
            <w:bottom w:w="0" w:type="dxa"/>
            <w:right w:w="0" w:type="dxa"/>
          </w:tblCellMar>
        </w:tblPrEx>
        <w:tc>
          <w:tcPr>
            <w:tcW w:w="3686" w:type="dxa"/>
            <w:tcBorders>
              <w:top w:val="single" w:color="000000" w:sz="4" w:space="0"/>
              <w:left w:val="single" w:color="000000" w:sz="4" w:space="0"/>
              <w:bottom w:val="single" w:color="000000" w:sz="4" w:space="0"/>
              <w:right w:val="single" w:color="000000" w:sz="4" w:space="0"/>
            </w:tcBorders>
          </w:tcPr>
          <w:p w14:paraId="7973E84F">
            <w:pPr>
              <w:autoSpaceDE w:val="0"/>
              <w:autoSpaceDN w:val="0"/>
              <w:adjustRightInd w:val="0"/>
              <w:spacing w:before="2"/>
              <w:ind w:left="103" w:right="-20"/>
              <w:jc w:val="left"/>
              <w:rPr>
                <w:kern w:val="0"/>
                <w:sz w:val="24"/>
              </w:rPr>
            </w:pPr>
            <w:r>
              <w:rPr>
                <w:kern w:val="0"/>
                <w:sz w:val="24"/>
              </w:rPr>
              <w:t>O</w:t>
            </w:r>
            <w:r>
              <w:rPr>
                <w:spacing w:val="-4"/>
                <w:kern w:val="0"/>
                <w:sz w:val="24"/>
              </w:rPr>
              <w:t>f</w:t>
            </w:r>
            <w:r>
              <w:rPr>
                <w:kern w:val="0"/>
                <w:sz w:val="24"/>
              </w:rPr>
              <w:t>fices</w:t>
            </w:r>
          </w:p>
        </w:tc>
        <w:tc>
          <w:tcPr>
            <w:tcW w:w="3827" w:type="dxa"/>
            <w:tcBorders>
              <w:top w:val="single" w:color="000000" w:sz="4" w:space="0"/>
              <w:left w:val="single" w:color="000000" w:sz="4" w:space="0"/>
              <w:bottom w:val="single" w:color="000000" w:sz="4" w:space="0"/>
              <w:right w:val="single" w:color="000000" w:sz="4" w:space="0"/>
            </w:tcBorders>
          </w:tcPr>
          <w:p w14:paraId="2F2658DD">
            <w:pPr>
              <w:autoSpaceDE w:val="0"/>
              <w:autoSpaceDN w:val="0"/>
              <w:adjustRightInd w:val="0"/>
              <w:spacing w:before="2"/>
              <w:ind w:left="103" w:right="-20"/>
              <w:jc w:val="left"/>
              <w:rPr>
                <w:kern w:val="0"/>
                <w:sz w:val="24"/>
              </w:rPr>
            </w:pPr>
            <w:r>
              <w:rPr>
                <w:kern w:val="0"/>
                <w:sz w:val="24"/>
              </w:rPr>
              <w:t>Engine room</w:t>
            </w:r>
          </w:p>
        </w:tc>
      </w:tr>
      <w:tr w14:paraId="1BC283E2">
        <w:tblPrEx>
          <w:tblCellMar>
            <w:top w:w="0" w:type="dxa"/>
            <w:left w:w="0" w:type="dxa"/>
            <w:bottom w:w="0" w:type="dxa"/>
            <w:right w:w="0" w:type="dxa"/>
          </w:tblCellMar>
        </w:tblPrEx>
        <w:tc>
          <w:tcPr>
            <w:tcW w:w="3686" w:type="dxa"/>
            <w:tcBorders>
              <w:top w:val="single" w:color="000000" w:sz="4" w:space="0"/>
              <w:left w:val="single" w:color="000000" w:sz="4" w:space="0"/>
              <w:bottom w:val="single" w:color="000000" w:sz="4" w:space="0"/>
              <w:right w:val="single" w:color="000000" w:sz="4" w:space="0"/>
            </w:tcBorders>
          </w:tcPr>
          <w:p w14:paraId="4D201F95">
            <w:pPr>
              <w:autoSpaceDE w:val="0"/>
              <w:autoSpaceDN w:val="0"/>
              <w:adjustRightInd w:val="0"/>
              <w:spacing w:before="2"/>
              <w:ind w:left="103" w:right="-20"/>
              <w:jc w:val="left"/>
              <w:rPr>
                <w:kern w:val="0"/>
                <w:sz w:val="24"/>
              </w:rPr>
            </w:pPr>
            <w:r>
              <w:rPr>
                <w:kern w:val="0"/>
                <w:sz w:val="24"/>
              </w:rPr>
              <w:t>Public roo</w:t>
            </w:r>
            <w:r>
              <w:rPr>
                <w:spacing w:val="-2"/>
                <w:kern w:val="0"/>
                <w:sz w:val="24"/>
              </w:rPr>
              <w:t>m</w:t>
            </w:r>
            <w:r>
              <w:rPr>
                <w:kern w:val="0"/>
                <w:sz w:val="24"/>
              </w:rPr>
              <w:t>s</w:t>
            </w:r>
          </w:p>
        </w:tc>
        <w:tc>
          <w:tcPr>
            <w:tcW w:w="3827" w:type="dxa"/>
            <w:tcBorders>
              <w:top w:val="single" w:color="000000" w:sz="4" w:space="0"/>
              <w:left w:val="single" w:color="000000" w:sz="4" w:space="0"/>
              <w:bottom w:val="single" w:color="000000" w:sz="4" w:space="0"/>
              <w:right w:val="single" w:color="000000" w:sz="4" w:space="0"/>
            </w:tcBorders>
          </w:tcPr>
          <w:p w14:paraId="7085F9F8">
            <w:pPr>
              <w:autoSpaceDE w:val="0"/>
              <w:autoSpaceDN w:val="0"/>
              <w:adjustRightInd w:val="0"/>
              <w:spacing w:before="2"/>
              <w:ind w:left="103" w:right="-20"/>
              <w:jc w:val="left"/>
              <w:rPr>
                <w:kern w:val="0"/>
                <w:sz w:val="24"/>
              </w:rPr>
            </w:pPr>
            <w:r>
              <w:rPr>
                <w:spacing w:val="-5"/>
                <w:kern w:val="0"/>
                <w:sz w:val="24"/>
              </w:rPr>
              <w:t>S</w:t>
            </w:r>
            <w:r>
              <w:rPr>
                <w:spacing w:val="1"/>
                <w:kern w:val="0"/>
                <w:sz w:val="24"/>
              </w:rPr>
              <w:t>t</w:t>
            </w:r>
            <w:r>
              <w:rPr>
                <w:kern w:val="0"/>
                <w:sz w:val="24"/>
              </w:rPr>
              <w:t>eering gear room</w:t>
            </w:r>
          </w:p>
        </w:tc>
      </w:tr>
      <w:tr w14:paraId="10934F10">
        <w:tblPrEx>
          <w:tblCellMar>
            <w:top w:w="0" w:type="dxa"/>
            <w:left w:w="0" w:type="dxa"/>
            <w:bottom w:w="0" w:type="dxa"/>
            <w:right w:w="0" w:type="dxa"/>
          </w:tblCellMar>
        </w:tblPrEx>
        <w:tc>
          <w:tcPr>
            <w:tcW w:w="3686" w:type="dxa"/>
            <w:tcBorders>
              <w:top w:val="single" w:color="000000" w:sz="4" w:space="0"/>
              <w:left w:val="single" w:color="000000" w:sz="4" w:space="0"/>
              <w:bottom w:val="single" w:color="000000" w:sz="4" w:space="0"/>
              <w:right w:val="single" w:color="000000" w:sz="4" w:space="0"/>
            </w:tcBorders>
          </w:tcPr>
          <w:p w14:paraId="383114F4">
            <w:pPr>
              <w:autoSpaceDE w:val="0"/>
              <w:autoSpaceDN w:val="0"/>
              <w:adjustRightInd w:val="0"/>
              <w:spacing w:before="2"/>
              <w:ind w:left="103" w:right="-20"/>
              <w:jc w:val="left"/>
              <w:rPr>
                <w:kern w:val="0"/>
                <w:sz w:val="24"/>
              </w:rPr>
            </w:pPr>
            <w:r>
              <w:rPr>
                <w:kern w:val="0"/>
                <w:sz w:val="24"/>
              </w:rPr>
              <w:t>Public toilet and deck toilet</w:t>
            </w:r>
          </w:p>
        </w:tc>
        <w:tc>
          <w:tcPr>
            <w:tcW w:w="3827" w:type="dxa"/>
            <w:tcBorders>
              <w:top w:val="single" w:color="000000" w:sz="4" w:space="0"/>
              <w:left w:val="single" w:color="000000" w:sz="4" w:space="0"/>
              <w:bottom w:val="single" w:color="000000" w:sz="4" w:space="0"/>
              <w:right w:val="single" w:color="000000" w:sz="4" w:space="0"/>
            </w:tcBorders>
          </w:tcPr>
          <w:p w14:paraId="5B836846">
            <w:pPr>
              <w:autoSpaceDE w:val="0"/>
              <w:autoSpaceDN w:val="0"/>
              <w:adjustRightInd w:val="0"/>
              <w:spacing w:before="2"/>
              <w:ind w:left="105" w:right="-20"/>
              <w:jc w:val="left"/>
              <w:rPr>
                <w:kern w:val="0"/>
                <w:sz w:val="24"/>
              </w:rPr>
            </w:pPr>
            <w:r>
              <w:rPr>
                <w:kern w:val="0"/>
                <w:sz w:val="24"/>
              </w:rPr>
              <w:t>E</w:t>
            </w:r>
            <w:r>
              <w:rPr>
                <w:spacing w:val="-2"/>
                <w:kern w:val="0"/>
                <w:sz w:val="24"/>
              </w:rPr>
              <w:t>m</w:t>
            </w:r>
            <w:r>
              <w:rPr>
                <w:kern w:val="0"/>
                <w:sz w:val="24"/>
              </w:rPr>
              <w:t>e</w:t>
            </w:r>
            <w:r>
              <w:rPr>
                <w:spacing w:val="-4"/>
                <w:kern w:val="0"/>
                <w:sz w:val="24"/>
              </w:rPr>
              <w:t>r</w:t>
            </w:r>
            <w:r>
              <w:rPr>
                <w:kern w:val="0"/>
                <w:sz w:val="24"/>
              </w:rPr>
              <w:t>gency fire pu</w:t>
            </w:r>
            <w:r>
              <w:rPr>
                <w:spacing w:val="-2"/>
                <w:kern w:val="0"/>
                <w:sz w:val="24"/>
              </w:rPr>
              <w:t>m</w:t>
            </w:r>
            <w:r>
              <w:rPr>
                <w:kern w:val="0"/>
                <w:sz w:val="24"/>
              </w:rPr>
              <w:t>p room</w:t>
            </w:r>
          </w:p>
        </w:tc>
      </w:tr>
      <w:tr w14:paraId="1939AF70">
        <w:tblPrEx>
          <w:tblCellMar>
            <w:top w:w="0" w:type="dxa"/>
            <w:left w:w="0" w:type="dxa"/>
            <w:bottom w:w="0" w:type="dxa"/>
            <w:right w:w="0" w:type="dxa"/>
          </w:tblCellMar>
        </w:tblPrEx>
        <w:tc>
          <w:tcPr>
            <w:tcW w:w="3686" w:type="dxa"/>
            <w:tcBorders>
              <w:top w:val="single" w:color="000000" w:sz="4" w:space="0"/>
              <w:left w:val="single" w:color="000000" w:sz="4" w:space="0"/>
              <w:bottom w:val="single" w:color="000000" w:sz="4" w:space="0"/>
              <w:right w:val="single" w:color="000000" w:sz="4" w:space="0"/>
            </w:tcBorders>
          </w:tcPr>
          <w:p w14:paraId="1CA86266">
            <w:pPr>
              <w:autoSpaceDE w:val="0"/>
              <w:autoSpaceDN w:val="0"/>
              <w:adjustRightInd w:val="0"/>
              <w:spacing w:before="2"/>
              <w:ind w:left="103" w:right="-20"/>
              <w:jc w:val="left"/>
              <w:rPr>
                <w:kern w:val="0"/>
                <w:sz w:val="24"/>
              </w:rPr>
            </w:pPr>
            <w:r>
              <w:rPr>
                <w:kern w:val="0"/>
                <w:sz w:val="24"/>
              </w:rPr>
              <w:t>Navigating light and sig</w:t>
            </w:r>
            <w:r>
              <w:rPr>
                <w:spacing w:val="1"/>
                <w:kern w:val="0"/>
                <w:sz w:val="24"/>
              </w:rPr>
              <w:t>n</w:t>
            </w:r>
            <w:r>
              <w:rPr>
                <w:kern w:val="0"/>
                <w:sz w:val="24"/>
              </w:rPr>
              <w:t>al lig</w:t>
            </w:r>
            <w:r>
              <w:rPr>
                <w:spacing w:val="-1"/>
                <w:kern w:val="0"/>
                <w:sz w:val="24"/>
              </w:rPr>
              <w:t>h</w:t>
            </w:r>
            <w:r>
              <w:rPr>
                <w:spacing w:val="1"/>
                <w:kern w:val="0"/>
                <w:sz w:val="24"/>
              </w:rPr>
              <w:t>t</w:t>
            </w:r>
            <w:r>
              <w:rPr>
                <w:kern w:val="0"/>
                <w:sz w:val="24"/>
              </w:rPr>
              <w:t>s</w:t>
            </w:r>
          </w:p>
        </w:tc>
        <w:tc>
          <w:tcPr>
            <w:tcW w:w="3827" w:type="dxa"/>
            <w:tcBorders>
              <w:top w:val="single" w:color="000000" w:sz="4" w:space="0"/>
              <w:left w:val="single" w:color="000000" w:sz="4" w:space="0"/>
              <w:bottom w:val="single" w:color="000000" w:sz="4" w:space="0"/>
              <w:right w:val="single" w:color="000000" w:sz="4" w:space="0"/>
            </w:tcBorders>
          </w:tcPr>
          <w:p w14:paraId="4CD89377">
            <w:pPr>
              <w:autoSpaceDE w:val="0"/>
              <w:autoSpaceDN w:val="0"/>
              <w:adjustRightInd w:val="0"/>
              <w:spacing w:before="2"/>
              <w:ind w:left="103" w:right="-20"/>
              <w:jc w:val="left"/>
              <w:rPr>
                <w:kern w:val="0"/>
                <w:sz w:val="24"/>
              </w:rPr>
            </w:pPr>
            <w:r>
              <w:rPr>
                <w:kern w:val="0"/>
                <w:sz w:val="24"/>
              </w:rPr>
              <w:t>Chart lig</w:t>
            </w:r>
            <w:r>
              <w:rPr>
                <w:spacing w:val="-1"/>
                <w:kern w:val="0"/>
                <w:sz w:val="24"/>
              </w:rPr>
              <w:t>h</w:t>
            </w:r>
            <w:r>
              <w:rPr>
                <w:kern w:val="0"/>
                <w:sz w:val="24"/>
              </w:rPr>
              <w:t>t</w:t>
            </w:r>
          </w:p>
        </w:tc>
      </w:tr>
      <w:tr w14:paraId="5AE6F566">
        <w:tblPrEx>
          <w:tblCellMar>
            <w:top w:w="0" w:type="dxa"/>
            <w:left w:w="0" w:type="dxa"/>
            <w:bottom w:w="0" w:type="dxa"/>
            <w:right w:w="0" w:type="dxa"/>
          </w:tblCellMar>
        </w:tblPrEx>
        <w:tc>
          <w:tcPr>
            <w:tcW w:w="3686" w:type="dxa"/>
            <w:tcBorders>
              <w:top w:val="single" w:color="000000" w:sz="4" w:space="0"/>
              <w:left w:val="single" w:color="000000" w:sz="4" w:space="0"/>
              <w:bottom w:val="single" w:color="000000" w:sz="4" w:space="0"/>
              <w:right w:val="single" w:color="000000" w:sz="4" w:space="0"/>
            </w:tcBorders>
          </w:tcPr>
          <w:p w14:paraId="04B7A021">
            <w:pPr>
              <w:autoSpaceDE w:val="0"/>
              <w:autoSpaceDN w:val="0"/>
              <w:adjustRightInd w:val="0"/>
              <w:spacing w:before="2"/>
              <w:ind w:left="103" w:right="-20"/>
              <w:jc w:val="left"/>
              <w:rPr>
                <w:kern w:val="0"/>
                <w:sz w:val="24"/>
              </w:rPr>
            </w:pPr>
            <w:r>
              <w:rPr>
                <w:kern w:val="0"/>
                <w:sz w:val="24"/>
              </w:rPr>
              <w:t xml:space="preserve">Fire </w:t>
            </w:r>
            <w:r>
              <w:rPr>
                <w:rFonts w:hint="eastAsia"/>
                <w:kern w:val="0"/>
                <w:sz w:val="24"/>
              </w:rPr>
              <w:t xml:space="preserve">control </w:t>
            </w:r>
            <w:r>
              <w:rPr>
                <w:kern w:val="0"/>
                <w:sz w:val="24"/>
              </w:rPr>
              <w:t>station</w:t>
            </w:r>
          </w:p>
        </w:tc>
        <w:tc>
          <w:tcPr>
            <w:tcW w:w="3827" w:type="dxa"/>
            <w:tcBorders>
              <w:top w:val="single" w:color="000000" w:sz="4" w:space="0"/>
              <w:left w:val="single" w:color="000000" w:sz="4" w:space="0"/>
              <w:bottom w:val="single" w:color="000000" w:sz="4" w:space="0"/>
              <w:right w:val="single" w:color="000000" w:sz="4" w:space="0"/>
            </w:tcBorders>
          </w:tcPr>
          <w:p w14:paraId="16DFD883">
            <w:pPr>
              <w:autoSpaceDE w:val="0"/>
              <w:autoSpaceDN w:val="0"/>
              <w:adjustRightInd w:val="0"/>
              <w:spacing w:before="2"/>
              <w:ind w:left="103" w:right="-20"/>
              <w:jc w:val="left"/>
              <w:rPr>
                <w:kern w:val="0"/>
                <w:sz w:val="24"/>
              </w:rPr>
            </w:pPr>
            <w:r>
              <w:rPr>
                <w:kern w:val="0"/>
                <w:sz w:val="24"/>
              </w:rPr>
              <w:t>Navigation Equip</w:t>
            </w:r>
            <w:r>
              <w:rPr>
                <w:spacing w:val="-2"/>
                <w:kern w:val="0"/>
                <w:sz w:val="24"/>
              </w:rPr>
              <w:t>m</w:t>
            </w:r>
            <w:r>
              <w:rPr>
                <w:kern w:val="0"/>
                <w:sz w:val="24"/>
              </w:rPr>
              <w:t>ent</w:t>
            </w:r>
          </w:p>
        </w:tc>
      </w:tr>
    </w:tbl>
    <w:p w14:paraId="29241156">
      <w:pPr>
        <w:pStyle w:val="71"/>
        <w:ind w:left="743"/>
      </w:pPr>
    </w:p>
    <w:p w14:paraId="37A80817">
      <w:pPr>
        <w:pStyle w:val="71"/>
        <w:ind w:left="743"/>
      </w:pPr>
      <w:r>
        <w:t>In</w:t>
      </w:r>
      <w:r>
        <w:rPr>
          <w:spacing w:val="6"/>
        </w:rPr>
        <w:t xml:space="preserve"> </w:t>
      </w:r>
      <w:r>
        <w:t>gener</w:t>
      </w:r>
      <w:r>
        <w:rPr>
          <w:spacing w:val="-1"/>
        </w:rPr>
        <w:t>a</w:t>
      </w:r>
      <w:r>
        <w:t>l</w:t>
      </w:r>
      <w:r>
        <w:rPr>
          <w:spacing w:val="6"/>
        </w:rPr>
        <w:t xml:space="preserve"> </w:t>
      </w:r>
      <w:r>
        <w:t>t</w:t>
      </w:r>
      <w:r>
        <w:rPr>
          <w:spacing w:val="-1"/>
        </w:rPr>
        <w:t>h</w:t>
      </w:r>
      <w:r>
        <w:t>e</w:t>
      </w:r>
      <w:r>
        <w:rPr>
          <w:spacing w:val="6"/>
        </w:rPr>
        <w:t xml:space="preserve"> </w:t>
      </w:r>
      <w:r>
        <w:t>enclos</w:t>
      </w:r>
      <w:r>
        <w:rPr>
          <w:spacing w:val="-1"/>
        </w:rPr>
        <w:t>u</w:t>
      </w:r>
      <w:r>
        <w:t>re</w:t>
      </w:r>
      <w:r>
        <w:rPr>
          <w:spacing w:val="6"/>
        </w:rPr>
        <w:t xml:space="preserve"> </w:t>
      </w:r>
      <w:r>
        <w:t>of</w:t>
      </w:r>
      <w:r>
        <w:rPr>
          <w:spacing w:val="5"/>
        </w:rPr>
        <w:t xml:space="preserve"> </w:t>
      </w:r>
      <w:r>
        <w:t>the</w:t>
      </w:r>
      <w:r>
        <w:rPr>
          <w:spacing w:val="6"/>
        </w:rPr>
        <w:t xml:space="preserve"> </w:t>
      </w:r>
      <w:r>
        <w:t>lighting</w:t>
      </w:r>
      <w:r>
        <w:rPr>
          <w:spacing w:val="6"/>
        </w:rPr>
        <w:t xml:space="preserve"> </w:t>
      </w:r>
      <w:r>
        <w:rPr>
          <w:spacing w:val="-1"/>
        </w:rPr>
        <w:t>f</w:t>
      </w:r>
      <w:r>
        <w:rPr>
          <w:spacing w:val="1"/>
        </w:rPr>
        <w:t>i</w:t>
      </w:r>
      <w:r>
        <w:t>xtures</w:t>
      </w:r>
      <w:r>
        <w:rPr>
          <w:spacing w:val="6"/>
        </w:rPr>
        <w:t xml:space="preserve"> </w:t>
      </w:r>
      <w:r>
        <w:rPr>
          <w:spacing w:val="-1"/>
        </w:rPr>
        <w:t>a</w:t>
      </w:r>
      <w:r>
        <w:t>nd</w:t>
      </w:r>
      <w:r>
        <w:rPr>
          <w:spacing w:val="6"/>
        </w:rPr>
        <w:t xml:space="preserve"> </w:t>
      </w:r>
      <w:r>
        <w:rPr>
          <w:spacing w:val="-1"/>
        </w:rPr>
        <w:t>f</w:t>
      </w:r>
      <w:r>
        <w:t>ittings</w:t>
      </w:r>
      <w:r>
        <w:rPr>
          <w:spacing w:val="6"/>
        </w:rPr>
        <w:t xml:space="preserve"> </w:t>
      </w:r>
      <w:r>
        <w:rPr>
          <w:spacing w:val="-1"/>
        </w:rPr>
        <w:t>s</w:t>
      </w:r>
      <w:r>
        <w:t>hall</w:t>
      </w:r>
      <w:r>
        <w:rPr>
          <w:spacing w:val="6"/>
        </w:rPr>
        <w:t xml:space="preserve"> </w:t>
      </w:r>
      <w:r>
        <w:t>be</w:t>
      </w:r>
      <w:r>
        <w:rPr>
          <w:spacing w:val="6"/>
        </w:rPr>
        <w:t xml:space="preserve"> </w:t>
      </w:r>
      <w:r>
        <w:t>of</w:t>
      </w:r>
      <w:r>
        <w:rPr>
          <w:spacing w:val="5"/>
        </w:rPr>
        <w:t xml:space="preserve"> </w:t>
      </w:r>
      <w:r>
        <w:t>t</w:t>
      </w:r>
      <w:r>
        <w:rPr>
          <w:spacing w:val="-1"/>
        </w:rPr>
        <w:t>h</w:t>
      </w:r>
      <w:r>
        <w:t>e</w:t>
      </w:r>
      <w:r>
        <w:rPr>
          <w:spacing w:val="6"/>
        </w:rPr>
        <w:t xml:space="preserve"> </w:t>
      </w:r>
      <w:r>
        <w:rPr>
          <w:spacing w:val="-1"/>
        </w:rPr>
        <w:t>f</w:t>
      </w:r>
      <w:r>
        <w:t>ollowing</w:t>
      </w:r>
      <w:r>
        <w:rPr>
          <w:spacing w:val="6"/>
        </w:rPr>
        <w:t xml:space="preserve"> </w:t>
      </w:r>
      <w:r>
        <w:t>type dependent on their location:</w:t>
      </w:r>
    </w:p>
    <w:p w14:paraId="12CE3609">
      <w:pPr>
        <w:pStyle w:val="71"/>
        <w:ind w:left="743"/>
      </w:pPr>
    </w:p>
    <w:tbl>
      <w:tblPr>
        <w:tblStyle w:val="40"/>
        <w:tblW w:w="0" w:type="auto"/>
        <w:tblInd w:w="1139" w:type="dxa"/>
        <w:tblLayout w:type="fixed"/>
        <w:tblCellMar>
          <w:top w:w="0" w:type="dxa"/>
          <w:left w:w="0" w:type="dxa"/>
          <w:bottom w:w="0" w:type="dxa"/>
          <w:right w:w="0" w:type="dxa"/>
        </w:tblCellMar>
      </w:tblPr>
      <w:tblGrid>
        <w:gridCol w:w="3544"/>
        <w:gridCol w:w="4111"/>
      </w:tblGrid>
      <w:tr w14:paraId="665E7C4F">
        <w:tblPrEx>
          <w:tblCellMar>
            <w:top w:w="0" w:type="dxa"/>
            <w:left w:w="0" w:type="dxa"/>
            <w:bottom w:w="0" w:type="dxa"/>
            <w:right w:w="0" w:type="dxa"/>
          </w:tblCellMar>
        </w:tblPrEx>
        <w:tc>
          <w:tcPr>
            <w:tcW w:w="3544" w:type="dxa"/>
            <w:tcBorders>
              <w:top w:val="single" w:color="000000" w:sz="4" w:space="0"/>
              <w:left w:val="single" w:color="000000" w:sz="4" w:space="0"/>
              <w:bottom w:val="single" w:color="000000" w:sz="4" w:space="0"/>
              <w:right w:val="single" w:color="000000" w:sz="4" w:space="0"/>
            </w:tcBorders>
          </w:tcPr>
          <w:p w14:paraId="6F2AF57D">
            <w:pPr>
              <w:autoSpaceDE w:val="0"/>
              <w:autoSpaceDN w:val="0"/>
              <w:adjustRightInd w:val="0"/>
              <w:spacing w:before="2"/>
              <w:ind w:left="103"/>
              <w:jc w:val="left"/>
              <w:rPr>
                <w:kern w:val="0"/>
                <w:sz w:val="24"/>
              </w:rPr>
            </w:pPr>
            <w:r>
              <w:rPr>
                <w:spacing w:val="-20"/>
                <w:kern w:val="0"/>
                <w:sz w:val="24"/>
              </w:rPr>
              <w:t>W</w:t>
            </w:r>
            <w:r>
              <w:rPr>
                <w:kern w:val="0"/>
                <w:sz w:val="24"/>
              </w:rPr>
              <w:t>aterproof type:</w:t>
            </w:r>
          </w:p>
          <w:p w14:paraId="74A6DAFD">
            <w:pPr>
              <w:autoSpaceDE w:val="0"/>
              <w:autoSpaceDN w:val="0"/>
              <w:adjustRightInd w:val="0"/>
              <w:ind w:left="103"/>
              <w:jc w:val="left"/>
              <w:rPr>
                <w:kern w:val="0"/>
                <w:sz w:val="24"/>
              </w:rPr>
            </w:pPr>
            <w:r>
              <w:rPr>
                <w:kern w:val="0"/>
                <w:sz w:val="24"/>
              </w:rPr>
              <w:t xml:space="preserve">(IP </w:t>
            </w:r>
            <w:r>
              <w:rPr>
                <w:rFonts w:hint="eastAsia"/>
                <w:kern w:val="0"/>
                <w:sz w:val="24"/>
              </w:rPr>
              <w:t>55</w:t>
            </w:r>
            <w:r>
              <w:rPr>
                <w:kern w:val="0"/>
                <w:sz w:val="24"/>
              </w:rPr>
              <w:t>)</w:t>
            </w:r>
          </w:p>
        </w:tc>
        <w:tc>
          <w:tcPr>
            <w:tcW w:w="4111" w:type="dxa"/>
            <w:tcBorders>
              <w:top w:val="single" w:color="000000" w:sz="4" w:space="0"/>
              <w:left w:val="single" w:color="000000" w:sz="4" w:space="0"/>
              <w:bottom w:val="single" w:color="000000" w:sz="4" w:space="0"/>
              <w:right w:val="single" w:color="000000" w:sz="4" w:space="0"/>
            </w:tcBorders>
          </w:tcPr>
          <w:p w14:paraId="0FEA79A4">
            <w:pPr>
              <w:autoSpaceDE w:val="0"/>
              <w:autoSpaceDN w:val="0"/>
              <w:adjustRightInd w:val="0"/>
              <w:spacing w:before="2"/>
              <w:ind w:left="103"/>
              <w:jc w:val="left"/>
              <w:rPr>
                <w:kern w:val="0"/>
                <w:sz w:val="24"/>
              </w:rPr>
            </w:pPr>
            <w:r>
              <w:rPr>
                <w:kern w:val="0"/>
                <w:sz w:val="24"/>
              </w:rPr>
              <w:t xml:space="preserve">Spaces exposed to the weather, pipe funnel, refrigerated chamber, E/R below floor, oil </w:t>
            </w:r>
            <w:r>
              <w:rPr>
                <w:rFonts w:hint="eastAsia"/>
                <w:kern w:val="0"/>
                <w:sz w:val="24"/>
              </w:rPr>
              <w:t>purifier area</w:t>
            </w:r>
            <w:r>
              <w:rPr>
                <w:kern w:val="0"/>
                <w:sz w:val="24"/>
              </w:rPr>
              <w:t>, machinery spaces, store room, laundry, bow thruster room etc. wet spaces.</w:t>
            </w:r>
          </w:p>
        </w:tc>
      </w:tr>
      <w:tr w14:paraId="16A3CE16">
        <w:tblPrEx>
          <w:tblCellMar>
            <w:top w:w="0" w:type="dxa"/>
            <w:left w:w="0" w:type="dxa"/>
            <w:bottom w:w="0" w:type="dxa"/>
            <w:right w:w="0" w:type="dxa"/>
          </w:tblCellMar>
        </w:tblPrEx>
        <w:tc>
          <w:tcPr>
            <w:tcW w:w="3544" w:type="dxa"/>
            <w:tcBorders>
              <w:top w:val="single" w:color="000000" w:sz="4" w:space="0"/>
              <w:left w:val="single" w:color="000000" w:sz="4" w:space="0"/>
              <w:bottom w:val="single" w:color="000000" w:sz="4" w:space="0"/>
              <w:right w:val="single" w:color="000000" w:sz="4" w:space="0"/>
            </w:tcBorders>
          </w:tcPr>
          <w:p w14:paraId="4BFDB2F4">
            <w:pPr>
              <w:autoSpaceDE w:val="0"/>
              <w:autoSpaceDN w:val="0"/>
              <w:adjustRightInd w:val="0"/>
              <w:ind w:left="103"/>
              <w:jc w:val="left"/>
              <w:rPr>
                <w:kern w:val="0"/>
                <w:sz w:val="24"/>
              </w:rPr>
            </w:pPr>
            <w:r>
              <w:rPr>
                <w:kern w:val="0"/>
                <w:sz w:val="24"/>
              </w:rPr>
              <w:t>Enclosed type</w:t>
            </w:r>
            <w:r>
              <w:rPr>
                <w:rFonts w:hint="eastAsia"/>
                <w:kern w:val="0"/>
                <w:sz w:val="24"/>
              </w:rPr>
              <w:t xml:space="preserve"> </w:t>
            </w:r>
            <w:r>
              <w:rPr>
                <w:rFonts w:hint="eastAsia" w:ascii="Arial Unicode MS" w:eastAsia="Arial Unicode MS" w:cs="Arial Unicode MS"/>
                <w:kern w:val="0"/>
                <w:sz w:val="24"/>
              </w:rPr>
              <w:t>(</w:t>
            </w:r>
            <w:r>
              <w:rPr>
                <w:rFonts w:eastAsia="Arial Unicode MS"/>
                <w:kern w:val="0"/>
                <w:sz w:val="24"/>
              </w:rPr>
              <w:t>IP 34</w:t>
            </w:r>
            <w:r>
              <w:rPr>
                <w:rFonts w:hint="eastAsia"/>
                <w:kern w:val="0"/>
                <w:sz w:val="24"/>
              </w:rPr>
              <w:t xml:space="preserve"> or 44</w:t>
            </w:r>
            <w:r>
              <w:rPr>
                <w:rFonts w:hint="eastAsia" w:ascii="Arial Unicode MS" w:eastAsia="Arial Unicode MS" w:cs="Arial Unicode MS"/>
                <w:kern w:val="0"/>
                <w:sz w:val="24"/>
              </w:rPr>
              <w:t>)</w:t>
            </w:r>
          </w:p>
        </w:tc>
        <w:tc>
          <w:tcPr>
            <w:tcW w:w="4111" w:type="dxa"/>
            <w:tcBorders>
              <w:top w:val="single" w:color="000000" w:sz="4" w:space="0"/>
              <w:left w:val="single" w:color="000000" w:sz="4" w:space="0"/>
              <w:bottom w:val="single" w:color="000000" w:sz="4" w:space="0"/>
              <w:right w:val="single" w:color="000000" w:sz="4" w:space="0"/>
            </w:tcBorders>
          </w:tcPr>
          <w:p w14:paraId="6C7FB954">
            <w:pPr>
              <w:autoSpaceDE w:val="0"/>
              <w:autoSpaceDN w:val="0"/>
              <w:adjustRightInd w:val="0"/>
              <w:spacing w:before="2"/>
              <w:ind w:left="102"/>
              <w:jc w:val="left"/>
              <w:rPr>
                <w:kern w:val="0"/>
                <w:sz w:val="24"/>
              </w:rPr>
            </w:pPr>
            <w:r>
              <w:rPr>
                <w:kern w:val="0"/>
                <w:sz w:val="24"/>
              </w:rPr>
              <w:t>Galley and pantry</w:t>
            </w:r>
          </w:p>
        </w:tc>
      </w:tr>
      <w:tr w14:paraId="67296932">
        <w:tblPrEx>
          <w:tblCellMar>
            <w:top w:w="0" w:type="dxa"/>
            <w:left w:w="0" w:type="dxa"/>
            <w:bottom w:w="0" w:type="dxa"/>
            <w:right w:w="0" w:type="dxa"/>
          </w:tblCellMar>
        </w:tblPrEx>
        <w:tc>
          <w:tcPr>
            <w:tcW w:w="3544" w:type="dxa"/>
            <w:tcBorders>
              <w:top w:val="single" w:color="000000" w:sz="4" w:space="0"/>
              <w:left w:val="single" w:color="000000" w:sz="4" w:space="0"/>
              <w:bottom w:val="single" w:color="000000" w:sz="4" w:space="0"/>
              <w:right w:val="single" w:color="000000" w:sz="4" w:space="0"/>
            </w:tcBorders>
          </w:tcPr>
          <w:p w14:paraId="6F54E406">
            <w:pPr>
              <w:autoSpaceDE w:val="0"/>
              <w:autoSpaceDN w:val="0"/>
              <w:adjustRightInd w:val="0"/>
              <w:spacing w:before="2"/>
              <w:ind w:left="103"/>
              <w:jc w:val="left"/>
              <w:rPr>
                <w:kern w:val="0"/>
                <w:sz w:val="24"/>
              </w:rPr>
            </w:pPr>
            <w:r>
              <w:rPr>
                <w:kern w:val="0"/>
                <w:sz w:val="24"/>
              </w:rPr>
              <w:t>Non-waterproof type:</w:t>
            </w:r>
          </w:p>
          <w:p w14:paraId="15C22F95">
            <w:pPr>
              <w:autoSpaceDE w:val="0"/>
              <w:autoSpaceDN w:val="0"/>
              <w:adjustRightInd w:val="0"/>
              <w:ind w:left="103"/>
              <w:jc w:val="left"/>
              <w:rPr>
                <w:kern w:val="0"/>
                <w:sz w:val="24"/>
              </w:rPr>
            </w:pPr>
            <w:r>
              <w:rPr>
                <w:kern w:val="0"/>
                <w:sz w:val="24"/>
              </w:rPr>
              <w:t>(IP 2</w:t>
            </w:r>
            <w:r>
              <w:rPr>
                <w:rFonts w:hint="eastAsia"/>
                <w:kern w:val="0"/>
                <w:sz w:val="24"/>
              </w:rPr>
              <w:t>2</w:t>
            </w:r>
            <w:r>
              <w:rPr>
                <w:kern w:val="0"/>
                <w:sz w:val="24"/>
              </w:rPr>
              <w:t>)</w:t>
            </w:r>
          </w:p>
        </w:tc>
        <w:tc>
          <w:tcPr>
            <w:tcW w:w="4111" w:type="dxa"/>
            <w:tcBorders>
              <w:top w:val="single" w:color="000000" w:sz="4" w:space="0"/>
              <w:left w:val="single" w:color="000000" w:sz="4" w:space="0"/>
              <w:bottom w:val="single" w:color="000000" w:sz="4" w:space="0"/>
              <w:right w:val="single" w:color="000000" w:sz="4" w:space="0"/>
            </w:tcBorders>
          </w:tcPr>
          <w:p w14:paraId="4B0C35DC">
            <w:pPr>
              <w:autoSpaceDE w:val="0"/>
              <w:autoSpaceDN w:val="0"/>
              <w:adjustRightInd w:val="0"/>
              <w:spacing w:before="2"/>
              <w:ind w:left="103"/>
              <w:jc w:val="left"/>
              <w:rPr>
                <w:kern w:val="0"/>
                <w:sz w:val="24"/>
              </w:rPr>
            </w:pPr>
            <w:r>
              <w:rPr>
                <w:kern w:val="0"/>
                <w:sz w:val="24"/>
              </w:rPr>
              <w:t>All</w:t>
            </w:r>
            <w:r>
              <w:rPr>
                <w:spacing w:val="-24"/>
                <w:kern w:val="0"/>
                <w:sz w:val="24"/>
              </w:rPr>
              <w:t xml:space="preserve"> </w:t>
            </w:r>
            <w:r>
              <w:rPr>
                <w:kern w:val="0"/>
                <w:sz w:val="24"/>
              </w:rPr>
              <w:t>cabin,</w:t>
            </w:r>
            <w:r>
              <w:rPr>
                <w:spacing w:val="-24"/>
                <w:kern w:val="0"/>
                <w:sz w:val="24"/>
              </w:rPr>
              <w:t xml:space="preserve"> </w:t>
            </w:r>
            <w:r>
              <w:rPr>
                <w:spacing w:val="-2"/>
                <w:kern w:val="0"/>
                <w:sz w:val="24"/>
              </w:rPr>
              <w:t>m</w:t>
            </w:r>
            <w:r>
              <w:rPr>
                <w:kern w:val="0"/>
                <w:sz w:val="24"/>
              </w:rPr>
              <w:t>ess</w:t>
            </w:r>
            <w:r>
              <w:rPr>
                <w:spacing w:val="-24"/>
                <w:kern w:val="0"/>
                <w:sz w:val="24"/>
              </w:rPr>
              <w:t xml:space="preserve"> </w:t>
            </w:r>
            <w:r>
              <w:rPr>
                <w:kern w:val="0"/>
                <w:sz w:val="24"/>
              </w:rPr>
              <w:t>roo</w:t>
            </w:r>
            <w:r>
              <w:rPr>
                <w:spacing w:val="-2"/>
                <w:kern w:val="0"/>
                <w:sz w:val="24"/>
              </w:rPr>
              <w:t>m</w:t>
            </w:r>
            <w:r>
              <w:rPr>
                <w:kern w:val="0"/>
                <w:sz w:val="24"/>
              </w:rPr>
              <w:t xml:space="preserve">, </w:t>
            </w:r>
            <w:r>
              <w:rPr>
                <w:rFonts w:hint="eastAsia"/>
                <w:kern w:val="0"/>
                <w:sz w:val="24"/>
              </w:rPr>
              <w:t xml:space="preserve">engine control room, wheelhouse, </w:t>
            </w:r>
            <w:r>
              <w:rPr>
                <w:kern w:val="0"/>
                <w:sz w:val="24"/>
              </w:rPr>
              <w:t>control</w:t>
            </w:r>
            <w:r>
              <w:rPr>
                <w:spacing w:val="-24"/>
                <w:kern w:val="0"/>
                <w:sz w:val="24"/>
              </w:rPr>
              <w:t xml:space="preserve"> </w:t>
            </w:r>
            <w:r>
              <w:rPr>
                <w:kern w:val="0"/>
                <w:sz w:val="24"/>
              </w:rPr>
              <w:t>room</w:t>
            </w:r>
            <w:r>
              <w:rPr>
                <w:spacing w:val="-26"/>
                <w:kern w:val="0"/>
                <w:sz w:val="24"/>
              </w:rPr>
              <w:t xml:space="preserve"> </w:t>
            </w:r>
            <w:r>
              <w:rPr>
                <w:kern w:val="0"/>
                <w:sz w:val="24"/>
              </w:rPr>
              <w:t>and</w:t>
            </w:r>
            <w:r>
              <w:rPr>
                <w:spacing w:val="-24"/>
                <w:kern w:val="0"/>
                <w:sz w:val="24"/>
              </w:rPr>
              <w:t xml:space="preserve"> </w:t>
            </w:r>
            <w:r>
              <w:rPr>
                <w:kern w:val="0"/>
                <w:sz w:val="24"/>
              </w:rPr>
              <w:t>o</w:t>
            </w:r>
            <w:r>
              <w:rPr>
                <w:spacing w:val="-4"/>
                <w:kern w:val="0"/>
                <w:sz w:val="24"/>
              </w:rPr>
              <w:t>f</w:t>
            </w:r>
            <w:r>
              <w:rPr>
                <w:kern w:val="0"/>
                <w:sz w:val="24"/>
              </w:rPr>
              <w:t>fice</w:t>
            </w:r>
            <w:r>
              <w:rPr>
                <w:spacing w:val="-24"/>
                <w:kern w:val="0"/>
                <w:sz w:val="24"/>
              </w:rPr>
              <w:t xml:space="preserve"> </w:t>
            </w:r>
            <w:r>
              <w:rPr>
                <w:kern w:val="0"/>
                <w:sz w:val="24"/>
              </w:rPr>
              <w:t>etc. dry spaces.</w:t>
            </w:r>
          </w:p>
        </w:tc>
      </w:tr>
      <w:tr w14:paraId="26F33BDE">
        <w:tblPrEx>
          <w:tblCellMar>
            <w:top w:w="0" w:type="dxa"/>
            <w:left w:w="0" w:type="dxa"/>
            <w:bottom w:w="0" w:type="dxa"/>
            <w:right w:w="0" w:type="dxa"/>
          </w:tblCellMar>
        </w:tblPrEx>
        <w:tc>
          <w:tcPr>
            <w:tcW w:w="3544" w:type="dxa"/>
            <w:tcBorders>
              <w:top w:val="single" w:color="000000" w:sz="4" w:space="0"/>
              <w:left w:val="single" w:color="000000" w:sz="4" w:space="0"/>
              <w:bottom w:val="single" w:color="000000" w:sz="4" w:space="0"/>
              <w:right w:val="single" w:color="000000" w:sz="4" w:space="0"/>
            </w:tcBorders>
          </w:tcPr>
          <w:p w14:paraId="69BA872D">
            <w:pPr>
              <w:autoSpaceDE w:val="0"/>
              <w:autoSpaceDN w:val="0"/>
              <w:adjustRightInd w:val="0"/>
              <w:spacing w:before="2"/>
              <w:ind w:left="103"/>
              <w:jc w:val="left"/>
              <w:rPr>
                <w:kern w:val="0"/>
                <w:sz w:val="24"/>
              </w:rPr>
            </w:pPr>
            <w:r>
              <w:rPr>
                <w:kern w:val="0"/>
                <w:sz w:val="24"/>
              </w:rPr>
              <w:t>Explosion proof type:</w:t>
            </w:r>
          </w:p>
        </w:tc>
        <w:tc>
          <w:tcPr>
            <w:tcW w:w="4111" w:type="dxa"/>
            <w:tcBorders>
              <w:top w:val="single" w:color="000000" w:sz="4" w:space="0"/>
              <w:left w:val="single" w:color="000000" w:sz="4" w:space="0"/>
              <w:bottom w:val="single" w:color="000000" w:sz="4" w:space="0"/>
              <w:right w:val="single" w:color="000000" w:sz="4" w:space="0"/>
            </w:tcBorders>
          </w:tcPr>
          <w:p w14:paraId="2FA46D77">
            <w:pPr>
              <w:autoSpaceDE w:val="0"/>
              <w:autoSpaceDN w:val="0"/>
              <w:adjustRightInd w:val="0"/>
              <w:spacing w:before="2"/>
              <w:ind w:left="103" w:firstLine="1"/>
              <w:jc w:val="left"/>
              <w:rPr>
                <w:kern w:val="0"/>
                <w:sz w:val="24"/>
              </w:rPr>
            </w:pPr>
            <w:r>
              <w:rPr>
                <w:kern w:val="0"/>
                <w:sz w:val="24"/>
              </w:rPr>
              <w:t>Battery</w:t>
            </w:r>
            <w:r>
              <w:rPr>
                <w:spacing w:val="20"/>
                <w:kern w:val="0"/>
                <w:sz w:val="24"/>
              </w:rPr>
              <w:t xml:space="preserve"> </w:t>
            </w:r>
            <w:r>
              <w:rPr>
                <w:kern w:val="0"/>
                <w:sz w:val="24"/>
              </w:rPr>
              <w:t>room, pai</w:t>
            </w:r>
            <w:r>
              <w:rPr>
                <w:spacing w:val="-1"/>
                <w:kern w:val="0"/>
                <w:sz w:val="24"/>
              </w:rPr>
              <w:t>n</w:t>
            </w:r>
            <w:r>
              <w:rPr>
                <w:kern w:val="0"/>
                <w:sz w:val="24"/>
              </w:rPr>
              <w:t>t</w:t>
            </w:r>
            <w:r>
              <w:rPr>
                <w:spacing w:val="20"/>
                <w:kern w:val="0"/>
                <w:sz w:val="24"/>
              </w:rPr>
              <w:t xml:space="preserve"> </w:t>
            </w:r>
            <w:r>
              <w:rPr>
                <w:kern w:val="0"/>
                <w:sz w:val="24"/>
              </w:rPr>
              <w:t>store,</w:t>
            </w:r>
            <w:r>
              <w:rPr>
                <w:spacing w:val="20"/>
                <w:kern w:val="0"/>
                <w:sz w:val="24"/>
              </w:rPr>
              <w:t xml:space="preserve"> </w:t>
            </w:r>
            <w:r>
              <w:rPr>
                <w:kern w:val="0"/>
                <w:sz w:val="24"/>
              </w:rPr>
              <w:t xml:space="preserve">acetylene </w:t>
            </w:r>
            <w:r>
              <w:rPr>
                <w:rFonts w:hint="eastAsia"/>
                <w:kern w:val="0"/>
                <w:sz w:val="24"/>
              </w:rPr>
              <w:t xml:space="preserve"> bottle </w:t>
            </w:r>
            <w:r>
              <w:rPr>
                <w:kern w:val="0"/>
                <w:sz w:val="24"/>
              </w:rPr>
              <w:t>store and other dangerous spaces.</w:t>
            </w:r>
          </w:p>
        </w:tc>
      </w:tr>
    </w:tbl>
    <w:p w14:paraId="2E5E297D">
      <w:pPr>
        <w:pStyle w:val="71"/>
        <w:ind w:left="743"/>
      </w:pPr>
    </w:p>
    <w:p w14:paraId="169D8F11">
      <w:pPr>
        <w:pStyle w:val="3"/>
        <w:numPr>
          <w:ilvl w:val="2"/>
          <w:numId w:val="0"/>
        </w:numPr>
        <w:ind w:left="709" w:leftChars="0" w:hanging="709" w:firstLineChars="0"/>
        <w:jc w:val="left"/>
      </w:pPr>
      <w:bookmarkStart w:id="781" w:name="_Toc49257687"/>
      <w:bookmarkStart w:id="782" w:name="_Toc48573772"/>
      <w:bookmarkStart w:id="783" w:name="_Toc48573634"/>
      <w:bookmarkStart w:id="784" w:name="_Toc48311975"/>
      <w:bookmarkStart w:id="785" w:name="_Toc5724018"/>
      <w:r>
        <w:rPr>
          <w:rFonts w:hint="eastAsia" w:ascii="Arial" w:hAnsi="Arial" w:eastAsia="黑体" w:cs="Times New Roman"/>
          <w:b/>
          <w:bCs/>
          <w:caps/>
          <w:kern w:val="0"/>
          <w:sz w:val="24"/>
          <w:szCs w:val="24"/>
          <w:lang w:val="en-US" w:eastAsia="zh-CN" w:bidi="ar-SA"/>
        </w:rPr>
        <w:t>8.7.2</w:t>
      </w:r>
      <w:r>
        <w:rPr>
          <w:rFonts w:hint="eastAsia" w:cs="Times New Roman"/>
          <w:b/>
          <w:bCs/>
          <w:caps/>
          <w:kern w:val="0"/>
          <w:sz w:val="24"/>
          <w:szCs w:val="24"/>
          <w:lang w:val="en-US" w:eastAsia="zh-CN" w:bidi="ar-SA"/>
        </w:rPr>
        <w:t xml:space="preserve"> </w:t>
      </w:r>
      <w:r>
        <w:t>LIGHTING – ACCOMMODATION AREA AND PASSAGE</w:t>
      </w:r>
      <w:bookmarkEnd w:id="781"/>
      <w:bookmarkEnd w:id="782"/>
      <w:bookmarkEnd w:id="783"/>
      <w:bookmarkEnd w:id="784"/>
      <w:bookmarkEnd w:id="785"/>
    </w:p>
    <w:tbl>
      <w:tblPr>
        <w:tblStyle w:val="40"/>
        <w:tblW w:w="0" w:type="auto"/>
        <w:tblInd w:w="884" w:type="dxa"/>
        <w:tblLayout w:type="fixed"/>
        <w:tblCellMar>
          <w:top w:w="0" w:type="dxa"/>
          <w:left w:w="0" w:type="dxa"/>
          <w:bottom w:w="0" w:type="dxa"/>
          <w:right w:w="0" w:type="dxa"/>
        </w:tblCellMar>
      </w:tblPr>
      <w:tblGrid>
        <w:gridCol w:w="3190"/>
        <w:gridCol w:w="4720"/>
      </w:tblGrid>
      <w:tr w14:paraId="462E6EED">
        <w:tblPrEx>
          <w:tblCellMar>
            <w:top w:w="0" w:type="dxa"/>
            <w:left w:w="0" w:type="dxa"/>
            <w:bottom w:w="0" w:type="dxa"/>
            <w:right w:w="0" w:type="dxa"/>
          </w:tblCellMar>
        </w:tblPrEx>
        <w:trPr>
          <w:trHeight w:val="286" w:hRule="exact"/>
        </w:trPr>
        <w:tc>
          <w:tcPr>
            <w:tcW w:w="3190" w:type="dxa"/>
            <w:tcBorders>
              <w:top w:val="single" w:color="000000" w:sz="4" w:space="0"/>
              <w:left w:val="single" w:color="000000" w:sz="4" w:space="0"/>
              <w:bottom w:val="single" w:color="000000" w:sz="4" w:space="0"/>
              <w:right w:val="single" w:color="000000" w:sz="4" w:space="0"/>
            </w:tcBorders>
          </w:tcPr>
          <w:p w14:paraId="42115FAC">
            <w:pPr>
              <w:autoSpaceDE w:val="0"/>
              <w:autoSpaceDN w:val="0"/>
              <w:adjustRightInd w:val="0"/>
              <w:spacing w:before="2"/>
              <w:ind w:left="103"/>
              <w:jc w:val="left"/>
              <w:rPr>
                <w:kern w:val="0"/>
                <w:sz w:val="24"/>
              </w:rPr>
            </w:pPr>
            <w:r>
              <w:rPr>
                <w:kern w:val="0"/>
                <w:sz w:val="24"/>
              </w:rPr>
              <w:t>Lighting fixture</w:t>
            </w:r>
          </w:p>
        </w:tc>
        <w:tc>
          <w:tcPr>
            <w:tcW w:w="4720" w:type="dxa"/>
            <w:tcBorders>
              <w:top w:val="single" w:color="000000" w:sz="4" w:space="0"/>
              <w:left w:val="single" w:color="000000" w:sz="4" w:space="0"/>
              <w:bottom w:val="single" w:color="000000" w:sz="4" w:space="0"/>
              <w:right w:val="single" w:color="000000" w:sz="4" w:space="0"/>
            </w:tcBorders>
          </w:tcPr>
          <w:p w14:paraId="32C66C00">
            <w:pPr>
              <w:autoSpaceDE w:val="0"/>
              <w:autoSpaceDN w:val="0"/>
              <w:adjustRightInd w:val="0"/>
              <w:spacing w:before="2"/>
              <w:ind w:left="42"/>
              <w:jc w:val="center"/>
              <w:rPr>
                <w:kern w:val="0"/>
                <w:sz w:val="24"/>
              </w:rPr>
            </w:pPr>
            <w:r>
              <w:rPr>
                <w:kern w:val="0"/>
                <w:sz w:val="24"/>
              </w:rPr>
              <w:t>Space/location</w:t>
            </w:r>
          </w:p>
        </w:tc>
      </w:tr>
      <w:tr w14:paraId="14E37026">
        <w:tblPrEx>
          <w:tblCellMar>
            <w:top w:w="0" w:type="dxa"/>
            <w:left w:w="0" w:type="dxa"/>
            <w:bottom w:w="0" w:type="dxa"/>
            <w:right w:w="0" w:type="dxa"/>
          </w:tblCellMar>
        </w:tblPrEx>
        <w:trPr>
          <w:trHeight w:val="594" w:hRule="atLeast"/>
        </w:trPr>
        <w:tc>
          <w:tcPr>
            <w:tcW w:w="3190" w:type="dxa"/>
            <w:tcBorders>
              <w:top w:val="single" w:color="000000" w:sz="4" w:space="0"/>
              <w:left w:val="single" w:color="000000" w:sz="4" w:space="0"/>
              <w:bottom w:val="single" w:color="000000" w:sz="4" w:space="0"/>
              <w:right w:val="single" w:color="000000" w:sz="4" w:space="0"/>
            </w:tcBorders>
          </w:tcPr>
          <w:p w14:paraId="20822778">
            <w:pPr>
              <w:autoSpaceDE w:val="0"/>
              <w:autoSpaceDN w:val="0"/>
              <w:adjustRightInd w:val="0"/>
              <w:spacing w:before="2"/>
              <w:ind w:left="103"/>
              <w:jc w:val="left"/>
              <w:rPr>
                <w:kern w:val="0"/>
                <w:sz w:val="24"/>
              </w:rPr>
            </w:pPr>
            <w:r>
              <w:rPr>
                <w:rFonts w:hint="eastAsia"/>
                <w:kern w:val="0"/>
                <w:sz w:val="24"/>
              </w:rPr>
              <w:t xml:space="preserve">Fluorescent </w:t>
            </w:r>
            <w:r>
              <w:rPr>
                <w:kern w:val="0"/>
                <w:sz w:val="24"/>
              </w:rPr>
              <w:t>ceiling lig</w:t>
            </w:r>
            <w:r>
              <w:rPr>
                <w:spacing w:val="-1"/>
                <w:kern w:val="0"/>
                <w:sz w:val="24"/>
              </w:rPr>
              <w:t>h</w:t>
            </w:r>
            <w:r>
              <w:rPr>
                <w:kern w:val="0"/>
                <w:sz w:val="24"/>
              </w:rPr>
              <w:t>t</w:t>
            </w:r>
          </w:p>
          <w:p w14:paraId="745EA7F3">
            <w:pPr>
              <w:autoSpaceDE w:val="0"/>
              <w:autoSpaceDN w:val="0"/>
              <w:adjustRightInd w:val="0"/>
              <w:ind w:left="103"/>
              <w:jc w:val="left"/>
              <w:rPr>
                <w:kern w:val="0"/>
                <w:sz w:val="24"/>
              </w:rPr>
            </w:pPr>
            <w:r>
              <w:rPr>
                <w:kern w:val="0"/>
                <w:sz w:val="24"/>
              </w:rPr>
              <w:t>(</w:t>
            </w:r>
            <w:r>
              <w:rPr>
                <w:rFonts w:hint="eastAsia"/>
                <w:kern w:val="0"/>
                <w:sz w:val="24"/>
              </w:rPr>
              <w:t>20</w:t>
            </w:r>
            <w:r>
              <w:rPr>
                <w:kern w:val="0"/>
                <w:sz w:val="24"/>
              </w:rPr>
              <w:t xml:space="preserve"> W</w:t>
            </w:r>
            <w:r>
              <w:rPr>
                <w:spacing w:val="-7"/>
                <w:kern w:val="0"/>
                <w:sz w:val="24"/>
              </w:rPr>
              <w:t xml:space="preserve"> </w:t>
            </w:r>
            <w:r>
              <w:rPr>
                <w:kern w:val="0"/>
                <w:sz w:val="24"/>
              </w:rPr>
              <w:t>x 2, f</w:t>
            </w:r>
            <w:r>
              <w:rPr>
                <w:spacing w:val="2"/>
                <w:kern w:val="0"/>
                <w:sz w:val="24"/>
              </w:rPr>
              <w:t>l</w:t>
            </w:r>
            <w:r>
              <w:rPr>
                <w:kern w:val="0"/>
                <w:sz w:val="24"/>
              </w:rPr>
              <w:t>ush type)</w:t>
            </w:r>
          </w:p>
        </w:tc>
        <w:tc>
          <w:tcPr>
            <w:tcW w:w="4720" w:type="dxa"/>
            <w:tcBorders>
              <w:top w:val="single" w:color="000000" w:sz="4" w:space="0"/>
              <w:left w:val="single" w:color="000000" w:sz="4" w:space="0"/>
              <w:bottom w:val="single" w:color="000000" w:sz="4" w:space="0"/>
              <w:right w:val="single" w:color="000000" w:sz="4" w:space="0"/>
            </w:tcBorders>
          </w:tcPr>
          <w:p w14:paraId="58F729A4">
            <w:pPr>
              <w:autoSpaceDE w:val="0"/>
              <w:autoSpaceDN w:val="0"/>
              <w:adjustRightInd w:val="0"/>
              <w:spacing w:before="6"/>
              <w:ind w:left="42"/>
              <w:jc w:val="left"/>
              <w:rPr>
                <w:kern w:val="0"/>
                <w:sz w:val="24"/>
              </w:rPr>
            </w:pPr>
            <w:r>
              <w:rPr>
                <w:kern w:val="0"/>
                <w:sz w:val="24"/>
              </w:rPr>
              <w:t>Crew</w:t>
            </w:r>
            <w:r>
              <w:rPr>
                <w:spacing w:val="-13"/>
                <w:kern w:val="0"/>
                <w:sz w:val="24"/>
              </w:rPr>
              <w:t>’</w:t>
            </w:r>
            <w:r>
              <w:rPr>
                <w:kern w:val="0"/>
                <w:sz w:val="24"/>
              </w:rPr>
              <w:t>s cabin,</w:t>
            </w:r>
            <w:r>
              <w:rPr>
                <w:spacing w:val="13"/>
                <w:kern w:val="0"/>
                <w:sz w:val="24"/>
              </w:rPr>
              <w:t xml:space="preserve"> </w:t>
            </w:r>
            <w:r>
              <w:rPr>
                <w:spacing w:val="-2"/>
                <w:kern w:val="0"/>
                <w:sz w:val="24"/>
              </w:rPr>
              <w:t>m</w:t>
            </w:r>
            <w:r>
              <w:rPr>
                <w:kern w:val="0"/>
                <w:sz w:val="24"/>
              </w:rPr>
              <w:t>ess roo</w:t>
            </w:r>
            <w:r>
              <w:rPr>
                <w:spacing w:val="-2"/>
                <w:kern w:val="0"/>
                <w:sz w:val="24"/>
              </w:rPr>
              <w:t>m</w:t>
            </w:r>
            <w:r>
              <w:rPr>
                <w:kern w:val="0"/>
                <w:sz w:val="24"/>
              </w:rPr>
              <w:t>, pantr</w:t>
            </w:r>
            <w:r>
              <w:rPr>
                <w:spacing w:val="-16"/>
                <w:kern w:val="0"/>
                <w:sz w:val="24"/>
              </w:rPr>
              <w:t>y</w:t>
            </w:r>
            <w:r>
              <w:rPr>
                <w:kern w:val="0"/>
                <w:sz w:val="24"/>
              </w:rPr>
              <w:t>,</w:t>
            </w:r>
            <w:r>
              <w:rPr>
                <w:spacing w:val="13"/>
                <w:kern w:val="0"/>
                <w:sz w:val="24"/>
              </w:rPr>
              <w:t xml:space="preserve"> </w:t>
            </w:r>
            <w:r>
              <w:rPr>
                <w:kern w:val="0"/>
                <w:sz w:val="24"/>
              </w:rPr>
              <w:t xml:space="preserve">hospital, </w:t>
            </w:r>
            <w:r>
              <w:rPr>
                <w:rFonts w:hint="eastAsia"/>
                <w:kern w:val="0"/>
                <w:sz w:val="24"/>
              </w:rPr>
              <w:t xml:space="preserve">conference room, </w:t>
            </w:r>
            <w:r>
              <w:rPr>
                <w:kern w:val="0"/>
                <w:sz w:val="24"/>
              </w:rPr>
              <w:t>o</w:t>
            </w:r>
            <w:r>
              <w:rPr>
                <w:spacing w:val="-6"/>
                <w:kern w:val="0"/>
                <w:sz w:val="24"/>
              </w:rPr>
              <w:t>f</w:t>
            </w:r>
            <w:r>
              <w:rPr>
                <w:kern w:val="0"/>
                <w:sz w:val="24"/>
              </w:rPr>
              <w:t>fice, gy</w:t>
            </w:r>
            <w:r>
              <w:rPr>
                <w:spacing w:val="-2"/>
                <w:kern w:val="0"/>
                <w:sz w:val="24"/>
              </w:rPr>
              <w:t>m</w:t>
            </w:r>
            <w:r>
              <w:rPr>
                <w:kern w:val="0"/>
                <w:sz w:val="24"/>
              </w:rPr>
              <w:t>nasium</w:t>
            </w:r>
            <w:r>
              <w:rPr>
                <w:spacing w:val="-1"/>
                <w:kern w:val="0"/>
                <w:sz w:val="24"/>
              </w:rPr>
              <w:t xml:space="preserve"> </w:t>
            </w:r>
            <w:r>
              <w:rPr>
                <w:kern w:val="0"/>
                <w:sz w:val="24"/>
              </w:rPr>
              <w:t>etc.</w:t>
            </w:r>
          </w:p>
        </w:tc>
      </w:tr>
      <w:tr w14:paraId="0D8175B3">
        <w:tblPrEx>
          <w:tblCellMar>
            <w:top w:w="0" w:type="dxa"/>
            <w:left w:w="0" w:type="dxa"/>
            <w:bottom w:w="0" w:type="dxa"/>
            <w:right w:w="0" w:type="dxa"/>
          </w:tblCellMar>
        </w:tblPrEx>
        <w:trPr>
          <w:trHeight w:val="562" w:hRule="exact"/>
        </w:trPr>
        <w:tc>
          <w:tcPr>
            <w:tcW w:w="3190" w:type="dxa"/>
            <w:tcBorders>
              <w:top w:val="single" w:color="000000" w:sz="4" w:space="0"/>
              <w:left w:val="single" w:color="000000" w:sz="4" w:space="0"/>
              <w:bottom w:val="single" w:color="000000" w:sz="4" w:space="0"/>
              <w:right w:val="single" w:color="000000" w:sz="4" w:space="0"/>
            </w:tcBorders>
          </w:tcPr>
          <w:p w14:paraId="2CE99E98">
            <w:pPr>
              <w:autoSpaceDE w:val="0"/>
              <w:autoSpaceDN w:val="0"/>
              <w:adjustRightInd w:val="0"/>
              <w:spacing w:before="2"/>
              <w:ind w:left="103"/>
              <w:jc w:val="left"/>
              <w:rPr>
                <w:kern w:val="0"/>
                <w:sz w:val="24"/>
              </w:rPr>
            </w:pPr>
            <w:r>
              <w:rPr>
                <w:rFonts w:hint="eastAsia"/>
                <w:kern w:val="0"/>
                <w:sz w:val="24"/>
              </w:rPr>
              <w:t>Fluorescent</w:t>
            </w:r>
            <w:r>
              <w:rPr>
                <w:kern w:val="0"/>
                <w:sz w:val="24"/>
              </w:rPr>
              <w:t xml:space="preserve"> ceiling lig</w:t>
            </w:r>
            <w:r>
              <w:rPr>
                <w:spacing w:val="-1"/>
                <w:kern w:val="0"/>
                <w:sz w:val="24"/>
              </w:rPr>
              <w:t>h</w:t>
            </w:r>
            <w:r>
              <w:rPr>
                <w:kern w:val="0"/>
                <w:sz w:val="24"/>
              </w:rPr>
              <w:t>t</w:t>
            </w:r>
          </w:p>
          <w:p w14:paraId="444BF077">
            <w:pPr>
              <w:autoSpaceDE w:val="0"/>
              <w:autoSpaceDN w:val="0"/>
              <w:adjustRightInd w:val="0"/>
              <w:ind w:left="103"/>
              <w:jc w:val="left"/>
              <w:rPr>
                <w:kern w:val="0"/>
                <w:sz w:val="24"/>
              </w:rPr>
            </w:pPr>
            <w:r>
              <w:rPr>
                <w:kern w:val="0"/>
                <w:sz w:val="24"/>
              </w:rPr>
              <w:t>(</w:t>
            </w:r>
            <w:r>
              <w:rPr>
                <w:rFonts w:hint="eastAsia"/>
                <w:kern w:val="0"/>
                <w:sz w:val="24"/>
              </w:rPr>
              <w:t>20</w:t>
            </w:r>
            <w:r>
              <w:rPr>
                <w:kern w:val="0"/>
                <w:sz w:val="24"/>
              </w:rPr>
              <w:t xml:space="preserve"> W</w:t>
            </w:r>
            <w:r>
              <w:rPr>
                <w:spacing w:val="-7"/>
                <w:kern w:val="0"/>
                <w:sz w:val="24"/>
              </w:rPr>
              <w:t xml:space="preserve"> </w:t>
            </w:r>
            <w:r>
              <w:rPr>
                <w:kern w:val="0"/>
                <w:sz w:val="24"/>
              </w:rPr>
              <w:t>x 2, surface type)</w:t>
            </w:r>
          </w:p>
        </w:tc>
        <w:tc>
          <w:tcPr>
            <w:tcW w:w="4720" w:type="dxa"/>
            <w:tcBorders>
              <w:top w:val="single" w:color="000000" w:sz="4" w:space="0"/>
              <w:left w:val="single" w:color="000000" w:sz="4" w:space="0"/>
              <w:bottom w:val="single" w:color="000000" w:sz="4" w:space="0"/>
              <w:right w:val="single" w:color="000000" w:sz="4" w:space="0"/>
            </w:tcBorders>
          </w:tcPr>
          <w:p w14:paraId="30DEC8FE">
            <w:pPr>
              <w:autoSpaceDE w:val="0"/>
              <w:autoSpaceDN w:val="0"/>
              <w:adjustRightInd w:val="0"/>
              <w:spacing w:before="2"/>
              <w:ind w:left="42"/>
              <w:jc w:val="left"/>
              <w:rPr>
                <w:kern w:val="0"/>
                <w:sz w:val="24"/>
              </w:rPr>
            </w:pPr>
            <w:r>
              <w:rPr>
                <w:kern w:val="0"/>
                <w:sz w:val="24"/>
              </w:rPr>
              <w:t>Galle</w:t>
            </w:r>
            <w:r>
              <w:rPr>
                <w:spacing w:val="-16"/>
                <w:kern w:val="0"/>
                <w:sz w:val="24"/>
              </w:rPr>
              <w:t>y</w:t>
            </w:r>
            <w:r>
              <w:rPr>
                <w:kern w:val="0"/>
                <w:sz w:val="24"/>
              </w:rPr>
              <w:t>, laundr</w:t>
            </w:r>
            <w:r>
              <w:rPr>
                <w:spacing w:val="-16"/>
                <w:kern w:val="0"/>
                <w:sz w:val="24"/>
              </w:rPr>
              <w:t>y</w:t>
            </w:r>
            <w:r>
              <w:rPr>
                <w:kern w:val="0"/>
                <w:sz w:val="24"/>
              </w:rPr>
              <w:t>, public toilet, deck toilet</w:t>
            </w:r>
          </w:p>
        </w:tc>
      </w:tr>
      <w:tr w14:paraId="19D720D2">
        <w:tblPrEx>
          <w:tblCellMar>
            <w:top w:w="0" w:type="dxa"/>
            <w:left w:w="0" w:type="dxa"/>
            <w:bottom w:w="0" w:type="dxa"/>
            <w:right w:w="0" w:type="dxa"/>
          </w:tblCellMar>
        </w:tblPrEx>
        <w:trPr>
          <w:trHeight w:val="562" w:hRule="exact"/>
        </w:trPr>
        <w:tc>
          <w:tcPr>
            <w:tcW w:w="3190" w:type="dxa"/>
            <w:tcBorders>
              <w:top w:val="single" w:color="000000" w:sz="4" w:space="0"/>
              <w:left w:val="single" w:color="000000" w:sz="4" w:space="0"/>
              <w:bottom w:val="single" w:color="000000" w:sz="4" w:space="0"/>
              <w:right w:val="single" w:color="000000" w:sz="4" w:space="0"/>
            </w:tcBorders>
          </w:tcPr>
          <w:p w14:paraId="2322136B">
            <w:pPr>
              <w:autoSpaceDE w:val="0"/>
              <w:autoSpaceDN w:val="0"/>
              <w:adjustRightInd w:val="0"/>
              <w:spacing w:before="2"/>
              <w:ind w:left="103"/>
              <w:jc w:val="left"/>
              <w:rPr>
                <w:kern w:val="0"/>
                <w:sz w:val="24"/>
              </w:rPr>
            </w:pPr>
            <w:r>
              <w:rPr>
                <w:rFonts w:hint="eastAsia"/>
                <w:kern w:val="0"/>
                <w:sz w:val="24"/>
              </w:rPr>
              <w:t>Fluorescent</w:t>
            </w:r>
            <w:r>
              <w:rPr>
                <w:spacing w:val="-1"/>
                <w:kern w:val="0"/>
                <w:sz w:val="24"/>
              </w:rPr>
              <w:t xml:space="preserve"> </w:t>
            </w:r>
            <w:r>
              <w:rPr>
                <w:kern w:val="0"/>
                <w:sz w:val="24"/>
              </w:rPr>
              <w:t>corner</w:t>
            </w:r>
            <w:r>
              <w:rPr>
                <w:spacing w:val="-1"/>
                <w:kern w:val="0"/>
                <w:sz w:val="24"/>
              </w:rPr>
              <w:t xml:space="preserve"> </w:t>
            </w:r>
            <w:r>
              <w:rPr>
                <w:kern w:val="0"/>
                <w:sz w:val="24"/>
              </w:rPr>
              <w:t>light</w:t>
            </w:r>
          </w:p>
          <w:p w14:paraId="03B6D4BE">
            <w:pPr>
              <w:autoSpaceDE w:val="0"/>
              <w:autoSpaceDN w:val="0"/>
              <w:adjustRightInd w:val="0"/>
              <w:ind w:left="103"/>
              <w:jc w:val="left"/>
              <w:rPr>
                <w:kern w:val="0"/>
                <w:sz w:val="24"/>
              </w:rPr>
            </w:pPr>
            <w:r>
              <w:rPr>
                <w:kern w:val="0"/>
                <w:sz w:val="24"/>
              </w:rPr>
              <w:t>(</w:t>
            </w:r>
            <w:r>
              <w:rPr>
                <w:rFonts w:hint="eastAsia"/>
                <w:kern w:val="0"/>
                <w:sz w:val="24"/>
              </w:rPr>
              <w:t>20</w:t>
            </w:r>
            <w:r>
              <w:rPr>
                <w:kern w:val="0"/>
                <w:sz w:val="24"/>
              </w:rPr>
              <w:t xml:space="preserve"> </w:t>
            </w:r>
            <w:r>
              <w:rPr>
                <w:spacing w:val="-2"/>
                <w:kern w:val="0"/>
                <w:sz w:val="24"/>
              </w:rPr>
              <w:t>W</w:t>
            </w:r>
            <w:r>
              <w:rPr>
                <w:rFonts w:hint="eastAsia"/>
                <w:spacing w:val="-2"/>
                <w:kern w:val="0"/>
                <w:sz w:val="24"/>
              </w:rPr>
              <w:t xml:space="preserve"> x1</w:t>
            </w:r>
            <w:r>
              <w:rPr>
                <w:kern w:val="0"/>
                <w:sz w:val="24"/>
              </w:rPr>
              <w:t>)</w:t>
            </w:r>
          </w:p>
        </w:tc>
        <w:tc>
          <w:tcPr>
            <w:tcW w:w="4720" w:type="dxa"/>
            <w:tcBorders>
              <w:top w:val="single" w:color="000000" w:sz="4" w:space="0"/>
              <w:left w:val="single" w:color="000000" w:sz="4" w:space="0"/>
              <w:bottom w:val="single" w:color="000000" w:sz="4" w:space="0"/>
              <w:right w:val="single" w:color="000000" w:sz="4" w:space="0"/>
            </w:tcBorders>
          </w:tcPr>
          <w:p w14:paraId="5180EFC0">
            <w:pPr>
              <w:autoSpaceDE w:val="0"/>
              <w:autoSpaceDN w:val="0"/>
              <w:adjustRightInd w:val="0"/>
              <w:spacing w:before="2"/>
              <w:ind w:left="42"/>
              <w:jc w:val="left"/>
              <w:rPr>
                <w:kern w:val="0"/>
                <w:sz w:val="24"/>
              </w:rPr>
            </w:pPr>
            <w:r>
              <w:rPr>
                <w:kern w:val="0"/>
                <w:sz w:val="24"/>
              </w:rPr>
              <w:t>Inner pa</w:t>
            </w:r>
            <w:r>
              <w:rPr>
                <w:spacing w:val="-1"/>
                <w:kern w:val="0"/>
                <w:sz w:val="24"/>
              </w:rPr>
              <w:t>s</w:t>
            </w:r>
            <w:r>
              <w:rPr>
                <w:kern w:val="0"/>
                <w:sz w:val="24"/>
              </w:rPr>
              <w:t>sa</w:t>
            </w:r>
            <w:r>
              <w:rPr>
                <w:spacing w:val="-1"/>
                <w:kern w:val="0"/>
                <w:sz w:val="24"/>
              </w:rPr>
              <w:t>g</w:t>
            </w:r>
            <w:r>
              <w:rPr>
                <w:kern w:val="0"/>
                <w:sz w:val="24"/>
              </w:rPr>
              <w:t>e, stairca</w:t>
            </w:r>
            <w:r>
              <w:rPr>
                <w:spacing w:val="-1"/>
                <w:kern w:val="0"/>
                <w:sz w:val="24"/>
              </w:rPr>
              <w:t>s</w:t>
            </w:r>
            <w:r>
              <w:rPr>
                <w:kern w:val="0"/>
                <w:sz w:val="24"/>
              </w:rPr>
              <w:t>e</w:t>
            </w:r>
          </w:p>
        </w:tc>
      </w:tr>
      <w:tr w14:paraId="77A21241">
        <w:tblPrEx>
          <w:tblCellMar>
            <w:top w:w="0" w:type="dxa"/>
            <w:left w:w="0" w:type="dxa"/>
            <w:bottom w:w="0" w:type="dxa"/>
            <w:right w:w="0" w:type="dxa"/>
          </w:tblCellMar>
        </w:tblPrEx>
        <w:trPr>
          <w:trHeight w:val="285" w:hRule="atLeast"/>
        </w:trPr>
        <w:tc>
          <w:tcPr>
            <w:tcW w:w="3190" w:type="dxa"/>
            <w:tcBorders>
              <w:top w:val="single" w:color="000000" w:sz="4" w:space="0"/>
              <w:left w:val="single" w:color="000000" w:sz="4" w:space="0"/>
              <w:bottom w:val="single" w:color="000000" w:sz="4" w:space="0"/>
              <w:right w:val="single" w:color="000000" w:sz="4" w:space="0"/>
            </w:tcBorders>
          </w:tcPr>
          <w:p w14:paraId="5841DDB1">
            <w:pPr>
              <w:autoSpaceDE w:val="0"/>
              <w:autoSpaceDN w:val="0"/>
              <w:adjustRightInd w:val="0"/>
              <w:spacing w:before="2"/>
              <w:ind w:left="103"/>
              <w:jc w:val="left"/>
              <w:rPr>
                <w:kern w:val="0"/>
                <w:sz w:val="24"/>
              </w:rPr>
            </w:pPr>
            <w:r>
              <w:rPr>
                <w:rFonts w:hint="eastAsia"/>
                <w:kern w:val="0"/>
                <w:sz w:val="24"/>
              </w:rPr>
              <w:t>Fluorescent</w:t>
            </w:r>
            <w:r>
              <w:rPr>
                <w:kern w:val="0"/>
                <w:sz w:val="24"/>
              </w:rPr>
              <w:t xml:space="preserve"> desk light</w:t>
            </w:r>
            <w:r>
              <w:rPr>
                <w:rFonts w:hint="eastAsia"/>
                <w:kern w:val="0"/>
                <w:sz w:val="24"/>
              </w:rPr>
              <w:t>(15</w:t>
            </w:r>
            <w:r>
              <w:rPr>
                <w:kern w:val="0"/>
                <w:sz w:val="24"/>
              </w:rPr>
              <w:t>W)</w:t>
            </w:r>
          </w:p>
        </w:tc>
        <w:tc>
          <w:tcPr>
            <w:tcW w:w="4720" w:type="dxa"/>
            <w:tcBorders>
              <w:top w:val="single" w:color="000000" w:sz="4" w:space="0"/>
              <w:left w:val="single" w:color="000000" w:sz="4" w:space="0"/>
              <w:bottom w:val="single" w:color="000000" w:sz="4" w:space="0"/>
              <w:right w:val="single" w:color="000000" w:sz="4" w:space="0"/>
            </w:tcBorders>
          </w:tcPr>
          <w:p w14:paraId="1B16A611">
            <w:pPr>
              <w:autoSpaceDE w:val="0"/>
              <w:autoSpaceDN w:val="0"/>
              <w:adjustRightInd w:val="0"/>
              <w:spacing w:before="2"/>
              <w:ind w:left="42"/>
              <w:jc w:val="left"/>
              <w:rPr>
                <w:kern w:val="0"/>
                <w:sz w:val="24"/>
              </w:rPr>
            </w:pPr>
            <w:r>
              <w:rPr>
                <w:kern w:val="0"/>
                <w:sz w:val="24"/>
              </w:rPr>
              <w:t>On the writ</w:t>
            </w:r>
            <w:r>
              <w:rPr>
                <w:spacing w:val="-2"/>
                <w:kern w:val="0"/>
                <w:sz w:val="24"/>
              </w:rPr>
              <w:t>i</w:t>
            </w:r>
            <w:r>
              <w:rPr>
                <w:kern w:val="0"/>
                <w:sz w:val="24"/>
              </w:rPr>
              <w:t>ng table in each cabin a</w:t>
            </w:r>
            <w:r>
              <w:rPr>
                <w:spacing w:val="-1"/>
                <w:kern w:val="0"/>
                <w:sz w:val="24"/>
              </w:rPr>
              <w:t>n</w:t>
            </w:r>
            <w:r>
              <w:rPr>
                <w:kern w:val="0"/>
                <w:sz w:val="24"/>
              </w:rPr>
              <w:t>d o</w:t>
            </w:r>
            <w:r>
              <w:rPr>
                <w:spacing w:val="-4"/>
                <w:kern w:val="0"/>
                <w:sz w:val="24"/>
              </w:rPr>
              <w:t>f</w:t>
            </w:r>
            <w:r>
              <w:rPr>
                <w:kern w:val="0"/>
                <w:sz w:val="24"/>
              </w:rPr>
              <w:t>fice</w:t>
            </w:r>
          </w:p>
        </w:tc>
      </w:tr>
      <w:tr w14:paraId="6F060B8A">
        <w:tblPrEx>
          <w:tblCellMar>
            <w:top w:w="0" w:type="dxa"/>
            <w:left w:w="0" w:type="dxa"/>
            <w:bottom w:w="0" w:type="dxa"/>
            <w:right w:w="0" w:type="dxa"/>
          </w:tblCellMar>
        </w:tblPrEx>
        <w:trPr>
          <w:trHeight w:val="579" w:hRule="atLeast"/>
        </w:trPr>
        <w:tc>
          <w:tcPr>
            <w:tcW w:w="3190" w:type="dxa"/>
            <w:tcBorders>
              <w:top w:val="single" w:color="000000" w:sz="4" w:space="0"/>
              <w:left w:val="single" w:color="000000" w:sz="4" w:space="0"/>
              <w:bottom w:val="single" w:color="000000" w:sz="4" w:space="0"/>
              <w:right w:val="single" w:color="000000" w:sz="4" w:space="0"/>
            </w:tcBorders>
          </w:tcPr>
          <w:p w14:paraId="289B531B">
            <w:pPr>
              <w:autoSpaceDE w:val="0"/>
              <w:autoSpaceDN w:val="0"/>
              <w:adjustRightInd w:val="0"/>
              <w:spacing w:before="2"/>
              <w:ind w:left="103"/>
              <w:jc w:val="left"/>
              <w:rPr>
                <w:kern w:val="0"/>
                <w:sz w:val="24"/>
              </w:rPr>
            </w:pPr>
            <w:r>
              <w:rPr>
                <w:rFonts w:hint="eastAsia"/>
                <w:kern w:val="0"/>
                <w:sz w:val="24"/>
              </w:rPr>
              <w:t>Fluorescent</w:t>
            </w:r>
            <w:r>
              <w:rPr>
                <w:kern w:val="0"/>
                <w:sz w:val="24"/>
              </w:rPr>
              <w:t xml:space="preserve"> berth light(</w:t>
            </w:r>
            <w:r>
              <w:rPr>
                <w:rFonts w:hint="eastAsia"/>
                <w:kern w:val="0"/>
                <w:sz w:val="24"/>
              </w:rPr>
              <w:t>8</w:t>
            </w:r>
            <w:r>
              <w:rPr>
                <w:kern w:val="0"/>
                <w:sz w:val="24"/>
              </w:rPr>
              <w:t>W)</w:t>
            </w:r>
          </w:p>
        </w:tc>
        <w:tc>
          <w:tcPr>
            <w:tcW w:w="4720" w:type="dxa"/>
            <w:tcBorders>
              <w:top w:val="single" w:color="000000" w:sz="4" w:space="0"/>
              <w:left w:val="single" w:color="000000" w:sz="4" w:space="0"/>
              <w:bottom w:val="single" w:color="000000" w:sz="4" w:space="0"/>
              <w:right w:val="single" w:color="000000" w:sz="4" w:space="0"/>
            </w:tcBorders>
          </w:tcPr>
          <w:p w14:paraId="14976465">
            <w:pPr>
              <w:autoSpaceDE w:val="0"/>
              <w:autoSpaceDN w:val="0"/>
              <w:adjustRightInd w:val="0"/>
              <w:spacing w:before="6"/>
              <w:ind w:left="42"/>
              <w:jc w:val="left"/>
              <w:rPr>
                <w:kern w:val="0"/>
                <w:sz w:val="24"/>
              </w:rPr>
            </w:pPr>
            <w:r>
              <w:rPr>
                <w:kern w:val="0"/>
                <w:sz w:val="24"/>
              </w:rPr>
              <w:t>Over the head of each berth (fed by e</w:t>
            </w:r>
            <w:r>
              <w:rPr>
                <w:spacing w:val="-2"/>
                <w:kern w:val="0"/>
                <w:sz w:val="24"/>
              </w:rPr>
              <w:t>m</w:t>
            </w:r>
            <w:r>
              <w:rPr>
                <w:kern w:val="0"/>
                <w:sz w:val="24"/>
              </w:rPr>
              <w:t>e</w:t>
            </w:r>
            <w:r>
              <w:rPr>
                <w:spacing w:val="-4"/>
                <w:kern w:val="0"/>
                <w:sz w:val="24"/>
              </w:rPr>
              <w:t>r</w:t>
            </w:r>
            <w:r>
              <w:rPr>
                <w:kern w:val="0"/>
                <w:sz w:val="24"/>
              </w:rPr>
              <w:t>gency power supply)</w:t>
            </w:r>
          </w:p>
        </w:tc>
      </w:tr>
      <w:tr w14:paraId="0EA4A3B5">
        <w:tblPrEx>
          <w:tblCellMar>
            <w:top w:w="0" w:type="dxa"/>
            <w:left w:w="0" w:type="dxa"/>
            <w:bottom w:w="0" w:type="dxa"/>
            <w:right w:w="0" w:type="dxa"/>
          </w:tblCellMar>
        </w:tblPrEx>
        <w:trPr>
          <w:trHeight w:val="562" w:hRule="exact"/>
        </w:trPr>
        <w:tc>
          <w:tcPr>
            <w:tcW w:w="3190" w:type="dxa"/>
            <w:tcBorders>
              <w:top w:val="single" w:color="000000" w:sz="4" w:space="0"/>
              <w:left w:val="single" w:color="000000" w:sz="4" w:space="0"/>
              <w:bottom w:val="single" w:color="000000" w:sz="4" w:space="0"/>
              <w:right w:val="single" w:color="000000" w:sz="4" w:space="0"/>
            </w:tcBorders>
          </w:tcPr>
          <w:p w14:paraId="5DE8BA71">
            <w:pPr>
              <w:autoSpaceDE w:val="0"/>
              <w:autoSpaceDN w:val="0"/>
              <w:adjustRightInd w:val="0"/>
              <w:spacing w:before="2"/>
              <w:ind w:left="103"/>
              <w:jc w:val="left"/>
              <w:rPr>
                <w:kern w:val="0"/>
                <w:sz w:val="24"/>
              </w:rPr>
            </w:pPr>
            <w:r>
              <w:rPr>
                <w:rFonts w:hint="eastAsia"/>
                <w:kern w:val="0"/>
                <w:sz w:val="24"/>
              </w:rPr>
              <w:t>Fluorescent</w:t>
            </w:r>
            <w:r>
              <w:rPr>
                <w:kern w:val="0"/>
                <w:sz w:val="24"/>
              </w:rPr>
              <w:t xml:space="preserve"> </w:t>
            </w:r>
            <w:r>
              <w:rPr>
                <w:spacing w:val="-2"/>
                <w:kern w:val="0"/>
                <w:sz w:val="24"/>
              </w:rPr>
              <w:t>m</w:t>
            </w:r>
            <w:r>
              <w:rPr>
                <w:spacing w:val="1"/>
                <w:kern w:val="0"/>
                <w:sz w:val="24"/>
              </w:rPr>
              <w:t>i</w:t>
            </w:r>
            <w:r>
              <w:rPr>
                <w:kern w:val="0"/>
                <w:sz w:val="24"/>
              </w:rPr>
              <w:t>rror light</w:t>
            </w:r>
          </w:p>
          <w:p w14:paraId="76FB3276">
            <w:pPr>
              <w:autoSpaceDE w:val="0"/>
              <w:autoSpaceDN w:val="0"/>
              <w:adjustRightInd w:val="0"/>
              <w:ind w:left="103"/>
              <w:jc w:val="left"/>
              <w:rPr>
                <w:kern w:val="0"/>
                <w:sz w:val="24"/>
              </w:rPr>
            </w:pPr>
            <w:r>
              <w:rPr>
                <w:kern w:val="0"/>
                <w:sz w:val="24"/>
              </w:rPr>
              <w:t>(with shaver socket)</w:t>
            </w:r>
          </w:p>
        </w:tc>
        <w:tc>
          <w:tcPr>
            <w:tcW w:w="4720" w:type="dxa"/>
            <w:tcBorders>
              <w:top w:val="single" w:color="000000" w:sz="4" w:space="0"/>
              <w:left w:val="single" w:color="000000" w:sz="4" w:space="0"/>
              <w:bottom w:val="single" w:color="000000" w:sz="4" w:space="0"/>
              <w:right w:val="single" w:color="000000" w:sz="4" w:space="0"/>
            </w:tcBorders>
          </w:tcPr>
          <w:p w14:paraId="4CA94696">
            <w:pPr>
              <w:autoSpaceDE w:val="0"/>
              <w:autoSpaceDN w:val="0"/>
              <w:adjustRightInd w:val="0"/>
              <w:spacing w:before="2"/>
              <w:ind w:left="42"/>
              <w:jc w:val="left"/>
              <w:rPr>
                <w:kern w:val="0"/>
                <w:sz w:val="24"/>
              </w:rPr>
            </w:pPr>
            <w:r>
              <w:rPr>
                <w:kern w:val="0"/>
                <w:sz w:val="24"/>
              </w:rPr>
              <w:t>On each private lavatory room</w:t>
            </w:r>
          </w:p>
        </w:tc>
      </w:tr>
      <w:tr w14:paraId="50D0D104">
        <w:tblPrEx>
          <w:tblCellMar>
            <w:top w:w="0" w:type="dxa"/>
            <w:left w:w="0" w:type="dxa"/>
            <w:bottom w:w="0" w:type="dxa"/>
            <w:right w:w="0" w:type="dxa"/>
          </w:tblCellMar>
        </w:tblPrEx>
        <w:trPr>
          <w:trHeight w:val="328" w:hRule="atLeast"/>
        </w:trPr>
        <w:tc>
          <w:tcPr>
            <w:tcW w:w="3190" w:type="dxa"/>
            <w:tcBorders>
              <w:top w:val="single" w:color="000000" w:sz="4" w:space="0"/>
              <w:left w:val="single" w:color="000000" w:sz="4" w:space="0"/>
              <w:bottom w:val="single" w:color="000000" w:sz="4" w:space="0"/>
              <w:right w:val="single" w:color="000000" w:sz="4" w:space="0"/>
            </w:tcBorders>
          </w:tcPr>
          <w:p w14:paraId="3AFDA701">
            <w:pPr>
              <w:autoSpaceDE w:val="0"/>
              <w:autoSpaceDN w:val="0"/>
              <w:adjustRightInd w:val="0"/>
              <w:spacing w:before="2"/>
              <w:ind w:left="103"/>
              <w:jc w:val="left"/>
              <w:rPr>
                <w:kern w:val="0"/>
                <w:sz w:val="24"/>
              </w:rPr>
            </w:pPr>
            <w:r>
              <w:rPr>
                <w:kern w:val="0"/>
                <w:sz w:val="24"/>
              </w:rPr>
              <w:t>Decorative type wall light</w:t>
            </w:r>
          </w:p>
        </w:tc>
        <w:tc>
          <w:tcPr>
            <w:tcW w:w="4720" w:type="dxa"/>
            <w:tcBorders>
              <w:top w:val="single" w:color="000000" w:sz="4" w:space="0"/>
              <w:left w:val="single" w:color="000000" w:sz="4" w:space="0"/>
              <w:bottom w:val="single" w:color="000000" w:sz="4" w:space="0"/>
              <w:right w:val="single" w:color="000000" w:sz="4" w:space="0"/>
            </w:tcBorders>
          </w:tcPr>
          <w:p w14:paraId="51CDAF0F">
            <w:pPr>
              <w:autoSpaceDE w:val="0"/>
              <w:autoSpaceDN w:val="0"/>
              <w:adjustRightInd w:val="0"/>
              <w:spacing w:before="2"/>
              <w:ind w:left="42"/>
              <w:jc w:val="left"/>
              <w:rPr>
                <w:kern w:val="0"/>
                <w:sz w:val="24"/>
              </w:rPr>
            </w:pPr>
            <w:r>
              <w:rPr>
                <w:kern w:val="0"/>
                <w:sz w:val="24"/>
              </w:rPr>
              <w:t>Mess roo</w:t>
            </w:r>
            <w:r>
              <w:rPr>
                <w:spacing w:val="-2"/>
                <w:kern w:val="0"/>
                <w:sz w:val="24"/>
              </w:rPr>
              <w:t>m</w:t>
            </w:r>
            <w:r>
              <w:rPr>
                <w:kern w:val="0"/>
                <w:sz w:val="24"/>
              </w:rPr>
              <w:t>, gy</w:t>
            </w:r>
            <w:r>
              <w:rPr>
                <w:spacing w:val="-2"/>
                <w:kern w:val="0"/>
                <w:sz w:val="24"/>
              </w:rPr>
              <w:t>m</w:t>
            </w:r>
            <w:r>
              <w:rPr>
                <w:spacing w:val="-1"/>
                <w:kern w:val="0"/>
                <w:sz w:val="24"/>
              </w:rPr>
              <w:t>n</w:t>
            </w:r>
            <w:r>
              <w:rPr>
                <w:kern w:val="0"/>
                <w:sz w:val="24"/>
              </w:rPr>
              <w:t>asium, recreation room</w:t>
            </w:r>
          </w:p>
        </w:tc>
      </w:tr>
      <w:tr w14:paraId="1F32EC52">
        <w:tblPrEx>
          <w:tblCellMar>
            <w:top w:w="0" w:type="dxa"/>
            <w:left w:w="0" w:type="dxa"/>
            <w:bottom w:w="0" w:type="dxa"/>
            <w:right w:w="0" w:type="dxa"/>
          </w:tblCellMar>
        </w:tblPrEx>
        <w:trPr>
          <w:trHeight w:val="593" w:hRule="atLeast"/>
        </w:trPr>
        <w:tc>
          <w:tcPr>
            <w:tcW w:w="3190" w:type="dxa"/>
            <w:tcBorders>
              <w:top w:val="single" w:color="000000" w:sz="4" w:space="0"/>
              <w:left w:val="single" w:color="000000" w:sz="4" w:space="0"/>
              <w:bottom w:val="single" w:color="000000" w:sz="4" w:space="0"/>
              <w:right w:val="single" w:color="000000" w:sz="4" w:space="0"/>
            </w:tcBorders>
          </w:tcPr>
          <w:p w14:paraId="53249DC1">
            <w:pPr>
              <w:autoSpaceDE w:val="0"/>
              <w:autoSpaceDN w:val="0"/>
              <w:adjustRightInd w:val="0"/>
              <w:spacing w:before="2"/>
              <w:ind w:left="103"/>
              <w:jc w:val="left"/>
              <w:rPr>
                <w:kern w:val="0"/>
                <w:sz w:val="24"/>
              </w:rPr>
            </w:pPr>
            <w:r>
              <w:rPr>
                <w:rFonts w:hint="eastAsia"/>
                <w:kern w:val="0"/>
                <w:sz w:val="24"/>
              </w:rPr>
              <w:t xml:space="preserve">Fluorescent </w:t>
            </w:r>
            <w:r>
              <w:rPr>
                <w:kern w:val="0"/>
                <w:sz w:val="24"/>
              </w:rPr>
              <w:t>light</w:t>
            </w:r>
          </w:p>
          <w:p w14:paraId="5518AB2A">
            <w:pPr>
              <w:autoSpaceDE w:val="0"/>
              <w:autoSpaceDN w:val="0"/>
              <w:adjustRightInd w:val="0"/>
              <w:ind w:left="103"/>
              <w:jc w:val="left"/>
              <w:rPr>
                <w:kern w:val="0"/>
                <w:sz w:val="24"/>
              </w:rPr>
            </w:pPr>
            <w:r>
              <w:rPr>
                <w:kern w:val="0"/>
                <w:sz w:val="24"/>
              </w:rPr>
              <w:t>(</w:t>
            </w:r>
            <w:r>
              <w:rPr>
                <w:rFonts w:hint="eastAsia"/>
                <w:kern w:val="0"/>
                <w:sz w:val="24"/>
              </w:rPr>
              <w:t>20</w:t>
            </w:r>
            <w:r>
              <w:rPr>
                <w:kern w:val="0"/>
                <w:sz w:val="24"/>
              </w:rPr>
              <w:t xml:space="preserve"> W</w:t>
            </w:r>
            <w:r>
              <w:rPr>
                <w:spacing w:val="-7"/>
                <w:kern w:val="0"/>
                <w:sz w:val="24"/>
              </w:rPr>
              <w:t xml:space="preserve"> </w:t>
            </w:r>
            <w:r>
              <w:rPr>
                <w:kern w:val="0"/>
                <w:sz w:val="24"/>
              </w:rPr>
              <w:t xml:space="preserve">x </w:t>
            </w:r>
            <w:r>
              <w:rPr>
                <w:rFonts w:hint="eastAsia"/>
                <w:kern w:val="0"/>
                <w:sz w:val="24"/>
              </w:rPr>
              <w:t>2</w:t>
            </w:r>
            <w:r>
              <w:rPr>
                <w:kern w:val="0"/>
                <w:sz w:val="24"/>
              </w:rPr>
              <w:t>, waterproof type)</w:t>
            </w:r>
          </w:p>
        </w:tc>
        <w:tc>
          <w:tcPr>
            <w:tcW w:w="4720" w:type="dxa"/>
            <w:tcBorders>
              <w:top w:val="single" w:color="000000" w:sz="4" w:space="0"/>
              <w:left w:val="single" w:color="000000" w:sz="4" w:space="0"/>
              <w:bottom w:val="single" w:color="000000" w:sz="4" w:space="0"/>
              <w:right w:val="single" w:color="000000" w:sz="4" w:space="0"/>
            </w:tcBorders>
          </w:tcPr>
          <w:p w14:paraId="6208742C">
            <w:pPr>
              <w:autoSpaceDE w:val="0"/>
              <w:autoSpaceDN w:val="0"/>
              <w:adjustRightInd w:val="0"/>
              <w:spacing w:before="2"/>
              <w:ind w:left="42"/>
              <w:jc w:val="left"/>
              <w:rPr>
                <w:kern w:val="0"/>
                <w:sz w:val="24"/>
              </w:rPr>
            </w:pPr>
            <w:r>
              <w:rPr>
                <w:kern w:val="0"/>
                <w:sz w:val="24"/>
              </w:rPr>
              <w:t>Outer passageway</w:t>
            </w:r>
            <w:r>
              <w:rPr>
                <w:rFonts w:hint="eastAsia"/>
              </w:rPr>
              <w:t xml:space="preserve">, </w:t>
            </w:r>
            <w:r>
              <w:rPr>
                <w:kern w:val="0"/>
                <w:sz w:val="24"/>
              </w:rPr>
              <w:t>every 3~5 meters or a proper distan</w:t>
            </w:r>
            <w:r>
              <w:rPr>
                <w:rFonts w:hint="eastAsia"/>
                <w:kern w:val="0"/>
                <w:sz w:val="24"/>
              </w:rPr>
              <w:t>ce</w:t>
            </w:r>
            <w:r>
              <w:rPr>
                <w:kern w:val="0"/>
                <w:sz w:val="24"/>
              </w:rPr>
              <w:t xml:space="preserve"> around</w:t>
            </w:r>
            <w:r>
              <w:rPr>
                <w:rFonts w:hint="eastAsia"/>
                <w:kern w:val="0"/>
                <w:sz w:val="24"/>
              </w:rPr>
              <w:t xml:space="preserve"> </w:t>
            </w:r>
            <w:r>
              <w:rPr>
                <w:kern w:val="0"/>
                <w:sz w:val="24"/>
              </w:rPr>
              <w:t>superstructure and along on deck passage ways below/at hatch coaming</w:t>
            </w:r>
          </w:p>
        </w:tc>
      </w:tr>
    </w:tbl>
    <w:p w14:paraId="2186ED1F"/>
    <w:p w14:paraId="1A9537B2">
      <w:pPr>
        <w:pStyle w:val="3"/>
        <w:numPr>
          <w:ilvl w:val="2"/>
          <w:numId w:val="0"/>
        </w:numPr>
        <w:ind w:left="709" w:leftChars="0" w:hanging="709" w:firstLineChars="0"/>
        <w:jc w:val="left"/>
      </w:pPr>
      <w:bookmarkStart w:id="786" w:name="_Toc49257688"/>
      <w:bookmarkStart w:id="787" w:name="_Toc48311976"/>
      <w:bookmarkStart w:id="788" w:name="_Toc48573635"/>
      <w:bookmarkStart w:id="789" w:name="_Toc5724019"/>
      <w:bookmarkStart w:id="790" w:name="_Toc48573773"/>
      <w:r>
        <w:rPr>
          <w:rFonts w:hint="eastAsia" w:ascii="Arial" w:hAnsi="Arial" w:eastAsia="黑体" w:cs="Times New Roman"/>
          <w:b/>
          <w:bCs/>
          <w:caps/>
          <w:kern w:val="0"/>
          <w:sz w:val="24"/>
          <w:szCs w:val="24"/>
          <w:lang w:val="en-US" w:eastAsia="zh-CN" w:bidi="ar-SA"/>
        </w:rPr>
        <w:t>8.7.3</w:t>
      </w:r>
      <w:r>
        <w:rPr>
          <w:rFonts w:hint="eastAsia" w:cs="Times New Roman"/>
          <w:b/>
          <w:bCs/>
          <w:caps/>
          <w:kern w:val="0"/>
          <w:sz w:val="24"/>
          <w:szCs w:val="24"/>
          <w:lang w:val="en-US" w:eastAsia="zh-CN" w:bidi="ar-SA"/>
        </w:rPr>
        <w:t xml:space="preserve"> </w:t>
      </w:r>
      <w:r>
        <w:t>LIGHTING – MACHINERY SPACE</w:t>
      </w:r>
      <w:bookmarkEnd w:id="786"/>
      <w:bookmarkEnd w:id="787"/>
      <w:bookmarkEnd w:id="788"/>
      <w:bookmarkEnd w:id="789"/>
      <w:bookmarkEnd w:id="790"/>
    </w:p>
    <w:tbl>
      <w:tblPr>
        <w:tblStyle w:val="40"/>
        <w:tblW w:w="7924" w:type="dxa"/>
        <w:tblInd w:w="870" w:type="dxa"/>
        <w:tblLayout w:type="fixed"/>
        <w:tblCellMar>
          <w:top w:w="0" w:type="dxa"/>
          <w:left w:w="0" w:type="dxa"/>
          <w:bottom w:w="0" w:type="dxa"/>
          <w:right w:w="0" w:type="dxa"/>
        </w:tblCellMar>
      </w:tblPr>
      <w:tblGrid>
        <w:gridCol w:w="3204"/>
        <w:gridCol w:w="4720"/>
      </w:tblGrid>
      <w:tr w14:paraId="504F3539">
        <w:tblPrEx>
          <w:tblCellMar>
            <w:top w:w="0" w:type="dxa"/>
            <w:left w:w="0" w:type="dxa"/>
            <w:bottom w:w="0" w:type="dxa"/>
            <w:right w:w="0" w:type="dxa"/>
          </w:tblCellMar>
        </w:tblPrEx>
        <w:trPr>
          <w:trHeight w:val="299" w:hRule="atLeast"/>
        </w:trPr>
        <w:tc>
          <w:tcPr>
            <w:tcW w:w="3204" w:type="dxa"/>
            <w:tcBorders>
              <w:top w:val="single" w:color="000000" w:sz="4" w:space="0"/>
              <w:left w:val="single" w:color="000000" w:sz="4" w:space="0"/>
              <w:bottom w:val="single" w:color="000000" w:sz="4" w:space="0"/>
              <w:right w:val="single" w:color="000000" w:sz="4" w:space="0"/>
            </w:tcBorders>
          </w:tcPr>
          <w:p w14:paraId="1191FF7A">
            <w:pPr>
              <w:autoSpaceDE w:val="0"/>
              <w:autoSpaceDN w:val="0"/>
              <w:adjustRightInd w:val="0"/>
              <w:spacing w:before="2"/>
              <w:ind w:left="103"/>
              <w:jc w:val="left"/>
              <w:rPr>
                <w:kern w:val="0"/>
                <w:sz w:val="24"/>
              </w:rPr>
            </w:pPr>
            <w:r>
              <w:rPr>
                <w:kern w:val="0"/>
                <w:sz w:val="24"/>
              </w:rPr>
              <w:t>Lighting fixture</w:t>
            </w:r>
          </w:p>
        </w:tc>
        <w:tc>
          <w:tcPr>
            <w:tcW w:w="4720" w:type="dxa"/>
            <w:tcBorders>
              <w:top w:val="single" w:color="000000" w:sz="4" w:space="0"/>
              <w:left w:val="single" w:color="000000" w:sz="4" w:space="0"/>
              <w:bottom w:val="single" w:color="000000" w:sz="4" w:space="0"/>
              <w:right w:val="single" w:color="000000" w:sz="4" w:space="0"/>
            </w:tcBorders>
          </w:tcPr>
          <w:p w14:paraId="71138EB8">
            <w:pPr>
              <w:autoSpaceDE w:val="0"/>
              <w:autoSpaceDN w:val="0"/>
              <w:adjustRightInd w:val="0"/>
              <w:spacing w:before="2"/>
              <w:ind w:left="893"/>
              <w:jc w:val="center"/>
              <w:rPr>
                <w:kern w:val="0"/>
                <w:sz w:val="24"/>
              </w:rPr>
            </w:pPr>
            <w:r>
              <w:rPr>
                <w:kern w:val="0"/>
                <w:sz w:val="24"/>
              </w:rPr>
              <w:t>Space/location</w:t>
            </w:r>
          </w:p>
        </w:tc>
      </w:tr>
      <w:tr w14:paraId="57587477">
        <w:tblPrEx>
          <w:tblCellMar>
            <w:top w:w="0" w:type="dxa"/>
            <w:left w:w="0" w:type="dxa"/>
            <w:bottom w:w="0" w:type="dxa"/>
            <w:right w:w="0" w:type="dxa"/>
          </w:tblCellMar>
        </w:tblPrEx>
        <w:trPr>
          <w:trHeight w:val="838" w:hRule="exact"/>
        </w:trPr>
        <w:tc>
          <w:tcPr>
            <w:tcW w:w="3204" w:type="dxa"/>
            <w:tcBorders>
              <w:top w:val="single" w:color="000000" w:sz="4" w:space="0"/>
              <w:left w:val="single" w:color="000000" w:sz="4" w:space="0"/>
              <w:bottom w:val="single" w:color="000000" w:sz="4" w:space="0"/>
              <w:right w:val="single" w:color="000000" w:sz="4" w:space="0"/>
            </w:tcBorders>
          </w:tcPr>
          <w:p w14:paraId="0FDB3E52">
            <w:pPr>
              <w:autoSpaceDE w:val="0"/>
              <w:autoSpaceDN w:val="0"/>
              <w:adjustRightInd w:val="0"/>
              <w:spacing w:before="2"/>
              <w:ind w:left="103"/>
              <w:jc w:val="left"/>
              <w:rPr>
                <w:kern w:val="0"/>
                <w:sz w:val="24"/>
              </w:rPr>
            </w:pPr>
            <w:r>
              <w:rPr>
                <w:rFonts w:hint="eastAsia"/>
                <w:kern w:val="0"/>
                <w:sz w:val="24"/>
              </w:rPr>
              <w:t>Fluorescent</w:t>
            </w:r>
            <w:r>
              <w:rPr>
                <w:kern w:val="0"/>
                <w:sz w:val="24"/>
              </w:rPr>
              <w:t xml:space="preserve"> pendant light</w:t>
            </w:r>
          </w:p>
          <w:p w14:paraId="0A924D37">
            <w:pPr>
              <w:autoSpaceDE w:val="0"/>
              <w:autoSpaceDN w:val="0"/>
              <w:adjustRightInd w:val="0"/>
              <w:ind w:left="103"/>
              <w:jc w:val="left"/>
              <w:rPr>
                <w:kern w:val="0"/>
                <w:sz w:val="24"/>
              </w:rPr>
            </w:pPr>
            <w:r>
              <w:rPr>
                <w:kern w:val="0"/>
                <w:sz w:val="24"/>
              </w:rPr>
              <w:t>(</w:t>
            </w:r>
            <w:r>
              <w:rPr>
                <w:rFonts w:hint="eastAsia"/>
                <w:kern w:val="0"/>
                <w:sz w:val="24"/>
              </w:rPr>
              <w:t>40</w:t>
            </w:r>
            <w:r>
              <w:rPr>
                <w:kern w:val="0"/>
                <w:sz w:val="24"/>
              </w:rPr>
              <w:t xml:space="preserve"> W</w:t>
            </w:r>
            <w:r>
              <w:rPr>
                <w:spacing w:val="-7"/>
                <w:kern w:val="0"/>
                <w:sz w:val="24"/>
              </w:rPr>
              <w:t xml:space="preserve"> </w:t>
            </w:r>
            <w:r>
              <w:rPr>
                <w:kern w:val="0"/>
                <w:sz w:val="24"/>
              </w:rPr>
              <w:t xml:space="preserve">x 2, </w:t>
            </w:r>
            <w:r>
              <w:rPr>
                <w:rFonts w:hint="eastAsia"/>
                <w:kern w:val="0"/>
                <w:sz w:val="24"/>
              </w:rPr>
              <w:t>20</w:t>
            </w:r>
            <w:r>
              <w:rPr>
                <w:kern w:val="0"/>
                <w:sz w:val="24"/>
              </w:rPr>
              <w:t xml:space="preserve"> W</w:t>
            </w:r>
            <w:r>
              <w:rPr>
                <w:spacing w:val="-7"/>
                <w:kern w:val="0"/>
                <w:sz w:val="24"/>
              </w:rPr>
              <w:t xml:space="preserve"> </w:t>
            </w:r>
            <w:r>
              <w:rPr>
                <w:kern w:val="0"/>
                <w:sz w:val="24"/>
              </w:rPr>
              <w:t>x 2)</w:t>
            </w:r>
          </w:p>
        </w:tc>
        <w:tc>
          <w:tcPr>
            <w:tcW w:w="4720" w:type="dxa"/>
            <w:tcBorders>
              <w:top w:val="single" w:color="000000" w:sz="4" w:space="0"/>
              <w:left w:val="single" w:color="000000" w:sz="4" w:space="0"/>
              <w:bottom w:val="single" w:color="000000" w:sz="4" w:space="0"/>
              <w:right w:val="single" w:color="000000" w:sz="4" w:space="0"/>
            </w:tcBorders>
          </w:tcPr>
          <w:p w14:paraId="351C1276">
            <w:pPr>
              <w:autoSpaceDE w:val="0"/>
              <w:autoSpaceDN w:val="0"/>
              <w:adjustRightInd w:val="0"/>
              <w:spacing w:before="2"/>
              <w:ind w:left="103"/>
              <w:jc w:val="left"/>
              <w:rPr>
                <w:kern w:val="0"/>
                <w:sz w:val="24"/>
              </w:rPr>
            </w:pPr>
            <w:r>
              <w:rPr>
                <w:kern w:val="0"/>
                <w:sz w:val="24"/>
              </w:rPr>
              <w:t>Engine</w:t>
            </w:r>
            <w:r>
              <w:rPr>
                <w:spacing w:val="30"/>
                <w:kern w:val="0"/>
                <w:sz w:val="24"/>
              </w:rPr>
              <w:t xml:space="preserve"> </w:t>
            </w:r>
            <w:r>
              <w:rPr>
                <w:kern w:val="0"/>
                <w:sz w:val="24"/>
              </w:rPr>
              <w:t>room</w:t>
            </w:r>
            <w:r>
              <w:rPr>
                <w:spacing w:val="28"/>
                <w:kern w:val="0"/>
                <w:sz w:val="24"/>
              </w:rPr>
              <w:t xml:space="preserve"> </w:t>
            </w:r>
            <w:r>
              <w:rPr>
                <w:kern w:val="0"/>
                <w:sz w:val="24"/>
              </w:rPr>
              <w:t>over</w:t>
            </w:r>
            <w:r>
              <w:rPr>
                <w:spacing w:val="30"/>
                <w:kern w:val="0"/>
                <w:sz w:val="24"/>
              </w:rPr>
              <w:t xml:space="preserve"> </w:t>
            </w:r>
            <w:r>
              <w:rPr>
                <w:kern w:val="0"/>
                <w:sz w:val="24"/>
              </w:rPr>
              <w:t>floo</w:t>
            </w:r>
            <w:r>
              <w:rPr>
                <w:spacing w:val="-9"/>
                <w:kern w:val="0"/>
                <w:sz w:val="24"/>
              </w:rPr>
              <w:t>r</w:t>
            </w:r>
            <w:r>
              <w:rPr>
                <w:kern w:val="0"/>
                <w:sz w:val="24"/>
              </w:rPr>
              <w:t>,</w:t>
            </w:r>
            <w:r>
              <w:rPr>
                <w:spacing w:val="30"/>
                <w:kern w:val="0"/>
                <w:sz w:val="24"/>
              </w:rPr>
              <w:t xml:space="preserve"> </w:t>
            </w:r>
            <w:r>
              <w:rPr>
                <w:kern w:val="0"/>
                <w:sz w:val="24"/>
              </w:rPr>
              <w:t>steering</w:t>
            </w:r>
            <w:r>
              <w:rPr>
                <w:spacing w:val="30"/>
                <w:kern w:val="0"/>
                <w:sz w:val="24"/>
              </w:rPr>
              <w:t xml:space="preserve"> </w:t>
            </w:r>
            <w:r>
              <w:rPr>
                <w:kern w:val="0"/>
                <w:sz w:val="24"/>
              </w:rPr>
              <w:t>gear</w:t>
            </w:r>
            <w:r>
              <w:rPr>
                <w:spacing w:val="30"/>
                <w:kern w:val="0"/>
                <w:sz w:val="24"/>
              </w:rPr>
              <w:t xml:space="preserve"> </w:t>
            </w:r>
            <w:r>
              <w:rPr>
                <w:kern w:val="0"/>
                <w:sz w:val="24"/>
              </w:rPr>
              <w:t>roo</w:t>
            </w:r>
            <w:r>
              <w:rPr>
                <w:spacing w:val="-2"/>
                <w:kern w:val="0"/>
                <w:sz w:val="24"/>
              </w:rPr>
              <w:t>m</w:t>
            </w:r>
            <w:r>
              <w:rPr>
                <w:kern w:val="0"/>
                <w:sz w:val="24"/>
              </w:rPr>
              <w:t>,</w:t>
            </w:r>
            <w:r>
              <w:rPr>
                <w:spacing w:val="30"/>
                <w:kern w:val="0"/>
                <w:sz w:val="24"/>
              </w:rPr>
              <w:t xml:space="preserve"> </w:t>
            </w:r>
            <w:r>
              <w:rPr>
                <w:kern w:val="0"/>
                <w:sz w:val="24"/>
              </w:rPr>
              <w:t>e</w:t>
            </w:r>
            <w:r>
              <w:rPr>
                <w:spacing w:val="-2"/>
                <w:kern w:val="0"/>
                <w:sz w:val="24"/>
              </w:rPr>
              <w:t>m</w:t>
            </w:r>
            <w:r>
              <w:rPr>
                <w:kern w:val="0"/>
                <w:sz w:val="24"/>
              </w:rPr>
              <w:t>e</w:t>
            </w:r>
            <w:r>
              <w:rPr>
                <w:spacing w:val="-4"/>
                <w:kern w:val="0"/>
                <w:sz w:val="24"/>
              </w:rPr>
              <w:t>r</w:t>
            </w:r>
            <w:r>
              <w:rPr>
                <w:kern w:val="0"/>
                <w:sz w:val="24"/>
              </w:rPr>
              <w:t>gency generator</w:t>
            </w:r>
            <w:r>
              <w:rPr>
                <w:spacing w:val="21"/>
                <w:kern w:val="0"/>
                <w:sz w:val="24"/>
              </w:rPr>
              <w:t xml:space="preserve"> </w:t>
            </w:r>
            <w:r>
              <w:rPr>
                <w:kern w:val="0"/>
                <w:sz w:val="24"/>
              </w:rPr>
              <w:t>roo</w:t>
            </w:r>
            <w:r>
              <w:rPr>
                <w:spacing w:val="-2"/>
                <w:kern w:val="0"/>
                <w:sz w:val="24"/>
              </w:rPr>
              <w:t>m</w:t>
            </w:r>
            <w:r>
              <w:rPr>
                <w:kern w:val="0"/>
                <w:sz w:val="24"/>
              </w:rPr>
              <w:t>,</w:t>
            </w:r>
            <w:r>
              <w:rPr>
                <w:spacing w:val="21"/>
                <w:kern w:val="0"/>
                <w:sz w:val="24"/>
              </w:rPr>
              <w:t xml:space="preserve"> </w:t>
            </w:r>
            <w:r>
              <w:rPr>
                <w:kern w:val="0"/>
                <w:sz w:val="24"/>
              </w:rPr>
              <w:t>bow</w:t>
            </w:r>
            <w:r>
              <w:rPr>
                <w:spacing w:val="21"/>
                <w:kern w:val="0"/>
                <w:sz w:val="24"/>
              </w:rPr>
              <w:t xml:space="preserve"> </w:t>
            </w:r>
            <w:r>
              <w:rPr>
                <w:kern w:val="0"/>
                <w:sz w:val="24"/>
              </w:rPr>
              <w:t>thruster</w:t>
            </w:r>
            <w:r>
              <w:rPr>
                <w:spacing w:val="20"/>
                <w:kern w:val="0"/>
                <w:sz w:val="24"/>
              </w:rPr>
              <w:t xml:space="preserve"> </w:t>
            </w:r>
            <w:r>
              <w:rPr>
                <w:kern w:val="0"/>
                <w:sz w:val="24"/>
              </w:rPr>
              <w:t>room</w:t>
            </w:r>
            <w:r>
              <w:rPr>
                <w:spacing w:val="19"/>
                <w:kern w:val="0"/>
                <w:sz w:val="24"/>
              </w:rPr>
              <w:t xml:space="preserve"> </w:t>
            </w:r>
            <w:r>
              <w:rPr>
                <w:kern w:val="0"/>
                <w:sz w:val="24"/>
              </w:rPr>
              <w:t>and</w:t>
            </w:r>
            <w:r>
              <w:rPr>
                <w:spacing w:val="21"/>
                <w:kern w:val="0"/>
                <w:sz w:val="24"/>
              </w:rPr>
              <w:t xml:space="preserve"> </w:t>
            </w:r>
            <w:r>
              <w:rPr>
                <w:kern w:val="0"/>
                <w:sz w:val="24"/>
              </w:rPr>
              <w:t>other</w:t>
            </w:r>
            <w:r>
              <w:rPr>
                <w:spacing w:val="21"/>
                <w:kern w:val="0"/>
                <w:sz w:val="24"/>
              </w:rPr>
              <w:t xml:space="preserve"> </w:t>
            </w:r>
            <w:r>
              <w:rPr>
                <w:kern w:val="0"/>
                <w:sz w:val="24"/>
              </w:rPr>
              <w:t>machinery space</w:t>
            </w:r>
          </w:p>
        </w:tc>
      </w:tr>
      <w:tr w14:paraId="7F04AE77">
        <w:tblPrEx>
          <w:tblCellMar>
            <w:top w:w="0" w:type="dxa"/>
            <w:left w:w="0" w:type="dxa"/>
            <w:bottom w:w="0" w:type="dxa"/>
            <w:right w:w="0" w:type="dxa"/>
          </w:tblCellMar>
        </w:tblPrEx>
        <w:trPr>
          <w:trHeight w:val="562" w:hRule="exact"/>
        </w:trPr>
        <w:tc>
          <w:tcPr>
            <w:tcW w:w="3204" w:type="dxa"/>
            <w:tcBorders>
              <w:top w:val="single" w:color="000000" w:sz="4" w:space="0"/>
              <w:left w:val="single" w:color="000000" w:sz="4" w:space="0"/>
              <w:bottom w:val="single" w:color="000000" w:sz="4" w:space="0"/>
              <w:right w:val="single" w:color="000000" w:sz="4" w:space="0"/>
            </w:tcBorders>
          </w:tcPr>
          <w:p w14:paraId="1A10E4E4">
            <w:pPr>
              <w:autoSpaceDE w:val="0"/>
              <w:autoSpaceDN w:val="0"/>
              <w:adjustRightInd w:val="0"/>
              <w:spacing w:before="2"/>
              <w:ind w:left="103"/>
              <w:jc w:val="left"/>
              <w:rPr>
                <w:kern w:val="0"/>
                <w:sz w:val="24"/>
              </w:rPr>
            </w:pPr>
            <w:r>
              <w:rPr>
                <w:rFonts w:hint="eastAsia"/>
                <w:kern w:val="0"/>
                <w:sz w:val="24"/>
              </w:rPr>
              <w:t>Fluorescent</w:t>
            </w:r>
            <w:r>
              <w:rPr>
                <w:kern w:val="0"/>
                <w:sz w:val="24"/>
              </w:rPr>
              <w:t xml:space="preserve"> ceiling lig</w:t>
            </w:r>
            <w:r>
              <w:rPr>
                <w:spacing w:val="-1"/>
                <w:kern w:val="0"/>
                <w:sz w:val="24"/>
              </w:rPr>
              <w:t>h</w:t>
            </w:r>
            <w:r>
              <w:rPr>
                <w:kern w:val="0"/>
                <w:sz w:val="24"/>
              </w:rPr>
              <w:t>t</w:t>
            </w:r>
          </w:p>
          <w:p w14:paraId="6F7A7533">
            <w:pPr>
              <w:autoSpaceDE w:val="0"/>
              <w:autoSpaceDN w:val="0"/>
              <w:adjustRightInd w:val="0"/>
              <w:ind w:left="103"/>
              <w:jc w:val="left"/>
              <w:rPr>
                <w:kern w:val="0"/>
                <w:sz w:val="24"/>
              </w:rPr>
            </w:pPr>
            <w:r>
              <w:rPr>
                <w:kern w:val="0"/>
                <w:sz w:val="24"/>
              </w:rPr>
              <w:t>(</w:t>
            </w:r>
            <w:r>
              <w:rPr>
                <w:rFonts w:hint="eastAsia"/>
                <w:kern w:val="0"/>
                <w:sz w:val="24"/>
              </w:rPr>
              <w:t>20</w:t>
            </w:r>
            <w:r>
              <w:rPr>
                <w:kern w:val="0"/>
                <w:sz w:val="24"/>
              </w:rPr>
              <w:t>W</w:t>
            </w:r>
            <w:r>
              <w:rPr>
                <w:spacing w:val="-7"/>
                <w:kern w:val="0"/>
                <w:sz w:val="24"/>
              </w:rPr>
              <w:t xml:space="preserve"> </w:t>
            </w:r>
            <w:r>
              <w:rPr>
                <w:kern w:val="0"/>
                <w:sz w:val="24"/>
              </w:rPr>
              <w:t>x 2, f</w:t>
            </w:r>
            <w:r>
              <w:rPr>
                <w:spacing w:val="2"/>
                <w:kern w:val="0"/>
                <w:sz w:val="24"/>
              </w:rPr>
              <w:t>l</w:t>
            </w:r>
            <w:r>
              <w:rPr>
                <w:kern w:val="0"/>
                <w:sz w:val="24"/>
              </w:rPr>
              <w:t>ush type)</w:t>
            </w:r>
          </w:p>
        </w:tc>
        <w:tc>
          <w:tcPr>
            <w:tcW w:w="4720" w:type="dxa"/>
            <w:tcBorders>
              <w:top w:val="single" w:color="000000" w:sz="4" w:space="0"/>
              <w:left w:val="single" w:color="000000" w:sz="4" w:space="0"/>
              <w:bottom w:val="single" w:color="000000" w:sz="4" w:space="0"/>
              <w:right w:val="single" w:color="000000" w:sz="4" w:space="0"/>
            </w:tcBorders>
          </w:tcPr>
          <w:p w14:paraId="2AF763A2">
            <w:pPr>
              <w:autoSpaceDE w:val="0"/>
              <w:autoSpaceDN w:val="0"/>
              <w:adjustRightInd w:val="0"/>
              <w:spacing w:before="2"/>
              <w:ind w:left="103"/>
              <w:jc w:val="left"/>
              <w:rPr>
                <w:kern w:val="0"/>
                <w:sz w:val="24"/>
              </w:rPr>
            </w:pPr>
            <w:r>
              <w:rPr>
                <w:kern w:val="0"/>
                <w:sz w:val="24"/>
              </w:rPr>
              <w:t>Engine control room</w:t>
            </w:r>
          </w:p>
        </w:tc>
      </w:tr>
      <w:tr w14:paraId="11CEFBB6">
        <w:tblPrEx>
          <w:tblCellMar>
            <w:top w:w="0" w:type="dxa"/>
            <w:left w:w="0" w:type="dxa"/>
            <w:bottom w:w="0" w:type="dxa"/>
            <w:right w:w="0" w:type="dxa"/>
          </w:tblCellMar>
        </w:tblPrEx>
        <w:trPr>
          <w:trHeight w:val="1036" w:hRule="exact"/>
        </w:trPr>
        <w:tc>
          <w:tcPr>
            <w:tcW w:w="3204" w:type="dxa"/>
            <w:tcBorders>
              <w:top w:val="single" w:color="000000" w:sz="4" w:space="0"/>
              <w:left w:val="single" w:color="000000" w:sz="4" w:space="0"/>
              <w:bottom w:val="single" w:color="000000" w:sz="4" w:space="0"/>
              <w:right w:val="single" w:color="000000" w:sz="4" w:space="0"/>
            </w:tcBorders>
          </w:tcPr>
          <w:p w14:paraId="2E5A3852">
            <w:pPr>
              <w:tabs>
                <w:tab w:val="left" w:pos="1620"/>
                <w:tab w:val="left" w:pos="2640"/>
              </w:tabs>
              <w:autoSpaceDE w:val="0"/>
              <w:autoSpaceDN w:val="0"/>
              <w:adjustRightInd w:val="0"/>
              <w:spacing w:before="2"/>
              <w:ind w:left="103"/>
              <w:jc w:val="left"/>
              <w:rPr>
                <w:kern w:val="0"/>
                <w:sz w:val="24"/>
                <w:lang w:val="fr-FR"/>
              </w:rPr>
            </w:pPr>
            <w:r>
              <w:rPr>
                <w:rFonts w:hint="eastAsia"/>
                <w:kern w:val="0"/>
                <w:sz w:val="24"/>
                <w:lang w:val="fr-FR"/>
              </w:rPr>
              <w:t xml:space="preserve">Incandescent </w:t>
            </w:r>
            <w:r>
              <w:rPr>
                <w:kern w:val="0"/>
                <w:sz w:val="24"/>
                <w:lang w:val="fr-FR"/>
              </w:rPr>
              <w:t>pendant</w:t>
            </w:r>
            <w:r>
              <w:rPr>
                <w:rFonts w:hint="eastAsia"/>
                <w:kern w:val="0"/>
                <w:sz w:val="24"/>
                <w:lang w:val="fr-FR"/>
              </w:rPr>
              <w:t xml:space="preserve"> </w:t>
            </w:r>
            <w:r>
              <w:rPr>
                <w:kern w:val="0"/>
                <w:sz w:val="24"/>
                <w:lang w:val="fr-FR"/>
              </w:rPr>
              <w:t>light</w:t>
            </w:r>
            <w:r>
              <w:rPr>
                <w:rFonts w:hint="eastAsia"/>
                <w:kern w:val="0"/>
                <w:sz w:val="24"/>
                <w:lang w:val="fr-FR"/>
              </w:rPr>
              <w:t xml:space="preserve"> (40W~60W) ,</w:t>
            </w:r>
            <w:r>
              <w:rPr>
                <w:rFonts w:hint="eastAsia"/>
                <w:b/>
                <w:i/>
                <w:kern w:val="0"/>
                <w:sz w:val="24"/>
                <w:lang w:val="fr-FR"/>
              </w:rPr>
              <w:t xml:space="preserve"> energy saving light (</w:t>
            </w:r>
            <w:r>
              <w:rPr>
                <w:b/>
                <w:i/>
                <w:kern w:val="0"/>
                <w:sz w:val="24"/>
                <w:lang w:val="fr-FR"/>
              </w:rPr>
              <w:t>11W</w:t>
            </w:r>
            <w:r>
              <w:rPr>
                <w:rFonts w:hint="eastAsia"/>
                <w:b/>
                <w:i/>
                <w:kern w:val="0"/>
                <w:sz w:val="24"/>
                <w:lang w:val="fr-FR"/>
              </w:rPr>
              <w:t>)</w:t>
            </w:r>
          </w:p>
        </w:tc>
        <w:tc>
          <w:tcPr>
            <w:tcW w:w="4720" w:type="dxa"/>
            <w:tcBorders>
              <w:top w:val="single" w:color="000000" w:sz="4" w:space="0"/>
              <w:left w:val="single" w:color="000000" w:sz="4" w:space="0"/>
              <w:bottom w:val="single" w:color="000000" w:sz="4" w:space="0"/>
              <w:right w:val="single" w:color="000000" w:sz="4" w:space="0"/>
            </w:tcBorders>
          </w:tcPr>
          <w:p w14:paraId="5A0CAA9E">
            <w:pPr>
              <w:autoSpaceDE w:val="0"/>
              <w:autoSpaceDN w:val="0"/>
              <w:adjustRightInd w:val="0"/>
              <w:spacing w:before="2"/>
              <w:ind w:left="103"/>
              <w:jc w:val="left"/>
              <w:rPr>
                <w:spacing w:val="-4"/>
                <w:kern w:val="0"/>
                <w:sz w:val="24"/>
              </w:rPr>
            </w:pPr>
            <w:r>
              <w:rPr>
                <w:spacing w:val="-4"/>
                <w:kern w:val="0"/>
                <w:sz w:val="24"/>
              </w:rPr>
              <w:t>Pipe duct, escape trunk, under the E/R lower floor</w:t>
            </w:r>
          </w:p>
        </w:tc>
      </w:tr>
      <w:tr w14:paraId="3725504D">
        <w:tblPrEx>
          <w:tblCellMar>
            <w:top w:w="0" w:type="dxa"/>
            <w:left w:w="0" w:type="dxa"/>
            <w:bottom w:w="0" w:type="dxa"/>
            <w:right w:w="0" w:type="dxa"/>
          </w:tblCellMar>
        </w:tblPrEx>
        <w:trPr>
          <w:trHeight w:val="807" w:hRule="exact"/>
        </w:trPr>
        <w:tc>
          <w:tcPr>
            <w:tcW w:w="3204" w:type="dxa"/>
            <w:tcBorders>
              <w:top w:val="single" w:color="000000" w:sz="4" w:space="0"/>
              <w:left w:val="single" w:color="000000" w:sz="4" w:space="0"/>
              <w:bottom w:val="single" w:color="000000" w:sz="4" w:space="0"/>
              <w:right w:val="single" w:color="000000" w:sz="4" w:space="0"/>
            </w:tcBorders>
          </w:tcPr>
          <w:p w14:paraId="75D25894">
            <w:pPr>
              <w:autoSpaceDE w:val="0"/>
              <w:autoSpaceDN w:val="0"/>
              <w:adjustRightInd w:val="0"/>
              <w:spacing w:before="2"/>
              <w:ind w:left="103"/>
              <w:jc w:val="left"/>
              <w:rPr>
                <w:kern w:val="0"/>
                <w:sz w:val="24"/>
              </w:rPr>
            </w:pPr>
            <w:r>
              <w:rPr>
                <w:kern w:val="0"/>
                <w:sz w:val="24"/>
              </w:rPr>
              <w:t xml:space="preserve"> </w:t>
            </w:r>
            <w:r>
              <w:rPr>
                <w:rFonts w:hint="eastAsia"/>
                <w:kern w:val="0"/>
                <w:sz w:val="24"/>
              </w:rPr>
              <w:t xml:space="preserve">Incandescent spot </w:t>
            </w:r>
            <w:r>
              <w:rPr>
                <w:kern w:val="0"/>
                <w:sz w:val="24"/>
              </w:rPr>
              <w:t>light</w:t>
            </w:r>
            <w:r>
              <w:rPr>
                <w:rFonts w:hint="eastAsia"/>
                <w:kern w:val="0"/>
                <w:sz w:val="24"/>
              </w:rPr>
              <w:t xml:space="preserve"> </w:t>
            </w:r>
            <w:r>
              <w:rPr>
                <w:kern w:val="0"/>
                <w:sz w:val="24"/>
              </w:rPr>
              <w:t>(</w:t>
            </w:r>
            <w:r>
              <w:rPr>
                <w:rFonts w:hint="eastAsia"/>
                <w:kern w:val="0"/>
                <w:sz w:val="24"/>
              </w:rPr>
              <w:t>100</w:t>
            </w:r>
            <w:r>
              <w:rPr>
                <w:spacing w:val="-24"/>
                <w:kern w:val="0"/>
                <w:sz w:val="24"/>
              </w:rPr>
              <w:t>W</w:t>
            </w:r>
            <w:r>
              <w:rPr>
                <w:kern w:val="0"/>
                <w:sz w:val="24"/>
              </w:rPr>
              <w:t>, with adjustable ar</w:t>
            </w:r>
            <w:r>
              <w:rPr>
                <w:spacing w:val="-2"/>
                <w:kern w:val="0"/>
                <w:sz w:val="24"/>
              </w:rPr>
              <w:t>m</w:t>
            </w:r>
            <w:r>
              <w:rPr>
                <w:kern w:val="0"/>
                <w:sz w:val="24"/>
              </w:rPr>
              <w:t>)</w:t>
            </w:r>
          </w:p>
          <w:p w14:paraId="319E023C">
            <w:pPr>
              <w:autoSpaceDE w:val="0"/>
              <w:autoSpaceDN w:val="0"/>
              <w:adjustRightInd w:val="0"/>
              <w:ind w:left="103"/>
              <w:jc w:val="left"/>
              <w:rPr>
                <w:kern w:val="0"/>
                <w:sz w:val="24"/>
              </w:rPr>
            </w:pPr>
          </w:p>
          <w:p w14:paraId="416DB68D">
            <w:pPr>
              <w:autoSpaceDE w:val="0"/>
              <w:autoSpaceDN w:val="0"/>
              <w:adjustRightInd w:val="0"/>
              <w:ind w:left="103"/>
              <w:jc w:val="left"/>
              <w:rPr>
                <w:kern w:val="0"/>
                <w:sz w:val="24"/>
              </w:rPr>
            </w:pPr>
          </w:p>
          <w:p w14:paraId="69B8E061">
            <w:pPr>
              <w:autoSpaceDE w:val="0"/>
              <w:autoSpaceDN w:val="0"/>
              <w:adjustRightInd w:val="0"/>
              <w:ind w:left="103"/>
              <w:jc w:val="left"/>
              <w:rPr>
                <w:kern w:val="0"/>
                <w:sz w:val="24"/>
              </w:rPr>
            </w:pPr>
          </w:p>
          <w:p w14:paraId="0DEFD779">
            <w:pPr>
              <w:autoSpaceDE w:val="0"/>
              <w:autoSpaceDN w:val="0"/>
              <w:adjustRightInd w:val="0"/>
              <w:ind w:left="103"/>
              <w:jc w:val="left"/>
              <w:rPr>
                <w:kern w:val="0"/>
                <w:sz w:val="24"/>
              </w:rPr>
            </w:pPr>
          </w:p>
          <w:p w14:paraId="4664BB7E">
            <w:pPr>
              <w:autoSpaceDE w:val="0"/>
              <w:autoSpaceDN w:val="0"/>
              <w:adjustRightInd w:val="0"/>
              <w:ind w:left="103"/>
              <w:jc w:val="left"/>
              <w:rPr>
                <w:kern w:val="0"/>
                <w:sz w:val="24"/>
              </w:rPr>
            </w:pPr>
          </w:p>
          <w:p w14:paraId="5602CD5D">
            <w:pPr>
              <w:autoSpaceDE w:val="0"/>
              <w:autoSpaceDN w:val="0"/>
              <w:adjustRightInd w:val="0"/>
              <w:ind w:left="103"/>
              <w:jc w:val="left"/>
              <w:rPr>
                <w:kern w:val="0"/>
                <w:sz w:val="24"/>
              </w:rPr>
            </w:pPr>
          </w:p>
          <w:p w14:paraId="36126E9C">
            <w:pPr>
              <w:autoSpaceDE w:val="0"/>
              <w:autoSpaceDN w:val="0"/>
              <w:adjustRightInd w:val="0"/>
              <w:ind w:left="103"/>
              <w:jc w:val="left"/>
              <w:rPr>
                <w:kern w:val="0"/>
                <w:sz w:val="24"/>
              </w:rPr>
            </w:pPr>
          </w:p>
          <w:p w14:paraId="0926BEBF">
            <w:pPr>
              <w:autoSpaceDE w:val="0"/>
              <w:autoSpaceDN w:val="0"/>
              <w:adjustRightInd w:val="0"/>
              <w:ind w:left="103"/>
              <w:jc w:val="left"/>
              <w:rPr>
                <w:kern w:val="0"/>
                <w:sz w:val="24"/>
              </w:rPr>
            </w:pPr>
          </w:p>
          <w:p w14:paraId="762E122B">
            <w:pPr>
              <w:autoSpaceDE w:val="0"/>
              <w:autoSpaceDN w:val="0"/>
              <w:adjustRightInd w:val="0"/>
              <w:ind w:left="103"/>
              <w:jc w:val="left"/>
              <w:rPr>
                <w:kern w:val="0"/>
                <w:sz w:val="24"/>
              </w:rPr>
            </w:pPr>
          </w:p>
        </w:tc>
        <w:tc>
          <w:tcPr>
            <w:tcW w:w="4720" w:type="dxa"/>
            <w:tcBorders>
              <w:top w:val="single" w:color="000000" w:sz="4" w:space="0"/>
              <w:left w:val="single" w:color="000000" w:sz="4" w:space="0"/>
              <w:bottom w:val="single" w:color="000000" w:sz="4" w:space="0"/>
              <w:right w:val="single" w:color="000000" w:sz="4" w:space="0"/>
            </w:tcBorders>
          </w:tcPr>
          <w:p w14:paraId="31CCDEB2">
            <w:pPr>
              <w:autoSpaceDE w:val="0"/>
              <w:autoSpaceDN w:val="0"/>
              <w:adjustRightInd w:val="0"/>
              <w:spacing w:before="6"/>
              <w:ind w:left="103"/>
              <w:jc w:val="left"/>
              <w:rPr>
                <w:spacing w:val="-4"/>
                <w:kern w:val="0"/>
                <w:sz w:val="24"/>
              </w:rPr>
            </w:pPr>
            <w:r>
              <w:rPr>
                <w:spacing w:val="-4"/>
                <w:kern w:val="0"/>
                <w:sz w:val="24"/>
              </w:rPr>
              <w:t>On work face of machine tool and worktable in workshop</w:t>
            </w:r>
          </w:p>
          <w:p w14:paraId="7E7F9E5A">
            <w:pPr>
              <w:autoSpaceDE w:val="0"/>
              <w:autoSpaceDN w:val="0"/>
              <w:adjustRightInd w:val="0"/>
              <w:spacing w:before="6"/>
              <w:ind w:left="103"/>
              <w:jc w:val="left"/>
              <w:rPr>
                <w:spacing w:val="-4"/>
                <w:kern w:val="0"/>
                <w:sz w:val="24"/>
              </w:rPr>
            </w:pPr>
          </w:p>
          <w:p w14:paraId="5CA635D1">
            <w:pPr>
              <w:autoSpaceDE w:val="0"/>
              <w:autoSpaceDN w:val="0"/>
              <w:adjustRightInd w:val="0"/>
              <w:spacing w:before="6"/>
              <w:ind w:left="103"/>
              <w:jc w:val="left"/>
              <w:rPr>
                <w:spacing w:val="-4"/>
                <w:kern w:val="0"/>
                <w:sz w:val="24"/>
              </w:rPr>
            </w:pPr>
          </w:p>
        </w:tc>
      </w:tr>
      <w:tr w14:paraId="02568B68">
        <w:tblPrEx>
          <w:tblCellMar>
            <w:top w:w="0" w:type="dxa"/>
            <w:left w:w="0" w:type="dxa"/>
            <w:bottom w:w="0" w:type="dxa"/>
            <w:right w:w="0" w:type="dxa"/>
          </w:tblCellMar>
        </w:tblPrEx>
        <w:trPr>
          <w:trHeight w:val="560" w:hRule="exact"/>
        </w:trPr>
        <w:tc>
          <w:tcPr>
            <w:tcW w:w="3204" w:type="dxa"/>
            <w:tcBorders>
              <w:top w:val="single" w:color="000000" w:sz="4" w:space="0"/>
              <w:left w:val="single" w:color="000000" w:sz="4" w:space="0"/>
              <w:bottom w:val="single" w:color="000000" w:sz="4" w:space="0"/>
              <w:right w:val="single" w:color="000000" w:sz="4" w:space="0"/>
            </w:tcBorders>
          </w:tcPr>
          <w:p w14:paraId="1B2D2F5B">
            <w:pPr>
              <w:autoSpaceDE w:val="0"/>
              <w:autoSpaceDN w:val="0"/>
              <w:adjustRightInd w:val="0"/>
              <w:spacing w:before="2"/>
              <w:ind w:left="103"/>
              <w:jc w:val="left"/>
              <w:rPr>
                <w:kern w:val="0"/>
                <w:sz w:val="24"/>
              </w:rPr>
            </w:pPr>
            <w:r>
              <w:rPr>
                <w:rFonts w:hint="eastAsia"/>
                <w:kern w:val="0"/>
                <w:sz w:val="24"/>
              </w:rPr>
              <w:t>Halogen type</w:t>
            </w:r>
            <w:r>
              <w:rPr>
                <w:kern w:val="0"/>
                <w:sz w:val="24"/>
              </w:rPr>
              <w:t xml:space="preserve"> floodlight</w:t>
            </w:r>
            <w:r>
              <w:rPr>
                <w:rFonts w:hint="eastAsia"/>
                <w:kern w:val="0"/>
                <w:sz w:val="24"/>
              </w:rPr>
              <w:t xml:space="preserve"> </w:t>
            </w:r>
            <w:r>
              <w:rPr>
                <w:kern w:val="0"/>
                <w:sz w:val="24"/>
              </w:rPr>
              <w:t>(</w:t>
            </w:r>
            <w:r>
              <w:rPr>
                <w:rFonts w:hint="eastAsia"/>
                <w:kern w:val="0"/>
                <w:sz w:val="24"/>
              </w:rPr>
              <w:t>500W</w:t>
            </w:r>
            <w:r>
              <w:rPr>
                <w:kern w:val="0"/>
                <w:sz w:val="24"/>
              </w:rPr>
              <w:t xml:space="preserve">, </w:t>
            </w:r>
            <w:r>
              <w:rPr>
                <w:rFonts w:hint="eastAsia"/>
                <w:kern w:val="0"/>
                <w:sz w:val="24"/>
              </w:rPr>
              <w:t>8</w:t>
            </w:r>
            <w:r>
              <w:rPr>
                <w:kern w:val="0"/>
                <w:sz w:val="24"/>
              </w:rPr>
              <w:t xml:space="preserve"> sets)</w:t>
            </w:r>
          </w:p>
        </w:tc>
        <w:tc>
          <w:tcPr>
            <w:tcW w:w="4720" w:type="dxa"/>
            <w:tcBorders>
              <w:top w:val="single" w:color="000000" w:sz="4" w:space="0"/>
              <w:left w:val="single" w:color="000000" w:sz="4" w:space="0"/>
              <w:bottom w:val="single" w:color="000000" w:sz="4" w:space="0"/>
              <w:right w:val="single" w:color="000000" w:sz="4" w:space="0"/>
            </w:tcBorders>
          </w:tcPr>
          <w:p w14:paraId="0F3902ED">
            <w:pPr>
              <w:autoSpaceDE w:val="0"/>
              <w:autoSpaceDN w:val="0"/>
              <w:adjustRightInd w:val="0"/>
              <w:spacing w:before="2"/>
              <w:ind w:left="103"/>
              <w:jc w:val="left"/>
              <w:rPr>
                <w:kern w:val="0"/>
                <w:sz w:val="24"/>
              </w:rPr>
            </w:pPr>
            <w:r>
              <w:rPr>
                <w:kern w:val="0"/>
                <w:sz w:val="24"/>
              </w:rPr>
              <w:t>E/R upper flat top of M/E</w:t>
            </w:r>
            <w:r>
              <w:rPr>
                <w:rFonts w:hint="eastAsia"/>
                <w:kern w:val="0"/>
                <w:sz w:val="24"/>
              </w:rPr>
              <w:t xml:space="preserve"> &amp; A/E </w:t>
            </w:r>
          </w:p>
        </w:tc>
      </w:tr>
    </w:tbl>
    <w:p w14:paraId="009E30F4"/>
    <w:p w14:paraId="6FA7D531">
      <w:pPr>
        <w:pStyle w:val="3"/>
        <w:numPr>
          <w:ilvl w:val="2"/>
          <w:numId w:val="0"/>
        </w:numPr>
        <w:ind w:left="709" w:leftChars="0" w:hanging="709" w:firstLineChars="0"/>
        <w:jc w:val="left"/>
      </w:pPr>
      <w:bookmarkStart w:id="791" w:name="_Toc48311977"/>
      <w:bookmarkStart w:id="792" w:name="_Toc5724020"/>
      <w:bookmarkStart w:id="793" w:name="_Toc48573636"/>
      <w:bookmarkStart w:id="794" w:name="_Toc49257689"/>
      <w:bookmarkStart w:id="795" w:name="_Toc48573774"/>
      <w:r>
        <w:rPr>
          <w:rFonts w:hint="eastAsia" w:ascii="Arial" w:hAnsi="Arial" w:eastAsia="黑体" w:cs="Times New Roman"/>
          <w:b/>
          <w:bCs/>
          <w:caps/>
          <w:kern w:val="0"/>
          <w:sz w:val="24"/>
          <w:szCs w:val="24"/>
          <w:lang w:val="en-US" w:eastAsia="zh-CN" w:bidi="ar-SA"/>
        </w:rPr>
        <w:t>8.7.4</w:t>
      </w:r>
      <w:r>
        <w:rPr>
          <w:rFonts w:hint="eastAsia" w:cs="Times New Roman"/>
          <w:b/>
          <w:bCs/>
          <w:caps/>
          <w:kern w:val="0"/>
          <w:sz w:val="24"/>
          <w:szCs w:val="24"/>
          <w:lang w:val="en-US" w:eastAsia="zh-CN" w:bidi="ar-SA"/>
        </w:rPr>
        <w:t xml:space="preserve"> </w:t>
      </w:r>
      <w:r>
        <w:t>LIGHTING – WHEELHOUSE</w:t>
      </w:r>
      <w:bookmarkEnd w:id="791"/>
      <w:bookmarkEnd w:id="792"/>
      <w:bookmarkEnd w:id="793"/>
      <w:bookmarkEnd w:id="794"/>
      <w:bookmarkEnd w:id="795"/>
    </w:p>
    <w:tbl>
      <w:tblPr>
        <w:tblStyle w:val="40"/>
        <w:tblW w:w="0" w:type="auto"/>
        <w:tblInd w:w="834" w:type="dxa"/>
        <w:tblLayout w:type="fixed"/>
        <w:tblCellMar>
          <w:top w:w="0" w:type="dxa"/>
          <w:left w:w="0" w:type="dxa"/>
          <w:bottom w:w="0" w:type="dxa"/>
          <w:right w:w="0" w:type="dxa"/>
        </w:tblCellMar>
      </w:tblPr>
      <w:tblGrid>
        <w:gridCol w:w="3240"/>
        <w:gridCol w:w="4720"/>
      </w:tblGrid>
      <w:tr w14:paraId="68C676E4">
        <w:tblPrEx>
          <w:tblCellMar>
            <w:top w:w="0" w:type="dxa"/>
            <w:left w:w="0" w:type="dxa"/>
            <w:bottom w:w="0" w:type="dxa"/>
            <w:right w:w="0" w:type="dxa"/>
          </w:tblCellMar>
        </w:tblPrEx>
        <w:trPr>
          <w:trHeight w:val="285" w:hRule="atLeast"/>
        </w:trPr>
        <w:tc>
          <w:tcPr>
            <w:tcW w:w="3240" w:type="dxa"/>
            <w:tcBorders>
              <w:top w:val="single" w:color="000000" w:sz="4" w:space="0"/>
              <w:left w:val="single" w:color="000000" w:sz="4" w:space="0"/>
              <w:bottom w:val="single" w:color="000000" w:sz="4" w:space="0"/>
              <w:right w:val="single" w:color="000000" w:sz="4" w:space="0"/>
            </w:tcBorders>
          </w:tcPr>
          <w:p w14:paraId="3505848A">
            <w:pPr>
              <w:autoSpaceDE w:val="0"/>
              <w:autoSpaceDN w:val="0"/>
              <w:adjustRightInd w:val="0"/>
              <w:spacing w:before="2"/>
              <w:ind w:left="103" w:right="-20"/>
              <w:jc w:val="left"/>
              <w:rPr>
                <w:kern w:val="0"/>
                <w:sz w:val="24"/>
              </w:rPr>
            </w:pPr>
            <w:r>
              <w:rPr>
                <w:kern w:val="0"/>
                <w:sz w:val="24"/>
              </w:rPr>
              <w:t>Lighting fixture</w:t>
            </w:r>
          </w:p>
        </w:tc>
        <w:tc>
          <w:tcPr>
            <w:tcW w:w="4720" w:type="dxa"/>
            <w:tcBorders>
              <w:top w:val="single" w:color="000000" w:sz="4" w:space="0"/>
              <w:left w:val="single" w:color="000000" w:sz="4" w:space="0"/>
              <w:bottom w:val="single" w:color="000000" w:sz="4" w:space="0"/>
              <w:right w:val="single" w:color="000000" w:sz="4" w:space="0"/>
            </w:tcBorders>
          </w:tcPr>
          <w:p w14:paraId="373EE359">
            <w:pPr>
              <w:autoSpaceDE w:val="0"/>
              <w:autoSpaceDN w:val="0"/>
              <w:adjustRightInd w:val="0"/>
              <w:spacing w:before="2"/>
              <w:ind w:left="326"/>
              <w:jc w:val="center"/>
              <w:rPr>
                <w:kern w:val="0"/>
                <w:sz w:val="24"/>
              </w:rPr>
            </w:pPr>
            <w:r>
              <w:rPr>
                <w:kern w:val="0"/>
                <w:sz w:val="24"/>
              </w:rPr>
              <w:t>Location</w:t>
            </w:r>
          </w:p>
        </w:tc>
      </w:tr>
      <w:tr w14:paraId="7D898948">
        <w:tblPrEx>
          <w:tblCellMar>
            <w:top w:w="0" w:type="dxa"/>
            <w:left w:w="0" w:type="dxa"/>
            <w:bottom w:w="0" w:type="dxa"/>
            <w:right w:w="0" w:type="dxa"/>
          </w:tblCellMar>
        </w:tblPrEx>
        <w:trPr>
          <w:trHeight w:val="562" w:hRule="exact"/>
        </w:trPr>
        <w:tc>
          <w:tcPr>
            <w:tcW w:w="3240" w:type="dxa"/>
            <w:tcBorders>
              <w:top w:val="single" w:color="000000" w:sz="4" w:space="0"/>
              <w:left w:val="single" w:color="000000" w:sz="4" w:space="0"/>
              <w:bottom w:val="single" w:color="000000" w:sz="4" w:space="0"/>
              <w:right w:val="single" w:color="000000" w:sz="4" w:space="0"/>
            </w:tcBorders>
          </w:tcPr>
          <w:p w14:paraId="736EC541">
            <w:pPr>
              <w:autoSpaceDE w:val="0"/>
              <w:autoSpaceDN w:val="0"/>
              <w:adjustRightInd w:val="0"/>
              <w:spacing w:before="2"/>
              <w:ind w:left="103" w:right="-20"/>
              <w:jc w:val="left"/>
              <w:rPr>
                <w:kern w:val="0"/>
                <w:sz w:val="24"/>
              </w:rPr>
            </w:pPr>
            <w:r>
              <w:rPr>
                <w:rFonts w:hint="eastAsia"/>
                <w:kern w:val="0"/>
                <w:sz w:val="24"/>
              </w:rPr>
              <w:t>Fluorescent</w:t>
            </w:r>
            <w:r>
              <w:rPr>
                <w:kern w:val="0"/>
                <w:sz w:val="24"/>
              </w:rPr>
              <w:t xml:space="preserve"> ceiling lig</w:t>
            </w:r>
            <w:r>
              <w:rPr>
                <w:spacing w:val="-1"/>
                <w:kern w:val="0"/>
                <w:sz w:val="24"/>
              </w:rPr>
              <w:t>h</w:t>
            </w:r>
            <w:r>
              <w:rPr>
                <w:kern w:val="0"/>
                <w:sz w:val="24"/>
              </w:rPr>
              <w:t>t</w:t>
            </w:r>
          </w:p>
          <w:p w14:paraId="6A44351A">
            <w:pPr>
              <w:autoSpaceDE w:val="0"/>
              <w:autoSpaceDN w:val="0"/>
              <w:adjustRightInd w:val="0"/>
              <w:ind w:left="103" w:right="-20"/>
              <w:jc w:val="left"/>
              <w:rPr>
                <w:kern w:val="0"/>
                <w:sz w:val="24"/>
              </w:rPr>
            </w:pPr>
            <w:r>
              <w:rPr>
                <w:kern w:val="0"/>
                <w:sz w:val="24"/>
              </w:rPr>
              <w:t>(</w:t>
            </w:r>
            <w:r>
              <w:rPr>
                <w:rFonts w:hint="eastAsia"/>
                <w:kern w:val="0"/>
                <w:sz w:val="24"/>
              </w:rPr>
              <w:t>20</w:t>
            </w:r>
            <w:r>
              <w:rPr>
                <w:kern w:val="0"/>
                <w:sz w:val="24"/>
              </w:rPr>
              <w:t>W</w:t>
            </w:r>
            <w:r>
              <w:rPr>
                <w:spacing w:val="-7"/>
                <w:kern w:val="0"/>
                <w:sz w:val="24"/>
              </w:rPr>
              <w:t xml:space="preserve"> </w:t>
            </w:r>
            <w:r>
              <w:rPr>
                <w:kern w:val="0"/>
                <w:sz w:val="24"/>
              </w:rPr>
              <w:t>x 2, f</w:t>
            </w:r>
            <w:r>
              <w:rPr>
                <w:spacing w:val="2"/>
                <w:kern w:val="0"/>
                <w:sz w:val="24"/>
              </w:rPr>
              <w:t>l</w:t>
            </w:r>
            <w:r>
              <w:rPr>
                <w:kern w:val="0"/>
                <w:sz w:val="24"/>
              </w:rPr>
              <w:t>ush type)</w:t>
            </w:r>
          </w:p>
        </w:tc>
        <w:tc>
          <w:tcPr>
            <w:tcW w:w="4720" w:type="dxa"/>
            <w:tcBorders>
              <w:top w:val="single" w:color="000000" w:sz="4" w:space="0"/>
              <w:left w:val="single" w:color="000000" w:sz="4" w:space="0"/>
              <w:bottom w:val="single" w:color="000000" w:sz="4" w:space="0"/>
              <w:right w:val="single" w:color="000000" w:sz="4" w:space="0"/>
            </w:tcBorders>
          </w:tcPr>
          <w:p w14:paraId="67B1D669">
            <w:pPr>
              <w:autoSpaceDE w:val="0"/>
              <w:autoSpaceDN w:val="0"/>
              <w:adjustRightInd w:val="0"/>
              <w:spacing w:before="2"/>
              <w:ind w:left="103" w:right="-20"/>
              <w:jc w:val="left"/>
              <w:rPr>
                <w:kern w:val="0"/>
                <w:sz w:val="24"/>
              </w:rPr>
            </w:pPr>
            <w:r>
              <w:rPr>
                <w:spacing w:val="-17"/>
                <w:kern w:val="0"/>
                <w:sz w:val="24"/>
              </w:rPr>
              <w:t>T</w:t>
            </w:r>
            <w:r>
              <w:rPr>
                <w:kern w:val="0"/>
                <w:sz w:val="24"/>
              </w:rPr>
              <w:t>op of whe</w:t>
            </w:r>
            <w:r>
              <w:rPr>
                <w:spacing w:val="1"/>
                <w:kern w:val="0"/>
                <w:sz w:val="24"/>
              </w:rPr>
              <w:t>e</w:t>
            </w:r>
            <w:r>
              <w:rPr>
                <w:kern w:val="0"/>
                <w:sz w:val="24"/>
              </w:rPr>
              <w:t>lhouse</w:t>
            </w:r>
          </w:p>
        </w:tc>
      </w:tr>
      <w:tr w14:paraId="645A3340">
        <w:tblPrEx>
          <w:tblCellMar>
            <w:top w:w="0" w:type="dxa"/>
            <w:left w:w="0" w:type="dxa"/>
            <w:bottom w:w="0" w:type="dxa"/>
            <w:right w:w="0" w:type="dxa"/>
          </w:tblCellMar>
        </w:tblPrEx>
        <w:trPr>
          <w:trHeight w:val="562" w:hRule="exact"/>
        </w:trPr>
        <w:tc>
          <w:tcPr>
            <w:tcW w:w="3240" w:type="dxa"/>
            <w:tcBorders>
              <w:top w:val="single" w:color="000000" w:sz="4" w:space="0"/>
              <w:left w:val="single" w:color="000000" w:sz="4" w:space="0"/>
              <w:bottom w:val="single" w:color="000000" w:sz="4" w:space="0"/>
              <w:right w:val="single" w:color="000000" w:sz="4" w:space="0"/>
            </w:tcBorders>
          </w:tcPr>
          <w:p w14:paraId="47D8B62F">
            <w:pPr>
              <w:autoSpaceDE w:val="0"/>
              <w:autoSpaceDN w:val="0"/>
              <w:adjustRightInd w:val="0"/>
              <w:spacing w:before="2"/>
              <w:ind w:left="103" w:right="-20"/>
              <w:jc w:val="left"/>
              <w:rPr>
                <w:kern w:val="0"/>
                <w:sz w:val="24"/>
              </w:rPr>
            </w:pPr>
            <w:r>
              <w:rPr>
                <w:rFonts w:hint="eastAsia"/>
                <w:kern w:val="0"/>
                <w:sz w:val="24"/>
              </w:rPr>
              <w:t>Incandescent</w:t>
            </w:r>
            <w:r>
              <w:rPr>
                <w:kern w:val="0"/>
                <w:sz w:val="24"/>
              </w:rPr>
              <w:t xml:space="preserve"> chart la</w:t>
            </w:r>
            <w:r>
              <w:rPr>
                <w:spacing w:val="-2"/>
                <w:kern w:val="0"/>
                <w:sz w:val="24"/>
              </w:rPr>
              <w:t>m</w:t>
            </w:r>
            <w:r>
              <w:rPr>
                <w:kern w:val="0"/>
                <w:sz w:val="24"/>
              </w:rPr>
              <w:t>p</w:t>
            </w:r>
          </w:p>
          <w:p w14:paraId="2154D162">
            <w:pPr>
              <w:autoSpaceDE w:val="0"/>
              <w:autoSpaceDN w:val="0"/>
              <w:adjustRightInd w:val="0"/>
              <w:ind w:left="103" w:right="-20"/>
              <w:jc w:val="left"/>
              <w:rPr>
                <w:kern w:val="0"/>
                <w:sz w:val="24"/>
              </w:rPr>
            </w:pPr>
            <w:r>
              <w:rPr>
                <w:kern w:val="0"/>
                <w:sz w:val="24"/>
              </w:rPr>
              <w:t>(</w:t>
            </w:r>
            <w:r>
              <w:rPr>
                <w:rFonts w:hint="eastAsia"/>
                <w:kern w:val="0"/>
                <w:sz w:val="24"/>
              </w:rPr>
              <w:t>60</w:t>
            </w:r>
            <w:r>
              <w:rPr>
                <w:kern w:val="0"/>
                <w:sz w:val="24"/>
              </w:rPr>
              <w:t xml:space="preserve"> </w:t>
            </w:r>
            <w:r>
              <w:rPr>
                <w:spacing w:val="-24"/>
                <w:kern w:val="0"/>
                <w:sz w:val="24"/>
              </w:rPr>
              <w:t>W</w:t>
            </w:r>
            <w:r>
              <w:rPr>
                <w:kern w:val="0"/>
                <w:sz w:val="24"/>
              </w:rPr>
              <w:t>, with dimmer switch)</w:t>
            </w:r>
          </w:p>
        </w:tc>
        <w:tc>
          <w:tcPr>
            <w:tcW w:w="4720" w:type="dxa"/>
            <w:tcBorders>
              <w:top w:val="single" w:color="000000" w:sz="4" w:space="0"/>
              <w:left w:val="single" w:color="000000" w:sz="4" w:space="0"/>
              <w:bottom w:val="single" w:color="000000" w:sz="4" w:space="0"/>
              <w:right w:val="single" w:color="000000" w:sz="4" w:space="0"/>
            </w:tcBorders>
          </w:tcPr>
          <w:p w14:paraId="765CDCCC">
            <w:pPr>
              <w:autoSpaceDE w:val="0"/>
              <w:autoSpaceDN w:val="0"/>
              <w:adjustRightInd w:val="0"/>
              <w:spacing w:before="2"/>
              <w:ind w:left="103" w:right="-20"/>
              <w:jc w:val="left"/>
              <w:rPr>
                <w:kern w:val="0"/>
                <w:sz w:val="24"/>
              </w:rPr>
            </w:pPr>
            <w:r>
              <w:rPr>
                <w:kern w:val="0"/>
                <w:sz w:val="24"/>
              </w:rPr>
              <w:t>On the chart desk</w:t>
            </w:r>
          </w:p>
        </w:tc>
      </w:tr>
      <w:tr w14:paraId="3228390D">
        <w:tblPrEx>
          <w:tblCellMar>
            <w:top w:w="0" w:type="dxa"/>
            <w:left w:w="0" w:type="dxa"/>
            <w:bottom w:w="0" w:type="dxa"/>
            <w:right w:w="0" w:type="dxa"/>
          </w:tblCellMar>
        </w:tblPrEx>
        <w:trPr>
          <w:trHeight w:val="562" w:hRule="exact"/>
        </w:trPr>
        <w:tc>
          <w:tcPr>
            <w:tcW w:w="3240" w:type="dxa"/>
            <w:tcBorders>
              <w:top w:val="single" w:color="000000" w:sz="4" w:space="0"/>
              <w:left w:val="single" w:color="000000" w:sz="4" w:space="0"/>
              <w:bottom w:val="single" w:color="000000" w:sz="4" w:space="0"/>
              <w:right w:val="single" w:color="000000" w:sz="4" w:space="0"/>
            </w:tcBorders>
          </w:tcPr>
          <w:p w14:paraId="400413AE">
            <w:pPr>
              <w:autoSpaceDE w:val="0"/>
              <w:autoSpaceDN w:val="0"/>
              <w:adjustRightInd w:val="0"/>
              <w:spacing w:before="2"/>
              <w:ind w:left="103" w:right="-20"/>
              <w:jc w:val="left"/>
              <w:rPr>
                <w:kern w:val="0"/>
                <w:sz w:val="24"/>
              </w:rPr>
            </w:pPr>
            <w:r>
              <w:rPr>
                <w:rFonts w:hint="eastAsia"/>
                <w:kern w:val="0"/>
                <w:sz w:val="24"/>
                <w:lang w:val="fr-FR"/>
              </w:rPr>
              <w:t xml:space="preserve">Incandescent </w:t>
            </w:r>
            <w:r>
              <w:rPr>
                <w:kern w:val="0"/>
                <w:sz w:val="24"/>
              </w:rPr>
              <w:t>lig</w:t>
            </w:r>
            <w:r>
              <w:rPr>
                <w:spacing w:val="-1"/>
                <w:kern w:val="0"/>
                <w:sz w:val="24"/>
              </w:rPr>
              <w:t>h</w:t>
            </w:r>
            <w:r>
              <w:rPr>
                <w:kern w:val="0"/>
                <w:sz w:val="24"/>
              </w:rPr>
              <w:t>t</w:t>
            </w:r>
          </w:p>
          <w:p w14:paraId="6B91090B">
            <w:pPr>
              <w:autoSpaceDE w:val="0"/>
              <w:autoSpaceDN w:val="0"/>
              <w:adjustRightInd w:val="0"/>
              <w:ind w:left="103" w:right="-20"/>
              <w:jc w:val="left"/>
              <w:rPr>
                <w:kern w:val="0"/>
                <w:sz w:val="24"/>
              </w:rPr>
            </w:pPr>
            <w:r>
              <w:rPr>
                <w:kern w:val="0"/>
                <w:sz w:val="24"/>
              </w:rPr>
              <w:t>(</w:t>
            </w:r>
            <w:r>
              <w:rPr>
                <w:rFonts w:hint="eastAsia"/>
                <w:kern w:val="0"/>
                <w:sz w:val="24"/>
              </w:rPr>
              <w:t>down light, 40</w:t>
            </w:r>
            <w:r>
              <w:rPr>
                <w:kern w:val="0"/>
                <w:sz w:val="24"/>
              </w:rPr>
              <w:t xml:space="preserve"> W, red)</w:t>
            </w:r>
          </w:p>
        </w:tc>
        <w:tc>
          <w:tcPr>
            <w:tcW w:w="4720" w:type="dxa"/>
            <w:tcBorders>
              <w:top w:val="single" w:color="000000" w:sz="4" w:space="0"/>
              <w:left w:val="single" w:color="000000" w:sz="4" w:space="0"/>
              <w:bottom w:val="single" w:color="000000" w:sz="4" w:space="0"/>
              <w:right w:val="single" w:color="000000" w:sz="4" w:space="0"/>
            </w:tcBorders>
          </w:tcPr>
          <w:p w14:paraId="65A684E4">
            <w:pPr>
              <w:autoSpaceDE w:val="0"/>
              <w:autoSpaceDN w:val="0"/>
              <w:adjustRightInd w:val="0"/>
              <w:spacing w:before="2"/>
              <w:ind w:left="103" w:right="-20"/>
              <w:jc w:val="left"/>
              <w:rPr>
                <w:kern w:val="0"/>
                <w:sz w:val="24"/>
              </w:rPr>
            </w:pPr>
            <w:r>
              <w:rPr>
                <w:kern w:val="0"/>
                <w:sz w:val="24"/>
              </w:rPr>
              <w:t xml:space="preserve">Above the wheelhouse </w:t>
            </w:r>
            <w:r>
              <w:rPr>
                <w:rFonts w:hint="eastAsia"/>
                <w:kern w:val="0"/>
                <w:sz w:val="24"/>
              </w:rPr>
              <w:t xml:space="preserve">control </w:t>
            </w:r>
            <w:r>
              <w:rPr>
                <w:kern w:val="0"/>
                <w:sz w:val="24"/>
              </w:rPr>
              <w:t>console for night navigation</w:t>
            </w:r>
          </w:p>
        </w:tc>
      </w:tr>
    </w:tbl>
    <w:p w14:paraId="7F4E1A39"/>
    <w:p w14:paraId="5AFBEF6A">
      <w:pPr>
        <w:widowControl/>
        <w:jc w:val="left"/>
      </w:pPr>
      <w:r>
        <w:br w:type="page"/>
      </w:r>
    </w:p>
    <w:p w14:paraId="33910664"/>
    <w:p w14:paraId="578F497B">
      <w:pPr>
        <w:pStyle w:val="3"/>
        <w:numPr>
          <w:ilvl w:val="2"/>
          <w:numId w:val="0"/>
        </w:numPr>
        <w:ind w:left="709" w:leftChars="0" w:hanging="709" w:firstLineChars="0"/>
        <w:jc w:val="left"/>
      </w:pPr>
      <w:bookmarkStart w:id="796" w:name="_Toc48573775"/>
      <w:bookmarkStart w:id="797" w:name="_Toc48573637"/>
      <w:bookmarkStart w:id="798" w:name="_Toc5724021"/>
      <w:bookmarkStart w:id="799" w:name="_Toc49257690"/>
      <w:bookmarkStart w:id="800" w:name="_Toc48311978"/>
      <w:r>
        <w:rPr>
          <w:rFonts w:hint="eastAsia" w:ascii="Arial" w:hAnsi="Arial" w:eastAsia="黑体" w:cs="Times New Roman"/>
          <w:b/>
          <w:bCs/>
          <w:caps/>
          <w:kern w:val="0"/>
          <w:sz w:val="24"/>
          <w:szCs w:val="24"/>
          <w:lang w:val="en-US" w:eastAsia="zh-CN" w:bidi="ar-SA"/>
        </w:rPr>
        <w:t>8.7.5</w:t>
      </w:r>
      <w:r>
        <w:rPr>
          <w:rFonts w:hint="eastAsia" w:cs="Times New Roman"/>
          <w:b/>
          <w:bCs/>
          <w:caps/>
          <w:kern w:val="0"/>
          <w:sz w:val="24"/>
          <w:szCs w:val="24"/>
          <w:lang w:val="en-US" w:eastAsia="zh-CN" w:bidi="ar-SA"/>
        </w:rPr>
        <w:t xml:space="preserve"> </w:t>
      </w:r>
      <w:r>
        <w:t>LIGHTING – STORE</w:t>
      </w:r>
      <w:bookmarkEnd w:id="796"/>
      <w:bookmarkEnd w:id="797"/>
      <w:bookmarkEnd w:id="798"/>
      <w:bookmarkEnd w:id="799"/>
      <w:bookmarkEnd w:id="800"/>
    </w:p>
    <w:tbl>
      <w:tblPr>
        <w:tblStyle w:val="40"/>
        <w:tblW w:w="8323" w:type="dxa"/>
        <w:tblInd w:w="834" w:type="dxa"/>
        <w:tblLayout w:type="fixed"/>
        <w:tblCellMar>
          <w:top w:w="57" w:type="dxa"/>
          <w:left w:w="85" w:type="dxa"/>
          <w:bottom w:w="57" w:type="dxa"/>
          <w:right w:w="85" w:type="dxa"/>
        </w:tblCellMar>
      </w:tblPr>
      <w:tblGrid>
        <w:gridCol w:w="3240"/>
        <w:gridCol w:w="5083"/>
      </w:tblGrid>
      <w:tr w14:paraId="20A62CA5">
        <w:tblPrEx>
          <w:tblCellMar>
            <w:top w:w="57" w:type="dxa"/>
            <w:left w:w="85" w:type="dxa"/>
            <w:bottom w:w="57" w:type="dxa"/>
            <w:right w:w="85" w:type="dxa"/>
          </w:tblCellMar>
        </w:tblPrEx>
        <w:trPr>
          <w:trHeight w:val="283" w:hRule="atLeast"/>
          <w:tblHeader/>
        </w:trPr>
        <w:tc>
          <w:tcPr>
            <w:tcW w:w="3240" w:type="dxa"/>
            <w:tcBorders>
              <w:top w:val="single" w:color="000000" w:sz="4" w:space="0"/>
              <w:left w:val="single" w:color="000000" w:sz="4" w:space="0"/>
              <w:bottom w:val="single" w:color="000000" w:sz="4" w:space="0"/>
              <w:right w:val="single" w:color="000000" w:sz="4" w:space="0"/>
            </w:tcBorders>
          </w:tcPr>
          <w:p w14:paraId="7F5EDB28">
            <w:pPr>
              <w:autoSpaceDE w:val="0"/>
              <w:autoSpaceDN w:val="0"/>
              <w:adjustRightInd w:val="0"/>
              <w:spacing w:line="280" w:lineRule="exact"/>
              <w:ind w:left="103" w:right="-20"/>
              <w:jc w:val="left"/>
              <w:rPr>
                <w:kern w:val="0"/>
                <w:sz w:val="24"/>
              </w:rPr>
            </w:pPr>
            <w:r>
              <w:rPr>
                <w:kern w:val="0"/>
                <w:sz w:val="24"/>
              </w:rPr>
              <w:t>Lighting fixture</w:t>
            </w:r>
          </w:p>
        </w:tc>
        <w:tc>
          <w:tcPr>
            <w:tcW w:w="5083" w:type="dxa"/>
            <w:tcBorders>
              <w:top w:val="single" w:color="000000" w:sz="4" w:space="0"/>
              <w:left w:val="single" w:color="000000" w:sz="4" w:space="0"/>
              <w:bottom w:val="single" w:color="000000" w:sz="4" w:space="0"/>
              <w:right w:val="single" w:color="000000" w:sz="4" w:space="0"/>
            </w:tcBorders>
          </w:tcPr>
          <w:p w14:paraId="10D41943">
            <w:pPr>
              <w:autoSpaceDE w:val="0"/>
              <w:autoSpaceDN w:val="0"/>
              <w:adjustRightInd w:val="0"/>
              <w:spacing w:line="280" w:lineRule="exact"/>
              <w:ind w:left="42"/>
              <w:jc w:val="center"/>
              <w:rPr>
                <w:kern w:val="0"/>
                <w:sz w:val="24"/>
              </w:rPr>
            </w:pPr>
            <w:r>
              <w:rPr>
                <w:rFonts w:hint="eastAsia"/>
                <w:kern w:val="0"/>
                <w:sz w:val="24"/>
              </w:rPr>
              <w:t>Space</w:t>
            </w:r>
          </w:p>
        </w:tc>
      </w:tr>
      <w:tr w14:paraId="6E77EEBB">
        <w:tblPrEx>
          <w:tblCellMar>
            <w:top w:w="57" w:type="dxa"/>
            <w:left w:w="85" w:type="dxa"/>
            <w:bottom w:w="57" w:type="dxa"/>
            <w:right w:w="85" w:type="dxa"/>
          </w:tblCellMar>
        </w:tblPrEx>
        <w:tc>
          <w:tcPr>
            <w:tcW w:w="3240" w:type="dxa"/>
            <w:tcBorders>
              <w:top w:val="single" w:color="000000" w:sz="4" w:space="0"/>
              <w:left w:val="single" w:color="000000" w:sz="4" w:space="0"/>
              <w:bottom w:val="single" w:color="000000" w:sz="4" w:space="0"/>
              <w:right w:val="single" w:color="000000" w:sz="4" w:space="0"/>
            </w:tcBorders>
          </w:tcPr>
          <w:p w14:paraId="4DE33708">
            <w:pPr>
              <w:autoSpaceDE w:val="0"/>
              <w:autoSpaceDN w:val="0"/>
              <w:adjustRightInd w:val="0"/>
              <w:spacing w:before="2"/>
              <w:ind w:left="103" w:right="-20"/>
              <w:jc w:val="left"/>
              <w:rPr>
                <w:kern w:val="0"/>
                <w:sz w:val="24"/>
              </w:rPr>
            </w:pPr>
            <w:r>
              <w:rPr>
                <w:rFonts w:hint="eastAsia"/>
                <w:kern w:val="0"/>
                <w:sz w:val="24"/>
              </w:rPr>
              <w:t>Fluorescent</w:t>
            </w:r>
            <w:r>
              <w:rPr>
                <w:kern w:val="0"/>
                <w:sz w:val="24"/>
              </w:rPr>
              <w:t xml:space="preserve"> pendant light</w:t>
            </w:r>
          </w:p>
          <w:p w14:paraId="156C58C1">
            <w:pPr>
              <w:autoSpaceDE w:val="0"/>
              <w:autoSpaceDN w:val="0"/>
              <w:adjustRightInd w:val="0"/>
              <w:ind w:left="103" w:right="-20"/>
              <w:jc w:val="left"/>
              <w:rPr>
                <w:kern w:val="0"/>
                <w:sz w:val="24"/>
              </w:rPr>
            </w:pPr>
            <w:r>
              <w:rPr>
                <w:kern w:val="0"/>
                <w:sz w:val="24"/>
              </w:rPr>
              <w:t>(</w:t>
            </w:r>
            <w:r>
              <w:rPr>
                <w:rFonts w:hint="eastAsia"/>
                <w:kern w:val="0"/>
                <w:sz w:val="24"/>
              </w:rPr>
              <w:t>20</w:t>
            </w:r>
            <w:r>
              <w:rPr>
                <w:kern w:val="0"/>
                <w:sz w:val="24"/>
              </w:rPr>
              <w:t xml:space="preserve"> W</w:t>
            </w:r>
            <w:r>
              <w:rPr>
                <w:spacing w:val="-7"/>
                <w:kern w:val="0"/>
                <w:sz w:val="24"/>
              </w:rPr>
              <w:t xml:space="preserve"> </w:t>
            </w:r>
            <w:r>
              <w:rPr>
                <w:kern w:val="0"/>
                <w:sz w:val="24"/>
              </w:rPr>
              <w:t>x 2)</w:t>
            </w:r>
          </w:p>
          <w:p w14:paraId="5B25ABA5">
            <w:pPr>
              <w:autoSpaceDE w:val="0"/>
              <w:autoSpaceDN w:val="0"/>
              <w:adjustRightInd w:val="0"/>
              <w:ind w:left="103" w:right="-20"/>
              <w:jc w:val="left"/>
              <w:rPr>
                <w:kern w:val="0"/>
                <w:sz w:val="24"/>
              </w:rPr>
            </w:pPr>
            <w:r>
              <w:rPr>
                <w:kern w:val="0"/>
                <w:sz w:val="24"/>
              </w:rPr>
              <w:t xml:space="preserve">Or </w:t>
            </w:r>
            <w:r>
              <w:rPr>
                <w:rFonts w:hint="eastAsia"/>
                <w:kern w:val="0"/>
                <w:sz w:val="24"/>
              </w:rPr>
              <w:t>incandescent bulb</w:t>
            </w:r>
            <w:r>
              <w:rPr>
                <w:kern w:val="0"/>
                <w:sz w:val="24"/>
              </w:rPr>
              <w:t xml:space="preserve"> pendant light</w:t>
            </w:r>
            <w:r>
              <w:rPr>
                <w:rFonts w:hint="eastAsia"/>
                <w:kern w:val="0"/>
                <w:sz w:val="24"/>
              </w:rPr>
              <w:t xml:space="preserve"> </w:t>
            </w:r>
            <w:r>
              <w:rPr>
                <w:kern w:val="0"/>
                <w:sz w:val="24"/>
              </w:rPr>
              <w:t>(</w:t>
            </w:r>
            <w:r>
              <w:rPr>
                <w:rFonts w:hint="eastAsia"/>
                <w:kern w:val="0"/>
                <w:sz w:val="24"/>
              </w:rPr>
              <w:t>60</w:t>
            </w:r>
            <w:r>
              <w:rPr>
                <w:kern w:val="0"/>
                <w:sz w:val="24"/>
              </w:rPr>
              <w:t xml:space="preserve"> </w:t>
            </w:r>
            <w:r>
              <w:rPr>
                <w:spacing w:val="-2"/>
                <w:kern w:val="0"/>
                <w:sz w:val="24"/>
              </w:rPr>
              <w:t>W</w:t>
            </w:r>
            <w:r>
              <w:rPr>
                <w:kern w:val="0"/>
                <w:sz w:val="24"/>
              </w:rPr>
              <w:t>)</w:t>
            </w:r>
          </w:p>
        </w:tc>
        <w:tc>
          <w:tcPr>
            <w:tcW w:w="5083" w:type="dxa"/>
            <w:tcBorders>
              <w:top w:val="single" w:color="000000" w:sz="4" w:space="0"/>
              <w:left w:val="single" w:color="000000" w:sz="4" w:space="0"/>
              <w:bottom w:val="single" w:color="000000" w:sz="4" w:space="0"/>
              <w:right w:val="single" w:color="000000" w:sz="4" w:space="0"/>
            </w:tcBorders>
          </w:tcPr>
          <w:p w14:paraId="4B83606F">
            <w:pPr>
              <w:autoSpaceDE w:val="0"/>
              <w:autoSpaceDN w:val="0"/>
              <w:adjustRightInd w:val="0"/>
              <w:spacing w:before="2"/>
              <w:ind w:left="103" w:right="-20"/>
              <w:jc w:val="left"/>
              <w:rPr>
                <w:kern w:val="0"/>
                <w:sz w:val="24"/>
              </w:rPr>
            </w:pPr>
            <w:r>
              <w:rPr>
                <w:kern w:val="0"/>
                <w:sz w:val="24"/>
              </w:rPr>
              <w:t xml:space="preserve">General </w:t>
            </w:r>
            <w:r>
              <w:rPr>
                <w:spacing w:val="-1"/>
                <w:kern w:val="0"/>
                <w:sz w:val="24"/>
              </w:rPr>
              <w:t>s</w:t>
            </w:r>
            <w:r>
              <w:rPr>
                <w:spacing w:val="1"/>
                <w:kern w:val="0"/>
                <w:sz w:val="24"/>
              </w:rPr>
              <w:t>t</w:t>
            </w:r>
            <w:r>
              <w:rPr>
                <w:kern w:val="0"/>
                <w:sz w:val="24"/>
              </w:rPr>
              <w:t>o</w:t>
            </w:r>
            <w:r>
              <w:rPr>
                <w:rFonts w:hint="eastAsia"/>
                <w:kern w:val="0"/>
                <w:sz w:val="24"/>
              </w:rPr>
              <w:t>re, CO</w:t>
            </w:r>
            <w:r>
              <w:rPr>
                <w:rFonts w:hint="eastAsia"/>
                <w:kern w:val="0"/>
                <w:sz w:val="24"/>
                <w:vertAlign w:val="subscript"/>
              </w:rPr>
              <w:t>2</w:t>
            </w:r>
            <w:r>
              <w:rPr>
                <w:rFonts w:hint="eastAsia"/>
                <w:kern w:val="0"/>
                <w:sz w:val="24"/>
              </w:rPr>
              <w:t xml:space="preserve"> room</w:t>
            </w:r>
          </w:p>
        </w:tc>
      </w:tr>
      <w:tr w14:paraId="26FE8C3E">
        <w:tblPrEx>
          <w:tblCellMar>
            <w:top w:w="57" w:type="dxa"/>
            <w:left w:w="85" w:type="dxa"/>
            <w:bottom w:w="57" w:type="dxa"/>
            <w:right w:w="85" w:type="dxa"/>
          </w:tblCellMar>
        </w:tblPrEx>
        <w:trPr>
          <w:trHeight w:val="340" w:hRule="atLeast"/>
        </w:trPr>
        <w:tc>
          <w:tcPr>
            <w:tcW w:w="3240" w:type="dxa"/>
            <w:tcBorders>
              <w:top w:val="single" w:color="000000" w:sz="4" w:space="0"/>
              <w:left w:val="single" w:color="000000" w:sz="4" w:space="0"/>
              <w:bottom w:val="single" w:color="000000" w:sz="4" w:space="0"/>
              <w:right w:val="single" w:color="000000" w:sz="4" w:space="0"/>
            </w:tcBorders>
          </w:tcPr>
          <w:p w14:paraId="2408D4D2">
            <w:pPr>
              <w:autoSpaceDE w:val="0"/>
              <w:autoSpaceDN w:val="0"/>
              <w:adjustRightInd w:val="0"/>
              <w:spacing w:before="2"/>
              <w:ind w:left="103" w:right="-20"/>
              <w:jc w:val="left"/>
              <w:rPr>
                <w:kern w:val="0"/>
                <w:sz w:val="24"/>
              </w:rPr>
            </w:pPr>
            <w:r>
              <w:rPr>
                <w:rFonts w:hint="eastAsia"/>
                <w:kern w:val="0"/>
                <w:sz w:val="24"/>
              </w:rPr>
              <w:t>Incandescent</w:t>
            </w:r>
            <w:r>
              <w:rPr>
                <w:kern w:val="0"/>
                <w:sz w:val="24"/>
              </w:rPr>
              <w:t xml:space="preserve"> bulb</w:t>
            </w:r>
            <w:r>
              <w:rPr>
                <w:rFonts w:hint="eastAsia"/>
                <w:kern w:val="0"/>
                <w:sz w:val="24"/>
              </w:rPr>
              <w:t xml:space="preserve"> </w:t>
            </w:r>
            <w:r>
              <w:rPr>
                <w:kern w:val="0"/>
                <w:sz w:val="24"/>
              </w:rPr>
              <w:t>pendant light</w:t>
            </w:r>
            <w:r>
              <w:rPr>
                <w:rFonts w:hint="eastAsia"/>
                <w:kern w:val="0"/>
                <w:sz w:val="24"/>
              </w:rPr>
              <w:t xml:space="preserve"> </w:t>
            </w:r>
            <w:r>
              <w:rPr>
                <w:kern w:val="0"/>
                <w:sz w:val="24"/>
              </w:rPr>
              <w:t>(</w:t>
            </w:r>
            <w:r>
              <w:rPr>
                <w:rFonts w:hint="eastAsia"/>
                <w:kern w:val="0"/>
                <w:sz w:val="24"/>
              </w:rPr>
              <w:t>60</w:t>
            </w:r>
            <w:r>
              <w:rPr>
                <w:kern w:val="0"/>
                <w:sz w:val="24"/>
              </w:rPr>
              <w:t xml:space="preserve"> </w:t>
            </w:r>
            <w:r>
              <w:rPr>
                <w:spacing w:val="-2"/>
                <w:kern w:val="0"/>
                <w:sz w:val="24"/>
              </w:rPr>
              <w:t>W</w:t>
            </w:r>
            <w:r>
              <w:rPr>
                <w:kern w:val="0"/>
                <w:sz w:val="24"/>
              </w:rPr>
              <w:t>)</w:t>
            </w:r>
          </w:p>
        </w:tc>
        <w:tc>
          <w:tcPr>
            <w:tcW w:w="5083" w:type="dxa"/>
            <w:tcBorders>
              <w:top w:val="single" w:color="000000" w:sz="4" w:space="0"/>
              <w:left w:val="single" w:color="000000" w:sz="4" w:space="0"/>
              <w:bottom w:val="single" w:color="000000" w:sz="4" w:space="0"/>
              <w:right w:val="single" w:color="000000" w:sz="4" w:space="0"/>
            </w:tcBorders>
          </w:tcPr>
          <w:p w14:paraId="3A7384BF">
            <w:pPr>
              <w:autoSpaceDE w:val="0"/>
              <w:autoSpaceDN w:val="0"/>
              <w:adjustRightInd w:val="0"/>
              <w:spacing w:before="2"/>
              <w:ind w:left="103" w:right="-20"/>
              <w:jc w:val="left"/>
              <w:rPr>
                <w:kern w:val="0"/>
                <w:sz w:val="24"/>
              </w:rPr>
            </w:pPr>
            <w:r>
              <w:rPr>
                <w:kern w:val="0"/>
                <w:sz w:val="24"/>
              </w:rPr>
              <w:t>Refrigerated ch</w:t>
            </w:r>
            <w:r>
              <w:rPr>
                <w:spacing w:val="1"/>
                <w:kern w:val="0"/>
                <w:sz w:val="24"/>
              </w:rPr>
              <w:t>a</w:t>
            </w:r>
            <w:r>
              <w:rPr>
                <w:spacing w:val="-2"/>
                <w:kern w:val="0"/>
                <w:sz w:val="24"/>
              </w:rPr>
              <w:t>m</w:t>
            </w:r>
            <w:r>
              <w:rPr>
                <w:kern w:val="0"/>
                <w:sz w:val="24"/>
              </w:rPr>
              <w:t>b</w:t>
            </w:r>
            <w:r>
              <w:rPr>
                <w:spacing w:val="1"/>
                <w:kern w:val="0"/>
                <w:sz w:val="24"/>
              </w:rPr>
              <w:t>e</w:t>
            </w:r>
            <w:r>
              <w:rPr>
                <w:kern w:val="0"/>
                <w:sz w:val="24"/>
              </w:rPr>
              <w:t>rs</w:t>
            </w:r>
          </w:p>
        </w:tc>
      </w:tr>
      <w:tr w14:paraId="4026F6BD">
        <w:tblPrEx>
          <w:tblCellMar>
            <w:top w:w="57" w:type="dxa"/>
            <w:left w:w="85" w:type="dxa"/>
            <w:bottom w:w="57" w:type="dxa"/>
            <w:right w:w="85" w:type="dxa"/>
          </w:tblCellMar>
        </w:tblPrEx>
        <w:tc>
          <w:tcPr>
            <w:tcW w:w="3240" w:type="dxa"/>
            <w:tcBorders>
              <w:top w:val="single" w:color="000000" w:sz="4" w:space="0"/>
              <w:left w:val="single" w:color="000000" w:sz="4" w:space="0"/>
              <w:bottom w:val="single" w:color="000000" w:sz="4" w:space="0"/>
              <w:right w:val="single" w:color="000000" w:sz="4" w:space="0"/>
            </w:tcBorders>
          </w:tcPr>
          <w:p w14:paraId="74CCC76D">
            <w:pPr>
              <w:autoSpaceDE w:val="0"/>
              <w:autoSpaceDN w:val="0"/>
              <w:adjustRightInd w:val="0"/>
              <w:spacing w:before="2"/>
              <w:ind w:left="103" w:right="-20"/>
              <w:jc w:val="left"/>
              <w:rPr>
                <w:kern w:val="0"/>
                <w:sz w:val="24"/>
              </w:rPr>
            </w:pPr>
            <w:r>
              <w:rPr>
                <w:rFonts w:hint="eastAsia"/>
                <w:kern w:val="0"/>
                <w:sz w:val="24"/>
              </w:rPr>
              <w:t>Incandescent</w:t>
            </w:r>
            <w:r>
              <w:rPr>
                <w:kern w:val="0"/>
                <w:sz w:val="24"/>
              </w:rPr>
              <w:t xml:space="preserve"> bulb pendant light</w:t>
            </w:r>
          </w:p>
          <w:p w14:paraId="0C95FA4D">
            <w:pPr>
              <w:autoSpaceDE w:val="0"/>
              <w:autoSpaceDN w:val="0"/>
              <w:adjustRightInd w:val="0"/>
              <w:ind w:left="103" w:right="-20"/>
              <w:jc w:val="left"/>
              <w:rPr>
                <w:kern w:val="0"/>
                <w:sz w:val="24"/>
              </w:rPr>
            </w:pPr>
            <w:r>
              <w:rPr>
                <w:kern w:val="0"/>
                <w:sz w:val="24"/>
              </w:rPr>
              <w:t>(</w:t>
            </w:r>
            <w:r>
              <w:rPr>
                <w:rFonts w:hint="eastAsia"/>
                <w:kern w:val="0"/>
                <w:sz w:val="24"/>
              </w:rPr>
              <w:t>60</w:t>
            </w:r>
            <w:r>
              <w:rPr>
                <w:kern w:val="0"/>
                <w:sz w:val="24"/>
              </w:rPr>
              <w:t xml:space="preserve"> </w:t>
            </w:r>
            <w:r>
              <w:rPr>
                <w:spacing w:val="-24"/>
                <w:kern w:val="0"/>
                <w:sz w:val="24"/>
              </w:rPr>
              <w:t>W</w:t>
            </w:r>
            <w:r>
              <w:rPr>
                <w:kern w:val="0"/>
                <w:sz w:val="24"/>
              </w:rPr>
              <w:t>, explosion-proof type)</w:t>
            </w:r>
          </w:p>
        </w:tc>
        <w:tc>
          <w:tcPr>
            <w:tcW w:w="5083" w:type="dxa"/>
            <w:tcBorders>
              <w:top w:val="single" w:color="000000" w:sz="4" w:space="0"/>
              <w:left w:val="single" w:color="000000" w:sz="4" w:space="0"/>
              <w:bottom w:val="single" w:color="000000" w:sz="4" w:space="0"/>
              <w:right w:val="single" w:color="000000" w:sz="4" w:space="0"/>
            </w:tcBorders>
          </w:tcPr>
          <w:p w14:paraId="15BAF5D0">
            <w:pPr>
              <w:autoSpaceDE w:val="0"/>
              <w:autoSpaceDN w:val="0"/>
              <w:adjustRightInd w:val="0"/>
              <w:spacing w:before="2"/>
              <w:ind w:left="103" w:right="-72"/>
              <w:jc w:val="left"/>
              <w:rPr>
                <w:kern w:val="0"/>
                <w:sz w:val="24"/>
              </w:rPr>
            </w:pPr>
            <w:r>
              <w:rPr>
                <w:kern w:val="0"/>
                <w:sz w:val="24"/>
              </w:rPr>
              <w:t>Battery</w:t>
            </w:r>
            <w:r>
              <w:rPr>
                <w:spacing w:val="21"/>
                <w:kern w:val="0"/>
                <w:sz w:val="24"/>
              </w:rPr>
              <w:t xml:space="preserve"> </w:t>
            </w:r>
            <w:r>
              <w:rPr>
                <w:rFonts w:hint="eastAsia"/>
                <w:kern w:val="0"/>
                <w:sz w:val="24"/>
              </w:rPr>
              <w:t>store</w:t>
            </w:r>
            <w:r>
              <w:rPr>
                <w:kern w:val="0"/>
                <w:sz w:val="24"/>
              </w:rPr>
              <w:t>,</w:t>
            </w:r>
            <w:r>
              <w:rPr>
                <w:spacing w:val="21"/>
                <w:kern w:val="0"/>
                <w:sz w:val="24"/>
              </w:rPr>
              <w:t xml:space="preserve"> </w:t>
            </w:r>
            <w:r>
              <w:rPr>
                <w:kern w:val="0"/>
                <w:sz w:val="24"/>
              </w:rPr>
              <w:t>paint</w:t>
            </w:r>
            <w:r>
              <w:rPr>
                <w:spacing w:val="21"/>
                <w:kern w:val="0"/>
                <w:sz w:val="24"/>
              </w:rPr>
              <w:t xml:space="preserve"> </w:t>
            </w:r>
            <w:r>
              <w:rPr>
                <w:kern w:val="0"/>
                <w:sz w:val="24"/>
              </w:rPr>
              <w:t>store,</w:t>
            </w:r>
            <w:r>
              <w:rPr>
                <w:spacing w:val="21"/>
                <w:kern w:val="0"/>
                <w:sz w:val="24"/>
              </w:rPr>
              <w:t xml:space="preserve"> </w:t>
            </w:r>
            <w:r>
              <w:rPr>
                <w:kern w:val="0"/>
                <w:sz w:val="24"/>
              </w:rPr>
              <w:t>acet</w:t>
            </w:r>
            <w:r>
              <w:rPr>
                <w:spacing w:val="-1"/>
                <w:kern w:val="0"/>
                <w:sz w:val="24"/>
              </w:rPr>
              <w:t>y</w:t>
            </w:r>
            <w:r>
              <w:rPr>
                <w:spacing w:val="1"/>
                <w:kern w:val="0"/>
                <w:sz w:val="24"/>
              </w:rPr>
              <w:t>l</w:t>
            </w:r>
            <w:r>
              <w:rPr>
                <w:kern w:val="0"/>
                <w:sz w:val="24"/>
              </w:rPr>
              <w:t>e</w:t>
            </w:r>
            <w:r>
              <w:rPr>
                <w:spacing w:val="-1"/>
                <w:kern w:val="0"/>
                <w:sz w:val="24"/>
              </w:rPr>
              <w:t>n</w:t>
            </w:r>
            <w:r>
              <w:rPr>
                <w:kern w:val="0"/>
                <w:sz w:val="24"/>
              </w:rPr>
              <w:t>e</w:t>
            </w:r>
            <w:r>
              <w:rPr>
                <w:spacing w:val="21"/>
                <w:kern w:val="0"/>
                <w:sz w:val="24"/>
              </w:rPr>
              <w:t xml:space="preserve"> </w:t>
            </w:r>
            <w:r>
              <w:rPr>
                <w:kern w:val="0"/>
                <w:sz w:val="24"/>
              </w:rPr>
              <w:t>store</w:t>
            </w:r>
            <w:r>
              <w:rPr>
                <w:spacing w:val="21"/>
                <w:kern w:val="0"/>
                <w:sz w:val="24"/>
              </w:rPr>
              <w:t xml:space="preserve"> </w:t>
            </w:r>
            <w:r>
              <w:rPr>
                <w:kern w:val="0"/>
                <w:sz w:val="24"/>
              </w:rPr>
              <w:t>etc.</w:t>
            </w:r>
            <w:r>
              <w:rPr>
                <w:rFonts w:hint="eastAsia"/>
                <w:kern w:val="0"/>
                <w:sz w:val="24"/>
              </w:rPr>
              <w:t xml:space="preserve"> </w:t>
            </w:r>
            <w:r>
              <w:rPr>
                <w:kern w:val="0"/>
                <w:sz w:val="24"/>
              </w:rPr>
              <w:t>dangero</w:t>
            </w:r>
            <w:r>
              <w:rPr>
                <w:spacing w:val="-1"/>
                <w:kern w:val="0"/>
                <w:sz w:val="24"/>
              </w:rPr>
              <w:t>u</w:t>
            </w:r>
            <w:r>
              <w:rPr>
                <w:kern w:val="0"/>
                <w:sz w:val="24"/>
              </w:rPr>
              <w:t>s spaces</w:t>
            </w:r>
          </w:p>
        </w:tc>
      </w:tr>
    </w:tbl>
    <w:p w14:paraId="57AC120E"/>
    <w:p w14:paraId="1D8CAC9F">
      <w:pPr>
        <w:pStyle w:val="3"/>
        <w:numPr>
          <w:ilvl w:val="2"/>
          <w:numId w:val="0"/>
        </w:numPr>
        <w:ind w:left="709" w:leftChars="0" w:hanging="709" w:firstLineChars="0"/>
        <w:jc w:val="left"/>
      </w:pPr>
      <w:bookmarkStart w:id="801" w:name="_Toc5724022"/>
      <w:bookmarkStart w:id="802" w:name="_Toc48573776"/>
      <w:bookmarkStart w:id="803" w:name="_Toc48573638"/>
      <w:bookmarkStart w:id="804" w:name="_Toc48311979"/>
      <w:bookmarkStart w:id="805" w:name="_Toc49257691"/>
      <w:r>
        <w:rPr>
          <w:rFonts w:hint="eastAsia" w:ascii="Arial" w:hAnsi="Arial" w:eastAsia="黑体" w:cs="Times New Roman"/>
          <w:b/>
          <w:bCs/>
          <w:caps/>
          <w:kern w:val="0"/>
          <w:sz w:val="24"/>
          <w:szCs w:val="24"/>
          <w:lang w:val="en-US" w:eastAsia="zh-CN" w:bidi="ar-SA"/>
        </w:rPr>
        <w:t>8.7.6</w:t>
      </w:r>
      <w:r>
        <w:rPr>
          <w:rFonts w:hint="eastAsia" w:cs="Times New Roman"/>
          <w:b/>
          <w:bCs/>
          <w:caps/>
          <w:kern w:val="0"/>
          <w:sz w:val="24"/>
          <w:szCs w:val="24"/>
          <w:lang w:val="en-US" w:eastAsia="zh-CN" w:bidi="ar-SA"/>
        </w:rPr>
        <w:t xml:space="preserve"> </w:t>
      </w:r>
      <w:r>
        <w:t>LIGHTING – CARGO HOLD</w:t>
      </w:r>
      <w:bookmarkEnd w:id="801"/>
      <w:bookmarkEnd w:id="802"/>
      <w:bookmarkEnd w:id="803"/>
      <w:bookmarkEnd w:id="804"/>
      <w:bookmarkEnd w:id="805"/>
    </w:p>
    <w:tbl>
      <w:tblPr>
        <w:tblStyle w:val="40"/>
        <w:tblW w:w="8243" w:type="dxa"/>
        <w:tblInd w:w="834" w:type="dxa"/>
        <w:tblLayout w:type="fixed"/>
        <w:tblCellMar>
          <w:top w:w="0" w:type="dxa"/>
          <w:left w:w="0" w:type="dxa"/>
          <w:bottom w:w="0" w:type="dxa"/>
          <w:right w:w="0" w:type="dxa"/>
        </w:tblCellMar>
      </w:tblPr>
      <w:tblGrid>
        <w:gridCol w:w="3240"/>
        <w:gridCol w:w="5003"/>
      </w:tblGrid>
      <w:tr w14:paraId="6A9DBB57">
        <w:tblPrEx>
          <w:tblCellMar>
            <w:top w:w="0" w:type="dxa"/>
            <w:left w:w="0" w:type="dxa"/>
            <w:bottom w:w="0" w:type="dxa"/>
            <w:right w:w="0" w:type="dxa"/>
          </w:tblCellMar>
        </w:tblPrEx>
        <w:tc>
          <w:tcPr>
            <w:tcW w:w="3240" w:type="dxa"/>
            <w:tcBorders>
              <w:top w:val="single" w:color="000000" w:sz="4" w:space="0"/>
              <w:left w:val="single" w:color="000000" w:sz="4" w:space="0"/>
              <w:bottom w:val="single" w:color="000000" w:sz="4" w:space="0"/>
              <w:right w:val="single" w:color="000000" w:sz="4" w:space="0"/>
            </w:tcBorders>
          </w:tcPr>
          <w:p w14:paraId="78BE6336">
            <w:pPr>
              <w:autoSpaceDE w:val="0"/>
              <w:autoSpaceDN w:val="0"/>
              <w:adjustRightInd w:val="0"/>
              <w:spacing w:before="2"/>
              <w:ind w:left="103" w:right="-20"/>
              <w:jc w:val="left"/>
              <w:rPr>
                <w:kern w:val="0"/>
                <w:sz w:val="24"/>
              </w:rPr>
            </w:pPr>
            <w:r>
              <w:rPr>
                <w:kern w:val="0"/>
                <w:sz w:val="24"/>
              </w:rPr>
              <w:t>Lighting fixture</w:t>
            </w:r>
          </w:p>
        </w:tc>
        <w:tc>
          <w:tcPr>
            <w:tcW w:w="5003" w:type="dxa"/>
            <w:tcBorders>
              <w:top w:val="single" w:color="000000" w:sz="4" w:space="0"/>
              <w:left w:val="single" w:color="000000" w:sz="4" w:space="0"/>
              <w:bottom w:val="single" w:color="000000" w:sz="4" w:space="0"/>
              <w:right w:val="single" w:color="000000" w:sz="4" w:space="0"/>
            </w:tcBorders>
          </w:tcPr>
          <w:p w14:paraId="4CACCD32">
            <w:pPr>
              <w:autoSpaceDE w:val="0"/>
              <w:autoSpaceDN w:val="0"/>
              <w:adjustRightInd w:val="0"/>
              <w:spacing w:before="2"/>
              <w:ind w:left="42" w:right="141"/>
              <w:jc w:val="center"/>
              <w:rPr>
                <w:kern w:val="0"/>
                <w:sz w:val="24"/>
              </w:rPr>
            </w:pPr>
            <w:r>
              <w:rPr>
                <w:kern w:val="0"/>
                <w:sz w:val="24"/>
              </w:rPr>
              <w:t>Location</w:t>
            </w:r>
          </w:p>
        </w:tc>
      </w:tr>
      <w:tr w14:paraId="7794C9CF">
        <w:tblPrEx>
          <w:tblCellMar>
            <w:top w:w="0" w:type="dxa"/>
            <w:left w:w="0" w:type="dxa"/>
            <w:bottom w:w="0" w:type="dxa"/>
            <w:right w:w="0" w:type="dxa"/>
          </w:tblCellMar>
        </w:tblPrEx>
        <w:tc>
          <w:tcPr>
            <w:tcW w:w="3240" w:type="dxa"/>
            <w:tcBorders>
              <w:top w:val="single" w:color="000000" w:sz="4" w:space="0"/>
              <w:left w:val="single" w:color="000000" w:sz="4" w:space="0"/>
              <w:bottom w:val="single" w:color="000000" w:sz="4" w:space="0"/>
              <w:right w:val="single" w:color="000000" w:sz="4" w:space="0"/>
            </w:tcBorders>
          </w:tcPr>
          <w:p w14:paraId="007DBC0C">
            <w:pPr>
              <w:autoSpaceDE w:val="0"/>
              <w:autoSpaceDN w:val="0"/>
              <w:adjustRightInd w:val="0"/>
              <w:spacing w:before="2"/>
              <w:ind w:left="103" w:right="-20"/>
              <w:jc w:val="left"/>
              <w:rPr>
                <w:kern w:val="0"/>
                <w:sz w:val="24"/>
              </w:rPr>
            </w:pPr>
            <w:r>
              <w:rPr>
                <w:rFonts w:hint="eastAsia"/>
                <w:kern w:val="0"/>
                <w:sz w:val="24"/>
              </w:rPr>
              <w:t xml:space="preserve">Fluorescent </w:t>
            </w:r>
            <w:r>
              <w:rPr>
                <w:kern w:val="0"/>
                <w:sz w:val="24"/>
              </w:rPr>
              <w:t>pendant light</w:t>
            </w:r>
          </w:p>
          <w:p w14:paraId="63619B62">
            <w:pPr>
              <w:autoSpaceDE w:val="0"/>
              <w:autoSpaceDN w:val="0"/>
              <w:adjustRightInd w:val="0"/>
              <w:ind w:left="103" w:right="-20"/>
              <w:jc w:val="left"/>
              <w:rPr>
                <w:kern w:val="0"/>
                <w:sz w:val="24"/>
              </w:rPr>
            </w:pPr>
            <w:r>
              <w:rPr>
                <w:kern w:val="0"/>
                <w:sz w:val="24"/>
              </w:rPr>
              <w:t>(</w:t>
            </w:r>
            <w:r>
              <w:rPr>
                <w:rFonts w:hint="eastAsia"/>
                <w:kern w:val="0"/>
                <w:sz w:val="24"/>
              </w:rPr>
              <w:t>20</w:t>
            </w:r>
            <w:r>
              <w:rPr>
                <w:kern w:val="0"/>
                <w:sz w:val="24"/>
              </w:rPr>
              <w:t xml:space="preserve"> </w:t>
            </w:r>
            <w:r>
              <w:rPr>
                <w:spacing w:val="-2"/>
                <w:kern w:val="0"/>
                <w:sz w:val="24"/>
              </w:rPr>
              <w:t>W</w:t>
            </w:r>
            <w:r>
              <w:rPr>
                <w:kern w:val="0"/>
                <w:sz w:val="24"/>
              </w:rPr>
              <w:t>x2)</w:t>
            </w:r>
            <w:r>
              <w:rPr>
                <w:rFonts w:hint="eastAsia"/>
                <w:kern w:val="0"/>
                <w:sz w:val="24"/>
              </w:rPr>
              <w:t>,explosion-proof type</w:t>
            </w:r>
          </w:p>
        </w:tc>
        <w:tc>
          <w:tcPr>
            <w:tcW w:w="5003" w:type="dxa"/>
            <w:tcBorders>
              <w:top w:val="single" w:color="000000" w:sz="4" w:space="0"/>
              <w:left w:val="single" w:color="000000" w:sz="4" w:space="0"/>
              <w:bottom w:val="single" w:color="000000" w:sz="4" w:space="0"/>
              <w:right w:val="single" w:color="000000" w:sz="4" w:space="0"/>
            </w:tcBorders>
          </w:tcPr>
          <w:p w14:paraId="49871B2B">
            <w:pPr>
              <w:autoSpaceDE w:val="0"/>
              <w:autoSpaceDN w:val="0"/>
              <w:adjustRightInd w:val="0"/>
              <w:spacing w:before="2"/>
              <w:ind w:left="103" w:right="-20"/>
              <w:jc w:val="left"/>
              <w:rPr>
                <w:kern w:val="0"/>
                <w:sz w:val="24"/>
              </w:rPr>
            </w:pPr>
            <w:r>
              <w:rPr>
                <w:kern w:val="0"/>
                <w:sz w:val="24"/>
              </w:rPr>
              <w:t>Entrance, c</w:t>
            </w:r>
            <w:r>
              <w:rPr>
                <w:spacing w:val="-1"/>
                <w:kern w:val="0"/>
                <w:sz w:val="24"/>
              </w:rPr>
              <w:t>o</w:t>
            </w:r>
            <w:r>
              <w:rPr>
                <w:kern w:val="0"/>
                <w:sz w:val="24"/>
              </w:rPr>
              <w:t>mpanionways and st</w:t>
            </w:r>
            <w:r>
              <w:rPr>
                <w:spacing w:val="-1"/>
                <w:kern w:val="0"/>
                <w:sz w:val="24"/>
              </w:rPr>
              <w:t>a</w:t>
            </w:r>
            <w:r>
              <w:rPr>
                <w:spacing w:val="1"/>
                <w:kern w:val="0"/>
                <w:sz w:val="24"/>
              </w:rPr>
              <w:t>i</w:t>
            </w:r>
            <w:r>
              <w:rPr>
                <w:kern w:val="0"/>
                <w:sz w:val="24"/>
              </w:rPr>
              <w:t>rway</w:t>
            </w:r>
            <w:r>
              <w:rPr>
                <w:rFonts w:hint="eastAsia"/>
                <w:kern w:val="0"/>
                <w:sz w:val="24"/>
              </w:rPr>
              <w:t>, walkways</w:t>
            </w:r>
          </w:p>
        </w:tc>
      </w:tr>
      <w:tr w14:paraId="6F5C60CC">
        <w:tblPrEx>
          <w:tblCellMar>
            <w:top w:w="0" w:type="dxa"/>
            <w:left w:w="0" w:type="dxa"/>
            <w:bottom w:w="0" w:type="dxa"/>
            <w:right w:w="0" w:type="dxa"/>
          </w:tblCellMar>
        </w:tblPrEx>
        <w:tc>
          <w:tcPr>
            <w:tcW w:w="3240" w:type="dxa"/>
            <w:tcBorders>
              <w:top w:val="single" w:color="000000" w:sz="4" w:space="0"/>
              <w:left w:val="single" w:color="000000" w:sz="4" w:space="0"/>
              <w:bottom w:val="single" w:color="000000" w:sz="4" w:space="0"/>
              <w:right w:val="single" w:color="000000" w:sz="4" w:space="0"/>
            </w:tcBorders>
          </w:tcPr>
          <w:p w14:paraId="0E781BB3">
            <w:pPr>
              <w:autoSpaceDE w:val="0"/>
              <w:autoSpaceDN w:val="0"/>
              <w:adjustRightInd w:val="0"/>
              <w:spacing w:before="2"/>
              <w:ind w:left="103" w:right="-20"/>
              <w:jc w:val="left"/>
              <w:rPr>
                <w:kern w:val="0"/>
                <w:sz w:val="24"/>
              </w:rPr>
            </w:pPr>
            <w:r>
              <w:rPr>
                <w:rFonts w:hint="eastAsia"/>
                <w:kern w:val="0"/>
                <w:sz w:val="24"/>
              </w:rPr>
              <w:t>Incandescent light (60W)</w:t>
            </w:r>
          </w:p>
        </w:tc>
        <w:tc>
          <w:tcPr>
            <w:tcW w:w="5003" w:type="dxa"/>
            <w:tcBorders>
              <w:top w:val="single" w:color="000000" w:sz="4" w:space="0"/>
              <w:left w:val="single" w:color="000000" w:sz="4" w:space="0"/>
              <w:bottom w:val="single" w:color="000000" w:sz="4" w:space="0"/>
              <w:right w:val="single" w:color="000000" w:sz="4" w:space="0"/>
            </w:tcBorders>
          </w:tcPr>
          <w:p w14:paraId="24325857">
            <w:pPr>
              <w:autoSpaceDE w:val="0"/>
              <w:autoSpaceDN w:val="0"/>
              <w:adjustRightInd w:val="0"/>
              <w:spacing w:before="2"/>
              <w:ind w:left="104" w:right="-20"/>
              <w:jc w:val="left"/>
              <w:rPr>
                <w:kern w:val="0"/>
                <w:sz w:val="24"/>
              </w:rPr>
            </w:pPr>
            <w:r>
              <w:rPr>
                <w:kern w:val="0"/>
                <w:sz w:val="24"/>
              </w:rPr>
              <w:t>Each</w:t>
            </w:r>
            <w:r>
              <w:rPr>
                <w:spacing w:val="-1"/>
                <w:kern w:val="0"/>
                <w:sz w:val="24"/>
              </w:rPr>
              <w:t xml:space="preserve"> </w:t>
            </w:r>
            <w:r>
              <w:rPr>
                <w:kern w:val="0"/>
                <w:sz w:val="24"/>
              </w:rPr>
              <w:t>hatch co</w:t>
            </w:r>
            <w:r>
              <w:rPr>
                <w:spacing w:val="-2"/>
                <w:kern w:val="0"/>
                <w:sz w:val="24"/>
              </w:rPr>
              <w:t>m</w:t>
            </w:r>
            <w:r>
              <w:rPr>
                <w:kern w:val="0"/>
                <w:sz w:val="24"/>
              </w:rPr>
              <w:t>ing (</w:t>
            </w:r>
            <w:r>
              <w:rPr>
                <w:rFonts w:hint="eastAsia"/>
                <w:kern w:val="0"/>
                <w:sz w:val="24"/>
              </w:rPr>
              <w:t>3</w:t>
            </w:r>
            <w:r>
              <w:rPr>
                <w:kern w:val="0"/>
                <w:sz w:val="24"/>
              </w:rPr>
              <w:t xml:space="preserve"> sets/each side)</w:t>
            </w:r>
          </w:p>
        </w:tc>
      </w:tr>
    </w:tbl>
    <w:p w14:paraId="07E3259C"/>
    <w:p w14:paraId="10B269AA">
      <w:pPr>
        <w:pStyle w:val="3"/>
        <w:numPr>
          <w:ilvl w:val="2"/>
          <w:numId w:val="0"/>
        </w:numPr>
        <w:ind w:left="709" w:leftChars="0" w:hanging="709" w:firstLineChars="0"/>
        <w:jc w:val="left"/>
      </w:pPr>
      <w:bookmarkStart w:id="806" w:name="_Toc5724023"/>
      <w:bookmarkStart w:id="807" w:name="_Toc48573777"/>
      <w:bookmarkStart w:id="808" w:name="_Toc48573639"/>
      <w:bookmarkStart w:id="809" w:name="_Toc48311980"/>
      <w:bookmarkStart w:id="810" w:name="_Toc49257692"/>
      <w:r>
        <w:rPr>
          <w:rFonts w:hint="eastAsia" w:ascii="Arial" w:hAnsi="Arial" w:eastAsia="黑体" w:cs="Times New Roman"/>
          <w:b/>
          <w:bCs/>
          <w:caps/>
          <w:kern w:val="0"/>
          <w:sz w:val="24"/>
          <w:szCs w:val="24"/>
          <w:lang w:val="en-US" w:eastAsia="zh-CN" w:bidi="ar-SA"/>
        </w:rPr>
        <w:t>8.7.7</w:t>
      </w:r>
      <w:r>
        <w:rPr>
          <w:rFonts w:hint="eastAsia" w:cs="Times New Roman"/>
          <w:b/>
          <w:bCs/>
          <w:caps/>
          <w:kern w:val="0"/>
          <w:sz w:val="24"/>
          <w:szCs w:val="24"/>
          <w:lang w:val="en-US" w:eastAsia="zh-CN" w:bidi="ar-SA"/>
        </w:rPr>
        <w:t xml:space="preserve"> </w:t>
      </w:r>
      <w:r>
        <w:t>OUTDOOR FLOOD LIGHTING</w:t>
      </w:r>
      <w:bookmarkEnd w:id="806"/>
      <w:bookmarkEnd w:id="807"/>
      <w:bookmarkEnd w:id="808"/>
      <w:bookmarkEnd w:id="809"/>
      <w:bookmarkEnd w:id="810"/>
    </w:p>
    <w:tbl>
      <w:tblPr>
        <w:tblStyle w:val="40"/>
        <w:tblW w:w="8243" w:type="dxa"/>
        <w:tblInd w:w="834" w:type="dxa"/>
        <w:tblLayout w:type="fixed"/>
        <w:tblCellMar>
          <w:top w:w="0" w:type="dxa"/>
          <w:left w:w="0" w:type="dxa"/>
          <w:bottom w:w="0" w:type="dxa"/>
          <w:right w:w="0" w:type="dxa"/>
        </w:tblCellMar>
      </w:tblPr>
      <w:tblGrid>
        <w:gridCol w:w="2268"/>
        <w:gridCol w:w="1080"/>
        <w:gridCol w:w="2202"/>
        <w:gridCol w:w="2693"/>
      </w:tblGrid>
      <w:tr w14:paraId="3CE9F0D9">
        <w:tblPrEx>
          <w:tblCellMar>
            <w:top w:w="0" w:type="dxa"/>
            <w:left w:w="0" w:type="dxa"/>
            <w:bottom w:w="0" w:type="dxa"/>
            <w:right w:w="0" w:type="dxa"/>
          </w:tblCellMar>
        </w:tblPrEx>
        <w:trPr>
          <w:trHeight w:val="286" w:hRule="exact"/>
        </w:trPr>
        <w:tc>
          <w:tcPr>
            <w:tcW w:w="2268" w:type="dxa"/>
            <w:tcBorders>
              <w:top w:val="single" w:color="000000" w:sz="4" w:space="0"/>
              <w:left w:val="single" w:color="000000" w:sz="4" w:space="0"/>
              <w:bottom w:val="single" w:color="000000" w:sz="4" w:space="0"/>
              <w:right w:val="single" w:color="000000" w:sz="4" w:space="0"/>
            </w:tcBorders>
          </w:tcPr>
          <w:p w14:paraId="78A168B7">
            <w:pPr>
              <w:autoSpaceDE w:val="0"/>
              <w:autoSpaceDN w:val="0"/>
              <w:adjustRightInd w:val="0"/>
              <w:spacing w:before="4"/>
              <w:ind w:left="314" w:right="-20"/>
              <w:jc w:val="left"/>
              <w:rPr>
                <w:kern w:val="0"/>
                <w:sz w:val="24"/>
              </w:rPr>
            </w:pPr>
            <w:r>
              <w:rPr>
                <w:bCs/>
                <w:kern w:val="0"/>
                <w:sz w:val="24"/>
              </w:rPr>
              <w:t>Lighting fixtu</w:t>
            </w:r>
            <w:r>
              <w:rPr>
                <w:bCs/>
                <w:spacing w:val="-5"/>
                <w:kern w:val="0"/>
                <w:sz w:val="24"/>
              </w:rPr>
              <w:t>r</w:t>
            </w:r>
            <w:r>
              <w:rPr>
                <w:bCs/>
                <w:kern w:val="0"/>
                <w:sz w:val="24"/>
              </w:rPr>
              <w:t>e</w:t>
            </w:r>
          </w:p>
        </w:tc>
        <w:tc>
          <w:tcPr>
            <w:tcW w:w="1080" w:type="dxa"/>
            <w:tcBorders>
              <w:top w:val="single" w:color="000000" w:sz="4" w:space="0"/>
              <w:left w:val="single" w:color="000000" w:sz="4" w:space="0"/>
              <w:bottom w:val="single" w:color="000000" w:sz="4" w:space="0"/>
              <w:right w:val="single" w:color="000000" w:sz="4" w:space="0"/>
            </w:tcBorders>
          </w:tcPr>
          <w:p w14:paraId="4102BCDF">
            <w:pPr>
              <w:autoSpaceDE w:val="0"/>
              <w:autoSpaceDN w:val="0"/>
              <w:adjustRightInd w:val="0"/>
              <w:spacing w:before="4"/>
              <w:ind w:left="341" w:right="-20"/>
              <w:jc w:val="left"/>
              <w:rPr>
                <w:kern w:val="0"/>
                <w:sz w:val="24"/>
              </w:rPr>
            </w:pPr>
            <w:r>
              <w:rPr>
                <w:bCs/>
                <w:kern w:val="0"/>
                <w:sz w:val="24"/>
              </w:rPr>
              <w:t>Qty</w:t>
            </w:r>
            <w:r>
              <w:rPr>
                <w:rFonts w:hint="eastAsia"/>
                <w:bCs/>
                <w:kern w:val="0"/>
                <w:sz w:val="24"/>
              </w:rPr>
              <w:t>.</w:t>
            </w:r>
          </w:p>
        </w:tc>
        <w:tc>
          <w:tcPr>
            <w:tcW w:w="2202" w:type="dxa"/>
            <w:tcBorders>
              <w:top w:val="single" w:color="000000" w:sz="4" w:space="0"/>
              <w:left w:val="single" w:color="000000" w:sz="4" w:space="0"/>
              <w:bottom w:val="single" w:color="000000" w:sz="4" w:space="0"/>
              <w:right w:val="single" w:color="000000" w:sz="4" w:space="0"/>
            </w:tcBorders>
          </w:tcPr>
          <w:p w14:paraId="781B4F58">
            <w:pPr>
              <w:autoSpaceDE w:val="0"/>
              <w:autoSpaceDN w:val="0"/>
              <w:adjustRightInd w:val="0"/>
              <w:spacing w:before="4"/>
              <w:ind w:left="892" w:right="-20"/>
              <w:jc w:val="left"/>
              <w:rPr>
                <w:kern w:val="0"/>
                <w:sz w:val="24"/>
              </w:rPr>
            </w:pPr>
            <w:r>
              <w:rPr>
                <w:bCs/>
                <w:kern w:val="0"/>
                <w:sz w:val="24"/>
              </w:rPr>
              <w:t>Location</w:t>
            </w:r>
          </w:p>
        </w:tc>
        <w:tc>
          <w:tcPr>
            <w:tcW w:w="2693" w:type="dxa"/>
            <w:tcBorders>
              <w:top w:val="single" w:color="000000" w:sz="4" w:space="0"/>
              <w:left w:val="single" w:color="000000" w:sz="4" w:space="0"/>
              <w:bottom w:val="single" w:color="000000" w:sz="4" w:space="0"/>
              <w:right w:val="single" w:color="000000" w:sz="4" w:space="0"/>
            </w:tcBorders>
          </w:tcPr>
          <w:p w14:paraId="139ECCBC">
            <w:pPr>
              <w:autoSpaceDE w:val="0"/>
              <w:autoSpaceDN w:val="0"/>
              <w:adjustRightInd w:val="0"/>
              <w:spacing w:before="4"/>
              <w:ind w:left="522" w:right="-20"/>
              <w:jc w:val="left"/>
              <w:rPr>
                <w:kern w:val="0"/>
                <w:sz w:val="24"/>
              </w:rPr>
            </w:pPr>
            <w:r>
              <w:rPr>
                <w:bCs/>
                <w:kern w:val="0"/>
                <w:sz w:val="24"/>
              </w:rPr>
              <w:t>Illuminated</w:t>
            </w:r>
            <w:r>
              <w:rPr>
                <w:bCs/>
                <w:spacing w:val="-1"/>
                <w:kern w:val="0"/>
                <w:sz w:val="24"/>
              </w:rPr>
              <w:t xml:space="preserve"> </w:t>
            </w:r>
            <w:r>
              <w:rPr>
                <w:bCs/>
                <w:kern w:val="0"/>
                <w:sz w:val="24"/>
              </w:rPr>
              <w:t>a</w:t>
            </w:r>
            <w:r>
              <w:rPr>
                <w:bCs/>
                <w:spacing w:val="-5"/>
                <w:kern w:val="0"/>
                <w:sz w:val="24"/>
              </w:rPr>
              <w:t>r</w:t>
            </w:r>
            <w:r>
              <w:rPr>
                <w:bCs/>
                <w:kern w:val="0"/>
                <w:sz w:val="24"/>
              </w:rPr>
              <w:t>ea</w:t>
            </w:r>
          </w:p>
        </w:tc>
      </w:tr>
      <w:tr w14:paraId="2B249F41">
        <w:tblPrEx>
          <w:tblCellMar>
            <w:top w:w="0" w:type="dxa"/>
            <w:left w:w="0" w:type="dxa"/>
            <w:bottom w:w="0" w:type="dxa"/>
            <w:right w:w="0" w:type="dxa"/>
          </w:tblCellMar>
        </w:tblPrEx>
        <w:trPr>
          <w:trHeight w:val="567" w:hRule="atLeast"/>
        </w:trPr>
        <w:tc>
          <w:tcPr>
            <w:tcW w:w="2268" w:type="dxa"/>
            <w:tcBorders>
              <w:top w:val="single" w:color="000000" w:sz="4" w:space="0"/>
              <w:left w:val="single" w:color="000000" w:sz="4" w:space="0"/>
              <w:bottom w:val="single" w:color="000000" w:sz="4" w:space="0"/>
              <w:right w:val="single" w:color="000000" w:sz="4" w:space="0"/>
            </w:tcBorders>
          </w:tcPr>
          <w:p w14:paraId="518AE59F">
            <w:pPr>
              <w:autoSpaceDE w:val="0"/>
              <w:autoSpaceDN w:val="0"/>
              <w:adjustRightInd w:val="0"/>
              <w:spacing w:before="2"/>
              <w:ind w:left="230" w:leftChars="49" w:right="25" w:hanging="127" w:hangingChars="50"/>
              <w:jc w:val="left"/>
              <w:rPr>
                <w:kern w:val="0"/>
                <w:sz w:val="24"/>
              </w:rPr>
            </w:pPr>
            <w:r>
              <w:rPr>
                <w:rFonts w:hint="eastAsia"/>
                <w:spacing w:val="7"/>
                <w:kern w:val="0"/>
                <w:sz w:val="24"/>
              </w:rPr>
              <w:t xml:space="preserve">1000W halogen </w:t>
            </w:r>
            <w:r>
              <w:rPr>
                <w:kern w:val="0"/>
                <w:sz w:val="24"/>
              </w:rPr>
              <w:t>floodlight</w:t>
            </w:r>
          </w:p>
        </w:tc>
        <w:tc>
          <w:tcPr>
            <w:tcW w:w="1080" w:type="dxa"/>
            <w:tcBorders>
              <w:top w:val="single" w:color="000000" w:sz="4" w:space="0"/>
              <w:left w:val="single" w:color="000000" w:sz="4" w:space="0"/>
              <w:bottom w:val="single" w:color="000000" w:sz="4" w:space="0"/>
              <w:right w:val="single" w:color="000000" w:sz="4" w:space="0"/>
            </w:tcBorders>
          </w:tcPr>
          <w:p w14:paraId="3787244E">
            <w:pPr>
              <w:autoSpaceDE w:val="0"/>
              <w:autoSpaceDN w:val="0"/>
              <w:adjustRightInd w:val="0"/>
              <w:spacing w:before="2"/>
              <w:ind w:left="474" w:right="454"/>
              <w:jc w:val="center"/>
              <w:rPr>
                <w:kern w:val="0"/>
                <w:sz w:val="24"/>
              </w:rPr>
            </w:pPr>
            <w:r>
              <w:rPr>
                <w:rFonts w:hint="eastAsia"/>
                <w:kern w:val="0"/>
                <w:sz w:val="24"/>
              </w:rPr>
              <w:t>3</w:t>
            </w:r>
          </w:p>
          <w:p w14:paraId="15F49449">
            <w:pPr>
              <w:autoSpaceDE w:val="0"/>
              <w:autoSpaceDN w:val="0"/>
              <w:adjustRightInd w:val="0"/>
              <w:ind w:left="474" w:right="454"/>
              <w:jc w:val="center"/>
              <w:rPr>
                <w:kern w:val="0"/>
                <w:sz w:val="24"/>
              </w:rPr>
            </w:pPr>
            <w:r>
              <w:rPr>
                <w:rFonts w:hint="eastAsia"/>
                <w:kern w:val="0"/>
                <w:sz w:val="24"/>
              </w:rPr>
              <w:t>2</w:t>
            </w:r>
          </w:p>
        </w:tc>
        <w:tc>
          <w:tcPr>
            <w:tcW w:w="2202" w:type="dxa"/>
            <w:tcBorders>
              <w:top w:val="single" w:color="000000" w:sz="4" w:space="0"/>
              <w:left w:val="single" w:color="000000" w:sz="4" w:space="0"/>
              <w:bottom w:val="single" w:color="000000" w:sz="4" w:space="0"/>
              <w:right w:val="single" w:color="000000" w:sz="4" w:space="0"/>
            </w:tcBorders>
          </w:tcPr>
          <w:p w14:paraId="0FA78A6E">
            <w:pPr>
              <w:autoSpaceDE w:val="0"/>
              <w:autoSpaceDN w:val="0"/>
              <w:adjustRightInd w:val="0"/>
              <w:spacing w:before="2"/>
              <w:ind w:left="103" w:right="-20"/>
              <w:jc w:val="left"/>
              <w:rPr>
                <w:kern w:val="0"/>
                <w:sz w:val="24"/>
              </w:rPr>
            </w:pPr>
            <w:r>
              <w:rPr>
                <w:kern w:val="0"/>
                <w:sz w:val="24"/>
              </w:rPr>
              <w:t>Co</w:t>
            </w:r>
            <w:r>
              <w:rPr>
                <w:spacing w:val="-2"/>
                <w:kern w:val="0"/>
                <w:sz w:val="24"/>
              </w:rPr>
              <w:t>m</w:t>
            </w:r>
            <w:r>
              <w:rPr>
                <w:kern w:val="0"/>
                <w:sz w:val="24"/>
              </w:rPr>
              <w:t>pass deck front</w:t>
            </w:r>
          </w:p>
          <w:p w14:paraId="52774A6A">
            <w:pPr>
              <w:autoSpaceDE w:val="0"/>
              <w:autoSpaceDN w:val="0"/>
              <w:adjustRightInd w:val="0"/>
              <w:ind w:left="103" w:right="-20"/>
              <w:jc w:val="left"/>
              <w:rPr>
                <w:kern w:val="0"/>
                <w:sz w:val="24"/>
              </w:rPr>
            </w:pPr>
            <w:r>
              <w:rPr>
                <w:kern w:val="0"/>
                <w:sz w:val="24"/>
              </w:rPr>
              <w:t>Fore</w:t>
            </w:r>
            <w:r>
              <w:rPr>
                <w:spacing w:val="-2"/>
                <w:kern w:val="0"/>
                <w:sz w:val="24"/>
              </w:rPr>
              <w:t>m</w:t>
            </w:r>
            <w:r>
              <w:rPr>
                <w:kern w:val="0"/>
                <w:sz w:val="24"/>
              </w:rPr>
              <w:t>ast-behind</w:t>
            </w:r>
          </w:p>
        </w:tc>
        <w:tc>
          <w:tcPr>
            <w:tcW w:w="2693" w:type="dxa"/>
            <w:tcBorders>
              <w:top w:val="single" w:color="000000" w:sz="4" w:space="0"/>
              <w:left w:val="single" w:color="000000" w:sz="4" w:space="0"/>
              <w:bottom w:val="single" w:color="000000" w:sz="4" w:space="0"/>
              <w:right w:val="single" w:color="000000" w:sz="4" w:space="0"/>
            </w:tcBorders>
          </w:tcPr>
          <w:p w14:paraId="3A4B45F8">
            <w:pPr>
              <w:autoSpaceDE w:val="0"/>
              <w:autoSpaceDN w:val="0"/>
              <w:adjustRightInd w:val="0"/>
              <w:spacing w:before="2"/>
              <w:ind w:left="103" w:right="-20"/>
              <w:jc w:val="left"/>
              <w:rPr>
                <w:kern w:val="0"/>
                <w:sz w:val="24"/>
              </w:rPr>
            </w:pPr>
            <w:r>
              <w:rPr>
                <w:kern w:val="0"/>
                <w:sz w:val="24"/>
              </w:rPr>
              <w:t>Main deck ca</w:t>
            </w:r>
            <w:r>
              <w:rPr>
                <w:spacing w:val="-4"/>
                <w:kern w:val="0"/>
                <w:sz w:val="24"/>
              </w:rPr>
              <w:t>r</w:t>
            </w:r>
            <w:r>
              <w:rPr>
                <w:kern w:val="0"/>
                <w:sz w:val="24"/>
              </w:rPr>
              <w:t>go space</w:t>
            </w:r>
          </w:p>
        </w:tc>
      </w:tr>
      <w:tr w14:paraId="35985065">
        <w:tblPrEx>
          <w:tblCellMar>
            <w:top w:w="0" w:type="dxa"/>
            <w:left w:w="0" w:type="dxa"/>
            <w:bottom w:w="0" w:type="dxa"/>
            <w:right w:w="0" w:type="dxa"/>
          </w:tblCellMar>
        </w:tblPrEx>
        <w:trPr>
          <w:trHeight w:val="567" w:hRule="atLeast"/>
        </w:trPr>
        <w:tc>
          <w:tcPr>
            <w:tcW w:w="2268" w:type="dxa"/>
            <w:tcBorders>
              <w:top w:val="single" w:color="000000" w:sz="4" w:space="0"/>
              <w:left w:val="single" w:color="000000" w:sz="4" w:space="0"/>
              <w:bottom w:val="single" w:color="000000" w:sz="4" w:space="0"/>
              <w:right w:val="single" w:color="000000" w:sz="4" w:space="0"/>
            </w:tcBorders>
          </w:tcPr>
          <w:p w14:paraId="75001306">
            <w:pPr>
              <w:autoSpaceDE w:val="0"/>
              <w:autoSpaceDN w:val="0"/>
              <w:adjustRightInd w:val="0"/>
              <w:spacing w:before="2"/>
              <w:ind w:left="103" w:right="27"/>
              <w:jc w:val="left"/>
              <w:rPr>
                <w:kern w:val="0"/>
                <w:sz w:val="24"/>
              </w:rPr>
            </w:pPr>
            <w:r>
              <w:rPr>
                <w:rFonts w:hint="eastAsia"/>
                <w:kern w:val="0"/>
                <w:sz w:val="24"/>
              </w:rPr>
              <w:t xml:space="preserve">500W halogen </w:t>
            </w:r>
            <w:r>
              <w:rPr>
                <w:kern w:val="0"/>
                <w:sz w:val="24"/>
              </w:rPr>
              <w:t>floodlight</w:t>
            </w:r>
          </w:p>
        </w:tc>
        <w:tc>
          <w:tcPr>
            <w:tcW w:w="1080" w:type="dxa"/>
            <w:tcBorders>
              <w:top w:val="single" w:color="000000" w:sz="4" w:space="0"/>
              <w:left w:val="single" w:color="000000" w:sz="4" w:space="0"/>
              <w:bottom w:val="single" w:color="000000" w:sz="4" w:space="0"/>
              <w:right w:val="single" w:color="000000" w:sz="4" w:space="0"/>
            </w:tcBorders>
          </w:tcPr>
          <w:p w14:paraId="55450B33">
            <w:pPr>
              <w:autoSpaceDE w:val="0"/>
              <w:autoSpaceDN w:val="0"/>
              <w:adjustRightInd w:val="0"/>
              <w:spacing w:before="2"/>
              <w:ind w:left="474" w:right="453"/>
              <w:jc w:val="center"/>
              <w:rPr>
                <w:kern w:val="0"/>
                <w:sz w:val="24"/>
              </w:rPr>
            </w:pPr>
            <w:r>
              <w:rPr>
                <w:kern w:val="0"/>
                <w:sz w:val="24"/>
              </w:rPr>
              <w:t>2</w:t>
            </w:r>
          </w:p>
        </w:tc>
        <w:tc>
          <w:tcPr>
            <w:tcW w:w="2202" w:type="dxa"/>
            <w:tcBorders>
              <w:top w:val="single" w:color="000000" w:sz="4" w:space="0"/>
              <w:left w:val="single" w:color="000000" w:sz="4" w:space="0"/>
              <w:bottom w:val="single" w:color="000000" w:sz="4" w:space="0"/>
              <w:right w:val="single" w:color="000000" w:sz="4" w:space="0"/>
            </w:tcBorders>
          </w:tcPr>
          <w:p w14:paraId="6319B702">
            <w:pPr>
              <w:autoSpaceDE w:val="0"/>
              <w:autoSpaceDN w:val="0"/>
              <w:adjustRightInd w:val="0"/>
              <w:spacing w:before="2"/>
              <w:ind w:left="103" w:right="-20"/>
              <w:jc w:val="left"/>
              <w:rPr>
                <w:kern w:val="0"/>
                <w:sz w:val="24"/>
              </w:rPr>
            </w:pPr>
            <w:r>
              <w:rPr>
                <w:kern w:val="0"/>
                <w:sz w:val="24"/>
              </w:rPr>
              <w:t>Fore</w:t>
            </w:r>
            <w:r>
              <w:rPr>
                <w:spacing w:val="-2"/>
                <w:kern w:val="0"/>
                <w:sz w:val="24"/>
              </w:rPr>
              <w:t>m</w:t>
            </w:r>
            <w:r>
              <w:rPr>
                <w:kern w:val="0"/>
                <w:sz w:val="24"/>
              </w:rPr>
              <w:t>ast forward</w:t>
            </w:r>
          </w:p>
        </w:tc>
        <w:tc>
          <w:tcPr>
            <w:tcW w:w="2693" w:type="dxa"/>
            <w:tcBorders>
              <w:top w:val="single" w:color="000000" w:sz="4" w:space="0"/>
              <w:left w:val="single" w:color="000000" w:sz="4" w:space="0"/>
              <w:bottom w:val="single" w:color="000000" w:sz="4" w:space="0"/>
              <w:right w:val="single" w:color="000000" w:sz="4" w:space="0"/>
            </w:tcBorders>
          </w:tcPr>
          <w:p w14:paraId="0919B57C">
            <w:pPr>
              <w:autoSpaceDE w:val="0"/>
              <w:autoSpaceDN w:val="0"/>
              <w:adjustRightInd w:val="0"/>
              <w:spacing w:before="2"/>
              <w:ind w:left="103" w:right="-20"/>
              <w:jc w:val="left"/>
              <w:rPr>
                <w:kern w:val="0"/>
                <w:sz w:val="24"/>
              </w:rPr>
            </w:pPr>
            <w:r>
              <w:rPr>
                <w:kern w:val="0"/>
                <w:sz w:val="24"/>
              </w:rPr>
              <w:t xml:space="preserve">Fore </w:t>
            </w:r>
            <w:r>
              <w:rPr>
                <w:spacing w:val="-2"/>
                <w:kern w:val="0"/>
                <w:sz w:val="24"/>
              </w:rPr>
              <w:t>m</w:t>
            </w:r>
            <w:r>
              <w:rPr>
                <w:kern w:val="0"/>
                <w:sz w:val="24"/>
              </w:rPr>
              <w:t>ooring space</w:t>
            </w:r>
          </w:p>
        </w:tc>
      </w:tr>
      <w:tr w14:paraId="3247E4FB">
        <w:tblPrEx>
          <w:tblCellMar>
            <w:top w:w="0" w:type="dxa"/>
            <w:left w:w="0" w:type="dxa"/>
            <w:bottom w:w="0" w:type="dxa"/>
            <w:right w:w="0" w:type="dxa"/>
          </w:tblCellMar>
        </w:tblPrEx>
        <w:trPr>
          <w:trHeight w:val="283" w:hRule="atLeast"/>
        </w:trPr>
        <w:tc>
          <w:tcPr>
            <w:tcW w:w="2268" w:type="dxa"/>
            <w:tcBorders>
              <w:top w:val="single" w:color="000000" w:sz="4" w:space="0"/>
              <w:left w:val="single" w:color="000000" w:sz="4" w:space="0"/>
              <w:bottom w:val="single" w:color="000000" w:sz="4" w:space="0"/>
              <w:right w:val="single" w:color="000000" w:sz="4" w:space="0"/>
            </w:tcBorders>
          </w:tcPr>
          <w:p w14:paraId="5A9BB8EE">
            <w:pPr>
              <w:autoSpaceDE w:val="0"/>
              <w:autoSpaceDN w:val="0"/>
              <w:adjustRightInd w:val="0"/>
              <w:spacing w:before="2"/>
              <w:ind w:left="103" w:right="-20"/>
              <w:jc w:val="left"/>
              <w:rPr>
                <w:kern w:val="0"/>
                <w:sz w:val="24"/>
              </w:rPr>
            </w:pPr>
            <w:r>
              <w:rPr>
                <w:rFonts w:hint="eastAsia"/>
                <w:kern w:val="0"/>
                <w:sz w:val="24"/>
              </w:rPr>
              <w:t>500W halogen</w:t>
            </w:r>
            <w:r>
              <w:rPr>
                <w:kern w:val="0"/>
                <w:sz w:val="24"/>
              </w:rPr>
              <w:t xml:space="preserve"> la</w:t>
            </w:r>
            <w:r>
              <w:rPr>
                <w:spacing w:val="-2"/>
                <w:kern w:val="0"/>
                <w:sz w:val="24"/>
              </w:rPr>
              <w:t>m</w:t>
            </w:r>
            <w:r>
              <w:rPr>
                <w:kern w:val="0"/>
                <w:sz w:val="24"/>
              </w:rPr>
              <w:t>p</w:t>
            </w:r>
          </w:p>
        </w:tc>
        <w:tc>
          <w:tcPr>
            <w:tcW w:w="1080" w:type="dxa"/>
            <w:tcBorders>
              <w:top w:val="single" w:color="000000" w:sz="4" w:space="0"/>
              <w:left w:val="single" w:color="000000" w:sz="4" w:space="0"/>
              <w:bottom w:val="single" w:color="000000" w:sz="4" w:space="0"/>
              <w:right w:val="single" w:color="000000" w:sz="4" w:space="0"/>
            </w:tcBorders>
          </w:tcPr>
          <w:p w14:paraId="693599CA">
            <w:pPr>
              <w:autoSpaceDE w:val="0"/>
              <w:autoSpaceDN w:val="0"/>
              <w:adjustRightInd w:val="0"/>
              <w:spacing w:before="2"/>
              <w:ind w:left="472" w:right="455"/>
              <w:jc w:val="center"/>
              <w:rPr>
                <w:kern w:val="0"/>
                <w:sz w:val="24"/>
              </w:rPr>
            </w:pPr>
            <w:r>
              <w:rPr>
                <w:kern w:val="0"/>
                <w:sz w:val="24"/>
              </w:rPr>
              <w:t>2</w:t>
            </w:r>
          </w:p>
        </w:tc>
        <w:tc>
          <w:tcPr>
            <w:tcW w:w="2202" w:type="dxa"/>
            <w:tcBorders>
              <w:top w:val="single" w:color="000000" w:sz="4" w:space="0"/>
              <w:left w:val="single" w:color="000000" w:sz="4" w:space="0"/>
              <w:bottom w:val="single" w:color="000000" w:sz="4" w:space="0"/>
              <w:right w:val="single" w:color="000000" w:sz="4" w:space="0"/>
            </w:tcBorders>
          </w:tcPr>
          <w:p w14:paraId="12A9606D">
            <w:pPr>
              <w:autoSpaceDE w:val="0"/>
              <w:autoSpaceDN w:val="0"/>
              <w:adjustRightInd w:val="0"/>
              <w:spacing w:before="2"/>
              <w:ind w:left="102" w:right="-20"/>
              <w:jc w:val="left"/>
              <w:rPr>
                <w:kern w:val="0"/>
                <w:sz w:val="24"/>
              </w:rPr>
            </w:pPr>
            <w:r>
              <w:rPr>
                <w:kern w:val="0"/>
                <w:sz w:val="24"/>
              </w:rPr>
              <w:t>Navigation deck after</w:t>
            </w:r>
          </w:p>
        </w:tc>
        <w:tc>
          <w:tcPr>
            <w:tcW w:w="2693" w:type="dxa"/>
            <w:tcBorders>
              <w:top w:val="single" w:color="000000" w:sz="4" w:space="0"/>
              <w:left w:val="single" w:color="000000" w:sz="4" w:space="0"/>
              <w:bottom w:val="single" w:color="000000" w:sz="4" w:space="0"/>
              <w:right w:val="single" w:color="000000" w:sz="4" w:space="0"/>
            </w:tcBorders>
          </w:tcPr>
          <w:p w14:paraId="6D4570A2">
            <w:pPr>
              <w:autoSpaceDE w:val="0"/>
              <w:autoSpaceDN w:val="0"/>
              <w:adjustRightInd w:val="0"/>
              <w:spacing w:before="2"/>
              <w:ind w:left="104" w:right="-20"/>
              <w:jc w:val="left"/>
              <w:rPr>
                <w:kern w:val="0"/>
                <w:sz w:val="24"/>
              </w:rPr>
            </w:pPr>
            <w:r>
              <w:rPr>
                <w:kern w:val="0"/>
                <w:sz w:val="24"/>
              </w:rPr>
              <w:t xml:space="preserve">Funnel </w:t>
            </w:r>
            <w:r>
              <w:rPr>
                <w:spacing w:val="-2"/>
                <w:kern w:val="0"/>
                <w:sz w:val="24"/>
              </w:rPr>
              <w:t>m</w:t>
            </w:r>
            <w:r>
              <w:rPr>
                <w:kern w:val="0"/>
                <w:sz w:val="24"/>
              </w:rPr>
              <w:t>ark</w:t>
            </w:r>
          </w:p>
        </w:tc>
      </w:tr>
      <w:tr w14:paraId="76506C0F">
        <w:tblPrEx>
          <w:tblCellMar>
            <w:top w:w="0" w:type="dxa"/>
            <w:left w:w="0" w:type="dxa"/>
            <w:bottom w:w="0" w:type="dxa"/>
            <w:right w:w="0" w:type="dxa"/>
          </w:tblCellMar>
        </w:tblPrEx>
        <w:trPr>
          <w:trHeight w:val="283" w:hRule="atLeast"/>
        </w:trPr>
        <w:tc>
          <w:tcPr>
            <w:tcW w:w="2268" w:type="dxa"/>
            <w:tcBorders>
              <w:top w:val="single" w:color="000000" w:sz="4" w:space="0"/>
              <w:left w:val="single" w:color="000000" w:sz="4" w:space="0"/>
              <w:bottom w:val="single" w:color="000000" w:sz="4" w:space="0"/>
              <w:right w:val="single" w:color="000000" w:sz="4" w:space="0"/>
            </w:tcBorders>
          </w:tcPr>
          <w:p w14:paraId="4E5472DD">
            <w:pPr>
              <w:autoSpaceDE w:val="0"/>
              <w:autoSpaceDN w:val="0"/>
              <w:adjustRightInd w:val="0"/>
              <w:spacing w:before="2"/>
              <w:ind w:left="103" w:right="-20"/>
              <w:jc w:val="left"/>
              <w:rPr>
                <w:kern w:val="0"/>
                <w:sz w:val="24"/>
              </w:rPr>
            </w:pPr>
            <w:r>
              <w:rPr>
                <w:rFonts w:hint="eastAsia"/>
                <w:kern w:val="0"/>
                <w:sz w:val="24"/>
              </w:rPr>
              <w:t>500W halogen</w:t>
            </w:r>
            <w:r>
              <w:rPr>
                <w:kern w:val="0"/>
                <w:sz w:val="24"/>
              </w:rPr>
              <w:t xml:space="preserve"> la</w:t>
            </w:r>
            <w:r>
              <w:rPr>
                <w:spacing w:val="-2"/>
                <w:kern w:val="0"/>
                <w:sz w:val="24"/>
              </w:rPr>
              <w:t>m</w:t>
            </w:r>
            <w:r>
              <w:rPr>
                <w:kern w:val="0"/>
                <w:sz w:val="24"/>
              </w:rPr>
              <w:t>p</w:t>
            </w:r>
          </w:p>
        </w:tc>
        <w:tc>
          <w:tcPr>
            <w:tcW w:w="1080" w:type="dxa"/>
            <w:tcBorders>
              <w:top w:val="single" w:color="000000" w:sz="4" w:space="0"/>
              <w:left w:val="single" w:color="000000" w:sz="4" w:space="0"/>
              <w:bottom w:val="single" w:color="000000" w:sz="4" w:space="0"/>
              <w:right w:val="single" w:color="000000" w:sz="4" w:space="0"/>
            </w:tcBorders>
          </w:tcPr>
          <w:p w14:paraId="5DDF6E15">
            <w:pPr>
              <w:autoSpaceDE w:val="0"/>
              <w:autoSpaceDN w:val="0"/>
              <w:adjustRightInd w:val="0"/>
              <w:spacing w:before="2"/>
              <w:ind w:left="471" w:right="456"/>
              <w:jc w:val="center"/>
              <w:rPr>
                <w:kern w:val="0"/>
                <w:sz w:val="24"/>
              </w:rPr>
            </w:pPr>
            <w:r>
              <w:rPr>
                <w:kern w:val="0"/>
                <w:sz w:val="24"/>
              </w:rPr>
              <w:t>2</w:t>
            </w:r>
          </w:p>
        </w:tc>
        <w:tc>
          <w:tcPr>
            <w:tcW w:w="2202" w:type="dxa"/>
            <w:tcBorders>
              <w:top w:val="single" w:color="000000" w:sz="4" w:space="0"/>
              <w:left w:val="single" w:color="000000" w:sz="4" w:space="0"/>
              <w:bottom w:val="single" w:color="000000" w:sz="4" w:space="0"/>
              <w:right w:val="single" w:color="000000" w:sz="4" w:space="0"/>
            </w:tcBorders>
          </w:tcPr>
          <w:p w14:paraId="6E51619D">
            <w:pPr>
              <w:autoSpaceDE w:val="0"/>
              <w:autoSpaceDN w:val="0"/>
              <w:adjustRightInd w:val="0"/>
              <w:spacing w:before="2"/>
              <w:ind w:left="101" w:right="-20"/>
              <w:jc w:val="left"/>
              <w:rPr>
                <w:kern w:val="0"/>
                <w:sz w:val="24"/>
              </w:rPr>
            </w:pPr>
            <w:r>
              <w:rPr>
                <w:kern w:val="0"/>
                <w:sz w:val="24"/>
              </w:rPr>
              <w:t xml:space="preserve">Navigation deck </w:t>
            </w:r>
            <w:r>
              <w:rPr>
                <w:rFonts w:hint="eastAsia"/>
                <w:kern w:val="0"/>
                <w:sz w:val="24"/>
              </w:rPr>
              <w:t xml:space="preserve">both </w:t>
            </w:r>
            <w:r>
              <w:rPr>
                <w:kern w:val="0"/>
                <w:sz w:val="24"/>
              </w:rPr>
              <w:t>side</w:t>
            </w:r>
          </w:p>
        </w:tc>
        <w:tc>
          <w:tcPr>
            <w:tcW w:w="2693" w:type="dxa"/>
            <w:tcBorders>
              <w:top w:val="single" w:color="000000" w:sz="4" w:space="0"/>
              <w:left w:val="single" w:color="000000" w:sz="4" w:space="0"/>
              <w:bottom w:val="single" w:color="000000" w:sz="4" w:space="0"/>
              <w:right w:val="single" w:color="000000" w:sz="4" w:space="0"/>
            </w:tcBorders>
          </w:tcPr>
          <w:p w14:paraId="430BEECC">
            <w:pPr>
              <w:autoSpaceDE w:val="0"/>
              <w:autoSpaceDN w:val="0"/>
              <w:adjustRightInd w:val="0"/>
              <w:spacing w:before="2"/>
              <w:ind w:left="103" w:right="-20"/>
              <w:jc w:val="left"/>
              <w:rPr>
                <w:kern w:val="0"/>
                <w:sz w:val="24"/>
              </w:rPr>
            </w:pPr>
            <w:r>
              <w:rPr>
                <w:kern w:val="0"/>
                <w:sz w:val="24"/>
              </w:rPr>
              <w:t>Ship’</w:t>
            </w:r>
            <w:r>
              <w:rPr>
                <w:spacing w:val="-18"/>
                <w:kern w:val="0"/>
                <w:sz w:val="24"/>
              </w:rPr>
              <w:t xml:space="preserve"> </w:t>
            </w:r>
            <w:r>
              <w:rPr>
                <w:kern w:val="0"/>
                <w:sz w:val="24"/>
              </w:rPr>
              <w:t>na</w:t>
            </w:r>
            <w:r>
              <w:rPr>
                <w:spacing w:val="-2"/>
                <w:kern w:val="0"/>
                <w:sz w:val="24"/>
              </w:rPr>
              <w:t>m</w:t>
            </w:r>
            <w:r>
              <w:rPr>
                <w:kern w:val="0"/>
                <w:sz w:val="24"/>
              </w:rPr>
              <w:t>e</w:t>
            </w:r>
          </w:p>
        </w:tc>
      </w:tr>
      <w:tr w14:paraId="382EC41C">
        <w:tblPrEx>
          <w:tblCellMar>
            <w:top w:w="0" w:type="dxa"/>
            <w:left w:w="0" w:type="dxa"/>
            <w:bottom w:w="0" w:type="dxa"/>
            <w:right w:w="0" w:type="dxa"/>
          </w:tblCellMar>
        </w:tblPrEx>
        <w:trPr>
          <w:trHeight w:val="283" w:hRule="atLeast"/>
        </w:trPr>
        <w:tc>
          <w:tcPr>
            <w:tcW w:w="2268" w:type="dxa"/>
            <w:tcBorders>
              <w:top w:val="single" w:color="000000" w:sz="4" w:space="0"/>
              <w:left w:val="single" w:color="000000" w:sz="4" w:space="0"/>
              <w:bottom w:val="single" w:color="000000" w:sz="4" w:space="0"/>
              <w:right w:val="single" w:color="000000" w:sz="4" w:space="0"/>
            </w:tcBorders>
          </w:tcPr>
          <w:p w14:paraId="16466535">
            <w:pPr>
              <w:autoSpaceDE w:val="0"/>
              <w:autoSpaceDN w:val="0"/>
              <w:adjustRightInd w:val="0"/>
              <w:spacing w:before="2"/>
              <w:ind w:left="103" w:right="-20"/>
              <w:jc w:val="left"/>
              <w:rPr>
                <w:kern w:val="0"/>
                <w:sz w:val="24"/>
              </w:rPr>
            </w:pPr>
            <w:r>
              <w:rPr>
                <w:rFonts w:hint="eastAsia"/>
                <w:kern w:val="0"/>
                <w:sz w:val="24"/>
              </w:rPr>
              <w:t>500W halogen</w:t>
            </w:r>
            <w:r>
              <w:rPr>
                <w:kern w:val="0"/>
                <w:sz w:val="24"/>
              </w:rPr>
              <w:t xml:space="preserve"> la</w:t>
            </w:r>
            <w:r>
              <w:rPr>
                <w:spacing w:val="-2"/>
                <w:kern w:val="0"/>
                <w:sz w:val="24"/>
              </w:rPr>
              <w:t>m</w:t>
            </w:r>
            <w:r>
              <w:rPr>
                <w:kern w:val="0"/>
                <w:sz w:val="24"/>
              </w:rPr>
              <w:t>p</w:t>
            </w:r>
          </w:p>
        </w:tc>
        <w:tc>
          <w:tcPr>
            <w:tcW w:w="1080" w:type="dxa"/>
            <w:tcBorders>
              <w:top w:val="single" w:color="000000" w:sz="4" w:space="0"/>
              <w:left w:val="single" w:color="000000" w:sz="4" w:space="0"/>
              <w:bottom w:val="single" w:color="000000" w:sz="4" w:space="0"/>
              <w:right w:val="single" w:color="000000" w:sz="4" w:space="0"/>
            </w:tcBorders>
          </w:tcPr>
          <w:p w14:paraId="2BD97AE1">
            <w:pPr>
              <w:autoSpaceDE w:val="0"/>
              <w:autoSpaceDN w:val="0"/>
              <w:adjustRightInd w:val="0"/>
              <w:spacing w:before="2"/>
              <w:ind w:left="472" w:right="455"/>
              <w:jc w:val="center"/>
              <w:rPr>
                <w:kern w:val="0"/>
                <w:sz w:val="24"/>
              </w:rPr>
            </w:pPr>
            <w:r>
              <w:rPr>
                <w:kern w:val="0"/>
                <w:sz w:val="24"/>
              </w:rPr>
              <w:t>2</w:t>
            </w:r>
          </w:p>
        </w:tc>
        <w:tc>
          <w:tcPr>
            <w:tcW w:w="2202" w:type="dxa"/>
            <w:tcBorders>
              <w:top w:val="single" w:color="000000" w:sz="4" w:space="0"/>
              <w:left w:val="single" w:color="000000" w:sz="4" w:space="0"/>
              <w:bottom w:val="single" w:color="000000" w:sz="4" w:space="0"/>
              <w:right w:val="single" w:color="000000" w:sz="4" w:space="0"/>
            </w:tcBorders>
          </w:tcPr>
          <w:p w14:paraId="2917C99A">
            <w:pPr>
              <w:autoSpaceDE w:val="0"/>
              <w:autoSpaceDN w:val="0"/>
              <w:adjustRightInd w:val="0"/>
              <w:spacing w:before="2"/>
              <w:ind w:left="102" w:right="-20"/>
              <w:jc w:val="left"/>
              <w:rPr>
                <w:kern w:val="0"/>
                <w:sz w:val="24"/>
              </w:rPr>
            </w:pPr>
            <w:r>
              <w:rPr>
                <w:spacing w:val="-5"/>
                <w:kern w:val="0"/>
                <w:sz w:val="24"/>
              </w:rPr>
              <w:t>S</w:t>
            </w:r>
            <w:r>
              <w:rPr>
                <w:spacing w:val="1"/>
                <w:kern w:val="0"/>
                <w:sz w:val="24"/>
              </w:rPr>
              <w:t>t</w:t>
            </w:r>
            <w:r>
              <w:rPr>
                <w:kern w:val="0"/>
                <w:sz w:val="24"/>
              </w:rPr>
              <w:t>ern</w:t>
            </w:r>
          </w:p>
        </w:tc>
        <w:tc>
          <w:tcPr>
            <w:tcW w:w="2693" w:type="dxa"/>
            <w:tcBorders>
              <w:top w:val="single" w:color="000000" w:sz="4" w:space="0"/>
              <w:left w:val="single" w:color="000000" w:sz="4" w:space="0"/>
              <w:bottom w:val="single" w:color="000000" w:sz="4" w:space="0"/>
              <w:right w:val="single" w:color="000000" w:sz="4" w:space="0"/>
            </w:tcBorders>
          </w:tcPr>
          <w:p w14:paraId="69F77B2E">
            <w:pPr>
              <w:autoSpaceDE w:val="0"/>
              <w:autoSpaceDN w:val="0"/>
              <w:adjustRightInd w:val="0"/>
              <w:spacing w:before="2"/>
              <w:ind w:left="102" w:right="-20"/>
              <w:jc w:val="left"/>
              <w:rPr>
                <w:kern w:val="0"/>
                <w:sz w:val="24"/>
              </w:rPr>
            </w:pPr>
            <w:r>
              <w:rPr>
                <w:spacing w:val="-5"/>
                <w:kern w:val="0"/>
                <w:sz w:val="24"/>
              </w:rPr>
              <w:t>S</w:t>
            </w:r>
            <w:r>
              <w:rPr>
                <w:spacing w:val="1"/>
                <w:kern w:val="0"/>
                <w:sz w:val="24"/>
              </w:rPr>
              <w:t>t</w:t>
            </w:r>
            <w:r>
              <w:rPr>
                <w:kern w:val="0"/>
                <w:sz w:val="24"/>
              </w:rPr>
              <w:t xml:space="preserve">ern </w:t>
            </w:r>
            <w:r>
              <w:rPr>
                <w:spacing w:val="-2"/>
                <w:kern w:val="0"/>
                <w:sz w:val="24"/>
              </w:rPr>
              <w:t>m</w:t>
            </w:r>
            <w:r>
              <w:rPr>
                <w:kern w:val="0"/>
                <w:sz w:val="24"/>
              </w:rPr>
              <w:t>ooring space</w:t>
            </w:r>
          </w:p>
        </w:tc>
      </w:tr>
      <w:tr w14:paraId="57B4F5FB">
        <w:tblPrEx>
          <w:tblCellMar>
            <w:top w:w="0" w:type="dxa"/>
            <w:left w:w="0" w:type="dxa"/>
            <w:bottom w:w="0" w:type="dxa"/>
            <w:right w:w="0" w:type="dxa"/>
          </w:tblCellMar>
        </w:tblPrEx>
        <w:trPr>
          <w:trHeight w:val="283" w:hRule="atLeast"/>
        </w:trPr>
        <w:tc>
          <w:tcPr>
            <w:tcW w:w="2268" w:type="dxa"/>
            <w:tcBorders>
              <w:top w:val="single" w:color="000000" w:sz="4" w:space="0"/>
              <w:left w:val="single" w:color="000000" w:sz="4" w:space="0"/>
              <w:bottom w:val="single" w:color="000000" w:sz="4" w:space="0"/>
              <w:right w:val="single" w:color="000000" w:sz="4" w:space="0"/>
            </w:tcBorders>
          </w:tcPr>
          <w:p w14:paraId="124578BE">
            <w:pPr>
              <w:autoSpaceDE w:val="0"/>
              <w:autoSpaceDN w:val="0"/>
              <w:adjustRightInd w:val="0"/>
              <w:spacing w:before="2"/>
              <w:ind w:left="103" w:right="-20"/>
              <w:jc w:val="left"/>
              <w:rPr>
                <w:kern w:val="0"/>
                <w:sz w:val="24"/>
              </w:rPr>
            </w:pPr>
            <w:r>
              <w:rPr>
                <w:rFonts w:hint="eastAsia"/>
                <w:kern w:val="0"/>
                <w:sz w:val="24"/>
              </w:rPr>
              <w:t>500W halogen</w:t>
            </w:r>
            <w:r>
              <w:rPr>
                <w:kern w:val="0"/>
                <w:sz w:val="24"/>
              </w:rPr>
              <w:t xml:space="preserve"> la</w:t>
            </w:r>
            <w:r>
              <w:rPr>
                <w:spacing w:val="-2"/>
                <w:kern w:val="0"/>
                <w:sz w:val="24"/>
              </w:rPr>
              <w:t>m</w:t>
            </w:r>
            <w:r>
              <w:rPr>
                <w:kern w:val="0"/>
                <w:sz w:val="24"/>
              </w:rPr>
              <w:t>p</w:t>
            </w:r>
          </w:p>
        </w:tc>
        <w:tc>
          <w:tcPr>
            <w:tcW w:w="1080" w:type="dxa"/>
            <w:tcBorders>
              <w:top w:val="single" w:color="000000" w:sz="4" w:space="0"/>
              <w:left w:val="single" w:color="000000" w:sz="4" w:space="0"/>
              <w:bottom w:val="single" w:color="000000" w:sz="4" w:space="0"/>
              <w:right w:val="single" w:color="000000" w:sz="4" w:space="0"/>
            </w:tcBorders>
          </w:tcPr>
          <w:p w14:paraId="6E58E52E">
            <w:pPr>
              <w:autoSpaceDE w:val="0"/>
              <w:autoSpaceDN w:val="0"/>
              <w:adjustRightInd w:val="0"/>
              <w:spacing w:before="2"/>
              <w:ind w:left="471" w:right="456"/>
              <w:jc w:val="center"/>
              <w:rPr>
                <w:kern w:val="0"/>
                <w:sz w:val="24"/>
              </w:rPr>
            </w:pPr>
            <w:r>
              <w:rPr>
                <w:kern w:val="0"/>
                <w:sz w:val="24"/>
              </w:rPr>
              <w:t>2</w:t>
            </w:r>
          </w:p>
        </w:tc>
        <w:tc>
          <w:tcPr>
            <w:tcW w:w="2202" w:type="dxa"/>
            <w:tcBorders>
              <w:top w:val="single" w:color="000000" w:sz="4" w:space="0"/>
              <w:left w:val="single" w:color="000000" w:sz="4" w:space="0"/>
              <w:bottom w:val="single" w:color="000000" w:sz="4" w:space="0"/>
              <w:right w:val="single" w:color="000000" w:sz="4" w:space="0"/>
            </w:tcBorders>
          </w:tcPr>
          <w:p w14:paraId="4CD108C5">
            <w:pPr>
              <w:autoSpaceDE w:val="0"/>
              <w:autoSpaceDN w:val="0"/>
              <w:adjustRightInd w:val="0"/>
              <w:spacing w:before="2"/>
              <w:ind w:left="101" w:right="-20"/>
              <w:jc w:val="left"/>
              <w:rPr>
                <w:kern w:val="0"/>
                <w:sz w:val="24"/>
              </w:rPr>
            </w:pPr>
            <w:r>
              <w:rPr>
                <w:kern w:val="0"/>
                <w:sz w:val="24"/>
              </w:rPr>
              <w:t>Navigation deck</w:t>
            </w:r>
          </w:p>
        </w:tc>
        <w:tc>
          <w:tcPr>
            <w:tcW w:w="2693" w:type="dxa"/>
            <w:tcBorders>
              <w:top w:val="single" w:color="000000" w:sz="4" w:space="0"/>
              <w:left w:val="single" w:color="000000" w:sz="4" w:space="0"/>
              <w:bottom w:val="single" w:color="000000" w:sz="4" w:space="0"/>
              <w:right w:val="single" w:color="000000" w:sz="4" w:space="0"/>
            </w:tcBorders>
          </w:tcPr>
          <w:p w14:paraId="28FA57BB">
            <w:pPr>
              <w:autoSpaceDE w:val="0"/>
              <w:autoSpaceDN w:val="0"/>
              <w:adjustRightInd w:val="0"/>
              <w:spacing w:before="2"/>
              <w:ind w:left="102" w:right="-20"/>
              <w:jc w:val="left"/>
              <w:rPr>
                <w:kern w:val="0"/>
                <w:sz w:val="24"/>
              </w:rPr>
            </w:pPr>
            <w:r>
              <w:rPr>
                <w:kern w:val="0"/>
                <w:sz w:val="24"/>
              </w:rPr>
              <w:t>Main deck ca</w:t>
            </w:r>
            <w:r>
              <w:rPr>
                <w:spacing w:val="-4"/>
                <w:kern w:val="0"/>
                <w:sz w:val="24"/>
              </w:rPr>
              <w:t>r</w:t>
            </w:r>
            <w:r>
              <w:rPr>
                <w:kern w:val="0"/>
                <w:sz w:val="24"/>
              </w:rPr>
              <w:t>go space</w:t>
            </w:r>
          </w:p>
        </w:tc>
      </w:tr>
      <w:tr w14:paraId="622512C5">
        <w:tblPrEx>
          <w:tblCellMar>
            <w:top w:w="0" w:type="dxa"/>
            <w:left w:w="0" w:type="dxa"/>
            <w:bottom w:w="0" w:type="dxa"/>
            <w:right w:w="0" w:type="dxa"/>
          </w:tblCellMar>
        </w:tblPrEx>
        <w:trPr>
          <w:trHeight w:val="567" w:hRule="atLeast"/>
        </w:trPr>
        <w:tc>
          <w:tcPr>
            <w:tcW w:w="2268" w:type="dxa"/>
            <w:tcBorders>
              <w:top w:val="single" w:color="000000" w:sz="4" w:space="0"/>
              <w:left w:val="single" w:color="000000" w:sz="4" w:space="0"/>
              <w:bottom w:val="single" w:color="000000" w:sz="4" w:space="0"/>
              <w:right w:val="single" w:color="000000" w:sz="4" w:space="0"/>
            </w:tcBorders>
          </w:tcPr>
          <w:p w14:paraId="0849AA2C">
            <w:pPr>
              <w:autoSpaceDE w:val="0"/>
              <w:autoSpaceDN w:val="0"/>
              <w:adjustRightInd w:val="0"/>
              <w:spacing w:before="2"/>
              <w:ind w:left="103" w:right="-20"/>
              <w:jc w:val="left"/>
              <w:rPr>
                <w:kern w:val="0"/>
                <w:sz w:val="24"/>
              </w:rPr>
            </w:pPr>
            <w:r>
              <w:rPr>
                <w:rFonts w:hint="eastAsia"/>
                <w:kern w:val="0"/>
                <w:sz w:val="24"/>
              </w:rPr>
              <w:t>500W halogen</w:t>
            </w:r>
            <w:r>
              <w:rPr>
                <w:kern w:val="0"/>
                <w:sz w:val="24"/>
              </w:rPr>
              <w:t>la</w:t>
            </w:r>
            <w:r>
              <w:rPr>
                <w:spacing w:val="-2"/>
                <w:kern w:val="0"/>
                <w:sz w:val="24"/>
              </w:rPr>
              <w:t>m</w:t>
            </w:r>
            <w:r>
              <w:rPr>
                <w:kern w:val="0"/>
                <w:sz w:val="24"/>
              </w:rPr>
              <w:t>p</w:t>
            </w:r>
          </w:p>
        </w:tc>
        <w:tc>
          <w:tcPr>
            <w:tcW w:w="1080" w:type="dxa"/>
            <w:tcBorders>
              <w:top w:val="single" w:color="000000" w:sz="4" w:space="0"/>
              <w:left w:val="single" w:color="000000" w:sz="4" w:space="0"/>
              <w:bottom w:val="single" w:color="000000" w:sz="4" w:space="0"/>
              <w:right w:val="single" w:color="000000" w:sz="4" w:space="0"/>
            </w:tcBorders>
          </w:tcPr>
          <w:p w14:paraId="3FDDDA08">
            <w:pPr>
              <w:autoSpaceDE w:val="0"/>
              <w:autoSpaceDN w:val="0"/>
              <w:adjustRightInd w:val="0"/>
              <w:spacing w:before="2"/>
              <w:ind w:left="472" w:right="455"/>
              <w:jc w:val="center"/>
              <w:rPr>
                <w:kern w:val="0"/>
                <w:sz w:val="24"/>
              </w:rPr>
            </w:pPr>
            <w:r>
              <w:rPr>
                <w:rFonts w:hint="eastAsia"/>
                <w:kern w:val="0"/>
                <w:sz w:val="24"/>
              </w:rPr>
              <w:t>6</w:t>
            </w:r>
          </w:p>
        </w:tc>
        <w:tc>
          <w:tcPr>
            <w:tcW w:w="2202" w:type="dxa"/>
            <w:tcBorders>
              <w:top w:val="single" w:color="000000" w:sz="4" w:space="0"/>
              <w:left w:val="single" w:color="000000" w:sz="4" w:space="0"/>
              <w:bottom w:val="single" w:color="000000" w:sz="4" w:space="0"/>
              <w:right w:val="single" w:color="000000" w:sz="4" w:space="0"/>
            </w:tcBorders>
          </w:tcPr>
          <w:p w14:paraId="2E25F739">
            <w:pPr>
              <w:autoSpaceDE w:val="0"/>
              <w:autoSpaceDN w:val="0"/>
              <w:adjustRightInd w:val="0"/>
              <w:spacing w:before="2"/>
              <w:ind w:left="102" w:right="-20"/>
              <w:jc w:val="left"/>
              <w:rPr>
                <w:kern w:val="0"/>
                <w:sz w:val="24"/>
              </w:rPr>
            </w:pPr>
            <w:r>
              <w:rPr>
                <w:rFonts w:hint="eastAsia"/>
                <w:kern w:val="0"/>
                <w:sz w:val="24"/>
              </w:rPr>
              <w:t>Fo</w:t>
            </w:r>
            <w:r>
              <w:rPr>
                <w:kern w:val="0"/>
                <w:sz w:val="24"/>
              </w:rPr>
              <w:t>re</w:t>
            </w:r>
            <w:r>
              <w:rPr>
                <w:rFonts w:hint="eastAsia"/>
                <w:kern w:val="0"/>
                <w:sz w:val="24"/>
              </w:rPr>
              <w:t xml:space="preserve">, </w:t>
            </w:r>
            <w:r>
              <w:rPr>
                <w:kern w:val="0"/>
                <w:sz w:val="24"/>
              </w:rPr>
              <w:t>mid</w:t>
            </w:r>
            <w:r>
              <w:rPr>
                <w:rFonts w:hint="eastAsia"/>
                <w:kern w:val="0"/>
                <w:sz w:val="24"/>
              </w:rPr>
              <w:t>ship and s</w:t>
            </w:r>
            <w:r>
              <w:rPr>
                <w:kern w:val="0"/>
                <w:sz w:val="24"/>
              </w:rPr>
              <w:t>tern</w:t>
            </w:r>
            <w:r>
              <w:rPr>
                <w:rFonts w:hint="eastAsia"/>
                <w:kern w:val="0"/>
                <w:sz w:val="24"/>
              </w:rPr>
              <w:t xml:space="preserve"> </w:t>
            </w:r>
            <w:r>
              <w:rPr>
                <w:kern w:val="0"/>
                <w:sz w:val="24"/>
              </w:rPr>
              <w:t xml:space="preserve">both </w:t>
            </w:r>
            <w:r>
              <w:rPr>
                <w:rFonts w:hint="eastAsia"/>
                <w:kern w:val="0"/>
                <w:sz w:val="24"/>
              </w:rPr>
              <w:t>sides</w:t>
            </w:r>
          </w:p>
        </w:tc>
        <w:tc>
          <w:tcPr>
            <w:tcW w:w="2693" w:type="dxa"/>
            <w:tcBorders>
              <w:top w:val="single" w:color="000000" w:sz="4" w:space="0"/>
              <w:left w:val="single" w:color="000000" w:sz="4" w:space="0"/>
              <w:bottom w:val="single" w:color="000000" w:sz="4" w:space="0"/>
              <w:right w:val="single" w:color="000000" w:sz="4" w:space="0"/>
            </w:tcBorders>
          </w:tcPr>
          <w:p w14:paraId="2168068C">
            <w:pPr>
              <w:spacing w:line="240" w:lineRule="exact"/>
              <w:ind w:firstLine="120" w:firstLineChars="50"/>
              <w:rPr>
                <w:kern w:val="0"/>
                <w:sz w:val="24"/>
              </w:rPr>
            </w:pPr>
            <w:r>
              <w:rPr>
                <w:rFonts w:hint="eastAsia"/>
                <w:kern w:val="0"/>
                <w:sz w:val="24"/>
              </w:rPr>
              <w:t xml:space="preserve">Ship surrounding area </w:t>
            </w:r>
          </w:p>
          <w:p w14:paraId="01269377">
            <w:pPr>
              <w:autoSpaceDE w:val="0"/>
              <w:autoSpaceDN w:val="0"/>
              <w:adjustRightInd w:val="0"/>
              <w:spacing w:before="2"/>
              <w:ind w:left="102" w:right="-20"/>
              <w:jc w:val="left"/>
              <w:rPr>
                <w:kern w:val="0"/>
                <w:sz w:val="24"/>
              </w:rPr>
            </w:pPr>
            <w:r>
              <w:rPr>
                <w:rFonts w:hint="eastAsia"/>
                <w:kern w:val="0"/>
                <w:sz w:val="24"/>
              </w:rPr>
              <w:t>for ISPS requirement</w:t>
            </w:r>
          </w:p>
        </w:tc>
      </w:tr>
      <w:tr w14:paraId="2006F31E">
        <w:tblPrEx>
          <w:tblCellMar>
            <w:top w:w="0" w:type="dxa"/>
            <w:left w:w="0" w:type="dxa"/>
            <w:bottom w:w="0" w:type="dxa"/>
            <w:right w:w="0" w:type="dxa"/>
          </w:tblCellMar>
        </w:tblPrEx>
        <w:trPr>
          <w:trHeight w:val="283" w:hRule="atLeast"/>
        </w:trPr>
        <w:tc>
          <w:tcPr>
            <w:tcW w:w="2268" w:type="dxa"/>
            <w:tcBorders>
              <w:top w:val="single" w:color="000000" w:sz="4" w:space="0"/>
              <w:left w:val="single" w:color="000000" w:sz="4" w:space="0"/>
              <w:bottom w:val="single" w:color="000000" w:sz="4" w:space="0"/>
              <w:right w:val="single" w:color="000000" w:sz="4" w:space="0"/>
            </w:tcBorders>
          </w:tcPr>
          <w:p w14:paraId="7A1AC905">
            <w:pPr>
              <w:autoSpaceDE w:val="0"/>
              <w:autoSpaceDN w:val="0"/>
              <w:adjustRightInd w:val="0"/>
              <w:spacing w:before="2"/>
              <w:ind w:left="103" w:right="-20"/>
              <w:jc w:val="left"/>
              <w:rPr>
                <w:kern w:val="0"/>
                <w:sz w:val="24"/>
              </w:rPr>
            </w:pPr>
            <w:r>
              <w:rPr>
                <w:rFonts w:hint="eastAsia"/>
                <w:kern w:val="0"/>
                <w:sz w:val="24"/>
              </w:rPr>
              <w:t>500W halogen</w:t>
            </w:r>
            <w:r>
              <w:rPr>
                <w:kern w:val="0"/>
                <w:sz w:val="24"/>
              </w:rPr>
              <w:t xml:space="preserve"> la</w:t>
            </w:r>
            <w:r>
              <w:rPr>
                <w:spacing w:val="-2"/>
                <w:kern w:val="0"/>
                <w:sz w:val="24"/>
              </w:rPr>
              <w:t>m</w:t>
            </w:r>
            <w:r>
              <w:rPr>
                <w:kern w:val="0"/>
                <w:sz w:val="24"/>
              </w:rPr>
              <w:t>p</w:t>
            </w:r>
          </w:p>
        </w:tc>
        <w:tc>
          <w:tcPr>
            <w:tcW w:w="1080" w:type="dxa"/>
            <w:tcBorders>
              <w:top w:val="single" w:color="000000" w:sz="4" w:space="0"/>
              <w:left w:val="single" w:color="000000" w:sz="4" w:space="0"/>
              <w:bottom w:val="single" w:color="000000" w:sz="4" w:space="0"/>
              <w:right w:val="single" w:color="000000" w:sz="4" w:space="0"/>
            </w:tcBorders>
          </w:tcPr>
          <w:p w14:paraId="1E99DCCC">
            <w:pPr>
              <w:autoSpaceDE w:val="0"/>
              <w:autoSpaceDN w:val="0"/>
              <w:adjustRightInd w:val="0"/>
              <w:spacing w:before="2"/>
              <w:ind w:left="472" w:right="455"/>
              <w:jc w:val="center"/>
              <w:rPr>
                <w:kern w:val="0"/>
                <w:sz w:val="24"/>
              </w:rPr>
            </w:pPr>
            <w:r>
              <w:rPr>
                <w:kern w:val="0"/>
                <w:sz w:val="24"/>
              </w:rPr>
              <w:t>2</w:t>
            </w:r>
          </w:p>
        </w:tc>
        <w:tc>
          <w:tcPr>
            <w:tcW w:w="2202" w:type="dxa"/>
            <w:tcBorders>
              <w:top w:val="single" w:color="000000" w:sz="4" w:space="0"/>
              <w:left w:val="single" w:color="000000" w:sz="4" w:space="0"/>
              <w:bottom w:val="single" w:color="000000" w:sz="4" w:space="0"/>
              <w:right w:val="single" w:color="000000" w:sz="4" w:space="0"/>
            </w:tcBorders>
          </w:tcPr>
          <w:p w14:paraId="40D95102">
            <w:pPr>
              <w:autoSpaceDE w:val="0"/>
              <w:autoSpaceDN w:val="0"/>
              <w:adjustRightInd w:val="0"/>
              <w:spacing w:before="2"/>
              <w:ind w:left="102" w:right="-20"/>
              <w:jc w:val="left"/>
              <w:rPr>
                <w:kern w:val="0"/>
                <w:sz w:val="24"/>
              </w:rPr>
            </w:pPr>
            <w:r>
              <w:rPr>
                <w:kern w:val="0"/>
                <w:sz w:val="24"/>
              </w:rPr>
              <w:t>Main deck side</w:t>
            </w:r>
          </w:p>
        </w:tc>
        <w:tc>
          <w:tcPr>
            <w:tcW w:w="2693" w:type="dxa"/>
            <w:tcBorders>
              <w:top w:val="single" w:color="000000" w:sz="4" w:space="0"/>
              <w:left w:val="single" w:color="000000" w:sz="4" w:space="0"/>
              <w:bottom w:val="single" w:color="000000" w:sz="4" w:space="0"/>
              <w:right w:val="single" w:color="000000" w:sz="4" w:space="0"/>
            </w:tcBorders>
          </w:tcPr>
          <w:p w14:paraId="3F9FA181">
            <w:pPr>
              <w:autoSpaceDE w:val="0"/>
              <w:autoSpaceDN w:val="0"/>
              <w:adjustRightInd w:val="0"/>
              <w:spacing w:before="2"/>
              <w:ind w:left="102" w:right="-20"/>
              <w:jc w:val="left"/>
              <w:rPr>
                <w:kern w:val="0"/>
                <w:sz w:val="24"/>
              </w:rPr>
            </w:pPr>
            <w:r>
              <w:rPr>
                <w:kern w:val="0"/>
                <w:sz w:val="24"/>
              </w:rPr>
              <w:t>Pilot ladder</w:t>
            </w:r>
          </w:p>
        </w:tc>
      </w:tr>
      <w:tr w14:paraId="1E5FFCDA">
        <w:tblPrEx>
          <w:tblCellMar>
            <w:top w:w="0" w:type="dxa"/>
            <w:left w:w="0" w:type="dxa"/>
            <w:bottom w:w="0" w:type="dxa"/>
            <w:right w:w="0" w:type="dxa"/>
          </w:tblCellMar>
        </w:tblPrEx>
        <w:trPr>
          <w:trHeight w:val="1124" w:hRule="atLeast"/>
        </w:trPr>
        <w:tc>
          <w:tcPr>
            <w:tcW w:w="2268" w:type="dxa"/>
            <w:tcBorders>
              <w:top w:val="single" w:color="000000" w:sz="4" w:space="0"/>
              <w:left w:val="single" w:color="000000" w:sz="4" w:space="0"/>
              <w:right w:val="single" w:color="000000" w:sz="4" w:space="0"/>
            </w:tcBorders>
          </w:tcPr>
          <w:p w14:paraId="7D7DEDC8">
            <w:pPr>
              <w:autoSpaceDE w:val="0"/>
              <w:autoSpaceDN w:val="0"/>
              <w:adjustRightInd w:val="0"/>
              <w:spacing w:before="2"/>
              <w:ind w:left="103" w:right="-20"/>
              <w:jc w:val="left"/>
              <w:rPr>
                <w:kern w:val="0"/>
                <w:sz w:val="24"/>
              </w:rPr>
            </w:pPr>
            <w:r>
              <w:rPr>
                <w:rFonts w:hint="eastAsia"/>
                <w:kern w:val="0"/>
                <w:sz w:val="24"/>
              </w:rPr>
              <w:t>500W halogen</w:t>
            </w:r>
            <w:r>
              <w:rPr>
                <w:kern w:val="0"/>
                <w:sz w:val="24"/>
              </w:rPr>
              <w:t xml:space="preserve"> la</w:t>
            </w:r>
            <w:r>
              <w:rPr>
                <w:spacing w:val="-2"/>
                <w:kern w:val="0"/>
                <w:sz w:val="24"/>
              </w:rPr>
              <w:t>m</w:t>
            </w:r>
            <w:r>
              <w:rPr>
                <w:kern w:val="0"/>
                <w:sz w:val="24"/>
              </w:rPr>
              <w:t>p</w:t>
            </w:r>
          </w:p>
          <w:p w14:paraId="05DD7129">
            <w:pPr>
              <w:autoSpaceDE w:val="0"/>
              <w:autoSpaceDN w:val="0"/>
              <w:adjustRightInd w:val="0"/>
              <w:ind w:left="103" w:right="-20"/>
              <w:jc w:val="left"/>
              <w:rPr>
                <w:kern w:val="0"/>
                <w:sz w:val="24"/>
              </w:rPr>
            </w:pPr>
            <w:r>
              <w:rPr>
                <w:kern w:val="0"/>
                <w:sz w:val="24"/>
              </w:rPr>
              <w:t>(</w:t>
            </w:r>
            <w:r>
              <w:rPr>
                <w:rFonts w:hint="eastAsia"/>
                <w:kern w:val="0"/>
                <w:sz w:val="24"/>
              </w:rPr>
              <w:t>manual s</w:t>
            </w:r>
            <w:r>
              <w:rPr>
                <w:kern w:val="0"/>
                <w:sz w:val="24"/>
              </w:rPr>
              <w:t>wivel type)</w:t>
            </w:r>
          </w:p>
          <w:p w14:paraId="14E58863">
            <w:pPr>
              <w:autoSpaceDE w:val="0"/>
              <w:autoSpaceDN w:val="0"/>
              <w:adjustRightInd w:val="0"/>
              <w:spacing w:before="2"/>
              <w:ind w:left="103" w:right="-20"/>
              <w:jc w:val="left"/>
              <w:rPr>
                <w:kern w:val="0"/>
                <w:sz w:val="24"/>
              </w:rPr>
            </w:pPr>
          </w:p>
        </w:tc>
        <w:tc>
          <w:tcPr>
            <w:tcW w:w="1080" w:type="dxa"/>
            <w:tcBorders>
              <w:top w:val="single" w:color="000000" w:sz="4" w:space="0"/>
              <w:left w:val="single" w:color="000000" w:sz="4" w:space="0"/>
              <w:right w:val="single" w:color="000000" w:sz="4" w:space="0"/>
            </w:tcBorders>
          </w:tcPr>
          <w:p w14:paraId="3218709A">
            <w:pPr>
              <w:autoSpaceDE w:val="0"/>
              <w:autoSpaceDN w:val="0"/>
              <w:adjustRightInd w:val="0"/>
              <w:spacing w:before="2"/>
              <w:ind w:left="474" w:right="453"/>
              <w:jc w:val="center"/>
              <w:rPr>
                <w:kern w:val="0"/>
                <w:sz w:val="24"/>
              </w:rPr>
            </w:pPr>
            <w:r>
              <w:rPr>
                <w:kern w:val="0"/>
                <w:sz w:val="24"/>
              </w:rPr>
              <w:t>2</w:t>
            </w:r>
          </w:p>
        </w:tc>
        <w:tc>
          <w:tcPr>
            <w:tcW w:w="2202" w:type="dxa"/>
            <w:tcBorders>
              <w:top w:val="single" w:color="000000" w:sz="4" w:space="0"/>
              <w:left w:val="single" w:color="000000" w:sz="4" w:space="0"/>
              <w:right w:val="single" w:color="000000" w:sz="4" w:space="0"/>
            </w:tcBorders>
          </w:tcPr>
          <w:p w14:paraId="3C1BCB81">
            <w:pPr>
              <w:autoSpaceDE w:val="0"/>
              <w:autoSpaceDN w:val="0"/>
              <w:adjustRightInd w:val="0"/>
              <w:spacing w:before="2"/>
              <w:ind w:left="103" w:right="-20"/>
              <w:jc w:val="left"/>
              <w:rPr>
                <w:kern w:val="0"/>
                <w:sz w:val="24"/>
              </w:rPr>
            </w:pPr>
            <w:r>
              <w:rPr>
                <w:rFonts w:hint="eastAsia"/>
                <w:kern w:val="0"/>
                <w:sz w:val="24"/>
              </w:rPr>
              <w:t>Boat deck side</w:t>
            </w:r>
          </w:p>
          <w:p w14:paraId="1A857578">
            <w:pPr>
              <w:autoSpaceDE w:val="0"/>
              <w:autoSpaceDN w:val="0"/>
              <w:adjustRightInd w:val="0"/>
              <w:spacing w:before="2"/>
              <w:ind w:left="103" w:right="-20"/>
              <w:jc w:val="left"/>
              <w:rPr>
                <w:kern w:val="0"/>
                <w:sz w:val="24"/>
              </w:rPr>
            </w:pPr>
          </w:p>
        </w:tc>
        <w:tc>
          <w:tcPr>
            <w:tcW w:w="2693" w:type="dxa"/>
            <w:tcBorders>
              <w:top w:val="single" w:color="000000" w:sz="4" w:space="0"/>
              <w:left w:val="single" w:color="000000" w:sz="4" w:space="0"/>
              <w:right w:val="single" w:color="000000" w:sz="4" w:space="0"/>
            </w:tcBorders>
          </w:tcPr>
          <w:p w14:paraId="741AA956">
            <w:pPr>
              <w:autoSpaceDE w:val="0"/>
              <w:autoSpaceDN w:val="0"/>
              <w:adjustRightInd w:val="0"/>
              <w:spacing w:before="2"/>
              <w:ind w:left="103" w:right="112"/>
              <w:jc w:val="left"/>
              <w:rPr>
                <w:kern w:val="0"/>
                <w:sz w:val="24"/>
              </w:rPr>
            </w:pPr>
            <w:r>
              <w:rPr>
                <w:kern w:val="0"/>
                <w:sz w:val="24"/>
              </w:rPr>
              <w:t>Lifeboat embarkation and outboard</w:t>
            </w:r>
            <w:r>
              <w:rPr>
                <w:rFonts w:hint="eastAsia"/>
                <w:kern w:val="0"/>
                <w:sz w:val="24"/>
              </w:rPr>
              <w:t xml:space="preserve"> (commonly used for accommodation ladder)</w:t>
            </w:r>
          </w:p>
          <w:p w14:paraId="31C370C8">
            <w:pPr>
              <w:autoSpaceDE w:val="0"/>
              <w:autoSpaceDN w:val="0"/>
              <w:adjustRightInd w:val="0"/>
              <w:spacing w:before="2"/>
              <w:ind w:left="103" w:right="112"/>
              <w:rPr>
                <w:kern w:val="0"/>
                <w:sz w:val="24"/>
              </w:rPr>
            </w:pPr>
          </w:p>
        </w:tc>
      </w:tr>
      <w:tr w14:paraId="3272C133">
        <w:tblPrEx>
          <w:tblCellMar>
            <w:top w:w="0" w:type="dxa"/>
            <w:left w:w="0" w:type="dxa"/>
            <w:bottom w:w="0" w:type="dxa"/>
            <w:right w:w="0" w:type="dxa"/>
          </w:tblCellMar>
        </w:tblPrEx>
        <w:trPr>
          <w:trHeight w:val="993" w:hRule="exact"/>
        </w:trPr>
        <w:tc>
          <w:tcPr>
            <w:tcW w:w="2268" w:type="dxa"/>
            <w:tcBorders>
              <w:top w:val="single" w:color="000000" w:sz="4" w:space="0"/>
              <w:left w:val="single" w:color="000000" w:sz="4" w:space="0"/>
              <w:bottom w:val="single" w:color="000000" w:sz="4" w:space="0"/>
              <w:right w:val="single" w:color="000000" w:sz="4" w:space="0"/>
            </w:tcBorders>
          </w:tcPr>
          <w:p w14:paraId="02B13128">
            <w:pPr>
              <w:autoSpaceDE w:val="0"/>
              <w:autoSpaceDN w:val="0"/>
              <w:adjustRightInd w:val="0"/>
              <w:spacing w:before="2"/>
              <w:ind w:left="103" w:right="-20"/>
              <w:jc w:val="left"/>
              <w:rPr>
                <w:kern w:val="0"/>
                <w:sz w:val="24"/>
              </w:rPr>
            </w:pPr>
            <w:r>
              <w:rPr>
                <w:kern w:val="0"/>
                <w:sz w:val="24"/>
              </w:rPr>
              <w:t xml:space="preserve"> </w:t>
            </w:r>
            <w:r>
              <w:rPr>
                <w:rFonts w:hint="eastAsia"/>
                <w:kern w:val="0"/>
                <w:sz w:val="24"/>
              </w:rPr>
              <w:t>200W halogen</w:t>
            </w:r>
            <w:r>
              <w:rPr>
                <w:kern w:val="0"/>
                <w:sz w:val="24"/>
              </w:rPr>
              <w:t xml:space="preserve"> la</w:t>
            </w:r>
            <w:r>
              <w:rPr>
                <w:spacing w:val="-2"/>
                <w:kern w:val="0"/>
                <w:sz w:val="24"/>
              </w:rPr>
              <w:t>m</w:t>
            </w:r>
            <w:r>
              <w:rPr>
                <w:kern w:val="0"/>
                <w:sz w:val="24"/>
              </w:rPr>
              <w:t>p</w:t>
            </w:r>
          </w:p>
          <w:p w14:paraId="3E9BDAE6">
            <w:pPr>
              <w:autoSpaceDE w:val="0"/>
              <w:autoSpaceDN w:val="0"/>
              <w:adjustRightInd w:val="0"/>
              <w:ind w:left="103" w:right="-20"/>
              <w:jc w:val="left"/>
              <w:rPr>
                <w:kern w:val="0"/>
                <w:sz w:val="24"/>
              </w:rPr>
            </w:pPr>
            <w:r>
              <w:rPr>
                <w:kern w:val="0"/>
                <w:sz w:val="24"/>
              </w:rPr>
              <w:t>(bay la</w:t>
            </w:r>
            <w:r>
              <w:rPr>
                <w:spacing w:val="-2"/>
                <w:kern w:val="0"/>
                <w:sz w:val="24"/>
              </w:rPr>
              <w:t>m</w:t>
            </w:r>
            <w:r>
              <w:rPr>
                <w:kern w:val="0"/>
                <w:sz w:val="24"/>
              </w:rPr>
              <w:t>p)</w:t>
            </w:r>
          </w:p>
        </w:tc>
        <w:tc>
          <w:tcPr>
            <w:tcW w:w="1080" w:type="dxa"/>
            <w:tcBorders>
              <w:top w:val="single" w:color="000000" w:sz="4" w:space="0"/>
              <w:left w:val="single" w:color="000000" w:sz="4" w:space="0"/>
              <w:bottom w:val="single" w:color="000000" w:sz="4" w:space="0"/>
              <w:right w:val="single" w:color="000000" w:sz="4" w:space="0"/>
            </w:tcBorders>
          </w:tcPr>
          <w:p w14:paraId="2A4DA986">
            <w:pPr>
              <w:autoSpaceDE w:val="0"/>
              <w:autoSpaceDN w:val="0"/>
              <w:adjustRightInd w:val="0"/>
              <w:spacing w:before="2"/>
              <w:ind w:left="264" w:right="-20"/>
              <w:jc w:val="left"/>
              <w:rPr>
                <w:kern w:val="0"/>
                <w:sz w:val="24"/>
              </w:rPr>
            </w:pPr>
            <w:r>
              <w:rPr>
                <w:kern w:val="0"/>
                <w:sz w:val="24"/>
              </w:rPr>
              <w:t>2 sets</w:t>
            </w:r>
          </w:p>
          <w:p w14:paraId="64F7EB1E">
            <w:pPr>
              <w:autoSpaceDE w:val="0"/>
              <w:autoSpaceDN w:val="0"/>
              <w:adjustRightInd w:val="0"/>
              <w:ind w:left="127" w:right="-20"/>
              <w:jc w:val="left"/>
              <w:rPr>
                <w:kern w:val="0"/>
                <w:sz w:val="24"/>
              </w:rPr>
            </w:pPr>
            <w:r>
              <w:rPr>
                <w:kern w:val="0"/>
                <w:sz w:val="24"/>
              </w:rPr>
              <w:t>/passage</w:t>
            </w:r>
          </w:p>
        </w:tc>
        <w:tc>
          <w:tcPr>
            <w:tcW w:w="2202" w:type="dxa"/>
            <w:tcBorders>
              <w:top w:val="single" w:color="000000" w:sz="4" w:space="0"/>
              <w:left w:val="single" w:color="000000" w:sz="4" w:space="0"/>
              <w:bottom w:val="single" w:color="000000" w:sz="4" w:space="0"/>
              <w:right w:val="single" w:color="000000" w:sz="4" w:space="0"/>
            </w:tcBorders>
          </w:tcPr>
          <w:p w14:paraId="2BD0269C">
            <w:pPr>
              <w:autoSpaceDE w:val="0"/>
              <w:autoSpaceDN w:val="0"/>
              <w:adjustRightInd w:val="0"/>
              <w:spacing w:before="6"/>
              <w:ind w:left="103" w:right="15"/>
              <w:jc w:val="left"/>
              <w:rPr>
                <w:kern w:val="0"/>
                <w:sz w:val="24"/>
              </w:rPr>
            </w:pPr>
            <w:r>
              <w:rPr>
                <w:kern w:val="0"/>
                <w:sz w:val="24"/>
              </w:rPr>
              <w:t>Main</w:t>
            </w:r>
            <w:r>
              <w:rPr>
                <w:spacing w:val="-28"/>
                <w:kern w:val="0"/>
                <w:sz w:val="24"/>
              </w:rPr>
              <w:t xml:space="preserve"> </w:t>
            </w:r>
            <w:r>
              <w:rPr>
                <w:kern w:val="0"/>
                <w:sz w:val="24"/>
              </w:rPr>
              <w:t>deck side, between container line</w:t>
            </w:r>
          </w:p>
        </w:tc>
        <w:tc>
          <w:tcPr>
            <w:tcW w:w="2693" w:type="dxa"/>
            <w:tcBorders>
              <w:top w:val="single" w:color="000000" w:sz="4" w:space="0"/>
              <w:left w:val="single" w:color="000000" w:sz="4" w:space="0"/>
              <w:bottom w:val="single" w:color="000000" w:sz="4" w:space="0"/>
              <w:right w:val="single" w:color="000000" w:sz="4" w:space="0"/>
            </w:tcBorders>
          </w:tcPr>
          <w:p w14:paraId="0EE9DB26">
            <w:pPr>
              <w:autoSpaceDE w:val="0"/>
              <w:autoSpaceDN w:val="0"/>
              <w:adjustRightInd w:val="0"/>
              <w:spacing w:before="2"/>
              <w:ind w:left="103" w:right="-20"/>
              <w:jc w:val="left"/>
              <w:rPr>
                <w:kern w:val="0"/>
                <w:sz w:val="24"/>
              </w:rPr>
            </w:pPr>
            <w:r>
              <w:rPr>
                <w:rFonts w:hint="eastAsia"/>
                <w:kern w:val="0"/>
                <w:sz w:val="24"/>
              </w:rPr>
              <w:t>Operation platform walkway</w:t>
            </w:r>
          </w:p>
        </w:tc>
      </w:tr>
    </w:tbl>
    <w:p w14:paraId="11003E37"/>
    <w:p w14:paraId="34D64A27">
      <w:pPr>
        <w:widowControl/>
        <w:jc w:val="left"/>
      </w:pPr>
      <w:r>
        <w:br w:type="page"/>
      </w:r>
    </w:p>
    <w:p w14:paraId="01D8D0F5"/>
    <w:p w14:paraId="769BA700">
      <w:pPr>
        <w:pStyle w:val="3"/>
        <w:numPr>
          <w:ilvl w:val="2"/>
          <w:numId w:val="0"/>
        </w:numPr>
        <w:ind w:left="709" w:leftChars="0" w:hanging="709" w:firstLineChars="0"/>
        <w:jc w:val="left"/>
      </w:pPr>
      <w:bookmarkStart w:id="811" w:name="_Toc48311981"/>
      <w:bookmarkStart w:id="812" w:name="_Toc48573778"/>
      <w:bookmarkStart w:id="813" w:name="_Toc48573640"/>
      <w:bookmarkStart w:id="814" w:name="_Toc49257693"/>
      <w:bookmarkStart w:id="815" w:name="_Toc5724024"/>
      <w:r>
        <w:rPr>
          <w:rFonts w:hint="eastAsia" w:ascii="Arial" w:hAnsi="Arial" w:eastAsia="黑体" w:cs="Times New Roman"/>
          <w:b/>
          <w:bCs/>
          <w:caps/>
          <w:kern w:val="0"/>
          <w:sz w:val="24"/>
          <w:szCs w:val="24"/>
          <w:lang w:val="en-US" w:eastAsia="zh-CN" w:bidi="ar-SA"/>
        </w:rPr>
        <w:t>8.7.8</w:t>
      </w:r>
      <w:r>
        <w:rPr>
          <w:rFonts w:hint="eastAsia" w:cs="Times New Roman"/>
          <w:b/>
          <w:bCs/>
          <w:caps/>
          <w:kern w:val="0"/>
          <w:sz w:val="24"/>
          <w:szCs w:val="24"/>
          <w:lang w:val="en-US" w:eastAsia="zh-CN" w:bidi="ar-SA"/>
        </w:rPr>
        <w:t xml:space="preserve"> </w:t>
      </w:r>
      <w:r>
        <w:t>PORTABLE LAMPS</w:t>
      </w:r>
      <w:bookmarkEnd w:id="811"/>
      <w:bookmarkEnd w:id="812"/>
      <w:bookmarkEnd w:id="813"/>
      <w:bookmarkEnd w:id="814"/>
      <w:bookmarkEnd w:id="815"/>
    </w:p>
    <w:p w14:paraId="756913D7">
      <w:pPr>
        <w:pStyle w:val="71"/>
        <w:ind w:left="743"/>
      </w:pPr>
      <w:r>
        <w:t>Total</w:t>
      </w:r>
      <w:r>
        <w:rPr>
          <w:spacing w:val="29"/>
        </w:rPr>
        <w:t xml:space="preserve"> </w:t>
      </w:r>
      <w:r>
        <w:t>ten</w:t>
      </w:r>
      <w:r>
        <w:rPr>
          <w:spacing w:val="29"/>
        </w:rPr>
        <w:t xml:space="preserve"> </w:t>
      </w:r>
      <w:r>
        <w:t>(10)</w:t>
      </w:r>
      <w:r>
        <w:rPr>
          <w:spacing w:val="29"/>
        </w:rPr>
        <w:t xml:space="preserve"> </w:t>
      </w:r>
      <w:r>
        <w:t>sets</w:t>
      </w:r>
      <w:r>
        <w:rPr>
          <w:spacing w:val="29"/>
        </w:rPr>
        <w:t xml:space="preserve"> </w:t>
      </w:r>
      <w:r>
        <w:t>of</w:t>
      </w:r>
      <w:r>
        <w:rPr>
          <w:spacing w:val="29"/>
        </w:rPr>
        <w:t xml:space="preserve"> </w:t>
      </w:r>
      <w:r>
        <w:t>24 V,</w:t>
      </w:r>
      <w:r>
        <w:rPr>
          <w:spacing w:val="29"/>
        </w:rPr>
        <w:t xml:space="preserve"> </w:t>
      </w:r>
      <w:r>
        <w:t>60 W</w:t>
      </w:r>
      <w:r>
        <w:rPr>
          <w:spacing w:val="29"/>
        </w:rPr>
        <w:t xml:space="preserve"> </w:t>
      </w:r>
      <w:r>
        <w:t>portable</w:t>
      </w:r>
      <w:r>
        <w:rPr>
          <w:spacing w:val="29"/>
        </w:rPr>
        <w:t xml:space="preserve"> </w:t>
      </w:r>
      <w:r>
        <w:t>w</w:t>
      </w:r>
      <w:r>
        <w:rPr>
          <w:spacing w:val="1"/>
        </w:rPr>
        <w:t>o</w:t>
      </w:r>
      <w:r>
        <w:t>rking</w:t>
      </w:r>
      <w:r>
        <w:rPr>
          <w:spacing w:val="29"/>
        </w:rPr>
        <w:t xml:space="preserve"> </w:t>
      </w:r>
      <w:r>
        <w:t>la</w:t>
      </w:r>
      <w:r>
        <w:rPr>
          <w:spacing w:val="-2"/>
        </w:rPr>
        <w:t>m</w:t>
      </w:r>
      <w:r>
        <w:t>p</w:t>
      </w:r>
      <w:r>
        <w:rPr>
          <w:rFonts w:hint="eastAsia"/>
        </w:rPr>
        <w:t xml:space="preserve">s </w:t>
      </w:r>
      <w:r>
        <w:t>(</w:t>
      </w:r>
      <w:r>
        <w:rPr>
          <w:rFonts w:hint="eastAsia"/>
        </w:rPr>
        <w:t>no-</w:t>
      </w:r>
      <w:r>
        <w:t>explosion proof type) with protection cover shall be provided</w:t>
      </w:r>
      <w:r>
        <w:rPr>
          <w:rFonts w:hint="eastAsia"/>
        </w:rPr>
        <w:t>.</w:t>
      </w:r>
      <w:r>
        <w:t xml:space="preserve"> </w:t>
      </w:r>
      <w:r>
        <w:rPr>
          <w:rFonts w:hint="eastAsia"/>
        </w:rPr>
        <w:t>E</w:t>
      </w:r>
      <w:r>
        <w:t>ach portable lamp shall have flexible cord of fifteen (15) meters with plug.</w:t>
      </w:r>
    </w:p>
    <w:p w14:paraId="61D88547">
      <w:pPr>
        <w:tabs>
          <w:tab w:val="left" w:pos="3880"/>
        </w:tabs>
        <w:autoSpaceDE w:val="0"/>
        <w:autoSpaceDN w:val="0"/>
        <w:adjustRightInd w:val="0"/>
        <w:ind w:left="1009"/>
        <w:rPr>
          <w:kern w:val="0"/>
          <w:sz w:val="24"/>
        </w:rPr>
      </w:pPr>
    </w:p>
    <w:p w14:paraId="1CA5D1CB">
      <w:pPr>
        <w:pStyle w:val="71"/>
        <w:ind w:left="743"/>
      </w:pPr>
      <w:r>
        <w:t>Five (5) sets of explosion proof type, char</w:t>
      </w:r>
      <w:r>
        <w:rPr>
          <w:spacing w:val="-1"/>
        </w:rPr>
        <w:t>g</w:t>
      </w:r>
      <w:r>
        <w:t>eable, portable battery l</w:t>
      </w:r>
      <w:r>
        <w:rPr>
          <w:spacing w:val="1"/>
        </w:rPr>
        <w:t>a</w:t>
      </w:r>
      <w:r>
        <w:rPr>
          <w:spacing w:val="-2"/>
        </w:rPr>
        <w:t>m</w:t>
      </w:r>
      <w:r>
        <w:t>p shall be provided.</w:t>
      </w:r>
    </w:p>
    <w:p w14:paraId="124A1F29"/>
    <w:p w14:paraId="6E722AC7">
      <w:pPr>
        <w:pStyle w:val="3"/>
        <w:numPr>
          <w:ilvl w:val="2"/>
          <w:numId w:val="0"/>
        </w:numPr>
        <w:ind w:left="709" w:leftChars="0" w:hanging="709" w:firstLineChars="0"/>
        <w:jc w:val="left"/>
      </w:pPr>
      <w:bookmarkStart w:id="816" w:name="_Toc48573641"/>
      <w:bookmarkStart w:id="817" w:name="_Toc48573779"/>
      <w:bookmarkStart w:id="818" w:name="_Toc5724025"/>
      <w:bookmarkStart w:id="819" w:name="_Toc49257694"/>
      <w:bookmarkStart w:id="820" w:name="_Toc48311982"/>
      <w:r>
        <w:rPr>
          <w:rFonts w:hint="eastAsia" w:ascii="Arial" w:hAnsi="Arial" w:eastAsia="黑体" w:cs="Times New Roman"/>
          <w:b/>
          <w:bCs/>
          <w:caps/>
          <w:kern w:val="0"/>
          <w:sz w:val="24"/>
          <w:szCs w:val="24"/>
          <w:lang w:val="en-US" w:eastAsia="zh-CN" w:bidi="ar-SA"/>
        </w:rPr>
        <w:t>8.7.9</w:t>
      </w:r>
      <w:r>
        <w:rPr>
          <w:rFonts w:hint="eastAsia" w:cs="Times New Roman"/>
          <w:b/>
          <w:bCs/>
          <w:caps/>
          <w:kern w:val="0"/>
          <w:sz w:val="24"/>
          <w:szCs w:val="24"/>
          <w:lang w:val="en-US" w:eastAsia="zh-CN" w:bidi="ar-SA"/>
        </w:rPr>
        <w:t xml:space="preserve"> </w:t>
      </w:r>
      <w:r>
        <w:t>CONTROL OF LIGHTING</w:t>
      </w:r>
      <w:bookmarkEnd w:id="816"/>
      <w:bookmarkEnd w:id="817"/>
      <w:bookmarkEnd w:id="818"/>
      <w:bookmarkEnd w:id="819"/>
      <w:bookmarkEnd w:id="820"/>
    </w:p>
    <w:p w14:paraId="6654045E">
      <w:pPr>
        <w:pStyle w:val="71"/>
        <w:ind w:left="743"/>
      </w:pPr>
      <w:r>
        <w:t>The</w:t>
      </w:r>
      <w:r>
        <w:rPr>
          <w:spacing w:val="26"/>
        </w:rPr>
        <w:t xml:space="preserve"> </w:t>
      </w:r>
      <w:r>
        <w:t>ceiling</w:t>
      </w:r>
      <w:r>
        <w:rPr>
          <w:spacing w:val="26"/>
        </w:rPr>
        <w:t xml:space="preserve"> </w:t>
      </w:r>
      <w:r>
        <w:t>lights</w:t>
      </w:r>
      <w:r>
        <w:rPr>
          <w:spacing w:val="26"/>
        </w:rPr>
        <w:t xml:space="preserve"> </w:t>
      </w:r>
      <w:r>
        <w:t>in</w:t>
      </w:r>
      <w:r>
        <w:rPr>
          <w:spacing w:val="26"/>
        </w:rPr>
        <w:t xml:space="preserve"> </w:t>
      </w:r>
      <w:r>
        <w:t>the</w:t>
      </w:r>
      <w:r>
        <w:rPr>
          <w:spacing w:val="26"/>
        </w:rPr>
        <w:t xml:space="preserve"> </w:t>
      </w:r>
      <w:r>
        <w:t>engine</w:t>
      </w:r>
      <w:r>
        <w:rPr>
          <w:spacing w:val="26"/>
        </w:rPr>
        <w:t xml:space="preserve"> </w:t>
      </w:r>
      <w:r>
        <w:t>room</w:t>
      </w:r>
      <w:r>
        <w:rPr>
          <w:spacing w:val="26"/>
        </w:rPr>
        <w:t xml:space="preserve"> </w:t>
      </w:r>
      <w:r>
        <w:t>shall</w:t>
      </w:r>
      <w:r>
        <w:rPr>
          <w:spacing w:val="26"/>
        </w:rPr>
        <w:t xml:space="preserve"> </w:t>
      </w:r>
      <w:r>
        <w:t>be</w:t>
      </w:r>
      <w:r>
        <w:rPr>
          <w:spacing w:val="26"/>
        </w:rPr>
        <w:t xml:space="preserve"> </w:t>
      </w:r>
      <w:r>
        <w:t>generally</w:t>
      </w:r>
      <w:r>
        <w:rPr>
          <w:spacing w:val="26"/>
        </w:rPr>
        <w:t xml:space="preserve"> </w:t>
      </w:r>
      <w:r>
        <w:t>controlled</w:t>
      </w:r>
      <w:r>
        <w:rPr>
          <w:spacing w:val="25"/>
        </w:rPr>
        <w:t xml:space="preserve"> </w:t>
      </w:r>
      <w:r>
        <w:t>by</w:t>
      </w:r>
      <w:r>
        <w:rPr>
          <w:spacing w:val="26"/>
        </w:rPr>
        <w:t xml:space="preserve"> </w:t>
      </w:r>
      <w:r>
        <w:rPr>
          <w:spacing w:val="-2"/>
        </w:rPr>
        <w:t>m</w:t>
      </w:r>
      <w:r>
        <w:rPr>
          <w:spacing w:val="1"/>
        </w:rPr>
        <w:t>i</w:t>
      </w:r>
      <w:r>
        <w:t>niature</w:t>
      </w:r>
      <w:r>
        <w:rPr>
          <w:spacing w:val="26"/>
        </w:rPr>
        <w:t xml:space="preserve"> </w:t>
      </w:r>
      <w:r>
        <w:t>circuit breakers (MCB) of the distribution</w:t>
      </w:r>
      <w:r>
        <w:rPr>
          <w:spacing w:val="-1"/>
        </w:rPr>
        <w:t xml:space="preserve"> </w:t>
      </w:r>
      <w:r>
        <w:t>boards in the engine roo</w:t>
      </w:r>
      <w:r>
        <w:rPr>
          <w:spacing w:val="-2"/>
        </w:rPr>
        <w:t>m</w:t>
      </w:r>
      <w:r>
        <w:t>.</w:t>
      </w:r>
    </w:p>
    <w:p w14:paraId="1B6AA159">
      <w:pPr>
        <w:tabs>
          <w:tab w:val="left" w:pos="3880"/>
        </w:tabs>
        <w:autoSpaceDE w:val="0"/>
        <w:autoSpaceDN w:val="0"/>
        <w:adjustRightInd w:val="0"/>
        <w:ind w:left="1009"/>
        <w:rPr>
          <w:kern w:val="0"/>
          <w:sz w:val="24"/>
        </w:rPr>
      </w:pPr>
    </w:p>
    <w:p w14:paraId="27D2C3CD">
      <w:pPr>
        <w:pStyle w:val="71"/>
        <w:ind w:left="743"/>
      </w:pPr>
      <w:r>
        <w:t>In mess rooms, recreation</w:t>
      </w:r>
      <w:r>
        <w:rPr>
          <w:rFonts w:hint="eastAsia"/>
        </w:rPr>
        <w:t xml:space="preserve"> room, wheelhouse</w:t>
      </w:r>
      <w:r>
        <w:t xml:space="preserve"> and engine control room etc. spaces, in case multiple access are arranged, the two-pole two-way switches shall be installed in each entrance for control the ceiling lights in common.</w:t>
      </w:r>
    </w:p>
    <w:p w14:paraId="16DEEB09">
      <w:pPr>
        <w:tabs>
          <w:tab w:val="left" w:pos="3880"/>
        </w:tabs>
        <w:autoSpaceDE w:val="0"/>
        <w:autoSpaceDN w:val="0"/>
        <w:adjustRightInd w:val="0"/>
        <w:spacing w:line="240" w:lineRule="exact"/>
        <w:ind w:left="1009"/>
        <w:rPr>
          <w:kern w:val="0"/>
          <w:sz w:val="24"/>
        </w:rPr>
      </w:pPr>
    </w:p>
    <w:p w14:paraId="3B818976">
      <w:pPr>
        <w:pStyle w:val="71"/>
        <w:ind w:left="743"/>
      </w:pPr>
      <w:r>
        <w:t>The lights in workshop</w:t>
      </w:r>
      <w:r>
        <w:rPr>
          <w:rFonts w:hint="eastAsia"/>
        </w:rPr>
        <w:t>s</w:t>
      </w:r>
      <w:r>
        <w:t xml:space="preserve"> and engine &amp; electric</w:t>
      </w:r>
      <w:r>
        <w:rPr>
          <w:rFonts w:hint="eastAsia"/>
        </w:rPr>
        <w:t>al</w:t>
      </w:r>
      <w:r>
        <w:t xml:space="preserve"> stores shall be controlled by a switch located near the respective entrances.</w:t>
      </w:r>
    </w:p>
    <w:p w14:paraId="511C6939">
      <w:pPr>
        <w:tabs>
          <w:tab w:val="left" w:pos="3880"/>
        </w:tabs>
        <w:autoSpaceDE w:val="0"/>
        <w:autoSpaceDN w:val="0"/>
        <w:adjustRightInd w:val="0"/>
        <w:spacing w:line="240" w:lineRule="exact"/>
        <w:ind w:left="1009"/>
        <w:rPr>
          <w:kern w:val="0"/>
          <w:sz w:val="24"/>
        </w:rPr>
      </w:pPr>
    </w:p>
    <w:p w14:paraId="05561FB4">
      <w:pPr>
        <w:pStyle w:val="71"/>
        <w:ind w:left="743"/>
      </w:pPr>
      <w:r>
        <w:t>The lights in the machinery compartments such as steering gear room, emergency generator room, etc. shall be controlled by a switch located near respective entrances.</w:t>
      </w:r>
    </w:p>
    <w:p w14:paraId="32A59AF2">
      <w:pPr>
        <w:tabs>
          <w:tab w:val="left" w:pos="3880"/>
        </w:tabs>
        <w:autoSpaceDE w:val="0"/>
        <w:autoSpaceDN w:val="0"/>
        <w:adjustRightInd w:val="0"/>
        <w:spacing w:line="240" w:lineRule="exact"/>
        <w:ind w:left="1009"/>
        <w:rPr>
          <w:kern w:val="0"/>
          <w:sz w:val="24"/>
        </w:rPr>
      </w:pPr>
    </w:p>
    <w:p w14:paraId="4642D3B9">
      <w:pPr>
        <w:tabs>
          <w:tab w:val="left" w:pos="3880"/>
        </w:tabs>
        <w:autoSpaceDE w:val="0"/>
        <w:autoSpaceDN w:val="0"/>
        <w:adjustRightInd w:val="0"/>
        <w:ind w:left="1009"/>
        <w:rPr>
          <w:kern w:val="0"/>
          <w:sz w:val="24"/>
        </w:rPr>
      </w:pPr>
      <w:r>
        <w:rPr>
          <w:kern w:val="0"/>
          <w:sz w:val="24"/>
        </w:rPr>
        <w:t xml:space="preserve">Cargo hold lights shall be controlled by switches </w:t>
      </w:r>
      <w:r>
        <w:rPr>
          <w:rFonts w:hint="eastAsia"/>
          <w:kern w:val="0"/>
          <w:sz w:val="24"/>
        </w:rPr>
        <w:t xml:space="preserve">on </w:t>
      </w:r>
      <w:r>
        <w:rPr>
          <w:kern w:val="0"/>
          <w:sz w:val="24"/>
        </w:rPr>
        <w:t>main deck suitable location.</w:t>
      </w:r>
    </w:p>
    <w:p w14:paraId="0C4CD256">
      <w:pPr>
        <w:tabs>
          <w:tab w:val="left" w:pos="3880"/>
        </w:tabs>
        <w:autoSpaceDE w:val="0"/>
        <w:autoSpaceDN w:val="0"/>
        <w:adjustRightInd w:val="0"/>
        <w:spacing w:line="240" w:lineRule="exact"/>
        <w:ind w:left="1009"/>
        <w:rPr>
          <w:kern w:val="0"/>
          <w:sz w:val="24"/>
        </w:rPr>
      </w:pPr>
    </w:p>
    <w:p w14:paraId="57B826E6">
      <w:pPr>
        <w:tabs>
          <w:tab w:val="left" w:pos="3880"/>
        </w:tabs>
        <w:autoSpaceDE w:val="0"/>
        <w:autoSpaceDN w:val="0"/>
        <w:adjustRightInd w:val="0"/>
        <w:ind w:left="1009"/>
        <w:rPr>
          <w:b/>
          <w:kern w:val="0"/>
          <w:sz w:val="24"/>
        </w:rPr>
      </w:pPr>
      <w:r>
        <w:rPr>
          <w:b/>
          <w:kern w:val="0"/>
          <w:sz w:val="24"/>
        </w:rPr>
        <w:t>Cargo hold light (except inside C/H) and outside lights shall be controlled by switches in the wheelhouse.</w:t>
      </w:r>
    </w:p>
    <w:p w14:paraId="383F906B">
      <w:pPr>
        <w:tabs>
          <w:tab w:val="left" w:pos="3880"/>
        </w:tabs>
        <w:autoSpaceDE w:val="0"/>
        <w:autoSpaceDN w:val="0"/>
        <w:adjustRightInd w:val="0"/>
        <w:spacing w:line="240" w:lineRule="exact"/>
        <w:ind w:left="1009"/>
        <w:rPr>
          <w:kern w:val="0"/>
          <w:sz w:val="24"/>
        </w:rPr>
      </w:pPr>
    </w:p>
    <w:p w14:paraId="64A21BB4">
      <w:pPr>
        <w:pStyle w:val="71"/>
        <w:ind w:left="743"/>
      </w:pPr>
      <w:r>
        <w:t>The</w:t>
      </w:r>
      <w:r>
        <w:rPr>
          <w:spacing w:val="15"/>
        </w:rPr>
        <w:t xml:space="preserve"> </w:t>
      </w:r>
      <w:r>
        <w:t>lights</w:t>
      </w:r>
      <w:r>
        <w:rPr>
          <w:spacing w:val="15"/>
        </w:rPr>
        <w:t xml:space="preserve"> </w:t>
      </w:r>
      <w:r>
        <w:t>in</w:t>
      </w:r>
      <w:r>
        <w:rPr>
          <w:spacing w:val="15"/>
        </w:rPr>
        <w:t xml:space="preserve"> </w:t>
      </w:r>
      <w:r>
        <w:t>t</w:t>
      </w:r>
      <w:r>
        <w:rPr>
          <w:spacing w:val="-1"/>
        </w:rPr>
        <w:t>h</w:t>
      </w:r>
      <w:r>
        <w:t>e</w:t>
      </w:r>
      <w:r>
        <w:rPr>
          <w:spacing w:val="15"/>
        </w:rPr>
        <w:t xml:space="preserve"> </w:t>
      </w:r>
      <w:r>
        <w:t>living</w:t>
      </w:r>
      <w:r>
        <w:rPr>
          <w:spacing w:val="15"/>
        </w:rPr>
        <w:t xml:space="preserve"> </w:t>
      </w:r>
      <w:r>
        <w:t>q</w:t>
      </w:r>
      <w:r>
        <w:rPr>
          <w:spacing w:val="-1"/>
        </w:rPr>
        <w:t>u</w:t>
      </w:r>
      <w:r>
        <w:t>arters,</w:t>
      </w:r>
      <w:r>
        <w:rPr>
          <w:spacing w:val="15"/>
        </w:rPr>
        <w:t xml:space="preserve"> </w:t>
      </w:r>
      <w:r>
        <w:t>public</w:t>
      </w:r>
      <w:r>
        <w:rPr>
          <w:spacing w:val="16"/>
        </w:rPr>
        <w:t xml:space="preserve"> </w:t>
      </w:r>
      <w:r>
        <w:t>spaces,</w:t>
      </w:r>
      <w:r>
        <w:rPr>
          <w:spacing w:val="15"/>
        </w:rPr>
        <w:t xml:space="preserve"> </w:t>
      </w:r>
      <w:r>
        <w:t>stores,</w:t>
      </w:r>
      <w:r>
        <w:rPr>
          <w:spacing w:val="15"/>
        </w:rPr>
        <w:t xml:space="preserve"> </w:t>
      </w:r>
      <w:r>
        <w:t>etc.</w:t>
      </w:r>
      <w:r>
        <w:rPr>
          <w:spacing w:val="15"/>
        </w:rPr>
        <w:t xml:space="preserve"> </w:t>
      </w:r>
      <w:r>
        <w:t>s</w:t>
      </w:r>
      <w:r>
        <w:rPr>
          <w:spacing w:val="-1"/>
        </w:rPr>
        <w:t>h</w:t>
      </w:r>
      <w:r>
        <w:t>all</w:t>
      </w:r>
      <w:r>
        <w:rPr>
          <w:spacing w:val="15"/>
        </w:rPr>
        <w:t xml:space="preserve"> </w:t>
      </w:r>
      <w:r>
        <w:t>be</w:t>
      </w:r>
      <w:r>
        <w:rPr>
          <w:spacing w:val="15"/>
        </w:rPr>
        <w:t xml:space="preserve"> </w:t>
      </w:r>
      <w:r>
        <w:t>contr</w:t>
      </w:r>
      <w:r>
        <w:rPr>
          <w:spacing w:val="-1"/>
        </w:rPr>
        <w:t>o</w:t>
      </w:r>
      <w:r>
        <w:t>lled</w:t>
      </w:r>
      <w:r>
        <w:rPr>
          <w:spacing w:val="15"/>
        </w:rPr>
        <w:t xml:space="preserve"> </w:t>
      </w:r>
      <w:r>
        <w:t>by respe</w:t>
      </w:r>
      <w:r>
        <w:rPr>
          <w:spacing w:val="-1"/>
        </w:rPr>
        <w:t>c</w:t>
      </w:r>
      <w:r>
        <w:t xml:space="preserve">tive </w:t>
      </w:r>
      <w:r>
        <w:rPr>
          <w:spacing w:val="-1"/>
        </w:rPr>
        <w:t>sw</w:t>
      </w:r>
      <w:r>
        <w:t>itches l</w:t>
      </w:r>
      <w:r>
        <w:rPr>
          <w:spacing w:val="-1"/>
        </w:rPr>
        <w:t>o</w:t>
      </w:r>
      <w:r>
        <w:t>c</w:t>
      </w:r>
      <w:r>
        <w:rPr>
          <w:spacing w:val="-1"/>
        </w:rPr>
        <w:t>a</w:t>
      </w:r>
      <w:r>
        <w:t>ted near the entran</w:t>
      </w:r>
      <w:r>
        <w:rPr>
          <w:spacing w:val="-1"/>
        </w:rPr>
        <w:t>c</w:t>
      </w:r>
      <w:r>
        <w:t>es in general.</w:t>
      </w:r>
    </w:p>
    <w:p w14:paraId="3D486A5F">
      <w:pPr>
        <w:tabs>
          <w:tab w:val="left" w:pos="3880"/>
        </w:tabs>
        <w:autoSpaceDE w:val="0"/>
        <w:autoSpaceDN w:val="0"/>
        <w:adjustRightInd w:val="0"/>
        <w:spacing w:line="240" w:lineRule="exact"/>
        <w:ind w:left="1009"/>
        <w:rPr>
          <w:kern w:val="0"/>
          <w:sz w:val="24"/>
        </w:rPr>
      </w:pPr>
    </w:p>
    <w:p w14:paraId="4FE34EFF">
      <w:pPr>
        <w:pStyle w:val="71"/>
        <w:ind w:left="743"/>
      </w:pPr>
      <w:r>
        <w:t>The</w:t>
      </w:r>
      <w:r>
        <w:rPr>
          <w:spacing w:val="17"/>
        </w:rPr>
        <w:t xml:space="preserve"> </w:t>
      </w:r>
      <w:r>
        <w:t>lights</w:t>
      </w:r>
      <w:r>
        <w:rPr>
          <w:spacing w:val="17"/>
        </w:rPr>
        <w:t xml:space="preserve"> </w:t>
      </w:r>
      <w:r>
        <w:t>in</w:t>
      </w:r>
      <w:r>
        <w:rPr>
          <w:spacing w:val="17"/>
        </w:rPr>
        <w:t xml:space="preserve"> </w:t>
      </w:r>
      <w:r>
        <w:t>the</w:t>
      </w:r>
      <w:r>
        <w:rPr>
          <w:spacing w:val="17"/>
        </w:rPr>
        <w:t xml:space="preserve"> </w:t>
      </w:r>
      <w:r>
        <w:t>inner</w:t>
      </w:r>
      <w:r>
        <w:rPr>
          <w:spacing w:val="17"/>
        </w:rPr>
        <w:t xml:space="preserve"> </w:t>
      </w:r>
      <w:r>
        <w:t>passages</w:t>
      </w:r>
      <w:r>
        <w:rPr>
          <w:spacing w:val="17"/>
        </w:rPr>
        <w:t xml:space="preserve"> </w:t>
      </w:r>
      <w:r>
        <w:t>shall</w:t>
      </w:r>
      <w:r>
        <w:rPr>
          <w:spacing w:val="17"/>
        </w:rPr>
        <w:t xml:space="preserve"> </w:t>
      </w:r>
      <w:r>
        <w:t>be</w:t>
      </w:r>
      <w:r>
        <w:rPr>
          <w:spacing w:val="17"/>
        </w:rPr>
        <w:t xml:space="preserve"> </w:t>
      </w:r>
      <w:r>
        <w:rPr>
          <w:spacing w:val="-1"/>
        </w:rPr>
        <w:t>c</w:t>
      </w:r>
      <w:r>
        <w:t>ontrolled</w:t>
      </w:r>
      <w:r>
        <w:rPr>
          <w:spacing w:val="16"/>
        </w:rPr>
        <w:t xml:space="preserve"> </w:t>
      </w:r>
      <w:r>
        <w:t>by</w:t>
      </w:r>
      <w:r>
        <w:rPr>
          <w:spacing w:val="16"/>
        </w:rPr>
        <w:t xml:space="preserve"> </w:t>
      </w:r>
      <w:r>
        <w:t>the</w:t>
      </w:r>
      <w:r>
        <w:rPr>
          <w:spacing w:val="16"/>
        </w:rPr>
        <w:t xml:space="preserve"> </w:t>
      </w:r>
      <w:r>
        <w:t>circ</w:t>
      </w:r>
      <w:r>
        <w:rPr>
          <w:spacing w:val="-1"/>
        </w:rPr>
        <w:t>u</w:t>
      </w:r>
      <w:r>
        <w:t>it</w:t>
      </w:r>
      <w:r>
        <w:rPr>
          <w:spacing w:val="17"/>
        </w:rPr>
        <w:t xml:space="preserve"> </w:t>
      </w:r>
      <w:r>
        <w:t>breakers</w:t>
      </w:r>
      <w:r>
        <w:rPr>
          <w:spacing w:val="17"/>
        </w:rPr>
        <w:t xml:space="preserve"> </w:t>
      </w:r>
      <w:r>
        <w:rPr>
          <w:spacing w:val="-1"/>
        </w:rPr>
        <w:t>o</w:t>
      </w:r>
      <w:r>
        <w:t>f</w:t>
      </w:r>
      <w:r>
        <w:rPr>
          <w:spacing w:val="16"/>
        </w:rPr>
        <w:t xml:space="preserve"> </w:t>
      </w:r>
      <w:r>
        <w:t>the distribution</w:t>
      </w:r>
      <w:r>
        <w:rPr>
          <w:spacing w:val="-1"/>
        </w:rPr>
        <w:t xml:space="preserve"> </w:t>
      </w:r>
      <w:r>
        <w:t>boards.</w:t>
      </w:r>
    </w:p>
    <w:p w14:paraId="149CAD86">
      <w:pPr>
        <w:tabs>
          <w:tab w:val="left" w:pos="3880"/>
        </w:tabs>
        <w:autoSpaceDE w:val="0"/>
        <w:autoSpaceDN w:val="0"/>
        <w:adjustRightInd w:val="0"/>
        <w:spacing w:line="240" w:lineRule="exact"/>
        <w:ind w:left="1009"/>
        <w:rPr>
          <w:kern w:val="0"/>
          <w:sz w:val="24"/>
        </w:rPr>
      </w:pPr>
    </w:p>
    <w:p w14:paraId="6450ADDE">
      <w:pPr>
        <w:pStyle w:val="71"/>
        <w:ind w:left="743"/>
      </w:pPr>
      <w:r>
        <w:t>The lights for the outside passages sh</w:t>
      </w:r>
      <w:r>
        <w:rPr>
          <w:spacing w:val="-2"/>
        </w:rPr>
        <w:t>a</w:t>
      </w:r>
      <w:r>
        <w:t>ll be controlled from</w:t>
      </w:r>
      <w:r>
        <w:rPr>
          <w:spacing w:val="-2"/>
        </w:rPr>
        <w:t xml:space="preserve"> </w:t>
      </w:r>
      <w:r>
        <w:t>the wheelhouse.</w:t>
      </w:r>
    </w:p>
    <w:p w14:paraId="0868D80D">
      <w:pPr>
        <w:tabs>
          <w:tab w:val="left" w:pos="3880"/>
        </w:tabs>
        <w:autoSpaceDE w:val="0"/>
        <w:autoSpaceDN w:val="0"/>
        <w:adjustRightInd w:val="0"/>
        <w:spacing w:line="240" w:lineRule="exact"/>
        <w:ind w:left="1009"/>
        <w:rPr>
          <w:kern w:val="0"/>
          <w:sz w:val="24"/>
        </w:rPr>
      </w:pPr>
    </w:p>
    <w:p w14:paraId="0ADEDED6">
      <w:pPr>
        <w:pStyle w:val="71"/>
        <w:ind w:left="743"/>
      </w:pPr>
      <w:r>
        <w:t>The</w:t>
      </w:r>
      <w:r>
        <w:rPr>
          <w:spacing w:val="25"/>
        </w:rPr>
        <w:t xml:space="preserve"> </w:t>
      </w:r>
      <w:r>
        <w:t>outside</w:t>
      </w:r>
      <w:r>
        <w:rPr>
          <w:spacing w:val="25"/>
        </w:rPr>
        <w:t xml:space="preserve"> </w:t>
      </w:r>
      <w:r>
        <w:t>floodlights</w:t>
      </w:r>
      <w:r>
        <w:rPr>
          <w:spacing w:val="25"/>
        </w:rPr>
        <w:t xml:space="preserve"> </w:t>
      </w:r>
      <w:r>
        <w:t>shall</w:t>
      </w:r>
      <w:r>
        <w:rPr>
          <w:spacing w:val="25"/>
        </w:rPr>
        <w:t xml:space="preserve"> </w:t>
      </w:r>
      <w:r>
        <w:t>be</w:t>
      </w:r>
      <w:r>
        <w:rPr>
          <w:spacing w:val="25"/>
        </w:rPr>
        <w:t xml:space="preserve"> </w:t>
      </w:r>
      <w:r>
        <w:t>control</w:t>
      </w:r>
      <w:r>
        <w:rPr>
          <w:spacing w:val="1"/>
        </w:rPr>
        <w:t>l</w:t>
      </w:r>
      <w:r>
        <w:t>ed</w:t>
      </w:r>
      <w:r>
        <w:rPr>
          <w:spacing w:val="25"/>
        </w:rPr>
        <w:t xml:space="preserve"> </w:t>
      </w:r>
      <w:r>
        <w:t>by</w:t>
      </w:r>
      <w:r>
        <w:rPr>
          <w:spacing w:val="25"/>
        </w:rPr>
        <w:t xml:space="preserve"> </w:t>
      </w:r>
      <w:r>
        <w:t>respective</w:t>
      </w:r>
      <w:r>
        <w:rPr>
          <w:spacing w:val="25"/>
        </w:rPr>
        <w:t xml:space="preserve"> </w:t>
      </w:r>
      <w:r>
        <w:t>switches</w:t>
      </w:r>
      <w:r>
        <w:rPr>
          <w:spacing w:val="25"/>
        </w:rPr>
        <w:t xml:space="preserve"> </w:t>
      </w:r>
      <w:r>
        <w:t>on</w:t>
      </w:r>
      <w:r>
        <w:rPr>
          <w:spacing w:val="25"/>
        </w:rPr>
        <w:t xml:space="preserve"> </w:t>
      </w:r>
      <w:r>
        <w:t>the</w:t>
      </w:r>
      <w:r>
        <w:rPr>
          <w:spacing w:val="25"/>
        </w:rPr>
        <w:t xml:space="preserve"> </w:t>
      </w:r>
      <w:r>
        <w:t>group</w:t>
      </w:r>
      <w:r>
        <w:rPr>
          <w:spacing w:val="25"/>
        </w:rPr>
        <w:t xml:space="preserve"> </w:t>
      </w:r>
      <w:r>
        <w:t>switch board in the wheelhouse.</w:t>
      </w:r>
    </w:p>
    <w:p w14:paraId="1D3BC322">
      <w:pPr>
        <w:tabs>
          <w:tab w:val="left" w:pos="3880"/>
        </w:tabs>
        <w:autoSpaceDE w:val="0"/>
        <w:autoSpaceDN w:val="0"/>
        <w:adjustRightInd w:val="0"/>
        <w:spacing w:line="240" w:lineRule="exact"/>
        <w:ind w:left="1009"/>
        <w:rPr>
          <w:kern w:val="0"/>
          <w:sz w:val="24"/>
        </w:rPr>
      </w:pPr>
    </w:p>
    <w:p w14:paraId="26C71BCE">
      <w:pPr>
        <w:pStyle w:val="71"/>
        <w:ind w:left="743"/>
      </w:pPr>
      <w:r>
        <w:t>The</w:t>
      </w:r>
      <w:r>
        <w:rPr>
          <w:spacing w:val="21"/>
        </w:rPr>
        <w:t xml:space="preserve"> </w:t>
      </w:r>
      <w:r>
        <w:t>lights</w:t>
      </w:r>
      <w:r>
        <w:rPr>
          <w:spacing w:val="21"/>
        </w:rPr>
        <w:t xml:space="preserve"> </w:t>
      </w:r>
      <w:r>
        <w:t>in</w:t>
      </w:r>
      <w:r>
        <w:rPr>
          <w:spacing w:val="21"/>
        </w:rPr>
        <w:t xml:space="preserve"> </w:t>
      </w:r>
      <w:r>
        <w:t>the</w:t>
      </w:r>
      <w:r>
        <w:rPr>
          <w:spacing w:val="21"/>
        </w:rPr>
        <w:t xml:space="preserve"> </w:t>
      </w:r>
      <w:r>
        <w:t>stair</w:t>
      </w:r>
      <w:r>
        <w:rPr>
          <w:spacing w:val="21"/>
        </w:rPr>
        <w:t xml:space="preserve"> </w:t>
      </w:r>
      <w:r>
        <w:t>case</w:t>
      </w:r>
      <w:r>
        <w:rPr>
          <w:spacing w:val="21"/>
        </w:rPr>
        <w:t xml:space="preserve"> </w:t>
      </w:r>
      <w:r>
        <w:t>of</w:t>
      </w:r>
      <w:r>
        <w:rPr>
          <w:spacing w:val="21"/>
        </w:rPr>
        <w:t xml:space="preserve"> </w:t>
      </w:r>
      <w:r>
        <w:t>the</w:t>
      </w:r>
      <w:r>
        <w:rPr>
          <w:spacing w:val="21"/>
        </w:rPr>
        <w:t xml:space="preserve"> </w:t>
      </w:r>
      <w:r>
        <w:t>wheelhouse</w:t>
      </w:r>
      <w:r>
        <w:rPr>
          <w:spacing w:val="22"/>
        </w:rPr>
        <w:t xml:space="preserve"> </w:t>
      </w:r>
      <w:r>
        <w:t>entrances</w:t>
      </w:r>
      <w:r>
        <w:rPr>
          <w:spacing w:val="22"/>
        </w:rPr>
        <w:t xml:space="preserve"> </w:t>
      </w:r>
      <w:r>
        <w:t>shall</w:t>
      </w:r>
      <w:r>
        <w:rPr>
          <w:spacing w:val="22"/>
        </w:rPr>
        <w:t xml:space="preserve"> </w:t>
      </w:r>
      <w:r>
        <w:t>be</w:t>
      </w:r>
      <w:r>
        <w:rPr>
          <w:spacing w:val="22"/>
        </w:rPr>
        <w:t xml:space="preserve"> </w:t>
      </w:r>
      <w:r>
        <w:t>controlled</w:t>
      </w:r>
      <w:r>
        <w:rPr>
          <w:spacing w:val="22"/>
        </w:rPr>
        <w:t xml:space="preserve"> </w:t>
      </w:r>
      <w:r>
        <w:t>by</w:t>
      </w:r>
      <w:r>
        <w:rPr>
          <w:spacing w:val="22"/>
        </w:rPr>
        <w:t xml:space="preserve"> </w:t>
      </w:r>
      <w:r>
        <w:t>a door li</w:t>
      </w:r>
      <w:r>
        <w:rPr>
          <w:spacing w:val="-2"/>
        </w:rPr>
        <w:t>m</w:t>
      </w:r>
      <w:r>
        <w:t>it switch (if necessary)</w:t>
      </w:r>
      <w:r>
        <w:rPr>
          <w:rFonts w:hint="eastAsia"/>
        </w:rPr>
        <w:t xml:space="preserve"> also</w:t>
      </w:r>
      <w:r>
        <w:t>.</w:t>
      </w:r>
    </w:p>
    <w:p w14:paraId="4A0782E1">
      <w:pPr>
        <w:tabs>
          <w:tab w:val="left" w:pos="3880"/>
        </w:tabs>
        <w:autoSpaceDE w:val="0"/>
        <w:autoSpaceDN w:val="0"/>
        <w:adjustRightInd w:val="0"/>
        <w:spacing w:line="240" w:lineRule="exact"/>
        <w:ind w:left="1009"/>
        <w:rPr>
          <w:kern w:val="0"/>
          <w:sz w:val="24"/>
        </w:rPr>
      </w:pPr>
    </w:p>
    <w:p w14:paraId="582B11A0">
      <w:pPr>
        <w:pStyle w:val="71"/>
        <w:ind w:left="743"/>
      </w:pPr>
      <w:r>
        <w:t>The</w:t>
      </w:r>
      <w:r>
        <w:rPr>
          <w:spacing w:val="18"/>
        </w:rPr>
        <w:t xml:space="preserve"> </w:t>
      </w:r>
      <w:r>
        <w:t>lights</w:t>
      </w:r>
      <w:r>
        <w:rPr>
          <w:spacing w:val="18"/>
        </w:rPr>
        <w:t xml:space="preserve"> </w:t>
      </w:r>
      <w:r>
        <w:t>of</w:t>
      </w:r>
      <w:r>
        <w:rPr>
          <w:spacing w:val="18"/>
        </w:rPr>
        <w:t xml:space="preserve"> </w:t>
      </w:r>
      <w:r>
        <w:t>the</w:t>
      </w:r>
      <w:r>
        <w:rPr>
          <w:spacing w:val="18"/>
        </w:rPr>
        <w:t xml:space="preserve"> </w:t>
      </w:r>
      <w:r>
        <w:t>explosio</w:t>
      </w:r>
      <w:r>
        <w:rPr>
          <w:spacing w:val="-1"/>
        </w:rPr>
        <w:t>n</w:t>
      </w:r>
      <w:r>
        <w:t>-</w:t>
      </w:r>
      <w:r>
        <w:rPr>
          <w:spacing w:val="-1"/>
        </w:rPr>
        <w:t>p</w:t>
      </w:r>
      <w:r>
        <w:t>roof</w:t>
      </w:r>
      <w:r>
        <w:rPr>
          <w:spacing w:val="17"/>
        </w:rPr>
        <w:t xml:space="preserve"> </w:t>
      </w:r>
      <w:r>
        <w:t>type</w:t>
      </w:r>
      <w:r>
        <w:rPr>
          <w:spacing w:val="18"/>
        </w:rPr>
        <w:t xml:space="preserve"> </w:t>
      </w:r>
      <w:r>
        <w:t>s</w:t>
      </w:r>
      <w:r>
        <w:rPr>
          <w:spacing w:val="-1"/>
        </w:rPr>
        <w:t>h</w:t>
      </w:r>
      <w:r>
        <w:t>all</w:t>
      </w:r>
      <w:r>
        <w:rPr>
          <w:spacing w:val="18"/>
        </w:rPr>
        <w:t xml:space="preserve"> </w:t>
      </w:r>
      <w:r>
        <w:t>be</w:t>
      </w:r>
      <w:r>
        <w:rPr>
          <w:spacing w:val="18"/>
        </w:rPr>
        <w:t xml:space="preserve"> </w:t>
      </w:r>
      <w:r>
        <w:t>co</w:t>
      </w:r>
      <w:r>
        <w:rPr>
          <w:spacing w:val="-1"/>
        </w:rPr>
        <w:t>n</w:t>
      </w:r>
      <w:r>
        <w:rPr>
          <w:spacing w:val="1"/>
        </w:rPr>
        <w:t>t</w:t>
      </w:r>
      <w:r>
        <w:rPr>
          <w:spacing w:val="-1"/>
        </w:rPr>
        <w:t>r</w:t>
      </w:r>
      <w:r>
        <w:t>olled</w:t>
      </w:r>
      <w:r>
        <w:rPr>
          <w:spacing w:val="18"/>
        </w:rPr>
        <w:t xml:space="preserve"> </w:t>
      </w:r>
      <w:r>
        <w:t>by</w:t>
      </w:r>
      <w:r>
        <w:rPr>
          <w:spacing w:val="18"/>
        </w:rPr>
        <w:t xml:space="preserve"> </w:t>
      </w:r>
      <w:r>
        <w:rPr>
          <w:spacing w:val="-1"/>
        </w:rPr>
        <w:t>r</w:t>
      </w:r>
      <w:r>
        <w:t>e</w:t>
      </w:r>
      <w:r>
        <w:rPr>
          <w:spacing w:val="-1"/>
        </w:rPr>
        <w:t>s</w:t>
      </w:r>
      <w:r>
        <w:t>pective</w:t>
      </w:r>
      <w:r>
        <w:rPr>
          <w:spacing w:val="18"/>
        </w:rPr>
        <w:t xml:space="preserve"> </w:t>
      </w:r>
      <w:r>
        <w:t>switches located in t</w:t>
      </w:r>
      <w:r>
        <w:rPr>
          <w:spacing w:val="-1"/>
        </w:rPr>
        <w:t>h</w:t>
      </w:r>
      <w:r>
        <w:t>e safety place.</w:t>
      </w:r>
    </w:p>
    <w:p w14:paraId="6E22A889">
      <w:pPr>
        <w:tabs>
          <w:tab w:val="left" w:pos="3880"/>
        </w:tabs>
        <w:autoSpaceDE w:val="0"/>
        <w:autoSpaceDN w:val="0"/>
        <w:adjustRightInd w:val="0"/>
        <w:spacing w:line="240" w:lineRule="exact"/>
        <w:ind w:left="1009"/>
        <w:rPr>
          <w:kern w:val="0"/>
          <w:sz w:val="24"/>
        </w:rPr>
      </w:pPr>
    </w:p>
    <w:p w14:paraId="3A822808">
      <w:pPr>
        <w:pStyle w:val="71"/>
        <w:ind w:left="743"/>
      </w:pPr>
      <w:r>
        <w:t>The</w:t>
      </w:r>
      <w:r>
        <w:rPr>
          <w:spacing w:val="15"/>
        </w:rPr>
        <w:t xml:space="preserve"> </w:t>
      </w:r>
      <w:r>
        <w:t>lighting</w:t>
      </w:r>
      <w:r>
        <w:rPr>
          <w:spacing w:val="15"/>
        </w:rPr>
        <w:t xml:space="preserve"> </w:t>
      </w:r>
      <w:r>
        <w:t>fixture</w:t>
      </w:r>
      <w:r>
        <w:rPr>
          <w:spacing w:val="15"/>
        </w:rPr>
        <w:t xml:space="preserve"> </w:t>
      </w:r>
      <w:r>
        <w:t>in</w:t>
      </w:r>
      <w:r>
        <w:rPr>
          <w:spacing w:val="15"/>
        </w:rPr>
        <w:t xml:space="preserve"> </w:t>
      </w:r>
      <w:r>
        <w:t>pipe</w:t>
      </w:r>
      <w:r>
        <w:rPr>
          <w:spacing w:val="15"/>
        </w:rPr>
        <w:t xml:space="preserve"> </w:t>
      </w:r>
      <w:r>
        <w:t>duct</w:t>
      </w:r>
      <w:r>
        <w:rPr>
          <w:spacing w:val="15"/>
        </w:rPr>
        <w:t xml:space="preserve"> </w:t>
      </w:r>
      <w:r>
        <w:t>shall</w:t>
      </w:r>
      <w:r>
        <w:rPr>
          <w:spacing w:val="15"/>
        </w:rPr>
        <w:t xml:space="preserve"> </w:t>
      </w:r>
      <w:r>
        <w:t>be</w:t>
      </w:r>
      <w:r>
        <w:rPr>
          <w:spacing w:val="15"/>
        </w:rPr>
        <w:t xml:space="preserve"> </w:t>
      </w:r>
      <w:r>
        <w:t>controlled</w:t>
      </w:r>
      <w:r>
        <w:rPr>
          <w:spacing w:val="16"/>
        </w:rPr>
        <w:t xml:space="preserve"> </w:t>
      </w:r>
      <w:r>
        <w:t>(on/off)</w:t>
      </w:r>
      <w:r>
        <w:rPr>
          <w:spacing w:val="16"/>
        </w:rPr>
        <w:t xml:space="preserve"> </w:t>
      </w:r>
      <w:r>
        <w:t>from</w:t>
      </w:r>
      <w:r>
        <w:rPr>
          <w:spacing w:val="14"/>
        </w:rPr>
        <w:t xml:space="preserve"> </w:t>
      </w:r>
      <w:r>
        <w:t>the</w:t>
      </w:r>
      <w:r>
        <w:rPr>
          <w:spacing w:val="16"/>
        </w:rPr>
        <w:t xml:space="preserve"> </w:t>
      </w:r>
      <w:r>
        <w:t>pipe</w:t>
      </w:r>
      <w:r>
        <w:rPr>
          <w:spacing w:val="16"/>
        </w:rPr>
        <w:t xml:space="preserve"> </w:t>
      </w:r>
      <w:r>
        <w:t>duct</w:t>
      </w:r>
      <w:r>
        <w:rPr>
          <w:spacing w:val="16"/>
        </w:rPr>
        <w:t xml:space="preserve"> </w:t>
      </w:r>
      <w:r>
        <w:t>entrance</w:t>
      </w:r>
      <w:r>
        <w:rPr>
          <w:rFonts w:hint="eastAsia"/>
        </w:rPr>
        <w:t xml:space="preserve"> </w:t>
      </w:r>
      <w:r>
        <w:t>in engine roo</w:t>
      </w:r>
      <w:r>
        <w:rPr>
          <w:spacing w:val="-2"/>
        </w:rPr>
        <w:t>m</w:t>
      </w:r>
      <w:r>
        <w:t>.</w:t>
      </w:r>
    </w:p>
    <w:p w14:paraId="0B19A0A6">
      <w:pPr>
        <w:pStyle w:val="71"/>
        <w:ind w:left="743"/>
      </w:pPr>
    </w:p>
    <w:p w14:paraId="2547CF1D">
      <w:pPr>
        <w:pStyle w:val="71"/>
        <w:ind w:left="743"/>
        <w:rPr>
          <w:b/>
        </w:rPr>
      </w:pPr>
      <w:r>
        <w:rPr>
          <w:b/>
        </w:rPr>
        <w:t>Emergency lights shall be arranged without local switches, except for wheelhouse and crew cabins.</w:t>
      </w:r>
    </w:p>
    <w:p w14:paraId="03CD47C0">
      <w:pPr>
        <w:pStyle w:val="71"/>
        <w:ind w:left="743"/>
      </w:pPr>
    </w:p>
    <w:p w14:paraId="0B0669D1">
      <w:pPr>
        <w:pStyle w:val="3"/>
        <w:numPr>
          <w:ilvl w:val="2"/>
          <w:numId w:val="0"/>
        </w:numPr>
        <w:ind w:left="709" w:leftChars="0" w:hanging="709" w:firstLineChars="0"/>
        <w:jc w:val="left"/>
      </w:pPr>
      <w:bookmarkStart w:id="821" w:name="_Toc48573780"/>
      <w:bookmarkStart w:id="822" w:name="_Toc48311983"/>
      <w:bookmarkStart w:id="823" w:name="_Toc5724026"/>
      <w:bookmarkStart w:id="824" w:name="_Toc49257695"/>
      <w:bookmarkStart w:id="825" w:name="_Toc48573642"/>
      <w:r>
        <w:rPr>
          <w:rFonts w:hint="eastAsia" w:ascii="Arial" w:hAnsi="Arial" w:eastAsia="黑体" w:cs="Times New Roman"/>
          <w:b/>
          <w:bCs/>
          <w:caps/>
          <w:kern w:val="0"/>
          <w:sz w:val="24"/>
          <w:szCs w:val="24"/>
          <w:lang w:val="en-US" w:eastAsia="zh-CN" w:bidi="ar-SA"/>
        </w:rPr>
        <w:t>8.7.10</w:t>
      </w:r>
      <w:r>
        <w:rPr>
          <w:rFonts w:hint="eastAsia" w:cs="Times New Roman"/>
          <w:b/>
          <w:bCs/>
          <w:caps/>
          <w:kern w:val="0"/>
          <w:sz w:val="24"/>
          <w:szCs w:val="24"/>
          <w:lang w:val="en-US" w:eastAsia="zh-CN" w:bidi="ar-SA"/>
        </w:rPr>
        <w:t xml:space="preserve"> </w:t>
      </w:r>
      <w:r>
        <w:t>SWITCHES</w:t>
      </w:r>
      <w:bookmarkEnd w:id="821"/>
      <w:bookmarkEnd w:id="822"/>
      <w:bookmarkEnd w:id="823"/>
      <w:bookmarkEnd w:id="824"/>
      <w:bookmarkEnd w:id="825"/>
    </w:p>
    <w:p w14:paraId="19A1216C">
      <w:pPr>
        <w:pStyle w:val="71"/>
        <w:ind w:left="743"/>
      </w:pPr>
      <w:r>
        <w:t>Switches in living quarters shall be of non</w:t>
      </w:r>
      <w:r>
        <w:rPr>
          <w:rFonts w:hint="eastAsia"/>
          <w:spacing w:val="14"/>
        </w:rPr>
        <w:t>-</w:t>
      </w:r>
      <w:r>
        <w:t>water-proof type, and</w:t>
      </w:r>
      <w:r>
        <w:rPr>
          <w:spacing w:val="14"/>
        </w:rPr>
        <w:t xml:space="preserve"> </w:t>
      </w:r>
      <w:r>
        <w:t xml:space="preserve">switches in the </w:t>
      </w:r>
      <w:r>
        <w:rPr>
          <w:spacing w:val="-2"/>
        </w:rPr>
        <w:t>m</w:t>
      </w:r>
      <w:r>
        <w:t>achinery spaces, galley, laundry, toilets etc.</w:t>
      </w:r>
      <w:r>
        <w:rPr>
          <w:spacing w:val="-1"/>
        </w:rPr>
        <w:t xml:space="preserve"> </w:t>
      </w:r>
      <w:r>
        <w:t>s</w:t>
      </w:r>
      <w:r>
        <w:rPr>
          <w:spacing w:val="-1"/>
        </w:rPr>
        <w:t>h</w:t>
      </w:r>
      <w:r>
        <w:t>all be water-proof type in general.</w:t>
      </w:r>
    </w:p>
    <w:p w14:paraId="5B7BF8E8">
      <w:pPr>
        <w:tabs>
          <w:tab w:val="left" w:pos="3880"/>
        </w:tabs>
        <w:autoSpaceDE w:val="0"/>
        <w:autoSpaceDN w:val="0"/>
        <w:adjustRightInd w:val="0"/>
        <w:spacing w:line="240" w:lineRule="exact"/>
        <w:ind w:left="1009"/>
        <w:rPr>
          <w:kern w:val="0"/>
          <w:sz w:val="24"/>
        </w:rPr>
      </w:pPr>
    </w:p>
    <w:p w14:paraId="72F894D7">
      <w:pPr>
        <w:pStyle w:val="71"/>
        <w:ind w:left="743"/>
      </w:pPr>
      <w:r>
        <w:t>Switches</w:t>
      </w:r>
      <w:r>
        <w:rPr>
          <w:spacing w:val="29"/>
        </w:rPr>
        <w:t xml:space="preserve"> </w:t>
      </w:r>
      <w:r>
        <w:t>s</w:t>
      </w:r>
      <w:r>
        <w:rPr>
          <w:spacing w:val="-1"/>
        </w:rPr>
        <w:t>h</w:t>
      </w:r>
      <w:r>
        <w:t>all</w:t>
      </w:r>
      <w:r>
        <w:rPr>
          <w:spacing w:val="29"/>
        </w:rPr>
        <w:t xml:space="preserve"> </w:t>
      </w:r>
      <w:r>
        <w:t>be</w:t>
      </w:r>
      <w:r>
        <w:rPr>
          <w:spacing w:val="29"/>
        </w:rPr>
        <w:t xml:space="preserve"> </w:t>
      </w:r>
      <w:r>
        <w:t>constructed</w:t>
      </w:r>
      <w:r>
        <w:rPr>
          <w:spacing w:val="29"/>
        </w:rPr>
        <w:t xml:space="preserve"> </w:t>
      </w:r>
      <w:r>
        <w:t>for</w:t>
      </w:r>
      <w:r>
        <w:rPr>
          <w:spacing w:val="29"/>
        </w:rPr>
        <w:t xml:space="preserve"> </w:t>
      </w:r>
      <w:r>
        <w:rPr>
          <w:rFonts w:hint="eastAsia"/>
          <w:spacing w:val="-1"/>
        </w:rPr>
        <w:t>wall</w:t>
      </w:r>
      <w:r>
        <w:rPr>
          <w:spacing w:val="29"/>
        </w:rPr>
        <w:t xml:space="preserve"> </w:t>
      </w:r>
      <w:r>
        <w:rPr>
          <w:spacing w:val="-2"/>
        </w:rPr>
        <w:t>m</w:t>
      </w:r>
      <w:r>
        <w:t>ou</w:t>
      </w:r>
      <w:r>
        <w:rPr>
          <w:spacing w:val="-2"/>
        </w:rPr>
        <w:t>n</w:t>
      </w:r>
      <w:r>
        <w:t>ting</w:t>
      </w:r>
      <w:r>
        <w:rPr>
          <w:spacing w:val="29"/>
        </w:rPr>
        <w:t xml:space="preserve"> </w:t>
      </w:r>
      <w:r>
        <w:t>in</w:t>
      </w:r>
      <w:r>
        <w:rPr>
          <w:spacing w:val="29"/>
        </w:rPr>
        <w:t xml:space="preserve"> </w:t>
      </w:r>
      <w:r>
        <w:rPr>
          <w:spacing w:val="-1"/>
        </w:rPr>
        <w:t>g</w:t>
      </w:r>
      <w:r>
        <w:t>e</w:t>
      </w:r>
      <w:r>
        <w:rPr>
          <w:spacing w:val="-1"/>
        </w:rPr>
        <w:t>n</w:t>
      </w:r>
      <w:r>
        <w:t>eral,</w:t>
      </w:r>
      <w:r>
        <w:rPr>
          <w:spacing w:val="29"/>
        </w:rPr>
        <w:t xml:space="preserve"> </w:t>
      </w:r>
      <w:r>
        <w:t>and</w:t>
      </w:r>
      <w:r>
        <w:rPr>
          <w:spacing w:val="29"/>
        </w:rPr>
        <w:t xml:space="preserve"> </w:t>
      </w:r>
      <w:r>
        <w:t>flush</w:t>
      </w:r>
      <w:r>
        <w:rPr>
          <w:spacing w:val="29"/>
        </w:rPr>
        <w:t xml:space="preserve"> </w:t>
      </w:r>
      <w:r>
        <w:t>type</w:t>
      </w:r>
      <w:r>
        <w:rPr>
          <w:spacing w:val="29"/>
        </w:rPr>
        <w:t xml:space="preserve"> </w:t>
      </w:r>
      <w:r>
        <w:t xml:space="preserve">switches shall be </w:t>
      </w:r>
      <w:r>
        <w:rPr>
          <w:spacing w:val="-1"/>
        </w:rPr>
        <w:t>p</w:t>
      </w:r>
      <w:r>
        <w:t>r</w:t>
      </w:r>
      <w:r>
        <w:rPr>
          <w:spacing w:val="-1"/>
        </w:rPr>
        <w:t>o</w:t>
      </w:r>
      <w:r>
        <w:t>vided for the</w:t>
      </w:r>
      <w:r>
        <w:rPr>
          <w:spacing w:val="-1"/>
        </w:rPr>
        <w:t xml:space="preserve"> </w:t>
      </w:r>
      <w:r>
        <w:t xml:space="preserve">spaces where </w:t>
      </w:r>
      <w:r>
        <w:rPr>
          <w:rFonts w:hint="eastAsia"/>
        </w:rPr>
        <w:t xml:space="preserve">woody </w:t>
      </w:r>
      <w:r>
        <w:t>linin</w:t>
      </w:r>
      <w:r>
        <w:rPr>
          <w:spacing w:val="-1"/>
        </w:rPr>
        <w:t>g</w:t>
      </w:r>
      <w:r>
        <w:t xml:space="preserve">s </w:t>
      </w:r>
      <w:r>
        <w:rPr>
          <w:spacing w:val="-1"/>
        </w:rPr>
        <w:t>a</w:t>
      </w:r>
      <w:r>
        <w:t>re fitted.</w:t>
      </w:r>
    </w:p>
    <w:p w14:paraId="38A647EC">
      <w:pPr>
        <w:tabs>
          <w:tab w:val="left" w:pos="3880"/>
        </w:tabs>
        <w:autoSpaceDE w:val="0"/>
        <w:autoSpaceDN w:val="0"/>
        <w:adjustRightInd w:val="0"/>
        <w:spacing w:line="240" w:lineRule="exact"/>
        <w:ind w:left="1009"/>
        <w:rPr>
          <w:kern w:val="0"/>
          <w:sz w:val="24"/>
        </w:rPr>
      </w:pPr>
    </w:p>
    <w:p w14:paraId="123876E1">
      <w:pPr>
        <w:pStyle w:val="71"/>
        <w:ind w:left="743"/>
      </w:pPr>
      <w:r>
        <w:t>The switch</w:t>
      </w:r>
      <w:r>
        <w:rPr>
          <w:spacing w:val="-7"/>
        </w:rPr>
        <w:t xml:space="preserve"> </w:t>
      </w:r>
      <w:r>
        <w:t>for</w:t>
      </w:r>
      <w:r>
        <w:rPr>
          <w:spacing w:val="-7"/>
        </w:rPr>
        <w:t xml:space="preserve"> </w:t>
      </w:r>
      <w:r>
        <w:t>cold provision stores</w:t>
      </w:r>
      <w:r>
        <w:rPr>
          <w:spacing w:val="-7"/>
        </w:rPr>
        <w:t xml:space="preserve"> </w:t>
      </w:r>
      <w:r>
        <w:t>lighting</w:t>
      </w:r>
      <w:r>
        <w:rPr>
          <w:spacing w:val="-9"/>
        </w:rPr>
        <w:t xml:space="preserve"> </w:t>
      </w:r>
      <w:r>
        <w:t xml:space="preserve">shall </w:t>
      </w:r>
      <w:r>
        <w:rPr>
          <w:spacing w:val="-1"/>
        </w:rPr>
        <w:t>b</w:t>
      </w:r>
      <w:r>
        <w:t>e with</w:t>
      </w:r>
      <w:r>
        <w:rPr>
          <w:spacing w:val="-7"/>
        </w:rPr>
        <w:t xml:space="preserve"> </w:t>
      </w:r>
      <w:r>
        <w:t>a red in</w:t>
      </w:r>
      <w:r>
        <w:rPr>
          <w:spacing w:val="-1"/>
        </w:rPr>
        <w:t>d</w:t>
      </w:r>
      <w:r>
        <w:rPr>
          <w:spacing w:val="1"/>
        </w:rPr>
        <w:t>i</w:t>
      </w:r>
      <w:r>
        <w:t>cating</w:t>
      </w:r>
      <w:r>
        <w:rPr>
          <w:spacing w:val="-7"/>
        </w:rPr>
        <w:t xml:space="preserve"> </w:t>
      </w:r>
      <w:r>
        <w:t>la</w:t>
      </w:r>
      <w:r>
        <w:rPr>
          <w:spacing w:val="-2"/>
        </w:rPr>
        <w:t>m</w:t>
      </w:r>
      <w:r>
        <w:t>p to indic</w:t>
      </w:r>
      <w:r>
        <w:rPr>
          <w:spacing w:val="-1"/>
        </w:rPr>
        <w:t>a</w:t>
      </w:r>
      <w:r>
        <w:t>te wh</w:t>
      </w:r>
      <w:r>
        <w:rPr>
          <w:spacing w:val="-1"/>
        </w:rPr>
        <w:t>e</w:t>
      </w:r>
      <w:r>
        <w:t>n the inside</w:t>
      </w:r>
      <w:r>
        <w:rPr>
          <w:spacing w:val="-1"/>
        </w:rPr>
        <w:t xml:space="preserve"> </w:t>
      </w:r>
      <w:r>
        <w:t>lights</w:t>
      </w:r>
      <w:r>
        <w:rPr>
          <w:spacing w:val="-1"/>
        </w:rPr>
        <w:t xml:space="preserve"> </w:t>
      </w:r>
      <w:r>
        <w:t>are</w:t>
      </w:r>
      <w:r>
        <w:rPr>
          <w:spacing w:val="-1"/>
        </w:rPr>
        <w:t xml:space="preserve"> </w:t>
      </w:r>
      <w:r>
        <w:t>on.</w:t>
      </w:r>
    </w:p>
    <w:p w14:paraId="5067CF7B">
      <w:pPr>
        <w:tabs>
          <w:tab w:val="left" w:pos="3880"/>
        </w:tabs>
        <w:autoSpaceDE w:val="0"/>
        <w:autoSpaceDN w:val="0"/>
        <w:adjustRightInd w:val="0"/>
        <w:spacing w:line="240" w:lineRule="exact"/>
        <w:ind w:left="1009"/>
        <w:rPr>
          <w:kern w:val="0"/>
          <w:sz w:val="24"/>
        </w:rPr>
      </w:pPr>
    </w:p>
    <w:p w14:paraId="4778D0F0">
      <w:pPr>
        <w:pStyle w:val="71"/>
        <w:ind w:left="743"/>
      </w:pPr>
      <w:r>
        <w:t xml:space="preserve">Switches </w:t>
      </w:r>
      <w:r>
        <w:rPr>
          <w:spacing w:val="-1"/>
        </w:rPr>
        <w:t>f</w:t>
      </w:r>
      <w:r>
        <w:t>or</w:t>
      </w:r>
      <w:r>
        <w:rPr>
          <w:spacing w:val="-1"/>
        </w:rPr>
        <w:t xml:space="preserve"> </w:t>
      </w:r>
      <w:r>
        <w:t>berth lights and desk li</w:t>
      </w:r>
      <w:r>
        <w:rPr>
          <w:spacing w:val="-1"/>
        </w:rPr>
        <w:t>g</w:t>
      </w:r>
      <w:r>
        <w:t xml:space="preserve">hts shall be </w:t>
      </w:r>
      <w:r>
        <w:rPr>
          <w:spacing w:val="-1"/>
        </w:rPr>
        <w:t>f</w:t>
      </w:r>
      <w:r>
        <w:t>itted on their</w:t>
      </w:r>
      <w:r>
        <w:rPr>
          <w:spacing w:val="-1"/>
        </w:rPr>
        <w:t xml:space="preserve"> </w:t>
      </w:r>
      <w:r>
        <w:t xml:space="preserve">own </w:t>
      </w:r>
      <w:r>
        <w:rPr>
          <w:spacing w:val="-1"/>
        </w:rPr>
        <w:t>f</w:t>
      </w:r>
      <w:r>
        <w:rPr>
          <w:spacing w:val="1"/>
        </w:rPr>
        <w:t>i</w:t>
      </w:r>
      <w:r>
        <w:t>xtures.</w:t>
      </w:r>
    </w:p>
    <w:p w14:paraId="5BF78AF4">
      <w:pPr>
        <w:tabs>
          <w:tab w:val="left" w:pos="3880"/>
        </w:tabs>
        <w:autoSpaceDE w:val="0"/>
        <w:autoSpaceDN w:val="0"/>
        <w:adjustRightInd w:val="0"/>
        <w:spacing w:line="240" w:lineRule="exact"/>
        <w:ind w:left="1009"/>
        <w:rPr>
          <w:kern w:val="0"/>
          <w:sz w:val="24"/>
        </w:rPr>
      </w:pPr>
    </w:p>
    <w:p w14:paraId="23257EA0">
      <w:pPr>
        <w:pStyle w:val="71"/>
        <w:ind w:left="743"/>
      </w:pPr>
      <w:r>
        <w:t>In</w:t>
      </w:r>
      <w:r>
        <w:rPr>
          <w:spacing w:val="19"/>
        </w:rPr>
        <w:t xml:space="preserve"> </w:t>
      </w:r>
      <w:r>
        <w:t>general,</w:t>
      </w:r>
      <w:r>
        <w:rPr>
          <w:spacing w:val="19"/>
        </w:rPr>
        <w:t xml:space="preserve"> </w:t>
      </w:r>
      <w:r>
        <w:t>all</w:t>
      </w:r>
      <w:r>
        <w:rPr>
          <w:spacing w:val="19"/>
        </w:rPr>
        <w:t xml:space="preserve"> </w:t>
      </w:r>
      <w:r>
        <w:t>tu</w:t>
      </w:r>
      <w:r>
        <w:rPr>
          <w:spacing w:val="-2"/>
        </w:rPr>
        <w:t>m</w:t>
      </w:r>
      <w:r>
        <w:t>bler</w:t>
      </w:r>
      <w:r>
        <w:rPr>
          <w:spacing w:val="19"/>
        </w:rPr>
        <w:t xml:space="preserve"> </w:t>
      </w:r>
      <w:r>
        <w:t>switches</w:t>
      </w:r>
      <w:r>
        <w:rPr>
          <w:spacing w:val="19"/>
        </w:rPr>
        <w:t xml:space="preserve"> </w:t>
      </w:r>
      <w:r>
        <w:t>a</w:t>
      </w:r>
      <w:r>
        <w:rPr>
          <w:spacing w:val="-1"/>
        </w:rPr>
        <w:t>n</w:t>
      </w:r>
      <w:r>
        <w:t>d</w:t>
      </w:r>
      <w:r>
        <w:rPr>
          <w:spacing w:val="19"/>
        </w:rPr>
        <w:t xml:space="preserve"> </w:t>
      </w:r>
      <w:r>
        <w:t>rotary</w:t>
      </w:r>
      <w:r>
        <w:rPr>
          <w:spacing w:val="19"/>
        </w:rPr>
        <w:t xml:space="preserve"> </w:t>
      </w:r>
      <w:r>
        <w:t>s</w:t>
      </w:r>
      <w:r>
        <w:rPr>
          <w:spacing w:val="-1"/>
        </w:rPr>
        <w:t>w</w:t>
      </w:r>
      <w:r>
        <w:t>itches</w:t>
      </w:r>
      <w:r>
        <w:rPr>
          <w:spacing w:val="19"/>
        </w:rPr>
        <w:t xml:space="preserve"> </w:t>
      </w:r>
      <w:r>
        <w:t>for</w:t>
      </w:r>
      <w:r>
        <w:rPr>
          <w:spacing w:val="19"/>
        </w:rPr>
        <w:t xml:space="preserve"> </w:t>
      </w:r>
      <w:r>
        <w:t>lighting</w:t>
      </w:r>
      <w:r>
        <w:rPr>
          <w:spacing w:val="19"/>
        </w:rPr>
        <w:t xml:space="preserve"> </w:t>
      </w:r>
      <w:r>
        <w:t>bra</w:t>
      </w:r>
      <w:r>
        <w:rPr>
          <w:spacing w:val="-1"/>
        </w:rPr>
        <w:t>n</w:t>
      </w:r>
      <w:r>
        <w:t>ch</w:t>
      </w:r>
      <w:r>
        <w:rPr>
          <w:spacing w:val="18"/>
        </w:rPr>
        <w:t xml:space="preserve"> </w:t>
      </w:r>
      <w:r>
        <w:t>circuits</w:t>
      </w:r>
      <w:r>
        <w:rPr>
          <w:spacing w:val="20"/>
        </w:rPr>
        <w:t xml:space="preserve"> </w:t>
      </w:r>
      <w:r>
        <w:t>sh</w:t>
      </w:r>
      <w:r>
        <w:rPr>
          <w:spacing w:val="-1"/>
        </w:rPr>
        <w:t>a</w:t>
      </w:r>
      <w:r>
        <w:t>ll</w:t>
      </w:r>
      <w:r>
        <w:rPr>
          <w:spacing w:val="20"/>
        </w:rPr>
        <w:t xml:space="preserve"> </w:t>
      </w:r>
      <w:r>
        <w:t>be</w:t>
      </w:r>
      <w:r>
        <w:rPr>
          <w:rFonts w:hint="eastAsia"/>
        </w:rPr>
        <w:t xml:space="preserve"> </w:t>
      </w:r>
      <w:r>
        <w:t>of two-pole type.</w:t>
      </w:r>
    </w:p>
    <w:p w14:paraId="1F59EA50">
      <w:pPr>
        <w:pStyle w:val="71"/>
        <w:ind w:left="743"/>
      </w:pPr>
    </w:p>
    <w:p w14:paraId="444D2234">
      <w:pPr>
        <w:pStyle w:val="3"/>
        <w:numPr>
          <w:ilvl w:val="2"/>
          <w:numId w:val="0"/>
        </w:numPr>
        <w:ind w:left="709" w:leftChars="0" w:hanging="709" w:firstLineChars="0"/>
        <w:jc w:val="left"/>
      </w:pPr>
      <w:bookmarkStart w:id="826" w:name="_Toc49257696"/>
      <w:bookmarkStart w:id="827" w:name="_Toc48311984"/>
      <w:bookmarkStart w:id="828" w:name="_Toc5724027"/>
      <w:bookmarkStart w:id="829" w:name="_Toc48573643"/>
      <w:bookmarkStart w:id="830" w:name="_Toc48573781"/>
      <w:r>
        <w:rPr>
          <w:rFonts w:hint="eastAsia" w:ascii="Arial" w:hAnsi="Arial" w:eastAsia="黑体" w:cs="Times New Roman"/>
          <w:b/>
          <w:bCs/>
          <w:caps/>
          <w:kern w:val="0"/>
          <w:sz w:val="24"/>
          <w:szCs w:val="24"/>
          <w:lang w:val="en-US" w:eastAsia="zh-CN" w:bidi="ar-SA"/>
        </w:rPr>
        <w:t>8.7.11</w:t>
      </w:r>
      <w:r>
        <w:rPr>
          <w:rFonts w:hint="eastAsia" w:cs="Times New Roman"/>
          <w:b/>
          <w:bCs/>
          <w:caps/>
          <w:kern w:val="0"/>
          <w:sz w:val="24"/>
          <w:szCs w:val="24"/>
          <w:lang w:val="en-US" w:eastAsia="zh-CN" w:bidi="ar-SA"/>
        </w:rPr>
        <w:t xml:space="preserve"> </w:t>
      </w:r>
      <w:r>
        <w:t>RECEPTACLES</w:t>
      </w:r>
      <w:bookmarkEnd w:id="826"/>
      <w:bookmarkEnd w:id="827"/>
      <w:bookmarkEnd w:id="828"/>
      <w:bookmarkEnd w:id="829"/>
      <w:bookmarkEnd w:id="830"/>
    </w:p>
    <w:p w14:paraId="5A91C0CD">
      <w:pPr>
        <w:pStyle w:val="3"/>
        <w:numPr>
          <w:ilvl w:val="3"/>
          <w:numId w:val="0"/>
        </w:numPr>
        <w:ind w:left="851" w:leftChars="0" w:hanging="851" w:firstLineChars="0"/>
        <w:jc w:val="left"/>
      </w:pPr>
      <w:bookmarkStart w:id="831" w:name="_Toc48573644"/>
      <w:bookmarkStart w:id="832" w:name="_Toc48573782"/>
      <w:bookmarkStart w:id="833" w:name="_Toc48311985"/>
      <w:bookmarkStart w:id="834" w:name="_Toc49257697"/>
      <w:r>
        <w:rPr>
          <w:rFonts w:hint="eastAsia" w:ascii="Arial" w:hAnsi="Arial" w:eastAsia="黑体" w:cs="Times New Roman"/>
          <w:b/>
          <w:bCs/>
          <w:caps/>
          <w:kern w:val="0"/>
          <w:sz w:val="24"/>
          <w:szCs w:val="24"/>
          <w:lang w:val="en-US" w:eastAsia="zh-CN" w:bidi="ar-SA"/>
        </w:rPr>
        <w:t>8.7.11.1</w:t>
      </w:r>
      <w:r>
        <w:rPr>
          <w:rFonts w:hint="eastAsia" w:cs="Times New Roman"/>
          <w:b/>
          <w:bCs/>
          <w:caps/>
          <w:kern w:val="0"/>
          <w:sz w:val="24"/>
          <w:szCs w:val="24"/>
          <w:lang w:val="en-US" w:eastAsia="zh-CN" w:bidi="ar-SA"/>
        </w:rPr>
        <w:t xml:space="preserve"> </w:t>
      </w:r>
      <w:r>
        <w:t>Non-water-proof Type Receptacles</w:t>
      </w:r>
      <w:bookmarkEnd w:id="831"/>
      <w:bookmarkEnd w:id="832"/>
      <w:bookmarkEnd w:id="833"/>
      <w:bookmarkEnd w:id="834"/>
    </w:p>
    <w:p w14:paraId="61E560FB">
      <w:pPr>
        <w:pStyle w:val="71"/>
        <w:ind w:left="743"/>
      </w:pPr>
    </w:p>
    <w:p w14:paraId="5201F705">
      <w:pPr>
        <w:pStyle w:val="71"/>
        <w:ind w:left="743"/>
      </w:pPr>
      <w:r>
        <w:t>Non-waterproof</w:t>
      </w:r>
      <w:r>
        <w:rPr>
          <w:spacing w:val="22"/>
        </w:rPr>
        <w:t xml:space="preserve"> </w:t>
      </w:r>
      <w:r>
        <w:t>receptacles</w:t>
      </w:r>
      <w:r>
        <w:rPr>
          <w:spacing w:val="22"/>
        </w:rPr>
        <w:t xml:space="preserve"> </w:t>
      </w:r>
      <w:r>
        <w:t>for</w:t>
      </w:r>
      <w:r>
        <w:rPr>
          <w:spacing w:val="22"/>
        </w:rPr>
        <w:t xml:space="preserve"> </w:t>
      </w:r>
      <w:r>
        <w:t>s</w:t>
      </w:r>
      <w:r>
        <w:rPr>
          <w:spacing w:val="-2"/>
        </w:rPr>
        <w:t>m</w:t>
      </w:r>
      <w:r>
        <w:t>all</w:t>
      </w:r>
      <w:r>
        <w:rPr>
          <w:spacing w:val="22"/>
        </w:rPr>
        <w:t xml:space="preserve"> </w:t>
      </w:r>
      <w:r>
        <w:t>electric</w:t>
      </w:r>
      <w:r>
        <w:rPr>
          <w:spacing w:val="19"/>
        </w:rPr>
        <w:t xml:space="preserve"> </w:t>
      </w:r>
      <w:r>
        <w:t>a</w:t>
      </w:r>
      <w:r>
        <w:rPr>
          <w:spacing w:val="-1"/>
        </w:rPr>
        <w:t>p</w:t>
      </w:r>
      <w:r>
        <w:t>pliances</w:t>
      </w:r>
      <w:r>
        <w:rPr>
          <w:spacing w:val="22"/>
        </w:rPr>
        <w:t xml:space="preserve"> </w:t>
      </w:r>
      <w:r>
        <w:t>shall</w:t>
      </w:r>
      <w:r>
        <w:rPr>
          <w:spacing w:val="22"/>
        </w:rPr>
        <w:t xml:space="preserve"> </w:t>
      </w:r>
      <w:r>
        <w:t>be</w:t>
      </w:r>
      <w:r>
        <w:rPr>
          <w:spacing w:val="22"/>
        </w:rPr>
        <w:t xml:space="preserve"> </w:t>
      </w:r>
      <w:r>
        <w:t>of,</w:t>
      </w:r>
      <w:r>
        <w:rPr>
          <w:spacing w:val="22"/>
        </w:rPr>
        <w:t xml:space="preserve"> </w:t>
      </w:r>
      <w:r>
        <w:t>two</w:t>
      </w:r>
      <w:r>
        <w:rPr>
          <w:spacing w:val="22"/>
        </w:rPr>
        <w:t xml:space="preserve"> </w:t>
      </w:r>
      <w:r>
        <w:t>(2)</w:t>
      </w:r>
      <w:r>
        <w:rPr>
          <w:spacing w:val="22"/>
        </w:rPr>
        <w:t xml:space="preserve"> </w:t>
      </w:r>
      <w:r>
        <w:t>poles</w:t>
      </w:r>
      <w:r>
        <w:rPr>
          <w:spacing w:val="22"/>
        </w:rPr>
        <w:t xml:space="preserve"> </w:t>
      </w:r>
      <w:r>
        <w:t>with earth co</w:t>
      </w:r>
      <w:r>
        <w:rPr>
          <w:spacing w:val="-1"/>
        </w:rPr>
        <w:t>n</w:t>
      </w:r>
      <w:r>
        <w:rPr>
          <w:spacing w:val="1"/>
        </w:rPr>
        <w:t>t</w:t>
      </w:r>
      <w:r>
        <w:t xml:space="preserve">act type AC 220 V, 10 </w:t>
      </w:r>
      <w:r>
        <w:rPr>
          <w:spacing w:val="1"/>
        </w:rPr>
        <w:t>a</w:t>
      </w:r>
      <w:r>
        <w:rPr>
          <w:spacing w:val="-1"/>
        </w:rPr>
        <w:t>m</w:t>
      </w:r>
      <w:r>
        <w:t xml:space="preserve">pere capacity and shall </w:t>
      </w:r>
      <w:r>
        <w:rPr>
          <w:spacing w:val="-1"/>
        </w:rPr>
        <w:t>b</w:t>
      </w:r>
      <w:r>
        <w:t>e fitted as f</w:t>
      </w:r>
      <w:r>
        <w:rPr>
          <w:spacing w:val="-1"/>
        </w:rPr>
        <w:t>o</w:t>
      </w:r>
      <w:r>
        <w:t>llows:</w:t>
      </w:r>
    </w:p>
    <w:p w14:paraId="27235EBF">
      <w:pPr>
        <w:tabs>
          <w:tab w:val="left" w:pos="3880"/>
        </w:tabs>
        <w:autoSpaceDE w:val="0"/>
        <w:autoSpaceDN w:val="0"/>
        <w:adjustRightInd w:val="0"/>
        <w:ind w:left="1009"/>
        <w:rPr>
          <w:kern w:val="0"/>
          <w:sz w:val="24"/>
        </w:rPr>
      </w:pPr>
    </w:p>
    <w:p w14:paraId="40DAC1DC">
      <w:pPr>
        <w:pStyle w:val="71"/>
        <w:ind w:left="743"/>
      </w:pPr>
      <w:r>
        <w:t>At</w:t>
      </w:r>
      <w:r>
        <w:rPr>
          <w:spacing w:val="-20"/>
        </w:rPr>
        <w:t xml:space="preserve"> </w:t>
      </w:r>
      <w:r>
        <w:t>least two</w:t>
      </w:r>
      <w:r>
        <w:rPr>
          <w:spacing w:val="-20"/>
        </w:rPr>
        <w:t xml:space="preserve"> </w:t>
      </w:r>
      <w:r>
        <w:t>(2)</w:t>
      </w:r>
      <w:r>
        <w:rPr>
          <w:spacing w:val="-20"/>
        </w:rPr>
        <w:t xml:space="preserve"> </w:t>
      </w:r>
      <w:r>
        <w:t>free</w:t>
      </w:r>
      <w:r>
        <w:rPr>
          <w:spacing w:val="-20"/>
        </w:rPr>
        <w:t xml:space="preserve"> </w:t>
      </w:r>
      <w:r>
        <w:t>receptacles</w:t>
      </w:r>
      <w:r>
        <w:rPr>
          <w:spacing w:val="-20"/>
        </w:rPr>
        <w:t xml:space="preserve"> </w:t>
      </w:r>
      <w:r>
        <w:t>shall</w:t>
      </w:r>
      <w:r>
        <w:rPr>
          <w:spacing w:val="-20"/>
        </w:rPr>
        <w:t xml:space="preserve"> </w:t>
      </w:r>
      <w:r>
        <w:t>be</w:t>
      </w:r>
      <w:r>
        <w:rPr>
          <w:spacing w:val="-22"/>
        </w:rPr>
        <w:t xml:space="preserve"> </w:t>
      </w:r>
      <w:r>
        <w:t>pr</w:t>
      </w:r>
      <w:r>
        <w:rPr>
          <w:spacing w:val="-1"/>
        </w:rPr>
        <w:t>o</w:t>
      </w:r>
      <w:r>
        <w:t>vided</w:t>
      </w:r>
      <w:r>
        <w:rPr>
          <w:spacing w:val="-20"/>
        </w:rPr>
        <w:t xml:space="preserve"> </w:t>
      </w:r>
      <w:r>
        <w:t>respectively</w:t>
      </w:r>
      <w:r>
        <w:rPr>
          <w:spacing w:val="-20"/>
        </w:rPr>
        <w:t xml:space="preserve"> </w:t>
      </w:r>
      <w:r>
        <w:t>in</w:t>
      </w:r>
      <w:r>
        <w:rPr>
          <w:spacing w:val="-20"/>
        </w:rPr>
        <w:t xml:space="preserve"> </w:t>
      </w:r>
      <w:r>
        <w:t>wheelhouse, chart space,</w:t>
      </w:r>
      <w:r>
        <w:rPr>
          <w:spacing w:val="8"/>
        </w:rPr>
        <w:t xml:space="preserve"> </w:t>
      </w:r>
      <w:r>
        <w:t>radio</w:t>
      </w:r>
      <w:r>
        <w:rPr>
          <w:spacing w:val="8"/>
        </w:rPr>
        <w:t xml:space="preserve"> </w:t>
      </w:r>
      <w:r>
        <w:t>space,</w:t>
      </w:r>
      <w:r>
        <w:rPr>
          <w:spacing w:val="8"/>
        </w:rPr>
        <w:t xml:space="preserve"> </w:t>
      </w:r>
      <w:r>
        <w:rPr>
          <w:spacing w:val="-2"/>
        </w:rPr>
        <w:t>m</w:t>
      </w:r>
      <w:r>
        <w:t>ess</w:t>
      </w:r>
      <w:r>
        <w:rPr>
          <w:spacing w:val="8"/>
        </w:rPr>
        <w:t xml:space="preserve"> </w:t>
      </w:r>
      <w:r>
        <w:t>roo</w:t>
      </w:r>
      <w:r>
        <w:rPr>
          <w:spacing w:val="-2"/>
        </w:rPr>
        <w:t>m</w:t>
      </w:r>
      <w:r>
        <w:t>,</w:t>
      </w:r>
      <w:r>
        <w:rPr>
          <w:spacing w:val="8"/>
        </w:rPr>
        <w:t xml:space="preserve"> </w:t>
      </w:r>
      <w:r>
        <w:t>hospital,</w:t>
      </w:r>
      <w:r>
        <w:rPr>
          <w:spacing w:val="7"/>
        </w:rPr>
        <w:t xml:space="preserve"> </w:t>
      </w:r>
      <w:r>
        <w:t>engine</w:t>
      </w:r>
      <w:r>
        <w:rPr>
          <w:spacing w:val="7"/>
        </w:rPr>
        <w:t xml:space="preserve"> </w:t>
      </w:r>
      <w:r>
        <w:t>contr</w:t>
      </w:r>
      <w:r>
        <w:rPr>
          <w:spacing w:val="-1"/>
        </w:rPr>
        <w:t>o</w:t>
      </w:r>
      <w:r>
        <w:t>l</w:t>
      </w:r>
      <w:r>
        <w:rPr>
          <w:spacing w:val="7"/>
        </w:rPr>
        <w:t xml:space="preserve"> </w:t>
      </w:r>
      <w:r>
        <w:t>roo</w:t>
      </w:r>
      <w:r>
        <w:rPr>
          <w:spacing w:val="-2"/>
        </w:rPr>
        <w:t>m</w:t>
      </w:r>
      <w:r>
        <w:t>,</w:t>
      </w:r>
      <w:r>
        <w:rPr>
          <w:spacing w:val="7"/>
        </w:rPr>
        <w:t xml:space="preserve"> </w:t>
      </w:r>
      <w:r>
        <w:t>all</w:t>
      </w:r>
      <w:r>
        <w:rPr>
          <w:spacing w:val="7"/>
        </w:rPr>
        <w:t xml:space="preserve"> </w:t>
      </w:r>
      <w:r>
        <w:t>crew</w:t>
      </w:r>
      <w:r>
        <w:rPr>
          <w:spacing w:val="-1"/>
        </w:rPr>
        <w:t>'</w:t>
      </w:r>
      <w:r>
        <w:t>s cabins, offices, inner passageway and other public roo</w:t>
      </w:r>
      <w:r>
        <w:rPr>
          <w:spacing w:val="-2"/>
        </w:rPr>
        <w:t>m</w:t>
      </w:r>
      <w:r>
        <w:rPr>
          <w:rFonts w:hint="eastAsia"/>
        </w:rPr>
        <w:t>, at least 4 for after wall of wheelhouse.</w:t>
      </w:r>
    </w:p>
    <w:p w14:paraId="79B343EC">
      <w:pPr>
        <w:tabs>
          <w:tab w:val="left" w:pos="3880"/>
        </w:tabs>
        <w:autoSpaceDE w:val="0"/>
        <w:autoSpaceDN w:val="0"/>
        <w:adjustRightInd w:val="0"/>
        <w:spacing w:line="240" w:lineRule="exact"/>
        <w:ind w:left="1009"/>
        <w:rPr>
          <w:kern w:val="0"/>
          <w:sz w:val="24"/>
        </w:rPr>
      </w:pPr>
    </w:p>
    <w:p w14:paraId="226D9E38">
      <w:pPr>
        <w:pStyle w:val="71"/>
        <w:ind w:left="743"/>
      </w:pPr>
      <w:r>
        <w:t>In</w:t>
      </w:r>
      <w:r>
        <w:rPr>
          <w:spacing w:val="26"/>
        </w:rPr>
        <w:t xml:space="preserve"> </w:t>
      </w:r>
      <w:r>
        <w:t>addition,</w:t>
      </w:r>
      <w:r>
        <w:rPr>
          <w:spacing w:val="26"/>
        </w:rPr>
        <w:t xml:space="preserve"> </w:t>
      </w:r>
      <w:r>
        <w:t>each</w:t>
      </w:r>
      <w:r>
        <w:rPr>
          <w:spacing w:val="26"/>
        </w:rPr>
        <w:t xml:space="preserve"> </w:t>
      </w:r>
      <w:r>
        <w:t>one</w:t>
      </w:r>
      <w:r>
        <w:rPr>
          <w:spacing w:val="26"/>
        </w:rPr>
        <w:t xml:space="preserve"> </w:t>
      </w:r>
      <w:r>
        <w:t>(1)</w:t>
      </w:r>
      <w:r>
        <w:rPr>
          <w:spacing w:val="26"/>
        </w:rPr>
        <w:t xml:space="preserve"> </w:t>
      </w:r>
      <w:r>
        <w:t>receptacle</w:t>
      </w:r>
      <w:r>
        <w:rPr>
          <w:spacing w:val="26"/>
        </w:rPr>
        <w:t xml:space="preserve"> </w:t>
      </w:r>
      <w:r>
        <w:t>of</w:t>
      </w:r>
      <w:r>
        <w:rPr>
          <w:spacing w:val="26"/>
        </w:rPr>
        <w:t xml:space="preserve"> </w:t>
      </w:r>
      <w:r>
        <w:t>two</w:t>
      </w:r>
      <w:r>
        <w:rPr>
          <w:spacing w:val="26"/>
        </w:rPr>
        <w:t xml:space="preserve"> </w:t>
      </w:r>
      <w:r>
        <w:t>(2)</w:t>
      </w:r>
      <w:r>
        <w:rPr>
          <w:spacing w:val="26"/>
        </w:rPr>
        <w:t xml:space="preserve"> </w:t>
      </w:r>
      <w:r>
        <w:t>poles,</w:t>
      </w:r>
      <w:r>
        <w:rPr>
          <w:spacing w:val="26"/>
        </w:rPr>
        <w:t xml:space="preserve"> </w:t>
      </w:r>
      <w:r>
        <w:t>DC</w:t>
      </w:r>
      <w:r>
        <w:rPr>
          <w:spacing w:val="26"/>
        </w:rPr>
        <w:t xml:space="preserve"> </w:t>
      </w:r>
      <w:r>
        <w:t>2</w:t>
      </w:r>
      <w:r>
        <w:rPr>
          <w:spacing w:val="1"/>
        </w:rPr>
        <w:t xml:space="preserve">4 </w:t>
      </w:r>
      <w:r>
        <w:t>V</w:t>
      </w:r>
      <w:r>
        <w:rPr>
          <w:spacing w:val="26"/>
        </w:rPr>
        <w:t xml:space="preserve"> </w:t>
      </w:r>
      <w:r>
        <w:t>shall</w:t>
      </w:r>
      <w:r>
        <w:rPr>
          <w:spacing w:val="26"/>
        </w:rPr>
        <w:t xml:space="preserve"> </w:t>
      </w:r>
      <w:r>
        <w:t>be</w:t>
      </w:r>
      <w:r>
        <w:rPr>
          <w:spacing w:val="26"/>
        </w:rPr>
        <w:t xml:space="preserve"> </w:t>
      </w:r>
      <w:r>
        <w:t>provided</w:t>
      </w:r>
      <w:r>
        <w:rPr>
          <w:spacing w:val="26"/>
        </w:rPr>
        <w:t xml:space="preserve"> </w:t>
      </w:r>
      <w:r>
        <w:t>at</w:t>
      </w:r>
      <w:r>
        <w:rPr>
          <w:spacing w:val="26"/>
        </w:rPr>
        <w:t xml:space="preserve"> </w:t>
      </w:r>
      <w:r>
        <w:t xml:space="preserve">the rear of the </w:t>
      </w:r>
      <w:r>
        <w:rPr>
          <w:spacing w:val="-2"/>
        </w:rPr>
        <w:t>m</w:t>
      </w:r>
      <w:r>
        <w:t>ain switchboard and the e</w:t>
      </w:r>
      <w:r>
        <w:rPr>
          <w:spacing w:val="-2"/>
        </w:rPr>
        <w:t>m</w:t>
      </w:r>
      <w:r>
        <w:t>ergency switchboard.</w:t>
      </w:r>
    </w:p>
    <w:p w14:paraId="4154B414">
      <w:pPr>
        <w:tabs>
          <w:tab w:val="left" w:pos="3880"/>
        </w:tabs>
        <w:autoSpaceDE w:val="0"/>
        <w:autoSpaceDN w:val="0"/>
        <w:adjustRightInd w:val="0"/>
        <w:spacing w:line="240" w:lineRule="exact"/>
        <w:ind w:left="1009"/>
        <w:rPr>
          <w:kern w:val="0"/>
          <w:sz w:val="24"/>
        </w:rPr>
      </w:pPr>
    </w:p>
    <w:p w14:paraId="08C384A3">
      <w:pPr>
        <w:pStyle w:val="3"/>
        <w:numPr>
          <w:ilvl w:val="3"/>
          <w:numId w:val="0"/>
        </w:numPr>
        <w:ind w:left="851" w:leftChars="0" w:hanging="851" w:firstLineChars="0"/>
        <w:jc w:val="left"/>
      </w:pPr>
      <w:bookmarkStart w:id="835" w:name="_Toc49257698"/>
      <w:bookmarkStart w:id="836" w:name="_Toc48311986"/>
      <w:bookmarkStart w:id="837" w:name="_Toc48573645"/>
      <w:bookmarkStart w:id="838" w:name="_Toc48573783"/>
      <w:r>
        <w:rPr>
          <w:rFonts w:hint="eastAsia" w:ascii="Arial" w:hAnsi="Arial" w:eastAsia="黑体" w:cs="Times New Roman"/>
          <w:b/>
          <w:bCs/>
          <w:caps/>
          <w:kern w:val="0"/>
          <w:sz w:val="24"/>
          <w:szCs w:val="24"/>
          <w:lang w:val="en-US" w:eastAsia="zh-CN" w:bidi="ar-SA"/>
        </w:rPr>
        <w:t>8.7.11.2</w:t>
      </w:r>
      <w:r>
        <w:rPr>
          <w:rFonts w:hint="eastAsia" w:cs="Times New Roman"/>
          <w:b/>
          <w:bCs/>
          <w:caps/>
          <w:kern w:val="0"/>
          <w:sz w:val="24"/>
          <w:szCs w:val="24"/>
          <w:lang w:val="en-US" w:eastAsia="zh-CN" w:bidi="ar-SA"/>
        </w:rPr>
        <w:t xml:space="preserve"> </w:t>
      </w:r>
      <w:r>
        <w:t>Water-proof Type Receptacles</w:t>
      </w:r>
      <w:bookmarkEnd w:id="835"/>
      <w:bookmarkEnd w:id="836"/>
      <w:bookmarkEnd w:id="837"/>
      <w:bookmarkEnd w:id="838"/>
      <w:r>
        <w:rPr>
          <w:rFonts w:hint="eastAsia"/>
        </w:rPr>
        <w:t xml:space="preserve"> </w:t>
      </w:r>
    </w:p>
    <w:p w14:paraId="4F41DD10">
      <w:pPr>
        <w:pStyle w:val="71"/>
        <w:ind w:left="743"/>
      </w:pPr>
      <w:r>
        <w:t>AC</w:t>
      </w:r>
      <w:r>
        <w:rPr>
          <w:spacing w:val="12"/>
        </w:rPr>
        <w:t xml:space="preserve"> </w:t>
      </w:r>
      <w:r>
        <w:t>220 V/24 V</w:t>
      </w:r>
      <w:r>
        <w:rPr>
          <w:spacing w:val="12"/>
        </w:rPr>
        <w:t xml:space="preserve"> </w:t>
      </w:r>
      <w:r>
        <w:t>water-proof,</w:t>
      </w:r>
      <w:r>
        <w:rPr>
          <w:spacing w:val="12"/>
        </w:rPr>
        <w:t xml:space="preserve"> </w:t>
      </w:r>
      <w:r>
        <w:t>two</w:t>
      </w:r>
      <w:r>
        <w:rPr>
          <w:spacing w:val="12"/>
        </w:rPr>
        <w:t xml:space="preserve"> </w:t>
      </w:r>
      <w:r>
        <w:t>(2)</w:t>
      </w:r>
      <w:r>
        <w:rPr>
          <w:spacing w:val="12"/>
        </w:rPr>
        <w:t xml:space="preserve"> </w:t>
      </w:r>
      <w:r>
        <w:t>poles</w:t>
      </w:r>
      <w:r>
        <w:rPr>
          <w:spacing w:val="12"/>
        </w:rPr>
        <w:t xml:space="preserve"> </w:t>
      </w:r>
      <w:r>
        <w:t>with</w:t>
      </w:r>
      <w:r>
        <w:rPr>
          <w:spacing w:val="9"/>
        </w:rPr>
        <w:t xml:space="preserve"> </w:t>
      </w:r>
      <w:r>
        <w:t>earthling</w:t>
      </w:r>
      <w:r>
        <w:rPr>
          <w:spacing w:val="12"/>
        </w:rPr>
        <w:t xml:space="preserve"> </w:t>
      </w:r>
      <w:r>
        <w:t>contact,</w:t>
      </w:r>
      <w:r>
        <w:rPr>
          <w:spacing w:val="12"/>
        </w:rPr>
        <w:t xml:space="preserve"> </w:t>
      </w:r>
      <w:r>
        <w:t>with</w:t>
      </w:r>
      <w:r>
        <w:rPr>
          <w:spacing w:val="11"/>
        </w:rPr>
        <w:t xml:space="preserve"> </w:t>
      </w:r>
      <w:r>
        <w:t>switch</w:t>
      </w:r>
      <w:r>
        <w:rPr>
          <w:spacing w:val="12"/>
        </w:rPr>
        <w:t xml:space="preserve"> </w:t>
      </w:r>
      <w:r>
        <w:t>receptacles boxes</w:t>
      </w:r>
      <w:r>
        <w:rPr>
          <w:spacing w:val="14"/>
        </w:rPr>
        <w:t xml:space="preserve"> </w:t>
      </w:r>
      <w:r>
        <w:t>shall</w:t>
      </w:r>
      <w:r>
        <w:rPr>
          <w:spacing w:val="14"/>
        </w:rPr>
        <w:t xml:space="preserve"> </w:t>
      </w:r>
      <w:r>
        <w:t>be</w:t>
      </w:r>
      <w:r>
        <w:rPr>
          <w:spacing w:val="14"/>
        </w:rPr>
        <w:t xml:space="preserve"> </w:t>
      </w:r>
      <w:r>
        <w:t>fitted</w:t>
      </w:r>
      <w:r>
        <w:rPr>
          <w:spacing w:val="13"/>
        </w:rPr>
        <w:t xml:space="preserve"> </w:t>
      </w:r>
      <w:r>
        <w:t>in</w:t>
      </w:r>
      <w:r>
        <w:rPr>
          <w:spacing w:val="14"/>
        </w:rPr>
        <w:t xml:space="preserve"> </w:t>
      </w:r>
      <w:r>
        <w:t>steering</w:t>
      </w:r>
      <w:r>
        <w:rPr>
          <w:spacing w:val="14"/>
        </w:rPr>
        <w:t xml:space="preserve"> </w:t>
      </w:r>
      <w:r>
        <w:t>gear</w:t>
      </w:r>
      <w:r>
        <w:rPr>
          <w:spacing w:val="14"/>
        </w:rPr>
        <w:t xml:space="preserve"> </w:t>
      </w:r>
      <w:r>
        <w:t>room</w:t>
      </w:r>
      <w:r>
        <w:rPr>
          <w:spacing w:val="12"/>
        </w:rPr>
        <w:t xml:space="preserve"> </w:t>
      </w:r>
      <w:r>
        <w:t>(2</w:t>
      </w:r>
      <w:r>
        <w:rPr>
          <w:spacing w:val="14"/>
        </w:rPr>
        <w:t xml:space="preserve"> </w:t>
      </w:r>
      <w:r>
        <w:t>sets),</w:t>
      </w:r>
      <w:r>
        <w:rPr>
          <w:spacing w:val="14"/>
        </w:rPr>
        <w:t xml:space="preserve"> </w:t>
      </w:r>
      <w:r>
        <w:t>engine</w:t>
      </w:r>
      <w:r>
        <w:rPr>
          <w:spacing w:val="14"/>
        </w:rPr>
        <w:t xml:space="preserve"> </w:t>
      </w:r>
      <w:r>
        <w:t>roo</w:t>
      </w:r>
      <w:r>
        <w:rPr>
          <w:spacing w:val="-2"/>
        </w:rPr>
        <w:t>m</w:t>
      </w:r>
      <w:r>
        <w:rPr>
          <w:rFonts w:hint="eastAsia"/>
          <w:spacing w:val="-2"/>
        </w:rPr>
        <w:t xml:space="preserve"> </w:t>
      </w:r>
      <w:r>
        <w:t>(10</w:t>
      </w:r>
      <w:r>
        <w:rPr>
          <w:spacing w:val="14"/>
        </w:rPr>
        <w:t xml:space="preserve"> </w:t>
      </w:r>
      <w:r>
        <w:t>set</w:t>
      </w:r>
      <w:r>
        <w:rPr>
          <w:spacing w:val="-1"/>
        </w:rPr>
        <w:t>s</w:t>
      </w:r>
      <w:r>
        <w:t>),</w:t>
      </w:r>
      <w:r>
        <w:rPr>
          <w:spacing w:val="14"/>
        </w:rPr>
        <w:t xml:space="preserve"> </w:t>
      </w:r>
      <w:r>
        <w:t>bosun</w:t>
      </w:r>
      <w:r>
        <w:rPr>
          <w:spacing w:val="14"/>
        </w:rPr>
        <w:t xml:space="preserve"> </w:t>
      </w:r>
      <w:r>
        <w:rPr>
          <w:spacing w:val="-1"/>
        </w:rPr>
        <w:t>s</w:t>
      </w:r>
      <w:r>
        <w:rPr>
          <w:spacing w:val="1"/>
        </w:rPr>
        <w:t>t</w:t>
      </w:r>
      <w:r>
        <w:t>ore</w:t>
      </w:r>
      <w:r>
        <w:rPr>
          <w:spacing w:val="14"/>
        </w:rPr>
        <w:t xml:space="preserve"> </w:t>
      </w:r>
      <w:r>
        <w:t>(1 set),</w:t>
      </w:r>
      <w:r>
        <w:rPr>
          <w:spacing w:val="-25"/>
        </w:rPr>
        <w:t xml:space="preserve"> </w:t>
      </w:r>
      <w:r>
        <w:t>outside of ref.</w:t>
      </w:r>
      <w:r>
        <w:rPr>
          <w:spacing w:val="-25"/>
        </w:rPr>
        <w:t xml:space="preserve"> </w:t>
      </w:r>
      <w:r>
        <w:t>provision chamber</w:t>
      </w:r>
      <w:r>
        <w:rPr>
          <w:spacing w:val="-25"/>
        </w:rPr>
        <w:t xml:space="preserve"> </w:t>
      </w:r>
      <w:r>
        <w:t>(1</w:t>
      </w:r>
      <w:r>
        <w:rPr>
          <w:spacing w:val="-25"/>
        </w:rPr>
        <w:t xml:space="preserve"> </w:t>
      </w:r>
      <w:r>
        <w:t>set),</w:t>
      </w:r>
      <w:r>
        <w:rPr>
          <w:spacing w:val="-25"/>
        </w:rPr>
        <w:t xml:space="preserve"> </w:t>
      </w:r>
      <w:r>
        <w:t>and</w:t>
      </w:r>
      <w:r>
        <w:rPr>
          <w:spacing w:val="-25"/>
        </w:rPr>
        <w:t xml:space="preserve"> </w:t>
      </w:r>
      <w:r>
        <w:rPr>
          <w:spacing w:val="1"/>
        </w:rPr>
        <w:t>e</w:t>
      </w:r>
      <w:r>
        <w:rPr>
          <w:spacing w:val="-1"/>
        </w:rPr>
        <w:t>m</w:t>
      </w:r>
      <w:r>
        <w:rPr>
          <w:rFonts w:hint="eastAsia"/>
          <w:spacing w:val="-1"/>
        </w:rPr>
        <w:t>ergen</w:t>
      </w:r>
      <w:r>
        <w:t>cy</w:t>
      </w:r>
      <w:r>
        <w:rPr>
          <w:spacing w:val="-25"/>
        </w:rPr>
        <w:t xml:space="preserve"> </w:t>
      </w:r>
      <w:r>
        <w:t>generator</w:t>
      </w:r>
      <w:r>
        <w:rPr>
          <w:spacing w:val="-25"/>
        </w:rPr>
        <w:t xml:space="preserve"> </w:t>
      </w:r>
      <w:r>
        <w:t>room</w:t>
      </w:r>
      <w:r>
        <w:rPr>
          <w:spacing w:val="-25"/>
        </w:rPr>
        <w:t xml:space="preserve"> </w:t>
      </w:r>
      <w:r>
        <w:t>(1 set),</w:t>
      </w:r>
      <w:r>
        <w:rPr>
          <w:spacing w:val="-25"/>
        </w:rPr>
        <w:t xml:space="preserve"> </w:t>
      </w:r>
      <w:r>
        <w:t>etc. used for portable la</w:t>
      </w:r>
      <w:r>
        <w:rPr>
          <w:spacing w:val="-2"/>
        </w:rPr>
        <w:t>m</w:t>
      </w:r>
      <w:r>
        <w:t>ps or tools.</w:t>
      </w:r>
    </w:p>
    <w:p w14:paraId="6D57570D">
      <w:pPr>
        <w:tabs>
          <w:tab w:val="left" w:pos="3880"/>
        </w:tabs>
        <w:autoSpaceDE w:val="0"/>
        <w:autoSpaceDN w:val="0"/>
        <w:adjustRightInd w:val="0"/>
        <w:spacing w:line="240" w:lineRule="exact"/>
        <w:ind w:left="1009"/>
        <w:rPr>
          <w:kern w:val="0"/>
          <w:sz w:val="24"/>
        </w:rPr>
      </w:pPr>
    </w:p>
    <w:p w14:paraId="5511EF55">
      <w:pPr>
        <w:pStyle w:val="71"/>
        <w:ind w:left="743"/>
      </w:pPr>
      <w:r>
        <w:t>Receptacles fitted in we</w:t>
      </w:r>
      <w:r>
        <w:rPr>
          <w:spacing w:val="-1"/>
        </w:rPr>
        <w:t>a</w:t>
      </w:r>
      <w:r>
        <w:rPr>
          <w:spacing w:val="1"/>
        </w:rPr>
        <w:t>t</w:t>
      </w:r>
      <w:r>
        <w:t>her s</w:t>
      </w:r>
      <w:r>
        <w:rPr>
          <w:spacing w:val="-1"/>
        </w:rPr>
        <w:t>pa</w:t>
      </w:r>
      <w:r>
        <w:t xml:space="preserve">ce </w:t>
      </w:r>
      <w:r>
        <w:rPr>
          <w:spacing w:val="-1"/>
        </w:rPr>
        <w:t>s</w:t>
      </w:r>
      <w:r>
        <w:t>hall be of brass-</w:t>
      </w:r>
      <w:r>
        <w:rPr>
          <w:spacing w:val="-2"/>
        </w:rPr>
        <w:t>m</w:t>
      </w:r>
      <w:r>
        <w:t>ade</w:t>
      </w:r>
      <w:r>
        <w:rPr>
          <w:rFonts w:hint="eastAsia"/>
        </w:rPr>
        <w:t xml:space="preserve"> </w:t>
      </w:r>
    </w:p>
    <w:p w14:paraId="350B0048">
      <w:pPr>
        <w:tabs>
          <w:tab w:val="left" w:pos="3880"/>
        </w:tabs>
        <w:autoSpaceDE w:val="0"/>
        <w:autoSpaceDN w:val="0"/>
        <w:adjustRightInd w:val="0"/>
        <w:spacing w:line="240" w:lineRule="exact"/>
        <w:ind w:left="1009"/>
        <w:rPr>
          <w:kern w:val="0"/>
          <w:sz w:val="24"/>
        </w:rPr>
      </w:pPr>
    </w:p>
    <w:p w14:paraId="29C11BEE">
      <w:pPr>
        <w:pStyle w:val="71"/>
        <w:ind w:left="743"/>
      </w:pPr>
      <w:r>
        <w:rPr>
          <w:rFonts w:hint="eastAsia"/>
        </w:rPr>
        <w:t>Two (2)</w:t>
      </w:r>
      <w:r>
        <w:t xml:space="preserve"> AC 440 V receptacles for electric welding </w:t>
      </w:r>
      <w:r>
        <w:rPr>
          <w:rFonts w:hint="eastAsia"/>
        </w:rPr>
        <w:t>will</w:t>
      </w:r>
      <w:r>
        <w:t xml:space="preserve"> be provided. One in </w:t>
      </w:r>
      <w:r>
        <w:rPr>
          <w:rFonts w:hint="eastAsia"/>
        </w:rPr>
        <w:t xml:space="preserve">E/R </w:t>
      </w:r>
      <w:r>
        <w:t>workshop</w:t>
      </w:r>
      <w:r>
        <w:rPr>
          <w:rFonts w:hint="eastAsia"/>
        </w:rPr>
        <w:t>,</w:t>
      </w:r>
      <w:r>
        <w:t xml:space="preserve"> one in the bosun store f</w:t>
      </w:r>
      <w:r>
        <w:rPr>
          <w:rFonts w:hint="eastAsia"/>
        </w:rPr>
        <w:t>orward</w:t>
      </w:r>
      <w:r>
        <w:t>.</w:t>
      </w:r>
    </w:p>
    <w:p w14:paraId="030F4919">
      <w:pPr>
        <w:tabs>
          <w:tab w:val="left" w:pos="3880"/>
        </w:tabs>
        <w:autoSpaceDE w:val="0"/>
        <w:autoSpaceDN w:val="0"/>
        <w:adjustRightInd w:val="0"/>
        <w:spacing w:line="240" w:lineRule="exact"/>
        <w:ind w:left="1009"/>
        <w:rPr>
          <w:kern w:val="0"/>
          <w:sz w:val="24"/>
        </w:rPr>
      </w:pPr>
    </w:p>
    <w:p w14:paraId="0A2794D7">
      <w:pPr>
        <w:pStyle w:val="71"/>
        <w:ind w:left="743"/>
      </w:pPr>
      <w:r>
        <w:rPr>
          <w:rFonts w:hint="eastAsia"/>
        </w:rPr>
        <w:t xml:space="preserve">Two (2) </w:t>
      </w:r>
      <w:r>
        <w:t>AC220V/</w:t>
      </w:r>
      <w:r>
        <w:rPr>
          <w:rFonts w:hint="eastAsia"/>
        </w:rPr>
        <w:t>10</w:t>
      </w:r>
      <w:r>
        <w:t xml:space="preserve">A receptacles </w:t>
      </w:r>
      <w:r>
        <w:rPr>
          <w:rFonts w:hint="eastAsia"/>
        </w:rPr>
        <w:t xml:space="preserve">protected by water-tight boxes </w:t>
      </w:r>
      <w:r>
        <w:t xml:space="preserve">will be provided for reefer container maintenance in </w:t>
      </w:r>
      <w:r>
        <w:rPr>
          <w:rFonts w:hint="eastAsia"/>
        </w:rPr>
        <w:t xml:space="preserve">each side of the </w:t>
      </w:r>
      <w:r>
        <w:t xml:space="preserve">reefer container cargo bay. </w:t>
      </w:r>
    </w:p>
    <w:p w14:paraId="10CC0621">
      <w:pPr>
        <w:pStyle w:val="71"/>
        <w:ind w:left="743"/>
      </w:pPr>
    </w:p>
    <w:p w14:paraId="62C8D370">
      <w:pPr>
        <w:pStyle w:val="3"/>
        <w:numPr>
          <w:ilvl w:val="1"/>
          <w:numId w:val="0"/>
        </w:numPr>
        <w:ind w:left="567" w:leftChars="0" w:hanging="567" w:firstLineChars="0"/>
        <w:jc w:val="left"/>
      </w:pPr>
      <w:bookmarkStart w:id="839" w:name="_Toc48573646"/>
      <w:bookmarkStart w:id="840" w:name="_Toc49257699"/>
      <w:bookmarkStart w:id="841" w:name="_Toc48311987"/>
      <w:bookmarkStart w:id="842" w:name="_Toc5724028"/>
      <w:bookmarkStart w:id="843" w:name="_Toc48573784"/>
      <w:r>
        <w:rPr>
          <w:rFonts w:hint="eastAsia" w:ascii="Arial" w:hAnsi="Arial" w:eastAsia="黑体" w:cs="Times New Roman"/>
          <w:b/>
          <w:bCs/>
          <w:caps/>
          <w:kern w:val="0"/>
          <w:sz w:val="24"/>
          <w:szCs w:val="24"/>
          <w:lang w:val="en-US" w:eastAsia="zh-CN" w:bidi="ar-SA"/>
        </w:rPr>
        <w:t>8.8</w:t>
      </w:r>
      <w:r>
        <w:rPr>
          <w:rFonts w:hint="eastAsia" w:cs="Times New Roman"/>
          <w:b/>
          <w:bCs/>
          <w:caps/>
          <w:kern w:val="0"/>
          <w:sz w:val="24"/>
          <w:szCs w:val="24"/>
          <w:lang w:val="en-US" w:eastAsia="zh-CN" w:bidi="ar-SA"/>
        </w:rPr>
        <w:t xml:space="preserve"> </w:t>
      </w:r>
      <w:r>
        <w:t>NAVIGATION LIGHTS AND SIGNAL LIGHTS</w:t>
      </w:r>
      <w:bookmarkEnd w:id="839"/>
      <w:bookmarkEnd w:id="840"/>
      <w:bookmarkEnd w:id="841"/>
      <w:bookmarkEnd w:id="842"/>
      <w:bookmarkEnd w:id="843"/>
    </w:p>
    <w:p w14:paraId="2560C39E">
      <w:pPr>
        <w:pStyle w:val="3"/>
        <w:numPr>
          <w:ilvl w:val="2"/>
          <w:numId w:val="0"/>
        </w:numPr>
        <w:ind w:left="709" w:leftChars="0" w:hanging="709" w:firstLineChars="0"/>
        <w:jc w:val="left"/>
      </w:pPr>
      <w:bookmarkStart w:id="844" w:name="_Toc48573785"/>
      <w:bookmarkStart w:id="845" w:name="_Toc5724029"/>
      <w:bookmarkStart w:id="846" w:name="_Toc49257700"/>
      <w:bookmarkStart w:id="847" w:name="_Toc48573647"/>
      <w:bookmarkStart w:id="848" w:name="_Toc48311988"/>
      <w:r>
        <w:rPr>
          <w:rFonts w:hint="eastAsia" w:ascii="Arial" w:hAnsi="Arial" w:eastAsia="黑体" w:cs="Times New Roman"/>
          <w:b/>
          <w:bCs/>
          <w:caps/>
          <w:kern w:val="0"/>
          <w:sz w:val="24"/>
          <w:szCs w:val="24"/>
          <w:lang w:val="en-US" w:eastAsia="zh-CN" w:bidi="ar-SA"/>
        </w:rPr>
        <w:t>8.8.1</w:t>
      </w:r>
      <w:r>
        <w:rPr>
          <w:rFonts w:hint="eastAsia" w:cs="Times New Roman"/>
          <w:b/>
          <w:bCs/>
          <w:caps/>
          <w:kern w:val="0"/>
          <w:sz w:val="24"/>
          <w:szCs w:val="24"/>
          <w:lang w:val="en-US" w:eastAsia="zh-CN" w:bidi="ar-SA"/>
        </w:rPr>
        <w:t xml:space="preserve"> </w:t>
      </w:r>
      <w:r>
        <w:t>NAVIGATION LIGHTS</w:t>
      </w:r>
      <w:bookmarkEnd w:id="844"/>
      <w:bookmarkEnd w:id="845"/>
      <w:bookmarkEnd w:id="846"/>
      <w:bookmarkEnd w:id="847"/>
      <w:bookmarkEnd w:id="848"/>
    </w:p>
    <w:p w14:paraId="63C7D401">
      <w:pPr>
        <w:pStyle w:val="71"/>
        <w:ind w:left="743"/>
      </w:pPr>
      <w:r>
        <w:t>The following navigation lights shall be of double lamp type and connected to a panel with control switches and indicating lamps graphically arranged, audible and visible signal alarm, and this panel shall be incorporated into the wheelhouse control console.</w:t>
      </w:r>
    </w:p>
    <w:p w14:paraId="0706DBC3">
      <w:pPr>
        <w:tabs>
          <w:tab w:val="left" w:pos="3880"/>
        </w:tabs>
        <w:autoSpaceDE w:val="0"/>
        <w:autoSpaceDN w:val="0"/>
        <w:adjustRightInd w:val="0"/>
        <w:ind w:left="1009"/>
        <w:rPr>
          <w:kern w:val="0"/>
          <w:sz w:val="24"/>
        </w:rPr>
      </w:pPr>
    </w:p>
    <w:p w14:paraId="67D63C65">
      <w:pPr>
        <w:pStyle w:val="71"/>
        <w:ind w:left="743"/>
      </w:pPr>
      <w:r>
        <w:t xml:space="preserve">Navigation lamps </w:t>
      </w:r>
      <w:r>
        <w:rPr>
          <w:rFonts w:hint="eastAsia"/>
        </w:rPr>
        <w:t>should</w:t>
      </w:r>
      <w:r>
        <w:t xml:space="preserve"> be installed according the requirement of Rules.</w:t>
      </w:r>
      <w:r>
        <w:rPr>
          <w:rFonts w:hint="eastAsia"/>
        </w:rPr>
        <w:t xml:space="preserve"> </w:t>
      </w:r>
      <w:r>
        <w:t>N</w:t>
      </w:r>
      <w:r>
        <w:rPr>
          <w:rFonts w:hint="eastAsia"/>
        </w:rPr>
        <w:t>avigation lights and its controller should meet the performance standard requirement MSC.253 (83) and as per rules.</w:t>
      </w:r>
    </w:p>
    <w:p w14:paraId="7563E714">
      <w:pPr>
        <w:tabs>
          <w:tab w:val="left" w:pos="3880"/>
        </w:tabs>
        <w:autoSpaceDE w:val="0"/>
        <w:autoSpaceDN w:val="0"/>
        <w:adjustRightInd w:val="0"/>
        <w:ind w:left="1009"/>
        <w:rPr>
          <w:kern w:val="0"/>
          <w:sz w:val="24"/>
        </w:rPr>
      </w:pPr>
    </w:p>
    <w:p w14:paraId="1393DD82">
      <w:pPr>
        <w:pStyle w:val="71"/>
        <w:ind w:left="743"/>
      </w:pPr>
      <w:r>
        <w:t>Two separate feeder circuits shall be provided for the panel, one (1) from the AC 220V feeder panel of main switchboard directly and one (1) from the AC 220 V feeder panel of emergency switchboard directly.</w:t>
      </w:r>
    </w:p>
    <w:p w14:paraId="4BDD9BB3">
      <w:pPr>
        <w:tabs>
          <w:tab w:val="left" w:pos="3880"/>
        </w:tabs>
        <w:autoSpaceDE w:val="0"/>
        <w:autoSpaceDN w:val="0"/>
        <w:adjustRightInd w:val="0"/>
        <w:ind w:left="1009"/>
        <w:rPr>
          <w:kern w:val="0"/>
          <w:sz w:val="24"/>
        </w:rPr>
      </w:pPr>
    </w:p>
    <w:p w14:paraId="124BAF5C">
      <w:pPr>
        <w:tabs>
          <w:tab w:val="left" w:pos="4725"/>
        </w:tabs>
        <w:autoSpaceDE w:val="0"/>
        <w:autoSpaceDN w:val="0"/>
        <w:adjustRightInd w:val="0"/>
        <w:ind w:left="1012" w:right="2696"/>
        <w:rPr>
          <w:kern w:val="0"/>
          <w:sz w:val="24"/>
        </w:rPr>
      </w:pPr>
      <w:r>
        <w:rPr>
          <w:kern w:val="0"/>
          <w:sz w:val="24"/>
        </w:rPr>
        <w:t>Two (2) - Mast head lights</w:t>
      </w:r>
      <w:r>
        <w:rPr>
          <w:kern w:val="0"/>
          <w:sz w:val="24"/>
        </w:rPr>
        <w:tab/>
      </w:r>
      <w:r>
        <w:rPr>
          <w:kern w:val="0"/>
          <w:sz w:val="24"/>
        </w:rPr>
        <w:t>AC. 220 V</w:t>
      </w:r>
      <w:r>
        <w:rPr>
          <w:rFonts w:hint="eastAsia"/>
          <w:kern w:val="0"/>
          <w:sz w:val="24"/>
        </w:rPr>
        <w:t>,</w:t>
      </w:r>
      <w:r>
        <w:rPr>
          <w:kern w:val="0"/>
          <w:sz w:val="24"/>
        </w:rPr>
        <w:t xml:space="preserve"> 60-65 W </w:t>
      </w:r>
    </w:p>
    <w:p w14:paraId="74F495D6">
      <w:pPr>
        <w:tabs>
          <w:tab w:val="left" w:pos="4725"/>
        </w:tabs>
        <w:autoSpaceDE w:val="0"/>
        <w:autoSpaceDN w:val="0"/>
        <w:adjustRightInd w:val="0"/>
        <w:ind w:left="1012" w:right="2696"/>
        <w:rPr>
          <w:kern w:val="0"/>
          <w:sz w:val="24"/>
        </w:rPr>
      </w:pPr>
      <w:r>
        <w:rPr>
          <w:kern w:val="0"/>
          <w:sz w:val="24"/>
        </w:rPr>
        <w:t>Two (2) - Side lights</w:t>
      </w:r>
      <w:r>
        <w:rPr>
          <w:kern w:val="0"/>
          <w:sz w:val="24"/>
        </w:rPr>
        <w:tab/>
      </w:r>
      <w:r>
        <w:rPr>
          <w:kern w:val="0"/>
          <w:sz w:val="24"/>
        </w:rPr>
        <w:t>AC. 220 V</w:t>
      </w:r>
      <w:r>
        <w:rPr>
          <w:rFonts w:hint="eastAsia"/>
          <w:kern w:val="0"/>
          <w:sz w:val="24"/>
        </w:rPr>
        <w:t>,</w:t>
      </w:r>
      <w:r>
        <w:rPr>
          <w:kern w:val="0"/>
          <w:sz w:val="24"/>
        </w:rPr>
        <w:t xml:space="preserve"> 60-65 W </w:t>
      </w:r>
    </w:p>
    <w:p w14:paraId="32849CCA">
      <w:pPr>
        <w:tabs>
          <w:tab w:val="left" w:pos="4725"/>
        </w:tabs>
        <w:autoSpaceDE w:val="0"/>
        <w:autoSpaceDN w:val="0"/>
        <w:adjustRightInd w:val="0"/>
        <w:ind w:left="1012" w:right="2696"/>
        <w:rPr>
          <w:kern w:val="0"/>
          <w:sz w:val="24"/>
        </w:rPr>
      </w:pPr>
      <w:r>
        <w:rPr>
          <w:kern w:val="0"/>
          <w:sz w:val="24"/>
        </w:rPr>
        <w:t>One (1) - Stern light</w:t>
      </w:r>
      <w:r>
        <w:rPr>
          <w:kern w:val="0"/>
          <w:sz w:val="24"/>
        </w:rPr>
        <w:tab/>
      </w:r>
      <w:r>
        <w:rPr>
          <w:kern w:val="0"/>
          <w:sz w:val="24"/>
        </w:rPr>
        <w:t>AC. 220 V</w:t>
      </w:r>
      <w:r>
        <w:rPr>
          <w:rFonts w:hint="eastAsia"/>
          <w:kern w:val="0"/>
          <w:sz w:val="24"/>
        </w:rPr>
        <w:t>,</w:t>
      </w:r>
      <w:r>
        <w:rPr>
          <w:kern w:val="0"/>
          <w:sz w:val="24"/>
        </w:rPr>
        <w:t xml:space="preserve"> 60-65 W</w:t>
      </w:r>
    </w:p>
    <w:p w14:paraId="3FA927AA">
      <w:pPr>
        <w:tabs>
          <w:tab w:val="left" w:pos="4725"/>
        </w:tabs>
        <w:autoSpaceDE w:val="0"/>
        <w:autoSpaceDN w:val="0"/>
        <w:adjustRightInd w:val="0"/>
        <w:ind w:left="1012" w:right="2696"/>
        <w:rPr>
          <w:kern w:val="0"/>
          <w:sz w:val="24"/>
        </w:rPr>
      </w:pPr>
    </w:p>
    <w:p w14:paraId="286CA145">
      <w:pPr>
        <w:pStyle w:val="3"/>
        <w:numPr>
          <w:ilvl w:val="3"/>
          <w:numId w:val="0"/>
        </w:numPr>
        <w:spacing w:after="120"/>
        <w:ind w:left="851" w:leftChars="0" w:hanging="851" w:firstLineChars="0"/>
        <w:jc w:val="left"/>
      </w:pPr>
      <w:bookmarkStart w:id="849" w:name="_Toc49257701"/>
      <w:bookmarkStart w:id="850" w:name="_Toc48573787"/>
      <w:bookmarkStart w:id="851" w:name="_Toc48311990"/>
      <w:bookmarkStart w:id="852" w:name="_Toc48573649"/>
      <w:r>
        <w:rPr>
          <w:rFonts w:hint="eastAsia" w:ascii="Arial" w:hAnsi="Arial" w:eastAsia="黑体" w:cs="Times New Roman"/>
          <w:b/>
          <w:bCs/>
          <w:caps/>
          <w:kern w:val="0"/>
          <w:sz w:val="24"/>
          <w:szCs w:val="24"/>
          <w:lang w:val="en-US" w:eastAsia="zh-CN" w:bidi="ar-SA"/>
        </w:rPr>
        <w:t>8.8.1.1</w:t>
      </w:r>
      <w:r>
        <w:rPr>
          <w:rFonts w:hint="eastAsia" w:cs="Times New Roman"/>
          <w:b/>
          <w:bCs/>
          <w:caps/>
          <w:kern w:val="0"/>
          <w:sz w:val="24"/>
          <w:szCs w:val="24"/>
          <w:lang w:val="en-US" w:eastAsia="zh-CN" w:bidi="ar-SA"/>
        </w:rPr>
        <w:t xml:space="preserve"> </w:t>
      </w:r>
      <w:r>
        <w:t>Anchor Lights: (AC 220 V)</w:t>
      </w:r>
      <w:bookmarkEnd w:id="849"/>
      <w:bookmarkEnd w:id="850"/>
      <w:bookmarkEnd w:id="851"/>
      <w:bookmarkEnd w:id="852"/>
    </w:p>
    <w:p w14:paraId="263D18ED">
      <w:pPr>
        <w:pStyle w:val="71"/>
        <w:ind w:left="743"/>
      </w:pPr>
      <w:r>
        <w:t>Each</w:t>
      </w:r>
      <w:r>
        <w:rPr>
          <w:spacing w:val="22"/>
        </w:rPr>
        <w:t xml:space="preserve"> </w:t>
      </w:r>
      <w:r>
        <w:t>one</w:t>
      </w:r>
      <w:r>
        <w:rPr>
          <w:spacing w:val="22"/>
        </w:rPr>
        <w:t xml:space="preserve"> </w:t>
      </w:r>
      <w:r>
        <w:t>(1)</w:t>
      </w:r>
      <w:r>
        <w:rPr>
          <w:spacing w:val="22"/>
        </w:rPr>
        <w:t xml:space="preserve"> </w:t>
      </w:r>
      <w:r>
        <w:t>60 W</w:t>
      </w:r>
      <w:r>
        <w:rPr>
          <w:spacing w:val="19"/>
        </w:rPr>
        <w:t xml:space="preserve"> </w:t>
      </w:r>
      <w:r>
        <w:t>anchor</w:t>
      </w:r>
      <w:r>
        <w:rPr>
          <w:spacing w:val="22"/>
        </w:rPr>
        <w:t xml:space="preserve"> </w:t>
      </w:r>
      <w:r>
        <w:t>light</w:t>
      </w:r>
      <w:r>
        <w:rPr>
          <w:spacing w:val="22"/>
        </w:rPr>
        <w:t xml:space="preserve"> </w:t>
      </w:r>
      <w:r>
        <w:t>of</w:t>
      </w:r>
      <w:r>
        <w:rPr>
          <w:spacing w:val="22"/>
        </w:rPr>
        <w:t xml:space="preserve"> </w:t>
      </w:r>
      <w:r>
        <w:t>la</w:t>
      </w:r>
      <w:r>
        <w:rPr>
          <w:spacing w:val="-2"/>
        </w:rPr>
        <w:t>m</w:t>
      </w:r>
      <w:r>
        <w:t>p</w:t>
      </w:r>
      <w:r>
        <w:rPr>
          <w:spacing w:val="21"/>
        </w:rPr>
        <w:t xml:space="preserve"> </w:t>
      </w:r>
      <w:r>
        <w:t>fixed</w:t>
      </w:r>
      <w:r>
        <w:rPr>
          <w:spacing w:val="22"/>
        </w:rPr>
        <w:t xml:space="preserve"> </w:t>
      </w:r>
      <w:r>
        <w:t>type</w:t>
      </w:r>
      <w:r>
        <w:rPr>
          <w:spacing w:val="22"/>
        </w:rPr>
        <w:t xml:space="preserve"> </w:t>
      </w:r>
      <w:r>
        <w:t>shall</w:t>
      </w:r>
      <w:r>
        <w:rPr>
          <w:spacing w:val="22"/>
        </w:rPr>
        <w:t xml:space="preserve"> </w:t>
      </w:r>
      <w:r>
        <w:t>be</w:t>
      </w:r>
      <w:r>
        <w:rPr>
          <w:spacing w:val="22"/>
        </w:rPr>
        <w:t xml:space="preserve"> </w:t>
      </w:r>
      <w:r>
        <w:t>fitted</w:t>
      </w:r>
      <w:r>
        <w:rPr>
          <w:spacing w:val="22"/>
        </w:rPr>
        <w:t xml:space="preserve"> </w:t>
      </w:r>
      <w:r>
        <w:t>at</w:t>
      </w:r>
      <w:r>
        <w:rPr>
          <w:spacing w:val="22"/>
        </w:rPr>
        <w:t xml:space="preserve"> </w:t>
      </w:r>
      <w:r>
        <w:t>the</w:t>
      </w:r>
      <w:r>
        <w:rPr>
          <w:spacing w:val="22"/>
        </w:rPr>
        <w:t xml:space="preserve"> </w:t>
      </w:r>
      <w:r>
        <w:t>forward and aft</w:t>
      </w:r>
      <w:r>
        <w:rPr>
          <w:rFonts w:hint="eastAsia"/>
        </w:rPr>
        <w:t>er</w:t>
      </w:r>
      <w:r>
        <w:t xml:space="preserve"> end of the vessel.</w:t>
      </w:r>
    </w:p>
    <w:p w14:paraId="6FFF0E9F">
      <w:pPr>
        <w:tabs>
          <w:tab w:val="left" w:pos="3880"/>
        </w:tabs>
        <w:autoSpaceDE w:val="0"/>
        <w:autoSpaceDN w:val="0"/>
        <w:adjustRightInd w:val="0"/>
        <w:ind w:left="1009"/>
        <w:rPr>
          <w:kern w:val="0"/>
          <w:sz w:val="24"/>
        </w:rPr>
      </w:pPr>
    </w:p>
    <w:p w14:paraId="5375F58E">
      <w:pPr>
        <w:pStyle w:val="71"/>
        <w:ind w:left="743"/>
      </w:pPr>
      <w:r>
        <w:t>The source of</w:t>
      </w:r>
      <w:r>
        <w:rPr>
          <w:spacing w:val="-1"/>
        </w:rPr>
        <w:t xml:space="preserve"> </w:t>
      </w:r>
      <w:r>
        <w:t>anchor li</w:t>
      </w:r>
      <w:r>
        <w:rPr>
          <w:spacing w:val="-1"/>
        </w:rPr>
        <w:t>g</w:t>
      </w:r>
      <w:r>
        <w:t xml:space="preserve">hts will </w:t>
      </w:r>
      <w:r>
        <w:rPr>
          <w:spacing w:val="-1"/>
        </w:rPr>
        <w:t>b</w:t>
      </w:r>
      <w:r>
        <w:t xml:space="preserve">e </w:t>
      </w:r>
      <w:r>
        <w:rPr>
          <w:spacing w:val="-1"/>
        </w:rPr>
        <w:t>f</w:t>
      </w:r>
      <w:r>
        <w:t>rom</w:t>
      </w:r>
      <w:r>
        <w:rPr>
          <w:spacing w:val="-2"/>
        </w:rPr>
        <w:t xml:space="preserve"> </w:t>
      </w:r>
      <w:r>
        <w:t>navigation light co</w:t>
      </w:r>
      <w:r>
        <w:rPr>
          <w:spacing w:val="-1"/>
        </w:rPr>
        <w:t>nt</w:t>
      </w:r>
      <w:r>
        <w:t>rol pan</w:t>
      </w:r>
      <w:r>
        <w:rPr>
          <w:spacing w:val="-1"/>
        </w:rPr>
        <w:t>e</w:t>
      </w:r>
      <w:r>
        <w:t>l.</w:t>
      </w:r>
    </w:p>
    <w:p w14:paraId="0553A741">
      <w:pPr>
        <w:tabs>
          <w:tab w:val="left" w:pos="3880"/>
        </w:tabs>
        <w:autoSpaceDE w:val="0"/>
        <w:autoSpaceDN w:val="0"/>
        <w:adjustRightInd w:val="0"/>
        <w:ind w:left="1009"/>
        <w:rPr>
          <w:kern w:val="0"/>
          <w:sz w:val="24"/>
        </w:rPr>
      </w:pPr>
    </w:p>
    <w:p w14:paraId="5330E90B">
      <w:pPr>
        <w:pStyle w:val="3"/>
        <w:numPr>
          <w:ilvl w:val="3"/>
          <w:numId w:val="0"/>
        </w:numPr>
        <w:spacing w:after="120"/>
        <w:ind w:left="851" w:leftChars="0" w:hanging="851" w:firstLineChars="0"/>
        <w:jc w:val="left"/>
      </w:pPr>
      <w:bookmarkStart w:id="853" w:name="_Toc49257702"/>
      <w:bookmarkStart w:id="854" w:name="_Toc48311991"/>
      <w:bookmarkStart w:id="855" w:name="_Toc48573788"/>
      <w:bookmarkStart w:id="856" w:name="_Toc48573650"/>
      <w:r>
        <w:rPr>
          <w:rFonts w:hint="eastAsia" w:ascii="Arial" w:hAnsi="Arial" w:eastAsia="黑体" w:cs="Times New Roman"/>
          <w:b/>
          <w:bCs/>
          <w:caps/>
          <w:kern w:val="0"/>
          <w:sz w:val="24"/>
          <w:szCs w:val="24"/>
          <w:lang w:val="en-US" w:eastAsia="zh-CN" w:bidi="ar-SA"/>
        </w:rPr>
        <w:t>8.8.1.2</w:t>
      </w:r>
      <w:r>
        <w:rPr>
          <w:rFonts w:hint="eastAsia" w:cs="Times New Roman"/>
          <w:b/>
          <w:bCs/>
          <w:caps/>
          <w:kern w:val="0"/>
          <w:sz w:val="24"/>
          <w:szCs w:val="24"/>
          <w:lang w:val="en-US" w:eastAsia="zh-CN" w:bidi="ar-SA"/>
        </w:rPr>
        <w:t xml:space="preserve"> </w:t>
      </w:r>
      <w:r>
        <w:t>"Not-Under-Command" Lights: (AC 220 V)</w:t>
      </w:r>
      <w:bookmarkEnd w:id="853"/>
      <w:bookmarkEnd w:id="854"/>
      <w:bookmarkEnd w:id="855"/>
      <w:bookmarkEnd w:id="856"/>
    </w:p>
    <w:p w14:paraId="6D121549">
      <w:pPr>
        <w:pStyle w:val="71"/>
        <w:ind w:left="743"/>
      </w:pPr>
      <w:r>
        <w:rPr>
          <w:rFonts w:hint="eastAsia"/>
        </w:rPr>
        <w:t>Two</w:t>
      </w:r>
      <w:r>
        <w:t xml:space="preserve"> (</w:t>
      </w:r>
      <w:r>
        <w:rPr>
          <w:rFonts w:hint="eastAsia"/>
        </w:rPr>
        <w:t>2</w:t>
      </w:r>
      <w:r>
        <w:t>) 60 W red all round lamps shall be fitted on the radar mast.</w:t>
      </w:r>
    </w:p>
    <w:p w14:paraId="13509A03">
      <w:pPr>
        <w:tabs>
          <w:tab w:val="left" w:pos="3880"/>
        </w:tabs>
        <w:autoSpaceDE w:val="0"/>
        <w:autoSpaceDN w:val="0"/>
        <w:adjustRightInd w:val="0"/>
        <w:ind w:left="1009"/>
        <w:rPr>
          <w:kern w:val="0"/>
          <w:sz w:val="24"/>
        </w:rPr>
      </w:pPr>
    </w:p>
    <w:p w14:paraId="1F739A71">
      <w:pPr>
        <w:pStyle w:val="71"/>
        <w:ind w:left="743"/>
      </w:pPr>
      <w:r>
        <w:t>The source of NUC lights will from navigation light control panel.</w:t>
      </w:r>
    </w:p>
    <w:p w14:paraId="26F8AB92">
      <w:pPr>
        <w:tabs>
          <w:tab w:val="left" w:pos="3880"/>
        </w:tabs>
        <w:autoSpaceDE w:val="0"/>
        <w:autoSpaceDN w:val="0"/>
        <w:adjustRightInd w:val="0"/>
        <w:ind w:left="1009"/>
        <w:rPr>
          <w:kern w:val="0"/>
          <w:sz w:val="24"/>
        </w:rPr>
      </w:pPr>
    </w:p>
    <w:p w14:paraId="524F61CF">
      <w:pPr>
        <w:pStyle w:val="3"/>
        <w:numPr>
          <w:ilvl w:val="3"/>
          <w:numId w:val="0"/>
        </w:numPr>
        <w:spacing w:after="120"/>
        <w:ind w:left="851" w:leftChars="0" w:hanging="851" w:firstLineChars="0"/>
        <w:jc w:val="left"/>
      </w:pPr>
      <w:bookmarkStart w:id="857" w:name="_Toc48573789"/>
      <w:bookmarkStart w:id="858" w:name="_Toc48573651"/>
      <w:bookmarkStart w:id="859" w:name="_Toc49257703"/>
      <w:bookmarkStart w:id="860" w:name="_Toc48311992"/>
      <w:r>
        <w:rPr>
          <w:rFonts w:hint="eastAsia" w:ascii="Arial" w:hAnsi="Arial" w:eastAsia="黑体" w:cs="Times New Roman"/>
          <w:b/>
          <w:bCs/>
          <w:caps/>
          <w:kern w:val="0"/>
          <w:sz w:val="24"/>
          <w:szCs w:val="24"/>
          <w:lang w:val="en-US" w:eastAsia="zh-CN" w:bidi="ar-SA"/>
        </w:rPr>
        <w:t>8.8.1.3</w:t>
      </w:r>
      <w:r>
        <w:rPr>
          <w:rFonts w:hint="eastAsia" w:cs="Times New Roman"/>
          <w:b/>
          <w:bCs/>
          <w:caps/>
          <w:kern w:val="0"/>
          <w:sz w:val="24"/>
          <w:szCs w:val="24"/>
          <w:lang w:val="en-US" w:eastAsia="zh-CN" w:bidi="ar-SA"/>
        </w:rPr>
        <w:t xml:space="preserve"> </w:t>
      </w:r>
      <w:r>
        <w:t>Manoeuvring/Morse Signal Lamp: (AC 220 V)</w:t>
      </w:r>
      <w:bookmarkEnd w:id="857"/>
      <w:bookmarkEnd w:id="858"/>
      <w:bookmarkEnd w:id="859"/>
      <w:bookmarkEnd w:id="860"/>
    </w:p>
    <w:p w14:paraId="6C79D08B">
      <w:pPr>
        <w:pStyle w:val="71"/>
        <w:ind w:left="743"/>
      </w:pPr>
      <w:r>
        <w:t>A Manoeuvring/Morse signal lamp shall be mounted on the top of radar mast and four (4) keys shall be located at both bridge wings and on front wall of wheelhouse.</w:t>
      </w:r>
    </w:p>
    <w:p w14:paraId="746A76A8">
      <w:pPr>
        <w:tabs>
          <w:tab w:val="left" w:pos="3880"/>
        </w:tabs>
        <w:autoSpaceDE w:val="0"/>
        <w:autoSpaceDN w:val="0"/>
        <w:adjustRightInd w:val="0"/>
        <w:ind w:left="1009"/>
        <w:rPr>
          <w:kern w:val="0"/>
          <w:sz w:val="24"/>
        </w:rPr>
      </w:pPr>
    </w:p>
    <w:p w14:paraId="08447839">
      <w:pPr>
        <w:pStyle w:val="71"/>
        <w:ind w:left="743"/>
      </w:pPr>
      <w:r>
        <w:t>The Manoeuvring/Morse signal lamp shall also be controlled by the ship's horn system.</w:t>
      </w:r>
    </w:p>
    <w:p w14:paraId="693DAA3E">
      <w:pPr>
        <w:tabs>
          <w:tab w:val="left" w:pos="3880"/>
        </w:tabs>
        <w:autoSpaceDE w:val="0"/>
        <w:autoSpaceDN w:val="0"/>
        <w:adjustRightInd w:val="0"/>
        <w:ind w:left="1009"/>
        <w:rPr>
          <w:kern w:val="0"/>
          <w:sz w:val="24"/>
        </w:rPr>
      </w:pPr>
    </w:p>
    <w:p w14:paraId="56D2599A">
      <w:pPr>
        <w:pStyle w:val="71"/>
        <w:ind w:left="743"/>
      </w:pPr>
      <w:r>
        <w:rPr>
          <w:rFonts w:hint="eastAsia"/>
        </w:rPr>
        <w:t xml:space="preserve">The control method of the Morse &amp; </w:t>
      </w:r>
      <w:r>
        <w:t>manoeuvr</w:t>
      </w:r>
      <w:r>
        <w:rPr>
          <w:rFonts w:hint="eastAsia"/>
        </w:rPr>
        <w:t>e</w:t>
      </w:r>
      <w:r>
        <w:t xml:space="preserve">ing </w:t>
      </w:r>
      <w:r>
        <w:rPr>
          <w:rFonts w:hint="eastAsia"/>
        </w:rPr>
        <w:t>signal lamp should also meet the performance standard requirement MSC.253 (83) and as per Rules.</w:t>
      </w:r>
    </w:p>
    <w:p w14:paraId="01C6B3DA">
      <w:pPr>
        <w:pStyle w:val="71"/>
        <w:ind w:left="743"/>
      </w:pPr>
    </w:p>
    <w:p w14:paraId="1CAB6DA3">
      <w:pPr>
        <w:pStyle w:val="71"/>
        <w:ind w:left="743"/>
        <w:rPr>
          <w:b/>
        </w:rPr>
      </w:pPr>
      <w:r>
        <w:rPr>
          <w:b/>
        </w:rPr>
        <w:t>The source of maneuvering/morse signal lights shall from navigation light control panel.</w:t>
      </w:r>
    </w:p>
    <w:p w14:paraId="46BD050F">
      <w:pPr>
        <w:pStyle w:val="71"/>
        <w:ind w:left="743"/>
      </w:pPr>
    </w:p>
    <w:p w14:paraId="24D076E1">
      <w:pPr>
        <w:pStyle w:val="3"/>
        <w:numPr>
          <w:ilvl w:val="2"/>
          <w:numId w:val="0"/>
        </w:numPr>
        <w:ind w:left="709" w:leftChars="0" w:hanging="709" w:firstLineChars="0"/>
        <w:jc w:val="left"/>
      </w:pPr>
      <w:bookmarkStart w:id="861" w:name="_Toc49257704"/>
      <w:r>
        <w:rPr>
          <w:rFonts w:hint="eastAsia" w:ascii="Arial" w:hAnsi="Arial" w:eastAsia="黑体" w:cs="Times New Roman"/>
          <w:b/>
          <w:bCs/>
          <w:caps/>
          <w:kern w:val="0"/>
          <w:sz w:val="24"/>
          <w:szCs w:val="24"/>
          <w:lang w:val="en-US" w:eastAsia="zh-CN" w:bidi="ar-SA"/>
        </w:rPr>
        <w:t>8.8.2</w:t>
      </w:r>
      <w:r>
        <w:rPr>
          <w:rFonts w:hint="eastAsia" w:cs="Times New Roman"/>
          <w:b/>
          <w:bCs/>
          <w:caps/>
          <w:kern w:val="0"/>
          <w:sz w:val="24"/>
          <w:szCs w:val="24"/>
          <w:lang w:val="en-US" w:eastAsia="zh-CN" w:bidi="ar-SA"/>
        </w:rPr>
        <w:t xml:space="preserve"> </w:t>
      </w:r>
      <w:r>
        <w:rPr>
          <w:rFonts w:hint="eastAsia"/>
        </w:rPr>
        <w:t>Signal lights</w:t>
      </w:r>
      <w:bookmarkEnd w:id="861"/>
    </w:p>
    <w:p w14:paraId="2C39E0CE">
      <w:pPr>
        <w:pStyle w:val="3"/>
        <w:numPr>
          <w:ilvl w:val="3"/>
          <w:numId w:val="0"/>
        </w:numPr>
        <w:spacing w:after="120"/>
        <w:ind w:left="851" w:leftChars="0" w:hanging="851" w:firstLineChars="0"/>
        <w:jc w:val="left"/>
      </w:pPr>
      <w:bookmarkStart w:id="862" w:name="_Toc48573790"/>
      <w:bookmarkStart w:id="863" w:name="_Toc49257705"/>
      <w:bookmarkStart w:id="864" w:name="_Toc48311993"/>
      <w:bookmarkStart w:id="865" w:name="_Toc48573652"/>
      <w:r>
        <w:rPr>
          <w:rFonts w:hint="eastAsia" w:ascii="Arial" w:hAnsi="Arial" w:eastAsia="黑体" w:cs="Times New Roman"/>
          <w:b/>
          <w:bCs/>
          <w:caps/>
          <w:kern w:val="0"/>
          <w:sz w:val="24"/>
          <w:szCs w:val="24"/>
          <w:lang w:val="en-US" w:eastAsia="zh-CN" w:bidi="ar-SA"/>
        </w:rPr>
        <w:t>8.8.2.1</w:t>
      </w:r>
      <w:r>
        <w:rPr>
          <w:rFonts w:hint="eastAsia" w:cs="Times New Roman"/>
          <w:b/>
          <w:bCs/>
          <w:caps/>
          <w:kern w:val="0"/>
          <w:sz w:val="24"/>
          <w:szCs w:val="24"/>
          <w:lang w:val="en-US" w:eastAsia="zh-CN" w:bidi="ar-SA"/>
        </w:rPr>
        <w:t xml:space="preserve"> </w:t>
      </w:r>
      <w:r>
        <w:t>Daylight Signal Lamp (DC 24 V)</w:t>
      </w:r>
      <w:bookmarkEnd w:id="862"/>
      <w:bookmarkEnd w:id="863"/>
      <w:bookmarkEnd w:id="864"/>
      <w:bookmarkEnd w:id="865"/>
    </w:p>
    <w:p w14:paraId="2ACD9134">
      <w:pPr>
        <w:pStyle w:val="71"/>
        <w:ind w:left="743"/>
      </w:pPr>
      <w:r>
        <w:t>One (1) set of portable type daylight signal lamp (60 W) shall be provided with battery and charger.</w:t>
      </w:r>
    </w:p>
    <w:p w14:paraId="420DCFEA">
      <w:pPr>
        <w:tabs>
          <w:tab w:val="left" w:pos="3880"/>
        </w:tabs>
        <w:autoSpaceDE w:val="0"/>
        <w:autoSpaceDN w:val="0"/>
        <w:adjustRightInd w:val="0"/>
        <w:ind w:left="1009"/>
        <w:rPr>
          <w:kern w:val="0"/>
          <w:sz w:val="24"/>
        </w:rPr>
      </w:pPr>
    </w:p>
    <w:p w14:paraId="33A4D39A">
      <w:pPr>
        <w:pStyle w:val="71"/>
        <w:ind w:left="743"/>
      </w:pPr>
      <w:r>
        <w:t>One (1) source receptacles shall be installed on</w:t>
      </w:r>
      <w:r>
        <w:rPr>
          <w:rFonts w:hint="eastAsia"/>
        </w:rPr>
        <w:t xml:space="preserve"> each bridge wing</w:t>
      </w:r>
      <w:r>
        <w:t>.</w:t>
      </w:r>
    </w:p>
    <w:p w14:paraId="6E9673C3">
      <w:pPr>
        <w:pStyle w:val="71"/>
        <w:ind w:left="743"/>
      </w:pPr>
    </w:p>
    <w:p w14:paraId="1F7B68FA">
      <w:pPr>
        <w:pStyle w:val="3"/>
        <w:numPr>
          <w:ilvl w:val="3"/>
          <w:numId w:val="0"/>
        </w:numPr>
        <w:ind w:left="851" w:leftChars="0" w:hanging="851" w:firstLineChars="0"/>
        <w:jc w:val="left"/>
      </w:pPr>
      <w:bookmarkStart w:id="866" w:name="_Toc48311994"/>
      <w:bookmarkStart w:id="867" w:name="_Toc49257706"/>
      <w:bookmarkStart w:id="868" w:name="_Toc5724031"/>
      <w:bookmarkStart w:id="869" w:name="_Toc48573653"/>
      <w:bookmarkStart w:id="870" w:name="_Toc48573791"/>
      <w:r>
        <w:rPr>
          <w:rFonts w:hint="eastAsia" w:ascii="Arial" w:hAnsi="Arial" w:eastAsia="黑体" w:cs="Times New Roman"/>
          <w:b/>
          <w:bCs/>
          <w:caps/>
          <w:kern w:val="0"/>
          <w:sz w:val="24"/>
          <w:szCs w:val="24"/>
          <w:lang w:val="en-US" w:eastAsia="zh-CN" w:bidi="ar-SA"/>
        </w:rPr>
        <w:t>8.8.2.2</w:t>
      </w:r>
      <w:r>
        <w:rPr>
          <w:rFonts w:hint="eastAsia" w:cs="Times New Roman"/>
          <w:b/>
          <w:bCs/>
          <w:caps/>
          <w:kern w:val="0"/>
          <w:sz w:val="24"/>
          <w:szCs w:val="24"/>
          <w:lang w:val="en-US" w:eastAsia="zh-CN" w:bidi="ar-SA"/>
        </w:rPr>
        <w:t xml:space="preserve"> </w:t>
      </w:r>
      <w:r>
        <w:t>SUEZ CANAL SIGNAL LIGHTS &amp; SEARCHLIGHTS (AC 220 V)</w:t>
      </w:r>
      <w:bookmarkEnd w:id="866"/>
      <w:bookmarkEnd w:id="867"/>
      <w:bookmarkEnd w:id="868"/>
      <w:bookmarkEnd w:id="869"/>
      <w:bookmarkEnd w:id="870"/>
    </w:p>
    <w:p w14:paraId="668664CB">
      <w:pPr>
        <w:pStyle w:val="71"/>
        <w:ind w:left="743"/>
      </w:pPr>
      <w:r>
        <w:t xml:space="preserve">One (1) set of 60 W fixed type Suez </w:t>
      </w:r>
      <w:r>
        <w:rPr>
          <w:rFonts w:hint="eastAsia"/>
        </w:rPr>
        <w:t>C</w:t>
      </w:r>
      <w:r>
        <w:t xml:space="preserve">anal signal light shall be provided, that is </w:t>
      </w:r>
      <w:r>
        <w:rPr>
          <w:rFonts w:hint="eastAsia"/>
        </w:rPr>
        <w:t>six</w:t>
      </w:r>
      <w:r>
        <w:t xml:space="preserve"> (</w:t>
      </w:r>
      <w:r>
        <w:rPr>
          <w:rFonts w:hint="eastAsia"/>
        </w:rPr>
        <w:t>6</w:t>
      </w:r>
      <w:r>
        <w:t>) red, five (5) white and two (2) green. These signal lights shall be controlled by respective switches graphically arranged on the signal light control panel in the wheelhouse control console.</w:t>
      </w:r>
    </w:p>
    <w:p w14:paraId="41B0DD31">
      <w:pPr>
        <w:tabs>
          <w:tab w:val="left" w:pos="3880"/>
        </w:tabs>
        <w:autoSpaceDE w:val="0"/>
        <w:autoSpaceDN w:val="0"/>
        <w:adjustRightInd w:val="0"/>
        <w:ind w:left="1009"/>
        <w:rPr>
          <w:kern w:val="0"/>
          <w:sz w:val="24"/>
        </w:rPr>
      </w:pPr>
    </w:p>
    <w:p w14:paraId="73A81E9D">
      <w:pPr>
        <w:pStyle w:val="71"/>
        <w:ind w:left="743"/>
      </w:pPr>
      <w:r>
        <w:t xml:space="preserve">One (1) set of receptacle with switch </w:t>
      </w:r>
      <w:r>
        <w:rPr>
          <w:rFonts w:hint="eastAsia"/>
        </w:rPr>
        <w:t xml:space="preserve">used </w:t>
      </w:r>
      <w:r>
        <w:t xml:space="preserve">for Suez </w:t>
      </w:r>
      <w:r>
        <w:rPr>
          <w:rFonts w:hint="eastAsia"/>
        </w:rPr>
        <w:t>C</w:t>
      </w:r>
      <w:r>
        <w:t>anal searchlight</w:t>
      </w:r>
      <w:r>
        <w:rPr>
          <w:rFonts w:hint="eastAsia"/>
        </w:rPr>
        <w:t xml:space="preserve"> (</w:t>
      </w:r>
      <w:r>
        <w:t>searchlight</w:t>
      </w:r>
      <w:r>
        <w:rPr>
          <w:rFonts w:hint="eastAsia"/>
        </w:rPr>
        <w:t xml:space="preserve"> 3kW, </w:t>
      </w:r>
      <w:r>
        <w:rPr>
          <w:rFonts w:hint="eastAsia"/>
          <w:b/>
          <w:i/>
        </w:rPr>
        <w:t>Owner</w:t>
      </w:r>
      <w:r>
        <w:rPr>
          <w:rFonts w:hint="eastAsia"/>
        </w:rPr>
        <w:t xml:space="preserve"> supply)</w:t>
      </w:r>
      <w:r>
        <w:t xml:space="preserve"> shall be installed on the fore part. </w:t>
      </w:r>
    </w:p>
    <w:p w14:paraId="012F9937">
      <w:pPr>
        <w:tabs>
          <w:tab w:val="left" w:pos="3880"/>
        </w:tabs>
        <w:autoSpaceDE w:val="0"/>
        <w:autoSpaceDN w:val="0"/>
        <w:adjustRightInd w:val="0"/>
        <w:ind w:left="1009"/>
        <w:rPr>
          <w:kern w:val="0"/>
          <w:sz w:val="24"/>
        </w:rPr>
      </w:pPr>
    </w:p>
    <w:p w14:paraId="7AAF6A86">
      <w:pPr>
        <w:pStyle w:val="71"/>
        <w:ind w:left="743"/>
      </w:pPr>
      <w:r>
        <w:rPr>
          <w:rFonts w:hint="eastAsia"/>
        </w:rPr>
        <w:t>Each o</w:t>
      </w:r>
      <w:r>
        <w:t>ne AC 220V 1000 W searchlights (with</w:t>
      </w:r>
      <w:r>
        <w:rPr>
          <w:rFonts w:hint="eastAsia"/>
        </w:rPr>
        <w:t xml:space="preserve"> manual</w:t>
      </w:r>
      <w:r>
        <w:t xml:space="preserve"> </w:t>
      </w:r>
      <w:r>
        <w:rPr>
          <w:rFonts w:hint="eastAsia"/>
        </w:rPr>
        <w:t xml:space="preserve">operation </w:t>
      </w:r>
      <w:r>
        <w:t xml:space="preserve">rotatable bracket) shall be installed on </w:t>
      </w:r>
      <w:r>
        <w:rPr>
          <w:rFonts w:hint="eastAsia"/>
        </w:rPr>
        <w:t>both</w:t>
      </w:r>
      <w:r>
        <w:t xml:space="preserve"> wing</w:t>
      </w:r>
      <w:r>
        <w:rPr>
          <w:rFonts w:hint="eastAsia"/>
        </w:rPr>
        <w:t>s</w:t>
      </w:r>
      <w:r>
        <w:t xml:space="preserve"> of bridge deck.</w:t>
      </w:r>
    </w:p>
    <w:p w14:paraId="479AC299">
      <w:pPr>
        <w:pStyle w:val="71"/>
        <w:ind w:left="743"/>
      </w:pPr>
    </w:p>
    <w:p w14:paraId="326ECAB2">
      <w:pPr>
        <w:pStyle w:val="3"/>
        <w:numPr>
          <w:ilvl w:val="3"/>
          <w:numId w:val="0"/>
        </w:numPr>
        <w:ind w:left="851" w:leftChars="0" w:hanging="851" w:firstLineChars="0"/>
        <w:jc w:val="left"/>
      </w:pPr>
      <w:bookmarkStart w:id="871" w:name="_Toc5724032"/>
      <w:bookmarkStart w:id="872" w:name="_Toc48573654"/>
      <w:bookmarkStart w:id="873" w:name="_Toc48311995"/>
      <w:bookmarkStart w:id="874" w:name="_Toc48573792"/>
      <w:bookmarkStart w:id="875" w:name="_Toc49257707"/>
      <w:r>
        <w:rPr>
          <w:rFonts w:hint="eastAsia" w:ascii="Arial" w:hAnsi="Arial" w:eastAsia="黑体" w:cs="Times New Roman"/>
          <w:b/>
          <w:bCs/>
          <w:caps/>
          <w:kern w:val="0"/>
          <w:sz w:val="24"/>
          <w:szCs w:val="24"/>
          <w:lang w:val="en-US" w:eastAsia="zh-CN" w:bidi="ar-SA"/>
        </w:rPr>
        <w:t>8.8.2.3</w:t>
      </w:r>
      <w:r>
        <w:rPr>
          <w:rFonts w:hint="eastAsia" w:cs="Times New Roman"/>
          <w:b/>
          <w:bCs/>
          <w:caps/>
          <w:kern w:val="0"/>
          <w:sz w:val="24"/>
          <w:szCs w:val="24"/>
          <w:lang w:val="en-US" w:eastAsia="zh-CN" w:bidi="ar-SA"/>
        </w:rPr>
        <w:t xml:space="preserve"> </w:t>
      </w:r>
      <w:r>
        <w:t>SUEZ CANAL STERN LIGHT (AC 220 V)</w:t>
      </w:r>
      <w:bookmarkEnd w:id="871"/>
      <w:bookmarkEnd w:id="872"/>
      <w:bookmarkEnd w:id="873"/>
      <w:bookmarkEnd w:id="874"/>
      <w:bookmarkEnd w:id="875"/>
    </w:p>
    <w:p w14:paraId="502FF25D">
      <w:pPr>
        <w:pStyle w:val="71"/>
        <w:ind w:left="743"/>
      </w:pPr>
      <w:r>
        <w:t>One (1) set of 40 W fixed type red stern light shall be provided as the Suez Canal stern signal light.</w:t>
      </w:r>
    </w:p>
    <w:p w14:paraId="7AEED553">
      <w:pPr>
        <w:pStyle w:val="71"/>
        <w:ind w:left="743"/>
      </w:pPr>
    </w:p>
    <w:p w14:paraId="42610267">
      <w:pPr>
        <w:pStyle w:val="3"/>
        <w:numPr>
          <w:ilvl w:val="3"/>
          <w:numId w:val="0"/>
        </w:numPr>
        <w:ind w:left="851" w:leftChars="0" w:hanging="851" w:firstLineChars="0"/>
        <w:jc w:val="left"/>
      </w:pPr>
      <w:bookmarkStart w:id="876" w:name="_Toc48573793"/>
      <w:bookmarkStart w:id="877" w:name="_Toc48311996"/>
      <w:bookmarkStart w:id="878" w:name="_Toc48573655"/>
      <w:bookmarkStart w:id="879" w:name="_Toc5724033"/>
      <w:bookmarkStart w:id="880" w:name="_Toc49257708"/>
      <w:r>
        <w:rPr>
          <w:rFonts w:hint="eastAsia" w:ascii="Arial" w:hAnsi="Arial" w:eastAsia="黑体" w:cs="Times New Roman"/>
          <w:b/>
          <w:bCs/>
          <w:caps/>
          <w:kern w:val="0"/>
          <w:sz w:val="24"/>
          <w:szCs w:val="24"/>
          <w:lang w:val="en-US" w:eastAsia="zh-CN" w:bidi="ar-SA"/>
        </w:rPr>
        <w:t>8.8.2.4</w:t>
      </w:r>
      <w:r>
        <w:rPr>
          <w:rFonts w:hint="eastAsia" w:cs="Times New Roman"/>
          <w:b/>
          <w:bCs/>
          <w:caps/>
          <w:kern w:val="0"/>
          <w:sz w:val="24"/>
          <w:szCs w:val="24"/>
          <w:lang w:val="en-US" w:eastAsia="zh-CN" w:bidi="ar-SA"/>
        </w:rPr>
        <w:t xml:space="preserve"> </w:t>
      </w:r>
      <w:r>
        <w:t>DANGEROUS CARGO LOADING LIGHT (AC 220 V)</w:t>
      </w:r>
      <w:bookmarkEnd w:id="876"/>
      <w:bookmarkEnd w:id="877"/>
      <w:bookmarkEnd w:id="878"/>
      <w:bookmarkEnd w:id="879"/>
      <w:bookmarkEnd w:id="880"/>
    </w:p>
    <w:p w14:paraId="16D0389F">
      <w:pPr>
        <w:pStyle w:val="71"/>
        <w:ind w:left="743"/>
      </w:pPr>
      <w:r>
        <w:t>One (1) flash type red dangerous cargo load</w:t>
      </w:r>
      <w:r>
        <w:rPr>
          <w:spacing w:val="-1"/>
        </w:rPr>
        <w:t>i</w:t>
      </w:r>
      <w:r>
        <w:t xml:space="preserve">ng light (40 </w:t>
      </w:r>
      <w:r>
        <w:rPr>
          <w:spacing w:val="-2"/>
        </w:rPr>
        <w:t>W</w:t>
      </w:r>
      <w:r>
        <w:t xml:space="preserve">) shall be fitted on radar </w:t>
      </w:r>
      <w:r>
        <w:rPr>
          <w:spacing w:val="-2"/>
        </w:rPr>
        <w:t>m</w:t>
      </w:r>
      <w:r>
        <w:t>ast.</w:t>
      </w:r>
    </w:p>
    <w:p w14:paraId="214CB024">
      <w:pPr>
        <w:pStyle w:val="71"/>
        <w:ind w:left="743"/>
        <w:rPr>
          <w:sz w:val="20"/>
          <w:szCs w:val="20"/>
        </w:rPr>
      </w:pPr>
    </w:p>
    <w:p w14:paraId="064C8399">
      <w:pPr>
        <w:pStyle w:val="3"/>
        <w:numPr>
          <w:ilvl w:val="3"/>
          <w:numId w:val="0"/>
        </w:numPr>
        <w:ind w:left="851" w:leftChars="0" w:hanging="851" w:firstLineChars="0"/>
        <w:jc w:val="left"/>
      </w:pPr>
      <w:bookmarkStart w:id="881" w:name="_Toc48573794"/>
      <w:bookmarkStart w:id="882" w:name="_Toc48311997"/>
      <w:bookmarkStart w:id="883" w:name="_Toc48573656"/>
      <w:bookmarkStart w:id="884" w:name="_Toc49257709"/>
      <w:bookmarkStart w:id="885" w:name="_Toc5724034"/>
      <w:r>
        <w:rPr>
          <w:rFonts w:hint="eastAsia" w:ascii="Arial" w:hAnsi="Arial" w:eastAsia="黑体" w:cs="Times New Roman"/>
          <w:b/>
          <w:bCs/>
          <w:caps/>
          <w:kern w:val="0"/>
          <w:sz w:val="24"/>
          <w:szCs w:val="24"/>
          <w:lang w:val="en-US" w:eastAsia="zh-CN" w:bidi="ar-SA"/>
        </w:rPr>
        <w:t>8.8.2.5</w:t>
      </w:r>
      <w:r>
        <w:rPr>
          <w:rFonts w:hint="eastAsia" w:cs="Times New Roman"/>
          <w:b/>
          <w:bCs/>
          <w:caps/>
          <w:kern w:val="0"/>
          <w:sz w:val="24"/>
          <w:szCs w:val="24"/>
          <w:lang w:val="en-US" w:eastAsia="zh-CN" w:bidi="ar-SA"/>
        </w:rPr>
        <w:t xml:space="preserve"> </w:t>
      </w:r>
      <w:r>
        <w:rPr>
          <w:rFonts w:hint="eastAsia"/>
        </w:rPr>
        <w:t xml:space="preserve">Panama </w:t>
      </w:r>
      <w:r>
        <w:t>CANAL</w:t>
      </w:r>
      <w:r>
        <w:rPr>
          <w:rFonts w:hint="eastAsia"/>
        </w:rPr>
        <w:t xml:space="preserve"> </w:t>
      </w:r>
      <w:r>
        <w:t>S</w:t>
      </w:r>
      <w:r>
        <w:rPr>
          <w:rFonts w:hint="eastAsia"/>
        </w:rPr>
        <w:t>tering</w:t>
      </w:r>
      <w:r>
        <w:t xml:space="preserve"> LIGHT (AC 220 V)</w:t>
      </w:r>
      <w:bookmarkEnd w:id="881"/>
      <w:bookmarkEnd w:id="882"/>
      <w:bookmarkEnd w:id="883"/>
      <w:bookmarkEnd w:id="884"/>
      <w:bookmarkEnd w:id="885"/>
    </w:p>
    <w:p w14:paraId="40920B24">
      <w:pPr>
        <w:pStyle w:val="89"/>
        <w:jc w:val="both"/>
      </w:pPr>
      <w:r>
        <w:t>25W blue steering lights shall be fitted on the foremast behind and controlled from wheelhouse through dimmer switch.</w:t>
      </w:r>
    </w:p>
    <w:p w14:paraId="452E98F8">
      <w:pPr>
        <w:pStyle w:val="89"/>
        <w:jc w:val="both"/>
      </w:pPr>
    </w:p>
    <w:p w14:paraId="44758642">
      <w:pPr>
        <w:pStyle w:val="3"/>
        <w:numPr>
          <w:ilvl w:val="3"/>
          <w:numId w:val="0"/>
        </w:numPr>
        <w:ind w:left="851" w:leftChars="0" w:hanging="851" w:firstLineChars="0"/>
        <w:jc w:val="left"/>
      </w:pPr>
      <w:bookmarkStart w:id="886" w:name="_Toc48311998"/>
      <w:bookmarkStart w:id="887" w:name="_Toc48573795"/>
      <w:bookmarkStart w:id="888" w:name="_Toc48573657"/>
      <w:bookmarkStart w:id="889" w:name="_Toc49257710"/>
      <w:bookmarkStart w:id="890" w:name="_Toc5724035"/>
      <w:r>
        <w:rPr>
          <w:rFonts w:hint="eastAsia" w:ascii="Arial" w:hAnsi="Arial" w:eastAsia="黑体" w:cs="Times New Roman"/>
          <w:b/>
          <w:bCs/>
          <w:caps/>
          <w:kern w:val="0"/>
          <w:sz w:val="24"/>
          <w:szCs w:val="24"/>
          <w:lang w:val="en-US" w:eastAsia="zh-CN" w:bidi="ar-SA"/>
        </w:rPr>
        <w:t>8.8.2.6</w:t>
      </w:r>
      <w:r>
        <w:rPr>
          <w:rFonts w:hint="eastAsia" w:cs="Times New Roman"/>
          <w:b/>
          <w:bCs/>
          <w:caps/>
          <w:kern w:val="0"/>
          <w:sz w:val="24"/>
          <w:szCs w:val="24"/>
          <w:lang w:val="en-US" w:eastAsia="zh-CN" w:bidi="ar-SA"/>
        </w:rPr>
        <w:t xml:space="preserve"> </w:t>
      </w:r>
      <w:r>
        <w:t>Singapore strait ligh</w:t>
      </w:r>
      <w:r>
        <w:rPr>
          <w:rFonts w:hint="eastAsia"/>
        </w:rPr>
        <w:t>T</w:t>
      </w:r>
      <w:r>
        <w:t xml:space="preserve"> (AC 220 V)</w:t>
      </w:r>
      <w:bookmarkEnd w:id="886"/>
      <w:bookmarkEnd w:id="887"/>
      <w:bookmarkEnd w:id="888"/>
      <w:bookmarkEnd w:id="889"/>
      <w:bookmarkEnd w:id="890"/>
    </w:p>
    <w:p w14:paraId="0F204114">
      <w:pPr>
        <w:pStyle w:val="89"/>
      </w:pPr>
      <w:r>
        <w:t>One (</w:t>
      </w:r>
      <w:r>
        <w:rPr>
          <w:rFonts w:hint="eastAsia"/>
        </w:rPr>
        <w:t xml:space="preserve">1) </w:t>
      </w:r>
      <w:r>
        <w:t xml:space="preserve">set of Singapore strait light </w:t>
      </w:r>
      <w:r>
        <w:rPr>
          <w:rFonts w:hint="eastAsia"/>
        </w:rPr>
        <w:t xml:space="preserve">for vessel passing traffic </w:t>
      </w:r>
      <w:r>
        <w:t>separation</w:t>
      </w:r>
      <w:r>
        <w:rPr>
          <w:rFonts w:hint="eastAsia"/>
        </w:rPr>
        <w:t xml:space="preserve"> scheme TSS </w:t>
      </w:r>
      <w:r>
        <w:t>(</w:t>
      </w:r>
      <w:r>
        <w:rPr>
          <w:rFonts w:hint="eastAsia"/>
        </w:rPr>
        <w:t xml:space="preserve">three all-round green lights </w:t>
      </w:r>
      <w:r>
        <w:t>60W)</w:t>
      </w:r>
      <w:r>
        <w:rPr>
          <w:rFonts w:hint="eastAsia"/>
        </w:rPr>
        <w:t>.</w:t>
      </w:r>
    </w:p>
    <w:p w14:paraId="31129082">
      <w:pPr>
        <w:pStyle w:val="89"/>
      </w:pPr>
    </w:p>
    <w:p w14:paraId="5C5C02F4">
      <w:pPr>
        <w:pStyle w:val="89"/>
      </w:pPr>
    </w:p>
    <w:p w14:paraId="172AF786"/>
    <w:p w14:paraId="278A06E5"/>
    <w:p w14:paraId="58F32227">
      <w:pPr>
        <w:pStyle w:val="3"/>
        <w:numPr>
          <w:ilvl w:val="1"/>
          <w:numId w:val="0"/>
        </w:numPr>
        <w:ind w:left="567" w:leftChars="0" w:hanging="567" w:firstLineChars="0"/>
        <w:jc w:val="left"/>
      </w:pPr>
      <w:bookmarkStart w:id="891" w:name="_Toc5724036"/>
      <w:bookmarkStart w:id="892" w:name="_Toc48573796"/>
      <w:bookmarkStart w:id="893" w:name="_Toc48311999"/>
      <w:bookmarkStart w:id="894" w:name="_Toc49257711"/>
      <w:bookmarkStart w:id="895" w:name="_Toc48573658"/>
      <w:r>
        <w:rPr>
          <w:rFonts w:hint="eastAsia" w:ascii="Arial" w:hAnsi="Arial" w:eastAsia="黑体" w:cs="Times New Roman"/>
          <w:b/>
          <w:bCs/>
          <w:caps/>
          <w:kern w:val="0"/>
          <w:sz w:val="24"/>
          <w:szCs w:val="24"/>
          <w:lang w:val="en-US" w:eastAsia="zh-CN" w:bidi="ar-SA"/>
        </w:rPr>
        <w:t>8.9</w:t>
      </w:r>
      <w:r>
        <w:rPr>
          <w:rFonts w:hint="eastAsia" w:cs="Times New Roman"/>
          <w:b/>
          <w:bCs/>
          <w:caps/>
          <w:kern w:val="0"/>
          <w:sz w:val="24"/>
          <w:szCs w:val="24"/>
          <w:lang w:val="en-US" w:eastAsia="zh-CN" w:bidi="ar-SA"/>
        </w:rPr>
        <w:t xml:space="preserve"> </w:t>
      </w:r>
      <w:r>
        <w:t>INTERIOR COMMUNICATION, ALARM AND MEASURING SYSTEM</w:t>
      </w:r>
      <w:bookmarkEnd w:id="891"/>
      <w:bookmarkEnd w:id="892"/>
      <w:bookmarkEnd w:id="893"/>
      <w:bookmarkEnd w:id="894"/>
      <w:bookmarkEnd w:id="895"/>
    </w:p>
    <w:p w14:paraId="6D915C25">
      <w:pPr>
        <w:pStyle w:val="3"/>
        <w:numPr>
          <w:ilvl w:val="2"/>
          <w:numId w:val="0"/>
        </w:numPr>
        <w:ind w:left="709" w:leftChars="0" w:hanging="709" w:firstLineChars="0"/>
        <w:jc w:val="left"/>
      </w:pPr>
      <w:bookmarkStart w:id="896" w:name="_Toc5724037"/>
      <w:bookmarkStart w:id="897" w:name="_Toc48312000"/>
      <w:bookmarkStart w:id="898" w:name="_Toc48573659"/>
      <w:bookmarkStart w:id="899" w:name="_Toc49257712"/>
      <w:bookmarkStart w:id="900" w:name="_Toc48573797"/>
      <w:r>
        <w:rPr>
          <w:rFonts w:hint="eastAsia" w:ascii="Arial" w:hAnsi="Arial" w:eastAsia="黑体" w:cs="Times New Roman"/>
          <w:b/>
          <w:bCs/>
          <w:caps/>
          <w:kern w:val="0"/>
          <w:sz w:val="24"/>
          <w:szCs w:val="24"/>
          <w:lang w:val="en-US" w:eastAsia="zh-CN" w:bidi="ar-SA"/>
        </w:rPr>
        <w:t>8.9.1</w:t>
      </w:r>
      <w:r>
        <w:rPr>
          <w:rFonts w:hint="eastAsia" w:cs="Times New Roman"/>
          <w:b/>
          <w:bCs/>
          <w:caps/>
          <w:kern w:val="0"/>
          <w:sz w:val="24"/>
          <w:szCs w:val="24"/>
          <w:lang w:val="en-US" w:eastAsia="zh-CN" w:bidi="ar-SA"/>
        </w:rPr>
        <w:t xml:space="preserve"> </w:t>
      </w:r>
      <w:r>
        <w:t>SOUND POWER TELEPHONE</w:t>
      </w:r>
      <w:bookmarkEnd w:id="896"/>
      <w:bookmarkEnd w:id="897"/>
      <w:bookmarkEnd w:id="898"/>
      <w:bookmarkEnd w:id="899"/>
      <w:bookmarkEnd w:id="900"/>
    </w:p>
    <w:p w14:paraId="68E3A21C">
      <w:pPr>
        <w:pStyle w:val="71"/>
        <w:ind w:left="743"/>
      </w:pPr>
      <w:r>
        <w:t>One (1)</w:t>
      </w:r>
      <w:r>
        <w:rPr>
          <w:spacing w:val="-12"/>
        </w:rPr>
        <w:t xml:space="preserve"> </w:t>
      </w:r>
      <w:r>
        <w:t>set of</w:t>
      </w:r>
      <w:r>
        <w:rPr>
          <w:spacing w:val="-12"/>
        </w:rPr>
        <w:t xml:space="preserve"> </w:t>
      </w:r>
      <w:r>
        <w:t>selective</w:t>
      </w:r>
      <w:r>
        <w:rPr>
          <w:spacing w:val="-12"/>
        </w:rPr>
        <w:t xml:space="preserve"> </w:t>
      </w:r>
      <w:r>
        <w:t>calling</w:t>
      </w:r>
      <w:r>
        <w:rPr>
          <w:spacing w:val="-12"/>
        </w:rPr>
        <w:t xml:space="preserve"> </w:t>
      </w:r>
      <w:r>
        <w:t xml:space="preserve">type </w:t>
      </w:r>
      <w:r>
        <w:rPr>
          <w:rFonts w:hint="eastAsia"/>
        </w:rPr>
        <w:t>sound</w:t>
      </w:r>
      <w:r>
        <w:rPr>
          <w:spacing w:val="-12"/>
        </w:rPr>
        <w:t xml:space="preserve"> </w:t>
      </w:r>
      <w:r>
        <w:rPr>
          <w:rFonts w:hint="eastAsia"/>
          <w:spacing w:val="-12"/>
        </w:rPr>
        <w:t xml:space="preserve">power </w:t>
      </w:r>
      <w:r>
        <w:t>telephone</w:t>
      </w:r>
      <w:r>
        <w:rPr>
          <w:rFonts w:hint="eastAsia"/>
        </w:rPr>
        <w:t xml:space="preserve"> system</w:t>
      </w:r>
      <w:r>
        <w:rPr>
          <w:spacing w:val="-12"/>
        </w:rPr>
        <w:t xml:space="preserve"> </w:t>
      </w:r>
      <w:r>
        <w:t>shall</w:t>
      </w:r>
      <w:r>
        <w:rPr>
          <w:spacing w:val="-12"/>
        </w:rPr>
        <w:t xml:space="preserve"> </w:t>
      </w:r>
      <w:r>
        <w:t>be</w:t>
      </w:r>
      <w:r>
        <w:rPr>
          <w:spacing w:val="-12"/>
        </w:rPr>
        <w:t xml:space="preserve"> </w:t>
      </w:r>
      <w:r>
        <w:t>provided</w:t>
      </w:r>
      <w:r>
        <w:rPr>
          <w:spacing w:val="-12"/>
        </w:rPr>
        <w:t xml:space="preserve"> </w:t>
      </w:r>
      <w:r>
        <w:t xml:space="preserve">as </w:t>
      </w:r>
      <w:r>
        <w:rPr>
          <w:spacing w:val="-1"/>
        </w:rPr>
        <w:t>f</w:t>
      </w:r>
      <w:r>
        <w:t>ollows:</w:t>
      </w:r>
    </w:p>
    <w:p w14:paraId="2610F7F7">
      <w:pPr>
        <w:tabs>
          <w:tab w:val="left" w:pos="1660"/>
        </w:tabs>
        <w:autoSpaceDE w:val="0"/>
        <w:autoSpaceDN w:val="0"/>
        <w:adjustRightInd w:val="0"/>
        <w:ind w:left="1065" w:right="-20"/>
        <w:jc w:val="left"/>
        <w:rPr>
          <w:kern w:val="0"/>
          <w:sz w:val="24"/>
        </w:rPr>
      </w:pPr>
      <w:r>
        <w:rPr>
          <w:kern w:val="0"/>
          <w:sz w:val="24"/>
        </w:rPr>
        <w:t>1-</w:t>
      </w:r>
      <w:r>
        <w:rPr>
          <w:kern w:val="0"/>
          <w:sz w:val="24"/>
        </w:rPr>
        <w:tab/>
      </w:r>
      <w:r>
        <w:rPr>
          <w:kern w:val="0"/>
          <w:sz w:val="24"/>
        </w:rPr>
        <w:t>Wheelhouse</w:t>
      </w:r>
    </w:p>
    <w:p w14:paraId="0AD0BC4D">
      <w:pPr>
        <w:tabs>
          <w:tab w:val="left" w:pos="1660"/>
        </w:tabs>
        <w:autoSpaceDE w:val="0"/>
        <w:autoSpaceDN w:val="0"/>
        <w:adjustRightInd w:val="0"/>
        <w:ind w:left="1065" w:right="-20"/>
        <w:jc w:val="left"/>
        <w:rPr>
          <w:kern w:val="0"/>
          <w:sz w:val="24"/>
        </w:rPr>
      </w:pPr>
      <w:r>
        <w:rPr>
          <w:kern w:val="0"/>
          <w:sz w:val="24"/>
        </w:rPr>
        <w:t>1-</w:t>
      </w:r>
      <w:r>
        <w:rPr>
          <w:kern w:val="0"/>
          <w:sz w:val="24"/>
        </w:rPr>
        <w:tab/>
      </w:r>
      <w:r>
        <w:rPr>
          <w:kern w:val="0"/>
          <w:sz w:val="24"/>
        </w:rPr>
        <w:t>E</w:t>
      </w:r>
      <w:r>
        <w:rPr>
          <w:spacing w:val="-2"/>
          <w:kern w:val="0"/>
          <w:sz w:val="24"/>
        </w:rPr>
        <w:t>m</w:t>
      </w:r>
      <w:r>
        <w:rPr>
          <w:kern w:val="0"/>
          <w:sz w:val="24"/>
        </w:rPr>
        <w:t>e</w:t>
      </w:r>
      <w:r>
        <w:rPr>
          <w:spacing w:val="-4"/>
          <w:kern w:val="0"/>
          <w:sz w:val="24"/>
        </w:rPr>
        <w:t>r</w:t>
      </w:r>
      <w:r>
        <w:rPr>
          <w:kern w:val="0"/>
          <w:sz w:val="24"/>
        </w:rPr>
        <w:t>gency generator room</w:t>
      </w:r>
    </w:p>
    <w:p w14:paraId="2DDCCA03">
      <w:pPr>
        <w:tabs>
          <w:tab w:val="left" w:pos="1660"/>
        </w:tabs>
        <w:autoSpaceDE w:val="0"/>
        <w:autoSpaceDN w:val="0"/>
        <w:adjustRightInd w:val="0"/>
        <w:ind w:left="1065" w:right="-20"/>
        <w:jc w:val="left"/>
        <w:rPr>
          <w:kern w:val="0"/>
          <w:sz w:val="24"/>
        </w:rPr>
      </w:pPr>
      <w:r>
        <w:rPr>
          <w:kern w:val="0"/>
          <w:sz w:val="24"/>
        </w:rPr>
        <w:t>1-</w:t>
      </w:r>
      <w:r>
        <w:rPr>
          <w:kern w:val="0"/>
          <w:sz w:val="24"/>
        </w:rPr>
        <w:tab/>
      </w:r>
      <w:r>
        <w:rPr>
          <w:rFonts w:hint="eastAsia"/>
          <w:kern w:val="0"/>
          <w:sz w:val="24"/>
        </w:rPr>
        <w:t>Fire control station</w:t>
      </w:r>
    </w:p>
    <w:p w14:paraId="30B2B860">
      <w:pPr>
        <w:tabs>
          <w:tab w:val="left" w:pos="1660"/>
        </w:tabs>
        <w:autoSpaceDE w:val="0"/>
        <w:autoSpaceDN w:val="0"/>
        <w:adjustRightInd w:val="0"/>
        <w:ind w:left="1065" w:right="-20"/>
        <w:jc w:val="left"/>
        <w:rPr>
          <w:kern w:val="0"/>
          <w:sz w:val="24"/>
        </w:rPr>
      </w:pPr>
      <w:r>
        <w:rPr>
          <w:kern w:val="0"/>
          <w:sz w:val="24"/>
        </w:rPr>
        <w:t>1-</w:t>
      </w:r>
      <w:r>
        <w:rPr>
          <w:kern w:val="0"/>
          <w:sz w:val="24"/>
        </w:rPr>
        <w:tab/>
      </w:r>
      <w:r>
        <w:rPr>
          <w:kern w:val="0"/>
          <w:sz w:val="24"/>
        </w:rPr>
        <w:t>Steering gear room</w:t>
      </w:r>
    </w:p>
    <w:p w14:paraId="4A807313">
      <w:pPr>
        <w:tabs>
          <w:tab w:val="left" w:pos="1660"/>
        </w:tabs>
        <w:autoSpaceDE w:val="0"/>
        <w:autoSpaceDN w:val="0"/>
        <w:adjustRightInd w:val="0"/>
        <w:ind w:left="1065" w:right="-20"/>
        <w:jc w:val="left"/>
        <w:rPr>
          <w:kern w:val="0"/>
          <w:sz w:val="24"/>
        </w:rPr>
      </w:pPr>
      <w:r>
        <w:rPr>
          <w:kern w:val="0"/>
          <w:sz w:val="24"/>
        </w:rPr>
        <w:t>1-</w:t>
      </w:r>
      <w:r>
        <w:rPr>
          <w:kern w:val="0"/>
          <w:sz w:val="24"/>
        </w:rPr>
        <w:tab/>
      </w:r>
      <w:r>
        <w:rPr>
          <w:kern w:val="0"/>
          <w:sz w:val="24"/>
        </w:rPr>
        <w:t>Bow thruster room</w:t>
      </w:r>
    </w:p>
    <w:p w14:paraId="6E06B38F">
      <w:pPr>
        <w:tabs>
          <w:tab w:val="left" w:pos="1660"/>
        </w:tabs>
        <w:autoSpaceDE w:val="0"/>
        <w:autoSpaceDN w:val="0"/>
        <w:adjustRightInd w:val="0"/>
        <w:ind w:left="1065" w:right="-20"/>
        <w:jc w:val="left"/>
        <w:rPr>
          <w:kern w:val="0"/>
          <w:sz w:val="24"/>
        </w:rPr>
      </w:pPr>
      <w:r>
        <w:rPr>
          <w:kern w:val="0"/>
          <w:sz w:val="24"/>
        </w:rPr>
        <w:t>1-</w:t>
      </w:r>
      <w:r>
        <w:rPr>
          <w:kern w:val="0"/>
          <w:sz w:val="24"/>
        </w:rPr>
        <w:tab/>
      </w:r>
      <w:r>
        <w:rPr>
          <w:kern w:val="0"/>
          <w:sz w:val="24"/>
        </w:rPr>
        <w:t>Engine control room/main engine side.</w:t>
      </w:r>
    </w:p>
    <w:p w14:paraId="58BE7542">
      <w:pPr>
        <w:tabs>
          <w:tab w:val="left" w:pos="1660"/>
        </w:tabs>
        <w:autoSpaceDE w:val="0"/>
        <w:autoSpaceDN w:val="0"/>
        <w:adjustRightInd w:val="0"/>
        <w:ind w:left="1065" w:right="-20"/>
        <w:jc w:val="left"/>
        <w:rPr>
          <w:kern w:val="0"/>
          <w:sz w:val="24"/>
        </w:rPr>
      </w:pPr>
      <w:r>
        <w:rPr>
          <w:rFonts w:hint="eastAsia"/>
          <w:kern w:val="0"/>
          <w:sz w:val="24"/>
        </w:rPr>
        <w:t>1-   Fuel oil filling station (one portable telephone and two sockets).</w:t>
      </w:r>
    </w:p>
    <w:p w14:paraId="4848B18A">
      <w:pPr>
        <w:tabs>
          <w:tab w:val="left" w:pos="1660"/>
        </w:tabs>
        <w:autoSpaceDE w:val="0"/>
        <w:autoSpaceDN w:val="0"/>
        <w:adjustRightInd w:val="0"/>
        <w:ind w:left="1065" w:right="-20"/>
        <w:jc w:val="left"/>
        <w:rPr>
          <w:kern w:val="0"/>
          <w:sz w:val="24"/>
        </w:rPr>
      </w:pPr>
    </w:p>
    <w:p w14:paraId="047BD175">
      <w:pPr>
        <w:tabs>
          <w:tab w:val="left" w:pos="3880"/>
        </w:tabs>
        <w:autoSpaceDE w:val="0"/>
        <w:autoSpaceDN w:val="0"/>
        <w:adjustRightInd w:val="0"/>
        <w:ind w:left="1009"/>
        <w:rPr>
          <w:kern w:val="0"/>
          <w:sz w:val="24"/>
        </w:rPr>
      </w:pPr>
    </w:p>
    <w:p w14:paraId="54C333B4">
      <w:pPr>
        <w:pStyle w:val="71"/>
        <w:ind w:left="743"/>
      </w:pPr>
      <w:r>
        <w:t xml:space="preserve">The </w:t>
      </w:r>
      <w:r>
        <w:rPr>
          <w:rFonts w:hint="eastAsia"/>
        </w:rPr>
        <w:t>sound power</w:t>
      </w:r>
      <w:r>
        <w:t xml:space="preserve"> telephone</w:t>
      </w:r>
      <w:r>
        <w:rPr>
          <w:spacing w:val="-16"/>
        </w:rPr>
        <w:t xml:space="preserve"> </w:t>
      </w:r>
      <w:r>
        <w:t>in</w:t>
      </w:r>
      <w:r>
        <w:rPr>
          <w:spacing w:val="-16"/>
        </w:rPr>
        <w:t xml:space="preserve"> </w:t>
      </w:r>
      <w:r>
        <w:t>engine</w:t>
      </w:r>
      <w:r>
        <w:rPr>
          <w:spacing w:val="-16"/>
        </w:rPr>
        <w:t xml:space="preserve"> </w:t>
      </w:r>
      <w:r>
        <w:t>room, steering</w:t>
      </w:r>
      <w:r>
        <w:rPr>
          <w:spacing w:val="-16"/>
        </w:rPr>
        <w:t xml:space="preserve"> </w:t>
      </w:r>
      <w:r>
        <w:t>gear</w:t>
      </w:r>
      <w:r>
        <w:rPr>
          <w:spacing w:val="-16"/>
        </w:rPr>
        <w:t xml:space="preserve"> </w:t>
      </w:r>
      <w:r>
        <w:t>room</w:t>
      </w:r>
      <w:r>
        <w:rPr>
          <w:rFonts w:hint="eastAsia"/>
        </w:rPr>
        <w:t>,</w:t>
      </w:r>
      <w:r>
        <w:t xml:space="preserve"> bow</w:t>
      </w:r>
      <w:r>
        <w:rPr>
          <w:spacing w:val="-16"/>
        </w:rPr>
        <w:t xml:space="preserve"> </w:t>
      </w:r>
      <w:r>
        <w:t>thruster room</w:t>
      </w:r>
      <w:r>
        <w:rPr>
          <w:spacing w:val="-2"/>
        </w:rPr>
        <w:t xml:space="preserve"> </w:t>
      </w:r>
      <w:r>
        <w:rPr>
          <w:rFonts w:hint="eastAsia"/>
          <w:spacing w:val="-2"/>
        </w:rPr>
        <w:t xml:space="preserve">and emergency generator room </w:t>
      </w:r>
      <w:r>
        <w:t>shall be of anti-noise type</w:t>
      </w:r>
      <w:r>
        <w:rPr>
          <w:rFonts w:hint="eastAsia"/>
        </w:rPr>
        <w:t xml:space="preserve"> (head set type)</w:t>
      </w:r>
      <w:r>
        <w:t>.</w:t>
      </w:r>
    </w:p>
    <w:p w14:paraId="550D384B">
      <w:pPr>
        <w:pStyle w:val="71"/>
        <w:ind w:left="743"/>
      </w:pPr>
    </w:p>
    <w:p w14:paraId="1C8C3459">
      <w:pPr>
        <w:pStyle w:val="71"/>
        <w:ind w:left="743"/>
      </w:pPr>
    </w:p>
    <w:p w14:paraId="52F75CF9">
      <w:pPr>
        <w:pStyle w:val="3"/>
        <w:numPr>
          <w:ilvl w:val="2"/>
          <w:numId w:val="0"/>
        </w:numPr>
        <w:ind w:left="709" w:leftChars="0" w:hanging="709" w:firstLineChars="0"/>
        <w:jc w:val="left"/>
      </w:pPr>
      <w:bookmarkStart w:id="901" w:name="_Toc48573660"/>
      <w:bookmarkStart w:id="902" w:name="_Toc48312001"/>
      <w:bookmarkStart w:id="903" w:name="_Toc49257713"/>
      <w:bookmarkStart w:id="904" w:name="_Toc48573798"/>
      <w:bookmarkStart w:id="905" w:name="_Toc5724038"/>
      <w:r>
        <w:rPr>
          <w:rFonts w:hint="eastAsia" w:ascii="Arial" w:hAnsi="Arial" w:eastAsia="黑体" w:cs="Times New Roman"/>
          <w:b/>
          <w:bCs/>
          <w:caps/>
          <w:kern w:val="0"/>
          <w:sz w:val="24"/>
          <w:szCs w:val="24"/>
          <w:lang w:val="en-US" w:eastAsia="zh-CN" w:bidi="ar-SA"/>
        </w:rPr>
        <w:t>8.9.2</w:t>
      </w:r>
      <w:r>
        <w:rPr>
          <w:rFonts w:hint="eastAsia" w:cs="Times New Roman"/>
          <w:b/>
          <w:bCs/>
          <w:caps/>
          <w:kern w:val="0"/>
          <w:sz w:val="24"/>
          <w:szCs w:val="24"/>
          <w:lang w:val="en-US" w:eastAsia="zh-CN" w:bidi="ar-SA"/>
        </w:rPr>
        <w:t xml:space="preserve"> </w:t>
      </w:r>
      <w:r>
        <w:t>AUTOMATIC TELEPHONE (AC 220 V &amp; DC 24 V)</w:t>
      </w:r>
      <w:bookmarkEnd w:id="901"/>
      <w:bookmarkEnd w:id="902"/>
      <w:bookmarkEnd w:id="903"/>
      <w:bookmarkEnd w:id="904"/>
      <w:bookmarkEnd w:id="905"/>
    </w:p>
    <w:p w14:paraId="3991724D">
      <w:pPr>
        <w:pStyle w:val="71"/>
        <w:ind w:left="743"/>
      </w:pPr>
      <w:r>
        <w:t>One (1) set of forty</w:t>
      </w:r>
      <w:r>
        <w:rPr>
          <w:rFonts w:hint="eastAsia"/>
        </w:rPr>
        <w:t>-eight</w:t>
      </w:r>
      <w:r>
        <w:t xml:space="preserve"> (</w:t>
      </w:r>
      <w:r>
        <w:rPr>
          <w:rFonts w:hint="eastAsia"/>
        </w:rPr>
        <w:t>48</w:t>
      </w:r>
      <w:r>
        <w:t>) line automatic telephone system shall be provided. The number and location of telephone to be properly corrected according to the final general arrangement</w:t>
      </w:r>
      <w:r>
        <w:rPr>
          <w:rFonts w:hint="eastAsia"/>
        </w:rPr>
        <w:t xml:space="preserve"> without</w:t>
      </w:r>
      <w:r>
        <w:t xml:space="preserve"> capacity upgrade</w:t>
      </w:r>
      <w:r>
        <w:rPr>
          <w:rFonts w:hint="eastAsia"/>
        </w:rPr>
        <w:t>d; Parallel connection shall be adopted for the engine room, workshop, and ECR.</w:t>
      </w:r>
    </w:p>
    <w:p w14:paraId="49188A1A">
      <w:pPr>
        <w:pStyle w:val="71"/>
        <w:ind w:left="743"/>
      </w:pPr>
    </w:p>
    <w:p w14:paraId="522739EC">
      <w:pPr>
        <w:tabs>
          <w:tab w:val="left" w:pos="3880"/>
        </w:tabs>
        <w:autoSpaceDE w:val="0"/>
        <w:autoSpaceDN w:val="0"/>
        <w:adjustRightInd w:val="0"/>
        <w:ind w:left="1009"/>
        <w:rPr>
          <w:kern w:val="0"/>
          <w:sz w:val="24"/>
        </w:rPr>
      </w:pPr>
    </w:p>
    <w:p w14:paraId="09641545">
      <w:pPr>
        <w:pStyle w:val="71"/>
        <w:ind w:left="743"/>
      </w:pPr>
      <w:r>
        <w:t xml:space="preserve">Automatic telephone </w:t>
      </w:r>
      <w:r>
        <w:rPr>
          <w:rFonts w:hint="eastAsia"/>
        </w:rPr>
        <w:t xml:space="preserve">to </w:t>
      </w:r>
      <w:r>
        <w:t xml:space="preserve">be interfaced with </w:t>
      </w:r>
      <w:r>
        <w:rPr>
          <w:rFonts w:hint="eastAsia"/>
        </w:rPr>
        <w:t xml:space="preserve">Inmarsat Fleet broadband </w:t>
      </w:r>
      <w:r>
        <w:t>system for incoming and outgoing calls as per Maker’s standard.</w:t>
      </w:r>
    </w:p>
    <w:p w14:paraId="39786824">
      <w:pPr>
        <w:tabs>
          <w:tab w:val="left" w:pos="3880"/>
        </w:tabs>
        <w:autoSpaceDE w:val="0"/>
        <w:autoSpaceDN w:val="0"/>
        <w:adjustRightInd w:val="0"/>
        <w:ind w:left="1009"/>
        <w:rPr>
          <w:kern w:val="0"/>
          <w:sz w:val="24"/>
        </w:rPr>
      </w:pPr>
    </w:p>
    <w:p w14:paraId="45419DD1">
      <w:pPr>
        <w:pStyle w:val="71"/>
        <w:ind w:left="743"/>
      </w:pPr>
      <w:r>
        <w:t xml:space="preserve">The telephone sets shall be arranged in </w:t>
      </w:r>
      <w:r>
        <w:rPr>
          <w:rFonts w:hint="eastAsia"/>
        </w:rPr>
        <w:t>crew</w:t>
      </w:r>
      <w:r>
        <w:t>’</w:t>
      </w:r>
      <w:r>
        <w:rPr>
          <w:rFonts w:hint="eastAsia"/>
        </w:rPr>
        <w:t>s room</w:t>
      </w:r>
      <w:r>
        <w:t>, offices, public spaces, all control station, hospital, galley, steering gear room</w:t>
      </w:r>
      <w:r>
        <w:rPr>
          <w:rFonts w:hint="eastAsia"/>
        </w:rPr>
        <w:t xml:space="preserve"> </w:t>
      </w:r>
      <w:r>
        <w:t xml:space="preserve">and other spaces </w:t>
      </w:r>
      <w:r>
        <w:rPr>
          <w:rFonts w:hint="eastAsia"/>
        </w:rPr>
        <w:t>where necessary for operation.</w:t>
      </w:r>
      <w:r>
        <w:t>.</w:t>
      </w:r>
    </w:p>
    <w:p w14:paraId="23CD9013">
      <w:pPr>
        <w:tabs>
          <w:tab w:val="left" w:pos="3880"/>
        </w:tabs>
        <w:autoSpaceDE w:val="0"/>
        <w:autoSpaceDN w:val="0"/>
        <w:adjustRightInd w:val="0"/>
        <w:ind w:left="1009"/>
        <w:rPr>
          <w:kern w:val="0"/>
          <w:sz w:val="24"/>
        </w:rPr>
      </w:pPr>
    </w:p>
    <w:p w14:paraId="4FABDF27">
      <w:pPr>
        <w:pStyle w:val="71"/>
        <w:ind w:left="743"/>
      </w:pPr>
      <w:r>
        <w:t>The telephone sets shall be adopted desk type, wall type or flush type</w:t>
      </w:r>
      <w:r>
        <w:rPr>
          <w:rFonts w:hint="eastAsia"/>
        </w:rPr>
        <w:t xml:space="preserve"> </w:t>
      </w:r>
      <w:r>
        <w:t>according to their installed location.</w:t>
      </w:r>
      <w:r>
        <w:rPr>
          <w:rFonts w:hint="eastAsia"/>
        </w:rPr>
        <w:t xml:space="preserve"> </w:t>
      </w:r>
    </w:p>
    <w:p w14:paraId="58F6F669">
      <w:pPr>
        <w:tabs>
          <w:tab w:val="left" w:pos="3880"/>
        </w:tabs>
        <w:autoSpaceDE w:val="0"/>
        <w:autoSpaceDN w:val="0"/>
        <w:adjustRightInd w:val="0"/>
        <w:ind w:left="1009"/>
        <w:rPr>
          <w:kern w:val="0"/>
          <w:sz w:val="24"/>
        </w:rPr>
      </w:pPr>
    </w:p>
    <w:p w14:paraId="751C6513">
      <w:pPr>
        <w:pStyle w:val="71"/>
        <w:ind w:left="743"/>
      </w:pPr>
      <w:r>
        <w:t>The</w:t>
      </w:r>
      <w:r>
        <w:rPr>
          <w:spacing w:val="4"/>
        </w:rPr>
        <w:t xml:space="preserve"> </w:t>
      </w:r>
      <w:r>
        <w:t>general</w:t>
      </w:r>
      <w:r>
        <w:rPr>
          <w:spacing w:val="4"/>
        </w:rPr>
        <w:t xml:space="preserve"> </w:t>
      </w:r>
      <w:r>
        <w:t>telephone</w:t>
      </w:r>
      <w:r>
        <w:rPr>
          <w:spacing w:val="4"/>
        </w:rPr>
        <w:t xml:space="preserve"> </w:t>
      </w:r>
      <w:r>
        <w:t>nu</w:t>
      </w:r>
      <w:r>
        <w:rPr>
          <w:spacing w:val="-2"/>
        </w:rPr>
        <w:t>m</w:t>
      </w:r>
      <w:r>
        <w:t>ber</w:t>
      </w:r>
      <w:r>
        <w:rPr>
          <w:spacing w:val="4"/>
        </w:rPr>
        <w:t xml:space="preserve"> </w:t>
      </w:r>
      <w:r>
        <w:t>list</w:t>
      </w:r>
      <w:r>
        <w:rPr>
          <w:spacing w:val="4"/>
        </w:rPr>
        <w:t xml:space="preserve"> </w:t>
      </w:r>
      <w:r>
        <w:t>shall</w:t>
      </w:r>
      <w:r>
        <w:rPr>
          <w:spacing w:val="4"/>
        </w:rPr>
        <w:t xml:space="preserve"> </w:t>
      </w:r>
      <w:r>
        <w:t>be</w:t>
      </w:r>
      <w:r>
        <w:rPr>
          <w:spacing w:val="4"/>
        </w:rPr>
        <w:t xml:space="preserve"> </w:t>
      </w:r>
      <w:r>
        <w:rPr>
          <w:spacing w:val="-2"/>
        </w:rPr>
        <w:t>s</w:t>
      </w:r>
      <w:r>
        <w:t>upplied</w:t>
      </w:r>
      <w:r>
        <w:rPr>
          <w:spacing w:val="3"/>
        </w:rPr>
        <w:t xml:space="preserve"> </w:t>
      </w:r>
      <w:r>
        <w:t>by</w:t>
      </w:r>
      <w:r>
        <w:rPr>
          <w:spacing w:val="3"/>
        </w:rPr>
        <w:t xml:space="preserve"> </w:t>
      </w:r>
      <w:r>
        <w:rPr>
          <w:rFonts w:hint="eastAsia"/>
        </w:rPr>
        <w:t>builder</w:t>
      </w:r>
      <w:r>
        <w:t xml:space="preserve"> and located</w:t>
      </w:r>
      <w:r>
        <w:rPr>
          <w:spacing w:val="3"/>
        </w:rPr>
        <w:t xml:space="preserve"> </w:t>
      </w:r>
      <w:r>
        <w:t>beside</w:t>
      </w:r>
      <w:r>
        <w:rPr>
          <w:spacing w:val="3"/>
        </w:rPr>
        <w:t xml:space="preserve"> </w:t>
      </w:r>
      <w:r>
        <w:t>each</w:t>
      </w:r>
      <w:r>
        <w:rPr>
          <w:spacing w:val="3"/>
        </w:rPr>
        <w:t xml:space="preserve"> </w:t>
      </w:r>
      <w:r>
        <w:t>phone</w:t>
      </w:r>
      <w:r>
        <w:rPr>
          <w:spacing w:val="3"/>
        </w:rPr>
        <w:t xml:space="preserve"> </w:t>
      </w:r>
      <w:r>
        <w:t>(paper</w:t>
      </w:r>
      <w:r>
        <w:rPr>
          <w:spacing w:val="3"/>
        </w:rPr>
        <w:t xml:space="preserve"> </w:t>
      </w:r>
      <w:r>
        <w:t>wi</w:t>
      </w:r>
      <w:r>
        <w:rPr>
          <w:spacing w:val="2"/>
        </w:rPr>
        <w:t>t</w:t>
      </w:r>
      <w:r>
        <w:t>h plastic coated).</w:t>
      </w:r>
    </w:p>
    <w:p w14:paraId="72931036">
      <w:pPr>
        <w:tabs>
          <w:tab w:val="left" w:pos="3880"/>
        </w:tabs>
        <w:autoSpaceDE w:val="0"/>
        <w:autoSpaceDN w:val="0"/>
        <w:adjustRightInd w:val="0"/>
        <w:ind w:left="1009"/>
        <w:rPr>
          <w:kern w:val="0"/>
          <w:sz w:val="24"/>
        </w:rPr>
      </w:pPr>
    </w:p>
    <w:p w14:paraId="39CC0F78">
      <w:pPr>
        <w:pStyle w:val="71"/>
        <w:ind w:left="743"/>
      </w:pPr>
      <w:r>
        <w:t xml:space="preserve">The automatic telephone system shall be connected to the public addresser system to enable paging announcement spoken from wheelhouse, captain’s </w:t>
      </w:r>
      <w:r>
        <w:rPr>
          <w:rFonts w:hint="eastAsia"/>
        </w:rPr>
        <w:t>cabin,</w:t>
      </w:r>
      <w:r>
        <w:t xml:space="preserve"> chief engineer’s </w:t>
      </w:r>
      <w:r>
        <w:rPr>
          <w:rFonts w:hint="eastAsia"/>
        </w:rPr>
        <w:t xml:space="preserve">cabin; </w:t>
      </w:r>
    </w:p>
    <w:p w14:paraId="7B867D91">
      <w:pPr>
        <w:pStyle w:val="71"/>
        <w:ind w:left="743"/>
      </w:pPr>
    </w:p>
    <w:p w14:paraId="78525A79">
      <w:pPr>
        <w:pStyle w:val="71"/>
        <w:ind w:left="743"/>
      </w:pPr>
      <w:r>
        <w:t>One</w:t>
      </w:r>
      <w:r>
        <w:rPr>
          <w:spacing w:val="25"/>
        </w:rPr>
        <w:t xml:space="preserve"> </w:t>
      </w:r>
      <w:r>
        <w:t>(1)</w:t>
      </w:r>
      <w:r>
        <w:rPr>
          <w:spacing w:val="25"/>
        </w:rPr>
        <w:t xml:space="preserve"> </w:t>
      </w:r>
      <w:r>
        <w:t>telephone</w:t>
      </w:r>
      <w:r>
        <w:rPr>
          <w:spacing w:val="25"/>
        </w:rPr>
        <w:t xml:space="preserve"> </w:t>
      </w:r>
      <w:r>
        <w:t>socket</w:t>
      </w:r>
      <w:r>
        <w:rPr>
          <w:spacing w:val="25"/>
        </w:rPr>
        <w:t xml:space="preserve"> </w:t>
      </w:r>
      <w:r>
        <w:t>shall</w:t>
      </w:r>
      <w:r>
        <w:rPr>
          <w:spacing w:val="25"/>
        </w:rPr>
        <w:t xml:space="preserve"> </w:t>
      </w:r>
      <w:r>
        <w:t>be</w:t>
      </w:r>
      <w:r>
        <w:rPr>
          <w:spacing w:val="25"/>
        </w:rPr>
        <w:t xml:space="preserve"> </w:t>
      </w:r>
      <w:r>
        <w:t>provided</w:t>
      </w:r>
      <w:r>
        <w:rPr>
          <w:spacing w:val="25"/>
        </w:rPr>
        <w:t xml:space="preserve"> </w:t>
      </w:r>
      <w:r>
        <w:t>at</w:t>
      </w:r>
      <w:r>
        <w:rPr>
          <w:spacing w:val="23"/>
        </w:rPr>
        <w:t xml:space="preserve"> </w:t>
      </w:r>
      <w:r>
        <w:t>each</w:t>
      </w:r>
      <w:r>
        <w:rPr>
          <w:spacing w:val="25"/>
        </w:rPr>
        <w:t xml:space="preserve"> </w:t>
      </w:r>
      <w:r>
        <w:t>side</w:t>
      </w:r>
      <w:r>
        <w:rPr>
          <w:spacing w:val="25"/>
        </w:rPr>
        <w:t xml:space="preserve"> </w:t>
      </w:r>
      <w:r>
        <w:t>on</w:t>
      </w:r>
      <w:r>
        <w:rPr>
          <w:spacing w:val="25"/>
        </w:rPr>
        <w:t xml:space="preserve"> </w:t>
      </w:r>
      <w:r>
        <w:t>upper</w:t>
      </w:r>
      <w:r>
        <w:rPr>
          <w:spacing w:val="25"/>
        </w:rPr>
        <w:t xml:space="preserve"> </w:t>
      </w:r>
      <w:r>
        <w:t>d</w:t>
      </w:r>
      <w:r>
        <w:rPr>
          <w:spacing w:val="-1"/>
        </w:rPr>
        <w:t>e</w:t>
      </w:r>
      <w:r>
        <w:t>ck</w:t>
      </w:r>
      <w:r>
        <w:rPr>
          <w:spacing w:val="25"/>
        </w:rPr>
        <w:t xml:space="preserve"> </w:t>
      </w:r>
      <w:r>
        <w:t>to</w:t>
      </w:r>
      <w:r>
        <w:rPr>
          <w:spacing w:val="25"/>
        </w:rPr>
        <w:t xml:space="preserve"> </w:t>
      </w:r>
      <w:r>
        <w:t>connect</w:t>
      </w:r>
      <w:r>
        <w:rPr>
          <w:spacing w:val="25"/>
        </w:rPr>
        <w:t xml:space="preserve"> </w:t>
      </w:r>
      <w:r>
        <w:t>with shore</w:t>
      </w:r>
      <w:r>
        <w:rPr>
          <w:spacing w:val="22"/>
        </w:rPr>
        <w:t xml:space="preserve"> </w:t>
      </w:r>
      <w:r>
        <w:t>telep</w:t>
      </w:r>
      <w:r>
        <w:rPr>
          <w:spacing w:val="-1"/>
        </w:rPr>
        <w:t>h</w:t>
      </w:r>
      <w:r>
        <w:t>one</w:t>
      </w:r>
      <w:r>
        <w:rPr>
          <w:spacing w:val="22"/>
        </w:rPr>
        <w:t xml:space="preserve"> </w:t>
      </w:r>
      <w:r>
        <w:t>line.</w:t>
      </w:r>
      <w:r>
        <w:rPr>
          <w:spacing w:val="22"/>
        </w:rPr>
        <w:t xml:space="preserve"> </w:t>
      </w:r>
      <w:r>
        <w:t>The</w:t>
      </w:r>
      <w:r>
        <w:rPr>
          <w:spacing w:val="22"/>
        </w:rPr>
        <w:t xml:space="preserve"> </w:t>
      </w:r>
      <w:r>
        <w:t>auto</w:t>
      </w:r>
      <w:r>
        <w:rPr>
          <w:spacing w:val="-2"/>
        </w:rPr>
        <w:t>m</w:t>
      </w:r>
      <w:r>
        <w:t>atic</w:t>
      </w:r>
      <w:r>
        <w:rPr>
          <w:spacing w:val="22"/>
        </w:rPr>
        <w:t xml:space="preserve"> </w:t>
      </w:r>
      <w:r>
        <w:t>telephone</w:t>
      </w:r>
      <w:r>
        <w:rPr>
          <w:spacing w:val="22"/>
        </w:rPr>
        <w:t xml:space="preserve"> </w:t>
      </w:r>
      <w:r>
        <w:t>system</w:t>
      </w:r>
      <w:r>
        <w:rPr>
          <w:spacing w:val="20"/>
        </w:rPr>
        <w:t xml:space="preserve"> </w:t>
      </w:r>
      <w:r>
        <w:t>shall</w:t>
      </w:r>
      <w:r>
        <w:rPr>
          <w:spacing w:val="22"/>
        </w:rPr>
        <w:t xml:space="preserve"> </w:t>
      </w:r>
      <w:r>
        <w:t>be</w:t>
      </w:r>
      <w:r>
        <w:rPr>
          <w:spacing w:val="22"/>
        </w:rPr>
        <w:t xml:space="preserve"> </w:t>
      </w:r>
      <w:r>
        <w:t>capable</w:t>
      </w:r>
      <w:r>
        <w:rPr>
          <w:spacing w:val="22"/>
        </w:rPr>
        <w:t xml:space="preserve"> </w:t>
      </w:r>
      <w:r>
        <w:t>of</w:t>
      </w:r>
      <w:r>
        <w:rPr>
          <w:spacing w:val="22"/>
        </w:rPr>
        <w:t xml:space="preserve"> </w:t>
      </w:r>
      <w:r>
        <w:t>receiving</w:t>
      </w:r>
      <w:r>
        <w:rPr>
          <w:spacing w:val="20"/>
        </w:rPr>
        <w:t xml:space="preserve"> </w:t>
      </w:r>
      <w:r>
        <w:t>call from</w:t>
      </w:r>
      <w:r>
        <w:rPr>
          <w:spacing w:val="-2"/>
        </w:rPr>
        <w:t xml:space="preserve"> </w:t>
      </w:r>
      <w:r>
        <w:t>shore by this socket.</w:t>
      </w:r>
      <w:r>
        <w:rPr>
          <w:rFonts w:hint="eastAsia"/>
        </w:rPr>
        <w:t xml:space="preserve"> </w:t>
      </w:r>
    </w:p>
    <w:p w14:paraId="2B6DDA09">
      <w:pPr>
        <w:tabs>
          <w:tab w:val="left" w:pos="3880"/>
        </w:tabs>
        <w:autoSpaceDE w:val="0"/>
        <w:autoSpaceDN w:val="0"/>
        <w:adjustRightInd w:val="0"/>
        <w:ind w:left="1009"/>
        <w:rPr>
          <w:kern w:val="0"/>
          <w:sz w:val="24"/>
        </w:rPr>
      </w:pPr>
    </w:p>
    <w:p w14:paraId="7F68BCD3">
      <w:pPr>
        <w:pStyle w:val="71"/>
        <w:ind w:left="743"/>
      </w:pPr>
      <w:r>
        <w:t>The prio</w:t>
      </w:r>
      <w:r>
        <w:rPr>
          <w:spacing w:val="-1"/>
        </w:rPr>
        <w:t>r</w:t>
      </w:r>
      <w:r>
        <w:t xml:space="preserve">ity </w:t>
      </w:r>
      <w:r>
        <w:rPr>
          <w:spacing w:val="-1"/>
        </w:rPr>
        <w:t>f</w:t>
      </w:r>
      <w:r>
        <w:t xml:space="preserve">unction </w:t>
      </w:r>
      <w:r>
        <w:rPr>
          <w:spacing w:val="-1"/>
        </w:rPr>
        <w:t>f</w:t>
      </w:r>
      <w:r>
        <w:t xml:space="preserve">or the </w:t>
      </w:r>
      <w:r>
        <w:rPr>
          <w:spacing w:val="-1"/>
        </w:rPr>
        <w:t>f</w:t>
      </w:r>
      <w:r>
        <w:t>oll</w:t>
      </w:r>
      <w:r>
        <w:rPr>
          <w:spacing w:val="-1"/>
        </w:rPr>
        <w:t>o</w:t>
      </w:r>
      <w:r>
        <w:t>wing sets shall be provided:</w:t>
      </w:r>
    </w:p>
    <w:p w14:paraId="32BCCF7F">
      <w:pPr>
        <w:pStyle w:val="71"/>
        <w:numPr>
          <w:ilvl w:val="0"/>
          <w:numId w:val="49"/>
        </w:numPr>
        <w:kinsoku w:val="0"/>
        <w:autoSpaceDE w:val="0"/>
        <w:autoSpaceDN w:val="0"/>
        <w:adjustRightInd w:val="0"/>
        <w:spacing w:before="0" w:after="0" w:line="239" w:lineRule="auto"/>
        <w:ind w:leftChars="0" w:right="-1"/>
      </w:pPr>
      <w:r>
        <w:t>Wheelhouse</w:t>
      </w:r>
    </w:p>
    <w:p w14:paraId="0393FD7B">
      <w:pPr>
        <w:pStyle w:val="71"/>
        <w:numPr>
          <w:ilvl w:val="0"/>
          <w:numId w:val="49"/>
        </w:numPr>
        <w:kinsoku w:val="0"/>
        <w:autoSpaceDE w:val="0"/>
        <w:autoSpaceDN w:val="0"/>
        <w:adjustRightInd w:val="0"/>
        <w:spacing w:before="0" w:after="0" w:line="239" w:lineRule="auto"/>
        <w:ind w:leftChars="0" w:right="-1"/>
      </w:pPr>
      <w:r>
        <w:t xml:space="preserve">Captain </w:t>
      </w:r>
      <w:r>
        <w:rPr>
          <w:rFonts w:hint="eastAsia"/>
        </w:rPr>
        <w:t>cabin</w:t>
      </w:r>
    </w:p>
    <w:p w14:paraId="1B787326">
      <w:pPr>
        <w:pStyle w:val="71"/>
        <w:numPr>
          <w:ilvl w:val="0"/>
          <w:numId w:val="49"/>
        </w:numPr>
        <w:kinsoku w:val="0"/>
        <w:autoSpaceDE w:val="0"/>
        <w:autoSpaceDN w:val="0"/>
        <w:adjustRightInd w:val="0"/>
        <w:spacing w:before="0" w:after="0" w:line="239" w:lineRule="auto"/>
        <w:ind w:leftChars="0" w:right="-1"/>
      </w:pPr>
      <w:r>
        <w:t>Engine control room</w:t>
      </w:r>
    </w:p>
    <w:p w14:paraId="063D92A3">
      <w:pPr>
        <w:pStyle w:val="71"/>
        <w:numPr>
          <w:ilvl w:val="0"/>
          <w:numId w:val="49"/>
        </w:numPr>
        <w:kinsoku w:val="0"/>
        <w:autoSpaceDE w:val="0"/>
        <w:autoSpaceDN w:val="0"/>
        <w:adjustRightInd w:val="0"/>
        <w:spacing w:before="0" w:after="0" w:line="239" w:lineRule="auto"/>
        <w:ind w:leftChars="0" w:right="-1"/>
        <w:rPr>
          <w:b/>
        </w:rPr>
      </w:pPr>
      <w:r>
        <w:rPr>
          <w:b/>
        </w:rPr>
        <w:t>Fire control station</w:t>
      </w:r>
    </w:p>
    <w:p w14:paraId="4CF85BB6">
      <w:pPr>
        <w:pStyle w:val="71"/>
        <w:ind w:left="743"/>
        <w:rPr>
          <w:b/>
        </w:rPr>
      </w:pPr>
    </w:p>
    <w:p w14:paraId="0CE019B8">
      <w:pPr>
        <w:pStyle w:val="71"/>
        <w:ind w:left="743"/>
        <w:rPr>
          <w:b/>
        </w:rPr>
      </w:pPr>
      <w:r>
        <w:rPr>
          <w:b/>
          <w:iCs/>
        </w:rPr>
        <w:t>Automatic telephone to be interfaced with satellite VSAT for incoming and outgoing calls</w:t>
      </w:r>
      <w:r>
        <w:rPr>
          <w:rFonts w:hint="eastAsia"/>
          <w:b/>
          <w:iCs/>
        </w:rPr>
        <w:t xml:space="preserve"> </w:t>
      </w:r>
      <w:r>
        <w:rPr>
          <w:b/>
          <w:iCs/>
        </w:rPr>
        <w:t>as per Maker standard. Extensions that can make and receive VSAT calls shall be as per</w:t>
      </w:r>
      <w:r>
        <w:rPr>
          <w:rFonts w:hint="eastAsia"/>
          <w:b/>
          <w:iCs/>
        </w:rPr>
        <w:t xml:space="preserve"> </w:t>
      </w:r>
      <w:r>
        <w:rPr>
          <w:b/>
          <w:iCs/>
        </w:rPr>
        <w:t>instructions during plan approval.</w:t>
      </w:r>
    </w:p>
    <w:p w14:paraId="0A6B60C9">
      <w:pPr>
        <w:pStyle w:val="71"/>
        <w:ind w:left="743"/>
      </w:pPr>
    </w:p>
    <w:p w14:paraId="22AF0DCA">
      <w:pPr>
        <w:pStyle w:val="3"/>
        <w:numPr>
          <w:ilvl w:val="2"/>
          <w:numId w:val="0"/>
        </w:numPr>
        <w:ind w:left="709" w:leftChars="0" w:hanging="709" w:firstLineChars="0"/>
        <w:jc w:val="left"/>
      </w:pPr>
      <w:bookmarkStart w:id="906" w:name="_Toc5724039"/>
      <w:bookmarkStart w:id="907" w:name="_Toc48573661"/>
      <w:bookmarkStart w:id="908" w:name="_Toc48312002"/>
      <w:bookmarkStart w:id="909" w:name="_Toc49257714"/>
      <w:bookmarkStart w:id="910" w:name="_Toc48573799"/>
      <w:r>
        <w:rPr>
          <w:rFonts w:hint="eastAsia" w:ascii="Arial" w:hAnsi="Arial" w:eastAsia="黑体" w:cs="Times New Roman"/>
          <w:b/>
          <w:bCs/>
          <w:caps/>
          <w:kern w:val="0"/>
          <w:sz w:val="24"/>
          <w:szCs w:val="24"/>
          <w:lang w:val="en-US" w:eastAsia="zh-CN" w:bidi="ar-SA"/>
        </w:rPr>
        <w:t>8.9.3</w:t>
      </w:r>
      <w:r>
        <w:rPr>
          <w:rFonts w:hint="eastAsia" w:cs="Times New Roman"/>
          <w:b/>
          <w:bCs/>
          <w:caps/>
          <w:kern w:val="0"/>
          <w:sz w:val="24"/>
          <w:szCs w:val="24"/>
          <w:lang w:val="en-US" w:eastAsia="zh-CN" w:bidi="ar-SA"/>
        </w:rPr>
        <w:t xml:space="preserve"> </w:t>
      </w:r>
      <w:r>
        <w:t>HOSPITAL CALL SYSTEM (</w:t>
      </w:r>
      <w:r>
        <w:rPr>
          <w:rFonts w:hint="eastAsia"/>
        </w:rPr>
        <w:t>DC 24 V</w:t>
      </w:r>
      <w:r>
        <w:t>)</w:t>
      </w:r>
      <w:bookmarkEnd w:id="906"/>
      <w:bookmarkEnd w:id="907"/>
      <w:bookmarkEnd w:id="908"/>
      <w:bookmarkEnd w:id="909"/>
      <w:bookmarkEnd w:id="910"/>
    </w:p>
    <w:p w14:paraId="40EE70A3">
      <w:pPr>
        <w:tabs>
          <w:tab w:val="left" w:pos="3880"/>
        </w:tabs>
        <w:autoSpaceDE w:val="0"/>
        <w:autoSpaceDN w:val="0"/>
        <w:adjustRightInd w:val="0"/>
        <w:ind w:left="1012" w:right="2536"/>
        <w:jc w:val="left"/>
        <w:rPr>
          <w:kern w:val="0"/>
          <w:sz w:val="24"/>
        </w:rPr>
      </w:pPr>
      <w:r>
        <w:rPr>
          <w:kern w:val="0"/>
          <w:sz w:val="24"/>
        </w:rPr>
        <w:t>One (1) set of calling bell system</w:t>
      </w:r>
      <w:r>
        <w:rPr>
          <w:spacing w:val="-2"/>
          <w:kern w:val="0"/>
          <w:sz w:val="24"/>
        </w:rPr>
        <w:t xml:space="preserve"> </w:t>
      </w:r>
      <w:r>
        <w:rPr>
          <w:kern w:val="0"/>
          <w:sz w:val="24"/>
        </w:rPr>
        <w:t>shall be provided as follows: Call push button</w:t>
      </w:r>
      <w:r>
        <w:rPr>
          <w:kern w:val="0"/>
          <w:sz w:val="24"/>
        </w:rPr>
        <w:tab/>
      </w:r>
      <w:r>
        <w:rPr>
          <w:kern w:val="0"/>
          <w:sz w:val="24"/>
        </w:rPr>
        <w:t>Hospital (on berth side)</w:t>
      </w:r>
    </w:p>
    <w:p w14:paraId="51452B1D">
      <w:pPr>
        <w:tabs>
          <w:tab w:val="left" w:pos="3880"/>
        </w:tabs>
        <w:autoSpaceDE w:val="0"/>
        <w:autoSpaceDN w:val="0"/>
        <w:adjustRightInd w:val="0"/>
        <w:ind w:left="1012" w:right="-20"/>
        <w:jc w:val="left"/>
        <w:rPr>
          <w:kern w:val="0"/>
          <w:sz w:val="24"/>
        </w:rPr>
      </w:pPr>
      <w:r>
        <w:rPr>
          <w:kern w:val="0"/>
          <w:sz w:val="24"/>
        </w:rPr>
        <w:t>Buzzer with la</w:t>
      </w:r>
      <w:r>
        <w:rPr>
          <w:spacing w:val="-2"/>
          <w:kern w:val="0"/>
          <w:sz w:val="24"/>
        </w:rPr>
        <w:t>m</w:t>
      </w:r>
      <w:r>
        <w:rPr>
          <w:kern w:val="0"/>
          <w:sz w:val="24"/>
        </w:rPr>
        <w:t>p</w:t>
      </w:r>
      <w:r>
        <w:rPr>
          <w:kern w:val="0"/>
          <w:sz w:val="24"/>
        </w:rPr>
        <w:tab/>
      </w:r>
      <w:r>
        <w:rPr>
          <w:kern w:val="0"/>
          <w:sz w:val="24"/>
        </w:rPr>
        <w:t>Wheelhouse</w:t>
      </w:r>
      <w:r>
        <w:rPr>
          <w:rFonts w:hint="eastAsia"/>
          <w:kern w:val="0"/>
          <w:sz w:val="24"/>
        </w:rPr>
        <w:t xml:space="preserve"> </w:t>
      </w:r>
      <w:r>
        <w:rPr>
          <w:b/>
          <w:kern w:val="0"/>
          <w:sz w:val="24"/>
        </w:rPr>
        <w:t>&amp; 2</w:t>
      </w:r>
      <w:r>
        <w:rPr>
          <w:b/>
          <w:kern w:val="0"/>
          <w:sz w:val="24"/>
          <w:vertAlign w:val="superscript"/>
        </w:rPr>
        <w:t>nd</w:t>
      </w:r>
      <w:r>
        <w:rPr>
          <w:b/>
          <w:kern w:val="0"/>
          <w:sz w:val="24"/>
        </w:rPr>
        <w:t xml:space="preserve"> Officer cabin</w:t>
      </w:r>
    </w:p>
    <w:p w14:paraId="5510CE6F">
      <w:pPr>
        <w:tabs>
          <w:tab w:val="left" w:pos="3880"/>
        </w:tabs>
        <w:autoSpaceDE w:val="0"/>
        <w:autoSpaceDN w:val="0"/>
        <w:adjustRightInd w:val="0"/>
        <w:ind w:left="1012" w:right="-20"/>
        <w:jc w:val="left"/>
        <w:rPr>
          <w:kern w:val="0"/>
          <w:sz w:val="24"/>
        </w:rPr>
      </w:pPr>
    </w:p>
    <w:p w14:paraId="49B26705">
      <w:pPr>
        <w:pStyle w:val="3"/>
        <w:numPr>
          <w:ilvl w:val="2"/>
          <w:numId w:val="0"/>
        </w:numPr>
        <w:ind w:left="709" w:leftChars="0" w:hanging="709" w:firstLineChars="0"/>
        <w:jc w:val="left"/>
      </w:pPr>
      <w:bookmarkStart w:id="911" w:name="_Toc48573662"/>
      <w:bookmarkStart w:id="912" w:name="_Toc49257715"/>
      <w:bookmarkStart w:id="913" w:name="_Toc5724040"/>
      <w:bookmarkStart w:id="914" w:name="_Toc48312003"/>
      <w:bookmarkStart w:id="915" w:name="_Toc48573800"/>
      <w:r>
        <w:rPr>
          <w:rFonts w:hint="eastAsia" w:ascii="Arial" w:hAnsi="Arial" w:eastAsia="黑体" w:cs="Times New Roman"/>
          <w:b/>
          <w:bCs/>
          <w:caps/>
          <w:kern w:val="0"/>
          <w:sz w:val="24"/>
          <w:szCs w:val="24"/>
          <w:lang w:val="en-US" w:eastAsia="zh-CN" w:bidi="ar-SA"/>
        </w:rPr>
        <w:t>8.9.4</w:t>
      </w:r>
      <w:r>
        <w:rPr>
          <w:rFonts w:hint="eastAsia" w:cs="Times New Roman"/>
          <w:b/>
          <w:bCs/>
          <w:caps/>
          <w:kern w:val="0"/>
          <w:sz w:val="24"/>
          <w:szCs w:val="24"/>
          <w:lang w:val="en-US" w:eastAsia="zh-CN" w:bidi="ar-SA"/>
        </w:rPr>
        <w:t xml:space="preserve"> </w:t>
      </w:r>
      <w:r>
        <w:t>ENGINEER CALL SYSTEM (</w:t>
      </w:r>
      <w:r>
        <w:rPr>
          <w:rFonts w:hint="eastAsia"/>
        </w:rPr>
        <w:t>AC 220</w:t>
      </w:r>
      <w:r>
        <w:t xml:space="preserve"> V)</w:t>
      </w:r>
      <w:bookmarkEnd w:id="911"/>
      <w:bookmarkEnd w:id="912"/>
      <w:bookmarkEnd w:id="913"/>
      <w:bookmarkEnd w:id="914"/>
      <w:bookmarkEnd w:id="915"/>
    </w:p>
    <w:p w14:paraId="450BA45E">
      <w:pPr>
        <w:pStyle w:val="71"/>
        <w:ind w:left="743"/>
        <w:rPr>
          <w:b/>
        </w:rPr>
      </w:pPr>
      <w:r>
        <w:t xml:space="preserve">One (1) </w:t>
      </w:r>
      <w:r>
        <w:rPr>
          <w:rFonts w:hint="eastAsia"/>
        </w:rPr>
        <w:t>engineer call function</w:t>
      </w:r>
      <w:r>
        <w:t xml:space="preserve"> shall be d</w:t>
      </w:r>
      <w:r>
        <w:rPr>
          <w:rFonts w:hint="eastAsia"/>
        </w:rPr>
        <w:t>one</w:t>
      </w:r>
      <w:r>
        <w:t xml:space="preserve"> in engine control console</w:t>
      </w:r>
      <w:r>
        <w:rPr>
          <w:rFonts w:hint="eastAsia"/>
        </w:rPr>
        <w:t>,</w:t>
      </w:r>
      <w:r>
        <w:t xml:space="preserve"> each one (1) set of watch cabin panel with acknowledge push button shall be provided in chief engineer’s, 2nd engineer’s, 3rd engineer’s, 4th engineer’s, electrician’s </w:t>
      </w:r>
      <w:r>
        <w:rPr>
          <w:rFonts w:hint="eastAsia"/>
        </w:rPr>
        <w:t>cabin</w:t>
      </w:r>
      <w:r>
        <w:t xml:space="preserve"> and recreation</w:t>
      </w:r>
      <w:r>
        <w:rPr>
          <w:rFonts w:hint="eastAsia"/>
          <w:b/>
        </w:rPr>
        <w:t xml:space="preserve">, </w:t>
      </w:r>
      <w:r>
        <w:t>Officer mess rooms.</w:t>
      </w:r>
    </w:p>
    <w:p w14:paraId="3E290D14">
      <w:pPr>
        <w:pStyle w:val="71"/>
        <w:ind w:left="743"/>
      </w:pPr>
    </w:p>
    <w:p w14:paraId="2C6EB9E2">
      <w:pPr>
        <w:pStyle w:val="71"/>
        <w:ind w:left="743"/>
        <w:rPr>
          <w:b/>
        </w:rPr>
      </w:pPr>
      <w:r>
        <w:rPr>
          <w:b/>
        </w:rPr>
        <w:t>Patrol man in engine room call alarm to be provided.</w:t>
      </w:r>
    </w:p>
    <w:p w14:paraId="21A1FFAF">
      <w:pPr>
        <w:tabs>
          <w:tab w:val="left" w:pos="3880"/>
        </w:tabs>
        <w:autoSpaceDE w:val="0"/>
        <w:autoSpaceDN w:val="0"/>
        <w:adjustRightInd w:val="0"/>
        <w:ind w:left="1009"/>
        <w:rPr>
          <w:kern w:val="0"/>
          <w:sz w:val="24"/>
        </w:rPr>
      </w:pPr>
    </w:p>
    <w:p w14:paraId="6FC710B6">
      <w:pPr>
        <w:pStyle w:val="71"/>
        <w:ind w:left="743"/>
      </w:pPr>
      <w:r>
        <w:rPr>
          <w:rFonts w:hint="eastAsia"/>
        </w:rPr>
        <w:t>The system may be combined with both dead man alarm system and E/R monitoring &amp; alarm system, i.e. t</w:t>
      </w:r>
      <w:r>
        <w:t>his call system can be combined into extension alarm system.</w:t>
      </w:r>
    </w:p>
    <w:p w14:paraId="132C7F38">
      <w:pPr>
        <w:pStyle w:val="71"/>
        <w:ind w:left="743"/>
      </w:pPr>
    </w:p>
    <w:p w14:paraId="6EA7F843">
      <w:pPr>
        <w:pStyle w:val="71"/>
        <w:ind w:left="743"/>
      </w:pPr>
    </w:p>
    <w:p w14:paraId="16485924">
      <w:pPr>
        <w:pStyle w:val="3"/>
        <w:numPr>
          <w:ilvl w:val="2"/>
          <w:numId w:val="0"/>
        </w:numPr>
        <w:ind w:left="709" w:leftChars="0" w:hanging="709" w:firstLineChars="0"/>
        <w:jc w:val="left"/>
      </w:pPr>
      <w:bookmarkStart w:id="916" w:name="_Toc48312004"/>
      <w:bookmarkStart w:id="917" w:name="_Toc48573664"/>
      <w:bookmarkStart w:id="918" w:name="_Toc5724041"/>
      <w:bookmarkStart w:id="919" w:name="_Toc49257716"/>
      <w:bookmarkStart w:id="920" w:name="_Toc48573802"/>
      <w:r>
        <w:rPr>
          <w:rFonts w:hint="eastAsia" w:ascii="Arial" w:hAnsi="Arial" w:eastAsia="黑体" w:cs="Times New Roman"/>
          <w:b/>
          <w:bCs/>
          <w:caps/>
          <w:kern w:val="0"/>
          <w:sz w:val="24"/>
          <w:szCs w:val="24"/>
          <w:lang w:val="en-US" w:eastAsia="zh-CN" w:bidi="ar-SA"/>
        </w:rPr>
        <w:t>8.9.5</w:t>
      </w:r>
      <w:r>
        <w:rPr>
          <w:rFonts w:hint="eastAsia" w:cs="Times New Roman"/>
          <w:b/>
          <w:bCs/>
          <w:caps/>
          <w:kern w:val="0"/>
          <w:sz w:val="24"/>
          <w:szCs w:val="24"/>
          <w:lang w:val="en-US" w:eastAsia="zh-CN" w:bidi="ar-SA"/>
        </w:rPr>
        <w:t xml:space="preserve"> </w:t>
      </w:r>
      <w:r>
        <w:t>B</w:t>
      </w:r>
      <w:r>
        <w:rPr>
          <w:rFonts w:hint="eastAsia"/>
        </w:rPr>
        <w:t>ridge</w:t>
      </w:r>
      <w:r>
        <w:t xml:space="preserve"> navigation WATCH alarm SYSTEM</w:t>
      </w:r>
      <w:r>
        <w:rPr>
          <w:rFonts w:hint="eastAsia"/>
        </w:rPr>
        <w:t>（</w:t>
      </w:r>
      <w:r>
        <w:t>BNWAS</w:t>
      </w:r>
      <w:r>
        <w:rPr>
          <w:rFonts w:hint="eastAsia"/>
        </w:rPr>
        <w:t>）</w:t>
      </w:r>
      <w:bookmarkEnd w:id="916"/>
      <w:bookmarkEnd w:id="917"/>
      <w:bookmarkEnd w:id="918"/>
      <w:bookmarkEnd w:id="919"/>
      <w:bookmarkEnd w:id="920"/>
    </w:p>
    <w:p w14:paraId="744E6263">
      <w:pPr>
        <w:autoSpaceDE w:val="0"/>
        <w:autoSpaceDN w:val="0"/>
        <w:adjustRightInd w:val="0"/>
        <w:spacing w:before="22"/>
        <w:ind w:left="1012" w:right="-58"/>
        <w:jc w:val="left"/>
        <w:rPr>
          <w:kern w:val="0"/>
          <w:sz w:val="24"/>
        </w:rPr>
      </w:pPr>
      <w:r>
        <w:rPr>
          <w:kern w:val="0"/>
          <w:sz w:val="24"/>
        </w:rPr>
        <w:t xml:space="preserve">One </w:t>
      </w:r>
      <w:r>
        <w:rPr>
          <w:rFonts w:hint="eastAsia"/>
          <w:kern w:val="0"/>
          <w:sz w:val="24"/>
        </w:rPr>
        <w:t xml:space="preserve">(1) </w:t>
      </w:r>
      <w:r>
        <w:rPr>
          <w:kern w:val="0"/>
          <w:sz w:val="24"/>
        </w:rPr>
        <w:t xml:space="preserve">set of </w:t>
      </w:r>
      <w:r>
        <w:rPr>
          <w:rFonts w:hint="eastAsia"/>
          <w:kern w:val="0"/>
          <w:sz w:val="24"/>
        </w:rPr>
        <w:t>bridge navigation watch alarm system</w:t>
      </w:r>
      <w:r>
        <w:rPr>
          <w:kern w:val="0"/>
          <w:sz w:val="24"/>
        </w:rPr>
        <w:t xml:space="preserve"> </w:t>
      </w:r>
      <w:r>
        <w:rPr>
          <w:rFonts w:hint="eastAsia"/>
          <w:kern w:val="0"/>
          <w:sz w:val="24"/>
        </w:rPr>
        <w:t>(</w:t>
      </w:r>
      <w:r>
        <w:rPr>
          <w:kern w:val="0"/>
          <w:sz w:val="24"/>
        </w:rPr>
        <w:t>BNWAS</w:t>
      </w:r>
      <w:r>
        <w:rPr>
          <w:rFonts w:hint="eastAsia"/>
          <w:kern w:val="0"/>
          <w:sz w:val="24"/>
        </w:rPr>
        <w:t>)</w:t>
      </w:r>
      <w:r>
        <w:rPr>
          <w:kern w:val="0"/>
          <w:sz w:val="24"/>
        </w:rPr>
        <w:t xml:space="preserve"> </w:t>
      </w:r>
      <w:r>
        <w:rPr>
          <w:rFonts w:hint="eastAsia"/>
          <w:kern w:val="0"/>
          <w:sz w:val="24"/>
        </w:rPr>
        <w:t>will</w:t>
      </w:r>
      <w:r>
        <w:rPr>
          <w:kern w:val="0"/>
          <w:sz w:val="24"/>
        </w:rPr>
        <w:t xml:space="preserve"> be supplied according to </w:t>
      </w:r>
      <w:r>
        <w:rPr>
          <w:rFonts w:hint="eastAsia"/>
          <w:kern w:val="0"/>
          <w:sz w:val="24"/>
        </w:rPr>
        <w:t xml:space="preserve">requirements of </w:t>
      </w:r>
      <w:r>
        <w:rPr>
          <w:kern w:val="0"/>
          <w:sz w:val="24"/>
        </w:rPr>
        <w:t xml:space="preserve">the </w:t>
      </w:r>
      <w:r>
        <w:rPr>
          <w:rFonts w:hint="eastAsia"/>
          <w:kern w:val="0"/>
          <w:sz w:val="24"/>
        </w:rPr>
        <w:t>IMO Res.</w:t>
      </w:r>
      <w:r>
        <w:rPr>
          <w:kern w:val="0"/>
          <w:sz w:val="24"/>
        </w:rPr>
        <w:t>MSC</w:t>
      </w:r>
      <w:r>
        <w:rPr>
          <w:rFonts w:hint="eastAsia"/>
          <w:kern w:val="0"/>
          <w:sz w:val="24"/>
        </w:rPr>
        <w:t>.</w:t>
      </w:r>
      <w:r>
        <w:rPr>
          <w:kern w:val="0"/>
          <w:sz w:val="24"/>
        </w:rPr>
        <w:t>128</w:t>
      </w:r>
      <w:r>
        <w:rPr>
          <w:rFonts w:hint="eastAsia"/>
          <w:kern w:val="0"/>
          <w:sz w:val="24"/>
        </w:rPr>
        <w:t xml:space="preserve"> </w:t>
      </w:r>
      <w:r>
        <w:rPr>
          <w:kern w:val="0"/>
          <w:sz w:val="24"/>
        </w:rPr>
        <w:t>(75).</w:t>
      </w:r>
    </w:p>
    <w:p w14:paraId="758180A7">
      <w:pPr>
        <w:tabs>
          <w:tab w:val="left" w:pos="3880"/>
        </w:tabs>
        <w:autoSpaceDE w:val="0"/>
        <w:autoSpaceDN w:val="0"/>
        <w:adjustRightInd w:val="0"/>
        <w:ind w:left="1009"/>
        <w:rPr>
          <w:kern w:val="0"/>
          <w:sz w:val="24"/>
        </w:rPr>
      </w:pPr>
    </w:p>
    <w:p w14:paraId="37B51962">
      <w:pPr>
        <w:autoSpaceDE w:val="0"/>
        <w:autoSpaceDN w:val="0"/>
        <w:adjustRightInd w:val="0"/>
        <w:spacing w:before="22"/>
        <w:ind w:left="1012" w:right="-58"/>
        <w:jc w:val="left"/>
        <w:rPr>
          <w:kern w:val="0"/>
          <w:sz w:val="24"/>
        </w:rPr>
      </w:pPr>
      <w:r>
        <w:rPr>
          <w:kern w:val="0"/>
          <w:sz w:val="24"/>
        </w:rPr>
        <w:t>One (1) main unit shall be installed in wheelhouse control console and each one (1) set of signal box with acknowledge push button shall be provided in wheel house and both wing of the bridge, alarm signal of notification shall be provided in Captain, Chief off., 2nd off., 3rd off. cabin, Officer mess room and ship's office, recreation room and Gymnasium.</w:t>
      </w:r>
      <w:r>
        <w:rPr>
          <w:rFonts w:hint="eastAsia"/>
          <w:kern w:val="0"/>
          <w:sz w:val="24"/>
        </w:rPr>
        <w:t>.</w:t>
      </w:r>
    </w:p>
    <w:p w14:paraId="123DCC37">
      <w:pPr>
        <w:pStyle w:val="71"/>
        <w:ind w:left="743"/>
      </w:pPr>
    </w:p>
    <w:p w14:paraId="75DDB00E">
      <w:pPr>
        <w:pStyle w:val="3"/>
        <w:numPr>
          <w:ilvl w:val="2"/>
          <w:numId w:val="0"/>
        </w:numPr>
        <w:ind w:left="709" w:leftChars="0" w:hanging="709" w:firstLineChars="0"/>
        <w:jc w:val="left"/>
      </w:pPr>
      <w:bookmarkStart w:id="921" w:name="_Toc48573803"/>
      <w:bookmarkStart w:id="922" w:name="_Toc48573665"/>
      <w:bookmarkStart w:id="923" w:name="_Toc49257717"/>
      <w:bookmarkStart w:id="924" w:name="_Toc48312005"/>
      <w:bookmarkStart w:id="925" w:name="_Toc5724042"/>
      <w:r>
        <w:rPr>
          <w:rFonts w:hint="eastAsia" w:ascii="Arial" w:hAnsi="Arial" w:eastAsia="黑体" w:cs="Times New Roman"/>
          <w:b/>
          <w:bCs/>
          <w:caps/>
          <w:kern w:val="0"/>
          <w:sz w:val="24"/>
          <w:szCs w:val="24"/>
          <w:lang w:val="en-US" w:eastAsia="zh-CN" w:bidi="ar-SA"/>
        </w:rPr>
        <w:t>8.9.6</w:t>
      </w:r>
      <w:r>
        <w:rPr>
          <w:rFonts w:hint="eastAsia" w:cs="Times New Roman"/>
          <w:b/>
          <w:bCs/>
          <w:caps/>
          <w:kern w:val="0"/>
          <w:sz w:val="24"/>
          <w:szCs w:val="24"/>
          <w:lang w:val="en-US" w:eastAsia="zh-CN" w:bidi="ar-SA"/>
        </w:rPr>
        <w:t xml:space="preserve"> </w:t>
      </w:r>
      <w:r>
        <w:t>R</w:t>
      </w:r>
      <w:r>
        <w:rPr>
          <w:rFonts w:hint="eastAsia"/>
        </w:rPr>
        <w:t>efrigerated</w:t>
      </w:r>
      <w:r>
        <w:t xml:space="preserve"> C</w:t>
      </w:r>
      <w:r>
        <w:rPr>
          <w:rFonts w:hint="eastAsia"/>
        </w:rPr>
        <w:t>hamber</w:t>
      </w:r>
      <w:r>
        <w:t xml:space="preserve"> ALARM</w:t>
      </w:r>
      <w:bookmarkEnd w:id="921"/>
      <w:bookmarkEnd w:id="922"/>
      <w:bookmarkEnd w:id="923"/>
      <w:bookmarkEnd w:id="924"/>
      <w:bookmarkEnd w:id="925"/>
      <w:r>
        <w:t xml:space="preserve"> </w:t>
      </w:r>
    </w:p>
    <w:p w14:paraId="4CCF7EA2">
      <w:pPr>
        <w:pStyle w:val="71"/>
        <w:ind w:left="743"/>
      </w:pPr>
      <w:r>
        <w:t>One</w:t>
      </w:r>
      <w:r>
        <w:rPr>
          <w:spacing w:val="1"/>
        </w:rPr>
        <w:t xml:space="preserve"> </w:t>
      </w:r>
      <w:r>
        <w:t>(1)</w:t>
      </w:r>
      <w:r>
        <w:rPr>
          <w:spacing w:val="1"/>
        </w:rPr>
        <w:t xml:space="preserve"> </w:t>
      </w:r>
      <w:r>
        <w:t>set</w:t>
      </w:r>
      <w:r>
        <w:rPr>
          <w:spacing w:val="1"/>
        </w:rPr>
        <w:t xml:space="preserve"> </w:t>
      </w:r>
      <w:r>
        <w:t>of</w:t>
      </w:r>
      <w:r>
        <w:rPr>
          <w:spacing w:val="1"/>
        </w:rPr>
        <w:t xml:space="preserve"> </w:t>
      </w:r>
      <w:r>
        <w:t>ref</w:t>
      </w:r>
      <w:r>
        <w:rPr>
          <w:rFonts w:hint="eastAsia"/>
        </w:rPr>
        <w:t>rigerated</w:t>
      </w:r>
      <w:r>
        <w:rPr>
          <w:spacing w:val="1"/>
        </w:rPr>
        <w:t xml:space="preserve"> </w:t>
      </w:r>
      <w:r>
        <w:t>provision</w:t>
      </w:r>
      <w:r>
        <w:rPr>
          <w:spacing w:val="1"/>
        </w:rPr>
        <w:t xml:space="preserve"> </w:t>
      </w:r>
      <w:r>
        <w:t>cha</w:t>
      </w:r>
      <w:r>
        <w:rPr>
          <w:spacing w:val="-2"/>
        </w:rPr>
        <w:t>m</w:t>
      </w:r>
      <w:r>
        <w:t>b</w:t>
      </w:r>
      <w:r>
        <w:rPr>
          <w:spacing w:val="1"/>
        </w:rPr>
        <w:t>e</w:t>
      </w:r>
      <w:r>
        <w:t>r</w:t>
      </w:r>
      <w:r>
        <w:rPr>
          <w:spacing w:val="1"/>
        </w:rPr>
        <w:t xml:space="preserve"> </w:t>
      </w:r>
      <w:r>
        <w:t>alarm</w:t>
      </w:r>
      <w:r>
        <w:rPr>
          <w:spacing w:val="-1"/>
        </w:rPr>
        <w:t xml:space="preserve"> </w:t>
      </w:r>
      <w:r>
        <w:t>device</w:t>
      </w:r>
      <w:r>
        <w:rPr>
          <w:spacing w:val="1"/>
        </w:rPr>
        <w:t xml:space="preserve"> </w:t>
      </w:r>
      <w:r>
        <w:t>shall</w:t>
      </w:r>
      <w:r>
        <w:rPr>
          <w:spacing w:val="1"/>
        </w:rPr>
        <w:t xml:space="preserve"> </w:t>
      </w:r>
      <w:r>
        <w:t>be</w:t>
      </w:r>
      <w:r>
        <w:rPr>
          <w:spacing w:val="1"/>
        </w:rPr>
        <w:t xml:space="preserve"> </w:t>
      </w:r>
      <w:r>
        <w:t>provided.</w:t>
      </w:r>
      <w:r>
        <w:rPr>
          <w:spacing w:val="1"/>
        </w:rPr>
        <w:t xml:space="preserve"> </w:t>
      </w:r>
      <w:r>
        <w:t>Each</w:t>
      </w:r>
      <w:r>
        <w:rPr>
          <w:spacing w:val="1"/>
        </w:rPr>
        <w:t xml:space="preserve"> </w:t>
      </w:r>
      <w:r>
        <w:t>one</w:t>
      </w:r>
      <w:r>
        <w:rPr>
          <w:spacing w:val="1"/>
        </w:rPr>
        <w:t xml:space="preserve"> </w:t>
      </w:r>
      <w:r>
        <w:t>(1)</w:t>
      </w:r>
      <w:r>
        <w:rPr>
          <w:spacing w:val="1"/>
        </w:rPr>
        <w:t xml:space="preserve"> </w:t>
      </w:r>
      <w:r>
        <w:t xml:space="preserve">switch </w:t>
      </w:r>
      <w:r>
        <w:rPr>
          <w:rFonts w:hint="eastAsia"/>
        </w:rPr>
        <w:t xml:space="preserve">with indicator </w:t>
      </w:r>
      <w:r>
        <w:t>shall</w:t>
      </w:r>
      <w:r>
        <w:rPr>
          <w:spacing w:val="2"/>
        </w:rPr>
        <w:t xml:space="preserve"> </w:t>
      </w:r>
      <w:r>
        <w:t>be</w:t>
      </w:r>
      <w:r>
        <w:rPr>
          <w:spacing w:val="2"/>
        </w:rPr>
        <w:t xml:space="preserve"> </w:t>
      </w:r>
      <w:r>
        <w:t>fitted</w:t>
      </w:r>
      <w:r>
        <w:rPr>
          <w:spacing w:val="2"/>
        </w:rPr>
        <w:t xml:space="preserve"> </w:t>
      </w:r>
      <w:r>
        <w:t>in</w:t>
      </w:r>
      <w:r>
        <w:rPr>
          <w:spacing w:val="2"/>
        </w:rPr>
        <w:t xml:space="preserve"> </w:t>
      </w:r>
      <w:r>
        <w:t>the</w:t>
      </w:r>
      <w:r>
        <w:rPr>
          <w:spacing w:val="2"/>
        </w:rPr>
        <w:t xml:space="preserve"> </w:t>
      </w:r>
      <w:r>
        <w:t>r</w:t>
      </w:r>
      <w:r>
        <w:rPr>
          <w:rFonts w:hint="eastAsia"/>
        </w:rPr>
        <w:t>e</w:t>
      </w:r>
      <w:r>
        <w:t>f</w:t>
      </w:r>
      <w:r>
        <w:rPr>
          <w:rFonts w:hint="eastAsia"/>
        </w:rPr>
        <w:t>rigerated</w:t>
      </w:r>
      <w:r>
        <w:rPr>
          <w:spacing w:val="2"/>
        </w:rPr>
        <w:t xml:space="preserve"> </w:t>
      </w:r>
      <w:r>
        <w:t>cha</w:t>
      </w:r>
      <w:r>
        <w:rPr>
          <w:spacing w:val="-2"/>
        </w:rPr>
        <w:t>m</w:t>
      </w:r>
      <w:r>
        <w:t>b</w:t>
      </w:r>
      <w:r>
        <w:rPr>
          <w:spacing w:val="-2"/>
        </w:rPr>
        <w:t>e</w:t>
      </w:r>
      <w:r>
        <w:t>r</w:t>
      </w:r>
      <w:r>
        <w:rPr>
          <w:spacing w:val="3"/>
        </w:rPr>
        <w:t xml:space="preserve"> </w:t>
      </w:r>
      <w:r>
        <w:t>and</w:t>
      </w:r>
      <w:r>
        <w:rPr>
          <w:spacing w:val="3"/>
        </w:rPr>
        <w:t xml:space="preserve"> </w:t>
      </w:r>
      <w:r>
        <w:t>a</w:t>
      </w:r>
      <w:r>
        <w:rPr>
          <w:spacing w:val="3"/>
        </w:rPr>
        <w:t xml:space="preserve"> </w:t>
      </w:r>
      <w:r>
        <w:t>b</w:t>
      </w:r>
      <w:r>
        <w:rPr>
          <w:spacing w:val="-1"/>
        </w:rPr>
        <w:t>e</w:t>
      </w:r>
      <w:r>
        <w:t>ll</w:t>
      </w:r>
      <w:r>
        <w:rPr>
          <w:spacing w:val="3"/>
        </w:rPr>
        <w:t xml:space="preserve"> </w:t>
      </w:r>
      <w:r>
        <w:t>with</w:t>
      </w:r>
      <w:r>
        <w:rPr>
          <w:spacing w:val="1"/>
        </w:rPr>
        <w:t xml:space="preserve"> </w:t>
      </w:r>
      <w:r>
        <w:t>red</w:t>
      </w:r>
      <w:r>
        <w:rPr>
          <w:spacing w:val="1"/>
        </w:rPr>
        <w:t xml:space="preserve"> </w:t>
      </w:r>
      <w:r>
        <w:t>la</w:t>
      </w:r>
      <w:r>
        <w:rPr>
          <w:spacing w:val="-2"/>
        </w:rPr>
        <w:t>m</w:t>
      </w:r>
      <w:r>
        <w:t>p</w:t>
      </w:r>
      <w:r>
        <w:rPr>
          <w:spacing w:val="2"/>
        </w:rPr>
        <w:t xml:space="preserve"> </w:t>
      </w:r>
      <w:r>
        <w:t>sh</w:t>
      </w:r>
      <w:r>
        <w:rPr>
          <w:spacing w:val="-1"/>
        </w:rPr>
        <w:t>a</w:t>
      </w:r>
      <w:r>
        <w:t>ll</w:t>
      </w:r>
      <w:r>
        <w:rPr>
          <w:spacing w:val="2"/>
        </w:rPr>
        <w:t xml:space="preserve"> </w:t>
      </w:r>
      <w:r>
        <w:rPr>
          <w:spacing w:val="-1"/>
        </w:rPr>
        <w:t>b</w:t>
      </w:r>
      <w:r>
        <w:t>e</w:t>
      </w:r>
      <w:r>
        <w:rPr>
          <w:spacing w:val="2"/>
        </w:rPr>
        <w:t xml:space="preserve"> </w:t>
      </w:r>
      <w:r>
        <w:rPr>
          <w:spacing w:val="-1"/>
        </w:rPr>
        <w:t>f</w:t>
      </w:r>
      <w:r>
        <w:rPr>
          <w:spacing w:val="1"/>
        </w:rPr>
        <w:t>i</w:t>
      </w:r>
      <w:r>
        <w:t>tted</w:t>
      </w:r>
      <w:r>
        <w:rPr>
          <w:spacing w:val="2"/>
        </w:rPr>
        <w:t xml:space="preserve"> </w:t>
      </w:r>
      <w:r>
        <w:t>in</w:t>
      </w:r>
      <w:r>
        <w:rPr>
          <w:spacing w:val="2"/>
        </w:rPr>
        <w:t xml:space="preserve"> </w:t>
      </w:r>
      <w:r>
        <w:t>the</w:t>
      </w:r>
      <w:r>
        <w:rPr>
          <w:spacing w:val="1"/>
        </w:rPr>
        <w:t xml:space="preserve"> </w:t>
      </w:r>
      <w:r>
        <w:t>galley</w:t>
      </w:r>
      <w:r>
        <w:rPr>
          <w:spacing w:val="2"/>
        </w:rPr>
        <w:t xml:space="preserve"> </w:t>
      </w:r>
      <w:r>
        <w:t>&amp;</w:t>
      </w:r>
      <w:r>
        <w:rPr>
          <w:spacing w:val="2"/>
        </w:rPr>
        <w:t xml:space="preserve"> </w:t>
      </w:r>
      <w:r>
        <w:t>a buzzer with la</w:t>
      </w:r>
      <w:r>
        <w:rPr>
          <w:spacing w:val="-2"/>
        </w:rPr>
        <w:t>m</w:t>
      </w:r>
      <w:r>
        <w:t xml:space="preserve">p shall be fitted in </w:t>
      </w:r>
      <w:r>
        <w:rPr>
          <w:spacing w:val="-2"/>
        </w:rPr>
        <w:t>w</w:t>
      </w:r>
      <w:r>
        <w:t xml:space="preserve">heelhouse </w:t>
      </w:r>
      <w:r>
        <w:rPr>
          <w:spacing w:val="-1"/>
        </w:rPr>
        <w:t>s</w:t>
      </w:r>
      <w:r>
        <w:t>o as to sig</w:t>
      </w:r>
      <w:r>
        <w:rPr>
          <w:spacing w:val="-1"/>
        </w:rPr>
        <w:t>n</w:t>
      </w:r>
      <w:r>
        <w:t>al when a person is loc</w:t>
      </w:r>
      <w:r>
        <w:rPr>
          <w:spacing w:val="-1"/>
        </w:rPr>
        <w:t>k</w:t>
      </w:r>
      <w:r>
        <w:t>ed in.</w:t>
      </w:r>
    </w:p>
    <w:p w14:paraId="3855A189">
      <w:pPr>
        <w:pStyle w:val="71"/>
        <w:ind w:left="743"/>
      </w:pPr>
    </w:p>
    <w:p w14:paraId="4A43867F">
      <w:pPr>
        <w:pStyle w:val="3"/>
        <w:numPr>
          <w:ilvl w:val="2"/>
          <w:numId w:val="0"/>
        </w:numPr>
        <w:ind w:left="709" w:leftChars="0" w:hanging="709" w:firstLineChars="0"/>
        <w:jc w:val="left"/>
      </w:pPr>
      <w:bookmarkStart w:id="926" w:name="_Toc49257718"/>
      <w:bookmarkStart w:id="927" w:name="_Toc48573666"/>
      <w:bookmarkStart w:id="928" w:name="_Toc5724043"/>
      <w:bookmarkStart w:id="929" w:name="_Toc48312006"/>
      <w:bookmarkStart w:id="930" w:name="_Toc48573804"/>
      <w:r>
        <w:rPr>
          <w:rFonts w:hint="eastAsia" w:ascii="Arial" w:hAnsi="Arial" w:eastAsia="黑体" w:cs="Times New Roman"/>
          <w:b/>
          <w:bCs/>
          <w:caps/>
          <w:kern w:val="0"/>
          <w:sz w:val="24"/>
          <w:szCs w:val="24"/>
          <w:lang w:val="en-US" w:eastAsia="zh-CN" w:bidi="ar-SA"/>
        </w:rPr>
        <w:t>8.9.7</w:t>
      </w:r>
      <w:r>
        <w:rPr>
          <w:rFonts w:hint="eastAsia" w:cs="Times New Roman"/>
          <w:b/>
          <w:bCs/>
          <w:caps/>
          <w:kern w:val="0"/>
          <w:sz w:val="24"/>
          <w:szCs w:val="24"/>
          <w:lang w:val="en-US" w:eastAsia="zh-CN" w:bidi="ar-SA"/>
        </w:rPr>
        <w:t xml:space="preserve"> </w:t>
      </w:r>
      <w:r>
        <w:t>ENGINE ROOM CO2 ALARM</w:t>
      </w:r>
      <w:bookmarkEnd w:id="926"/>
      <w:bookmarkEnd w:id="927"/>
      <w:bookmarkEnd w:id="928"/>
      <w:bookmarkEnd w:id="929"/>
      <w:bookmarkEnd w:id="930"/>
      <w:r>
        <w:t xml:space="preserve"> </w:t>
      </w:r>
    </w:p>
    <w:p w14:paraId="5FAE9339">
      <w:pPr>
        <w:pStyle w:val="71"/>
        <w:ind w:left="743"/>
      </w:pPr>
      <w:r>
        <w:t>One</w:t>
      </w:r>
      <w:r>
        <w:rPr>
          <w:spacing w:val="12"/>
        </w:rPr>
        <w:t xml:space="preserve"> </w:t>
      </w:r>
      <w:r>
        <w:t>(1)</w:t>
      </w:r>
      <w:r>
        <w:rPr>
          <w:spacing w:val="12"/>
        </w:rPr>
        <w:t xml:space="preserve"> </w:t>
      </w:r>
      <w:r>
        <w:t>set</w:t>
      </w:r>
      <w:r>
        <w:rPr>
          <w:spacing w:val="12"/>
        </w:rPr>
        <w:t xml:space="preserve"> </w:t>
      </w:r>
      <w:r>
        <w:t>of</w:t>
      </w:r>
      <w:r>
        <w:rPr>
          <w:spacing w:val="12"/>
        </w:rPr>
        <w:t xml:space="preserve"> </w:t>
      </w:r>
      <w:r>
        <w:t>engine</w:t>
      </w:r>
      <w:r>
        <w:rPr>
          <w:spacing w:val="12"/>
        </w:rPr>
        <w:t xml:space="preserve"> </w:t>
      </w:r>
      <w:r>
        <w:t>room</w:t>
      </w:r>
      <w:r>
        <w:rPr>
          <w:spacing w:val="10"/>
        </w:rPr>
        <w:t xml:space="preserve"> </w:t>
      </w:r>
      <w:r>
        <w:t>C</w:t>
      </w:r>
      <w:r>
        <w:rPr>
          <w:spacing w:val="-2"/>
        </w:rPr>
        <w:t>O</w:t>
      </w:r>
      <w:r>
        <w:rPr>
          <w:w w:val="99"/>
          <w:position w:val="-3"/>
          <w:sz w:val="16"/>
          <w:szCs w:val="16"/>
        </w:rPr>
        <w:t>2</w:t>
      </w:r>
      <w:r>
        <w:rPr>
          <w:position w:val="-3"/>
          <w:sz w:val="16"/>
          <w:szCs w:val="16"/>
        </w:rPr>
        <w:t xml:space="preserve"> </w:t>
      </w:r>
      <w:r>
        <w:t>alarm</w:t>
      </w:r>
      <w:r>
        <w:rPr>
          <w:spacing w:val="12"/>
        </w:rPr>
        <w:t xml:space="preserve"> </w:t>
      </w:r>
      <w:r>
        <w:t>system</w:t>
      </w:r>
      <w:r>
        <w:rPr>
          <w:spacing w:val="12"/>
        </w:rPr>
        <w:t xml:space="preserve"> </w:t>
      </w:r>
      <w:r>
        <w:t>shall</w:t>
      </w:r>
      <w:r>
        <w:rPr>
          <w:spacing w:val="12"/>
        </w:rPr>
        <w:t xml:space="preserve"> </w:t>
      </w:r>
      <w:r>
        <w:t>be</w:t>
      </w:r>
      <w:r>
        <w:rPr>
          <w:spacing w:val="12"/>
        </w:rPr>
        <w:t xml:space="preserve"> </w:t>
      </w:r>
      <w:r>
        <w:t>provided</w:t>
      </w:r>
      <w:r>
        <w:rPr>
          <w:spacing w:val="12"/>
        </w:rPr>
        <w:t xml:space="preserve"> </w:t>
      </w:r>
      <w:r>
        <w:t>for</w:t>
      </w:r>
      <w:r>
        <w:rPr>
          <w:spacing w:val="12"/>
        </w:rPr>
        <w:t xml:space="preserve"> </w:t>
      </w:r>
      <w:r>
        <w:t>warning</w:t>
      </w:r>
      <w:r>
        <w:rPr>
          <w:spacing w:val="12"/>
        </w:rPr>
        <w:t xml:space="preserve"> </w:t>
      </w:r>
      <w:r>
        <w:t>before</w:t>
      </w:r>
      <w:r>
        <w:rPr>
          <w:spacing w:val="12"/>
        </w:rPr>
        <w:t xml:space="preserve"> </w:t>
      </w:r>
      <w:r>
        <w:t>CO</w:t>
      </w:r>
      <w:r>
        <w:rPr>
          <w:rFonts w:hint="eastAsia"/>
          <w:vertAlign w:val="subscript"/>
        </w:rPr>
        <w:t xml:space="preserve">2 </w:t>
      </w:r>
      <w:r>
        <w:t>extinguishing</w:t>
      </w:r>
      <w:r>
        <w:rPr>
          <w:spacing w:val="12"/>
        </w:rPr>
        <w:t xml:space="preserve"> </w:t>
      </w:r>
      <w:r>
        <w:t>gas</w:t>
      </w:r>
      <w:r>
        <w:rPr>
          <w:spacing w:val="12"/>
        </w:rPr>
        <w:t xml:space="preserve"> </w:t>
      </w:r>
      <w:r>
        <w:t>flooding</w:t>
      </w:r>
      <w:r>
        <w:rPr>
          <w:spacing w:val="12"/>
        </w:rPr>
        <w:t xml:space="preserve"> </w:t>
      </w:r>
      <w:r>
        <w:t>into</w:t>
      </w:r>
      <w:r>
        <w:rPr>
          <w:spacing w:val="12"/>
        </w:rPr>
        <w:t xml:space="preserve"> </w:t>
      </w:r>
      <w:r>
        <w:t>the</w:t>
      </w:r>
      <w:r>
        <w:rPr>
          <w:spacing w:val="12"/>
        </w:rPr>
        <w:t xml:space="preserve"> </w:t>
      </w:r>
      <w:r>
        <w:t>engine</w:t>
      </w:r>
      <w:r>
        <w:rPr>
          <w:spacing w:val="12"/>
        </w:rPr>
        <w:t xml:space="preserve"> </w:t>
      </w:r>
      <w:r>
        <w:t>roo</w:t>
      </w:r>
      <w:r>
        <w:rPr>
          <w:spacing w:val="-2"/>
        </w:rPr>
        <w:t>m</w:t>
      </w:r>
      <w:r>
        <w:t>,</w:t>
      </w:r>
      <w:r>
        <w:rPr>
          <w:spacing w:val="12"/>
        </w:rPr>
        <w:t xml:space="preserve"> </w:t>
      </w:r>
      <w:r>
        <w:t>and</w:t>
      </w:r>
      <w:r>
        <w:rPr>
          <w:spacing w:val="12"/>
        </w:rPr>
        <w:t xml:space="preserve"> </w:t>
      </w:r>
      <w:r>
        <w:t>shall</w:t>
      </w:r>
      <w:r>
        <w:rPr>
          <w:spacing w:val="12"/>
        </w:rPr>
        <w:t xml:space="preserve"> </w:t>
      </w:r>
      <w:r>
        <w:t>consist</w:t>
      </w:r>
      <w:r>
        <w:rPr>
          <w:spacing w:val="12"/>
        </w:rPr>
        <w:t xml:space="preserve"> </w:t>
      </w:r>
      <w:r>
        <w:t>of</w:t>
      </w:r>
      <w:r>
        <w:rPr>
          <w:spacing w:val="11"/>
        </w:rPr>
        <w:t xml:space="preserve"> </w:t>
      </w:r>
      <w:r>
        <w:t>an</w:t>
      </w:r>
      <w:r>
        <w:rPr>
          <w:spacing w:val="11"/>
        </w:rPr>
        <w:t xml:space="preserve"> </w:t>
      </w:r>
      <w:r>
        <w:t>activated</w:t>
      </w:r>
      <w:r>
        <w:rPr>
          <w:spacing w:val="11"/>
        </w:rPr>
        <w:t xml:space="preserve"> </w:t>
      </w:r>
      <w:r>
        <w:t>switch</w:t>
      </w:r>
      <w:r>
        <w:rPr>
          <w:rFonts w:hint="eastAsia"/>
        </w:rPr>
        <w:t xml:space="preserve"> </w:t>
      </w:r>
      <w:r>
        <w:rPr>
          <w:position w:val="1"/>
        </w:rPr>
        <w:t>in</w:t>
      </w:r>
      <w:r>
        <w:rPr>
          <w:spacing w:val="23"/>
          <w:position w:val="1"/>
        </w:rPr>
        <w:t xml:space="preserve"> </w:t>
      </w:r>
      <w:r>
        <w:rPr>
          <w:position w:val="1"/>
        </w:rPr>
        <w:t>the</w:t>
      </w:r>
      <w:r>
        <w:rPr>
          <w:spacing w:val="23"/>
          <w:position w:val="1"/>
        </w:rPr>
        <w:t xml:space="preserve"> </w:t>
      </w:r>
      <w:r>
        <w:rPr>
          <w:position w:val="1"/>
        </w:rPr>
        <w:t>CO</w:t>
      </w:r>
      <w:r>
        <w:rPr>
          <w:rFonts w:hint="eastAsia"/>
          <w:position w:val="1"/>
          <w:vertAlign w:val="subscript"/>
        </w:rPr>
        <w:t>2</w:t>
      </w:r>
      <w:r>
        <w:rPr>
          <w:rFonts w:hint="eastAsia"/>
          <w:position w:val="1"/>
        </w:rPr>
        <w:t xml:space="preserve"> </w:t>
      </w:r>
      <w:r>
        <w:rPr>
          <w:spacing w:val="-1"/>
          <w:position w:val="1"/>
        </w:rPr>
        <w:t>r</w:t>
      </w:r>
      <w:r>
        <w:rPr>
          <w:position w:val="1"/>
        </w:rPr>
        <w:t>oo</w:t>
      </w:r>
      <w:r>
        <w:rPr>
          <w:spacing w:val="-2"/>
          <w:position w:val="1"/>
        </w:rPr>
        <w:t>m</w:t>
      </w:r>
      <w:r>
        <w:rPr>
          <w:position w:val="1"/>
        </w:rPr>
        <w:t>,</w:t>
      </w:r>
      <w:r>
        <w:rPr>
          <w:spacing w:val="23"/>
          <w:position w:val="1"/>
        </w:rPr>
        <w:t xml:space="preserve"> </w:t>
      </w:r>
      <w:r>
        <w:rPr>
          <w:position w:val="1"/>
        </w:rPr>
        <w:t>so</w:t>
      </w:r>
      <w:r>
        <w:rPr>
          <w:spacing w:val="-2"/>
          <w:position w:val="1"/>
        </w:rPr>
        <w:t>m</w:t>
      </w:r>
      <w:r>
        <w:rPr>
          <w:position w:val="1"/>
        </w:rPr>
        <w:t>e</w:t>
      </w:r>
      <w:r>
        <w:rPr>
          <w:spacing w:val="23"/>
          <w:position w:val="1"/>
        </w:rPr>
        <w:t xml:space="preserve"> </w:t>
      </w:r>
      <w:r>
        <w:rPr>
          <w:position w:val="1"/>
        </w:rPr>
        <w:t>horns</w:t>
      </w:r>
      <w:r>
        <w:rPr>
          <w:spacing w:val="23"/>
          <w:position w:val="1"/>
        </w:rPr>
        <w:t xml:space="preserve"> </w:t>
      </w:r>
      <w:r>
        <w:rPr>
          <w:position w:val="1"/>
        </w:rPr>
        <w:t>with</w:t>
      </w:r>
      <w:r>
        <w:rPr>
          <w:spacing w:val="23"/>
          <w:position w:val="1"/>
        </w:rPr>
        <w:t xml:space="preserve"> </w:t>
      </w:r>
      <w:r>
        <w:rPr>
          <w:spacing w:val="-1"/>
          <w:position w:val="1"/>
        </w:rPr>
        <w:t>r</w:t>
      </w:r>
      <w:r>
        <w:rPr>
          <w:position w:val="1"/>
        </w:rPr>
        <w:t>otating</w:t>
      </w:r>
      <w:r>
        <w:rPr>
          <w:spacing w:val="21"/>
          <w:position w:val="1"/>
        </w:rPr>
        <w:t xml:space="preserve"> </w:t>
      </w:r>
      <w:r>
        <w:rPr>
          <w:position w:val="1"/>
        </w:rPr>
        <w:t>la</w:t>
      </w:r>
      <w:r>
        <w:rPr>
          <w:spacing w:val="-2"/>
          <w:position w:val="1"/>
        </w:rPr>
        <w:t>m</w:t>
      </w:r>
      <w:r>
        <w:rPr>
          <w:position w:val="1"/>
        </w:rPr>
        <w:t>p</w:t>
      </w:r>
      <w:r>
        <w:rPr>
          <w:spacing w:val="22"/>
          <w:position w:val="1"/>
        </w:rPr>
        <w:t xml:space="preserve"> </w:t>
      </w:r>
      <w:r>
        <w:rPr>
          <w:position w:val="1"/>
        </w:rPr>
        <w:t>in</w:t>
      </w:r>
      <w:r>
        <w:rPr>
          <w:spacing w:val="22"/>
          <w:position w:val="1"/>
        </w:rPr>
        <w:t xml:space="preserve"> </w:t>
      </w:r>
      <w:r>
        <w:rPr>
          <w:position w:val="1"/>
        </w:rPr>
        <w:t>engine</w:t>
      </w:r>
      <w:r>
        <w:rPr>
          <w:spacing w:val="23"/>
          <w:position w:val="1"/>
        </w:rPr>
        <w:t xml:space="preserve"> </w:t>
      </w:r>
      <w:r>
        <w:rPr>
          <w:position w:val="1"/>
        </w:rPr>
        <w:t>room</w:t>
      </w:r>
      <w:r>
        <w:rPr>
          <w:spacing w:val="21"/>
          <w:position w:val="1"/>
        </w:rPr>
        <w:t xml:space="preserve"> </w:t>
      </w:r>
      <w:r>
        <w:rPr>
          <w:position w:val="1"/>
        </w:rPr>
        <w:t>(signal</w:t>
      </w:r>
      <w:r>
        <w:rPr>
          <w:spacing w:val="23"/>
          <w:position w:val="1"/>
        </w:rPr>
        <w:t xml:space="preserve"> </w:t>
      </w:r>
      <w:r>
        <w:rPr>
          <w:position w:val="1"/>
        </w:rPr>
        <w:t>light</w:t>
      </w:r>
      <w:r>
        <w:rPr>
          <w:spacing w:val="23"/>
          <w:position w:val="1"/>
        </w:rPr>
        <w:t xml:space="preserve"> </w:t>
      </w:r>
      <w:r>
        <w:rPr>
          <w:position w:val="1"/>
        </w:rPr>
        <w:t>column</w:t>
      </w:r>
      <w:r>
        <w:rPr>
          <w:spacing w:val="1"/>
          <w:position w:val="1"/>
        </w:rPr>
        <w:t>s</w:t>
      </w:r>
      <w:r>
        <w:rPr>
          <w:position w:val="1"/>
        </w:rPr>
        <w:t>)</w:t>
      </w:r>
      <w:r>
        <w:rPr>
          <w:rFonts w:hint="eastAsia"/>
          <w:position w:val="1"/>
        </w:rPr>
        <w:t xml:space="preserve"> </w:t>
      </w:r>
      <w:r>
        <w:t>and bells with la</w:t>
      </w:r>
      <w:r>
        <w:rPr>
          <w:spacing w:val="-2"/>
        </w:rPr>
        <w:t>m</w:t>
      </w:r>
      <w:r>
        <w:t>p in engine control roo</w:t>
      </w:r>
      <w:r>
        <w:rPr>
          <w:spacing w:val="-2"/>
        </w:rPr>
        <w:t>m</w:t>
      </w:r>
      <w:r>
        <w:t>.</w:t>
      </w:r>
    </w:p>
    <w:p w14:paraId="0C65D6E6">
      <w:pPr>
        <w:pStyle w:val="71"/>
        <w:ind w:left="743"/>
      </w:pPr>
    </w:p>
    <w:p w14:paraId="1DCC4156">
      <w:pPr>
        <w:pStyle w:val="71"/>
        <w:ind w:left="743"/>
        <w:rPr>
          <w:b/>
        </w:rPr>
      </w:pPr>
      <w:r>
        <w:rPr>
          <w:b/>
        </w:rPr>
        <w:t>Engine room CO2 alarm sound shall be distinguished separately. The CO2 alarm is to be sent to AMS and VDR (direct to VDR).</w:t>
      </w:r>
    </w:p>
    <w:p w14:paraId="331572F3">
      <w:pPr>
        <w:pStyle w:val="71"/>
        <w:ind w:left="743"/>
        <w:rPr>
          <w:b/>
        </w:rPr>
      </w:pPr>
    </w:p>
    <w:p w14:paraId="7E16556E">
      <w:pPr>
        <w:pStyle w:val="71"/>
        <w:ind w:left="743"/>
        <w:rPr>
          <w:b/>
        </w:rPr>
      </w:pPr>
      <w:r>
        <w:rPr>
          <w:b/>
        </w:rPr>
        <w:t>The fire resistant type cable should be used in this system.</w:t>
      </w:r>
    </w:p>
    <w:p w14:paraId="1747FF5C">
      <w:pPr>
        <w:pStyle w:val="71"/>
        <w:ind w:left="743"/>
        <w:rPr>
          <w:b/>
        </w:rPr>
      </w:pPr>
    </w:p>
    <w:p w14:paraId="7D7B2AF9">
      <w:pPr>
        <w:pStyle w:val="3"/>
        <w:numPr>
          <w:ilvl w:val="2"/>
          <w:numId w:val="0"/>
        </w:numPr>
        <w:ind w:left="709" w:leftChars="0" w:hanging="709" w:firstLineChars="0"/>
        <w:jc w:val="left"/>
      </w:pPr>
      <w:bookmarkStart w:id="931" w:name="_Toc49257719"/>
      <w:bookmarkStart w:id="932" w:name="_Toc48573667"/>
      <w:bookmarkStart w:id="933" w:name="_Toc48573805"/>
      <w:bookmarkStart w:id="934" w:name="_Toc5724044"/>
      <w:bookmarkStart w:id="935" w:name="_Toc48312007"/>
      <w:r>
        <w:rPr>
          <w:rFonts w:hint="eastAsia" w:ascii="Arial" w:hAnsi="Arial" w:eastAsia="黑体" w:cs="Times New Roman"/>
          <w:b/>
          <w:bCs/>
          <w:caps/>
          <w:kern w:val="0"/>
          <w:sz w:val="24"/>
          <w:szCs w:val="24"/>
          <w:lang w:val="en-US" w:eastAsia="zh-CN" w:bidi="ar-SA"/>
        </w:rPr>
        <w:t>8.9.8</w:t>
      </w:r>
      <w:r>
        <w:rPr>
          <w:rFonts w:hint="eastAsia" w:cs="Times New Roman"/>
          <w:b/>
          <w:bCs/>
          <w:caps/>
          <w:kern w:val="0"/>
          <w:sz w:val="24"/>
          <w:szCs w:val="24"/>
          <w:lang w:val="en-US" w:eastAsia="zh-CN" w:bidi="ar-SA"/>
        </w:rPr>
        <w:t xml:space="preserve"> </w:t>
      </w:r>
      <w:r>
        <w:t>EMERGENCY GENERAL ALARM SYSTEM</w:t>
      </w:r>
      <w:bookmarkEnd w:id="931"/>
      <w:bookmarkEnd w:id="932"/>
      <w:bookmarkEnd w:id="933"/>
      <w:bookmarkEnd w:id="934"/>
      <w:bookmarkEnd w:id="935"/>
      <w:r>
        <w:t xml:space="preserve"> </w:t>
      </w:r>
    </w:p>
    <w:p w14:paraId="5174CD45">
      <w:pPr>
        <w:pStyle w:val="71"/>
        <w:ind w:left="743"/>
      </w:pPr>
      <w:r>
        <w:rPr>
          <w:rFonts w:hint="eastAsia"/>
        </w:rPr>
        <w:t>A</w:t>
      </w:r>
      <w:r>
        <w:t>n electrically operated sound</w:t>
      </w:r>
      <w:r>
        <w:rPr>
          <w:rFonts w:hint="eastAsia"/>
        </w:rPr>
        <w:t>ing</w:t>
      </w:r>
      <w:r>
        <w:t xml:space="preserve"> alarm system consisting of bells and sirens, as appropriate, shall be provided</w:t>
      </w:r>
      <w:r>
        <w:rPr>
          <w:rFonts w:hint="eastAsia"/>
        </w:rPr>
        <w:t xml:space="preserve"> with </w:t>
      </w:r>
      <w:r>
        <w:t xml:space="preserve">general </w:t>
      </w:r>
      <w:r>
        <w:rPr>
          <w:rFonts w:hint="eastAsia"/>
        </w:rPr>
        <w:t xml:space="preserve">alarm </w:t>
      </w:r>
      <w:r>
        <w:t>signals which shall be clearly audible in all conditions throughout the entire accommodation, navigating bridge, machinery space, and normal crew working spaces of the vessel.</w:t>
      </w:r>
    </w:p>
    <w:p w14:paraId="4F9DB023">
      <w:pPr>
        <w:tabs>
          <w:tab w:val="left" w:pos="3880"/>
        </w:tabs>
        <w:autoSpaceDE w:val="0"/>
        <w:autoSpaceDN w:val="0"/>
        <w:adjustRightInd w:val="0"/>
        <w:ind w:left="1009"/>
        <w:rPr>
          <w:kern w:val="0"/>
          <w:sz w:val="24"/>
        </w:rPr>
      </w:pPr>
    </w:p>
    <w:p w14:paraId="10BD08B4">
      <w:pPr>
        <w:pStyle w:val="71"/>
        <w:ind w:left="743"/>
      </w:pPr>
      <w:r>
        <w:t xml:space="preserve">The system </w:t>
      </w:r>
      <w:r>
        <w:rPr>
          <w:rFonts w:hint="eastAsia"/>
        </w:rPr>
        <w:t xml:space="preserve">with signal unit </w:t>
      </w:r>
      <w:r>
        <w:t>shall be used for sounding fire and general emergency alarm signal</w:t>
      </w:r>
      <w:r>
        <w:rPr>
          <w:rFonts w:hint="eastAsia"/>
        </w:rPr>
        <w:t>.</w:t>
      </w:r>
    </w:p>
    <w:p w14:paraId="5A80B85B">
      <w:pPr>
        <w:tabs>
          <w:tab w:val="left" w:pos="3880"/>
        </w:tabs>
        <w:autoSpaceDE w:val="0"/>
        <w:autoSpaceDN w:val="0"/>
        <w:adjustRightInd w:val="0"/>
        <w:ind w:left="1009"/>
        <w:rPr>
          <w:kern w:val="0"/>
          <w:sz w:val="24"/>
        </w:rPr>
      </w:pPr>
    </w:p>
    <w:p w14:paraId="51C303C4">
      <w:pPr>
        <w:pStyle w:val="71"/>
        <w:ind w:left="743"/>
      </w:pPr>
      <w:r>
        <w:t>The system may be manual</w:t>
      </w:r>
      <w:r>
        <w:rPr>
          <w:rFonts w:hint="eastAsia"/>
        </w:rPr>
        <w:t>ly</w:t>
      </w:r>
      <w:r>
        <w:t xml:space="preserve"> operated</w:t>
      </w:r>
      <w:r>
        <w:rPr>
          <w:rFonts w:hint="eastAsia"/>
        </w:rPr>
        <w:t xml:space="preserve"> call points </w:t>
      </w:r>
      <w:r>
        <w:t>installed at the following locations:</w:t>
      </w:r>
    </w:p>
    <w:p w14:paraId="67F7DECB">
      <w:pPr>
        <w:pStyle w:val="71"/>
        <w:numPr>
          <w:ilvl w:val="0"/>
          <w:numId w:val="50"/>
        </w:numPr>
        <w:kinsoku w:val="0"/>
        <w:autoSpaceDE w:val="0"/>
        <w:autoSpaceDN w:val="0"/>
        <w:adjustRightInd w:val="0"/>
        <w:spacing w:before="0" w:after="0" w:line="239" w:lineRule="auto"/>
        <w:ind w:leftChars="0" w:right="-1"/>
      </w:pPr>
      <w:r>
        <w:t>W/H control console</w:t>
      </w:r>
    </w:p>
    <w:p w14:paraId="5774A131">
      <w:pPr>
        <w:pStyle w:val="71"/>
        <w:numPr>
          <w:ilvl w:val="0"/>
          <w:numId w:val="50"/>
        </w:numPr>
        <w:kinsoku w:val="0"/>
        <w:autoSpaceDE w:val="0"/>
        <w:autoSpaceDN w:val="0"/>
        <w:adjustRightInd w:val="0"/>
        <w:spacing w:before="0" w:after="0" w:line="239" w:lineRule="auto"/>
        <w:ind w:leftChars="0" w:right="-1"/>
      </w:pPr>
      <w:r>
        <w:t xml:space="preserve">Fire </w:t>
      </w:r>
      <w:r>
        <w:rPr>
          <w:rFonts w:hint="eastAsia"/>
        </w:rPr>
        <w:t xml:space="preserve">control </w:t>
      </w:r>
      <w:r>
        <w:t>station</w:t>
      </w:r>
    </w:p>
    <w:p w14:paraId="262EEE49">
      <w:pPr>
        <w:pStyle w:val="71"/>
        <w:numPr>
          <w:ilvl w:val="0"/>
          <w:numId w:val="50"/>
        </w:numPr>
        <w:kinsoku w:val="0"/>
        <w:autoSpaceDE w:val="0"/>
        <w:autoSpaceDN w:val="0"/>
        <w:adjustRightInd w:val="0"/>
        <w:spacing w:before="0" w:after="0" w:line="239" w:lineRule="auto"/>
        <w:ind w:leftChars="0" w:right="-1"/>
      </w:pPr>
      <w:r>
        <w:rPr>
          <w:rFonts w:hint="eastAsia"/>
        </w:rPr>
        <w:t>Embarkation</w:t>
      </w:r>
    </w:p>
    <w:p w14:paraId="54118D56">
      <w:pPr>
        <w:pStyle w:val="71"/>
        <w:ind w:left="743"/>
      </w:pPr>
      <w:r>
        <w:rPr>
          <w:rFonts w:hint="eastAsia"/>
        </w:rPr>
        <w:t>The</w:t>
      </w:r>
      <w:r>
        <w:t xml:space="preserve"> general emergency alarm </w:t>
      </w:r>
      <w:r>
        <w:rPr>
          <w:rFonts w:hint="eastAsia"/>
        </w:rPr>
        <w:t>may be interface with</w:t>
      </w:r>
      <w:r>
        <w:t xml:space="preserve"> public address system</w:t>
      </w:r>
      <w:r>
        <w:rPr>
          <w:rFonts w:hint="eastAsia"/>
        </w:rPr>
        <w:t xml:space="preserve"> and </w:t>
      </w:r>
      <w:r>
        <w:t xml:space="preserve">in accordance with the Class requirement. </w:t>
      </w:r>
    </w:p>
    <w:p w14:paraId="2B2FEB48">
      <w:pPr>
        <w:tabs>
          <w:tab w:val="left" w:pos="3880"/>
        </w:tabs>
        <w:autoSpaceDE w:val="0"/>
        <w:autoSpaceDN w:val="0"/>
        <w:adjustRightInd w:val="0"/>
        <w:ind w:left="1009"/>
        <w:rPr>
          <w:kern w:val="0"/>
          <w:sz w:val="24"/>
        </w:rPr>
      </w:pPr>
    </w:p>
    <w:p w14:paraId="6165BF5F">
      <w:pPr>
        <w:pStyle w:val="71"/>
        <w:ind w:left="743"/>
      </w:pPr>
      <w:r>
        <w:t>For the engine room and steering gear room, the light signal column shall be used for the alarm device. For main deck area, ship’s horns shall be used for this purpose.</w:t>
      </w:r>
    </w:p>
    <w:p w14:paraId="31811E22">
      <w:pPr>
        <w:tabs>
          <w:tab w:val="left" w:pos="3880"/>
        </w:tabs>
        <w:autoSpaceDE w:val="0"/>
        <w:autoSpaceDN w:val="0"/>
        <w:adjustRightInd w:val="0"/>
        <w:ind w:left="1009"/>
        <w:rPr>
          <w:kern w:val="0"/>
          <w:sz w:val="24"/>
        </w:rPr>
      </w:pPr>
    </w:p>
    <w:p w14:paraId="64E76B4D">
      <w:pPr>
        <w:pStyle w:val="71"/>
        <w:ind w:left="743"/>
      </w:pPr>
      <w:r>
        <w:rPr>
          <w:rFonts w:hint="eastAsia"/>
        </w:rPr>
        <w:t>The</w:t>
      </w:r>
      <w:r>
        <w:t xml:space="preserve"> general emergency alarm </w:t>
      </w:r>
      <w:r>
        <w:rPr>
          <w:rFonts w:hint="eastAsia"/>
        </w:rPr>
        <w:t>may be interfaced with</w:t>
      </w:r>
      <w:r>
        <w:t xml:space="preserve"> public address system</w:t>
      </w:r>
      <w:r>
        <w:rPr>
          <w:rFonts w:hint="eastAsia"/>
        </w:rPr>
        <w:t xml:space="preserve"> also</w:t>
      </w:r>
      <w:r>
        <w:t>.</w:t>
      </w:r>
    </w:p>
    <w:p w14:paraId="04E3CCB2">
      <w:pPr>
        <w:pStyle w:val="71"/>
        <w:ind w:left="743"/>
      </w:pPr>
    </w:p>
    <w:p w14:paraId="70329EE0">
      <w:pPr>
        <w:pStyle w:val="71"/>
        <w:ind w:left="743"/>
        <w:rPr>
          <w:rFonts w:eastAsiaTheme="minorEastAsia"/>
          <w:b/>
          <w:i/>
        </w:rPr>
      </w:pPr>
      <w:r>
        <w:rPr>
          <w:rFonts w:eastAsia="Microsoft JhengHei" w:cs="Arial"/>
          <w:b/>
          <w:i/>
          <w:lang w:val="zh-CN"/>
        </w:rPr>
        <w:t>“ Ref. SOLAS Ch. III Reg. 6 Clause 4.2”</w:t>
      </w:r>
    </w:p>
    <w:p w14:paraId="0875EAE2">
      <w:pPr>
        <w:pStyle w:val="71"/>
        <w:ind w:left="743"/>
      </w:pPr>
    </w:p>
    <w:p w14:paraId="1060A5E0">
      <w:pPr>
        <w:pStyle w:val="3"/>
        <w:numPr>
          <w:ilvl w:val="2"/>
          <w:numId w:val="0"/>
        </w:numPr>
        <w:ind w:left="709" w:leftChars="0" w:hanging="709" w:firstLineChars="0"/>
        <w:jc w:val="left"/>
      </w:pPr>
      <w:bookmarkStart w:id="936" w:name="_Toc48573668"/>
      <w:bookmarkStart w:id="937" w:name="_Toc48573806"/>
      <w:bookmarkStart w:id="938" w:name="_Toc49257720"/>
      <w:bookmarkStart w:id="939" w:name="_Toc5724045"/>
      <w:bookmarkStart w:id="940" w:name="_Toc48312008"/>
      <w:r>
        <w:rPr>
          <w:rFonts w:hint="eastAsia" w:ascii="Arial" w:hAnsi="Arial" w:eastAsia="黑体" w:cs="Times New Roman"/>
          <w:b/>
          <w:bCs/>
          <w:caps/>
          <w:kern w:val="0"/>
          <w:sz w:val="24"/>
          <w:szCs w:val="24"/>
          <w:lang w:val="en-US" w:eastAsia="zh-CN" w:bidi="ar-SA"/>
        </w:rPr>
        <w:t>8.9.9</w:t>
      </w:r>
      <w:r>
        <w:rPr>
          <w:rFonts w:hint="eastAsia" w:cs="Times New Roman"/>
          <w:b/>
          <w:bCs/>
          <w:caps/>
          <w:kern w:val="0"/>
          <w:sz w:val="24"/>
          <w:szCs w:val="24"/>
          <w:lang w:val="en-US" w:eastAsia="zh-CN" w:bidi="ar-SA"/>
        </w:rPr>
        <w:t xml:space="preserve"> </w:t>
      </w:r>
      <w:r>
        <w:t>E</w:t>
      </w:r>
      <w:r>
        <w:rPr>
          <w:rFonts w:hint="eastAsia"/>
        </w:rPr>
        <w:t>/R</w:t>
      </w:r>
      <w:r>
        <w:t xml:space="preserve"> SIGNALING AND ALARM SYSTEM</w:t>
      </w:r>
      <w:r>
        <w:rPr>
          <w:rFonts w:hint="eastAsia"/>
        </w:rPr>
        <w:t xml:space="preserve"> (LIGHT COLUMN)</w:t>
      </w:r>
      <w:bookmarkEnd w:id="936"/>
      <w:bookmarkEnd w:id="937"/>
      <w:bookmarkEnd w:id="938"/>
      <w:bookmarkEnd w:id="939"/>
      <w:bookmarkEnd w:id="940"/>
    </w:p>
    <w:p w14:paraId="5CE77408">
      <w:pPr>
        <w:pStyle w:val="71"/>
        <w:ind w:left="743"/>
      </w:pPr>
      <w:r>
        <w:t>Signaling</w:t>
      </w:r>
      <w:r>
        <w:rPr>
          <w:spacing w:val="1"/>
        </w:rPr>
        <w:t xml:space="preserve"> </w:t>
      </w:r>
      <w:r>
        <w:t>and</w:t>
      </w:r>
      <w:r>
        <w:rPr>
          <w:spacing w:val="1"/>
        </w:rPr>
        <w:t xml:space="preserve"> </w:t>
      </w:r>
      <w:r>
        <w:t>alarm</w:t>
      </w:r>
      <w:r>
        <w:rPr>
          <w:spacing w:val="-1"/>
        </w:rPr>
        <w:t xml:space="preserve"> </w:t>
      </w:r>
      <w:r>
        <w:t xml:space="preserve">system </w:t>
      </w:r>
      <w:r>
        <w:rPr>
          <w:rFonts w:hint="eastAsia"/>
        </w:rPr>
        <w:t xml:space="preserve">(alarm lighting column) </w:t>
      </w:r>
      <w:r>
        <w:t>shall be</w:t>
      </w:r>
      <w:r>
        <w:rPr>
          <w:spacing w:val="1"/>
        </w:rPr>
        <w:t xml:space="preserve"> </w:t>
      </w:r>
      <w:r>
        <w:t>provided</w:t>
      </w:r>
      <w:r>
        <w:rPr>
          <w:spacing w:val="1"/>
        </w:rPr>
        <w:t xml:space="preserve"> </w:t>
      </w:r>
      <w:r>
        <w:t>in</w:t>
      </w:r>
      <w:r>
        <w:rPr>
          <w:spacing w:val="-1"/>
        </w:rPr>
        <w:t xml:space="preserve"> </w:t>
      </w:r>
      <w:r>
        <w:t>engine</w:t>
      </w:r>
      <w:r>
        <w:rPr>
          <w:spacing w:val="1"/>
        </w:rPr>
        <w:t xml:space="preserve"> </w:t>
      </w:r>
      <w:r>
        <w:t>roo</w:t>
      </w:r>
      <w:r>
        <w:rPr>
          <w:spacing w:val="-2"/>
        </w:rPr>
        <w:t>m</w:t>
      </w:r>
      <w:r>
        <w:t>,</w:t>
      </w:r>
      <w:r>
        <w:rPr>
          <w:spacing w:val="1"/>
        </w:rPr>
        <w:t xml:space="preserve"> </w:t>
      </w:r>
      <w:r>
        <w:t>alar</w:t>
      </w:r>
      <w:r>
        <w:rPr>
          <w:spacing w:val="-2"/>
        </w:rPr>
        <w:t>m</w:t>
      </w:r>
      <w:r>
        <w:rPr>
          <w:spacing w:val="1"/>
        </w:rPr>
        <w:t>i</w:t>
      </w:r>
      <w:r>
        <w:t>ng</w:t>
      </w:r>
      <w:r>
        <w:rPr>
          <w:spacing w:val="1"/>
        </w:rPr>
        <w:t xml:space="preserve"> </w:t>
      </w:r>
      <w:r>
        <w:t>engine</w:t>
      </w:r>
      <w:r>
        <w:rPr>
          <w:spacing w:val="1"/>
        </w:rPr>
        <w:t xml:space="preserve"> </w:t>
      </w:r>
      <w:r>
        <w:t>room</w:t>
      </w:r>
      <w:r>
        <w:rPr>
          <w:spacing w:val="-1"/>
        </w:rPr>
        <w:t xml:space="preserve"> </w:t>
      </w:r>
      <w:r>
        <w:t>staff</w:t>
      </w:r>
      <w:r>
        <w:rPr>
          <w:rFonts w:hint="eastAsia"/>
        </w:rPr>
        <w:t xml:space="preserve"> </w:t>
      </w:r>
      <w:r>
        <w:t xml:space="preserve">if </w:t>
      </w:r>
      <w:r>
        <w:rPr>
          <w:rFonts w:hint="eastAsia"/>
        </w:rPr>
        <w:t>specified</w:t>
      </w:r>
      <w:r>
        <w:t xml:space="preserve"> alarm</w:t>
      </w:r>
      <w:r>
        <w:rPr>
          <w:spacing w:val="-2"/>
        </w:rPr>
        <w:t xml:space="preserve"> </w:t>
      </w:r>
      <w:r>
        <w:t>condition happen or telephone is</w:t>
      </w:r>
      <w:r>
        <w:rPr>
          <w:spacing w:val="-1"/>
        </w:rPr>
        <w:t xml:space="preserve"> </w:t>
      </w:r>
      <w:r>
        <w:t>calling in engine room</w:t>
      </w:r>
      <w:r>
        <w:rPr>
          <w:spacing w:val="-2"/>
        </w:rPr>
        <w:t xml:space="preserve"> </w:t>
      </w:r>
      <w:r>
        <w:t>or in ECR.</w:t>
      </w:r>
    </w:p>
    <w:p w14:paraId="2D6E5355">
      <w:pPr>
        <w:tabs>
          <w:tab w:val="left" w:pos="3880"/>
        </w:tabs>
        <w:autoSpaceDE w:val="0"/>
        <w:autoSpaceDN w:val="0"/>
        <w:adjustRightInd w:val="0"/>
        <w:ind w:left="1009"/>
        <w:rPr>
          <w:kern w:val="0"/>
          <w:sz w:val="24"/>
        </w:rPr>
      </w:pPr>
    </w:p>
    <w:p w14:paraId="65A2AFC8">
      <w:pPr>
        <w:pStyle w:val="71"/>
        <w:ind w:left="743"/>
      </w:pPr>
      <w:r>
        <w:t>In engine roo</w:t>
      </w:r>
      <w:r>
        <w:rPr>
          <w:spacing w:val="-2"/>
        </w:rPr>
        <w:t>m</w:t>
      </w:r>
      <w:r>
        <w:t>,</w:t>
      </w:r>
      <w:r>
        <w:rPr>
          <w:spacing w:val="8"/>
        </w:rPr>
        <w:t xml:space="preserve"> </w:t>
      </w:r>
      <w:r>
        <w:t>include boiler,</w:t>
      </w:r>
      <w:r>
        <w:rPr>
          <w:rFonts w:hint="eastAsia"/>
        </w:rPr>
        <w:t xml:space="preserve"> </w:t>
      </w:r>
      <w:r>
        <w:t>AC room</w:t>
      </w:r>
      <w:r>
        <w:rPr>
          <w:rFonts w:hint="eastAsia"/>
        </w:rPr>
        <w:t>,</w:t>
      </w:r>
      <w:r>
        <w:t xml:space="preserve"> steering </w:t>
      </w:r>
      <w:r>
        <w:rPr>
          <w:rFonts w:hint="eastAsia"/>
        </w:rPr>
        <w:t xml:space="preserve">gear </w:t>
      </w:r>
      <w:r>
        <w:t>room</w:t>
      </w:r>
      <w:r>
        <w:rPr>
          <w:rFonts w:hint="eastAsia"/>
        </w:rPr>
        <w:t>,</w:t>
      </w:r>
      <w:r>
        <w:rPr>
          <w:spacing w:val="8"/>
        </w:rPr>
        <w:t xml:space="preserve"> </w:t>
      </w:r>
      <w:r>
        <w:t>suitable a</w:t>
      </w:r>
      <w:r>
        <w:rPr>
          <w:spacing w:val="-2"/>
        </w:rPr>
        <w:t>m</w:t>
      </w:r>
      <w:r>
        <w:t>ount</w:t>
      </w:r>
      <w:r>
        <w:rPr>
          <w:spacing w:val="8"/>
        </w:rPr>
        <w:t xml:space="preserve"> </w:t>
      </w:r>
      <w:r>
        <w:t>of signal</w:t>
      </w:r>
      <w:r>
        <w:rPr>
          <w:spacing w:val="8"/>
        </w:rPr>
        <w:t xml:space="preserve"> </w:t>
      </w:r>
      <w:r>
        <w:t>l</w:t>
      </w:r>
      <w:r>
        <w:rPr>
          <w:spacing w:val="-3"/>
        </w:rPr>
        <w:t>i</w:t>
      </w:r>
      <w:r>
        <w:t>ght panels shall be installed, with</w:t>
      </w:r>
      <w:r>
        <w:rPr>
          <w:spacing w:val="7"/>
        </w:rPr>
        <w:t xml:space="preserve"> </w:t>
      </w:r>
      <w:r>
        <w:t xml:space="preserve">the </w:t>
      </w:r>
      <w:r>
        <w:rPr>
          <w:spacing w:val="-1"/>
        </w:rPr>
        <w:t>f</w:t>
      </w:r>
      <w:r>
        <w:t>ollowing illu</w:t>
      </w:r>
      <w:r>
        <w:rPr>
          <w:spacing w:val="-2"/>
        </w:rPr>
        <w:t>m</w:t>
      </w:r>
      <w:r>
        <w:t>inated signaling/al</w:t>
      </w:r>
      <w:r>
        <w:rPr>
          <w:spacing w:val="-1"/>
        </w:rPr>
        <w:t>ar</w:t>
      </w:r>
      <w:r>
        <w:t>m identi</w:t>
      </w:r>
      <w:r>
        <w:rPr>
          <w:spacing w:val="-1"/>
        </w:rPr>
        <w:t>f</w:t>
      </w:r>
      <w:r>
        <w:t>ication signs</w:t>
      </w:r>
      <w:r>
        <w:rPr>
          <w:rFonts w:hint="eastAsia"/>
        </w:rPr>
        <w:t xml:space="preserve"> </w:t>
      </w:r>
      <w:r>
        <w:t>according to IMO Resolution:</w:t>
      </w:r>
    </w:p>
    <w:p w14:paraId="24628FBE">
      <w:pPr>
        <w:tabs>
          <w:tab w:val="left" w:pos="1360"/>
        </w:tabs>
        <w:autoSpaceDE w:val="0"/>
        <w:autoSpaceDN w:val="0"/>
        <w:adjustRightInd w:val="0"/>
        <w:ind w:left="1014" w:right="-20" w:firstLine="403" w:firstLineChars="168"/>
        <w:jc w:val="left"/>
        <w:rPr>
          <w:kern w:val="0"/>
          <w:sz w:val="24"/>
        </w:rPr>
      </w:pPr>
      <w:r>
        <w:rPr>
          <w:kern w:val="0"/>
          <w:sz w:val="24"/>
        </w:rPr>
        <w:t>-</w:t>
      </w:r>
      <w:r>
        <w:rPr>
          <w:kern w:val="0"/>
          <w:sz w:val="24"/>
        </w:rPr>
        <w:tab/>
      </w:r>
      <w:r>
        <w:rPr>
          <w:kern w:val="0"/>
          <w:sz w:val="24"/>
        </w:rPr>
        <w:t>Fire alarm</w:t>
      </w:r>
      <w:r>
        <w:rPr>
          <w:spacing w:val="-2"/>
          <w:kern w:val="0"/>
          <w:sz w:val="24"/>
        </w:rPr>
        <w:t xml:space="preserve"> </w:t>
      </w:r>
      <w:r>
        <w:rPr>
          <w:kern w:val="0"/>
          <w:sz w:val="24"/>
        </w:rPr>
        <w:t xml:space="preserve">– red globe </w:t>
      </w:r>
      <w:r>
        <w:rPr>
          <w:spacing w:val="-2"/>
          <w:kern w:val="0"/>
          <w:sz w:val="24"/>
        </w:rPr>
        <w:t>w</w:t>
      </w:r>
      <w:r>
        <w:rPr>
          <w:kern w:val="0"/>
          <w:sz w:val="24"/>
        </w:rPr>
        <w:t>ith “FIRE” sign</w:t>
      </w:r>
    </w:p>
    <w:p w14:paraId="6475A003">
      <w:pPr>
        <w:tabs>
          <w:tab w:val="left" w:pos="1360"/>
        </w:tabs>
        <w:autoSpaceDE w:val="0"/>
        <w:autoSpaceDN w:val="0"/>
        <w:adjustRightInd w:val="0"/>
        <w:ind w:left="1014" w:right="-20" w:firstLine="403" w:firstLineChars="168"/>
        <w:jc w:val="left"/>
        <w:rPr>
          <w:kern w:val="0"/>
          <w:sz w:val="24"/>
        </w:rPr>
      </w:pPr>
      <w:r>
        <w:rPr>
          <w:kern w:val="0"/>
          <w:sz w:val="24"/>
        </w:rPr>
        <w:t>-</w:t>
      </w:r>
      <w:r>
        <w:rPr>
          <w:kern w:val="0"/>
          <w:sz w:val="24"/>
        </w:rPr>
        <w:tab/>
      </w:r>
      <w:r>
        <w:rPr>
          <w:kern w:val="0"/>
          <w:sz w:val="24"/>
        </w:rPr>
        <w:t>General alarm – green globe with “ALARM” sign</w:t>
      </w:r>
    </w:p>
    <w:p w14:paraId="09D1BA1B">
      <w:pPr>
        <w:tabs>
          <w:tab w:val="left" w:pos="1360"/>
        </w:tabs>
        <w:autoSpaceDE w:val="0"/>
        <w:autoSpaceDN w:val="0"/>
        <w:adjustRightInd w:val="0"/>
        <w:ind w:left="1014" w:right="-20" w:firstLine="403" w:firstLineChars="168"/>
        <w:jc w:val="left"/>
        <w:rPr>
          <w:kern w:val="0"/>
          <w:sz w:val="24"/>
        </w:rPr>
      </w:pPr>
      <w:r>
        <w:rPr>
          <w:kern w:val="0"/>
          <w:sz w:val="24"/>
        </w:rPr>
        <w:t>-</w:t>
      </w:r>
      <w:r>
        <w:rPr>
          <w:kern w:val="0"/>
          <w:sz w:val="24"/>
        </w:rPr>
        <w:tab/>
      </w:r>
      <w:r>
        <w:rPr>
          <w:sz w:val="24"/>
        </w:rPr>
        <w:t>CO</w:t>
      </w:r>
      <w:r>
        <w:rPr>
          <w:rFonts w:hint="eastAsia"/>
          <w:sz w:val="24"/>
          <w:vertAlign w:val="subscript"/>
        </w:rPr>
        <w:t>2</w:t>
      </w:r>
      <w:r>
        <w:rPr>
          <w:kern w:val="0"/>
          <w:position w:val="-3"/>
          <w:sz w:val="24"/>
        </w:rPr>
        <w:t xml:space="preserve"> </w:t>
      </w:r>
      <w:r>
        <w:rPr>
          <w:kern w:val="0"/>
          <w:sz w:val="24"/>
        </w:rPr>
        <w:t>alarm</w:t>
      </w:r>
      <w:r>
        <w:rPr>
          <w:spacing w:val="-2"/>
          <w:kern w:val="0"/>
          <w:sz w:val="24"/>
        </w:rPr>
        <w:t xml:space="preserve"> </w:t>
      </w:r>
      <w:r>
        <w:rPr>
          <w:kern w:val="0"/>
          <w:sz w:val="24"/>
        </w:rPr>
        <w:t xml:space="preserve">– red globe </w:t>
      </w:r>
      <w:r>
        <w:rPr>
          <w:spacing w:val="-2"/>
          <w:kern w:val="0"/>
          <w:sz w:val="24"/>
        </w:rPr>
        <w:t>w</w:t>
      </w:r>
      <w:r>
        <w:rPr>
          <w:kern w:val="0"/>
          <w:sz w:val="24"/>
        </w:rPr>
        <w:t>ith “</w:t>
      </w:r>
      <w:r>
        <w:rPr>
          <w:sz w:val="24"/>
        </w:rPr>
        <w:t>CO</w:t>
      </w:r>
      <w:r>
        <w:rPr>
          <w:rFonts w:hint="eastAsia"/>
          <w:sz w:val="24"/>
          <w:vertAlign w:val="subscript"/>
        </w:rPr>
        <w:t>2</w:t>
      </w:r>
      <w:r>
        <w:rPr>
          <w:w w:val="99"/>
          <w:kern w:val="0"/>
          <w:position w:val="-3"/>
          <w:sz w:val="24"/>
        </w:rPr>
        <w:t>”</w:t>
      </w:r>
      <w:r>
        <w:rPr>
          <w:spacing w:val="20"/>
          <w:kern w:val="0"/>
          <w:position w:val="-3"/>
          <w:sz w:val="24"/>
        </w:rPr>
        <w:t xml:space="preserve"> </w:t>
      </w:r>
      <w:r>
        <w:rPr>
          <w:kern w:val="0"/>
          <w:sz w:val="24"/>
        </w:rPr>
        <w:t>sign</w:t>
      </w:r>
    </w:p>
    <w:p w14:paraId="3765486E">
      <w:pPr>
        <w:tabs>
          <w:tab w:val="left" w:pos="1360"/>
        </w:tabs>
        <w:autoSpaceDE w:val="0"/>
        <w:autoSpaceDN w:val="0"/>
        <w:adjustRightInd w:val="0"/>
        <w:ind w:left="1014" w:right="-20" w:firstLine="403" w:firstLineChars="168"/>
        <w:jc w:val="left"/>
        <w:rPr>
          <w:kern w:val="0"/>
          <w:sz w:val="24"/>
        </w:rPr>
      </w:pPr>
      <w:r>
        <w:rPr>
          <w:kern w:val="0"/>
          <w:sz w:val="24"/>
        </w:rPr>
        <w:t>-</w:t>
      </w:r>
      <w:r>
        <w:rPr>
          <w:kern w:val="0"/>
          <w:sz w:val="24"/>
        </w:rPr>
        <w:tab/>
      </w:r>
      <w:r>
        <w:rPr>
          <w:kern w:val="0"/>
          <w:sz w:val="24"/>
        </w:rPr>
        <w:t>Engine failure alarm</w:t>
      </w:r>
      <w:r>
        <w:rPr>
          <w:spacing w:val="-2"/>
          <w:kern w:val="0"/>
          <w:sz w:val="24"/>
        </w:rPr>
        <w:t xml:space="preserve"> </w:t>
      </w:r>
      <w:r>
        <w:rPr>
          <w:kern w:val="0"/>
          <w:sz w:val="24"/>
        </w:rPr>
        <w:t xml:space="preserve">– </w:t>
      </w:r>
      <w:r>
        <w:rPr>
          <w:spacing w:val="1"/>
          <w:kern w:val="0"/>
          <w:sz w:val="24"/>
        </w:rPr>
        <w:t>a</w:t>
      </w:r>
      <w:r>
        <w:rPr>
          <w:spacing w:val="-1"/>
          <w:kern w:val="0"/>
          <w:sz w:val="24"/>
        </w:rPr>
        <w:t>m</w:t>
      </w:r>
      <w:r>
        <w:rPr>
          <w:kern w:val="0"/>
          <w:sz w:val="24"/>
        </w:rPr>
        <w:t>ber globe with “FAILURE” sign</w:t>
      </w:r>
    </w:p>
    <w:p w14:paraId="6FAE348D">
      <w:pPr>
        <w:tabs>
          <w:tab w:val="left" w:pos="1360"/>
        </w:tabs>
        <w:autoSpaceDE w:val="0"/>
        <w:autoSpaceDN w:val="0"/>
        <w:adjustRightInd w:val="0"/>
        <w:ind w:left="1014" w:right="-20" w:firstLine="403" w:firstLineChars="168"/>
        <w:jc w:val="left"/>
        <w:rPr>
          <w:kern w:val="0"/>
          <w:sz w:val="24"/>
        </w:rPr>
      </w:pPr>
      <w:r>
        <w:rPr>
          <w:kern w:val="0"/>
          <w:sz w:val="24"/>
        </w:rPr>
        <w:t>-</w:t>
      </w:r>
      <w:r>
        <w:rPr>
          <w:kern w:val="0"/>
          <w:sz w:val="24"/>
        </w:rPr>
        <w:tab/>
      </w:r>
      <w:r>
        <w:rPr>
          <w:kern w:val="0"/>
          <w:sz w:val="24"/>
        </w:rPr>
        <w:t>Telephone c</w:t>
      </w:r>
      <w:r>
        <w:rPr>
          <w:spacing w:val="1"/>
          <w:kern w:val="0"/>
          <w:sz w:val="24"/>
        </w:rPr>
        <w:t>o</w:t>
      </w:r>
      <w:r>
        <w:rPr>
          <w:kern w:val="0"/>
          <w:sz w:val="24"/>
        </w:rPr>
        <w:t>m</w:t>
      </w:r>
      <w:r>
        <w:rPr>
          <w:spacing w:val="-2"/>
          <w:kern w:val="0"/>
          <w:sz w:val="24"/>
        </w:rPr>
        <w:t>m</w:t>
      </w:r>
      <w:r>
        <w:rPr>
          <w:kern w:val="0"/>
          <w:sz w:val="24"/>
        </w:rPr>
        <w:t>unication call – white globe with “TELEPHONE” sign</w:t>
      </w:r>
    </w:p>
    <w:p w14:paraId="564E1F92">
      <w:pPr>
        <w:tabs>
          <w:tab w:val="left" w:pos="1360"/>
        </w:tabs>
        <w:autoSpaceDE w:val="0"/>
        <w:autoSpaceDN w:val="0"/>
        <w:adjustRightInd w:val="0"/>
        <w:ind w:left="1014" w:right="-20" w:firstLine="403" w:firstLineChars="168"/>
        <w:jc w:val="left"/>
        <w:rPr>
          <w:kern w:val="0"/>
          <w:sz w:val="24"/>
        </w:rPr>
      </w:pPr>
      <w:r>
        <w:rPr>
          <w:kern w:val="0"/>
          <w:sz w:val="24"/>
        </w:rPr>
        <w:t>-</w:t>
      </w:r>
      <w:r>
        <w:rPr>
          <w:kern w:val="0"/>
          <w:sz w:val="24"/>
        </w:rPr>
        <w:tab/>
      </w:r>
      <w:r>
        <w:rPr>
          <w:kern w:val="0"/>
          <w:sz w:val="24"/>
        </w:rPr>
        <w:t>Telegraph alarm</w:t>
      </w:r>
      <w:r>
        <w:rPr>
          <w:spacing w:val="-2"/>
          <w:kern w:val="0"/>
          <w:sz w:val="24"/>
        </w:rPr>
        <w:t xml:space="preserve"> </w:t>
      </w:r>
      <w:r>
        <w:rPr>
          <w:kern w:val="0"/>
          <w:sz w:val="24"/>
        </w:rPr>
        <w:t>– white globe with “TELEGRAPH” sign</w:t>
      </w:r>
    </w:p>
    <w:p w14:paraId="512296B7">
      <w:pPr>
        <w:tabs>
          <w:tab w:val="left" w:pos="1360"/>
        </w:tabs>
        <w:autoSpaceDE w:val="0"/>
        <w:autoSpaceDN w:val="0"/>
        <w:adjustRightInd w:val="0"/>
        <w:ind w:left="1014" w:right="-20" w:firstLine="403" w:firstLineChars="168"/>
        <w:jc w:val="left"/>
        <w:rPr>
          <w:kern w:val="0"/>
          <w:sz w:val="24"/>
        </w:rPr>
      </w:pPr>
      <w:r>
        <w:rPr>
          <w:kern w:val="0"/>
          <w:sz w:val="24"/>
        </w:rPr>
        <w:t>-</w:t>
      </w:r>
      <w:r>
        <w:rPr>
          <w:kern w:val="0"/>
          <w:sz w:val="24"/>
        </w:rPr>
        <w:tab/>
      </w:r>
      <w:r>
        <w:rPr>
          <w:kern w:val="0"/>
          <w:sz w:val="24"/>
        </w:rPr>
        <w:t>Dead</w:t>
      </w:r>
      <w:r>
        <w:rPr>
          <w:spacing w:val="1"/>
          <w:kern w:val="0"/>
          <w:sz w:val="24"/>
        </w:rPr>
        <w:t xml:space="preserve"> </w:t>
      </w:r>
      <w:r>
        <w:rPr>
          <w:spacing w:val="-2"/>
          <w:kern w:val="0"/>
          <w:sz w:val="24"/>
        </w:rPr>
        <w:t>m</w:t>
      </w:r>
      <w:r>
        <w:rPr>
          <w:kern w:val="0"/>
          <w:sz w:val="24"/>
        </w:rPr>
        <w:t>an</w:t>
      </w:r>
      <w:r>
        <w:rPr>
          <w:spacing w:val="1"/>
          <w:kern w:val="0"/>
          <w:sz w:val="24"/>
        </w:rPr>
        <w:t xml:space="preserve"> </w:t>
      </w:r>
      <w:r>
        <w:rPr>
          <w:kern w:val="0"/>
          <w:sz w:val="24"/>
        </w:rPr>
        <w:t>alarm</w:t>
      </w:r>
      <w:r>
        <w:rPr>
          <w:rFonts w:hint="eastAsia"/>
          <w:kern w:val="0"/>
          <w:sz w:val="24"/>
        </w:rPr>
        <w:t xml:space="preserve"> </w:t>
      </w:r>
      <w:r>
        <w:rPr>
          <w:kern w:val="0"/>
          <w:sz w:val="24"/>
        </w:rPr>
        <w:t>–</w:t>
      </w:r>
      <w:r>
        <w:rPr>
          <w:rFonts w:hint="eastAsia"/>
          <w:kern w:val="0"/>
          <w:sz w:val="24"/>
        </w:rPr>
        <w:t xml:space="preserve"> </w:t>
      </w:r>
      <w:r>
        <w:rPr>
          <w:kern w:val="0"/>
          <w:sz w:val="24"/>
        </w:rPr>
        <w:t>amber globe with DEAD MAN ALARM sign</w:t>
      </w:r>
    </w:p>
    <w:p w14:paraId="3C19E845">
      <w:pPr>
        <w:pStyle w:val="71"/>
        <w:ind w:left="743"/>
      </w:pPr>
    </w:p>
    <w:p w14:paraId="55E891E7">
      <w:pPr>
        <w:pStyle w:val="71"/>
        <w:ind w:left="743"/>
      </w:pPr>
      <w:r>
        <w:t>Si</w:t>
      </w:r>
      <w:r>
        <w:rPr>
          <w:spacing w:val="-2"/>
        </w:rPr>
        <w:t>m</w:t>
      </w:r>
      <w:r>
        <w:t>ultaneously</w:t>
      </w:r>
      <w:r>
        <w:rPr>
          <w:spacing w:val="-12"/>
        </w:rPr>
        <w:t xml:space="preserve"> </w:t>
      </w:r>
      <w:r>
        <w:t>with al</w:t>
      </w:r>
      <w:r>
        <w:rPr>
          <w:spacing w:val="-1"/>
        </w:rPr>
        <w:t>a</w:t>
      </w:r>
      <w:r>
        <w:t>rm display</w:t>
      </w:r>
      <w:r>
        <w:rPr>
          <w:spacing w:val="-12"/>
        </w:rPr>
        <w:t xml:space="preserve"> </w:t>
      </w:r>
      <w:r>
        <w:t>in signal</w:t>
      </w:r>
      <w:r>
        <w:rPr>
          <w:spacing w:val="-12"/>
        </w:rPr>
        <w:t xml:space="preserve"> </w:t>
      </w:r>
      <w:r>
        <w:t>light</w:t>
      </w:r>
      <w:r>
        <w:rPr>
          <w:spacing w:val="-12"/>
        </w:rPr>
        <w:t xml:space="preserve"> </w:t>
      </w:r>
      <w:r>
        <w:t>panels, rotating</w:t>
      </w:r>
      <w:r>
        <w:rPr>
          <w:spacing w:val="-12"/>
        </w:rPr>
        <w:t xml:space="preserve"> </w:t>
      </w:r>
      <w:r>
        <w:t>lights (with</w:t>
      </w:r>
      <w:r>
        <w:rPr>
          <w:spacing w:val="-12"/>
        </w:rPr>
        <w:t xml:space="preserve"> </w:t>
      </w:r>
      <w:r>
        <w:t>red or</w:t>
      </w:r>
      <w:r>
        <w:rPr>
          <w:rFonts w:hint="eastAsia"/>
        </w:rPr>
        <w:t xml:space="preserve"> </w:t>
      </w:r>
      <w:r>
        <w:t>a</w:t>
      </w:r>
      <w:r>
        <w:rPr>
          <w:spacing w:val="-2"/>
        </w:rPr>
        <w:t>m</w:t>
      </w:r>
      <w:r>
        <w:t>ber globe) and electric sirens shall be actuated.</w:t>
      </w:r>
    </w:p>
    <w:p w14:paraId="0320FB5C">
      <w:pPr>
        <w:pStyle w:val="71"/>
        <w:ind w:left="743"/>
      </w:pPr>
    </w:p>
    <w:p w14:paraId="5CF86F25">
      <w:pPr>
        <w:pStyle w:val="71"/>
        <w:ind w:left="743"/>
      </w:pPr>
      <w:r>
        <w:t>Telephone</w:t>
      </w:r>
      <w:r>
        <w:rPr>
          <w:spacing w:val="20"/>
        </w:rPr>
        <w:t xml:space="preserve"> </w:t>
      </w:r>
      <w:r>
        <w:t>calling</w:t>
      </w:r>
      <w:r>
        <w:rPr>
          <w:spacing w:val="20"/>
        </w:rPr>
        <w:t xml:space="preserve"> </w:t>
      </w:r>
      <w:r>
        <w:t>signal</w:t>
      </w:r>
      <w:r>
        <w:rPr>
          <w:spacing w:val="20"/>
        </w:rPr>
        <w:t xml:space="preserve"> </w:t>
      </w:r>
      <w:r>
        <w:t>shall</w:t>
      </w:r>
      <w:r>
        <w:rPr>
          <w:spacing w:val="20"/>
        </w:rPr>
        <w:t xml:space="preserve"> </w:t>
      </w:r>
      <w:r>
        <w:rPr>
          <w:spacing w:val="-1"/>
        </w:rPr>
        <w:t>b</w:t>
      </w:r>
      <w:r>
        <w:t>e</w:t>
      </w:r>
      <w:r>
        <w:rPr>
          <w:spacing w:val="20"/>
        </w:rPr>
        <w:t xml:space="preserve"> </w:t>
      </w:r>
      <w:r>
        <w:t>st</w:t>
      </w:r>
      <w:r>
        <w:rPr>
          <w:spacing w:val="-1"/>
        </w:rPr>
        <w:t>o</w:t>
      </w:r>
      <w:r>
        <w:t>pped</w:t>
      </w:r>
      <w:r>
        <w:rPr>
          <w:spacing w:val="20"/>
        </w:rPr>
        <w:t xml:space="preserve"> </w:t>
      </w:r>
      <w:r>
        <w:t>a</w:t>
      </w:r>
      <w:r>
        <w:rPr>
          <w:spacing w:val="-1"/>
        </w:rPr>
        <w:t>u</w:t>
      </w:r>
      <w:r>
        <w:t>tomatically</w:t>
      </w:r>
      <w:r>
        <w:rPr>
          <w:spacing w:val="20"/>
        </w:rPr>
        <w:t xml:space="preserve"> </w:t>
      </w:r>
      <w:r>
        <w:t>if</w:t>
      </w:r>
      <w:r>
        <w:rPr>
          <w:spacing w:val="20"/>
        </w:rPr>
        <w:t xml:space="preserve"> </w:t>
      </w:r>
      <w:r>
        <w:t>no</w:t>
      </w:r>
      <w:r>
        <w:rPr>
          <w:spacing w:val="20"/>
        </w:rPr>
        <w:t xml:space="preserve"> </w:t>
      </w:r>
      <w:r>
        <w:t>acknowledge</w:t>
      </w:r>
      <w:r>
        <w:rPr>
          <w:spacing w:val="-2"/>
        </w:rPr>
        <w:t>m</w:t>
      </w:r>
      <w:r>
        <w:t>ent</w:t>
      </w:r>
      <w:r>
        <w:rPr>
          <w:spacing w:val="20"/>
        </w:rPr>
        <w:t xml:space="preserve"> </w:t>
      </w:r>
      <w:r>
        <w:t>fo</w:t>
      </w:r>
      <w:r>
        <w:rPr>
          <w:spacing w:val="2"/>
        </w:rPr>
        <w:t>l</w:t>
      </w:r>
      <w:r>
        <w:rPr>
          <w:spacing w:val="1"/>
        </w:rPr>
        <w:t>l</w:t>
      </w:r>
      <w:r>
        <w:t>ows</w:t>
      </w:r>
      <w:r>
        <w:rPr>
          <w:rFonts w:hint="eastAsia"/>
        </w:rPr>
        <w:t xml:space="preserve"> </w:t>
      </w:r>
      <w:r>
        <w:t xml:space="preserve">in abt. </w:t>
      </w:r>
      <w:r>
        <w:rPr>
          <w:rFonts w:hint="eastAsia"/>
        </w:rPr>
        <w:t>4</w:t>
      </w:r>
      <w:r>
        <w:t xml:space="preserve"> </w:t>
      </w:r>
      <w:r>
        <w:rPr>
          <w:spacing w:val="-2"/>
        </w:rPr>
        <w:t>m</w:t>
      </w:r>
      <w:r>
        <w:t>in.</w:t>
      </w:r>
    </w:p>
    <w:p w14:paraId="78ED8D9C">
      <w:pPr>
        <w:pStyle w:val="71"/>
        <w:ind w:left="743"/>
      </w:pPr>
      <w:r>
        <w:rPr>
          <w:rFonts w:hint="eastAsia"/>
        </w:rPr>
        <w:t xml:space="preserve">The quantity and position of </w:t>
      </w:r>
      <w:r>
        <w:t>columns</w:t>
      </w:r>
      <w:r>
        <w:rPr>
          <w:rFonts w:hint="eastAsia"/>
        </w:rPr>
        <w:t xml:space="preserve"> shall be an example which can be changed by the </w:t>
      </w:r>
      <w:r>
        <w:t>final</w:t>
      </w:r>
      <w:r>
        <w:rPr>
          <w:rFonts w:hint="eastAsia"/>
        </w:rPr>
        <w:t xml:space="preserve"> designing</w:t>
      </w:r>
      <w:r>
        <w:t>:</w:t>
      </w:r>
    </w:p>
    <w:p w14:paraId="3905AB68">
      <w:pPr>
        <w:pStyle w:val="71"/>
        <w:ind w:left="743"/>
      </w:pPr>
    </w:p>
    <w:p w14:paraId="52D80C2A">
      <w:pPr>
        <w:pStyle w:val="71"/>
        <w:ind w:left="1852" w:leftChars="882"/>
      </w:pPr>
      <w:r>
        <w:t>4-</w:t>
      </w:r>
      <w:r>
        <w:tab/>
      </w:r>
      <w:r>
        <w:t>Upper platform in E/R</w:t>
      </w:r>
    </w:p>
    <w:p w14:paraId="549BAD2B">
      <w:pPr>
        <w:pStyle w:val="71"/>
        <w:ind w:left="1852" w:leftChars="882"/>
      </w:pPr>
      <w:r>
        <w:t>4-</w:t>
      </w:r>
      <w:r>
        <w:tab/>
      </w:r>
      <w:r>
        <w:t>Lower platform in E/R</w:t>
      </w:r>
    </w:p>
    <w:p w14:paraId="5E1326D2">
      <w:pPr>
        <w:pStyle w:val="71"/>
        <w:ind w:left="1852" w:leftChars="882"/>
      </w:pPr>
      <w:r>
        <w:t>2-</w:t>
      </w:r>
      <w:r>
        <w:tab/>
      </w:r>
      <w:r>
        <w:t>Floor in E/R</w:t>
      </w:r>
    </w:p>
    <w:p w14:paraId="040A35F3">
      <w:pPr>
        <w:pStyle w:val="71"/>
        <w:ind w:left="1852" w:leftChars="882"/>
      </w:pPr>
      <w:r>
        <w:t>1-</w:t>
      </w:r>
      <w:r>
        <w:tab/>
      </w:r>
      <w:r>
        <w:t>Steering gear room</w:t>
      </w:r>
    </w:p>
    <w:p w14:paraId="77A037D4">
      <w:pPr>
        <w:pStyle w:val="71"/>
        <w:ind w:left="1852" w:leftChars="882"/>
      </w:pPr>
      <w:r>
        <w:t>1-</w:t>
      </w:r>
      <w:r>
        <w:tab/>
      </w:r>
      <w:r>
        <w:t>Purifier room</w:t>
      </w:r>
    </w:p>
    <w:p w14:paraId="17C1E29F">
      <w:pPr>
        <w:pStyle w:val="71"/>
        <w:ind w:left="1852" w:leftChars="882"/>
      </w:pPr>
      <w:r>
        <w:t>1-</w:t>
      </w:r>
      <w:r>
        <w:tab/>
      </w:r>
      <w:r>
        <w:t>Engine casing</w:t>
      </w:r>
    </w:p>
    <w:p w14:paraId="296EA411">
      <w:pPr>
        <w:tabs>
          <w:tab w:val="left" w:pos="3880"/>
        </w:tabs>
        <w:autoSpaceDE w:val="0"/>
        <w:autoSpaceDN w:val="0"/>
        <w:adjustRightInd w:val="0"/>
        <w:ind w:left="1009"/>
        <w:rPr>
          <w:kern w:val="0"/>
          <w:sz w:val="24"/>
        </w:rPr>
      </w:pPr>
      <w:r>
        <w:rPr>
          <w:rFonts w:hint="eastAsia"/>
          <w:kern w:val="0"/>
          <w:sz w:val="24"/>
        </w:rPr>
        <w:t>A mini column panel for alarm shall be installed in the engine control room.</w:t>
      </w:r>
    </w:p>
    <w:p w14:paraId="53941280">
      <w:pPr>
        <w:tabs>
          <w:tab w:val="left" w:pos="3880"/>
        </w:tabs>
        <w:autoSpaceDE w:val="0"/>
        <w:autoSpaceDN w:val="0"/>
        <w:adjustRightInd w:val="0"/>
        <w:ind w:left="1009"/>
        <w:rPr>
          <w:kern w:val="0"/>
          <w:sz w:val="24"/>
        </w:rPr>
      </w:pPr>
      <w:r>
        <w:rPr>
          <w:rFonts w:hint="eastAsia"/>
          <w:kern w:val="0"/>
          <w:sz w:val="24"/>
        </w:rPr>
        <w:t>Abt : 14 pieces.</w:t>
      </w:r>
    </w:p>
    <w:p w14:paraId="5EB3CBE8">
      <w:pPr>
        <w:pStyle w:val="71"/>
        <w:ind w:left="743"/>
      </w:pPr>
      <w:r>
        <w:t>Power supply – AC 220 V from</w:t>
      </w:r>
      <w:r>
        <w:rPr>
          <w:spacing w:val="-2"/>
        </w:rPr>
        <w:t xml:space="preserve"> </w:t>
      </w:r>
      <w:r>
        <w:rPr>
          <w:spacing w:val="1"/>
        </w:rPr>
        <w:t>e</w:t>
      </w:r>
      <w:r>
        <w:rPr>
          <w:spacing w:val="-2"/>
        </w:rPr>
        <w:t>m</w:t>
      </w:r>
      <w:r>
        <w:rPr>
          <w:spacing w:val="1"/>
        </w:rPr>
        <w:t>e</w:t>
      </w:r>
      <w:r>
        <w:t xml:space="preserve">rgency </w:t>
      </w:r>
      <w:r>
        <w:rPr>
          <w:spacing w:val="-2"/>
        </w:rPr>
        <w:t>m</w:t>
      </w:r>
      <w:r>
        <w:t>ains</w:t>
      </w:r>
      <w:r>
        <w:rPr>
          <w:rFonts w:hint="eastAsia"/>
        </w:rPr>
        <w:t>;</w:t>
      </w:r>
    </w:p>
    <w:p w14:paraId="5525ABC8">
      <w:pPr>
        <w:pStyle w:val="71"/>
        <w:ind w:left="743"/>
        <w:rPr>
          <w:b/>
          <w:i/>
        </w:rPr>
      </w:pPr>
      <w:r>
        <w:rPr>
          <w:rFonts w:eastAsia="Microsoft JhengHei" w:cs="Arial"/>
          <w:b/>
          <w:i/>
          <w:lang w:val="zh-CN"/>
        </w:rPr>
        <w:t>"Ref. Appendix of "Code on Alerts and Indicators, (2009)"</w:t>
      </w:r>
    </w:p>
    <w:p w14:paraId="40E66C94">
      <w:pPr>
        <w:pStyle w:val="71"/>
        <w:ind w:left="743"/>
      </w:pPr>
    </w:p>
    <w:p w14:paraId="078A8C86">
      <w:pPr>
        <w:pStyle w:val="3"/>
        <w:numPr>
          <w:ilvl w:val="2"/>
          <w:numId w:val="0"/>
        </w:numPr>
        <w:ind w:left="709" w:leftChars="0" w:hanging="709" w:firstLineChars="0"/>
        <w:jc w:val="left"/>
      </w:pPr>
      <w:bookmarkStart w:id="941" w:name="_Toc5724046"/>
      <w:bookmarkStart w:id="942" w:name="_Toc48312009"/>
      <w:bookmarkStart w:id="943" w:name="_Toc48573669"/>
      <w:bookmarkStart w:id="944" w:name="_Toc49257721"/>
      <w:bookmarkStart w:id="945" w:name="_Toc48573807"/>
      <w:r>
        <w:rPr>
          <w:rFonts w:hint="eastAsia" w:ascii="Arial" w:hAnsi="Arial" w:eastAsia="黑体" w:cs="Times New Roman"/>
          <w:b/>
          <w:bCs/>
          <w:caps/>
          <w:kern w:val="0"/>
          <w:sz w:val="24"/>
          <w:szCs w:val="24"/>
          <w:lang w:val="en-US" w:eastAsia="zh-CN" w:bidi="ar-SA"/>
        </w:rPr>
        <w:t>8.9.10</w:t>
      </w:r>
      <w:r>
        <w:rPr>
          <w:rFonts w:hint="eastAsia" w:cs="Times New Roman"/>
          <w:b/>
          <w:bCs/>
          <w:caps/>
          <w:kern w:val="0"/>
          <w:sz w:val="24"/>
          <w:szCs w:val="24"/>
          <w:lang w:val="en-US" w:eastAsia="zh-CN" w:bidi="ar-SA"/>
        </w:rPr>
        <w:t xml:space="preserve"> </w:t>
      </w:r>
      <w:r>
        <w:t>ELECTRIC TACHOMETER FOR MAIN ENGINE</w:t>
      </w:r>
      <w:bookmarkEnd w:id="941"/>
      <w:bookmarkEnd w:id="942"/>
      <w:bookmarkEnd w:id="943"/>
      <w:bookmarkEnd w:id="944"/>
      <w:bookmarkEnd w:id="945"/>
    </w:p>
    <w:p w14:paraId="31301788">
      <w:pPr>
        <w:pStyle w:val="71"/>
        <w:ind w:left="743"/>
      </w:pPr>
      <w:r>
        <w:rPr>
          <w:rFonts w:hint="eastAsia"/>
        </w:rPr>
        <w:t>One (1) set of electric tachometer system shall be provided, measuring and indicating the speed in revolution per minute and the direction of rotation.</w:t>
      </w:r>
    </w:p>
    <w:p w14:paraId="25CFDDDC">
      <w:pPr>
        <w:tabs>
          <w:tab w:val="left" w:pos="3880"/>
        </w:tabs>
        <w:autoSpaceDE w:val="0"/>
        <w:autoSpaceDN w:val="0"/>
        <w:adjustRightInd w:val="0"/>
        <w:ind w:left="1009"/>
        <w:rPr>
          <w:kern w:val="0"/>
          <w:sz w:val="24"/>
        </w:rPr>
      </w:pPr>
    </w:p>
    <w:p w14:paraId="356C992A">
      <w:pPr>
        <w:pStyle w:val="71"/>
        <w:ind w:left="743"/>
      </w:pPr>
      <w:r>
        <w:rPr>
          <w:rFonts w:hint="eastAsia"/>
        </w:rPr>
        <w:t>One (1) set transmitter shall be attached to the main engine and each one (1) receiver shall be installed as follows:</w:t>
      </w:r>
    </w:p>
    <w:p w14:paraId="1D919190">
      <w:pPr>
        <w:pStyle w:val="71"/>
        <w:numPr>
          <w:ilvl w:val="0"/>
          <w:numId w:val="51"/>
        </w:numPr>
        <w:kinsoku w:val="0"/>
        <w:autoSpaceDE w:val="0"/>
        <w:autoSpaceDN w:val="0"/>
        <w:adjustRightInd w:val="0"/>
        <w:spacing w:before="0" w:after="0" w:line="239" w:lineRule="auto"/>
        <w:ind w:leftChars="0" w:right="-1"/>
      </w:pPr>
      <w:r>
        <w:rPr>
          <w:rFonts w:hint="eastAsia"/>
        </w:rPr>
        <w:t>Wheelhouse ceiling console (with separate dimmer)</w:t>
      </w:r>
    </w:p>
    <w:p w14:paraId="1EB50D37">
      <w:pPr>
        <w:pStyle w:val="71"/>
        <w:numPr>
          <w:ilvl w:val="0"/>
          <w:numId w:val="51"/>
        </w:numPr>
        <w:kinsoku w:val="0"/>
        <w:autoSpaceDE w:val="0"/>
        <w:autoSpaceDN w:val="0"/>
        <w:adjustRightInd w:val="0"/>
        <w:spacing w:before="0" w:after="0" w:line="239" w:lineRule="auto"/>
        <w:ind w:leftChars="0" w:right="-1"/>
      </w:pPr>
      <w:r>
        <w:rPr>
          <w:rFonts w:hint="eastAsia"/>
        </w:rPr>
        <w:t>Both bridge wings wall type (with dimmer)</w:t>
      </w:r>
    </w:p>
    <w:p w14:paraId="5C0EAA7A">
      <w:pPr>
        <w:pStyle w:val="71"/>
        <w:numPr>
          <w:ilvl w:val="0"/>
          <w:numId w:val="51"/>
        </w:numPr>
        <w:kinsoku w:val="0"/>
        <w:autoSpaceDE w:val="0"/>
        <w:autoSpaceDN w:val="0"/>
        <w:adjustRightInd w:val="0"/>
        <w:spacing w:before="0" w:after="0" w:line="239" w:lineRule="auto"/>
        <w:ind w:leftChars="0" w:right="-1"/>
      </w:pPr>
      <w:r>
        <w:rPr>
          <w:rFonts w:hint="eastAsia"/>
        </w:rPr>
        <w:t>C/Engineer</w:t>
      </w:r>
      <w:r>
        <w:t>’</w:t>
      </w:r>
      <w:r>
        <w:rPr>
          <w:rFonts w:hint="eastAsia"/>
        </w:rPr>
        <w:t>s day room</w:t>
      </w:r>
    </w:p>
    <w:p w14:paraId="61AFC31D">
      <w:pPr>
        <w:pStyle w:val="71"/>
        <w:numPr>
          <w:ilvl w:val="0"/>
          <w:numId w:val="51"/>
        </w:numPr>
        <w:kinsoku w:val="0"/>
        <w:autoSpaceDE w:val="0"/>
        <w:autoSpaceDN w:val="0"/>
        <w:adjustRightInd w:val="0"/>
        <w:spacing w:before="0" w:after="0" w:line="239" w:lineRule="auto"/>
        <w:ind w:leftChars="0" w:right="-1"/>
      </w:pPr>
      <w:r>
        <w:rPr>
          <w:rFonts w:hint="eastAsia"/>
        </w:rPr>
        <w:t>Engine control console</w:t>
      </w:r>
    </w:p>
    <w:p w14:paraId="1EE6AD46">
      <w:pPr>
        <w:pStyle w:val="71"/>
        <w:numPr>
          <w:ilvl w:val="0"/>
          <w:numId w:val="51"/>
        </w:numPr>
        <w:kinsoku w:val="0"/>
        <w:autoSpaceDE w:val="0"/>
        <w:autoSpaceDN w:val="0"/>
        <w:adjustRightInd w:val="0"/>
        <w:spacing w:before="0" w:after="0" w:line="239" w:lineRule="auto"/>
        <w:ind w:leftChars="0" w:right="-1"/>
      </w:pPr>
      <w:r>
        <w:rPr>
          <w:rFonts w:hint="eastAsia"/>
        </w:rPr>
        <w:t>M/E machinery side</w:t>
      </w:r>
    </w:p>
    <w:p w14:paraId="64E47105">
      <w:pPr>
        <w:tabs>
          <w:tab w:val="left" w:pos="3880"/>
        </w:tabs>
        <w:autoSpaceDE w:val="0"/>
        <w:autoSpaceDN w:val="0"/>
        <w:adjustRightInd w:val="0"/>
        <w:ind w:left="1009"/>
        <w:rPr>
          <w:kern w:val="0"/>
          <w:sz w:val="24"/>
        </w:rPr>
      </w:pPr>
    </w:p>
    <w:p w14:paraId="4B0C52FA">
      <w:pPr>
        <w:pStyle w:val="71"/>
        <w:ind w:left="743"/>
      </w:pPr>
      <w:r>
        <w:rPr>
          <w:rFonts w:hint="eastAsia"/>
        </w:rPr>
        <w:t>One (1) revolution counter and one (1) running hour counter shall be installed in the engine control console.</w:t>
      </w:r>
    </w:p>
    <w:p w14:paraId="209959E6">
      <w:pPr>
        <w:pStyle w:val="71"/>
        <w:ind w:left="743"/>
      </w:pPr>
    </w:p>
    <w:p w14:paraId="66570CC5">
      <w:pPr>
        <w:pStyle w:val="71"/>
        <w:ind w:left="743"/>
      </w:pPr>
      <w:r>
        <w:rPr>
          <w:rFonts w:hint="eastAsia"/>
        </w:rPr>
        <w:t xml:space="preserve">Illumination with dimmer switch shall be provided for the tachometer receivers in wheelhouse ceiling console and bridge wings. </w:t>
      </w:r>
    </w:p>
    <w:p w14:paraId="0DE619DB">
      <w:pPr>
        <w:pStyle w:val="71"/>
        <w:ind w:left="743"/>
      </w:pPr>
    </w:p>
    <w:p w14:paraId="2510A00E">
      <w:pPr>
        <w:pStyle w:val="3"/>
        <w:numPr>
          <w:ilvl w:val="2"/>
          <w:numId w:val="0"/>
        </w:numPr>
        <w:ind w:left="709" w:leftChars="0" w:hanging="709" w:firstLineChars="0"/>
        <w:jc w:val="left"/>
      </w:pPr>
      <w:bookmarkStart w:id="946" w:name="_Toc5724047"/>
      <w:bookmarkStart w:id="947" w:name="_Toc49257722"/>
      <w:bookmarkStart w:id="948" w:name="_Toc48312010"/>
      <w:bookmarkStart w:id="949" w:name="_Toc48573808"/>
      <w:bookmarkStart w:id="950" w:name="_Toc48573670"/>
      <w:r>
        <w:rPr>
          <w:rFonts w:hint="eastAsia" w:ascii="Arial" w:hAnsi="Arial" w:eastAsia="黑体" w:cs="Times New Roman"/>
          <w:b/>
          <w:bCs/>
          <w:caps/>
          <w:kern w:val="0"/>
          <w:sz w:val="24"/>
          <w:szCs w:val="24"/>
          <w:lang w:val="en-US" w:eastAsia="zh-CN" w:bidi="ar-SA"/>
        </w:rPr>
        <w:t>8.9.11</w:t>
      </w:r>
      <w:r>
        <w:rPr>
          <w:rFonts w:hint="eastAsia" w:cs="Times New Roman"/>
          <w:b/>
          <w:bCs/>
          <w:caps/>
          <w:kern w:val="0"/>
          <w:sz w:val="24"/>
          <w:szCs w:val="24"/>
          <w:lang w:val="en-US" w:eastAsia="zh-CN" w:bidi="ar-SA"/>
        </w:rPr>
        <w:t xml:space="preserve"> </w:t>
      </w:r>
      <w:r>
        <w:t>RUDDER ANGLE INDICATOR</w:t>
      </w:r>
      <w:bookmarkEnd w:id="946"/>
      <w:bookmarkEnd w:id="947"/>
      <w:bookmarkEnd w:id="948"/>
      <w:bookmarkEnd w:id="949"/>
      <w:bookmarkEnd w:id="950"/>
      <w:r>
        <w:t xml:space="preserve"> </w:t>
      </w:r>
    </w:p>
    <w:p w14:paraId="0A1ACED1">
      <w:pPr>
        <w:pStyle w:val="71"/>
        <w:ind w:left="743"/>
      </w:pPr>
      <w:r>
        <w:t>One (1) set of electrical rudder angle indicator system</w:t>
      </w:r>
      <w:r>
        <w:rPr>
          <w:spacing w:val="-2"/>
        </w:rPr>
        <w:t xml:space="preserve"> </w:t>
      </w:r>
      <w:r>
        <w:t xml:space="preserve">shall be provided as follows: </w:t>
      </w:r>
    </w:p>
    <w:p w14:paraId="76A67B04">
      <w:pPr>
        <w:pStyle w:val="71"/>
        <w:numPr>
          <w:ilvl w:val="0"/>
          <w:numId w:val="51"/>
        </w:numPr>
        <w:kinsoku w:val="0"/>
        <w:autoSpaceDE w:val="0"/>
        <w:autoSpaceDN w:val="0"/>
        <w:adjustRightInd w:val="0"/>
        <w:spacing w:before="0" w:after="0" w:line="239" w:lineRule="auto"/>
        <w:ind w:leftChars="0" w:right="-1"/>
      </w:pPr>
      <w:r>
        <w:t xml:space="preserve">One (1) </w:t>
      </w:r>
      <w:r>
        <w:rPr>
          <w:rFonts w:hint="eastAsia"/>
        </w:rPr>
        <w:t>t</w:t>
      </w:r>
      <w:r>
        <w:t>ransmitter</w:t>
      </w:r>
      <w:r>
        <w:rPr>
          <w:rFonts w:hint="eastAsia"/>
        </w:rPr>
        <w:t xml:space="preserve"> with link bar stick </w:t>
      </w:r>
      <w:r>
        <w:t>in the steering gear room</w:t>
      </w:r>
    </w:p>
    <w:p w14:paraId="759A9A48">
      <w:pPr>
        <w:pStyle w:val="71"/>
        <w:numPr>
          <w:ilvl w:val="0"/>
          <w:numId w:val="51"/>
        </w:numPr>
        <w:kinsoku w:val="0"/>
        <w:autoSpaceDE w:val="0"/>
        <w:autoSpaceDN w:val="0"/>
        <w:adjustRightInd w:val="0"/>
        <w:spacing w:before="0" w:after="0" w:line="239" w:lineRule="auto"/>
        <w:ind w:leftChars="0" w:right="-1"/>
      </w:pPr>
      <w:r>
        <w:t xml:space="preserve">One (1) </w:t>
      </w:r>
      <w:r>
        <w:rPr>
          <w:rFonts w:hint="eastAsia"/>
        </w:rPr>
        <w:t>t</w:t>
      </w:r>
      <w:r>
        <w:t>hree (3) face type indicator in the wheelhouse</w:t>
      </w:r>
    </w:p>
    <w:p w14:paraId="0E8793EE">
      <w:pPr>
        <w:pStyle w:val="71"/>
        <w:numPr>
          <w:ilvl w:val="0"/>
          <w:numId w:val="51"/>
        </w:numPr>
        <w:kinsoku w:val="0"/>
        <w:autoSpaceDE w:val="0"/>
        <w:autoSpaceDN w:val="0"/>
        <w:adjustRightInd w:val="0"/>
        <w:spacing w:before="0" w:after="0" w:line="239" w:lineRule="auto"/>
        <w:ind w:leftChars="0" w:right="-1"/>
      </w:pPr>
      <w:r>
        <w:t xml:space="preserve">One (1) </w:t>
      </w:r>
      <w:r>
        <w:rPr>
          <w:rFonts w:hint="eastAsia"/>
        </w:rPr>
        <w:t>i</w:t>
      </w:r>
      <w:r>
        <w:t>ndicator on wheelhouse ceiling console</w:t>
      </w:r>
    </w:p>
    <w:p w14:paraId="0D7B44AE">
      <w:pPr>
        <w:pStyle w:val="71"/>
        <w:numPr>
          <w:ilvl w:val="0"/>
          <w:numId w:val="51"/>
        </w:numPr>
        <w:kinsoku w:val="0"/>
        <w:autoSpaceDE w:val="0"/>
        <w:autoSpaceDN w:val="0"/>
        <w:adjustRightInd w:val="0"/>
        <w:spacing w:before="0" w:after="0" w:line="239" w:lineRule="auto"/>
        <w:ind w:leftChars="0" w:right="-1"/>
      </w:pPr>
      <w:r>
        <w:t xml:space="preserve">One (1) </w:t>
      </w:r>
      <w:r>
        <w:rPr>
          <w:rFonts w:hint="eastAsia"/>
        </w:rPr>
        <w:t>i</w:t>
      </w:r>
      <w:r>
        <w:t xml:space="preserve">ndicator in the engine control console </w:t>
      </w:r>
    </w:p>
    <w:p w14:paraId="4D2A7C40">
      <w:pPr>
        <w:pStyle w:val="71"/>
        <w:numPr>
          <w:ilvl w:val="0"/>
          <w:numId w:val="51"/>
        </w:numPr>
        <w:kinsoku w:val="0"/>
        <w:autoSpaceDE w:val="0"/>
        <w:autoSpaceDN w:val="0"/>
        <w:adjustRightInd w:val="0"/>
        <w:spacing w:before="0" w:after="0" w:line="239" w:lineRule="auto"/>
        <w:ind w:left="2631" w:leftChars="0" w:right="-1" w:hanging="1260"/>
      </w:pPr>
      <w:r>
        <w:t xml:space="preserve">Each one (1) </w:t>
      </w:r>
      <w:r>
        <w:rPr>
          <w:rFonts w:hint="eastAsia"/>
        </w:rPr>
        <w:t>i</w:t>
      </w:r>
      <w:r>
        <w:t>ndicator of watertight type on both bridge wings</w:t>
      </w:r>
    </w:p>
    <w:p w14:paraId="43757A52">
      <w:pPr>
        <w:pStyle w:val="71"/>
        <w:numPr>
          <w:ilvl w:val="0"/>
          <w:numId w:val="51"/>
        </w:numPr>
        <w:kinsoku w:val="0"/>
        <w:autoSpaceDE w:val="0"/>
        <w:autoSpaceDN w:val="0"/>
        <w:adjustRightInd w:val="0"/>
        <w:spacing w:before="0" w:after="0" w:line="239" w:lineRule="auto"/>
        <w:ind w:leftChars="0" w:right="-1"/>
      </w:pPr>
      <w:r>
        <w:t xml:space="preserve">One (1) </w:t>
      </w:r>
      <w:r>
        <w:rPr>
          <w:rFonts w:hint="eastAsia"/>
        </w:rPr>
        <w:t>i</w:t>
      </w:r>
      <w:r>
        <w:t>ndicator in the steering gear room</w:t>
      </w:r>
    </w:p>
    <w:p w14:paraId="7B45DB0F">
      <w:pPr>
        <w:pStyle w:val="71"/>
        <w:numPr>
          <w:ilvl w:val="0"/>
          <w:numId w:val="51"/>
        </w:numPr>
        <w:kinsoku w:val="0"/>
        <w:autoSpaceDE w:val="0"/>
        <w:autoSpaceDN w:val="0"/>
        <w:adjustRightInd w:val="0"/>
        <w:spacing w:before="0" w:after="0" w:line="239" w:lineRule="auto"/>
        <w:ind w:leftChars="0" w:right="-1"/>
      </w:pPr>
      <w:r>
        <w:t xml:space="preserve">One (1) </w:t>
      </w:r>
      <w:r>
        <w:rPr>
          <w:rFonts w:hint="eastAsia"/>
        </w:rPr>
        <w:t>i</w:t>
      </w:r>
      <w:r>
        <w:t>ndicator on the navigation</w:t>
      </w:r>
      <w:r>
        <w:rPr>
          <w:rFonts w:hint="eastAsia"/>
        </w:rPr>
        <w:t xml:space="preserve"> control </w:t>
      </w:r>
      <w:r>
        <w:t>console</w:t>
      </w:r>
    </w:p>
    <w:p w14:paraId="40D851E5">
      <w:pPr>
        <w:pStyle w:val="71"/>
        <w:ind w:left="743"/>
      </w:pPr>
    </w:p>
    <w:p w14:paraId="77F45121">
      <w:pPr>
        <w:pStyle w:val="71"/>
        <w:ind w:left="743"/>
      </w:pPr>
      <w:r>
        <w:t>Illu</w:t>
      </w:r>
      <w:r>
        <w:rPr>
          <w:spacing w:val="-2"/>
        </w:rPr>
        <w:t>m</w:t>
      </w:r>
      <w:r>
        <w:rPr>
          <w:spacing w:val="1"/>
        </w:rPr>
        <w:t>i</w:t>
      </w:r>
      <w:r>
        <w:t>nation</w:t>
      </w:r>
      <w:r>
        <w:rPr>
          <w:spacing w:val="14"/>
        </w:rPr>
        <w:t xml:space="preserve"> </w:t>
      </w:r>
      <w:r>
        <w:t>with</w:t>
      </w:r>
      <w:r>
        <w:rPr>
          <w:spacing w:val="14"/>
        </w:rPr>
        <w:t xml:space="preserve"> </w:t>
      </w:r>
      <w:r>
        <w:t>dimmer</w:t>
      </w:r>
      <w:r>
        <w:rPr>
          <w:spacing w:val="14"/>
        </w:rPr>
        <w:t xml:space="preserve"> </w:t>
      </w:r>
      <w:r>
        <w:t>switch</w:t>
      </w:r>
      <w:r>
        <w:rPr>
          <w:spacing w:val="14"/>
        </w:rPr>
        <w:t xml:space="preserve"> </w:t>
      </w:r>
      <w:r>
        <w:t>shall</w:t>
      </w:r>
      <w:r>
        <w:rPr>
          <w:spacing w:val="14"/>
        </w:rPr>
        <w:t xml:space="preserve"> </w:t>
      </w:r>
      <w:r>
        <w:t>be</w:t>
      </w:r>
      <w:r>
        <w:rPr>
          <w:spacing w:val="14"/>
        </w:rPr>
        <w:t xml:space="preserve"> </w:t>
      </w:r>
      <w:r>
        <w:t>pro</w:t>
      </w:r>
      <w:r>
        <w:rPr>
          <w:spacing w:val="-2"/>
        </w:rPr>
        <w:t>v</w:t>
      </w:r>
      <w:r>
        <w:t>ided</w:t>
      </w:r>
      <w:r>
        <w:rPr>
          <w:spacing w:val="14"/>
        </w:rPr>
        <w:t xml:space="preserve"> </w:t>
      </w:r>
      <w:r>
        <w:t>for</w:t>
      </w:r>
      <w:r>
        <w:rPr>
          <w:spacing w:val="14"/>
        </w:rPr>
        <w:t xml:space="preserve"> </w:t>
      </w:r>
      <w:r>
        <w:t>the</w:t>
      </w:r>
      <w:r>
        <w:rPr>
          <w:spacing w:val="14"/>
        </w:rPr>
        <w:t xml:space="preserve"> </w:t>
      </w:r>
      <w:r>
        <w:t>rudder</w:t>
      </w:r>
      <w:r>
        <w:rPr>
          <w:spacing w:val="14"/>
        </w:rPr>
        <w:t xml:space="preserve"> </w:t>
      </w:r>
      <w:r>
        <w:t>ang</w:t>
      </w:r>
      <w:r>
        <w:rPr>
          <w:spacing w:val="-2"/>
        </w:rPr>
        <w:t>l</w:t>
      </w:r>
      <w:r>
        <w:t>e</w:t>
      </w:r>
      <w:r>
        <w:rPr>
          <w:spacing w:val="14"/>
        </w:rPr>
        <w:t xml:space="preserve"> </w:t>
      </w:r>
      <w:r>
        <w:t>indicators</w:t>
      </w:r>
      <w:r>
        <w:rPr>
          <w:spacing w:val="14"/>
        </w:rPr>
        <w:t xml:space="preserve"> </w:t>
      </w:r>
      <w:r>
        <w:t>in</w:t>
      </w:r>
      <w:r>
        <w:rPr>
          <w:spacing w:val="14"/>
        </w:rPr>
        <w:t xml:space="preserve"> </w:t>
      </w:r>
      <w:r>
        <w:t>the wheelhouse</w:t>
      </w:r>
      <w:r>
        <w:rPr>
          <w:spacing w:val="-1"/>
        </w:rPr>
        <w:t xml:space="preserve"> </w:t>
      </w:r>
      <w:r>
        <w:t>and</w:t>
      </w:r>
      <w:r>
        <w:rPr>
          <w:spacing w:val="-1"/>
        </w:rPr>
        <w:t xml:space="preserve"> </w:t>
      </w:r>
      <w:r>
        <w:t>bridge</w:t>
      </w:r>
      <w:r>
        <w:rPr>
          <w:spacing w:val="-1"/>
        </w:rPr>
        <w:t xml:space="preserve"> </w:t>
      </w:r>
      <w:r>
        <w:t>wings.</w:t>
      </w:r>
    </w:p>
    <w:p w14:paraId="6A9CBBF6">
      <w:pPr>
        <w:pStyle w:val="71"/>
        <w:ind w:left="743"/>
      </w:pPr>
    </w:p>
    <w:p w14:paraId="76F5F0D8">
      <w:pPr>
        <w:pStyle w:val="3"/>
        <w:numPr>
          <w:ilvl w:val="2"/>
          <w:numId w:val="0"/>
        </w:numPr>
        <w:ind w:left="709" w:leftChars="0" w:hanging="709" w:firstLineChars="0"/>
        <w:jc w:val="left"/>
      </w:pPr>
      <w:bookmarkStart w:id="951" w:name="_Toc5724048"/>
      <w:bookmarkStart w:id="952" w:name="_Toc48312011"/>
      <w:bookmarkStart w:id="953" w:name="_Toc49257723"/>
      <w:bookmarkStart w:id="954" w:name="_Toc48573671"/>
      <w:bookmarkStart w:id="955" w:name="_Toc48573809"/>
      <w:r>
        <w:rPr>
          <w:rFonts w:hint="eastAsia" w:ascii="Arial" w:hAnsi="Arial" w:eastAsia="黑体" w:cs="Times New Roman"/>
          <w:b/>
          <w:bCs/>
          <w:caps/>
          <w:kern w:val="0"/>
          <w:sz w:val="24"/>
          <w:szCs w:val="24"/>
          <w:lang w:val="en-US" w:eastAsia="zh-CN" w:bidi="ar-SA"/>
        </w:rPr>
        <w:t>8.9.12</w:t>
      </w:r>
      <w:r>
        <w:rPr>
          <w:rFonts w:hint="eastAsia" w:cs="Times New Roman"/>
          <w:b/>
          <w:bCs/>
          <w:caps/>
          <w:kern w:val="0"/>
          <w:sz w:val="24"/>
          <w:szCs w:val="24"/>
          <w:lang w:val="en-US" w:eastAsia="zh-CN" w:bidi="ar-SA"/>
        </w:rPr>
        <w:t xml:space="preserve"> </w:t>
      </w:r>
      <w:r>
        <w:t>PUBLIC ADDRESS WITH TALK BACK SYSTEM</w:t>
      </w:r>
      <w:bookmarkEnd w:id="951"/>
      <w:bookmarkEnd w:id="952"/>
      <w:bookmarkEnd w:id="953"/>
      <w:bookmarkEnd w:id="954"/>
      <w:bookmarkEnd w:id="955"/>
      <w:r>
        <w:t xml:space="preserve"> </w:t>
      </w:r>
    </w:p>
    <w:p w14:paraId="70765EC3">
      <w:pPr>
        <w:tabs>
          <w:tab w:val="left" w:pos="3880"/>
        </w:tabs>
        <w:autoSpaceDE w:val="0"/>
        <w:autoSpaceDN w:val="0"/>
        <w:adjustRightInd w:val="0"/>
        <w:ind w:left="1009"/>
        <w:rPr>
          <w:kern w:val="0"/>
          <w:sz w:val="24"/>
        </w:rPr>
      </w:pPr>
    </w:p>
    <w:p w14:paraId="487F73C5">
      <w:pPr>
        <w:autoSpaceDE w:val="0"/>
        <w:autoSpaceDN w:val="0"/>
        <w:adjustRightInd w:val="0"/>
        <w:spacing w:line="0" w:lineRule="atLeast"/>
        <w:ind w:left="1012" w:right="-1"/>
        <w:rPr>
          <w:kern w:val="0"/>
          <w:sz w:val="24"/>
        </w:rPr>
      </w:pPr>
      <w:r>
        <w:rPr>
          <w:kern w:val="0"/>
          <w:sz w:val="24"/>
        </w:rPr>
        <w:t>One set of</w:t>
      </w:r>
      <w:r>
        <w:rPr>
          <w:spacing w:val="-1"/>
          <w:kern w:val="0"/>
          <w:sz w:val="24"/>
        </w:rPr>
        <w:t xml:space="preserve"> </w:t>
      </w:r>
      <w:r>
        <w:rPr>
          <w:kern w:val="0"/>
          <w:sz w:val="24"/>
        </w:rPr>
        <w:t>public ad</w:t>
      </w:r>
      <w:r>
        <w:rPr>
          <w:spacing w:val="-1"/>
          <w:kern w:val="0"/>
          <w:sz w:val="24"/>
        </w:rPr>
        <w:t>d</w:t>
      </w:r>
      <w:r>
        <w:rPr>
          <w:kern w:val="0"/>
          <w:sz w:val="24"/>
        </w:rPr>
        <w:t>re</w:t>
      </w:r>
      <w:r>
        <w:rPr>
          <w:spacing w:val="-1"/>
          <w:kern w:val="0"/>
          <w:sz w:val="24"/>
        </w:rPr>
        <w:t>s</w:t>
      </w:r>
      <w:r>
        <w:rPr>
          <w:kern w:val="0"/>
          <w:sz w:val="24"/>
        </w:rPr>
        <w:t>ser with talk</w:t>
      </w:r>
      <w:r>
        <w:rPr>
          <w:spacing w:val="-1"/>
          <w:kern w:val="0"/>
          <w:sz w:val="24"/>
        </w:rPr>
        <w:t xml:space="preserve"> b</w:t>
      </w:r>
      <w:r>
        <w:rPr>
          <w:kern w:val="0"/>
          <w:sz w:val="24"/>
        </w:rPr>
        <w:t xml:space="preserve">ack system shall be provided as </w:t>
      </w:r>
      <w:r>
        <w:rPr>
          <w:spacing w:val="-2"/>
          <w:kern w:val="0"/>
          <w:sz w:val="24"/>
        </w:rPr>
        <w:t>f</w:t>
      </w:r>
      <w:r>
        <w:rPr>
          <w:kern w:val="0"/>
          <w:sz w:val="24"/>
        </w:rPr>
        <w:t xml:space="preserve">ollows: </w:t>
      </w:r>
    </w:p>
    <w:p w14:paraId="7CAC4105">
      <w:pPr>
        <w:autoSpaceDE w:val="0"/>
        <w:autoSpaceDN w:val="0"/>
        <w:adjustRightInd w:val="0"/>
        <w:spacing w:line="0" w:lineRule="atLeast"/>
        <w:ind w:left="2390" w:leftChars="681" w:hanging="960" w:hangingChars="400"/>
        <w:rPr>
          <w:kern w:val="0"/>
          <w:sz w:val="24"/>
        </w:rPr>
      </w:pPr>
      <w:r>
        <w:rPr>
          <w:rFonts w:hint="eastAsia"/>
          <w:kern w:val="0"/>
          <w:sz w:val="24"/>
        </w:rPr>
        <w:t xml:space="preserve">One </w:t>
      </w:r>
      <w:r>
        <w:rPr>
          <w:kern w:val="0"/>
          <w:position w:val="1"/>
          <w:sz w:val="24"/>
        </w:rPr>
        <w:t>(</w:t>
      </w:r>
      <w:r>
        <w:rPr>
          <w:rFonts w:hint="eastAsia"/>
          <w:kern w:val="0"/>
          <w:position w:val="1"/>
          <w:sz w:val="24"/>
        </w:rPr>
        <w:t>1</w:t>
      </w:r>
      <w:r>
        <w:rPr>
          <w:kern w:val="0"/>
          <w:position w:val="1"/>
          <w:sz w:val="24"/>
        </w:rPr>
        <w:t>) -</w:t>
      </w:r>
      <w:r>
        <w:rPr>
          <w:rFonts w:hint="eastAsia"/>
          <w:kern w:val="0"/>
          <w:sz w:val="24"/>
        </w:rPr>
        <w:t xml:space="preserve"> </w:t>
      </w:r>
      <w:r>
        <w:rPr>
          <w:rFonts w:hint="eastAsia"/>
          <w:kern w:val="0"/>
          <w:position w:val="1"/>
          <w:sz w:val="24"/>
        </w:rPr>
        <w:t>About 200</w:t>
      </w:r>
      <w:r>
        <w:rPr>
          <w:kern w:val="0"/>
          <w:position w:val="1"/>
          <w:sz w:val="24"/>
        </w:rPr>
        <w:t xml:space="preserve"> watts </w:t>
      </w:r>
      <w:r>
        <w:rPr>
          <w:rFonts w:hint="eastAsia"/>
          <w:kern w:val="0"/>
          <w:sz w:val="24"/>
        </w:rPr>
        <w:t xml:space="preserve">double </w:t>
      </w:r>
      <w:r>
        <w:rPr>
          <w:kern w:val="0"/>
          <w:sz w:val="24"/>
        </w:rPr>
        <w:t>amplifier</w:t>
      </w:r>
      <w:r>
        <w:rPr>
          <w:rFonts w:hint="eastAsia"/>
          <w:kern w:val="0"/>
          <w:sz w:val="24"/>
        </w:rPr>
        <w:t xml:space="preserve"> ,the</w:t>
      </w:r>
      <w:r>
        <w:rPr>
          <w:kern w:val="0"/>
          <w:sz w:val="24"/>
        </w:rPr>
        <w:t xml:space="preserve"> control panel</w:t>
      </w:r>
      <w:r>
        <w:rPr>
          <w:rFonts w:hint="eastAsia"/>
          <w:kern w:val="0"/>
          <w:sz w:val="24"/>
        </w:rPr>
        <w:t>/talk back shall be in the WHC.</w:t>
      </w:r>
    </w:p>
    <w:p w14:paraId="6C8EF0D2">
      <w:pPr>
        <w:autoSpaceDE w:val="0"/>
        <w:autoSpaceDN w:val="0"/>
        <w:adjustRightInd w:val="0"/>
        <w:spacing w:line="0" w:lineRule="atLeast"/>
        <w:ind w:left="2390" w:leftChars="681" w:hanging="960" w:hangingChars="400"/>
        <w:rPr>
          <w:kern w:val="0"/>
          <w:sz w:val="24"/>
        </w:rPr>
      </w:pPr>
    </w:p>
    <w:p w14:paraId="1F5BCBB1">
      <w:pPr>
        <w:autoSpaceDE w:val="0"/>
        <w:autoSpaceDN w:val="0"/>
        <w:adjustRightInd w:val="0"/>
        <w:spacing w:line="0" w:lineRule="atLeast"/>
        <w:ind w:left="2390" w:leftChars="681" w:hanging="960" w:hangingChars="400"/>
        <w:rPr>
          <w:kern w:val="0"/>
          <w:sz w:val="24"/>
        </w:rPr>
      </w:pPr>
      <w:r>
        <w:rPr>
          <w:kern w:val="0"/>
          <w:sz w:val="24"/>
        </w:rPr>
        <w:t>Six (6) -</w:t>
      </w:r>
      <w:r>
        <w:rPr>
          <w:kern w:val="0"/>
          <w:sz w:val="24"/>
        </w:rPr>
        <w:tab/>
      </w:r>
      <w:r>
        <w:rPr>
          <w:rFonts w:hint="eastAsia"/>
          <w:kern w:val="0"/>
          <w:sz w:val="24"/>
        </w:rPr>
        <w:t>Talk back station</w:t>
      </w:r>
      <w:r>
        <w:rPr>
          <w:kern w:val="0"/>
          <w:sz w:val="24"/>
        </w:rPr>
        <w:t xml:space="preserve">, each one (1) </w:t>
      </w:r>
      <w:r>
        <w:rPr>
          <w:rFonts w:hint="eastAsia"/>
          <w:kern w:val="0"/>
          <w:sz w:val="24"/>
        </w:rPr>
        <w:t>at the bridge</w:t>
      </w:r>
      <w:r>
        <w:rPr>
          <w:kern w:val="0"/>
          <w:sz w:val="24"/>
        </w:rPr>
        <w:t xml:space="preserve"> wings, life boat</w:t>
      </w:r>
      <w:r>
        <w:rPr>
          <w:rFonts w:hint="eastAsia"/>
          <w:kern w:val="0"/>
          <w:sz w:val="24"/>
        </w:rPr>
        <w:t xml:space="preserve"> </w:t>
      </w:r>
      <w:r>
        <w:rPr>
          <w:kern w:val="0"/>
          <w:sz w:val="24"/>
        </w:rPr>
        <w:t>embarkation station, ECR</w:t>
      </w:r>
      <w:r>
        <w:rPr>
          <w:rFonts w:hint="eastAsia"/>
          <w:kern w:val="0"/>
          <w:sz w:val="24"/>
        </w:rPr>
        <w:t>,</w:t>
      </w:r>
      <w:r>
        <w:rPr>
          <w:kern w:val="0"/>
          <w:sz w:val="24"/>
        </w:rPr>
        <w:t xml:space="preserve"> forecastle deck and main deck after.</w:t>
      </w:r>
    </w:p>
    <w:p w14:paraId="0D0F7195">
      <w:pPr>
        <w:autoSpaceDE w:val="0"/>
        <w:autoSpaceDN w:val="0"/>
        <w:adjustRightInd w:val="0"/>
        <w:spacing w:line="0" w:lineRule="atLeast"/>
        <w:ind w:left="2390" w:leftChars="681" w:hanging="960" w:hangingChars="400"/>
        <w:rPr>
          <w:kern w:val="0"/>
          <w:sz w:val="24"/>
        </w:rPr>
      </w:pPr>
    </w:p>
    <w:p w14:paraId="1151E4C5">
      <w:pPr>
        <w:autoSpaceDE w:val="0"/>
        <w:autoSpaceDN w:val="0"/>
        <w:adjustRightInd w:val="0"/>
        <w:spacing w:line="0" w:lineRule="atLeast"/>
        <w:ind w:left="2390" w:leftChars="681" w:hanging="960" w:hangingChars="400"/>
        <w:rPr>
          <w:kern w:val="0"/>
          <w:sz w:val="24"/>
        </w:rPr>
      </w:pPr>
      <w:r>
        <w:rPr>
          <w:rFonts w:hint="eastAsia"/>
          <w:kern w:val="0"/>
          <w:sz w:val="24"/>
        </w:rPr>
        <w:t xml:space="preserve">One </w:t>
      </w:r>
      <w:r>
        <w:rPr>
          <w:kern w:val="0"/>
          <w:sz w:val="24"/>
        </w:rPr>
        <w:t>(</w:t>
      </w:r>
      <w:r>
        <w:rPr>
          <w:rFonts w:hint="eastAsia"/>
          <w:kern w:val="0"/>
          <w:sz w:val="24"/>
        </w:rPr>
        <w:t>1</w:t>
      </w:r>
      <w:r>
        <w:rPr>
          <w:kern w:val="0"/>
          <w:sz w:val="24"/>
        </w:rPr>
        <w:t>) -</w:t>
      </w:r>
      <w:r>
        <w:rPr>
          <w:kern w:val="0"/>
          <w:sz w:val="24"/>
        </w:rPr>
        <w:tab/>
      </w:r>
      <w:r>
        <w:rPr>
          <w:rFonts w:hint="eastAsia"/>
          <w:kern w:val="0"/>
          <w:sz w:val="24"/>
        </w:rPr>
        <w:t>50</w:t>
      </w:r>
      <w:r>
        <w:rPr>
          <w:kern w:val="0"/>
          <w:sz w:val="24"/>
        </w:rPr>
        <w:t xml:space="preserve"> watts of water-proof type speaker, on the compass deck forward.</w:t>
      </w:r>
    </w:p>
    <w:p w14:paraId="2A4AF290">
      <w:pPr>
        <w:autoSpaceDE w:val="0"/>
        <w:autoSpaceDN w:val="0"/>
        <w:adjustRightInd w:val="0"/>
        <w:spacing w:line="0" w:lineRule="atLeast"/>
        <w:ind w:left="2390" w:leftChars="681" w:hanging="960" w:hangingChars="400"/>
        <w:rPr>
          <w:kern w:val="0"/>
          <w:sz w:val="24"/>
        </w:rPr>
      </w:pPr>
    </w:p>
    <w:p w14:paraId="17137C8E">
      <w:pPr>
        <w:autoSpaceDE w:val="0"/>
        <w:autoSpaceDN w:val="0"/>
        <w:adjustRightInd w:val="0"/>
        <w:spacing w:line="0" w:lineRule="atLeast"/>
        <w:ind w:left="2390" w:leftChars="681" w:hanging="960" w:hangingChars="400"/>
        <w:rPr>
          <w:kern w:val="0"/>
          <w:sz w:val="24"/>
        </w:rPr>
      </w:pPr>
      <w:r>
        <w:rPr>
          <w:rFonts w:hint="eastAsia"/>
          <w:kern w:val="0"/>
          <w:sz w:val="24"/>
        </w:rPr>
        <w:t>Eight(8)</w:t>
      </w:r>
      <w:r>
        <w:rPr>
          <w:kern w:val="0"/>
          <w:sz w:val="24"/>
        </w:rPr>
        <w:t xml:space="preserve"> - 10 watts of water-proof type speakers, each one (1) on the forecastle deck</w:t>
      </w:r>
      <w:r>
        <w:rPr>
          <w:rFonts w:hint="eastAsia"/>
          <w:kern w:val="0"/>
          <w:sz w:val="24"/>
        </w:rPr>
        <w:t xml:space="preserve">, life boat embarkation stations, </w:t>
      </w:r>
      <w:r>
        <w:rPr>
          <w:kern w:val="0"/>
          <w:sz w:val="24"/>
        </w:rPr>
        <w:t xml:space="preserve"> main deck after, </w:t>
      </w:r>
      <w:r>
        <w:rPr>
          <w:rFonts w:hint="eastAsia"/>
          <w:kern w:val="0"/>
          <w:sz w:val="24"/>
        </w:rPr>
        <w:t xml:space="preserve">four(4) </w:t>
      </w:r>
      <w:r>
        <w:rPr>
          <w:kern w:val="0"/>
          <w:sz w:val="24"/>
        </w:rPr>
        <w:t xml:space="preserve"> in the engine room</w:t>
      </w:r>
      <w:r>
        <w:rPr>
          <w:rFonts w:hint="eastAsia"/>
          <w:kern w:val="0"/>
          <w:sz w:val="24"/>
        </w:rPr>
        <w:t>;</w:t>
      </w:r>
    </w:p>
    <w:p w14:paraId="7853AC66">
      <w:pPr>
        <w:autoSpaceDE w:val="0"/>
        <w:autoSpaceDN w:val="0"/>
        <w:adjustRightInd w:val="0"/>
        <w:spacing w:line="0" w:lineRule="atLeast"/>
        <w:ind w:left="2390" w:leftChars="681" w:hanging="960" w:hangingChars="400"/>
        <w:rPr>
          <w:kern w:val="0"/>
          <w:sz w:val="24"/>
        </w:rPr>
      </w:pPr>
    </w:p>
    <w:p w14:paraId="2235C5C3">
      <w:pPr>
        <w:autoSpaceDE w:val="0"/>
        <w:autoSpaceDN w:val="0"/>
        <w:adjustRightInd w:val="0"/>
        <w:spacing w:line="0" w:lineRule="atLeast"/>
        <w:ind w:left="2390" w:leftChars="681" w:hanging="960" w:hangingChars="400"/>
        <w:rPr>
          <w:kern w:val="0"/>
          <w:sz w:val="24"/>
        </w:rPr>
      </w:pPr>
      <w:r>
        <w:rPr>
          <w:kern w:val="0"/>
          <w:sz w:val="24"/>
        </w:rPr>
        <w:t>Four</w:t>
      </w:r>
      <w:r>
        <w:rPr>
          <w:rFonts w:hint="eastAsia"/>
          <w:kern w:val="0"/>
          <w:sz w:val="24"/>
        </w:rPr>
        <w:t>teen</w:t>
      </w:r>
      <w:r>
        <w:rPr>
          <w:kern w:val="0"/>
          <w:sz w:val="24"/>
        </w:rPr>
        <w:t xml:space="preserve"> (</w:t>
      </w:r>
      <w:r>
        <w:rPr>
          <w:rFonts w:hint="eastAsia"/>
          <w:kern w:val="0"/>
          <w:sz w:val="24"/>
        </w:rPr>
        <w:t>1</w:t>
      </w:r>
      <w:r>
        <w:rPr>
          <w:kern w:val="0"/>
          <w:sz w:val="24"/>
        </w:rPr>
        <w:t>4) - 5 watts of water-proof type speakers, each one (1) at steering gear room, galley, AC room, CO2 room, E/R workshop, emergency generator room, bow thruster room and purifier room</w:t>
      </w:r>
    </w:p>
    <w:p w14:paraId="45C0375A">
      <w:pPr>
        <w:autoSpaceDE w:val="0"/>
        <w:autoSpaceDN w:val="0"/>
        <w:adjustRightInd w:val="0"/>
        <w:spacing w:line="0" w:lineRule="atLeast"/>
        <w:ind w:left="2390" w:leftChars="681" w:hanging="960" w:hangingChars="400"/>
        <w:rPr>
          <w:kern w:val="0"/>
          <w:sz w:val="24"/>
        </w:rPr>
      </w:pPr>
    </w:p>
    <w:p w14:paraId="2D585509">
      <w:pPr>
        <w:tabs>
          <w:tab w:val="left" w:pos="3880"/>
        </w:tabs>
        <w:autoSpaceDE w:val="0"/>
        <w:autoSpaceDN w:val="0"/>
        <w:adjustRightInd w:val="0"/>
        <w:ind w:left="1009"/>
        <w:rPr>
          <w:kern w:val="0"/>
          <w:sz w:val="24"/>
        </w:rPr>
      </w:pPr>
    </w:p>
    <w:p w14:paraId="63643035">
      <w:pPr>
        <w:pStyle w:val="71"/>
        <w:ind w:left="743"/>
      </w:pPr>
      <w:r>
        <w:t>Necessary</w:t>
      </w:r>
      <w:r>
        <w:rPr>
          <w:spacing w:val="-11"/>
        </w:rPr>
        <w:t xml:space="preserve"> </w:t>
      </w:r>
      <w:r>
        <w:rPr>
          <w:spacing w:val="-1"/>
        </w:rPr>
        <w:t>q</w:t>
      </w:r>
      <w:r>
        <w:t>uantity – 2 watts speakers</w:t>
      </w:r>
      <w:r>
        <w:rPr>
          <w:spacing w:val="-11"/>
        </w:rPr>
        <w:t xml:space="preserve"> </w:t>
      </w:r>
      <w:r>
        <w:t>of indoor</w:t>
      </w:r>
      <w:r>
        <w:rPr>
          <w:spacing w:val="-11"/>
        </w:rPr>
        <w:t xml:space="preserve"> </w:t>
      </w:r>
      <w:r>
        <w:t>type,</w:t>
      </w:r>
      <w:r>
        <w:rPr>
          <w:spacing w:val="-11"/>
        </w:rPr>
        <w:t xml:space="preserve"> </w:t>
      </w:r>
      <w:r>
        <w:t>in the engine</w:t>
      </w:r>
      <w:r>
        <w:rPr>
          <w:spacing w:val="10"/>
        </w:rPr>
        <w:t xml:space="preserve"> </w:t>
      </w:r>
      <w:r>
        <w:t>control</w:t>
      </w:r>
      <w:r>
        <w:rPr>
          <w:spacing w:val="10"/>
        </w:rPr>
        <w:t xml:space="preserve"> </w:t>
      </w:r>
      <w:r>
        <w:t>roo</w:t>
      </w:r>
      <w:r>
        <w:rPr>
          <w:spacing w:val="-2"/>
        </w:rPr>
        <w:t>m</w:t>
      </w:r>
      <w:r>
        <w:t>,</w:t>
      </w:r>
      <w:r>
        <w:rPr>
          <w:spacing w:val="10"/>
        </w:rPr>
        <w:t xml:space="preserve"> </w:t>
      </w:r>
      <w:r>
        <w:t>p</w:t>
      </w:r>
      <w:r>
        <w:rPr>
          <w:spacing w:val="1"/>
        </w:rPr>
        <w:t>a</w:t>
      </w:r>
      <w:r>
        <w:t>ntry,</w:t>
      </w:r>
      <w:r>
        <w:rPr>
          <w:spacing w:val="10"/>
        </w:rPr>
        <w:t xml:space="preserve"> </w:t>
      </w:r>
      <w:r>
        <w:rPr>
          <w:spacing w:val="-2"/>
        </w:rPr>
        <w:t>m</w:t>
      </w:r>
      <w:r>
        <w:t>ess</w:t>
      </w:r>
      <w:r>
        <w:rPr>
          <w:spacing w:val="10"/>
        </w:rPr>
        <w:t xml:space="preserve"> </w:t>
      </w:r>
      <w:r>
        <w:rPr>
          <w:spacing w:val="2"/>
        </w:rPr>
        <w:t>r</w:t>
      </w:r>
      <w:r>
        <w:t>oo</w:t>
      </w:r>
      <w:r>
        <w:rPr>
          <w:spacing w:val="-2"/>
        </w:rPr>
        <w:t>m</w:t>
      </w:r>
      <w:r>
        <w:t>,</w:t>
      </w:r>
      <w:r>
        <w:rPr>
          <w:spacing w:val="10"/>
        </w:rPr>
        <w:t xml:space="preserve"> </w:t>
      </w:r>
      <w:r>
        <w:t>gy</w:t>
      </w:r>
      <w:r>
        <w:rPr>
          <w:spacing w:val="-2"/>
        </w:rPr>
        <w:t>m</w:t>
      </w:r>
      <w:r>
        <w:t>nasium</w:t>
      </w:r>
      <w:r>
        <w:rPr>
          <w:rFonts w:hint="eastAsia"/>
        </w:rPr>
        <w:t xml:space="preserve">, each </w:t>
      </w:r>
      <w:r>
        <w:t>lavatory</w:t>
      </w:r>
      <w:r>
        <w:rPr>
          <w:spacing w:val="10"/>
        </w:rPr>
        <w:t xml:space="preserve"> </w:t>
      </w:r>
      <w:r>
        <w:t>and</w:t>
      </w:r>
      <w:r>
        <w:rPr>
          <w:spacing w:val="10"/>
        </w:rPr>
        <w:t xml:space="preserve"> </w:t>
      </w:r>
      <w:r>
        <w:t>inner</w:t>
      </w:r>
      <w:r>
        <w:rPr>
          <w:spacing w:val="10"/>
        </w:rPr>
        <w:t xml:space="preserve"> </w:t>
      </w:r>
      <w:r>
        <w:t>passage of each deck and other cabin</w:t>
      </w:r>
      <w:r>
        <w:rPr>
          <w:spacing w:val="-10"/>
        </w:rPr>
        <w:t xml:space="preserve"> </w:t>
      </w:r>
      <w:r>
        <w:t>if necessary (The speakers for inner passages shall</w:t>
      </w:r>
      <w:r>
        <w:rPr>
          <w:spacing w:val="-10"/>
        </w:rPr>
        <w:t xml:space="preserve"> </w:t>
      </w:r>
      <w:r>
        <w:t>of double face type).</w:t>
      </w:r>
    </w:p>
    <w:p w14:paraId="09B5CEAE">
      <w:pPr>
        <w:tabs>
          <w:tab w:val="left" w:pos="3880"/>
        </w:tabs>
        <w:autoSpaceDE w:val="0"/>
        <w:autoSpaceDN w:val="0"/>
        <w:adjustRightInd w:val="0"/>
        <w:ind w:left="1009"/>
        <w:rPr>
          <w:kern w:val="0"/>
          <w:sz w:val="24"/>
        </w:rPr>
      </w:pPr>
    </w:p>
    <w:p w14:paraId="06D23831">
      <w:pPr>
        <w:pStyle w:val="71"/>
        <w:ind w:left="743"/>
      </w:pPr>
      <w:r>
        <w:t>The</w:t>
      </w:r>
      <w:r>
        <w:rPr>
          <w:spacing w:val="22"/>
        </w:rPr>
        <w:t xml:space="preserve"> </w:t>
      </w:r>
      <w:r>
        <w:t>switches</w:t>
      </w:r>
      <w:r>
        <w:rPr>
          <w:spacing w:val="22"/>
        </w:rPr>
        <w:t xml:space="preserve"> </w:t>
      </w:r>
      <w:r>
        <w:t>for</w:t>
      </w:r>
      <w:r>
        <w:rPr>
          <w:spacing w:val="22"/>
        </w:rPr>
        <w:t xml:space="preserve"> </w:t>
      </w:r>
      <w:r>
        <w:t>selection</w:t>
      </w:r>
      <w:r>
        <w:rPr>
          <w:spacing w:val="22"/>
        </w:rPr>
        <w:t xml:space="preserve"> </w:t>
      </w:r>
      <w:r>
        <w:t>of</w:t>
      </w:r>
      <w:r>
        <w:rPr>
          <w:spacing w:val="22"/>
        </w:rPr>
        <w:t xml:space="preserve"> </w:t>
      </w:r>
      <w:r>
        <w:t>the</w:t>
      </w:r>
      <w:r>
        <w:rPr>
          <w:spacing w:val="22"/>
        </w:rPr>
        <w:t xml:space="preserve"> </w:t>
      </w:r>
      <w:r>
        <w:t>speaker</w:t>
      </w:r>
      <w:r>
        <w:rPr>
          <w:spacing w:val="22"/>
        </w:rPr>
        <w:t xml:space="preserve"> </w:t>
      </w:r>
      <w:r>
        <w:t>g</w:t>
      </w:r>
      <w:r>
        <w:rPr>
          <w:spacing w:val="-1"/>
        </w:rPr>
        <w:t>r</w:t>
      </w:r>
      <w:r>
        <w:t>oup</w:t>
      </w:r>
      <w:r>
        <w:rPr>
          <w:spacing w:val="22"/>
        </w:rPr>
        <w:t xml:space="preserve"> </w:t>
      </w:r>
      <w:r>
        <w:t>shall</w:t>
      </w:r>
      <w:r>
        <w:rPr>
          <w:spacing w:val="22"/>
        </w:rPr>
        <w:t xml:space="preserve"> </w:t>
      </w:r>
      <w:r>
        <w:t>be</w:t>
      </w:r>
      <w:r>
        <w:rPr>
          <w:spacing w:val="22"/>
        </w:rPr>
        <w:t xml:space="preserve"> </w:t>
      </w:r>
      <w:r>
        <w:t>provided</w:t>
      </w:r>
      <w:r>
        <w:rPr>
          <w:spacing w:val="22"/>
        </w:rPr>
        <w:t xml:space="preserve"> </w:t>
      </w:r>
      <w:r>
        <w:t>on</w:t>
      </w:r>
      <w:r>
        <w:rPr>
          <w:spacing w:val="22"/>
        </w:rPr>
        <w:t xml:space="preserve"> </w:t>
      </w:r>
      <w:r>
        <w:t>the</w:t>
      </w:r>
      <w:r>
        <w:rPr>
          <w:spacing w:val="22"/>
        </w:rPr>
        <w:t xml:space="preserve"> </w:t>
      </w:r>
      <w:r>
        <w:t>control</w:t>
      </w:r>
      <w:r>
        <w:rPr>
          <w:spacing w:val="22"/>
        </w:rPr>
        <w:t xml:space="preserve"> </w:t>
      </w:r>
      <w:r>
        <w:t>panels</w:t>
      </w:r>
      <w:r>
        <w:rPr>
          <w:rFonts w:hint="eastAsia"/>
        </w:rPr>
        <w:t xml:space="preserve"> </w:t>
      </w:r>
      <w:r>
        <w:t>and the speakers shall be grouped as follows:</w:t>
      </w:r>
    </w:p>
    <w:p w14:paraId="59FCDD22">
      <w:pPr>
        <w:autoSpaceDE w:val="0"/>
        <w:autoSpaceDN w:val="0"/>
        <w:adjustRightInd w:val="0"/>
        <w:spacing w:line="0" w:lineRule="atLeast"/>
        <w:ind w:left="1374" w:right="-20"/>
        <w:jc w:val="left"/>
        <w:rPr>
          <w:sz w:val="24"/>
        </w:rPr>
      </w:pPr>
      <w:r>
        <w:rPr>
          <w:sz w:val="24"/>
        </w:rPr>
        <w:t>-</w:t>
      </w:r>
      <w:r>
        <w:rPr>
          <w:rFonts w:hint="eastAsia"/>
          <w:sz w:val="24"/>
        </w:rPr>
        <w:t xml:space="preserve"> </w:t>
      </w:r>
      <w:r>
        <w:rPr>
          <w:sz w:val="24"/>
        </w:rPr>
        <w:t>Compass deck</w:t>
      </w:r>
    </w:p>
    <w:p w14:paraId="39A4D896">
      <w:pPr>
        <w:autoSpaceDE w:val="0"/>
        <w:autoSpaceDN w:val="0"/>
        <w:adjustRightInd w:val="0"/>
        <w:spacing w:line="0" w:lineRule="atLeast"/>
        <w:ind w:left="1374" w:right="-20"/>
        <w:jc w:val="left"/>
        <w:rPr>
          <w:sz w:val="24"/>
        </w:rPr>
      </w:pPr>
      <w:r>
        <w:rPr>
          <w:sz w:val="24"/>
        </w:rPr>
        <w:t>-</w:t>
      </w:r>
      <w:r>
        <w:rPr>
          <w:rFonts w:hint="eastAsia"/>
          <w:sz w:val="24"/>
        </w:rPr>
        <w:t xml:space="preserve"> </w:t>
      </w:r>
      <w:r>
        <w:rPr>
          <w:sz w:val="24"/>
        </w:rPr>
        <w:t>Upper deck fore and aft</w:t>
      </w:r>
    </w:p>
    <w:p w14:paraId="419DABF2">
      <w:pPr>
        <w:autoSpaceDE w:val="0"/>
        <w:autoSpaceDN w:val="0"/>
        <w:adjustRightInd w:val="0"/>
        <w:spacing w:line="0" w:lineRule="atLeast"/>
        <w:ind w:left="1374" w:right="-20"/>
        <w:jc w:val="left"/>
        <w:rPr>
          <w:sz w:val="24"/>
        </w:rPr>
      </w:pPr>
      <w:r>
        <w:rPr>
          <w:sz w:val="24"/>
        </w:rPr>
        <w:t>-</w:t>
      </w:r>
      <w:r>
        <w:rPr>
          <w:rFonts w:hint="eastAsia"/>
          <w:sz w:val="24"/>
        </w:rPr>
        <w:t xml:space="preserve"> </w:t>
      </w:r>
      <w:r>
        <w:rPr>
          <w:sz w:val="24"/>
        </w:rPr>
        <w:t>Accommodation</w:t>
      </w:r>
    </w:p>
    <w:p w14:paraId="55613412">
      <w:pPr>
        <w:autoSpaceDE w:val="0"/>
        <w:autoSpaceDN w:val="0"/>
        <w:adjustRightInd w:val="0"/>
        <w:spacing w:line="0" w:lineRule="atLeast"/>
        <w:ind w:left="1374" w:right="-20"/>
        <w:jc w:val="left"/>
        <w:rPr>
          <w:sz w:val="24"/>
        </w:rPr>
      </w:pPr>
      <w:r>
        <w:rPr>
          <w:sz w:val="24"/>
        </w:rPr>
        <w:t>-</w:t>
      </w:r>
      <w:r>
        <w:rPr>
          <w:rFonts w:hint="eastAsia"/>
          <w:sz w:val="24"/>
        </w:rPr>
        <w:t xml:space="preserve"> </w:t>
      </w:r>
      <w:r>
        <w:rPr>
          <w:sz w:val="24"/>
        </w:rPr>
        <w:t>Engine room</w:t>
      </w:r>
    </w:p>
    <w:p w14:paraId="190D1EF6">
      <w:pPr>
        <w:autoSpaceDE w:val="0"/>
        <w:autoSpaceDN w:val="0"/>
        <w:adjustRightInd w:val="0"/>
        <w:spacing w:line="0" w:lineRule="atLeast"/>
        <w:ind w:left="1374" w:right="-20"/>
        <w:jc w:val="left"/>
        <w:rPr>
          <w:sz w:val="24"/>
        </w:rPr>
      </w:pPr>
      <w:r>
        <w:rPr>
          <w:sz w:val="24"/>
        </w:rPr>
        <w:t>-</w:t>
      </w:r>
      <w:r>
        <w:rPr>
          <w:rFonts w:hint="eastAsia"/>
          <w:sz w:val="24"/>
        </w:rPr>
        <w:t xml:space="preserve"> </w:t>
      </w:r>
      <w:r>
        <w:rPr>
          <w:sz w:val="24"/>
        </w:rPr>
        <w:t>Emergency</w:t>
      </w:r>
    </w:p>
    <w:p w14:paraId="2780A92D">
      <w:pPr>
        <w:tabs>
          <w:tab w:val="left" w:pos="3880"/>
        </w:tabs>
        <w:autoSpaceDE w:val="0"/>
        <w:autoSpaceDN w:val="0"/>
        <w:adjustRightInd w:val="0"/>
        <w:ind w:left="1009"/>
        <w:rPr>
          <w:kern w:val="0"/>
          <w:sz w:val="24"/>
        </w:rPr>
      </w:pPr>
    </w:p>
    <w:p w14:paraId="593B6AD2">
      <w:pPr>
        <w:autoSpaceDE w:val="0"/>
        <w:autoSpaceDN w:val="0"/>
        <w:adjustRightInd w:val="0"/>
        <w:spacing w:line="0" w:lineRule="atLeast"/>
        <w:ind w:left="1012" w:right="-20"/>
        <w:jc w:val="left"/>
        <w:rPr>
          <w:kern w:val="0"/>
          <w:sz w:val="24"/>
        </w:rPr>
      </w:pPr>
      <w:r>
        <w:rPr>
          <w:kern w:val="0"/>
          <w:position w:val="-1"/>
          <w:sz w:val="24"/>
        </w:rPr>
        <w:t>The system</w:t>
      </w:r>
      <w:r>
        <w:rPr>
          <w:spacing w:val="-2"/>
          <w:kern w:val="0"/>
          <w:position w:val="-1"/>
          <w:sz w:val="24"/>
        </w:rPr>
        <w:t xml:space="preserve"> </w:t>
      </w:r>
      <w:r>
        <w:rPr>
          <w:kern w:val="0"/>
          <w:position w:val="-1"/>
          <w:sz w:val="24"/>
        </w:rPr>
        <w:t>to be arranged to operate</w:t>
      </w:r>
      <w:r>
        <w:rPr>
          <w:spacing w:val="-1"/>
          <w:kern w:val="0"/>
          <w:position w:val="-1"/>
          <w:sz w:val="24"/>
        </w:rPr>
        <w:t xml:space="preserve"> </w:t>
      </w:r>
      <w:r>
        <w:rPr>
          <w:kern w:val="0"/>
          <w:position w:val="-1"/>
          <w:sz w:val="24"/>
        </w:rPr>
        <w:t>in following orders of priority:</w:t>
      </w:r>
    </w:p>
    <w:p w14:paraId="2A5BD20A">
      <w:pPr>
        <w:autoSpaceDE w:val="0"/>
        <w:autoSpaceDN w:val="0"/>
        <w:adjustRightInd w:val="0"/>
        <w:spacing w:line="0" w:lineRule="atLeast"/>
        <w:ind w:left="1389" w:right="-20"/>
        <w:jc w:val="left"/>
        <w:rPr>
          <w:kern w:val="0"/>
          <w:sz w:val="24"/>
        </w:rPr>
      </w:pPr>
      <w:r>
        <w:rPr>
          <w:kern w:val="0"/>
          <w:position w:val="-1"/>
          <w:sz w:val="24"/>
        </w:rPr>
        <w:t>1</w:t>
      </w:r>
      <w:r>
        <w:rPr>
          <w:rFonts w:hint="eastAsia"/>
          <w:kern w:val="0"/>
          <w:position w:val="-1"/>
          <w:sz w:val="24"/>
          <w:vertAlign w:val="superscript"/>
        </w:rPr>
        <w:t>st</w:t>
      </w:r>
      <w:r>
        <w:rPr>
          <w:rFonts w:hint="eastAsia"/>
          <w:kern w:val="0"/>
          <w:position w:val="-1"/>
          <w:sz w:val="24"/>
        </w:rPr>
        <w:tab/>
      </w:r>
      <w:r>
        <w:rPr>
          <w:kern w:val="0"/>
          <w:position w:val="-1"/>
          <w:sz w:val="24"/>
        </w:rPr>
        <w:t>-E</w:t>
      </w:r>
      <w:r>
        <w:rPr>
          <w:spacing w:val="-2"/>
          <w:kern w:val="0"/>
          <w:position w:val="-1"/>
          <w:sz w:val="24"/>
        </w:rPr>
        <w:t>m</w:t>
      </w:r>
      <w:r>
        <w:rPr>
          <w:kern w:val="0"/>
          <w:position w:val="-1"/>
          <w:sz w:val="24"/>
        </w:rPr>
        <w:t>ergency broadcasting</w:t>
      </w:r>
    </w:p>
    <w:p w14:paraId="2DDCC1E8">
      <w:pPr>
        <w:tabs>
          <w:tab w:val="left" w:pos="1900"/>
        </w:tabs>
        <w:autoSpaceDE w:val="0"/>
        <w:autoSpaceDN w:val="0"/>
        <w:adjustRightInd w:val="0"/>
        <w:spacing w:line="0" w:lineRule="atLeast"/>
        <w:ind w:left="1389" w:right="-20"/>
        <w:jc w:val="left"/>
        <w:rPr>
          <w:kern w:val="0"/>
          <w:sz w:val="24"/>
        </w:rPr>
      </w:pPr>
      <w:r>
        <w:rPr>
          <w:rFonts w:hint="eastAsia"/>
          <w:kern w:val="0"/>
          <w:position w:val="-1"/>
          <w:sz w:val="24"/>
        </w:rPr>
        <w:t>2</w:t>
      </w:r>
      <w:r>
        <w:rPr>
          <w:rFonts w:hint="eastAsia"/>
          <w:kern w:val="0"/>
          <w:position w:val="-1"/>
          <w:sz w:val="24"/>
          <w:vertAlign w:val="superscript"/>
        </w:rPr>
        <w:t>nd</w:t>
      </w:r>
      <w:r>
        <w:rPr>
          <w:rFonts w:hint="eastAsia"/>
          <w:kern w:val="0"/>
          <w:position w:val="-1"/>
          <w:sz w:val="24"/>
        </w:rPr>
        <w:tab/>
      </w:r>
      <w:r>
        <w:rPr>
          <w:rFonts w:hint="eastAsia"/>
          <w:kern w:val="0"/>
          <w:position w:val="-1"/>
          <w:sz w:val="24"/>
        </w:rPr>
        <w:tab/>
      </w:r>
      <w:r>
        <w:rPr>
          <w:kern w:val="0"/>
          <w:position w:val="-1"/>
          <w:sz w:val="24"/>
        </w:rPr>
        <w:t>-E</w:t>
      </w:r>
      <w:r>
        <w:rPr>
          <w:spacing w:val="-2"/>
          <w:kern w:val="0"/>
          <w:position w:val="-1"/>
          <w:sz w:val="24"/>
        </w:rPr>
        <w:t>m</w:t>
      </w:r>
      <w:r>
        <w:rPr>
          <w:kern w:val="0"/>
          <w:position w:val="-1"/>
          <w:sz w:val="24"/>
        </w:rPr>
        <w:t>ergency general alarm</w:t>
      </w:r>
    </w:p>
    <w:p w14:paraId="01E8F5E0">
      <w:pPr>
        <w:tabs>
          <w:tab w:val="left" w:pos="1880"/>
        </w:tabs>
        <w:autoSpaceDE w:val="0"/>
        <w:autoSpaceDN w:val="0"/>
        <w:adjustRightInd w:val="0"/>
        <w:spacing w:line="0" w:lineRule="atLeast"/>
        <w:ind w:left="1389" w:right="-20"/>
        <w:jc w:val="left"/>
        <w:rPr>
          <w:kern w:val="0"/>
          <w:sz w:val="24"/>
        </w:rPr>
      </w:pPr>
      <w:r>
        <w:rPr>
          <w:rFonts w:hint="eastAsia"/>
          <w:kern w:val="0"/>
          <w:position w:val="-1"/>
          <w:sz w:val="24"/>
        </w:rPr>
        <w:t>3</w:t>
      </w:r>
      <w:r>
        <w:rPr>
          <w:rFonts w:hint="eastAsia"/>
          <w:kern w:val="0"/>
          <w:position w:val="-1"/>
          <w:sz w:val="24"/>
          <w:vertAlign w:val="superscript"/>
        </w:rPr>
        <w:t>rd</w:t>
      </w:r>
      <w:r>
        <w:rPr>
          <w:rFonts w:hint="eastAsia"/>
          <w:kern w:val="0"/>
          <w:position w:val="-1"/>
          <w:sz w:val="24"/>
        </w:rPr>
        <w:t xml:space="preserve"> </w:t>
      </w:r>
      <w:r>
        <w:rPr>
          <w:kern w:val="0"/>
          <w:position w:val="10"/>
          <w:sz w:val="16"/>
          <w:szCs w:val="16"/>
        </w:rPr>
        <w:tab/>
      </w:r>
      <w:r>
        <w:rPr>
          <w:rFonts w:hint="eastAsia"/>
          <w:kern w:val="0"/>
          <w:position w:val="10"/>
          <w:sz w:val="16"/>
          <w:szCs w:val="16"/>
        </w:rPr>
        <w:tab/>
      </w:r>
      <w:r>
        <w:rPr>
          <w:kern w:val="0"/>
          <w:position w:val="-1"/>
          <w:sz w:val="24"/>
        </w:rPr>
        <w:t>-Broadcasting or paging from</w:t>
      </w:r>
      <w:r>
        <w:rPr>
          <w:spacing w:val="-2"/>
          <w:kern w:val="0"/>
          <w:position w:val="-1"/>
          <w:sz w:val="24"/>
        </w:rPr>
        <w:t xml:space="preserve"> </w:t>
      </w:r>
      <w:r>
        <w:rPr>
          <w:kern w:val="0"/>
          <w:position w:val="-1"/>
          <w:sz w:val="24"/>
        </w:rPr>
        <w:t>t</w:t>
      </w:r>
      <w:r>
        <w:rPr>
          <w:spacing w:val="1"/>
          <w:kern w:val="0"/>
          <w:position w:val="-1"/>
          <w:sz w:val="24"/>
        </w:rPr>
        <w:t>e</w:t>
      </w:r>
      <w:r>
        <w:rPr>
          <w:kern w:val="0"/>
          <w:position w:val="-1"/>
          <w:sz w:val="24"/>
        </w:rPr>
        <w:t>lephone</w:t>
      </w:r>
    </w:p>
    <w:p w14:paraId="4DB9C2A5">
      <w:pPr>
        <w:tabs>
          <w:tab w:val="left" w:pos="1860"/>
        </w:tabs>
        <w:autoSpaceDE w:val="0"/>
        <w:autoSpaceDN w:val="0"/>
        <w:adjustRightInd w:val="0"/>
        <w:spacing w:line="0" w:lineRule="atLeast"/>
        <w:ind w:left="1389" w:right="-20"/>
        <w:jc w:val="left"/>
        <w:rPr>
          <w:kern w:val="0"/>
          <w:sz w:val="24"/>
        </w:rPr>
      </w:pPr>
      <w:r>
        <w:rPr>
          <w:rFonts w:hint="eastAsia"/>
          <w:kern w:val="0"/>
          <w:sz w:val="24"/>
        </w:rPr>
        <w:t>4</w:t>
      </w:r>
      <w:r>
        <w:rPr>
          <w:rFonts w:hint="eastAsia"/>
          <w:kern w:val="0"/>
          <w:sz w:val="24"/>
          <w:vertAlign w:val="superscript"/>
        </w:rPr>
        <w:t>th</w:t>
      </w:r>
      <w:r>
        <w:rPr>
          <w:rFonts w:hint="eastAsia"/>
          <w:kern w:val="0"/>
          <w:sz w:val="24"/>
        </w:rPr>
        <w:t xml:space="preserve"> </w:t>
      </w:r>
      <w:r>
        <w:rPr>
          <w:rFonts w:hint="eastAsia"/>
          <w:kern w:val="0"/>
          <w:sz w:val="24"/>
        </w:rPr>
        <w:tab/>
      </w:r>
      <w:r>
        <w:rPr>
          <w:rFonts w:hint="eastAsia"/>
          <w:kern w:val="0"/>
          <w:sz w:val="24"/>
        </w:rPr>
        <w:tab/>
      </w:r>
      <w:r>
        <w:rPr>
          <w:kern w:val="0"/>
          <w:sz w:val="24"/>
        </w:rPr>
        <w:t>-Broa</w:t>
      </w:r>
      <w:r>
        <w:rPr>
          <w:spacing w:val="-1"/>
          <w:kern w:val="0"/>
          <w:sz w:val="24"/>
        </w:rPr>
        <w:t>d</w:t>
      </w:r>
      <w:r>
        <w:rPr>
          <w:kern w:val="0"/>
          <w:sz w:val="24"/>
        </w:rPr>
        <w:t>casting of e</w:t>
      </w:r>
      <w:r>
        <w:rPr>
          <w:spacing w:val="-1"/>
          <w:kern w:val="0"/>
          <w:sz w:val="24"/>
        </w:rPr>
        <w:t>n</w:t>
      </w:r>
      <w:r>
        <w:rPr>
          <w:kern w:val="0"/>
          <w:sz w:val="24"/>
        </w:rPr>
        <w:t>tertain</w:t>
      </w:r>
      <w:r>
        <w:rPr>
          <w:spacing w:val="-2"/>
          <w:kern w:val="0"/>
          <w:sz w:val="24"/>
        </w:rPr>
        <w:t>m</w:t>
      </w:r>
      <w:r>
        <w:rPr>
          <w:kern w:val="0"/>
          <w:sz w:val="24"/>
        </w:rPr>
        <w:t>ent progra</w:t>
      </w:r>
      <w:r>
        <w:rPr>
          <w:spacing w:val="-2"/>
          <w:kern w:val="0"/>
          <w:sz w:val="24"/>
        </w:rPr>
        <w:t>m</w:t>
      </w:r>
      <w:r>
        <w:rPr>
          <w:kern w:val="0"/>
          <w:sz w:val="24"/>
        </w:rPr>
        <w:t>s</w:t>
      </w:r>
    </w:p>
    <w:p w14:paraId="44C396AC">
      <w:pPr>
        <w:tabs>
          <w:tab w:val="left" w:pos="1860"/>
        </w:tabs>
        <w:autoSpaceDE w:val="0"/>
        <w:autoSpaceDN w:val="0"/>
        <w:adjustRightInd w:val="0"/>
        <w:spacing w:line="0" w:lineRule="atLeast"/>
        <w:ind w:left="1389" w:right="-20"/>
        <w:jc w:val="left"/>
        <w:rPr>
          <w:kern w:val="0"/>
          <w:sz w:val="24"/>
        </w:rPr>
      </w:pPr>
    </w:p>
    <w:p w14:paraId="3B50F305">
      <w:pPr>
        <w:tabs>
          <w:tab w:val="left" w:pos="1860"/>
        </w:tabs>
        <w:autoSpaceDE w:val="0"/>
        <w:autoSpaceDN w:val="0"/>
        <w:adjustRightInd w:val="0"/>
        <w:spacing w:line="0" w:lineRule="atLeast"/>
        <w:ind w:left="1389" w:right="-20"/>
        <w:jc w:val="left"/>
        <w:rPr>
          <w:sz w:val="24"/>
        </w:rPr>
      </w:pPr>
      <w:r>
        <w:rPr>
          <w:rFonts w:hint="eastAsia"/>
          <w:sz w:val="24"/>
        </w:rPr>
        <w:t>Note:</w:t>
      </w:r>
    </w:p>
    <w:p w14:paraId="2957F91C">
      <w:pPr>
        <w:tabs>
          <w:tab w:val="left" w:pos="1860"/>
        </w:tabs>
        <w:autoSpaceDE w:val="0"/>
        <w:autoSpaceDN w:val="0"/>
        <w:adjustRightInd w:val="0"/>
        <w:spacing w:line="0" w:lineRule="atLeast"/>
        <w:ind w:left="1628" w:leftChars="661" w:right="-20" w:hanging="240" w:hangingChars="100"/>
        <w:jc w:val="left"/>
        <w:rPr>
          <w:sz w:val="24"/>
        </w:rPr>
      </w:pPr>
      <w:r>
        <w:rPr>
          <w:sz w:val="24"/>
        </w:rPr>
        <w:t xml:space="preserve">1. Talk back system maybe is separated type and to be in accordance with </w:t>
      </w:r>
      <w:r>
        <w:rPr>
          <w:rFonts w:hint="eastAsia"/>
          <w:sz w:val="24"/>
        </w:rPr>
        <w:t>M</w:t>
      </w:r>
      <w:r>
        <w:rPr>
          <w:sz w:val="24"/>
        </w:rPr>
        <w:t>aker’s standard.</w:t>
      </w:r>
    </w:p>
    <w:p w14:paraId="3870D6B7">
      <w:pPr>
        <w:tabs>
          <w:tab w:val="left" w:pos="1860"/>
        </w:tabs>
        <w:autoSpaceDE w:val="0"/>
        <w:autoSpaceDN w:val="0"/>
        <w:adjustRightInd w:val="0"/>
        <w:spacing w:line="0" w:lineRule="atLeast"/>
        <w:ind w:left="1628" w:leftChars="661" w:right="-20" w:hanging="240" w:hangingChars="100"/>
        <w:jc w:val="left"/>
        <w:rPr>
          <w:sz w:val="24"/>
        </w:rPr>
      </w:pPr>
      <w:r>
        <w:rPr>
          <w:sz w:val="24"/>
        </w:rPr>
        <w:t xml:space="preserve">2. The public address system maybe is changed according to final selected </w:t>
      </w:r>
      <w:r>
        <w:rPr>
          <w:rFonts w:hint="eastAsia"/>
          <w:sz w:val="24"/>
        </w:rPr>
        <w:t>M</w:t>
      </w:r>
      <w:r>
        <w:rPr>
          <w:sz w:val="24"/>
        </w:rPr>
        <w:t>aker's standard.</w:t>
      </w:r>
    </w:p>
    <w:p w14:paraId="610A15BA">
      <w:pPr>
        <w:tabs>
          <w:tab w:val="left" w:pos="1860"/>
        </w:tabs>
        <w:autoSpaceDE w:val="0"/>
        <w:autoSpaceDN w:val="0"/>
        <w:adjustRightInd w:val="0"/>
        <w:spacing w:line="0" w:lineRule="atLeast"/>
        <w:ind w:left="1628" w:leftChars="661" w:right="-20" w:hanging="240" w:hangingChars="100"/>
        <w:jc w:val="left"/>
        <w:rPr>
          <w:sz w:val="24"/>
        </w:rPr>
      </w:pPr>
      <w:r>
        <w:rPr>
          <w:rFonts w:hint="eastAsia"/>
          <w:sz w:val="24"/>
        </w:rPr>
        <w:t xml:space="preserve">3. </w:t>
      </w:r>
      <w:r>
        <w:rPr>
          <w:sz w:val="24"/>
        </w:rPr>
        <w:t>Radio tuner and CD player to be provided r. Any entertainment system to be automatically turned off when the general alarm system is activated.</w:t>
      </w:r>
    </w:p>
    <w:p w14:paraId="6D16FF19">
      <w:pPr>
        <w:tabs>
          <w:tab w:val="left" w:pos="1860"/>
        </w:tabs>
        <w:autoSpaceDE w:val="0"/>
        <w:autoSpaceDN w:val="0"/>
        <w:adjustRightInd w:val="0"/>
        <w:spacing w:line="0" w:lineRule="atLeast"/>
        <w:ind w:left="1628" w:leftChars="661" w:right="-20" w:hanging="240" w:hangingChars="100"/>
        <w:jc w:val="left"/>
        <w:rPr>
          <w:sz w:val="24"/>
        </w:rPr>
      </w:pPr>
    </w:p>
    <w:p w14:paraId="08AB8EE8">
      <w:pPr>
        <w:pStyle w:val="3"/>
        <w:numPr>
          <w:ilvl w:val="2"/>
          <w:numId w:val="0"/>
        </w:numPr>
        <w:ind w:left="709" w:leftChars="0" w:hanging="709" w:firstLineChars="0"/>
        <w:jc w:val="left"/>
      </w:pPr>
      <w:bookmarkStart w:id="956" w:name="_Toc5724049"/>
      <w:bookmarkStart w:id="957" w:name="_Toc48573810"/>
      <w:bookmarkStart w:id="958" w:name="_Toc48573672"/>
      <w:bookmarkStart w:id="959" w:name="_Toc48312012"/>
      <w:bookmarkStart w:id="960" w:name="_Toc49257724"/>
      <w:r>
        <w:rPr>
          <w:rFonts w:hint="eastAsia" w:ascii="Arial" w:hAnsi="Arial" w:eastAsia="黑体" w:cs="Times New Roman"/>
          <w:b/>
          <w:bCs/>
          <w:caps/>
          <w:kern w:val="0"/>
          <w:sz w:val="24"/>
          <w:szCs w:val="24"/>
          <w:lang w:val="en-US" w:eastAsia="zh-CN" w:bidi="ar-SA"/>
        </w:rPr>
        <w:t>8.9.13</w:t>
      </w:r>
      <w:r>
        <w:rPr>
          <w:rFonts w:hint="eastAsia" w:cs="Times New Roman"/>
          <w:b/>
          <w:bCs/>
          <w:caps/>
          <w:kern w:val="0"/>
          <w:sz w:val="24"/>
          <w:szCs w:val="24"/>
          <w:lang w:val="en-US" w:eastAsia="zh-CN" w:bidi="ar-SA"/>
        </w:rPr>
        <w:t xml:space="preserve"> </w:t>
      </w:r>
      <w:r>
        <w:t>SHIP'S HORNS</w:t>
      </w:r>
      <w:bookmarkEnd w:id="956"/>
      <w:bookmarkEnd w:id="957"/>
      <w:bookmarkEnd w:id="958"/>
      <w:bookmarkEnd w:id="959"/>
      <w:bookmarkEnd w:id="960"/>
      <w:r>
        <w:t xml:space="preserve"> </w:t>
      </w:r>
    </w:p>
    <w:p w14:paraId="2EB911E9">
      <w:pPr>
        <w:pStyle w:val="71"/>
        <w:ind w:left="743"/>
      </w:pPr>
      <w:r>
        <w:rPr>
          <w:rFonts w:hint="eastAsia"/>
        </w:rPr>
        <w:t>One w</w:t>
      </w:r>
      <w:r>
        <w:t xml:space="preserve">histle system </w:t>
      </w:r>
      <w:r>
        <w:rPr>
          <w:rFonts w:hint="eastAsia"/>
        </w:rPr>
        <w:t>with air horn, electric motor horn complete</w:t>
      </w:r>
      <w:r>
        <w:t xml:space="preserve"> with automatic fog signal control </w:t>
      </w:r>
      <w:r>
        <w:rPr>
          <w:rFonts w:hint="eastAsia"/>
        </w:rPr>
        <w:t xml:space="preserve">unit </w:t>
      </w:r>
      <w:r>
        <w:t>shall be provided</w:t>
      </w:r>
      <w:r>
        <w:rPr>
          <w:rFonts w:hint="eastAsia"/>
        </w:rPr>
        <w:t>.</w:t>
      </w:r>
    </w:p>
    <w:p w14:paraId="15B0C63E">
      <w:pPr>
        <w:tabs>
          <w:tab w:val="left" w:pos="3880"/>
        </w:tabs>
        <w:autoSpaceDE w:val="0"/>
        <w:autoSpaceDN w:val="0"/>
        <w:adjustRightInd w:val="0"/>
        <w:ind w:left="1009"/>
        <w:rPr>
          <w:kern w:val="0"/>
          <w:sz w:val="24"/>
        </w:rPr>
      </w:pPr>
    </w:p>
    <w:p w14:paraId="494F188E">
      <w:pPr>
        <w:pStyle w:val="71"/>
        <w:ind w:left="743"/>
      </w:pPr>
      <w:r>
        <w:rPr>
          <w:rFonts w:hint="eastAsia"/>
        </w:rPr>
        <w:t>Air h</w:t>
      </w:r>
      <w:r>
        <w:t>orn with magnetic valve</w:t>
      </w:r>
      <w:r>
        <w:rPr>
          <w:rFonts w:hint="eastAsia"/>
        </w:rPr>
        <w:t xml:space="preserve"> </w:t>
      </w:r>
      <w:r>
        <w:t xml:space="preserve">shall be mounted on the </w:t>
      </w:r>
      <w:r>
        <w:rPr>
          <w:rFonts w:hint="eastAsia"/>
        </w:rPr>
        <w:t xml:space="preserve">radar </w:t>
      </w:r>
      <w:r>
        <w:t>mast</w:t>
      </w:r>
      <w:r>
        <w:rPr>
          <w:rFonts w:hint="eastAsia"/>
        </w:rPr>
        <w:t>;</w:t>
      </w:r>
      <w:r>
        <w:t xml:space="preserve"> </w:t>
      </w:r>
      <w:r>
        <w:rPr>
          <w:rFonts w:hint="eastAsia"/>
        </w:rPr>
        <w:t xml:space="preserve">electric motor horn shall be mounted on the fore mast; </w:t>
      </w:r>
      <w:r>
        <w:t xml:space="preserve">one (1) time controller </w:t>
      </w:r>
      <w:r>
        <w:rPr>
          <w:rFonts w:hint="eastAsia"/>
        </w:rPr>
        <w:t xml:space="preserve">shall be </w:t>
      </w:r>
      <w:r>
        <w:t>in the wheelhouse</w:t>
      </w:r>
      <w:r>
        <w:rPr>
          <w:rFonts w:hint="eastAsia"/>
        </w:rPr>
        <w:t xml:space="preserve"> control console</w:t>
      </w:r>
      <w:r>
        <w:t xml:space="preserve">. </w:t>
      </w:r>
    </w:p>
    <w:p w14:paraId="4206EC01">
      <w:pPr>
        <w:pStyle w:val="71"/>
        <w:ind w:left="743"/>
      </w:pPr>
    </w:p>
    <w:p w14:paraId="04A8E72C">
      <w:pPr>
        <w:pStyle w:val="71"/>
        <w:ind w:left="743"/>
      </w:pPr>
      <w:r>
        <w:t xml:space="preserve">Manual operation facility shall be provided for </w:t>
      </w:r>
      <w:r>
        <w:rPr>
          <w:rFonts w:hint="eastAsia"/>
        </w:rPr>
        <w:t>the air</w:t>
      </w:r>
      <w:r>
        <w:t xml:space="preserve"> horn.</w:t>
      </w:r>
    </w:p>
    <w:p w14:paraId="0C326C86">
      <w:pPr>
        <w:tabs>
          <w:tab w:val="left" w:pos="3880"/>
        </w:tabs>
        <w:autoSpaceDE w:val="0"/>
        <w:autoSpaceDN w:val="0"/>
        <w:adjustRightInd w:val="0"/>
        <w:ind w:left="1009"/>
        <w:rPr>
          <w:kern w:val="0"/>
          <w:sz w:val="24"/>
        </w:rPr>
      </w:pPr>
    </w:p>
    <w:p w14:paraId="433418DD">
      <w:pPr>
        <w:pStyle w:val="71"/>
        <w:ind w:left="743"/>
      </w:pPr>
      <w:r>
        <w:rPr>
          <w:rFonts w:hint="eastAsia"/>
        </w:rPr>
        <w:t>The horn shall</w:t>
      </w:r>
      <w:r>
        <w:t xml:space="preserve"> be capable of automatic blowing for fog signal by means of time controller</w:t>
      </w:r>
      <w:r>
        <w:rPr>
          <w:rFonts w:hint="eastAsia"/>
        </w:rPr>
        <w:t>; it may</w:t>
      </w:r>
      <w:r>
        <w:t xml:space="preserve"> be operated by push button switches</w:t>
      </w:r>
      <w:r>
        <w:rPr>
          <w:rFonts w:hint="eastAsia"/>
        </w:rPr>
        <w:t xml:space="preserve"> also as following:</w:t>
      </w:r>
    </w:p>
    <w:p w14:paraId="22A8F4A1">
      <w:pPr>
        <w:pStyle w:val="71"/>
        <w:ind w:left="1852" w:leftChars="882"/>
      </w:pPr>
      <w:r>
        <w:rPr>
          <w:rFonts w:hint="eastAsia"/>
        </w:rPr>
        <w:t>2- water tight type for wings;</w:t>
      </w:r>
    </w:p>
    <w:p w14:paraId="4A7E8E61">
      <w:pPr>
        <w:pStyle w:val="71"/>
        <w:ind w:left="1852" w:leftChars="882"/>
      </w:pPr>
      <w:r>
        <w:rPr>
          <w:rFonts w:hint="eastAsia"/>
        </w:rPr>
        <w:t xml:space="preserve">2- for bridge console near the OOW seat; </w:t>
      </w:r>
    </w:p>
    <w:p w14:paraId="5806C4FB">
      <w:pPr>
        <w:pStyle w:val="71"/>
        <w:ind w:left="1852" w:leftChars="882"/>
      </w:pPr>
      <w:r>
        <w:rPr>
          <w:rFonts w:hint="eastAsia"/>
        </w:rPr>
        <w:t>2- at the front bulk of wheelhouse where the OOW usually stay for watching</w:t>
      </w:r>
    </w:p>
    <w:p w14:paraId="66C6687B">
      <w:pPr>
        <w:tabs>
          <w:tab w:val="left" w:pos="3880"/>
        </w:tabs>
        <w:autoSpaceDE w:val="0"/>
        <w:autoSpaceDN w:val="0"/>
        <w:adjustRightInd w:val="0"/>
        <w:ind w:left="1009"/>
        <w:rPr>
          <w:kern w:val="0"/>
          <w:sz w:val="24"/>
        </w:rPr>
      </w:pPr>
    </w:p>
    <w:p w14:paraId="322E2B7A">
      <w:pPr>
        <w:pStyle w:val="71"/>
        <w:ind w:left="743"/>
      </w:pPr>
      <w:r>
        <w:t>In addition, the air horn on the radar mast shall be operated by mechanical pull from the wheelhouse</w:t>
      </w:r>
      <w:r>
        <w:rPr>
          <w:rFonts w:hint="eastAsia"/>
        </w:rPr>
        <w:t xml:space="preserve"> or one DC 24V solenoid valve to be provided for emergency operation purpose</w:t>
      </w:r>
      <w:r>
        <w:t>.</w:t>
      </w:r>
    </w:p>
    <w:p w14:paraId="3371B529">
      <w:pPr>
        <w:tabs>
          <w:tab w:val="left" w:pos="3880"/>
        </w:tabs>
        <w:autoSpaceDE w:val="0"/>
        <w:autoSpaceDN w:val="0"/>
        <w:adjustRightInd w:val="0"/>
        <w:ind w:left="1009"/>
        <w:rPr>
          <w:kern w:val="0"/>
          <w:sz w:val="24"/>
        </w:rPr>
      </w:pPr>
    </w:p>
    <w:p w14:paraId="7BB55F0E">
      <w:pPr>
        <w:pStyle w:val="71"/>
        <w:ind w:left="743"/>
      </w:pPr>
      <w:r>
        <w:t xml:space="preserve">The horn light </w:t>
      </w:r>
      <w:r>
        <w:rPr>
          <w:rFonts w:hint="eastAsia"/>
        </w:rPr>
        <w:t>may</w:t>
      </w:r>
      <w:r>
        <w:t xml:space="preserve"> be used in common with Morse signal light</w:t>
      </w:r>
      <w:r>
        <w:rPr>
          <w:rFonts w:hint="eastAsia"/>
        </w:rPr>
        <w:t xml:space="preserve"> also</w:t>
      </w:r>
      <w:r>
        <w:t>.</w:t>
      </w:r>
      <w:r>
        <w:rPr>
          <w:rFonts w:hint="eastAsia"/>
        </w:rPr>
        <w:t xml:space="preserve"> And the light control function will meet requirement of IMO MSC.253 (83)</w:t>
      </w:r>
      <w:r>
        <w:t xml:space="preserve"> </w:t>
      </w:r>
    </w:p>
    <w:p w14:paraId="786BCD34">
      <w:pPr>
        <w:tabs>
          <w:tab w:val="left" w:pos="3880"/>
        </w:tabs>
        <w:autoSpaceDE w:val="0"/>
        <w:autoSpaceDN w:val="0"/>
        <w:adjustRightInd w:val="0"/>
        <w:ind w:left="1009"/>
        <w:rPr>
          <w:kern w:val="0"/>
          <w:sz w:val="24"/>
        </w:rPr>
      </w:pPr>
    </w:p>
    <w:p w14:paraId="38495861">
      <w:pPr>
        <w:pStyle w:val="71"/>
        <w:ind w:left="743"/>
      </w:pPr>
      <w:r>
        <w:t>Electric heater</w:t>
      </w:r>
      <w:r>
        <w:rPr>
          <w:rFonts w:hint="eastAsia"/>
        </w:rPr>
        <w:t>s</w:t>
      </w:r>
      <w:r>
        <w:t xml:space="preserve"> for the air horn </w:t>
      </w:r>
      <w:r>
        <w:rPr>
          <w:rFonts w:hint="eastAsia"/>
        </w:rPr>
        <w:t xml:space="preserve">and electric motor horn </w:t>
      </w:r>
      <w:r>
        <w:t>shall be provided.</w:t>
      </w:r>
    </w:p>
    <w:p w14:paraId="62E64841">
      <w:pPr>
        <w:pStyle w:val="71"/>
        <w:ind w:left="743"/>
      </w:pPr>
    </w:p>
    <w:p w14:paraId="0A9A9FD4">
      <w:pPr>
        <w:pStyle w:val="3"/>
        <w:numPr>
          <w:ilvl w:val="2"/>
          <w:numId w:val="0"/>
        </w:numPr>
        <w:ind w:left="709" w:leftChars="0" w:hanging="709" w:firstLineChars="0"/>
        <w:jc w:val="left"/>
      </w:pPr>
      <w:bookmarkStart w:id="961" w:name="_Toc5724050"/>
      <w:bookmarkStart w:id="962" w:name="_Toc48312013"/>
      <w:bookmarkStart w:id="963" w:name="_Toc48573811"/>
      <w:bookmarkStart w:id="964" w:name="_Toc49257725"/>
      <w:bookmarkStart w:id="965" w:name="_Toc48573673"/>
      <w:r>
        <w:rPr>
          <w:rFonts w:hint="eastAsia" w:ascii="Arial" w:hAnsi="Arial" w:eastAsia="黑体" w:cs="Times New Roman"/>
          <w:b/>
          <w:bCs/>
          <w:caps/>
          <w:kern w:val="0"/>
          <w:sz w:val="24"/>
          <w:szCs w:val="24"/>
          <w:lang w:val="en-US" w:eastAsia="zh-CN" w:bidi="ar-SA"/>
        </w:rPr>
        <w:t>8.9.14</w:t>
      </w:r>
      <w:r>
        <w:rPr>
          <w:rFonts w:hint="eastAsia" w:cs="Times New Roman"/>
          <w:b/>
          <w:bCs/>
          <w:caps/>
          <w:kern w:val="0"/>
          <w:sz w:val="24"/>
          <w:szCs w:val="24"/>
          <w:lang w:val="en-US" w:eastAsia="zh-CN" w:bidi="ar-SA"/>
        </w:rPr>
        <w:t xml:space="preserve"> </w:t>
      </w:r>
      <w:r>
        <w:t>FIRE DETECTING AND ALARM SYSTEM</w:t>
      </w:r>
      <w:bookmarkEnd w:id="961"/>
      <w:bookmarkEnd w:id="962"/>
      <w:bookmarkEnd w:id="963"/>
      <w:bookmarkEnd w:id="964"/>
      <w:bookmarkEnd w:id="965"/>
      <w:r>
        <w:t xml:space="preserve"> </w:t>
      </w:r>
    </w:p>
    <w:p w14:paraId="3B719DB9">
      <w:pPr>
        <w:tabs>
          <w:tab w:val="left" w:pos="1540"/>
        </w:tabs>
        <w:autoSpaceDE w:val="0"/>
        <w:autoSpaceDN w:val="0"/>
        <w:adjustRightInd w:val="0"/>
        <w:spacing w:line="0" w:lineRule="atLeast"/>
        <w:ind w:left="1555" w:hanging="540"/>
        <w:rPr>
          <w:kern w:val="0"/>
          <w:sz w:val="24"/>
        </w:rPr>
      </w:pPr>
      <w:r>
        <w:rPr>
          <w:kern w:val="0"/>
          <w:sz w:val="24"/>
        </w:rPr>
        <w:t>(1)</w:t>
      </w:r>
      <w:r>
        <w:rPr>
          <w:kern w:val="0"/>
          <w:sz w:val="24"/>
        </w:rPr>
        <w:tab/>
      </w:r>
      <w:r>
        <w:rPr>
          <w:kern w:val="0"/>
          <w:sz w:val="24"/>
        </w:rPr>
        <w:t xml:space="preserve">One (1) set of </w:t>
      </w:r>
      <w:r>
        <w:rPr>
          <w:b/>
          <w:i/>
          <w:kern w:val="0"/>
          <w:sz w:val="24"/>
        </w:rPr>
        <w:t>fixed addressable type fire detection and fire alarm system shall be so installed and arranged as to provide smoke detection in all corridors, stairways and escape routes within accommodation spaces</w:t>
      </w:r>
      <w:r>
        <w:rPr>
          <w:rFonts w:hint="eastAsia"/>
          <w:b/>
          <w:i/>
          <w:kern w:val="0"/>
          <w:sz w:val="24"/>
        </w:rPr>
        <w:t xml:space="preserve"> as per the SOLAS IC requirement:</w:t>
      </w:r>
      <w:r>
        <w:rPr>
          <w:rFonts w:hint="eastAsia"/>
          <w:kern w:val="0"/>
          <w:sz w:val="24"/>
        </w:rPr>
        <w:t xml:space="preserve"> </w:t>
      </w:r>
    </w:p>
    <w:p w14:paraId="7DE1B4A8">
      <w:pPr>
        <w:tabs>
          <w:tab w:val="left" w:pos="1540"/>
        </w:tabs>
        <w:autoSpaceDE w:val="0"/>
        <w:autoSpaceDN w:val="0"/>
        <w:adjustRightInd w:val="0"/>
        <w:spacing w:line="0" w:lineRule="atLeast"/>
        <w:ind w:left="1555" w:hanging="540"/>
        <w:rPr>
          <w:kern w:val="0"/>
          <w:sz w:val="24"/>
        </w:rPr>
      </w:pPr>
    </w:p>
    <w:p w14:paraId="5F6BB9AF">
      <w:pPr>
        <w:autoSpaceDE w:val="0"/>
        <w:autoSpaceDN w:val="0"/>
        <w:adjustRightInd w:val="0"/>
        <w:spacing w:line="276" w:lineRule="auto"/>
        <w:ind w:left="1972" w:leftChars="939"/>
        <w:rPr>
          <w:kern w:val="0"/>
          <w:sz w:val="24"/>
        </w:rPr>
      </w:pPr>
      <w:r>
        <w:rPr>
          <w:kern w:val="0"/>
          <w:sz w:val="24"/>
        </w:rPr>
        <w:t>One (1) - Fire alarm panel in the wheelhouse</w:t>
      </w:r>
    </w:p>
    <w:p w14:paraId="6D387F05">
      <w:pPr>
        <w:autoSpaceDE w:val="0"/>
        <w:autoSpaceDN w:val="0"/>
        <w:adjustRightInd w:val="0"/>
        <w:spacing w:line="276" w:lineRule="auto"/>
        <w:ind w:left="1972" w:leftChars="939"/>
        <w:rPr>
          <w:kern w:val="0"/>
          <w:sz w:val="24"/>
        </w:rPr>
      </w:pPr>
      <w:r>
        <w:rPr>
          <w:kern w:val="0"/>
          <w:sz w:val="24"/>
        </w:rPr>
        <w:t>One (1) –</w:t>
      </w:r>
      <w:r>
        <w:rPr>
          <w:rFonts w:hint="eastAsia"/>
          <w:kern w:val="0"/>
          <w:sz w:val="24"/>
        </w:rPr>
        <w:t>F</w:t>
      </w:r>
      <w:r>
        <w:rPr>
          <w:kern w:val="0"/>
          <w:sz w:val="24"/>
        </w:rPr>
        <w:t xml:space="preserve">ire alarm repeater in </w:t>
      </w:r>
      <w:r>
        <w:rPr>
          <w:rFonts w:hint="eastAsia"/>
          <w:kern w:val="0"/>
          <w:sz w:val="24"/>
        </w:rPr>
        <w:t>fire control station</w:t>
      </w:r>
    </w:p>
    <w:p w14:paraId="501AB5E0">
      <w:pPr>
        <w:autoSpaceDE w:val="0"/>
        <w:autoSpaceDN w:val="0"/>
        <w:adjustRightInd w:val="0"/>
        <w:spacing w:line="276" w:lineRule="auto"/>
        <w:ind w:left="1972" w:leftChars="939"/>
        <w:rPr>
          <w:kern w:val="0"/>
          <w:sz w:val="24"/>
        </w:rPr>
      </w:pPr>
      <w:r>
        <w:rPr>
          <w:kern w:val="0"/>
          <w:sz w:val="24"/>
        </w:rPr>
        <w:t>One (1) –</w:t>
      </w:r>
      <w:r>
        <w:rPr>
          <w:rFonts w:hint="eastAsia"/>
          <w:kern w:val="0"/>
          <w:sz w:val="24"/>
        </w:rPr>
        <w:t>F</w:t>
      </w:r>
      <w:r>
        <w:rPr>
          <w:kern w:val="0"/>
          <w:sz w:val="24"/>
        </w:rPr>
        <w:t>ire alarm repeater in</w:t>
      </w:r>
      <w:r>
        <w:rPr>
          <w:rFonts w:hint="eastAsia"/>
          <w:kern w:val="0"/>
          <w:sz w:val="24"/>
        </w:rPr>
        <w:t xml:space="preserve"> ECR</w:t>
      </w:r>
    </w:p>
    <w:p w14:paraId="6B0083AE">
      <w:pPr>
        <w:autoSpaceDE w:val="0"/>
        <w:autoSpaceDN w:val="0"/>
        <w:adjustRightInd w:val="0"/>
        <w:spacing w:line="276" w:lineRule="auto"/>
        <w:ind w:left="1972" w:leftChars="939"/>
        <w:rPr>
          <w:kern w:val="0"/>
          <w:sz w:val="24"/>
        </w:rPr>
      </w:pPr>
      <w:r>
        <w:rPr>
          <w:kern w:val="0"/>
          <w:sz w:val="24"/>
        </w:rPr>
        <w:t>Heat detector - in galley, recreation room and engine room</w:t>
      </w:r>
    </w:p>
    <w:p w14:paraId="3F9A724C">
      <w:pPr>
        <w:autoSpaceDE w:val="0"/>
        <w:autoSpaceDN w:val="0"/>
        <w:adjustRightInd w:val="0"/>
        <w:spacing w:line="276" w:lineRule="auto"/>
        <w:ind w:left="1972" w:leftChars="939"/>
        <w:rPr>
          <w:kern w:val="0"/>
          <w:sz w:val="24"/>
        </w:rPr>
      </w:pPr>
      <w:r>
        <w:rPr>
          <w:kern w:val="0"/>
          <w:sz w:val="24"/>
        </w:rPr>
        <w:t xml:space="preserve">Smoke detector - in passage, stair of accommodation, </w:t>
      </w:r>
      <w:r>
        <w:rPr>
          <w:rFonts w:hint="eastAsia"/>
          <w:kern w:val="0"/>
          <w:sz w:val="24"/>
        </w:rPr>
        <w:t xml:space="preserve">laundry, </w:t>
      </w:r>
      <w:r>
        <w:rPr>
          <w:kern w:val="0"/>
          <w:sz w:val="24"/>
        </w:rPr>
        <w:t>engine room, steering gear room and other machinery space</w:t>
      </w:r>
      <w:r>
        <w:rPr>
          <w:rFonts w:hint="eastAsia"/>
          <w:kern w:val="0"/>
          <w:sz w:val="24"/>
        </w:rPr>
        <w:t>;</w:t>
      </w:r>
      <w:r>
        <w:rPr>
          <w:kern w:val="0"/>
          <w:sz w:val="24"/>
        </w:rPr>
        <w:t xml:space="preserve"> Smoke detector in E/R workshop </w:t>
      </w:r>
      <w:r>
        <w:rPr>
          <w:rFonts w:hint="eastAsia"/>
          <w:kern w:val="0"/>
          <w:sz w:val="24"/>
        </w:rPr>
        <w:t xml:space="preserve">shall be </w:t>
      </w:r>
      <w:r>
        <w:rPr>
          <w:kern w:val="0"/>
          <w:sz w:val="24"/>
        </w:rPr>
        <w:t xml:space="preserve">with blocking </w:t>
      </w:r>
      <w:r>
        <w:rPr>
          <w:rFonts w:hint="eastAsia"/>
          <w:kern w:val="0"/>
          <w:sz w:val="24"/>
        </w:rPr>
        <w:t xml:space="preserve">time </w:t>
      </w:r>
      <w:r>
        <w:rPr>
          <w:kern w:val="0"/>
          <w:sz w:val="24"/>
        </w:rPr>
        <w:t>controller (0~2 hours)</w:t>
      </w:r>
    </w:p>
    <w:p w14:paraId="37D4F4D6">
      <w:pPr>
        <w:autoSpaceDE w:val="0"/>
        <w:autoSpaceDN w:val="0"/>
        <w:adjustRightInd w:val="0"/>
        <w:spacing w:line="276" w:lineRule="auto"/>
        <w:ind w:left="1972" w:leftChars="939"/>
        <w:rPr>
          <w:kern w:val="0"/>
          <w:sz w:val="24"/>
        </w:rPr>
      </w:pPr>
      <w:r>
        <w:rPr>
          <w:kern w:val="0"/>
          <w:sz w:val="24"/>
        </w:rPr>
        <w:t>Push button - in passage near the exit, wheelhouse, engine control room, entrance to the E/R, steering gear room, emergency generator room etc.</w:t>
      </w:r>
      <w:r>
        <w:rPr>
          <w:rFonts w:hint="eastAsia"/>
          <w:kern w:val="0"/>
          <w:sz w:val="24"/>
        </w:rPr>
        <w:t>;</w:t>
      </w:r>
    </w:p>
    <w:p w14:paraId="30A40988">
      <w:pPr>
        <w:autoSpaceDE w:val="0"/>
        <w:autoSpaceDN w:val="0"/>
        <w:adjustRightInd w:val="0"/>
        <w:spacing w:line="0" w:lineRule="atLeast"/>
        <w:ind w:left="1972" w:leftChars="939"/>
        <w:rPr>
          <w:kern w:val="0"/>
          <w:sz w:val="24"/>
        </w:rPr>
      </w:pPr>
    </w:p>
    <w:p w14:paraId="3E5642F3">
      <w:pPr>
        <w:autoSpaceDE w:val="0"/>
        <w:autoSpaceDN w:val="0"/>
        <w:adjustRightInd w:val="0"/>
        <w:spacing w:line="0" w:lineRule="atLeast"/>
        <w:ind w:left="1551"/>
        <w:rPr>
          <w:b/>
          <w:kern w:val="0"/>
          <w:sz w:val="24"/>
        </w:rPr>
      </w:pPr>
      <w:r>
        <w:rPr>
          <w:b/>
          <w:kern w:val="0"/>
          <w:sz w:val="24"/>
        </w:rPr>
        <w:t>Fire detection and alarm system shall be independent and not to be combined with fixed water mist fire fighting system in engine room.</w:t>
      </w:r>
    </w:p>
    <w:p w14:paraId="64E059B7">
      <w:pPr>
        <w:autoSpaceDE w:val="0"/>
        <w:autoSpaceDN w:val="0"/>
        <w:adjustRightInd w:val="0"/>
        <w:spacing w:line="0" w:lineRule="atLeast"/>
        <w:ind w:left="1551"/>
        <w:rPr>
          <w:kern w:val="0"/>
          <w:sz w:val="24"/>
        </w:rPr>
      </w:pPr>
    </w:p>
    <w:p w14:paraId="358E1B8A">
      <w:pPr>
        <w:autoSpaceDE w:val="0"/>
        <w:autoSpaceDN w:val="0"/>
        <w:adjustRightInd w:val="0"/>
        <w:spacing w:line="0" w:lineRule="atLeast"/>
        <w:ind w:left="1551"/>
        <w:rPr>
          <w:kern w:val="0"/>
          <w:sz w:val="24"/>
        </w:rPr>
      </w:pPr>
      <w:r>
        <w:rPr>
          <w:kern w:val="0"/>
          <w:sz w:val="24"/>
        </w:rPr>
        <w:t xml:space="preserve">I.S. type smoke detector shall be provided in paint </w:t>
      </w:r>
      <w:r>
        <w:rPr>
          <w:rFonts w:hint="eastAsia"/>
          <w:kern w:val="0"/>
          <w:sz w:val="24"/>
        </w:rPr>
        <w:t>store,</w:t>
      </w:r>
      <w:r>
        <w:rPr>
          <w:kern w:val="0"/>
          <w:sz w:val="24"/>
        </w:rPr>
        <w:t xml:space="preserve"> battery </w:t>
      </w:r>
      <w:r>
        <w:rPr>
          <w:rFonts w:hint="eastAsia"/>
          <w:kern w:val="0"/>
          <w:sz w:val="24"/>
        </w:rPr>
        <w:t>store, and other dangerous area</w:t>
      </w:r>
      <w:r>
        <w:rPr>
          <w:kern w:val="0"/>
          <w:sz w:val="24"/>
        </w:rPr>
        <w:t>.</w:t>
      </w:r>
    </w:p>
    <w:p w14:paraId="661D9A23">
      <w:pPr>
        <w:tabs>
          <w:tab w:val="left" w:pos="3880"/>
        </w:tabs>
        <w:autoSpaceDE w:val="0"/>
        <w:autoSpaceDN w:val="0"/>
        <w:adjustRightInd w:val="0"/>
        <w:ind w:left="1009"/>
        <w:rPr>
          <w:kern w:val="0"/>
          <w:sz w:val="24"/>
        </w:rPr>
      </w:pPr>
    </w:p>
    <w:p w14:paraId="40EA01AF">
      <w:pPr>
        <w:autoSpaceDE w:val="0"/>
        <w:autoSpaceDN w:val="0"/>
        <w:adjustRightInd w:val="0"/>
        <w:spacing w:line="0" w:lineRule="atLeast"/>
        <w:ind w:left="1551"/>
        <w:rPr>
          <w:kern w:val="0"/>
          <w:sz w:val="24"/>
        </w:rPr>
      </w:pPr>
      <w:r>
        <w:rPr>
          <w:kern w:val="0"/>
          <w:sz w:val="24"/>
        </w:rPr>
        <w:t>Emergency batteries to be built in fire alarm panel, when main net failure, the emergency batteries to support the system working normally</w:t>
      </w:r>
      <w:r>
        <w:rPr>
          <w:rFonts w:hint="eastAsia"/>
          <w:kern w:val="0"/>
          <w:sz w:val="24"/>
        </w:rPr>
        <w:t xml:space="preserve"> as per rules</w:t>
      </w:r>
      <w:r>
        <w:rPr>
          <w:kern w:val="0"/>
          <w:sz w:val="24"/>
        </w:rPr>
        <w:t>.</w:t>
      </w:r>
    </w:p>
    <w:p w14:paraId="655A9FCC">
      <w:pPr>
        <w:autoSpaceDE w:val="0"/>
        <w:autoSpaceDN w:val="0"/>
        <w:adjustRightInd w:val="0"/>
        <w:spacing w:line="0" w:lineRule="atLeast"/>
        <w:ind w:left="1551"/>
        <w:rPr>
          <w:kern w:val="0"/>
          <w:sz w:val="24"/>
        </w:rPr>
      </w:pPr>
    </w:p>
    <w:p w14:paraId="2B6FE166">
      <w:pPr>
        <w:autoSpaceDE w:val="0"/>
        <w:autoSpaceDN w:val="0"/>
        <w:adjustRightInd w:val="0"/>
        <w:spacing w:line="0" w:lineRule="atLeast"/>
        <w:ind w:left="1551"/>
        <w:rPr>
          <w:b/>
          <w:kern w:val="0"/>
          <w:sz w:val="24"/>
        </w:rPr>
      </w:pPr>
      <w:r>
        <w:rPr>
          <w:b/>
          <w:kern w:val="0"/>
          <w:sz w:val="24"/>
        </w:rPr>
        <w:t>Stairway doors closer shall be connected to fire alarm system for automatic closing</w:t>
      </w:r>
      <w:r>
        <w:rPr>
          <w:rFonts w:hint="eastAsia"/>
          <w:b/>
          <w:kern w:val="0"/>
          <w:sz w:val="24"/>
        </w:rPr>
        <w:t xml:space="preserve"> </w:t>
      </w:r>
      <w:r>
        <w:rPr>
          <w:b/>
          <w:kern w:val="0"/>
          <w:sz w:val="24"/>
        </w:rPr>
        <w:t>after 2 mins of fire alarm.</w:t>
      </w:r>
    </w:p>
    <w:p w14:paraId="6B84CAB8">
      <w:pPr>
        <w:autoSpaceDE w:val="0"/>
        <w:autoSpaceDN w:val="0"/>
        <w:adjustRightInd w:val="0"/>
        <w:spacing w:line="0" w:lineRule="atLeast"/>
        <w:ind w:left="1551"/>
        <w:rPr>
          <w:kern w:val="0"/>
          <w:sz w:val="24"/>
        </w:rPr>
      </w:pPr>
    </w:p>
    <w:p w14:paraId="1145BA7E">
      <w:pPr>
        <w:autoSpaceDE w:val="0"/>
        <w:autoSpaceDN w:val="0"/>
        <w:adjustRightInd w:val="0"/>
        <w:spacing w:line="0" w:lineRule="atLeast"/>
        <w:ind w:left="1551"/>
        <w:rPr>
          <w:b/>
          <w:kern w:val="0"/>
          <w:sz w:val="24"/>
        </w:rPr>
      </w:pPr>
      <w:r>
        <w:rPr>
          <w:b/>
          <w:kern w:val="0"/>
          <w:sz w:val="24"/>
        </w:rPr>
        <w:t>The fire alarm signal to be sent to VDR.</w:t>
      </w:r>
    </w:p>
    <w:p w14:paraId="2BCA0CCF">
      <w:pPr>
        <w:autoSpaceDE w:val="0"/>
        <w:autoSpaceDN w:val="0"/>
        <w:adjustRightInd w:val="0"/>
        <w:spacing w:line="0" w:lineRule="atLeast"/>
        <w:ind w:left="1551"/>
        <w:rPr>
          <w:kern w:val="0"/>
          <w:sz w:val="24"/>
        </w:rPr>
      </w:pPr>
    </w:p>
    <w:p w14:paraId="35B77CB6">
      <w:pPr>
        <w:tabs>
          <w:tab w:val="left" w:pos="3880"/>
        </w:tabs>
        <w:autoSpaceDE w:val="0"/>
        <w:autoSpaceDN w:val="0"/>
        <w:adjustRightInd w:val="0"/>
        <w:ind w:left="1009"/>
        <w:rPr>
          <w:kern w:val="0"/>
          <w:sz w:val="24"/>
        </w:rPr>
      </w:pPr>
    </w:p>
    <w:p w14:paraId="1FB0608C">
      <w:pPr>
        <w:tabs>
          <w:tab w:val="left" w:pos="1540"/>
        </w:tabs>
        <w:autoSpaceDE w:val="0"/>
        <w:autoSpaceDN w:val="0"/>
        <w:adjustRightInd w:val="0"/>
        <w:spacing w:line="0" w:lineRule="atLeast"/>
        <w:ind w:left="1555" w:hanging="540"/>
        <w:rPr>
          <w:kern w:val="0"/>
          <w:sz w:val="24"/>
        </w:rPr>
      </w:pPr>
      <w:r>
        <w:rPr>
          <w:kern w:val="0"/>
          <w:sz w:val="24"/>
        </w:rPr>
        <w:t>(2)</w:t>
      </w:r>
      <w:r>
        <w:rPr>
          <w:kern w:val="0"/>
          <w:sz w:val="24"/>
        </w:rPr>
        <w:tab/>
      </w:r>
      <w:r>
        <w:rPr>
          <w:kern w:val="0"/>
          <w:sz w:val="24"/>
        </w:rPr>
        <w:t>One set of smoke detection and alarm system for cargo hold shall be provided as follows:</w:t>
      </w:r>
    </w:p>
    <w:p w14:paraId="084E4D22">
      <w:pPr>
        <w:tabs>
          <w:tab w:val="left" w:pos="3880"/>
        </w:tabs>
        <w:autoSpaceDE w:val="0"/>
        <w:autoSpaceDN w:val="0"/>
        <w:adjustRightInd w:val="0"/>
        <w:spacing w:line="240" w:lineRule="exact"/>
        <w:ind w:left="1009"/>
        <w:rPr>
          <w:kern w:val="0"/>
          <w:sz w:val="24"/>
        </w:rPr>
      </w:pPr>
    </w:p>
    <w:p w14:paraId="6C2C1A29">
      <w:pPr>
        <w:tabs>
          <w:tab w:val="left" w:pos="5140"/>
        </w:tabs>
        <w:autoSpaceDE w:val="0"/>
        <w:autoSpaceDN w:val="0"/>
        <w:adjustRightInd w:val="0"/>
        <w:spacing w:line="0" w:lineRule="atLeast"/>
        <w:ind w:left="1551"/>
        <w:jc w:val="left"/>
        <w:rPr>
          <w:kern w:val="0"/>
          <w:sz w:val="24"/>
        </w:rPr>
      </w:pPr>
      <w:r>
        <w:rPr>
          <w:kern w:val="0"/>
          <w:sz w:val="24"/>
        </w:rPr>
        <w:t>Detecting and monitor panel:</w:t>
      </w:r>
      <w:r>
        <w:rPr>
          <w:kern w:val="0"/>
          <w:sz w:val="24"/>
        </w:rPr>
        <w:tab/>
      </w:r>
      <w:r>
        <w:rPr>
          <w:kern w:val="0"/>
          <w:sz w:val="24"/>
        </w:rPr>
        <w:t>CO</w:t>
      </w:r>
      <w:r>
        <w:rPr>
          <w:rFonts w:hint="eastAsia"/>
          <w:kern w:val="0"/>
          <w:sz w:val="24"/>
          <w:vertAlign w:val="subscript"/>
        </w:rPr>
        <w:t>2</w:t>
      </w:r>
      <w:r>
        <w:rPr>
          <w:kern w:val="0"/>
          <w:sz w:val="16"/>
          <w:szCs w:val="16"/>
        </w:rPr>
        <w:t xml:space="preserve"> </w:t>
      </w:r>
      <w:r>
        <w:rPr>
          <w:kern w:val="0"/>
          <w:sz w:val="24"/>
        </w:rPr>
        <w:t>room</w:t>
      </w:r>
    </w:p>
    <w:p w14:paraId="74522D78">
      <w:pPr>
        <w:tabs>
          <w:tab w:val="left" w:pos="5140"/>
        </w:tabs>
        <w:autoSpaceDE w:val="0"/>
        <w:autoSpaceDN w:val="0"/>
        <w:adjustRightInd w:val="0"/>
        <w:spacing w:line="0" w:lineRule="atLeast"/>
        <w:ind w:left="1551"/>
        <w:jc w:val="left"/>
        <w:rPr>
          <w:kern w:val="0"/>
          <w:sz w:val="24"/>
        </w:rPr>
      </w:pPr>
      <w:r>
        <w:rPr>
          <w:kern w:val="0"/>
          <w:sz w:val="24"/>
        </w:rPr>
        <w:t>Exhaust fan motor box:</w:t>
      </w:r>
      <w:r>
        <w:rPr>
          <w:kern w:val="0"/>
          <w:sz w:val="24"/>
        </w:rPr>
        <w:tab/>
      </w:r>
      <w:r>
        <w:rPr>
          <w:kern w:val="0"/>
          <w:sz w:val="24"/>
        </w:rPr>
        <w:t>Suitable location</w:t>
      </w:r>
    </w:p>
    <w:p w14:paraId="234E79ED">
      <w:pPr>
        <w:tabs>
          <w:tab w:val="left" w:pos="5200"/>
        </w:tabs>
        <w:autoSpaceDE w:val="0"/>
        <w:autoSpaceDN w:val="0"/>
        <w:adjustRightInd w:val="0"/>
        <w:spacing w:line="0" w:lineRule="atLeast"/>
        <w:ind w:left="1551"/>
        <w:jc w:val="left"/>
        <w:rPr>
          <w:kern w:val="0"/>
          <w:sz w:val="24"/>
        </w:rPr>
      </w:pPr>
      <w:r>
        <w:rPr>
          <w:kern w:val="0"/>
          <w:sz w:val="24"/>
        </w:rPr>
        <w:t>Some smoke sample intake:</w:t>
      </w:r>
      <w:r>
        <w:rPr>
          <w:kern w:val="0"/>
          <w:sz w:val="24"/>
        </w:rPr>
        <w:tab/>
      </w:r>
      <w:r>
        <w:rPr>
          <w:kern w:val="0"/>
          <w:sz w:val="24"/>
        </w:rPr>
        <w:t>Suitable location in cargo hold</w:t>
      </w:r>
    </w:p>
    <w:p w14:paraId="293BECF0">
      <w:pPr>
        <w:tabs>
          <w:tab w:val="left" w:pos="5140"/>
        </w:tabs>
        <w:autoSpaceDE w:val="0"/>
        <w:autoSpaceDN w:val="0"/>
        <w:adjustRightInd w:val="0"/>
        <w:spacing w:line="0" w:lineRule="atLeast"/>
        <w:ind w:left="1551"/>
        <w:jc w:val="left"/>
        <w:rPr>
          <w:kern w:val="0"/>
          <w:sz w:val="24"/>
        </w:rPr>
      </w:pPr>
      <w:r>
        <w:rPr>
          <w:kern w:val="0"/>
          <w:sz w:val="24"/>
        </w:rPr>
        <w:t>Detecting and monitor repeater:</w:t>
      </w:r>
      <w:r>
        <w:rPr>
          <w:kern w:val="0"/>
          <w:sz w:val="24"/>
        </w:rPr>
        <w:tab/>
      </w:r>
      <w:r>
        <w:rPr>
          <w:kern w:val="0"/>
          <w:sz w:val="24"/>
        </w:rPr>
        <w:t>Wheelhouse</w:t>
      </w:r>
    </w:p>
    <w:p w14:paraId="6EB863D4">
      <w:pPr>
        <w:tabs>
          <w:tab w:val="left" w:pos="5140"/>
        </w:tabs>
        <w:autoSpaceDE w:val="0"/>
        <w:autoSpaceDN w:val="0"/>
        <w:adjustRightInd w:val="0"/>
        <w:spacing w:line="0" w:lineRule="atLeast"/>
        <w:ind w:left="1551"/>
        <w:jc w:val="left"/>
        <w:rPr>
          <w:kern w:val="0"/>
          <w:sz w:val="24"/>
        </w:rPr>
      </w:pPr>
    </w:p>
    <w:p w14:paraId="50DDCA9A">
      <w:pPr>
        <w:tabs>
          <w:tab w:val="left" w:pos="5140"/>
        </w:tabs>
        <w:autoSpaceDE w:val="0"/>
        <w:autoSpaceDN w:val="0"/>
        <w:adjustRightInd w:val="0"/>
        <w:spacing w:line="0" w:lineRule="atLeast"/>
        <w:ind w:left="1551"/>
        <w:jc w:val="left"/>
        <w:rPr>
          <w:kern w:val="0"/>
          <w:sz w:val="24"/>
        </w:rPr>
      </w:pPr>
      <w:r>
        <w:rPr>
          <w:rFonts w:hint="eastAsia"/>
          <w:kern w:val="0"/>
          <w:sz w:val="24"/>
        </w:rPr>
        <w:t>B</w:t>
      </w:r>
      <w:r>
        <w:rPr>
          <w:kern w:val="0"/>
          <w:sz w:val="24"/>
        </w:rPr>
        <w:t>oth system</w:t>
      </w:r>
      <w:r>
        <w:rPr>
          <w:rFonts w:hint="eastAsia"/>
          <w:kern w:val="0"/>
          <w:sz w:val="24"/>
        </w:rPr>
        <w:t>s</w:t>
      </w:r>
      <w:r>
        <w:rPr>
          <w:kern w:val="0"/>
          <w:sz w:val="24"/>
        </w:rPr>
        <w:t xml:space="preserve"> should interface with the VDR.</w:t>
      </w:r>
    </w:p>
    <w:p w14:paraId="0CE9D34E">
      <w:pPr>
        <w:tabs>
          <w:tab w:val="left" w:pos="5140"/>
        </w:tabs>
        <w:autoSpaceDE w:val="0"/>
        <w:autoSpaceDN w:val="0"/>
        <w:adjustRightInd w:val="0"/>
        <w:spacing w:line="0" w:lineRule="atLeast"/>
        <w:ind w:left="1551"/>
        <w:jc w:val="left"/>
        <w:rPr>
          <w:kern w:val="0"/>
          <w:sz w:val="24"/>
        </w:rPr>
      </w:pPr>
    </w:p>
    <w:p w14:paraId="382FE507">
      <w:pPr>
        <w:pStyle w:val="3"/>
        <w:numPr>
          <w:ilvl w:val="2"/>
          <w:numId w:val="0"/>
        </w:numPr>
        <w:ind w:left="709" w:leftChars="0" w:hanging="709" w:firstLineChars="0"/>
        <w:jc w:val="left"/>
      </w:pPr>
      <w:bookmarkStart w:id="966" w:name="_Toc48573674"/>
      <w:bookmarkStart w:id="967" w:name="_Toc5724051"/>
      <w:bookmarkStart w:id="968" w:name="_Toc48312014"/>
      <w:bookmarkStart w:id="969" w:name="_Toc48573812"/>
      <w:bookmarkStart w:id="970" w:name="_Toc49257726"/>
      <w:r>
        <w:rPr>
          <w:rFonts w:hint="eastAsia" w:ascii="Arial" w:hAnsi="Arial" w:eastAsia="黑体" w:cs="Times New Roman"/>
          <w:b/>
          <w:bCs/>
          <w:caps/>
          <w:kern w:val="0"/>
          <w:sz w:val="24"/>
          <w:szCs w:val="24"/>
          <w:lang w:val="en-US" w:eastAsia="zh-CN" w:bidi="ar-SA"/>
        </w:rPr>
        <w:t>8.9.15</w:t>
      </w:r>
      <w:r>
        <w:rPr>
          <w:rFonts w:hint="eastAsia" w:cs="Times New Roman"/>
          <w:b/>
          <w:bCs/>
          <w:caps/>
          <w:kern w:val="0"/>
          <w:sz w:val="24"/>
          <w:szCs w:val="24"/>
          <w:lang w:val="en-US" w:eastAsia="zh-CN" w:bidi="ar-SA"/>
        </w:rPr>
        <w:t xml:space="preserve"> </w:t>
      </w:r>
      <w:r>
        <w:rPr>
          <w:rFonts w:hint="eastAsia"/>
        </w:rPr>
        <w:t>FIXED GAS DETECTION SYSTEM</w:t>
      </w:r>
      <w:bookmarkEnd w:id="966"/>
      <w:bookmarkEnd w:id="967"/>
      <w:bookmarkEnd w:id="968"/>
      <w:bookmarkEnd w:id="969"/>
      <w:bookmarkEnd w:id="970"/>
    </w:p>
    <w:p w14:paraId="7D9B5CA3">
      <w:pPr>
        <w:autoSpaceDE w:val="0"/>
        <w:autoSpaceDN w:val="0"/>
        <w:adjustRightInd w:val="0"/>
        <w:ind w:left="1012"/>
        <w:rPr>
          <w:kern w:val="0"/>
          <w:sz w:val="24"/>
        </w:rPr>
      </w:pPr>
      <w:r>
        <w:rPr>
          <w:rFonts w:hint="eastAsia"/>
          <w:kern w:val="0"/>
          <w:sz w:val="24"/>
        </w:rPr>
        <w:t>None</w:t>
      </w:r>
    </w:p>
    <w:p w14:paraId="7C88C2CC">
      <w:pPr>
        <w:autoSpaceDE w:val="0"/>
        <w:autoSpaceDN w:val="0"/>
        <w:adjustRightInd w:val="0"/>
        <w:ind w:left="1012"/>
        <w:rPr>
          <w:kern w:val="0"/>
          <w:sz w:val="24"/>
        </w:rPr>
      </w:pPr>
    </w:p>
    <w:p w14:paraId="745A5993">
      <w:pPr>
        <w:pStyle w:val="3"/>
        <w:numPr>
          <w:ilvl w:val="2"/>
          <w:numId w:val="0"/>
        </w:numPr>
        <w:ind w:left="709" w:leftChars="0" w:hanging="709" w:firstLineChars="0"/>
        <w:jc w:val="left"/>
      </w:pPr>
      <w:bookmarkStart w:id="971" w:name="_Toc48573813"/>
      <w:bookmarkStart w:id="972" w:name="_Toc5724052"/>
      <w:bookmarkStart w:id="973" w:name="_Toc49257727"/>
      <w:bookmarkStart w:id="974" w:name="_Toc48573675"/>
      <w:bookmarkStart w:id="975" w:name="_Toc48312015"/>
      <w:r>
        <w:rPr>
          <w:rFonts w:hint="eastAsia" w:ascii="Arial" w:hAnsi="Arial" w:eastAsia="黑体" w:cs="Times New Roman"/>
          <w:b/>
          <w:bCs/>
          <w:caps/>
          <w:kern w:val="0"/>
          <w:sz w:val="24"/>
          <w:szCs w:val="24"/>
          <w:lang w:val="en-US" w:eastAsia="zh-CN" w:bidi="ar-SA"/>
        </w:rPr>
        <w:t>8.9.16</w:t>
      </w:r>
      <w:r>
        <w:rPr>
          <w:rFonts w:hint="eastAsia" w:cs="Times New Roman"/>
          <w:b/>
          <w:bCs/>
          <w:caps/>
          <w:kern w:val="0"/>
          <w:sz w:val="24"/>
          <w:szCs w:val="24"/>
          <w:lang w:val="en-US" w:eastAsia="zh-CN" w:bidi="ar-SA"/>
        </w:rPr>
        <w:t xml:space="preserve"> </w:t>
      </w:r>
      <w:r>
        <w:t>ELECTRIC CRYSTAL CLOCK</w:t>
      </w:r>
      <w:bookmarkEnd w:id="971"/>
      <w:bookmarkEnd w:id="972"/>
      <w:bookmarkEnd w:id="973"/>
      <w:bookmarkEnd w:id="974"/>
      <w:bookmarkEnd w:id="975"/>
      <w:r>
        <w:t xml:space="preserve"> </w:t>
      </w:r>
    </w:p>
    <w:p w14:paraId="459C3384">
      <w:pPr>
        <w:pStyle w:val="71"/>
        <w:ind w:left="743"/>
      </w:pPr>
      <w:r>
        <w:t>One (1) set of electric crystal clock system shall be provided as follows:</w:t>
      </w:r>
    </w:p>
    <w:p w14:paraId="1F7B1654">
      <w:pPr>
        <w:pStyle w:val="71"/>
        <w:ind w:left="743"/>
      </w:pPr>
      <w:r>
        <w:t xml:space="preserve">1 -Master clock with slave clock control panel in chart space. </w:t>
      </w:r>
    </w:p>
    <w:p w14:paraId="30EE1B73">
      <w:pPr>
        <w:pStyle w:val="71"/>
        <w:ind w:left="743"/>
      </w:pPr>
    </w:p>
    <w:p w14:paraId="4924C5A4">
      <w:pPr>
        <w:pStyle w:val="71"/>
        <w:ind w:left="743"/>
      </w:pPr>
      <w:r>
        <w:t>The master clock unit shall be incorporated with GMT and local time indication and</w:t>
      </w:r>
      <w:r>
        <w:rPr>
          <w:rFonts w:hint="eastAsia"/>
        </w:rPr>
        <w:t xml:space="preserve"> </w:t>
      </w:r>
      <w:r>
        <w:t>slave clock control device such as advance and reverse control switch etc.</w:t>
      </w:r>
    </w:p>
    <w:p w14:paraId="2AEE6778">
      <w:pPr>
        <w:tabs>
          <w:tab w:val="left" w:pos="3880"/>
        </w:tabs>
        <w:autoSpaceDE w:val="0"/>
        <w:autoSpaceDN w:val="0"/>
        <w:adjustRightInd w:val="0"/>
        <w:ind w:left="1009"/>
        <w:rPr>
          <w:kern w:val="0"/>
          <w:sz w:val="24"/>
        </w:rPr>
      </w:pPr>
    </w:p>
    <w:p w14:paraId="0C308523">
      <w:pPr>
        <w:pStyle w:val="71"/>
        <w:ind w:left="743"/>
      </w:pPr>
      <w:r>
        <w:t>The Master clock shall be interfaced with DGPS.</w:t>
      </w:r>
    </w:p>
    <w:p w14:paraId="26F8451E">
      <w:pPr>
        <w:tabs>
          <w:tab w:val="left" w:pos="3880"/>
        </w:tabs>
        <w:autoSpaceDE w:val="0"/>
        <w:autoSpaceDN w:val="0"/>
        <w:adjustRightInd w:val="0"/>
        <w:ind w:left="1009"/>
        <w:rPr>
          <w:kern w:val="0"/>
          <w:sz w:val="24"/>
        </w:rPr>
      </w:pPr>
    </w:p>
    <w:p w14:paraId="02C37694">
      <w:pPr>
        <w:autoSpaceDE w:val="0"/>
        <w:autoSpaceDN w:val="0"/>
        <w:adjustRightInd w:val="0"/>
        <w:ind w:left="1012"/>
        <w:rPr>
          <w:kern w:val="0"/>
          <w:sz w:val="24"/>
        </w:rPr>
      </w:pPr>
      <w:r>
        <w:rPr>
          <w:kern w:val="0"/>
          <w:sz w:val="24"/>
        </w:rPr>
        <w:t>Two hands slave clock:</w:t>
      </w:r>
    </w:p>
    <w:p w14:paraId="4C9A9CA3">
      <w:pPr>
        <w:tabs>
          <w:tab w:val="left" w:pos="3880"/>
        </w:tabs>
        <w:autoSpaceDE w:val="0"/>
        <w:autoSpaceDN w:val="0"/>
        <w:adjustRightInd w:val="0"/>
        <w:ind w:left="1012"/>
        <w:rPr>
          <w:kern w:val="0"/>
          <w:sz w:val="24"/>
        </w:rPr>
      </w:pPr>
      <w:r>
        <w:rPr>
          <w:kern w:val="0"/>
          <w:sz w:val="24"/>
        </w:rPr>
        <w:t>Decorative type:</w:t>
      </w:r>
      <w:r>
        <w:rPr>
          <w:kern w:val="0"/>
          <w:sz w:val="24"/>
        </w:rPr>
        <w:tab/>
      </w:r>
      <w:r>
        <w:rPr>
          <w:kern w:val="0"/>
          <w:sz w:val="24"/>
        </w:rPr>
        <w:t>Each captain class day room</w:t>
      </w:r>
    </w:p>
    <w:p w14:paraId="274AE3CB">
      <w:pPr>
        <w:autoSpaceDE w:val="0"/>
        <w:autoSpaceDN w:val="0"/>
        <w:adjustRightInd w:val="0"/>
        <w:ind w:left="3894"/>
        <w:rPr>
          <w:kern w:val="0"/>
          <w:sz w:val="24"/>
        </w:rPr>
      </w:pPr>
      <w:r>
        <w:rPr>
          <w:kern w:val="0"/>
          <w:sz w:val="24"/>
        </w:rPr>
        <w:t xml:space="preserve">Mess room </w:t>
      </w:r>
    </w:p>
    <w:p w14:paraId="2EFDA703">
      <w:pPr>
        <w:autoSpaceDE w:val="0"/>
        <w:autoSpaceDN w:val="0"/>
        <w:adjustRightInd w:val="0"/>
        <w:ind w:left="3894"/>
        <w:rPr>
          <w:kern w:val="0"/>
          <w:sz w:val="24"/>
        </w:rPr>
      </w:pPr>
      <w:r>
        <w:rPr>
          <w:rFonts w:hint="eastAsia"/>
          <w:kern w:val="0"/>
          <w:sz w:val="24"/>
        </w:rPr>
        <w:t>Recreation room</w:t>
      </w:r>
      <w:r>
        <w:rPr>
          <w:kern w:val="0"/>
          <w:sz w:val="24"/>
        </w:rPr>
        <w:t xml:space="preserve"> </w:t>
      </w:r>
    </w:p>
    <w:p w14:paraId="21D7F40D">
      <w:pPr>
        <w:autoSpaceDE w:val="0"/>
        <w:autoSpaceDN w:val="0"/>
        <w:adjustRightInd w:val="0"/>
        <w:ind w:left="3894"/>
        <w:rPr>
          <w:kern w:val="0"/>
          <w:sz w:val="24"/>
        </w:rPr>
      </w:pPr>
      <w:r>
        <w:rPr>
          <w:kern w:val="0"/>
          <w:sz w:val="24"/>
        </w:rPr>
        <w:t>Gymnasium</w:t>
      </w:r>
    </w:p>
    <w:p w14:paraId="58E05F3E">
      <w:pPr>
        <w:autoSpaceDE w:val="0"/>
        <w:autoSpaceDN w:val="0"/>
        <w:adjustRightInd w:val="0"/>
        <w:ind w:left="3894"/>
        <w:rPr>
          <w:kern w:val="0"/>
          <w:sz w:val="24"/>
        </w:rPr>
      </w:pPr>
      <w:r>
        <w:rPr>
          <w:kern w:val="0"/>
          <w:sz w:val="24"/>
        </w:rPr>
        <w:t>Chief. Officer</w:t>
      </w:r>
    </w:p>
    <w:p w14:paraId="7D9F3C07">
      <w:pPr>
        <w:autoSpaceDE w:val="0"/>
        <w:autoSpaceDN w:val="0"/>
        <w:adjustRightInd w:val="0"/>
        <w:ind w:left="3894"/>
        <w:rPr>
          <w:kern w:val="0"/>
          <w:sz w:val="24"/>
        </w:rPr>
      </w:pPr>
      <w:r>
        <w:rPr>
          <w:kern w:val="0"/>
          <w:sz w:val="24"/>
        </w:rPr>
        <w:t>Second engineer day room</w:t>
      </w:r>
    </w:p>
    <w:p w14:paraId="626E795F">
      <w:pPr>
        <w:autoSpaceDE w:val="0"/>
        <w:autoSpaceDN w:val="0"/>
        <w:adjustRightInd w:val="0"/>
        <w:ind w:left="3894"/>
        <w:rPr>
          <w:b/>
          <w:kern w:val="0"/>
          <w:sz w:val="24"/>
        </w:rPr>
      </w:pPr>
      <w:r>
        <w:rPr>
          <w:b/>
          <w:kern w:val="0"/>
          <w:sz w:val="24"/>
        </w:rPr>
        <w:t>Ship office</w:t>
      </w:r>
    </w:p>
    <w:p w14:paraId="4B0C7014">
      <w:pPr>
        <w:autoSpaceDE w:val="0"/>
        <w:autoSpaceDN w:val="0"/>
        <w:adjustRightInd w:val="0"/>
        <w:ind w:left="3894"/>
        <w:rPr>
          <w:kern w:val="0"/>
          <w:sz w:val="24"/>
        </w:rPr>
      </w:pPr>
    </w:p>
    <w:p w14:paraId="49FB71FB">
      <w:pPr>
        <w:tabs>
          <w:tab w:val="left" w:pos="3880"/>
        </w:tabs>
        <w:autoSpaceDE w:val="0"/>
        <w:autoSpaceDN w:val="0"/>
        <w:adjustRightInd w:val="0"/>
        <w:ind w:left="1009"/>
        <w:rPr>
          <w:kern w:val="0"/>
          <w:sz w:val="24"/>
        </w:rPr>
      </w:pPr>
    </w:p>
    <w:p w14:paraId="586C0B25">
      <w:pPr>
        <w:pStyle w:val="89"/>
        <w:ind w:left="3888" w:leftChars="480" w:hanging="2880" w:hangingChars="1200"/>
        <w:jc w:val="both"/>
      </w:pPr>
      <w:r>
        <w:t>Ordinary type:</w:t>
      </w:r>
      <w:r>
        <w:rPr>
          <w:szCs w:val="24"/>
        </w:rPr>
        <w:tab/>
      </w:r>
      <w:r>
        <w:t>Each one (1) double side type in corridor for each deck of accommodation</w:t>
      </w:r>
    </w:p>
    <w:p w14:paraId="59C3551E">
      <w:pPr>
        <w:autoSpaceDE w:val="0"/>
        <w:autoSpaceDN w:val="0"/>
        <w:adjustRightInd w:val="0"/>
        <w:ind w:left="3894"/>
        <w:rPr>
          <w:kern w:val="0"/>
          <w:sz w:val="24"/>
        </w:rPr>
      </w:pPr>
      <w:r>
        <w:rPr>
          <w:kern w:val="0"/>
          <w:sz w:val="24"/>
        </w:rPr>
        <w:t>Each office</w:t>
      </w:r>
    </w:p>
    <w:p w14:paraId="60CD9126">
      <w:pPr>
        <w:autoSpaceDE w:val="0"/>
        <w:autoSpaceDN w:val="0"/>
        <w:adjustRightInd w:val="0"/>
        <w:ind w:left="3894"/>
        <w:rPr>
          <w:kern w:val="0"/>
          <w:sz w:val="24"/>
        </w:rPr>
      </w:pPr>
      <w:r>
        <w:rPr>
          <w:kern w:val="0"/>
          <w:sz w:val="24"/>
        </w:rPr>
        <w:t>Hospital</w:t>
      </w:r>
    </w:p>
    <w:p w14:paraId="33BCDCDA">
      <w:pPr>
        <w:autoSpaceDE w:val="0"/>
        <w:autoSpaceDN w:val="0"/>
        <w:adjustRightInd w:val="0"/>
        <w:ind w:left="3894"/>
        <w:rPr>
          <w:kern w:val="0"/>
          <w:sz w:val="24"/>
        </w:rPr>
      </w:pPr>
      <w:r>
        <w:rPr>
          <w:kern w:val="0"/>
          <w:sz w:val="24"/>
        </w:rPr>
        <w:t>Pantry</w:t>
      </w:r>
    </w:p>
    <w:p w14:paraId="29365363">
      <w:pPr>
        <w:autoSpaceDE w:val="0"/>
        <w:autoSpaceDN w:val="0"/>
        <w:adjustRightInd w:val="0"/>
        <w:ind w:left="3894"/>
        <w:rPr>
          <w:kern w:val="0"/>
          <w:sz w:val="24"/>
        </w:rPr>
      </w:pPr>
      <w:r>
        <w:rPr>
          <w:kern w:val="0"/>
          <w:sz w:val="24"/>
        </w:rPr>
        <w:t>Galley</w:t>
      </w:r>
    </w:p>
    <w:p w14:paraId="225EA27C">
      <w:pPr>
        <w:tabs>
          <w:tab w:val="left" w:pos="3880"/>
        </w:tabs>
        <w:autoSpaceDE w:val="0"/>
        <w:autoSpaceDN w:val="0"/>
        <w:adjustRightInd w:val="0"/>
        <w:spacing w:line="240" w:lineRule="exact"/>
        <w:ind w:left="1009"/>
        <w:rPr>
          <w:kern w:val="0"/>
          <w:sz w:val="24"/>
        </w:rPr>
      </w:pPr>
    </w:p>
    <w:p w14:paraId="74B2BAF2">
      <w:pPr>
        <w:tabs>
          <w:tab w:val="left" w:pos="3880"/>
        </w:tabs>
        <w:autoSpaceDE w:val="0"/>
        <w:autoSpaceDN w:val="0"/>
        <w:adjustRightInd w:val="0"/>
        <w:spacing w:before="57"/>
        <w:ind w:left="1012"/>
        <w:rPr>
          <w:kern w:val="0"/>
          <w:sz w:val="24"/>
        </w:rPr>
      </w:pPr>
      <w:r>
        <w:rPr>
          <w:kern w:val="0"/>
          <w:sz w:val="24"/>
        </w:rPr>
        <w:t>Three hands slave clock:</w:t>
      </w:r>
      <w:r>
        <w:rPr>
          <w:kern w:val="0"/>
          <w:sz w:val="24"/>
        </w:rPr>
        <w:tab/>
      </w:r>
      <w:r>
        <w:rPr>
          <w:rFonts w:hint="eastAsia"/>
          <w:kern w:val="0"/>
          <w:sz w:val="24"/>
        </w:rPr>
        <w:t>W</w:t>
      </w:r>
      <w:r>
        <w:rPr>
          <w:kern w:val="0"/>
          <w:sz w:val="24"/>
        </w:rPr>
        <w:t xml:space="preserve">heelhouse control console, </w:t>
      </w:r>
    </w:p>
    <w:p w14:paraId="38314AA1">
      <w:pPr>
        <w:tabs>
          <w:tab w:val="left" w:pos="3880"/>
        </w:tabs>
        <w:autoSpaceDE w:val="0"/>
        <w:autoSpaceDN w:val="0"/>
        <w:adjustRightInd w:val="0"/>
        <w:spacing w:before="57"/>
        <w:ind w:left="1012"/>
        <w:rPr>
          <w:kern w:val="0"/>
          <w:sz w:val="24"/>
        </w:rPr>
      </w:pPr>
      <w:r>
        <w:rPr>
          <w:rFonts w:hint="eastAsia"/>
          <w:kern w:val="0"/>
          <w:sz w:val="24"/>
        </w:rPr>
        <w:tab/>
      </w:r>
      <w:r>
        <w:rPr>
          <w:rFonts w:hint="eastAsia"/>
          <w:kern w:val="0"/>
          <w:sz w:val="24"/>
        </w:rPr>
        <w:t>E</w:t>
      </w:r>
      <w:r>
        <w:rPr>
          <w:kern w:val="0"/>
          <w:sz w:val="24"/>
        </w:rPr>
        <w:t>ngine control room</w:t>
      </w:r>
    </w:p>
    <w:p w14:paraId="150891FF">
      <w:pPr>
        <w:tabs>
          <w:tab w:val="left" w:pos="3880"/>
        </w:tabs>
        <w:autoSpaceDE w:val="0"/>
        <w:autoSpaceDN w:val="0"/>
        <w:adjustRightInd w:val="0"/>
        <w:spacing w:line="240" w:lineRule="exact"/>
        <w:ind w:left="1009"/>
        <w:rPr>
          <w:kern w:val="0"/>
          <w:sz w:val="24"/>
        </w:rPr>
      </w:pPr>
    </w:p>
    <w:p w14:paraId="5EB4641B">
      <w:pPr>
        <w:autoSpaceDE w:val="0"/>
        <w:autoSpaceDN w:val="0"/>
        <w:adjustRightInd w:val="0"/>
        <w:spacing w:before="15"/>
        <w:ind w:firstLine="960" w:firstLineChars="400"/>
        <w:rPr>
          <w:kern w:val="0"/>
          <w:sz w:val="24"/>
        </w:rPr>
      </w:pPr>
      <w:r>
        <w:rPr>
          <w:kern w:val="0"/>
          <w:sz w:val="24"/>
        </w:rPr>
        <w:t>Three hands slave clock</w:t>
      </w:r>
      <w:r>
        <w:rPr>
          <w:rFonts w:hint="eastAsia"/>
          <w:kern w:val="0"/>
          <w:sz w:val="24"/>
        </w:rPr>
        <w:t xml:space="preserve"> (</w:t>
      </w:r>
      <w:r>
        <w:rPr>
          <w:kern w:val="0"/>
          <w:sz w:val="24"/>
        </w:rPr>
        <w:t>UTC type</w:t>
      </w:r>
      <w:r>
        <w:rPr>
          <w:rFonts w:hint="eastAsia"/>
          <w:kern w:val="0"/>
          <w:sz w:val="24"/>
        </w:rPr>
        <w:t>)</w:t>
      </w:r>
      <w:r>
        <w:rPr>
          <w:kern w:val="0"/>
          <w:sz w:val="24"/>
        </w:rPr>
        <w:t>:</w:t>
      </w:r>
      <w:r>
        <w:rPr>
          <w:kern w:val="0"/>
          <w:sz w:val="24"/>
        </w:rPr>
        <w:tab/>
      </w:r>
      <w:r>
        <w:rPr>
          <w:rFonts w:hint="eastAsia"/>
          <w:kern w:val="0"/>
          <w:sz w:val="24"/>
        </w:rPr>
        <w:t xml:space="preserve">   R</w:t>
      </w:r>
      <w:r>
        <w:rPr>
          <w:kern w:val="0"/>
          <w:sz w:val="24"/>
        </w:rPr>
        <w:t>adio space</w:t>
      </w:r>
    </w:p>
    <w:p w14:paraId="437213DB">
      <w:pPr>
        <w:autoSpaceDE w:val="0"/>
        <w:autoSpaceDN w:val="0"/>
        <w:adjustRightInd w:val="0"/>
        <w:spacing w:before="15"/>
        <w:ind w:firstLine="1040" w:firstLineChars="400"/>
        <w:rPr>
          <w:kern w:val="0"/>
          <w:sz w:val="26"/>
          <w:szCs w:val="26"/>
        </w:rPr>
      </w:pPr>
    </w:p>
    <w:p w14:paraId="4B1FF43E">
      <w:pPr>
        <w:pStyle w:val="3"/>
        <w:numPr>
          <w:ilvl w:val="2"/>
          <w:numId w:val="0"/>
        </w:numPr>
        <w:ind w:left="709" w:leftChars="0" w:hanging="709" w:firstLineChars="0"/>
        <w:jc w:val="left"/>
      </w:pPr>
      <w:bookmarkStart w:id="976" w:name="_Toc48573814"/>
      <w:bookmarkStart w:id="977" w:name="_Toc49257728"/>
      <w:bookmarkStart w:id="978" w:name="_Toc48573676"/>
      <w:bookmarkStart w:id="979" w:name="_Toc5724053"/>
      <w:bookmarkStart w:id="980" w:name="_Toc48312016"/>
      <w:r>
        <w:rPr>
          <w:rFonts w:hint="eastAsia" w:ascii="Arial" w:hAnsi="Arial" w:eastAsia="黑体" w:cs="Times New Roman"/>
          <w:b/>
          <w:bCs/>
          <w:caps/>
          <w:kern w:val="0"/>
          <w:sz w:val="24"/>
          <w:szCs w:val="24"/>
          <w:lang w:val="en-US" w:eastAsia="zh-CN" w:bidi="ar-SA"/>
        </w:rPr>
        <w:t>8.9.17</w:t>
      </w:r>
      <w:r>
        <w:rPr>
          <w:rFonts w:hint="eastAsia" w:cs="Times New Roman"/>
          <w:b/>
          <w:bCs/>
          <w:caps/>
          <w:kern w:val="0"/>
          <w:sz w:val="24"/>
          <w:szCs w:val="24"/>
          <w:lang w:val="en-US" w:eastAsia="zh-CN" w:bidi="ar-SA"/>
        </w:rPr>
        <w:t xml:space="preserve"> </w:t>
      </w:r>
      <w:r>
        <w:t>PC LOCAL AREA NETWORK</w:t>
      </w:r>
      <w:bookmarkEnd w:id="976"/>
      <w:bookmarkEnd w:id="977"/>
      <w:bookmarkEnd w:id="978"/>
      <w:bookmarkEnd w:id="979"/>
      <w:bookmarkEnd w:id="980"/>
    </w:p>
    <w:p w14:paraId="13879BA6">
      <w:pPr>
        <w:pStyle w:val="71"/>
        <w:ind w:left="743"/>
      </w:pPr>
      <w:r>
        <w:rPr>
          <w:rFonts w:hint="eastAsia"/>
        </w:rPr>
        <w:t>1</w:t>
      </w:r>
      <w:r>
        <w:t>- LAN system (</w:t>
      </w:r>
      <w:r>
        <w:rPr>
          <w:rFonts w:hint="eastAsia"/>
          <w:b/>
          <w:i/>
        </w:rPr>
        <w:t>Owner</w:t>
      </w:r>
      <w:r>
        <w:rPr>
          <w:rFonts w:hint="eastAsia"/>
        </w:rPr>
        <w:t xml:space="preserve"> supply; 10 stand socket</w:t>
      </w:r>
      <w:r>
        <w:t xml:space="preserve">, </w:t>
      </w:r>
      <w:r>
        <w:rPr>
          <w:rFonts w:hint="eastAsia"/>
          <w:b/>
          <w:i/>
        </w:rPr>
        <w:t xml:space="preserve">CAT.6 type </w:t>
      </w:r>
      <w:r>
        <w:rPr>
          <w:rFonts w:hint="eastAsia"/>
        </w:rPr>
        <w:t>c</w:t>
      </w:r>
      <w:r>
        <w:t>able wiring</w:t>
      </w:r>
      <w:r>
        <w:rPr>
          <w:rFonts w:hint="eastAsia"/>
        </w:rPr>
        <w:t xml:space="preserve"> </w:t>
      </w:r>
      <w:r>
        <w:rPr>
          <w:rFonts w:hint="eastAsia"/>
          <w:b/>
          <w:i/>
        </w:rPr>
        <w:t>and sockets</w:t>
      </w:r>
      <w:r>
        <w:rPr>
          <w:b/>
          <w:i/>
        </w:rPr>
        <w:t xml:space="preserve"> </w:t>
      </w:r>
      <w:r>
        <w:rPr>
          <w:rFonts w:hint="eastAsia"/>
          <w:b/>
          <w:i/>
        </w:rPr>
        <w:t>shall</w:t>
      </w:r>
      <w:r>
        <w:rPr>
          <w:b/>
          <w:i/>
        </w:rPr>
        <w:t xml:space="preserve"> </w:t>
      </w:r>
      <w:r>
        <w:t xml:space="preserve">be supplied by </w:t>
      </w:r>
      <w:r>
        <w:rPr>
          <w:rFonts w:hint="eastAsia"/>
        </w:rPr>
        <w:t xml:space="preserve">the </w:t>
      </w:r>
      <w:r>
        <w:t>Builder only)</w:t>
      </w:r>
    </w:p>
    <w:p w14:paraId="742AAF28">
      <w:pPr>
        <w:pStyle w:val="71"/>
        <w:ind w:left="743"/>
      </w:pPr>
    </w:p>
    <w:p w14:paraId="5AA4FEF6">
      <w:pPr>
        <w:pStyle w:val="71"/>
        <w:ind w:left="743"/>
        <w:rPr>
          <w:b/>
          <w:iCs/>
        </w:rPr>
      </w:pPr>
      <w:r>
        <w:rPr>
          <w:b/>
          <w:iCs/>
        </w:rPr>
        <w:t>This system to be connected to VSAT.</w:t>
      </w:r>
    </w:p>
    <w:p w14:paraId="5E1D5368">
      <w:pPr>
        <w:pStyle w:val="71"/>
        <w:ind w:left="743"/>
      </w:pPr>
    </w:p>
    <w:p w14:paraId="67815C9A">
      <w:pPr>
        <w:pStyle w:val="3"/>
        <w:numPr>
          <w:ilvl w:val="2"/>
          <w:numId w:val="0"/>
        </w:numPr>
        <w:ind w:left="709" w:leftChars="0" w:hanging="709" w:firstLineChars="0"/>
        <w:jc w:val="left"/>
      </w:pPr>
      <w:bookmarkStart w:id="981" w:name="_Toc48573815"/>
      <w:bookmarkStart w:id="982" w:name="_Toc48312017"/>
      <w:bookmarkStart w:id="983" w:name="_Toc49257729"/>
      <w:bookmarkStart w:id="984" w:name="_Toc48573677"/>
      <w:bookmarkStart w:id="985" w:name="_Toc5724054"/>
      <w:r>
        <w:rPr>
          <w:rFonts w:hint="eastAsia" w:ascii="Arial" w:hAnsi="Arial" w:eastAsia="黑体" w:cs="Times New Roman"/>
          <w:b/>
          <w:bCs/>
          <w:caps/>
          <w:kern w:val="0"/>
          <w:sz w:val="24"/>
          <w:szCs w:val="24"/>
          <w:lang w:val="en-US" w:eastAsia="zh-CN" w:bidi="ar-SA"/>
        </w:rPr>
        <w:t>8.9.18</w:t>
      </w:r>
      <w:r>
        <w:rPr>
          <w:rFonts w:hint="eastAsia" w:cs="Times New Roman"/>
          <w:b/>
          <w:bCs/>
          <w:caps/>
          <w:kern w:val="0"/>
          <w:sz w:val="24"/>
          <w:szCs w:val="24"/>
          <w:lang w:val="en-US" w:eastAsia="zh-CN" w:bidi="ar-SA"/>
        </w:rPr>
        <w:t xml:space="preserve"> </w:t>
      </w:r>
      <w:r>
        <w:rPr>
          <w:rFonts w:hint="eastAsia"/>
        </w:rPr>
        <w:t>E/R local water mist alarm system</w:t>
      </w:r>
      <w:bookmarkEnd w:id="981"/>
      <w:bookmarkEnd w:id="982"/>
      <w:bookmarkEnd w:id="983"/>
      <w:bookmarkEnd w:id="984"/>
      <w:bookmarkEnd w:id="985"/>
      <w:r>
        <w:rPr>
          <w:rFonts w:hint="eastAsia"/>
        </w:rPr>
        <w:t xml:space="preserve"> </w:t>
      </w:r>
    </w:p>
    <w:p w14:paraId="50CFCFAB">
      <w:pPr>
        <w:pStyle w:val="71"/>
        <w:ind w:left="743"/>
      </w:pPr>
      <w:r>
        <w:rPr>
          <w:rFonts w:hint="eastAsia"/>
        </w:rPr>
        <w:t>One (1) set fire alarm control panel of local water mist system shall be in the fire control station.</w:t>
      </w:r>
    </w:p>
    <w:p w14:paraId="220D0E06">
      <w:pPr>
        <w:tabs>
          <w:tab w:val="left" w:pos="3880"/>
        </w:tabs>
        <w:autoSpaceDE w:val="0"/>
        <w:autoSpaceDN w:val="0"/>
        <w:adjustRightInd w:val="0"/>
        <w:ind w:left="1009"/>
        <w:rPr>
          <w:kern w:val="0"/>
          <w:sz w:val="24"/>
        </w:rPr>
      </w:pPr>
    </w:p>
    <w:p w14:paraId="49D7FA47">
      <w:pPr>
        <w:pStyle w:val="71"/>
        <w:ind w:left="743"/>
      </w:pPr>
      <w:r>
        <w:rPr>
          <w:rFonts w:hint="eastAsia"/>
        </w:rPr>
        <w:t>One (1) set local pumps unit and starters in E/R.</w:t>
      </w:r>
    </w:p>
    <w:p w14:paraId="0AEBA5F1">
      <w:pPr>
        <w:tabs>
          <w:tab w:val="left" w:pos="3880"/>
        </w:tabs>
        <w:autoSpaceDE w:val="0"/>
        <w:autoSpaceDN w:val="0"/>
        <w:adjustRightInd w:val="0"/>
        <w:ind w:left="1009"/>
        <w:rPr>
          <w:kern w:val="0"/>
          <w:sz w:val="24"/>
        </w:rPr>
      </w:pPr>
    </w:p>
    <w:p w14:paraId="4C4D97D7">
      <w:pPr>
        <w:pStyle w:val="71"/>
        <w:ind w:left="743"/>
      </w:pPr>
      <w:r>
        <w:t xml:space="preserve">One </w:t>
      </w:r>
      <w:r>
        <w:rPr>
          <w:rFonts w:hint="eastAsia"/>
        </w:rPr>
        <w:t xml:space="preserve">(1) </w:t>
      </w:r>
      <w:r>
        <w:t>set repeater panel in wheelhouse control console and alarms connected to the AMS</w:t>
      </w:r>
    </w:p>
    <w:p w14:paraId="70A4C34B">
      <w:pPr>
        <w:tabs>
          <w:tab w:val="left" w:pos="3880"/>
        </w:tabs>
        <w:autoSpaceDE w:val="0"/>
        <w:autoSpaceDN w:val="0"/>
        <w:adjustRightInd w:val="0"/>
        <w:ind w:left="1009"/>
        <w:rPr>
          <w:kern w:val="0"/>
          <w:sz w:val="24"/>
        </w:rPr>
      </w:pPr>
    </w:p>
    <w:p w14:paraId="5741B9D9">
      <w:pPr>
        <w:pStyle w:val="71"/>
        <w:ind w:left="743"/>
      </w:pPr>
      <w:r>
        <w:rPr>
          <w:rFonts w:hint="eastAsia"/>
        </w:rPr>
        <w:t>Other flame detector, manually operated call points, flash lamp &amp; sirens etc. will be provided in each local mist area (i.e. M/E, A/E, F.O. purifier, boiler area etc.) as per rule.</w:t>
      </w:r>
    </w:p>
    <w:p w14:paraId="22B15E10">
      <w:pPr>
        <w:pStyle w:val="71"/>
        <w:ind w:left="743"/>
      </w:pPr>
    </w:p>
    <w:p w14:paraId="532EA08F">
      <w:pPr>
        <w:pStyle w:val="71"/>
        <w:ind w:left="743"/>
      </w:pPr>
    </w:p>
    <w:p w14:paraId="0AB98F3C">
      <w:pPr>
        <w:tabs>
          <w:tab w:val="left" w:pos="3880"/>
        </w:tabs>
        <w:autoSpaceDE w:val="0"/>
        <w:autoSpaceDN w:val="0"/>
        <w:adjustRightInd w:val="0"/>
        <w:ind w:left="1009"/>
        <w:rPr>
          <w:kern w:val="0"/>
          <w:sz w:val="24"/>
        </w:rPr>
      </w:pPr>
    </w:p>
    <w:p w14:paraId="1199DCF9">
      <w:pPr>
        <w:pStyle w:val="3"/>
        <w:numPr>
          <w:ilvl w:val="1"/>
          <w:numId w:val="0"/>
        </w:numPr>
        <w:ind w:left="567" w:leftChars="0" w:hanging="567" w:firstLineChars="0"/>
        <w:jc w:val="left"/>
      </w:pPr>
      <w:bookmarkStart w:id="986" w:name="_Toc49257730"/>
      <w:bookmarkStart w:id="987" w:name="_Toc48573816"/>
      <w:bookmarkStart w:id="988" w:name="_Toc48573678"/>
      <w:bookmarkStart w:id="989" w:name="_Toc48312018"/>
      <w:bookmarkStart w:id="990" w:name="_Toc5724056"/>
      <w:r>
        <w:rPr>
          <w:rFonts w:hint="eastAsia" w:ascii="Arial" w:hAnsi="Arial" w:eastAsia="黑体" w:cs="Times New Roman"/>
          <w:b/>
          <w:bCs/>
          <w:caps/>
          <w:kern w:val="0"/>
          <w:sz w:val="24"/>
          <w:szCs w:val="24"/>
          <w:lang w:val="en-US" w:eastAsia="zh-CN" w:bidi="ar-SA"/>
        </w:rPr>
        <w:t>8.10</w:t>
      </w:r>
      <w:r>
        <w:rPr>
          <w:rFonts w:hint="eastAsia" w:cs="Times New Roman"/>
          <w:b/>
          <w:bCs/>
          <w:caps/>
          <w:kern w:val="0"/>
          <w:sz w:val="24"/>
          <w:szCs w:val="24"/>
          <w:lang w:val="en-US" w:eastAsia="zh-CN" w:bidi="ar-SA"/>
        </w:rPr>
        <w:t xml:space="preserve"> </w:t>
      </w:r>
      <w:r>
        <w:t>NAUTICAL INSTRUMENT</w:t>
      </w:r>
      <w:bookmarkEnd w:id="986"/>
      <w:bookmarkEnd w:id="987"/>
      <w:bookmarkEnd w:id="988"/>
      <w:bookmarkEnd w:id="989"/>
      <w:bookmarkEnd w:id="990"/>
    </w:p>
    <w:p w14:paraId="4D11A1A1">
      <w:pPr>
        <w:tabs>
          <w:tab w:val="left" w:pos="3880"/>
        </w:tabs>
        <w:autoSpaceDE w:val="0"/>
        <w:autoSpaceDN w:val="0"/>
        <w:adjustRightInd w:val="0"/>
        <w:ind w:left="1009"/>
        <w:rPr>
          <w:kern w:val="0"/>
          <w:sz w:val="24"/>
        </w:rPr>
      </w:pPr>
      <w:r>
        <w:rPr>
          <w:kern w:val="0"/>
          <w:sz w:val="24"/>
        </w:rPr>
        <w:t xml:space="preserve">Equipment and arrangement of nautical instrument will be supplied as per </w:t>
      </w:r>
      <w:r>
        <w:rPr>
          <w:rFonts w:hint="eastAsia"/>
          <w:kern w:val="0"/>
          <w:sz w:val="24"/>
        </w:rPr>
        <w:t>the rules requirement</w:t>
      </w:r>
      <w:r>
        <w:rPr>
          <w:kern w:val="0"/>
          <w:sz w:val="24"/>
        </w:rPr>
        <w:t>.</w:t>
      </w:r>
    </w:p>
    <w:p w14:paraId="02651BD2">
      <w:pPr>
        <w:tabs>
          <w:tab w:val="left" w:pos="3880"/>
        </w:tabs>
        <w:autoSpaceDE w:val="0"/>
        <w:autoSpaceDN w:val="0"/>
        <w:adjustRightInd w:val="0"/>
        <w:ind w:left="1009"/>
        <w:rPr>
          <w:kern w:val="0"/>
          <w:sz w:val="24"/>
        </w:rPr>
      </w:pPr>
    </w:p>
    <w:p w14:paraId="776E5DA1">
      <w:pPr>
        <w:pStyle w:val="3"/>
        <w:numPr>
          <w:ilvl w:val="2"/>
          <w:numId w:val="0"/>
        </w:numPr>
        <w:ind w:left="709" w:leftChars="0" w:hanging="709" w:firstLineChars="0"/>
        <w:jc w:val="left"/>
      </w:pPr>
      <w:bookmarkStart w:id="991" w:name="_Toc48573679"/>
      <w:bookmarkStart w:id="992" w:name="_Toc48573817"/>
      <w:bookmarkStart w:id="993" w:name="_Toc49257731"/>
      <w:bookmarkStart w:id="994" w:name="_Toc5724057"/>
      <w:bookmarkStart w:id="995" w:name="_Toc48312019"/>
      <w:r>
        <w:rPr>
          <w:rFonts w:hint="eastAsia" w:ascii="Arial" w:hAnsi="Arial" w:eastAsia="黑体" w:cs="Times New Roman"/>
          <w:b/>
          <w:bCs/>
          <w:caps/>
          <w:kern w:val="0"/>
          <w:sz w:val="24"/>
          <w:szCs w:val="24"/>
          <w:lang w:val="en-US" w:eastAsia="zh-CN" w:bidi="ar-SA"/>
        </w:rPr>
        <w:t>8.10.1</w:t>
      </w:r>
      <w:r>
        <w:rPr>
          <w:rFonts w:hint="eastAsia" w:cs="Times New Roman"/>
          <w:b/>
          <w:bCs/>
          <w:caps/>
          <w:kern w:val="0"/>
          <w:sz w:val="24"/>
          <w:szCs w:val="24"/>
          <w:lang w:val="en-US" w:eastAsia="zh-CN" w:bidi="ar-SA"/>
        </w:rPr>
        <w:t xml:space="preserve"> </w:t>
      </w:r>
      <w:r>
        <w:rPr>
          <w:rFonts w:hint="eastAsia"/>
        </w:rPr>
        <w:t>Magnetic Compass</w:t>
      </w:r>
      <w:r>
        <w:t xml:space="preserve"> (AC 220 V, DC 24 V)</w:t>
      </w:r>
      <w:bookmarkEnd w:id="991"/>
      <w:bookmarkEnd w:id="992"/>
      <w:bookmarkEnd w:id="993"/>
      <w:bookmarkEnd w:id="994"/>
      <w:bookmarkEnd w:id="995"/>
    </w:p>
    <w:p w14:paraId="4ABD919F">
      <w:pPr>
        <w:pStyle w:val="71"/>
        <w:ind w:left="743"/>
      </w:pPr>
      <w:r>
        <w:t xml:space="preserve">One set of </w:t>
      </w:r>
      <w:r>
        <w:rPr>
          <w:rFonts w:hint="eastAsia"/>
        </w:rPr>
        <w:t xml:space="preserve">transmitting type </w:t>
      </w:r>
      <w:r>
        <w:t>magnetic compass (TMC) with reflector binnacle shall be installed. Transmitting magnetic compass signal should be connected to auto pilot.</w:t>
      </w:r>
    </w:p>
    <w:p w14:paraId="11239A02">
      <w:pPr>
        <w:autoSpaceDE w:val="0"/>
        <w:autoSpaceDN w:val="0"/>
        <w:adjustRightInd w:val="0"/>
        <w:spacing w:line="240" w:lineRule="exact"/>
        <w:ind w:left="1009"/>
        <w:rPr>
          <w:kern w:val="0"/>
          <w:sz w:val="24"/>
        </w:rPr>
      </w:pPr>
    </w:p>
    <w:p w14:paraId="408017A0">
      <w:pPr>
        <w:pStyle w:val="71"/>
        <w:ind w:left="743"/>
      </w:pPr>
      <w:r>
        <w:t xml:space="preserve">Accessory to be provided as per the Maker’s standard. </w:t>
      </w:r>
    </w:p>
    <w:p w14:paraId="188365F9">
      <w:pPr>
        <w:autoSpaceDE w:val="0"/>
        <w:autoSpaceDN w:val="0"/>
        <w:adjustRightInd w:val="0"/>
        <w:spacing w:line="240" w:lineRule="exact"/>
        <w:ind w:left="1009"/>
        <w:rPr>
          <w:kern w:val="0"/>
          <w:sz w:val="24"/>
        </w:rPr>
      </w:pPr>
    </w:p>
    <w:p w14:paraId="34E3DB76">
      <w:pPr>
        <w:pStyle w:val="71"/>
        <w:ind w:left="743"/>
      </w:pPr>
      <w:r>
        <w:t>Heading signal of TMC should be sent to the steering unit for auto steering and off-course alarm in the event of a gyrocompass failure.</w:t>
      </w:r>
    </w:p>
    <w:p w14:paraId="3C18E613">
      <w:pPr>
        <w:autoSpaceDE w:val="0"/>
        <w:autoSpaceDN w:val="0"/>
        <w:adjustRightInd w:val="0"/>
        <w:spacing w:line="240" w:lineRule="exact"/>
        <w:ind w:left="1009"/>
        <w:rPr>
          <w:kern w:val="0"/>
          <w:sz w:val="24"/>
        </w:rPr>
      </w:pPr>
    </w:p>
    <w:p w14:paraId="62281E34">
      <w:pPr>
        <w:pStyle w:val="71"/>
        <w:ind w:left="743"/>
      </w:pPr>
      <w:r>
        <w:t>One</w:t>
      </w:r>
      <w:r>
        <w:rPr>
          <w:rFonts w:hint="eastAsia"/>
        </w:rPr>
        <w:t xml:space="preserve"> </w:t>
      </w:r>
      <w:r>
        <w:t xml:space="preserve">(1) spare bowl </w:t>
      </w:r>
      <w:r>
        <w:rPr>
          <w:rFonts w:hint="eastAsia"/>
        </w:rPr>
        <w:t>will</w:t>
      </w:r>
      <w:r>
        <w:t xml:space="preserve"> be provided.</w:t>
      </w:r>
      <w:r>
        <w:rPr>
          <w:rFonts w:hint="eastAsia"/>
        </w:rPr>
        <w:t xml:space="preserve"> </w:t>
      </w:r>
      <w:r>
        <w:t>Heading signal of TMC should be sent to the steering unit for auto steering and off-course alarm.</w:t>
      </w:r>
    </w:p>
    <w:p w14:paraId="71280090">
      <w:pPr>
        <w:pStyle w:val="71"/>
        <w:ind w:left="743"/>
      </w:pPr>
    </w:p>
    <w:p w14:paraId="5227B228">
      <w:pPr>
        <w:pStyle w:val="71"/>
        <w:ind w:left="743"/>
      </w:pPr>
      <w:r>
        <w:rPr>
          <w:rFonts w:hint="eastAsia"/>
        </w:rPr>
        <w:t>A length of bypass tube and facilities shall be considered as per the maker</w:t>
      </w:r>
      <w:r>
        <w:t>’</w:t>
      </w:r>
      <w:r>
        <w:rPr>
          <w:rFonts w:hint="eastAsia"/>
        </w:rPr>
        <w:t xml:space="preserve">s standard if the binnacle had to </w:t>
      </w:r>
      <w:r>
        <w:t>locate</w:t>
      </w:r>
      <w:r>
        <w:rPr>
          <w:rFonts w:hint="eastAsia"/>
        </w:rPr>
        <w:t xml:space="preserve"> a distance from the top of the </w:t>
      </w:r>
      <w:r>
        <w:t>helmsman</w:t>
      </w:r>
      <w:r>
        <w:rPr>
          <w:rFonts w:hint="eastAsia"/>
        </w:rPr>
        <w:t xml:space="preserve"> position in the wheelhouse. </w:t>
      </w:r>
    </w:p>
    <w:p w14:paraId="789D472E">
      <w:pPr>
        <w:autoSpaceDE w:val="0"/>
        <w:autoSpaceDN w:val="0"/>
        <w:adjustRightInd w:val="0"/>
        <w:spacing w:line="240" w:lineRule="exact"/>
        <w:ind w:left="1009"/>
        <w:rPr>
          <w:kern w:val="0"/>
          <w:sz w:val="24"/>
        </w:rPr>
      </w:pPr>
    </w:p>
    <w:p w14:paraId="4A6B5CBA">
      <w:pPr>
        <w:pStyle w:val="71"/>
        <w:ind w:left="743"/>
      </w:pPr>
      <w:r>
        <w:t xml:space="preserve">Dimmer </w:t>
      </w:r>
      <w:r>
        <w:rPr>
          <w:rFonts w:hint="eastAsia"/>
        </w:rPr>
        <w:t xml:space="preserve">at bridge console </w:t>
      </w:r>
      <w:r>
        <w:t xml:space="preserve">for magnetic compass lamps </w:t>
      </w:r>
      <w:r>
        <w:rPr>
          <w:rFonts w:hint="eastAsia"/>
        </w:rPr>
        <w:t>of</w:t>
      </w:r>
      <w:r>
        <w:t xml:space="preserve"> both DC24V and AC220V shall be provided.</w:t>
      </w:r>
    </w:p>
    <w:p w14:paraId="4725E018">
      <w:pPr>
        <w:pStyle w:val="71"/>
        <w:ind w:left="743"/>
      </w:pPr>
    </w:p>
    <w:p w14:paraId="6C8B97C1">
      <w:pPr>
        <w:pStyle w:val="3"/>
        <w:numPr>
          <w:ilvl w:val="2"/>
          <w:numId w:val="0"/>
        </w:numPr>
        <w:ind w:left="709" w:leftChars="0" w:hanging="709" w:firstLineChars="0"/>
        <w:jc w:val="left"/>
      </w:pPr>
      <w:bookmarkStart w:id="996" w:name="_Toc48573818"/>
      <w:bookmarkStart w:id="997" w:name="_Toc5724058"/>
      <w:bookmarkStart w:id="998" w:name="_Toc48312020"/>
      <w:bookmarkStart w:id="999" w:name="_Toc49257732"/>
      <w:bookmarkStart w:id="1000" w:name="_Toc48573680"/>
      <w:r>
        <w:rPr>
          <w:rFonts w:hint="eastAsia" w:ascii="Arial" w:hAnsi="Arial" w:eastAsia="黑体" w:cs="Times New Roman"/>
          <w:b/>
          <w:bCs/>
          <w:caps/>
          <w:kern w:val="0"/>
          <w:sz w:val="24"/>
          <w:szCs w:val="24"/>
          <w:lang w:val="en-US" w:eastAsia="zh-CN" w:bidi="ar-SA"/>
        </w:rPr>
        <w:t>8.10.2</w:t>
      </w:r>
      <w:r>
        <w:rPr>
          <w:rFonts w:hint="eastAsia" w:cs="Times New Roman"/>
          <w:b/>
          <w:bCs/>
          <w:caps/>
          <w:kern w:val="0"/>
          <w:sz w:val="24"/>
          <w:szCs w:val="24"/>
          <w:lang w:val="en-US" w:eastAsia="zh-CN" w:bidi="ar-SA"/>
        </w:rPr>
        <w:t xml:space="preserve"> </w:t>
      </w:r>
      <w:r>
        <w:t>GYRO COMPASS (AC 220 V, DC 24 V)</w:t>
      </w:r>
      <w:bookmarkEnd w:id="996"/>
      <w:bookmarkEnd w:id="997"/>
      <w:bookmarkEnd w:id="998"/>
      <w:bookmarkEnd w:id="999"/>
      <w:bookmarkEnd w:id="1000"/>
    </w:p>
    <w:p w14:paraId="6210AA6A">
      <w:pPr>
        <w:autoSpaceDE w:val="0"/>
        <w:autoSpaceDN w:val="0"/>
        <w:adjustRightInd w:val="0"/>
        <w:ind w:left="1012"/>
        <w:rPr>
          <w:kern w:val="0"/>
          <w:sz w:val="24"/>
        </w:rPr>
      </w:pPr>
      <w:r>
        <w:rPr>
          <w:rFonts w:hint="eastAsia"/>
          <w:kern w:val="0"/>
          <w:sz w:val="24"/>
        </w:rPr>
        <w:t>One</w:t>
      </w:r>
      <w:r>
        <w:rPr>
          <w:kern w:val="0"/>
          <w:sz w:val="24"/>
        </w:rPr>
        <w:t xml:space="preserve"> </w:t>
      </w:r>
      <w:r>
        <w:rPr>
          <w:rFonts w:hint="eastAsia"/>
          <w:kern w:val="0"/>
          <w:sz w:val="24"/>
        </w:rPr>
        <w:t xml:space="preserve">(1) </w:t>
      </w:r>
      <w:r>
        <w:rPr>
          <w:kern w:val="0"/>
          <w:sz w:val="24"/>
        </w:rPr>
        <w:t>set of gyro-compass</w:t>
      </w:r>
      <w:r>
        <w:rPr>
          <w:rFonts w:hint="eastAsia"/>
          <w:kern w:val="0"/>
          <w:sz w:val="24"/>
        </w:rPr>
        <w:t xml:space="preserve"> </w:t>
      </w:r>
      <w:r>
        <w:rPr>
          <w:kern w:val="0"/>
          <w:sz w:val="24"/>
        </w:rPr>
        <w:t>shall be installed as follows:</w:t>
      </w:r>
    </w:p>
    <w:p w14:paraId="3DFBCBE4">
      <w:pPr>
        <w:autoSpaceDE w:val="0"/>
        <w:autoSpaceDN w:val="0"/>
        <w:adjustRightInd w:val="0"/>
        <w:ind w:left="1374"/>
        <w:rPr>
          <w:kern w:val="0"/>
          <w:sz w:val="24"/>
        </w:rPr>
      </w:pPr>
      <w:r>
        <w:rPr>
          <w:rFonts w:hint="eastAsia"/>
          <w:kern w:val="0"/>
          <w:sz w:val="24"/>
        </w:rPr>
        <w:t>1</w:t>
      </w:r>
      <w:r>
        <w:rPr>
          <w:kern w:val="0"/>
          <w:sz w:val="24"/>
        </w:rPr>
        <w:t xml:space="preserve"> – Master compass</w:t>
      </w:r>
    </w:p>
    <w:p w14:paraId="2B399A55">
      <w:pPr>
        <w:autoSpaceDE w:val="0"/>
        <w:autoSpaceDN w:val="0"/>
        <w:adjustRightInd w:val="0"/>
        <w:ind w:left="1374"/>
        <w:rPr>
          <w:kern w:val="0"/>
          <w:sz w:val="24"/>
        </w:rPr>
      </w:pPr>
      <w:r>
        <w:rPr>
          <w:kern w:val="0"/>
          <w:sz w:val="24"/>
        </w:rPr>
        <w:t>1 – Digital repeater on W/H front ceiling console</w:t>
      </w:r>
    </w:p>
    <w:p w14:paraId="4265612D">
      <w:pPr>
        <w:autoSpaceDE w:val="0"/>
        <w:autoSpaceDN w:val="0"/>
        <w:adjustRightInd w:val="0"/>
        <w:ind w:left="1374"/>
        <w:rPr>
          <w:kern w:val="0"/>
          <w:sz w:val="24"/>
        </w:rPr>
      </w:pPr>
      <w:r>
        <w:rPr>
          <w:kern w:val="0"/>
          <w:sz w:val="24"/>
        </w:rPr>
        <w:t>1 – Bearing repeater with pedestal on each bridge wings</w:t>
      </w:r>
    </w:p>
    <w:p w14:paraId="00957245">
      <w:pPr>
        <w:autoSpaceDE w:val="0"/>
        <w:autoSpaceDN w:val="0"/>
        <w:adjustRightInd w:val="0"/>
        <w:ind w:left="1374"/>
        <w:rPr>
          <w:kern w:val="0"/>
          <w:sz w:val="24"/>
        </w:rPr>
      </w:pPr>
      <w:r>
        <w:rPr>
          <w:kern w:val="0"/>
          <w:sz w:val="24"/>
        </w:rPr>
        <w:t>1 –Bearing repeater in steering stand of W/H</w:t>
      </w:r>
    </w:p>
    <w:p w14:paraId="7CAE3FEB">
      <w:pPr>
        <w:autoSpaceDE w:val="0"/>
        <w:autoSpaceDN w:val="0"/>
        <w:adjustRightInd w:val="0"/>
        <w:ind w:left="1374"/>
        <w:rPr>
          <w:kern w:val="0"/>
          <w:sz w:val="24"/>
        </w:rPr>
      </w:pPr>
      <w:r>
        <w:rPr>
          <w:kern w:val="0"/>
          <w:sz w:val="24"/>
        </w:rPr>
        <w:t xml:space="preserve">1 – </w:t>
      </w:r>
      <w:r>
        <w:rPr>
          <w:rFonts w:hint="eastAsia"/>
          <w:kern w:val="0"/>
          <w:sz w:val="24"/>
        </w:rPr>
        <w:t>Repeater</w:t>
      </w:r>
      <w:r>
        <w:rPr>
          <w:kern w:val="0"/>
          <w:sz w:val="24"/>
        </w:rPr>
        <w:t xml:space="preserve"> in steering gear room</w:t>
      </w:r>
    </w:p>
    <w:p w14:paraId="63C1EC02">
      <w:pPr>
        <w:autoSpaceDE w:val="0"/>
        <w:autoSpaceDN w:val="0"/>
        <w:adjustRightInd w:val="0"/>
        <w:ind w:left="1374"/>
        <w:rPr>
          <w:kern w:val="0"/>
          <w:sz w:val="24"/>
        </w:rPr>
      </w:pPr>
      <w:r>
        <w:rPr>
          <w:kern w:val="0"/>
          <w:sz w:val="24"/>
        </w:rPr>
        <w:t>1 – Digital indication in captain’s day room</w:t>
      </w:r>
    </w:p>
    <w:p w14:paraId="6DA44C20">
      <w:pPr>
        <w:autoSpaceDE w:val="0"/>
        <w:autoSpaceDN w:val="0"/>
        <w:adjustRightInd w:val="0"/>
        <w:ind w:left="1374"/>
        <w:rPr>
          <w:kern w:val="0"/>
          <w:sz w:val="24"/>
        </w:rPr>
      </w:pPr>
      <w:r>
        <w:rPr>
          <w:kern w:val="0"/>
          <w:sz w:val="24"/>
        </w:rPr>
        <w:t>1 – Course recorder (only heading signal to be recorded) in chart space of W/H</w:t>
      </w:r>
    </w:p>
    <w:p w14:paraId="3FE0D411">
      <w:pPr>
        <w:autoSpaceDE w:val="0"/>
        <w:autoSpaceDN w:val="0"/>
        <w:adjustRightInd w:val="0"/>
        <w:ind w:left="1374"/>
        <w:rPr>
          <w:kern w:val="0"/>
          <w:sz w:val="24"/>
        </w:rPr>
      </w:pPr>
      <w:r>
        <w:rPr>
          <w:kern w:val="0"/>
          <w:sz w:val="24"/>
        </w:rPr>
        <w:t>1 – Rate of turn indicator on W/H front ceiling consol</w:t>
      </w:r>
      <w:r>
        <w:rPr>
          <w:rFonts w:hint="eastAsia"/>
          <w:kern w:val="0"/>
          <w:sz w:val="24"/>
        </w:rPr>
        <w:t>e</w:t>
      </w:r>
    </w:p>
    <w:p w14:paraId="182B050C">
      <w:pPr>
        <w:autoSpaceDE w:val="0"/>
        <w:autoSpaceDN w:val="0"/>
        <w:adjustRightInd w:val="0"/>
        <w:ind w:left="1374"/>
        <w:rPr>
          <w:kern w:val="0"/>
          <w:sz w:val="24"/>
        </w:rPr>
      </w:pPr>
      <w:r>
        <w:rPr>
          <w:kern w:val="0"/>
          <w:sz w:val="24"/>
        </w:rPr>
        <w:t>1 – Set of azimuth mirror and azimuth circle</w:t>
      </w:r>
    </w:p>
    <w:p w14:paraId="2F5198C7">
      <w:pPr>
        <w:autoSpaceDE w:val="0"/>
        <w:autoSpaceDN w:val="0"/>
        <w:adjustRightInd w:val="0"/>
        <w:ind w:left="1374"/>
        <w:rPr>
          <w:kern w:val="0"/>
          <w:sz w:val="24"/>
        </w:rPr>
      </w:pPr>
      <w:r>
        <w:rPr>
          <w:kern w:val="0"/>
          <w:sz w:val="24"/>
        </w:rPr>
        <w:t>1 – Repeater of heading type for conning position 1.of PANAMA required.(acc.rules)</w:t>
      </w:r>
    </w:p>
    <w:p w14:paraId="0C80BD83">
      <w:pPr>
        <w:autoSpaceDE w:val="0"/>
        <w:autoSpaceDN w:val="0"/>
        <w:adjustRightInd w:val="0"/>
        <w:spacing w:line="240" w:lineRule="exact"/>
        <w:ind w:left="1009"/>
        <w:rPr>
          <w:b/>
          <w:kern w:val="0"/>
          <w:sz w:val="24"/>
        </w:rPr>
      </w:pPr>
    </w:p>
    <w:p w14:paraId="1E2DD1B9">
      <w:pPr>
        <w:autoSpaceDE w:val="0"/>
        <w:autoSpaceDN w:val="0"/>
        <w:adjustRightInd w:val="0"/>
        <w:ind w:left="1012"/>
        <w:rPr>
          <w:kern w:val="0"/>
          <w:sz w:val="24"/>
        </w:rPr>
      </w:pPr>
      <w:r>
        <w:rPr>
          <w:kern w:val="0"/>
          <w:sz w:val="24"/>
        </w:rPr>
        <w:t>Heading output signals shall be sent to Inmarsat-</w:t>
      </w:r>
      <w:r>
        <w:rPr>
          <w:rFonts w:hint="eastAsia"/>
          <w:kern w:val="0"/>
          <w:sz w:val="24"/>
        </w:rPr>
        <w:t xml:space="preserve"> </w:t>
      </w:r>
      <w:r>
        <w:rPr>
          <w:kern w:val="0"/>
          <w:sz w:val="24"/>
        </w:rPr>
        <w:t>Fleetboard Band</w:t>
      </w:r>
      <w:r>
        <w:rPr>
          <w:rFonts w:hint="eastAsia"/>
          <w:kern w:val="0"/>
          <w:sz w:val="24"/>
        </w:rPr>
        <w:t xml:space="preserve"> if necessary</w:t>
      </w:r>
      <w:r>
        <w:rPr>
          <w:kern w:val="0"/>
          <w:sz w:val="24"/>
        </w:rPr>
        <w:t xml:space="preserve">, VDR, AIS, </w:t>
      </w:r>
      <w:r>
        <w:rPr>
          <w:rFonts w:hint="eastAsia"/>
          <w:kern w:val="0"/>
          <w:sz w:val="24"/>
        </w:rPr>
        <w:t xml:space="preserve">ECDIS, </w:t>
      </w:r>
      <w:r>
        <w:rPr>
          <w:kern w:val="0"/>
          <w:sz w:val="24"/>
        </w:rPr>
        <w:t>radars and auto-pilot etc. External signals from the speed log, DGPS etc. shall be received.</w:t>
      </w:r>
    </w:p>
    <w:p w14:paraId="49E9786F">
      <w:pPr>
        <w:autoSpaceDE w:val="0"/>
        <w:autoSpaceDN w:val="0"/>
        <w:adjustRightInd w:val="0"/>
        <w:ind w:left="1012"/>
        <w:rPr>
          <w:kern w:val="0"/>
          <w:sz w:val="24"/>
        </w:rPr>
      </w:pPr>
      <w:r>
        <w:rPr>
          <w:rFonts w:hint="eastAsia"/>
          <w:kern w:val="0"/>
          <w:sz w:val="24"/>
        </w:rPr>
        <w:t>The rate of turn signal shall sent to the ECDIS</w:t>
      </w:r>
    </w:p>
    <w:p w14:paraId="6F617B37">
      <w:pPr>
        <w:autoSpaceDE w:val="0"/>
        <w:autoSpaceDN w:val="0"/>
        <w:adjustRightInd w:val="0"/>
        <w:ind w:left="1012"/>
        <w:rPr>
          <w:kern w:val="0"/>
          <w:sz w:val="24"/>
        </w:rPr>
      </w:pPr>
    </w:p>
    <w:p w14:paraId="010A5626">
      <w:pPr>
        <w:pStyle w:val="3"/>
        <w:numPr>
          <w:ilvl w:val="2"/>
          <w:numId w:val="0"/>
        </w:numPr>
        <w:ind w:left="709" w:leftChars="0" w:hanging="709" w:firstLineChars="0"/>
        <w:jc w:val="left"/>
      </w:pPr>
      <w:bookmarkStart w:id="1001" w:name="_Toc48312021"/>
      <w:bookmarkStart w:id="1002" w:name="_Toc49257733"/>
      <w:bookmarkStart w:id="1003" w:name="_Toc5724059"/>
      <w:bookmarkStart w:id="1004" w:name="_Toc48573681"/>
      <w:bookmarkStart w:id="1005" w:name="_Toc48573819"/>
      <w:r>
        <w:rPr>
          <w:rFonts w:hint="eastAsia" w:ascii="Arial" w:hAnsi="Arial" w:eastAsia="黑体" w:cs="Times New Roman"/>
          <w:b/>
          <w:bCs/>
          <w:caps/>
          <w:kern w:val="0"/>
          <w:sz w:val="24"/>
          <w:szCs w:val="24"/>
          <w:lang w:val="en-US" w:eastAsia="zh-CN" w:bidi="ar-SA"/>
        </w:rPr>
        <w:t>8.10.3</w:t>
      </w:r>
      <w:r>
        <w:rPr>
          <w:rFonts w:hint="eastAsia" w:cs="Times New Roman"/>
          <w:b/>
          <w:bCs/>
          <w:caps/>
          <w:kern w:val="0"/>
          <w:sz w:val="24"/>
          <w:szCs w:val="24"/>
          <w:lang w:val="en-US" w:eastAsia="zh-CN" w:bidi="ar-SA"/>
        </w:rPr>
        <w:t xml:space="preserve"> </w:t>
      </w:r>
      <w:r>
        <w:t>AUTO PILOT (AC 220 V, DC</w:t>
      </w:r>
      <w:r>
        <w:rPr>
          <w:rFonts w:hint="eastAsia"/>
        </w:rPr>
        <w:t xml:space="preserve"> </w:t>
      </w:r>
      <w:r>
        <w:t>24 V)</w:t>
      </w:r>
      <w:bookmarkEnd w:id="1001"/>
      <w:bookmarkEnd w:id="1002"/>
      <w:bookmarkEnd w:id="1003"/>
      <w:bookmarkEnd w:id="1004"/>
      <w:bookmarkEnd w:id="1005"/>
    </w:p>
    <w:p w14:paraId="538B9447">
      <w:pPr>
        <w:autoSpaceDE w:val="0"/>
        <w:autoSpaceDN w:val="0"/>
        <w:adjustRightInd w:val="0"/>
        <w:ind w:left="1012"/>
        <w:rPr>
          <w:kern w:val="0"/>
          <w:sz w:val="24"/>
        </w:rPr>
      </w:pPr>
      <w:r>
        <w:rPr>
          <w:kern w:val="0"/>
          <w:sz w:val="24"/>
        </w:rPr>
        <w:t>One (1) complete set of adaptive auto-pilot shall be installed consisting of:</w:t>
      </w:r>
    </w:p>
    <w:p w14:paraId="2327941B">
      <w:pPr>
        <w:autoSpaceDE w:val="0"/>
        <w:autoSpaceDN w:val="0"/>
        <w:adjustRightInd w:val="0"/>
        <w:ind w:left="1012"/>
        <w:rPr>
          <w:kern w:val="0"/>
          <w:sz w:val="24"/>
        </w:rPr>
      </w:pPr>
      <w:r>
        <w:rPr>
          <w:kern w:val="0"/>
          <w:sz w:val="24"/>
        </w:rPr>
        <w:t xml:space="preserve">One (1) - Steering stand </w:t>
      </w:r>
      <w:r>
        <w:rPr>
          <w:rFonts w:hint="eastAsia"/>
          <w:kern w:val="0"/>
          <w:sz w:val="24"/>
        </w:rPr>
        <w:t>in</w:t>
      </w:r>
      <w:r>
        <w:rPr>
          <w:kern w:val="0"/>
          <w:sz w:val="24"/>
        </w:rPr>
        <w:t xml:space="preserve"> the wheelhouse</w:t>
      </w:r>
      <w:r>
        <w:rPr>
          <w:rFonts w:hint="eastAsia"/>
          <w:kern w:val="0"/>
          <w:sz w:val="24"/>
        </w:rPr>
        <w:t>, which might be combined with the bridge consoles;</w:t>
      </w:r>
    </w:p>
    <w:p w14:paraId="2EEA0B48">
      <w:pPr>
        <w:autoSpaceDE w:val="0"/>
        <w:autoSpaceDN w:val="0"/>
        <w:adjustRightInd w:val="0"/>
        <w:spacing w:line="240" w:lineRule="exact"/>
        <w:ind w:left="1009"/>
        <w:rPr>
          <w:kern w:val="0"/>
          <w:sz w:val="24"/>
        </w:rPr>
      </w:pPr>
    </w:p>
    <w:p w14:paraId="2E17406F">
      <w:pPr>
        <w:autoSpaceDE w:val="0"/>
        <w:autoSpaceDN w:val="0"/>
        <w:adjustRightInd w:val="0"/>
        <w:spacing w:before="2"/>
        <w:ind w:left="1012"/>
        <w:rPr>
          <w:kern w:val="0"/>
          <w:sz w:val="24"/>
        </w:rPr>
      </w:pPr>
      <w:r>
        <w:rPr>
          <w:kern w:val="0"/>
          <w:sz w:val="24"/>
        </w:rPr>
        <w:t>The steering stand shall be equipped with a steering mode select switch in order to select the operation mode of automatic steering or electric hand steering with follow-up or non follow-up control. Non follow-up control units for both bridge wings shall be provided.</w:t>
      </w:r>
    </w:p>
    <w:p w14:paraId="4862B9BD">
      <w:pPr>
        <w:autoSpaceDE w:val="0"/>
        <w:autoSpaceDN w:val="0"/>
        <w:adjustRightInd w:val="0"/>
        <w:spacing w:line="240" w:lineRule="exact"/>
        <w:ind w:left="1009"/>
        <w:rPr>
          <w:kern w:val="0"/>
          <w:sz w:val="24"/>
        </w:rPr>
      </w:pPr>
    </w:p>
    <w:p w14:paraId="784156F1">
      <w:pPr>
        <w:autoSpaceDE w:val="0"/>
        <w:autoSpaceDN w:val="0"/>
        <w:adjustRightInd w:val="0"/>
        <w:spacing w:before="54"/>
        <w:ind w:left="1012"/>
        <w:rPr>
          <w:kern w:val="0"/>
          <w:sz w:val="24"/>
        </w:rPr>
      </w:pPr>
      <w:r>
        <w:rPr>
          <w:kern w:val="0"/>
          <w:sz w:val="24"/>
        </w:rPr>
        <w:t>The steering stand shall be provided with power failure alarm and off course alarm.</w:t>
      </w:r>
    </w:p>
    <w:p w14:paraId="48C52CBB">
      <w:pPr>
        <w:autoSpaceDE w:val="0"/>
        <w:autoSpaceDN w:val="0"/>
        <w:adjustRightInd w:val="0"/>
        <w:spacing w:line="240" w:lineRule="exact"/>
        <w:ind w:left="1009"/>
        <w:rPr>
          <w:kern w:val="0"/>
          <w:sz w:val="24"/>
        </w:rPr>
      </w:pPr>
    </w:p>
    <w:p w14:paraId="69B87ED7">
      <w:pPr>
        <w:autoSpaceDE w:val="0"/>
        <w:autoSpaceDN w:val="0"/>
        <w:adjustRightInd w:val="0"/>
        <w:spacing w:before="54"/>
        <w:ind w:left="1012"/>
        <w:rPr>
          <w:kern w:val="0"/>
          <w:sz w:val="24"/>
        </w:rPr>
      </w:pPr>
      <w:r>
        <w:rPr>
          <w:rFonts w:hint="eastAsia"/>
          <w:kern w:val="0"/>
          <w:sz w:val="24"/>
        </w:rPr>
        <w:t>The f</w:t>
      </w:r>
      <w:r>
        <w:rPr>
          <w:kern w:val="0"/>
          <w:sz w:val="24"/>
        </w:rPr>
        <w:t>eedback unit shall be arranged in steering</w:t>
      </w:r>
      <w:r>
        <w:rPr>
          <w:rFonts w:hint="eastAsia"/>
          <w:kern w:val="0"/>
          <w:sz w:val="24"/>
        </w:rPr>
        <w:t xml:space="preserve"> </w:t>
      </w:r>
      <w:r>
        <w:rPr>
          <w:kern w:val="0"/>
          <w:sz w:val="24"/>
        </w:rPr>
        <w:t>gear room</w:t>
      </w:r>
      <w:r>
        <w:rPr>
          <w:rFonts w:hint="eastAsia"/>
          <w:kern w:val="0"/>
          <w:sz w:val="24"/>
        </w:rPr>
        <w:t xml:space="preserve"> with level </w:t>
      </w:r>
      <w:r>
        <w:rPr>
          <w:kern w:val="0"/>
          <w:sz w:val="24"/>
        </w:rPr>
        <w:t>link rod</w:t>
      </w:r>
      <w:r>
        <w:rPr>
          <w:rFonts w:hint="eastAsia"/>
          <w:kern w:val="0"/>
          <w:sz w:val="24"/>
        </w:rPr>
        <w:t xml:space="preserve"> as per the maker</w:t>
      </w:r>
      <w:r>
        <w:rPr>
          <w:kern w:val="0"/>
          <w:sz w:val="24"/>
        </w:rPr>
        <w:t>’</w:t>
      </w:r>
      <w:r>
        <w:rPr>
          <w:rFonts w:hint="eastAsia"/>
          <w:kern w:val="0"/>
          <w:sz w:val="24"/>
        </w:rPr>
        <w:t xml:space="preserve">s standard </w:t>
      </w:r>
      <w:r>
        <w:rPr>
          <w:kern w:val="0"/>
          <w:sz w:val="24"/>
        </w:rPr>
        <w:t>.</w:t>
      </w:r>
    </w:p>
    <w:p w14:paraId="1B3F287B">
      <w:pPr>
        <w:autoSpaceDE w:val="0"/>
        <w:autoSpaceDN w:val="0"/>
        <w:adjustRightInd w:val="0"/>
        <w:spacing w:line="240" w:lineRule="exact"/>
        <w:ind w:left="1009"/>
        <w:rPr>
          <w:kern w:val="0"/>
          <w:sz w:val="24"/>
        </w:rPr>
      </w:pPr>
    </w:p>
    <w:p w14:paraId="7750D040">
      <w:pPr>
        <w:autoSpaceDE w:val="0"/>
        <w:autoSpaceDN w:val="0"/>
        <w:adjustRightInd w:val="0"/>
        <w:spacing w:before="54"/>
        <w:ind w:left="1012"/>
        <w:rPr>
          <w:kern w:val="0"/>
          <w:sz w:val="24"/>
        </w:rPr>
      </w:pPr>
      <w:r>
        <w:rPr>
          <w:kern w:val="0"/>
          <w:sz w:val="24"/>
        </w:rPr>
        <w:t>Auto pilot override tiller to be provided in main console on wheelhouse</w:t>
      </w:r>
      <w:r>
        <w:rPr>
          <w:rFonts w:hint="eastAsia"/>
          <w:kern w:val="0"/>
          <w:sz w:val="24"/>
        </w:rPr>
        <w:t>.</w:t>
      </w:r>
    </w:p>
    <w:p w14:paraId="310320F3">
      <w:pPr>
        <w:autoSpaceDE w:val="0"/>
        <w:autoSpaceDN w:val="0"/>
        <w:adjustRightInd w:val="0"/>
        <w:spacing w:before="54"/>
        <w:ind w:left="1012"/>
        <w:rPr>
          <w:kern w:val="0"/>
          <w:sz w:val="24"/>
        </w:rPr>
      </w:pPr>
    </w:p>
    <w:p w14:paraId="43F5C418">
      <w:pPr>
        <w:autoSpaceDE w:val="0"/>
        <w:autoSpaceDN w:val="0"/>
        <w:adjustRightInd w:val="0"/>
        <w:spacing w:before="54"/>
        <w:ind w:left="1012"/>
        <w:rPr>
          <w:kern w:val="0"/>
          <w:sz w:val="24"/>
        </w:rPr>
      </w:pPr>
      <w:r>
        <w:rPr>
          <w:kern w:val="0"/>
          <w:sz w:val="24"/>
        </w:rPr>
        <w:t>T</w:t>
      </w:r>
      <w:r>
        <w:rPr>
          <w:rFonts w:hint="eastAsia"/>
          <w:kern w:val="0"/>
          <w:sz w:val="24"/>
        </w:rPr>
        <w:t xml:space="preserve">he heading signal from the magnetic compass and gyro compass shall be connect in the autopilot </w:t>
      </w:r>
      <w:r>
        <w:rPr>
          <w:kern w:val="0"/>
          <w:sz w:val="24"/>
        </w:rPr>
        <w:t>separately</w:t>
      </w:r>
      <w:r>
        <w:rPr>
          <w:rFonts w:hint="eastAsia"/>
          <w:kern w:val="0"/>
          <w:sz w:val="24"/>
        </w:rPr>
        <w:t>.</w:t>
      </w:r>
    </w:p>
    <w:p w14:paraId="12AA565E">
      <w:pPr>
        <w:autoSpaceDE w:val="0"/>
        <w:autoSpaceDN w:val="0"/>
        <w:adjustRightInd w:val="0"/>
        <w:spacing w:before="54"/>
        <w:ind w:left="1012"/>
        <w:rPr>
          <w:kern w:val="0"/>
          <w:sz w:val="24"/>
        </w:rPr>
      </w:pPr>
    </w:p>
    <w:p w14:paraId="142D9688">
      <w:pPr>
        <w:pStyle w:val="3"/>
        <w:numPr>
          <w:ilvl w:val="2"/>
          <w:numId w:val="0"/>
        </w:numPr>
        <w:ind w:left="709" w:leftChars="0" w:hanging="709" w:firstLineChars="0"/>
        <w:jc w:val="left"/>
      </w:pPr>
      <w:bookmarkStart w:id="1006" w:name="_Toc49257734"/>
      <w:bookmarkStart w:id="1007" w:name="_Toc5724060"/>
      <w:bookmarkStart w:id="1008" w:name="_Toc48312022"/>
      <w:bookmarkStart w:id="1009" w:name="_Toc48573820"/>
      <w:bookmarkStart w:id="1010" w:name="_Toc48573682"/>
      <w:r>
        <w:rPr>
          <w:rFonts w:hint="eastAsia" w:ascii="Arial" w:hAnsi="Arial" w:eastAsia="黑体" w:cs="Times New Roman"/>
          <w:b/>
          <w:bCs/>
          <w:caps/>
          <w:kern w:val="0"/>
          <w:sz w:val="24"/>
          <w:szCs w:val="24"/>
          <w:lang w:val="en-US" w:eastAsia="zh-CN" w:bidi="ar-SA"/>
        </w:rPr>
        <w:t>8.10.4</w:t>
      </w:r>
      <w:r>
        <w:rPr>
          <w:rFonts w:hint="eastAsia" w:cs="Times New Roman"/>
          <w:b/>
          <w:bCs/>
          <w:caps/>
          <w:kern w:val="0"/>
          <w:sz w:val="24"/>
          <w:szCs w:val="24"/>
          <w:lang w:val="en-US" w:eastAsia="zh-CN" w:bidi="ar-SA"/>
        </w:rPr>
        <w:t xml:space="preserve"> </w:t>
      </w:r>
      <w:r>
        <w:t>ECHO SOUNDER (AC 220 V)</w:t>
      </w:r>
      <w:bookmarkEnd w:id="1006"/>
      <w:bookmarkEnd w:id="1007"/>
      <w:bookmarkEnd w:id="1008"/>
      <w:bookmarkEnd w:id="1009"/>
      <w:bookmarkEnd w:id="1010"/>
    </w:p>
    <w:p w14:paraId="6443F88E">
      <w:pPr>
        <w:autoSpaceDE w:val="0"/>
        <w:autoSpaceDN w:val="0"/>
        <w:adjustRightInd w:val="0"/>
        <w:spacing w:before="20"/>
        <w:ind w:left="1374" w:hanging="361"/>
        <w:rPr>
          <w:kern w:val="0"/>
          <w:sz w:val="24"/>
        </w:rPr>
      </w:pPr>
      <w:r>
        <w:rPr>
          <w:kern w:val="0"/>
          <w:sz w:val="24"/>
        </w:rPr>
        <w:t xml:space="preserve">One (1) set of echo sounder with necessary accessories shall be installed as follows: </w:t>
      </w:r>
    </w:p>
    <w:p w14:paraId="35010DB8">
      <w:pPr>
        <w:autoSpaceDE w:val="0"/>
        <w:autoSpaceDN w:val="0"/>
        <w:adjustRightInd w:val="0"/>
        <w:spacing w:line="240" w:lineRule="exact"/>
        <w:ind w:left="1009"/>
        <w:rPr>
          <w:kern w:val="0"/>
          <w:sz w:val="24"/>
        </w:rPr>
      </w:pPr>
    </w:p>
    <w:p w14:paraId="6698ED7D">
      <w:pPr>
        <w:autoSpaceDE w:val="0"/>
        <w:autoSpaceDN w:val="0"/>
        <w:adjustRightInd w:val="0"/>
        <w:spacing w:line="276" w:lineRule="auto"/>
        <w:ind w:left="1374"/>
        <w:rPr>
          <w:kern w:val="0"/>
          <w:sz w:val="24"/>
        </w:rPr>
      </w:pPr>
      <w:r>
        <w:rPr>
          <w:rFonts w:hint="eastAsia"/>
          <w:kern w:val="0"/>
          <w:sz w:val="24"/>
        </w:rPr>
        <w:t>1</w:t>
      </w:r>
      <w:r>
        <w:rPr>
          <w:kern w:val="0"/>
          <w:sz w:val="24"/>
        </w:rPr>
        <w:t xml:space="preserve">- Transducer in bottom of </w:t>
      </w:r>
      <w:r>
        <w:rPr>
          <w:rFonts w:hint="eastAsia"/>
          <w:kern w:val="0"/>
          <w:sz w:val="24"/>
        </w:rPr>
        <w:t>fwd  working frequency type of transducer to be 200 kHz according to Maker</w:t>
      </w:r>
      <w:r>
        <w:rPr>
          <w:kern w:val="0"/>
          <w:sz w:val="24"/>
        </w:rPr>
        <w:t>’</w:t>
      </w:r>
      <w:r>
        <w:rPr>
          <w:rFonts w:hint="eastAsia"/>
          <w:kern w:val="0"/>
          <w:sz w:val="24"/>
        </w:rPr>
        <w:t>s standard,</w:t>
      </w:r>
    </w:p>
    <w:p w14:paraId="2EF104AF">
      <w:pPr>
        <w:autoSpaceDE w:val="0"/>
        <w:autoSpaceDN w:val="0"/>
        <w:adjustRightInd w:val="0"/>
        <w:spacing w:line="276" w:lineRule="auto"/>
        <w:ind w:left="1734" w:hanging="361"/>
        <w:rPr>
          <w:b/>
          <w:i/>
          <w:kern w:val="0"/>
          <w:sz w:val="24"/>
        </w:rPr>
      </w:pPr>
      <w:r>
        <w:rPr>
          <w:rFonts w:hint="eastAsia"/>
          <w:b/>
          <w:i/>
          <w:kern w:val="0"/>
          <w:sz w:val="24"/>
        </w:rPr>
        <w:t>(Option: 1</w:t>
      </w:r>
      <w:r>
        <w:rPr>
          <w:b/>
          <w:i/>
          <w:kern w:val="0"/>
          <w:sz w:val="24"/>
        </w:rPr>
        <w:t>- Transducer in bottom of</w:t>
      </w:r>
      <w:r>
        <w:rPr>
          <w:rFonts w:hint="eastAsia"/>
          <w:b/>
          <w:i/>
          <w:kern w:val="0"/>
          <w:sz w:val="24"/>
        </w:rPr>
        <w:t xml:space="preserve"> stern, </w:t>
      </w:r>
      <w:r>
        <w:rPr>
          <w:b/>
          <w:i/>
          <w:kern w:val="0"/>
          <w:sz w:val="24"/>
        </w:rPr>
        <w:t>and the bridge screen at the same time can display the depth of F/A</w:t>
      </w:r>
      <w:r>
        <w:rPr>
          <w:rFonts w:hint="eastAsia"/>
          <w:b/>
          <w:i/>
          <w:kern w:val="0"/>
          <w:sz w:val="24"/>
        </w:rPr>
        <w:t>);</w:t>
      </w:r>
    </w:p>
    <w:p w14:paraId="1B3A5FCE">
      <w:pPr>
        <w:autoSpaceDE w:val="0"/>
        <w:autoSpaceDN w:val="0"/>
        <w:adjustRightInd w:val="0"/>
        <w:spacing w:line="276" w:lineRule="auto"/>
        <w:ind w:left="1374"/>
        <w:rPr>
          <w:kern w:val="0"/>
          <w:sz w:val="24"/>
        </w:rPr>
      </w:pPr>
      <w:r>
        <w:rPr>
          <w:kern w:val="0"/>
          <w:sz w:val="24"/>
        </w:rPr>
        <w:t>1- Main display in the chart space</w:t>
      </w:r>
    </w:p>
    <w:p w14:paraId="22819C98">
      <w:pPr>
        <w:autoSpaceDE w:val="0"/>
        <w:autoSpaceDN w:val="0"/>
        <w:adjustRightInd w:val="0"/>
        <w:spacing w:line="276" w:lineRule="auto"/>
        <w:ind w:left="1374"/>
        <w:rPr>
          <w:kern w:val="0"/>
          <w:sz w:val="24"/>
        </w:rPr>
      </w:pPr>
      <w:r>
        <w:rPr>
          <w:kern w:val="0"/>
          <w:sz w:val="24"/>
        </w:rPr>
        <w:t>1- Display in wheelhouse ceiling panel.</w:t>
      </w:r>
    </w:p>
    <w:p w14:paraId="79281B62">
      <w:pPr>
        <w:autoSpaceDE w:val="0"/>
        <w:autoSpaceDN w:val="0"/>
        <w:adjustRightInd w:val="0"/>
        <w:spacing w:line="240" w:lineRule="exact"/>
        <w:ind w:left="1009"/>
        <w:rPr>
          <w:kern w:val="0"/>
          <w:sz w:val="24"/>
        </w:rPr>
      </w:pPr>
    </w:p>
    <w:p w14:paraId="3905E678">
      <w:pPr>
        <w:autoSpaceDE w:val="0"/>
        <w:autoSpaceDN w:val="0"/>
        <w:adjustRightInd w:val="0"/>
        <w:ind w:left="990" w:leftChars="471" w:hanging="1"/>
        <w:rPr>
          <w:kern w:val="0"/>
          <w:sz w:val="24"/>
        </w:rPr>
      </w:pPr>
      <w:r>
        <w:rPr>
          <w:rFonts w:hint="eastAsia"/>
          <w:kern w:val="0"/>
          <w:sz w:val="24"/>
        </w:rPr>
        <w:t>The maximum depth range scale is 300 meters or as per Maker</w:t>
      </w:r>
      <w:r>
        <w:rPr>
          <w:kern w:val="0"/>
          <w:sz w:val="24"/>
        </w:rPr>
        <w:t>’</w:t>
      </w:r>
      <w:r>
        <w:rPr>
          <w:rFonts w:hint="eastAsia"/>
          <w:kern w:val="0"/>
          <w:sz w:val="24"/>
        </w:rPr>
        <w:t xml:space="preserve">s </w:t>
      </w:r>
      <w:r>
        <w:rPr>
          <w:kern w:val="0"/>
          <w:sz w:val="24"/>
        </w:rPr>
        <w:t>standard</w:t>
      </w:r>
      <w:r>
        <w:rPr>
          <w:rFonts w:hint="eastAsia"/>
          <w:kern w:val="0"/>
          <w:sz w:val="24"/>
        </w:rPr>
        <w:t xml:space="preserve"> and signal shall be transmitted to VDR and ECDIS.</w:t>
      </w:r>
    </w:p>
    <w:p w14:paraId="67A527A3">
      <w:pPr>
        <w:autoSpaceDE w:val="0"/>
        <w:autoSpaceDN w:val="0"/>
        <w:adjustRightInd w:val="0"/>
        <w:ind w:left="990" w:leftChars="471" w:hanging="1"/>
        <w:rPr>
          <w:kern w:val="0"/>
          <w:sz w:val="20"/>
          <w:szCs w:val="20"/>
        </w:rPr>
      </w:pPr>
    </w:p>
    <w:p w14:paraId="39039CE0">
      <w:pPr>
        <w:pStyle w:val="3"/>
        <w:numPr>
          <w:ilvl w:val="2"/>
          <w:numId w:val="0"/>
        </w:numPr>
        <w:ind w:left="709" w:leftChars="0" w:hanging="709" w:firstLineChars="0"/>
        <w:jc w:val="left"/>
      </w:pPr>
      <w:bookmarkStart w:id="1011" w:name="_Toc48573821"/>
      <w:bookmarkStart w:id="1012" w:name="_Toc5724061"/>
      <w:bookmarkStart w:id="1013" w:name="_Toc48312023"/>
      <w:bookmarkStart w:id="1014" w:name="_Toc48573683"/>
      <w:bookmarkStart w:id="1015" w:name="_Toc49257735"/>
      <w:r>
        <w:rPr>
          <w:rFonts w:hint="eastAsia" w:ascii="Arial" w:hAnsi="Arial" w:eastAsia="黑体" w:cs="Times New Roman"/>
          <w:b/>
          <w:bCs/>
          <w:caps/>
          <w:kern w:val="0"/>
          <w:sz w:val="24"/>
          <w:szCs w:val="24"/>
          <w:lang w:val="en-US" w:eastAsia="zh-CN" w:bidi="ar-SA"/>
        </w:rPr>
        <w:t>8.10.5</w:t>
      </w:r>
      <w:r>
        <w:rPr>
          <w:rFonts w:hint="eastAsia" w:cs="Times New Roman"/>
          <w:b/>
          <w:bCs/>
          <w:caps/>
          <w:kern w:val="0"/>
          <w:sz w:val="24"/>
          <w:szCs w:val="24"/>
          <w:lang w:val="en-US" w:eastAsia="zh-CN" w:bidi="ar-SA"/>
        </w:rPr>
        <w:t xml:space="preserve"> </w:t>
      </w:r>
      <w:r>
        <w:t>SPEED LOG (AC 220 V)</w:t>
      </w:r>
      <w:bookmarkEnd w:id="1011"/>
      <w:bookmarkEnd w:id="1012"/>
      <w:bookmarkEnd w:id="1013"/>
      <w:bookmarkEnd w:id="1014"/>
      <w:bookmarkEnd w:id="1015"/>
    </w:p>
    <w:p w14:paraId="7A81DCAB">
      <w:pPr>
        <w:autoSpaceDE w:val="0"/>
        <w:autoSpaceDN w:val="0"/>
        <w:adjustRightInd w:val="0"/>
        <w:ind w:left="1012"/>
        <w:rPr>
          <w:kern w:val="0"/>
          <w:sz w:val="24"/>
        </w:rPr>
      </w:pPr>
      <w:r>
        <w:rPr>
          <w:rFonts w:hint="eastAsia"/>
          <w:kern w:val="0"/>
          <w:sz w:val="24"/>
        </w:rPr>
        <w:t xml:space="preserve">The </w:t>
      </w:r>
      <w:r>
        <w:rPr>
          <w:kern w:val="0"/>
          <w:sz w:val="24"/>
        </w:rPr>
        <w:t>speed log</w:t>
      </w:r>
      <w:r>
        <w:rPr>
          <w:rFonts w:hint="eastAsia"/>
          <w:kern w:val="0"/>
          <w:sz w:val="24"/>
        </w:rPr>
        <w:t xml:space="preserve"> must meet the requirement of Resolution MSC.334 (90).</w:t>
      </w:r>
    </w:p>
    <w:p w14:paraId="6DA43C11">
      <w:pPr>
        <w:autoSpaceDE w:val="0"/>
        <w:autoSpaceDN w:val="0"/>
        <w:adjustRightInd w:val="0"/>
        <w:ind w:left="1012"/>
        <w:rPr>
          <w:kern w:val="0"/>
          <w:sz w:val="24"/>
        </w:rPr>
      </w:pPr>
    </w:p>
    <w:p w14:paraId="2D23362A">
      <w:pPr>
        <w:autoSpaceDE w:val="0"/>
        <w:autoSpaceDN w:val="0"/>
        <w:adjustRightInd w:val="0"/>
        <w:ind w:left="1012"/>
        <w:rPr>
          <w:b/>
          <w:i/>
          <w:kern w:val="0"/>
          <w:sz w:val="24"/>
        </w:rPr>
      </w:pPr>
      <w:r>
        <w:rPr>
          <w:rFonts w:hint="eastAsia"/>
          <w:b/>
          <w:i/>
          <w:kern w:val="0"/>
          <w:sz w:val="24"/>
        </w:rPr>
        <w:t>(Option:</w:t>
      </w:r>
      <w:r>
        <w:rPr>
          <w:b/>
          <w:i/>
          <w:kern w:val="0"/>
          <w:sz w:val="24"/>
        </w:rPr>
        <w:t>Speed log on the bridge display screen, there are speed of water or speed of ground, were displayed the direction of flow and arrows of velocity indicator.</w:t>
      </w:r>
      <w:r>
        <w:rPr>
          <w:rFonts w:hint="eastAsia"/>
          <w:b/>
          <w:i/>
          <w:kern w:val="0"/>
          <w:sz w:val="24"/>
        </w:rPr>
        <w:t>)</w:t>
      </w:r>
    </w:p>
    <w:p w14:paraId="1D943866">
      <w:pPr>
        <w:autoSpaceDE w:val="0"/>
        <w:autoSpaceDN w:val="0"/>
        <w:adjustRightInd w:val="0"/>
        <w:spacing w:line="240" w:lineRule="exact"/>
        <w:ind w:left="1009"/>
        <w:rPr>
          <w:kern w:val="0"/>
          <w:sz w:val="24"/>
        </w:rPr>
      </w:pPr>
    </w:p>
    <w:p w14:paraId="4F5776EF">
      <w:pPr>
        <w:autoSpaceDE w:val="0"/>
        <w:autoSpaceDN w:val="0"/>
        <w:adjustRightInd w:val="0"/>
        <w:ind w:left="1012"/>
        <w:rPr>
          <w:kern w:val="0"/>
          <w:sz w:val="24"/>
        </w:rPr>
      </w:pPr>
      <w:r>
        <w:rPr>
          <w:kern w:val="0"/>
          <w:sz w:val="24"/>
        </w:rPr>
        <w:t>One (1) set of Doppler speed log shall be provided</w:t>
      </w:r>
      <w:r>
        <w:rPr>
          <w:rFonts w:hint="eastAsia"/>
          <w:kern w:val="0"/>
          <w:sz w:val="24"/>
        </w:rPr>
        <w:t xml:space="preserve"> </w:t>
      </w:r>
      <w:r>
        <w:rPr>
          <w:kern w:val="0"/>
          <w:sz w:val="24"/>
        </w:rPr>
        <w:t>as follows:</w:t>
      </w:r>
    </w:p>
    <w:p w14:paraId="0A3014FC">
      <w:pPr>
        <w:autoSpaceDE w:val="0"/>
        <w:autoSpaceDN w:val="0"/>
        <w:adjustRightInd w:val="0"/>
        <w:ind w:left="1613" w:leftChars="654" w:hanging="240" w:hangingChars="100"/>
        <w:rPr>
          <w:kern w:val="0"/>
          <w:sz w:val="24"/>
        </w:rPr>
      </w:pPr>
      <w:r>
        <w:rPr>
          <w:kern w:val="0"/>
          <w:sz w:val="24"/>
        </w:rPr>
        <w:t>1-</w:t>
      </w:r>
      <w:r>
        <w:rPr>
          <w:rFonts w:hint="eastAsia"/>
          <w:kern w:val="0"/>
          <w:sz w:val="24"/>
        </w:rPr>
        <w:t xml:space="preserve"> T</w:t>
      </w:r>
      <w:r>
        <w:rPr>
          <w:kern w:val="0"/>
          <w:sz w:val="24"/>
        </w:rPr>
        <w:t xml:space="preserve">ransducer </w:t>
      </w:r>
      <w:r>
        <w:rPr>
          <w:rFonts w:hint="eastAsia"/>
          <w:kern w:val="0"/>
          <w:sz w:val="24"/>
        </w:rPr>
        <w:t xml:space="preserve">with gate valve </w:t>
      </w:r>
      <w:r>
        <w:rPr>
          <w:kern w:val="0"/>
          <w:sz w:val="24"/>
        </w:rPr>
        <w:t>fitted in ship forward bottom</w:t>
      </w:r>
    </w:p>
    <w:p w14:paraId="4EE0633C">
      <w:pPr>
        <w:autoSpaceDE w:val="0"/>
        <w:autoSpaceDN w:val="0"/>
        <w:adjustRightInd w:val="0"/>
        <w:ind w:left="1613" w:leftChars="654" w:hanging="240" w:hangingChars="100"/>
        <w:rPr>
          <w:kern w:val="0"/>
          <w:sz w:val="24"/>
        </w:rPr>
      </w:pPr>
      <w:r>
        <w:rPr>
          <w:kern w:val="0"/>
          <w:sz w:val="24"/>
        </w:rPr>
        <w:t>1-</w:t>
      </w:r>
      <w:r>
        <w:rPr>
          <w:rFonts w:hint="eastAsia"/>
          <w:kern w:val="0"/>
          <w:sz w:val="24"/>
        </w:rPr>
        <w:t xml:space="preserve"> Electronic unit in fore room</w:t>
      </w:r>
    </w:p>
    <w:p w14:paraId="759A383E">
      <w:pPr>
        <w:autoSpaceDE w:val="0"/>
        <w:autoSpaceDN w:val="0"/>
        <w:adjustRightInd w:val="0"/>
        <w:ind w:left="1374"/>
        <w:rPr>
          <w:kern w:val="0"/>
          <w:sz w:val="24"/>
        </w:rPr>
      </w:pPr>
      <w:r>
        <w:rPr>
          <w:kern w:val="0"/>
          <w:sz w:val="24"/>
        </w:rPr>
        <w:t>1-</w:t>
      </w:r>
      <w:r>
        <w:rPr>
          <w:rFonts w:hint="eastAsia"/>
          <w:kern w:val="0"/>
          <w:sz w:val="24"/>
        </w:rPr>
        <w:t xml:space="preserve"> </w:t>
      </w:r>
      <w:r>
        <w:rPr>
          <w:kern w:val="0"/>
          <w:sz w:val="24"/>
        </w:rPr>
        <w:t>Main unit in chart space</w:t>
      </w:r>
    </w:p>
    <w:p w14:paraId="28194C31">
      <w:pPr>
        <w:autoSpaceDE w:val="0"/>
        <w:autoSpaceDN w:val="0"/>
        <w:adjustRightInd w:val="0"/>
        <w:ind w:left="1611" w:hanging="238"/>
        <w:rPr>
          <w:kern w:val="0"/>
          <w:sz w:val="24"/>
        </w:rPr>
      </w:pPr>
      <w:r>
        <w:rPr>
          <w:rFonts w:hint="eastAsia"/>
          <w:b/>
          <w:kern w:val="0"/>
          <w:sz w:val="24"/>
        </w:rPr>
        <w:t>1</w:t>
      </w:r>
      <w:r>
        <w:rPr>
          <w:kern w:val="0"/>
          <w:sz w:val="24"/>
        </w:rPr>
        <w:t>-</w:t>
      </w:r>
      <w:r>
        <w:rPr>
          <w:rFonts w:hint="eastAsia"/>
          <w:kern w:val="0"/>
          <w:sz w:val="24"/>
        </w:rPr>
        <w:t xml:space="preserve"> </w:t>
      </w:r>
      <w:r>
        <w:rPr>
          <w:kern w:val="0"/>
          <w:sz w:val="24"/>
        </w:rPr>
        <w:t>Speed indicator at wheelhouse</w:t>
      </w:r>
      <w:r>
        <w:rPr>
          <w:rFonts w:hint="eastAsia"/>
          <w:kern w:val="0"/>
          <w:sz w:val="24"/>
        </w:rPr>
        <w:t xml:space="preserve"> ceiling console</w:t>
      </w:r>
    </w:p>
    <w:p w14:paraId="3BCD16D0">
      <w:pPr>
        <w:autoSpaceDE w:val="0"/>
        <w:autoSpaceDN w:val="0"/>
        <w:adjustRightInd w:val="0"/>
        <w:ind w:left="1611" w:hanging="238"/>
        <w:rPr>
          <w:kern w:val="0"/>
          <w:sz w:val="24"/>
        </w:rPr>
      </w:pPr>
    </w:p>
    <w:p w14:paraId="11FD2793">
      <w:pPr>
        <w:autoSpaceDE w:val="0"/>
        <w:autoSpaceDN w:val="0"/>
        <w:adjustRightInd w:val="0"/>
        <w:ind w:left="1012"/>
        <w:rPr>
          <w:kern w:val="0"/>
          <w:sz w:val="24"/>
        </w:rPr>
      </w:pPr>
      <w:r>
        <w:rPr>
          <w:kern w:val="0"/>
          <w:sz w:val="24"/>
        </w:rPr>
        <w:t>The speed signal shall be sent to</w:t>
      </w:r>
      <w:r>
        <w:rPr>
          <w:rFonts w:hint="eastAsia"/>
          <w:kern w:val="0"/>
          <w:sz w:val="24"/>
        </w:rPr>
        <w:t xml:space="preserve"> two</w:t>
      </w:r>
      <w:r>
        <w:rPr>
          <w:kern w:val="0"/>
          <w:sz w:val="24"/>
        </w:rPr>
        <w:t xml:space="preserve"> radars, AIS and VDR and autopilot etc.</w:t>
      </w:r>
    </w:p>
    <w:p w14:paraId="1F6BB495">
      <w:pPr>
        <w:autoSpaceDE w:val="0"/>
        <w:autoSpaceDN w:val="0"/>
        <w:adjustRightInd w:val="0"/>
        <w:ind w:left="1012"/>
        <w:rPr>
          <w:kern w:val="0"/>
          <w:sz w:val="24"/>
        </w:rPr>
      </w:pPr>
    </w:p>
    <w:p w14:paraId="6E2252A7">
      <w:pPr>
        <w:pStyle w:val="3"/>
        <w:numPr>
          <w:ilvl w:val="2"/>
          <w:numId w:val="0"/>
        </w:numPr>
        <w:ind w:left="709" w:leftChars="0" w:hanging="709" w:firstLineChars="0"/>
        <w:jc w:val="left"/>
      </w:pPr>
      <w:bookmarkStart w:id="1016" w:name="_Toc48312024"/>
      <w:bookmarkStart w:id="1017" w:name="_Toc49257736"/>
      <w:bookmarkStart w:id="1018" w:name="_Toc48573822"/>
      <w:bookmarkStart w:id="1019" w:name="_Toc48573684"/>
      <w:bookmarkStart w:id="1020" w:name="_Toc5724062"/>
      <w:r>
        <w:rPr>
          <w:rFonts w:hint="eastAsia" w:ascii="Arial" w:hAnsi="Arial" w:eastAsia="黑体" w:cs="Times New Roman"/>
          <w:b/>
          <w:bCs/>
          <w:caps/>
          <w:kern w:val="0"/>
          <w:sz w:val="24"/>
          <w:szCs w:val="24"/>
          <w:lang w:val="en-US" w:eastAsia="zh-CN" w:bidi="ar-SA"/>
        </w:rPr>
        <w:t>8.10.6</w:t>
      </w:r>
      <w:r>
        <w:rPr>
          <w:rFonts w:hint="eastAsia" w:cs="Times New Roman"/>
          <w:b/>
          <w:bCs/>
          <w:caps/>
          <w:kern w:val="0"/>
          <w:sz w:val="24"/>
          <w:szCs w:val="24"/>
          <w:lang w:val="en-US" w:eastAsia="zh-CN" w:bidi="ar-SA"/>
        </w:rPr>
        <w:t xml:space="preserve"> </w:t>
      </w:r>
      <w:r>
        <w:t>RADAR PLANT (AC 440 V/AC 220 V)</w:t>
      </w:r>
      <w:bookmarkEnd w:id="1016"/>
      <w:bookmarkEnd w:id="1017"/>
      <w:bookmarkEnd w:id="1018"/>
      <w:bookmarkEnd w:id="1019"/>
      <w:bookmarkEnd w:id="1020"/>
    </w:p>
    <w:p w14:paraId="76FEE798">
      <w:pPr>
        <w:pStyle w:val="89"/>
        <w:ind w:right="0"/>
        <w:jc w:val="both"/>
      </w:pPr>
      <w:r>
        <w:t>T</w:t>
      </w:r>
      <w:r>
        <w:rPr>
          <w:rFonts w:hint="eastAsia"/>
        </w:rPr>
        <w:t>wo</w:t>
      </w:r>
      <w:r>
        <w:t xml:space="preserve"> (</w:t>
      </w:r>
      <w:r>
        <w:rPr>
          <w:rFonts w:hint="eastAsia"/>
        </w:rPr>
        <w:t>2</w:t>
      </w:r>
      <w:r>
        <w:t>) sets of marine raster scan radar equipment shall be provided</w:t>
      </w:r>
      <w:r>
        <w:rPr>
          <w:rFonts w:hint="eastAsia"/>
        </w:rPr>
        <w:t xml:space="preserve"> </w:t>
      </w:r>
      <w:r>
        <w:rPr>
          <w:rFonts w:hint="eastAsia"/>
          <w:b/>
          <w:i/>
        </w:rPr>
        <w:t>at wheehlouse,</w:t>
      </w:r>
      <w:r>
        <w:rPr>
          <w:b/>
          <w:i/>
        </w:rPr>
        <w:t xml:space="preserve"> (Option:</w:t>
      </w:r>
      <w:r>
        <w:rPr>
          <w:rFonts w:hint="eastAsia"/>
          <w:b/>
          <w:i/>
        </w:rPr>
        <w:t>b</w:t>
      </w:r>
      <w:r>
        <w:rPr>
          <w:b/>
          <w:i/>
        </w:rPr>
        <w:t>oth Radars were installed the Uninterruptible Power System(UPS)</w:t>
      </w:r>
      <w:r>
        <w:rPr>
          <w:rFonts w:hint="eastAsia"/>
          <w:b/>
          <w:i/>
        </w:rPr>
        <w:t xml:space="preserve"> )</w:t>
      </w:r>
    </w:p>
    <w:p w14:paraId="402E02C1">
      <w:pPr>
        <w:pStyle w:val="89"/>
        <w:ind w:right="0"/>
        <w:jc w:val="both"/>
      </w:pPr>
    </w:p>
    <w:p w14:paraId="5D758CD1">
      <w:pPr>
        <w:pStyle w:val="89"/>
        <w:ind w:right="0"/>
        <w:jc w:val="both"/>
        <w:rPr>
          <w:b/>
          <w:i/>
        </w:rPr>
      </w:pPr>
      <w:r>
        <w:rPr>
          <w:b/>
          <w:i/>
        </w:rPr>
        <w:t>(Option: A monitoring screen in the Master’s room, and there should be a switch to change the screen to the S/band or X/band.)</w:t>
      </w:r>
    </w:p>
    <w:p w14:paraId="6D6A8DF5">
      <w:pPr>
        <w:pStyle w:val="89"/>
        <w:ind w:right="0"/>
        <w:jc w:val="both"/>
      </w:pPr>
    </w:p>
    <w:p w14:paraId="7ED98188">
      <w:pPr>
        <w:autoSpaceDE w:val="0"/>
        <w:autoSpaceDN w:val="0"/>
        <w:adjustRightInd w:val="0"/>
        <w:ind w:firstLine="993"/>
        <w:rPr>
          <w:kern w:val="0"/>
          <w:sz w:val="24"/>
        </w:rPr>
      </w:pPr>
      <w:r>
        <w:rPr>
          <w:kern w:val="0"/>
          <w:sz w:val="24"/>
        </w:rPr>
        <w:t>The particulars to be as follows:</w:t>
      </w:r>
    </w:p>
    <w:tbl>
      <w:tblPr>
        <w:tblStyle w:val="41"/>
        <w:tblW w:w="0" w:type="auto"/>
        <w:tblInd w:w="1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16"/>
        <w:gridCol w:w="2345"/>
        <w:gridCol w:w="2268"/>
      </w:tblGrid>
      <w:tr w14:paraId="7153A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16" w:type="dxa"/>
          </w:tcPr>
          <w:p w14:paraId="32C0803A">
            <w:pPr>
              <w:autoSpaceDE w:val="0"/>
              <w:autoSpaceDN w:val="0"/>
              <w:adjustRightInd w:val="0"/>
              <w:rPr>
                <w:rFonts w:ascii="Times New Roman" w:hAnsi="Times New Roman" w:eastAsia="宋体" w:cs="Times New Roman"/>
                <w:kern w:val="0"/>
                <w:sz w:val="24"/>
                <w:szCs w:val="20"/>
              </w:rPr>
            </w:pPr>
          </w:p>
        </w:tc>
        <w:tc>
          <w:tcPr>
            <w:tcW w:w="2345" w:type="dxa"/>
          </w:tcPr>
          <w:p w14:paraId="426C0C31">
            <w:pPr>
              <w:autoSpaceDE w:val="0"/>
              <w:autoSpaceDN w:val="0"/>
              <w:adjustRightInd w:val="0"/>
              <w:rPr>
                <w:rFonts w:ascii="Times New Roman" w:hAnsi="Times New Roman" w:eastAsia="宋体" w:cs="Times New Roman"/>
                <w:kern w:val="0"/>
                <w:sz w:val="24"/>
                <w:szCs w:val="20"/>
              </w:rPr>
            </w:pPr>
            <w:r>
              <w:rPr>
                <w:rFonts w:ascii="Times New Roman" w:hAnsi="Times New Roman" w:eastAsia="宋体" w:cs="Times New Roman"/>
                <w:kern w:val="0"/>
                <w:sz w:val="24"/>
                <w:szCs w:val="20"/>
              </w:rPr>
              <w:t>No.1</w:t>
            </w:r>
          </w:p>
        </w:tc>
        <w:tc>
          <w:tcPr>
            <w:tcW w:w="2268" w:type="dxa"/>
          </w:tcPr>
          <w:p w14:paraId="78E64C56">
            <w:pPr>
              <w:autoSpaceDE w:val="0"/>
              <w:autoSpaceDN w:val="0"/>
              <w:adjustRightInd w:val="0"/>
              <w:rPr>
                <w:rFonts w:ascii="Times New Roman" w:hAnsi="Times New Roman" w:eastAsia="宋体" w:cs="Times New Roman"/>
                <w:kern w:val="0"/>
                <w:sz w:val="24"/>
                <w:szCs w:val="20"/>
              </w:rPr>
            </w:pPr>
            <w:r>
              <w:rPr>
                <w:rFonts w:ascii="Times New Roman" w:hAnsi="Times New Roman" w:eastAsia="宋体" w:cs="Times New Roman"/>
                <w:kern w:val="0"/>
                <w:sz w:val="24"/>
                <w:szCs w:val="20"/>
              </w:rPr>
              <w:t>No.2</w:t>
            </w:r>
          </w:p>
        </w:tc>
      </w:tr>
      <w:tr w14:paraId="68C16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16" w:type="dxa"/>
          </w:tcPr>
          <w:p w14:paraId="08F5C98D">
            <w:pPr>
              <w:autoSpaceDE w:val="0"/>
              <w:autoSpaceDN w:val="0"/>
              <w:adjustRightInd w:val="0"/>
              <w:rPr>
                <w:rFonts w:ascii="Times New Roman" w:hAnsi="Times New Roman" w:eastAsia="宋体" w:cs="Times New Roman"/>
                <w:kern w:val="0"/>
                <w:sz w:val="24"/>
                <w:szCs w:val="20"/>
              </w:rPr>
            </w:pPr>
            <w:r>
              <w:rPr>
                <w:rFonts w:ascii="Times New Roman" w:hAnsi="Times New Roman" w:eastAsia="宋体" w:cs="Times New Roman"/>
                <w:kern w:val="0"/>
                <w:sz w:val="24"/>
                <w:szCs w:val="20"/>
              </w:rPr>
              <w:t>Frequency band:</w:t>
            </w:r>
          </w:p>
        </w:tc>
        <w:tc>
          <w:tcPr>
            <w:tcW w:w="2345" w:type="dxa"/>
          </w:tcPr>
          <w:p w14:paraId="1D709E92">
            <w:pPr>
              <w:autoSpaceDE w:val="0"/>
              <w:autoSpaceDN w:val="0"/>
              <w:adjustRightInd w:val="0"/>
              <w:rPr>
                <w:rFonts w:ascii="Times New Roman" w:hAnsi="Times New Roman" w:eastAsia="宋体" w:cs="Times New Roman"/>
                <w:kern w:val="0"/>
                <w:sz w:val="24"/>
                <w:szCs w:val="20"/>
              </w:rPr>
            </w:pPr>
            <w:r>
              <w:rPr>
                <w:rFonts w:ascii="Times New Roman" w:hAnsi="Times New Roman" w:eastAsia="宋体" w:cs="Times New Roman"/>
                <w:kern w:val="0"/>
                <w:sz w:val="24"/>
                <w:szCs w:val="20"/>
              </w:rPr>
              <w:t>X-band</w:t>
            </w:r>
          </w:p>
        </w:tc>
        <w:tc>
          <w:tcPr>
            <w:tcW w:w="2268" w:type="dxa"/>
          </w:tcPr>
          <w:p w14:paraId="67F9A406">
            <w:pPr>
              <w:autoSpaceDE w:val="0"/>
              <w:autoSpaceDN w:val="0"/>
              <w:adjustRightInd w:val="0"/>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S</w:t>
            </w:r>
            <w:r>
              <w:rPr>
                <w:rFonts w:ascii="Times New Roman" w:hAnsi="Times New Roman" w:eastAsia="宋体" w:cs="Times New Roman"/>
                <w:kern w:val="0"/>
                <w:sz w:val="24"/>
                <w:szCs w:val="20"/>
              </w:rPr>
              <w:t>-band</w:t>
            </w:r>
          </w:p>
        </w:tc>
      </w:tr>
      <w:tr w14:paraId="10E1C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16" w:type="dxa"/>
          </w:tcPr>
          <w:p w14:paraId="5302B941">
            <w:pPr>
              <w:autoSpaceDE w:val="0"/>
              <w:autoSpaceDN w:val="0"/>
              <w:adjustRightInd w:val="0"/>
              <w:rPr>
                <w:rFonts w:ascii="Times New Roman" w:hAnsi="Times New Roman" w:eastAsia="宋体" w:cs="Times New Roman"/>
                <w:kern w:val="0"/>
                <w:sz w:val="24"/>
                <w:szCs w:val="20"/>
              </w:rPr>
            </w:pPr>
            <w:r>
              <w:rPr>
                <w:rFonts w:ascii="Times New Roman" w:hAnsi="Times New Roman" w:eastAsia="宋体" w:cs="Times New Roman"/>
                <w:kern w:val="0"/>
                <w:sz w:val="24"/>
                <w:szCs w:val="20"/>
              </w:rPr>
              <w:t>Peak output power:</w:t>
            </w:r>
          </w:p>
        </w:tc>
        <w:tc>
          <w:tcPr>
            <w:tcW w:w="2345" w:type="dxa"/>
          </w:tcPr>
          <w:p w14:paraId="5CBF5BF9">
            <w:pPr>
              <w:autoSpaceDE w:val="0"/>
              <w:autoSpaceDN w:val="0"/>
              <w:adjustRightInd w:val="0"/>
              <w:rPr>
                <w:rFonts w:ascii="Times New Roman" w:hAnsi="Times New Roman" w:eastAsia="宋体" w:cs="Times New Roman"/>
                <w:kern w:val="0"/>
                <w:sz w:val="24"/>
                <w:szCs w:val="20"/>
              </w:rPr>
            </w:pPr>
            <w:r>
              <w:rPr>
                <w:rFonts w:ascii="Times New Roman" w:hAnsi="Times New Roman" w:eastAsia="宋体" w:cs="Times New Roman"/>
                <w:kern w:val="0"/>
                <w:sz w:val="24"/>
                <w:szCs w:val="20"/>
              </w:rPr>
              <w:t>abt.25 kW</w:t>
            </w:r>
          </w:p>
        </w:tc>
        <w:tc>
          <w:tcPr>
            <w:tcW w:w="2268" w:type="dxa"/>
          </w:tcPr>
          <w:p w14:paraId="279A7FC5">
            <w:pPr>
              <w:autoSpaceDE w:val="0"/>
              <w:autoSpaceDN w:val="0"/>
              <w:adjustRightInd w:val="0"/>
              <w:rPr>
                <w:rFonts w:ascii="Times New Roman" w:hAnsi="Times New Roman" w:eastAsia="宋体" w:cs="Times New Roman"/>
                <w:kern w:val="0"/>
                <w:sz w:val="24"/>
                <w:szCs w:val="20"/>
              </w:rPr>
            </w:pPr>
            <w:r>
              <w:rPr>
                <w:rFonts w:ascii="Times New Roman" w:hAnsi="Times New Roman" w:eastAsia="宋体" w:cs="Times New Roman"/>
                <w:kern w:val="0"/>
                <w:sz w:val="24"/>
                <w:szCs w:val="20"/>
              </w:rPr>
              <w:t>abt.</w:t>
            </w:r>
            <w:r>
              <w:rPr>
                <w:rFonts w:hint="eastAsia" w:ascii="Times New Roman" w:hAnsi="Times New Roman" w:eastAsia="宋体" w:cs="Times New Roman"/>
                <w:kern w:val="0"/>
                <w:sz w:val="24"/>
                <w:szCs w:val="20"/>
              </w:rPr>
              <w:t>30</w:t>
            </w:r>
            <w:r>
              <w:rPr>
                <w:rFonts w:ascii="Times New Roman" w:hAnsi="Times New Roman" w:eastAsia="宋体" w:cs="Times New Roman"/>
                <w:kern w:val="0"/>
                <w:sz w:val="24"/>
                <w:szCs w:val="20"/>
              </w:rPr>
              <w:t xml:space="preserve"> kW</w:t>
            </w:r>
          </w:p>
        </w:tc>
      </w:tr>
      <w:tr w14:paraId="3F3D5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16" w:type="dxa"/>
          </w:tcPr>
          <w:p w14:paraId="5DE39541">
            <w:pPr>
              <w:autoSpaceDE w:val="0"/>
              <w:autoSpaceDN w:val="0"/>
              <w:adjustRightInd w:val="0"/>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 xml:space="preserve">Min. </w:t>
            </w:r>
            <w:r>
              <w:rPr>
                <w:rFonts w:ascii="Times New Roman" w:hAnsi="Times New Roman" w:eastAsia="宋体" w:cs="Times New Roman"/>
                <w:kern w:val="0"/>
                <w:sz w:val="24"/>
                <w:szCs w:val="20"/>
              </w:rPr>
              <w:t>D</w:t>
            </w:r>
            <w:r>
              <w:rPr>
                <w:rFonts w:hint="eastAsia" w:ascii="Times New Roman" w:hAnsi="Times New Roman" w:eastAsia="宋体" w:cs="Times New Roman"/>
                <w:kern w:val="0"/>
                <w:sz w:val="24"/>
                <w:szCs w:val="20"/>
              </w:rPr>
              <w:t>isplay area</w:t>
            </w:r>
          </w:p>
        </w:tc>
        <w:tc>
          <w:tcPr>
            <w:tcW w:w="2345" w:type="dxa"/>
          </w:tcPr>
          <w:p w14:paraId="349F3E7D">
            <w:pPr>
              <w:autoSpaceDE w:val="0"/>
              <w:autoSpaceDN w:val="0"/>
              <w:adjustRightInd w:val="0"/>
              <w:rPr>
                <w:rFonts w:ascii="Times New Roman" w:hAnsi="Times New Roman" w:eastAsia="Arial Unicode MS" w:cs="Times New Roman"/>
                <w:kern w:val="0"/>
                <w:sz w:val="24"/>
                <w:szCs w:val="20"/>
              </w:rPr>
            </w:pPr>
            <w:r>
              <w:rPr>
                <w:rFonts w:ascii="Times New Roman" w:hAnsi="Times New Roman" w:eastAsia="Arial Unicode MS" w:cs="Times New Roman"/>
                <w:kern w:val="0"/>
                <w:sz w:val="24"/>
                <w:szCs w:val="20"/>
              </w:rPr>
              <w:t>340 mm</w:t>
            </w:r>
            <w:r>
              <w:rPr>
                <w:rFonts w:hint="eastAsia" w:ascii="Times New Roman" w:hAnsi="Times New Roman" w:eastAsia="宋体" w:cs="Times New Roman"/>
                <w:kern w:val="0"/>
                <w:sz w:val="24"/>
                <w:szCs w:val="20"/>
              </w:rPr>
              <w:t xml:space="preserve"> x </w:t>
            </w:r>
            <w:r>
              <w:rPr>
                <w:rFonts w:ascii="Times New Roman" w:hAnsi="Times New Roman" w:eastAsia="Arial Unicode MS" w:cs="Times New Roman"/>
                <w:kern w:val="0"/>
                <w:sz w:val="24"/>
                <w:szCs w:val="20"/>
              </w:rPr>
              <w:t>340 mm</w:t>
            </w:r>
            <w:r>
              <w:rPr>
                <w:rFonts w:hint="eastAsia" w:ascii="Times New Roman" w:hAnsi="Times New Roman" w:eastAsia="Arial Unicode MS" w:cs="Times New Roman"/>
                <w:kern w:val="0"/>
                <w:sz w:val="24"/>
                <w:szCs w:val="20"/>
              </w:rPr>
              <w:t xml:space="preserve"> </w:t>
            </w:r>
          </w:p>
          <w:p w14:paraId="55D18D8A">
            <w:pPr>
              <w:autoSpaceDE w:val="0"/>
              <w:autoSpaceDN w:val="0"/>
              <w:adjustRightInd w:val="0"/>
              <w:rPr>
                <w:rFonts w:ascii="Times New Roman" w:hAnsi="Times New Roman" w:eastAsia="宋体" w:cs="Times New Roman"/>
                <w:kern w:val="0"/>
                <w:sz w:val="24"/>
                <w:szCs w:val="20"/>
              </w:rPr>
            </w:pPr>
            <w:r>
              <w:rPr>
                <w:rFonts w:hint="eastAsia" w:ascii="Times New Roman" w:hAnsi="Times New Roman" w:eastAsia="Arial Unicode MS" w:cs="Times New Roman"/>
                <w:kern w:val="0"/>
                <w:sz w:val="24"/>
                <w:szCs w:val="20"/>
              </w:rPr>
              <w:t>at least</w:t>
            </w:r>
          </w:p>
        </w:tc>
        <w:tc>
          <w:tcPr>
            <w:tcW w:w="2268" w:type="dxa"/>
          </w:tcPr>
          <w:p w14:paraId="4F0E8751">
            <w:pPr>
              <w:autoSpaceDE w:val="0"/>
              <w:autoSpaceDN w:val="0"/>
              <w:adjustRightInd w:val="0"/>
              <w:rPr>
                <w:rFonts w:ascii="Times New Roman" w:hAnsi="Times New Roman" w:eastAsia="Arial Unicode MS" w:cs="Times New Roman"/>
                <w:kern w:val="0"/>
                <w:sz w:val="24"/>
                <w:szCs w:val="20"/>
              </w:rPr>
            </w:pPr>
            <w:r>
              <w:rPr>
                <w:rFonts w:ascii="Times New Roman" w:hAnsi="Times New Roman" w:eastAsia="Arial Unicode MS" w:cs="Times New Roman"/>
                <w:kern w:val="0"/>
                <w:sz w:val="24"/>
                <w:szCs w:val="20"/>
              </w:rPr>
              <w:t>340 mm</w:t>
            </w:r>
            <w:r>
              <w:rPr>
                <w:rFonts w:hint="eastAsia" w:ascii="Times New Roman" w:hAnsi="Times New Roman" w:eastAsia="宋体" w:cs="Times New Roman"/>
                <w:kern w:val="0"/>
                <w:sz w:val="24"/>
                <w:szCs w:val="20"/>
              </w:rPr>
              <w:t xml:space="preserve"> x </w:t>
            </w:r>
            <w:r>
              <w:rPr>
                <w:rFonts w:ascii="Times New Roman" w:hAnsi="Times New Roman" w:eastAsia="Arial Unicode MS" w:cs="Times New Roman"/>
                <w:kern w:val="0"/>
                <w:sz w:val="24"/>
                <w:szCs w:val="20"/>
              </w:rPr>
              <w:t>340 mm</w:t>
            </w:r>
            <w:r>
              <w:rPr>
                <w:rFonts w:hint="eastAsia" w:ascii="Times New Roman" w:hAnsi="Times New Roman" w:eastAsia="Arial Unicode MS" w:cs="Times New Roman"/>
                <w:kern w:val="0"/>
                <w:sz w:val="24"/>
                <w:szCs w:val="20"/>
              </w:rPr>
              <w:t xml:space="preserve"> </w:t>
            </w:r>
          </w:p>
          <w:p w14:paraId="1AB4A7D2">
            <w:pPr>
              <w:autoSpaceDE w:val="0"/>
              <w:autoSpaceDN w:val="0"/>
              <w:adjustRightInd w:val="0"/>
              <w:rPr>
                <w:rFonts w:ascii="Times New Roman" w:hAnsi="Times New Roman" w:eastAsia="宋体" w:cs="Times New Roman"/>
                <w:kern w:val="0"/>
                <w:sz w:val="24"/>
                <w:szCs w:val="20"/>
              </w:rPr>
            </w:pPr>
            <w:r>
              <w:rPr>
                <w:rFonts w:hint="eastAsia" w:ascii="Times New Roman" w:hAnsi="Times New Roman" w:eastAsia="Arial Unicode MS" w:cs="Times New Roman"/>
                <w:kern w:val="0"/>
                <w:sz w:val="24"/>
                <w:szCs w:val="20"/>
              </w:rPr>
              <w:t>at least</w:t>
            </w:r>
          </w:p>
        </w:tc>
      </w:tr>
      <w:tr w14:paraId="4D16E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16" w:type="dxa"/>
          </w:tcPr>
          <w:p w14:paraId="064E2AB5">
            <w:pPr>
              <w:autoSpaceDE w:val="0"/>
              <w:autoSpaceDN w:val="0"/>
              <w:adjustRightInd w:val="0"/>
              <w:rPr>
                <w:rFonts w:ascii="Times New Roman" w:hAnsi="Times New Roman" w:eastAsia="宋体" w:cs="Times New Roman"/>
                <w:kern w:val="0"/>
                <w:sz w:val="24"/>
                <w:szCs w:val="20"/>
              </w:rPr>
            </w:pPr>
            <w:r>
              <w:rPr>
                <w:rFonts w:ascii="Times New Roman" w:hAnsi="Times New Roman" w:eastAsia="Arial Unicode MS" w:cs="Times New Roman"/>
                <w:kern w:val="0"/>
                <w:sz w:val="24"/>
                <w:szCs w:val="20"/>
              </w:rPr>
              <w:t>Display mode</w:t>
            </w:r>
          </w:p>
        </w:tc>
        <w:tc>
          <w:tcPr>
            <w:tcW w:w="2345" w:type="dxa"/>
          </w:tcPr>
          <w:p w14:paraId="0A9E06F6">
            <w:pPr>
              <w:autoSpaceDE w:val="0"/>
              <w:autoSpaceDN w:val="0"/>
              <w:adjustRightInd w:val="0"/>
              <w:rPr>
                <w:rFonts w:ascii="Times New Roman" w:hAnsi="Times New Roman" w:eastAsia="宋体" w:cs="Times New Roman"/>
                <w:kern w:val="0"/>
                <w:sz w:val="24"/>
                <w:szCs w:val="20"/>
              </w:rPr>
            </w:pPr>
            <w:r>
              <w:rPr>
                <w:rFonts w:ascii="Times New Roman" w:hAnsi="Times New Roman" w:eastAsia="Arial Unicode MS" w:cs="Times New Roman"/>
                <w:kern w:val="0"/>
                <w:sz w:val="24"/>
                <w:szCs w:val="20"/>
              </w:rPr>
              <w:t>rela</w:t>
            </w:r>
            <w:r>
              <w:rPr>
                <w:rFonts w:hint="eastAsia" w:ascii="Times New Roman" w:hAnsi="Times New Roman" w:eastAsia="Arial Unicode MS" w:cs="Times New Roman"/>
                <w:kern w:val="0"/>
                <w:sz w:val="24"/>
                <w:szCs w:val="20"/>
              </w:rPr>
              <w:t>ti</w:t>
            </w:r>
            <w:r>
              <w:rPr>
                <w:rFonts w:ascii="Times New Roman" w:hAnsi="Times New Roman" w:eastAsia="Arial Unicode MS" w:cs="Times New Roman"/>
                <w:kern w:val="0"/>
                <w:sz w:val="24"/>
                <w:szCs w:val="20"/>
              </w:rPr>
              <w:t>ve/true motion</w:t>
            </w:r>
          </w:p>
        </w:tc>
        <w:tc>
          <w:tcPr>
            <w:tcW w:w="2268" w:type="dxa"/>
          </w:tcPr>
          <w:p w14:paraId="3894092D">
            <w:pPr>
              <w:autoSpaceDE w:val="0"/>
              <w:autoSpaceDN w:val="0"/>
              <w:adjustRightInd w:val="0"/>
              <w:rPr>
                <w:rFonts w:ascii="Times New Roman" w:hAnsi="Times New Roman" w:eastAsia="宋体" w:cs="Times New Roman"/>
                <w:kern w:val="0"/>
                <w:sz w:val="24"/>
                <w:szCs w:val="20"/>
              </w:rPr>
            </w:pPr>
            <w:r>
              <w:rPr>
                <w:rFonts w:ascii="Times New Roman" w:hAnsi="Times New Roman" w:eastAsia="Arial Unicode MS" w:cs="Times New Roman"/>
                <w:kern w:val="0"/>
                <w:sz w:val="24"/>
                <w:szCs w:val="20"/>
              </w:rPr>
              <w:t>rela</w:t>
            </w:r>
            <w:r>
              <w:rPr>
                <w:rFonts w:hint="eastAsia" w:ascii="Times New Roman" w:hAnsi="Times New Roman" w:eastAsia="Arial Unicode MS" w:cs="Times New Roman"/>
                <w:kern w:val="0"/>
                <w:sz w:val="24"/>
                <w:szCs w:val="20"/>
              </w:rPr>
              <w:t>ti</w:t>
            </w:r>
            <w:r>
              <w:rPr>
                <w:rFonts w:ascii="Times New Roman" w:hAnsi="Times New Roman" w:eastAsia="Arial Unicode MS" w:cs="Times New Roman"/>
                <w:kern w:val="0"/>
                <w:sz w:val="24"/>
                <w:szCs w:val="20"/>
              </w:rPr>
              <w:t>ve/true motion</w:t>
            </w:r>
          </w:p>
        </w:tc>
      </w:tr>
      <w:tr w14:paraId="06C9D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16" w:type="dxa"/>
          </w:tcPr>
          <w:p w14:paraId="3CD51583">
            <w:pPr>
              <w:autoSpaceDE w:val="0"/>
              <w:autoSpaceDN w:val="0"/>
              <w:adjustRightInd w:val="0"/>
              <w:rPr>
                <w:rFonts w:ascii="Times New Roman" w:hAnsi="Times New Roman" w:eastAsia="宋体" w:cs="Times New Roman"/>
                <w:kern w:val="0"/>
                <w:sz w:val="24"/>
                <w:szCs w:val="20"/>
              </w:rPr>
            </w:pPr>
            <w:r>
              <w:rPr>
                <w:rFonts w:ascii="Times New Roman" w:hAnsi="Times New Roman" w:eastAsia="Arial Unicode MS" w:cs="Times New Roman"/>
                <w:kern w:val="0"/>
                <w:sz w:val="24"/>
                <w:szCs w:val="20"/>
              </w:rPr>
              <w:t>Scanner size</w:t>
            </w:r>
          </w:p>
        </w:tc>
        <w:tc>
          <w:tcPr>
            <w:tcW w:w="2345" w:type="dxa"/>
          </w:tcPr>
          <w:p w14:paraId="28F100CA">
            <w:pPr>
              <w:autoSpaceDE w:val="0"/>
              <w:autoSpaceDN w:val="0"/>
              <w:adjustRightInd w:val="0"/>
              <w:rPr>
                <w:rFonts w:ascii="Times New Roman" w:hAnsi="Times New Roman" w:eastAsia="宋体" w:cs="Times New Roman"/>
                <w:kern w:val="0"/>
                <w:sz w:val="24"/>
                <w:szCs w:val="20"/>
              </w:rPr>
            </w:pPr>
            <w:r>
              <w:rPr>
                <w:rFonts w:ascii="Times New Roman" w:hAnsi="Times New Roman" w:eastAsia="Arial Unicode MS" w:cs="Times New Roman"/>
                <w:kern w:val="0"/>
                <w:sz w:val="24"/>
                <w:szCs w:val="20"/>
              </w:rPr>
              <w:t>7~ 9 feet</w:t>
            </w:r>
          </w:p>
        </w:tc>
        <w:tc>
          <w:tcPr>
            <w:tcW w:w="2268" w:type="dxa"/>
          </w:tcPr>
          <w:p w14:paraId="700A2F12">
            <w:pPr>
              <w:autoSpaceDE w:val="0"/>
              <w:autoSpaceDN w:val="0"/>
              <w:adjustRightInd w:val="0"/>
              <w:rPr>
                <w:rFonts w:ascii="Times New Roman" w:hAnsi="Times New Roman" w:eastAsia="宋体" w:cs="Times New Roman"/>
                <w:kern w:val="0"/>
                <w:sz w:val="24"/>
                <w:szCs w:val="20"/>
              </w:rPr>
            </w:pPr>
            <w:r>
              <w:rPr>
                <w:rFonts w:hint="eastAsia" w:ascii="Times New Roman" w:hAnsi="Times New Roman" w:eastAsia="Arial Unicode MS" w:cs="Times New Roman"/>
                <w:kern w:val="0"/>
                <w:sz w:val="24"/>
                <w:szCs w:val="20"/>
              </w:rPr>
              <w:t>12</w:t>
            </w:r>
            <w:r>
              <w:rPr>
                <w:rFonts w:ascii="Times New Roman" w:hAnsi="Times New Roman" w:eastAsia="Arial Unicode MS" w:cs="Times New Roman"/>
                <w:kern w:val="0"/>
                <w:sz w:val="24"/>
                <w:szCs w:val="20"/>
              </w:rPr>
              <w:t xml:space="preserve"> feet</w:t>
            </w:r>
          </w:p>
        </w:tc>
      </w:tr>
      <w:tr w14:paraId="1845F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16" w:type="dxa"/>
          </w:tcPr>
          <w:p w14:paraId="1E261FD8">
            <w:pPr>
              <w:autoSpaceDE w:val="0"/>
              <w:autoSpaceDN w:val="0"/>
              <w:adjustRightInd w:val="0"/>
              <w:rPr>
                <w:rFonts w:ascii="Times New Roman" w:hAnsi="Times New Roman" w:eastAsia="宋体" w:cs="Times New Roman"/>
                <w:kern w:val="0"/>
                <w:sz w:val="24"/>
                <w:szCs w:val="20"/>
              </w:rPr>
            </w:pPr>
            <w:r>
              <w:rPr>
                <w:rFonts w:ascii="Times New Roman" w:hAnsi="Times New Roman" w:eastAsia="Arial Unicode MS" w:cs="Times New Roman"/>
                <w:kern w:val="0"/>
                <w:sz w:val="24"/>
                <w:szCs w:val="20"/>
              </w:rPr>
              <w:t>Performance monitor</w:t>
            </w:r>
          </w:p>
        </w:tc>
        <w:tc>
          <w:tcPr>
            <w:tcW w:w="2345" w:type="dxa"/>
          </w:tcPr>
          <w:p w14:paraId="722407C9">
            <w:pPr>
              <w:autoSpaceDE w:val="0"/>
              <w:autoSpaceDN w:val="0"/>
              <w:adjustRightInd w:val="0"/>
              <w:rPr>
                <w:rFonts w:ascii="Times New Roman" w:hAnsi="Times New Roman" w:eastAsia="宋体" w:cs="Times New Roman"/>
                <w:kern w:val="0"/>
                <w:sz w:val="24"/>
                <w:szCs w:val="20"/>
              </w:rPr>
            </w:pPr>
            <w:r>
              <w:rPr>
                <w:rFonts w:ascii="Times New Roman" w:hAnsi="Times New Roman" w:eastAsia="Arial Unicode MS" w:cs="Times New Roman"/>
                <w:kern w:val="0"/>
                <w:sz w:val="24"/>
                <w:szCs w:val="20"/>
              </w:rPr>
              <w:t>fitted</w:t>
            </w:r>
          </w:p>
        </w:tc>
        <w:tc>
          <w:tcPr>
            <w:tcW w:w="2268" w:type="dxa"/>
          </w:tcPr>
          <w:p w14:paraId="1D1C9FBC">
            <w:pPr>
              <w:autoSpaceDE w:val="0"/>
              <w:autoSpaceDN w:val="0"/>
              <w:adjustRightInd w:val="0"/>
              <w:rPr>
                <w:rFonts w:ascii="Times New Roman" w:hAnsi="Times New Roman" w:eastAsia="宋体" w:cs="Times New Roman"/>
                <w:kern w:val="0"/>
                <w:sz w:val="24"/>
                <w:szCs w:val="20"/>
              </w:rPr>
            </w:pPr>
            <w:r>
              <w:rPr>
                <w:rFonts w:ascii="Times New Roman" w:hAnsi="Times New Roman" w:eastAsia="Arial Unicode MS" w:cs="Times New Roman"/>
                <w:kern w:val="0"/>
                <w:sz w:val="24"/>
                <w:szCs w:val="20"/>
              </w:rPr>
              <w:t>fitted</w:t>
            </w:r>
          </w:p>
        </w:tc>
      </w:tr>
      <w:tr w14:paraId="765FF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16" w:type="dxa"/>
          </w:tcPr>
          <w:p w14:paraId="2FC68784">
            <w:pPr>
              <w:autoSpaceDE w:val="0"/>
              <w:autoSpaceDN w:val="0"/>
              <w:adjustRightInd w:val="0"/>
              <w:rPr>
                <w:rFonts w:ascii="Times New Roman" w:hAnsi="Times New Roman" w:eastAsia="宋体" w:cs="Times New Roman"/>
                <w:kern w:val="0"/>
                <w:sz w:val="24"/>
                <w:szCs w:val="20"/>
              </w:rPr>
            </w:pPr>
            <w:r>
              <w:rPr>
                <w:rFonts w:ascii="Times New Roman" w:hAnsi="Times New Roman" w:eastAsia="Arial Unicode MS" w:cs="Times New Roman"/>
                <w:kern w:val="0"/>
                <w:sz w:val="24"/>
                <w:szCs w:val="20"/>
              </w:rPr>
              <w:t>ARPA</w:t>
            </w:r>
          </w:p>
        </w:tc>
        <w:tc>
          <w:tcPr>
            <w:tcW w:w="2345" w:type="dxa"/>
          </w:tcPr>
          <w:p w14:paraId="159E7BBF">
            <w:pPr>
              <w:autoSpaceDE w:val="0"/>
              <w:autoSpaceDN w:val="0"/>
              <w:adjustRightInd w:val="0"/>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with</w:t>
            </w:r>
          </w:p>
        </w:tc>
        <w:tc>
          <w:tcPr>
            <w:tcW w:w="2268" w:type="dxa"/>
          </w:tcPr>
          <w:p w14:paraId="33D90453">
            <w:pPr>
              <w:autoSpaceDE w:val="0"/>
              <w:autoSpaceDN w:val="0"/>
              <w:adjustRightInd w:val="0"/>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with</w:t>
            </w:r>
          </w:p>
        </w:tc>
      </w:tr>
    </w:tbl>
    <w:p w14:paraId="6CB902E7">
      <w:pPr>
        <w:autoSpaceDE w:val="0"/>
        <w:autoSpaceDN w:val="0"/>
        <w:adjustRightInd w:val="0"/>
        <w:ind w:firstLine="993"/>
        <w:rPr>
          <w:kern w:val="0"/>
          <w:sz w:val="24"/>
        </w:rPr>
      </w:pPr>
    </w:p>
    <w:p w14:paraId="27DEECD9">
      <w:pPr>
        <w:autoSpaceDE w:val="0"/>
        <w:autoSpaceDN w:val="0"/>
        <w:adjustRightInd w:val="0"/>
        <w:ind w:left="1012"/>
        <w:rPr>
          <w:rFonts w:eastAsia="Arial Unicode MS"/>
          <w:kern w:val="0"/>
          <w:sz w:val="24"/>
        </w:rPr>
      </w:pPr>
    </w:p>
    <w:p w14:paraId="434FA890">
      <w:pPr>
        <w:autoSpaceDE w:val="0"/>
        <w:autoSpaceDN w:val="0"/>
        <w:adjustRightInd w:val="0"/>
        <w:ind w:left="1012"/>
        <w:rPr>
          <w:kern w:val="0"/>
          <w:sz w:val="24"/>
        </w:rPr>
      </w:pPr>
      <w:r>
        <w:rPr>
          <w:kern w:val="0"/>
          <w:sz w:val="24"/>
        </w:rPr>
        <w:t xml:space="preserve">The data from AIS shall be capable of being displayed on TFT of </w:t>
      </w:r>
      <w:r>
        <w:rPr>
          <w:rFonts w:hint="eastAsia"/>
          <w:kern w:val="0"/>
          <w:sz w:val="24"/>
        </w:rPr>
        <w:t>both</w:t>
      </w:r>
      <w:r>
        <w:rPr>
          <w:kern w:val="0"/>
          <w:sz w:val="24"/>
        </w:rPr>
        <w:t xml:space="preserve"> radar</w:t>
      </w:r>
      <w:r>
        <w:rPr>
          <w:rFonts w:hint="eastAsia"/>
          <w:kern w:val="0"/>
          <w:sz w:val="24"/>
        </w:rPr>
        <w:t>s</w:t>
      </w:r>
      <w:r>
        <w:rPr>
          <w:kern w:val="0"/>
          <w:sz w:val="24"/>
        </w:rPr>
        <w:t>.</w:t>
      </w:r>
    </w:p>
    <w:p w14:paraId="377D6FEF">
      <w:pPr>
        <w:autoSpaceDE w:val="0"/>
        <w:autoSpaceDN w:val="0"/>
        <w:adjustRightInd w:val="0"/>
        <w:ind w:left="1012"/>
        <w:rPr>
          <w:rFonts w:eastAsia="Arial Unicode MS"/>
          <w:kern w:val="0"/>
          <w:sz w:val="24"/>
        </w:rPr>
      </w:pPr>
    </w:p>
    <w:p w14:paraId="4D115BD6">
      <w:pPr>
        <w:autoSpaceDE w:val="0"/>
        <w:autoSpaceDN w:val="0"/>
        <w:adjustRightInd w:val="0"/>
        <w:ind w:left="1012"/>
        <w:rPr>
          <w:kern w:val="0"/>
          <w:sz w:val="24"/>
        </w:rPr>
      </w:pPr>
      <w:r>
        <w:rPr>
          <w:kern w:val="0"/>
          <w:sz w:val="24"/>
        </w:rPr>
        <w:t xml:space="preserve">Gyro, </w:t>
      </w:r>
      <w:r>
        <w:rPr>
          <w:rFonts w:hint="eastAsia"/>
          <w:kern w:val="0"/>
          <w:sz w:val="24"/>
        </w:rPr>
        <w:t xml:space="preserve">AIS, </w:t>
      </w:r>
      <w:r>
        <w:rPr>
          <w:kern w:val="0"/>
          <w:sz w:val="24"/>
        </w:rPr>
        <w:t>speed log and DGPS signals shall be sent to X-band and S-band radar.</w:t>
      </w:r>
    </w:p>
    <w:p w14:paraId="73FF7F33">
      <w:pPr>
        <w:autoSpaceDE w:val="0"/>
        <w:autoSpaceDN w:val="0"/>
        <w:adjustRightInd w:val="0"/>
        <w:ind w:left="1012"/>
        <w:rPr>
          <w:rFonts w:eastAsia="Arial Unicode MS"/>
          <w:kern w:val="0"/>
          <w:sz w:val="24"/>
        </w:rPr>
      </w:pPr>
    </w:p>
    <w:p w14:paraId="26BCAC2E">
      <w:pPr>
        <w:autoSpaceDE w:val="0"/>
        <w:autoSpaceDN w:val="0"/>
        <w:adjustRightInd w:val="0"/>
        <w:ind w:left="1012"/>
        <w:rPr>
          <w:kern w:val="0"/>
          <w:sz w:val="24"/>
        </w:rPr>
      </w:pPr>
      <w:r>
        <w:rPr>
          <w:kern w:val="0"/>
          <w:sz w:val="24"/>
        </w:rPr>
        <w:t xml:space="preserve">Both screens </w:t>
      </w:r>
      <w:r>
        <w:rPr>
          <w:rFonts w:hint="eastAsia"/>
          <w:kern w:val="0"/>
          <w:sz w:val="24"/>
        </w:rPr>
        <w:t>will</w:t>
      </w:r>
      <w:r>
        <w:rPr>
          <w:kern w:val="0"/>
          <w:sz w:val="24"/>
        </w:rPr>
        <w:t xml:space="preserve"> be at least</w:t>
      </w:r>
      <w:r>
        <w:rPr>
          <w:rFonts w:hint="eastAsia"/>
          <w:kern w:val="0"/>
          <w:sz w:val="24"/>
        </w:rPr>
        <w:t>24" color TFT screens</w:t>
      </w:r>
      <w:r>
        <w:rPr>
          <w:kern w:val="0"/>
          <w:sz w:val="24"/>
        </w:rPr>
        <w:t>.</w:t>
      </w:r>
    </w:p>
    <w:p w14:paraId="030F8DA5">
      <w:pPr>
        <w:autoSpaceDE w:val="0"/>
        <w:autoSpaceDN w:val="0"/>
        <w:adjustRightInd w:val="0"/>
        <w:ind w:left="1012"/>
        <w:rPr>
          <w:rFonts w:eastAsia="Arial Unicode MS"/>
          <w:kern w:val="0"/>
          <w:sz w:val="24"/>
        </w:rPr>
      </w:pPr>
    </w:p>
    <w:p w14:paraId="78BFCAB9">
      <w:pPr>
        <w:autoSpaceDE w:val="0"/>
        <w:autoSpaceDN w:val="0"/>
        <w:adjustRightInd w:val="0"/>
        <w:ind w:left="1012"/>
        <w:rPr>
          <w:kern w:val="0"/>
          <w:sz w:val="24"/>
        </w:rPr>
      </w:pPr>
      <w:r>
        <w:rPr>
          <w:rFonts w:hint="eastAsia"/>
          <w:kern w:val="0"/>
          <w:sz w:val="24"/>
        </w:rPr>
        <w:t>Above radars performance standard should be to meet IMO resolution MSC.192</w:t>
      </w:r>
      <w:r>
        <w:rPr>
          <w:kern w:val="0"/>
          <w:sz w:val="24"/>
        </w:rPr>
        <w:t xml:space="preserve"> </w:t>
      </w:r>
      <w:r>
        <w:rPr>
          <w:rFonts w:hint="eastAsia"/>
          <w:kern w:val="0"/>
          <w:sz w:val="24"/>
        </w:rPr>
        <w:t>(79).</w:t>
      </w:r>
    </w:p>
    <w:p w14:paraId="597A192D">
      <w:pPr>
        <w:tabs>
          <w:tab w:val="left" w:pos="3880"/>
        </w:tabs>
        <w:autoSpaceDE w:val="0"/>
        <w:autoSpaceDN w:val="0"/>
        <w:adjustRightInd w:val="0"/>
        <w:ind w:left="1009"/>
        <w:rPr>
          <w:kern w:val="0"/>
          <w:sz w:val="24"/>
        </w:rPr>
      </w:pPr>
    </w:p>
    <w:p w14:paraId="679BD9DC">
      <w:pPr>
        <w:pStyle w:val="3"/>
        <w:numPr>
          <w:ilvl w:val="2"/>
          <w:numId w:val="0"/>
        </w:numPr>
        <w:ind w:left="567" w:leftChars="0" w:hanging="709" w:firstLineChars="0"/>
        <w:jc w:val="left"/>
      </w:pPr>
      <w:bookmarkStart w:id="1021" w:name="_Toc48573823"/>
      <w:bookmarkStart w:id="1022" w:name="_Toc5724063"/>
      <w:bookmarkStart w:id="1023" w:name="_Toc48573685"/>
      <w:bookmarkStart w:id="1024" w:name="_Toc49257737"/>
      <w:bookmarkStart w:id="1025" w:name="_Toc48312025"/>
      <w:r>
        <w:rPr>
          <w:rFonts w:hint="eastAsia" w:ascii="Arial" w:hAnsi="Arial" w:eastAsia="黑体" w:cs="Times New Roman"/>
          <w:b/>
          <w:bCs/>
          <w:caps/>
          <w:kern w:val="0"/>
          <w:sz w:val="24"/>
          <w:szCs w:val="24"/>
          <w:lang w:val="en-US" w:eastAsia="zh-CN" w:bidi="ar-SA"/>
        </w:rPr>
        <w:t>8.10.7</w:t>
      </w:r>
      <w:r>
        <w:rPr>
          <w:rFonts w:hint="eastAsia" w:cs="Times New Roman"/>
          <w:b/>
          <w:bCs/>
          <w:caps/>
          <w:kern w:val="0"/>
          <w:sz w:val="24"/>
          <w:szCs w:val="24"/>
          <w:lang w:val="en-US" w:eastAsia="zh-CN" w:bidi="ar-SA"/>
        </w:rPr>
        <w:t xml:space="preserve"> </w:t>
      </w:r>
      <w:r>
        <w:t>ELECTRONIC CHART DISPLAY &amp; INFORMATION SYSTEM (AC 220 V)</w:t>
      </w:r>
      <w:bookmarkEnd w:id="1021"/>
      <w:bookmarkEnd w:id="1022"/>
      <w:bookmarkEnd w:id="1023"/>
      <w:bookmarkEnd w:id="1024"/>
      <w:bookmarkEnd w:id="1025"/>
    </w:p>
    <w:p w14:paraId="45022C61">
      <w:pPr>
        <w:autoSpaceDE w:val="0"/>
        <w:autoSpaceDN w:val="0"/>
        <w:adjustRightInd w:val="0"/>
        <w:ind w:left="1012"/>
        <w:rPr>
          <w:kern w:val="0"/>
          <w:sz w:val="24"/>
        </w:rPr>
      </w:pPr>
      <w:r>
        <w:rPr>
          <w:kern w:val="0"/>
          <w:sz w:val="24"/>
        </w:rPr>
        <w:t>Electronic chart display &amp; information system</w:t>
      </w:r>
      <w:r>
        <w:rPr>
          <w:rFonts w:hint="eastAsia"/>
          <w:kern w:val="0"/>
          <w:sz w:val="24"/>
        </w:rPr>
        <w:t xml:space="preserve"> (ECDIS) will fully comply with the latest standards and resolutions of IMO, IHO, and IEC. </w:t>
      </w:r>
      <w:r>
        <w:rPr>
          <w:kern w:val="0"/>
          <w:sz w:val="24"/>
        </w:rPr>
        <w:t>The electronic chart is compatible with ENC (</w:t>
      </w:r>
      <w:r>
        <w:rPr>
          <w:rFonts w:hint="eastAsia"/>
          <w:kern w:val="0"/>
          <w:sz w:val="24"/>
        </w:rPr>
        <w:t>S57 Edition 3</w:t>
      </w:r>
      <w:r>
        <w:rPr>
          <w:kern w:val="0"/>
          <w:sz w:val="24"/>
        </w:rPr>
        <w:t>)</w:t>
      </w:r>
      <w:r>
        <w:rPr>
          <w:rFonts w:hint="eastAsia"/>
          <w:kern w:val="0"/>
          <w:sz w:val="24"/>
        </w:rPr>
        <w:t xml:space="preserve"> charts, C-MAP, ARCS charts etc. The electronic chart can be overlaid with a variety of navigation data such as radar images, position, heading, speed, and others to facilitate safe and efficient navigation.</w:t>
      </w:r>
    </w:p>
    <w:p w14:paraId="1C42142C">
      <w:pPr>
        <w:tabs>
          <w:tab w:val="left" w:pos="3880"/>
        </w:tabs>
        <w:autoSpaceDE w:val="0"/>
        <w:autoSpaceDN w:val="0"/>
        <w:adjustRightInd w:val="0"/>
        <w:spacing w:line="240" w:lineRule="exact"/>
        <w:ind w:left="1009"/>
        <w:rPr>
          <w:kern w:val="0"/>
          <w:sz w:val="24"/>
        </w:rPr>
      </w:pPr>
    </w:p>
    <w:p w14:paraId="73B64ABB">
      <w:pPr>
        <w:autoSpaceDE w:val="0"/>
        <w:autoSpaceDN w:val="0"/>
        <w:adjustRightInd w:val="0"/>
        <w:ind w:left="1012"/>
        <w:rPr>
          <w:kern w:val="0"/>
          <w:sz w:val="24"/>
        </w:rPr>
      </w:pPr>
      <w:r>
        <w:rPr>
          <w:kern w:val="0"/>
          <w:sz w:val="24"/>
        </w:rPr>
        <w:t>Two (2) independent set of ECDIS (master &amp; back-up) shall be provided</w:t>
      </w:r>
      <w:r>
        <w:rPr>
          <w:rFonts w:hint="eastAsia"/>
          <w:kern w:val="0"/>
          <w:sz w:val="24"/>
        </w:rPr>
        <w:t xml:space="preserve">; </w:t>
      </w:r>
      <w:r>
        <w:rPr>
          <w:rFonts w:cs="宋体"/>
          <w:kern w:val="0"/>
          <w:sz w:val="24"/>
          <w:szCs w:val="20"/>
        </w:rPr>
        <w:t>(Option:</w:t>
      </w:r>
      <w:r>
        <w:rPr>
          <w:kern w:val="0"/>
          <w:sz w:val="24"/>
        </w:rPr>
        <w:t>both ECDIS were installed the Uninterruptible Power System(UPS)</w:t>
      </w:r>
      <w:r>
        <w:rPr>
          <w:rFonts w:hint="eastAsia"/>
          <w:kern w:val="0"/>
          <w:sz w:val="24"/>
        </w:rPr>
        <w:t>}</w:t>
      </w:r>
    </w:p>
    <w:p w14:paraId="3388E9A5">
      <w:pPr>
        <w:tabs>
          <w:tab w:val="left" w:pos="3880"/>
        </w:tabs>
        <w:autoSpaceDE w:val="0"/>
        <w:autoSpaceDN w:val="0"/>
        <w:adjustRightInd w:val="0"/>
        <w:spacing w:line="240" w:lineRule="exact"/>
        <w:ind w:left="1009"/>
        <w:rPr>
          <w:kern w:val="0"/>
          <w:sz w:val="24"/>
        </w:rPr>
      </w:pPr>
    </w:p>
    <w:p w14:paraId="56851CD9">
      <w:pPr>
        <w:autoSpaceDE w:val="0"/>
        <w:autoSpaceDN w:val="0"/>
        <w:adjustRightInd w:val="0"/>
        <w:ind w:left="1012"/>
        <w:rPr>
          <w:kern w:val="0"/>
          <w:sz w:val="24"/>
        </w:rPr>
      </w:pPr>
      <w:r>
        <w:rPr>
          <w:rFonts w:cs="宋体"/>
          <w:kern w:val="0"/>
          <w:sz w:val="24"/>
          <w:szCs w:val="20"/>
        </w:rPr>
        <w:t>(Option:</w:t>
      </w:r>
      <w:r>
        <w:rPr>
          <w:kern w:val="0"/>
          <w:sz w:val="24"/>
        </w:rPr>
        <w:t xml:space="preserve">A monitoring screen </w:t>
      </w:r>
      <w:r>
        <w:rPr>
          <w:rFonts w:hint="eastAsia"/>
          <w:kern w:val="0"/>
          <w:sz w:val="24"/>
        </w:rPr>
        <w:t xml:space="preserve">shall be arranged </w:t>
      </w:r>
      <w:r>
        <w:rPr>
          <w:kern w:val="0"/>
          <w:sz w:val="24"/>
        </w:rPr>
        <w:t>in the Master’s room</w:t>
      </w:r>
      <w:r>
        <w:rPr>
          <w:rFonts w:hint="eastAsia"/>
          <w:kern w:val="0"/>
          <w:sz w:val="24"/>
        </w:rPr>
        <w:t>, which may be combined with the one screen of radar in the room (if it were be)</w:t>
      </w:r>
    </w:p>
    <w:p w14:paraId="181BF51E">
      <w:pPr>
        <w:tabs>
          <w:tab w:val="left" w:pos="3880"/>
        </w:tabs>
        <w:autoSpaceDE w:val="0"/>
        <w:autoSpaceDN w:val="0"/>
        <w:adjustRightInd w:val="0"/>
        <w:spacing w:line="240" w:lineRule="exact"/>
        <w:ind w:left="1009"/>
        <w:rPr>
          <w:kern w:val="0"/>
          <w:sz w:val="24"/>
        </w:rPr>
      </w:pPr>
    </w:p>
    <w:p w14:paraId="68C6C32B">
      <w:pPr>
        <w:autoSpaceDE w:val="0"/>
        <w:autoSpaceDN w:val="0"/>
        <w:adjustRightInd w:val="0"/>
        <w:ind w:left="1012"/>
        <w:rPr>
          <w:kern w:val="0"/>
          <w:sz w:val="24"/>
        </w:rPr>
      </w:pPr>
      <w:r>
        <w:rPr>
          <w:rFonts w:hint="eastAsia"/>
          <w:kern w:val="0"/>
          <w:sz w:val="24"/>
        </w:rPr>
        <w:t>They shall</w:t>
      </w:r>
      <w:r>
        <w:rPr>
          <w:kern w:val="0"/>
          <w:sz w:val="24"/>
        </w:rPr>
        <w:t xml:space="preserve"> be supplied </w:t>
      </w:r>
      <w:r>
        <w:rPr>
          <w:rFonts w:hint="eastAsia"/>
          <w:kern w:val="0"/>
          <w:sz w:val="24"/>
        </w:rPr>
        <w:t>via navigation power distribution box which to be fed from MSB and ESB auto-</w:t>
      </w:r>
      <w:r>
        <w:rPr>
          <w:kern w:val="0"/>
          <w:sz w:val="24"/>
        </w:rPr>
        <w:t>changeable</w:t>
      </w:r>
      <w:r>
        <w:rPr>
          <w:rFonts w:hint="eastAsia"/>
          <w:kern w:val="0"/>
          <w:sz w:val="24"/>
        </w:rPr>
        <w:t>.</w:t>
      </w:r>
    </w:p>
    <w:p w14:paraId="75FEB46F">
      <w:pPr>
        <w:autoSpaceDE w:val="0"/>
        <w:autoSpaceDN w:val="0"/>
        <w:adjustRightInd w:val="0"/>
        <w:ind w:left="1012"/>
        <w:rPr>
          <w:kern w:val="0"/>
          <w:sz w:val="24"/>
        </w:rPr>
      </w:pPr>
    </w:p>
    <w:p w14:paraId="5B095EA8">
      <w:pPr>
        <w:pStyle w:val="73"/>
        <w:ind w:left="991" w:leftChars="472"/>
      </w:pPr>
      <w:r>
        <w:t>The ECDIS shall have following main functions:</w:t>
      </w:r>
    </w:p>
    <w:p w14:paraId="583959B5">
      <w:pPr>
        <w:pStyle w:val="88"/>
        <w:ind w:left="1438" w:leftChars="685" w:firstLine="0"/>
        <w:rPr>
          <w:rFonts w:ascii="Times New Roman" w:hAnsi="Times New Roman"/>
          <w:sz w:val="24"/>
          <w:szCs w:val="24"/>
        </w:rPr>
      </w:pPr>
      <w:r>
        <w:rPr>
          <w:rFonts w:ascii="Times New Roman" w:hAnsi="Times New Roman"/>
          <w:sz w:val="24"/>
          <w:szCs w:val="24"/>
        </w:rPr>
        <w:t>Electronic chart;</w:t>
      </w:r>
    </w:p>
    <w:p w14:paraId="2A406D50">
      <w:pPr>
        <w:pStyle w:val="88"/>
        <w:ind w:left="1438" w:leftChars="685" w:firstLine="0"/>
        <w:rPr>
          <w:rFonts w:ascii="Times New Roman" w:hAnsi="Times New Roman"/>
          <w:sz w:val="24"/>
          <w:szCs w:val="24"/>
        </w:rPr>
      </w:pPr>
      <w:r>
        <w:rPr>
          <w:rFonts w:ascii="Times New Roman" w:hAnsi="Times New Roman"/>
          <w:sz w:val="24"/>
          <w:szCs w:val="24"/>
        </w:rPr>
        <w:t>Radar image superimposition;</w:t>
      </w:r>
    </w:p>
    <w:p w14:paraId="70020828">
      <w:pPr>
        <w:pStyle w:val="88"/>
        <w:ind w:left="1438" w:leftChars="685" w:firstLine="0"/>
        <w:rPr>
          <w:rFonts w:ascii="Times New Roman" w:hAnsi="Times New Roman"/>
          <w:sz w:val="24"/>
          <w:szCs w:val="24"/>
        </w:rPr>
      </w:pPr>
      <w:r>
        <w:rPr>
          <w:rFonts w:ascii="Times New Roman" w:hAnsi="Times New Roman"/>
          <w:sz w:val="24"/>
          <w:szCs w:val="24"/>
        </w:rPr>
        <w:t>Continuous monitoring vessel position;</w:t>
      </w:r>
    </w:p>
    <w:p w14:paraId="23A0FC07">
      <w:pPr>
        <w:pStyle w:val="88"/>
        <w:ind w:left="1438" w:leftChars="685" w:firstLine="0"/>
        <w:rPr>
          <w:rFonts w:ascii="Times New Roman" w:hAnsi="Times New Roman"/>
          <w:sz w:val="24"/>
          <w:szCs w:val="24"/>
        </w:rPr>
      </w:pPr>
      <w:r>
        <w:rPr>
          <w:rFonts w:ascii="Times New Roman" w:hAnsi="Times New Roman"/>
          <w:sz w:val="24"/>
          <w:szCs w:val="24"/>
        </w:rPr>
        <w:t>Route planning and route monitoring etc.</w:t>
      </w:r>
    </w:p>
    <w:p w14:paraId="396F2321">
      <w:pPr>
        <w:tabs>
          <w:tab w:val="left" w:pos="3880"/>
        </w:tabs>
        <w:autoSpaceDE w:val="0"/>
        <w:autoSpaceDN w:val="0"/>
        <w:adjustRightInd w:val="0"/>
        <w:spacing w:line="240" w:lineRule="exact"/>
        <w:ind w:left="1009"/>
        <w:rPr>
          <w:kern w:val="0"/>
          <w:sz w:val="24"/>
        </w:rPr>
      </w:pPr>
    </w:p>
    <w:p w14:paraId="466DDA0F">
      <w:pPr>
        <w:tabs>
          <w:tab w:val="left" w:pos="3880"/>
        </w:tabs>
        <w:autoSpaceDE w:val="0"/>
        <w:autoSpaceDN w:val="0"/>
        <w:adjustRightInd w:val="0"/>
        <w:spacing w:line="240" w:lineRule="exact"/>
        <w:ind w:left="1009"/>
        <w:rPr>
          <w:kern w:val="0"/>
          <w:sz w:val="24"/>
        </w:rPr>
      </w:pPr>
      <w:r>
        <w:rPr>
          <w:rFonts w:hint="eastAsia"/>
          <w:kern w:val="0"/>
          <w:sz w:val="24"/>
        </w:rPr>
        <w:t>Display of ECDIS to be 24".</w:t>
      </w:r>
    </w:p>
    <w:p w14:paraId="680E7D09">
      <w:pPr>
        <w:tabs>
          <w:tab w:val="left" w:pos="3880"/>
        </w:tabs>
        <w:autoSpaceDE w:val="0"/>
        <w:autoSpaceDN w:val="0"/>
        <w:adjustRightInd w:val="0"/>
        <w:spacing w:line="240" w:lineRule="exact"/>
        <w:ind w:left="1009"/>
        <w:rPr>
          <w:kern w:val="0"/>
          <w:sz w:val="24"/>
        </w:rPr>
      </w:pPr>
    </w:p>
    <w:p w14:paraId="51975174">
      <w:pPr>
        <w:autoSpaceDE w:val="0"/>
        <w:autoSpaceDN w:val="0"/>
        <w:adjustRightInd w:val="0"/>
        <w:ind w:left="1012"/>
        <w:rPr>
          <w:kern w:val="0"/>
          <w:sz w:val="24"/>
        </w:rPr>
      </w:pPr>
      <w:r>
        <w:rPr>
          <w:kern w:val="0"/>
          <w:sz w:val="24"/>
        </w:rPr>
        <w:t>External signals from echo sounder, anemometer, AIS, DGPS, gyrocompass, speed log and radars etc. shall be received.</w:t>
      </w:r>
      <w:r>
        <w:rPr>
          <w:rFonts w:hint="eastAsia"/>
          <w:kern w:val="0"/>
          <w:sz w:val="24"/>
        </w:rPr>
        <w:t xml:space="preserve"> </w:t>
      </w:r>
    </w:p>
    <w:p w14:paraId="304535D4">
      <w:pPr>
        <w:autoSpaceDE w:val="0"/>
        <w:autoSpaceDN w:val="0"/>
        <w:adjustRightInd w:val="0"/>
        <w:ind w:left="1012"/>
        <w:rPr>
          <w:kern w:val="0"/>
          <w:sz w:val="24"/>
        </w:rPr>
      </w:pPr>
    </w:p>
    <w:p w14:paraId="5F5ECC54">
      <w:pPr>
        <w:autoSpaceDE w:val="0"/>
        <w:autoSpaceDN w:val="0"/>
        <w:adjustRightInd w:val="0"/>
        <w:ind w:left="1012"/>
        <w:rPr>
          <w:kern w:val="0"/>
          <w:sz w:val="24"/>
        </w:rPr>
      </w:pPr>
    </w:p>
    <w:p w14:paraId="17141C69">
      <w:pPr>
        <w:pStyle w:val="3"/>
        <w:numPr>
          <w:ilvl w:val="2"/>
          <w:numId w:val="0"/>
        </w:numPr>
        <w:ind w:left="709" w:leftChars="0" w:hanging="709" w:firstLineChars="0"/>
        <w:jc w:val="left"/>
      </w:pPr>
      <w:bookmarkStart w:id="1026" w:name="_Toc5724064"/>
      <w:bookmarkStart w:id="1027" w:name="_Toc48573686"/>
      <w:bookmarkStart w:id="1028" w:name="_Toc48573824"/>
      <w:bookmarkStart w:id="1029" w:name="_Toc48312026"/>
      <w:bookmarkStart w:id="1030" w:name="_Toc49257738"/>
      <w:r>
        <w:rPr>
          <w:rFonts w:hint="eastAsia" w:ascii="Arial" w:hAnsi="Arial" w:eastAsia="黑体" w:cs="Times New Roman"/>
          <w:b/>
          <w:bCs/>
          <w:caps/>
          <w:kern w:val="0"/>
          <w:sz w:val="24"/>
          <w:szCs w:val="24"/>
          <w:lang w:val="en-US" w:eastAsia="zh-CN" w:bidi="ar-SA"/>
        </w:rPr>
        <w:t>8.10.8</w:t>
      </w:r>
      <w:r>
        <w:rPr>
          <w:rFonts w:hint="eastAsia" w:cs="Times New Roman"/>
          <w:b/>
          <w:bCs/>
          <w:caps/>
          <w:kern w:val="0"/>
          <w:sz w:val="24"/>
          <w:szCs w:val="24"/>
          <w:lang w:val="en-US" w:eastAsia="zh-CN" w:bidi="ar-SA"/>
        </w:rPr>
        <w:t xml:space="preserve"> </w:t>
      </w:r>
      <w:r>
        <w:t>DGPS NAVIGATOR</w:t>
      </w:r>
      <w:bookmarkEnd w:id="1026"/>
      <w:bookmarkEnd w:id="1027"/>
      <w:bookmarkEnd w:id="1028"/>
      <w:bookmarkEnd w:id="1029"/>
      <w:bookmarkEnd w:id="1030"/>
      <w:r>
        <w:t xml:space="preserve"> </w:t>
      </w:r>
    </w:p>
    <w:p w14:paraId="28B84104">
      <w:pPr>
        <w:autoSpaceDE w:val="0"/>
        <w:autoSpaceDN w:val="0"/>
        <w:adjustRightInd w:val="0"/>
        <w:ind w:left="1012"/>
        <w:rPr>
          <w:kern w:val="0"/>
          <w:sz w:val="24"/>
        </w:rPr>
      </w:pPr>
      <w:r>
        <w:rPr>
          <w:kern w:val="0"/>
          <w:sz w:val="24"/>
        </w:rPr>
        <w:t xml:space="preserve">Two (2) sets of DGPS navigator with necessary accessories shall be provided: one </w:t>
      </w:r>
      <w:r>
        <w:rPr>
          <w:rFonts w:hint="eastAsia"/>
          <w:kern w:val="0"/>
          <w:sz w:val="24"/>
        </w:rPr>
        <w:t xml:space="preserve">set </w:t>
      </w:r>
      <w:r>
        <w:rPr>
          <w:kern w:val="0"/>
          <w:sz w:val="24"/>
        </w:rPr>
        <w:t xml:space="preserve">in wheelhouse </w:t>
      </w:r>
      <w:r>
        <w:rPr>
          <w:rFonts w:hint="eastAsia"/>
          <w:kern w:val="0"/>
          <w:sz w:val="24"/>
        </w:rPr>
        <w:t xml:space="preserve">control </w:t>
      </w:r>
      <w:r>
        <w:rPr>
          <w:kern w:val="0"/>
          <w:sz w:val="24"/>
        </w:rPr>
        <w:t xml:space="preserve">console and one </w:t>
      </w:r>
      <w:r>
        <w:rPr>
          <w:rFonts w:hint="eastAsia"/>
          <w:kern w:val="0"/>
          <w:sz w:val="24"/>
        </w:rPr>
        <w:t xml:space="preserve">set </w:t>
      </w:r>
      <w:r>
        <w:rPr>
          <w:kern w:val="0"/>
          <w:sz w:val="24"/>
        </w:rPr>
        <w:t>on the chart table.</w:t>
      </w:r>
    </w:p>
    <w:p w14:paraId="14895322">
      <w:pPr>
        <w:autoSpaceDE w:val="0"/>
        <w:autoSpaceDN w:val="0"/>
        <w:adjustRightInd w:val="0"/>
        <w:ind w:left="1012" w:firstLine="405" w:firstLineChars="169"/>
        <w:rPr>
          <w:kern w:val="0"/>
          <w:sz w:val="24"/>
        </w:rPr>
      </w:pPr>
      <w:r>
        <w:rPr>
          <w:kern w:val="0"/>
          <w:sz w:val="24"/>
        </w:rPr>
        <w:t>Each 1 - Main display unit in chart space and on WHC</w:t>
      </w:r>
    </w:p>
    <w:p w14:paraId="651B0E85">
      <w:pPr>
        <w:autoSpaceDE w:val="0"/>
        <w:autoSpaceDN w:val="0"/>
        <w:adjustRightInd w:val="0"/>
        <w:ind w:left="1012" w:firstLine="405" w:firstLineChars="169"/>
        <w:rPr>
          <w:kern w:val="0"/>
          <w:sz w:val="24"/>
        </w:rPr>
      </w:pPr>
      <w:r>
        <w:rPr>
          <w:kern w:val="0"/>
          <w:sz w:val="24"/>
        </w:rPr>
        <w:t>2 - Antenna on the after mast</w:t>
      </w:r>
      <w:r>
        <w:rPr>
          <w:rFonts w:hint="eastAsia"/>
          <w:kern w:val="0"/>
          <w:sz w:val="24"/>
        </w:rPr>
        <w:t xml:space="preserve"> or compass deck</w:t>
      </w:r>
    </w:p>
    <w:p w14:paraId="563B4E9A">
      <w:pPr>
        <w:autoSpaceDE w:val="0"/>
        <w:autoSpaceDN w:val="0"/>
        <w:adjustRightInd w:val="0"/>
        <w:ind w:left="1012" w:firstLine="405" w:firstLineChars="169"/>
        <w:rPr>
          <w:kern w:val="0"/>
          <w:sz w:val="24"/>
        </w:rPr>
      </w:pPr>
      <w:r>
        <w:rPr>
          <w:kern w:val="0"/>
          <w:sz w:val="24"/>
        </w:rPr>
        <w:t>1 - Signal distribution box in wheelhouse</w:t>
      </w:r>
    </w:p>
    <w:p w14:paraId="7D2FF34E">
      <w:pPr>
        <w:tabs>
          <w:tab w:val="left" w:pos="3880"/>
        </w:tabs>
        <w:autoSpaceDE w:val="0"/>
        <w:autoSpaceDN w:val="0"/>
        <w:adjustRightInd w:val="0"/>
        <w:spacing w:line="240" w:lineRule="exact"/>
        <w:ind w:left="1009"/>
        <w:rPr>
          <w:kern w:val="0"/>
          <w:sz w:val="24"/>
        </w:rPr>
      </w:pPr>
    </w:p>
    <w:p w14:paraId="55360D3A">
      <w:pPr>
        <w:autoSpaceDE w:val="0"/>
        <w:autoSpaceDN w:val="0"/>
        <w:adjustRightInd w:val="0"/>
        <w:ind w:left="1012"/>
        <w:rPr>
          <w:kern w:val="0"/>
          <w:sz w:val="24"/>
        </w:rPr>
      </w:pPr>
      <w:r>
        <w:rPr>
          <w:kern w:val="0"/>
          <w:sz w:val="24"/>
        </w:rPr>
        <w:t>The GPS signal shall be sent to the following equipment: Inmar</w:t>
      </w:r>
      <w:r>
        <w:rPr>
          <w:rFonts w:hint="eastAsia"/>
          <w:kern w:val="0"/>
          <w:sz w:val="24"/>
        </w:rPr>
        <w:t>a</w:t>
      </w:r>
      <w:r>
        <w:rPr>
          <w:kern w:val="0"/>
          <w:sz w:val="24"/>
        </w:rPr>
        <w:t>st-</w:t>
      </w:r>
      <w:r>
        <w:rPr>
          <w:rFonts w:hint="eastAsia"/>
          <w:kern w:val="0"/>
          <w:sz w:val="24"/>
        </w:rPr>
        <w:t xml:space="preserve">Fleet broadband </w:t>
      </w:r>
      <w:r>
        <w:rPr>
          <w:kern w:val="0"/>
          <w:sz w:val="24"/>
        </w:rPr>
        <w:t>, Inmar</w:t>
      </w:r>
      <w:r>
        <w:rPr>
          <w:rFonts w:hint="eastAsia"/>
          <w:kern w:val="0"/>
          <w:sz w:val="24"/>
        </w:rPr>
        <w:t>a</w:t>
      </w:r>
      <w:r>
        <w:rPr>
          <w:kern w:val="0"/>
          <w:sz w:val="24"/>
        </w:rPr>
        <w:t>st-C, MF/HF DSC, VHF DSC, Radars</w:t>
      </w:r>
      <w:r>
        <w:rPr>
          <w:rFonts w:hint="eastAsia"/>
          <w:kern w:val="0"/>
          <w:sz w:val="24"/>
        </w:rPr>
        <w:t>,</w:t>
      </w:r>
      <w:r>
        <w:rPr>
          <w:kern w:val="0"/>
          <w:sz w:val="24"/>
        </w:rPr>
        <w:t xml:space="preserve"> </w:t>
      </w:r>
      <w:r>
        <w:rPr>
          <w:rFonts w:hint="eastAsia"/>
          <w:kern w:val="0"/>
          <w:sz w:val="24"/>
        </w:rPr>
        <w:t xml:space="preserve">speed </w:t>
      </w:r>
      <w:r>
        <w:rPr>
          <w:kern w:val="0"/>
          <w:sz w:val="24"/>
        </w:rPr>
        <w:t>log</w:t>
      </w:r>
      <w:r>
        <w:rPr>
          <w:rFonts w:hint="eastAsia"/>
          <w:kern w:val="0"/>
          <w:sz w:val="24"/>
        </w:rPr>
        <w:t xml:space="preserve">, </w:t>
      </w:r>
      <w:r>
        <w:rPr>
          <w:kern w:val="0"/>
          <w:sz w:val="24"/>
        </w:rPr>
        <w:t xml:space="preserve">Echo sounder, </w:t>
      </w:r>
      <w:r>
        <w:rPr>
          <w:rFonts w:hint="eastAsia"/>
          <w:kern w:val="0"/>
          <w:sz w:val="24"/>
        </w:rPr>
        <w:t xml:space="preserve">VDR , </w:t>
      </w:r>
      <w:r>
        <w:rPr>
          <w:kern w:val="0"/>
          <w:sz w:val="24"/>
        </w:rPr>
        <w:t xml:space="preserve"> </w:t>
      </w:r>
      <w:r>
        <w:rPr>
          <w:rFonts w:hint="eastAsia"/>
          <w:kern w:val="0"/>
          <w:sz w:val="24"/>
        </w:rPr>
        <w:t>gyro-compass,ballast water treatment, scrubber and other systems requirement etc.</w:t>
      </w:r>
    </w:p>
    <w:p w14:paraId="519CFCA1">
      <w:pPr>
        <w:autoSpaceDE w:val="0"/>
        <w:autoSpaceDN w:val="0"/>
        <w:adjustRightInd w:val="0"/>
        <w:ind w:left="1012"/>
        <w:rPr>
          <w:kern w:val="0"/>
          <w:sz w:val="24"/>
        </w:rPr>
      </w:pPr>
    </w:p>
    <w:p w14:paraId="694A3D95">
      <w:pPr>
        <w:pStyle w:val="3"/>
        <w:numPr>
          <w:ilvl w:val="2"/>
          <w:numId w:val="0"/>
        </w:numPr>
        <w:ind w:left="709" w:leftChars="0" w:hanging="709" w:firstLineChars="0"/>
        <w:jc w:val="left"/>
      </w:pPr>
      <w:bookmarkStart w:id="1031" w:name="_Toc5724065"/>
      <w:bookmarkStart w:id="1032" w:name="_Toc48573687"/>
      <w:bookmarkStart w:id="1033" w:name="_Toc48573825"/>
      <w:bookmarkStart w:id="1034" w:name="_Toc49257739"/>
      <w:bookmarkStart w:id="1035" w:name="_Toc48312027"/>
      <w:r>
        <w:rPr>
          <w:rFonts w:hint="eastAsia" w:ascii="Arial" w:hAnsi="Arial" w:eastAsia="黑体" w:cs="Times New Roman"/>
          <w:b/>
          <w:bCs/>
          <w:caps/>
          <w:kern w:val="0"/>
          <w:sz w:val="24"/>
          <w:szCs w:val="24"/>
          <w:lang w:val="en-US" w:eastAsia="zh-CN" w:bidi="ar-SA"/>
        </w:rPr>
        <w:t>8.10.9</w:t>
      </w:r>
      <w:r>
        <w:rPr>
          <w:rFonts w:hint="eastAsia" w:cs="Times New Roman"/>
          <w:b/>
          <w:bCs/>
          <w:caps/>
          <w:kern w:val="0"/>
          <w:sz w:val="24"/>
          <w:szCs w:val="24"/>
          <w:lang w:val="en-US" w:eastAsia="zh-CN" w:bidi="ar-SA"/>
        </w:rPr>
        <w:t xml:space="preserve"> </w:t>
      </w:r>
      <w:r>
        <w:t>ANEMOMETER</w:t>
      </w:r>
      <w:r>
        <w:rPr>
          <w:rFonts w:hint="eastAsia"/>
        </w:rPr>
        <w:t xml:space="preserve"> and </w:t>
      </w:r>
      <w:r>
        <w:t>ANEMOSCOPE (AC 220 V)</w:t>
      </w:r>
      <w:bookmarkEnd w:id="1031"/>
      <w:bookmarkEnd w:id="1032"/>
      <w:bookmarkEnd w:id="1033"/>
      <w:bookmarkEnd w:id="1034"/>
      <w:bookmarkEnd w:id="1035"/>
    </w:p>
    <w:p w14:paraId="59741044">
      <w:pPr>
        <w:autoSpaceDE w:val="0"/>
        <w:autoSpaceDN w:val="0"/>
        <w:adjustRightInd w:val="0"/>
        <w:ind w:left="1012"/>
        <w:rPr>
          <w:rFonts w:eastAsia="Arial Unicode MS"/>
          <w:kern w:val="0"/>
          <w:sz w:val="24"/>
        </w:rPr>
      </w:pPr>
      <w:r>
        <w:rPr>
          <w:rFonts w:eastAsia="Arial Unicode MS"/>
          <w:kern w:val="0"/>
          <w:sz w:val="24"/>
        </w:rPr>
        <w:t>One (1) set of anemometer</w:t>
      </w:r>
      <w:r>
        <w:rPr>
          <w:rFonts w:hint="eastAsia" w:eastAsia="Arial Unicode MS"/>
          <w:kern w:val="0"/>
          <w:sz w:val="24"/>
        </w:rPr>
        <w:t xml:space="preserve"> of </w:t>
      </w:r>
      <w:r>
        <w:rPr>
          <w:rFonts w:eastAsia="Arial Unicode MS"/>
          <w:kern w:val="0"/>
          <w:sz w:val="24"/>
        </w:rPr>
        <w:t>propeller</w:t>
      </w:r>
      <w:r>
        <w:rPr>
          <w:rFonts w:hint="eastAsia" w:eastAsia="Arial Unicode MS"/>
          <w:kern w:val="0"/>
          <w:sz w:val="24"/>
        </w:rPr>
        <w:t xml:space="preserve"> type</w:t>
      </w:r>
      <w:r>
        <w:rPr>
          <w:rFonts w:eastAsia="Arial Unicode MS"/>
          <w:kern w:val="0"/>
          <w:sz w:val="24"/>
        </w:rPr>
        <w:t xml:space="preserve"> </w:t>
      </w:r>
      <w:r>
        <w:rPr>
          <w:rFonts w:eastAsia="Arial Unicode MS"/>
          <w:b/>
          <w:i/>
          <w:kern w:val="0"/>
          <w:sz w:val="24"/>
        </w:rPr>
        <w:t>(Option: ultrasonic type)</w:t>
      </w:r>
      <w:r>
        <w:rPr>
          <w:rFonts w:eastAsia="Arial Unicode MS"/>
          <w:kern w:val="0"/>
          <w:sz w:val="24"/>
        </w:rPr>
        <w:t>shall be provided.</w:t>
      </w:r>
    </w:p>
    <w:p w14:paraId="08DB3138">
      <w:pPr>
        <w:autoSpaceDE w:val="0"/>
        <w:autoSpaceDN w:val="0"/>
        <w:adjustRightInd w:val="0"/>
        <w:ind w:left="1432" w:leftChars="682"/>
        <w:rPr>
          <w:rFonts w:eastAsia="Arial Unicode MS"/>
          <w:kern w:val="0"/>
          <w:sz w:val="24"/>
        </w:rPr>
      </w:pPr>
      <w:r>
        <w:rPr>
          <w:rFonts w:eastAsia="Arial Unicode MS"/>
          <w:kern w:val="0"/>
          <w:sz w:val="24"/>
        </w:rPr>
        <w:t>1-Transmitter on the radar mast</w:t>
      </w:r>
    </w:p>
    <w:p w14:paraId="28A508AD">
      <w:pPr>
        <w:autoSpaceDE w:val="0"/>
        <w:autoSpaceDN w:val="0"/>
        <w:adjustRightInd w:val="0"/>
        <w:ind w:left="1432" w:leftChars="682" w:firstLine="2"/>
        <w:rPr>
          <w:kern w:val="0"/>
          <w:sz w:val="24"/>
        </w:rPr>
      </w:pPr>
      <w:r>
        <w:rPr>
          <w:rFonts w:eastAsia="Arial Unicode MS"/>
          <w:kern w:val="0"/>
          <w:sz w:val="24"/>
        </w:rPr>
        <w:t>1-Wind speed and direction indicator with illumination on the W/H ceiling console</w:t>
      </w:r>
    </w:p>
    <w:p w14:paraId="2B9A8E3C">
      <w:pPr>
        <w:autoSpaceDE w:val="0"/>
        <w:autoSpaceDN w:val="0"/>
        <w:adjustRightInd w:val="0"/>
        <w:ind w:left="1012"/>
        <w:rPr>
          <w:rFonts w:eastAsia="Arial Unicode MS"/>
          <w:kern w:val="0"/>
          <w:sz w:val="24"/>
        </w:rPr>
      </w:pPr>
    </w:p>
    <w:p w14:paraId="0AF88CF2">
      <w:pPr>
        <w:autoSpaceDE w:val="0"/>
        <w:autoSpaceDN w:val="0"/>
        <w:adjustRightInd w:val="0"/>
        <w:ind w:left="1012"/>
        <w:rPr>
          <w:rFonts w:eastAsia="Arial Unicode MS"/>
          <w:kern w:val="0"/>
          <w:sz w:val="24"/>
        </w:rPr>
      </w:pPr>
      <w:r>
        <w:rPr>
          <w:rFonts w:eastAsia="Arial Unicode MS"/>
          <w:kern w:val="0"/>
          <w:sz w:val="24"/>
        </w:rPr>
        <w:t>Interface facility to ECDIS shall be provided.</w:t>
      </w:r>
    </w:p>
    <w:p w14:paraId="419FAD46">
      <w:pPr>
        <w:autoSpaceDE w:val="0"/>
        <w:autoSpaceDN w:val="0"/>
        <w:adjustRightInd w:val="0"/>
        <w:ind w:left="1012"/>
        <w:rPr>
          <w:rFonts w:eastAsia="Arial Unicode MS"/>
          <w:kern w:val="0"/>
          <w:sz w:val="24"/>
        </w:rPr>
      </w:pPr>
    </w:p>
    <w:p w14:paraId="31D2CC43">
      <w:pPr>
        <w:pStyle w:val="3"/>
        <w:numPr>
          <w:ilvl w:val="2"/>
          <w:numId w:val="0"/>
        </w:numPr>
        <w:ind w:left="709" w:leftChars="0" w:hanging="709" w:firstLineChars="0"/>
        <w:jc w:val="left"/>
      </w:pPr>
      <w:bookmarkStart w:id="1036" w:name="_Toc49257740"/>
      <w:bookmarkStart w:id="1037" w:name="_Toc5724066"/>
      <w:bookmarkStart w:id="1038" w:name="_Toc48573826"/>
      <w:bookmarkStart w:id="1039" w:name="_Toc48573688"/>
      <w:bookmarkStart w:id="1040" w:name="_Toc48312028"/>
      <w:r>
        <w:rPr>
          <w:rFonts w:hint="eastAsia" w:ascii="Arial" w:hAnsi="Arial" w:eastAsia="黑体" w:cs="Times New Roman"/>
          <w:b/>
          <w:bCs/>
          <w:caps/>
          <w:kern w:val="0"/>
          <w:sz w:val="24"/>
          <w:szCs w:val="24"/>
          <w:lang w:val="en-US" w:eastAsia="zh-CN" w:bidi="ar-SA"/>
        </w:rPr>
        <w:t>8.10.10</w:t>
      </w:r>
      <w:r>
        <w:rPr>
          <w:rFonts w:hint="eastAsia" w:cs="Times New Roman"/>
          <w:b/>
          <w:bCs/>
          <w:caps/>
          <w:kern w:val="0"/>
          <w:sz w:val="24"/>
          <w:szCs w:val="24"/>
          <w:lang w:val="en-US" w:eastAsia="zh-CN" w:bidi="ar-SA"/>
        </w:rPr>
        <w:t xml:space="preserve"> </w:t>
      </w:r>
      <w:r>
        <w:t xml:space="preserve">WINDOW WIPER </w:t>
      </w:r>
      <w:r>
        <w:rPr>
          <w:rFonts w:hint="eastAsia"/>
        </w:rPr>
        <w:t xml:space="preserve">and CVS </w:t>
      </w:r>
      <w:r>
        <w:t>(AC 220 V)</w:t>
      </w:r>
      <w:bookmarkEnd w:id="1036"/>
      <w:bookmarkEnd w:id="1037"/>
      <w:bookmarkEnd w:id="1038"/>
      <w:bookmarkEnd w:id="1039"/>
      <w:bookmarkEnd w:id="1040"/>
    </w:p>
    <w:p w14:paraId="767C4763">
      <w:pPr>
        <w:autoSpaceDE w:val="0"/>
        <w:autoSpaceDN w:val="0"/>
        <w:adjustRightInd w:val="0"/>
        <w:ind w:left="1012"/>
        <w:rPr>
          <w:rFonts w:eastAsia="Arial Unicode MS"/>
          <w:kern w:val="0"/>
          <w:sz w:val="24"/>
        </w:rPr>
      </w:pPr>
      <w:r>
        <w:rPr>
          <w:rFonts w:hint="eastAsia" w:eastAsia="Arial Unicode MS"/>
          <w:kern w:val="0"/>
          <w:sz w:val="24"/>
        </w:rPr>
        <w:t xml:space="preserve">Abt. </w:t>
      </w:r>
      <w:r>
        <w:rPr>
          <w:rFonts w:hint="eastAsia" w:eastAsia="Arial Unicode MS"/>
          <w:b/>
          <w:i/>
          <w:kern w:val="0"/>
          <w:sz w:val="24"/>
        </w:rPr>
        <w:t>Three(3)</w:t>
      </w:r>
      <w:r>
        <w:rPr>
          <w:rFonts w:hint="eastAsia" w:eastAsia="Arial Unicode MS"/>
          <w:kern w:val="0"/>
          <w:sz w:val="24"/>
        </w:rPr>
        <w:t xml:space="preserve"> sets</w:t>
      </w:r>
      <w:r>
        <w:rPr>
          <w:rFonts w:eastAsia="Arial Unicode MS"/>
          <w:kern w:val="0"/>
          <w:sz w:val="24"/>
        </w:rPr>
        <w:t xml:space="preserve"> of window wipers with heater </w:t>
      </w:r>
      <w:r>
        <w:rPr>
          <w:rFonts w:hint="eastAsia" w:eastAsia="Arial Unicode MS"/>
          <w:b/>
          <w:i/>
          <w:kern w:val="0"/>
          <w:sz w:val="24"/>
        </w:rPr>
        <w:t>and Two(2) CVS</w:t>
      </w:r>
      <w:r>
        <w:rPr>
          <w:rFonts w:hint="eastAsia" w:eastAsia="Arial Unicode MS"/>
          <w:kern w:val="0"/>
          <w:sz w:val="24"/>
        </w:rPr>
        <w:t xml:space="preserve"> </w:t>
      </w:r>
      <w:r>
        <w:rPr>
          <w:rFonts w:eastAsia="Arial Unicode MS"/>
          <w:kern w:val="0"/>
          <w:sz w:val="24"/>
        </w:rPr>
        <w:t xml:space="preserve">shall be installed on </w:t>
      </w:r>
      <w:r>
        <w:rPr>
          <w:rFonts w:hint="eastAsia" w:eastAsia="Arial Unicode MS"/>
          <w:kern w:val="0"/>
          <w:sz w:val="24"/>
        </w:rPr>
        <w:t xml:space="preserve">the </w:t>
      </w:r>
      <w:r>
        <w:rPr>
          <w:rFonts w:eastAsia="Arial Unicode MS"/>
          <w:kern w:val="0"/>
          <w:sz w:val="24"/>
        </w:rPr>
        <w:t>front windows of the wheelhouse</w:t>
      </w:r>
      <w:r>
        <w:rPr>
          <w:rFonts w:hint="eastAsia" w:eastAsia="Arial Unicode MS"/>
          <w:kern w:val="0"/>
          <w:sz w:val="24"/>
        </w:rPr>
        <w:t xml:space="preserve"> according to rules requirements</w:t>
      </w:r>
      <w:r>
        <w:rPr>
          <w:rFonts w:eastAsia="Arial Unicode MS"/>
          <w:kern w:val="0"/>
          <w:sz w:val="24"/>
        </w:rPr>
        <w:t>. (Refer to Accommodation Part)</w:t>
      </w:r>
    </w:p>
    <w:p w14:paraId="08BD8B15">
      <w:pPr>
        <w:autoSpaceDE w:val="0"/>
        <w:autoSpaceDN w:val="0"/>
        <w:adjustRightInd w:val="0"/>
        <w:ind w:left="1012"/>
        <w:rPr>
          <w:rFonts w:eastAsia="Arial Unicode MS"/>
          <w:kern w:val="0"/>
          <w:sz w:val="24"/>
        </w:rPr>
      </w:pPr>
    </w:p>
    <w:p w14:paraId="24404947">
      <w:pPr>
        <w:autoSpaceDE w:val="0"/>
        <w:autoSpaceDN w:val="0"/>
        <w:adjustRightInd w:val="0"/>
        <w:ind w:left="1012"/>
        <w:rPr>
          <w:rFonts w:eastAsia="Arial Unicode MS"/>
          <w:kern w:val="0"/>
          <w:sz w:val="24"/>
        </w:rPr>
      </w:pPr>
      <w:r>
        <w:rPr>
          <w:rFonts w:eastAsia="Arial Unicode MS"/>
          <w:kern w:val="0"/>
          <w:sz w:val="24"/>
        </w:rPr>
        <w:t xml:space="preserve">The wiper shall be of horizontal movement type. </w:t>
      </w:r>
      <w:r>
        <w:rPr>
          <w:rFonts w:hint="eastAsia" w:eastAsia="Arial Unicode MS"/>
          <w:kern w:val="0"/>
          <w:sz w:val="24"/>
        </w:rPr>
        <w:t>S</w:t>
      </w:r>
      <w:r>
        <w:rPr>
          <w:rFonts w:eastAsia="Arial Unicode MS"/>
          <w:kern w:val="0"/>
          <w:sz w:val="24"/>
        </w:rPr>
        <w:t>peed control</w:t>
      </w:r>
      <w:r>
        <w:rPr>
          <w:rFonts w:hint="eastAsia" w:eastAsia="Arial Unicode MS"/>
          <w:kern w:val="0"/>
          <w:sz w:val="24"/>
        </w:rPr>
        <w:t>ler at the bridge console</w:t>
      </w:r>
      <w:r>
        <w:rPr>
          <w:rFonts w:eastAsia="Arial Unicode MS"/>
          <w:kern w:val="0"/>
          <w:sz w:val="24"/>
        </w:rPr>
        <w:t xml:space="preserve"> shall be provided for each window wiper.</w:t>
      </w:r>
    </w:p>
    <w:p w14:paraId="165719FA">
      <w:pPr>
        <w:autoSpaceDE w:val="0"/>
        <w:autoSpaceDN w:val="0"/>
        <w:adjustRightInd w:val="0"/>
        <w:ind w:left="1012"/>
        <w:rPr>
          <w:rFonts w:eastAsia="Arial Unicode MS"/>
          <w:kern w:val="0"/>
          <w:sz w:val="24"/>
        </w:rPr>
      </w:pPr>
    </w:p>
    <w:p w14:paraId="5E740F0C">
      <w:pPr>
        <w:autoSpaceDE w:val="0"/>
        <w:autoSpaceDN w:val="0"/>
        <w:adjustRightInd w:val="0"/>
        <w:ind w:left="1012"/>
        <w:rPr>
          <w:rFonts w:eastAsia="Arial Unicode MS"/>
          <w:b/>
          <w:i/>
          <w:kern w:val="0"/>
          <w:sz w:val="24"/>
        </w:rPr>
      </w:pPr>
      <w:r>
        <w:rPr>
          <w:rFonts w:hint="eastAsia" w:eastAsia="Arial Unicode MS"/>
          <w:b/>
          <w:i/>
          <w:kern w:val="0"/>
          <w:sz w:val="24"/>
        </w:rPr>
        <w:t xml:space="preserve">Each CVS </w:t>
      </w:r>
      <w:r>
        <w:rPr>
          <w:rFonts w:eastAsia="Arial Unicode MS"/>
          <w:b/>
          <w:i/>
          <w:kern w:val="0"/>
          <w:sz w:val="24"/>
        </w:rPr>
        <w:t>controller</w:t>
      </w:r>
      <w:r>
        <w:rPr>
          <w:rFonts w:hint="eastAsia" w:eastAsia="Arial Unicode MS"/>
          <w:b/>
          <w:i/>
          <w:kern w:val="0"/>
          <w:sz w:val="24"/>
        </w:rPr>
        <w:t xml:space="preserve"> shall be located at the lower part of front bulkhead</w:t>
      </w:r>
    </w:p>
    <w:p w14:paraId="7FED7066">
      <w:pPr>
        <w:autoSpaceDE w:val="0"/>
        <w:autoSpaceDN w:val="0"/>
        <w:adjustRightInd w:val="0"/>
        <w:ind w:left="1012"/>
        <w:rPr>
          <w:rFonts w:eastAsia="Arial Unicode MS"/>
          <w:kern w:val="0"/>
          <w:sz w:val="24"/>
        </w:rPr>
      </w:pPr>
    </w:p>
    <w:p w14:paraId="01F27A7A">
      <w:pPr>
        <w:pStyle w:val="3"/>
        <w:numPr>
          <w:ilvl w:val="2"/>
          <w:numId w:val="0"/>
        </w:numPr>
        <w:ind w:left="709" w:leftChars="0" w:hanging="709" w:firstLineChars="0"/>
        <w:jc w:val="left"/>
      </w:pPr>
      <w:bookmarkStart w:id="1041" w:name="_Toc49257741"/>
      <w:bookmarkStart w:id="1042" w:name="_Toc5724067"/>
      <w:bookmarkStart w:id="1043" w:name="_Toc48573689"/>
      <w:bookmarkStart w:id="1044" w:name="_Toc48573827"/>
      <w:bookmarkStart w:id="1045" w:name="_Toc48312029"/>
      <w:r>
        <w:rPr>
          <w:rFonts w:hint="eastAsia" w:ascii="Arial" w:hAnsi="Arial" w:eastAsia="黑体" w:cs="Times New Roman"/>
          <w:b/>
          <w:bCs/>
          <w:caps/>
          <w:kern w:val="0"/>
          <w:sz w:val="24"/>
          <w:szCs w:val="24"/>
          <w:lang w:val="en-US" w:eastAsia="zh-CN" w:bidi="ar-SA"/>
        </w:rPr>
        <w:t>8.10.11</w:t>
      </w:r>
      <w:r>
        <w:rPr>
          <w:rFonts w:hint="eastAsia" w:cs="Times New Roman"/>
          <w:b/>
          <w:bCs/>
          <w:caps/>
          <w:kern w:val="0"/>
          <w:sz w:val="24"/>
          <w:szCs w:val="24"/>
          <w:lang w:val="en-US" w:eastAsia="zh-CN" w:bidi="ar-SA"/>
        </w:rPr>
        <w:t xml:space="preserve"> </w:t>
      </w:r>
      <w:r>
        <w:t>VOYAGE DATA RECORDER VDR (AC 220 V, DC 24 V)</w:t>
      </w:r>
      <w:bookmarkEnd w:id="1041"/>
      <w:bookmarkEnd w:id="1042"/>
      <w:bookmarkEnd w:id="1043"/>
      <w:bookmarkEnd w:id="1044"/>
      <w:bookmarkEnd w:id="1045"/>
    </w:p>
    <w:p w14:paraId="5CE8F6EA">
      <w:pPr>
        <w:tabs>
          <w:tab w:val="left" w:pos="3880"/>
        </w:tabs>
        <w:autoSpaceDE w:val="0"/>
        <w:autoSpaceDN w:val="0"/>
        <w:adjustRightInd w:val="0"/>
        <w:spacing w:before="57"/>
        <w:ind w:left="1012"/>
        <w:rPr>
          <w:kern w:val="0"/>
          <w:sz w:val="24"/>
        </w:rPr>
      </w:pPr>
      <w:r>
        <w:rPr>
          <w:kern w:val="0"/>
          <w:sz w:val="24"/>
        </w:rPr>
        <w:t xml:space="preserve">One (1) set of voyage data recorder system </w:t>
      </w:r>
      <w:r>
        <w:rPr>
          <w:rFonts w:hint="eastAsia"/>
          <w:kern w:val="0"/>
          <w:sz w:val="24"/>
        </w:rPr>
        <w:t xml:space="preserve">VDR which performance standard will meet the requirement of Resolution MSC.333 (90) </w:t>
      </w:r>
      <w:r>
        <w:rPr>
          <w:kern w:val="0"/>
          <w:sz w:val="24"/>
        </w:rPr>
        <w:t>shall be provided as follows:</w:t>
      </w:r>
    </w:p>
    <w:p w14:paraId="2644DCB7">
      <w:pPr>
        <w:tabs>
          <w:tab w:val="left" w:pos="3880"/>
        </w:tabs>
        <w:autoSpaceDE w:val="0"/>
        <w:autoSpaceDN w:val="0"/>
        <w:adjustRightInd w:val="0"/>
        <w:spacing w:before="57"/>
        <w:ind w:left="1012"/>
        <w:rPr>
          <w:kern w:val="0"/>
          <w:sz w:val="24"/>
        </w:rPr>
      </w:pPr>
    </w:p>
    <w:p w14:paraId="0BD38159">
      <w:pPr>
        <w:tabs>
          <w:tab w:val="left" w:pos="3880"/>
        </w:tabs>
        <w:autoSpaceDE w:val="0"/>
        <w:autoSpaceDN w:val="0"/>
        <w:adjustRightInd w:val="0"/>
        <w:spacing w:before="57"/>
        <w:ind w:left="1432" w:leftChars="682"/>
        <w:rPr>
          <w:kern w:val="0"/>
          <w:sz w:val="24"/>
        </w:rPr>
      </w:pPr>
      <w:r>
        <w:rPr>
          <w:kern w:val="0"/>
          <w:sz w:val="24"/>
        </w:rPr>
        <w:t>One (1) main electronics unit for data acquisition and recording shall be installed in the suitable space of bridge deck.</w:t>
      </w:r>
    </w:p>
    <w:p w14:paraId="426CF466">
      <w:pPr>
        <w:tabs>
          <w:tab w:val="left" w:pos="3880"/>
        </w:tabs>
        <w:autoSpaceDE w:val="0"/>
        <w:autoSpaceDN w:val="0"/>
        <w:adjustRightInd w:val="0"/>
        <w:spacing w:before="57"/>
        <w:ind w:left="1432" w:leftChars="682"/>
        <w:rPr>
          <w:kern w:val="0"/>
          <w:sz w:val="24"/>
        </w:rPr>
      </w:pPr>
    </w:p>
    <w:p w14:paraId="7A2F2A9C">
      <w:pPr>
        <w:tabs>
          <w:tab w:val="left" w:pos="3880"/>
        </w:tabs>
        <w:autoSpaceDE w:val="0"/>
        <w:autoSpaceDN w:val="0"/>
        <w:adjustRightInd w:val="0"/>
        <w:spacing w:before="57"/>
        <w:ind w:left="1432" w:leftChars="682"/>
        <w:rPr>
          <w:kern w:val="0"/>
          <w:sz w:val="24"/>
        </w:rPr>
      </w:pPr>
      <w:r>
        <w:rPr>
          <w:kern w:val="0"/>
          <w:sz w:val="24"/>
        </w:rPr>
        <w:t xml:space="preserve">One (1) capsule (black box, </w:t>
      </w:r>
      <w:r>
        <w:rPr>
          <w:rFonts w:hint="eastAsia"/>
          <w:kern w:val="0"/>
          <w:sz w:val="24"/>
        </w:rPr>
        <w:t>auto</w:t>
      </w:r>
      <w:r>
        <w:rPr>
          <w:kern w:val="0"/>
          <w:sz w:val="24"/>
        </w:rPr>
        <w:t xml:space="preserve"> floating type)</w:t>
      </w:r>
      <w:r>
        <w:rPr>
          <w:b/>
          <w:i/>
          <w:kern w:val="0"/>
          <w:sz w:val="24"/>
        </w:rPr>
        <w:t xml:space="preserve"> </w:t>
      </w:r>
      <w:r>
        <w:rPr>
          <w:rFonts w:hint="eastAsia"/>
          <w:b/>
          <w:i/>
          <w:kern w:val="0"/>
          <w:sz w:val="24"/>
        </w:rPr>
        <w:t>and</w:t>
      </w:r>
      <w:r>
        <w:rPr>
          <w:rFonts w:hint="eastAsia"/>
          <w:kern w:val="0"/>
          <w:sz w:val="24"/>
        </w:rPr>
        <w:t xml:space="preserve"> </w:t>
      </w:r>
      <w:r>
        <w:rPr>
          <w:kern w:val="0"/>
          <w:sz w:val="24"/>
        </w:rPr>
        <w:t xml:space="preserve">One (1) capsule (black box, </w:t>
      </w:r>
      <w:r>
        <w:rPr>
          <w:rFonts w:hint="eastAsia"/>
          <w:kern w:val="0"/>
          <w:sz w:val="24"/>
        </w:rPr>
        <w:t>fixed</w:t>
      </w:r>
      <w:r>
        <w:rPr>
          <w:kern w:val="0"/>
          <w:sz w:val="24"/>
        </w:rPr>
        <w:t xml:space="preserve"> type) shall be fixed on compass deck and shall</w:t>
      </w:r>
      <w:r>
        <w:rPr>
          <w:rFonts w:hint="eastAsia"/>
          <w:kern w:val="0"/>
          <w:sz w:val="24"/>
        </w:rPr>
        <w:t xml:space="preserve"> </w:t>
      </w:r>
      <w:r>
        <w:rPr>
          <w:kern w:val="0"/>
          <w:sz w:val="24"/>
        </w:rPr>
        <w:t>be capable of being removed but secure against tampering.</w:t>
      </w:r>
    </w:p>
    <w:p w14:paraId="1E5C76F0">
      <w:pPr>
        <w:tabs>
          <w:tab w:val="left" w:pos="3880"/>
        </w:tabs>
        <w:autoSpaceDE w:val="0"/>
        <w:autoSpaceDN w:val="0"/>
        <w:adjustRightInd w:val="0"/>
        <w:spacing w:before="57"/>
        <w:ind w:left="1432" w:leftChars="682"/>
        <w:rPr>
          <w:kern w:val="0"/>
          <w:sz w:val="24"/>
        </w:rPr>
      </w:pPr>
    </w:p>
    <w:p w14:paraId="21ABDB00">
      <w:pPr>
        <w:tabs>
          <w:tab w:val="left" w:pos="3880"/>
        </w:tabs>
        <w:autoSpaceDE w:val="0"/>
        <w:autoSpaceDN w:val="0"/>
        <w:adjustRightInd w:val="0"/>
        <w:spacing w:before="57"/>
        <w:ind w:left="1432" w:leftChars="682"/>
        <w:rPr>
          <w:kern w:val="0"/>
          <w:sz w:val="24"/>
        </w:rPr>
      </w:pPr>
      <w:r>
        <w:rPr>
          <w:kern w:val="0"/>
          <w:sz w:val="24"/>
        </w:rPr>
        <w:t>Interface box and power supply unit shall be provided.</w:t>
      </w:r>
      <w:r>
        <w:rPr>
          <w:rFonts w:hint="eastAsia"/>
          <w:kern w:val="0"/>
          <w:sz w:val="24"/>
        </w:rPr>
        <w:t xml:space="preserve"> </w:t>
      </w:r>
      <w:r>
        <w:rPr>
          <w:rFonts w:hint="eastAsia"/>
          <w:b/>
          <w:i/>
          <w:kern w:val="0"/>
          <w:sz w:val="24"/>
        </w:rPr>
        <w:t>The data shall be easy download without any special needs to a hard drive and can be play back on a normal PC.</w:t>
      </w:r>
    </w:p>
    <w:p w14:paraId="4A75E959">
      <w:pPr>
        <w:tabs>
          <w:tab w:val="left" w:pos="3880"/>
        </w:tabs>
        <w:autoSpaceDE w:val="0"/>
        <w:autoSpaceDN w:val="0"/>
        <w:adjustRightInd w:val="0"/>
        <w:spacing w:before="57"/>
        <w:ind w:left="1432" w:leftChars="682"/>
        <w:rPr>
          <w:kern w:val="0"/>
          <w:sz w:val="24"/>
        </w:rPr>
      </w:pPr>
    </w:p>
    <w:p w14:paraId="0DC27465">
      <w:pPr>
        <w:tabs>
          <w:tab w:val="left" w:pos="3880"/>
        </w:tabs>
        <w:autoSpaceDE w:val="0"/>
        <w:autoSpaceDN w:val="0"/>
        <w:adjustRightInd w:val="0"/>
        <w:spacing w:before="57"/>
        <w:ind w:left="1432" w:leftChars="682"/>
        <w:rPr>
          <w:kern w:val="0"/>
          <w:sz w:val="24"/>
        </w:rPr>
      </w:pPr>
      <w:r>
        <w:rPr>
          <w:kern w:val="0"/>
          <w:sz w:val="24"/>
        </w:rPr>
        <w:t>Six (6) sets of microphones to be provided, two (2) outdoor type microphones on both bridge wings and four (4) indoor type microphones in the wheelhouse.</w:t>
      </w:r>
    </w:p>
    <w:p w14:paraId="75562E30">
      <w:pPr>
        <w:autoSpaceDE w:val="0"/>
        <w:autoSpaceDN w:val="0"/>
        <w:adjustRightInd w:val="0"/>
        <w:spacing w:line="240" w:lineRule="exact"/>
        <w:ind w:left="1009"/>
        <w:rPr>
          <w:rFonts w:eastAsia="Arial Unicode MS"/>
          <w:kern w:val="0"/>
          <w:sz w:val="24"/>
        </w:rPr>
      </w:pPr>
    </w:p>
    <w:p w14:paraId="1D088F82">
      <w:pPr>
        <w:tabs>
          <w:tab w:val="left" w:pos="3880"/>
        </w:tabs>
        <w:autoSpaceDE w:val="0"/>
        <w:autoSpaceDN w:val="0"/>
        <w:adjustRightInd w:val="0"/>
        <w:spacing w:before="57"/>
        <w:ind w:left="1432" w:leftChars="682"/>
        <w:rPr>
          <w:kern w:val="0"/>
          <w:sz w:val="24"/>
        </w:rPr>
      </w:pPr>
      <w:r>
        <w:rPr>
          <w:kern w:val="0"/>
          <w:sz w:val="24"/>
        </w:rPr>
        <w:t xml:space="preserve">VDR extension backup cable for captain day room computer </w:t>
      </w:r>
      <w:r>
        <w:rPr>
          <w:rFonts w:hint="eastAsia"/>
          <w:kern w:val="0"/>
          <w:sz w:val="24"/>
        </w:rPr>
        <w:t>will</w:t>
      </w:r>
      <w:r>
        <w:rPr>
          <w:kern w:val="0"/>
          <w:sz w:val="24"/>
        </w:rPr>
        <w:t xml:space="preserve"> be provided</w:t>
      </w:r>
      <w:r>
        <w:rPr>
          <w:rFonts w:hint="eastAsia"/>
          <w:kern w:val="0"/>
          <w:sz w:val="24"/>
        </w:rPr>
        <w:t xml:space="preserve"> and the computer shall be supplied by </w:t>
      </w:r>
      <w:r>
        <w:rPr>
          <w:rFonts w:hint="eastAsia"/>
          <w:b/>
          <w:i/>
          <w:kern w:val="0"/>
          <w:sz w:val="24"/>
        </w:rPr>
        <w:t>Owner</w:t>
      </w:r>
      <w:r>
        <w:rPr>
          <w:kern w:val="0"/>
          <w:sz w:val="24"/>
        </w:rPr>
        <w:t>.</w:t>
      </w:r>
    </w:p>
    <w:p w14:paraId="41EBCE8A">
      <w:pPr>
        <w:autoSpaceDE w:val="0"/>
        <w:autoSpaceDN w:val="0"/>
        <w:adjustRightInd w:val="0"/>
        <w:spacing w:line="240" w:lineRule="exact"/>
        <w:ind w:left="1009"/>
        <w:rPr>
          <w:rFonts w:eastAsia="Arial Unicode MS"/>
          <w:kern w:val="0"/>
          <w:sz w:val="24"/>
        </w:rPr>
      </w:pPr>
    </w:p>
    <w:p w14:paraId="2A4ED028">
      <w:pPr>
        <w:tabs>
          <w:tab w:val="left" w:pos="3880"/>
        </w:tabs>
        <w:autoSpaceDE w:val="0"/>
        <w:autoSpaceDN w:val="0"/>
        <w:adjustRightInd w:val="0"/>
        <w:spacing w:before="57"/>
        <w:ind w:left="1432" w:leftChars="682"/>
        <w:rPr>
          <w:kern w:val="0"/>
          <w:sz w:val="24"/>
        </w:rPr>
      </w:pPr>
      <w:r>
        <w:rPr>
          <w:kern w:val="0"/>
          <w:sz w:val="24"/>
        </w:rPr>
        <w:t>Gyro compass, speed log, echo sounder, at least 2 stations radar video, DGPS, rudder order, engine order, wind speed and direction, VHF communication audio, alarm and other information requirement by rules shall be sent to the VDR.</w:t>
      </w:r>
    </w:p>
    <w:p w14:paraId="7C18AEB3">
      <w:pPr>
        <w:autoSpaceDE w:val="0"/>
        <w:autoSpaceDN w:val="0"/>
        <w:adjustRightInd w:val="0"/>
        <w:spacing w:line="240" w:lineRule="exact"/>
        <w:ind w:left="1009"/>
        <w:rPr>
          <w:rFonts w:eastAsia="Arial Unicode MS"/>
          <w:kern w:val="0"/>
          <w:sz w:val="24"/>
        </w:rPr>
      </w:pPr>
    </w:p>
    <w:p w14:paraId="1A20269A">
      <w:pPr>
        <w:autoSpaceDE w:val="0"/>
        <w:autoSpaceDN w:val="0"/>
        <w:adjustRightInd w:val="0"/>
        <w:ind w:left="1012"/>
        <w:rPr>
          <w:rFonts w:eastAsia="Arial Unicode MS"/>
          <w:kern w:val="0"/>
          <w:sz w:val="24"/>
        </w:rPr>
      </w:pPr>
    </w:p>
    <w:p w14:paraId="5C0E3916">
      <w:pPr>
        <w:pStyle w:val="3"/>
        <w:numPr>
          <w:ilvl w:val="2"/>
          <w:numId w:val="0"/>
        </w:numPr>
        <w:ind w:left="709" w:leftChars="0" w:hanging="709" w:firstLineChars="0"/>
        <w:jc w:val="left"/>
      </w:pPr>
      <w:bookmarkStart w:id="1046" w:name="_Toc5724068"/>
      <w:bookmarkStart w:id="1047" w:name="_Toc48312030"/>
      <w:bookmarkStart w:id="1048" w:name="_Toc48573690"/>
      <w:bookmarkStart w:id="1049" w:name="_Toc48573828"/>
      <w:bookmarkStart w:id="1050" w:name="_Toc49257742"/>
      <w:r>
        <w:rPr>
          <w:rFonts w:hint="eastAsia" w:ascii="Arial" w:hAnsi="Arial" w:eastAsia="黑体" w:cs="Times New Roman"/>
          <w:b/>
          <w:bCs/>
          <w:caps/>
          <w:kern w:val="0"/>
          <w:sz w:val="24"/>
          <w:szCs w:val="24"/>
          <w:lang w:val="en-US" w:eastAsia="zh-CN" w:bidi="ar-SA"/>
        </w:rPr>
        <w:t>8.10.12</w:t>
      </w:r>
      <w:r>
        <w:rPr>
          <w:rFonts w:hint="eastAsia" w:cs="Times New Roman"/>
          <w:b/>
          <w:bCs/>
          <w:caps/>
          <w:kern w:val="0"/>
          <w:sz w:val="24"/>
          <w:szCs w:val="24"/>
          <w:lang w:val="en-US" w:eastAsia="zh-CN" w:bidi="ar-SA"/>
        </w:rPr>
        <w:t xml:space="preserve"> </w:t>
      </w:r>
      <w:r>
        <w:t>AUTOMATIC IDENTIFY SYSTEM</w:t>
      </w:r>
      <w:r>
        <w:rPr>
          <w:rFonts w:hint="eastAsia"/>
        </w:rPr>
        <w:t xml:space="preserve"> (ais)</w:t>
      </w:r>
      <w:r>
        <w:t xml:space="preserve"> (DC 24 V)</w:t>
      </w:r>
      <w:bookmarkEnd w:id="1046"/>
      <w:bookmarkEnd w:id="1047"/>
      <w:bookmarkEnd w:id="1048"/>
      <w:bookmarkEnd w:id="1049"/>
      <w:bookmarkEnd w:id="1050"/>
    </w:p>
    <w:p w14:paraId="4888B7CB">
      <w:pPr>
        <w:tabs>
          <w:tab w:val="left" w:pos="3880"/>
        </w:tabs>
        <w:autoSpaceDE w:val="0"/>
        <w:autoSpaceDN w:val="0"/>
        <w:adjustRightInd w:val="0"/>
        <w:spacing w:before="57"/>
        <w:ind w:left="1012"/>
        <w:rPr>
          <w:kern w:val="0"/>
          <w:sz w:val="24"/>
        </w:rPr>
      </w:pPr>
      <w:r>
        <w:rPr>
          <w:kern w:val="0"/>
          <w:sz w:val="24"/>
        </w:rPr>
        <w:t>One (1) set of AIS with necessary accessories shall be provided.</w:t>
      </w:r>
    </w:p>
    <w:p w14:paraId="27E4D5CB">
      <w:pPr>
        <w:tabs>
          <w:tab w:val="left" w:pos="3880"/>
        </w:tabs>
        <w:autoSpaceDE w:val="0"/>
        <w:autoSpaceDN w:val="0"/>
        <w:adjustRightInd w:val="0"/>
        <w:spacing w:line="240" w:lineRule="exact"/>
        <w:ind w:left="1009"/>
        <w:rPr>
          <w:kern w:val="0"/>
          <w:sz w:val="24"/>
        </w:rPr>
      </w:pPr>
    </w:p>
    <w:p w14:paraId="2FD88597">
      <w:pPr>
        <w:tabs>
          <w:tab w:val="left" w:pos="3880"/>
        </w:tabs>
        <w:autoSpaceDE w:val="0"/>
        <w:autoSpaceDN w:val="0"/>
        <w:adjustRightInd w:val="0"/>
        <w:spacing w:before="57"/>
        <w:ind w:left="1012"/>
        <w:rPr>
          <w:kern w:val="0"/>
          <w:sz w:val="24"/>
        </w:rPr>
      </w:pPr>
      <w:r>
        <w:rPr>
          <w:kern w:val="0"/>
          <w:sz w:val="24"/>
        </w:rPr>
        <w:t>One (1)</w:t>
      </w:r>
      <w:r>
        <w:rPr>
          <w:rFonts w:hint="eastAsia"/>
          <w:kern w:val="0"/>
          <w:sz w:val="24"/>
        </w:rPr>
        <w:t xml:space="preserve"> set</w:t>
      </w:r>
      <w:r>
        <w:rPr>
          <w:kern w:val="0"/>
          <w:sz w:val="24"/>
        </w:rPr>
        <w:t xml:space="preserve"> </w:t>
      </w:r>
      <w:r>
        <w:rPr>
          <w:rFonts w:hint="eastAsia"/>
          <w:kern w:val="0"/>
          <w:sz w:val="24"/>
        </w:rPr>
        <w:t>antenna</w:t>
      </w:r>
      <w:r>
        <w:rPr>
          <w:kern w:val="0"/>
          <w:sz w:val="24"/>
        </w:rPr>
        <w:t xml:space="preserve"> shall be installed on </w:t>
      </w:r>
      <w:r>
        <w:rPr>
          <w:rFonts w:hint="eastAsia"/>
          <w:kern w:val="0"/>
          <w:sz w:val="24"/>
        </w:rPr>
        <w:t>compass deck</w:t>
      </w:r>
      <w:r>
        <w:rPr>
          <w:kern w:val="0"/>
          <w:sz w:val="24"/>
        </w:rPr>
        <w:t xml:space="preserve"> and one (1) controller shall be installed in the wheelhouse.</w:t>
      </w:r>
    </w:p>
    <w:p w14:paraId="47A311F4">
      <w:pPr>
        <w:tabs>
          <w:tab w:val="left" w:pos="3880"/>
        </w:tabs>
        <w:autoSpaceDE w:val="0"/>
        <w:autoSpaceDN w:val="0"/>
        <w:adjustRightInd w:val="0"/>
        <w:spacing w:line="240" w:lineRule="exact"/>
        <w:ind w:left="1009"/>
        <w:rPr>
          <w:kern w:val="0"/>
          <w:sz w:val="24"/>
        </w:rPr>
      </w:pPr>
    </w:p>
    <w:p w14:paraId="3FAB8291">
      <w:pPr>
        <w:tabs>
          <w:tab w:val="left" w:pos="3880"/>
        </w:tabs>
        <w:autoSpaceDE w:val="0"/>
        <w:autoSpaceDN w:val="0"/>
        <w:adjustRightInd w:val="0"/>
        <w:spacing w:before="57"/>
        <w:ind w:left="1012"/>
        <w:rPr>
          <w:kern w:val="0"/>
          <w:sz w:val="24"/>
        </w:rPr>
      </w:pPr>
      <w:r>
        <w:rPr>
          <w:kern w:val="0"/>
          <w:sz w:val="24"/>
        </w:rPr>
        <w:t>One (1) interface for communicating between AIS and pilot’s computer shall be provided, and one (1) power receptacle with supply AC 110 V (USA type socket) for pilot’s computer shall also be provided.</w:t>
      </w:r>
    </w:p>
    <w:p w14:paraId="4FEEBB8A">
      <w:pPr>
        <w:tabs>
          <w:tab w:val="left" w:pos="3880"/>
        </w:tabs>
        <w:autoSpaceDE w:val="0"/>
        <w:autoSpaceDN w:val="0"/>
        <w:adjustRightInd w:val="0"/>
        <w:spacing w:line="240" w:lineRule="exact"/>
        <w:ind w:left="1009"/>
        <w:rPr>
          <w:kern w:val="0"/>
          <w:sz w:val="24"/>
        </w:rPr>
      </w:pPr>
    </w:p>
    <w:p w14:paraId="1F525F7F">
      <w:pPr>
        <w:tabs>
          <w:tab w:val="left" w:pos="3880"/>
        </w:tabs>
        <w:autoSpaceDE w:val="0"/>
        <w:autoSpaceDN w:val="0"/>
        <w:adjustRightInd w:val="0"/>
        <w:spacing w:before="57"/>
        <w:ind w:left="1012"/>
        <w:rPr>
          <w:kern w:val="0"/>
          <w:sz w:val="24"/>
        </w:rPr>
      </w:pPr>
      <w:r>
        <w:rPr>
          <w:kern w:val="0"/>
          <w:sz w:val="24"/>
        </w:rPr>
        <w:t>AIS shall interface with Radar and ECDIS units to display the AIS information on Radar’s TFT and ECDIS display.</w:t>
      </w:r>
    </w:p>
    <w:p w14:paraId="6B3EB403">
      <w:pPr>
        <w:tabs>
          <w:tab w:val="left" w:pos="3880"/>
        </w:tabs>
        <w:autoSpaceDE w:val="0"/>
        <w:autoSpaceDN w:val="0"/>
        <w:adjustRightInd w:val="0"/>
        <w:spacing w:line="240" w:lineRule="exact"/>
        <w:ind w:left="1009"/>
        <w:rPr>
          <w:kern w:val="0"/>
          <w:sz w:val="24"/>
        </w:rPr>
      </w:pPr>
    </w:p>
    <w:p w14:paraId="21A447F1">
      <w:pPr>
        <w:tabs>
          <w:tab w:val="left" w:pos="3880"/>
        </w:tabs>
        <w:autoSpaceDE w:val="0"/>
        <w:autoSpaceDN w:val="0"/>
        <w:adjustRightInd w:val="0"/>
        <w:spacing w:before="57"/>
        <w:ind w:left="1012"/>
        <w:rPr>
          <w:kern w:val="0"/>
          <w:sz w:val="24"/>
        </w:rPr>
      </w:pPr>
      <w:r>
        <w:rPr>
          <w:kern w:val="0"/>
          <w:sz w:val="24"/>
        </w:rPr>
        <w:t xml:space="preserve">Gyro and DGPS signal and other information requirement by rules shall be sent to AIS. The system </w:t>
      </w:r>
      <w:r>
        <w:rPr>
          <w:rFonts w:hint="eastAsia"/>
          <w:kern w:val="0"/>
          <w:sz w:val="24"/>
        </w:rPr>
        <w:t>may</w:t>
      </w:r>
      <w:r>
        <w:rPr>
          <w:kern w:val="0"/>
          <w:sz w:val="24"/>
        </w:rPr>
        <w:t xml:space="preserve"> be fed from DC 24 V and AC 220 V.</w:t>
      </w:r>
    </w:p>
    <w:p w14:paraId="77EA60B4">
      <w:pPr>
        <w:tabs>
          <w:tab w:val="left" w:pos="3880"/>
        </w:tabs>
        <w:autoSpaceDE w:val="0"/>
        <w:autoSpaceDN w:val="0"/>
        <w:adjustRightInd w:val="0"/>
        <w:spacing w:before="57"/>
        <w:ind w:left="1012"/>
        <w:rPr>
          <w:kern w:val="0"/>
          <w:sz w:val="24"/>
        </w:rPr>
      </w:pPr>
    </w:p>
    <w:p w14:paraId="11EDDA38">
      <w:pPr>
        <w:pStyle w:val="3"/>
        <w:numPr>
          <w:ilvl w:val="2"/>
          <w:numId w:val="0"/>
        </w:numPr>
        <w:ind w:left="709" w:leftChars="0" w:hanging="709" w:firstLineChars="0"/>
        <w:jc w:val="left"/>
      </w:pPr>
      <w:bookmarkStart w:id="1051" w:name="_Toc49257743"/>
      <w:bookmarkStart w:id="1052" w:name="_Toc48573691"/>
      <w:bookmarkStart w:id="1053" w:name="_Toc48573829"/>
      <w:bookmarkStart w:id="1054" w:name="_Toc48312031"/>
      <w:bookmarkStart w:id="1055" w:name="_Toc5724069"/>
      <w:r>
        <w:rPr>
          <w:rFonts w:hint="eastAsia" w:ascii="Arial" w:hAnsi="Arial" w:eastAsia="黑体" w:cs="Times New Roman"/>
          <w:b/>
          <w:bCs/>
          <w:caps/>
          <w:kern w:val="0"/>
          <w:sz w:val="24"/>
          <w:szCs w:val="24"/>
          <w:lang w:val="en-US" w:eastAsia="zh-CN" w:bidi="ar-SA"/>
        </w:rPr>
        <w:t>8.10.13</w:t>
      </w:r>
      <w:r>
        <w:rPr>
          <w:rFonts w:hint="eastAsia" w:cs="Times New Roman"/>
          <w:b/>
          <w:bCs/>
          <w:caps/>
          <w:kern w:val="0"/>
          <w:sz w:val="24"/>
          <w:szCs w:val="24"/>
          <w:lang w:val="en-US" w:eastAsia="zh-CN" w:bidi="ar-SA"/>
        </w:rPr>
        <w:t xml:space="preserve"> </w:t>
      </w:r>
      <w:r>
        <w:t>WHEELHOUSE CONTROL CONSOLE (WHC)</w:t>
      </w:r>
      <w:bookmarkEnd w:id="1051"/>
      <w:bookmarkEnd w:id="1052"/>
      <w:bookmarkEnd w:id="1053"/>
      <w:bookmarkEnd w:id="1054"/>
      <w:bookmarkEnd w:id="1055"/>
    </w:p>
    <w:p w14:paraId="2901C428">
      <w:pPr>
        <w:ind w:left="958" w:leftChars="456"/>
        <w:rPr>
          <w:sz w:val="24"/>
        </w:rPr>
      </w:pPr>
      <w:r>
        <w:rPr>
          <w:sz w:val="24"/>
        </w:rPr>
        <w:t xml:space="preserve">In case that the contents in the following parts of this section differ from </w:t>
      </w:r>
      <w:r>
        <w:rPr>
          <w:rFonts w:hint="eastAsia"/>
          <w:sz w:val="24"/>
        </w:rPr>
        <w:t>M</w:t>
      </w:r>
      <w:r>
        <w:rPr>
          <w:sz w:val="24"/>
        </w:rPr>
        <w:t xml:space="preserve">aker’s standard for specific equipment, </w:t>
      </w:r>
      <w:r>
        <w:rPr>
          <w:rFonts w:hint="eastAsia"/>
          <w:sz w:val="24"/>
        </w:rPr>
        <w:t>M</w:t>
      </w:r>
      <w:r>
        <w:rPr>
          <w:sz w:val="24"/>
        </w:rPr>
        <w:t>akers’ standard shall be applied in general.</w:t>
      </w:r>
    </w:p>
    <w:p w14:paraId="6C43D01E">
      <w:pPr>
        <w:tabs>
          <w:tab w:val="left" w:pos="3880"/>
        </w:tabs>
        <w:autoSpaceDE w:val="0"/>
        <w:autoSpaceDN w:val="0"/>
        <w:adjustRightInd w:val="0"/>
        <w:spacing w:line="240" w:lineRule="exact"/>
        <w:ind w:left="1009"/>
        <w:rPr>
          <w:kern w:val="0"/>
          <w:sz w:val="24"/>
        </w:rPr>
      </w:pPr>
    </w:p>
    <w:p w14:paraId="1D22ADA5">
      <w:pPr>
        <w:autoSpaceDE w:val="0"/>
        <w:autoSpaceDN w:val="0"/>
        <w:adjustRightInd w:val="0"/>
        <w:ind w:left="1012"/>
        <w:rPr>
          <w:rFonts w:eastAsia="Arial Unicode MS"/>
          <w:kern w:val="0"/>
          <w:sz w:val="24"/>
        </w:rPr>
      </w:pPr>
      <w:r>
        <w:rPr>
          <w:rFonts w:eastAsia="Arial Unicode MS"/>
          <w:kern w:val="0"/>
          <w:sz w:val="24"/>
        </w:rPr>
        <w:t xml:space="preserve">The wheelhouse </w:t>
      </w:r>
      <w:r>
        <w:rPr>
          <w:rFonts w:hint="eastAsia" w:eastAsia="Arial Unicode MS"/>
          <w:kern w:val="0"/>
          <w:sz w:val="24"/>
        </w:rPr>
        <w:t xml:space="preserve">control </w:t>
      </w:r>
      <w:r>
        <w:rPr>
          <w:rFonts w:eastAsia="Arial Unicode MS"/>
          <w:kern w:val="0"/>
          <w:sz w:val="24"/>
        </w:rPr>
        <w:t>console should consist of three parts, the navigation signal console</w:t>
      </w:r>
      <w:r>
        <w:rPr>
          <w:rFonts w:hint="eastAsia" w:eastAsia="Arial Unicode MS"/>
          <w:kern w:val="0"/>
          <w:sz w:val="24"/>
        </w:rPr>
        <w:t xml:space="preserve"> </w:t>
      </w:r>
      <w:r>
        <w:rPr>
          <w:rFonts w:eastAsia="Arial Unicode MS"/>
          <w:kern w:val="0"/>
          <w:sz w:val="24"/>
        </w:rPr>
        <w:t>(NSC)</w:t>
      </w:r>
      <w:r>
        <w:rPr>
          <w:rFonts w:hint="eastAsia" w:eastAsia="Arial Unicode MS"/>
          <w:kern w:val="0"/>
          <w:sz w:val="24"/>
        </w:rPr>
        <w:t>,</w:t>
      </w:r>
      <w:r>
        <w:rPr>
          <w:rFonts w:eastAsia="Arial Unicode MS"/>
          <w:kern w:val="0"/>
          <w:sz w:val="24"/>
        </w:rPr>
        <w:t xml:space="preserve"> bridge maneuvering console (BMC) </w:t>
      </w:r>
      <w:r>
        <w:rPr>
          <w:rFonts w:hint="eastAsia" w:eastAsia="Arial Unicode MS"/>
          <w:kern w:val="0"/>
          <w:sz w:val="24"/>
        </w:rPr>
        <w:t xml:space="preserve">and steering stand. </w:t>
      </w:r>
      <w:r>
        <w:rPr>
          <w:rFonts w:eastAsia="Arial Unicode MS"/>
          <w:kern w:val="0"/>
          <w:sz w:val="24"/>
        </w:rPr>
        <w:t>The following equipment specified in other part shall be installed at the consoles but not limit to.</w:t>
      </w:r>
    </w:p>
    <w:p w14:paraId="6EA9372D">
      <w:pPr>
        <w:autoSpaceDE w:val="0"/>
        <w:autoSpaceDN w:val="0"/>
        <w:adjustRightInd w:val="0"/>
        <w:ind w:left="1012"/>
        <w:rPr>
          <w:rFonts w:eastAsia="Arial Unicode MS"/>
          <w:kern w:val="0"/>
          <w:sz w:val="24"/>
        </w:rPr>
      </w:pPr>
    </w:p>
    <w:p w14:paraId="69CAA687">
      <w:pPr>
        <w:tabs>
          <w:tab w:val="left" w:pos="3880"/>
        </w:tabs>
        <w:autoSpaceDE w:val="0"/>
        <w:autoSpaceDN w:val="0"/>
        <w:adjustRightInd w:val="0"/>
        <w:spacing w:line="240" w:lineRule="exact"/>
        <w:ind w:left="1009"/>
        <w:rPr>
          <w:kern w:val="0"/>
          <w:sz w:val="24"/>
        </w:rPr>
      </w:pPr>
    </w:p>
    <w:p w14:paraId="696A6600">
      <w:pPr>
        <w:pStyle w:val="3"/>
        <w:numPr>
          <w:ilvl w:val="3"/>
          <w:numId w:val="0"/>
        </w:numPr>
        <w:ind w:left="851" w:leftChars="0" w:hanging="851" w:firstLineChars="0"/>
        <w:jc w:val="left"/>
      </w:pPr>
      <w:bookmarkStart w:id="1056" w:name="_Toc49257744"/>
      <w:bookmarkStart w:id="1057" w:name="_Toc48573830"/>
      <w:bookmarkStart w:id="1058" w:name="_Toc48573692"/>
      <w:bookmarkStart w:id="1059" w:name="_Toc48312032"/>
      <w:r>
        <w:rPr>
          <w:rFonts w:hint="eastAsia" w:ascii="Arial" w:hAnsi="Arial" w:eastAsia="黑体" w:cs="Times New Roman"/>
          <w:b/>
          <w:bCs/>
          <w:caps/>
          <w:kern w:val="0"/>
          <w:sz w:val="24"/>
          <w:szCs w:val="24"/>
          <w:lang w:val="en-US" w:eastAsia="zh-CN" w:bidi="ar-SA"/>
        </w:rPr>
        <w:t>8.10.13.1</w:t>
      </w:r>
      <w:r>
        <w:rPr>
          <w:rFonts w:hint="eastAsia" w:cs="Times New Roman"/>
          <w:b/>
          <w:bCs/>
          <w:caps/>
          <w:kern w:val="0"/>
          <w:sz w:val="24"/>
          <w:szCs w:val="24"/>
          <w:lang w:val="en-US" w:eastAsia="zh-CN" w:bidi="ar-SA"/>
        </w:rPr>
        <w:t xml:space="preserve"> </w:t>
      </w:r>
      <w:r>
        <w:t>Navigation Signal Console</w:t>
      </w:r>
      <w:r>
        <w:rPr>
          <w:rFonts w:hint="eastAsia"/>
        </w:rPr>
        <w:t>:</w:t>
      </w:r>
      <w:bookmarkEnd w:id="1056"/>
      <w:bookmarkEnd w:id="1057"/>
      <w:bookmarkEnd w:id="1058"/>
      <w:bookmarkEnd w:id="1059"/>
    </w:p>
    <w:p w14:paraId="3C194DF1">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Navigation light panel</w:t>
      </w:r>
    </w:p>
    <w:p w14:paraId="72F51842">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Signal light panel</w:t>
      </w:r>
    </w:p>
    <w:p w14:paraId="46B2E018">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Outside light control panel</w:t>
      </w:r>
    </w:p>
    <w:p w14:paraId="1B7022FB">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Distribution boards for lighting, nautical equipment</w:t>
      </w:r>
    </w:p>
    <w:p w14:paraId="1EA94C38">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Emergency stop switch for the accommodation fans</w:t>
      </w:r>
    </w:p>
    <w:p w14:paraId="64ACD0FC">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Emergency stop switch for the cargo hold fans</w:t>
      </w:r>
    </w:p>
    <w:p w14:paraId="5AB14E32">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Remote start and stop buttons for fire/G.S. pump and emergency fire pump</w:t>
      </w:r>
    </w:p>
    <w:p w14:paraId="39B2D589">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Dimmer switches</w:t>
      </w:r>
    </w:p>
    <w:p w14:paraId="36542306">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 xml:space="preserve">Hold fan </w:t>
      </w:r>
      <w:r>
        <w:rPr>
          <w:rFonts w:hint="eastAsia" w:eastAsia="Arial Unicode MS"/>
          <w:kern w:val="0"/>
          <w:sz w:val="24"/>
        </w:rPr>
        <w:t>emergency stop switch</w:t>
      </w:r>
      <w:r>
        <w:rPr>
          <w:rFonts w:eastAsia="Arial Unicode MS"/>
          <w:kern w:val="0"/>
          <w:sz w:val="24"/>
        </w:rPr>
        <w:t xml:space="preserve"> </w:t>
      </w:r>
    </w:p>
    <w:p w14:paraId="52173E7E">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Hospital alarm buzzer</w:t>
      </w:r>
    </w:p>
    <w:p w14:paraId="67AB0923">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Refrigerated chamber alarm buzzer</w:t>
      </w:r>
      <w:r>
        <w:rPr>
          <w:rFonts w:hint="eastAsia" w:eastAsia="Arial Unicode MS"/>
          <w:kern w:val="0"/>
          <w:sz w:val="24"/>
        </w:rPr>
        <w:t xml:space="preserve"> with lamp</w:t>
      </w:r>
    </w:p>
    <w:p w14:paraId="1E393016">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And other necessary equipment</w:t>
      </w:r>
    </w:p>
    <w:p w14:paraId="36B4A9EB">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AIS display unit</w:t>
      </w:r>
    </w:p>
    <w:p w14:paraId="6A98918D">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X band radar display unit</w:t>
      </w:r>
    </w:p>
    <w:p w14:paraId="183817ED">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Extension alarm panel with group alarm indication</w:t>
      </w:r>
    </w:p>
    <w:p w14:paraId="016E8890">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 xml:space="preserve">General alarm control panel </w:t>
      </w:r>
    </w:p>
    <w:p w14:paraId="1762CFDF">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 xml:space="preserve">Window wiper controller </w:t>
      </w:r>
      <w:r>
        <w:rPr>
          <w:rFonts w:hint="eastAsia" w:eastAsia="Arial Unicode MS"/>
          <w:kern w:val="0"/>
          <w:sz w:val="24"/>
        </w:rPr>
        <w:t>(</w:t>
      </w:r>
      <w:r>
        <w:rPr>
          <w:rFonts w:eastAsia="Arial Unicode MS"/>
          <w:kern w:val="0"/>
          <w:sz w:val="24"/>
        </w:rPr>
        <w:t>possible</w:t>
      </w:r>
      <w:r>
        <w:rPr>
          <w:rFonts w:hint="eastAsia" w:eastAsia="Arial Unicode MS"/>
          <w:kern w:val="0"/>
          <w:sz w:val="24"/>
        </w:rPr>
        <w:t xml:space="preserve"> by the designing)</w:t>
      </w:r>
    </w:p>
    <w:p w14:paraId="2C3A6C6D">
      <w:pPr>
        <w:pStyle w:val="58"/>
        <w:numPr>
          <w:ilvl w:val="0"/>
          <w:numId w:val="52"/>
        </w:numPr>
        <w:autoSpaceDE w:val="0"/>
        <w:autoSpaceDN w:val="0"/>
        <w:adjustRightInd w:val="0"/>
        <w:spacing w:line="280" w:lineRule="exact"/>
        <w:ind w:firstLineChars="0"/>
        <w:rPr>
          <w:rFonts w:eastAsia="Arial Unicode MS"/>
          <w:kern w:val="0"/>
          <w:sz w:val="24"/>
        </w:rPr>
      </w:pPr>
      <w:r>
        <w:rPr>
          <w:rFonts w:hint="eastAsia" w:eastAsia="Arial Unicode MS"/>
          <w:kern w:val="0"/>
          <w:sz w:val="24"/>
        </w:rPr>
        <w:t>Gyro compass component</w:t>
      </w:r>
    </w:p>
    <w:p w14:paraId="15BFCA27">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S-band radar display unit</w:t>
      </w:r>
    </w:p>
    <w:p w14:paraId="45F2F39F">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VDR control panel</w:t>
      </w:r>
    </w:p>
    <w:p w14:paraId="365C2982">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Engine order telegraph logger</w:t>
      </w:r>
    </w:p>
    <w:p w14:paraId="67426FB3">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No.2 DGPS receiver</w:t>
      </w:r>
    </w:p>
    <w:p w14:paraId="3E62AF81">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No.2 VHF radiotelephone</w:t>
      </w:r>
    </w:p>
    <w:p w14:paraId="7E6AB96A">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Bridge navigation watch alarm system (BNWAS)</w:t>
      </w:r>
    </w:p>
    <w:p w14:paraId="5A8F806C">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ECDIS</w:t>
      </w:r>
    </w:p>
    <w:p w14:paraId="146DC685">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Remote distress alarm push button for GMDSS</w:t>
      </w:r>
    </w:p>
    <w:p w14:paraId="186F721F">
      <w:pPr>
        <w:pStyle w:val="58"/>
        <w:numPr>
          <w:ilvl w:val="0"/>
          <w:numId w:val="52"/>
        </w:numPr>
        <w:autoSpaceDE w:val="0"/>
        <w:autoSpaceDN w:val="0"/>
        <w:adjustRightInd w:val="0"/>
        <w:spacing w:line="280" w:lineRule="exact"/>
        <w:ind w:firstLineChars="0"/>
        <w:rPr>
          <w:rFonts w:eastAsia="Arial Unicode MS"/>
          <w:kern w:val="0"/>
          <w:sz w:val="24"/>
        </w:rPr>
      </w:pPr>
      <w:r>
        <w:rPr>
          <w:rFonts w:hint="eastAsia" w:eastAsia="Arial Unicode MS"/>
          <w:kern w:val="0"/>
          <w:sz w:val="24"/>
        </w:rPr>
        <w:t>Other necessary facilities</w:t>
      </w:r>
    </w:p>
    <w:p w14:paraId="42EA73DA"/>
    <w:p w14:paraId="44E551D2">
      <w:pPr>
        <w:autoSpaceDE w:val="0"/>
        <w:autoSpaceDN w:val="0"/>
        <w:adjustRightInd w:val="0"/>
        <w:spacing w:before="10"/>
        <w:rPr>
          <w:rFonts w:eastAsia="Arial Unicode MS"/>
          <w:kern w:val="0"/>
          <w:sz w:val="16"/>
          <w:szCs w:val="16"/>
        </w:rPr>
      </w:pPr>
    </w:p>
    <w:p w14:paraId="7579DEDC">
      <w:pPr>
        <w:pStyle w:val="3"/>
        <w:numPr>
          <w:ilvl w:val="3"/>
          <w:numId w:val="0"/>
        </w:numPr>
        <w:ind w:left="851" w:leftChars="0" w:hanging="851" w:firstLineChars="0"/>
        <w:jc w:val="left"/>
      </w:pPr>
      <w:bookmarkStart w:id="1060" w:name="_Toc48573693"/>
      <w:bookmarkStart w:id="1061" w:name="_Toc48312033"/>
      <w:bookmarkStart w:id="1062" w:name="_Toc48573831"/>
      <w:bookmarkStart w:id="1063" w:name="_Toc49257745"/>
      <w:r>
        <w:rPr>
          <w:rFonts w:hint="eastAsia" w:ascii="Arial" w:hAnsi="Arial" w:eastAsia="黑体" w:cs="Times New Roman"/>
          <w:b/>
          <w:bCs/>
          <w:caps/>
          <w:kern w:val="0"/>
          <w:sz w:val="24"/>
          <w:szCs w:val="24"/>
          <w:lang w:val="en-US" w:eastAsia="zh-CN" w:bidi="ar-SA"/>
        </w:rPr>
        <w:t>8.10.13.2</w:t>
      </w:r>
      <w:r>
        <w:rPr>
          <w:rFonts w:hint="eastAsia" w:cs="Times New Roman"/>
          <w:b/>
          <w:bCs/>
          <w:caps/>
          <w:kern w:val="0"/>
          <w:sz w:val="24"/>
          <w:szCs w:val="24"/>
          <w:lang w:val="en-US" w:eastAsia="zh-CN" w:bidi="ar-SA"/>
        </w:rPr>
        <w:t xml:space="preserve"> </w:t>
      </w:r>
      <w:r>
        <w:t>Bridge Maneuvering Console (BMC)：</w:t>
      </w:r>
      <w:bookmarkEnd w:id="1060"/>
      <w:bookmarkEnd w:id="1061"/>
      <w:bookmarkEnd w:id="1062"/>
      <w:bookmarkEnd w:id="1063"/>
    </w:p>
    <w:p w14:paraId="5E6D3CAC">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 xml:space="preserve">Main engine remote control unit </w:t>
      </w:r>
    </w:p>
    <w:p w14:paraId="0BF195F5">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 xml:space="preserve">Maneuvering lever and telegraph </w:t>
      </w:r>
    </w:p>
    <w:p w14:paraId="3286263D">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Bow thruster control unit</w:t>
      </w:r>
    </w:p>
    <w:p w14:paraId="057BCCBF">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ECDIS</w:t>
      </w:r>
      <w:r>
        <w:rPr>
          <w:rFonts w:hint="eastAsia" w:eastAsia="Arial Unicode MS"/>
          <w:kern w:val="0"/>
          <w:sz w:val="24"/>
        </w:rPr>
        <w:t xml:space="preserve"> (with conning function)</w:t>
      </w:r>
      <w:r>
        <w:rPr>
          <w:rFonts w:eastAsia="Arial Unicode MS"/>
          <w:kern w:val="0"/>
          <w:sz w:val="24"/>
        </w:rPr>
        <w:t>Auto telephone set</w:t>
      </w:r>
    </w:p>
    <w:p w14:paraId="4D289FC4">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Ship’s horn controller</w:t>
      </w:r>
    </w:p>
    <w:p w14:paraId="0693D901">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Automatic telephone and common battery telephone sets</w:t>
      </w:r>
    </w:p>
    <w:p w14:paraId="55D79CE8">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Public address control unit. Dimmer switches</w:t>
      </w:r>
    </w:p>
    <w:p w14:paraId="359CD684">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And other necessary equipment</w:t>
      </w:r>
    </w:p>
    <w:p w14:paraId="02E875FC">
      <w:pPr>
        <w:pStyle w:val="58"/>
        <w:numPr>
          <w:ilvl w:val="0"/>
          <w:numId w:val="52"/>
        </w:numPr>
        <w:autoSpaceDE w:val="0"/>
        <w:autoSpaceDN w:val="0"/>
        <w:adjustRightInd w:val="0"/>
        <w:spacing w:line="280" w:lineRule="exact"/>
        <w:ind w:firstLineChars="0"/>
        <w:rPr>
          <w:rFonts w:eastAsia="Arial Unicode MS"/>
          <w:kern w:val="0"/>
          <w:sz w:val="24"/>
        </w:rPr>
      </w:pPr>
      <w:r>
        <w:rPr>
          <w:rFonts w:eastAsia="Arial Unicode MS"/>
          <w:kern w:val="0"/>
          <w:sz w:val="24"/>
        </w:rPr>
        <w:t>No.</w:t>
      </w:r>
      <w:r>
        <w:rPr>
          <w:rFonts w:hint="eastAsia" w:eastAsia="Arial Unicode MS"/>
          <w:kern w:val="0"/>
          <w:sz w:val="24"/>
        </w:rPr>
        <w:t>1</w:t>
      </w:r>
      <w:r>
        <w:rPr>
          <w:rFonts w:eastAsia="Arial Unicode MS"/>
          <w:kern w:val="0"/>
          <w:sz w:val="24"/>
        </w:rPr>
        <w:t xml:space="preserve"> VHF radiotelephone</w:t>
      </w:r>
    </w:p>
    <w:p w14:paraId="5479D435">
      <w:pPr>
        <w:autoSpaceDE w:val="0"/>
        <w:autoSpaceDN w:val="0"/>
        <w:adjustRightInd w:val="0"/>
        <w:spacing w:line="240" w:lineRule="exact"/>
        <w:rPr>
          <w:rFonts w:eastAsia="Arial Unicode MS"/>
          <w:kern w:val="0"/>
          <w:sz w:val="26"/>
          <w:szCs w:val="26"/>
        </w:rPr>
      </w:pPr>
    </w:p>
    <w:p w14:paraId="4ABF5923">
      <w:pPr>
        <w:autoSpaceDE w:val="0"/>
        <w:autoSpaceDN w:val="0"/>
        <w:adjustRightInd w:val="0"/>
        <w:ind w:left="1012"/>
        <w:rPr>
          <w:rFonts w:eastAsia="Arial Unicode MS"/>
          <w:kern w:val="0"/>
          <w:sz w:val="24"/>
        </w:rPr>
      </w:pPr>
      <w:r>
        <w:rPr>
          <w:rFonts w:eastAsia="Arial Unicode MS"/>
          <w:kern w:val="0"/>
          <w:sz w:val="24"/>
        </w:rPr>
        <w:t xml:space="preserve">The wheelhouse </w:t>
      </w:r>
      <w:r>
        <w:rPr>
          <w:rFonts w:hint="eastAsia" w:eastAsia="Arial Unicode MS"/>
          <w:kern w:val="0"/>
          <w:sz w:val="24"/>
        </w:rPr>
        <w:t xml:space="preserve">control </w:t>
      </w:r>
      <w:r>
        <w:rPr>
          <w:rFonts w:eastAsia="Arial Unicode MS"/>
          <w:kern w:val="0"/>
          <w:sz w:val="24"/>
        </w:rPr>
        <w:t>console shall be supplied from the AC 220 V normal supply system, the</w:t>
      </w:r>
      <w:r>
        <w:rPr>
          <w:rFonts w:hint="eastAsia" w:eastAsia="Arial Unicode MS"/>
          <w:kern w:val="0"/>
          <w:sz w:val="24"/>
        </w:rPr>
        <w:t xml:space="preserve"> </w:t>
      </w:r>
      <w:r>
        <w:rPr>
          <w:rFonts w:eastAsia="Arial Unicode MS"/>
          <w:kern w:val="0"/>
          <w:sz w:val="24"/>
        </w:rPr>
        <w:t>AC 220 V emergency supply system and the DC 24 V supply system.</w:t>
      </w:r>
    </w:p>
    <w:p w14:paraId="584D07E5">
      <w:pPr>
        <w:autoSpaceDE w:val="0"/>
        <w:autoSpaceDN w:val="0"/>
        <w:adjustRightInd w:val="0"/>
        <w:ind w:left="1012"/>
        <w:rPr>
          <w:kern w:val="0"/>
          <w:sz w:val="24"/>
        </w:rPr>
      </w:pPr>
    </w:p>
    <w:p w14:paraId="2E88F53F">
      <w:pPr>
        <w:pStyle w:val="3"/>
        <w:numPr>
          <w:ilvl w:val="2"/>
          <w:numId w:val="0"/>
        </w:numPr>
        <w:ind w:left="709" w:leftChars="0" w:hanging="709" w:firstLineChars="0"/>
        <w:jc w:val="left"/>
      </w:pPr>
      <w:bookmarkStart w:id="1064" w:name="_Toc48573832"/>
      <w:bookmarkStart w:id="1065" w:name="_Toc49257746"/>
      <w:bookmarkStart w:id="1066" w:name="_Toc48573694"/>
      <w:r>
        <w:rPr>
          <w:rFonts w:hint="eastAsia" w:ascii="Arial" w:hAnsi="Arial" w:eastAsia="黑体" w:cs="Times New Roman"/>
          <w:b/>
          <w:bCs/>
          <w:caps/>
          <w:kern w:val="0"/>
          <w:sz w:val="24"/>
          <w:szCs w:val="24"/>
          <w:lang w:val="en-US" w:eastAsia="zh-CN" w:bidi="ar-SA"/>
        </w:rPr>
        <w:t>8.10.14</w:t>
      </w:r>
      <w:r>
        <w:rPr>
          <w:rFonts w:hint="eastAsia" w:cs="Times New Roman"/>
          <w:b/>
          <w:bCs/>
          <w:caps/>
          <w:kern w:val="0"/>
          <w:sz w:val="24"/>
          <w:szCs w:val="24"/>
          <w:lang w:val="en-US" w:eastAsia="zh-CN" w:bidi="ar-SA"/>
        </w:rPr>
        <w:t xml:space="preserve"> </w:t>
      </w:r>
      <w:r>
        <w:rPr>
          <w:rFonts w:hint="eastAsia"/>
        </w:rPr>
        <w:t>Docking working station</w:t>
      </w:r>
      <w:bookmarkEnd w:id="1064"/>
      <w:bookmarkEnd w:id="1065"/>
      <w:bookmarkEnd w:id="1066"/>
    </w:p>
    <w:p w14:paraId="616AD79A">
      <w:pPr>
        <w:autoSpaceDE w:val="0"/>
        <w:autoSpaceDN w:val="0"/>
        <w:adjustRightInd w:val="0"/>
        <w:spacing w:after="240"/>
        <w:ind w:left="1012"/>
        <w:rPr>
          <w:rFonts w:eastAsia="Arial Unicode MS"/>
          <w:kern w:val="0"/>
          <w:sz w:val="24"/>
          <w:u w:val="single"/>
        </w:rPr>
      </w:pPr>
      <w:r>
        <w:rPr>
          <w:rFonts w:eastAsia="Arial Unicode MS"/>
          <w:kern w:val="0"/>
          <w:sz w:val="24"/>
          <w:u w:val="single"/>
        </w:rPr>
        <w:t>At each bridge wing including:</w:t>
      </w:r>
    </w:p>
    <w:tbl>
      <w:tblPr>
        <w:tblStyle w:val="40"/>
        <w:tblW w:w="0" w:type="auto"/>
        <w:tblInd w:w="1179" w:type="dxa"/>
        <w:tblLayout w:type="fixed"/>
        <w:tblCellMar>
          <w:top w:w="0" w:type="dxa"/>
          <w:left w:w="0" w:type="dxa"/>
          <w:bottom w:w="0" w:type="dxa"/>
          <w:right w:w="0" w:type="dxa"/>
        </w:tblCellMar>
      </w:tblPr>
      <w:tblGrid>
        <w:gridCol w:w="273"/>
        <w:gridCol w:w="405"/>
        <w:gridCol w:w="4454"/>
      </w:tblGrid>
      <w:tr w14:paraId="37A2C082">
        <w:tblPrEx>
          <w:tblCellMar>
            <w:top w:w="0" w:type="dxa"/>
            <w:left w:w="0" w:type="dxa"/>
            <w:bottom w:w="0" w:type="dxa"/>
            <w:right w:w="0" w:type="dxa"/>
          </w:tblCellMar>
        </w:tblPrEx>
        <w:trPr>
          <w:trHeight w:val="258" w:hRule="exact"/>
        </w:trPr>
        <w:tc>
          <w:tcPr>
            <w:tcW w:w="273" w:type="dxa"/>
          </w:tcPr>
          <w:p w14:paraId="2E9A4A53">
            <w:pPr>
              <w:autoSpaceDE w:val="0"/>
              <w:autoSpaceDN w:val="0"/>
              <w:adjustRightInd w:val="0"/>
              <w:rPr>
                <w:kern w:val="0"/>
                <w:sz w:val="24"/>
              </w:rPr>
            </w:pPr>
            <w:r>
              <w:rPr>
                <w:kern w:val="0"/>
                <w:sz w:val="24"/>
              </w:rPr>
              <w:t>1</w:t>
            </w:r>
          </w:p>
        </w:tc>
        <w:tc>
          <w:tcPr>
            <w:tcW w:w="405" w:type="dxa"/>
          </w:tcPr>
          <w:p w14:paraId="71C4E796">
            <w:pPr>
              <w:autoSpaceDE w:val="0"/>
              <w:autoSpaceDN w:val="0"/>
              <w:adjustRightInd w:val="0"/>
              <w:ind w:left="151"/>
              <w:rPr>
                <w:kern w:val="0"/>
                <w:sz w:val="24"/>
              </w:rPr>
            </w:pPr>
            <w:r>
              <w:rPr>
                <w:kern w:val="0"/>
                <w:sz w:val="24"/>
              </w:rPr>
              <w:t>-</w:t>
            </w:r>
          </w:p>
        </w:tc>
        <w:tc>
          <w:tcPr>
            <w:tcW w:w="4454" w:type="dxa"/>
          </w:tcPr>
          <w:p w14:paraId="0A2BFCE1">
            <w:pPr>
              <w:autoSpaceDE w:val="0"/>
              <w:autoSpaceDN w:val="0"/>
              <w:adjustRightInd w:val="0"/>
              <w:ind w:left="172"/>
              <w:rPr>
                <w:kern w:val="0"/>
                <w:sz w:val="24"/>
              </w:rPr>
            </w:pPr>
            <w:r>
              <w:rPr>
                <w:kern w:val="0"/>
                <w:sz w:val="24"/>
              </w:rPr>
              <w:t>5 W speaker</w:t>
            </w:r>
          </w:p>
        </w:tc>
      </w:tr>
      <w:tr w14:paraId="7DBC5AFC">
        <w:tblPrEx>
          <w:tblCellMar>
            <w:top w:w="0" w:type="dxa"/>
            <w:left w:w="0" w:type="dxa"/>
            <w:bottom w:w="0" w:type="dxa"/>
            <w:right w:w="0" w:type="dxa"/>
          </w:tblCellMar>
        </w:tblPrEx>
        <w:trPr>
          <w:trHeight w:val="276" w:hRule="exact"/>
        </w:trPr>
        <w:tc>
          <w:tcPr>
            <w:tcW w:w="273" w:type="dxa"/>
          </w:tcPr>
          <w:p w14:paraId="3AA6FE55">
            <w:pPr>
              <w:autoSpaceDE w:val="0"/>
              <w:autoSpaceDN w:val="0"/>
              <w:adjustRightInd w:val="0"/>
              <w:rPr>
                <w:kern w:val="0"/>
                <w:sz w:val="24"/>
              </w:rPr>
            </w:pPr>
            <w:r>
              <w:rPr>
                <w:kern w:val="0"/>
                <w:sz w:val="24"/>
              </w:rPr>
              <w:t>1</w:t>
            </w:r>
          </w:p>
        </w:tc>
        <w:tc>
          <w:tcPr>
            <w:tcW w:w="405" w:type="dxa"/>
          </w:tcPr>
          <w:p w14:paraId="11DB3373">
            <w:pPr>
              <w:autoSpaceDE w:val="0"/>
              <w:autoSpaceDN w:val="0"/>
              <w:adjustRightInd w:val="0"/>
              <w:ind w:left="151"/>
              <w:rPr>
                <w:kern w:val="0"/>
                <w:sz w:val="24"/>
              </w:rPr>
            </w:pPr>
            <w:r>
              <w:rPr>
                <w:kern w:val="0"/>
                <w:sz w:val="24"/>
              </w:rPr>
              <w:t>-</w:t>
            </w:r>
          </w:p>
        </w:tc>
        <w:tc>
          <w:tcPr>
            <w:tcW w:w="4454" w:type="dxa"/>
          </w:tcPr>
          <w:p w14:paraId="6D0CE43C">
            <w:pPr>
              <w:autoSpaceDE w:val="0"/>
              <w:autoSpaceDN w:val="0"/>
              <w:adjustRightInd w:val="0"/>
              <w:ind w:left="172"/>
              <w:rPr>
                <w:kern w:val="0"/>
                <w:sz w:val="24"/>
              </w:rPr>
            </w:pPr>
            <w:r>
              <w:rPr>
                <w:kern w:val="0"/>
                <w:sz w:val="24"/>
              </w:rPr>
              <w:t>Gyro repeater (pedestal type)</w:t>
            </w:r>
          </w:p>
        </w:tc>
      </w:tr>
      <w:tr w14:paraId="777BE562">
        <w:tblPrEx>
          <w:tblCellMar>
            <w:top w:w="0" w:type="dxa"/>
            <w:left w:w="0" w:type="dxa"/>
            <w:bottom w:w="0" w:type="dxa"/>
            <w:right w:w="0" w:type="dxa"/>
          </w:tblCellMar>
        </w:tblPrEx>
        <w:trPr>
          <w:trHeight w:val="276" w:hRule="exact"/>
        </w:trPr>
        <w:tc>
          <w:tcPr>
            <w:tcW w:w="273" w:type="dxa"/>
          </w:tcPr>
          <w:p w14:paraId="28D6BE23">
            <w:pPr>
              <w:autoSpaceDE w:val="0"/>
              <w:autoSpaceDN w:val="0"/>
              <w:adjustRightInd w:val="0"/>
              <w:rPr>
                <w:kern w:val="0"/>
                <w:sz w:val="24"/>
              </w:rPr>
            </w:pPr>
            <w:r>
              <w:rPr>
                <w:kern w:val="0"/>
                <w:sz w:val="24"/>
              </w:rPr>
              <w:t>1</w:t>
            </w:r>
          </w:p>
        </w:tc>
        <w:tc>
          <w:tcPr>
            <w:tcW w:w="405" w:type="dxa"/>
          </w:tcPr>
          <w:p w14:paraId="46288A2C">
            <w:pPr>
              <w:autoSpaceDE w:val="0"/>
              <w:autoSpaceDN w:val="0"/>
              <w:adjustRightInd w:val="0"/>
              <w:ind w:left="151"/>
              <w:rPr>
                <w:kern w:val="0"/>
                <w:sz w:val="24"/>
              </w:rPr>
            </w:pPr>
            <w:r>
              <w:rPr>
                <w:kern w:val="0"/>
                <w:sz w:val="24"/>
              </w:rPr>
              <w:t>-</w:t>
            </w:r>
          </w:p>
        </w:tc>
        <w:tc>
          <w:tcPr>
            <w:tcW w:w="4454" w:type="dxa"/>
          </w:tcPr>
          <w:p w14:paraId="343F9AE9">
            <w:pPr>
              <w:autoSpaceDE w:val="0"/>
              <w:autoSpaceDN w:val="0"/>
              <w:adjustRightInd w:val="0"/>
              <w:ind w:left="172"/>
              <w:rPr>
                <w:kern w:val="0"/>
                <w:sz w:val="24"/>
              </w:rPr>
            </w:pPr>
            <w:r>
              <w:rPr>
                <w:kern w:val="0"/>
                <w:sz w:val="24"/>
              </w:rPr>
              <w:t>Whistle push button</w:t>
            </w:r>
          </w:p>
        </w:tc>
      </w:tr>
      <w:tr w14:paraId="205A3CA6">
        <w:tblPrEx>
          <w:tblCellMar>
            <w:top w:w="0" w:type="dxa"/>
            <w:left w:w="0" w:type="dxa"/>
            <w:bottom w:w="0" w:type="dxa"/>
            <w:right w:w="0" w:type="dxa"/>
          </w:tblCellMar>
        </w:tblPrEx>
        <w:trPr>
          <w:trHeight w:val="275" w:hRule="exact"/>
        </w:trPr>
        <w:tc>
          <w:tcPr>
            <w:tcW w:w="273" w:type="dxa"/>
          </w:tcPr>
          <w:p w14:paraId="7A842872">
            <w:pPr>
              <w:autoSpaceDE w:val="0"/>
              <w:autoSpaceDN w:val="0"/>
              <w:adjustRightInd w:val="0"/>
              <w:rPr>
                <w:kern w:val="0"/>
                <w:sz w:val="24"/>
              </w:rPr>
            </w:pPr>
            <w:r>
              <w:rPr>
                <w:kern w:val="0"/>
                <w:sz w:val="24"/>
              </w:rPr>
              <w:t>1</w:t>
            </w:r>
          </w:p>
        </w:tc>
        <w:tc>
          <w:tcPr>
            <w:tcW w:w="405" w:type="dxa"/>
          </w:tcPr>
          <w:p w14:paraId="2C792A24">
            <w:pPr>
              <w:autoSpaceDE w:val="0"/>
              <w:autoSpaceDN w:val="0"/>
              <w:adjustRightInd w:val="0"/>
              <w:ind w:left="151"/>
              <w:rPr>
                <w:kern w:val="0"/>
                <w:sz w:val="24"/>
              </w:rPr>
            </w:pPr>
            <w:r>
              <w:rPr>
                <w:kern w:val="0"/>
                <w:sz w:val="24"/>
              </w:rPr>
              <w:t>-</w:t>
            </w:r>
          </w:p>
        </w:tc>
        <w:tc>
          <w:tcPr>
            <w:tcW w:w="4454" w:type="dxa"/>
          </w:tcPr>
          <w:p w14:paraId="6046DA44">
            <w:pPr>
              <w:autoSpaceDE w:val="0"/>
              <w:autoSpaceDN w:val="0"/>
              <w:adjustRightInd w:val="0"/>
              <w:ind w:left="172"/>
              <w:rPr>
                <w:kern w:val="0"/>
                <w:sz w:val="24"/>
              </w:rPr>
            </w:pPr>
            <w:r>
              <w:rPr>
                <w:kern w:val="0"/>
                <w:sz w:val="24"/>
              </w:rPr>
              <w:t>Key for morse/manoeuvring light</w:t>
            </w:r>
          </w:p>
        </w:tc>
      </w:tr>
      <w:tr w14:paraId="0810EDFC">
        <w:tblPrEx>
          <w:tblCellMar>
            <w:top w:w="0" w:type="dxa"/>
            <w:left w:w="0" w:type="dxa"/>
            <w:bottom w:w="0" w:type="dxa"/>
            <w:right w:w="0" w:type="dxa"/>
          </w:tblCellMar>
        </w:tblPrEx>
        <w:trPr>
          <w:trHeight w:val="257" w:hRule="exact"/>
        </w:trPr>
        <w:tc>
          <w:tcPr>
            <w:tcW w:w="273" w:type="dxa"/>
          </w:tcPr>
          <w:p w14:paraId="69FDE098">
            <w:pPr>
              <w:autoSpaceDE w:val="0"/>
              <w:autoSpaceDN w:val="0"/>
              <w:adjustRightInd w:val="0"/>
              <w:rPr>
                <w:kern w:val="0"/>
                <w:sz w:val="24"/>
              </w:rPr>
            </w:pPr>
            <w:r>
              <w:rPr>
                <w:kern w:val="0"/>
                <w:sz w:val="24"/>
              </w:rPr>
              <w:t>1</w:t>
            </w:r>
          </w:p>
        </w:tc>
        <w:tc>
          <w:tcPr>
            <w:tcW w:w="405" w:type="dxa"/>
          </w:tcPr>
          <w:p w14:paraId="1DDFAFF1">
            <w:pPr>
              <w:autoSpaceDE w:val="0"/>
              <w:autoSpaceDN w:val="0"/>
              <w:adjustRightInd w:val="0"/>
              <w:ind w:left="151"/>
              <w:rPr>
                <w:kern w:val="0"/>
                <w:sz w:val="24"/>
              </w:rPr>
            </w:pPr>
            <w:r>
              <w:rPr>
                <w:kern w:val="0"/>
                <w:sz w:val="24"/>
              </w:rPr>
              <w:t>-</w:t>
            </w:r>
          </w:p>
        </w:tc>
        <w:tc>
          <w:tcPr>
            <w:tcW w:w="4454" w:type="dxa"/>
          </w:tcPr>
          <w:p w14:paraId="0A73ADF5">
            <w:pPr>
              <w:autoSpaceDE w:val="0"/>
              <w:autoSpaceDN w:val="0"/>
              <w:adjustRightInd w:val="0"/>
              <w:ind w:left="172"/>
              <w:rPr>
                <w:kern w:val="0"/>
                <w:sz w:val="24"/>
              </w:rPr>
            </w:pPr>
            <w:r>
              <w:rPr>
                <w:rFonts w:hint="eastAsia"/>
                <w:kern w:val="0"/>
                <w:sz w:val="24"/>
              </w:rPr>
              <w:t>Bridge wings</w:t>
            </w:r>
            <w:r>
              <w:rPr>
                <w:kern w:val="0"/>
                <w:sz w:val="24"/>
              </w:rPr>
              <w:t xml:space="preserve"> search light and switch</w:t>
            </w:r>
          </w:p>
          <w:p w14:paraId="44292B36">
            <w:pPr>
              <w:autoSpaceDE w:val="0"/>
              <w:autoSpaceDN w:val="0"/>
              <w:adjustRightInd w:val="0"/>
              <w:ind w:left="172"/>
              <w:rPr>
                <w:kern w:val="0"/>
                <w:sz w:val="24"/>
              </w:rPr>
            </w:pPr>
          </w:p>
          <w:p w14:paraId="7001B707">
            <w:pPr>
              <w:autoSpaceDE w:val="0"/>
              <w:autoSpaceDN w:val="0"/>
              <w:adjustRightInd w:val="0"/>
              <w:ind w:left="172"/>
              <w:rPr>
                <w:kern w:val="0"/>
                <w:sz w:val="24"/>
              </w:rPr>
            </w:pPr>
          </w:p>
          <w:p w14:paraId="1FA6FBE8">
            <w:pPr>
              <w:autoSpaceDE w:val="0"/>
              <w:autoSpaceDN w:val="0"/>
              <w:adjustRightInd w:val="0"/>
              <w:ind w:left="172"/>
              <w:rPr>
                <w:kern w:val="0"/>
                <w:sz w:val="24"/>
              </w:rPr>
            </w:pPr>
          </w:p>
          <w:p w14:paraId="17978C04">
            <w:pPr>
              <w:autoSpaceDE w:val="0"/>
              <w:autoSpaceDN w:val="0"/>
              <w:adjustRightInd w:val="0"/>
              <w:ind w:left="172"/>
              <w:rPr>
                <w:kern w:val="0"/>
                <w:sz w:val="24"/>
              </w:rPr>
            </w:pPr>
          </w:p>
          <w:p w14:paraId="1E7C6DC1">
            <w:pPr>
              <w:autoSpaceDE w:val="0"/>
              <w:autoSpaceDN w:val="0"/>
              <w:adjustRightInd w:val="0"/>
              <w:ind w:left="172"/>
              <w:rPr>
                <w:kern w:val="0"/>
                <w:sz w:val="24"/>
              </w:rPr>
            </w:pPr>
          </w:p>
        </w:tc>
      </w:tr>
    </w:tbl>
    <w:p w14:paraId="38C63E60">
      <w:pPr>
        <w:autoSpaceDE w:val="0"/>
        <w:autoSpaceDN w:val="0"/>
        <w:adjustRightInd w:val="0"/>
        <w:ind w:left="1260" w:leftChars="600"/>
        <w:rPr>
          <w:kern w:val="0"/>
          <w:sz w:val="24"/>
        </w:rPr>
      </w:pPr>
      <w:r>
        <w:rPr>
          <w:rFonts w:hint="eastAsia"/>
          <w:kern w:val="0"/>
          <w:sz w:val="24"/>
        </w:rPr>
        <w:t xml:space="preserve">2  </w:t>
      </w:r>
      <w:r>
        <w:rPr>
          <w:kern w:val="0"/>
          <w:sz w:val="24"/>
        </w:rPr>
        <w:t>-</w:t>
      </w:r>
      <w:r>
        <w:rPr>
          <w:kern w:val="0"/>
          <w:sz w:val="24"/>
        </w:rPr>
        <w:tab/>
      </w:r>
      <w:r>
        <w:rPr>
          <w:rFonts w:hint="eastAsia"/>
          <w:kern w:val="0"/>
          <w:sz w:val="24"/>
        </w:rPr>
        <w:t>Sockets</w:t>
      </w:r>
      <w:r>
        <w:rPr>
          <w:kern w:val="0"/>
          <w:sz w:val="24"/>
        </w:rPr>
        <w:t xml:space="preserve"> </w:t>
      </w:r>
      <w:r>
        <w:rPr>
          <w:rFonts w:hint="eastAsia"/>
          <w:kern w:val="0"/>
          <w:sz w:val="24"/>
        </w:rPr>
        <w:t xml:space="preserve"> for VHF handset.</w:t>
      </w:r>
    </w:p>
    <w:p w14:paraId="3F1D8AC9">
      <w:pPr>
        <w:autoSpaceDE w:val="0"/>
        <w:autoSpaceDN w:val="0"/>
        <w:adjustRightInd w:val="0"/>
        <w:ind w:left="1050" w:leftChars="500"/>
        <w:rPr>
          <w:kern w:val="0"/>
          <w:sz w:val="24"/>
        </w:rPr>
      </w:pPr>
      <w:r>
        <w:rPr>
          <w:kern w:val="0"/>
          <w:sz w:val="24"/>
        </w:rPr>
        <w:t xml:space="preserve">1  - </w:t>
      </w:r>
      <w:r>
        <w:rPr>
          <w:kern w:val="0"/>
          <w:sz w:val="24"/>
        </w:rPr>
        <w:tab/>
      </w:r>
      <w:r>
        <w:rPr>
          <w:kern w:val="0"/>
          <w:sz w:val="24"/>
        </w:rPr>
        <w:t xml:space="preserve">Panama type main engine revolution indicator </w:t>
      </w:r>
    </w:p>
    <w:p w14:paraId="25B9863A">
      <w:pPr>
        <w:autoSpaceDE w:val="0"/>
        <w:autoSpaceDN w:val="0"/>
        <w:adjustRightInd w:val="0"/>
        <w:ind w:left="1050" w:leftChars="500"/>
        <w:rPr>
          <w:kern w:val="0"/>
          <w:sz w:val="24"/>
        </w:rPr>
      </w:pPr>
      <w:r>
        <w:rPr>
          <w:kern w:val="0"/>
          <w:sz w:val="24"/>
        </w:rPr>
        <w:t>1  -  Panama type steering indicator</w:t>
      </w:r>
    </w:p>
    <w:p w14:paraId="39AB0096">
      <w:pPr>
        <w:autoSpaceDE w:val="0"/>
        <w:autoSpaceDN w:val="0"/>
        <w:adjustRightInd w:val="0"/>
        <w:ind w:left="1050" w:leftChars="500"/>
        <w:rPr>
          <w:kern w:val="0"/>
          <w:sz w:val="24"/>
        </w:rPr>
      </w:pPr>
      <w:r>
        <w:rPr>
          <w:kern w:val="0"/>
          <w:sz w:val="24"/>
        </w:rPr>
        <w:t>1  -  VDR microphone</w:t>
      </w:r>
    </w:p>
    <w:p w14:paraId="6C36AB0C">
      <w:pPr>
        <w:autoSpaceDE w:val="0"/>
        <w:autoSpaceDN w:val="0"/>
        <w:adjustRightInd w:val="0"/>
        <w:ind w:left="1470" w:leftChars="700"/>
        <w:rPr>
          <w:b/>
          <w:kern w:val="0"/>
          <w:sz w:val="24"/>
        </w:rPr>
      </w:pPr>
      <w:r>
        <w:rPr>
          <w:b/>
          <w:kern w:val="0"/>
          <w:sz w:val="24"/>
        </w:rPr>
        <w:t>1  -  BNWAS reset switch</w:t>
      </w:r>
    </w:p>
    <w:p w14:paraId="42A9FA8E">
      <w:pPr>
        <w:tabs>
          <w:tab w:val="left" w:pos="3880"/>
        </w:tabs>
        <w:autoSpaceDE w:val="0"/>
        <w:autoSpaceDN w:val="0"/>
        <w:adjustRightInd w:val="0"/>
        <w:spacing w:before="57"/>
        <w:ind w:left="1012"/>
        <w:rPr>
          <w:kern w:val="0"/>
          <w:sz w:val="24"/>
        </w:rPr>
      </w:pPr>
    </w:p>
    <w:p w14:paraId="154B0941">
      <w:pPr>
        <w:tabs>
          <w:tab w:val="left" w:pos="3880"/>
        </w:tabs>
        <w:autoSpaceDE w:val="0"/>
        <w:autoSpaceDN w:val="0"/>
        <w:adjustRightInd w:val="0"/>
        <w:spacing w:before="57"/>
        <w:ind w:left="1012"/>
        <w:rPr>
          <w:kern w:val="0"/>
          <w:sz w:val="24"/>
        </w:rPr>
      </w:pPr>
    </w:p>
    <w:p w14:paraId="21A4EF0E">
      <w:pPr>
        <w:autoSpaceDE w:val="0"/>
        <w:autoSpaceDN w:val="0"/>
        <w:adjustRightInd w:val="0"/>
        <w:spacing w:after="240"/>
        <w:ind w:left="1012"/>
        <w:rPr>
          <w:rFonts w:eastAsia="Arial Unicode MS"/>
          <w:kern w:val="0"/>
          <w:sz w:val="24"/>
          <w:u w:val="single"/>
        </w:rPr>
      </w:pPr>
      <w:r>
        <w:rPr>
          <w:rFonts w:eastAsia="Arial Unicode MS"/>
          <w:kern w:val="0"/>
          <w:sz w:val="24"/>
          <w:u w:val="single"/>
        </w:rPr>
        <w:t>Bridge wing console including:</w:t>
      </w:r>
    </w:p>
    <w:p w14:paraId="280640F6">
      <w:pPr>
        <w:tabs>
          <w:tab w:val="left" w:pos="1360"/>
        </w:tabs>
        <w:autoSpaceDE w:val="0"/>
        <w:autoSpaceDN w:val="0"/>
        <w:adjustRightInd w:val="0"/>
        <w:ind w:left="1434" w:leftChars="683"/>
        <w:rPr>
          <w:kern w:val="0"/>
          <w:sz w:val="24"/>
        </w:rPr>
      </w:pPr>
      <w:r>
        <w:rPr>
          <w:kern w:val="0"/>
          <w:sz w:val="24"/>
        </w:rPr>
        <w:t xml:space="preserve">-Main engine </w:t>
      </w:r>
      <w:r>
        <w:rPr>
          <w:rFonts w:hint="eastAsia"/>
          <w:kern w:val="0"/>
          <w:sz w:val="24"/>
        </w:rPr>
        <w:t xml:space="preserve"> control panel for wings</w:t>
      </w:r>
    </w:p>
    <w:p w14:paraId="4A974DD5">
      <w:pPr>
        <w:tabs>
          <w:tab w:val="left" w:pos="1360"/>
        </w:tabs>
        <w:autoSpaceDE w:val="0"/>
        <w:autoSpaceDN w:val="0"/>
        <w:adjustRightInd w:val="0"/>
        <w:ind w:left="1434" w:leftChars="683"/>
        <w:rPr>
          <w:kern w:val="0"/>
          <w:sz w:val="24"/>
        </w:rPr>
      </w:pPr>
      <w:r>
        <w:rPr>
          <w:kern w:val="0"/>
          <w:sz w:val="24"/>
        </w:rPr>
        <w:t xml:space="preserve">-Bow thruster control </w:t>
      </w:r>
      <w:r>
        <w:rPr>
          <w:rFonts w:hint="eastAsia"/>
          <w:kern w:val="0"/>
          <w:sz w:val="24"/>
        </w:rPr>
        <w:t>unit for wings</w:t>
      </w:r>
    </w:p>
    <w:p w14:paraId="785BEDDF">
      <w:pPr>
        <w:tabs>
          <w:tab w:val="left" w:pos="1360"/>
        </w:tabs>
        <w:autoSpaceDE w:val="0"/>
        <w:autoSpaceDN w:val="0"/>
        <w:adjustRightInd w:val="0"/>
        <w:ind w:left="1434" w:leftChars="683"/>
        <w:rPr>
          <w:kern w:val="0"/>
          <w:sz w:val="24"/>
        </w:rPr>
      </w:pPr>
      <w:r>
        <w:rPr>
          <w:kern w:val="0"/>
          <w:sz w:val="24"/>
        </w:rPr>
        <w:t>-Non-follow-up tiller of autopilot</w:t>
      </w:r>
    </w:p>
    <w:p w14:paraId="685C9122">
      <w:pPr>
        <w:tabs>
          <w:tab w:val="left" w:pos="1360"/>
        </w:tabs>
        <w:autoSpaceDE w:val="0"/>
        <w:autoSpaceDN w:val="0"/>
        <w:adjustRightInd w:val="0"/>
        <w:ind w:left="1434" w:leftChars="683"/>
        <w:rPr>
          <w:kern w:val="0"/>
          <w:sz w:val="24"/>
        </w:rPr>
      </w:pPr>
      <w:r>
        <w:rPr>
          <w:kern w:val="0"/>
          <w:sz w:val="24"/>
        </w:rPr>
        <w:t>-Microphone receptacle for talk back system</w:t>
      </w:r>
    </w:p>
    <w:p w14:paraId="2550C797">
      <w:pPr>
        <w:tabs>
          <w:tab w:val="left" w:pos="1360"/>
        </w:tabs>
        <w:autoSpaceDE w:val="0"/>
        <w:autoSpaceDN w:val="0"/>
        <w:adjustRightInd w:val="0"/>
        <w:ind w:left="1434" w:leftChars="683"/>
        <w:rPr>
          <w:kern w:val="0"/>
          <w:sz w:val="24"/>
        </w:rPr>
      </w:pPr>
      <w:r>
        <w:rPr>
          <w:kern w:val="0"/>
          <w:sz w:val="24"/>
        </w:rPr>
        <w:t>-Dimmer switch</w:t>
      </w:r>
      <w:r>
        <w:rPr>
          <w:rFonts w:hint="eastAsia"/>
          <w:kern w:val="0"/>
          <w:sz w:val="24"/>
        </w:rPr>
        <w:t xml:space="preserve"> </w:t>
      </w:r>
    </w:p>
    <w:p w14:paraId="21B1DF19">
      <w:pPr>
        <w:tabs>
          <w:tab w:val="left" w:pos="1360"/>
        </w:tabs>
        <w:autoSpaceDE w:val="0"/>
        <w:autoSpaceDN w:val="0"/>
        <w:adjustRightInd w:val="0"/>
        <w:ind w:left="1434" w:leftChars="683"/>
        <w:rPr>
          <w:kern w:val="0"/>
          <w:sz w:val="24"/>
        </w:rPr>
      </w:pPr>
      <w:r>
        <w:rPr>
          <w:kern w:val="0"/>
          <w:sz w:val="24"/>
        </w:rPr>
        <w:t>And other necessary equipment</w:t>
      </w:r>
      <w:r>
        <w:rPr>
          <w:rFonts w:hint="eastAsia"/>
          <w:kern w:val="0"/>
          <w:sz w:val="24"/>
        </w:rPr>
        <w:t>;</w:t>
      </w:r>
    </w:p>
    <w:p w14:paraId="184B1D64">
      <w:pPr>
        <w:tabs>
          <w:tab w:val="left" w:pos="1360"/>
        </w:tabs>
        <w:autoSpaceDE w:val="0"/>
        <w:autoSpaceDN w:val="0"/>
        <w:adjustRightInd w:val="0"/>
        <w:ind w:left="1434" w:leftChars="683"/>
        <w:rPr>
          <w:kern w:val="0"/>
          <w:sz w:val="24"/>
        </w:rPr>
      </w:pPr>
    </w:p>
    <w:p w14:paraId="67409006">
      <w:pPr>
        <w:pStyle w:val="3"/>
        <w:numPr>
          <w:ilvl w:val="2"/>
          <w:numId w:val="0"/>
        </w:numPr>
        <w:ind w:left="709" w:leftChars="0" w:hanging="709" w:firstLineChars="0"/>
        <w:jc w:val="left"/>
      </w:pPr>
      <w:bookmarkStart w:id="1067" w:name="_Toc49257747"/>
      <w:bookmarkStart w:id="1068" w:name="_Toc48573695"/>
      <w:bookmarkStart w:id="1069" w:name="_Toc48573833"/>
      <w:bookmarkStart w:id="1070" w:name="_Toc5724071"/>
      <w:bookmarkStart w:id="1071" w:name="_Toc48312035"/>
      <w:r>
        <w:rPr>
          <w:rFonts w:hint="eastAsia" w:ascii="Arial" w:hAnsi="Arial" w:eastAsia="黑体" w:cs="Times New Roman"/>
          <w:b/>
          <w:bCs/>
          <w:caps/>
          <w:kern w:val="0"/>
          <w:sz w:val="24"/>
          <w:szCs w:val="24"/>
          <w:lang w:val="en-US" w:eastAsia="zh-CN" w:bidi="ar-SA"/>
        </w:rPr>
        <w:t>8.10.15</w:t>
      </w:r>
      <w:r>
        <w:rPr>
          <w:rFonts w:hint="eastAsia" w:cs="Times New Roman"/>
          <w:b/>
          <w:bCs/>
          <w:caps/>
          <w:kern w:val="0"/>
          <w:sz w:val="24"/>
          <w:szCs w:val="24"/>
          <w:lang w:val="en-US" w:eastAsia="zh-CN" w:bidi="ar-SA"/>
        </w:rPr>
        <w:t xml:space="preserve"> </w:t>
      </w:r>
      <w:r>
        <w:t>MEASURING INSTRUMENT PANEL</w:t>
      </w:r>
      <w:bookmarkEnd w:id="1067"/>
      <w:bookmarkEnd w:id="1068"/>
      <w:bookmarkEnd w:id="1069"/>
      <w:bookmarkEnd w:id="1070"/>
      <w:bookmarkEnd w:id="1071"/>
    </w:p>
    <w:p w14:paraId="1CE8F8D0">
      <w:pPr>
        <w:autoSpaceDE w:val="0"/>
        <w:autoSpaceDN w:val="0"/>
        <w:adjustRightInd w:val="0"/>
        <w:ind w:left="1012"/>
        <w:rPr>
          <w:kern w:val="0"/>
          <w:sz w:val="24"/>
        </w:rPr>
      </w:pPr>
      <w:r>
        <w:rPr>
          <w:kern w:val="0"/>
          <w:sz w:val="24"/>
        </w:rPr>
        <w:t xml:space="preserve">One </w:t>
      </w:r>
      <w:r>
        <w:rPr>
          <w:rFonts w:hint="eastAsia"/>
          <w:kern w:val="0"/>
          <w:sz w:val="24"/>
        </w:rPr>
        <w:t xml:space="preserve">(1) </w:t>
      </w:r>
      <w:r>
        <w:rPr>
          <w:kern w:val="0"/>
          <w:sz w:val="24"/>
        </w:rPr>
        <w:t>measuring instrument panel shall be provided at the wheelhouse ceiling console and following equipment shall be mounted:</w:t>
      </w:r>
    </w:p>
    <w:p w14:paraId="0A8192FD">
      <w:pPr>
        <w:pStyle w:val="58"/>
        <w:numPr>
          <w:ilvl w:val="0"/>
          <w:numId w:val="53"/>
        </w:numPr>
        <w:autoSpaceDE w:val="0"/>
        <w:autoSpaceDN w:val="0"/>
        <w:adjustRightInd w:val="0"/>
        <w:ind w:firstLineChars="0"/>
        <w:rPr>
          <w:kern w:val="0"/>
          <w:sz w:val="24"/>
        </w:rPr>
      </w:pPr>
      <w:r>
        <w:rPr>
          <w:kern w:val="0"/>
          <w:sz w:val="24"/>
        </w:rPr>
        <w:t>Electric slave clock</w:t>
      </w:r>
    </w:p>
    <w:p w14:paraId="1DB104E1">
      <w:pPr>
        <w:pStyle w:val="58"/>
        <w:numPr>
          <w:ilvl w:val="0"/>
          <w:numId w:val="53"/>
        </w:numPr>
        <w:autoSpaceDE w:val="0"/>
        <w:autoSpaceDN w:val="0"/>
        <w:adjustRightInd w:val="0"/>
        <w:ind w:firstLineChars="0"/>
        <w:rPr>
          <w:kern w:val="0"/>
          <w:sz w:val="24"/>
        </w:rPr>
      </w:pPr>
      <w:r>
        <w:rPr>
          <w:kern w:val="0"/>
          <w:sz w:val="24"/>
        </w:rPr>
        <w:t>Digital type gyro compass repeater</w:t>
      </w:r>
    </w:p>
    <w:p w14:paraId="1B501173">
      <w:pPr>
        <w:pStyle w:val="58"/>
        <w:numPr>
          <w:ilvl w:val="0"/>
          <w:numId w:val="53"/>
        </w:numPr>
        <w:autoSpaceDE w:val="0"/>
        <w:autoSpaceDN w:val="0"/>
        <w:adjustRightInd w:val="0"/>
        <w:ind w:firstLineChars="0"/>
        <w:rPr>
          <w:kern w:val="0"/>
          <w:sz w:val="24"/>
        </w:rPr>
      </w:pPr>
      <w:r>
        <w:rPr>
          <w:kern w:val="0"/>
          <w:sz w:val="24"/>
        </w:rPr>
        <w:t>Revolution indicator for ME</w:t>
      </w:r>
    </w:p>
    <w:p w14:paraId="7637CB9B">
      <w:pPr>
        <w:pStyle w:val="58"/>
        <w:numPr>
          <w:ilvl w:val="0"/>
          <w:numId w:val="53"/>
        </w:numPr>
        <w:autoSpaceDE w:val="0"/>
        <w:autoSpaceDN w:val="0"/>
        <w:adjustRightInd w:val="0"/>
        <w:ind w:firstLineChars="0"/>
        <w:rPr>
          <w:kern w:val="0"/>
          <w:sz w:val="24"/>
        </w:rPr>
      </w:pPr>
      <w:r>
        <w:rPr>
          <w:kern w:val="0"/>
          <w:sz w:val="24"/>
        </w:rPr>
        <w:t>Anemometer</w:t>
      </w:r>
    </w:p>
    <w:p w14:paraId="392B5CCD">
      <w:pPr>
        <w:pStyle w:val="58"/>
        <w:numPr>
          <w:ilvl w:val="0"/>
          <w:numId w:val="53"/>
        </w:numPr>
        <w:autoSpaceDE w:val="0"/>
        <w:autoSpaceDN w:val="0"/>
        <w:adjustRightInd w:val="0"/>
        <w:ind w:firstLineChars="0"/>
        <w:rPr>
          <w:kern w:val="0"/>
          <w:sz w:val="24"/>
        </w:rPr>
      </w:pPr>
      <w:r>
        <w:rPr>
          <w:kern w:val="0"/>
          <w:sz w:val="24"/>
        </w:rPr>
        <w:t>Ship’s speed indicator</w:t>
      </w:r>
    </w:p>
    <w:p w14:paraId="4A6E20C7">
      <w:pPr>
        <w:pStyle w:val="58"/>
        <w:numPr>
          <w:ilvl w:val="0"/>
          <w:numId w:val="53"/>
        </w:numPr>
        <w:autoSpaceDE w:val="0"/>
        <w:autoSpaceDN w:val="0"/>
        <w:adjustRightInd w:val="0"/>
        <w:ind w:firstLineChars="0"/>
        <w:rPr>
          <w:kern w:val="0"/>
          <w:sz w:val="24"/>
        </w:rPr>
      </w:pPr>
      <w:r>
        <w:rPr>
          <w:rFonts w:hint="eastAsia"/>
          <w:kern w:val="0"/>
          <w:sz w:val="24"/>
        </w:rPr>
        <w:t>Depth indicator of echo sounder</w:t>
      </w:r>
    </w:p>
    <w:p w14:paraId="74F0012E">
      <w:pPr>
        <w:pStyle w:val="58"/>
        <w:numPr>
          <w:ilvl w:val="0"/>
          <w:numId w:val="53"/>
        </w:numPr>
        <w:autoSpaceDE w:val="0"/>
        <w:autoSpaceDN w:val="0"/>
        <w:adjustRightInd w:val="0"/>
        <w:ind w:firstLineChars="0"/>
        <w:rPr>
          <w:kern w:val="0"/>
          <w:sz w:val="24"/>
        </w:rPr>
      </w:pPr>
      <w:r>
        <w:rPr>
          <w:kern w:val="0"/>
          <w:sz w:val="24"/>
        </w:rPr>
        <w:t>Rate of turn indicator</w:t>
      </w:r>
    </w:p>
    <w:p w14:paraId="369370D5">
      <w:pPr>
        <w:autoSpaceDE w:val="0"/>
        <w:autoSpaceDN w:val="0"/>
        <w:adjustRightInd w:val="0"/>
        <w:ind w:left="1389"/>
        <w:rPr>
          <w:kern w:val="0"/>
          <w:sz w:val="24"/>
        </w:rPr>
      </w:pPr>
    </w:p>
    <w:p w14:paraId="5B47AA36">
      <w:pPr>
        <w:pStyle w:val="3"/>
        <w:numPr>
          <w:ilvl w:val="2"/>
          <w:numId w:val="0"/>
        </w:numPr>
        <w:ind w:left="709" w:leftChars="0" w:hanging="709" w:firstLineChars="0"/>
        <w:jc w:val="left"/>
      </w:pPr>
      <w:bookmarkStart w:id="1072" w:name="_Toc48312036"/>
      <w:bookmarkStart w:id="1073" w:name="_Toc48573834"/>
      <w:bookmarkStart w:id="1074" w:name="_Toc49257748"/>
      <w:bookmarkStart w:id="1075" w:name="_Toc48573696"/>
      <w:bookmarkStart w:id="1076" w:name="_Toc5724072"/>
      <w:r>
        <w:rPr>
          <w:rFonts w:hint="eastAsia" w:ascii="Arial" w:hAnsi="Arial" w:eastAsia="黑体" w:cs="Times New Roman"/>
          <w:b/>
          <w:bCs/>
          <w:caps/>
          <w:kern w:val="0"/>
          <w:sz w:val="24"/>
          <w:szCs w:val="24"/>
          <w:lang w:val="en-US" w:eastAsia="zh-CN" w:bidi="ar-SA"/>
        </w:rPr>
        <w:t>8.10.16</w:t>
      </w:r>
      <w:r>
        <w:rPr>
          <w:rFonts w:hint="eastAsia" w:cs="Times New Roman"/>
          <w:b/>
          <w:bCs/>
          <w:caps/>
          <w:kern w:val="0"/>
          <w:sz w:val="24"/>
          <w:szCs w:val="24"/>
          <w:lang w:val="en-US" w:eastAsia="zh-CN" w:bidi="ar-SA"/>
        </w:rPr>
        <w:t xml:space="preserve"> </w:t>
      </w:r>
      <w:r>
        <w:t>CHART TABLE</w:t>
      </w:r>
      <w:bookmarkEnd w:id="1072"/>
      <w:bookmarkEnd w:id="1073"/>
      <w:bookmarkEnd w:id="1074"/>
      <w:bookmarkEnd w:id="1075"/>
      <w:bookmarkEnd w:id="1076"/>
    </w:p>
    <w:p w14:paraId="47994A41">
      <w:pPr>
        <w:autoSpaceDE w:val="0"/>
        <w:autoSpaceDN w:val="0"/>
        <w:adjustRightInd w:val="0"/>
        <w:ind w:left="1012"/>
        <w:rPr>
          <w:kern w:val="0"/>
          <w:sz w:val="24"/>
        </w:rPr>
      </w:pPr>
      <w:r>
        <w:rPr>
          <w:kern w:val="0"/>
          <w:sz w:val="24"/>
        </w:rPr>
        <w:t xml:space="preserve">One </w:t>
      </w:r>
      <w:r>
        <w:rPr>
          <w:rFonts w:hint="eastAsia"/>
          <w:kern w:val="0"/>
          <w:sz w:val="24"/>
        </w:rPr>
        <w:t xml:space="preserve">(1) </w:t>
      </w:r>
      <w:r>
        <w:rPr>
          <w:kern w:val="0"/>
          <w:sz w:val="24"/>
        </w:rPr>
        <w:t>chart table to be provided in the wheelhouse and following instruments to be mounted:</w:t>
      </w:r>
    </w:p>
    <w:p w14:paraId="5F789906">
      <w:pPr>
        <w:pStyle w:val="58"/>
        <w:numPr>
          <w:ilvl w:val="0"/>
          <w:numId w:val="53"/>
        </w:numPr>
        <w:autoSpaceDE w:val="0"/>
        <w:autoSpaceDN w:val="0"/>
        <w:adjustRightInd w:val="0"/>
        <w:ind w:firstLineChars="0"/>
        <w:rPr>
          <w:kern w:val="0"/>
          <w:sz w:val="24"/>
        </w:rPr>
      </w:pPr>
      <w:r>
        <w:rPr>
          <w:kern w:val="0"/>
          <w:sz w:val="24"/>
        </w:rPr>
        <w:t>Master clock with slave clock control panel</w:t>
      </w:r>
    </w:p>
    <w:p w14:paraId="4A07BAE3">
      <w:pPr>
        <w:pStyle w:val="58"/>
        <w:numPr>
          <w:ilvl w:val="0"/>
          <w:numId w:val="53"/>
        </w:numPr>
        <w:autoSpaceDE w:val="0"/>
        <w:autoSpaceDN w:val="0"/>
        <w:adjustRightInd w:val="0"/>
        <w:ind w:firstLineChars="0"/>
        <w:rPr>
          <w:kern w:val="0"/>
          <w:sz w:val="24"/>
        </w:rPr>
      </w:pPr>
      <w:r>
        <w:rPr>
          <w:kern w:val="0"/>
          <w:sz w:val="24"/>
        </w:rPr>
        <w:t>Speed log indicator master panel</w:t>
      </w:r>
    </w:p>
    <w:p w14:paraId="43F8A725">
      <w:pPr>
        <w:pStyle w:val="58"/>
        <w:numPr>
          <w:ilvl w:val="0"/>
          <w:numId w:val="53"/>
        </w:numPr>
        <w:autoSpaceDE w:val="0"/>
        <w:autoSpaceDN w:val="0"/>
        <w:adjustRightInd w:val="0"/>
        <w:ind w:firstLineChars="0"/>
        <w:rPr>
          <w:kern w:val="0"/>
          <w:sz w:val="24"/>
        </w:rPr>
      </w:pPr>
      <w:r>
        <w:rPr>
          <w:kern w:val="0"/>
          <w:sz w:val="24"/>
        </w:rPr>
        <w:t>No.1 DGPS</w:t>
      </w:r>
    </w:p>
    <w:p w14:paraId="73C1D569">
      <w:pPr>
        <w:pStyle w:val="58"/>
        <w:numPr>
          <w:ilvl w:val="0"/>
          <w:numId w:val="53"/>
        </w:numPr>
        <w:autoSpaceDE w:val="0"/>
        <w:autoSpaceDN w:val="0"/>
        <w:adjustRightInd w:val="0"/>
        <w:ind w:firstLineChars="0"/>
        <w:rPr>
          <w:kern w:val="0"/>
          <w:sz w:val="24"/>
        </w:rPr>
      </w:pPr>
      <w:r>
        <w:rPr>
          <w:kern w:val="0"/>
          <w:sz w:val="24"/>
        </w:rPr>
        <w:t>Weather facsimile recorder</w:t>
      </w:r>
    </w:p>
    <w:p w14:paraId="2F0CF0D9">
      <w:pPr>
        <w:pStyle w:val="58"/>
        <w:numPr>
          <w:ilvl w:val="0"/>
          <w:numId w:val="53"/>
        </w:numPr>
        <w:autoSpaceDE w:val="0"/>
        <w:autoSpaceDN w:val="0"/>
        <w:adjustRightInd w:val="0"/>
        <w:ind w:firstLineChars="0"/>
        <w:rPr>
          <w:kern w:val="0"/>
          <w:sz w:val="24"/>
        </w:rPr>
      </w:pPr>
      <w:r>
        <w:rPr>
          <w:kern w:val="0"/>
          <w:sz w:val="24"/>
        </w:rPr>
        <w:t>Chart table lights with dimmer</w:t>
      </w:r>
    </w:p>
    <w:p w14:paraId="618DE4F8">
      <w:pPr>
        <w:pStyle w:val="58"/>
        <w:numPr>
          <w:ilvl w:val="0"/>
          <w:numId w:val="53"/>
        </w:numPr>
        <w:autoSpaceDE w:val="0"/>
        <w:autoSpaceDN w:val="0"/>
        <w:adjustRightInd w:val="0"/>
        <w:ind w:firstLineChars="0"/>
        <w:rPr>
          <w:kern w:val="0"/>
          <w:sz w:val="24"/>
        </w:rPr>
      </w:pPr>
      <w:r>
        <w:rPr>
          <w:kern w:val="0"/>
          <w:sz w:val="24"/>
        </w:rPr>
        <w:t>Course recorder</w:t>
      </w:r>
    </w:p>
    <w:p w14:paraId="7EE2EF09">
      <w:pPr>
        <w:pStyle w:val="58"/>
        <w:numPr>
          <w:ilvl w:val="0"/>
          <w:numId w:val="53"/>
        </w:numPr>
        <w:autoSpaceDE w:val="0"/>
        <w:autoSpaceDN w:val="0"/>
        <w:adjustRightInd w:val="0"/>
        <w:ind w:firstLineChars="0"/>
        <w:rPr>
          <w:kern w:val="0"/>
          <w:sz w:val="24"/>
        </w:rPr>
      </w:pPr>
      <w:r>
        <w:rPr>
          <w:kern w:val="0"/>
          <w:sz w:val="24"/>
        </w:rPr>
        <w:t>Echo sounder main unit</w:t>
      </w:r>
    </w:p>
    <w:p w14:paraId="75AA0610">
      <w:pPr>
        <w:pStyle w:val="58"/>
        <w:numPr>
          <w:ilvl w:val="0"/>
          <w:numId w:val="53"/>
        </w:numPr>
        <w:autoSpaceDE w:val="0"/>
        <w:autoSpaceDN w:val="0"/>
        <w:adjustRightInd w:val="0"/>
        <w:ind w:firstLineChars="0"/>
        <w:rPr>
          <w:kern w:val="0"/>
          <w:sz w:val="24"/>
        </w:rPr>
      </w:pPr>
      <w:r>
        <w:rPr>
          <w:kern w:val="0"/>
          <w:sz w:val="24"/>
        </w:rPr>
        <w:t>Navtex</w:t>
      </w:r>
      <w:r>
        <w:rPr>
          <w:rFonts w:hint="eastAsia"/>
          <w:kern w:val="0"/>
          <w:sz w:val="24"/>
        </w:rPr>
        <w:t xml:space="preserve"> receiver</w:t>
      </w:r>
    </w:p>
    <w:p w14:paraId="4B310171">
      <w:pPr>
        <w:autoSpaceDE w:val="0"/>
        <w:autoSpaceDN w:val="0"/>
        <w:adjustRightInd w:val="0"/>
        <w:rPr>
          <w:kern w:val="0"/>
          <w:sz w:val="24"/>
        </w:rPr>
      </w:pPr>
    </w:p>
    <w:p w14:paraId="62720634">
      <w:pPr>
        <w:pStyle w:val="3"/>
        <w:numPr>
          <w:ilvl w:val="2"/>
          <w:numId w:val="0"/>
        </w:numPr>
        <w:ind w:left="709" w:leftChars="0" w:hanging="709" w:firstLineChars="0"/>
        <w:jc w:val="left"/>
      </w:pPr>
      <w:bookmarkStart w:id="1077" w:name="_Toc5724073"/>
      <w:bookmarkStart w:id="1078" w:name="_Toc48573697"/>
      <w:bookmarkStart w:id="1079" w:name="_Toc49257749"/>
      <w:bookmarkStart w:id="1080" w:name="_Toc48312037"/>
      <w:bookmarkStart w:id="1081" w:name="_Toc48573835"/>
      <w:r>
        <w:rPr>
          <w:rFonts w:hint="eastAsia" w:ascii="Arial" w:hAnsi="Arial" w:eastAsia="黑体" w:cs="Times New Roman"/>
          <w:b/>
          <w:bCs/>
          <w:caps/>
          <w:kern w:val="0"/>
          <w:sz w:val="24"/>
          <w:szCs w:val="24"/>
          <w:lang w:val="en-US" w:eastAsia="zh-CN" w:bidi="ar-SA"/>
        </w:rPr>
        <w:t>8.10.17</w:t>
      </w:r>
      <w:r>
        <w:rPr>
          <w:rFonts w:hint="eastAsia" w:cs="Times New Roman"/>
          <w:b/>
          <w:bCs/>
          <w:caps/>
          <w:kern w:val="0"/>
          <w:sz w:val="24"/>
          <w:szCs w:val="24"/>
          <w:lang w:val="en-US" w:eastAsia="zh-CN" w:bidi="ar-SA"/>
        </w:rPr>
        <w:t xml:space="preserve"> </w:t>
      </w:r>
      <w:r>
        <w:t>RADIO TABLE</w:t>
      </w:r>
      <w:bookmarkEnd w:id="1077"/>
      <w:bookmarkEnd w:id="1078"/>
      <w:bookmarkEnd w:id="1079"/>
      <w:bookmarkEnd w:id="1080"/>
      <w:bookmarkEnd w:id="1081"/>
    </w:p>
    <w:p w14:paraId="3D7AEB5D">
      <w:pPr>
        <w:autoSpaceDE w:val="0"/>
        <w:autoSpaceDN w:val="0"/>
        <w:adjustRightInd w:val="0"/>
        <w:ind w:left="1012"/>
        <w:rPr>
          <w:kern w:val="0"/>
          <w:sz w:val="24"/>
        </w:rPr>
      </w:pPr>
      <w:r>
        <w:rPr>
          <w:kern w:val="0"/>
          <w:sz w:val="24"/>
        </w:rPr>
        <w:t xml:space="preserve">One </w:t>
      </w:r>
      <w:r>
        <w:rPr>
          <w:rFonts w:hint="eastAsia"/>
          <w:kern w:val="0"/>
          <w:sz w:val="24"/>
        </w:rPr>
        <w:t xml:space="preserve">(1) </w:t>
      </w:r>
      <w:r>
        <w:rPr>
          <w:kern w:val="0"/>
          <w:sz w:val="24"/>
        </w:rPr>
        <w:t>radio and safety plan table to be provided in wheelhouse and the following instruments to be mounted:</w:t>
      </w:r>
    </w:p>
    <w:p w14:paraId="5EC45A44">
      <w:pPr>
        <w:pStyle w:val="58"/>
        <w:numPr>
          <w:ilvl w:val="0"/>
          <w:numId w:val="53"/>
        </w:numPr>
        <w:autoSpaceDE w:val="0"/>
        <w:autoSpaceDN w:val="0"/>
        <w:adjustRightInd w:val="0"/>
        <w:ind w:firstLineChars="0"/>
        <w:rPr>
          <w:kern w:val="0"/>
          <w:sz w:val="24"/>
        </w:rPr>
      </w:pPr>
      <w:r>
        <w:rPr>
          <w:kern w:val="0"/>
          <w:sz w:val="24"/>
        </w:rPr>
        <w:t>Data terminal for I</w:t>
      </w:r>
      <w:r>
        <w:rPr>
          <w:rFonts w:hint="eastAsia"/>
          <w:kern w:val="0"/>
          <w:sz w:val="24"/>
        </w:rPr>
        <w:t>nmarsat</w:t>
      </w:r>
      <w:r>
        <w:rPr>
          <w:kern w:val="0"/>
          <w:sz w:val="24"/>
        </w:rPr>
        <w:t xml:space="preserve"> C</w:t>
      </w:r>
    </w:p>
    <w:p w14:paraId="2B97AB8F">
      <w:pPr>
        <w:pStyle w:val="58"/>
        <w:numPr>
          <w:ilvl w:val="0"/>
          <w:numId w:val="53"/>
        </w:numPr>
        <w:autoSpaceDE w:val="0"/>
        <w:autoSpaceDN w:val="0"/>
        <w:adjustRightInd w:val="0"/>
        <w:ind w:firstLineChars="0"/>
        <w:rPr>
          <w:kern w:val="0"/>
          <w:sz w:val="24"/>
        </w:rPr>
      </w:pPr>
      <w:r>
        <w:rPr>
          <w:kern w:val="0"/>
          <w:sz w:val="24"/>
        </w:rPr>
        <w:t>Printer for Inmarsat C</w:t>
      </w:r>
    </w:p>
    <w:p w14:paraId="0D151A4A">
      <w:pPr>
        <w:pStyle w:val="58"/>
        <w:numPr>
          <w:ilvl w:val="0"/>
          <w:numId w:val="53"/>
        </w:numPr>
        <w:autoSpaceDE w:val="0"/>
        <w:autoSpaceDN w:val="0"/>
        <w:adjustRightInd w:val="0"/>
        <w:ind w:firstLineChars="0"/>
        <w:rPr>
          <w:kern w:val="0"/>
          <w:sz w:val="24"/>
        </w:rPr>
      </w:pPr>
      <w:r>
        <w:rPr>
          <w:kern w:val="0"/>
          <w:sz w:val="24"/>
        </w:rPr>
        <w:t>MF/HF radio controller</w:t>
      </w:r>
    </w:p>
    <w:p w14:paraId="2482C832">
      <w:pPr>
        <w:pStyle w:val="58"/>
        <w:numPr>
          <w:ilvl w:val="0"/>
          <w:numId w:val="53"/>
        </w:numPr>
        <w:autoSpaceDE w:val="0"/>
        <w:autoSpaceDN w:val="0"/>
        <w:adjustRightInd w:val="0"/>
        <w:ind w:firstLineChars="0"/>
        <w:rPr>
          <w:kern w:val="0"/>
          <w:sz w:val="24"/>
        </w:rPr>
      </w:pPr>
      <w:r>
        <w:rPr>
          <w:kern w:val="0"/>
          <w:sz w:val="24"/>
        </w:rPr>
        <w:t>Battery charger</w:t>
      </w:r>
    </w:p>
    <w:p w14:paraId="0D5177B4">
      <w:pPr>
        <w:pStyle w:val="58"/>
        <w:numPr>
          <w:ilvl w:val="0"/>
          <w:numId w:val="53"/>
        </w:numPr>
        <w:autoSpaceDE w:val="0"/>
        <w:autoSpaceDN w:val="0"/>
        <w:adjustRightInd w:val="0"/>
        <w:ind w:firstLineChars="0"/>
        <w:rPr>
          <w:kern w:val="0"/>
          <w:sz w:val="24"/>
        </w:rPr>
      </w:pPr>
      <w:r>
        <w:rPr>
          <w:rFonts w:hint="eastAsia"/>
          <w:kern w:val="0"/>
          <w:sz w:val="24"/>
        </w:rPr>
        <w:t>Low voltage power distribution box</w:t>
      </w:r>
    </w:p>
    <w:p w14:paraId="7A8D0E34">
      <w:pPr>
        <w:autoSpaceDE w:val="0"/>
        <w:autoSpaceDN w:val="0"/>
        <w:adjustRightInd w:val="0"/>
        <w:rPr>
          <w:kern w:val="0"/>
          <w:sz w:val="24"/>
        </w:rPr>
      </w:pPr>
    </w:p>
    <w:p w14:paraId="1C3DA93A">
      <w:pPr>
        <w:pStyle w:val="3"/>
        <w:numPr>
          <w:ilvl w:val="2"/>
          <w:numId w:val="0"/>
        </w:numPr>
        <w:ind w:left="709" w:leftChars="0" w:hanging="709" w:firstLineChars="0"/>
        <w:jc w:val="left"/>
      </w:pPr>
      <w:bookmarkStart w:id="1082" w:name="_Toc48573698"/>
      <w:bookmarkStart w:id="1083" w:name="_Toc49257750"/>
      <w:bookmarkStart w:id="1084" w:name="_Toc48312038"/>
      <w:bookmarkStart w:id="1085" w:name="_Toc5724074"/>
      <w:bookmarkStart w:id="1086" w:name="_Toc48573836"/>
      <w:r>
        <w:rPr>
          <w:rFonts w:hint="eastAsia" w:ascii="Arial" w:hAnsi="Arial" w:eastAsia="黑体" w:cs="Times New Roman"/>
          <w:b/>
          <w:bCs/>
          <w:caps/>
          <w:kern w:val="0"/>
          <w:sz w:val="24"/>
          <w:szCs w:val="24"/>
          <w:lang w:val="en-US" w:eastAsia="zh-CN" w:bidi="ar-SA"/>
        </w:rPr>
        <w:t>8.10.18</w:t>
      </w:r>
      <w:r>
        <w:rPr>
          <w:rFonts w:hint="eastAsia" w:cs="Times New Roman"/>
          <w:b/>
          <w:bCs/>
          <w:caps/>
          <w:kern w:val="0"/>
          <w:sz w:val="24"/>
          <w:szCs w:val="24"/>
          <w:lang w:val="en-US" w:eastAsia="zh-CN" w:bidi="ar-SA"/>
        </w:rPr>
        <w:t xml:space="preserve"> </w:t>
      </w:r>
      <w:r>
        <w:t>STEERING STAND</w:t>
      </w:r>
      <w:bookmarkEnd w:id="1082"/>
      <w:bookmarkEnd w:id="1083"/>
      <w:bookmarkEnd w:id="1084"/>
      <w:bookmarkEnd w:id="1085"/>
      <w:bookmarkEnd w:id="1086"/>
    </w:p>
    <w:p w14:paraId="252C8057">
      <w:pPr>
        <w:autoSpaceDE w:val="0"/>
        <w:autoSpaceDN w:val="0"/>
        <w:adjustRightInd w:val="0"/>
        <w:ind w:left="1012"/>
        <w:rPr>
          <w:kern w:val="0"/>
          <w:sz w:val="24"/>
        </w:rPr>
      </w:pPr>
      <w:r>
        <w:rPr>
          <w:kern w:val="0"/>
          <w:sz w:val="24"/>
        </w:rPr>
        <w:t>One</w:t>
      </w:r>
      <w:r>
        <w:rPr>
          <w:rFonts w:hint="eastAsia"/>
          <w:kern w:val="0"/>
          <w:sz w:val="24"/>
        </w:rPr>
        <w:t xml:space="preserve"> (1)</w:t>
      </w:r>
      <w:r>
        <w:rPr>
          <w:kern w:val="0"/>
          <w:sz w:val="24"/>
        </w:rPr>
        <w:t xml:space="preserve"> steering stand to be provided as following:</w:t>
      </w:r>
    </w:p>
    <w:tbl>
      <w:tblPr>
        <w:tblStyle w:val="40"/>
        <w:tblW w:w="0" w:type="auto"/>
        <w:tblInd w:w="1389" w:type="dxa"/>
        <w:tblLayout w:type="fixed"/>
        <w:tblCellMar>
          <w:top w:w="0" w:type="dxa"/>
          <w:left w:w="0" w:type="dxa"/>
          <w:bottom w:w="0" w:type="dxa"/>
          <w:right w:w="0" w:type="dxa"/>
        </w:tblCellMar>
      </w:tblPr>
      <w:tblGrid>
        <w:gridCol w:w="273"/>
        <w:gridCol w:w="404"/>
        <w:gridCol w:w="6723"/>
      </w:tblGrid>
      <w:tr w14:paraId="27BD71A0">
        <w:tblPrEx>
          <w:tblCellMar>
            <w:top w:w="0" w:type="dxa"/>
            <w:left w:w="0" w:type="dxa"/>
            <w:bottom w:w="0" w:type="dxa"/>
            <w:right w:w="0" w:type="dxa"/>
          </w:tblCellMar>
        </w:tblPrEx>
        <w:trPr>
          <w:trHeight w:val="258" w:hRule="exact"/>
        </w:trPr>
        <w:tc>
          <w:tcPr>
            <w:tcW w:w="273" w:type="dxa"/>
          </w:tcPr>
          <w:p w14:paraId="78B06DDA">
            <w:pPr>
              <w:autoSpaceDE w:val="0"/>
              <w:autoSpaceDN w:val="0"/>
              <w:adjustRightInd w:val="0"/>
              <w:rPr>
                <w:kern w:val="0"/>
                <w:sz w:val="24"/>
              </w:rPr>
            </w:pPr>
            <w:r>
              <w:rPr>
                <w:kern w:val="0"/>
                <w:sz w:val="24"/>
              </w:rPr>
              <w:t>1</w:t>
            </w:r>
          </w:p>
        </w:tc>
        <w:tc>
          <w:tcPr>
            <w:tcW w:w="404" w:type="dxa"/>
          </w:tcPr>
          <w:p w14:paraId="1CDF79AA">
            <w:pPr>
              <w:autoSpaceDE w:val="0"/>
              <w:autoSpaceDN w:val="0"/>
              <w:adjustRightInd w:val="0"/>
              <w:ind w:left="151"/>
              <w:rPr>
                <w:kern w:val="0"/>
                <w:sz w:val="24"/>
              </w:rPr>
            </w:pPr>
            <w:r>
              <w:rPr>
                <w:kern w:val="0"/>
                <w:sz w:val="24"/>
              </w:rPr>
              <w:t>-</w:t>
            </w:r>
          </w:p>
        </w:tc>
        <w:tc>
          <w:tcPr>
            <w:tcW w:w="6723" w:type="dxa"/>
          </w:tcPr>
          <w:p w14:paraId="271BE674">
            <w:pPr>
              <w:autoSpaceDE w:val="0"/>
              <w:autoSpaceDN w:val="0"/>
              <w:adjustRightInd w:val="0"/>
              <w:ind w:left="172"/>
              <w:rPr>
                <w:kern w:val="0"/>
                <w:sz w:val="24"/>
              </w:rPr>
            </w:pPr>
            <w:r>
              <w:rPr>
                <w:kern w:val="0"/>
                <w:sz w:val="24"/>
              </w:rPr>
              <w:t>Manual</w:t>
            </w:r>
            <w:r>
              <w:rPr>
                <w:rFonts w:hint="eastAsia"/>
                <w:kern w:val="0"/>
                <w:sz w:val="24"/>
              </w:rPr>
              <w:t xml:space="preserve"> hand-</w:t>
            </w:r>
            <w:r>
              <w:rPr>
                <w:kern w:val="0"/>
                <w:sz w:val="24"/>
              </w:rPr>
              <w:t xml:space="preserve"> wheel </w:t>
            </w:r>
            <w:r>
              <w:rPr>
                <w:rFonts w:hint="eastAsia"/>
                <w:kern w:val="0"/>
                <w:sz w:val="24"/>
              </w:rPr>
              <w:t>for the helsman</w:t>
            </w:r>
          </w:p>
          <w:p w14:paraId="0570B9B8">
            <w:pPr>
              <w:autoSpaceDE w:val="0"/>
              <w:autoSpaceDN w:val="0"/>
              <w:adjustRightInd w:val="0"/>
              <w:ind w:left="172"/>
              <w:rPr>
                <w:kern w:val="0"/>
                <w:sz w:val="24"/>
              </w:rPr>
            </w:pPr>
          </w:p>
        </w:tc>
      </w:tr>
      <w:tr w14:paraId="426DF63A">
        <w:tblPrEx>
          <w:tblCellMar>
            <w:top w:w="0" w:type="dxa"/>
            <w:left w:w="0" w:type="dxa"/>
            <w:bottom w:w="0" w:type="dxa"/>
            <w:right w:w="0" w:type="dxa"/>
          </w:tblCellMar>
        </w:tblPrEx>
        <w:trPr>
          <w:trHeight w:val="275" w:hRule="exact"/>
        </w:trPr>
        <w:tc>
          <w:tcPr>
            <w:tcW w:w="273" w:type="dxa"/>
          </w:tcPr>
          <w:p w14:paraId="464B8D2E">
            <w:pPr>
              <w:autoSpaceDE w:val="0"/>
              <w:autoSpaceDN w:val="0"/>
              <w:adjustRightInd w:val="0"/>
              <w:rPr>
                <w:kern w:val="0"/>
                <w:sz w:val="24"/>
              </w:rPr>
            </w:pPr>
            <w:r>
              <w:rPr>
                <w:kern w:val="0"/>
                <w:sz w:val="24"/>
              </w:rPr>
              <w:t>1</w:t>
            </w:r>
          </w:p>
        </w:tc>
        <w:tc>
          <w:tcPr>
            <w:tcW w:w="404" w:type="dxa"/>
          </w:tcPr>
          <w:p w14:paraId="1FC50087">
            <w:pPr>
              <w:autoSpaceDE w:val="0"/>
              <w:autoSpaceDN w:val="0"/>
              <w:adjustRightInd w:val="0"/>
              <w:ind w:left="151"/>
              <w:rPr>
                <w:kern w:val="0"/>
                <w:sz w:val="24"/>
              </w:rPr>
            </w:pPr>
            <w:r>
              <w:rPr>
                <w:kern w:val="0"/>
                <w:sz w:val="24"/>
              </w:rPr>
              <w:t>-</w:t>
            </w:r>
          </w:p>
        </w:tc>
        <w:tc>
          <w:tcPr>
            <w:tcW w:w="6723" w:type="dxa"/>
          </w:tcPr>
          <w:p w14:paraId="357BA9D5">
            <w:pPr>
              <w:autoSpaceDE w:val="0"/>
              <w:autoSpaceDN w:val="0"/>
              <w:adjustRightInd w:val="0"/>
              <w:ind w:left="172"/>
              <w:rPr>
                <w:kern w:val="0"/>
                <w:sz w:val="24"/>
              </w:rPr>
            </w:pPr>
            <w:r>
              <w:rPr>
                <w:kern w:val="0"/>
                <w:sz w:val="24"/>
              </w:rPr>
              <w:t>Gyro repeater</w:t>
            </w:r>
          </w:p>
        </w:tc>
      </w:tr>
      <w:tr w14:paraId="0D9E749F">
        <w:tblPrEx>
          <w:tblCellMar>
            <w:top w:w="0" w:type="dxa"/>
            <w:left w:w="0" w:type="dxa"/>
            <w:bottom w:w="0" w:type="dxa"/>
            <w:right w:w="0" w:type="dxa"/>
          </w:tblCellMar>
        </w:tblPrEx>
        <w:trPr>
          <w:trHeight w:val="275" w:hRule="exact"/>
        </w:trPr>
        <w:tc>
          <w:tcPr>
            <w:tcW w:w="273" w:type="dxa"/>
          </w:tcPr>
          <w:p w14:paraId="180420A8">
            <w:pPr>
              <w:autoSpaceDE w:val="0"/>
              <w:autoSpaceDN w:val="0"/>
              <w:adjustRightInd w:val="0"/>
              <w:rPr>
                <w:kern w:val="0"/>
                <w:sz w:val="24"/>
              </w:rPr>
            </w:pPr>
            <w:r>
              <w:rPr>
                <w:kern w:val="0"/>
                <w:sz w:val="24"/>
              </w:rPr>
              <w:t>1</w:t>
            </w:r>
          </w:p>
        </w:tc>
        <w:tc>
          <w:tcPr>
            <w:tcW w:w="404" w:type="dxa"/>
          </w:tcPr>
          <w:p w14:paraId="1CD1EBAF">
            <w:pPr>
              <w:autoSpaceDE w:val="0"/>
              <w:autoSpaceDN w:val="0"/>
              <w:adjustRightInd w:val="0"/>
              <w:ind w:left="151"/>
              <w:rPr>
                <w:kern w:val="0"/>
                <w:sz w:val="24"/>
              </w:rPr>
            </w:pPr>
            <w:r>
              <w:rPr>
                <w:kern w:val="0"/>
                <w:sz w:val="24"/>
              </w:rPr>
              <w:t>-</w:t>
            </w:r>
          </w:p>
        </w:tc>
        <w:tc>
          <w:tcPr>
            <w:tcW w:w="6723" w:type="dxa"/>
          </w:tcPr>
          <w:p w14:paraId="783488EA">
            <w:pPr>
              <w:autoSpaceDE w:val="0"/>
              <w:autoSpaceDN w:val="0"/>
              <w:adjustRightInd w:val="0"/>
              <w:ind w:left="172"/>
              <w:rPr>
                <w:kern w:val="0"/>
                <w:sz w:val="24"/>
              </w:rPr>
            </w:pPr>
            <w:r>
              <w:rPr>
                <w:kern w:val="0"/>
                <w:sz w:val="24"/>
              </w:rPr>
              <w:t>Heading monitor</w:t>
            </w:r>
          </w:p>
          <w:p w14:paraId="1FCB42EC">
            <w:pPr>
              <w:autoSpaceDE w:val="0"/>
              <w:autoSpaceDN w:val="0"/>
              <w:adjustRightInd w:val="0"/>
              <w:ind w:left="172"/>
              <w:rPr>
                <w:kern w:val="0"/>
                <w:sz w:val="24"/>
              </w:rPr>
            </w:pPr>
          </w:p>
          <w:p w14:paraId="70469F14">
            <w:pPr>
              <w:autoSpaceDE w:val="0"/>
              <w:autoSpaceDN w:val="0"/>
              <w:adjustRightInd w:val="0"/>
              <w:ind w:left="172"/>
              <w:rPr>
                <w:kern w:val="0"/>
                <w:sz w:val="24"/>
              </w:rPr>
            </w:pPr>
          </w:p>
        </w:tc>
      </w:tr>
      <w:tr w14:paraId="38A15FB0">
        <w:tblPrEx>
          <w:tblCellMar>
            <w:top w:w="0" w:type="dxa"/>
            <w:left w:w="0" w:type="dxa"/>
            <w:bottom w:w="0" w:type="dxa"/>
            <w:right w:w="0" w:type="dxa"/>
          </w:tblCellMar>
        </w:tblPrEx>
        <w:trPr>
          <w:trHeight w:val="275" w:hRule="exact"/>
        </w:trPr>
        <w:tc>
          <w:tcPr>
            <w:tcW w:w="273" w:type="dxa"/>
          </w:tcPr>
          <w:p w14:paraId="178F8DB9">
            <w:pPr>
              <w:autoSpaceDE w:val="0"/>
              <w:autoSpaceDN w:val="0"/>
              <w:adjustRightInd w:val="0"/>
              <w:ind w:left="240" w:hanging="240" w:hangingChars="100"/>
              <w:rPr>
                <w:kern w:val="0"/>
                <w:sz w:val="24"/>
              </w:rPr>
            </w:pPr>
            <w:r>
              <w:rPr>
                <w:rFonts w:hint="eastAsia"/>
                <w:kern w:val="0"/>
                <w:sz w:val="24"/>
              </w:rPr>
              <w:t>1</w:t>
            </w:r>
          </w:p>
        </w:tc>
        <w:tc>
          <w:tcPr>
            <w:tcW w:w="404" w:type="dxa"/>
          </w:tcPr>
          <w:p w14:paraId="1D3FF90B">
            <w:pPr>
              <w:autoSpaceDE w:val="0"/>
              <w:autoSpaceDN w:val="0"/>
              <w:adjustRightInd w:val="0"/>
              <w:ind w:left="151"/>
              <w:rPr>
                <w:kern w:val="0"/>
                <w:sz w:val="24"/>
              </w:rPr>
            </w:pPr>
            <w:r>
              <w:rPr>
                <w:rFonts w:hint="eastAsia"/>
                <w:kern w:val="0"/>
                <w:sz w:val="24"/>
              </w:rPr>
              <w:t>-</w:t>
            </w:r>
          </w:p>
        </w:tc>
        <w:tc>
          <w:tcPr>
            <w:tcW w:w="6723" w:type="dxa"/>
          </w:tcPr>
          <w:p w14:paraId="313F4DBD">
            <w:pPr>
              <w:autoSpaceDE w:val="0"/>
              <w:autoSpaceDN w:val="0"/>
              <w:adjustRightInd w:val="0"/>
              <w:ind w:left="772" w:leftChars="82" w:hanging="600" w:hangingChars="250"/>
              <w:jc w:val="left"/>
              <w:rPr>
                <w:kern w:val="0"/>
                <w:sz w:val="24"/>
              </w:rPr>
            </w:pPr>
            <w:r>
              <w:rPr>
                <w:rFonts w:hint="eastAsia"/>
                <w:kern w:val="0"/>
                <w:sz w:val="24"/>
              </w:rPr>
              <w:t>Steering gear alarm panel</w:t>
            </w:r>
          </w:p>
        </w:tc>
      </w:tr>
      <w:tr w14:paraId="52383CBE">
        <w:tblPrEx>
          <w:tblCellMar>
            <w:top w:w="0" w:type="dxa"/>
            <w:left w:w="0" w:type="dxa"/>
            <w:bottom w:w="0" w:type="dxa"/>
            <w:right w:w="0" w:type="dxa"/>
          </w:tblCellMar>
        </w:tblPrEx>
        <w:trPr>
          <w:trHeight w:val="258" w:hRule="exact"/>
        </w:trPr>
        <w:tc>
          <w:tcPr>
            <w:tcW w:w="273" w:type="dxa"/>
          </w:tcPr>
          <w:p w14:paraId="43DE657C">
            <w:pPr>
              <w:autoSpaceDE w:val="0"/>
              <w:autoSpaceDN w:val="0"/>
              <w:adjustRightInd w:val="0"/>
              <w:rPr>
                <w:kern w:val="0"/>
                <w:sz w:val="24"/>
              </w:rPr>
            </w:pPr>
            <w:r>
              <w:rPr>
                <w:rFonts w:hint="eastAsia"/>
                <w:kern w:val="0"/>
                <w:sz w:val="24"/>
              </w:rPr>
              <w:t xml:space="preserve">1   </w:t>
            </w:r>
          </w:p>
        </w:tc>
        <w:tc>
          <w:tcPr>
            <w:tcW w:w="404" w:type="dxa"/>
          </w:tcPr>
          <w:p w14:paraId="5ABBB7C0">
            <w:pPr>
              <w:autoSpaceDE w:val="0"/>
              <w:autoSpaceDN w:val="0"/>
              <w:adjustRightInd w:val="0"/>
              <w:ind w:left="151"/>
              <w:rPr>
                <w:kern w:val="0"/>
                <w:sz w:val="24"/>
              </w:rPr>
            </w:pPr>
            <w:r>
              <w:rPr>
                <w:kern w:val="0"/>
                <w:sz w:val="24"/>
              </w:rPr>
              <w:t>-</w:t>
            </w:r>
          </w:p>
        </w:tc>
        <w:tc>
          <w:tcPr>
            <w:tcW w:w="6723" w:type="dxa"/>
          </w:tcPr>
          <w:p w14:paraId="503C4D08">
            <w:pPr>
              <w:autoSpaceDE w:val="0"/>
              <w:autoSpaceDN w:val="0"/>
              <w:adjustRightInd w:val="0"/>
              <w:ind w:left="172"/>
              <w:rPr>
                <w:kern w:val="0"/>
                <w:sz w:val="24"/>
              </w:rPr>
            </w:pPr>
            <w:r>
              <w:rPr>
                <w:kern w:val="0"/>
                <w:sz w:val="24"/>
              </w:rPr>
              <w:t>Dimmer switches</w:t>
            </w:r>
          </w:p>
          <w:p w14:paraId="6ACDDA34">
            <w:pPr>
              <w:autoSpaceDE w:val="0"/>
              <w:autoSpaceDN w:val="0"/>
              <w:adjustRightInd w:val="0"/>
              <w:ind w:left="172"/>
              <w:rPr>
                <w:kern w:val="0"/>
                <w:sz w:val="24"/>
              </w:rPr>
            </w:pPr>
          </w:p>
          <w:p w14:paraId="11398939">
            <w:pPr>
              <w:autoSpaceDE w:val="0"/>
              <w:autoSpaceDN w:val="0"/>
              <w:adjustRightInd w:val="0"/>
              <w:ind w:left="172"/>
              <w:rPr>
                <w:kern w:val="0"/>
                <w:sz w:val="24"/>
              </w:rPr>
            </w:pPr>
          </w:p>
        </w:tc>
      </w:tr>
    </w:tbl>
    <w:p w14:paraId="1682B965">
      <w:pPr>
        <w:autoSpaceDE w:val="0"/>
        <w:autoSpaceDN w:val="0"/>
        <w:adjustRightInd w:val="0"/>
        <w:ind w:left="963"/>
        <w:rPr>
          <w:kern w:val="0"/>
          <w:sz w:val="24"/>
        </w:rPr>
      </w:pPr>
    </w:p>
    <w:p w14:paraId="7E58E570">
      <w:pPr>
        <w:autoSpaceDE w:val="0"/>
        <w:autoSpaceDN w:val="0"/>
        <w:adjustRightInd w:val="0"/>
        <w:ind w:left="1012"/>
        <w:rPr>
          <w:kern w:val="0"/>
          <w:sz w:val="24"/>
        </w:rPr>
      </w:pPr>
      <w:r>
        <w:rPr>
          <w:kern w:val="0"/>
          <w:sz w:val="24"/>
        </w:rPr>
        <w:t>The steering stand can be combined into the wheelhouse control console</w:t>
      </w:r>
      <w:r>
        <w:rPr>
          <w:rFonts w:hint="eastAsia"/>
          <w:kern w:val="0"/>
          <w:sz w:val="24"/>
        </w:rPr>
        <w:t>; a UHF handset of hand-free type shall be prepared for the intercom with the docking workstation.</w:t>
      </w:r>
    </w:p>
    <w:p w14:paraId="5D97F644">
      <w:pPr>
        <w:pStyle w:val="3"/>
        <w:numPr>
          <w:ilvl w:val="1"/>
          <w:numId w:val="0"/>
        </w:numPr>
        <w:ind w:left="567" w:leftChars="0" w:hanging="567" w:firstLineChars="0"/>
        <w:jc w:val="left"/>
      </w:pPr>
      <w:r>
        <w:rPr>
          <w:rFonts w:hint="eastAsia" w:ascii="Arial" w:hAnsi="Arial" w:eastAsia="黑体" w:cs="Times New Roman"/>
          <w:b/>
          <w:bCs/>
          <w:caps/>
          <w:kern w:val="0"/>
          <w:sz w:val="24"/>
          <w:szCs w:val="24"/>
          <w:lang w:val="en-US" w:eastAsia="zh-CN" w:bidi="ar-SA"/>
        </w:rPr>
        <w:t>8.11</w:t>
      </w:r>
      <w:r>
        <w:rPr>
          <w:rFonts w:hint="eastAsia" w:cs="Times New Roman"/>
          <w:b/>
          <w:bCs/>
          <w:caps/>
          <w:kern w:val="0"/>
          <w:sz w:val="24"/>
          <w:szCs w:val="24"/>
          <w:lang w:val="en-US" w:eastAsia="zh-CN" w:bidi="ar-SA"/>
        </w:rPr>
        <w:t xml:space="preserve"> </w:t>
      </w:r>
      <w:r>
        <w:rPr>
          <w:rFonts w:hint="eastAsia"/>
        </w:rPr>
        <w:t xml:space="preserve"> </w:t>
      </w:r>
      <w:bookmarkStart w:id="1087" w:name="_Toc48573837"/>
      <w:bookmarkStart w:id="1088" w:name="_Toc5724075"/>
      <w:bookmarkStart w:id="1089" w:name="_Toc48573699"/>
      <w:bookmarkStart w:id="1090" w:name="_Toc49257751"/>
      <w:bookmarkStart w:id="1091" w:name="_Toc48312039"/>
      <w:r>
        <w:t>RADIO COMMUNICATION EQUIPMENT</w:t>
      </w:r>
      <w:bookmarkEnd w:id="1087"/>
      <w:bookmarkEnd w:id="1088"/>
      <w:bookmarkEnd w:id="1089"/>
      <w:bookmarkEnd w:id="1090"/>
      <w:bookmarkEnd w:id="1091"/>
    </w:p>
    <w:p w14:paraId="7367C374">
      <w:pPr>
        <w:pStyle w:val="3"/>
        <w:numPr>
          <w:ilvl w:val="2"/>
          <w:numId w:val="0"/>
        </w:numPr>
        <w:ind w:left="709" w:leftChars="0" w:hanging="709" w:firstLineChars="0"/>
        <w:jc w:val="left"/>
      </w:pPr>
      <w:bookmarkStart w:id="1092" w:name="_Toc48312040"/>
      <w:bookmarkStart w:id="1093" w:name="_Toc49257752"/>
      <w:bookmarkStart w:id="1094" w:name="_Toc5724076"/>
      <w:bookmarkStart w:id="1095" w:name="_Toc48573700"/>
      <w:bookmarkStart w:id="1096" w:name="_Toc48573838"/>
      <w:r>
        <w:rPr>
          <w:rFonts w:hint="eastAsia" w:ascii="Arial" w:hAnsi="Arial" w:eastAsia="黑体" w:cs="Times New Roman"/>
          <w:b/>
          <w:bCs/>
          <w:caps/>
          <w:kern w:val="0"/>
          <w:sz w:val="24"/>
          <w:szCs w:val="24"/>
          <w:lang w:val="en-US" w:eastAsia="zh-CN" w:bidi="ar-SA"/>
        </w:rPr>
        <w:t>8.11.1</w:t>
      </w:r>
      <w:r>
        <w:rPr>
          <w:rFonts w:hint="eastAsia" w:cs="Times New Roman"/>
          <w:b/>
          <w:bCs/>
          <w:caps/>
          <w:kern w:val="0"/>
          <w:sz w:val="24"/>
          <w:szCs w:val="24"/>
          <w:lang w:val="en-US" w:eastAsia="zh-CN" w:bidi="ar-SA"/>
        </w:rPr>
        <w:t xml:space="preserve"> </w:t>
      </w:r>
      <w:r>
        <w:t>GENERAL</w:t>
      </w:r>
      <w:bookmarkEnd w:id="1092"/>
      <w:bookmarkEnd w:id="1093"/>
      <w:bookmarkEnd w:id="1094"/>
      <w:bookmarkEnd w:id="1095"/>
      <w:bookmarkEnd w:id="1096"/>
    </w:p>
    <w:p w14:paraId="2CAF8FC9">
      <w:pPr>
        <w:autoSpaceDE w:val="0"/>
        <w:autoSpaceDN w:val="0"/>
        <w:adjustRightInd w:val="0"/>
        <w:ind w:left="1012"/>
        <w:rPr>
          <w:kern w:val="0"/>
          <w:sz w:val="24"/>
        </w:rPr>
      </w:pPr>
      <w:r>
        <w:rPr>
          <w:kern w:val="0"/>
          <w:sz w:val="24"/>
        </w:rPr>
        <w:t>Radio communication equipment shall comply with the International Telecommunication Radio Regulations and the SOLAS Convention (GMDSS) for A1, A2, A3 sea area</w:t>
      </w:r>
      <w:r>
        <w:rPr>
          <w:rFonts w:hint="eastAsia"/>
          <w:kern w:val="0"/>
          <w:sz w:val="24"/>
        </w:rPr>
        <w:t xml:space="preserve"> </w:t>
      </w:r>
      <w:r>
        <w:rPr>
          <w:kern w:val="0"/>
          <w:sz w:val="24"/>
        </w:rPr>
        <w:t>and adopt shore-based maintenance.</w:t>
      </w:r>
    </w:p>
    <w:p w14:paraId="5CE58728">
      <w:pPr>
        <w:autoSpaceDE w:val="0"/>
        <w:autoSpaceDN w:val="0"/>
        <w:adjustRightInd w:val="0"/>
        <w:ind w:left="1012"/>
        <w:rPr>
          <w:kern w:val="0"/>
          <w:sz w:val="24"/>
        </w:rPr>
      </w:pPr>
    </w:p>
    <w:p w14:paraId="1FB7D3C6">
      <w:pPr>
        <w:pStyle w:val="3"/>
        <w:numPr>
          <w:ilvl w:val="2"/>
          <w:numId w:val="0"/>
        </w:numPr>
        <w:ind w:left="709" w:leftChars="0" w:hanging="709" w:firstLineChars="0"/>
        <w:jc w:val="left"/>
      </w:pPr>
      <w:bookmarkStart w:id="1097" w:name="_Toc49257753"/>
      <w:bookmarkStart w:id="1098" w:name="_Toc48312041"/>
      <w:bookmarkStart w:id="1099" w:name="_Toc48573839"/>
      <w:bookmarkStart w:id="1100" w:name="_Toc48573701"/>
      <w:bookmarkStart w:id="1101" w:name="_Toc5724077"/>
      <w:r>
        <w:rPr>
          <w:rFonts w:hint="eastAsia" w:ascii="Arial" w:hAnsi="Arial" w:eastAsia="黑体" w:cs="Times New Roman"/>
          <w:b/>
          <w:bCs/>
          <w:caps/>
          <w:kern w:val="0"/>
          <w:sz w:val="24"/>
          <w:szCs w:val="24"/>
          <w:lang w:val="en-US" w:eastAsia="zh-CN" w:bidi="ar-SA"/>
        </w:rPr>
        <w:t>8.11.2</w:t>
      </w:r>
      <w:r>
        <w:rPr>
          <w:rFonts w:hint="eastAsia" w:cs="Times New Roman"/>
          <w:b/>
          <w:bCs/>
          <w:caps/>
          <w:kern w:val="0"/>
          <w:sz w:val="24"/>
          <w:szCs w:val="24"/>
          <w:lang w:val="en-US" w:eastAsia="zh-CN" w:bidi="ar-SA"/>
        </w:rPr>
        <w:t xml:space="preserve"> </w:t>
      </w:r>
      <w:r>
        <w:t>MF/HF RADIO EQUIPMENT (AC 220 V, DC 24 V)</w:t>
      </w:r>
      <w:bookmarkEnd w:id="1097"/>
      <w:bookmarkEnd w:id="1098"/>
      <w:bookmarkEnd w:id="1099"/>
      <w:bookmarkEnd w:id="1100"/>
      <w:bookmarkEnd w:id="1101"/>
    </w:p>
    <w:p w14:paraId="2670B877">
      <w:pPr>
        <w:autoSpaceDE w:val="0"/>
        <w:autoSpaceDN w:val="0"/>
        <w:adjustRightInd w:val="0"/>
        <w:ind w:left="1012"/>
        <w:rPr>
          <w:kern w:val="0"/>
          <w:sz w:val="24"/>
        </w:rPr>
      </w:pPr>
      <w:r>
        <w:rPr>
          <w:kern w:val="0"/>
          <w:sz w:val="24"/>
        </w:rPr>
        <w:t>One (1) set of MF/HF radio equipment shall be installed in radio space.</w:t>
      </w:r>
    </w:p>
    <w:p w14:paraId="54C69E62">
      <w:pPr>
        <w:tabs>
          <w:tab w:val="left" w:pos="3880"/>
        </w:tabs>
        <w:autoSpaceDE w:val="0"/>
        <w:autoSpaceDN w:val="0"/>
        <w:adjustRightInd w:val="0"/>
        <w:spacing w:line="240" w:lineRule="exact"/>
        <w:ind w:left="1009"/>
        <w:rPr>
          <w:kern w:val="0"/>
          <w:sz w:val="24"/>
        </w:rPr>
      </w:pPr>
    </w:p>
    <w:p w14:paraId="2DD5C0D8">
      <w:pPr>
        <w:autoSpaceDE w:val="0"/>
        <w:autoSpaceDN w:val="0"/>
        <w:adjustRightInd w:val="0"/>
        <w:ind w:left="1012"/>
        <w:rPr>
          <w:kern w:val="0"/>
          <w:sz w:val="24"/>
        </w:rPr>
      </w:pPr>
      <w:r>
        <w:rPr>
          <w:kern w:val="0"/>
          <w:sz w:val="24"/>
        </w:rPr>
        <w:t>1- 250W MF/HF transmitter</w:t>
      </w:r>
    </w:p>
    <w:p w14:paraId="2F35FB6B">
      <w:pPr>
        <w:autoSpaceDE w:val="0"/>
        <w:autoSpaceDN w:val="0"/>
        <w:adjustRightInd w:val="0"/>
        <w:ind w:left="1012"/>
        <w:rPr>
          <w:kern w:val="0"/>
          <w:sz w:val="24"/>
        </w:rPr>
      </w:pPr>
      <w:r>
        <w:rPr>
          <w:kern w:val="0"/>
          <w:sz w:val="24"/>
        </w:rPr>
        <w:t xml:space="preserve">1- </w:t>
      </w:r>
      <w:r>
        <w:rPr>
          <w:rFonts w:hint="eastAsia"/>
          <w:kern w:val="0"/>
          <w:sz w:val="24"/>
        </w:rPr>
        <w:t>S</w:t>
      </w:r>
      <w:r>
        <w:rPr>
          <w:kern w:val="0"/>
          <w:sz w:val="24"/>
        </w:rPr>
        <w:t xml:space="preserve">elf-supporting </w:t>
      </w:r>
      <w:r>
        <w:rPr>
          <w:rFonts w:hint="eastAsia"/>
          <w:kern w:val="0"/>
          <w:sz w:val="24"/>
        </w:rPr>
        <w:t xml:space="preserve">Tx </w:t>
      </w:r>
      <w:r>
        <w:rPr>
          <w:kern w:val="0"/>
          <w:sz w:val="24"/>
        </w:rPr>
        <w:t>antenna</w:t>
      </w:r>
    </w:p>
    <w:p w14:paraId="3EE510C8">
      <w:pPr>
        <w:autoSpaceDE w:val="0"/>
        <w:autoSpaceDN w:val="0"/>
        <w:adjustRightInd w:val="0"/>
        <w:ind w:left="1012"/>
        <w:rPr>
          <w:kern w:val="0"/>
          <w:sz w:val="24"/>
        </w:rPr>
      </w:pPr>
      <w:r>
        <w:rPr>
          <w:kern w:val="0"/>
          <w:sz w:val="24"/>
        </w:rPr>
        <w:t>1- MF/HF receiver</w:t>
      </w:r>
    </w:p>
    <w:p w14:paraId="3F816346">
      <w:pPr>
        <w:autoSpaceDE w:val="0"/>
        <w:autoSpaceDN w:val="0"/>
        <w:adjustRightInd w:val="0"/>
        <w:ind w:left="1012"/>
        <w:rPr>
          <w:kern w:val="0"/>
          <w:sz w:val="24"/>
        </w:rPr>
      </w:pPr>
      <w:r>
        <w:rPr>
          <w:kern w:val="0"/>
          <w:sz w:val="24"/>
        </w:rPr>
        <w:t>1- MF/HF receiv</w:t>
      </w:r>
      <w:r>
        <w:rPr>
          <w:rFonts w:hint="eastAsia"/>
          <w:kern w:val="0"/>
          <w:sz w:val="24"/>
        </w:rPr>
        <w:t>ing whip antenna</w:t>
      </w:r>
    </w:p>
    <w:p w14:paraId="1B39B6F9">
      <w:pPr>
        <w:autoSpaceDE w:val="0"/>
        <w:autoSpaceDN w:val="0"/>
        <w:adjustRightInd w:val="0"/>
        <w:ind w:left="1012"/>
        <w:rPr>
          <w:kern w:val="0"/>
          <w:sz w:val="24"/>
        </w:rPr>
      </w:pPr>
      <w:r>
        <w:rPr>
          <w:kern w:val="0"/>
          <w:sz w:val="24"/>
        </w:rPr>
        <w:t>1- MF/HF DSC terminal</w:t>
      </w:r>
    </w:p>
    <w:p w14:paraId="61230861">
      <w:pPr>
        <w:autoSpaceDE w:val="0"/>
        <w:autoSpaceDN w:val="0"/>
        <w:adjustRightInd w:val="0"/>
        <w:ind w:left="1012"/>
        <w:rPr>
          <w:kern w:val="0"/>
          <w:sz w:val="24"/>
        </w:rPr>
      </w:pPr>
      <w:r>
        <w:rPr>
          <w:kern w:val="0"/>
          <w:sz w:val="24"/>
        </w:rPr>
        <w:t>1- MF/HF DSC receiver</w:t>
      </w:r>
      <w:r>
        <w:rPr>
          <w:rFonts w:hint="eastAsia"/>
          <w:kern w:val="0"/>
          <w:sz w:val="24"/>
        </w:rPr>
        <w:t xml:space="preserve"> and whip antenna</w:t>
      </w:r>
    </w:p>
    <w:p w14:paraId="1BFCF53F">
      <w:pPr>
        <w:autoSpaceDE w:val="0"/>
        <w:autoSpaceDN w:val="0"/>
        <w:adjustRightInd w:val="0"/>
        <w:ind w:left="1012"/>
        <w:rPr>
          <w:kern w:val="0"/>
          <w:sz w:val="24"/>
        </w:rPr>
      </w:pPr>
      <w:r>
        <w:rPr>
          <w:kern w:val="0"/>
          <w:sz w:val="24"/>
        </w:rPr>
        <w:t>1- Radio controller</w:t>
      </w:r>
    </w:p>
    <w:p w14:paraId="682A44F7">
      <w:pPr>
        <w:autoSpaceDE w:val="0"/>
        <w:autoSpaceDN w:val="0"/>
        <w:adjustRightInd w:val="0"/>
        <w:ind w:left="1012"/>
        <w:rPr>
          <w:kern w:val="0"/>
          <w:sz w:val="24"/>
        </w:rPr>
      </w:pPr>
      <w:r>
        <w:rPr>
          <w:kern w:val="0"/>
          <w:sz w:val="24"/>
        </w:rPr>
        <w:t>1- Battery charger</w:t>
      </w:r>
    </w:p>
    <w:p w14:paraId="406BA5C9">
      <w:pPr>
        <w:autoSpaceDE w:val="0"/>
        <w:autoSpaceDN w:val="0"/>
        <w:adjustRightInd w:val="0"/>
        <w:ind w:left="1012"/>
        <w:rPr>
          <w:kern w:val="0"/>
          <w:sz w:val="24"/>
        </w:rPr>
      </w:pPr>
      <w:r>
        <w:rPr>
          <w:kern w:val="0"/>
          <w:sz w:val="24"/>
        </w:rPr>
        <w:t xml:space="preserve">1- Set of necessary accessories according to </w:t>
      </w:r>
      <w:r>
        <w:rPr>
          <w:rFonts w:hint="eastAsia"/>
          <w:kern w:val="0"/>
          <w:sz w:val="24"/>
        </w:rPr>
        <w:t>M</w:t>
      </w:r>
      <w:r>
        <w:rPr>
          <w:kern w:val="0"/>
          <w:sz w:val="24"/>
        </w:rPr>
        <w:t>aker’s standard</w:t>
      </w:r>
    </w:p>
    <w:p w14:paraId="698A33DF">
      <w:pPr>
        <w:autoSpaceDE w:val="0"/>
        <w:autoSpaceDN w:val="0"/>
        <w:adjustRightInd w:val="0"/>
        <w:ind w:left="1012"/>
        <w:rPr>
          <w:kern w:val="0"/>
          <w:sz w:val="24"/>
        </w:rPr>
      </w:pPr>
    </w:p>
    <w:p w14:paraId="71BA698D">
      <w:pPr>
        <w:pStyle w:val="3"/>
        <w:numPr>
          <w:ilvl w:val="2"/>
          <w:numId w:val="0"/>
        </w:numPr>
        <w:ind w:left="709" w:leftChars="0" w:hanging="709" w:firstLineChars="0"/>
        <w:jc w:val="left"/>
      </w:pPr>
      <w:bookmarkStart w:id="1102" w:name="_Toc49257754"/>
      <w:bookmarkStart w:id="1103" w:name="_Toc48573840"/>
      <w:bookmarkStart w:id="1104" w:name="_Toc5724078"/>
      <w:bookmarkStart w:id="1105" w:name="_Toc48312042"/>
      <w:bookmarkStart w:id="1106" w:name="_Toc48573702"/>
      <w:r>
        <w:rPr>
          <w:rFonts w:hint="eastAsia" w:ascii="Arial" w:hAnsi="Arial" w:eastAsia="黑体" w:cs="Times New Roman"/>
          <w:b/>
          <w:bCs/>
          <w:caps/>
          <w:kern w:val="0"/>
          <w:sz w:val="24"/>
          <w:szCs w:val="24"/>
          <w:lang w:val="en-US" w:eastAsia="zh-CN" w:bidi="ar-SA"/>
        </w:rPr>
        <w:t>8.11.3</w:t>
      </w:r>
      <w:r>
        <w:rPr>
          <w:rFonts w:hint="eastAsia" w:cs="Times New Roman"/>
          <w:b/>
          <w:bCs/>
          <w:caps/>
          <w:kern w:val="0"/>
          <w:sz w:val="24"/>
          <w:szCs w:val="24"/>
          <w:lang w:val="en-US" w:eastAsia="zh-CN" w:bidi="ar-SA"/>
        </w:rPr>
        <w:t xml:space="preserve"> </w:t>
      </w:r>
      <w:r>
        <w:t>VHF RADIO TELEPHONE</w:t>
      </w:r>
      <w:bookmarkEnd w:id="1102"/>
      <w:bookmarkEnd w:id="1103"/>
      <w:bookmarkEnd w:id="1104"/>
      <w:bookmarkEnd w:id="1105"/>
      <w:bookmarkEnd w:id="1106"/>
      <w:r>
        <w:t xml:space="preserve"> </w:t>
      </w:r>
    </w:p>
    <w:p w14:paraId="0DD6F74A">
      <w:pPr>
        <w:autoSpaceDE w:val="0"/>
        <w:autoSpaceDN w:val="0"/>
        <w:adjustRightInd w:val="0"/>
        <w:ind w:left="1012"/>
        <w:rPr>
          <w:kern w:val="0"/>
          <w:sz w:val="24"/>
        </w:rPr>
      </w:pPr>
      <w:r>
        <w:rPr>
          <w:rFonts w:hint="eastAsia"/>
          <w:kern w:val="0"/>
          <w:sz w:val="24"/>
        </w:rPr>
        <w:t>Two</w:t>
      </w:r>
      <w:r>
        <w:rPr>
          <w:kern w:val="0"/>
          <w:sz w:val="24"/>
        </w:rPr>
        <w:t xml:space="preserve"> (</w:t>
      </w:r>
      <w:r>
        <w:rPr>
          <w:rFonts w:hint="eastAsia"/>
          <w:kern w:val="0"/>
          <w:sz w:val="24"/>
        </w:rPr>
        <w:t>2</w:t>
      </w:r>
      <w:r>
        <w:rPr>
          <w:kern w:val="0"/>
          <w:sz w:val="24"/>
        </w:rPr>
        <w:t xml:space="preserve">) sets of VHF radiotelephone </w:t>
      </w:r>
      <w:r>
        <w:rPr>
          <w:rFonts w:hint="eastAsia"/>
          <w:kern w:val="0"/>
          <w:sz w:val="24"/>
        </w:rPr>
        <w:t xml:space="preserve">of DSC </w:t>
      </w:r>
      <w:r>
        <w:rPr>
          <w:kern w:val="0"/>
          <w:sz w:val="24"/>
        </w:rPr>
        <w:t>with 57 channels and USA channel shall be installed</w:t>
      </w:r>
      <w:r>
        <w:rPr>
          <w:rFonts w:hint="eastAsia"/>
          <w:kern w:val="0"/>
          <w:sz w:val="24"/>
        </w:rPr>
        <w:t xml:space="preserve"> </w:t>
      </w:r>
      <w:r>
        <w:rPr>
          <w:kern w:val="0"/>
          <w:sz w:val="24"/>
        </w:rPr>
        <w:t xml:space="preserve">in wheelhouse </w:t>
      </w:r>
      <w:r>
        <w:rPr>
          <w:rFonts w:hint="eastAsia"/>
          <w:kern w:val="0"/>
          <w:sz w:val="24"/>
        </w:rPr>
        <w:t xml:space="preserve">control </w:t>
      </w:r>
      <w:r>
        <w:rPr>
          <w:kern w:val="0"/>
          <w:sz w:val="24"/>
        </w:rPr>
        <w:t>console.</w:t>
      </w:r>
    </w:p>
    <w:p w14:paraId="1B9FF2DB">
      <w:pPr>
        <w:autoSpaceDE w:val="0"/>
        <w:autoSpaceDN w:val="0"/>
        <w:adjustRightInd w:val="0"/>
        <w:ind w:left="1012"/>
        <w:rPr>
          <w:kern w:val="0"/>
          <w:sz w:val="24"/>
        </w:rPr>
      </w:pPr>
    </w:p>
    <w:p w14:paraId="6CA807BE">
      <w:pPr>
        <w:autoSpaceDE w:val="0"/>
        <w:autoSpaceDN w:val="0"/>
        <w:adjustRightInd w:val="0"/>
        <w:ind w:left="1012"/>
        <w:rPr>
          <w:kern w:val="0"/>
          <w:sz w:val="24"/>
        </w:rPr>
      </w:pPr>
      <w:r>
        <w:rPr>
          <w:kern w:val="0"/>
          <w:sz w:val="24"/>
        </w:rPr>
        <w:t>Each set including:</w:t>
      </w:r>
    </w:p>
    <w:p w14:paraId="5F75B73B">
      <w:pPr>
        <w:autoSpaceDE w:val="0"/>
        <w:autoSpaceDN w:val="0"/>
        <w:adjustRightInd w:val="0"/>
        <w:ind w:left="1012"/>
        <w:rPr>
          <w:kern w:val="0"/>
          <w:sz w:val="24"/>
        </w:rPr>
      </w:pPr>
      <w:r>
        <w:rPr>
          <w:kern w:val="0"/>
          <w:sz w:val="24"/>
        </w:rPr>
        <w:t>1-VHF telephone with DSC and whip antenna</w:t>
      </w:r>
    </w:p>
    <w:p w14:paraId="02814FB6">
      <w:pPr>
        <w:autoSpaceDE w:val="0"/>
        <w:autoSpaceDN w:val="0"/>
        <w:adjustRightInd w:val="0"/>
        <w:ind w:left="1012"/>
        <w:rPr>
          <w:kern w:val="0"/>
          <w:sz w:val="24"/>
        </w:rPr>
      </w:pPr>
      <w:r>
        <w:rPr>
          <w:kern w:val="0"/>
          <w:sz w:val="24"/>
        </w:rPr>
        <w:t>1-VHF DSC watch receiver (channel 70) with antenna</w:t>
      </w:r>
    </w:p>
    <w:p w14:paraId="508FFCCA">
      <w:pPr>
        <w:autoSpaceDE w:val="0"/>
        <w:autoSpaceDN w:val="0"/>
        <w:adjustRightInd w:val="0"/>
        <w:ind w:left="1012"/>
        <w:rPr>
          <w:kern w:val="0"/>
          <w:sz w:val="24"/>
        </w:rPr>
      </w:pPr>
    </w:p>
    <w:p w14:paraId="541B55E5">
      <w:pPr>
        <w:autoSpaceDE w:val="0"/>
        <w:autoSpaceDN w:val="0"/>
        <w:adjustRightInd w:val="0"/>
        <w:ind w:left="1012"/>
        <w:rPr>
          <w:kern w:val="0"/>
          <w:sz w:val="24"/>
        </w:rPr>
      </w:pPr>
      <w:r>
        <w:rPr>
          <w:rFonts w:hint="eastAsia"/>
          <w:kern w:val="0"/>
          <w:sz w:val="24"/>
        </w:rPr>
        <w:t>The</w:t>
      </w:r>
      <w:r>
        <w:rPr>
          <w:kern w:val="0"/>
          <w:sz w:val="24"/>
        </w:rPr>
        <w:t xml:space="preserve"> No.1 VHF shall be installed at Navigation Signal Console</w:t>
      </w:r>
      <w:r>
        <w:rPr>
          <w:rFonts w:hint="eastAsia"/>
          <w:kern w:val="0"/>
          <w:sz w:val="24"/>
        </w:rPr>
        <w:t xml:space="preserve"> in hands </w:t>
      </w:r>
      <w:r>
        <w:rPr>
          <w:kern w:val="0"/>
          <w:sz w:val="24"/>
        </w:rPr>
        <w:t>reach</w:t>
      </w:r>
      <w:r>
        <w:rPr>
          <w:rFonts w:hint="eastAsia"/>
          <w:kern w:val="0"/>
          <w:sz w:val="24"/>
        </w:rPr>
        <w:t xml:space="preserve"> area near the OOW seat, with one(1) remote control handset at the front bulk of wheelhouse</w:t>
      </w:r>
      <w:r>
        <w:rPr>
          <w:kern w:val="0"/>
          <w:sz w:val="24"/>
        </w:rPr>
        <w:t xml:space="preserve">. </w:t>
      </w:r>
    </w:p>
    <w:p w14:paraId="09AB4B0B">
      <w:pPr>
        <w:autoSpaceDE w:val="0"/>
        <w:autoSpaceDN w:val="0"/>
        <w:adjustRightInd w:val="0"/>
        <w:ind w:left="1012"/>
        <w:rPr>
          <w:kern w:val="0"/>
          <w:sz w:val="24"/>
        </w:rPr>
      </w:pPr>
    </w:p>
    <w:p w14:paraId="69D6B97D">
      <w:pPr>
        <w:autoSpaceDE w:val="0"/>
        <w:autoSpaceDN w:val="0"/>
        <w:adjustRightInd w:val="0"/>
        <w:ind w:left="1012"/>
        <w:rPr>
          <w:kern w:val="0"/>
          <w:sz w:val="24"/>
        </w:rPr>
      </w:pPr>
      <w:r>
        <w:rPr>
          <w:kern w:val="0"/>
          <w:sz w:val="24"/>
        </w:rPr>
        <w:t>No.</w:t>
      </w:r>
      <w:r>
        <w:rPr>
          <w:rFonts w:hint="eastAsia"/>
          <w:kern w:val="0"/>
          <w:sz w:val="24"/>
        </w:rPr>
        <w:t>2</w:t>
      </w:r>
      <w:r>
        <w:rPr>
          <w:kern w:val="0"/>
          <w:sz w:val="24"/>
        </w:rPr>
        <w:t xml:space="preserve"> VHF shall be installed at</w:t>
      </w:r>
      <w:r>
        <w:rPr>
          <w:rFonts w:hint="eastAsia"/>
          <w:kern w:val="0"/>
          <w:sz w:val="24"/>
        </w:rPr>
        <w:t xml:space="preserve"> </w:t>
      </w:r>
      <w:r>
        <w:rPr>
          <w:kern w:val="0"/>
          <w:sz w:val="24"/>
        </w:rPr>
        <w:t>Navigation Console</w:t>
      </w:r>
      <w:r>
        <w:rPr>
          <w:rFonts w:hint="eastAsia"/>
          <w:kern w:val="0"/>
          <w:sz w:val="24"/>
        </w:rPr>
        <w:t xml:space="preserve"> in hands </w:t>
      </w:r>
      <w:r>
        <w:rPr>
          <w:kern w:val="0"/>
          <w:sz w:val="24"/>
        </w:rPr>
        <w:t>reach</w:t>
      </w:r>
      <w:r>
        <w:rPr>
          <w:rFonts w:hint="eastAsia"/>
          <w:kern w:val="0"/>
          <w:sz w:val="24"/>
        </w:rPr>
        <w:t xml:space="preserve"> area near the OOW seat, with slave sockets for both wings .</w:t>
      </w:r>
    </w:p>
    <w:p w14:paraId="4B263872">
      <w:pPr>
        <w:autoSpaceDE w:val="0"/>
        <w:autoSpaceDN w:val="0"/>
        <w:adjustRightInd w:val="0"/>
        <w:ind w:left="1012"/>
        <w:rPr>
          <w:kern w:val="0"/>
          <w:sz w:val="24"/>
        </w:rPr>
      </w:pPr>
    </w:p>
    <w:p w14:paraId="6CC55A91">
      <w:pPr>
        <w:autoSpaceDE w:val="0"/>
        <w:autoSpaceDN w:val="0"/>
        <w:adjustRightInd w:val="0"/>
        <w:ind w:left="1012"/>
        <w:rPr>
          <w:kern w:val="0"/>
          <w:sz w:val="24"/>
        </w:rPr>
      </w:pPr>
      <w:r>
        <w:rPr>
          <w:kern w:val="0"/>
          <w:sz w:val="24"/>
        </w:rPr>
        <w:t xml:space="preserve">One </w:t>
      </w:r>
      <w:r>
        <w:rPr>
          <w:rFonts w:hint="eastAsia"/>
          <w:kern w:val="0"/>
          <w:sz w:val="24"/>
        </w:rPr>
        <w:t xml:space="preserve">(1) </w:t>
      </w:r>
      <w:r>
        <w:rPr>
          <w:kern w:val="0"/>
          <w:sz w:val="24"/>
        </w:rPr>
        <w:t xml:space="preserve">portable handset </w:t>
      </w:r>
      <w:r>
        <w:rPr>
          <w:rFonts w:hint="eastAsia"/>
          <w:kern w:val="0"/>
          <w:sz w:val="24"/>
        </w:rPr>
        <w:t>will</w:t>
      </w:r>
      <w:r>
        <w:rPr>
          <w:kern w:val="0"/>
          <w:sz w:val="24"/>
        </w:rPr>
        <w:t xml:space="preserve"> be provided for both wings.</w:t>
      </w:r>
    </w:p>
    <w:p w14:paraId="0EB00BB1">
      <w:pPr>
        <w:autoSpaceDE w:val="0"/>
        <w:autoSpaceDN w:val="0"/>
        <w:adjustRightInd w:val="0"/>
        <w:ind w:left="1012"/>
        <w:rPr>
          <w:kern w:val="0"/>
          <w:sz w:val="24"/>
        </w:rPr>
      </w:pPr>
    </w:p>
    <w:p w14:paraId="768CA228">
      <w:pPr>
        <w:autoSpaceDE w:val="0"/>
        <w:autoSpaceDN w:val="0"/>
        <w:adjustRightInd w:val="0"/>
        <w:ind w:left="1012"/>
        <w:rPr>
          <w:kern w:val="0"/>
          <w:sz w:val="24"/>
        </w:rPr>
      </w:pPr>
    </w:p>
    <w:p w14:paraId="66A3850D">
      <w:pPr>
        <w:autoSpaceDE w:val="0"/>
        <w:autoSpaceDN w:val="0"/>
        <w:adjustRightInd w:val="0"/>
        <w:ind w:left="1012"/>
        <w:rPr>
          <w:kern w:val="0"/>
          <w:sz w:val="24"/>
        </w:rPr>
      </w:pPr>
      <w:r>
        <w:rPr>
          <w:kern w:val="0"/>
          <w:sz w:val="24"/>
        </w:rPr>
        <w:t xml:space="preserve">DC 24V Power </w:t>
      </w:r>
      <w:r>
        <w:rPr>
          <w:rFonts w:hint="eastAsia"/>
          <w:kern w:val="0"/>
          <w:sz w:val="24"/>
        </w:rPr>
        <w:t>should</w:t>
      </w:r>
      <w:r>
        <w:rPr>
          <w:kern w:val="0"/>
          <w:sz w:val="24"/>
        </w:rPr>
        <w:t xml:space="preserve"> be fed from the radio battery.</w:t>
      </w:r>
    </w:p>
    <w:p w14:paraId="29047854">
      <w:pPr>
        <w:autoSpaceDE w:val="0"/>
        <w:autoSpaceDN w:val="0"/>
        <w:adjustRightInd w:val="0"/>
        <w:ind w:left="1012"/>
        <w:rPr>
          <w:kern w:val="0"/>
          <w:sz w:val="24"/>
        </w:rPr>
      </w:pPr>
    </w:p>
    <w:p w14:paraId="163359ED">
      <w:pPr>
        <w:pStyle w:val="3"/>
        <w:numPr>
          <w:ilvl w:val="2"/>
          <w:numId w:val="0"/>
        </w:numPr>
        <w:ind w:left="709" w:leftChars="0" w:hanging="709" w:firstLineChars="0"/>
        <w:jc w:val="left"/>
      </w:pPr>
      <w:bookmarkStart w:id="1107" w:name="_Toc49257755"/>
      <w:bookmarkStart w:id="1108" w:name="_Toc48312043"/>
      <w:bookmarkStart w:id="1109" w:name="_Toc5724079"/>
      <w:bookmarkStart w:id="1110" w:name="_Toc48573841"/>
      <w:bookmarkStart w:id="1111" w:name="_Toc48573703"/>
      <w:r>
        <w:rPr>
          <w:rFonts w:hint="eastAsia" w:ascii="Arial" w:hAnsi="Arial" w:eastAsia="黑体" w:cs="Times New Roman"/>
          <w:b/>
          <w:bCs/>
          <w:caps/>
          <w:kern w:val="0"/>
          <w:sz w:val="24"/>
          <w:szCs w:val="24"/>
          <w:lang w:val="en-US" w:eastAsia="zh-CN" w:bidi="ar-SA"/>
        </w:rPr>
        <w:t>8.11.4</w:t>
      </w:r>
      <w:r>
        <w:rPr>
          <w:rFonts w:hint="eastAsia" w:cs="Times New Roman"/>
          <w:b/>
          <w:bCs/>
          <w:caps/>
          <w:kern w:val="0"/>
          <w:sz w:val="24"/>
          <w:szCs w:val="24"/>
          <w:lang w:val="en-US" w:eastAsia="zh-CN" w:bidi="ar-SA"/>
        </w:rPr>
        <w:t xml:space="preserve"> </w:t>
      </w:r>
      <w:r>
        <w:t>SATELLITE COMMUNICATION SYSTEM</w:t>
      </w:r>
      <w:bookmarkEnd w:id="1107"/>
      <w:bookmarkEnd w:id="1108"/>
      <w:bookmarkEnd w:id="1109"/>
      <w:bookmarkEnd w:id="1110"/>
      <w:bookmarkEnd w:id="1111"/>
    </w:p>
    <w:p w14:paraId="2429888B">
      <w:pPr>
        <w:tabs>
          <w:tab w:val="left" w:pos="1540"/>
        </w:tabs>
        <w:autoSpaceDE w:val="0"/>
        <w:autoSpaceDN w:val="0"/>
        <w:adjustRightInd w:val="0"/>
        <w:ind w:left="1012"/>
        <w:rPr>
          <w:kern w:val="0"/>
          <w:sz w:val="24"/>
        </w:rPr>
      </w:pPr>
      <w:r>
        <w:rPr>
          <w:kern w:val="0"/>
          <w:sz w:val="24"/>
        </w:rPr>
        <w:t>(1)</w:t>
      </w:r>
      <w:r>
        <w:rPr>
          <w:kern w:val="0"/>
          <w:sz w:val="24"/>
        </w:rPr>
        <w:tab/>
      </w:r>
      <w:r>
        <w:rPr>
          <w:kern w:val="0"/>
          <w:sz w:val="24"/>
        </w:rPr>
        <w:t>INMARSAT-F</w:t>
      </w:r>
      <w:r>
        <w:rPr>
          <w:rFonts w:hint="eastAsia"/>
          <w:kern w:val="0"/>
          <w:sz w:val="24"/>
        </w:rPr>
        <w:t>eet Broadband FB 500</w:t>
      </w:r>
      <w:r>
        <w:rPr>
          <w:kern w:val="0"/>
          <w:sz w:val="24"/>
        </w:rPr>
        <w:t xml:space="preserve"> (AC 220 V)</w:t>
      </w:r>
    </w:p>
    <w:p w14:paraId="6F078535">
      <w:pPr>
        <w:tabs>
          <w:tab w:val="left" w:pos="3880"/>
        </w:tabs>
        <w:autoSpaceDE w:val="0"/>
        <w:autoSpaceDN w:val="0"/>
        <w:adjustRightInd w:val="0"/>
        <w:spacing w:line="240" w:lineRule="exact"/>
        <w:ind w:left="1009"/>
        <w:rPr>
          <w:kern w:val="0"/>
          <w:sz w:val="24"/>
        </w:rPr>
      </w:pPr>
    </w:p>
    <w:p w14:paraId="7A1BD3ED">
      <w:pPr>
        <w:autoSpaceDE w:val="0"/>
        <w:autoSpaceDN w:val="0"/>
        <w:adjustRightInd w:val="0"/>
        <w:spacing w:before="16"/>
        <w:ind w:left="292" w:firstLine="720"/>
        <w:rPr>
          <w:kern w:val="0"/>
          <w:sz w:val="24"/>
        </w:rPr>
      </w:pPr>
      <w:r>
        <w:rPr>
          <w:kern w:val="0"/>
          <w:sz w:val="24"/>
        </w:rPr>
        <w:t>One</w:t>
      </w:r>
      <w:r>
        <w:rPr>
          <w:rFonts w:hint="eastAsia"/>
          <w:kern w:val="0"/>
          <w:sz w:val="24"/>
        </w:rPr>
        <w:t xml:space="preserve"> </w:t>
      </w:r>
      <w:r>
        <w:rPr>
          <w:kern w:val="0"/>
          <w:sz w:val="24"/>
        </w:rPr>
        <w:t>(1) set INMARSAT</w:t>
      </w:r>
      <w:r>
        <w:rPr>
          <w:rFonts w:hint="eastAsia"/>
          <w:kern w:val="0"/>
          <w:sz w:val="24"/>
        </w:rPr>
        <w:t xml:space="preserve"> </w:t>
      </w:r>
      <w:r>
        <w:rPr>
          <w:kern w:val="0"/>
          <w:sz w:val="24"/>
        </w:rPr>
        <w:t xml:space="preserve">Fleet broad </w:t>
      </w:r>
      <w:r>
        <w:rPr>
          <w:rFonts w:hint="eastAsia"/>
          <w:kern w:val="0"/>
          <w:sz w:val="24"/>
        </w:rPr>
        <w:t xml:space="preserve">band </w:t>
      </w:r>
      <w:r>
        <w:rPr>
          <w:kern w:val="0"/>
          <w:sz w:val="24"/>
        </w:rPr>
        <w:t xml:space="preserve">500 standard </w:t>
      </w:r>
      <w:r>
        <w:rPr>
          <w:rFonts w:hint="eastAsia"/>
          <w:kern w:val="0"/>
          <w:sz w:val="24"/>
        </w:rPr>
        <w:t>will</w:t>
      </w:r>
      <w:r>
        <w:rPr>
          <w:kern w:val="0"/>
          <w:sz w:val="24"/>
        </w:rPr>
        <w:t xml:space="preserve"> be installed, consisting of:</w:t>
      </w:r>
    </w:p>
    <w:p w14:paraId="033627ED">
      <w:pPr>
        <w:autoSpaceDE w:val="0"/>
        <w:autoSpaceDN w:val="0"/>
        <w:adjustRightInd w:val="0"/>
        <w:spacing w:before="16"/>
        <w:ind w:left="1470" w:leftChars="700"/>
        <w:rPr>
          <w:kern w:val="0"/>
          <w:sz w:val="24"/>
        </w:rPr>
      </w:pPr>
      <w:r>
        <w:rPr>
          <w:kern w:val="0"/>
          <w:sz w:val="24"/>
        </w:rPr>
        <w:t>1-</w:t>
      </w:r>
      <w:r>
        <w:rPr>
          <w:rFonts w:hint="eastAsia"/>
          <w:kern w:val="0"/>
          <w:sz w:val="24"/>
        </w:rPr>
        <w:t xml:space="preserve"> </w:t>
      </w:r>
      <w:r>
        <w:rPr>
          <w:kern w:val="0"/>
          <w:sz w:val="24"/>
        </w:rPr>
        <w:t>Main unit</w:t>
      </w:r>
    </w:p>
    <w:p w14:paraId="11B45AA4">
      <w:pPr>
        <w:autoSpaceDE w:val="0"/>
        <w:autoSpaceDN w:val="0"/>
        <w:adjustRightInd w:val="0"/>
        <w:spacing w:before="16"/>
        <w:ind w:left="1470" w:leftChars="700"/>
        <w:rPr>
          <w:kern w:val="0"/>
          <w:sz w:val="24"/>
        </w:rPr>
      </w:pPr>
      <w:r>
        <w:rPr>
          <w:rFonts w:hint="eastAsia"/>
          <w:kern w:val="0"/>
          <w:sz w:val="24"/>
        </w:rPr>
        <w:t>1</w:t>
      </w:r>
      <w:r>
        <w:rPr>
          <w:kern w:val="0"/>
          <w:sz w:val="24"/>
        </w:rPr>
        <w:t>-</w:t>
      </w:r>
      <w:r>
        <w:rPr>
          <w:rFonts w:hint="eastAsia"/>
          <w:kern w:val="0"/>
          <w:sz w:val="24"/>
        </w:rPr>
        <w:t xml:space="preserve"> </w:t>
      </w:r>
      <w:r>
        <w:rPr>
          <w:kern w:val="0"/>
          <w:sz w:val="24"/>
        </w:rPr>
        <w:t>Telephone</w:t>
      </w:r>
      <w:r>
        <w:rPr>
          <w:rFonts w:hint="eastAsia"/>
          <w:kern w:val="0"/>
          <w:sz w:val="24"/>
        </w:rPr>
        <w:t xml:space="preserve"> </w:t>
      </w:r>
      <w:r>
        <w:rPr>
          <w:kern w:val="0"/>
          <w:sz w:val="24"/>
        </w:rPr>
        <w:t>(in captain day room)</w:t>
      </w:r>
    </w:p>
    <w:p w14:paraId="1016A062">
      <w:pPr>
        <w:autoSpaceDE w:val="0"/>
        <w:autoSpaceDN w:val="0"/>
        <w:adjustRightInd w:val="0"/>
        <w:spacing w:before="16"/>
        <w:ind w:left="1470" w:leftChars="700"/>
        <w:rPr>
          <w:kern w:val="0"/>
          <w:sz w:val="24"/>
        </w:rPr>
      </w:pPr>
      <w:r>
        <w:rPr>
          <w:kern w:val="0"/>
          <w:sz w:val="24"/>
        </w:rPr>
        <w:t>1-</w:t>
      </w:r>
      <w:r>
        <w:rPr>
          <w:rFonts w:hint="eastAsia"/>
          <w:kern w:val="0"/>
          <w:sz w:val="24"/>
        </w:rPr>
        <w:t xml:space="preserve"> </w:t>
      </w:r>
      <w:r>
        <w:rPr>
          <w:kern w:val="0"/>
          <w:sz w:val="24"/>
        </w:rPr>
        <w:t>Facsimile in radio space</w:t>
      </w:r>
    </w:p>
    <w:p w14:paraId="15719D5F">
      <w:pPr>
        <w:autoSpaceDE w:val="0"/>
        <w:autoSpaceDN w:val="0"/>
        <w:adjustRightInd w:val="0"/>
        <w:spacing w:before="16"/>
        <w:ind w:left="1470" w:leftChars="700"/>
        <w:rPr>
          <w:kern w:val="0"/>
          <w:sz w:val="24"/>
        </w:rPr>
      </w:pPr>
      <w:r>
        <w:rPr>
          <w:kern w:val="0"/>
          <w:sz w:val="24"/>
        </w:rPr>
        <w:t>1-</w:t>
      </w:r>
      <w:r>
        <w:rPr>
          <w:rFonts w:hint="eastAsia"/>
          <w:kern w:val="0"/>
          <w:sz w:val="24"/>
        </w:rPr>
        <w:t xml:space="preserve"> </w:t>
      </w:r>
      <w:r>
        <w:rPr>
          <w:kern w:val="0"/>
          <w:sz w:val="24"/>
        </w:rPr>
        <w:t>Antenna on compass deck</w:t>
      </w:r>
    </w:p>
    <w:p w14:paraId="5C663846">
      <w:pPr>
        <w:autoSpaceDE w:val="0"/>
        <w:autoSpaceDN w:val="0"/>
        <w:adjustRightInd w:val="0"/>
        <w:spacing w:before="16"/>
        <w:ind w:left="1470" w:leftChars="700"/>
        <w:rPr>
          <w:kern w:val="0"/>
          <w:sz w:val="24"/>
        </w:rPr>
      </w:pPr>
      <w:r>
        <w:rPr>
          <w:kern w:val="0"/>
          <w:sz w:val="24"/>
        </w:rPr>
        <w:t>1-</w:t>
      </w:r>
      <w:r>
        <w:rPr>
          <w:rFonts w:hint="eastAsia"/>
          <w:kern w:val="0"/>
          <w:sz w:val="24"/>
        </w:rPr>
        <w:t xml:space="preserve"> </w:t>
      </w:r>
      <w:r>
        <w:rPr>
          <w:kern w:val="0"/>
          <w:sz w:val="24"/>
        </w:rPr>
        <w:t>AC/DC power supply unit</w:t>
      </w:r>
    </w:p>
    <w:p w14:paraId="23338DAD">
      <w:pPr>
        <w:widowControl/>
        <w:jc w:val="left"/>
        <w:rPr>
          <w:kern w:val="0"/>
          <w:sz w:val="24"/>
          <w:lang w:val="sv-SE"/>
        </w:rPr>
      </w:pPr>
    </w:p>
    <w:p w14:paraId="56AC2D4D">
      <w:pPr>
        <w:tabs>
          <w:tab w:val="left" w:pos="1540"/>
        </w:tabs>
        <w:autoSpaceDE w:val="0"/>
        <w:autoSpaceDN w:val="0"/>
        <w:adjustRightInd w:val="0"/>
        <w:ind w:left="1012"/>
        <w:rPr>
          <w:kern w:val="0"/>
          <w:sz w:val="24"/>
          <w:lang w:val="sv-SE"/>
        </w:rPr>
      </w:pPr>
      <w:r>
        <w:rPr>
          <w:kern w:val="0"/>
          <w:sz w:val="24"/>
          <w:lang w:val="sv-SE"/>
        </w:rPr>
        <w:t>(2)</w:t>
      </w:r>
      <w:r>
        <w:rPr>
          <w:kern w:val="0"/>
          <w:sz w:val="24"/>
          <w:lang w:val="sv-SE"/>
        </w:rPr>
        <w:tab/>
      </w:r>
      <w:r>
        <w:rPr>
          <w:kern w:val="0"/>
          <w:sz w:val="24"/>
          <w:lang w:val="sv-SE"/>
        </w:rPr>
        <w:t>INMARSAT-C (AC 220 V / DC 24 V)</w:t>
      </w:r>
    </w:p>
    <w:p w14:paraId="543E8D6C">
      <w:pPr>
        <w:autoSpaceDE w:val="0"/>
        <w:autoSpaceDN w:val="0"/>
        <w:adjustRightInd w:val="0"/>
        <w:ind w:left="1915" w:leftChars="912"/>
        <w:rPr>
          <w:kern w:val="0"/>
          <w:sz w:val="24"/>
          <w:lang w:val="sv-SE"/>
        </w:rPr>
      </w:pPr>
    </w:p>
    <w:p w14:paraId="21183DDB">
      <w:pPr>
        <w:autoSpaceDE w:val="0"/>
        <w:autoSpaceDN w:val="0"/>
        <w:adjustRightInd w:val="0"/>
        <w:ind w:left="1915" w:leftChars="912"/>
        <w:rPr>
          <w:kern w:val="0"/>
          <w:sz w:val="24"/>
        </w:rPr>
      </w:pPr>
      <w:r>
        <w:rPr>
          <w:rFonts w:hint="eastAsia"/>
          <w:kern w:val="0"/>
          <w:sz w:val="24"/>
        </w:rPr>
        <w:t>Two</w:t>
      </w:r>
      <w:r>
        <w:rPr>
          <w:kern w:val="0"/>
          <w:sz w:val="24"/>
        </w:rPr>
        <w:t xml:space="preserve"> (</w:t>
      </w:r>
      <w:r>
        <w:rPr>
          <w:rFonts w:hint="eastAsia"/>
          <w:kern w:val="0"/>
          <w:sz w:val="24"/>
        </w:rPr>
        <w:t>2</w:t>
      </w:r>
      <w:r>
        <w:rPr>
          <w:kern w:val="0"/>
          <w:sz w:val="24"/>
        </w:rPr>
        <w:t>) set</w:t>
      </w:r>
      <w:r>
        <w:rPr>
          <w:rFonts w:hint="eastAsia"/>
          <w:kern w:val="0"/>
          <w:sz w:val="24"/>
        </w:rPr>
        <w:t>s</w:t>
      </w:r>
      <w:r>
        <w:rPr>
          <w:kern w:val="0"/>
          <w:sz w:val="24"/>
        </w:rPr>
        <w:t xml:space="preserve"> of standard-C satellite communication SES with EGC reception </w:t>
      </w:r>
      <w:r>
        <w:rPr>
          <w:rFonts w:hint="eastAsia"/>
          <w:kern w:val="0"/>
          <w:sz w:val="24"/>
        </w:rPr>
        <w:t>(</w:t>
      </w:r>
      <w:r>
        <w:rPr>
          <w:rFonts w:ascii="Times-Roman" w:hAnsi="Times-Roman"/>
          <w:kern w:val="0"/>
          <w:sz w:val="24"/>
        </w:rPr>
        <w:t>One of</w:t>
      </w:r>
      <w:r>
        <w:rPr>
          <w:rFonts w:hint="eastAsia" w:ascii="Times-Roman" w:hAnsi="Times-Roman"/>
          <w:kern w:val="0"/>
          <w:sz w:val="24"/>
        </w:rPr>
        <w:t xml:space="preserve"> </w:t>
      </w:r>
      <w:r>
        <w:rPr>
          <w:rFonts w:ascii="Times-Roman" w:hAnsi="Times-Roman"/>
          <w:kern w:val="0"/>
          <w:sz w:val="24"/>
        </w:rPr>
        <w:t xml:space="preserve">them </w:t>
      </w:r>
      <w:r>
        <w:rPr>
          <w:rFonts w:hint="eastAsia"/>
          <w:kern w:val="0"/>
          <w:sz w:val="24"/>
        </w:rPr>
        <w:t>may</w:t>
      </w:r>
      <w:r>
        <w:rPr>
          <w:kern w:val="0"/>
          <w:sz w:val="24"/>
        </w:rPr>
        <w:t xml:space="preserve"> </w:t>
      </w:r>
      <w:r>
        <w:rPr>
          <w:rFonts w:hint="eastAsia"/>
          <w:kern w:val="0"/>
          <w:sz w:val="24"/>
        </w:rPr>
        <w:t>be combined with</w:t>
      </w:r>
      <w:r>
        <w:rPr>
          <w:kern w:val="0"/>
          <w:sz w:val="24"/>
        </w:rPr>
        <w:t xml:space="preserve"> LRIT </w:t>
      </w:r>
      <w:r>
        <w:rPr>
          <w:rFonts w:hint="eastAsia"/>
          <w:kern w:val="0"/>
          <w:sz w:val="24"/>
        </w:rPr>
        <w:t>and SSAS function</w:t>
      </w:r>
      <w:r>
        <w:rPr>
          <w:rFonts w:hint="eastAsia" w:ascii="Times-Roman" w:hAnsi="Times-Roman"/>
          <w:kern w:val="0"/>
          <w:sz w:val="24"/>
        </w:rPr>
        <w:t xml:space="preserve">), each one </w:t>
      </w:r>
      <w:r>
        <w:rPr>
          <w:kern w:val="0"/>
          <w:sz w:val="24"/>
        </w:rPr>
        <w:t>shall be provided as follow</w:t>
      </w:r>
      <w:r>
        <w:rPr>
          <w:rFonts w:hint="eastAsia"/>
          <w:kern w:val="0"/>
          <w:sz w:val="24"/>
        </w:rPr>
        <w:t>s</w:t>
      </w:r>
      <w:r>
        <w:rPr>
          <w:kern w:val="0"/>
          <w:sz w:val="24"/>
        </w:rPr>
        <w:t>:</w:t>
      </w:r>
    </w:p>
    <w:p w14:paraId="745DB26A">
      <w:pPr>
        <w:autoSpaceDE w:val="0"/>
        <w:autoSpaceDN w:val="0"/>
        <w:adjustRightInd w:val="0"/>
        <w:ind w:left="1915" w:leftChars="912"/>
        <w:rPr>
          <w:kern w:val="0"/>
          <w:sz w:val="24"/>
        </w:rPr>
      </w:pPr>
    </w:p>
    <w:p w14:paraId="17860AF1">
      <w:pPr>
        <w:autoSpaceDE w:val="0"/>
        <w:autoSpaceDN w:val="0"/>
        <w:adjustRightInd w:val="0"/>
        <w:ind w:left="2123" w:leftChars="1011"/>
        <w:rPr>
          <w:kern w:val="0"/>
          <w:sz w:val="24"/>
        </w:rPr>
      </w:pPr>
      <w:r>
        <w:rPr>
          <w:kern w:val="0"/>
          <w:sz w:val="24"/>
        </w:rPr>
        <w:t>1-Main unit</w:t>
      </w:r>
    </w:p>
    <w:p w14:paraId="6F3DDE02">
      <w:pPr>
        <w:autoSpaceDE w:val="0"/>
        <w:autoSpaceDN w:val="0"/>
        <w:adjustRightInd w:val="0"/>
        <w:ind w:left="2123" w:leftChars="1011"/>
        <w:rPr>
          <w:kern w:val="0"/>
          <w:sz w:val="24"/>
        </w:rPr>
      </w:pPr>
      <w:r>
        <w:rPr>
          <w:kern w:val="0"/>
          <w:sz w:val="24"/>
        </w:rPr>
        <w:t>1-Terminal unit</w:t>
      </w:r>
    </w:p>
    <w:p w14:paraId="4062EEDB">
      <w:pPr>
        <w:autoSpaceDE w:val="0"/>
        <w:autoSpaceDN w:val="0"/>
        <w:adjustRightInd w:val="0"/>
        <w:ind w:left="2123" w:leftChars="1011"/>
        <w:rPr>
          <w:kern w:val="0"/>
          <w:sz w:val="24"/>
        </w:rPr>
      </w:pPr>
      <w:r>
        <w:rPr>
          <w:kern w:val="0"/>
          <w:sz w:val="24"/>
        </w:rPr>
        <w:t>1-Printer</w:t>
      </w:r>
    </w:p>
    <w:p w14:paraId="0C0DBB7B">
      <w:pPr>
        <w:numPr>
          <w:ilvl w:val="0"/>
          <w:numId w:val="54"/>
        </w:numPr>
        <w:tabs>
          <w:tab w:val="left" w:pos="2484"/>
          <w:tab w:val="clear" w:pos="2274"/>
        </w:tabs>
        <w:kinsoku w:val="0"/>
        <w:autoSpaceDE w:val="0"/>
        <w:autoSpaceDN w:val="0"/>
        <w:adjustRightInd w:val="0"/>
        <w:ind w:left="2123" w:leftChars="1011"/>
        <w:rPr>
          <w:kern w:val="0"/>
          <w:sz w:val="24"/>
        </w:rPr>
      </w:pPr>
      <w:r>
        <w:rPr>
          <w:kern w:val="0"/>
          <w:sz w:val="24"/>
        </w:rPr>
        <w:t>Antenna</w:t>
      </w:r>
    </w:p>
    <w:p w14:paraId="44588804">
      <w:pPr>
        <w:autoSpaceDE w:val="0"/>
        <w:autoSpaceDN w:val="0"/>
        <w:adjustRightInd w:val="0"/>
        <w:ind w:left="2125" w:leftChars="1012"/>
        <w:rPr>
          <w:kern w:val="0"/>
          <w:sz w:val="24"/>
        </w:rPr>
      </w:pPr>
    </w:p>
    <w:p w14:paraId="573F6C78">
      <w:pPr>
        <w:autoSpaceDE w:val="0"/>
        <w:autoSpaceDN w:val="0"/>
        <w:adjustRightInd w:val="0"/>
        <w:ind w:left="1551"/>
        <w:rPr>
          <w:kern w:val="0"/>
          <w:sz w:val="24"/>
        </w:rPr>
      </w:pPr>
      <w:r>
        <w:rPr>
          <w:kern w:val="0"/>
          <w:sz w:val="24"/>
        </w:rPr>
        <w:t>DC 24 V Power shall be fed from the radio battery.</w:t>
      </w:r>
    </w:p>
    <w:p w14:paraId="59A213E2">
      <w:pPr>
        <w:autoSpaceDE w:val="0"/>
        <w:autoSpaceDN w:val="0"/>
        <w:adjustRightInd w:val="0"/>
        <w:ind w:left="1552" w:leftChars="739" w:firstLine="240" w:firstLineChars="100"/>
        <w:rPr>
          <w:kern w:val="0"/>
          <w:sz w:val="24"/>
        </w:rPr>
      </w:pPr>
    </w:p>
    <w:p w14:paraId="5CD174AF">
      <w:pPr>
        <w:pStyle w:val="3"/>
        <w:numPr>
          <w:ilvl w:val="2"/>
          <w:numId w:val="0"/>
        </w:numPr>
        <w:ind w:left="709" w:leftChars="0" w:hanging="709" w:firstLineChars="0"/>
        <w:jc w:val="left"/>
      </w:pPr>
      <w:bookmarkStart w:id="1112" w:name="_Toc5724080"/>
      <w:bookmarkStart w:id="1113" w:name="_Toc48573842"/>
      <w:bookmarkStart w:id="1114" w:name="_Toc49257756"/>
      <w:bookmarkStart w:id="1115" w:name="_Toc48312044"/>
      <w:bookmarkStart w:id="1116" w:name="_Toc48573704"/>
      <w:r>
        <w:rPr>
          <w:rFonts w:hint="eastAsia" w:ascii="Arial" w:hAnsi="Arial" w:eastAsia="黑体" w:cs="Times New Roman"/>
          <w:b/>
          <w:bCs/>
          <w:caps/>
          <w:kern w:val="0"/>
          <w:sz w:val="24"/>
          <w:szCs w:val="24"/>
          <w:lang w:val="en-US" w:eastAsia="zh-CN" w:bidi="ar-SA"/>
        </w:rPr>
        <w:t>8.11.5</w:t>
      </w:r>
      <w:r>
        <w:rPr>
          <w:rFonts w:hint="eastAsia" w:cs="Times New Roman"/>
          <w:b/>
          <w:bCs/>
          <w:caps/>
          <w:kern w:val="0"/>
          <w:sz w:val="24"/>
          <w:szCs w:val="24"/>
          <w:lang w:val="en-US" w:eastAsia="zh-CN" w:bidi="ar-SA"/>
        </w:rPr>
        <w:t xml:space="preserve"> </w:t>
      </w:r>
      <w:r>
        <w:t>NAVTEX RECEIVER</w:t>
      </w:r>
      <w:bookmarkEnd w:id="1112"/>
      <w:bookmarkEnd w:id="1113"/>
      <w:bookmarkEnd w:id="1114"/>
      <w:bookmarkEnd w:id="1115"/>
      <w:bookmarkEnd w:id="1116"/>
    </w:p>
    <w:p w14:paraId="260B93C2">
      <w:pPr>
        <w:autoSpaceDE w:val="0"/>
        <w:autoSpaceDN w:val="0"/>
        <w:adjustRightInd w:val="0"/>
        <w:ind w:left="1012"/>
        <w:rPr>
          <w:kern w:val="0"/>
          <w:sz w:val="24"/>
        </w:rPr>
      </w:pPr>
      <w:r>
        <w:rPr>
          <w:kern w:val="0"/>
          <w:sz w:val="24"/>
        </w:rPr>
        <w:t xml:space="preserve">One (1) set of Navtex receiver </w:t>
      </w:r>
      <w:r>
        <w:rPr>
          <w:rFonts w:hint="eastAsia"/>
          <w:kern w:val="0"/>
          <w:sz w:val="24"/>
        </w:rPr>
        <w:t xml:space="preserve">(518 kHz &amp; 490 kHz) with printer </w:t>
      </w:r>
      <w:r>
        <w:rPr>
          <w:kern w:val="0"/>
          <w:sz w:val="24"/>
        </w:rPr>
        <w:t>shall be provided in chart space. The system to be fed from DC 24 V and AC 220 V.</w:t>
      </w:r>
      <w:r>
        <w:rPr>
          <w:rFonts w:hint="eastAsia"/>
          <w:kern w:val="0"/>
          <w:sz w:val="24"/>
        </w:rPr>
        <w:t xml:space="preserve"> Printer is according to maker</w:t>
      </w:r>
      <w:r>
        <w:rPr>
          <w:kern w:val="0"/>
          <w:sz w:val="24"/>
        </w:rPr>
        <w:t>’</w:t>
      </w:r>
      <w:r>
        <w:rPr>
          <w:rFonts w:hint="eastAsia"/>
          <w:kern w:val="0"/>
          <w:sz w:val="24"/>
        </w:rPr>
        <w:t>s standard.</w:t>
      </w:r>
    </w:p>
    <w:p w14:paraId="4F678454">
      <w:pPr>
        <w:autoSpaceDE w:val="0"/>
        <w:autoSpaceDN w:val="0"/>
        <w:adjustRightInd w:val="0"/>
        <w:ind w:left="1012"/>
        <w:rPr>
          <w:kern w:val="0"/>
          <w:sz w:val="24"/>
        </w:rPr>
      </w:pPr>
    </w:p>
    <w:p w14:paraId="23DAB5D3">
      <w:pPr>
        <w:pStyle w:val="3"/>
        <w:numPr>
          <w:ilvl w:val="2"/>
          <w:numId w:val="0"/>
        </w:numPr>
        <w:ind w:left="709" w:leftChars="0" w:hanging="709" w:firstLineChars="0"/>
        <w:jc w:val="left"/>
      </w:pPr>
      <w:bookmarkStart w:id="1117" w:name="_Toc49257757"/>
      <w:bookmarkStart w:id="1118" w:name="_Toc5724081"/>
      <w:bookmarkStart w:id="1119" w:name="_Toc48573705"/>
      <w:bookmarkStart w:id="1120" w:name="_Toc48573843"/>
      <w:bookmarkStart w:id="1121" w:name="_Toc48312045"/>
      <w:r>
        <w:rPr>
          <w:rFonts w:hint="eastAsia" w:ascii="Arial" w:hAnsi="Arial" w:eastAsia="黑体" w:cs="Times New Roman"/>
          <w:b/>
          <w:bCs/>
          <w:caps/>
          <w:kern w:val="0"/>
          <w:sz w:val="24"/>
          <w:szCs w:val="24"/>
          <w:lang w:val="en-US" w:eastAsia="zh-CN" w:bidi="ar-SA"/>
        </w:rPr>
        <w:t>8.11.6</w:t>
      </w:r>
      <w:r>
        <w:rPr>
          <w:rFonts w:hint="eastAsia" w:cs="Times New Roman"/>
          <w:b/>
          <w:bCs/>
          <w:caps/>
          <w:kern w:val="0"/>
          <w:sz w:val="24"/>
          <w:szCs w:val="24"/>
          <w:lang w:val="en-US" w:eastAsia="zh-CN" w:bidi="ar-SA"/>
        </w:rPr>
        <w:t xml:space="preserve"> </w:t>
      </w:r>
      <w:r>
        <w:rPr>
          <w:rFonts w:hint="eastAsia"/>
        </w:rPr>
        <w:t>UHF handset</w:t>
      </w:r>
      <w:bookmarkEnd w:id="1117"/>
    </w:p>
    <w:p w14:paraId="138A10FA">
      <w:pPr>
        <w:autoSpaceDE w:val="0"/>
        <w:autoSpaceDN w:val="0"/>
        <w:adjustRightInd w:val="0"/>
        <w:ind w:left="1012"/>
        <w:rPr>
          <w:kern w:val="0"/>
          <w:sz w:val="24"/>
        </w:rPr>
      </w:pPr>
      <w:r>
        <w:rPr>
          <w:kern w:val="0"/>
          <w:sz w:val="24"/>
        </w:rPr>
        <w:t xml:space="preserve">Six (6) sets of portable UHF </w:t>
      </w:r>
      <w:r>
        <w:rPr>
          <w:rFonts w:hint="eastAsia"/>
          <w:kern w:val="0"/>
          <w:sz w:val="24"/>
        </w:rPr>
        <w:t>handset</w:t>
      </w:r>
      <w:r>
        <w:rPr>
          <w:kern w:val="0"/>
          <w:sz w:val="24"/>
        </w:rPr>
        <w:t xml:space="preserve"> (400 MHz, </w:t>
      </w:r>
      <w:r>
        <w:rPr>
          <w:rFonts w:hint="eastAsia"/>
          <w:kern w:val="0"/>
          <w:sz w:val="24"/>
        </w:rPr>
        <w:t xml:space="preserve">including </w:t>
      </w:r>
      <w:r>
        <w:rPr>
          <w:kern w:val="0"/>
          <w:sz w:val="24"/>
        </w:rPr>
        <w:t>two explosive type</w:t>
      </w:r>
      <w:r>
        <w:rPr>
          <w:rFonts w:hint="eastAsia"/>
          <w:kern w:val="0"/>
          <w:sz w:val="24"/>
        </w:rPr>
        <w:t xml:space="preserve">, one hand-free type with </w:t>
      </w:r>
      <w:r>
        <w:rPr>
          <w:kern w:val="0"/>
          <w:sz w:val="24"/>
        </w:rPr>
        <w:t>certificate) and rechargeable battery and charger and holster, microphone shall be provided.</w:t>
      </w:r>
      <w:r>
        <w:rPr>
          <w:rFonts w:hint="eastAsia"/>
          <w:kern w:val="0"/>
          <w:sz w:val="24"/>
        </w:rPr>
        <w:t xml:space="preserve"> </w:t>
      </w:r>
    </w:p>
    <w:p w14:paraId="120B2430">
      <w:pPr>
        <w:autoSpaceDE w:val="0"/>
        <w:autoSpaceDN w:val="0"/>
        <w:adjustRightInd w:val="0"/>
        <w:ind w:left="1012"/>
        <w:rPr>
          <w:kern w:val="0"/>
          <w:sz w:val="24"/>
        </w:rPr>
      </w:pPr>
    </w:p>
    <w:p w14:paraId="43267727">
      <w:pPr>
        <w:pStyle w:val="3"/>
        <w:numPr>
          <w:ilvl w:val="2"/>
          <w:numId w:val="0"/>
        </w:numPr>
        <w:ind w:left="709" w:leftChars="0" w:hanging="709" w:firstLineChars="0"/>
        <w:jc w:val="left"/>
      </w:pPr>
      <w:bookmarkStart w:id="1122" w:name="_Toc49257758"/>
      <w:r>
        <w:rPr>
          <w:rFonts w:hint="eastAsia" w:ascii="Arial" w:hAnsi="Arial" w:eastAsia="黑体" w:cs="Times New Roman"/>
          <w:b/>
          <w:bCs/>
          <w:caps/>
          <w:kern w:val="0"/>
          <w:sz w:val="24"/>
          <w:szCs w:val="24"/>
          <w:lang w:val="en-US" w:eastAsia="zh-CN" w:bidi="ar-SA"/>
        </w:rPr>
        <w:t>8.11.7</w:t>
      </w:r>
      <w:r>
        <w:rPr>
          <w:rFonts w:hint="eastAsia" w:cs="Times New Roman"/>
          <w:b/>
          <w:bCs/>
          <w:caps/>
          <w:kern w:val="0"/>
          <w:sz w:val="24"/>
          <w:szCs w:val="24"/>
          <w:lang w:val="en-US" w:eastAsia="zh-CN" w:bidi="ar-SA"/>
        </w:rPr>
        <w:t xml:space="preserve"> </w:t>
      </w:r>
      <w:r>
        <w:t>WEATHER FACSIMILE RECORDER</w:t>
      </w:r>
      <w:bookmarkEnd w:id="1118"/>
      <w:bookmarkEnd w:id="1119"/>
      <w:bookmarkEnd w:id="1120"/>
      <w:bookmarkEnd w:id="1121"/>
      <w:bookmarkEnd w:id="1122"/>
    </w:p>
    <w:p w14:paraId="6280ABC4">
      <w:pPr>
        <w:autoSpaceDE w:val="0"/>
        <w:autoSpaceDN w:val="0"/>
        <w:adjustRightInd w:val="0"/>
        <w:ind w:left="1012"/>
        <w:rPr>
          <w:kern w:val="0"/>
          <w:sz w:val="24"/>
        </w:rPr>
      </w:pPr>
      <w:r>
        <w:rPr>
          <w:kern w:val="0"/>
          <w:sz w:val="24"/>
        </w:rPr>
        <w:t>One (1) set of weather facsimile recorder shall be provided in chart space</w:t>
      </w:r>
    </w:p>
    <w:p w14:paraId="755C2727">
      <w:pPr>
        <w:autoSpaceDE w:val="0"/>
        <w:autoSpaceDN w:val="0"/>
        <w:adjustRightInd w:val="0"/>
        <w:ind w:left="1012"/>
        <w:rPr>
          <w:kern w:val="0"/>
          <w:sz w:val="24"/>
        </w:rPr>
      </w:pPr>
    </w:p>
    <w:p w14:paraId="75AB04AB">
      <w:pPr>
        <w:pStyle w:val="3"/>
        <w:numPr>
          <w:ilvl w:val="2"/>
          <w:numId w:val="0"/>
        </w:numPr>
        <w:ind w:left="709" w:leftChars="0" w:hanging="709" w:firstLineChars="0"/>
        <w:jc w:val="left"/>
      </w:pPr>
      <w:bookmarkStart w:id="1123" w:name="_Toc49257759"/>
      <w:bookmarkStart w:id="1124" w:name="_Toc48573706"/>
      <w:bookmarkStart w:id="1125" w:name="_Toc5724082"/>
      <w:bookmarkStart w:id="1126" w:name="_Toc48312046"/>
      <w:bookmarkStart w:id="1127" w:name="_Toc48573844"/>
      <w:r>
        <w:rPr>
          <w:rFonts w:hint="eastAsia" w:ascii="Arial" w:hAnsi="Arial" w:eastAsia="黑体" w:cs="Times New Roman"/>
          <w:b/>
          <w:bCs/>
          <w:caps/>
          <w:kern w:val="0"/>
          <w:sz w:val="24"/>
          <w:szCs w:val="24"/>
          <w:lang w:val="en-US" w:eastAsia="zh-CN" w:bidi="ar-SA"/>
        </w:rPr>
        <w:t>8.11.8</w:t>
      </w:r>
      <w:r>
        <w:rPr>
          <w:rFonts w:hint="eastAsia" w:cs="Times New Roman"/>
          <w:b/>
          <w:bCs/>
          <w:caps/>
          <w:kern w:val="0"/>
          <w:sz w:val="24"/>
          <w:szCs w:val="24"/>
          <w:lang w:val="en-US" w:eastAsia="zh-CN" w:bidi="ar-SA"/>
        </w:rPr>
        <w:t xml:space="preserve"> </w:t>
      </w:r>
      <w:r>
        <w:tab/>
      </w:r>
      <w:r>
        <w:t>SATELLITE EPIRB</w:t>
      </w:r>
      <w:bookmarkEnd w:id="1123"/>
      <w:bookmarkEnd w:id="1124"/>
      <w:bookmarkEnd w:id="1125"/>
      <w:bookmarkEnd w:id="1126"/>
      <w:bookmarkEnd w:id="1127"/>
    </w:p>
    <w:p w14:paraId="6281B518">
      <w:pPr>
        <w:autoSpaceDE w:val="0"/>
        <w:autoSpaceDN w:val="0"/>
        <w:adjustRightInd w:val="0"/>
        <w:ind w:left="1012"/>
        <w:rPr>
          <w:kern w:val="0"/>
          <w:sz w:val="24"/>
        </w:rPr>
      </w:pPr>
      <w:r>
        <w:rPr>
          <w:kern w:val="0"/>
          <w:sz w:val="24"/>
        </w:rPr>
        <w:t>One (1) set of self-float type emergency position indicating radio beacon operating on</w:t>
      </w:r>
      <w:r>
        <w:rPr>
          <w:rFonts w:hint="eastAsia"/>
          <w:kern w:val="0"/>
          <w:sz w:val="24"/>
        </w:rPr>
        <w:t xml:space="preserve"> </w:t>
      </w:r>
      <w:r>
        <w:rPr>
          <w:kern w:val="0"/>
          <w:sz w:val="24"/>
        </w:rPr>
        <w:t>406/121.5 MHz shall be fitted at the open part of bridge deck.</w:t>
      </w:r>
    </w:p>
    <w:p w14:paraId="7AEF5F7E">
      <w:pPr>
        <w:autoSpaceDE w:val="0"/>
        <w:autoSpaceDN w:val="0"/>
        <w:adjustRightInd w:val="0"/>
        <w:ind w:left="1012"/>
        <w:rPr>
          <w:kern w:val="0"/>
          <w:sz w:val="24"/>
        </w:rPr>
      </w:pPr>
    </w:p>
    <w:p w14:paraId="0E9CDE41">
      <w:pPr>
        <w:pStyle w:val="3"/>
        <w:numPr>
          <w:ilvl w:val="2"/>
          <w:numId w:val="0"/>
        </w:numPr>
        <w:ind w:left="709" w:leftChars="0" w:hanging="709" w:firstLineChars="0"/>
        <w:jc w:val="left"/>
      </w:pPr>
      <w:bookmarkStart w:id="1128" w:name="_Toc48312047"/>
      <w:bookmarkStart w:id="1129" w:name="_Toc49257760"/>
      <w:bookmarkStart w:id="1130" w:name="_Toc48573707"/>
      <w:bookmarkStart w:id="1131" w:name="_Toc48573845"/>
      <w:bookmarkStart w:id="1132" w:name="_Toc5724083"/>
      <w:r>
        <w:rPr>
          <w:rFonts w:hint="eastAsia" w:ascii="Arial" w:hAnsi="Arial" w:eastAsia="黑体" w:cs="Times New Roman"/>
          <w:b/>
          <w:bCs/>
          <w:caps/>
          <w:kern w:val="0"/>
          <w:sz w:val="24"/>
          <w:szCs w:val="24"/>
          <w:lang w:val="en-US" w:eastAsia="zh-CN" w:bidi="ar-SA"/>
        </w:rPr>
        <w:t>8.11.9</w:t>
      </w:r>
      <w:r>
        <w:rPr>
          <w:rFonts w:hint="eastAsia" w:cs="Times New Roman"/>
          <w:b/>
          <w:bCs/>
          <w:caps/>
          <w:kern w:val="0"/>
          <w:sz w:val="24"/>
          <w:szCs w:val="24"/>
          <w:lang w:val="en-US" w:eastAsia="zh-CN" w:bidi="ar-SA"/>
        </w:rPr>
        <w:t xml:space="preserve"> </w:t>
      </w:r>
      <w:r>
        <w:t>RADAR TRANSPONDER</w:t>
      </w:r>
      <w:bookmarkEnd w:id="1128"/>
      <w:bookmarkEnd w:id="1129"/>
      <w:bookmarkEnd w:id="1130"/>
      <w:bookmarkEnd w:id="1131"/>
      <w:bookmarkEnd w:id="1132"/>
    </w:p>
    <w:p w14:paraId="32A18E0E">
      <w:pPr>
        <w:autoSpaceDE w:val="0"/>
        <w:autoSpaceDN w:val="0"/>
        <w:adjustRightInd w:val="0"/>
        <w:ind w:left="1012"/>
        <w:rPr>
          <w:kern w:val="0"/>
          <w:sz w:val="24"/>
        </w:rPr>
      </w:pPr>
      <w:r>
        <w:rPr>
          <w:kern w:val="0"/>
          <w:sz w:val="24"/>
        </w:rPr>
        <w:t>Two (2) sets of radar transponder operating on 9</w:t>
      </w:r>
      <w:r>
        <w:rPr>
          <w:rFonts w:hint="eastAsia"/>
          <w:kern w:val="0"/>
          <w:sz w:val="24"/>
        </w:rPr>
        <w:t xml:space="preserve"> </w:t>
      </w:r>
      <w:r>
        <w:rPr>
          <w:kern w:val="0"/>
          <w:sz w:val="24"/>
        </w:rPr>
        <w:t>GHz shall be provided.</w:t>
      </w:r>
      <w:r>
        <w:rPr>
          <w:rFonts w:hint="eastAsia"/>
          <w:kern w:val="0"/>
          <w:sz w:val="24"/>
        </w:rPr>
        <w:t xml:space="preserve"> Four(4) brackets shall be supplied, which two of them shall be installed in the lifeboats. </w:t>
      </w:r>
    </w:p>
    <w:p w14:paraId="5AAC519C">
      <w:pPr>
        <w:autoSpaceDE w:val="0"/>
        <w:autoSpaceDN w:val="0"/>
        <w:adjustRightInd w:val="0"/>
        <w:ind w:left="1012"/>
        <w:rPr>
          <w:kern w:val="0"/>
          <w:sz w:val="24"/>
        </w:rPr>
      </w:pPr>
    </w:p>
    <w:p w14:paraId="7E214653">
      <w:pPr>
        <w:pStyle w:val="3"/>
        <w:numPr>
          <w:ilvl w:val="2"/>
          <w:numId w:val="0"/>
        </w:numPr>
        <w:ind w:left="709" w:leftChars="0" w:hanging="709" w:firstLineChars="0"/>
        <w:jc w:val="left"/>
      </w:pPr>
      <w:bookmarkStart w:id="1133" w:name="_Toc48573708"/>
      <w:bookmarkStart w:id="1134" w:name="_Toc48312048"/>
      <w:bookmarkStart w:id="1135" w:name="_Toc48573846"/>
      <w:bookmarkStart w:id="1136" w:name="_Toc49257761"/>
      <w:bookmarkStart w:id="1137" w:name="_Toc5724084"/>
      <w:r>
        <w:rPr>
          <w:rFonts w:hint="eastAsia" w:ascii="Arial" w:hAnsi="Arial" w:eastAsia="黑体" w:cs="Times New Roman"/>
          <w:b/>
          <w:bCs/>
          <w:caps/>
          <w:kern w:val="0"/>
          <w:sz w:val="24"/>
          <w:szCs w:val="24"/>
          <w:lang w:val="en-US" w:eastAsia="zh-CN" w:bidi="ar-SA"/>
        </w:rPr>
        <w:t>8.11.10</w:t>
      </w:r>
      <w:r>
        <w:rPr>
          <w:rFonts w:hint="eastAsia" w:cs="Times New Roman"/>
          <w:b/>
          <w:bCs/>
          <w:caps/>
          <w:kern w:val="0"/>
          <w:sz w:val="24"/>
          <w:szCs w:val="24"/>
          <w:lang w:val="en-US" w:eastAsia="zh-CN" w:bidi="ar-SA"/>
        </w:rPr>
        <w:t xml:space="preserve"> </w:t>
      </w:r>
      <w:r>
        <w:t>TWO-WAY RADIOTELEPHONE APPARATUS</w:t>
      </w:r>
      <w:bookmarkEnd w:id="1133"/>
      <w:bookmarkEnd w:id="1134"/>
      <w:bookmarkEnd w:id="1135"/>
      <w:bookmarkEnd w:id="1136"/>
      <w:bookmarkEnd w:id="1137"/>
    </w:p>
    <w:p w14:paraId="769478B9">
      <w:pPr>
        <w:autoSpaceDE w:val="0"/>
        <w:autoSpaceDN w:val="0"/>
        <w:adjustRightInd w:val="0"/>
        <w:ind w:left="958" w:leftChars="456"/>
        <w:jc w:val="left"/>
        <w:rPr>
          <w:kern w:val="0"/>
          <w:sz w:val="24"/>
        </w:rPr>
      </w:pPr>
      <w:r>
        <w:rPr>
          <w:kern w:val="0"/>
          <w:sz w:val="24"/>
        </w:rPr>
        <w:t>Three (3) sets of two-way VHF with battery charger and 3 sets of primary batteries shall be provided</w:t>
      </w:r>
      <w:r>
        <w:rPr>
          <w:rFonts w:hint="eastAsia"/>
          <w:kern w:val="0"/>
          <w:sz w:val="24"/>
        </w:rPr>
        <w:t xml:space="preserve"> as per the rules.</w:t>
      </w:r>
    </w:p>
    <w:p w14:paraId="244C32AA">
      <w:pPr>
        <w:autoSpaceDE w:val="0"/>
        <w:autoSpaceDN w:val="0"/>
        <w:adjustRightInd w:val="0"/>
        <w:ind w:left="958" w:leftChars="456"/>
        <w:jc w:val="left"/>
        <w:rPr>
          <w:kern w:val="0"/>
          <w:sz w:val="24"/>
        </w:rPr>
      </w:pPr>
    </w:p>
    <w:p w14:paraId="41BBA162">
      <w:pPr>
        <w:pStyle w:val="3"/>
        <w:numPr>
          <w:ilvl w:val="2"/>
          <w:numId w:val="0"/>
        </w:numPr>
        <w:ind w:left="709" w:leftChars="0" w:hanging="709" w:firstLineChars="0"/>
        <w:jc w:val="left"/>
      </w:pPr>
      <w:bookmarkStart w:id="1138" w:name="_Toc5724086"/>
      <w:bookmarkStart w:id="1139" w:name="_Toc48312050"/>
      <w:bookmarkStart w:id="1140" w:name="_Toc49257762"/>
      <w:bookmarkStart w:id="1141" w:name="_Toc48573848"/>
      <w:bookmarkStart w:id="1142" w:name="_Toc48573710"/>
      <w:r>
        <w:rPr>
          <w:rFonts w:hint="eastAsia" w:ascii="Arial" w:hAnsi="Arial" w:eastAsia="黑体" w:cs="Times New Roman"/>
          <w:b/>
          <w:bCs/>
          <w:caps/>
          <w:kern w:val="0"/>
          <w:sz w:val="24"/>
          <w:szCs w:val="24"/>
          <w:lang w:val="en-US" w:eastAsia="zh-CN" w:bidi="ar-SA"/>
        </w:rPr>
        <w:t>8.11.11</w:t>
      </w:r>
      <w:r>
        <w:rPr>
          <w:rFonts w:hint="eastAsia" w:cs="Times New Roman"/>
          <w:b/>
          <w:bCs/>
          <w:caps/>
          <w:kern w:val="0"/>
          <w:sz w:val="24"/>
          <w:szCs w:val="24"/>
          <w:lang w:val="en-US" w:eastAsia="zh-CN" w:bidi="ar-SA"/>
        </w:rPr>
        <w:t xml:space="preserve"> </w:t>
      </w:r>
      <w:r>
        <w:t>SHIP SECURITY ALERT SYSTEM</w:t>
      </w:r>
      <w:r>
        <w:rPr>
          <w:rFonts w:hint="eastAsia"/>
        </w:rPr>
        <w:t xml:space="preserve"> (SSAS)</w:t>
      </w:r>
      <w:bookmarkEnd w:id="1138"/>
      <w:bookmarkEnd w:id="1139"/>
      <w:bookmarkEnd w:id="1140"/>
      <w:bookmarkEnd w:id="1141"/>
      <w:bookmarkEnd w:id="1142"/>
    </w:p>
    <w:p w14:paraId="442CFF2D">
      <w:pPr>
        <w:autoSpaceDE w:val="0"/>
        <w:autoSpaceDN w:val="0"/>
        <w:adjustRightInd w:val="0"/>
        <w:ind w:left="1012"/>
        <w:rPr>
          <w:kern w:val="0"/>
          <w:sz w:val="24"/>
        </w:rPr>
      </w:pPr>
      <w:r>
        <w:rPr>
          <w:kern w:val="0"/>
          <w:sz w:val="24"/>
        </w:rPr>
        <w:t xml:space="preserve">One (1) set of ship security alert system in compliance with the requirement of SOLAS </w:t>
      </w:r>
      <w:r>
        <w:rPr>
          <w:rFonts w:hint="eastAsia"/>
          <w:kern w:val="0"/>
          <w:sz w:val="24"/>
        </w:rPr>
        <w:t>will</w:t>
      </w:r>
      <w:r>
        <w:rPr>
          <w:kern w:val="0"/>
          <w:sz w:val="24"/>
        </w:rPr>
        <w:t xml:space="preserve"> be installed.</w:t>
      </w:r>
      <w:r>
        <w:rPr>
          <w:rFonts w:hint="eastAsia"/>
          <w:kern w:val="0"/>
          <w:sz w:val="24"/>
        </w:rPr>
        <w:t xml:space="preserve"> SSAS may be combined with Inmarsat C system.</w:t>
      </w:r>
    </w:p>
    <w:p w14:paraId="31EBF128">
      <w:pPr>
        <w:tabs>
          <w:tab w:val="left" w:pos="3880"/>
        </w:tabs>
        <w:autoSpaceDE w:val="0"/>
        <w:autoSpaceDN w:val="0"/>
        <w:adjustRightInd w:val="0"/>
        <w:spacing w:before="57"/>
        <w:ind w:left="1012"/>
        <w:rPr>
          <w:kern w:val="0"/>
          <w:sz w:val="24"/>
        </w:rPr>
      </w:pPr>
    </w:p>
    <w:p w14:paraId="71D7319A">
      <w:pPr>
        <w:autoSpaceDE w:val="0"/>
        <w:autoSpaceDN w:val="0"/>
        <w:adjustRightInd w:val="0"/>
        <w:ind w:left="1012"/>
        <w:rPr>
          <w:kern w:val="0"/>
          <w:sz w:val="24"/>
        </w:rPr>
      </w:pPr>
      <w:r>
        <w:rPr>
          <w:kern w:val="0"/>
          <w:sz w:val="24"/>
        </w:rPr>
        <w:t xml:space="preserve">Each one (1) security alert button shall be installed at wheelhouse and captain day room. The system </w:t>
      </w:r>
      <w:r>
        <w:rPr>
          <w:rFonts w:hint="eastAsia"/>
          <w:kern w:val="0"/>
          <w:sz w:val="24"/>
        </w:rPr>
        <w:t>will</w:t>
      </w:r>
      <w:r>
        <w:rPr>
          <w:kern w:val="0"/>
          <w:sz w:val="24"/>
        </w:rPr>
        <w:t xml:space="preserve"> be fed from DC 24 V and AC 220 V.</w:t>
      </w:r>
    </w:p>
    <w:p w14:paraId="30A56941">
      <w:pPr>
        <w:autoSpaceDE w:val="0"/>
        <w:autoSpaceDN w:val="0"/>
        <w:adjustRightInd w:val="0"/>
        <w:ind w:left="1012"/>
        <w:rPr>
          <w:kern w:val="0"/>
          <w:sz w:val="24"/>
        </w:rPr>
      </w:pPr>
    </w:p>
    <w:p w14:paraId="5AEA67E0">
      <w:pPr>
        <w:pStyle w:val="3"/>
        <w:numPr>
          <w:ilvl w:val="2"/>
          <w:numId w:val="0"/>
        </w:numPr>
        <w:ind w:left="709" w:leftChars="0" w:hanging="709" w:firstLineChars="0"/>
        <w:jc w:val="left"/>
      </w:pPr>
      <w:bookmarkStart w:id="1143" w:name="_Toc5724087"/>
      <w:bookmarkStart w:id="1144" w:name="_Toc49257763"/>
      <w:bookmarkStart w:id="1145" w:name="_Toc48573711"/>
      <w:bookmarkStart w:id="1146" w:name="_Toc48312051"/>
      <w:bookmarkStart w:id="1147" w:name="_Toc48573849"/>
      <w:r>
        <w:rPr>
          <w:rFonts w:hint="eastAsia" w:ascii="Arial" w:hAnsi="Arial" w:eastAsia="黑体" w:cs="Times New Roman"/>
          <w:b/>
          <w:bCs/>
          <w:caps/>
          <w:kern w:val="0"/>
          <w:sz w:val="24"/>
          <w:szCs w:val="24"/>
          <w:lang w:val="en-US" w:eastAsia="zh-CN" w:bidi="ar-SA"/>
        </w:rPr>
        <w:t>8.11.12</w:t>
      </w:r>
      <w:r>
        <w:rPr>
          <w:rFonts w:hint="eastAsia" w:cs="Times New Roman"/>
          <w:b/>
          <w:bCs/>
          <w:caps/>
          <w:kern w:val="0"/>
          <w:sz w:val="24"/>
          <w:szCs w:val="24"/>
          <w:lang w:val="en-US" w:eastAsia="zh-CN" w:bidi="ar-SA"/>
        </w:rPr>
        <w:t xml:space="preserve"> </w:t>
      </w:r>
      <w:r>
        <w:rPr>
          <w:rFonts w:hint="eastAsia"/>
        </w:rPr>
        <w:t>Long range Identification and Tracking (LRIT)</w:t>
      </w:r>
      <w:bookmarkEnd w:id="1143"/>
      <w:bookmarkEnd w:id="1144"/>
      <w:bookmarkEnd w:id="1145"/>
      <w:bookmarkEnd w:id="1146"/>
      <w:bookmarkEnd w:id="1147"/>
    </w:p>
    <w:p w14:paraId="7A971DBD">
      <w:pPr>
        <w:autoSpaceDE w:val="0"/>
        <w:autoSpaceDN w:val="0"/>
        <w:adjustRightInd w:val="0"/>
        <w:spacing w:line="100" w:lineRule="atLeast"/>
        <w:ind w:left="1012"/>
        <w:jc w:val="left"/>
        <w:rPr>
          <w:kern w:val="0"/>
          <w:sz w:val="24"/>
        </w:rPr>
      </w:pPr>
      <w:r>
        <w:rPr>
          <w:rFonts w:hint="eastAsia"/>
          <w:kern w:val="0"/>
          <w:sz w:val="24"/>
        </w:rPr>
        <w:t>One (1) set long range identification and tracking system (LRIT) will be provided.</w:t>
      </w:r>
    </w:p>
    <w:p w14:paraId="4FEF625D">
      <w:pPr>
        <w:tabs>
          <w:tab w:val="left" w:pos="3880"/>
        </w:tabs>
        <w:autoSpaceDE w:val="0"/>
        <w:autoSpaceDN w:val="0"/>
        <w:adjustRightInd w:val="0"/>
        <w:spacing w:line="240" w:lineRule="exact"/>
        <w:ind w:left="1009"/>
        <w:rPr>
          <w:kern w:val="0"/>
          <w:sz w:val="24"/>
        </w:rPr>
      </w:pPr>
    </w:p>
    <w:p w14:paraId="0D63130B">
      <w:pPr>
        <w:autoSpaceDE w:val="0"/>
        <w:autoSpaceDN w:val="0"/>
        <w:adjustRightInd w:val="0"/>
        <w:ind w:left="1012"/>
        <w:rPr>
          <w:kern w:val="0"/>
          <w:sz w:val="24"/>
        </w:rPr>
      </w:pPr>
      <w:r>
        <w:rPr>
          <w:rFonts w:hint="eastAsia"/>
          <w:kern w:val="0"/>
          <w:sz w:val="24"/>
        </w:rPr>
        <w:t>LRIT may be combined with Inmarsat C system.</w:t>
      </w:r>
    </w:p>
    <w:p w14:paraId="21FAEFF1">
      <w:pPr>
        <w:autoSpaceDE w:val="0"/>
        <w:autoSpaceDN w:val="0"/>
        <w:adjustRightInd w:val="0"/>
        <w:ind w:left="1012"/>
        <w:rPr>
          <w:kern w:val="0"/>
          <w:sz w:val="24"/>
        </w:rPr>
      </w:pPr>
    </w:p>
    <w:p w14:paraId="75FF0CE2">
      <w:pPr>
        <w:pStyle w:val="3"/>
        <w:numPr>
          <w:ilvl w:val="2"/>
          <w:numId w:val="0"/>
        </w:numPr>
        <w:ind w:left="709" w:leftChars="0" w:hanging="709" w:firstLineChars="0"/>
        <w:jc w:val="left"/>
      </w:pPr>
      <w:bookmarkStart w:id="1148" w:name="_Toc48573850"/>
      <w:bookmarkStart w:id="1149" w:name="_Toc48312052"/>
      <w:bookmarkStart w:id="1150" w:name="_Toc5724088"/>
      <w:bookmarkStart w:id="1151" w:name="_Toc48573712"/>
      <w:bookmarkStart w:id="1152" w:name="_Toc49257764"/>
      <w:r>
        <w:rPr>
          <w:rFonts w:hint="eastAsia" w:ascii="Arial" w:hAnsi="Arial" w:eastAsia="黑体" w:cs="Times New Roman"/>
          <w:b/>
          <w:bCs/>
          <w:caps/>
          <w:kern w:val="0"/>
          <w:sz w:val="24"/>
          <w:szCs w:val="24"/>
          <w:lang w:val="en-US" w:eastAsia="zh-CN" w:bidi="ar-SA"/>
        </w:rPr>
        <w:t>8.11.13</w:t>
      </w:r>
      <w:r>
        <w:rPr>
          <w:rFonts w:hint="eastAsia" w:cs="Times New Roman"/>
          <w:b/>
          <w:bCs/>
          <w:caps/>
          <w:kern w:val="0"/>
          <w:sz w:val="24"/>
          <w:szCs w:val="24"/>
          <w:lang w:val="en-US" w:eastAsia="zh-CN" w:bidi="ar-SA"/>
        </w:rPr>
        <w:t xml:space="preserve"> </w:t>
      </w:r>
      <w:r>
        <w:t>BROADCAST &amp; TELEVISION RECEIVING ANTENNA SYSTEM (AC 220 V)</w:t>
      </w:r>
      <w:bookmarkEnd w:id="1148"/>
      <w:bookmarkEnd w:id="1149"/>
      <w:bookmarkEnd w:id="1150"/>
      <w:bookmarkEnd w:id="1151"/>
      <w:bookmarkEnd w:id="1152"/>
    </w:p>
    <w:p w14:paraId="6971D0EA">
      <w:pPr>
        <w:autoSpaceDE w:val="0"/>
        <w:autoSpaceDN w:val="0"/>
        <w:adjustRightInd w:val="0"/>
        <w:ind w:left="1012"/>
        <w:rPr>
          <w:kern w:val="0"/>
          <w:sz w:val="24"/>
        </w:rPr>
      </w:pPr>
      <w:r>
        <w:rPr>
          <w:kern w:val="0"/>
          <w:sz w:val="24"/>
        </w:rPr>
        <w:t>One (1) set of broadcast &amp; TV receiving antenna system shall be provided as follows:</w:t>
      </w:r>
    </w:p>
    <w:p w14:paraId="3881BAB5">
      <w:pPr>
        <w:autoSpaceDE w:val="0"/>
        <w:autoSpaceDN w:val="0"/>
        <w:adjustRightInd w:val="0"/>
        <w:spacing w:before="5"/>
        <w:ind w:left="1374"/>
        <w:rPr>
          <w:kern w:val="0"/>
          <w:sz w:val="24"/>
        </w:rPr>
      </w:pPr>
      <w:r>
        <w:rPr>
          <w:kern w:val="0"/>
          <w:sz w:val="24"/>
        </w:rPr>
        <w:t>1 – Omni-direction type antenna for TV/FM/AM</w:t>
      </w:r>
    </w:p>
    <w:p w14:paraId="1A625770">
      <w:pPr>
        <w:autoSpaceDE w:val="0"/>
        <w:autoSpaceDN w:val="0"/>
        <w:adjustRightInd w:val="0"/>
        <w:spacing w:before="5"/>
        <w:ind w:left="1374"/>
        <w:rPr>
          <w:kern w:val="0"/>
          <w:sz w:val="24"/>
        </w:rPr>
      </w:pPr>
      <w:r>
        <w:rPr>
          <w:kern w:val="0"/>
          <w:sz w:val="24"/>
        </w:rPr>
        <w:t xml:space="preserve">Each 1 – Antenna outlet for radio and TV receiver in each private room, office, hospital, mess room and </w:t>
      </w:r>
      <w:r>
        <w:rPr>
          <w:rFonts w:hint="eastAsia"/>
          <w:kern w:val="0"/>
          <w:sz w:val="24"/>
        </w:rPr>
        <w:t>recreation room</w:t>
      </w:r>
      <w:r>
        <w:rPr>
          <w:kern w:val="0"/>
          <w:sz w:val="24"/>
        </w:rPr>
        <w:t>.</w:t>
      </w:r>
    </w:p>
    <w:p w14:paraId="5919AECB">
      <w:pPr>
        <w:tabs>
          <w:tab w:val="left" w:pos="3880"/>
        </w:tabs>
        <w:autoSpaceDE w:val="0"/>
        <w:autoSpaceDN w:val="0"/>
        <w:adjustRightInd w:val="0"/>
        <w:spacing w:line="280" w:lineRule="exact"/>
        <w:ind w:left="1009"/>
        <w:rPr>
          <w:kern w:val="0"/>
          <w:sz w:val="24"/>
        </w:rPr>
      </w:pPr>
      <w:r>
        <w:rPr>
          <w:rFonts w:hint="eastAsia"/>
          <w:kern w:val="0"/>
          <w:sz w:val="24"/>
        </w:rPr>
        <w:t>T</w:t>
      </w:r>
      <w:r>
        <w:rPr>
          <w:kern w:val="0"/>
          <w:sz w:val="24"/>
        </w:rPr>
        <w:t>his system should be compatible for future SAT TV jumping in.</w:t>
      </w:r>
    </w:p>
    <w:p w14:paraId="35395654">
      <w:pPr>
        <w:tabs>
          <w:tab w:val="left" w:pos="3880"/>
        </w:tabs>
        <w:autoSpaceDE w:val="0"/>
        <w:autoSpaceDN w:val="0"/>
        <w:adjustRightInd w:val="0"/>
        <w:spacing w:line="280" w:lineRule="exact"/>
        <w:ind w:left="1009"/>
        <w:rPr>
          <w:kern w:val="0"/>
          <w:sz w:val="24"/>
        </w:rPr>
      </w:pPr>
    </w:p>
    <w:p w14:paraId="7BB828A0">
      <w:pPr>
        <w:tabs>
          <w:tab w:val="left" w:pos="3880"/>
        </w:tabs>
        <w:autoSpaceDE w:val="0"/>
        <w:autoSpaceDN w:val="0"/>
        <w:adjustRightInd w:val="0"/>
        <w:spacing w:line="280" w:lineRule="exact"/>
        <w:ind w:left="1009"/>
        <w:rPr>
          <w:b/>
          <w:kern w:val="0"/>
          <w:sz w:val="24"/>
        </w:rPr>
      </w:pPr>
      <w:r>
        <w:rPr>
          <w:b/>
          <w:kern w:val="0"/>
          <w:sz w:val="24"/>
        </w:rPr>
        <w:t>In Cabins and Public areas where entertainment appliances are provided, an extra power socket should also be provided at each area.</w:t>
      </w:r>
    </w:p>
    <w:p w14:paraId="783A6E9D">
      <w:pPr>
        <w:tabs>
          <w:tab w:val="left" w:pos="3880"/>
        </w:tabs>
        <w:autoSpaceDE w:val="0"/>
        <w:autoSpaceDN w:val="0"/>
        <w:adjustRightInd w:val="0"/>
        <w:spacing w:line="240" w:lineRule="exact"/>
        <w:ind w:left="1009"/>
        <w:rPr>
          <w:kern w:val="0"/>
          <w:sz w:val="24"/>
        </w:rPr>
      </w:pPr>
    </w:p>
    <w:p w14:paraId="17F75266">
      <w:pPr>
        <w:autoSpaceDE w:val="0"/>
        <w:autoSpaceDN w:val="0"/>
        <w:adjustRightInd w:val="0"/>
        <w:ind w:left="1012"/>
        <w:rPr>
          <w:kern w:val="0"/>
          <w:sz w:val="24"/>
        </w:rPr>
      </w:pPr>
      <w:r>
        <w:rPr>
          <w:kern w:val="0"/>
          <w:sz w:val="24"/>
        </w:rPr>
        <w:t xml:space="preserve">Broadcast receivers and TV sets etc. shall be supplied by </w:t>
      </w:r>
      <w:r>
        <w:rPr>
          <w:b/>
          <w:i/>
          <w:kern w:val="0"/>
          <w:sz w:val="24"/>
        </w:rPr>
        <w:t>Owner</w:t>
      </w:r>
      <w:r>
        <w:rPr>
          <w:kern w:val="0"/>
          <w:sz w:val="24"/>
        </w:rPr>
        <w:t>, the Builder shall be in assistant to fix and secure the TV sets by practice.</w:t>
      </w:r>
    </w:p>
    <w:p w14:paraId="06D93DF7">
      <w:pPr>
        <w:autoSpaceDE w:val="0"/>
        <w:autoSpaceDN w:val="0"/>
        <w:adjustRightInd w:val="0"/>
        <w:ind w:left="1012"/>
        <w:rPr>
          <w:kern w:val="0"/>
          <w:sz w:val="24"/>
        </w:rPr>
      </w:pPr>
    </w:p>
    <w:p w14:paraId="50D727B4">
      <w:pPr>
        <w:autoSpaceDE w:val="0"/>
        <w:autoSpaceDN w:val="0"/>
        <w:adjustRightInd w:val="0"/>
        <w:ind w:left="1012"/>
        <w:rPr>
          <w:kern w:val="0"/>
          <w:sz w:val="24"/>
        </w:rPr>
      </w:pPr>
    </w:p>
    <w:p w14:paraId="4ED59F84">
      <w:pPr>
        <w:pStyle w:val="3"/>
        <w:ind w:left="567"/>
        <w:jc w:val="both"/>
      </w:pPr>
      <w:bookmarkStart w:id="1153" w:name="_Toc49257765"/>
      <w:r>
        <w:rPr>
          <w:rFonts w:hint="eastAsia"/>
        </w:rPr>
        <w:t>8.11.14</w:t>
      </w:r>
      <w:r>
        <w:rPr>
          <w:rFonts w:hint="eastAsia"/>
          <w:lang w:val="en-US" w:eastAsia="zh-CN"/>
        </w:rPr>
        <w:t xml:space="preserve"> </w:t>
      </w:r>
      <w:r>
        <w:rPr>
          <w:rFonts w:hint="eastAsia"/>
        </w:rPr>
        <w:t xml:space="preserve"> vsat</w:t>
      </w:r>
      <w:bookmarkEnd w:id="1153"/>
    </w:p>
    <w:p w14:paraId="1512F997">
      <w:pPr>
        <w:autoSpaceDE w:val="0"/>
        <w:autoSpaceDN w:val="0"/>
        <w:adjustRightInd w:val="0"/>
        <w:ind w:left="1012"/>
        <w:rPr>
          <w:kern w:val="0"/>
          <w:sz w:val="24"/>
        </w:rPr>
      </w:pPr>
      <w:r>
        <w:rPr>
          <w:kern w:val="0"/>
          <w:sz w:val="24"/>
        </w:rPr>
        <w:t>Owner supply One set VSAT, shipyard in charge of cable and cable bracket installation.</w:t>
      </w:r>
    </w:p>
    <w:p w14:paraId="15B15926">
      <w:pPr>
        <w:autoSpaceDE w:val="0"/>
        <w:autoSpaceDN w:val="0"/>
        <w:adjustRightInd w:val="0"/>
        <w:ind w:left="1012"/>
        <w:rPr>
          <w:kern w:val="0"/>
          <w:sz w:val="24"/>
        </w:rPr>
      </w:pPr>
    </w:p>
    <w:p w14:paraId="5FDC04A7">
      <w:pPr>
        <w:autoSpaceDE w:val="0"/>
        <w:autoSpaceDN w:val="0"/>
        <w:adjustRightInd w:val="0"/>
        <w:ind w:left="1012"/>
      </w:pPr>
      <w:r>
        <w:rPr>
          <w:kern w:val="0"/>
          <w:sz w:val="24"/>
        </w:rPr>
        <w:br w:type="page"/>
      </w:r>
      <w:bookmarkStart w:id="1154" w:name="_Toc48312053"/>
      <w:bookmarkStart w:id="1155" w:name="_Toc5724089"/>
      <w:bookmarkStart w:id="1156" w:name="_Toc48573851"/>
      <w:bookmarkStart w:id="1157" w:name="_Toc48573713"/>
      <w:r>
        <w:rPr>
          <w:rFonts w:ascii="Arial" w:hAnsi="Arial" w:eastAsia="黑体"/>
          <w:b/>
          <w:bCs/>
          <w:caps/>
          <w:kern w:val="0"/>
          <w:sz w:val="24"/>
        </w:rPr>
        <w:t>SUPPLEMENTARY OUTFITS AND SPARE PART</w:t>
      </w:r>
      <w:bookmarkEnd w:id="1154"/>
      <w:bookmarkEnd w:id="1155"/>
      <w:bookmarkEnd w:id="1156"/>
      <w:bookmarkEnd w:id="1157"/>
    </w:p>
    <w:p w14:paraId="70CD679A">
      <w:pPr>
        <w:pStyle w:val="3"/>
        <w:numPr>
          <w:ilvl w:val="2"/>
          <w:numId w:val="0"/>
        </w:numPr>
        <w:ind w:left="709" w:leftChars="0" w:hanging="709" w:firstLineChars="0"/>
        <w:jc w:val="left"/>
      </w:pPr>
      <w:bookmarkStart w:id="1158" w:name="_Toc48573852"/>
      <w:bookmarkStart w:id="1159" w:name="_Toc49257766"/>
      <w:bookmarkStart w:id="1160" w:name="_Toc48573714"/>
      <w:bookmarkStart w:id="1161" w:name="_Toc5724090"/>
      <w:bookmarkStart w:id="1162" w:name="_Toc48312054"/>
      <w:r>
        <w:rPr>
          <w:rFonts w:hint="eastAsia" w:ascii="Arial" w:hAnsi="Arial" w:eastAsia="黑体" w:cs="Times New Roman"/>
          <w:b/>
          <w:bCs/>
          <w:caps/>
          <w:kern w:val="0"/>
          <w:sz w:val="24"/>
          <w:szCs w:val="24"/>
          <w:lang w:val="en-US" w:eastAsia="zh-CN" w:bidi="ar-SA"/>
        </w:rPr>
        <w:t>8.11.1</w:t>
      </w:r>
      <w:r>
        <w:rPr>
          <w:rFonts w:hint="eastAsia" w:cs="Times New Roman"/>
          <w:b/>
          <w:bCs/>
          <w:caps/>
          <w:kern w:val="0"/>
          <w:sz w:val="24"/>
          <w:szCs w:val="24"/>
          <w:lang w:val="en-US" w:eastAsia="zh-CN" w:bidi="ar-SA"/>
        </w:rPr>
        <w:t xml:space="preserve">5  </w:t>
      </w:r>
      <w:r>
        <w:t>SUPPLEMENTARY OUTFITS</w:t>
      </w:r>
      <w:bookmarkEnd w:id="1158"/>
      <w:bookmarkEnd w:id="1159"/>
      <w:bookmarkEnd w:id="1160"/>
      <w:bookmarkEnd w:id="1161"/>
      <w:bookmarkEnd w:id="1162"/>
    </w:p>
    <w:p w14:paraId="142978E1">
      <w:pPr>
        <w:autoSpaceDE w:val="0"/>
        <w:autoSpaceDN w:val="0"/>
        <w:adjustRightInd w:val="0"/>
        <w:spacing w:line="280" w:lineRule="exact"/>
        <w:ind w:left="1015" w:right="-20"/>
        <w:jc w:val="left"/>
        <w:rPr>
          <w:kern w:val="0"/>
          <w:sz w:val="24"/>
        </w:rPr>
      </w:pPr>
      <w:r>
        <w:rPr>
          <w:kern w:val="0"/>
          <w:sz w:val="24"/>
        </w:rPr>
        <w:t>One (1) - u</w:t>
      </w:r>
      <w:r>
        <w:rPr>
          <w:spacing w:val="-1"/>
          <w:kern w:val="0"/>
          <w:sz w:val="24"/>
        </w:rPr>
        <w:t>n</w:t>
      </w:r>
      <w:r>
        <w:rPr>
          <w:kern w:val="0"/>
          <w:sz w:val="24"/>
        </w:rPr>
        <w:t>ivers</w:t>
      </w:r>
      <w:r>
        <w:rPr>
          <w:spacing w:val="-1"/>
          <w:kern w:val="0"/>
          <w:sz w:val="24"/>
        </w:rPr>
        <w:t>a</w:t>
      </w:r>
      <w:r>
        <w:rPr>
          <w:kern w:val="0"/>
          <w:sz w:val="24"/>
        </w:rPr>
        <w:t xml:space="preserve">l </w:t>
      </w:r>
      <w:r>
        <w:rPr>
          <w:spacing w:val="-2"/>
          <w:kern w:val="0"/>
          <w:sz w:val="24"/>
        </w:rPr>
        <w:t>m</w:t>
      </w:r>
      <w:r>
        <w:rPr>
          <w:kern w:val="0"/>
          <w:sz w:val="24"/>
        </w:rPr>
        <w:t>eter</w:t>
      </w:r>
    </w:p>
    <w:p w14:paraId="29954562">
      <w:pPr>
        <w:autoSpaceDE w:val="0"/>
        <w:autoSpaceDN w:val="0"/>
        <w:adjustRightInd w:val="0"/>
        <w:spacing w:line="280" w:lineRule="exact"/>
        <w:ind w:left="1015" w:right="4879"/>
        <w:jc w:val="left"/>
        <w:rPr>
          <w:kern w:val="0"/>
          <w:sz w:val="24"/>
        </w:rPr>
      </w:pPr>
      <w:r>
        <w:rPr>
          <w:kern w:val="0"/>
          <w:sz w:val="24"/>
        </w:rPr>
        <w:t xml:space="preserve">One (1) - 500 volts portable </w:t>
      </w:r>
      <w:r>
        <w:rPr>
          <w:spacing w:val="-2"/>
          <w:kern w:val="0"/>
          <w:sz w:val="24"/>
        </w:rPr>
        <w:t>m</w:t>
      </w:r>
      <w:r>
        <w:rPr>
          <w:kern w:val="0"/>
          <w:sz w:val="24"/>
        </w:rPr>
        <w:t>egger One (1) - p</w:t>
      </w:r>
      <w:r>
        <w:rPr>
          <w:spacing w:val="-1"/>
          <w:kern w:val="0"/>
          <w:sz w:val="24"/>
        </w:rPr>
        <w:t>o</w:t>
      </w:r>
      <w:r>
        <w:rPr>
          <w:kern w:val="0"/>
          <w:sz w:val="24"/>
        </w:rPr>
        <w:t>rtable cla</w:t>
      </w:r>
      <w:r>
        <w:rPr>
          <w:spacing w:val="-2"/>
          <w:kern w:val="0"/>
          <w:sz w:val="24"/>
        </w:rPr>
        <w:t>m</w:t>
      </w:r>
      <w:r>
        <w:rPr>
          <w:kern w:val="0"/>
          <w:sz w:val="24"/>
        </w:rPr>
        <w:t>p - on am</w:t>
      </w:r>
      <w:r>
        <w:rPr>
          <w:spacing w:val="-2"/>
          <w:kern w:val="0"/>
          <w:sz w:val="24"/>
        </w:rPr>
        <w:t>m</w:t>
      </w:r>
      <w:r>
        <w:rPr>
          <w:kern w:val="0"/>
          <w:sz w:val="24"/>
        </w:rPr>
        <w:t>e</w:t>
      </w:r>
      <w:r>
        <w:rPr>
          <w:spacing w:val="2"/>
          <w:kern w:val="0"/>
          <w:sz w:val="24"/>
        </w:rPr>
        <w:t>t</w:t>
      </w:r>
      <w:r>
        <w:rPr>
          <w:kern w:val="0"/>
          <w:sz w:val="24"/>
        </w:rPr>
        <w:t>er One (1) - diagonal cutting pliers</w:t>
      </w:r>
    </w:p>
    <w:p w14:paraId="6EC8AAF4">
      <w:pPr>
        <w:autoSpaceDE w:val="0"/>
        <w:autoSpaceDN w:val="0"/>
        <w:adjustRightInd w:val="0"/>
        <w:spacing w:line="280" w:lineRule="exact"/>
        <w:ind w:left="1015" w:right="-20"/>
        <w:jc w:val="left"/>
        <w:rPr>
          <w:kern w:val="0"/>
          <w:sz w:val="24"/>
        </w:rPr>
      </w:pPr>
      <w:r>
        <w:rPr>
          <w:spacing w:val="-17"/>
          <w:kern w:val="0"/>
          <w:sz w:val="24"/>
        </w:rPr>
        <w:t>T</w:t>
      </w:r>
      <w:r>
        <w:rPr>
          <w:spacing w:val="-1"/>
          <w:kern w:val="0"/>
          <w:sz w:val="24"/>
        </w:rPr>
        <w:t>w</w:t>
      </w:r>
      <w:r>
        <w:rPr>
          <w:kern w:val="0"/>
          <w:sz w:val="24"/>
        </w:rPr>
        <w:t>o (2) - c</w:t>
      </w:r>
      <w:r>
        <w:rPr>
          <w:spacing w:val="-1"/>
          <w:kern w:val="0"/>
          <w:sz w:val="24"/>
        </w:rPr>
        <w:t>u</w:t>
      </w:r>
      <w:r>
        <w:rPr>
          <w:kern w:val="0"/>
          <w:sz w:val="24"/>
        </w:rPr>
        <w:t xml:space="preserve">tting </w:t>
      </w:r>
      <w:r>
        <w:rPr>
          <w:spacing w:val="-1"/>
          <w:kern w:val="0"/>
          <w:sz w:val="24"/>
        </w:rPr>
        <w:t>p</w:t>
      </w:r>
      <w:r>
        <w:rPr>
          <w:kern w:val="0"/>
          <w:sz w:val="24"/>
        </w:rPr>
        <w:t>li</w:t>
      </w:r>
      <w:r>
        <w:rPr>
          <w:spacing w:val="-1"/>
          <w:kern w:val="0"/>
          <w:sz w:val="24"/>
        </w:rPr>
        <w:t>e</w:t>
      </w:r>
      <w:r>
        <w:rPr>
          <w:kern w:val="0"/>
          <w:sz w:val="24"/>
        </w:rPr>
        <w:t>rs</w:t>
      </w:r>
    </w:p>
    <w:p w14:paraId="76A52C7D">
      <w:pPr>
        <w:autoSpaceDE w:val="0"/>
        <w:autoSpaceDN w:val="0"/>
        <w:adjustRightInd w:val="0"/>
        <w:spacing w:line="280" w:lineRule="exact"/>
        <w:ind w:left="1015" w:right="-20"/>
        <w:jc w:val="left"/>
        <w:rPr>
          <w:kern w:val="0"/>
          <w:sz w:val="24"/>
        </w:rPr>
      </w:pPr>
      <w:r>
        <w:rPr>
          <w:kern w:val="0"/>
          <w:sz w:val="24"/>
        </w:rPr>
        <w:t>One (1) - s</w:t>
      </w:r>
      <w:r>
        <w:rPr>
          <w:spacing w:val="-1"/>
          <w:kern w:val="0"/>
          <w:sz w:val="24"/>
        </w:rPr>
        <w:t>e</w:t>
      </w:r>
      <w:r>
        <w:rPr>
          <w:kern w:val="0"/>
          <w:sz w:val="24"/>
        </w:rPr>
        <w:t>t of screw driver</w:t>
      </w:r>
    </w:p>
    <w:p w14:paraId="4E114154">
      <w:pPr>
        <w:autoSpaceDE w:val="0"/>
        <w:autoSpaceDN w:val="0"/>
        <w:adjustRightInd w:val="0"/>
        <w:spacing w:line="280" w:lineRule="exact"/>
        <w:ind w:left="1015" w:right="-20"/>
        <w:jc w:val="left"/>
        <w:rPr>
          <w:kern w:val="0"/>
          <w:sz w:val="24"/>
        </w:rPr>
      </w:pPr>
      <w:r>
        <w:rPr>
          <w:kern w:val="0"/>
          <w:sz w:val="24"/>
        </w:rPr>
        <w:t>One (1) - J</w:t>
      </w:r>
      <w:r>
        <w:rPr>
          <w:spacing w:val="-1"/>
          <w:kern w:val="0"/>
          <w:sz w:val="24"/>
        </w:rPr>
        <w:t>a</w:t>
      </w:r>
      <w:r>
        <w:rPr>
          <w:kern w:val="0"/>
          <w:sz w:val="24"/>
        </w:rPr>
        <w:t>ck knife</w:t>
      </w:r>
    </w:p>
    <w:p w14:paraId="410313FB">
      <w:pPr>
        <w:autoSpaceDE w:val="0"/>
        <w:autoSpaceDN w:val="0"/>
        <w:adjustRightInd w:val="0"/>
        <w:spacing w:line="280" w:lineRule="exact"/>
        <w:ind w:left="1015" w:right="544"/>
        <w:jc w:val="left"/>
        <w:rPr>
          <w:kern w:val="0"/>
          <w:sz w:val="24"/>
        </w:rPr>
      </w:pPr>
      <w:r>
        <w:rPr>
          <w:kern w:val="0"/>
          <w:sz w:val="24"/>
        </w:rPr>
        <w:t>Each one (1) - soldering iron (AC 220 V</w:t>
      </w:r>
      <w:r>
        <w:rPr>
          <w:spacing w:val="-5"/>
          <w:kern w:val="0"/>
          <w:sz w:val="24"/>
        </w:rPr>
        <w:t xml:space="preserve"> </w:t>
      </w:r>
      <w:r>
        <w:rPr>
          <w:kern w:val="0"/>
          <w:sz w:val="24"/>
        </w:rPr>
        <w:t xml:space="preserve">25 </w:t>
      </w:r>
      <w:r>
        <w:rPr>
          <w:spacing w:val="-24"/>
          <w:kern w:val="0"/>
          <w:sz w:val="24"/>
        </w:rPr>
        <w:t>W</w:t>
      </w:r>
      <w:r>
        <w:rPr>
          <w:kern w:val="0"/>
          <w:sz w:val="24"/>
        </w:rPr>
        <w:t xml:space="preserve">, 75 </w:t>
      </w:r>
      <w:r>
        <w:rPr>
          <w:spacing w:val="-24"/>
          <w:kern w:val="0"/>
          <w:sz w:val="24"/>
        </w:rPr>
        <w:t>W</w:t>
      </w:r>
      <w:r>
        <w:rPr>
          <w:kern w:val="0"/>
          <w:sz w:val="24"/>
        </w:rPr>
        <w:t>, 15</w:t>
      </w:r>
      <w:r>
        <w:rPr>
          <w:spacing w:val="2"/>
          <w:kern w:val="0"/>
          <w:sz w:val="24"/>
        </w:rPr>
        <w:t xml:space="preserve">0 </w:t>
      </w:r>
      <w:r>
        <w:rPr>
          <w:kern w:val="0"/>
          <w:sz w:val="24"/>
        </w:rPr>
        <w:t>W</w:t>
      </w:r>
      <w:r>
        <w:rPr>
          <w:spacing w:val="-6"/>
          <w:kern w:val="0"/>
          <w:sz w:val="24"/>
        </w:rPr>
        <w:t xml:space="preserve"> </w:t>
      </w:r>
      <w:r>
        <w:rPr>
          <w:kern w:val="0"/>
          <w:sz w:val="24"/>
        </w:rPr>
        <w:t>and 1 kg soldering wire) One (1) - pi</w:t>
      </w:r>
      <w:r>
        <w:rPr>
          <w:spacing w:val="-1"/>
          <w:kern w:val="0"/>
          <w:sz w:val="24"/>
        </w:rPr>
        <w:t>s</w:t>
      </w:r>
      <w:r>
        <w:rPr>
          <w:spacing w:val="1"/>
          <w:kern w:val="0"/>
          <w:sz w:val="24"/>
        </w:rPr>
        <w:t>t</w:t>
      </w:r>
      <w:r>
        <w:rPr>
          <w:kern w:val="0"/>
          <w:sz w:val="24"/>
        </w:rPr>
        <w:t>ol d</w:t>
      </w:r>
      <w:r>
        <w:rPr>
          <w:spacing w:val="-1"/>
          <w:kern w:val="0"/>
          <w:sz w:val="24"/>
        </w:rPr>
        <w:t>r</w:t>
      </w:r>
      <w:r>
        <w:rPr>
          <w:kern w:val="0"/>
          <w:sz w:val="24"/>
        </w:rPr>
        <w:t>ill</w:t>
      </w:r>
    </w:p>
    <w:p w14:paraId="6EE19673">
      <w:pPr>
        <w:autoSpaceDE w:val="0"/>
        <w:autoSpaceDN w:val="0"/>
        <w:adjustRightInd w:val="0"/>
        <w:spacing w:line="280" w:lineRule="exact"/>
        <w:ind w:left="1015" w:right="-20"/>
        <w:jc w:val="left"/>
        <w:rPr>
          <w:kern w:val="0"/>
          <w:sz w:val="24"/>
        </w:rPr>
      </w:pPr>
      <w:r>
        <w:rPr>
          <w:kern w:val="0"/>
          <w:sz w:val="24"/>
        </w:rPr>
        <w:t>One (1) - s</w:t>
      </w:r>
      <w:r>
        <w:rPr>
          <w:spacing w:val="-1"/>
          <w:kern w:val="0"/>
          <w:sz w:val="24"/>
        </w:rPr>
        <w:t>e</w:t>
      </w:r>
      <w:r>
        <w:rPr>
          <w:kern w:val="0"/>
          <w:sz w:val="24"/>
        </w:rPr>
        <w:t>t of steel file</w:t>
      </w:r>
    </w:p>
    <w:p w14:paraId="29362B2A">
      <w:pPr>
        <w:autoSpaceDE w:val="0"/>
        <w:autoSpaceDN w:val="0"/>
        <w:adjustRightInd w:val="0"/>
        <w:spacing w:line="280" w:lineRule="exact"/>
        <w:ind w:left="1015" w:right="4165"/>
        <w:jc w:val="left"/>
        <w:rPr>
          <w:kern w:val="0"/>
          <w:sz w:val="24"/>
        </w:rPr>
      </w:pPr>
      <w:r>
        <w:rPr>
          <w:kern w:val="0"/>
          <w:sz w:val="24"/>
        </w:rPr>
        <w:t xml:space="preserve">Each one (1) - </w:t>
      </w:r>
      <w:r>
        <w:rPr>
          <w:spacing w:val="-2"/>
          <w:kern w:val="0"/>
          <w:sz w:val="24"/>
        </w:rPr>
        <w:t>m</w:t>
      </w:r>
      <w:r>
        <w:rPr>
          <w:kern w:val="0"/>
          <w:sz w:val="24"/>
        </w:rPr>
        <w:t>onkey wrenches (6”, 8”, 10”) One (1) - set of open end wrench</w:t>
      </w:r>
    </w:p>
    <w:p w14:paraId="3C5F7222">
      <w:pPr>
        <w:autoSpaceDE w:val="0"/>
        <w:autoSpaceDN w:val="0"/>
        <w:adjustRightInd w:val="0"/>
        <w:spacing w:line="280" w:lineRule="exact"/>
        <w:ind w:left="1015" w:right="-20"/>
        <w:jc w:val="left"/>
        <w:rPr>
          <w:kern w:val="0"/>
          <w:sz w:val="24"/>
        </w:rPr>
      </w:pPr>
      <w:r>
        <w:rPr>
          <w:kern w:val="0"/>
          <w:sz w:val="24"/>
        </w:rPr>
        <w:t>One (1) - set of socket wrench</w:t>
      </w:r>
    </w:p>
    <w:p w14:paraId="0D74D4D4">
      <w:pPr>
        <w:autoSpaceDE w:val="0"/>
        <w:autoSpaceDN w:val="0"/>
        <w:adjustRightInd w:val="0"/>
        <w:spacing w:line="280" w:lineRule="exact"/>
        <w:ind w:left="1015" w:right="-20"/>
        <w:jc w:val="left"/>
        <w:rPr>
          <w:kern w:val="0"/>
          <w:sz w:val="24"/>
        </w:rPr>
      </w:pPr>
      <w:r>
        <w:rPr>
          <w:kern w:val="0"/>
          <w:sz w:val="24"/>
        </w:rPr>
        <w:t>One (1) - hand bow saw</w:t>
      </w:r>
    </w:p>
    <w:p w14:paraId="02B2A394">
      <w:pPr>
        <w:autoSpaceDE w:val="0"/>
        <w:autoSpaceDN w:val="0"/>
        <w:adjustRightInd w:val="0"/>
        <w:spacing w:line="280" w:lineRule="exact"/>
        <w:ind w:left="1015" w:right="-20"/>
        <w:jc w:val="left"/>
        <w:rPr>
          <w:kern w:val="0"/>
          <w:sz w:val="24"/>
        </w:rPr>
      </w:pPr>
      <w:r>
        <w:rPr>
          <w:kern w:val="0"/>
          <w:sz w:val="24"/>
        </w:rPr>
        <w:t>One (1) - h</w:t>
      </w:r>
      <w:r>
        <w:rPr>
          <w:spacing w:val="-1"/>
          <w:kern w:val="0"/>
          <w:sz w:val="24"/>
        </w:rPr>
        <w:t>a</w:t>
      </w:r>
      <w:r>
        <w:rPr>
          <w:kern w:val="0"/>
          <w:sz w:val="24"/>
        </w:rPr>
        <w:t>mmer</w:t>
      </w:r>
    </w:p>
    <w:p w14:paraId="4EBDE76B">
      <w:pPr>
        <w:autoSpaceDE w:val="0"/>
        <w:autoSpaceDN w:val="0"/>
        <w:adjustRightInd w:val="0"/>
        <w:spacing w:line="280" w:lineRule="exact"/>
        <w:ind w:left="1015" w:right="-20"/>
        <w:jc w:val="left"/>
        <w:rPr>
          <w:kern w:val="0"/>
          <w:sz w:val="24"/>
        </w:rPr>
      </w:pPr>
      <w:r>
        <w:rPr>
          <w:kern w:val="0"/>
          <w:sz w:val="24"/>
        </w:rPr>
        <w:t>One (1) - wire stripp</w:t>
      </w:r>
      <w:r>
        <w:rPr>
          <w:spacing w:val="-1"/>
          <w:kern w:val="0"/>
          <w:sz w:val="24"/>
        </w:rPr>
        <w:t>e</w:t>
      </w:r>
      <w:r>
        <w:rPr>
          <w:kern w:val="0"/>
          <w:sz w:val="24"/>
        </w:rPr>
        <w:t>r</w:t>
      </w:r>
    </w:p>
    <w:p w14:paraId="7DA0DF7B">
      <w:pPr>
        <w:autoSpaceDE w:val="0"/>
        <w:autoSpaceDN w:val="0"/>
        <w:adjustRightInd w:val="0"/>
        <w:spacing w:line="280" w:lineRule="exact"/>
        <w:ind w:left="1015" w:right="5581"/>
        <w:jc w:val="left"/>
        <w:rPr>
          <w:kern w:val="0"/>
          <w:sz w:val="24"/>
        </w:rPr>
      </w:pPr>
      <w:r>
        <w:rPr>
          <w:kern w:val="0"/>
          <w:sz w:val="24"/>
        </w:rPr>
        <w:t>One (1) - convolution rule</w:t>
      </w:r>
      <w:r>
        <w:rPr>
          <w:rFonts w:hint="eastAsia"/>
          <w:kern w:val="0"/>
          <w:sz w:val="24"/>
        </w:rPr>
        <w:t>r</w:t>
      </w:r>
      <w:r>
        <w:rPr>
          <w:kern w:val="0"/>
          <w:sz w:val="24"/>
        </w:rPr>
        <w:t xml:space="preserve"> (3 </w:t>
      </w:r>
      <w:r>
        <w:rPr>
          <w:spacing w:val="-2"/>
          <w:kern w:val="0"/>
          <w:sz w:val="24"/>
        </w:rPr>
        <w:t>m</w:t>
      </w:r>
      <w:r>
        <w:rPr>
          <w:kern w:val="0"/>
          <w:sz w:val="24"/>
        </w:rPr>
        <w:t>) One (1) - tool box.</w:t>
      </w:r>
    </w:p>
    <w:p w14:paraId="0370C936">
      <w:pPr>
        <w:autoSpaceDE w:val="0"/>
        <w:autoSpaceDN w:val="0"/>
        <w:adjustRightInd w:val="0"/>
        <w:spacing w:line="240" w:lineRule="exact"/>
        <w:jc w:val="left"/>
        <w:rPr>
          <w:rFonts w:eastAsia="Arial Unicode MS"/>
          <w:kern w:val="0"/>
          <w:sz w:val="28"/>
          <w:szCs w:val="28"/>
        </w:rPr>
      </w:pPr>
    </w:p>
    <w:p w14:paraId="616D5578">
      <w:pPr>
        <w:pStyle w:val="3"/>
        <w:numPr>
          <w:ilvl w:val="2"/>
          <w:numId w:val="0"/>
        </w:numPr>
        <w:ind w:left="709" w:leftChars="0" w:hanging="709" w:firstLineChars="0"/>
        <w:jc w:val="left"/>
      </w:pPr>
      <w:bookmarkStart w:id="1163" w:name="_Toc48573715"/>
      <w:bookmarkStart w:id="1164" w:name="_Toc48312055"/>
      <w:bookmarkStart w:id="1165" w:name="_Toc5724091"/>
      <w:bookmarkStart w:id="1166" w:name="_Toc48573853"/>
      <w:bookmarkStart w:id="1167" w:name="_Toc49257767"/>
      <w:r>
        <w:rPr>
          <w:rFonts w:hint="eastAsia" w:ascii="Arial" w:hAnsi="Arial" w:eastAsia="黑体" w:cs="Times New Roman"/>
          <w:b/>
          <w:bCs/>
          <w:caps/>
          <w:kern w:val="0"/>
          <w:sz w:val="24"/>
          <w:szCs w:val="24"/>
          <w:lang w:val="en-US" w:eastAsia="zh-CN" w:bidi="ar-SA"/>
        </w:rPr>
        <w:t>8.11.</w:t>
      </w:r>
      <w:r>
        <w:rPr>
          <w:rFonts w:hint="eastAsia" w:cs="Times New Roman"/>
          <w:b/>
          <w:bCs/>
          <w:caps/>
          <w:kern w:val="0"/>
          <w:sz w:val="24"/>
          <w:szCs w:val="24"/>
          <w:lang w:val="en-US" w:eastAsia="zh-CN" w:bidi="ar-SA"/>
        </w:rPr>
        <w:t xml:space="preserve">16 </w:t>
      </w:r>
      <w:r>
        <w:t>SPARE PART</w:t>
      </w:r>
      <w:bookmarkEnd w:id="1163"/>
      <w:bookmarkEnd w:id="1164"/>
      <w:bookmarkEnd w:id="1165"/>
      <w:bookmarkEnd w:id="1166"/>
      <w:bookmarkEnd w:id="1167"/>
    </w:p>
    <w:p w14:paraId="3483EBF6">
      <w:pPr>
        <w:autoSpaceDE w:val="0"/>
        <w:autoSpaceDN w:val="0"/>
        <w:adjustRightInd w:val="0"/>
        <w:ind w:left="1012" w:right="-156"/>
        <w:jc w:val="left"/>
        <w:rPr>
          <w:rFonts w:eastAsia="Arial Unicode MS"/>
          <w:kern w:val="0"/>
          <w:sz w:val="24"/>
        </w:rPr>
      </w:pPr>
      <w:r>
        <w:rPr>
          <w:rFonts w:eastAsia="Arial Unicode MS"/>
          <w:kern w:val="0"/>
          <w:sz w:val="24"/>
        </w:rPr>
        <w:t>The</w:t>
      </w:r>
      <w:r>
        <w:rPr>
          <w:rFonts w:eastAsia="Arial Unicode MS"/>
          <w:spacing w:val="20"/>
          <w:kern w:val="0"/>
          <w:sz w:val="24"/>
        </w:rPr>
        <w:t xml:space="preserve"> </w:t>
      </w:r>
      <w:r>
        <w:rPr>
          <w:rFonts w:eastAsia="Arial Unicode MS"/>
          <w:kern w:val="0"/>
          <w:sz w:val="24"/>
        </w:rPr>
        <w:t>necessary</w:t>
      </w:r>
      <w:r>
        <w:rPr>
          <w:rFonts w:eastAsia="Arial Unicode MS"/>
          <w:spacing w:val="20"/>
          <w:kern w:val="0"/>
          <w:sz w:val="24"/>
        </w:rPr>
        <w:t xml:space="preserve"> </w:t>
      </w:r>
      <w:r>
        <w:rPr>
          <w:rFonts w:eastAsia="Arial Unicode MS"/>
          <w:kern w:val="0"/>
          <w:sz w:val="24"/>
        </w:rPr>
        <w:t>nu</w:t>
      </w:r>
      <w:r>
        <w:rPr>
          <w:rFonts w:eastAsia="Arial Unicode MS"/>
          <w:spacing w:val="-2"/>
          <w:kern w:val="0"/>
          <w:sz w:val="24"/>
        </w:rPr>
        <w:t>m</w:t>
      </w:r>
      <w:r>
        <w:rPr>
          <w:rFonts w:eastAsia="Arial Unicode MS"/>
          <w:kern w:val="0"/>
          <w:sz w:val="24"/>
        </w:rPr>
        <w:t>ber</w:t>
      </w:r>
      <w:r>
        <w:rPr>
          <w:rFonts w:eastAsia="Arial Unicode MS"/>
          <w:spacing w:val="20"/>
          <w:kern w:val="0"/>
          <w:sz w:val="24"/>
        </w:rPr>
        <w:t xml:space="preserve"> </w:t>
      </w:r>
      <w:r>
        <w:rPr>
          <w:rFonts w:eastAsia="Arial Unicode MS"/>
          <w:kern w:val="0"/>
          <w:sz w:val="24"/>
        </w:rPr>
        <w:t>of</w:t>
      </w:r>
      <w:r>
        <w:rPr>
          <w:rFonts w:eastAsia="Arial Unicode MS"/>
          <w:spacing w:val="20"/>
          <w:kern w:val="0"/>
          <w:sz w:val="24"/>
        </w:rPr>
        <w:t xml:space="preserve"> </w:t>
      </w:r>
      <w:r>
        <w:rPr>
          <w:rFonts w:eastAsia="Arial Unicode MS"/>
          <w:kern w:val="0"/>
          <w:sz w:val="24"/>
        </w:rPr>
        <w:t>spare</w:t>
      </w:r>
      <w:r>
        <w:rPr>
          <w:rFonts w:eastAsia="Arial Unicode MS"/>
          <w:spacing w:val="20"/>
          <w:kern w:val="0"/>
          <w:sz w:val="24"/>
        </w:rPr>
        <w:t xml:space="preserve"> </w:t>
      </w:r>
      <w:r>
        <w:rPr>
          <w:rFonts w:eastAsia="Arial Unicode MS"/>
          <w:kern w:val="0"/>
          <w:sz w:val="24"/>
        </w:rPr>
        <w:t>parts</w:t>
      </w:r>
      <w:r>
        <w:rPr>
          <w:rFonts w:eastAsia="Arial Unicode MS"/>
          <w:spacing w:val="20"/>
          <w:kern w:val="0"/>
          <w:sz w:val="24"/>
        </w:rPr>
        <w:t xml:space="preserve"> </w:t>
      </w:r>
      <w:r>
        <w:rPr>
          <w:rFonts w:eastAsia="Arial Unicode MS"/>
          <w:kern w:val="0"/>
          <w:sz w:val="24"/>
        </w:rPr>
        <w:t>shall</w:t>
      </w:r>
      <w:r>
        <w:rPr>
          <w:rFonts w:eastAsia="Arial Unicode MS"/>
          <w:spacing w:val="20"/>
          <w:kern w:val="0"/>
          <w:sz w:val="24"/>
        </w:rPr>
        <w:t xml:space="preserve"> </w:t>
      </w:r>
      <w:r>
        <w:rPr>
          <w:rFonts w:eastAsia="Arial Unicode MS"/>
          <w:kern w:val="0"/>
          <w:sz w:val="24"/>
        </w:rPr>
        <w:t>be</w:t>
      </w:r>
      <w:r>
        <w:rPr>
          <w:rFonts w:eastAsia="Arial Unicode MS"/>
          <w:spacing w:val="20"/>
          <w:kern w:val="0"/>
          <w:sz w:val="24"/>
        </w:rPr>
        <w:t xml:space="preserve"> </w:t>
      </w:r>
      <w:r>
        <w:rPr>
          <w:rFonts w:eastAsia="Arial Unicode MS"/>
          <w:kern w:val="0"/>
          <w:sz w:val="24"/>
        </w:rPr>
        <w:t>s</w:t>
      </w:r>
      <w:r>
        <w:rPr>
          <w:rFonts w:eastAsia="Arial Unicode MS"/>
          <w:spacing w:val="-1"/>
          <w:kern w:val="0"/>
          <w:sz w:val="24"/>
        </w:rPr>
        <w:t>u</w:t>
      </w:r>
      <w:r>
        <w:rPr>
          <w:rFonts w:eastAsia="Arial Unicode MS"/>
          <w:kern w:val="0"/>
          <w:sz w:val="24"/>
        </w:rPr>
        <w:t>pplied</w:t>
      </w:r>
      <w:r>
        <w:rPr>
          <w:rFonts w:eastAsia="Arial Unicode MS"/>
          <w:spacing w:val="21"/>
          <w:kern w:val="0"/>
          <w:sz w:val="24"/>
        </w:rPr>
        <w:t xml:space="preserve"> </w:t>
      </w:r>
      <w:r>
        <w:rPr>
          <w:rFonts w:eastAsia="Arial Unicode MS"/>
          <w:kern w:val="0"/>
          <w:sz w:val="24"/>
        </w:rPr>
        <w:t>a</w:t>
      </w:r>
      <w:r>
        <w:rPr>
          <w:rFonts w:eastAsia="Arial Unicode MS"/>
          <w:spacing w:val="-1"/>
          <w:kern w:val="0"/>
          <w:sz w:val="24"/>
        </w:rPr>
        <w:t>c</w:t>
      </w:r>
      <w:r>
        <w:rPr>
          <w:rFonts w:eastAsia="Arial Unicode MS"/>
          <w:kern w:val="0"/>
          <w:sz w:val="24"/>
        </w:rPr>
        <w:t>co</w:t>
      </w:r>
      <w:r>
        <w:rPr>
          <w:rFonts w:eastAsia="Arial Unicode MS"/>
          <w:spacing w:val="-1"/>
          <w:kern w:val="0"/>
          <w:sz w:val="24"/>
        </w:rPr>
        <w:t>r</w:t>
      </w:r>
      <w:r>
        <w:rPr>
          <w:rFonts w:eastAsia="Arial Unicode MS"/>
          <w:kern w:val="0"/>
          <w:sz w:val="24"/>
        </w:rPr>
        <w:t>ding</w:t>
      </w:r>
      <w:r>
        <w:rPr>
          <w:rFonts w:eastAsia="Arial Unicode MS"/>
          <w:spacing w:val="21"/>
          <w:kern w:val="0"/>
          <w:sz w:val="24"/>
        </w:rPr>
        <w:t xml:space="preserve"> </w:t>
      </w:r>
      <w:r>
        <w:rPr>
          <w:rFonts w:eastAsia="Arial Unicode MS"/>
          <w:kern w:val="0"/>
          <w:sz w:val="24"/>
        </w:rPr>
        <w:t>to</w:t>
      </w:r>
      <w:r>
        <w:rPr>
          <w:rFonts w:eastAsia="Arial Unicode MS"/>
          <w:spacing w:val="21"/>
          <w:kern w:val="0"/>
          <w:sz w:val="24"/>
        </w:rPr>
        <w:t xml:space="preserve"> </w:t>
      </w:r>
      <w:r>
        <w:rPr>
          <w:rFonts w:eastAsia="Arial Unicode MS"/>
          <w:spacing w:val="-1"/>
          <w:kern w:val="0"/>
          <w:sz w:val="24"/>
        </w:rPr>
        <w:t>r</w:t>
      </w:r>
      <w:r>
        <w:rPr>
          <w:rFonts w:eastAsia="Arial Unicode MS"/>
          <w:kern w:val="0"/>
          <w:sz w:val="24"/>
        </w:rPr>
        <w:t>eq</w:t>
      </w:r>
      <w:r>
        <w:rPr>
          <w:rFonts w:eastAsia="Arial Unicode MS"/>
          <w:spacing w:val="-1"/>
          <w:kern w:val="0"/>
          <w:sz w:val="24"/>
        </w:rPr>
        <w:t>u</w:t>
      </w:r>
      <w:r>
        <w:rPr>
          <w:rFonts w:eastAsia="Arial Unicode MS"/>
          <w:kern w:val="0"/>
          <w:sz w:val="24"/>
        </w:rPr>
        <w:t>ire</w:t>
      </w:r>
      <w:r>
        <w:rPr>
          <w:rFonts w:eastAsia="Arial Unicode MS"/>
          <w:spacing w:val="-2"/>
          <w:kern w:val="0"/>
          <w:sz w:val="24"/>
        </w:rPr>
        <w:t>m</w:t>
      </w:r>
      <w:r>
        <w:rPr>
          <w:rFonts w:eastAsia="Arial Unicode MS"/>
          <w:kern w:val="0"/>
          <w:sz w:val="24"/>
        </w:rPr>
        <w:t>ents</w:t>
      </w:r>
      <w:r>
        <w:rPr>
          <w:rFonts w:eastAsia="Arial Unicode MS"/>
          <w:spacing w:val="21"/>
          <w:kern w:val="0"/>
          <w:sz w:val="24"/>
        </w:rPr>
        <w:t xml:space="preserve"> </w:t>
      </w:r>
      <w:r>
        <w:rPr>
          <w:rFonts w:eastAsia="Arial Unicode MS"/>
          <w:kern w:val="0"/>
          <w:sz w:val="24"/>
        </w:rPr>
        <w:t>of</w:t>
      </w:r>
      <w:r>
        <w:rPr>
          <w:rFonts w:eastAsia="Arial Unicode MS"/>
          <w:spacing w:val="20"/>
          <w:kern w:val="0"/>
          <w:sz w:val="24"/>
        </w:rPr>
        <w:t xml:space="preserve"> </w:t>
      </w:r>
      <w:r>
        <w:rPr>
          <w:rFonts w:eastAsia="Arial Unicode MS"/>
          <w:kern w:val="0"/>
          <w:sz w:val="24"/>
        </w:rPr>
        <w:t>the</w:t>
      </w:r>
    </w:p>
    <w:p w14:paraId="29857C31">
      <w:pPr>
        <w:autoSpaceDE w:val="0"/>
        <w:autoSpaceDN w:val="0"/>
        <w:adjustRightInd w:val="0"/>
        <w:ind w:left="1012" w:right="-20"/>
        <w:jc w:val="left"/>
        <w:rPr>
          <w:rFonts w:eastAsia="Arial Unicode MS"/>
          <w:kern w:val="0"/>
          <w:sz w:val="24"/>
        </w:rPr>
      </w:pPr>
      <w:r>
        <w:rPr>
          <w:rFonts w:eastAsia="Arial Unicode MS"/>
          <w:kern w:val="0"/>
          <w:sz w:val="24"/>
        </w:rPr>
        <w:t xml:space="preserve">Classification Society and </w:t>
      </w:r>
      <w:r>
        <w:rPr>
          <w:rFonts w:hint="eastAsia" w:eastAsia="Arial Unicode MS"/>
          <w:spacing w:val="-2"/>
          <w:kern w:val="0"/>
          <w:sz w:val="24"/>
        </w:rPr>
        <w:t>M</w:t>
      </w:r>
      <w:r>
        <w:rPr>
          <w:rFonts w:eastAsia="Arial Unicode MS"/>
          <w:kern w:val="0"/>
          <w:sz w:val="24"/>
        </w:rPr>
        <w:t>aker</w:t>
      </w:r>
      <w:r>
        <w:rPr>
          <w:rFonts w:eastAsia="Arial Unicode MS"/>
          <w:spacing w:val="-1"/>
          <w:kern w:val="0"/>
          <w:sz w:val="24"/>
        </w:rPr>
        <w:t>'</w:t>
      </w:r>
      <w:r>
        <w:rPr>
          <w:rFonts w:eastAsia="Arial Unicode MS"/>
          <w:kern w:val="0"/>
          <w:sz w:val="24"/>
        </w:rPr>
        <w:t>s standard.</w:t>
      </w:r>
    </w:p>
    <w:p w14:paraId="2AA3D309">
      <w:pPr>
        <w:autoSpaceDE w:val="0"/>
        <w:autoSpaceDN w:val="0"/>
        <w:adjustRightInd w:val="0"/>
        <w:spacing w:line="240" w:lineRule="exact"/>
        <w:jc w:val="left"/>
        <w:rPr>
          <w:rFonts w:eastAsia="Arial Unicode MS"/>
          <w:kern w:val="0"/>
          <w:sz w:val="28"/>
          <w:szCs w:val="28"/>
        </w:rPr>
      </w:pPr>
    </w:p>
    <w:p w14:paraId="1BFD6C4A">
      <w:pPr>
        <w:autoSpaceDE w:val="0"/>
        <w:autoSpaceDN w:val="0"/>
        <w:adjustRightInd w:val="0"/>
        <w:ind w:left="1012" w:right="-156"/>
        <w:jc w:val="left"/>
        <w:rPr>
          <w:kern w:val="0"/>
          <w:sz w:val="20"/>
          <w:szCs w:val="20"/>
        </w:rPr>
      </w:pPr>
      <w:r>
        <w:rPr>
          <w:rFonts w:eastAsia="Arial Unicode MS"/>
          <w:kern w:val="0"/>
          <w:sz w:val="24"/>
        </w:rPr>
        <w:t>All</w:t>
      </w:r>
      <w:r>
        <w:rPr>
          <w:rFonts w:eastAsia="Arial Unicode MS"/>
          <w:spacing w:val="19"/>
          <w:kern w:val="0"/>
          <w:sz w:val="24"/>
        </w:rPr>
        <w:t xml:space="preserve"> </w:t>
      </w:r>
      <w:r>
        <w:rPr>
          <w:rFonts w:eastAsia="Arial Unicode MS"/>
          <w:kern w:val="0"/>
          <w:sz w:val="24"/>
        </w:rPr>
        <w:t>spares</w:t>
      </w:r>
      <w:r>
        <w:rPr>
          <w:rFonts w:eastAsia="Arial Unicode MS"/>
          <w:spacing w:val="19"/>
          <w:kern w:val="0"/>
          <w:sz w:val="24"/>
        </w:rPr>
        <w:t xml:space="preserve"> </w:t>
      </w:r>
      <w:r>
        <w:rPr>
          <w:rFonts w:eastAsia="Arial Unicode MS"/>
          <w:kern w:val="0"/>
          <w:sz w:val="24"/>
        </w:rPr>
        <w:t>to</w:t>
      </w:r>
      <w:r>
        <w:rPr>
          <w:rFonts w:eastAsia="Arial Unicode MS"/>
          <w:spacing w:val="19"/>
          <w:kern w:val="0"/>
          <w:sz w:val="24"/>
        </w:rPr>
        <w:t xml:space="preserve"> </w:t>
      </w:r>
      <w:r>
        <w:rPr>
          <w:rFonts w:eastAsia="Arial Unicode MS"/>
          <w:kern w:val="0"/>
          <w:sz w:val="24"/>
        </w:rPr>
        <w:t>be</w:t>
      </w:r>
      <w:r>
        <w:rPr>
          <w:rFonts w:eastAsia="Arial Unicode MS"/>
          <w:spacing w:val="19"/>
          <w:kern w:val="0"/>
          <w:sz w:val="24"/>
        </w:rPr>
        <w:t xml:space="preserve"> </w:t>
      </w:r>
      <w:r>
        <w:rPr>
          <w:rFonts w:eastAsia="Arial Unicode MS"/>
          <w:kern w:val="0"/>
          <w:sz w:val="24"/>
        </w:rPr>
        <w:t>placed</w:t>
      </w:r>
      <w:r>
        <w:rPr>
          <w:rFonts w:eastAsia="Arial Unicode MS"/>
          <w:spacing w:val="19"/>
          <w:kern w:val="0"/>
          <w:sz w:val="24"/>
        </w:rPr>
        <w:t xml:space="preserve"> </w:t>
      </w:r>
      <w:r>
        <w:rPr>
          <w:rFonts w:eastAsia="Arial Unicode MS"/>
          <w:kern w:val="0"/>
          <w:sz w:val="24"/>
        </w:rPr>
        <w:t>in</w:t>
      </w:r>
      <w:r>
        <w:rPr>
          <w:rFonts w:eastAsia="Arial Unicode MS"/>
          <w:spacing w:val="19"/>
          <w:kern w:val="0"/>
          <w:sz w:val="24"/>
        </w:rPr>
        <w:t xml:space="preserve"> </w:t>
      </w:r>
      <w:r>
        <w:rPr>
          <w:rFonts w:eastAsia="Arial Unicode MS"/>
          <w:kern w:val="0"/>
          <w:sz w:val="24"/>
        </w:rPr>
        <w:t>steel</w:t>
      </w:r>
      <w:r>
        <w:rPr>
          <w:rFonts w:eastAsia="Arial Unicode MS"/>
          <w:spacing w:val="19"/>
          <w:kern w:val="0"/>
          <w:sz w:val="24"/>
        </w:rPr>
        <w:t xml:space="preserve"> </w:t>
      </w:r>
      <w:r>
        <w:rPr>
          <w:rFonts w:eastAsia="Arial Unicode MS"/>
          <w:kern w:val="0"/>
          <w:sz w:val="24"/>
        </w:rPr>
        <w:t>bo</w:t>
      </w:r>
      <w:r>
        <w:rPr>
          <w:rFonts w:eastAsia="Arial Unicode MS"/>
          <w:spacing w:val="-1"/>
          <w:kern w:val="0"/>
          <w:sz w:val="24"/>
        </w:rPr>
        <w:t>x</w:t>
      </w:r>
      <w:r>
        <w:rPr>
          <w:rFonts w:eastAsia="Arial Unicode MS"/>
          <w:kern w:val="0"/>
          <w:sz w:val="24"/>
        </w:rPr>
        <w:t>es</w:t>
      </w:r>
      <w:r>
        <w:rPr>
          <w:rFonts w:eastAsia="Arial Unicode MS"/>
          <w:spacing w:val="19"/>
          <w:kern w:val="0"/>
          <w:sz w:val="24"/>
        </w:rPr>
        <w:t xml:space="preserve"> </w:t>
      </w:r>
      <w:r>
        <w:rPr>
          <w:rFonts w:eastAsia="Arial Unicode MS"/>
          <w:kern w:val="0"/>
          <w:sz w:val="24"/>
        </w:rPr>
        <w:t>duly</w:t>
      </w:r>
      <w:r>
        <w:rPr>
          <w:rFonts w:eastAsia="Arial Unicode MS"/>
          <w:spacing w:val="19"/>
          <w:kern w:val="0"/>
          <w:sz w:val="24"/>
        </w:rPr>
        <w:t xml:space="preserve"> </w:t>
      </w:r>
      <w:r>
        <w:rPr>
          <w:rFonts w:eastAsia="Arial Unicode MS"/>
          <w:kern w:val="0"/>
          <w:sz w:val="24"/>
        </w:rPr>
        <w:t>labeled/</w:t>
      </w:r>
      <w:r>
        <w:rPr>
          <w:rFonts w:eastAsia="Arial Unicode MS"/>
          <w:spacing w:val="-2"/>
          <w:kern w:val="0"/>
          <w:sz w:val="24"/>
        </w:rPr>
        <w:t>m</w:t>
      </w:r>
      <w:r>
        <w:rPr>
          <w:rFonts w:eastAsia="Arial Unicode MS"/>
          <w:kern w:val="0"/>
          <w:sz w:val="24"/>
        </w:rPr>
        <w:t>arked</w:t>
      </w:r>
      <w:r>
        <w:rPr>
          <w:rFonts w:eastAsia="Arial Unicode MS"/>
          <w:spacing w:val="19"/>
          <w:kern w:val="0"/>
          <w:sz w:val="24"/>
        </w:rPr>
        <w:t xml:space="preserve"> </w:t>
      </w:r>
      <w:r>
        <w:rPr>
          <w:rFonts w:eastAsia="Arial Unicode MS"/>
          <w:kern w:val="0"/>
          <w:sz w:val="24"/>
        </w:rPr>
        <w:t>and</w:t>
      </w:r>
      <w:r>
        <w:rPr>
          <w:rFonts w:eastAsia="Arial Unicode MS"/>
          <w:spacing w:val="19"/>
          <w:kern w:val="0"/>
          <w:sz w:val="24"/>
        </w:rPr>
        <w:t xml:space="preserve"> </w:t>
      </w:r>
      <w:r>
        <w:rPr>
          <w:rFonts w:eastAsia="Arial Unicode MS"/>
          <w:kern w:val="0"/>
          <w:sz w:val="24"/>
        </w:rPr>
        <w:t>boxes</w:t>
      </w:r>
      <w:r>
        <w:rPr>
          <w:rFonts w:eastAsia="Arial Unicode MS"/>
          <w:spacing w:val="19"/>
          <w:kern w:val="0"/>
          <w:sz w:val="24"/>
        </w:rPr>
        <w:t xml:space="preserve"> </w:t>
      </w:r>
      <w:r>
        <w:rPr>
          <w:rFonts w:eastAsia="Arial Unicode MS"/>
          <w:kern w:val="0"/>
          <w:sz w:val="24"/>
        </w:rPr>
        <w:t>shall</w:t>
      </w:r>
      <w:r>
        <w:rPr>
          <w:rFonts w:eastAsia="Arial Unicode MS"/>
          <w:spacing w:val="19"/>
          <w:kern w:val="0"/>
          <w:sz w:val="24"/>
        </w:rPr>
        <w:t xml:space="preserve"> </w:t>
      </w:r>
      <w:r>
        <w:rPr>
          <w:rFonts w:eastAsia="Arial Unicode MS"/>
          <w:kern w:val="0"/>
          <w:sz w:val="24"/>
        </w:rPr>
        <w:t>be</w:t>
      </w:r>
      <w:r>
        <w:rPr>
          <w:rFonts w:eastAsia="Arial Unicode MS"/>
          <w:spacing w:val="19"/>
          <w:kern w:val="0"/>
          <w:sz w:val="24"/>
        </w:rPr>
        <w:t xml:space="preserve"> </w:t>
      </w:r>
      <w:r>
        <w:rPr>
          <w:rFonts w:eastAsia="Arial Unicode MS"/>
          <w:kern w:val="0"/>
          <w:sz w:val="24"/>
        </w:rPr>
        <w:t>placed</w:t>
      </w:r>
      <w:r>
        <w:rPr>
          <w:rFonts w:eastAsia="Arial Unicode MS"/>
          <w:spacing w:val="19"/>
          <w:kern w:val="0"/>
          <w:sz w:val="24"/>
        </w:rPr>
        <w:t xml:space="preserve"> </w:t>
      </w:r>
      <w:r>
        <w:rPr>
          <w:rFonts w:eastAsia="Arial Unicode MS"/>
          <w:kern w:val="0"/>
          <w:sz w:val="24"/>
        </w:rPr>
        <w:t>in shelves in s</w:t>
      </w:r>
      <w:r>
        <w:rPr>
          <w:rFonts w:eastAsia="Arial Unicode MS"/>
          <w:spacing w:val="-1"/>
          <w:kern w:val="0"/>
          <w:sz w:val="24"/>
        </w:rPr>
        <w:t>p</w:t>
      </w:r>
      <w:r>
        <w:rPr>
          <w:rFonts w:eastAsia="Arial Unicode MS"/>
          <w:kern w:val="0"/>
          <w:sz w:val="24"/>
        </w:rPr>
        <w:t xml:space="preserve">ares </w:t>
      </w:r>
      <w:r>
        <w:rPr>
          <w:rFonts w:eastAsia="Arial Unicode MS"/>
          <w:spacing w:val="-1"/>
          <w:kern w:val="0"/>
          <w:sz w:val="24"/>
        </w:rPr>
        <w:t>s</w:t>
      </w:r>
      <w:r>
        <w:rPr>
          <w:rFonts w:eastAsia="Arial Unicode MS"/>
          <w:spacing w:val="1"/>
          <w:kern w:val="0"/>
          <w:sz w:val="24"/>
        </w:rPr>
        <w:t>t</w:t>
      </w:r>
      <w:r>
        <w:rPr>
          <w:rFonts w:eastAsia="Arial Unicode MS"/>
          <w:kern w:val="0"/>
          <w:sz w:val="24"/>
        </w:rPr>
        <w:t>ore r</w:t>
      </w:r>
      <w:r>
        <w:rPr>
          <w:rFonts w:eastAsia="Arial Unicode MS"/>
          <w:spacing w:val="-1"/>
          <w:kern w:val="0"/>
          <w:sz w:val="24"/>
        </w:rPr>
        <w:t>o</w:t>
      </w:r>
      <w:r>
        <w:rPr>
          <w:rFonts w:eastAsia="Arial Unicode MS"/>
          <w:kern w:val="0"/>
          <w:sz w:val="24"/>
        </w:rPr>
        <w:t>o</w:t>
      </w:r>
      <w:r>
        <w:rPr>
          <w:rFonts w:eastAsia="Arial Unicode MS"/>
          <w:spacing w:val="-2"/>
          <w:kern w:val="0"/>
          <w:sz w:val="24"/>
        </w:rPr>
        <w:t>m</w:t>
      </w:r>
      <w:r>
        <w:rPr>
          <w:rFonts w:eastAsia="Arial Unicode MS"/>
          <w:kern w:val="0"/>
          <w:sz w:val="24"/>
        </w:rPr>
        <w:t>.</w:t>
      </w:r>
    </w:p>
    <w:p w14:paraId="63DD7914"/>
    <w:sectPr>
      <w:headerReference r:id="rId13" w:type="first"/>
      <w:footerReference r:id="rId16" w:type="first"/>
      <w:headerReference r:id="rId11" w:type="default"/>
      <w:footerReference r:id="rId14" w:type="default"/>
      <w:headerReference r:id="rId12" w:type="even"/>
      <w:footerReference r:id="rId15"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1)">
    <w:altName w:val="Arial"/>
    <w:panose1 w:val="00000000000000000000"/>
    <w:charset w:val="00"/>
    <w:family w:val="swiss"/>
    <w:pitch w:val="default"/>
    <w:sig w:usb0="00000000" w:usb1="00000000" w:usb2="00000000" w:usb3="00000000" w:csb0="00000001" w:csb1="00000000"/>
  </w:font>
  <w:font w:name="CG Times">
    <w:altName w:val="Segoe Print"/>
    <w:panose1 w:val="00000000000000000000"/>
    <w:charset w:val="00"/>
    <w:family w:val="roman"/>
    <w:pitch w:val="default"/>
    <w:sig w:usb0="00000000" w:usb1="00000000" w:usb2="00000000" w:usb3="00000000" w:csb0="00000093" w:csb1="00000000"/>
  </w:font>
  <w:font w:name="Segoe Print">
    <w:panose1 w:val="02000600000000000000"/>
    <w:charset w:val="00"/>
    <w:family w:val="auto"/>
    <w:pitch w:val="default"/>
    <w:sig w:usb0="0000028F" w:usb1="00000000" w:usb2="00000000" w:usb3="00000000" w:csb0="2000009F" w:csb1="47010000"/>
  </w:font>
  <w:font w:name="BatangChe">
    <w:altName w:val="Malgun Gothic"/>
    <w:panose1 w:val="00000000000000000000"/>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Cambria">
    <w:panose1 w:val="02040503050406030204"/>
    <w:charset w:val="00"/>
    <w:family w:val="roman"/>
    <w:pitch w:val="default"/>
    <w:sig w:usb0="E00006FF" w:usb1="420024FF" w:usb2="02000000" w:usb3="00000000" w:csb0="2000019F" w:csb1="00000000"/>
  </w:font>
  <w:font w:name="LinePrinter">
    <w:altName w:val="Courier New"/>
    <w:panose1 w:val="00000000000000000000"/>
    <w:charset w:val="00"/>
    <w:family w:val="modern"/>
    <w:pitch w:val="default"/>
    <w:sig w:usb0="00000000" w:usb1="00000000" w:usb2="00000000" w:usb3="00000000" w:csb0="0000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altName w:val="宋体"/>
    <w:panose1 w:val="02010601030101010101"/>
    <w:charset w:val="86"/>
    <w:family w:val="auto"/>
    <w:pitch w:val="default"/>
    <w:sig w:usb0="00000000" w:usb1="00000000" w:usb2="00000000" w:usb3="00000000" w:csb0="00040000" w:csb1="00000000"/>
  </w:font>
  <w:font w:name="方正舒体">
    <w:altName w:val="宋体"/>
    <w:panose1 w:val="02010601030101010101"/>
    <w:charset w:val="86"/>
    <w:family w:val="auto"/>
    <w:pitch w:val="default"/>
    <w:sig w:usb0="00000000" w:usb1="0000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 w:name="±A¼­A¼">
    <w:altName w:val="Malgun Gothic"/>
    <w:panose1 w:val="00000000000000000000"/>
    <w:charset w:val="81"/>
    <w:family w:val="auto"/>
    <w:pitch w:val="default"/>
    <w:sig w:usb0="00000000" w:usb1="00000000" w:usb2="00000010" w:usb3="00000000" w:csb0="00080000" w:csb1="00000000"/>
  </w:font>
  <w:font w:name="ËÎÌå">
    <w:altName w:val="Times New Roman"/>
    <w:panose1 w:val="00000000000000000000"/>
    <w:charset w:val="00"/>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TimesNewRomanPSMT">
    <w:altName w:val="Times New Roman"/>
    <w:panose1 w:val="00000000000000000000"/>
    <w:charset w:val="00"/>
    <w:family w:val="roman"/>
    <w:pitch w:val="default"/>
    <w:sig w:usb0="00000000" w:usb1="00000000" w:usb2="00000000" w:usb3="00000000" w:csb0="00000000" w:csb1="00000000"/>
  </w:font>
  <w:font w:name="MingLiU">
    <w:altName w:val="PMingLiU-ExtB"/>
    <w:panose1 w:val="02020509000000000000"/>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Times-Roman">
    <w:altName w:val="Times New Roman"/>
    <w:panose1 w:val="000000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33103">
    <w:pPr>
      <w:pStyle w:val="25"/>
      <w:tabs>
        <w:tab w:val="right" w:pos="6237"/>
        <w:tab w:val="left" w:pos="8789"/>
        <w:tab w:val="clear" w:pos="4153"/>
        <w:tab w:val="clear" w:pos="8306"/>
      </w:tabs>
    </w:pPr>
    <w:r>
      <w:rPr>
        <w:rFonts w:hint="eastAsia" w:ascii="Arial" w:hAnsi="Arial" w:cs="Arial"/>
      </w:rPr>
      <w:t xml:space="preserve">HULL PIPING                                     </w:t>
    </w:r>
    <w:r>
      <w:rPr>
        <w:rFonts w:ascii="Arial" w:hAnsi="Arial" w:cs="Arial"/>
      </w:rPr>
      <w:t>20</w:t>
    </w:r>
    <w:r>
      <w:rPr>
        <w:rFonts w:hint="eastAsia" w:ascii="Arial" w:hAnsi="Arial" w:cs="Arial"/>
      </w:rPr>
      <w:t>20</w:t>
    </w:r>
    <w:r>
      <w:rPr>
        <w:rFonts w:ascii="Arial" w:hAnsi="Arial" w:cs="Arial"/>
      </w:rPr>
      <w:t>-</w:t>
    </w:r>
    <w:r>
      <w:rPr>
        <w:rFonts w:hint="eastAsia" w:ascii="Arial" w:hAnsi="Arial" w:cs="Arial"/>
      </w:rPr>
      <w:t>09                                                  P</w:t>
    </w:r>
    <w:r>
      <w:rPr>
        <w:rFonts w:ascii="Arial" w:hAnsi="Arial" w:cs="Arial"/>
      </w:rPr>
      <w:t>-</w:t>
    </w:r>
    <w:r>
      <w:rPr>
        <w:rStyle w:val="43"/>
        <w:rFonts w:ascii="Arial" w:hAnsi="Arial" w:cs="Arial"/>
      </w:rPr>
      <w:fldChar w:fldCharType="begin"/>
    </w:r>
    <w:r>
      <w:rPr>
        <w:rStyle w:val="43"/>
        <w:rFonts w:ascii="Arial" w:hAnsi="Arial" w:cs="Arial"/>
      </w:rPr>
      <w:instrText xml:space="preserve"> PAGE </w:instrText>
    </w:r>
    <w:r>
      <w:rPr>
        <w:rStyle w:val="43"/>
        <w:rFonts w:ascii="Arial" w:hAnsi="Arial" w:cs="Arial"/>
      </w:rPr>
      <w:fldChar w:fldCharType="separate"/>
    </w:r>
    <w:r>
      <w:rPr>
        <w:rStyle w:val="43"/>
        <w:rFonts w:ascii="Arial" w:hAnsi="Arial" w:cs="Arial"/>
      </w:rPr>
      <w:t>170</w:t>
    </w:r>
    <w:r>
      <w:rPr>
        <w:rStyle w:val="43"/>
        <w:rFonts w:ascii="Arial" w:hAnsi="Arial" w:cs="Arial"/>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4CBD7">
    <w:pPr>
      <w:pStyle w:val="25"/>
    </w:pPr>
    <w:r>
      <w:rPr>
        <w:rFonts w:hint="eastAsia" w:ascii="Arial" w:hAnsi="Arial" w:cs="Arial"/>
      </w:rPr>
      <w:t xml:space="preserve">MACHINERY                                     </w:t>
    </w:r>
    <w:r>
      <w:rPr>
        <w:rFonts w:ascii="Arial" w:hAnsi="Arial" w:cs="Arial"/>
      </w:rPr>
      <w:t>20</w:t>
    </w:r>
    <w:r>
      <w:rPr>
        <w:rFonts w:hint="eastAsia" w:ascii="Arial" w:hAnsi="Arial" w:cs="Arial"/>
      </w:rPr>
      <w:t>20</w:t>
    </w:r>
    <w:r>
      <w:rPr>
        <w:rFonts w:ascii="Arial" w:hAnsi="Arial" w:cs="Arial"/>
      </w:rPr>
      <w:t>-</w:t>
    </w:r>
    <w:r>
      <w:rPr>
        <w:rFonts w:hint="eastAsia" w:ascii="Arial" w:hAnsi="Arial" w:cs="Arial"/>
      </w:rPr>
      <w:t>09                                               M</w:t>
    </w:r>
    <w:r>
      <w:rPr>
        <w:rFonts w:ascii="Arial" w:hAnsi="Arial" w:cs="Arial"/>
      </w:rPr>
      <w:t>-</w:t>
    </w:r>
    <w:r>
      <w:rPr>
        <w:rStyle w:val="43"/>
        <w:rFonts w:cs="Arial"/>
      </w:rPr>
      <w:fldChar w:fldCharType="begin"/>
    </w:r>
    <w:r>
      <w:rPr>
        <w:rStyle w:val="43"/>
        <w:rFonts w:cs="Arial"/>
      </w:rPr>
      <w:instrText xml:space="preserve"> PAGE </w:instrText>
    </w:r>
    <w:r>
      <w:rPr>
        <w:rStyle w:val="43"/>
        <w:rFonts w:cs="Arial"/>
      </w:rPr>
      <w:fldChar w:fldCharType="separate"/>
    </w:r>
    <w:r>
      <w:rPr>
        <w:rStyle w:val="43"/>
        <w:rFonts w:cs="Arial"/>
      </w:rPr>
      <w:t>257</w:t>
    </w:r>
    <w:r>
      <w:rPr>
        <w:rStyle w:val="43"/>
        <w:rFonts w:cs="Arial"/>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37F7B">
    <w:pPr>
      <w:pStyle w:val="25"/>
      <w:tabs>
        <w:tab w:val="right" w:pos="6237"/>
        <w:tab w:val="left" w:pos="8789"/>
        <w:tab w:val="clear" w:pos="4153"/>
        <w:tab w:val="clear" w:pos="8306"/>
      </w:tabs>
      <w:rPr>
        <w:rStyle w:val="43"/>
        <w:rFonts w:ascii="Arial" w:hAnsi="Arial" w:cs="Arial"/>
      </w:rPr>
    </w:pPr>
    <w:r>
      <w:rPr>
        <w:rFonts w:hint="eastAsia" w:ascii="Arial" w:hAnsi="Arial" w:cs="Arial"/>
      </w:rPr>
      <w:t xml:space="preserve">GENERAL                                     </w:t>
    </w:r>
    <w:r>
      <w:rPr>
        <w:rFonts w:ascii="Arial" w:hAnsi="Arial" w:cs="Arial"/>
      </w:rPr>
      <w:t>20</w:t>
    </w:r>
    <w:r>
      <w:rPr>
        <w:rFonts w:hint="eastAsia" w:ascii="Arial" w:hAnsi="Arial" w:cs="Arial"/>
      </w:rPr>
      <w:t>20</w:t>
    </w:r>
    <w:r>
      <w:rPr>
        <w:rFonts w:ascii="Arial" w:hAnsi="Arial" w:cs="Arial"/>
      </w:rPr>
      <w:t>-</w:t>
    </w:r>
    <w:r>
      <w:rPr>
        <w:rFonts w:hint="eastAsia" w:ascii="Arial" w:hAnsi="Arial" w:cs="Arial"/>
      </w:rPr>
      <w:t xml:space="preserve">09                                                </w:t>
    </w:r>
    <w:r>
      <w:rPr>
        <w:rFonts w:ascii="Arial" w:hAnsi="Arial" w:cs="Arial"/>
      </w:rPr>
      <w:t>G-</w:t>
    </w:r>
    <w:r>
      <w:rPr>
        <w:rStyle w:val="43"/>
        <w:rFonts w:ascii="Arial" w:hAnsi="Arial" w:cs="Arial"/>
      </w:rPr>
      <w:fldChar w:fldCharType="begin"/>
    </w:r>
    <w:r>
      <w:rPr>
        <w:rStyle w:val="43"/>
        <w:rFonts w:ascii="Arial" w:hAnsi="Arial" w:cs="Arial"/>
      </w:rPr>
      <w:instrText xml:space="preserve"> PAGE </w:instrText>
    </w:r>
    <w:r>
      <w:rPr>
        <w:rStyle w:val="43"/>
        <w:rFonts w:ascii="Arial" w:hAnsi="Arial" w:cs="Arial"/>
      </w:rPr>
      <w:fldChar w:fldCharType="separate"/>
    </w:r>
    <w:r>
      <w:rPr>
        <w:rStyle w:val="43"/>
        <w:rFonts w:ascii="Arial" w:hAnsi="Arial" w:cs="Arial"/>
      </w:rPr>
      <w:t>377</w:t>
    </w:r>
    <w:r>
      <w:rPr>
        <w:rStyle w:val="43"/>
        <w:rFonts w:ascii="Arial" w:hAnsi="Arial" w:cs="Arial"/>
      </w:rPr>
      <w:fldChar w:fldCharType="end"/>
    </w:r>
  </w:p>
  <w:p w14:paraId="6FE8F758">
    <w:pPr>
      <w:pStyle w:val="25"/>
      <w:tabs>
        <w:tab w:val="right" w:pos="6237"/>
        <w:tab w:val="left" w:pos="8789"/>
        <w:tab w:val="clear" w:pos="4153"/>
        <w:tab w:val="clear"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4A2C4">
    <w:pPr>
      <w:pStyle w:val="2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3D06A">
    <w:pPr>
      <w:pStyle w:val="2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A1B0E">
    <w:pPr>
      <w:pStyle w:val="26"/>
      <w:pBdr>
        <w:bottom w:val="single" w:color="auto" w:sz="4" w:space="1"/>
      </w:pBdr>
      <w:tabs>
        <w:tab w:val="right" w:pos="9639"/>
        <w:tab w:val="clear" w:pos="4153"/>
        <w:tab w:val="clear" w:pos="8306"/>
      </w:tabs>
    </w:pPr>
    <w:r>
      <w:rPr>
        <w:rFonts w:hint="eastAsia" w:ascii="Arial" w:hAnsi="Arial" w:cs="Arial"/>
        <w:b/>
        <w:sz w:val="20"/>
        <w:szCs w:val="20"/>
      </w:rPr>
      <w:t>1900TEU CONTAINER VESSEL SPECIFICATION</w:t>
    </w:r>
    <w:r>
      <w:rPr>
        <w:lang w:val="zh-CN" w:eastAsia="zh-CN"/>
      </w:rPr>
      <w:pict>
        <v:shape id="PowerPlusWaterMarkObject5183072" o:spid="_x0000_s1030" o:spt="136" type="#_x0000_t136" style="position:absolute;left:0pt;height:294pt;width:525pt;mso-position-horizontal:center;mso-position-horizontal-relative:margin;mso-position-vertical:center;mso-position-vertical-relative:margin;rotation:20643840f;z-index:-251651072;mso-width-relative:page;mso-height-relative:page;" fillcolor="#8DB3E2" filled="t" stroked="f" coordsize="21600,21600" o:allowincell="f">
          <v:path/>
          <v:fill on="t" opacity="32768f" focussize="0,0"/>
          <v:stroke on="f"/>
          <v:imagedata o:title=""/>
          <o:lock v:ext="edit"/>
          <v:textpath on="t" fitshape="t" fitpath="t" trim="f" xscale="f" string="GWS" style="font-family:Arial Unicode MS;font-size:220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30648">
    <w:pPr>
      <w:pStyle w:val="26"/>
    </w:pPr>
    <w:r>
      <w:rPr>
        <w:lang w:val="zh-CN" w:eastAsia="zh-CN"/>
      </w:rPr>
      <w:pict>
        <v:shape id="PowerPlusWaterMarkObject5183071" o:spid="_x0000_s1029" o:spt="136" type="#_x0000_t136" style="position:absolute;left:0pt;height:294pt;width:525pt;mso-position-horizontal:center;mso-position-horizontal-relative:margin;mso-position-vertical:center;mso-position-vertical-relative:margin;rotation:20643840f;z-index:-251652096;mso-width-relative:page;mso-height-relative:page;" fillcolor="#8DB3E2" filled="t" stroked="f" coordsize="21600,21600" o:allowincell="f">
          <v:path/>
          <v:fill on="t" opacity="32768f" focussize="0,0"/>
          <v:stroke on="f"/>
          <v:imagedata o:title=""/>
          <o:lock v:ext="edit"/>
          <v:textpath on="t" fitshape="t" fitpath="t" trim="f" xscale="f" string="GWS" style="font-family:Arial Unicode MS;font-size:220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AF1A2">
    <w:pPr>
      <w:pStyle w:val="26"/>
    </w:pPr>
    <w:r>
      <w:rPr>
        <w:lang w:val="zh-CN" w:eastAsia="zh-CN"/>
      </w:rPr>
      <w:pict>
        <v:shape id="PowerPlusWaterMarkObject5183070" o:spid="_x0000_s1028" o:spt="136" type="#_x0000_t136" style="position:absolute;left:0pt;height:294pt;width:525pt;mso-position-horizontal:center;mso-position-horizontal-relative:margin;mso-position-vertical:center;mso-position-vertical-relative:margin;rotation:20643840f;z-index:-251653120;mso-width-relative:page;mso-height-relative:page;" fillcolor="#8DB3E2" filled="t" stroked="f" coordsize="21600,21600" o:allowincell="f">
          <v:path/>
          <v:fill on="t" opacity="32768f" focussize="0,0"/>
          <v:stroke on="f"/>
          <v:imagedata o:title=""/>
          <o:lock v:ext="edit"/>
          <v:textpath on="t" fitshape="t" fitpath="t" trim="f" xscale="f" string="GWS" style="font-family:Arial Unicode MS;font-size:220pt;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AE14E">
    <w:pPr>
      <w:pStyle w:val="26"/>
      <w:pBdr>
        <w:bottom w:val="single" w:color="auto" w:sz="4" w:space="1"/>
      </w:pBdr>
      <w:tabs>
        <w:tab w:val="right" w:pos="9639"/>
        <w:tab w:val="clear" w:pos="4153"/>
        <w:tab w:val="clear" w:pos="8306"/>
      </w:tabs>
    </w:pPr>
    <w:r>
      <w:rPr>
        <w:rFonts w:hint="eastAsia" w:ascii="Arial" w:hAnsi="Arial" w:cs="Arial"/>
        <w:b/>
        <w:sz w:val="20"/>
        <w:szCs w:val="20"/>
      </w:rPr>
      <w:t>1900TEU CONTAINER VESSEL SPECIFICATION</w:t>
    </w:r>
    <w:r>
      <w:pict>
        <v:shape id="PowerPlusWaterMarkObject5550470" o:spid="_x0000_s1033" o:spt="136" type="#_x0000_t136" style="position:absolute;left:0pt;height:294pt;width:525pt;mso-position-horizontal:center;mso-position-horizontal-relative:margin;mso-position-vertical:center;mso-position-vertical-relative:margin;rotation:20643840f;z-index:-251646976;mso-width-relative:page;mso-height-relative:page;" fillcolor="#8DB3E2" filled="t" stroked="f" coordsize="21600,21600" o:allowincell="f">
          <v:path/>
          <v:fill on="t" opacity="32768f" focussize="0,0"/>
          <v:stroke on="f"/>
          <v:imagedata o:title=""/>
          <o:lock v:ext="edit"/>
          <v:textpath on="t" fitshape="t" fitpath="t" trim="f" xscale="f" string="GWS" style="font-family:Arial Unicode MS;font-size:220pt;v-text-align:center;"/>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D3FB2">
    <w:pPr>
      <w:pStyle w:val="26"/>
    </w:pPr>
    <w:r>
      <w:pict>
        <v:shape id="PowerPlusWaterMarkObject5550469" o:spid="_x0000_s1032" o:spt="136" type="#_x0000_t136" style="position:absolute;left:0pt;height:294pt;width:525pt;mso-position-horizontal:center;mso-position-horizontal-relative:margin;mso-position-vertical:center;mso-position-vertical-relative:margin;rotation:20643840f;z-index:-251648000;mso-width-relative:page;mso-height-relative:page;" fillcolor="#8DB3E2" filled="t" stroked="f" coordsize="21600,21600" o:allowincell="f">
          <v:path/>
          <v:fill on="t" opacity="32768f" focussize="0,0"/>
          <v:stroke on="f"/>
          <v:imagedata o:title=""/>
          <o:lock v:ext="edit"/>
          <v:textpath on="t" fitshape="t" fitpath="t" trim="f" xscale="f" string="GWS" style="font-family:Arial Unicode MS;font-size:220pt;v-text-align:center;"/>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62B95">
    <w:pPr>
      <w:pStyle w:val="26"/>
    </w:pPr>
    <w:r>
      <w:pict>
        <v:shape id="PowerPlusWaterMarkObject5550468" o:spid="_x0000_s1031" o:spt="136" type="#_x0000_t136" style="position:absolute;left:0pt;height:294pt;width:525pt;mso-position-horizontal:center;mso-position-horizontal-relative:margin;mso-position-vertical:center;mso-position-vertical-relative:margin;rotation:20643840f;z-index:-251649024;mso-width-relative:page;mso-height-relative:page;" fillcolor="#8DB3E2" filled="t" stroked="f" coordsize="21600,21600" o:allowincell="f">
          <v:path/>
          <v:fill on="t" opacity="32768f" focussize="0,0"/>
          <v:stroke on="f"/>
          <v:imagedata o:title=""/>
          <o:lock v:ext="edit"/>
          <v:textpath on="t" fitshape="t" fitpath="t" trim="f" xscale="f" string="GWS" style="font-family:Arial Unicode MS;font-size:220pt;v-text-align:center;"/>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65930">
    <w:pPr>
      <w:pStyle w:val="26"/>
      <w:pBdr>
        <w:bottom w:val="single" w:color="auto" w:sz="4" w:space="1"/>
      </w:pBdr>
      <w:tabs>
        <w:tab w:val="right" w:pos="9639"/>
        <w:tab w:val="clear" w:pos="4153"/>
        <w:tab w:val="clear" w:pos="8306"/>
      </w:tabs>
      <w:rPr>
        <w:rFonts w:cs="Arial"/>
      </w:rPr>
    </w:pPr>
    <w:r>
      <w:pict>
        <v:shape id="PowerPlusWaterMarkObject29033644" o:spid="_x0000_s1027" o:spt="136" type="#_x0000_t136" style="position:absolute;left:0pt;height:294pt;width:525pt;mso-position-horizontal:center;mso-position-horizontal-relative:margin;mso-position-vertical:center;mso-position-vertical-relative:margin;rotation:20643840f;z-index:-251654144;mso-width-relative:page;mso-height-relative:page;" fillcolor="#96AEDE" filled="t" stroked="f" coordsize="21600,21600" o:allowincell="f">
          <v:path/>
          <v:fill on="t" opacity="32768f" focussize="0,0"/>
          <v:stroke on="f"/>
          <v:imagedata o:title=""/>
          <o:lock v:ext="edit"/>
          <v:textpath on="t" fitshape="t" fitpath="t" trim="f" xscale="f" string="GWS" style="font-family:Arial Unicode MS;font-size:220pt;v-text-align:center;"/>
        </v:shape>
      </w:pict>
    </w:r>
    <w:r>
      <w:rPr>
        <w:rFonts w:hint="eastAsia" w:ascii="Arial" w:hAnsi="Arial" w:cs="Arial"/>
        <w:b/>
        <w:sz w:val="20"/>
        <w:szCs w:val="20"/>
      </w:rPr>
      <w:t>1900TEU CONTAINER VESSEL SPECIFICATION</w:t>
    </w:r>
  </w:p>
  <w:p w14:paraId="6FFF88DB">
    <w:pPr>
      <w:pStyle w:val="26"/>
      <w:pBdr>
        <w:bottom w:val="none" w:color="auto" w:sz="0" w:space="0"/>
      </w:pBdr>
      <w:jc w:val="both"/>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26FF4">
    <w:pPr>
      <w:pStyle w:val="26"/>
    </w:pPr>
    <w:r>
      <w:pict>
        <v:shape id="PowerPlusWaterMarkObject29033643" o:spid="_x0000_s1026" o:spt="136" type="#_x0000_t136" style="position:absolute;left:0pt;height:294pt;width:525pt;mso-position-horizontal:center;mso-position-horizontal-relative:margin;mso-position-vertical:center;mso-position-vertical-relative:margin;rotation:20643840f;z-index:-251655168;mso-width-relative:page;mso-height-relative:page;" fillcolor="#96AEDE" filled="t" stroked="f" coordsize="21600,21600" o:allowincell="f">
          <v:path/>
          <v:fill on="t" opacity="32768f" focussize="0,0"/>
          <v:stroke on="f"/>
          <v:imagedata o:title=""/>
          <o:lock v:ext="edit"/>
          <v:textpath on="t" fitshape="t" fitpath="t" trim="f" xscale="f" string="GWS" style="font-family:Arial Unicode MS;font-size:220pt;v-text-align:center;"/>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A0CCF">
    <w:pPr>
      <w:pStyle w:val="25"/>
      <w:tabs>
        <w:tab w:val="right" w:pos="6237"/>
        <w:tab w:val="left" w:pos="8789"/>
        <w:tab w:val="clear" w:pos="4153"/>
        <w:tab w:val="clear" w:pos="8306"/>
      </w:tabs>
      <w:rPr>
        <w:rStyle w:val="43"/>
        <w:rFonts w:ascii="Arial" w:hAnsi="Arial" w:cs="Arial"/>
      </w:rPr>
    </w:pPr>
    <w:r>
      <w:pict>
        <v:shape id="PowerPlusWaterMarkObject29033642" o:spid="_x0000_s1025" o:spt="136" type="#_x0000_t136" style="position:absolute;left:0pt;height:294pt;width:525pt;mso-position-horizontal:center;mso-position-horizontal-relative:margin;mso-position-vertical:center;mso-position-vertical-relative:margin;rotation:20643840f;z-index:-251657216;mso-width-relative:page;mso-height-relative:page;" fillcolor="#96AEDE" filled="t" stroked="f" coordsize="21600,21600" o:allowincell="f">
          <v:path/>
          <v:fill on="t" opacity="32768f" focussize="0,0"/>
          <v:stroke on="f"/>
          <v:imagedata o:title=""/>
          <o:lock v:ext="edit"/>
          <v:textpath on="t" fitshape="t" fitpath="t" trim="f" xscale="f" string="GWS" style="font-family:Arial Unicode MS;font-size:220pt;v-text-align:center;"/>
        </v:shape>
      </w:pict>
    </w:r>
  </w:p>
  <w:p w14:paraId="60DCEFB3">
    <w:r>
      <w:rPr>
        <w:rStyle w:val="43"/>
        <w:rFonts w:hint="eastAsia" w:ascii="Arial" w:hAnsi="Arial" w:cs="Arial"/>
      </w:rPr>
      <w:t>V</w:t>
    </w:r>
    <w:r>
      <w:rPr>
        <w:rStyle w:val="43"/>
        <w:rFonts w:hint="eastAsia" w:ascii="Arial" w:hAnsi="Arial" w:cs="Arial"/>
        <w:sz w:val="18"/>
        <w:szCs w:val="18"/>
      </w:rPr>
      <w:t>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91DA7"/>
    <w:multiLevelType w:val="multilevel"/>
    <w:tmpl w:val="02691DA7"/>
    <w:lvl w:ilvl="0" w:tentative="0">
      <w:start w:val="3"/>
      <w:numFmt w:val="decimal"/>
      <w:lvlText w:val="%1"/>
      <w:lvlJc w:val="left"/>
      <w:pPr>
        <w:ind w:left="360" w:hanging="360"/>
      </w:pPr>
      <w:rPr>
        <w:rFonts w:hint="default"/>
      </w:rPr>
    </w:lvl>
    <w:lvl w:ilvl="1" w:tentative="0">
      <w:start w:val="3"/>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
    <w:nsid w:val="034D46C6"/>
    <w:multiLevelType w:val="multilevel"/>
    <w:tmpl w:val="034D46C6"/>
    <w:lvl w:ilvl="0" w:tentative="0">
      <w:start w:val="3"/>
      <w:numFmt w:val="decimal"/>
      <w:lvlText w:val="(%1)"/>
      <w:lvlJc w:val="left"/>
      <w:pPr>
        <w:tabs>
          <w:tab w:val="left" w:pos="1543"/>
        </w:tabs>
        <w:ind w:left="1543" w:hanging="525"/>
      </w:pPr>
      <w:rPr>
        <w:rFonts w:hint="default"/>
      </w:rPr>
    </w:lvl>
    <w:lvl w:ilvl="1" w:tentative="0">
      <w:start w:val="1"/>
      <w:numFmt w:val="lowerLetter"/>
      <w:lvlText w:val="%2)"/>
      <w:lvlJc w:val="left"/>
      <w:pPr>
        <w:tabs>
          <w:tab w:val="left" w:pos="1858"/>
        </w:tabs>
        <w:ind w:left="1858" w:hanging="420"/>
      </w:pPr>
    </w:lvl>
    <w:lvl w:ilvl="2" w:tentative="0">
      <w:start w:val="1"/>
      <w:numFmt w:val="lowerRoman"/>
      <w:lvlText w:val="%3."/>
      <w:lvlJc w:val="right"/>
      <w:pPr>
        <w:tabs>
          <w:tab w:val="left" w:pos="2278"/>
        </w:tabs>
        <w:ind w:left="2278" w:hanging="420"/>
      </w:pPr>
    </w:lvl>
    <w:lvl w:ilvl="3" w:tentative="0">
      <w:start w:val="1"/>
      <w:numFmt w:val="decimal"/>
      <w:lvlText w:val="%4."/>
      <w:lvlJc w:val="left"/>
      <w:pPr>
        <w:tabs>
          <w:tab w:val="left" w:pos="2698"/>
        </w:tabs>
        <w:ind w:left="2698" w:hanging="420"/>
      </w:pPr>
    </w:lvl>
    <w:lvl w:ilvl="4" w:tentative="0">
      <w:start w:val="1"/>
      <w:numFmt w:val="lowerLetter"/>
      <w:lvlText w:val="%5)"/>
      <w:lvlJc w:val="left"/>
      <w:pPr>
        <w:tabs>
          <w:tab w:val="left" w:pos="3118"/>
        </w:tabs>
        <w:ind w:left="3118" w:hanging="420"/>
      </w:pPr>
    </w:lvl>
    <w:lvl w:ilvl="5" w:tentative="0">
      <w:start w:val="1"/>
      <w:numFmt w:val="lowerRoman"/>
      <w:lvlText w:val="%6."/>
      <w:lvlJc w:val="right"/>
      <w:pPr>
        <w:tabs>
          <w:tab w:val="left" w:pos="3538"/>
        </w:tabs>
        <w:ind w:left="3538" w:hanging="420"/>
      </w:pPr>
    </w:lvl>
    <w:lvl w:ilvl="6" w:tentative="0">
      <w:start w:val="1"/>
      <w:numFmt w:val="decimal"/>
      <w:lvlText w:val="%7."/>
      <w:lvlJc w:val="left"/>
      <w:pPr>
        <w:tabs>
          <w:tab w:val="left" w:pos="3958"/>
        </w:tabs>
        <w:ind w:left="3958" w:hanging="420"/>
      </w:pPr>
    </w:lvl>
    <w:lvl w:ilvl="7" w:tentative="0">
      <w:start w:val="1"/>
      <w:numFmt w:val="lowerLetter"/>
      <w:lvlText w:val="%8)"/>
      <w:lvlJc w:val="left"/>
      <w:pPr>
        <w:tabs>
          <w:tab w:val="left" w:pos="4378"/>
        </w:tabs>
        <w:ind w:left="4378" w:hanging="420"/>
      </w:pPr>
    </w:lvl>
    <w:lvl w:ilvl="8" w:tentative="0">
      <w:start w:val="1"/>
      <w:numFmt w:val="lowerRoman"/>
      <w:lvlText w:val="%9."/>
      <w:lvlJc w:val="right"/>
      <w:pPr>
        <w:tabs>
          <w:tab w:val="left" w:pos="4798"/>
        </w:tabs>
        <w:ind w:left="4798" w:hanging="420"/>
      </w:pPr>
    </w:lvl>
  </w:abstractNum>
  <w:abstractNum w:abstractNumId="2">
    <w:nsid w:val="041304EB"/>
    <w:multiLevelType w:val="multilevel"/>
    <w:tmpl w:val="041304EB"/>
    <w:lvl w:ilvl="0" w:tentative="0">
      <w:start w:val="1"/>
      <w:numFmt w:val="decimal"/>
      <w:lvlText w:val="%1-"/>
      <w:lvlJc w:val="left"/>
      <w:pPr>
        <w:tabs>
          <w:tab w:val="left" w:pos="2274"/>
        </w:tabs>
        <w:ind w:left="2274" w:hanging="360"/>
      </w:pPr>
      <w:rPr>
        <w:rFonts w:hint="default"/>
      </w:rPr>
    </w:lvl>
    <w:lvl w:ilvl="1" w:tentative="0">
      <w:start w:val="1"/>
      <w:numFmt w:val="lowerLetter"/>
      <w:lvlText w:val="%2)"/>
      <w:lvlJc w:val="left"/>
      <w:pPr>
        <w:tabs>
          <w:tab w:val="left" w:pos="2754"/>
        </w:tabs>
        <w:ind w:left="2754" w:hanging="420"/>
      </w:pPr>
    </w:lvl>
    <w:lvl w:ilvl="2" w:tentative="0">
      <w:start w:val="1"/>
      <w:numFmt w:val="lowerRoman"/>
      <w:lvlText w:val="%3."/>
      <w:lvlJc w:val="right"/>
      <w:pPr>
        <w:tabs>
          <w:tab w:val="left" w:pos="3174"/>
        </w:tabs>
        <w:ind w:left="3174" w:hanging="420"/>
      </w:pPr>
    </w:lvl>
    <w:lvl w:ilvl="3" w:tentative="0">
      <w:start w:val="1"/>
      <w:numFmt w:val="decimal"/>
      <w:lvlText w:val="%4."/>
      <w:lvlJc w:val="left"/>
      <w:pPr>
        <w:tabs>
          <w:tab w:val="left" w:pos="3594"/>
        </w:tabs>
        <w:ind w:left="3594" w:hanging="420"/>
      </w:pPr>
    </w:lvl>
    <w:lvl w:ilvl="4" w:tentative="0">
      <w:start w:val="1"/>
      <w:numFmt w:val="lowerLetter"/>
      <w:lvlText w:val="%5)"/>
      <w:lvlJc w:val="left"/>
      <w:pPr>
        <w:tabs>
          <w:tab w:val="left" w:pos="4014"/>
        </w:tabs>
        <w:ind w:left="4014" w:hanging="420"/>
      </w:pPr>
    </w:lvl>
    <w:lvl w:ilvl="5" w:tentative="0">
      <w:start w:val="1"/>
      <w:numFmt w:val="lowerRoman"/>
      <w:lvlText w:val="%6."/>
      <w:lvlJc w:val="right"/>
      <w:pPr>
        <w:tabs>
          <w:tab w:val="left" w:pos="4434"/>
        </w:tabs>
        <w:ind w:left="4434" w:hanging="420"/>
      </w:pPr>
    </w:lvl>
    <w:lvl w:ilvl="6" w:tentative="0">
      <w:start w:val="1"/>
      <w:numFmt w:val="decimal"/>
      <w:lvlText w:val="%7."/>
      <w:lvlJc w:val="left"/>
      <w:pPr>
        <w:tabs>
          <w:tab w:val="left" w:pos="4854"/>
        </w:tabs>
        <w:ind w:left="4854" w:hanging="420"/>
      </w:pPr>
    </w:lvl>
    <w:lvl w:ilvl="7" w:tentative="0">
      <w:start w:val="1"/>
      <w:numFmt w:val="lowerLetter"/>
      <w:lvlText w:val="%8)"/>
      <w:lvlJc w:val="left"/>
      <w:pPr>
        <w:tabs>
          <w:tab w:val="left" w:pos="5274"/>
        </w:tabs>
        <w:ind w:left="5274" w:hanging="420"/>
      </w:pPr>
    </w:lvl>
    <w:lvl w:ilvl="8" w:tentative="0">
      <w:start w:val="1"/>
      <w:numFmt w:val="lowerRoman"/>
      <w:lvlText w:val="%9."/>
      <w:lvlJc w:val="right"/>
      <w:pPr>
        <w:tabs>
          <w:tab w:val="left" w:pos="5694"/>
        </w:tabs>
        <w:ind w:left="5694" w:hanging="420"/>
      </w:pPr>
    </w:lvl>
  </w:abstractNum>
  <w:abstractNum w:abstractNumId="3">
    <w:nsid w:val="059E2D0B"/>
    <w:multiLevelType w:val="multilevel"/>
    <w:tmpl w:val="059E2D0B"/>
    <w:lvl w:ilvl="0" w:tentative="0">
      <w:start w:val="1"/>
      <w:numFmt w:val="decimal"/>
      <w:lvlText w:val="%1)"/>
      <w:lvlJc w:val="left"/>
      <w:pPr>
        <w:ind w:left="1527" w:hanging="420"/>
      </w:pPr>
    </w:lvl>
    <w:lvl w:ilvl="1" w:tentative="0">
      <w:start w:val="1"/>
      <w:numFmt w:val="lowerLetter"/>
      <w:lvlText w:val="%2)"/>
      <w:lvlJc w:val="left"/>
      <w:pPr>
        <w:ind w:left="1947" w:hanging="420"/>
      </w:pPr>
    </w:lvl>
    <w:lvl w:ilvl="2" w:tentative="0">
      <w:start w:val="1"/>
      <w:numFmt w:val="lowerRoman"/>
      <w:lvlText w:val="%3."/>
      <w:lvlJc w:val="right"/>
      <w:pPr>
        <w:ind w:left="2367" w:hanging="420"/>
      </w:pPr>
    </w:lvl>
    <w:lvl w:ilvl="3" w:tentative="0">
      <w:start w:val="1"/>
      <w:numFmt w:val="decimal"/>
      <w:lvlText w:val="%4."/>
      <w:lvlJc w:val="left"/>
      <w:pPr>
        <w:ind w:left="2787" w:hanging="420"/>
      </w:pPr>
    </w:lvl>
    <w:lvl w:ilvl="4" w:tentative="0">
      <w:start w:val="1"/>
      <w:numFmt w:val="lowerLetter"/>
      <w:lvlText w:val="%5)"/>
      <w:lvlJc w:val="left"/>
      <w:pPr>
        <w:ind w:left="3207" w:hanging="420"/>
      </w:pPr>
    </w:lvl>
    <w:lvl w:ilvl="5" w:tentative="0">
      <w:start w:val="1"/>
      <w:numFmt w:val="lowerRoman"/>
      <w:lvlText w:val="%6."/>
      <w:lvlJc w:val="right"/>
      <w:pPr>
        <w:ind w:left="3627" w:hanging="420"/>
      </w:pPr>
    </w:lvl>
    <w:lvl w:ilvl="6" w:tentative="0">
      <w:start w:val="1"/>
      <w:numFmt w:val="decimal"/>
      <w:lvlText w:val="%7."/>
      <w:lvlJc w:val="left"/>
      <w:pPr>
        <w:ind w:left="4047" w:hanging="420"/>
      </w:pPr>
    </w:lvl>
    <w:lvl w:ilvl="7" w:tentative="0">
      <w:start w:val="1"/>
      <w:numFmt w:val="lowerLetter"/>
      <w:lvlText w:val="%8)"/>
      <w:lvlJc w:val="left"/>
      <w:pPr>
        <w:ind w:left="4467" w:hanging="420"/>
      </w:pPr>
    </w:lvl>
    <w:lvl w:ilvl="8" w:tentative="0">
      <w:start w:val="1"/>
      <w:numFmt w:val="lowerRoman"/>
      <w:lvlText w:val="%9."/>
      <w:lvlJc w:val="right"/>
      <w:pPr>
        <w:ind w:left="4887" w:hanging="420"/>
      </w:pPr>
    </w:lvl>
  </w:abstractNum>
  <w:abstractNum w:abstractNumId="4">
    <w:nsid w:val="05F54098"/>
    <w:multiLevelType w:val="multilevel"/>
    <w:tmpl w:val="05F54098"/>
    <w:lvl w:ilvl="0" w:tentative="0">
      <w:start w:val="1"/>
      <w:numFmt w:val="bullet"/>
      <w:lvlText w:val="-"/>
      <w:lvlJc w:val="left"/>
      <w:pPr>
        <w:ind w:left="1976" w:hanging="420"/>
      </w:pPr>
      <w:rPr>
        <w:rFonts w:hint="default" w:ascii="Arial" w:hAnsi="Arial"/>
      </w:rPr>
    </w:lvl>
    <w:lvl w:ilvl="1" w:tentative="0">
      <w:start w:val="1"/>
      <w:numFmt w:val="bullet"/>
      <w:lvlText w:val=""/>
      <w:lvlJc w:val="left"/>
      <w:pPr>
        <w:ind w:left="2396" w:hanging="420"/>
      </w:pPr>
      <w:rPr>
        <w:rFonts w:hint="default" w:ascii="Wingdings" w:hAnsi="Wingdings"/>
      </w:rPr>
    </w:lvl>
    <w:lvl w:ilvl="2" w:tentative="0">
      <w:start w:val="1"/>
      <w:numFmt w:val="bullet"/>
      <w:lvlText w:val=""/>
      <w:lvlJc w:val="left"/>
      <w:pPr>
        <w:ind w:left="2816" w:hanging="420"/>
      </w:pPr>
      <w:rPr>
        <w:rFonts w:hint="default" w:ascii="Wingdings" w:hAnsi="Wingdings"/>
      </w:rPr>
    </w:lvl>
    <w:lvl w:ilvl="3" w:tentative="0">
      <w:start w:val="1"/>
      <w:numFmt w:val="bullet"/>
      <w:lvlText w:val=""/>
      <w:lvlJc w:val="left"/>
      <w:pPr>
        <w:ind w:left="3236" w:hanging="420"/>
      </w:pPr>
      <w:rPr>
        <w:rFonts w:hint="default" w:ascii="Wingdings" w:hAnsi="Wingdings"/>
      </w:rPr>
    </w:lvl>
    <w:lvl w:ilvl="4" w:tentative="0">
      <w:start w:val="1"/>
      <w:numFmt w:val="bullet"/>
      <w:lvlText w:val=""/>
      <w:lvlJc w:val="left"/>
      <w:pPr>
        <w:ind w:left="3656" w:hanging="420"/>
      </w:pPr>
      <w:rPr>
        <w:rFonts w:hint="default" w:ascii="Wingdings" w:hAnsi="Wingdings"/>
      </w:rPr>
    </w:lvl>
    <w:lvl w:ilvl="5" w:tentative="0">
      <w:start w:val="1"/>
      <w:numFmt w:val="bullet"/>
      <w:lvlText w:val=""/>
      <w:lvlJc w:val="left"/>
      <w:pPr>
        <w:ind w:left="4076" w:hanging="420"/>
      </w:pPr>
      <w:rPr>
        <w:rFonts w:hint="default" w:ascii="Wingdings" w:hAnsi="Wingdings"/>
      </w:rPr>
    </w:lvl>
    <w:lvl w:ilvl="6" w:tentative="0">
      <w:start w:val="1"/>
      <w:numFmt w:val="bullet"/>
      <w:lvlText w:val=""/>
      <w:lvlJc w:val="left"/>
      <w:pPr>
        <w:ind w:left="4496" w:hanging="420"/>
      </w:pPr>
      <w:rPr>
        <w:rFonts w:hint="default" w:ascii="Wingdings" w:hAnsi="Wingdings"/>
      </w:rPr>
    </w:lvl>
    <w:lvl w:ilvl="7" w:tentative="0">
      <w:start w:val="1"/>
      <w:numFmt w:val="bullet"/>
      <w:lvlText w:val=""/>
      <w:lvlJc w:val="left"/>
      <w:pPr>
        <w:ind w:left="4916" w:hanging="420"/>
      </w:pPr>
      <w:rPr>
        <w:rFonts w:hint="default" w:ascii="Wingdings" w:hAnsi="Wingdings"/>
      </w:rPr>
    </w:lvl>
    <w:lvl w:ilvl="8" w:tentative="0">
      <w:start w:val="1"/>
      <w:numFmt w:val="bullet"/>
      <w:lvlText w:val=""/>
      <w:lvlJc w:val="left"/>
      <w:pPr>
        <w:ind w:left="5336" w:hanging="420"/>
      </w:pPr>
      <w:rPr>
        <w:rFonts w:hint="default" w:ascii="Wingdings" w:hAnsi="Wingdings"/>
      </w:rPr>
    </w:lvl>
  </w:abstractNum>
  <w:abstractNum w:abstractNumId="5">
    <w:nsid w:val="06DD6AFC"/>
    <w:multiLevelType w:val="multilevel"/>
    <w:tmpl w:val="06DD6AFC"/>
    <w:lvl w:ilvl="0" w:tentative="0">
      <w:start w:val="1"/>
      <w:numFmt w:val="decimal"/>
      <w:lvlText w:val="%1)"/>
      <w:lvlJc w:val="left"/>
      <w:pPr>
        <w:ind w:left="1383" w:hanging="420"/>
      </w:pPr>
    </w:lvl>
    <w:lvl w:ilvl="1" w:tentative="0">
      <w:start w:val="1"/>
      <w:numFmt w:val="lowerLetter"/>
      <w:lvlText w:val="%2)"/>
      <w:lvlJc w:val="left"/>
      <w:pPr>
        <w:ind w:left="1803" w:hanging="420"/>
      </w:pPr>
    </w:lvl>
    <w:lvl w:ilvl="2" w:tentative="0">
      <w:start w:val="1"/>
      <w:numFmt w:val="lowerRoman"/>
      <w:lvlText w:val="%3."/>
      <w:lvlJc w:val="right"/>
      <w:pPr>
        <w:ind w:left="2223" w:hanging="420"/>
      </w:pPr>
    </w:lvl>
    <w:lvl w:ilvl="3" w:tentative="0">
      <w:start w:val="1"/>
      <w:numFmt w:val="decimal"/>
      <w:lvlText w:val="%4."/>
      <w:lvlJc w:val="left"/>
      <w:pPr>
        <w:ind w:left="2643" w:hanging="420"/>
      </w:pPr>
    </w:lvl>
    <w:lvl w:ilvl="4" w:tentative="0">
      <w:start w:val="1"/>
      <w:numFmt w:val="lowerLetter"/>
      <w:lvlText w:val="%5)"/>
      <w:lvlJc w:val="left"/>
      <w:pPr>
        <w:ind w:left="3063" w:hanging="420"/>
      </w:pPr>
    </w:lvl>
    <w:lvl w:ilvl="5" w:tentative="0">
      <w:start w:val="1"/>
      <w:numFmt w:val="lowerRoman"/>
      <w:lvlText w:val="%6."/>
      <w:lvlJc w:val="right"/>
      <w:pPr>
        <w:ind w:left="3483" w:hanging="420"/>
      </w:pPr>
    </w:lvl>
    <w:lvl w:ilvl="6" w:tentative="0">
      <w:start w:val="1"/>
      <w:numFmt w:val="decimal"/>
      <w:lvlText w:val="%7."/>
      <w:lvlJc w:val="left"/>
      <w:pPr>
        <w:ind w:left="3903" w:hanging="420"/>
      </w:pPr>
    </w:lvl>
    <w:lvl w:ilvl="7" w:tentative="0">
      <w:start w:val="1"/>
      <w:numFmt w:val="lowerLetter"/>
      <w:lvlText w:val="%8)"/>
      <w:lvlJc w:val="left"/>
      <w:pPr>
        <w:ind w:left="4323" w:hanging="420"/>
      </w:pPr>
    </w:lvl>
    <w:lvl w:ilvl="8" w:tentative="0">
      <w:start w:val="1"/>
      <w:numFmt w:val="lowerRoman"/>
      <w:lvlText w:val="%9."/>
      <w:lvlJc w:val="right"/>
      <w:pPr>
        <w:ind w:left="4743" w:hanging="420"/>
      </w:pPr>
    </w:lvl>
  </w:abstractNum>
  <w:abstractNum w:abstractNumId="6">
    <w:nsid w:val="081C3F98"/>
    <w:multiLevelType w:val="multilevel"/>
    <w:tmpl w:val="081C3F98"/>
    <w:lvl w:ilvl="0" w:tentative="0">
      <w:start w:val="2"/>
      <w:numFmt w:val="bullet"/>
      <w:lvlText w:val="-"/>
      <w:lvlJc w:val="left"/>
      <w:pPr>
        <w:ind w:left="1467" w:hanging="360"/>
      </w:pPr>
      <w:rPr>
        <w:rFonts w:hint="default" w:ascii="Times New Roman" w:hAnsi="Times New Roman" w:eastAsia="宋体" w:cs="Times New Roman"/>
      </w:rPr>
    </w:lvl>
    <w:lvl w:ilvl="1" w:tentative="0">
      <w:start w:val="1"/>
      <w:numFmt w:val="bullet"/>
      <w:lvlText w:val=""/>
      <w:lvlJc w:val="left"/>
      <w:pPr>
        <w:ind w:left="1947" w:hanging="420"/>
      </w:pPr>
      <w:rPr>
        <w:rFonts w:hint="default" w:ascii="Wingdings" w:hAnsi="Wingdings"/>
      </w:rPr>
    </w:lvl>
    <w:lvl w:ilvl="2" w:tentative="0">
      <w:start w:val="1"/>
      <w:numFmt w:val="bullet"/>
      <w:lvlText w:val=""/>
      <w:lvlJc w:val="left"/>
      <w:pPr>
        <w:ind w:left="2367" w:hanging="420"/>
      </w:pPr>
      <w:rPr>
        <w:rFonts w:hint="default" w:ascii="Wingdings" w:hAnsi="Wingdings"/>
      </w:rPr>
    </w:lvl>
    <w:lvl w:ilvl="3" w:tentative="0">
      <w:start w:val="1"/>
      <w:numFmt w:val="bullet"/>
      <w:lvlText w:val=""/>
      <w:lvlJc w:val="left"/>
      <w:pPr>
        <w:ind w:left="2787" w:hanging="420"/>
      </w:pPr>
      <w:rPr>
        <w:rFonts w:hint="default" w:ascii="Wingdings" w:hAnsi="Wingdings"/>
      </w:rPr>
    </w:lvl>
    <w:lvl w:ilvl="4" w:tentative="0">
      <w:start w:val="1"/>
      <w:numFmt w:val="bullet"/>
      <w:lvlText w:val=""/>
      <w:lvlJc w:val="left"/>
      <w:pPr>
        <w:ind w:left="3207" w:hanging="420"/>
      </w:pPr>
      <w:rPr>
        <w:rFonts w:hint="default" w:ascii="Wingdings" w:hAnsi="Wingdings"/>
      </w:rPr>
    </w:lvl>
    <w:lvl w:ilvl="5" w:tentative="0">
      <w:start w:val="1"/>
      <w:numFmt w:val="bullet"/>
      <w:lvlText w:val=""/>
      <w:lvlJc w:val="left"/>
      <w:pPr>
        <w:ind w:left="3627" w:hanging="420"/>
      </w:pPr>
      <w:rPr>
        <w:rFonts w:hint="default" w:ascii="Wingdings" w:hAnsi="Wingdings"/>
      </w:rPr>
    </w:lvl>
    <w:lvl w:ilvl="6" w:tentative="0">
      <w:start w:val="1"/>
      <w:numFmt w:val="bullet"/>
      <w:lvlText w:val=""/>
      <w:lvlJc w:val="left"/>
      <w:pPr>
        <w:ind w:left="4047" w:hanging="420"/>
      </w:pPr>
      <w:rPr>
        <w:rFonts w:hint="default" w:ascii="Wingdings" w:hAnsi="Wingdings"/>
      </w:rPr>
    </w:lvl>
    <w:lvl w:ilvl="7" w:tentative="0">
      <w:start w:val="1"/>
      <w:numFmt w:val="bullet"/>
      <w:lvlText w:val=""/>
      <w:lvlJc w:val="left"/>
      <w:pPr>
        <w:ind w:left="4467" w:hanging="420"/>
      </w:pPr>
      <w:rPr>
        <w:rFonts w:hint="default" w:ascii="Wingdings" w:hAnsi="Wingdings"/>
      </w:rPr>
    </w:lvl>
    <w:lvl w:ilvl="8" w:tentative="0">
      <w:start w:val="1"/>
      <w:numFmt w:val="bullet"/>
      <w:lvlText w:val=""/>
      <w:lvlJc w:val="left"/>
      <w:pPr>
        <w:ind w:left="4887" w:hanging="420"/>
      </w:pPr>
      <w:rPr>
        <w:rFonts w:hint="default" w:ascii="Wingdings" w:hAnsi="Wingdings"/>
      </w:rPr>
    </w:lvl>
  </w:abstractNum>
  <w:abstractNum w:abstractNumId="7">
    <w:nsid w:val="09F7687B"/>
    <w:multiLevelType w:val="multilevel"/>
    <w:tmpl w:val="09F7687B"/>
    <w:lvl w:ilvl="0" w:tentative="0">
      <w:start w:val="2"/>
      <w:numFmt w:val="bullet"/>
      <w:lvlText w:val="-"/>
      <w:lvlJc w:val="left"/>
      <w:pPr>
        <w:ind w:left="1860" w:hanging="420"/>
      </w:pPr>
      <w:rPr>
        <w:rFonts w:hint="default" w:ascii="Times New Roman" w:hAnsi="Times New Roman" w:eastAsia="宋体" w:cs="Times New Roman"/>
      </w:rPr>
    </w:lvl>
    <w:lvl w:ilvl="1" w:tentative="0">
      <w:start w:val="1"/>
      <w:numFmt w:val="bullet"/>
      <w:lvlText w:val=""/>
      <w:lvlJc w:val="left"/>
      <w:pPr>
        <w:ind w:left="2280" w:hanging="420"/>
      </w:pPr>
      <w:rPr>
        <w:rFonts w:hint="default" w:ascii="Wingdings" w:hAnsi="Wingdings"/>
      </w:rPr>
    </w:lvl>
    <w:lvl w:ilvl="2" w:tentative="0">
      <w:start w:val="1"/>
      <w:numFmt w:val="bullet"/>
      <w:lvlText w:val=""/>
      <w:lvlJc w:val="left"/>
      <w:pPr>
        <w:ind w:left="2700" w:hanging="420"/>
      </w:pPr>
      <w:rPr>
        <w:rFonts w:hint="default" w:ascii="Wingdings" w:hAnsi="Wingdings"/>
      </w:rPr>
    </w:lvl>
    <w:lvl w:ilvl="3" w:tentative="0">
      <w:start w:val="1"/>
      <w:numFmt w:val="bullet"/>
      <w:lvlText w:val=""/>
      <w:lvlJc w:val="left"/>
      <w:pPr>
        <w:ind w:left="3120" w:hanging="420"/>
      </w:pPr>
      <w:rPr>
        <w:rFonts w:hint="default" w:ascii="Wingdings" w:hAnsi="Wingdings"/>
      </w:rPr>
    </w:lvl>
    <w:lvl w:ilvl="4" w:tentative="0">
      <w:start w:val="1"/>
      <w:numFmt w:val="bullet"/>
      <w:lvlText w:val=""/>
      <w:lvlJc w:val="left"/>
      <w:pPr>
        <w:ind w:left="3540" w:hanging="420"/>
      </w:pPr>
      <w:rPr>
        <w:rFonts w:hint="default" w:ascii="Wingdings" w:hAnsi="Wingdings"/>
      </w:rPr>
    </w:lvl>
    <w:lvl w:ilvl="5" w:tentative="0">
      <w:start w:val="1"/>
      <w:numFmt w:val="bullet"/>
      <w:lvlText w:val=""/>
      <w:lvlJc w:val="left"/>
      <w:pPr>
        <w:ind w:left="3960" w:hanging="420"/>
      </w:pPr>
      <w:rPr>
        <w:rFonts w:hint="default" w:ascii="Wingdings" w:hAnsi="Wingdings"/>
      </w:rPr>
    </w:lvl>
    <w:lvl w:ilvl="6" w:tentative="0">
      <w:start w:val="1"/>
      <w:numFmt w:val="bullet"/>
      <w:lvlText w:val=""/>
      <w:lvlJc w:val="left"/>
      <w:pPr>
        <w:ind w:left="4380" w:hanging="420"/>
      </w:pPr>
      <w:rPr>
        <w:rFonts w:hint="default" w:ascii="Wingdings" w:hAnsi="Wingdings"/>
      </w:rPr>
    </w:lvl>
    <w:lvl w:ilvl="7" w:tentative="0">
      <w:start w:val="1"/>
      <w:numFmt w:val="bullet"/>
      <w:lvlText w:val=""/>
      <w:lvlJc w:val="left"/>
      <w:pPr>
        <w:ind w:left="4800" w:hanging="420"/>
      </w:pPr>
      <w:rPr>
        <w:rFonts w:hint="default" w:ascii="Wingdings" w:hAnsi="Wingdings"/>
      </w:rPr>
    </w:lvl>
    <w:lvl w:ilvl="8" w:tentative="0">
      <w:start w:val="1"/>
      <w:numFmt w:val="bullet"/>
      <w:lvlText w:val=""/>
      <w:lvlJc w:val="left"/>
      <w:pPr>
        <w:ind w:left="5220" w:hanging="420"/>
      </w:pPr>
      <w:rPr>
        <w:rFonts w:hint="default" w:ascii="Wingdings" w:hAnsi="Wingdings"/>
      </w:rPr>
    </w:lvl>
  </w:abstractNum>
  <w:abstractNum w:abstractNumId="8">
    <w:nsid w:val="0B630DE1"/>
    <w:multiLevelType w:val="multilevel"/>
    <w:tmpl w:val="0B630DE1"/>
    <w:lvl w:ilvl="0" w:tentative="0">
      <w:start w:val="1"/>
      <w:numFmt w:val="bullet"/>
      <w:lvlText w:val="-"/>
      <w:lvlJc w:val="left"/>
      <w:pPr>
        <w:ind w:left="1976" w:hanging="420"/>
      </w:pPr>
      <w:rPr>
        <w:rFonts w:hint="default" w:ascii="Arial" w:hAnsi="Arial"/>
      </w:rPr>
    </w:lvl>
    <w:lvl w:ilvl="1" w:tentative="0">
      <w:start w:val="1"/>
      <w:numFmt w:val="bullet"/>
      <w:lvlText w:val=""/>
      <w:lvlJc w:val="left"/>
      <w:pPr>
        <w:ind w:left="2396" w:hanging="420"/>
      </w:pPr>
      <w:rPr>
        <w:rFonts w:hint="default" w:ascii="Wingdings" w:hAnsi="Wingdings"/>
      </w:rPr>
    </w:lvl>
    <w:lvl w:ilvl="2" w:tentative="0">
      <w:start w:val="1"/>
      <w:numFmt w:val="bullet"/>
      <w:lvlText w:val=""/>
      <w:lvlJc w:val="left"/>
      <w:pPr>
        <w:ind w:left="2816" w:hanging="420"/>
      </w:pPr>
      <w:rPr>
        <w:rFonts w:hint="default" w:ascii="Wingdings" w:hAnsi="Wingdings"/>
      </w:rPr>
    </w:lvl>
    <w:lvl w:ilvl="3" w:tentative="0">
      <w:start w:val="1"/>
      <w:numFmt w:val="bullet"/>
      <w:lvlText w:val=""/>
      <w:lvlJc w:val="left"/>
      <w:pPr>
        <w:ind w:left="3236" w:hanging="420"/>
      </w:pPr>
      <w:rPr>
        <w:rFonts w:hint="default" w:ascii="Wingdings" w:hAnsi="Wingdings"/>
      </w:rPr>
    </w:lvl>
    <w:lvl w:ilvl="4" w:tentative="0">
      <w:start w:val="1"/>
      <w:numFmt w:val="bullet"/>
      <w:lvlText w:val=""/>
      <w:lvlJc w:val="left"/>
      <w:pPr>
        <w:ind w:left="3656" w:hanging="420"/>
      </w:pPr>
      <w:rPr>
        <w:rFonts w:hint="default" w:ascii="Wingdings" w:hAnsi="Wingdings"/>
      </w:rPr>
    </w:lvl>
    <w:lvl w:ilvl="5" w:tentative="0">
      <w:start w:val="1"/>
      <w:numFmt w:val="bullet"/>
      <w:lvlText w:val=""/>
      <w:lvlJc w:val="left"/>
      <w:pPr>
        <w:ind w:left="4076" w:hanging="420"/>
      </w:pPr>
      <w:rPr>
        <w:rFonts w:hint="default" w:ascii="Wingdings" w:hAnsi="Wingdings"/>
      </w:rPr>
    </w:lvl>
    <w:lvl w:ilvl="6" w:tentative="0">
      <w:start w:val="1"/>
      <w:numFmt w:val="bullet"/>
      <w:lvlText w:val=""/>
      <w:lvlJc w:val="left"/>
      <w:pPr>
        <w:ind w:left="4496" w:hanging="420"/>
      </w:pPr>
      <w:rPr>
        <w:rFonts w:hint="default" w:ascii="Wingdings" w:hAnsi="Wingdings"/>
      </w:rPr>
    </w:lvl>
    <w:lvl w:ilvl="7" w:tentative="0">
      <w:start w:val="1"/>
      <w:numFmt w:val="bullet"/>
      <w:lvlText w:val=""/>
      <w:lvlJc w:val="left"/>
      <w:pPr>
        <w:ind w:left="4916" w:hanging="420"/>
      </w:pPr>
      <w:rPr>
        <w:rFonts w:hint="default" w:ascii="Wingdings" w:hAnsi="Wingdings"/>
      </w:rPr>
    </w:lvl>
    <w:lvl w:ilvl="8" w:tentative="0">
      <w:start w:val="1"/>
      <w:numFmt w:val="bullet"/>
      <w:lvlText w:val=""/>
      <w:lvlJc w:val="left"/>
      <w:pPr>
        <w:ind w:left="5336" w:hanging="420"/>
      </w:pPr>
      <w:rPr>
        <w:rFonts w:hint="default" w:ascii="Wingdings" w:hAnsi="Wingdings"/>
      </w:rPr>
    </w:lvl>
  </w:abstractNum>
  <w:abstractNum w:abstractNumId="9">
    <w:nsid w:val="11E47E69"/>
    <w:multiLevelType w:val="multilevel"/>
    <w:tmpl w:val="11E47E69"/>
    <w:lvl w:ilvl="0" w:tentative="0">
      <w:start w:val="1"/>
      <w:numFmt w:val="decimal"/>
      <w:lvlText w:val="%1)"/>
      <w:lvlJc w:val="left"/>
      <w:pPr>
        <w:ind w:left="1749" w:hanging="360"/>
      </w:pPr>
      <w:rPr>
        <w:rFonts w:hint="default"/>
      </w:rPr>
    </w:lvl>
    <w:lvl w:ilvl="1" w:tentative="0">
      <w:start w:val="1"/>
      <w:numFmt w:val="lowerLetter"/>
      <w:lvlText w:val="%2)"/>
      <w:lvlJc w:val="left"/>
      <w:pPr>
        <w:ind w:left="2229" w:hanging="420"/>
      </w:pPr>
    </w:lvl>
    <w:lvl w:ilvl="2" w:tentative="0">
      <w:start w:val="1"/>
      <w:numFmt w:val="lowerRoman"/>
      <w:lvlText w:val="%3."/>
      <w:lvlJc w:val="right"/>
      <w:pPr>
        <w:ind w:left="2649" w:hanging="420"/>
      </w:pPr>
    </w:lvl>
    <w:lvl w:ilvl="3" w:tentative="0">
      <w:start w:val="1"/>
      <w:numFmt w:val="decimal"/>
      <w:lvlText w:val="%4."/>
      <w:lvlJc w:val="left"/>
      <w:pPr>
        <w:ind w:left="3069" w:hanging="420"/>
      </w:pPr>
    </w:lvl>
    <w:lvl w:ilvl="4" w:tentative="0">
      <w:start w:val="1"/>
      <w:numFmt w:val="lowerLetter"/>
      <w:lvlText w:val="%5)"/>
      <w:lvlJc w:val="left"/>
      <w:pPr>
        <w:ind w:left="3489" w:hanging="420"/>
      </w:pPr>
    </w:lvl>
    <w:lvl w:ilvl="5" w:tentative="0">
      <w:start w:val="1"/>
      <w:numFmt w:val="lowerRoman"/>
      <w:lvlText w:val="%6."/>
      <w:lvlJc w:val="right"/>
      <w:pPr>
        <w:ind w:left="3909" w:hanging="420"/>
      </w:pPr>
    </w:lvl>
    <w:lvl w:ilvl="6" w:tentative="0">
      <w:start w:val="1"/>
      <w:numFmt w:val="decimal"/>
      <w:lvlText w:val="%7."/>
      <w:lvlJc w:val="left"/>
      <w:pPr>
        <w:ind w:left="4329" w:hanging="420"/>
      </w:pPr>
    </w:lvl>
    <w:lvl w:ilvl="7" w:tentative="0">
      <w:start w:val="1"/>
      <w:numFmt w:val="lowerLetter"/>
      <w:lvlText w:val="%8)"/>
      <w:lvlJc w:val="left"/>
      <w:pPr>
        <w:ind w:left="4749" w:hanging="420"/>
      </w:pPr>
    </w:lvl>
    <w:lvl w:ilvl="8" w:tentative="0">
      <w:start w:val="1"/>
      <w:numFmt w:val="lowerRoman"/>
      <w:lvlText w:val="%9."/>
      <w:lvlJc w:val="right"/>
      <w:pPr>
        <w:ind w:left="5169" w:hanging="420"/>
      </w:pPr>
    </w:lvl>
  </w:abstractNum>
  <w:abstractNum w:abstractNumId="10">
    <w:nsid w:val="121310AE"/>
    <w:multiLevelType w:val="multilevel"/>
    <w:tmpl w:val="121310AE"/>
    <w:lvl w:ilvl="0" w:tentative="0">
      <w:start w:val="1"/>
      <w:numFmt w:val="bullet"/>
      <w:lvlText w:val=""/>
      <w:lvlJc w:val="left"/>
      <w:pPr>
        <w:ind w:left="1803" w:hanging="420"/>
      </w:pPr>
      <w:rPr>
        <w:rFonts w:hint="default" w:ascii="Wingdings" w:hAnsi="Wingdings"/>
      </w:rPr>
    </w:lvl>
    <w:lvl w:ilvl="1" w:tentative="0">
      <w:start w:val="1"/>
      <w:numFmt w:val="bullet"/>
      <w:lvlText w:val=""/>
      <w:lvlJc w:val="left"/>
      <w:pPr>
        <w:ind w:left="2223" w:hanging="420"/>
      </w:pPr>
      <w:rPr>
        <w:rFonts w:hint="default" w:ascii="Wingdings" w:hAnsi="Wingdings"/>
      </w:rPr>
    </w:lvl>
    <w:lvl w:ilvl="2" w:tentative="0">
      <w:start w:val="1"/>
      <w:numFmt w:val="bullet"/>
      <w:lvlText w:val=""/>
      <w:lvlJc w:val="left"/>
      <w:pPr>
        <w:ind w:left="2643" w:hanging="420"/>
      </w:pPr>
      <w:rPr>
        <w:rFonts w:hint="default" w:ascii="Wingdings" w:hAnsi="Wingdings"/>
      </w:rPr>
    </w:lvl>
    <w:lvl w:ilvl="3" w:tentative="0">
      <w:start w:val="1"/>
      <w:numFmt w:val="bullet"/>
      <w:lvlText w:val=""/>
      <w:lvlJc w:val="left"/>
      <w:pPr>
        <w:ind w:left="3063" w:hanging="420"/>
      </w:pPr>
      <w:rPr>
        <w:rFonts w:hint="default" w:ascii="Wingdings" w:hAnsi="Wingdings"/>
      </w:rPr>
    </w:lvl>
    <w:lvl w:ilvl="4" w:tentative="0">
      <w:start w:val="1"/>
      <w:numFmt w:val="bullet"/>
      <w:lvlText w:val=""/>
      <w:lvlJc w:val="left"/>
      <w:pPr>
        <w:ind w:left="3483" w:hanging="420"/>
      </w:pPr>
      <w:rPr>
        <w:rFonts w:hint="default" w:ascii="Wingdings" w:hAnsi="Wingdings"/>
      </w:rPr>
    </w:lvl>
    <w:lvl w:ilvl="5" w:tentative="0">
      <w:start w:val="1"/>
      <w:numFmt w:val="bullet"/>
      <w:lvlText w:val=""/>
      <w:lvlJc w:val="left"/>
      <w:pPr>
        <w:ind w:left="3903" w:hanging="420"/>
      </w:pPr>
      <w:rPr>
        <w:rFonts w:hint="default" w:ascii="Wingdings" w:hAnsi="Wingdings"/>
      </w:rPr>
    </w:lvl>
    <w:lvl w:ilvl="6" w:tentative="0">
      <w:start w:val="1"/>
      <w:numFmt w:val="bullet"/>
      <w:lvlText w:val=""/>
      <w:lvlJc w:val="left"/>
      <w:pPr>
        <w:ind w:left="4323" w:hanging="420"/>
      </w:pPr>
      <w:rPr>
        <w:rFonts w:hint="default" w:ascii="Wingdings" w:hAnsi="Wingdings"/>
      </w:rPr>
    </w:lvl>
    <w:lvl w:ilvl="7" w:tentative="0">
      <w:start w:val="1"/>
      <w:numFmt w:val="bullet"/>
      <w:lvlText w:val=""/>
      <w:lvlJc w:val="left"/>
      <w:pPr>
        <w:ind w:left="4743" w:hanging="420"/>
      </w:pPr>
      <w:rPr>
        <w:rFonts w:hint="default" w:ascii="Wingdings" w:hAnsi="Wingdings"/>
      </w:rPr>
    </w:lvl>
    <w:lvl w:ilvl="8" w:tentative="0">
      <w:start w:val="1"/>
      <w:numFmt w:val="bullet"/>
      <w:lvlText w:val=""/>
      <w:lvlJc w:val="left"/>
      <w:pPr>
        <w:ind w:left="5163" w:hanging="420"/>
      </w:pPr>
      <w:rPr>
        <w:rFonts w:hint="default" w:ascii="Wingdings" w:hAnsi="Wingdings"/>
      </w:rPr>
    </w:lvl>
  </w:abstractNum>
  <w:abstractNum w:abstractNumId="11">
    <w:nsid w:val="12451544"/>
    <w:multiLevelType w:val="multilevel"/>
    <w:tmpl w:val="12451544"/>
    <w:lvl w:ilvl="0" w:tentative="0">
      <w:start w:val="1"/>
      <w:numFmt w:val="bullet"/>
      <w:lvlText w:val="-"/>
      <w:lvlJc w:val="left"/>
      <w:pPr>
        <w:ind w:left="1860" w:hanging="420"/>
      </w:pPr>
      <w:rPr>
        <w:rFonts w:hint="default" w:ascii="Arial" w:hAnsi="Arial"/>
      </w:rPr>
    </w:lvl>
    <w:lvl w:ilvl="1" w:tentative="0">
      <w:start w:val="1"/>
      <w:numFmt w:val="bullet"/>
      <w:lvlText w:val=""/>
      <w:lvlJc w:val="left"/>
      <w:pPr>
        <w:ind w:left="2280" w:hanging="420"/>
      </w:pPr>
      <w:rPr>
        <w:rFonts w:hint="default" w:ascii="Wingdings" w:hAnsi="Wingdings"/>
      </w:rPr>
    </w:lvl>
    <w:lvl w:ilvl="2" w:tentative="0">
      <w:start w:val="1"/>
      <w:numFmt w:val="bullet"/>
      <w:lvlText w:val=""/>
      <w:lvlJc w:val="left"/>
      <w:pPr>
        <w:ind w:left="2700" w:hanging="420"/>
      </w:pPr>
      <w:rPr>
        <w:rFonts w:hint="default" w:ascii="Wingdings" w:hAnsi="Wingdings"/>
      </w:rPr>
    </w:lvl>
    <w:lvl w:ilvl="3" w:tentative="0">
      <w:start w:val="1"/>
      <w:numFmt w:val="bullet"/>
      <w:lvlText w:val=""/>
      <w:lvlJc w:val="left"/>
      <w:pPr>
        <w:ind w:left="3120" w:hanging="420"/>
      </w:pPr>
      <w:rPr>
        <w:rFonts w:hint="default" w:ascii="Wingdings" w:hAnsi="Wingdings"/>
      </w:rPr>
    </w:lvl>
    <w:lvl w:ilvl="4" w:tentative="0">
      <w:start w:val="1"/>
      <w:numFmt w:val="bullet"/>
      <w:lvlText w:val=""/>
      <w:lvlJc w:val="left"/>
      <w:pPr>
        <w:ind w:left="3540" w:hanging="420"/>
      </w:pPr>
      <w:rPr>
        <w:rFonts w:hint="default" w:ascii="Wingdings" w:hAnsi="Wingdings"/>
      </w:rPr>
    </w:lvl>
    <w:lvl w:ilvl="5" w:tentative="0">
      <w:start w:val="1"/>
      <w:numFmt w:val="bullet"/>
      <w:lvlText w:val=""/>
      <w:lvlJc w:val="left"/>
      <w:pPr>
        <w:ind w:left="3960" w:hanging="420"/>
      </w:pPr>
      <w:rPr>
        <w:rFonts w:hint="default" w:ascii="Wingdings" w:hAnsi="Wingdings"/>
      </w:rPr>
    </w:lvl>
    <w:lvl w:ilvl="6" w:tentative="0">
      <w:start w:val="1"/>
      <w:numFmt w:val="bullet"/>
      <w:lvlText w:val=""/>
      <w:lvlJc w:val="left"/>
      <w:pPr>
        <w:ind w:left="4380" w:hanging="420"/>
      </w:pPr>
      <w:rPr>
        <w:rFonts w:hint="default" w:ascii="Wingdings" w:hAnsi="Wingdings"/>
      </w:rPr>
    </w:lvl>
    <w:lvl w:ilvl="7" w:tentative="0">
      <w:start w:val="1"/>
      <w:numFmt w:val="bullet"/>
      <w:lvlText w:val=""/>
      <w:lvlJc w:val="left"/>
      <w:pPr>
        <w:ind w:left="4800" w:hanging="420"/>
      </w:pPr>
      <w:rPr>
        <w:rFonts w:hint="default" w:ascii="Wingdings" w:hAnsi="Wingdings"/>
      </w:rPr>
    </w:lvl>
    <w:lvl w:ilvl="8" w:tentative="0">
      <w:start w:val="1"/>
      <w:numFmt w:val="bullet"/>
      <w:lvlText w:val=""/>
      <w:lvlJc w:val="left"/>
      <w:pPr>
        <w:ind w:left="5220" w:hanging="420"/>
      </w:pPr>
      <w:rPr>
        <w:rFonts w:hint="default" w:ascii="Wingdings" w:hAnsi="Wingdings"/>
      </w:rPr>
    </w:lvl>
  </w:abstractNum>
  <w:abstractNum w:abstractNumId="12">
    <w:nsid w:val="14BB6E92"/>
    <w:multiLevelType w:val="multilevel"/>
    <w:tmpl w:val="14BB6E92"/>
    <w:lvl w:ilvl="0" w:tentative="0">
      <w:start w:val="1"/>
      <w:numFmt w:val="decimal"/>
      <w:lvlText w:val="%1)"/>
      <w:lvlJc w:val="left"/>
      <w:pPr>
        <w:ind w:left="1351" w:hanging="360"/>
      </w:pPr>
      <w:rPr>
        <w:rFonts w:hint="default"/>
      </w:rPr>
    </w:lvl>
    <w:lvl w:ilvl="1" w:tentative="0">
      <w:start w:val="1"/>
      <w:numFmt w:val="lowerLetter"/>
      <w:lvlText w:val="%2)"/>
      <w:lvlJc w:val="left"/>
      <w:pPr>
        <w:ind w:left="1831" w:hanging="420"/>
      </w:pPr>
    </w:lvl>
    <w:lvl w:ilvl="2" w:tentative="0">
      <w:start w:val="1"/>
      <w:numFmt w:val="lowerRoman"/>
      <w:lvlText w:val="%3."/>
      <w:lvlJc w:val="right"/>
      <w:pPr>
        <w:ind w:left="2251" w:hanging="420"/>
      </w:pPr>
    </w:lvl>
    <w:lvl w:ilvl="3" w:tentative="0">
      <w:start w:val="1"/>
      <w:numFmt w:val="decimal"/>
      <w:lvlText w:val="%4."/>
      <w:lvlJc w:val="left"/>
      <w:pPr>
        <w:ind w:left="2671" w:hanging="420"/>
      </w:pPr>
    </w:lvl>
    <w:lvl w:ilvl="4" w:tentative="0">
      <w:start w:val="1"/>
      <w:numFmt w:val="lowerLetter"/>
      <w:lvlText w:val="%5)"/>
      <w:lvlJc w:val="left"/>
      <w:pPr>
        <w:ind w:left="3091" w:hanging="420"/>
      </w:pPr>
    </w:lvl>
    <w:lvl w:ilvl="5" w:tentative="0">
      <w:start w:val="1"/>
      <w:numFmt w:val="lowerRoman"/>
      <w:lvlText w:val="%6."/>
      <w:lvlJc w:val="right"/>
      <w:pPr>
        <w:ind w:left="3511" w:hanging="420"/>
      </w:pPr>
    </w:lvl>
    <w:lvl w:ilvl="6" w:tentative="0">
      <w:start w:val="1"/>
      <w:numFmt w:val="decimal"/>
      <w:lvlText w:val="%7."/>
      <w:lvlJc w:val="left"/>
      <w:pPr>
        <w:ind w:left="3931" w:hanging="420"/>
      </w:pPr>
    </w:lvl>
    <w:lvl w:ilvl="7" w:tentative="0">
      <w:start w:val="1"/>
      <w:numFmt w:val="lowerLetter"/>
      <w:lvlText w:val="%8)"/>
      <w:lvlJc w:val="left"/>
      <w:pPr>
        <w:ind w:left="4351" w:hanging="420"/>
      </w:pPr>
    </w:lvl>
    <w:lvl w:ilvl="8" w:tentative="0">
      <w:start w:val="1"/>
      <w:numFmt w:val="lowerRoman"/>
      <w:lvlText w:val="%9."/>
      <w:lvlJc w:val="right"/>
      <w:pPr>
        <w:ind w:left="4771" w:hanging="420"/>
      </w:pPr>
    </w:lvl>
  </w:abstractNum>
  <w:abstractNum w:abstractNumId="13">
    <w:nsid w:val="14C33818"/>
    <w:multiLevelType w:val="multilevel"/>
    <w:tmpl w:val="14C33818"/>
    <w:lvl w:ilvl="0" w:tentative="0">
      <w:start w:val="1"/>
      <w:numFmt w:val="decimal"/>
      <w:lvlText w:val="%1)"/>
      <w:lvlJc w:val="left"/>
      <w:pPr>
        <w:ind w:left="1512" w:hanging="40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D5500A9"/>
    <w:multiLevelType w:val="multilevel"/>
    <w:tmpl w:val="1D5500A9"/>
    <w:lvl w:ilvl="0" w:tentative="0">
      <w:start w:val="1"/>
      <w:numFmt w:val="bullet"/>
      <w:lvlText w:val="-"/>
      <w:lvlJc w:val="left"/>
      <w:pPr>
        <w:ind w:left="1976" w:hanging="420"/>
      </w:pPr>
      <w:rPr>
        <w:rFonts w:hint="default" w:ascii="Arial" w:hAnsi="Arial"/>
      </w:rPr>
    </w:lvl>
    <w:lvl w:ilvl="1" w:tentative="0">
      <w:start w:val="1"/>
      <w:numFmt w:val="bullet"/>
      <w:lvlText w:val=""/>
      <w:lvlJc w:val="left"/>
      <w:pPr>
        <w:ind w:left="2396" w:hanging="420"/>
      </w:pPr>
      <w:rPr>
        <w:rFonts w:hint="default" w:ascii="Wingdings" w:hAnsi="Wingdings"/>
      </w:rPr>
    </w:lvl>
    <w:lvl w:ilvl="2" w:tentative="0">
      <w:start w:val="1"/>
      <w:numFmt w:val="bullet"/>
      <w:lvlText w:val=""/>
      <w:lvlJc w:val="left"/>
      <w:pPr>
        <w:ind w:left="2816" w:hanging="420"/>
      </w:pPr>
      <w:rPr>
        <w:rFonts w:hint="default" w:ascii="Wingdings" w:hAnsi="Wingdings"/>
      </w:rPr>
    </w:lvl>
    <w:lvl w:ilvl="3" w:tentative="0">
      <w:start w:val="1"/>
      <w:numFmt w:val="bullet"/>
      <w:lvlText w:val=""/>
      <w:lvlJc w:val="left"/>
      <w:pPr>
        <w:ind w:left="3236" w:hanging="420"/>
      </w:pPr>
      <w:rPr>
        <w:rFonts w:hint="default" w:ascii="Wingdings" w:hAnsi="Wingdings"/>
      </w:rPr>
    </w:lvl>
    <w:lvl w:ilvl="4" w:tentative="0">
      <w:start w:val="1"/>
      <w:numFmt w:val="bullet"/>
      <w:lvlText w:val=""/>
      <w:lvlJc w:val="left"/>
      <w:pPr>
        <w:ind w:left="3656" w:hanging="420"/>
      </w:pPr>
      <w:rPr>
        <w:rFonts w:hint="default" w:ascii="Wingdings" w:hAnsi="Wingdings"/>
      </w:rPr>
    </w:lvl>
    <w:lvl w:ilvl="5" w:tentative="0">
      <w:start w:val="1"/>
      <w:numFmt w:val="bullet"/>
      <w:lvlText w:val=""/>
      <w:lvlJc w:val="left"/>
      <w:pPr>
        <w:ind w:left="4076" w:hanging="420"/>
      </w:pPr>
      <w:rPr>
        <w:rFonts w:hint="default" w:ascii="Wingdings" w:hAnsi="Wingdings"/>
      </w:rPr>
    </w:lvl>
    <w:lvl w:ilvl="6" w:tentative="0">
      <w:start w:val="1"/>
      <w:numFmt w:val="bullet"/>
      <w:lvlText w:val=""/>
      <w:lvlJc w:val="left"/>
      <w:pPr>
        <w:ind w:left="4496" w:hanging="420"/>
      </w:pPr>
      <w:rPr>
        <w:rFonts w:hint="default" w:ascii="Wingdings" w:hAnsi="Wingdings"/>
      </w:rPr>
    </w:lvl>
    <w:lvl w:ilvl="7" w:tentative="0">
      <w:start w:val="1"/>
      <w:numFmt w:val="bullet"/>
      <w:lvlText w:val=""/>
      <w:lvlJc w:val="left"/>
      <w:pPr>
        <w:ind w:left="4916" w:hanging="420"/>
      </w:pPr>
      <w:rPr>
        <w:rFonts w:hint="default" w:ascii="Wingdings" w:hAnsi="Wingdings"/>
      </w:rPr>
    </w:lvl>
    <w:lvl w:ilvl="8" w:tentative="0">
      <w:start w:val="1"/>
      <w:numFmt w:val="bullet"/>
      <w:lvlText w:val=""/>
      <w:lvlJc w:val="left"/>
      <w:pPr>
        <w:ind w:left="5336" w:hanging="420"/>
      </w:pPr>
      <w:rPr>
        <w:rFonts w:hint="default" w:ascii="Wingdings" w:hAnsi="Wingdings"/>
      </w:rPr>
    </w:lvl>
  </w:abstractNum>
  <w:abstractNum w:abstractNumId="15">
    <w:nsid w:val="24C13C4B"/>
    <w:multiLevelType w:val="multilevel"/>
    <w:tmpl w:val="24C13C4B"/>
    <w:lvl w:ilvl="0" w:tentative="0">
      <w:start w:val="1"/>
      <w:numFmt w:val="bullet"/>
      <w:lvlText w:val="-"/>
      <w:lvlJc w:val="left"/>
      <w:pPr>
        <w:ind w:left="1860" w:hanging="420"/>
      </w:pPr>
      <w:rPr>
        <w:rFonts w:hint="default" w:ascii="Arial" w:hAnsi="Arial"/>
      </w:rPr>
    </w:lvl>
    <w:lvl w:ilvl="1" w:tentative="0">
      <w:start w:val="1"/>
      <w:numFmt w:val="bullet"/>
      <w:lvlText w:val=""/>
      <w:lvlJc w:val="left"/>
      <w:pPr>
        <w:ind w:left="2280" w:hanging="420"/>
      </w:pPr>
      <w:rPr>
        <w:rFonts w:hint="default" w:ascii="Wingdings" w:hAnsi="Wingdings"/>
      </w:rPr>
    </w:lvl>
    <w:lvl w:ilvl="2" w:tentative="0">
      <w:start w:val="1"/>
      <w:numFmt w:val="bullet"/>
      <w:lvlText w:val=""/>
      <w:lvlJc w:val="left"/>
      <w:pPr>
        <w:ind w:left="2700" w:hanging="420"/>
      </w:pPr>
      <w:rPr>
        <w:rFonts w:hint="default" w:ascii="Wingdings" w:hAnsi="Wingdings"/>
      </w:rPr>
    </w:lvl>
    <w:lvl w:ilvl="3" w:tentative="0">
      <w:start w:val="1"/>
      <w:numFmt w:val="bullet"/>
      <w:lvlText w:val=""/>
      <w:lvlJc w:val="left"/>
      <w:pPr>
        <w:ind w:left="3120" w:hanging="420"/>
      </w:pPr>
      <w:rPr>
        <w:rFonts w:hint="default" w:ascii="Wingdings" w:hAnsi="Wingdings"/>
      </w:rPr>
    </w:lvl>
    <w:lvl w:ilvl="4" w:tentative="0">
      <w:start w:val="1"/>
      <w:numFmt w:val="bullet"/>
      <w:lvlText w:val=""/>
      <w:lvlJc w:val="left"/>
      <w:pPr>
        <w:ind w:left="3540" w:hanging="420"/>
      </w:pPr>
      <w:rPr>
        <w:rFonts w:hint="default" w:ascii="Wingdings" w:hAnsi="Wingdings"/>
      </w:rPr>
    </w:lvl>
    <w:lvl w:ilvl="5" w:tentative="0">
      <w:start w:val="1"/>
      <w:numFmt w:val="bullet"/>
      <w:lvlText w:val=""/>
      <w:lvlJc w:val="left"/>
      <w:pPr>
        <w:ind w:left="3960" w:hanging="420"/>
      </w:pPr>
      <w:rPr>
        <w:rFonts w:hint="default" w:ascii="Wingdings" w:hAnsi="Wingdings"/>
      </w:rPr>
    </w:lvl>
    <w:lvl w:ilvl="6" w:tentative="0">
      <w:start w:val="1"/>
      <w:numFmt w:val="bullet"/>
      <w:lvlText w:val=""/>
      <w:lvlJc w:val="left"/>
      <w:pPr>
        <w:ind w:left="4380" w:hanging="420"/>
      </w:pPr>
      <w:rPr>
        <w:rFonts w:hint="default" w:ascii="Wingdings" w:hAnsi="Wingdings"/>
      </w:rPr>
    </w:lvl>
    <w:lvl w:ilvl="7" w:tentative="0">
      <w:start w:val="1"/>
      <w:numFmt w:val="bullet"/>
      <w:lvlText w:val=""/>
      <w:lvlJc w:val="left"/>
      <w:pPr>
        <w:ind w:left="4800" w:hanging="420"/>
      </w:pPr>
      <w:rPr>
        <w:rFonts w:hint="default" w:ascii="Wingdings" w:hAnsi="Wingdings"/>
      </w:rPr>
    </w:lvl>
    <w:lvl w:ilvl="8" w:tentative="0">
      <w:start w:val="1"/>
      <w:numFmt w:val="bullet"/>
      <w:lvlText w:val=""/>
      <w:lvlJc w:val="left"/>
      <w:pPr>
        <w:ind w:left="5220" w:hanging="420"/>
      </w:pPr>
      <w:rPr>
        <w:rFonts w:hint="default" w:ascii="Wingdings" w:hAnsi="Wingdings"/>
      </w:rPr>
    </w:lvl>
  </w:abstractNum>
  <w:abstractNum w:abstractNumId="16">
    <w:nsid w:val="28230301"/>
    <w:multiLevelType w:val="multilevel"/>
    <w:tmpl w:val="28230301"/>
    <w:lvl w:ilvl="0" w:tentative="0">
      <w:start w:val="1"/>
      <w:numFmt w:val="bullet"/>
      <w:lvlText w:val=""/>
      <w:lvlJc w:val="left"/>
      <w:pPr>
        <w:ind w:left="1437" w:hanging="420"/>
      </w:pPr>
      <w:rPr>
        <w:rFonts w:hint="default" w:ascii="Wingdings" w:hAnsi="Wingdings"/>
      </w:rPr>
    </w:lvl>
    <w:lvl w:ilvl="1" w:tentative="0">
      <w:start w:val="1"/>
      <w:numFmt w:val="bullet"/>
      <w:lvlText w:val=""/>
      <w:lvlJc w:val="left"/>
      <w:pPr>
        <w:ind w:left="1857" w:hanging="420"/>
      </w:pPr>
      <w:rPr>
        <w:rFonts w:hint="default" w:ascii="Wingdings" w:hAnsi="Wingdings"/>
      </w:rPr>
    </w:lvl>
    <w:lvl w:ilvl="2" w:tentative="0">
      <w:start w:val="1"/>
      <w:numFmt w:val="bullet"/>
      <w:lvlText w:val=""/>
      <w:lvlJc w:val="left"/>
      <w:pPr>
        <w:ind w:left="2277" w:hanging="420"/>
      </w:pPr>
      <w:rPr>
        <w:rFonts w:hint="default" w:ascii="Wingdings" w:hAnsi="Wingdings"/>
      </w:rPr>
    </w:lvl>
    <w:lvl w:ilvl="3" w:tentative="0">
      <w:start w:val="1"/>
      <w:numFmt w:val="bullet"/>
      <w:lvlText w:val=""/>
      <w:lvlJc w:val="left"/>
      <w:pPr>
        <w:ind w:left="2697" w:hanging="420"/>
      </w:pPr>
      <w:rPr>
        <w:rFonts w:hint="default" w:ascii="Wingdings" w:hAnsi="Wingdings"/>
      </w:rPr>
    </w:lvl>
    <w:lvl w:ilvl="4" w:tentative="0">
      <w:start w:val="1"/>
      <w:numFmt w:val="bullet"/>
      <w:lvlText w:val=""/>
      <w:lvlJc w:val="left"/>
      <w:pPr>
        <w:ind w:left="3117" w:hanging="420"/>
      </w:pPr>
      <w:rPr>
        <w:rFonts w:hint="default" w:ascii="Wingdings" w:hAnsi="Wingdings"/>
      </w:rPr>
    </w:lvl>
    <w:lvl w:ilvl="5" w:tentative="0">
      <w:start w:val="1"/>
      <w:numFmt w:val="bullet"/>
      <w:lvlText w:val=""/>
      <w:lvlJc w:val="left"/>
      <w:pPr>
        <w:ind w:left="3537" w:hanging="420"/>
      </w:pPr>
      <w:rPr>
        <w:rFonts w:hint="default" w:ascii="Wingdings" w:hAnsi="Wingdings"/>
      </w:rPr>
    </w:lvl>
    <w:lvl w:ilvl="6" w:tentative="0">
      <w:start w:val="1"/>
      <w:numFmt w:val="bullet"/>
      <w:lvlText w:val=""/>
      <w:lvlJc w:val="left"/>
      <w:pPr>
        <w:ind w:left="3957" w:hanging="420"/>
      </w:pPr>
      <w:rPr>
        <w:rFonts w:hint="default" w:ascii="Wingdings" w:hAnsi="Wingdings"/>
      </w:rPr>
    </w:lvl>
    <w:lvl w:ilvl="7" w:tentative="0">
      <w:start w:val="1"/>
      <w:numFmt w:val="bullet"/>
      <w:lvlText w:val=""/>
      <w:lvlJc w:val="left"/>
      <w:pPr>
        <w:ind w:left="4377" w:hanging="420"/>
      </w:pPr>
      <w:rPr>
        <w:rFonts w:hint="default" w:ascii="Wingdings" w:hAnsi="Wingdings"/>
      </w:rPr>
    </w:lvl>
    <w:lvl w:ilvl="8" w:tentative="0">
      <w:start w:val="1"/>
      <w:numFmt w:val="bullet"/>
      <w:lvlText w:val=""/>
      <w:lvlJc w:val="left"/>
      <w:pPr>
        <w:ind w:left="4797" w:hanging="420"/>
      </w:pPr>
      <w:rPr>
        <w:rFonts w:hint="default" w:ascii="Wingdings" w:hAnsi="Wingdings"/>
      </w:rPr>
    </w:lvl>
  </w:abstractNum>
  <w:abstractNum w:abstractNumId="17">
    <w:nsid w:val="282966D7"/>
    <w:multiLevelType w:val="multilevel"/>
    <w:tmpl w:val="282966D7"/>
    <w:lvl w:ilvl="0" w:tentative="0">
      <w:start w:val="1"/>
      <w:numFmt w:val="bullet"/>
      <w:lvlText w:val="-"/>
      <w:lvlJc w:val="left"/>
      <w:pPr>
        <w:ind w:left="1976" w:hanging="420"/>
      </w:pPr>
      <w:rPr>
        <w:rFonts w:hint="default" w:ascii="Arial" w:hAnsi="Arial"/>
      </w:rPr>
    </w:lvl>
    <w:lvl w:ilvl="1" w:tentative="0">
      <w:start w:val="1"/>
      <w:numFmt w:val="bullet"/>
      <w:lvlText w:val=""/>
      <w:lvlJc w:val="left"/>
      <w:pPr>
        <w:ind w:left="2396" w:hanging="420"/>
      </w:pPr>
      <w:rPr>
        <w:rFonts w:hint="default" w:ascii="Wingdings" w:hAnsi="Wingdings"/>
      </w:rPr>
    </w:lvl>
    <w:lvl w:ilvl="2" w:tentative="0">
      <w:start w:val="1"/>
      <w:numFmt w:val="bullet"/>
      <w:lvlText w:val=""/>
      <w:lvlJc w:val="left"/>
      <w:pPr>
        <w:ind w:left="2816" w:hanging="420"/>
      </w:pPr>
      <w:rPr>
        <w:rFonts w:hint="default" w:ascii="Wingdings" w:hAnsi="Wingdings"/>
      </w:rPr>
    </w:lvl>
    <w:lvl w:ilvl="3" w:tentative="0">
      <w:start w:val="1"/>
      <w:numFmt w:val="bullet"/>
      <w:lvlText w:val=""/>
      <w:lvlJc w:val="left"/>
      <w:pPr>
        <w:ind w:left="3236" w:hanging="420"/>
      </w:pPr>
      <w:rPr>
        <w:rFonts w:hint="default" w:ascii="Wingdings" w:hAnsi="Wingdings"/>
      </w:rPr>
    </w:lvl>
    <w:lvl w:ilvl="4" w:tentative="0">
      <w:start w:val="1"/>
      <w:numFmt w:val="bullet"/>
      <w:lvlText w:val=""/>
      <w:lvlJc w:val="left"/>
      <w:pPr>
        <w:ind w:left="3656" w:hanging="420"/>
      </w:pPr>
      <w:rPr>
        <w:rFonts w:hint="default" w:ascii="Wingdings" w:hAnsi="Wingdings"/>
      </w:rPr>
    </w:lvl>
    <w:lvl w:ilvl="5" w:tentative="0">
      <w:start w:val="1"/>
      <w:numFmt w:val="bullet"/>
      <w:lvlText w:val=""/>
      <w:lvlJc w:val="left"/>
      <w:pPr>
        <w:ind w:left="4076" w:hanging="420"/>
      </w:pPr>
      <w:rPr>
        <w:rFonts w:hint="default" w:ascii="Wingdings" w:hAnsi="Wingdings"/>
      </w:rPr>
    </w:lvl>
    <w:lvl w:ilvl="6" w:tentative="0">
      <w:start w:val="1"/>
      <w:numFmt w:val="bullet"/>
      <w:lvlText w:val=""/>
      <w:lvlJc w:val="left"/>
      <w:pPr>
        <w:ind w:left="4496" w:hanging="420"/>
      </w:pPr>
      <w:rPr>
        <w:rFonts w:hint="default" w:ascii="Wingdings" w:hAnsi="Wingdings"/>
      </w:rPr>
    </w:lvl>
    <w:lvl w:ilvl="7" w:tentative="0">
      <w:start w:val="1"/>
      <w:numFmt w:val="bullet"/>
      <w:lvlText w:val=""/>
      <w:lvlJc w:val="left"/>
      <w:pPr>
        <w:ind w:left="4916" w:hanging="420"/>
      </w:pPr>
      <w:rPr>
        <w:rFonts w:hint="default" w:ascii="Wingdings" w:hAnsi="Wingdings"/>
      </w:rPr>
    </w:lvl>
    <w:lvl w:ilvl="8" w:tentative="0">
      <w:start w:val="1"/>
      <w:numFmt w:val="bullet"/>
      <w:lvlText w:val=""/>
      <w:lvlJc w:val="left"/>
      <w:pPr>
        <w:ind w:left="5336" w:hanging="420"/>
      </w:pPr>
      <w:rPr>
        <w:rFonts w:hint="default" w:ascii="Wingdings" w:hAnsi="Wingdings"/>
      </w:rPr>
    </w:lvl>
  </w:abstractNum>
  <w:abstractNum w:abstractNumId="18">
    <w:nsid w:val="292229CC"/>
    <w:multiLevelType w:val="multilevel"/>
    <w:tmpl w:val="292229CC"/>
    <w:lvl w:ilvl="0" w:tentative="0">
      <w:start w:val="1"/>
      <w:numFmt w:val="decimal"/>
      <w:lvlText w:val="%1-"/>
      <w:lvlJc w:val="left"/>
      <w:pPr>
        <w:ind w:left="1372" w:hanging="360"/>
      </w:pPr>
      <w:rPr>
        <w:rFonts w:hint="default"/>
      </w:rPr>
    </w:lvl>
    <w:lvl w:ilvl="1" w:tentative="0">
      <w:start w:val="1"/>
      <w:numFmt w:val="lowerLetter"/>
      <w:lvlText w:val="%2)"/>
      <w:lvlJc w:val="left"/>
      <w:pPr>
        <w:ind w:left="1852" w:hanging="420"/>
      </w:pPr>
    </w:lvl>
    <w:lvl w:ilvl="2" w:tentative="0">
      <w:start w:val="1"/>
      <w:numFmt w:val="lowerRoman"/>
      <w:lvlText w:val="%3."/>
      <w:lvlJc w:val="right"/>
      <w:pPr>
        <w:ind w:left="2272" w:hanging="420"/>
      </w:pPr>
    </w:lvl>
    <w:lvl w:ilvl="3" w:tentative="0">
      <w:start w:val="1"/>
      <w:numFmt w:val="decimal"/>
      <w:lvlText w:val="%4."/>
      <w:lvlJc w:val="left"/>
      <w:pPr>
        <w:ind w:left="2692" w:hanging="420"/>
      </w:pPr>
    </w:lvl>
    <w:lvl w:ilvl="4" w:tentative="0">
      <w:start w:val="1"/>
      <w:numFmt w:val="lowerLetter"/>
      <w:lvlText w:val="%5)"/>
      <w:lvlJc w:val="left"/>
      <w:pPr>
        <w:ind w:left="3112" w:hanging="420"/>
      </w:pPr>
    </w:lvl>
    <w:lvl w:ilvl="5" w:tentative="0">
      <w:start w:val="1"/>
      <w:numFmt w:val="lowerRoman"/>
      <w:lvlText w:val="%6."/>
      <w:lvlJc w:val="right"/>
      <w:pPr>
        <w:ind w:left="3532" w:hanging="420"/>
      </w:pPr>
    </w:lvl>
    <w:lvl w:ilvl="6" w:tentative="0">
      <w:start w:val="1"/>
      <w:numFmt w:val="decimal"/>
      <w:lvlText w:val="%7."/>
      <w:lvlJc w:val="left"/>
      <w:pPr>
        <w:ind w:left="3952" w:hanging="420"/>
      </w:pPr>
    </w:lvl>
    <w:lvl w:ilvl="7" w:tentative="0">
      <w:start w:val="1"/>
      <w:numFmt w:val="lowerLetter"/>
      <w:lvlText w:val="%8)"/>
      <w:lvlJc w:val="left"/>
      <w:pPr>
        <w:ind w:left="4372" w:hanging="420"/>
      </w:pPr>
    </w:lvl>
    <w:lvl w:ilvl="8" w:tentative="0">
      <w:start w:val="1"/>
      <w:numFmt w:val="lowerRoman"/>
      <w:lvlText w:val="%9."/>
      <w:lvlJc w:val="right"/>
      <w:pPr>
        <w:ind w:left="4792" w:hanging="420"/>
      </w:pPr>
    </w:lvl>
  </w:abstractNum>
  <w:abstractNum w:abstractNumId="19">
    <w:nsid w:val="29914EC1"/>
    <w:multiLevelType w:val="multilevel"/>
    <w:tmpl w:val="29914EC1"/>
    <w:lvl w:ilvl="0" w:tentative="0">
      <w:start w:val="1"/>
      <w:numFmt w:val="bullet"/>
      <w:lvlText w:val="-"/>
      <w:lvlJc w:val="left"/>
      <w:pPr>
        <w:ind w:left="1792" w:hanging="420"/>
      </w:pPr>
      <w:rPr>
        <w:rFonts w:hint="default" w:ascii="Arial" w:hAnsi="Arial"/>
      </w:rPr>
    </w:lvl>
    <w:lvl w:ilvl="1" w:tentative="0">
      <w:start w:val="1"/>
      <w:numFmt w:val="bullet"/>
      <w:lvlText w:val=""/>
      <w:lvlJc w:val="left"/>
      <w:pPr>
        <w:ind w:left="2212" w:hanging="420"/>
      </w:pPr>
      <w:rPr>
        <w:rFonts w:hint="default" w:ascii="Wingdings" w:hAnsi="Wingdings"/>
      </w:rPr>
    </w:lvl>
    <w:lvl w:ilvl="2" w:tentative="0">
      <w:start w:val="1"/>
      <w:numFmt w:val="bullet"/>
      <w:lvlText w:val=""/>
      <w:lvlJc w:val="left"/>
      <w:pPr>
        <w:ind w:left="2632" w:hanging="420"/>
      </w:pPr>
      <w:rPr>
        <w:rFonts w:hint="default" w:ascii="Wingdings" w:hAnsi="Wingdings"/>
      </w:rPr>
    </w:lvl>
    <w:lvl w:ilvl="3" w:tentative="0">
      <w:start w:val="1"/>
      <w:numFmt w:val="bullet"/>
      <w:lvlText w:val=""/>
      <w:lvlJc w:val="left"/>
      <w:pPr>
        <w:ind w:left="3052" w:hanging="420"/>
      </w:pPr>
      <w:rPr>
        <w:rFonts w:hint="default" w:ascii="Wingdings" w:hAnsi="Wingdings"/>
      </w:rPr>
    </w:lvl>
    <w:lvl w:ilvl="4" w:tentative="0">
      <w:start w:val="1"/>
      <w:numFmt w:val="bullet"/>
      <w:lvlText w:val=""/>
      <w:lvlJc w:val="left"/>
      <w:pPr>
        <w:ind w:left="3472" w:hanging="420"/>
      </w:pPr>
      <w:rPr>
        <w:rFonts w:hint="default" w:ascii="Wingdings" w:hAnsi="Wingdings"/>
      </w:rPr>
    </w:lvl>
    <w:lvl w:ilvl="5" w:tentative="0">
      <w:start w:val="1"/>
      <w:numFmt w:val="bullet"/>
      <w:lvlText w:val=""/>
      <w:lvlJc w:val="left"/>
      <w:pPr>
        <w:ind w:left="3892" w:hanging="420"/>
      </w:pPr>
      <w:rPr>
        <w:rFonts w:hint="default" w:ascii="Wingdings" w:hAnsi="Wingdings"/>
      </w:rPr>
    </w:lvl>
    <w:lvl w:ilvl="6" w:tentative="0">
      <w:start w:val="1"/>
      <w:numFmt w:val="bullet"/>
      <w:lvlText w:val=""/>
      <w:lvlJc w:val="left"/>
      <w:pPr>
        <w:ind w:left="4312" w:hanging="420"/>
      </w:pPr>
      <w:rPr>
        <w:rFonts w:hint="default" w:ascii="Wingdings" w:hAnsi="Wingdings"/>
      </w:rPr>
    </w:lvl>
    <w:lvl w:ilvl="7" w:tentative="0">
      <w:start w:val="1"/>
      <w:numFmt w:val="bullet"/>
      <w:lvlText w:val=""/>
      <w:lvlJc w:val="left"/>
      <w:pPr>
        <w:ind w:left="4732" w:hanging="420"/>
      </w:pPr>
      <w:rPr>
        <w:rFonts w:hint="default" w:ascii="Wingdings" w:hAnsi="Wingdings"/>
      </w:rPr>
    </w:lvl>
    <w:lvl w:ilvl="8" w:tentative="0">
      <w:start w:val="1"/>
      <w:numFmt w:val="bullet"/>
      <w:lvlText w:val=""/>
      <w:lvlJc w:val="left"/>
      <w:pPr>
        <w:ind w:left="5152" w:hanging="420"/>
      </w:pPr>
      <w:rPr>
        <w:rFonts w:hint="default" w:ascii="Wingdings" w:hAnsi="Wingdings"/>
      </w:rPr>
    </w:lvl>
  </w:abstractNum>
  <w:abstractNum w:abstractNumId="20">
    <w:nsid w:val="2BF80F71"/>
    <w:multiLevelType w:val="multilevel"/>
    <w:tmpl w:val="2BF80F71"/>
    <w:lvl w:ilvl="0" w:tentative="0">
      <w:start w:val="1"/>
      <w:numFmt w:val="bullet"/>
      <w:lvlText w:val=""/>
      <w:lvlJc w:val="left"/>
      <w:pPr>
        <w:ind w:left="1980" w:hanging="420"/>
      </w:pPr>
      <w:rPr>
        <w:rFonts w:hint="default" w:ascii="Wingdings" w:hAnsi="Wingdings"/>
      </w:rPr>
    </w:lvl>
    <w:lvl w:ilvl="1" w:tentative="0">
      <w:start w:val="1"/>
      <w:numFmt w:val="bullet"/>
      <w:lvlText w:val=""/>
      <w:lvlJc w:val="left"/>
      <w:pPr>
        <w:ind w:left="2400" w:hanging="420"/>
      </w:pPr>
      <w:rPr>
        <w:rFonts w:hint="default" w:ascii="Wingdings" w:hAnsi="Wingdings"/>
      </w:rPr>
    </w:lvl>
    <w:lvl w:ilvl="2" w:tentative="0">
      <w:start w:val="1"/>
      <w:numFmt w:val="bullet"/>
      <w:lvlText w:val=""/>
      <w:lvlJc w:val="left"/>
      <w:pPr>
        <w:ind w:left="2820" w:hanging="420"/>
      </w:pPr>
      <w:rPr>
        <w:rFonts w:hint="default" w:ascii="Wingdings" w:hAnsi="Wingdings"/>
      </w:rPr>
    </w:lvl>
    <w:lvl w:ilvl="3" w:tentative="0">
      <w:start w:val="1"/>
      <w:numFmt w:val="bullet"/>
      <w:lvlText w:val=""/>
      <w:lvlJc w:val="left"/>
      <w:pPr>
        <w:ind w:left="3240" w:hanging="420"/>
      </w:pPr>
      <w:rPr>
        <w:rFonts w:hint="default" w:ascii="Wingdings" w:hAnsi="Wingdings"/>
      </w:rPr>
    </w:lvl>
    <w:lvl w:ilvl="4" w:tentative="0">
      <w:start w:val="1"/>
      <w:numFmt w:val="bullet"/>
      <w:lvlText w:val=""/>
      <w:lvlJc w:val="left"/>
      <w:pPr>
        <w:ind w:left="3660" w:hanging="420"/>
      </w:pPr>
      <w:rPr>
        <w:rFonts w:hint="default" w:ascii="Wingdings" w:hAnsi="Wingdings"/>
      </w:rPr>
    </w:lvl>
    <w:lvl w:ilvl="5" w:tentative="0">
      <w:start w:val="1"/>
      <w:numFmt w:val="bullet"/>
      <w:lvlText w:val=""/>
      <w:lvlJc w:val="left"/>
      <w:pPr>
        <w:ind w:left="4080" w:hanging="420"/>
      </w:pPr>
      <w:rPr>
        <w:rFonts w:hint="default" w:ascii="Wingdings" w:hAnsi="Wingdings"/>
      </w:rPr>
    </w:lvl>
    <w:lvl w:ilvl="6" w:tentative="0">
      <w:start w:val="1"/>
      <w:numFmt w:val="bullet"/>
      <w:lvlText w:val=""/>
      <w:lvlJc w:val="left"/>
      <w:pPr>
        <w:ind w:left="4500" w:hanging="420"/>
      </w:pPr>
      <w:rPr>
        <w:rFonts w:hint="default" w:ascii="Wingdings" w:hAnsi="Wingdings"/>
      </w:rPr>
    </w:lvl>
    <w:lvl w:ilvl="7" w:tentative="0">
      <w:start w:val="1"/>
      <w:numFmt w:val="bullet"/>
      <w:lvlText w:val=""/>
      <w:lvlJc w:val="left"/>
      <w:pPr>
        <w:ind w:left="4920" w:hanging="420"/>
      </w:pPr>
      <w:rPr>
        <w:rFonts w:hint="default" w:ascii="Wingdings" w:hAnsi="Wingdings"/>
      </w:rPr>
    </w:lvl>
    <w:lvl w:ilvl="8" w:tentative="0">
      <w:start w:val="1"/>
      <w:numFmt w:val="bullet"/>
      <w:lvlText w:val=""/>
      <w:lvlJc w:val="left"/>
      <w:pPr>
        <w:ind w:left="5340" w:hanging="420"/>
      </w:pPr>
      <w:rPr>
        <w:rFonts w:hint="default" w:ascii="Wingdings" w:hAnsi="Wingdings"/>
      </w:rPr>
    </w:lvl>
  </w:abstractNum>
  <w:abstractNum w:abstractNumId="21">
    <w:nsid w:val="2FBB5BBF"/>
    <w:multiLevelType w:val="multilevel"/>
    <w:tmpl w:val="2FBB5BBF"/>
    <w:lvl w:ilvl="0" w:tentative="0">
      <w:start w:val="1"/>
      <w:numFmt w:val="bullet"/>
      <w:lvlText w:val="-"/>
      <w:lvlJc w:val="left"/>
      <w:pPr>
        <w:ind w:left="1432" w:hanging="420"/>
      </w:pPr>
      <w:rPr>
        <w:rFonts w:hint="default" w:ascii="Arial" w:hAnsi="Arial"/>
      </w:rPr>
    </w:lvl>
    <w:lvl w:ilvl="1" w:tentative="0">
      <w:start w:val="1"/>
      <w:numFmt w:val="bullet"/>
      <w:lvlText w:val=""/>
      <w:lvlJc w:val="left"/>
      <w:pPr>
        <w:ind w:left="1852" w:hanging="420"/>
      </w:pPr>
      <w:rPr>
        <w:rFonts w:hint="default" w:ascii="Wingdings" w:hAnsi="Wingdings"/>
      </w:rPr>
    </w:lvl>
    <w:lvl w:ilvl="2" w:tentative="0">
      <w:start w:val="1"/>
      <w:numFmt w:val="bullet"/>
      <w:lvlText w:val=""/>
      <w:lvlJc w:val="left"/>
      <w:pPr>
        <w:ind w:left="2272" w:hanging="420"/>
      </w:pPr>
      <w:rPr>
        <w:rFonts w:hint="default" w:ascii="Wingdings" w:hAnsi="Wingdings"/>
      </w:rPr>
    </w:lvl>
    <w:lvl w:ilvl="3" w:tentative="0">
      <w:start w:val="1"/>
      <w:numFmt w:val="bullet"/>
      <w:lvlText w:val=""/>
      <w:lvlJc w:val="left"/>
      <w:pPr>
        <w:ind w:left="2692" w:hanging="420"/>
      </w:pPr>
      <w:rPr>
        <w:rFonts w:hint="default" w:ascii="Wingdings" w:hAnsi="Wingdings"/>
      </w:rPr>
    </w:lvl>
    <w:lvl w:ilvl="4" w:tentative="0">
      <w:start w:val="1"/>
      <w:numFmt w:val="bullet"/>
      <w:lvlText w:val=""/>
      <w:lvlJc w:val="left"/>
      <w:pPr>
        <w:ind w:left="3112" w:hanging="420"/>
      </w:pPr>
      <w:rPr>
        <w:rFonts w:hint="default" w:ascii="Wingdings" w:hAnsi="Wingdings"/>
      </w:rPr>
    </w:lvl>
    <w:lvl w:ilvl="5" w:tentative="0">
      <w:start w:val="1"/>
      <w:numFmt w:val="bullet"/>
      <w:lvlText w:val=""/>
      <w:lvlJc w:val="left"/>
      <w:pPr>
        <w:ind w:left="3532" w:hanging="420"/>
      </w:pPr>
      <w:rPr>
        <w:rFonts w:hint="default" w:ascii="Wingdings" w:hAnsi="Wingdings"/>
      </w:rPr>
    </w:lvl>
    <w:lvl w:ilvl="6" w:tentative="0">
      <w:start w:val="1"/>
      <w:numFmt w:val="bullet"/>
      <w:lvlText w:val=""/>
      <w:lvlJc w:val="left"/>
      <w:pPr>
        <w:ind w:left="3952" w:hanging="420"/>
      </w:pPr>
      <w:rPr>
        <w:rFonts w:hint="default" w:ascii="Wingdings" w:hAnsi="Wingdings"/>
      </w:rPr>
    </w:lvl>
    <w:lvl w:ilvl="7" w:tentative="0">
      <w:start w:val="1"/>
      <w:numFmt w:val="bullet"/>
      <w:lvlText w:val=""/>
      <w:lvlJc w:val="left"/>
      <w:pPr>
        <w:ind w:left="4372" w:hanging="420"/>
      </w:pPr>
      <w:rPr>
        <w:rFonts w:hint="default" w:ascii="Wingdings" w:hAnsi="Wingdings"/>
      </w:rPr>
    </w:lvl>
    <w:lvl w:ilvl="8" w:tentative="0">
      <w:start w:val="1"/>
      <w:numFmt w:val="bullet"/>
      <w:lvlText w:val=""/>
      <w:lvlJc w:val="left"/>
      <w:pPr>
        <w:ind w:left="4792" w:hanging="420"/>
      </w:pPr>
      <w:rPr>
        <w:rFonts w:hint="default" w:ascii="Wingdings" w:hAnsi="Wingdings"/>
      </w:rPr>
    </w:lvl>
  </w:abstractNum>
  <w:abstractNum w:abstractNumId="22">
    <w:nsid w:val="304634A8"/>
    <w:multiLevelType w:val="multilevel"/>
    <w:tmpl w:val="304634A8"/>
    <w:lvl w:ilvl="0" w:tentative="0">
      <w:start w:val="1"/>
      <w:numFmt w:val="decimal"/>
      <w:lvlText w:val="%1)"/>
      <w:lvlJc w:val="left"/>
      <w:pPr>
        <w:ind w:left="1527" w:hanging="420"/>
      </w:pPr>
      <w:rPr>
        <w:rFonts w:hint="eastAsia"/>
      </w:rPr>
    </w:lvl>
    <w:lvl w:ilvl="1" w:tentative="0">
      <w:start w:val="1"/>
      <w:numFmt w:val="lowerLetter"/>
      <w:lvlText w:val="%2)"/>
      <w:lvlJc w:val="left"/>
      <w:pPr>
        <w:ind w:left="1947" w:hanging="420"/>
      </w:pPr>
    </w:lvl>
    <w:lvl w:ilvl="2" w:tentative="0">
      <w:start w:val="1"/>
      <w:numFmt w:val="lowerRoman"/>
      <w:lvlText w:val="%3."/>
      <w:lvlJc w:val="right"/>
      <w:pPr>
        <w:ind w:left="2367" w:hanging="420"/>
      </w:pPr>
    </w:lvl>
    <w:lvl w:ilvl="3" w:tentative="0">
      <w:start w:val="1"/>
      <w:numFmt w:val="decimal"/>
      <w:lvlText w:val="%4."/>
      <w:lvlJc w:val="left"/>
      <w:pPr>
        <w:ind w:left="2787" w:hanging="420"/>
      </w:pPr>
    </w:lvl>
    <w:lvl w:ilvl="4" w:tentative="0">
      <w:start w:val="1"/>
      <w:numFmt w:val="lowerLetter"/>
      <w:lvlText w:val="%5)"/>
      <w:lvlJc w:val="left"/>
      <w:pPr>
        <w:ind w:left="3207" w:hanging="420"/>
      </w:pPr>
    </w:lvl>
    <w:lvl w:ilvl="5" w:tentative="0">
      <w:start w:val="1"/>
      <w:numFmt w:val="lowerRoman"/>
      <w:lvlText w:val="%6."/>
      <w:lvlJc w:val="right"/>
      <w:pPr>
        <w:ind w:left="3627" w:hanging="420"/>
      </w:pPr>
    </w:lvl>
    <w:lvl w:ilvl="6" w:tentative="0">
      <w:start w:val="1"/>
      <w:numFmt w:val="decimal"/>
      <w:lvlText w:val="%7."/>
      <w:lvlJc w:val="left"/>
      <w:pPr>
        <w:ind w:left="4047" w:hanging="420"/>
      </w:pPr>
    </w:lvl>
    <w:lvl w:ilvl="7" w:tentative="0">
      <w:start w:val="1"/>
      <w:numFmt w:val="lowerLetter"/>
      <w:lvlText w:val="%8)"/>
      <w:lvlJc w:val="left"/>
      <w:pPr>
        <w:ind w:left="4467" w:hanging="420"/>
      </w:pPr>
    </w:lvl>
    <w:lvl w:ilvl="8" w:tentative="0">
      <w:start w:val="1"/>
      <w:numFmt w:val="lowerRoman"/>
      <w:lvlText w:val="%9."/>
      <w:lvlJc w:val="right"/>
      <w:pPr>
        <w:ind w:left="4887" w:hanging="420"/>
      </w:pPr>
    </w:lvl>
  </w:abstractNum>
  <w:abstractNum w:abstractNumId="23">
    <w:nsid w:val="346D74CA"/>
    <w:multiLevelType w:val="multilevel"/>
    <w:tmpl w:val="346D74CA"/>
    <w:lvl w:ilvl="0" w:tentative="0">
      <w:start w:val="1"/>
      <w:numFmt w:val="bullet"/>
      <w:lvlText w:val="-"/>
      <w:lvlJc w:val="left"/>
      <w:pPr>
        <w:ind w:left="420" w:hanging="420"/>
      </w:pPr>
      <w:rPr>
        <w:rFonts w:hint="default" w:ascii="Arial" w:hAnsi="Aria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3AFC0D87"/>
    <w:multiLevelType w:val="multilevel"/>
    <w:tmpl w:val="3AFC0D87"/>
    <w:lvl w:ilvl="0" w:tentative="0">
      <w:start w:val="1"/>
      <w:numFmt w:val="decimal"/>
      <w:lvlText w:val="%1)"/>
      <w:lvlJc w:val="left"/>
      <w:pPr>
        <w:ind w:left="1323" w:hanging="360"/>
      </w:pPr>
      <w:rPr>
        <w:rFonts w:hint="default"/>
      </w:rPr>
    </w:lvl>
    <w:lvl w:ilvl="1" w:tentative="0">
      <w:start w:val="1"/>
      <w:numFmt w:val="lowerLetter"/>
      <w:lvlText w:val="%2)"/>
      <w:lvlJc w:val="left"/>
      <w:pPr>
        <w:ind w:left="1803" w:hanging="420"/>
      </w:pPr>
    </w:lvl>
    <w:lvl w:ilvl="2" w:tentative="0">
      <w:start w:val="1"/>
      <w:numFmt w:val="lowerRoman"/>
      <w:lvlText w:val="%3."/>
      <w:lvlJc w:val="right"/>
      <w:pPr>
        <w:ind w:left="2223" w:hanging="420"/>
      </w:pPr>
    </w:lvl>
    <w:lvl w:ilvl="3" w:tentative="0">
      <w:start w:val="1"/>
      <w:numFmt w:val="decimal"/>
      <w:lvlText w:val="%4."/>
      <w:lvlJc w:val="left"/>
      <w:pPr>
        <w:ind w:left="2643" w:hanging="420"/>
      </w:pPr>
    </w:lvl>
    <w:lvl w:ilvl="4" w:tentative="0">
      <w:start w:val="1"/>
      <w:numFmt w:val="lowerLetter"/>
      <w:lvlText w:val="%5)"/>
      <w:lvlJc w:val="left"/>
      <w:pPr>
        <w:ind w:left="3063" w:hanging="420"/>
      </w:pPr>
    </w:lvl>
    <w:lvl w:ilvl="5" w:tentative="0">
      <w:start w:val="1"/>
      <w:numFmt w:val="lowerRoman"/>
      <w:lvlText w:val="%6."/>
      <w:lvlJc w:val="right"/>
      <w:pPr>
        <w:ind w:left="3483" w:hanging="420"/>
      </w:pPr>
    </w:lvl>
    <w:lvl w:ilvl="6" w:tentative="0">
      <w:start w:val="1"/>
      <w:numFmt w:val="decimal"/>
      <w:lvlText w:val="%7."/>
      <w:lvlJc w:val="left"/>
      <w:pPr>
        <w:ind w:left="3903" w:hanging="420"/>
      </w:pPr>
    </w:lvl>
    <w:lvl w:ilvl="7" w:tentative="0">
      <w:start w:val="1"/>
      <w:numFmt w:val="lowerLetter"/>
      <w:lvlText w:val="%8)"/>
      <w:lvlJc w:val="left"/>
      <w:pPr>
        <w:ind w:left="4323" w:hanging="420"/>
      </w:pPr>
    </w:lvl>
    <w:lvl w:ilvl="8" w:tentative="0">
      <w:start w:val="1"/>
      <w:numFmt w:val="lowerRoman"/>
      <w:lvlText w:val="%9."/>
      <w:lvlJc w:val="right"/>
      <w:pPr>
        <w:ind w:left="4743" w:hanging="420"/>
      </w:pPr>
    </w:lvl>
  </w:abstractNum>
  <w:abstractNum w:abstractNumId="25">
    <w:nsid w:val="3FD76F6A"/>
    <w:multiLevelType w:val="multilevel"/>
    <w:tmpl w:val="3FD76F6A"/>
    <w:lvl w:ilvl="0" w:tentative="0">
      <w:start w:val="1"/>
      <w:numFmt w:val="decimal"/>
      <w:lvlText w:val="%1. "/>
      <w:lvlJc w:val="left"/>
      <w:pPr>
        <w:ind w:left="1438" w:hanging="420"/>
      </w:pPr>
      <w:rPr>
        <w:rFonts w:hint="eastAsia"/>
      </w:rPr>
    </w:lvl>
    <w:lvl w:ilvl="1" w:tentative="0">
      <w:start w:val="1"/>
      <w:numFmt w:val="lowerLetter"/>
      <w:lvlText w:val="%2)"/>
      <w:lvlJc w:val="left"/>
      <w:pPr>
        <w:ind w:left="1858" w:hanging="420"/>
      </w:pPr>
    </w:lvl>
    <w:lvl w:ilvl="2" w:tentative="0">
      <w:start w:val="1"/>
      <w:numFmt w:val="lowerRoman"/>
      <w:lvlText w:val="%3."/>
      <w:lvlJc w:val="right"/>
      <w:pPr>
        <w:ind w:left="2278" w:hanging="420"/>
      </w:pPr>
    </w:lvl>
    <w:lvl w:ilvl="3" w:tentative="0">
      <w:start w:val="1"/>
      <w:numFmt w:val="decimal"/>
      <w:lvlText w:val="%4."/>
      <w:lvlJc w:val="left"/>
      <w:pPr>
        <w:ind w:left="2698" w:hanging="420"/>
      </w:pPr>
    </w:lvl>
    <w:lvl w:ilvl="4" w:tentative="0">
      <w:start w:val="1"/>
      <w:numFmt w:val="lowerLetter"/>
      <w:lvlText w:val="%5)"/>
      <w:lvlJc w:val="left"/>
      <w:pPr>
        <w:ind w:left="3118" w:hanging="420"/>
      </w:pPr>
    </w:lvl>
    <w:lvl w:ilvl="5" w:tentative="0">
      <w:start w:val="1"/>
      <w:numFmt w:val="lowerRoman"/>
      <w:lvlText w:val="%6."/>
      <w:lvlJc w:val="right"/>
      <w:pPr>
        <w:ind w:left="3538" w:hanging="420"/>
      </w:pPr>
    </w:lvl>
    <w:lvl w:ilvl="6" w:tentative="0">
      <w:start w:val="1"/>
      <w:numFmt w:val="decimal"/>
      <w:lvlText w:val="%7."/>
      <w:lvlJc w:val="left"/>
      <w:pPr>
        <w:ind w:left="3958" w:hanging="420"/>
      </w:pPr>
    </w:lvl>
    <w:lvl w:ilvl="7" w:tentative="0">
      <w:start w:val="1"/>
      <w:numFmt w:val="lowerLetter"/>
      <w:lvlText w:val="%8)"/>
      <w:lvlJc w:val="left"/>
      <w:pPr>
        <w:ind w:left="4378" w:hanging="420"/>
      </w:pPr>
    </w:lvl>
    <w:lvl w:ilvl="8" w:tentative="0">
      <w:start w:val="1"/>
      <w:numFmt w:val="lowerRoman"/>
      <w:lvlText w:val="%9."/>
      <w:lvlJc w:val="right"/>
      <w:pPr>
        <w:ind w:left="4798" w:hanging="420"/>
      </w:pPr>
    </w:lvl>
  </w:abstractNum>
  <w:abstractNum w:abstractNumId="26">
    <w:nsid w:val="44C74171"/>
    <w:multiLevelType w:val="multilevel"/>
    <w:tmpl w:val="44C74171"/>
    <w:lvl w:ilvl="0" w:tentative="0">
      <w:start w:val="1"/>
      <w:numFmt w:val="decimal"/>
      <w:lvlText w:val="%1)"/>
      <w:lvlJc w:val="left"/>
      <w:pPr>
        <w:ind w:left="1512" w:hanging="405"/>
      </w:pPr>
      <w:rPr>
        <w:rFonts w:hint="default"/>
      </w:rPr>
    </w:lvl>
    <w:lvl w:ilvl="1" w:tentative="0">
      <w:start w:val="1"/>
      <w:numFmt w:val="lowerLetter"/>
      <w:lvlText w:val="%2)"/>
      <w:lvlJc w:val="left"/>
      <w:pPr>
        <w:ind w:left="1947" w:hanging="420"/>
      </w:pPr>
    </w:lvl>
    <w:lvl w:ilvl="2" w:tentative="0">
      <w:start w:val="1"/>
      <w:numFmt w:val="lowerRoman"/>
      <w:lvlText w:val="%3."/>
      <w:lvlJc w:val="right"/>
      <w:pPr>
        <w:ind w:left="2367" w:hanging="420"/>
      </w:pPr>
    </w:lvl>
    <w:lvl w:ilvl="3" w:tentative="0">
      <w:start w:val="1"/>
      <w:numFmt w:val="decimal"/>
      <w:lvlText w:val="%4."/>
      <w:lvlJc w:val="left"/>
      <w:pPr>
        <w:ind w:left="2787" w:hanging="420"/>
      </w:pPr>
    </w:lvl>
    <w:lvl w:ilvl="4" w:tentative="0">
      <w:start w:val="1"/>
      <w:numFmt w:val="lowerLetter"/>
      <w:lvlText w:val="%5)"/>
      <w:lvlJc w:val="left"/>
      <w:pPr>
        <w:ind w:left="3207" w:hanging="420"/>
      </w:pPr>
    </w:lvl>
    <w:lvl w:ilvl="5" w:tentative="0">
      <w:start w:val="1"/>
      <w:numFmt w:val="lowerRoman"/>
      <w:lvlText w:val="%6."/>
      <w:lvlJc w:val="right"/>
      <w:pPr>
        <w:ind w:left="3627" w:hanging="420"/>
      </w:pPr>
    </w:lvl>
    <w:lvl w:ilvl="6" w:tentative="0">
      <w:start w:val="1"/>
      <w:numFmt w:val="decimal"/>
      <w:lvlText w:val="%7."/>
      <w:lvlJc w:val="left"/>
      <w:pPr>
        <w:ind w:left="4047" w:hanging="420"/>
      </w:pPr>
    </w:lvl>
    <w:lvl w:ilvl="7" w:tentative="0">
      <w:start w:val="1"/>
      <w:numFmt w:val="lowerLetter"/>
      <w:lvlText w:val="%8)"/>
      <w:lvlJc w:val="left"/>
      <w:pPr>
        <w:ind w:left="4467" w:hanging="420"/>
      </w:pPr>
    </w:lvl>
    <w:lvl w:ilvl="8" w:tentative="0">
      <w:start w:val="1"/>
      <w:numFmt w:val="lowerRoman"/>
      <w:lvlText w:val="%9."/>
      <w:lvlJc w:val="right"/>
      <w:pPr>
        <w:ind w:left="4887" w:hanging="420"/>
      </w:pPr>
    </w:lvl>
  </w:abstractNum>
  <w:abstractNum w:abstractNumId="27">
    <w:nsid w:val="45087EDC"/>
    <w:multiLevelType w:val="multilevel"/>
    <w:tmpl w:val="45087EDC"/>
    <w:lvl w:ilvl="0" w:tentative="0">
      <w:start w:val="1"/>
      <w:numFmt w:val="decimal"/>
      <w:lvlText w:val="%1)"/>
      <w:lvlJc w:val="left"/>
      <w:pPr>
        <w:ind w:left="1372" w:hanging="360"/>
      </w:pPr>
      <w:rPr>
        <w:rFonts w:hint="default"/>
      </w:rPr>
    </w:lvl>
    <w:lvl w:ilvl="1" w:tentative="0">
      <w:start w:val="1"/>
      <w:numFmt w:val="lowerLetter"/>
      <w:lvlText w:val="%2)"/>
      <w:lvlJc w:val="left"/>
      <w:pPr>
        <w:ind w:left="1852" w:hanging="420"/>
      </w:pPr>
    </w:lvl>
    <w:lvl w:ilvl="2" w:tentative="0">
      <w:start w:val="1"/>
      <w:numFmt w:val="lowerRoman"/>
      <w:lvlText w:val="%3."/>
      <w:lvlJc w:val="right"/>
      <w:pPr>
        <w:ind w:left="2272" w:hanging="420"/>
      </w:pPr>
    </w:lvl>
    <w:lvl w:ilvl="3" w:tentative="0">
      <w:start w:val="1"/>
      <w:numFmt w:val="decimal"/>
      <w:lvlText w:val="%4."/>
      <w:lvlJc w:val="left"/>
      <w:pPr>
        <w:ind w:left="2692" w:hanging="420"/>
      </w:pPr>
    </w:lvl>
    <w:lvl w:ilvl="4" w:tentative="0">
      <w:start w:val="1"/>
      <w:numFmt w:val="lowerLetter"/>
      <w:lvlText w:val="%5)"/>
      <w:lvlJc w:val="left"/>
      <w:pPr>
        <w:ind w:left="3112" w:hanging="420"/>
      </w:pPr>
    </w:lvl>
    <w:lvl w:ilvl="5" w:tentative="0">
      <w:start w:val="1"/>
      <w:numFmt w:val="lowerRoman"/>
      <w:lvlText w:val="%6."/>
      <w:lvlJc w:val="right"/>
      <w:pPr>
        <w:ind w:left="3532" w:hanging="420"/>
      </w:pPr>
    </w:lvl>
    <w:lvl w:ilvl="6" w:tentative="0">
      <w:start w:val="1"/>
      <w:numFmt w:val="decimal"/>
      <w:lvlText w:val="%7."/>
      <w:lvlJc w:val="left"/>
      <w:pPr>
        <w:ind w:left="3952" w:hanging="420"/>
      </w:pPr>
    </w:lvl>
    <w:lvl w:ilvl="7" w:tentative="0">
      <w:start w:val="1"/>
      <w:numFmt w:val="lowerLetter"/>
      <w:lvlText w:val="%8)"/>
      <w:lvlJc w:val="left"/>
      <w:pPr>
        <w:ind w:left="4372" w:hanging="420"/>
      </w:pPr>
    </w:lvl>
    <w:lvl w:ilvl="8" w:tentative="0">
      <w:start w:val="1"/>
      <w:numFmt w:val="lowerRoman"/>
      <w:lvlText w:val="%9."/>
      <w:lvlJc w:val="right"/>
      <w:pPr>
        <w:ind w:left="4792" w:hanging="420"/>
      </w:pPr>
    </w:lvl>
  </w:abstractNum>
  <w:abstractNum w:abstractNumId="28">
    <w:nsid w:val="489D7DBB"/>
    <w:multiLevelType w:val="multilevel"/>
    <w:tmpl w:val="489D7DBB"/>
    <w:lvl w:ilvl="0" w:tentative="0">
      <w:start w:val="1"/>
      <w:numFmt w:val="decimal"/>
      <w:lvlText w:val="%1. "/>
      <w:lvlJc w:val="left"/>
      <w:pPr>
        <w:ind w:left="1432" w:hanging="420"/>
      </w:pPr>
      <w:rPr>
        <w:rFonts w:hint="eastAsia"/>
      </w:rPr>
    </w:lvl>
    <w:lvl w:ilvl="1" w:tentative="0">
      <w:start w:val="1"/>
      <w:numFmt w:val="lowerLetter"/>
      <w:lvlText w:val="%2)"/>
      <w:lvlJc w:val="left"/>
      <w:pPr>
        <w:ind w:left="1852" w:hanging="420"/>
      </w:pPr>
    </w:lvl>
    <w:lvl w:ilvl="2" w:tentative="0">
      <w:start w:val="1"/>
      <w:numFmt w:val="lowerRoman"/>
      <w:lvlText w:val="%3."/>
      <w:lvlJc w:val="right"/>
      <w:pPr>
        <w:ind w:left="2272" w:hanging="420"/>
      </w:pPr>
    </w:lvl>
    <w:lvl w:ilvl="3" w:tentative="0">
      <w:start w:val="1"/>
      <w:numFmt w:val="decimal"/>
      <w:lvlText w:val="%4."/>
      <w:lvlJc w:val="left"/>
      <w:pPr>
        <w:ind w:left="2692" w:hanging="420"/>
      </w:pPr>
    </w:lvl>
    <w:lvl w:ilvl="4" w:tentative="0">
      <w:start w:val="1"/>
      <w:numFmt w:val="lowerLetter"/>
      <w:lvlText w:val="%5)"/>
      <w:lvlJc w:val="left"/>
      <w:pPr>
        <w:ind w:left="3112" w:hanging="420"/>
      </w:pPr>
    </w:lvl>
    <w:lvl w:ilvl="5" w:tentative="0">
      <w:start w:val="1"/>
      <w:numFmt w:val="lowerRoman"/>
      <w:lvlText w:val="%6."/>
      <w:lvlJc w:val="right"/>
      <w:pPr>
        <w:ind w:left="3532" w:hanging="420"/>
      </w:pPr>
    </w:lvl>
    <w:lvl w:ilvl="6" w:tentative="0">
      <w:start w:val="1"/>
      <w:numFmt w:val="decimal"/>
      <w:lvlText w:val="%7."/>
      <w:lvlJc w:val="left"/>
      <w:pPr>
        <w:ind w:left="3952" w:hanging="420"/>
      </w:pPr>
    </w:lvl>
    <w:lvl w:ilvl="7" w:tentative="0">
      <w:start w:val="1"/>
      <w:numFmt w:val="lowerLetter"/>
      <w:lvlText w:val="%8)"/>
      <w:lvlJc w:val="left"/>
      <w:pPr>
        <w:ind w:left="4372" w:hanging="420"/>
      </w:pPr>
    </w:lvl>
    <w:lvl w:ilvl="8" w:tentative="0">
      <w:start w:val="1"/>
      <w:numFmt w:val="lowerRoman"/>
      <w:lvlText w:val="%9."/>
      <w:lvlJc w:val="right"/>
      <w:pPr>
        <w:ind w:left="4792" w:hanging="420"/>
      </w:pPr>
    </w:lvl>
  </w:abstractNum>
  <w:abstractNum w:abstractNumId="29">
    <w:nsid w:val="49853145"/>
    <w:multiLevelType w:val="multilevel"/>
    <w:tmpl w:val="49853145"/>
    <w:lvl w:ilvl="0" w:tentative="0">
      <w:start w:val="1"/>
      <w:numFmt w:val="bullet"/>
      <w:lvlText w:val="-"/>
      <w:lvlJc w:val="left"/>
      <w:pPr>
        <w:ind w:left="420" w:hanging="420"/>
      </w:pPr>
      <w:rPr>
        <w:rFonts w:hint="default" w:ascii="Times New Roman" w:hAnsi="Times New Roman"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Times New Roman" w:hAnsi="Times New Roman" w:eastAsia="宋体" w:cs="Times New Roman"/>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0">
    <w:nsid w:val="4B7D365F"/>
    <w:multiLevelType w:val="multilevel"/>
    <w:tmpl w:val="4B7D365F"/>
    <w:lvl w:ilvl="0" w:tentative="0">
      <w:start w:val="2"/>
      <w:numFmt w:val="decimal"/>
      <w:lvlText w:val="%1"/>
      <w:lvlJc w:val="left"/>
      <w:pPr>
        <w:ind w:left="525" w:hanging="525"/>
      </w:pPr>
      <w:rPr>
        <w:rFonts w:hint="default"/>
      </w:rPr>
    </w:lvl>
    <w:lvl w:ilvl="1" w:tentative="0">
      <w:start w:val="2"/>
      <w:numFmt w:val="decimal"/>
      <w:lvlText w:val="%1.%2"/>
      <w:lvlJc w:val="left"/>
      <w:pPr>
        <w:ind w:left="525" w:hanging="525"/>
      </w:pPr>
      <w:rPr>
        <w:rFonts w:hint="default"/>
      </w:rPr>
    </w:lvl>
    <w:lvl w:ilvl="2" w:tentative="0">
      <w:start w:val="8"/>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1">
    <w:nsid w:val="4C7B5C6D"/>
    <w:multiLevelType w:val="multilevel"/>
    <w:tmpl w:val="4C7B5C6D"/>
    <w:lvl w:ilvl="0" w:tentative="0">
      <w:start w:val="1"/>
      <w:numFmt w:val="bullet"/>
      <w:lvlText w:val="-"/>
      <w:lvlJc w:val="left"/>
      <w:pPr>
        <w:ind w:left="1797" w:hanging="420"/>
      </w:pPr>
      <w:rPr>
        <w:rFonts w:hint="default" w:ascii="Arial" w:hAnsi="Arial"/>
      </w:rPr>
    </w:lvl>
    <w:lvl w:ilvl="1" w:tentative="0">
      <w:start w:val="1"/>
      <w:numFmt w:val="bullet"/>
      <w:lvlText w:val=""/>
      <w:lvlJc w:val="left"/>
      <w:pPr>
        <w:ind w:left="2217" w:hanging="420"/>
      </w:pPr>
      <w:rPr>
        <w:rFonts w:hint="default" w:ascii="Wingdings" w:hAnsi="Wingdings"/>
      </w:rPr>
    </w:lvl>
    <w:lvl w:ilvl="2" w:tentative="0">
      <w:start w:val="1"/>
      <w:numFmt w:val="bullet"/>
      <w:lvlText w:val=""/>
      <w:lvlJc w:val="left"/>
      <w:pPr>
        <w:ind w:left="2637" w:hanging="420"/>
      </w:pPr>
      <w:rPr>
        <w:rFonts w:hint="default" w:ascii="Wingdings" w:hAnsi="Wingdings"/>
      </w:rPr>
    </w:lvl>
    <w:lvl w:ilvl="3" w:tentative="0">
      <w:start w:val="1"/>
      <w:numFmt w:val="bullet"/>
      <w:lvlText w:val=""/>
      <w:lvlJc w:val="left"/>
      <w:pPr>
        <w:ind w:left="3057" w:hanging="420"/>
      </w:pPr>
      <w:rPr>
        <w:rFonts w:hint="default" w:ascii="Wingdings" w:hAnsi="Wingdings"/>
      </w:rPr>
    </w:lvl>
    <w:lvl w:ilvl="4" w:tentative="0">
      <w:start w:val="1"/>
      <w:numFmt w:val="bullet"/>
      <w:lvlText w:val=""/>
      <w:lvlJc w:val="left"/>
      <w:pPr>
        <w:ind w:left="3477" w:hanging="420"/>
      </w:pPr>
      <w:rPr>
        <w:rFonts w:hint="default" w:ascii="Wingdings" w:hAnsi="Wingdings"/>
      </w:rPr>
    </w:lvl>
    <w:lvl w:ilvl="5" w:tentative="0">
      <w:start w:val="1"/>
      <w:numFmt w:val="bullet"/>
      <w:lvlText w:val=""/>
      <w:lvlJc w:val="left"/>
      <w:pPr>
        <w:ind w:left="3897" w:hanging="420"/>
      </w:pPr>
      <w:rPr>
        <w:rFonts w:hint="default" w:ascii="Wingdings" w:hAnsi="Wingdings"/>
      </w:rPr>
    </w:lvl>
    <w:lvl w:ilvl="6" w:tentative="0">
      <w:start w:val="1"/>
      <w:numFmt w:val="bullet"/>
      <w:lvlText w:val=""/>
      <w:lvlJc w:val="left"/>
      <w:pPr>
        <w:ind w:left="4317" w:hanging="420"/>
      </w:pPr>
      <w:rPr>
        <w:rFonts w:hint="default" w:ascii="Wingdings" w:hAnsi="Wingdings"/>
      </w:rPr>
    </w:lvl>
    <w:lvl w:ilvl="7" w:tentative="0">
      <w:start w:val="1"/>
      <w:numFmt w:val="bullet"/>
      <w:lvlText w:val=""/>
      <w:lvlJc w:val="left"/>
      <w:pPr>
        <w:ind w:left="4737" w:hanging="420"/>
      </w:pPr>
      <w:rPr>
        <w:rFonts w:hint="default" w:ascii="Wingdings" w:hAnsi="Wingdings"/>
      </w:rPr>
    </w:lvl>
    <w:lvl w:ilvl="8" w:tentative="0">
      <w:start w:val="1"/>
      <w:numFmt w:val="bullet"/>
      <w:lvlText w:val=""/>
      <w:lvlJc w:val="left"/>
      <w:pPr>
        <w:ind w:left="5157" w:hanging="420"/>
      </w:pPr>
      <w:rPr>
        <w:rFonts w:hint="default" w:ascii="Wingdings" w:hAnsi="Wingdings"/>
      </w:rPr>
    </w:lvl>
  </w:abstractNum>
  <w:abstractNum w:abstractNumId="32">
    <w:nsid w:val="4EEB4F10"/>
    <w:multiLevelType w:val="multilevel"/>
    <w:tmpl w:val="4EEB4F10"/>
    <w:lvl w:ilvl="0" w:tentative="0">
      <w:start w:val="1"/>
      <w:numFmt w:val="bullet"/>
      <w:lvlText w:val="-"/>
      <w:lvlJc w:val="left"/>
      <w:pPr>
        <w:ind w:left="420" w:hanging="420"/>
      </w:pPr>
      <w:rPr>
        <w:rFonts w:hint="default" w:ascii="Times New Roman" w:hAnsi="Times New Roman"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3">
    <w:nsid w:val="50A939DE"/>
    <w:multiLevelType w:val="multilevel"/>
    <w:tmpl w:val="50A939DE"/>
    <w:lvl w:ilvl="0" w:tentative="0">
      <w:start w:val="1"/>
      <w:numFmt w:val="decimal"/>
      <w:lvlText w:val="%1)"/>
      <w:lvlJc w:val="left"/>
      <w:pPr>
        <w:ind w:left="1467" w:hanging="360"/>
      </w:pPr>
      <w:rPr>
        <w:rFonts w:hint="default" w:ascii="Times New Roman" w:hAnsi="Times New Roman" w:cs="Times New Roman"/>
        <w:b w:val="0"/>
      </w:rPr>
    </w:lvl>
    <w:lvl w:ilvl="1" w:tentative="0">
      <w:start w:val="1"/>
      <w:numFmt w:val="lowerLetter"/>
      <w:lvlText w:val="%2)"/>
      <w:lvlJc w:val="left"/>
      <w:pPr>
        <w:ind w:left="1947" w:hanging="420"/>
      </w:pPr>
    </w:lvl>
    <w:lvl w:ilvl="2" w:tentative="0">
      <w:start w:val="1"/>
      <w:numFmt w:val="lowerRoman"/>
      <w:lvlText w:val="%3."/>
      <w:lvlJc w:val="right"/>
      <w:pPr>
        <w:ind w:left="2367" w:hanging="420"/>
      </w:pPr>
    </w:lvl>
    <w:lvl w:ilvl="3" w:tentative="0">
      <w:start w:val="1"/>
      <w:numFmt w:val="decimal"/>
      <w:lvlText w:val="%4."/>
      <w:lvlJc w:val="left"/>
      <w:pPr>
        <w:ind w:left="2787" w:hanging="420"/>
      </w:pPr>
    </w:lvl>
    <w:lvl w:ilvl="4" w:tentative="0">
      <w:start w:val="1"/>
      <w:numFmt w:val="lowerLetter"/>
      <w:lvlText w:val="%5)"/>
      <w:lvlJc w:val="left"/>
      <w:pPr>
        <w:ind w:left="3207" w:hanging="420"/>
      </w:pPr>
    </w:lvl>
    <w:lvl w:ilvl="5" w:tentative="0">
      <w:start w:val="1"/>
      <w:numFmt w:val="lowerRoman"/>
      <w:lvlText w:val="%6."/>
      <w:lvlJc w:val="right"/>
      <w:pPr>
        <w:ind w:left="3627" w:hanging="420"/>
      </w:pPr>
    </w:lvl>
    <w:lvl w:ilvl="6" w:tentative="0">
      <w:start w:val="1"/>
      <w:numFmt w:val="decimal"/>
      <w:lvlText w:val="%7."/>
      <w:lvlJc w:val="left"/>
      <w:pPr>
        <w:ind w:left="4047" w:hanging="420"/>
      </w:pPr>
    </w:lvl>
    <w:lvl w:ilvl="7" w:tentative="0">
      <w:start w:val="1"/>
      <w:numFmt w:val="lowerLetter"/>
      <w:lvlText w:val="%8)"/>
      <w:lvlJc w:val="left"/>
      <w:pPr>
        <w:ind w:left="4467" w:hanging="420"/>
      </w:pPr>
    </w:lvl>
    <w:lvl w:ilvl="8" w:tentative="0">
      <w:start w:val="1"/>
      <w:numFmt w:val="lowerRoman"/>
      <w:lvlText w:val="%9."/>
      <w:lvlJc w:val="right"/>
      <w:pPr>
        <w:ind w:left="4887" w:hanging="420"/>
      </w:pPr>
    </w:lvl>
  </w:abstractNum>
  <w:abstractNum w:abstractNumId="34">
    <w:nsid w:val="561D5ECF"/>
    <w:multiLevelType w:val="multilevel"/>
    <w:tmpl w:val="561D5ECF"/>
    <w:lvl w:ilvl="0" w:tentative="0">
      <w:start w:val="1"/>
      <w:numFmt w:val="decimal"/>
      <w:lvlText w:val="%1)"/>
      <w:lvlJc w:val="left"/>
      <w:pPr>
        <w:ind w:left="1384" w:hanging="420"/>
      </w:pPr>
    </w:lvl>
    <w:lvl w:ilvl="1" w:tentative="0">
      <w:start w:val="1"/>
      <w:numFmt w:val="lowerLetter"/>
      <w:lvlText w:val="%2)"/>
      <w:lvlJc w:val="left"/>
      <w:pPr>
        <w:ind w:left="1804" w:hanging="420"/>
      </w:pPr>
    </w:lvl>
    <w:lvl w:ilvl="2" w:tentative="0">
      <w:start w:val="1"/>
      <w:numFmt w:val="lowerRoman"/>
      <w:lvlText w:val="%3."/>
      <w:lvlJc w:val="right"/>
      <w:pPr>
        <w:ind w:left="2224" w:hanging="420"/>
      </w:pPr>
    </w:lvl>
    <w:lvl w:ilvl="3" w:tentative="0">
      <w:start w:val="1"/>
      <w:numFmt w:val="decimal"/>
      <w:lvlText w:val="%4."/>
      <w:lvlJc w:val="left"/>
      <w:pPr>
        <w:ind w:left="2644" w:hanging="420"/>
      </w:pPr>
    </w:lvl>
    <w:lvl w:ilvl="4" w:tentative="0">
      <w:start w:val="1"/>
      <w:numFmt w:val="lowerLetter"/>
      <w:lvlText w:val="%5)"/>
      <w:lvlJc w:val="left"/>
      <w:pPr>
        <w:ind w:left="3064" w:hanging="420"/>
      </w:pPr>
    </w:lvl>
    <w:lvl w:ilvl="5" w:tentative="0">
      <w:start w:val="1"/>
      <w:numFmt w:val="lowerRoman"/>
      <w:lvlText w:val="%6."/>
      <w:lvlJc w:val="right"/>
      <w:pPr>
        <w:ind w:left="3484" w:hanging="420"/>
      </w:pPr>
    </w:lvl>
    <w:lvl w:ilvl="6" w:tentative="0">
      <w:start w:val="1"/>
      <w:numFmt w:val="decimal"/>
      <w:lvlText w:val="%7."/>
      <w:lvlJc w:val="left"/>
      <w:pPr>
        <w:ind w:left="3904" w:hanging="420"/>
      </w:pPr>
    </w:lvl>
    <w:lvl w:ilvl="7" w:tentative="0">
      <w:start w:val="1"/>
      <w:numFmt w:val="lowerLetter"/>
      <w:lvlText w:val="%8)"/>
      <w:lvlJc w:val="left"/>
      <w:pPr>
        <w:ind w:left="4324" w:hanging="420"/>
      </w:pPr>
    </w:lvl>
    <w:lvl w:ilvl="8" w:tentative="0">
      <w:start w:val="1"/>
      <w:numFmt w:val="lowerRoman"/>
      <w:lvlText w:val="%9."/>
      <w:lvlJc w:val="right"/>
      <w:pPr>
        <w:ind w:left="4744" w:hanging="420"/>
      </w:pPr>
    </w:lvl>
  </w:abstractNum>
  <w:abstractNum w:abstractNumId="35">
    <w:nsid w:val="58236DD8"/>
    <w:multiLevelType w:val="multilevel"/>
    <w:tmpl w:val="58236DD8"/>
    <w:lvl w:ilvl="0" w:tentative="0">
      <w:start w:val="1"/>
      <w:numFmt w:val="bullet"/>
      <w:lvlText w:val=""/>
      <w:lvlJc w:val="left"/>
      <w:pPr>
        <w:tabs>
          <w:tab w:val="left" w:pos="873"/>
        </w:tabs>
        <w:ind w:left="873" w:hanging="453"/>
      </w:pPr>
      <w:rPr>
        <w:rFonts w:hint="default" w:ascii="Symbol" w:hAnsi="Symbol"/>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4"/>
      <w:numFmt w:val="bullet"/>
      <w:lvlText w:val="-"/>
      <w:lvlJc w:val="left"/>
      <w:pPr>
        <w:tabs>
          <w:tab w:val="left" w:pos="2100"/>
        </w:tabs>
        <w:ind w:left="2100" w:hanging="420"/>
      </w:pPr>
      <w:rPr>
        <w:rFonts w:hint="default" w:ascii="Times New Roman" w:hAnsi="Times New Roman" w:eastAsia="Arial Unicode MS" w:cs="Times New Roman"/>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6">
    <w:nsid w:val="5F475FDB"/>
    <w:multiLevelType w:val="multilevel"/>
    <w:tmpl w:val="5F475FDB"/>
    <w:lvl w:ilvl="0" w:tentative="0">
      <w:start w:val="1"/>
      <w:numFmt w:val="bullet"/>
      <w:lvlText w:val=""/>
      <w:lvlJc w:val="left"/>
      <w:pPr>
        <w:tabs>
          <w:tab w:val="left" w:pos="1837"/>
        </w:tabs>
        <w:ind w:left="1837" w:hanging="453"/>
      </w:pPr>
      <w:rPr>
        <w:rFonts w:hint="default" w:ascii="Symbol" w:hAnsi="Symbol"/>
      </w:rPr>
    </w:lvl>
    <w:lvl w:ilvl="1" w:tentative="0">
      <w:start w:val="1"/>
      <w:numFmt w:val="bullet"/>
      <w:lvlText w:val=""/>
      <w:lvlJc w:val="left"/>
      <w:pPr>
        <w:tabs>
          <w:tab w:val="left" w:pos="1804"/>
        </w:tabs>
        <w:ind w:left="1804" w:hanging="420"/>
      </w:pPr>
      <w:rPr>
        <w:rFonts w:hint="default" w:ascii="Wingdings" w:hAnsi="Wingdings"/>
      </w:rPr>
    </w:lvl>
    <w:lvl w:ilvl="2" w:tentative="0">
      <w:start w:val="1"/>
      <w:numFmt w:val="bullet"/>
      <w:lvlText w:val=""/>
      <w:lvlJc w:val="left"/>
      <w:pPr>
        <w:tabs>
          <w:tab w:val="left" w:pos="2224"/>
        </w:tabs>
        <w:ind w:left="2224" w:hanging="420"/>
      </w:pPr>
      <w:rPr>
        <w:rFonts w:hint="default" w:ascii="Wingdings" w:hAnsi="Wingdings"/>
      </w:rPr>
    </w:lvl>
    <w:lvl w:ilvl="3" w:tentative="0">
      <w:start w:val="1"/>
      <w:numFmt w:val="bullet"/>
      <w:lvlText w:val=""/>
      <w:lvlJc w:val="left"/>
      <w:pPr>
        <w:tabs>
          <w:tab w:val="left" w:pos="2644"/>
        </w:tabs>
        <w:ind w:left="2644" w:hanging="420"/>
      </w:pPr>
      <w:rPr>
        <w:rFonts w:hint="default" w:ascii="Wingdings" w:hAnsi="Wingdings"/>
      </w:rPr>
    </w:lvl>
    <w:lvl w:ilvl="4" w:tentative="0">
      <w:start w:val="1"/>
      <w:numFmt w:val="bullet"/>
      <w:lvlText w:val=""/>
      <w:lvlJc w:val="left"/>
      <w:pPr>
        <w:tabs>
          <w:tab w:val="left" w:pos="3064"/>
        </w:tabs>
        <w:ind w:left="3064" w:hanging="420"/>
      </w:pPr>
      <w:rPr>
        <w:rFonts w:hint="default" w:ascii="Wingdings" w:hAnsi="Wingdings"/>
      </w:rPr>
    </w:lvl>
    <w:lvl w:ilvl="5" w:tentative="0">
      <w:start w:val="1"/>
      <w:numFmt w:val="bullet"/>
      <w:lvlText w:val=""/>
      <w:lvlJc w:val="left"/>
      <w:pPr>
        <w:tabs>
          <w:tab w:val="left" w:pos="3484"/>
        </w:tabs>
        <w:ind w:left="3484" w:hanging="420"/>
      </w:pPr>
      <w:rPr>
        <w:rFonts w:hint="default" w:ascii="Wingdings" w:hAnsi="Wingdings"/>
      </w:rPr>
    </w:lvl>
    <w:lvl w:ilvl="6" w:tentative="0">
      <w:start w:val="1"/>
      <w:numFmt w:val="bullet"/>
      <w:lvlText w:val=""/>
      <w:lvlJc w:val="left"/>
      <w:pPr>
        <w:tabs>
          <w:tab w:val="left" w:pos="3904"/>
        </w:tabs>
        <w:ind w:left="3904" w:hanging="420"/>
      </w:pPr>
      <w:rPr>
        <w:rFonts w:hint="default" w:ascii="Wingdings" w:hAnsi="Wingdings"/>
      </w:rPr>
    </w:lvl>
    <w:lvl w:ilvl="7" w:tentative="0">
      <w:start w:val="1"/>
      <w:numFmt w:val="bullet"/>
      <w:lvlText w:val=""/>
      <w:lvlJc w:val="left"/>
      <w:pPr>
        <w:tabs>
          <w:tab w:val="left" w:pos="4324"/>
        </w:tabs>
        <w:ind w:left="4324" w:hanging="420"/>
      </w:pPr>
      <w:rPr>
        <w:rFonts w:hint="default" w:ascii="Wingdings" w:hAnsi="Wingdings"/>
      </w:rPr>
    </w:lvl>
    <w:lvl w:ilvl="8" w:tentative="0">
      <w:start w:val="1"/>
      <w:numFmt w:val="bullet"/>
      <w:lvlText w:val=""/>
      <w:lvlJc w:val="left"/>
      <w:pPr>
        <w:tabs>
          <w:tab w:val="left" w:pos="4744"/>
        </w:tabs>
        <w:ind w:left="4744" w:hanging="420"/>
      </w:pPr>
      <w:rPr>
        <w:rFonts w:hint="default" w:ascii="Wingdings" w:hAnsi="Wingdings"/>
      </w:rPr>
    </w:lvl>
  </w:abstractNum>
  <w:abstractNum w:abstractNumId="37">
    <w:nsid w:val="616945AD"/>
    <w:multiLevelType w:val="multilevel"/>
    <w:tmpl w:val="616945A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71"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66B44866"/>
    <w:multiLevelType w:val="multilevel"/>
    <w:tmpl w:val="66B44866"/>
    <w:lvl w:ilvl="0" w:tentative="0">
      <w:start w:val="1"/>
      <w:numFmt w:val="decimal"/>
      <w:lvlText w:val="%1."/>
      <w:lvlJc w:val="left"/>
      <w:pPr>
        <w:ind w:left="1324" w:hanging="360"/>
      </w:pPr>
      <w:rPr>
        <w:rFonts w:hint="default"/>
      </w:rPr>
    </w:lvl>
    <w:lvl w:ilvl="1" w:tentative="0">
      <w:start w:val="1"/>
      <w:numFmt w:val="lowerLetter"/>
      <w:lvlText w:val="%2)"/>
      <w:lvlJc w:val="left"/>
      <w:pPr>
        <w:ind w:left="1804" w:hanging="420"/>
      </w:pPr>
    </w:lvl>
    <w:lvl w:ilvl="2" w:tentative="0">
      <w:start w:val="1"/>
      <w:numFmt w:val="lowerRoman"/>
      <w:lvlText w:val="%3."/>
      <w:lvlJc w:val="right"/>
      <w:pPr>
        <w:ind w:left="2224" w:hanging="420"/>
      </w:pPr>
    </w:lvl>
    <w:lvl w:ilvl="3" w:tentative="0">
      <w:start w:val="1"/>
      <w:numFmt w:val="decimal"/>
      <w:lvlText w:val="%4."/>
      <w:lvlJc w:val="left"/>
      <w:pPr>
        <w:ind w:left="2644" w:hanging="420"/>
      </w:pPr>
    </w:lvl>
    <w:lvl w:ilvl="4" w:tentative="0">
      <w:start w:val="1"/>
      <w:numFmt w:val="lowerLetter"/>
      <w:lvlText w:val="%5)"/>
      <w:lvlJc w:val="left"/>
      <w:pPr>
        <w:ind w:left="3064" w:hanging="420"/>
      </w:pPr>
    </w:lvl>
    <w:lvl w:ilvl="5" w:tentative="0">
      <w:start w:val="1"/>
      <w:numFmt w:val="lowerRoman"/>
      <w:lvlText w:val="%6."/>
      <w:lvlJc w:val="right"/>
      <w:pPr>
        <w:ind w:left="3484" w:hanging="420"/>
      </w:pPr>
    </w:lvl>
    <w:lvl w:ilvl="6" w:tentative="0">
      <w:start w:val="1"/>
      <w:numFmt w:val="decimal"/>
      <w:lvlText w:val="%7."/>
      <w:lvlJc w:val="left"/>
      <w:pPr>
        <w:ind w:left="3904" w:hanging="420"/>
      </w:pPr>
    </w:lvl>
    <w:lvl w:ilvl="7" w:tentative="0">
      <w:start w:val="1"/>
      <w:numFmt w:val="lowerLetter"/>
      <w:lvlText w:val="%8)"/>
      <w:lvlJc w:val="left"/>
      <w:pPr>
        <w:ind w:left="4324" w:hanging="420"/>
      </w:pPr>
    </w:lvl>
    <w:lvl w:ilvl="8" w:tentative="0">
      <w:start w:val="1"/>
      <w:numFmt w:val="lowerRoman"/>
      <w:lvlText w:val="%9."/>
      <w:lvlJc w:val="right"/>
      <w:pPr>
        <w:ind w:left="4744" w:hanging="420"/>
      </w:pPr>
    </w:lvl>
  </w:abstractNum>
  <w:abstractNum w:abstractNumId="39">
    <w:nsid w:val="68490B4D"/>
    <w:multiLevelType w:val="multilevel"/>
    <w:tmpl w:val="68490B4D"/>
    <w:lvl w:ilvl="0" w:tentative="0">
      <w:start w:val="1"/>
      <w:numFmt w:val="decimal"/>
      <w:lvlText w:val="%1."/>
      <w:lvlJc w:val="left"/>
      <w:pPr>
        <w:ind w:left="1467"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6D6620A7"/>
    <w:multiLevelType w:val="multilevel"/>
    <w:tmpl w:val="6D6620A7"/>
    <w:lvl w:ilvl="0" w:tentative="0">
      <w:start w:val="1"/>
      <w:numFmt w:val="decimal"/>
      <w:lvlText w:val="%1)"/>
      <w:lvlJc w:val="left"/>
      <w:pPr>
        <w:tabs>
          <w:tab w:val="left" w:pos="1560"/>
        </w:tabs>
        <w:ind w:left="1560" w:hanging="453"/>
      </w:pPr>
      <w:rPr>
        <w:rFonts w:hint="default"/>
      </w:rPr>
    </w:lvl>
    <w:lvl w:ilvl="1" w:tentative="0">
      <w:start w:val="1"/>
      <w:numFmt w:val="bullet"/>
      <w:lvlText w:val=""/>
      <w:lvlJc w:val="left"/>
      <w:pPr>
        <w:tabs>
          <w:tab w:val="left" w:pos="1527"/>
        </w:tabs>
        <w:ind w:left="1527" w:hanging="420"/>
      </w:pPr>
      <w:rPr>
        <w:rFonts w:hint="default" w:ascii="Wingdings" w:hAnsi="Wingdings"/>
      </w:rPr>
    </w:lvl>
    <w:lvl w:ilvl="2" w:tentative="0">
      <w:start w:val="1"/>
      <w:numFmt w:val="bullet"/>
      <w:lvlText w:val=""/>
      <w:lvlJc w:val="left"/>
      <w:pPr>
        <w:tabs>
          <w:tab w:val="left" w:pos="1947"/>
        </w:tabs>
        <w:ind w:left="1947" w:hanging="420"/>
      </w:pPr>
      <w:rPr>
        <w:rFonts w:hint="default" w:ascii="Wingdings" w:hAnsi="Wingdings"/>
      </w:rPr>
    </w:lvl>
    <w:lvl w:ilvl="3" w:tentative="0">
      <w:start w:val="1"/>
      <w:numFmt w:val="bullet"/>
      <w:lvlText w:val=""/>
      <w:lvlJc w:val="left"/>
      <w:pPr>
        <w:tabs>
          <w:tab w:val="left" w:pos="2367"/>
        </w:tabs>
        <w:ind w:left="2367" w:hanging="420"/>
      </w:pPr>
      <w:rPr>
        <w:rFonts w:hint="default" w:ascii="Wingdings" w:hAnsi="Wingdings"/>
      </w:rPr>
    </w:lvl>
    <w:lvl w:ilvl="4" w:tentative="0">
      <w:start w:val="4"/>
      <w:numFmt w:val="bullet"/>
      <w:lvlText w:val="-"/>
      <w:lvlJc w:val="left"/>
      <w:pPr>
        <w:tabs>
          <w:tab w:val="left" w:pos="2787"/>
        </w:tabs>
        <w:ind w:left="2787" w:hanging="420"/>
      </w:pPr>
      <w:rPr>
        <w:rFonts w:hint="default" w:ascii="Times New Roman" w:hAnsi="Times New Roman" w:eastAsia="Arial Unicode MS" w:cs="Times New Roman"/>
      </w:rPr>
    </w:lvl>
    <w:lvl w:ilvl="5" w:tentative="0">
      <w:start w:val="1"/>
      <w:numFmt w:val="bullet"/>
      <w:lvlText w:val=""/>
      <w:lvlJc w:val="left"/>
      <w:pPr>
        <w:tabs>
          <w:tab w:val="left" w:pos="3207"/>
        </w:tabs>
        <w:ind w:left="3207" w:hanging="420"/>
      </w:pPr>
      <w:rPr>
        <w:rFonts w:hint="default" w:ascii="Wingdings" w:hAnsi="Wingdings"/>
      </w:rPr>
    </w:lvl>
    <w:lvl w:ilvl="6" w:tentative="0">
      <w:start w:val="1"/>
      <w:numFmt w:val="bullet"/>
      <w:lvlText w:val=""/>
      <w:lvlJc w:val="left"/>
      <w:pPr>
        <w:tabs>
          <w:tab w:val="left" w:pos="3627"/>
        </w:tabs>
        <w:ind w:left="3627" w:hanging="420"/>
      </w:pPr>
      <w:rPr>
        <w:rFonts w:hint="default" w:ascii="Wingdings" w:hAnsi="Wingdings"/>
      </w:rPr>
    </w:lvl>
    <w:lvl w:ilvl="7" w:tentative="0">
      <w:start w:val="1"/>
      <w:numFmt w:val="bullet"/>
      <w:lvlText w:val=""/>
      <w:lvlJc w:val="left"/>
      <w:pPr>
        <w:tabs>
          <w:tab w:val="left" w:pos="4047"/>
        </w:tabs>
        <w:ind w:left="4047" w:hanging="420"/>
      </w:pPr>
      <w:rPr>
        <w:rFonts w:hint="default" w:ascii="Wingdings" w:hAnsi="Wingdings"/>
      </w:rPr>
    </w:lvl>
    <w:lvl w:ilvl="8" w:tentative="0">
      <w:start w:val="1"/>
      <w:numFmt w:val="bullet"/>
      <w:lvlText w:val=""/>
      <w:lvlJc w:val="left"/>
      <w:pPr>
        <w:tabs>
          <w:tab w:val="left" w:pos="4467"/>
        </w:tabs>
        <w:ind w:left="4467" w:hanging="420"/>
      </w:pPr>
      <w:rPr>
        <w:rFonts w:hint="default" w:ascii="Wingdings" w:hAnsi="Wingdings"/>
      </w:rPr>
    </w:lvl>
  </w:abstractNum>
  <w:abstractNum w:abstractNumId="41">
    <w:nsid w:val="6E807ADC"/>
    <w:multiLevelType w:val="multilevel"/>
    <w:tmpl w:val="6E807ADC"/>
    <w:lvl w:ilvl="0" w:tentative="0">
      <w:start w:val="1"/>
      <w:numFmt w:val="decimal"/>
      <w:lvlText w:val="%1."/>
      <w:lvlJc w:val="left"/>
      <w:pPr>
        <w:ind w:left="1980" w:hanging="420"/>
      </w:pPr>
    </w:lvl>
    <w:lvl w:ilvl="1" w:tentative="0">
      <w:start w:val="1"/>
      <w:numFmt w:val="lowerLetter"/>
      <w:lvlText w:val="%2)"/>
      <w:lvlJc w:val="left"/>
      <w:pPr>
        <w:ind w:left="2400" w:hanging="420"/>
      </w:pPr>
    </w:lvl>
    <w:lvl w:ilvl="2" w:tentative="0">
      <w:start w:val="1"/>
      <w:numFmt w:val="lowerRoman"/>
      <w:lvlText w:val="%3."/>
      <w:lvlJc w:val="right"/>
      <w:pPr>
        <w:ind w:left="2820" w:hanging="420"/>
      </w:pPr>
    </w:lvl>
    <w:lvl w:ilvl="3" w:tentative="0">
      <w:start w:val="1"/>
      <w:numFmt w:val="decimal"/>
      <w:lvlText w:val="%4."/>
      <w:lvlJc w:val="left"/>
      <w:pPr>
        <w:ind w:left="3240" w:hanging="420"/>
      </w:pPr>
    </w:lvl>
    <w:lvl w:ilvl="4" w:tentative="0">
      <w:start w:val="1"/>
      <w:numFmt w:val="lowerLetter"/>
      <w:lvlText w:val="%5)"/>
      <w:lvlJc w:val="left"/>
      <w:pPr>
        <w:ind w:left="3660" w:hanging="420"/>
      </w:pPr>
    </w:lvl>
    <w:lvl w:ilvl="5" w:tentative="0">
      <w:start w:val="1"/>
      <w:numFmt w:val="lowerRoman"/>
      <w:lvlText w:val="%6."/>
      <w:lvlJc w:val="right"/>
      <w:pPr>
        <w:ind w:left="4080" w:hanging="420"/>
      </w:pPr>
    </w:lvl>
    <w:lvl w:ilvl="6" w:tentative="0">
      <w:start w:val="1"/>
      <w:numFmt w:val="decimal"/>
      <w:lvlText w:val="%7."/>
      <w:lvlJc w:val="left"/>
      <w:pPr>
        <w:ind w:left="4500" w:hanging="420"/>
      </w:pPr>
    </w:lvl>
    <w:lvl w:ilvl="7" w:tentative="0">
      <w:start w:val="1"/>
      <w:numFmt w:val="lowerLetter"/>
      <w:lvlText w:val="%8)"/>
      <w:lvlJc w:val="left"/>
      <w:pPr>
        <w:ind w:left="4920" w:hanging="420"/>
      </w:pPr>
    </w:lvl>
    <w:lvl w:ilvl="8" w:tentative="0">
      <w:start w:val="1"/>
      <w:numFmt w:val="lowerRoman"/>
      <w:lvlText w:val="%9."/>
      <w:lvlJc w:val="right"/>
      <w:pPr>
        <w:ind w:left="5340" w:hanging="420"/>
      </w:pPr>
    </w:lvl>
  </w:abstractNum>
  <w:abstractNum w:abstractNumId="42">
    <w:nsid w:val="70D27CE2"/>
    <w:multiLevelType w:val="multilevel"/>
    <w:tmpl w:val="70D27CE2"/>
    <w:lvl w:ilvl="0" w:tentative="0">
      <w:start w:val="4"/>
      <w:numFmt w:val="bullet"/>
      <w:lvlText w:val="-"/>
      <w:lvlJc w:val="left"/>
      <w:pPr>
        <w:ind w:left="1860" w:hanging="420"/>
      </w:pPr>
      <w:rPr>
        <w:rFonts w:hint="default" w:ascii="Times New Roman" w:hAnsi="Times New Roman" w:eastAsia="Arial Unicode MS" w:cs="Times New Roman"/>
      </w:rPr>
    </w:lvl>
    <w:lvl w:ilvl="1" w:tentative="0">
      <w:start w:val="1"/>
      <w:numFmt w:val="bullet"/>
      <w:lvlText w:val=""/>
      <w:lvlJc w:val="left"/>
      <w:pPr>
        <w:ind w:left="2280" w:hanging="420"/>
      </w:pPr>
      <w:rPr>
        <w:rFonts w:hint="default" w:ascii="Wingdings" w:hAnsi="Wingdings"/>
      </w:rPr>
    </w:lvl>
    <w:lvl w:ilvl="2" w:tentative="0">
      <w:start w:val="1"/>
      <w:numFmt w:val="bullet"/>
      <w:lvlText w:val=""/>
      <w:lvlJc w:val="left"/>
      <w:pPr>
        <w:ind w:left="2700" w:hanging="420"/>
      </w:pPr>
      <w:rPr>
        <w:rFonts w:hint="default" w:ascii="Wingdings" w:hAnsi="Wingdings"/>
      </w:rPr>
    </w:lvl>
    <w:lvl w:ilvl="3" w:tentative="0">
      <w:start w:val="1"/>
      <w:numFmt w:val="bullet"/>
      <w:lvlText w:val=""/>
      <w:lvlJc w:val="left"/>
      <w:pPr>
        <w:ind w:left="3120" w:hanging="420"/>
      </w:pPr>
      <w:rPr>
        <w:rFonts w:hint="default" w:ascii="Wingdings" w:hAnsi="Wingdings"/>
      </w:rPr>
    </w:lvl>
    <w:lvl w:ilvl="4" w:tentative="0">
      <w:start w:val="1"/>
      <w:numFmt w:val="bullet"/>
      <w:lvlText w:val=""/>
      <w:lvlJc w:val="left"/>
      <w:pPr>
        <w:ind w:left="3540" w:hanging="420"/>
      </w:pPr>
      <w:rPr>
        <w:rFonts w:hint="default" w:ascii="Wingdings" w:hAnsi="Wingdings"/>
      </w:rPr>
    </w:lvl>
    <w:lvl w:ilvl="5" w:tentative="0">
      <w:start w:val="1"/>
      <w:numFmt w:val="bullet"/>
      <w:lvlText w:val=""/>
      <w:lvlJc w:val="left"/>
      <w:pPr>
        <w:ind w:left="3960" w:hanging="420"/>
      </w:pPr>
      <w:rPr>
        <w:rFonts w:hint="default" w:ascii="Wingdings" w:hAnsi="Wingdings"/>
      </w:rPr>
    </w:lvl>
    <w:lvl w:ilvl="6" w:tentative="0">
      <w:start w:val="1"/>
      <w:numFmt w:val="bullet"/>
      <w:lvlText w:val=""/>
      <w:lvlJc w:val="left"/>
      <w:pPr>
        <w:ind w:left="4380" w:hanging="420"/>
      </w:pPr>
      <w:rPr>
        <w:rFonts w:hint="default" w:ascii="Wingdings" w:hAnsi="Wingdings"/>
      </w:rPr>
    </w:lvl>
    <w:lvl w:ilvl="7" w:tentative="0">
      <w:start w:val="1"/>
      <w:numFmt w:val="bullet"/>
      <w:lvlText w:val=""/>
      <w:lvlJc w:val="left"/>
      <w:pPr>
        <w:ind w:left="4800" w:hanging="420"/>
      </w:pPr>
      <w:rPr>
        <w:rFonts w:hint="default" w:ascii="Wingdings" w:hAnsi="Wingdings"/>
      </w:rPr>
    </w:lvl>
    <w:lvl w:ilvl="8" w:tentative="0">
      <w:start w:val="1"/>
      <w:numFmt w:val="bullet"/>
      <w:lvlText w:val=""/>
      <w:lvlJc w:val="left"/>
      <w:pPr>
        <w:ind w:left="5220" w:hanging="420"/>
      </w:pPr>
      <w:rPr>
        <w:rFonts w:hint="default" w:ascii="Wingdings" w:hAnsi="Wingdings"/>
      </w:rPr>
    </w:lvl>
  </w:abstractNum>
  <w:abstractNum w:abstractNumId="43">
    <w:nsid w:val="71CF5EC0"/>
    <w:multiLevelType w:val="multilevel"/>
    <w:tmpl w:val="71CF5EC0"/>
    <w:lvl w:ilvl="0" w:tentative="0">
      <w:start w:val="1"/>
      <w:numFmt w:val="bullet"/>
      <w:lvlText w:val=""/>
      <w:lvlJc w:val="left"/>
      <w:pPr>
        <w:ind w:left="1976" w:hanging="420"/>
      </w:pPr>
      <w:rPr>
        <w:rFonts w:hint="default" w:ascii="Wingdings" w:hAnsi="Wingdings"/>
      </w:rPr>
    </w:lvl>
    <w:lvl w:ilvl="1" w:tentative="0">
      <w:start w:val="1"/>
      <w:numFmt w:val="bullet"/>
      <w:lvlText w:val=""/>
      <w:lvlJc w:val="left"/>
      <w:pPr>
        <w:ind w:left="2396" w:hanging="420"/>
      </w:pPr>
      <w:rPr>
        <w:rFonts w:hint="default" w:ascii="Wingdings" w:hAnsi="Wingdings"/>
      </w:rPr>
    </w:lvl>
    <w:lvl w:ilvl="2" w:tentative="0">
      <w:start w:val="1"/>
      <w:numFmt w:val="bullet"/>
      <w:lvlText w:val=""/>
      <w:lvlJc w:val="left"/>
      <w:pPr>
        <w:ind w:left="2816" w:hanging="420"/>
      </w:pPr>
      <w:rPr>
        <w:rFonts w:hint="default" w:ascii="Wingdings" w:hAnsi="Wingdings"/>
      </w:rPr>
    </w:lvl>
    <w:lvl w:ilvl="3" w:tentative="0">
      <w:start w:val="1"/>
      <w:numFmt w:val="bullet"/>
      <w:lvlText w:val=""/>
      <w:lvlJc w:val="left"/>
      <w:pPr>
        <w:ind w:left="3236" w:hanging="420"/>
      </w:pPr>
      <w:rPr>
        <w:rFonts w:hint="default" w:ascii="Wingdings" w:hAnsi="Wingdings"/>
      </w:rPr>
    </w:lvl>
    <w:lvl w:ilvl="4" w:tentative="0">
      <w:start w:val="1"/>
      <w:numFmt w:val="bullet"/>
      <w:lvlText w:val=""/>
      <w:lvlJc w:val="left"/>
      <w:pPr>
        <w:ind w:left="3656" w:hanging="420"/>
      </w:pPr>
      <w:rPr>
        <w:rFonts w:hint="default" w:ascii="Wingdings" w:hAnsi="Wingdings"/>
      </w:rPr>
    </w:lvl>
    <w:lvl w:ilvl="5" w:tentative="0">
      <w:start w:val="1"/>
      <w:numFmt w:val="bullet"/>
      <w:lvlText w:val=""/>
      <w:lvlJc w:val="left"/>
      <w:pPr>
        <w:ind w:left="4076" w:hanging="420"/>
      </w:pPr>
      <w:rPr>
        <w:rFonts w:hint="default" w:ascii="Wingdings" w:hAnsi="Wingdings"/>
      </w:rPr>
    </w:lvl>
    <w:lvl w:ilvl="6" w:tentative="0">
      <w:start w:val="1"/>
      <w:numFmt w:val="bullet"/>
      <w:lvlText w:val=""/>
      <w:lvlJc w:val="left"/>
      <w:pPr>
        <w:ind w:left="4496" w:hanging="420"/>
      </w:pPr>
      <w:rPr>
        <w:rFonts w:hint="default" w:ascii="Wingdings" w:hAnsi="Wingdings"/>
      </w:rPr>
    </w:lvl>
    <w:lvl w:ilvl="7" w:tentative="0">
      <w:start w:val="1"/>
      <w:numFmt w:val="bullet"/>
      <w:lvlText w:val=""/>
      <w:lvlJc w:val="left"/>
      <w:pPr>
        <w:ind w:left="4916" w:hanging="420"/>
      </w:pPr>
      <w:rPr>
        <w:rFonts w:hint="default" w:ascii="Wingdings" w:hAnsi="Wingdings"/>
      </w:rPr>
    </w:lvl>
    <w:lvl w:ilvl="8" w:tentative="0">
      <w:start w:val="1"/>
      <w:numFmt w:val="bullet"/>
      <w:lvlText w:val=""/>
      <w:lvlJc w:val="left"/>
      <w:pPr>
        <w:ind w:left="5336" w:hanging="420"/>
      </w:pPr>
      <w:rPr>
        <w:rFonts w:hint="default" w:ascii="Wingdings" w:hAnsi="Wingdings"/>
      </w:rPr>
    </w:lvl>
  </w:abstractNum>
  <w:abstractNum w:abstractNumId="44">
    <w:nsid w:val="72EE579F"/>
    <w:multiLevelType w:val="multilevel"/>
    <w:tmpl w:val="72EE579F"/>
    <w:lvl w:ilvl="0" w:tentative="0">
      <w:start w:val="1"/>
      <w:numFmt w:val="bullet"/>
      <w:lvlText w:val="-"/>
      <w:lvlJc w:val="left"/>
      <w:pPr>
        <w:ind w:left="1809" w:hanging="420"/>
      </w:pPr>
      <w:rPr>
        <w:rFonts w:hint="default" w:ascii="Arial" w:hAnsi="Arial"/>
      </w:rPr>
    </w:lvl>
    <w:lvl w:ilvl="1" w:tentative="0">
      <w:start w:val="1"/>
      <w:numFmt w:val="bullet"/>
      <w:lvlText w:val=""/>
      <w:lvlJc w:val="left"/>
      <w:pPr>
        <w:ind w:left="2229" w:hanging="420"/>
      </w:pPr>
      <w:rPr>
        <w:rFonts w:hint="default" w:ascii="Wingdings" w:hAnsi="Wingdings"/>
      </w:rPr>
    </w:lvl>
    <w:lvl w:ilvl="2" w:tentative="0">
      <w:start w:val="1"/>
      <w:numFmt w:val="bullet"/>
      <w:lvlText w:val=""/>
      <w:lvlJc w:val="left"/>
      <w:pPr>
        <w:ind w:left="2649" w:hanging="420"/>
      </w:pPr>
      <w:rPr>
        <w:rFonts w:hint="default" w:ascii="Wingdings" w:hAnsi="Wingdings"/>
      </w:rPr>
    </w:lvl>
    <w:lvl w:ilvl="3" w:tentative="0">
      <w:start w:val="1"/>
      <w:numFmt w:val="bullet"/>
      <w:lvlText w:val=""/>
      <w:lvlJc w:val="left"/>
      <w:pPr>
        <w:ind w:left="3069" w:hanging="420"/>
      </w:pPr>
      <w:rPr>
        <w:rFonts w:hint="default" w:ascii="Wingdings" w:hAnsi="Wingdings"/>
      </w:rPr>
    </w:lvl>
    <w:lvl w:ilvl="4" w:tentative="0">
      <w:start w:val="1"/>
      <w:numFmt w:val="bullet"/>
      <w:lvlText w:val=""/>
      <w:lvlJc w:val="left"/>
      <w:pPr>
        <w:ind w:left="3489" w:hanging="420"/>
      </w:pPr>
      <w:rPr>
        <w:rFonts w:hint="default" w:ascii="Wingdings" w:hAnsi="Wingdings"/>
      </w:rPr>
    </w:lvl>
    <w:lvl w:ilvl="5" w:tentative="0">
      <w:start w:val="1"/>
      <w:numFmt w:val="bullet"/>
      <w:lvlText w:val=""/>
      <w:lvlJc w:val="left"/>
      <w:pPr>
        <w:ind w:left="3909" w:hanging="420"/>
      </w:pPr>
      <w:rPr>
        <w:rFonts w:hint="default" w:ascii="Wingdings" w:hAnsi="Wingdings"/>
      </w:rPr>
    </w:lvl>
    <w:lvl w:ilvl="6" w:tentative="0">
      <w:start w:val="1"/>
      <w:numFmt w:val="bullet"/>
      <w:lvlText w:val=""/>
      <w:lvlJc w:val="left"/>
      <w:pPr>
        <w:ind w:left="4329" w:hanging="420"/>
      </w:pPr>
      <w:rPr>
        <w:rFonts w:hint="default" w:ascii="Wingdings" w:hAnsi="Wingdings"/>
      </w:rPr>
    </w:lvl>
    <w:lvl w:ilvl="7" w:tentative="0">
      <w:start w:val="1"/>
      <w:numFmt w:val="bullet"/>
      <w:lvlText w:val=""/>
      <w:lvlJc w:val="left"/>
      <w:pPr>
        <w:ind w:left="4749" w:hanging="420"/>
      </w:pPr>
      <w:rPr>
        <w:rFonts w:hint="default" w:ascii="Wingdings" w:hAnsi="Wingdings"/>
      </w:rPr>
    </w:lvl>
    <w:lvl w:ilvl="8" w:tentative="0">
      <w:start w:val="1"/>
      <w:numFmt w:val="bullet"/>
      <w:lvlText w:val=""/>
      <w:lvlJc w:val="left"/>
      <w:pPr>
        <w:ind w:left="5169" w:hanging="420"/>
      </w:pPr>
      <w:rPr>
        <w:rFonts w:hint="default" w:ascii="Wingdings" w:hAnsi="Wingdings"/>
      </w:rPr>
    </w:lvl>
  </w:abstractNum>
  <w:abstractNum w:abstractNumId="45">
    <w:nsid w:val="73A5421A"/>
    <w:multiLevelType w:val="multilevel"/>
    <w:tmpl w:val="73A5421A"/>
    <w:lvl w:ilvl="0" w:tentative="0">
      <w:start w:val="3"/>
      <w:numFmt w:val="decimal"/>
      <w:lvlText w:val="%1"/>
      <w:lvlJc w:val="left"/>
      <w:pPr>
        <w:ind w:left="840" w:hanging="840"/>
      </w:pPr>
      <w:rPr>
        <w:rFonts w:hint="default"/>
      </w:rPr>
    </w:lvl>
    <w:lvl w:ilvl="1" w:tentative="0">
      <w:start w:val="1"/>
      <w:numFmt w:val="decimal"/>
      <w:lvlText w:val="%1.%2"/>
      <w:lvlJc w:val="left"/>
      <w:pPr>
        <w:ind w:left="1124" w:hanging="840"/>
      </w:pPr>
      <w:rPr>
        <w:rFonts w:hint="default"/>
      </w:rPr>
    </w:lvl>
    <w:lvl w:ilvl="2" w:tentative="0">
      <w:start w:val="2"/>
      <w:numFmt w:val="decimal"/>
      <w:lvlText w:val="%1.%2.%3"/>
      <w:lvlJc w:val="left"/>
      <w:pPr>
        <w:ind w:left="840" w:hanging="840"/>
      </w:pPr>
      <w:rPr>
        <w:rFonts w:hint="default"/>
      </w:rPr>
    </w:lvl>
    <w:lvl w:ilvl="3" w:tentative="0">
      <w:start w:val="1"/>
      <w:numFmt w:val="decimal"/>
      <w:lvlText w:val="%1.%2.%3.%4"/>
      <w:lvlJc w:val="left"/>
      <w:pPr>
        <w:ind w:left="840" w:hanging="84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6">
    <w:nsid w:val="75FD38E7"/>
    <w:multiLevelType w:val="multilevel"/>
    <w:tmpl w:val="75FD38E7"/>
    <w:lvl w:ilvl="0" w:tentative="0">
      <w:start w:val="1"/>
      <w:numFmt w:val="bullet"/>
      <w:lvlText w:val=""/>
      <w:lvlJc w:val="left"/>
      <w:pPr>
        <w:ind w:left="1860" w:hanging="420"/>
      </w:pPr>
      <w:rPr>
        <w:rFonts w:hint="default" w:ascii="Symbol" w:hAnsi="Symbol"/>
      </w:rPr>
    </w:lvl>
    <w:lvl w:ilvl="1" w:tentative="0">
      <w:start w:val="1"/>
      <w:numFmt w:val="bullet"/>
      <w:lvlText w:val=""/>
      <w:lvlJc w:val="left"/>
      <w:pPr>
        <w:ind w:left="2280" w:hanging="420"/>
      </w:pPr>
      <w:rPr>
        <w:rFonts w:hint="default" w:ascii="Wingdings" w:hAnsi="Wingdings"/>
      </w:rPr>
    </w:lvl>
    <w:lvl w:ilvl="2" w:tentative="0">
      <w:start w:val="1"/>
      <w:numFmt w:val="bullet"/>
      <w:lvlText w:val=""/>
      <w:lvlJc w:val="left"/>
      <w:pPr>
        <w:ind w:left="2700" w:hanging="420"/>
      </w:pPr>
      <w:rPr>
        <w:rFonts w:hint="default" w:ascii="Wingdings" w:hAnsi="Wingdings"/>
      </w:rPr>
    </w:lvl>
    <w:lvl w:ilvl="3" w:tentative="0">
      <w:start w:val="1"/>
      <w:numFmt w:val="bullet"/>
      <w:lvlText w:val=""/>
      <w:lvlJc w:val="left"/>
      <w:pPr>
        <w:ind w:left="3120" w:hanging="420"/>
      </w:pPr>
      <w:rPr>
        <w:rFonts w:hint="default" w:ascii="Wingdings" w:hAnsi="Wingdings"/>
      </w:rPr>
    </w:lvl>
    <w:lvl w:ilvl="4" w:tentative="0">
      <w:start w:val="1"/>
      <w:numFmt w:val="bullet"/>
      <w:lvlText w:val=""/>
      <w:lvlJc w:val="left"/>
      <w:pPr>
        <w:ind w:left="3540" w:hanging="420"/>
      </w:pPr>
      <w:rPr>
        <w:rFonts w:hint="default" w:ascii="Wingdings" w:hAnsi="Wingdings"/>
      </w:rPr>
    </w:lvl>
    <w:lvl w:ilvl="5" w:tentative="0">
      <w:start w:val="1"/>
      <w:numFmt w:val="bullet"/>
      <w:lvlText w:val=""/>
      <w:lvlJc w:val="left"/>
      <w:pPr>
        <w:ind w:left="3960" w:hanging="420"/>
      </w:pPr>
      <w:rPr>
        <w:rFonts w:hint="default" w:ascii="Wingdings" w:hAnsi="Wingdings"/>
      </w:rPr>
    </w:lvl>
    <w:lvl w:ilvl="6" w:tentative="0">
      <w:start w:val="1"/>
      <w:numFmt w:val="bullet"/>
      <w:lvlText w:val=""/>
      <w:lvlJc w:val="left"/>
      <w:pPr>
        <w:ind w:left="4380" w:hanging="420"/>
      </w:pPr>
      <w:rPr>
        <w:rFonts w:hint="default" w:ascii="Wingdings" w:hAnsi="Wingdings"/>
      </w:rPr>
    </w:lvl>
    <w:lvl w:ilvl="7" w:tentative="0">
      <w:start w:val="1"/>
      <w:numFmt w:val="bullet"/>
      <w:lvlText w:val=""/>
      <w:lvlJc w:val="left"/>
      <w:pPr>
        <w:ind w:left="4800" w:hanging="420"/>
      </w:pPr>
      <w:rPr>
        <w:rFonts w:hint="default" w:ascii="Wingdings" w:hAnsi="Wingdings"/>
      </w:rPr>
    </w:lvl>
    <w:lvl w:ilvl="8" w:tentative="0">
      <w:start w:val="1"/>
      <w:numFmt w:val="bullet"/>
      <w:lvlText w:val=""/>
      <w:lvlJc w:val="left"/>
      <w:pPr>
        <w:ind w:left="5220" w:hanging="420"/>
      </w:pPr>
      <w:rPr>
        <w:rFonts w:hint="default" w:ascii="Wingdings" w:hAnsi="Wingdings"/>
      </w:rPr>
    </w:lvl>
  </w:abstractNum>
  <w:abstractNum w:abstractNumId="47">
    <w:nsid w:val="771F2884"/>
    <w:multiLevelType w:val="multilevel"/>
    <w:tmpl w:val="771F2884"/>
    <w:lvl w:ilvl="0" w:tentative="0">
      <w:start w:val="1"/>
      <w:numFmt w:val="bullet"/>
      <w:lvlText w:val="-"/>
      <w:lvlJc w:val="left"/>
      <w:pPr>
        <w:ind w:left="1976" w:hanging="420"/>
      </w:pPr>
      <w:rPr>
        <w:rFonts w:hint="eastAsia" w:ascii="Arial Unicode MS" w:hAnsi="Arial Unicode MS" w:eastAsia="Arial Unicode MS"/>
      </w:rPr>
    </w:lvl>
    <w:lvl w:ilvl="1" w:tentative="0">
      <w:start w:val="1"/>
      <w:numFmt w:val="bullet"/>
      <w:lvlText w:val=""/>
      <w:lvlJc w:val="left"/>
      <w:pPr>
        <w:ind w:left="2396" w:hanging="420"/>
      </w:pPr>
      <w:rPr>
        <w:rFonts w:hint="default" w:ascii="Wingdings" w:hAnsi="Wingdings"/>
      </w:rPr>
    </w:lvl>
    <w:lvl w:ilvl="2" w:tentative="0">
      <w:start w:val="1"/>
      <w:numFmt w:val="bullet"/>
      <w:lvlText w:val=""/>
      <w:lvlJc w:val="left"/>
      <w:pPr>
        <w:ind w:left="2816" w:hanging="420"/>
      </w:pPr>
      <w:rPr>
        <w:rFonts w:hint="default" w:ascii="Wingdings" w:hAnsi="Wingdings"/>
      </w:rPr>
    </w:lvl>
    <w:lvl w:ilvl="3" w:tentative="0">
      <w:start w:val="1"/>
      <w:numFmt w:val="bullet"/>
      <w:lvlText w:val=""/>
      <w:lvlJc w:val="left"/>
      <w:pPr>
        <w:ind w:left="3236" w:hanging="420"/>
      </w:pPr>
      <w:rPr>
        <w:rFonts w:hint="default" w:ascii="Wingdings" w:hAnsi="Wingdings"/>
      </w:rPr>
    </w:lvl>
    <w:lvl w:ilvl="4" w:tentative="0">
      <w:start w:val="1"/>
      <w:numFmt w:val="bullet"/>
      <w:lvlText w:val=""/>
      <w:lvlJc w:val="left"/>
      <w:pPr>
        <w:ind w:left="3656" w:hanging="420"/>
      </w:pPr>
      <w:rPr>
        <w:rFonts w:hint="default" w:ascii="Wingdings" w:hAnsi="Wingdings"/>
      </w:rPr>
    </w:lvl>
    <w:lvl w:ilvl="5" w:tentative="0">
      <w:start w:val="1"/>
      <w:numFmt w:val="bullet"/>
      <w:lvlText w:val=""/>
      <w:lvlJc w:val="left"/>
      <w:pPr>
        <w:ind w:left="4076" w:hanging="420"/>
      </w:pPr>
      <w:rPr>
        <w:rFonts w:hint="default" w:ascii="Wingdings" w:hAnsi="Wingdings"/>
      </w:rPr>
    </w:lvl>
    <w:lvl w:ilvl="6" w:tentative="0">
      <w:start w:val="1"/>
      <w:numFmt w:val="bullet"/>
      <w:lvlText w:val=""/>
      <w:lvlJc w:val="left"/>
      <w:pPr>
        <w:ind w:left="4496" w:hanging="420"/>
      </w:pPr>
      <w:rPr>
        <w:rFonts w:hint="default" w:ascii="Wingdings" w:hAnsi="Wingdings"/>
      </w:rPr>
    </w:lvl>
    <w:lvl w:ilvl="7" w:tentative="0">
      <w:start w:val="1"/>
      <w:numFmt w:val="bullet"/>
      <w:lvlText w:val=""/>
      <w:lvlJc w:val="left"/>
      <w:pPr>
        <w:ind w:left="4916" w:hanging="420"/>
      </w:pPr>
      <w:rPr>
        <w:rFonts w:hint="default" w:ascii="Wingdings" w:hAnsi="Wingdings"/>
      </w:rPr>
    </w:lvl>
    <w:lvl w:ilvl="8" w:tentative="0">
      <w:start w:val="1"/>
      <w:numFmt w:val="bullet"/>
      <w:lvlText w:val=""/>
      <w:lvlJc w:val="left"/>
      <w:pPr>
        <w:ind w:left="5336" w:hanging="420"/>
      </w:pPr>
      <w:rPr>
        <w:rFonts w:hint="default" w:ascii="Wingdings" w:hAnsi="Wingdings"/>
      </w:rPr>
    </w:lvl>
  </w:abstractNum>
  <w:abstractNum w:abstractNumId="48">
    <w:nsid w:val="79382460"/>
    <w:multiLevelType w:val="multilevel"/>
    <w:tmpl w:val="79382460"/>
    <w:lvl w:ilvl="0" w:tentative="0">
      <w:start w:val="1"/>
      <w:numFmt w:val="decimal"/>
      <w:lvlText w:val="%1. "/>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7D190523"/>
    <w:multiLevelType w:val="multilevel"/>
    <w:tmpl w:val="7D190523"/>
    <w:lvl w:ilvl="0" w:tentative="0">
      <w:start w:val="1"/>
      <w:numFmt w:val="decimal"/>
      <w:lvlText w:val="%1)"/>
      <w:lvlJc w:val="left"/>
      <w:pPr>
        <w:tabs>
          <w:tab w:val="left" w:pos="1730"/>
        </w:tabs>
        <w:ind w:left="1730" w:hanging="453"/>
      </w:pPr>
      <w:rPr>
        <w:rFonts w:hint="default"/>
      </w:rPr>
    </w:lvl>
    <w:lvl w:ilvl="1" w:tentative="0">
      <w:start w:val="1"/>
      <w:numFmt w:val="bullet"/>
      <w:lvlText w:val=""/>
      <w:lvlJc w:val="left"/>
      <w:pPr>
        <w:tabs>
          <w:tab w:val="left" w:pos="1527"/>
        </w:tabs>
        <w:ind w:left="1527" w:hanging="420"/>
      </w:pPr>
      <w:rPr>
        <w:rFonts w:hint="default" w:ascii="Wingdings" w:hAnsi="Wingdings"/>
      </w:rPr>
    </w:lvl>
    <w:lvl w:ilvl="2" w:tentative="0">
      <w:start w:val="1"/>
      <w:numFmt w:val="bullet"/>
      <w:lvlText w:val=""/>
      <w:lvlJc w:val="left"/>
      <w:pPr>
        <w:tabs>
          <w:tab w:val="left" w:pos="1947"/>
        </w:tabs>
        <w:ind w:left="1947" w:hanging="420"/>
      </w:pPr>
      <w:rPr>
        <w:rFonts w:hint="default" w:ascii="Wingdings" w:hAnsi="Wingdings"/>
      </w:rPr>
    </w:lvl>
    <w:lvl w:ilvl="3" w:tentative="0">
      <w:start w:val="1"/>
      <w:numFmt w:val="bullet"/>
      <w:lvlText w:val=""/>
      <w:lvlJc w:val="left"/>
      <w:pPr>
        <w:tabs>
          <w:tab w:val="left" w:pos="2367"/>
        </w:tabs>
        <w:ind w:left="2367" w:hanging="420"/>
      </w:pPr>
      <w:rPr>
        <w:rFonts w:hint="default" w:ascii="Wingdings" w:hAnsi="Wingdings"/>
      </w:rPr>
    </w:lvl>
    <w:lvl w:ilvl="4" w:tentative="0">
      <w:start w:val="4"/>
      <w:numFmt w:val="bullet"/>
      <w:lvlText w:val="-"/>
      <w:lvlJc w:val="left"/>
      <w:pPr>
        <w:tabs>
          <w:tab w:val="left" w:pos="2787"/>
        </w:tabs>
        <w:ind w:left="2787" w:hanging="420"/>
      </w:pPr>
      <w:rPr>
        <w:rFonts w:hint="default" w:ascii="Times New Roman" w:hAnsi="Times New Roman" w:eastAsia="Arial Unicode MS" w:cs="Times New Roman"/>
      </w:rPr>
    </w:lvl>
    <w:lvl w:ilvl="5" w:tentative="0">
      <w:start w:val="1"/>
      <w:numFmt w:val="bullet"/>
      <w:lvlText w:val=""/>
      <w:lvlJc w:val="left"/>
      <w:pPr>
        <w:tabs>
          <w:tab w:val="left" w:pos="3207"/>
        </w:tabs>
        <w:ind w:left="3207" w:hanging="420"/>
      </w:pPr>
      <w:rPr>
        <w:rFonts w:hint="default" w:ascii="Wingdings" w:hAnsi="Wingdings"/>
      </w:rPr>
    </w:lvl>
    <w:lvl w:ilvl="6" w:tentative="0">
      <w:start w:val="1"/>
      <w:numFmt w:val="bullet"/>
      <w:lvlText w:val=""/>
      <w:lvlJc w:val="left"/>
      <w:pPr>
        <w:tabs>
          <w:tab w:val="left" w:pos="3627"/>
        </w:tabs>
        <w:ind w:left="3627" w:hanging="420"/>
      </w:pPr>
      <w:rPr>
        <w:rFonts w:hint="default" w:ascii="Wingdings" w:hAnsi="Wingdings"/>
      </w:rPr>
    </w:lvl>
    <w:lvl w:ilvl="7" w:tentative="0">
      <w:start w:val="1"/>
      <w:numFmt w:val="bullet"/>
      <w:lvlText w:val=""/>
      <w:lvlJc w:val="left"/>
      <w:pPr>
        <w:tabs>
          <w:tab w:val="left" w:pos="4047"/>
        </w:tabs>
        <w:ind w:left="4047" w:hanging="420"/>
      </w:pPr>
      <w:rPr>
        <w:rFonts w:hint="default" w:ascii="Wingdings" w:hAnsi="Wingdings"/>
      </w:rPr>
    </w:lvl>
    <w:lvl w:ilvl="8" w:tentative="0">
      <w:start w:val="1"/>
      <w:numFmt w:val="bullet"/>
      <w:lvlText w:val=""/>
      <w:lvlJc w:val="left"/>
      <w:pPr>
        <w:tabs>
          <w:tab w:val="left" w:pos="4467"/>
        </w:tabs>
        <w:ind w:left="4467" w:hanging="420"/>
      </w:pPr>
      <w:rPr>
        <w:rFonts w:hint="default" w:ascii="Wingdings" w:hAnsi="Wingdings"/>
      </w:rPr>
    </w:lvl>
  </w:abstractNum>
  <w:abstractNum w:abstractNumId="50">
    <w:nsid w:val="7D753D5F"/>
    <w:multiLevelType w:val="multilevel"/>
    <w:tmpl w:val="7D753D5F"/>
    <w:lvl w:ilvl="0" w:tentative="0">
      <w:start w:val="4"/>
      <w:numFmt w:val="bullet"/>
      <w:lvlText w:val="-"/>
      <w:lvlJc w:val="left"/>
      <w:pPr>
        <w:ind w:left="1860" w:hanging="420"/>
      </w:pPr>
      <w:rPr>
        <w:rFonts w:hint="default" w:ascii="Times New Roman" w:hAnsi="Times New Roman" w:eastAsia="Arial Unicode MS" w:cs="Times New Roman"/>
      </w:rPr>
    </w:lvl>
    <w:lvl w:ilvl="1" w:tentative="0">
      <w:start w:val="1"/>
      <w:numFmt w:val="bullet"/>
      <w:lvlText w:val=""/>
      <w:lvlJc w:val="left"/>
      <w:pPr>
        <w:ind w:left="2280" w:hanging="420"/>
      </w:pPr>
      <w:rPr>
        <w:rFonts w:hint="default" w:ascii="Wingdings" w:hAnsi="Wingdings"/>
      </w:rPr>
    </w:lvl>
    <w:lvl w:ilvl="2" w:tentative="0">
      <w:start w:val="1"/>
      <w:numFmt w:val="bullet"/>
      <w:lvlText w:val=""/>
      <w:lvlJc w:val="left"/>
      <w:pPr>
        <w:ind w:left="2700" w:hanging="420"/>
      </w:pPr>
      <w:rPr>
        <w:rFonts w:hint="default" w:ascii="Wingdings" w:hAnsi="Wingdings"/>
      </w:rPr>
    </w:lvl>
    <w:lvl w:ilvl="3" w:tentative="0">
      <w:start w:val="1"/>
      <w:numFmt w:val="bullet"/>
      <w:lvlText w:val=""/>
      <w:lvlJc w:val="left"/>
      <w:pPr>
        <w:ind w:left="3120" w:hanging="420"/>
      </w:pPr>
      <w:rPr>
        <w:rFonts w:hint="default" w:ascii="Wingdings" w:hAnsi="Wingdings"/>
      </w:rPr>
    </w:lvl>
    <w:lvl w:ilvl="4" w:tentative="0">
      <w:start w:val="1"/>
      <w:numFmt w:val="bullet"/>
      <w:lvlText w:val=""/>
      <w:lvlJc w:val="left"/>
      <w:pPr>
        <w:ind w:left="3540" w:hanging="420"/>
      </w:pPr>
      <w:rPr>
        <w:rFonts w:hint="default" w:ascii="Wingdings" w:hAnsi="Wingdings"/>
      </w:rPr>
    </w:lvl>
    <w:lvl w:ilvl="5" w:tentative="0">
      <w:start w:val="1"/>
      <w:numFmt w:val="bullet"/>
      <w:lvlText w:val=""/>
      <w:lvlJc w:val="left"/>
      <w:pPr>
        <w:ind w:left="3960" w:hanging="420"/>
      </w:pPr>
      <w:rPr>
        <w:rFonts w:hint="default" w:ascii="Wingdings" w:hAnsi="Wingdings"/>
      </w:rPr>
    </w:lvl>
    <w:lvl w:ilvl="6" w:tentative="0">
      <w:start w:val="1"/>
      <w:numFmt w:val="bullet"/>
      <w:lvlText w:val=""/>
      <w:lvlJc w:val="left"/>
      <w:pPr>
        <w:ind w:left="4380" w:hanging="420"/>
      </w:pPr>
      <w:rPr>
        <w:rFonts w:hint="default" w:ascii="Wingdings" w:hAnsi="Wingdings"/>
      </w:rPr>
    </w:lvl>
    <w:lvl w:ilvl="7" w:tentative="0">
      <w:start w:val="1"/>
      <w:numFmt w:val="bullet"/>
      <w:lvlText w:val=""/>
      <w:lvlJc w:val="left"/>
      <w:pPr>
        <w:ind w:left="4800" w:hanging="420"/>
      </w:pPr>
      <w:rPr>
        <w:rFonts w:hint="default" w:ascii="Wingdings" w:hAnsi="Wingdings"/>
      </w:rPr>
    </w:lvl>
    <w:lvl w:ilvl="8" w:tentative="0">
      <w:start w:val="1"/>
      <w:numFmt w:val="bullet"/>
      <w:lvlText w:val=""/>
      <w:lvlJc w:val="left"/>
      <w:pPr>
        <w:ind w:left="5220" w:hanging="420"/>
      </w:pPr>
      <w:rPr>
        <w:rFonts w:hint="default" w:ascii="Wingdings" w:hAnsi="Wingdings"/>
      </w:rPr>
    </w:lvl>
  </w:abstractNum>
  <w:abstractNum w:abstractNumId="51">
    <w:nsid w:val="7EAE3873"/>
    <w:multiLevelType w:val="multilevel"/>
    <w:tmpl w:val="7EAE3873"/>
    <w:lvl w:ilvl="0" w:tentative="0">
      <w:start w:val="1"/>
      <w:numFmt w:val="bullet"/>
      <w:lvlText w:val="-"/>
      <w:lvlJc w:val="left"/>
      <w:pPr>
        <w:ind w:left="1860" w:hanging="420"/>
      </w:pPr>
      <w:rPr>
        <w:rFonts w:hint="default" w:ascii="Arial" w:hAnsi="Arial"/>
      </w:rPr>
    </w:lvl>
    <w:lvl w:ilvl="1" w:tentative="0">
      <w:start w:val="1"/>
      <w:numFmt w:val="bullet"/>
      <w:lvlText w:val=""/>
      <w:lvlJc w:val="left"/>
      <w:pPr>
        <w:ind w:left="2280" w:hanging="420"/>
      </w:pPr>
      <w:rPr>
        <w:rFonts w:hint="default" w:ascii="Wingdings" w:hAnsi="Wingdings"/>
      </w:rPr>
    </w:lvl>
    <w:lvl w:ilvl="2" w:tentative="0">
      <w:start w:val="1"/>
      <w:numFmt w:val="bullet"/>
      <w:lvlText w:val=""/>
      <w:lvlJc w:val="left"/>
      <w:pPr>
        <w:ind w:left="2700" w:hanging="420"/>
      </w:pPr>
      <w:rPr>
        <w:rFonts w:hint="default" w:ascii="Wingdings" w:hAnsi="Wingdings"/>
      </w:rPr>
    </w:lvl>
    <w:lvl w:ilvl="3" w:tentative="0">
      <w:start w:val="1"/>
      <w:numFmt w:val="bullet"/>
      <w:lvlText w:val=""/>
      <w:lvlJc w:val="left"/>
      <w:pPr>
        <w:ind w:left="3120" w:hanging="420"/>
      </w:pPr>
      <w:rPr>
        <w:rFonts w:hint="default" w:ascii="Wingdings" w:hAnsi="Wingdings"/>
      </w:rPr>
    </w:lvl>
    <w:lvl w:ilvl="4" w:tentative="0">
      <w:start w:val="1"/>
      <w:numFmt w:val="bullet"/>
      <w:lvlText w:val=""/>
      <w:lvlJc w:val="left"/>
      <w:pPr>
        <w:ind w:left="3540" w:hanging="420"/>
      </w:pPr>
      <w:rPr>
        <w:rFonts w:hint="default" w:ascii="Wingdings" w:hAnsi="Wingdings"/>
      </w:rPr>
    </w:lvl>
    <w:lvl w:ilvl="5" w:tentative="0">
      <w:start w:val="1"/>
      <w:numFmt w:val="bullet"/>
      <w:lvlText w:val=""/>
      <w:lvlJc w:val="left"/>
      <w:pPr>
        <w:ind w:left="3960" w:hanging="420"/>
      </w:pPr>
      <w:rPr>
        <w:rFonts w:hint="default" w:ascii="Wingdings" w:hAnsi="Wingdings"/>
      </w:rPr>
    </w:lvl>
    <w:lvl w:ilvl="6" w:tentative="0">
      <w:start w:val="1"/>
      <w:numFmt w:val="bullet"/>
      <w:lvlText w:val=""/>
      <w:lvlJc w:val="left"/>
      <w:pPr>
        <w:ind w:left="4380" w:hanging="420"/>
      </w:pPr>
      <w:rPr>
        <w:rFonts w:hint="default" w:ascii="Wingdings" w:hAnsi="Wingdings"/>
      </w:rPr>
    </w:lvl>
    <w:lvl w:ilvl="7" w:tentative="0">
      <w:start w:val="1"/>
      <w:numFmt w:val="bullet"/>
      <w:lvlText w:val=""/>
      <w:lvlJc w:val="left"/>
      <w:pPr>
        <w:ind w:left="4800" w:hanging="420"/>
      </w:pPr>
      <w:rPr>
        <w:rFonts w:hint="default" w:ascii="Wingdings" w:hAnsi="Wingdings"/>
      </w:rPr>
    </w:lvl>
    <w:lvl w:ilvl="8" w:tentative="0">
      <w:start w:val="1"/>
      <w:numFmt w:val="bullet"/>
      <w:lvlText w:val=""/>
      <w:lvlJc w:val="left"/>
      <w:pPr>
        <w:ind w:left="5220" w:hanging="420"/>
      </w:pPr>
      <w:rPr>
        <w:rFonts w:hint="default" w:ascii="Wingdings" w:hAnsi="Wingdings"/>
      </w:rPr>
    </w:lvl>
  </w:abstractNum>
  <w:abstractNum w:abstractNumId="52">
    <w:nsid w:val="7F4D1404"/>
    <w:multiLevelType w:val="multilevel"/>
    <w:tmpl w:val="7F4D1404"/>
    <w:lvl w:ilvl="0" w:tentative="0">
      <w:start w:val="1"/>
      <w:numFmt w:val="decimal"/>
      <w:lvlText w:val="%1)"/>
      <w:lvlJc w:val="left"/>
      <w:pPr>
        <w:ind w:left="1432" w:hanging="360"/>
      </w:pPr>
      <w:rPr>
        <w:rFonts w:hint="default"/>
        <w:sz w:val="24"/>
        <w:szCs w:val="24"/>
      </w:rPr>
    </w:lvl>
    <w:lvl w:ilvl="1" w:tentative="0">
      <w:start w:val="1"/>
      <w:numFmt w:val="lowerLetter"/>
      <w:lvlText w:val="%2)"/>
      <w:lvlJc w:val="left"/>
      <w:pPr>
        <w:ind w:left="1912" w:hanging="420"/>
      </w:pPr>
    </w:lvl>
    <w:lvl w:ilvl="2" w:tentative="0">
      <w:start w:val="1"/>
      <w:numFmt w:val="lowerRoman"/>
      <w:lvlText w:val="%3."/>
      <w:lvlJc w:val="right"/>
      <w:pPr>
        <w:ind w:left="2332" w:hanging="420"/>
      </w:pPr>
    </w:lvl>
    <w:lvl w:ilvl="3" w:tentative="0">
      <w:start w:val="1"/>
      <w:numFmt w:val="decimal"/>
      <w:lvlText w:val="%4."/>
      <w:lvlJc w:val="left"/>
      <w:pPr>
        <w:ind w:left="2752" w:hanging="420"/>
      </w:pPr>
    </w:lvl>
    <w:lvl w:ilvl="4" w:tentative="0">
      <w:start w:val="1"/>
      <w:numFmt w:val="lowerLetter"/>
      <w:lvlText w:val="%5)"/>
      <w:lvlJc w:val="left"/>
      <w:pPr>
        <w:ind w:left="3172" w:hanging="420"/>
      </w:pPr>
    </w:lvl>
    <w:lvl w:ilvl="5" w:tentative="0">
      <w:start w:val="1"/>
      <w:numFmt w:val="lowerRoman"/>
      <w:lvlText w:val="%6."/>
      <w:lvlJc w:val="right"/>
      <w:pPr>
        <w:ind w:left="3592" w:hanging="420"/>
      </w:pPr>
    </w:lvl>
    <w:lvl w:ilvl="6" w:tentative="0">
      <w:start w:val="1"/>
      <w:numFmt w:val="decimal"/>
      <w:lvlText w:val="%7."/>
      <w:lvlJc w:val="left"/>
      <w:pPr>
        <w:ind w:left="4012" w:hanging="420"/>
      </w:pPr>
    </w:lvl>
    <w:lvl w:ilvl="7" w:tentative="0">
      <w:start w:val="1"/>
      <w:numFmt w:val="lowerLetter"/>
      <w:lvlText w:val="%8)"/>
      <w:lvlJc w:val="left"/>
      <w:pPr>
        <w:ind w:left="4432" w:hanging="420"/>
      </w:pPr>
    </w:lvl>
    <w:lvl w:ilvl="8" w:tentative="0">
      <w:start w:val="1"/>
      <w:numFmt w:val="lowerRoman"/>
      <w:lvlText w:val="%9."/>
      <w:lvlJc w:val="right"/>
      <w:pPr>
        <w:ind w:left="4852" w:hanging="420"/>
      </w:pPr>
    </w:lvl>
  </w:abstractNum>
  <w:abstractNum w:abstractNumId="53">
    <w:nsid w:val="7FC15DFA"/>
    <w:multiLevelType w:val="multilevel"/>
    <w:tmpl w:val="7FC15DFA"/>
    <w:lvl w:ilvl="0" w:tentative="0">
      <w:start w:val="1"/>
      <w:numFmt w:val="bullet"/>
      <w:lvlText w:val=""/>
      <w:lvlJc w:val="left"/>
      <w:pPr>
        <w:ind w:left="1527" w:hanging="420"/>
      </w:pPr>
      <w:rPr>
        <w:rFonts w:hint="default" w:ascii="Wingdings" w:hAnsi="Wingdings"/>
      </w:rPr>
    </w:lvl>
    <w:lvl w:ilvl="1" w:tentative="0">
      <w:start w:val="1"/>
      <w:numFmt w:val="bullet"/>
      <w:lvlText w:val=""/>
      <w:lvlJc w:val="left"/>
      <w:pPr>
        <w:ind w:left="1947" w:hanging="420"/>
      </w:pPr>
      <w:rPr>
        <w:rFonts w:hint="default" w:ascii="Wingdings" w:hAnsi="Wingdings"/>
      </w:rPr>
    </w:lvl>
    <w:lvl w:ilvl="2" w:tentative="0">
      <w:start w:val="1"/>
      <w:numFmt w:val="bullet"/>
      <w:lvlText w:val=""/>
      <w:lvlJc w:val="left"/>
      <w:pPr>
        <w:ind w:left="2367" w:hanging="420"/>
      </w:pPr>
      <w:rPr>
        <w:rFonts w:hint="default" w:ascii="Wingdings" w:hAnsi="Wingdings"/>
      </w:rPr>
    </w:lvl>
    <w:lvl w:ilvl="3" w:tentative="0">
      <w:start w:val="1"/>
      <w:numFmt w:val="bullet"/>
      <w:lvlText w:val=""/>
      <w:lvlJc w:val="left"/>
      <w:pPr>
        <w:ind w:left="2787" w:hanging="420"/>
      </w:pPr>
      <w:rPr>
        <w:rFonts w:hint="default" w:ascii="Wingdings" w:hAnsi="Wingdings"/>
      </w:rPr>
    </w:lvl>
    <w:lvl w:ilvl="4" w:tentative="0">
      <w:start w:val="1"/>
      <w:numFmt w:val="bullet"/>
      <w:lvlText w:val=""/>
      <w:lvlJc w:val="left"/>
      <w:pPr>
        <w:ind w:left="3207" w:hanging="420"/>
      </w:pPr>
      <w:rPr>
        <w:rFonts w:hint="default" w:ascii="Wingdings" w:hAnsi="Wingdings"/>
      </w:rPr>
    </w:lvl>
    <w:lvl w:ilvl="5" w:tentative="0">
      <w:start w:val="1"/>
      <w:numFmt w:val="bullet"/>
      <w:lvlText w:val=""/>
      <w:lvlJc w:val="left"/>
      <w:pPr>
        <w:ind w:left="3627" w:hanging="420"/>
      </w:pPr>
      <w:rPr>
        <w:rFonts w:hint="default" w:ascii="Wingdings" w:hAnsi="Wingdings"/>
      </w:rPr>
    </w:lvl>
    <w:lvl w:ilvl="6" w:tentative="0">
      <w:start w:val="1"/>
      <w:numFmt w:val="bullet"/>
      <w:lvlText w:val=""/>
      <w:lvlJc w:val="left"/>
      <w:pPr>
        <w:ind w:left="4047" w:hanging="420"/>
      </w:pPr>
      <w:rPr>
        <w:rFonts w:hint="default" w:ascii="Wingdings" w:hAnsi="Wingdings"/>
      </w:rPr>
    </w:lvl>
    <w:lvl w:ilvl="7" w:tentative="0">
      <w:start w:val="1"/>
      <w:numFmt w:val="bullet"/>
      <w:lvlText w:val=""/>
      <w:lvlJc w:val="left"/>
      <w:pPr>
        <w:ind w:left="4467" w:hanging="420"/>
      </w:pPr>
      <w:rPr>
        <w:rFonts w:hint="default" w:ascii="Wingdings" w:hAnsi="Wingdings"/>
      </w:rPr>
    </w:lvl>
    <w:lvl w:ilvl="8" w:tentative="0">
      <w:start w:val="1"/>
      <w:numFmt w:val="bullet"/>
      <w:lvlText w:val=""/>
      <w:lvlJc w:val="left"/>
      <w:pPr>
        <w:ind w:left="4887" w:hanging="420"/>
      </w:pPr>
      <w:rPr>
        <w:rFonts w:hint="default" w:ascii="Wingdings" w:hAnsi="Wingdings"/>
      </w:rPr>
    </w:lvl>
  </w:abstractNum>
  <w:num w:numId="1">
    <w:abstractNumId w:val="3"/>
  </w:num>
  <w:num w:numId="2">
    <w:abstractNumId w:val="22"/>
  </w:num>
  <w:num w:numId="3">
    <w:abstractNumId w:val="52"/>
  </w:num>
  <w:num w:numId="4">
    <w:abstractNumId w:val="33"/>
  </w:num>
  <w:num w:numId="5">
    <w:abstractNumId w:val="6"/>
  </w:num>
  <w:num w:numId="6">
    <w:abstractNumId w:val="49"/>
  </w:num>
  <w:num w:numId="7">
    <w:abstractNumId w:val="35"/>
  </w:num>
  <w:num w:numId="8">
    <w:abstractNumId w:val="40"/>
  </w:num>
  <w:num w:numId="9">
    <w:abstractNumId w:val="9"/>
  </w:num>
  <w:num w:numId="10">
    <w:abstractNumId w:val="53"/>
  </w:num>
  <w:num w:numId="11">
    <w:abstractNumId w:val="42"/>
  </w:num>
  <w:num w:numId="12">
    <w:abstractNumId w:val="26"/>
  </w:num>
  <w:num w:numId="13">
    <w:abstractNumId w:val="46"/>
  </w:num>
  <w:num w:numId="14">
    <w:abstractNumId w:val="50"/>
  </w:num>
  <w:num w:numId="15">
    <w:abstractNumId w:val="13"/>
  </w:num>
  <w:num w:numId="16">
    <w:abstractNumId w:val="39"/>
  </w:num>
  <w:num w:numId="17">
    <w:abstractNumId w:val="12"/>
  </w:num>
  <w:num w:numId="18">
    <w:abstractNumId w:val="36"/>
  </w:num>
  <w:num w:numId="19">
    <w:abstractNumId w:val="30"/>
  </w:num>
  <w:num w:numId="20">
    <w:abstractNumId w:val="34"/>
  </w:num>
  <w:num w:numId="21">
    <w:abstractNumId w:val="45"/>
  </w:num>
  <w:num w:numId="22">
    <w:abstractNumId w:val="0"/>
  </w:num>
  <w:num w:numId="23">
    <w:abstractNumId w:val="32"/>
  </w:num>
  <w:num w:numId="24">
    <w:abstractNumId w:val="37"/>
  </w:num>
  <w:num w:numId="25">
    <w:abstractNumId w:val="29"/>
  </w:num>
  <w:num w:numId="26">
    <w:abstractNumId w:val="18"/>
  </w:num>
  <w:num w:numId="27">
    <w:abstractNumId w:val="24"/>
  </w:num>
  <w:num w:numId="28">
    <w:abstractNumId w:val="7"/>
  </w:num>
  <w:num w:numId="29">
    <w:abstractNumId w:val="38"/>
  </w:num>
  <w:num w:numId="30">
    <w:abstractNumId w:val="5"/>
  </w:num>
  <w:num w:numId="31">
    <w:abstractNumId w:val="10"/>
  </w:num>
  <w:num w:numId="32">
    <w:abstractNumId w:val="27"/>
  </w:num>
  <w:num w:numId="33">
    <w:abstractNumId w:val="1"/>
  </w:num>
  <w:num w:numId="34">
    <w:abstractNumId w:val="47"/>
  </w:num>
  <w:num w:numId="35">
    <w:abstractNumId w:val="14"/>
  </w:num>
  <w:num w:numId="36">
    <w:abstractNumId w:val="4"/>
  </w:num>
  <w:num w:numId="37">
    <w:abstractNumId w:val="8"/>
  </w:num>
  <w:num w:numId="38">
    <w:abstractNumId w:val="17"/>
  </w:num>
  <w:num w:numId="39">
    <w:abstractNumId w:val="16"/>
  </w:num>
  <w:num w:numId="40">
    <w:abstractNumId w:val="41"/>
  </w:num>
  <w:num w:numId="41">
    <w:abstractNumId w:val="23"/>
  </w:num>
  <w:num w:numId="42">
    <w:abstractNumId w:val="25"/>
  </w:num>
  <w:num w:numId="43">
    <w:abstractNumId w:val="43"/>
  </w:num>
  <w:num w:numId="44">
    <w:abstractNumId w:val="20"/>
  </w:num>
  <w:num w:numId="45">
    <w:abstractNumId w:val="11"/>
  </w:num>
  <w:num w:numId="46">
    <w:abstractNumId w:val="28"/>
  </w:num>
  <w:num w:numId="47">
    <w:abstractNumId w:val="48"/>
  </w:num>
  <w:num w:numId="48">
    <w:abstractNumId w:val="21"/>
  </w:num>
  <w:num w:numId="49">
    <w:abstractNumId w:val="31"/>
  </w:num>
  <w:num w:numId="50">
    <w:abstractNumId w:val="51"/>
  </w:num>
  <w:num w:numId="51">
    <w:abstractNumId w:val="15"/>
  </w:num>
  <w:num w:numId="52">
    <w:abstractNumId w:val="19"/>
  </w:num>
  <w:num w:numId="53">
    <w:abstractNumId w:val="44"/>
  </w:num>
  <w:num w:numId="5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刘亮">
    <w15:presenceInfo w15:providerId="None" w15:userId="刘亮"/>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3F2"/>
    <w:rsid w:val="008266AB"/>
    <w:rsid w:val="00A723F2"/>
    <w:rsid w:val="02B61019"/>
    <w:rsid w:val="062F0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nhideWhenUsed="0" w:uiPriority="99" w:name="index 1"/>
    <w:lsdException w:unhideWhenUsed="0" w:uiPriority="99" w:name="index 2"/>
    <w:lsdException w:unhideWhenUsed="0" w:uiPriority="99" w:name="index 3"/>
    <w:lsdException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0" w:semiHidden="0" w:name="Note Heading"/>
    <w:lsdException w:unhideWhenUsed="0" w:uiPriority="0" w:semiHidden="0" w:name="Body Text 2"/>
    <w:lsdException w:uiPriority="99" w:name="Body Text 3"/>
    <w:lsdException w:unhideWhenUsed="0" w:uiPriority="0" w:semiHidden="0" w:name="Body Text Indent 2"/>
    <w:lsdException w:uiPriority="99"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47"/>
    <w:qFormat/>
    <w:uiPriority w:val="0"/>
    <w:pPr>
      <w:keepNext/>
      <w:keepLines/>
      <w:widowControl/>
      <w:kinsoku w:val="0"/>
      <w:overflowPunct w:val="0"/>
      <w:autoSpaceDE w:val="0"/>
      <w:autoSpaceDN w:val="0"/>
      <w:adjustRightInd w:val="0"/>
      <w:spacing w:before="120" w:after="120"/>
      <w:jc w:val="center"/>
      <w:textAlignment w:val="baseline"/>
      <w:outlineLvl w:val="0"/>
    </w:pPr>
    <w:rPr>
      <w:rFonts w:ascii="Arial" w:hAnsi="Arial" w:eastAsia="宋体" w:cs="Times New Roman"/>
      <w:b/>
      <w:bCs/>
      <w:kern w:val="0"/>
      <w:sz w:val="24"/>
      <w:szCs w:val="24"/>
    </w:rPr>
  </w:style>
  <w:style w:type="paragraph" w:styleId="3">
    <w:name w:val="heading 2"/>
    <w:basedOn w:val="1"/>
    <w:next w:val="1"/>
    <w:link w:val="48"/>
    <w:qFormat/>
    <w:uiPriority w:val="0"/>
    <w:pPr>
      <w:keepNext/>
      <w:keepLines/>
      <w:widowControl/>
      <w:kinsoku w:val="0"/>
      <w:overflowPunct w:val="0"/>
      <w:autoSpaceDE w:val="0"/>
      <w:autoSpaceDN w:val="0"/>
      <w:adjustRightInd w:val="0"/>
      <w:spacing w:before="240" w:after="240"/>
      <w:jc w:val="center"/>
      <w:textAlignment w:val="baseline"/>
      <w:outlineLvl w:val="1"/>
    </w:pPr>
    <w:rPr>
      <w:rFonts w:ascii="Arial" w:hAnsi="Arial" w:eastAsia="黑体" w:cs="Times New Roman"/>
      <w:b/>
      <w:bCs/>
      <w:caps/>
      <w:kern w:val="0"/>
      <w:sz w:val="24"/>
      <w:szCs w:val="24"/>
    </w:rPr>
  </w:style>
  <w:style w:type="paragraph" w:styleId="4">
    <w:name w:val="heading 3"/>
    <w:basedOn w:val="1"/>
    <w:next w:val="1"/>
    <w:link w:val="49"/>
    <w:qFormat/>
    <w:uiPriority w:val="0"/>
    <w:pPr>
      <w:keepNext/>
      <w:keepLines/>
      <w:widowControl/>
      <w:tabs>
        <w:tab w:val="left" w:pos="993"/>
      </w:tabs>
      <w:kinsoku w:val="0"/>
      <w:overflowPunct w:val="0"/>
      <w:autoSpaceDE w:val="0"/>
      <w:autoSpaceDN w:val="0"/>
      <w:adjustRightInd w:val="0"/>
      <w:spacing w:before="240" w:after="240"/>
      <w:textAlignment w:val="baseline"/>
      <w:outlineLvl w:val="2"/>
    </w:pPr>
    <w:rPr>
      <w:rFonts w:ascii="Arial" w:hAnsi="Arial" w:eastAsia="宋体" w:cs="Times New Roman"/>
      <w:b/>
      <w:bCs/>
      <w:caps/>
      <w:kern w:val="0"/>
      <w:sz w:val="24"/>
      <w:szCs w:val="24"/>
    </w:rPr>
  </w:style>
  <w:style w:type="paragraph" w:styleId="5">
    <w:name w:val="heading 4"/>
    <w:basedOn w:val="1"/>
    <w:next w:val="1"/>
    <w:link w:val="50"/>
    <w:qFormat/>
    <w:uiPriority w:val="0"/>
    <w:pPr>
      <w:keepNext/>
      <w:widowControl/>
      <w:tabs>
        <w:tab w:val="left" w:pos="1092"/>
      </w:tabs>
      <w:kinsoku w:val="0"/>
      <w:overflowPunct w:val="0"/>
      <w:autoSpaceDE w:val="0"/>
      <w:autoSpaceDN w:val="0"/>
      <w:adjustRightInd w:val="0"/>
      <w:ind w:left="20" w:leftChars="20"/>
      <w:jc w:val="left"/>
      <w:textAlignment w:val="baseline"/>
      <w:outlineLvl w:val="3"/>
    </w:pPr>
    <w:rPr>
      <w:rFonts w:ascii="Times New Roman" w:hAnsi="Times New Roman" w:eastAsia="宋体" w:cs="Times New Roman"/>
      <w:kern w:val="0"/>
      <w:sz w:val="24"/>
      <w:szCs w:val="24"/>
    </w:rPr>
  </w:style>
  <w:style w:type="paragraph" w:styleId="6">
    <w:name w:val="heading 5"/>
    <w:basedOn w:val="1"/>
    <w:next w:val="1"/>
    <w:link w:val="51"/>
    <w:qFormat/>
    <w:uiPriority w:val="0"/>
    <w:pPr>
      <w:keepNext/>
      <w:widowControl/>
      <w:tabs>
        <w:tab w:val="left" w:pos="993"/>
      </w:tabs>
      <w:kinsoku w:val="0"/>
      <w:overflowPunct w:val="0"/>
      <w:autoSpaceDE w:val="0"/>
      <w:autoSpaceDN w:val="0"/>
      <w:adjustRightInd w:val="0"/>
      <w:spacing w:after="20"/>
      <w:ind w:left="20" w:leftChars="20"/>
      <w:jc w:val="left"/>
      <w:textAlignment w:val="baseline"/>
      <w:outlineLvl w:val="4"/>
    </w:pPr>
    <w:rPr>
      <w:rFonts w:ascii="Times New Roman" w:hAnsi="Times New Roman" w:eastAsia="宋体" w:cs="Times New Roman"/>
      <w:kern w:val="0"/>
      <w:sz w:val="24"/>
      <w:szCs w:val="24"/>
    </w:rPr>
  </w:style>
  <w:style w:type="character" w:default="1" w:styleId="42">
    <w:name w:val="Default Paragraph Font"/>
    <w:semiHidden/>
    <w:unhideWhenUsed/>
    <w:uiPriority w:val="1"/>
  </w:style>
  <w:style w:type="table" w:default="1" w:styleId="40">
    <w:name w:val="Normal Table"/>
    <w:semiHidden/>
    <w:unhideWhenUsed/>
    <w:uiPriority w:val="99"/>
    <w:tblPr>
      <w:tblCellMar>
        <w:top w:w="0" w:type="dxa"/>
        <w:left w:w="108" w:type="dxa"/>
        <w:bottom w:w="0" w:type="dxa"/>
        <w:right w:w="108" w:type="dxa"/>
      </w:tblCellMar>
    </w:tblPr>
  </w:style>
  <w:style w:type="paragraph" w:styleId="7">
    <w:name w:val="toc 7"/>
    <w:basedOn w:val="1"/>
    <w:next w:val="1"/>
    <w:autoRedefine/>
    <w:uiPriority w:val="0"/>
    <w:pPr>
      <w:ind w:left="1260"/>
      <w:jc w:val="left"/>
    </w:pPr>
    <w:rPr>
      <w:rFonts w:ascii="Times New Roman" w:hAnsi="Times New Roman" w:eastAsia="宋体" w:cs="Times New Roman"/>
      <w:szCs w:val="21"/>
    </w:rPr>
  </w:style>
  <w:style w:type="paragraph" w:styleId="8">
    <w:name w:val="Note Heading"/>
    <w:basedOn w:val="1"/>
    <w:next w:val="1"/>
    <w:link w:val="82"/>
    <w:uiPriority w:val="0"/>
    <w:pPr>
      <w:adjustRightInd w:val="0"/>
      <w:snapToGrid w:val="0"/>
      <w:jc w:val="center"/>
    </w:pPr>
    <w:rPr>
      <w:rFonts w:ascii="Times New Roman" w:hAnsi="Times New Roman" w:eastAsia="Times New Roman" w:cs="Times New Roman"/>
      <w:sz w:val="24"/>
      <w:szCs w:val="20"/>
    </w:rPr>
  </w:style>
  <w:style w:type="paragraph" w:styleId="9">
    <w:name w:val="index 8"/>
    <w:basedOn w:val="1"/>
    <w:next w:val="1"/>
    <w:autoRedefine/>
    <w:semiHidden/>
    <w:uiPriority w:val="99"/>
    <w:pPr>
      <w:ind w:left="1400" w:leftChars="1400"/>
    </w:pPr>
    <w:rPr>
      <w:rFonts w:ascii="Times New Roman" w:hAnsi="Times New Roman" w:eastAsia="宋体" w:cs="Times New Roman"/>
      <w:szCs w:val="24"/>
    </w:rPr>
  </w:style>
  <w:style w:type="paragraph" w:styleId="10">
    <w:name w:val="index 5"/>
    <w:basedOn w:val="1"/>
    <w:next w:val="1"/>
    <w:autoRedefine/>
    <w:semiHidden/>
    <w:uiPriority w:val="99"/>
    <w:pPr>
      <w:ind w:left="800" w:leftChars="800"/>
    </w:pPr>
    <w:rPr>
      <w:rFonts w:ascii="Times New Roman" w:hAnsi="Times New Roman" w:eastAsia="宋体" w:cs="Times New Roman"/>
      <w:szCs w:val="24"/>
    </w:rPr>
  </w:style>
  <w:style w:type="paragraph" w:styleId="11">
    <w:name w:val="Document Map"/>
    <w:basedOn w:val="1"/>
    <w:link w:val="61"/>
    <w:uiPriority w:val="99"/>
    <w:rPr>
      <w:rFonts w:ascii="宋体" w:hAnsi="Times New Roman" w:eastAsia="宋体" w:cs="Times New Roman"/>
      <w:sz w:val="18"/>
      <w:szCs w:val="18"/>
      <w:lang w:val="zh-CN" w:eastAsia="zh-CN"/>
    </w:rPr>
  </w:style>
  <w:style w:type="paragraph" w:styleId="12">
    <w:name w:val="annotation text"/>
    <w:basedOn w:val="1"/>
    <w:link w:val="59"/>
    <w:uiPriority w:val="0"/>
    <w:pPr>
      <w:jc w:val="left"/>
    </w:pPr>
    <w:rPr>
      <w:rFonts w:ascii="Times New Roman" w:hAnsi="Times New Roman" w:eastAsia="宋体" w:cs="Times New Roman"/>
      <w:szCs w:val="24"/>
    </w:rPr>
  </w:style>
  <w:style w:type="paragraph" w:styleId="13">
    <w:name w:val="index 6"/>
    <w:basedOn w:val="1"/>
    <w:next w:val="1"/>
    <w:autoRedefine/>
    <w:semiHidden/>
    <w:uiPriority w:val="99"/>
    <w:pPr>
      <w:ind w:left="1000" w:leftChars="1000"/>
    </w:pPr>
    <w:rPr>
      <w:rFonts w:ascii="Times New Roman" w:hAnsi="Times New Roman" w:eastAsia="宋体" w:cs="Times New Roman"/>
      <w:szCs w:val="24"/>
    </w:rPr>
  </w:style>
  <w:style w:type="paragraph" w:styleId="14">
    <w:name w:val="Body Text"/>
    <w:basedOn w:val="1"/>
    <w:link w:val="62"/>
    <w:uiPriority w:val="0"/>
    <w:pPr>
      <w:adjustRightInd w:val="0"/>
      <w:snapToGrid w:val="0"/>
    </w:pPr>
    <w:rPr>
      <w:rFonts w:ascii="Times New Roman" w:hAnsi="Times New Roman" w:eastAsia="宋体" w:cs="Times New Roman"/>
      <w:sz w:val="20"/>
      <w:szCs w:val="20"/>
      <w:lang w:val="zh-CN" w:eastAsia="zh-CN"/>
    </w:rPr>
  </w:style>
  <w:style w:type="paragraph" w:styleId="15">
    <w:name w:val="Body Text Indent"/>
    <w:basedOn w:val="1"/>
    <w:link w:val="66"/>
    <w:uiPriority w:val="0"/>
    <w:pPr>
      <w:spacing w:after="120"/>
      <w:ind w:left="420" w:leftChars="200"/>
    </w:pPr>
    <w:rPr>
      <w:rFonts w:ascii="Times New Roman" w:hAnsi="Times New Roman" w:eastAsia="宋体" w:cs="Times New Roman"/>
      <w:szCs w:val="24"/>
    </w:rPr>
  </w:style>
  <w:style w:type="paragraph" w:styleId="16">
    <w:name w:val="Block Text"/>
    <w:basedOn w:val="1"/>
    <w:uiPriority w:val="0"/>
    <w:pPr>
      <w:autoSpaceDE w:val="0"/>
      <w:autoSpaceDN w:val="0"/>
      <w:adjustRightInd w:val="0"/>
      <w:spacing w:line="243" w:lineRule="auto"/>
      <w:ind w:left="1071" w:right="82"/>
    </w:pPr>
    <w:rPr>
      <w:rFonts w:ascii="Times New Roman" w:hAnsi="Times New Roman" w:eastAsia="宋体" w:cs="Times New Roman"/>
      <w:color w:val="000000"/>
      <w:kern w:val="0"/>
      <w:sz w:val="24"/>
      <w:szCs w:val="24"/>
    </w:rPr>
  </w:style>
  <w:style w:type="paragraph" w:styleId="17">
    <w:name w:val="index 4"/>
    <w:basedOn w:val="1"/>
    <w:next w:val="1"/>
    <w:autoRedefine/>
    <w:semiHidden/>
    <w:uiPriority w:val="99"/>
    <w:pPr>
      <w:ind w:left="600" w:leftChars="600"/>
    </w:pPr>
    <w:rPr>
      <w:rFonts w:ascii="Times New Roman" w:hAnsi="Times New Roman" w:eastAsia="宋体" w:cs="Times New Roman"/>
      <w:szCs w:val="24"/>
    </w:rPr>
  </w:style>
  <w:style w:type="paragraph" w:styleId="18">
    <w:name w:val="toc 5"/>
    <w:basedOn w:val="1"/>
    <w:next w:val="1"/>
    <w:autoRedefine/>
    <w:uiPriority w:val="0"/>
    <w:pPr>
      <w:ind w:left="840"/>
      <w:jc w:val="left"/>
    </w:pPr>
    <w:rPr>
      <w:rFonts w:ascii="Times New Roman" w:hAnsi="Times New Roman" w:eastAsia="宋体" w:cs="Times New Roman"/>
      <w:szCs w:val="21"/>
    </w:rPr>
  </w:style>
  <w:style w:type="paragraph" w:styleId="19">
    <w:name w:val="toc 3"/>
    <w:basedOn w:val="1"/>
    <w:next w:val="1"/>
    <w:uiPriority w:val="0"/>
    <w:pPr>
      <w:widowControl/>
      <w:tabs>
        <w:tab w:val="right" w:leader="dot" w:pos="9245"/>
      </w:tabs>
      <w:kinsoku w:val="0"/>
      <w:overflowPunct w:val="0"/>
      <w:autoSpaceDE w:val="0"/>
      <w:autoSpaceDN w:val="0"/>
      <w:adjustRightInd w:val="0"/>
      <w:ind w:left="431"/>
      <w:jc w:val="left"/>
      <w:textAlignment w:val="baseline"/>
    </w:pPr>
    <w:rPr>
      <w:rFonts w:ascii="Arial (W1)" w:hAnsi="Arial (W1)" w:eastAsia="宋体" w:cs="Times New Roman"/>
      <w:caps/>
      <w:kern w:val="0"/>
      <w:sz w:val="20"/>
      <w:szCs w:val="20"/>
      <w:lang w:val="en-GB"/>
    </w:rPr>
  </w:style>
  <w:style w:type="paragraph" w:styleId="20">
    <w:name w:val="toc 8"/>
    <w:basedOn w:val="1"/>
    <w:next w:val="1"/>
    <w:autoRedefine/>
    <w:uiPriority w:val="0"/>
    <w:pPr>
      <w:ind w:left="1470"/>
      <w:jc w:val="left"/>
    </w:pPr>
    <w:rPr>
      <w:rFonts w:ascii="Times New Roman" w:hAnsi="Times New Roman" w:eastAsia="宋体" w:cs="Times New Roman"/>
      <w:szCs w:val="21"/>
    </w:rPr>
  </w:style>
  <w:style w:type="paragraph" w:styleId="21">
    <w:name w:val="index 3"/>
    <w:basedOn w:val="1"/>
    <w:next w:val="1"/>
    <w:autoRedefine/>
    <w:semiHidden/>
    <w:uiPriority w:val="99"/>
    <w:pPr>
      <w:ind w:left="400" w:leftChars="400"/>
    </w:pPr>
    <w:rPr>
      <w:rFonts w:ascii="Times New Roman" w:hAnsi="Times New Roman" w:eastAsia="宋体" w:cs="Times New Roman"/>
      <w:szCs w:val="24"/>
    </w:rPr>
  </w:style>
  <w:style w:type="paragraph" w:styleId="22">
    <w:name w:val="Body Text Indent 2"/>
    <w:basedOn w:val="1"/>
    <w:link w:val="79"/>
    <w:uiPriority w:val="0"/>
    <w:pPr>
      <w:spacing w:after="120" w:line="480" w:lineRule="auto"/>
      <w:ind w:left="420" w:leftChars="200"/>
    </w:pPr>
    <w:rPr>
      <w:rFonts w:ascii="Times New Roman" w:hAnsi="Times New Roman" w:eastAsia="宋体" w:cs="Times New Roman"/>
      <w:szCs w:val="24"/>
    </w:rPr>
  </w:style>
  <w:style w:type="paragraph" w:styleId="23">
    <w:name w:val="endnote text"/>
    <w:basedOn w:val="1"/>
    <w:link w:val="63"/>
    <w:uiPriority w:val="0"/>
    <w:pPr>
      <w:autoSpaceDE w:val="0"/>
      <w:autoSpaceDN w:val="0"/>
      <w:adjustRightInd w:val="0"/>
      <w:jc w:val="left"/>
      <w:textAlignment w:val="baseline"/>
    </w:pPr>
    <w:rPr>
      <w:rFonts w:ascii="CG Times" w:hAnsi="CG Times" w:eastAsia="BatangChe"/>
      <w:sz w:val="24"/>
      <w:lang w:val="en-AU" w:eastAsia="ko-KR"/>
    </w:rPr>
  </w:style>
  <w:style w:type="paragraph" w:styleId="24">
    <w:name w:val="Balloon Text"/>
    <w:basedOn w:val="1"/>
    <w:link w:val="55"/>
    <w:uiPriority w:val="0"/>
    <w:rPr>
      <w:rFonts w:ascii="Times New Roman" w:hAnsi="Times New Roman" w:eastAsia="宋体" w:cs="Times New Roman"/>
      <w:sz w:val="18"/>
      <w:szCs w:val="18"/>
    </w:rPr>
  </w:style>
  <w:style w:type="paragraph" w:styleId="25">
    <w:name w:val="footer"/>
    <w:basedOn w:val="1"/>
    <w:link w:val="53"/>
    <w:uiPriority w:val="0"/>
    <w:pPr>
      <w:tabs>
        <w:tab w:val="center" w:pos="4153"/>
        <w:tab w:val="right" w:pos="8306"/>
      </w:tabs>
      <w:snapToGrid w:val="0"/>
      <w:jc w:val="left"/>
    </w:pPr>
    <w:rPr>
      <w:rFonts w:ascii="Times New Roman" w:hAnsi="Times New Roman" w:eastAsia="宋体" w:cs="Times New Roman"/>
      <w:sz w:val="18"/>
      <w:szCs w:val="18"/>
    </w:rPr>
  </w:style>
  <w:style w:type="paragraph" w:styleId="26">
    <w:name w:val="header"/>
    <w:basedOn w:val="1"/>
    <w:link w:val="52"/>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27">
    <w:name w:val="toc 1"/>
    <w:basedOn w:val="1"/>
    <w:next w:val="1"/>
    <w:uiPriority w:val="0"/>
    <w:pPr>
      <w:widowControl/>
      <w:tabs>
        <w:tab w:val="left" w:pos="283"/>
        <w:tab w:val="right" w:leader="dot" w:pos="9245"/>
      </w:tabs>
      <w:kinsoku w:val="0"/>
      <w:overflowPunct w:val="0"/>
      <w:autoSpaceDE w:val="0"/>
      <w:autoSpaceDN w:val="0"/>
      <w:adjustRightInd w:val="0"/>
      <w:spacing w:before="120" w:after="120"/>
      <w:jc w:val="left"/>
      <w:textAlignment w:val="baseline"/>
    </w:pPr>
    <w:rPr>
      <w:rFonts w:ascii="Arial" w:hAnsi="Arial" w:eastAsia="宋体" w:cs="Times New Roman"/>
      <w:b/>
      <w:caps/>
      <w:kern w:val="0"/>
      <w:sz w:val="24"/>
      <w:szCs w:val="24"/>
      <w:lang w:val="en-GB"/>
    </w:rPr>
  </w:style>
  <w:style w:type="paragraph" w:styleId="28">
    <w:name w:val="toc 4"/>
    <w:basedOn w:val="1"/>
    <w:next w:val="1"/>
    <w:autoRedefine/>
    <w:uiPriority w:val="0"/>
    <w:pPr>
      <w:ind w:left="630"/>
      <w:jc w:val="left"/>
    </w:pPr>
    <w:rPr>
      <w:rFonts w:ascii="Times New Roman" w:hAnsi="Times New Roman" w:eastAsia="宋体" w:cs="Times New Roman"/>
      <w:szCs w:val="21"/>
    </w:rPr>
  </w:style>
  <w:style w:type="paragraph" w:styleId="29">
    <w:name w:val="index heading"/>
    <w:basedOn w:val="1"/>
    <w:next w:val="30"/>
    <w:semiHidden/>
    <w:uiPriority w:val="99"/>
    <w:rPr>
      <w:rFonts w:ascii="Times New Roman" w:hAnsi="Times New Roman" w:eastAsia="宋体" w:cs="Times New Roman"/>
      <w:szCs w:val="24"/>
    </w:rPr>
  </w:style>
  <w:style w:type="paragraph" w:styleId="30">
    <w:name w:val="index 1"/>
    <w:basedOn w:val="1"/>
    <w:next w:val="1"/>
    <w:autoRedefine/>
    <w:semiHidden/>
    <w:uiPriority w:val="99"/>
    <w:rPr>
      <w:rFonts w:ascii="Times New Roman" w:hAnsi="Times New Roman" w:eastAsia="宋体" w:cs="Times New Roman"/>
      <w:szCs w:val="24"/>
    </w:rPr>
  </w:style>
  <w:style w:type="paragraph" w:styleId="31">
    <w:name w:val="toc 6"/>
    <w:basedOn w:val="1"/>
    <w:next w:val="1"/>
    <w:autoRedefine/>
    <w:uiPriority w:val="0"/>
    <w:pPr>
      <w:ind w:left="1050"/>
      <w:jc w:val="left"/>
    </w:pPr>
    <w:rPr>
      <w:rFonts w:ascii="Times New Roman" w:hAnsi="Times New Roman" w:eastAsia="宋体" w:cs="Times New Roman"/>
      <w:szCs w:val="21"/>
    </w:rPr>
  </w:style>
  <w:style w:type="paragraph" w:styleId="32">
    <w:name w:val="index 7"/>
    <w:basedOn w:val="1"/>
    <w:next w:val="1"/>
    <w:autoRedefine/>
    <w:semiHidden/>
    <w:uiPriority w:val="99"/>
    <w:pPr>
      <w:ind w:left="1200" w:leftChars="1200"/>
    </w:pPr>
    <w:rPr>
      <w:rFonts w:ascii="Times New Roman" w:hAnsi="Times New Roman" w:eastAsia="宋体" w:cs="Times New Roman"/>
      <w:szCs w:val="24"/>
    </w:rPr>
  </w:style>
  <w:style w:type="paragraph" w:styleId="33">
    <w:name w:val="index 9"/>
    <w:basedOn w:val="1"/>
    <w:next w:val="1"/>
    <w:autoRedefine/>
    <w:semiHidden/>
    <w:uiPriority w:val="99"/>
    <w:pPr>
      <w:ind w:left="1600" w:leftChars="1600"/>
    </w:pPr>
    <w:rPr>
      <w:rFonts w:ascii="Times New Roman" w:hAnsi="Times New Roman" w:eastAsia="宋体" w:cs="Times New Roman"/>
      <w:szCs w:val="24"/>
    </w:rPr>
  </w:style>
  <w:style w:type="paragraph" w:styleId="34">
    <w:name w:val="toc 2"/>
    <w:basedOn w:val="1"/>
    <w:next w:val="1"/>
    <w:uiPriority w:val="0"/>
    <w:pPr>
      <w:widowControl/>
      <w:tabs>
        <w:tab w:val="right" w:leader="dot" w:pos="9245"/>
      </w:tabs>
      <w:kinsoku w:val="0"/>
      <w:overflowPunct w:val="0"/>
      <w:autoSpaceDE w:val="0"/>
      <w:autoSpaceDN w:val="0"/>
      <w:adjustRightInd w:val="0"/>
      <w:spacing w:beforeLines="50" w:after="60"/>
      <w:ind w:left="289"/>
      <w:jc w:val="left"/>
      <w:textAlignment w:val="baseline"/>
    </w:pPr>
    <w:rPr>
      <w:rFonts w:ascii="Arial" w:hAnsi="Arial" w:eastAsia="宋体" w:cs="Times New Roman"/>
      <w:b/>
      <w:caps/>
      <w:kern w:val="0"/>
      <w:sz w:val="20"/>
      <w:szCs w:val="20"/>
      <w:lang w:val="en-GB"/>
    </w:rPr>
  </w:style>
  <w:style w:type="paragraph" w:styleId="35">
    <w:name w:val="toc 9"/>
    <w:basedOn w:val="1"/>
    <w:next w:val="1"/>
    <w:autoRedefine/>
    <w:uiPriority w:val="0"/>
    <w:pPr>
      <w:ind w:left="1680"/>
      <w:jc w:val="left"/>
    </w:pPr>
    <w:rPr>
      <w:rFonts w:ascii="Times New Roman" w:hAnsi="Times New Roman" w:eastAsia="宋体" w:cs="Times New Roman"/>
      <w:szCs w:val="21"/>
    </w:rPr>
  </w:style>
  <w:style w:type="paragraph" w:styleId="36">
    <w:name w:val="Body Text 2"/>
    <w:basedOn w:val="1"/>
    <w:link w:val="77"/>
    <w:uiPriority w:val="0"/>
    <w:pPr>
      <w:tabs>
        <w:tab w:val="left" w:pos="-720"/>
      </w:tabs>
      <w:suppressAutoHyphens/>
      <w:autoSpaceDE w:val="0"/>
      <w:autoSpaceDN w:val="0"/>
      <w:adjustRightInd w:val="0"/>
      <w:jc w:val="left"/>
      <w:textAlignment w:val="baseline"/>
    </w:pPr>
    <w:rPr>
      <w:rFonts w:ascii="Times New Roman" w:hAnsi="Times New Roman" w:eastAsia="BatangChe" w:cs="Times New Roman"/>
      <w:spacing w:val="-3"/>
      <w:kern w:val="0"/>
      <w:sz w:val="24"/>
      <w:szCs w:val="20"/>
      <w:lang w:val="en-GB" w:eastAsia="ko-KR"/>
    </w:rPr>
  </w:style>
  <w:style w:type="paragraph" w:styleId="37">
    <w:name w:val="index 2"/>
    <w:basedOn w:val="1"/>
    <w:next w:val="1"/>
    <w:autoRedefine/>
    <w:semiHidden/>
    <w:uiPriority w:val="99"/>
    <w:pPr>
      <w:ind w:left="200" w:leftChars="200"/>
    </w:pPr>
    <w:rPr>
      <w:rFonts w:ascii="Times New Roman" w:hAnsi="Times New Roman" w:eastAsia="宋体" w:cs="Times New Roman"/>
      <w:szCs w:val="24"/>
    </w:rPr>
  </w:style>
  <w:style w:type="paragraph" w:styleId="38">
    <w:name w:val="Title"/>
    <w:basedOn w:val="1"/>
    <w:next w:val="1"/>
    <w:link w:val="87"/>
    <w:qFormat/>
    <w:uiPriority w:val="10"/>
    <w:pPr>
      <w:spacing w:before="240" w:after="60"/>
      <w:jc w:val="center"/>
      <w:outlineLvl w:val="0"/>
    </w:pPr>
    <w:rPr>
      <w:rFonts w:eastAsia="宋体" w:asciiTheme="majorHAnsi" w:hAnsiTheme="majorHAnsi" w:cstheme="majorBidi"/>
      <w:b/>
      <w:bCs/>
      <w:sz w:val="32"/>
      <w:szCs w:val="32"/>
    </w:rPr>
  </w:style>
  <w:style w:type="paragraph" w:styleId="39">
    <w:name w:val="annotation subject"/>
    <w:basedOn w:val="12"/>
    <w:next w:val="12"/>
    <w:link w:val="60"/>
    <w:uiPriority w:val="0"/>
    <w:rPr>
      <w:b/>
      <w:bCs/>
    </w:rPr>
  </w:style>
  <w:style w:type="table" w:styleId="41">
    <w:name w:val="Table Grid"/>
    <w:basedOn w:val="40"/>
    <w:uiPriority w:val="39"/>
    <w:rPr>
      <w:rFonts w:ascii="Times New Roman" w:hAnsi="Times New Roman" w:eastAsia="宋体"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43">
    <w:name w:val="page number"/>
    <w:basedOn w:val="42"/>
    <w:uiPriority w:val="0"/>
  </w:style>
  <w:style w:type="character" w:styleId="44">
    <w:name w:val="FollowedHyperlink"/>
    <w:uiPriority w:val="0"/>
    <w:rPr>
      <w:color w:val="800080"/>
      <w:u w:val="single"/>
    </w:rPr>
  </w:style>
  <w:style w:type="character" w:styleId="45">
    <w:name w:val="Hyperlink"/>
    <w:uiPriority w:val="0"/>
    <w:rPr>
      <w:color w:val="0000FF"/>
      <w:u w:val="single"/>
    </w:rPr>
  </w:style>
  <w:style w:type="character" w:styleId="46">
    <w:name w:val="annotation reference"/>
    <w:uiPriority w:val="0"/>
    <w:rPr>
      <w:sz w:val="21"/>
      <w:szCs w:val="21"/>
    </w:rPr>
  </w:style>
  <w:style w:type="character" w:customStyle="1" w:styleId="47">
    <w:name w:val="标题 1 Char"/>
    <w:basedOn w:val="42"/>
    <w:link w:val="2"/>
    <w:uiPriority w:val="99"/>
    <w:rPr>
      <w:rFonts w:ascii="Arial" w:hAnsi="Arial" w:eastAsia="宋体" w:cs="Times New Roman"/>
      <w:b/>
      <w:bCs/>
      <w:kern w:val="0"/>
      <w:sz w:val="24"/>
      <w:szCs w:val="24"/>
    </w:rPr>
  </w:style>
  <w:style w:type="character" w:customStyle="1" w:styleId="48">
    <w:name w:val="标题 2 Char"/>
    <w:basedOn w:val="42"/>
    <w:link w:val="3"/>
    <w:uiPriority w:val="0"/>
    <w:rPr>
      <w:rFonts w:ascii="Arial" w:hAnsi="Arial" w:eastAsia="黑体" w:cs="Times New Roman"/>
      <w:b/>
      <w:bCs/>
      <w:caps/>
      <w:kern w:val="0"/>
      <w:sz w:val="24"/>
      <w:szCs w:val="24"/>
    </w:rPr>
  </w:style>
  <w:style w:type="character" w:customStyle="1" w:styleId="49">
    <w:name w:val="标题 3 Char"/>
    <w:basedOn w:val="42"/>
    <w:link w:val="4"/>
    <w:uiPriority w:val="0"/>
    <w:rPr>
      <w:rFonts w:ascii="Arial" w:hAnsi="Arial" w:eastAsia="宋体" w:cs="Times New Roman"/>
      <w:b/>
      <w:bCs/>
      <w:caps/>
      <w:kern w:val="0"/>
      <w:sz w:val="24"/>
      <w:szCs w:val="24"/>
    </w:rPr>
  </w:style>
  <w:style w:type="character" w:customStyle="1" w:styleId="50">
    <w:name w:val="标题 4 Char"/>
    <w:basedOn w:val="42"/>
    <w:link w:val="5"/>
    <w:uiPriority w:val="99"/>
    <w:rPr>
      <w:rFonts w:ascii="Times New Roman" w:hAnsi="Times New Roman" w:eastAsia="宋体" w:cs="Times New Roman"/>
      <w:kern w:val="0"/>
      <w:sz w:val="24"/>
      <w:szCs w:val="24"/>
    </w:rPr>
  </w:style>
  <w:style w:type="character" w:customStyle="1" w:styleId="51">
    <w:name w:val="标题 5 Char"/>
    <w:basedOn w:val="42"/>
    <w:link w:val="6"/>
    <w:uiPriority w:val="99"/>
    <w:rPr>
      <w:rFonts w:ascii="Times New Roman" w:hAnsi="Times New Roman" w:eastAsia="宋体" w:cs="Times New Roman"/>
      <w:kern w:val="0"/>
      <w:sz w:val="24"/>
      <w:szCs w:val="24"/>
    </w:rPr>
  </w:style>
  <w:style w:type="character" w:customStyle="1" w:styleId="52">
    <w:name w:val="页眉 Char"/>
    <w:basedOn w:val="42"/>
    <w:link w:val="26"/>
    <w:uiPriority w:val="99"/>
    <w:rPr>
      <w:rFonts w:ascii="Times New Roman" w:hAnsi="Times New Roman" w:eastAsia="宋体" w:cs="Times New Roman"/>
      <w:sz w:val="18"/>
      <w:szCs w:val="18"/>
    </w:rPr>
  </w:style>
  <w:style w:type="character" w:customStyle="1" w:styleId="53">
    <w:name w:val="页脚 Char"/>
    <w:basedOn w:val="42"/>
    <w:link w:val="25"/>
    <w:uiPriority w:val="99"/>
    <w:rPr>
      <w:rFonts w:ascii="Times New Roman" w:hAnsi="Times New Roman" w:eastAsia="宋体" w:cs="Times New Roman"/>
      <w:sz w:val="18"/>
      <w:szCs w:val="18"/>
    </w:rPr>
  </w:style>
  <w:style w:type="paragraph" w:customStyle="1" w:styleId="54">
    <w:name w:val="样式 标题 3 + 段前: 0 磅 段后: 0 磅 行距: 多倍行距 1.73 字行"/>
    <w:basedOn w:val="4"/>
    <w:uiPriority w:val="0"/>
    <w:pPr>
      <w:tabs>
        <w:tab w:val="left" w:pos="1134"/>
        <w:tab w:val="clear" w:pos="993"/>
      </w:tabs>
      <w:spacing w:beforeLines="100" w:afterLines="100"/>
    </w:pPr>
    <w:rPr>
      <w:rFonts w:cs="宋体"/>
      <w:w w:val="90"/>
      <w:szCs w:val="20"/>
    </w:rPr>
  </w:style>
  <w:style w:type="character" w:customStyle="1" w:styleId="55">
    <w:name w:val="批注框文本 Char"/>
    <w:basedOn w:val="42"/>
    <w:link w:val="24"/>
    <w:uiPriority w:val="99"/>
    <w:rPr>
      <w:rFonts w:ascii="Times New Roman" w:hAnsi="Times New Roman" w:eastAsia="宋体" w:cs="Times New Roman"/>
      <w:sz w:val="18"/>
      <w:szCs w:val="18"/>
    </w:rPr>
  </w:style>
  <w:style w:type="paragraph" w:customStyle="1" w:styleId="56">
    <w:name w:val="样式 样式 标题 3 + 段前: 0 磅 段后: 0 磅 行距: 多倍行距 1.73 字行 + 段前: 1 行 段后: 1 行"/>
    <w:basedOn w:val="54"/>
    <w:uiPriority w:val="0"/>
    <w:pPr>
      <w:tabs>
        <w:tab w:val="left" w:pos="1092"/>
        <w:tab w:val="clear" w:pos="1134"/>
      </w:tabs>
    </w:pPr>
  </w:style>
  <w:style w:type="paragraph" w:customStyle="1" w:styleId="57">
    <w:name w:val="样式 标题 4 + 段后: 1 行"/>
    <w:basedOn w:val="5"/>
    <w:uiPriority w:val="0"/>
    <w:rPr>
      <w:rFonts w:cs="宋体"/>
      <w:szCs w:val="20"/>
    </w:rPr>
  </w:style>
  <w:style w:type="paragraph" w:styleId="58">
    <w:name w:val="List Paragraph"/>
    <w:basedOn w:val="1"/>
    <w:qFormat/>
    <w:uiPriority w:val="0"/>
    <w:pPr>
      <w:ind w:firstLine="420" w:firstLineChars="200"/>
    </w:pPr>
    <w:rPr>
      <w:rFonts w:ascii="Times New Roman" w:hAnsi="Times New Roman" w:eastAsia="宋体" w:cs="Times New Roman"/>
      <w:szCs w:val="24"/>
    </w:rPr>
  </w:style>
  <w:style w:type="character" w:customStyle="1" w:styleId="59">
    <w:name w:val="批注文字 Char"/>
    <w:basedOn w:val="42"/>
    <w:link w:val="12"/>
    <w:uiPriority w:val="0"/>
    <w:rPr>
      <w:rFonts w:ascii="Times New Roman" w:hAnsi="Times New Roman" w:eastAsia="宋体" w:cs="Times New Roman"/>
      <w:szCs w:val="24"/>
    </w:rPr>
  </w:style>
  <w:style w:type="character" w:customStyle="1" w:styleId="60">
    <w:name w:val="批注主题 Char"/>
    <w:basedOn w:val="59"/>
    <w:link w:val="39"/>
    <w:uiPriority w:val="0"/>
    <w:rPr>
      <w:rFonts w:ascii="Times New Roman" w:hAnsi="Times New Roman" w:eastAsia="宋体" w:cs="Times New Roman"/>
      <w:b/>
      <w:bCs/>
      <w:szCs w:val="24"/>
    </w:rPr>
  </w:style>
  <w:style w:type="character" w:customStyle="1" w:styleId="61">
    <w:name w:val="文档结构图 Char"/>
    <w:basedOn w:val="42"/>
    <w:link w:val="11"/>
    <w:uiPriority w:val="99"/>
    <w:rPr>
      <w:rFonts w:ascii="宋体" w:hAnsi="Times New Roman" w:eastAsia="宋体" w:cs="Times New Roman"/>
      <w:sz w:val="18"/>
      <w:szCs w:val="18"/>
      <w:lang w:val="zh-CN" w:eastAsia="zh-CN"/>
    </w:rPr>
  </w:style>
  <w:style w:type="character" w:customStyle="1" w:styleId="62">
    <w:name w:val="正文文本 Char"/>
    <w:basedOn w:val="42"/>
    <w:link w:val="14"/>
    <w:uiPriority w:val="99"/>
    <w:rPr>
      <w:rFonts w:ascii="Times New Roman" w:hAnsi="Times New Roman" w:eastAsia="宋体" w:cs="Times New Roman"/>
      <w:sz w:val="20"/>
      <w:szCs w:val="20"/>
      <w:lang w:val="zh-CN" w:eastAsia="zh-CN"/>
    </w:rPr>
  </w:style>
  <w:style w:type="character" w:customStyle="1" w:styleId="63">
    <w:name w:val="尾注文本 Char"/>
    <w:link w:val="23"/>
    <w:uiPriority w:val="0"/>
    <w:rPr>
      <w:rFonts w:ascii="CG Times" w:hAnsi="CG Times" w:eastAsia="BatangChe"/>
      <w:sz w:val="24"/>
      <w:lang w:val="en-AU" w:eastAsia="ko-KR"/>
    </w:rPr>
  </w:style>
  <w:style w:type="paragraph" w:customStyle="1" w:styleId="64">
    <w:name w:val="유형"/>
    <w:uiPriority w:val="0"/>
    <w:pPr>
      <w:widowControl w:val="0"/>
      <w:autoSpaceDE w:val="0"/>
      <w:autoSpaceDN w:val="0"/>
      <w:adjustRightInd w:val="0"/>
      <w:textAlignment w:val="baseline"/>
    </w:pPr>
    <w:rPr>
      <w:rFonts w:ascii="BatangChe" w:hAnsi="Times New Roman" w:eastAsia="BatangChe" w:cs="Times New Roman"/>
      <w:kern w:val="0"/>
      <w:sz w:val="24"/>
      <w:szCs w:val="20"/>
      <w:lang w:val="en-US" w:eastAsia="ko-KR" w:bidi="ar-SA"/>
    </w:rPr>
  </w:style>
  <w:style w:type="character" w:customStyle="1" w:styleId="65">
    <w:name w:val="尾注文本 Char1"/>
    <w:basedOn w:val="42"/>
    <w:qFormat/>
    <w:uiPriority w:val="0"/>
  </w:style>
  <w:style w:type="character" w:customStyle="1" w:styleId="66">
    <w:name w:val="正文文本缩进 Char"/>
    <w:basedOn w:val="42"/>
    <w:link w:val="15"/>
    <w:uiPriority w:val="0"/>
    <w:rPr>
      <w:rFonts w:ascii="Times New Roman" w:hAnsi="Times New Roman" w:eastAsia="宋体" w:cs="Times New Roman"/>
      <w:szCs w:val="24"/>
    </w:rPr>
  </w:style>
  <w:style w:type="paragraph" w:customStyle="1" w:styleId="67">
    <w:name w:val="Revision"/>
    <w:hidden/>
    <w:uiPriority w:val="99"/>
    <w:rPr>
      <w:rFonts w:ascii="Times New Roman" w:hAnsi="Times New Roman" w:eastAsia="宋体" w:cs="Times New Roman"/>
      <w:kern w:val="2"/>
      <w:sz w:val="21"/>
      <w:szCs w:val="24"/>
      <w:lang w:val="en-US" w:eastAsia="zh-CN" w:bidi="ar-SA"/>
    </w:rPr>
  </w:style>
  <w:style w:type="paragraph" w:customStyle="1" w:styleId="68">
    <w:name w:val="Default"/>
    <w:uiPriority w:val="0"/>
    <w:pPr>
      <w:widowControl w:val="0"/>
      <w:autoSpaceDE w:val="0"/>
      <w:autoSpaceDN w:val="0"/>
      <w:adjustRightInd w:val="0"/>
    </w:pPr>
    <w:rPr>
      <w:rFonts w:ascii="Times New Roman" w:hAnsi="Times New Roman" w:eastAsia="宋体" w:cs="Times New Roman"/>
      <w:color w:val="000000"/>
      <w:kern w:val="0"/>
      <w:sz w:val="24"/>
      <w:szCs w:val="24"/>
      <w:lang w:val="en-US" w:eastAsia="zh-CN" w:bidi="ar-SA"/>
    </w:rPr>
  </w:style>
  <w:style w:type="paragraph" w:customStyle="1" w:styleId="69">
    <w:name w:val="p"/>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0">
    <w:name w:val="A2"/>
    <w:basedOn w:val="1"/>
    <w:uiPriority w:val="0"/>
    <w:pPr>
      <w:spacing w:before="120" w:after="120" w:line="320" w:lineRule="exact"/>
      <w:ind w:left="1274" w:leftChars="531"/>
    </w:pPr>
    <w:rPr>
      <w:rFonts w:ascii="Times New Roman" w:hAnsi="Times New Roman" w:eastAsia="宋体" w:cs="Times New Roman"/>
      <w:sz w:val="24"/>
      <w:szCs w:val="24"/>
    </w:rPr>
  </w:style>
  <w:style w:type="paragraph" w:customStyle="1" w:styleId="71">
    <w:name w:val="A1"/>
    <w:basedOn w:val="1"/>
    <w:uiPriority w:val="0"/>
    <w:pPr>
      <w:spacing w:before="120" w:after="120" w:line="320" w:lineRule="exact"/>
      <w:ind w:left="850" w:leftChars="354"/>
    </w:pPr>
    <w:rPr>
      <w:rFonts w:ascii="Times New Roman" w:hAnsi="Times New Roman" w:eastAsia="宋体" w:cs="Times New Roman"/>
      <w:sz w:val="24"/>
      <w:szCs w:val="24"/>
    </w:rPr>
  </w:style>
  <w:style w:type="paragraph" w:customStyle="1" w:styleId="72">
    <w:name w:val="A0"/>
    <w:basedOn w:val="1"/>
    <w:uiPriority w:val="0"/>
    <w:pPr>
      <w:ind w:left="850" w:leftChars="354"/>
    </w:pPr>
    <w:rPr>
      <w:rFonts w:ascii="Times New Roman" w:hAnsi="Times New Roman" w:eastAsia="宋体" w:cs="Times New Roman"/>
      <w:sz w:val="24"/>
      <w:szCs w:val="24"/>
    </w:rPr>
  </w:style>
  <w:style w:type="paragraph" w:customStyle="1" w:styleId="73">
    <w:name w:val="正文1"/>
    <w:basedOn w:val="74"/>
    <w:uiPriority w:val="0"/>
    <w:pPr>
      <w:ind w:left="850"/>
    </w:pPr>
  </w:style>
  <w:style w:type="paragraph" w:customStyle="1" w:styleId="74">
    <w:name w:val="样式 正文文本 + (中文) Arial Unicode MS 12 磅"/>
    <w:basedOn w:val="14"/>
    <w:uiPriority w:val="99"/>
    <w:pPr>
      <w:widowControl/>
      <w:overflowPunct w:val="0"/>
      <w:autoSpaceDE w:val="0"/>
      <w:autoSpaceDN w:val="0"/>
      <w:snapToGrid/>
      <w:ind w:left="405" w:leftChars="405"/>
      <w:textAlignment w:val="baseline"/>
    </w:pPr>
    <w:rPr>
      <w:kern w:val="0"/>
      <w:sz w:val="24"/>
      <w:szCs w:val="24"/>
      <w:lang w:val="en-US" w:eastAsia="zh-CN"/>
    </w:rPr>
  </w:style>
  <w:style w:type="paragraph" w:customStyle="1" w:styleId="75">
    <w:name w:val="表格文字"/>
    <w:basedOn w:val="1"/>
    <w:uiPriority w:val="99"/>
    <w:pPr>
      <w:widowControl/>
      <w:spacing w:line="320" w:lineRule="exact"/>
      <w:jc w:val="left"/>
    </w:pPr>
    <w:rPr>
      <w:rFonts w:ascii="Times New Roman" w:hAnsi="Times New Roman" w:eastAsia="宋体" w:cs="Times New Roman"/>
      <w:kern w:val="0"/>
      <w:sz w:val="24"/>
      <w:szCs w:val="24"/>
    </w:rPr>
  </w:style>
  <w:style w:type="character" w:customStyle="1" w:styleId="76">
    <w:name w:val="Char Char3"/>
    <w:uiPriority w:val="0"/>
    <w:rPr>
      <w:rFonts w:ascii="CG Times" w:hAnsi="CG Times" w:eastAsia="BatangChe"/>
      <w:sz w:val="24"/>
      <w:lang w:val="en-AU" w:eastAsia="ko-KR"/>
    </w:rPr>
  </w:style>
  <w:style w:type="character" w:customStyle="1" w:styleId="77">
    <w:name w:val="正文文本 2 Char"/>
    <w:basedOn w:val="42"/>
    <w:link w:val="36"/>
    <w:uiPriority w:val="0"/>
    <w:rPr>
      <w:rFonts w:ascii="Times New Roman" w:hAnsi="Times New Roman" w:eastAsia="BatangChe" w:cs="Times New Roman"/>
      <w:spacing w:val="-3"/>
      <w:kern w:val="0"/>
      <w:sz w:val="24"/>
      <w:szCs w:val="20"/>
      <w:lang w:val="en-GB" w:eastAsia="ko-KR"/>
    </w:rPr>
  </w:style>
  <w:style w:type="character" w:customStyle="1" w:styleId="78">
    <w:name w:val="Char Char2"/>
    <w:uiPriority w:val="0"/>
    <w:rPr>
      <w:rFonts w:eastAsia="BatangChe"/>
      <w:spacing w:val="-3"/>
      <w:sz w:val="24"/>
      <w:lang w:val="en-GB" w:eastAsia="ko-KR"/>
    </w:rPr>
  </w:style>
  <w:style w:type="character" w:customStyle="1" w:styleId="79">
    <w:name w:val="正文文本缩进 2 Char"/>
    <w:basedOn w:val="42"/>
    <w:link w:val="22"/>
    <w:uiPriority w:val="0"/>
    <w:rPr>
      <w:rFonts w:ascii="Times New Roman" w:hAnsi="Times New Roman" w:eastAsia="宋体" w:cs="Times New Roman"/>
      <w:szCs w:val="24"/>
    </w:rPr>
  </w:style>
  <w:style w:type="character" w:customStyle="1" w:styleId="80">
    <w:name w:val="Char Char1"/>
    <w:uiPriority w:val="0"/>
    <w:rPr>
      <w:kern w:val="2"/>
      <w:sz w:val="21"/>
      <w:szCs w:val="24"/>
    </w:rPr>
  </w:style>
  <w:style w:type="character" w:customStyle="1" w:styleId="81">
    <w:name w:val="Char Char"/>
    <w:uiPriority w:val="0"/>
    <w:rPr>
      <w:kern w:val="2"/>
      <w:sz w:val="21"/>
      <w:szCs w:val="24"/>
    </w:rPr>
  </w:style>
  <w:style w:type="character" w:customStyle="1" w:styleId="82">
    <w:name w:val="注释标题 Char"/>
    <w:basedOn w:val="42"/>
    <w:link w:val="8"/>
    <w:uiPriority w:val="0"/>
    <w:rPr>
      <w:rFonts w:ascii="Times New Roman" w:hAnsi="Times New Roman" w:eastAsia="Times New Roman" w:cs="Times New Roman"/>
      <w:sz w:val="24"/>
      <w:szCs w:val="20"/>
    </w:rPr>
  </w:style>
  <w:style w:type="paragraph" w:customStyle="1" w:styleId="83">
    <w:name w:val="본문7"/>
    <w:basedOn w:val="1"/>
    <w:uiPriority w:val="0"/>
    <w:pPr>
      <w:widowControl/>
      <w:tabs>
        <w:tab w:val="left" w:pos="3360"/>
        <w:tab w:val="left" w:pos="6120"/>
      </w:tabs>
      <w:wordWrap w:val="0"/>
      <w:overflowPunct w:val="0"/>
      <w:autoSpaceDE w:val="0"/>
      <w:autoSpaceDN w:val="0"/>
      <w:adjustRightInd w:val="0"/>
      <w:ind w:left="3357" w:right="-374" w:hanging="2506"/>
      <w:jc w:val="left"/>
      <w:textAlignment w:val="baseline"/>
    </w:pPr>
    <w:rPr>
      <w:rFonts w:ascii="Arial" w:hAnsi="Arial" w:eastAsia="BatangChe" w:cs="Times New Roman"/>
      <w:spacing w:val="6"/>
      <w:kern w:val="0"/>
      <w:sz w:val="22"/>
      <w:szCs w:val="20"/>
      <w:lang w:eastAsia="ko-KR"/>
    </w:rPr>
  </w:style>
  <w:style w:type="paragraph" w:customStyle="1" w:styleId="84">
    <w:name w:val="彩色底纹 - 强调文字颜色 31"/>
    <w:basedOn w:val="1"/>
    <w:qFormat/>
    <w:uiPriority w:val="34"/>
    <w:pPr>
      <w:ind w:firstLine="420" w:firstLineChars="200"/>
    </w:pPr>
    <w:rPr>
      <w:rFonts w:ascii="Times New Roman" w:hAnsi="Times New Roman" w:eastAsia="宋体" w:cs="Times New Roman"/>
      <w:szCs w:val="24"/>
    </w:rPr>
  </w:style>
  <w:style w:type="paragraph" w:customStyle="1" w:styleId="85">
    <w:name w:val="深色列表 - 强调文字颜色 31"/>
    <w:hidden/>
    <w:semiHidden/>
    <w:uiPriority w:val="99"/>
    <w:rPr>
      <w:rFonts w:ascii="Times New Roman" w:hAnsi="Times New Roman" w:eastAsia="宋体" w:cs="Times New Roman"/>
      <w:kern w:val="2"/>
      <w:sz w:val="21"/>
      <w:szCs w:val="24"/>
      <w:lang w:val="en-US" w:eastAsia="zh-CN" w:bidi="ar-SA"/>
    </w:rPr>
  </w:style>
  <w:style w:type="paragraph" w:customStyle="1" w:styleId="86">
    <w:name w:val="ST20_1"/>
    <w:basedOn w:val="1"/>
    <w:uiPriority w:val="0"/>
    <w:pPr>
      <w:widowControl/>
      <w:tabs>
        <w:tab w:val="left" w:pos="4680"/>
      </w:tabs>
      <w:overflowPunct w:val="0"/>
      <w:autoSpaceDE w:val="0"/>
      <w:autoSpaceDN w:val="0"/>
      <w:adjustRightInd w:val="0"/>
      <w:spacing w:line="312" w:lineRule="atLeast"/>
      <w:textAlignment w:val="baseline"/>
    </w:pPr>
    <w:rPr>
      <w:rFonts w:ascii="宋体" w:hAnsi="LinePrinter" w:eastAsia="宋体" w:cs="Times New Roman"/>
      <w:kern w:val="0"/>
      <w:szCs w:val="20"/>
    </w:rPr>
  </w:style>
  <w:style w:type="character" w:customStyle="1" w:styleId="87">
    <w:name w:val="标题 Char"/>
    <w:basedOn w:val="42"/>
    <w:link w:val="38"/>
    <w:uiPriority w:val="10"/>
    <w:rPr>
      <w:rFonts w:eastAsia="宋体" w:asciiTheme="majorHAnsi" w:hAnsiTheme="majorHAnsi" w:cstheme="majorBidi"/>
      <w:b/>
      <w:bCs/>
      <w:sz w:val="32"/>
      <w:szCs w:val="32"/>
    </w:rPr>
  </w:style>
  <w:style w:type="paragraph" w:customStyle="1" w:styleId="88">
    <w:name w:val="Style1"/>
    <w:basedOn w:val="1"/>
    <w:uiPriority w:val="0"/>
    <w:pPr>
      <w:widowControl/>
      <w:kinsoku w:val="0"/>
      <w:overflowPunct w:val="0"/>
      <w:autoSpaceDE w:val="0"/>
      <w:autoSpaceDN w:val="0"/>
      <w:adjustRightInd w:val="0"/>
      <w:ind w:left="720" w:hanging="720"/>
      <w:textAlignment w:val="baseline"/>
    </w:pPr>
    <w:rPr>
      <w:rFonts w:ascii="宋体" w:hAnsi="LinePrinter" w:eastAsia="宋体" w:cs="Times New Roman"/>
      <w:kern w:val="0"/>
      <w:sz w:val="20"/>
      <w:szCs w:val="20"/>
    </w:rPr>
  </w:style>
  <w:style w:type="paragraph" w:customStyle="1" w:styleId="89">
    <w:name w:val="样式 小四 左 左侧:  1.78 厘米 右侧:  -0.04 厘米"/>
    <w:basedOn w:val="1"/>
    <w:uiPriority w:val="99"/>
    <w:pPr>
      <w:kinsoku w:val="0"/>
      <w:adjustRightInd w:val="0"/>
      <w:snapToGrid w:val="0"/>
      <w:ind w:left="1009" w:right="-23"/>
      <w:jc w:val="left"/>
    </w:pPr>
    <w:rPr>
      <w:rFonts w:ascii="Times New Roman" w:hAnsi="Times New Roman" w:eastAsia="宋体" w:cs="宋体"/>
      <w:kern w:val="0"/>
      <w:sz w:val="24"/>
      <w:szCs w:val="20"/>
    </w:rPr>
  </w:style>
  <w:style w:type="paragraph" w:customStyle="1" w:styleId="90">
    <w:name w:val="样式 标题 4 + 段后: 1 行1"/>
    <w:basedOn w:val="5"/>
    <w:uiPriority w:val="0"/>
    <w:pPr>
      <w:tabs>
        <w:tab w:val="left" w:pos="993"/>
        <w:tab w:val="clear" w:pos="1092"/>
      </w:tabs>
      <w:spacing w:after="240" w:afterLines="100"/>
      <w:ind w:left="0" w:leftChars="0"/>
    </w:pPr>
    <w:rPr>
      <w:rFonts w:cs="宋体"/>
      <w:szCs w:val="20"/>
    </w:rPr>
  </w:style>
  <w:style w:type="paragraph" w:customStyle="1" w:styleId="91">
    <w:name w:val="样式 Arial 四号 黑色 段后: 6 磅"/>
    <w:basedOn w:val="1"/>
    <w:uiPriority w:val="0"/>
    <w:pPr>
      <w:widowControl/>
      <w:overflowPunct w:val="0"/>
      <w:autoSpaceDE w:val="0"/>
      <w:autoSpaceDN w:val="0"/>
      <w:adjustRightInd w:val="0"/>
      <w:spacing w:after="120"/>
      <w:ind w:left="400" w:leftChars="200"/>
      <w:jc w:val="left"/>
      <w:textAlignment w:val="baseline"/>
    </w:pPr>
    <w:rPr>
      <w:rFonts w:ascii="Arial" w:hAnsi="Arial" w:eastAsia="宋体" w:cs="宋体"/>
      <w:color w:val="000000"/>
      <w:kern w:val="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footer" Target="footer3.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30"/>
    <customShpInfo spid="_x0000_s1029"/>
    <customShpInfo spid="_x0000_s1028"/>
    <customShpInfo spid="_x0000_s1033"/>
    <customShpInfo spid="_x0000_s1032"/>
    <customShpInfo spid="_x0000_s1031"/>
    <customShpInfo spid="_x0000_s1027"/>
    <customShpInfo spid="_x0000_s1026"/>
    <customShpInfo spid="_x0000_s1025"/>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375</Pages>
  <Words>1103</Words>
  <Characters>6107</Characters>
  <Lines>3804</Lines>
  <Paragraphs>1071</Paragraphs>
  <TotalTime>451</TotalTime>
  <ScaleCrop>false</ScaleCrop>
  <LinksUpToDate>false</LinksUpToDate>
  <CharactersWithSpaces>7177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2025-12-22T08:34:00Z</dcterms:created>
  <dc:creator>controller</dc:creator>
  <cp:lastModifiedBy>（）</cp:lastModifiedBy>
  <dcterms:modified xsi:type="dcterms:W3CDTF">2025-12-23T09:19:24Z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eyJoZGlkIjoiZmQyZTY3ZWM5YmRkZmQ3YjAzNDVkMGNiYjQ1ZWYwNDEiLCJ1c2VySWQiOiIxNjY0ODcwODE1In0=</vt:lpwstr>
  </property>
  <property fmtid="{D5CDD505-2E9C-101B-9397-08002B2CF9AE}" pid="3" name="KSOProductBuildVer">
    <vt:lpwstr>2052-12.1.0.24034</vt:lpwstr>
  </property>
  <property fmtid="{D5CDD505-2E9C-101B-9397-08002B2CF9AE}" pid="4" name="ICV">
    <vt:lpwstr>F6BA0F76321043C2BA688C44DC28AA73_13</vt:lpwstr>
  </property>
</Properties>
</file>